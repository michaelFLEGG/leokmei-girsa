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8F457" w14:textId="4309B7E7" w:rsidR="00B433C9" w:rsidRDefault="00B433C9" w:rsidP="00026C84">
      <w:pPr>
        <w:pStyle w:val="aff9"/>
        <w:framePr w:wrap="around" w:x="3538" w:y="6527"/>
        <w:spacing w:line="276" w:lineRule="auto"/>
        <w:rPr>
          <w:del w:id="41043" w:author="Claude" w:date="2026-10-07T09:24:50Z"/>
          <w:rtl/>
        </w:rPr>
      </w:pPr>
      <w:del w:id="41040" w:author="Claude" w:date="2026-10-07T09:24:50Z">
        <w:r w:rsidRPr="00F97732">
          <w:rPr>
            <w:rStyle w:val="afff1"/>
            <w:rFonts w:ascii="Fb Fontext" w:hAnsi="Fb Fontext" w:cs="BA חניכי הישיבות"/>
            <w:b/>
            <w:bCs w:val="0"/>
            <w:sz w:val="32"/>
            <w:szCs w:val="20"/>
            <w:rtl/>
          </w:rPr>
          <w:br w:type="page"/>
          <w:delText xml:space="preserve"> </w:delText>
        </w:r>
      </w:del>
      <w:del w:id="41041" w:author="Claude" w:date="2026-10-07T09:24:50Z">
        <w:r w:rsidRPr="00F97732">
          <w:rPr>
            <w:rStyle w:val="afff1"/>
            <w:rFonts w:ascii="Fb Fontext" w:hAnsi="Fb Fontext" w:cs="BA חניכי הישיבות"/>
            <w:b/>
            <w:bCs w:val="0"/>
            <w:sz w:val="32"/>
            <w:szCs w:val="20"/>
            <w:rtl/>
          </w:rPr>
          <w:br w:type="page"/>
        </w:r>
      </w:del>
      <w:del w:id="41042" w:author="Claude" w:date="2026-10-07T09:24:50Z">
        <w:r w:rsidRPr="00C35A2C">
          <w:rPr>
            <w:rFonts w:hint="cs"/>
            <w:rtl/>
          </w:rPr>
          <w:delText xml:space="preserve">פרק ראשון</w:delText>
        </w:r>
      </w:del>
    </w:p>
    <w:p w14:paraId="7602B5E6" w14:textId="77777777" w:rsidR="00B433C9" w:rsidRDefault="00B433C9" w:rsidP="007C50EB">
      <w:pPr>
        <w:pStyle w:val="affa"/>
        <w:framePr w:wrap="around"/>
        <w:spacing w:line="276" w:lineRule="auto"/>
        <w:rPr>
          <w:del w:id="41046" w:author="Claude" w:date="2026-10-07T09:24:50Z"/>
          <w:rtl/>
        </w:rPr>
      </w:pPr>
      <w:del w:id="41044" w:author="Claude" w:date="2026-10-07T09:24:50Z">
        <w:r>
          <w:rPr>
            <w:rFonts w:hint="cs"/>
            <w:rtl/>
          </w:rPr>
          <w:delText xml:space="preserve">ט''ו</w:delText>
        </w:r>
      </w:del>
      <w:del w:id="41045" w:author="Claude" w:date="2026-10-07T09:24:50Z">
        <w:r w:rsidRPr="00C35A2C">
          <w:rPr>
            <w:rFonts w:hint="cs"/>
            <w:rtl/>
          </w:rPr>
          <w:delText xml:space="preserve"> נשים</w:delText>
        </w:r>
      </w:del>
    </w:p>
    <w:p w14:paraId="610921FA" w14:textId="77777777" w:rsidR="00B433C9" w:rsidRPr="003F3A85" w:rsidRDefault="00B433C9" w:rsidP="00026C84">
      <w:pPr>
        <w:pStyle w:val="aff8"/>
        <w:framePr w:wrap="around" w:hAnchor="page" w:x="3996" w:y="6433"/>
        <w:jc w:val="both"/>
        <w:rPr>
          <w:rFonts w:cs="PFT_Frank"/>
          <w:b/>
          <w:bCs/>
          <w:szCs w:val="14"/>
          <w:rtl/>
        </w:rPr>
      </w:pPr>
      <w:r>
        <w:rPr>
          <w:rFonts w:hint="cs"/>
          <w:rtl/>
        </w:rPr>
        <w:t>יבמות</w:t>
      </w:r>
    </w:p>
    <w:p w14:paraId="3669638A" w14:textId="77777777" w:rsidR="00B433C9" w:rsidRDefault="00B433C9" w:rsidP="007C50EB">
      <w:pPr>
        <w:pStyle w:val="affb"/>
        <w:framePr w:wrap="around"/>
        <w:spacing w:after="0" w:line="276" w:lineRule="auto"/>
        <w:rPr>
          <w:rtl/>
        </w:rPr>
      </w:pPr>
      <w:r>
        <w:rPr>
          <w:rFonts w:hint="cs"/>
          <w:b/>
          <w:bCs/>
          <w:rtl/>
        </w:rPr>
        <w:t>(</w:t>
      </w:r>
      <w:r w:rsidRPr="00030CDC">
        <w:rPr>
          <w:rFonts w:hint="cs"/>
          <w:b/>
          <w:bCs/>
          <w:rtl/>
        </w:rPr>
        <w:t>ב.</w:t>
      </w:r>
      <w:r>
        <w:rPr>
          <w:rFonts w:hint="cs"/>
          <w:rtl/>
        </w:rPr>
        <w:t>- יז:)</w:t>
      </w:r>
    </w:p>
    <w:p w14:paraId="6B6864A3" w14:textId="7B1B520F" w:rsidR="00451167" w:rsidRDefault="00B433C9" w:rsidP="009E75F5">
      <w:pPr>
        <w:pStyle w:val="affffb"/>
        <w:ind w:end="0"/>
        <w:rPr>
          <w:rtl/>
        </w:rPr>
      </w:pPr>
      <w:bookmarkStart w:id="0" w:name="_Toc119172591"/>
      <w:bookmarkStart w:id="1" w:name="_Toc119229679"/>
      <w:r w:rsidRPr="0047296C">
        <w:rPr>
          <w:rFonts w:hint="cs"/>
          <w:rtl/>
        </w:rPr>
        <w:t>חמש</w:t>
      </w:r>
      <w:r w:rsidRPr="0047296C">
        <w:rPr>
          <w:rtl/>
        </w:rPr>
        <w:t xml:space="preserve"> </w:t>
      </w:r>
      <w:r w:rsidRPr="0047296C">
        <w:rPr>
          <w:rFonts w:hint="cs"/>
          <w:rtl/>
        </w:rPr>
        <w:t>עשרה</w:t>
      </w:r>
      <w:r w:rsidRPr="0047296C">
        <w:rPr>
          <w:rtl/>
        </w:rPr>
        <w:t xml:space="preserve"> </w:t>
      </w:r>
      <w:r w:rsidRPr="0047296C">
        <w:rPr>
          <w:rFonts w:hint="cs"/>
          <w:rtl/>
        </w:rPr>
        <w:t>נשים</w:t>
      </w:r>
      <w:r w:rsidRPr="0047296C">
        <w:rPr>
          <w:rtl/>
        </w:rPr>
        <w:t xml:space="preserve"> </w:t>
      </w:r>
      <w:r w:rsidRPr="0047296C">
        <w:rPr>
          <w:rFonts w:hint="cs"/>
          <w:rtl/>
        </w:rPr>
        <w:t>פוטרות צרותיהן</w:t>
      </w:r>
      <w:r w:rsidRPr="0047296C">
        <w:rPr>
          <w:rtl/>
        </w:rPr>
        <w:t xml:space="preserve"> </w:t>
      </w:r>
      <w:r w:rsidRPr="0047296C">
        <w:rPr>
          <w:rFonts w:hint="cs"/>
          <w:rtl/>
        </w:rPr>
        <w:t>ו</w:t>
      </w:r>
      <w:r w:rsidRPr="007240B5">
        <w:rPr>
          <w:rStyle w:val="affffc"/>
          <w:rFonts w:hint="cs"/>
          <w:rtl/>
        </w:rPr>
        <w:t>צר</w:t>
      </w:r>
      <w:r w:rsidRPr="0047296C">
        <w:rPr>
          <w:rFonts w:hint="cs"/>
          <w:rtl/>
        </w:rPr>
        <w:t>ות</w:t>
      </w:r>
      <w:r w:rsidRPr="0047296C">
        <w:rPr>
          <w:rtl/>
        </w:rPr>
        <w:t xml:space="preserve"> </w:t>
      </w:r>
      <w:r w:rsidRPr="0047296C">
        <w:rPr>
          <w:rFonts w:hint="cs"/>
          <w:rtl/>
        </w:rPr>
        <w:t>צרותיהן</w:t>
      </w:r>
      <w:r w:rsidR="00451167">
        <w:rPr>
          <w:rFonts w:hint="cs"/>
          <w:rtl/>
        </w:rPr>
        <w:t>,</w:t>
      </w:r>
      <w:bookmarkEnd w:id="0"/>
      <w:bookmarkEnd w:id="1"/>
    </w:p>
    <w:p>
      <w:pPr>
        <w:pStyle w:val="PetichatPerek"/>
        <w:rPr>
          <w:ins w:id="41039" w:author="Claude" w:date="2026-10-07T09:24:50Z"/>
        </w:rPr>
      </w:pPr>
      <w:ins w:id="41038" w:author="Claude" w:date="2026-10-07T09:24:50Z">
        <w:r>
          <w:rPr>
            <w:rStyle w:val="afff1"/>
            <w:rFonts w:ascii="Fb Fontext" w:hAnsi="Fb Fontext" w:cs="BA חניכי הישיבות"/>
            <w:b/>
            <w:bCs w:val="0"/>
            <w:sz w:val="32"/>
            <w:szCs w:val="20"/>
            <w:rtl/>
          </w:rPr>
          <w:t xml:space="preserve">פרק ראשון</w:t>
        </w:r>
        <w:r>
          <w:rPr>
            <w:rStyle w:val="afff1"/>
            <w:rFonts w:ascii="Fb Fontext" w:hAnsi="Fb Fontext" w:cs="BA חניכי הישיבות"/>
            <w:b/>
            <w:bCs w:val="0"/>
            <w:sz w:val="32"/>
            <w:szCs w:val="20"/>
            <w:rtl/>
          </w:rPr>
          <w:t xml:space="preserve"> - </w:t>
        </w:r>
        <w:r>
          <w:rPr>
            <w:rFonts w:hint="cs"/>
            <w:rtl/>
          </w:rPr>
          <w:t xml:space="preserve">ט''ו נשים</w:t>
        </w:r>
      </w:ins>
    </w:p>
    <w:p w14:paraId="177AA43F" w14:textId="1029B3C4" w:rsidR="00451167" w:rsidRDefault="00B433C9" w:rsidP="006F3002">
      <w:pPr>
        <w:pStyle w:val="affc"/>
        <w:jc w:val="center"/>
        <w:rPr>
          <w:rtl/>
        </w:rPr>
      </w:pPr>
      <w:bookmarkStart w:id="2" w:name="_Toc119000084"/>
      <w:bookmarkStart w:id="3" w:name="_Toc119001186"/>
      <w:r w:rsidRPr="00CD30D8">
        <w:rPr>
          <w:rFonts w:hint="cs"/>
          <w:spacing w:val="4"/>
          <w:rtl/>
        </w:rPr>
        <w:t>מן</w:t>
      </w:r>
      <w:r w:rsidRPr="00CD30D8">
        <w:rPr>
          <w:spacing w:val="4"/>
          <w:rtl/>
        </w:rPr>
        <w:t xml:space="preserve"> </w:t>
      </w:r>
      <w:r w:rsidRPr="00CD30D8">
        <w:rPr>
          <w:rFonts w:hint="cs"/>
          <w:spacing w:val="4"/>
          <w:rtl/>
        </w:rPr>
        <w:t>החליצה</w:t>
      </w:r>
      <w:r w:rsidRPr="00CD30D8">
        <w:rPr>
          <w:spacing w:val="4"/>
          <w:rtl/>
        </w:rPr>
        <w:t xml:space="preserve"> </w:t>
      </w:r>
      <w:r w:rsidRPr="00CD30D8">
        <w:rPr>
          <w:rFonts w:hint="cs"/>
          <w:spacing w:val="4"/>
          <w:rtl/>
        </w:rPr>
        <w:t>ומן</w:t>
      </w:r>
      <w:r w:rsidRPr="00CD30D8">
        <w:rPr>
          <w:spacing w:val="4"/>
          <w:rtl/>
        </w:rPr>
        <w:t xml:space="preserve"> </w:t>
      </w:r>
      <w:r w:rsidRPr="00CD30D8">
        <w:rPr>
          <w:rFonts w:hint="cs"/>
          <w:spacing w:val="4"/>
          <w:rtl/>
        </w:rPr>
        <w:t>היבום</w:t>
      </w:r>
      <w:r w:rsidRPr="00CD30D8">
        <w:rPr>
          <w:spacing w:val="4"/>
          <w:rtl/>
        </w:rPr>
        <w:t xml:space="preserve"> </w:t>
      </w:r>
      <w:r w:rsidRPr="00CD30D8">
        <w:rPr>
          <w:rFonts w:hint="cs"/>
          <w:spacing w:val="4"/>
          <w:rtl/>
        </w:rPr>
        <w:t>עד</w:t>
      </w:r>
      <w:r w:rsidRPr="00CD30D8">
        <w:rPr>
          <w:spacing w:val="4"/>
          <w:rtl/>
        </w:rPr>
        <w:t xml:space="preserve"> </w:t>
      </w:r>
      <w:r w:rsidRPr="00CD30D8">
        <w:rPr>
          <w:rFonts w:hint="cs"/>
          <w:spacing w:val="4"/>
          <w:rtl/>
        </w:rPr>
        <w:t>סוף</w:t>
      </w:r>
      <w:r w:rsidRPr="00CD30D8">
        <w:rPr>
          <w:spacing w:val="4"/>
          <w:rtl/>
        </w:rPr>
        <w:t xml:space="preserve"> </w:t>
      </w:r>
      <w:r w:rsidRPr="00CD30D8">
        <w:rPr>
          <w:rFonts w:hint="cs"/>
          <w:spacing w:val="4"/>
          <w:rtl/>
        </w:rPr>
        <w:t>העולם</w:t>
      </w:r>
      <w:r w:rsidR="00451167">
        <w:rPr>
          <w:rFonts w:hint="cs"/>
          <w:rtl/>
        </w:rPr>
        <w:t xml:space="preserve">, </w:t>
      </w:r>
      <w:r w:rsidRPr="00CD30D8">
        <w:rPr>
          <w:rFonts w:hint="cs"/>
          <w:rtl/>
        </w:rPr>
        <w:t>ואלו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הן</w:t>
      </w:r>
      <w:r w:rsidRPr="00CD30D8">
        <w:rPr>
          <w:rtl/>
        </w:rPr>
        <w:t>:</w:t>
      </w:r>
      <w:bookmarkEnd w:id="2"/>
      <w:bookmarkEnd w:id="3"/>
    </w:p>
    <w:p w14:paraId="0F193DE3" w14:textId="74451140" w:rsidR="000D2E5F" w:rsidRDefault="006F3002" w:rsidP="007C50EB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bookmarkStart w:id="4" w:name="_Toc119000085"/>
      <w:bookmarkStart w:id="5" w:name="_Toc119001187"/>
      <w:r w:rsidR="00B433C9" w:rsidRPr="00CD30D8">
        <w:rPr>
          <w:rFonts w:hint="cs"/>
          <w:rtl/>
        </w:rPr>
        <w:t>בתו</w:t>
      </w:r>
      <w:r w:rsidR="00B433C9" w:rsidRPr="00CD30D8">
        <w:rPr>
          <w:rtl/>
        </w:rPr>
        <w:t xml:space="preserve">, </w:t>
      </w:r>
      <w:r w:rsidR="00B433C9" w:rsidRPr="00CD30D8">
        <w:rPr>
          <w:rFonts w:hint="cs"/>
          <w:rtl/>
        </w:rPr>
        <w:t>בת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בתו</w:t>
      </w:r>
      <w:r w:rsidR="00B433C9" w:rsidRPr="00CD30D8">
        <w:rPr>
          <w:rtl/>
        </w:rPr>
        <w:t xml:space="preserve">, </w:t>
      </w:r>
      <w:r w:rsidR="00B433C9" w:rsidRPr="00CD30D8">
        <w:rPr>
          <w:rFonts w:hint="cs"/>
          <w:rtl/>
        </w:rPr>
        <w:t>ובת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בנו</w:t>
      </w:r>
      <w:r w:rsidR="00B433C9" w:rsidRPr="00CD30D8">
        <w:rPr>
          <w:rtl/>
        </w:rPr>
        <w:t>,</w:t>
      </w:r>
      <w:bookmarkEnd w:id="4"/>
      <w:bookmarkEnd w:id="5"/>
    </w:p>
    <w:p w14:paraId="58634724" w14:textId="2BB7018A" w:rsidR="00B433C9" w:rsidRPr="00CD30D8" w:rsidRDefault="006F3002" w:rsidP="007C50EB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bookmarkStart w:id="6" w:name="_Toc119000086"/>
      <w:bookmarkStart w:id="7" w:name="_Toc119001188"/>
      <w:r w:rsidR="00B433C9" w:rsidRPr="00CD30D8">
        <w:rPr>
          <w:rFonts w:hint="cs"/>
          <w:rtl/>
        </w:rPr>
        <w:t>בת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אשתו</w:t>
      </w:r>
      <w:r w:rsidR="00B433C9" w:rsidRPr="00CD30D8">
        <w:rPr>
          <w:rtl/>
        </w:rPr>
        <w:t xml:space="preserve">, </w:t>
      </w:r>
      <w:r w:rsidR="00B433C9" w:rsidRPr="00CD30D8">
        <w:rPr>
          <w:rFonts w:hint="cs"/>
          <w:rtl/>
        </w:rPr>
        <w:t>בת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בנה</w:t>
      </w:r>
      <w:r w:rsidR="00B433C9" w:rsidRPr="00CD30D8">
        <w:rPr>
          <w:rtl/>
        </w:rPr>
        <w:t xml:space="preserve">, </w:t>
      </w:r>
      <w:r w:rsidR="00B433C9" w:rsidRPr="00CD30D8">
        <w:rPr>
          <w:rFonts w:hint="cs"/>
          <w:rtl/>
        </w:rPr>
        <w:t>ובת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בתה</w:t>
      </w:r>
      <w:r w:rsidR="00B433C9" w:rsidRPr="00CD30D8">
        <w:rPr>
          <w:rtl/>
        </w:rPr>
        <w:t>,</w:t>
      </w:r>
      <w:bookmarkEnd w:id="6"/>
      <w:bookmarkEnd w:id="7"/>
    </w:p>
    <w:p w14:paraId="73AD1AD9" w14:textId="43BBFDFE" w:rsidR="00B433C9" w:rsidRPr="00CD30D8" w:rsidRDefault="006F3002" w:rsidP="007C50EB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bookmarkStart w:id="8" w:name="_Toc119000087"/>
      <w:bookmarkStart w:id="9" w:name="_Toc119001189"/>
      <w:r w:rsidR="00B433C9" w:rsidRPr="00CD30D8">
        <w:rPr>
          <w:rFonts w:hint="cs"/>
          <w:rtl/>
        </w:rPr>
        <w:t>חמותו</w:t>
      </w:r>
      <w:r w:rsidR="00B433C9" w:rsidRPr="00CD30D8">
        <w:rPr>
          <w:rtl/>
        </w:rPr>
        <w:t xml:space="preserve">, </w:t>
      </w:r>
      <w:r w:rsidR="00B433C9" w:rsidRPr="00CD30D8">
        <w:rPr>
          <w:rFonts w:hint="cs"/>
          <w:rtl/>
        </w:rPr>
        <w:t>אם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חמותו</w:t>
      </w:r>
      <w:r w:rsidR="00B433C9" w:rsidRPr="00CD30D8">
        <w:rPr>
          <w:rtl/>
        </w:rPr>
        <w:t xml:space="preserve">, </w:t>
      </w:r>
      <w:r w:rsidR="00B433C9" w:rsidRPr="00CD30D8">
        <w:rPr>
          <w:rFonts w:hint="cs"/>
          <w:rtl/>
        </w:rPr>
        <w:t>ואם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חמיו</w:t>
      </w:r>
      <w:r w:rsidR="00B433C9" w:rsidRPr="00CD30D8">
        <w:rPr>
          <w:rtl/>
        </w:rPr>
        <w:t>,</w:t>
      </w:r>
      <w:bookmarkEnd w:id="8"/>
      <w:bookmarkEnd w:id="9"/>
    </w:p>
    <w:p w14:paraId="52EBF0D1" w14:textId="11636398" w:rsidR="00B433C9" w:rsidRPr="00CD30D8" w:rsidRDefault="006F3002" w:rsidP="007C50EB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bookmarkStart w:id="10" w:name="_Toc119000088"/>
      <w:bookmarkStart w:id="11" w:name="_Toc119001190"/>
      <w:r w:rsidR="00B433C9" w:rsidRPr="00CD30D8">
        <w:rPr>
          <w:rFonts w:hint="cs"/>
          <w:rtl/>
        </w:rPr>
        <w:t>אחותו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מאמו</w:t>
      </w:r>
      <w:r w:rsidR="00B433C9" w:rsidRPr="00CD30D8">
        <w:rPr>
          <w:rtl/>
        </w:rPr>
        <w:t xml:space="preserve">, </w:t>
      </w:r>
      <w:r w:rsidR="00B433C9" w:rsidRPr="00CD30D8">
        <w:rPr>
          <w:rFonts w:hint="cs"/>
          <w:rtl/>
        </w:rPr>
        <w:t>אחות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אמו</w:t>
      </w:r>
      <w:r w:rsidR="00B433C9" w:rsidRPr="00CD30D8">
        <w:rPr>
          <w:rtl/>
        </w:rPr>
        <w:t xml:space="preserve">, </w:t>
      </w:r>
      <w:r w:rsidR="00B433C9" w:rsidRPr="00CD30D8">
        <w:rPr>
          <w:rFonts w:hint="cs"/>
          <w:rtl/>
        </w:rPr>
        <w:t>ואחות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אשתו</w:t>
      </w:r>
      <w:r w:rsidR="00B433C9" w:rsidRPr="00CD30D8">
        <w:rPr>
          <w:rtl/>
        </w:rPr>
        <w:t>,</w:t>
      </w:r>
      <w:bookmarkEnd w:id="10"/>
      <w:bookmarkEnd w:id="11"/>
    </w:p>
    <w:p w14:paraId="408250AD" w14:textId="6A84288E" w:rsidR="00B433C9" w:rsidRPr="00CD30D8" w:rsidRDefault="006F3002" w:rsidP="007C50EB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bookmarkStart w:id="12" w:name="_Toc119000089"/>
      <w:bookmarkStart w:id="13" w:name="_Toc119001191"/>
      <w:r w:rsidR="00B433C9" w:rsidRPr="00CD30D8">
        <w:rPr>
          <w:rFonts w:hint="cs"/>
          <w:rtl/>
        </w:rPr>
        <w:t>אשת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אחיו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מאמו</w:t>
      </w:r>
      <w:r w:rsidR="00B433C9" w:rsidRPr="00CD30D8">
        <w:rPr>
          <w:rtl/>
        </w:rPr>
        <w:t xml:space="preserve">, </w:t>
      </w:r>
      <w:r w:rsidR="00B433C9" w:rsidRPr="00CD30D8">
        <w:rPr>
          <w:rFonts w:hint="cs"/>
          <w:rtl/>
        </w:rPr>
        <w:t>אשת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אחיו</w:t>
      </w:r>
      <w:r w:rsidR="00B433C9" w:rsidRPr="00CD30D8">
        <w:rPr>
          <w:rtl/>
        </w:rPr>
        <w:t xml:space="preserve"> </w:t>
      </w:r>
      <w:r w:rsidR="00B433C9" w:rsidRPr="00451167">
        <w:rPr>
          <w:rFonts w:hint="cs"/>
          <w:rtl/>
        </w:rPr>
        <w:t>שלא</w:t>
      </w:r>
      <w:r w:rsidR="00B433C9" w:rsidRPr="00451167">
        <w:rPr>
          <w:rtl/>
        </w:rPr>
        <w:t xml:space="preserve"> </w:t>
      </w:r>
      <w:r w:rsidR="00B433C9" w:rsidRPr="00451167">
        <w:rPr>
          <w:rFonts w:hint="cs"/>
          <w:rtl/>
        </w:rPr>
        <w:t>היה</w:t>
      </w:r>
      <w:r w:rsidR="00B433C9" w:rsidRPr="00451167">
        <w:rPr>
          <w:rtl/>
        </w:rPr>
        <w:t xml:space="preserve"> </w:t>
      </w:r>
      <w:r w:rsidR="00B433C9" w:rsidRPr="00451167">
        <w:rPr>
          <w:rFonts w:hint="cs"/>
          <w:rtl/>
        </w:rPr>
        <w:t>ב</w:t>
      </w:r>
      <w:r w:rsidR="00B433C9" w:rsidRPr="00CD30D8">
        <w:rPr>
          <w:rFonts w:hint="cs"/>
          <w:rtl/>
        </w:rPr>
        <w:t>עולמו</w:t>
      </w:r>
      <w:r w:rsidR="00B433C9" w:rsidRPr="00CD30D8">
        <w:rPr>
          <w:rtl/>
        </w:rPr>
        <w:t xml:space="preserve">, </w:t>
      </w:r>
      <w:r w:rsidR="00B433C9" w:rsidRPr="00CD30D8">
        <w:rPr>
          <w:rFonts w:hint="cs"/>
          <w:rtl/>
        </w:rPr>
        <w:t>כלתו</w:t>
      </w:r>
      <w:r w:rsidR="00451167">
        <w:rPr>
          <w:rFonts w:hint="cs"/>
          <w:rtl/>
        </w:rPr>
        <w:t>.</w:t>
      </w:r>
      <w:bookmarkEnd w:id="12"/>
      <w:bookmarkEnd w:id="13"/>
    </w:p>
    <w:p w14:paraId="625DD303" w14:textId="77777777" w:rsidR="00B433C9" w:rsidRPr="008E65FC" w:rsidRDefault="00B433C9" w:rsidP="008E65FC">
      <w:pPr>
        <w:pStyle w:val="aff7"/>
        <w:framePr w:wrap="around"/>
        <w:rPr>
          <w:rtl/>
        </w:rPr>
      </w:pPr>
      <w:r w:rsidRPr="008E65FC">
        <w:rPr>
          <w:rFonts w:hint="cs"/>
          <w:rtl/>
        </w:rPr>
        <w:t>ב:</w:t>
      </w:r>
    </w:p>
    <w:p>
      <w:pPr>
        <w:pStyle w:val="MishnaBatzad"/>
        <w:rPr>
          <w:ins w:id="20397" w:author="קלוד" w:date="2026-10-06T10:10:48Z"/>
        </w:rPr>
      </w:pPr>
      <w:ins w:id="20396" w:author="קלוד" w:date="2026-10-06T10:10:48Z">
        <w:r>
          <w:t xml:space="preserve">משנה א</w:t>
        </w:r>
      </w:ins>
    </w:p>
    <w:p w14:paraId="67738994" w14:textId="7790A21B" w:rsidR="00451167" w:rsidRDefault="00615A60" w:rsidP="007C50EB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 w:rsidR="00B433C9" w:rsidRPr="00CD30D8">
        <w:rPr>
          <w:rFonts w:hint="cs"/>
          <w:rtl/>
        </w:rPr>
        <w:t>וכולן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אם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מתו</w:t>
      </w:r>
      <w:r w:rsidR="00B433C9" w:rsidRPr="00CD30D8">
        <w:rPr>
          <w:rtl/>
        </w:rPr>
        <w:t xml:space="preserve">, </w:t>
      </w:r>
      <w:r w:rsidR="00B433C9" w:rsidRPr="00CD30D8">
        <w:rPr>
          <w:rFonts w:hint="cs"/>
          <w:rtl/>
        </w:rPr>
        <w:t>מיאנו</w:t>
      </w:r>
      <w:r w:rsidR="00B433C9" w:rsidRPr="00CD30D8">
        <w:rPr>
          <w:rtl/>
        </w:rPr>
        <w:t xml:space="preserve">, </w:t>
      </w:r>
      <w:r w:rsidR="00B433C9" w:rsidRPr="00CD30D8">
        <w:rPr>
          <w:rFonts w:hint="cs"/>
          <w:rtl/>
        </w:rPr>
        <w:t>נתגרשו</w:t>
      </w:r>
      <w:r w:rsidR="00B433C9" w:rsidRPr="00CD30D8">
        <w:rPr>
          <w:rtl/>
        </w:rPr>
        <w:t xml:space="preserve">, </w:t>
      </w:r>
      <w:r w:rsidR="00B433C9" w:rsidRPr="00CD30D8">
        <w:rPr>
          <w:rFonts w:hint="cs"/>
          <w:rtl/>
        </w:rPr>
        <w:t>נמצאו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אילוני</w:t>
      </w:r>
      <w:r w:rsidR="00451167">
        <w:rPr>
          <w:rFonts w:hint="cs"/>
          <w:rtl/>
        </w:rPr>
        <w:t>ו</w:t>
      </w:r>
      <w:r w:rsidR="00B433C9" w:rsidRPr="00CD30D8">
        <w:rPr>
          <w:rFonts w:hint="cs"/>
          <w:rtl/>
        </w:rPr>
        <w:t>ת</w:t>
      </w:r>
      <w:r w:rsidR="00F6045C">
        <w:rPr>
          <w:rFonts w:hint="cs"/>
          <w:rtl/>
        </w:rPr>
        <w:t>,</w:t>
      </w:r>
    </w:p>
    <w:p w14:paraId="5AD7C86B" w14:textId="383AF872" w:rsidR="00B433C9" w:rsidRPr="00CD30D8" w:rsidRDefault="00615A60" w:rsidP="007C50EB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bookmarkStart w:id="14" w:name="_Toc119000091"/>
      <w:bookmarkStart w:id="15" w:name="_Toc119001193"/>
      <w:r w:rsidR="00F6045C">
        <w:rPr>
          <w:rFonts w:hint="cs"/>
          <w:rtl/>
        </w:rPr>
        <w:t>-</w:t>
      </w:r>
      <w:r w:rsidR="008C3710" w:rsidRPr="00CD30D8">
        <w:rPr>
          <w:rtl/>
        </w:rPr>
        <w:t xml:space="preserve"> 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צרותיהן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מותרות</w:t>
      </w:r>
      <w:r w:rsidR="00F6045C">
        <w:rPr>
          <w:rFonts w:hint="cs"/>
          <w:rtl/>
        </w:rPr>
        <w:t>,</w:t>
      </w:r>
      <w:bookmarkEnd w:id="14"/>
      <w:bookmarkEnd w:id="15"/>
    </w:p>
    <w:p w14:paraId="3628C7A4" w14:textId="37CE5A0C" w:rsidR="00F6045C" w:rsidRDefault="00615A60" w:rsidP="007C50EB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bookmarkStart w:id="16" w:name="_Toc119000092"/>
      <w:bookmarkStart w:id="17" w:name="_Toc119001194"/>
      <w:r w:rsidR="00B433C9" w:rsidRPr="00CD30D8">
        <w:rPr>
          <w:rFonts w:hint="cs"/>
          <w:rtl/>
        </w:rPr>
        <w:t>ואי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אתה יכול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לומר</w:t>
      </w:r>
      <w:r w:rsidR="00F6045C">
        <w:rPr>
          <w:rFonts w:hint="cs"/>
          <w:rtl/>
        </w:rPr>
        <w:t>: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ב</w:t>
      </w:r>
      <w:r w:rsidR="00F6045C">
        <w:rPr>
          <w:rFonts w:hint="cs"/>
          <w:rtl/>
        </w:rPr>
        <w:t>'</w:t>
      </w:r>
      <w:r w:rsidR="00B433C9" w:rsidRPr="00CD30D8">
        <w:rPr>
          <w:rFonts w:hint="cs"/>
          <w:rtl/>
        </w:rPr>
        <w:t>חמותו</w:t>
      </w:r>
      <w:r w:rsidR="00F6045C">
        <w:rPr>
          <w:rFonts w:hint="cs"/>
          <w:rtl/>
        </w:rPr>
        <w:t>,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אם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חמותו</w:t>
      </w:r>
      <w:r w:rsidR="00F6045C">
        <w:rPr>
          <w:rFonts w:hint="cs"/>
          <w:rtl/>
        </w:rPr>
        <w:t>,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אם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חמיו</w:t>
      </w:r>
      <w:r w:rsidR="00F6045C">
        <w:rPr>
          <w:rFonts w:hint="cs"/>
          <w:rtl/>
        </w:rPr>
        <w:t>',</w:t>
      </w:r>
      <w:bookmarkEnd w:id="16"/>
      <w:bookmarkEnd w:id="17"/>
    </w:p>
    <w:p w14:paraId="2330931B" w14:textId="6C39431E" w:rsidR="00B433C9" w:rsidRDefault="00615A60" w:rsidP="007C50EB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bookmarkStart w:id="18" w:name="_Toc119000093"/>
      <w:bookmarkStart w:id="19" w:name="_Toc119001195"/>
      <w:r w:rsidR="00B433C9" w:rsidRPr="00CD30D8">
        <w:rPr>
          <w:rFonts w:hint="cs"/>
          <w:rtl/>
        </w:rPr>
        <w:t>שנמצאו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אילוני</w:t>
      </w:r>
      <w:r w:rsidR="00F6045C">
        <w:rPr>
          <w:rFonts w:hint="cs"/>
          <w:rtl/>
        </w:rPr>
        <w:t>ו</w:t>
      </w:r>
      <w:r w:rsidR="00B433C9" w:rsidRPr="00CD30D8">
        <w:rPr>
          <w:rFonts w:hint="cs"/>
          <w:rtl/>
        </w:rPr>
        <w:t>ת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או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שמיאנו</w:t>
      </w:r>
      <w:r w:rsidR="00B433C9" w:rsidRPr="00CD30D8">
        <w:rPr>
          <w:rtl/>
        </w:rPr>
        <w:t>.</w:t>
      </w:r>
      <w:bookmarkEnd w:id="18"/>
      <w:bookmarkEnd w:id="19"/>
    </w:p>
    <w:p w14:paraId="6F305CED" w14:textId="77777777" w:rsidR="00F6045C" w:rsidRPr="00CD30D8" w:rsidRDefault="00F6045C" w:rsidP="007C50EB">
      <w:pPr>
        <w:pStyle w:val="affc"/>
        <w:rPr>
          <w:rtl/>
        </w:rPr>
      </w:pPr>
    </w:p>
    <w:p w14:paraId="47FD8429" w14:textId="10107F33" w:rsidR="006F3002" w:rsidRDefault="00B433C9" w:rsidP="007C50EB">
      <w:pPr>
        <w:pStyle w:val="affc"/>
        <w:rPr>
          <w:rStyle w:val="affff8"/>
          <w:spacing w:val="0"/>
          <w:rtl/>
        </w:rPr>
      </w:pPr>
      <w:bookmarkStart w:id="20" w:name="_Toc119172592"/>
      <w:bookmarkStart w:id="21" w:name="_Toc119229680"/>
      <w:bookmarkStart w:id="22" w:name="_Toc119000094"/>
      <w:r w:rsidRPr="007240B5">
        <w:rPr>
          <w:rStyle w:val="affffc"/>
          <w:rFonts w:hint="cs"/>
          <w:rtl/>
        </w:rPr>
        <w:t>כיצד</w:t>
      </w:r>
      <w:r w:rsidRPr="007240B5">
        <w:rPr>
          <w:rStyle w:val="affffc"/>
          <w:rtl/>
        </w:rPr>
        <w:t xml:space="preserve"> </w:t>
      </w:r>
      <w:r w:rsidRPr="007240B5">
        <w:rPr>
          <w:rStyle w:val="affffc"/>
          <w:rFonts w:hint="cs"/>
          <w:rtl/>
        </w:rPr>
        <w:t>פוטרות</w:t>
      </w:r>
      <w:r w:rsidRPr="007240B5">
        <w:rPr>
          <w:rStyle w:val="affffc"/>
          <w:rtl/>
        </w:rPr>
        <w:t xml:space="preserve"> </w:t>
      </w:r>
      <w:r w:rsidRPr="007240B5">
        <w:rPr>
          <w:rStyle w:val="affffc"/>
          <w:rFonts w:hint="cs"/>
          <w:rtl/>
        </w:rPr>
        <w:t>צרותיהן</w:t>
      </w:r>
      <w:bookmarkEnd w:id="20"/>
      <w:bookmarkEnd w:id="21"/>
      <w:r w:rsidRPr="00CD30D8">
        <w:rPr>
          <w:rtl/>
        </w:rPr>
        <w:t xml:space="preserve">? </w:t>
      </w:r>
      <w:r w:rsidRPr="00CD30D8">
        <w:rPr>
          <w:rFonts w:hint="cs"/>
          <w:rtl/>
        </w:rPr>
        <w:t>היתה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בתו</w:t>
      </w:r>
      <w:r w:rsidRPr="00CD30D8">
        <w:rPr>
          <w:rtl/>
        </w:rPr>
        <w:t xml:space="preserve"> </w:t>
      </w:r>
      <w:r w:rsidRPr="006F3002">
        <w:rPr>
          <w:rStyle w:val="HesberMishna"/>
          <w:rFonts w:hint="eastAsia"/>
          <w:spacing w:val="0"/>
          <w:rtl/>
          <w:rPrChange w:id="20001" w:author="קלוד" w:date="2026-10-06T10:10:48Z">
            <w:rPr>
              <w:rStyle w:val="affff8"/>
              <w:rFonts w:hint="eastAsia"/>
              <w:spacing w:val="0"/>
              <w:rtl/>
            </w:rPr>
          </w:rPrChange>
        </w:rPr>
        <w:t>או</w:t>
      </w:r>
      <w:r w:rsidRPr="006F3002">
        <w:rPr>
          <w:rStyle w:val="HesberMishna"/>
          <w:spacing w:val="0"/>
          <w:rtl/>
          <w:rPrChange w:id="20002" w:author="קלוד" w:date="2026-10-06T10:10:48Z">
            <w:rPr>
              <w:rStyle w:val="affff8"/>
              <w:spacing w:val="0"/>
              <w:rtl/>
            </w:rPr>
          </w:rPrChange>
        </w:rPr>
        <w:t xml:space="preserve"> </w:t>
      </w:r>
      <w:r w:rsidRPr="006F3002">
        <w:rPr>
          <w:rStyle w:val="HesberMishna"/>
          <w:rFonts w:hint="eastAsia"/>
          <w:spacing w:val="0"/>
          <w:rtl/>
          <w:rPrChange w:id="20003" w:author="קלוד" w:date="2026-10-06T10:10:48Z">
            <w:rPr>
              <w:rStyle w:val="affff8"/>
              <w:rFonts w:hint="eastAsia"/>
              <w:spacing w:val="0"/>
              <w:rtl/>
            </w:rPr>
          </w:rPrChange>
        </w:rPr>
        <w:t>אחת</w:t>
      </w:r>
      <w:r w:rsidRPr="006F3002">
        <w:rPr>
          <w:rStyle w:val="HesberMishna"/>
          <w:spacing w:val="0"/>
          <w:rtl/>
          <w:rPrChange w:id="20004" w:author="קלוד" w:date="2026-10-06T10:10:48Z">
            <w:rPr>
              <w:rStyle w:val="affff8"/>
              <w:spacing w:val="0"/>
              <w:rtl/>
            </w:rPr>
          </w:rPrChange>
        </w:rPr>
        <w:t xml:space="preserve"> </w:t>
      </w:r>
      <w:r w:rsidRPr="006F3002">
        <w:rPr>
          <w:rStyle w:val="HesberMishna"/>
          <w:rFonts w:hint="eastAsia"/>
          <w:spacing w:val="0"/>
          <w:rtl/>
          <w:rPrChange w:id="20005" w:author="קלוד" w:date="2026-10-06T10:10:48Z">
            <w:rPr>
              <w:rStyle w:val="affff8"/>
              <w:rFonts w:hint="eastAsia"/>
              <w:spacing w:val="0"/>
              <w:rtl/>
            </w:rPr>
          </w:rPrChange>
        </w:rPr>
        <w:t>מכל</w:t>
      </w:r>
      <w:r w:rsidRPr="006F3002">
        <w:rPr>
          <w:rStyle w:val="HesberMishna"/>
          <w:spacing w:val="0"/>
          <w:rtl/>
          <w:rPrChange w:id="20006" w:author="קלוד" w:date="2026-10-06T10:10:48Z">
            <w:rPr>
              <w:rStyle w:val="affff8"/>
              <w:spacing w:val="0"/>
              <w:rtl/>
            </w:rPr>
          </w:rPrChange>
        </w:rPr>
        <w:t xml:space="preserve"> </w:t>
      </w:r>
      <w:r w:rsidRPr="006F3002">
        <w:rPr>
          <w:rStyle w:val="HesberMishna"/>
          <w:rFonts w:hint="eastAsia"/>
          <w:spacing w:val="0"/>
          <w:rtl/>
          <w:rPrChange w:id="20007" w:author="קלוד" w:date="2026-10-06T10:10:48Z">
            <w:rPr>
              <w:rStyle w:val="affff8"/>
              <w:rFonts w:hint="eastAsia"/>
              <w:spacing w:val="0"/>
              <w:rtl/>
            </w:rPr>
          </w:rPrChange>
        </w:rPr>
        <w:t>העריות</w:t>
      </w:r>
      <w:r w:rsidRPr="006F3002">
        <w:rPr>
          <w:rStyle w:val="HesberMishna"/>
          <w:spacing w:val="0"/>
          <w:rtl/>
          <w:rPrChange w:id="20008" w:author="קלוד" w:date="2026-10-06T10:10:48Z">
            <w:rPr>
              <w:rStyle w:val="affff8"/>
              <w:spacing w:val="0"/>
              <w:rtl/>
            </w:rPr>
          </w:rPrChange>
        </w:rPr>
        <w:t xml:space="preserve"> </w:t>
      </w:r>
      <w:r w:rsidRPr="006F3002">
        <w:rPr>
          <w:rStyle w:val="HesberMishna"/>
          <w:rFonts w:hint="eastAsia"/>
          <w:spacing w:val="0"/>
          <w:rtl/>
          <w:rPrChange w:id="20009" w:author="קלוד" w:date="2026-10-06T10:10:48Z">
            <w:rPr>
              <w:rStyle w:val="affff8"/>
              <w:rFonts w:hint="eastAsia"/>
              <w:spacing w:val="0"/>
              <w:rtl/>
            </w:rPr>
          </w:rPrChange>
        </w:rPr>
        <w:t>האלו</w:t>
      </w:r>
      <w:bookmarkEnd w:id="22"/>
    </w:p>
    <w:p w14:paraId="22129DA6" w14:textId="680CF22C" w:rsidR="00F6045C" w:rsidRDefault="00B433C9" w:rsidP="007C50EB">
      <w:pPr>
        <w:pStyle w:val="affc"/>
        <w:rPr>
          <w:rtl/>
        </w:rPr>
      </w:pPr>
      <w:bookmarkStart w:id="23" w:name="_Toc119000095"/>
      <w:bookmarkStart w:id="24" w:name="_Toc119001197"/>
      <w:r w:rsidRPr="00CD30D8">
        <w:rPr>
          <w:rFonts w:hint="cs"/>
          <w:rtl/>
        </w:rPr>
        <w:t>נשואות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לאחיו</w:t>
      </w:r>
      <w:r w:rsidRPr="00CD30D8">
        <w:rPr>
          <w:rtl/>
        </w:rPr>
        <w:t xml:space="preserve">, </w:t>
      </w:r>
      <w:r w:rsidRPr="00CD30D8">
        <w:rPr>
          <w:rFonts w:hint="cs"/>
          <w:rtl/>
        </w:rPr>
        <w:t>ולו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אשה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אחרת</w:t>
      </w:r>
      <w:r w:rsidRPr="00CD30D8">
        <w:rPr>
          <w:rtl/>
        </w:rPr>
        <w:t xml:space="preserve">, </w:t>
      </w:r>
      <w:r w:rsidRPr="00CD30D8">
        <w:rPr>
          <w:rFonts w:hint="cs"/>
          <w:rtl/>
        </w:rPr>
        <w:t>ומת</w:t>
      </w:r>
      <w:r w:rsidR="00F6045C">
        <w:rPr>
          <w:rFonts w:hint="cs"/>
          <w:rtl/>
        </w:rPr>
        <w:t>,</w:t>
      </w:r>
      <w:bookmarkEnd w:id="23"/>
      <w:bookmarkEnd w:id="24"/>
      <w:r w:rsidRPr="00CD30D8">
        <w:rPr>
          <w:rtl/>
        </w:rPr>
        <w:t xml:space="preserve"> </w:t>
      </w:r>
    </w:p>
    <w:p w14:paraId="19882B4F" w14:textId="531BE889" w:rsidR="00B433C9" w:rsidRPr="00CD30D8" w:rsidRDefault="00B433C9" w:rsidP="007C50EB">
      <w:pPr>
        <w:pStyle w:val="affc"/>
        <w:rPr>
          <w:rtl/>
        </w:rPr>
      </w:pPr>
      <w:bookmarkStart w:id="25" w:name="_Toc119000096"/>
      <w:bookmarkStart w:id="26" w:name="_Toc119001198"/>
      <w:r w:rsidRPr="00CD30D8">
        <w:rPr>
          <w:rtl/>
        </w:rPr>
        <w:t xml:space="preserve">- </w:t>
      </w:r>
      <w:r w:rsidRPr="00CD30D8">
        <w:rPr>
          <w:rFonts w:hint="cs"/>
          <w:rtl/>
        </w:rPr>
        <w:t>כשם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שבתו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פטורה</w:t>
      </w:r>
      <w:r w:rsidRPr="00CD30D8">
        <w:rPr>
          <w:rtl/>
        </w:rPr>
        <w:t xml:space="preserve">, </w:t>
      </w:r>
      <w:r w:rsidRPr="00CD30D8">
        <w:rPr>
          <w:rFonts w:hint="cs"/>
          <w:rtl/>
        </w:rPr>
        <w:t>כך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צרתה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פטורה</w:t>
      </w:r>
      <w:r w:rsidRPr="00CD30D8">
        <w:rPr>
          <w:rtl/>
        </w:rPr>
        <w:t>;</w:t>
      </w:r>
      <w:bookmarkEnd w:id="25"/>
      <w:bookmarkEnd w:id="26"/>
    </w:p>
    <w:p w14:paraId="3C5A8587" w14:textId="30D9523F" w:rsidR="00F6045C" w:rsidRDefault="00B433C9" w:rsidP="007C50EB">
      <w:pPr>
        <w:pStyle w:val="affc"/>
        <w:rPr>
          <w:rtl/>
        </w:rPr>
      </w:pPr>
      <w:bookmarkStart w:id="27" w:name="_Toc119000097"/>
      <w:bookmarkStart w:id="28" w:name="_Toc119001199"/>
      <w:r w:rsidRPr="00CD30D8">
        <w:rPr>
          <w:rFonts w:hint="cs"/>
          <w:rtl/>
        </w:rPr>
        <w:t>הלכה</w:t>
      </w:r>
      <w:r w:rsidRPr="00CD30D8">
        <w:rPr>
          <w:rtl/>
        </w:rPr>
        <w:t xml:space="preserve"> </w:t>
      </w:r>
      <w:r w:rsidR="00F6045C">
        <w:rPr>
          <w:rFonts w:hint="cs"/>
          <w:rtl/>
        </w:rPr>
        <w:t>ה</w:t>
      </w:r>
      <w:r w:rsidRPr="00CD30D8">
        <w:rPr>
          <w:rFonts w:hint="cs"/>
          <w:rtl/>
        </w:rPr>
        <w:t>צר</w:t>
      </w:r>
      <w:r w:rsidR="00F6045C">
        <w:rPr>
          <w:rFonts w:hint="cs"/>
          <w:rtl/>
        </w:rPr>
        <w:t>ה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ונשאת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לאחיו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השני</w:t>
      </w:r>
      <w:r w:rsidRPr="00CD30D8">
        <w:rPr>
          <w:rtl/>
        </w:rPr>
        <w:t xml:space="preserve">, </w:t>
      </w:r>
      <w:r w:rsidRPr="00CD30D8">
        <w:rPr>
          <w:rFonts w:hint="cs"/>
          <w:rtl/>
        </w:rPr>
        <w:t>ולו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אשה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אחרת</w:t>
      </w:r>
      <w:r w:rsidRPr="00CD30D8">
        <w:rPr>
          <w:rtl/>
        </w:rPr>
        <w:t xml:space="preserve">, </w:t>
      </w:r>
      <w:r w:rsidRPr="00CD30D8">
        <w:rPr>
          <w:rFonts w:hint="cs"/>
          <w:rtl/>
        </w:rPr>
        <w:t>ומת</w:t>
      </w:r>
      <w:r w:rsidR="00F6045C">
        <w:rPr>
          <w:rFonts w:hint="cs"/>
          <w:rtl/>
        </w:rPr>
        <w:t>,</w:t>
      </w:r>
      <w:bookmarkEnd w:id="27"/>
      <w:bookmarkEnd w:id="28"/>
    </w:p>
    <w:p w14:paraId="05582CDF" w14:textId="584DFE8D" w:rsidR="00F6045C" w:rsidRDefault="00F6045C" w:rsidP="007C50EB">
      <w:pPr>
        <w:pStyle w:val="affc"/>
        <w:rPr>
          <w:rtl/>
        </w:rPr>
      </w:pPr>
      <w:bookmarkStart w:id="29" w:name="_Toc119000098"/>
      <w:bookmarkStart w:id="30" w:name="_Toc119001200"/>
      <w:r>
        <w:rPr>
          <w:rFonts w:hint="cs"/>
          <w:rtl/>
        </w:rPr>
        <w:t>-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כשם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ש</w:t>
      </w:r>
      <w:r>
        <w:rPr>
          <w:rFonts w:hint="cs"/>
          <w:rtl/>
        </w:rPr>
        <w:t>ה</w:t>
      </w:r>
      <w:r w:rsidR="00B433C9" w:rsidRPr="00CD30D8">
        <w:rPr>
          <w:rFonts w:hint="cs"/>
          <w:rtl/>
        </w:rPr>
        <w:t>צר</w:t>
      </w:r>
      <w:r>
        <w:rPr>
          <w:rFonts w:hint="cs"/>
          <w:rtl/>
        </w:rPr>
        <w:t>ה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פטורה</w:t>
      </w:r>
      <w:r w:rsidR="00B433C9" w:rsidRPr="00CD30D8">
        <w:rPr>
          <w:rtl/>
        </w:rPr>
        <w:t xml:space="preserve">, </w:t>
      </w:r>
      <w:r w:rsidR="00B433C9" w:rsidRPr="00CD30D8">
        <w:rPr>
          <w:rFonts w:hint="cs"/>
          <w:rtl/>
        </w:rPr>
        <w:t>כך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צרת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צרתה</w:t>
      </w:r>
      <w:r w:rsidR="00B433C9" w:rsidRPr="00CD30D8">
        <w:rPr>
          <w:rtl/>
        </w:rPr>
        <w:t xml:space="preserve"> </w:t>
      </w:r>
      <w:r w:rsidR="00B433C9" w:rsidRPr="00CD30D8">
        <w:rPr>
          <w:rFonts w:hint="cs"/>
          <w:rtl/>
        </w:rPr>
        <w:t>פטורה</w:t>
      </w:r>
      <w:r w:rsidR="00B433C9" w:rsidRPr="00CD30D8">
        <w:rPr>
          <w:rtl/>
        </w:rPr>
        <w:t>,</w:t>
      </w:r>
      <w:bookmarkEnd w:id="29"/>
      <w:bookmarkEnd w:id="30"/>
    </w:p>
    <w:p w14:paraId="17F22788" w14:textId="4A716095" w:rsidR="00B433C9" w:rsidRPr="00147BEE" w:rsidRDefault="00B433C9" w:rsidP="00147BEE">
      <w:pPr>
        <w:pStyle w:val="affc"/>
        <w:rPr>
          <w:rtl/>
        </w:rPr>
      </w:pPr>
      <w:bookmarkStart w:id="31" w:name="_Toc119001201"/>
      <w:r w:rsidRPr="00CD30D8">
        <w:rPr>
          <w:rFonts w:hint="cs"/>
          <w:rtl/>
        </w:rPr>
        <w:t>אפילו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הן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מאה</w:t>
      </w:r>
      <w:r w:rsidRPr="00CD30D8">
        <w:rPr>
          <w:rtl/>
        </w:rPr>
        <w:t>.</w:t>
      </w:r>
      <w:bookmarkEnd w:id="31"/>
    </w:p>
    <w:p w14:paraId="466368A8" w14:textId="7504DDAF" w:rsidR="00EB6DCE" w:rsidRDefault="00B433C9" w:rsidP="00207618">
      <w:pPr>
        <w:pStyle w:val="affc"/>
        <w:jc w:val="center"/>
        <w:rPr>
          <w:rtl/>
        </w:rPr>
      </w:pPr>
      <w:bookmarkStart w:id="32" w:name="_Toc119172593"/>
      <w:bookmarkStart w:id="33" w:name="_Toc119229681"/>
      <w:r w:rsidRPr="007240B5">
        <w:rPr>
          <w:rStyle w:val="affffc"/>
          <w:rFonts w:hint="cs"/>
          <w:rtl/>
        </w:rPr>
        <w:t>כיצד</w:t>
      </w:r>
      <w:r w:rsidRPr="007240B5">
        <w:rPr>
          <w:rStyle w:val="affffc"/>
          <w:rtl/>
        </w:rPr>
        <w:t xml:space="preserve"> </w:t>
      </w:r>
      <w:r w:rsidRPr="007240B5">
        <w:rPr>
          <w:rStyle w:val="affffc"/>
          <w:rFonts w:hint="cs"/>
          <w:rtl/>
        </w:rPr>
        <w:t>אם</w:t>
      </w:r>
      <w:r w:rsidRPr="007240B5">
        <w:rPr>
          <w:rStyle w:val="affffc"/>
          <w:rtl/>
        </w:rPr>
        <w:t xml:space="preserve"> </w:t>
      </w:r>
      <w:r w:rsidRPr="007240B5">
        <w:rPr>
          <w:rStyle w:val="affffc"/>
          <w:rFonts w:hint="cs"/>
          <w:rtl/>
        </w:rPr>
        <w:t>מתו</w:t>
      </w:r>
      <w:r w:rsidR="00EB6DCE" w:rsidRPr="007240B5">
        <w:rPr>
          <w:rStyle w:val="affffc"/>
          <w:rFonts w:hint="cs"/>
          <w:rtl/>
        </w:rPr>
        <w:t>,</w:t>
      </w:r>
      <w:r w:rsidRPr="007240B5">
        <w:rPr>
          <w:rStyle w:val="affffc"/>
          <w:rtl/>
        </w:rPr>
        <w:t xml:space="preserve"> </w:t>
      </w:r>
      <w:r w:rsidRPr="007240B5">
        <w:rPr>
          <w:rStyle w:val="affffc"/>
          <w:rFonts w:hint="cs"/>
          <w:rtl/>
        </w:rPr>
        <w:t>צרותיהן</w:t>
      </w:r>
      <w:r w:rsidRPr="007240B5">
        <w:rPr>
          <w:rStyle w:val="affffc"/>
          <w:rtl/>
        </w:rPr>
        <w:t xml:space="preserve"> </w:t>
      </w:r>
      <w:r w:rsidRPr="007240B5">
        <w:rPr>
          <w:rStyle w:val="affffc"/>
          <w:rFonts w:hint="cs"/>
          <w:rtl/>
        </w:rPr>
        <w:t>מותרות</w:t>
      </w:r>
      <w:bookmarkEnd w:id="32"/>
      <w:bookmarkEnd w:id="33"/>
      <w:r w:rsidRPr="00CD30D8">
        <w:rPr>
          <w:rtl/>
        </w:rPr>
        <w:t>?</w:t>
      </w:r>
    </w:p>
    <w:p w14:paraId="4208B700" w14:textId="426A1FDA" w:rsidR="007D226D" w:rsidRDefault="00B433C9" w:rsidP="007C50EB">
      <w:pPr>
        <w:pStyle w:val="affc"/>
        <w:rPr>
          <w:rtl/>
        </w:rPr>
      </w:pPr>
      <w:bookmarkStart w:id="34" w:name="_Toc119000101"/>
      <w:r w:rsidRPr="00CD30D8">
        <w:rPr>
          <w:rFonts w:hint="cs"/>
          <w:rtl/>
        </w:rPr>
        <w:t>היתה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בתו</w:t>
      </w:r>
      <w:r w:rsidRPr="00CD30D8">
        <w:rPr>
          <w:rtl/>
        </w:rPr>
        <w:t xml:space="preserve"> </w:t>
      </w:r>
      <w:r w:rsidRPr="00F277BA">
        <w:rPr>
          <w:rStyle w:val="HesberMishna"/>
          <w:rFonts w:hint="eastAsia"/>
          <w:rtl/>
          <w:rPrChange w:id="20010" w:author="קלוד" w:date="2026-10-06T10:10:48Z">
            <w:rPr>
              <w:rStyle w:val="affff8"/>
              <w:rFonts w:hint="eastAsia"/>
              <w:rtl/>
            </w:rPr>
          </w:rPrChange>
        </w:rPr>
        <w:t>או</w:t>
      </w:r>
      <w:r w:rsidRPr="00F277BA">
        <w:rPr>
          <w:rStyle w:val="HesberMishna"/>
          <w:rtl/>
          <w:rPrChange w:id="20011" w:author="קלוד" w:date="2026-10-06T10:10:48Z">
            <w:rPr>
              <w:rStyle w:val="affff8"/>
              <w:rtl/>
            </w:rPr>
          </w:rPrChange>
        </w:rPr>
        <w:t xml:space="preserve"> </w:t>
      </w:r>
      <w:r w:rsidRPr="00F277BA">
        <w:rPr>
          <w:rStyle w:val="HesberMishna"/>
          <w:rFonts w:hint="eastAsia"/>
          <w:rtl/>
          <w:rPrChange w:id="20012" w:author="קלוד" w:date="2026-10-06T10:10:48Z">
            <w:rPr>
              <w:rStyle w:val="affff8"/>
              <w:rFonts w:hint="eastAsia"/>
              <w:rtl/>
            </w:rPr>
          </w:rPrChange>
        </w:rPr>
        <w:t>אחת</w:t>
      </w:r>
      <w:r w:rsidRPr="00F277BA">
        <w:rPr>
          <w:rStyle w:val="HesberMishna"/>
          <w:rtl/>
          <w:rPrChange w:id="20013" w:author="קלוד" w:date="2026-10-06T10:10:48Z">
            <w:rPr>
              <w:rStyle w:val="affff8"/>
              <w:rtl/>
            </w:rPr>
          </w:rPrChange>
        </w:rPr>
        <w:t xml:space="preserve"> </w:t>
      </w:r>
      <w:r w:rsidRPr="00F277BA">
        <w:rPr>
          <w:rStyle w:val="HesberMishna"/>
          <w:rFonts w:hint="eastAsia"/>
          <w:rtl/>
          <w:rPrChange w:id="20014" w:author="קלוד" w:date="2026-10-06T10:10:48Z">
            <w:rPr>
              <w:rStyle w:val="affff8"/>
              <w:rFonts w:hint="eastAsia"/>
              <w:rtl/>
            </w:rPr>
          </w:rPrChange>
        </w:rPr>
        <w:t>מכל</w:t>
      </w:r>
      <w:r w:rsidRPr="00F277BA">
        <w:rPr>
          <w:rStyle w:val="HesberMishna"/>
          <w:rtl/>
          <w:rPrChange w:id="20015" w:author="קלוד" w:date="2026-10-06T10:10:48Z">
            <w:rPr>
              <w:rStyle w:val="affff8"/>
              <w:rtl/>
            </w:rPr>
          </w:rPrChange>
        </w:rPr>
        <w:t xml:space="preserve"> </w:t>
      </w:r>
      <w:r w:rsidRPr="00F277BA">
        <w:rPr>
          <w:rStyle w:val="HesberMishna"/>
          <w:rFonts w:hint="eastAsia"/>
          <w:rtl/>
          <w:rPrChange w:id="20016" w:author="קלוד" w:date="2026-10-06T10:10:48Z">
            <w:rPr>
              <w:rStyle w:val="affff8"/>
              <w:rFonts w:hint="eastAsia"/>
              <w:rtl/>
            </w:rPr>
          </w:rPrChange>
        </w:rPr>
        <w:t>העריות</w:t>
      </w:r>
      <w:r w:rsidRPr="00F277BA">
        <w:rPr>
          <w:rStyle w:val="HesberMishna"/>
          <w:rtl/>
          <w:rPrChange w:id="20017" w:author="קלוד" w:date="2026-10-06T10:10:48Z">
            <w:rPr>
              <w:rStyle w:val="affff8"/>
              <w:rtl/>
            </w:rPr>
          </w:rPrChange>
        </w:rPr>
        <w:t xml:space="preserve"> </w:t>
      </w:r>
      <w:r w:rsidRPr="00F277BA">
        <w:rPr>
          <w:rStyle w:val="HesberMishna"/>
          <w:rFonts w:hint="eastAsia"/>
          <w:rtl/>
          <w:rPrChange w:id="20018" w:author="קלוד" w:date="2026-10-06T10:10:48Z">
            <w:rPr>
              <w:rStyle w:val="affff8"/>
              <w:rFonts w:hint="eastAsia"/>
              <w:rtl/>
            </w:rPr>
          </w:rPrChange>
        </w:rPr>
        <w:t>האלו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נשואות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לאחיו</w:t>
      </w:r>
      <w:r w:rsidRPr="00CD30D8">
        <w:rPr>
          <w:rtl/>
        </w:rPr>
        <w:t>,</w:t>
      </w:r>
      <w:bookmarkEnd w:id="34"/>
    </w:p>
    <w:p w14:paraId="13A700F8" w14:textId="025AEF48" w:rsidR="007D226D" w:rsidRDefault="00B433C9" w:rsidP="007C50EB">
      <w:pPr>
        <w:pStyle w:val="affc"/>
        <w:rPr>
          <w:rtl/>
        </w:rPr>
      </w:pPr>
      <w:bookmarkStart w:id="35" w:name="_Toc119000102"/>
      <w:bookmarkStart w:id="36" w:name="_Toc119001204"/>
      <w:r w:rsidRPr="00CD30D8">
        <w:rPr>
          <w:rFonts w:hint="cs"/>
          <w:rtl/>
        </w:rPr>
        <w:t>ולו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אשה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אחרת</w:t>
      </w:r>
      <w:r w:rsidRPr="00CD30D8">
        <w:rPr>
          <w:rtl/>
        </w:rPr>
        <w:t xml:space="preserve">, </w:t>
      </w:r>
      <w:r w:rsidRPr="00CD30D8">
        <w:rPr>
          <w:rFonts w:hint="cs"/>
          <w:rtl/>
        </w:rPr>
        <w:t>מתה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בתו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או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נתגרשה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ואח</w:t>
      </w:r>
      <w:r w:rsidRPr="00CD30D8">
        <w:rPr>
          <w:rtl/>
        </w:rPr>
        <w:t>"</w:t>
      </w:r>
      <w:r w:rsidRPr="00CD30D8">
        <w:rPr>
          <w:rFonts w:hint="cs"/>
          <w:rtl/>
        </w:rPr>
        <w:t>כ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מת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אחיו</w:t>
      </w:r>
      <w:r w:rsidR="007D226D">
        <w:rPr>
          <w:rFonts w:hint="cs"/>
          <w:rtl/>
        </w:rPr>
        <w:t>,</w:t>
      </w:r>
      <w:bookmarkEnd w:id="35"/>
      <w:bookmarkEnd w:id="36"/>
    </w:p>
    <w:p w14:paraId="3FE337DD" w14:textId="153EC3E9" w:rsidR="00B433C9" w:rsidRPr="00CD30D8" w:rsidRDefault="00B433C9" w:rsidP="007C50EB">
      <w:pPr>
        <w:pStyle w:val="affc"/>
        <w:rPr>
          <w:rtl/>
        </w:rPr>
      </w:pPr>
      <w:bookmarkStart w:id="37" w:name="_Toc119000103"/>
      <w:bookmarkStart w:id="38" w:name="_Toc119001205"/>
      <w:r w:rsidRPr="00CD30D8">
        <w:rPr>
          <w:rtl/>
        </w:rPr>
        <w:t xml:space="preserve">- </w:t>
      </w:r>
      <w:r w:rsidRPr="00CD30D8">
        <w:rPr>
          <w:rFonts w:hint="cs"/>
          <w:rtl/>
        </w:rPr>
        <w:t>צרתה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מותרת</w:t>
      </w:r>
      <w:r w:rsidRPr="00CD30D8">
        <w:rPr>
          <w:rtl/>
        </w:rPr>
        <w:t>.</w:t>
      </w:r>
      <w:bookmarkEnd w:id="37"/>
      <w:bookmarkEnd w:id="38"/>
    </w:p>
    <w:p w14:paraId="0AE3009D" w14:textId="525AC51A" w:rsidR="00B433C9" w:rsidRPr="00CD30D8" w:rsidRDefault="00B433C9" w:rsidP="007C50EB">
      <w:pPr>
        <w:pStyle w:val="affc"/>
        <w:rPr>
          <w:rtl/>
        </w:rPr>
      </w:pPr>
      <w:r w:rsidRPr="00CD30D8">
        <w:rPr>
          <w:rFonts w:hint="cs"/>
          <w:rtl/>
        </w:rPr>
        <w:t>היכולה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למאן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ולא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מיאנה</w:t>
      </w:r>
      <w:r w:rsidR="007D226D">
        <w:rPr>
          <w:rFonts w:hint="cs"/>
          <w:rtl/>
        </w:rPr>
        <w:t>,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צרתה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חולצת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ולא</w:t>
      </w:r>
      <w:r w:rsidRPr="00CD30D8">
        <w:rPr>
          <w:rtl/>
        </w:rPr>
        <w:t xml:space="preserve"> </w:t>
      </w:r>
      <w:r w:rsidRPr="00CD30D8">
        <w:rPr>
          <w:rFonts w:hint="cs"/>
          <w:rtl/>
        </w:rPr>
        <w:t>מת</w:t>
      </w:r>
      <w:r w:rsidR="007D226D">
        <w:rPr>
          <w:rFonts w:hint="cs"/>
          <w:rtl/>
        </w:rPr>
        <w:t>י</w:t>
      </w:r>
      <w:r w:rsidRPr="00CD30D8">
        <w:rPr>
          <w:rFonts w:hint="cs"/>
          <w:rtl/>
        </w:rPr>
        <w:t>יבמת</w:t>
      </w:r>
      <w:r w:rsidRPr="00CD30D8">
        <w:rPr>
          <w:rtl/>
        </w:rPr>
        <w:t>.</w:t>
      </w:r>
    </w:p>
    <w:p w14:paraId="39A153AC" w14:textId="406E82F5" w:rsidR="00732002" w:rsidRPr="003F3A85" w:rsidRDefault="00E7515C" w:rsidP="00615A60">
      <w:pPr>
        <w:pStyle w:val="affff2"/>
        <w:rPr>
          <w:rtl/>
        </w:rPr>
      </w:pPr>
      <w:bookmarkStart w:id="39" w:name="_Toc119172594"/>
      <w:bookmarkStart w:id="40" w:name="_Toc119229682"/>
      <w:r w:rsidRPr="003F3A85">
        <w:rPr>
          <w:rFonts w:hint="cs"/>
          <w:rtl/>
        </w:rPr>
        <w:lastRenderedPageBreak/>
        <w:t>סדר העריות במ</w:t>
      </w:r>
      <w:r w:rsidR="00951F37" w:rsidRPr="003F3A85">
        <w:rPr>
          <w:rFonts w:hint="cs"/>
          <w:rtl/>
        </w:rPr>
        <w:t>שנה</w:t>
      </w:r>
      <w:bookmarkEnd w:id="39"/>
      <w:bookmarkEnd w:id="40"/>
    </w:p>
    <w:p w14:paraId="18EFE591" w14:textId="270816F2" w:rsidR="00E7515C" w:rsidRPr="007D226D" w:rsidRDefault="007D226D" w:rsidP="00B55EDF">
      <w:pPr>
        <w:rPr>
          <w:rtl/>
        </w:rPr>
      </w:pPr>
      <w:r w:rsidRPr="00F277BA">
        <w:rPr>
          <w:rStyle w:val="affff5"/>
          <w:rFonts w:hint="eastAsia"/>
          <w:rtl/>
        </w:rPr>
        <w:t>א</w:t>
      </w:r>
      <w:r w:rsidRPr="00F277BA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C53A02" w:rsidRPr="00D1637C">
        <w:rPr>
          <w:rFonts w:cs="PFT_Frank" w:hint="eastAsia"/>
          <w:b/>
          <w:bCs/>
          <w:szCs w:val="14"/>
          <w:rtl/>
        </w:rPr>
        <w:t>לפי</w:t>
      </w:r>
      <w:r w:rsidR="00C53A02" w:rsidRPr="00D1637C">
        <w:rPr>
          <w:rFonts w:cs="PFT_Frank"/>
          <w:b/>
          <w:bCs/>
          <w:szCs w:val="14"/>
          <w:rtl/>
        </w:rPr>
        <w:t xml:space="preserve"> </w:t>
      </w:r>
      <w:r w:rsidR="00C53A02" w:rsidRPr="00D1637C">
        <w:rPr>
          <w:rFonts w:cs="PFT_Frank" w:hint="eastAsia"/>
          <w:b/>
          <w:bCs/>
          <w:szCs w:val="14"/>
          <w:rtl/>
        </w:rPr>
        <w:t>סדר</w:t>
      </w:r>
      <w:r w:rsidR="00E7515C" w:rsidRPr="00D1637C">
        <w:rPr>
          <w:rFonts w:cs="PFT_Frank"/>
          <w:b/>
          <w:bCs/>
          <w:szCs w:val="14"/>
          <w:rtl/>
        </w:rPr>
        <w:t xml:space="preserve"> חומרתם</w:t>
      </w:r>
      <w:r w:rsidR="00C53A02">
        <w:rPr>
          <w:rFonts w:hint="cs"/>
          <w:rtl/>
        </w:rPr>
        <w:t>,</w:t>
      </w:r>
      <w:r w:rsidR="00E7515C" w:rsidRPr="007D226D">
        <w:rPr>
          <w:rFonts w:hint="cs"/>
          <w:rtl/>
        </w:rPr>
        <w:t xml:space="preserve"> </w:t>
      </w:r>
      <w:r w:rsidR="00E7515C" w:rsidRPr="00F277BA">
        <w:rPr>
          <w:rStyle w:val="affff5"/>
          <w:rFonts w:hint="eastAsia"/>
          <w:rtl/>
        </w:rPr>
        <w:t>ו</w:t>
      </w:r>
      <w:r w:rsidR="00C53A02" w:rsidRPr="007C50EB">
        <w:rPr>
          <w:rStyle w:val="affff5"/>
          <w:rFonts w:hint="eastAsia"/>
          <w:rtl/>
        </w:rPr>
        <w:t>כ</w:t>
      </w:r>
      <w:r w:rsidR="00E7515C" w:rsidRPr="00F277BA">
        <w:rPr>
          <w:rStyle w:val="affff5"/>
          <w:rFonts w:hint="eastAsia"/>
          <w:rtl/>
        </w:rPr>
        <w:t>ר</w:t>
      </w:r>
      <w:r w:rsidR="00E7515C" w:rsidRPr="00C53A02">
        <w:rPr>
          <w:rStyle w:val="affff5"/>
          <w:rtl/>
        </w:rPr>
        <w:t>"</w:t>
      </w:r>
      <w:r w:rsidR="00E7515C" w:rsidRPr="00F277BA">
        <w:rPr>
          <w:rStyle w:val="affff5"/>
          <w:rFonts w:hint="eastAsia"/>
          <w:rtl/>
        </w:rPr>
        <w:t>ש</w:t>
      </w:r>
      <w:r w:rsidR="00E7515C" w:rsidRPr="007D226D">
        <w:rPr>
          <w:rFonts w:hint="cs"/>
          <w:rtl/>
        </w:rPr>
        <w:t xml:space="preserve"> דשריפה חמורה, </w:t>
      </w:r>
    </w:p>
    <w:p w14:paraId="28AD968D" w14:textId="27C5236C" w:rsidR="00C53A02" w:rsidRDefault="00C53A02" w:rsidP="00B55EDF">
      <w:pPr>
        <w:rPr>
          <w:rStyle w:val="affff8"/>
          <w:rtl/>
        </w:rPr>
      </w:pPr>
      <w:r w:rsidRPr="00F277BA">
        <w:rPr>
          <w:rStyle w:val="affff5"/>
          <w:rFonts w:hint="eastAsia"/>
          <w:rtl/>
        </w:rPr>
        <w:t>ודחינו</w:t>
      </w:r>
      <w:r w:rsidRPr="00F277BA">
        <w:rPr>
          <w:rStyle w:val="affff5"/>
          <w:rtl/>
        </w:rPr>
        <w:t>:</w:t>
      </w:r>
      <w:r w:rsidR="00E7515C" w:rsidRPr="00F277BA">
        <w:rPr>
          <w:rStyle w:val="affff5"/>
          <w:rtl/>
        </w:rPr>
        <w:t xml:space="preserve"> </w:t>
      </w:r>
      <w:r w:rsidRPr="00F277BA">
        <w:rPr>
          <w:rStyle w:val="affff5"/>
          <w:rFonts w:hint="eastAsia"/>
          <w:rtl/>
        </w:rPr>
        <w:t>א</w:t>
      </w:r>
      <w:r w:rsidRPr="00F277BA">
        <w:rPr>
          <w:rStyle w:val="affff5"/>
          <w:rtl/>
        </w:rPr>
        <w:t>.</w:t>
      </w:r>
      <w:r w:rsidR="00E7515C" w:rsidRPr="007D226D">
        <w:rPr>
          <w:rFonts w:hint="cs"/>
          <w:rtl/>
        </w:rPr>
        <w:t xml:space="preserve"> </w:t>
      </w:r>
      <w:r>
        <w:rPr>
          <w:rFonts w:hint="cs"/>
          <w:rtl/>
        </w:rPr>
        <w:t>'</w:t>
      </w:r>
      <w:r w:rsidR="00E7515C" w:rsidRPr="007D226D">
        <w:rPr>
          <w:rFonts w:hint="cs"/>
          <w:rtl/>
        </w:rPr>
        <w:t>חמותו</w:t>
      </w:r>
      <w:r>
        <w:rPr>
          <w:rFonts w:hint="cs"/>
          <w:rtl/>
        </w:rPr>
        <w:t>'</w:t>
      </w:r>
      <w:r w:rsidR="00E7515C" w:rsidRPr="007D226D">
        <w:rPr>
          <w:rFonts w:hint="cs"/>
          <w:rtl/>
        </w:rPr>
        <w:t xml:space="preserve"> </w:t>
      </w:r>
      <w:r>
        <w:rPr>
          <w:rFonts w:hint="cs"/>
          <w:rtl/>
        </w:rPr>
        <w:t>קודם</w:t>
      </w:r>
      <w:r w:rsidR="00E7515C" w:rsidRPr="007D226D">
        <w:rPr>
          <w:rFonts w:hint="cs"/>
          <w:rtl/>
        </w:rPr>
        <w:t xml:space="preserve"> </w:t>
      </w:r>
      <w:r w:rsidR="00E7515C" w:rsidRPr="00F277BA">
        <w:rPr>
          <w:rStyle w:val="affff8"/>
          <w:rFonts w:hint="eastAsia"/>
          <w:rtl/>
        </w:rPr>
        <w:t>שעיקר</w:t>
      </w:r>
      <w:r w:rsidR="00E7515C" w:rsidRPr="00F277BA">
        <w:rPr>
          <w:rStyle w:val="affff8"/>
          <w:rtl/>
        </w:rPr>
        <w:t xml:space="preserve"> שריפה </w:t>
      </w:r>
      <w:r w:rsidR="00E7515C" w:rsidRPr="00F277BA">
        <w:rPr>
          <w:rStyle w:val="affff8"/>
          <w:rFonts w:hint="eastAsia"/>
          <w:rtl/>
        </w:rPr>
        <w:t>בה</w:t>
      </w:r>
      <w:r w:rsidR="00E7515C" w:rsidRPr="00F277BA">
        <w:rPr>
          <w:rStyle w:val="affff8"/>
          <w:rtl/>
        </w:rPr>
        <w:t>,</w:t>
      </w:r>
      <w:r w:rsidR="00E7515C" w:rsidRPr="007D226D">
        <w:rPr>
          <w:rFonts w:hint="cs"/>
          <w:rtl/>
        </w:rPr>
        <w:t xml:space="preserve"> </w:t>
      </w:r>
      <w:r>
        <w:rPr>
          <w:rStyle w:val="affff5"/>
          <w:rFonts w:hint="cs"/>
          <w:rtl/>
        </w:rPr>
        <w:t>ב</w:t>
      </w:r>
      <w:r w:rsidRPr="00F277BA">
        <w:rPr>
          <w:rStyle w:val="affff5"/>
          <w:rtl/>
        </w:rPr>
        <w:t>.</w:t>
      </w:r>
      <w:r>
        <w:rPr>
          <w:rFonts w:hint="cs"/>
          <w:rtl/>
        </w:rPr>
        <w:t xml:space="preserve"> ו</w:t>
      </w:r>
      <w:r w:rsidR="00E7515C" w:rsidRPr="007D226D">
        <w:rPr>
          <w:rFonts w:hint="cs"/>
          <w:rtl/>
        </w:rPr>
        <w:t>אח</w:t>
      </w:r>
      <w:r>
        <w:rPr>
          <w:rFonts w:hint="cs"/>
          <w:rtl/>
        </w:rPr>
        <w:t>"כ</w:t>
      </w:r>
      <w:r w:rsidR="00E7515C" w:rsidRPr="007D226D">
        <w:rPr>
          <w:rFonts w:hint="cs"/>
          <w:rtl/>
        </w:rPr>
        <w:t xml:space="preserve"> </w:t>
      </w:r>
      <w:r>
        <w:rPr>
          <w:rFonts w:hint="cs"/>
          <w:rtl/>
        </w:rPr>
        <w:t>'</w:t>
      </w:r>
      <w:r w:rsidR="00E7515C" w:rsidRPr="007D226D">
        <w:rPr>
          <w:rFonts w:hint="cs"/>
          <w:rtl/>
        </w:rPr>
        <w:t>כלתו</w:t>
      </w:r>
      <w:r>
        <w:rPr>
          <w:rFonts w:hint="cs"/>
          <w:rtl/>
        </w:rPr>
        <w:t>'</w:t>
      </w:r>
      <w:r w:rsidR="00E7515C" w:rsidRPr="007D226D">
        <w:rPr>
          <w:rFonts w:hint="cs"/>
          <w:rtl/>
        </w:rPr>
        <w:t xml:space="preserve"> </w:t>
      </w:r>
      <w:r w:rsidR="00E7515C" w:rsidRPr="00F277BA">
        <w:rPr>
          <w:rStyle w:val="affff8"/>
          <w:rFonts w:hint="eastAsia"/>
          <w:rtl/>
        </w:rPr>
        <w:t>סקילה</w:t>
      </w:r>
      <w:r>
        <w:rPr>
          <w:rStyle w:val="affff8"/>
          <w:rFonts w:hint="cs"/>
          <w:rtl/>
        </w:rPr>
        <w:t>,</w:t>
      </w:r>
    </w:p>
    <w:p w14:paraId="2661E739" w14:textId="411A5C3F" w:rsidR="00B77985" w:rsidRDefault="00B77985" w:rsidP="00B55EDF">
      <w:pPr>
        <w:rPr>
          <w:rtl/>
        </w:rPr>
      </w:pPr>
      <w:r>
        <w:rPr>
          <w:rStyle w:val="affff5"/>
          <w:rFonts w:hint="cs"/>
          <w:rtl/>
        </w:rPr>
        <w:t>ב</w:t>
      </w:r>
      <w:r w:rsidRPr="00F277BA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לפי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החביבה</w:t>
      </w:r>
      <w:r>
        <w:rPr>
          <w:rFonts w:hint="cs"/>
          <w:rtl/>
        </w:rPr>
        <w:t>, ו'</w:t>
      </w:r>
      <w:r w:rsidR="00E7515C" w:rsidRPr="007D226D">
        <w:rPr>
          <w:rFonts w:hint="cs"/>
          <w:rtl/>
        </w:rPr>
        <w:t>בתו</w:t>
      </w:r>
      <w:r>
        <w:rPr>
          <w:rFonts w:hint="cs"/>
          <w:rtl/>
        </w:rPr>
        <w:t>'</w:t>
      </w:r>
      <w:r w:rsidR="00E7515C" w:rsidRPr="007D226D">
        <w:rPr>
          <w:rtl/>
        </w:rPr>
        <w:t xml:space="preserve"> </w:t>
      </w:r>
      <w:r w:rsidR="00E7515C" w:rsidRPr="007D226D">
        <w:rPr>
          <w:rFonts w:hint="cs"/>
          <w:rtl/>
        </w:rPr>
        <w:t>כיון</w:t>
      </w:r>
      <w:r w:rsidR="00E7515C" w:rsidRPr="007D226D">
        <w:rPr>
          <w:rtl/>
        </w:rPr>
        <w:t xml:space="preserve"> </w:t>
      </w:r>
      <w:r>
        <w:rPr>
          <w:rFonts w:hint="cs"/>
          <w:rtl/>
        </w:rPr>
        <w:t xml:space="preserve">שאפי' </w:t>
      </w:r>
      <w:r w:rsidR="00E7515C" w:rsidRPr="00D1637C">
        <w:rPr>
          <w:rFonts w:cs="PFT_Frank" w:hint="eastAsia"/>
          <w:b/>
          <w:bCs/>
          <w:szCs w:val="14"/>
          <w:rtl/>
        </w:rPr>
        <w:t>עיקר</w:t>
      </w:r>
      <w:r w:rsidR="00E7515C" w:rsidRPr="007D226D">
        <w:rPr>
          <w:rFonts w:hint="cs"/>
          <w:rtl/>
        </w:rPr>
        <w:t xml:space="preserve"> איסורה מדרשה</w:t>
      </w:r>
      <w:r w:rsidR="008B6C72">
        <w:rPr>
          <w:rFonts w:hint="cs"/>
          <w:rtl/>
        </w:rPr>
        <w:t>,</w:t>
      </w:r>
      <w:r w:rsidR="00E7515C" w:rsidRPr="007D226D">
        <w:rPr>
          <w:rFonts w:hint="cs"/>
          <w:rtl/>
        </w:rPr>
        <w:t xml:space="preserve"> </w:t>
      </w:r>
    </w:p>
    <w:p w14:paraId="7DDEA955" w14:textId="017162FA" w:rsidR="00E7515C" w:rsidRPr="007D226D" w:rsidRDefault="00B77985" w:rsidP="00B55EDF">
      <w:pPr>
        <w:ind w:firstLine="113"/>
        <w:rPr>
          <w:rtl/>
        </w:rPr>
      </w:pPr>
      <w:r>
        <w:rPr>
          <w:rFonts w:hint="cs"/>
          <w:rtl/>
        </w:rPr>
        <w:t>-</w:t>
      </w:r>
      <w:r w:rsidR="00E7515C" w:rsidRPr="00F277BA">
        <w:rPr>
          <w:rStyle w:val="affff5"/>
          <w:rtl/>
        </w:rPr>
        <w:t xml:space="preserve"> </w:t>
      </w:r>
      <w:r w:rsidR="008B6C72">
        <w:rPr>
          <w:rStyle w:val="affff1"/>
          <w:rFonts w:hint="cs"/>
          <w:rtl/>
        </w:rPr>
        <w:t>'</w:t>
      </w:r>
      <w:r w:rsidR="00E7515C" w:rsidRPr="00F277BA">
        <w:rPr>
          <w:rStyle w:val="affff1"/>
          <w:rFonts w:hint="eastAsia"/>
          <w:rtl/>
        </w:rPr>
        <w:t>ה</w:t>
      </w:r>
      <w:r w:rsidR="008B6C72">
        <w:rPr>
          <w:rStyle w:val="affff1"/>
          <w:rFonts w:hint="cs"/>
          <w:rtl/>
        </w:rPr>
        <w:t>ֵ</w:t>
      </w:r>
      <w:r w:rsidR="00E7515C" w:rsidRPr="00F277BA">
        <w:rPr>
          <w:rStyle w:val="affff1"/>
          <w:rFonts w:hint="eastAsia"/>
          <w:rtl/>
        </w:rPr>
        <w:t>נה</w:t>
      </w:r>
      <w:r w:rsidR="00E7515C" w:rsidRPr="00F277BA">
        <w:rPr>
          <w:rStyle w:val="affff1"/>
          <w:rtl/>
        </w:rPr>
        <w:t xml:space="preserve"> </w:t>
      </w:r>
      <w:r w:rsidR="00E7515C" w:rsidRPr="00F277BA">
        <w:rPr>
          <w:rStyle w:val="affff1"/>
          <w:rFonts w:hint="eastAsia"/>
          <w:rtl/>
        </w:rPr>
        <w:t>ה</w:t>
      </w:r>
      <w:r w:rsidR="008B6C72">
        <w:rPr>
          <w:rStyle w:val="affff1"/>
          <w:rFonts w:hint="cs"/>
          <w:rtl/>
        </w:rPr>
        <w:t>ֵ</w:t>
      </w:r>
      <w:r w:rsidR="00E7515C" w:rsidRPr="00F277BA">
        <w:rPr>
          <w:rStyle w:val="affff1"/>
          <w:rFonts w:hint="eastAsia"/>
          <w:rtl/>
        </w:rPr>
        <w:t>נה</w:t>
      </w:r>
      <w:r w:rsidR="008B6C72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>,</w:t>
      </w:r>
      <w:r w:rsidR="00E7515C" w:rsidRPr="00F277BA">
        <w:rPr>
          <w:rStyle w:val="affff1"/>
          <w:rtl/>
        </w:rPr>
        <w:t xml:space="preserve"> </w:t>
      </w:r>
      <w:r w:rsidR="008B6C72">
        <w:rPr>
          <w:rStyle w:val="affff1"/>
          <w:rFonts w:hint="cs"/>
          <w:rtl/>
        </w:rPr>
        <w:t>'</w:t>
      </w:r>
      <w:r w:rsidR="00E7515C" w:rsidRPr="00F277BA">
        <w:rPr>
          <w:rStyle w:val="affff1"/>
          <w:rFonts w:hint="eastAsia"/>
          <w:rtl/>
        </w:rPr>
        <w:t>זמה</w:t>
      </w:r>
      <w:r w:rsidR="00E7515C" w:rsidRPr="00F277BA">
        <w:rPr>
          <w:rStyle w:val="affff1"/>
          <w:rtl/>
        </w:rPr>
        <w:t xml:space="preserve"> </w:t>
      </w:r>
      <w:r w:rsidR="00E7515C" w:rsidRPr="00F277BA">
        <w:rPr>
          <w:rStyle w:val="affff1"/>
          <w:rFonts w:hint="eastAsia"/>
          <w:rtl/>
        </w:rPr>
        <w:t>זמה</w:t>
      </w:r>
      <w:r w:rsidR="008B6C72">
        <w:rPr>
          <w:rStyle w:val="affff1"/>
          <w:rFonts w:hint="cs"/>
          <w:rtl/>
        </w:rPr>
        <w:t>'</w:t>
      </w:r>
      <w:r w:rsidR="00E7515C" w:rsidRPr="00F277BA">
        <w:rPr>
          <w:rtl/>
        </w:rPr>
        <w:t xml:space="preserve"> </w:t>
      </w:r>
      <w:r>
        <w:rPr>
          <w:rFonts w:hint="cs"/>
          <w:rtl/>
        </w:rPr>
        <w:t>-</w:t>
      </w:r>
      <w:r w:rsidR="00E7515C" w:rsidRPr="007D226D">
        <w:rPr>
          <w:rtl/>
        </w:rPr>
        <w:t xml:space="preserve"> </w:t>
      </w:r>
      <w:r w:rsidR="00E7515C" w:rsidRPr="007D226D">
        <w:rPr>
          <w:rFonts w:hint="cs"/>
          <w:rtl/>
        </w:rPr>
        <w:t>חביבה לו</w:t>
      </w:r>
      <w:r w:rsidR="00E7515C" w:rsidRPr="007D226D">
        <w:rPr>
          <w:rtl/>
        </w:rPr>
        <w:t>.</w:t>
      </w:r>
    </w:p>
    <w:p w14:paraId="13AA8A65" w14:textId="77777777" w:rsidR="00E7515C" w:rsidRPr="00207127" w:rsidRDefault="00E7515C" w:rsidP="008E65FC">
      <w:pPr>
        <w:pStyle w:val="aff7"/>
        <w:framePr w:wrap="around"/>
        <w:rPr>
          <w:rtl/>
        </w:rPr>
      </w:pPr>
      <w:r w:rsidRPr="00207127">
        <w:rPr>
          <w:rFonts w:hint="cs"/>
          <w:rtl/>
        </w:rPr>
        <w:t>ג.</w:t>
      </w:r>
    </w:p>
    <w:p w14:paraId="6FE91D6B" w14:textId="00207DBD" w:rsidR="000C3233" w:rsidRDefault="000C3233" w:rsidP="00B55EDF">
      <w:pPr>
        <w:rPr>
          <w:rtl/>
        </w:rPr>
      </w:pPr>
      <w:r w:rsidRPr="00F277BA">
        <w:rPr>
          <w:rStyle w:val="affff5"/>
          <w:rFonts w:hint="eastAsia"/>
          <w:rtl/>
        </w:rPr>
        <w:t>ודחינו</w:t>
      </w:r>
      <w:r w:rsidRPr="00F277BA">
        <w:rPr>
          <w:rStyle w:val="affff5"/>
          <w:rtl/>
        </w:rPr>
        <w:t>:</w:t>
      </w:r>
      <w:r>
        <w:rPr>
          <w:rFonts w:hint="cs"/>
          <w:rtl/>
        </w:rPr>
        <w:t xml:space="preserve"> '</w:t>
      </w:r>
      <w:r w:rsidR="00E7515C" w:rsidRPr="00C35A2C">
        <w:rPr>
          <w:rFonts w:hint="cs"/>
          <w:rtl/>
        </w:rPr>
        <w:t>אחות אש</w:t>
      </w:r>
      <w:r>
        <w:rPr>
          <w:rFonts w:hint="cs"/>
          <w:rtl/>
        </w:rPr>
        <w:t>תו'</w:t>
      </w:r>
      <w:r w:rsidR="00E7515C" w:rsidRPr="00C35A2C">
        <w:rPr>
          <w:rFonts w:hint="cs"/>
          <w:rtl/>
        </w:rPr>
        <w:t xml:space="preserve"> </w:t>
      </w:r>
      <w:r>
        <w:rPr>
          <w:rFonts w:hint="cs"/>
          <w:rtl/>
        </w:rPr>
        <w:t xml:space="preserve">בסוף </w:t>
      </w:r>
      <w:r w:rsidRPr="00F277BA">
        <w:rPr>
          <w:rStyle w:val="affff8"/>
          <w:rFonts w:hint="eastAsia"/>
          <w:rtl/>
        </w:rPr>
        <w:t>שבפירוש</w:t>
      </w:r>
      <w:r>
        <w:rPr>
          <w:rFonts w:hint="cs"/>
          <w:rtl/>
        </w:rPr>
        <w:t>, יחד עם כל בבא ד</w:t>
      </w:r>
      <w:r w:rsidR="00E7515C">
        <w:rPr>
          <w:rFonts w:hint="cs"/>
          <w:rtl/>
        </w:rPr>
        <w:t>אחיות</w:t>
      </w:r>
      <w:r>
        <w:rPr>
          <w:rFonts w:hint="cs"/>
          <w:rtl/>
        </w:rPr>
        <w:t>,</w:t>
      </w:r>
    </w:p>
    <w:p w14:paraId="66DBA2D9" w14:textId="3983A028" w:rsidR="00E7515C" w:rsidRDefault="00E802E5" w:rsidP="00B55EDF">
      <w:pPr>
        <w:rPr>
          <w:spacing w:val="-2"/>
          <w:rtl/>
        </w:rPr>
      </w:pPr>
      <w:r>
        <w:rPr>
          <w:rStyle w:val="affff5"/>
          <w:rFonts w:hint="cs"/>
          <w:rtl/>
        </w:rPr>
        <w:t>א</w:t>
      </w:r>
      <w:r w:rsidRPr="00F277BA">
        <w:rPr>
          <w:rStyle w:val="affff5"/>
          <w:rFonts w:hint="eastAsia"/>
          <w:rtl/>
        </w:rPr>
        <w:t>לא</w:t>
      </w:r>
      <w:r w:rsidRPr="00F277BA">
        <w:rPr>
          <w:rStyle w:val="affff5"/>
          <w:rtl/>
        </w:rPr>
        <w:t xml:space="preserve"> </w:t>
      </w:r>
      <w:r w:rsidRPr="00F277BA">
        <w:rPr>
          <w:rStyle w:val="affff5"/>
          <w:rFonts w:hint="eastAsia"/>
          <w:rtl/>
        </w:rPr>
        <w:t>למסקנא</w:t>
      </w:r>
      <w:r>
        <w:rPr>
          <w:rStyle w:val="affff5"/>
          <w:rFonts w:hint="cs"/>
          <w:rtl/>
        </w:rPr>
        <w:t>:</w:t>
      </w:r>
      <w:r w:rsidR="00E7515C">
        <w:rPr>
          <w:rFonts w:hint="cs"/>
          <w:spacing w:val="-2"/>
          <w:rtl/>
        </w:rPr>
        <w:t xml:space="preserve"> </w:t>
      </w:r>
      <w:r w:rsidRPr="00D1637C">
        <w:rPr>
          <w:rFonts w:cs="PFT_Frank" w:hint="eastAsia"/>
          <w:b/>
          <w:bCs/>
          <w:spacing w:val="-2"/>
          <w:szCs w:val="14"/>
          <w:rtl/>
        </w:rPr>
        <w:t>לפי</w:t>
      </w:r>
      <w:r w:rsidRPr="00D1637C">
        <w:rPr>
          <w:rFonts w:cs="PFT_Frank"/>
          <w:b/>
          <w:bCs/>
          <w:spacing w:val="-2"/>
          <w:szCs w:val="14"/>
          <w:rtl/>
        </w:rPr>
        <w:t xml:space="preserve"> </w:t>
      </w:r>
      <w:r w:rsidR="00E7515C" w:rsidRPr="00D1637C">
        <w:rPr>
          <w:rFonts w:cs="PFT_Frank" w:hint="eastAsia"/>
          <w:b/>
          <w:bCs/>
          <w:spacing w:val="-2"/>
          <w:szCs w:val="14"/>
          <w:rtl/>
        </w:rPr>
        <w:t>ה</w:t>
      </w:r>
      <w:r w:rsidRPr="00D1637C">
        <w:rPr>
          <w:rFonts w:cs="PFT_Frank" w:hint="eastAsia"/>
          <w:b/>
          <w:bCs/>
          <w:spacing w:val="-2"/>
          <w:szCs w:val="14"/>
          <w:rtl/>
        </w:rPr>
        <w:t>יותר</w:t>
      </w:r>
      <w:r w:rsidRPr="00D1637C">
        <w:rPr>
          <w:rFonts w:cs="PFT_Frank"/>
          <w:b/>
          <w:bCs/>
          <w:spacing w:val="-2"/>
          <w:szCs w:val="14"/>
          <w:rtl/>
        </w:rPr>
        <w:t xml:space="preserve"> </w:t>
      </w:r>
      <w:r w:rsidR="00E7515C" w:rsidRPr="00D1637C">
        <w:rPr>
          <w:rFonts w:cs="PFT_Frank" w:hint="eastAsia"/>
          <w:b/>
          <w:bCs/>
          <w:spacing w:val="-2"/>
          <w:szCs w:val="14"/>
          <w:rtl/>
        </w:rPr>
        <w:t>קרוב</w:t>
      </w:r>
      <w:r>
        <w:rPr>
          <w:rFonts w:hint="cs"/>
          <w:spacing w:val="-2"/>
          <w:rtl/>
        </w:rPr>
        <w:t xml:space="preserve"> -</w:t>
      </w:r>
    </w:p>
    <w:p w14:paraId="12E622CA" w14:textId="06F9E76E" w:rsidR="008B6C72" w:rsidRDefault="00E7515C" w:rsidP="007C50EB">
      <w:pPr>
        <w:rPr>
          <w:rtl/>
        </w:rPr>
      </w:pPr>
      <w:r>
        <w:rPr>
          <w:rFonts w:hint="cs"/>
          <w:spacing w:val="-2"/>
          <w:rtl/>
        </w:rPr>
        <w:t xml:space="preserve">קרובי עצמו </w:t>
      </w:r>
      <w:r w:rsidR="008B6C72">
        <w:rPr>
          <w:rStyle w:val="affff8"/>
          <w:rFonts w:hint="cs"/>
          <w:rtl/>
        </w:rPr>
        <w:t>ג' דורות</w:t>
      </w:r>
      <w:r>
        <w:rPr>
          <w:rStyle w:val="affff8"/>
          <w:rFonts w:hint="cs"/>
          <w:rtl/>
        </w:rPr>
        <w:t>,</w:t>
      </w:r>
      <w:r>
        <w:rPr>
          <w:rFonts w:hint="cs"/>
          <w:rtl/>
        </w:rPr>
        <w:t xml:space="preserve"> ואח''כ</w:t>
      </w:r>
      <w:r w:rsidRPr="00C35A2C">
        <w:rPr>
          <w:rtl/>
        </w:rPr>
        <w:t xml:space="preserve"> </w:t>
      </w:r>
      <w:r w:rsidRPr="00F277BA">
        <w:rPr>
          <w:rStyle w:val="affff8"/>
          <w:rFonts w:hint="eastAsia"/>
          <w:rtl/>
        </w:rPr>
        <w:t>ג</w:t>
      </w:r>
      <w:r w:rsidRPr="00F277BA">
        <w:rPr>
          <w:rStyle w:val="affff8"/>
          <w:rtl/>
        </w:rPr>
        <w:t xml:space="preserve">' </w:t>
      </w:r>
      <w:r w:rsidRPr="00F277BA">
        <w:rPr>
          <w:rStyle w:val="affff8"/>
          <w:rFonts w:hint="eastAsia"/>
          <w:rtl/>
        </w:rPr>
        <w:t>דורות</w:t>
      </w:r>
      <w:r w:rsidRPr="00F277BA">
        <w:rPr>
          <w:rStyle w:val="affff8"/>
          <w:rtl/>
        </w:rPr>
        <w:t xml:space="preserve"> </w:t>
      </w:r>
      <w:r w:rsidRPr="00C35A2C">
        <w:rPr>
          <w:rFonts w:hint="cs"/>
          <w:rtl/>
        </w:rPr>
        <w:t>למטה</w:t>
      </w:r>
      <w:r w:rsidRPr="00C35A2C">
        <w:rPr>
          <w:rtl/>
        </w:rPr>
        <w:t xml:space="preserve"> </w:t>
      </w:r>
      <w:r>
        <w:rPr>
          <w:rFonts w:hint="cs"/>
          <w:rtl/>
        </w:rPr>
        <w:t>מ</w:t>
      </w:r>
      <w:r w:rsidR="008B6C72">
        <w:rPr>
          <w:rFonts w:hint="cs"/>
          <w:rtl/>
        </w:rPr>
        <w:t>אשתו</w:t>
      </w:r>
      <w:r w:rsidRPr="00C35A2C">
        <w:rPr>
          <w:rtl/>
        </w:rPr>
        <w:t>,</w:t>
      </w:r>
      <w:r>
        <w:rPr>
          <w:rFonts w:hint="cs"/>
          <w:rtl/>
        </w:rPr>
        <w:t xml:space="preserve"> </w:t>
      </w:r>
      <w:r w:rsidR="008B6C72">
        <w:rPr>
          <w:rFonts w:hint="cs"/>
          <w:rtl/>
        </w:rPr>
        <w:t>ו</w:t>
      </w:r>
      <w:r w:rsidRPr="00C35A2C">
        <w:rPr>
          <w:rFonts w:hint="cs"/>
          <w:rtl/>
        </w:rPr>
        <w:t>למעלה</w:t>
      </w:r>
      <w:r w:rsidR="00164A92" w:rsidRPr="00F277BA">
        <w:rPr>
          <w:rStyle w:val="affff8"/>
          <w:rtl/>
        </w:rPr>
        <w:t xml:space="preserve"> ג'</w:t>
      </w:r>
      <w:r w:rsidR="008B6C72" w:rsidRPr="00F277BA">
        <w:rPr>
          <w:rStyle w:val="affff8"/>
          <w:rtl/>
        </w:rPr>
        <w:t>,</w:t>
      </w:r>
    </w:p>
    <w:p w14:paraId="7B12378A" w14:textId="3B6B6933" w:rsidR="00E7515C" w:rsidRPr="00F277BA" w:rsidRDefault="00E7515C" w:rsidP="007C50EB">
      <w:pPr>
        <w:rPr>
          <w:rStyle w:val="affff8"/>
          <w:rtl/>
        </w:rPr>
      </w:pPr>
      <w:r w:rsidRPr="00F277BA">
        <w:rPr>
          <w:rFonts w:hint="eastAsia"/>
          <w:rtl/>
        </w:rPr>
        <w:t>ואח</w:t>
      </w:r>
      <w:r w:rsidRPr="00F277BA">
        <w:rPr>
          <w:rtl/>
        </w:rPr>
        <w:t>''כ</w:t>
      </w:r>
      <w:r w:rsidRPr="008B6C72">
        <w:rPr>
          <w:rFonts w:hint="cs"/>
          <w:rtl/>
        </w:rPr>
        <w:t xml:space="preserve"> </w:t>
      </w:r>
      <w:r w:rsidR="00395AD7" w:rsidRPr="00C354D8">
        <w:rPr>
          <w:rStyle w:val="affff8"/>
          <w:rFonts w:hint="cs"/>
          <w:rtl/>
        </w:rPr>
        <w:t>אחותו ואחות אמו</w:t>
      </w:r>
      <w:r w:rsidR="00395AD7" w:rsidRPr="008B6C72" w:rsidDel="00395AD7">
        <w:rPr>
          <w:rFonts w:hint="cs"/>
          <w:rtl/>
        </w:rPr>
        <w:t xml:space="preserve"> </w:t>
      </w:r>
      <w:r w:rsidR="00395AD7">
        <w:rPr>
          <w:rFonts w:hint="cs"/>
          <w:rtl/>
        </w:rPr>
        <w:t xml:space="preserve">שמצד קרבתו, </w:t>
      </w:r>
      <w:r>
        <w:rPr>
          <w:rFonts w:hint="cs"/>
          <w:rtl/>
        </w:rPr>
        <w:t>וא</w:t>
      </w:r>
      <w:r w:rsidR="00395AD7">
        <w:rPr>
          <w:rFonts w:hint="cs"/>
          <w:rtl/>
        </w:rPr>
        <w:t>גב 'אַחָיוֹת'</w:t>
      </w:r>
      <w:r>
        <w:rPr>
          <w:rFonts w:hint="cs"/>
          <w:rtl/>
        </w:rPr>
        <w:t xml:space="preserve"> </w:t>
      </w:r>
      <w:r w:rsidR="00395AD7" w:rsidRPr="00F277BA">
        <w:rPr>
          <w:rStyle w:val="affff8"/>
          <w:rtl/>
        </w:rPr>
        <w:t xml:space="preserve">- </w:t>
      </w:r>
      <w:r w:rsidRPr="00F277BA">
        <w:rPr>
          <w:rStyle w:val="affff8"/>
          <w:rFonts w:hint="eastAsia"/>
          <w:rtl/>
        </w:rPr>
        <w:t>אחות</w:t>
      </w:r>
      <w:r w:rsidRPr="00F277BA">
        <w:rPr>
          <w:rStyle w:val="affff8"/>
          <w:rtl/>
        </w:rPr>
        <w:t xml:space="preserve"> </w:t>
      </w:r>
      <w:r w:rsidRPr="00F277BA">
        <w:rPr>
          <w:rStyle w:val="affff8"/>
          <w:rFonts w:hint="eastAsia"/>
          <w:rtl/>
        </w:rPr>
        <w:t>אשתו</w:t>
      </w:r>
      <w:r w:rsidRPr="00F277BA">
        <w:rPr>
          <w:rStyle w:val="affff8"/>
          <w:rtl/>
        </w:rPr>
        <w:t>,</w:t>
      </w:r>
    </w:p>
    <w:p w14:paraId="081E46FD" w14:textId="4AA14D95" w:rsidR="00395AD7" w:rsidRDefault="00E7515C" w:rsidP="007C50EB">
      <w:pPr>
        <w:rPr>
          <w:rtl/>
        </w:rPr>
      </w:pPr>
      <w:r>
        <w:rPr>
          <w:rFonts w:hint="cs"/>
          <w:rtl/>
        </w:rPr>
        <w:t>ו</w:t>
      </w:r>
      <w:r w:rsidR="00395AD7">
        <w:rPr>
          <w:rFonts w:hint="cs"/>
          <w:rtl/>
        </w:rPr>
        <w:t>אח"כ אגב</w:t>
      </w:r>
      <w:r w:rsidRPr="00C35A2C">
        <w:rPr>
          <w:rtl/>
        </w:rPr>
        <w:t xml:space="preserve"> </w:t>
      </w:r>
      <w:r w:rsidR="00395AD7">
        <w:rPr>
          <w:rFonts w:hint="cs"/>
          <w:rtl/>
        </w:rPr>
        <w:t>'אַחְוָה'</w:t>
      </w:r>
      <w:r w:rsidRPr="00C35A2C">
        <w:rPr>
          <w:rtl/>
        </w:rPr>
        <w:t xml:space="preserve"> </w:t>
      </w:r>
      <w:r w:rsidRPr="00F277BA">
        <w:rPr>
          <w:rStyle w:val="affff8"/>
          <w:rtl/>
        </w:rPr>
        <w:t xml:space="preserve">- </w:t>
      </w:r>
      <w:r w:rsidRPr="00F277BA">
        <w:rPr>
          <w:rStyle w:val="affff8"/>
          <w:rFonts w:hint="eastAsia"/>
          <w:rtl/>
        </w:rPr>
        <w:t>אשת</w:t>
      </w:r>
      <w:r w:rsidRPr="00F277BA">
        <w:rPr>
          <w:rStyle w:val="affff8"/>
          <w:rtl/>
        </w:rPr>
        <w:t xml:space="preserve"> </w:t>
      </w:r>
      <w:r w:rsidRPr="00F277BA">
        <w:rPr>
          <w:rStyle w:val="affff8"/>
          <w:rFonts w:hint="eastAsia"/>
          <w:rtl/>
        </w:rPr>
        <w:t>אחיו</w:t>
      </w:r>
      <w:r w:rsidRPr="00F277BA">
        <w:rPr>
          <w:rStyle w:val="affff8"/>
          <w:rtl/>
        </w:rPr>
        <w:t xml:space="preserve"> </w:t>
      </w:r>
      <w:r w:rsidR="00395AD7" w:rsidRPr="00F277BA">
        <w:rPr>
          <w:rStyle w:val="affff8"/>
          <w:rFonts w:hint="eastAsia"/>
          <w:rtl/>
        </w:rPr>
        <w:t>מאמו</w:t>
      </w:r>
      <w:r w:rsidR="00395AD7">
        <w:rPr>
          <w:rStyle w:val="affff8"/>
          <w:rFonts w:hint="cs"/>
          <w:rtl/>
        </w:rPr>
        <w:t>,</w:t>
      </w:r>
      <w:r w:rsidR="00395AD7" w:rsidRPr="00F277BA">
        <w:rPr>
          <w:rStyle w:val="affff8"/>
          <w:rtl/>
        </w:rPr>
        <w:t xml:space="preserve"> ו</w:t>
      </w:r>
      <w:r w:rsidR="00164A92">
        <w:rPr>
          <w:rStyle w:val="affff8"/>
          <w:rFonts w:hint="cs"/>
          <w:rtl/>
        </w:rPr>
        <w:t xml:space="preserve">אשת אחיו </w:t>
      </w:r>
      <w:r w:rsidRPr="00F277BA">
        <w:rPr>
          <w:rStyle w:val="affff8"/>
          <w:rFonts w:hint="eastAsia"/>
          <w:rtl/>
        </w:rPr>
        <w:t>שלא</w:t>
      </w:r>
      <w:r w:rsidRPr="00F277BA">
        <w:rPr>
          <w:rStyle w:val="affff8"/>
          <w:rtl/>
        </w:rPr>
        <w:t xml:space="preserve"> </w:t>
      </w:r>
      <w:r w:rsidRPr="00F277BA">
        <w:rPr>
          <w:rStyle w:val="affff8"/>
          <w:rFonts w:hint="eastAsia"/>
          <w:rtl/>
        </w:rPr>
        <w:t>בעולמו</w:t>
      </w:r>
      <w:r w:rsidRPr="00C35A2C">
        <w:rPr>
          <w:rtl/>
        </w:rPr>
        <w:t xml:space="preserve">, </w:t>
      </w:r>
    </w:p>
    <w:p w14:paraId="00926937" w14:textId="1BB7C7DF" w:rsidR="00164A92" w:rsidRPr="00615A60" w:rsidRDefault="00E7515C" w:rsidP="00615A60">
      <w:pPr>
        <w:rPr>
          <w:rStyle w:val="afff5"/>
          <w:rFonts w:cs="FrankRuehl"/>
          <w:spacing w:val="0"/>
          <w:sz w:val="18"/>
          <w:rtl/>
        </w:rPr>
      </w:pPr>
      <w:r w:rsidRPr="00C35A2C">
        <w:rPr>
          <w:rFonts w:hint="cs"/>
          <w:rtl/>
        </w:rPr>
        <w:t>ו</w:t>
      </w:r>
      <w:r w:rsidR="00395AD7">
        <w:rPr>
          <w:rFonts w:hint="cs"/>
          <w:rtl/>
        </w:rPr>
        <w:t>לבסוף</w:t>
      </w:r>
      <w:r w:rsidRPr="00C35A2C">
        <w:rPr>
          <w:rtl/>
        </w:rPr>
        <w:t xml:space="preserve"> </w:t>
      </w:r>
      <w:r w:rsidR="00395AD7">
        <w:rPr>
          <w:rFonts w:hint="cs"/>
          <w:rtl/>
        </w:rPr>
        <w:t xml:space="preserve">- </w:t>
      </w:r>
      <w:r w:rsidRPr="00C35A2C">
        <w:rPr>
          <w:rFonts w:hint="cs"/>
          <w:rtl/>
        </w:rPr>
        <w:t>כלתו</w:t>
      </w:r>
      <w:r w:rsidR="00395AD7">
        <w:rPr>
          <w:rFonts w:hint="cs"/>
          <w:rtl/>
        </w:rPr>
        <w:t xml:space="preserve">, </w:t>
      </w:r>
      <w:r w:rsidR="00395AD7" w:rsidRPr="00F277BA">
        <w:rPr>
          <w:rStyle w:val="affff8"/>
          <w:rFonts w:hint="eastAsia"/>
          <w:rtl/>
        </w:rPr>
        <w:t>שאין</w:t>
      </w:r>
      <w:r w:rsidR="00395AD7" w:rsidRPr="00F277BA">
        <w:rPr>
          <w:rStyle w:val="affff8"/>
          <w:rtl/>
        </w:rPr>
        <w:t xml:space="preserve"> בה קרבה </w:t>
      </w:r>
      <w:r w:rsidR="00164A92">
        <w:rPr>
          <w:rStyle w:val="affff8"/>
          <w:rFonts w:hint="cs"/>
          <w:rtl/>
        </w:rPr>
        <w:t xml:space="preserve">מצדו </w:t>
      </w:r>
      <w:r w:rsidR="00395AD7" w:rsidRPr="00F277BA">
        <w:rPr>
          <w:rStyle w:val="affff8"/>
          <w:rFonts w:hint="eastAsia"/>
          <w:rtl/>
        </w:rPr>
        <w:t>אלא</w:t>
      </w:r>
      <w:r w:rsidR="00395AD7" w:rsidRPr="00F277BA">
        <w:rPr>
          <w:rStyle w:val="affff8"/>
          <w:rtl/>
        </w:rPr>
        <w:t xml:space="preserve"> </w:t>
      </w:r>
      <w:r w:rsidR="00164A92">
        <w:rPr>
          <w:rStyle w:val="affff8"/>
          <w:rFonts w:hint="cs"/>
          <w:rtl/>
        </w:rPr>
        <w:t>מ</w:t>
      </w:r>
      <w:r w:rsidR="00395AD7" w:rsidRPr="00F277BA">
        <w:rPr>
          <w:rStyle w:val="affff8"/>
          <w:rFonts w:hint="eastAsia"/>
          <w:rtl/>
        </w:rPr>
        <w:t>נישואין</w:t>
      </w:r>
      <w:r w:rsidR="00395AD7" w:rsidRPr="00F277BA">
        <w:rPr>
          <w:rStyle w:val="affff8"/>
          <w:rtl/>
        </w:rPr>
        <w:t xml:space="preserve">, </w:t>
      </w:r>
      <w:r w:rsidR="00395AD7" w:rsidRPr="00F277BA">
        <w:rPr>
          <w:rStyle w:val="affff8"/>
          <w:rFonts w:hint="eastAsia"/>
          <w:rtl/>
        </w:rPr>
        <w:t>ואין</w:t>
      </w:r>
      <w:r w:rsidR="00395AD7" w:rsidRPr="00F277BA">
        <w:rPr>
          <w:rStyle w:val="affff8"/>
          <w:rtl/>
        </w:rPr>
        <w:t xml:space="preserve"> </w:t>
      </w:r>
      <w:r w:rsidR="00395AD7" w:rsidRPr="00F277BA">
        <w:rPr>
          <w:rStyle w:val="affff8"/>
          <w:rFonts w:hint="eastAsia"/>
          <w:rtl/>
        </w:rPr>
        <w:t>בה</w:t>
      </w:r>
      <w:r w:rsidR="00395AD7" w:rsidRPr="00F277BA">
        <w:rPr>
          <w:rStyle w:val="affff8"/>
          <w:rtl/>
        </w:rPr>
        <w:t xml:space="preserve"> </w:t>
      </w:r>
      <w:r w:rsidR="00395AD7" w:rsidRPr="00F277BA">
        <w:rPr>
          <w:rStyle w:val="affff8"/>
          <w:rFonts w:hint="eastAsia"/>
          <w:rtl/>
        </w:rPr>
        <w:t>אגב</w:t>
      </w:r>
      <w:r w:rsidR="00395AD7" w:rsidRPr="00F277BA">
        <w:rPr>
          <w:rStyle w:val="affff8"/>
          <w:rtl/>
        </w:rPr>
        <w:t>.</w:t>
      </w:r>
    </w:p>
    <w:p w14:paraId="6351425A" w14:textId="77777777" w:rsidR="005A08E4" w:rsidRPr="005A08E4" w:rsidRDefault="006D588E" w:rsidP="005A08E4">
      <w:pPr>
        <w:pStyle w:val="afff4"/>
        <w:rPr>
          <w:rtl/>
        </w:rPr>
      </w:pPr>
      <w:ins w:id="9801" w:author="מספור קטעי משנה" w:date="2026-10-06T06:45:58Z">
        <w:r>
          <w:rPr>
            <w:rStyle w:val="MisparKeta"/>
          </w:rPr>
          <w:t xml:space="preserve">א. </w:t>
        </w:r>
      </w:ins>
      <w:bookmarkStart w:id="41" w:name="_Toc119172595"/>
      <w:bookmarkStart w:id="42" w:name="_Toc119229683"/>
      <w:r w:rsidRPr="005A08E4">
        <w:rPr>
          <w:rFonts w:hint="cs"/>
          <w:rtl/>
        </w:rPr>
        <w:t>פוטרות.</w:t>
      </w:r>
      <w:bookmarkEnd w:id="41"/>
      <w:bookmarkEnd w:id="42"/>
      <w:r w:rsidRPr="005A08E4">
        <w:rPr>
          <w:rFonts w:hint="cs"/>
          <w:rtl/>
        </w:rPr>
        <w:t xml:space="preserve"> </w:t>
      </w:r>
    </w:p>
    <w:p w14:paraId="54ECE664" w14:textId="7399835B" w:rsidR="006D588E" w:rsidRPr="00C35A2C" w:rsidRDefault="006D588E" w:rsidP="006D588E">
      <w:pPr>
        <w:spacing w:before="60"/>
        <w:rPr>
          <w:rtl/>
        </w:rPr>
      </w:pPr>
      <w:r w:rsidRPr="007933BE">
        <w:rPr>
          <w:rFonts w:hint="cs"/>
          <w:rtl/>
        </w:rPr>
        <w:t>ו</w:t>
      </w:r>
      <w:r w:rsidRPr="00301A03">
        <w:rPr>
          <w:rFonts w:hint="cs"/>
          <w:rtl/>
        </w:rPr>
        <w:t>לא</w:t>
      </w:r>
      <w:r>
        <w:rPr>
          <w:rFonts w:hint="cs"/>
          <w:rtl/>
        </w:rPr>
        <w:t xml:space="preserve"> </w:t>
      </w:r>
      <w:r w:rsidRPr="00D1637C">
        <w:rPr>
          <w:rFonts w:cs="PFT_Frank" w:hint="cs"/>
          <w:b/>
          <w:bCs/>
          <w:szCs w:val="14"/>
          <w:rtl/>
        </w:rPr>
        <w:t>אוסרות</w:t>
      </w:r>
      <w:r>
        <w:rPr>
          <w:rFonts w:hint="cs"/>
          <w:rtl/>
        </w:rPr>
        <w:t xml:space="preserve"> - ד</w:t>
      </w:r>
      <w:r w:rsidRPr="00C35A2C">
        <w:rPr>
          <w:rFonts w:hint="cs"/>
          <w:rtl/>
        </w:rPr>
        <w:t>שלא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במקום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מצוה</w:t>
      </w:r>
      <w:r w:rsidRPr="00C35A2C">
        <w:rPr>
          <w:rtl/>
        </w:rPr>
        <w:t xml:space="preserve"> </w:t>
      </w:r>
      <w:r>
        <w:rPr>
          <w:rStyle w:val="affff8"/>
          <w:rFonts w:hint="cs"/>
          <w:rtl/>
        </w:rPr>
        <w:t xml:space="preserve">אינו קרובו </w:t>
      </w:r>
      <w:r w:rsidRPr="008959CA">
        <w:rPr>
          <w:rStyle w:val="affff8"/>
          <w:rFonts w:hint="cs"/>
          <w:rtl/>
        </w:rPr>
        <w:t>שנשא בתו ומת</w:t>
      </w:r>
      <w:r>
        <w:rPr>
          <w:rFonts w:hint="cs"/>
          <w:rtl/>
        </w:rPr>
        <w:t xml:space="preserve"> צרותיהן מותרות</w:t>
      </w:r>
      <w:r w:rsidRPr="007933BE">
        <w:rPr>
          <w:rStyle w:val="affff8"/>
          <w:rtl/>
        </w:rPr>
        <w:t xml:space="preserve"> שאינו אלא </w:t>
      </w:r>
      <w:r w:rsidRPr="00A07384">
        <w:rPr>
          <w:rStyle w:val="affff8"/>
          <w:rFonts w:cs="PFT_Frank" w:hint="cs"/>
          <w:b/>
          <w:bCs/>
          <w:szCs w:val="10"/>
          <w:rtl/>
        </w:rPr>
        <w:t>פטור</w:t>
      </w:r>
      <w:r>
        <w:rPr>
          <w:rStyle w:val="affff8"/>
          <w:rFonts w:hint="cs"/>
          <w:rtl/>
        </w:rPr>
        <w:t>,</w:t>
      </w:r>
      <w:r w:rsidRPr="007933BE">
        <w:rPr>
          <w:rStyle w:val="affff8"/>
          <w:rtl/>
        </w:rPr>
        <w:t xml:space="preserve"> וממילא חל איסור אשת אח,</w:t>
      </w:r>
      <w:r w:rsidRPr="00C35A2C">
        <w:rPr>
          <w:rtl/>
        </w:rPr>
        <w:t xml:space="preserve"> </w:t>
      </w:r>
    </w:p>
    <w:p w14:paraId="7776B6A0" w14:textId="77777777" w:rsidR="00B73C54" w:rsidRDefault="006D588E" w:rsidP="006D588E">
      <w:pPr>
        <w:spacing w:before="60"/>
        <w:rPr>
          <w:b/>
          <w:rtl/>
        </w:rPr>
      </w:pPr>
      <w:bookmarkStart w:id="43" w:name="_Toc119172596"/>
      <w:bookmarkStart w:id="44" w:name="_Toc119229684"/>
      <w:r w:rsidRPr="008959CA">
        <w:rPr>
          <w:rStyle w:val="afff5"/>
          <w:rFonts w:hint="cs"/>
          <w:rtl/>
        </w:rPr>
        <w:t>מ</w:t>
      </w:r>
      <w:r>
        <w:rPr>
          <w:rStyle w:val="afff5"/>
          <w:rFonts w:hint="cs"/>
          <w:rtl/>
        </w:rPr>
        <w:t>ן ה</w:t>
      </w:r>
      <w:r w:rsidRPr="008959CA">
        <w:rPr>
          <w:rStyle w:val="afff5"/>
          <w:rFonts w:hint="cs"/>
          <w:rtl/>
        </w:rPr>
        <w:t>חליצה</w:t>
      </w:r>
      <w:r>
        <w:rPr>
          <w:rStyle w:val="afff5"/>
          <w:rFonts w:hint="cs"/>
          <w:rtl/>
        </w:rPr>
        <w:t xml:space="preserve"> ומן הייבום.</w:t>
      </w:r>
      <w:bookmarkEnd w:id="43"/>
      <w:bookmarkEnd w:id="44"/>
      <w:r w:rsidRPr="00C35A2C">
        <w:rPr>
          <w:rFonts w:hint="cs"/>
          <w:b/>
          <w:rtl/>
        </w:rPr>
        <w:t xml:space="preserve"> </w:t>
      </w:r>
    </w:p>
    <w:p w14:paraId="1F4F6BBD" w14:textId="2F47FB0C" w:rsidR="006D588E" w:rsidRDefault="006D588E" w:rsidP="006D588E">
      <w:pPr>
        <w:spacing w:before="60"/>
        <w:rPr>
          <w:rtl/>
        </w:rPr>
      </w:pPr>
      <w:r>
        <w:rPr>
          <w:rFonts w:hint="cs"/>
          <w:rtl/>
        </w:rPr>
        <w:t xml:space="preserve">ולא </w:t>
      </w:r>
      <w:r w:rsidRPr="00D1637C">
        <w:rPr>
          <w:rFonts w:cs="PFT_Frank" w:hint="cs"/>
          <w:b/>
          <w:bCs/>
          <w:szCs w:val="14"/>
          <w:rtl/>
        </w:rPr>
        <w:t>ייבום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cs"/>
          <w:b/>
          <w:bCs/>
          <w:szCs w:val="14"/>
          <w:rtl/>
        </w:rPr>
        <w:t>לחוד</w:t>
      </w:r>
      <w:r>
        <w:rPr>
          <w:rFonts w:hint="cs"/>
          <w:rtl/>
        </w:rPr>
        <w:t xml:space="preserve"> - להשמיע, שרק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העולה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לייבום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עולה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לחליצה</w:t>
      </w:r>
      <w:r w:rsidRPr="00C35A2C">
        <w:rPr>
          <w:rtl/>
        </w:rPr>
        <w:t xml:space="preserve">, </w:t>
      </w:r>
    </w:p>
    <w:p w14:paraId="44E4EA3B" w14:textId="77777777" w:rsidR="006D588E" w:rsidRPr="00C35A2C" w:rsidRDefault="006D588E" w:rsidP="006D588E">
      <w:pPr>
        <w:ind w:left="170" w:hanging="170"/>
        <w:rPr>
          <w:rtl/>
        </w:rPr>
      </w:pPr>
      <w:r w:rsidRPr="00C35A2C">
        <w:rPr>
          <w:rFonts w:hint="cs"/>
          <w:rtl/>
        </w:rPr>
        <w:t xml:space="preserve">ולא </w:t>
      </w:r>
      <w:r w:rsidRPr="00D1637C">
        <w:rPr>
          <w:rFonts w:cs="PFT_Frank" w:hint="cs"/>
          <w:b/>
          <w:bCs/>
          <w:szCs w:val="14"/>
          <w:rtl/>
        </w:rPr>
        <w:t>ייבום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cs"/>
          <w:b/>
          <w:bCs/>
          <w:szCs w:val="14"/>
          <w:rtl/>
        </w:rPr>
        <w:t>קודם</w:t>
      </w:r>
      <w:r w:rsidRPr="00D1637C">
        <w:rPr>
          <w:rFonts w:cs="PFT_Frank"/>
          <w:b/>
          <w:bCs/>
          <w:szCs w:val="14"/>
          <w:rtl/>
        </w:rPr>
        <w:t xml:space="preserve"> </w:t>
      </w:r>
      <w:r>
        <w:rPr>
          <w:rFonts w:hint="cs"/>
          <w:rtl/>
        </w:rPr>
        <w:t>-</w:t>
      </w:r>
      <w:r w:rsidRPr="008959CA">
        <w:rPr>
          <w:rStyle w:val="affff5"/>
          <w:rFonts w:hint="cs"/>
          <w:rtl/>
        </w:rPr>
        <w:t xml:space="preserve"> כאבא שאול: </w:t>
      </w:r>
      <w:r>
        <w:rPr>
          <w:rFonts w:hint="cs"/>
          <w:rtl/>
        </w:rPr>
        <w:t>ש</w:t>
      </w:r>
      <w:r w:rsidRPr="00C35A2C">
        <w:rPr>
          <w:rFonts w:hint="cs"/>
          <w:rtl/>
        </w:rPr>
        <w:t>מצות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חליצה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קודמת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לייבום</w:t>
      </w:r>
      <w:r w:rsidRPr="00C35A2C">
        <w:rPr>
          <w:rtl/>
        </w:rPr>
        <w:t>.</w:t>
      </w:r>
    </w:p>
    <w:p w14:paraId="59886CEB" w14:textId="77777777" w:rsidR="006D588E" w:rsidRPr="00C35A2C" w:rsidRDefault="006D588E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ג:</w:t>
      </w:r>
    </w:p>
    <w:p w14:paraId="61C75B12" w14:textId="600133C0" w:rsidR="006D588E" w:rsidRPr="0090328A" w:rsidRDefault="006D588E" w:rsidP="00615A60">
      <w:pPr>
        <w:pStyle w:val="affff2"/>
        <w:rPr>
          <w:rtl/>
        </w:rPr>
      </w:pPr>
      <w:bookmarkStart w:id="45" w:name="_Toc119172597"/>
      <w:bookmarkStart w:id="46" w:name="_Toc119229685"/>
      <w:r w:rsidRPr="0090328A">
        <w:rPr>
          <w:rFonts w:hint="cs"/>
          <w:rtl/>
        </w:rPr>
        <w:t>מנינא</w:t>
      </w:r>
      <w:r w:rsidRPr="0090328A">
        <w:rPr>
          <w:rtl/>
        </w:rPr>
        <w:t xml:space="preserve"> </w:t>
      </w:r>
      <w:r w:rsidRPr="0090328A">
        <w:rPr>
          <w:rFonts w:hint="cs"/>
          <w:rtl/>
        </w:rPr>
        <w:t>דרישא</w:t>
      </w:r>
      <w:r w:rsidRPr="0090328A">
        <w:rPr>
          <w:rtl/>
        </w:rPr>
        <w:t xml:space="preserve"> </w:t>
      </w:r>
      <w:r>
        <w:rPr>
          <w:rStyle w:val="affff8"/>
          <w:rFonts w:cs="PFT_Frank" w:hint="cs"/>
          <w:rtl/>
        </w:rPr>
        <w:t>[</w:t>
      </w:r>
      <w:r w:rsidRPr="007933BE">
        <w:rPr>
          <w:rStyle w:val="affff8"/>
          <w:rFonts w:cs="PFT_Frank" w:hint="cs"/>
          <w:rtl/>
        </w:rPr>
        <w:t>ט</w:t>
      </w:r>
      <w:r w:rsidRPr="007933BE">
        <w:rPr>
          <w:rStyle w:val="affff8"/>
          <w:rFonts w:cs="PFT_Frank"/>
          <w:rtl/>
        </w:rPr>
        <w:t>"ו</w:t>
      </w:r>
      <w:r>
        <w:rPr>
          <w:rStyle w:val="affff8"/>
          <w:rFonts w:cs="PFT_Frank" w:hint="cs"/>
          <w:rtl/>
        </w:rPr>
        <w:t>],</w:t>
      </w:r>
      <w:r w:rsidRPr="0090328A">
        <w:rPr>
          <w:rFonts w:hint="cs"/>
          <w:rtl/>
        </w:rPr>
        <w:t xml:space="preserve"> ומנינא דסיפא</w:t>
      </w:r>
      <w:r>
        <w:rPr>
          <w:rFonts w:hint="cs"/>
          <w:rtl/>
        </w:rPr>
        <w:t xml:space="preserve"> </w:t>
      </w:r>
      <w:r w:rsidRPr="007933BE">
        <w:rPr>
          <w:rStyle w:val="affff8"/>
          <w:rFonts w:cs="PFT_Frank"/>
          <w:rtl/>
        </w:rPr>
        <w:t xml:space="preserve">[הרי </w:t>
      </w:r>
      <w:r w:rsidRPr="007933BE">
        <w:rPr>
          <w:rStyle w:val="affff8"/>
          <w:rFonts w:cs="PFT_Frank" w:hint="cs"/>
          <w:rtl/>
        </w:rPr>
        <w:t>אלו</w:t>
      </w:r>
      <w:r w:rsidRPr="007933BE">
        <w:rPr>
          <w:rStyle w:val="affff8"/>
          <w:rFonts w:cs="PFT_Frank"/>
          <w:rtl/>
        </w:rPr>
        <w:t>]</w:t>
      </w:r>
      <w:bookmarkEnd w:id="45"/>
      <w:bookmarkEnd w:id="46"/>
    </w:p>
    <w:p w14:paraId="37FDAA5D" w14:textId="77777777" w:rsidR="006D588E" w:rsidRDefault="006D588E" w:rsidP="006D588E">
      <w:pPr>
        <w:rPr>
          <w:rStyle w:val="affff5"/>
          <w:rtl/>
        </w:rPr>
      </w:pPr>
      <w:r w:rsidRPr="007933BE">
        <w:rPr>
          <w:rFonts w:hint="cs"/>
          <w:b/>
          <w:rtl/>
        </w:rPr>
        <w:t>למעט</w:t>
      </w:r>
      <w:r w:rsidRPr="008959CA">
        <w:rPr>
          <w:rStyle w:val="affff5"/>
          <w:rFonts w:hint="cs"/>
          <w:rtl/>
        </w:rPr>
        <w:t xml:space="preserve"> דרב </w:t>
      </w:r>
      <w:r w:rsidRPr="007933BE">
        <w:rPr>
          <w:rStyle w:val="affff8"/>
          <w:rFonts w:hint="cs"/>
          <w:rtl/>
        </w:rPr>
        <w:t>צרת</w:t>
      </w:r>
      <w:r w:rsidRPr="007933BE">
        <w:rPr>
          <w:rStyle w:val="affff8"/>
          <w:rtl/>
        </w:rPr>
        <w:t xml:space="preserve"> </w:t>
      </w:r>
      <w:r w:rsidRPr="007933BE">
        <w:rPr>
          <w:rStyle w:val="affff8"/>
          <w:rFonts w:hint="cs"/>
          <w:rtl/>
        </w:rPr>
        <w:t>סוטה</w:t>
      </w:r>
      <w:r>
        <w:rPr>
          <w:rStyle w:val="affff8"/>
          <w:rFonts w:hint="cs"/>
          <w:rtl/>
        </w:rPr>
        <w:t>,</w:t>
      </w:r>
      <w:r w:rsidRPr="007933BE">
        <w:rPr>
          <w:rStyle w:val="affff8"/>
          <w:rtl/>
        </w:rPr>
        <w:t xml:space="preserve"> </w:t>
      </w:r>
      <w:r w:rsidRPr="008959CA">
        <w:rPr>
          <w:rStyle w:val="affff5"/>
          <w:rFonts w:hint="cs"/>
          <w:rtl/>
        </w:rPr>
        <w:t>ודר</w:t>
      </w:r>
      <w:r>
        <w:rPr>
          <w:rStyle w:val="affff5"/>
          <w:rFonts w:hint="cs"/>
          <w:rtl/>
        </w:rPr>
        <w:t>"</w:t>
      </w:r>
      <w:r w:rsidRPr="008959CA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 xml:space="preserve"> </w:t>
      </w:r>
      <w:r w:rsidRPr="007933BE">
        <w:rPr>
          <w:rStyle w:val="affff8"/>
          <w:rFonts w:hint="cs"/>
          <w:rtl/>
        </w:rPr>
        <w:t>צרת</w:t>
      </w:r>
      <w:r w:rsidRPr="007933BE">
        <w:rPr>
          <w:rStyle w:val="affff8"/>
          <w:rtl/>
        </w:rPr>
        <w:t xml:space="preserve"> </w:t>
      </w:r>
      <w:r w:rsidRPr="007933BE">
        <w:rPr>
          <w:rStyle w:val="affff8"/>
          <w:rFonts w:hint="cs"/>
          <w:rtl/>
        </w:rPr>
        <w:t>אילונית</w:t>
      </w:r>
      <w:r>
        <w:rPr>
          <w:rStyle w:val="affff5"/>
          <w:rFonts w:hint="cs"/>
          <w:rtl/>
        </w:rPr>
        <w:t xml:space="preserve">, </w:t>
      </w:r>
    </w:p>
    <w:p w14:paraId="197D900C" w14:textId="77777777" w:rsidR="006D588E" w:rsidRPr="006E0774" w:rsidRDefault="006D588E" w:rsidP="006D588E">
      <w:pPr>
        <w:rPr>
          <w:spacing w:val="-2"/>
          <w:rtl/>
        </w:rPr>
      </w:pPr>
      <w:r>
        <w:rPr>
          <w:rStyle w:val="affff5"/>
          <w:rFonts w:hint="cs"/>
          <w:rtl/>
        </w:rPr>
        <w:t>ולדידהו, אי ס''ל כהדדי</w:t>
      </w:r>
      <w:r>
        <w:rPr>
          <w:rFonts w:hint="cs"/>
          <w:spacing w:val="-2"/>
          <w:rtl/>
        </w:rPr>
        <w:t xml:space="preserve"> -</w:t>
      </w:r>
      <w:r w:rsidRPr="006E0774">
        <w:rPr>
          <w:rFonts w:hint="cs"/>
          <w:spacing w:val="-2"/>
          <w:rtl/>
        </w:rPr>
        <w:t xml:space="preserve"> </w:t>
      </w:r>
      <w:r w:rsidRPr="007933BE">
        <w:rPr>
          <w:rFonts w:hint="cs"/>
          <w:b/>
          <w:rtl/>
        </w:rPr>
        <w:t>או</w:t>
      </w:r>
      <w:r w:rsidRPr="008959CA">
        <w:rPr>
          <w:rStyle w:val="affff5"/>
          <w:rFonts w:hint="cs"/>
          <w:rtl/>
        </w:rPr>
        <w:t xml:space="preserve"> </w:t>
      </w:r>
      <w:r w:rsidRPr="006E0774">
        <w:rPr>
          <w:rFonts w:hint="cs"/>
          <w:spacing w:val="-2"/>
          <w:rtl/>
        </w:rPr>
        <w:t>צרת ממאנת</w:t>
      </w:r>
      <w:r>
        <w:rPr>
          <w:rFonts w:hint="cs"/>
          <w:spacing w:val="-2"/>
          <w:rtl/>
        </w:rPr>
        <w:t>,</w:t>
      </w:r>
      <w:r w:rsidRPr="006E0774">
        <w:rPr>
          <w:rFonts w:hint="cs"/>
          <w:spacing w:val="-2"/>
          <w:rtl/>
        </w:rPr>
        <w:t xml:space="preserve"> </w:t>
      </w:r>
      <w:r w:rsidRPr="007933BE">
        <w:rPr>
          <w:rFonts w:hint="cs"/>
          <w:b/>
          <w:rtl/>
        </w:rPr>
        <w:t>או</w:t>
      </w:r>
      <w:r w:rsidRPr="006E0774">
        <w:rPr>
          <w:spacing w:val="-2"/>
          <w:rtl/>
        </w:rPr>
        <w:t xml:space="preserve"> </w:t>
      </w:r>
      <w:r w:rsidRPr="006E0774">
        <w:rPr>
          <w:rFonts w:hint="cs"/>
          <w:spacing w:val="-2"/>
          <w:rtl/>
        </w:rPr>
        <w:t>צרת</w:t>
      </w:r>
      <w:r w:rsidRPr="006E0774">
        <w:rPr>
          <w:spacing w:val="-2"/>
          <w:rtl/>
        </w:rPr>
        <w:t xml:space="preserve"> </w:t>
      </w:r>
      <w:r w:rsidRPr="006E0774">
        <w:rPr>
          <w:rFonts w:hint="cs"/>
          <w:spacing w:val="-2"/>
          <w:rtl/>
        </w:rPr>
        <w:t>מחזיר</w:t>
      </w:r>
      <w:r w:rsidRPr="006E0774">
        <w:rPr>
          <w:spacing w:val="-2"/>
          <w:rtl/>
        </w:rPr>
        <w:t xml:space="preserve"> </w:t>
      </w:r>
      <w:r w:rsidRPr="006E0774">
        <w:rPr>
          <w:rFonts w:hint="cs"/>
          <w:spacing w:val="-2"/>
          <w:rtl/>
        </w:rPr>
        <w:t>גרושתו</w:t>
      </w:r>
      <w:r w:rsidRPr="006E0774">
        <w:rPr>
          <w:spacing w:val="-2"/>
          <w:rtl/>
        </w:rPr>
        <w:t>,</w:t>
      </w:r>
    </w:p>
    <w:p w14:paraId="010BE32C" w14:textId="77777777" w:rsidR="006D588E" w:rsidRPr="007933BE" w:rsidRDefault="006D588E" w:rsidP="006D588E">
      <w:pPr>
        <w:ind w:left="340" w:hanging="340"/>
        <w:rPr>
          <w:rStyle w:val="affff8"/>
          <w:rtl/>
        </w:rPr>
      </w:pPr>
      <w:r w:rsidRPr="008959CA">
        <w:rPr>
          <w:rStyle w:val="affff5"/>
          <w:rFonts w:hint="cs"/>
          <w:rtl/>
        </w:rPr>
        <w:t>ואי</w:t>
      </w:r>
      <w:r w:rsidRPr="008959CA">
        <w:rPr>
          <w:rStyle w:val="affff5"/>
          <w:rtl/>
        </w:rPr>
        <w:t xml:space="preserve"> </w:t>
      </w:r>
      <w:r w:rsidRPr="008959CA">
        <w:rPr>
          <w:rStyle w:val="affff5"/>
          <w:rFonts w:hint="cs"/>
          <w:rtl/>
        </w:rPr>
        <w:t>לא</w:t>
      </w:r>
      <w:r>
        <w:rPr>
          <w:rStyle w:val="affff5"/>
          <w:rFonts w:hint="cs"/>
          <w:rtl/>
        </w:rPr>
        <w:t>,</w:t>
      </w:r>
      <w:r w:rsidRPr="008959CA">
        <w:rPr>
          <w:rStyle w:val="affff5"/>
          <w:rtl/>
        </w:rPr>
        <w:t xml:space="preserve"> </w:t>
      </w:r>
      <w:r w:rsidRPr="007933BE">
        <w:rPr>
          <w:rFonts w:hint="cs"/>
          <w:b/>
          <w:rtl/>
        </w:rPr>
        <w:t>אחד</w:t>
      </w:r>
      <w:r w:rsidRPr="007933BE">
        <w:rPr>
          <w:rtl/>
        </w:rPr>
        <w:t xml:space="preserve"> </w:t>
      </w:r>
      <w:r>
        <w:rPr>
          <w:rFonts w:hint="cs"/>
          <w:rtl/>
        </w:rPr>
        <w:t>-</w:t>
      </w:r>
      <w:r w:rsidRPr="007933BE">
        <w:rPr>
          <w:rtl/>
        </w:rPr>
        <w:t xml:space="preserve"> חבירו </w:t>
      </w:r>
      <w:r w:rsidRPr="007933BE">
        <w:rPr>
          <w:rStyle w:val="affff8"/>
          <w:rFonts w:hint="cs"/>
          <w:rtl/>
        </w:rPr>
        <w:t>סוטה</w:t>
      </w:r>
      <w:r w:rsidRPr="007933BE">
        <w:rPr>
          <w:rStyle w:val="affff8"/>
          <w:rtl/>
        </w:rPr>
        <w:t xml:space="preserve"> </w:t>
      </w:r>
      <w:r w:rsidRPr="007933BE">
        <w:rPr>
          <w:rStyle w:val="affff8"/>
          <w:rFonts w:hint="cs"/>
          <w:rtl/>
        </w:rPr>
        <w:t>או</w:t>
      </w:r>
      <w:r w:rsidRPr="007933BE">
        <w:rPr>
          <w:rStyle w:val="affff8"/>
          <w:rtl/>
        </w:rPr>
        <w:t xml:space="preserve"> </w:t>
      </w:r>
      <w:r w:rsidRPr="007933BE">
        <w:rPr>
          <w:rStyle w:val="affff8"/>
          <w:rFonts w:hint="cs"/>
          <w:rtl/>
        </w:rPr>
        <w:t>אילונית</w:t>
      </w:r>
      <w:r w:rsidRPr="007933BE">
        <w:rPr>
          <w:rStyle w:val="affff8"/>
          <w:rtl/>
        </w:rPr>
        <w:t>,</w:t>
      </w:r>
      <w:r w:rsidRPr="007933BE">
        <w:rPr>
          <w:rtl/>
        </w:rPr>
        <w:t xml:space="preserve"> </w:t>
      </w:r>
      <w:r w:rsidRPr="007933BE">
        <w:rPr>
          <w:rFonts w:hint="cs"/>
          <w:b/>
          <w:rtl/>
        </w:rPr>
        <w:t>והשני</w:t>
      </w:r>
      <w:r w:rsidRPr="007933BE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Pr="007933BE">
        <w:rPr>
          <w:rStyle w:val="affff8"/>
          <w:rFonts w:hint="cs"/>
          <w:rtl/>
        </w:rPr>
        <w:t>ממאנת</w:t>
      </w:r>
      <w:r w:rsidRPr="007933BE">
        <w:rPr>
          <w:rStyle w:val="affff8"/>
          <w:rtl/>
        </w:rPr>
        <w:t xml:space="preserve"> </w:t>
      </w:r>
      <w:r w:rsidRPr="00A07384">
        <w:rPr>
          <w:rStyle w:val="affff8"/>
          <w:rFonts w:cs="PFT_Frank" w:hint="cs"/>
          <w:b/>
          <w:bCs/>
          <w:szCs w:val="10"/>
          <w:rtl/>
        </w:rPr>
        <w:t>או</w:t>
      </w:r>
      <w:r w:rsidRPr="007933BE">
        <w:rPr>
          <w:rStyle w:val="affff8"/>
          <w:rtl/>
        </w:rPr>
        <w:t xml:space="preserve"> מחזיר גרושת</w:t>
      </w:r>
      <w:r w:rsidRPr="007933BE">
        <w:rPr>
          <w:rStyle w:val="affff8"/>
          <w:rFonts w:hint="cs"/>
          <w:rtl/>
        </w:rPr>
        <w:t>ו</w:t>
      </w:r>
    </w:p>
    <w:p w14:paraId="4016B50C" w14:textId="18C40DD7" w:rsidR="006D588E" w:rsidRDefault="006D588E" w:rsidP="006D588E">
      <w:pPr>
        <w:ind w:left="340" w:hanging="340"/>
        <w:rPr>
          <w:rtl/>
        </w:rPr>
      </w:pPr>
      <w:r>
        <w:rPr>
          <w:rStyle w:val="affff5"/>
          <w:rFonts w:hint="cs"/>
          <w:rtl/>
        </w:rPr>
        <w:t xml:space="preserve">ולשיטתם, התנא לא שנה </w:t>
      </w:r>
      <w:r w:rsidRPr="007933BE">
        <w:rPr>
          <w:rStyle w:val="affff8"/>
          <w:rFonts w:hint="cs"/>
          <w:rtl/>
        </w:rPr>
        <w:t>סוטה</w:t>
      </w:r>
      <w:r w:rsidRPr="007933BE">
        <w:rPr>
          <w:rStyle w:val="affff8"/>
          <w:rtl/>
        </w:rPr>
        <w:t xml:space="preserve"> </w:t>
      </w:r>
      <w:r w:rsidRPr="007933BE">
        <w:rPr>
          <w:rStyle w:val="affff8"/>
          <w:rFonts w:hint="cs"/>
          <w:rtl/>
        </w:rPr>
        <w:t>ואילונית</w:t>
      </w:r>
      <w:r w:rsidRPr="00C35A2C">
        <w:rPr>
          <w:rFonts w:hint="cs"/>
          <w:rtl/>
        </w:rPr>
        <w:t xml:space="preserve"> - שאינ</w:t>
      </w:r>
      <w:r>
        <w:rPr>
          <w:rFonts w:hint="cs"/>
          <w:rtl/>
        </w:rPr>
        <w:t>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</w:t>
      </w:r>
      <w:r w:rsidR="00661A4E">
        <w:rPr>
          <w:rFonts w:hint="cs"/>
          <w:rtl/>
        </w:rPr>
        <w:t>'</w:t>
      </w:r>
      <w:r w:rsidRPr="00C35A2C">
        <w:rPr>
          <w:rFonts w:hint="cs"/>
          <w:rtl/>
        </w:rPr>
        <w:t>צרת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צרה</w:t>
      </w:r>
      <w:r w:rsidR="00661A4E">
        <w:rPr>
          <w:rFonts w:hint="cs"/>
          <w:rtl/>
        </w:rPr>
        <w:t>'</w:t>
      </w:r>
      <w:r w:rsidRPr="00C35A2C">
        <w:rPr>
          <w:rtl/>
        </w:rPr>
        <w:t>.</w:t>
      </w:r>
    </w:p>
    <w:p w14:paraId="2C63DDC1" w14:textId="77777777" w:rsidR="00616821" w:rsidRPr="00C35A2C" w:rsidRDefault="00616821" w:rsidP="006D588E">
      <w:pPr>
        <w:ind w:left="340" w:hanging="340"/>
        <w:rPr>
          <w:rtl/>
        </w:rPr>
      </w:pPr>
    </w:p>
    <w:p w14:paraId="3E125A8F" w14:textId="4AE66C96" w:rsidR="006D588E" w:rsidRPr="003F3A85" w:rsidRDefault="006D588E" w:rsidP="00615A60">
      <w:pPr>
        <w:pStyle w:val="affff2"/>
        <w:rPr>
          <w:rtl/>
        </w:rPr>
      </w:pPr>
      <w:bookmarkStart w:id="47" w:name="_Toc119172598"/>
      <w:bookmarkStart w:id="48" w:name="_Toc119229686"/>
      <w:r>
        <w:rPr>
          <w:rFonts w:hint="cs"/>
          <w:rtl/>
        </w:rPr>
        <w:lastRenderedPageBreak/>
        <w:t>המקור לכך, ש</w:t>
      </w:r>
      <w:r w:rsidRPr="003F3A85">
        <w:rPr>
          <w:rFonts w:hint="cs"/>
          <w:rtl/>
        </w:rPr>
        <w:t xml:space="preserve">ערוה וצרתה </w:t>
      </w:r>
      <w:r w:rsidRPr="00615A60">
        <w:rPr>
          <w:rFonts w:hint="cs"/>
          <w:rtl/>
        </w:rPr>
        <w:t>פטורות</w:t>
      </w:r>
      <w:r>
        <w:rPr>
          <w:rFonts w:hint="cs"/>
          <w:rtl/>
        </w:rPr>
        <w:t xml:space="preserve"> מ</w:t>
      </w:r>
      <w:r w:rsidRPr="003F3A85">
        <w:rPr>
          <w:rFonts w:hint="cs"/>
          <w:rtl/>
        </w:rPr>
        <w:t>ייבו</w:t>
      </w:r>
      <w:r>
        <w:rPr>
          <w:rFonts w:hint="cs"/>
          <w:rtl/>
        </w:rPr>
        <w:t>ם</w:t>
      </w:r>
      <w:bookmarkEnd w:id="47"/>
      <w:bookmarkEnd w:id="48"/>
    </w:p>
    <w:p w14:paraId="6128EFD2" w14:textId="45BFC7A6" w:rsidR="006D588E" w:rsidRDefault="006D588E" w:rsidP="006D588E">
      <w:pPr>
        <w:rPr>
          <w:rtl/>
        </w:rPr>
      </w:pPr>
      <w:r w:rsidRPr="008959CA">
        <w:rPr>
          <w:rStyle w:val="affff5"/>
          <w:rFonts w:hint="cs"/>
          <w:rtl/>
        </w:rPr>
        <w:t>ת</w:t>
      </w:r>
      <w:r w:rsidRPr="008959CA">
        <w:rPr>
          <w:rStyle w:val="affff5"/>
          <w:rtl/>
        </w:rPr>
        <w:t>"</w:t>
      </w:r>
      <w:r w:rsidRPr="008959CA">
        <w:rPr>
          <w:rStyle w:val="affff5"/>
          <w:rFonts w:hint="cs"/>
          <w:rtl/>
        </w:rPr>
        <w:t>ר</w:t>
      </w:r>
      <w:r w:rsidRPr="008959CA">
        <w:rPr>
          <w:rStyle w:val="affff5"/>
          <w:rtl/>
        </w:rPr>
        <w:t>:</w:t>
      </w:r>
      <w:r w:rsidRPr="008959CA">
        <w:rPr>
          <w:rFonts w:hint="cs"/>
          <w:rtl/>
        </w:rPr>
        <w:t xml:space="preserve"> </w:t>
      </w:r>
      <w:r>
        <w:rPr>
          <w:rFonts w:hint="cs"/>
          <w:rtl/>
        </w:rPr>
        <w:t xml:space="preserve">נאמר בייבום </w:t>
      </w:r>
      <w:r>
        <w:rPr>
          <w:rStyle w:val="affff1"/>
          <w:rFonts w:hint="cs"/>
          <w:rtl/>
        </w:rPr>
        <w:t xml:space="preserve">יבמה יבוא </w:t>
      </w:r>
      <w:r w:rsidRPr="007933BE">
        <w:rPr>
          <w:rStyle w:val="affff1"/>
          <w:rFonts w:hint="cs"/>
          <w:b/>
          <w:bCs/>
          <w:rtl/>
        </w:rPr>
        <w:t>עליה</w:t>
      </w:r>
      <w:r>
        <w:rPr>
          <w:rStyle w:val="affff1"/>
          <w:rFonts w:hint="cs"/>
          <w:rtl/>
        </w:rPr>
        <w:t>,</w:t>
      </w:r>
      <w:r w:rsidRPr="00951F37">
        <w:rPr>
          <w:rFonts w:hint="cs"/>
          <w:rtl/>
        </w:rPr>
        <w:t xml:space="preserve"> </w:t>
      </w:r>
      <w:r>
        <w:rPr>
          <w:rFonts w:hint="cs"/>
          <w:rtl/>
        </w:rPr>
        <w:t xml:space="preserve">ולומדים </w:t>
      </w:r>
      <w:r w:rsidR="00CF0E7B">
        <w:rPr>
          <w:rFonts w:hint="cs"/>
          <w:rtl/>
        </w:rPr>
        <w:t>ל</w:t>
      </w:r>
      <w:r>
        <w:rPr>
          <w:rFonts w:hint="cs"/>
          <w:rtl/>
        </w:rPr>
        <w:t>עריות</w:t>
      </w:r>
      <w:r w:rsidRPr="007933BE">
        <w:rPr>
          <w:rStyle w:val="affff5"/>
          <w:bCs w:val="0"/>
          <w:rtl/>
        </w:rPr>
        <w:t xml:space="preserve"> </w:t>
      </w:r>
      <w:r w:rsidRPr="005D0C3B">
        <w:rPr>
          <w:rStyle w:val="affff1"/>
          <w:rFonts w:hint="cs"/>
          <w:rtl/>
        </w:rPr>
        <w:t>'</w:t>
      </w:r>
      <w:r w:rsidRPr="007933BE">
        <w:rPr>
          <w:rStyle w:val="affff1"/>
          <w:rFonts w:hint="cs"/>
          <w:rtl/>
        </w:rPr>
        <w:t>ואשה</w:t>
      </w:r>
      <w:r w:rsidRPr="007933BE">
        <w:rPr>
          <w:rStyle w:val="affff1"/>
          <w:rtl/>
        </w:rPr>
        <w:t xml:space="preserve"> </w:t>
      </w:r>
      <w:r w:rsidRPr="007933BE">
        <w:rPr>
          <w:rStyle w:val="affff1"/>
          <w:rFonts w:hint="cs"/>
          <w:rtl/>
        </w:rPr>
        <w:t>אל</w:t>
      </w:r>
      <w:r w:rsidRPr="007933BE">
        <w:rPr>
          <w:rStyle w:val="affff1"/>
          <w:rtl/>
        </w:rPr>
        <w:t xml:space="preserve"> </w:t>
      </w:r>
      <w:r w:rsidRPr="007933BE">
        <w:rPr>
          <w:rStyle w:val="affff1"/>
          <w:rFonts w:hint="cs"/>
          <w:rtl/>
        </w:rPr>
        <w:t>אחותה</w:t>
      </w:r>
      <w:r w:rsidRPr="007933BE">
        <w:rPr>
          <w:rStyle w:val="affff1"/>
          <w:rtl/>
        </w:rPr>
        <w:t xml:space="preserve"> </w:t>
      </w:r>
      <w:r w:rsidRPr="007933BE">
        <w:rPr>
          <w:rStyle w:val="affff1"/>
          <w:rFonts w:hint="cs"/>
          <w:rtl/>
        </w:rPr>
        <w:t>לא</w:t>
      </w:r>
      <w:r w:rsidRPr="007933BE">
        <w:rPr>
          <w:rStyle w:val="affff1"/>
          <w:rtl/>
        </w:rPr>
        <w:t xml:space="preserve"> </w:t>
      </w:r>
      <w:r w:rsidRPr="007933BE">
        <w:rPr>
          <w:rStyle w:val="affff1"/>
          <w:rFonts w:hint="cs"/>
          <w:rtl/>
        </w:rPr>
        <w:t>תקח</w:t>
      </w:r>
      <w:r>
        <w:rPr>
          <w:rStyle w:val="affff1"/>
          <w:rFonts w:hint="cs"/>
          <w:rtl/>
        </w:rPr>
        <w:t>, לצרור..</w:t>
      </w:r>
      <w:r w:rsidRPr="007933BE">
        <w:rPr>
          <w:rStyle w:val="affff1"/>
          <w:rtl/>
        </w:rPr>
        <w:t xml:space="preserve"> </w:t>
      </w:r>
      <w:r w:rsidRPr="005D0C3B">
        <w:rPr>
          <w:rStyle w:val="affff1"/>
          <w:rFonts w:hint="cs"/>
          <w:b/>
          <w:bCs/>
          <w:rtl/>
        </w:rPr>
        <w:t>עליה</w:t>
      </w:r>
      <w:r w:rsidRPr="005D0C3B">
        <w:rPr>
          <w:rStyle w:val="affff1"/>
          <w:rtl/>
        </w:rPr>
        <w:t xml:space="preserve"> </w:t>
      </w:r>
      <w:r w:rsidRPr="005D0C3B">
        <w:rPr>
          <w:rStyle w:val="affff1"/>
          <w:rFonts w:hint="cs"/>
          <w:rtl/>
        </w:rPr>
        <w:t>בחייה'</w:t>
      </w:r>
      <w:r w:rsidRPr="005D0C3B">
        <w:rPr>
          <w:rStyle w:val="affff1"/>
          <w:rtl/>
        </w:rPr>
        <w:t xml:space="preserve"> </w:t>
      </w:r>
      <w:r>
        <w:rPr>
          <w:rFonts w:hint="cs"/>
          <w:rtl/>
        </w:rPr>
        <w:t>שאפי'</w:t>
      </w:r>
      <w:r w:rsidRPr="005D0C3B">
        <w:rPr>
          <w:rFonts w:hint="cs"/>
          <w:rtl/>
        </w:rPr>
        <w:t xml:space="preserve"> </w:t>
      </w:r>
      <w:r>
        <w:rPr>
          <w:rFonts w:hint="cs"/>
          <w:rtl/>
        </w:rPr>
        <w:t>נפלה לייבום אסורה,</w:t>
      </w:r>
    </w:p>
    <w:p w14:paraId="7A853D40" w14:textId="77777777" w:rsidR="006D588E" w:rsidRDefault="006D588E" w:rsidP="006D588E">
      <w:pPr>
        <w:rPr>
          <w:rtl/>
        </w:rPr>
      </w:pPr>
      <w:r w:rsidRPr="00D1637C">
        <w:rPr>
          <w:rFonts w:cs="PFT_Frank" w:hint="cs"/>
          <w:b/>
          <w:bCs/>
          <w:szCs w:val="14"/>
          <w:rtl/>
        </w:rPr>
        <w:t>וגם</w:t>
      </w:r>
      <w:r w:rsidRPr="007933BE">
        <w:rPr>
          <w:rFonts w:cs="PFT_Frank"/>
          <w:sz w:val="14"/>
          <w:szCs w:val="14"/>
          <w:rtl/>
        </w:rPr>
        <w:t xml:space="preserve"> צרתה </w:t>
      </w:r>
      <w:r>
        <w:rPr>
          <w:rStyle w:val="affff1"/>
          <w:rFonts w:hint="cs"/>
          <w:rtl/>
        </w:rPr>
        <w:t>'</w:t>
      </w:r>
      <w:r w:rsidRPr="008959CA">
        <w:rPr>
          <w:rStyle w:val="affff1"/>
          <w:rFonts w:hint="cs"/>
          <w:rtl/>
        </w:rPr>
        <w:t>לצרור',</w:t>
      </w:r>
      <w:r w:rsidRPr="00C35A2C">
        <w:rPr>
          <w:rFonts w:hint="cs"/>
          <w:rtl/>
        </w:rPr>
        <w:t xml:space="preserve"> </w:t>
      </w:r>
      <w:r w:rsidRPr="00D1637C">
        <w:rPr>
          <w:rFonts w:cs="PFT_Frank" w:hint="cs"/>
          <w:b/>
          <w:bCs/>
          <w:szCs w:val="14"/>
          <w:rtl/>
        </w:rPr>
        <w:t>וגם</w:t>
      </w:r>
      <w:r w:rsidRPr="007933BE">
        <w:rPr>
          <w:rtl/>
        </w:rPr>
        <w:t xml:space="preserve"> </w:t>
      </w:r>
      <w:r w:rsidRPr="007933BE">
        <w:rPr>
          <w:rFonts w:hint="cs"/>
          <w:rtl/>
        </w:rPr>
        <w:t>צרת</w:t>
      </w:r>
      <w:r w:rsidRPr="007933BE">
        <w:rPr>
          <w:rtl/>
        </w:rPr>
        <w:t xml:space="preserve"> </w:t>
      </w:r>
      <w:r w:rsidRPr="007933BE">
        <w:rPr>
          <w:rFonts w:hint="cs"/>
          <w:rtl/>
        </w:rPr>
        <w:t>צרתה</w:t>
      </w:r>
      <w:r w:rsidRPr="005D0C3B">
        <w:rPr>
          <w:rFonts w:hint="cs"/>
          <w:rtl/>
        </w:rPr>
        <w:t xml:space="preserve"> </w:t>
      </w:r>
      <w:r w:rsidRPr="00B07D62">
        <w:rPr>
          <w:rStyle w:val="affff1"/>
          <w:rFonts w:hint="cs"/>
          <w:rtl/>
        </w:rPr>
        <w:t>'לצ</w:t>
      </w:r>
      <w:r w:rsidRPr="007933BE">
        <w:rPr>
          <w:rStyle w:val="affff1"/>
          <w:rFonts w:hint="cs"/>
          <w:rtl/>
        </w:rPr>
        <w:t>ר</w:t>
      </w:r>
      <w:r w:rsidRPr="00B07D62">
        <w:rPr>
          <w:rStyle w:val="affff1"/>
          <w:rFonts w:hint="cs"/>
          <w:rtl/>
        </w:rPr>
        <w:t>ור'</w:t>
      </w:r>
      <w:r>
        <w:rPr>
          <w:rFonts w:hint="cs"/>
          <w:rtl/>
        </w:rPr>
        <w:t xml:space="preserve"> ולא 'לצור'.</w:t>
      </w:r>
    </w:p>
    <w:p w14:paraId="648BCB04" w14:textId="77777777" w:rsidR="006D588E" w:rsidRDefault="006D588E" w:rsidP="006D588E">
      <w:pPr>
        <w:rPr>
          <w:rtl/>
        </w:rPr>
      </w:pPr>
      <w:r w:rsidRPr="00D1637C">
        <w:rPr>
          <w:rFonts w:cs="PFT_Frank" w:hint="cs"/>
          <w:b/>
          <w:bCs/>
          <w:szCs w:val="14"/>
          <w:rtl/>
        </w:rPr>
        <w:t>וגם</w:t>
      </w:r>
      <w:r>
        <w:rPr>
          <w:rFonts w:cs="PFT_Frank" w:hint="cs"/>
          <w:sz w:val="14"/>
          <w:szCs w:val="14"/>
          <w:rtl/>
        </w:rPr>
        <w:t xml:space="preserve"> </w:t>
      </w:r>
      <w:r w:rsidRPr="007933BE">
        <w:rPr>
          <w:rFonts w:cs="PFT_Frank" w:hint="cs"/>
          <w:sz w:val="14"/>
          <w:szCs w:val="14"/>
          <w:rtl/>
        </w:rPr>
        <w:t>שאר</w:t>
      </w:r>
      <w:r w:rsidRPr="007933BE">
        <w:rPr>
          <w:rFonts w:cs="PFT_Frank"/>
          <w:sz w:val="14"/>
          <w:szCs w:val="14"/>
          <w:rtl/>
        </w:rPr>
        <w:t xml:space="preserve"> </w:t>
      </w:r>
      <w:r w:rsidRPr="007933BE">
        <w:rPr>
          <w:rFonts w:cs="PFT_Frank" w:hint="cs"/>
          <w:sz w:val="14"/>
          <w:szCs w:val="14"/>
          <w:rtl/>
        </w:rPr>
        <w:t>עריות</w:t>
      </w:r>
      <w:r w:rsidRPr="00B07D62">
        <w:rPr>
          <w:rFonts w:hint="cs"/>
          <w:rtl/>
        </w:rPr>
        <w:t xml:space="preserve"> </w:t>
      </w:r>
      <w:r>
        <w:rPr>
          <w:rFonts w:hint="cs"/>
          <w:rtl/>
        </w:rPr>
        <w:t xml:space="preserve">למֵדים </w:t>
      </w:r>
      <w:r w:rsidRPr="00D73A3C">
        <w:rPr>
          <w:rStyle w:val="affff1"/>
          <w:rFonts w:hint="cs"/>
          <w:rtl/>
        </w:rPr>
        <w:t xml:space="preserve">מ'אחות אשה' </w:t>
      </w:r>
      <w:r w:rsidRPr="00C35A2C">
        <w:rPr>
          <w:rFonts w:hint="cs"/>
          <w:rtl/>
        </w:rPr>
        <w:t>שהיא ערוה</w:t>
      </w:r>
      <w:r>
        <w:rPr>
          <w:rFonts w:hint="cs"/>
          <w:rtl/>
        </w:rPr>
        <w:t>,</w:t>
      </w:r>
      <w:r w:rsidRPr="00C35A2C">
        <w:rPr>
          <w:rFonts w:hint="cs"/>
          <w:rtl/>
        </w:rPr>
        <w:t xml:space="preserve"> וחייבין על זדונה כרת ושגגתה חטאת</w:t>
      </w:r>
      <w:r>
        <w:rPr>
          <w:rFonts w:hint="cs"/>
          <w:rtl/>
        </w:rPr>
        <w:t>,</w:t>
      </w:r>
      <w:r w:rsidRPr="00C35A2C">
        <w:rPr>
          <w:rFonts w:hint="cs"/>
          <w:rtl/>
        </w:rPr>
        <w:t xml:space="preserve"> ואסורה ליבם</w:t>
      </w:r>
      <w:r>
        <w:rPr>
          <w:rFonts w:hint="cs"/>
          <w:rtl/>
        </w:rPr>
        <w:t xml:space="preserve"> - אף כולם,</w:t>
      </w:r>
    </w:p>
    <w:p w14:paraId="61F84193" w14:textId="77777777" w:rsidR="006D588E" w:rsidRDefault="006D588E" w:rsidP="006D588E">
      <w:pPr>
        <w:rPr>
          <w:rtl/>
        </w:rPr>
      </w:pPr>
      <w:r w:rsidRPr="00D1637C">
        <w:rPr>
          <w:rFonts w:ascii="Fb Fontext" w:hAnsi="Fb Fontext" w:cs="PFT_Frank" w:hint="cs"/>
          <w:b/>
          <w:bCs/>
          <w:szCs w:val="14"/>
          <w:rtl/>
        </w:rPr>
        <w:t>וגם</w:t>
      </w:r>
      <w:r w:rsidRPr="007933BE">
        <w:rPr>
          <w:rtl/>
        </w:rPr>
        <w:t xml:space="preserve"> </w:t>
      </w:r>
      <w:r w:rsidRPr="007933BE">
        <w:rPr>
          <w:rFonts w:hint="cs"/>
          <w:rtl/>
        </w:rPr>
        <w:t>צרותיהן</w:t>
      </w:r>
      <w:r w:rsidRPr="006A13EA">
        <w:rPr>
          <w:rFonts w:hint="cs"/>
          <w:rtl/>
        </w:rPr>
        <w:t xml:space="preserve"> </w:t>
      </w:r>
      <w:r w:rsidRPr="00D73A3C">
        <w:rPr>
          <w:rStyle w:val="affff1"/>
          <w:rFonts w:hint="cs"/>
          <w:rtl/>
        </w:rPr>
        <w:t>מ'אחות אשה'</w:t>
      </w:r>
      <w:r>
        <w:rPr>
          <w:rFonts w:hint="cs"/>
          <w:rtl/>
        </w:rPr>
        <w:t xml:space="preserve"> כנ"ל, ו</w:t>
      </w:r>
      <w:r w:rsidRPr="00C35A2C">
        <w:rPr>
          <w:rFonts w:hint="cs"/>
          <w:rtl/>
        </w:rPr>
        <w:t>צרתה אסורה</w:t>
      </w:r>
      <w:r>
        <w:rPr>
          <w:rFonts w:hint="cs"/>
          <w:rtl/>
        </w:rPr>
        <w:t xml:space="preserve"> - אף כולם,</w:t>
      </w:r>
    </w:p>
    <w:p w14:paraId="0BF89E8A" w14:textId="77777777" w:rsidR="006D588E" w:rsidRPr="00C35A2C" w:rsidRDefault="006D588E" w:rsidP="006D588E">
      <w:pPr>
        <w:ind w:firstLine="113"/>
        <w:rPr>
          <w:rtl/>
        </w:rPr>
      </w:pPr>
      <w:r w:rsidRPr="00C35A2C">
        <w:rPr>
          <w:rFonts w:hint="cs"/>
          <w:rtl/>
        </w:rPr>
        <w:t>שמענו</w:t>
      </w:r>
      <w:r w:rsidRPr="0090328A">
        <w:rPr>
          <w:rFonts w:cs="PFT_Frank" w:hint="cs"/>
          <w:b/>
          <w:bCs/>
          <w:sz w:val="14"/>
          <w:szCs w:val="14"/>
          <w:rtl/>
        </w:rPr>
        <w:t xml:space="preserve"> אזהרה</w:t>
      </w:r>
      <w:r w:rsidRPr="00C35A2C">
        <w:rPr>
          <w:rtl/>
        </w:rPr>
        <w:t xml:space="preserve">, </w:t>
      </w:r>
      <w:r>
        <w:rPr>
          <w:rtl/>
        </w:rPr>
        <w:tab/>
      </w:r>
      <w:r w:rsidRPr="0090328A">
        <w:rPr>
          <w:rFonts w:cs="PFT_Frank" w:hint="cs"/>
          <w:b/>
          <w:bCs/>
          <w:sz w:val="14"/>
          <w:szCs w:val="14"/>
          <w:rtl/>
        </w:rPr>
        <w:t>עונש</w:t>
      </w:r>
      <w:r w:rsidRPr="00C35A2C">
        <w:rPr>
          <w:rtl/>
        </w:rPr>
        <w:t xml:space="preserve"> </w:t>
      </w:r>
      <w:r>
        <w:rPr>
          <w:rStyle w:val="affff1"/>
          <w:rFonts w:hint="cs"/>
          <w:rtl/>
        </w:rPr>
        <w:t xml:space="preserve">- </w:t>
      </w:r>
      <w:r w:rsidRPr="00B71F95">
        <w:rPr>
          <w:rStyle w:val="affff1"/>
          <w:rFonts w:hint="cs"/>
          <w:rtl/>
        </w:rPr>
        <w:t>'כי</w:t>
      </w:r>
      <w:r w:rsidRPr="00B71F95">
        <w:rPr>
          <w:rStyle w:val="affff1"/>
          <w:rtl/>
        </w:rPr>
        <w:t xml:space="preserve"> </w:t>
      </w:r>
      <w:r w:rsidRPr="00B71F95">
        <w:rPr>
          <w:rStyle w:val="affff1"/>
          <w:rFonts w:hint="cs"/>
          <w:rtl/>
        </w:rPr>
        <w:t>כל</w:t>
      </w:r>
      <w:r w:rsidRPr="00B71F95">
        <w:rPr>
          <w:rStyle w:val="affff1"/>
          <w:rtl/>
        </w:rPr>
        <w:t xml:space="preserve"> </w:t>
      </w:r>
      <w:r w:rsidRPr="00B71F95">
        <w:rPr>
          <w:rStyle w:val="affff1"/>
          <w:rFonts w:hint="cs"/>
          <w:rtl/>
        </w:rPr>
        <w:t>אשר</w:t>
      </w:r>
      <w:r w:rsidRPr="00B71F95">
        <w:rPr>
          <w:rStyle w:val="affff1"/>
          <w:rtl/>
        </w:rPr>
        <w:t xml:space="preserve"> </w:t>
      </w:r>
      <w:r w:rsidRPr="00B71F95">
        <w:rPr>
          <w:rStyle w:val="affff1"/>
          <w:rFonts w:hint="cs"/>
          <w:rtl/>
        </w:rPr>
        <w:t>יעשה</w:t>
      </w:r>
      <w:r w:rsidRPr="00B71F95">
        <w:rPr>
          <w:rStyle w:val="affff1"/>
          <w:rtl/>
        </w:rPr>
        <w:t xml:space="preserve"> </w:t>
      </w:r>
      <w:r w:rsidRPr="00B71F95">
        <w:rPr>
          <w:rStyle w:val="affff1"/>
          <w:rFonts w:hint="cs"/>
          <w:rtl/>
        </w:rPr>
        <w:t>מכל</w:t>
      </w:r>
      <w:r w:rsidRPr="00B71F95">
        <w:rPr>
          <w:rStyle w:val="affff1"/>
          <w:rtl/>
        </w:rPr>
        <w:t xml:space="preserve"> </w:t>
      </w:r>
      <w:r w:rsidRPr="00B71F95">
        <w:rPr>
          <w:rStyle w:val="affff1"/>
          <w:rFonts w:hint="cs"/>
          <w:rtl/>
        </w:rPr>
        <w:t>התועבות</w:t>
      </w:r>
      <w:r>
        <w:rPr>
          <w:rStyle w:val="affff1"/>
          <w:rFonts w:hint="cs"/>
          <w:rtl/>
        </w:rPr>
        <w:t>.. ונכרתו'</w:t>
      </w:r>
      <w:r w:rsidRPr="00B71F95">
        <w:rPr>
          <w:rStyle w:val="affff1"/>
          <w:rtl/>
        </w:rPr>
        <w:t>.</w:t>
      </w:r>
    </w:p>
    <w:p w14:paraId="5BE6CA74" w14:textId="77777777" w:rsidR="006D588E" w:rsidRDefault="006D588E" w:rsidP="006D588E">
      <w:pPr>
        <w:rPr>
          <w:rtl/>
        </w:rPr>
      </w:pPr>
      <w:r w:rsidRPr="007933BE">
        <w:rPr>
          <w:rFonts w:hint="cs"/>
          <w:b/>
          <w:rtl/>
        </w:rPr>
        <w:t>ודוקא</w:t>
      </w:r>
      <w:r w:rsidRPr="007933BE">
        <w:rPr>
          <w:b/>
          <w:rtl/>
        </w:rPr>
        <w:t xml:space="preserve"> </w:t>
      </w:r>
      <w:r w:rsidRPr="007933BE">
        <w:rPr>
          <w:rFonts w:hint="cs"/>
          <w:b/>
          <w:rtl/>
        </w:rPr>
        <w:t>אלו</w:t>
      </w:r>
      <w:r w:rsidRPr="007933BE">
        <w:rPr>
          <w:rtl/>
        </w:rPr>
        <w:t xml:space="preserve">, אבל שש עריות </w:t>
      </w:r>
      <w:r w:rsidRPr="007933BE">
        <w:rPr>
          <w:rStyle w:val="affff8"/>
          <w:rFonts w:hint="cs"/>
          <w:rtl/>
        </w:rPr>
        <w:t>חמורות</w:t>
      </w:r>
      <w:r w:rsidRPr="007933BE">
        <w:rPr>
          <w:rStyle w:val="affff8"/>
          <w:rtl/>
        </w:rPr>
        <w:t xml:space="preserve"> </w:t>
      </w:r>
      <w:r w:rsidRPr="007933BE">
        <w:rPr>
          <w:rStyle w:val="affff8"/>
          <w:rFonts w:hint="cs"/>
          <w:rtl/>
        </w:rPr>
        <w:t>מאלו</w:t>
      </w:r>
      <w:r w:rsidRPr="007933BE">
        <w:rPr>
          <w:rtl/>
        </w:rPr>
        <w:t xml:space="preserve"> הנשואות לאחרים</w:t>
      </w:r>
      <w:r>
        <w:rPr>
          <w:rFonts w:hint="cs"/>
          <w:rtl/>
        </w:rPr>
        <w:t xml:space="preserve"> -</w:t>
      </w:r>
    </w:p>
    <w:p w14:paraId="3FF1B86E" w14:textId="77777777" w:rsidR="006D588E" w:rsidRPr="007933BE" w:rsidRDefault="006D588E" w:rsidP="006D588E">
      <w:pPr>
        <w:rPr>
          <w:rtl/>
        </w:rPr>
      </w:pPr>
      <w:r>
        <w:rPr>
          <w:rFonts w:hint="cs"/>
          <w:rtl/>
        </w:rPr>
        <w:t xml:space="preserve">צרותיהן מותרות, </w:t>
      </w:r>
      <w:r w:rsidRPr="00D73A3C">
        <w:rPr>
          <w:rStyle w:val="affff1"/>
          <w:rFonts w:hint="cs"/>
          <w:rtl/>
        </w:rPr>
        <w:t>מ'אחות אשה'</w:t>
      </w:r>
      <w:r>
        <w:rPr>
          <w:rStyle w:val="affff1"/>
          <w:rFonts w:hint="cs"/>
          <w:rtl/>
        </w:rPr>
        <w:t xml:space="preserve"> </w:t>
      </w:r>
      <w:r>
        <w:rPr>
          <w:rFonts w:hint="cs"/>
          <w:rtl/>
        </w:rPr>
        <w:t xml:space="preserve">שהיא ערוה </w:t>
      </w:r>
      <w:r w:rsidRPr="007933BE">
        <w:rPr>
          <w:rFonts w:hint="cs"/>
          <w:rtl/>
        </w:rPr>
        <w:t>כנ</w:t>
      </w:r>
      <w:r w:rsidRPr="007933BE">
        <w:rPr>
          <w:rtl/>
        </w:rPr>
        <w:t>"ל</w:t>
      </w:r>
      <w:r>
        <w:rPr>
          <w:rFonts w:hint="cs"/>
          <w:rtl/>
        </w:rPr>
        <w:t xml:space="preserve">, ואפשר </w:t>
      </w:r>
      <w:r w:rsidRPr="00062827">
        <w:rPr>
          <w:rFonts w:hint="cs"/>
          <w:spacing w:val="-2"/>
          <w:rtl/>
        </w:rPr>
        <w:t>לינשא לאחים, וצרתה אסורה - יצאו אלו שא"א לינשא לאחים.</w:t>
      </w:r>
    </w:p>
    <w:p w14:paraId="373D2A34" w14:textId="5477FA67" w:rsidR="006D588E" w:rsidRPr="00300BD0" w:rsidRDefault="006D588E" w:rsidP="006D588E">
      <w:pPr>
        <w:rPr>
          <w:spacing w:val="-8"/>
          <w:rtl/>
        </w:rPr>
      </w:pPr>
      <w:r w:rsidRPr="00300BD0">
        <w:rPr>
          <w:rStyle w:val="affff5"/>
          <w:rFonts w:hint="cs"/>
          <w:spacing w:val="-8"/>
          <w:rtl/>
        </w:rPr>
        <w:t>מכאן</w:t>
      </w:r>
      <w:r w:rsidRPr="00300BD0">
        <w:rPr>
          <w:rStyle w:val="affff5"/>
          <w:spacing w:val="-8"/>
          <w:rtl/>
        </w:rPr>
        <w:t xml:space="preserve"> </w:t>
      </w:r>
      <w:r w:rsidRPr="00300BD0">
        <w:rPr>
          <w:rStyle w:val="affff5"/>
          <w:rFonts w:hint="cs"/>
          <w:spacing w:val="-8"/>
          <w:rtl/>
        </w:rPr>
        <w:t>אמרו</w:t>
      </w:r>
      <w:r w:rsidRPr="00300BD0">
        <w:rPr>
          <w:rStyle w:val="affff5"/>
          <w:spacing w:val="-8"/>
          <w:rtl/>
        </w:rPr>
        <w:t xml:space="preserve">: </w:t>
      </w:r>
      <w:r w:rsidRPr="00300BD0">
        <w:rPr>
          <w:rFonts w:cs="PFT_Frank" w:hint="cs"/>
          <w:b/>
          <w:bCs/>
          <w:spacing w:val="-8"/>
          <w:szCs w:val="14"/>
          <w:rtl/>
        </w:rPr>
        <w:t>ט</w:t>
      </w:r>
      <w:r w:rsidRPr="00300BD0">
        <w:rPr>
          <w:rFonts w:cs="PFT_Frank"/>
          <w:b/>
          <w:bCs/>
          <w:spacing w:val="-8"/>
          <w:szCs w:val="14"/>
          <w:rtl/>
        </w:rPr>
        <w:t>"</w:t>
      </w:r>
      <w:r w:rsidRPr="00300BD0">
        <w:rPr>
          <w:rFonts w:cs="PFT_Frank" w:hint="cs"/>
          <w:b/>
          <w:bCs/>
          <w:spacing w:val="-8"/>
          <w:szCs w:val="14"/>
          <w:rtl/>
        </w:rPr>
        <w:t>ו</w:t>
      </w:r>
      <w:r w:rsidRPr="00300BD0">
        <w:rPr>
          <w:rFonts w:cs="PFT_Frank"/>
          <w:b/>
          <w:bCs/>
          <w:spacing w:val="-8"/>
          <w:szCs w:val="14"/>
          <w:rtl/>
        </w:rPr>
        <w:t xml:space="preserve"> </w:t>
      </w:r>
      <w:r w:rsidRPr="00300BD0">
        <w:rPr>
          <w:rFonts w:cs="PFT_Frank" w:hint="cs"/>
          <w:b/>
          <w:bCs/>
          <w:spacing w:val="-8"/>
          <w:szCs w:val="14"/>
          <w:rtl/>
        </w:rPr>
        <w:t>נשים</w:t>
      </w:r>
      <w:r w:rsidRPr="00300BD0">
        <w:rPr>
          <w:spacing w:val="-8"/>
          <w:rtl/>
        </w:rPr>
        <w:t xml:space="preserve"> </w:t>
      </w:r>
      <w:r w:rsidRPr="00300BD0">
        <w:rPr>
          <w:rFonts w:hint="cs"/>
          <w:spacing w:val="-8"/>
          <w:rtl/>
        </w:rPr>
        <w:t>פוטרות</w:t>
      </w:r>
      <w:r w:rsidRPr="00300BD0">
        <w:rPr>
          <w:spacing w:val="-8"/>
          <w:rtl/>
        </w:rPr>
        <w:t xml:space="preserve"> </w:t>
      </w:r>
      <w:r w:rsidRPr="00300BD0">
        <w:rPr>
          <w:rFonts w:hint="cs"/>
          <w:spacing w:val="-8"/>
          <w:rtl/>
        </w:rPr>
        <w:t>צרותיהן</w:t>
      </w:r>
      <w:r w:rsidRPr="00300BD0">
        <w:rPr>
          <w:spacing w:val="-8"/>
          <w:rtl/>
        </w:rPr>
        <w:t xml:space="preserve"> </w:t>
      </w:r>
      <w:r w:rsidRPr="00300BD0">
        <w:rPr>
          <w:rFonts w:hint="cs"/>
          <w:spacing w:val="-8"/>
          <w:rtl/>
        </w:rPr>
        <w:t>וצרות</w:t>
      </w:r>
      <w:r w:rsidRPr="00300BD0">
        <w:rPr>
          <w:spacing w:val="-8"/>
          <w:rtl/>
        </w:rPr>
        <w:t xml:space="preserve"> </w:t>
      </w:r>
      <w:r w:rsidRPr="00300BD0">
        <w:rPr>
          <w:rFonts w:hint="cs"/>
          <w:spacing w:val="-8"/>
          <w:rtl/>
        </w:rPr>
        <w:t>צרותיהן,</w:t>
      </w:r>
      <w:r w:rsidR="00300BD0" w:rsidRPr="00300BD0">
        <w:rPr>
          <w:rFonts w:hint="cs"/>
          <w:spacing w:val="-8"/>
          <w:rtl/>
        </w:rPr>
        <w:t xml:space="preserve"> מחליצה וייבום</w:t>
      </w:r>
    </w:p>
    <w:p w14:paraId="5F6D0114" w14:textId="77777777" w:rsidR="006D588E" w:rsidRDefault="006D588E" w:rsidP="006D588E">
      <w:pPr>
        <w:ind w:left="452" w:firstLine="113"/>
        <w:rPr>
          <w:rtl/>
        </w:rPr>
      </w:pPr>
      <w:r w:rsidRPr="00D1637C">
        <w:rPr>
          <w:rFonts w:cs="PFT_Frank" w:hint="cs"/>
          <w:b/>
          <w:bCs/>
          <w:szCs w:val="14"/>
          <w:rtl/>
        </w:rPr>
        <w:t>אבל</w:t>
      </w:r>
      <w:r w:rsidRPr="00D1637C">
        <w:rPr>
          <w:rFonts w:cs="PFT_Frank"/>
          <w:b/>
          <w:bCs/>
          <w:szCs w:val="14"/>
          <w:rtl/>
        </w:rPr>
        <w:t xml:space="preserve"> שש עריות </w:t>
      </w:r>
      <w:r w:rsidRPr="007933BE">
        <w:rPr>
          <w:rStyle w:val="affff8"/>
          <w:rFonts w:hint="cs"/>
          <w:rtl/>
        </w:rPr>
        <w:t>חמורות</w:t>
      </w:r>
      <w:r w:rsidRPr="007933BE">
        <w:rPr>
          <w:rStyle w:val="affff8"/>
          <w:rtl/>
        </w:rPr>
        <w:t xml:space="preserve"> </w:t>
      </w:r>
      <w:r w:rsidRPr="007933BE">
        <w:rPr>
          <w:rStyle w:val="affff8"/>
          <w:rFonts w:hint="cs"/>
          <w:rtl/>
        </w:rPr>
        <w:t>מאלו</w:t>
      </w:r>
      <w:r>
        <w:rPr>
          <w:rFonts w:hint="cs"/>
          <w:rtl/>
        </w:rPr>
        <w:t xml:space="preserve"> </w:t>
      </w:r>
      <w:r w:rsidRPr="008440C4">
        <w:rPr>
          <w:rFonts w:hint="cs"/>
          <w:rtl/>
        </w:rPr>
        <w:t>צרות</w:t>
      </w:r>
      <w:r>
        <w:rPr>
          <w:rFonts w:hint="cs"/>
          <w:rtl/>
        </w:rPr>
        <w:t>יהן</w:t>
      </w:r>
      <w:r w:rsidRPr="00AE58AF">
        <w:rPr>
          <w:rFonts w:hint="cs"/>
          <w:rtl/>
        </w:rPr>
        <w:t xml:space="preserve"> </w:t>
      </w:r>
      <w:r>
        <w:rPr>
          <w:rFonts w:hint="cs"/>
          <w:rtl/>
        </w:rPr>
        <w:t>מותרות,</w:t>
      </w:r>
    </w:p>
    <w:p w14:paraId="73CF3EDE" w14:textId="77777777" w:rsidR="006D588E" w:rsidRPr="008440C4" w:rsidRDefault="006D588E" w:rsidP="006D588E">
      <w:pPr>
        <w:ind w:left="452" w:firstLine="113"/>
        <w:rPr>
          <w:rtl/>
        </w:rPr>
      </w:pPr>
      <w:r>
        <w:rPr>
          <w:rFonts w:hint="cs"/>
          <w:rtl/>
        </w:rPr>
        <w:t>'</w:t>
      </w:r>
      <w:r w:rsidRPr="008440C4">
        <w:rPr>
          <w:rFonts w:hint="cs"/>
          <w:rtl/>
        </w:rPr>
        <w:t>שאין צרה אלא מאח</w:t>
      </w:r>
      <w:r>
        <w:rPr>
          <w:rFonts w:hint="cs"/>
          <w:rtl/>
        </w:rPr>
        <w:t xml:space="preserve">' </w:t>
      </w:r>
      <w:r w:rsidRPr="007933BE">
        <w:rPr>
          <w:rStyle w:val="affff8"/>
          <w:rFonts w:hint="cs"/>
          <w:rtl/>
        </w:rPr>
        <w:t>שאז</w:t>
      </w:r>
      <w:r w:rsidRPr="007933BE">
        <w:rPr>
          <w:rStyle w:val="affff8"/>
          <w:rtl/>
        </w:rPr>
        <w:t xml:space="preserve"> </w:t>
      </w:r>
      <w:r w:rsidRPr="007933BE">
        <w:rPr>
          <w:rStyle w:val="affff8"/>
          <w:rFonts w:hint="cs"/>
          <w:rtl/>
        </w:rPr>
        <w:t>חוזר</w:t>
      </w:r>
      <w:r w:rsidRPr="007933BE">
        <w:rPr>
          <w:rStyle w:val="affff8"/>
          <w:rtl/>
        </w:rPr>
        <w:t xml:space="preserve"> </w:t>
      </w:r>
      <w:r w:rsidRPr="007933BE">
        <w:rPr>
          <w:rStyle w:val="affff8"/>
          <w:rFonts w:hint="cs"/>
          <w:rtl/>
        </w:rPr>
        <w:t>איסור</w:t>
      </w:r>
      <w:r w:rsidRPr="007933BE">
        <w:rPr>
          <w:rStyle w:val="affff8"/>
          <w:rtl/>
        </w:rPr>
        <w:t xml:space="preserve"> </w:t>
      </w:r>
      <w:r w:rsidRPr="007933BE">
        <w:rPr>
          <w:rStyle w:val="affff8"/>
          <w:rFonts w:hint="cs"/>
          <w:rtl/>
        </w:rPr>
        <w:t>אשת</w:t>
      </w:r>
      <w:r w:rsidRPr="007933BE">
        <w:rPr>
          <w:rStyle w:val="affff8"/>
          <w:rtl/>
        </w:rPr>
        <w:t xml:space="preserve"> </w:t>
      </w:r>
      <w:r w:rsidRPr="007933BE">
        <w:rPr>
          <w:rStyle w:val="affff8"/>
          <w:rFonts w:hint="cs"/>
          <w:rtl/>
        </w:rPr>
        <w:t>אח</w:t>
      </w:r>
      <w:r w:rsidRPr="007933BE">
        <w:rPr>
          <w:rStyle w:val="affff8"/>
          <w:rtl/>
        </w:rPr>
        <w:t>.</w:t>
      </w:r>
    </w:p>
    <w:p w14:paraId="70ABCC59" w14:textId="4984E151" w:rsidR="006D588E" w:rsidRPr="00C35A2C" w:rsidRDefault="006D588E" w:rsidP="00615A60">
      <w:pPr>
        <w:pStyle w:val="aff2"/>
        <w:rPr>
          <w:rtl/>
        </w:rPr>
      </w:pPr>
      <w:r w:rsidRPr="00615A60">
        <w:rPr>
          <w:rFonts w:hint="cs"/>
          <w:rtl/>
        </w:rPr>
        <w:t>׹</w:t>
      </w:r>
    </w:p>
    <w:p w14:paraId="55CF0B59" w14:textId="37619AFD" w:rsidR="00CF0E7B" w:rsidRPr="00615A60" w:rsidRDefault="00CF0E7B" w:rsidP="00994F45">
      <w:pPr>
        <w:rPr>
          <w:spacing w:val="-2"/>
          <w:szCs w:val="12"/>
          <w:rtl/>
        </w:rPr>
      </w:pPr>
      <w:r w:rsidRPr="00FF4005">
        <w:rPr>
          <w:rStyle w:val="affff5"/>
          <w:rFonts w:hint="eastAsia"/>
          <w:rtl/>
        </w:rPr>
        <w:t>ויקשה</w:t>
      </w:r>
      <w:r>
        <w:rPr>
          <w:rFonts w:hint="cs"/>
          <w:rtl/>
        </w:rPr>
        <w:t>: לולא</w:t>
      </w:r>
      <w:r>
        <w:rPr>
          <w:rStyle w:val="affff1"/>
          <w:rFonts w:hint="cs"/>
          <w:rtl/>
        </w:rPr>
        <w:t xml:space="preserve"> '</w:t>
      </w:r>
      <w:r w:rsidR="00E7515C" w:rsidRPr="008959CA">
        <w:rPr>
          <w:rStyle w:val="affff1"/>
          <w:rFonts w:hint="cs"/>
          <w:rtl/>
        </w:rPr>
        <w:t>עליה</w:t>
      </w:r>
      <w:r>
        <w:rPr>
          <w:rStyle w:val="affff1"/>
          <w:rFonts w:hint="cs"/>
          <w:rtl/>
        </w:rPr>
        <w:t>'</w:t>
      </w:r>
      <w:r w:rsidR="00E7515C" w:rsidRPr="00C35A2C">
        <w:rPr>
          <w:rtl/>
        </w:rPr>
        <w:t xml:space="preserve"> </w:t>
      </w:r>
      <w:r>
        <w:rPr>
          <w:rFonts w:hint="cs"/>
          <w:rtl/>
        </w:rPr>
        <w:t>ערוה</w:t>
      </w:r>
      <w:r w:rsidR="00E7515C" w:rsidRPr="00C35A2C">
        <w:rPr>
          <w:rtl/>
        </w:rPr>
        <w:t xml:space="preserve"> </w:t>
      </w:r>
      <w:r w:rsidR="00E7515C" w:rsidRPr="00C35A2C">
        <w:rPr>
          <w:rFonts w:hint="cs"/>
          <w:rtl/>
        </w:rPr>
        <w:t>מ</w:t>
      </w:r>
      <w:r>
        <w:rPr>
          <w:rFonts w:hint="cs"/>
          <w:rtl/>
        </w:rPr>
        <w:t>ת</w:t>
      </w:r>
      <w:r w:rsidR="00E7515C" w:rsidRPr="00C35A2C">
        <w:rPr>
          <w:rFonts w:hint="cs"/>
          <w:rtl/>
        </w:rPr>
        <w:t>ייבמת</w:t>
      </w:r>
      <w:r w:rsidR="00B52F14">
        <w:rPr>
          <w:rFonts w:hint="cs"/>
          <w:rtl/>
        </w:rPr>
        <w:t>?</w:t>
      </w:r>
      <w:r>
        <w:rPr>
          <w:rFonts w:hint="cs"/>
          <w:rtl/>
        </w:rPr>
        <w:t xml:space="preserve"> </w:t>
      </w:r>
      <w:r w:rsidR="00994F45">
        <w:rPr>
          <w:rFonts w:hint="cs"/>
          <w:b/>
          <w:rtl/>
        </w:rPr>
        <w:t>הא</w:t>
      </w:r>
      <w:r w:rsidRPr="00D1637C">
        <w:rPr>
          <w:b/>
          <w:rtl/>
        </w:rPr>
        <w:t xml:space="preserve"> </w:t>
      </w:r>
      <w:r w:rsidRPr="00D1637C">
        <w:rPr>
          <w:rFonts w:hint="eastAsia"/>
          <w:b/>
          <w:rtl/>
        </w:rPr>
        <w:t>אין</w:t>
      </w:r>
      <w:r w:rsidRPr="00D1637C">
        <w:rPr>
          <w:b/>
          <w:rtl/>
        </w:rPr>
        <w:t xml:space="preserve"> עשה </w:t>
      </w:r>
      <w:r w:rsidRPr="00FF4005">
        <w:rPr>
          <w:rStyle w:val="affff8"/>
          <w:rFonts w:hint="eastAsia"/>
          <w:rtl/>
        </w:rPr>
        <w:t>ייבום</w:t>
      </w:r>
      <w:r w:rsidRPr="00D1637C">
        <w:rPr>
          <w:rFonts w:hint="cs"/>
          <w:b/>
          <w:rtl/>
        </w:rPr>
        <w:t xml:space="preserve"> </w:t>
      </w:r>
      <w:r w:rsidRPr="00D1637C">
        <w:rPr>
          <w:rFonts w:hint="eastAsia"/>
          <w:b/>
          <w:rtl/>
        </w:rPr>
        <w:t>דוחה</w:t>
      </w:r>
      <w:r w:rsidR="00994F45">
        <w:rPr>
          <w:rFonts w:hint="cs"/>
          <w:b/>
          <w:rtl/>
        </w:rPr>
        <w:t xml:space="preserve"> ל''ת </w:t>
      </w:r>
      <w:r w:rsidR="00B52F14">
        <w:rPr>
          <w:rFonts w:hint="cs"/>
          <w:b/>
          <w:rtl/>
        </w:rPr>
        <w:t>שיש בו כרת</w:t>
      </w:r>
    </w:p>
    <w:p w14:paraId="2970A9C0" w14:textId="789AC944" w:rsidR="00E7515C" w:rsidRPr="00DD6E4E" w:rsidRDefault="00CF0E7B" w:rsidP="00DD6E4E">
      <w:pPr>
        <w:rPr>
          <w:spacing w:val="-4"/>
          <w:rtl/>
        </w:rPr>
      </w:pPr>
      <w:bookmarkStart w:id="49" w:name="_Toc119172599"/>
      <w:bookmarkStart w:id="50" w:name="_Toc119229687"/>
      <w:r w:rsidRPr="00DD6E4E">
        <w:rPr>
          <w:rStyle w:val="affff3"/>
          <w:rFonts w:hint="eastAsia"/>
          <w:spacing w:val="-4"/>
          <w:rtl/>
        </w:rPr>
        <w:t>דעשה</w:t>
      </w:r>
      <w:r w:rsidRPr="00DD6E4E">
        <w:rPr>
          <w:rStyle w:val="affff3"/>
          <w:spacing w:val="-4"/>
          <w:rtl/>
        </w:rPr>
        <w:t xml:space="preserve"> </w:t>
      </w:r>
      <w:r w:rsidRPr="00DD6E4E">
        <w:rPr>
          <w:rStyle w:val="affff3"/>
          <w:rFonts w:hint="eastAsia"/>
          <w:spacing w:val="-4"/>
          <w:rtl/>
        </w:rPr>
        <w:t>דוחה</w:t>
      </w:r>
      <w:r w:rsidRPr="00DD6E4E">
        <w:rPr>
          <w:rStyle w:val="affff3"/>
          <w:spacing w:val="-4"/>
          <w:rtl/>
        </w:rPr>
        <w:t xml:space="preserve"> </w:t>
      </w:r>
      <w:r w:rsidRPr="00DD6E4E">
        <w:rPr>
          <w:rStyle w:val="affff3"/>
          <w:rFonts w:hint="eastAsia"/>
          <w:spacing w:val="-4"/>
          <w:rtl/>
        </w:rPr>
        <w:t>ל</w:t>
      </w:r>
      <w:r w:rsidR="00DD6E4E" w:rsidRPr="00DD6E4E">
        <w:rPr>
          <w:rStyle w:val="affff3"/>
          <w:rFonts w:hint="cs"/>
          <w:spacing w:val="-4"/>
          <w:rtl/>
        </w:rPr>
        <w:t>''ת</w:t>
      </w:r>
      <w:bookmarkEnd w:id="49"/>
      <w:bookmarkEnd w:id="50"/>
      <w:r w:rsidR="00DD6E4E" w:rsidRPr="00DD6E4E">
        <w:rPr>
          <w:rFonts w:hint="cs"/>
          <w:spacing w:val="-4"/>
          <w:rtl/>
        </w:rPr>
        <w:t xml:space="preserve"> </w:t>
      </w:r>
      <w:r w:rsidR="00E7515C" w:rsidRPr="00DD6E4E">
        <w:rPr>
          <w:rStyle w:val="affff1"/>
          <w:rFonts w:hint="cs"/>
          <w:spacing w:val="-4"/>
          <w:rtl/>
        </w:rPr>
        <w:t>לא</w:t>
      </w:r>
      <w:r w:rsidR="00E7515C" w:rsidRPr="00DD6E4E">
        <w:rPr>
          <w:rStyle w:val="affff1"/>
          <w:spacing w:val="-4"/>
          <w:rtl/>
        </w:rPr>
        <w:t xml:space="preserve"> </w:t>
      </w:r>
      <w:r w:rsidR="00E7515C" w:rsidRPr="00DD6E4E">
        <w:rPr>
          <w:rStyle w:val="affff1"/>
          <w:rFonts w:hint="cs"/>
          <w:spacing w:val="-4"/>
          <w:rtl/>
        </w:rPr>
        <w:t>תלבש</w:t>
      </w:r>
      <w:r w:rsidR="00E7515C" w:rsidRPr="00DD6E4E">
        <w:rPr>
          <w:rStyle w:val="affff1"/>
          <w:spacing w:val="-4"/>
          <w:rtl/>
        </w:rPr>
        <w:t xml:space="preserve"> </w:t>
      </w:r>
      <w:r w:rsidR="00E7515C" w:rsidRPr="00DD6E4E">
        <w:rPr>
          <w:rStyle w:val="affff1"/>
          <w:rFonts w:hint="cs"/>
          <w:spacing w:val="-4"/>
          <w:rtl/>
        </w:rPr>
        <w:t>שעטנז</w:t>
      </w:r>
      <w:r w:rsidR="00E7515C" w:rsidRPr="00DD6E4E">
        <w:rPr>
          <w:rStyle w:val="affff1"/>
          <w:spacing w:val="-4"/>
          <w:rtl/>
        </w:rPr>
        <w:t xml:space="preserve">, </w:t>
      </w:r>
      <w:r w:rsidRPr="00DD6E4E">
        <w:rPr>
          <w:rStyle w:val="affff8"/>
          <w:rFonts w:hint="eastAsia"/>
          <w:spacing w:val="-4"/>
          <w:rtl/>
        </w:rPr>
        <w:t>וסמיך</w:t>
      </w:r>
      <w:r w:rsidRPr="00DD6E4E">
        <w:rPr>
          <w:rStyle w:val="affff8"/>
          <w:spacing w:val="-4"/>
          <w:rtl/>
        </w:rPr>
        <w:t xml:space="preserve"> </w:t>
      </w:r>
      <w:r w:rsidR="00E7515C" w:rsidRPr="00DD6E4E">
        <w:rPr>
          <w:rStyle w:val="affff1"/>
          <w:rFonts w:hint="cs"/>
          <w:spacing w:val="-4"/>
          <w:rtl/>
        </w:rPr>
        <w:t>גדילים</w:t>
      </w:r>
      <w:r w:rsidR="00E7515C" w:rsidRPr="00DD6E4E">
        <w:rPr>
          <w:rStyle w:val="affff1"/>
          <w:spacing w:val="-4"/>
          <w:rtl/>
        </w:rPr>
        <w:t xml:space="preserve"> </w:t>
      </w:r>
      <w:r w:rsidR="00E7515C" w:rsidRPr="00DD6E4E">
        <w:rPr>
          <w:rStyle w:val="affff1"/>
          <w:rFonts w:hint="cs"/>
          <w:spacing w:val="-4"/>
          <w:rtl/>
        </w:rPr>
        <w:t>תעשה</w:t>
      </w:r>
      <w:r w:rsidR="00E7515C" w:rsidRPr="00DD6E4E">
        <w:rPr>
          <w:rStyle w:val="affff1"/>
          <w:spacing w:val="-4"/>
          <w:rtl/>
        </w:rPr>
        <w:t xml:space="preserve"> </w:t>
      </w:r>
      <w:r w:rsidR="00E7515C" w:rsidRPr="00DD6E4E">
        <w:rPr>
          <w:rStyle w:val="affff1"/>
          <w:rFonts w:hint="cs"/>
          <w:spacing w:val="-4"/>
          <w:rtl/>
        </w:rPr>
        <w:t>לך</w:t>
      </w:r>
      <w:r w:rsidR="00DD6E4E" w:rsidRPr="00DD6E4E">
        <w:rPr>
          <w:rStyle w:val="affff1"/>
          <w:rFonts w:hint="cs"/>
          <w:spacing w:val="-4"/>
          <w:rtl/>
        </w:rPr>
        <w:t xml:space="preserve"> </w:t>
      </w:r>
      <w:r w:rsidRPr="00DD6E4E">
        <w:rPr>
          <w:rStyle w:val="affff8"/>
          <w:rFonts w:hint="eastAsia"/>
          <w:spacing w:val="-4"/>
          <w:rtl/>
        </w:rPr>
        <w:t>כלאים</w:t>
      </w:r>
      <w:r w:rsidRPr="00DD6E4E">
        <w:rPr>
          <w:rStyle w:val="affff8"/>
          <w:spacing w:val="-4"/>
          <w:rtl/>
        </w:rPr>
        <w:t xml:space="preserve"> </w:t>
      </w:r>
      <w:r w:rsidRPr="00DD6E4E">
        <w:rPr>
          <w:rStyle w:val="affff8"/>
          <w:rFonts w:hint="eastAsia"/>
          <w:spacing w:val="-4"/>
          <w:rtl/>
        </w:rPr>
        <w:t>בציצית</w:t>
      </w:r>
    </w:p>
    <w:p w14:paraId="622CE232" w14:textId="2A699D69" w:rsidR="00E7515C" w:rsidRPr="003F3A85" w:rsidRDefault="00CF0E7B" w:rsidP="00615A60">
      <w:pPr>
        <w:pStyle w:val="affff2"/>
        <w:rPr>
          <w:rtl/>
        </w:rPr>
      </w:pPr>
      <w:bookmarkStart w:id="51" w:name="_Toc119172600"/>
      <w:bookmarkStart w:id="52" w:name="_Toc119229688"/>
      <w:r>
        <w:rPr>
          <w:rFonts w:hint="cs"/>
          <w:rtl/>
        </w:rPr>
        <w:t xml:space="preserve">ומנין שדורשים </w:t>
      </w:r>
      <w:r w:rsidR="00E7515C" w:rsidRPr="003F3A85">
        <w:rPr>
          <w:rFonts w:hint="cs"/>
          <w:rtl/>
        </w:rPr>
        <w:t>סמוכים</w:t>
      </w:r>
      <w:bookmarkEnd w:id="51"/>
      <w:bookmarkEnd w:id="52"/>
    </w:p>
    <w:p w14:paraId="6EEE81E3" w14:textId="5D8791C4" w:rsidR="00E7515C" w:rsidRPr="000D44B1" w:rsidRDefault="00CF0E7B" w:rsidP="00B55EDF">
      <w:pPr>
        <w:rPr>
          <w:rStyle w:val="affff1"/>
          <w:rtl/>
        </w:rPr>
      </w:pPr>
      <w:r w:rsidRPr="00FF4005">
        <w:rPr>
          <w:rStyle w:val="affff5"/>
          <w:rFonts w:hint="eastAsia"/>
          <w:rtl/>
        </w:rPr>
        <w:t>א</w:t>
      </w:r>
      <w:r w:rsidRPr="00FF4005">
        <w:rPr>
          <w:rStyle w:val="affff5"/>
          <w:rtl/>
        </w:rPr>
        <w:t>.</w:t>
      </w:r>
      <w:r w:rsidR="00E7515C" w:rsidRPr="00C35A2C">
        <w:rPr>
          <w:rFonts w:ascii="Fb Fontext" w:hAnsi="Fb Fontext"/>
          <w:rtl/>
        </w:rPr>
        <w:t xml:space="preserve"> </w:t>
      </w:r>
      <w:r w:rsidR="00E7515C" w:rsidRPr="00F07EF6">
        <w:rPr>
          <w:rStyle w:val="affff5"/>
          <w:rFonts w:hint="cs"/>
          <w:rtl/>
        </w:rPr>
        <w:t>ר</w:t>
      </w:r>
      <w:r w:rsidR="00E7515C" w:rsidRPr="00F07EF6">
        <w:rPr>
          <w:rStyle w:val="affff5"/>
          <w:rtl/>
        </w:rPr>
        <w:t>"</w:t>
      </w:r>
      <w:r w:rsidR="00E7515C" w:rsidRPr="00F07EF6">
        <w:rPr>
          <w:rStyle w:val="affff5"/>
          <w:rFonts w:hint="cs"/>
          <w:rtl/>
        </w:rPr>
        <w:t>א</w:t>
      </w:r>
      <w:r w:rsidR="00E7515C" w:rsidRPr="00F07EF6">
        <w:rPr>
          <w:rStyle w:val="affff5"/>
          <w:rtl/>
        </w:rPr>
        <w:t>:</w:t>
      </w:r>
      <w:r w:rsidR="00E7515C" w:rsidRPr="00C35A2C">
        <w:rPr>
          <w:rtl/>
        </w:rPr>
        <w:t xml:space="preserve"> </w:t>
      </w:r>
      <w:r w:rsidR="00E7515C" w:rsidRPr="000D44B1">
        <w:rPr>
          <w:rStyle w:val="affff1"/>
          <w:rFonts w:hint="cs"/>
          <w:rtl/>
        </w:rPr>
        <w:t>'סמוכים</w:t>
      </w:r>
      <w:r w:rsidR="00E7515C" w:rsidRPr="000D44B1">
        <w:rPr>
          <w:rStyle w:val="affff1"/>
          <w:rtl/>
        </w:rPr>
        <w:t xml:space="preserve"> </w:t>
      </w:r>
      <w:r w:rsidR="00E7515C" w:rsidRPr="000D44B1">
        <w:rPr>
          <w:rStyle w:val="affff1"/>
          <w:rFonts w:hint="cs"/>
          <w:rtl/>
        </w:rPr>
        <w:t>לעד</w:t>
      </w:r>
      <w:r w:rsidR="00E7515C" w:rsidRPr="000D44B1">
        <w:rPr>
          <w:rStyle w:val="affff1"/>
          <w:rtl/>
        </w:rPr>
        <w:t xml:space="preserve"> </w:t>
      </w:r>
      <w:r w:rsidR="00E7515C" w:rsidRPr="000D44B1">
        <w:rPr>
          <w:rStyle w:val="affff1"/>
          <w:rFonts w:hint="cs"/>
          <w:rtl/>
        </w:rPr>
        <w:t>לעולם</w:t>
      </w:r>
      <w:r>
        <w:rPr>
          <w:rStyle w:val="affff1"/>
          <w:rFonts w:hint="cs"/>
          <w:rtl/>
        </w:rPr>
        <w:t>..'</w:t>
      </w:r>
    </w:p>
    <w:p w14:paraId="4EF9C69E" w14:textId="5C4A7082" w:rsidR="00E7515C" w:rsidRDefault="00CF0E7B" w:rsidP="00B55EDF">
      <w:pPr>
        <w:rPr>
          <w:rtl/>
        </w:rPr>
      </w:pPr>
      <w:r w:rsidRPr="00FF4005">
        <w:rPr>
          <w:rStyle w:val="affff5"/>
          <w:rFonts w:hint="eastAsia"/>
          <w:rtl/>
        </w:rPr>
        <w:t>ב</w:t>
      </w:r>
      <w:r w:rsidRPr="00FF4005">
        <w:rPr>
          <w:rStyle w:val="affff5"/>
          <w:rtl/>
        </w:rPr>
        <w:t>.</w:t>
      </w:r>
      <w:r w:rsidR="00E7515C" w:rsidRPr="00C35A2C">
        <w:rPr>
          <w:rFonts w:ascii="Fb Fontext" w:hAnsi="Fb Fontext"/>
          <w:rtl/>
        </w:rPr>
        <w:t xml:space="preserve"> </w:t>
      </w:r>
      <w:r>
        <w:rPr>
          <w:rStyle w:val="affff5"/>
          <w:rFonts w:hint="cs"/>
          <w:rtl/>
        </w:rPr>
        <w:t>ומצאנו</w:t>
      </w:r>
      <w:r w:rsidR="000A45F9">
        <w:rPr>
          <w:rStyle w:val="affff5"/>
          <w:rFonts w:hint="cs"/>
          <w:rtl/>
        </w:rPr>
        <w:t xml:space="preserve"> סמוכים</w:t>
      </w:r>
      <w:r>
        <w:rPr>
          <w:rStyle w:val="affff5"/>
          <w:rFonts w:hint="cs"/>
          <w:rtl/>
        </w:rPr>
        <w:t xml:space="preserve"> ל</w:t>
      </w:r>
      <w:r w:rsidR="00E7515C" w:rsidRPr="00F07EF6">
        <w:rPr>
          <w:rStyle w:val="affff5"/>
          <w:rFonts w:hint="cs"/>
          <w:rtl/>
        </w:rPr>
        <w:t>ראב</w:t>
      </w:r>
      <w:r w:rsidR="00E7515C" w:rsidRPr="00F07EF6">
        <w:rPr>
          <w:rStyle w:val="affff5"/>
          <w:rtl/>
        </w:rPr>
        <w:t>"</w:t>
      </w:r>
      <w:r w:rsidR="00E7515C" w:rsidRPr="00F07EF6">
        <w:rPr>
          <w:rStyle w:val="affff5"/>
          <w:rFonts w:hint="cs"/>
          <w:rtl/>
        </w:rPr>
        <w:t>ע</w:t>
      </w:r>
      <w:r w:rsidR="00E7515C" w:rsidRPr="00F07EF6">
        <w:rPr>
          <w:rStyle w:val="affff5"/>
          <w:rtl/>
        </w:rPr>
        <w:t>:</w:t>
      </w:r>
      <w:r w:rsidR="00E7515C" w:rsidRPr="00C35A2C">
        <w:rPr>
          <w:rtl/>
        </w:rPr>
        <w:t xml:space="preserve"> </w:t>
      </w:r>
      <w:r w:rsidR="00E7515C">
        <w:rPr>
          <w:rFonts w:hint="cs"/>
          <w:rtl/>
        </w:rPr>
        <w:t xml:space="preserve">שאין </w:t>
      </w:r>
      <w:r w:rsidR="000A45F9">
        <w:rPr>
          <w:rFonts w:hint="cs"/>
          <w:rtl/>
        </w:rPr>
        <w:t xml:space="preserve">חוסמין </w:t>
      </w:r>
      <w:r w:rsidRPr="00FF4005">
        <w:rPr>
          <w:rStyle w:val="affff8"/>
          <w:rFonts w:hint="eastAsia"/>
          <w:rtl/>
        </w:rPr>
        <w:t>כופין</w:t>
      </w:r>
      <w:r w:rsidRPr="00FF4005">
        <w:rPr>
          <w:rStyle w:val="affff8"/>
          <w:rtl/>
        </w:rPr>
        <w:t xml:space="preserve"> </w:t>
      </w:r>
      <w:r w:rsidR="00E7515C" w:rsidRPr="00C35A2C">
        <w:rPr>
          <w:rFonts w:hint="cs"/>
          <w:rtl/>
        </w:rPr>
        <w:t>יבמה</w:t>
      </w:r>
      <w:r w:rsidR="00E7515C" w:rsidRPr="00C35A2C">
        <w:rPr>
          <w:rtl/>
        </w:rPr>
        <w:t xml:space="preserve"> </w:t>
      </w:r>
      <w:r w:rsidR="00E7515C" w:rsidRPr="00C35A2C">
        <w:rPr>
          <w:rFonts w:hint="cs"/>
          <w:rtl/>
        </w:rPr>
        <w:t>למוכה</w:t>
      </w:r>
      <w:r w:rsidR="00E7515C" w:rsidRPr="00C35A2C">
        <w:rPr>
          <w:rtl/>
        </w:rPr>
        <w:t xml:space="preserve"> </w:t>
      </w:r>
      <w:r w:rsidR="00E7515C" w:rsidRPr="00C35A2C">
        <w:rPr>
          <w:rFonts w:hint="cs"/>
          <w:rtl/>
        </w:rPr>
        <w:t>שחין</w:t>
      </w:r>
      <w:r w:rsidR="000A45F9">
        <w:rPr>
          <w:rFonts w:hint="cs"/>
          <w:rtl/>
        </w:rPr>
        <w:t>-</w:t>
      </w:r>
    </w:p>
    <w:p w14:paraId="5F457DA1" w14:textId="48D2D88A" w:rsidR="00E7515C" w:rsidRPr="00C35A2C" w:rsidRDefault="00CF0E7B" w:rsidP="00FF4005">
      <w:pPr>
        <w:ind w:firstLine="113"/>
        <w:rPr>
          <w:rtl/>
        </w:rPr>
      </w:pPr>
      <w:r>
        <w:rPr>
          <w:rFonts w:hint="cs"/>
          <w:rtl/>
        </w:rPr>
        <w:t xml:space="preserve"> </w:t>
      </w:r>
      <w:r w:rsidR="00E7515C" w:rsidRPr="00CF0E7B">
        <w:rPr>
          <w:rStyle w:val="affff1"/>
          <w:rtl/>
        </w:rPr>
        <w:t>'</w:t>
      </w:r>
      <w:r w:rsidR="00E7515C" w:rsidRPr="00CF0E7B">
        <w:rPr>
          <w:rStyle w:val="affff1"/>
          <w:rFonts w:hint="cs"/>
          <w:rtl/>
        </w:rPr>
        <w:t>לא</w:t>
      </w:r>
      <w:r w:rsidR="00E7515C" w:rsidRPr="00B71F95">
        <w:rPr>
          <w:rStyle w:val="affff1"/>
          <w:rtl/>
        </w:rPr>
        <w:t xml:space="preserve"> </w:t>
      </w:r>
      <w:r w:rsidR="00E7515C" w:rsidRPr="00B71F95">
        <w:rPr>
          <w:rStyle w:val="affff1"/>
          <w:rFonts w:hint="cs"/>
          <w:rtl/>
        </w:rPr>
        <w:t>תחסום</w:t>
      </w:r>
      <w:r w:rsidR="00E7515C" w:rsidRPr="00B71F95">
        <w:rPr>
          <w:rStyle w:val="affff1"/>
          <w:rtl/>
        </w:rPr>
        <w:t xml:space="preserve"> </w:t>
      </w:r>
      <w:r w:rsidR="00E7515C" w:rsidRPr="00B71F95">
        <w:rPr>
          <w:rStyle w:val="affff1"/>
          <w:rFonts w:hint="cs"/>
          <w:rtl/>
        </w:rPr>
        <w:t>שור</w:t>
      </w:r>
      <w:r w:rsidR="00E7515C" w:rsidRPr="00B71F95">
        <w:rPr>
          <w:rStyle w:val="affff1"/>
          <w:rtl/>
        </w:rPr>
        <w:t xml:space="preserve"> </w:t>
      </w:r>
      <w:r w:rsidR="00E7515C" w:rsidRPr="00B71F95">
        <w:rPr>
          <w:rStyle w:val="affff1"/>
          <w:rFonts w:hint="cs"/>
          <w:rtl/>
        </w:rPr>
        <w:t>בדישו'</w:t>
      </w:r>
      <w:r w:rsidR="00E7515C" w:rsidRPr="00C35A2C">
        <w:rPr>
          <w:rtl/>
        </w:rPr>
        <w:t xml:space="preserve"> </w:t>
      </w:r>
      <w:r w:rsidR="00E7515C" w:rsidRPr="00FF4005">
        <w:rPr>
          <w:rStyle w:val="affff8"/>
          <w:rFonts w:hint="eastAsia"/>
          <w:rtl/>
        </w:rPr>
        <w:t>וסמיך</w:t>
      </w:r>
      <w:r w:rsidR="00E7515C" w:rsidRPr="00C35A2C">
        <w:rPr>
          <w:rtl/>
        </w:rPr>
        <w:t xml:space="preserve"> </w:t>
      </w:r>
      <w:r w:rsidR="00E7515C" w:rsidRPr="000D44B1">
        <w:rPr>
          <w:rStyle w:val="affff1"/>
          <w:rFonts w:hint="cs"/>
          <w:rtl/>
        </w:rPr>
        <w:t>'כי</w:t>
      </w:r>
      <w:r w:rsidR="00E7515C" w:rsidRPr="000D44B1">
        <w:rPr>
          <w:rStyle w:val="affff1"/>
          <w:rtl/>
        </w:rPr>
        <w:t xml:space="preserve"> </w:t>
      </w:r>
      <w:r w:rsidR="00E7515C" w:rsidRPr="000D44B1">
        <w:rPr>
          <w:rStyle w:val="affff1"/>
          <w:rFonts w:hint="cs"/>
          <w:rtl/>
        </w:rPr>
        <w:t>ישבו</w:t>
      </w:r>
      <w:r w:rsidR="00E7515C" w:rsidRPr="000D44B1">
        <w:rPr>
          <w:rStyle w:val="affff1"/>
          <w:rtl/>
        </w:rPr>
        <w:t xml:space="preserve"> </w:t>
      </w:r>
      <w:r w:rsidR="00E7515C" w:rsidRPr="000D44B1">
        <w:rPr>
          <w:rStyle w:val="affff1"/>
          <w:rFonts w:hint="cs"/>
          <w:rtl/>
        </w:rPr>
        <w:t>אחים</w:t>
      </w:r>
      <w:r w:rsidR="00E7515C" w:rsidRPr="000D44B1">
        <w:rPr>
          <w:rStyle w:val="affff1"/>
          <w:rtl/>
        </w:rPr>
        <w:t xml:space="preserve"> </w:t>
      </w:r>
      <w:r w:rsidR="00E7515C" w:rsidRPr="000D44B1">
        <w:rPr>
          <w:rStyle w:val="affff1"/>
          <w:rFonts w:hint="cs"/>
          <w:rtl/>
        </w:rPr>
        <w:t>יחדיו</w:t>
      </w:r>
      <w:r w:rsidR="000A45F9">
        <w:rPr>
          <w:rStyle w:val="affff1"/>
          <w:rFonts w:hint="cs"/>
          <w:rtl/>
        </w:rPr>
        <w:t>..</w:t>
      </w:r>
      <w:r w:rsidR="00E7515C" w:rsidRPr="000D44B1">
        <w:rPr>
          <w:rStyle w:val="affff1"/>
          <w:rFonts w:hint="cs"/>
          <w:rtl/>
        </w:rPr>
        <w:t>'</w:t>
      </w:r>
    </w:p>
    <w:p w14:paraId="07F1685A" w14:textId="4D379277" w:rsidR="00E7515C" w:rsidRPr="00062827" w:rsidRDefault="00CF0E7B" w:rsidP="00B55EDF">
      <w:pPr>
        <w:rPr>
          <w:spacing w:val="-2"/>
          <w:rtl/>
        </w:rPr>
      </w:pPr>
      <w:r w:rsidRPr="00062827">
        <w:rPr>
          <w:rStyle w:val="affff5"/>
          <w:rFonts w:hint="eastAsia"/>
          <w:rtl/>
        </w:rPr>
        <w:t>ג</w:t>
      </w:r>
      <w:r w:rsidRPr="00062827">
        <w:rPr>
          <w:rStyle w:val="affff5"/>
          <w:rtl/>
        </w:rPr>
        <w:t>.</w:t>
      </w:r>
      <w:r w:rsidR="00E7515C" w:rsidRPr="00062827">
        <w:rPr>
          <w:rFonts w:ascii="Fb Fontext" w:hAnsi="Fb Fontext"/>
          <w:spacing w:val="-2"/>
          <w:rtl/>
        </w:rPr>
        <w:t xml:space="preserve"> </w:t>
      </w:r>
      <w:r w:rsidR="00E7515C" w:rsidRPr="00062827">
        <w:rPr>
          <w:rStyle w:val="affff5"/>
          <w:rFonts w:hint="cs"/>
          <w:rtl/>
        </w:rPr>
        <w:t>ו</w:t>
      </w:r>
      <w:r w:rsidR="000A45F9" w:rsidRPr="00062827">
        <w:rPr>
          <w:rStyle w:val="affff5"/>
          <w:rFonts w:hint="cs"/>
          <w:rtl/>
        </w:rPr>
        <w:t xml:space="preserve">אמר </w:t>
      </w:r>
      <w:r w:rsidR="00E7515C" w:rsidRPr="00062827">
        <w:rPr>
          <w:rStyle w:val="affff5"/>
          <w:rFonts w:hint="cs"/>
          <w:rtl/>
        </w:rPr>
        <w:t>ריו</w:t>
      </w:r>
      <w:r w:rsidR="000A45F9" w:rsidRPr="00062827">
        <w:rPr>
          <w:rStyle w:val="affff5"/>
          <w:rFonts w:hint="cs"/>
          <w:rtl/>
        </w:rPr>
        <w:t>"</w:t>
      </w:r>
      <w:r w:rsidR="00E7515C" w:rsidRPr="00062827">
        <w:rPr>
          <w:rStyle w:val="affff5"/>
          <w:rFonts w:hint="cs"/>
          <w:rtl/>
        </w:rPr>
        <w:t>ס</w:t>
      </w:r>
      <w:r w:rsidR="00E7515C" w:rsidRPr="00062827">
        <w:rPr>
          <w:rStyle w:val="affff5"/>
          <w:rtl/>
        </w:rPr>
        <w:t>:</w:t>
      </w:r>
      <w:r w:rsidR="00E7515C" w:rsidRPr="00062827">
        <w:rPr>
          <w:spacing w:val="-2"/>
          <w:rtl/>
        </w:rPr>
        <w:t xml:space="preserve"> </w:t>
      </w:r>
      <w:r w:rsidR="000A45F9" w:rsidRPr="00062827">
        <w:rPr>
          <w:rFonts w:hint="eastAsia"/>
          <w:spacing w:val="-2"/>
          <w:rtl/>
        </w:rPr>
        <w:t>שאפ</w:t>
      </w:r>
      <w:r w:rsidR="000A45F9" w:rsidRPr="00062827">
        <w:rPr>
          <w:rFonts w:hint="cs"/>
          <w:spacing w:val="-2"/>
          <w:rtl/>
        </w:rPr>
        <w:t>י</w:t>
      </w:r>
      <w:r w:rsidR="000A45F9" w:rsidRPr="00062827">
        <w:rPr>
          <w:spacing w:val="-2"/>
          <w:rtl/>
        </w:rPr>
        <w:t>'</w:t>
      </w:r>
      <w:r w:rsidR="000A45F9" w:rsidRPr="00062827">
        <w:rPr>
          <w:rStyle w:val="affff5"/>
          <w:rFonts w:hint="cs"/>
          <w:rtl/>
        </w:rPr>
        <w:t xml:space="preserve"> </w:t>
      </w:r>
      <w:r w:rsidR="00E7515C" w:rsidRPr="00062827">
        <w:rPr>
          <w:rStyle w:val="affff5"/>
          <w:rFonts w:hint="cs"/>
          <w:rtl/>
        </w:rPr>
        <w:t xml:space="preserve">ר''י </w:t>
      </w:r>
      <w:r w:rsidR="000A45F9" w:rsidRPr="00062827">
        <w:rPr>
          <w:rFonts w:hint="cs"/>
          <w:spacing w:val="-2"/>
          <w:rtl/>
        </w:rPr>
        <w:t>ש</w:t>
      </w:r>
      <w:r w:rsidR="00E7515C" w:rsidRPr="00062827">
        <w:rPr>
          <w:rFonts w:hint="cs"/>
          <w:spacing w:val="-2"/>
          <w:rtl/>
        </w:rPr>
        <w:t>לא ד</w:t>
      </w:r>
      <w:r w:rsidR="000A45F9" w:rsidRPr="00062827">
        <w:rPr>
          <w:rFonts w:hint="cs"/>
          <w:spacing w:val="-2"/>
          <w:rtl/>
        </w:rPr>
        <w:t>ו</w:t>
      </w:r>
      <w:r w:rsidR="00E7515C" w:rsidRPr="00062827">
        <w:rPr>
          <w:rFonts w:hint="cs"/>
          <w:spacing w:val="-2"/>
          <w:rtl/>
        </w:rPr>
        <w:t>רש סמוכים, במשנה תורה ד</w:t>
      </w:r>
      <w:r w:rsidR="000A45F9" w:rsidRPr="00062827">
        <w:rPr>
          <w:rFonts w:hint="cs"/>
          <w:spacing w:val="-2"/>
          <w:rtl/>
        </w:rPr>
        <w:t>ו</w:t>
      </w:r>
      <w:r w:rsidR="00E7515C" w:rsidRPr="00062827">
        <w:rPr>
          <w:rFonts w:hint="cs"/>
          <w:spacing w:val="-2"/>
          <w:rtl/>
        </w:rPr>
        <w:t>רש</w:t>
      </w:r>
      <w:r w:rsidR="000A45F9" w:rsidRPr="00062827">
        <w:rPr>
          <w:rFonts w:hint="cs"/>
          <w:spacing w:val="-2"/>
          <w:rtl/>
        </w:rPr>
        <w:t>,</w:t>
      </w:r>
      <w:r w:rsidR="00E7515C" w:rsidRPr="00062827">
        <w:rPr>
          <w:rFonts w:hint="cs"/>
          <w:spacing w:val="-2"/>
          <w:rtl/>
        </w:rPr>
        <w:t xml:space="preserve"> </w:t>
      </w:r>
    </w:p>
    <w:p w14:paraId="10269013" w14:textId="76458E44" w:rsidR="000A45F9" w:rsidRDefault="000A45F9" w:rsidP="00B55EDF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בעלמא</w:t>
      </w:r>
      <w:r>
        <w:rPr>
          <w:rFonts w:hint="cs"/>
          <w:rtl/>
        </w:rPr>
        <w:t xml:space="preserve"> לא דורש - </w:t>
      </w:r>
      <w:r w:rsidRPr="00FF4005">
        <w:rPr>
          <w:rStyle w:val="affff1"/>
          <w:rFonts w:hint="eastAsia"/>
          <w:rtl/>
        </w:rPr>
        <w:t>ד</w:t>
      </w:r>
      <w:r w:rsidRPr="00FF4005">
        <w:rPr>
          <w:rStyle w:val="affff1"/>
          <w:rtl/>
        </w:rPr>
        <w:t xml:space="preserve">'מכשפה </w:t>
      </w:r>
      <w:r w:rsidRPr="00FF4005">
        <w:rPr>
          <w:rStyle w:val="affff1"/>
          <w:rFonts w:hint="eastAsia"/>
          <w:rtl/>
        </w:rPr>
        <w:t>לא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תחיה</w:t>
      </w:r>
      <w:r>
        <w:rPr>
          <w:rStyle w:val="affff1"/>
          <w:rFonts w:hint="cs"/>
          <w:rtl/>
        </w:rPr>
        <w:t>'</w:t>
      </w:r>
      <w:r>
        <w:rPr>
          <w:rFonts w:hint="cs"/>
          <w:rtl/>
        </w:rPr>
        <w:t xml:space="preserve"> </w:t>
      </w:r>
      <w:r w:rsidRPr="00FF4005">
        <w:rPr>
          <w:rStyle w:val="affff8"/>
          <w:rFonts w:hint="eastAsia"/>
          <w:rtl/>
        </w:rPr>
        <w:t>וסמיך</w:t>
      </w:r>
      <w:r>
        <w:rPr>
          <w:rFonts w:hint="cs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Pr="00FF4005">
        <w:rPr>
          <w:rStyle w:val="affff1"/>
          <w:rFonts w:hint="eastAsia"/>
          <w:rtl/>
        </w:rPr>
        <w:t>כל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שוכב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עם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בהמה</w:t>
      </w:r>
      <w:r>
        <w:rPr>
          <w:rStyle w:val="affff1"/>
          <w:rFonts w:hint="cs"/>
          <w:rtl/>
        </w:rPr>
        <w:t>..'</w:t>
      </w:r>
    </w:p>
    <w:p w14:paraId="3EB2C9D4" w14:textId="24FEC0B1" w:rsidR="00E7515C" w:rsidRPr="00C35A2C" w:rsidRDefault="000A45F9" w:rsidP="00FF4005">
      <w:pPr>
        <w:rPr>
          <w:rtl/>
        </w:rPr>
      </w:pPr>
      <w:r>
        <w:rPr>
          <w:rStyle w:val="affff5"/>
          <w:rFonts w:hint="cs"/>
          <w:rtl/>
        </w:rPr>
        <w:lastRenderedPageBreak/>
        <w:t>ל</w:t>
      </w:r>
      <w:r w:rsidR="00E7515C" w:rsidRPr="00F07EF6">
        <w:rPr>
          <w:rStyle w:val="affff5"/>
          <w:rFonts w:hint="cs"/>
          <w:rtl/>
        </w:rPr>
        <w:t>ב''ע:</w:t>
      </w:r>
      <w:r w:rsidR="00E7515C" w:rsidRPr="00F07EF6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'</w:t>
      </w:r>
      <w:r w:rsidR="00E7515C" w:rsidRPr="00F07EF6">
        <w:rPr>
          <w:rStyle w:val="affff1"/>
          <w:rFonts w:hint="cs"/>
          <w:rtl/>
        </w:rPr>
        <w:t>מכשפה</w:t>
      </w:r>
      <w:r>
        <w:rPr>
          <w:rStyle w:val="affff1"/>
          <w:rFonts w:hint="cs"/>
          <w:rtl/>
        </w:rPr>
        <w:t>'</w:t>
      </w:r>
      <w:r w:rsidR="00E7515C" w:rsidRPr="00F07EF6">
        <w:rPr>
          <w:rStyle w:val="affff1"/>
          <w:rFonts w:hint="cs"/>
          <w:rtl/>
        </w:rPr>
        <w:t xml:space="preserve"> </w:t>
      </w:r>
      <w:r>
        <w:rPr>
          <w:rStyle w:val="affff1"/>
          <w:rFonts w:hint="cs"/>
          <w:rtl/>
        </w:rPr>
        <w:t>כ'</w:t>
      </w:r>
      <w:r w:rsidR="00E7515C" w:rsidRPr="00F07EF6">
        <w:rPr>
          <w:rStyle w:val="affff1"/>
          <w:rFonts w:hint="cs"/>
          <w:rtl/>
        </w:rPr>
        <w:t>בהמה</w:t>
      </w:r>
      <w:r>
        <w:rPr>
          <w:rStyle w:val="affff1"/>
          <w:rFonts w:hint="cs"/>
          <w:rtl/>
        </w:rPr>
        <w:t>'</w:t>
      </w:r>
      <w:r w:rsidR="00E7515C" w:rsidRPr="00F07EF6">
        <w:rPr>
          <w:rStyle w:val="affff1"/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E7515C" w:rsidRPr="00F07EF6">
        <w:rPr>
          <w:rFonts w:hint="cs"/>
          <w:rtl/>
        </w:rPr>
        <w:t>בסקילה</w:t>
      </w:r>
      <w:r>
        <w:rPr>
          <w:rFonts w:hint="cs"/>
          <w:rtl/>
        </w:rPr>
        <w:t xml:space="preserve">, </w:t>
      </w:r>
      <w:r w:rsidRPr="00FF4005">
        <w:rPr>
          <w:rStyle w:val="affff5"/>
          <w:rFonts w:hint="eastAsia"/>
          <w:rtl/>
        </w:rPr>
        <w:t>אבל</w:t>
      </w:r>
      <w:r w:rsidRPr="00FF4005">
        <w:rPr>
          <w:rStyle w:val="affff5"/>
          <w:rtl/>
        </w:rPr>
        <w:t xml:space="preserve"> </w:t>
      </w:r>
      <w:r w:rsidRPr="00FF4005">
        <w:rPr>
          <w:rStyle w:val="affff5"/>
          <w:rFonts w:hint="eastAsia"/>
          <w:rtl/>
        </w:rPr>
        <w:t>לר</w:t>
      </w:r>
      <w:r w:rsidRPr="00FF4005">
        <w:rPr>
          <w:rStyle w:val="affff5"/>
          <w:rtl/>
        </w:rPr>
        <w:t>"י</w:t>
      </w:r>
      <w:r>
        <w:rPr>
          <w:rStyle w:val="affff5"/>
          <w:rFonts w:hint="cs"/>
          <w:rtl/>
        </w:rPr>
        <w:t xml:space="preserve">: </w:t>
      </w:r>
      <w:r w:rsidRPr="00FF4005">
        <w:rPr>
          <w:rFonts w:hint="eastAsia"/>
          <w:rtl/>
        </w:rPr>
        <w:t>נלמד</w:t>
      </w:r>
      <w:r w:rsidR="00E7515C" w:rsidRPr="00C35A2C">
        <w:rPr>
          <w:rtl/>
        </w:rPr>
        <w:t xml:space="preserve"> </w:t>
      </w:r>
      <w:r w:rsidRPr="00FF4005">
        <w:rPr>
          <w:rStyle w:val="affff1"/>
          <w:rFonts w:hint="eastAsia"/>
          <w:rtl/>
        </w:rPr>
        <w:t>מ</w:t>
      </w:r>
      <w:r w:rsidRPr="00FF4005">
        <w:rPr>
          <w:rStyle w:val="affff1"/>
          <w:rtl/>
        </w:rPr>
        <w:t>'</w:t>
      </w:r>
      <w:r w:rsidR="00E7515C" w:rsidRPr="000A45F9">
        <w:rPr>
          <w:rStyle w:val="affff1"/>
          <w:rFonts w:hint="cs"/>
          <w:rtl/>
        </w:rPr>
        <w:t>אוב</w:t>
      </w:r>
      <w:r w:rsidR="00E7515C" w:rsidRPr="00F07EF6">
        <w:rPr>
          <w:rStyle w:val="affff1"/>
          <w:rtl/>
        </w:rPr>
        <w:t xml:space="preserve"> </w:t>
      </w:r>
      <w:r w:rsidR="00E7515C" w:rsidRPr="00F07EF6">
        <w:rPr>
          <w:rStyle w:val="affff1"/>
          <w:rFonts w:hint="cs"/>
          <w:rtl/>
        </w:rPr>
        <w:t>וידעוני</w:t>
      </w:r>
      <w:r>
        <w:rPr>
          <w:rFonts w:hint="cs"/>
          <w:rtl/>
        </w:rPr>
        <w:t>'</w:t>
      </w:r>
      <w:r w:rsidR="00E7515C" w:rsidRPr="00C35A2C">
        <w:rPr>
          <w:rtl/>
        </w:rPr>
        <w:t>.</w:t>
      </w:r>
    </w:p>
    <w:p w14:paraId="6BF58FFF" w14:textId="1A8C7289" w:rsidR="00E7515C" w:rsidRPr="003F3A85" w:rsidRDefault="000A45F9" w:rsidP="00FF4005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="00E7515C" w:rsidRPr="00D1637C">
        <w:rPr>
          <w:rFonts w:cs="PFT_Frank" w:hint="eastAsia"/>
          <w:b/>
          <w:bCs/>
          <w:szCs w:val="14"/>
          <w:rtl/>
        </w:rPr>
        <w:t>במשנה</w:t>
      </w:r>
      <w:r w:rsidR="00E7515C" w:rsidRPr="00D1637C">
        <w:rPr>
          <w:rFonts w:cs="PFT_Frank"/>
          <w:b/>
          <w:bCs/>
          <w:szCs w:val="14"/>
          <w:rtl/>
        </w:rPr>
        <w:t xml:space="preserve"> </w:t>
      </w:r>
      <w:r w:rsidR="00E7515C" w:rsidRPr="00D1637C">
        <w:rPr>
          <w:rFonts w:cs="PFT_Frank" w:hint="eastAsia"/>
          <w:b/>
          <w:bCs/>
          <w:szCs w:val="14"/>
          <w:rtl/>
        </w:rPr>
        <w:t>תורה</w:t>
      </w:r>
      <w:r>
        <w:rPr>
          <w:rFonts w:hint="cs"/>
          <w:rtl/>
        </w:rPr>
        <w:t xml:space="preserve"> דורש - </w:t>
      </w:r>
      <w:r w:rsidRPr="00FF4005">
        <w:rPr>
          <w:rStyle w:val="affff1"/>
          <w:rFonts w:hint="eastAsia"/>
          <w:rtl/>
        </w:rPr>
        <w:t>ד</w:t>
      </w:r>
      <w:r w:rsidRPr="00FF4005">
        <w:rPr>
          <w:rStyle w:val="affff1"/>
          <w:rtl/>
        </w:rPr>
        <w:t xml:space="preserve">'ונתן </w:t>
      </w:r>
      <w:r w:rsidRPr="00FF4005">
        <w:rPr>
          <w:rStyle w:val="affff1"/>
          <w:rFonts w:hint="eastAsia"/>
          <w:rtl/>
        </w:rPr>
        <w:t>האיש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השוכב</w:t>
      </w:r>
      <w:r w:rsidRPr="00FF4005">
        <w:rPr>
          <w:rStyle w:val="affff1"/>
          <w:rtl/>
        </w:rPr>
        <w:t>..'</w:t>
      </w:r>
      <w:r w:rsidRPr="00FF4005">
        <w:rPr>
          <w:rStyle w:val="affff8"/>
          <w:rtl/>
        </w:rPr>
        <w:t xml:space="preserve"> וסמיך</w:t>
      </w:r>
      <w:r w:rsidRPr="00FF4005">
        <w:rPr>
          <w:rStyle w:val="affff1"/>
          <w:rtl/>
        </w:rPr>
        <w:t xml:space="preserve"> </w:t>
      </w:r>
      <w:r w:rsidR="00900D33">
        <w:rPr>
          <w:rStyle w:val="affff1"/>
          <w:rFonts w:hint="cs"/>
          <w:rtl/>
        </w:rPr>
        <w:t>'</w:t>
      </w:r>
      <w:r w:rsidRPr="00FF4005">
        <w:rPr>
          <w:rStyle w:val="affff1"/>
          <w:rFonts w:hint="eastAsia"/>
          <w:rtl/>
        </w:rPr>
        <w:t>לא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יגלה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כנף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אביו</w:t>
      </w:r>
      <w:r w:rsidRPr="00FF4005">
        <w:rPr>
          <w:rStyle w:val="affff1"/>
          <w:rtl/>
        </w:rPr>
        <w:t>'</w:t>
      </w:r>
    </w:p>
    <w:p w14:paraId="542C45DF" w14:textId="3E6BFC6D" w:rsidR="00E7515C" w:rsidRPr="00AC7749" w:rsidRDefault="000E6740" w:rsidP="000E6740">
      <w:pPr>
        <w:rPr>
          <w:rtl/>
        </w:rPr>
      </w:pPr>
      <w:r>
        <w:rPr>
          <w:rStyle w:val="affff5"/>
          <w:rFonts w:hint="cs"/>
          <w:rtl/>
        </w:rPr>
        <w:t>ל</w:t>
      </w:r>
      <w:r w:rsidR="00E7515C" w:rsidRPr="00A16943">
        <w:rPr>
          <w:rStyle w:val="affff5"/>
          <w:rFonts w:hint="cs"/>
          <w:rtl/>
        </w:rPr>
        <w:t>ר''י</w:t>
      </w:r>
      <w:r>
        <w:rPr>
          <w:rStyle w:val="affff5"/>
          <w:rFonts w:hint="cs"/>
          <w:rtl/>
        </w:rPr>
        <w:t>:</w:t>
      </w:r>
      <w:r w:rsidR="00E7515C">
        <w:rPr>
          <w:rStyle w:val="affff5"/>
          <w:rFonts w:hint="cs"/>
          <w:rtl/>
        </w:rPr>
        <w:t xml:space="preserve"> </w:t>
      </w:r>
      <w:r w:rsidRPr="00FF4005">
        <w:rPr>
          <w:rFonts w:hint="eastAsia"/>
          <w:rtl/>
        </w:rPr>
        <w:t>ל</w:t>
      </w:r>
      <w:r w:rsidR="00E7515C" w:rsidRPr="00FF4005">
        <w:rPr>
          <w:rFonts w:hint="eastAsia"/>
          <w:rtl/>
        </w:rPr>
        <w:t>אס</w:t>
      </w:r>
      <w:r w:rsidRPr="00FF4005">
        <w:rPr>
          <w:rFonts w:hint="eastAsia"/>
          <w:rtl/>
        </w:rPr>
        <w:t>ו</w:t>
      </w:r>
      <w:r w:rsidR="00E7515C" w:rsidRPr="00FF4005">
        <w:rPr>
          <w:rFonts w:hint="eastAsia"/>
          <w:rtl/>
        </w:rPr>
        <w:t>ר</w:t>
      </w:r>
      <w:r w:rsidRPr="00FF4005">
        <w:rPr>
          <w:rtl/>
        </w:rPr>
        <w:t xml:space="preserve"> </w:t>
      </w:r>
      <w:r w:rsidRPr="00FF4005">
        <w:rPr>
          <w:rFonts w:hint="eastAsia"/>
          <w:rtl/>
        </w:rPr>
        <w:t>אנוסת</w:t>
      </w:r>
      <w:r w:rsidRPr="00FF4005">
        <w:rPr>
          <w:rtl/>
        </w:rPr>
        <w:t xml:space="preserve"> </w:t>
      </w:r>
      <w:r w:rsidRPr="00FF4005">
        <w:rPr>
          <w:rFonts w:hint="eastAsia"/>
          <w:rtl/>
        </w:rPr>
        <w:t>אביו</w:t>
      </w:r>
      <w:r w:rsidRPr="00FF4005">
        <w:rPr>
          <w:rStyle w:val="affff8"/>
          <w:rtl/>
        </w:rPr>
        <w:t xml:space="preserve"> שנסמך לפר</w:t>
      </w:r>
      <w:r w:rsidRPr="00FF4005">
        <w:rPr>
          <w:rStyle w:val="affff8"/>
          <w:rFonts w:hint="eastAsia"/>
          <w:rtl/>
        </w:rPr>
        <w:t>שת</w:t>
      </w:r>
      <w:r w:rsidRPr="00FF4005">
        <w:rPr>
          <w:rStyle w:val="affff8"/>
          <w:rtl/>
        </w:rPr>
        <w:t xml:space="preserve"> </w:t>
      </w:r>
      <w:r w:rsidRPr="00FF4005">
        <w:rPr>
          <w:rStyle w:val="affff8"/>
          <w:rFonts w:hint="eastAsia"/>
          <w:rtl/>
        </w:rPr>
        <w:t>אונס</w:t>
      </w:r>
      <w:r>
        <w:rPr>
          <w:rFonts w:hint="cs"/>
          <w:rtl/>
        </w:rPr>
        <w:t>,</w:t>
      </w:r>
    </w:p>
    <w:p w14:paraId="1B73AA9A" w14:textId="1C065804" w:rsidR="00E7515C" w:rsidRPr="00C35A2C" w:rsidRDefault="00E7515C" w:rsidP="00B55EDF">
      <w:pPr>
        <w:rPr>
          <w:rtl/>
        </w:rPr>
      </w:pPr>
      <w:r w:rsidRPr="00A16943">
        <w:rPr>
          <w:rStyle w:val="affff5"/>
          <w:rFonts w:hint="cs"/>
          <w:rtl/>
        </w:rPr>
        <w:t>ו</w:t>
      </w:r>
      <w:r w:rsidR="000E6740">
        <w:rPr>
          <w:rStyle w:val="affff5"/>
          <w:rFonts w:hint="cs"/>
          <w:rtl/>
        </w:rPr>
        <w:t>ל</w:t>
      </w:r>
      <w:r w:rsidRPr="00A16943">
        <w:rPr>
          <w:rStyle w:val="affff5"/>
          <w:rFonts w:hint="cs"/>
          <w:rtl/>
        </w:rPr>
        <w:t>רבנן</w:t>
      </w:r>
      <w:r w:rsidR="00732002">
        <w:rPr>
          <w:rStyle w:val="affff5"/>
          <w:rFonts w:hint="cs"/>
          <w:rtl/>
        </w:rPr>
        <w:t xml:space="preserve">: </w:t>
      </w:r>
      <w:r w:rsidR="000E6740">
        <w:rPr>
          <w:rFonts w:hint="cs"/>
          <w:rtl/>
        </w:rPr>
        <w:t xml:space="preserve">לאסור </w:t>
      </w:r>
      <w:r w:rsidRPr="00C35A2C">
        <w:rPr>
          <w:rFonts w:hint="cs"/>
          <w:rtl/>
        </w:rPr>
        <w:t>שומרת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יבם</w:t>
      </w:r>
      <w:r w:rsidR="000E6740" w:rsidRPr="00FF4005">
        <w:rPr>
          <w:rStyle w:val="affff8"/>
          <w:rtl/>
        </w:rPr>
        <w:t xml:space="preserve"> של אביו</w:t>
      </w:r>
      <w:r>
        <w:rPr>
          <w:rFonts w:hint="cs"/>
          <w:rtl/>
        </w:rPr>
        <w:t>,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ולעבור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</w:t>
      </w:r>
      <w:r>
        <w:rPr>
          <w:rFonts w:hint="cs"/>
          <w:rtl/>
        </w:rPr>
        <w:t xml:space="preserve">ב' </w:t>
      </w:r>
      <w:r w:rsidRPr="00C35A2C">
        <w:rPr>
          <w:rFonts w:hint="cs"/>
          <w:rtl/>
        </w:rPr>
        <w:t>לאוין</w:t>
      </w:r>
      <w:r w:rsidRPr="00C35A2C">
        <w:rPr>
          <w:rtl/>
        </w:rPr>
        <w:t>.</w:t>
      </w:r>
    </w:p>
    <w:p w14:paraId="47C6FD75" w14:textId="0FFA15C3" w:rsidR="00900D33" w:rsidRDefault="00E7515C" w:rsidP="00F04B65">
      <w:pPr>
        <w:ind w:firstLine="113"/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="000E6740" w:rsidRPr="00D1637C">
        <w:rPr>
          <w:rFonts w:cs="PFT_Frank" w:hint="eastAsia"/>
          <w:b/>
          <w:bCs/>
          <w:szCs w:val="14"/>
          <w:rtl/>
        </w:rPr>
        <w:t>טעם</w:t>
      </w:r>
      <w:r w:rsidR="000E6740">
        <w:rPr>
          <w:rFonts w:hint="cs"/>
          <w:rtl/>
        </w:rPr>
        <w:t xml:space="preserve"> ש</w:t>
      </w:r>
      <w:r w:rsidRPr="0090328A">
        <w:rPr>
          <w:rFonts w:hint="cs"/>
          <w:rtl/>
        </w:rPr>
        <w:t>במשנה</w:t>
      </w:r>
      <w:r w:rsidRPr="0090328A">
        <w:rPr>
          <w:rtl/>
        </w:rPr>
        <w:t xml:space="preserve"> </w:t>
      </w:r>
      <w:r w:rsidRPr="0090328A">
        <w:rPr>
          <w:rFonts w:hint="cs"/>
          <w:rtl/>
        </w:rPr>
        <w:t>תורה</w:t>
      </w:r>
      <w:r w:rsidRPr="0090328A">
        <w:rPr>
          <w:rtl/>
        </w:rPr>
        <w:t xml:space="preserve"> </w:t>
      </w:r>
      <w:r w:rsidRPr="0090328A">
        <w:rPr>
          <w:rFonts w:hint="cs"/>
          <w:rtl/>
        </w:rPr>
        <w:t>ד</w:t>
      </w:r>
      <w:r w:rsidR="000E6740">
        <w:rPr>
          <w:rFonts w:hint="cs"/>
          <w:rtl/>
        </w:rPr>
        <w:t>ו</w:t>
      </w:r>
      <w:r w:rsidRPr="0090328A">
        <w:rPr>
          <w:rFonts w:hint="cs"/>
          <w:rtl/>
        </w:rPr>
        <w:t>רש</w:t>
      </w:r>
      <w:r w:rsidR="000E6740">
        <w:rPr>
          <w:rFonts w:hint="cs"/>
          <w:rtl/>
        </w:rPr>
        <w:t xml:space="preserve"> </w:t>
      </w:r>
      <w:r w:rsidRPr="00900D33">
        <w:rPr>
          <w:rFonts w:hint="cs"/>
          <w:rtl/>
        </w:rPr>
        <w:t>מוכח</w:t>
      </w:r>
      <w:r w:rsidRPr="00900D33">
        <w:rPr>
          <w:rtl/>
        </w:rPr>
        <w:t xml:space="preserve"> </w:t>
      </w:r>
      <w:r w:rsidR="00900D33" w:rsidRPr="00FF4005">
        <w:rPr>
          <w:rFonts w:hint="eastAsia"/>
          <w:b/>
          <w:rtl/>
        </w:rPr>
        <w:t>או</w:t>
      </w:r>
      <w:r w:rsidR="00900D33" w:rsidRPr="00900D33">
        <w:rPr>
          <w:rFonts w:hint="cs"/>
          <w:rtl/>
        </w:rPr>
        <w:t xml:space="preserve"> שמופנה</w:t>
      </w:r>
      <w:r w:rsidR="00900D33" w:rsidRPr="00FF4005">
        <w:rPr>
          <w:rStyle w:val="affff8"/>
          <w:rtl/>
        </w:rPr>
        <w:t xml:space="preserve"> לסמוכים:</w:t>
      </w:r>
    </w:p>
    <w:p w14:paraId="58C285B4" w14:textId="7306EE98" w:rsidR="00900D33" w:rsidRDefault="00900D33" w:rsidP="00F04B65">
      <w:pPr>
        <w:ind w:firstLine="113"/>
        <w:rPr>
          <w:rtl/>
        </w:rPr>
      </w:pPr>
      <w:r>
        <w:rPr>
          <w:rFonts w:hint="cs"/>
          <w:rtl/>
        </w:rPr>
        <w:t>מוכח -</w:t>
      </w:r>
      <w:r w:rsidR="00E7515C">
        <w:rPr>
          <w:rFonts w:hint="cs"/>
          <w:rtl/>
        </w:rPr>
        <w:t xml:space="preserve"> </w:t>
      </w:r>
      <w:r>
        <w:rPr>
          <w:rFonts w:hint="cs"/>
          <w:rtl/>
        </w:rPr>
        <w:t>שאם לא, י</w:t>
      </w:r>
      <w:r w:rsidR="00E7515C">
        <w:rPr>
          <w:rFonts w:hint="cs"/>
          <w:rtl/>
        </w:rPr>
        <w:t>כתב</w:t>
      </w:r>
      <w:r>
        <w:rPr>
          <w:rFonts w:hint="cs"/>
          <w:rtl/>
        </w:rPr>
        <w:t>נ</w:t>
      </w:r>
      <w:r w:rsidR="00E7515C">
        <w:rPr>
          <w:rFonts w:hint="cs"/>
          <w:rtl/>
        </w:rPr>
        <w:t xml:space="preserve">ו </w:t>
      </w:r>
      <w:r>
        <w:rPr>
          <w:rFonts w:hint="cs"/>
          <w:rtl/>
        </w:rPr>
        <w:t>ב</w:t>
      </w:r>
      <w:r w:rsidR="00E7515C">
        <w:rPr>
          <w:rFonts w:hint="cs"/>
          <w:rtl/>
        </w:rPr>
        <w:t>פרשת עריות</w:t>
      </w:r>
      <w:r>
        <w:rPr>
          <w:rFonts w:hint="cs"/>
          <w:rtl/>
        </w:rPr>
        <w:t>,</w:t>
      </w:r>
    </w:p>
    <w:p w14:paraId="0EDEE713" w14:textId="3DFD566C" w:rsidR="00E7515C" w:rsidRPr="00C35A2C" w:rsidRDefault="00900D33" w:rsidP="00F04B65">
      <w:pPr>
        <w:ind w:firstLine="113"/>
        <w:rPr>
          <w:rtl/>
        </w:rPr>
      </w:pPr>
      <w:r>
        <w:rPr>
          <w:rFonts w:hint="cs"/>
          <w:rtl/>
        </w:rPr>
        <w:t>מופנה - שאם לא, י</w:t>
      </w:r>
      <w:r w:rsidR="00E7515C" w:rsidRPr="00C35A2C">
        <w:rPr>
          <w:rFonts w:hint="cs"/>
          <w:rtl/>
        </w:rPr>
        <w:t xml:space="preserve">כתוב </w:t>
      </w:r>
      <w:r>
        <w:rPr>
          <w:rFonts w:hint="cs"/>
          <w:rtl/>
        </w:rPr>
        <w:t>רק</w:t>
      </w:r>
      <w:r w:rsidR="00E7515C" w:rsidRPr="00C35A2C">
        <w:rPr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Pr="00FF4005">
        <w:rPr>
          <w:rStyle w:val="affff1"/>
          <w:rFonts w:hint="eastAsia"/>
          <w:rtl/>
        </w:rPr>
        <w:t>לא</w:t>
      </w:r>
      <w:r w:rsidRPr="00FF4005">
        <w:rPr>
          <w:rStyle w:val="affff1"/>
          <w:rtl/>
        </w:rPr>
        <w:t xml:space="preserve"> </w:t>
      </w:r>
      <w:r w:rsidR="00E7515C" w:rsidRPr="00FF4005">
        <w:rPr>
          <w:rStyle w:val="affff1"/>
          <w:rFonts w:hint="eastAsia"/>
          <w:rtl/>
        </w:rPr>
        <w:t>יקח</w:t>
      </w:r>
      <w:r w:rsidR="00E7515C"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איש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את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אשת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אביו</w:t>
      </w:r>
      <w:r w:rsidRPr="00FF4005">
        <w:rPr>
          <w:rStyle w:val="affff1"/>
          <w:rtl/>
        </w:rPr>
        <w:t>'</w:t>
      </w:r>
      <w:r>
        <w:rPr>
          <w:rStyle w:val="affff1"/>
          <w:rFonts w:hint="cs"/>
          <w:rtl/>
        </w:rPr>
        <w:t>.</w:t>
      </w:r>
    </w:p>
    <w:p w14:paraId="185375A8" w14:textId="77777777" w:rsidR="00E7515C" w:rsidRPr="00C35A2C" w:rsidRDefault="00E7515C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ד:</w:t>
      </w:r>
    </w:p>
    <w:p w14:paraId="54D578E2" w14:textId="509C6A9E" w:rsidR="00E7515C" w:rsidRPr="006E0774" w:rsidRDefault="00E7515C" w:rsidP="00B55EDF">
      <w:pPr>
        <w:rPr>
          <w:spacing w:val="-4"/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="00900D33" w:rsidRPr="00D1637C">
        <w:rPr>
          <w:rFonts w:cs="PFT_Frank" w:hint="eastAsia"/>
          <w:b/>
          <w:bCs/>
          <w:szCs w:val="14"/>
          <w:rtl/>
        </w:rPr>
        <w:t>כמו</w:t>
      </w:r>
      <w:r w:rsidR="00900D33" w:rsidRPr="00D1637C">
        <w:rPr>
          <w:rFonts w:cs="PFT_Frank"/>
          <w:b/>
          <w:bCs/>
          <w:szCs w:val="14"/>
          <w:rtl/>
        </w:rPr>
        <w:t>"כ</w:t>
      </w:r>
      <w:r w:rsidR="00900D33" w:rsidRPr="00FF4005">
        <w:rPr>
          <w:rtl/>
        </w:rPr>
        <w:t xml:space="preserve"> </w:t>
      </w:r>
      <w:r w:rsidR="00900D33" w:rsidRPr="00FF4005">
        <w:rPr>
          <w:rFonts w:hint="eastAsia"/>
          <w:rtl/>
        </w:rPr>
        <w:t>ב</w:t>
      </w:r>
      <w:r w:rsidRPr="00FF4005">
        <w:rPr>
          <w:rFonts w:hint="eastAsia"/>
          <w:rtl/>
        </w:rPr>
        <w:t>ציצית</w:t>
      </w:r>
      <w:r w:rsidR="00900D33">
        <w:rPr>
          <w:rFonts w:hint="cs"/>
          <w:rtl/>
        </w:rPr>
        <w:t>,</w:t>
      </w:r>
      <w:r w:rsidRPr="00FF4005">
        <w:rPr>
          <w:rtl/>
        </w:rPr>
        <w:t xml:space="preserve"> </w:t>
      </w:r>
      <w:r w:rsidRPr="006E0774">
        <w:rPr>
          <w:rFonts w:hint="cs"/>
          <w:spacing w:val="-4"/>
          <w:rtl/>
        </w:rPr>
        <w:t>מוכח</w:t>
      </w:r>
      <w:r w:rsidR="00900D33">
        <w:rPr>
          <w:rFonts w:hint="cs"/>
          <w:spacing w:val="-4"/>
          <w:rtl/>
        </w:rPr>
        <w:t xml:space="preserve"> -</w:t>
      </w:r>
      <w:r w:rsidRPr="006E0774">
        <w:rPr>
          <w:spacing w:val="-4"/>
          <w:rtl/>
        </w:rPr>
        <w:t xml:space="preserve"> </w:t>
      </w:r>
      <w:r w:rsidR="00900D33">
        <w:rPr>
          <w:rFonts w:hint="cs"/>
          <w:spacing w:val="-4"/>
          <w:rtl/>
        </w:rPr>
        <w:t>שיכתבנו</w:t>
      </w:r>
      <w:r w:rsidRPr="006E0774">
        <w:rPr>
          <w:spacing w:val="-4"/>
          <w:rtl/>
        </w:rPr>
        <w:t xml:space="preserve"> </w:t>
      </w:r>
      <w:r w:rsidR="00900D33">
        <w:rPr>
          <w:rFonts w:hint="cs"/>
          <w:spacing w:val="-4"/>
          <w:rtl/>
        </w:rPr>
        <w:t>ב</w:t>
      </w:r>
      <w:r>
        <w:rPr>
          <w:rFonts w:hint="cs"/>
          <w:spacing w:val="-4"/>
          <w:rtl/>
        </w:rPr>
        <w:t xml:space="preserve">פרשת </w:t>
      </w:r>
      <w:r w:rsidRPr="006E0774">
        <w:rPr>
          <w:rFonts w:hint="cs"/>
          <w:spacing w:val="-4"/>
          <w:rtl/>
        </w:rPr>
        <w:t>ציצית</w:t>
      </w:r>
      <w:r w:rsidRPr="006E0774">
        <w:rPr>
          <w:spacing w:val="-4"/>
          <w:rtl/>
        </w:rPr>
        <w:t xml:space="preserve">, </w:t>
      </w:r>
    </w:p>
    <w:p w14:paraId="2A2A23D5" w14:textId="4F65AD03" w:rsidR="00E7515C" w:rsidRDefault="00E7515C" w:rsidP="00240ECB">
      <w:pPr>
        <w:rPr>
          <w:rtl/>
        </w:rPr>
      </w:pPr>
      <w:r w:rsidRPr="006E0774">
        <w:rPr>
          <w:rFonts w:hint="cs"/>
          <w:rtl/>
        </w:rPr>
        <w:t>מופנה</w:t>
      </w:r>
      <w:r w:rsidR="00900D33">
        <w:rPr>
          <w:rFonts w:hint="cs"/>
          <w:rtl/>
        </w:rPr>
        <w:t xml:space="preserve"> -</w:t>
      </w:r>
      <w:r w:rsidRPr="006E0774">
        <w:rPr>
          <w:rtl/>
        </w:rPr>
        <w:t xml:space="preserve"> </w:t>
      </w:r>
      <w:r w:rsidR="00900D33">
        <w:rPr>
          <w:rFonts w:hint="cs"/>
          <w:rtl/>
        </w:rPr>
        <w:t>אף</w:t>
      </w:r>
      <w:r w:rsidRPr="006E0774">
        <w:rPr>
          <w:rtl/>
        </w:rPr>
        <w:t xml:space="preserve"> </w:t>
      </w:r>
      <w:r w:rsidR="00900D33">
        <w:rPr>
          <w:rFonts w:hint="cs"/>
          <w:rtl/>
        </w:rPr>
        <w:t xml:space="preserve">שצריך </w:t>
      </w:r>
      <w:r w:rsidR="00240ECB">
        <w:rPr>
          <w:rFonts w:hint="cs"/>
          <w:rtl/>
        </w:rPr>
        <w:t>'</w:t>
      </w:r>
      <w:r w:rsidRPr="00A16943">
        <w:rPr>
          <w:rStyle w:val="affff1"/>
          <w:rFonts w:hint="cs"/>
          <w:rtl/>
        </w:rPr>
        <w:t>לא</w:t>
      </w:r>
      <w:r w:rsidRPr="00A16943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b/>
          <w:bCs/>
          <w:rtl/>
        </w:rPr>
        <w:t>תלבש</w:t>
      </w:r>
      <w:r w:rsidR="00240ECB">
        <w:rPr>
          <w:rStyle w:val="affff1"/>
          <w:rFonts w:hint="cs"/>
          <w:rtl/>
        </w:rPr>
        <w:t xml:space="preserve"> </w:t>
      </w:r>
      <w:r w:rsidR="00240ECB" w:rsidRPr="007E2478">
        <w:rPr>
          <w:rStyle w:val="affff1"/>
          <w:rFonts w:hint="cs"/>
          <w:rtl/>
        </w:rPr>
        <w:t>שעטנז</w:t>
      </w:r>
      <w:r w:rsidR="00240ECB">
        <w:rPr>
          <w:rStyle w:val="affff1"/>
          <w:rFonts w:hint="cs"/>
          <w:rtl/>
        </w:rPr>
        <w:t>..'</w:t>
      </w:r>
      <w:r w:rsidRPr="00A16943">
        <w:rPr>
          <w:rStyle w:val="affff1"/>
          <w:rtl/>
        </w:rPr>
        <w:t xml:space="preserve"> </w:t>
      </w:r>
      <w:r w:rsidR="00240ECB" w:rsidRPr="00FF4005">
        <w:rPr>
          <w:rFonts w:hint="eastAsia"/>
          <w:rtl/>
        </w:rPr>
        <w:t>ש</w:t>
      </w:r>
      <w:r w:rsidRPr="00FF4005">
        <w:rPr>
          <w:rFonts w:hint="eastAsia"/>
          <w:rtl/>
        </w:rPr>
        <w:t>לא</w:t>
      </w:r>
      <w:r w:rsidRPr="00FF4005">
        <w:rPr>
          <w:rtl/>
        </w:rPr>
        <w:t xml:space="preserve"> </w:t>
      </w:r>
      <w:r w:rsidRPr="00FF4005">
        <w:rPr>
          <w:rFonts w:hint="eastAsia"/>
          <w:rtl/>
        </w:rPr>
        <w:t>מוכרי</w:t>
      </w:r>
      <w:r w:rsidRPr="00FF4005">
        <w:rPr>
          <w:rtl/>
        </w:rPr>
        <w:t xml:space="preserve"> </w:t>
      </w:r>
      <w:r w:rsidRPr="00FF4005">
        <w:rPr>
          <w:rFonts w:hint="eastAsia"/>
          <w:rtl/>
        </w:rPr>
        <w:t>כסות</w:t>
      </w:r>
      <w:r w:rsidR="00240ECB">
        <w:rPr>
          <w:rStyle w:val="affff8"/>
          <w:rFonts w:hint="cs"/>
          <w:rtl/>
        </w:rPr>
        <w:t xml:space="preserve"> אין הנאה,</w:t>
      </w:r>
    </w:p>
    <w:p w14:paraId="2DAD7267" w14:textId="506D22D1" w:rsidR="00E7515C" w:rsidRDefault="00240ECB" w:rsidP="00FF4005">
      <w:pPr>
        <w:rPr>
          <w:rtl/>
        </w:rPr>
      </w:pPr>
      <w:r w:rsidRPr="00FF4005">
        <w:rPr>
          <w:rFonts w:hint="eastAsia"/>
          <w:rtl/>
        </w:rPr>
        <w:t>וצריך</w:t>
      </w:r>
      <w:r w:rsidRPr="00FF4005">
        <w:rPr>
          <w:rtl/>
        </w:rPr>
        <w:t xml:space="preserve"> </w:t>
      </w:r>
      <w:r>
        <w:rPr>
          <w:rStyle w:val="affff1"/>
          <w:rFonts w:hint="cs"/>
          <w:rtl/>
        </w:rPr>
        <w:t xml:space="preserve">'בגד כלאים שעטנז </w:t>
      </w:r>
      <w:r w:rsidR="00E7515C" w:rsidRPr="001561B7">
        <w:rPr>
          <w:rStyle w:val="affff1"/>
          <w:rFonts w:hint="cs"/>
          <w:rtl/>
        </w:rPr>
        <w:t xml:space="preserve">לא </w:t>
      </w:r>
      <w:r w:rsidR="00E7515C" w:rsidRPr="00FF4005">
        <w:rPr>
          <w:rStyle w:val="affff1"/>
          <w:rFonts w:hint="eastAsia"/>
          <w:b/>
          <w:bCs/>
          <w:rtl/>
        </w:rPr>
        <w:t>יעלה</w:t>
      </w:r>
      <w:r w:rsidR="00E7515C" w:rsidRPr="001561B7">
        <w:rPr>
          <w:rStyle w:val="affff1"/>
          <w:rFonts w:hint="cs"/>
          <w:rtl/>
        </w:rPr>
        <w:t xml:space="preserve"> עליך</w:t>
      </w:r>
      <w:r>
        <w:rPr>
          <w:rStyle w:val="affff1"/>
          <w:rFonts w:hint="cs"/>
          <w:rtl/>
        </w:rPr>
        <w:t>'</w:t>
      </w:r>
      <w:r w:rsidR="00E7515C" w:rsidRPr="00C35A2C">
        <w:rPr>
          <w:rFonts w:hint="cs"/>
          <w:rtl/>
        </w:rPr>
        <w:t xml:space="preserve"> </w:t>
      </w:r>
      <w:r>
        <w:rPr>
          <w:rFonts w:hint="cs"/>
          <w:rtl/>
        </w:rPr>
        <w:t>לאסור העלאה</w:t>
      </w:r>
      <w:r w:rsidR="00E7515C" w:rsidRPr="00FF4005">
        <w:rPr>
          <w:rStyle w:val="affff8"/>
          <w:rtl/>
        </w:rPr>
        <w:t xml:space="preserve"> </w:t>
      </w:r>
      <w:r w:rsidR="00E7515C" w:rsidRPr="00FF4005">
        <w:rPr>
          <w:rStyle w:val="affff8"/>
          <w:rFonts w:hint="eastAsia"/>
          <w:rtl/>
        </w:rPr>
        <w:t>הנאה</w:t>
      </w:r>
      <w:r w:rsidRPr="00FF4005">
        <w:rPr>
          <w:rStyle w:val="affff8"/>
          <w:rtl/>
        </w:rPr>
        <w:t xml:space="preserve"> מועטת</w:t>
      </w:r>
      <w:r>
        <w:rPr>
          <w:rStyle w:val="affff8"/>
          <w:rFonts w:hint="cs"/>
          <w:rtl/>
        </w:rPr>
        <w:t>,</w:t>
      </w:r>
    </w:p>
    <w:p w14:paraId="4E3B961A" w14:textId="1D506E2A" w:rsidR="00240ECB" w:rsidRDefault="00240ECB" w:rsidP="00240ECB">
      <w:pPr>
        <w:rPr>
          <w:rStyle w:val="affff5"/>
          <w:rtl/>
        </w:rPr>
      </w:pPr>
      <w:r w:rsidRPr="00FF4005">
        <w:rPr>
          <w:rFonts w:hint="eastAsia"/>
          <w:rtl/>
        </w:rPr>
        <w:t>מ</w:t>
      </w:r>
      <w:r w:rsidRPr="00FF4005">
        <w:rPr>
          <w:rtl/>
        </w:rPr>
        <w:t xml:space="preserve">"מ </w:t>
      </w:r>
      <w:r>
        <w:rPr>
          <w:rStyle w:val="affff1"/>
          <w:rFonts w:hint="cs"/>
          <w:rtl/>
        </w:rPr>
        <w:t>'</w:t>
      </w:r>
      <w:r w:rsidR="00E7515C" w:rsidRPr="001561B7">
        <w:rPr>
          <w:rStyle w:val="affff1"/>
          <w:rFonts w:hint="cs"/>
          <w:rtl/>
        </w:rPr>
        <w:t>צמר ופשתים'</w:t>
      </w:r>
      <w:r w:rsidR="00E7515C" w:rsidRPr="00C35A2C">
        <w:rPr>
          <w:rFonts w:hint="cs"/>
          <w:rtl/>
        </w:rPr>
        <w:t xml:space="preserve"> </w:t>
      </w:r>
      <w:r w:rsidR="00E7515C">
        <w:rPr>
          <w:rFonts w:hint="cs"/>
          <w:rtl/>
        </w:rPr>
        <w:t>מופנה</w:t>
      </w:r>
      <w:r>
        <w:rPr>
          <w:rFonts w:hint="cs"/>
          <w:rtl/>
        </w:rPr>
        <w:t xml:space="preserve"> -</w:t>
      </w:r>
    </w:p>
    <w:p w14:paraId="59C84DF4" w14:textId="631A2CFF" w:rsidR="00240ECB" w:rsidRPr="00FF4005" w:rsidRDefault="00240ECB" w:rsidP="004D7AB4">
      <w:pPr>
        <w:rPr>
          <w:rtl/>
        </w:rPr>
      </w:pPr>
      <w:r>
        <w:rPr>
          <w:rStyle w:val="affff5"/>
          <w:rFonts w:hint="cs"/>
          <w:rtl/>
        </w:rPr>
        <w:t xml:space="preserve">דתדברי"ש: </w:t>
      </w:r>
      <w:r w:rsidR="00E7515C" w:rsidRPr="00FF4005">
        <w:rPr>
          <w:rStyle w:val="affff8"/>
          <w:rFonts w:hint="eastAsia"/>
          <w:rtl/>
        </w:rPr>
        <w:t>ש</w:t>
      </w:r>
      <w:r w:rsidRPr="00FF4005">
        <w:rPr>
          <w:rStyle w:val="affff8"/>
          <w:rFonts w:hint="eastAsia"/>
          <w:rtl/>
        </w:rPr>
        <w:t>בנגעים</w:t>
      </w:r>
      <w:r w:rsidRPr="00FF4005">
        <w:rPr>
          <w:rStyle w:val="affff8"/>
          <w:rtl/>
        </w:rPr>
        <w:t xml:space="preserve"> </w:t>
      </w:r>
      <w:r w:rsidRPr="00FF4005">
        <w:rPr>
          <w:rStyle w:val="affff1"/>
          <w:rtl/>
        </w:rPr>
        <w:t>'</w:t>
      </w:r>
      <w:r w:rsidR="00E7515C" w:rsidRPr="00FF4005">
        <w:rPr>
          <w:rStyle w:val="affff1"/>
          <w:rFonts w:hint="eastAsia"/>
          <w:rtl/>
        </w:rPr>
        <w:t>צמר</w:t>
      </w:r>
      <w:r w:rsidR="00E7515C" w:rsidRPr="00FF4005">
        <w:rPr>
          <w:rStyle w:val="affff1"/>
          <w:rtl/>
        </w:rPr>
        <w:t xml:space="preserve"> </w:t>
      </w:r>
      <w:r w:rsidR="00E7515C" w:rsidRPr="00FF4005">
        <w:rPr>
          <w:rStyle w:val="affff1"/>
          <w:rFonts w:hint="eastAsia"/>
          <w:rtl/>
        </w:rPr>
        <w:t>ופשתים</w:t>
      </w:r>
      <w:r w:rsidRPr="00FF4005">
        <w:rPr>
          <w:rStyle w:val="affff1"/>
          <w:rtl/>
        </w:rPr>
        <w:t>'</w:t>
      </w:r>
      <w:r w:rsidRPr="00FF4005">
        <w:rPr>
          <w:sz w:val="14"/>
          <w:szCs w:val="14"/>
          <w:rtl/>
        </w:rPr>
        <w:t xml:space="preserve"> - </w:t>
      </w:r>
      <w:r w:rsidR="004D7AB4">
        <w:rPr>
          <w:rStyle w:val="affff8"/>
          <w:rFonts w:hint="cs"/>
          <w:rtl/>
        </w:rPr>
        <w:t>אף כל מ</w:t>
      </w:r>
      <w:r w:rsidRPr="00FF4005">
        <w:rPr>
          <w:rStyle w:val="affff8"/>
          <w:rFonts w:hint="eastAsia"/>
          <w:rtl/>
        </w:rPr>
        <w:t>קום</w:t>
      </w:r>
      <w:r w:rsidRPr="00FF4005">
        <w:rPr>
          <w:rtl/>
        </w:rPr>
        <w:t xml:space="preserve"> </w:t>
      </w:r>
      <w:r w:rsidRPr="00FF4005">
        <w:rPr>
          <w:rStyle w:val="affff8"/>
          <w:rFonts w:hint="eastAsia"/>
          <w:rtl/>
        </w:rPr>
        <w:t>שנאמר</w:t>
      </w:r>
      <w:r w:rsidRPr="00FF4005">
        <w:rPr>
          <w:rtl/>
        </w:rPr>
        <w:t xml:space="preserve"> </w:t>
      </w:r>
      <w:r w:rsidR="004D7AB4">
        <w:rPr>
          <w:rStyle w:val="affff1"/>
          <w:rFonts w:hint="cs"/>
          <w:rtl/>
        </w:rPr>
        <w:t>'</w:t>
      </w:r>
      <w:r w:rsidRPr="00FF4005">
        <w:rPr>
          <w:rStyle w:val="affff1"/>
          <w:rFonts w:hint="eastAsia"/>
          <w:rtl/>
        </w:rPr>
        <w:t>בגדים</w:t>
      </w:r>
      <w:r w:rsidR="004D7AB4">
        <w:rPr>
          <w:rStyle w:val="affff1"/>
          <w:rFonts w:hint="cs"/>
          <w:rtl/>
        </w:rPr>
        <w:t>'</w:t>
      </w:r>
      <w:r w:rsidRPr="00FF4005">
        <w:rPr>
          <w:rtl/>
        </w:rPr>
        <w:t xml:space="preserve">, </w:t>
      </w:r>
      <w:r w:rsidRPr="00FF4005">
        <w:rPr>
          <w:rFonts w:hint="eastAsia"/>
          <w:rtl/>
        </w:rPr>
        <w:t>כך</w:t>
      </w:r>
      <w:r w:rsidR="004D7AB4">
        <w:rPr>
          <w:rFonts w:hint="cs"/>
          <w:rtl/>
        </w:rPr>
        <w:t>.</w:t>
      </w:r>
    </w:p>
    <w:p w14:paraId="15B75E49" w14:textId="5F2BA94E" w:rsidR="00E7515C" w:rsidRPr="00C35A2C" w:rsidRDefault="00E7515C" w:rsidP="00FF4005">
      <w:pPr>
        <w:rPr>
          <w:rtl/>
        </w:rPr>
      </w:pPr>
      <w:r w:rsidRPr="0090328A">
        <w:rPr>
          <w:rFonts w:cs="PFT_Frank" w:hint="cs"/>
          <w:b/>
          <w:bCs/>
          <w:sz w:val="14"/>
          <w:szCs w:val="14"/>
          <w:rtl/>
        </w:rPr>
        <w:t>ו</w:t>
      </w:r>
      <w:r w:rsidR="004D7AB4">
        <w:rPr>
          <w:rFonts w:hint="cs"/>
          <w:rtl/>
        </w:rPr>
        <w:t>אף קרא דלבישה</w:t>
      </w:r>
      <w:r>
        <w:rPr>
          <w:rFonts w:hint="cs"/>
          <w:rtl/>
        </w:rPr>
        <w:t xml:space="preserve"> </w:t>
      </w:r>
      <w:r w:rsidR="004D7AB4">
        <w:rPr>
          <w:rFonts w:hint="cs"/>
          <w:rtl/>
        </w:rPr>
        <w:t>נלמד '</w:t>
      </w:r>
      <w:r w:rsidRPr="00FF4005">
        <w:rPr>
          <w:rStyle w:val="affff1"/>
          <w:rFonts w:hint="eastAsia"/>
          <w:rtl/>
        </w:rPr>
        <w:t>שעטנז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שעטנז</w:t>
      </w:r>
      <w:r w:rsidR="004D7AB4">
        <w:rPr>
          <w:rStyle w:val="affff1"/>
          <w:rFonts w:hint="cs"/>
          <w:rtl/>
        </w:rPr>
        <w:t>'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מהעלאה</w:t>
      </w:r>
      <w:r w:rsidR="004D7AB4" w:rsidRPr="00FF4005">
        <w:rPr>
          <w:rStyle w:val="affff8"/>
          <w:rtl/>
        </w:rPr>
        <w:t xml:space="preserve"> שנאמר בו בגד.</w:t>
      </w:r>
    </w:p>
    <w:p w14:paraId="36A8CAD2" w14:textId="77777777" w:rsidR="00E7515C" w:rsidRDefault="00E7515C" w:rsidP="007C50EB">
      <w:pPr>
        <w:rPr>
          <w:rtl/>
        </w:rPr>
      </w:pPr>
    </w:p>
    <w:p w14:paraId="1BC892F8" w14:textId="3EF96698" w:rsidR="00EE5A5A" w:rsidRDefault="00EE5A5A" w:rsidP="00EE5A5A">
      <w:pPr>
        <w:rPr>
          <w:rStyle w:val="affff1"/>
          <w:rtl/>
        </w:rPr>
      </w:pPr>
      <w:r w:rsidRPr="00D1637C">
        <w:rPr>
          <w:rFonts w:cs="PFT_Frank" w:hint="eastAsia"/>
          <w:b/>
          <w:bCs/>
          <w:szCs w:val="14"/>
          <w:rtl/>
        </w:rPr>
        <w:t>אבל</w:t>
      </w:r>
      <w:r>
        <w:rPr>
          <w:rFonts w:hint="cs"/>
          <w:rtl/>
        </w:rPr>
        <w:t xml:space="preserve"> אין ללמוד</w:t>
      </w:r>
      <w:r w:rsidRPr="00FF4005">
        <w:rPr>
          <w:rStyle w:val="affff8"/>
          <w:rtl/>
        </w:rPr>
        <w:t xml:space="preserve"> כלאים בציצית</w:t>
      </w:r>
      <w:r>
        <w:rPr>
          <w:rFonts w:hint="cs"/>
          <w:rtl/>
        </w:rPr>
        <w:t xml:space="preserve"> </w:t>
      </w:r>
      <w:r>
        <w:rPr>
          <w:rStyle w:val="affff1"/>
          <w:rFonts w:hint="cs"/>
          <w:rtl/>
        </w:rPr>
        <w:t>מ</w:t>
      </w:r>
      <w:r w:rsidR="00E7515C" w:rsidRPr="00AD1A41">
        <w:rPr>
          <w:rStyle w:val="affff1"/>
          <w:rFonts w:hint="cs"/>
          <w:rtl/>
        </w:rPr>
        <w:t>'ועשו</w:t>
      </w:r>
      <w:r>
        <w:rPr>
          <w:rStyle w:val="affff1"/>
          <w:rFonts w:hint="cs"/>
          <w:rtl/>
        </w:rPr>
        <w:t>..</w:t>
      </w:r>
      <w:r w:rsidR="00E7515C" w:rsidRPr="00AD1A41">
        <w:rPr>
          <w:rStyle w:val="affff1"/>
          <w:rtl/>
        </w:rPr>
        <w:t xml:space="preserve"> </w:t>
      </w:r>
      <w:r w:rsidR="00E7515C" w:rsidRPr="00AD1A41">
        <w:rPr>
          <w:rStyle w:val="affff1"/>
          <w:rFonts w:hint="cs"/>
          <w:rtl/>
        </w:rPr>
        <w:t>ציצית</w:t>
      </w:r>
      <w:r w:rsidR="00E7515C" w:rsidRPr="00AD1A41">
        <w:rPr>
          <w:rStyle w:val="affff1"/>
          <w:rtl/>
        </w:rPr>
        <w:t xml:space="preserve"> </w:t>
      </w:r>
      <w:r w:rsidR="00E7515C" w:rsidRPr="00AD1A41">
        <w:rPr>
          <w:rStyle w:val="affff1"/>
          <w:rFonts w:hint="cs"/>
          <w:rtl/>
        </w:rPr>
        <w:t>על</w:t>
      </w:r>
      <w:r w:rsidR="00E7515C" w:rsidRPr="00AD1A41">
        <w:rPr>
          <w:rStyle w:val="affff1"/>
          <w:rtl/>
        </w:rPr>
        <w:t xml:space="preserve"> </w:t>
      </w:r>
      <w:r w:rsidR="00E7515C" w:rsidRPr="00AD1A41">
        <w:rPr>
          <w:rStyle w:val="affff1"/>
          <w:rFonts w:hint="cs"/>
          <w:rtl/>
        </w:rPr>
        <w:t>כנפי</w:t>
      </w:r>
      <w:r w:rsidR="00E7515C" w:rsidRPr="00AD1A41">
        <w:rPr>
          <w:rStyle w:val="affff1"/>
          <w:rtl/>
        </w:rPr>
        <w:t xml:space="preserve"> </w:t>
      </w:r>
      <w:r w:rsidR="00E7515C" w:rsidRPr="00FF4005">
        <w:rPr>
          <w:rStyle w:val="affff1"/>
          <w:rFonts w:hint="eastAsia"/>
          <w:b/>
          <w:bCs/>
          <w:rtl/>
        </w:rPr>
        <w:t>בגדיהם</w:t>
      </w:r>
      <w:r w:rsidR="00E7515C" w:rsidRPr="00FF4005">
        <w:rPr>
          <w:rStyle w:val="affff1"/>
          <w:b/>
          <w:bCs/>
          <w:rtl/>
        </w:rPr>
        <w:t>'</w:t>
      </w:r>
      <w:r>
        <w:rPr>
          <w:rStyle w:val="affff1"/>
          <w:rFonts w:hint="cs"/>
          <w:rtl/>
        </w:rPr>
        <w:t>,</w:t>
      </w:r>
    </w:p>
    <w:p w14:paraId="6DD312B7" w14:textId="716B4E2D" w:rsidR="00EE5A5A" w:rsidRDefault="00EE5A5A" w:rsidP="00F04B65">
      <w:pPr>
        <w:rPr>
          <w:rtl/>
        </w:rPr>
      </w:pPr>
      <w:r w:rsidRPr="00FF4005">
        <w:rPr>
          <w:rFonts w:hint="eastAsia"/>
          <w:rtl/>
        </w:rPr>
        <w:t>והרי</w:t>
      </w:r>
      <w:r w:rsidR="00E7515C" w:rsidRPr="00A16943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E7515C" w:rsidRPr="00A16943">
        <w:rPr>
          <w:rStyle w:val="affff5"/>
          <w:rFonts w:hint="cs"/>
          <w:rtl/>
        </w:rPr>
        <w:t>תד</w:t>
      </w:r>
      <w:r>
        <w:rPr>
          <w:rStyle w:val="affff5"/>
          <w:rFonts w:hint="cs"/>
          <w:rtl/>
        </w:rPr>
        <w:t>ב</w:t>
      </w:r>
      <w:r w:rsidR="00E7515C" w:rsidRPr="00A16943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>י</w:t>
      </w:r>
      <w:r w:rsidR="00E7515C" w:rsidRPr="00A16943">
        <w:rPr>
          <w:rStyle w:val="affff5"/>
          <w:rtl/>
        </w:rPr>
        <w:t>"</w:t>
      </w:r>
      <w:r>
        <w:rPr>
          <w:rStyle w:val="affff5"/>
          <w:rFonts w:hint="cs"/>
          <w:rtl/>
        </w:rPr>
        <w:t>ש</w:t>
      </w:r>
      <w:r w:rsidR="00E7515C" w:rsidRPr="00A16943">
        <w:rPr>
          <w:rStyle w:val="affff5"/>
          <w:rtl/>
        </w:rPr>
        <w:t xml:space="preserve">: </w:t>
      </w:r>
      <w:r>
        <w:rPr>
          <w:rStyle w:val="affff1"/>
          <w:rFonts w:hint="cs"/>
          <w:rtl/>
        </w:rPr>
        <w:t>'</w:t>
      </w:r>
      <w:r w:rsidR="00E7515C" w:rsidRPr="00FF4005">
        <w:rPr>
          <w:rStyle w:val="affff1"/>
          <w:rFonts w:hint="eastAsia"/>
          <w:rtl/>
        </w:rPr>
        <w:t>בגדים</w:t>
      </w:r>
      <w:r>
        <w:rPr>
          <w:rStyle w:val="affff1"/>
          <w:rFonts w:hint="cs"/>
          <w:rtl/>
        </w:rPr>
        <w:t>'</w:t>
      </w:r>
      <w:r w:rsidR="00E7515C" w:rsidRPr="00C35A2C">
        <w:rPr>
          <w:rtl/>
        </w:rPr>
        <w:t xml:space="preserve"> </w:t>
      </w:r>
      <w:r w:rsidR="00E7515C" w:rsidRPr="00C35A2C">
        <w:rPr>
          <w:rFonts w:hint="cs"/>
          <w:rtl/>
        </w:rPr>
        <w:t>צמר</w:t>
      </w:r>
      <w:r w:rsidR="00E7515C" w:rsidRPr="00C35A2C">
        <w:rPr>
          <w:rtl/>
        </w:rPr>
        <w:t xml:space="preserve"> </w:t>
      </w:r>
      <w:r w:rsidR="00E7515C" w:rsidRPr="00C35A2C">
        <w:rPr>
          <w:rFonts w:hint="cs"/>
          <w:rtl/>
        </w:rPr>
        <w:t>ופשתים</w:t>
      </w:r>
      <w:r w:rsidR="00E7515C" w:rsidRPr="00C35A2C">
        <w:rPr>
          <w:rtl/>
        </w:rPr>
        <w:t xml:space="preserve"> </w:t>
      </w:r>
      <w:r w:rsidR="00E7515C" w:rsidRPr="00C35A2C">
        <w:rPr>
          <w:rFonts w:hint="cs"/>
          <w:rtl/>
        </w:rPr>
        <w:t>הם</w:t>
      </w:r>
      <w:r w:rsidR="00E7515C" w:rsidRPr="00C35A2C">
        <w:rPr>
          <w:rtl/>
        </w:rPr>
        <w:t>,</w:t>
      </w:r>
      <w:r w:rsidR="00E7515C" w:rsidRPr="00EE5A5A">
        <w:rPr>
          <w:rtl/>
        </w:rPr>
        <w:t xml:space="preserve"> </w:t>
      </w:r>
      <w:r w:rsidR="00E7515C" w:rsidRPr="00FF4005">
        <w:rPr>
          <w:rFonts w:hint="eastAsia"/>
          <w:rtl/>
        </w:rPr>
        <w:t>ו</w:t>
      </w:r>
      <w:r w:rsidRPr="00FF4005">
        <w:rPr>
          <w:rFonts w:hint="eastAsia"/>
          <w:rtl/>
        </w:rPr>
        <w:t>ציוה</w:t>
      </w:r>
      <w:r w:rsidRPr="00FF4005">
        <w:rPr>
          <w:rtl/>
        </w:rPr>
        <w:t xml:space="preserve"> לתת עליהם</w:t>
      </w:r>
      <w:r>
        <w:rPr>
          <w:rStyle w:val="affff1"/>
          <w:rFonts w:hint="cs"/>
          <w:rtl/>
        </w:rPr>
        <w:t xml:space="preserve"> 'פתיל </w:t>
      </w:r>
      <w:r w:rsidR="00E7515C" w:rsidRPr="00FF4005">
        <w:rPr>
          <w:rStyle w:val="affff1"/>
          <w:rFonts w:hint="eastAsia"/>
          <w:b/>
          <w:bCs/>
          <w:rtl/>
        </w:rPr>
        <w:t>תכלת</w:t>
      </w:r>
      <w:r w:rsidRPr="00FF4005">
        <w:rPr>
          <w:rStyle w:val="affff1"/>
          <w:b/>
          <w:bCs/>
          <w:rtl/>
        </w:rPr>
        <w:t>'</w:t>
      </w:r>
      <w:r>
        <w:rPr>
          <w:rStyle w:val="affff1"/>
          <w:rFonts w:hint="cs"/>
          <w:rtl/>
        </w:rPr>
        <w:t>,</w:t>
      </w:r>
      <w:r w:rsidR="00E7515C" w:rsidRPr="00A16943">
        <w:rPr>
          <w:rStyle w:val="affff1"/>
          <w:rtl/>
        </w:rPr>
        <w:t xml:space="preserve"> </w:t>
      </w:r>
      <w:r>
        <w:rPr>
          <w:rFonts w:hint="cs"/>
          <w:rtl/>
        </w:rPr>
        <w:t>ש</w:t>
      </w:r>
      <w:r w:rsidR="00E7515C" w:rsidRPr="00EE5A5A">
        <w:rPr>
          <w:rFonts w:hint="cs"/>
          <w:rtl/>
        </w:rPr>
        <w:t>צמר</w:t>
      </w:r>
      <w:r w:rsidR="00E7515C" w:rsidRPr="00C35A2C">
        <w:rPr>
          <w:rFonts w:hint="cs"/>
          <w:rtl/>
        </w:rPr>
        <w:t xml:space="preserve"> הוא </w:t>
      </w:r>
      <w:r w:rsidR="00B61618">
        <w:rPr>
          <w:rStyle w:val="affff8"/>
          <w:rFonts w:hint="cs"/>
          <w:rtl/>
        </w:rPr>
        <w:t>מדשש פשתן</w:t>
      </w:r>
      <w:r w:rsidR="00F04B65">
        <w:rPr>
          <w:rFonts w:hint="cs"/>
          <w:rtl/>
        </w:rPr>
        <w:t xml:space="preserve"> </w:t>
      </w:r>
      <w:r w:rsidR="00E7515C" w:rsidRPr="00262A77">
        <w:rPr>
          <w:spacing w:val="-2"/>
          <w:rtl/>
        </w:rPr>
        <w:t xml:space="preserve">- </w:t>
      </w:r>
      <w:r>
        <w:rPr>
          <w:rFonts w:hint="cs"/>
          <w:spacing w:val="-2"/>
          <w:rtl/>
        </w:rPr>
        <w:t>שה</w:t>
      </w:r>
      <w:r w:rsidRPr="00FF4005">
        <w:rPr>
          <w:rFonts w:hint="eastAsia"/>
          <w:rtl/>
        </w:rPr>
        <w:t>ייתי</w:t>
      </w:r>
      <w:r w:rsidR="00E7515C" w:rsidRPr="00FF4005">
        <w:rPr>
          <w:rtl/>
        </w:rPr>
        <w:t xml:space="preserve"> </w:t>
      </w:r>
      <w:r w:rsidR="00E7515C" w:rsidRPr="00FF4005">
        <w:rPr>
          <w:rFonts w:hint="eastAsia"/>
          <w:rtl/>
        </w:rPr>
        <w:t>ד</w:t>
      </w:r>
      <w:r w:rsidRPr="00FF4005">
        <w:rPr>
          <w:rFonts w:hint="eastAsia"/>
          <w:rtl/>
        </w:rPr>
        <w:t>ורש</w:t>
      </w:r>
      <w:r>
        <w:rPr>
          <w:rStyle w:val="affff1"/>
          <w:rFonts w:hint="cs"/>
          <w:spacing w:val="-2"/>
          <w:rtl/>
        </w:rPr>
        <w:t xml:space="preserve"> </w:t>
      </w:r>
      <w:r w:rsidR="00E7515C" w:rsidRPr="00262A77">
        <w:rPr>
          <w:rStyle w:val="affff1"/>
          <w:rFonts w:hint="cs"/>
          <w:spacing w:val="-2"/>
          <w:rtl/>
        </w:rPr>
        <w:t>'הכנף'</w:t>
      </w:r>
      <w:r w:rsidR="00E7515C" w:rsidRPr="00262A77">
        <w:rPr>
          <w:spacing w:val="-2"/>
          <w:rtl/>
        </w:rPr>
        <w:t xml:space="preserve"> </w:t>
      </w:r>
      <w:r w:rsidR="00E7515C" w:rsidRPr="00262A77">
        <w:rPr>
          <w:rFonts w:hint="cs"/>
          <w:spacing w:val="-2"/>
          <w:rtl/>
        </w:rPr>
        <w:t>מין</w:t>
      </w:r>
      <w:r w:rsidR="00E7515C" w:rsidRPr="00262A77">
        <w:rPr>
          <w:spacing w:val="-2"/>
          <w:rtl/>
        </w:rPr>
        <w:t xml:space="preserve"> </w:t>
      </w:r>
      <w:r w:rsidR="00E7515C" w:rsidRPr="00262A77">
        <w:rPr>
          <w:rFonts w:hint="cs"/>
          <w:spacing w:val="-2"/>
          <w:rtl/>
        </w:rPr>
        <w:t>כנף</w:t>
      </w:r>
      <w:r>
        <w:rPr>
          <w:rFonts w:hint="cs"/>
          <w:spacing w:val="-2"/>
          <w:rtl/>
        </w:rPr>
        <w:t xml:space="preserve"> -</w:t>
      </w:r>
      <w:r w:rsidR="00E7515C" w:rsidRPr="00262A77">
        <w:rPr>
          <w:spacing w:val="-2"/>
          <w:rtl/>
        </w:rPr>
        <w:t xml:space="preserve"> </w:t>
      </w:r>
      <w:r w:rsidR="00E7515C" w:rsidRPr="00D1637C">
        <w:rPr>
          <w:rFonts w:cs="PFT_Frank" w:hint="eastAsia"/>
          <w:b/>
          <w:bCs/>
          <w:szCs w:val="14"/>
          <w:rtl/>
        </w:rPr>
        <w:t>צמר</w:t>
      </w:r>
      <w:r w:rsidR="00E7515C" w:rsidRPr="00D1637C">
        <w:rPr>
          <w:rFonts w:cs="PFT_Frank"/>
          <w:b/>
          <w:bCs/>
          <w:szCs w:val="14"/>
          <w:rtl/>
        </w:rPr>
        <w:t xml:space="preserve"> </w:t>
      </w:r>
      <w:r w:rsidR="00E7515C" w:rsidRPr="00D1637C">
        <w:rPr>
          <w:rFonts w:cs="PFT_Frank" w:hint="eastAsia"/>
          <w:b/>
          <w:bCs/>
          <w:szCs w:val="14"/>
          <w:rtl/>
        </w:rPr>
        <w:t>לצמר</w:t>
      </w:r>
      <w:r w:rsidR="00E7515C" w:rsidRPr="00FF4005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-</w:t>
      </w:r>
      <w:r w:rsidRPr="00FF4005">
        <w:rPr>
          <w:rStyle w:val="affff8"/>
          <w:rFonts w:hint="eastAsia"/>
          <w:rtl/>
        </w:rPr>
        <w:t>ואז</w:t>
      </w:r>
      <w:r w:rsidRPr="00FF4005">
        <w:rPr>
          <w:rStyle w:val="affff8"/>
          <w:rtl/>
        </w:rPr>
        <w:t xml:space="preserve"> </w:t>
      </w:r>
      <w:r w:rsidRPr="00FF4005">
        <w:rPr>
          <w:rStyle w:val="affff8"/>
          <w:rFonts w:hint="eastAsia"/>
          <w:rtl/>
        </w:rPr>
        <w:t>תצבע</w:t>
      </w:r>
      <w:r w:rsidRPr="00FF4005">
        <w:rPr>
          <w:rStyle w:val="affff8"/>
          <w:rtl/>
        </w:rPr>
        <w:t xml:space="preserve"> </w:t>
      </w:r>
      <w:r w:rsidRPr="00FF4005">
        <w:rPr>
          <w:rStyle w:val="affff8"/>
          <w:rFonts w:hint="eastAsia"/>
          <w:rtl/>
        </w:rPr>
        <w:t>תכלת</w:t>
      </w:r>
      <w:r>
        <w:rPr>
          <w:rStyle w:val="affff8"/>
          <w:rFonts w:hint="cs"/>
          <w:rtl/>
        </w:rPr>
        <w:t>,</w:t>
      </w:r>
      <w:r w:rsidR="00F04B65">
        <w:rPr>
          <w:rStyle w:val="affff8"/>
          <w:rFonts w:hint="cs"/>
          <w:rtl/>
        </w:rPr>
        <w:t xml:space="preserve"> </w:t>
      </w:r>
      <w:r w:rsidR="00E7515C" w:rsidRPr="00D1637C">
        <w:rPr>
          <w:rFonts w:cs="PFT_Frank" w:hint="eastAsia"/>
          <w:b/>
          <w:bCs/>
          <w:szCs w:val="14"/>
          <w:rtl/>
        </w:rPr>
        <w:t>ופשתים</w:t>
      </w:r>
      <w:r w:rsidR="00E7515C" w:rsidRPr="00D1637C">
        <w:rPr>
          <w:rFonts w:cs="PFT_Frank"/>
          <w:b/>
          <w:bCs/>
          <w:szCs w:val="14"/>
          <w:rtl/>
        </w:rPr>
        <w:t xml:space="preserve"> </w:t>
      </w:r>
      <w:r w:rsidR="00E7515C" w:rsidRPr="00D1637C">
        <w:rPr>
          <w:rFonts w:cs="PFT_Frank" w:hint="eastAsia"/>
          <w:b/>
          <w:bCs/>
          <w:szCs w:val="14"/>
          <w:rtl/>
        </w:rPr>
        <w:t>לפשתים</w:t>
      </w:r>
      <w:r>
        <w:rPr>
          <w:rFonts w:hint="cs"/>
          <w:rtl/>
        </w:rPr>
        <w:t xml:space="preserve"> -</w:t>
      </w:r>
      <w:r w:rsidRPr="00FF4005">
        <w:rPr>
          <w:rStyle w:val="affff8"/>
          <w:rFonts w:hint="eastAsia"/>
          <w:rtl/>
        </w:rPr>
        <w:t>ואז</w:t>
      </w:r>
      <w:r w:rsidRPr="00FF4005">
        <w:rPr>
          <w:rStyle w:val="affff8"/>
          <w:rtl/>
        </w:rPr>
        <w:t xml:space="preserve"> </w:t>
      </w:r>
      <w:r w:rsidRPr="00FF4005">
        <w:rPr>
          <w:rStyle w:val="affff8"/>
          <w:rFonts w:hint="eastAsia"/>
          <w:rtl/>
        </w:rPr>
        <w:t>אין</w:t>
      </w:r>
      <w:r w:rsidRPr="00FF4005">
        <w:rPr>
          <w:rStyle w:val="affff8"/>
          <w:rtl/>
        </w:rPr>
        <w:t xml:space="preserve"> </w:t>
      </w:r>
      <w:r w:rsidRPr="00FF4005">
        <w:rPr>
          <w:rStyle w:val="affff8"/>
          <w:rFonts w:hint="eastAsia"/>
          <w:rtl/>
        </w:rPr>
        <w:t>מצות</w:t>
      </w:r>
      <w:r w:rsidRPr="00FF4005">
        <w:rPr>
          <w:rStyle w:val="affff8"/>
          <w:rtl/>
        </w:rPr>
        <w:t xml:space="preserve"> </w:t>
      </w:r>
      <w:r w:rsidRPr="00FF4005">
        <w:rPr>
          <w:rStyle w:val="affff8"/>
          <w:rFonts w:hint="eastAsia"/>
          <w:rtl/>
        </w:rPr>
        <w:t>תכלת</w:t>
      </w:r>
      <w:r w:rsidR="00E7515C" w:rsidRPr="00C35A2C">
        <w:rPr>
          <w:rtl/>
        </w:rPr>
        <w:t xml:space="preserve">, </w:t>
      </w:r>
    </w:p>
    <w:p w14:paraId="12AD1A0E" w14:textId="10B3B070" w:rsidR="00E7515C" w:rsidRPr="00C35A2C" w:rsidRDefault="00E7515C" w:rsidP="00EE5A5A">
      <w:pPr>
        <w:rPr>
          <w:rtl/>
        </w:rPr>
      </w:pPr>
      <w:r>
        <w:rPr>
          <w:rFonts w:hint="cs"/>
          <w:rtl/>
        </w:rPr>
        <w:t>קמ''ל</w:t>
      </w:r>
      <w:r w:rsidRPr="00C35A2C">
        <w:rPr>
          <w:rtl/>
        </w:rPr>
        <w:t xml:space="preserve"> </w:t>
      </w:r>
      <w:r w:rsidR="00EE5A5A" w:rsidRPr="00FF4005">
        <w:rPr>
          <w:rStyle w:val="affff8"/>
          <w:rFonts w:hint="eastAsia"/>
          <w:rtl/>
        </w:rPr>
        <w:t>מופנה</w:t>
      </w:r>
      <w:r w:rsidR="00EE5A5A" w:rsidRPr="00FF4005">
        <w:rPr>
          <w:rStyle w:val="affff8"/>
          <w:rtl/>
        </w:rPr>
        <w:t xml:space="preserve"> </w:t>
      </w:r>
      <w:r w:rsidR="00CF7579">
        <w:rPr>
          <w:rStyle w:val="affff8"/>
          <w:rFonts w:hint="cs"/>
          <w:rtl/>
        </w:rPr>
        <w:t>ד</w:t>
      </w:r>
      <w:r w:rsidR="00EE5A5A" w:rsidRPr="00FF4005">
        <w:rPr>
          <w:rStyle w:val="affff8"/>
          <w:rFonts w:hint="eastAsia"/>
          <w:rtl/>
        </w:rPr>
        <w:t>סמוכים</w:t>
      </w:r>
      <w:r w:rsidR="00EE5A5A">
        <w:rPr>
          <w:rFonts w:hint="cs"/>
          <w:rtl/>
        </w:rPr>
        <w:t xml:space="preserve"> ש</w:t>
      </w:r>
      <w:r w:rsidR="00C5332B">
        <w:rPr>
          <w:rFonts w:hint="cs"/>
          <w:rtl/>
        </w:rPr>
        <w:t>א</w:t>
      </w:r>
      <w:r w:rsidR="00EE5A5A">
        <w:rPr>
          <w:rFonts w:hint="cs"/>
          <w:rtl/>
        </w:rPr>
        <w:t>פי'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צמר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לפשתים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ופשתים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לצמר</w:t>
      </w:r>
      <w:r w:rsidRPr="00C35A2C">
        <w:rPr>
          <w:rtl/>
        </w:rPr>
        <w:t>.</w:t>
      </w:r>
    </w:p>
    <w:p w14:paraId="15CD33DA" w14:textId="09C4AA02" w:rsidR="00E7515C" w:rsidRPr="00D238B7" w:rsidRDefault="00E7515C" w:rsidP="00615A60">
      <w:pPr>
        <w:pStyle w:val="aff2"/>
        <w:rPr>
          <w:del w:id="90002" w:author="מנוע עיצוב" w:date="2026-10-08T11:01:28Z"/>
          <w:rStyle w:val="affff5"/>
          <w:rtl/>
        </w:rPr>
      </w:pPr>
      <w:del w:id="90001" w:author="מנוע עיצוב" w:date="2026-10-08T11:01:28Z">
        <w:r w:rsidRPr="00615A60">
          <w:rPr>
            <w:rFonts w:hint="cs"/>
            <w:rtl/>
          </w:rPr>
          <w:delText xml:space="preserve">׹</w:delText>
        </w:r>
      </w:del>
    </w:p>
    <w:p w14:paraId="7C4ADE79" w14:textId="77777777" w:rsidR="00E7515C" w:rsidRPr="00207127" w:rsidRDefault="00E7515C" w:rsidP="008E65FC">
      <w:pPr>
        <w:pStyle w:val="aff7"/>
        <w:framePr w:wrap="around"/>
        <w:rPr>
          <w:rtl/>
        </w:rPr>
      </w:pPr>
      <w:r w:rsidRPr="00207127">
        <w:rPr>
          <w:rFonts w:hint="cs"/>
          <w:rtl/>
        </w:rPr>
        <w:t>ה.</w:t>
      </w:r>
    </w:p>
    <w:p w14:paraId="5F45D592" w14:textId="08B4363B" w:rsidR="00E7515C" w:rsidRPr="00FF4005" w:rsidRDefault="00951F37" w:rsidP="00615A60">
      <w:pPr>
        <w:pStyle w:val="affff2"/>
        <w:rPr>
          <w:rtl/>
        </w:rPr>
      </w:pPr>
      <w:bookmarkStart w:id="53" w:name="_Toc119172601"/>
      <w:bookmarkStart w:id="54" w:name="_Toc119229689"/>
      <w:r w:rsidRPr="0020794D">
        <w:rPr>
          <w:rFonts w:hint="cs"/>
          <w:rtl/>
        </w:rPr>
        <w:t>לרבנן</w:t>
      </w:r>
      <w:r w:rsidR="0020794D" w:rsidRPr="0020794D">
        <w:rPr>
          <w:rFonts w:hint="cs"/>
          <w:rtl/>
        </w:rPr>
        <w:t xml:space="preserve"> </w:t>
      </w:r>
      <w:r w:rsidR="0020794D" w:rsidRPr="00FF4005">
        <w:rPr>
          <w:rStyle w:val="affff8"/>
          <w:rFonts w:cs="PFT_Frank" w:hint="eastAsia"/>
          <w:rtl/>
        </w:rPr>
        <w:t>החולקים</w:t>
      </w:r>
      <w:r w:rsidR="0020794D" w:rsidRPr="00FF4005">
        <w:rPr>
          <w:rStyle w:val="affff8"/>
          <w:rFonts w:cs="PFT_Frank"/>
          <w:rtl/>
        </w:rPr>
        <w:t xml:space="preserve"> על </w:t>
      </w:r>
      <w:r w:rsidR="0020794D" w:rsidRPr="00FF4005">
        <w:rPr>
          <w:rStyle w:val="affff8"/>
          <w:rFonts w:cs="PFT_Frank" w:hint="eastAsia"/>
          <w:rtl/>
        </w:rPr>
        <w:t>תדברי</w:t>
      </w:r>
      <w:r w:rsidR="0020794D" w:rsidRPr="00FF4005">
        <w:rPr>
          <w:rStyle w:val="affff8"/>
          <w:rFonts w:cs="PFT_Frank"/>
          <w:rtl/>
        </w:rPr>
        <w:t>"ש</w:t>
      </w:r>
      <w:r w:rsidR="0020794D">
        <w:rPr>
          <w:rStyle w:val="affff8"/>
          <w:rFonts w:cs="PFT_Frank" w:hint="cs"/>
          <w:rtl/>
        </w:rPr>
        <w:t>,</w:t>
      </w:r>
      <w:r w:rsidR="00E7515C" w:rsidRPr="00FF4005">
        <w:rPr>
          <w:rStyle w:val="affff8"/>
          <w:rFonts w:cs="PFT_Frank"/>
          <w:rtl/>
        </w:rPr>
        <w:t xml:space="preserve"> </w:t>
      </w:r>
      <w:r w:rsidR="0020794D" w:rsidRPr="0020794D">
        <w:rPr>
          <w:rFonts w:hint="cs"/>
          <w:rtl/>
        </w:rPr>
        <w:t>מנין ד</w:t>
      </w:r>
      <w:r w:rsidR="00E7515C" w:rsidRPr="0020794D">
        <w:rPr>
          <w:rFonts w:hint="cs"/>
          <w:rtl/>
        </w:rPr>
        <w:t>עשה דוחה ל</w:t>
      </w:r>
      <w:r w:rsidR="0020794D" w:rsidRPr="0020794D">
        <w:rPr>
          <w:rFonts w:hint="cs"/>
          <w:rtl/>
        </w:rPr>
        <w:t xml:space="preserve">א </w:t>
      </w:r>
      <w:r w:rsidR="00E7515C" w:rsidRPr="0020794D">
        <w:rPr>
          <w:rFonts w:hint="cs"/>
          <w:rtl/>
        </w:rPr>
        <w:t>ת</w:t>
      </w:r>
      <w:r w:rsidR="0020794D" w:rsidRPr="0020794D">
        <w:rPr>
          <w:rFonts w:hint="cs"/>
          <w:rtl/>
        </w:rPr>
        <w:t>עשה</w:t>
      </w:r>
      <w:bookmarkEnd w:id="53"/>
      <w:bookmarkEnd w:id="54"/>
      <w:r w:rsidR="00E7515C" w:rsidRPr="0020794D">
        <w:rPr>
          <w:rFonts w:hint="cs"/>
          <w:rtl/>
        </w:rPr>
        <w:t xml:space="preserve"> </w:t>
      </w:r>
    </w:p>
    <w:p w14:paraId="2682F123" w14:textId="1A20621F" w:rsidR="0020794D" w:rsidRPr="00FF4005" w:rsidRDefault="00E7515C" w:rsidP="0020794D">
      <w:pPr>
        <w:rPr>
          <w:rtl/>
        </w:rPr>
      </w:pPr>
      <w:r w:rsidRPr="0020794D">
        <w:rPr>
          <w:rStyle w:val="affff5"/>
          <w:rFonts w:hint="cs"/>
          <w:rtl/>
        </w:rPr>
        <w:t>א.</w:t>
      </w:r>
      <w:r w:rsidR="0020794D" w:rsidRPr="00FF4005">
        <w:rPr>
          <w:rtl/>
        </w:rPr>
        <w:t xml:space="preserve"> </w:t>
      </w:r>
      <w:r w:rsidRPr="00FF4005">
        <w:rPr>
          <w:rStyle w:val="affff1"/>
          <w:rFonts w:hint="eastAsia"/>
          <w:rtl/>
        </w:rPr>
        <w:t>מ</w:t>
      </w:r>
      <w:r w:rsidR="0020794D" w:rsidRPr="00FF4005">
        <w:rPr>
          <w:rStyle w:val="affff1"/>
          <w:rtl/>
        </w:rPr>
        <w:t xml:space="preserve">'יגלח.. </w:t>
      </w:r>
      <w:r w:rsidRPr="0020794D">
        <w:rPr>
          <w:rStyle w:val="affff1"/>
          <w:rFonts w:hint="cs"/>
          <w:rtl/>
        </w:rPr>
        <w:t>ראשו</w:t>
      </w:r>
      <w:r w:rsidR="0020794D" w:rsidRPr="0020794D">
        <w:rPr>
          <w:rStyle w:val="affff1"/>
          <w:rFonts w:hint="cs"/>
          <w:rtl/>
        </w:rPr>
        <w:t>'</w:t>
      </w:r>
      <w:r w:rsidRPr="00FF4005">
        <w:rPr>
          <w:rtl/>
        </w:rPr>
        <w:t xml:space="preserve"> </w:t>
      </w:r>
      <w:r w:rsidRPr="0020794D">
        <w:rPr>
          <w:rFonts w:hint="cs"/>
          <w:rtl/>
        </w:rPr>
        <w:t>דמצורע</w:t>
      </w:r>
      <w:r w:rsidR="00B61618" w:rsidRPr="0020794D">
        <w:rPr>
          <w:rFonts w:hint="cs"/>
          <w:rtl/>
        </w:rPr>
        <w:t>,</w:t>
      </w:r>
      <w:r w:rsidRPr="0020794D">
        <w:rPr>
          <w:rFonts w:hint="cs"/>
          <w:rtl/>
        </w:rPr>
        <w:t xml:space="preserve"> </w:t>
      </w:r>
      <w:r w:rsidR="0020794D" w:rsidRPr="00FF4005">
        <w:rPr>
          <w:rStyle w:val="affff8"/>
          <w:rFonts w:hint="eastAsia"/>
          <w:rtl/>
        </w:rPr>
        <w:t>שדוחה</w:t>
      </w:r>
      <w:r w:rsidR="0020794D" w:rsidRPr="0020794D">
        <w:rPr>
          <w:rFonts w:hint="cs"/>
          <w:rtl/>
        </w:rPr>
        <w:t xml:space="preserve"> </w:t>
      </w:r>
      <w:r w:rsidRPr="0020794D">
        <w:rPr>
          <w:rStyle w:val="affff1"/>
          <w:rFonts w:hint="cs"/>
          <w:rtl/>
        </w:rPr>
        <w:t>'לא</w:t>
      </w:r>
      <w:r w:rsidRPr="0020794D">
        <w:rPr>
          <w:rStyle w:val="affff1"/>
          <w:rtl/>
        </w:rPr>
        <w:t xml:space="preserve"> </w:t>
      </w:r>
      <w:r w:rsidRPr="0020794D">
        <w:rPr>
          <w:rStyle w:val="affff1"/>
          <w:rFonts w:hint="cs"/>
          <w:rtl/>
        </w:rPr>
        <w:t>תקיפו</w:t>
      </w:r>
      <w:r w:rsidRPr="0020794D">
        <w:rPr>
          <w:rStyle w:val="affff1"/>
          <w:rtl/>
        </w:rPr>
        <w:t xml:space="preserve"> </w:t>
      </w:r>
      <w:r w:rsidRPr="0020794D">
        <w:rPr>
          <w:rStyle w:val="affff1"/>
          <w:rFonts w:hint="cs"/>
          <w:rtl/>
        </w:rPr>
        <w:t>פאת</w:t>
      </w:r>
      <w:r w:rsidRPr="0020794D">
        <w:rPr>
          <w:rStyle w:val="affff1"/>
          <w:rtl/>
        </w:rPr>
        <w:t xml:space="preserve"> </w:t>
      </w:r>
      <w:r w:rsidRPr="0020794D">
        <w:rPr>
          <w:rStyle w:val="affff1"/>
          <w:rFonts w:hint="cs"/>
          <w:rtl/>
        </w:rPr>
        <w:t>ראשכם'</w:t>
      </w:r>
      <w:r w:rsidR="00FE07AF" w:rsidRPr="00FF4005">
        <w:rPr>
          <w:rStyle w:val="affff8"/>
          <w:rtl/>
        </w:rPr>
        <w:t xml:space="preserve"> </w:t>
      </w:r>
      <w:r w:rsidR="005C6900">
        <w:rPr>
          <w:rStyle w:val="affff8"/>
          <w:rFonts w:hint="cs"/>
          <w:rtl/>
        </w:rPr>
        <w:t>גם</w:t>
      </w:r>
      <w:r w:rsidR="00FE07AF" w:rsidRPr="00FF4005">
        <w:rPr>
          <w:rStyle w:val="affff8"/>
          <w:rtl/>
        </w:rPr>
        <w:t xml:space="preserve"> כל </w:t>
      </w:r>
      <w:r w:rsidR="005C6900">
        <w:rPr>
          <w:rStyle w:val="affff8"/>
          <w:rFonts w:hint="cs"/>
          <w:rtl/>
        </w:rPr>
        <w:t>ראשו,</w:t>
      </w:r>
    </w:p>
    <w:p w14:paraId="479E147A" w14:textId="005A1482" w:rsidR="00E7515C" w:rsidRPr="00FF4005" w:rsidRDefault="0020794D" w:rsidP="00FF4005">
      <w:pPr>
        <w:rPr>
          <w:rtl/>
        </w:rPr>
      </w:pPr>
      <w:r>
        <w:rPr>
          <w:rStyle w:val="affff5"/>
          <w:rFonts w:hint="cs"/>
          <w:rtl/>
        </w:rPr>
        <w:t>ו</w:t>
      </w:r>
      <w:r w:rsidR="00E7515C" w:rsidRPr="0020794D">
        <w:rPr>
          <w:rStyle w:val="affff5"/>
          <w:rFonts w:hint="cs"/>
          <w:rtl/>
        </w:rPr>
        <w:t>דחי</w:t>
      </w:r>
      <w:r w:rsidRPr="00FF4005">
        <w:rPr>
          <w:rStyle w:val="affff5"/>
          <w:rFonts w:hint="eastAsia"/>
          <w:rtl/>
        </w:rPr>
        <w:t>נו</w:t>
      </w:r>
      <w:r w:rsidRPr="00FF4005">
        <w:rPr>
          <w:rStyle w:val="affff5"/>
          <w:rtl/>
        </w:rPr>
        <w:t>:</w:t>
      </w:r>
      <w:r w:rsidR="00E7515C" w:rsidRPr="0020794D">
        <w:rPr>
          <w:rFonts w:hint="cs"/>
          <w:rtl/>
        </w:rPr>
        <w:t xml:space="preserve"> מה</w:t>
      </w:r>
      <w:r w:rsidR="00E7515C" w:rsidRPr="0020794D">
        <w:rPr>
          <w:rtl/>
        </w:rPr>
        <w:t xml:space="preserve"> </w:t>
      </w:r>
      <w:r w:rsidR="00E7515C" w:rsidRPr="0020794D">
        <w:rPr>
          <w:rFonts w:hint="cs"/>
          <w:rtl/>
        </w:rPr>
        <w:t>ללאו</w:t>
      </w:r>
      <w:r w:rsidR="00E7515C" w:rsidRPr="0020794D">
        <w:rPr>
          <w:rtl/>
        </w:rPr>
        <w:t xml:space="preserve"> </w:t>
      </w:r>
      <w:r w:rsidR="00E7515C" w:rsidRPr="0020794D">
        <w:rPr>
          <w:rFonts w:hint="cs"/>
          <w:rtl/>
        </w:rPr>
        <w:t>ד</w:t>
      </w:r>
      <w:r>
        <w:rPr>
          <w:rFonts w:hint="cs"/>
          <w:rtl/>
        </w:rPr>
        <w:t>'</w:t>
      </w:r>
      <w:r w:rsidR="00E7515C" w:rsidRPr="0020794D">
        <w:rPr>
          <w:rFonts w:hint="cs"/>
          <w:rtl/>
        </w:rPr>
        <w:t>הקפה</w:t>
      </w:r>
      <w:r>
        <w:rPr>
          <w:rFonts w:hint="cs"/>
          <w:rtl/>
        </w:rPr>
        <w:t>'</w:t>
      </w:r>
      <w:r w:rsidR="00E7515C" w:rsidRPr="0020794D">
        <w:rPr>
          <w:rtl/>
        </w:rPr>
        <w:t xml:space="preserve"> </w:t>
      </w:r>
      <w:r w:rsidR="00E7515C" w:rsidRPr="0020794D">
        <w:rPr>
          <w:rFonts w:hint="cs"/>
          <w:rtl/>
        </w:rPr>
        <w:t>שאי</w:t>
      </w:r>
      <w:r>
        <w:rPr>
          <w:rFonts w:hint="cs"/>
          <w:rtl/>
        </w:rPr>
        <w:t>נו</w:t>
      </w:r>
      <w:r w:rsidR="00E7515C" w:rsidRPr="0020794D">
        <w:rPr>
          <w:rtl/>
        </w:rPr>
        <w:t xml:space="preserve"> </w:t>
      </w:r>
      <w:r w:rsidR="00E7515C" w:rsidRPr="0020794D">
        <w:rPr>
          <w:rFonts w:hint="cs"/>
          <w:rtl/>
        </w:rPr>
        <w:t>שוה</w:t>
      </w:r>
      <w:r w:rsidR="00E7515C" w:rsidRPr="0020794D">
        <w:rPr>
          <w:rtl/>
        </w:rPr>
        <w:t xml:space="preserve"> </w:t>
      </w:r>
      <w:r w:rsidR="00E7515C" w:rsidRPr="0020794D">
        <w:rPr>
          <w:rFonts w:hint="cs"/>
          <w:rtl/>
        </w:rPr>
        <w:t>בכל</w:t>
      </w:r>
      <w:r w:rsidR="00511549" w:rsidRPr="00D642AD">
        <w:rPr>
          <w:rtl/>
        </w:rPr>
        <w:t>!</w:t>
      </w:r>
      <w:r>
        <w:rPr>
          <w:rFonts w:hint="cs"/>
          <w:rtl/>
        </w:rPr>
        <w:t xml:space="preserve"> </w:t>
      </w:r>
      <w:r>
        <w:rPr>
          <w:rStyle w:val="affff8"/>
          <w:rFonts w:hint="cs"/>
          <w:rtl/>
        </w:rPr>
        <w:t>-</w:t>
      </w:r>
      <w:r w:rsidRPr="00FF4005">
        <w:rPr>
          <w:rStyle w:val="affff8"/>
          <w:rFonts w:hint="eastAsia"/>
          <w:rtl/>
        </w:rPr>
        <w:t>אשה</w:t>
      </w:r>
      <w:r>
        <w:rPr>
          <w:rStyle w:val="affff8"/>
          <w:rFonts w:hint="cs"/>
          <w:rtl/>
        </w:rPr>
        <w:t>,</w:t>
      </w:r>
    </w:p>
    <w:p w14:paraId="16846EA1" w14:textId="666485DB" w:rsidR="00E7515C" w:rsidRPr="0020794D" w:rsidRDefault="00E7515C" w:rsidP="0020794D">
      <w:pPr>
        <w:rPr>
          <w:rtl/>
        </w:rPr>
      </w:pPr>
      <w:r w:rsidRPr="0020794D">
        <w:rPr>
          <w:rStyle w:val="affff5"/>
          <w:rFonts w:hint="cs"/>
          <w:rtl/>
        </w:rPr>
        <w:t>ב.</w:t>
      </w:r>
      <w:r w:rsidRPr="00FF4005">
        <w:rPr>
          <w:rtl/>
        </w:rPr>
        <w:t xml:space="preserve"> </w:t>
      </w:r>
      <w:r w:rsidRPr="00FF4005">
        <w:rPr>
          <w:rStyle w:val="affff1"/>
          <w:rFonts w:hint="eastAsia"/>
          <w:rtl/>
        </w:rPr>
        <w:t>מ</w:t>
      </w:r>
      <w:r w:rsidR="0020794D" w:rsidRPr="00FF4005">
        <w:rPr>
          <w:rStyle w:val="affff1"/>
          <w:rtl/>
        </w:rPr>
        <w:t xml:space="preserve">'יגלח.. </w:t>
      </w:r>
      <w:r w:rsidRPr="0020794D">
        <w:rPr>
          <w:rStyle w:val="affff1"/>
          <w:rFonts w:hint="cs"/>
          <w:rtl/>
        </w:rPr>
        <w:t>זקנו</w:t>
      </w:r>
      <w:r w:rsidR="0020794D" w:rsidRPr="00FF4005">
        <w:rPr>
          <w:rStyle w:val="affff1"/>
          <w:rtl/>
        </w:rPr>
        <w:t>'</w:t>
      </w:r>
      <w:r w:rsidRPr="0020794D">
        <w:rPr>
          <w:rFonts w:hint="cs"/>
          <w:rtl/>
        </w:rPr>
        <w:t xml:space="preserve"> דמצורע</w:t>
      </w:r>
      <w:r w:rsidR="0020794D" w:rsidRPr="0020794D">
        <w:rPr>
          <w:rFonts w:hint="cs"/>
          <w:rtl/>
        </w:rPr>
        <w:t xml:space="preserve"> כהן</w:t>
      </w:r>
      <w:r w:rsidR="00B61618" w:rsidRPr="0020794D">
        <w:rPr>
          <w:rFonts w:hint="cs"/>
          <w:rtl/>
        </w:rPr>
        <w:t>,</w:t>
      </w:r>
      <w:r w:rsidRPr="0020794D">
        <w:rPr>
          <w:rFonts w:hint="cs"/>
          <w:rtl/>
        </w:rPr>
        <w:t xml:space="preserve"> </w:t>
      </w:r>
      <w:r w:rsidR="0020794D" w:rsidRPr="00FF4005">
        <w:rPr>
          <w:rStyle w:val="affff8"/>
          <w:rFonts w:hint="eastAsia"/>
          <w:rtl/>
        </w:rPr>
        <w:t>שדוחה</w:t>
      </w:r>
      <w:r w:rsidRPr="00FF4005">
        <w:rPr>
          <w:rtl/>
        </w:rPr>
        <w:t xml:space="preserve"> </w:t>
      </w:r>
      <w:r w:rsidRPr="0020794D">
        <w:rPr>
          <w:rStyle w:val="affff1"/>
          <w:rFonts w:hint="cs"/>
          <w:rtl/>
        </w:rPr>
        <w:t>'ופאת</w:t>
      </w:r>
      <w:r w:rsidRPr="0020794D">
        <w:rPr>
          <w:rStyle w:val="affff1"/>
          <w:rtl/>
        </w:rPr>
        <w:t xml:space="preserve"> </w:t>
      </w:r>
      <w:r w:rsidRPr="0020794D">
        <w:rPr>
          <w:rStyle w:val="affff1"/>
          <w:rFonts w:hint="cs"/>
          <w:rtl/>
        </w:rPr>
        <w:t>זקנם</w:t>
      </w:r>
      <w:r w:rsidRPr="0020794D">
        <w:rPr>
          <w:rStyle w:val="affff1"/>
          <w:rtl/>
        </w:rPr>
        <w:t xml:space="preserve"> </w:t>
      </w:r>
      <w:r w:rsidRPr="0020794D">
        <w:rPr>
          <w:rStyle w:val="affff1"/>
          <w:rFonts w:hint="cs"/>
          <w:rtl/>
        </w:rPr>
        <w:t>לא</w:t>
      </w:r>
      <w:r w:rsidRPr="0020794D">
        <w:rPr>
          <w:rStyle w:val="affff1"/>
          <w:rtl/>
        </w:rPr>
        <w:t xml:space="preserve"> </w:t>
      </w:r>
      <w:r w:rsidRPr="0020794D">
        <w:rPr>
          <w:rStyle w:val="affff1"/>
          <w:rFonts w:hint="cs"/>
          <w:rtl/>
        </w:rPr>
        <w:t>יגלחו'</w:t>
      </w:r>
      <w:r w:rsidRPr="0020794D">
        <w:rPr>
          <w:rStyle w:val="affff1"/>
          <w:rtl/>
        </w:rPr>
        <w:t>,</w:t>
      </w:r>
    </w:p>
    <w:p w14:paraId="7194D5F3" w14:textId="65C62CE0" w:rsidR="00E7515C" w:rsidRPr="0020794D" w:rsidRDefault="0020794D" w:rsidP="00FF4005">
      <w:pPr>
        <w:ind w:firstLine="113"/>
        <w:rPr>
          <w:rtl/>
        </w:rPr>
      </w:pPr>
      <w:r>
        <w:rPr>
          <w:rFonts w:hint="cs"/>
          <w:rtl/>
        </w:rPr>
        <w:lastRenderedPageBreak/>
        <w:t>ומיותר, ו</w:t>
      </w:r>
      <w:r w:rsidR="00E7515C" w:rsidRPr="0020794D">
        <w:rPr>
          <w:rFonts w:hint="cs"/>
          <w:rtl/>
        </w:rPr>
        <w:t>תנהו</w:t>
      </w:r>
      <w:r w:rsidR="00E7515C" w:rsidRPr="0020794D">
        <w:rPr>
          <w:rtl/>
        </w:rPr>
        <w:t xml:space="preserve"> </w:t>
      </w:r>
      <w:r w:rsidR="00E7515C" w:rsidRPr="0020794D">
        <w:rPr>
          <w:rFonts w:hint="cs"/>
          <w:rtl/>
        </w:rPr>
        <w:t>ענין</w:t>
      </w:r>
      <w:r w:rsidR="00E7515C" w:rsidRPr="0020794D">
        <w:rPr>
          <w:rtl/>
        </w:rPr>
        <w:t xml:space="preserve"> </w:t>
      </w:r>
      <w:r w:rsidR="00E7515C" w:rsidRPr="0020794D">
        <w:rPr>
          <w:rFonts w:hint="cs"/>
          <w:rtl/>
        </w:rPr>
        <w:t>ללאו</w:t>
      </w:r>
      <w:r w:rsidR="00E7515C" w:rsidRPr="0020794D">
        <w:rPr>
          <w:rtl/>
        </w:rPr>
        <w:t xml:space="preserve"> </w:t>
      </w:r>
      <w:r w:rsidR="00E7515C" w:rsidRPr="0020794D">
        <w:rPr>
          <w:rFonts w:hint="cs"/>
          <w:rtl/>
        </w:rPr>
        <w:t>השוה</w:t>
      </w:r>
      <w:r w:rsidR="00E7515C" w:rsidRPr="0020794D">
        <w:rPr>
          <w:rtl/>
        </w:rPr>
        <w:t xml:space="preserve"> </w:t>
      </w:r>
      <w:r w:rsidR="00E7515C" w:rsidRPr="0020794D">
        <w:rPr>
          <w:rFonts w:hint="cs"/>
          <w:rtl/>
        </w:rPr>
        <w:t>בכל</w:t>
      </w:r>
      <w:r>
        <w:rPr>
          <w:rFonts w:hint="cs"/>
          <w:rtl/>
        </w:rPr>
        <w:t>,</w:t>
      </w:r>
    </w:p>
    <w:p w14:paraId="75E0C5B5" w14:textId="388A00F9" w:rsidR="00E7515C" w:rsidRPr="00FF4005" w:rsidRDefault="00E7515C" w:rsidP="00FF4005">
      <w:pPr>
        <w:rPr>
          <w:rtl/>
        </w:rPr>
      </w:pPr>
      <w:r w:rsidRPr="0020794D">
        <w:rPr>
          <w:rStyle w:val="affff5"/>
          <w:rFonts w:hint="cs"/>
          <w:rtl/>
        </w:rPr>
        <w:t>ודחי</w:t>
      </w:r>
      <w:r w:rsidR="0020794D" w:rsidRPr="00FF4005">
        <w:rPr>
          <w:rStyle w:val="affff5"/>
          <w:rFonts w:hint="eastAsia"/>
          <w:rtl/>
        </w:rPr>
        <w:t>נו</w:t>
      </w:r>
      <w:r w:rsidR="0020794D" w:rsidRPr="00FF4005">
        <w:rPr>
          <w:rStyle w:val="affff5"/>
          <w:rtl/>
        </w:rPr>
        <w:t>:</w:t>
      </w:r>
      <w:r w:rsidRPr="0020794D">
        <w:rPr>
          <w:rFonts w:hint="cs"/>
          <w:rtl/>
        </w:rPr>
        <w:t xml:space="preserve"> </w:t>
      </w:r>
      <w:r w:rsidR="0020794D">
        <w:rPr>
          <w:rFonts w:hint="cs"/>
          <w:rtl/>
        </w:rPr>
        <w:t>שנצרך</w:t>
      </w:r>
      <w:r w:rsidR="0020794D" w:rsidRPr="0020794D">
        <w:rPr>
          <w:rFonts w:hint="cs"/>
          <w:rtl/>
        </w:rPr>
        <w:t xml:space="preserve"> </w:t>
      </w:r>
      <w:r w:rsidRPr="0020794D">
        <w:rPr>
          <w:rFonts w:hint="cs"/>
          <w:rtl/>
        </w:rPr>
        <w:t>לכהנים</w:t>
      </w:r>
      <w:r w:rsidR="0020794D">
        <w:rPr>
          <w:rFonts w:hint="cs"/>
          <w:rtl/>
        </w:rPr>
        <w:t>,</w:t>
      </w:r>
      <w:r w:rsidRPr="0020794D">
        <w:rPr>
          <w:rFonts w:hint="cs"/>
          <w:rtl/>
        </w:rPr>
        <w:t xml:space="preserve"> אף שריבה בהן מצות</w:t>
      </w:r>
      <w:r w:rsidR="0020794D">
        <w:rPr>
          <w:rFonts w:hint="cs"/>
          <w:rtl/>
        </w:rPr>
        <w:t xml:space="preserve"> - דוחה</w:t>
      </w:r>
      <w:r w:rsidR="0098202A" w:rsidRPr="00D642AD">
        <w:rPr>
          <w:rtl/>
        </w:rPr>
        <w:t>!</w:t>
      </w:r>
    </w:p>
    <w:p w14:paraId="4B0DA977" w14:textId="40A05544" w:rsidR="00E7515C" w:rsidRPr="00FF4005" w:rsidRDefault="00E7515C" w:rsidP="0020794D">
      <w:pPr>
        <w:rPr>
          <w:rtl/>
        </w:rPr>
      </w:pPr>
      <w:r w:rsidRPr="0020794D">
        <w:rPr>
          <w:rStyle w:val="affff5"/>
          <w:rFonts w:hint="cs"/>
          <w:rtl/>
        </w:rPr>
        <w:t xml:space="preserve">ג. </w:t>
      </w:r>
      <w:r w:rsidR="0020794D" w:rsidRPr="00FF4005">
        <w:rPr>
          <w:rStyle w:val="affff5"/>
          <w:rFonts w:hint="eastAsia"/>
          <w:rtl/>
        </w:rPr>
        <w:t>מאידך</w:t>
      </w:r>
      <w:r w:rsidR="0020794D" w:rsidRPr="00FF4005">
        <w:rPr>
          <w:rStyle w:val="affff5"/>
          <w:rtl/>
        </w:rPr>
        <w:t>:</w:t>
      </w:r>
      <w:r w:rsidR="0020794D">
        <w:rPr>
          <w:rFonts w:hint="cs"/>
          <w:rtl/>
        </w:rPr>
        <w:t xml:space="preserve"> </w:t>
      </w:r>
      <w:r w:rsidR="0020794D">
        <w:rPr>
          <w:rStyle w:val="affff1"/>
          <w:rFonts w:hint="cs"/>
          <w:rtl/>
        </w:rPr>
        <w:t>ד</w:t>
      </w:r>
      <w:r w:rsidR="0020794D" w:rsidRPr="00FF4005">
        <w:rPr>
          <w:rStyle w:val="affff1"/>
          <w:rtl/>
        </w:rPr>
        <w:t>'</w:t>
      </w:r>
      <w:r w:rsidR="0020794D">
        <w:rPr>
          <w:rStyle w:val="affff1"/>
          <w:rFonts w:hint="cs"/>
          <w:rtl/>
        </w:rPr>
        <w:t xml:space="preserve">יגלח.. </w:t>
      </w:r>
      <w:r w:rsidRPr="0020794D">
        <w:rPr>
          <w:rStyle w:val="affff1"/>
          <w:rFonts w:hint="cs"/>
          <w:rtl/>
        </w:rPr>
        <w:t>ראשו</w:t>
      </w:r>
      <w:r w:rsidR="0020794D" w:rsidRPr="00FF4005">
        <w:rPr>
          <w:rStyle w:val="affff1"/>
          <w:rtl/>
        </w:rPr>
        <w:t>'</w:t>
      </w:r>
      <w:r w:rsidRPr="00FF4005">
        <w:rPr>
          <w:rtl/>
        </w:rPr>
        <w:t xml:space="preserve"> </w:t>
      </w:r>
      <w:r w:rsidR="00511549">
        <w:rPr>
          <w:rFonts w:hint="cs"/>
          <w:rtl/>
        </w:rPr>
        <w:t>ל</w:t>
      </w:r>
      <w:r w:rsidRPr="00FF4005">
        <w:rPr>
          <w:rFonts w:hint="eastAsia"/>
          <w:rtl/>
        </w:rPr>
        <w:t>מצורע</w:t>
      </w:r>
      <w:r w:rsidRPr="00FF4005">
        <w:rPr>
          <w:rtl/>
        </w:rPr>
        <w:t xml:space="preserve"> </w:t>
      </w:r>
      <w:r w:rsidRPr="00FF4005">
        <w:rPr>
          <w:rFonts w:hint="eastAsia"/>
          <w:rtl/>
        </w:rPr>
        <w:t>ונזיר</w:t>
      </w:r>
      <w:r w:rsidR="00511549">
        <w:rPr>
          <w:rFonts w:hint="cs"/>
          <w:rtl/>
        </w:rPr>
        <w:t>,</w:t>
      </w:r>
      <w:r w:rsidRPr="00FF4005">
        <w:rPr>
          <w:rtl/>
        </w:rPr>
        <w:t xml:space="preserve"> </w:t>
      </w:r>
      <w:r w:rsidR="00511549" w:rsidRPr="00FF4005">
        <w:rPr>
          <w:rStyle w:val="affff8"/>
          <w:rFonts w:hint="eastAsia"/>
          <w:rtl/>
        </w:rPr>
        <w:t>שדוחה</w:t>
      </w:r>
      <w:r w:rsidRPr="00FF4005">
        <w:rPr>
          <w:rtl/>
        </w:rPr>
        <w:t xml:space="preserve"> </w:t>
      </w:r>
      <w:r w:rsidRPr="00FF4005">
        <w:rPr>
          <w:rStyle w:val="affff1"/>
          <w:rtl/>
        </w:rPr>
        <w:t xml:space="preserve">'תער </w:t>
      </w:r>
      <w:r w:rsidRPr="00FF4005">
        <w:rPr>
          <w:rStyle w:val="affff1"/>
          <w:rFonts w:hint="eastAsia"/>
          <w:rtl/>
        </w:rPr>
        <w:t>לא</w:t>
      </w:r>
      <w:r w:rsidR="00511549">
        <w:rPr>
          <w:rStyle w:val="affff1"/>
          <w:rFonts w:hint="cs"/>
          <w:rtl/>
        </w:rPr>
        <w:t>..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על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ראשו</w:t>
      </w:r>
      <w:r w:rsidRPr="00FF4005">
        <w:rPr>
          <w:rStyle w:val="affff1"/>
          <w:rtl/>
        </w:rPr>
        <w:t>',</w:t>
      </w:r>
    </w:p>
    <w:p w14:paraId="662B05AE" w14:textId="61F3EE50" w:rsidR="00E7515C" w:rsidRPr="00FF4005" w:rsidRDefault="00E7515C" w:rsidP="00FF4005">
      <w:pPr>
        <w:rPr>
          <w:rtl/>
        </w:rPr>
      </w:pPr>
      <w:r w:rsidRPr="00511549">
        <w:rPr>
          <w:rStyle w:val="affff5"/>
          <w:rFonts w:hint="cs"/>
          <w:rtl/>
        </w:rPr>
        <w:t>ודחי</w:t>
      </w:r>
      <w:r w:rsidR="00511549" w:rsidRPr="00FF4005">
        <w:rPr>
          <w:rStyle w:val="affff5"/>
          <w:rFonts w:hint="eastAsia"/>
          <w:rtl/>
        </w:rPr>
        <w:t>נו</w:t>
      </w:r>
      <w:r w:rsidRPr="00511549">
        <w:rPr>
          <w:rStyle w:val="affff5"/>
          <w:rtl/>
        </w:rPr>
        <w:t>:</w:t>
      </w:r>
      <w:r w:rsidRPr="00FF4005">
        <w:rPr>
          <w:rtl/>
        </w:rPr>
        <w:t xml:space="preserve"> </w:t>
      </w:r>
      <w:r w:rsidRPr="00FF4005">
        <w:rPr>
          <w:rFonts w:hint="eastAsia"/>
          <w:rtl/>
        </w:rPr>
        <w:t>מה</w:t>
      </w:r>
      <w:r w:rsidRPr="00FF4005">
        <w:rPr>
          <w:rtl/>
        </w:rPr>
        <w:t xml:space="preserve"> </w:t>
      </w:r>
      <w:r w:rsidRPr="00FF4005">
        <w:rPr>
          <w:rFonts w:hint="eastAsia"/>
          <w:rtl/>
        </w:rPr>
        <w:t>ל</w:t>
      </w:r>
      <w:r w:rsidR="00511549">
        <w:rPr>
          <w:rFonts w:hint="cs"/>
          <w:rtl/>
        </w:rPr>
        <w:t>לאו ד'</w:t>
      </w:r>
      <w:r w:rsidRPr="00FF4005">
        <w:rPr>
          <w:rFonts w:hint="eastAsia"/>
          <w:rtl/>
        </w:rPr>
        <w:t>נזיר</w:t>
      </w:r>
      <w:r w:rsidR="00511549">
        <w:rPr>
          <w:rFonts w:hint="cs"/>
          <w:rtl/>
        </w:rPr>
        <w:t>'</w:t>
      </w:r>
      <w:r w:rsidRPr="00FF4005">
        <w:rPr>
          <w:rtl/>
        </w:rPr>
        <w:t xml:space="preserve"> </w:t>
      </w:r>
      <w:r w:rsidRPr="00FF4005">
        <w:rPr>
          <w:rFonts w:hint="eastAsia"/>
          <w:rtl/>
        </w:rPr>
        <w:t>שישנו</w:t>
      </w:r>
      <w:r w:rsidRPr="00FF4005">
        <w:rPr>
          <w:rtl/>
        </w:rPr>
        <w:t xml:space="preserve"> </w:t>
      </w:r>
      <w:r w:rsidRPr="00FF4005">
        <w:rPr>
          <w:rFonts w:hint="eastAsia"/>
          <w:rtl/>
        </w:rPr>
        <w:t>בשא</w:t>
      </w:r>
      <w:r w:rsidR="00CF7579">
        <w:rPr>
          <w:rFonts w:hint="cs"/>
          <w:rtl/>
        </w:rPr>
        <w:t>ֵ</w:t>
      </w:r>
      <w:r w:rsidRPr="00FF4005">
        <w:rPr>
          <w:rFonts w:hint="eastAsia"/>
          <w:rtl/>
        </w:rPr>
        <w:t>לה</w:t>
      </w:r>
      <w:r w:rsidRPr="00FF4005">
        <w:rPr>
          <w:rtl/>
        </w:rPr>
        <w:t>!</w:t>
      </w:r>
      <w:r w:rsidR="005D1036">
        <w:rPr>
          <w:rFonts w:hint="cs"/>
          <w:rtl/>
        </w:rPr>
        <w:t xml:space="preserve"> </w:t>
      </w:r>
      <w:r w:rsidR="00DF3BD3">
        <w:rPr>
          <w:rStyle w:val="affff8"/>
          <w:rFonts w:hint="cs"/>
          <w:rtl/>
        </w:rPr>
        <w:t>שלכן</w:t>
      </w:r>
      <w:r w:rsidR="005D1036" w:rsidRPr="00FF4005">
        <w:rPr>
          <w:rStyle w:val="affff8"/>
          <w:rtl/>
        </w:rPr>
        <w:t xml:space="preserve"> דוחה</w:t>
      </w:r>
      <w:r w:rsidR="00DF3BD3">
        <w:rPr>
          <w:rStyle w:val="affff8"/>
          <w:rFonts w:hint="cs"/>
          <w:rtl/>
        </w:rPr>
        <w:t xml:space="preserve"> אף</w:t>
      </w:r>
      <w:r w:rsidR="005D1036" w:rsidRPr="00FF4005">
        <w:rPr>
          <w:rStyle w:val="affff8"/>
          <w:rtl/>
        </w:rPr>
        <w:t xml:space="preserve"> ל"ת ועשה</w:t>
      </w:r>
      <w:r w:rsidR="005D1036">
        <w:rPr>
          <w:rStyle w:val="affff8"/>
          <w:rFonts w:hint="cs"/>
          <w:rtl/>
        </w:rPr>
        <w:t>,</w:t>
      </w:r>
    </w:p>
    <w:p w14:paraId="1B85E10B" w14:textId="77777777" w:rsidR="00E7515C" w:rsidRPr="00D238B7" w:rsidRDefault="00E7515C" w:rsidP="008E65FC">
      <w:pPr>
        <w:pStyle w:val="aff7"/>
        <w:framePr w:wrap="around"/>
        <w:rPr>
          <w:rStyle w:val="affff5"/>
          <w:rtl/>
        </w:rPr>
      </w:pPr>
      <w:r w:rsidRPr="00C35A2C">
        <w:rPr>
          <w:rFonts w:hint="cs"/>
          <w:rtl/>
        </w:rPr>
        <w:t>ה:</w:t>
      </w:r>
    </w:p>
    <w:p w14:paraId="7A172DFF" w14:textId="7AD88C72" w:rsidR="00E7515C" w:rsidRDefault="00E7515C" w:rsidP="0098202A">
      <w:pPr>
        <w:rPr>
          <w:rtl/>
        </w:rPr>
      </w:pPr>
      <w:r w:rsidRPr="00FF4005">
        <w:rPr>
          <w:rStyle w:val="affff5"/>
          <w:rFonts w:hint="eastAsia"/>
          <w:rtl/>
        </w:rPr>
        <w:t>אלא</w:t>
      </w:r>
      <w:r w:rsidR="0020794D" w:rsidRPr="00FF4005">
        <w:rPr>
          <w:rStyle w:val="affff5"/>
          <w:rtl/>
        </w:rPr>
        <w:t xml:space="preserve"> למסקנא:</w:t>
      </w:r>
      <w:r w:rsidRPr="0098202A">
        <w:rPr>
          <w:rtl/>
        </w:rPr>
        <w:t xml:space="preserve"> </w:t>
      </w:r>
      <w:r w:rsidRPr="00FF4005">
        <w:rPr>
          <w:rStyle w:val="affff1"/>
          <w:rFonts w:hint="eastAsia"/>
          <w:rtl/>
        </w:rPr>
        <w:t>מ</w:t>
      </w:r>
      <w:r w:rsidR="0098202A">
        <w:rPr>
          <w:rStyle w:val="affff1"/>
          <w:rFonts w:hint="cs"/>
          <w:rtl/>
        </w:rPr>
        <w:t>'</w:t>
      </w:r>
      <w:r w:rsidR="0098202A" w:rsidRPr="00FF4005">
        <w:rPr>
          <w:rStyle w:val="affff1"/>
          <w:rFonts w:hint="eastAsia"/>
          <w:rtl/>
        </w:rPr>
        <w:t>שעטנז</w:t>
      </w:r>
      <w:r w:rsidR="0098202A">
        <w:rPr>
          <w:rStyle w:val="affff1"/>
          <w:rFonts w:hint="cs"/>
          <w:rtl/>
        </w:rPr>
        <w:t>'</w:t>
      </w:r>
      <w:r w:rsidR="0098202A" w:rsidRPr="00FF4005">
        <w:rPr>
          <w:rStyle w:val="affff1"/>
          <w:rtl/>
        </w:rPr>
        <w:t xml:space="preserve"> ו</w:t>
      </w:r>
      <w:r w:rsidR="0098202A">
        <w:rPr>
          <w:rStyle w:val="affff1"/>
          <w:rFonts w:hint="cs"/>
          <w:rtl/>
        </w:rPr>
        <w:t>'</w:t>
      </w:r>
      <w:r w:rsidR="0098202A" w:rsidRPr="00FF4005">
        <w:rPr>
          <w:rStyle w:val="affff1"/>
          <w:rFonts w:hint="eastAsia"/>
          <w:rtl/>
        </w:rPr>
        <w:t>גדילים</w:t>
      </w:r>
      <w:r w:rsidR="0098202A">
        <w:rPr>
          <w:rStyle w:val="affff1"/>
          <w:rFonts w:hint="cs"/>
          <w:rtl/>
        </w:rPr>
        <w:t>',</w:t>
      </w:r>
      <w:r w:rsidR="0098202A">
        <w:rPr>
          <w:rFonts w:hint="cs"/>
          <w:rtl/>
        </w:rPr>
        <w:t xml:space="preserve"> </w:t>
      </w:r>
      <w:r w:rsidR="0098202A" w:rsidRPr="00FF4005">
        <w:rPr>
          <w:rStyle w:val="affff5"/>
          <w:rFonts w:hint="eastAsia"/>
          <w:rtl/>
        </w:rPr>
        <w:t>אף</w:t>
      </w:r>
      <w:r w:rsidR="0098202A" w:rsidRPr="00FF4005">
        <w:rPr>
          <w:rStyle w:val="affff5"/>
          <w:rtl/>
        </w:rPr>
        <w:t xml:space="preserve"> </w:t>
      </w:r>
      <w:r w:rsidR="0098202A" w:rsidRPr="00FF4005">
        <w:rPr>
          <w:rStyle w:val="affff5"/>
          <w:rFonts w:hint="eastAsia"/>
          <w:rtl/>
        </w:rPr>
        <w:t>שלרבנן</w:t>
      </w:r>
      <w:r w:rsidR="0098202A" w:rsidRPr="00FF4005">
        <w:rPr>
          <w:rtl/>
        </w:rPr>
        <w:t xml:space="preserve"> </w:t>
      </w:r>
      <w:r w:rsidR="0098202A" w:rsidRPr="00FF4005">
        <w:rPr>
          <w:rStyle w:val="affff1"/>
          <w:rFonts w:hint="eastAsia"/>
          <w:rtl/>
        </w:rPr>
        <w:t>צמר</w:t>
      </w:r>
      <w:r w:rsidR="0098202A" w:rsidRPr="00FF4005">
        <w:rPr>
          <w:rStyle w:val="affff1"/>
          <w:rtl/>
        </w:rPr>
        <w:t xml:space="preserve"> </w:t>
      </w:r>
      <w:r w:rsidR="0098202A" w:rsidRPr="00FF4005">
        <w:rPr>
          <w:rStyle w:val="affff1"/>
          <w:rFonts w:hint="eastAsia"/>
          <w:rtl/>
        </w:rPr>
        <w:t>ופשתים</w:t>
      </w:r>
      <w:r w:rsidR="0098202A" w:rsidRPr="00FF4005">
        <w:rPr>
          <w:rtl/>
        </w:rPr>
        <w:t xml:space="preserve"> </w:t>
      </w:r>
      <w:r w:rsidR="0098202A">
        <w:rPr>
          <w:rFonts w:hint="cs"/>
          <w:rtl/>
        </w:rPr>
        <w:t>ל</w:t>
      </w:r>
      <w:r w:rsidR="0098202A" w:rsidRPr="00FF4005">
        <w:rPr>
          <w:rFonts w:hint="eastAsia"/>
          <w:rtl/>
        </w:rPr>
        <w:t>א</w:t>
      </w:r>
      <w:r w:rsidR="0098202A" w:rsidRPr="00FF4005">
        <w:rPr>
          <w:rtl/>
        </w:rPr>
        <w:t xml:space="preserve"> </w:t>
      </w:r>
      <w:r w:rsidR="0098202A" w:rsidRPr="00FF4005">
        <w:rPr>
          <w:rFonts w:hint="eastAsia"/>
          <w:rtl/>
        </w:rPr>
        <w:t>מופנה</w:t>
      </w:r>
      <w:r w:rsidR="0098202A">
        <w:rPr>
          <w:rFonts w:hint="cs"/>
          <w:rtl/>
        </w:rPr>
        <w:t>-</w:t>
      </w:r>
      <w:r w:rsidRPr="00C35A2C">
        <w:rPr>
          <w:rFonts w:hint="cs"/>
          <w:rtl/>
        </w:rPr>
        <w:t xml:space="preserve"> </w:t>
      </w:r>
    </w:p>
    <w:p w14:paraId="14AC6BFF" w14:textId="19DF6D68" w:rsidR="0098202A" w:rsidRPr="00C35A2C" w:rsidRDefault="0098202A" w:rsidP="0098202A">
      <w:pPr>
        <w:rPr>
          <w:rtl/>
        </w:rPr>
      </w:pPr>
      <w:r w:rsidRPr="00D73A3C">
        <w:rPr>
          <w:rStyle w:val="affff1"/>
          <w:rFonts w:hint="cs"/>
          <w:rtl/>
        </w:rPr>
        <w:t>'שעטנז'</w:t>
      </w:r>
      <w:r>
        <w:rPr>
          <w:rStyle w:val="affff1"/>
          <w:rFonts w:hint="cs"/>
          <w:rtl/>
        </w:rPr>
        <w:t xml:space="preserve"> </w:t>
      </w:r>
      <w:r w:rsidRPr="00FF4005">
        <w:rPr>
          <w:rFonts w:hint="eastAsia"/>
          <w:rtl/>
        </w:rPr>
        <w:t>מופנה</w:t>
      </w:r>
      <w:r>
        <w:rPr>
          <w:rStyle w:val="affff1"/>
          <w:rFonts w:hint="cs"/>
          <w:rtl/>
        </w:rPr>
        <w:t>,</w:t>
      </w:r>
      <w:r w:rsidRPr="00D73A3C">
        <w:rPr>
          <w:rStyle w:val="affff1"/>
          <w:rFonts w:hint="cs"/>
          <w:rtl/>
        </w:rPr>
        <w:t xml:space="preserve"> </w:t>
      </w:r>
      <w:r w:rsidRPr="00C35A2C">
        <w:rPr>
          <w:rFonts w:hint="cs"/>
          <w:rtl/>
        </w:rPr>
        <w:t>א</w:t>
      </w:r>
      <w:r>
        <w:rPr>
          <w:rFonts w:hint="cs"/>
          <w:rtl/>
        </w:rPr>
        <w:t>ף</w:t>
      </w:r>
      <w:r w:rsidRPr="00C35A2C">
        <w:rPr>
          <w:rFonts w:hint="cs"/>
          <w:rtl/>
        </w:rPr>
        <w:t xml:space="preserve"> </w:t>
      </w:r>
      <w:r>
        <w:rPr>
          <w:rFonts w:hint="cs"/>
          <w:rtl/>
        </w:rPr>
        <w:t>שנלמד</w:t>
      </w:r>
      <w:r w:rsidRPr="00C35A2C">
        <w:rPr>
          <w:rFonts w:hint="cs"/>
          <w:rtl/>
        </w:rPr>
        <w:t xml:space="preserve"> </w:t>
      </w:r>
      <w:r>
        <w:rPr>
          <w:rFonts w:hint="cs"/>
          <w:rtl/>
        </w:rPr>
        <w:t>ל</w:t>
      </w:r>
      <w:r w:rsidRPr="00FF4005">
        <w:rPr>
          <w:rStyle w:val="affff1"/>
          <w:rtl/>
        </w:rPr>
        <w:t>'</w:t>
      </w:r>
      <w:r w:rsidRPr="00FF4005">
        <w:rPr>
          <w:rStyle w:val="affff1"/>
          <w:rFonts w:hint="eastAsia"/>
          <w:rtl/>
        </w:rPr>
        <w:t>שוע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טווי</w:t>
      </w:r>
      <w:r w:rsidRPr="00FF4005">
        <w:rPr>
          <w:rStyle w:val="affff1"/>
          <w:rtl/>
        </w:rPr>
        <w:t xml:space="preserve"> </w:t>
      </w:r>
      <w:r w:rsidRPr="00FF4005">
        <w:rPr>
          <w:rStyle w:val="affff1"/>
          <w:rFonts w:hint="eastAsia"/>
          <w:rtl/>
        </w:rPr>
        <w:t>ונוז</w:t>
      </w:r>
      <w:r w:rsidRPr="00FF4005">
        <w:rPr>
          <w:rStyle w:val="affff1"/>
          <w:rtl/>
        </w:rPr>
        <w:t>'</w:t>
      </w:r>
      <w:r>
        <w:rPr>
          <w:rFonts w:hint="cs"/>
          <w:rtl/>
        </w:rPr>
        <w:t xml:space="preserve"> - נלמד גם לסמוכים.</w:t>
      </w:r>
    </w:p>
    <w:p w14:paraId="664C8905" w14:textId="161D2FEA" w:rsidR="00E7515C" w:rsidRDefault="00F04B65" w:rsidP="00FF4005">
      <w:pPr>
        <w:pStyle w:val="affff7"/>
        <w:rPr>
          <w:rtl/>
        </w:rPr>
      </w:pPr>
      <w:r>
        <w:rPr>
          <w:rStyle w:val="affff1"/>
          <w:rFonts w:hint="cs"/>
          <w:rtl/>
        </w:rPr>
        <w:t>ו</w:t>
      </w:r>
      <w:r w:rsidR="00105D41">
        <w:rPr>
          <w:rStyle w:val="affff1"/>
          <w:rFonts w:hint="cs"/>
          <w:rtl/>
        </w:rPr>
        <w:t>'גד</w:t>
      </w:r>
      <w:r w:rsidR="00105D41" w:rsidRPr="00FF4005">
        <w:rPr>
          <w:rStyle w:val="affff1"/>
          <w:rFonts w:hint="eastAsia"/>
          <w:rtl/>
        </w:rPr>
        <w:t>ילים</w:t>
      </w:r>
      <w:r w:rsidR="00105D41">
        <w:rPr>
          <w:rStyle w:val="affff1"/>
          <w:rFonts w:hint="cs"/>
          <w:rtl/>
        </w:rPr>
        <w:t>'</w:t>
      </w:r>
      <w:r w:rsidR="00105D41">
        <w:rPr>
          <w:rFonts w:hint="cs"/>
          <w:rtl/>
        </w:rPr>
        <w:t xml:space="preserve"> </w:t>
      </w:r>
      <w:r w:rsidR="00E7515C" w:rsidRPr="00C35A2C">
        <w:rPr>
          <w:rFonts w:hint="cs"/>
          <w:rtl/>
        </w:rPr>
        <w:t>לא מ</w:t>
      </w:r>
      <w:r w:rsidR="00105D41">
        <w:rPr>
          <w:rFonts w:hint="cs"/>
          <w:rtl/>
        </w:rPr>
        <w:t>ו</w:t>
      </w:r>
      <w:r w:rsidR="00E7515C" w:rsidRPr="00C35A2C">
        <w:rPr>
          <w:rFonts w:hint="cs"/>
          <w:rtl/>
        </w:rPr>
        <w:t>פנ</w:t>
      </w:r>
      <w:r w:rsidR="00105D41">
        <w:rPr>
          <w:rFonts w:hint="cs"/>
          <w:rtl/>
        </w:rPr>
        <w:t>ה -</w:t>
      </w:r>
      <w:r w:rsidR="00E7515C" w:rsidRPr="00C35A2C">
        <w:rPr>
          <w:rFonts w:hint="cs"/>
          <w:rtl/>
        </w:rPr>
        <w:t xml:space="preserve"> </w:t>
      </w:r>
      <w:r w:rsidR="00E7515C" w:rsidRPr="00DF5736">
        <w:rPr>
          <w:rStyle w:val="affff1"/>
          <w:rFonts w:hint="cs"/>
          <w:rtl/>
        </w:rPr>
        <w:t xml:space="preserve">ד'גדיל' </w:t>
      </w:r>
      <w:r w:rsidR="00E7515C" w:rsidRPr="00C35A2C">
        <w:rPr>
          <w:rFonts w:hint="cs"/>
          <w:rtl/>
        </w:rPr>
        <w:t xml:space="preserve">שנים, </w:t>
      </w:r>
      <w:r w:rsidR="00105D41">
        <w:rPr>
          <w:rStyle w:val="affff1"/>
          <w:rFonts w:hint="cs"/>
          <w:rtl/>
        </w:rPr>
        <w:t>'</w:t>
      </w:r>
      <w:r w:rsidR="00E7515C" w:rsidRPr="00915265">
        <w:rPr>
          <w:rStyle w:val="affff1"/>
          <w:rFonts w:hint="cs"/>
          <w:rtl/>
        </w:rPr>
        <w:t>גדילים</w:t>
      </w:r>
      <w:r w:rsidR="00E7515C" w:rsidRPr="00C35A2C">
        <w:rPr>
          <w:rFonts w:hint="cs"/>
          <w:rtl/>
        </w:rPr>
        <w:t>'</w:t>
      </w:r>
      <w:r w:rsidR="00E7515C" w:rsidRPr="00C35A2C">
        <w:rPr>
          <w:rtl/>
        </w:rPr>
        <w:t xml:space="preserve"> </w:t>
      </w:r>
      <w:r w:rsidR="00E7515C" w:rsidRPr="00C35A2C">
        <w:rPr>
          <w:rFonts w:hint="cs"/>
          <w:rtl/>
        </w:rPr>
        <w:t>ארבעה</w:t>
      </w:r>
      <w:r w:rsidR="00E7515C" w:rsidRPr="00C35A2C">
        <w:rPr>
          <w:rtl/>
        </w:rPr>
        <w:t xml:space="preserve">, </w:t>
      </w:r>
      <w:r w:rsidR="00E7515C" w:rsidRPr="00C35A2C">
        <w:rPr>
          <w:rFonts w:hint="cs"/>
          <w:rtl/>
        </w:rPr>
        <w:t>ופותלהו</w:t>
      </w:r>
      <w:r w:rsidR="00E7515C" w:rsidRPr="00C35A2C">
        <w:rPr>
          <w:rtl/>
        </w:rPr>
        <w:t xml:space="preserve"> </w:t>
      </w:r>
      <w:r w:rsidR="00E7515C" w:rsidRPr="00C35A2C">
        <w:rPr>
          <w:rFonts w:hint="cs"/>
          <w:rtl/>
        </w:rPr>
        <w:t>מתוכו</w:t>
      </w:r>
      <w:r w:rsidR="00105D41">
        <w:rPr>
          <w:rFonts w:hint="cs"/>
          <w:rtl/>
        </w:rPr>
        <w:t>,</w:t>
      </w:r>
    </w:p>
    <w:p w14:paraId="7F8493A1" w14:textId="0213CA53" w:rsidR="00E7515C" w:rsidRPr="00C35A2C" w:rsidRDefault="00E7515C" w:rsidP="00FF4005">
      <w:pPr>
        <w:pStyle w:val="affff7"/>
        <w:rPr>
          <w:rtl/>
        </w:rPr>
      </w:pPr>
      <w:r w:rsidRPr="00F04B65">
        <w:rPr>
          <w:rFonts w:hint="eastAsia"/>
          <w:rtl/>
        </w:rPr>
        <w:t>ו</w:t>
      </w:r>
      <w:r w:rsidR="00105D41" w:rsidRPr="00F04B65">
        <w:rPr>
          <w:rStyle w:val="affff1"/>
          <w:rFonts w:hint="cs"/>
          <w:rtl/>
        </w:rPr>
        <w:t>'</w:t>
      </w:r>
      <w:r w:rsidR="00105D41" w:rsidRPr="00F04B65">
        <w:rPr>
          <w:rStyle w:val="affff1"/>
          <w:rFonts w:hint="eastAsia"/>
          <w:rtl/>
        </w:rPr>
        <w:t>יחדיו</w:t>
      </w:r>
      <w:r w:rsidR="00105D41" w:rsidRPr="00F04B65">
        <w:rPr>
          <w:rFonts w:hint="cs"/>
          <w:rtl/>
        </w:rPr>
        <w:t xml:space="preserve">' </w:t>
      </w:r>
      <w:r w:rsidRPr="00F04B65">
        <w:rPr>
          <w:rFonts w:hint="cs"/>
          <w:rtl/>
        </w:rPr>
        <w:t>לא מ</w:t>
      </w:r>
      <w:r w:rsidR="00105D41" w:rsidRPr="00F04B65">
        <w:rPr>
          <w:rFonts w:hint="cs"/>
          <w:rtl/>
        </w:rPr>
        <w:t>ו</w:t>
      </w:r>
      <w:r w:rsidRPr="00F04B65">
        <w:rPr>
          <w:rFonts w:hint="cs"/>
          <w:rtl/>
        </w:rPr>
        <w:t>פנ</w:t>
      </w:r>
      <w:r w:rsidR="00105D41" w:rsidRPr="00F04B65">
        <w:rPr>
          <w:rFonts w:hint="cs"/>
          <w:rtl/>
        </w:rPr>
        <w:t>ה -</w:t>
      </w:r>
      <w:r w:rsidRPr="00F04B65">
        <w:rPr>
          <w:rFonts w:hint="cs"/>
          <w:rtl/>
        </w:rPr>
        <w:t xml:space="preserve"> </w:t>
      </w:r>
      <w:r w:rsidR="00105D41" w:rsidRPr="00F04B65">
        <w:rPr>
          <w:rFonts w:hint="cs"/>
          <w:rtl/>
        </w:rPr>
        <w:t>שנצרך</w:t>
      </w:r>
      <w:r w:rsidRPr="00F04B65">
        <w:rPr>
          <w:rFonts w:hint="cs"/>
          <w:rtl/>
        </w:rPr>
        <w:t xml:space="preserve"> </w:t>
      </w:r>
      <w:r w:rsidR="00105D41" w:rsidRPr="00F04B65">
        <w:rPr>
          <w:rFonts w:hint="cs"/>
          <w:rtl/>
        </w:rPr>
        <w:t>ל</w:t>
      </w:r>
      <w:r w:rsidRPr="00F04B65">
        <w:rPr>
          <w:rFonts w:hint="cs"/>
          <w:rtl/>
        </w:rPr>
        <w:t>שתי</w:t>
      </w:r>
      <w:r w:rsidRPr="00F04B65">
        <w:rPr>
          <w:rtl/>
        </w:rPr>
        <w:t xml:space="preserve"> </w:t>
      </w:r>
      <w:r w:rsidRPr="00F04B65">
        <w:rPr>
          <w:rFonts w:hint="cs"/>
          <w:rtl/>
        </w:rPr>
        <w:t>תכיפות</w:t>
      </w:r>
      <w:r w:rsidRPr="00F04B65">
        <w:rPr>
          <w:rtl/>
        </w:rPr>
        <w:t xml:space="preserve"> - </w:t>
      </w:r>
      <w:r w:rsidRPr="00F04B65">
        <w:rPr>
          <w:rFonts w:hint="cs"/>
          <w:rtl/>
        </w:rPr>
        <w:t>חיבור</w:t>
      </w:r>
      <w:r w:rsidRPr="00F04B65">
        <w:rPr>
          <w:rtl/>
        </w:rPr>
        <w:t xml:space="preserve">, </w:t>
      </w:r>
      <w:r w:rsidRPr="00F04B65">
        <w:rPr>
          <w:rFonts w:hint="cs"/>
          <w:rtl/>
        </w:rPr>
        <w:t>ולא תכיפה</w:t>
      </w:r>
      <w:r w:rsidRPr="00F04B65">
        <w:rPr>
          <w:rtl/>
        </w:rPr>
        <w:t xml:space="preserve"> </w:t>
      </w:r>
      <w:r w:rsidRPr="00F04B65">
        <w:rPr>
          <w:rFonts w:hint="cs"/>
          <w:rtl/>
        </w:rPr>
        <w:t>אחת</w:t>
      </w:r>
      <w:r w:rsidR="00105D41">
        <w:rPr>
          <w:rFonts w:hint="cs"/>
          <w:spacing w:val="-6"/>
          <w:rtl/>
        </w:rPr>
        <w:t>.</w:t>
      </w:r>
      <w:r w:rsidRPr="00C35A2C">
        <w:rPr>
          <w:rFonts w:hint="cs"/>
          <w:rtl/>
        </w:rPr>
        <w:t xml:space="preserve"> </w:t>
      </w:r>
    </w:p>
    <w:p w14:paraId="25E8AFB9" w14:textId="68202B32" w:rsidR="00E7515C" w:rsidRPr="00FF4005" w:rsidRDefault="00E7515C" w:rsidP="00615A60">
      <w:pPr>
        <w:pStyle w:val="affff2"/>
        <w:rPr>
          <w:rtl/>
        </w:rPr>
      </w:pPr>
      <w:bookmarkStart w:id="55" w:name="_Toc119172602"/>
      <w:bookmarkStart w:id="56" w:name="_Toc119229690"/>
      <w:r w:rsidRPr="00105D41">
        <w:rPr>
          <w:rFonts w:hint="cs"/>
          <w:rtl/>
        </w:rPr>
        <w:t>מנין ש</w:t>
      </w:r>
      <w:r w:rsidR="00105D41">
        <w:rPr>
          <w:rFonts w:hint="cs"/>
          <w:rtl/>
        </w:rPr>
        <w:t xml:space="preserve">עשה </w:t>
      </w:r>
      <w:r w:rsidRPr="00105D41">
        <w:rPr>
          <w:rFonts w:hint="cs"/>
          <w:rtl/>
        </w:rPr>
        <w:t xml:space="preserve">דוחה </w:t>
      </w:r>
      <w:r w:rsidR="00615A60">
        <w:rPr>
          <w:rFonts w:hint="cs"/>
          <w:rtl/>
        </w:rPr>
        <w:t>ל''ת</w:t>
      </w:r>
      <w:r w:rsidRPr="00105D41">
        <w:rPr>
          <w:rFonts w:hint="cs"/>
          <w:rtl/>
        </w:rPr>
        <w:t xml:space="preserve"> </w:t>
      </w:r>
      <w:r w:rsidR="00105D41">
        <w:rPr>
          <w:rFonts w:hint="cs"/>
          <w:rtl/>
        </w:rPr>
        <w:t>עם</w:t>
      </w:r>
      <w:r w:rsidRPr="00105D41">
        <w:rPr>
          <w:rFonts w:hint="cs"/>
          <w:rtl/>
        </w:rPr>
        <w:t xml:space="preserve"> כרת, </w:t>
      </w:r>
      <w:r w:rsidRPr="00F04B65">
        <w:rPr>
          <w:rStyle w:val="affff8"/>
          <w:rFonts w:hint="cs"/>
          <w:b w:val="0"/>
          <w:bCs w:val="0"/>
          <w:rtl/>
        </w:rPr>
        <w:t>שצריך</w:t>
      </w:r>
      <w:r w:rsidR="00105D41" w:rsidRPr="00F04B65">
        <w:rPr>
          <w:rStyle w:val="affff8"/>
          <w:rFonts w:hint="cs"/>
          <w:b w:val="0"/>
          <w:bCs w:val="0"/>
          <w:rtl/>
        </w:rPr>
        <w:t xml:space="preserve"> 'עליה'</w:t>
      </w:r>
      <w:r w:rsidRPr="00F04B65">
        <w:rPr>
          <w:rStyle w:val="affff8"/>
          <w:rFonts w:hint="cs"/>
          <w:b w:val="0"/>
          <w:bCs w:val="0"/>
          <w:rtl/>
        </w:rPr>
        <w:t xml:space="preserve"> לאסור</w:t>
      </w:r>
      <w:bookmarkEnd w:id="55"/>
      <w:bookmarkEnd w:id="56"/>
      <w:r w:rsidRPr="00105D41">
        <w:rPr>
          <w:rFonts w:hint="cs"/>
          <w:rtl/>
        </w:rPr>
        <w:t xml:space="preserve"> </w:t>
      </w:r>
    </w:p>
    <w:p w14:paraId="6AAA1A6E" w14:textId="5B149673" w:rsidR="00E7515C" w:rsidRDefault="00E7515C" w:rsidP="00105D41">
      <w:pPr>
        <w:rPr>
          <w:rtl/>
        </w:rPr>
      </w:pPr>
      <w:r w:rsidRPr="00D238B7">
        <w:rPr>
          <w:rStyle w:val="affff5"/>
          <w:rFonts w:hint="cs"/>
          <w:rtl/>
        </w:rPr>
        <w:t>א.</w:t>
      </w:r>
      <w:r>
        <w:rPr>
          <w:rFonts w:hint="cs"/>
          <w:rtl/>
        </w:rPr>
        <w:t xml:space="preserve">   </w:t>
      </w:r>
      <w:r w:rsidRPr="00D1637C">
        <w:rPr>
          <w:rFonts w:cs="PFT_Frank" w:hint="eastAsia"/>
          <w:b/>
          <w:bCs/>
          <w:szCs w:val="14"/>
          <w:rtl/>
        </w:rPr>
        <w:t>ממילה</w:t>
      </w:r>
      <w:r w:rsidR="00105D41" w:rsidRPr="00D1637C">
        <w:rPr>
          <w:rFonts w:cs="PFT_Frank"/>
          <w:b/>
          <w:bCs/>
          <w:szCs w:val="14"/>
          <w:rtl/>
        </w:rPr>
        <w:t>,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פסח</w:t>
      </w:r>
      <w:r w:rsidR="00105D41" w:rsidRPr="00D1637C">
        <w:rPr>
          <w:rFonts w:cs="PFT_Frank"/>
          <w:b/>
          <w:bCs/>
          <w:szCs w:val="14"/>
          <w:rtl/>
        </w:rPr>
        <w:t xml:space="preserve">, </w:t>
      </w:r>
      <w:r w:rsidR="00105D41" w:rsidRPr="00D1637C">
        <w:rPr>
          <w:rFonts w:cs="PFT_Frank" w:hint="eastAsia"/>
          <w:b/>
          <w:bCs/>
          <w:szCs w:val="14"/>
          <w:rtl/>
        </w:rPr>
        <w:t>ותמיד</w:t>
      </w:r>
      <w:r w:rsidR="00105D41">
        <w:rPr>
          <w:rFonts w:hint="cs"/>
          <w:rtl/>
        </w:rPr>
        <w:t xml:space="preserve"> </w:t>
      </w:r>
      <w:r w:rsidR="00105D41" w:rsidRPr="00FF4005">
        <w:rPr>
          <w:rStyle w:val="affff8"/>
          <w:rtl/>
        </w:rPr>
        <w:t>[</w:t>
      </w:r>
      <w:r w:rsidR="00BC2103">
        <w:rPr>
          <w:rStyle w:val="affff8"/>
          <w:rFonts w:hint="cs"/>
          <w:rtl/>
        </w:rPr>
        <w:t xml:space="preserve">שדוחים </w:t>
      </w:r>
      <w:r w:rsidR="00105D41" w:rsidRPr="00FF4005">
        <w:rPr>
          <w:rStyle w:val="affff8"/>
          <w:rtl/>
        </w:rPr>
        <w:t>שבת],</w:t>
      </w:r>
    </w:p>
    <w:p w14:paraId="455A259F" w14:textId="152B9F7F" w:rsidR="00105D41" w:rsidRDefault="00105D41" w:rsidP="00105D41">
      <w:pPr>
        <w:rPr>
          <w:rtl/>
        </w:rPr>
      </w:pPr>
      <w:r w:rsidRPr="00FF4005">
        <w:rPr>
          <w:rStyle w:val="affff5"/>
          <w:rFonts w:hint="eastAsia"/>
          <w:rtl/>
        </w:rPr>
        <w:t>ודחינו</w:t>
      </w:r>
      <w:r w:rsidRPr="00FF4005">
        <w:rPr>
          <w:rStyle w:val="affff5"/>
          <w:rtl/>
        </w:rPr>
        <w:t>:</w:t>
      </w:r>
      <w:r>
        <w:rPr>
          <w:rFonts w:hint="cs"/>
          <w:rtl/>
        </w:rPr>
        <w:t xml:space="preserve"> מילה - י"ג בריתות, </w:t>
      </w:r>
      <w:r>
        <w:rPr>
          <w:rtl/>
        </w:rPr>
        <w:tab/>
      </w:r>
      <w:r w:rsidR="00E7515C" w:rsidRPr="00C35A2C">
        <w:rPr>
          <w:rFonts w:hint="cs"/>
          <w:rtl/>
        </w:rPr>
        <w:t>פסח</w:t>
      </w:r>
      <w:r>
        <w:rPr>
          <w:rFonts w:hint="cs"/>
          <w:rtl/>
        </w:rPr>
        <w:t xml:space="preserve"> - כרת,</w:t>
      </w:r>
      <w:r w:rsidR="00E7515C" w:rsidRPr="00C35A2C">
        <w:rPr>
          <w:rFonts w:hint="cs"/>
          <w:rtl/>
        </w:rPr>
        <w:t xml:space="preserve"> </w:t>
      </w:r>
      <w:r>
        <w:rPr>
          <w:rtl/>
        </w:rPr>
        <w:tab/>
      </w:r>
      <w:r w:rsidR="00E7515C" w:rsidRPr="00C35A2C">
        <w:rPr>
          <w:rFonts w:hint="cs"/>
          <w:rtl/>
        </w:rPr>
        <w:t xml:space="preserve">תמיד </w:t>
      </w:r>
      <w:r>
        <w:rPr>
          <w:rFonts w:hint="cs"/>
          <w:rtl/>
        </w:rPr>
        <w:t>-</w:t>
      </w:r>
      <w:r w:rsidR="00E7515C">
        <w:rPr>
          <w:rFonts w:hint="cs"/>
          <w:rtl/>
        </w:rPr>
        <w:t xml:space="preserve"> </w:t>
      </w:r>
      <w:r>
        <w:rPr>
          <w:rFonts w:hint="cs"/>
          <w:rtl/>
        </w:rPr>
        <w:t>תדיר.</w:t>
      </w:r>
    </w:p>
    <w:p w14:paraId="367260E9" w14:textId="3F6C794C" w:rsidR="00F04B65" w:rsidRDefault="00105D41" w:rsidP="00F04B65">
      <w:pPr>
        <w:ind w:left="226" w:firstLine="113"/>
        <w:rPr>
          <w:rtl/>
        </w:rPr>
      </w:pPr>
      <w:r w:rsidRPr="00062827">
        <w:rPr>
          <w:rFonts w:hint="cs"/>
          <w:rtl/>
        </w:rPr>
        <w:t xml:space="preserve">מילה ופסח - כרת, פסח ותמיד - </w:t>
      </w:r>
      <w:r w:rsidR="00E7515C" w:rsidRPr="00062827">
        <w:rPr>
          <w:rFonts w:hint="cs"/>
          <w:rtl/>
        </w:rPr>
        <w:t>צורך גבוה</w:t>
      </w:r>
      <w:r w:rsidRPr="00062827">
        <w:rPr>
          <w:rFonts w:hint="cs"/>
          <w:rtl/>
        </w:rPr>
        <w:t>,</w:t>
      </w:r>
    </w:p>
    <w:p w14:paraId="0DD52B3F" w14:textId="5899D6F4" w:rsidR="00E7515C" w:rsidRPr="00062827" w:rsidRDefault="00E7515C" w:rsidP="00F04B65">
      <w:pPr>
        <w:ind w:left="226" w:firstLine="113"/>
        <w:rPr>
          <w:rtl/>
        </w:rPr>
      </w:pPr>
      <w:r w:rsidRPr="00062827">
        <w:rPr>
          <w:rFonts w:hint="cs"/>
          <w:rtl/>
        </w:rPr>
        <w:t>מילה ותמיד - לפני הדיבור,</w:t>
      </w:r>
    </w:p>
    <w:p w14:paraId="3DE26A60" w14:textId="671BA4AD" w:rsidR="00105D41" w:rsidRDefault="00105D41" w:rsidP="00F04B65">
      <w:pPr>
        <w:ind w:left="226" w:firstLine="113"/>
        <w:rPr>
          <w:rtl/>
        </w:rPr>
      </w:pPr>
      <w:r>
        <w:rPr>
          <w:rFonts w:hint="cs"/>
          <w:rtl/>
        </w:rPr>
        <w:t xml:space="preserve">מילה פסח ותמיד </w:t>
      </w:r>
      <w:r w:rsidR="00E66348">
        <w:rPr>
          <w:rStyle w:val="affff8"/>
          <w:rFonts w:hint="cs"/>
          <w:rtl/>
        </w:rPr>
        <w:t>[</w:t>
      </w:r>
      <w:r w:rsidRPr="00FF4005">
        <w:rPr>
          <w:rStyle w:val="affff8"/>
          <w:rFonts w:hint="eastAsia"/>
          <w:rtl/>
        </w:rPr>
        <w:t>יחד</w:t>
      </w:r>
      <w:r w:rsidR="00E66348">
        <w:rPr>
          <w:rStyle w:val="affff8"/>
          <w:rFonts w:hint="cs"/>
          <w:rtl/>
        </w:rPr>
        <w:t>]</w:t>
      </w:r>
      <w:r>
        <w:rPr>
          <w:rFonts w:hint="cs"/>
          <w:rtl/>
        </w:rPr>
        <w:t xml:space="preserve"> </w:t>
      </w:r>
      <w:r w:rsidR="00E7515C">
        <w:rPr>
          <w:rFonts w:hint="cs"/>
          <w:rtl/>
        </w:rPr>
        <w:t xml:space="preserve">- </w:t>
      </w:r>
      <w:r w:rsidR="00E7515C" w:rsidRPr="00C35A2C">
        <w:rPr>
          <w:rFonts w:hint="cs"/>
          <w:rtl/>
        </w:rPr>
        <w:t xml:space="preserve"> </w:t>
      </w:r>
      <w:r w:rsidR="00E66348">
        <w:rPr>
          <w:rFonts w:hint="cs"/>
          <w:rtl/>
        </w:rPr>
        <w:t xml:space="preserve">ישנם </w:t>
      </w:r>
      <w:r w:rsidR="00E7515C" w:rsidRPr="00C35A2C">
        <w:rPr>
          <w:rFonts w:hint="cs"/>
          <w:rtl/>
        </w:rPr>
        <w:t>לפני הדיבור</w:t>
      </w:r>
      <w:r w:rsidR="004C2569">
        <w:rPr>
          <w:rStyle w:val="affff8"/>
          <w:rFonts w:hint="cs"/>
          <w:rtl/>
        </w:rPr>
        <w:t xml:space="preserve"> </w:t>
      </w:r>
      <w:r w:rsidR="004C2569" w:rsidRPr="00FF4005">
        <w:rPr>
          <w:rStyle w:val="affff8"/>
          <w:rFonts w:hint="eastAsia"/>
          <w:rtl/>
        </w:rPr>
        <w:t>מתן</w:t>
      </w:r>
      <w:r w:rsidR="004C2569" w:rsidRPr="00FF4005">
        <w:rPr>
          <w:rStyle w:val="affff8"/>
          <w:rtl/>
        </w:rPr>
        <w:t xml:space="preserve"> </w:t>
      </w:r>
      <w:r w:rsidR="004C2569" w:rsidRPr="00FF4005">
        <w:rPr>
          <w:rStyle w:val="affff8"/>
          <w:rFonts w:hint="eastAsia"/>
          <w:rtl/>
        </w:rPr>
        <w:t>תורה</w:t>
      </w:r>
      <w:r>
        <w:rPr>
          <w:rFonts w:hint="cs"/>
          <w:rtl/>
        </w:rPr>
        <w:t>.</w:t>
      </w:r>
    </w:p>
    <w:p w14:paraId="2406277B" w14:textId="646C8A13" w:rsidR="00E7515C" w:rsidRDefault="00E7515C" w:rsidP="00B55EDF">
      <w:pPr>
        <w:rPr>
          <w:rStyle w:val="affff1"/>
          <w:rtl/>
        </w:rPr>
      </w:pPr>
      <w:r w:rsidRPr="00D238B7">
        <w:rPr>
          <w:rStyle w:val="affff5"/>
          <w:rFonts w:hint="cs"/>
          <w:rtl/>
        </w:rPr>
        <w:t>ב.</w:t>
      </w:r>
      <w:r w:rsidRPr="0090328A">
        <w:rPr>
          <w:rFonts w:cs="PFT_Frank" w:hint="cs"/>
          <w:b/>
          <w:bCs/>
          <w:sz w:val="14"/>
          <w:szCs w:val="14"/>
          <w:rtl/>
        </w:rPr>
        <w:t xml:space="preserve"> </w:t>
      </w:r>
      <w:r w:rsidRPr="00AA0E3F">
        <w:rPr>
          <w:rFonts w:cs="PFT_Frank" w:hint="eastAsia"/>
          <w:b/>
          <w:bCs/>
          <w:szCs w:val="14"/>
          <w:rtl/>
        </w:rPr>
        <w:t>מכבוד</w:t>
      </w:r>
      <w:r w:rsidRPr="00AA0E3F">
        <w:rPr>
          <w:rFonts w:cs="PFT_Frank"/>
          <w:b/>
          <w:bCs/>
          <w:szCs w:val="14"/>
          <w:rtl/>
        </w:rPr>
        <w:t xml:space="preserve"> </w:t>
      </w:r>
      <w:r w:rsidRPr="00AA0E3F">
        <w:rPr>
          <w:rFonts w:cs="PFT_Frank" w:hint="eastAsia"/>
          <w:b/>
          <w:bCs/>
          <w:szCs w:val="14"/>
          <w:rtl/>
        </w:rPr>
        <w:t>אב</w:t>
      </w:r>
      <w:r w:rsidRPr="00AA0E3F">
        <w:rPr>
          <w:rFonts w:cs="PFT_Frank"/>
          <w:b/>
          <w:bCs/>
          <w:szCs w:val="14"/>
          <w:rtl/>
        </w:rPr>
        <w:t xml:space="preserve"> </w:t>
      </w:r>
      <w:r w:rsidRPr="00AA0E3F">
        <w:rPr>
          <w:rFonts w:cs="PFT_Frank" w:hint="eastAsia"/>
          <w:b/>
          <w:bCs/>
          <w:szCs w:val="14"/>
          <w:rtl/>
        </w:rPr>
        <w:t>ואם</w:t>
      </w:r>
      <w:r w:rsidR="00BC2103">
        <w:rPr>
          <w:rFonts w:cs="PFT_Frank" w:hint="cs"/>
          <w:b/>
          <w:bCs/>
          <w:sz w:val="14"/>
          <w:szCs w:val="14"/>
          <w:rtl/>
        </w:rPr>
        <w:t>,</w:t>
      </w:r>
      <w:r w:rsidRPr="0090328A">
        <w:rPr>
          <w:rFonts w:cs="PFT_Frank" w:hint="cs"/>
          <w:b/>
          <w:bCs/>
          <w:sz w:val="14"/>
          <w:szCs w:val="14"/>
          <w:rtl/>
        </w:rPr>
        <w:t xml:space="preserve"> </w:t>
      </w:r>
      <w:r w:rsidRPr="00BC2103">
        <w:rPr>
          <w:rStyle w:val="affff1"/>
          <w:rFonts w:hint="cs"/>
          <w:rtl/>
        </w:rPr>
        <w:t>'איש</w:t>
      </w:r>
      <w:r w:rsidRPr="00DF5736">
        <w:rPr>
          <w:rStyle w:val="affff1"/>
          <w:rtl/>
        </w:rPr>
        <w:t xml:space="preserve"> </w:t>
      </w:r>
      <w:r w:rsidRPr="00DF5736">
        <w:rPr>
          <w:rStyle w:val="affff1"/>
          <w:rFonts w:hint="cs"/>
          <w:rtl/>
        </w:rPr>
        <w:t>אמו</w:t>
      </w:r>
      <w:r w:rsidRPr="00DF5736">
        <w:rPr>
          <w:rStyle w:val="affff1"/>
          <w:rtl/>
        </w:rPr>
        <w:t xml:space="preserve"> </w:t>
      </w:r>
      <w:r w:rsidRPr="00DF5736">
        <w:rPr>
          <w:rStyle w:val="affff1"/>
          <w:rFonts w:hint="cs"/>
          <w:rtl/>
        </w:rPr>
        <w:t>ואביו</w:t>
      </w:r>
      <w:r w:rsidRPr="00DF5736">
        <w:rPr>
          <w:rStyle w:val="affff1"/>
          <w:rtl/>
        </w:rPr>
        <w:t xml:space="preserve"> </w:t>
      </w:r>
      <w:r w:rsidRPr="00DF5736">
        <w:rPr>
          <w:rStyle w:val="affff1"/>
          <w:rFonts w:hint="cs"/>
          <w:rtl/>
        </w:rPr>
        <w:t>תיראו</w:t>
      </w:r>
      <w:r w:rsidR="00BC2103">
        <w:rPr>
          <w:rStyle w:val="affff1"/>
          <w:rFonts w:hint="cs"/>
          <w:rtl/>
        </w:rPr>
        <w:t>,</w:t>
      </w:r>
      <w:r w:rsidRPr="00DF5736">
        <w:rPr>
          <w:rStyle w:val="affff1"/>
          <w:rtl/>
        </w:rPr>
        <w:t xml:space="preserve"> </w:t>
      </w:r>
      <w:r w:rsidRPr="00DF5736">
        <w:rPr>
          <w:rStyle w:val="affff1"/>
          <w:rFonts w:hint="cs"/>
          <w:rtl/>
        </w:rPr>
        <w:t>ואת</w:t>
      </w:r>
      <w:r w:rsidRPr="00DF5736">
        <w:rPr>
          <w:rStyle w:val="affff1"/>
          <w:rtl/>
        </w:rPr>
        <w:t xml:space="preserve"> </w:t>
      </w:r>
      <w:r w:rsidRPr="00DF5736">
        <w:rPr>
          <w:rStyle w:val="affff1"/>
          <w:rFonts w:hint="cs"/>
          <w:rtl/>
        </w:rPr>
        <w:t>שבתותי</w:t>
      </w:r>
      <w:r w:rsidRPr="00DF5736">
        <w:rPr>
          <w:rStyle w:val="affff1"/>
          <w:rtl/>
        </w:rPr>
        <w:t xml:space="preserve"> </w:t>
      </w:r>
      <w:r w:rsidRPr="00DF5736">
        <w:rPr>
          <w:rStyle w:val="affff1"/>
          <w:rFonts w:hint="cs"/>
          <w:rtl/>
        </w:rPr>
        <w:t>תשמרו</w:t>
      </w:r>
      <w:r w:rsidR="00BC2103">
        <w:rPr>
          <w:rStyle w:val="affff1"/>
          <w:rFonts w:hint="cs"/>
          <w:rtl/>
        </w:rPr>
        <w:t>..</w:t>
      </w:r>
      <w:r w:rsidRPr="00DF5736">
        <w:rPr>
          <w:rStyle w:val="affff1"/>
          <w:rFonts w:hint="cs"/>
          <w:rtl/>
        </w:rPr>
        <w:t>'</w:t>
      </w:r>
      <w:r w:rsidRPr="00DF5736">
        <w:rPr>
          <w:rStyle w:val="affff1"/>
          <w:rtl/>
        </w:rPr>
        <w:t xml:space="preserve"> </w:t>
      </w:r>
      <w:r w:rsidR="00BC2103">
        <w:rPr>
          <w:rStyle w:val="affff1"/>
          <w:rFonts w:hint="cs"/>
          <w:rtl/>
        </w:rPr>
        <w:t>-</w:t>
      </w:r>
    </w:p>
    <w:p w14:paraId="0113AF50" w14:textId="2F025FE7" w:rsidR="00E7515C" w:rsidRPr="00BC2103" w:rsidRDefault="00E7515C" w:rsidP="004F63AD">
      <w:pPr>
        <w:rPr>
          <w:rtl/>
        </w:rPr>
      </w:pPr>
      <w:r w:rsidRPr="00BC2103">
        <w:rPr>
          <w:rFonts w:hint="cs"/>
          <w:rtl/>
        </w:rPr>
        <w:t>כולכם</w:t>
      </w:r>
      <w:r w:rsidRPr="00BC2103">
        <w:rPr>
          <w:rtl/>
        </w:rPr>
        <w:t xml:space="preserve"> </w:t>
      </w:r>
      <w:r w:rsidRPr="00BC2103">
        <w:rPr>
          <w:rFonts w:hint="cs"/>
          <w:rtl/>
        </w:rPr>
        <w:t>חייבין</w:t>
      </w:r>
      <w:r w:rsidRPr="00BC2103">
        <w:rPr>
          <w:rtl/>
        </w:rPr>
        <w:t xml:space="preserve"> </w:t>
      </w:r>
      <w:r w:rsidRPr="00BC2103">
        <w:rPr>
          <w:rFonts w:hint="cs"/>
          <w:rtl/>
        </w:rPr>
        <w:t>בכבודי</w:t>
      </w:r>
      <w:r w:rsidR="0034455C">
        <w:rPr>
          <w:rFonts w:hint="cs"/>
          <w:rtl/>
        </w:rPr>
        <w:t>,</w:t>
      </w:r>
      <w:r w:rsidRPr="00BC2103">
        <w:rPr>
          <w:rFonts w:hint="cs"/>
          <w:rtl/>
        </w:rPr>
        <w:t xml:space="preserve"> </w:t>
      </w:r>
      <w:r w:rsidR="0034455C">
        <w:rPr>
          <w:rFonts w:hint="cs"/>
          <w:rtl/>
        </w:rPr>
        <w:t>ולא</w:t>
      </w:r>
      <w:r w:rsidRPr="00BC2103">
        <w:rPr>
          <w:rFonts w:hint="cs"/>
          <w:rtl/>
        </w:rPr>
        <w:t xml:space="preserve"> דוחה שבת,</w:t>
      </w:r>
      <w:r w:rsidR="0034455C">
        <w:rPr>
          <w:rFonts w:hint="cs"/>
          <w:rtl/>
        </w:rPr>
        <w:t xml:space="preserve"> כשציוהו</w:t>
      </w:r>
      <w:r w:rsidRPr="00BC2103">
        <w:rPr>
          <w:rFonts w:hint="cs"/>
          <w:rtl/>
        </w:rPr>
        <w:t xml:space="preserve"> </w:t>
      </w:r>
      <w:r w:rsidR="0034455C">
        <w:rPr>
          <w:rFonts w:hint="cs"/>
          <w:rtl/>
        </w:rPr>
        <w:t>ל</w:t>
      </w:r>
      <w:r w:rsidRPr="00BC2103">
        <w:rPr>
          <w:rFonts w:hint="cs"/>
          <w:rtl/>
        </w:rPr>
        <w:t>שחוט</w:t>
      </w:r>
      <w:r w:rsidRPr="00BC2103">
        <w:rPr>
          <w:rtl/>
        </w:rPr>
        <w:t xml:space="preserve"> </w:t>
      </w:r>
      <w:r w:rsidR="0034455C">
        <w:rPr>
          <w:rFonts w:hint="cs"/>
          <w:rtl/>
        </w:rPr>
        <w:t>ול</w:t>
      </w:r>
      <w:r w:rsidRPr="00BC2103">
        <w:rPr>
          <w:rFonts w:hint="cs"/>
          <w:rtl/>
        </w:rPr>
        <w:t>בשל</w:t>
      </w:r>
      <w:r w:rsidRPr="00BC2103">
        <w:rPr>
          <w:rtl/>
        </w:rPr>
        <w:t xml:space="preserve"> </w:t>
      </w:r>
      <w:r w:rsidR="0034455C">
        <w:rPr>
          <w:rFonts w:hint="cs"/>
          <w:rtl/>
        </w:rPr>
        <w:t>בשבי</w:t>
      </w:r>
      <w:r w:rsidRPr="00BC2103">
        <w:rPr>
          <w:rFonts w:hint="cs"/>
          <w:rtl/>
        </w:rPr>
        <w:t>ל</w:t>
      </w:r>
      <w:r w:rsidR="0034455C">
        <w:rPr>
          <w:rFonts w:hint="cs"/>
          <w:rtl/>
        </w:rPr>
        <w:t>ו</w:t>
      </w:r>
      <w:r w:rsidR="00B42314">
        <w:rPr>
          <w:rFonts w:hint="cs"/>
          <w:rtl/>
        </w:rPr>
        <w:t xml:space="preserve"> </w:t>
      </w:r>
      <w:r w:rsidR="00B42314" w:rsidRPr="004F63AD">
        <w:rPr>
          <w:rStyle w:val="affff8"/>
          <w:rFonts w:hint="eastAsia"/>
          <w:rtl/>
        </w:rPr>
        <w:t>שיש</w:t>
      </w:r>
      <w:r w:rsidR="00B42314" w:rsidRPr="004F63AD">
        <w:rPr>
          <w:rStyle w:val="affff8"/>
          <w:rtl/>
        </w:rPr>
        <w:t xml:space="preserve"> </w:t>
      </w:r>
      <w:r w:rsidR="00B42314" w:rsidRPr="004F63AD">
        <w:rPr>
          <w:rStyle w:val="affff8"/>
          <w:rFonts w:hint="eastAsia"/>
          <w:rtl/>
        </w:rPr>
        <w:t>כרת</w:t>
      </w:r>
      <w:r w:rsidR="0034455C">
        <w:rPr>
          <w:rFonts w:hint="cs"/>
          <w:rtl/>
        </w:rPr>
        <w:t xml:space="preserve"> -</w:t>
      </w:r>
      <w:r w:rsidRPr="00BC2103">
        <w:rPr>
          <w:rtl/>
        </w:rPr>
        <w:t xml:space="preserve"> </w:t>
      </w:r>
      <w:r w:rsidR="0034455C" w:rsidRPr="00D1637C">
        <w:rPr>
          <w:rFonts w:cs="PFT_Frank" w:hint="eastAsia"/>
          <w:b/>
          <w:bCs/>
          <w:szCs w:val="14"/>
          <w:rtl/>
        </w:rPr>
        <w:t>ולהשמיענו</w:t>
      </w:r>
      <w:r w:rsidRPr="00BC2103">
        <w:rPr>
          <w:rFonts w:hint="cs"/>
          <w:rtl/>
        </w:rPr>
        <w:t xml:space="preserve"> </w:t>
      </w:r>
      <w:r w:rsidR="0034455C">
        <w:rPr>
          <w:rFonts w:hint="cs"/>
          <w:rtl/>
        </w:rPr>
        <w:t xml:space="preserve">ששאר מצוות </w:t>
      </w:r>
      <w:r w:rsidRPr="00BC2103">
        <w:rPr>
          <w:rFonts w:hint="cs"/>
          <w:rtl/>
        </w:rPr>
        <w:t>ד</w:t>
      </w:r>
      <w:r w:rsidR="0034455C">
        <w:rPr>
          <w:rFonts w:hint="cs"/>
          <w:rtl/>
        </w:rPr>
        <w:t>ו</w:t>
      </w:r>
      <w:r w:rsidRPr="00BC2103">
        <w:rPr>
          <w:rFonts w:hint="cs"/>
          <w:rtl/>
        </w:rPr>
        <w:t>ח</w:t>
      </w:r>
      <w:r w:rsidR="0034455C">
        <w:rPr>
          <w:rFonts w:hint="cs"/>
          <w:rtl/>
        </w:rPr>
        <w:t>ים</w:t>
      </w:r>
      <w:r w:rsidR="00B42314">
        <w:rPr>
          <w:rFonts w:hint="cs"/>
          <w:rtl/>
        </w:rPr>
        <w:t>,</w:t>
      </w:r>
    </w:p>
    <w:p w14:paraId="6B393AD8" w14:textId="3456052C" w:rsidR="00E7515C" w:rsidRPr="00BC2103" w:rsidRDefault="0034455C" w:rsidP="004F63AD">
      <w:pPr>
        <w:rPr>
          <w:rtl/>
        </w:rPr>
      </w:pPr>
      <w:r w:rsidRPr="004F63AD">
        <w:rPr>
          <w:rStyle w:val="affff5"/>
          <w:rFonts w:hint="eastAsia"/>
          <w:rtl/>
        </w:rPr>
        <w:t>ודחינו</w:t>
      </w:r>
      <w:r w:rsidRPr="004F63AD">
        <w:rPr>
          <w:rStyle w:val="affff5"/>
          <w:rtl/>
        </w:rPr>
        <w:t>:</w:t>
      </w:r>
      <w:r w:rsidR="00E7515C" w:rsidRPr="004F63AD">
        <w:rPr>
          <w:rtl/>
        </w:rPr>
        <w:t xml:space="preserve"> </w:t>
      </w:r>
      <w:r w:rsidR="00E7515C" w:rsidRPr="00BC2103">
        <w:rPr>
          <w:rFonts w:hint="cs"/>
          <w:rtl/>
        </w:rPr>
        <w:t>ב</w:t>
      </w:r>
      <w:r>
        <w:rPr>
          <w:rFonts w:hint="cs"/>
          <w:rtl/>
        </w:rPr>
        <w:t>'</w:t>
      </w:r>
      <w:r w:rsidR="00E7515C" w:rsidRPr="00BC2103">
        <w:rPr>
          <w:rFonts w:hint="cs"/>
          <w:rtl/>
        </w:rPr>
        <w:t>מחמר</w:t>
      </w:r>
      <w:r>
        <w:rPr>
          <w:rFonts w:hint="cs"/>
          <w:rtl/>
        </w:rPr>
        <w:t>'</w:t>
      </w:r>
      <w:r w:rsidRPr="004F63AD">
        <w:rPr>
          <w:rStyle w:val="affff8"/>
          <w:rtl/>
        </w:rPr>
        <w:t xml:space="preserve"> שהוא לאו בלי כרת</w:t>
      </w:r>
      <w:r w:rsidR="00B42314">
        <w:rPr>
          <w:rStyle w:val="affff8"/>
          <w:rFonts w:hint="cs"/>
          <w:rtl/>
        </w:rPr>
        <w:t>.</w:t>
      </w:r>
    </w:p>
    <w:p w14:paraId="0D9365D0" w14:textId="7A0E923F" w:rsidR="00E7515C" w:rsidRPr="004F63AD" w:rsidRDefault="00E7515C" w:rsidP="004F63AD">
      <w:pPr>
        <w:rPr>
          <w:rtl/>
        </w:rPr>
      </w:pPr>
      <w:r w:rsidRPr="004F63AD">
        <w:rPr>
          <w:rStyle w:val="affff5"/>
          <w:rFonts w:hint="eastAsia"/>
          <w:rtl/>
        </w:rPr>
        <w:t>וא</w:t>
      </w:r>
      <w:r w:rsidR="00B42314" w:rsidRPr="004F63AD">
        <w:rPr>
          <w:rStyle w:val="affff5"/>
          <w:rFonts w:hint="eastAsia"/>
          <w:rtl/>
        </w:rPr>
        <w:t>ין</w:t>
      </w:r>
      <w:r w:rsidRPr="004F63AD">
        <w:rPr>
          <w:rStyle w:val="affff5"/>
          <w:rtl/>
        </w:rPr>
        <w:t xml:space="preserve"> ללמוד</w:t>
      </w:r>
      <w:r w:rsidRPr="00BC2103">
        <w:rPr>
          <w:rFonts w:hint="cs"/>
          <w:rtl/>
        </w:rPr>
        <w:t xml:space="preserve"> לכל התורה </w:t>
      </w:r>
      <w:r w:rsidR="00B42314">
        <w:rPr>
          <w:rFonts w:hint="cs"/>
          <w:rtl/>
        </w:rPr>
        <w:t>ש</w:t>
      </w:r>
      <w:r w:rsidRPr="00BC2103">
        <w:rPr>
          <w:rFonts w:hint="cs"/>
          <w:rtl/>
        </w:rPr>
        <w:t>לא ד</w:t>
      </w:r>
      <w:r w:rsidR="00B42314">
        <w:rPr>
          <w:rFonts w:hint="cs"/>
          <w:rtl/>
        </w:rPr>
        <w:t>ו</w:t>
      </w:r>
      <w:r w:rsidRPr="00BC2103">
        <w:rPr>
          <w:rFonts w:hint="cs"/>
          <w:rtl/>
        </w:rPr>
        <w:t>ח</w:t>
      </w:r>
      <w:r w:rsidR="00B42314">
        <w:rPr>
          <w:rFonts w:hint="cs"/>
          <w:rtl/>
        </w:rPr>
        <w:t>ה</w:t>
      </w:r>
      <w:r w:rsidRPr="00BC2103">
        <w:rPr>
          <w:rFonts w:hint="cs"/>
          <w:rtl/>
        </w:rPr>
        <w:t xml:space="preserve">, </w:t>
      </w:r>
      <w:r w:rsidR="00B42314">
        <w:rPr>
          <w:rFonts w:hint="cs"/>
          <w:rtl/>
        </w:rPr>
        <w:t xml:space="preserve">שכאן </w:t>
      </w:r>
      <w:r w:rsidR="00B42314" w:rsidRPr="004F63AD">
        <w:rPr>
          <w:rStyle w:val="affff8"/>
          <w:rFonts w:hint="eastAsia"/>
          <w:rtl/>
        </w:rPr>
        <w:t>רק</w:t>
      </w:r>
      <w:r w:rsidRPr="00BC2103">
        <w:rPr>
          <w:rFonts w:hint="cs"/>
          <w:rtl/>
        </w:rPr>
        <w:t xml:space="preserve"> הכשר מצוה</w:t>
      </w:r>
      <w:r w:rsidR="00B42314" w:rsidRPr="004F63AD">
        <w:rPr>
          <w:rStyle w:val="affff8"/>
          <w:rtl/>
        </w:rPr>
        <w:t xml:space="preserve"> [תוס']</w:t>
      </w:r>
      <w:r w:rsidRPr="004F63AD">
        <w:rPr>
          <w:rStyle w:val="affff8"/>
          <w:rtl/>
        </w:rPr>
        <w:t>,</w:t>
      </w:r>
    </w:p>
    <w:p w14:paraId="328DEFF5" w14:textId="3C08C089" w:rsidR="00B42314" w:rsidRDefault="00772D70" w:rsidP="00772D70">
      <w:pPr>
        <w:pStyle w:val="affff7"/>
        <w:rPr>
          <w:rtl/>
        </w:rPr>
      </w:pPr>
      <w:r>
        <w:rPr>
          <w:rFonts w:cs="PFT_Frank" w:hint="cs"/>
          <w:b/>
          <w:bCs/>
          <w:szCs w:val="10"/>
          <w:rtl/>
        </w:rPr>
        <w:t xml:space="preserve">   </w:t>
      </w:r>
      <w:r w:rsidR="00B42314" w:rsidRPr="00A07384">
        <w:rPr>
          <w:rFonts w:cs="PFT_Frank" w:hint="eastAsia"/>
          <w:b/>
          <w:bCs/>
          <w:szCs w:val="10"/>
          <w:rtl/>
        </w:rPr>
        <w:t>אבל</w:t>
      </w:r>
      <w:r w:rsidR="00B42314">
        <w:rPr>
          <w:rFonts w:hint="cs"/>
          <w:rtl/>
        </w:rPr>
        <w:t xml:space="preserve"> כיבוד אב אינו דוחה</w:t>
      </w:r>
      <w:r w:rsidR="00E7515C" w:rsidRPr="00BC2103">
        <w:rPr>
          <w:rFonts w:hint="cs"/>
          <w:rtl/>
        </w:rPr>
        <w:t xml:space="preserve"> </w:t>
      </w:r>
      <w:r w:rsidR="00B42314">
        <w:rPr>
          <w:rFonts w:hint="cs"/>
          <w:rtl/>
        </w:rPr>
        <w:t>שום לאו [היטמא, ואל תחזיר], ולא רק</w:t>
      </w:r>
      <w:r w:rsidR="00B42314" w:rsidRPr="00BC2103">
        <w:rPr>
          <w:rFonts w:hint="cs"/>
          <w:rtl/>
        </w:rPr>
        <w:t xml:space="preserve"> </w:t>
      </w:r>
      <w:r w:rsidR="00B42314">
        <w:rPr>
          <w:rFonts w:hint="cs"/>
          <w:rtl/>
        </w:rPr>
        <w:t>'</w:t>
      </w:r>
      <w:r w:rsidR="00E7515C" w:rsidRPr="00BC2103">
        <w:rPr>
          <w:rFonts w:hint="cs"/>
          <w:rtl/>
        </w:rPr>
        <w:t>לאו דשבת</w:t>
      </w:r>
      <w:r w:rsidR="00B42314">
        <w:rPr>
          <w:rFonts w:hint="cs"/>
          <w:rtl/>
        </w:rPr>
        <w:t>'.</w:t>
      </w:r>
    </w:p>
    <w:p w14:paraId="36CF26EE" w14:textId="08BDCB1D" w:rsidR="00590ACA" w:rsidRPr="004F63AD" w:rsidRDefault="00590ACA" w:rsidP="00590ACA">
      <w:pPr>
        <w:pStyle w:val="aff7"/>
        <w:framePr w:wrap="around"/>
        <w:rPr>
          <w:rtl/>
        </w:rPr>
      </w:pPr>
      <w:r>
        <w:rPr>
          <w:rFonts w:hint="cs"/>
          <w:rtl/>
        </w:rPr>
        <w:t>ו.</w:t>
      </w:r>
    </w:p>
    <w:p w14:paraId="5D1AA594" w14:textId="479AF992" w:rsidR="00DD4935" w:rsidRDefault="00E7515C" w:rsidP="00BC2103">
      <w:pPr>
        <w:rPr>
          <w:rtl/>
        </w:rPr>
      </w:pPr>
      <w:r w:rsidRPr="00B42314">
        <w:rPr>
          <w:rStyle w:val="affff5"/>
          <w:rFonts w:hint="cs"/>
          <w:rtl/>
        </w:rPr>
        <w:t>ג.</w:t>
      </w:r>
      <w:r w:rsidRPr="004F63AD">
        <w:rPr>
          <w:rtl/>
        </w:rPr>
        <w:t xml:space="preserve"> </w:t>
      </w:r>
      <w:r w:rsidRPr="00AA0E3F">
        <w:rPr>
          <w:rFonts w:cs="PFT_Frank" w:hint="eastAsia"/>
          <w:b/>
          <w:bCs/>
          <w:szCs w:val="14"/>
          <w:rtl/>
        </w:rPr>
        <w:t>מבנין</w:t>
      </w:r>
      <w:r w:rsidRPr="00AA0E3F">
        <w:rPr>
          <w:rFonts w:cs="PFT_Frank"/>
          <w:b/>
          <w:bCs/>
          <w:szCs w:val="14"/>
          <w:rtl/>
        </w:rPr>
        <w:t xml:space="preserve"> </w:t>
      </w:r>
      <w:r w:rsidRPr="00AA0E3F">
        <w:rPr>
          <w:rFonts w:cs="PFT_Frank" w:hint="eastAsia"/>
          <w:b/>
          <w:bCs/>
          <w:szCs w:val="14"/>
          <w:rtl/>
        </w:rPr>
        <w:t>ביהמ</w:t>
      </w:r>
      <w:r w:rsidRPr="00AA0E3F">
        <w:rPr>
          <w:rFonts w:cs="PFT_Frank"/>
          <w:b/>
          <w:bCs/>
          <w:szCs w:val="14"/>
          <w:rtl/>
        </w:rPr>
        <w:t>"</w:t>
      </w:r>
      <w:r w:rsidRPr="00AA0E3F">
        <w:rPr>
          <w:rFonts w:cs="PFT_Frank" w:hint="eastAsia"/>
          <w:b/>
          <w:bCs/>
          <w:szCs w:val="14"/>
          <w:rtl/>
        </w:rPr>
        <w:t>ק</w:t>
      </w:r>
      <w:r w:rsidR="00DD4935" w:rsidRPr="00AA0E3F">
        <w:rPr>
          <w:rFonts w:cs="PFT_Frank" w:hint="cs"/>
          <w:b/>
          <w:bCs/>
          <w:szCs w:val="14"/>
          <w:rtl/>
        </w:rPr>
        <w:t>,</w:t>
      </w:r>
      <w:r w:rsidRPr="004F63AD">
        <w:rPr>
          <w:rtl/>
        </w:rPr>
        <w:t xml:space="preserve"> </w:t>
      </w:r>
      <w:r w:rsidRPr="004F63AD">
        <w:rPr>
          <w:rStyle w:val="affff1"/>
          <w:rtl/>
        </w:rPr>
        <w:t xml:space="preserve">'את </w:t>
      </w:r>
      <w:r w:rsidRPr="004F63AD">
        <w:rPr>
          <w:rStyle w:val="affff1"/>
          <w:rFonts w:hint="eastAsia"/>
          <w:rtl/>
        </w:rPr>
        <w:t>שבתותי</w:t>
      </w:r>
      <w:r w:rsidRPr="004F63AD">
        <w:rPr>
          <w:rStyle w:val="affff1"/>
          <w:rtl/>
        </w:rPr>
        <w:t xml:space="preserve"> </w:t>
      </w:r>
      <w:r w:rsidRPr="004F63AD">
        <w:rPr>
          <w:rStyle w:val="affff1"/>
          <w:rFonts w:hint="eastAsia"/>
          <w:rtl/>
        </w:rPr>
        <w:t>תשמרו</w:t>
      </w:r>
      <w:r w:rsidR="00DD4935">
        <w:rPr>
          <w:rStyle w:val="affff1"/>
          <w:rFonts w:hint="cs"/>
          <w:rtl/>
        </w:rPr>
        <w:t>,</w:t>
      </w:r>
      <w:r w:rsidRPr="004F63AD">
        <w:rPr>
          <w:rStyle w:val="affff1"/>
          <w:rtl/>
        </w:rPr>
        <w:t xml:space="preserve"> </w:t>
      </w:r>
      <w:r w:rsidRPr="004F63AD">
        <w:rPr>
          <w:rStyle w:val="affff1"/>
          <w:rFonts w:hint="eastAsia"/>
          <w:rtl/>
        </w:rPr>
        <w:t>ומקדשי</w:t>
      </w:r>
      <w:r w:rsidRPr="004F63AD">
        <w:rPr>
          <w:rStyle w:val="affff1"/>
          <w:rtl/>
        </w:rPr>
        <w:t xml:space="preserve"> </w:t>
      </w:r>
      <w:r w:rsidRPr="004F63AD">
        <w:rPr>
          <w:rStyle w:val="affff1"/>
          <w:rFonts w:hint="eastAsia"/>
          <w:rtl/>
        </w:rPr>
        <w:t>תיראו</w:t>
      </w:r>
      <w:r w:rsidR="00DD4935">
        <w:rPr>
          <w:rStyle w:val="affff1"/>
          <w:rFonts w:hint="cs"/>
          <w:rtl/>
        </w:rPr>
        <w:t>..</w:t>
      </w:r>
      <w:r w:rsidRPr="004F63AD">
        <w:rPr>
          <w:rStyle w:val="affff1"/>
          <w:rtl/>
        </w:rPr>
        <w:t>'</w:t>
      </w:r>
      <w:r w:rsidR="00DD4935">
        <w:rPr>
          <w:rFonts w:hint="cs"/>
          <w:rtl/>
        </w:rPr>
        <w:t xml:space="preserve"> -</w:t>
      </w:r>
    </w:p>
    <w:p w14:paraId="059DA91B" w14:textId="4054E8EA" w:rsidR="00DD4935" w:rsidRDefault="00E7515C" w:rsidP="00DD4935">
      <w:pPr>
        <w:rPr>
          <w:rStyle w:val="affff8"/>
          <w:rtl/>
        </w:rPr>
      </w:pPr>
      <w:r w:rsidRPr="004F63AD">
        <w:rPr>
          <w:rFonts w:hint="eastAsia"/>
          <w:rtl/>
        </w:rPr>
        <w:t>כולכם</w:t>
      </w:r>
      <w:r w:rsidRPr="004F63AD">
        <w:rPr>
          <w:rtl/>
        </w:rPr>
        <w:t xml:space="preserve"> </w:t>
      </w:r>
      <w:r w:rsidRPr="004F63AD">
        <w:rPr>
          <w:rFonts w:hint="eastAsia"/>
          <w:rtl/>
        </w:rPr>
        <w:t>חייבין</w:t>
      </w:r>
      <w:r w:rsidRPr="004F63AD">
        <w:rPr>
          <w:rtl/>
        </w:rPr>
        <w:t xml:space="preserve"> </w:t>
      </w:r>
      <w:r w:rsidRPr="004F63AD">
        <w:rPr>
          <w:rFonts w:hint="eastAsia"/>
          <w:rtl/>
        </w:rPr>
        <w:t>בכבודי</w:t>
      </w:r>
      <w:r w:rsidRPr="004F63AD">
        <w:rPr>
          <w:rtl/>
        </w:rPr>
        <w:t xml:space="preserve">, </w:t>
      </w:r>
      <w:r w:rsidR="00DD4935">
        <w:rPr>
          <w:rFonts w:hint="cs"/>
          <w:rtl/>
        </w:rPr>
        <w:t>ולא</w:t>
      </w:r>
      <w:r w:rsidR="00DD4935" w:rsidRPr="004F63AD">
        <w:rPr>
          <w:rtl/>
        </w:rPr>
        <w:t xml:space="preserve"> </w:t>
      </w:r>
      <w:r w:rsidRPr="004F63AD">
        <w:rPr>
          <w:rFonts w:hint="eastAsia"/>
          <w:rtl/>
        </w:rPr>
        <w:t>דוחה</w:t>
      </w:r>
      <w:r w:rsidRPr="004F63AD">
        <w:rPr>
          <w:rtl/>
        </w:rPr>
        <w:t xml:space="preserve"> </w:t>
      </w:r>
      <w:r w:rsidRPr="004F63AD">
        <w:rPr>
          <w:rFonts w:hint="eastAsia"/>
          <w:rtl/>
        </w:rPr>
        <w:t>שבת</w:t>
      </w:r>
      <w:r w:rsidR="00DD4935">
        <w:rPr>
          <w:rFonts w:hint="cs"/>
          <w:rtl/>
        </w:rPr>
        <w:t>,</w:t>
      </w:r>
      <w:r w:rsidRPr="00BC2103">
        <w:rPr>
          <w:rFonts w:hint="cs"/>
          <w:rtl/>
        </w:rPr>
        <w:t xml:space="preserve"> בבונה</w:t>
      </w:r>
      <w:r w:rsidRPr="00BC2103">
        <w:rPr>
          <w:rtl/>
        </w:rPr>
        <w:t xml:space="preserve"> </w:t>
      </w:r>
      <w:r w:rsidRPr="00BC2103">
        <w:rPr>
          <w:rFonts w:hint="cs"/>
          <w:rtl/>
        </w:rPr>
        <w:t>וסותר</w:t>
      </w:r>
      <w:r w:rsidR="00DD4935">
        <w:rPr>
          <w:rFonts w:hint="cs"/>
          <w:rtl/>
        </w:rPr>
        <w:t xml:space="preserve"> </w:t>
      </w:r>
      <w:r w:rsidR="00DD4935" w:rsidRPr="004F63AD">
        <w:rPr>
          <w:rStyle w:val="affff8"/>
          <w:rFonts w:hint="eastAsia"/>
          <w:rtl/>
        </w:rPr>
        <w:t>שיש</w:t>
      </w:r>
      <w:r w:rsidR="00DD4935" w:rsidRPr="004F63AD">
        <w:rPr>
          <w:rStyle w:val="affff8"/>
          <w:rtl/>
        </w:rPr>
        <w:t xml:space="preserve"> </w:t>
      </w:r>
      <w:r w:rsidR="00DD4935" w:rsidRPr="004F63AD">
        <w:rPr>
          <w:rStyle w:val="affff8"/>
          <w:rFonts w:hint="eastAsia"/>
          <w:rtl/>
        </w:rPr>
        <w:t>כרת</w:t>
      </w:r>
      <w:r w:rsidR="00DD4935" w:rsidRPr="004F63AD">
        <w:rPr>
          <w:rStyle w:val="affff8"/>
          <w:rtl/>
        </w:rPr>
        <w:t xml:space="preserve"> -</w:t>
      </w:r>
    </w:p>
    <w:p w14:paraId="26DB7576" w14:textId="77777777" w:rsidR="00DD4935" w:rsidRDefault="00DD4935" w:rsidP="00DD4935">
      <w:pPr>
        <w:rPr>
          <w:rtl/>
        </w:rPr>
      </w:pPr>
      <w:r w:rsidRPr="00D1637C">
        <w:rPr>
          <w:rFonts w:cs="PFT_Frank" w:hint="cs"/>
          <w:b/>
          <w:bCs/>
          <w:szCs w:val="14"/>
          <w:rtl/>
        </w:rPr>
        <w:t>ולהשמיענו</w:t>
      </w:r>
      <w:r w:rsidRPr="00BC2103">
        <w:rPr>
          <w:rFonts w:hint="cs"/>
          <w:rtl/>
        </w:rPr>
        <w:t xml:space="preserve"> </w:t>
      </w:r>
      <w:r>
        <w:rPr>
          <w:rFonts w:hint="cs"/>
          <w:rtl/>
        </w:rPr>
        <w:t xml:space="preserve">ששאר מצוות </w:t>
      </w:r>
      <w:r w:rsidRPr="00BC2103">
        <w:rPr>
          <w:rFonts w:hint="cs"/>
          <w:rtl/>
        </w:rPr>
        <w:t>ד</w:t>
      </w:r>
      <w:r>
        <w:rPr>
          <w:rFonts w:hint="cs"/>
          <w:rtl/>
        </w:rPr>
        <w:t>ו</w:t>
      </w:r>
      <w:r w:rsidRPr="00BC2103">
        <w:rPr>
          <w:rFonts w:hint="cs"/>
          <w:rtl/>
        </w:rPr>
        <w:t>ח</w:t>
      </w:r>
      <w:r>
        <w:rPr>
          <w:rFonts w:hint="cs"/>
          <w:rtl/>
        </w:rPr>
        <w:t>ים,</w:t>
      </w:r>
    </w:p>
    <w:p w14:paraId="1D968341" w14:textId="7E7D258F" w:rsidR="00DD4935" w:rsidRDefault="00DD4935" w:rsidP="00DD4935">
      <w:pPr>
        <w:rPr>
          <w:rtl/>
        </w:rPr>
      </w:pPr>
      <w:r w:rsidRPr="00013BB2">
        <w:rPr>
          <w:rStyle w:val="affff5"/>
          <w:rFonts w:hint="cs"/>
          <w:rtl/>
        </w:rPr>
        <w:t>ודחינו:</w:t>
      </w:r>
      <w:r w:rsidRPr="00013BB2">
        <w:rPr>
          <w:rtl/>
        </w:rPr>
        <w:t xml:space="preserve"> </w:t>
      </w:r>
      <w:r w:rsidRPr="00BC2103">
        <w:rPr>
          <w:rFonts w:hint="cs"/>
          <w:rtl/>
        </w:rPr>
        <w:t>ב</w:t>
      </w:r>
      <w:r>
        <w:rPr>
          <w:rFonts w:hint="cs"/>
          <w:rtl/>
        </w:rPr>
        <w:t>'</w:t>
      </w:r>
      <w:r w:rsidRPr="00BC2103">
        <w:rPr>
          <w:rFonts w:hint="cs"/>
          <w:rtl/>
        </w:rPr>
        <w:t>מחמר</w:t>
      </w:r>
      <w:r>
        <w:rPr>
          <w:rFonts w:hint="cs"/>
          <w:rtl/>
        </w:rPr>
        <w:t>'</w:t>
      </w:r>
      <w:r w:rsidRPr="00013BB2">
        <w:rPr>
          <w:rStyle w:val="affff8"/>
          <w:rFonts w:hint="cs"/>
          <w:rtl/>
        </w:rPr>
        <w:t xml:space="preserve"> שהוא לאו בלי כרת</w:t>
      </w:r>
      <w:r w:rsidR="003B5FE6">
        <w:rPr>
          <w:rStyle w:val="affff8"/>
          <w:rFonts w:hint="cs"/>
          <w:rtl/>
        </w:rPr>
        <w:t xml:space="preserve">, </w:t>
      </w:r>
      <w:r w:rsidR="003B5FE6">
        <w:rPr>
          <w:rFonts w:hint="cs"/>
          <w:rtl/>
        </w:rPr>
        <w:t xml:space="preserve"> </w:t>
      </w:r>
      <w:r w:rsidR="003B5FE6" w:rsidRPr="00D1637C">
        <w:rPr>
          <w:rFonts w:cs="PFT_Frank" w:hint="eastAsia"/>
          <w:b/>
          <w:bCs/>
          <w:szCs w:val="14"/>
          <w:rtl/>
        </w:rPr>
        <w:t>ודוקא</w:t>
      </w:r>
      <w:r w:rsidR="003B5FE6" w:rsidRPr="004F63AD">
        <w:rPr>
          <w:rtl/>
        </w:rPr>
        <w:t xml:space="preserve"> כאן </w:t>
      </w:r>
      <w:r w:rsidR="003B5FE6" w:rsidRPr="003B5FE6">
        <w:rPr>
          <w:rStyle w:val="affff8"/>
          <w:rFonts w:hint="cs"/>
          <w:rtl/>
        </w:rPr>
        <w:t>שרק</w:t>
      </w:r>
      <w:r w:rsidR="003B5FE6" w:rsidRPr="004F63AD">
        <w:rPr>
          <w:rtl/>
        </w:rPr>
        <w:t xml:space="preserve"> הכשר מצוה</w:t>
      </w:r>
      <w:r w:rsidR="003B5FE6">
        <w:rPr>
          <w:rFonts w:hint="cs"/>
          <w:rtl/>
        </w:rPr>
        <w:t>,</w:t>
      </w:r>
    </w:p>
    <w:p w14:paraId="39775DD0" w14:textId="66105F85" w:rsidR="00E7515C" w:rsidRPr="00BC2103" w:rsidRDefault="003B5FE6" w:rsidP="003B5FE6">
      <w:pPr>
        <w:rPr>
          <w:rtl/>
        </w:rPr>
      </w:pPr>
      <w:r>
        <w:rPr>
          <w:rStyle w:val="affff5"/>
          <w:rFonts w:hint="cs"/>
          <w:rtl/>
        </w:rPr>
        <w:lastRenderedPageBreak/>
        <w:t>וי</w:t>
      </w:r>
      <w:r w:rsidRPr="004F63AD">
        <w:rPr>
          <w:rStyle w:val="affff5"/>
          <w:rFonts w:hint="eastAsia"/>
          <w:rtl/>
        </w:rPr>
        <w:t>קשה</w:t>
      </w:r>
      <w:r>
        <w:rPr>
          <w:rStyle w:val="affff5"/>
          <w:rFonts w:hint="cs"/>
          <w:rtl/>
        </w:rPr>
        <w:t>:</w:t>
      </w:r>
      <w:r w:rsidR="00E7515C" w:rsidRPr="00BC2103">
        <w:rPr>
          <w:rtl/>
        </w:rPr>
        <w:t xml:space="preserve"> </w:t>
      </w:r>
      <w:r w:rsidR="007716AD">
        <w:rPr>
          <w:rFonts w:hint="cs"/>
          <w:rtl/>
        </w:rPr>
        <w:t>שזה כבר למדנו</w:t>
      </w:r>
      <w:r w:rsidR="00E7515C" w:rsidRPr="00BC2103">
        <w:rPr>
          <w:rFonts w:hint="cs"/>
          <w:rtl/>
        </w:rPr>
        <w:t xml:space="preserve"> </w:t>
      </w:r>
      <w:r w:rsidR="007716AD">
        <w:rPr>
          <w:rFonts w:hint="cs"/>
          <w:rtl/>
        </w:rPr>
        <w:t>מ</w:t>
      </w:r>
      <w:r w:rsidR="00E7515C" w:rsidRPr="00BC2103">
        <w:rPr>
          <w:rFonts w:hint="cs"/>
          <w:rtl/>
        </w:rPr>
        <w:t>כיבוד אב</w:t>
      </w:r>
      <w:r w:rsidR="007716AD">
        <w:rPr>
          <w:rFonts w:hint="cs"/>
          <w:rtl/>
        </w:rPr>
        <w:t>!</w:t>
      </w:r>
    </w:p>
    <w:p w14:paraId="2D27AAC9" w14:textId="3FE7BC14" w:rsidR="004055D8" w:rsidRDefault="00E7515C" w:rsidP="00BC2103">
      <w:pPr>
        <w:rPr>
          <w:rtl/>
        </w:rPr>
      </w:pPr>
      <w:r w:rsidRPr="004F63AD">
        <w:rPr>
          <w:rStyle w:val="affff5"/>
          <w:rFonts w:hint="eastAsia"/>
          <w:rtl/>
        </w:rPr>
        <w:t>אלא</w:t>
      </w:r>
      <w:r w:rsidRPr="004F63AD">
        <w:rPr>
          <w:rStyle w:val="affff5"/>
          <w:rtl/>
        </w:rPr>
        <w:t xml:space="preserve"> </w:t>
      </w:r>
      <w:r w:rsidR="004055D8">
        <w:rPr>
          <w:rStyle w:val="affff5"/>
          <w:rFonts w:hint="cs"/>
          <w:rtl/>
        </w:rPr>
        <w:t>דחינו</w:t>
      </w:r>
      <w:r w:rsidR="004055D8" w:rsidRPr="004F63AD">
        <w:rPr>
          <w:rStyle w:val="affff5"/>
          <w:rtl/>
        </w:rPr>
        <w:t>:</w:t>
      </w:r>
      <w:r w:rsidR="004055D8" w:rsidRPr="00BC2103">
        <w:rPr>
          <w:rFonts w:hint="cs"/>
          <w:rtl/>
        </w:rPr>
        <w:t xml:space="preserve"> </w:t>
      </w:r>
      <w:r w:rsidR="004055D8" w:rsidRPr="004F63AD">
        <w:rPr>
          <w:rStyle w:val="affff1"/>
          <w:rFonts w:hint="eastAsia"/>
          <w:rtl/>
        </w:rPr>
        <w:t>ש</w:t>
      </w:r>
      <w:r w:rsidRPr="004055D8">
        <w:rPr>
          <w:rStyle w:val="affff1"/>
          <w:rFonts w:hint="cs"/>
          <w:rtl/>
        </w:rPr>
        <w:t>'את שבתותי תשמורו ומקדשי תיראו'</w:t>
      </w:r>
      <w:r w:rsidRPr="004F63AD">
        <w:rPr>
          <w:rtl/>
        </w:rPr>
        <w:t xml:space="preserve"> </w:t>
      </w:r>
      <w:r w:rsidR="004055D8">
        <w:rPr>
          <w:rFonts w:hint="cs"/>
          <w:rtl/>
        </w:rPr>
        <w:t>להיקש -</w:t>
      </w:r>
    </w:p>
    <w:p w14:paraId="20EBFD1D" w14:textId="02E863E0" w:rsidR="00E7515C" w:rsidRPr="00BC2103" w:rsidRDefault="004055D8" w:rsidP="004F63AD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4F63AD">
        <w:rPr>
          <w:rStyle w:val="affff1"/>
          <w:rFonts w:hint="eastAsia"/>
          <w:rtl/>
        </w:rPr>
        <w:t>ש</w:t>
      </w:r>
      <w:r w:rsidR="00E7515C" w:rsidRPr="004F63AD">
        <w:rPr>
          <w:rStyle w:val="affff1"/>
          <w:rFonts w:hint="eastAsia"/>
          <w:rtl/>
        </w:rPr>
        <w:t>מורא</w:t>
      </w:r>
      <w:r w:rsidR="00E7515C" w:rsidRPr="004F63AD">
        <w:rPr>
          <w:rStyle w:val="affff1"/>
          <w:rtl/>
        </w:rPr>
        <w:t xml:space="preserve"> </w:t>
      </w:r>
      <w:r w:rsidR="00E7515C" w:rsidRPr="004F63AD">
        <w:rPr>
          <w:rStyle w:val="affff1"/>
          <w:rFonts w:hint="eastAsia"/>
          <w:rtl/>
        </w:rPr>
        <w:t>מקדש</w:t>
      </w:r>
      <w:r w:rsidR="00E7515C" w:rsidRPr="00BC2103">
        <w:rPr>
          <w:rtl/>
        </w:rPr>
        <w:t xml:space="preserve"> </w:t>
      </w:r>
      <w:r>
        <w:rPr>
          <w:rFonts w:hint="cs"/>
          <w:rtl/>
        </w:rPr>
        <w:t>-</w:t>
      </w:r>
      <w:r w:rsidR="00E7515C" w:rsidRPr="00BC2103">
        <w:rPr>
          <w:rtl/>
        </w:rPr>
        <w:t xml:space="preserve"> </w:t>
      </w:r>
      <w:r w:rsidR="00E7515C" w:rsidRPr="00BC2103">
        <w:rPr>
          <w:rFonts w:hint="cs"/>
          <w:rtl/>
        </w:rPr>
        <w:t>ממי</w:t>
      </w:r>
      <w:r w:rsidR="00E7515C" w:rsidRPr="00BC2103">
        <w:rPr>
          <w:rtl/>
        </w:rPr>
        <w:t xml:space="preserve"> </w:t>
      </w:r>
      <w:r w:rsidR="00E7515C" w:rsidRPr="00BC2103">
        <w:rPr>
          <w:rFonts w:hint="cs"/>
          <w:rtl/>
        </w:rPr>
        <w:t>שהזהיר</w:t>
      </w:r>
      <w:r w:rsidR="00E7515C" w:rsidRPr="00BC2103">
        <w:rPr>
          <w:rtl/>
        </w:rPr>
        <w:t xml:space="preserve"> </w:t>
      </w:r>
      <w:r w:rsidR="00E7515C" w:rsidRPr="00BC2103">
        <w:rPr>
          <w:rFonts w:hint="cs"/>
          <w:rtl/>
        </w:rPr>
        <w:t>על</w:t>
      </w:r>
      <w:r w:rsidR="00E7515C" w:rsidRPr="00BC2103">
        <w:rPr>
          <w:rtl/>
        </w:rPr>
        <w:t xml:space="preserve"> </w:t>
      </w:r>
      <w:r w:rsidR="00E7515C" w:rsidRPr="00BC2103">
        <w:rPr>
          <w:rFonts w:hint="cs"/>
          <w:rtl/>
        </w:rPr>
        <w:t>המקדש</w:t>
      </w:r>
      <w:r>
        <w:rPr>
          <w:rFonts w:hint="cs"/>
          <w:rtl/>
        </w:rPr>
        <w:t xml:space="preserve"> - </w:t>
      </w:r>
      <w:r w:rsidRPr="004F63AD">
        <w:rPr>
          <w:rStyle w:val="affff1"/>
          <w:rFonts w:hint="eastAsia"/>
          <w:rtl/>
        </w:rPr>
        <w:t>כשמירת</w:t>
      </w:r>
      <w:r w:rsidRPr="004F63AD">
        <w:rPr>
          <w:rStyle w:val="affff1"/>
          <w:rtl/>
        </w:rPr>
        <w:t xml:space="preserve"> שבת</w:t>
      </w:r>
      <w:r w:rsidRPr="004055D8">
        <w:rPr>
          <w:rFonts w:hint="cs"/>
          <w:rtl/>
        </w:rPr>
        <w:t>,</w:t>
      </w:r>
    </w:p>
    <w:p w14:paraId="02E6EB4F" w14:textId="79DE2D83" w:rsidR="00E7515C" w:rsidRPr="00BC2103" w:rsidRDefault="004055D8" w:rsidP="004055D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E7515C" w:rsidRPr="004F63AD">
        <w:rPr>
          <w:rFonts w:hint="eastAsia"/>
          <w:rtl/>
        </w:rPr>
        <w:t>ו</w:t>
      </w:r>
      <w:r w:rsidR="00C5332B" w:rsidRPr="004F63AD">
        <w:rPr>
          <w:rFonts w:hint="eastAsia"/>
          <w:rtl/>
        </w:rPr>
        <w:t>אף</w:t>
      </w:r>
      <w:r w:rsidR="00E7515C" w:rsidRPr="004F63AD">
        <w:rPr>
          <w:rtl/>
        </w:rPr>
        <w:t xml:space="preserve"> </w:t>
      </w:r>
      <w:r>
        <w:rPr>
          <w:rFonts w:hint="cs"/>
          <w:rtl/>
        </w:rPr>
        <w:t>כ</w:t>
      </w:r>
      <w:r w:rsidR="00E7515C" w:rsidRPr="00BC2103">
        <w:rPr>
          <w:rFonts w:hint="cs"/>
          <w:rtl/>
        </w:rPr>
        <w:t>שאין</w:t>
      </w:r>
      <w:r w:rsidR="00E7515C" w:rsidRPr="00BC2103">
        <w:rPr>
          <w:rtl/>
        </w:rPr>
        <w:t xml:space="preserve"> </w:t>
      </w:r>
      <w:r w:rsidR="00E7515C" w:rsidRPr="00BC2103">
        <w:rPr>
          <w:rFonts w:hint="cs"/>
          <w:rtl/>
        </w:rPr>
        <w:t>ב</w:t>
      </w:r>
      <w:r>
        <w:rPr>
          <w:rFonts w:hint="cs"/>
          <w:rtl/>
        </w:rPr>
        <w:t>י</w:t>
      </w:r>
      <w:r w:rsidR="00E7515C" w:rsidRPr="00BC2103">
        <w:rPr>
          <w:rFonts w:hint="cs"/>
          <w:rtl/>
        </w:rPr>
        <w:t>המ</w:t>
      </w:r>
      <w:r w:rsidR="00E7515C" w:rsidRPr="00BC2103">
        <w:rPr>
          <w:rtl/>
        </w:rPr>
        <w:t>"</w:t>
      </w:r>
      <w:r w:rsidR="00E7515C" w:rsidRPr="00BC2103">
        <w:rPr>
          <w:rFonts w:hint="cs"/>
          <w:rtl/>
        </w:rPr>
        <w:t>ק</w:t>
      </w:r>
      <w:r w:rsidR="00E7515C" w:rsidRPr="00BC2103">
        <w:rPr>
          <w:rtl/>
        </w:rPr>
        <w:t xml:space="preserve"> </w:t>
      </w:r>
      <w:r w:rsidR="00E7515C" w:rsidRPr="00BC2103">
        <w:rPr>
          <w:rFonts w:hint="cs"/>
          <w:rtl/>
        </w:rPr>
        <w:t>קיים</w:t>
      </w:r>
      <w:r>
        <w:rPr>
          <w:rFonts w:hint="cs"/>
          <w:rtl/>
        </w:rPr>
        <w:t xml:space="preserve"> -</w:t>
      </w:r>
      <w:r w:rsidR="00E7515C" w:rsidRPr="00BC2103">
        <w:rPr>
          <w:rtl/>
        </w:rPr>
        <w:t xml:space="preserve"> </w:t>
      </w:r>
      <w:r w:rsidRPr="004F63AD">
        <w:rPr>
          <w:rStyle w:val="affff1"/>
          <w:rFonts w:hint="eastAsia"/>
          <w:rtl/>
        </w:rPr>
        <w:t>כ</w:t>
      </w:r>
      <w:r w:rsidR="00E7515C" w:rsidRPr="004F63AD">
        <w:rPr>
          <w:rStyle w:val="affff1"/>
          <w:rFonts w:hint="eastAsia"/>
          <w:rtl/>
        </w:rPr>
        <w:t>שמיר</w:t>
      </w:r>
      <w:r w:rsidRPr="004F63AD">
        <w:rPr>
          <w:rStyle w:val="affff1"/>
          <w:rFonts w:hint="eastAsia"/>
          <w:rtl/>
        </w:rPr>
        <w:t>ת</w:t>
      </w:r>
      <w:r w:rsidR="00E7515C" w:rsidRPr="004F63AD">
        <w:rPr>
          <w:rStyle w:val="affff1"/>
          <w:rtl/>
        </w:rPr>
        <w:t xml:space="preserve"> </w:t>
      </w:r>
      <w:r w:rsidR="00E7515C" w:rsidRPr="004F63AD">
        <w:rPr>
          <w:rStyle w:val="affff1"/>
          <w:rFonts w:hint="eastAsia"/>
          <w:rtl/>
        </w:rPr>
        <w:t>שבת</w:t>
      </w:r>
      <w:r w:rsidR="00E7515C" w:rsidRPr="00BC2103">
        <w:rPr>
          <w:rtl/>
        </w:rPr>
        <w:t xml:space="preserve"> </w:t>
      </w:r>
      <w:r>
        <w:rPr>
          <w:rFonts w:hint="cs"/>
          <w:rtl/>
        </w:rPr>
        <w:t>ש</w:t>
      </w:r>
      <w:r w:rsidR="00E7515C" w:rsidRPr="00BC2103">
        <w:rPr>
          <w:rFonts w:hint="cs"/>
          <w:rtl/>
        </w:rPr>
        <w:t>לעולם</w:t>
      </w:r>
      <w:r w:rsidR="00E7515C" w:rsidRPr="00BC2103">
        <w:rPr>
          <w:rtl/>
        </w:rPr>
        <w:t>.</w:t>
      </w:r>
    </w:p>
    <w:p w14:paraId="4E291F73" w14:textId="27C4648F" w:rsidR="004055D8" w:rsidRDefault="00E7515C" w:rsidP="00BC2103">
      <w:pPr>
        <w:rPr>
          <w:rtl/>
        </w:rPr>
      </w:pPr>
      <w:r w:rsidRPr="004055D8">
        <w:rPr>
          <w:rStyle w:val="affff5"/>
          <w:rFonts w:hint="cs"/>
          <w:rtl/>
        </w:rPr>
        <w:t>ד.</w:t>
      </w:r>
      <w:r w:rsidRPr="00BC2103">
        <w:rPr>
          <w:rFonts w:hint="cs"/>
          <w:rtl/>
        </w:rPr>
        <w:t xml:space="preserve"> </w:t>
      </w:r>
      <w:r w:rsidRPr="00AA0E3F">
        <w:rPr>
          <w:rFonts w:cs="PFT_Frank" w:hint="eastAsia"/>
          <w:b/>
          <w:bCs/>
          <w:szCs w:val="14"/>
          <w:rtl/>
        </w:rPr>
        <w:t>מהבערה</w:t>
      </w:r>
      <w:r w:rsidRPr="00AA0E3F">
        <w:rPr>
          <w:rFonts w:cs="PFT_Frank"/>
          <w:b/>
          <w:bCs/>
          <w:szCs w:val="14"/>
          <w:rtl/>
        </w:rPr>
        <w:t>,</w:t>
      </w:r>
      <w:r w:rsidR="004055D8">
        <w:rPr>
          <w:rFonts w:hint="cs"/>
          <w:rtl/>
        </w:rPr>
        <w:t xml:space="preserve"> </w:t>
      </w:r>
      <w:r w:rsidRPr="004055D8">
        <w:rPr>
          <w:rStyle w:val="affff1"/>
          <w:rFonts w:hint="cs"/>
          <w:rtl/>
        </w:rPr>
        <w:t>'לא</w:t>
      </w:r>
      <w:r w:rsidRPr="004055D8">
        <w:rPr>
          <w:rStyle w:val="affff1"/>
          <w:rtl/>
        </w:rPr>
        <w:t xml:space="preserve"> </w:t>
      </w:r>
      <w:r w:rsidRPr="004055D8">
        <w:rPr>
          <w:rStyle w:val="affff1"/>
          <w:rFonts w:hint="cs"/>
          <w:rtl/>
        </w:rPr>
        <w:t>תבערו</w:t>
      </w:r>
      <w:r w:rsidRPr="004055D8">
        <w:rPr>
          <w:rStyle w:val="affff1"/>
          <w:rtl/>
        </w:rPr>
        <w:t xml:space="preserve"> </w:t>
      </w:r>
      <w:r w:rsidRPr="004055D8">
        <w:rPr>
          <w:rStyle w:val="affff1"/>
          <w:rFonts w:hint="cs"/>
          <w:rtl/>
        </w:rPr>
        <w:t>אש</w:t>
      </w:r>
      <w:r w:rsidRPr="004055D8">
        <w:rPr>
          <w:rStyle w:val="affff1"/>
          <w:rtl/>
        </w:rPr>
        <w:t xml:space="preserve"> </w:t>
      </w:r>
      <w:r w:rsidRPr="004055D8">
        <w:rPr>
          <w:rStyle w:val="affff1"/>
          <w:rFonts w:hint="cs"/>
          <w:rtl/>
        </w:rPr>
        <w:t>בכל</w:t>
      </w:r>
      <w:r w:rsidRPr="004055D8">
        <w:rPr>
          <w:rStyle w:val="affff1"/>
          <w:rtl/>
        </w:rPr>
        <w:t xml:space="preserve"> </w:t>
      </w:r>
      <w:r w:rsidRPr="004055D8">
        <w:rPr>
          <w:rStyle w:val="affff1"/>
          <w:rFonts w:hint="cs"/>
          <w:rtl/>
        </w:rPr>
        <w:t>מושבותיכם</w:t>
      </w:r>
      <w:r w:rsidR="004055D8">
        <w:rPr>
          <w:rStyle w:val="affff1"/>
          <w:rFonts w:hint="cs"/>
          <w:rtl/>
        </w:rPr>
        <w:t>, ביום השבת</w:t>
      </w:r>
      <w:r w:rsidRPr="004055D8">
        <w:rPr>
          <w:rStyle w:val="affff1"/>
          <w:rFonts w:hint="cs"/>
          <w:rtl/>
        </w:rPr>
        <w:t>'</w:t>
      </w:r>
      <w:r w:rsidR="004055D8">
        <w:rPr>
          <w:rFonts w:hint="cs"/>
          <w:rtl/>
        </w:rPr>
        <w:t xml:space="preserve"> </w:t>
      </w:r>
      <w:r w:rsidR="009453F2" w:rsidRPr="004F63AD">
        <w:rPr>
          <w:rtl/>
        </w:rPr>
        <w:t>-</w:t>
      </w:r>
    </w:p>
    <w:p w14:paraId="58406477" w14:textId="19C8EA70" w:rsidR="00E7515C" w:rsidRPr="00BC2103" w:rsidRDefault="004055D8" w:rsidP="004F63AD">
      <w:pPr>
        <w:pStyle w:val="affff7"/>
        <w:ind w:firstLine="113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ואף</w:t>
      </w:r>
      <w:r>
        <w:rPr>
          <w:rFonts w:hint="cs"/>
          <w:rtl/>
        </w:rPr>
        <w:t xml:space="preserve"> </w:t>
      </w:r>
      <w:r w:rsidRPr="004F63AD">
        <w:rPr>
          <w:rStyle w:val="affff1"/>
          <w:rFonts w:hint="eastAsia"/>
          <w:rtl/>
        </w:rPr>
        <w:t>ש</w:t>
      </w:r>
      <w:r w:rsidRPr="004F63AD">
        <w:rPr>
          <w:rStyle w:val="affff1"/>
          <w:rtl/>
        </w:rPr>
        <w:t xml:space="preserve">'לא </w:t>
      </w:r>
      <w:r w:rsidRPr="004F63AD">
        <w:rPr>
          <w:rStyle w:val="affff1"/>
          <w:rFonts w:hint="eastAsia"/>
          <w:rtl/>
        </w:rPr>
        <w:t>תבערו</w:t>
      </w:r>
      <w:r w:rsidRPr="004F63AD">
        <w:rPr>
          <w:rStyle w:val="affff1"/>
          <w:rtl/>
        </w:rPr>
        <w:t xml:space="preserve"> </w:t>
      </w:r>
      <w:r w:rsidRPr="004F63AD">
        <w:rPr>
          <w:rStyle w:val="affff1"/>
          <w:rFonts w:hint="eastAsia"/>
          <w:rtl/>
        </w:rPr>
        <w:t>אש</w:t>
      </w:r>
      <w:r w:rsidRPr="004F63AD">
        <w:rPr>
          <w:rStyle w:val="affff1"/>
          <w:rtl/>
        </w:rPr>
        <w:t>'</w:t>
      </w:r>
      <w:r>
        <w:rPr>
          <w:rFonts w:hint="cs"/>
          <w:rtl/>
        </w:rPr>
        <w:t xml:space="preserve"> נצרך - </w:t>
      </w:r>
      <w:r>
        <w:rPr>
          <w:rStyle w:val="affff5"/>
          <w:rFonts w:cs="PFT_Frank" w:hint="eastAsia"/>
          <w:b/>
          <w:bCs/>
          <w:szCs w:val="10"/>
          <w:rtl/>
          <w:rPrChange w:id="9001" w:author="מנוע אמוראים" w:date="2026-10-05T16:41:34Z">
            <w:rPr>
              <w:rFonts w:cs="PFT_Frank" w:hint="eastAsia"/>
              <w:b/>
              <w:bCs/>
              <w:szCs w:val="10"/>
              <w:rtl/>
            </w:rPr>
          </w:rPrChange>
        </w:rPr>
        <w:t xml:space="preserve">ל</w:t>
      </w:r>
      <w:r>
        <w:rPr>
          <w:rStyle w:val="affff5"/>
          <w:rFonts w:hint="eastAsia"/>
          <w:b/>
          <w:rtl/>
          <w:rPrChange w:id="9002" w:author="מנוע אמוראים" w:date="2026-10-05T16:41:34Z">
            <w:rPr>
              <w:rFonts w:hint="eastAsia"/>
              <w:b/>
              <w:rtl/>
            </w:rPr>
          </w:rPrChange>
        </w:rPr>
        <w:t xml:space="preserve">רי</w:t>
      </w:r>
      <w:r>
        <w:rPr>
          <w:rStyle w:val="affff5"/>
          <w:rFonts w:cs="PFT_Frank" w:hint="cs"/>
          <w:b/>
          <w:bCs/>
          <w:szCs w:val="10"/>
          <w:rtl/>
          <w:rPrChange w:id="9003" w:author="מנוע אמוראים" w:date="2026-10-05T16:41:34Z">
            <w:rPr>
              <w:rFonts w:cs="PFT_Frank" w:hint="cs"/>
              <w:b/>
              <w:bCs/>
              <w:szCs w:val="10"/>
              <w:rtl/>
            </w:rPr>
          </w:rPrChange>
        </w:rPr>
        <w:t xml:space="preserve">ו"ס</w:t>
      </w:r>
      <w:r w:rsidR="009453F2" w:rsidRPr="004F63AD">
        <w:rPr>
          <w:b/>
          <w:rtl/>
        </w:rPr>
        <w:t>:</w:t>
      </w:r>
      <w:r w:rsidR="00E7515C" w:rsidRPr="00BC2103">
        <w:rPr>
          <w:rtl/>
        </w:rPr>
        <w:t xml:space="preserve"> </w:t>
      </w:r>
      <w:r w:rsidR="00E7515C" w:rsidRPr="00BC2103">
        <w:rPr>
          <w:rFonts w:hint="cs"/>
          <w:rtl/>
        </w:rPr>
        <w:t>ללאו</w:t>
      </w:r>
      <w:r w:rsidR="00E7515C" w:rsidRPr="00BC2103">
        <w:rPr>
          <w:rtl/>
        </w:rPr>
        <w:t xml:space="preserve">, </w:t>
      </w:r>
      <w:r>
        <w:rPr>
          <w:rStyle w:val="affff5"/>
          <w:rFonts w:cs="PFT_Frank" w:hint="eastAsia"/>
          <w:b/>
          <w:bCs/>
          <w:szCs w:val="10"/>
          <w:rtl/>
          <w:rPrChange w:id="9004" w:author="מנוע אמוראים" w:date="2026-10-05T16:41:34Z">
            <w:rPr>
              <w:rFonts w:cs="PFT_Frank" w:hint="eastAsia"/>
              <w:b/>
              <w:bCs/>
              <w:szCs w:val="10"/>
              <w:rtl/>
            </w:rPr>
          </w:rPrChange>
        </w:rPr>
        <w:t xml:space="preserve">ול</w:t>
      </w:r>
      <w:r>
        <w:rPr>
          <w:rStyle w:val="affff5"/>
          <w:rFonts w:hint="eastAsia"/>
          <w:b/>
          <w:rtl/>
          <w:rPrChange w:id="9005" w:author="מנוע אמוראים" w:date="2026-10-05T16:41:34Z">
            <w:rPr>
              <w:rFonts w:hint="eastAsia"/>
              <w:b/>
              <w:rtl/>
            </w:rPr>
          </w:rPrChange>
        </w:rPr>
        <w:t xml:space="preserve">ר</w:t>
      </w:r>
      <w:r>
        <w:rPr>
          <w:rStyle w:val="affff5"/>
          <w:rFonts w:cs="PFT_Frank" w:hint="cs"/>
          <w:b/>
          <w:bCs/>
          <w:szCs w:val="10"/>
          <w:rtl/>
          <w:rPrChange w:id="9006" w:author="מנוע אמוראים" w:date="2026-10-05T16:41:34Z">
            <w:rPr>
              <w:rFonts w:cs="PFT_Frank" w:hint="cs"/>
              <w:b/>
              <w:bCs/>
              <w:szCs w:val="10"/>
              <w:rtl/>
            </w:rPr>
          </w:rPrChange>
        </w:rPr>
        <w:t xml:space="preserve">"</w:t>
      </w:r>
      <w:r>
        <w:rPr>
          <w:rStyle w:val="affff5"/>
          <w:rFonts w:hint="eastAsia"/>
          <w:b/>
          <w:rtl/>
          <w:rPrChange w:id="9007" w:author="מנוע אמוראים" w:date="2026-10-05T16:41:34Z">
            <w:rPr>
              <w:rFonts w:hint="eastAsia"/>
              <w:b/>
              <w:rtl/>
            </w:rPr>
          </w:rPrChange>
        </w:rPr>
        <w:t xml:space="preserve">נ</w:t>
      </w:r>
      <w:r w:rsidR="009453F2" w:rsidRPr="004F63AD">
        <w:rPr>
          <w:b/>
          <w:rtl/>
        </w:rPr>
        <w:t>:</w:t>
      </w:r>
      <w:r w:rsidR="00E7515C" w:rsidRPr="00BC2103">
        <w:rPr>
          <w:rtl/>
        </w:rPr>
        <w:t xml:space="preserve"> </w:t>
      </w:r>
      <w:r w:rsidR="00E7515C" w:rsidRPr="00BC2103">
        <w:rPr>
          <w:rFonts w:hint="cs"/>
          <w:rtl/>
        </w:rPr>
        <w:t>לחלק</w:t>
      </w:r>
      <w:r>
        <w:rPr>
          <w:rFonts w:hint="cs"/>
          <w:rtl/>
        </w:rPr>
        <w:t>,</w:t>
      </w:r>
    </w:p>
    <w:p w14:paraId="395B0AF0" w14:textId="06162621" w:rsidR="00E7515C" w:rsidRPr="00BC2103" w:rsidRDefault="004055D8" w:rsidP="004F63AD">
      <w:pPr>
        <w:pStyle w:val="affff7"/>
        <w:ind w:firstLine="113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מ</w:t>
      </w:r>
      <w:r w:rsidRPr="00A07384">
        <w:rPr>
          <w:rFonts w:cs="PFT_Frank"/>
          <w:b/>
          <w:bCs/>
          <w:szCs w:val="10"/>
          <w:rtl/>
        </w:rPr>
        <w:t>"מ</w:t>
      </w:r>
      <w:r w:rsidR="00E7515C" w:rsidRPr="004F63AD">
        <w:rPr>
          <w:rtl/>
        </w:rPr>
        <w:t xml:space="preserve"> </w:t>
      </w:r>
      <w:r w:rsidR="00E7515C" w:rsidRPr="004055D8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 xml:space="preserve">בכל </w:t>
      </w:r>
      <w:r w:rsidR="00E7515C" w:rsidRPr="004055D8">
        <w:rPr>
          <w:rStyle w:val="affff1"/>
          <w:rFonts w:hint="cs"/>
          <w:rtl/>
        </w:rPr>
        <w:t>מושבות</w:t>
      </w:r>
      <w:r>
        <w:rPr>
          <w:rStyle w:val="affff1"/>
          <w:rFonts w:hint="cs"/>
          <w:rtl/>
        </w:rPr>
        <w:t>יכם</w:t>
      </w:r>
      <w:r w:rsidR="00E7515C" w:rsidRPr="004055D8">
        <w:rPr>
          <w:rStyle w:val="affff1"/>
          <w:rFonts w:hint="cs"/>
          <w:rtl/>
        </w:rPr>
        <w:t>'</w:t>
      </w:r>
      <w:r w:rsidR="00E7515C" w:rsidRPr="004F63AD">
        <w:rPr>
          <w:rtl/>
        </w:rPr>
        <w:t xml:space="preserve"> </w:t>
      </w:r>
      <w:r>
        <w:rPr>
          <w:rFonts w:hint="cs"/>
          <w:rtl/>
        </w:rPr>
        <w:t>מיותר -</w:t>
      </w:r>
      <w:r w:rsidRPr="00BC2103">
        <w:rPr>
          <w:rFonts w:hint="cs"/>
          <w:rtl/>
        </w:rPr>
        <w:t xml:space="preserve"> </w:t>
      </w:r>
      <w:r w:rsidR="00E7515C" w:rsidRPr="00BC2103">
        <w:rPr>
          <w:rFonts w:hint="cs"/>
          <w:rtl/>
        </w:rPr>
        <w:t>דחובת</w:t>
      </w:r>
      <w:r w:rsidR="00E7515C" w:rsidRPr="00BC2103">
        <w:rPr>
          <w:rtl/>
        </w:rPr>
        <w:t xml:space="preserve"> </w:t>
      </w:r>
      <w:r w:rsidR="00E7515C" w:rsidRPr="00BC2103">
        <w:rPr>
          <w:rFonts w:hint="cs"/>
          <w:rtl/>
        </w:rPr>
        <w:t>הגוף</w:t>
      </w:r>
      <w:r w:rsidR="00E7515C" w:rsidRPr="00BC2103">
        <w:rPr>
          <w:rtl/>
        </w:rPr>
        <w:t xml:space="preserve"> </w:t>
      </w:r>
      <w:r w:rsidR="00E7515C" w:rsidRPr="00BC2103">
        <w:rPr>
          <w:rFonts w:hint="cs"/>
          <w:rtl/>
        </w:rPr>
        <w:t>נוהגת</w:t>
      </w:r>
      <w:r w:rsidR="00E7515C" w:rsidRPr="00BC2103">
        <w:rPr>
          <w:rtl/>
        </w:rPr>
        <w:t xml:space="preserve"> </w:t>
      </w:r>
      <w:r>
        <w:rPr>
          <w:rFonts w:hint="cs"/>
          <w:rtl/>
        </w:rPr>
        <w:t>אף</w:t>
      </w:r>
      <w:r w:rsidR="00E7515C" w:rsidRPr="00BC2103">
        <w:rPr>
          <w:rtl/>
        </w:rPr>
        <w:t xml:space="preserve"> </w:t>
      </w:r>
      <w:r w:rsidR="00E7515C" w:rsidRPr="00BC2103">
        <w:rPr>
          <w:rFonts w:hint="cs"/>
          <w:rtl/>
        </w:rPr>
        <w:t>בחו</w:t>
      </w:r>
      <w:r w:rsidR="00E7515C" w:rsidRPr="00BC2103">
        <w:rPr>
          <w:rtl/>
        </w:rPr>
        <w:t>"</w:t>
      </w:r>
      <w:r w:rsidR="00E7515C" w:rsidRPr="00BC2103">
        <w:rPr>
          <w:rFonts w:hint="cs"/>
          <w:rtl/>
        </w:rPr>
        <w:t>ל</w:t>
      </w:r>
      <w:r>
        <w:rPr>
          <w:rFonts w:hint="cs"/>
          <w:rtl/>
        </w:rPr>
        <w:t>!</w:t>
      </w:r>
    </w:p>
    <w:p w14:paraId="56EA48F6" w14:textId="435243C0" w:rsidR="00C51B8D" w:rsidRPr="00BC2103" w:rsidRDefault="004055D8" w:rsidP="004F63AD">
      <w:pPr>
        <w:rPr>
          <w:rtl/>
        </w:rPr>
      </w:pPr>
      <w:r>
        <w:rPr>
          <w:rStyle w:val="affff5"/>
          <w:rFonts w:hint="cs"/>
          <w:rtl/>
        </w:rPr>
        <w:t>ו</w:t>
      </w:r>
      <w:r w:rsidR="00E7515C" w:rsidRPr="004055D8">
        <w:rPr>
          <w:rStyle w:val="affff5"/>
          <w:rFonts w:hint="cs"/>
          <w:rtl/>
        </w:rPr>
        <w:t>מרי''ש</w:t>
      </w:r>
      <w:r w:rsidR="009453F2" w:rsidRPr="004055D8">
        <w:rPr>
          <w:rStyle w:val="affff5"/>
          <w:rFonts w:hint="cs"/>
          <w:rtl/>
        </w:rPr>
        <w:t>:</w:t>
      </w:r>
      <w:r w:rsidR="00E7515C" w:rsidRPr="004F63AD">
        <w:rPr>
          <w:rtl/>
        </w:rPr>
        <w:t xml:space="preserve"> </w:t>
      </w:r>
      <w:r>
        <w:rPr>
          <w:rFonts w:hint="cs"/>
          <w:rtl/>
        </w:rPr>
        <w:t xml:space="preserve">דהו"א </w:t>
      </w:r>
      <w:r w:rsidR="00E7515C" w:rsidRPr="004055D8">
        <w:rPr>
          <w:rStyle w:val="affff1"/>
          <w:rFonts w:hint="cs"/>
          <w:rtl/>
        </w:rPr>
        <w:t>'וכי</w:t>
      </w:r>
      <w:r w:rsidR="00E7515C" w:rsidRPr="004055D8">
        <w:rPr>
          <w:rStyle w:val="affff1"/>
          <w:rtl/>
        </w:rPr>
        <w:t xml:space="preserve"> </w:t>
      </w:r>
      <w:r w:rsidR="00E7515C" w:rsidRPr="004055D8">
        <w:rPr>
          <w:rStyle w:val="affff1"/>
          <w:rFonts w:hint="cs"/>
          <w:rtl/>
        </w:rPr>
        <w:t>יהיה</w:t>
      </w:r>
      <w:r w:rsidR="00E7515C" w:rsidRPr="004055D8">
        <w:rPr>
          <w:rStyle w:val="affff1"/>
          <w:rtl/>
        </w:rPr>
        <w:t xml:space="preserve"> </w:t>
      </w:r>
      <w:r w:rsidR="00E7515C" w:rsidRPr="004055D8">
        <w:rPr>
          <w:rStyle w:val="affff1"/>
          <w:rFonts w:hint="cs"/>
          <w:rtl/>
        </w:rPr>
        <w:t>באיש</w:t>
      </w:r>
      <w:r>
        <w:rPr>
          <w:rStyle w:val="affff1"/>
          <w:rFonts w:hint="cs"/>
          <w:rtl/>
        </w:rPr>
        <w:t xml:space="preserve"> חטא..</w:t>
      </w:r>
      <w:r w:rsidR="00E7515C" w:rsidRPr="004055D8">
        <w:rPr>
          <w:rStyle w:val="affff1"/>
          <w:rtl/>
        </w:rPr>
        <w:t xml:space="preserve"> </w:t>
      </w:r>
      <w:r w:rsidR="00E7515C" w:rsidRPr="004055D8">
        <w:rPr>
          <w:rStyle w:val="affff1"/>
          <w:rFonts w:hint="cs"/>
          <w:rtl/>
        </w:rPr>
        <w:t>והומת'</w:t>
      </w:r>
      <w:r>
        <w:rPr>
          <w:rFonts w:hint="cs"/>
          <w:rtl/>
        </w:rPr>
        <w:t xml:space="preserve"> -</w:t>
      </w:r>
      <w:r w:rsidR="00E7515C" w:rsidRPr="00BC2103">
        <w:rPr>
          <w:rtl/>
        </w:rPr>
        <w:t xml:space="preserve"> </w:t>
      </w:r>
      <w:r>
        <w:rPr>
          <w:rFonts w:hint="cs"/>
          <w:rtl/>
        </w:rPr>
        <w:t>אפי'</w:t>
      </w:r>
      <w:r w:rsidR="00E7515C" w:rsidRPr="00BC2103">
        <w:rPr>
          <w:rtl/>
        </w:rPr>
        <w:t xml:space="preserve"> </w:t>
      </w:r>
      <w:r w:rsidR="00E7515C" w:rsidRPr="00BC2103">
        <w:rPr>
          <w:rFonts w:hint="cs"/>
          <w:rtl/>
        </w:rPr>
        <w:t>בשבת</w:t>
      </w:r>
      <w:r w:rsidR="00C51B8D" w:rsidRPr="004F63AD">
        <w:rPr>
          <w:rStyle w:val="affff8"/>
          <w:rtl/>
        </w:rPr>
        <w:t xml:space="preserve"> </w:t>
      </w:r>
      <w:r w:rsidR="00C51B8D" w:rsidRPr="00A07384">
        <w:rPr>
          <w:rStyle w:val="affff8"/>
          <w:rFonts w:cs="PFT_Frank" w:hint="eastAsia"/>
          <w:b/>
          <w:bCs/>
          <w:szCs w:val="10"/>
          <w:rtl/>
        </w:rPr>
        <w:t>שיש</w:t>
      </w:r>
      <w:r w:rsidR="00C51B8D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C51B8D" w:rsidRPr="00A07384">
        <w:rPr>
          <w:rStyle w:val="affff8"/>
          <w:rFonts w:cs="PFT_Frank" w:hint="eastAsia"/>
          <w:b/>
          <w:bCs/>
          <w:szCs w:val="10"/>
          <w:rtl/>
        </w:rPr>
        <w:t>כרת</w:t>
      </w:r>
      <w:r w:rsidR="00C51B8D" w:rsidRPr="004F63AD">
        <w:rPr>
          <w:rStyle w:val="affff8"/>
          <w:rtl/>
        </w:rPr>
        <w:t>,</w:t>
      </w:r>
    </w:p>
    <w:p w14:paraId="651C23F4" w14:textId="2974010E" w:rsidR="00E7515C" w:rsidRPr="004F63AD" w:rsidRDefault="00E7515C" w:rsidP="00BB2211">
      <w:pPr>
        <w:rPr>
          <w:rtl/>
        </w:rPr>
      </w:pPr>
      <w:r w:rsidRPr="004055D8">
        <w:rPr>
          <w:rStyle w:val="affff1"/>
          <w:rFonts w:hint="cs"/>
          <w:rtl/>
        </w:rPr>
        <w:t>ו</w:t>
      </w:r>
      <w:r w:rsidR="004055D8">
        <w:rPr>
          <w:rStyle w:val="affff1"/>
          <w:rFonts w:hint="cs"/>
          <w:rtl/>
        </w:rPr>
        <w:t>'</w:t>
      </w:r>
      <w:r w:rsidRPr="004055D8">
        <w:rPr>
          <w:rStyle w:val="affff1"/>
          <w:rFonts w:hint="cs"/>
          <w:rtl/>
        </w:rPr>
        <w:t>מחלליה</w:t>
      </w:r>
      <w:r w:rsidRPr="004055D8">
        <w:rPr>
          <w:rStyle w:val="affff1"/>
          <w:rtl/>
        </w:rPr>
        <w:t xml:space="preserve"> </w:t>
      </w:r>
      <w:r w:rsidRPr="004055D8">
        <w:rPr>
          <w:rStyle w:val="affff1"/>
          <w:rFonts w:hint="cs"/>
          <w:rtl/>
        </w:rPr>
        <w:t>מות</w:t>
      </w:r>
      <w:r w:rsidRPr="004055D8">
        <w:rPr>
          <w:rStyle w:val="affff1"/>
          <w:rtl/>
        </w:rPr>
        <w:t xml:space="preserve"> </w:t>
      </w:r>
      <w:r w:rsidRPr="004055D8">
        <w:rPr>
          <w:rStyle w:val="affff1"/>
          <w:rFonts w:hint="cs"/>
          <w:rtl/>
        </w:rPr>
        <w:t>יומת</w:t>
      </w:r>
      <w:r w:rsidR="004055D8">
        <w:rPr>
          <w:rStyle w:val="affff1"/>
          <w:rFonts w:hint="cs"/>
          <w:rtl/>
        </w:rPr>
        <w:t xml:space="preserve">' </w:t>
      </w:r>
      <w:r w:rsidRPr="004F63AD">
        <w:rPr>
          <w:rtl/>
        </w:rPr>
        <w:t>-</w:t>
      </w:r>
      <w:r w:rsidRPr="00BC2103">
        <w:rPr>
          <w:rtl/>
        </w:rPr>
        <w:t xml:space="preserve"> </w:t>
      </w:r>
      <w:r w:rsidR="004055D8">
        <w:rPr>
          <w:rFonts w:hint="cs"/>
          <w:rtl/>
        </w:rPr>
        <w:t>לא ב</w:t>
      </w:r>
      <w:r w:rsidRPr="00BC2103">
        <w:rPr>
          <w:rFonts w:hint="cs"/>
          <w:rtl/>
        </w:rPr>
        <w:t>מיתת</w:t>
      </w:r>
      <w:r w:rsidRPr="00BC2103">
        <w:rPr>
          <w:rtl/>
        </w:rPr>
        <w:t xml:space="preserve"> </w:t>
      </w:r>
      <w:r w:rsidRPr="00BC2103">
        <w:rPr>
          <w:rFonts w:hint="cs"/>
          <w:rtl/>
        </w:rPr>
        <w:t>ב</w:t>
      </w:r>
      <w:r w:rsidRPr="00BC2103">
        <w:rPr>
          <w:rtl/>
        </w:rPr>
        <w:t>"</w:t>
      </w:r>
      <w:r w:rsidRPr="00BC2103">
        <w:rPr>
          <w:rFonts w:hint="cs"/>
          <w:rtl/>
        </w:rPr>
        <w:t>ד</w:t>
      </w:r>
      <w:r w:rsidR="00951F37" w:rsidRPr="00BC2103">
        <w:rPr>
          <w:rFonts w:hint="cs"/>
          <w:rtl/>
        </w:rPr>
        <w:t>,</w:t>
      </w:r>
      <w:r w:rsidR="00BB2211">
        <w:rPr>
          <w:rFonts w:hint="cs"/>
          <w:rtl/>
        </w:rPr>
        <w:t xml:space="preserve"> קמ"ל </w:t>
      </w:r>
      <w:r w:rsidR="00BB2211">
        <w:rPr>
          <w:rStyle w:val="affff1"/>
          <w:rFonts w:hint="cs"/>
          <w:rtl/>
        </w:rPr>
        <w:t>'מ</w:t>
      </w:r>
      <w:r w:rsidRPr="004F63AD">
        <w:rPr>
          <w:rStyle w:val="affff1"/>
          <w:rFonts w:hint="eastAsia"/>
          <w:rtl/>
        </w:rPr>
        <w:t>ושבותיכם</w:t>
      </w:r>
      <w:r w:rsidRPr="004F63AD">
        <w:rPr>
          <w:rStyle w:val="affff1"/>
          <w:rtl/>
        </w:rPr>
        <w:t>'</w:t>
      </w:r>
      <w:r w:rsidR="00BB2211">
        <w:rPr>
          <w:rFonts w:hint="cs"/>
          <w:rtl/>
        </w:rPr>
        <w:t xml:space="preserve"> -</w:t>
      </w:r>
      <w:r w:rsidRPr="004F63AD">
        <w:rPr>
          <w:rtl/>
        </w:rPr>
        <w:t xml:space="preserve"> בב''ד</w:t>
      </w:r>
      <w:r w:rsidR="00CE07D1">
        <w:rPr>
          <w:rFonts w:hint="cs"/>
          <w:rtl/>
        </w:rPr>
        <w:t>.</w:t>
      </w:r>
    </w:p>
    <w:p w14:paraId="19825D57" w14:textId="60D26F13" w:rsidR="00590ACA" w:rsidRPr="00590ACA" w:rsidRDefault="00590ACA" w:rsidP="00590ACA">
      <w:pPr>
        <w:pStyle w:val="aff7"/>
        <w:framePr w:wrap="around"/>
        <w:rPr>
          <w:rtl/>
        </w:rPr>
      </w:pPr>
      <w:r w:rsidRPr="00590ACA">
        <w:rPr>
          <w:rFonts w:hint="cs"/>
          <w:rtl/>
        </w:rPr>
        <w:t>ז.</w:t>
      </w:r>
    </w:p>
    <w:p w14:paraId="538D94EF" w14:textId="790D97B8" w:rsidR="00A53C1B" w:rsidRDefault="00A53C1B" w:rsidP="00A53C1B">
      <w:pPr>
        <w:rPr>
          <w:rtl/>
        </w:rPr>
      </w:pPr>
      <w:r>
        <w:rPr>
          <w:rStyle w:val="affff5"/>
          <w:rFonts w:hint="cs"/>
          <w:rtl/>
        </w:rPr>
        <w:t>וד</w:t>
      </w:r>
      <w:r w:rsidRPr="004F63AD">
        <w:rPr>
          <w:rStyle w:val="affff5"/>
          <w:rFonts w:hint="eastAsia"/>
          <w:rtl/>
        </w:rPr>
        <w:t>חינ</w:t>
      </w:r>
      <w:r>
        <w:rPr>
          <w:rStyle w:val="affff5"/>
          <w:rFonts w:hint="cs"/>
          <w:rtl/>
        </w:rPr>
        <w:t>ו</w:t>
      </w:r>
      <w:r w:rsidR="00731B30">
        <w:rPr>
          <w:rStyle w:val="affff5"/>
          <w:rFonts w:hint="cs"/>
          <w:rtl/>
        </w:rPr>
        <w:t>:</w:t>
      </w:r>
      <w:r>
        <w:rPr>
          <w:rStyle w:val="affff5"/>
          <w:rFonts w:hint="cs"/>
          <w:rtl/>
        </w:rPr>
        <w:t xml:space="preserve"> שפירוש הברייתא:</w:t>
      </w:r>
      <w:r w:rsidR="00E7515C" w:rsidRPr="00396570">
        <w:rPr>
          <w:rStyle w:val="affff5"/>
          <w:rtl/>
        </w:rPr>
        <w:t xml:space="preserve"> </w:t>
      </w:r>
      <w:r>
        <w:rPr>
          <w:rFonts w:hint="cs"/>
          <w:rtl/>
        </w:rPr>
        <w:t>דהו"א ש</w:t>
      </w:r>
      <w:r w:rsidR="00E743E5">
        <w:rPr>
          <w:rFonts w:hint="cs"/>
          <w:rtl/>
        </w:rPr>
        <w:t xml:space="preserve">מיתת ב"ד </w:t>
      </w:r>
      <w:r>
        <w:rPr>
          <w:rFonts w:hint="cs"/>
          <w:rtl/>
        </w:rPr>
        <w:t>ידחה שבת</w:t>
      </w:r>
      <w:r w:rsidR="00E7515C">
        <w:rPr>
          <w:rFonts w:hint="cs"/>
          <w:rtl/>
        </w:rPr>
        <w:t xml:space="preserve"> </w:t>
      </w:r>
      <w:r w:rsidR="00E7515C" w:rsidRPr="00D1637C">
        <w:rPr>
          <w:rFonts w:cs="PFT_Frank" w:hint="eastAsia"/>
          <w:b/>
          <w:bCs/>
          <w:szCs w:val="14"/>
          <w:rtl/>
        </w:rPr>
        <w:t>בק</w:t>
      </w:r>
      <w:r w:rsidR="00E7515C" w:rsidRPr="00D1637C">
        <w:rPr>
          <w:rFonts w:cs="PFT_Frank"/>
          <w:b/>
          <w:bCs/>
          <w:szCs w:val="14"/>
          <w:rtl/>
        </w:rPr>
        <w:t>''ו</w:t>
      </w:r>
      <w:r w:rsidR="00E7515C" w:rsidRPr="00C35A2C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772D70">
        <w:rPr>
          <w:rFonts w:hint="cs"/>
          <w:rtl/>
        </w:rPr>
        <w:t>מ</w:t>
      </w:r>
      <w:r w:rsidR="00E7515C" w:rsidRPr="00C35A2C">
        <w:rPr>
          <w:rFonts w:hint="cs"/>
          <w:rtl/>
        </w:rPr>
        <w:t>רציחה</w:t>
      </w:r>
      <w:r w:rsidR="00E7515C" w:rsidRPr="00C35A2C">
        <w:rPr>
          <w:rtl/>
        </w:rPr>
        <w:t xml:space="preserve"> </w:t>
      </w:r>
      <w:r w:rsidR="00772D70">
        <w:rPr>
          <w:rFonts w:hint="cs"/>
          <w:rtl/>
        </w:rPr>
        <w:t>ש</w:t>
      </w:r>
      <w:r w:rsidR="00E7515C" w:rsidRPr="00C35A2C">
        <w:rPr>
          <w:rFonts w:hint="cs"/>
          <w:rtl/>
        </w:rPr>
        <w:t>ד</w:t>
      </w:r>
      <w:r>
        <w:rPr>
          <w:rFonts w:hint="cs"/>
          <w:rtl/>
        </w:rPr>
        <w:t>חתה</w:t>
      </w:r>
      <w:r w:rsidR="00E7515C" w:rsidRPr="00C35A2C">
        <w:rPr>
          <w:rtl/>
        </w:rPr>
        <w:t xml:space="preserve"> </w:t>
      </w:r>
      <w:r>
        <w:rPr>
          <w:rFonts w:hint="cs"/>
          <w:rtl/>
        </w:rPr>
        <w:t xml:space="preserve">עבודה החמורה שדוחה </w:t>
      </w:r>
      <w:r w:rsidRPr="00772D70">
        <w:rPr>
          <w:rFonts w:hint="cs"/>
          <w:spacing w:val="-2"/>
          <w:rtl/>
        </w:rPr>
        <w:t>שבת</w:t>
      </w:r>
      <w:r w:rsidR="00E7515C" w:rsidRPr="00772D70">
        <w:rPr>
          <w:spacing w:val="-2"/>
          <w:rtl/>
        </w:rPr>
        <w:t xml:space="preserve">, </w:t>
      </w:r>
      <w:r w:rsidR="00E7515C" w:rsidRPr="00772D70">
        <w:rPr>
          <w:rStyle w:val="affff1"/>
          <w:rFonts w:hint="cs"/>
          <w:spacing w:val="-2"/>
          <w:rtl/>
        </w:rPr>
        <w:t>ד'מעם</w:t>
      </w:r>
      <w:r w:rsidR="00E7515C" w:rsidRPr="00772D70">
        <w:rPr>
          <w:rStyle w:val="affff1"/>
          <w:spacing w:val="-2"/>
          <w:rtl/>
        </w:rPr>
        <w:t xml:space="preserve"> </w:t>
      </w:r>
      <w:r w:rsidR="00E7515C" w:rsidRPr="00772D70">
        <w:rPr>
          <w:rStyle w:val="affff1"/>
          <w:rFonts w:hint="cs"/>
          <w:spacing w:val="-2"/>
          <w:rtl/>
        </w:rPr>
        <w:t>מזבחי</w:t>
      </w:r>
      <w:r w:rsidR="00E7515C" w:rsidRPr="00772D70">
        <w:rPr>
          <w:rStyle w:val="affff1"/>
          <w:spacing w:val="-2"/>
          <w:rtl/>
        </w:rPr>
        <w:t xml:space="preserve"> </w:t>
      </w:r>
      <w:r w:rsidR="00E7515C" w:rsidRPr="00772D70">
        <w:rPr>
          <w:rStyle w:val="affff1"/>
          <w:rFonts w:hint="cs"/>
          <w:spacing w:val="-2"/>
          <w:rtl/>
        </w:rPr>
        <w:t>תקחנו</w:t>
      </w:r>
      <w:r w:rsidR="00E7515C" w:rsidRPr="00772D70">
        <w:rPr>
          <w:rStyle w:val="affff1"/>
          <w:spacing w:val="-2"/>
          <w:rtl/>
        </w:rPr>
        <w:t xml:space="preserve"> </w:t>
      </w:r>
      <w:r w:rsidR="00E7515C" w:rsidRPr="00772D70">
        <w:rPr>
          <w:rStyle w:val="affff1"/>
          <w:rFonts w:hint="cs"/>
          <w:spacing w:val="-2"/>
          <w:rtl/>
        </w:rPr>
        <w:t>למות'</w:t>
      </w:r>
      <w:r w:rsidRPr="00772D70">
        <w:rPr>
          <w:rFonts w:hint="cs"/>
          <w:spacing w:val="-2"/>
          <w:rtl/>
        </w:rPr>
        <w:t xml:space="preserve"> -</w:t>
      </w:r>
      <w:r w:rsidR="009453F2" w:rsidRPr="00772D70">
        <w:rPr>
          <w:rFonts w:hint="cs"/>
          <w:spacing w:val="-2"/>
          <w:rtl/>
        </w:rPr>
        <w:t xml:space="preserve"> </w:t>
      </w:r>
      <w:r w:rsidR="00E7515C" w:rsidRPr="00772D70">
        <w:rPr>
          <w:rFonts w:hint="cs"/>
          <w:spacing w:val="-2"/>
          <w:rtl/>
        </w:rPr>
        <w:t>כ</w:t>
      </w:r>
      <w:r w:rsidR="00E7515C" w:rsidRPr="00772D70">
        <w:rPr>
          <w:spacing w:val="-2"/>
          <w:rtl/>
        </w:rPr>
        <w:t>"</w:t>
      </w:r>
      <w:r w:rsidR="00E7515C" w:rsidRPr="00772D70">
        <w:rPr>
          <w:rFonts w:hint="cs"/>
          <w:spacing w:val="-2"/>
          <w:rtl/>
        </w:rPr>
        <w:t xml:space="preserve">ש </w:t>
      </w:r>
      <w:r w:rsidRPr="00772D70">
        <w:rPr>
          <w:rFonts w:hint="cs"/>
          <w:spacing w:val="-2"/>
          <w:rtl/>
        </w:rPr>
        <w:t xml:space="preserve">שתדחה את </w:t>
      </w:r>
      <w:r w:rsidR="00E7515C" w:rsidRPr="00772D70">
        <w:rPr>
          <w:rFonts w:hint="cs"/>
          <w:spacing w:val="-2"/>
          <w:rtl/>
        </w:rPr>
        <w:t>שבת</w:t>
      </w:r>
      <w:r w:rsidR="00E7515C" w:rsidRPr="00772D70">
        <w:rPr>
          <w:spacing w:val="-2"/>
          <w:rtl/>
        </w:rPr>
        <w:t xml:space="preserve"> </w:t>
      </w:r>
      <w:r w:rsidRPr="00772D70">
        <w:rPr>
          <w:rFonts w:hint="cs"/>
          <w:spacing w:val="-2"/>
          <w:rtl/>
        </w:rPr>
        <w:t>הקלה</w:t>
      </w:r>
      <w:r w:rsidR="00E7515C" w:rsidRPr="00772D70">
        <w:rPr>
          <w:spacing w:val="-2"/>
          <w:rtl/>
        </w:rPr>
        <w:t xml:space="preserve"> </w:t>
      </w:r>
      <w:r w:rsidRPr="00772D70">
        <w:rPr>
          <w:rFonts w:hint="cs"/>
          <w:spacing w:val="-2"/>
          <w:rtl/>
        </w:rPr>
        <w:t xml:space="preserve">שנדחתה </w:t>
      </w:r>
      <w:r w:rsidR="00E7515C" w:rsidRPr="00772D70">
        <w:rPr>
          <w:rFonts w:hint="cs"/>
          <w:spacing w:val="-2"/>
          <w:rtl/>
        </w:rPr>
        <w:t>מפני</w:t>
      </w:r>
      <w:r w:rsidR="00E7515C" w:rsidRPr="00772D70">
        <w:rPr>
          <w:spacing w:val="-2"/>
          <w:rtl/>
        </w:rPr>
        <w:t xml:space="preserve"> </w:t>
      </w:r>
      <w:r w:rsidR="00E7515C" w:rsidRPr="00772D70">
        <w:rPr>
          <w:rFonts w:hint="cs"/>
          <w:spacing w:val="-2"/>
          <w:rtl/>
        </w:rPr>
        <w:t>עבודה</w:t>
      </w:r>
    </w:p>
    <w:p w14:paraId="3BF2FAF2" w14:textId="67F5A23F" w:rsidR="00E7515C" w:rsidRPr="00062827" w:rsidRDefault="00A53C1B" w:rsidP="00B55EDF">
      <w:pPr>
        <w:rPr>
          <w:spacing w:val="-6"/>
          <w:rtl/>
        </w:rPr>
      </w:pPr>
      <w:r w:rsidRPr="00062827">
        <w:rPr>
          <w:rStyle w:val="affff5"/>
          <w:rFonts w:hint="eastAsia"/>
          <w:spacing w:val="-6"/>
          <w:rtl/>
        </w:rPr>
        <w:t>ו</w:t>
      </w:r>
      <w:r w:rsidRPr="00062827">
        <w:rPr>
          <w:rStyle w:val="affff5"/>
          <w:rFonts w:hint="cs"/>
          <w:spacing w:val="-6"/>
          <w:rtl/>
        </w:rPr>
        <w:t>הסתפק</w:t>
      </w:r>
      <w:r w:rsidR="00E7515C" w:rsidRPr="00062827">
        <w:rPr>
          <w:rStyle w:val="affff5"/>
          <w:spacing w:val="-6"/>
          <w:rtl/>
        </w:rPr>
        <w:t xml:space="preserve"> </w:t>
      </w:r>
      <w:r w:rsidRPr="00062827">
        <w:rPr>
          <w:rFonts w:hint="cs"/>
          <w:spacing w:val="-6"/>
          <w:rtl/>
        </w:rPr>
        <w:t>ד</w:t>
      </w:r>
      <w:r w:rsidR="00E7515C" w:rsidRPr="00062827">
        <w:rPr>
          <w:rFonts w:hint="cs"/>
          <w:spacing w:val="-6"/>
          <w:rtl/>
        </w:rPr>
        <w:t>קבורת</w:t>
      </w:r>
      <w:r w:rsidR="00E7515C" w:rsidRPr="00062827">
        <w:rPr>
          <w:spacing w:val="-6"/>
          <w:rtl/>
        </w:rPr>
        <w:t xml:space="preserve"> </w:t>
      </w:r>
      <w:r w:rsidR="00E7515C" w:rsidRPr="00062827">
        <w:rPr>
          <w:rFonts w:hint="cs"/>
          <w:spacing w:val="-6"/>
          <w:rtl/>
        </w:rPr>
        <w:t>מת</w:t>
      </w:r>
      <w:r w:rsidR="00E7515C" w:rsidRPr="00062827">
        <w:rPr>
          <w:spacing w:val="-6"/>
          <w:rtl/>
        </w:rPr>
        <w:t xml:space="preserve"> </w:t>
      </w:r>
      <w:r w:rsidR="00E7515C" w:rsidRPr="00062827">
        <w:rPr>
          <w:rFonts w:hint="cs"/>
          <w:spacing w:val="-6"/>
          <w:rtl/>
        </w:rPr>
        <w:t>מצוה</w:t>
      </w:r>
      <w:r w:rsidR="00E7515C" w:rsidRPr="00062827">
        <w:rPr>
          <w:spacing w:val="-6"/>
          <w:rtl/>
        </w:rPr>
        <w:t xml:space="preserve"> </w:t>
      </w:r>
      <w:r w:rsidR="00E7515C" w:rsidRPr="00062827">
        <w:rPr>
          <w:rFonts w:hint="cs"/>
          <w:spacing w:val="-6"/>
          <w:rtl/>
        </w:rPr>
        <w:t>תוכיח</w:t>
      </w:r>
      <w:r w:rsidR="00E7515C" w:rsidRPr="00062827">
        <w:rPr>
          <w:spacing w:val="-6"/>
          <w:rtl/>
        </w:rPr>
        <w:t xml:space="preserve">, </w:t>
      </w:r>
      <w:r w:rsidR="00E7515C" w:rsidRPr="00062827">
        <w:rPr>
          <w:rFonts w:hint="cs"/>
          <w:spacing w:val="-6"/>
          <w:rtl/>
        </w:rPr>
        <w:t>שדוחה</w:t>
      </w:r>
      <w:r w:rsidR="00E7515C" w:rsidRPr="00062827">
        <w:rPr>
          <w:spacing w:val="-6"/>
          <w:rtl/>
        </w:rPr>
        <w:t xml:space="preserve"> </w:t>
      </w:r>
      <w:r w:rsidR="00E7515C" w:rsidRPr="00062827">
        <w:rPr>
          <w:rFonts w:hint="cs"/>
          <w:spacing w:val="-6"/>
          <w:rtl/>
        </w:rPr>
        <w:t>עבודה</w:t>
      </w:r>
      <w:r w:rsidR="00E743E5" w:rsidRPr="00062827">
        <w:rPr>
          <w:rFonts w:hint="cs"/>
          <w:spacing w:val="-6"/>
          <w:rtl/>
        </w:rPr>
        <w:t xml:space="preserve"> </w:t>
      </w:r>
      <w:r w:rsidR="00E743E5" w:rsidRPr="00062827">
        <w:rPr>
          <w:rStyle w:val="affff1"/>
          <w:rFonts w:hint="eastAsia"/>
          <w:spacing w:val="-6"/>
          <w:rtl/>
        </w:rPr>
        <w:t>ד</w:t>
      </w:r>
      <w:r w:rsidR="00E743E5" w:rsidRPr="00062827">
        <w:rPr>
          <w:rStyle w:val="affff1"/>
          <w:spacing w:val="-6"/>
          <w:rtl/>
        </w:rPr>
        <w:t>'ולאחותו</w:t>
      </w:r>
      <w:r w:rsidR="00E743E5" w:rsidRPr="00062827">
        <w:rPr>
          <w:rStyle w:val="affff1"/>
          <w:rFonts w:hint="cs"/>
          <w:spacing w:val="-6"/>
          <w:rtl/>
        </w:rPr>
        <w:t>'</w:t>
      </w:r>
      <w:r w:rsidR="00E7515C" w:rsidRPr="00062827">
        <w:rPr>
          <w:rFonts w:hint="cs"/>
          <w:spacing w:val="-6"/>
          <w:rtl/>
        </w:rPr>
        <w:t xml:space="preserve"> ולא שבת,</w:t>
      </w:r>
    </w:p>
    <w:p w14:paraId="7391D813" w14:textId="1D5C3886" w:rsidR="00E7515C" w:rsidRPr="00E743E5" w:rsidRDefault="00A53C1B" w:rsidP="00E743E5">
      <w:pPr>
        <w:rPr>
          <w:rtl/>
        </w:rPr>
      </w:pPr>
      <w:r w:rsidRPr="004F63AD">
        <w:rPr>
          <w:rStyle w:val="affff5"/>
          <w:rFonts w:hint="eastAsia"/>
          <w:rtl/>
        </w:rPr>
        <w:t>וחזר</w:t>
      </w:r>
      <w:r w:rsidR="00E7515C" w:rsidRPr="004F63AD">
        <w:rPr>
          <w:rStyle w:val="affff5"/>
          <w:rtl/>
        </w:rPr>
        <w:t xml:space="preserve"> </w:t>
      </w:r>
      <w:r w:rsidRPr="004F63AD">
        <w:rPr>
          <w:rStyle w:val="affff5"/>
          <w:rFonts w:hint="eastAsia"/>
          <w:rtl/>
        </w:rPr>
        <w:t>ו</w:t>
      </w:r>
      <w:r w:rsidR="00E7515C" w:rsidRPr="004F63AD">
        <w:rPr>
          <w:rStyle w:val="affff5"/>
          <w:rFonts w:hint="eastAsia"/>
          <w:rtl/>
        </w:rPr>
        <w:t>אמר</w:t>
      </w:r>
      <w:r w:rsidR="00E7515C" w:rsidRPr="00E743E5">
        <w:rPr>
          <w:rtl/>
        </w:rPr>
        <w:t xml:space="preserve"> </w:t>
      </w:r>
      <w:r w:rsidR="00E743E5" w:rsidRPr="00E743E5">
        <w:rPr>
          <w:rFonts w:hint="cs"/>
          <w:rtl/>
        </w:rPr>
        <w:t>ד</w:t>
      </w:r>
      <w:r w:rsidR="00E7515C" w:rsidRPr="00E743E5">
        <w:rPr>
          <w:rFonts w:hint="cs"/>
          <w:rtl/>
        </w:rPr>
        <w:t>קבורת</w:t>
      </w:r>
      <w:r w:rsidR="00E7515C" w:rsidRPr="00E743E5">
        <w:rPr>
          <w:rtl/>
        </w:rPr>
        <w:t xml:space="preserve"> </w:t>
      </w:r>
      <w:r w:rsidR="00E7515C" w:rsidRPr="00E743E5">
        <w:rPr>
          <w:rFonts w:hint="cs"/>
          <w:rtl/>
        </w:rPr>
        <w:t>מת</w:t>
      </w:r>
      <w:r w:rsidR="00E7515C" w:rsidRPr="00E743E5">
        <w:rPr>
          <w:rtl/>
        </w:rPr>
        <w:t xml:space="preserve"> </w:t>
      </w:r>
      <w:r w:rsidR="00E7515C" w:rsidRPr="00E743E5">
        <w:rPr>
          <w:rFonts w:hint="cs"/>
          <w:rtl/>
        </w:rPr>
        <w:t>מצוה</w:t>
      </w:r>
      <w:r w:rsidR="00E7515C" w:rsidRPr="00E743E5">
        <w:rPr>
          <w:rtl/>
        </w:rPr>
        <w:t xml:space="preserve"> </w:t>
      </w:r>
      <w:r w:rsidR="00E743E5" w:rsidRPr="00E743E5">
        <w:rPr>
          <w:rFonts w:hint="cs"/>
          <w:rtl/>
        </w:rPr>
        <w:t xml:space="preserve">עצמה </w:t>
      </w:r>
      <w:r w:rsidR="00E7515C" w:rsidRPr="00E743E5">
        <w:rPr>
          <w:rFonts w:hint="cs"/>
          <w:rtl/>
        </w:rPr>
        <w:t>תדחה</w:t>
      </w:r>
      <w:r w:rsidR="00E7515C" w:rsidRPr="00E743E5">
        <w:rPr>
          <w:rtl/>
        </w:rPr>
        <w:t xml:space="preserve"> </w:t>
      </w:r>
      <w:r w:rsidR="00E7515C" w:rsidRPr="00E743E5">
        <w:rPr>
          <w:rFonts w:hint="cs"/>
          <w:rtl/>
        </w:rPr>
        <w:t>שבת</w:t>
      </w:r>
      <w:r w:rsidR="00E743E5">
        <w:rPr>
          <w:rFonts w:hint="cs"/>
          <w:rtl/>
        </w:rPr>
        <w:t>,</w:t>
      </w:r>
      <w:r w:rsidR="00E7515C" w:rsidRPr="00E743E5">
        <w:rPr>
          <w:rtl/>
        </w:rPr>
        <w:t xml:space="preserve"> </w:t>
      </w:r>
      <w:r w:rsidR="00E7515C" w:rsidRPr="00E743E5">
        <w:rPr>
          <w:rFonts w:hint="cs"/>
          <w:rtl/>
        </w:rPr>
        <w:t>מק</w:t>
      </w:r>
      <w:r w:rsidR="00E7515C" w:rsidRPr="00E743E5">
        <w:rPr>
          <w:rtl/>
        </w:rPr>
        <w:t>"</w:t>
      </w:r>
      <w:r w:rsidR="00E7515C" w:rsidRPr="00E743E5">
        <w:rPr>
          <w:rFonts w:hint="cs"/>
          <w:rtl/>
        </w:rPr>
        <w:t xml:space="preserve">ו </w:t>
      </w:r>
      <w:r w:rsidR="00E743E5" w:rsidRPr="00E743E5">
        <w:rPr>
          <w:rFonts w:hint="cs"/>
          <w:rtl/>
        </w:rPr>
        <w:t>הנ"ל!</w:t>
      </w:r>
    </w:p>
    <w:p w14:paraId="2614B0A7" w14:textId="40B8C54F" w:rsidR="00E7515C" w:rsidRDefault="00E743E5" w:rsidP="00D6223B">
      <w:pPr>
        <w:rPr>
          <w:rtl/>
        </w:rPr>
      </w:pPr>
      <w:r>
        <w:rPr>
          <w:rStyle w:val="affff5"/>
          <w:rFonts w:hint="cs"/>
          <w:rtl/>
        </w:rPr>
        <w:t>ו</w:t>
      </w:r>
      <w:r w:rsidRPr="004F63AD">
        <w:rPr>
          <w:rStyle w:val="affff5"/>
          <w:rFonts w:hint="eastAsia"/>
          <w:rtl/>
        </w:rPr>
        <w:t>להו</w:t>
      </w:r>
      <w:r w:rsidRPr="004F63AD">
        <w:rPr>
          <w:rStyle w:val="affff5"/>
          <w:rtl/>
        </w:rPr>
        <w:t xml:space="preserve">"א, </w:t>
      </w:r>
      <w:r w:rsidRPr="004F63AD">
        <w:rPr>
          <w:rStyle w:val="affff5"/>
          <w:rFonts w:hint="eastAsia"/>
          <w:rtl/>
        </w:rPr>
        <w:t>פירוש</w:t>
      </w:r>
      <w:r w:rsidRPr="004F63AD">
        <w:rPr>
          <w:rStyle w:val="affff5"/>
          <w:rtl/>
        </w:rPr>
        <w:t xml:space="preserve"> </w:t>
      </w:r>
      <w:r w:rsidRPr="004F63AD">
        <w:rPr>
          <w:rStyle w:val="affff5"/>
          <w:rFonts w:hint="eastAsia"/>
          <w:rtl/>
        </w:rPr>
        <w:t>הברייתא</w:t>
      </w:r>
      <w:r w:rsidRPr="004F63AD">
        <w:rPr>
          <w:rStyle w:val="affff5"/>
          <w:rtl/>
        </w:rPr>
        <w:t>:</w:t>
      </w:r>
      <w:r>
        <w:rPr>
          <w:rFonts w:hint="cs"/>
          <w:rtl/>
        </w:rPr>
        <w:t xml:space="preserve"> דהו"א</w:t>
      </w:r>
      <w:r w:rsidR="00E7515C" w:rsidRPr="00262A77">
        <w:rPr>
          <w:spacing w:val="-6"/>
          <w:rtl/>
        </w:rPr>
        <w:t xml:space="preserve"> </w:t>
      </w:r>
      <w:r>
        <w:rPr>
          <w:rFonts w:hint="cs"/>
          <w:spacing w:val="-6"/>
          <w:rtl/>
        </w:rPr>
        <w:t>שמיתת ב"ד ידחה</w:t>
      </w:r>
      <w:r w:rsidR="00E7515C" w:rsidRPr="00262A77">
        <w:rPr>
          <w:spacing w:val="-6"/>
          <w:rtl/>
        </w:rPr>
        <w:t xml:space="preserve"> </w:t>
      </w:r>
      <w:r w:rsidR="00E7515C" w:rsidRPr="00262A77">
        <w:rPr>
          <w:rFonts w:hint="cs"/>
          <w:spacing w:val="-6"/>
          <w:rtl/>
        </w:rPr>
        <w:t>שבת</w:t>
      </w:r>
      <w:r w:rsidR="00E7515C" w:rsidRPr="00262A77">
        <w:rPr>
          <w:spacing w:val="-6"/>
          <w:rtl/>
        </w:rPr>
        <w:t xml:space="preserve"> </w:t>
      </w:r>
      <w:r>
        <w:rPr>
          <w:rFonts w:hint="cs"/>
          <w:spacing w:val="-6"/>
          <w:rtl/>
        </w:rPr>
        <w:t>ש'</w:t>
      </w:r>
      <w:r w:rsidR="00E7515C" w:rsidRPr="00D1637C">
        <w:rPr>
          <w:rFonts w:cs="PFT_Frank" w:hint="eastAsia"/>
          <w:b/>
          <w:bCs/>
          <w:spacing w:val="-6"/>
          <w:szCs w:val="14"/>
          <w:rtl/>
        </w:rPr>
        <w:t>עשה</w:t>
      </w:r>
      <w:r w:rsidR="00E7515C" w:rsidRPr="00D1637C">
        <w:rPr>
          <w:rFonts w:cs="PFT_Frank"/>
          <w:b/>
          <w:bCs/>
          <w:spacing w:val="-6"/>
          <w:szCs w:val="14"/>
          <w:rtl/>
        </w:rPr>
        <w:t xml:space="preserve"> </w:t>
      </w:r>
      <w:r w:rsidR="00E7515C" w:rsidRPr="00D1637C">
        <w:rPr>
          <w:rFonts w:cs="PFT_Frank" w:hint="eastAsia"/>
          <w:b/>
          <w:bCs/>
          <w:spacing w:val="-6"/>
          <w:szCs w:val="14"/>
          <w:rtl/>
        </w:rPr>
        <w:t>ד</w:t>
      </w:r>
      <w:r w:rsidRPr="00D1637C">
        <w:rPr>
          <w:rFonts w:cs="PFT_Frank" w:hint="eastAsia"/>
          <w:b/>
          <w:bCs/>
          <w:spacing w:val="-6"/>
          <w:szCs w:val="14"/>
          <w:rtl/>
        </w:rPr>
        <w:t>וחה</w:t>
      </w:r>
      <w:r w:rsidR="00E7515C" w:rsidRPr="00D1637C">
        <w:rPr>
          <w:rFonts w:cs="PFT_Frank"/>
          <w:b/>
          <w:bCs/>
          <w:spacing w:val="-6"/>
          <w:szCs w:val="14"/>
          <w:rtl/>
        </w:rPr>
        <w:t xml:space="preserve"> </w:t>
      </w:r>
      <w:r w:rsidR="00E7515C" w:rsidRPr="00D1637C">
        <w:rPr>
          <w:rFonts w:cs="PFT_Frank" w:hint="eastAsia"/>
          <w:b/>
          <w:bCs/>
          <w:spacing w:val="-6"/>
          <w:szCs w:val="14"/>
          <w:rtl/>
        </w:rPr>
        <w:t>ל</w:t>
      </w:r>
      <w:r w:rsidRPr="00D1637C">
        <w:rPr>
          <w:rFonts w:cs="PFT_Frank" w:hint="eastAsia"/>
          <w:b/>
          <w:bCs/>
          <w:spacing w:val="-6"/>
          <w:szCs w:val="14"/>
          <w:rtl/>
        </w:rPr>
        <w:t>א</w:t>
      </w:r>
      <w:r w:rsidRPr="00D1637C">
        <w:rPr>
          <w:rFonts w:cs="PFT_Frank"/>
          <w:b/>
          <w:bCs/>
          <w:spacing w:val="-6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pacing w:val="-6"/>
          <w:szCs w:val="14"/>
          <w:rtl/>
        </w:rPr>
        <w:t>תעשה</w:t>
      </w:r>
      <w:r>
        <w:rPr>
          <w:rFonts w:hint="cs"/>
          <w:spacing w:val="-6"/>
          <w:rtl/>
        </w:rPr>
        <w:t>'!</w:t>
      </w:r>
      <w:r w:rsidR="00D6223B">
        <w:rPr>
          <w:rFonts w:hint="cs"/>
          <w:spacing w:val="-6"/>
          <w:rtl/>
        </w:rPr>
        <w:t xml:space="preserve"> </w:t>
      </w:r>
      <w:r w:rsidR="00D6223B">
        <w:rPr>
          <w:rStyle w:val="affff5"/>
          <w:rFonts w:hint="cs"/>
          <w:rtl/>
        </w:rPr>
        <w:t xml:space="preserve">   </w:t>
      </w:r>
      <w:r>
        <w:rPr>
          <w:rStyle w:val="affff5"/>
          <w:rFonts w:hint="cs"/>
          <w:rtl/>
        </w:rPr>
        <w:t>והסתפק</w:t>
      </w:r>
      <w:r w:rsidR="00E7515C" w:rsidRPr="00396570">
        <w:rPr>
          <w:rStyle w:val="affff5"/>
          <w:rtl/>
        </w:rPr>
        <w:t>:</w:t>
      </w:r>
      <w:r w:rsidR="00E7515C" w:rsidRPr="00C35A2C">
        <w:rPr>
          <w:rtl/>
        </w:rPr>
        <w:t xml:space="preserve"> </w:t>
      </w:r>
      <w:r>
        <w:rPr>
          <w:rFonts w:hint="cs"/>
          <w:rtl/>
        </w:rPr>
        <w:t xml:space="preserve">שמא אינו </w:t>
      </w:r>
      <w:r w:rsidR="00E7515C">
        <w:rPr>
          <w:rFonts w:hint="cs"/>
          <w:rtl/>
        </w:rPr>
        <w:t>ד</w:t>
      </w:r>
      <w:r>
        <w:rPr>
          <w:rFonts w:hint="cs"/>
          <w:rtl/>
        </w:rPr>
        <w:t>וחה</w:t>
      </w:r>
      <w:r w:rsidR="00E7515C">
        <w:rPr>
          <w:rFonts w:hint="cs"/>
          <w:rtl/>
        </w:rPr>
        <w:t xml:space="preserve"> ל''ת שיש בו כרת</w:t>
      </w:r>
      <w:r>
        <w:rPr>
          <w:rFonts w:hint="cs"/>
          <w:rtl/>
        </w:rPr>
        <w:t>,</w:t>
      </w:r>
    </w:p>
    <w:p w14:paraId="02C9C007" w14:textId="11DB3DFE" w:rsidR="00E7515C" w:rsidRPr="00062827" w:rsidRDefault="00E743E5" w:rsidP="00B55EDF">
      <w:pPr>
        <w:rPr>
          <w:spacing w:val="-2"/>
          <w:rtl/>
        </w:rPr>
      </w:pPr>
      <w:r w:rsidRPr="00062827">
        <w:rPr>
          <w:rStyle w:val="affff5"/>
          <w:rFonts w:hint="cs"/>
          <w:rtl/>
        </w:rPr>
        <w:t>וחזר</w:t>
      </w:r>
      <w:r w:rsidRPr="00062827">
        <w:rPr>
          <w:rStyle w:val="affff5"/>
          <w:rtl/>
        </w:rPr>
        <w:t xml:space="preserve"> </w:t>
      </w:r>
      <w:r w:rsidRPr="00062827">
        <w:rPr>
          <w:rStyle w:val="affff5"/>
          <w:rFonts w:hint="cs"/>
          <w:rtl/>
        </w:rPr>
        <w:t>ו</w:t>
      </w:r>
      <w:r w:rsidR="00E7515C" w:rsidRPr="00062827">
        <w:rPr>
          <w:rStyle w:val="affff5"/>
          <w:rFonts w:hint="cs"/>
          <w:rtl/>
        </w:rPr>
        <w:t>אמר</w:t>
      </w:r>
      <w:r w:rsidR="00E7515C" w:rsidRPr="00062827">
        <w:rPr>
          <w:rStyle w:val="affff5"/>
          <w:rtl/>
        </w:rPr>
        <w:t>:</w:t>
      </w:r>
      <w:r w:rsidR="00E7515C" w:rsidRPr="00062827">
        <w:rPr>
          <w:spacing w:val="-2"/>
          <w:rtl/>
        </w:rPr>
        <w:t xml:space="preserve"> </w:t>
      </w:r>
      <w:r w:rsidR="00E7515C" w:rsidRPr="00062827">
        <w:rPr>
          <w:rFonts w:hint="cs"/>
          <w:spacing w:val="-2"/>
          <w:rtl/>
        </w:rPr>
        <w:t>עשה</w:t>
      </w:r>
      <w:r w:rsidR="00E7515C" w:rsidRPr="00062827">
        <w:rPr>
          <w:spacing w:val="-2"/>
          <w:rtl/>
        </w:rPr>
        <w:t xml:space="preserve"> </w:t>
      </w:r>
      <w:r w:rsidR="00E7515C" w:rsidRPr="00062827">
        <w:rPr>
          <w:rFonts w:hint="cs"/>
          <w:spacing w:val="-2"/>
          <w:rtl/>
        </w:rPr>
        <w:t>דוחה</w:t>
      </w:r>
      <w:r w:rsidR="00E7515C" w:rsidRPr="00062827">
        <w:rPr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לאו</w:t>
      </w:r>
      <w:r w:rsidR="00E7515C" w:rsidRPr="00062827">
        <w:rPr>
          <w:spacing w:val="-2"/>
          <w:rtl/>
        </w:rPr>
        <w:t xml:space="preserve"> </w:t>
      </w:r>
      <w:r w:rsidR="00C5332B" w:rsidRPr="00D1637C">
        <w:rPr>
          <w:rFonts w:cs="PFT_Frank" w:hint="eastAsia"/>
          <w:b/>
          <w:bCs/>
          <w:spacing w:val="-2"/>
          <w:szCs w:val="14"/>
          <w:rtl/>
        </w:rPr>
        <w:t>אף</w:t>
      </w:r>
      <w:r w:rsidR="00C5332B" w:rsidRPr="00D1637C">
        <w:rPr>
          <w:rFonts w:cs="PFT_Frank"/>
          <w:b/>
          <w:bCs/>
          <w:spacing w:val="-2"/>
          <w:szCs w:val="14"/>
          <w:rtl/>
        </w:rPr>
        <w:t xml:space="preserve"> </w:t>
      </w:r>
      <w:r w:rsidR="00E7515C" w:rsidRPr="00D1637C">
        <w:rPr>
          <w:rFonts w:cs="PFT_Frank" w:hint="eastAsia"/>
          <w:b/>
          <w:bCs/>
          <w:spacing w:val="-2"/>
          <w:szCs w:val="14"/>
          <w:rtl/>
        </w:rPr>
        <w:t>שחמור</w:t>
      </w:r>
      <w:r w:rsidR="00E7515C" w:rsidRPr="00062827">
        <w:rPr>
          <w:rFonts w:hint="cs"/>
          <w:spacing w:val="-2"/>
          <w:rtl/>
        </w:rPr>
        <w:t>, מ</w:t>
      </w:r>
      <w:r w:rsidR="00E7515C" w:rsidRPr="00062827">
        <w:rPr>
          <w:spacing w:val="-2"/>
          <w:rtl/>
        </w:rPr>
        <w:t>"</w:t>
      </w:r>
      <w:r w:rsidR="00E7515C" w:rsidRPr="00062827">
        <w:rPr>
          <w:rFonts w:hint="cs"/>
          <w:spacing w:val="-2"/>
          <w:rtl/>
        </w:rPr>
        <w:t>ל חומר קטן או גדול</w:t>
      </w:r>
      <w:r w:rsidRPr="00062827">
        <w:rPr>
          <w:rFonts w:hint="cs"/>
          <w:spacing w:val="-2"/>
          <w:rtl/>
        </w:rPr>
        <w:t xml:space="preserve">! </w:t>
      </w:r>
    </w:p>
    <w:p w14:paraId="49A0D6C5" w14:textId="6BA5181E" w:rsidR="00E54939" w:rsidRDefault="002B4000" w:rsidP="00E54939">
      <w:pPr>
        <w:rPr>
          <w:rtl/>
        </w:rPr>
      </w:pPr>
      <w:r w:rsidRPr="004F63AD">
        <w:rPr>
          <w:rStyle w:val="affff5"/>
          <w:rFonts w:hint="eastAsia"/>
          <w:rtl/>
        </w:rPr>
        <w:t>ה</w:t>
      </w:r>
      <w:r w:rsidRPr="004F63AD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Pr="00AA0E3F">
        <w:rPr>
          <w:rFonts w:cs="PFT_Frank" w:hint="cs"/>
          <w:b/>
          <w:bCs/>
          <w:szCs w:val="14"/>
          <w:rtl/>
        </w:rPr>
        <w:t>מ</w:t>
      </w:r>
      <w:r w:rsidR="00E7515C" w:rsidRPr="00AA0E3F">
        <w:rPr>
          <w:rFonts w:cs="PFT_Frank" w:hint="cs"/>
          <w:b/>
          <w:bCs/>
          <w:szCs w:val="14"/>
          <w:rtl/>
        </w:rPr>
        <w:t>אשת</w:t>
      </w:r>
      <w:r w:rsidR="00E7515C" w:rsidRPr="00AA0E3F">
        <w:rPr>
          <w:rFonts w:cs="PFT_Frank"/>
          <w:b/>
          <w:bCs/>
          <w:szCs w:val="14"/>
          <w:rtl/>
        </w:rPr>
        <w:t xml:space="preserve"> </w:t>
      </w:r>
      <w:r w:rsidR="00E7515C" w:rsidRPr="00AA0E3F">
        <w:rPr>
          <w:rFonts w:cs="PFT_Frank" w:hint="cs"/>
          <w:b/>
          <w:bCs/>
          <w:szCs w:val="14"/>
          <w:rtl/>
        </w:rPr>
        <w:t>אח</w:t>
      </w:r>
      <w:r w:rsidR="00E54939" w:rsidRPr="00AA0E3F">
        <w:rPr>
          <w:rFonts w:cs="PFT_Frank" w:hint="cs"/>
          <w:b/>
          <w:bCs/>
          <w:szCs w:val="14"/>
          <w:rtl/>
        </w:rPr>
        <w:t xml:space="preserve"> </w:t>
      </w:r>
      <w:r w:rsidR="00E54939" w:rsidRPr="00E12E44">
        <w:rPr>
          <w:rStyle w:val="affff8"/>
          <w:rFonts w:hint="cs"/>
          <w:rtl/>
        </w:rPr>
        <w:t>ד'דבר שהיה בכלל ויצא מן הכלל, ללמד על הכלל כולו יצא'</w:t>
      </w:r>
      <w:r w:rsidR="00E54939" w:rsidRPr="00013BB2">
        <w:rPr>
          <w:rStyle w:val="affff8"/>
          <w:rFonts w:hint="cs"/>
          <w:rtl/>
        </w:rPr>
        <w:t>,</w:t>
      </w:r>
    </w:p>
    <w:p w14:paraId="5BB43D00" w14:textId="738A4E85" w:rsidR="00E7515C" w:rsidRPr="002B4000" w:rsidRDefault="002B4000" w:rsidP="00E54939">
      <w:pPr>
        <w:rPr>
          <w:rtl/>
        </w:rPr>
      </w:pPr>
      <w:r>
        <w:rPr>
          <w:rFonts w:hint="cs"/>
          <w:rtl/>
        </w:rPr>
        <w:t>ש</w:t>
      </w:r>
      <w:r w:rsidRPr="002B4000">
        <w:rPr>
          <w:rFonts w:hint="cs"/>
          <w:rtl/>
        </w:rPr>
        <w:t xml:space="preserve">יצאה מכלל עריות </w:t>
      </w:r>
      <w:r>
        <w:rPr>
          <w:rFonts w:hint="cs"/>
          <w:rtl/>
        </w:rPr>
        <w:t xml:space="preserve">והותרה, </w:t>
      </w:r>
      <w:r w:rsidRPr="002B4000">
        <w:rPr>
          <w:rFonts w:hint="cs"/>
          <w:rtl/>
        </w:rPr>
        <w:t>להקיש</w:t>
      </w:r>
      <w:r>
        <w:rPr>
          <w:rFonts w:hint="cs"/>
          <w:rtl/>
        </w:rPr>
        <w:t xml:space="preserve"> לה</w:t>
      </w:r>
      <w:r w:rsidRPr="002B4000">
        <w:rPr>
          <w:rFonts w:hint="cs"/>
          <w:rtl/>
        </w:rPr>
        <w:t xml:space="preserve"> </w:t>
      </w:r>
      <w:r>
        <w:rPr>
          <w:rFonts w:hint="cs"/>
          <w:rtl/>
        </w:rPr>
        <w:t xml:space="preserve">שאר </w:t>
      </w:r>
      <w:r w:rsidRPr="002B4000">
        <w:rPr>
          <w:rFonts w:hint="cs"/>
          <w:rtl/>
        </w:rPr>
        <w:t xml:space="preserve">עריות </w:t>
      </w:r>
      <w:r>
        <w:rPr>
          <w:rFonts w:hint="cs"/>
          <w:rtl/>
        </w:rPr>
        <w:t>שמותרות</w:t>
      </w:r>
      <w:r w:rsidR="00E7515C" w:rsidRPr="002B4000">
        <w:rPr>
          <w:rtl/>
        </w:rPr>
        <w:t xml:space="preserve"> </w:t>
      </w:r>
    </w:p>
    <w:p w14:paraId="7897E452" w14:textId="653AFEA1" w:rsidR="002B4000" w:rsidRPr="002B4000" w:rsidRDefault="002B4000" w:rsidP="002B4000">
      <w:pPr>
        <w:rPr>
          <w:rtl/>
        </w:rPr>
      </w:pPr>
      <w:r>
        <w:rPr>
          <w:rStyle w:val="affff5"/>
          <w:rFonts w:hint="cs"/>
          <w:rtl/>
        </w:rPr>
        <w:t>וד</w:t>
      </w:r>
      <w:r w:rsidR="00E7515C" w:rsidRPr="004F63AD">
        <w:rPr>
          <w:rStyle w:val="affff5"/>
          <w:rFonts w:hint="eastAsia"/>
          <w:rtl/>
        </w:rPr>
        <w:t>חי</w:t>
      </w:r>
      <w:r w:rsidRPr="004F63AD">
        <w:rPr>
          <w:rStyle w:val="affff5"/>
          <w:rFonts w:hint="eastAsia"/>
          <w:rtl/>
        </w:rPr>
        <w:t>נו</w:t>
      </w:r>
      <w:r w:rsidRPr="004F63AD">
        <w:rPr>
          <w:rStyle w:val="affff5"/>
          <w:rtl/>
        </w:rPr>
        <w:t>:</w:t>
      </w:r>
      <w:r w:rsidR="00E7515C" w:rsidRPr="002B4000">
        <w:rPr>
          <w:rFonts w:hint="cs"/>
          <w:rtl/>
        </w:rPr>
        <w:t xml:space="preserve"> </w:t>
      </w:r>
      <w:r>
        <w:rPr>
          <w:rFonts w:hint="cs"/>
          <w:rtl/>
        </w:rPr>
        <w:t>דדוקא</w:t>
      </w:r>
      <w:r w:rsidRPr="002B4000">
        <w:rPr>
          <w:rtl/>
        </w:rPr>
        <w:t xml:space="preserve"> </w:t>
      </w:r>
      <w:r w:rsidRPr="004F63AD">
        <w:rPr>
          <w:rStyle w:val="affff8"/>
          <w:rtl/>
        </w:rPr>
        <w:t>'</w:t>
      </w:r>
      <w:r w:rsidR="00E7515C" w:rsidRPr="004F63AD">
        <w:rPr>
          <w:rStyle w:val="affff8"/>
          <w:rFonts w:hint="eastAsia"/>
          <w:rtl/>
        </w:rPr>
        <w:t>כלל</w:t>
      </w:r>
      <w:r w:rsidR="00E7515C" w:rsidRPr="004F63AD">
        <w:rPr>
          <w:rStyle w:val="affff8"/>
          <w:rtl/>
        </w:rPr>
        <w:t xml:space="preserve"> </w:t>
      </w:r>
      <w:r w:rsidR="00E7515C" w:rsidRPr="004F63AD">
        <w:rPr>
          <w:rStyle w:val="affff8"/>
          <w:rFonts w:hint="eastAsia"/>
          <w:rtl/>
        </w:rPr>
        <w:t>באיסור</w:t>
      </w:r>
      <w:r w:rsidR="00E7515C" w:rsidRPr="004F63AD">
        <w:rPr>
          <w:rStyle w:val="affff8"/>
          <w:rtl/>
        </w:rPr>
        <w:t xml:space="preserve"> </w:t>
      </w:r>
      <w:r w:rsidR="00E7515C" w:rsidRPr="004F63AD">
        <w:rPr>
          <w:rStyle w:val="affff8"/>
          <w:rFonts w:hint="eastAsia"/>
          <w:rtl/>
        </w:rPr>
        <w:t>ופרט</w:t>
      </w:r>
      <w:r w:rsidR="00E7515C" w:rsidRPr="004F63AD">
        <w:rPr>
          <w:rStyle w:val="affff8"/>
          <w:rtl/>
        </w:rPr>
        <w:t xml:space="preserve"> </w:t>
      </w:r>
      <w:r w:rsidR="00E7515C" w:rsidRPr="004F63AD">
        <w:rPr>
          <w:rStyle w:val="affff8"/>
          <w:rFonts w:hint="eastAsia"/>
          <w:rtl/>
        </w:rPr>
        <w:t>באיסור</w:t>
      </w:r>
      <w:r w:rsidRPr="004F63AD">
        <w:rPr>
          <w:rStyle w:val="affff8"/>
          <w:rtl/>
        </w:rPr>
        <w:t>'</w:t>
      </w:r>
      <w:r>
        <w:rPr>
          <w:rFonts w:hint="cs"/>
          <w:rtl/>
        </w:rPr>
        <w:t xml:space="preserve"> -</w:t>
      </w:r>
      <w:r w:rsidRPr="002B4000">
        <w:rPr>
          <w:rFonts w:hint="cs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Pr="004F63AD">
        <w:rPr>
          <w:rStyle w:val="affff1"/>
          <w:rFonts w:hint="eastAsia"/>
          <w:rtl/>
        </w:rPr>
        <w:t>הנפש</w:t>
      </w:r>
      <w:r w:rsidRPr="004F63AD">
        <w:rPr>
          <w:rStyle w:val="affff1"/>
          <w:rtl/>
        </w:rPr>
        <w:t xml:space="preserve"> </w:t>
      </w:r>
      <w:r w:rsidRPr="004F63AD">
        <w:rPr>
          <w:rStyle w:val="affff1"/>
          <w:rFonts w:hint="eastAsia"/>
          <w:rtl/>
        </w:rPr>
        <w:t>אשר</w:t>
      </w:r>
      <w:r w:rsidRPr="004F63AD">
        <w:rPr>
          <w:rStyle w:val="affff1"/>
          <w:rtl/>
        </w:rPr>
        <w:t xml:space="preserve"> </w:t>
      </w:r>
      <w:r w:rsidRPr="004F63AD">
        <w:rPr>
          <w:rStyle w:val="affff1"/>
          <w:rFonts w:hint="eastAsia"/>
          <w:rtl/>
        </w:rPr>
        <w:t>תאכל</w:t>
      </w:r>
      <w:r>
        <w:rPr>
          <w:rStyle w:val="affff1"/>
          <w:rFonts w:hint="cs"/>
          <w:rtl/>
        </w:rPr>
        <w:t>..</w:t>
      </w:r>
      <w:r w:rsidRPr="004F63AD">
        <w:rPr>
          <w:rStyle w:val="affff1"/>
          <w:rtl/>
        </w:rPr>
        <w:t xml:space="preserve"> </w:t>
      </w:r>
      <w:r w:rsidRPr="004F63AD">
        <w:rPr>
          <w:rStyle w:val="affff1"/>
          <w:rFonts w:hint="eastAsia"/>
          <w:rtl/>
        </w:rPr>
        <w:t>שלמים</w:t>
      </w:r>
      <w:r w:rsidRPr="004F63AD">
        <w:rPr>
          <w:rStyle w:val="affff1"/>
          <w:rtl/>
        </w:rPr>
        <w:t xml:space="preserve"> </w:t>
      </w:r>
      <w:r w:rsidRPr="00062827">
        <w:rPr>
          <w:rStyle w:val="affff1"/>
          <w:rFonts w:hint="eastAsia"/>
          <w:spacing w:val="-4"/>
          <w:rtl/>
        </w:rPr>
        <w:t>וטומאתו</w:t>
      </w:r>
      <w:r w:rsidRPr="00062827">
        <w:rPr>
          <w:rStyle w:val="affff1"/>
          <w:spacing w:val="-4"/>
          <w:rtl/>
        </w:rPr>
        <w:t xml:space="preserve"> </w:t>
      </w:r>
      <w:r w:rsidRPr="00062827">
        <w:rPr>
          <w:rStyle w:val="affff1"/>
          <w:rFonts w:hint="eastAsia"/>
          <w:spacing w:val="-4"/>
          <w:rtl/>
        </w:rPr>
        <w:t>עליו</w:t>
      </w:r>
      <w:r w:rsidRPr="00062827">
        <w:rPr>
          <w:rStyle w:val="affff1"/>
          <w:rFonts w:hint="cs"/>
          <w:spacing w:val="-4"/>
          <w:rtl/>
        </w:rPr>
        <w:t xml:space="preserve"> ונכרתה</w:t>
      </w:r>
      <w:r w:rsidRPr="00062827">
        <w:rPr>
          <w:rStyle w:val="affff1"/>
          <w:spacing w:val="-4"/>
          <w:rtl/>
        </w:rPr>
        <w:t>'</w:t>
      </w:r>
      <w:r w:rsidRPr="00062827">
        <w:rPr>
          <w:rFonts w:hint="cs"/>
          <w:spacing w:val="-4"/>
          <w:rtl/>
        </w:rPr>
        <w:t xml:space="preserve"> - שבכלל כל הקדשים היו, ולמעט בדק</w:t>
      </w:r>
      <w:r w:rsidRPr="00062827">
        <w:rPr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הבית,</w:t>
      </w:r>
    </w:p>
    <w:p w14:paraId="052B114A" w14:textId="5D8F48F6" w:rsidR="00E7515C" w:rsidRDefault="002B4000" w:rsidP="002B4000">
      <w:pPr>
        <w:rPr>
          <w:rStyle w:val="affff1"/>
          <w:rtl/>
        </w:rPr>
      </w:pPr>
      <w:r>
        <w:rPr>
          <w:rFonts w:hint="cs"/>
          <w:rtl/>
        </w:rPr>
        <w:t xml:space="preserve">אבל </w:t>
      </w:r>
      <w:r w:rsidR="006E731A" w:rsidRPr="002B4000">
        <w:rPr>
          <w:rFonts w:hint="cs"/>
          <w:rtl/>
        </w:rPr>
        <w:t>כאן</w:t>
      </w:r>
      <w:r w:rsidR="00E7515C" w:rsidRPr="002B4000">
        <w:rPr>
          <w:rtl/>
        </w:rPr>
        <w:t xml:space="preserve"> </w:t>
      </w:r>
      <w:r w:rsidRPr="004F63AD">
        <w:rPr>
          <w:rStyle w:val="affff8"/>
          <w:rtl/>
        </w:rPr>
        <w:t>'</w:t>
      </w:r>
      <w:r w:rsidR="00E7515C" w:rsidRPr="004F63AD">
        <w:rPr>
          <w:rStyle w:val="affff8"/>
          <w:rFonts w:hint="eastAsia"/>
          <w:rtl/>
        </w:rPr>
        <w:t>כלל</w:t>
      </w:r>
      <w:r w:rsidR="00E7515C" w:rsidRPr="004F63AD">
        <w:rPr>
          <w:rStyle w:val="affff8"/>
          <w:rtl/>
        </w:rPr>
        <w:t xml:space="preserve"> </w:t>
      </w:r>
      <w:r w:rsidR="00E7515C" w:rsidRPr="004F63AD">
        <w:rPr>
          <w:rStyle w:val="affff8"/>
          <w:rFonts w:hint="eastAsia"/>
          <w:rtl/>
        </w:rPr>
        <w:t>באיסור</w:t>
      </w:r>
      <w:r w:rsidR="00E7515C" w:rsidRPr="004F63AD">
        <w:rPr>
          <w:rStyle w:val="affff8"/>
          <w:rtl/>
        </w:rPr>
        <w:t xml:space="preserve"> </w:t>
      </w:r>
      <w:r w:rsidR="00E7515C" w:rsidRPr="004F63AD">
        <w:rPr>
          <w:rStyle w:val="affff8"/>
          <w:rFonts w:hint="eastAsia"/>
          <w:rtl/>
        </w:rPr>
        <w:t>ופרט</w:t>
      </w:r>
      <w:r w:rsidR="00E7515C" w:rsidRPr="004F63AD">
        <w:rPr>
          <w:rStyle w:val="affff8"/>
          <w:rtl/>
        </w:rPr>
        <w:t xml:space="preserve"> </w:t>
      </w:r>
      <w:r w:rsidR="00E7515C" w:rsidRPr="004F63AD">
        <w:rPr>
          <w:rStyle w:val="affff8"/>
          <w:rFonts w:hint="eastAsia"/>
          <w:rtl/>
        </w:rPr>
        <w:t>בהיתר</w:t>
      </w:r>
      <w:r w:rsidRPr="004F63AD">
        <w:rPr>
          <w:rStyle w:val="affff8"/>
          <w:rtl/>
        </w:rPr>
        <w:t>'</w:t>
      </w:r>
      <w:r>
        <w:rPr>
          <w:rStyle w:val="affff1"/>
          <w:rFonts w:hint="cs"/>
          <w:rtl/>
        </w:rPr>
        <w:t xml:space="preserve"> </w:t>
      </w:r>
      <w:r w:rsidR="00E54939" w:rsidRPr="00A07384">
        <w:rPr>
          <w:rStyle w:val="affff8"/>
          <w:rFonts w:cs="PFT_Frank" w:hint="cs"/>
          <w:b/>
          <w:bCs/>
          <w:szCs w:val="10"/>
          <w:rtl/>
        </w:rPr>
        <w:t xml:space="preserve">- </w:t>
      </w:r>
      <w:r w:rsidR="00E54939" w:rsidRPr="00A07384">
        <w:rPr>
          <w:rStyle w:val="affff8"/>
          <w:rFonts w:cs="PFT_Frank" w:hint="eastAsia"/>
          <w:b/>
          <w:bCs/>
          <w:szCs w:val="10"/>
          <w:rtl/>
        </w:rPr>
        <w:t>היתר</w:t>
      </w:r>
      <w:r w:rsidR="00E54939" w:rsidRPr="004F63AD">
        <w:rPr>
          <w:rStyle w:val="affff8"/>
          <w:rtl/>
        </w:rPr>
        <w:t xml:space="preserve"> אשת אח </w:t>
      </w:r>
      <w:r w:rsidR="00E54939">
        <w:rPr>
          <w:rStyle w:val="affff8"/>
          <w:rFonts w:hint="cs"/>
          <w:rtl/>
        </w:rPr>
        <w:t>יצא</w:t>
      </w:r>
      <w:r w:rsidR="00E54939" w:rsidRPr="004F63AD">
        <w:rPr>
          <w:rStyle w:val="affff8"/>
          <w:rtl/>
        </w:rPr>
        <w:t xml:space="preserve"> </w:t>
      </w:r>
      <w:r w:rsidR="00E54939">
        <w:rPr>
          <w:rStyle w:val="affff8"/>
          <w:rFonts w:hint="cs"/>
          <w:rtl/>
        </w:rPr>
        <w:t>מ</w:t>
      </w:r>
      <w:r w:rsidR="00E54939" w:rsidRPr="004F63AD">
        <w:rPr>
          <w:rStyle w:val="affff8"/>
          <w:rFonts w:hint="eastAsia"/>
          <w:rtl/>
        </w:rPr>
        <w:t>כלל</w:t>
      </w:r>
      <w:r w:rsidR="00E54939" w:rsidRPr="004F63AD">
        <w:rPr>
          <w:rStyle w:val="affff8"/>
          <w:rtl/>
        </w:rPr>
        <w:t xml:space="preserve"> </w:t>
      </w:r>
      <w:r w:rsidR="00E54939" w:rsidRPr="00A07384">
        <w:rPr>
          <w:rStyle w:val="affff8"/>
          <w:rFonts w:cs="PFT_Frank" w:hint="eastAsia"/>
          <w:b/>
          <w:bCs/>
          <w:szCs w:val="10"/>
          <w:rtl/>
        </w:rPr>
        <w:t>איסור</w:t>
      </w:r>
      <w:r w:rsidR="00E54939" w:rsidRPr="004F63AD">
        <w:rPr>
          <w:rStyle w:val="affff8"/>
          <w:rtl/>
        </w:rPr>
        <w:t xml:space="preserve"> עריות</w:t>
      </w:r>
      <w:r w:rsidR="00E54939">
        <w:rPr>
          <w:rStyle w:val="affff1"/>
          <w:rFonts w:hint="cs"/>
          <w:rtl/>
        </w:rPr>
        <w:t>!</w:t>
      </w:r>
    </w:p>
    <w:p w14:paraId="4759632D" w14:textId="77777777" w:rsidR="00E12E44" w:rsidRDefault="00E54939" w:rsidP="00E54939">
      <w:pPr>
        <w:rPr>
          <w:rtl/>
        </w:rPr>
      </w:pPr>
      <w:r w:rsidRPr="00E12E44">
        <w:rPr>
          <w:rStyle w:val="affff8"/>
          <w:rFonts w:hint="cs"/>
          <w:spacing w:val="-6"/>
          <w:rtl/>
        </w:rPr>
        <w:t>וכ</w:t>
      </w:r>
      <w:r w:rsidRPr="00E12E44">
        <w:rPr>
          <w:rStyle w:val="affff8"/>
          <w:spacing w:val="-6"/>
          <w:rtl/>
        </w:rPr>
        <w:t>'</w:t>
      </w:r>
      <w:r w:rsidR="00E7515C" w:rsidRPr="00E12E44">
        <w:rPr>
          <w:rStyle w:val="affff8"/>
          <w:rFonts w:hint="eastAsia"/>
          <w:spacing w:val="-6"/>
          <w:rtl/>
        </w:rPr>
        <w:t>דבר</w:t>
      </w:r>
      <w:r w:rsidR="00E7515C" w:rsidRPr="00E12E44">
        <w:rPr>
          <w:rStyle w:val="affff8"/>
          <w:spacing w:val="-6"/>
          <w:rtl/>
        </w:rPr>
        <w:t xml:space="preserve"> </w:t>
      </w:r>
      <w:r w:rsidR="00E7515C" w:rsidRPr="00E12E44">
        <w:rPr>
          <w:rStyle w:val="affff8"/>
          <w:rFonts w:hint="eastAsia"/>
          <w:spacing w:val="-6"/>
          <w:rtl/>
        </w:rPr>
        <w:t>שהיה</w:t>
      </w:r>
      <w:r w:rsidR="00E7515C" w:rsidRPr="00E12E44">
        <w:rPr>
          <w:rStyle w:val="affff8"/>
          <w:spacing w:val="-6"/>
          <w:rtl/>
        </w:rPr>
        <w:t xml:space="preserve"> </w:t>
      </w:r>
      <w:r w:rsidR="00E7515C" w:rsidRPr="00E12E44">
        <w:rPr>
          <w:rStyle w:val="affff8"/>
          <w:rFonts w:hint="eastAsia"/>
          <w:spacing w:val="-6"/>
          <w:rtl/>
        </w:rPr>
        <w:t>בכלל</w:t>
      </w:r>
      <w:r w:rsidR="00E7515C" w:rsidRPr="00E12E44">
        <w:rPr>
          <w:rStyle w:val="affff8"/>
          <w:spacing w:val="-6"/>
          <w:rtl/>
        </w:rPr>
        <w:t xml:space="preserve"> </w:t>
      </w:r>
      <w:r w:rsidR="00E7515C" w:rsidRPr="00E12E44">
        <w:rPr>
          <w:rStyle w:val="affff8"/>
          <w:rFonts w:hint="eastAsia"/>
          <w:spacing w:val="-6"/>
          <w:rtl/>
        </w:rPr>
        <w:t>ויצא</w:t>
      </w:r>
      <w:r w:rsidR="00E7515C" w:rsidRPr="00E12E44">
        <w:rPr>
          <w:rStyle w:val="affff8"/>
          <w:spacing w:val="-6"/>
          <w:rtl/>
        </w:rPr>
        <w:t xml:space="preserve"> </w:t>
      </w:r>
      <w:r w:rsidR="00E7515C" w:rsidRPr="00E12E44">
        <w:rPr>
          <w:rStyle w:val="affff8"/>
          <w:rFonts w:hint="eastAsia"/>
          <w:spacing w:val="-6"/>
          <w:rtl/>
        </w:rPr>
        <w:t>לידון</w:t>
      </w:r>
      <w:r w:rsidR="00E7515C" w:rsidRPr="00E12E44">
        <w:rPr>
          <w:rStyle w:val="affff8"/>
          <w:spacing w:val="-6"/>
          <w:rtl/>
        </w:rPr>
        <w:t xml:space="preserve"> </w:t>
      </w:r>
      <w:r w:rsidR="00E7515C" w:rsidRPr="00E12E44">
        <w:rPr>
          <w:rStyle w:val="affff8"/>
          <w:rFonts w:hint="eastAsia"/>
          <w:spacing w:val="-6"/>
          <w:rtl/>
        </w:rPr>
        <w:t>בדבר</w:t>
      </w:r>
      <w:r w:rsidR="00E7515C" w:rsidRPr="00E12E44">
        <w:rPr>
          <w:rStyle w:val="affff8"/>
          <w:spacing w:val="-6"/>
          <w:rtl/>
        </w:rPr>
        <w:t xml:space="preserve"> </w:t>
      </w:r>
      <w:r w:rsidR="00E7515C" w:rsidRPr="00E12E44">
        <w:rPr>
          <w:rStyle w:val="affff8"/>
          <w:rFonts w:hint="eastAsia"/>
          <w:spacing w:val="-6"/>
          <w:rtl/>
        </w:rPr>
        <w:t>החד</w:t>
      </w:r>
      <w:r w:rsidRPr="00E12E44">
        <w:rPr>
          <w:rStyle w:val="affff8"/>
          <w:rFonts w:hint="eastAsia"/>
          <w:spacing w:val="-6"/>
          <w:rtl/>
        </w:rPr>
        <w:t>ש</w:t>
      </w:r>
      <w:r w:rsidRPr="00E12E44">
        <w:rPr>
          <w:rStyle w:val="affff8"/>
          <w:spacing w:val="-6"/>
          <w:rtl/>
        </w:rPr>
        <w:t xml:space="preserve">, </w:t>
      </w:r>
      <w:r w:rsidRPr="00E12E44">
        <w:rPr>
          <w:rStyle w:val="affff8"/>
          <w:rFonts w:hint="eastAsia"/>
          <w:spacing w:val="-6"/>
          <w:rtl/>
        </w:rPr>
        <w:t>אינו</w:t>
      </w:r>
      <w:r w:rsidRPr="00E12E44">
        <w:rPr>
          <w:rStyle w:val="affff8"/>
          <w:spacing w:val="-6"/>
          <w:rtl/>
        </w:rPr>
        <w:t xml:space="preserve"> </w:t>
      </w:r>
      <w:r w:rsidRPr="00E12E44">
        <w:rPr>
          <w:rStyle w:val="affff8"/>
          <w:rFonts w:hint="eastAsia"/>
          <w:spacing w:val="-6"/>
          <w:rtl/>
        </w:rPr>
        <w:t>חוזר</w:t>
      </w:r>
      <w:r w:rsidRPr="00E12E44">
        <w:rPr>
          <w:rStyle w:val="affff8"/>
          <w:spacing w:val="-6"/>
          <w:rtl/>
        </w:rPr>
        <w:t xml:space="preserve"> </w:t>
      </w:r>
      <w:r w:rsidRPr="00E12E44">
        <w:rPr>
          <w:rStyle w:val="affff8"/>
          <w:rFonts w:hint="eastAsia"/>
          <w:spacing w:val="-6"/>
          <w:rtl/>
        </w:rPr>
        <w:t>לכ</w:t>
      </w:r>
      <w:r w:rsidRPr="00E12E44">
        <w:rPr>
          <w:rStyle w:val="affff8"/>
          <w:rFonts w:cs="PFT_Frank" w:hint="cs"/>
          <w:b/>
          <w:bCs/>
          <w:spacing w:val="-6"/>
          <w:szCs w:val="10"/>
          <w:rtl/>
        </w:rPr>
        <w:t xml:space="preserve">ללו עד שיחזירנו </w:t>
      </w:r>
      <w:r w:rsidRPr="00E12E44">
        <w:rPr>
          <w:rStyle w:val="affff8"/>
          <w:rFonts w:hint="eastAsia"/>
          <w:spacing w:val="-6"/>
          <w:rtl/>
        </w:rPr>
        <w:t>הכתוב</w:t>
      </w:r>
      <w:r w:rsidRPr="00E12E44">
        <w:rPr>
          <w:rStyle w:val="affff8"/>
          <w:spacing w:val="-6"/>
          <w:rtl/>
        </w:rPr>
        <w:t xml:space="preserve"> </w:t>
      </w:r>
      <w:r w:rsidRPr="00E12E44">
        <w:rPr>
          <w:rStyle w:val="affff8"/>
          <w:rFonts w:hint="eastAsia"/>
          <w:spacing w:val="-6"/>
          <w:rtl/>
        </w:rPr>
        <w:t>בפירוש</w:t>
      </w:r>
      <w:r w:rsidRPr="00E12E44">
        <w:rPr>
          <w:rStyle w:val="affff8"/>
          <w:spacing w:val="-6"/>
          <w:rtl/>
        </w:rPr>
        <w:t>'</w:t>
      </w:r>
      <w:r w:rsidRPr="00E54939">
        <w:rPr>
          <w:rFonts w:hint="cs"/>
          <w:rtl/>
        </w:rPr>
        <w:t xml:space="preserve"> </w:t>
      </w:r>
    </w:p>
    <w:p w14:paraId="73D75B2E" w14:textId="65A46CBA" w:rsidR="00E7515C" w:rsidRPr="002B4000" w:rsidRDefault="00E7515C" w:rsidP="00E54939">
      <w:pPr>
        <w:rPr>
          <w:rtl/>
        </w:rPr>
      </w:pPr>
      <w:r w:rsidRPr="00E54939">
        <w:rPr>
          <w:rStyle w:val="affff1"/>
          <w:rFonts w:hint="cs"/>
          <w:rtl/>
        </w:rPr>
        <w:t>כחטאת</w:t>
      </w:r>
      <w:r w:rsidR="00E54939">
        <w:rPr>
          <w:rStyle w:val="affff1"/>
          <w:rFonts w:hint="cs"/>
          <w:rtl/>
        </w:rPr>
        <w:t xml:space="preserve"> -</w:t>
      </w:r>
      <w:r w:rsidRPr="00E54939">
        <w:rPr>
          <w:rStyle w:val="affff1"/>
          <w:rtl/>
        </w:rPr>
        <w:t xml:space="preserve"> </w:t>
      </w:r>
      <w:r w:rsidRPr="00E54939">
        <w:rPr>
          <w:rStyle w:val="affff1"/>
          <w:rFonts w:hint="cs"/>
          <w:rtl/>
        </w:rPr>
        <w:t>האשם'</w:t>
      </w:r>
      <w:r w:rsidRPr="00E54939">
        <w:rPr>
          <w:rtl/>
        </w:rPr>
        <w:t xml:space="preserve"> </w:t>
      </w:r>
      <w:r w:rsidRPr="00E54939">
        <w:rPr>
          <w:rFonts w:hint="cs"/>
          <w:rtl/>
        </w:rPr>
        <w:t>מה</w:t>
      </w:r>
      <w:r w:rsidRPr="00E54939">
        <w:rPr>
          <w:rtl/>
        </w:rPr>
        <w:t xml:space="preserve"> </w:t>
      </w:r>
      <w:r w:rsidRPr="00E54939">
        <w:rPr>
          <w:rFonts w:hint="cs"/>
          <w:rtl/>
        </w:rPr>
        <w:t>חטאת</w:t>
      </w:r>
      <w:r w:rsidRPr="00E54939">
        <w:rPr>
          <w:rtl/>
        </w:rPr>
        <w:t xml:space="preserve"> </w:t>
      </w:r>
      <w:r w:rsidRPr="00E54939">
        <w:rPr>
          <w:rFonts w:hint="cs"/>
          <w:rtl/>
        </w:rPr>
        <w:t>טעונה</w:t>
      </w:r>
      <w:r w:rsidRPr="00E54939">
        <w:rPr>
          <w:rtl/>
        </w:rPr>
        <w:t xml:space="preserve"> </w:t>
      </w:r>
      <w:r w:rsidRPr="00E54939">
        <w:rPr>
          <w:rFonts w:hint="cs"/>
          <w:rtl/>
        </w:rPr>
        <w:t>מתן</w:t>
      </w:r>
      <w:r w:rsidRPr="00E54939">
        <w:rPr>
          <w:rtl/>
        </w:rPr>
        <w:t xml:space="preserve"> </w:t>
      </w:r>
      <w:r w:rsidRPr="00E54939">
        <w:rPr>
          <w:rFonts w:hint="cs"/>
          <w:rtl/>
        </w:rPr>
        <w:t>דמים</w:t>
      </w:r>
      <w:r w:rsidRPr="00E54939">
        <w:rPr>
          <w:rtl/>
        </w:rPr>
        <w:t xml:space="preserve"> </w:t>
      </w:r>
      <w:r w:rsidRPr="00062827">
        <w:rPr>
          <w:rFonts w:hint="cs"/>
          <w:spacing w:val="-6"/>
          <w:rtl/>
        </w:rPr>
        <w:t>ואימורים</w:t>
      </w:r>
      <w:r w:rsidRPr="00062827">
        <w:rPr>
          <w:spacing w:val="-6"/>
          <w:rtl/>
        </w:rPr>
        <w:t xml:space="preserve"> </w:t>
      </w:r>
      <w:r w:rsidRPr="00062827">
        <w:rPr>
          <w:rFonts w:hint="cs"/>
          <w:spacing w:val="-6"/>
          <w:rtl/>
        </w:rPr>
        <w:t>לגבי</w:t>
      </w:r>
      <w:r w:rsidRPr="00062827">
        <w:rPr>
          <w:spacing w:val="-6"/>
          <w:rtl/>
        </w:rPr>
        <w:t xml:space="preserve"> </w:t>
      </w:r>
      <w:r w:rsidRPr="00062827">
        <w:rPr>
          <w:rFonts w:hint="cs"/>
          <w:spacing w:val="-6"/>
          <w:rtl/>
        </w:rPr>
        <w:t>מזבח</w:t>
      </w:r>
      <w:r w:rsidR="00E52067" w:rsidRPr="00062827">
        <w:rPr>
          <w:rFonts w:hint="cs"/>
          <w:spacing w:val="-6"/>
          <w:rtl/>
        </w:rPr>
        <w:t>-</w:t>
      </w:r>
      <w:r w:rsidRPr="00062827">
        <w:rPr>
          <w:spacing w:val="-6"/>
          <w:rtl/>
        </w:rPr>
        <w:t xml:space="preserve"> </w:t>
      </w:r>
      <w:r w:rsidRPr="00062827">
        <w:rPr>
          <w:rFonts w:hint="cs"/>
          <w:spacing w:val="-6"/>
          <w:rtl/>
        </w:rPr>
        <w:t>אף</w:t>
      </w:r>
      <w:r w:rsidRPr="00062827">
        <w:rPr>
          <w:spacing w:val="-6"/>
          <w:rtl/>
        </w:rPr>
        <w:t xml:space="preserve"> </w:t>
      </w:r>
      <w:r w:rsidRPr="00062827">
        <w:rPr>
          <w:rFonts w:hint="cs"/>
          <w:spacing w:val="-6"/>
          <w:rtl/>
        </w:rPr>
        <w:t>אשם</w:t>
      </w:r>
      <w:r w:rsidR="00E54939" w:rsidRPr="00062827">
        <w:rPr>
          <w:rFonts w:hint="cs"/>
          <w:spacing w:val="-6"/>
          <w:rtl/>
        </w:rPr>
        <w:t>,</w:t>
      </w:r>
      <w:r w:rsidRPr="00062827">
        <w:rPr>
          <w:rFonts w:hint="cs"/>
          <w:spacing w:val="-6"/>
          <w:rtl/>
        </w:rPr>
        <w:t xml:space="preserve"> </w:t>
      </w:r>
      <w:r w:rsidR="00E54939" w:rsidRPr="00062827">
        <w:rPr>
          <w:rFonts w:hint="cs"/>
          <w:spacing w:val="-6"/>
          <w:rtl/>
        </w:rPr>
        <w:t>ד</w:t>
      </w:r>
      <w:r w:rsidRPr="00062827">
        <w:rPr>
          <w:rFonts w:hint="cs"/>
          <w:spacing w:val="-6"/>
          <w:rtl/>
        </w:rPr>
        <w:t xml:space="preserve">בלא זה </w:t>
      </w:r>
      <w:r w:rsidR="00E54939" w:rsidRPr="00062827">
        <w:rPr>
          <w:rFonts w:hint="cs"/>
          <w:spacing w:val="-6"/>
          <w:rtl/>
        </w:rPr>
        <w:t>הו"א</w:t>
      </w:r>
      <w:r w:rsidRPr="00062827">
        <w:rPr>
          <w:rFonts w:hint="cs"/>
          <w:spacing w:val="-6"/>
          <w:rtl/>
        </w:rPr>
        <w:t xml:space="preserve"> </w:t>
      </w:r>
      <w:r w:rsidR="00E54939" w:rsidRPr="00062827">
        <w:rPr>
          <w:rFonts w:hint="cs"/>
          <w:spacing w:val="-6"/>
          <w:rtl/>
        </w:rPr>
        <w:t>שיצא מכללו</w:t>
      </w:r>
      <w:r w:rsidR="00E52067" w:rsidRPr="00062827">
        <w:rPr>
          <w:rStyle w:val="affff8"/>
          <w:spacing w:val="-6"/>
          <w:rtl/>
        </w:rPr>
        <w:t xml:space="preserve"> בבהונות</w:t>
      </w:r>
      <w:r w:rsidR="00E54939" w:rsidRPr="00062827">
        <w:rPr>
          <w:rFonts w:hint="cs"/>
          <w:spacing w:val="-6"/>
          <w:rtl/>
        </w:rPr>
        <w:t>.</w:t>
      </w:r>
      <w:r w:rsidRPr="00062827">
        <w:rPr>
          <w:rFonts w:hint="cs"/>
          <w:spacing w:val="-6"/>
          <w:rtl/>
        </w:rPr>
        <w:t xml:space="preserve"> </w:t>
      </w:r>
    </w:p>
    <w:p w14:paraId="2FD54C3D" w14:textId="053840D3" w:rsidR="00E7515C" w:rsidRPr="002B4000" w:rsidRDefault="00E12E44" w:rsidP="002B4000">
      <w:pPr>
        <w:rPr>
          <w:rtl/>
        </w:rPr>
      </w:pPr>
      <w:r>
        <w:rPr>
          <w:rStyle w:val="affff5"/>
          <w:rFonts w:hint="cs"/>
          <w:rtl/>
        </w:rPr>
        <w:lastRenderedPageBreak/>
        <w:t xml:space="preserve">ו. </w:t>
      </w:r>
      <w:r w:rsidR="007311BE">
        <w:rPr>
          <w:rStyle w:val="affff5"/>
          <w:rFonts w:hint="cs"/>
          <w:rtl/>
        </w:rPr>
        <w:t xml:space="preserve">אלא: </w:t>
      </w:r>
      <w:r w:rsidR="00E7515C" w:rsidRPr="00AA0E3F">
        <w:rPr>
          <w:rFonts w:cs="PFT_Frank" w:hint="cs"/>
          <w:b/>
          <w:bCs/>
          <w:szCs w:val="14"/>
          <w:rtl/>
        </w:rPr>
        <w:t>מאשת</w:t>
      </w:r>
      <w:r w:rsidR="00E7515C" w:rsidRPr="00AA0E3F">
        <w:rPr>
          <w:rFonts w:cs="PFT_Frank"/>
          <w:b/>
          <w:bCs/>
          <w:szCs w:val="14"/>
          <w:rtl/>
        </w:rPr>
        <w:t xml:space="preserve"> </w:t>
      </w:r>
      <w:r w:rsidR="00E7515C" w:rsidRPr="00AA0E3F">
        <w:rPr>
          <w:rFonts w:cs="PFT_Frank" w:hint="cs"/>
          <w:b/>
          <w:bCs/>
          <w:szCs w:val="14"/>
          <w:rtl/>
        </w:rPr>
        <w:t>אח</w:t>
      </w:r>
      <w:r w:rsidR="00E54939">
        <w:rPr>
          <w:rFonts w:hint="cs"/>
          <w:rtl/>
        </w:rPr>
        <w:t xml:space="preserve"> </w:t>
      </w:r>
      <w:r w:rsidR="00E54939" w:rsidRPr="004F63AD">
        <w:rPr>
          <w:rStyle w:val="affff8"/>
          <w:rtl/>
        </w:rPr>
        <w:t>'</w:t>
      </w:r>
      <w:r w:rsidR="00E54939" w:rsidRPr="00A07384">
        <w:rPr>
          <w:rStyle w:val="affff8"/>
          <w:rFonts w:cs="PFT_Frank" w:hint="eastAsia"/>
          <w:b/>
          <w:bCs/>
          <w:szCs w:val="10"/>
          <w:rtl/>
        </w:rPr>
        <w:t>במה</w:t>
      </w:r>
      <w:r w:rsidR="00E54939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E54939" w:rsidRPr="00A07384">
        <w:rPr>
          <w:rStyle w:val="affff8"/>
          <w:rFonts w:cs="PFT_Frank" w:hint="eastAsia"/>
          <w:b/>
          <w:bCs/>
          <w:szCs w:val="10"/>
          <w:rtl/>
        </w:rPr>
        <w:t>מצינו</w:t>
      </w:r>
      <w:r w:rsidR="00E54939" w:rsidRPr="004F63AD">
        <w:rPr>
          <w:rStyle w:val="affff8"/>
          <w:rtl/>
        </w:rPr>
        <w:t>'</w:t>
      </w:r>
      <w:r w:rsidR="00E7515C" w:rsidRPr="002B4000">
        <w:rPr>
          <w:rtl/>
        </w:rPr>
        <w:t xml:space="preserve"> </w:t>
      </w:r>
      <w:r w:rsidR="00E54939">
        <w:rPr>
          <w:rFonts w:hint="cs"/>
          <w:rtl/>
        </w:rPr>
        <w:t>שמת</w:t>
      </w:r>
      <w:r w:rsidR="00E7515C" w:rsidRPr="002B4000">
        <w:rPr>
          <w:rFonts w:hint="cs"/>
          <w:rtl/>
        </w:rPr>
        <w:t>ייבמ</w:t>
      </w:r>
      <w:r w:rsidR="00E54939">
        <w:rPr>
          <w:rFonts w:hint="cs"/>
          <w:rtl/>
        </w:rPr>
        <w:t>ת -</w:t>
      </w:r>
      <w:r w:rsidR="00E7515C" w:rsidRPr="002B4000">
        <w:rPr>
          <w:rtl/>
        </w:rPr>
        <w:t xml:space="preserve"> </w:t>
      </w:r>
      <w:r w:rsidR="00E7515C" w:rsidRPr="002B4000">
        <w:rPr>
          <w:rFonts w:hint="cs"/>
          <w:rtl/>
        </w:rPr>
        <w:t>אף</w:t>
      </w:r>
      <w:r w:rsidR="00E7515C" w:rsidRPr="002B4000">
        <w:rPr>
          <w:rtl/>
        </w:rPr>
        <w:t xml:space="preserve"> </w:t>
      </w:r>
      <w:r w:rsidR="00E7515C" w:rsidRPr="002B4000">
        <w:rPr>
          <w:rFonts w:hint="cs"/>
          <w:rtl/>
        </w:rPr>
        <w:t>אחות</w:t>
      </w:r>
      <w:r w:rsidR="00E7515C" w:rsidRPr="002B4000">
        <w:rPr>
          <w:rtl/>
        </w:rPr>
        <w:t xml:space="preserve"> </w:t>
      </w:r>
      <w:r w:rsidR="00E7515C" w:rsidRPr="002B4000">
        <w:rPr>
          <w:rFonts w:hint="cs"/>
          <w:rtl/>
        </w:rPr>
        <w:t>אשה</w:t>
      </w:r>
      <w:r w:rsidR="0073626F">
        <w:rPr>
          <w:rFonts w:hint="cs"/>
          <w:rtl/>
        </w:rPr>
        <w:t>,</w:t>
      </w:r>
    </w:p>
    <w:p w14:paraId="24DA9FD8" w14:textId="1ED0A06C" w:rsidR="00E7515C" w:rsidRPr="002B4000" w:rsidRDefault="00E7515C" w:rsidP="004F63AD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="00C5332B" w:rsidRPr="00D1637C">
        <w:rPr>
          <w:rFonts w:cs="PFT_Frank" w:hint="eastAsia"/>
          <w:b/>
          <w:bCs/>
          <w:szCs w:val="14"/>
          <w:rtl/>
        </w:rPr>
        <w:t>אף</w:t>
      </w:r>
      <w:r w:rsidRPr="002B4000">
        <w:rPr>
          <w:rFonts w:hint="cs"/>
          <w:rtl/>
        </w:rPr>
        <w:t xml:space="preserve"> דתרי איסורי </w:t>
      </w:r>
      <w:r w:rsidR="0073626F">
        <w:rPr>
          <w:rFonts w:hint="cs"/>
          <w:rtl/>
        </w:rPr>
        <w:t>-</w:t>
      </w:r>
      <w:r w:rsidR="0073626F" w:rsidRPr="002B4000">
        <w:rPr>
          <w:rFonts w:hint="cs"/>
          <w:rtl/>
        </w:rPr>
        <w:t xml:space="preserve"> </w:t>
      </w:r>
      <w:r w:rsidR="00E52067">
        <w:rPr>
          <w:rFonts w:hint="cs"/>
          <w:rtl/>
        </w:rPr>
        <w:t>'</w:t>
      </w:r>
      <w:r w:rsidRPr="002B4000">
        <w:rPr>
          <w:rFonts w:hint="cs"/>
          <w:rtl/>
        </w:rPr>
        <w:t>הואיל ואישתרי אישתרי</w:t>
      </w:r>
      <w:r w:rsidR="00E52067">
        <w:rPr>
          <w:rFonts w:hint="cs"/>
          <w:rtl/>
        </w:rPr>
        <w:t>'</w:t>
      </w:r>
      <w:r w:rsidR="0073626F">
        <w:rPr>
          <w:rFonts w:hint="cs"/>
          <w:rtl/>
        </w:rPr>
        <w:t xml:space="preserve"> </w:t>
      </w:r>
      <w:r w:rsidR="0073626F">
        <w:rPr>
          <w:rStyle w:val="affff8"/>
          <w:rFonts w:hint="cs"/>
          <w:rtl/>
        </w:rPr>
        <w:t xml:space="preserve">- </w:t>
      </w:r>
      <w:r w:rsidR="0073626F" w:rsidRPr="004F63AD">
        <w:rPr>
          <w:rStyle w:val="affff8"/>
          <w:rFonts w:hint="eastAsia"/>
          <w:rtl/>
        </w:rPr>
        <w:t>לכן</w:t>
      </w:r>
      <w:r w:rsidR="0073626F" w:rsidRPr="004F63AD">
        <w:rPr>
          <w:rStyle w:val="affff8"/>
          <w:rtl/>
        </w:rPr>
        <w:t xml:space="preserve"> צריך </w:t>
      </w:r>
      <w:r w:rsidR="0073626F" w:rsidRPr="004F63AD">
        <w:rPr>
          <w:rStyle w:val="affff1"/>
          <w:rtl/>
        </w:rPr>
        <w:t>'עליה'</w:t>
      </w:r>
      <w:r w:rsidR="0073626F">
        <w:rPr>
          <w:rStyle w:val="affff1"/>
          <w:rFonts w:hint="cs"/>
          <w:rtl/>
        </w:rPr>
        <w:t>.</w:t>
      </w:r>
    </w:p>
    <w:p w14:paraId="6F049CF5" w14:textId="7BE0C189" w:rsidR="00615A60" w:rsidRDefault="00B433C9" w:rsidP="00615A60">
      <w:pPr>
        <w:pStyle w:val="aff2"/>
        <w:rPr>
          <w:rFonts w:ascii="FrankRuehl" w:hAnsi="FrankRuehl"/>
          <w:rtl/>
        </w:rPr>
      </w:pPr>
      <w:r w:rsidRPr="00615A60">
        <w:rPr>
          <w:rFonts w:ascii="FrankRuehl" w:hAnsi="FrankRuehl"/>
          <w:rtl/>
        </w:rPr>
        <w:t>׹</w:t>
      </w:r>
    </w:p>
    <w:p w14:paraId="786DAF4F" w14:textId="52DA5EEB" w:rsidR="00590ACA" w:rsidRDefault="00590ACA" w:rsidP="00590ACA">
      <w:pPr>
        <w:pStyle w:val="aff7"/>
        <w:framePr w:wrap="around"/>
        <w:rPr>
          <w:rtl/>
        </w:rPr>
      </w:pPr>
      <w:r>
        <w:rPr>
          <w:rFonts w:hint="cs"/>
          <w:rtl/>
        </w:rPr>
        <w:t>ז:</w:t>
      </w:r>
    </w:p>
    <w:p w14:paraId="0F316959" w14:textId="2209DA33" w:rsidR="00D82981" w:rsidRDefault="00B433C9" w:rsidP="00615A60">
      <w:pPr>
        <w:rPr>
          <w:rtl/>
        </w:rPr>
      </w:pPr>
      <w:r w:rsidRPr="00BF77B8">
        <w:rPr>
          <w:rStyle w:val="affff5"/>
          <w:rFonts w:hint="cs"/>
          <w:rtl/>
        </w:rPr>
        <w:t>דתניא</w:t>
      </w:r>
      <w:r w:rsidRPr="004F63AD">
        <w:rPr>
          <w:rStyle w:val="affff5"/>
          <w:rtl/>
        </w:rPr>
        <w:t>: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מצורע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ששמיני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שלו</w:t>
      </w:r>
      <w:r w:rsidRPr="002B4000">
        <w:rPr>
          <w:rtl/>
        </w:rPr>
        <w:t xml:space="preserve"> </w:t>
      </w:r>
      <w:r>
        <w:rPr>
          <w:rStyle w:val="affff5"/>
          <w:rFonts w:hint="cs"/>
          <w:rtl/>
          <w:rPrChange w:id="9008" w:author="מנוע אמוראים" w:date="2026-10-05T16:41:34Z">
            <w:rPr>
              <w:rFonts w:hint="cs"/>
              <w:rtl/>
            </w:rPr>
          </w:rPrChange>
        </w:rPr>
        <w:t xml:space="preserve">בער</w:t>
      </w:r>
      <w:r>
        <w:rPr>
          <w:rStyle w:val="affff5"/>
          <w:rFonts w:hint="cs"/>
          <w:rtl/>
          <w:rPrChange w:id="9009" w:author="מנוע אמוראים" w:date="2026-10-05T16:41:34Z">
            <w:rPr>
              <w:rFonts w:hint="cs"/>
              <w:rtl/>
            </w:rPr>
          </w:rPrChange>
        </w:rPr>
        <w:t xml:space="preserve">"</w:t>
      </w:r>
      <w:r>
        <w:rPr>
          <w:rStyle w:val="affff5"/>
          <w:rFonts w:hint="cs"/>
          <w:rtl/>
          <w:rPrChange w:id="9010" w:author="מנוע אמוראים" w:date="2026-10-05T16:41:34Z">
            <w:rPr>
              <w:rFonts w:hint="cs"/>
              <w:rtl/>
            </w:rPr>
          </w:rPrChange>
        </w:rPr>
        <w:t xml:space="preserve">פ</w:t>
      </w:r>
      <w:r w:rsidRPr="002B4000">
        <w:rPr>
          <w:rtl/>
        </w:rPr>
        <w:t xml:space="preserve">, </w:t>
      </w:r>
      <w:r w:rsidRPr="002B4000">
        <w:rPr>
          <w:rFonts w:hint="cs"/>
          <w:rtl/>
        </w:rPr>
        <w:t>וראה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קרי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וטבל</w:t>
      </w:r>
      <w:r w:rsidRPr="002B4000">
        <w:rPr>
          <w:rtl/>
        </w:rPr>
        <w:t xml:space="preserve">, </w:t>
      </w:r>
      <w:r w:rsidR="0073182C" w:rsidRPr="002B4000">
        <w:rPr>
          <w:rFonts w:hint="cs"/>
          <w:rtl/>
        </w:rPr>
        <w:t>אף</w:t>
      </w:r>
      <w:r w:rsidRPr="002B4000">
        <w:rPr>
          <w:rFonts w:hint="cs"/>
          <w:rtl/>
        </w:rPr>
        <w:t xml:space="preserve"> שאין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טבול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יום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אחר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נכנס</w:t>
      </w:r>
      <w:r w:rsidR="00BF77B8">
        <w:rPr>
          <w:rFonts w:hint="cs"/>
          <w:rtl/>
        </w:rPr>
        <w:t xml:space="preserve"> -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זה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נכנס</w:t>
      </w:r>
      <w:r w:rsidRPr="002B4000">
        <w:rPr>
          <w:rtl/>
        </w:rPr>
        <w:t xml:space="preserve">, </w:t>
      </w:r>
      <w:r w:rsidR="0014344A">
        <w:rPr>
          <w:rFonts w:hint="cs"/>
          <w:rtl/>
        </w:rPr>
        <w:t>ד</w:t>
      </w:r>
      <w:r w:rsidRPr="002B4000">
        <w:rPr>
          <w:rFonts w:hint="cs"/>
          <w:rtl/>
        </w:rPr>
        <w:t>עשה</w:t>
      </w:r>
      <w:r w:rsidRPr="002B4000">
        <w:rPr>
          <w:rtl/>
        </w:rPr>
        <w:t xml:space="preserve"> </w:t>
      </w:r>
      <w:r w:rsidR="0014344A">
        <w:rPr>
          <w:rFonts w:hint="cs"/>
          <w:rtl/>
        </w:rPr>
        <w:t>עם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כרת</w:t>
      </w:r>
      <w:r w:rsidR="0014344A">
        <w:rPr>
          <w:rFonts w:hint="cs"/>
          <w:rtl/>
        </w:rPr>
        <w:t xml:space="preserve"> </w:t>
      </w:r>
      <w:r w:rsidR="0014344A" w:rsidRPr="004F63AD">
        <w:rPr>
          <w:rStyle w:val="affff8"/>
          <w:rFonts w:hint="eastAsia"/>
          <w:rtl/>
        </w:rPr>
        <w:t>פסח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ד</w:t>
      </w:r>
      <w:r w:rsidR="0014344A">
        <w:rPr>
          <w:rFonts w:hint="cs"/>
          <w:rtl/>
        </w:rPr>
        <w:t>ו</w:t>
      </w:r>
      <w:r w:rsidRPr="002B4000">
        <w:rPr>
          <w:rFonts w:hint="cs"/>
          <w:rtl/>
        </w:rPr>
        <w:t>חה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עשה</w:t>
      </w:r>
      <w:r w:rsidR="00D82981">
        <w:rPr>
          <w:rFonts w:hint="cs"/>
          <w:rtl/>
        </w:rPr>
        <w:t xml:space="preserve"> </w:t>
      </w:r>
      <w:r w:rsidRPr="002B4000">
        <w:rPr>
          <w:rFonts w:hint="cs"/>
          <w:rtl/>
        </w:rPr>
        <w:t>ב</w:t>
      </w:r>
      <w:r w:rsidR="00D82981">
        <w:rPr>
          <w:rFonts w:hint="cs"/>
          <w:rtl/>
        </w:rPr>
        <w:t>לי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כרת</w:t>
      </w:r>
      <w:r w:rsidR="00D82981">
        <w:rPr>
          <w:rFonts w:hint="cs"/>
          <w:rtl/>
        </w:rPr>
        <w:t xml:space="preserve"> </w:t>
      </w:r>
      <w:r w:rsidR="00D82981">
        <w:rPr>
          <w:rStyle w:val="affff8"/>
          <w:rFonts w:hint="cs"/>
          <w:rtl/>
        </w:rPr>
        <w:t>ט</w:t>
      </w:r>
      <w:r w:rsidR="00D82981" w:rsidRPr="004F63AD">
        <w:rPr>
          <w:rStyle w:val="affff8"/>
          <w:rFonts w:hint="eastAsia"/>
          <w:rtl/>
        </w:rPr>
        <w:t>בול</w:t>
      </w:r>
      <w:r w:rsidR="00D82981" w:rsidRPr="004F63AD">
        <w:rPr>
          <w:rStyle w:val="affff8"/>
          <w:rtl/>
        </w:rPr>
        <w:t xml:space="preserve"> </w:t>
      </w:r>
      <w:r w:rsidR="00D82981" w:rsidRPr="004F63AD">
        <w:rPr>
          <w:rStyle w:val="affff8"/>
          <w:rFonts w:hint="eastAsia"/>
          <w:rtl/>
        </w:rPr>
        <w:t>יום</w:t>
      </w:r>
      <w:r w:rsidR="00D82981" w:rsidRPr="004F63AD">
        <w:rPr>
          <w:rStyle w:val="affff8"/>
          <w:rtl/>
        </w:rPr>
        <w:t xml:space="preserve"> </w:t>
      </w:r>
      <w:r w:rsidR="00D82981" w:rsidRPr="004F63AD">
        <w:rPr>
          <w:rStyle w:val="affff8"/>
          <w:rFonts w:hint="eastAsia"/>
          <w:rtl/>
        </w:rPr>
        <w:t>בהר</w:t>
      </w:r>
      <w:r w:rsidR="00D82981" w:rsidRPr="004F63AD">
        <w:rPr>
          <w:rStyle w:val="affff8"/>
          <w:rtl/>
        </w:rPr>
        <w:t xml:space="preserve"> </w:t>
      </w:r>
      <w:r w:rsidR="00D82981" w:rsidRPr="004F63AD">
        <w:rPr>
          <w:rStyle w:val="affff8"/>
          <w:rFonts w:hint="eastAsia"/>
          <w:rtl/>
        </w:rPr>
        <w:t>הבית</w:t>
      </w:r>
      <w:r w:rsidR="00D82981">
        <w:rPr>
          <w:rStyle w:val="affff8"/>
          <w:rFonts w:hint="cs"/>
          <w:rtl/>
        </w:rPr>
        <w:t>,</w:t>
      </w:r>
      <w:r w:rsidR="00D82981">
        <w:rPr>
          <w:rFonts w:hint="cs"/>
          <w:rtl/>
        </w:rPr>
        <w:t xml:space="preserve"> </w:t>
      </w:r>
      <w:r w:rsidR="00E52067">
        <w:rPr>
          <w:rtl/>
        </w:rPr>
        <w:tab/>
      </w:r>
      <w:r w:rsidR="00E52067">
        <w:rPr>
          <w:rtl/>
        </w:rPr>
        <w:tab/>
      </w:r>
      <w:r w:rsidRPr="00D82981">
        <w:rPr>
          <w:rStyle w:val="affff5"/>
          <w:rFonts w:hint="cs"/>
          <w:rtl/>
        </w:rPr>
        <w:t>ו</w:t>
      </w:r>
      <w:r w:rsidR="00D82981" w:rsidRPr="004F63AD">
        <w:rPr>
          <w:rStyle w:val="affff5"/>
          <w:rFonts w:hint="eastAsia"/>
          <w:rtl/>
        </w:rPr>
        <w:t>ל</w:t>
      </w:r>
      <w:r w:rsidRPr="00D82981">
        <w:rPr>
          <w:rStyle w:val="affff5"/>
          <w:rFonts w:hint="cs"/>
          <w:rtl/>
        </w:rPr>
        <w:t>רי</w:t>
      </w:r>
      <w:r w:rsidRPr="00D82981">
        <w:rPr>
          <w:rStyle w:val="affff5"/>
          <w:rtl/>
        </w:rPr>
        <w:t>"</w:t>
      </w:r>
      <w:r w:rsidRPr="00D82981">
        <w:rPr>
          <w:rStyle w:val="affff5"/>
          <w:rFonts w:hint="cs"/>
          <w:rtl/>
        </w:rPr>
        <w:t>ו</w:t>
      </w:r>
      <w:r w:rsidRPr="00D82981">
        <w:rPr>
          <w:rStyle w:val="affff5"/>
          <w:rtl/>
        </w:rPr>
        <w:t>:</w:t>
      </w:r>
      <w:r w:rsidRPr="002B4000">
        <w:rPr>
          <w:rtl/>
        </w:rPr>
        <w:t xml:space="preserve"> </w:t>
      </w:r>
      <w:r w:rsidR="00D82981">
        <w:rPr>
          <w:rFonts w:hint="cs"/>
          <w:rtl/>
        </w:rPr>
        <w:t>מה</w:t>
      </w:r>
      <w:r w:rsidRPr="002B4000">
        <w:rPr>
          <w:rFonts w:hint="cs"/>
          <w:rtl/>
        </w:rPr>
        <w:t>תורה</w:t>
      </w:r>
      <w:r w:rsidRPr="002B4000">
        <w:rPr>
          <w:rtl/>
        </w:rPr>
        <w:t xml:space="preserve"> </w:t>
      </w:r>
      <w:r w:rsidR="00AB43C5" w:rsidRPr="002B4000">
        <w:rPr>
          <w:rFonts w:hint="cs"/>
          <w:rtl/>
        </w:rPr>
        <w:t>אף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עשה</w:t>
      </w:r>
      <w:r w:rsidRPr="002B4000">
        <w:rPr>
          <w:rtl/>
        </w:rPr>
        <w:t xml:space="preserve"> </w:t>
      </w:r>
      <w:r w:rsidRPr="002B4000">
        <w:rPr>
          <w:rFonts w:hint="cs"/>
          <w:rtl/>
        </w:rPr>
        <w:t>אין בו</w:t>
      </w:r>
      <w:r w:rsidR="00D82981">
        <w:rPr>
          <w:rFonts w:hint="cs"/>
          <w:rtl/>
        </w:rPr>
        <w:t>.</w:t>
      </w:r>
    </w:p>
    <w:p w14:paraId="0C2C4DBE" w14:textId="364961A7" w:rsidR="00B433C9" w:rsidRPr="004F63AD" w:rsidRDefault="0001325A" w:rsidP="0001325A">
      <w:pPr>
        <w:rPr>
          <w:rtl/>
        </w:rPr>
      </w:pPr>
      <w:r>
        <w:rPr>
          <w:rStyle w:val="affff5"/>
          <w:rFonts w:hint="cs"/>
          <w:rtl/>
        </w:rPr>
        <w:t>ומ</w:t>
      </w:r>
      <w:r w:rsidRPr="0001325A">
        <w:rPr>
          <w:rStyle w:val="affff5"/>
          <w:rFonts w:hint="cs"/>
          <w:rtl/>
        </w:rPr>
        <w:t>ותר לה</w:t>
      </w:r>
      <w:r w:rsidR="00D82981" w:rsidRPr="0001325A">
        <w:rPr>
          <w:rStyle w:val="affff5"/>
          <w:rFonts w:hint="cs"/>
          <w:rtl/>
        </w:rPr>
        <w:t xml:space="preserve">כניס בהונות </w:t>
      </w:r>
      <w:r w:rsidR="00D82981" w:rsidRPr="004F63AD">
        <w:rPr>
          <w:rStyle w:val="affff5"/>
          <w:rFonts w:hint="eastAsia"/>
          <w:rtl/>
        </w:rPr>
        <w:t>ל</w:t>
      </w:r>
      <w:r w:rsidR="00B433C9" w:rsidRPr="0001325A">
        <w:rPr>
          <w:rStyle w:val="affff5"/>
          <w:rFonts w:hint="cs"/>
          <w:rtl/>
        </w:rPr>
        <w:t>עו</w:t>
      </w:r>
      <w:r w:rsidR="00B433C9" w:rsidRPr="00D82981">
        <w:rPr>
          <w:rStyle w:val="affff5"/>
          <w:rFonts w:hint="cs"/>
          <w:rtl/>
        </w:rPr>
        <w:t>לא</w:t>
      </w:r>
      <w:r w:rsidR="00B433C9" w:rsidRPr="00D82981">
        <w:rPr>
          <w:rStyle w:val="affff5"/>
          <w:rtl/>
        </w:rPr>
        <w:t>:</w:t>
      </w:r>
      <w:r w:rsidR="00B433C9" w:rsidRPr="004F63AD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4F63AD">
        <w:rPr>
          <w:rFonts w:hint="eastAsia"/>
          <w:rtl/>
        </w:rPr>
        <w:t>הואיל</w:t>
      </w:r>
      <w:r w:rsidR="00B433C9" w:rsidRPr="004F63AD">
        <w:rPr>
          <w:rtl/>
        </w:rPr>
        <w:t xml:space="preserve"> </w:t>
      </w:r>
      <w:r w:rsidR="00B433C9" w:rsidRPr="004F63AD">
        <w:rPr>
          <w:rFonts w:hint="eastAsia"/>
          <w:rtl/>
        </w:rPr>
        <w:t>והותר</w:t>
      </w:r>
      <w:r w:rsidR="00B433C9" w:rsidRPr="004F63AD">
        <w:rPr>
          <w:rtl/>
        </w:rPr>
        <w:t xml:space="preserve"> </w:t>
      </w:r>
      <w:r w:rsidR="00B433C9" w:rsidRPr="004F63AD">
        <w:rPr>
          <w:rFonts w:hint="eastAsia"/>
          <w:rtl/>
        </w:rPr>
        <w:t>לצרעתו</w:t>
      </w:r>
      <w:r w:rsidR="00B433C9" w:rsidRPr="004F63AD">
        <w:rPr>
          <w:rtl/>
        </w:rPr>
        <w:t xml:space="preserve"> </w:t>
      </w:r>
      <w:r w:rsidR="00B433C9" w:rsidRPr="004F63AD">
        <w:rPr>
          <w:rFonts w:hint="eastAsia"/>
          <w:rtl/>
        </w:rPr>
        <w:t>הותר</w:t>
      </w:r>
      <w:r w:rsidR="00B433C9" w:rsidRPr="004F63AD">
        <w:rPr>
          <w:rtl/>
        </w:rPr>
        <w:t xml:space="preserve"> </w:t>
      </w:r>
      <w:r w:rsidR="00B433C9" w:rsidRPr="004F63AD">
        <w:rPr>
          <w:rFonts w:hint="eastAsia"/>
          <w:rtl/>
        </w:rPr>
        <w:t>לקרויו</w:t>
      </w:r>
      <w:r>
        <w:rPr>
          <w:rFonts w:hint="cs"/>
          <w:rtl/>
        </w:rPr>
        <w:t>'</w:t>
      </w:r>
      <w:r w:rsidR="00B433C9" w:rsidRPr="004F63AD">
        <w:rPr>
          <w:rtl/>
        </w:rPr>
        <w:t>.</w:t>
      </w:r>
    </w:p>
    <w:p w14:paraId="3046FE67" w14:textId="7D87431B" w:rsidR="00B433C9" w:rsidRDefault="00B433C9" w:rsidP="00D82981">
      <w:pPr>
        <w:rPr>
          <w:rtl/>
        </w:rPr>
      </w:pPr>
      <w:r w:rsidRPr="00D82981">
        <w:rPr>
          <w:rStyle w:val="affff5"/>
          <w:rFonts w:hint="cs"/>
          <w:rtl/>
        </w:rPr>
        <w:t>ודחי</w:t>
      </w:r>
      <w:r w:rsidR="00D82981">
        <w:rPr>
          <w:rStyle w:val="affff5"/>
          <w:rFonts w:hint="cs"/>
          <w:rtl/>
        </w:rPr>
        <w:t>נו:</w:t>
      </w:r>
      <w:r w:rsidRPr="002B4000">
        <w:rPr>
          <w:rFonts w:hint="cs"/>
          <w:rtl/>
        </w:rPr>
        <w:t xml:space="preserve"> </w:t>
      </w:r>
      <w:r w:rsidR="00D82981">
        <w:rPr>
          <w:rFonts w:hint="cs"/>
          <w:rtl/>
        </w:rPr>
        <w:t xml:space="preserve">שזה </w:t>
      </w:r>
      <w:r w:rsidR="00D82981" w:rsidRPr="00D1637C">
        <w:rPr>
          <w:rFonts w:cs="PFT_Frank" w:hint="eastAsia"/>
          <w:b/>
          <w:bCs/>
          <w:szCs w:val="14"/>
          <w:rtl/>
        </w:rPr>
        <w:t>רק</w:t>
      </w:r>
      <w:r w:rsidR="00D82981">
        <w:rPr>
          <w:rFonts w:hint="cs"/>
          <w:rtl/>
        </w:rPr>
        <w:t xml:space="preserve"> כש</w:t>
      </w:r>
      <w:r w:rsidRPr="004F63AD">
        <w:rPr>
          <w:rFonts w:hint="eastAsia"/>
          <w:rtl/>
        </w:rPr>
        <w:t>נשא</w:t>
      </w:r>
      <w:r w:rsidRPr="004F63AD">
        <w:rPr>
          <w:rtl/>
        </w:rPr>
        <w:t xml:space="preserve"> </w:t>
      </w:r>
      <w:r w:rsidRPr="004F63AD">
        <w:rPr>
          <w:rFonts w:hint="eastAsia"/>
          <w:rtl/>
        </w:rPr>
        <w:t>מת</w:t>
      </w:r>
      <w:r w:rsidRPr="004F63AD">
        <w:rPr>
          <w:rtl/>
        </w:rPr>
        <w:t xml:space="preserve"> </w:t>
      </w:r>
      <w:r w:rsidR="00C74AAA" w:rsidRPr="004F63AD">
        <w:rPr>
          <w:rFonts w:hint="eastAsia"/>
          <w:rtl/>
        </w:rPr>
        <w:t>ואח</w:t>
      </w:r>
      <w:r w:rsidR="00C74AAA" w:rsidRPr="004F63AD">
        <w:rPr>
          <w:rtl/>
        </w:rPr>
        <w:t>"</w:t>
      </w:r>
      <w:r w:rsidR="00C74AAA" w:rsidRPr="004F63AD">
        <w:rPr>
          <w:rFonts w:hint="eastAsia"/>
          <w:rtl/>
        </w:rPr>
        <w:t>כ</w:t>
      </w:r>
      <w:r w:rsidRPr="004F63AD">
        <w:rPr>
          <w:rtl/>
        </w:rPr>
        <w:t xml:space="preserve"> </w:t>
      </w:r>
      <w:r w:rsidR="00D82981">
        <w:rPr>
          <w:rFonts w:hint="cs"/>
          <w:rtl/>
        </w:rPr>
        <w:t>ה</w:t>
      </w:r>
      <w:r w:rsidRPr="004F63AD">
        <w:rPr>
          <w:rFonts w:hint="eastAsia"/>
          <w:rtl/>
        </w:rPr>
        <w:t>חי</w:t>
      </w:r>
      <w:r w:rsidRPr="004F63AD">
        <w:rPr>
          <w:rtl/>
        </w:rPr>
        <w:t>,</w:t>
      </w:r>
      <w:r w:rsidR="00D82981">
        <w:rPr>
          <w:rFonts w:hint="cs"/>
          <w:rtl/>
        </w:rPr>
        <w:t xml:space="preserve"> </w:t>
      </w:r>
      <w:r w:rsidR="00D82981" w:rsidRPr="00D1637C">
        <w:rPr>
          <w:rFonts w:cs="PFT_Frank" w:hint="eastAsia"/>
          <w:b/>
          <w:bCs/>
          <w:szCs w:val="14"/>
          <w:rtl/>
        </w:rPr>
        <w:t>שאיסור</w:t>
      </w:r>
      <w:r w:rsidR="00D82981">
        <w:rPr>
          <w:rFonts w:hint="cs"/>
          <w:rtl/>
        </w:rPr>
        <w:t xml:space="preserve"> אשת אח קדם,</w:t>
      </w:r>
    </w:p>
    <w:p w14:paraId="784BE19B" w14:textId="369C794B" w:rsidR="00B433C9" w:rsidRPr="004F63AD" w:rsidRDefault="00D82981" w:rsidP="00D82981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ורק</w:t>
      </w:r>
      <w:r>
        <w:rPr>
          <w:rFonts w:hint="cs"/>
          <w:rtl/>
        </w:rPr>
        <w:t xml:space="preserve"> כ</w:t>
      </w:r>
      <w:r w:rsidR="00B433C9" w:rsidRPr="004F63AD">
        <w:rPr>
          <w:rtl/>
        </w:rPr>
        <w:t>ש</w:t>
      </w:r>
      <w:r w:rsidR="00B433C9" w:rsidRPr="004F63AD">
        <w:rPr>
          <w:rFonts w:hint="eastAsia"/>
          <w:rtl/>
        </w:rPr>
        <w:t>נשא</w:t>
      </w:r>
      <w:r w:rsidR="00B433C9" w:rsidRPr="004F63AD">
        <w:rPr>
          <w:rtl/>
        </w:rPr>
        <w:t xml:space="preserve"> </w:t>
      </w:r>
      <w:r w:rsidR="00B433C9" w:rsidRPr="004F63AD">
        <w:rPr>
          <w:rFonts w:hint="eastAsia"/>
          <w:rtl/>
        </w:rPr>
        <w:t>מת</w:t>
      </w:r>
      <w:r w:rsidR="00B433C9" w:rsidRPr="004F63AD">
        <w:rPr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ומת</w:t>
      </w:r>
      <w:r w:rsidR="00B433C9" w:rsidRPr="004F63AD">
        <w:rPr>
          <w:rtl/>
        </w:rPr>
        <w:t xml:space="preserve"> </w:t>
      </w:r>
      <w:r w:rsidR="00B433C9" w:rsidRPr="004F63AD">
        <w:rPr>
          <w:rFonts w:hint="eastAsia"/>
          <w:rtl/>
        </w:rPr>
        <w:t>ואח</w:t>
      </w:r>
      <w:r w:rsidR="00B433C9" w:rsidRPr="004F63AD">
        <w:rPr>
          <w:rtl/>
        </w:rPr>
        <w:t>"</w:t>
      </w:r>
      <w:r w:rsidR="00B433C9" w:rsidRPr="004F63AD">
        <w:rPr>
          <w:rFonts w:hint="eastAsia"/>
          <w:rtl/>
        </w:rPr>
        <w:t>כ</w:t>
      </w:r>
      <w:r w:rsidR="00B433C9" w:rsidRPr="004F63AD">
        <w:rPr>
          <w:rtl/>
        </w:rPr>
        <w:t xml:space="preserve"> </w:t>
      </w:r>
      <w:r w:rsidR="0001325A">
        <w:rPr>
          <w:rFonts w:hint="cs"/>
          <w:rtl/>
        </w:rPr>
        <w:t xml:space="preserve">נשא </w:t>
      </w:r>
      <w:r>
        <w:rPr>
          <w:rFonts w:hint="cs"/>
          <w:rtl/>
        </w:rPr>
        <w:t>ה</w:t>
      </w:r>
      <w:r w:rsidR="00B433C9" w:rsidRPr="004F63AD">
        <w:rPr>
          <w:rFonts w:hint="eastAsia"/>
          <w:rtl/>
        </w:rPr>
        <w:t>חי</w:t>
      </w:r>
      <w:r w:rsidR="00B433C9" w:rsidRPr="004F63AD">
        <w:rPr>
          <w:rtl/>
        </w:rPr>
        <w:t xml:space="preserve">, </w:t>
      </w:r>
      <w:r w:rsidRPr="00D1637C">
        <w:rPr>
          <w:rFonts w:cs="PFT_Frank" w:hint="eastAsia"/>
          <w:b/>
          <w:bCs/>
          <w:szCs w:val="14"/>
          <w:rtl/>
        </w:rPr>
        <w:t>שהותר</w:t>
      </w:r>
      <w:r>
        <w:rPr>
          <w:rFonts w:hint="cs"/>
          <w:rtl/>
        </w:rPr>
        <w:t xml:space="preserve"> אשת אח קודם,</w:t>
      </w:r>
    </w:p>
    <w:p w14:paraId="6AB0F2D8" w14:textId="4AA3E4E2" w:rsidR="007311BE" w:rsidRDefault="0001325A" w:rsidP="002B4000">
      <w:pPr>
        <w:rPr>
          <w:rtl/>
        </w:rPr>
      </w:pPr>
      <w:r>
        <w:rPr>
          <w:rStyle w:val="affff5"/>
          <w:rFonts w:hint="cs"/>
          <w:rtl/>
        </w:rPr>
        <w:t>ש</w:t>
      </w:r>
      <w:r w:rsidR="007311BE" w:rsidRPr="004F63AD">
        <w:rPr>
          <w:rStyle w:val="affff5"/>
          <w:rFonts w:hint="eastAsia"/>
          <w:rtl/>
        </w:rPr>
        <w:t>הרי</w:t>
      </w:r>
      <w:r w:rsidR="00B433C9" w:rsidRPr="0001325A">
        <w:rPr>
          <w:rStyle w:val="affff5"/>
          <w:rFonts w:hint="cs"/>
          <w:rtl/>
        </w:rPr>
        <w:t xml:space="preserve"> מודה</w:t>
      </w:r>
      <w:r w:rsidR="00B433C9" w:rsidRPr="004F63AD">
        <w:rPr>
          <w:rStyle w:val="affff5"/>
          <w:rtl/>
        </w:rPr>
        <w:t xml:space="preserve"> </w:t>
      </w:r>
      <w:r w:rsidR="00B433C9" w:rsidRPr="0001325A">
        <w:rPr>
          <w:rStyle w:val="affff5"/>
          <w:rFonts w:hint="cs"/>
          <w:rtl/>
        </w:rPr>
        <w:t>עולא</w:t>
      </w:r>
      <w:r>
        <w:rPr>
          <w:rFonts w:hint="cs"/>
          <w:rtl/>
        </w:rPr>
        <w:t>:</w:t>
      </w:r>
      <w:r w:rsidR="00B433C9" w:rsidRPr="002B4000">
        <w:rPr>
          <w:rtl/>
        </w:rPr>
        <w:t xml:space="preserve"> </w:t>
      </w:r>
      <w:r w:rsidR="00B433C9" w:rsidRPr="002B4000">
        <w:rPr>
          <w:rFonts w:hint="cs"/>
          <w:rtl/>
        </w:rPr>
        <w:t>בראה</w:t>
      </w:r>
      <w:r w:rsidR="00B433C9" w:rsidRPr="002B4000">
        <w:rPr>
          <w:rtl/>
        </w:rPr>
        <w:t xml:space="preserve"> </w:t>
      </w:r>
      <w:r w:rsidR="00B433C9" w:rsidRPr="002B4000">
        <w:rPr>
          <w:rFonts w:hint="cs"/>
          <w:rtl/>
        </w:rPr>
        <w:t>קרי</w:t>
      </w:r>
      <w:r w:rsidR="00B433C9" w:rsidRPr="002B4000">
        <w:rPr>
          <w:rtl/>
        </w:rPr>
        <w:t xml:space="preserve"> </w:t>
      </w:r>
      <w:r w:rsidR="00B433C9" w:rsidRPr="002B4000">
        <w:rPr>
          <w:rFonts w:hint="cs"/>
          <w:rtl/>
        </w:rPr>
        <w:t>ליל</w:t>
      </w:r>
      <w:r w:rsidR="00B433C9" w:rsidRPr="002B4000">
        <w:rPr>
          <w:rtl/>
        </w:rPr>
        <w:t xml:space="preserve"> </w:t>
      </w:r>
      <w:r w:rsidR="00B433C9" w:rsidRPr="002B4000">
        <w:rPr>
          <w:rFonts w:hint="cs"/>
          <w:rtl/>
        </w:rPr>
        <w:t>שמיני</w:t>
      </w:r>
      <w:r w:rsidR="00B433C9" w:rsidRPr="002B4000">
        <w:rPr>
          <w:rtl/>
        </w:rPr>
        <w:t xml:space="preserve">, </w:t>
      </w:r>
      <w:r w:rsidR="00B433C9" w:rsidRPr="002B4000">
        <w:rPr>
          <w:rFonts w:hint="cs"/>
          <w:rtl/>
        </w:rPr>
        <w:t>שאי</w:t>
      </w:r>
      <w:r w:rsidR="007311BE">
        <w:rPr>
          <w:rFonts w:hint="cs"/>
          <w:rtl/>
        </w:rPr>
        <w:t>נו</w:t>
      </w:r>
      <w:r w:rsidR="00B433C9" w:rsidRPr="002B4000">
        <w:rPr>
          <w:rtl/>
        </w:rPr>
        <w:t xml:space="preserve"> </w:t>
      </w:r>
      <w:r w:rsidR="00B433C9" w:rsidRPr="002B4000">
        <w:rPr>
          <w:rFonts w:hint="cs"/>
          <w:rtl/>
        </w:rPr>
        <w:t>מכניס</w:t>
      </w:r>
      <w:r w:rsidR="00B433C9" w:rsidRPr="002B4000">
        <w:rPr>
          <w:rtl/>
        </w:rPr>
        <w:t xml:space="preserve"> </w:t>
      </w:r>
      <w:r w:rsidR="00B433C9" w:rsidRPr="002B4000">
        <w:rPr>
          <w:rFonts w:hint="cs"/>
          <w:rtl/>
        </w:rPr>
        <w:t>בהונות</w:t>
      </w:r>
      <w:r w:rsidR="007311BE">
        <w:rPr>
          <w:rFonts w:hint="cs"/>
          <w:rtl/>
        </w:rPr>
        <w:t>!</w:t>
      </w:r>
    </w:p>
    <w:p w14:paraId="3AF43BFC" w14:textId="7FC124E8" w:rsidR="007311BE" w:rsidRDefault="007311BE" w:rsidP="002B4000">
      <w:pPr>
        <w:rPr>
          <w:rtl/>
        </w:rPr>
      </w:pPr>
      <w:r>
        <w:rPr>
          <w:rStyle w:val="affff5"/>
          <w:rFonts w:hint="cs"/>
          <w:rtl/>
        </w:rPr>
        <w:t>א</w:t>
      </w:r>
      <w:r w:rsidR="00206A7D">
        <w:rPr>
          <w:rStyle w:val="affff5"/>
          <w:rFonts w:hint="cs"/>
          <w:rtl/>
        </w:rPr>
        <w:t>. א</w:t>
      </w:r>
      <w:r w:rsidR="00B433C9" w:rsidRPr="004F63AD">
        <w:rPr>
          <w:rStyle w:val="affff5"/>
          <w:rFonts w:hint="eastAsia"/>
          <w:rtl/>
        </w:rPr>
        <w:t>לא</w:t>
      </w:r>
      <w:r>
        <w:rPr>
          <w:rStyle w:val="affff5"/>
          <w:rFonts w:hint="cs"/>
          <w:rtl/>
        </w:rPr>
        <w:t xml:space="preserve"> למסקנא</w:t>
      </w:r>
      <w:r w:rsidRPr="004F63AD">
        <w:rPr>
          <w:rStyle w:val="affff5"/>
          <w:rtl/>
        </w:rPr>
        <w:t>:</w:t>
      </w:r>
      <w:r w:rsidR="00B433C9" w:rsidRPr="002B4000">
        <w:rPr>
          <w:rFonts w:hint="cs"/>
          <w:rtl/>
        </w:rPr>
        <w:t xml:space="preserve"> </w:t>
      </w:r>
      <w:r w:rsidR="00B433C9" w:rsidRPr="007311BE">
        <w:rPr>
          <w:rStyle w:val="affff1"/>
          <w:rFonts w:hint="cs"/>
          <w:rtl/>
        </w:rPr>
        <w:t>'עליה'</w:t>
      </w:r>
      <w:r w:rsidR="00B433C9" w:rsidRPr="004F63AD">
        <w:rPr>
          <w:rtl/>
        </w:rPr>
        <w:t xml:space="preserve"> </w:t>
      </w:r>
      <w:r>
        <w:rPr>
          <w:rFonts w:hint="cs"/>
          <w:rtl/>
        </w:rPr>
        <w:t>הוצרך,</w:t>
      </w:r>
      <w:r w:rsidR="00274003" w:rsidRPr="002B4000">
        <w:rPr>
          <w:rtl/>
        </w:rPr>
        <w:t xml:space="preserve"> </w:t>
      </w:r>
      <w:r>
        <w:rPr>
          <w:rFonts w:hint="cs"/>
          <w:rtl/>
        </w:rPr>
        <w:t>כ</w:t>
      </w:r>
      <w:r w:rsidR="00B433C9" w:rsidRPr="002B4000">
        <w:rPr>
          <w:rtl/>
        </w:rPr>
        <w:t>ש</w:t>
      </w:r>
      <w:r w:rsidR="00B433C9" w:rsidRPr="002B4000">
        <w:rPr>
          <w:rFonts w:hint="cs"/>
          <w:rtl/>
        </w:rPr>
        <w:t>נשא</w:t>
      </w:r>
      <w:r w:rsidR="00B433C9" w:rsidRPr="002B4000">
        <w:rPr>
          <w:rtl/>
        </w:rPr>
        <w:t xml:space="preserve"> </w:t>
      </w:r>
      <w:r w:rsidR="00B433C9" w:rsidRPr="002B4000">
        <w:rPr>
          <w:rFonts w:hint="cs"/>
          <w:rtl/>
        </w:rPr>
        <w:t>מת</w:t>
      </w:r>
      <w:r w:rsidR="00B433C9" w:rsidRPr="002B4000">
        <w:rPr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ומת</w:t>
      </w:r>
      <w:r w:rsidR="00B433C9" w:rsidRPr="002B4000">
        <w:rPr>
          <w:rtl/>
        </w:rPr>
        <w:t xml:space="preserve"> </w:t>
      </w:r>
      <w:r w:rsidR="00B433C9" w:rsidRPr="002B4000">
        <w:rPr>
          <w:rFonts w:hint="cs"/>
          <w:rtl/>
        </w:rPr>
        <w:t>ואח</w:t>
      </w:r>
      <w:r w:rsidR="00B433C9" w:rsidRPr="002B4000">
        <w:rPr>
          <w:rtl/>
        </w:rPr>
        <w:t>"</w:t>
      </w:r>
      <w:r w:rsidR="00B433C9" w:rsidRPr="002B4000">
        <w:rPr>
          <w:rFonts w:hint="cs"/>
          <w:rtl/>
        </w:rPr>
        <w:t>כ</w:t>
      </w:r>
      <w:r w:rsidR="00B433C9" w:rsidRPr="002B4000">
        <w:rPr>
          <w:rtl/>
        </w:rPr>
        <w:t xml:space="preserve"> </w:t>
      </w:r>
      <w:r w:rsidR="00B433C9" w:rsidRPr="002B4000">
        <w:rPr>
          <w:rFonts w:hint="cs"/>
          <w:rtl/>
        </w:rPr>
        <w:t>נשא</w:t>
      </w:r>
      <w:r w:rsidR="00B433C9" w:rsidRPr="002B4000">
        <w:rPr>
          <w:rtl/>
        </w:rPr>
        <w:t xml:space="preserve"> </w:t>
      </w:r>
      <w:r w:rsidR="0001325A">
        <w:rPr>
          <w:rFonts w:hint="cs"/>
          <w:rtl/>
        </w:rPr>
        <w:t>ה</w:t>
      </w:r>
      <w:r w:rsidR="00B433C9" w:rsidRPr="002B4000">
        <w:rPr>
          <w:rFonts w:hint="cs"/>
          <w:rtl/>
        </w:rPr>
        <w:t>חי</w:t>
      </w:r>
      <w:r>
        <w:rPr>
          <w:rFonts w:hint="cs"/>
          <w:rtl/>
        </w:rPr>
        <w:t>,</w:t>
      </w:r>
    </w:p>
    <w:p w14:paraId="1624735E" w14:textId="2CE40535" w:rsidR="00B433C9" w:rsidRPr="004F63AD" w:rsidRDefault="007311BE" w:rsidP="004F63AD">
      <w:pPr>
        <w:ind w:left="678" w:firstLine="113"/>
        <w:rPr>
          <w:rtl/>
        </w:rPr>
      </w:pPr>
      <w:r>
        <w:rPr>
          <w:rFonts w:hint="cs"/>
          <w:rtl/>
        </w:rPr>
        <w:t xml:space="preserve">דהו"א </w:t>
      </w:r>
      <w:r w:rsidR="001B4AB9">
        <w:rPr>
          <w:rFonts w:hint="cs"/>
          <w:rtl/>
        </w:rPr>
        <w:t>'</w:t>
      </w:r>
      <w:r w:rsidR="00B433C9" w:rsidRPr="00D1637C">
        <w:rPr>
          <w:rFonts w:cs="PFT_Frank" w:hint="eastAsia"/>
          <w:b/>
          <w:bCs/>
          <w:szCs w:val="14"/>
          <w:rtl/>
        </w:rPr>
        <w:t>הואיל</w:t>
      </w:r>
      <w:r w:rsidR="00B433C9" w:rsidRPr="00D1637C">
        <w:rPr>
          <w:rFonts w:cs="PFT_Frank"/>
          <w:b/>
          <w:bCs/>
          <w:szCs w:val="14"/>
          <w:rtl/>
        </w:rPr>
        <w:t xml:space="preserve"> ואישתרי </w:t>
      </w:r>
      <w:r w:rsidR="001B4AB9" w:rsidRPr="004F63AD">
        <w:rPr>
          <w:rStyle w:val="affff8"/>
          <w:rFonts w:hint="eastAsia"/>
          <w:rtl/>
        </w:rPr>
        <w:t>וחל</w:t>
      </w:r>
      <w:r w:rsidR="001B4AB9" w:rsidRPr="004F63AD">
        <w:rPr>
          <w:rStyle w:val="affff8"/>
          <w:rtl/>
        </w:rPr>
        <w:t xml:space="preserve"> </w:t>
      </w:r>
      <w:r w:rsidR="001B4AB9" w:rsidRPr="004F63AD">
        <w:rPr>
          <w:rStyle w:val="affff8"/>
          <w:rFonts w:hint="eastAsia"/>
          <w:rtl/>
        </w:rPr>
        <w:t>כבר</w:t>
      </w:r>
      <w:r w:rsidR="001B4AB9" w:rsidRPr="004F63AD">
        <w:rPr>
          <w:rStyle w:val="affff8"/>
          <w:rtl/>
        </w:rPr>
        <w:t xml:space="preserve"> </w:t>
      </w:r>
      <w:r w:rsidR="001B4AB9" w:rsidRPr="004F63AD">
        <w:rPr>
          <w:rStyle w:val="affff8"/>
          <w:rFonts w:hint="eastAsia"/>
          <w:rtl/>
        </w:rPr>
        <w:t>ההיתר</w:t>
      </w:r>
      <w:r w:rsidR="001B4AB9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אישתרי</w:t>
      </w:r>
      <w:r w:rsidR="001B4AB9">
        <w:rPr>
          <w:rFonts w:hint="cs"/>
          <w:rtl/>
        </w:rPr>
        <w:t>'.</w:t>
      </w:r>
    </w:p>
    <w:p w14:paraId="07F5C7E2" w14:textId="0C2D0557" w:rsidR="00B433C9" w:rsidRDefault="00B433C9" w:rsidP="00B55EDF">
      <w:pPr>
        <w:rPr>
          <w:rStyle w:val="affff1"/>
          <w:rtl/>
        </w:rPr>
      </w:pPr>
      <w:r w:rsidRPr="00D238B7">
        <w:rPr>
          <w:rStyle w:val="affff5"/>
          <w:rFonts w:hint="cs"/>
          <w:rtl/>
        </w:rPr>
        <w:t>ב</w:t>
      </w:r>
      <w:r w:rsidR="00615A60">
        <w:rPr>
          <w:rFonts w:hint="cs"/>
          <w:rtl/>
        </w:rPr>
        <w:t>.</w:t>
      </w:r>
      <w:r w:rsidRPr="00C35A2C">
        <w:rPr>
          <w:rtl/>
        </w:rPr>
        <w:t xml:space="preserve"> </w:t>
      </w:r>
      <w:r w:rsidR="00A001CC">
        <w:rPr>
          <w:rFonts w:hint="cs"/>
          <w:rtl/>
        </w:rPr>
        <w:t>ב</w:t>
      </w:r>
      <w:r>
        <w:rPr>
          <w:rFonts w:hint="cs"/>
          <w:rtl/>
        </w:rPr>
        <w:t>היקש</w:t>
      </w:r>
      <w:r w:rsidR="00A001CC">
        <w:rPr>
          <w:rFonts w:hint="cs"/>
          <w:rtl/>
        </w:rPr>
        <w:t>,</w:t>
      </w:r>
      <w:r w:rsidRPr="00AD1A41">
        <w:rPr>
          <w:rStyle w:val="affff1"/>
          <w:rFonts w:hint="cs"/>
          <w:rtl/>
        </w:rPr>
        <w:t xml:space="preserve"> 'כל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אשר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יעשה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מכל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התועבות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האלה</w:t>
      </w:r>
      <w:r w:rsidR="00A001CC">
        <w:rPr>
          <w:rStyle w:val="affff1"/>
          <w:rFonts w:hint="cs"/>
          <w:rtl/>
        </w:rPr>
        <w:t>,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ונכרתו'</w:t>
      </w:r>
      <w:r w:rsidRPr="00AD1A41">
        <w:rPr>
          <w:rStyle w:val="affff1"/>
          <w:rtl/>
        </w:rPr>
        <w:t>,</w:t>
      </w:r>
    </w:p>
    <w:p w14:paraId="1847319B" w14:textId="71416959" w:rsidR="004F39D6" w:rsidRDefault="00A001CC" w:rsidP="00A001CC">
      <w:pPr>
        <w:ind w:left="226" w:firstLine="266"/>
        <w:rPr>
          <w:rtl/>
        </w:rPr>
      </w:pPr>
      <w:r>
        <w:rPr>
          <w:rStyle w:val="affff8"/>
          <w:rFonts w:hint="cs"/>
          <w:rtl/>
        </w:rPr>
        <w:t>- ה</w:t>
      </w:r>
      <w:r w:rsidR="00B433C9" w:rsidRPr="00BC4BA0">
        <w:rPr>
          <w:rStyle w:val="affff8"/>
          <w:rFonts w:hint="eastAsia"/>
          <w:rtl/>
        </w:rPr>
        <w:t>וקשו</w:t>
      </w:r>
      <w:r w:rsidR="00B433C9" w:rsidRPr="00BC4BA0">
        <w:rPr>
          <w:rStyle w:val="affff8"/>
          <w:rtl/>
        </w:rPr>
        <w:t xml:space="preserve"> </w:t>
      </w:r>
      <w:r w:rsidR="00B433C9" w:rsidRPr="00BC4BA0">
        <w:rPr>
          <w:rStyle w:val="affff8"/>
          <w:rFonts w:hint="eastAsia"/>
          <w:rtl/>
        </w:rPr>
        <w:t>כ</w:t>
      </w:r>
      <w:r w:rsidRPr="00BC4BA0">
        <w:rPr>
          <w:rStyle w:val="affff8"/>
          <w:rFonts w:hint="eastAsia"/>
          <w:rtl/>
        </w:rPr>
        <w:t>ו</w:t>
      </w:r>
      <w:r w:rsidR="00B433C9" w:rsidRPr="00BC4BA0">
        <w:rPr>
          <w:rStyle w:val="affff8"/>
          <w:rFonts w:hint="eastAsia"/>
          <w:rtl/>
        </w:rPr>
        <w:t>ל</w:t>
      </w:r>
      <w:r w:rsidRPr="00BC4BA0">
        <w:rPr>
          <w:rStyle w:val="affff8"/>
          <w:rFonts w:hint="eastAsia"/>
          <w:rtl/>
        </w:rPr>
        <w:t>ם</w:t>
      </w:r>
      <w:r w:rsidRPr="00BC4BA0">
        <w:rPr>
          <w:rStyle w:val="affff8"/>
          <w:rtl/>
        </w:rPr>
        <w:t xml:space="preserve"> זל"ז</w:t>
      </w:r>
      <w:r>
        <w:rPr>
          <w:rStyle w:val="affff8"/>
          <w:rFonts w:hint="cs"/>
          <w:rtl/>
        </w:rPr>
        <w:t xml:space="preserve"> -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והייתי מקיש כולם לאשת אח,</w:t>
      </w:r>
    </w:p>
    <w:p w14:paraId="2DD42DF9" w14:textId="3F082A15" w:rsidR="004F39D6" w:rsidRDefault="00E5768F" w:rsidP="00BC4BA0">
      <w:pPr>
        <w:ind w:firstLine="113"/>
        <w:rPr>
          <w:rtl/>
        </w:rPr>
      </w:pPr>
      <w:r>
        <w:rPr>
          <w:rFonts w:hint="cs"/>
          <w:rtl/>
        </w:rPr>
        <w:t xml:space="preserve"> </w:t>
      </w:r>
      <w:r w:rsidR="004F39D6">
        <w:rPr>
          <w:rFonts w:hint="cs"/>
          <w:rtl/>
        </w:rPr>
        <w:t>קמ"ל</w:t>
      </w:r>
      <w:r w:rsidR="00B433C9" w:rsidRPr="00DF5736">
        <w:rPr>
          <w:rStyle w:val="affff1"/>
          <w:rtl/>
        </w:rPr>
        <w:t xml:space="preserve"> </w:t>
      </w:r>
      <w:r w:rsidR="00B433C9" w:rsidRPr="00DF5736">
        <w:rPr>
          <w:rStyle w:val="affff1"/>
          <w:rFonts w:hint="cs"/>
          <w:rtl/>
        </w:rPr>
        <w:t xml:space="preserve">'עליה' </w:t>
      </w:r>
      <w:r w:rsidR="00B433C9" w:rsidRPr="00C35A2C">
        <w:rPr>
          <w:rFonts w:hint="cs"/>
          <w:rtl/>
        </w:rPr>
        <w:t>לאסור אחות אשה</w:t>
      </w:r>
      <w:r w:rsidR="004F39D6"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  <w:r w:rsidR="004F39D6">
        <w:rPr>
          <w:rFonts w:hint="cs"/>
          <w:rtl/>
        </w:rPr>
        <w:t>ומקישים כולם אליה -</w:t>
      </w:r>
    </w:p>
    <w:p w14:paraId="23165019" w14:textId="14D61877" w:rsidR="004F39D6" w:rsidRDefault="00E5768F" w:rsidP="00BC4BA0">
      <w:pPr>
        <w:ind w:left="226"/>
        <w:rPr>
          <w:rtl/>
        </w:rPr>
      </w:pPr>
      <w:r w:rsidRPr="00BC4BA0">
        <w:rPr>
          <w:rStyle w:val="affff5"/>
          <w:rFonts w:hint="eastAsia"/>
          <w:rtl/>
        </w:rPr>
        <w:t>א</w:t>
      </w:r>
      <w:r w:rsidRPr="00BC4BA0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 w:rsidRPr="00C35A2C">
        <w:rPr>
          <w:rFonts w:hint="cs"/>
          <w:rtl/>
        </w:rPr>
        <w:t>לחומרא מקשינן</w:t>
      </w:r>
      <w:r w:rsidR="004F39D6">
        <w:rPr>
          <w:rFonts w:hint="cs"/>
          <w:rtl/>
        </w:rPr>
        <w:t>,</w:t>
      </w:r>
      <w:r w:rsidR="004F39D6">
        <w:rPr>
          <w:rStyle w:val="affff5"/>
          <w:rFonts w:hint="cs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 w:rsidR="00B433C9" w:rsidRPr="00D238B7">
        <w:rPr>
          <w:rStyle w:val="affff5"/>
          <w:rFonts w:hint="cs"/>
          <w:rtl/>
        </w:rPr>
        <w:t>ב.</w:t>
      </w:r>
      <w:r w:rsidR="00B433C9" w:rsidRPr="00C35A2C">
        <w:rPr>
          <w:rFonts w:hint="cs"/>
          <w:rtl/>
        </w:rPr>
        <w:t xml:space="preserve"> </w:t>
      </w:r>
      <w:r w:rsidR="004F39D6">
        <w:rPr>
          <w:rFonts w:hint="cs"/>
          <w:rtl/>
        </w:rPr>
        <w:t>ד</w:t>
      </w:r>
      <w:r w:rsidR="00B433C9" w:rsidRPr="00C35A2C">
        <w:rPr>
          <w:rFonts w:hint="cs"/>
          <w:rtl/>
        </w:rPr>
        <w:t>תרי איסורי מתרי איסורי</w:t>
      </w:r>
      <w:r w:rsidR="004F39D6">
        <w:rPr>
          <w:rFonts w:hint="cs"/>
          <w:rtl/>
        </w:rPr>
        <w:t>.</w:t>
      </w:r>
    </w:p>
    <w:p w14:paraId="7E7F372D" w14:textId="246AB3FB" w:rsidR="00C66516" w:rsidRDefault="00E5768F" w:rsidP="00C66516">
      <w:pPr>
        <w:rPr>
          <w:rtl/>
        </w:rPr>
      </w:pPr>
      <w:r w:rsidRPr="00BC4BA0">
        <w:rPr>
          <w:rStyle w:val="affff5"/>
          <w:rFonts w:hint="eastAsia"/>
          <w:rtl/>
        </w:rPr>
        <w:t>ג</w:t>
      </w:r>
      <w:r>
        <w:rPr>
          <w:rFonts w:ascii="FrankRuehl" w:hAnsi="FrankRuehl" w:hint="cs"/>
          <w:rtl/>
        </w:rPr>
        <w:t xml:space="preserve">. </w:t>
      </w:r>
      <w:r w:rsidR="00B433C9" w:rsidRPr="004122DB">
        <w:rPr>
          <w:rStyle w:val="affff5"/>
          <w:rFonts w:hint="cs"/>
          <w:rtl/>
        </w:rPr>
        <w:t>רבא</w:t>
      </w:r>
      <w:r w:rsidR="00B433C9" w:rsidRPr="003F3A85">
        <w:rPr>
          <w:rFonts w:cs="PFT_Frank"/>
          <w:b/>
          <w:bCs/>
          <w:spacing w:val="-2"/>
          <w:szCs w:val="14"/>
          <w:rtl/>
        </w:rPr>
        <w:t xml:space="preserve">: </w:t>
      </w:r>
      <w:r w:rsidR="00C66516" w:rsidRPr="00BC4BA0">
        <w:rPr>
          <w:rStyle w:val="affff1"/>
          <w:rtl/>
        </w:rPr>
        <w:t>'</w:t>
      </w:r>
      <w:r w:rsidR="00C66516" w:rsidRPr="00BC4BA0">
        <w:rPr>
          <w:rStyle w:val="affff1"/>
          <w:rFonts w:hint="eastAsia"/>
          <w:rtl/>
        </w:rPr>
        <w:t>עליה</w:t>
      </w:r>
      <w:r w:rsidR="00C66516" w:rsidRPr="00BC4BA0">
        <w:rPr>
          <w:rStyle w:val="affff1"/>
          <w:rtl/>
        </w:rPr>
        <w:t>'</w:t>
      </w:r>
      <w:r w:rsidR="00B433C9" w:rsidRPr="00BC4BA0">
        <w:rPr>
          <w:rtl/>
        </w:rPr>
        <w:t xml:space="preserve"> </w:t>
      </w:r>
      <w:r w:rsidR="00C66516">
        <w:rPr>
          <w:rFonts w:hint="cs"/>
          <w:rtl/>
        </w:rPr>
        <w:t xml:space="preserve">הוצרך </w:t>
      </w:r>
      <w:r w:rsidR="00C66516" w:rsidRPr="006E0774">
        <w:rPr>
          <w:rFonts w:hint="cs"/>
          <w:spacing w:val="-2"/>
          <w:rtl/>
        </w:rPr>
        <w:t>ל</w:t>
      </w:r>
      <w:r w:rsidR="00C66516">
        <w:rPr>
          <w:rFonts w:hint="cs"/>
          <w:spacing w:val="-2"/>
          <w:rtl/>
        </w:rPr>
        <w:t>א</w:t>
      </w:r>
      <w:r w:rsidR="00C66516" w:rsidRPr="006E0774">
        <w:rPr>
          <w:rFonts w:hint="cs"/>
          <w:spacing w:val="-2"/>
          <w:rtl/>
        </w:rPr>
        <w:t>ס</w:t>
      </w:r>
      <w:r w:rsidR="00C66516">
        <w:rPr>
          <w:rFonts w:hint="cs"/>
          <w:spacing w:val="-2"/>
          <w:rtl/>
        </w:rPr>
        <w:t>ו</w:t>
      </w:r>
      <w:r w:rsidR="00C66516" w:rsidRPr="006E0774">
        <w:rPr>
          <w:rFonts w:hint="cs"/>
          <w:spacing w:val="-2"/>
          <w:rtl/>
        </w:rPr>
        <w:t>ר</w:t>
      </w:r>
      <w:r w:rsidR="00C66516" w:rsidRPr="006E0774">
        <w:rPr>
          <w:spacing w:val="-2"/>
          <w:rtl/>
        </w:rPr>
        <w:t xml:space="preserve"> </w:t>
      </w:r>
      <w:r w:rsidR="00C66516" w:rsidRPr="006E0774">
        <w:rPr>
          <w:rFonts w:hint="cs"/>
          <w:spacing w:val="-2"/>
          <w:rtl/>
        </w:rPr>
        <w:t>צרה</w:t>
      </w:r>
      <w:r w:rsidR="00C66516">
        <w:rPr>
          <w:rFonts w:hint="cs"/>
          <w:spacing w:val="-2"/>
          <w:rtl/>
        </w:rPr>
        <w:t>,</w:t>
      </w:r>
      <w:r w:rsidR="00C66516" w:rsidRPr="00C66516">
        <w:rPr>
          <w:rFonts w:hint="cs"/>
          <w:rtl/>
        </w:rPr>
        <w:t xml:space="preserve"> </w:t>
      </w:r>
      <w:r w:rsidR="00C66516">
        <w:rPr>
          <w:rFonts w:hint="cs"/>
          <w:rtl/>
        </w:rPr>
        <w:t>אבל ערוה פשיטא שאסורה,</w:t>
      </w:r>
    </w:p>
    <w:p w14:paraId="1E5BD0D7" w14:textId="5802FED5" w:rsidR="00B433C9" w:rsidRPr="0090328A" w:rsidRDefault="00C66516" w:rsidP="007C50EB">
      <w:pPr>
        <w:rPr>
          <w:rFonts w:cs="PFT_Frank"/>
          <w:b/>
          <w:bCs/>
          <w:sz w:val="14"/>
          <w:szCs w:val="14"/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וכוונת הברייתא</w:t>
      </w:r>
      <w:r w:rsidR="00B433C9" w:rsidRPr="00C35A2C">
        <w:rPr>
          <w:rFonts w:hint="cs"/>
          <w:rtl/>
        </w:rPr>
        <w:t xml:space="preserve"> </w:t>
      </w:r>
      <w:r w:rsidRPr="00BC4BA0">
        <w:rPr>
          <w:rStyle w:val="affff8"/>
          <w:rtl/>
        </w:rPr>
        <w:t>'</w:t>
      </w:r>
      <w:r w:rsidR="00B433C9" w:rsidRPr="00BC4BA0">
        <w:rPr>
          <w:rStyle w:val="affff8"/>
          <w:rFonts w:hint="eastAsia"/>
          <w:rtl/>
        </w:rPr>
        <w:t>אין</w:t>
      </w:r>
      <w:r w:rsidR="00B433C9" w:rsidRPr="00BC4BA0">
        <w:rPr>
          <w:rStyle w:val="affff8"/>
          <w:rtl/>
        </w:rPr>
        <w:t xml:space="preserve"> </w:t>
      </w:r>
      <w:r w:rsidR="00B433C9" w:rsidRPr="00BC4BA0">
        <w:rPr>
          <w:rStyle w:val="affff8"/>
          <w:rFonts w:hint="eastAsia"/>
          <w:rtl/>
        </w:rPr>
        <w:t>לי</w:t>
      </w:r>
      <w:r w:rsidR="00B433C9" w:rsidRPr="00BC4BA0">
        <w:rPr>
          <w:rStyle w:val="affff8"/>
          <w:rtl/>
        </w:rPr>
        <w:t xml:space="preserve"> </w:t>
      </w:r>
      <w:r w:rsidR="00B433C9" w:rsidRPr="00BC4BA0">
        <w:rPr>
          <w:rStyle w:val="affff8"/>
          <w:rFonts w:hint="eastAsia"/>
          <w:rtl/>
        </w:rPr>
        <w:t>אלא</w:t>
      </w:r>
      <w:r w:rsidR="00B433C9" w:rsidRPr="00BC4BA0">
        <w:rPr>
          <w:rStyle w:val="affff8"/>
          <w:rtl/>
        </w:rPr>
        <w:t xml:space="preserve"> </w:t>
      </w:r>
      <w:r w:rsidR="00B433C9" w:rsidRPr="00BC4BA0">
        <w:rPr>
          <w:rStyle w:val="affff8"/>
          <w:rFonts w:hint="eastAsia"/>
          <w:rtl/>
        </w:rPr>
        <w:t>ה</w:t>
      </w:r>
      <w:r w:rsidRPr="00BC4BA0">
        <w:rPr>
          <w:rStyle w:val="affff8"/>
          <w:rFonts w:hint="eastAsia"/>
          <w:rtl/>
        </w:rPr>
        <w:t>ן</w:t>
      </w:r>
      <w:r w:rsidRPr="00BC4BA0">
        <w:rPr>
          <w:rStyle w:val="affff8"/>
          <w:rtl/>
        </w:rPr>
        <w:t>'</w:t>
      </w:r>
      <w:r w:rsidR="00B433C9" w:rsidRPr="00C35A2C">
        <w:rPr>
          <w:rFonts w:hint="cs"/>
          <w:rtl/>
        </w:rPr>
        <w:t xml:space="preserve"> </w:t>
      </w:r>
      <w:r>
        <w:rPr>
          <w:rStyle w:val="affff8"/>
          <w:rFonts w:hint="cs"/>
          <w:rtl/>
        </w:rPr>
        <w:t>-</w:t>
      </w:r>
      <w:r w:rsidR="00B433C9" w:rsidRPr="00C35A2C">
        <w:rPr>
          <w:rFonts w:hint="cs"/>
          <w:rtl/>
        </w:rPr>
        <w:t xml:space="preserve"> משום צר</w:t>
      </w:r>
      <w:r>
        <w:rPr>
          <w:rFonts w:hint="cs"/>
          <w:rtl/>
        </w:rPr>
        <w:t>ות בלבד.</w:t>
      </w:r>
    </w:p>
    <w:p w14:paraId="73841A3B" w14:textId="0028E6AC" w:rsidR="00B433C9" w:rsidRPr="00C35A2C" w:rsidRDefault="00C66516" w:rsidP="00B55EDF">
      <w:pPr>
        <w:rPr>
          <w:rtl/>
        </w:rPr>
      </w:pPr>
      <w:r>
        <w:rPr>
          <w:rStyle w:val="affff5"/>
          <w:rFonts w:hint="cs"/>
          <w:rtl/>
        </w:rPr>
        <w:t>ו</w:t>
      </w:r>
      <w:r w:rsidRPr="00BC4BA0">
        <w:rPr>
          <w:rStyle w:val="affff5"/>
          <w:rFonts w:hint="eastAsia"/>
          <w:rtl/>
        </w:rPr>
        <w:t>דתניא</w:t>
      </w:r>
      <w:r w:rsidR="00B433C9" w:rsidRPr="00BC4BA0">
        <w:rPr>
          <w:rStyle w:val="affff5"/>
          <w:rtl/>
        </w:rPr>
        <w:t xml:space="preserve"> </w:t>
      </w:r>
      <w:r w:rsidRPr="00BC4BA0">
        <w:rPr>
          <w:rStyle w:val="affff5"/>
          <w:rFonts w:hint="eastAsia"/>
          <w:rtl/>
        </w:rPr>
        <w:t>מ</w:t>
      </w:r>
      <w:r w:rsidR="00B433C9" w:rsidRPr="00C66516">
        <w:rPr>
          <w:rStyle w:val="affff5"/>
          <w:rFonts w:hint="cs"/>
          <w:rtl/>
        </w:rPr>
        <w:t>רבי</w:t>
      </w:r>
      <w:r w:rsidR="00B433C9" w:rsidRPr="00C35A2C">
        <w:rPr>
          <w:rtl/>
        </w:rPr>
        <w:t>:</w:t>
      </w:r>
      <w:r w:rsidR="00B433C9" w:rsidRPr="00DF5736">
        <w:rPr>
          <w:rStyle w:val="affff1"/>
          <w:rtl/>
        </w:rPr>
        <w:t xml:space="preserve"> </w:t>
      </w:r>
      <w:r w:rsidR="00B433C9" w:rsidRPr="00DF5736">
        <w:rPr>
          <w:rStyle w:val="affff1"/>
          <w:rFonts w:hint="cs"/>
          <w:rtl/>
        </w:rPr>
        <w:t>'ולקח</w:t>
      </w:r>
      <w:r w:rsidR="00B433C9" w:rsidRPr="00BC4BA0">
        <w:rPr>
          <w:rStyle w:val="affff1"/>
          <w:rFonts w:hint="eastAsia"/>
          <w:b/>
          <w:bCs/>
          <w:rtl/>
        </w:rPr>
        <w:t>ה</w:t>
      </w:r>
      <w:r w:rsidR="00B433C9" w:rsidRPr="00DF5736">
        <w:rPr>
          <w:rStyle w:val="affff1"/>
          <w:rtl/>
        </w:rPr>
        <w:t xml:space="preserve">, </w:t>
      </w:r>
      <w:r w:rsidR="00B433C9" w:rsidRPr="00DF5736">
        <w:rPr>
          <w:rStyle w:val="affff1"/>
          <w:rFonts w:hint="cs"/>
          <w:rtl/>
        </w:rPr>
        <w:t>ויבמ</w:t>
      </w:r>
      <w:r w:rsidR="00B433C9" w:rsidRPr="00BC4BA0">
        <w:rPr>
          <w:rStyle w:val="affff1"/>
          <w:rFonts w:hint="eastAsia"/>
          <w:b/>
          <w:bCs/>
          <w:rtl/>
        </w:rPr>
        <w:t>ה</w:t>
      </w:r>
      <w:r w:rsidR="00B433C9" w:rsidRPr="00DF5736">
        <w:rPr>
          <w:rStyle w:val="affff1"/>
          <w:rFonts w:hint="cs"/>
          <w:rtl/>
        </w:rPr>
        <w:t>'</w:t>
      </w:r>
      <w:r w:rsidR="00B433C9" w:rsidRPr="00DF5736">
        <w:rPr>
          <w:rStyle w:val="affff1"/>
          <w:rtl/>
        </w:rPr>
        <w:t xml:space="preserve"> </w:t>
      </w:r>
      <w:r w:rsidR="00B433C9" w:rsidRPr="00C35A2C">
        <w:rPr>
          <w:rFonts w:hint="cs"/>
          <w:rtl/>
        </w:rPr>
        <w:t>לאסור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צרות</w:t>
      </w:r>
      <w:r w:rsidR="00B433C9" w:rsidRPr="00C35A2C">
        <w:rPr>
          <w:rtl/>
        </w:rPr>
        <w:t xml:space="preserve"> </w:t>
      </w:r>
      <w:r w:rsidR="00D068A9" w:rsidRPr="00D1637C">
        <w:rPr>
          <w:rFonts w:cs="PFT_Frank" w:hint="eastAsia"/>
          <w:b/>
          <w:bCs/>
          <w:szCs w:val="14"/>
          <w:rtl/>
        </w:rPr>
        <w:t>ו</w:t>
      </w:r>
      <w:r w:rsidR="00B433C9" w:rsidRPr="00C35A2C">
        <w:rPr>
          <w:rFonts w:hint="cs"/>
          <w:rtl/>
        </w:rPr>
        <w:t>עריות</w:t>
      </w:r>
      <w:r w:rsidR="00D068A9">
        <w:rPr>
          <w:rFonts w:hint="cs"/>
          <w:rtl/>
        </w:rPr>
        <w:t>,</w:t>
      </w:r>
    </w:p>
    <w:p w14:paraId="2DEF3675" w14:textId="36E26814" w:rsidR="00B433C9" w:rsidRPr="006E0774" w:rsidRDefault="00D068A9" w:rsidP="007C50EB">
      <w:pPr>
        <w:rPr>
          <w:spacing w:val="-6"/>
          <w:rtl/>
        </w:rPr>
      </w:pPr>
      <w:r>
        <w:rPr>
          <w:rFonts w:hint="cs"/>
          <w:spacing w:val="-6"/>
          <w:rtl/>
        </w:rPr>
        <w:t xml:space="preserve">- צרות </w:t>
      </w:r>
      <w:r w:rsidRPr="00D1637C">
        <w:rPr>
          <w:rFonts w:cs="PFT_Frank" w:hint="eastAsia"/>
          <w:b/>
          <w:bCs/>
          <w:spacing w:val="-6"/>
          <w:szCs w:val="14"/>
          <w:rtl/>
        </w:rPr>
        <w:t>ד</w:t>
      </w:r>
      <w:r>
        <w:rPr>
          <w:rFonts w:hint="cs"/>
          <w:spacing w:val="-6"/>
          <w:rtl/>
        </w:rPr>
        <w:t>עריות -</w:t>
      </w:r>
      <w:r w:rsidRPr="006E0774">
        <w:rPr>
          <w:rFonts w:hint="cs"/>
          <w:spacing w:val="-6"/>
          <w:rtl/>
        </w:rPr>
        <w:t xml:space="preserve"> </w:t>
      </w:r>
      <w:r w:rsidR="00B433C9" w:rsidRPr="00BC4BA0">
        <w:rPr>
          <w:rStyle w:val="affff5"/>
          <w:rFonts w:hint="eastAsia"/>
          <w:rtl/>
        </w:rPr>
        <w:t>חד</w:t>
      </w:r>
      <w:r w:rsidR="00B433C9" w:rsidRPr="006E0774">
        <w:rPr>
          <w:rFonts w:hint="cs"/>
          <w:spacing w:val="-6"/>
          <w:rtl/>
        </w:rPr>
        <w:t xml:space="preserve"> </w:t>
      </w:r>
      <w:r>
        <w:rPr>
          <w:rFonts w:hint="cs"/>
          <w:spacing w:val="-6"/>
          <w:rtl/>
        </w:rPr>
        <w:t>לאוסרה</w:t>
      </w:r>
      <w:r w:rsidR="00B433C9" w:rsidRPr="006E0774">
        <w:rPr>
          <w:rFonts w:hint="cs"/>
          <w:spacing w:val="-6"/>
          <w:rtl/>
        </w:rPr>
        <w:t xml:space="preserve"> </w:t>
      </w:r>
      <w:r>
        <w:rPr>
          <w:rFonts w:hint="cs"/>
          <w:spacing w:val="-6"/>
          <w:rtl/>
        </w:rPr>
        <w:t>כשיש</w:t>
      </w:r>
      <w:r w:rsidR="00B433C9" w:rsidRPr="006E0774">
        <w:rPr>
          <w:rFonts w:hint="cs"/>
          <w:spacing w:val="-6"/>
          <w:rtl/>
        </w:rPr>
        <w:t xml:space="preserve"> מצווה </w:t>
      </w:r>
      <w:r w:rsidR="00B433C9" w:rsidRPr="00BC4BA0">
        <w:rPr>
          <w:rStyle w:val="affff5"/>
          <w:rFonts w:hint="eastAsia"/>
          <w:rtl/>
        </w:rPr>
        <w:t>וחד</w:t>
      </w:r>
      <w:r w:rsidR="00B433C9" w:rsidRPr="006E0774">
        <w:rPr>
          <w:rFonts w:hint="cs"/>
          <w:spacing w:val="-6"/>
          <w:rtl/>
        </w:rPr>
        <w:t xml:space="preserve"> ל</w:t>
      </w:r>
      <w:r w:rsidR="00AA64CA">
        <w:rPr>
          <w:rFonts w:hint="cs"/>
          <w:spacing w:val="-6"/>
          <w:rtl/>
        </w:rPr>
        <w:t>התיר</w:t>
      </w:r>
      <w:r>
        <w:rPr>
          <w:rFonts w:hint="cs"/>
          <w:spacing w:val="-6"/>
          <w:rtl/>
        </w:rPr>
        <w:t>ה</w:t>
      </w:r>
      <w:r w:rsidR="00B433C9" w:rsidRPr="006E0774">
        <w:rPr>
          <w:rFonts w:hint="cs"/>
          <w:spacing w:val="-6"/>
          <w:rtl/>
        </w:rPr>
        <w:t xml:space="preserve"> </w:t>
      </w:r>
      <w:r>
        <w:rPr>
          <w:rFonts w:hint="cs"/>
          <w:spacing w:val="-6"/>
          <w:rtl/>
        </w:rPr>
        <w:t>כשאין</w:t>
      </w:r>
      <w:r w:rsidR="00B433C9" w:rsidRPr="006E0774">
        <w:rPr>
          <w:rFonts w:hint="cs"/>
          <w:spacing w:val="-6"/>
          <w:rtl/>
        </w:rPr>
        <w:t xml:space="preserve"> מצוה</w:t>
      </w:r>
      <w:r>
        <w:rPr>
          <w:rFonts w:hint="cs"/>
          <w:spacing w:val="-6"/>
          <w:rtl/>
        </w:rPr>
        <w:t>.</w:t>
      </w:r>
    </w:p>
    <w:p w14:paraId="59C902E4" w14:textId="1A172783" w:rsidR="00D068A9" w:rsidRDefault="00D068A9" w:rsidP="00B55EDF">
      <w:pPr>
        <w:rPr>
          <w:rtl/>
        </w:rPr>
      </w:pPr>
      <w:r>
        <w:rPr>
          <w:rStyle w:val="affff5"/>
          <w:rFonts w:hint="cs"/>
          <w:rtl/>
        </w:rPr>
        <w:t>ו</w:t>
      </w:r>
      <w:r w:rsidR="00B433C9" w:rsidRPr="00BC4BA0">
        <w:rPr>
          <w:rStyle w:val="affff5"/>
          <w:rFonts w:hint="eastAsia"/>
          <w:rtl/>
        </w:rPr>
        <w:t>מתני</w:t>
      </w:r>
      <w:r w:rsidR="00B433C9" w:rsidRPr="00BC4BA0">
        <w:rPr>
          <w:rStyle w:val="affff5"/>
          <w:rtl/>
        </w:rPr>
        <w:t xml:space="preserve">' </w:t>
      </w:r>
      <w:r w:rsidR="00B433C9" w:rsidRPr="00BC4BA0">
        <w:rPr>
          <w:rStyle w:val="affff5"/>
          <w:rFonts w:hint="eastAsia"/>
          <w:rtl/>
        </w:rPr>
        <w:t>די</w:t>
      </w:r>
      <w:r w:rsidRPr="00BC4BA0">
        <w:rPr>
          <w:rStyle w:val="affff5"/>
          <w:rFonts w:hint="eastAsia"/>
          <w:rtl/>
        </w:rPr>
        <w:t>י</w:t>
      </w:r>
      <w:r w:rsidR="00B433C9" w:rsidRPr="00BC4BA0">
        <w:rPr>
          <w:rStyle w:val="affff5"/>
          <w:rFonts w:hint="eastAsia"/>
          <w:rtl/>
        </w:rPr>
        <w:t>קא</w:t>
      </w:r>
      <w:r w:rsidR="00B433C9" w:rsidRPr="00BC4BA0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ט"ו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נשים</w:t>
      </w:r>
      <w:r w:rsidR="00B433C9" w:rsidRPr="00C35A2C">
        <w:rPr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פוטרות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צרותיהן</w:t>
      </w:r>
      <w:r w:rsidR="00B433C9" w:rsidRPr="00C35A2C">
        <w:rPr>
          <w:rtl/>
        </w:rPr>
        <w:t xml:space="preserve">, </w:t>
      </w:r>
      <w:r>
        <w:rPr>
          <w:rFonts w:hint="cs"/>
          <w:rtl/>
        </w:rPr>
        <w:t>ולא</w:t>
      </w:r>
      <w:r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פטורות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ופוטרות</w:t>
      </w:r>
      <w:r>
        <w:rPr>
          <w:rFonts w:hint="cs"/>
          <w:rtl/>
        </w:rPr>
        <w:t>.</w:t>
      </w:r>
    </w:p>
    <w:p w14:paraId="5A19A1D2" w14:textId="6AF45D84" w:rsidR="00D068A9" w:rsidRPr="00AA0E3F" w:rsidRDefault="00627969" w:rsidP="00627969">
      <w:pPr>
        <w:jc w:val="center"/>
        <w:rPr>
          <w:rFonts w:cs="PFT_Frank"/>
          <w:b/>
          <w:bCs/>
          <w:szCs w:val="14"/>
          <w:rtl/>
        </w:rPr>
      </w:pPr>
      <w:r w:rsidRPr="00AA0E3F">
        <w:rPr>
          <w:rFonts w:cs="PFT_Frank" w:hint="cs"/>
          <w:b/>
          <w:bCs/>
          <w:szCs w:val="14"/>
          <w:rtl/>
        </w:rPr>
        <w:t>ג' הקושיות על עליה</w:t>
      </w:r>
    </w:p>
    <w:p w14:paraId="13E57233" w14:textId="5392A06A" w:rsidR="00AA64CA" w:rsidRPr="00062827" w:rsidRDefault="00D068A9" w:rsidP="007C50EB">
      <w:pPr>
        <w:ind w:hanging="1"/>
        <w:rPr>
          <w:spacing w:val="-2"/>
          <w:rtl/>
        </w:rPr>
      </w:pPr>
      <w:r w:rsidRPr="00062827">
        <w:rPr>
          <w:rStyle w:val="affff5"/>
          <w:rFonts w:hint="cs"/>
          <w:rtl/>
        </w:rPr>
        <w:t xml:space="preserve">א. </w:t>
      </w:r>
      <w:r w:rsidRPr="00062827">
        <w:rPr>
          <w:rStyle w:val="affff5"/>
          <w:rFonts w:hint="eastAsia"/>
          <w:rtl/>
        </w:rPr>
        <w:t>ויקשה</w:t>
      </w:r>
      <w:r w:rsidRPr="00062827">
        <w:rPr>
          <w:rStyle w:val="affff5"/>
          <w:rtl/>
        </w:rPr>
        <w:t>:</w:t>
      </w:r>
      <w:r w:rsidRPr="00062827">
        <w:rPr>
          <w:rFonts w:hint="cs"/>
          <w:spacing w:val="-2"/>
          <w:rtl/>
        </w:rPr>
        <w:t xml:space="preserve"> גם בלי </w:t>
      </w:r>
      <w:r w:rsidRPr="00062827">
        <w:rPr>
          <w:rStyle w:val="affff1"/>
          <w:spacing w:val="-2"/>
          <w:rtl/>
        </w:rPr>
        <w:t>'עליה'</w:t>
      </w:r>
      <w:r w:rsidRPr="00062827">
        <w:rPr>
          <w:rFonts w:hint="cs"/>
          <w:spacing w:val="-2"/>
          <w:rtl/>
        </w:rPr>
        <w:t xml:space="preserve"> הייתי אוסר </w:t>
      </w:r>
      <w:r w:rsidR="00B433C9" w:rsidRPr="00062827">
        <w:rPr>
          <w:rFonts w:hint="cs"/>
          <w:spacing w:val="-2"/>
          <w:rtl/>
        </w:rPr>
        <w:t>צרה</w:t>
      </w:r>
      <w:r w:rsidRPr="00062827">
        <w:rPr>
          <w:rFonts w:hint="cs"/>
          <w:spacing w:val="-2"/>
          <w:rtl/>
        </w:rPr>
        <w:t>,</w:t>
      </w:r>
      <w:r w:rsidR="00B433C9" w:rsidRPr="00062827">
        <w:rPr>
          <w:rFonts w:hint="cs"/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שהיא</w:t>
      </w:r>
      <w:r w:rsidR="00B433C9" w:rsidRPr="00062827">
        <w:rPr>
          <w:rFonts w:hint="cs"/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 xml:space="preserve">גם </w:t>
      </w:r>
      <w:r w:rsidR="00B433C9" w:rsidRPr="00062827">
        <w:rPr>
          <w:rFonts w:hint="cs"/>
          <w:spacing w:val="-2"/>
          <w:rtl/>
        </w:rPr>
        <w:t>ל</w:t>
      </w:r>
      <w:r w:rsidR="00B433C9" w:rsidRPr="00062827">
        <w:rPr>
          <w:spacing w:val="-2"/>
          <w:rtl/>
        </w:rPr>
        <w:t>"</w:t>
      </w:r>
      <w:r w:rsidR="00B433C9" w:rsidRPr="00062827">
        <w:rPr>
          <w:rFonts w:hint="cs"/>
          <w:spacing w:val="-2"/>
          <w:rtl/>
        </w:rPr>
        <w:t xml:space="preserve">ת </w:t>
      </w:r>
      <w:r w:rsidRPr="00062827">
        <w:rPr>
          <w:rFonts w:hint="cs"/>
          <w:spacing w:val="-2"/>
          <w:rtl/>
        </w:rPr>
        <w:t>עם</w:t>
      </w:r>
      <w:r w:rsidR="00B433C9" w:rsidRPr="00062827">
        <w:rPr>
          <w:rFonts w:hint="cs"/>
          <w:spacing w:val="-2"/>
          <w:rtl/>
        </w:rPr>
        <w:t xml:space="preserve"> כרת</w:t>
      </w:r>
      <w:r w:rsidR="00AA64CA" w:rsidRPr="00062827">
        <w:rPr>
          <w:rFonts w:hint="cs"/>
          <w:spacing w:val="-2"/>
          <w:rtl/>
        </w:rPr>
        <w:t>,</w:t>
      </w:r>
    </w:p>
    <w:p w14:paraId="7323947A" w14:textId="4BAFB2B7" w:rsidR="00D068A9" w:rsidRDefault="00D068A9" w:rsidP="007C50EB">
      <w:pPr>
        <w:ind w:hanging="1"/>
        <w:rPr>
          <w:rtl/>
        </w:rPr>
      </w:pPr>
      <w:r w:rsidRPr="00BC4BA0">
        <w:rPr>
          <w:rStyle w:val="affff5"/>
          <w:rFonts w:hint="eastAsia"/>
          <w:rtl/>
        </w:rPr>
        <w:t>ותירץ</w:t>
      </w:r>
      <w:r w:rsidRPr="00BC4BA0">
        <w:rPr>
          <w:rStyle w:val="affff5"/>
          <w:rtl/>
        </w:rPr>
        <w:t xml:space="preserve"> </w:t>
      </w:r>
      <w:r w:rsidRPr="00BC4BA0">
        <w:rPr>
          <w:rStyle w:val="affff5"/>
          <w:rFonts w:hint="eastAsia"/>
          <w:rtl/>
        </w:rPr>
        <w:t>ראב</w:t>
      </w:r>
      <w:r w:rsidRPr="00BC4BA0">
        <w:rPr>
          <w:rStyle w:val="affff5"/>
          <w:rtl/>
        </w:rPr>
        <w:t>"ב:</w:t>
      </w:r>
      <w:r w:rsidR="00B433C9" w:rsidRPr="00C35A2C">
        <w:rPr>
          <w:rFonts w:hint="cs"/>
          <w:rtl/>
        </w:rPr>
        <w:t xml:space="preserve"> </w:t>
      </w:r>
      <w:r w:rsidRPr="007311BE">
        <w:rPr>
          <w:rStyle w:val="affff1"/>
          <w:rFonts w:hint="cs"/>
          <w:rtl/>
        </w:rPr>
        <w:t>'עליה'</w:t>
      </w:r>
      <w:r w:rsidRPr="004F63AD">
        <w:rPr>
          <w:rtl/>
        </w:rPr>
        <w:t xml:space="preserve"> </w:t>
      </w:r>
      <w:r>
        <w:rPr>
          <w:rFonts w:hint="cs"/>
          <w:rtl/>
        </w:rPr>
        <w:t>הוצרך</w:t>
      </w:r>
      <w:r w:rsidRPr="00C35A2C">
        <w:rPr>
          <w:rFonts w:hint="cs"/>
          <w:rtl/>
        </w:rPr>
        <w:t xml:space="preserve"> </w:t>
      </w:r>
      <w:r w:rsidR="00B433C9" w:rsidRPr="00C35A2C">
        <w:rPr>
          <w:rFonts w:hint="cs"/>
          <w:rtl/>
        </w:rPr>
        <w:t>ל</w:t>
      </w:r>
      <w:r w:rsidR="00AA64CA">
        <w:rPr>
          <w:rFonts w:hint="cs"/>
          <w:rtl/>
        </w:rPr>
        <w:t>התיר</w:t>
      </w:r>
      <w:r w:rsidR="00B433C9" w:rsidRPr="00C35A2C">
        <w:rPr>
          <w:rFonts w:hint="cs"/>
          <w:rtl/>
        </w:rPr>
        <w:t xml:space="preserve"> צרה שלא במקום מצוה</w:t>
      </w:r>
      <w:r>
        <w:rPr>
          <w:rFonts w:hint="cs"/>
          <w:rtl/>
        </w:rPr>
        <w:t>,</w:t>
      </w:r>
    </w:p>
    <w:p w14:paraId="17A4F384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lastRenderedPageBreak/>
        <w:t>ח:</w:t>
      </w:r>
    </w:p>
    <w:p w14:paraId="6D5AC487" w14:textId="391334F3" w:rsidR="00B433C9" w:rsidRDefault="00D068A9" w:rsidP="00B55EDF">
      <w:pPr>
        <w:rPr>
          <w:rtl/>
        </w:rPr>
      </w:pPr>
      <w:r w:rsidRPr="00BC4BA0">
        <w:rPr>
          <w:rStyle w:val="affff5"/>
          <w:rFonts w:hint="eastAsia"/>
          <w:rtl/>
        </w:rPr>
        <w:t>ב</w:t>
      </w:r>
      <w:r w:rsidRPr="00BC4BA0">
        <w:rPr>
          <w:rStyle w:val="affff5"/>
          <w:rtl/>
        </w:rPr>
        <w:t>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5"/>
          <w:rFonts w:hint="cs"/>
          <w:rtl/>
        </w:rPr>
        <w:t>ה</w:t>
      </w:r>
      <w:r w:rsidRPr="009B0A88">
        <w:rPr>
          <w:rStyle w:val="affff5"/>
          <w:rFonts w:hint="cs"/>
          <w:rtl/>
        </w:rPr>
        <w:t>קשה</w:t>
      </w:r>
      <w:r w:rsidRPr="004122DB">
        <w:rPr>
          <w:rStyle w:val="affff5"/>
          <w:rFonts w:hint="cs"/>
          <w:rtl/>
        </w:rPr>
        <w:t xml:space="preserve"> </w:t>
      </w:r>
      <w:r w:rsidR="00B433C9" w:rsidRPr="004122DB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>מ</w:t>
      </w:r>
      <w:r w:rsidR="00B433C9" w:rsidRPr="004122DB">
        <w:rPr>
          <w:rStyle w:val="affff5"/>
          <w:rFonts w:hint="cs"/>
          <w:rtl/>
        </w:rPr>
        <w:t>ב</w:t>
      </w:r>
      <w:r w:rsidR="00B433C9" w:rsidRPr="004122DB">
        <w:rPr>
          <w:rStyle w:val="affff5"/>
          <w:rtl/>
        </w:rPr>
        <w:t>"</w:t>
      </w:r>
      <w:r w:rsidR="00B433C9" w:rsidRPr="004122DB">
        <w:rPr>
          <w:rStyle w:val="affff5"/>
          <w:rFonts w:hint="cs"/>
          <w:rtl/>
        </w:rPr>
        <w:t>ח</w:t>
      </w:r>
      <w:r>
        <w:rPr>
          <w:rStyle w:val="affff5"/>
          <w:rFonts w:hint="cs"/>
          <w:rtl/>
        </w:rPr>
        <w:t>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 xml:space="preserve">א"כ תתיר גם </w:t>
      </w:r>
      <w:r w:rsidR="00B433C9" w:rsidRPr="00C35A2C">
        <w:rPr>
          <w:rFonts w:hint="cs"/>
          <w:rtl/>
        </w:rPr>
        <w:t>ערוה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עצמה</w:t>
      </w:r>
      <w:r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שלא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במקום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מצוה</w:t>
      </w:r>
      <w:r w:rsidR="00B433C9" w:rsidRPr="00C35A2C">
        <w:rPr>
          <w:rtl/>
        </w:rPr>
        <w:t>!</w:t>
      </w:r>
    </w:p>
    <w:p w14:paraId="7C7E7CB0" w14:textId="0EAB59E9" w:rsidR="00B433C9" w:rsidRPr="00C35A2C" w:rsidRDefault="00B433C9" w:rsidP="00B55EDF">
      <w:pPr>
        <w:rPr>
          <w:rtl/>
        </w:rPr>
      </w:pPr>
      <w:r w:rsidRPr="004122DB">
        <w:rPr>
          <w:rStyle w:val="affff5"/>
          <w:rFonts w:hint="cs"/>
          <w:rtl/>
        </w:rPr>
        <w:t>א</w:t>
      </w:r>
      <w:r w:rsidR="00AA64CA">
        <w:rPr>
          <w:rStyle w:val="affff5"/>
          <w:rFonts w:hint="cs"/>
          <w:rtl/>
        </w:rPr>
        <w:t>"ל</w:t>
      </w:r>
      <w:r w:rsidR="00D068A9">
        <w:rPr>
          <w:rStyle w:val="affff5"/>
          <w:rFonts w:hint="cs"/>
          <w:rtl/>
        </w:rPr>
        <w:t xml:space="preserve"> רבא</w:t>
      </w:r>
      <w:r w:rsidR="00AA64CA">
        <w:rPr>
          <w:rStyle w:val="affff5"/>
          <w:rFonts w:hint="cs"/>
          <w:rtl/>
        </w:rPr>
        <w:t>:</w:t>
      </w:r>
      <w:r w:rsidRPr="004122DB">
        <w:rPr>
          <w:rStyle w:val="affff5"/>
          <w:rtl/>
        </w:rPr>
        <w:t xml:space="preserve"> </w:t>
      </w:r>
      <w:r w:rsidRPr="00AD1A41">
        <w:rPr>
          <w:rStyle w:val="affff1"/>
          <w:rFonts w:hint="cs"/>
          <w:rtl/>
        </w:rPr>
        <w:t>'בחייה'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שבחייה</w:t>
      </w:r>
      <w:r w:rsidR="00D068A9">
        <w:rPr>
          <w:rFonts w:hint="cs"/>
          <w:rtl/>
        </w:rPr>
        <w:t xml:space="preserve">, </w:t>
      </w:r>
      <w:r w:rsidR="00D068A9" w:rsidRPr="00BC4BA0">
        <w:rPr>
          <w:rStyle w:val="affff5"/>
          <w:rFonts w:hint="eastAsia"/>
          <w:rtl/>
        </w:rPr>
        <w:t>ודחינו</w:t>
      </w:r>
      <w:r w:rsidR="00D068A9" w:rsidRPr="00BC4BA0">
        <w:rPr>
          <w:rStyle w:val="affff5"/>
          <w:rtl/>
        </w:rPr>
        <w:t>:</w:t>
      </w:r>
      <w:r w:rsidR="00D068A9">
        <w:rPr>
          <w:rFonts w:hint="cs"/>
          <w:rtl/>
        </w:rPr>
        <w:t xml:space="preserve"> שנצרך להתיר לאחר מיתה,</w:t>
      </w:r>
    </w:p>
    <w:p w14:paraId="63E815E1" w14:textId="7FC53CC7" w:rsidR="00511AC6" w:rsidRDefault="00D068A9" w:rsidP="00B55EDF">
      <w:pPr>
        <w:rPr>
          <w:rStyle w:val="affff8"/>
          <w:rtl/>
        </w:rPr>
      </w:pPr>
      <w:r>
        <w:rPr>
          <w:rStyle w:val="affff5"/>
          <w:rFonts w:hint="cs"/>
          <w:rtl/>
        </w:rPr>
        <w:t xml:space="preserve">אלא </w:t>
      </w:r>
      <w:r w:rsidR="00B433C9" w:rsidRPr="004122DB">
        <w:rPr>
          <w:rStyle w:val="affff5"/>
          <w:rFonts w:hint="cs"/>
          <w:rtl/>
        </w:rPr>
        <w:t>רהב</w:t>
      </w:r>
      <w:r w:rsidR="00B433C9" w:rsidRPr="004122DB">
        <w:rPr>
          <w:rStyle w:val="affff5"/>
          <w:rtl/>
        </w:rPr>
        <w:t>"</w:t>
      </w:r>
      <w:r w:rsidR="00B433C9" w:rsidRPr="004122DB">
        <w:rPr>
          <w:rStyle w:val="affff5"/>
          <w:rFonts w:hint="cs"/>
          <w:rtl/>
        </w:rPr>
        <w:t>ת</w:t>
      </w:r>
      <w:r>
        <w:rPr>
          <w:rStyle w:val="affff5"/>
          <w:rFonts w:hint="cs"/>
          <w:rtl/>
        </w:rPr>
        <w:t>:</w:t>
      </w:r>
      <w:r w:rsidR="00B433C9" w:rsidRPr="00C35A2C">
        <w:rPr>
          <w:rFonts w:hint="cs"/>
          <w:rtl/>
        </w:rPr>
        <w:t xml:space="preserve"> תרי קרא</w:t>
      </w:r>
      <w:r>
        <w:rPr>
          <w:rFonts w:hint="cs"/>
          <w:rtl/>
        </w:rPr>
        <w:t>י:</w:t>
      </w:r>
      <w:r w:rsidR="00B433C9" w:rsidRPr="00BF2C41">
        <w:rPr>
          <w:rStyle w:val="affff1"/>
          <w:rFonts w:hint="cs"/>
          <w:rtl/>
        </w:rPr>
        <w:t xml:space="preserve"> 'אשה</w:t>
      </w:r>
      <w:r w:rsidR="00B433C9" w:rsidRPr="00BF2C41">
        <w:rPr>
          <w:rStyle w:val="affff1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אל</w:t>
      </w:r>
      <w:r w:rsidR="00B433C9" w:rsidRPr="00BF2C41">
        <w:rPr>
          <w:rStyle w:val="affff1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אחותה</w:t>
      </w:r>
      <w:r w:rsidR="00B433C9" w:rsidRPr="00BF2C41">
        <w:rPr>
          <w:rStyle w:val="affff1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לא</w:t>
      </w:r>
      <w:r w:rsidR="00B433C9" w:rsidRPr="00BF2C41">
        <w:rPr>
          <w:rStyle w:val="affff1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תקח</w:t>
      </w:r>
      <w:r w:rsidR="00B433C9" w:rsidRPr="00BF2C41">
        <w:rPr>
          <w:rStyle w:val="affff1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לצרור</w:t>
      </w:r>
      <w:r w:rsidRPr="00511AC6">
        <w:rPr>
          <w:rStyle w:val="affff1"/>
          <w:rFonts w:hint="cs"/>
          <w:rtl/>
        </w:rPr>
        <w:t>'</w:t>
      </w:r>
      <w:r w:rsidR="00B433C9" w:rsidRPr="00511AC6">
        <w:rPr>
          <w:rStyle w:val="affff1"/>
          <w:rtl/>
        </w:rPr>
        <w:t xml:space="preserve">, </w:t>
      </w:r>
      <w:r w:rsidR="00B433C9" w:rsidRPr="00511AC6">
        <w:rPr>
          <w:rStyle w:val="affff1"/>
          <w:rFonts w:hint="cs"/>
          <w:rtl/>
        </w:rPr>
        <w:t>ו</w:t>
      </w:r>
      <w:r w:rsidRPr="00511AC6">
        <w:rPr>
          <w:rStyle w:val="affff1"/>
          <w:rFonts w:hint="cs"/>
          <w:rtl/>
        </w:rPr>
        <w:t>'</w:t>
      </w:r>
      <w:r w:rsidR="00B433C9" w:rsidRPr="00BC4BA0">
        <w:rPr>
          <w:rStyle w:val="affff1"/>
          <w:rFonts w:hint="eastAsia"/>
          <w:rtl/>
        </w:rPr>
        <w:t>לגלות</w:t>
      </w:r>
      <w:r w:rsidR="00B433C9" w:rsidRPr="00BC4BA0">
        <w:rPr>
          <w:rStyle w:val="affff1"/>
          <w:rtl/>
        </w:rPr>
        <w:t xml:space="preserve"> </w:t>
      </w:r>
      <w:r w:rsidR="00B433C9" w:rsidRPr="00BC4BA0">
        <w:rPr>
          <w:rStyle w:val="affff1"/>
          <w:rFonts w:hint="eastAsia"/>
          <w:rtl/>
        </w:rPr>
        <w:t>ערותה</w:t>
      </w:r>
      <w:r w:rsidRPr="00BC4BA0">
        <w:rPr>
          <w:rStyle w:val="affff1"/>
          <w:rtl/>
        </w:rPr>
        <w:t xml:space="preserve"> </w:t>
      </w:r>
      <w:r w:rsidR="00511AC6" w:rsidRPr="00BC4BA0">
        <w:rPr>
          <w:rStyle w:val="affff1"/>
          <w:rFonts w:hint="eastAsia"/>
          <w:rtl/>
        </w:rPr>
        <w:t>עליה</w:t>
      </w:r>
      <w:r w:rsidR="00511AC6" w:rsidRPr="00BC4BA0">
        <w:rPr>
          <w:rStyle w:val="affff1"/>
          <w:rtl/>
        </w:rPr>
        <w:t xml:space="preserve"> </w:t>
      </w:r>
      <w:r w:rsidR="00511AC6" w:rsidRPr="00BC4BA0">
        <w:rPr>
          <w:rStyle w:val="affff1"/>
          <w:rFonts w:hint="eastAsia"/>
          <w:rtl/>
        </w:rPr>
        <w:t>בחייה</w:t>
      </w:r>
      <w:r w:rsidR="00511AC6" w:rsidRPr="00BC4BA0">
        <w:rPr>
          <w:rStyle w:val="affff1"/>
          <w:rtl/>
        </w:rPr>
        <w:t>'</w:t>
      </w:r>
      <w:r w:rsidR="00B433C9" w:rsidRPr="00C35A2C">
        <w:rPr>
          <w:rtl/>
        </w:rPr>
        <w:t xml:space="preserve"> </w:t>
      </w:r>
      <w:r w:rsidR="00C96373">
        <w:rPr>
          <w:rtl/>
        </w:rPr>
        <w:tab/>
      </w:r>
      <w:r w:rsidR="00C96373">
        <w:rPr>
          <w:rtl/>
        </w:rPr>
        <w:tab/>
      </w:r>
      <w:r w:rsidR="005A3301">
        <w:rPr>
          <w:rFonts w:hint="cs"/>
          <w:rtl/>
        </w:rPr>
        <w:t xml:space="preserve">  </w:t>
      </w:r>
      <w:r w:rsidR="00C96373">
        <w:rPr>
          <w:rFonts w:hint="cs"/>
          <w:rtl/>
        </w:rPr>
        <w:t>-</w:t>
      </w:r>
      <w:r w:rsidR="005A3301">
        <w:rPr>
          <w:rFonts w:hint="cs"/>
          <w:rtl/>
        </w:rPr>
        <w:t xml:space="preserve"> </w:t>
      </w:r>
      <w:r w:rsidR="00C96373">
        <w:rPr>
          <w:rtl/>
        </w:rPr>
        <w:tab/>
      </w:r>
      <w:r w:rsidR="005A3301">
        <w:rPr>
          <w:rFonts w:hint="cs"/>
          <w:rtl/>
        </w:rPr>
        <w:t xml:space="preserve">   </w:t>
      </w:r>
      <w:r w:rsidR="00B433C9" w:rsidRPr="00262A77">
        <w:rPr>
          <w:rFonts w:hint="cs"/>
          <w:spacing w:val="-6"/>
          <w:rtl/>
        </w:rPr>
        <w:t>במקום</w:t>
      </w:r>
      <w:r w:rsidR="00B433C9" w:rsidRPr="00262A77">
        <w:rPr>
          <w:spacing w:val="-6"/>
          <w:rtl/>
        </w:rPr>
        <w:t xml:space="preserve"> </w:t>
      </w:r>
      <w:r w:rsidR="00B433C9" w:rsidRPr="00262A77">
        <w:rPr>
          <w:rFonts w:hint="cs"/>
          <w:spacing w:val="-6"/>
          <w:rtl/>
        </w:rPr>
        <w:t>מצוה</w:t>
      </w:r>
      <w:r w:rsidR="00B433C9" w:rsidRPr="00262A77">
        <w:rPr>
          <w:spacing w:val="-6"/>
          <w:rtl/>
        </w:rPr>
        <w:t xml:space="preserve"> </w:t>
      </w:r>
      <w:r w:rsidR="00B433C9" w:rsidRPr="00262A77">
        <w:rPr>
          <w:rFonts w:hint="cs"/>
          <w:spacing w:val="-6"/>
          <w:rtl/>
        </w:rPr>
        <w:t>שתיהן</w:t>
      </w:r>
      <w:r w:rsidR="00B433C9" w:rsidRPr="00262A77">
        <w:rPr>
          <w:spacing w:val="-6"/>
          <w:rtl/>
        </w:rPr>
        <w:t xml:space="preserve"> </w:t>
      </w:r>
      <w:r w:rsidR="00B433C9" w:rsidRPr="00262A77">
        <w:rPr>
          <w:rFonts w:hint="cs"/>
          <w:spacing w:val="-6"/>
          <w:rtl/>
        </w:rPr>
        <w:t>אסורות</w:t>
      </w:r>
      <w:r w:rsidR="00511AC6" w:rsidRPr="00511AC6">
        <w:rPr>
          <w:rStyle w:val="affff1"/>
          <w:rFonts w:hint="cs"/>
          <w:rtl/>
        </w:rPr>
        <w:t xml:space="preserve"> </w:t>
      </w:r>
      <w:r w:rsidR="00511AC6">
        <w:rPr>
          <w:rStyle w:val="affff8"/>
          <w:rFonts w:hint="cs"/>
          <w:rtl/>
        </w:rPr>
        <w:t>['</w:t>
      </w:r>
      <w:r w:rsidR="00511AC6" w:rsidRPr="00BC4BA0">
        <w:rPr>
          <w:rStyle w:val="affff8"/>
          <w:rFonts w:hint="eastAsia"/>
          <w:rtl/>
        </w:rPr>
        <w:t>לצרור</w:t>
      </w:r>
      <w:r w:rsidR="00511AC6">
        <w:rPr>
          <w:rStyle w:val="affff8"/>
          <w:rFonts w:hint="cs"/>
          <w:rtl/>
        </w:rPr>
        <w:t>'],</w:t>
      </w:r>
    </w:p>
    <w:p w14:paraId="1B825D3B" w14:textId="687B7775" w:rsidR="00B433C9" w:rsidRPr="00C35A2C" w:rsidRDefault="00B433C9" w:rsidP="00B55EDF">
      <w:pPr>
        <w:rPr>
          <w:rtl/>
        </w:rPr>
      </w:pPr>
      <w:r w:rsidRPr="00262A77">
        <w:rPr>
          <w:rFonts w:hint="cs"/>
          <w:spacing w:val="-6"/>
          <w:rtl/>
        </w:rPr>
        <w:t>שלא</w:t>
      </w:r>
      <w:r w:rsidRPr="00262A77">
        <w:rPr>
          <w:spacing w:val="-6"/>
          <w:rtl/>
        </w:rPr>
        <w:t xml:space="preserve"> </w:t>
      </w:r>
      <w:r w:rsidRPr="00262A77">
        <w:rPr>
          <w:rFonts w:hint="cs"/>
          <w:spacing w:val="-6"/>
          <w:rtl/>
        </w:rPr>
        <w:t>במקום</w:t>
      </w:r>
      <w:r w:rsidRPr="00262A77">
        <w:rPr>
          <w:spacing w:val="-6"/>
          <w:rtl/>
        </w:rPr>
        <w:t xml:space="preserve"> </w:t>
      </w:r>
      <w:r w:rsidRPr="00262A77">
        <w:rPr>
          <w:rFonts w:hint="cs"/>
          <w:spacing w:val="-6"/>
          <w:rtl/>
        </w:rPr>
        <w:t>מצוה</w:t>
      </w:r>
      <w:r w:rsidR="00C96373">
        <w:rPr>
          <w:rFonts w:hint="cs"/>
          <w:spacing w:val="-6"/>
          <w:rtl/>
        </w:rPr>
        <w:t>,</w:t>
      </w:r>
      <w:r w:rsidRPr="00262A77">
        <w:rPr>
          <w:spacing w:val="-6"/>
          <w:rtl/>
        </w:rPr>
        <w:t xml:space="preserve"> </w:t>
      </w:r>
      <w:r w:rsidRPr="00262A77">
        <w:rPr>
          <w:rFonts w:hint="cs"/>
          <w:spacing w:val="-6"/>
          <w:rtl/>
        </w:rPr>
        <w:t>היא</w:t>
      </w:r>
      <w:r w:rsidRPr="00262A77">
        <w:rPr>
          <w:spacing w:val="-6"/>
          <w:rtl/>
        </w:rPr>
        <w:t xml:space="preserve"> </w:t>
      </w:r>
      <w:r w:rsidRPr="00262A77">
        <w:rPr>
          <w:rFonts w:hint="cs"/>
          <w:spacing w:val="-6"/>
          <w:rtl/>
        </w:rPr>
        <w:t>אסורה</w:t>
      </w:r>
      <w:r w:rsidRPr="00262A77">
        <w:rPr>
          <w:spacing w:val="-6"/>
          <w:rtl/>
        </w:rPr>
        <w:t xml:space="preserve"> </w:t>
      </w:r>
      <w:r w:rsidR="00511AC6" w:rsidRPr="00BC4BA0">
        <w:rPr>
          <w:rStyle w:val="affff8"/>
          <w:rtl/>
        </w:rPr>
        <w:t>[</w:t>
      </w:r>
      <w:r w:rsidR="00511AC6">
        <w:rPr>
          <w:rStyle w:val="affff8"/>
          <w:rFonts w:hint="cs"/>
          <w:rtl/>
        </w:rPr>
        <w:t>'</w:t>
      </w:r>
      <w:r w:rsidR="00511AC6" w:rsidRPr="00BC4BA0">
        <w:rPr>
          <w:rStyle w:val="affff8"/>
          <w:rFonts w:hint="eastAsia"/>
          <w:rtl/>
        </w:rPr>
        <w:t>ערותה</w:t>
      </w:r>
      <w:r w:rsidR="00511AC6">
        <w:rPr>
          <w:rStyle w:val="affff8"/>
          <w:rFonts w:hint="cs"/>
          <w:rtl/>
        </w:rPr>
        <w:t>' - חדא משמע</w:t>
      </w:r>
      <w:r w:rsidR="00511AC6" w:rsidRPr="00BC4BA0">
        <w:rPr>
          <w:rStyle w:val="affff8"/>
          <w:rtl/>
        </w:rPr>
        <w:t xml:space="preserve">] </w:t>
      </w:r>
      <w:r w:rsidRPr="00262A77">
        <w:rPr>
          <w:rFonts w:hint="cs"/>
          <w:spacing w:val="-6"/>
          <w:rtl/>
        </w:rPr>
        <w:t>צרתה</w:t>
      </w:r>
      <w:r w:rsidRPr="00262A77">
        <w:rPr>
          <w:spacing w:val="-6"/>
          <w:rtl/>
        </w:rPr>
        <w:t xml:space="preserve"> </w:t>
      </w:r>
      <w:r w:rsidRPr="00262A77">
        <w:rPr>
          <w:rFonts w:hint="cs"/>
          <w:spacing w:val="-6"/>
          <w:rtl/>
        </w:rPr>
        <w:t>מותרת</w:t>
      </w:r>
      <w:r w:rsidRPr="00262A77">
        <w:rPr>
          <w:spacing w:val="-6"/>
          <w:rtl/>
        </w:rPr>
        <w:t>.</w:t>
      </w:r>
    </w:p>
    <w:p w14:paraId="733F6C7C" w14:textId="3BD1E294" w:rsidR="00B433C9" w:rsidRDefault="00B433C9" w:rsidP="00BC4BA0">
      <w:pPr>
        <w:pStyle w:val="affff7"/>
        <w:ind w:left="57" w:firstLine="113"/>
        <w:rPr>
          <w:rtl/>
        </w:rPr>
      </w:pPr>
      <w:r w:rsidRPr="00C35A2C">
        <w:rPr>
          <w:rFonts w:hint="cs"/>
          <w:rtl/>
        </w:rPr>
        <w:t>ולא להיפך</w:t>
      </w:r>
      <w:r w:rsidR="00C96373">
        <w:rPr>
          <w:rFonts w:hint="cs"/>
          <w:rtl/>
        </w:rPr>
        <w:t>,</w:t>
      </w:r>
      <w:r w:rsidRPr="00C35A2C">
        <w:rPr>
          <w:rFonts w:hint="cs"/>
          <w:rtl/>
        </w:rPr>
        <w:t xml:space="preserve"> </w:t>
      </w:r>
      <w:r w:rsidRPr="00BC4BA0">
        <w:rPr>
          <w:rtl/>
        </w:rPr>
        <w:t>[דב</w:t>
      </w:r>
      <w:r w:rsidRPr="00BC4BA0">
        <w:rPr>
          <w:rFonts w:hint="eastAsia"/>
          <w:rtl/>
        </w:rPr>
        <w:t>מצוה</w:t>
      </w:r>
      <w:r w:rsidRPr="00BC4BA0">
        <w:rPr>
          <w:rtl/>
        </w:rPr>
        <w:t xml:space="preserve"> </w:t>
      </w:r>
      <w:r w:rsidRPr="00BC4BA0">
        <w:rPr>
          <w:rFonts w:hint="eastAsia"/>
          <w:rtl/>
        </w:rPr>
        <w:t>צרתה</w:t>
      </w:r>
      <w:r w:rsidRPr="00BC4BA0">
        <w:rPr>
          <w:rtl/>
        </w:rPr>
        <w:t xml:space="preserve"> </w:t>
      </w:r>
      <w:r w:rsidRPr="00BC4BA0">
        <w:rPr>
          <w:rFonts w:hint="eastAsia"/>
          <w:rtl/>
        </w:rPr>
        <w:t>מותרת</w:t>
      </w:r>
      <w:r w:rsidRPr="00BC4BA0">
        <w:rPr>
          <w:rtl/>
        </w:rPr>
        <w:t>]</w:t>
      </w:r>
      <w:r w:rsidR="00C96373">
        <w:rPr>
          <w:rFonts w:hint="cs"/>
          <w:rtl/>
        </w:rPr>
        <w:t xml:space="preserve"> </w:t>
      </w:r>
      <w:r w:rsidR="00C96373">
        <w:rPr>
          <w:rtl/>
        </w:rPr>
        <w:t>–</w:t>
      </w:r>
      <w:r w:rsidRPr="00BC4BA0">
        <w:rPr>
          <w:rtl/>
        </w:rPr>
        <w:t xml:space="preserve"> </w:t>
      </w:r>
      <w:r w:rsidR="00C96373">
        <w:rPr>
          <w:rFonts w:hint="cs"/>
          <w:rtl/>
        </w:rPr>
        <w:t>שכך הסברא,</w:t>
      </w:r>
      <w:r w:rsidRPr="00C35A2C">
        <w:rPr>
          <w:rFonts w:hint="cs"/>
          <w:rtl/>
        </w:rPr>
        <w:t xml:space="preserve"> </w:t>
      </w:r>
      <w:r w:rsidR="00C96373">
        <w:rPr>
          <w:rFonts w:hint="cs"/>
          <w:rtl/>
        </w:rPr>
        <w:t>וא"כ</w:t>
      </w:r>
      <w:r w:rsidR="00C96373" w:rsidRPr="00C35A2C">
        <w:rPr>
          <w:rFonts w:hint="cs"/>
          <w:rtl/>
        </w:rPr>
        <w:t xml:space="preserve"> </w:t>
      </w:r>
      <w:r w:rsidR="00C96373">
        <w:rPr>
          <w:rStyle w:val="affff1"/>
          <w:rFonts w:hint="cs"/>
          <w:rtl/>
        </w:rPr>
        <w:t>'</w:t>
      </w:r>
      <w:r w:rsidRPr="00731415">
        <w:rPr>
          <w:rStyle w:val="affff1"/>
          <w:rFonts w:hint="cs"/>
          <w:rtl/>
        </w:rPr>
        <w:t>עליה</w:t>
      </w:r>
      <w:r w:rsidRPr="00731415">
        <w:rPr>
          <w:rStyle w:val="affff1"/>
          <w:rtl/>
        </w:rPr>
        <w:t>'</w:t>
      </w:r>
      <w:r w:rsidR="00C96373">
        <w:rPr>
          <w:rFonts w:hint="cs"/>
          <w:rtl/>
        </w:rPr>
        <w:t xml:space="preserve"> למה לי.</w:t>
      </w:r>
    </w:p>
    <w:p w14:paraId="20BB2538" w14:textId="773CD696" w:rsidR="00C96373" w:rsidRDefault="00C96373" w:rsidP="007C50EB">
      <w:pPr>
        <w:rPr>
          <w:rStyle w:val="affff8"/>
          <w:rtl/>
        </w:rPr>
      </w:pPr>
      <w:r>
        <w:rPr>
          <w:rStyle w:val="affff5"/>
          <w:rFonts w:hint="cs"/>
          <w:rtl/>
        </w:rPr>
        <w:t>ג. הקשה ר"</w:t>
      </w:r>
      <w:r w:rsidRPr="00BC4BA0">
        <w:rPr>
          <w:rStyle w:val="affff5"/>
          <w:rFonts w:hint="eastAsia"/>
          <w:rtl/>
        </w:rPr>
        <w:t>א</w:t>
      </w:r>
      <w:r>
        <w:rPr>
          <w:rFonts w:hint="cs"/>
          <w:rtl/>
        </w:rPr>
        <w:t xml:space="preserve">: נדרוש </w:t>
      </w:r>
      <w:r w:rsidR="00B433C9" w:rsidRPr="009F720E">
        <w:rPr>
          <w:rStyle w:val="affff1"/>
          <w:rFonts w:hint="cs"/>
          <w:rtl/>
        </w:rPr>
        <w:t>'עליה'</w:t>
      </w:r>
      <w:r w:rsidR="00B433C9" w:rsidRPr="00C35A2C">
        <w:rPr>
          <w:rFonts w:hint="cs"/>
          <w:rtl/>
        </w:rPr>
        <w:t xml:space="preserve"> ל</w:t>
      </w:r>
      <w:r w:rsidR="00B433C9">
        <w:rPr>
          <w:rFonts w:hint="cs"/>
          <w:rtl/>
        </w:rPr>
        <w:t>היתר</w:t>
      </w:r>
      <w:r w:rsidR="00B433C9" w:rsidRPr="00C35A2C">
        <w:rPr>
          <w:rFonts w:hint="cs"/>
          <w:rtl/>
        </w:rPr>
        <w:t xml:space="preserve"> </w:t>
      </w:r>
      <w:r w:rsidR="00B433C9" w:rsidRPr="00510961">
        <w:rPr>
          <w:rStyle w:val="affff8"/>
          <w:rFonts w:hint="cs"/>
          <w:rtl/>
        </w:rPr>
        <w:t>[</w:t>
      </w:r>
      <w:r>
        <w:rPr>
          <w:rStyle w:val="affff8"/>
          <w:rFonts w:hint="cs"/>
          <w:rtl/>
        </w:rPr>
        <w:t xml:space="preserve">שמלמד על </w:t>
      </w:r>
      <w:r w:rsidRPr="00BC4BA0">
        <w:rPr>
          <w:rStyle w:val="affff1"/>
          <w:rtl/>
        </w:rPr>
        <w:t>'עליה'</w:t>
      </w:r>
      <w:r>
        <w:rPr>
          <w:rStyle w:val="affff8"/>
          <w:rFonts w:hint="cs"/>
          <w:rtl/>
        </w:rPr>
        <w:t xml:space="preserve"> דייבום שאפי' </w:t>
      </w:r>
    </w:p>
    <w:p w14:paraId="058F201B" w14:textId="72ACC5FA" w:rsidR="00B433C9" w:rsidRDefault="00C96373" w:rsidP="00BC4BA0">
      <w:pPr>
        <w:ind w:left="1469"/>
        <w:rPr>
          <w:rtl/>
        </w:rPr>
      </w:pPr>
      <w:r>
        <w:rPr>
          <w:rStyle w:val="affff8"/>
          <w:rFonts w:hint="cs"/>
          <w:rtl/>
        </w:rPr>
        <w:t xml:space="preserve">  במקום 'אחות אשה'</w:t>
      </w:r>
      <w:r w:rsidR="00B433C9" w:rsidRPr="00510961">
        <w:rPr>
          <w:rStyle w:val="affff8"/>
          <w:rFonts w:hint="cs"/>
          <w:rtl/>
        </w:rPr>
        <w:t xml:space="preserve"> מותרת</w:t>
      </w:r>
      <w:r>
        <w:rPr>
          <w:rStyle w:val="affff8"/>
          <w:rFonts w:hint="cs"/>
          <w:rtl/>
        </w:rPr>
        <w:t xml:space="preserve"> היא וצרתה</w:t>
      </w:r>
      <w:r w:rsidR="00B433C9" w:rsidRPr="00510961">
        <w:rPr>
          <w:rStyle w:val="affff8"/>
          <w:rFonts w:hint="cs"/>
          <w:rtl/>
        </w:rPr>
        <w:t>]</w:t>
      </w:r>
      <w:r>
        <w:rPr>
          <w:rStyle w:val="affff8"/>
          <w:rFonts w:hint="cs"/>
          <w:rtl/>
        </w:rPr>
        <w:t>!</w:t>
      </w:r>
    </w:p>
    <w:p w14:paraId="5ECF6966" w14:textId="7B514610" w:rsidR="00B433C9" w:rsidRPr="00C96373" w:rsidRDefault="00C96373" w:rsidP="00BC4BA0">
      <w:pPr>
        <w:rPr>
          <w:rtl/>
        </w:rPr>
      </w:pPr>
      <w:r w:rsidRPr="00BC4BA0">
        <w:rPr>
          <w:rStyle w:val="affff5"/>
          <w:rFonts w:hint="eastAsia"/>
          <w:rtl/>
        </w:rPr>
        <w:t>ותירץ</w:t>
      </w:r>
      <w:r w:rsidRPr="00BC4BA0">
        <w:rPr>
          <w:rStyle w:val="affff5"/>
          <w:rtl/>
        </w:rPr>
        <w:t xml:space="preserve"> </w:t>
      </w:r>
      <w:r w:rsidRPr="00BC4BA0">
        <w:rPr>
          <w:rStyle w:val="affff5"/>
          <w:rFonts w:hint="eastAsia"/>
          <w:rtl/>
        </w:rPr>
        <w:t>ר</w:t>
      </w:r>
      <w:r w:rsidRPr="00BC4BA0">
        <w:rPr>
          <w:rStyle w:val="affff5"/>
          <w:rtl/>
        </w:rPr>
        <w:t>"כ:</w:t>
      </w:r>
      <w:r>
        <w:rPr>
          <w:rFonts w:hint="cs"/>
          <w:rtl/>
        </w:rPr>
        <w:t xml:space="preserve"> </w:t>
      </w:r>
      <w:r w:rsidR="00B433C9" w:rsidRPr="00C35A2C">
        <w:rPr>
          <w:rFonts w:hint="cs"/>
          <w:rtl/>
        </w:rPr>
        <w:t>א</w:t>
      </w:r>
      <w:r w:rsidR="00B433C9" w:rsidRPr="00C35A2C">
        <w:rPr>
          <w:rtl/>
        </w:rPr>
        <w:t>"</w:t>
      </w:r>
      <w:r w:rsidR="00B433C9" w:rsidRPr="00C35A2C">
        <w:rPr>
          <w:rFonts w:hint="cs"/>
          <w:rtl/>
        </w:rPr>
        <w:t xml:space="preserve">כ </w:t>
      </w:r>
      <w:r w:rsidRPr="00BC4BA0">
        <w:rPr>
          <w:rStyle w:val="affff1"/>
          <w:rtl/>
        </w:rPr>
        <w:t>'</w:t>
      </w:r>
      <w:r w:rsidR="00B433C9" w:rsidRPr="00BC4BA0">
        <w:rPr>
          <w:rStyle w:val="affff1"/>
          <w:rFonts w:hint="eastAsia"/>
          <w:rtl/>
        </w:rPr>
        <w:t>לגלות</w:t>
      </w:r>
      <w:r w:rsidR="00B433C9" w:rsidRPr="00BC4BA0">
        <w:rPr>
          <w:rStyle w:val="affff1"/>
          <w:rtl/>
        </w:rPr>
        <w:t xml:space="preserve"> </w:t>
      </w:r>
      <w:r w:rsidR="00B433C9" w:rsidRPr="00BC4BA0">
        <w:rPr>
          <w:rStyle w:val="affff1"/>
          <w:rFonts w:hint="eastAsia"/>
          <w:rtl/>
        </w:rPr>
        <w:t>ערו</w:t>
      </w:r>
      <w:r w:rsidRPr="00BC4BA0">
        <w:rPr>
          <w:rStyle w:val="affff1"/>
          <w:rFonts w:hint="eastAsia"/>
          <w:rtl/>
        </w:rPr>
        <w:t>ת</w:t>
      </w:r>
      <w:r w:rsidR="00B433C9" w:rsidRPr="00BC4BA0">
        <w:rPr>
          <w:rStyle w:val="affff1"/>
          <w:rFonts w:hint="eastAsia"/>
          <w:rtl/>
        </w:rPr>
        <w:t>ה</w:t>
      </w:r>
      <w:r w:rsidRPr="00BC4BA0">
        <w:rPr>
          <w:rStyle w:val="affff1"/>
          <w:rtl/>
        </w:rPr>
        <w:t>'</w:t>
      </w:r>
      <w:r w:rsidR="00B433C9" w:rsidRPr="00C35A2C">
        <w:rPr>
          <w:rFonts w:hint="cs"/>
          <w:rtl/>
        </w:rPr>
        <w:t xml:space="preserve"> </w:t>
      </w:r>
      <w:r w:rsidRPr="00BC4BA0">
        <w:rPr>
          <w:rStyle w:val="affff8"/>
          <w:rtl/>
        </w:rPr>
        <w:t>[</w:t>
      </w:r>
      <w:r w:rsidR="00B433C9" w:rsidRPr="00BC4BA0">
        <w:rPr>
          <w:rStyle w:val="affff8"/>
          <w:rFonts w:hint="eastAsia"/>
          <w:rtl/>
        </w:rPr>
        <w:t>חדא</w:t>
      </w:r>
      <w:r w:rsidRPr="00BC4BA0">
        <w:rPr>
          <w:rStyle w:val="affff8"/>
          <w:rtl/>
        </w:rPr>
        <w:t>]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לא מצאנו -</w:t>
      </w:r>
      <w:r w:rsidR="00B433C9" w:rsidRPr="00C35A2C">
        <w:rPr>
          <w:rFonts w:hint="cs"/>
          <w:rtl/>
        </w:rPr>
        <w:t xml:space="preserve"> </w:t>
      </w:r>
      <w:r w:rsidRPr="00C96373">
        <w:rPr>
          <w:rFonts w:hint="cs"/>
          <w:rtl/>
        </w:rPr>
        <w:t>ד</w:t>
      </w:r>
      <w:r w:rsidR="00B433C9" w:rsidRPr="00C96373">
        <w:rPr>
          <w:rFonts w:hint="cs"/>
          <w:rtl/>
        </w:rPr>
        <w:t>במקום מצוה</w:t>
      </w:r>
      <w:r w:rsidRPr="00C96373">
        <w:rPr>
          <w:rFonts w:hint="cs"/>
          <w:rtl/>
        </w:rPr>
        <w:t xml:space="preserve"> </w:t>
      </w:r>
      <w:r w:rsidR="00B433C9" w:rsidRPr="00C96373">
        <w:rPr>
          <w:rFonts w:hint="cs"/>
          <w:rtl/>
        </w:rPr>
        <w:t>שתיהן מותרות</w:t>
      </w:r>
      <w:r w:rsidRPr="00BC4BA0">
        <w:rPr>
          <w:rStyle w:val="affff8"/>
          <w:rtl/>
        </w:rPr>
        <w:t xml:space="preserve"> מ'עליה'</w:t>
      </w:r>
      <w:r>
        <w:rPr>
          <w:rFonts w:hint="cs"/>
          <w:rtl/>
        </w:rPr>
        <w:t>,</w:t>
      </w:r>
      <w:r w:rsidR="00B433C9" w:rsidRPr="00C96373"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 w:rsidR="00B433C9" w:rsidRPr="00C96373">
        <w:rPr>
          <w:rFonts w:hint="cs"/>
          <w:rtl/>
        </w:rPr>
        <w:t>ו</w:t>
      </w:r>
      <w:r>
        <w:rPr>
          <w:rFonts w:hint="cs"/>
          <w:rtl/>
        </w:rPr>
        <w:t>ב</w:t>
      </w:r>
      <w:r w:rsidR="00B433C9" w:rsidRPr="00C96373">
        <w:rPr>
          <w:rFonts w:hint="cs"/>
          <w:rtl/>
        </w:rPr>
        <w:t>לא מצוה שתיהן אסורות</w:t>
      </w:r>
      <w:r>
        <w:rPr>
          <w:rFonts w:hint="cs"/>
          <w:rtl/>
        </w:rPr>
        <w:t xml:space="preserve"> </w:t>
      </w:r>
      <w:r w:rsidRPr="00BC4BA0">
        <w:rPr>
          <w:rStyle w:val="affff8"/>
          <w:rFonts w:hint="eastAsia"/>
          <w:rtl/>
        </w:rPr>
        <w:t>מ</w:t>
      </w:r>
      <w:r w:rsidRPr="00BC4BA0">
        <w:rPr>
          <w:rStyle w:val="affff8"/>
          <w:rtl/>
        </w:rPr>
        <w:t>'לצרור'.</w:t>
      </w:r>
    </w:p>
    <w:p w14:paraId="225C99F5" w14:textId="08D01160" w:rsidR="00043EA2" w:rsidRPr="00D6223B" w:rsidRDefault="00B433C9" w:rsidP="00D6223B">
      <w:pPr>
        <w:pStyle w:val="aff2"/>
        <w:rPr>
          <w:rtl/>
        </w:rPr>
      </w:pPr>
      <w:r w:rsidRPr="00615A60">
        <w:rPr>
          <w:rFonts w:hint="cs"/>
          <w:rtl/>
        </w:rPr>
        <w:t>׹</w:t>
      </w:r>
      <w:r w:rsidR="00DF47FF">
        <w:rPr>
          <w:rFonts w:cs="PFT_Frank" w:hint="cs"/>
          <w:rtl/>
        </w:rPr>
        <w:t xml:space="preserve"> </w:t>
      </w:r>
    </w:p>
    <w:p w14:paraId="0B98196F" w14:textId="39D2C5C6" w:rsidR="00B433C9" w:rsidRPr="00C35A2C" w:rsidRDefault="00B433C9" w:rsidP="00B55EDF">
      <w:pPr>
        <w:rPr>
          <w:rtl/>
        </w:rPr>
      </w:pPr>
      <w:r w:rsidRPr="004122DB">
        <w:rPr>
          <w:rStyle w:val="affff5"/>
          <w:rFonts w:hint="cs"/>
          <w:rtl/>
        </w:rPr>
        <w:t>רבי</w:t>
      </w:r>
      <w:r w:rsidRPr="00C35A2C">
        <w:rPr>
          <w:rtl/>
        </w:rPr>
        <w:t>: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'ולקח</w:t>
      </w:r>
      <w:r w:rsidRPr="00BC4BA0">
        <w:rPr>
          <w:rStyle w:val="affff1"/>
          <w:rFonts w:hint="eastAsia"/>
          <w:b/>
          <w:bCs/>
          <w:rtl/>
        </w:rPr>
        <w:t>ה</w:t>
      </w:r>
      <w:r w:rsidRPr="00AD1A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Fonts w:hint="cs"/>
          <w:rtl/>
        </w:rPr>
        <w:t>לאסור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צרות</w:t>
      </w:r>
      <w:r w:rsidRPr="00C35A2C">
        <w:rPr>
          <w:rtl/>
        </w:rPr>
        <w:t xml:space="preserve"> </w:t>
      </w:r>
      <w:r w:rsidR="00043EA2">
        <w:rPr>
          <w:rFonts w:hint="cs"/>
          <w:rtl/>
        </w:rPr>
        <w:t>ד</w:t>
      </w:r>
      <w:r w:rsidRPr="00C35A2C">
        <w:rPr>
          <w:rFonts w:hint="cs"/>
          <w:rtl/>
        </w:rPr>
        <w:t>עריות</w:t>
      </w:r>
      <w:r w:rsidR="00043EA2">
        <w:rPr>
          <w:rFonts w:hint="cs"/>
          <w:rtl/>
        </w:rPr>
        <w:t>,</w:t>
      </w:r>
      <w:r w:rsidR="00043EA2" w:rsidRPr="00043EA2">
        <w:rPr>
          <w:rStyle w:val="affff1"/>
          <w:rFonts w:hint="cs"/>
          <w:rtl/>
        </w:rPr>
        <w:t xml:space="preserve"> </w:t>
      </w:r>
      <w:r w:rsidR="00043EA2">
        <w:rPr>
          <w:rStyle w:val="affff1"/>
          <w:rFonts w:hint="cs"/>
          <w:rtl/>
        </w:rPr>
        <w:t>'</w:t>
      </w:r>
      <w:r w:rsidR="00043EA2" w:rsidRPr="00BF2C41">
        <w:rPr>
          <w:rStyle w:val="affff1"/>
          <w:rFonts w:hint="cs"/>
          <w:rtl/>
        </w:rPr>
        <w:t>ויבמ</w:t>
      </w:r>
      <w:r w:rsidR="00043EA2" w:rsidRPr="009B0A88">
        <w:rPr>
          <w:rStyle w:val="affff1"/>
          <w:rFonts w:hint="cs"/>
          <w:b/>
          <w:bCs/>
          <w:rtl/>
        </w:rPr>
        <w:t>ה</w:t>
      </w:r>
      <w:r w:rsidR="00043EA2" w:rsidRPr="00BF2C41">
        <w:rPr>
          <w:rStyle w:val="affff1"/>
          <w:rFonts w:hint="cs"/>
          <w:rtl/>
        </w:rPr>
        <w:t>'</w:t>
      </w:r>
      <w:r w:rsidR="00043EA2">
        <w:rPr>
          <w:rFonts w:hint="cs"/>
          <w:rtl/>
        </w:rPr>
        <w:t xml:space="preserve"> במקום ייבום דווקא.</w:t>
      </w:r>
    </w:p>
    <w:p w14:paraId="578871EC" w14:textId="5C28589A" w:rsidR="00043EA2" w:rsidRDefault="00B433C9" w:rsidP="00B55EDF">
      <w:pPr>
        <w:rPr>
          <w:spacing w:val="-6"/>
          <w:rtl/>
        </w:rPr>
      </w:pPr>
      <w:r w:rsidRPr="00BC4BA0">
        <w:rPr>
          <w:rStyle w:val="affff1"/>
          <w:rtl/>
        </w:rPr>
        <w:t>'ולקחה'</w:t>
      </w:r>
      <w:r w:rsidRPr="00AC7749">
        <w:rPr>
          <w:rStyle w:val="affff1"/>
          <w:spacing w:val="-6"/>
          <w:rtl/>
        </w:rPr>
        <w:t xml:space="preserve"> </w:t>
      </w:r>
      <w:r w:rsidR="00043EA2">
        <w:rPr>
          <w:rFonts w:hint="cs"/>
          <w:spacing w:val="-6"/>
          <w:rtl/>
        </w:rPr>
        <w:t>כ</w:t>
      </w:r>
      <w:r w:rsidR="00274003">
        <w:rPr>
          <w:rFonts w:hint="cs"/>
          <w:spacing w:val="-6"/>
          <w:rtl/>
        </w:rPr>
        <w:t>שיש</w:t>
      </w:r>
      <w:r w:rsidRPr="00AC7749">
        <w:rPr>
          <w:spacing w:val="-6"/>
          <w:rtl/>
        </w:rPr>
        <w:t xml:space="preserve"> </w:t>
      </w:r>
      <w:r w:rsidR="00043EA2">
        <w:rPr>
          <w:rFonts w:hint="cs"/>
          <w:spacing w:val="-6"/>
          <w:rtl/>
        </w:rPr>
        <w:t>שתי</w:t>
      </w:r>
      <w:r w:rsidR="00043EA2" w:rsidRPr="00AC7749">
        <w:rPr>
          <w:spacing w:val="-6"/>
          <w:rtl/>
        </w:rPr>
        <w:t xml:space="preserve"> </w:t>
      </w:r>
      <w:r w:rsidRPr="00AC7749">
        <w:rPr>
          <w:rFonts w:hint="cs"/>
          <w:spacing w:val="-6"/>
          <w:rtl/>
        </w:rPr>
        <w:t>לק</w:t>
      </w:r>
      <w:r w:rsidR="00043EA2">
        <w:rPr>
          <w:rFonts w:hint="cs"/>
          <w:spacing w:val="-6"/>
          <w:rtl/>
        </w:rPr>
        <w:t>י</w:t>
      </w:r>
      <w:r w:rsidRPr="00AC7749">
        <w:rPr>
          <w:rFonts w:hint="cs"/>
          <w:spacing w:val="-6"/>
          <w:rtl/>
        </w:rPr>
        <w:t>ח</w:t>
      </w:r>
      <w:r w:rsidR="00043EA2">
        <w:rPr>
          <w:rFonts w:hint="cs"/>
          <w:spacing w:val="-6"/>
          <w:rtl/>
        </w:rPr>
        <w:t>ות, מותרות</w:t>
      </w:r>
      <w:r w:rsidRPr="00AC7749">
        <w:rPr>
          <w:spacing w:val="-6"/>
          <w:rtl/>
        </w:rPr>
        <w:t xml:space="preserve"> </w:t>
      </w:r>
      <w:r w:rsidR="00043EA2">
        <w:rPr>
          <w:rFonts w:hint="cs"/>
          <w:spacing w:val="-6"/>
          <w:rtl/>
        </w:rPr>
        <w:t>רק</w:t>
      </w:r>
      <w:r w:rsidRPr="00AC7749">
        <w:rPr>
          <w:spacing w:val="-6"/>
          <w:rtl/>
        </w:rPr>
        <w:t xml:space="preserve"> </w:t>
      </w:r>
      <w:r w:rsidR="00043EA2">
        <w:rPr>
          <w:rFonts w:hint="cs"/>
          <w:spacing w:val="-6"/>
          <w:rtl/>
        </w:rPr>
        <w:t>כשיכול לקחת איזו שירצה.</w:t>
      </w:r>
    </w:p>
    <w:p w14:paraId="742D1C3D" w14:textId="6EE9551D" w:rsidR="00A560A8" w:rsidRDefault="00A560A8" w:rsidP="00A560A8">
      <w:pPr>
        <w:rPr>
          <w:rStyle w:val="affff1"/>
          <w:rtl/>
        </w:rPr>
      </w:pPr>
      <w:r>
        <w:rPr>
          <w:rStyle w:val="affff5"/>
          <w:rFonts w:hint="cs"/>
          <w:rtl/>
        </w:rPr>
        <w:t>ולר</w:t>
      </w:r>
      <w:r w:rsidR="00B433C9" w:rsidRPr="004122DB">
        <w:rPr>
          <w:rStyle w:val="affff5"/>
          <w:rFonts w:hint="cs"/>
          <w:rtl/>
        </w:rPr>
        <w:t>בנן</w:t>
      </w:r>
      <w:r w:rsidR="00511E61">
        <w:rPr>
          <w:rFonts w:hint="cs"/>
          <w:rtl/>
        </w:rPr>
        <w:t>:</w:t>
      </w:r>
      <w:r w:rsidR="00B433C9" w:rsidRPr="00A560A8">
        <w:rPr>
          <w:rtl/>
        </w:rPr>
        <w:t xml:space="preserve"> </w:t>
      </w:r>
      <w:r w:rsidRPr="00BC4BA0">
        <w:rPr>
          <w:rFonts w:hint="eastAsia"/>
          <w:rtl/>
        </w:rPr>
        <w:t>לאסור</w:t>
      </w:r>
      <w:r w:rsidRPr="00BC4BA0">
        <w:rPr>
          <w:rtl/>
        </w:rPr>
        <w:t xml:space="preserve"> צרות </w:t>
      </w:r>
      <w:r w:rsidRPr="00A560A8">
        <w:rPr>
          <w:rStyle w:val="affff1"/>
          <w:rFonts w:hint="cs"/>
          <w:rtl/>
        </w:rPr>
        <w:t>מ</w:t>
      </w:r>
      <w:r>
        <w:rPr>
          <w:rStyle w:val="affff1"/>
          <w:rFonts w:hint="cs"/>
          <w:rtl/>
        </w:rPr>
        <w:t>'</w:t>
      </w:r>
      <w:r w:rsidRPr="00BC4BA0">
        <w:rPr>
          <w:rStyle w:val="affff1"/>
          <w:rFonts w:hint="eastAsia"/>
          <w:b/>
          <w:bCs/>
          <w:rtl/>
        </w:rPr>
        <w:t>לצרור</w:t>
      </w:r>
      <w:r w:rsidR="00236606">
        <w:rPr>
          <w:rStyle w:val="affff1"/>
          <w:rFonts w:hint="cs"/>
          <w:rtl/>
        </w:rPr>
        <w:t xml:space="preserve"> </w:t>
      </w:r>
      <w:r w:rsidR="00236606" w:rsidRPr="00BC4BA0">
        <w:rPr>
          <w:rStyle w:val="affff8"/>
          <w:rFonts w:hint="eastAsia"/>
          <w:rtl/>
        </w:rPr>
        <w:t>לגלות</w:t>
      </w:r>
      <w:r w:rsidR="00236606" w:rsidRPr="00BC4BA0">
        <w:rPr>
          <w:rStyle w:val="affff8"/>
          <w:rtl/>
        </w:rPr>
        <w:t xml:space="preserve"> </w:t>
      </w:r>
      <w:r w:rsidR="00236606" w:rsidRPr="00BC4BA0">
        <w:rPr>
          <w:rStyle w:val="affff8"/>
          <w:rFonts w:hint="eastAsia"/>
          <w:rtl/>
        </w:rPr>
        <w:t>ערותה</w:t>
      </w:r>
      <w:r w:rsidR="00236606">
        <w:rPr>
          <w:rStyle w:val="affff1"/>
          <w:rFonts w:hint="cs"/>
          <w:rtl/>
        </w:rPr>
        <w:t xml:space="preserve"> </w:t>
      </w:r>
      <w:r w:rsidR="00236606" w:rsidRPr="00BC4BA0">
        <w:rPr>
          <w:rStyle w:val="affff8"/>
          <w:rFonts w:hint="eastAsia"/>
          <w:rtl/>
        </w:rPr>
        <w:t>עליה</w:t>
      </w:r>
      <w:r>
        <w:rPr>
          <w:rStyle w:val="affff1"/>
          <w:rFonts w:hint="cs"/>
          <w:rtl/>
        </w:rPr>
        <w:t>'</w:t>
      </w:r>
      <w:r w:rsidRPr="00BC4BA0">
        <w:rPr>
          <w:rtl/>
        </w:rPr>
        <w:t xml:space="preserve"> נפקא</w:t>
      </w:r>
      <w:r>
        <w:rPr>
          <w:rFonts w:hint="cs"/>
          <w:rtl/>
        </w:rPr>
        <w:t>.</w:t>
      </w:r>
    </w:p>
    <w:p w14:paraId="4BC8F0EE" w14:textId="491116AF" w:rsidR="00A560A8" w:rsidRPr="00BC4BA0" w:rsidRDefault="00A560A8" w:rsidP="00A560A8">
      <w:pPr>
        <w:rPr>
          <w:rtl/>
        </w:rPr>
      </w:pPr>
      <w:r w:rsidRPr="00BC4BA0">
        <w:rPr>
          <w:rStyle w:val="affff5"/>
          <w:rFonts w:hint="eastAsia"/>
          <w:rtl/>
        </w:rPr>
        <w:t>ורבי</w:t>
      </w:r>
      <w:r w:rsidRPr="00BC4BA0">
        <w:rPr>
          <w:rStyle w:val="affff5"/>
          <w:rtl/>
        </w:rPr>
        <w:t xml:space="preserve"> </w:t>
      </w:r>
      <w:r w:rsidRPr="00BC4BA0">
        <w:rPr>
          <w:rStyle w:val="affff1"/>
          <w:rtl/>
        </w:rPr>
        <w:t>'לצרור'</w:t>
      </w:r>
      <w:r w:rsidRPr="00BC4BA0">
        <w:rPr>
          <w:rStyle w:val="affff5"/>
          <w:rtl/>
        </w:rPr>
        <w:t xml:space="preserve"> נצרך</w:t>
      </w:r>
      <w:r w:rsidRPr="00A560A8">
        <w:rPr>
          <w:rFonts w:hint="cs"/>
          <w:rtl/>
        </w:rPr>
        <w:t xml:space="preserve">: </w:t>
      </w:r>
      <w:r w:rsidRPr="00BC4BA0">
        <w:rPr>
          <w:rStyle w:val="affff5"/>
          <w:rFonts w:hint="eastAsia"/>
          <w:rtl/>
        </w:rPr>
        <w:t>לדר</w:t>
      </w:r>
      <w:r w:rsidRPr="00BC4BA0">
        <w:rPr>
          <w:rStyle w:val="affff5"/>
          <w:rtl/>
        </w:rPr>
        <w:t>"ש</w:t>
      </w:r>
      <w:r>
        <w:rPr>
          <w:rFonts w:hint="cs"/>
          <w:rtl/>
        </w:rPr>
        <w:t xml:space="preserve"> </w:t>
      </w:r>
      <w:r w:rsidRPr="00BC4BA0">
        <w:rPr>
          <w:rStyle w:val="affff8"/>
          <w:rtl/>
        </w:rPr>
        <w:t xml:space="preserve">[אחין </w:t>
      </w:r>
      <w:r w:rsidRPr="00BC4BA0">
        <w:rPr>
          <w:rStyle w:val="affff8"/>
          <w:rFonts w:hint="eastAsia"/>
          <w:rtl/>
        </w:rPr>
        <w:t>נשואין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אחיות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ומתו</w:t>
      </w:r>
      <w:r w:rsidRPr="00BC4BA0">
        <w:rPr>
          <w:rStyle w:val="affff8"/>
          <w:rtl/>
        </w:rPr>
        <w:t xml:space="preserve">, </w:t>
      </w:r>
      <w:r w:rsidRPr="00BC4BA0">
        <w:rPr>
          <w:rStyle w:val="affff8"/>
          <w:rFonts w:hint="eastAsia"/>
          <w:rtl/>
        </w:rPr>
        <w:t>פטורות</w:t>
      </w:r>
      <w:r w:rsidR="00D448A4">
        <w:rPr>
          <w:rStyle w:val="affff8"/>
          <w:rFonts w:hint="cs"/>
          <w:rtl/>
        </w:rPr>
        <w:t xml:space="preserve"> אף</w:t>
      </w:r>
      <w:r w:rsidRPr="00BC4BA0">
        <w:rPr>
          <w:rStyle w:val="affff8"/>
          <w:rtl/>
        </w:rPr>
        <w:t xml:space="preserve"> מחליצה].</w:t>
      </w:r>
    </w:p>
    <w:p w14:paraId="67DC0FF4" w14:textId="4B374732" w:rsidR="00B433C9" w:rsidRPr="00C35A2C" w:rsidRDefault="00A560A8" w:rsidP="00A560A8">
      <w:pPr>
        <w:rPr>
          <w:rtl/>
        </w:rPr>
      </w:pPr>
      <w:r w:rsidRPr="00BC4BA0">
        <w:rPr>
          <w:rStyle w:val="affff5"/>
          <w:rFonts w:hint="eastAsia"/>
          <w:rtl/>
        </w:rPr>
        <w:t>ורבנן</w:t>
      </w:r>
      <w:r w:rsidRPr="00BC4BA0">
        <w:rPr>
          <w:rStyle w:val="affff5"/>
          <w:rtl/>
        </w:rPr>
        <w:t xml:space="preserve"> </w:t>
      </w:r>
      <w:r w:rsidR="00B433C9" w:rsidRPr="00BD6422">
        <w:rPr>
          <w:rStyle w:val="affff1"/>
          <w:rFonts w:hint="cs"/>
          <w:rtl/>
        </w:rPr>
        <w:t>'ולקחה'</w:t>
      </w:r>
      <w:r w:rsidR="00B433C9" w:rsidRPr="00BC4BA0">
        <w:rPr>
          <w:rStyle w:val="affff5"/>
          <w:rtl/>
        </w:rPr>
        <w:t xml:space="preserve"> </w:t>
      </w:r>
      <w:r w:rsidRPr="00BC4BA0">
        <w:rPr>
          <w:rStyle w:val="affff5"/>
          <w:rFonts w:hint="eastAsia"/>
          <w:rtl/>
        </w:rPr>
        <w:t>נצרך</w:t>
      </w:r>
      <w:r w:rsidRPr="00BC4BA0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שמגרשה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בגט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ומחזירה</w:t>
      </w:r>
      <w:r w:rsidR="00B433C9" w:rsidRPr="00C35A2C">
        <w:rPr>
          <w:rtl/>
        </w:rPr>
        <w:t>,</w:t>
      </w:r>
      <w:r w:rsidR="00B433C9" w:rsidRPr="00BF2C41">
        <w:rPr>
          <w:rStyle w:val="affff1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'ויבמה'</w:t>
      </w:r>
      <w:r w:rsidR="00B433C9" w:rsidRPr="00BF2C41">
        <w:rPr>
          <w:rStyle w:val="affff1"/>
          <w:rtl/>
        </w:rPr>
        <w:t xml:space="preserve"> </w:t>
      </w:r>
      <w:r w:rsidR="00B433C9" w:rsidRPr="00C35A2C">
        <w:rPr>
          <w:rtl/>
        </w:rPr>
        <w:t xml:space="preserve">- </w:t>
      </w:r>
      <w:r w:rsidR="00B433C9" w:rsidRPr="00C35A2C">
        <w:rPr>
          <w:rFonts w:hint="cs"/>
          <w:rtl/>
        </w:rPr>
        <w:t>על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כרחה</w:t>
      </w:r>
      <w:r w:rsidR="00B433C9" w:rsidRPr="00C35A2C">
        <w:rPr>
          <w:rtl/>
        </w:rPr>
        <w:t>.</w:t>
      </w:r>
    </w:p>
    <w:p w14:paraId="005CFB3B" w14:textId="47CB8CAA" w:rsidR="00B433C9" w:rsidRPr="00BD6422" w:rsidRDefault="00B433C9" w:rsidP="00BC4BA0">
      <w:pPr>
        <w:pStyle w:val="affff7"/>
        <w:ind w:left="339" w:firstLine="113"/>
        <w:rPr>
          <w:rtl/>
        </w:rPr>
      </w:pPr>
      <w:r w:rsidRPr="00BC4BA0">
        <w:rPr>
          <w:rFonts w:hint="eastAsia"/>
          <w:b/>
          <w:rtl/>
        </w:rPr>
        <w:t>ו</w:t>
      </w:r>
      <w:r w:rsidR="00BD6422" w:rsidRPr="00A07384">
        <w:rPr>
          <w:rFonts w:cs="PFT_Frank" w:hint="eastAsia"/>
          <w:b/>
          <w:bCs/>
          <w:szCs w:val="10"/>
          <w:rtl/>
        </w:rPr>
        <w:t>ל</w:t>
      </w:r>
      <w:r w:rsidRPr="00BC4BA0">
        <w:rPr>
          <w:rFonts w:hint="eastAsia"/>
          <w:b/>
          <w:rtl/>
        </w:rPr>
        <w:t>רבי</w:t>
      </w:r>
      <w:r w:rsidR="00BD6422" w:rsidRPr="00A07384">
        <w:rPr>
          <w:rFonts w:cs="PFT_Frank"/>
          <w:b/>
          <w:bCs/>
          <w:szCs w:val="10"/>
          <w:rtl/>
        </w:rPr>
        <w:t>:</w:t>
      </w:r>
      <w:r w:rsidRPr="00BD6422">
        <w:rPr>
          <w:rtl/>
        </w:rPr>
        <w:t xml:space="preserve">  </w:t>
      </w:r>
      <w:r w:rsidR="00BD6422">
        <w:rPr>
          <w:rFonts w:hint="cs"/>
          <w:rtl/>
        </w:rPr>
        <w:t xml:space="preserve">גט ומחזירה - </w:t>
      </w:r>
      <w:r w:rsidRPr="00BC4BA0">
        <w:rPr>
          <w:rFonts w:hint="eastAsia"/>
          <w:rtl/>
        </w:rPr>
        <w:t>מ</w:t>
      </w:r>
      <w:r w:rsidRPr="00BD6422">
        <w:rPr>
          <w:rStyle w:val="affff1"/>
          <w:rFonts w:hint="cs"/>
          <w:rtl/>
        </w:rPr>
        <w:t>'לאשה'</w:t>
      </w:r>
      <w:r w:rsidRPr="00BD6422">
        <w:rPr>
          <w:rtl/>
        </w:rPr>
        <w:t xml:space="preserve">, </w:t>
      </w:r>
      <w:r w:rsidRPr="00BD6422">
        <w:rPr>
          <w:rFonts w:hint="cs"/>
          <w:rtl/>
        </w:rPr>
        <w:t>על</w:t>
      </w:r>
      <w:r w:rsidRPr="00BD6422">
        <w:rPr>
          <w:rtl/>
        </w:rPr>
        <w:t xml:space="preserve"> </w:t>
      </w:r>
      <w:r w:rsidRPr="00BD6422">
        <w:rPr>
          <w:rFonts w:hint="cs"/>
          <w:rtl/>
        </w:rPr>
        <w:t>כרחה</w:t>
      </w:r>
      <w:r w:rsidRPr="00BD6422">
        <w:rPr>
          <w:rtl/>
        </w:rPr>
        <w:t xml:space="preserve"> </w:t>
      </w:r>
      <w:r w:rsidR="00BD6422">
        <w:rPr>
          <w:rFonts w:hint="cs"/>
          <w:rtl/>
        </w:rPr>
        <w:t>-</w:t>
      </w:r>
      <w:r w:rsidRPr="00BD6422">
        <w:rPr>
          <w:rtl/>
        </w:rPr>
        <w:t xml:space="preserve"> </w:t>
      </w:r>
      <w:r w:rsidRPr="00BC4BA0">
        <w:rPr>
          <w:rFonts w:hint="eastAsia"/>
          <w:rtl/>
        </w:rPr>
        <w:t>מ</w:t>
      </w:r>
      <w:r w:rsidRPr="00BD6422">
        <w:rPr>
          <w:rStyle w:val="affff1"/>
          <w:rFonts w:hint="cs"/>
          <w:rtl/>
        </w:rPr>
        <w:t>'יבמה</w:t>
      </w:r>
      <w:r w:rsidRPr="00BD6422">
        <w:rPr>
          <w:rStyle w:val="affff1"/>
          <w:rtl/>
        </w:rPr>
        <w:t xml:space="preserve"> </w:t>
      </w:r>
      <w:r w:rsidRPr="00BD6422">
        <w:rPr>
          <w:rStyle w:val="affff1"/>
          <w:rFonts w:hint="cs"/>
          <w:rtl/>
        </w:rPr>
        <w:t>יב</w:t>
      </w:r>
      <w:r w:rsidR="00BD6422">
        <w:rPr>
          <w:rStyle w:val="affff1"/>
          <w:rFonts w:hint="cs"/>
          <w:rtl/>
        </w:rPr>
        <w:t>ו</w:t>
      </w:r>
      <w:r w:rsidRPr="00BD6422">
        <w:rPr>
          <w:rStyle w:val="affff1"/>
          <w:rFonts w:hint="cs"/>
          <w:rtl/>
        </w:rPr>
        <w:t>א</w:t>
      </w:r>
      <w:r w:rsidRPr="00BD6422">
        <w:rPr>
          <w:rStyle w:val="affff1"/>
          <w:rtl/>
        </w:rPr>
        <w:t xml:space="preserve"> </w:t>
      </w:r>
      <w:r w:rsidRPr="00BD6422">
        <w:rPr>
          <w:rStyle w:val="affff1"/>
          <w:rFonts w:hint="cs"/>
          <w:rtl/>
        </w:rPr>
        <w:t>עליה</w:t>
      </w:r>
      <w:r w:rsidRPr="00BC4BA0">
        <w:rPr>
          <w:rtl/>
        </w:rPr>
        <w:t>'</w:t>
      </w:r>
      <w:r w:rsidRPr="00BD6422">
        <w:rPr>
          <w:rtl/>
        </w:rPr>
        <w:t>.</w:t>
      </w:r>
    </w:p>
    <w:p w14:paraId="6372E9FF" w14:textId="04BDD171" w:rsidR="00DD0AFF" w:rsidRDefault="00B433C9" w:rsidP="00B55EDF">
      <w:pPr>
        <w:rPr>
          <w:rStyle w:val="affff5"/>
          <w:rtl/>
        </w:rPr>
      </w:pPr>
      <w:r w:rsidRPr="00262A77">
        <w:rPr>
          <w:rStyle w:val="affff5"/>
          <w:rFonts w:hint="cs"/>
          <w:rtl/>
        </w:rPr>
        <w:t>ו</w:t>
      </w:r>
      <w:r w:rsidR="00236606">
        <w:rPr>
          <w:rStyle w:val="affff5"/>
          <w:rFonts w:hint="cs"/>
          <w:rtl/>
        </w:rPr>
        <w:t>ל</w:t>
      </w:r>
      <w:r w:rsidRPr="00262A77">
        <w:rPr>
          <w:rStyle w:val="affff5"/>
          <w:rFonts w:hint="cs"/>
          <w:rtl/>
        </w:rPr>
        <w:t>רבי</w:t>
      </w:r>
      <w:r w:rsidRPr="00262A77">
        <w:rPr>
          <w:rFonts w:hint="cs"/>
          <w:spacing w:val="-2"/>
          <w:rtl/>
        </w:rPr>
        <w:t>:</w:t>
      </w:r>
      <w:r w:rsidRPr="00262A77">
        <w:rPr>
          <w:rStyle w:val="affff1"/>
          <w:spacing w:val="-2"/>
          <w:rtl/>
        </w:rPr>
        <w:t xml:space="preserve"> </w:t>
      </w:r>
      <w:r w:rsidRPr="00262A77">
        <w:rPr>
          <w:rStyle w:val="affff1"/>
          <w:rFonts w:hint="cs"/>
          <w:spacing w:val="-2"/>
          <w:rtl/>
        </w:rPr>
        <w:t>'</w:t>
      </w:r>
      <w:r>
        <w:rPr>
          <w:rStyle w:val="affff1"/>
          <w:rFonts w:hint="eastAsia"/>
          <w:rtl/>
          <w:rPrChange w:id="9001" w:author="מנוע פסוקים" w:date="2026-10-05T16:38:21Z">
            <w:rPr>
              <w:rStyle w:val="affff8"/>
              <w:rFonts w:hint="eastAsia"/>
              <w:rtl/>
            </w:rPr>
          </w:rPrChange>
        </w:rPr>
        <w:t xml:space="preserve">לצרור</w:t>
      </w:r>
      <w:r>
        <w:rPr>
          <w:rStyle w:val="affff1"/>
          <w:rtl/>
          <w:rPrChange w:id="9002" w:author="מנוע פסוקים" w:date="2026-10-05T16:38:21Z">
            <w:rPr>
              <w:rStyle w:val="affff8"/>
              <w:rtl/>
            </w:rPr>
          </w:rPrChange>
        </w:rPr>
        <w:t xml:space="preserve"> </w:t>
      </w:r>
      <w:r>
        <w:rPr>
          <w:rStyle w:val="affff1"/>
          <w:rFonts w:hint="eastAsia"/>
          <w:rtl/>
          <w:rPrChange w:id="9003" w:author="מנוע פסוקים" w:date="2026-10-05T16:38:21Z">
            <w:rPr>
              <w:rStyle w:val="affff8"/>
              <w:rFonts w:hint="eastAsia"/>
              <w:rtl/>
            </w:rPr>
          </w:rPrChange>
        </w:rPr>
        <w:t xml:space="preserve">לגלות</w:t>
      </w:r>
      <w:r>
        <w:rPr>
          <w:rStyle w:val="affff1"/>
          <w:rtl/>
          <w:rPrChange w:id="9004" w:author="מנוע פסוקים" w:date="2026-10-05T16:38:21Z">
            <w:rPr>
              <w:rStyle w:val="affff8"/>
              <w:rtl/>
            </w:rPr>
          </w:rPrChange>
        </w:rPr>
        <w:t xml:space="preserve"> </w:t>
      </w:r>
      <w:r>
        <w:rPr>
          <w:rStyle w:val="affff1"/>
          <w:rFonts w:hint="eastAsia"/>
          <w:rtl/>
          <w:rPrChange w:id="9005" w:author="מנוע פסוקים" w:date="2026-10-05T16:38:21Z">
            <w:rPr>
              <w:rStyle w:val="affff8"/>
              <w:rFonts w:hint="eastAsia"/>
              <w:rtl/>
            </w:rPr>
          </w:rPrChange>
        </w:rPr>
        <w:t xml:space="preserve">ערותה</w:t>
      </w:r>
      <w:r>
        <w:rPr>
          <w:rStyle w:val="affff1"/>
          <w:rFonts w:hint="cs"/>
          <w:spacing w:val="-2"/>
          <w:rtl/>
          <w:rPrChange w:id="9006" w:author="מנוע פסוקים" w:date="2026-10-05T16:38:21Z">
            <w:rPr>
              <w:rStyle w:val="affff1"/>
              <w:rFonts w:hint="cs"/>
              <w:spacing w:val="-2"/>
              <w:rtl/>
            </w:rPr>
          </w:rPrChange>
        </w:rPr>
        <w:t xml:space="preserve"> </w:t>
      </w:r>
      <w:r>
        <w:rPr>
          <w:rStyle w:val="affff1"/>
          <w:rFonts w:hint="eastAsia"/>
          <w:b/>
          <w:bCs/>
          <w:spacing w:val="-2"/>
          <w:rtl/>
          <w:rPrChange w:id="9007" w:author="מנוע פסוקים" w:date="2026-10-05T16:38:21Z">
            <w:rPr>
              <w:rStyle w:val="affff1"/>
              <w:rFonts w:hint="eastAsia"/>
              <w:b/>
              <w:bCs/>
              <w:spacing w:val="-2"/>
              <w:rtl/>
            </w:rPr>
          </w:rPrChange>
        </w:rPr>
        <w:t xml:space="preserve">עליה</w:t>
      </w:r>
      <w:r w:rsidRPr="00BC4BA0">
        <w:rPr>
          <w:rStyle w:val="affff1"/>
          <w:b/>
          <w:bCs/>
          <w:spacing w:val="-2"/>
          <w:rtl/>
        </w:rPr>
        <w:t>'</w:t>
      </w:r>
      <w:r w:rsidRPr="00262A77">
        <w:rPr>
          <w:rStyle w:val="affff1"/>
          <w:spacing w:val="-2"/>
          <w:rtl/>
        </w:rPr>
        <w:t xml:space="preserve"> </w:t>
      </w:r>
      <w:r w:rsidR="00DD0AFF">
        <w:rPr>
          <w:rStyle w:val="affff5"/>
          <w:rFonts w:hint="cs"/>
          <w:rtl/>
        </w:rPr>
        <w:t>-</w:t>
      </w:r>
    </w:p>
    <w:p w14:paraId="08DF0CAA" w14:textId="44668D43" w:rsidR="00511E61" w:rsidRPr="00262A77" w:rsidRDefault="00B433C9" w:rsidP="00B55EDF">
      <w:pPr>
        <w:rPr>
          <w:spacing w:val="-2"/>
          <w:rtl/>
        </w:rPr>
      </w:pPr>
      <w:r w:rsidRPr="00262A77">
        <w:rPr>
          <w:rStyle w:val="affff5"/>
          <w:rFonts w:hint="cs"/>
          <w:rtl/>
        </w:rPr>
        <w:t>לכדתנ</w:t>
      </w:r>
      <w:r w:rsidR="00DD0AFF" w:rsidRPr="00BC4BA0">
        <w:rPr>
          <w:rStyle w:val="affff5"/>
          <w:rFonts w:hint="eastAsia"/>
          <w:rtl/>
        </w:rPr>
        <w:t>ן</w:t>
      </w:r>
      <w:r w:rsidRPr="00262A77">
        <w:rPr>
          <w:spacing w:val="-2"/>
          <w:rtl/>
        </w:rPr>
        <w:t xml:space="preserve">: </w:t>
      </w:r>
      <w:r w:rsidR="00DD0AFF">
        <w:rPr>
          <w:rFonts w:hint="cs"/>
          <w:spacing w:val="-2"/>
          <w:rtl/>
        </w:rPr>
        <w:t>ש</w:t>
      </w:r>
      <w:r w:rsidRPr="00262A77">
        <w:rPr>
          <w:rFonts w:hint="cs"/>
          <w:spacing w:val="-2"/>
          <w:rtl/>
        </w:rPr>
        <w:t>אין</w:t>
      </w:r>
      <w:r w:rsidRPr="00262A77">
        <w:rPr>
          <w:spacing w:val="-2"/>
          <w:rtl/>
        </w:rPr>
        <w:t xml:space="preserve"> </w:t>
      </w:r>
      <w:r w:rsidRPr="00262A77">
        <w:rPr>
          <w:rFonts w:hint="cs"/>
          <w:spacing w:val="-2"/>
          <w:rtl/>
        </w:rPr>
        <w:t>חייבין</w:t>
      </w:r>
      <w:r w:rsidR="00DD0AFF">
        <w:rPr>
          <w:rFonts w:hint="cs"/>
          <w:spacing w:val="-2"/>
          <w:rtl/>
        </w:rPr>
        <w:t xml:space="preserve"> חטאת</w:t>
      </w:r>
      <w:r w:rsidR="00DD0AFF" w:rsidRPr="00BC4BA0">
        <w:rPr>
          <w:rStyle w:val="affff8"/>
          <w:rtl/>
        </w:rPr>
        <w:t xml:space="preserve"> בשאר </w:t>
      </w:r>
      <w:r w:rsidR="00D448A4">
        <w:rPr>
          <w:rStyle w:val="affff8"/>
          <w:rFonts w:hint="cs"/>
          <w:rtl/>
        </w:rPr>
        <w:t>מצוות</w:t>
      </w:r>
      <w:r w:rsidRPr="00262A77">
        <w:rPr>
          <w:spacing w:val="-2"/>
          <w:rtl/>
        </w:rPr>
        <w:t xml:space="preserve"> </w:t>
      </w:r>
      <w:r w:rsidR="00DD0AFF">
        <w:rPr>
          <w:rFonts w:hint="cs"/>
          <w:spacing w:val="-2"/>
          <w:rtl/>
        </w:rPr>
        <w:t>אלא בדבר ש</w:t>
      </w:r>
      <w:r w:rsidRPr="00262A77">
        <w:rPr>
          <w:rFonts w:hint="cs"/>
          <w:spacing w:val="-2"/>
          <w:rtl/>
        </w:rPr>
        <w:t>זדונו</w:t>
      </w:r>
      <w:r w:rsidRPr="00262A77">
        <w:rPr>
          <w:spacing w:val="-2"/>
          <w:rtl/>
        </w:rPr>
        <w:t xml:space="preserve"> </w:t>
      </w:r>
      <w:r w:rsidRPr="00262A77">
        <w:rPr>
          <w:rFonts w:hint="cs"/>
          <w:spacing w:val="-2"/>
          <w:rtl/>
        </w:rPr>
        <w:t>כרת</w:t>
      </w:r>
      <w:r w:rsidRPr="00262A77">
        <w:rPr>
          <w:spacing w:val="-2"/>
          <w:rtl/>
        </w:rPr>
        <w:t xml:space="preserve">, </w:t>
      </w:r>
    </w:p>
    <w:p w14:paraId="6D785729" w14:textId="2C1E32BC" w:rsidR="00DD0AFF" w:rsidRDefault="00B433C9" w:rsidP="00627969">
      <w:pPr>
        <w:ind w:left="339" w:firstLine="113"/>
        <w:rPr>
          <w:rtl/>
        </w:rPr>
      </w:pPr>
      <w:r w:rsidRPr="00C35A2C">
        <w:rPr>
          <w:rFonts w:hint="cs"/>
          <w:rtl/>
        </w:rPr>
        <w:t>ו</w:t>
      </w:r>
      <w:r w:rsidR="00DD0AFF">
        <w:rPr>
          <w:rFonts w:hint="cs"/>
          <w:rtl/>
        </w:rPr>
        <w:t>אין חייבין חטאת</w:t>
      </w:r>
      <w:r w:rsidRPr="00C35A2C">
        <w:rPr>
          <w:rtl/>
        </w:rPr>
        <w:t xml:space="preserve"> </w:t>
      </w:r>
      <w:r w:rsidRPr="00BC4BA0">
        <w:rPr>
          <w:rStyle w:val="affff8"/>
          <w:rFonts w:hint="eastAsia"/>
          <w:rtl/>
        </w:rPr>
        <w:t>בע</w:t>
      </w:r>
      <w:r w:rsidR="00DD0AFF" w:rsidRPr="00BC4BA0">
        <w:rPr>
          <w:rStyle w:val="affff8"/>
          <w:rFonts w:hint="eastAsia"/>
          <w:rtl/>
        </w:rPr>
        <w:t>בודה</w:t>
      </w:r>
      <w:r w:rsidR="00DD0AFF" w:rsidRPr="00BC4BA0">
        <w:rPr>
          <w:rStyle w:val="affff8"/>
          <w:rtl/>
        </w:rPr>
        <w:t xml:space="preserve"> </w:t>
      </w:r>
      <w:r w:rsidR="00DD0AFF" w:rsidRPr="00BC4BA0">
        <w:rPr>
          <w:rStyle w:val="affff8"/>
          <w:rFonts w:hint="eastAsia"/>
          <w:rtl/>
        </w:rPr>
        <w:t>זרה</w:t>
      </w:r>
      <w:r w:rsidR="00DD0AFF">
        <w:rPr>
          <w:rFonts w:hint="cs"/>
          <w:rtl/>
        </w:rPr>
        <w:t xml:space="preserve"> </w:t>
      </w:r>
      <w:r w:rsidRPr="00C35A2C">
        <w:rPr>
          <w:rFonts w:hint="cs"/>
          <w:rtl/>
        </w:rPr>
        <w:t>אלא</w:t>
      </w:r>
      <w:r w:rsidR="00DD0AFF">
        <w:rPr>
          <w:rFonts w:hint="cs"/>
          <w:rtl/>
        </w:rPr>
        <w:t xml:space="preserve"> ב</w:t>
      </w:r>
      <w:r w:rsidRPr="00C35A2C">
        <w:rPr>
          <w:rFonts w:hint="cs"/>
          <w:rtl/>
        </w:rPr>
        <w:t>דבר</w:t>
      </w:r>
      <w:r w:rsidRPr="00C35A2C">
        <w:rPr>
          <w:rtl/>
        </w:rPr>
        <w:t xml:space="preserve"> </w:t>
      </w:r>
      <w:r w:rsidR="00DD0AFF">
        <w:rPr>
          <w:rFonts w:hint="cs"/>
          <w:rtl/>
        </w:rPr>
        <w:t>ש</w:t>
      </w:r>
      <w:r w:rsidRPr="00C35A2C">
        <w:rPr>
          <w:rFonts w:hint="cs"/>
          <w:rtl/>
        </w:rPr>
        <w:t>זדונו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כרת</w:t>
      </w:r>
      <w:r w:rsidR="00DD0AFF">
        <w:rPr>
          <w:rFonts w:hint="cs"/>
          <w:rtl/>
        </w:rPr>
        <w:t>,</w:t>
      </w:r>
    </w:p>
    <w:p w14:paraId="5739780B" w14:textId="77777777" w:rsidR="00B433C9" w:rsidRPr="006F3002" w:rsidRDefault="00B433C9" w:rsidP="006F3002">
      <w:pPr>
        <w:pStyle w:val="aff7"/>
        <w:framePr w:wrap="around"/>
        <w:rPr>
          <w:rtl/>
        </w:rPr>
      </w:pPr>
      <w:r w:rsidRPr="006F3002">
        <w:rPr>
          <w:rFonts w:hint="cs"/>
          <w:rtl/>
        </w:rPr>
        <w:t>ט.</w:t>
      </w:r>
    </w:p>
    <w:p w14:paraId="07B725C5" w14:textId="5A5F0EFA" w:rsidR="00B433C9" w:rsidRPr="00C35A2C" w:rsidRDefault="00DD0AFF" w:rsidP="00DD0AFF">
      <w:pPr>
        <w:rPr>
          <w:rtl/>
        </w:rPr>
      </w:pPr>
      <w:r w:rsidRPr="00BC4BA0">
        <w:rPr>
          <w:rFonts w:hint="eastAsia"/>
          <w:b/>
          <w:rtl/>
        </w:rPr>
        <w:t>שה</w:t>
      </w:r>
      <w:r w:rsidR="00B433C9" w:rsidRPr="00D1637C">
        <w:rPr>
          <w:rFonts w:cs="PFT_Frank" w:hint="eastAsia"/>
          <w:b/>
          <w:bCs/>
          <w:szCs w:val="14"/>
          <w:rtl/>
        </w:rPr>
        <w:t>יחיד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כשבה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או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שעירה</w:t>
      </w:r>
      <w:r w:rsidR="00B433C9" w:rsidRPr="00C35A2C">
        <w:rPr>
          <w:rtl/>
        </w:rPr>
        <w:t xml:space="preserve">, </w:t>
      </w:r>
      <w:r w:rsidR="00B433C9" w:rsidRPr="0090328A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נשיא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שעיר</w:t>
      </w:r>
      <w:r w:rsidR="00B433C9" w:rsidRPr="00C35A2C">
        <w:rPr>
          <w:rtl/>
        </w:rPr>
        <w:t xml:space="preserve">, </w:t>
      </w:r>
      <w:r w:rsidRPr="00D1637C">
        <w:rPr>
          <w:rFonts w:cs="PFT_Frank" w:hint="eastAsia"/>
          <w:b/>
          <w:bCs/>
          <w:szCs w:val="14"/>
          <w:rtl/>
        </w:rPr>
        <w:t>כהן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משיח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וב</w:t>
      </w:r>
      <w:r w:rsidR="00B433C9" w:rsidRPr="00D1637C">
        <w:rPr>
          <w:rFonts w:cs="PFT_Frank"/>
          <w:b/>
          <w:bCs/>
          <w:szCs w:val="14"/>
          <w:rtl/>
        </w:rPr>
        <w:t>"</w:t>
      </w:r>
      <w:r w:rsidR="00B433C9" w:rsidRPr="00D1637C">
        <w:rPr>
          <w:rFonts w:cs="PFT_Frank" w:hint="eastAsia"/>
          <w:b/>
          <w:bCs/>
          <w:szCs w:val="14"/>
          <w:rtl/>
        </w:rPr>
        <w:t>ד</w:t>
      </w:r>
      <w:r>
        <w:rPr>
          <w:rFonts w:hint="cs"/>
          <w:rtl/>
        </w:rPr>
        <w:t xml:space="preserve"> - </w:t>
      </w:r>
      <w:r w:rsidR="00B433C9" w:rsidRPr="00C35A2C">
        <w:rPr>
          <w:rFonts w:hint="cs"/>
          <w:rtl/>
        </w:rPr>
        <w:t>פר</w:t>
      </w:r>
      <w:r>
        <w:rPr>
          <w:rFonts w:hint="cs"/>
          <w:rtl/>
        </w:rPr>
        <w:t>,</w:t>
      </w:r>
    </w:p>
    <w:p w14:paraId="18309F8E" w14:textId="152583CA" w:rsidR="00B433C9" w:rsidRPr="00062827" w:rsidRDefault="00B433C9" w:rsidP="00BC4BA0">
      <w:pPr>
        <w:rPr>
          <w:spacing w:val="-2"/>
          <w:rtl/>
        </w:rPr>
      </w:pPr>
      <w:r w:rsidRPr="00D1637C">
        <w:rPr>
          <w:rFonts w:cs="PFT_Frank" w:hint="eastAsia"/>
          <w:b/>
          <w:bCs/>
          <w:spacing w:val="-2"/>
          <w:szCs w:val="14"/>
          <w:rtl/>
        </w:rPr>
        <w:t>ובעבו</w:t>
      </w:r>
      <w:r w:rsidR="00DD0AFF" w:rsidRPr="00D1637C">
        <w:rPr>
          <w:rFonts w:cs="PFT_Frank"/>
          <w:b/>
          <w:bCs/>
          <w:spacing w:val="-2"/>
          <w:szCs w:val="14"/>
          <w:rtl/>
        </w:rPr>
        <w:t>"</w:t>
      </w:r>
      <w:r w:rsidR="00DD0AFF" w:rsidRPr="00D1637C">
        <w:rPr>
          <w:rFonts w:cs="PFT_Frank" w:hint="eastAsia"/>
          <w:b/>
          <w:bCs/>
          <w:spacing w:val="-2"/>
          <w:szCs w:val="14"/>
          <w:rtl/>
        </w:rPr>
        <w:t>ז</w:t>
      </w:r>
      <w:r w:rsidR="00DD0AFF" w:rsidRPr="00D1637C">
        <w:rPr>
          <w:rFonts w:cs="PFT_Frank"/>
          <w:b/>
          <w:bCs/>
          <w:spacing w:val="-2"/>
          <w:szCs w:val="14"/>
          <w:rtl/>
        </w:rPr>
        <w:t xml:space="preserve"> </w:t>
      </w:r>
      <w:r w:rsidRPr="00D1637C">
        <w:rPr>
          <w:rFonts w:cs="PFT_Frank"/>
          <w:b/>
          <w:bCs/>
          <w:spacing w:val="-2"/>
          <w:szCs w:val="14"/>
          <w:rtl/>
        </w:rPr>
        <w:t xml:space="preserve">- </w:t>
      </w:r>
      <w:r w:rsidRPr="00D1637C">
        <w:rPr>
          <w:rFonts w:cs="PFT_Frank" w:hint="eastAsia"/>
          <w:b/>
          <w:bCs/>
          <w:spacing w:val="-2"/>
          <w:szCs w:val="14"/>
          <w:rtl/>
        </w:rPr>
        <w:t>יחיד</w:t>
      </w:r>
      <w:r w:rsidRPr="00D1637C">
        <w:rPr>
          <w:rFonts w:cs="PFT_Frank"/>
          <w:b/>
          <w:bCs/>
          <w:spacing w:val="-2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pacing w:val="-2"/>
          <w:szCs w:val="14"/>
          <w:rtl/>
        </w:rPr>
        <w:t>נשיא</w:t>
      </w:r>
      <w:r w:rsidRPr="00D1637C">
        <w:rPr>
          <w:rFonts w:cs="PFT_Frank"/>
          <w:b/>
          <w:bCs/>
          <w:spacing w:val="-2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pacing w:val="-2"/>
          <w:szCs w:val="14"/>
          <w:rtl/>
        </w:rPr>
        <w:t>ומשיח</w:t>
      </w:r>
      <w:r w:rsidRPr="00062827">
        <w:rPr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שעירה</w:t>
      </w:r>
      <w:r w:rsidRPr="00062827">
        <w:rPr>
          <w:spacing w:val="-2"/>
          <w:rtl/>
        </w:rPr>
        <w:t>,</w:t>
      </w:r>
      <w:r w:rsidR="00DD0AFF" w:rsidRPr="00062827">
        <w:rPr>
          <w:rFonts w:hint="cs"/>
          <w:spacing w:val="-2"/>
          <w:rtl/>
        </w:rPr>
        <w:t xml:space="preserve"> </w:t>
      </w:r>
      <w:r w:rsidRPr="00D1637C">
        <w:rPr>
          <w:rFonts w:cs="PFT_Frank" w:hint="eastAsia"/>
          <w:b/>
          <w:bCs/>
          <w:spacing w:val="-2"/>
          <w:szCs w:val="14"/>
          <w:rtl/>
        </w:rPr>
        <w:t>ב</w:t>
      </w:r>
      <w:r w:rsidR="00DD0AFF" w:rsidRPr="00D1637C">
        <w:rPr>
          <w:rFonts w:cs="PFT_Frank"/>
          <w:b/>
          <w:bCs/>
          <w:spacing w:val="-2"/>
          <w:szCs w:val="14"/>
          <w:rtl/>
        </w:rPr>
        <w:t>"ד</w:t>
      </w:r>
      <w:r w:rsidR="00DD0AFF" w:rsidRPr="00062827">
        <w:rPr>
          <w:rFonts w:hint="cs"/>
          <w:spacing w:val="-2"/>
          <w:rtl/>
        </w:rPr>
        <w:t xml:space="preserve">- </w:t>
      </w:r>
      <w:r w:rsidRPr="00062827">
        <w:rPr>
          <w:rFonts w:hint="cs"/>
          <w:spacing w:val="-2"/>
          <w:rtl/>
        </w:rPr>
        <w:t>פר</w:t>
      </w:r>
      <w:r w:rsidRPr="00062827">
        <w:rPr>
          <w:spacing w:val="-2"/>
          <w:rtl/>
        </w:rPr>
        <w:t xml:space="preserve"> </w:t>
      </w:r>
      <w:r w:rsidRPr="00062827">
        <w:rPr>
          <w:rStyle w:val="affff8"/>
          <w:rFonts w:hint="eastAsia"/>
          <w:spacing w:val="-2"/>
          <w:rtl/>
        </w:rPr>
        <w:t>עולה</w:t>
      </w:r>
      <w:r w:rsidRPr="00062827">
        <w:rPr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ושעיר</w:t>
      </w:r>
      <w:r w:rsidRPr="00062827">
        <w:rPr>
          <w:spacing w:val="-2"/>
          <w:rtl/>
        </w:rPr>
        <w:t xml:space="preserve"> </w:t>
      </w:r>
      <w:r w:rsidRPr="00062827">
        <w:rPr>
          <w:rStyle w:val="affff8"/>
          <w:rFonts w:hint="eastAsia"/>
          <w:spacing w:val="-2"/>
          <w:rtl/>
        </w:rPr>
        <w:t>חטאת</w:t>
      </w:r>
      <w:r w:rsidRPr="00062827">
        <w:rPr>
          <w:rStyle w:val="affff8"/>
          <w:spacing w:val="-2"/>
          <w:rtl/>
        </w:rPr>
        <w:t>.</w:t>
      </w:r>
    </w:p>
    <w:p w14:paraId="1C65CBC7" w14:textId="312FDE77" w:rsidR="00B433C9" w:rsidRPr="00062827" w:rsidRDefault="00DD0AFF" w:rsidP="00DD0AFF">
      <w:pPr>
        <w:rPr>
          <w:spacing w:val="-4"/>
          <w:rtl/>
        </w:rPr>
      </w:pPr>
      <w:r w:rsidRPr="00062827">
        <w:rPr>
          <w:rStyle w:val="affff5"/>
          <w:rFonts w:hint="cs"/>
          <w:spacing w:val="-4"/>
          <w:rtl/>
        </w:rPr>
        <w:t>ד</w:t>
      </w:r>
      <w:r w:rsidRPr="00062827">
        <w:rPr>
          <w:rStyle w:val="affff5"/>
          <w:rFonts w:hint="eastAsia"/>
          <w:spacing w:val="-4"/>
          <w:rtl/>
        </w:rPr>
        <w:t>לרבי</w:t>
      </w:r>
      <w:r w:rsidRPr="00062827">
        <w:rPr>
          <w:rStyle w:val="affff5"/>
          <w:spacing w:val="-4"/>
          <w:rtl/>
        </w:rPr>
        <w:t>:</w:t>
      </w:r>
      <w:r w:rsidRPr="00062827">
        <w:rPr>
          <w:rStyle w:val="affff1"/>
          <w:rFonts w:hint="cs"/>
          <w:spacing w:val="-4"/>
          <w:rtl/>
        </w:rPr>
        <w:t xml:space="preserve"> </w:t>
      </w:r>
      <w:r w:rsidRPr="00D1637C">
        <w:rPr>
          <w:rFonts w:cs="PFT_Frank" w:hint="eastAsia"/>
          <w:b/>
          <w:bCs/>
          <w:spacing w:val="-4"/>
          <w:szCs w:val="14"/>
          <w:rtl/>
        </w:rPr>
        <w:t>צבור</w:t>
      </w:r>
      <w:r w:rsidRPr="00062827" w:rsidDel="00DD0AFF">
        <w:rPr>
          <w:rStyle w:val="affff1"/>
          <w:rFonts w:hint="cs"/>
          <w:spacing w:val="-4"/>
          <w:rtl/>
        </w:rPr>
        <w:t xml:space="preserve"> </w:t>
      </w:r>
      <w:r w:rsidR="00B433C9" w:rsidRPr="00062827">
        <w:rPr>
          <w:rStyle w:val="affff1"/>
          <w:rFonts w:hint="cs"/>
          <w:spacing w:val="-4"/>
          <w:rtl/>
        </w:rPr>
        <w:t>'ונודעה</w:t>
      </w:r>
      <w:r w:rsidR="00B433C9" w:rsidRPr="00062827">
        <w:rPr>
          <w:rStyle w:val="affff1"/>
          <w:spacing w:val="-4"/>
          <w:rtl/>
        </w:rPr>
        <w:t xml:space="preserve"> </w:t>
      </w:r>
      <w:r w:rsidR="00B433C9" w:rsidRPr="00062827">
        <w:rPr>
          <w:rStyle w:val="affff1"/>
          <w:rFonts w:hint="cs"/>
          <w:spacing w:val="-4"/>
          <w:rtl/>
        </w:rPr>
        <w:t>החטאת</w:t>
      </w:r>
      <w:r w:rsidRPr="00062827">
        <w:rPr>
          <w:rStyle w:val="affff1"/>
          <w:rFonts w:hint="cs"/>
          <w:spacing w:val="-4"/>
          <w:rtl/>
        </w:rPr>
        <w:t>..</w:t>
      </w:r>
      <w:r w:rsidR="00B433C9" w:rsidRPr="00062827">
        <w:rPr>
          <w:rStyle w:val="affff1"/>
          <w:spacing w:val="-4"/>
          <w:rtl/>
        </w:rPr>
        <w:t xml:space="preserve"> </w:t>
      </w:r>
      <w:r w:rsidR="00B433C9" w:rsidRPr="00062827">
        <w:rPr>
          <w:rStyle w:val="affff1"/>
          <w:rFonts w:hint="eastAsia"/>
          <w:b/>
          <w:bCs/>
          <w:spacing w:val="-4"/>
          <w:rtl/>
        </w:rPr>
        <w:t>עליה</w:t>
      </w:r>
      <w:r w:rsidR="00B433C9" w:rsidRPr="00062827">
        <w:rPr>
          <w:rStyle w:val="affff1"/>
          <w:b/>
          <w:bCs/>
          <w:spacing w:val="-4"/>
          <w:rtl/>
        </w:rPr>
        <w:t>'</w:t>
      </w:r>
      <w:r w:rsidR="00B433C9" w:rsidRPr="00062827">
        <w:rPr>
          <w:rStyle w:val="affff1"/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נלמד</w:t>
      </w:r>
      <w:r w:rsidR="00B433C9" w:rsidRPr="00062827">
        <w:rPr>
          <w:spacing w:val="-4"/>
          <w:rtl/>
        </w:rPr>
        <w:t xml:space="preserve"> </w:t>
      </w:r>
      <w:r w:rsidRPr="00062827">
        <w:rPr>
          <w:rStyle w:val="affff1"/>
          <w:rFonts w:hint="eastAsia"/>
          <w:spacing w:val="-4"/>
          <w:rtl/>
        </w:rPr>
        <w:t>מ</w:t>
      </w:r>
      <w:r w:rsidRPr="00062827">
        <w:rPr>
          <w:rStyle w:val="affff1"/>
          <w:spacing w:val="-4"/>
          <w:rtl/>
        </w:rPr>
        <w:t>'עליה'</w:t>
      </w:r>
      <w:r w:rsidRPr="00062827">
        <w:rPr>
          <w:rStyle w:val="affff8"/>
          <w:spacing w:val="-4"/>
          <w:rtl/>
        </w:rPr>
        <w:t xml:space="preserve"> </w:t>
      </w:r>
      <w:r w:rsidRPr="00062827">
        <w:rPr>
          <w:rStyle w:val="affff8"/>
          <w:rFonts w:hint="eastAsia"/>
          <w:spacing w:val="-4"/>
          <w:rtl/>
        </w:rPr>
        <w:t>אחות</w:t>
      </w:r>
      <w:r w:rsidRPr="00062827">
        <w:rPr>
          <w:rStyle w:val="affff8"/>
          <w:spacing w:val="-4"/>
          <w:rtl/>
        </w:rPr>
        <w:t xml:space="preserve"> </w:t>
      </w:r>
      <w:r w:rsidRPr="00062827">
        <w:rPr>
          <w:rStyle w:val="affff8"/>
          <w:rFonts w:hint="eastAsia"/>
          <w:spacing w:val="-4"/>
          <w:rtl/>
        </w:rPr>
        <w:t>אשה</w:t>
      </w:r>
      <w:r w:rsidRPr="00062827">
        <w:rPr>
          <w:rFonts w:hint="cs"/>
          <w:spacing w:val="-4"/>
          <w:rtl/>
        </w:rPr>
        <w:t xml:space="preserve">- </w:t>
      </w:r>
      <w:r w:rsidR="000F6DA5" w:rsidRPr="00062827">
        <w:rPr>
          <w:rFonts w:hint="cs"/>
          <w:spacing w:val="-4"/>
          <w:rtl/>
        </w:rPr>
        <w:t>זדונו</w:t>
      </w:r>
      <w:r w:rsidRPr="00062827">
        <w:rPr>
          <w:rFonts w:hint="cs"/>
          <w:spacing w:val="-4"/>
          <w:rtl/>
        </w:rPr>
        <w:t xml:space="preserve"> </w:t>
      </w:r>
      <w:r w:rsidR="00B433C9" w:rsidRPr="00062827">
        <w:rPr>
          <w:rFonts w:hint="cs"/>
          <w:spacing w:val="-4"/>
          <w:rtl/>
        </w:rPr>
        <w:t>כרת</w:t>
      </w:r>
      <w:r w:rsidRPr="00062827">
        <w:rPr>
          <w:rFonts w:hint="cs"/>
          <w:spacing w:val="-4"/>
          <w:rtl/>
        </w:rPr>
        <w:t>.</w:t>
      </w:r>
      <w:r w:rsidR="00B433C9" w:rsidRPr="00062827">
        <w:rPr>
          <w:spacing w:val="-4"/>
          <w:rtl/>
        </w:rPr>
        <w:t xml:space="preserve"> </w:t>
      </w:r>
    </w:p>
    <w:p w14:paraId="314E496E" w14:textId="05871F85" w:rsidR="00B433C9" w:rsidRPr="00DD0AFF" w:rsidRDefault="00B433C9" w:rsidP="00DD0AFF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משיח</w:t>
      </w:r>
      <w:r w:rsidRPr="00DD0AFF">
        <w:rPr>
          <w:rtl/>
        </w:rPr>
        <w:t xml:space="preserve"> </w:t>
      </w:r>
      <w:r w:rsidRPr="00DD0AFF">
        <w:rPr>
          <w:rStyle w:val="affff1"/>
          <w:rFonts w:hint="cs"/>
          <w:rtl/>
        </w:rPr>
        <w:t>'לאשמת</w:t>
      </w:r>
      <w:r w:rsidRPr="00DD0AFF">
        <w:rPr>
          <w:rStyle w:val="affff1"/>
          <w:rtl/>
        </w:rPr>
        <w:t xml:space="preserve"> </w:t>
      </w:r>
      <w:r w:rsidRPr="00DD0AFF">
        <w:rPr>
          <w:rStyle w:val="affff1"/>
          <w:rFonts w:hint="cs"/>
          <w:rtl/>
        </w:rPr>
        <w:t>העם</w:t>
      </w:r>
      <w:r w:rsidR="00DD0AFF">
        <w:rPr>
          <w:rStyle w:val="affff1"/>
          <w:rFonts w:hint="cs"/>
          <w:rtl/>
        </w:rPr>
        <w:t>'</w:t>
      </w:r>
      <w:r w:rsidRPr="00BC4BA0">
        <w:rPr>
          <w:rtl/>
        </w:rPr>
        <w:t xml:space="preserve"> </w:t>
      </w:r>
      <w:r w:rsidRPr="00BC4BA0">
        <w:rPr>
          <w:rFonts w:hint="eastAsia"/>
          <w:rtl/>
        </w:rPr>
        <w:t>כצבור</w:t>
      </w:r>
      <w:r w:rsidR="00DD0AFF">
        <w:rPr>
          <w:rFonts w:hint="cs"/>
          <w:rtl/>
        </w:rPr>
        <w:t>,</w:t>
      </w:r>
      <w:r w:rsidRPr="00BC4BA0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יחיד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ונשיא</w:t>
      </w:r>
      <w:r w:rsidRPr="00DD0AFF">
        <w:rPr>
          <w:rtl/>
        </w:rPr>
        <w:t xml:space="preserve"> </w:t>
      </w:r>
      <w:r w:rsidRPr="00DD0AFF">
        <w:rPr>
          <w:rStyle w:val="affff1"/>
          <w:rFonts w:hint="cs"/>
          <w:rtl/>
        </w:rPr>
        <w:t>'מצו</w:t>
      </w:r>
      <w:r w:rsidR="00DD0AFF" w:rsidRPr="00BC4BA0">
        <w:rPr>
          <w:rStyle w:val="affff1"/>
          <w:rFonts w:hint="eastAsia"/>
          <w:rtl/>
        </w:rPr>
        <w:t>ו</w:t>
      </w:r>
      <w:r w:rsidRPr="00DD0AFF">
        <w:rPr>
          <w:rStyle w:val="affff1"/>
          <w:rFonts w:hint="cs"/>
          <w:rtl/>
        </w:rPr>
        <w:t>ת</w:t>
      </w:r>
      <w:r w:rsidRPr="00DD0AFF">
        <w:rPr>
          <w:rStyle w:val="affff1"/>
          <w:rtl/>
        </w:rPr>
        <w:t xml:space="preserve"> </w:t>
      </w:r>
      <w:r w:rsidRPr="00DD0AFF">
        <w:rPr>
          <w:rStyle w:val="affff1"/>
          <w:rFonts w:hint="cs"/>
          <w:rtl/>
        </w:rPr>
        <w:t>מצ</w:t>
      </w:r>
      <w:r w:rsidR="00DD0AFF" w:rsidRPr="00BC4BA0">
        <w:rPr>
          <w:rStyle w:val="affff1"/>
          <w:rFonts w:hint="eastAsia"/>
          <w:rtl/>
        </w:rPr>
        <w:t>ו</w:t>
      </w:r>
      <w:r w:rsidRPr="00DD0AFF">
        <w:rPr>
          <w:rStyle w:val="affff1"/>
          <w:rFonts w:hint="cs"/>
          <w:rtl/>
        </w:rPr>
        <w:t>ות'</w:t>
      </w:r>
      <w:r w:rsidR="00DD0AFF">
        <w:rPr>
          <w:rFonts w:hint="cs"/>
          <w:rtl/>
        </w:rPr>
        <w:t xml:space="preserve"> </w:t>
      </w:r>
      <w:r w:rsidR="00DD0AFF" w:rsidRPr="00BC4BA0">
        <w:rPr>
          <w:rStyle w:val="affff8"/>
          <w:rFonts w:hint="eastAsia"/>
          <w:rtl/>
        </w:rPr>
        <w:t>מציבור</w:t>
      </w:r>
      <w:r w:rsidRPr="00BC4BA0">
        <w:rPr>
          <w:rtl/>
        </w:rPr>
        <w:t>.</w:t>
      </w:r>
    </w:p>
    <w:p w14:paraId="1F2B68D0" w14:textId="29D1654E" w:rsidR="00DD0AFF" w:rsidRPr="00D1637C" w:rsidRDefault="00DD0AFF" w:rsidP="00DD0AFF">
      <w:pPr>
        <w:rPr>
          <w:rFonts w:cs="PFT_Frank"/>
          <w:b/>
          <w:bCs/>
          <w:szCs w:val="14"/>
          <w:rtl/>
        </w:rPr>
      </w:pPr>
      <w:bookmarkStart w:id="57" w:name="_Toc119172603"/>
      <w:bookmarkStart w:id="58" w:name="_Toc119229691"/>
      <w:r w:rsidRPr="00B65ED6">
        <w:rPr>
          <w:rStyle w:val="affff3"/>
          <w:rFonts w:hint="cs"/>
          <w:rtl/>
        </w:rPr>
        <w:t>ו</w:t>
      </w:r>
      <w:r w:rsidR="00B433C9" w:rsidRPr="00B65ED6">
        <w:rPr>
          <w:rStyle w:val="affff3"/>
          <w:rFonts w:hint="eastAsia"/>
          <w:rtl/>
        </w:rPr>
        <w:t>עבו</w:t>
      </w:r>
      <w:r w:rsidRPr="00B65ED6">
        <w:rPr>
          <w:rStyle w:val="affff3"/>
          <w:rtl/>
        </w:rPr>
        <w:t>"ז</w:t>
      </w:r>
      <w:bookmarkEnd w:id="57"/>
      <w:bookmarkEnd w:id="58"/>
      <w:r w:rsidR="00B433C9" w:rsidRPr="00DD0AFF">
        <w:rPr>
          <w:rtl/>
        </w:rPr>
        <w:t xml:space="preserve"> - </w:t>
      </w:r>
      <w:r w:rsidR="00B433C9" w:rsidRPr="00D1637C">
        <w:rPr>
          <w:rFonts w:cs="PFT_Frank" w:hint="eastAsia"/>
          <w:b/>
          <w:bCs/>
          <w:szCs w:val="14"/>
          <w:rtl/>
        </w:rPr>
        <w:t>צבור</w:t>
      </w:r>
      <w:r w:rsidR="00B433C9" w:rsidRPr="00DD0AFF">
        <w:rPr>
          <w:rtl/>
        </w:rPr>
        <w:t xml:space="preserve"> </w:t>
      </w:r>
      <w:r w:rsidR="00B433C9" w:rsidRPr="00DD0AFF">
        <w:rPr>
          <w:rStyle w:val="affff1"/>
          <w:rFonts w:hint="cs"/>
          <w:rtl/>
        </w:rPr>
        <w:t>'עיני</w:t>
      </w:r>
      <w:r w:rsidR="00B433C9" w:rsidRPr="00DD0AFF">
        <w:rPr>
          <w:rStyle w:val="affff1"/>
          <w:rtl/>
        </w:rPr>
        <w:t xml:space="preserve"> </w:t>
      </w:r>
      <w:r w:rsidR="00B433C9" w:rsidRPr="00DD0AFF">
        <w:rPr>
          <w:rStyle w:val="affff1"/>
          <w:rFonts w:hint="cs"/>
          <w:rtl/>
        </w:rPr>
        <w:t>עיני</w:t>
      </w:r>
      <w:r w:rsidR="00B433C9" w:rsidRPr="00BC4BA0">
        <w:rPr>
          <w:rStyle w:val="affff1"/>
          <w:rtl/>
        </w:rPr>
        <w:t>'</w:t>
      </w:r>
      <w:r>
        <w:rPr>
          <w:rFonts w:hint="cs"/>
          <w:rtl/>
        </w:rPr>
        <w:t xml:space="preserve"> </w:t>
      </w:r>
      <w:r w:rsidRPr="00BC4BA0">
        <w:rPr>
          <w:rStyle w:val="affff8"/>
          <w:rFonts w:hint="eastAsia"/>
          <w:rtl/>
        </w:rPr>
        <w:t>מ</w:t>
      </w:r>
      <w:r>
        <w:rPr>
          <w:rStyle w:val="affff8"/>
          <w:rFonts w:hint="cs"/>
          <w:rtl/>
        </w:rPr>
        <w:t>העלם דבר דציבור [ב</w:t>
      </w:r>
      <w:r w:rsidRPr="00BC4BA0">
        <w:rPr>
          <w:rStyle w:val="affff8"/>
          <w:rFonts w:hint="eastAsia"/>
          <w:rtl/>
        </w:rPr>
        <w:t>שאר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מצוות</w:t>
      </w:r>
      <w:r>
        <w:rPr>
          <w:rStyle w:val="affff8"/>
          <w:rFonts w:hint="cs"/>
          <w:rtl/>
        </w:rPr>
        <w:t>]</w:t>
      </w:r>
      <w:r>
        <w:rPr>
          <w:rFonts w:hint="cs"/>
          <w:rtl/>
        </w:rPr>
        <w:t>,</w:t>
      </w:r>
      <w:r w:rsidR="00B433C9" w:rsidRPr="00BC4BA0">
        <w:rPr>
          <w:rtl/>
        </w:rPr>
        <w:t xml:space="preserve"> </w:t>
      </w:r>
    </w:p>
    <w:p w14:paraId="5CD55620" w14:textId="0A50FF61" w:rsidR="000F6DA5" w:rsidRDefault="00B433C9" w:rsidP="00627969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lastRenderedPageBreak/>
        <w:t>יחיד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נשיא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ומשיח</w:t>
      </w:r>
      <w:r w:rsidRPr="00DD0AFF">
        <w:rPr>
          <w:rtl/>
        </w:rPr>
        <w:t xml:space="preserve"> </w:t>
      </w:r>
      <w:r w:rsidRPr="00DD0AFF">
        <w:rPr>
          <w:rStyle w:val="affff1"/>
          <w:rFonts w:hint="cs"/>
          <w:rtl/>
        </w:rPr>
        <w:t>'</w:t>
      </w:r>
      <w:r w:rsidRPr="00BC4BA0">
        <w:rPr>
          <w:rStyle w:val="affff1"/>
          <w:rFonts w:hint="eastAsia"/>
          <w:b/>
          <w:bCs/>
          <w:rtl/>
        </w:rPr>
        <w:t>ו</w:t>
      </w:r>
      <w:r w:rsidRPr="00DD0AFF">
        <w:rPr>
          <w:rStyle w:val="affff1"/>
          <w:rFonts w:hint="cs"/>
          <w:rtl/>
        </w:rPr>
        <w:t>אם</w:t>
      </w:r>
      <w:r w:rsidRPr="00DD0AFF">
        <w:rPr>
          <w:rStyle w:val="affff1"/>
          <w:rtl/>
        </w:rPr>
        <w:t xml:space="preserve"> </w:t>
      </w:r>
      <w:r w:rsidRPr="00DD0AFF">
        <w:rPr>
          <w:rStyle w:val="affff1"/>
          <w:rFonts w:hint="cs"/>
          <w:rtl/>
        </w:rPr>
        <w:t>נפש</w:t>
      </w:r>
      <w:r w:rsidRPr="00DD0AFF">
        <w:rPr>
          <w:rStyle w:val="affff1"/>
          <w:rtl/>
        </w:rPr>
        <w:t xml:space="preserve"> </w:t>
      </w:r>
      <w:r w:rsidRPr="00DD0AFF">
        <w:rPr>
          <w:rStyle w:val="affff1"/>
          <w:rFonts w:hint="cs"/>
          <w:rtl/>
        </w:rPr>
        <w:t>אחת'</w:t>
      </w:r>
      <w:r w:rsidRPr="00BC4BA0">
        <w:rPr>
          <w:rStyle w:val="affff8"/>
          <w:rtl/>
        </w:rPr>
        <w:t xml:space="preserve"> </w:t>
      </w:r>
      <w:r w:rsidR="00B80A9B" w:rsidRPr="00BC4BA0">
        <w:rPr>
          <w:rStyle w:val="affff8"/>
          <w:rFonts w:hint="eastAsia"/>
          <w:rtl/>
        </w:rPr>
        <w:t>ו</w:t>
      </w:r>
      <w:r w:rsidR="00B80A9B" w:rsidRPr="00BC4BA0">
        <w:rPr>
          <w:rStyle w:val="affff8"/>
          <w:rtl/>
        </w:rPr>
        <w:t xml:space="preserve">' </w:t>
      </w:r>
      <w:r w:rsidR="00B80A9B" w:rsidRPr="00BC4BA0">
        <w:rPr>
          <w:rStyle w:val="affff8"/>
          <w:rFonts w:hint="eastAsia"/>
          <w:rtl/>
        </w:rPr>
        <w:t>מוסיף</w:t>
      </w:r>
      <w:r w:rsidR="00B80A9B">
        <w:rPr>
          <w:rFonts w:hint="cs"/>
          <w:rtl/>
        </w:rPr>
        <w:t xml:space="preserve"> </w:t>
      </w:r>
      <w:r w:rsidR="00DD0AFF">
        <w:rPr>
          <w:rFonts w:hint="cs"/>
          <w:rtl/>
        </w:rPr>
        <w:t xml:space="preserve">- </w:t>
      </w:r>
      <w:r w:rsidRPr="00DD0AFF">
        <w:rPr>
          <w:rFonts w:hint="cs"/>
          <w:rtl/>
        </w:rPr>
        <w:t>ילמד</w:t>
      </w:r>
      <w:r w:rsidRPr="00DD0AFF">
        <w:rPr>
          <w:rtl/>
        </w:rPr>
        <w:t xml:space="preserve"> </w:t>
      </w:r>
      <w:r w:rsidRPr="00DD0AFF">
        <w:rPr>
          <w:rFonts w:hint="cs"/>
          <w:rtl/>
        </w:rPr>
        <w:t>תחתון</w:t>
      </w:r>
      <w:r w:rsidRPr="00DD0AFF">
        <w:rPr>
          <w:rtl/>
        </w:rPr>
        <w:t xml:space="preserve"> </w:t>
      </w:r>
      <w:r w:rsidRPr="00DD0AFF">
        <w:rPr>
          <w:rFonts w:hint="cs"/>
          <w:rtl/>
        </w:rPr>
        <w:t>מעליון</w:t>
      </w:r>
      <w:r w:rsidRPr="00DD0AFF">
        <w:rPr>
          <w:rtl/>
        </w:rPr>
        <w:t>.</w:t>
      </w:r>
    </w:p>
    <w:p w14:paraId="59D7E9AF" w14:textId="75A36F27" w:rsidR="000F6DA5" w:rsidRDefault="00B433C9" w:rsidP="000F6DA5">
      <w:pPr>
        <w:rPr>
          <w:rtl/>
        </w:rPr>
      </w:pPr>
      <w:r w:rsidRPr="000F6DA5">
        <w:rPr>
          <w:rStyle w:val="affff5"/>
          <w:rFonts w:hint="cs"/>
          <w:rtl/>
        </w:rPr>
        <w:t>ו</w:t>
      </w:r>
      <w:r w:rsidR="000F6DA5" w:rsidRPr="00BC4BA0">
        <w:rPr>
          <w:rStyle w:val="affff5"/>
          <w:rFonts w:hint="eastAsia"/>
          <w:rtl/>
        </w:rPr>
        <w:t>ל</w:t>
      </w:r>
      <w:r w:rsidRPr="000F6DA5">
        <w:rPr>
          <w:rStyle w:val="affff5"/>
          <w:rFonts w:hint="cs"/>
          <w:rtl/>
        </w:rPr>
        <w:t>רבנן</w:t>
      </w:r>
      <w:r w:rsidR="000F6DA5">
        <w:rPr>
          <w:rStyle w:val="affff5"/>
          <w:rFonts w:hint="cs"/>
          <w:rtl/>
        </w:rPr>
        <w:t>:</w:t>
      </w:r>
      <w:r w:rsidRPr="00DD0AFF">
        <w:rPr>
          <w:rtl/>
        </w:rPr>
        <w:t xml:space="preserve"> </w:t>
      </w:r>
      <w:r w:rsidRPr="000F6DA5">
        <w:rPr>
          <w:rStyle w:val="affff1"/>
          <w:rFonts w:hint="cs"/>
          <w:rtl/>
        </w:rPr>
        <w:t>'תורה</w:t>
      </w:r>
      <w:r w:rsidRPr="000F6DA5">
        <w:rPr>
          <w:rStyle w:val="affff1"/>
          <w:rtl/>
        </w:rPr>
        <w:t xml:space="preserve"> </w:t>
      </w:r>
      <w:r w:rsidRPr="000F6DA5">
        <w:rPr>
          <w:rStyle w:val="affff1"/>
          <w:rFonts w:hint="cs"/>
          <w:rtl/>
        </w:rPr>
        <w:t>אחת</w:t>
      </w:r>
      <w:r w:rsidR="000F6DA5">
        <w:rPr>
          <w:rStyle w:val="affff1"/>
          <w:rFonts w:hint="cs"/>
          <w:rtl/>
        </w:rPr>
        <w:t>..</w:t>
      </w:r>
      <w:r w:rsidRPr="000F6DA5">
        <w:rPr>
          <w:rStyle w:val="affff1"/>
          <w:rtl/>
        </w:rPr>
        <w:t xml:space="preserve"> </w:t>
      </w:r>
      <w:r w:rsidRPr="000F6DA5">
        <w:rPr>
          <w:rStyle w:val="affff1"/>
          <w:rFonts w:hint="cs"/>
          <w:rtl/>
        </w:rPr>
        <w:t>לעושה</w:t>
      </w:r>
      <w:r w:rsidRPr="000F6DA5">
        <w:rPr>
          <w:rStyle w:val="affff1"/>
          <w:rtl/>
        </w:rPr>
        <w:t xml:space="preserve"> </w:t>
      </w:r>
      <w:r w:rsidRPr="000F6DA5">
        <w:rPr>
          <w:rStyle w:val="affff1"/>
          <w:rFonts w:hint="cs"/>
          <w:rtl/>
        </w:rPr>
        <w:t>בשגגה</w:t>
      </w:r>
      <w:r w:rsidRPr="000F6DA5">
        <w:rPr>
          <w:rStyle w:val="affff1"/>
          <w:rtl/>
        </w:rPr>
        <w:t xml:space="preserve"> </w:t>
      </w:r>
      <w:r w:rsidRPr="00BC4BA0">
        <w:rPr>
          <w:rStyle w:val="affff8"/>
          <w:rFonts w:hint="eastAsia"/>
          <w:rtl/>
        </w:rPr>
        <w:t>ו</w:t>
      </w:r>
      <w:r w:rsidR="000F6DA5" w:rsidRPr="00BC4BA0">
        <w:rPr>
          <w:rStyle w:val="affff8"/>
          <w:rFonts w:hint="eastAsia"/>
          <w:rtl/>
        </w:rPr>
        <w:t>סמיך</w:t>
      </w:r>
      <w:r w:rsidR="000F6DA5">
        <w:rPr>
          <w:rStyle w:val="affff1"/>
          <w:rFonts w:hint="cs"/>
          <w:rtl/>
        </w:rPr>
        <w:t xml:space="preserve"> </w:t>
      </w:r>
      <w:r w:rsidRPr="000F6DA5">
        <w:rPr>
          <w:rStyle w:val="affff1"/>
          <w:rFonts w:hint="cs"/>
          <w:rtl/>
        </w:rPr>
        <w:t>הנפש</w:t>
      </w:r>
      <w:r w:rsidRPr="000F6DA5">
        <w:rPr>
          <w:rStyle w:val="affff1"/>
          <w:rtl/>
        </w:rPr>
        <w:t xml:space="preserve"> </w:t>
      </w:r>
      <w:r w:rsidRPr="000F6DA5">
        <w:rPr>
          <w:rStyle w:val="affff1"/>
          <w:rFonts w:hint="cs"/>
          <w:rtl/>
        </w:rPr>
        <w:t>אשר</w:t>
      </w:r>
      <w:r w:rsidR="00B80A9B">
        <w:rPr>
          <w:rStyle w:val="affff1"/>
          <w:rFonts w:hint="cs"/>
          <w:rtl/>
        </w:rPr>
        <w:t>..</w:t>
      </w:r>
      <w:r w:rsidR="000F6DA5">
        <w:rPr>
          <w:rStyle w:val="affff1"/>
          <w:rFonts w:hint="cs"/>
          <w:rtl/>
        </w:rPr>
        <w:t xml:space="preserve"> </w:t>
      </w:r>
      <w:r w:rsidRPr="00BC4BA0">
        <w:rPr>
          <w:rStyle w:val="affff1"/>
          <w:rFonts w:hint="eastAsia"/>
          <w:rtl/>
        </w:rPr>
        <w:t>ביד</w:t>
      </w:r>
      <w:r w:rsidRPr="00BC4BA0">
        <w:rPr>
          <w:rStyle w:val="affff1"/>
          <w:rtl/>
        </w:rPr>
        <w:t xml:space="preserve"> </w:t>
      </w:r>
      <w:r w:rsidRPr="00BC4BA0">
        <w:rPr>
          <w:rStyle w:val="affff1"/>
          <w:rFonts w:hint="eastAsia"/>
          <w:rtl/>
        </w:rPr>
        <w:t>רמה</w:t>
      </w:r>
      <w:r w:rsidR="00B80A9B">
        <w:rPr>
          <w:rStyle w:val="affff1"/>
          <w:rFonts w:hint="cs"/>
          <w:rtl/>
        </w:rPr>
        <w:t>.. ונכרתה</w:t>
      </w:r>
      <w:r w:rsidRPr="00BC4BA0">
        <w:rPr>
          <w:rStyle w:val="affff1"/>
          <w:rtl/>
        </w:rPr>
        <w:t>'</w:t>
      </w:r>
      <w:r w:rsidRPr="00BC4BA0">
        <w:rPr>
          <w:rtl/>
        </w:rPr>
        <w:t>,</w:t>
      </w:r>
    </w:p>
    <w:p w14:paraId="1654F414" w14:textId="4F99E4CC" w:rsidR="00B433C9" w:rsidRPr="00DD0AFF" w:rsidRDefault="00627969" w:rsidP="000F6DA5">
      <w:pPr>
        <w:rPr>
          <w:rtl/>
        </w:rPr>
      </w:pPr>
      <w:r>
        <w:rPr>
          <w:rFonts w:hint="cs"/>
          <w:rtl/>
        </w:rPr>
        <w:t xml:space="preserve">    </w:t>
      </w:r>
      <w:r w:rsidR="00B433C9" w:rsidRPr="00BC4BA0">
        <w:rPr>
          <w:rFonts w:hint="eastAsia"/>
          <w:rtl/>
        </w:rPr>
        <w:t>הוקשה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כל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התורה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לע</w:t>
      </w:r>
      <w:r w:rsidR="000F6DA5">
        <w:rPr>
          <w:rFonts w:hint="cs"/>
          <w:rtl/>
        </w:rPr>
        <w:t>בו"ז</w:t>
      </w:r>
      <w:r w:rsidR="00B433C9" w:rsidRPr="00BC4BA0">
        <w:rPr>
          <w:rtl/>
        </w:rPr>
        <w:t xml:space="preserve"> דבר </w:t>
      </w:r>
      <w:r w:rsidR="00B433C9" w:rsidRPr="00BC4BA0">
        <w:rPr>
          <w:rFonts w:hint="eastAsia"/>
          <w:rtl/>
        </w:rPr>
        <w:t>שזדונו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כרת</w:t>
      </w:r>
      <w:r w:rsidR="00B433C9" w:rsidRPr="00BC4BA0">
        <w:rPr>
          <w:rtl/>
        </w:rPr>
        <w:t xml:space="preserve"> </w:t>
      </w:r>
      <w:r w:rsidR="000F6DA5">
        <w:rPr>
          <w:rFonts w:hint="cs"/>
          <w:rtl/>
        </w:rPr>
        <w:t>-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שגגתו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חטאת</w:t>
      </w:r>
      <w:r w:rsidR="000F6DA5">
        <w:rPr>
          <w:rFonts w:hint="cs"/>
          <w:rtl/>
        </w:rPr>
        <w:t>.</w:t>
      </w:r>
    </w:p>
    <w:p w14:paraId="445168B1" w14:textId="14623582" w:rsidR="000F6DA5" w:rsidRPr="00D1637C" w:rsidRDefault="000F6DA5" w:rsidP="00DD0AFF">
      <w:pPr>
        <w:rPr>
          <w:rFonts w:cs="PFT_Frank"/>
          <w:b/>
          <w:bCs/>
          <w:szCs w:val="14"/>
          <w:rtl/>
        </w:rPr>
      </w:pPr>
      <w:r w:rsidRPr="00D1637C">
        <w:rPr>
          <w:rFonts w:cs="PFT_Frank" w:hint="eastAsia"/>
          <w:b/>
          <w:bCs/>
          <w:szCs w:val="14"/>
          <w:rtl/>
        </w:rPr>
        <w:t>והיינו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ביחיד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נשיא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ומשיח</w:t>
      </w:r>
      <w:r w:rsidR="00D448A4" w:rsidRPr="00BC4BA0">
        <w:rPr>
          <w:rStyle w:val="affff8"/>
          <w:rtl/>
        </w:rPr>
        <w:t xml:space="preserve"> בעבו"ז ושאר מצוות</w:t>
      </w:r>
      <w:r w:rsidRPr="00BC4BA0">
        <w:rPr>
          <w:rStyle w:val="affff8"/>
          <w:rtl/>
        </w:rPr>
        <w:t>,</w:t>
      </w:r>
    </w:p>
    <w:p w14:paraId="5D74CD7D" w14:textId="7986ADEE" w:rsidR="00B433C9" w:rsidRPr="00DD0AFF" w:rsidRDefault="00B433C9" w:rsidP="00BC4BA0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צבור</w:t>
      </w:r>
      <w:r w:rsidR="000F6DA5" w:rsidRPr="00D1637C">
        <w:rPr>
          <w:rFonts w:cs="PFT_Frank" w:hint="cs"/>
          <w:b/>
          <w:bCs/>
          <w:szCs w:val="14"/>
          <w:rtl/>
        </w:rPr>
        <w:t>,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בע</w:t>
      </w:r>
      <w:r w:rsidR="000F6DA5" w:rsidRPr="00D1637C">
        <w:rPr>
          <w:rFonts w:cs="PFT_Frank" w:hint="eastAsia"/>
          <w:b/>
          <w:bCs/>
          <w:szCs w:val="14"/>
          <w:rtl/>
        </w:rPr>
        <w:t>בו</w:t>
      </w:r>
      <w:r w:rsidRPr="00D1637C">
        <w:rPr>
          <w:rFonts w:cs="PFT_Frank"/>
          <w:b/>
          <w:bCs/>
          <w:szCs w:val="14"/>
          <w:rtl/>
        </w:rPr>
        <w:t>"</w:t>
      </w:r>
      <w:r w:rsidR="000F6DA5" w:rsidRPr="00D1637C">
        <w:rPr>
          <w:rFonts w:cs="PFT_Frank" w:hint="eastAsia"/>
          <w:b/>
          <w:bCs/>
          <w:szCs w:val="14"/>
          <w:rtl/>
        </w:rPr>
        <w:t>ז</w:t>
      </w:r>
      <w:r w:rsidRPr="00BC4BA0">
        <w:rPr>
          <w:rtl/>
        </w:rPr>
        <w:t xml:space="preserve"> </w:t>
      </w:r>
      <w:r w:rsidRPr="000F6DA5">
        <w:rPr>
          <w:rStyle w:val="affff1"/>
          <w:rFonts w:hint="cs"/>
          <w:rtl/>
        </w:rPr>
        <w:t>'ואם</w:t>
      </w:r>
      <w:r w:rsidRPr="000F6DA5">
        <w:rPr>
          <w:rStyle w:val="affff1"/>
          <w:rtl/>
        </w:rPr>
        <w:t xml:space="preserve"> </w:t>
      </w:r>
      <w:r w:rsidRPr="000F6DA5">
        <w:rPr>
          <w:rStyle w:val="affff1"/>
          <w:rFonts w:hint="cs"/>
          <w:rtl/>
        </w:rPr>
        <w:t>נפש'</w:t>
      </w:r>
      <w:r w:rsidRPr="00DD0AFF">
        <w:rPr>
          <w:rtl/>
        </w:rPr>
        <w:t xml:space="preserve"> </w:t>
      </w:r>
      <w:r w:rsidR="000F6DA5">
        <w:rPr>
          <w:rFonts w:hint="cs"/>
          <w:rtl/>
        </w:rPr>
        <w:t xml:space="preserve">- </w:t>
      </w:r>
      <w:r w:rsidRPr="00DD0AFF">
        <w:rPr>
          <w:rFonts w:hint="cs"/>
          <w:rtl/>
        </w:rPr>
        <w:t>עליון</w:t>
      </w:r>
      <w:r w:rsidRPr="00DD0AFF">
        <w:rPr>
          <w:rtl/>
        </w:rPr>
        <w:t xml:space="preserve"> </w:t>
      </w:r>
      <w:r w:rsidRPr="00DD0AFF">
        <w:rPr>
          <w:rFonts w:hint="cs"/>
          <w:rtl/>
        </w:rPr>
        <w:t>מתחתון</w:t>
      </w:r>
      <w:r w:rsidR="000F6DA5">
        <w:rPr>
          <w:rFonts w:hint="cs"/>
          <w:rtl/>
        </w:rPr>
        <w:t xml:space="preserve">, </w:t>
      </w:r>
      <w:r w:rsidRPr="00D1637C">
        <w:rPr>
          <w:rFonts w:cs="PFT_Frank" w:hint="eastAsia"/>
          <w:b/>
          <w:bCs/>
          <w:szCs w:val="14"/>
          <w:rtl/>
        </w:rPr>
        <w:t>בשאר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מצות</w:t>
      </w:r>
      <w:r w:rsidRPr="00DD0AFF">
        <w:rPr>
          <w:rtl/>
        </w:rPr>
        <w:t xml:space="preserve"> </w:t>
      </w:r>
      <w:r w:rsidR="000F6DA5" w:rsidRPr="00BC4BA0">
        <w:rPr>
          <w:rStyle w:val="affff1"/>
          <w:rtl/>
        </w:rPr>
        <w:t>'</w:t>
      </w:r>
      <w:r w:rsidRPr="00157240">
        <w:rPr>
          <w:rStyle w:val="affff1"/>
          <w:rFonts w:hint="cs"/>
          <w:rtl/>
        </w:rPr>
        <w:t>עיני</w:t>
      </w:r>
      <w:r w:rsidRPr="00157240">
        <w:rPr>
          <w:rStyle w:val="affff1"/>
          <w:rtl/>
        </w:rPr>
        <w:t xml:space="preserve"> </w:t>
      </w:r>
      <w:r w:rsidRPr="00157240">
        <w:rPr>
          <w:rStyle w:val="affff1"/>
          <w:rFonts w:hint="cs"/>
          <w:rtl/>
        </w:rPr>
        <w:t>עיני</w:t>
      </w:r>
      <w:r w:rsidR="000F6DA5" w:rsidRPr="00BC4BA0">
        <w:rPr>
          <w:rStyle w:val="affff1"/>
          <w:rtl/>
        </w:rPr>
        <w:t>'</w:t>
      </w:r>
      <w:r w:rsidRPr="00BC4BA0">
        <w:rPr>
          <w:rStyle w:val="affff1"/>
          <w:rtl/>
        </w:rPr>
        <w:t>.</w:t>
      </w:r>
    </w:p>
    <w:p w14:paraId="7A92C040" w14:textId="65876417" w:rsidR="00B80A9B" w:rsidRDefault="00D2737E" w:rsidP="00BC4BA0">
      <w:pPr>
        <w:pStyle w:val="affff7"/>
        <w:rPr>
          <w:rtl/>
        </w:rPr>
      </w:pPr>
      <w:r w:rsidRPr="00A07384">
        <w:rPr>
          <w:rFonts w:cs="PFT_Frank"/>
          <w:b/>
          <w:bCs/>
          <w:szCs w:val="10"/>
          <w:rtl/>
        </w:rPr>
        <w:tab/>
      </w:r>
      <w:r w:rsidR="00B433C9" w:rsidRPr="00BC4BA0">
        <w:rPr>
          <w:rFonts w:hint="eastAsia"/>
          <w:b/>
          <w:rtl/>
        </w:rPr>
        <w:t>ו</w:t>
      </w:r>
      <w:r w:rsidR="00B80A9B" w:rsidRPr="00BC4BA0">
        <w:rPr>
          <w:rFonts w:hint="eastAsia"/>
          <w:b/>
          <w:rtl/>
        </w:rPr>
        <w:t>ל</w:t>
      </w:r>
      <w:r w:rsidR="00B433C9" w:rsidRPr="00BC4BA0">
        <w:rPr>
          <w:rFonts w:hint="eastAsia"/>
          <w:b/>
          <w:rtl/>
        </w:rPr>
        <w:t>רבי</w:t>
      </w:r>
      <w:r w:rsidR="00511E61" w:rsidRPr="00A07384">
        <w:rPr>
          <w:rFonts w:cs="PFT_Frank"/>
          <w:b/>
          <w:bCs/>
          <w:szCs w:val="10"/>
          <w:rtl/>
        </w:rPr>
        <w:t>:</w:t>
      </w:r>
      <w:r w:rsidR="00511E61" w:rsidRPr="00D2737E">
        <w:rPr>
          <w:rFonts w:hint="cs"/>
          <w:rtl/>
        </w:rPr>
        <w:t xml:space="preserve"> </w:t>
      </w:r>
      <w:r w:rsidR="00B80A9B" w:rsidRPr="00BC4BA0">
        <w:rPr>
          <w:rStyle w:val="affff1"/>
          <w:rtl/>
        </w:rPr>
        <w:t>'</w:t>
      </w:r>
      <w:r w:rsidR="00B433C9" w:rsidRPr="00D2737E">
        <w:rPr>
          <w:rStyle w:val="affff1"/>
          <w:rFonts w:hint="cs"/>
          <w:rtl/>
        </w:rPr>
        <w:t>תורה</w:t>
      </w:r>
      <w:r w:rsidR="00B433C9" w:rsidRPr="00D2737E">
        <w:rPr>
          <w:rStyle w:val="affff1"/>
          <w:rtl/>
        </w:rPr>
        <w:t xml:space="preserve"> </w:t>
      </w:r>
      <w:r w:rsidR="00B433C9" w:rsidRPr="00D2737E">
        <w:rPr>
          <w:rStyle w:val="affff1"/>
          <w:rFonts w:hint="cs"/>
          <w:rtl/>
        </w:rPr>
        <w:t>אחת'</w:t>
      </w:r>
      <w:r w:rsidR="00B433C9" w:rsidRPr="00BC4BA0">
        <w:rPr>
          <w:rtl/>
        </w:rPr>
        <w:t xml:space="preserve"> </w:t>
      </w:r>
      <w:r w:rsidR="00B80A9B" w:rsidRPr="00D2737E">
        <w:rPr>
          <w:rFonts w:hint="cs"/>
          <w:rtl/>
        </w:rPr>
        <w:t xml:space="preserve">- </w:t>
      </w:r>
      <w:r w:rsidR="00B433C9" w:rsidRPr="00D2737E">
        <w:rPr>
          <w:rFonts w:hint="cs"/>
          <w:rtl/>
        </w:rPr>
        <w:t>לפי</w:t>
      </w:r>
      <w:r w:rsidR="00B433C9" w:rsidRPr="00D2737E">
        <w:rPr>
          <w:rtl/>
        </w:rPr>
        <w:t xml:space="preserve"> </w:t>
      </w:r>
      <w:r w:rsidR="00B433C9" w:rsidRPr="00D2737E">
        <w:rPr>
          <w:rFonts w:hint="cs"/>
          <w:rtl/>
        </w:rPr>
        <w:t>שמצ</w:t>
      </w:r>
      <w:r w:rsidR="00B80A9B" w:rsidRPr="00D2737E">
        <w:rPr>
          <w:rFonts w:hint="cs"/>
          <w:rtl/>
        </w:rPr>
        <w:t>א</w:t>
      </w:r>
      <w:r w:rsidR="00B433C9" w:rsidRPr="00D2737E">
        <w:rPr>
          <w:rFonts w:hint="cs"/>
          <w:rtl/>
        </w:rPr>
        <w:t>נ</w:t>
      </w:r>
      <w:r w:rsidR="00B433C9" w:rsidRPr="00DD0AFF">
        <w:rPr>
          <w:rFonts w:hint="cs"/>
          <w:rtl/>
        </w:rPr>
        <w:t>ו</w:t>
      </w:r>
      <w:r w:rsidR="00B433C9" w:rsidRPr="00DD0AFF">
        <w:rPr>
          <w:rtl/>
        </w:rPr>
        <w:t xml:space="preserve"> </w:t>
      </w:r>
      <w:r w:rsidR="00B433C9" w:rsidRPr="00DD0AFF">
        <w:rPr>
          <w:rFonts w:hint="cs"/>
          <w:rtl/>
        </w:rPr>
        <w:t>שח</w:t>
      </w:r>
      <w:r w:rsidR="00B80A9B">
        <w:rPr>
          <w:rFonts w:hint="cs"/>
          <w:rtl/>
        </w:rPr>
        <w:t>י</w:t>
      </w:r>
      <w:r w:rsidR="00B433C9" w:rsidRPr="00DD0AFF">
        <w:rPr>
          <w:rFonts w:hint="cs"/>
          <w:rtl/>
        </w:rPr>
        <w:t>לק</w:t>
      </w:r>
      <w:r w:rsidR="00B433C9" w:rsidRPr="00BC4BA0">
        <w:rPr>
          <w:rStyle w:val="affff8"/>
          <w:rtl/>
        </w:rPr>
        <w:t xml:space="preserve"> </w:t>
      </w:r>
      <w:r w:rsidR="00B80A9B" w:rsidRPr="00BC4BA0">
        <w:rPr>
          <w:rStyle w:val="affff8"/>
          <w:rFonts w:hint="eastAsia"/>
          <w:rtl/>
        </w:rPr>
        <w:t>בעבו</w:t>
      </w:r>
      <w:r w:rsidR="00B80A9B" w:rsidRPr="00BC4BA0">
        <w:rPr>
          <w:rStyle w:val="affff8"/>
          <w:rtl/>
        </w:rPr>
        <w:t>"ז</w:t>
      </w:r>
      <w:r w:rsidR="00B80A9B">
        <w:rPr>
          <w:rFonts w:hint="cs"/>
          <w:rtl/>
        </w:rPr>
        <w:t xml:space="preserve"> </w:t>
      </w:r>
      <w:r w:rsidR="00B433C9" w:rsidRPr="00DD0AFF">
        <w:rPr>
          <w:rFonts w:hint="cs"/>
          <w:rtl/>
        </w:rPr>
        <w:t>בין</w:t>
      </w:r>
      <w:r w:rsidR="00B433C9" w:rsidRPr="00DD0AFF">
        <w:rPr>
          <w:rtl/>
        </w:rPr>
        <w:t xml:space="preserve"> </w:t>
      </w:r>
      <w:r w:rsidR="00B433C9" w:rsidRPr="00DD0AFF">
        <w:rPr>
          <w:rFonts w:hint="cs"/>
          <w:rtl/>
        </w:rPr>
        <w:t>יחיד</w:t>
      </w:r>
      <w:r w:rsidR="00B433C9" w:rsidRPr="00DD0AFF">
        <w:rPr>
          <w:rtl/>
        </w:rPr>
        <w:t xml:space="preserve"> </w:t>
      </w:r>
      <w:r w:rsidR="00B433C9" w:rsidRPr="00DD0AFF">
        <w:rPr>
          <w:rFonts w:hint="cs"/>
          <w:rtl/>
        </w:rPr>
        <w:t>לרבים</w:t>
      </w:r>
      <w:r>
        <w:rPr>
          <w:rFonts w:hint="cs"/>
          <w:rtl/>
        </w:rPr>
        <w:t xml:space="preserve"> -</w:t>
      </w:r>
    </w:p>
    <w:p w14:paraId="6AAE0543" w14:textId="00B59B74" w:rsidR="00B433C9" w:rsidRPr="00DD0AFF" w:rsidRDefault="00D2737E" w:rsidP="00BC4BA0">
      <w:pPr>
        <w:pStyle w:val="affff7"/>
        <w:rPr>
          <w:rtl/>
        </w:rPr>
      </w:pPr>
      <w:r>
        <w:rPr>
          <w:rtl/>
        </w:rPr>
        <w:tab/>
      </w:r>
      <w:r w:rsidR="00B433C9" w:rsidRPr="00DD0AFF">
        <w:rPr>
          <w:rFonts w:hint="cs"/>
          <w:rtl/>
        </w:rPr>
        <w:t>יחידים</w:t>
      </w:r>
      <w:r w:rsidR="00B433C9" w:rsidRPr="00DD0AFF">
        <w:rPr>
          <w:rtl/>
        </w:rPr>
        <w:t xml:space="preserve"> </w:t>
      </w:r>
      <w:r w:rsidR="00B433C9" w:rsidRPr="00DD0AFF">
        <w:rPr>
          <w:rFonts w:hint="cs"/>
          <w:rtl/>
        </w:rPr>
        <w:t>בסקילה</w:t>
      </w:r>
      <w:r w:rsidR="00B433C9" w:rsidRPr="00DD0AFF">
        <w:rPr>
          <w:rtl/>
        </w:rPr>
        <w:t xml:space="preserve"> </w:t>
      </w:r>
      <w:r w:rsidR="00B433C9" w:rsidRPr="00DD0AFF">
        <w:rPr>
          <w:rFonts w:hint="cs"/>
          <w:rtl/>
        </w:rPr>
        <w:t>מרובין</w:t>
      </w:r>
      <w:r w:rsidR="00B433C9" w:rsidRPr="00DD0AFF">
        <w:rPr>
          <w:rtl/>
        </w:rPr>
        <w:t xml:space="preserve"> </w:t>
      </w:r>
      <w:r w:rsidR="00B433C9" w:rsidRPr="00DD0AFF">
        <w:rPr>
          <w:rFonts w:hint="cs"/>
          <w:rtl/>
        </w:rPr>
        <w:t>בסייף</w:t>
      </w:r>
      <w:r w:rsidR="00B433C9" w:rsidRPr="00DD0AFF">
        <w:rPr>
          <w:rtl/>
        </w:rPr>
        <w:t>,</w:t>
      </w:r>
      <w:r>
        <w:rPr>
          <w:rFonts w:hint="cs"/>
          <w:rtl/>
        </w:rPr>
        <w:t xml:space="preserve"> </w:t>
      </w:r>
      <w:r w:rsidR="00B433C9" w:rsidRPr="00DD0AFF">
        <w:rPr>
          <w:rFonts w:hint="cs"/>
          <w:rtl/>
        </w:rPr>
        <w:t>יכול</w:t>
      </w:r>
      <w:r w:rsidR="00B433C9" w:rsidRPr="00DD0AFF">
        <w:rPr>
          <w:rtl/>
        </w:rPr>
        <w:t xml:space="preserve"> </w:t>
      </w:r>
      <w:r w:rsidR="00B433C9" w:rsidRPr="00DD0AFF">
        <w:rPr>
          <w:rFonts w:hint="cs"/>
          <w:rtl/>
        </w:rPr>
        <w:t>נחלק</w:t>
      </w:r>
      <w:r w:rsidR="00B433C9" w:rsidRPr="00DD0AFF">
        <w:rPr>
          <w:rtl/>
        </w:rPr>
        <w:t xml:space="preserve"> </w:t>
      </w:r>
      <w:r w:rsidR="00B433C9" w:rsidRPr="00DD0AFF">
        <w:rPr>
          <w:rFonts w:hint="cs"/>
          <w:rtl/>
        </w:rPr>
        <w:t>בקרבנות</w:t>
      </w:r>
      <w:r w:rsidR="00B433C9" w:rsidRPr="00DD0AFF">
        <w:rPr>
          <w:rtl/>
        </w:rPr>
        <w:t xml:space="preserve">? </w:t>
      </w:r>
      <w:r w:rsidR="00B433C9" w:rsidRPr="00DD0AFF">
        <w:rPr>
          <w:rFonts w:hint="cs"/>
          <w:rtl/>
        </w:rPr>
        <w:t>ת</w:t>
      </w:r>
      <w:r w:rsidR="00B433C9" w:rsidRPr="00DD0AFF">
        <w:rPr>
          <w:rtl/>
        </w:rPr>
        <w:t>"</w:t>
      </w:r>
      <w:r w:rsidR="00B433C9" w:rsidRPr="00DD0AFF">
        <w:rPr>
          <w:rFonts w:hint="cs"/>
          <w:rtl/>
        </w:rPr>
        <w:t>ל</w:t>
      </w:r>
      <w:r w:rsidR="00B433C9" w:rsidRPr="00DD0AFF">
        <w:rPr>
          <w:rtl/>
        </w:rPr>
        <w:t>:</w:t>
      </w:r>
      <w:r w:rsidR="00B433C9" w:rsidRPr="00BC4BA0">
        <w:rPr>
          <w:rtl/>
        </w:rPr>
        <w:t xml:space="preserve"> </w:t>
      </w:r>
      <w:r w:rsidR="00B433C9" w:rsidRPr="00D2737E">
        <w:rPr>
          <w:rStyle w:val="affff1"/>
          <w:rFonts w:hint="cs"/>
          <w:rtl/>
        </w:rPr>
        <w:t>'תורה</w:t>
      </w:r>
      <w:r w:rsidR="00B433C9" w:rsidRPr="00D2737E">
        <w:rPr>
          <w:rStyle w:val="affff1"/>
          <w:rtl/>
        </w:rPr>
        <w:t xml:space="preserve"> </w:t>
      </w:r>
      <w:r w:rsidR="00B433C9" w:rsidRPr="00D2737E">
        <w:rPr>
          <w:rStyle w:val="affff1"/>
          <w:rFonts w:hint="cs"/>
          <w:rtl/>
        </w:rPr>
        <w:t>אחת</w:t>
      </w:r>
      <w:r w:rsidRPr="00BC4BA0">
        <w:rPr>
          <w:rStyle w:val="affff1"/>
          <w:rtl/>
        </w:rPr>
        <w:t>'</w:t>
      </w:r>
      <w:r w:rsidR="00B433C9" w:rsidRPr="00BC4BA0">
        <w:rPr>
          <w:rtl/>
        </w:rPr>
        <w:t>.</w:t>
      </w:r>
    </w:p>
    <w:p w14:paraId="311B53FF" w14:textId="7DB90852" w:rsidR="00DD0AC7" w:rsidRPr="00DD0AFF" w:rsidRDefault="00B433C9" w:rsidP="00BC4BA0">
      <w:pPr>
        <w:pStyle w:val="affff7"/>
        <w:ind w:firstLine="113"/>
        <w:rPr>
          <w:rtl/>
        </w:rPr>
      </w:pPr>
      <w:r w:rsidRPr="00BC4BA0">
        <w:rPr>
          <w:rFonts w:hint="eastAsia"/>
          <w:b/>
          <w:rtl/>
        </w:rPr>
        <w:t>מתקיף</w:t>
      </w:r>
      <w:r w:rsidRPr="00BC4BA0">
        <w:rPr>
          <w:b/>
          <w:rtl/>
        </w:rPr>
        <w:t xml:space="preserve"> </w:t>
      </w:r>
      <w:r>
        <w:rPr>
          <w:rStyle w:val="affff5"/>
          <w:rFonts w:hint="eastAsia"/>
          <w:b/>
          <w:rtl/>
          <w:rPrChange w:id="9011" w:author="מנוע אמוראים" w:date="2026-10-05T16:41:34Z">
            <w:rPr>
              <w:rFonts w:hint="eastAsia"/>
              <w:b/>
              <w:rtl/>
            </w:rPr>
          </w:rPrChange>
        </w:rPr>
        <w:t xml:space="preserve">ר</w:t>
      </w:r>
      <w:r>
        <w:rPr>
          <w:rStyle w:val="affff5"/>
          <w:b/>
          <w:rtl/>
          <w:rPrChange w:id="9012" w:author="מנוע אמוראים" w:date="2026-10-05T16:41:34Z">
            <w:rPr>
              <w:b/>
              <w:rtl/>
            </w:rPr>
          </w:rPrChange>
        </w:rPr>
        <w:t xml:space="preserve">"</w:t>
      </w:r>
      <w:r>
        <w:rPr>
          <w:rStyle w:val="affff5"/>
          <w:rFonts w:hint="eastAsia"/>
          <w:b/>
          <w:rtl/>
          <w:rPrChange w:id="9013" w:author="מנוע אמוראים" w:date="2026-10-05T16:41:34Z">
            <w:rPr>
              <w:rFonts w:hint="eastAsia"/>
              <w:b/>
              <w:rtl/>
            </w:rPr>
          </w:rPrChange>
        </w:rPr>
        <w:t xml:space="preserve">ח</w:t>
      </w:r>
      <w:r w:rsidRPr="00A07384">
        <w:rPr>
          <w:rFonts w:cs="PFT_Frank"/>
          <w:b/>
          <w:bCs/>
          <w:szCs w:val="10"/>
          <w:rtl/>
        </w:rPr>
        <w:t>:</w:t>
      </w:r>
      <w:r w:rsidRPr="00DD0AFF">
        <w:rPr>
          <w:rtl/>
        </w:rPr>
        <w:t xml:space="preserve"> </w:t>
      </w:r>
      <w:r w:rsidR="00D2737E">
        <w:rPr>
          <w:rFonts w:hint="cs"/>
          <w:rtl/>
        </w:rPr>
        <w:t>מה</w:t>
      </w:r>
      <w:r w:rsidRPr="00DD0AFF">
        <w:rPr>
          <w:rtl/>
        </w:rPr>
        <w:t xml:space="preserve"> </w:t>
      </w:r>
      <w:r w:rsidRPr="00DD0AFF">
        <w:rPr>
          <w:rFonts w:hint="cs"/>
          <w:rtl/>
        </w:rPr>
        <w:t>ה</w:t>
      </w:r>
      <w:r w:rsidR="009504C0">
        <w:rPr>
          <w:rFonts w:hint="cs"/>
          <w:rtl/>
        </w:rPr>
        <w:t>ו</w:t>
      </w:r>
      <w:r w:rsidRPr="00DD0AFF">
        <w:rPr>
          <w:rtl/>
        </w:rPr>
        <w:t>"</w:t>
      </w:r>
      <w:r w:rsidRPr="00DD0AFF">
        <w:rPr>
          <w:rFonts w:hint="cs"/>
          <w:rtl/>
        </w:rPr>
        <w:t>א</w:t>
      </w:r>
      <w:r w:rsidRPr="00DD0AFF">
        <w:rPr>
          <w:rtl/>
        </w:rPr>
        <w:t xml:space="preserve"> </w:t>
      </w:r>
      <w:r w:rsidR="00D2737E">
        <w:rPr>
          <w:rFonts w:hint="cs"/>
          <w:rtl/>
        </w:rPr>
        <w:t>ש</w:t>
      </w:r>
      <w:r w:rsidR="00DD0AC7" w:rsidRPr="00DD0AFF">
        <w:rPr>
          <w:rFonts w:hint="cs"/>
          <w:rtl/>
        </w:rPr>
        <w:t>יביאו?</w:t>
      </w:r>
      <w:r w:rsidR="00D2737E">
        <w:rPr>
          <w:rFonts w:hint="cs"/>
          <w:rtl/>
        </w:rPr>
        <w:t xml:space="preserve"> </w:t>
      </w:r>
      <w:r w:rsidRPr="00DD0AFF">
        <w:rPr>
          <w:rtl/>
        </w:rPr>
        <w:t xml:space="preserve"> </w:t>
      </w:r>
      <w:r w:rsidR="009504C0">
        <w:rPr>
          <w:rFonts w:hint="cs"/>
          <w:rtl/>
        </w:rPr>
        <w:t>הרי ודאי לא מה שמצאנו באחרים!</w:t>
      </w:r>
    </w:p>
    <w:p w14:paraId="4B5701E6" w14:textId="48C5F829" w:rsidR="005D50CA" w:rsidRPr="00615A60" w:rsidRDefault="001C163D" w:rsidP="00627969">
      <w:pPr>
        <w:pStyle w:val="affff7"/>
        <w:rPr>
          <w:rtl/>
        </w:rPr>
      </w:pPr>
      <w:r w:rsidRPr="00A07384">
        <w:rPr>
          <w:rFonts w:cs="PFT_Frank"/>
          <w:b/>
          <w:bCs/>
          <w:szCs w:val="10"/>
          <w:rtl/>
        </w:rPr>
        <w:tab/>
      </w:r>
      <w:r w:rsidRPr="00A07384">
        <w:rPr>
          <w:rFonts w:cs="PFT_Frank" w:hint="eastAsia"/>
          <w:b/>
          <w:bCs/>
          <w:szCs w:val="10"/>
          <w:rtl/>
        </w:rPr>
        <w:t>ומתרצים</w:t>
      </w:r>
      <w:r w:rsidRPr="00A07384">
        <w:rPr>
          <w:rFonts w:cs="PFT_Frank"/>
          <w:b/>
          <w:bCs/>
          <w:szCs w:val="10"/>
          <w:rtl/>
        </w:rPr>
        <w:t>: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פר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ל</w:t>
      </w:r>
      <w:r>
        <w:rPr>
          <w:rFonts w:hint="cs"/>
          <w:rtl/>
        </w:rPr>
        <w:t>חטאת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ושעיר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ל</w:t>
      </w:r>
      <w:r>
        <w:rPr>
          <w:rFonts w:hint="cs"/>
          <w:rtl/>
        </w:rPr>
        <w:t>עולה [היפך מציבור]</w:t>
      </w:r>
      <w:r w:rsidR="00B433C9" w:rsidRPr="00BC4BA0">
        <w:rPr>
          <w:rtl/>
        </w:rPr>
        <w:t xml:space="preserve">, </w:t>
      </w:r>
      <w:r w:rsidRPr="00A07384">
        <w:rPr>
          <w:rFonts w:cs="PFT_Frank" w:hint="eastAsia"/>
          <w:b/>
          <w:bCs/>
          <w:szCs w:val="10"/>
          <w:rtl/>
        </w:rPr>
        <w:t>או</w:t>
      </w:r>
      <w:r w:rsidR="00B433C9" w:rsidRPr="00DD0AFF">
        <w:rPr>
          <w:rtl/>
        </w:rPr>
        <w:t xml:space="preserve"> </w:t>
      </w:r>
      <w:r>
        <w:rPr>
          <w:rFonts w:hint="cs"/>
          <w:rtl/>
        </w:rPr>
        <w:t>ש</w:t>
      </w:r>
      <w:r w:rsidR="00B433C9" w:rsidRPr="00DD0AFF">
        <w:rPr>
          <w:rFonts w:hint="cs"/>
          <w:rtl/>
        </w:rPr>
        <w:t>אין</w:t>
      </w:r>
      <w:r w:rsidR="00B433C9" w:rsidRPr="00DD0AFF">
        <w:rPr>
          <w:rtl/>
        </w:rPr>
        <w:t xml:space="preserve"> </w:t>
      </w:r>
      <w:r w:rsidR="00B433C9" w:rsidRPr="00DD0AFF">
        <w:rPr>
          <w:rFonts w:hint="cs"/>
          <w:rtl/>
        </w:rPr>
        <w:t>לו</w:t>
      </w:r>
      <w:r w:rsidR="00B433C9" w:rsidRPr="00DD0AFF">
        <w:rPr>
          <w:rtl/>
        </w:rPr>
        <w:t xml:space="preserve"> </w:t>
      </w:r>
      <w:r w:rsidR="00B433C9" w:rsidRPr="00DD0AFF">
        <w:rPr>
          <w:rFonts w:hint="cs"/>
          <w:rtl/>
        </w:rPr>
        <w:t>תקנה</w:t>
      </w:r>
      <w:r>
        <w:rPr>
          <w:rFonts w:hint="cs"/>
          <w:rtl/>
        </w:rPr>
        <w:t>, קמ"ל.</w:t>
      </w:r>
    </w:p>
    <w:p w14:paraId="1F4D28DE" w14:textId="3CE141FD" w:rsidR="00B433C9" w:rsidRPr="005D50CA" w:rsidRDefault="00B433C9" w:rsidP="00615A60">
      <w:pPr>
        <w:pStyle w:val="affff2"/>
        <w:rPr>
          <w:rtl/>
        </w:rPr>
      </w:pPr>
      <w:bookmarkStart w:id="59" w:name="_Toc119172604"/>
      <w:bookmarkStart w:id="60" w:name="_Toc119229692"/>
      <w:r w:rsidRPr="004122DB">
        <w:rPr>
          <w:rStyle w:val="affff5"/>
          <w:rFonts w:hint="cs"/>
          <w:rtl/>
        </w:rPr>
        <w:t>לוי</w:t>
      </w:r>
      <w:r w:rsidRPr="004122DB">
        <w:rPr>
          <w:rStyle w:val="affff5"/>
          <w:rtl/>
        </w:rPr>
        <w:t xml:space="preserve"> </w:t>
      </w:r>
      <w:r w:rsidRPr="004122DB">
        <w:rPr>
          <w:rStyle w:val="affff5"/>
          <w:rFonts w:hint="cs"/>
          <w:rtl/>
        </w:rPr>
        <w:t>לרבי</w:t>
      </w:r>
      <w:r w:rsidR="00E42F4B">
        <w:rPr>
          <w:rStyle w:val="affff5"/>
          <w:rFonts w:hint="cs"/>
          <w:rtl/>
        </w:rPr>
        <w:t>:</w:t>
      </w:r>
      <w:r w:rsidRPr="0090328A">
        <w:rPr>
          <w:rtl/>
        </w:rPr>
        <w:t xml:space="preserve"> </w:t>
      </w:r>
      <w:r w:rsidR="005D50CA">
        <w:rPr>
          <w:rFonts w:hint="cs"/>
          <w:rtl/>
        </w:rPr>
        <w:t>למה</w:t>
      </w:r>
      <w:r w:rsidRPr="005D50CA">
        <w:rPr>
          <w:rtl/>
        </w:rPr>
        <w:t xml:space="preserve"> </w:t>
      </w:r>
      <w:r w:rsidR="005D50CA">
        <w:rPr>
          <w:rFonts w:hint="cs"/>
          <w:rtl/>
        </w:rPr>
        <w:t>שנה</w:t>
      </w:r>
      <w:r w:rsidRPr="005D50CA">
        <w:rPr>
          <w:rtl/>
        </w:rPr>
        <w:t xml:space="preserve"> </w:t>
      </w:r>
      <w:r w:rsidRPr="005D50CA">
        <w:rPr>
          <w:rFonts w:hint="cs"/>
          <w:rtl/>
        </w:rPr>
        <w:t>ט</w:t>
      </w:r>
      <w:r w:rsidRPr="005D50CA">
        <w:rPr>
          <w:rtl/>
        </w:rPr>
        <w:t>"</w:t>
      </w:r>
      <w:r w:rsidRPr="005D50CA">
        <w:rPr>
          <w:rFonts w:hint="cs"/>
          <w:rtl/>
        </w:rPr>
        <w:t>ו</w:t>
      </w:r>
      <w:r w:rsidRPr="005D50CA">
        <w:rPr>
          <w:rtl/>
        </w:rPr>
        <w:t xml:space="preserve"> </w:t>
      </w:r>
      <w:r w:rsidR="005D50CA">
        <w:rPr>
          <w:rFonts w:hint="cs"/>
          <w:rtl/>
        </w:rPr>
        <w:t>ולא</w:t>
      </w:r>
      <w:r w:rsidRPr="005D50CA">
        <w:rPr>
          <w:rtl/>
        </w:rPr>
        <w:t xml:space="preserve"> </w:t>
      </w:r>
      <w:r w:rsidRPr="005D50CA">
        <w:rPr>
          <w:rFonts w:hint="cs"/>
          <w:rtl/>
        </w:rPr>
        <w:t>ט</w:t>
      </w:r>
      <w:r w:rsidRPr="005D50CA">
        <w:rPr>
          <w:rtl/>
        </w:rPr>
        <w:t>"</w:t>
      </w:r>
      <w:r w:rsidRPr="005D50CA">
        <w:rPr>
          <w:rFonts w:hint="cs"/>
          <w:rtl/>
        </w:rPr>
        <w:t>ז</w:t>
      </w:r>
      <w:r w:rsidR="005D50CA" w:rsidRPr="005D50CA">
        <w:rPr>
          <w:rtl/>
        </w:rPr>
        <w:t>?</w:t>
      </w:r>
      <w:bookmarkEnd w:id="59"/>
      <w:bookmarkEnd w:id="60"/>
    </w:p>
    <w:p w14:paraId="6E259028" w14:textId="38A55BFD" w:rsidR="00B433C9" w:rsidRPr="00C35A2C" w:rsidRDefault="00B433C9" w:rsidP="005D50CA">
      <w:pPr>
        <w:rPr>
          <w:rtl/>
        </w:rPr>
      </w:pPr>
      <w:r w:rsidRPr="005D50CA">
        <w:rPr>
          <w:rStyle w:val="affff5"/>
          <w:rFonts w:hint="cs"/>
          <w:rtl/>
        </w:rPr>
        <w:t>א</w:t>
      </w:r>
      <w:r w:rsidRPr="005D50CA">
        <w:rPr>
          <w:rStyle w:val="affff5"/>
          <w:rtl/>
        </w:rPr>
        <w:t>"</w:t>
      </w:r>
      <w:r w:rsidRPr="005D50CA">
        <w:rPr>
          <w:rStyle w:val="affff5"/>
          <w:rFonts w:hint="cs"/>
          <w:rtl/>
        </w:rPr>
        <w:t>ל</w:t>
      </w:r>
      <w:r w:rsidR="005D50CA">
        <w:rPr>
          <w:rStyle w:val="affff5"/>
          <w:rFonts w:hint="cs"/>
          <w:rtl/>
        </w:rPr>
        <w:t xml:space="preserve"> רבי</w:t>
      </w:r>
      <w:r w:rsidRPr="005D50CA">
        <w:rPr>
          <w:rStyle w:val="affff5"/>
          <w:rtl/>
        </w:rPr>
        <w:t>:</w:t>
      </w:r>
      <w:r w:rsidRPr="005D50CA">
        <w:rPr>
          <w:rtl/>
        </w:rPr>
        <w:t xml:space="preserve"> </w:t>
      </w:r>
      <w:r w:rsidRPr="005D50CA">
        <w:rPr>
          <w:rFonts w:hint="cs"/>
          <w:rtl/>
        </w:rPr>
        <w:t>כמ</w:t>
      </w:r>
      <w:r w:rsidRPr="00C35A2C">
        <w:rPr>
          <w:rFonts w:hint="cs"/>
          <w:rtl/>
        </w:rPr>
        <w:t>דומה</w:t>
      </w:r>
      <w:r w:rsidR="005D50CA">
        <w:rPr>
          <w:rFonts w:hint="cs"/>
          <w:rtl/>
        </w:rPr>
        <w:t xml:space="preserve"> </w:t>
      </w:r>
      <w:r w:rsidRPr="00C35A2C">
        <w:rPr>
          <w:rFonts w:hint="cs"/>
          <w:rtl/>
        </w:rPr>
        <w:t>שאין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מוח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בקדקדו</w:t>
      </w:r>
      <w:r w:rsidRPr="00C35A2C">
        <w:rPr>
          <w:rtl/>
        </w:rPr>
        <w:t>!</w:t>
      </w:r>
      <w:r w:rsidR="00A75BED">
        <w:rPr>
          <w:rFonts w:hint="cs"/>
          <w:rtl/>
        </w:rPr>
        <w:t xml:space="preserve"> </w:t>
      </w:r>
      <w:r w:rsidR="00A75BED" w:rsidRPr="00BC4BA0">
        <w:rPr>
          <w:rStyle w:val="affff8"/>
          <w:rFonts w:hint="eastAsia"/>
          <w:rtl/>
        </w:rPr>
        <w:t>ונאמרו</w:t>
      </w:r>
      <w:r w:rsidR="00A75BED" w:rsidRPr="00BC4BA0">
        <w:rPr>
          <w:rStyle w:val="affff8"/>
          <w:rtl/>
        </w:rPr>
        <w:t xml:space="preserve"> </w:t>
      </w:r>
      <w:r w:rsidR="00A75BED" w:rsidRPr="00BC4BA0">
        <w:rPr>
          <w:rStyle w:val="affff8"/>
          <w:rFonts w:hint="eastAsia"/>
          <w:rtl/>
        </w:rPr>
        <w:t>ג</w:t>
      </w:r>
      <w:r w:rsidR="00A75BED" w:rsidRPr="00BC4BA0">
        <w:rPr>
          <w:rStyle w:val="affff8"/>
          <w:rtl/>
        </w:rPr>
        <w:t xml:space="preserve">' </w:t>
      </w:r>
      <w:r w:rsidR="00A75BED" w:rsidRPr="00BC4BA0">
        <w:rPr>
          <w:rStyle w:val="affff8"/>
          <w:rFonts w:hint="eastAsia"/>
          <w:rtl/>
        </w:rPr>
        <w:t>פירושים</w:t>
      </w:r>
      <w:r w:rsidR="00A75BED">
        <w:rPr>
          <w:rStyle w:val="affff8"/>
          <w:rFonts w:hint="cs"/>
          <w:rtl/>
        </w:rPr>
        <w:t xml:space="preserve"> -</w:t>
      </w:r>
    </w:p>
    <w:p w14:paraId="3218419F" w14:textId="335C3AC2" w:rsidR="00B433C9" w:rsidRPr="0090328A" w:rsidRDefault="00881FB0" w:rsidP="00B55EDF">
      <w:pPr>
        <w:ind w:hanging="1"/>
        <w:rPr>
          <w:rFonts w:cs="PFT_Frank"/>
          <w:b/>
          <w:bCs/>
          <w:sz w:val="14"/>
          <w:szCs w:val="14"/>
          <w:rtl/>
        </w:rPr>
      </w:pPr>
      <w:r w:rsidRPr="00BC4BA0">
        <w:rPr>
          <w:rStyle w:val="affff5"/>
          <w:rFonts w:hint="eastAsia"/>
          <w:rtl/>
        </w:rPr>
        <w:t>א</w:t>
      </w:r>
      <w:r w:rsidRPr="00BC4BA0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>
        <w:rPr>
          <w:rFonts w:hint="cs"/>
          <w:rtl/>
        </w:rPr>
        <w:t>ד</w:t>
      </w:r>
      <w:r w:rsidR="005D50CA">
        <w:rPr>
          <w:rFonts w:hint="cs"/>
          <w:rtl/>
        </w:rPr>
        <w:t>'</w:t>
      </w:r>
      <w:r w:rsidR="00B433C9" w:rsidRPr="00D1637C">
        <w:rPr>
          <w:rFonts w:cs="PFT_Frank" w:hint="eastAsia"/>
          <w:b/>
          <w:bCs/>
          <w:szCs w:val="14"/>
          <w:rtl/>
        </w:rPr>
        <w:t>אמו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אנוסת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אביו</w:t>
      </w:r>
      <w:r w:rsidR="005D50CA">
        <w:rPr>
          <w:rFonts w:hint="cs"/>
          <w:rtl/>
        </w:rPr>
        <w:t>'</w:t>
      </w:r>
      <w:r w:rsidR="00B433C9" w:rsidRPr="00C35A2C">
        <w:rPr>
          <w:rtl/>
        </w:rPr>
        <w:t xml:space="preserve"> </w:t>
      </w:r>
      <w:r w:rsidR="005D50CA">
        <w:rPr>
          <w:rFonts w:hint="cs"/>
          <w:rtl/>
        </w:rPr>
        <w:t>-</w:t>
      </w:r>
      <w:r w:rsidR="00B433C9" w:rsidRPr="00C35A2C">
        <w:rPr>
          <w:rFonts w:hint="cs"/>
          <w:rtl/>
        </w:rPr>
        <w:t xml:space="preserve"> </w:t>
      </w:r>
      <w:r w:rsidR="00E42F4B" w:rsidRPr="00BC4BA0">
        <w:rPr>
          <w:rStyle w:val="affff5"/>
          <w:rFonts w:hint="eastAsia"/>
          <w:rtl/>
        </w:rPr>
        <w:t>ח</w:t>
      </w:r>
      <w:r w:rsidR="005D50CA">
        <w:rPr>
          <w:rStyle w:val="affff5"/>
          <w:rFonts w:hint="cs"/>
          <w:rtl/>
        </w:rPr>
        <w:t>לקו</w:t>
      </w:r>
      <w:r w:rsidR="00B433C9" w:rsidRPr="00BC4BA0">
        <w:rPr>
          <w:rStyle w:val="affff5"/>
          <w:rtl/>
        </w:rPr>
        <w:t xml:space="preserve"> </w:t>
      </w:r>
      <w:r w:rsidR="00B433C9" w:rsidRPr="005D50CA">
        <w:rPr>
          <w:rStyle w:val="affff5"/>
          <w:rFonts w:hint="cs"/>
          <w:rtl/>
        </w:rPr>
        <w:t>ר</w:t>
      </w:r>
      <w:r w:rsidR="00B433C9" w:rsidRPr="005D50CA">
        <w:rPr>
          <w:rStyle w:val="affff5"/>
          <w:rtl/>
        </w:rPr>
        <w:t>"</w:t>
      </w:r>
      <w:r w:rsidR="00B433C9" w:rsidRPr="005D50CA">
        <w:rPr>
          <w:rStyle w:val="affff5"/>
          <w:rFonts w:hint="cs"/>
          <w:rtl/>
        </w:rPr>
        <w:t>י ור</w:t>
      </w:r>
      <w:r w:rsidR="00B433C9" w:rsidRPr="004122DB">
        <w:rPr>
          <w:rStyle w:val="affff5"/>
          <w:rFonts w:hint="cs"/>
          <w:rtl/>
        </w:rPr>
        <w:t>בנן</w:t>
      </w:r>
      <w:r w:rsidR="00B433C9" w:rsidRPr="00C35A2C">
        <w:rPr>
          <w:rFonts w:hint="cs"/>
          <w:rtl/>
        </w:rPr>
        <w:t xml:space="preserve"> ובפלוגתא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לא</w:t>
      </w:r>
      <w:r w:rsidR="00B433C9">
        <w:rPr>
          <w:rtl/>
        </w:rPr>
        <w:t xml:space="preserve"> </w:t>
      </w:r>
      <w:r w:rsidR="00B433C9" w:rsidRPr="00C35A2C">
        <w:rPr>
          <w:rFonts w:hint="cs"/>
          <w:rtl/>
        </w:rPr>
        <w:t>מיירי</w:t>
      </w:r>
      <w:r w:rsidR="005D50CA">
        <w:rPr>
          <w:rFonts w:hint="cs"/>
          <w:rtl/>
        </w:rPr>
        <w:t>,</w:t>
      </w:r>
    </w:p>
    <w:p w14:paraId="679A4A99" w14:textId="1AC02E42" w:rsidR="00B433C9" w:rsidRPr="00AC7749" w:rsidRDefault="005D50CA" w:rsidP="00BC4BA0">
      <w:pPr>
        <w:pStyle w:val="affff7"/>
        <w:rPr>
          <w:rtl/>
        </w:rPr>
      </w:pPr>
      <w:r w:rsidRPr="00BC4BA0">
        <w:rPr>
          <w:rStyle w:val="affff5"/>
          <w:rFonts w:hint="eastAsia"/>
          <w:rtl/>
        </w:rPr>
        <w:t>ואף</w:t>
      </w:r>
      <w:r w:rsidRPr="00BC4BA0">
        <w:rPr>
          <w:rStyle w:val="affff5"/>
          <w:rtl/>
        </w:rPr>
        <w:t xml:space="preserve"> </w:t>
      </w:r>
      <w:r w:rsidRPr="00BC4BA0">
        <w:rPr>
          <w:rStyle w:val="affff5"/>
          <w:rFonts w:hint="eastAsia"/>
          <w:rtl/>
        </w:rPr>
        <w:t>ששנה</w:t>
      </w:r>
      <w:r w:rsidRPr="00BC4BA0">
        <w:rPr>
          <w:rStyle w:val="affff5"/>
          <w:rtl/>
        </w:rPr>
        <w:t xml:space="preserve"> </w:t>
      </w:r>
      <w:r w:rsidR="00736F5C" w:rsidRPr="00BC4BA0">
        <w:rPr>
          <w:rStyle w:val="affff5"/>
          <w:rFonts w:hint="eastAsia"/>
          <w:rtl/>
        </w:rPr>
        <w:t>א</w:t>
      </w:r>
      <w:r w:rsidR="00736F5C" w:rsidRPr="00BC4BA0">
        <w:rPr>
          <w:rStyle w:val="affff5"/>
          <w:rtl/>
        </w:rPr>
        <w:t>.</w:t>
      </w:r>
      <w:r w:rsidR="00736F5C">
        <w:rPr>
          <w:rFonts w:hint="cs"/>
          <w:rtl/>
        </w:rPr>
        <w:t xml:space="preserve"> '</w:t>
      </w:r>
      <w:r w:rsidR="00B433C9" w:rsidRPr="00AC7749">
        <w:rPr>
          <w:rFonts w:hint="cs"/>
          <w:rtl/>
        </w:rPr>
        <w:t>איסור</w:t>
      </w:r>
      <w:r w:rsidR="00B433C9" w:rsidRPr="00AC7749">
        <w:rPr>
          <w:rtl/>
        </w:rPr>
        <w:t xml:space="preserve"> </w:t>
      </w:r>
      <w:r w:rsidR="00B433C9" w:rsidRPr="00AC7749">
        <w:rPr>
          <w:rFonts w:hint="cs"/>
          <w:rtl/>
        </w:rPr>
        <w:t>מצוה</w:t>
      </w:r>
      <w:r w:rsidR="00B433C9" w:rsidRPr="00AC7749">
        <w:rPr>
          <w:rtl/>
        </w:rPr>
        <w:t xml:space="preserve"> </w:t>
      </w:r>
      <w:r w:rsidR="00B433C9" w:rsidRPr="00AC7749">
        <w:rPr>
          <w:rFonts w:hint="cs"/>
          <w:rtl/>
        </w:rPr>
        <w:t>וקדושה</w:t>
      </w:r>
      <w:r>
        <w:rPr>
          <w:rFonts w:hint="cs"/>
          <w:rtl/>
        </w:rPr>
        <w:t xml:space="preserve"> חולצות</w:t>
      </w:r>
      <w:r w:rsidR="00736F5C">
        <w:rPr>
          <w:rFonts w:hint="cs"/>
          <w:rtl/>
        </w:rPr>
        <w:t>'</w:t>
      </w:r>
      <w:r w:rsidR="00B433C9" w:rsidRPr="00AC7749">
        <w:rPr>
          <w:rtl/>
        </w:rPr>
        <w:t xml:space="preserve"> </w:t>
      </w:r>
      <w:r w:rsidR="00B433C9" w:rsidRPr="00BC4BA0">
        <w:rPr>
          <w:rStyle w:val="affff5"/>
          <w:rFonts w:hint="eastAsia"/>
          <w:rtl/>
        </w:rPr>
        <w:t>ד</w:t>
      </w:r>
      <w:r w:rsidR="00A66738" w:rsidRPr="00BC4BA0">
        <w:rPr>
          <w:rStyle w:val="affff5"/>
          <w:rFonts w:hint="eastAsia"/>
          <w:rtl/>
        </w:rPr>
        <w:t>חלקו</w:t>
      </w:r>
      <w:r w:rsidR="00B433C9" w:rsidRPr="00BC4BA0">
        <w:rPr>
          <w:rStyle w:val="affff5"/>
          <w:rtl/>
        </w:rPr>
        <w:t xml:space="preserve"> </w:t>
      </w:r>
      <w:r w:rsidR="00B433C9" w:rsidRPr="00736F5C">
        <w:rPr>
          <w:rStyle w:val="affff5"/>
          <w:rFonts w:hint="cs"/>
          <w:rtl/>
        </w:rPr>
        <w:t>ר</w:t>
      </w:r>
      <w:r w:rsidR="00B433C9" w:rsidRPr="00736F5C">
        <w:rPr>
          <w:rStyle w:val="affff5"/>
          <w:rtl/>
        </w:rPr>
        <w:t>"</w:t>
      </w:r>
      <w:r w:rsidR="00B433C9" w:rsidRPr="00736F5C">
        <w:rPr>
          <w:rStyle w:val="affff5"/>
          <w:rFonts w:hint="cs"/>
          <w:rtl/>
        </w:rPr>
        <w:t>ע</w:t>
      </w:r>
      <w:r w:rsidR="00B433C9" w:rsidRPr="00736F5C">
        <w:rPr>
          <w:rStyle w:val="affff5"/>
          <w:rtl/>
        </w:rPr>
        <w:t xml:space="preserve"> </w:t>
      </w:r>
      <w:r w:rsidR="00B433C9" w:rsidRPr="004122DB">
        <w:rPr>
          <w:rStyle w:val="affff5"/>
          <w:rFonts w:hint="cs"/>
          <w:rtl/>
        </w:rPr>
        <w:t>ורבנן</w:t>
      </w:r>
      <w:r w:rsidR="00736F5C">
        <w:rPr>
          <w:rFonts w:hint="cs"/>
          <w:rtl/>
        </w:rPr>
        <w:t>- זה ב</w:t>
      </w:r>
      <w:r w:rsidR="00B433C9" w:rsidRPr="00AC7749">
        <w:rPr>
          <w:rFonts w:hint="cs"/>
          <w:rtl/>
        </w:rPr>
        <w:t xml:space="preserve">פרק </w:t>
      </w:r>
      <w:r w:rsidR="00736F5C">
        <w:rPr>
          <w:rFonts w:hint="cs"/>
          <w:rtl/>
        </w:rPr>
        <w:t>הבא,</w:t>
      </w:r>
    </w:p>
    <w:p w14:paraId="252CC79E" w14:textId="5CF3FE55" w:rsidR="00B433C9" w:rsidRPr="00736F5C" w:rsidRDefault="00736F5C" w:rsidP="00BC4BA0">
      <w:pPr>
        <w:pStyle w:val="affff7"/>
        <w:ind w:left="339" w:firstLine="113"/>
        <w:rPr>
          <w:rtl/>
        </w:rPr>
      </w:pPr>
      <w:r w:rsidRPr="00A07384">
        <w:rPr>
          <w:rFonts w:cs="PFT_Frank" w:hint="cs"/>
          <w:b/>
          <w:bCs/>
          <w:szCs w:val="10"/>
          <w:rtl/>
        </w:rPr>
        <w:t xml:space="preserve"> </w:t>
      </w:r>
      <w:r w:rsidRPr="00BC4BA0">
        <w:rPr>
          <w:rStyle w:val="affff5"/>
          <w:rFonts w:hint="eastAsia"/>
          <w:rtl/>
        </w:rPr>
        <w:t>ב</w:t>
      </w:r>
      <w:r w:rsidRPr="00BC4BA0">
        <w:rPr>
          <w:rStyle w:val="affff5"/>
          <w:rtl/>
        </w:rPr>
        <w:t>.</w:t>
      </w:r>
      <w:r w:rsidRPr="00BC4BA0">
        <w:rPr>
          <w:rtl/>
        </w:rPr>
        <w:t xml:space="preserve"> </w:t>
      </w:r>
      <w:r>
        <w:rPr>
          <w:rFonts w:hint="cs"/>
          <w:rtl/>
        </w:rPr>
        <w:t xml:space="preserve">'צרות אסורות', </w:t>
      </w:r>
      <w:r w:rsidRPr="00BC4BA0">
        <w:rPr>
          <w:rStyle w:val="affff5"/>
          <w:rFonts w:hint="eastAsia"/>
          <w:rtl/>
        </w:rPr>
        <w:t>ד</w:t>
      </w:r>
      <w:r w:rsidR="00B433C9" w:rsidRPr="00736F5C">
        <w:rPr>
          <w:rStyle w:val="affff5"/>
          <w:rFonts w:hint="cs"/>
          <w:rtl/>
        </w:rPr>
        <w:t>ב</w:t>
      </w:r>
      <w:r w:rsidR="00B433C9" w:rsidRPr="00736F5C">
        <w:rPr>
          <w:rStyle w:val="affff5"/>
          <w:rtl/>
        </w:rPr>
        <w:t>"</w:t>
      </w:r>
      <w:r w:rsidR="00B433C9" w:rsidRPr="00736F5C">
        <w:rPr>
          <w:rStyle w:val="affff5"/>
          <w:rFonts w:hint="cs"/>
          <w:rtl/>
        </w:rPr>
        <w:t>ש</w:t>
      </w:r>
      <w:r w:rsidR="00B433C9" w:rsidRPr="00736F5C">
        <w:rPr>
          <w:rFonts w:hint="cs"/>
          <w:rtl/>
        </w:rPr>
        <w:t xml:space="preserve"> מתירין</w:t>
      </w:r>
      <w:r w:rsidR="00B433C9" w:rsidRPr="00736F5C">
        <w:rPr>
          <w:rtl/>
        </w:rPr>
        <w:t xml:space="preserve"> </w:t>
      </w:r>
      <w:r w:rsidR="00B433C9" w:rsidRPr="00736F5C">
        <w:rPr>
          <w:rFonts w:hint="cs"/>
          <w:rtl/>
        </w:rPr>
        <w:t xml:space="preserve">צרות- </w:t>
      </w:r>
      <w:r w:rsidR="00B433C9" w:rsidRPr="00736F5C">
        <w:rPr>
          <w:rStyle w:val="affff5"/>
          <w:rFonts w:hint="cs"/>
          <w:rtl/>
        </w:rPr>
        <w:t>ב</w:t>
      </w:r>
      <w:r w:rsidR="00E42F4B" w:rsidRPr="00736F5C">
        <w:rPr>
          <w:rStyle w:val="affff5"/>
          <w:rFonts w:hint="cs"/>
          <w:rtl/>
        </w:rPr>
        <w:t>"ש</w:t>
      </w:r>
      <w:r w:rsidR="00B433C9" w:rsidRPr="00736F5C">
        <w:rPr>
          <w:rtl/>
        </w:rPr>
        <w:t xml:space="preserve"> </w:t>
      </w:r>
      <w:r w:rsidR="00B433C9" w:rsidRPr="00736F5C">
        <w:rPr>
          <w:rFonts w:hint="cs"/>
          <w:rtl/>
        </w:rPr>
        <w:t>במקום</w:t>
      </w:r>
      <w:r w:rsidR="00B433C9" w:rsidRPr="00736F5C">
        <w:rPr>
          <w:rtl/>
        </w:rPr>
        <w:t xml:space="preserve"> </w:t>
      </w:r>
      <w:r w:rsidR="00B433C9" w:rsidRPr="00736F5C">
        <w:rPr>
          <w:rStyle w:val="affff5"/>
          <w:rFonts w:hint="cs"/>
          <w:rtl/>
        </w:rPr>
        <w:t>ב</w:t>
      </w:r>
      <w:r w:rsidR="00E42F4B" w:rsidRPr="00736F5C">
        <w:rPr>
          <w:rStyle w:val="affff5"/>
          <w:rFonts w:hint="cs"/>
          <w:rtl/>
        </w:rPr>
        <w:t>"ה</w:t>
      </w:r>
      <w:r w:rsidR="00B433C9" w:rsidRPr="00736F5C">
        <w:rPr>
          <w:rtl/>
        </w:rPr>
        <w:t xml:space="preserve"> </w:t>
      </w:r>
      <w:r>
        <w:rPr>
          <w:rFonts w:hint="cs"/>
          <w:rtl/>
        </w:rPr>
        <w:t>ל</w:t>
      </w:r>
      <w:r w:rsidR="00B433C9" w:rsidRPr="00736F5C">
        <w:rPr>
          <w:rFonts w:hint="cs"/>
          <w:rtl/>
        </w:rPr>
        <w:t>א</w:t>
      </w:r>
      <w:r w:rsidR="00B433C9" w:rsidRPr="00736F5C">
        <w:rPr>
          <w:rtl/>
        </w:rPr>
        <w:t xml:space="preserve"> </w:t>
      </w:r>
      <w:r w:rsidR="00B433C9" w:rsidRPr="00736F5C">
        <w:rPr>
          <w:rFonts w:hint="cs"/>
          <w:rtl/>
        </w:rPr>
        <w:t>משנה</w:t>
      </w:r>
      <w:r w:rsidR="00B433C9" w:rsidRPr="00736F5C">
        <w:rPr>
          <w:rtl/>
        </w:rPr>
        <w:t>.</w:t>
      </w:r>
    </w:p>
    <w:p w14:paraId="41F2D1CA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ט:</w:t>
      </w:r>
    </w:p>
    <w:p w14:paraId="71263693" w14:textId="396D1E4C" w:rsidR="00736F5C" w:rsidRDefault="00736F5C" w:rsidP="00736F5C">
      <w:pPr>
        <w:pStyle w:val="affff7"/>
        <w:ind w:left="339" w:firstLine="113"/>
        <w:rPr>
          <w:rtl/>
        </w:rPr>
      </w:pPr>
      <w:r w:rsidRPr="00BC4BA0">
        <w:rPr>
          <w:rStyle w:val="affff5"/>
          <w:rtl/>
        </w:rPr>
        <w:t xml:space="preserve"> </w:t>
      </w:r>
      <w:r w:rsidRPr="00BC4BA0">
        <w:rPr>
          <w:rStyle w:val="affff5"/>
          <w:rFonts w:hint="eastAsia"/>
          <w:rtl/>
        </w:rPr>
        <w:t>ג</w:t>
      </w:r>
      <w:r w:rsidRPr="00BC4BA0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Pr="00736F5C">
        <w:rPr>
          <w:rFonts w:hint="cs"/>
          <w:rtl/>
        </w:rPr>
        <w:t>'</w:t>
      </w:r>
      <w:r w:rsidR="00B433C9" w:rsidRPr="00BC4BA0">
        <w:rPr>
          <w:rFonts w:hint="eastAsia"/>
          <w:rtl/>
        </w:rPr>
        <w:t>אשת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אחיו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שלא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בעולמו</w:t>
      </w:r>
      <w:r w:rsidRPr="00736F5C">
        <w:rPr>
          <w:rFonts w:hint="cs"/>
          <w:rtl/>
        </w:rPr>
        <w:t>'</w:t>
      </w:r>
      <w:r w:rsidR="00B433C9" w:rsidRPr="00736F5C">
        <w:rPr>
          <w:rtl/>
        </w:rPr>
        <w:t xml:space="preserve"> </w:t>
      </w:r>
      <w:r w:rsidRPr="00BC4BA0">
        <w:rPr>
          <w:rStyle w:val="affff5"/>
          <w:rFonts w:hint="eastAsia"/>
          <w:rtl/>
        </w:rPr>
        <w:t>ד</w:t>
      </w:r>
      <w:r w:rsidR="00A66738" w:rsidRPr="00BC4BA0">
        <w:rPr>
          <w:rStyle w:val="affff5"/>
          <w:rFonts w:hint="eastAsia"/>
          <w:rtl/>
        </w:rPr>
        <w:t>חלקו</w:t>
      </w:r>
      <w:r w:rsidR="00B433C9" w:rsidRPr="00BC4BA0">
        <w:rPr>
          <w:rStyle w:val="affff5"/>
          <w:rtl/>
        </w:rPr>
        <w:t xml:space="preserve"> </w:t>
      </w:r>
      <w:r w:rsidR="00B433C9" w:rsidRPr="00736F5C">
        <w:rPr>
          <w:rStyle w:val="affff5"/>
          <w:rFonts w:hint="cs"/>
          <w:rtl/>
        </w:rPr>
        <w:t>ר</w:t>
      </w:r>
      <w:r w:rsidR="00B433C9" w:rsidRPr="00736F5C">
        <w:rPr>
          <w:rStyle w:val="affff5"/>
          <w:rtl/>
        </w:rPr>
        <w:t>"</w:t>
      </w:r>
      <w:r w:rsidR="00B433C9" w:rsidRPr="00736F5C">
        <w:rPr>
          <w:rStyle w:val="affff5"/>
          <w:rFonts w:hint="cs"/>
          <w:rtl/>
        </w:rPr>
        <w:t>ש</w:t>
      </w:r>
      <w:r w:rsidR="00B433C9" w:rsidRPr="00736F5C">
        <w:rPr>
          <w:rStyle w:val="affff5"/>
          <w:rtl/>
        </w:rPr>
        <w:t xml:space="preserve"> </w:t>
      </w:r>
      <w:r w:rsidR="00B433C9" w:rsidRPr="00736F5C">
        <w:rPr>
          <w:rStyle w:val="affff5"/>
          <w:rFonts w:hint="cs"/>
          <w:rtl/>
        </w:rPr>
        <w:t>ורבנן</w:t>
      </w:r>
      <w:r w:rsidR="00B433C9" w:rsidRPr="00736F5C">
        <w:rPr>
          <w:rtl/>
        </w:rPr>
        <w:t>,</w:t>
      </w:r>
    </w:p>
    <w:p w14:paraId="1B67009C" w14:textId="37F61AED" w:rsidR="00B433C9" w:rsidRPr="00736F5C" w:rsidRDefault="00B433C9" w:rsidP="00BC4BA0">
      <w:pPr>
        <w:pStyle w:val="affff7"/>
        <w:ind w:left="452" w:firstLine="113"/>
        <w:rPr>
          <w:rtl/>
        </w:rPr>
      </w:pPr>
      <w:r w:rsidRPr="00736F5C">
        <w:rPr>
          <w:rFonts w:hint="cs"/>
          <w:rtl/>
        </w:rPr>
        <w:t xml:space="preserve">- </w:t>
      </w:r>
      <w:r w:rsidR="00736F5C">
        <w:rPr>
          <w:rFonts w:hint="cs"/>
          <w:rtl/>
        </w:rPr>
        <w:t xml:space="preserve">משנתינו </w:t>
      </w:r>
      <w:r w:rsidRPr="00736F5C">
        <w:rPr>
          <w:rFonts w:hint="cs"/>
          <w:rtl/>
        </w:rPr>
        <w:t>ב</w:t>
      </w:r>
      <w:r w:rsidR="00736F5C">
        <w:rPr>
          <w:rFonts w:hint="cs"/>
          <w:rtl/>
        </w:rPr>
        <w:t>'</w:t>
      </w:r>
      <w:r w:rsidRPr="00736F5C">
        <w:rPr>
          <w:rFonts w:hint="cs"/>
          <w:rtl/>
        </w:rPr>
        <w:t>נולד</w:t>
      </w:r>
      <w:r w:rsidRPr="00736F5C">
        <w:rPr>
          <w:rtl/>
        </w:rPr>
        <w:t xml:space="preserve"> </w:t>
      </w:r>
      <w:r w:rsidRPr="00736F5C">
        <w:rPr>
          <w:rFonts w:hint="cs"/>
          <w:rtl/>
        </w:rPr>
        <w:t>ו</w:t>
      </w:r>
      <w:r w:rsidR="00736F5C">
        <w:rPr>
          <w:rFonts w:hint="cs"/>
          <w:rtl/>
        </w:rPr>
        <w:t>אח"כ</w:t>
      </w:r>
      <w:r w:rsidRPr="00736F5C">
        <w:rPr>
          <w:rtl/>
        </w:rPr>
        <w:t xml:space="preserve"> </w:t>
      </w:r>
      <w:r w:rsidRPr="00736F5C">
        <w:rPr>
          <w:rFonts w:hint="cs"/>
          <w:rtl/>
        </w:rPr>
        <w:t>ייבם</w:t>
      </w:r>
      <w:r w:rsidR="00736F5C">
        <w:rPr>
          <w:rFonts w:hint="cs"/>
          <w:rtl/>
        </w:rPr>
        <w:t>'</w:t>
      </w:r>
      <w:r w:rsidRPr="00736F5C">
        <w:rPr>
          <w:rtl/>
        </w:rPr>
        <w:t xml:space="preserve"> </w:t>
      </w:r>
      <w:r w:rsidR="00736F5C">
        <w:rPr>
          <w:rStyle w:val="affff5"/>
          <w:rFonts w:hint="cs"/>
          <w:rtl/>
        </w:rPr>
        <w:t>ד</w:t>
      </w:r>
      <w:r w:rsidRPr="00736F5C">
        <w:rPr>
          <w:rStyle w:val="affff5"/>
          <w:rFonts w:hint="cs"/>
          <w:rtl/>
        </w:rPr>
        <w:t>ר</w:t>
      </w:r>
      <w:r w:rsidRPr="00736F5C">
        <w:rPr>
          <w:rStyle w:val="affff5"/>
          <w:rtl/>
        </w:rPr>
        <w:t>"</w:t>
      </w:r>
      <w:r w:rsidRPr="00736F5C">
        <w:rPr>
          <w:rStyle w:val="affff5"/>
          <w:rFonts w:hint="cs"/>
          <w:rtl/>
        </w:rPr>
        <w:t>ש</w:t>
      </w:r>
      <w:r w:rsidR="00736F5C" w:rsidRPr="00BC4BA0">
        <w:rPr>
          <w:rStyle w:val="affff5"/>
          <w:rtl/>
        </w:rPr>
        <w:t xml:space="preserve"> מודה</w:t>
      </w:r>
      <w:r w:rsidRPr="00736F5C">
        <w:rPr>
          <w:rtl/>
        </w:rPr>
        <w:t>.</w:t>
      </w:r>
    </w:p>
    <w:p w14:paraId="61420992" w14:textId="320A06CF" w:rsidR="00AF1474" w:rsidRDefault="00736F5C" w:rsidP="00736F5C">
      <w:pPr>
        <w:rPr>
          <w:rStyle w:val="affff8"/>
          <w:rtl/>
        </w:rPr>
      </w:pPr>
      <w:r>
        <w:rPr>
          <w:rStyle w:val="affff5"/>
          <w:rFonts w:hint="cs"/>
          <w:rtl/>
        </w:rPr>
        <w:t>ד</w:t>
      </w:r>
      <w:r w:rsidRPr="00BC4BA0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affff5"/>
          <w:rFonts w:hint="cs"/>
          <w:rtl/>
        </w:rPr>
        <w:t xml:space="preserve">ודתני </w:t>
      </w:r>
      <w:r w:rsidR="00B433C9" w:rsidRPr="004122DB">
        <w:rPr>
          <w:rStyle w:val="affff5"/>
          <w:rFonts w:hint="cs"/>
          <w:rtl/>
        </w:rPr>
        <w:t>ר</w:t>
      </w:r>
      <w:r w:rsidR="00B433C9" w:rsidRPr="004122DB">
        <w:rPr>
          <w:rStyle w:val="affff5"/>
          <w:rtl/>
        </w:rPr>
        <w:t>"</w:t>
      </w:r>
      <w:r w:rsidR="00B433C9" w:rsidRPr="004122DB">
        <w:rPr>
          <w:rStyle w:val="affff5"/>
          <w:rFonts w:hint="cs"/>
          <w:rtl/>
        </w:rPr>
        <w:t>ח</w:t>
      </w:r>
      <w:r w:rsidR="00B433C9" w:rsidRPr="004122DB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ש</w:t>
      </w:r>
      <w:r w:rsidR="00B433C9" w:rsidRPr="00C35A2C">
        <w:rPr>
          <w:rFonts w:hint="cs"/>
          <w:rtl/>
        </w:rPr>
        <w:t>בכל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ט"ו עריות שייך דין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C35A2C">
        <w:rPr>
          <w:rFonts w:hint="cs"/>
          <w:rtl/>
        </w:rPr>
        <w:t>האסורה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לזה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מותרת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לזה</w:t>
      </w:r>
      <w:r>
        <w:rPr>
          <w:rFonts w:hint="cs"/>
          <w:rtl/>
        </w:rPr>
        <w:t>,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והאסורה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לזה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מותרת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לזה</w:t>
      </w:r>
      <w:r>
        <w:rPr>
          <w:rFonts w:hint="cs"/>
          <w:rtl/>
        </w:rPr>
        <w:t xml:space="preserve">' </w:t>
      </w:r>
      <w:r w:rsidRPr="00BC4BA0">
        <w:rPr>
          <w:rStyle w:val="affff8"/>
          <w:rFonts w:hint="eastAsia"/>
          <w:rtl/>
        </w:rPr>
        <w:t>ששייך</w:t>
      </w:r>
      <w:r w:rsidR="00AF1474">
        <w:rPr>
          <w:rStyle w:val="affff8"/>
          <w:rFonts w:hint="cs"/>
          <w:rtl/>
        </w:rPr>
        <w:t xml:space="preserve"> בכל אחת מהט"ו</w:t>
      </w:r>
      <w:r w:rsidRPr="00BC4BA0">
        <w:rPr>
          <w:rStyle w:val="affff8"/>
          <w:rtl/>
        </w:rPr>
        <w:t xml:space="preserve"> שיהיו אחיות </w:t>
      </w:r>
    </w:p>
    <w:p w14:paraId="64A81D93" w14:textId="10F83522" w:rsidR="00B433C9" w:rsidRPr="0090328A" w:rsidRDefault="00AF1474" w:rsidP="00BC4BA0">
      <w:pPr>
        <w:ind w:firstLine="113"/>
        <w:rPr>
          <w:rFonts w:cs="PFT_Frank"/>
          <w:b/>
          <w:bCs/>
          <w:sz w:val="14"/>
          <w:szCs w:val="14"/>
          <w:rtl/>
        </w:rPr>
      </w:pPr>
      <w:r>
        <w:rPr>
          <w:rStyle w:val="affff8"/>
          <w:rFonts w:hint="cs"/>
          <w:rtl/>
        </w:rPr>
        <w:t xml:space="preserve"> </w:t>
      </w:r>
      <w:r w:rsidR="00736F5C" w:rsidRPr="00BC4BA0">
        <w:rPr>
          <w:rStyle w:val="affff8"/>
          <w:rFonts w:hint="eastAsia"/>
          <w:rtl/>
        </w:rPr>
        <w:t>הנשואות</w:t>
      </w:r>
      <w:r w:rsidR="00736F5C" w:rsidRPr="00BC4BA0">
        <w:rPr>
          <w:rStyle w:val="affff8"/>
          <w:rtl/>
        </w:rPr>
        <w:t xml:space="preserve"> לב' אחין, </w:t>
      </w:r>
      <w:r w:rsidR="00736F5C" w:rsidRPr="00BC4BA0">
        <w:rPr>
          <w:rStyle w:val="affff8"/>
          <w:rFonts w:hint="eastAsia"/>
          <w:rtl/>
        </w:rPr>
        <w:t>ואחת</w:t>
      </w:r>
      <w:r w:rsidR="00736F5C" w:rsidRPr="00BC4BA0">
        <w:rPr>
          <w:rStyle w:val="affff8"/>
          <w:rtl/>
        </w:rPr>
        <w:t xml:space="preserve"> ערוה ליבם זה </w:t>
      </w:r>
      <w:r>
        <w:rPr>
          <w:rStyle w:val="affff8"/>
          <w:rFonts w:hint="cs"/>
          <w:rtl/>
        </w:rPr>
        <w:t xml:space="preserve">ולא לזה, </w:t>
      </w:r>
      <w:r w:rsidR="00736F5C" w:rsidRPr="00BC4BA0">
        <w:rPr>
          <w:rStyle w:val="affff8"/>
          <w:rFonts w:hint="eastAsia"/>
          <w:rtl/>
        </w:rPr>
        <w:t>והשניה</w:t>
      </w:r>
      <w:r w:rsidR="00736F5C" w:rsidRPr="00BC4BA0">
        <w:rPr>
          <w:rStyle w:val="affff8"/>
          <w:rtl/>
        </w:rPr>
        <w:t xml:space="preserve"> </w:t>
      </w:r>
      <w:r w:rsidR="00736F5C" w:rsidRPr="00BC4BA0">
        <w:rPr>
          <w:rStyle w:val="affff8"/>
          <w:rFonts w:hint="eastAsia"/>
          <w:rtl/>
        </w:rPr>
        <w:t>ליבם</w:t>
      </w:r>
      <w:r w:rsidR="00736F5C" w:rsidRPr="00BC4BA0">
        <w:rPr>
          <w:rStyle w:val="affff8"/>
          <w:rtl/>
        </w:rPr>
        <w:t xml:space="preserve"> </w:t>
      </w:r>
      <w:r w:rsidR="00736F5C" w:rsidRPr="00BC4BA0">
        <w:rPr>
          <w:rStyle w:val="affff8"/>
          <w:rFonts w:hint="eastAsia"/>
          <w:rtl/>
        </w:rPr>
        <w:t>זה</w:t>
      </w:r>
      <w:r>
        <w:rPr>
          <w:rStyle w:val="affff8"/>
          <w:rFonts w:hint="cs"/>
          <w:rtl/>
        </w:rPr>
        <w:t xml:space="preserve"> ולא לזה</w:t>
      </w:r>
      <w:r w:rsidR="00736F5C" w:rsidRPr="00BC4BA0">
        <w:rPr>
          <w:rStyle w:val="affff8"/>
          <w:rtl/>
        </w:rPr>
        <w:t>.</w:t>
      </w:r>
    </w:p>
    <w:p w14:paraId="6D9DD209" w14:textId="1CE683A5" w:rsidR="00B433C9" w:rsidRPr="00BC4BA0" w:rsidRDefault="00B433C9" w:rsidP="00BC4BA0">
      <w:pPr>
        <w:rPr>
          <w:rStyle w:val="affff8"/>
          <w:rtl/>
        </w:rPr>
      </w:pPr>
      <w:r w:rsidRPr="004E348C">
        <w:rPr>
          <w:rStyle w:val="affff5"/>
          <w:rFonts w:hint="cs"/>
          <w:rtl/>
        </w:rPr>
        <w:t>ו</w:t>
      </w:r>
      <w:r w:rsidR="00AF1474" w:rsidRPr="004E348C">
        <w:rPr>
          <w:rStyle w:val="affff5"/>
          <w:rFonts w:hint="cs"/>
          <w:rtl/>
        </w:rPr>
        <w:t xml:space="preserve">פירש </w:t>
      </w:r>
      <w:r w:rsidRPr="004E348C">
        <w:rPr>
          <w:rStyle w:val="affff5"/>
          <w:rFonts w:hint="cs"/>
          <w:rtl/>
        </w:rPr>
        <w:t>ר</w:t>
      </w:r>
      <w:r w:rsidR="00AF1474" w:rsidRPr="004E348C">
        <w:rPr>
          <w:rStyle w:val="affff5"/>
          <w:rFonts w:hint="cs"/>
          <w:rtl/>
        </w:rPr>
        <w:t>"</w:t>
      </w:r>
      <w:r w:rsidRPr="004E348C">
        <w:rPr>
          <w:rStyle w:val="affff5"/>
          <w:rFonts w:hint="cs"/>
          <w:rtl/>
        </w:rPr>
        <w:t>י</w:t>
      </w:r>
      <w:r w:rsidRPr="004E348C">
        <w:rPr>
          <w:rStyle w:val="affff5"/>
          <w:rtl/>
        </w:rPr>
        <w:t>:</w:t>
      </w:r>
      <w:r w:rsidRPr="004E348C">
        <w:rPr>
          <w:rtl/>
        </w:rPr>
        <w:t xml:space="preserve"> </w:t>
      </w:r>
      <w:r w:rsidR="00AF1474" w:rsidRPr="004E348C">
        <w:rPr>
          <w:rFonts w:hint="cs"/>
          <w:rtl/>
        </w:rPr>
        <w:t xml:space="preserve">שרק </w:t>
      </w:r>
      <w:r w:rsidRPr="004E348C">
        <w:rPr>
          <w:rFonts w:hint="cs"/>
          <w:rtl/>
        </w:rPr>
        <w:t>מ</w:t>
      </w:r>
      <w:r w:rsidR="00AF1474" w:rsidRPr="004E348C">
        <w:rPr>
          <w:rFonts w:hint="cs"/>
          <w:rtl/>
        </w:rPr>
        <w:t>'</w:t>
      </w:r>
      <w:r w:rsidRPr="004E348C">
        <w:rPr>
          <w:rFonts w:hint="cs"/>
          <w:rtl/>
        </w:rPr>
        <w:t>חמותו</w:t>
      </w:r>
      <w:r w:rsidR="00AF1474" w:rsidRPr="004E348C">
        <w:rPr>
          <w:rFonts w:hint="cs"/>
          <w:rtl/>
        </w:rPr>
        <w:t>'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ואילך</w:t>
      </w:r>
      <w:r w:rsidRPr="004E348C">
        <w:rPr>
          <w:rtl/>
        </w:rPr>
        <w:t xml:space="preserve">, </w:t>
      </w:r>
      <w:r w:rsidRPr="004E348C">
        <w:rPr>
          <w:rFonts w:hint="cs"/>
          <w:rtl/>
        </w:rPr>
        <w:t>אבל</w:t>
      </w:r>
      <w:r w:rsidRPr="004E348C">
        <w:rPr>
          <w:rtl/>
        </w:rPr>
        <w:t xml:space="preserve"> </w:t>
      </w:r>
      <w:r w:rsidR="004E348C">
        <w:rPr>
          <w:rFonts w:hint="cs"/>
          <w:rtl/>
        </w:rPr>
        <w:t>'</w:t>
      </w:r>
      <w:r w:rsidRPr="004E348C">
        <w:rPr>
          <w:rFonts w:hint="cs"/>
          <w:rtl/>
        </w:rPr>
        <w:t>ש</w:t>
      </w:r>
      <w:r w:rsidR="00AF1474" w:rsidRPr="004E348C">
        <w:rPr>
          <w:rFonts w:hint="cs"/>
          <w:rtl/>
        </w:rPr>
        <w:t>ש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דרישא</w:t>
      </w:r>
      <w:r w:rsidR="004E348C">
        <w:rPr>
          <w:rFonts w:hint="cs"/>
          <w:rtl/>
        </w:rPr>
        <w:t>'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לא</w:t>
      </w:r>
      <w:r w:rsidRPr="004E348C">
        <w:rPr>
          <w:rtl/>
        </w:rPr>
        <w:t>,</w:t>
      </w:r>
      <w:r w:rsidR="00AF1474" w:rsidRPr="004E348C">
        <w:rPr>
          <w:rFonts w:hint="cs"/>
          <w:rtl/>
        </w:rPr>
        <w:t xml:space="preserve"> </w:t>
      </w:r>
      <w:r w:rsidRPr="004E348C">
        <w:rPr>
          <w:rFonts w:hint="cs"/>
          <w:rtl/>
        </w:rPr>
        <w:t>כיון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ד</w:t>
      </w:r>
      <w:r w:rsidR="00AF1474" w:rsidRPr="004E348C">
        <w:rPr>
          <w:rFonts w:hint="cs"/>
          <w:rtl/>
        </w:rPr>
        <w:t>'</w:t>
      </w:r>
      <w:r w:rsidRPr="004E348C">
        <w:rPr>
          <w:rFonts w:hint="cs"/>
          <w:rtl/>
        </w:rPr>
        <w:t>בתו</w:t>
      </w:r>
      <w:r w:rsidR="00AF1474" w:rsidRPr="004E348C">
        <w:rPr>
          <w:rFonts w:hint="cs"/>
          <w:rtl/>
        </w:rPr>
        <w:t>'</w:t>
      </w:r>
      <w:r w:rsidRPr="004E348C">
        <w:rPr>
          <w:rtl/>
        </w:rPr>
        <w:t xml:space="preserve"> </w:t>
      </w:r>
      <w:r w:rsidR="00AF1474" w:rsidRPr="004E348C">
        <w:rPr>
          <w:rFonts w:hint="cs"/>
          <w:rtl/>
        </w:rPr>
        <w:t xml:space="preserve">שייך רק </w:t>
      </w:r>
      <w:r w:rsidRPr="004E348C">
        <w:rPr>
          <w:rFonts w:hint="cs"/>
          <w:rtl/>
        </w:rPr>
        <w:t>באונס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ולא</w:t>
      </w:r>
      <w:r w:rsidR="00AF1474" w:rsidRPr="004E348C">
        <w:rPr>
          <w:rFonts w:hint="cs"/>
          <w:rtl/>
        </w:rPr>
        <w:t xml:space="preserve"> מיירי</w:t>
      </w:r>
      <w:r w:rsidRPr="004E348C">
        <w:rPr>
          <w:rFonts w:hint="cs"/>
          <w:rtl/>
        </w:rPr>
        <w:t xml:space="preserve"> ב</w:t>
      </w:r>
      <w:r w:rsidR="00AF1474" w:rsidRPr="004E348C">
        <w:rPr>
          <w:rFonts w:hint="cs"/>
          <w:rtl/>
        </w:rPr>
        <w:t xml:space="preserve">הכי </w:t>
      </w:r>
      <w:r w:rsidR="00AF1474" w:rsidRPr="00BC4BA0">
        <w:rPr>
          <w:rStyle w:val="affff8"/>
          <w:rFonts w:hint="eastAsia"/>
          <w:rtl/>
        </w:rPr>
        <w:t>ולא</w:t>
      </w:r>
      <w:r w:rsidR="00AF1474" w:rsidRPr="00BC4BA0">
        <w:rPr>
          <w:rStyle w:val="affff8"/>
          <w:rtl/>
        </w:rPr>
        <w:t xml:space="preserve"> מדבר בכל </w:t>
      </w:r>
      <w:r w:rsidR="00AF1474" w:rsidRPr="004E348C">
        <w:rPr>
          <w:rStyle w:val="affff8"/>
          <w:rFonts w:hint="cs"/>
          <w:rtl/>
        </w:rPr>
        <w:t xml:space="preserve">ו' </w:t>
      </w:r>
      <w:r w:rsidR="00AF1474" w:rsidRPr="00BC4BA0">
        <w:rPr>
          <w:rStyle w:val="affff8"/>
          <w:rFonts w:hint="eastAsia"/>
          <w:rtl/>
        </w:rPr>
        <w:t>צד</w:t>
      </w:r>
      <w:r w:rsidR="00AF1474" w:rsidRPr="004E348C">
        <w:rPr>
          <w:rStyle w:val="affff8"/>
          <w:rFonts w:hint="cs"/>
          <w:rtl/>
        </w:rPr>
        <w:t>די</w:t>
      </w:r>
      <w:r w:rsidR="00AF1474" w:rsidRPr="00BC4BA0">
        <w:rPr>
          <w:rStyle w:val="affff8"/>
          <w:rtl/>
        </w:rPr>
        <w:t xml:space="preserve"> 'בתו</w:t>
      </w:r>
      <w:r w:rsidR="00AF1474" w:rsidRPr="004E348C">
        <w:rPr>
          <w:rStyle w:val="affff8"/>
          <w:rFonts w:hint="cs"/>
          <w:rtl/>
        </w:rPr>
        <w:t>'</w:t>
      </w:r>
      <w:r w:rsidRPr="00BC4BA0">
        <w:rPr>
          <w:rStyle w:val="affff8"/>
          <w:rtl/>
        </w:rPr>
        <w:t>,</w:t>
      </w:r>
    </w:p>
    <w:p w14:paraId="5A8F9F46" w14:textId="4D1421D4" w:rsidR="00B433C9" w:rsidRDefault="00B433C9" w:rsidP="004E348C">
      <w:pPr>
        <w:rPr>
          <w:rtl/>
        </w:rPr>
      </w:pPr>
      <w:r w:rsidRPr="001D039C">
        <w:rPr>
          <w:rStyle w:val="affff5"/>
          <w:rFonts w:hint="cs"/>
          <w:rtl/>
        </w:rPr>
        <w:t>ואביי</w:t>
      </w:r>
      <w:r w:rsidRPr="001D039C">
        <w:rPr>
          <w:rStyle w:val="affff5"/>
          <w:rtl/>
        </w:rPr>
        <w:t xml:space="preserve"> </w:t>
      </w:r>
      <w:r w:rsidR="00AF1474">
        <w:rPr>
          <w:rStyle w:val="affff5"/>
          <w:rFonts w:hint="cs"/>
          <w:rtl/>
        </w:rPr>
        <w:t>פירש</w:t>
      </w:r>
      <w:r w:rsidRPr="001D039C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אף</w:t>
      </w:r>
      <w:r w:rsidRPr="00C35A2C">
        <w:rPr>
          <w:rtl/>
        </w:rPr>
        <w:t xml:space="preserve"> </w:t>
      </w:r>
      <w:r w:rsidR="004E348C">
        <w:rPr>
          <w:rFonts w:hint="cs"/>
          <w:rtl/>
        </w:rPr>
        <w:t>ב'</w:t>
      </w:r>
      <w:r w:rsidRPr="00C35A2C">
        <w:rPr>
          <w:rFonts w:hint="cs"/>
          <w:rtl/>
        </w:rPr>
        <w:t>בתו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מאנוסתו</w:t>
      </w:r>
      <w:r w:rsidR="004E348C">
        <w:rPr>
          <w:rFonts w:hint="cs"/>
          <w:rtl/>
        </w:rPr>
        <w:t>'</w:t>
      </w:r>
      <w:r w:rsidRPr="00C35A2C">
        <w:rPr>
          <w:rtl/>
        </w:rPr>
        <w:t xml:space="preserve"> </w:t>
      </w:r>
      <w:r w:rsidR="004E348C">
        <w:rPr>
          <w:rFonts w:hint="cs"/>
          <w:rtl/>
        </w:rPr>
        <w:t xml:space="preserve">דמיירי באונס, </w:t>
      </w:r>
      <w:r w:rsidRPr="00C35A2C">
        <w:rPr>
          <w:rFonts w:hint="cs"/>
          <w:rtl/>
        </w:rPr>
        <w:t>אבל</w:t>
      </w:r>
      <w:r w:rsidRPr="00C35A2C">
        <w:rPr>
          <w:rtl/>
        </w:rPr>
        <w:t xml:space="preserve"> </w:t>
      </w:r>
      <w:r w:rsidR="004E348C">
        <w:rPr>
          <w:rFonts w:hint="cs"/>
          <w:rtl/>
        </w:rPr>
        <w:t>'</w:t>
      </w:r>
      <w:r w:rsidRPr="00C35A2C">
        <w:rPr>
          <w:rFonts w:hint="cs"/>
          <w:rtl/>
        </w:rPr>
        <w:t>אשת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אחיו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שלא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בעולמו</w:t>
      </w:r>
      <w:r w:rsidR="004E348C">
        <w:rPr>
          <w:rFonts w:hint="cs"/>
          <w:rtl/>
        </w:rPr>
        <w:t>'</w:t>
      </w:r>
      <w:r w:rsidRPr="004E348C">
        <w:rPr>
          <w:rtl/>
        </w:rPr>
        <w:t xml:space="preserve"> </w:t>
      </w:r>
      <w:r w:rsidRPr="00BC4BA0">
        <w:rPr>
          <w:rFonts w:hint="eastAsia"/>
          <w:rtl/>
        </w:rPr>
        <w:t>לא</w:t>
      </w:r>
      <w:r w:rsidRPr="004E348C">
        <w:rPr>
          <w:rtl/>
        </w:rPr>
        <w:t xml:space="preserve"> </w:t>
      </w:r>
      <w:r w:rsidRPr="004122DB">
        <w:rPr>
          <w:rStyle w:val="affff5"/>
          <w:rFonts w:hint="cs"/>
          <w:rtl/>
        </w:rPr>
        <w:t>ד</w:t>
      </w:r>
      <w:r w:rsidR="004E348C">
        <w:rPr>
          <w:rStyle w:val="affff5"/>
          <w:rFonts w:hint="cs"/>
          <w:rtl/>
        </w:rPr>
        <w:t xml:space="preserve">רק </w:t>
      </w:r>
      <w:r w:rsidRPr="004122DB">
        <w:rPr>
          <w:rStyle w:val="affff5"/>
          <w:rFonts w:hint="cs"/>
          <w:rtl/>
        </w:rPr>
        <w:t>לר</w:t>
      </w:r>
      <w:r w:rsidRPr="004122DB">
        <w:rPr>
          <w:rStyle w:val="affff5"/>
          <w:rtl/>
        </w:rPr>
        <w:t>"</w:t>
      </w:r>
      <w:r w:rsidRPr="004122DB">
        <w:rPr>
          <w:rStyle w:val="affff5"/>
          <w:rFonts w:hint="cs"/>
          <w:rtl/>
        </w:rPr>
        <w:t>ש</w:t>
      </w:r>
      <w:r w:rsidRPr="00C35A2C">
        <w:rPr>
          <w:rtl/>
        </w:rPr>
        <w:t xml:space="preserve"> </w:t>
      </w:r>
      <w:r w:rsidR="004E348C">
        <w:rPr>
          <w:rFonts w:hint="cs"/>
          <w:rtl/>
        </w:rPr>
        <w:t>שייך</w:t>
      </w:r>
      <w:r w:rsidR="001D039C">
        <w:rPr>
          <w:rFonts w:hint="cs"/>
          <w:rtl/>
        </w:rPr>
        <w:t xml:space="preserve"> </w:t>
      </w:r>
      <w:r w:rsidR="001D039C" w:rsidRPr="00BC4BA0">
        <w:rPr>
          <w:rStyle w:val="affff5"/>
          <w:rFonts w:hint="eastAsia"/>
          <w:rtl/>
        </w:rPr>
        <w:t>ולא</w:t>
      </w:r>
      <w:r w:rsidR="001D039C" w:rsidRPr="00BC4BA0">
        <w:rPr>
          <w:rStyle w:val="affff5"/>
          <w:rtl/>
        </w:rPr>
        <w:t xml:space="preserve"> </w:t>
      </w:r>
      <w:r w:rsidRPr="004E348C">
        <w:rPr>
          <w:rStyle w:val="affff5"/>
          <w:rFonts w:hint="cs"/>
          <w:rtl/>
        </w:rPr>
        <w:t>לרבנ</w:t>
      </w:r>
      <w:r w:rsidRPr="004122DB">
        <w:rPr>
          <w:rStyle w:val="affff5"/>
          <w:rFonts w:hint="cs"/>
          <w:rtl/>
        </w:rPr>
        <w:t>ן</w:t>
      </w:r>
      <w:r w:rsidR="00DC1708">
        <w:rPr>
          <w:rStyle w:val="affff5"/>
          <w:rFonts w:hint="cs"/>
          <w:rtl/>
        </w:rPr>
        <w:t>,</w:t>
      </w:r>
      <w:r w:rsidRPr="00C35A2C">
        <w:rPr>
          <w:rFonts w:hint="cs"/>
          <w:rtl/>
        </w:rPr>
        <w:t xml:space="preserve"> </w:t>
      </w:r>
      <w:r w:rsidR="004E348C">
        <w:rPr>
          <w:rFonts w:hint="cs"/>
          <w:rtl/>
        </w:rPr>
        <w:t>ו</w:t>
      </w:r>
      <w:r w:rsidRPr="00C35A2C">
        <w:rPr>
          <w:rFonts w:hint="cs"/>
          <w:rtl/>
        </w:rPr>
        <w:t>בפלוגתא לא מיירי</w:t>
      </w:r>
      <w:r w:rsidR="004E348C">
        <w:rPr>
          <w:rFonts w:hint="cs"/>
          <w:rtl/>
        </w:rPr>
        <w:t>,</w:t>
      </w:r>
    </w:p>
    <w:p w14:paraId="52DE31F2" w14:textId="10BD996F" w:rsidR="00B433C9" w:rsidRPr="00BC4BA0" w:rsidRDefault="004E348C" w:rsidP="00BC4BA0">
      <w:pPr>
        <w:rPr>
          <w:b/>
          <w:rtl/>
        </w:rPr>
      </w:pPr>
      <w:r>
        <w:rPr>
          <w:rStyle w:val="affff5"/>
          <w:rFonts w:hint="cs"/>
          <w:rtl/>
        </w:rPr>
        <w:lastRenderedPageBreak/>
        <w:t>ו</w:t>
      </w:r>
      <w:r w:rsidR="00B433C9" w:rsidRPr="004E348C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>"</w:t>
      </w:r>
      <w:r w:rsidR="00B433C9" w:rsidRPr="004E348C">
        <w:rPr>
          <w:rStyle w:val="affff5"/>
          <w:rFonts w:hint="cs"/>
          <w:rtl/>
        </w:rPr>
        <w:t>ס</w:t>
      </w:r>
      <w:r w:rsidR="00B433C9" w:rsidRPr="004E348C">
        <w:rPr>
          <w:rStyle w:val="affff5"/>
          <w:rtl/>
        </w:rPr>
        <w:t xml:space="preserve"> </w:t>
      </w:r>
      <w:r w:rsidRPr="00BC4BA0">
        <w:rPr>
          <w:rStyle w:val="affff5"/>
          <w:rFonts w:hint="eastAsia"/>
          <w:rtl/>
        </w:rPr>
        <w:t>פירש</w:t>
      </w:r>
      <w:r w:rsidR="00B433C9" w:rsidRPr="004E348C">
        <w:rPr>
          <w:rStyle w:val="affff5"/>
          <w:rtl/>
        </w:rPr>
        <w:t>:</w:t>
      </w:r>
      <w:r w:rsidR="00B433C9" w:rsidRPr="004E348C">
        <w:rPr>
          <w:rtl/>
        </w:rPr>
        <w:t xml:space="preserve"> </w:t>
      </w:r>
      <w:r w:rsidR="00B433C9" w:rsidRPr="004E348C">
        <w:rPr>
          <w:rFonts w:hint="cs"/>
          <w:rtl/>
        </w:rPr>
        <w:t>אף</w:t>
      </w:r>
      <w:r w:rsidR="00B433C9" w:rsidRPr="004E348C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4E348C">
        <w:rPr>
          <w:rFonts w:hint="cs"/>
          <w:rtl/>
        </w:rPr>
        <w:t>אשת</w:t>
      </w:r>
      <w:r w:rsidR="00B433C9" w:rsidRPr="004E348C">
        <w:rPr>
          <w:rtl/>
        </w:rPr>
        <w:t xml:space="preserve"> </w:t>
      </w:r>
      <w:r w:rsidR="00B433C9" w:rsidRPr="004E348C">
        <w:rPr>
          <w:rFonts w:hint="cs"/>
          <w:rtl/>
        </w:rPr>
        <w:t>אחיו</w:t>
      </w:r>
      <w:r w:rsidR="00B433C9" w:rsidRPr="004E348C">
        <w:rPr>
          <w:rtl/>
        </w:rPr>
        <w:t xml:space="preserve"> </w:t>
      </w:r>
      <w:r w:rsidR="00B433C9" w:rsidRPr="004E348C">
        <w:rPr>
          <w:rFonts w:hint="cs"/>
          <w:rtl/>
        </w:rPr>
        <w:t>שלא</w:t>
      </w:r>
      <w:r w:rsidR="00B433C9" w:rsidRPr="004E348C">
        <w:rPr>
          <w:rtl/>
        </w:rPr>
        <w:t xml:space="preserve"> </w:t>
      </w:r>
      <w:r w:rsidR="00B433C9" w:rsidRPr="004E348C">
        <w:rPr>
          <w:rFonts w:hint="cs"/>
          <w:rtl/>
        </w:rPr>
        <w:t>בעולמו</w:t>
      </w:r>
      <w:r>
        <w:rPr>
          <w:rFonts w:hint="cs"/>
          <w:rtl/>
        </w:rPr>
        <w:t xml:space="preserve">' </w:t>
      </w:r>
      <w:r w:rsidRPr="00BC4BA0">
        <w:rPr>
          <w:rStyle w:val="affff5"/>
          <w:rFonts w:hint="eastAsia"/>
          <w:rtl/>
        </w:rPr>
        <w:t>ששייך</w:t>
      </w:r>
      <w:r w:rsidRPr="00BC4BA0">
        <w:rPr>
          <w:rStyle w:val="affff5"/>
          <w:rtl/>
        </w:rPr>
        <w:t xml:space="preserve"> </w:t>
      </w:r>
      <w:r w:rsidRPr="00BC4BA0">
        <w:rPr>
          <w:rStyle w:val="affff5"/>
          <w:rFonts w:hint="eastAsia"/>
          <w:rtl/>
        </w:rPr>
        <w:t>לר</w:t>
      </w:r>
      <w:r w:rsidRPr="00BC4BA0">
        <w:rPr>
          <w:rStyle w:val="affff5"/>
          <w:rtl/>
        </w:rPr>
        <w:t>"ש</w:t>
      </w:r>
      <w:r>
        <w:rPr>
          <w:rFonts w:hint="cs"/>
          <w:rtl/>
        </w:rPr>
        <w:t xml:space="preserve"> </w:t>
      </w:r>
      <w:r w:rsidR="00B433C9" w:rsidRPr="00BC4BA0">
        <w:rPr>
          <w:rStyle w:val="affff8"/>
          <w:rFonts w:hint="eastAsia"/>
          <w:rtl/>
        </w:rPr>
        <w:t>ב</w:t>
      </w:r>
      <w:r w:rsidRPr="00BC4BA0">
        <w:rPr>
          <w:rStyle w:val="affff8"/>
          <w:rFonts w:hint="eastAsia"/>
          <w:rtl/>
        </w:rPr>
        <w:t>ו</w:t>
      </w:r>
      <w:r w:rsidRPr="00BC4BA0">
        <w:rPr>
          <w:rStyle w:val="affff8"/>
          <w:rtl/>
        </w:rPr>
        <w:t>'</w:t>
      </w:r>
      <w:r w:rsidR="00B433C9" w:rsidRPr="00BC4BA0">
        <w:rPr>
          <w:rStyle w:val="affff8"/>
          <w:rtl/>
        </w:rPr>
        <w:t xml:space="preserve"> </w:t>
      </w:r>
      <w:r w:rsidR="00B433C9" w:rsidRPr="00BC4BA0">
        <w:rPr>
          <w:rStyle w:val="affff8"/>
          <w:rFonts w:hint="eastAsia"/>
          <w:rtl/>
        </w:rPr>
        <w:t>אחים</w:t>
      </w:r>
      <w:r w:rsidR="00B433C9"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ב</w:t>
      </w:r>
      <w:r w:rsidRPr="00BC4BA0">
        <w:rPr>
          <w:rStyle w:val="affff8"/>
          <w:rtl/>
        </w:rPr>
        <w:t>'</w:t>
      </w:r>
      <w:r w:rsidR="00B433C9" w:rsidRPr="00BC4BA0">
        <w:rPr>
          <w:rStyle w:val="affff8"/>
          <w:rFonts w:hint="eastAsia"/>
          <w:rtl/>
        </w:rPr>
        <w:t>מת</w:t>
      </w:r>
      <w:r w:rsidR="00B433C9" w:rsidRPr="00BC4BA0">
        <w:rPr>
          <w:rStyle w:val="affff8"/>
          <w:rtl/>
        </w:rPr>
        <w:t xml:space="preserve"> </w:t>
      </w:r>
      <w:r w:rsidR="00B433C9" w:rsidRPr="00BC4BA0">
        <w:rPr>
          <w:rStyle w:val="affff8"/>
          <w:rFonts w:hint="eastAsia"/>
          <w:rtl/>
        </w:rPr>
        <w:t>נולד</w:t>
      </w:r>
      <w:r w:rsidR="00B433C9" w:rsidRPr="00BC4BA0">
        <w:rPr>
          <w:rStyle w:val="affff8"/>
          <w:rtl/>
        </w:rPr>
        <w:t xml:space="preserve"> </w:t>
      </w:r>
      <w:r w:rsidR="00B433C9" w:rsidRPr="00BC4BA0">
        <w:rPr>
          <w:rStyle w:val="affff8"/>
          <w:rFonts w:hint="eastAsia"/>
          <w:rtl/>
        </w:rPr>
        <w:t>ויבם</w:t>
      </w:r>
      <w:r w:rsidR="00B433C9" w:rsidRPr="00BC4BA0">
        <w:rPr>
          <w:rStyle w:val="affff8"/>
          <w:rtl/>
        </w:rPr>
        <w:t xml:space="preserve">, </w:t>
      </w:r>
      <w:r w:rsidR="00B433C9" w:rsidRPr="00BC4BA0">
        <w:rPr>
          <w:rStyle w:val="affff8"/>
          <w:rFonts w:hint="eastAsia"/>
          <w:rtl/>
        </w:rPr>
        <w:t>מת</w:t>
      </w:r>
      <w:r w:rsidR="00B433C9" w:rsidRPr="00BC4BA0">
        <w:rPr>
          <w:rStyle w:val="affff8"/>
          <w:rtl/>
        </w:rPr>
        <w:t xml:space="preserve"> </w:t>
      </w:r>
      <w:r w:rsidR="00B433C9" w:rsidRPr="00BC4BA0">
        <w:rPr>
          <w:rStyle w:val="affff8"/>
          <w:rFonts w:hint="eastAsia"/>
          <w:rtl/>
        </w:rPr>
        <w:t>נולד</w:t>
      </w:r>
      <w:r w:rsidR="00B433C9" w:rsidRPr="00BC4BA0">
        <w:rPr>
          <w:rStyle w:val="affff8"/>
          <w:rtl/>
        </w:rPr>
        <w:t xml:space="preserve"> </w:t>
      </w:r>
      <w:r w:rsidR="00B433C9" w:rsidRPr="00BC4BA0">
        <w:rPr>
          <w:rStyle w:val="affff8"/>
          <w:rFonts w:hint="eastAsia"/>
          <w:rtl/>
        </w:rPr>
        <w:t>ויבם</w:t>
      </w:r>
      <w:r w:rsidRPr="00BC4BA0">
        <w:rPr>
          <w:rStyle w:val="affff8"/>
          <w:rtl/>
        </w:rPr>
        <w:t>'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 w:rsidRPr="00D1637C">
        <w:rPr>
          <w:rFonts w:cs="PFT_Frank"/>
          <w:b/>
          <w:bCs/>
          <w:szCs w:val="14"/>
          <w:rtl/>
        </w:rPr>
        <w:tab/>
      </w:r>
      <w:r w:rsidRPr="00D1637C">
        <w:rPr>
          <w:rFonts w:cs="PFT_Frank" w:hint="cs"/>
          <w:b/>
          <w:bCs/>
          <w:szCs w:val="14"/>
          <w:rtl/>
        </w:rPr>
        <w:t xml:space="preserve">- </w:t>
      </w:r>
      <w:r w:rsidRPr="00D1637C">
        <w:rPr>
          <w:rFonts w:cs="PFT_Frank"/>
          <w:b/>
          <w:bCs/>
          <w:szCs w:val="14"/>
          <w:rtl/>
        </w:rPr>
        <w:tab/>
      </w:r>
      <w:r w:rsidRPr="00D1637C">
        <w:rPr>
          <w:rFonts w:cs="PFT_Frank"/>
          <w:b/>
          <w:bCs/>
          <w:szCs w:val="14"/>
          <w:rtl/>
        </w:rPr>
        <w:tab/>
      </w:r>
      <w:r w:rsidRPr="00D1637C">
        <w:rPr>
          <w:rFonts w:cs="PFT_Frank"/>
          <w:b/>
          <w:bCs/>
          <w:szCs w:val="14"/>
          <w:rtl/>
        </w:rPr>
        <w:tab/>
      </w:r>
      <w:r w:rsidRPr="00D1637C">
        <w:rPr>
          <w:rFonts w:cs="PFT_Frank"/>
          <w:b/>
          <w:bCs/>
          <w:szCs w:val="14"/>
          <w:rtl/>
        </w:rPr>
        <w:tab/>
      </w:r>
      <w:r w:rsidRPr="00D1637C">
        <w:rPr>
          <w:rFonts w:cs="PFT_Frank"/>
          <w:b/>
          <w:bCs/>
          <w:szCs w:val="14"/>
          <w:rtl/>
        </w:rPr>
        <w:tab/>
      </w:r>
      <w:r w:rsidRPr="00D1637C">
        <w:rPr>
          <w:rFonts w:cs="PFT_Frank" w:hint="eastAsia"/>
          <w:b/>
          <w:bCs/>
          <w:szCs w:val="14"/>
          <w:rtl/>
        </w:rPr>
        <w:t>ובפלוגתא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כן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מיירי</w:t>
      </w:r>
      <w:r w:rsidRPr="00D1637C">
        <w:rPr>
          <w:rFonts w:cs="PFT_Frank" w:hint="cs"/>
          <w:b/>
          <w:bCs/>
          <w:szCs w:val="14"/>
          <w:rtl/>
        </w:rPr>
        <w:t>!</w:t>
      </w:r>
    </w:p>
    <w:p w14:paraId="7101D37F" w14:textId="60CF9F42" w:rsidR="00B433C9" w:rsidRPr="00BC4BA0" w:rsidRDefault="007846C0" w:rsidP="004E348C">
      <w:pPr>
        <w:rPr>
          <w:rtl/>
        </w:rPr>
      </w:pPr>
      <w:r>
        <w:rPr>
          <w:rStyle w:val="affff5"/>
          <w:rFonts w:hint="cs"/>
          <w:rtl/>
        </w:rPr>
        <w:t>ומתרצים</w:t>
      </w:r>
      <w:r>
        <w:rPr>
          <w:rFonts w:hint="cs"/>
          <w:rtl/>
        </w:rPr>
        <w:t>:</w:t>
      </w:r>
      <w:r w:rsidR="00B433C9" w:rsidRPr="00BC4BA0">
        <w:rPr>
          <w:rtl/>
        </w:rPr>
        <w:t xml:space="preserve"> </w:t>
      </w:r>
      <w:r w:rsidR="00B433C9" w:rsidRPr="007846C0">
        <w:rPr>
          <w:rStyle w:val="affff5"/>
          <w:rFonts w:hint="cs"/>
          <w:rtl/>
        </w:rPr>
        <w:t>רבי</w:t>
      </w:r>
      <w:r w:rsidR="00B433C9" w:rsidRPr="00BC4BA0">
        <w:rPr>
          <w:rtl/>
        </w:rPr>
        <w:t xml:space="preserve"> </w:t>
      </w:r>
      <w:r>
        <w:rPr>
          <w:rFonts w:hint="cs"/>
          <w:rtl/>
        </w:rPr>
        <w:t xml:space="preserve">לא ס"ל </w:t>
      </w:r>
      <w:r w:rsidR="00881FB0">
        <w:rPr>
          <w:rStyle w:val="affff5"/>
          <w:rFonts w:hint="cs"/>
          <w:rtl/>
        </w:rPr>
        <w:t xml:space="preserve">כללי </w:t>
      </w:r>
      <w:r w:rsidRPr="00BC4BA0">
        <w:rPr>
          <w:rStyle w:val="affff5"/>
          <w:rFonts w:hint="eastAsia"/>
          <w:rtl/>
        </w:rPr>
        <w:t>דר</w:t>
      </w:r>
      <w:r w:rsidRPr="00BC4BA0">
        <w:rPr>
          <w:rStyle w:val="affff5"/>
          <w:rtl/>
        </w:rPr>
        <w:t>"ח</w:t>
      </w:r>
      <w:r>
        <w:rPr>
          <w:rFonts w:hint="cs"/>
          <w:rtl/>
        </w:rPr>
        <w:t xml:space="preserve"> </w:t>
      </w:r>
      <w:r w:rsidR="00881FB0">
        <w:rPr>
          <w:rStyle w:val="affff8"/>
          <w:rFonts w:hint="cs"/>
          <w:rtl/>
        </w:rPr>
        <w:t>ו</w:t>
      </w:r>
      <w:r w:rsidRPr="00BC4BA0">
        <w:rPr>
          <w:rStyle w:val="affff8"/>
          <w:rFonts w:hint="eastAsia"/>
          <w:rtl/>
        </w:rPr>
        <w:t>המשנה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לדברי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הכל</w:t>
      </w:r>
      <w:r w:rsidRPr="00BC4BA0">
        <w:rPr>
          <w:rStyle w:val="affff8"/>
          <w:rtl/>
        </w:rPr>
        <w:t>.</w:t>
      </w:r>
      <w:r>
        <w:rPr>
          <w:rFonts w:hint="cs"/>
          <w:rtl/>
        </w:rPr>
        <w:t xml:space="preserve"> </w:t>
      </w:r>
    </w:p>
    <w:p w14:paraId="3B88D7B3" w14:textId="77777777" w:rsidR="00881FB0" w:rsidRDefault="00881FB0" w:rsidP="00B55EDF">
      <w:pPr>
        <w:rPr>
          <w:rStyle w:val="affff5"/>
          <w:rtl/>
        </w:rPr>
      </w:pPr>
    </w:p>
    <w:p w14:paraId="6E1BA705" w14:textId="52D23612" w:rsidR="00B433C9" w:rsidRDefault="00B433C9" w:rsidP="00B55EDF">
      <w:pPr>
        <w:rPr>
          <w:rtl/>
        </w:rPr>
      </w:pPr>
      <w:r w:rsidRPr="00D238B7">
        <w:rPr>
          <w:rStyle w:val="affff5"/>
          <w:rFonts w:hint="cs"/>
          <w:rtl/>
        </w:rPr>
        <w:t>ב.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4122DB">
        <w:rPr>
          <w:rStyle w:val="affff5"/>
          <w:rFonts w:hint="cs"/>
          <w:rtl/>
        </w:rPr>
        <w:t>ר</w:t>
      </w:r>
      <w:r w:rsidR="00A75BED">
        <w:rPr>
          <w:rStyle w:val="affff5"/>
          <w:rFonts w:hint="cs"/>
          <w:rtl/>
        </w:rPr>
        <w:t>א</w:t>
      </w:r>
      <w:r w:rsidRPr="004122DB">
        <w:rPr>
          <w:rStyle w:val="affff5"/>
          <w:rtl/>
        </w:rPr>
        <w:t>"</w:t>
      </w:r>
      <w:r w:rsidR="00A75BED">
        <w:rPr>
          <w:rStyle w:val="affff5"/>
          <w:rFonts w:hint="cs"/>
          <w:rtl/>
        </w:rPr>
        <w:t>ק</w:t>
      </w:r>
      <w:r w:rsidRPr="00C35A2C">
        <w:rPr>
          <w:rFonts w:hint="cs"/>
          <w:rtl/>
        </w:rPr>
        <w:t xml:space="preserve">: </w:t>
      </w:r>
      <w:r w:rsidR="00BF421E">
        <w:rPr>
          <w:rStyle w:val="affff5"/>
          <w:rtl/>
        </w:rPr>
        <w:tab/>
      </w:r>
      <w:r w:rsidR="00BF421E">
        <w:rPr>
          <w:rStyle w:val="affff5"/>
          <w:rtl/>
        </w:rPr>
        <w:tab/>
      </w:r>
      <w:r w:rsidR="00BF421E">
        <w:rPr>
          <w:rStyle w:val="affff5"/>
          <w:rtl/>
        </w:rPr>
        <w:tab/>
      </w:r>
      <w:r w:rsidR="00BF421E">
        <w:rPr>
          <w:rStyle w:val="affff5"/>
          <w:rtl/>
        </w:rPr>
        <w:tab/>
      </w:r>
      <w:r w:rsidR="00BF421E">
        <w:rPr>
          <w:rStyle w:val="affff5"/>
          <w:rtl/>
        </w:rPr>
        <w:tab/>
      </w:r>
      <w:r w:rsidR="00BF421E">
        <w:rPr>
          <w:rStyle w:val="affff5"/>
          <w:rtl/>
        </w:rPr>
        <w:tab/>
      </w:r>
      <w:r w:rsidR="00BF421E">
        <w:rPr>
          <w:rStyle w:val="affff5"/>
          <w:rtl/>
        </w:rPr>
        <w:tab/>
      </w:r>
      <w:r w:rsidR="00A75BED" w:rsidRPr="00BC4BA0">
        <w:rPr>
          <w:rStyle w:val="affff5"/>
          <w:rFonts w:hint="eastAsia"/>
          <w:rtl/>
        </w:rPr>
        <w:t>רבי</w:t>
      </w:r>
      <w:r w:rsidR="00A75BED">
        <w:rPr>
          <w:rFonts w:hint="cs"/>
          <w:rtl/>
        </w:rPr>
        <w:t xml:space="preserve"> ס"</w:t>
      </w:r>
      <w:r w:rsidRPr="00C35A2C">
        <w:rPr>
          <w:rFonts w:hint="cs"/>
          <w:rtl/>
        </w:rPr>
        <w:t>ל</w:t>
      </w:r>
      <w:r w:rsidRPr="00C35A2C">
        <w:rPr>
          <w:rtl/>
        </w:rPr>
        <w:t xml:space="preserve"> </w:t>
      </w:r>
      <w:r w:rsidRPr="00BC4BA0">
        <w:rPr>
          <w:rStyle w:val="affff5"/>
          <w:rFonts w:hint="eastAsia"/>
          <w:rtl/>
        </w:rPr>
        <w:t>כללי</w:t>
      </w:r>
      <w:r w:rsidR="00A75BED" w:rsidRPr="00BC4BA0">
        <w:rPr>
          <w:rStyle w:val="affff5"/>
          <w:rtl/>
        </w:rPr>
        <w:t xml:space="preserve"> דר"ח</w:t>
      </w:r>
      <w:r w:rsidRPr="00C35A2C">
        <w:rPr>
          <w:rtl/>
        </w:rPr>
        <w:t>,</w:t>
      </w:r>
    </w:p>
    <w:p w14:paraId="0B8A9C5F" w14:textId="0ECA913A" w:rsidR="00BF421E" w:rsidRDefault="00B433C9" w:rsidP="00A75BED">
      <w:pPr>
        <w:rPr>
          <w:rStyle w:val="affff8"/>
          <w:rtl/>
        </w:rPr>
      </w:pPr>
      <w:r w:rsidRPr="001D039C">
        <w:rPr>
          <w:rStyle w:val="affff5"/>
          <w:rFonts w:hint="cs"/>
          <w:rtl/>
        </w:rPr>
        <w:t>ו</w:t>
      </w:r>
      <w:r w:rsidR="00BF421E">
        <w:rPr>
          <w:rStyle w:val="affff5"/>
          <w:rFonts w:hint="cs"/>
          <w:rtl/>
        </w:rPr>
        <w:t>ל</w:t>
      </w:r>
      <w:r w:rsidR="00A75BED">
        <w:rPr>
          <w:rStyle w:val="affff5"/>
          <w:rFonts w:hint="cs"/>
          <w:rtl/>
        </w:rPr>
        <w:t>כך</w:t>
      </w:r>
      <w:r w:rsidRPr="001D039C">
        <w:rPr>
          <w:rStyle w:val="affff5"/>
          <w:rtl/>
        </w:rPr>
        <w:t xml:space="preserve"> </w:t>
      </w:r>
      <w:r w:rsidR="00A75BED">
        <w:rPr>
          <w:rStyle w:val="affff5"/>
          <w:rFonts w:hint="cs"/>
          <w:rtl/>
        </w:rPr>
        <w:t>אמר ללוי</w:t>
      </w:r>
      <w:r w:rsidRPr="00C35A2C">
        <w:rPr>
          <w:rtl/>
        </w:rPr>
        <w:t xml:space="preserve"> </w:t>
      </w:r>
      <w:r w:rsidR="00A75BED">
        <w:rPr>
          <w:rFonts w:hint="cs"/>
          <w:rtl/>
        </w:rPr>
        <w:t>'</w:t>
      </w:r>
      <w:r w:rsidRPr="00D1637C">
        <w:rPr>
          <w:rFonts w:cs="PFT_Frank" w:hint="eastAsia"/>
          <w:b/>
          <w:bCs/>
          <w:szCs w:val="14"/>
          <w:rtl/>
        </w:rPr>
        <w:t>אמו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אנוסת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אביו</w:t>
      </w:r>
      <w:r w:rsidR="00A75BED">
        <w:rPr>
          <w:rFonts w:hint="cs"/>
          <w:rtl/>
        </w:rPr>
        <w:t>'</w:t>
      </w:r>
      <w:r w:rsidRPr="00A75BED">
        <w:rPr>
          <w:rtl/>
        </w:rPr>
        <w:t xml:space="preserve"> </w:t>
      </w:r>
      <w:r w:rsidR="00A75BED">
        <w:rPr>
          <w:rFonts w:hint="cs"/>
          <w:rtl/>
        </w:rPr>
        <w:t>לא שייך בה 'שתי אחיות,</w:t>
      </w:r>
      <w:r w:rsidRPr="00C35A2C">
        <w:rPr>
          <w:rFonts w:hint="cs"/>
          <w:rtl/>
        </w:rPr>
        <w:t xml:space="preserve"> </w:t>
      </w:r>
      <w:r w:rsidR="00A75BED" w:rsidRPr="00C35A2C">
        <w:rPr>
          <w:rFonts w:hint="cs"/>
          <w:rtl/>
        </w:rPr>
        <w:t>האסורה</w:t>
      </w:r>
      <w:r w:rsidR="00A75BED" w:rsidRPr="00C35A2C">
        <w:rPr>
          <w:rtl/>
        </w:rPr>
        <w:t xml:space="preserve"> </w:t>
      </w:r>
      <w:r w:rsidR="00A75BED" w:rsidRPr="00C35A2C">
        <w:rPr>
          <w:rFonts w:hint="cs"/>
          <w:rtl/>
        </w:rPr>
        <w:t>לזה</w:t>
      </w:r>
      <w:r w:rsidR="00A75BED" w:rsidRPr="00C35A2C">
        <w:rPr>
          <w:rtl/>
        </w:rPr>
        <w:t xml:space="preserve"> </w:t>
      </w:r>
      <w:r w:rsidR="00A75BED" w:rsidRPr="00C35A2C">
        <w:rPr>
          <w:rFonts w:hint="cs"/>
          <w:rtl/>
        </w:rPr>
        <w:t>מותרת</w:t>
      </w:r>
      <w:r w:rsidR="00A75BED" w:rsidRPr="00C35A2C">
        <w:rPr>
          <w:rtl/>
        </w:rPr>
        <w:t xml:space="preserve"> </w:t>
      </w:r>
      <w:r w:rsidR="00A75BED" w:rsidRPr="00C35A2C">
        <w:rPr>
          <w:rFonts w:hint="cs"/>
          <w:rtl/>
        </w:rPr>
        <w:t>לזה</w:t>
      </w:r>
      <w:r w:rsidR="00A75BED">
        <w:rPr>
          <w:rFonts w:hint="cs"/>
          <w:rtl/>
        </w:rPr>
        <w:t>',</w:t>
      </w:r>
      <w:r w:rsidR="00A75BED" w:rsidRPr="00C35A2C">
        <w:rPr>
          <w:rtl/>
        </w:rPr>
        <w:t xml:space="preserve"> </w:t>
      </w:r>
      <w:r w:rsidR="00A75BED" w:rsidRPr="00BC4BA0">
        <w:rPr>
          <w:rStyle w:val="affff8"/>
          <w:rFonts w:hint="eastAsia"/>
          <w:rtl/>
        </w:rPr>
        <w:t>שאם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יעקב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אנס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ב</w:t>
      </w:r>
      <w:r w:rsidRPr="00BC4BA0">
        <w:rPr>
          <w:rStyle w:val="affff8"/>
          <w:rtl/>
        </w:rPr>
        <w:t xml:space="preserve">' </w:t>
      </w:r>
      <w:r w:rsidRPr="00BC4BA0">
        <w:rPr>
          <w:rStyle w:val="affff8"/>
          <w:rFonts w:hint="eastAsia"/>
          <w:rtl/>
        </w:rPr>
        <w:t>אחיות</w:t>
      </w:r>
      <w:r w:rsidRPr="00BC4BA0">
        <w:rPr>
          <w:rStyle w:val="affff8"/>
          <w:rtl/>
        </w:rPr>
        <w:t xml:space="preserve"> </w:t>
      </w:r>
      <w:r w:rsidR="00A75BED" w:rsidRPr="00BC4BA0">
        <w:rPr>
          <w:rStyle w:val="affff8"/>
          <w:rFonts w:hint="eastAsia"/>
          <w:rtl/>
        </w:rPr>
        <w:t>והוליד</w:t>
      </w:r>
      <w:r w:rsidR="00A75BED" w:rsidRPr="00BC4BA0">
        <w:rPr>
          <w:rStyle w:val="affff8"/>
          <w:rtl/>
        </w:rPr>
        <w:t xml:space="preserve"> מכל אחת </w:t>
      </w:r>
    </w:p>
    <w:p w14:paraId="6737F1F1" w14:textId="5757A27B" w:rsidR="00BF421E" w:rsidRDefault="00A75BED" w:rsidP="006F3002">
      <w:pPr>
        <w:ind w:left="904" w:firstLine="113"/>
        <w:rPr>
          <w:rStyle w:val="affff5"/>
          <w:rtl/>
        </w:rPr>
      </w:pPr>
      <w:r w:rsidRPr="00BC4BA0">
        <w:rPr>
          <w:rStyle w:val="affff8"/>
          <w:rFonts w:hint="eastAsia"/>
          <w:rtl/>
        </w:rPr>
        <w:t>בן</w:t>
      </w:r>
      <w:r w:rsidRPr="00BC4BA0">
        <w:rPr>
          <w:rStyle w:val="affff8"/>
          <w:rtl/>
        </w:rPr>
        <w:t xml:space="preserve"> </w:t>
      </w:r>
      <w:r w:rsidR="00BF421E">
        <w:rPr>
          <w:rStyle w:val="affff8"/>
          <w:rFonts w:hint="cs"/>
          <w:rtl/>
        </w:rPr>
        <w:t xml:space="preserve">- </w:t>
      </w:r>
      <w:r w:rsidRPr="00BC4BA0">
        <w:rPr>
          <w:rStyle w:val="affff8"/>
          <w:rFonts w:hint="eastAsia"/>
          <w:rtl/>
        </w:rPr>
        <w:t>הרי</w:t>
      </w:r>
      <w:r w:rsidRPr="00BC4BA0">
        <w:rPr>
          <w:rStyle w:val="affff8"/>
          <w:rtl/>
        </w:rPr>
        <w:t xml:space="preserve"> גם השניה אסורה על </w:t>
      </w:r>
      <w:r w:rsidRPr="00BC4BA0">
        <w:rPr>
          <w:rStyle w:val="affff8"/>
          <w:rFonts w:hint="eastAsia"/>
          <w:rtl/>
        </w:rPr>
        <w:t>כל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בן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משום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אחות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אמו</w:t>
      </w:r>
      <w:r w:rsidR="00BF421E">
        <w:rPr>
          <w:rFonts w:hint="cs"/>
          <w:rtl/>
        </w:rPr>
        <w:t>.</w:t>
      </w:r>
    </w:p>
    <w:p w14:paraId="5C16F726" w14:textId="0B8C125E" w:rsidR="00BF421E" w:rsidRDefault="00B433C9" w:rsidP="00B55EDF">
      <w:pPr>
        <w:rPr>
          <w:spacing w:val="-4"/>
          <w:rtl/>
        </w:rPr>
      </w:pPr>
      <w:r w:rsidRPr="00D238B7">
        <w:rPr>
          <w:rStyle w:val="affff5"/>
          <w:rFonts w:hint="cs"/>
          <w:rtl/>
        </w:rPr>
        <w:t>ג.</w:t>
      </w:r>
      <w:r w:rsidRPr="006E0774">
        <w:rPr>
          <w:rFonts w:ascii="FontbitDavid" w:hAnsi="FontbitDavid" w:hint="cs"/>
          <w:spacing w:val="-4"/>
          <w:sz w:val="32"/>
          <w:rtl/>
        </w:rPr>
        <w:t xml:space="preserve"> </w:t>
      </w:r>
      <w:r w:rsidRPr="004122DB">
        <w:rPr>
          <w:rStyle w:val="affff5"/>
          <w:rFonts w:hint="cs"/>
          <w:rtl/>
        </w:rPr>
        <w:t>ר</w:t>
      </w:r>
      <w:r w:rsidR="00BF421E">
        <w:rPr>
          <w:rStyle w:val="affff5"/>
          <w:rFonts w:hint="cs"/>
          <w:rtl/>
        </w:rPr>
        <w:t>"</w:t>
      </w:r>
      <w:r w:rsidRPr="004122DB">
        <w:rPr>
          <w:rStyle w:val="affff5"/>
          <w:rFonts w:hint="cs"/>
          <w:rtl/>
        </w:rPr>
        <w:t>א</w:t>
      </w:r>
      <w:r w:rsidRPr="004122DB">
        <w:rPr>
          <w:rStyle w:val="affff5"/>
          <w:rtl/>
        </w:rPr>
        <w:t>:</w:t>
      </w:r>
      <w:r w:rsidRPr="006E0774">
        <w:rPr>
          <w:spacing w:val="-4"/>
          <w:rtl/>
        </w:rPr>
        <w:t xml:space="preserve"> </w:t>
      </w:r>
      <w:r w:rsidR="00BF421E">
        <w:rPr>
          <w:rStyle w:val="affff8"/>
          <w:rtl/>
        </w:rPr>
        <w:tab/>
      </w:r>
      <w:r w:rsidR="00BF421E">
        <w:rPr>
          <w:rStyle w:val="affff8"/>
          <w:rtl/>
        </w:rPr>
        <w:tab/>
      </w:r>
      <w:r w:rsidR="00BF421E" w:rsidRPr="00BC4BA0">
        <w:rPr>
          <w:rStyle w:val="affff8"/>
          <w:rFonts w:hint="eastAsia"/>
          <w:rtl/>
        </w:rPr>
        <w:t>א</w:t>
      </w:r>
      <w:r w:rsidR="00BF421E" w:rsidRPr="00BC4BA0">
        <w:rPr>
          <w:rStyle w:val="affff8"/>
          <w:rtl/>
        </w:rPr>
        <w:t>.</w:t>
      </w:r>
      <w:r w:rsidR="00BF421E">
        <w:rPr>
          <w:rStyle w:val="affff5"/>
          <w:rFonts w:hint="cs"/>
          <w:rtl/>
        </w:rPr>
        <w:t xml:space="preserve"> </w:t>
      </w:r>
      <w:r w:rsidR="00BF421E" w:rsidRPr="0092092D">
        <w:rPr>
          <w:rStyle w:val="affff5"/>
          <w:rFonts w:hint="cs"/>
          <w:rtl/>
        </w:rPr>
        <w:t>רבי</w:t>
      </w:r>
      <w:r w:rsidR="00BF421E">
        <w:rPr>
          <w:rFonts w:hint="cs"/>
          <w:rtl/>
        </w:rPr>
        <w:t xml:space="preserve"> לא ס"</w:t>
      </w:r>
      <w:r w:rsidR="00BF421E" w:rsidRPr="00C35A2C">
        <w:rPr>
          <w:rFonts w:hint="cs"/>
          <w:rtl/>
        </w:rPr>
        <w:t>ל</w:t>
      </w:r>
      <w:r w:rsidR="00BF421E" w:rsidRPr="00C35A2C">
        <w:rPr>
          <w:rtl/>
        </w:rPr>
        <w:t xml:space="preserve"> </w:t>
      </w:r>
      <w:r w:rsidR="00BF421E" w:rsidRPr="0092092D">
        <w:rPr>
          <w:rStyle w:val="affff5"/>
          <w:rFonts w:hint="cs"/>
          <w:rtl/>
        </w:rPr>
        <w:t>כללי דר"ח</w:t>
      </w:r>
      <w:r w:rsidR="00BF421E" w:rsidRPr="00C35A2C">
        <w:rPr>
          <w:rtl/>
        </w:rPr>
        <w:t>,</w:t>
      </w:r>
      <w:r w:rsidRPr="006E0774">
        <w:rPr>
          <w:spacing w:val="-4"/>
          <w:rtl/>
        </w:rPr>
        <w:t xml:space="preserve"> </w:t>
      </w:r>
      <w:r w:rsidR="00BF421E">
        <w:rPr>
          <w:rStyle w:val="affff8"/>
          <w:rtl/>
        </w:rPr>
        <w:tab/>
      </w:r>
      <w:r w:rsidR="00BF421E">
        <w:rPr>
          <w:rStyle w:val="affff8"/>
          <w:rtl/>
        </w:rPr>
        <w:tab/>
      </w:r>
      <w:r w:rsidR="00BF421E">
        <w:rPr>
          <w:rStyle w:val="affff8"/>
          <w:rtl/>
        </w:rPr>
        <w:tab/>
      </w:r>
      <w:r w:rsidR="00BF421E">
        <w:rPr>
          <w:rStyle w:val="affff8"/>
          <w:rtl/>
        </w:rPr>
        <w:tab/>
      </w:r>
      <w:r w:rsidR="00BF421E" w:rsidRPr="00BC4BA0">
        <w:rPr>
          <w:rStyle w:val="affff8"/>
          <w:rFonts w:hint="eastAsia"/>
          <w:rtl/>
        </w:rPr>
        <w:t>ב</w:t>
      </w:r>
      <w:r w:rsidR="00BF421E" w:rsidRPr="00BC4BA0">
        <w:rPr>
          <w:rStyle w:val="affff8"/>
          <w:rtl/>
        </w:rPr>
        <w:t>.</w:t>
      </w:r>
      <w:r w:rsidR="00BF421E">
        <w:rPr>
          <w:rFonts w:hint="cs"/>
          <w:spacing w:val="-4"/>
          <w:rtl/>
        </w:rPr>
        <w:t xml:space="preserve"> </w:t>
      </w:r>
      <w:r w:rsidRPr="006E0774">
        <w:rPr>
          <w:rFonts w:hint="cs"/>
          <w:spacing w:val="-4"/>
          <w:rtl/>
        </w:rPr>
        <w:t>ובפלוגתא</w:t>
      </w:r>
      <w:r w:rsidRPr="006E0774">
        <w:rPr>
          <w:spacing w:val="-4"/>
          <w:rtl/>
        </w:rPr>
        <w:t xml:space="preserve"> </w:t>
      </w:r>
      <w:r w:rsidR="00BF421E">
        <w:rPr>
          <w:rFonts w:hint="cs"/>
          <w:spacing w:val="-4"/>
          <w:rtl/>
        </w:rPr>
        <w:t xml:space="preserve">כן </w:t>
      </w:r>
      <w:r w:rsidRPr="006E0774">
        <w:rPr>
          <w:rFonts w:hint="cs"/>
          <w:spacing w:val="-4"/>
          <w:rtl/>
        </w:rPr>
        <w:t>מיירי</w:t>
      </w:r>
      <w:r w:rsidRPr="006E0774">
        <w:rPr>
          <w:spacing w:val="-4"/>
          <w:rtl/>
        </w:rPr>
        <w:t>,</w:t>
      </w:r>
    </w:p>
    <w:p w14:paraId="74D833B4" w14:textId="3172EA4A" w:rsidR="00BF421E" w:rsidRDefault="00BF421E" w:rsidP="00B55EDF">
      <w:pPr>
        <w:rPr>
          <w:rtl/>
        </w:rPr>
      </w:pPr>
      <w:r>
        <w:rPr>
          <w:rStyle w:val="affff5"/>
          <w:rFonts w:hint="cs"/>
          <w:rtl/>
        </w:rPr>
        <w:t>ומ</w:t>
      </w:r>
      <w:r w:rsidRPr="00BC4BA0">
        <w:rPr>
          <w:rStyle w:val="affff5"/>
          <w:rtl/>
        </w:rPr>
        <w:t xml:space="preserve">"מ </w:t>
      </w:r>
      <w:r w:rsidRPr="00BC4BA0">
        <w:rPr>
          <w:rStyle w:val="affff5"/>
          <w:rFonts w:hint="eastAsia"/>
          <w:rtl/>
        </w:rPr>
        <w:t>אמר</w:t>
      </w:r>
      <w:r w:rsidRPr="00BC4BA0">
        <w:rPr>
          <w:rStyle w:val="affff5"/>
          <w:rtl/>
        </w:rPr>
        <w:t xml:space="preserve"> </w:t>
      </w:r>
      <w:r w:rsidRPr="00BC4BA0">
        <w:rPr>
          <w:rStyle w:val="affff5"/>
          <w:rFonts w:hint="eastAsia"/>
          <w:rtl/>
        </w:rPr>
        <w:t>ללוי</w:t>
      </w:r>
      <w:r>
        <w:rPr>
          <w:rFonts w:hint="cs"/>
          <w:spacing w:val="-4"/>
          <w:rtl/>
        </w:rPr>
        <w:t xml:space="preserve"> תדייק שהמשנה </w:t>
      </w:r>
      <w:r w:rsidR="00B433C9" w:rsidRPr="004122DB">
        <w:rPr>
          <w:rStyle w:val="affff5"/>
          <w:rFonts w:hint="cs"/>
          <w:rtl/>
        </w:rPr>
        <w:t>ר</w:t>
      </w:r>
      <w:r w:rsidR="00B433C9" w:rsidRPr="004122DB">
        <w:rPr>
          <w:rStyle w:val="affff5"/>
          <w:rtl/>
        </w:rPr>
        <w:t xml:space="preserve">' </w:t>
      </w:r>
      <w:r w:rsidR="00B433C9" w:rsidRPr="004122DB">
        <w:rPr>
          <w:rStyle w:val="affff5"/>
          <w:rFonts w:hint="cs"/>
          <w:rtl/>
        </w:rPr>
        <w:t>יהוד</w:t>
      </w:r>
      <w:r w:rsidR="00B433C9" w:rsidRPr="00BF421E">
        <w:rPr>
          <w:rStyle w:val="affff5"/>
          <w:rFonts w:hint="cs"/>
          <w:rtl/>
        </w:rPr>
        <w:t>ה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ש</w:t>
      </w:r>
      <w:r w:rsidR="00B433C9" w:rsidRPr="00C35A2C">
        <w:rPr>
          <w:rFonts w:hint="cs"/>
          <w:rtl/>
        </w:rPr>
        <w:t>אסר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אנוסת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אביו</w:t>
      </w:r>
      <w:r>
        <w:rPr>
          <w:rFonts w:hint="cs"/>
          <w:rtl/>
        </w:rPr>
        <w:t>!</w:t>
      </w:r>
    </w:p>
    <w:p w14:paraId="2EAF8F4F" w14:textId="505A4ABB" w:rsidR="00BF421E" w:rsidRDefault="00B433C9" w:rsidP="00BF421E">
      <w:pPr>
        <w:rPr>
          <w:rtl/>
        </w:rPr>
      </w:pPr>
      <w:r w:rsidRPr="004122DB">
        <w:rPr>
          <w:rStyle w:val="affff5"/>
          <w:rFonts w:hint="cs"/>
          <w:rtl/>
        </w:rPr>
        <w:t>דקתני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עריות</w:t>
      </w:r>
      <w:r w:rsidRPr="00C35A2C">
        <w:rPr>
          <w:rtl/>
        </w:rPr>
        <w:t xml:space="preserve"> </w:t>
      </w:r>
      <w:r w:rsidRPr="006E0774">
        <w:rPr>
          <w:rFonts w:hint="cs"/>
          <w:spacing w:val="-6"/>
          <w:rtl/>
        </w:rPr>
        <w:t>חמורות</w:t>
      </w:r>
      <w:r w:rsidRPr="006E0774">
        <w:rPr>
          <w:spacing w:val="-6"/>
          <w:rtl/>
        </w:rPr>
        <w:t xml:space="preserve"> </w:t>
      </w:r>
      <w:r w:rsidRPr="006E0774">
        <w:rPr>
          <w:rFonts w:hint="cs"/>
          <w:spacing w:val="-6"/>
          <w:rtl/>
        </w:rPr>
        <w:t>מאלו</w:t>
      </w:r>
      <w:r w:rsidR="00BF421E">
        <w:rPr>
          <w:rFonts w:hint="cs"/>
          <w:spacing w:val="-6"/>
          <w:rtl/>
        </w:rPr>
        <w:t xml:space="preserve"> </w:t>
      </w:r>
      <w:r w:rsidR="00BF421E" w:rsidRPr="00BC4BA0">
        <w:rPr>
          <w:rStyle w:val="affff8"/>
          <w:rFonts w:hint="eastAsia"/>
          <w:rtl/>
        </w:rPr>
        <w:t>שנשואות</w:t>
      </w:r>
      <w:r w:rsidR="00BF421E" w:rsidRPr="00BC4BA0">
        <w:rPr>
          <w:rStyle w:val="affff8"/>
          <w:rtl/>
        </w:rPr>
        <w:t xml:space="preserve"> </w:t>
      </w:r>
      <w:r w:rsidR="00BF421E" w:rsidRPr="00BC4BA0">
        <w:rPr>
          <w:rStyle w:val="affff8"/>
          <w:rFonts w:hint="eastAsia"/>
          <w:rtl/>
        </w:rPr>
        <w:t>לאחרים</w:t>
      </w:r>
      <w:r w:rsidR="00BF421E">
        <w:rPr>
          <w:rStyle w:val="affff8"/>
          <w:rFonts w:hint="cs"/>
          <w:rtl/>
        </w:rPr>
        <w:t>:</w:t>
      </w:r>
      <w:r w:rsidRPr="006E0774">
        <w:rPr>
          <w:spacing w:val="-6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אמו</w:t>
      </w:r>
      <w:r w:rsidRPr="00BC4BA0">
        <w:rPr>
          <w:rtl/>
        </w:rPr>
        <w:t xml:space="preserve">, </w:t>
      </w:r>
      <w:r w:rsidRPr="006E0774">
        <w:rPr>
          <w:rFonts w:hint="cs"/>
          <w:spacing w:val="-6"/>
          <w:rtl/>
        </w:rPr>
        <w:t>ואשת</w:t>
      </w:r>
      <w:r w:rsidRPr="006E0774">
        <w:rPr>
          <w:spacing w:val="-6"/>
          <w:rtl/>
        </w:rPr>
        <w:t xml:space="preserve"> </w:t>
      </w:r>
      <w:r w:rsidRPr="006E0774">
        <w:rPr>
          <w:rFonts w:hint="cs"/>
          <w:spacing w:val="-6"/>
          <w:rtl/>
        </w:rPr>
        <w:t>אביו</w:t>
      </w:r>
      <w:r w:rsidR="00BF421E">
        <w:rPr>
          <w:rFonts w:hint="cs"/>
          <w:spacing w:val="-6"/>
          <w:rtl/>
        </w:rPr>
        <w:t>..</w:t>
      </w:r>
      <w:r w:rsidR="00BF421E">
        <w:rPr>
          <w:rFonts w:hint="cs"/>
          <w:rtl/>
        </w:rPr>
        <w:t xml:space="preserve"> </w:t>
      </w:r>
    </w:p>
    <w:p w14:paraId="3C9E990F" w14:textId="17878A93" w:rsidR="00EF7771" w:rsidRDefault="00BF421E" w:rsidP="003E6EE3">
      <w:pPr>
        <w:rPr>
          <w:rtl/>
        </w:rPr>
      </w:pPr>
      <w:r>
        <w:rPr>
          <w:rFonts w:hint="cs"/>
          <w:rtl/>
        </w:rPr>
        <w:t xml:space="preserve">משמע </w:t>
      </w:r>
      <w:r w:rsidR="00EF7771">
        <w:rPr>
          <w:rFonts w:hint="cs"/>
          <w:rtl/>
        </w:rPr>
        <w:t>'</w:t>
      </w:r>
      <w:r w:rsidR="00B433C9" w:rsidRPr="00C35A2C">
        <w:rPr>
          <w:rFonts w:hint="cs"/>
          <w:rtl/>
        </w:rPr>
        <w:t>אמו</w:t>
      </w:r>
      <w:r w:rsidR="00EF7771">
        <w:rPr>
          <w:rFonts w:hint="cs"/>
          <w:rtl/>
        </w:rPr>
        <w:t>'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="00B433C9" w:rsidRPr="00C35A2C">
        <w:rPr>
          <w:rFonts w:hint="cs"/>
          <w:rtl/>
        </w:rPr>
        <w:t xml:space="preserve">לא נשואת אביו </w:t>
      </w:r>
      <w:r w:rsidR="00B433C9" w:rsidRPr="00BC4BA0">
        <w:rPr>
          <w:rStyle w:val="affff8"/>
          <w:rFonts w:hint="eastAsia"/>
          <w:rtl/>
        </w:rPr>
        <w:t>אלא</w:t>
      </w:r>
      <w:r w:rsidR="00B433C9" w:rsidRPr="00BC4BA0">
        <w:rPr>
          <w:rStyle w:val="affff8"/>
          <w:rtl/>
        </w:rPr>
        <w:t xml:space="preserve"> </w:t>
      </w:r>
      <w:r w:rsidR="00B433C9" w:rsidRPr="00BC4BA0">
        <w:rPr>
          <w:rStyle w:val="affff8"/>
          <w:rFonts w:hint="eastAsia"/>
          <w:rtl/>
        </w:rPr>
        <w:t>אנוסת</w:t>
      </w:r>
      <w:r>
        <w:rPr>
          <w:rStyle w:val="affff8"/>
          <w:rFonts w:hint="cs"/>
          <w:rtl/>
        </w:rPr>
        <w:t>ו</w:t>
      </w:r>
      <w:r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ואסר</w:t>
      </w:r>
      <w:r w:rsidR="0052773D">
        <w:rPr>
          <w:rFonts w:hint="cs"/>
          <w:rtl/>
        </w:rPr>
        <w:t>ה</w:t>
      </w:r>
      <w:r w:rsidR="00B433C9" w:rsidRPr="00C35A2C">
        <w:rPr>
          <w:rFonts w:hint="cs"/>
          <w:rtl/>
        </w:rPr>
        <w:t xml:space="preserve"> לאחין </w:t>
      </w:r>
      <w:r w:rsidR="0052773D">
        <w:rPr>
          <w:rStyle w:val="affff5"/>
          <w:rFonts w:hint="cs"/>
          <w:rtl/>
        </w:rPr>
        <w:t>כ</w:t>
      </w:r>
      <w:r w:rsidR="00B433C9" w:rsidRPr="002D2117">
        <w:rPr>
          <w:rStyle w:val="affff5"/>
          <w:rFonts w:hint="cs"/>
          <w:rtl/>
        </w:rPr>
        <w:t>ר</w:t>
      </w:r>
      <w:r w:rsidR="00B433C9" w:rsidRPr="002D2117">
        <w:rPr>
          <w:rStyle w:val="affff5"/>
          <w:rtl/>
        </w:rPr>
        <w:t>"</w:t>
      </w:r>
      <w:r w:rsidR="00B433C9" w:rsidRPr="002D2117">
        <w:rPr>
          <w:rStyle w:val="affff5"/>
          <w:rFonts w:hint="cs"/>
          <w:rtl/>
        </w:rPr>
        <w:t>י</w:t>
      </w:r>
      <w:r w:rsidR="003E6EE3">
        <w:rPr>
          <w:rFonts w:hint="cs"/>
          <w:rtl/>
        </w:rPr>
        <w:t>.</w:t>
      </w:r>
    </w:p>
    <w:p w14:paraId="5C401141" w14:textId="79F10F2F" w:rsidR="00B433C9" w:rsidRPr="006E0774" w:rsidRDefault="00EF7771" w:rsidP="00B55EDF">
      <w:pPr>
        <w:rPr>
          <w:rtl/>
        </w:rPr>
      </w:pPr>
      <w:r>
        <w:rPr>
          <w:rStyle w:val="affff5"/>
          <w:rFonts w:hint="cs"/>
          <w:rtl/>
        </w:rPr>
        <w:t>ו</w:t>
      </w:r>
      <w:r w:rsidRPr="00BC4BA0">
        <w:rPr>
          <w:rStyle w:val="affff5"/>
          <w:rFonts w:hint="eastAsia"/>
          <w:rtl/>
        </w:rPr>
        <w:t>יקשה</w:t>
      </w:r>
      <w:r>
        <w:rPr>
          <w:rStyle w:val="affff5"/>
          <w:rFonts w:hint="cs"/>
          <w:rtl/>
        </w:rPr>
        <w:t xml:space="preserve"> שמצאנו לר"י</w:t>
      </w:r>
      <w:r w:rsidRPr="00BC4BA0">
        <w:rPr>
          <w:rStyle w:val="affff5"/>
          <w:rtl/>
        </w:rPr>
        <w:t>:</w:t>
      </w:r>
      <w:r>
        <w:rPr>
          <w:rFonts w:hint="cs"/>
          <w:spacing w:val="-4"/>
          <w:rtl/>
        </w:rPr>
        <w:t xml:space="preserve"> כ</w:t>
      </w:r>
      <w:r w:rsidR="00B433C9" w:rsidRPr="006E0774">
        <w:rPr>
          <w:rFonts w:hint="cs"/>
          <w:spacing w:val="-4"/>
          <w:rtl/>
        </w:rPr>
        <w:t xml:space="preserve">שעבר ונשאה </w:t>
      </w:r>
      <w:r>
        <w:rPr>
          <w:spacing w:val="-4"/>
          <w:rtl/>
        </w:rPr>
        <w:tab/>
      </w:r>
      <w:r>
        <w:rPr>
          <w:spacing w:val="-4"/>
          <w:rtl/>
        </w:rPr>
        <w:tab/>
      </w:r>
      <w:r>
        <w:rPr>
          <w:rFonts w:hint="cs"/>
          <w:spacing w:val="-4"/>
          <w:rtl/>
        </w:rPr>
        <w:t>-</w:t>
      </w:r>
      <w:r w:rsidR="00B433C9" w:rsidRPr="006E0774">
        <w:rPr>
          <w:rFonts w:hint="cs"/>
          <w:spacing w:val="-4"/>
          <w:rtl/>
        </w:rPr>
        <w:t xml:space="preserve"> </w:t>
      </w:r>
      <w:r>
        <w:rPr>
          <w:spacing w:val="-4"/>
          <w:rtl/>
        </w:rPr>
        <w:tab/>
      </w:r>
      <w:r>
        <w:rPr>
          <w:spacing w:val="-4"/>
          <w:rtl/>
        </w:rPr>
        <w:tab/>
      </w:r>
      <w:r>
        <w:rPr>
          <w:rFonts w:hint="cs"/>
          <w:spacing w:val="-4"/>
          <w:rtl/>
        </w:rPr>
        <w:t>ב</w:t>
      </w:r>
      <w:r w:rsidR="00B433C9" w:rsidRPr="006E0774">
        <w:rPr>
          <w:rFonts w:hint="cs"/>
          <w:spacing w:val="-4"/>
          <w:rtl/>
        </w:rPr>
        <w:t>עבר איסור לא מיירי</w:t>
      </w:r>
      <w:r>
        <w:rPr>
          <w:rFonts w:hint="cs"/>
          <w:rtl/>
        </w:rPr>
        <w:t>.</w:t>
      </w:r>
    </w:p>
    <w:p w14:paraId="369A47AF" w14:textId="3D575E41" w:rsidR="00B433C9" w:rsidRDefault="00EF7771" w:rsidP="00BC4BA0">
      <w:pPr>
        <w:rPr>
          <w:rtl/>
        </w:rPr>
      </w:pPr>
      <w:r>
        <w:rPr>
          <w:rStyle w:val="affff5"/>
          <w:rFonts w:hint="cs"/>
          <w:rtl/>
        </w:rPr>
        <w:t>ויקשה שמצ</w:t>
      </w:r>
      <w:r w:rsidR="00B433C9" w:rsidRPr="002D2117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>נו</w:t>
      </w:r>
      <w:r w:rsidR="00B433C9" w:rsidRPr="00C35A2C">
        <w:rPr>
          <w:rtl/>
        </w:rPr>
        <w:t xml:space="preserve">: </w:t>
      </w:r>
      <w:r>
        <w:rPr>
          <w:rFonts w:hint="cs"/>
          <w:rtl/>
        </w:rPr>
        <w:t>כש</w:t>
      </w:r>
      <w:r w:rsidR="00B433C9" w:rsidRPr="00C35A2C">
        <w:rPr>
          <w:rFonts w:hint="cs"/>
          <w:rtl/>
        </w:rPr>
        <w:t>יעקב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אנס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 xml:space="preserve">אשת בנו </w:t>
      </w:r>
      <w:r w:rsidRPr="00BC4BA0">
        <w:rPr>
          <w:rStyle w:val="affff8"/>
          <w:rFonts w:hint="eastAsia"/>
          <w:rtl/>
        </w:rPr>
        <w:t>ראובן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והוליד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בן</w:t>
      </w:r>
      <w:r w:rsidR="00B433C9" w:rsidRPr="00C35A2C">
        <w:rPr>
          <w:rtl/>
        </w:rPr>
        <w:t xml:space="preserve">, </w:t>
      </w:r>
      <w:r w:rsidR="00B433C9" w:rsidRPr="00C35A2C">
        <w:rPr>
          <w:rFonts w:hint="cs"/>
          <w:rtl/>
        </w:rPr>
        <w:t>מת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ראובן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ונפלה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לפני בנ</w:t>
      </w:r>
      <w:r>
        <w:rPr>
          <w:rFonts w:hint="cs"/>
          <w:rtl/>
        </w:rPr>
        <w:t xml:space="preserve">ה </w:t>
      </w:r>
      <w:r w:rsidRPr="00BC4BA0">
        <w:rPr>
          <w:rStyle w:val="affff8"/>
          <w:rFonts w:hint="eastAsia"/>
          <w:rtl/>
        </w:rPr>
        <w:t>והיא</w:t>
      </w:r>
      <w:r w:rsidRPr="00BC4BA0">
        <w:rPr>
          <w:rStyle w:val="affff8"/>
          <w:rtl/>
        </w:rPr>
        <w:t xml:space="preserve"> </w:t>
      </w:r>
      <w:r w:rsidRPr="00A07384">
        <w:rPr>
          <w:rStyle w:val="affff8"/>
          <w:rFonts w:cs="PFT_Frank"/>
          <w:b/>
          <w:bCs/>
          <w:szCs w:val="10"/>
          <w:rtl/>
        </w:rPr>
        <w:t>'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אמו</w:t>
      </w:r>
      <w:r w:rsidRPr="00A07384">
        <w:rPr>
          <w:rStyle w:val="affff8"/>
          <w:rFonts w:cs="PFT_Frank"/>
          <w:b/>
          <w:bCs/>
          <w:szCs w:val="10"/>
          <w:rtl/>
        </w:rPr>
        <w:t>'</w:t>
      </w:r>
      <w:r w:rsidRPr="00BC4BA0">
        <w:rPr>
          <w:rtl/>
        </w:rPr>
        <w:t xml:space="preserve"> </w:t>
      </w:r>
      <w:r w:rsidRPr="00EF7771">
        <w:rPr>
          <w:rtl/>
        </w:rPr>
        <w:tab/>
      </w:r>
      <w:r w:rsidRPr="00EF7771">
        <w:rPr>
          <w:rFonts w:hint="cs"/>
          <w:rtl/>
        </w:rPr>
        <w:t xml:space="preserve"> -</w:t>
      </w:r>
      <w:r w:rsidRPr="00BC4BA0">
        <w:rPr>
          <w:rtl/>
        </w:rPr>
        <w:t xml:space="preserve"> </w:t>
      </w:r>
      <w:r w:rsidRPr="00EF7771">
        <w:rPr>
          <w:rFonts w:hint="cs"/>
          <w:rtl/>
        </w:rPr>
        <w:t xml:space="preserve"> ב</w:t>
      </w:r>
      <w:r>
        <w:rPr>
          <w:rFonts w:hint="cs"/>
          <w:rtl/>
        </w:rPr>
        <w:t>אַחְוָה</w:t>
      </w:r>
      <w:r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ד</w:t>
      </w:r>
      <w:r w:rsidR="00B433C9">
        <w:rPr>
          <w:rFonts w:hint="cs"/>
          <w:rtl/>
        </w:rPr>
        <w:t>איסור</w:t>
      </w:r>
      <w:r w:rsidR="00B433C9" w:rsidRPr="00C35A2C">
        <w:rPr>
          <w:rFonts w:hint="cs"/>
          <w:rtl/>
        </w:rPr>
        <w:t xml:space="preserve"> לא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מיירי</w:t>
      </w:r>
      <w:r>
        <w:rPr>
          <w:rFonts w:hint="cs"/>
          <w:rtl/>
        </w:rPr>
        <w:t>.</w:t>
      </w:r>
    </w:p>
    <w:p w14:paraId="5BC7B835" w14:textId="7656A43E" w:rsidR="00627969" w:rsidRPr="00C35A2C" w:rsidRDefault="00627969" w:rsidP="00627969">
      <w:pPr>
        <w:pStyle w:val="aff7"/>
        <w:framePr w:wrap="around"/>
      </w:pPr>
      <w:r>
        <w:rPr>
          <w:rFonts w:hint="cs"/>
          <w:rtl/>
        </w:rPr>
        <w:t>י:</w:t>
      </w:r>
    </w:p>
    <w:p w14:paraId="23AC3C25" w14:textId="42D3C149" w:rsidR="00B433C9" w:rsidRPr="00C35A2C" w:rsidRDefault="00B433C9" w:rsidP="009B59A2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="00EF7771" w:rsidRPr="00D1637C">
        <w:rPr>
          <w:rFonts w:cs="PFT_Frank" w:hint="eastAsia"/>
          <w:b/>
          <w:bCs/>
          <w:szCs w:val="14"/>
          <w:rtl/>
        </w:rPr>
        <w:t>מ</w:t>
      </w:r>
      <w:r w:rsidR="00EF7771" w:rsidRPr="00D1637C">
        <w:rPr>
          <w:rFonts w:cs="PFT_Frank"/>
          <w:b/>
          <w:bCs/>
          <w:szCs w:val="14"/>
          <w:rtl/>
        </w:rPr>
        <w:t>"מ</w:t>
      </w:r>
      <w:r w:rsidRPr="00BC4BA0">
        <w:rPr>
          <w:rtl/>
        </w:rPr>
        <w:t xml:space="preserve"> </w:t>
      </w:r>
      <w:r w:rsidR="00EF7771" w:rsidRPr="00BC4BA0">
        <w:rPr>
          <w:rStyle w:val="affff5"/>
          <w:rFonts w:hint="eastAsia"/>
          <w:rtl/>
        </w:rPr>
        <w:t>הגיה</w:t>
      </w:r>
      <w:r w:rsidRPr="00BC4BA0">
        <w:rPr>
          <w:rStyle w:val="affff5"/>
          <w:rtl/>
        </w:rPr>
        <w:t xml:space="preserve"> </w:t>
      </w:r>
      <w:r w:rsidRPr="008F7E0D">
        <w:rPr>
          <w:rStyle w:val="affff5"/>
          <w:rFonts w:hint="cs"/>
          <w:rtl/>
        </w:rPr>
        <w:t>לו</w:t>
      </w:r>
      <w:r w:rsidRPr="00EF7771">
        <w:rPr>
          <w:rStyle w:val="affff5"/>
          <w:rFonts w:hint="cs"/>
          <w:rtl/>
        </w:rPr>
        <w:t>י</w:t>
      </w:r>
      <w:r w:rsidRPr="00BC4BA0">
        <w:rPr>
          <w:rtl/>
        </w:rPr>
        <w:t xml:space="preserve"> </w:t>
      </w:r>
      <w:r w:rsidRPr="00BC4BA0">
        <w:rPr>
          <w:rFonts w:hint="eastAsia"/>
          <w:rtl/>
        </w:rPr>
        <w:t>במ</w:t>
      </w:r>
      <w:r w:rsidR="00EF7771">
        <w:rPr>
          <w:rFonts w:hint="cs"/>
          <w:rtl/>
        </w:rPr>
        <w:t>שנתו</w:t>
      </w:r>
      <w:r w:rsidRPr="00BC4BA0">
        <w:rPr>
          <w:rtl/>
        </w:rPr>
        <w:t>:</w:t>
      </w:r>
      <w:r w:rsidRPr="00EF7771">
        <w:rPr>
          <w:rtl/>
        </w:rPr>
        <w:t xml:space="preserve"> </w:t>
      </w:r>
      <w:r w:rsidR="00EF7771">
        <w:rPr>
          <w:rFonts w:hint="cs"/>
          <w:rtl/>
        </w:rPr>
        <w:t>'</w:t>
      </w:r>
      <w:r w:rsidRPr="00BC4BA0">
        <w:rPr>
          <w:rFonts w:hint="eastAsia"/>
          <w:rtl/>
        </w:rPr>
        <w:t>אמו</w:t>
      </w:r>
      <w:r w:rsidR="00EF7771">
        <w:rPr>
          <w:rFonts w:hint="cs"/>
          <w:rtl/>
        </w:rPr>
        <w:t>'</w:t>
      </w:r>
      <w:r w:rsidRPr="00EF7771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נשואת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אביו</w:t>
      </w:r>
      <w:r w:rsidRPr="00C35A2C">
        <w:rPr>
          <w:rtl/>
        </w:rPr>
        <w:t xml:space="preserve">, </w:t>
      </w:r>
      <w:r w:rsidR="00D530C7">
        <w:rPr>
          <w:rFonts w:hint="cs"/>
          <w:rtl/>
        </w:rPr>
        <w:t>ש</w:t>
      </w:r>
      <w:r w:rsidRPr="00C35A2C">
        <w:rPr>
          <w:rFonts w:hint="cs"/>
          <w:rtl/>
        </w:rPr>
        <w:t>נשאת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לאחיו</w:t>
      </w:r>
      <w:r w:rsidR="00D530C7">
        <w:rPr>
          <w:rFonts w:hint="cs"/>
          <w:rtl/>
        </w:rPr>
        <w:t xml:space="preserve"> </w:t>
      </w:r>
      <w:r w:rsidR="00D530C7" w:rsidRPr="00BC4BA0">
        <w:rPr>
          <w:rStyle w:val="affff8"/>
          <w:rFonts w:hint="eastAsia"/>
          <w:rtl/>
        </w:rPr>
        <w:t>באיסור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ומת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פוטרת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צרתה</w:t>
      </w:r>
      <w:r w:rsidRPr="00C35A2C">
        <w:rPr>
          <w:rtl/>
        </w:rPr>
        <w:t>,</w:t>
      </w:r>
      <w:r w:rsidRPr="00C35A2C">
        <w:rPr>
          <w:rFonts w:hint="cs"/>
          <w:rtl/>
        </w:rPr>
        <w:t xml:space="preserve"> </w:t>
      </w:r>
      <w:r w:rsidR="00D530C7">
        <w:rPr>
          <w:rFonts w:hint="cs"/>
          <w:rtl/>
        </w:rPr>
        <w:t>ו'</w:t>
      </w:r>
      <w:r w:rsidRPr="00C35A2C">
        <w:rPr>
          <w:rFonts w:hint="cs"/>
          <w:rtl/>
        </w:rPr>
        <w:t>אמו</w:t>
      </w:r>
      <w:r w:rsidR="00D530C7">
        <w:rPr>
          <w:rFonts w:hint="cs"/>
          <w:rtl/>
        </w:rPr>
        <w:t>'</w:t>
      </w:r>
      <w:r w:rsidRPr="00C35A2C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אנוסת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אביו</w:t>
      </w:r>
      <w:r w:rsidR="00D530C7">
        <w:rPr>
          <w:rFonts w:hint="cs"/>
          <w:rtl/>
        </w:rPr>
        <w:t>,</w:t>
      </w:r>
      <w:r w:rsidRPr="00C35A2C">
        <w:rPr>
          <w:rtl/>
        </w:rPr>
        <w:t xml:space="preserve"> </w:t>
      </w:r>
      <w:r w:rsidR="00D530C7">
        <w:rPr>
          <w:rFonts w:hint="cs"/>
          <w:rtl/>
        </w:rPr>
        <w:t>ש</w:t>
      </w:r>
      <w:r w:rsidRPr="00C35A2C">
        <w:rPr>
          <w:rFonts w:hint="cs"/>
          <w:rtl/>
        </w:rPr>
        <w:t>נשאת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לאחיו</w:t>
      </w:r>
      <w:r w:rsidRPr="00C35A2C">
        <w:rPr>
          <w:rtl/>
        </w:rPr>
        <w:t xml:space="preserve"> </w:t>
      </w:r>
      <w:r w:rsidR="00D530C7" w:rsidRPr="00BC4BA0">
        <w:rPr>
          <w:rStyle w:val="affff8"/>
          <w:rFonts w:hint="eastAsia"/>
          <w:rtl/>
        </w:rPr>
        <w:t>באיסור</w:t>
      </w:r>
      <w:r w:rsidR="00D530C7" w:rsidRPr="00BC4BA0">
        <w:rPr>
          <w:rStyle w:val="affff8"/>
          <w:rtl/>
        </w:rPr>
        <w:t xml:space="preserve"> </w:t>
      </w:r>
      <w:r>
        <w:rPr>
          <w:rStyle w:val="affff5"/>
          <w:rFonts w:hint="eastAsia"/>
          <w:rtl/>
          <w:rPrChange w:id="9014" w:author="מנוע אמוראים" w:date="2026-10-05T16:41:34Z">
            <w:rPr>
              <w:rStyle w:val="affff8"/>
              <w:rFonts w:hint="eastAsia"/>
              <w:rtl/>
            </w:rPr>
          </w:rPrChange>
        </w:rPr>
        <w:t xml:space="preserve">לר</w:t>
      </w:r>
      <w:r>
        <w:rPr>
          <w:rStyle w:val="affff5"/>
          <w:rtl/>
          <w:rPrChange w:id="9015" w:author="מנוע אמוראים" w:date="2026-10-05T16:41:34Z">
            <w:rPr>
              <w:rStyle w:val="affff8"/>
              <w:rtl/>
            </w:rPr>
          </w:rPrChange>
        </w:rPr>
        <w:t xml:space="preserve">"י</w:t>
      </w:r>
      <w:r w:rsidR="00D530C7">
        <w:rPr>
          <w:rFonts w:hint="cs"/>
          <w:rtl/>
        </w:rPr>
        <w:t xml:space="preserve"> </w:t>
      </w:r>
      <w:r w:rsidRPr="00C35A2C">
        <w:rPr>
          <w:rFonts w:hint="cs"/>
          <w:rtl/>
        </w:rPr>
        <w:t>ומת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פוטרת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צרתה</w:t>
      </w:r>
      <w:r w:rsidR="009B59A2">
        <w:rPr>
          <w:rFonts w:hint="cs"/>
          <w:rtl/>
        </w:rPr>
        <w:t>, ו</w:t>
      </w:r>
      <w:r w:rsidRPr="00C35A2C">
        <w:rPr>
          <w:rFonts w:hint="cs"/>
          <w:rtl/>
        </w:rPr>
        <w:t>יש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להוסיף</w:t>
      </w:r>
      <w:r w:rsidRPr="00C35A2C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שש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עשרה</w:t>
      </w:r>
      <w:r w:rsidRPr="00C35A2C">
        <w:rPr>
          <w:rtl/>
        </w:rPr>
        <w:t>.</w:t>
      </w:r>
    </w:p>
    <w:p w14:paraId="15D91C0B" w14:textId="5A7A338C" w:rsidR="00B433C9" w:rsidRDefault="00B433C9" w:rsidP="00661A4E">
      <w:pPr>
        <w:rPr>
          <w:rtl/>
        </w:rPr>
      </w:pPr>
      <w:r w:rsidRPr="002D2117">
        <w:rPr>
          <w:rStyle w:val="affff5"/>
          <w:rFonts w:hint="cs"/>
          <w:rtl/>
        </w:rPr>
        <w:t>ר</w:t>
      </w:r>
      <w:r w:rsidRPr="002D2117">
        <w:rPr>
          <w:rStyle w:val="affff5"/>
          <w:rtl/>
        </w:rPr>
        <w:t>"</w:t>
      </w:r>
      <w:r w:rsidRPr="002D2117">
        <w:rPr>
          <w:rStyle w:val="affff5"/>
          <w:rFonts w:hint="cs"/>
          <w:rtl/>
        </w:rPr>
        <w:t xml:space="preserve">ל </w:t>
      </w:r>
      <w:r w:rsidR="00661A4E">
        <w:rPr>
          <w:rStyle w:val="affff5"/>
          <w:rFonts w:hint="cs"/>
          <w:rtl/>
        </w:rPr>
        <w:t>מ</w:t>
      </w:r>
      <w:r w:rsidRPr="002D2117">
        <w:rPr>
          <w:rStyle w:val="affff5"/>
          <w:rFonts w:hint="cs"/>
          <w:rtl/>
        </w:rPr>
        <w:t>רי</w:t>
      </w:r>
      <w:r w:rsidRPr="002D2117">
        <w:rPr>
          <w:rStyle w:val="affff5"/>
          <w:rtl/>
        </w:rPr>
        <w:t>"</w:t>
      </w:r>
      <w:r w:rsidRPr="002D2117">
        <w:rPr>
          <w:rStyle w:val="affff5"/>
          <w:rFonts w:hint="cs"/>
          <w:rtl/>
        </w:rPr>
        <w:t>ו</w:t>
      </w:r>
      <w:r w:rsidR="00661A4E">
        <w:rPr>
          <w:rStyle w:val="affff5"/>
          <w:rFonts w:hint="cs"/>
          <w:rtl/>
        </w:rPr>
        <w:t>:</w:t>
      </w:r>
      <w:r w:rsidRPr="002D2117">
        <w:rPr>
          <w:rStyle w:val="affff5"/>
          <w:rFonts w:hint="cs"/>
          <w:rtl/>
        </w:rPr>
        <w:t xml:space="preserve"> </w:t>
      </w:r>
      <w:r w:rsidR="00661A4E">
        <w:rPr>
          <w:rStyle w:val="affff5"/>
          <w:rFonts w:hint="cs"/>
          <w:rtl/>
        </w:rPr>
        <w:t>ל</w:t>
      </w:r>
      <w:r w:rsidRPr="002D2117">
        <w:rPr>
          <w:rStyle w:val="affff5"/>
          <w:rFonts w:hint="cs"/>
          <w:rtl/>
        </w:rPr>
        <w:t>לוי</w:t>
      </w:r>
      <w:r w:rsidRPr="00C35A2C">
        <w:rPr>
          <w:rFonts w:hint="cs"/>
          <w:rtl/>
        </w:rPr>
        <w:t xml:space="preserve"> י</w:t>
      </w:r>
      <w:r w:rsidR="00661A4E">
        <w:rPr>
          <w:rFonts w:hint="cs"/>
          <w:rtl/>
        </w:rPr>
        <w:t>שנה</w:t>
      </w:r>
      <w:r w:rsidRPr="00C35A2C">
        <w:rPr>
          <w:rFonts w:hint="cs"/>
          <w:rtl/>
        </w:rPr>
        <w:t xml:space="preserve"> </w:t>
      </w:r>
      <w:r w:rsidR="00661A4E">
        <w:rPr>
          <w:rFonts w:hint="cs"/>
          <w:rtl/>
        </w:rPr>
        <w:t>גם</w:t>
      </w:r>
      <w:r w:rsidRPr="00C35A2C">
        <w:rPr>
          <w:rFonts w:hint="cs"/>
          <w:rtl/>
        </w:rPr>
        <w:t xml:space="preserve"> </w:t>
      </w:r>
      <w:r w:rsidR="00661A4E">
        <w:rPr>
          <w:rFonts w:hint="cs"/>
          <w:rtl/>
        </w:rPr>
        <w:t>'</w:t>
      </w:r>
      <w:r w:rsidRPr="00C35A2C">
        <w:rPr>
          <w:rFonts w:hint="cs"/>
          <w:rtl/>
        </w:rPr>
        <w:t>חולץ ליבמתו וקדשה</w:t>
      </w:r>
      <w:r w:rsidR="00661A4E" w:rsidRPr="00BC4BA0">
        <w:rPr>
          <w:rStyle w:val="affff8"/>
          <w:rtl/>
        </w:rPr>
        <w:t xml:space="preserve"> באיסור</w:t>
      </w:r>
      <w:r w:rsidRPr="00C35A2C">
        <w:rPr>
          <w:rFonts w:hint="cs"/>
          <w:rtl/>
        </w:rPr>
        <w:t xml:space="preserve"> ומת</w:t>
      </w:r>
      <w:r w:rsidR="00661A4E">
        <w:rPr>
          <w:rFonts w:hint="cs"/>
          <w:rtl/>
        </w:rPr>
        <w:t>'!</w:t>
      </w:r>
    </w:p>
    <w:p w14:paraId="37CF5C5C" w14:textId="3AFB8DFE" w:rsidR="00B433C9" w:rsidRPr="00C35A2C" w:rsidRDefault="00B433C9" w:rsidP="00627969">
      <w:pPr>
        <w:rPr>
          <w:rtl/>
        </w:rPr>
      </w:pPr>
      <w:r w:rsidRPr="00A66738">
        <w:rPr>
          <w:rStyle w:val="affff5"/>
          <w:rFonts w:hint="cs"/>
          <w:rtl/>
        </w:rPr>
        <w:t>ענהו רי</w:t>
      </w:r>
      <w:r w:rsidR="002D2117" w:rsidRPr="00A66738">
        <w:rPr>
          <w:rStyle w:val="affff5"/>
          <w:rFonts w:hint="cs"/>
          <w:rtl/>
        </w:rPr>
        <w:t>"</w:t>
      </w:r>
      <w:r w:rsidRPr="00A66738">
        <w:rPr>
          <w:rStyle w:val="affff5"/>
          <w:rFonts w:hint="cs"/>
          <w:rtl/>
        </w:rPr>
        <w:t>ו</w:t>
      </w:r>
      <w:r w:rsidR="00A66738">
        <w:rPr>
          <w:rStyle w:val="affff5"/>
          <w:rFonts w:hint="cs"/>
          <w:rtl/>
        </w:rPr>
        <w:t>:</w:t>
      </w:r>
      <w:r w:rsidRPr="00C35A2C">
        <w:rPr>
          <w:rFonts w:hint="cs"/>
          <w:rtl/>
        </w:rPr>
        <w:t xml:space="preserve"> לפי שאינ</w:t>
      </w:r>
      <w:r w:rsidR="00661A4E">
        <w:rPr>
          <w:rFonts w:hint="cs"/>
          <w:rtl/>
        </w:rPr>
        <w:t>ה</w:t>
      </w:r>
      <w:r w:rsidRPr="00C35A2C">
        <w:rPr>
          <w:rFonts w:hint="cs"/>
          <w:rtl/>
        </w:rPr>
        <w:t xml:space="preserve"> ב</w:t>
      </w:r>
      <w:r w:rsidR="00661A4E">
        <w:rPr>
          <w:rFonts w:hint="cs"/>
          <w:rtl/>
        </w:rPr>
        <w:t>'</w:t>
      </w:r>
      <w:r w:rsidRPr="00C35A2C">
        <w:rPr>
          <w:rFonts w:hint="cs"/>
          <w:rtl/>
        </w:rPr>
        <w:t>צרת צרה</w:t>
      </w:r>
      <w:r w:rsidR="00661A4E">
        <w:rPr>
          <w:rFonts w:hint="cs"/>
          <w:rtl/>
        </w:rPr>
        <w:t>',</w:t>
      </w:r>
      <w:r w:rsidR="00661A4E" w:rsidRPr="00BC4BA0">
        <w:rPr>
          <w:rStyle w:val="affff8"/>
          <w:rtl/>
        </w:rPr>
        <w:t xml:space="preserve"> והיינו לדבריו שבכרת, כדלקמן.</w:t>
      </w:r>
    </w:p>
    <w:p w14:paraId="2916F5B6" w14:textId="7B9A19B0" w:rsidR="00B433C9" w:rsidRPr="00661A4E" w:rsidRDefault="00B433C9" w:rsidP="00615A60">
      <w:pPr>
        <w:pStyle w:val="affff2"/>
        <w:rPr>
          <w:rtl/>
        </w:rPr>
      </w:pPr>
      <w:bookmarkStart w:id="61" w:name="_Toc119172605"/>
      <w:bookmarkStart w:id="62" w:name="_Toc119229693"/>
      <w:r w:rsidRPr="00661A4E">
        <w:rPr>
          <w:rFonts w:hint="cs"/>
          <w:rtl/>
        </w:rPr>
        <w:t>החולץ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ליבמתו</w:t>
      </w:r>
      <w:r w:rsidRPr="00661A4E">
        <w:rPr>
          <w:rtl/>
        </w:rPr>
        <w:t xml:space="preserve">, </w:t>
      </w:r>
      <w:r w:rsidRPr="00661A4E">
        <w:rPr>
          <w:rFonts w:hint="cs"/>
          <w:rtl/>
        </w:rPr>
        <w:t>וחזר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וקדשה</w:t>
      </w:r>
      <w:bookmarkEnd w:id="61"/>
      <w:bookmarkEnd w:id="62"/>
    </w:p>
    <w:p w14:paraId="70DD1B1C" w14:textId="2AA047F1" w:rsidR="00B433C9" w:rsidRPr="00661A4E" w:rsidRDefault="00661A4E" w:rsidP="00661A4E">
      <w:pPr>
        <w:rPr>
          <w:rtl/>
        </w:rPr>
      </w:pPr>
      <w:r w:rsidRPr="00BC4BA0">
        <w:rPr>
          <w:rStyle w:val="affff5"/>
          <w:rFonts w:hint="eastAsia"/>
          <w:rtl/>
        </w:rPr>
        <w:t>ל</w:t>
      </w:r>
      <w:r w:rsidR="00B433C9" w:rsidRPr="00661A4E">
        <w:rPr>
          <w:rStyle w:val="affff5"/>
          <w:rFonts w:hint="cs"/>
          <w:rtl/>
        </w:rPr>
        <w:t>ר</w:t>
      </w:r>
      <w:r w:rsidR="00B433C9" w:rsidRPr="00661A4E">
        <w:rPr>
          <w:rStyle w:val="affff5"/>
          <w:rtl/>
        </w:rPr>
        <w:t>"</w:t>
      </w:r>
      <w:r w:rsidR="00B433C9" w:rsidRPr="00661A4E">
        <w:rPr>
          <w:rStyle w:val="affff5"/>
          <w:rFonts w:hint="cs"/>
          <w:rtl/>
        </w:rPr>
        <w:t>ל</w:t>
      </w:r>
      <w:r w:rsidR="00B433C9" w:rsidRPr="00661A4E">
        <w:rPr>
          <w:rStyle w:val="affff5"/>
          <w:rtl/>
        </w:rPr>
        <w:t>:</w:t>
      </w:r>
      <w:r w:rsidR="00B433C9" w:rsidRPr="00661A4E">
        <w:rPr>
          <w:rtl/>
        </w:rPr>
        <w:t xml:space="preserve"> </w:t>
      </w:r>
      <w:r w:rsidR="00B433C9" w:rsidRPr="00661A4E">
        <w:rPr>
          <w:rFonts w:hint="cs"/>
          <w:rtl/>
        </w:rPr>
        <w:t xml:space="preserve">על החלוצה </w:t>
      </w:r>
      <w:r>
        <w:rPr>
          <w:rFonts w:hint="cs"/>
          <w:rtl/>
        </w:rPr>
        <w:t xml:space="preserve">- הוא </w:t>
      </w:r>
      <w:r w:rsidR="00B433C9" w:rsidRPr="00661A4E">
        <w:rPr>
          <w:rFonts w:hint="cs"/>
          <w:rtl/>
        </w:rPr>
        <w:t>אי</w:t>
      </w:r>
      <w:r>
        <w:rPr>
          <w:rFonts w:hint="cs"/>
          <w:rtl/>
        </w:rPr>
        <w:t>ננו</w:t>
      </w:r>
      <w:r w:rsidR="00B433C9" w:rsidRPr="00661A4E">
        <w:rPr>
          <w:rFonts w:hint="cs"/>
          <w:rtl/>
        </w:rPr>
        <w:t xml:space="preserve"> </w:t>
      </w:r>
      <w:r>
        <w:rPr>
          <w:rFonts w:hint="cs"/>
          <w:rtl/>
        </w:rPr>
        <w:t>ב</w:t>
      </w:r>
      <w:r w:rsidR="00B433C9" w:rsidRPr="00661A4E">
        <w:rPr>
          <w:rFonts w:hint="cs"/>
          <w:rtl/>
        </w:rPr>
        <w:t>כרת</w:t>
      </w:r>
      <w:r>
        <w:rPr>
          <w:rFonts w:hint="cs"/>
          <w:rtl/>
        </w:rPr>
        <w:t xml:space="preserve"> </w:t>
      </w:r>
      <w:r w:rsidRPr="00BC4BA0">
        <w:rPr>
          <w:rStyle w:val="affff8"/>
          <w:rFonts w:hint="eastAsia"/>
          <w:rtl/>
        </w:rPr>
        <w:t>אלא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בלאו</w:t>
      </w:r>
      <w:r>
        <w:rPr>
          <w:rFonts w:hint="cs"/>
          <w:rtl/>
        </w:rPr>
        <w:t>,</w:t>
      </w:r>
      <w:r w:rsidR="00B433C9" w:rsidRPr="00661A4E">
        <w:rPr>
          <w:rFonts w:hint="cs"/>
          <w:rtl/>
        </w:rPr>
        <w:t xml:space="preserve"> והאחין </w:t>
      </w:r>
      <w:r w:rsidRPr="00D1637C">
        <w:rPr>
          <w:rFonts w:cs="PFT_Frank" w:hint="eastAsia"/>
          <w:b/>
          <w:bCs/>
          <w:szCs w:val="14"/>
          <w:rtl/>
        </w:rPr>
        <w:t>ב</w:t>
      </w:r>
      <w:r w:rsidR="00B433C9" w:rsidRPr="00D1637C">
        <w:rPr>
          <w:rFonts w:cs="PFT_Frank" w:hint="eastAsia"/>
          <w:b/>
          <w:bCs/>
          <w:szCs w:val="14"/>
          <w:rtl/>
        </w:rPr>
        <w:t>כרת</w:t>
      </w:r>
      <w:r>
        <w:rPr>
          <w:rFonts w:hint="cs"/>
          <w:rtl/>
        </w:rPr>
        <w:t>,</w:t>
      </w:r>
    </w:p>
    <w:p w14:paraId="6D65F2C3" w14:textId="6EA149B9" w:rsidR="00B433C9" w:rsidRPr="00661A4E" w:rsidRDefault="00B433C9" w:rsidP="00627969">
      <w:pPr>
        <w:ind w:left="226" w:firstLine="113"/>
        <w:rPr>
          <w:rtl/>
        </w:rPr>
      </w:pPr>
      <w:r w:rsidRPr="00661A4E">
        <w:rPr>
          <w:rFonts w:hint="cs"/>
          <w:rtl/>
        </w:rPr>
        <w:t>על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הצרה</w:t>
      </w:r>
      <w:r w:rsidRPr="00661A4E">
        <w:rPr>
          <w:rtl/>
        </w:rPr>
        <w:t xml:space="preserve"> </w:t>
      </w:r>
      <w:r w:rsidR="00661A4E">
        <w:rPr>
          <w:rFonts w:hint="cs"/>
          <w:rtl/>
        </w:rPr>
        <w:t xml:space="preserve">- </w:t>
      </w:r>
      <w:r w:rsidRPr="00661A4E">
        <w:rPr>
          <w:rFonts w:hint="cs"/>
          <w:rtl/>
        </w:rPr>
        <w:t>הוא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והאחי</w:t>
      </w:r>
      <w:r w:rsidR="00661A4E">
        <w:rPr>
          <w:rFonts w:hint="cs"/>
          <w:rtl/>
        </w:rPr>
        <w:t>ן</w:t>
      </w:r>
      <w:r w:rsidRPr="00661A4E">
        <w:rPr>
          <w:rtl/>
        </w:rPr>
        <w:t xml:space="preserve"> </w:t>
      </w:r>
      <w:r w:rsidR="00661A4E" w:rsidRPr="00D1637C">
        <w:rPr>
          <w:rFonts w:cs="PFT_Frank" w:hint="eastAsia"/>
          <w:b/>
          <w:bCs/>
          <w:szCs w:val="14"/>
          <w:rtl/>
        </w:rPr>
        <w:t>ב</w:t>
      </w:r>
      <w:r w:rsidRPr="00D1637C">
        <w:rPr>
          <w:rFonts w:cs="PFT_Frank" w:hint="eastAsia"/>
          <w:b/>
          <w:bCs/>
          <w:szCs w:val="14"/>
          <w:rtl/>
        </w:rPr>
        <w:t>כרת</w:t>
      </w:r>
      <w:r w:rsidR="00661A4E">
        <w:rPr>
          <w:rFonts w:hint="cs"/>
          <w:rtl/>
        </w:rPr>
        <w:t>.</w:t>
      </w:r>
    </w:p>
    <w:p w14:paraId="4287605A" w14:textId="46547FA3" w:rsidR="00661A4E" w:rsidRDefault="00B433C9" w:rsidP="00B55EDF">
      <w:pPr>
        <w:rPr>
          <w:rStyle w:val="affff8"/>
          <w:rtl/>
        </w:rPr>
      </w:pPr>
      <w:r w:rsidRPr="002D2117">
        <w:rPr>
          <w:rStyle w:val="affff5"/>
          <w:rFonts w:hint="cs"/>
          <w:rtl/>
        </w:rPr>
        <w:t>ורי</w:t>
      </w:r>
      <w:r w:rsidRPr="002D2117">
        <w:rPr>
          <w:rStyle w:val="affff5"/>
          <w:rtl/>
        </w:rPr>
        <w:t>"</w:t>
      </w:r>
      <w:r w:rsidRPr="002D2117">
        <w:rPr>
          <w:rStyle w:val="affff5"/>
          <w:rFonts w:hint="cs"/>
          <w:rtl/>
        </w:rPr>
        <w:t>ו</w:t>
      </w:r>
      <w:r w:rsidRPr="002D2117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="00661A4E">
        <w:rPr>
          <w:rFonts w:hint="cs"/>
          <w:rtl/>
        </w:rPr>
        <w:t>על החלוצה ועל הצרה</w:t>
      </w:r>
      <w:r w:rsidRPr="00C35A2C">
        <w:rPr>
          <w:rtl/>
        </w:rPr>
        <w:t xml:space="preserve"> </w:t>
      </w:r>
      <w:r w:rsidR="00661A4E">
        <w:rPr>
          <w:rFonts w:hint="cs"/>
          <w:rtl/>
        </w:rPr>
        <w:t xml:space="preserve">- כולם </w:t>
      </w:r>
      <w:r w:rsidRPr="00D1637C">
        <w:rPr>
          <w:rFonts w:cs="PFT_Frank" w:hint="eastAsia"/>
          <w:b/>
          <w:bCs/>
          <w:szCs w:val="14"/>
          <w:rtl/>
        </w:rPr>
        <w:t>אינ</w:t>
      </w:r>
      <w:r w:rsidR="00661A4E" w:rsidRPr="00D1637C">
        <w:rPr>
          <w:rFonts w:cs="PFT_Frank" w:hint="eastAsia"/>
          <w:b/>
          <w:bCs/>
          <w:szCs w:val="14"/>
          <w:rtl/>
        </w:rPr>
        <w:t>ם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661A4E" w:rsidRPr="00D1637C">
        <w:rPr>
          <w:rFonts w:cs="PFT_Frank" w:hint="eastAsia"/>
          <w:b/>
          <w:bCs/>
          <w:szCs w:val="14"/>
          <w:rtl/>
        </w:rPr>
        <w:t>ב</w:t>
      </w:r>
      <w:r w:rsidRPr="00D1637C">
        <w:rPr>
          <w:rFonts w:cs="PFT_Frank" w:hint="eastAsia"/>
          <w:b/>
          <w:bCs/>
          <w:szCs w:val="14"/>
          <w:rtl/>
        </w:rPr>
        <w:t>כרת</w:t>
      </w:r>
      <w:r w:rsidR="00661A4E" w:rsidRPr="00BC4BA0">
        <w:rPr>
          <w:rStyle w:val="affff8"/>
          <w:rtl/>
        </w:rPr>
        <w:t xml:space="preserve"> אלא בלאו</w:t>
      </w:r>
      <w:r w:rsidR="00661A4E">
        <w:rPr>
          <w:rStyle w:val="affff8"/>
          <w:rFonts w:hint="cs"/>
          <w:rtl/>
        </w:rPr>
        <w:t>.</w:t>
      </w:r>
    </w:p>
    <w:p w14:paraId="1A13721C" w14:textId="69B2EF52" w:rsidR="00661A4E" w:rsidRDefault="00661A4E" w:rsidP="00661A4E">
      <w:pPr>
        <w:rPr>
          <w:rtl/>
        </w:rPr>
      </w:pPr>
      <w:r>
        <w:rPr>
          <w:rStyle w:val="affff5"/>
          <w:rFonts w:hint="cs"/>
          <w:rtl/>
        </w:rPr>
        <w:lastRenderedPageBreak/>
        <w:t>ט</w:t>
      </w:r>
      <w:r w:rsidR="002809F6" w:rsidRPr="00BC4BA0">
        <w:rPr>
          <w:rStyle w:val="affff5"/>
          <w:rFonts w:hint="eastAsia"/>
          <w:rtl/>
        </w:rPr>
        <w:t>עם</w:t>
      </w:r>
      <w:r w:rsidR="00B433C9" w:rsidRPr="00BC4BA0">
        <w:rPr>
          <w:rStyle w:val="affff5"/>
          <w:rtl/>
        </w:rPr>
        <w:t xml:space="preserve"> </w:t>
      </w:r>
      <w:r w:rsidR="00B433C9" w:rsidRPr="00661A4E">
        <w:rPr>
          <w:rStyle w:val="affff5"/>
          <w:rFonts w:hint="cs"/>
          <w:rtl/>
        </w:rPr>
        <w:t>ר</w:t>
      </w:r>
      <w:r w:rsidR="00B433C9" w:rsidRPr="00661A4E">
        <w:rPr>
          <w:rStyle w:val="affff5"/>
          <w:rtl/>
        </w:rPr>
        <w:t>"</w:t>
      </w:r>
      <w:r w:rsidR="00B433C9" w:rsidRPr="00661A4E">
        <w:rPr>
          <w:rStyle w:val="affff5"/>
          <w:rFonts w:hint="cs"/>
          <w:rtl/>
        </w:rPr>
        <w:t>ל:</w:t>
      </w:r>
      <w:r w:rsidR="00B433C9" w:rsidRPr="00BC4BA0">
        <w:rPr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'אשר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לא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יבנה'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כיון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שלא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בנה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שוב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לא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יבנה</w:t>
      </w:r>
      <w:r w:rsidR="00B433C9" w:rsidRPr="00C35A2C">
        <w:rPr>
          <w:rtl/>
        </w:rPr>
        <w:t xml:space="preserve">, </w:t>
      </w:r>
      <w:r w:rsidRPr="00D1637C">
        <w:rPr>
          <w:rFonts w:cs="PFT_Frank" w:hint="eastAsia"/>
          <w:b/>
          <w:bCs/>
          <w:szCs w:val="14"/>
          <w:rtl/>
        </w:rPr>
        <w:t>ודוקא</w:t>
      </w:r>
      <w:r>
        <w:rPr>
          <w:rFonts w:hint="cs"/>
          <w:rtl/>
        </w:rPr>
        <w:t xml:space="preserve"> הוא,</w:t>
      </w:r>
    </w:p>
    <w:p w14:paraId="49400AE2" w14:textId="4EC90600" w:rsidR="00B433C9" w:rsidRDefault="00B433C9" w:rsidP="00BC4BA0">
      <w:pPr>
        <w:rPr>
          <w:rtl/>
        </w:rPr>
      </w:pPr>
      <w:r w:rsidRPr="00C35A2C">
        <w:rPr>
          <w:rFonts w:hint="cs"/>
          <w:rtl/>
        </w:rPr>
        <w:t>אבל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אחיו</w:t>
      </w:r>
      <w:r w:rsidRPr="00C35A2C">
        <w:rPr>
          <w:rtl/>
        </w:rPr>
        <w:t xml:space="preserve"> </w:t>
      </w:r>
      <w:r w:rsidR="00661A4E">
        <w:rPr>
          <w:rFonts w:hint="cs"/>
          <w:rtl/>
        </w:rPr>
        <w:t>במצבם</w:t>
      </w:r>
      <w:r w:rsidRPr="00C35A2C">
        <w:rPr>
          <w:rtl/>
        </w:rPr>
        <w:t xml:space="preserve"> </w:t>
      </w:r>
      <w:r w:rsidR="00661A4E">
        <w:rPr>
          <w:rFonts w:hint="cs"/>
          <w:rtl/>
        </w:rPr>
        <w:t>הם</w:t>
      </w:r>
      <w:r w:rsidRPr="00C35A2C">
        <w:rPr>
          <w:rtl/>
        </w:rPr>
        <w:t xml:space="preserve">, </w:t>
      </w:r>
      <w:r w:rsidRPr="00D1637C">
        <w:rPr>
          <w:rFonts w:cs="PFT_Frank" w:hint="eastAsia"/>
          <w:b/>
          <w:bCs/>
          <w:szCs w:val="14"/>
          <w:rtl/>
        </w:rPr>
        <w:t>ודוקא</w:t>
      </w:r>
      <w:r w:rsidRPr="00C35A2C">
        <w:rPr>
          <w:rFonts w:hint="cs"/>
          <w:rtl/>
        </w:rPr>
        <w:t xml:space="preserve"> עליה</w:t>
      </w:r>
      <w:r w:rsidR="00661A4E">
        <w:rPr>
          <w:rFonts w:hint="cs"/>
          <w:rtl/>
        </w:rPr>
        <w:t>,</w:t>
      </w:r>
      <w:r w:rsidRPr="00C35A2C">
        <w:rPr>
          <w:rFonts w:hint="cs"/>
          <w:rtl/>
        </w:rPr>
        <w:t xml:space="preserve"> אבל צרה</w:t>
      </w:r>
      <w:r w:rsidR="00661A4E">
        <w:rPr>
          <w:rFonts w:hint="cs"/>
          <w:rtl/>
        </w:rPr>
        <w:t xml:space="preserve"> גם הוא במצבו.</w:t>
      </w:r>
    </w:p>
    <w:p w14:paraId="38EE4AF5" w14:textId="36EF0C63" w:rsidR="00B433C9" w:rsidRDefault="00661A4E" w:rsidP="00BC4BA0">
      <w:pPr>
        <w:rPr>
          <w:rtl/>
        </w:rPr>
      </w:pPr>
      <w:r>
        <w:rPr>
          <w:rStyle w:val="affff5"/>
          <w:rFonts w:hint="cs"/>
          <w:rtl/>
        </w:rPr>
        <w:t xml:space="preserve">טעם </w:t>
      </w:r>
      <w:r w:rsidR="001D039C">
        <w:rPr>
          <w:rStyle w:val="affff5"/>
          <w:rFonts w:hint="cs"/>
          <w:rtl/>
        </w:rPr>
        <w:t>רי''ו</w:t>
      </w:r>
      <w:r w:rsidR="00B433C9" w:rsidRPr="002D2117">
        <w:rPr>
          <w:rStyle w:val="affff5"/>
          <w:rFonts w:hint="cs"/>
          <w:rtl/>
        </w:rPr>
        <w:t>: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 xml:space="preserve">הוא </w:t>
      </w:r>
      <w:r>
        <w:rPr>
          <w:rFonts w:hint="cs"/>
          <w:rtl/>
        </w:rPr>
        <w:t xml:space="preserve">- </w:t>
      </w:r>
      <w:r w:rsidR="00B433C9" w:rsidRPr="00C35A2C">
        <w:rPr>
          <w:rFonts w:hint="cs"/>
          <w:rtl/>
        </w:rPr>
        <w:t xml:space="preserve">עושה שליחות </w:t>
      </w:r>
      <w:r>
        <w:rPr>
          <w:rFonts w:hint="cs"/>
          <w:rtl/>
        </w:rPr>
        <w:t>אחיו,</w:t>
      </w:r>
      <w:r w:rsidRPr="00C35A2C">
        <w:rPr>
          <w:rFonts w:hint="cs"/>
          <w:rtl/>
        </w:rPr>
        <w:t xml:space="preserve"> </w:t>
      </w:r>
      <w:r>
        <w:rPr>
          <w:rtl/>
        </w:rPr>
        <w:tab/>
      </w:r>
      <w:r w:rsidR="00B433C9" w:rsidRPr="00C35A2C">
        <w:rPr>
          <w:rFonts w:hint="cs"/>
          <w:rtl/>
        </w:rPr>
        <w:t>והיא</w:t>
      </w:r>
      <w:r>
        <w:rPr>
          <w:rFonts w:hint="cs"/>
          <w:rtl/>
        </w:rPr>
        <w:t xml:space="preserve"> -</w:t>
      </w:r>
      <w:r w:rsidR="00B433C9" w:rsidRPr="00C35A2C">
        <w:rPr>
          <w:rFonts w:hint="cs"/>
          <w:rtl/>
        </w:rPr>
        <w:t xml:space="preserve"> שליחות הצרה</w:t>
      </w:r>
      <w:r>
        <w:rPr>
          <w:rFonts w:hint="cs"/>
          <w:rtl/>
        </w:rPr>
        <w:t>.</w:t>
      </w:r>
    </w:p>
    <w:p w14:paraId="28BE5E17" w14:textId="77777777" w:rsidR="00B433C9" w:rsidRPr="00C35A2C" w:rsidRDefault="00B433C9" w:rsidP="007C50EB">
      <w:pPr>
        <w:rPr>
          <w:rtl/>
        </w:rPr>
      </w:pPr>
    </w:p>
    <w:p w14:paraId="2A2C5DF7" w14:textId="2CEAA711" w:rsidR="00B433C9" w:rsidRPr="00062827" w:rsidRDefault="00661A4E" w:rsidP="00B55EDF">
      <w:pPr>
        <w:rPr>
          <w:spacing w:val="-2"/>
          <w:rtl/>
        </w:rPr>
      </w:pPr>
      <w:r w:rsidRPr="00062827">
        <w:rPr>
          <w:rStyle w:val="affff5"/>
          <w:rFonts w:hint="eastAsia"/>
          <w:rtl/>
        </w:rPr>
        <w:t>ויקשה</w:t>
      </w:r>
      <w:r w:rsidR="00B433C9" w:rsidRPr="00062827">
        <w:rPr>
          <w:rStyle w:val="affff5"/>
          <w:rtl/>
        </w:rPr>
        <w:t xml:space="preserve"> </w:t>
      </w:r>
      <w:r w:rsidR="00B433C9" w:rsidRPr="00062827">
        <w:rPr>
          <w:rStyle w:val="affff5"/>
          <w:rFonts w:hint="cs"/>
          <w:rtl/>
        </w:rPr>
        <w:t>לר</w:t>
      </w:r>
      <w:r w:rsidR="00B433C9" w:rsidRPr="00062827">
        <w:rPr>
          <w:rStyle w:val="affff5"/>
          <w:rtl/>
        </w:rPr>
        <w:t>"</w:t>
      </w:r>
      <w:r w:rsidR="00B433C9" w:rsidRPr="00062827">
        <w:rPr>
          <w:rStyle w:val="affff5"/>
          <w:rFonts w:hint="cs"/>
          <w:rtl/>
        </w:rPr>
        <w:t>ל</w:t>
      </w:r>
      <w:r w:rsidR="00B433C9" w:rsidRPr="00062827">
        <w:rPr>
          <w:rStyle w:val="affff5"/>
          <w:rtl/>
        </w:rPr>
        <w:t>:</w:t>
      </w:r>
      <w:r w:rsidR="00B433C9" w:rsidRPr="00062827">
        <w:rPr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ה</w:t>
      </w:r>
      <w:r w:rsidR="00B433C9" w:rsidRPr="00062827">
        <w:rPr>
          <w:rFonts w:hint="cs"/>
          <w:spacing w:val="-2"/>
          <w:rtl/>
        </w:rPr>
        <w:t>חולץ</w:t>
      </w:r>
      <w:r w:rsidR="00B433C9" w:rsidRPr="00062827">
        <w:rPr>
          <w:spacing w:val="-2"/>
          <w:rtl/>
        </w:rPr>
        <w:t xml:space="preserve"> </w:t>
      </w:r>
      <w:r w:rsidR="00B433C9" w:rsidRPr="00062827">
        <w:rPr>
          <w:rFonts w:hint="cs"/>
          <w:spacing w:val="-2"/>
          <w:rtl/>
        </w:rPr>
        <w:t>ליבמתו</w:t>
      </w:r>
      <w:r w:rsidR="00B433C9" w:rsidRPr="00062827">
        <w:rPr>
          <w:spacing w:val="-2"/>
          <w:rtl/>
        </w:rPr>
        <w:t xml:space="preserve"> </w:t>
      </w:r>
      <w:r w:rsidR="00B433C9" w:rsidRPr="00062827">
        <w:rPr>
          <w:rFonts w:hint="cs"/>
          <w:spacing w:val="-2"/>
          <w:rtl/>
        </w:rPr>
        <w:t>קדשה</w:t>
      </w:r>
      <w:r w:rsidR="00B433C9" w:rsidRPr="00062827">
        <w:rPr>
          <w:spacing w:val="-2"/>
          <w:rtl/>
        </w:rPr>
        <w:t xml:space="preserve"> </w:t>
      </w:r>
      <w:r w:rsidR="00B433C9" w:rsidRPr="00062827">
        <w:rPr>
          <w:rFonts w:hint="cs"/>
          <w:spacing w:val="-2"/>
          <w:rtl/>
        </w:rPr>
        <w:t>ומת</w:t>
      </w:r>
      <w:r w:rsidRPr="00062827">
        <w:rPr>
          <w:rFonts w:hint="cs"/>
          <w:spacing w:val="-2"/>
          <w:rtl/>
        </w:rPr>
        <w:t xml:space="preserve"> </w:t>
      </w:r>
      <w:r w:rsidR="00B433C9" w:rsidRPr="00062827">
        <w:rPr>
          <w:spacing w:val="-2"/>
          <w:rtl/>
        </w:rPr>
        <w:t xml:space="preserve">- </w:t>
      </w:r>
      <w:r w:rsidR="00B433C9" w:rsidRPr="00062827">
        <w:rPr>
          <w:rFonts w:hint="cs"/>
          <w:spacing w:val="-2"/>
          <w:rtl/>
        </w:rPr>
        <w:t>צריכה</w:t>
      </w:r>
      <w:r w:rsidR="00B433C9" w:rsidRPr="00062827">
        <w:rPr>
          <w:spacing w:val="-2"/>
          <w:rtl/>
        </w:rPr>
        <w:t xml:space="preserve"> </w:t>
      </w:r>
      <w:r w:rsidR="00B433C9" w:rsidRPr="00062827">
        <w:rPr>
          <w:rFonts w:hint="cs"/>
          <w:spacing w:val="-2"/>
          <w:rtl/>
        </w:rPr>
        <w:t>חליצה</w:t>
      </w:r>
      <w:r w:rsidR="00B433C9" w:rsidRPr="00062827">
        <w:rPr>
          <w:spacing w:val="-2"/>
          <w:rtl/>
        </w:rPr>
        <w:t xml:space="preserve"> </w:t>
      </w:r>
      <w:r w:rsidR="00B433C9" w:rsidRPr="00062827">
        <w:rPr>
          <w:rFonts w:hint="cs"/>
          <w:spacing w:val="-2"/>
          <w:rtl/>
        </w:rPr>
        <w:t>מ</w:t>
      </w:r>
      <w:r w:rsidRPr="00062827">
        <w:rPr>
          <w:rFonts w:hint="cs"/>
          <w:spacing w:val="-2"/>
          <w:rtl/>
        </w:rPr>
        <w:t>ה</w:t>
      </w:r>
      <w:r w:rsidR="00B433C9" w:rsidRPr="00062827">
        <w:rPr>
          <w:rFonts w:hint="cs"/>
          <w:spacing w:val="-2"/>
          <w:rtl/>
        </w:rPr>
        <w:t>אחין</w:t>
      </w:r>
      <w:r w:rsidRPr="00062827">
        <w:rPr>
          <w:rFonts w:hint="cs"/>
          <w:spacing w:val="-2"/>
          <w:rtl/>
        </w:rPr>
        <w:t>,</w:t>
      </w:r>
    </w:p>
    <w:p w14:paraId="221371A8" w14:textId="3C13F5B6" w:rsidR="00B433C9" w:rsidRPr="006E0774" w:rsidRDefault="00661A4E" w:rsidP="00661A4E">
      <w:pPr>
        <w:rPr>
          <w:spacing w:val="-2"/>
          <w:rtl/>
        </w:rPr>
      </w:pPr>
      <w:r>
        <w:rPr>
          <w:rStyle w:val="affff5"/>
          <w:rFonts w:hint="cs"/>
          <w:rtl/>
        </w:rPr>
        <w:t>ו</w:t>
      </w:r>
      <w:r w:rsidRPr="00BC4BA0">
        <w:rPr>
          <w:rStyle w:val="affff5"/>
          <w:rFonts w:hint="eastAsia"/>
          <w:rtl/>
        </w:rPr>
        <w:t>יקשה</w:t>
      </w:r>
      <w:r w:rsidRPr="00BC4BA0">
        <w:rPr>
          <w:rStyle w:val="affff5"/>
          <w:rtl/>
        </w:rPr>
        <w:t xml:space="preserve"> </w:t>
      </w:r>
      <w:r w:rsidRPr="00BC4BA0">
        <w:rPr>
          <w:rStyle w:val="affff5"/>
          <w:rFonts w:hint="eastAsia"/>
          <w:rtl/>
        </w:rPr>
        <w:t>לרי</w:t>
      </w:r>
      <w:r w:rsidRPr="00BC4BA0">
        <w:rPr>
          <w:rStyle w:val="affff5"/>
          <w:rtl/>
        </w:rPr>
        <w:t>"ו</w:t>
      </w:r>
      <w:r>
        <w:rPr>
          <w:rStyle w:val="affff5"/>
          <w:rFonts w:hint="cs"/>
          <w:rtl/>
        </w:rPr>
        <w:t>,</w:t>
      </w:r>
      <w:r w:rsidR="00B433C9" w:rsidRPr="00BC4BA0">
        <w:rPr>
          <w:rStyle w:val="affff5"/>
          <w:rtl/>
        </w:rPr>
        <w:t xml:space="preserve"> סיפא</w:t>
      </w:r>
      <w:r w:rsidRPr="00BC4BA0">
        <w:rPr>
          <w:rStyle w:val="affff5"/>
          <w:rtl/>
        </w:rPr>
        <w:t>:</w:t>
      </w:r>
      <w:r w:rsidR="00B433C9" w:rsidRPr="006E0774">
        <w:rPr>
          <w:rFonts w:hint="cs"/>
          <w:spacing w:val="-2"/>
          <w:rtl/>
        </w:rPr>
        <w:t xml:space="preserve"> עמד אחד</w:t>
      </w:r>
      <w:r w:rsidR="00B433C9" w:rsidRPr="006E0774">
        <w:rPr>
          <w:spacing w:val="-2"/>
          <w:rtl/>
        </w:rPr>
        <w:t xml:space="preserve"> </w:t>
      </w:r>
      <w:r w:rsidR="00B433C9" w:rsidRPr="006E0774">
        <w:rPr>
          <w:rFonts w:hint="cs"/>
          <w:spacing w:val="-2"/>
          <w:rtl/>
        </w:rPr>
        <w:t>מהאחין</w:t>
      </w:r>
      <w:r w:rsidR="00B433C9" w:rsidRPr="006E0774">
        <w:rPr>
          <w:spacing w:val="-2"/>
          <w:rtl/>
        </w:rPr>
        <w:t xml:space="preserve"> </w:t>
      </w:r>
      <w:r w:rsidR="00B433C9" w:rsidRPr="006E0774">
        <w:rPr>
          <w:rFonts w:hint="cs"/>
          <w:spacing w:val="-2"/>
          <w:rtl/>
        </w:rPr>
        <w:t>וקדשה</w:t>
      </w:r>
      <w:r w:rsidR="00B433C9" w:rsidRPr="006E0774">
        <w:rPr>
          <w:spacing w:val="-2"/>
          <w:rtl/>
        </w:rPr>
        <w:t xml:space="preserve"> </w:t>
      </w:r>
      <w:r w:rsidR="00B433C9" w:rsidRPr="006E0774">
        <w:rPr>
          <w:rFonts w:hint="cs"/>
          <w:spacing w:val="-2"/>
          <w:rtl/>
        </w:rPr>
        <w:t>אין</w:t>
      </w:r>
      <w:r w:rsidR="00B433C9" w:rsidRPr="006E0774">
        <w:rPr>
          <w:spacing w:val="-2"/>
          <w:rtl/>
        </w:rPr>
        <w:t xml:space="preserve"> </w:t>
      </w:r>
      <w:r w:rsidR="00B433C9" w:rsidRPr="006E0774">
        <w:rPr>
          <w:rFonts w:hint="cs"/>
          <w:spacing w:val="-2"/>
          <w:rtl/>
        </w:rPr>
        <w:t>לה</w:t>
      </w:r>
      <w:r w:rsidR="00B433C9" w:rsidRPr="006E0774">
        <w:rPr>
          <w:spacing w:val="-2"/>
          <w:rtl/>
        </w:rPr>
        <w:t xml:space="preserve"> </w:t>
      </w:r>
      <w:r w:rsidR="00B433C9" w:rsidRPr="006E0774">
        <w:rPr>
          <w:rFonts w:hint="cs"/>
          <w:spacing w:val="-2"/>
          <w:rtl/>
        </w:rPr>
        <w:t>עליו</w:t>
      </w:r>
      <w:r w:rsidR="00B433C9" w:rsidRPr="006E0774">
        <w:rPr>
          <w:spacing w:val="-2"/>
          <w:rtl/>
        </w:rPr>
        <w:t xml:space="preserve"> </w:t>
      </w:r>
      <w:r w:rsidR="00B433C9" w:rsidRPr="006E0774">
        <w:rPr>
          <w:rFonts w:hint="cs"/>
          <w:spacing w:val="-2"/>
          <w:rtl/>
        </w:rPr>
        <w:t>כלום</w:t>
      </w:r>
      <w:r>
        <w:rPr>
          <w:rFonts w:hint="cs"/>
          <w:spacing w:val="-2"/>
          <w:rtl/>
        </w:rPr>
        <w:t>!</w:t>
      </w:r>
      <w:r w:rsidR="00B433C9" w:rsidRPr="006E0774">
        <w:rPr>
          <w:rFonts w:hint="cs"/>
          <w:spacing w:val="-2"/>
          <w:rtl/>
        </w:rPr>
        <w:t xml:space="preserve"> </w:t>
      </w:r>
    </w:p>
    <w:p w14:paraId="03F24CDB" w14:textId="77777777" w:rsidR="00B433C9" w:rsidRPr="00D238B7" w:rsidRDefault="00B433C9" w:rsidP="008E65FC">
      <w:pPr>
        <w:pStyle w:val="aff7"/>
        <w:framePr w:wrap="around"/>
        <w:rPr>
          <w:rStyle w:val="affff5"/>
          <w:rtl/>
        </w:rPr>
      </w:pPr>
      <w:r w:rsidRPr="00C35A2C">
        <w:rPr>
          <w:rFonts w:hint="cs"/>
          <w:rtl/>
        </w:rPr>
        <w:t>יא.</w:t>
      </w:r>
    </w:p>
    <w:p w14:paraId="03E92602" w14:textId="5DDFD24C" w:rsidR="001D039C" w:rsidRPr="00BC4BA0" w:rsidRDefault="00B433C9" w:rsidP="00BC4BA0">
      <w:pPr>
        <w:pStyle w:val="affff4"/>
        <w:rPr>
          <w:rtl/>
        </w:rPr>
      </w:pPr>
      <w:r>
        <w:rPr>
          <w:rStyle w:val="affff5"/>
          <w:rFonts w:hint="eastAsia"/>
          <w:rtl/>
          <w:rPrChange w:id="9016" w:author="מנוע אמוראים" w:date="2026-10-05T16:41:34Z">
            <w:rPr>
              <w:rFonts w:hint="eastAsia"/>
              <w:rtl/>
            </w:rPr>
          </w:rPrChange>
        </w:rPr>
        <w:t xml:space="preserve">ר</w:t>
      </w:r>
      <w:r>
        <w:rPr>
          <w:rStyle w:val="affff5"/>
          <w:rtl/>
          <w:rPrChange w:id="9017" w:author="מנוע אמוראים" w:date="2026-10-05T16:41:34Z">
            <w:rPr>
              <w:rtl/>
            </w:rPr>
          </w:rPrChange>
        </w:rPr>
        <w:t xml:space="preserve">"</w:t>
      </w:r>
      <w:r>
        <w:rPr>
          <w:rStyle w:val="affff5"/>
          <w:rFonts w:hint="eastAsia"/>
          <w:rtl/>
          <w:rPrChange w:id="9018" w:author="מנוע אמוראים" w:date="2026-10-05T16:41:34Z">
            <w:rPr>
              <w:rFonts w:hint="eastAsia"/>
              <w:rtl/>
            </w:rPr>
          </w:rPrChange>
        </w:rPr>
        <w:t xml:space="preserve">א</w:t>
      </w:r>
      <w:r w:rsidRPr="00BC4BA0">
        <w:rPr>
          <w:rtl/>
        </w:rPr>
        <w:t xml:space="preserve"> </w:t>
      </w:r>
      <w:r w:rsidRPr="00BC4BA0">
        <w:rPr>
          <w:rFonts w:hint="eastAsia"/>
          <w:rtl/>
        </w:rPr>
        <w:t>ס</w:t>
      </w:r>
      <w:r w:rsidRPr="00BC4BA0">
        <w:rPr>
          <w:rtl/>
        </w:rPr>
        <w:t>"</w:t>
      </w:r>
      <w:r w:rsidRPr="00BC4BA0">
        <w:rPr>
          <w:rFonts w:hint="eastAsia"/>
          <w:rtl/>
        </w:rPr>
        <w:t>ל</w:t>
      </w:r>
      <w:r w:rsidRPr="00BC4BA0">
        <w:rPr>
          <w:rtl/>
        </w:rPr>
        <w:t xml:space="preserve"> </w:t>
      </w:r>
      <w:r>
        <w:rPr>
          <w:rStyle w:val="affff5"/>
          <w:rFonts w:hint="eastAsia"/>
          <w:rtl/>
          <w:rPrChange w:id="9019" w:author="מנוע אמוראים" w:date="2026-10-05T16:41:34Z">
            <w:rPr>
              <w:rFonts w:hint="eastAsia"/>
              <w:rtl/>
            </w:rPr>
          </w:rPrChange>
        </w:rPr>
        <w:t xml:space="preserve">כר</w:t>
      </w:r>
      <w:r>
        <w:rPr>
          <w:rStyle w:val="affff5"/>
          <w:rtl/>
          <w:rPrChange w:id="9020" w:author="מנוע אמוראים" w:date="2026-10-05T16:41:34Z">
            <w:rPr>
              <w:rtl/>
            </w:rPr>
          </w:rPrChange>
        </w:rPr>
        <w:t xml:space="preserve">"</w:t>
      </w:r>
      <w:r>
        <w:rPr>
          <w:rStyle w:val="affff5"/>
          <w:rFonts w:hint="eastAsia"/>
          <w:rtl/>
          <w:rPrChange w:id="9021" w:author="מנוע אמוראים" w:date="2026-10-05T16:41:34Z">
            <w:rPr>
              <w:rFonts w:hint="eastAsia"/>
              <w:rtl/>
            </w:rPr>
          </w:rPrChange>
        </w:rPr>
        <w:t xml:space="preserve">ל</w:t>
      </w:r>
      <w:r w:rsidR="001D039C" w:rsidRPr="00BC4BA0">
        <w:rPr>
          <w:rtl/>
        </w:rPr>
        <w:t>,</w:t>
      </w:r>
      <w:r>
        <w:rPr>
          <w:rtl/>
        </w:rPr>
        <w:t xml:space="preserve"> ומתרץ </w:t>
      </w:r>
      <w:r>
        <w:rPr>
          <w:rStyle w:val="affff5"/>
          <w:rtl/>
          <w:rPrChange w:id="9022" w:author="מנוע אמוראים" w:date="2026-10-05T16:41:34Z">
            <w:rPr>
              <w:rtl/>
            </w:rPr>
          </w:rPrChange>
        </w:rPr>
        <w:t xml:space="preserve">כר"</w:t>
      </w:r>
      <w:r>
        <w:rPr>
          <w:rStyle w:val="affff5"/>
          <w:rFonts w:hint="eastAsia"/>
          <w:rtl/>
          <w:rPrChange w:id="9023" w:author="מנוע אמוראים" w:date="2026-10-05T16:41:34Z">
            <w:rPr>
              <w:rFonts w:hint="eastAsia"/>
              <w:rtl/>
            </w:rPr>
          </w:rPrChange>
        </w:rPr>
        <w:t xml:space="preserve">ש</w:t>
      </w:r>
      <w:r w:rsidRPr="00BC4BA0">
        <w:rPr>
          <w:rtl/>
        </w:rPr>
        <w:t xml:space="preserve">: </w:t>
      </w:r>
    </w:p>
    <w:p w14:paraId="6BCEDD83" w14:textId="405FD215" w:rsidR="00B433C9" w:rsidRPr="00661A4E" w:rsidRDefault="00B433C9" w:rsidP="00BC4BA0">
      <w:pPr>
        <w:rPr>
          <w:rtl/>
        </w:rPr>
      </w:pPr>
      <w:r w:rsidRPr="00661A4E">
        <w:rPr>
          <w:rFonts w:hint="cs"/>
          <w:rtl/>
        </w:rPr>
        <w:t>החולץ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ליבמתו</w:t>
      </w:r>
      <w:r w:rsidR="00661A4E">
        <w:rPr>
          <w:rFonts w:hint="cs"/>
          <w:rtl/>
        </w:rPr>
        <w:t>..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חליצה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 xml:space="preserve">מהאחין </w:t>
      </w:r>
      <w:r w:rsidR="001D039C" w:rsidRPr="00661A4E">
        <w:rPr>
          <w:rFonts w:hint="cs"/>
          <w:rtl/>
        </w:rPr>
        <w:t xml:space="preserve">- </w:t>
      </w:r>
      <w:r w:rsidRPr="00661A4E">
        <w:rPr>
          <w:rFonts w:hint="cs"/>
          <w:rtl/>
        </w:rPr>
        <w:t>אחין</w:t>
      </w:r>
      <w:r w:rsidRPr="00661A4E">
        <w:rPr>
          <w:rtl/>
        </w:rPr>
        <w:t xml:space="preserve"> </w:t>
      </w:r>
      <w:r w:rsidR="00661A4E" w:rsidRPr="00D1637C">
        <w:rPr>
          <w:rFonts w:cs="PFT_Frank" w:hint="eastAsia"/>
          <w:b/>
          <w:bCs/>
          <w:szCs w:val="14"/>
          <w:rtl/>
        </w:rPr>
        <w:t>שנולדו</w:t>
      </w:r>
      <w:r w:rsidR="00661A4E" w:rsidRPr="00D1637C">
        <w:rPr>
          <w:rFonts w:cs="PFT_Frank"/>
          <w:b/>
          <w:bCs/>
          <w:szCs w:val="14"/>
          <w:rtl/>
        </w:rPr>
        <w:t xml:space="preserve"> </w:t>
      </w:r>
      <w:r w:rsidR="00661A4E" w:rsidRPr="00D1637C">
        <w:rPr>
          <w:rFonts w:cs="PFT_Frank" w:hint="eastAsia"/>
          <w:b/>
          <w:bCs/>
          <w:szCs w:val="14"/>
          <w:rtl/>
        </w:rPr>
        <w:t>אח</w:t>
      </w:r>
      <w:r w:rsidR="00661A4E" w:rsidRPr="00D1637C">
        <w:rPr>
          <w:rFonts w:cs="PFT_Frank"/>
          <w:b/>
          <w:bCs/>
          <w:szCs w:val="14"/>
          <w:rtl/>
        </w:rPr>
        <w:t>"כ</w:t>
      </w:r>
      <w:r w:rsidR="00661A4E">
        <w:rPr>
          <w:rFonts w:hint="cs"/>
          <w:rtl/>
        </w:rPr>
        <w:t xml:space="preserve"> </w:t>
      </w:r>
      <w:r w:rsidRPr="00661A4E">
        <w:rPr>
          <w:rStyle w:val="affff5"/>
          <w:rFonts w:hint="cs"/>
          <w:rtl/>
        </w:rPr>
        <w:t>כר</w:t>
      </w:r>
      <w:r w:rsidRPr="00661A4E">
        <w:rPr>
          <w:rStyle w:val="affff5"/>
          <w:rtl/>
        </w:rPr>
        <w:t>"</w:t>
      </w:r>
      <w:r w:rsidRPr="00661A4E">
        <w:rPr>
          <w:rStyle w:val="affff5"/>
          <w:rFonts w:hint="cs"/>
          <w:rtl/>
        </w:rPr>
        <w:t>ש</w:t>
      </w:r>
      <w:r w:rsidR="00661A4E">
        <w:rPr>
          <w:rStyle w:val="affff5"/>
          <w:rFonts w:hint="cs"/>
          <w:rtl/>
        </w:rPr>
        <w:t>,</w:t>
      </w:r>
      <w:r w:rsidRPr="00661A4E">
        <w:rPr>
          <w:rFonts w:hint="cs"/>
          <w:rtl/>
        </w:rPr>
        <w:t xml:space="preserve"> </w:t>
      </w:r>
    </w:p>
    <w:p w14:paraId="7271D8D5" w14:textId="635F90F9" w:rsidR="00661A4E" w:rsidRDefault="00B433C9" w:rsidP="00661A4E">
      <w:pPr>
        <w:rPr>
          <w:rStyle w:val="affff5"/>
          <w:rtl/>
        </w:rPr>
      </w:pPr>
      <w:r w:rsidRPr="00661A4E">
        <w:rPr>
          <w:rFonts w:hint="cs"/>
          <w:rtl/>
        </w:rPr>
        <w:t>עמד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אחד</w:t>
      </w:r>
      <w:r w:rsidR="00661A4E">
        <w:rPr>
          <w:rFonts w:hint="cs"/>
          <w:rtl/>
        </w:rPr>
        <w:t>.. -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מ</w:t>
      </w:r>
      <w:r w:rsidR="00661A4E">
        <w:rPr>
          <w:rFonts w:hint="cs"/>
          <w:rtl/>
        </w:rPr>
        <w:t xml:space="preserve">אלה </w:t>
      </w:r>
      <w:r w:rsidR="00661A4E" w:rsidRPr="00D1637C">
        <w:rPr>
          <w:rFonts w:cs="PFT_Frank" w:hint="eastAsia"/>
          <w:b/>
          <w:bCs/>
          <w:szCs w:val="14"/>
          <w:rtl/>
        </w:rPr>
        <w:t>שכבר</w:t>
      </w:r>
      <w:r w:rsidR="00661A4E"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נולד</w:t>
      </w:r>
      <w:r w:rsidR="00661A4E" w:rsidRPr="00D1637C">
        <w:rPr>
          <w:rFonts w:cs="PFT_Frank" w:hint="eastAsia"/>
          <w:b/>
          <w:bCs/>
          <w:szCs w:val="14"/>
          <w:rtl/>
        </w:rPr>
        <w:t>ו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וקדשה</w:t>
      </w:r>
      <w:r w:rsidRPr="00661A4E">
        <w:rPr>
          <w:rtl/>
        </w:rPr>
        <w:t xml:space="preserve"> - </w:t>
      </w:r>
      <w:r w:rsidRPr="00661A4E">
        <w:rPr>
          <w:rFonts w:hint="cs"/>
          <w:rtl/>
        </w:rPr>
        <w:t>אי</w:t>
      </w:r>
      <w:r w:rsidR="00661A4E">
        <w:rPr>
          <w:rFonts w:hint="cs"/>
          <w:rtl/>
        </w:rPr>
        <w:t>נו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כלום</w:t>
      </w:r>
      <w:r w:rsidRPr="00661A4E">
        <w:rPr>
          <w:rtl/>
        </w:rPr>
        <w:t xml:space="preserve"> </w:t>
      </w:r>
      <w:r w:rsidRPr="00BC4BA0">
        <w:rPr>
          <w:rStyle w:val="affff5"/>
          <w:rFonts w:hint="eastAsia"/>
          <w:rtl/>
        </w:rPr>
        <w:t>כר</w:t>
      </w:r>
      <w:r w:rsidRPr="00BC4BA0">
        <w:rPr>
          <w:rStyle w:val="affff5"/>
          <w:rtl/>
        </w:rPr>
        <w:t>"</w:t>
      </w:r>
      <w:r w:rsidRPr="00BC4BA0">
        <w:rPr>
          <w:rStyle w:val="affff5"/>
          <w:rFonts w:hint="eastAsia"/>
          <w:rtl/>
        </w:rPr>
        <w:t>ל</w:t>
      </w:r>
      <w:r w:rsidR="00661A4E">
        <w:rPr>
          <w:rStyle w:val="affff5"/>
          <w:rFonts w:hint="cs"/>
          <w:rtl/>
        </w:rPr>
        <w:t>.</w:t>
      </w:r>
    </w:p>
    <w:p w14:paraId="3A95A34D" w14:textId="62E3E86F" w:rsidR="00661A4E" w:rsidRDefault="00B433C9" w:rsidP="00661A4E">
      <w:pPr>
        <w:rPr>
          <w:rStyle w:val="affff5"/>
          <w:rtl/>
        </w:rPr>
      </w:pPr>
      <w:r w:rsidRPr="00661A4E">
        <w:rPr>
          <w:rStyle w:val="affff5"/>
          <w:rFonts w:hint="cs"/>
          <w:rtl/>
        </w:rPr>
        <w:t>רבינא ס</w:t>
      </w:r>
      <w:r w:rsidRPr="00661A4E">
        <w:rPr>
          <w:rStyle w:val="affff5"/>
          <w:rtl/>
        </w:rPr>
        <w:t>"</w:t>
      </w:r>
      <w:r w:rsidRPr="00661A4E">
        <w:rPr>
          <w:rStyle w:val="affff5"/>
          <w:rFonts w:hint="cs"/>
          <w:rtl/>
        </w:rPr>
        <w:t>ל כרי</w:t>
      </w:r>
      <w:r w:rsidRPr="00661A4E">
        <w:rPr>
          <w:rStyle w:val="affff5"/>
          <w:rtl/>
        </w:rPr>
        <w:t>"</w:t>
      </w:r>
      <w:r w:rsidRPr="00661A4E">
        <w:rPr>
          <w:rStyle w:val="affff5"/>
          <w:rFonts w:hint="cs"/>
          <w:rtl/>
        </w:rPr>
        <w:t>ו</w:t>
      </w:r>
      <w:r w:rsidR="001D039C" w:rsidRPr="00661A4E">
        <w:rPr>
          <w:rStyle w:val="affff5"/>
          <w:rFonts w:hint="cs"/>
          <w:rtl/>
        </w:rPr>
        <w:t>,</w:t>
      </w:r>
      <w:r w:rsidRPr="00661A4E">
        <w:rPr>
          <w:rStyle w:val="affff5"/>
          <w:rFonts w:hint="cs"/>
          <w:rtl/>
        </w:rPr>
        <w:t xml:space="preserve"> ומתרץ</w:t>
      </w:r>
      <w:r w:rsidRPr="00661A4E">
        <w:rPr>
          <w:rStyle w:val="affff5"/>
          <w:rtl/>
        </w:rPr>
        <w:t xml:space="preserve"> </w:t>
      </w:r>
      <w:r w:rsidRPr="00661A4E">
        <w:rPr>
          <w:rStyle w:val="affff5"/>
          <w:rFonts w:hint="cs"/>
          <w:rtl/>
        </w:rPr>
        <w:t>כרבנן</w:t>
      </w:r>
      <w:r w:rsidRPr="00BC4BA0">
        <w:rPr>
          <w:rStyle w:val="affff5"/>
          <w:rtl/>
        </w:rPr>
        <w:t>:</w:t>
      </w:r>
    </w:p>
    <w:p w14:paraId="66DD2A84" w14:textId="068682D2" w:rsidR="00B16A74" w:rsidRPr="00661A4E" w:rsidRDefault="00B16A74" w:rsidP="00B16A74">
      <w:pPr>
        <w:rPr>
          <w:rtl/>
        </w:rPr>
      </w:pPr>
      <w:r w:rsidRPr="00661A4E">
        <w:rPr>
          <w:rFonts w:hint="cs"/>
          <w:rtl/>
        </w:rPr>
        <w:t>החולץ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ליבמתו</w:t>
      </w:r>
      <w:r>
        <w:rPr>
          <w:rFonts w:hint="cs"/>
          <w:rtl/>
        </w:rPr>
        <w:t>..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חליצה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מהאחין - אחין</w:t>
      </w:r>
      <w:r w:rsidRPr="00661A4E">
        <w:rPr>
          <w:rtl/>
        </w:rPr>
        <w:t xml:space="preserve"> </w:t>
      </w:r>
      <w:r w:rsidRPr="00D1637C">
        <w:rPr>
          <w:rFonts w:cs="PFT_Frank" w:hint="cs"/>
          <w:b/>
          <w:bCs/>
          <w:szCs w:val="14"/>
          <w:rtl/>
        </w:rPr>
        <w:t xml:space="preserve">שכבר נולדו </w:t>
      </w:r>
      <w:r w:rsidRPr="00661A4E">
        <w:rPr>
          <w:rStyle w:val="affff5"/>
          <w:rFonts w:hint="cs"/>
          <w:rtl/>
        </w:rPr>
        <w:t>כר</w:t>
      </w:r>
      <w:r>
        <w:rPr>
          <w:rStyle w:val="affff5"/>
          <w:rFonts w:hint="cs"/>
          <w:rtl/>
        </w:rPr>
        <w:t>י"ו,</w:t>
      </w:r>
    </w:p>
    <w:p w14:paraId="420DE338" w14:textId="1E577152" w:rsidR="00B16A74" w:rsidRPr="00615A60" w:rsidRDefault="00B16A74" w:rsidP="00615A60">
      <w:pPr>
        <w:rPr>
          <w:rFonts w:cs="PFT_Frank"/>
          <w:bCs/>
          <w:spacing w:val="-2"/>
          <w:szCs w:val="12"/>
          <w:rtl/>
        </w:rPr>
      </w:pPr>
      <w:r w:rsidRPr="00661A4E">
        <w:rPr>
          <w:rFonts w:hint="cs"/>
          <w:rtl/>
        </w:rPr>
        <w:t>עמד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אחד</w:t>
      </w:r>
      <w:r>
        <w:rPr>
          <w:rFonts w:hint="cs"/>
          <w:rtl/>
        </w:rPr>
        <w:t>.. -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מ</w:t>
      </w:r>
      <w:r>
        <w:rPr>
          <w:rFonts w:hint="cs"/>
          <w:rtl/>
        </w:rPr>
        <w:t xml:space="preserve">אלה </w:t>
      </w:r>
      <w:r w:rsidRPr="00D1637C">
        <w:rPr>
          <w:rFonts w:cs="PFT_Frank" w:hint="cs"/>
          <w:b/>
          <w:bCs/>
          <w:szCs w:val="14"/>
          <w:rtl/>
        </w:rPr>
        <w:t>שנולדו אח"כ</w:t>
      </w:r>
      <w:r>
        <w:rPr>
          <w:rFonts w:hint="cs"/>
          <w:rtl/>
        </w:rPr>
        <w:t xml:space="preserve"> </w:t>
      </w:r>
      <w:r w:rsidRPr="00661A4E">
        <w:rPr>
          <w:rFonts w:hint="cs"/>
          <w:rtl/>
        </w:rPr>
        <w:t>וקדשה</w:t>
      </w:r>
      <w:r w:rsidRPr="00661A4E">
        <w:rPr>
          <w:rtl/>
        </w:rPr>
        <w:t xml:space="preserve"> - </w:t>
      </w:r>
      <w:r w:rsidRPr="00661A4E">
        <w:rPr>
          <w:rFonts w:hint="cs"/>
          <w:rtl/>
        </w:rPr>
        <w:t>אי</w:t>
      </w:r>
      <w:r>
        <w:rPr>
          <w:rFonts w:hint="cs"/>
          <w:rtl/>
        </w:rPr>
        <w:t>נו</w:t>
      </w:r>
      <w:r w:rsidRPr="00661A4E">
        <w:rPr>
          <w:rtl/>
        </w:rPr>
        <w:t xml:space="preserve"> </w:t>
      </w:r>
      <w:r w:rsidRPr="00661A4E">
        <w:rPr>
          <w:rFonts w:hint="cs"/>
          <w:rtl/>
        </w:rPr>
        <w:t>כלום</w:t>
      </w:r>
      <w:r w:rsidRPr="00661A4E">
        <w:rPr>
          <w:rtl/>
        </w:rPr>
        <w:t xml:space="preserve"> </w:t>
      </w:r>
      <w:r w:rsidRPr="0092092D">
        <w:rPr>
          <w:rStyle w:val="affff5"/>
          <w:rFonts w:hint="cs"/>
          <w:rtl/>
        </w:rPr>
        <w:t>כר</w:t>
      </w:r>
      <w:r>
        <w:rPr>
          <w:rStyle w:val="affff5"/>
          <w:rFonts w:hint="cs"/>
          <w:rtl/>
        </w:rPr>
        <w:t>בנן.</w:t>
      </w:r>
    </w:p>
    <w:p w14:paraId="5F6F7AE1" w14:textId="21B0A405" w:rsidR="00B433C9" w:rsidRPr="00B16A74" w:rsidRDefault="00B433C9" w:rsidP="00615A60">
      <w:pPr>
        <w:pStyle w:val="affff2"/>
        <w:rPr>
          <w:rtl/>
        </w:rPr>
      </w:pPr>
      <w:bookmarkStart w:id="63" w:name="_Toc119172606"/>
      <w:bookmarkStart w:id="64" w:name="_Toc119229694"/>
      <w:r w:rsidRPr="00B16A74">
        <w:rPr>
          <w:rFonts w:hint="cs"/>
          <w:rtl/>
        </w:rPr>
        <w:t>הבא</w:t>
      </w:r>
      <w:r w:rsidRPr="00B16A74">
        <w:rPr>
          <w:rtl/>
        </w:rPr>
        <w:t xml:space="preserve"> </w:t>
      </w:r>
      <w:r w:rsidRPr="00B16A74">
        <w:rPr>
          <w:rFonts w:hint="cs"/>
          <w:rtl/>
        </w:rPr>
        <w:t>על</w:t>
      </w:r>
      <w:r w:rsidRPr="00B16A74">
        <w:rPr>
          <w:rtl/>
        </w:rPr>
        <w:t xml:space="preserve"> </w:t>
      </w:r>
      <w:r w:rsidRPr="00B16A74">
        <w:rPr>
          <w:rFonts w:hint="cs"/>
          <w:rtl/>
        </w:rPr>
        <w:t>יבמה</w:t>
      </w:r>
      <w:r w:rsidRPr="00B16A74">
        <w:rPr>
          <w:rtl/>
        </w:rPr>
        <w:t xml:space="preserve">, </w:t>
      </w:r>
      <w:r w:rsidRPr="00B16A74">
        <w:rPr>
          <w:rFonts w:hint="cs"/>
          <w:rtl/>
        </w:rPr>
        <w:t>ובא</w:t>
      </w:r>
      <w:r w:rsidRPr="00B16A74">
        <w:rPr>
          <w:rtl/>
        </w:rPr>
        <w:t xml:space="preserve"> </w:t>
      </w:r>
      <w:r w:rsidRPr="00B16A74">
        <w:rPr>
          <w:rFonts w:hint="cs"/>
          <w:rtl/>
        </w:rPr>
        <w:t>אחד</w:t>
      </w:r>
      <w:r w:rsidRPr="00B16A74">
        <w:rPr>
          <w:rtl/>
        </w:rPr>
        <w:t xml:space="preserve"> </w:t>
      </w:r>
      <w:r w:rsidRPr="00B16A74">
        <w:rPr>
          <w:rFonts w:hint="cs"/>
          <w:rtl/>
        </w:rPr>
        <w:t>מהאחין</w:t>
      </w:r>
      <w:r w:rsidRPr="00B16A74">
        <w:rPr>
          <w:rtl/>
        </w:rPr>
        <w:t xml:space="preserve"> </w:t>
      </w:r>
      <w:r w:rsidRPr="00B16A74">
        <w:rPr>
          <w:rFonts w:hint="cs"/>
          <w:rtl/>
        </w:rPr>
        <w:t>על</w:t>
      </w:r>
      <w:r w:rsidRPr="00B16A74">
        <w:rPr>
          <w:rtl/>
        </w:rPr>
        <w:t xml:space="preserve"> </w:t>
      </w:r>
      <w:r w:rsidRPr="00B16A74">
        <w:rPr>
          <w:rFonts w:hint="cs"/>
          <w:rtl/>
        </w:rPr>
        <w:t>צרתה</w:t>
      </w:r>
      <w:bookmarkEnd w:id="63"/>
      <w:bookmarkEnd w:id="64"/>
    </w:p>
    <w:p w14:paraId="52C9E9B8" w14:textId="733A105A" w:rsidR="001D039C" w:rsidRPr="00BC4BA0" w:rsidRDefault="00A66738" w:rsidP="00BC4BA0">
      <w:r w:rsidRPr="00BC4BA0">
        <w:rPr>
          <w:rStyle w:val="affff5"/>
          <w:rFonts w:hint="eastAsia"/>
          <w:rtl/>
        </w:rPr>
        <w:t>חלקו</w:t>
      </w:r>
      <w:r w:rsidR="00B433C9" w:rsidRPr="00BC4BA0">
        <w:rPr>
          <w:rStyle w:val="affff5"/>
          <w:rtl/>
        </w:rPr>
        <w:t xml:space="preserve"> </w:t>
      </w:r>
      <w:r w:rsidR="00B433C9" w:rsidRPr="00972D3A">
        <w:rPr>
          <w:rStyle w:val="affff5"/>
          <w:rFonts w:hint="cs"/>
          <w:rtl/>
        </w:rPr>
        <w:t>ר</w:t>
      </w:r>
      <w:r w:rsidR="00972D3A">
        <w:rPr>
          <w:rStyle w:val="affff5"/>
          <w:rFonts w:hint="cs"/>
          <w:rtl/>
        </w:rPr>
        <w:t>"</w:t>
      </w:r>
      <w:r w:rsidR="00B433C9" w:rsidRPr="00972D3A">
        <w:rPr>
          <w:rStyle w:val="affff5"/>
          <w:rFonts w:hint="cs"/>
          <w:rtl/>
        </w:rPr>
        <w:t>א</w:t>
      </w:r>
      <w:r w:rsidR="00B433C9" w:rsidRPr="00972D3A">
        <w:rPr>
          <w:rStyle w:val="affff5"/>
          <w:rtl/>
        </w:rPr>
        <w:t xml:space="preserve"> </w:t>
      </w:r>
      <w:r w:rsidR="00B433C9" w:rsidRPr="00972D3A">
        <w:rPr>
          <w:rStyle w:val="affff5"/>
          <w:rFonts w:hint="cs"/>
          <w:rtl/>
        </w:rPr>
        <w:t>ורבינא</w:t>
      </w:r>
      <w:r w:rsidR="00972D3A">
        <w:rPr>
          <w:rFonts w:hint="cs"/>
          <w:rtl/>
        </w:rPr>
        <w:t>:</w:t>
      </w:r>
      <w:r w:rsidR="00B433C9" w:rsidRPr="00B16A74">
        <w:rPr>
          <w:rtl/>
        </w:rPr>
        <w:t xml:space="preserve"> </w:t>
      </w:r>
      <w:r w:rsidR="001D039C" w:rsidRPr="00B16A74">
        <w:rPr>
          <w:rFonts w:hint="cs"/>
          <w:rtl/>
        </w:rPr>
        <w:t>א</w:t>
      </w:r>
      <w:r w:rsidR="00972D3A">
        <w:rPr>
          <w:rFonts w:hint="cs"/>
          <w:rtl/>
        </w:rPr>
        <w:t>ם</w:t>
      </w:r>
      <w:r w:rsidR="001D039C" w:rsidRPr="00B16A74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בכרת</w:t>
      </w:r>
      <w:r w:rsidR="001D039C" w:rsidRPr="00B16A74">
        <w:rPr>
          <w:rFonts w:hint="cs"/>
          <w:rtl/>
        </w:rPr>
        <w:t xml:space="preserve"> </w:t>
      </w:r>
      <w:r w:rsidR="001D039C" w:rsidRPr="00972D3A">
        <w:rPr>
          <w:rStyle w:val="affff5"/>
          <w:rFonts w:hint="cs"/>
          <w:rtl/>
        </w:rPr>
        <w:t>כר''</w:t>
      </w:r>
      <w:r w:rsidR="001D039C" w:rsidRPr="00FC5909">
        <w:rPr>
          <w:rStyle w:val="affff5"/>
          <w:rFonts w:hint="cs"/>
          <w:rtl/>
        </w:rPr>
        <w:t>ל,</w:t>
      </w:r>
      <w:r w:rsidR="001D039C" w:rsidRPr="00B16A74">
        <w:rPr>
          <w:rFonts w:hint="cs"/>
          <w:rtl/>
        </w:rPr>
        <w:t xml:space="preserve"> או </w:t>
      </w:r>
      <w:r w:rsidR="001D039C" w:rsidRPr="00D1637C">
        <w:rPr>
          <w:rFonts w:cs="PFT_Frank" w:hint="eastAsia"/>
          <w:b/>
          <w:bCs/>
          <w:szCs w:val="14"/>
          <w:rtl/>
        </w:rPr>
        <w:t>בעשה</w:t>
      </w:r>
      <w:r w:rsidR="00972D3A" w:rsidRPr="00BC4BA0">
        <w:rPr>
          <w:rStyle w:val="affff8"/>
          <w:rtl/>
        </w:rPr>
        <w:t xml:space="preserve"> </w:t>
      </w:r>
      <w:r w:rsidR="00972D3A" w:rsidRPr="00BC4BA0">
        <w:rPr>
          <w:rStyle w:val="affff8"/>
          <w:rFonts w:hint="eastAsia"/>
          <w:rtl/>
        </w:rPr>
        <w:t>בית</w:t>
      </w:r>
      <w:r w:rsidR="00972D3A" w:rsidRPr="00BC4BA0">
        <w:rPr>
          <w:rStyle w:val="affff8"/>
          <w:rtl/>
        </w:rPr>
        <w:t xml:space="preserve"> </w:t>
      </w:r>
      <w:r w:rsidR="00972D3A" w:rsidRPr="00BC4BA0">
        <w:rPr>
          <w:rStyle w:val="affff8"/>
          <w:rFonts w:hint="eastAsia"/>
          <w:rtl/>
        </w:rPr>
        <w:t>אחד</w:t>
      </w:r>
      <w:r w:rsidR="001D039C" w:rsidRPr="00BC4BA0">
        <w:rPr>
          <w:rStyle w:val="affff8"/>
          <w:rtl/>
        </w:rPr>
        <w:t xml:space="preserve"> </w:t>
      </w:r>
      <w:r w:rsidR="00972D3A" w:rsidRPr="00BC4BA0">
        <w:rPr>
          <w:rStyle w:val="affff8"/>
          <w:rFonts w:hint="eastAsia"/>
          <w:rtl/>
        </w:rPr>
        <w:t>ולא</w:t>
      </w:r>
      <w:r w:rsidR="00972D3A" w:rsidRPr="00BC4BA0">
        <w:rPr>
          <w:rStyle w:val="affff8"/>
          <w:rtl/>
        </w:rPr>
        <w:t xml:space="preserve"> </w:t>
      </w:r>
      <w:r w:rsidR="00972D3A" w:rsidRPr="00BC4BA0">
        <w:rPr>
          <w:rStyle w:val="affff8"/>
          <w:rFonts w:hint="eastAsia"/>
          <w:rtl/>
        </w:rPr>
        <w:t>שנים</w:t>
      </w:r>
      <w:r w:rsidR="001D039C" w:rsidRPr="00B16A74">
        <w:rPr>
          <w:rFonts w:hint="cs"/>
          <w:rtl/>
        </w:rPr>
        <w:t xml:space="preserve"> </w:t>
      </w:r>
      <w:r w:rsidR="001D039C" w:rsidRPr="00972D3A">
        <w:rPr>
          <w:rStyle w:val="affff5"/>
          <w:rFonts w:hint="cs"/>
          <w:rtl/>
        </w:rPr>
        <w:t>כרי''ו</w:t>
      </w:r>
      <w:r w:rsidR="001D039C" w:rsidRPr="00BC4BA0">
        <w:rPr>
          <w:rtl/>
        </w:rPr>
        <w:t>.</w:t>
      </w:r>
    </w:p>
    <w:p w14:paraId="4F48FE7F" w14:textId="24798298" w:rsidR="00B16A74" w:rsidRPr="00ED1167" w:rsidRDefault="00ED1167" w:rsidP="00615A60">
      <w:pPr>
        <w:pStyle w:val="affff2"/>
        <w:rPr>
          <w:rtl/>
        </w:rPr>
      </w:pPr>
      <w:bookmarkStart w:id="65" w:name="_Toc119172607"/>
      <w:bookmarkStart w:id="66" w:name="_Toc119229695"/>
      <w:r w:rsidRPr="00ED1167">
        <w:rPr>
          <w:rFonts w:hint="cs"/>
          <w:rtl/>
        </w:rPr>
        <w:t>צרת סוטה</w:t>
      </w:r>
      <w:bookmarkEnd w:id="65"/>
      <w:bookmarkEnd w:id="66"/>
    </w:p>
    <w:p w14:paraId="3F57FE1E" w14:textId="70DC0C7C" w:rsidR="00B433C9" w:rsidRPr="00C35A2C" w:rsidRDefault="00ED1167" w:rsidP="00B55EDF">
      <w:pPr>
        <w:rPr>
          <w:rtl/>
        </w:rPr>
      </w:pPr>
      <w:r>
        <w:rPr>
          <w:rStyle w:val="affff5"/>
          <w:rFonts w:hint="cs"/>
          <w:rtl/>
        </w:rPr>
        <w:t>מ</w:t>
      </w:r>
      <w:r w:rsidR="00B433C9" w:rsidRPr="00E40463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>ב</w:t>
      </w:r>
      <w:r w:rsidR="00B433C9" w:rsidRPr="00E40463">
        <w:rPr>
          <w:rStyle w:val="affff5"/>
          <w:rtl/>
        </w:rPr>
        <w:t>:</w:t>
      </w:r>
      <w:r w:rsidR="00B433C9" w:rsidRPr="0090328A">
        <w:rPr>
          <w:rFonts w:cs="PFT_Frank"/>
          <w:b/>
          <w:bCs/>
          <w:sz w:val="14"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צרת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סוטה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אסורה</w:t>
      </w:r>
      <w:r w:rsidR="00B433C9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BC4BA0">
        <w:rPr>
          <w:rStyle w:val="affff8"/>
          <w:rFonts w:hint="eastAsia"/>
          <w:rtl/>
        </w:rPr>
        <w:t>ופטורה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מחליצה</w:t>
      </w:r>
      <w:r>
        <w:rPr>
          <w:rStyle w:val="affff8"/>
          <w:rFonts w:hint="cs"/>
          <w:rtl/>
        </w:rPr>
        <w:t>,</w:t>
      </w:r>
      <w:r w:rsidR="00B433C9" w:rsidRPr="00BC4BA0">
        <w:rPr>
          <w:rtl/>
        </w:rPr>
        <w:t xml:space="preserve"> </w:t>
      </w:r>
      <w:r w:rsidR="00B433C9" w:rsidRPr="00ED1167">
        <w:rPr>
          <w:rStyle w:val="affff1"/>
          <w:rFonts w:hint="cs"/>
          <w:rtl/>
        </w:rPr>
        <w:t>'טומאה'</w:t>
      </w:r>
      <w:r w:rsidR="00B433C9" w:rsidRPr="00BF2C41">
        <w:rPr>
          <w:rStyle w:val="affff1"/>
          <w:rtl/>
        </w:rPr>
        <w:t xml:space="preserve"> </w:t>
      </w:r>
      <w:r w:rsidR="00B433C9" w:rsidRPr="00C35A2C">
        <w:rPr>
          <w:rFonts w:hint="cs"/>
          <w:rtl/>
        </w:rPr>
        <w:t>כתיב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בה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כעריות</w:t>
      </w:r>
      <w:r w:rsidR="00B433C9" w:rsidRPr="00C35A2C">
        <w:rPr>
          <w:rtl/>
        </w:rPr>
        <w:t>.</w:t>
      </w:r>
    </w:p>
    <w:p w14:paraId="2DBCA2C9" w14:textId="4CA1F598" w:rsidR="00B433C9" w:rsidRPr="00ED1167" w:rsidRDefault="00ED1167" w:rsidP="00ED1167">
      <w:pPr>
        <w:rPr>
          <w:rtl/>
        </w:rPr>
      </w:pPr>
      <w:r w:rsidRPr="00BC4BA0">
        <w:rPr>
          <w:rStyle w:val="affff5"/>
          <w:rFonts w:hint="eastAsia"/>
          <w:rtl/>
        </w:rPr>
        <w:t>ויקשה</w:t>
      </w:r>
      <w:r w:rsidR="00B433C9" w:rsidRPr="00BC4BA0">
        <w:rPr>
          <w:rStyle w:val="affff5"/>
          <w:rtl/>
        </w:rPr>
        <w:t xml:space="preserve"> </w:t>
      </w:r>
      <w:r w:rsidRPr="00BC4BA0">
        <w:rPr>
          <w:rStyle w:val="affff5"/>
          <w:rFonts w:hint="eastAsia"/>
          <w:rtl/>
        </w:rPr>
        <w:t>מ</w:t>
      </w:r>
      <w:r w:rsidR="00B433C9" w:rsidRPr="00ED1167">
        <w:rPr>
          <w:rStyle w:val="affff5"/>
          <w:rFonts w:hint="cs"/>
          <w:rtl/>
        </w:rPr>
        <w:t>ר</w:t>
      </w:r>
      <w:r w:rsidR="00B433C9" w:rsidRPr="00ED1167">
        <w:rPr>
          <w:rStyle w:val="affff5"/>
          <w:rtl/>
        </w:rPr>
        <w:t>"</w:t>
      </w:r>
      <w:r w:rsidR="00B433C9" w:rsidRPr="00ED1167">
        <w:rPr>
          <w:rStyle w:val="affff5"/>
          <w:rFonts w:hint="cs"/>
          <w:rtl/>
        </w:rPr>
        <w:t>ש</w:t>
      </w:r>
      <w:r w:rsidR="00B433C9" w:rsidRPr="00BC4BA0">
        <w:rPr>
          <w:rStyle w:val="affff5"/>
          <w:rtl/>
        </w:rPr>
        <w:t>:</w:t>
      </w:r>
      <w:r w:rsidR="00B433C9" w:rsidRPr="00ED1167">
        <w:rPr>
          <w:rtl/>
        </w:rPr>
        <w:t xml:space="preserve"> </w:t>
      </w:r>
      <w:r>
        <w:rPr>
          <w:rFonts w:hint="cs"/>
          <w:rtl/>
        </w:rPr>
        <w:t>ד</w:t>
      </w:r>
      <w:r w:rsidRPr="00ED1167">
        <w:rPr>
          <w:rFonts w:hint="cs"/>
          <w:rtl/>
        </w:rPr>
        <w:t>ייבום</w:t>
      </w:r>
      <w:r w:rsidRPr="00ED1167">
        <w:rPr>
          <w:rtl/>
        </w:rPr>
        <w:t xml:space="preserve"> </w:t>
      </w:r>
      <w:r w:rsidR="00B433C9" w:rsidRPr="00ED1167">
        <w:rPr>
          <w:rFonts w:hint="cs"/>
          <w:rtl/>
        </w:rPr>
        <w:t>או</w:t>
      </w:r>
      <w:r w:rsidR="00B433C9" w:rsidRPr="00ED1167">
        <w:rPr>
          <w:rtl/>
        </w:rPr>
        <w:t xml:space="preserve"> </w:t>
      </w:r>
      <w:r w:rsidR="00B433C9" w:rsidRPr="00ED1167">
        <w:rPr>
          <w:rFonts w:hint="cs"/>
          <w:rtl/>
        </w:rPr>
        <w:t>חליצה</w:t>
      </w:r>
      <w:r w:rsidRPr="00ED1167">
        <w:rPr>
          <w:rFonts w:hint="cs"/>
          <w:rtl/>
        </w:rPr>
        <w:t xml:space="preserve"> </w:t>
      </w:r>
      <w:r w:rsidRPr="00BC4BA0">
        <w:rPr>
          <w:rStyle w:val="affff8"/>
          <w:rFonts w:hint="eastAsia"/>
          <w:rtl/>
        </w:rPr>
        <w:t>של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ה</w:t>
      </w:r>
      <w:r w:rsidRPr="00ED1167">
        <w:rPr>
          <w:rStyle w:val="affff8"/>
          <w:rFonts w:hint="cs"/>
          <w:rtl/>
        </w:rPr>
        <w:t>ניסת ו</w:t>
      </w:r>
      <w:r w:rsidRPr="00BC4BA0">
        <w:rPr>
          <w:rStyle w:val="affff8"/>
          <w:rFonts w:hint="eastAsia"/>
          <w:rtl/>
        </w:rPr>
        <w:t>בא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בעלה</w:t>
      </w:r>
      <w:r w:rsidR="00B433C9" w:rsidRPr="00BC4BA0">
        <w:rPr>
          <w:rStyle w:val="affff8"/>
          <w:rtl/>
        </w:rPr>
        <w:t xml:space="preserve"> </w:t>
      </w:r>
      <w:r w:rsidR="00B433C9" w:rsidRPr="00ED1167">
        <w:rPr>
          <w:rFonts w:hint="cs"/>
          <w:rtl/>
        </w:rPr>
        <w:t>פוטר</w:t>
      </w:r>
      <w:r w:rsidR="00B433C9" w:rsidRPr="00ED1167">
        <w:rPr>
          <w:rtl/>
        </w:rPr>
        <w:t xml:space="preserve"> </w:t>
      </w:r>
      <w:r w:rsidR="00B433C9" w:rsidRPr="00ED1167">
        <w:rPr>
          <w:rFonts w:hint="cs"/>
          <w:rtl/>
        </w:rPr>
        <w:t>צרתה</w:t>
      </w:r>
      <w:r w:rsidRPr="00ED1167">
        <w:rPr>
          <w:rFonts w:hint="cs"/>
          <w:rtl/>
        </w:rPr>
        <w:t>,</w:t>
      </w:r>
    </w:p>
    <w:p w14:paraId="38BDC359" w14:textId="3C65D3DD" w:rsidR="00B433C9" w:rsidRPr="00ED1167" w:rsidRDefault="00ED1167" w:rsidP="00BC4BA0">
      <w:pPr>
        <w:rPr>
          <w:rtl/>
        </w:rPr>
      </w:pPr>
      <w:r w:rsidRPr="00BC4BA0">
        <w:rPr>
          <w:rStyle w:val="affff5"/>
          <w:rFonts w:hint="eastAsia"/>
          <w:rtl/>
        </w:rPr>
        <w:t>ותירץ</w:t>
      </w:r>
      <w:r w:rsidRPr="00BC4BA0">
        <w:rPr>
          <w:rStyle w:val="affff5"/>
          <w:rtl/>
        </w:rPr>
        <w:t>:</w:t>
      </w:r>
      <w:r>
        <w:rPr>
          <w:rFonts w:hint="cs"/>
          <w:rtl/>
        </w:rPr>
        <w:t xml:space="preserve"> שזה</w:t>
      </w:r>
      <w:r w:rsidR="00B433C9" w:rsidRPr="00ED1167">
        <w:rPr>
          <w:rtl/>
        </w:rPr>
        <w:t xml:space="preserve"> </w:t>
      </w:r>
      <w:r>
        <w:rPr>
          <w:rFonts w:hint="cs"/>
          <w:rtl/>
        </w:rPr>
        <w:t>ב</w:t>
      </w:r>
      <w:r w:rsidR="00B433C9" w:rsidRPr="00ED1167">
        <w:rPr>
          <w:rFonts w:hint="cs"/>
          <w:rtl/>
        </w:rPr>
        <w:t>סוטה</w:t>
      </w:r>
      <w:r w:rsidR="00B433C9" w:rsidRPr="00ED1167">
        <w:rPr>
          <w:rtl/>
        </w:rPr>
        <w:t xml:space="preserve"> </w:t>
      </w:r>
      <w:r w:rsidR="00B433C9" w:rsidRPr="00ED1167">
        <w:rPr>
          <w:rFonts w:hint="cs"/>
          <w:rtl/>
        </w:rPr>
        <w:t>דרבנן</w:t>
      </w:r>
      <w:r w:rsidR="00B433C9" w:rsidRPr="00ED1167">
        <w:rPr>
          <w:rtl/>
        </w:rPr>
        <w:t>.</w:t>
      </w:r>
    </w:p>
    <w:p w14:paraId="6ECC80E9" w14:textId="1B5AD2AC" w:rsidR="00B433C9" w:rsidRPr="00ED1167" w:rsidRDefault="00ED1167" w:rsidP="00BC4BA0">
      <w:pPr>
        <w:rPr>
          <w:rtl/>
        </w:rPr>
      </w:pPr>
      <w:r>
        <w:rPr>
          <w:rStyle w:val="affff5"/>
          <w:rFonts w:hint="cs"/>
          <w:rtl/>
        </w:rPr>
        <w:t>ו</w:t>
      </w:r>
      <w:r w:rsidRPr="00BC4BA0">
        <w:rPr>
          <w:rStyle w:val="affff5"/>
          <w:rFonts w:hint="eastAsia"/>
          <w:rtl/>
        </w:rPr>
        <w:t>יקשה</w:t>
      </w:r>
      <w:r w:rsidRPr="00BC4BA0">
        <w:rPr>
          <w:rStyle w:val="affff5"/>
          <w:rtl/>
        </w:rPr>
        <w:t>:</w:t>
      </w:r>
      <w:r>
        <w:rPr>
          <w:rFonts w:hint="cs"/>
          <w:rtl/>
        </w:rPr>
        <w:t xml:space="preserve"> מ</w:t>
      </w:r>
      <w:r w:rsidR="00B433C9" w:rsidRPr="00BC4BA0">
        <w:rPr>
          <w:rFonts w:hint="eastAsia"/>
          <w:rtl/>
        </w:rPr>
        <w:t>נכנסה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עמו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לסתר</w:t>
      </w:r>
      <w:r>
        <w:rPr>
          <w:rFonts w:hint="cs"/>
          <w:rtl/>
        </w:rPr>
        <w:t xml:space="preserve"> </w:t>
      </w:r>
      <w:r w:rsidR="00B433C9" w:rsidRPr="00BC4BA0">
        <w:rPr>
          <w:rFonts w:hint="eastAsia"/>
          <w:rtl/>
        </w:rPr>
        <w:t>אסורה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לביתה</w:t>
      </w:r>
      <w:r w:rsidR="00B433C9" w:rsidRPr="00BC4BA0">
        <w:rPr>
          <w:rtl/>
        </w:rPr>
        <w:t>,</w:t>
      </w:r>
      <w:r w:rsidR="00B433C9" w:rsidRPr="00ED1167">
        <w:rPr>
          <w:rtl/>
        </w:rPr>
        <w:t xml:space="preserve"> </w:t>
      </w:r>
      <w:r>
        <w:rPr>
          <w:rFonts w:hint="cs"/>
          <w:rtl/>
        </w:rPr>
        <w:t xml:space="preserve">ואם </w:t>
      </w:r>
      <w:r w:rsidR="00B433C9" w:rsidRPr="00ED1167">
        <w:rPr>
          <w:rFonts w:hint="cs"/>
          <w:rtl/>
        </w:rPr>
        <w:t>מת</w:t>
      </w:r>
      <w:r w:rsidR="00B433C9" w:rsidRPr="00ED1167">
        <w:rPr>
          <w:rtl/>
        </w:rPr>
        <w:t xml:space="preserve"> - </w:t>
      </w:r>
      <w:r w:rsidR="00B433C9" w:rsidRPr="00ED1167">
        <w:rPr>
          <w:rFonts w:hint="cs"/>
          <w:rtl/>
        </w:rPr>
        <w:t>חולצת</w:t>
      </w:r>
      <w:r w:rsidR="00B433C9" w:rsidRPr="00ED1167">
        <w:rPr>
          <w:rtl/>
        </w:rPr>
        <w:t>!</w:t>
      </w:r>
    </w:p>
    <w:p w14:paraId="367A69A6" w14:textId="66444406" w:rsidR="00B433C9" w:rsidRPr="00ED1167" w:rsidRDefault="00ED1167" w:rsidP="00ED1167">
      <w:pPr>
        <w:rPr>
          <w:rtl/>
        </w:rPr>
      </w:pPr>
      <w:r w:rsidRPr="00BC4BA0">
        <w:rPr>
          <w:rStyle w:val="affff5"/>
          <w:rFonts w:hint="eastAsia"/>
          <w:rtl/>
        </w:rPr>
        <w:t>ותירץ</w:t>
      </w:r>
      <w:r w:rsidRPr="00BC4BA0">
        <w:rPr>
          <w:rStyle w:val="affff5"/>
          <w:rtl/>
        </w:rPr>
        <w:t>:</w:t>
      </w:r>
      <w:r w:rsidR="00B433C9" w:rsidRPr="00ED1167">
        <w:rPr>
          <w:rtl/>
        </w:rPr>
        <w:t xml:space="preserve"> </w:t>
      </w:r>
      <w:r>
        <w:rPr>
          <w:rFonts w:hint="cs"/>
          <w:rtl/>
        </w:rPr>
        <w:t>שזה</w:t>
      </w:r>
      <w:r w:rsidR="00B433C9" w:rsidRPr="00ED1167">
        <w:rPr>
          <w:rtl/>
        </w:rPr>
        <w:t xml:space="preserve"> </w:t>
      </w:r>
      <w:r>
        <w:rPr>
          <w:rFonts w:hint="cs"/>
          <w:rtl/>
        </w:rPr>
        <w:t>ב</w:t>
      </w:r>
      <w:r w:rsidR="00B433C9" w:rsidRPr="00ED1167">
        <w:rPr>
          <w:rFonts w:hint="cs"/>
          <w:rtl/>
        </w:rPr>
        <w:t>סוטה</w:t>
      </w:r>
      <w:r w:rsidR="00B433C9" w:rsidRPr="00ED1167">
        <w:rPr>
          <w:rtl/>
        </w:rPr>
        <w:t xml:space="preserve"> </w:t>
      </w:r>
      <w:r w:rsidR="00B433C9" w:rsidRPr="00ED1167">
        <w:rPr>
          <w:rFonts w:hint="cs"/>
          <w:rtl/>
        </w:rPr>
        <w:t>ספק</w:t>
      </w:r>
      <w:r w:rsidR="00B433C9" w:rsidRPr="00ED1167">
        <w:rPr>
          <w:rtl/>
        </w:rPr>
        <w:t>.</w:t>
      </w:r>
    </w:p>
    <w:p w14:paraId="0067407D" w14:textId="277A2C6D" w:rsidR="00B433C9" w:rsidRPr="00ED1167" w:rsidRDefault="00ED1167" w:rsidP="00BC4BA0">
      <w:pPr>
        <w:rPr>
          <w:rtl/>
        </w:rPr>
      </w:pPr>
      <w:r>
        <w:rPr>
          <w:rStyle w:val="affff5"/>
          <w:rFonts w:hint="cs"/>
          <w:rtl/>
        </w:rPr>
        <w:t>וי</w:t>
      </w:r>
      <w:r w:rsidRPr="00BC4BA0">
        <w:rPr>
          <w:rStyle w:val="affff5"/>
          <w:rFonts w:hint="eastAsia"/>
          <w:rtl/>
        </w:rPr>
        <w:t>קשה</w:t>
      </w:r>
      <w:r w:rsidRPr="00BC4BA0">
        <w:rPr>
          <w:rStyle w:val="affff5"/>
          <w:rtl/>
        </w:rPr>
        <w:t xml:space="preserve"> </w:t>
      </w:r>
      <w:r w:rsidRPr="00BC4BA0">
        <w:rPr>
          <w:rStyle w:val="affff5"/>
          <w:rFonts w:hint="eastAsia"/>
          <w:rtl/>
        </w:rPr>
        <w:t>ע</w:t>
      </w:r>
      <w:r w:rsidRPr="00BC4BA0">
        <w:rPr>
          <w:rStyle w:val="affff5"/>
          <w:rtl/>
        </w:rPr>
        <w:t>"ז</w:t>
      </w:r>
      <w:r>
        <w:rPr>
          <w:rStyle w:val="affff5"/>
          <w:rFonts w:hint="cs"/>
          <w:rtl/>
        </w:rPr>
        <w:t>: דריב"כ</w:t>
      </w:r>
      <w:r w:rsidR="00B433C9" w:rsidRPr="00ED1167">
        <w:rPr>
          <w:rtl/>
        </w:rPr>
        <w:t xml:space="preserve"> </w:t>
      </w:r>
      <w:r>
        <w:rPr>
          <w:rFonts w:hint="cs"/>
          <w:rtl/>
        </w:rPr>
        <w:t>ל</w:t>
      </w:r>
      <w:r w:rsidR="00B433C9" w:rsidRPr="00ED1167">
        <w:rPr>
          <w:rFonts w:hint="cs"/>
          <w:rtl/>
        </w:rPr>
        <w:t>החזיר</w:t>
      </w:r>
      <w:r w:rsidR="00B433C9" w:rsidRPr="00ED1167">
        <w:rPr>
          <w:rtl/>
        </w:rPr>
        <w:t xml:space="preserve"> </w:t>
      </w:r>
      <w:r w:rsidR="00B433C9" w:rsidRPr="00ED1167">
        <w:rPr>
          <w:rFonts w:hint="cs"/>
          <w:rtl/>
        </w:rPr>
        <w:t>גרושתו</w:t>
      </w:r>
      <w:r w:rsidR="00B433C9" w:rsidRPr="00ED1167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ש</w:t>
      </w:r>
      <w:r w:rsidR="00B433C9" w:rsidRPr="00D1637C">
        <w:rPr>
          <w:rFonts w:cs="PFT_Frank" w:hint="eastAsia"/>
          <w:b/>
          <w:bCs/>
          <w:szCs w:val="14"/>
          <w:rtl/>
        </w:rPr>
        <w:t>נישא</w:t>
      </w:r>
      <w:r w:rsidRPr="00D1637C">
        <w:rPr>
          <w:rFonts w:cs="PFT_Frank" w:hint="eastAsia"/>
          <w:b/>
          <w:bCs/>
          <w:szCs w:val="14"/>
          <w:rtl/>
        </w:rPr>
        <w:t>ת</w:t>
      </w:r>
      <w:r w:rsidR="00B433C9" w:rsidRPr="00ED1167">
        <w:rPr>
          <w:rtl/>
        </w:rPr>
        <w:t xml:space="preserve"> </w:t>
      </w:r>
      <w:r w:rsidR="00910C1F">
        <w:rPr>
          <w:rFonts w:hint="cs"/>
          <w:rtl/>
        </w:rPr>
        <w:t xml:space="preserve">- </w:t>
      </w:r>
      <w:r w:rsidR="00B433C9" w:rsidRPr="00ED1167">
        <w:rPr>
          <w:rFonts w:hint="cs"/>
          <w:rtl/>
        </w:rPr>
        <w:t>אסור</w:t>
      </w:r>
      <w:r w:rsidR="00B433C9" w:rsidRPr="00ED1167">
        <w:rPr>
          <w:rtl/>
        </w:rPr>
        <w:t xml:space="preserve">, </w:t>
      </w:r>
      <w:r w:rsidRPr="00D1637C">
        <w:rPr>
          <w:rFonts w:cs="PFT_Frank" w:hint="eastAsia"/>
          <w:b/>
          <w:bCs/>
          <w:szCs w:val="14"/>
          <w:rtl/>
        </w:rPr>
        <w:t>שנת</w:t>
      </w:r>
      <w:r w:rsidR="00B433C9" w:rsidRPr="00D1637C">
        <w:rPr>
          <w:rFonts w:cs="PFT_Frank" w:hint="eastAsia"/>
          <w:b/>
          <w:bCs/>
          <w:szCs w:val="14"/>
          <w:rtl/>
        </w:rPr>
        <w:t>ארס</w:t>
      </w:r>
      <w:r w:rsidRPr="00D1637C">
        <w:rPr>
          <w:rFonts w:cs="PFT_Frank" w:hint="eastAsia"/>
          <w:b/>
          <w:bCs/>
          <w:szCs w:val="14"/>
          <w:rtl/>
        </w:rPr>
        <w:t>ה</w:t>
      </w:r>
      <w:r w:rsidR="00B433C9" w:rsidRPr="00ED1167">
        <w:rPr>
          <w:rtl/>
        </w:rPr>
        <w:t xml:space="preserve"> </w:t>
      </w:r>
      <w:r w:rsidR="00910C1F">
        <w:rPr>
          <w:rFonts w:hint="cs"/>
          <w:rtl/>
        </w:rPr>
        <w:t xml:space="preserve">- </w:t>
      </w:r>
      <w:r w:rsidR="00B433C9" w:rsidRPr="00ED1167">
        <w:rPr>
          <w:rFonts w:hint="cs"/>
          <w:rtl/>
        </w:rPr>
        <w:t>מותר</w:t>
      </w:r>
      <w:r w:rsidR="00B433C9" w:rsidRPr="00ED1167">
        <w:rPr>
          <w:rtl/>
        </w:rPr>
        <w:t xml:space="preserve">, </w:t>
      </w:r>
      <w:r w:rsidR="00B433C9" w:rsidRPr="00BC4BA0">
        <w:rPr>
          <w:rStyle w:val="affff1"/>
          <w:rFonts w:hint="eastAsia"/>
          <w:rtl/>
        </w:rPr>
        <w:t>ד</w:t>
      </w:r>
      <w:r w:rsidR="00B433C9" w:rsidRPr="00BC4BA0">
        <w:rPr>
          <w:rStyle w:val="affff1"/>
          <w:rtl/>
        </w:rPr>
        <w:t>'</w:t>
      </w:r>
      <w:r w:rsidR="00B433C9" w:rsidRPr="00ED1167">
        <w:rPr>
          <w:rStyle w:val="affff1"/>
          <w:rFonts w:hint="cs"/>
          <w:rtl/>
        </w:rPr>
        <w:t>אחרי אשר הוטמאה'</w:t>
      </w:r>
      <w:r>
        <w:rPr>
          <w:rFonts w:hint="cs"/>
          <w:rtl/>
        </w:rPr>
        <w:t>,</w:t>
      </w:r>
    </w:p>
    <w:p w14:paraId="1421B329" w14:textId="308535DC" w:rsidR="00B433C9" w:rsidRPr="00ED1167" w:rsidRDefault="00B433C9" w:rsidP="00BC4BA0">
      <w:pPr>
        <w:rPr>
          <w:rtl/>
        </w:rPr>
      </w:pPr>
      <w:r w:rsidRPr="00ED1167">
        <w:rPr>
          <w:rStyle w:val="affff5"/>
          <w:rFonts w:hint="cs"/>
          <w:rtl/>
        </w:rPr>
        <w:t>וחכ</w:t>
      </w:r>
      <w:r w:rsidRPr="00ED1167">
        <w:rPr>
          <w:rStyle w:val="affff5"/>
          <w:rtl/>
        </w:rPr>
        <w:t>"</w:t>
      </w:r>
      <w:r w:rsidRPr="00ED1167">
        <w:rPr>
          <w:rStyle w:val="affff5"/>
          <w:rFonts w:hint="cs"/>
          <w:rtl/>
        </w:rPr>
        <w:t>א</w:t>
      </w:r>
      <w:r w:rsidRPr="00ED1167">
        <w:rPr>
          <w:rStyle w:val="affff5"/>
          <w:rtl/>
        </w:rPr>
        <w:t>:</w:t>
      </w:r>
      <w:r w:rsidRPr="00ED1167">
        <w:rPr>
          <w:rtl/>
        </w:rPr>
        <w:t xml:space="preserve"> </w:t>
      </w:r>
      <w:r w:rsidRPr="00ED1167">
        <w:rPr>
          <w:rFonts w:hint="cs"/>
          <w:rtl/>
        </w:rPr>
        <w:t>זו</w:t>
      </w:r>
      <w:r w:rsidRPr="00ED1167">
        <w:rPr>
          <w:rtl/>
        </w:rPr>
        <w:t xml:space="preserve"> </w:t>
      </w:r>
      <w:r w:rsidRPr="00ED1167">
        <w:rPr>
          <w:rFonts w:hint="cs"/>
          <w:rtl/>
        </w:rPr>
        <w:t>וזו</w:t>
      </w:r>
      <w:r w:rsidRPr="00ED1167">
        <w:rPr>
          <w:rtl/>
        </w:rPr>
        <w:t xml:space="preserve"> </w:t>
      </w:r>
      <w:r w:rsidRPr="00ED1167">
        <w:rPr>
          <w:rFonts w:hint="cs"/>
          <w:rtl/>
        </w:rPr>
        <w:t>אסור</w:t>
      </w:r>
      <w:r w:rsidRPr="00ED1167">
        <w:rPr>
          <w:rtl/>
        </w:rPr>
        <w:t>,</w:t>
      </w:r>
      <w:r w:rsidRPr="00BC4BA0">
        <w:rPr>
          <w:rtl/>
        </w:rPr>
        <w:t xml:space="preserve"> </w:t>
      </w:r>
      <w:r w:rsidRPr="00ED1167">
        <w:rPr>
          <w:rStyle w:val="affff1"/>
          <w:rFonts w:hint="cs"/>
          <w:rtl/>
        </w:rPr>
        <w:t>ו'הוטמאה'</w:t>
      </w:r>
      <w:r w:rsidRPr="00ED1167">
        <w:rPr>
          <w:rFonts w:hint="cs"/>
          <w:rtl/>
        </w:rPr>
        <w:t xml:space="preserve"> לסוטה</w:t>
      </w:r>
      <w:r w:rsidRPr="00ED1167">
        <w:rPr>
          <w:rtl/>
        </w:rPr>
        <w:t xml:space="preserve"> </w:t>
      </w:r>
      <w:r w:rsidRPr="00ED1167">
        <w:rPr>
          <w:rFonts w:hint="cs"/>
          <w:rtl/>
        </w:rPr>
        <w:t>שנסתרה</w:t>
      </w:r>
      <w:r w:rsidR="00ED1167">
        <w:rPr>
          <w:rFonts w:hint="cs"/>
          <w:rtl/>
        </w:rPr>
        <w:t xml:space="preserve"> </w:t>
      </w:r>
      <w:r w:rsidR="00ED1167">
        <w:rPr>
          <w:rStyle w:val="affff8"/>
          <w:rFonts w:hint="cs"/>
          <w:rtl/>
        </w:rPr>
        <w:t>ד</w:t>
      </w:r>
      <w:r w:rsidR="00ED1167" w:rsidRPr="00BC4BA0">
        <w:rPr>
          <w:rStyle w:val="affff8"/>
          <w:rFonts w:hint="eastAsia"/>
          <w:rtl/>
        </w:rPr>
        <w:t>ספק</w:t>
      </w:r>
      <w:r w:rsidR="00ED1167">
        <w:rPr>
          <w:rFonts w:hint="cs"/>
          <w:rtl/>
        </w:rPr>
        <w:t>!</w:t>
      </w:r>
    </w:p>
    <w:p w14:paraId="12B508E4" w14:textId="503C7C42" w:rsidR="00B433C9" w:rsidRPr="00C35A2C" w:rsidRDefault="00B433C9" w:rsidP="00615A60">
      <w:pPr>
        <w:ind w:firstLine="113"/>
        <w:rPr>
          <w:rtl/>
        </w:rPr>
      </w:pPr>
      <w:r w:rsidRPr="00ED1167">
        <w:rPr>
          <w:rtl/>
        </w:rPr>
        <w:t xml:space="preserve">- </w:t>
      </w:r>
      <w:r w:rsidRPr="00ED1167">
        <w:rPr>
          <w:rFonts w:hint="cs"/>
          <w:rtl/>
        </w:rPr>
        <w:t>נסתרה היינו</w:t>
      </w:r>
      <w:r w:rsidRPr="00ED1167">
        <w:rPr>
          <w:rtl/>
        </w:rPr>
        <w:t xml:space="preserve"> </w:t>
      </w:r>
      <w:r w:rsidRPr="00ED1167">
        <w:rPr>
          <w:rFonts w:hint="cs"/>
          <w:rtl/>
        </w:rPr>
        <w:t>נבעלה</w:t>
      </w:r>
      <w:r w:rsidR="00ED1167" w:rsidRPr="00BC4BA0">
        <w:rPr>
          <w:rtl/>
        </w:rPr>
        <w:t xml:space="preserve">, </w:t>
      </w:r>
      <w:r w:rsidR="00ED1167" w:rsidRPr="00D1637C">
        <w:rPr>
          <w:rFonts w:cs="PFT_Frank" w:hint="eastAsia"/>
          <w:b/>
          <w:bCs/>
          <w:szCs w:val="14"/>
          <w:rtl/>
        </w:rPr>
        <w:t>ואף</w:t>
      </w:r>
      <w:r w:rsidR="00ED1167">
        <w:rPr>
          <w:rFonts w:hint="cs"/>
          <w:rtl/>
        </w:rPr>
        <w:t xml:space="preserve"> שכבר כתוב </w:t>
      </w:r>
      <w:r w:rsidR="00ED1167" w:rsidRPr="00BC4BA0">
        <w:rPr>
          <w:rStyle w:val="affff1"/>
          <w:rtl/>
        </w:rPr>
        <w:t xml:space="preserve">'והיא </w:t>
      </w:r>
      <w:r w:rsidR="00ED1167" w:rsidRPr="00BC4BA0">
        <w:rPr>
          <w:rStyle w:val="affff1"/>
          <w:rFonts w:hint="eastAsia"/>
          <w:rtl/>
        </w:rPr>
        <w:t>נטמאה</w:t>
      </w:r>
      <w:r w:rsidR="00ED1167" w:rsidRPr="00BC4BA0">
        <w:rPr>
          <w:rStyle w:val="affff1"/>
          <w:rtl/>
        </w:rPr>
        <w:t>'</w:t>
      </w:r>
      <w:r w:rsidR="00ED1167">
        <w:rPr>
          <w:rFonts w:hint="cs"/>
          <w:rtl/>
        </w:rPr>
        <w:t xml:space="preserve"> - ללאו.</w:t>
      </w:r>
    </w:p>
    <w:p w14:paraId="67E1A96D" w14:textId="34EEAEA3" w:rsidR="00ED1167" w:rsidRPr="00BC4BA0" w:rsidRDefault="00ED1167" w:rsidP="00615A60">
      <w:pPr>
        <w:pStyle w:val="affff2"/>
        <w:rPr>
          <w:rtl/>
        </w:rPr>
      </w:pPr>
      <w:bookmarkStart w:id="67" w:name="_Toc119172608"/>
      <w:bookmarkStart w:id="68" w:name="_Toc119229696"/>
      <w:r w:rsidRPr="00BC4BA0">
        <w:rPr>
          <w:rFonts w:hint="eastAsia"/>
          <w:rtl/>
        </w:rPr>
        <w:lastRenderedPageBreak/>
        <w:t>צרת</w:t>
      </w:r>
      <w:r w:rsidRPr="00BC4BA0">
        <w:rPr>
          <w:rtl/>
        </w:rPr>
        <w:t xml:space="preserve"> מחזיר גרושתו </w:t>
      </w:r>
      <w:r w:rsidRPr="00BC4BA0">
        <w:rPr>
          <w:rStyle w:val="affff8"/>
          <w:rFonts w:cs="PFT_Frank" w:hint="eastAsia"/>
          <w:rtl/>
        </w:rPr>
        <w:t>לריב</w:t>
      </w:r>
      <w:r w:rsidRPr="00BC4BA0">
        <w:rPr>
          <w:rStyle w:val="affff8"/>
          <w:rFonts w:cs="PFT_Frank"/>
          <w:rtl/>
        </w:rPr>
        <w:t xml:space="preserve">"כ </w:t>
      </w:r>
      <w:r w:rsidRPr="00BC4BA0">
        <w:rPr>
          <w:rStyle w:val="affff8"/>
          <w:rFonts w:cs="PFT_Frank" w:hint="eastAsia"/>
          <w:rtl/>
        </w:rPr>
        <w:t>ולרבנן</w:t>
      </w:r>
      <w:bookmarkEnd w:id="67"/>
      <w:bookmarkEnd w:id="68"/>
    </w:p>
    <w:p w14:paraId="4622C781" w14:textId="68978F88" w:rsidR="00B433C9" w:rsidRPr="00CA6486" w:rsidRDefault="00B433C9" w:rsidP="00CA6486">
      <w:pPr>
        <w:rPr>
          <w:rtl/>
        </w:rPr>
      </w:pPr>
      <w:r w:rsidRPr="00E40463">
        <w:rPr>
          <w:rStyle w:val="affff5"/>
          <w:rFonts w:hint="cs"/>
          <w:rtl/>
        </w:rPr>
        <w:t>ר</w:t>
      </w:r>
      <w:r w:rsidRPr="00E40463">
        <w:rPr>
          <w:rStyle w:val="affff5"/>
          <w:rtl/>
        </w:rPr>
        <w:t>"</w:t>
      </w:r>
      <w:r w:rsidRPr="00E40463">
        <w:rPr>
          <w:rStyle w:val="affff5"/>
          <w:rFonts w:hint="cs"/>
          <w:rtl/>
        </w:rPr>
        <w:t>י מר</w:t>
      </w:r>
      <w:r w:rsidRPr="00E40463">
        <w:rPr>
          <w:rStyle w:val="affff5"/>
          <w:rtl/>
        </w:rPr>
        <w:t>"</w:t>
      </w:r>
      <w:r w:rsidRPr="00E40463">
        <w:rPr>
          <w:rStyle w:val="affff5"/>
          <w:rFonts w:hint="cs"/>
          <w:rtl/>
        </w:rPr>
        <w:t>ש</w:t>
      </w:r>
      <w:r w:rsidRPr="00E40463">
        <w:rPr>
          <w:rStyle w:val="affff5"/>
          <w:rtl/>
        </w:rPr>
        <w:t>:</w:t>
      </w:r>
      <w:r w:rsidRPr="0090328A">
        <w:rPr>
          <w:rtl/>
        </w:rPr>
        <w:t xml:space="preserve"> </w:t>
      </w:r>
      <w:r w:rsidRPr="00CA6486">
        <w:rPr>
          <w:rFonts w:hint="cs"/>
          <w:rtl/>
        </w:rPr>
        <w:t>המחזיר</w:t>
      </w:r>
      <w:r w:rsidRPr="00CA6486">
        <w:rPr>
          <w:rtl/>
        </w:rPr>
        <w:t xml:space="preserve"> </w:t>
      </w:r>
      <w:r w:rsidRPr="00CA6486">
        <w:rPr>
          <w:rFonts w:hint="cs"/>
          <w:rtl/>
        </w:rPr>
        <w:t>גרושתו</w:t>
      </w:r>
      <w:r w:rsidRPr="00CA6486">
        <w:rPr>
          <w:rtl/>
        </w:rPr>
        <w:t xml:space="preserve"> </w:t>
      </w:r>
      <w:r w:rsidRPr="00CA6486">
        <w:rPr>
          <w:rFonts w:hint="cs"/>
          <w:rtl/>
        </w:rPr>
        <w:t>משניסת</w:t>
      </w:r>
      <w:r w:rsidRPr="00CA6486">
        <w:rPr>
          <w:rtl/>
        </w:rPr>
        <w:t xml:space="preserve"> </w:t>
      </w:r>
      <w:r w:rsidRPr="00CA6486">
        <w:rPr>
          <w:rFonts w:hint="cs"/>
          <w:rtl/>
        </w:rPr>
        <w:t>ומת</w:t>
      </w:r>
      <w:r w:rsidRPr="00CA6486">
        <w:rPr>
          <w:rtl/>
        </w:rPr>
        <w:t xml:space="preserve">, </w:t>
      </w:r>
      <w:r w:rsidRPr="00D1637C">
        <w:rPr>
          <w:rFonts w:cs="PFT_Frank" w:hint="eastAsia"/>
          <w:b/>
          <w:bCs/>
          <w:szCs w:val="14"/>
          <w:rtl/>
        </w:rPr>
        <w:t>צרתה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מהו</w:t>
      </w:r>
      <w:r w:rsidRPr="00CA6486">
        <w:rPr>
          <w:rtl/>
        </w:rPr>
        <w:t>?</w:t>
      </w:r>
    </w:p>
    <w:p w14:paraId="3F4C6DF0" w14:textId="14B35ED0" w:rsidR="00B433C9" w:rsidRDefault="00CA6486" w:rsidP="00CA6486">
      <w:pPr>
        <w:rPr>
          <w:rtl/>
        </w:rPr>
      </w:pPr>
      <w:r w:rsidRPr="00BC4BA0">
        <w:rPr>
          <w:rStyle w:val="affff5"/>
          <w:rFonts w:hint="eastAsia"/>
          <w:rtl/>
        </w:rPr>
        <w:t>א</w:t>
      </w:r>
      <w:r w:rsidRPr="00BC4BA0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DB5213">
        <w:rPr>
          <w:rStyle w:val="affff5"/>
          <w:rFonts w:hint="cs"/>
          <w:rtl/>
        </w:rPr>
        <w:t>ל</w:t>
      </w:r>
      <w:r w:rsidR="00B433C9" w:rsidRPr="00E40463">
        <w:rPr>
          <w:rStyle w:val="affff5"/>
          <w:rFonts w:hint="cs"/>
          <w:rtl/>
        </w:rPr>
        <w:t>ריב''כ</w:t>
      </w:r>
      <w:r w:rsidR="00B433C9">
        <w:rPr>
          <w:rFonts w:hint="cs"/>
          <w:rtl/>
        </w:rPr>
        <w:t xml:space="preserve"> </w:t>
      </w:r>
      <w:r>
        <w:rPr>
          <w:rFonts w:hint="cs"/>
          <w:rtl/>
        </w:rPr>
        <w:t>ודאי</w:t>
      </w:r>
      <w:r w:rsidR="00B433C9" w:rsidRPr="00BF2C41">
        <w:rPr>
          <w:rStyle w:val="affff1"/>
          <w:rtl/>
        </w:rPr>
        <w:t xml:space="preserve"> </w:t>
      </w:r>
      <w:r w:rsidRPr="00C35A2C">
        <w:rPr>
          <w:rFonts w:hint="cs"/>
          <w:rtl/>
        </w:rPr>
        <w:t>צרתה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כמותה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ופטורה</w:t>
      </w:r>
      <w:r>
        <w:rPr>
          <w:rStyle w:val="affff1"/>
          <w:rFonts w:hint="cs"/>
          <w:rtl/>
        </w:rPr>
        <w:t>,</w:t>
      </w:r>
      <w:r w:rsidRPr="00BF2C41">
        <w:rPr>
          <w:rStyle w:val="affff1"/>
          <w:rFonts w:hint="cs"/>
          <w:rtl/>
        </w:rPr>
        <w:t xml:space="preserve"> </w:t>
      </w:r>
      <w:r>
        <w:rPr>
          <w:rStyle w:val="affff1"/>
          <w:rFonts w:hint="cs"/>
          <w:rtl/>
        </w:rPr>
        <w:t xml:space="preserve"> </w:t>
      </w:r>
      <w:r>
        <w:rPr>
          <w:rStyle w:val="affff1"/>
          <w:rtl/>
        </w:rPr>
        <w:tab/>
      </w:r>
      <w:r>
        <w:rPr>
          <w:rStyle w:val="affff1"/>
          <w:rFonts w:hint="cs"/>
          <w:rtl/>
        </w:rPr>
        <w:t>ד</w:t>
      </w:r>
      <w:r w:rsidR="00B433C9" w:rsidRPr="00BF2C41">
        <w:rPr>
          <w:rStyle w:val="affff1"/>
          <w:rFonts w:hint="cs"/>
          <w:rtl/>
        </w:rPr>
        <w:t>'טומאה'</w:t>
      </w:r>
      <w:r w:rsidR="00B433C9" w:rsidRPr="00BF2C41">
        <w:rPr>
          <w:rStyle w:val="affff1"/>
          <w:rtl/>
        </w:rPr>
        <w:t xml:space="preserve"> </w:t>
      </w:r>
      <w:r>
        <w:rPr>
          <w:rFonts w:hint="cs"/>
          <w:rtl/>
        </w:rPr>
        <w:t xml:space="preserve">- </w:t>
      </w:r>
      <w:r w:rsidRPr="00BC4BA0">
        <w:rPr>
          <w:rFonts w:hint="eastAsia"/>
          <w:rtl/>
        </w:rPr>
        <w:t>בה</w:t>
      </w:r>
      <w:r w:rsidRPr="00BC4BA0">
        <w:rPr>
          <w:rtl/>
        </w:rPr>
        <w:t xml:space="preserve"> </w:t>
      </w:r>
      <w:r w:rsidRPr="00BC4BA0">
        <w:rPr>
          <w:rFonts w:hint="eastAsia"/>
          <w:rtl/>
        </w:rPr>
        <w:t>נ</w:t>
      </w:r>
      <w:r w:rsidR="00B433C9" w:rsidRPr="00CA6486">
        <w:rPr>
          <w:rFonts w:hint="cs"/>
          <w:rtl/>
        </w:rPr>
        <w:t>כתב</w:t>
      </w:r>
      <w:r w:rsidRPr="00CA6486">
        <w:rPr>
          <w:rFonts w:hint="cs"/>
          <w:rtl/>
        </w:rPr>
        <w:t>,</w:t>
      </w:r>
      <w:r w:rsidR="00B433C9" w:rsidRPr="00C35A2C">
        <w:rPr>
          <w:rtl/>
        </w:rPr>
        <w:t xml:space="preserve"> </w:t>
      </w:r>
    </w:p>
    <w:p w14:paraId="7222745D" w14:textId="2C60BE41" w:rsidR="00B433C9" w:rsidRPr="00C35A2C" w:rsidRDefault="00B433C9" w:rsidP="00BC4BA0">
      <w:pPr>
        <w:pStyle w:val="affff7"/>
        <w:ind w:left="791"/>
        <w:rPr>
          <w:rtl/>
        </w:rPr>
      </w:pPr>
      <w:r w:rsidRPr="00BC4BA0">
        <w:rPr>
          <w:rStyle w:val="affff1"/>
          <w:rFonts w:hint="eastAsia"/>
          <w:rtl/>
        </w:rPr>
        <w:t>ו</w:t>
      </w:r>
      <w:r w:rsidRPr="00CA6486">
        <w:rPr>
          <w:rStyle w:val="affff1"/>
          <w:rFonts w:hint="cs"/>
          <w:rtl/>
        </w:rPr>
        <w:t>'תועבה</w:t>
      </w:r>
      <w:r w:rsidRPr="00BF2C41">
        <w:rPr>
          <w:rStyle w:val="affff1"/>
          <w:rtl/>
        </w:rPr>
        <w:t xml:space="preserve"> </w:t>
      </w:r>
      <w:r w:rsidRPr="00BC4BA0">
        <w:rPr>
          <w:rStyle w:val="affff1"/>
          <w:rFonts w:hint="eastAsia"/>
          <w:b/>
          <w:bCs/>
          <w:rtl/>
        </w:rPr>
        <w:t>היא</w:t>
      </w:r>
      <w:r w:rsidRPr="00BC4BA0">
        <w:rPr>
          <w:rStyle w:val="affff1"/>
          <w:b/>
          <w:bCs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tl/>
        </w:rPr>
        <w:t xml:space="preserve">- </w:t>
      </w:r>
      <w:r w:rsidR="00CA6486">
        <w:rPr>
          <w:rFonts w:hint="cs"/>
          <w:rtl/>
        </w:rPr>
        <w:t xml:space="preserve">למעט </w:t>
      </w:r>
      <w:r w:rsidRPr="00C35A2C">
        <w:rPr>
          <w:rFonts w:hint="cs"/>
          <w:rtl/>
        </w:rPr>
        <w:t>בניה</w:t>
      </w:r>
      <w:r w:rsidRPr="00C35A2C">
        <w:rPr>
          <w:rtl/>
        </w:rPr>
        <w:t xml:space="preserve"> </w:t>
      </w:r>
      <w:r w:rsidR="00CA6486">
        <w:rPr>
          <w:rFonts w:hint="cs"/>
          <w:rtl/>
        </w:rPr>
        <w:t xml:space="preserve">ולא את </w:t>
      </w:r>
      <w:r w:rsidRPr="00C35A2C">
        <w:rPr>
          <w:rFonts w:hint="cs"/>
          <w:rtl/>
        </w:rPr>
        <w:t>צרתה</w:t>
      </w:r>
      <w:r w:rsidR="00CA6486">
        <w:rPr>
          <w:rFonts w:hint="cs"/>
          <w:rtl/>
        </w:rPr>
        <w:t>.</w:t>
      </w:r>
    </w:p>
    <w:p w14:paraId="2ED70E5F" w14:textId="3E58D4C0" w:rsidR="00B433C9" w:rsidRPr="0090328A" w:rsidRDefault="00CA6486" w:rsidP="00B55EDF">
      <w:pPr>
        <w:rPr>
          <w:rFonts w:cs="PFT_Frank"/>
          <w:b/>
          <w:bCs/>
          <w:sz w:val="14"/>
          <w:szCs w:val="14"/>
          <w:rtl/>
        </w:rPr>
      </w:pPr>
      <w:r>
        <w:rPr>
          <w:rStyle w:val="affff5"/>
          <w:rFonts w:hint="cs"/>
          <w:rtl/>
        </w:rPr>
        <w:t>והא</w:t>
      </w:r>
      <w:r w:rsidR="00B433C9" w:rsidRPr="00BC4BA0">
        <w:rPr>
          <w:rStyle w:val="affff5"/>
          <w:rFonts w:hint="eastAsia"/>
          <w:rtl/>
        </w:rPr>
        <w:t>יבעי</w:t>
      </w:r>
      <w:r>
        <w:rPr>
          <w:rStyle w:val="affff5"/>
          <w:rFonts w:hint="cs"/>
          <w:rtl/>
        </w:rPr>
        <w:t>א</w:t>
      </w:r>
      <w:r w:rsidR="00B433C9" w:rsidRPr="00BC4BA0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B433C9" w:rsidRPr="00E40463">
        <w:rPr>
          <w:rStyle w:val="affff5"/>
          <w:rFonts w:hint="cs"/>
          <w:rtl/>
        </w:rPr>
        <w:t>רבנן</w:t>
      </w:r>
      <w:r w:rsidR="00B433C9" w:rsidRPr="00C35A2C">
        <w:rPr>
          <w:rtl/>
        </w:rPr>
        <w:t xml:space="preserve"> </w:t>
      </w:r>
      <w:r w:rsidR="00AB43C5">
        <w:rPr>
          <w:rFonts w:hint="cs"/>
          <w:rtl/>
        </w:rPr>
        <w:t>אף</w:t>
      </w:r>
      <w:r w:rsidR="00B433C9" w:rsidRPr="00BF2C41">
        <w:rPr>
          <w:rStyle w:val="affff1"/>
          <w:rtl/>
        </w:rPr>
        <w:t xml:space="preserve"> </w:t>
      </w:r>
      <w:r w:rsidR="00B433C9" w:rsidRPr="00CA6486">
        <w:rPr>
          <w:rStyle w:val="affff1"/>
          <w:rFonts w:hint="cs"/>
          <w:rtl/>
        </w:rPr>
        <w:t>ד</w:t>
      </w:r>
      <w:r w:rsidR="00B433C9" w:rsidRPr="00BC4BA0">
        <w:rPr>
          <w:rStyle w:val="affff1"/>
          <w:rtl/>
        </w:rPr>
        <w:t>'טומאה'</w:t>
      </w:r>
      <w:r w:rsidR="00B433C9" w:rsidRPr="00BF2C41">
        <w:rPr>
          <w:rStyle w:val="affff1"/>
          <w:rtl/>
        </w:rPr>
        <w:t xml:space="preserve"> </w:t>
      </w:r>
      <w:r>
        <w:rPr>
          <w:rFonts w:hint="cs"/>
          <w:rtl/>
        </w:rPr>
        <w:t xml:space="preserve">- </w:t>
      </w:r>
      <w:r w:rsidR="00B433C9" w:rsidRPr="00C35A2C">
        <w:rPr>
          <w:rFonts w:hint="cs"/>
          <w:rtl/>
        </w:rPr>
        <w:t>בסוטה</w:t>
      </w:r>
      <w:r w:rsidR="00B433C9" w:rsidRPr="00C35A2C">
        <w:rPr>
          <w:rtl/>
        </w:rPr>
        <w:t xml:space="preserve">, </w:t>
      </w:r>
      <w:r w:rsidR="00B433C9" w:rsidRPr="00C35A2C">
        <w:rPr>
          <w:rFonts w:hint="cs"/>
          <w:rtl/>
        </w:rPr>
        <w:t>אי</w:t>
      </w:r>
      <w:r>
        <w:rPr>
          <w:rFonts w:hint="cs"/>
          <w:rtl/>
        </w:rPr>
        <w:t>נו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יוצא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מידי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פשוטו</w:t>
      </w:r>
      <w:r w:rsidR="00702EFC">
        <w:rPr>
          <w:rFonts w:hint="cs"/>
          <w:rtl/>
        </w:rPr>
        <w:t>?</w:t>
      </w:r>
      <w:r w:rsidR="00B433C9" w:rsidRPr="0090328A">
        <w:rPr>
          <w:rFonts w:cs="PFT_Frank" w:hint="cs"/>
          <w:b/>
          <w:bCs/>
          <w:sz w:val="14"/>
          <w:szCs w:val="14"/>
          <w:rtl/>
        </w:rPr>
        <w:t xml:space="preserve"> </w:t>
      </w:r>
    </w:p>
    <w:p w14:paraId="729701B7" w14:textId="70B15924" w:rsidR="00B433C9" w:rsidRDefault="00CA6486" w:rsidP="00B55EDF">
      <w:pPr>
        <w:rPr>
          <w:rtl/>
        </w:rPr>
      </w:pPr>
      <w:r w:rsidRPr="00BC4BA0">
        <w:rPr>
          <w:rStyle w:val="affff5"/>
          <w:rFonts w:hint="eastAsia"/>
          <w:rtl/>
        </w:rPr>
        <w:t>ב</w:t>
      </w:r>
      <w:r w:rsidRPr="00BC4BA0">
        <w:rPr>
          <w:rStyle w:val="affff5"/>
          <w:rtl/>
        </w:rPr>
        <w:t xml:space="preserve">. </w:t>
      </w:r>
      <w:r w:rsidR="00B433C9" w:rsidRPr="00CA6486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>"</w:t>
      </w:r>
      <w:r w:rsidR="00B433C9" w:rsidRPr="00E40463">
        <w:rPr>
          <w:rStyle w:val="affff5"/>
          <w:rFonts w:hint="cs"/>
          <w:rtl/>
        </w:rPr>
        <w:t>ד</w:t>
      </w:r>
      <w:r w:rsidR="00B433C9" w:rsidRPr="00C35A2C">
        <w:rPr>
          <w:rtl/>
        </w:rPr>
        <w:t xml:space="preserve">: </w:t>
      </w:r>
      <w:r w:rsidR="00702EFC">
        <w:rPr>
          <w:rStyle w:val="affff5"/>
          <w:rFonts w:hint="cs"/>
          <w:rtl/>
        </w:rPr>
        <w:t>ל</w:t>
      </w:r>
      <w:r w:rsidR="00B433C9" w:rsidRPr="00DB5213">
        <w:rPr>
          <w:rStyle w:val="affff5"/>
          <w:rFonts w:hint="cs"/>
          <w:rtl/>
        </w:rPr>
        <w:t>רבנן</w:t>
      </w:r>
      <w:r w:rsidR="00B433C9" w:rsidRPr="00C35A2C">
        <w:rPr>
          <w:rtl/>
        </w:rPr>
        <w:t xml:space="preserve"> </w:t>
      </w:r>
      <w:r w:rsidR="00702EFC">
        <w:rPr>
          <w:rFonts w:hint="cs"/>
          <w:rtl/>
        </w:rPr>
        <w:t xml:space="preserve">ודאי </w:t>
      </w:r>
      <w:r w:rsidR="00B433C9" w:rsidRPr="00C35A2C">
        <w:rPr>
          <w:rFonts w:hint="cs"/>
          <w:rtl/>
        </w:rPr>
        <w:t>כיון</w:t>
      </w:r>
      <w:r w:rsidR="00B433C9" w:rsidRPr="00C35A2C">
        <w:rPr>
          <w:rtl/>
        </w:rPr>
        <w:t xml:space="preserve"> </w:t>
      </w:r>
      <w:r w:rsidR="00702EFC">
        <w:rPr>
          <w:rFonts w:hint="cs"/>
          <w:rtl/>
        </w:rPr>
        <w:t>שנעקר</w:t>
      </w:r>
      <w:r w:rsidR="00B433C9" w:rsidRPr="00C35A2C">
        <w:rPr>
          <w:rtl/>
        </w:rPr>
        <w:t xml:space="preserve"> </w:t>
      </w:r>
      <w:r w:rsidR="00702EFC">
        <w:rPr>
          <w:rFonts w:hint="cs"/>
          <w:rtl/>
        </w:rPr>
        <w:t>נ</w:t>
      </w:r>
      <w:r w:rsidR="00B433C9" w:rsidRPr="00C35A2C">
        <w:rPr>
          <w:rFonts w:hint="cs"/>
          <w:rtl/>
        </w:rPr>
        <w:t>עקר</w:t>
      </w:r>
      <w:r w:rsidR="00702EFC" w:rsidRPr="00BC4BA0">
        <w:rPr>
          <w:rStyle w:val="affff8"/>
          <w:rtl/>
        </w:rPr>
        <w:t xml:space="preserve"> דבסוטה מיירי</w:t>
      </w:r>
      <w:r w:rsidR="00702EFC">
        <w:rPr>
          <w:rStyle w:val="affff8"/>
          <w:rFonts w:hint="cs"/>
          <w:rtl/>
        </w:rPr>
        <w:t>,</w:t>
      </w:r>
      <w:r w:rsidR="00702EFC">
        <w:rPr>
          <w:rFonts w:hint="cs"/>
          <w:rtl/>
        </w:rPr>
        <w:t xml:space="preserve"> ומתייבמת,</w:t>
      </w:r>
    </w:p>
    <w:p w14:paraId="2BF752A7" w14:textId="12A2CE71" w:rsidR="00B433C9" w:rsidRDefault="00702EFC" w:rsidP="00BC4BA0">
      <w:pPr>
        <w:rPr>
          <w:rtl/>
        </w:rPr>
      </w:pPr>
      <w:r>
        <w:rPr>
          <w:rStyle w:val="affff5"/>
          <w:rFonts w:hint="cs"/>
          <w:rtl/>
        </w:rPr>
        <w:t>והאיבעיא</w:t>
      </w:r>
      <w:r w:rsidR="00B433C9" w:rsidRPr="00DB5213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B433C9" w:rsidRPr="00E40463">
        <w:rPr>
          <w:rStyle w:val="affff5"/>
          <w:rFonts w:hint="cs"/>
          <w:rtl/>
        </w:rPr>
        <w:t>ריב</w:t>
      </w:r>
      <w:r w:rsidR="00B433C9" w:rsidRPr="00E40463">
        <w:rPr>
          <w:rStyle w:val="affff5"/>
          <w:rtl/>
        </w:rPr>
        <w:t>"</w:t>
      </w:r>
      <w:r w:rsidR="00B433C9" w:rsidRPr="00E40463">
        <w:rPr>
          <w:rStyle w:val="affff5"/>
          <w:rFonts w:hint="cs"/>
          <w:rtl/>
        </w:rPr>
        <w:t>כ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אף</w:t>
      </w:r>
      <w:r w:rsidR="00B433C9" w:rsidRPr="00C35A2C">
        <w:rPr>
          <w:rFonts w:hint="cs"/>
          <w:rtl/>
        </w:rPr>
        <w:t xml:space="preserve"> </w:t>
      </w:r>
      <w:r w:rsidRPr="00BC4BA0">
        <w:rPr>
          <w:rStyle w:val="affff1"/>
          <w:rFonts w:hint="eastAsia"/>
          <w:rtl/>
        </w:rPr>
        <w:t>ד</w:t>
      </w:r>
      <w:r w:rsidRPr="00702EFC">
        <w:rPr>
          <w:rStyle w:val="affff1"/>
          <w:rFonts w:hint="cs"/>
          <w:rtl/>
        </w:rPr>
        <w:t>'</w:t>
      </w:r>
      <w:r w:rsidR="00B433C9" w:rsidRPr="00702EFC">
        <w:rPr>
          <w:rStyle w:val="affff1"/>
          <w:rFonts w:hint="cs"/>
          <w:rtl/>
        </w:rPr>
        <w:t>טומאה</w:t>
      </w:r>
      <w:r w:rsidRPr="00702EFC">
        <w:rPr>
          <w:rStyle w:val="affff1"/>
          <w:rFonts w:hint="cs"/>
          <w:rtl/>
        </w:rPr>
        <w:t>'</w:t>
      </w:r>
      <w:r w:rsidR="00B433C9" w:rsidRPr="00430712">
        <w:rPr>
          <w:rStyle w:val="affff1"/>
          <w:rtl/>
        </w:rPr>
        <w:t xml:space="preserve"> </w:t>
      </w:r>
      <w:r>
        <w:rPr>
          <w:rFonts w:hint="cs"/>
          <w:rtl/>
        </w:rPr>
        <w:t>- בה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 xml:space="preserve">נכתב, שמא </w:t>
      </w:r>
      <w:r w:rsidR="00B433C9">
        <w:rPr>
          <w:rFonts w:hint="cs"/>
          <w:rtl/>
        </w:rPr>
        <w:t xml:space="preserve">מיעט </w:t>
      </w:r>
      <w:r w:rsidRPr="00CA6486">
        <w:rPr>
          <w:rStyle w:val="affff1"/>
          <w:rFonts w:hint="cs"/>
          <w:rtl/>
        </w:rPr>
        <w:t>'תועבה</w:t>
      </w:r>
      <w:r w:rsidRPr="00BF2C41">
        <w:rPr>
          <w:rStyle w:val="affff1"/>
          <w:rtl/>
        </w:rPr>
        <w:t xml:space="preserve"> </w:t>
      </w:r>
      <w:r w:rsidRPr="0092092D">
        <w:rPr>
          <w:rStyle w:val="affff1"/>
          <w:rFonts w:hint="cs"/>
          <w:b/>
          <w:bCs/>
          <w:rtl/>
        </w:rPr>
        <w:t>היא'</w:t>
      </w:r>
      <w:r>
        <w:rPr>
          <w:rFonts w:hint="cs"/>
          <w:rtl/>
        </w:rPr>
        <w:t xml:space="preserve"> -</w:t>
      </w:r>
      <w:r w:rsidR="00B433C9" w:rsidRPr="00C35A2C">
        <w:rPr>
          <w:rFonts w:hint="cs"/>
          <w:rtl/>
        </w:rPr>
        <w:t xml:space="preserve"> ולא צרתה</w:t>
      </w:r>
      <w:r w:rsidRPr="00BC4BA0">
        <w:rPr>
          <w:rStyle w:val="affff8"/>
          <w:rtl/>
        </w:rPr>
        <w:t xml:space="preserve"> ומתייבמת</w:t>
      </w:r>
      <w:r>
        <w:rPr>
          <w:rFonts w:hint="cs"/>
          <w:rtl/>
        </w:rPr>
        <w:t>,</w:t>
      </w:r>
      <w:r>
        <w:rPr>
          <w:rFonts w:cs="PFT_Frank" w:hint="cs"/>
          <w:b/>
          <w:bCs/>
          <w:sz w:val="14"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או</w:t>
      </w:r>
      <w:r w:rsidR="00B433C9" w:rsidRPr="004664F4">
        <w:rPr>
          <w:rFonts w:hint="cs"/>
          <w:rtl/>
        </w:rPr>
        <w:t xml:space="preserve"> </w:t>
      </w:r>
      <w:r w:rsidR="000D6D9E">
        <w:rPr>
          <w:rStyle w:val="affff1"/>
          <w:rFonts w:hint="cs"/>
          <w:rtl/>
        </w:rPr>
        <w:t>ד</w:t>
      </w:r>
      <w:r w:rsidR="00790E07">
        <w:rPr>
          <w:rStyle w:val="affff1"/>
          <w:rFonts w:hint="cs"/>
          <w:rtl/>
        </w:rPr>
        <w:t>'</w:t>
      </w:r>
      <w:r w:rsidR="00B433C9" w:rsidRPr="00BC4BA0">
        <w:rPr>
          <w:rStyle w:val="affff1"/>
          <w:rFonts w:hint="eastAsia"/>
          <w:rtl/>
        </w:rPr>
        <w:t>היא</w:t>
      </w:r>
      <w:r w:rsidR="00790E07">
        <w:rPr>
          <w:rStyle w:val="affff1"/>
          <w:rFonts w:hint="cs"/>
          <w:rtl/>
        </w:rPr>
        <w:t>'</w:t>
      </w:r>
      <w:r w:rsidR="00B433C9" w:rsidRPr="00C35A2C">
        <w:rPr>
          <w:rtl/>
        </w:rPr>
        <w:t xml:space="preserve"> </w:t>
      </w:r>
      <w:r w:rsidR="004664F4">
        <w:rPr>
          <w:rFonts w:hint="cs"/>
          <w:rtl/>
        </w:rPr>
        <w:t>למעט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בניה</w:t>
      </w:r>
      <w:r w:rsidR="00B433C9" w:rsidRPr="00C35A2C">
        <w:rPr>
          <w:rtl/>
        </w:rPr>
        <w:t xml:space="preserve"> </w:t>
      </w:r>
      <w:r w:rsidR="004664F4">
        <w:rPr>
          <w:rFonts w:hint="cs"/>
          <w:rtl/>
        </w:rPr>
        <w:t xml:space="preserve">אבל </w:t>
      </w:r>
      <w:r w:rsidR="00B433C9" w:rsidRPr="00C35A2C">
        <w:rPr>
          <w:rFonts w:hint="cs"/>
          <w:rtl/>
        </w:rPr>
        <w:t>צרתה</w:t>
      </w:r>
      <w:r w:rsidR="00B433C9" w:rsidRPr="00C35A2C">
        <w:rPr>
          <w:rtl/>
        </w:rPr>
        <w:t xml:space="preserve"> </w:t>
      </w:r>
      <w:r w:rsidR="00DC7906">
        <w:rPr>
          <w:rFonts w:hint="cs"/>
          <w:rtl/>
        </w:rPr>
        <w:t>'</w:t>
      </w:r>
      <w:r w:rsidR="00B433C9" w:rsidRPr="00BC4BA0">
        <w:rPr>
          <w:rStyle w:val="affff1"/>
          <w:rFonts w:hint="eastAsia"/>
          <w:rtl/>
        </w:rPr>
        <w:t>תועב</w:t>
      </w:r>
      <w:r w:rsidR="00DC7906">
        <w:rPr>
          <w:rStyle w:val="affff1"/>
          <w:rFonts w:hint="cs"/>
          <w:rtl/>
        </w:rPr>
        <w:t>ה'</w:t>
      </w:r>
      <w:r w:rsidR="00B433C9" w:rsidRPr="00C35A2C">
        <w:rPr>
          <w:rtl/>
        </w:rPr>
        <w:t>?</w:t>
      </w:r>
    </w:p>
    <w:p w14:paraId="0A8EB8B9" w14:textId="03B49430" w:rsidR="000D6D9E" w:rsidRDefault="000D6D9E" w:rsidP="000D6D9E">
      <w:pPr>
        <w:rPr>
          <w:rtl/>
        </w:rPr>
      </w:pPr>
      <w:r w:rsidRPr="00BC4BA0">
        <w:rPr>
          <w:rStyle w:val="affff5"/>
          <w:rFonts w:hint="eastAsia"/>
          <w:rtl/>
        </w:rPr>
        <w:t>ומוכיח</w:t>
      </w:r>
      <w:r w:rsidR="00B433C9" w:rsidRPr="00BC4BA0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היתה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אחת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כשרה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ואחת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>פסולה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 xml:space="preserve">[והיינו פסולה </w:t>
      </w:r>
      <w:r w:rsidRPr="00D1637C">
        <w:rPr>
          <w:rFonts w:cs="PFT_Frank" w:hint="eastAsia"/>
          <w:b/>
          <w:bCs/>
          <w:szCs w:val="14"/>
          <w:rtl/>
        </w:rPr>
        <w:t>לו</w:t>
      </w:r>
      <w:r>
        <w:rPr>
          <w:rFonts w:hint="cs"/>
          <w:rtl/>
        </w:rPr>
        <w:t>]:</w:t>
      </w:r>
    </w:p>
    <w:p w14:paraId="4A2A881D" w14:textId="79EE13EB" w:rsidR="00B433C9" w:rsidRPr="00C35A2C" w:rsidRDefault="00B433C9" w:rsidP="00BC4BA0">
      <w:pPr>
        <w:rPr>
          <w:rtl/>
        </w:rPr>
      </w:pPr>
      <w:r w:rsidRPr="00C35A2C">
        <w:rPr>
          <w:rFonts w:hint="cs"/>
          <w:rtl/>
        </w:rPr>
        <w:t>אם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חולץ</w:t>
      </w:r>
      <w:r w:rsidRPr="00C35A2C">
        <w:rPr>
          <w:rtl/>
        </w:rPr>
        <w:t xml:space="preserve"> </w:t>
      </w:r>
      <w:r w:rsidR="000D6D9E">
        <w:rPr>
          <w:rFonts w:hint="cs"/>
          <w:rtl/>
        </w:rPr>
        <w:t xml:space="preserve">- </w:t>
      </w:r>
      <w:r w:rsidRPr="00C35A2C">
        <w:rPr>
          <w:rFonts w:hint="cs"/>
          <w:rtl/>
        </w:rPr>
        <w:t>חולץ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לפסולה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ואם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מייבם</w:t>
      </w:r>
      <w:r w:rsidRPr="00C35A2C">
        <w:rPr>
          <w:rtl/>
        </w:rPr>
        <w:t xml:space="preserve"> </w:t>
      </w:r>
      <w:r w:rsidR="000D6D9E">
        <w:rPr>
          <w:rFonts w:hint="cs"/>
          <w:rtl/>
        </w:rPr>
        <w:t xml:space="preserve">- </w:t>
      </w:r>
      <w:r w:rsidRPr="00C35A2C">
        <w:rPr>
          <w:rFonts w:hint="cs"/>
          <w:rtl/>
        </w:rPr>
        <w:t>מייבם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לכשרה</w:t>
      </w:r>
      <w:r w:rsidR="000D6D9E">
        <w:rPr>
          <w:rFonts w:hint="cs"/>
          <w:rtl/>
        </w:rPr>
        <w:t>,</w:t>
      </w:r>
    </w:p>
    <w:p w14:paraId="5CB4AA42" w14:textId="1959E49A" w:rsidR="00B433C9" w:rsidRDefault="00B433C9" w:rsidP="007C50EB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והיינו</w:t>
      </w:r>
      <w:r w:rsidRPr="00C35A2C">
        <w:rPr>
          <w:rFonts w:hint="cs"/>
          <w:rtl/>
        </w:rPr>
        <w:t xml:space="preserve"> </w:t>
      </w:r>
      <w:r w:rsidR="000D6D9E">
        <w:rPr>
          <w:rFonts w:hint="cs"/>
          <w:rtl/>
        </w:rPr>
        <w:t>שה</w:t>
      </w:r>
      <w:r w:rsidRPr="00C35A2C">
        <w:rPr>
          <w:rFonts w:hint="cs"/>
          <w:rtl/>
        </w:rPr>
        <w:t xml:space="preserve">חזיר </w:t>
      </w:r>
      <w:r w:rsidR="000D6D9E">
        <w:rPr>
          <w:rFonts w:hint="cs"/>
          <w:rtl/>
        </w:rPr>
        <w:t xml:space="preserve">אחיו </w:t>
      </w:r>
      <w:r w:rsidRPr="00C35A2C">
        <w:rPr>
          <w:rFonts w:hint="cs"/>
          <w:rtl/>
        </w:rPr>
        <w:t xml:space="preserve">גרושתו </w:t>
      </w:r>
      <w:r w:rsidR="000D6D9E" w:rsidRPr="00BC4BA0">
        <w:rPr>
          <w:rStyle w:val="affff5"/>
          <w:rFonts w:hint="eastAsia"/>
          <w:rtl/>
        </w:rPr>
        <w:t>ו</w:t>
      </w:r>
      <w:r w:rsidRPr="00BC4BA0">
        <w:rPr>
          <w:rStyle w:val="affff5"/>
          <w:rFonts w:hint="eastAsia"/>
          <w:rtl/>
        </w:rPr>
        <w:t>קתני</w:t>
      </w:r>
      <w:r w:rsidRPr="00C35A2C">
        <w:rPr>
          <w:rFonts w:hint="cs"/>
          <w:rtl/>
        </w:rPr>
        <w:t xml:space="preserve"> </w:t>
      </w:r>
      <w:r w:rsidR="000D6D9E">
        <w:rPr>
          <w:rFonts w:hint="cs"/>
          <w:rtl/>
        </w:rPr>
        <w:t>'</w:t>
      </w:r>
      <w:r w:rsidRPr="00C35A2C">
        <w:rPr>
          <w:rFonts w:hint="cs"/>
          <w:rtl/>
        </w:rPr>
        <w:t>מייבם לכשרה</w:t>
      </w:r>
      <w:r w:rsidR="000D6D9E">
        <w:rPr>
          <w:rFonts w:hint="cs"/>
          <w:rtl/>
        </w:rPr>
        <w:t>'</w:t>
      </w:r>
      <w:r w:rsidRPr="00C35A2C">
        <w:rPr>
          <w:rFonts w:hint="cs"/>
          <w:rtl/>
        </w:rPr>
        <w:t xml:space="preserve"> </w:t>
      </w:r>
      <w:r w:rsidR="000D6D9E">
        <w:rPr>
          <w:rStyle w:val="affff8"/>
          <w:rFonts w:hint="cs"/>
          <w:rtl/>
        </w:rPr>
        <w:t>דצרה מותרת</w:t>
      </w:r>
      <w:r w:rsidR="000D6D9E">
        <w:rPr>
          <w:rFonts w:hint="cs"/>
          <w:rtl/>
        </w:rPr>
        <w:t>,</w:t>
      </w:r>
    </w:p>
    <w:p w14:paraId="19F48B22" w14:textId="13434BD0" w:rsidR="00B433C9" w:rsidRPr="00062827" w:rsidRDefault="00B433C9" w:rsidP="000D6D9E">
      <w:pPr>
        <w:rPr>
          <w:spacing w:val="-4"/>
          <w:rtl/>
        </w:rPr>
      </w:pPr>
      <w:r w:rsidRPr="00062827">
        <w:rPr>
          <w:rStyle w:val="affff5"/>
          <w:rFonts w:hint="eastAsia"/>
          <w:spacing w:val="-4"/>
          <w:rtl/>
        </w:rPr>
        <w:t>ודחי</w:t>
      </w:r>
      <w:r w:rsidR="000D6D9E" w:rsidRPr="00062827">
        <w:rPr>
          <w:rStyle w:val="affff5"/>
          <w:rFonts w:hint="eastAsia"/>
          <w:spacing w:val="-4"/>
          <w:rtl/>
        </w:rPr>
        <w:t>נו</w:t>
      </w:r>
      <w:r w:rsidR="000D6D9E" w:rsidRPr="00062827">
        <w:rPr>
          <w:rStyle w:val="affff5"/>
          <w:spacing w:val="-4"/>
          <w:rtl/>
        </w:rPr>
        <w:t>:</w:t>
      </w:r>
      <w:r w:rsidRPr="00062827">
        <w:rPr>
          <w:rFonts w:hint="cs"/>
          <w:spacing w:val="-4"/>
          <w:rtl/>
        </w:rPr>
        <w:t xml:space="preserve"> פסולה</w:t>
      </w:r>
      <w:r w:rsidRPr="00062827">
        <w:rPr>
          <w:spacing w:val="-4"/>
          <w:rtl/>
        </w:rPr>
        <w:t xml:space="preserve"> </w:t>
      </w:r>
      <w:r w:rsidRPr="00D1637C">
        <w:rPr>
          <w:rFonts w:cs="PFT_Frank" w:hint="eastAsia"/>
          <w:b/>
          <w:bCs/>
          <w:spacing w:val="-4"/>
          <w:szCs w:val="14"/>
          <w:rtl/>
        </w:rPr>
        <w:t>לעלמא</w:t>
      </w:r>
      <w:r w:rsidRPr="00062827">
        <w:rPr>
          <w:spacing w:val="-4"/>
          <w:rtl/>
        </w:rPr>
        <w:t xml:space="preserve">, </w:t>
      </w:r>
      <w:r w:rsidR="000D6D9E" w:rsidRPr="00062827">
        <w:rPr>
          <w:rStyle w:val="affff5"/>
          <w:rFonts w:hint="cs"/>
          <w:spacing w:val="-4"/>
          <w:rtl/>
        </w:rPr>
        <w:t>ו</w:t>
      </w:r>
      <w:r w:rsidR="000D6D9E" w:rsidRPr="00062827">
        <w:rPr>
          <w:rStyle w:val="affff5"/>
          <w:rFonts w:hint="eastAsia"/>
          <w:spacing w:val="-4"/>
          <w:rtl/>
        </w:rPr>
        <w:t>משמיע</w:t>
      </w:r>
      <w:r w:rsidRPr="00062827">
        <w:rPr>
          <w:rFonts w:hint="cs"/>
          <w:spacing w:val="-4"/>
          <w:rtl/>
        </w:rPr>
        <w:t xml:space="preserve"> לא ישפוך מי</w:t>
      </w:r>
      <w:r w:rsidR="000D6D9E" w:rsidRPr="00062827">
        <w:rPr>
          <w:rFonts w:hint="cs"/>
          <w:spacing w:val="-4"/>
          <w:rtl/>
        </w:rPr>
        <w:t>מיו</w:t>
      </w:r>
      <w:r w:rsidRPr="00062827">
        <w:rPr>
          <w:rFonts w:hint="cs"/>
          <w:spacing w:val="-4"/>
          <w:rtl/>
        </w:rPr>
        <w:t xml:space="preserve"> </w:t>
      </w:r>
      <w:r w:rsidR="000D6D9E" w:rsidRPr="00062827">
        <w:rPr>
          <w:rFonts w:hint="cs"/>
          <w:spacing w:val="-4"/>
          <w:rtl/>
        </w:rPr>
        <w:t>כש</w:t>
      </w:r>
      <w:r w:rsidRPr="00062827">
        <w:rPr>
          <w:rFonts w:hint="cs"/>
          <w:spacing w:val="-4"/>
          <w:rtl/>
        </w:rPr>
        <w:t>אחרים צריכים</w:t>
      </w:r>
      <w:r w:rsidR="000D6D9E" w:rsidRPr="00062827">
        <w:rPr>
          <w:rFonts w:hint="cs"/>
          <w:spacing w:val="-4"/>
          <w:rtl/>
        </w:rPr>
        <w:t>.</w:t>
      </w:r>
    </w:p>
    <w:p w14:paraId="3B5BA69A" w14:textId="5880EB54" w:rsidR="00DB5213" w:rsidRPr="00062827" w:rsidRDefault="000D6D9E" w:rsidP="00B55EDF">
      <w:pPr>
        <w:rPr>
          <w:rFonts w:cs="PFT_Frank"/>
          <w:b/>
          <w:bCs/>
          <w:spacing w:val="-2"/>
          <w:sz w:val="14"/>
          <w:szCs w:val="14"/>
          <w:rtl/>
        </w:rPr>
      </w:pPr>
      <w:r w:rsidRPr="00062827">
        <w:rPr>
          <w:rStyle w:val="affff5"/>
          <w:rFonts w:hint="cs"/>
          <w:rtl/>
        </w:rPr>
        <w:t>ומוכיח</w:t>
      </w:r>
      <w:r w:rsidR="00B433C9" w:rsidRPr="00062827">
        <w:rPr>
          <w:rStyle w:val="affff5"/>
          <w:rtl/>
        </w:rPr>
        <w:t>:</w:t>
      </w:r>
      <w:r w:rsidR="00B433C9" w:rsidRPr="00062827">
        <w:rPr>
          <w:spacing w:val="-2"/>
          <w:rtl/>
        </w:rPr>
        <w:t xml:space="preserve"> </w:t>
      </w:r>
      <w:r w:rsidR="00B433C9" w:rsidRPr="00062827">
        <w:rPr>
          <w:rFonts w:hint="cs"/>
          <w:spacing w:val="-2"/>
          <w:rtl/>
        </w:rPr>
        <w:t>המחזיר</w:t>
      </w:r>
      <w:r w:rsidR="00B433C9" w:rsidRPr="00062827">
        <w:rPr>
          <w:spacing w:val="-2"/>
          <w:rtl/>
        </w:rPr>
        <w:t xml:space="preserve"> </w:t>
      </w:r>
      <w:r w:rsidR="00B433C9" w:rsidRPr="00062827">
        <w:rPr>
          <w:rFonts w:hint="cs"/>
          <w:spacing w:val="-2"/>
          <w:rtl/>
        </w:rPr>
        <w:t>גרושתו</w:t>
      </w:r>
      <w:r w:rsidR="00B433C9" w:rsidRPr="00062827">
        <w:rPr>
          <w:spacing w:val="-2"/>
          <w:rtl/>
        </w:rPr>
        <w:t xml:space="preserve"> </w:t>
      </w:r>
      <w:r w:rsidR="00B433C9" w:rsidRPr="00062827">
        <w:rPr>
          <w:rFonts w:hint="cs"/>
          <w:spacing w:val="-2"/>
          <w:rtl/>
        </w:rPr>
        <w:t>שנשאת</w:t>
      </w:r>
      <w:r w:rsidR="00B433C9" w:rsidRPr="00062827">
        <w:rPr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 xml:space="preserve">- </w:t>
      </w:r>
      <w:r w:rsidR="00B433C9" w:rsidRPr="00062827">
        <w:rPr>
          <w:rFonts w:hint="cs"/>
          <w:spacing w:val="-2"/>
          <w:rtl/>
        </w:rPr>
        <w:t>היא וצרתה</w:t>
      </w:r>
      <w:r w:rsidRPr="00062827">
        <w:rPr>
          <w:rFonts w:hint="cs"/>
          <w:spacing w:val="-2"/>
          <w:rtl/>
        </w:rPr>
        <w:t xml:space="preserve"> חולצת</w:t>
      </w:r>
      <w:r w:rsidRPr="00062827">
        <w:rPr>
          <w:rStyle w:val="affff8"/>
          <w:spacing w:val="-2"/>
          <w:rtl/>
        </w:rPr>
        <w:t xml:space="preserve"> דצרה אסור</w:t>
      </w:r>
      <w:r w:rsidRPr="00062827">
        <w:rPr>
          <w:rStyle w:val="affff8"/>
          <w:rFonts w:hint="eastAsia"/>
          <w:spacing w:val="-2"/>
          <w:rtl/>
        </w:rPr>
        <w:t>ה</w:t>
      </w:r>
      <w:r w:rsidRPr="00062827">
        <w:rPr>
          <w:rStyle w:val="affff8"/>
          <w:spacing w:val="-2"/>
          <w:rtl/>
        </w:rPr>
        <w:t>,</w:t>
      </w:r>
    </w:p>
    <w:p w14:paraId="0668DB98" w14:textId="0B1AC7BD" w:rsidR="000D6D9E" w:rsidRPr="00C35A2C" w:rsidRDefault="00B433C9" w:rsidP="00615A60">
      <w:pPr>
        <w:ind w:hanging="1"/>
        <w:rPr>
          <w:rtl/>
        </w:rPr>
      </w:pPr>
      <w:r w:rsidRPr="00BC4BA0">
        <w:rPr>
          <w:rStyle w:val="affff5"/>
          <w:rFonts w:hint="eastAsia"/>
          <w:rtl/>
        </w:rPr>
        <w:t>ודחי</w:t>
      </w:r>
      <w:r w:rsidR="000D6D9E" w:rsidRPr="00BC4BA0">
        <w:rPr>
          <w:rStyle w:val="affff5"/>
          <w:rFonts w:hint="eastAsia"/>
          <w:rtl/>
        </w:rPr>
        <w:t>נו</w:t>
      </w:r>
      <w:r w:rsidR="000D6D9E" w:rsidRPr="00BC4BA0">
        <w:rPr>
          <w:rStyle w:val="affff5"/>
          <w:rtl/>
        </w:rPr>
        <w:t>:</w:t>
      </w:r>
      <w:r w:rsidRPr="0090328A">
        <w:rPr>
          <w:rFonts w:cs="PFT_Frank" w:hint="cs"/>
          <w:b/>
          <w:bCs/>
          <w:sz w:val="14"/>
          <w:szCs w:val="14"/>
          <w:rtl/>
        </w:rPr>
        <w:t xml:space="preserve"> </w:t>
      </w:r>
      <w:r w:rsidR="000D6D9E" w:rsidRPr="00D1637C">
        <w:rPr>
          <w:rFonts w:cs="PFT_Frank" w:hint="eastAsia"/>
          <w:b/>
          <w:bCs/>
          <w:szCs w:val="14"/>
          <w:rtl/>
        </w:rPr>
        <w:t>אימא</w:t>
      </w:r>
      <w:r w:rsidRPr="00C35A2C">
        <w:rPr>
          <w:rtl/>
        </w:rPr>
        <w:t xml:space="preserve"> </w:t>
      </w:r>
      <w:r w:rsidR="000D6D9E">
        <w:rPr>
          <w:rFonts w:hint="cs"/>
          <w:rtl/>
        </w:rPr>
        <w:t>'</w:t>
      </w:r>
      <w:r w:rsidRPr="00C35A2C">
        <w:rPr>
          <w:rFonts w:hint="cs"/>
          <w:rtl/>
        </w:rPr>
        <w:t>היא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חולצת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צרתה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חולצת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מתייבמת</w:t>
      </w:r>
      <w:r w:rsidR="000D6D9E">
        <w:rPr>
          <w:rFonts w:hint="cs"/>
          <w:rtl/>
        </w:rPr>
        <w:t>'</w:t>
      </w:r>
      <w:r w:rsidRPr="00C35A2C">
        <w:rPr>
          <w:rtl/>
        </w:rPr>
        <w:t>.</w:t>
      </w:r>
    </w:p>
    <w:p w14:paraId="7315514C" w14:textId="404E6EA0" w:rsidR="00B433C9" w:rsidRPr="000D6D9E" w:rsidRDefault="000D6D9E" w:rsidP="00615A60">
      <w:pPr>
        <w:pStyle w:val="affff2"/>
        <w:rPr>
          <w:rtl/>
        </w:rPr>
      </w:pPr>
      <w:bookmarkStart w:id="69" w:name="_Toc119172609"/>
      <w:bookmarkStart w:id="70" w:name="_Toc119229697"/>
      <w:r w:rsidRPr="0092092D">
        <w:rPr>
          <w:rStyle w:val="affff5"/>
          <w:rFonts w:hint="cs"/>
          <w:rtl/>
        </w:rPr>
        <w:t>א.</w:t>
      </w:r>
      <w:r>
        <w:rPr>
          <w:rFonts w:hint="cs"/>
          <w:rtl/>
        </w:rPr>
        <w:t xml:space="preserve"> </w:t>
      </w:r>
      <w:r w:rsidRPr="00BC4BA0">
        <w:rPr>
          <w:rStyle w:val="affff5"/>
          <w:rFonts w:hint="eastAsia"/>
          <w:rtl/>
        </w:rPr>
        <w:t>וכעי</w:t>
      </w:r>
      <w:r w:rsidRPr="00BC4BA0">
        <w:rPr>
          <w:rStyle w:val="affff5"/>
          <w:rtl/>
        </w:rPr>
        <w:t xml:space="preserve">"ז </w:t>
      </w:r>
      <w:r w:rsidR="00DB5213" w:rsidRPr="000D6D9E">
        <w:rPr>
          <w:rStyle w:val="affff5"/>
          <w:rFonts w:hint="cs"/>
          <w:rtl/>
        </w:rPr>
        <w:t xml:space="preserve">בעי </w:t>
      </w:r>
      <w:r w:rsidR="00B433C9" w:rsidRPr="000D6D9E">
        <w:rPr>
          <w:rStyle w:val="affff5"/>
          <w:rFonts w:hint="cs"/>
          <w:rtl/>
        </w:rPr>
        <w:t>רי</w:t>
      </w:r>
      <w:r w:rsidRPr="00BC4BA0">
        <w:rPr>
          <w:rStyle w:val="affff5"/>
          <w:rtl/>
        </w:rPr>
        <w:t>"</w:t>
      </w:r>
      <w:r w:rsidR="00B433C9" w:rsidRPr="000D6D9E">
        <w:rPr>
          <w:rStyle w:val="affff5"/>
          <w:rFonts w:hint="cs"/>
          <w:rtl/>
        </w:rPr>
        <w:t>ו</w:t>
      </w:r>
      <w:r w:rsidR="00B433C9" w:rsidRPr="00BC4BA0">
        <w:rPr>
          <w:rStyle w:val="affff5"/>
          <w:rtl/>
        </w:rPr>
        <w:t>:</w:t>
      </w:r>
      <w:r w:rsidR="00B433C9" w:rsidRPr="000D6D9E">
        <w:rPr>
          <w:rtl/>
        </w:rPr>
        <w:t xml:space="preserve"> </w:t>
      </w:r>
      <w:r w:rsidR="00B433C9" w:rsidRPr="00BC4BA0">
        <w:rPr>
          <w:rFonts w:hint="eastAsia"/>
          <w:rtl/>
        </w:rPr>
        <w:t>צרתה</w:t>
      </w:r>
      <w:r w:rsidR="00B433C9" w:rsidRPr="00BC4BA0">
        <w:rPr>
          <w:rtl/>
        </w:rPr>
        <w:t xml:space="preserve"> </w:t>
      </w:r>
      <w:r w:rsidR="00B433C9" w:rsidRPr="00BC4BA0">
        <w:rPr>
          <w:rFonts w:hint="eastAsia"/>
          <w:rtl/>
        </w:rPr>
        <w:t>מהו</w:t>
      </w:r>
      <w:r w:rsidR="00B433C9" w:rsidRPr="000D6D9E">
        <w:rPr>
          <w:rtl/>
        </w:rPr>
        <w:t>?</w:t>
      </w:r>
      <w:bookmarkEnd w:id="69"/>
      <w:bookmarkEnd w:id="70"/>
    </w:p>
    <w:p w14:paraId="13DCC80C" w14:textId="075C0B7D" w:rsidR="00B433C9" w:rsidRPr="000D6D9E" w:rsidRDefault="000D6D9E" w:rsidP="00BC4BA0">
      <w:pPr>
        <w:rPr>
          <w:rtl/>
        </w:rPr>
      </w:pPr>
      <w:r>
        <w:rPr>
          <w:rFonts w:hint="cs"/>
          <w:rtl/>
        </w:rPr>
        <w:t>היא</w:t>
      </w:r>
      <w:r w:rsidR="00B433C9" w:rsidRPr="000D6D9E">
        <w:rPr>
          <w:rFonts w:hint="cs"/>
          <w:rtl/>
        </w:rPr>
        <w:t xml:space="preserve"> גופא</w:t>
      </w:r>
      <w:r>
        <w:rPr>
          <w:rFonts w:hint="cs"/>
          <w:rtl/>
        </w:rPr>
        <w:t xml:space="preserve"> -</w:t>
      </w:r>
      <w:r w:rsidR="00B433C9" w:rsidRPr="000D6D9E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ק</w:t>
      </w:r>
      <w:r w:rsidR="00B433C9" w:rsidRPr="00D1637C">
        <w:rPr>
          <w:rFonts w:cs="PFT_Frank"/>
          <w:b/>
          <w:bCs/>
          <w:szCs w:val="14"/>
          <w:rtl/>
        </w:rPr>
        <w:t>"</w:t>
      </w:r>
      <w:r w:rsidR="00B433C9" w:rsidRPr="00D1637C">
        <w:rPr>
          <w:rFonts w:cs="PFT_Frank" w:hint="eastAsia"/>
          <w:b/>
          <w:bCs/>
          <w:szCs w:val="14"/>
          <w:rtl/>
        </w:rPr>
        <w:t>ו</w:t>
      </w:r>
      <w:r w:rsidR="00B433C9" w:rsidRPr="000D6D9E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B433C9" w:rsidRPr="000D6D9E">
        <w:rPr>
          <w:rFonts w:hint="cs"/>
          <w:rtl/>
        </w:rPr>
        <w:t>במותר לה אסורה כ</w:t>
      </w:r>
      <w:r w:rsidR="00B433C9" w:rsidRPr="000D6D9E">
        <w:rPr>
          <w:rtl/>
        </w:rPr>
        <w:t>"</w:t>
      </w:r>
      <w:r w:rsidR="00B433C9" w:rsidRPr="000D6D9E">
        <w:rPr>
          <w:rFonts w:hint="cs"/>
          <w:rtl/>
        </w:rPr>
        <w:t>ש באסור לה</w:t>
      </w:r>
      <w:r>
        <w:rPr>
          <w:rFonts w:hint="cs"/>
          <w:rtl/>
        </w:rPr>
        <w:t>!</w:t>
      </w:r>
    </w:p>
    <w:p w14:paraId="17F33C85" w14:textId="78E298AC" w:rsidR="00B433C9" w:rsidRPr="000D6D9E" w:rsidRDefault="00DB5213" w:rsidP="00BC4BA0">
      <w:pPr>
        <w:rPr>
          <w:rtl/>
        </w:rPr>
      </w:pPr>
      <w:r w:rsidRPr="00BC4BA0">
        <w:rPr>
          <w:rStyle w:val="affff5"/>
          <w:rFonts w:hint="eastAsia"/>
          <w:rtl/>
        </w:rPr>
        <w:t>וה</w:t>
      </w:r>
      <w:r w:rsidR="000D6D9E" w:rsidRPr="00BC4BA0">
        <w:rPr>
          <w:rStyle w:val="affff5"/>
          <w:rFonts w:hint="eastAsia"/>
          <w:rtl/>
        </w:rPr>
        <w:t>איבעיא</w:t>
      </w:r>
      <w:r w:rsidR="000D6D9E">
        <w:rPr>
          <w:rFonts w:hint="cs"/>
          <w:rtl/>
        </w:rPr>
        <w:t xml:space="preserve"> </w:t>
      </w:r>
      <w:r w:rsidR="00B433C9" w:rsidRPr="000D6D9E">
        <w:rPr>
          <w:rFonts w:hint="cs"/>
          <w:rtl/>
        </w:rPr>
        <w:t>על צרתה</w:t>
      </w:r>
      <w:r w:rsidR="000D6D9E">
        <w:rPr>
          <w:rFonts w:hint="cs"/>
          <w:rtl/>
        </w:rPr>
        <w:t>,</w:t>
      </w:r>
      <w:r w:rsidR="00B433C9" w:rsidRPr="000D6D9E">
        <w:rPr>
          <w:rFonts w:hint="cs"/>
          <w:rtl/>
        </w:rPr>
        <w:t xml:space="preserve"> א</w:t>
      </w:r>
      <w:r w:rsidR="000D6D9E">
        <w:rPr>
          <w:rFonts w:hint="cs"/>
          <w:rtl/>
        </w:rPr>
        <w:t>ם</w:t>
      </w:r>
      <w:r w:rsidR="00B433C9" w:rsidRPr="000D6D9E">
        <w:rPr>
          <w:rFonts w:hint="cs"/>
          <w:rtl/>
        </w:rPr>
        <w:t xml:space="preserve"> אלים ק</w:t>
      </w:r>
      <w:r w:rsidR="00B433C9" w:rsidRPr="000D6D9E">
        <w:rPr>
          <w:rtl/>
        </w:rPr>
        <w:t>"</w:t>
      </w:r>
      <w:r w:rsidR="00B433C9" w:rsidRPr="000D6D9E">
        <w:rPr>
          <w:rFonts w:hint="cs"/>
          <w:rtl/>
        </w:rPr>
        <w:t>ו למידחי צרה</w:t>
      </w:r>
      <w:r w:rsidR="000D6D9E">
        <w:rPr>
          <w:rFonts w:hint="cs"/>
          <w:rtl/>
        </w:rPr>
        <w:t>?</w:t>
      </w:r>
    </w:p>
    <w:p w14:paraId="69656AB8" w14:textId="4D9AE2B1" w:rsidR="00B433C9" w:rsidRPr="000D6D9E" w:rsidRDefault="000D6D9E" w:rsidP="000D6D9E">
      <w:pPr>
        <w:rPr>
          <w:rtl/>
        </w:rPr>
      </w:pPr>
      <w:r w:rsidRPr="00BC4BA0">
        <w:rPr>
          <w:rStyle w:val="affff5"/>
          <w:rFonts w:hint="eastAsia"/>
          <w:rtl/>
        </w:rPr>
        <w:t>ב</w:t>
      </w:r>
      <w:r w:rsidRPr="00BC4BA0">
        <w:rPr>
          <w:rStyle w:val="affff5"/>
          <w:rtl/>
        </w:rPr>
        <w:t xml:space="preserve">. </w:t>
      </w:r>
      <w:r w:rsidR="00DB5213" w:rsidRPr="000D6D9E">
        <w:rPr>
          <w:rStyle w:val="affff5"/>
          <w:rFonts w:hint="cs"/>
          <w:rtl/>
        </w:rPr>
        <w:t>א''ד</w:t>
      </w:r>
      <w:r w:rsidRPr="00BC4BA0">
        <w:rPr>
          <w:rStyle w:val="affff5"/>
          <w:rtl/>
        </w:rPr>
        <w:t>:</w:t>
      </w:r>
      <w:r w:rsidR="00B433C9" w:rsidRPr="000D6D9E">
        <w:rPr>
          <w:rtl/>
        </w:rPr>
        <w:t xml:space="preserve"> </w:t>
      </w:r>
      <w:r w:rsidR="00B433C9" w:rsidRPr="000D6D9E">
        <w:rPr>
          <w:rFonts w:hint="cs"/>
          <w:rtl/>
        </w:rPr>
        <w:t>המחזיר</w:t>
      </w:r>
      <w:r w:rsidR="00B433C9" w:rsidRPr="000D6D9E">
        <w:rPr>
          <w:rtl/>
        </w:rPr>
        <w:t xml:space="preserve"> </w:t>
      </w:r>
      <w:r w:rsidR="00B433C9" w:rsidRPr="000D6D9E">
        <w:rPr>
          <w:rFonts w:hint="cs"/>
          <w:rtl/>
        </w:rPr>
        <w:t>גרושתו</w:t>
      </w:r>
      <w:r w:rsidR="00B433C9" w:rsidRPr="000D6D9E">
        <w:rPr>
          <w:rtl/>
        </w:rPr>
        <w:t xml:space="preserve"> </w:t>
      </w:r>
      <w:r w:rsidR="00B433C9" w:rsidRPr="000D6D9E">
        <w:rPr>
          <w:rFonts w:hint="cs"/>
          <w:rtl/>
        </w:rPr>
        <w:t>משניסת</w:t>
      </w:r>
      <w:r>
        <w:rPr>
          <w:rFonts w:hint="cs"/>
          <w:rtl/>
        </w:rPr>
        <w:t xml:space="preserve"> ומת</w:t>
      </w:r>
      <w:r w:rsidR="00B433C9" w:rsidRPr="000D6D9E">
        <w:rPr>
          <w:rtl/>
        </w:rPr>
        <w:t xml:space="preserve">, </w:t>
      </w:r>
      <w:r w:rsidRPr="00D1637C">
        <w:rPr>
          <w:rFonts w:cs="PFT_Frank" w:hint="cs"/>
          <w:b/>
          <w:bCs/>
          <w:szCs w:val="14"/>
          <w:rtl/>
        </w:rPr>
        <w:t xml:space="preserve">היא </w:t>
      </w:r>
      <w:r w:rsidR="00B433C9" w:rsidRPr="00D1637C">
        <w:rPr>
          <w:rFonts w:cs="PFT_Frank" w:hint="eastAsia"/>
          <w:b/>
          <w:bCs/>
          <w:szCs w:val="14"/>
          <w:rtl/>
        </w:rPr>
        <w:t>מה</w:t>
      </w:r>
      <w:r w:rsidRPr="00D1637C">
        <w:rPr>
          <w:rFonts w:cs="PFT_Frank" w:hint="eastAsia"/>
          <w:b/>
          <w:bCs/>
          <w:szCs w:val="14"/>
          <w:rtl/>
        </w:rPr>
        <w:t>י</w:t>
      </w:r>
      <w:r w:rsidR="00B433C9" w:rsidRPr="000D6D9E">
        <w:rPr>
          <w:rtl/>
        </w:rPr>
        <w:t>?</w:t>
      </w:r>
    </w:p>
    <w:p w14:paraId="72BBFBB8" w14:textId="694700E8" w:rsidR="00B433C9" w:rsidRPr="000D6D9E" w:rsidRDefault="00B433C9" w:rsidP="00BC4BA0">
      <w:pPr>
        <w:rPr>
          <w:rtl/>
        </w:rPr>
      </w:pPr>
      <w:r w:rsidRPr="000D6D9E">
        <w:rPr>
          <w:rFonts w:hint="cs"/>
          <w:rtl/>
        </w:rPr>
        <w:t xml:space="preserve">צרתה </w:t>
      </w:r>
      <w:r w:rsidR="000D6D9E">
        <w:rPr>
          <w:rFonts w:hint="cs"/>
          <w:rtl/>
        </w:rPr>
        <w:t xml:space="preserve">- </w:t>
      </w:r>
      <w:r w:rsidRPr="00D1637C">
        <w:rPr>
          <w:rFonts w:cs="PFT_Frank" w:hint="eastAsia"/>
          <w:b/>
          <w:bCs/>
          <w:szCs w:val="14"/>
          <w:rtl/>
        </w:rPr>
        <w:t>פשיטא</w:t>
      </w:r>
      <w:r w:rsidR="000D6D9E">
        <w:rPr>
          <w:rFonts w:hint="cs"/>
          <w:rtl/>
        </w:rPr>
        <w:t xml:space="preserve"> -</w:t>
      </w:r>
      <w:r w:rsidRPr="000D6D9E">
        <w:rPr>
          <w:rFonts w:hint="cs"/>
          <w:rtl/>
        </w:rPr>
        <w:t xml:space="preserve"> דלא אלים ק</w:t>
      </w:r>
      <w:r w:rsidRPr="000D6D9E">
        <w:rPr>
          <w:rtl/>
        </w:rPr>
        <w:t>"</w:t>
      </w:r>
      <w:r w:rsidRPr="000D6D9E">
        <w:rPr>
          <w:rFonts w:hint="cs"/>
          <w:rtl/>
        </w:rPr>
        <w:t>ו למידחי צרה</w:t>
      </w:r>
      <w:r w:rsidR="000D6D9E">
        <w:rPr>
          <w:rFonts w:hint="cs"/>
          <w:rtl/>
        </w:rPr>
        <w:t>!</w:t>
      </w:r>
    </w:p>
    <w:p w14:paraId="30B4AABF" w14:textId="089538FA" w:rsidR="00B433C9" w:rsidRDefault="00B433C9" w:rsidP="000D6D9E">
      <w:pPr>
        <w:rPr>
          <w:rtl/>
        </w:rPr>
      </w:pPr>
      <w:r w:rsidRPr="00BC4BA0">
        <w:rPr>
          <w:rStyle w:val="affff5"/>
          <w:rFonts w:hint="eastAsia"/>
          <w:rtl/>
        </w:rPr>
        <w:t>וה</w:t>
      </w:r>
      <w:r w:rsidR="000D6D9E" w:rsidRPr="00BC4BA0">
        <w:rPr>
          <w:rStyle w:val="affff5"/>
          <w:rFonts w:hint="eastAsia"/>
          <w:rtl/>
        </w:rPr>
        <w:t>איבעיא</w:t>
      </w:r>
      <w:r w:rsidRPr="000D6D9E">
        <w:rPr>
          <w:rFonts w:hint="cs"/>
          <w:rtl/>
        </w:rPr>
        <w:t xml:space="preserve"> עליה</w:t>
      </w:r>
      <w:r w:rsidR="000D6D9E">
        <w:rPr>
          <w:rFonts w:hint="cs"/>
          <w:rtl/>
        </w:rPr>
        <w:t>,</w:t>
      </w:r>
      <w:r w:rsidRPr="000D6D9E">
        <w:rPr>
          <w:rFonts w:hint="cs"/>
          <w:rtl/>
        </w:rPr>
        <w:t xml:space="preserve"> א</w:t>
      </w:r>
      <w:r w:rsidR="000D6D9E">
        <w:rPr>
          <w:rFonts w:hint="cs"/>
          <w:rtl/>
        </w:rPr>
        <w:t>ם</w:t>
      </w:r>
      <w:r w:rsidRPr="000D6D9E">
        <w:rPr>
          <w:rFonts w:hint="cs"/>
          <w:rtl/>
        </w:rPr>
        <w:t xml:space="preserve"> אלים ק</w:t>
      </w:r>
      <w:r w:rsidRPr="000D6D9E">
        <w:rPr>
          <w:rtl/>
        </w:rPr>
        <w:t>"</w:t>
      </w:r>
      <w:r w:rsidRPr="000D6D9E">
        <w:rPr>
          <w:rFonts w:hint="cs"/>
          <w:rtl/>
        </w:rPr>
        <w:t>ו במקום מצוה</w:t>
      </w:r>
      <w:r w:rsidR="000D6D9E">
        <w:rPr>
          <w:rFonts w:hint="cs"/>
          <w:rtl/>
        </w:rPr>
        <w:t>?</w:t>
      </w:r>
    </w:p>
    <w:p w14:paraId="7EE034E3" w14:textId="598D387A" w:rsidR="000D6D9E" w:rsidRDefault="000D6D9E" w:rsidP="000D6D9E">
      <w:pPr>
        <w:rPr>
          <w:rtl/>
        </w:rPr>
      </w:pPr>
      <w:r w:rsidRPr="00BC4BA0">
        <w:rPr>
          <w:rStyle w:val="affff5"/>
          <w:rFonts w:hint="eastAsia"/>
          <w:rtl/>
        </w:rPr>
        <w:t>ומוכיח</w:t>
      </w:r>
      <w:r>
        <w:rPr>
          <w:rFonts w:hint="cs"/>
          <w:rtl/>
        </w:rPr>
        <w:t>: משתי המשניות הנ"ל</w:t>
      </w:r>
      <w:r w:rsidRPr="00BC4BA0">
        <w:rPr>
          <w:rStyle w:val="affff8"/>
          <w:rtl/>
        </w:rPr>
        <w:t xml:space="preserve"> להתיר צרה ולאסור,</w:t>
      </w:r>
      <w:r>
        <w:rPr>
          <w:rFonts w:hint="cs"/>
          <w:rtl/>
        </w:rPr>
        <w:t xml:space="preserve"> </w:t>
      </w:r>
      <w:r>
        <w:rPr>
          <w:rStyle w:val="affff5"/>
          <w:rtl/>
        </w:rPr>
        <w:tab/>
      </w:r>
      <w:r w:rsidRPr="00BC4BA0">
        <w:rPr>
          <w:rStyle w:val="affff5"/>
          <w:rFonts w:hint="eastAsia"/>
          <w:rtl/>
        </w:rPr>
        <w:t>ודחינו</w:t>
      </w:r>
      <w:r>
        <w:rPr>
          <w:rFonts w:hint="cs"/>
          <w:rtl/>
        </w:rPr>
        <w:t>: כנ"ל</w:t>
      </w:r>
      <w:r w:rsidR="00F00E2A">
        <w:rPr>
          <w:rFonts w:hint="cs"/>
          <w:rtl/>
        </w:rPr>
        <w:t>,</w:t>
      </w:r>
    </w:p>
    <w:p w14:paraId="22E8B165" w14:textId="76CBE0BC" w:rsidR="00BA10B7" w:rsidRDefault="00F00E2A" w:rsidP="00615A60">
      <w:pPr>
        <w:pStyle w:val="affff7"/>
        <w:jc w:val="center"/>
      </w:pPr>
      <w:r>
        <w:rPr>
          <w:rFonts w:hint="cs"/>
          <w:rtl/>
        </w:rPr>
        <w:t xml:space="preserve">אבל </w:t>
      </w:r>
      <w:r w:rsidRPr="00A07384">
        <w:rPr>
          <w:rFonts w:cs="PFT_Frank" w:hint="eastAsia"/>
          <w:b/>
          <w:bCs/>
          <w:szCs w:val="10"/>
          <w:rtl/>
        </w:rPr>
        <w:t>היא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גופא</w:t>
      </w:r>
      <w:r>
        <w:rPr>
          <w:rFonts w:hint="cs"/>
          <w:rtl/>
        </w:rPr>
        <w:t xml:space="preserve"> - יש להוכיח מברייתא שניה לאסור.</w:t>
      </w:r>
    </w:p>
    <w:p w14:paraId="5AE63CAD" w14:textId="010B622A" w:rsidR="00BA10B7" w:rsidRDefault="00BA10B7" w:rsidP="00D6223B">
      <w:pPr>
        <w:pStyle w:val="affff2"/>
        <w:rPr>
          <w:rtl/>
        </w:rPr>
      </w:pPr>
      <w:bookmarkStart w:id="71" w:name="_Toc119172610"/>
      <w:bookmarkStart w:id="72" w:name="_Toc119229698"/>
      <w:r>
        <w:rPr>
          <w:rStyle w:val="affff5"/>
          <w:rFonts w:hint="cs"/>
          <w:rtl/>
        </w:rPr>
        <w:t>משמואל</w:t>
      </w:r>
      <w:r>
        <w:rPr>
          <w:rtl/>
        </w:rPr>
        <w:t xml:space="preserve">: </w:t>
      </w:r>
      <w:r w:rsidRPr="00D1637C">
        <w:rPr>
          <w:rtl/>
        </w:rPr>
        <w:t>צרת ממאנת אסורה</w:t>
      </w:r>
      <w:r>
        <w:rPr>
          <w:rStyle w:val="affff8"/>
          <w:rtl/>
        </w:rPr>
        <w:t xml:space="preserve"> וחולצת,</w:t>
      </w:r>
      <w:bookmarkEnd w:id="71"/>
      <w:bookmarkEnd w:id="72"/>
    </w:p>
    <w:p w14:paraId="4DB2A199" w14:textId="77777777" w:rsidR="00BA10B7" w:rsidRDefault="00BA10B7" w:rsidP="00BA10B7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והיינו לזה שמיאנה</w:t>
      </w:r>
      <w:r>
        <w:rPr>
          <w:rtl/>
        </w:rPr>
        <w:t xml:space="preserve"> </w:t>
      </w:r>
      <w:r>
        <w:rPr>
          <w:rStyle w:val="affff8"/>
          <w:rtl/>
        </w:rPr>
        <w:t>הקטנה</w:t>
      </w:r>
      <w:r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בו</w:t>
      </w:r>
      <w:r>
        <w:rPr>
          <w:rtl/>
        </w:rPr>
        <w:t>, גזירה משום 'צרת בתו ממאנת',</w:t>
      </w:r>
    </w:p>
    <w:p w14:paraId="58EE41DF" w14:textId="77777777" w:rsidR="00BA10B7" w:rsidRDefault="00BA10B7" w:rsidP="00BA10B7">
      <w:pPr>
        <w:rPr>
          <w:rtl/>
        </w:rPr>
      </w:pPr>
      <w:r>
        <w:rPr>
          <w:spacing w:val="-4"/>
          <w:rtl/>
        </w:rPr>
        <w:lastRenderedPageBreak/>
        <w:t>שהיא ודאי אסורה</w:t>
      </w:r>
      <w:r>
        <w:rPr>
          <w:rStyle w:val="affff8"/>
          <w:rtl/>
        </w:rPr>
        <w:t xml:space="preserve"> אף שמיאון עוקר נישואין</w:t>
      </w:r>
      <w:r>
        <w:rPr>
          <w:spacing w:val="-4"/>
          <w:rtl/>
        </w:rPr>
        <w:t xml:space="preserve"> - </w:t>
      </w:r>
      <w:r>
        <w:rPr>
          <w:rStyle w:val="affff5"/>
          <w:rFonts w:hint="cs"/>
          <w:rtl/>
        </w:rPr>
        <w:t>כדרב"י</w:t>
      </w:r>
      <w:r>
        <w:rPr>
          <w:spacing w:val="-4"/>
          <w:rtl/>
        </w:rPr>
        <w:t xml:space="preserve"> ש'מיאנה בבעל מותרת לאביו, </w:t>
      </w:r>
      <w:r>
        <w:rPr>
          <w:rtl/>
        </w:rPr>
        <w:t xml:space="preserve">מיאנה ביבם אסורה לאביו', שמשעת נפילה נראית 'כלתו'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-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 וה"נ משעת נפילה נראית 'צרת בתו'.</w:t>
      </w:r>
    </w:p>
    <w:p w14:paraId="4761F94E" w14:textId="77777777" w:rsidR="00BA10B7" w:rsidRDefault="00BA10B7" w:rsidP="00BA10B7">
      <w:pPr>
        <w:rPr>
          <w:rtl/>
        </w:rPr>
      </w:pPr>
      <w:r>
        <w:rPr>
          <w:rStyle w:val="affff5"/>
          <w:rFonts w:hint="cs"/>
          <w:rtl/>
        </w:rPr>
        <w:t>והמשנה</w:t>
      </w:r>
      <w:r>
        <w:rPr>
          <w:rtl/>
        </w:rPr>
        <w:t xml:space="preserve"> דמיאנה, צרתה מותרת </w:t>
      </w:r>
      <w:r>
        <w:rPr>
          <w:rtl/>
        </w:rPr>
        <w:tab/>
      </w:r>
      <w:r>
        <w:rPr>
          <w:rtl/>
        </w:rPr>
        <w:tab/>
        <w:t xml:space="preserve"> -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בבעל, </w:t>
      </w:r>
      <w:r>
        <w:rPr>
          <w:rStyle w:val="affff8"/>
          <w:rtl/>
        </w:rPr>
        <w:t>ותרי גווני גירושין</w:t>
      </w:r>
      <w:r>
        <w:rPr>
          <w:rtl/>
        </w:rPr>
        <w:t>.</w:t>
      </w:r>
    </w:p>
    <w:p w14:paraId="3D2A4AD1" w14:textId="1B13F3FC" w:rsidR="00BA10B7" w:rsidRDefault="00BA10B7" w:rsidP="00615A60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אבל לאחים</w:t>
      </w:r>
      <w:r>
        <w:rPr>
          <w:rtl/>
        </w:rPr>
        <w:t xml:space="preserve"> </w:t>
      </w:r>
      <w:r>
        <w:rPr>
          <w:rStyle w:val="affff5"/>
          <w:rFonts w:hint="cs"/>
          <w:rtl/>
        </w:rPr>
        <w:t>אמר שמואל</w:t>
      </w:r>
      <w:r>
        <w:rPr>
          <w:rtl/>
        </w:rPr>
        <w:t xml:space="preserve"> דמיאנה בזה מותרת בזה, כ"ש צרתה.</w:t>
      </w:r>
    </w:p>
    <w:p w14:paraId="1A850454" w14:textId="7EEA081E" w:rsidR="00BA10B7" w:rsidRDefault="00BA10B7" w:rsidP="00615A60">
      <w:pPr>
        <w:pStyle w:val="affff2"/>
        <w:rPr>
          <w:rtl/>
        </w:rPr>
      </w:pPr>
      <w:bookmarkStart w:id="73" w:name="_Toc119172611"/>
      <w:bookmarkStart w:id="74" w:name="_Toc119229699"/>
      <w:r>
        <w:rPr>
          <w:rFonts w:hint="cs"/>
          <w:rtl/>
        </w:rPr>
        <w:t>צרת איילונית</w:t>
      </w:r>
      <w:bookmarkEnd w:id="73"/>
      <w:bookmarkEnd w:id="74"/>
    </w:p>
    <w:p w14:paraId="7C03BA2B" w14:textId="77777777" w:rsidR="00BA10B7" w:rsidRPr="00062827" w:rsidRDefault="00BA10B7" w:rsidP="00BA10B7">
      <w:pPr>
        <w:rPr>
          <w:spacing w:val="-2"/>
          <w:rtl/>
        </w:rPr>
      </w:pPr>
      <w:r w:rsidRPr="00062827">
        <w:rPr>
          <w:rStyle w:val="affff5"/>
          <w:rFonts w:hint="cs"/>
          <w:rtl/>
        </w:rPr>
        <w:t>רב אסי:</w:t>
      </w:r>
      <w:r w:rsidRPr="00062827">
        <w:rPr>
          <w:spacing w:val="-2"/>
          <w:rtl/>
        </w:rPr>
        <w:t xml:space="preserve"> </w:t>
      </w:r>
      <w:r w:rsidRPr="00D1637C">
        <w:rPr>
          <w:rFonts w:cs="PFT_Frank"/>
          <w:b/>
          <w:bCs/>
          <w:spacing w:val="-2"/>
          <w:szCs w:val="14"/>
          <w:rtl/>
        </w:rPr>
        <w:t>צרת אילונית אסורה</w:t>
      </w:r>
      <w:r w:rsidRPr="00062827">
        <w:rPr>
          <w:spacing w:val="-2"/>
          <w:rtl/>
        </w:rPr>
        <w:t xml:space="preserve"> </w:t>
      </w:r>
      <w:r w:rsidRPr="00062827">
        <w:rPr>
          <w:rStyle w:val="affff8"/>
          <w:spacing w:val="-2"/>
          <w:rtl/>
        </w:rPr>
        <w:t xml:space="preserve">ופטורה מחליצה, </w:t>
      </w:r>
      <w:r w:rsidRPr="00062827">
        <w:rPr>
          <w:rStyle w:val="affff1"/>
          <w:spacing w:val="-2"/>
          <w:rtl/>
        </w:rPr>
        <w:t xml:space="preserve">'אשר </w:t>
      </w:r>
      <w:r w:rsidRPr="00062827">
        <w:rPr>
          <w:rStyle w:val="affff1"/>
          <w:b/>
          <w:bCs/>
          <w:spacing w:val="-2"/>
          <w:rtl/>
        </w:rPr>
        <w:t>תלד'</w:t>
      </w:r>
      <w:r w:rsidRPr="00062827">
        <w:rPr>
          <w:spacing w:val="-2"/>
          <w:rtl/>
        </w:rPr>
        <w:t xml:space="preserve"> ולא אילונית.</w:t>
      </w:r>
    </w:p>
    <w:p w14:paraId="3609F18B" w14:textId="77777777" w:rsidR="00BA10B7" w:rsidRDefault="00BA10B7" w:rsidP="00BA10B7">
      <w:pPr>
        <w:rPr>
          <w:rtl/>
        </w:rPr>
      </w:pPr>
      <w:r>
        <w:rPr>
          <w:b/>
          <w:rtl/>
        </w:rPr>
        <w:t>ו</w:t>
      </w:r>
      <w:r w:rsidRPr="00D1637C">
        <w:rPr>
          <w:rFonts w:cs="PFT_Frank"/>
          <w:b/>
          <w:bCs/>
          <w:szCs w:val="14"/>
          <w:rtl/>
        </w:rPr>
        <w:t>הך</w:t>
      </w:r>
      <w:r>
        <w:rPr>
          <w:rStyle w:val="affff5"/>
          <w:rFonts w:hint="cs"/>
          <w:b/>
          <w:rtl/>
        </w:rPr>
        <w:t xml:space="preserve"> </w:t>
      </w:r>
      <w:r>
        <w:rPr>
          <w:rtl/>
        </w:rPr>
        <w:t>דג' אחין נשואין ג' נכריות, מת אחד, ועשה בה שני מאמר ומת - חולצות,</w:t>
      </w:r>
      <w:r>
        <w:rPr>
          <w:rStyle w:val="affff1"/>
          <w:rtl/>
        </w:rPr>
        <w:t xml:space="preserve"> ד'ומת </w:t>
      </w:r>
      <w:r>
        <w:rPr>
          <w:rStyle w:val="affff1"/>
          <w:b/>
          <w:bCs/>
          <w:rtl/>
        </w:rPr>
        <w:t>אחד</w:t>
      </w:r>
      <w:r>
        <w:rPr>
          <w:rStyle w:val="affff1"/>
          <w:rtl/>
        </w:rPr>
        <w:t>.. יבמה יבא עליה'</w:t>
      </w:r>
      <w:r>
        <w:rPr>
          <w:rtl/>
        </w:rPr>
        <w:t xml:space="preserve"> ולא בזיקת </w:t>
      </w:r>
      <w:r w:rsidRPr="00D1637C">
        <w:rPr>
          <w:rFonts w:cs="PFT_Frank"/>
          <w:b/>
          <w:bCs/>
          <w:szCs w:val="14"/>
          <w:rtl/>
        </w:rPr>
        <w:t>שני</w:t>
      </w:r>
      <w:r>
        <w:rPr>
          <w:rtl/>
        </w:rPr>
        <w:t xml:space="preserve"> יבמין,</w:t>
      </w:r>
    </w:p>
    <w:p w14:paraId="368426F5" w14:textId="77777777" w:rsidR="00BA10B7" w:rsidRDefault="00BA10B7" w:rsidP="00BA10B7">
      <w:pPr>
        <w:rPr>
          <w:rStyle w:val="affff8"/>
          <w:rtl/>
        </w:rPr>
      </w:pPr>
      <w:r>
        <w:rPr>
          <w:rStyle w:val="affff5"/>
          <w:rFonts w:hint="cs"/>
          <w:rtl/>
        </w:rPr>
        <w:t>ותני ריו"ס</w:t>
      </w:r>
      <w:r>
        <w:rPr>
          <w:rtl/>
        </w:rPr>
        <w:t xml:space="preserve">: </w:t>
      </w:r>
      <w:r w:rsidRPr="00D1637C">
        <w:rPr>
          <w:rFonts w:cs="PFT_Frank"/>
          <w:b/>
          <w:bCs/>
          <w:szCs w:val="14"/>
          <w:rtl/>
        </w:rPr>
        <w:t>זו היא</w:t>
      </w:r>
      <w:r>
        <w:rPr>
          <w:rtl/>
        </w:rPr>
        <w:t xml:space="preserve"> צרת אשת אח, שאיסור נפילה גרם לה, ולא מצאנו כן בכל התורה,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D1637C">
        <w:rPr>
          <w:rFonts w:cs="PFT_Frank"/>
          <w:b/>
          <w:bCs/>
          <w:szCs w:val="14"/>
          <w:rtl/>
        </w:rPr>
        <w:t>ולמעט</w:t>
      </w:r>
      <w:r>
        <w:rPr>
          <w:rtl/>
        </w:rPr>
        <w:t xml:space="preserve"> צרת אילונית שמתייבמת,</w:t>
      </w:r>
    </w:p>
    <w:p w14:paraId="06D74718" w14:textId="77777777" w:rsidR="00BA10B7" w:rsidRDefault="00BA10B7" w:rsidP="00BA10B7">
      <w:pPr>
        <w:rPr>
          <w:rtl/>
        </w:rPr>
      </w:pPr>
      <w:r>
        <w:rPr>
          <w:rStyle w:val="affff5"/>
          <w:rFonts w:hint="cs"/>
          <w:rtl/>
        </w:rPr>
        <w:t>ודחינו:</w:t>
      </w:r>
      <w:r>
        <w:rPr>
          <w:rtl/>
        </w:rPr>
        <w:t xml:space="preserve"> למעט צרת אילונית שפטורה מחליצה   -   </w:t>
      </w:r>
      <w:r w:rsidRPr="00D1637C">
        <w:rPr>
          <w:rFonts w:cs="PFT_Frank"/>
          <w:b/>
          <w:bCs/>
          <w:szCs w:val="14"/>
          <w:rtl/>
        </w:rPr>
        <w:t>דדאורייתא</w:t>
      </w:r>
      <w:r>
        <w:rPr>
          <w:rtl/>
        </w:rPr>
        <w:t xml:space="preserve">. </w:t>
      </w:r>
    </w:p>
    <w:p w14:paraId="0BCF1F24" w14:textId="77777777" w:rsidR="00BA10B7" w:rsidRDefault="00BA10B7" w:rsidP="00BA10B7">
      <w:pPr>
        <w:rPr>
          <w:rtl/>
        </w:rPr>
      </w:pPr>
      <w:r>
        <w:rPr>
          <w:rStyle w:val="affff5"/>
          <w:rFonts w:hint="cs"/>
          <w:rtl/>
        </w:rPr>
        <w:t>והמשנה:</w:t>
      </w:r>
      <w:r>
        <w:rPr>
          <w:rtl/>
        </w:rPr>
        <w:t xml:space="preserve"> דאם.. נמצאו אילונית - צרותיהן מותרות, </w:t>
      </w:r>
    </w:p>
    <w:p w14:paraId="23EA5D21" w14:textId="77777777" w:rsidR="00BA10B7" w:rsidRDefault="00BA10B7" w:rsidP="00BA10B7">
      <w:pPr>
        <w:rPr>
          <w:rtl/>
        </w:rPr>
      </w:pPr>
      <w:r>
        <w:rPr>
          <w:rtl/>
        </w:rPr>
        <w:t xml:space="preserve">- כשלא הכיר בה, </w:t>
      </w:r>
      <w:r>
        <w:rPr>
          <w:rStyle w:val="affff5"/>
          <w:rFonts w:hint="cs"/>
          <w:rtl/>
        </w:rPr>
        <w:tab/>
      </w:r>
      <w:r>
        <w:rPr>
          <w:rStyle w:val="affff5"/>
          <w:rFonts w:hint="cs"/>
          <w:rtl/>
        </w:rPr>
        <w:tab/>
      </w:r>
      <w:r>
        <w:rPr>
          <w:rStyle w:val="affff5"/>
          <w:rFonts w:hint="cs"/>
          <w:rtl/>
        </w:rPr>
        <w:tab/>
      </w:r>
      <w:r>
        <w:rPr>
          <w:rStyle w:val="affff5"/>
          <w:rFonts w:hint="cs"/>
          <w:rtl/>
        </w:rPr>
        <w:tab/>
      </w:r>
      <w:r>
        <w:rPr>
          <w:rStyle w:val="affff5"/>
          <w:rFonts w:hint="cs"/>
          <w:rtl/>
        </w:rPr>
        <w:tab/>
        <w:t xml:space="preserve">   ודייקא נמי</w:t>
      </w:r>
      <w:r>
        <w:rPr>
          <w:rtl/>
        </w:rPr>
        <w:t xml:space="preserve"> 'שנמצאו' ולא 'שהיו'.</w:t>
      </w:r>
    </w:p>
    <w:p w14:paraId="7103858A" w14:textId="77777777" w:rsidR="00BA10B7" w:rsidRDefault="00BA10B7" w:rsidP="008E65FC">
      <w:pPr>
        <w:pStyle w:val="aff7"/>
        <w:framePr w:wrap="around"/>
        <w:rPr>
          <w:rtl/>
        </w:rPr>
      </w:pPr>
      <w:r>
        <w:rPr>
          <w:rFonts w:hint="cs"/>
          <w:rtl/>
        </w:rPr>
        <w:t>יב:</w:t>
      </w:r>
    </w:p>
    <w:p w14:paraId="2F26F512" w14:textId="6C95DC30" w:rsidR="00BA10B7" w:rsidRDefault="00BA10B7" w:rsidP="00615A60">
      <w:pPr>
        <w:pStyle w:val="affff2"/>
        <w:rPr>
          <w:rStyle w:val="affff5"/>
          <w:b w:val="0"/>
          <w:bCs/>
          <w:rtl/>
        </w:rPr>
      </w:pPr>
      <w:bookmarkStart w:id="75" w:name="_Toc119172612"/>
      <w:bookmarkStart w:id="76" w:name="_Toc119229700"/>
      <w:r>
        <w:rPr>
          <w:rFonts w:hint="cs"/>
          <w:rtl/>
        </w:rPr>
        <w:t>פסק ההלכה ודעות נוספות</w:t>
      </w:r>
      <w:bookmarkEnd w:id="75"/>
      <w:bookmarkEnd w:id="76"/>
    </w:p>
    <w:p w14:paraId="049489C9" w14:textId="77777777" w:rsidR="00BA10B7" w:rsidRDefault="00BA10B7" w:rsidP="00BA10B7">
      <w:pPr>
        <w:rPr>
          <w:rtl/>
        </w:rPr>
      </w:pPr>
      <w:r>
        <w:rPr>
          <w:rStyle w:val="affff5"/>
          <w:rFonts w:hint="cs"/>
          <w:rtl/>
        </w:rPr>
        <w:t xml:space="preserve">רבא </w:t>
      </w:r>
      <w:r>
        <w:rPr>
          <w:rStyle w:val="affff5"/>
          <w:rFonts w:hint="cs"/>
          <w:bCs w:val="0"/>
          <w:rtl/>
        </w:rPr>
        <w:t>הלכתא</w:t>
      </w:r>
      <w:r>
        <w:rPr>
          <w:rStyle w:val="affff5"/>
          <w:rFonts w:hint="cs"/>
          <w:rtl/>
        </w:rPr>
        <w:t>:</w:t>
      </w:r>
      <w:r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צרת אילונית מותרת</w:t>
      </w:r>
      <w:r>
        <w:rPr>
          <w:rtl/>
        </w:rPr>
        <w:t xml:space="preserve"> </w:t>
      </w:r>
      <w:r>
        <w:rPr>
          <w:rStyle w:val="affff8"/>
          <w:rtl/>
        </w:rPr>
        <w:t>אף שהכיר</w:t>
      </w:r>
      <w:r>
        <w:rPr>
          <w:rtl/>
        </w:rPr>
        <w:t xml:space="preserve">, ואף </w:t>
      </w:r>
      <w:r w:rsidRPr="00D1637C">
        <w:rPr>
          <w:rFonts w:cs="PFT_Frank"/>
          <w:b/>
          <w:bCs/>
          <w:szCs w:val="14"/>
          <w:rtl/>
        </w:rPr>
        <w:t>צרת בתו אילונית</w:t>
      </w:r>
      <w:r>
        <w:rPr>
          <w:rtl/>
        </w:rPr>
        <w:t>.</w:t>
      </w:r>
    </w:p>
    <w:p w14:paraId="51769A1E" w14:textId="77777777" w:rsidR="00BA10B7" w:rsidRDefault="00BA10B7" w:rsidP="00BA10B7">
      <w:pPr>
        <w:rPr>
          <w:rtl/>
        </w:rPr>
      </w:pPr>
      <w:r>
        <w:rPr>
          <w:rStyle w:val="affff5"/>
          <w:rFonts w:hint="cs"/>
          <w:bCs w:val="0"/>
          <w:rtl/>
        </w:rPr>
        <w:t>והמשנה</w:t>
      </w:r>
      <w:r>
        <w:rPr>
          <w:rStyle w:val="affff5"/>
          <w:rFonts w:hint="cs"/>
          <w:rtl/>
        </w:rPr>
        <w:t>:</w:t>
      </w:r>
      <w:r>
        <w:rPr>
          <w:rtl/>
        </w:rPr>
        <w:t xml:space="preserve"> 'שנמצאו' אילוניות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 -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 </w:t>
      </w:r>
      <w:r>
        <w:rPr>
          <w:rStyle w:val="affff5"/>
          <w:rFonts w:hint="cs"/>
          <w:bCs w:val="0"/>
          <w:rtl/>
        </w:rPr>
        <w:t>תני</w:t>
      </w:r>
      <w:r>
        <w:rPr>
          <w:rStyle w:val="affff5"/>
          <w:rFonts w:hint="cs"/>
          <w:rtl/>
        </w:rPr>
        <w:t>:</w:t>
      </w:r>
      <w:r>
        <w:rPr>
          <w:rtl/>
        </w:rPr>
        <w:t xml:space="preserve"> 'שהיו'.</w:t>
      </w:r>
    </w:p>
    <w:p w14:paraId="4E035048" w14:textId="77777777" w:rsidR="00BA10B7" w:rsidRPr="00062827" w:rsidRDefault="00BA10B7" w:rsidP="00BA10B7">
      <w:pPr>
        <w:rPr>
          <w:spacing w:val="-4"/>
          <w:rtl/>
        </w:rPr>
      </w:pPr>
      <w:r w:rsidRPr="00062827">
        <w:rPr>
          <w:rStyle w:val="affff5"/>
          <w:rFonts w:hint="cs"/>
          <w:spacing w:val="-4"/>
          <w:rtl/>
        </w:rPr>
        <w:t>רבין מרי"ו:</w:t>
      </w:r>
      <w:r w:rsidRPr="00062827">
        <w:rPr>
          <w:spacing w:val="-4"/>
          <w:rtl/>
        </w:rPr>
        <w:t xml:space="preserve"> </w:t>
      </w:r>
      <w:r w:rsidRPr="00D1637C">
        <w:rPr>
          <w:rFonts w:cs="PFT_Frank"/>
          <w:b/>
          <w:bCs/>
          <w:spacing w:val="-4"/>
          <w:szCs w:val="14"/>
          <w:rtl/>
        </w:rPr>
        <w:t>צרת</w:t>
      </w:r>
      <w:r w:rsidRPr="00062827">
        <w:rPr>
          <w:spacing w:val="-4"/>
          <w:rtl/>
        </w:rPr>
        <w:t xml:space="preserve"> - ממאנת, אילונית, ומחזיר גרושתו - כולן מותרות.</w:t>
      </w:r>
    </w:p>
    <w:p w14:paraId="702BBCC2" w14:textId="77777777" w:rsidR="00BA10B7" w:rsidRDefault="00BA10B7" w:rsidP="00615A60">
      <w:pPr>
        <w:pStyle w:val="aff2"/>
        <w:rPr>
          <w:rtl/>
        </w:rPr>
      </w:pPr>
      <w:r w:rsidRPr="00615A60">
        <w:rPr>
          <w:rFonts w:hint="cs"/>
          <w:rtl/>
        </w:rPr>
        <w:t>׹</w:t>
      </w:r>
    </w:p>
    <w:p w14:paraId="58F5602D" w14:textId="77777777" w:rsidR="00BA10B7" w:rsidRPr="00BF284E" w:rsidRDefault="00BA10B7" w:rsidP="00BA10B7">
      <w:pPr>
        <w:rPr>
          <w:spacing w:val="-2"/>
          <w:rtl/>
        </w:rPr>
      </w:pPr>
      <w:r w:rsidRPr="00BF284E">
        <w:rPr>
          <w:rStyle w:val="affff5"/>
          <w:rFonts w:hint="cs"/>
          <w:rtl/>
        </w:rPr>
        <w:t>תני לר"מ</w:t>
      </w:r>
      <w:r w:rsidRPr="00BF284E">
        <w:rPr>
          <w:spacing w:val="-2"/>
          <w:rtl/>
        </w:rPr>
        <w:t xml:space="preserve">: </w:t>
      </w:r>
      <w:r w:rsidRPr="00BF284E">
        <w:rPr>
          <w:rStyle w:val="affff3"/>
          <w:spacing w:val="-2"/>
          <w:rtl/>
        </w:rPr>
        <w:t>אלו משמשות במוך</w:t>
      </w:r>
      <w:r w:rsidRPr="00BF284E">
        <w:rPr>
          <w:spacing w:val="-2"/>
          <w:rtl/>
        </w:rPr>
        <w:t xml:space="preserve"> </w:t>
      </w:r>
      <w:r w:rsidRPr="00BF284E">
        <w:rPr>
          <w:rFonts w:cs="PFT_Frank"/>
          <w:b/>
          <w:bCs/>
          <w:spacing w:val="-2"/>
          <w:szCs w:val="14"/>
          <w:rtl/>
        </w:rPr>
        <w:t>קטנה</w:t>
      </w:r>
      <w:r w:rsidRPr="00BF284E">
        <w:rPr>
          <w:spacing w:val="-2"/>
          <w:rtl/>
        </w:rPr>
        <w:t xml:space="preserve"> שמא תתעבר ושמא תמות,</w:t>
      </w:r>
    </w:p>
    <w:p w14:paraId="5877885F" w14:textId="77777777" w:rsidR="00BA10B7" w:rsidRDefault="00BA10B7" w:rsidP="00BA10B7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מעוברת</w:t>
      </w:r>
      <w:r>
        <w:rPr>
          <w:rtl/>
        </w:rPr>
        <w:t xml:space="preserve"> שמא תעשה עוברה סנדל, </w:t>
      </w:r>
      <w:r w:rsidRPr="00D1637C">
        <w:rPr>
          <w:rFonts w:cs="PFT_Frank"/>
          <w:b/>
          <w:bCs/>
          <w:szCs w:val="14"/>
          <w:rtl/>
        </w:rPr>
        <w:t>מניקה</w:t>
      </w:r>
      <w:r>
        <w:rPr>
          <w:rtl/>
        </w:rPr>
        <w:t xml:space="preserve"> שמא תגמול וימות,</w:t>
      </w:r>
    </w:p>
    <w:p w14:paraId="7CB77F2C" w14:textId="77777777" w:rsidR="00BA10B7" w:rsidRDefault="00BA10B7" w:rsidP="00BA10B7">
      <w:pPr>
        <w:pStyle w:val="affff7"/>
        <w:ind w:left="113" w:firstLine="113"/>
        <w:rPr>
          <w:rtl/>
        </w:rPr>
      </w:pPr>
      <w:r w:rsidRPr="00A07384">
        <w:rPr>
          <w:rFonts w:cs="PFT_Frank"/>
          <w:b/>
          <w:bCs/>
          <w:szCs w:val="10"/>
          <w:rtl/>
        </w:rPr>
        <w:t>קטנה</w:t>
      </w:r>
      <w:r>
        <w:rPr>
          <w:rtl/>
        </w:rPr>
        <w:t xml:space="preserve"> - מבת י"א עד י"ב , פחות מכאן או יותר - משמשת כדרכה.</w:t>
      </w:r>
    </w:p>
    <w:p w14:paraId="2696B2F2" w14:textId="77777777" w:rsidR="00BA10B7" w:rsidRDefault="00BA10B7" w:rsidP="00BA10B7">
      <w:pPr>
        <w:rPr>
          <w:spacing w:val="-2"/>
          <w:rtl/>
        </w:rPr>
      </w:pPr>
      <w:r>
        <w:rPr>
          <w:rStyle w:val="affff5"/>
          <w:rFonts w:hint="cs"/>
          <w:rtl/>
        </w:rPr>
        <w:t>וחכ"א:</w:t>
      </w:r>
      <w:r>
        <w:rPr>
          <w:spacing w:val="-2"/>
          <w:rtl/>
        </w:rPr>
        <w:t xml:space="preserve"> </w:t>
      </w:r>
      <w:r w:rsidRPr="00D1637C">
        <w:rPr>
          <w:rFonts w:cs="PFT_Frank"/>
          <w:b/>
          <w:bCs/>
          <w:spacing w:val="-2"/>
          <w:szCs w:val="14"/>
          <w:rtl/>
        </w:rPr>
        <w:t>כולם</w:t>
      </w:r>
      <w:r>
        <w:rPr>
          <w:spacing w:val="-2"/>
          <w:rtl/>
        </w:rPr>
        <w:t xml:space="preserve"> משמשות כדרכם, </w:t>
      </w:r>
      <w:r>
        <w:rPr>
          <w:rStyle w:val="affff1"/>
          <w:rtl/>
        </w:rPr>
        <w:t>ד'שומר</w:t>
      </w:r>
      <w:r>
        <w:rPr>
          <w:rStyle w:val="affff1"/>
          <w:spacing w:val="-2"/>
          <w:rtl/>
        </w:rPr>
        <w:t xml:space="preserve"> פתאים ה'.</w:t>
      </w:r>
    </w:p>
    <w:p w14:paraId="7E5BC068" w14:textId="77777777" w:rsidR="00BA10B7" w:rsidRDefault="00BA10B7" w:rsidP="00BA10B7">
      <w:pPr>
        <w:rPr>
          <w:rFonts w:cs="PFT_Frank"/>
          <w:b/>
          <w:bCs/>
          <w:sz w:val="14"/>
          <w:szCs w:val="14"/>
          <w:rtl/>
        </w:rPr>
      </w:pPr>
      <w:r>
        <w:rPr>
          <w:rStyle w:val="affff5"/>
          <w:rFonts w:hint="cs"/>
          <w:rtl/>
        </w:rPr>
        <w:lastRenderedPageBreak/>
        <w:t>ומדאמר</w:t>
      </w:r>
      <w:r>
        <w:rPr>
          <w:rtl/>
        </w:rPr>
        <w:t xml:space="preserve"> שמא תתעבר </w:t>
      </w:r>
      <w:r w:rsidRPr="00D1637C">
        <w:rPr>
          <w:rFonts w:cs="PFT_Frank"/>
          <w:b/>
          <w:bCs/>
          <w:szCs w:val="14"/>
          <w:rtl/>
        </w:rPr>
        <w:t>ושמא</w:t>
      </w:r>
      <w:r>
        <w:rPr>
          <w:rtl/>
        </w:rPr>
        <w:t xml:space="preserve"> תמות - יתכן שמתעברת ולא מתה, </w:t>
      </w:r>
      <w:r>
        <w:rPr>
          <w:rStyle w:val="affff5"/>
          <w:rFonts w:hint="cs"/>
          <w:rtl/>
        </w:rPr>
        <w:t>ויקשה</w:t>
      </w:r>
      <w:r>
        <w:rPr>
          <w:rtl/>
        </w:rPr>
        <w:t xml:space="preserve"> </w:t>
      </w:r>
      <w:r>
        <w:rPr>
          <w:rStyle w:val="affff5"/>
          <w:rFonts w:hint="cs"/>
          <w:rtl/>
        </w:rPr>
        <w:t>מהמשנה</w:t>
      </w:r>
      <w:r>
        <w:rPr>
          <w:spacing w:val="-6"/>
          <w:rtl/>
        </w:rPr>
        <w:t xml:space="preserve">: אי אפשר בחמותו.. שנמצאו אילונית </w:t>
      </w:r>
      <w:r w:rsidRPr="00D1637C">
        <w:rPr>
          <w:rFonts w:cs="PFT_Frank"/>
          <w:b/>
          <w:bCs/>
          <w:spacing w:val="-6"/>
          <w:szCs w:val="14"/>
          <w:rtl/>
        </w:rPr>
        <w:t>או</w:t>
      </w:r>
      <w:r>
        <w:rPr>
          <w:spacing w:val="-6"/>
          <w:rtl/>
        </w:rPr>
        <w:t xml:space="preserve"> </w:t>
      </w:r>
      <w:r w:rsidRPr="00D1637C">
        <w:rPr>
          <w:rFonts w:cs="PFT_Frank"/>
          <w:b/>
          <w:bCs/>
          <w:spacing w:val="-6"/>
          <w:szCs w:val="14"/>
          <w:rtl/>
        </w:rPr>
        <w:t>שמיאנו</w:t>
      </w:r>
      <w:r>
        <w:rPr>
          <w:spacing w:val="-6"/>
          <w:rtl/>
        </w:rPr>
        <w:t>!</w:t>
      </w:r>
    </w:p>
    <w:p w14:paraId="20F15576" w14:textId="77777777" w:rsidR="00BA10B7" w:rsidRDefault="00BA10B7" w:rsidP="00BA10B7">
      <w:pPr>
        <w:rPr>
          <w:rtl/>
        </w:rPr>
      </w:pPr>
      <w:r>
        <w:rPr>
          <w:rStyle w:val="affff5"/>
          <w:rFonts w:hint="cs"/>
          <w:rtl/>
        </w:rPr>
        <w:t>ו</w:t>
      </w:r>
      <w:r>
        <w:rPr>
          <w:rStyle w:val="affff5"/>
          <w:rFonts w:hint="cs"/>
          <w:bCs w:val="0"/>
          <w:rtl/>
        </w:rPr>
        <w:t>מתרצים:</w:t>
      </w:r>
      <w:r>
        <w:rPr>
          <w:rtl/>
        </w:rPr>
        <w:t xml:space="preserve"> אפשר שלא תמות אבל </w:t>
      </w:r>
      <w:r w:rsidRPr="00D1637C">
        <w:rPr>
          <w:rFonts w:cs="PFT_Frank"/>
          <w:b/>
          <w:bCs/>
          <w:szCs w:val="14"/>
          <w:rtl/>
        </w:rPr>
        <w:t>כיון שילדה</w:t>
      </w:r>
      <w:r>
        <w:rPr>
          <w:rFonts w:cs="PFT_Frank" w:hint="cs"/>
          <w:b/>
          <w:bCs/>
          <w:spacing w:val="-6"/>
          <w:szCs w:val="14"/>
          <w:rtl/>
        </w:rPr>
        <w:t xml:space="preserve"> </w:t>
      </w:r>
      <w:r>
        <w:rPr>
          <w:rStyle w:val="affff5"/>
          <w:rFonts w:hint="cs"/>
          <w:bCs w:val="0"/>
          <w:rtl/>
        </w:rPr>
        <w:t>א.</w:t>
      </w:r>
      <w:r>
        <w:rPr>
          <w:rFonts w:cs="PFT_Frank" w:hint="cs"/>
          <w:b/>
          <w:bCs/>
          <w:spacing w:val="-6"/>
          <w:szCs w:val="14"/>
          <w:rtl/>
        </w:rPr>
        <w:t xml:space="preserve"> </w:t>
      </w:r>
      <w:r>
        <w:rPr>
          <w:rtl/>
        </w:rPr>
        <w:t>בנים כסימנים,</w:t>
      </w:r>
    </w:p>
    <w:p w14:paraId="6568571F" w14:textId="77777777" w:rsidR="00BA10B7" w:rsidRDefault="00BA10B7" w:rsidP="00BA10B7">
      <w:pPr>
        <w:rPr>
          <w:rtl/>
        </w:rPr>
      </w:pPr>
      <w:r>
        <w:rPr>
          <w:rStyle w:val="affff5"/>
          <w:rFonts w:hint="cs"/>
          <w:rtl/>
        </w:rPr>
        <w:t xml:space="preserve">ב. </w:t>
      </w:r>
      <w:r>
        <w:rPr>
          <w:rtl/>
        </w:rPr>
        <w:t xml:space="preserve">עדיפי מסימנים, </w:t>
      </w:r>
      <w:r>
        <w:rPr>
          <w:rStyle w:val="affff5"/>
          <w:rFonts w:hint="cs"/>
          <w:rtl/>
        </w:rPr>
        <w:t>שאפי' לר"י</w:t>
      </w:r>
      <w:r>
        <w:rPr>
          <w:rtl/>
        </w:rPr>
        <w:t xml:space="preserve"> </w:t>
      </w:r>
      <w:r>
        <w:rPr>
          <w:rStyle w:val="affff8"/>
          <w:rtl/>
        </w:rPr>
        <w:t>דעד שירבה השחור</w:t>
      </w:r>
      <w:r>
        <w:rPr>
          <w:rtl/>
        </w:rPr>
        <w:t xml:space="preserve">  -  בבנים מודה,</w:t>
      </w:r>
    </w:p>
    <w:p w14:paraId="6EE3367F" w14:textId="77777777" w:rsidR="00BA10B7" w:rsidRDefault="00BA10B7" w:rsidP="008E65FC">
      <w:pPr>
        <w:pStyle w:val="aff7"/>
        <w:framePr w:wrap="around"/>
        <w:rPr>
          <w:rtl/>
        </w:rPr>
      </w:pPr>
      <w:r>
        <w:rPr>
          <w:rFonts w:hint="cs"/>
          <w:rtl/>
        </w:rPr>
        <w:t>יג.</w:t>
      </w:r>
    </w:p>
    <w:p w14:paraId="4E0E01EC" w14:textId="26EAF868" w:rsidR="00BA10B7" w:rsidRDefault="00BA10B7" w:rsidP="00620D46">
      <w:pPr>
        <w:ind w:hanging="1"/>
        <w:rPr>
          <w:rtl/>
        </w:rPr>
      </w:pPr>
      <w:r>
        <w:rPr>
          <w:rStyle w:val="affff5"/>
          <w:rFonts w:hint="cs"/>
          <w:rtl/>
        </w:rPr>
        <w:t>ג.</w:t>
      </w:r>
      <w:r>
        <w:rPr>
          <w:rtl/>
        </w:rPr>
        <w:t xml:space="preserve"> אין בנים בלא סימנים, ושמא נשרו, </w:t>
      </w:r>
      <w:r>
        <w:rPr>
          <w:rStyle w:val="affff8"/>
          <w:rtl/>
        </w:rPr>
        <w:t xml:space="preserve">משום צער לידה חיישי' </w:t>
      </w:r>
      <w:r>
        <w:rPr>
          <w:rStyle w:val="affff5"/>
          <w:rFonts w:hint="cs"/>
          <w:rtl/>
        </w:rPr>
        <w:t>לכו"ע</w:t>
      </w:r>
      <w:r>
        <w:rPr>
          <w:rStyle w:val="affff8"/>
          <w:rtl/>
        </w:rPr>
        <w:t>.</w:t>
      </w:r>
    </w:p>
    <w:p w14:paraId="0A6CAAD5" w14:textId="172B25AC" w:rsidR="00BA10B7" w:rsidRDefault="00BA10B7" w:rsidP="00BA10B7">
      <w:pPr>
        <w:pStyle w:val="afff4"/>
        <w:rPr>
          <w:rtl/>
        </w:rPr>
      </w:pPr>
      <w:ins w:id="9802" w:author="מספור קטעי משנה" w:date="2026-10-06T06:45:58Z">
        <w:r>
          <w:rPr>
            <w:rStyle w:val="MisparKeta"/>
          </w:rPr>
          <w:t xml:space="preserve">א. </w:t>
        </w:r>
      </w:ins>
      <w:bookmarkStart w:id="77" w:name="_Toc119172613"/>
      <w:bookmarkStart w:id="78" w:name="_Toc119229701"/>
      <w:r>
        <w:rPr>
          <w:rtl/>
        </w:rPr>
        <w:t xml:space="preserve">כיצד פוטרות צרותיהן </w:t>
      </w:r>
      <w:r w:rsidRPr="00507657">
        <w:rPr>
          <w:rStyle w:val="affff8"/>
          <w:rtl/>
        </w:rPr>
        <w:t>וצרות צרותיהן</w:t>
      </w:r>
      <w:r>
        <w:rPr>
          <w:rStyle w:val="affff8"/>
          <w:rtl/>
        </w:rPr>
        <w:t>.</w:t>
      </w:r>
      <w:bookmarkEnd w:id="77"/>
      <w:bookmarkEnd w:id="78"/>
    </w:p>
    <w:p w14:paraId="05E256AB" w14:textId="77777777" w:rsidR="00BA10B7" w:rsidRDefault="00BA10B7" w:rsidP="00BA10B7">
      <w:pPr>
        <w:rPr>
          <w:rtl/>
        </w:rPr>
      </w:pPr>
      <w:r>
        <w:rPr>
          <w:rStyle w:val="affff5"/>
          <w:rFonts w:hint="cs"/>
          <w:rtl/>
        </w:rPr>
        <w:t>ר"י:</w:t>
      </w:r>
      <w:r>
        <w:rPr>
          <w:rStyle w:val="affff1"/>
          <w:rtl/>
        </w:rPr>
        <w:t xml:space="preserve"> 'לצרור' </w:t>
      </w:r>
      <w:r>
        <w:rPr>
          <w:rtl/>
        </w:rPr>
        <w:t>ולא</w:t>
      </w:r>
      <w:r>
        <w:rPr>
          <w:rStyle w:val="affff1"/>
          <w:rtl/>
        </w:rPr>
        <w:t xml:space="preserve"> 'לצור' </w:t>
      </w:r>
      <w:r>
        <w:rPr>
          <w:rtl/>
        </w:rPr>
        <w:t>- צרות הרבה.</w:t>
      </w:r>
    </w:p>
    <w:p w14:paraId="572394D1" w14:textId="77777777" w:rsidR="00BA10B7" w:rsidRPr="00062827" w:rsidRDefault="00BA10B7" w:rsidP="00BA10B7">
      <w:pPr>
        <w:rPr>
          <w:spacing w:val="-2"/>
          <w:rtl/>
        </w:rPr>
      </w:pPr>
      <w:r w:rsidRPr="00062827">
        <w:rPr>
          <w:rStyle w:val="affff5"/>
          <w:rFonts w:hint="cs"/>
          <w:rtl/>
        </w:rPr>
        <w:t>ר"א</w:t>
      </w:r>
      <w:r w:rsidRPr="00062827">
        <w:rPr>
          <w:spacing w:val="-2"/>
          <w:rtl/>
        </w:rPr>
        <w:t>: צרה שאסורה - דבמקום ערוה, כך צרת צרה - במקום ערוה.</w:t>
      </w:r>
    </w:p>
    <w:p w14:paraId="0B1106B2" w14:textId="3FF36775" w:rsidR="00BA10B7" w:rsidRDefault="00BA10B7" w:rsidP="00BA10B7">
      <w:pPr>
        <w:pStyle w:val="afff4"/>
        <w:rPr>
          <w:rtl/>
        </w:rPr>
      </w:pPr>
      <w:ins w:id="9801" w:author="מספור קטעי משנה" w:date="2026-10-06T10:05:58Z">
        <w:r>
          <w:rPr>
            <w:rStyle w:val="MisparKeta"/>
          </w:rPr>
          <w:t xml:space="preserve">ב. </w:t>
        </w:r>
      </w:ins>
      <w:bookmarkStart w:id="79" w:name="_Toc119172614"/>
      <w:bookmarkStart w:id="80" w:name="_Toc119229702"/>
      <w:r>
        <w:rPr>
          <w:rtl/>
        </w:rPr>
        <w:t>כיצד אם מתו הן  צרותיהן מותרות וכו' נתגרשה וכו'.</w:t>
      </w:r>
      <w:bookmarkEnd w:id="79"/>
      <w:bookmarkEnd w:id="80"/>
    </w:p>
    <w:p w14:paraId="273A9C4E" w14:textId="77777777" w:rsidR="00BA10B7" w:rsidRDefault="00BA10B7" w:rsidP="00BA10B7">
      <w:pPr>
        <w:rPr>
          <w:rFonts w:cs="PFT_Frank"/>
          <w:b/>
          <w:bCs/>
          <w:sz w:val="14"/>
          <w:szCs w:val="14"/>
          <w:rtl/>
        </w:rPr>
      </w:pPr>
      <w:r>
        <w:rPr>
          <w:rtl/>
        </w:rPr>
        <w:t xml:space="preserve">ומשמע אף </w:t>
      </w:r>
      <w:r w:rsidRPr="00D1637C">
        <w:rPr>
          <w:rFonts w:cs="PFT_Frank"/>
          <w:b/>
          <w:bCs/>
          <w:szCs w:val="14"/>
          <w:rtl/>
        </w:rPr>
        <w:t>שכנס</w:t>
      </w:r>
      <w:r>
        <w:rPr>
          <w:rtl/>
        </w:rPr>
        <w:t xml:space="preserve"> הצרה ואח"כ </w:t>
      </w:r>
      <w:r w:rsidRPr="00D1637C">
        <w:rPr>
          <w:rFonts w:cs="PFT_Frank"/>
          <w:b/>
          <w:bCs/>
          <w:szCs w:val="14"/>
          <w:rtl/>
        </w:rPr>
        <w:t>גירש</w:t>
      </w:r>
      <w:r>
        <w:rPr>
          <w:rtl/>
        </w:rPr>
        <w:t xml:space="preserve"> הערווה,</w:t>
      </w:r>
    </w:p>
    <w:p w14:paraId="0E8B1450" w14:textId="77777777" w:rsidR="00BA10B7" w:rsidRDefault="00BA10B7" w:rsidP="00BA10B7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 xml:space="preserve">והך </w:t>
      </w:r>
      <w:r>
        <w:rPr>
          <w:rtl/>
        </w:rPr>
        <w:t xml:space="preserve">דג' אחים, שנים נשואים ב' אחיות ואחד נכרית, </w:t>
      </w:r>
      <w:r w:rsidRPr="00D1637C">
        <w:rPr>
          <w:rFonts w:cs="PFT_Frank"/>
          <w:b/>
          <w:bCs/>
          <w:szCs w:val="14"/>
          <w:rtl/>
        </w:rPr>
        <w:t>גירש</w:t>
      </w:r>
      <w:r>
        <w:rPr>
          <w:rtl/>
        </w:rPr>
        <w:t xml:space="preserve"> אחד </w:t>
      </w:r>
      <w:r w:rsidRPr="00062827">
        <w:rPr>
          <w:rtl/>
        </w:rPr>
        <w:t xml:space="preserve">מבעלי אחיות אשתו ומת נשוי נכרית, </w:t>
      </w:r>
      <w:r w:rsidRPr="00D1637C">
        <w:rPr>
          <w:rFonts w:cs="PFT_Frank"/>
          <w:b/>
          <w:bCs/>
          <w:szCs w:val="14"/>
          <w:rtl/>
        </w:rPr>
        <w:t>וכנסה</w:t>
      </w:r>
      <w:r w:rsidRPr="00062827">
        <w:rPr>
          <w:rtl/>
        </w:rPr>
        <w:t xml:space="preserve"> המגרש ומת - צרה מותרת,</w:t>
      </w:r>
    </w:p>
    <w:p w14:paraId="0896E87A" w14:textId="77777777" w:rsidR="00BA10B7" w:rsidRPr="00062827" w:rsidRDefault="00BA10B7" w:rsidP="00BA10B7">
      <w:pPr>
        <w:pStyle w:val="afffc"/>
        <w:ind w:left="0"/>
        <w:rPr>
          <w:rStyle w:val="affff8"/>
          <w:spacing w:val="-6"/>
          <w:rtl/>
        </w:rPr>
      </w:pPr>
      <w:r w:rsidRPr="00062827">
        <w:rPr>
          <w:rFonts w:cs="PFT_Frank" w:hint="cs"/>
          <w:b/>
          <w:bCs/>
          <w:spacing w:val="-6"/>
          <w:sz w:val="14"/>
          <w:szCs w:val="14"/>
          <w:rtl/>
        </w:rPr>
        <w:tab/>
      </w:r>
      <w:r w:rsidRPr="00062827">
        <w:rPr>
          <w:rStyle w:val="affff5"/>
          <w:rFonts w:hint="cs"/>
          <w:spacing w:val="-6"/>
          <w:rtl/>
        </w:rPr>
        <w:t>א. רי"ר: משנתינו סברה</w:t>
      </w:r>
      <w:r w:rsidRPr="00062827">
        <w:rPr>
          <w:spacing w:val="-6"/>
          <w:rtl/>
        </w:rPr>
        <w:t xml:space="preserve"> מיתה מפלת </w:t>
      </w:r>
      <w:r w:rsidRPr="00062827">
        <w:rPr>
          <w:rStyle w:val="affff5"/>
          <w:rFonts w:hint="cs"/>
          <w:spacing w:val="-6"/>
          <w:rtl/>
        </w:rPr>
        <w:t>והיא  סברה</w:t>
      </w:r>
      <w:r w:rsidRPr="00062827">
        <w:rPr>
          <w:spacing w:val="-6"/>
          <w:rtl/>
        </w:rPr>
        <w:t xml:space="preserve"> נשואין ראשונים מפילים.</w:t>
      </w:r>
    </w:p>
    <w:p w14:paraId="5191D6D4" w14:textId="0EDB130A" w:rsidR="00BA10B7" w:rsidRPr="00615A60" w:rsidRDefault="00BA10B7" w:rsidP="00615A60">
      <w:pPr>
        <w:pStyle w:val="afffc"/>
        <w:ind w:left="0" w:firstLine="0"/>
        <w:rPr>
          <w:rFonts w:ascii="BA Fontov Regular" w:hAnsi="BA Fontov Regular"/>
          <w:sz w:val="14"/>
          <w:szCs w:val="14"/>
          <w:rtl/>
        </w:rPr>
      </w:pPr>
      <w:r>
        <w:rPr>
          <w:rStyle w:val="affff5"/>
          <w:rFonts w:hint="cs"/>
          <w:rtl/>
        </w:rPr>
        <w:t>ב. רבא</w:t>
      </w:r>
      <w:r>
        <w:rPr>
          <w:rtl/>
        </w:rPr>
        <w:t xml:space="preserve">: זו ואין צריך לומר זו קתני </w:t>
      </w:r>
      <w:r>
        <w:rPr>
          <w:rStyle w:val="affff8"/>
          <w:rtl/>
        </w:rPr>
        <w:t>ולא נחלקו.</w:t>
      </w:r>
    </w:p>
    <w:p w14:paraId="62EB61A6" w14:textId="2F262D40" w:rsidR="00BA10B7" w:rsidRDefault="00BA10B7" w:rsidP="00BA10B7">
      <w:pPr>
        <w:pStyle w:val="afff4"/>
        <w:rPr>
          <w:rtl/>
        </w:rPr>
      </w:pPr>
      <w:ins w:id="9803" w:author="מספור קטעי משנה" w:date="2026-10-06T06:45:58Z">
        <w:r>
          <w:rPr>
            <w:rStyle w:val="MisparKeta"/>
          </w:rPr>
          <w:t xml:space="preserve">ג. </w:t>
        </w:r>
      </w:ins>
      <w:bookmarkStart w:id="81" w:name="_Toc119172615"/>
      <w:bookmarkStart w:id="82" w:name="_Toc119229703"/>
      <w:r>
        <w:rPr>
          <w:rtl/>
        </w:rPr>
        <w:t>היכולה למאן ולא מיאנה - צרתה חולצת ולא מתייבמת.</w:t>
      </w:r>
      <w:bookmarkEnd w:id="81"/>
      <w:bookmarkEnd w:id="82"/>
    </w:p>
    <w:p w14:paraId="7B0E06F3" w14:textId="77777777" w:rsidR="00BA10B7" w:rsidRDefault="00BA10B7" w:rsidP="007940BB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הטעם</w:t>
      </w:r>
      <w:r>
        <w:rPr>
          <w:rtl/>
        </w:rPr>
        <w:t xml:space="preserve"> שאינה ממאנת כעת ותתייבם צרתה -</w:t>
      </w:r>
    </w:p>
    <w:p w14:paraId="0320655A" w14:textId="77777777" w:rsidR="007940BB" w:rsidRDefault="00BA10B7" w:rsidP="007940BB">
      <w:pPr>
        <w:rPr>
          <w:rStyle w:val="affff5"/>
          <w:rtl/>
        </w:rPr>
      </w:pPr>
      <w:r>
        <w:rPr>
          <w:rStyle w:val="affff5"/>
          <w:rFonts w:hint="cs"/>
          <w:rtl/>
        </w:rPr>
        <w:t>אין צ"ל כר"א:</w:t>
      </w:r>
      <w:r>
        <w:rPr>
          <w:rtl/>
        </w:rPr>
        <w:t xml:space="preserve"> שממאנת למאמרו, ולא לזיקתו,</w:t>
      </w:r>
    </w:p>
    <w:p w14:paraId="44E630EE" w14:textId="5F5AB0BB" w:rsidR="00BA10B7" w:rsidRPr="007940BB" w:rsidRDefault="00BA10B7" w:rsidP="007940BB">
      <w:pPr>
        <w:rPr>
          <w:spacing w:val="-2"/>
          <w:rtl/>
        </w:rPr>
      </w:pPr>
      <w:r w:rsidRPr="007940BB">
        <w:rPr>
          <w:rStyle w:val="affff5"/>
          <w:rFonts w:hint="cs"/>
          <w:rtl/>
        </w:rPr>
        <w:t>אלא:</w:t>
      </w:r>
      <w:r w:rsidRPr="007940BB">
        <w:rPr>
          <w:spacing w:val="-2"/>
          <w:rtl/>
        </w:rPr>
        <w:t xml:space="preserve"> צרת ערוה שאני, </w:t>
      </w:r>
      <w:r w:rsidRPr="007940BB">
        <w:rPr>
          <w:rStyle w:val="affff5"/>
          <w:rFonts w:hint="cs"/>
          <w:rtl/>
        </w:rPr>
        <w:t xml:space="preserve">דרב"י: </w:t>
      </w:r>
      <w:r w:rsidRPr="007940BB">
        <w:rPr>
          <w:spacing w:val="-2"/>
          <w:rtl/>
        </w:rPr>
        <w:t>'מיאנה בבעל מותרת לאביו, מיאנה ביבם אסורה לאביו', שמנפילה נראית 'כלתו' ו'צרת בתו'.</w:t>
      </w:r>
    </w:p>
    <w:p w14:paraId="4DEFF1FA" w14:textId="77777777" w:rsidR="00BA10B7" w:rsidRDefault="00BA10B7" w:rsidP="00615A60">
      <w:pPr>
        <w:pStyle w:val="aff2"/>
        <w:rPr>
          <w:rtl/>
        </w:rPr>
      </w:pPr>
      <w:r w:rsidRPr="00615A60">
        <w:rPr>
          <w:rFonts w:hint="cs"/>
          <w:rtl/>
        </w:rPr>
        <w:t>׹</w:t>
      </w:r>
    </w:p>
    <w:p>
      <w:pPr>
        <w:pStyle w:val="MishnaBatzad"/>
        <w:rPr>
          <w:ins w:id="20399" w:author="קלוד" w:date="2026-10-06T10:10:48Z"/>
        </w:rPr>
      </w:pPr>
      <w:ins w:id="20398" w:author="קלוד" w:date="2026-10-06T10:10:48Z">
        <w:r>
          <w:t xml:space="preserve">משנה ג</w:t>
        </w:r>
      </w:ins>
    </w:p>
    <w:p w14:paraId="0922E3A8" w14:textId="28F1B63C" w:rsidR="00BA10B7" w:rsidRDefault="00BA10B7" w:rsidP="00BA10B7">
      <w:pPr>
        <w:pStyle w:val="affc"/>
        <w:rPr>
          <w:rtl/>
        </w:rPr>
      </w:pPr>
      <w:bookmarkStart w:id="83" w:name="_Toc119172616"/>
      <w:bookmarkStart w:id="84" w:name="_Toc119229704"/>
      <w:bookmarkStart w:id="85" w:name="_Toc119001230"/>
      <w:r w:rsidRPr="006B767D">
        <w:rPr>
          <w:rStyle w:val="affffc"/>
          <w:rtl/>
        </w:rPr>
        <w:t>שש עריות חמורות מאלו, שנשואות לאחרים- צרותיהן מותרות</w:t>
      </w:r>
      <w:bookmarkEnd w:id="83"/>
      <w:bookmarkEnd w:id="84"/>
      <w:r>
        <w:rPr>
          <w:rtl/>
        </w:rPr>
        <w:t>:</w:t>
      </w:r>
      <w:bookmarkEnd w:id="85"/>
    </w:p>
    <w:p w14:paraId="1A8463B9" w14:textId="5D612A4A" w:rsidR="00BA10B7" w:rsidRDefault="00BA10B7" w:rsidP="00BA10B7">
      <w:pPr>
        <w:pStyle w:val="affc"/>
        <w:jc w:val="center"/>
        <w:rPr>
          <w:rtl/>
        </w:rPr>
      </w:pPr>
      <w:bookmarkStart w:id="86" w:name="_Toc119001231"/>
      <w:r>
        <w:rPr>
          <w:rtl/>
        </w:rPr>
        <w:t>אמו, אשת אביו, אחות אביו, אחותו מאביו,</w:t>
      </w:r>
      <w:bookmarkEnd w:id="86"/>
    </w:p>
    <w:p w14:paraId="63F272D1" w14:textId="1FDC06EE" w:rsidR="00BA10B7" w:rsidRDefault="00BA10B7" w:rsidP="00BA10B7">
      <w:pPr>
        <w:pStyle w:val="affc"/>
        <w:jc w:val="center"/>
        <w:rPr>
          <w:rtl/>
        </w:rPr>
      </w:pPr>
      <w:bookmarkStart w:id="87" w:name="_Toc119001232"/>
      <w:r>
        <w:rPr>
          <w:rtl/>
        </w:rPr>
        <w:lastRenderedPageBreak/>
        <w:t>אשת אחי אביו, ואשת אחיו מאביו.</w:t>
      </w:r>
      <w:bookmarkEnd w:id="87"/>
    </w:p>
    <w:p w14:paraId="672BA81F" w14:textId="5337B1AF" w:rsidR="00BA10B7" w:rsidRDefault="00BA10B7" w:rsidP="00BA10B7">
      <w:pPr>
        <w:pStyle w:val="affc"/>
        <w:rPr>
          <w:rtl/>
        </w:rPr>
      </w:pPr>
      <w:r w:rsidRPr="004F79D6">
        <w:rPr>
          <w:rStyle w:val="affffa"/>
          <w:rFonts w:hint="cs"/>
          <w:rtl/>
        </w:rPr>
        <w:t xml:space="preserve">           </w:t>
      </w:r>
      <w:r w:rsidRPr="004F79D6">
        <w:rPr>
          <w:rStyle w:val="affffa"/>
          <w:rFonts w:hint="cs"/>
          <w:rtl/>
        </w:rPr>
        <w:tab/>
      </w:r>
      <w:r w:rsidRPr="004F79D6">
        <w:rPr>
          <w:rStyle w:val="affffa"/>
          <w:rFonts w:hint="cs"/>
          <w:rtl/>
        </w:rPr>
        <w:tab/>
      </w:r>
      <w:r w:rsidRPr="004F79D6">
        <w:rPr>
          <w:rStyle w:val="affffa"/>
          <w:rFonts w:hint="cs"/>
          <w:rtl/>
        </w:rPr>
        <w:tab/>
      </w:r>
      <w:bookmarkStart w:id="88" w:name="_Toc119001233"/>
      <w:r w:rsidRPr="004F79D6">
        <w:rPr>
          <w:rStyle w:val="affffa"/>
          <w:rFonts w:hint="cs"/>
          <w:rtl/>
        </w:rPr>
        <w:t>ב"ש:</w:t>
      </w:r>
      <w:r>
        <w:rPr>
          <w:rStyle w:val="affffa"/>
          <w:rtl/>
        </w:rPr>
        <w:t xml:space="preserve"> </w:t>
      </w:r>
      <w:r>
        <w:rPr>
          <w:rtl/>
        </w:rPr>
        <w:t xml:space="preserve">מתירין צרות לאחים, </w:t>
      </w:r>
      <w:r w:rsidRPr="004F79D6">
        <w:rPr>
          <w:rStyle w:val="affffa"/>
          <w:rFonts w:hint="cs"/>
          <w:rtl/>
        </w:rPr>
        <w:tab/>
      </w:r>
      <w:r w:rsidRPr="004F79D6">
        <w:rPr>
          <w:rStyle w:val="affffa"/>
          <w:rFonts w:hint="cs"/>
          <w:rtl/>
        </w:rPr>
        <w:tab/>
      </w:r>
      <w:r w:rsidRPr="004F79D6">
        <w:rPr>
          <w:rStyle w:val="affffa"/>
          <w:rFonts w:hint="cs"/>
          <w:rtl/>
        </w:rPr>
        <w:tab/>
      </w:r>
      <w:r w:rsidRPr="004F79D6">
        <w:rPr>
          <w:rStyle w:val="affffa"/>
          <w:rFonts w:hint="cs"/>
          <w:rtl/>
        </w:rPr>
        <w:tab/>
        <w:t>וב"ה:</w:t>
      </w:r>
      <w:r>
        <w:rPr>
          <w:rStyle w:val="affffa"/>
          <w:rtl/>
        </w:rPr>
        <w:t xml:space="preserve"> </w:t>
      </w:r>
      <w:r>
        <w:rPr>
          <w:rtl/>
        </w:rPr>
        <w:t>אוסרים.</w:t>
      </w:r>
      <w:bookmarkEnd w:id="88"/>
    </w:p>
    <w:p w14:paraId="10DD9231" w14:textId="77777777" w:rsidR="00BA10B7" w:rsidRDefault="00BA10B7" w:rsidP="008E65FC">
      <w:pPr>
        <w:pStyle w:val="aff7"/>
        <w:framePr w:wrap="around"/>
        <w:rPr>
          <w:rtl/>
        </w:rPr>
      </w:pPr>
      <w:r>
        <w:rPr>
          <w:rFonts w:hint="cs"/>
          <w:rtl/>
        </w:rPr>
        <w:t>יג:</w:t>
      </w:r>
    </w:p>
    <w:p>
      <w:pPr>
        <w:pStyle w:val="MishnaBatzad"/>
        <w:rPr>
          <w:ins w:id="20401" w:author="קלוד" w:date="2026-10-06T10:10:48Z"/>
        </w:rPr>
      </w:pPr>
      <w:ins w:id="20400" w:author="קלוד" w:date="2026-10-06T10:10:48Z">
        <w:r>
          <w:t xml:space="preserve">משנה ד</w:t>
        </w:r>
      </w:ins>
    </w:p>
    <w:p w14:paraId="1F3E2EFB" w14:textId="1FF741F3" w:rsidR="00BA10B7" w:rsidRDefault="00BA10B7" w:rsidP="00BA10B7">
      <w:pPr>
        <w:pStyle w:val="affc"/>
        <w:rPr>
          <w:rtl/>
        </w:rPr>
      </w:pPr>
      <w:bookmarkStart w:id="89" w:name="_Toc119172617"/>
      <w:bookmarkStart w:id="90" w:name="_Toc119229705"/>
      <w:bookmarkStart w:id="91" w:name="_Toc119001234"/>
      <w:r w:rsidRPr="006B767D">
        <w:rPr>
          <w:rStyle w:val="affffc"/>
          <w:rtl/>
        </w:rPr>
        <w:t>חלצו</w:t>
      </w:r>
      <w:r w:rsidR="007940BB" w:rsidRPr="006B767D">
        <w:rPr>
          <w:rStyle w:val="affffc"/>
          <w:rFonts w:hint="cs"/>
          <w:rtl/>
        </w:rPr>
        <w:t>-</w:t>
      </w:r>
      <w:bookmarkEnd w:id="89"/>
      <w:bookmarkEnd w:id="90"/>
      <w:r w:rsidRPr="006B767D">
        <w:rPr>
          <w:rStyle w:val="affffc"/>
          <w:rFonts w:hint="cs"/>
          <w:rtl/>
        </w:rPr>
        <w:tab/>
      </w:r>
      <w:r w:rsidRPr="004A0C75">
        <w:rPr>
          <w:rStyle w:val="affffa"/>
          <w:rFonts w:hint="cs"/>
          <w:rtl/>
        </w:rPr>
        <w:t xml:space="preserve">   ב"ש</w:t>
      </w:r>
      <w:r w:rsidRPr="00A530C4">
        <w:rPr>
          <w:rStyle w:val="TanaiHaMishna"/>
          <w:rFonts w:ascii="BA Vilna Bold" w:hAnsi="BA Vilna Bold" w:cs="BA Vilna Bold"/>
          <w:b/>
          <w:bCs w:val="0"/>
          <w:rtl/>
          <w:rPrChange w:id="20019" w:author="קלוד" w:date="2026-10-06T10:10:48Z">
            <w:rPr>
              <w:rStyle w:val="affff5"/>
              <w:rFonts w:ascii="BA Vilna Bold" w:hAnsi="BA Vilna Bold" w:cs="BA Vilna Bold"/>
              <w:b/>
              <w:bCs w:val="0"/>
              <w:sz w:val="20"/>
              <w:szCs w:val="14"/>
              <w:rtl/>
            </w:rPr>
          </w:rPrChange>
        </w:rPr>
        <w:t>:</w:t>
      </w:r>
      <w:r>
        <w:rPr>
          <w:rtl/>
        </w:rPr>
        <w:t xml:space="preserve"> פוסלין מן הכהונה, </w:t>
      </w:r>
      <w:r>
        <w:rPr>
          <w:rStyle w:val="affffa"/>
          <w:rtl/>
        </w:rPr>
        <w:tab/>
      </w:r>
      <w:r>
        <w:rPr>
          <w:rStyle w:val="affffa"/>
          <w:rtl/>
        </w:rPr>
        <w:tab/>
      </w:r>
      <w:r>
        <w:rPr>
          <w:rStyle w:val="affffa"/>
          <w:rtl/>
        </w:rPr>
        <w:tab/>
      </w:r>
      <w:r>
        <w:rPr>
          <w:rStyle w:val="affffa"/>
          <w:rtl/>
        </w:rPr>
        <w:tab/>
        <w:t xml:space="preserve">  </w:t>
      </w:r>
      <w:r w:rsidRPr="004F79D6">
        <w:rPr>
          <w:rStyle w:val="affffa"/>
          <w:rFonts w:hint="cs"/>
          <w:rtl/>
        </w:rPr>
        <w:t>וב"ה:</w:t>
      </w:r>
      <w:r>
        <w:rPr>
          <w:rtl/>
        </w:rPr>
        <w:t xml:space="preserve"> מכשירין.</w:t>
      </w:r>
      <w:bookmarkEnd w:id="91"/>
    </w:p>
    <w:p w14:paraId="2F9D0A1B" w14:textId="00A6183B" w:rsidR="00BA10B7" w:rsidRDefault="00BA10B7" w:rsidP="00BA10B7">
      <w:pPr>
        <w:pStyle w:val="affc"/>
        <w:rPr>
          <w:rtl/>
        </w:rPr>
      </w:pPr>
      <w:bookmarkStart w:id="92" w:name="_Toc119172618"/>
      <w:bookmarkStart w:id="93" w:name="_Toc119229706"/>
      <w:bookmarkStart w:id="94" w:name="_Toc119001235"/>
      <w:r w:rsidRPr="006B767D">
        <w:rPr>
          <w:rStyle w:val="affffc"/>
          <w:rtl/>
        </w:rPr>
        <w:t>נתייבמו</w:t>
      </w:r>
      <w:r w:rsidR="007940BB" w:rsidRPr="006B767D">
        <w:rPr>
          <w:rStyle w:val="affffc"/>
          <w:rFonts w:hint="cs"/>
          <w:rtl/>
        </w:rPr>
        <w:t>-</w:t>
      </w:r>
      <w:bookmarkEnd w:id="92"/>
      <w:bookmarkEnd w:id="93"/>
      <w:r>
        <w:rPr>
          <w:rtl/>
        </w:rPr>
        <w:t xml:space="preserve"> </w:t>
      </w:r>
      <w:r w:rsidRPr="00A530C4">
        <w:rPr>
          <w:rStyle w:val="affffa"/>
          <w:rFonts w:hint="cs"/>
          <w:rtl/>
        </w:rPr>
        <w:t>ב"ש:</w:t>
      </w:r>
      <w:r>
        <w:rPr>
          <w:rtl/>
        </w:rPr>
        <w:t xml:space="preserve"> מכשירין, </w:t>
      </w:r>
      <w:r>
        <w:rPr>
          <w:rStyle w:val="affffa"/>
          <w:rtl/>
        </w:rPr>
        <w:tab/>
      </w:r>
      <w:r>
        <w:rPr>
          <w:rStyle w:val="affffa"/>
          <w:rtl/>
        </w:rPr>
        <w:tab/>
      </w:r>
      <w:r>
        <w:rPr>
          <w:rStyle w:val="affffa"/>
          <w:rtl/>
        </w:rPr>
        <w:tab/>
      </w:r>
      <w:r>
        <w:rPr>
          <w:rStyle w:val="affffa"/>
          <w:rtl/>
        </w:rPr>
        <w:tab/>
      </w:r>
      <w:r>
        <w:rPr>
          <w:rStyle w:val="affffa"/>
          <w:rtl/>
        </w:rPr>
        <w:tab/>
      </w:r>
      <w:r>
        <w:rPr>
          <w:rStyle w:val="affffa"/>
          <w:rtl/>
        </w:rPr>
        <w:tab/>
      </w:r>
      <w:r>
        <w:rPr>
          <w:rStyle w:val="affffa"/>
          <w:rtl/>
        </w:rPr>
        <w:tab/>
      </w:r>
      <w:r>
        <w:rPr>
          <w:rStyle w:val="affffa"/>
          <w:rtl/>
        </w:rPr>
        <w:tab/>
      </w:r>
      <w:r>
        <w:rPr>
          <w:rStyle w:val="affffa"/>
          <w:rtl/>
        </w:rPr>
        <w:tab/>
      </w:r>
      <w:r>
        <w:rPr>
          <w:rStyle w:val="affffa"/>
          <w:rtl/>
        </w:rPr>
        <w:tab/>
      </w:r>
      <w:r w:rsidRPr="004F79D6">
        <w:rPr>
          <w:rStyle w:val="affffa"/>
          <w:rFonts w:hint="cs"/>
          <w:rtl/>
        </w:rPr>
        <w:t>וב"ה:</w:t>
      </w:r>
      <w:r>
        <w:rPr>
          <w:rtl/>
        </w:rPr>
        <w:t xml:space="preserve"> פוסלין.</w:t>
      </w:r>
      <w:bookmarkEnd w:id="94"/>
    </w:p>
    <w:p w14:paraId="36998D1E" w14:textId="785DAD88" w:rsidR="00BA10B7" w:rsidRDefault="00BA10B7" w:rsidP="00BA10B7">
      <w:pPr>
        <w:pStyle w:val="affc"/>
        <w:rPr>
          <w:rtl/>
        </w:rPr>
      </w:pPr>
      <w:bookmarkStart w:id="95" w:name="_Toc119001236"/>
      <w:r>
        <w:rPr>
          <w:rtl/>
        </w:rPr>
        <w:t xml:space="preserve">אף </w:t>
      </w:r>
      <w:r w:rsidRPr="004F79D6">
        <w:rPr>
          <w:rStyle w:val="affffa"/>
          <w:rFonts w:hint="cs"/>
          <w:rtl/>
        </w:rPr>
        <w:t>שאלו</w:t>
      </w:r>
      <w:r>
        <w:rPr>
          <w:rtl/>
        </w:rPr>
        <w:t xml:space="preserve"> אוסרים </w:t>
      </w:r>
      <w:r w:rsidRPr="004F79D6">
        <w:rPr>
          <w:rStyle w:val="affffa"/>
          <w:rFonts w:hint="cs"/>
          <w:rtl/>
        </w:rPr>
        <w:t>ואלו</w:t>
      </w:r>
      <w:r>
        <w:rPr>
          <w:rtl/>
        </w:rPr>
        <w:t xml:space="preserve"> מתירין, </w:t>
      </w:r>
      <w:r w:rsidRPr="004F79D6">
        <w:rPr>
          <w:rStyle w:val="affffa"/>
          <w:rFonts w:hint="cs"/>
          <w:rtl/>
        </w:rPr>
        <w:tab/>
        <w:t>אלו</w:t>
      </w:r>
      <w:r>
        <w:rPr>
          <w:rtl/>
        </w:rPr>
        <w:t xml:space="preserve"> פוסלין </w:t>
      </w:r>
      <w:r w:rsidRPr="004F79D6">
        <w:rPr>
          <w:rStyle w:val="affffa"/>
          <w:rFonts w:hint="cs"/>
          <w:rtl/>
        </w:rPr>
        <w:t>ואלו</w:t>
      </w:r>
      <w:r>
        <w:rPr>
          <w:rtl/>
        </w:rPr>
        <w:t xml:space="preserve"> מכשירין,</w:t>
      </w:r>
      <w:bookmarkEnd w:id="95"/>
    </w:p>
    <w:p w14:paraId="3BC79389" w14:textId="197630FE" w:rsidR="00BA10B7" w:rsidRDefault="00BA10B7" w:rsidP="006B767D">
      <w:pPr>
        <w:pStyle w:val="affffb"/>
        <w:jc w:val="left"/>
        <w:rPr>
          <w:rtl/>
        </w:rPr>
      </w:pPr>
      <w:ins w:id="9805" w:author="מספור קטעי משנה" w:date="2026-10-06T06:45:58Z">
        <w:r>
          <w:rPr>
            <w:rStyle w:val="MisparKeta"/>
          </w:rPr>
          <w:t xml:space="preserve">ד. </w:t>
        </w:r>
      </w:ins>
      <w:bookmarkStart w:id="96" w:name="_Toc119172619"/>
      <w:bookmarkStart w:id="97" w:name="_Toc119229707"/>
      <w:r>
        <w:rPr>
          <w:rtl/>
        </w:rPr>
        <w:t xml:space="preserve">לא נמנעו </w:t>
      </w:r>
      <w:r w:rsidRPr="004F79D6">
        <w:rPr>
          <w:rStyle w:val="affffa"/>
          <w:rFonts w:hint="cs"/>
          <w:rtl/>
        </w:rPr>
        <w:t>ב</w:t>
      </w:r>
      <w:r w:rsidR="007940BB" w:rsidRPr="004F79D6">
        <w:rPr>
          <w:rStyle w:val="affffa"/>
          <w:rFonts w:hint="cs"/>
          <w:rtl/>
        </w:rPr>
        <w:t>''ש</w:t>
      </w:r>
      <w:r>
        <w:rPr>
          <w:rtl/>
        </w:rPr>
        <w:t xml:space="preserve"> מלישא נשים </w:t>
      </w:r>
      <w:r w:rsidRPr="004F79D6">
        <w:rPr>
          <w:rStyle w:val="affffa"/>
          <w:rFonts w:hint="cs"/>
          <w:rtl/>
        </w:rPr>
        <w:t>מב</w:t>
      </w:r>
      <w:r w:rsidR="007940BB" w:rsidRPr="004F79D6">
        <w:rPr>
          <w:rStyle w:val="affffa"/>
          <w:rFonts w:hint="cs"/>
          <w:rtl/>
        </w:rPr>
        <w:t>''ה</w:t>
      </w:r>
      <w:r>
        <w:rPr>
          <w:rtl/>
        </w:rPr>
        <w:t xml:space="preserve">, ולא </w:t>
      </w:r>
      <w:r w:rsidRPr="004F79D6">
        <w:rPr>
          <w:rStyle w:val="affffa"/>
          <w:rFonts w:hint="cs"/>
          <w:rtl/>
        </w:rPr>
        <w:t>ב"ה מב"ש</w:t>
      </w:r>
      <w:r>
        <w:rPr>
          <w:rtl/>
        </w:rPr>
        <w:t>,</w:t>
      </w:r>
      <w:bookmarkEnd w:id="96"/>
      <w:bookmarkEnd w:id="97"/>
    </w:p>
    <w:p>
      <w:pPr>
        <w:pStyle w:val="MishnaBatzad"/>
        <w:rPr>
          <w:ins w:id="20403" w:author="קלוד" w:date="2026-10-06T10:10:48Z"/>
        </w:rPr>
      </w:pPr>
      <w:ins w:id="20402" w:author="קלוד" w:date="2026-10-06T10:10:48Z">
        <w:r>
          <w:t xml:space="preserve">משנה ד</w:t>
        </w:r>
      </w:ins>
    </w:p>
    <w:p w14:paraId="5FBB70A5" w14:textId="40A3526F" w:rsidR="00BA10B7" w:rsidRPr="007940BB" w:rsidRDefault="00BA10B7" w:rsidP="007940BB">
      <w:pPr>
        <w:pStyle w:val="affc"/>
        <w:rPr>
          <w:spacing w:val="-4"/>
          <w:rtl/>
        </w:rPr>
      </w:pPr>
      <w:bookmarkStart w:id="98" w:name="_Toc119172620"/>
      <w:bookmarkStart w:id="99" w:name="_Toc119229708"/>
      <w:r w:rsidRPr="006B767D">
        <w:rPr>
          <w:rStyle w:val="affffc"/>
          <w:rtl/>
        </w:rPr>
        <w:t>וכל הטהרות</w:t>
      </w:r>
      <w:bookmarkEnd w:id="98"/>
      <w:bookmarkEnd w:id="99"/>
      <w:r w:rsidRPr="007940BB">
        <w:rPr>
          <w:spacing w:val="-4"/>
          <w:rtl/>
        </w:rPr>
        <w:t xml:space="preserve"> </w:t>
      </w:r>
      <w:r w:rsidRPr="004F79D6">
        <w:rPr>
          <w:rStyle w:val="affffa"/>
          <w:rFonts w:hint="cs"/>
          <w:rtl/>
        </w:rPr>
        <w:t>שאלו</w:t>
      </w:r>
      <w:r w:rsidRPr="007940BB">
        <w:rPr>
          <w:spacing w:val="-4"/>
          <w:rtl/>
        </w:rPr>
        <w:t xml:space="preserve"> מטהרים </w:t>
      </w:r>
      <w:r w:rsidRPr="004F79D6">
        <w:rPr>
          <w:rStyle w:val="affffa"/>
          <w:rFonts w:hint="cs"/>
          <w:rtl/>
        </w:rPr>
        <w:t>ואלו</w:t>
      </w:r>
      <w:r w:rsidRPr="007940BB">
        <w:rPr>
          <w:spacing w:val="-4"/>
          <w:rtl/>
        </w:rPr>
        <w:t xml:space="preserve"> מטמאין,</w:t>
      </w:r>
      <w:r w:rsidR="007940BB" w:rsidRPr="007940BB">
        <w:rPr>
          <w:rFonts w:hint="cs"/>
          <w:spacing w:val="-4"/>
          <w:rtl/>
        </w:rPr>
        <w:t xml:space="preserve"> לא נמנעו לעשות </w:t>
      </w:r>
      <w:r w:rsidR="007940BB" w:rsidRPr="007940BB">
        <w:rPr>
          <w:rStyle w:val="HesberMishna"/>
          <w:rFonts w:hint="cs"/>
          <w:spacing w:val="-4"/>
          <w:rtl/>
          <w:rPrChange w:id="20020" w:author="קלוד" w:date="2026-10-06T10:10:48Z">
            <w:rPr>
              <w:rStyle w:val="affff8"/>
              <w:rFonts w:hint="cs"/>
              <w:spacing w:val="-4"/>
              <w:rtl/>
            </w:rPr>
          </w:rPrChange>
        </w:rPr>
        <w:t>אלו ע''ג אלו</w:t>
      </w:r>
      <w:r w:rsidRPr="007940BB">
        <w:rPr>
          <w:spacing w:val="-4"/>
          <w:rtl/>
        </w:rPr>
        <w:t xml:space="preserve"> </w:t>
      </w:r>
    </w:p>
    <w:p w14:paraId="3097A7A0" w14:textId="1F549C4C" w:rsidR="007940BB" w:rsidRPr="007940BB" w:rsidRDefault="007940BB" w:rsidP="007940BB">
      <w:pPr>
        <w:pStyle w:val="affff2"/>
        <w:rPr>
          <w:rtl/>
        </w:rPr>
      </w:pPr>
      <w:bookmarkStart w:id="100" w:name="_Toc119172621"/>
      <w:bookmarkStart w:id="101" w:name="_Toc119229709"/>
      <w:r w:rsidRPr="007940BB">
        <w:rPr>
          <w:rFonts w:hint="cs"/>
          <w:rtl/>
        </w:rPr>
        <w:t>טעם ב''ש וב''ה</w:t>
      </w:r>
      <w:bookmarkEnd w:id="100"/>
      <w:bookmarkEnd w:id="101"/>
    </w:p>
    <w:p w14:paraId="34DD413C" w14:textId="655CB4F9" w:rsidR="00BA10B7" w:rsidRPr="00062827" w:rsidRDefault="00BA10B7" w:rsidP="00BA10B7">
      <w:pPr>
        <w:rPr>
          <w:spacing w:val="-2"/>
          <w:rtl/>
        </w:rPr>
      </w:pPr>
      <w:r w:rsidRPr="00062827">
        <w:rPr>
          <w:rStyle w:val="affff5"/>
          <w:rFonts w:hint="cs"/>
          <w:rtl/>
        </w:rPr>
        <w:t>א. רשב"פ</w:t>
      </w:r>
      <w:r w:rsidRPr="00062827">
        <w:rPr>
          <w:spacing w:val="-2"/>
          <w:rtl/>
        </w:rPr>
        <w:t>:</w:t>
      </w:r>
      <w:r w:rsidRPr="00062827">
        <w:rPr>
          <w:rStyle w:val="affff5"/>
          <w:rFonts w:hint="cs"/>
          <w:rtl/>
        </w:rPr>
        <w:t xml:space="preserve"> </w:t>
      </w:r>
      <w:r w:rsidRPr="00062827">
        <w:rPr>
          <w:rStyle w:val="affff5"/>
          <w:rFonts w:hint="cs"/>
          <w:bCs w:val="0"/>
          <w:rtl/>
        </w:rPr>
        <w:t>טעם</w:t>
      </w:r>
      <w:r w:rsidRPr="00062827">
        <w:rPr>
          <w:rStyle w:val="affff5"/>
          <w:rFonts w:hint="cs"/>
          <w:rtl/>
        </w:rPr>
        <w:t xml:space="preserve"> ב"ש </w:t>
      </w:r>
      <w:r w:rsidRPr="00062827">
        <w:rPr>
          <w:rStyle w:val="affff1"/>
          <w:spacing w:val="-2"/>
          <w:rtl/>
        </w:rPr>
        <w:t xml:space="preserve">'לא תהיה אשת המת </w:t>
      </w:r>
      <w:r w:rsidRPr="00062827">
        <w:rPr>
          <w:rStyle w:val="affff1"/>
          <w:b/>
          <w:bCs/>
          <w:spacing w:val="-2"/>
          <w:rtl/>
        </w:rPr>
        <w:t>החוצה</w:t>
      </w:r>
      <w:r w:rsidRPr="00062827">
        <w:rPr>
          <w:rStyle w:val="affff1"/>
          <w:spacing w:val="-2"/>
          <w:rtl/>
        </w:rPr>
        <w:t xml:space="preserve"> לאיש זר'</w:t>
      </w:r>
      <w:r w:rsidRPr="00062827">
        <w:rPr>
          <w:spacing w:val="-2"/>
          <w:rtl/>
        </w:rPr>
        <w:t>, דיש פנימית.</w:t>
      </w:r>
    </w:p>
    <w:p w14:paraId="271C65BA" w14:textId="537ABC50" w:rsidR="00BA10B7" w:rsidRPr="007940BB" w:rsidRDefault="007940BB" w:rsidP="00BA10B7">
      <w:pPr>
        <w:rPr>
          <w:spacing w:val="-4"/>
          <w:rtl/>
        </w:rPr>
      </w:pPr>
      <w:r>
        <w:rPr>
          <w:rStyle w:val="affff5"/>
          <w:rFonts w:hint="cs"/>
          <w:rtl/>
        </w:rPr>
        <w:t xml:space="preserve">    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 w:rsidR="00BA10B7" w:rsidRPr="007940BB">
        <w:rPr>
          <w:rStyle w:val="affff5"/>
          <w:rFonts w:hint="cs"/>
          <w:spacing w:val="-4"/>
          <w:rtl/>
        </w:rPr>
        <w:t>וב"ה:</w:t>
      </w:r>
      <w:r w:rsidR="00BA10B7" w:rsidRPr="007940BB">
        <w:rPr>
          <w:spacing w:val="-4"/>
          <w:rtl/>
        </w:rPr>
        <w:t xml:space="preserve"> </w:t>
      </w:r>
      <w:r w:rsidR="00BA10B7" w:rsidRPr="007940BB">
        <w:rPr>
          <w:rStyle w:val="affff1"/>
          <w:spacing w:val="-4"/>
          <w:rtl/>
        </w:rPr>
        <w:t xml:space="preserve">החוצה </w:t>
      </w:r>
      <w:r w:rsidR="00BA10B7" w:rsidRPr="007940BB">
        <w:rPr>
          <w:spacing w:val="-4"/>
          <w:rtl/>
        </w:rPr>
        <w:t xml:space="preserve">לרבות ארוסה </w:t>
      </w:r>
      <w:r w:rsidR="00BA10B7" w:rsidRPr="007940BB">
        <w:rPr>
          <w:rStyle w:val="affff8"/>
          <w:spacing w:val="-4"/>
          <w:rtl/>
        </w:rPr>
        <w:t>שמתייבמת</w:t>
      </w:r>
      <w:r>
        <w:rPr>
          <w:rFonts w:hint="cs"/>
          <w:spacing w:val="-4"/>
          <w:rtl/>
        </w:rPr>
        <w:t>,</w:t>
      </w:r>
      <w:r w:rsidR="00BA10B7" w:rsidRPr="007940BB">
        <w:rPr>
          <w:spacing w:val="-4"/>
          <w:rtl/>
        </w:rPr>
        <w:tab/>
      </w:r>
      <w:r w:rsidR="00BA10B7" w:rsidRPr="007940BB">
        <w:rPr>
          <w:rStyle w:val="affff5"/>
          <w:rFonts w:hint="cs"/>
          <w:spacing w:val="-4"/>
          <w:rtl/>
        </w:rPr>
        <w:t>וב"ש:</w:t>
      </w:r>
      <w:r w:rsidRPr="007940BB">
        <w:rPr>
          <w:rFonts w:hint="cs"/>
          <w:spacing w:val="-4"/>
          <w:rtl/>
        </w:rPr>
        <w:t xml:space="preserve"> </w:t>
      </w:r>
      <w:r w:rsidR="00BA10B7" w:rsidRPr="007940BB">
        <w:rPr>
          <w:rStyle w:val="affff1"/>
          <w:spacing w:val="-4"/>
          <w:rtl/>
        </w:rPr>
        <w:t>מ</w:t>
      </w:r>
      <w:r w:rsidR="00BA10B7" w:rsidRPr="007940BB">
        <w:rPr>
          <w:rStyle w:val="affff1"/>
          <w:b/>
          <w:bCs/>
          <w:spacing w:val="-4"/>
          <w:rtl/>
        </w:rPr>
        <w:t>'ה</w:t>
      </w:r>
      <w:r w:rsidR="00BA10B7" w:rsidRPr="007940BB">
        <w:rPr>
          <w:rStyle w:val="affff1"/>
          <w:spacing w:val="-4"/>
          <w:rtl/>
        </w:rPr>
        <w:t>חוצה'</w:t>
      </w:r>
      <w:r w:rsidR="00BA10B7" w:rsidRPr="007940BB">
        <w:rPr>
          <w:spacing w:val="-4"/>
          <w:rtl/>
        </w:rPr>
        <w:t xml:space="preserve"> נפקא</w:t>
      </w:r>
    </w:p>
    <w:p w14:paraId="07775CA0" w14:textId="77777777" w:rsidR="00BA10B7" w:rsidRDefault="00BA10B7" w:rsidP="00BA10B7">
      <w:pPr>
        <w:rPr>
          <w:spacing w:val="-4"/>
          <w:rtl/>
        </w:rPr>
      </w:pPr>
      <w:r>
        <w:rPr>
          <w:rStyle w:val="affff5"/>
          <w:rFonts w:hint="cs"/>
          <w:rtl/>
        </w:rPr>
        <w:t>ולתרוייהו</w:t>
      </w:r>
      <w:r>
        <w:rPr>
          <w:spacing w:val="-4"/>
          <w:rtl/>
        </w:rPr>
        <w:t xml:space="preserve">: </w:t>
      </w:r>
      <w:r>
        <w:rPr>
          <w:rStyle w:val="affff1"/>
          <w:spacing w:val="-4"/>
          <w:rtl/>
        </w:rPr>
        <w:t xml:space="preserve">'לא תהיה.. </w:t>
      </w:r>
      <w:r>
        <w:rPr>
          <w:rStyle w:val="affff1"/>
          <w:rtl/>
        </w:rPr>
        <w:t>לאיש זר</w:t>
      </w:r>
      <w:r>
        <w:rPr>
          <w:rStyle w:val="affff1"/>
          <w:spacing w:val="-4"/>
          <w:rtl/>
        </w:rPr>
        <w:t>'</w:t>
      </w:r>
      <w:r>
        <w:rPr>
          <w:spacing w:val="-4"/>
          <w:rtl/>
        </w:rPr>
        <w:t xml:space="preserve"> שאין קידושין תופסין ביבמה לשוק.</w:t>
      </w:r>
    </w:p>
    <w:p w14:paraId="0929279E" w14:textId="77777777" w:rsidR="00BA10B7" w:rsidRDefault="00BA10B7" w:rsidP="00BA10B7">
      <w:pPr>
        <w:pStyle w:val="affff7"/>
        <w:ind w:left="339" w:firstLine="113"/>
        <w:rPr>
          <w:rStyle w:val="affff1"/>
          <w:rtl/>
        </w:rPr>
      </w:pPr>
      <w:r>
        <w:rPr>
          <w:rStyle w:val="affff5"/>
          <w:rFonts w:hint="cs"/>
          <w:rtl/>
        </w:rPr>
        <w:t>ר"נ:</w:t>
      </w:r>
      <w:r>
        <w:rPr>
          <w:rtl/>
        </w:rPr>
        <w:t xml:space="preserve"> כל תיבה שצריכה ל' בתחלתה הטיל ה' בסופה: </w:t>
      </w:r>
    </w:p>
    <w:p w14:paraId="0AE18270" w14:textId="77777777" w:rsidR="00BA10B7" w:rsidRDefault="00BA10B7" w:rsidP="00BA10B7">
      <w:pPr>
        <w:pStyle w:val="affff7"/>
        <w:ind w:left="339" w:firstLine="113"/>
        <w:rPr>
          <w:rtl/>
        </w:rPr>
      </w:pPr>
      <w:r>
        <w:rPr>
          <w:rStyle w:val="affff1"/>
          <w:rtl/>
        </w:rPr>
        <w:t>אלימה</w:t>
      </w:r>
      <w:r>
        <w:rPr>
          <w:rtl/>
        </w:rPr>
        <w:t xml:space="preserve">, </w:t>
      </w:r>
      <w:r>
        <w:rPr>
          <w:rStyle w:val="affff1"/>
          <w:rtl/>
        </w:rPr>
        <w:t>מחנימה</w:t>
      </w:r>
      <w:r>
        <w:rPr>
          <w:rtl/>
        </w:rPr>
        <w:t xml:space="preserve">, </w:t>
      </w:r>
      <w:r>
        <w:rPr>
          <w:rStyle w:val="affff1"/>
          <w:rtl/>
        </w:rPr>
        <w:t>מצרימה</w:t>
      </w:r>
      <w:r>
        <w:rPr>
          <w:rtl/>
        </w:rPr>
        <w:t xml:space="preserve">, </w:t>
      </w:r>
      <w:r>
        <w:rPr>
          <w:rStyle w:val="affff1"/>
          <w:rtl/>
        </w:rPr>
        <w:t>דבלתימה, ירושלימה, המדברה.</w:t>
      </w:r>
    </w:p>
    <w:p w14:paraId="0855B258" w14:textId="77777777" w:rsidR="00BA10B7" w:rsidRDefault="00BA10B7" w:rsidP="00BA10B7">
      <w:pPr>
        <w:rPr>
          <w:rStyle w:val="affff8"/>
          <w:rtl/>
        </w:rPr>
      </w:pPr>
      <w:r>
        <w:rPr>
          <w:rStyle w:val="affff5"/>
          <w:rFonts w:hint="cs"/>
          <w:rtl/>
        </w:rPr>
        <w:t>ב.</w:t>
      </w:r>
      <w:r>
        <w:rPr>
          <w:rtl/>
        </w:rPr>
        <w:t xml:space="preserve"> </w:t>
      </w:r>
      <w:r>
        <w:rPr>
          <w:rStyle w:val="affff5"/>
          <w:rFonts w:hint="cs"/>
          <w:rtl/>
        </w:rPr>
        <w:t>רבא:</w:t>
      </w:r>
      <w:r>
        <w:rPr>
          <w:rtl/>
        </w:rPr>
        <w:t xml:space="preserve"> </w:t>
      </w:r>
      <w:r>
        <w:rPr>
          <w:rStyle w:val="affff5"/>
          <w:rFonts w:hint="cs"/>
          <w:bCs w:val="0"/>
          <w:rtl/>
        </w:rPr>
        <w:t>טעם</w:t>
      </w:r>
      <w:r>
        <w:rPr>
          <w:rStyle w:val="affff5"/>
          <w:rFonts w:hint="cs"/>
          <w:rtl/>
        </w:rPr>
        <w:t xml:space="preserve"> ב"ש: </w:t>
      </w:r>
      <w:r>
        <w:rPr>
          <w:rtl/>
        </w:rPr>
        <w:t xml:space="preserve">אין איסור </w:t>
      </w:r>
      <w:r>
        <w:rPr>
          <w:rStyle w:val="affff8"/>
          <w:rtl/>
        </w:rPr>
        <w:t>אשת אח</w:t>
      </w:r>
      <w:r>
        <w:rPr>
          <w:rtl/>
        </w:rPr>
        <w:t xml:space="preserve"> חל על איסור</w:t>
      </w:r>
      <w:r>
        <w:rPr>
          <w:rStyle w:val="affff8"/>
          <w:rtl/>
        </w:rPr>
        <w:t xml:space="preserve"> אחות אשה,</w:t>
      </w:r>
    </w:p>
    <w:p w14:paraId="5AA7A186" w14:textId="77777777" w:rsidR="00BA10B7" w:rsidRDefault="00BA10B7" w:rsidP="00BA10B7">
      <w:pPr>
        <w:ind w:left="452" w:firstLine="113"/>
        <w:rPr>
          <w:rtl/>
        </w:rPr>
      </w:pPr>
      <w:r>
        <w:rPr>
          <w:rtl/>
        </w:rPr>
        <w:t>והו"ל כ'צרת ערוה שלא במקום מצוה' ומותרת.</w:t>
      </w:r>
    </w:p>
    <w:p w14:paraId="6BEC7D6D" w14:textId="780ABCB9" w:rsidR="00BA10B7" w:rsidRDefault="00BA10B7" w:rsidP="00BA10B7">
      <w:pPr>
        <w:pStyle w:val="afff4"/>
        <w:rPr>
          <w:rtl/>
        </w:rPr>
      </w:pPr>
      <w:ins w:id="9806" w:author="מספור קטעי משנה" w:date="2026-10-06T06:45:58Z">
        <w:r>
          <w:rPr>
            <w:rStyle w:val="MisparKeta"/>
          </w:rPr>
          <w:t xml:space="preserve">ב. </w:t>
        </w:r>
      </w:ins>
      <w:bookmarkStart w:id="102" w:name="_Toc119172622"/>
      <w:bookmarkStart w:id="103" w:name="_Toc119229710"/>
      <w:r>
        <w:rPr>
          <w:rtl/>
        </w:rPr>
        <w:t xml:space="preserve">חלצו - </w:t>
      </w:r>
      <w:r w:rsidRPr="000167CA">
        <w:rPr>
          <w:rStyle w:val="afffff0"/>
          <w:rFonts w:hint="cs"/>
          <w:rtl/>
        </w:rPr>
        <w:t>ב"ש</w:t>
      </w:r>
      <w:r>
        <w:rPr>
          <w:rtl/>
        </w:rPr>
        <w:t xml:space="preserve"> פוסלים </w:t>
      </w:r>
      <w:r w:rsidRPr="000167CA">
        <w:rPr>
          <w:rStyle w:val="afffff0"/>
          <w:rFonts w:hint="cs"/>
          <w:rtl/>
        </w:rPr>
        <w:t>וב"ה</w:t>
      </w:r>
      <w:r>
        <w:rPr>
          <w:rtl/>
        </w:rPr>
        <w:t xml:space="preserve"> מכשירין.</w:t>
      </w:r>
      <w:bookmarkEnd w:id="102"/>
      <w:bookmarkEnd w:id="103"/>
    </w:p>
    <w:p w14:paraId="6A94A014" w14:textId="77777777" w:rsidR="00BA10B7" w:rsidRDefault="00BA10B7" w:rsidP="00BA10B7">
      <w:pPr>
        <w:rPr>
          <w:spacing w:val="-2"/>
          <w:rtl/>
        </w:rPr>
      </w:pPr>
      <w:r>
        <w:rPr>
          <w:rStyle w:val="affff5"/>
          <w:rFonts w:hint="cs"/>
          <w:rtl/>
        </w:rPr>
        <w:t>לאפוקי מריב"נ</w:t>
      </w:r>
      <w:r>
        <w:rPr>
          <w:spacing w:val="-2"/>
          <w:rtl/>
        </w:rPr>
        <w:t>: שנתקן לצרות שחולצות.</w:t>
      </w:r>
    </w:p>
    <w:p w14:paraId="62CE053E" w14:textId="45FE371D" w:rsidR="00BA10B7" w:rsidRDefault="00BA10B7" w:rsidP="00BA10B7">
      <w:pPr>
        <w:pStyle w:val="afff4"/>
        <w:rPr>
          <w:rtl/>
        </w:rPr>
      </w:pPr>
      <w:ins w:id="9807" w:author="מספור קטעי משנה" w:date="2026-10-06T06:45:58Z">
        <w:r>
          <w:rPr>
            <w:rStyle w:val="MisparKeta"/>
          </w:rPr>
          <w:t xml:space="preserve">ד. </w:t>
        </w:r>
      </w:ins>
      <w:bookmarkStart w:id="104" w:name="_Toc119172623"/>
      <w:bookmarkStart w:id="105" w:name="_Toc119229711"/>
      <w:r>
        <w:rPr>
          <w:rtl/>
        </w:rPr>
        <w:t xml:space="preserve">נתייבמו - </w:t>
      </w:r>
      <w:r w:rsidRPr="000167CA">
        <w:rPr>
          <w:rStyle w:val="afffff0"/>
          <w:rFonts w:hint="cs"/>
          <w:rtl/>
        </w:rPr>
        <w:t>ב"ש</w:t>
      </w:r>
      <w:r>
        <w:rPr>
          <w:rtl/>
        </w:rPr>
        <w:t xml:space="preserve"> </w:t>
      </w:r>
      <w:r w:rsidRPr="002F22D4">
        <w:rPr>
          <w:rtl/>
        </w:rPr>
        <w:t>מכשירין</w:t>
      </w:r>
      <w:r>
        <w:rPr>
          <w:rtl/>
        </w:rPr>
        <w:t xml:space="preserve"> </w:t>
      </w:r>
      <w:r w:rsidRPr="000167CA">
        <w:rPr>
          <w:rStyle w:val="afffff0"/>
          <w:rFonts w:hint="cs"/>
          <w:rtl/>
        </w:rPr>
        <w:t>וב"ה</w:t>
      </w:r>
      <w:r>
        <w:rPr>
          <w:rtl/>
        </w:rPr>
        <w:t xml:space="preserve"> פוסלין.</w:t>
      </w:r>
      <w:bookmarkEnd w:id="104"/>
      <w:bookmarkEnd w:id="105"/>
    </w:p>
    <w:p w14:paraId="4EA98B8A" w14:textId="1C3DAE7B" w:rsidR="002F22D4" w:rsidRDefault="00BA10B7" w:rsidP="00615A60">
      <w:pPr>
        <w:rPr>
          <w:rtl/>
        </w:rPr>
      </w:pPr>
      <w:r>
        <w:rPr>
          <w:rtl/>
        </w:rPr>
        <w:t>אגב 'חלצו' שנה 'נתייבמו'.</w:t>
      </w:r>
    </w:p>
    <w:p w14:paraId="23812B52" w14:textId="2A6FB6CF" w:rsidR="002F22D4" w:rsidRPr="00881AF9" w:rsidRDefault="002F22D4" w:rsidP="00615A60">
      <w:pPr>
        <w:pStyle w:val="affff2"/>
        <w:rPr>
          <w:rtl/>
        </w:rPr>
      </w:pPr>
      <w:bookmarkStart w:id="106" w:name="_Toc119172624"/>
      <w:bookmarkStart w:id="107" w:name="_Toc119229712"/>
      <w:r w:rsidRPr="00881AF9">
        <w:rPr>
          <w:rFonts w:hint="eastAsia"/>
          <w:rtl/>
        </w:rPr>
        <w:t>סוגיית</w:t>
      </w:r>
      <w:r w:rsidRPr="00881AF9">
        <w:rPr>
          <w:rtl/>
        </w:rPr>
        <w:t xml:space="preserve"> </w:t>
      </w:r>
      <w:r>
        <w:rPr>
          <w:rFonts w:hint="cs"/>
          <w:rtl/>
        </w:rPr>
        <w:t>'</w:t>
      </w:r>
      <w:r w:rsidRPr="00881AF9">
        <w:rPr>
          <w:rFonts w:hint="eastAsia"/>
          <w:rtl/>
        </w:rPr>
        <w:t>לא</w:t>
      </w:r>
      <w:r w:rsidRPr="00881AF9">
        <w:rPr>
          <w:rtl/>
        </w:rPr>
        <w:t xml:space="preserve"> </w:t>
      </w:r>
      <w:r w:rsidRPr="00881AF9">
        <w:rPr>
          <w:rFonts w:hint="eastAsia"/>
          <w:rtl/>
        </w:rPr>
        <w:t>תתגודדו</w:t>
      </w:r>
      <w:r>
        <w:rPr>
          <w:rFonts w:hint="cs"/>
          <w:rtl/>
        </w:rPr>
        <w:t>'</w:t>
      </w:r>
      <w:bookmarkEnd w:id="106"/>
      <w:bookmarkEnd w:id="107"/>
    </w:p>
    <w:p w14:paraId="4245C272" w14:textId="4A82024D" w:rsidR="00F85F49" w:rsidRPr="00C35A2C" w:rsidRDefault="00F85F49" w:rsidP="002F22D4">
      <w:pPr>
        <w:rPr>
          <w:rtl/>
        </w:rPr>
      </w:pPr>
      <w:r w:rsidRPr="00D66F9E">
        <w:rPr>
          <w:rStyle w:val="affff5"/>
          <w:rFonts w:hint="cs"/>
          <w:rtl/>
        </w:rPr>
        <w:t>תנן</w:t>
      </w:r>
      <w:r w:rsidRPr="00D66F9E">
        <w:rPr>
          <w:rStyle w:val="affff5"/>
          <w:rtl/>
        </w:rPr>
        <w:t xml:space="preserve"> </w:t>
      </w:r>
      <w:r w:rsidRPr="00D66F9E">
        <w:rPr>
          <w:rStyle w:val="affff5"/>
          <w:rFonts w:hint="cs"/>
          <w:rtl/>
        </w:rPr>
        <w:t>התם</w:t>
      </w:r>
      <w:r w:rsidRPr="00D66F9E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מגילה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נקראת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</w:t>
      </w:r>
      <w:r w:rsidR="002F22D4">
        <w:rPr>
          <w:rFonts w:hint="cs"/>
          <w:rtl/>
        </w:rPr>
        <w:t>י"א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י</w:t>
      </w:r>
      <w:r w:rsidRPr="00C35A2C">
        <w:rPr>
          <w:rtl/>
        </w:rPr>
        <w:t>"</w:t>
      </w:r>
      <w:r w:rsidRPr="00C35A2C">
        <w:rPr>
          <w:rFonts w:hint="cs"/>
          <w:rtl/>
        </w:rPr>
        <w:t>ב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י</w:t>
      </w:r>
      <w:r w:rsidRPr="00C35A2C">
        <w:rPr>
          <w:rtl/>
        </w:rPr>
        <w:t>"</w:t>
      </w:r>
      <w:r w:rsidRPr="00C35A2C">
        <w:rPr>
          <w:rFonts w:hint="cs"/>
          <w:rtl/>
        </w:rPr>
        <w:t>ג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י</w:t>
      </w:r>
      <w:r w:rsidRPr="00C35A2C">
        <w:rPr>
          <w:rtl/>
        </w:rPr>
        <w:t>"</w:t>
      </w:r>
      <w:r w:rsidRPr="00C35A2C">
        <w:rPr>
          <w:rFonts w:hint="cs"/>
          <w:rtl/>
        </w:rPr>
        <w:t>ד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ט</w:t>
      </w:r>
      <w:r w:rsidRPr="00C35A2C">
        <w:rPr>
          <w:rtl/>
        </w:rPr>
        <w:t>"</w:t>
      </w:r>
      <w:r w:rsidRPr="00C35A2C">
        <w:rPr>
          <w:rFonts w:hint="cs"/>
          <w:rtl/>
        </w:rPr>
        <w:t>ו</w:t>
      </w:r>
      <w:r w:rsidR="002F22D4">
        <w:rPr>
          <w:rFonts w:hint="cs"/>
          <w:rtl/>
        </w:rPr>
        <w:t>.</w:t>
      </w:r>
    </w:p>
    <w:p w14:paraId="09416330" w14:textId="371BAD15" w:rsidR="00F85F49" w:rsidRPr="00510961" w:rsidRDefault="002F22D4" w:rsidP="002F22D4">
      <w:pPr>
        <w:rPr>
          <w:rStyle w:val="affff8"/>
          <w:rtl/>
        </w:rPr>
      </w:pPr>
      <w:r>
        <w:rPr>
          <w:rStyle w:val="affff5"/>
          <w:rFonts w:hint="cs"/>
          <w:rtl/>
        </w:rPr>
        <w:t xml:space="preserve">הקשה </w:t>
      </w:r>
      <w:r w:rsidR="00F85F49" w:rsidRPr="00915074">
        <w:rPr>
          <w:rStyle w:val="affff5"/>
          <w:rFonts w:hint="cs"/>
          <w:rtl/>
        </w:rPr>
        <w:t>ר</w:t>
      </w:r>
      <w:r w:rsidR="00F85F49" w:rsidRPr="00915074">
        <w:rPr>
          <w:rStyle w:val="affff5"/>
          <w:rtl/>
        </w:rPr>
        <w:t>"</w:t>
      </w:r>
      <w:r w:rsidR="00F85F49" w:rsidRPr="00915074">
        <w:rPr>
          <w:rStyle w:val="affff5"/>
          <w:rFonts w:hint="cs"/>
          <w:rtl/>
        </w:rPr>
        <w:t>ל</w:t>
      </w:r>
      <w:r>
        <w:rPr>
          <w:rStyle w:val="affff5"/>
          <w:rFonts w:hint="cs"/>
          <w:rtl/>
        </w:rPr>
        <w:t>: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יש בזה</w:t>
      </w:r>
      <w:r w:rsidR="00F85F49" w:rsidRPr="00C35A2C">
        <w:rPr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="00F85F49" w:rsidRPr="00881AF9">
        <w:rPr>
          <w:rStyle w:val="affff1"/>
          <w:rFonts w:hint="eastAsia"/>
          <w:rtl/>
        </w:rPr>
        <w:t>לא</w:t>
      </w:r>
      <w:r w:rsidR="00F85F49" w:rsidRPr="00881AF9">
        <w:rPr>
          <w:rStyle w:val="affff1"/>
          <w:rtl/>
        </w:rPr>
        <w:t xml:space="preserve"> </w:t>
      </w:r>
      <w:r w:rsidR="00F85F49" w:rsidRPr="00881AF9">
        <w:rPr>
          <w:rStyle w:val="affff1"/>
          <w:rFonts w:hint="eastAsia"/>
          <w:rtl/>
        </w:rPr>
        <w:t>תת</w:t>
      </w:r>
      <w:r w:rsidR="00F85F49" w:rsidRPr="002F22D4">
        <w:rPr>
          <w:rStyle w:val="affff1"/>
          <w:rFonts w:hint="cs"/>
          <w:rtl/>
        </w:rPr>
        <w:t>גודדו</w:t>
      </w:r>
      <w:r>
        <w:rPr>
          <w:rStyle w:val="affff1"/>
          <w:rFonts w:hint="cs"/>
          <w:rtl/>
        </w:rPr>
        <w:t>'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F85F49" w:rsidRPr="00C35A2C">
        <w:rPr>
          <w:rFonts w:hint="cs"/>
          <w:rtl/>
        </w:rPr>
        <w:t>אגודות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אגודות</w:t>
      </w:r>
      <w:r w:rsidR="00F85F49" w:rsidRPr="00C35A2C">
        <w:rPr>
          <w:rtl/>
        </w:rPr>
        <w:t>.</w:t>
      </w:r>
    </w:p>
    <w:p w14:paraId="2C86DEC3" w14:textId="46E5449E" w:rsidR="00F85F49" w:rsidRPr="00C35A2C" w:rsidRDefault="00F85F49" w:rsidP="00881AF9">
      <w:pPr>
        <w:pStyle w:val="affff7"/>
        <w:ind w:left="113" w:firstLine="113"/>
        <w:rPr>
          <w:rtl/>
        </w:rPr>
      </w:pPr>
      <w:r w:rsidRPr="00C35A2C">
        <w:rPr>
          <w:rFonts w:hint="cs"/>
          <w:rtl/>
        </w:rPr>
        <w:lastRenderedPageBreak/>
        <w:t>ול</w:t>
      </w:r>
      <w:r w:rsidR="002F22D4">
        <w:rPr>
          <w:rFonts w:hint="cs"/>
          <w:rtl/>
        </w:rPr>
        <w:t xml:space="preserve">הכי אתא: מהכפל </w:t>
      </w:r>
      <w:r w:rsidR="002F22D4" w:rsidRPr="00881AF9">
        <w:rPr>
          <w:rStyle w:val="affff1"/>
          <w:rFonts w:hint="eastAsia"/>
          <w:b/>
          <w:bCs/>
          <w:rtl/>
        </w:rPr>
        <w:t>תת</w:t>
      </w:r>
      <w:r w:rsidR="002F22D4" w:rsidRPr="002F22D4">
        <w:rPr>
          <w:rStyle w:val="affff1"/>
          <w:rFonts w:hint="cs"/>
          <w:rtl/>
        </w:rPr>
        <w:t>גודדו</w:t>
      </w:r>
      <w:r w:rsidR="002F22D4">
        <w:rPr>
          <w:rStyle w:val="affff1"/>
          <w:rFonts w:hint="cs"/>
          <w:rtl/>
        </w:rPr>
        <w:t>,</w:t>
      </w:r>
      <w:r w:rsidRPr="00C35A2C">
        <w:rPr>
          <w:rFonts w:hint="cs"/>
          <w:rtl/>
        </w:rPr>
        <w:t xml:space="preserve"> </w:t>
      </w:r>
      <w:r w:rsidR="002F22D4">
        <w:rPr>
          <w:rFonts w:hint="cs"/>
          <w:rtl/>
        </w:rPr>
        <w:t>אבל גם לחבורה על מת:</w:t>
      </w:r>
      <w:r w:rsidRPr="00C35A2C">
        <w:rPr>
          <w:rFonts w:hint="cs"/>
          <w:rtl/>
        </w:rPr>
        <w:t xml:space="preserve"> </w:t>
      </w:r>
      <w:r w:rsidR="002F22D4">
        <w:rPr>
          <w:rFonts w:hint="cs"/>
          <w:rtl/>
        </w:rPr>
        <w:t>מהכפל</w:t>
      </w:r>
      <w:r w:rsidR="002F22D4">
        <w:rPr>
          <w:rStyle w:val="affff1"/>
          <w:rFonts w:hint="cs"/>
          <w:rtl/>
        </w:rPr>
        <w:t xml:space="preserve"> </w:t>
      </w:r>
      <w:r w:rsidRPr="00915074">
        <w:rPr>
          <w:rStyle w:val="affff1"/>
          <w:rFonts w:hint="cs"/>
          <w:rtl/>
        </w:rPr>
        <w:t>תתגו</w:t>
      </w:r>
      <w:r w:rsidRPr="00881AF9">
        <w:rPr>
          <w:rStyle w:val="affff1"/>
          <w:rFonts w:hint="eastAsia"/>
          <w:b/>
          <w:bCs/>
          <w:rtl/>
        </w:rPr>
        <w:t>דד</w:t>
      </w:r>
      <w:r w:rsidRPr="00915074">
        <w:rPr>
          <w:rStyle w:val="affff1"/>
          <w:rFonts w:hint="cs"/>
          <w:rtl/>
        </w:rPr>
        <w:t>ו</w:t>
      </w:r>
      <w:r w:rsidR="002F22D4">
        <w:rPr>
          <w:rStyle w:val="affff1"/>
          <w:rFonts w:hint="cs"/>
          <w:rtl/>
        </w:rPr>
        <w:t>.</w:t>
      </w:r>
    </w:p>
    <w:p w14:paraId="08AD05AB" w14:textId="4DF3FA05" w:rsidR="00DC30B6" w:rsidRDefault="00F85F49" w:rsidP="00F85F49">
      <w:pPr>
        <w:rPr>
          <w:rtl/>
        </w:rPr>
      </w:pPr>
      <w:r w:rsidRPr="00D66F9E">
        <w:rPr>
          <w:rStyle w:val="affff5"/>
          <w:rFonts w:hint="cs"/>
          <w:rtl/>
        </w:rPr>
        <w:t>א</w:t>
      </w:r>
      <w:r w:rsidRPr="00D66F9E">
        <w:rPr>
          <w:rStyle w:val="affff5"/>
          <w:rtl/>
        </w:rPr>
        <w:t>"</w:t>
      </w:r>
      <w:r w:rsidRPr="00D66F9E">
        <w:rPr>
          <w:rStyle w:val="affff5"/>
          <w:rFonts w:hint="cs"/>
          <w:rtl/>
        </w:rPr>
        <w:t>ל</w:t>
      </w:r>
      <w:r w:rsidR="00DC30B6">
        <w:rPr>
          <w:rStyle w:val="affff5"/>
          <w:rFonts w:hint="cs"/>
          <w:rtl/>
        </w:rPr>
        <w:t xml:space="preserve"> רי"ו</w:t>
      </w:r>
      <w:r>
        <w:rPr>
          <w:rStyle w:val="affff5"/>
          <w:rFonts w:hint="cs"/>
          <w:rtl/>
        </w:rPr>
        <w:t>:</w:t>
      </w:r>
      <w:r w:rsidRPr="00C35A2C">
        <w:rPr>
          <w:rtl/>
        </w:rPr>
        <w:t xml:space="preserve"> </w:t>
      </w:r>
      <w:r w:rsidR="00DC30B6">
        <w:rPr>
          <w:rFonts w:hint="cs"/>
          <w:rtl/>
        </w:rPr>
        <w:t>מה עם '</w:t>
      </w:r>
      <w:r w:rsidRPr="00D1637C">
        <w:rPr>
          <w:rFonts w:cs="PFT_Frank" w:hint="eastAsia"/>
          <w:b/>
          <w:bCs/>
          <w:szCs w:val="14"/>
          <w:rtl/>
        </w:rPr>
        <w:t>מקום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שנהגו</w:t>
      </w:r>
      <w:r w:rsidR="00DC30B6">
        <w:rPr>
          <w:rFonts w:hint="cs"/>
          <w:rtl/>
        </w:rPr>
        <w:t xml:space="preserve"> 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לעשות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מלאכה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בער''פ</w:t>
      </w:r>
      <w:r w:rsidR="00DC30B6">
        <w:rPr>
          <w:rFonts w:hint="cs"/>
          <w:rtl/>
        </w:rPr>
        <w:t>'?</w:t>
      </w:r>
    </w:p>
    <w:p w14:paraId="3564C8B5" w14:textId="706877D1" w:rsidR="000471C2" w:rsidRDefault="00F85F49" w:rsidP="000471C2">
      <w:pPr>
        <w:rPr>
          <w:rtl/>
        </w:rPr>
      </w:pPr>
      <w:r w:rsidRPr="00262A77">
        <w:rPr>
          <w:rStyle w:val="affff5"/>
          <w:rFonts w:hint="cs"/>
          <w:spacing w:val="-4"/>
          <w:rtl/>
        </w:rPr>
        <w:t>א</w:t>
      </w:r>
      <w:r w:rsidRPr="00262A77">
        <w:rPr>
          <w:rStyle w:val="affff5"/>
          <w:spacing w:val="-4"/>
          <w:rtl/>
        </w:rPr>
        <w:t>"</w:t>
      </w:r>
      <w:r w:rsidRPr="00262A77">
        <w:rPr>
          <w:rStyle w:val="affff5"/>
          <w:rFonts w:hint="cs"/>
          <w:spacing w:val="-4"/>
          <w:rtl/>
        </w:rPr>
        <w:t>ל</w:t>
      </w:r>
      <w:r w:rsidR="000471C2">
        <w:rPr>
          <w:rStyle w:val="affff5"/>
          <w:rFonts w:hint="cs"/>
          <w:spacing w:val="-4"/>
          <w:rtl/>
        </w:rPr>
        <w:t xml:space="preserve"> ר"ל</w:t>
      </w:r>
      <w:r w:rsidRPr="00262A77">
        <w:rPr>
          <w:rStyle w:val="affff5"/>
          <w:spacing w:val="-4"/>
          <w:rtl/>
        </w:rPr>
        <w:t>:</w:t>
      </w:r>
      <w:r w:rsidRPr="00262A77">
        <w:rPr>
          <w:spacing w:val="-4"/>
          <w:rtl/>
        </w:rPr>
        <w:t xml:space="preserve"> </w:t>
      </w:r>
      <w:r w:rsidR="000471C2">
        <w:rPr>
          <w:rFonts w:hint="cs"/>
          <w:spacing w:val="-4"/>
          <w:rtl/>
        </w:rPr>
        <w:t>זה</w:t>
      </w:r>
      <w:r w:rsidRPr="00881AF9">
        <w:rPr>
          <w:rtl/>
        </w:rPr>
        <w:t xml:space="preserve"> </w:t>
      </w:r>
      <w:r w:rsidRPr="00881AF9">
        <w:rPr>
          <w:rFonts w:hint="eastAsia"/>
          <w:rtl/>
        </w:rPr>
        <w:t>מנהג</w:t>
      </w:r>
      <w:r w:rsidR="000471C2">
        <w:rPr>
          <w:rFonts w:hint="cs"/>
          <w:rtl/>
        </w:rPr>
        <w:t xml:space="preserve">, </w:t>
      </w:r>
      <w:r w:rsidR="000471C2">
        <w:rPr>
          <w:rtl/>
        </w:rPr>
        <w:tab/>
      </w:r>
      <w:r w:rsidR="000471C2">
        <w:rPr>
          <w:rtl/>
        </w:rPr>
        <w:tab/>
      </w:r>
      <w:r w:rsidR="000471C2">
        <w:rPr>
          <w:rtl/>
        </w:rPr>
        <w:tab/>
      </w:r>
      <w:r w:rsidR="000471C2">
        <w:rPr>
          <w:rtl/>
        </w:rPr>
        <w:tab/>
      </w:r>
      <w:r w:rsidR="000471C2">
        <w:rPr>
          <w:rtl/>
        </w:rPr>
        <w:tab/>
      </w:r>
      <w:r w:rsidR="000471C2">
        <w:rPr>
          <w:rStyle w:val="affff5"/>
          <w:rFonts w:hint="cs"/>
          <w:rtl/>
        </w:rPr>
        <w:t xml:space="preserve">ואף </w:t>
      </w:r>
      <w:r w:rsidR="000471C2" w:rsidRPr="00881AF9">
        <w:rPr>
          <w:rStyle w:val="affff5"/>
          <w:rFonts w:hint="eastAsia"/>
          <w:rtl/>
        </w:rPr>
        <w:t>לתנא</w:t>
      </w:r>
      <w:r w:rsidR="000471C2">
        <w:rPr>
          <w:rFonts w:hint="cs"/>
          <w:rtl/>
        </w:rPr>
        <w:t xml:space="preserve"> </w:t>
      </w:r>
      <w:r w:rsidRPr="00C35A2C">
        <w:rPr>
          <w:rFonts w:hint="cs"/>
          <w:rtl/>
        </w:rPr>
        <w:t>ד</w:t>
      </w:r>
      <w:r w:rsidR="000471C2">
        <w:rPr>
          <w:rFonts w:hint="cs"/>
          <w:rtl/>
        </w:rPr>
        <w:t>'</w:t>
      </w:r>
      <w:r w:rsidRPr="00C35A2C">
        <w:rPr>
          <w:rFonts w:hint="cs"/>
          <w:rtl/>
        </w:rPr>
        <w:t>הלילה</w:t>
      </w:r>
      <w:r>
        <w:rPr>
          <w:rFonts w:hint="cs"/>
          <w:rtl/>
        </w:rPr>
        <w:t xml:space="preserve"> </w:t>
      </w:r>
      <w:r w:rsidRPr="00F461AC">
        <w:rPr>
          <w:rStyle w:val="affff5"/>
          <w:rFonts w:hint="cs"/>
          <w:rtl/>
        </w:rPr>
        <w:t>ב</w:t>
      </w:r>
      <w:r>
        <w:rPr>
          <w:rStyle w:val="affff5"/>
          <w:rFonts w:hint="cs"/>
          <w:rtl/>
        </w:rPr>
        <w:t>''ש</w:t>
      </w:r>
      <w:r w:rsidRPr="00C35A2C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אוסרין</w:t>
      </w:r>
      <w:r w:rsidR="000471C2" w:rsidRPr="00D1637C">
        <w:rPr>
          <w:rFonts w:cs="PFT_Frank"/>
          <w:b/>
          <w:bCs/>
          <w:szCs w:val="14"/>
          <w:rtl/>
        </w:rPr>
        <w:t>'</w:t>
      </w:r>
      <w:r>
        <w:rPr>
          <w:rFonts w:hint="cs"/>
          <w:rtl/>
        </w:rPr>
        <w:t xml:space="preserve"> </w:t>
      </w:r>
      <w:r w:rsidR="000471C2" w:rsidRPr="00881AF9">
        <w:rPr>
          <w:rStyle w:val="affff8"/>
          <w:rFonts w:hint="eastAsia"/>
          <w:rtl/>
        </w:rPr>
        <w:t>מדינא</w:t>
      </w:r>
    </w:p>
    <w:p w14:paraId="3247C4E9" w14:textId="066BC08F" w:rsidR="000471C2" w:rsidRPr="00C35A2C" w:rsidRDefault="000471C2" w:rsidP="000471C2">
      <w:pPr>
        <w:rPr>
          <w:rtl/>
        </w:rPr>
      </w:pPr>
      <w:r>
        <w:rPr>
          <w:rFonts w:hint="cs"/>
          <w:rtl/>
        </w:rPr>
        <w:t xml:space="preserve">- </w:t>
      </w:r>
      <w:r w:rsidR="00F85F49" w:rsidRPr="00C35A2C">
        <w:rPr>
          <w:rFonts w:hint="cs"/>
          <w:rtl/>
        </w:rPr>
        <w:t>הרואה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אומר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'</w:t>
      </w:r>
      <w:r w:rsidR="00F85F49" w:rsidRPr="00C35A2C">
        <w:rPr>
          <w:rFonts w:hint="cs"/>
          <w:rtl/>
        </w:rPr>
        <w:t>מלאכה</w:t>
      </w:r>
      <w:r w:rsidR="00F85F49" w:rsidRPr="00C35A2C">
        <w:rPr>
          <w:rtl/>
        </w:rPr>
        <w:t xml:space="preserve"> </w:t>
      </w:r>
      <w:r w:rsidR="00F85F49">
        <w:rPr>
          <w:rFonts w:hint="cs"/>
          <w:rtl/>
        </w:rPr>
        <w:t>אין לו</w:t>
      </w:r>
      <w:r>
        <w:rPr>
          <w:rFonts w:hint="cs"/>
          <w:rtl/>
        </w:rPr>
        <w:t>'</w:t>
      </w:r>
      <w:r w:rsidR="00F85F49" w:rsidRPr="00C35A2C">
        <w:rPr>
          <w:rtl/>
        </w:rPr>
        <w:t>.</w:t>
      </w:r>
    </w:p>
    <w:p w14:paraId="41EF5315" w14:textId="39572B0E" w:rsidR="00F85F49" w:rsidRPr="00D238B7" w:rsidRDefault="000471C2" w:rsidP="000471C2">
      <w:pPr>
        <w:rPr>
          <w:rStyle w:val="affff5"/>
          <w:rtl/>
        </w:rPr>
      </w:pPr>
      <w:r w:rsidRPr="00881AF9">
        <w:rPr>
          <w:rStyle w:val="affff5"/>
          <w:rFonts w:hint="eastAsia"/>
          <w:rtl/>
        </w:rPr>
        <w:t>א</w:t>
      </w:r>
      <w:r w:rsidRPr="00881AF9">
        <w:rPr>
          <w:rStyle w:val="affff5"/>
          <w:rtl/>
        </w:rPr>
        <w:t>"ל</w:t>
      </w:r>
      <w:r>
        <w:rPr>
          <w:rStyle w:val="affff5"/>
          <w:rFonts w:hint="cs"/>
          <w:rtl/>
        </w:rPr>
        <w:t xml:space="preserve"> רי"ו</w:t>
      </w:r>
      <w:r w:rsidRPr="00881AF9">
        <w:rPr>
          <w:rStyle w:val="affff5"/>
          <w:rtl/>
        </w:rPr>
        <w:t>:</w:t>
      </w:r>
      <w:r w:rsidRPr="00881AF9">
        <w:rPr>
          <w:rtl/>
        </w:rPr>
        <w:t xml:space="preserve"> ומה עם '</w:t>
      </w:r>
      <w:r w:rsidR="00F85F49">
        <w:rPr>
          <w:rStyle w:val="affff5"/>
          <w:rFonts w:hint="cs"/>
          <w:rtl/>
        </w:rPr>
        <w:t>ב''ש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מתירין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צרות</w:t>
      </w:r>
      <w:r w:rsidR="00F85F49" w:rsidRPr="00C35A2C">
        <w:rPr>
          <w:rtl/>
        </w:rPr>
        <w:t xml:space="preserve"> </w:t>
      </w:r>
      <w:r w:rsidR="00F85F49" w:rsidRPr="00915074">
        <w:rPr>
          <w:rStyle w:val="affff5"/>
          <w:rFonts w:hint="cs"/>
          <w:rtl/>
        </w:rPr>
        <w:t>וב''ה</w:t>
      </w:r>
      <w:r w:rsidR="00F85F49" w:rsidRPr="00915074">
        <w:rPr>
          <w:rStyle w:val="affff5"/>
          <w:rtl/>
        </w:rPr>
        <w:t xml:space="preserve"> </w:t>
      </w:r>
      <w:r w:rsidR="00F85F49" w:rsidRPr="00C35A2C">
        <w:rPr>
          <w:rFonts w:hint="cs"/>
          <w:rtl/>
        </w:rPr>
        <w:t>אוסרים</w:t>
      </w:r>
      <w:r>
        <w:rPr>
          <w:rFonts w:hint="cs"/>
          <w:rtl/>
        </w:rPr>
        <w:t>'?</w:t>
      </w:r>
    </w:p>
    <w:p w14:paraId="155327F8" w14:textId="42C9EF71" w:rsidR="00F85F49" w:rsidRPr="00C35A2C" w:rsidRDefault="000471C2" w:rsidP="00881AF9">
      <w:pPr>
        <w:rPr>
          <w:rtl/>
        </w:rPr>
      </w:pPr>
      <w:r w:rsidRPr="00881AF9">
        <w:rPr>
          <w:rStyle w:val="affff5"/>
          <w:rFonts w:hint="eastAsia"/>
          <w:rtl/>
        </w:rPr>
        <w:t>א</w:t>
      </w:r>
      <w:r w:rsidRPr="00881AF9">
        <w:rPr>
          <w:rStyle w:val="affff5"/>
          <w:rtl/>
        </w:rPr>
        <w:t xml:space="preserve">"ל </w:t>
      </w:r>
      <w:r w:rsidRPr="00881AF9">
        <w:rPr>
          <w:rStyle w:val="affff5"/>
          <w:rFonts w:hint="eastAsia"/>
          <w:rtl/>
        </w:rPr>
        <w:t>ר</w:t>
      </w:r>
      <w:r w:rsidRPr="00881AF9">
        <w:rPr>
          <w:rStyle w:val="affff5"/>
          <w:rtl/>
        </w:rPr>
        <w:t>"ל:</w:t>
      </w:r>
      <w:r>
        <w:rPr>
          <w:rFonts w:hint="cs"/>
          <w:rtl/>
        </w:rPr>
        <w:t xml:space="preserve"> </w:t>
      </w:r>
      <w:r w:rsidRPr="00F461AC">
        <w:rPr>
          <w:rStyle w:val="affff5"/>
          <w:rFonts w:hint="cs"/>
          <w:rtl/>
        </w:rPr>
        <w:t>ב''ש</w:t>
      </w:r>
      <w:r w:rsidRPr="00C35A2C">
        <w:rPr>
          <w:rFonts w:hint="cs"/>
          <w:rtl/>
        </w:rPr>
        <w:t xml:space="preserve"> </w:t>
      </w:r>
      <w:r w:rsidR="00F85F49" w:rsidRPr="00D1637C">
        <w:rPr>
          <w:rFonts w:cs="PFT_Frank" w:hint="eastAsia"/>
          <w:b/>
          <w:bCs/>
          <w:szCs w:val="14"/>
          <w:rtl/>
        </w:rPr>
        <w:t>לא</w:t>
      </w:r>
      <w:r w:rsidR="00F85F49" w:rsidRPr="00D1637C">
        <w:rPr>
          <w:rFonts w:cs="PFT_Frank"/>
          <w:b/>
          <w:bCs/>
          <w:szCs w:val="14"/>
          <w:rtl/>
        </w:rPr>
        <w:t xml:space="preserve"> </w:t>
      </w:r>
      <w:r w:rsidR="00F85F49" w:rsidRPr="00D1637C">
        <w:rPr>
          <w:rFonts w:cs="PFT_Frank" w:hint="eastAsia"/>
          <w:b/>
          <w:bCs/>
          <w:szCs w:val="14"/>
          <w:rtl/>
        </w:rPr>
        <w:t>עשו</w:t>
      </w:r>
      <w:r w:rsidR="00F85F49" w:rsidRPr="00C35A2C">
        <w:rPr>
          <w:rFonts w:hint="cs"/>
          <w:rtl/>
        </w:rPr>
        <w:t xml:space="preserve"> כדבריהם</w:t>
      </w:r>
      <w:r w:rsidR="00C85161">
        <w:rPr>
          <w:rFonts w:hint="cs"/>
          <w:rtl/>
        </w:rPr>
        <w:t xml:space="preserve"> </w:t>
      </w:r>
      <w:r w:rsidR="00C85161" w:rsidRPr="00881AF9">
        <w:rPr>
          <w:rStyle w:val="affff8"/>
          <w:rFonts w:hint="eastAsia"/>
          <w:rtl/>
        </w:rPr>
        <w:t>בשום</w:t>
      </w:r>
      <w:r w:rsidR="00C85161" w:rsidRPr="00881AF9">
        <w:rPr>
          <w:rStyle w:val="affff8"/>
          <w:rtl/>
        </w:rPr>
        <w:t xml:space="preserve"> </w:t>
      </w:r>
      <w:r w:rsidR="00C85161" w:rsidRPr="00881AF9">
        <w:rPr>
          <w:rStyle w:val="affff8"/>
          <w:rFonts w:hint="eastAsia"/>
          <w:rtl/>
        </w:rPr>
        <w:t>דבר</w:t>
      </w:r>
      <w:r w:rsidR="00F85F49" w:rsidRPr="00881AF9">
        <w:rPr>
          <w:rStyle w:val="affff8"/>
          <w:rtl/>
        </w:rPr>
        <w:t>,</w:t>
      </w:r>
      <w:r w:rsidR="00F85F49">
        <w:rPr>
          <w:rFonts w:hint="cs"/>
          <w:rtl/>
        </w:rPr>
        <w:t xml:space="preserve"> </w:t>
      </w:r>
      <w:r w:rsidR="00C85161">
        <w:rPr>
          <w:rFonts w:hint="cs"/>
          <w:rtl/>
        </w:rPr>
        <w:t xml:space="preserve"> </w:t>
      </w:r>
      <w:r>
        <w:rPr>
          <w:rStyle w:val="affff5"/>
          <w:rFonts w:hint="cs"/>
          <w:rtl/>
        </w:rPr>
        <w:t>אבל ל</w:t>
      </w:r>
      <w:r w:rsidR="00F85F49" w:rsidRPr="00915074">
        <w:rPr>
          <w:rStyle w:val="affff5"/>
          <w:rFonts w:hint="cs"/>
          <w:rtl/>
        </w:rPr>
        <w:t xml:space="preserve">רי''ו: </w:t>
      </w:r>
      <w:r w:rsidR="00F85F49" w:rsidRPr="00D1637C">
        <w:rPr>
          <w:rFonts w:cs="PFT_Frank" w:hint="eastAsia"/>
          <w:b/>
          <w:bCs/>
          <w:szCs w:val="14"/>
          <w:rtl/>
        </w:rPr>
        <w:t>עשו</w:t>
      </w:r>
      <w:r w:rsidR="00F85F49" w:rsidRPr="00D1637C">
        <w:rPr>
          <w:rFonts w:cs="PFT_Frank"/>
          <w:b/>
          <w:bCs/>
          <w:szCs w:val="14"/>
          <w:rtl/>
        </w:rPr>
        <w:t xml:space="preserve"> </w:t>
      </w:r>
      <w:r w:rsidR="00F85F49" w:rsidRPr="00D1637C">
        <w:rPr>
          <w:rFonts w:cs="PFT_Frank" w:hint="eastAsia"/>
          <w:b/>
          <w:bCs/>
          <w:szCs w:val="14"/>
          <w:rtl/>
        </w:rPr>
        <w:t>ועשו</w:t>
      </w:r>
      <w:r>
        <w:rPr>
          <w:rFonts w:hint="cs"/>
          <w:rtl/>
        </w:rPr>
        <w:t>,</w:t>
      </w:r>
    </w:p>
    <w:p w14:paraId="323118AE" w14:textId="77777777" w:rsidR="00F85F49" w:rsidRDefault="00F85F4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יד.</w:t>
      </w:r>
    </w:p>
    <w:p w14:paraId="1FDAE178" w14:textId="660552FD" w:rsidR="000471C2" w:rsidRPr="00620D46" w:rsidRDefault="000471C2" w:rsidP="00620D46">
      <w:pPr>
        <w:jc w:val="center"/>
        <w:rPr>
          <w:rStyle w:val="affff5"/>
          <w:b/>
          <w:bCs w:val="0"/>
          <w:rtl/>
        </w:rPr>
      </w:pPr>
      <w:r>
        <w:rPr>
          <w:rStyle w:val="affff5"/>
          <w:rFonts w:hint="cs"/>
          <w:rtl/>
        </w:rPr>
        <w:t xml:space="preserve">וכן </w:t>
      </w:r>
      <w:r w:rsidR="00F85F49">
        <w:rPr>
          <w:rStyle w:val="affff5"/>
          <w:rFonts w:hint="cs"/>
          <w:rtl/>
        </w:rPr>
        <w:t>ל</w:t>
      </w:r>
      <w:r w:rsidR="00F85F49" w:rsidRPr="00F461AC">
        <w:rPr>
          <w:rStyle w:val="affff5"/>
          <w:rFonts w:hint="cs"/>
          <w:rtl/>
        </w:rPr>
        <w:t>רב</w:t>
      </w:r>
      <w:r w:rsidR="00F85F49" w:rsidRPr="00C35A2C">
        <w:rPr>
          <w:rtl/>
        </w:rPr>
        <w:t xml:space="preserve">: </w:t>
      </w:r>
      <w:r w:rsidR="00F85F49" w:rsidRPr="00D1637C">
        <w:rPr>
          <w:rFonts w:cs="PFT_Frank" w:hint="eastAsia"/>
          <w:b/>
          <w:bCs/>
          <w:szCs w:val="14"/>
          <w:rtl/>
        </w:rPr>
        <w:t>לא</w:t>
      </w:r>
      <w:r w:rsidR="00F85F49" w:rsidRPr="00D1637C">
        <w:rPr>
          <w:rFonts w:cs="PFT_Frank"/>
          <w:b/>
          <w:bCs/>
          <w:szCs w:val="14"/>
          <w:rtl/>
        </w:rPr>
        <w:t xml:space="preserve"> </w:t>
      </w:r>
      <w:r w:rsidR="00F85F49" w:rsidRPr="00D1637C">
        <w:rPr>
          <w:rFonts w:cs="PFT_Frank" w:hint="eastAsia"/>
          <w:b/>
          <w:bCs/>
          <w:szCs w:val="14"/>
          <w:rtl/>
        </w:rPr>
        <w:t>עשו</w:t>
      </w:r>
      <w:r>
        <w:rPr>
          <w:rFonts w:hint="cs"/>
          <w:rtl/>
        </w:rPr>
        <w:t>,</w:t>
      </w:r>
      <w:r w:rsidR="00F85F49" w:rsidRPr="00C35A2C">
        <w:rPr>
          <w:rtl/>
        </w:rPr>
        <w:t xml:space="preserve"> </w:t>
      </w:r>
      <w:r w:rsidR="00F85F49" w:rsidRPr="00F461AC">
        <w:rPr>
          <w:rStyle w:val="affff5"/>
          <w:rFonts w:hint="cs"/>
          <w:rtl/>
        </w:rPr>
        <w:t>ו</w:t>
      </w:r>
      <w:r w:rsidR="00F85F49">
        <w:rPr>
          <w:rStyle w:val="affff5"/>
          <w:rFonts w:hint="cs"/>
          <w:rtl/>
        </w:rPr>
        <w:t>ל</w:t>
      </w:r>
      <w:r w:rsidR="00F85F49" w:rsidRPr="00F461AC">
        <w:rPr>
          <w:rStyle w:val="affff5"/>
          <w:rFonts w:hint="cs"/>
          <w:rtl/>
        </w:rPr>
        <w:t>שמוא</w:t>
      </w:r>
      <w:r w:rsidR="00F85F49">
        <w:rPr>
          <w:rStyle w:val="affff5"/>
          <w:rFonts w:hint="cs"/>
          <w:rtl/>
        </w:rPr>
        <w:t>ל</w:t>
      </w:r>
      <w:r w:rsidR="00F85F49" w:rsidRPr="00C35A2C">
        <w:rPr>
          <w:rtl/>
        </w:rPr>
        <w:t xml:space="preserve">: </w:t>
      </w:r>
      <w:r w:rsidR="00F85F49" w:rsidRPr="00D1637C">
        <w:rPr>
          <w:rFonts w:cs="PFT_Frank" w:hint="eastAsia"/>
          <w:b/>
          <w:bCs/>
          <w:szCs w:val="14"/>
          <w:rtl/>
        </w:rPr>
        <w:t>עשו</w:t>
      </w:r>
      <w:r w:rsidR="00F85F49" w:rsidRPr="00C35A2C">
        <w:rPr>
          <w:rtl/>
        </w:rPr>
        <w:t>.</w:t>
      </w:r>
    </w:p>
    <w:p w14:paraId="4D41D20C" w14:textId="0E31304A" w:rsidR="00F85F49" w:rsidRPr="00D238B7" w:rsidRDefault="00F85F49" w:rsidP="00881AF9">
      <w:pPr>
        <w:rPr>
          <w:rStyle w:val="affff5"/>
          <w:rtl/>
        </w:rPr>
      </w:pPr>
      <w:r w:rsidRPr="00D238B7">
        <w:rPr>
          <w:rStyle w:val="affff5"/>
          <w:rFonts w:hint="cs"/>
          <w:rtl/>
        </w:rPr>
        <w:t>א.</w:t>
      </w:r>
      <w:r w:rsidRPr="0090328A">
        <w:rPr>
          <w:rFonts w:cs="PFT_Frank"/>
          <w:b/>
          <w:bCs/>
          <w:sz w:val="14"/>
          <w:szCs w:val="14"/>
          <w:rtl/>
        </w:rPr>
        <w:t xml:space="preserve"> </w:t>
      </w:r>
      <w:r w:rsidRPr="00881AF9">
        <w:rPr>
          <w:rFonts w:hint="eastAsia"/>
          <w:rtl/>
        </w:rPr>
        <w:t>קודם</w:t>
      </w:r>
      <w:r w:rsidRPr="00881AF9">
        <w:rPr>
          <w:rtl/>
        </w:rPr>
        <w:t xml:space="preserve"> </w:t>
      </w:r>
      <w:r w:rsidRPr="00881AF9">
        <w:rPr>
          <w:rFonts w:hint="eastAsia"/>
          <w:rtl/>
        </w:rPr>
        <w:t>בת</w:t>
      </w:r>
      <w:r w:rsidRPr="00881AF9">
        <w:rPr>
          <w:rtl/>
        </w:rPr>
        <w:t xml:space="preserve"> </w:t>
      </w:r>
      <w:r w:rsidRPr="00881AF9">
        <w:rPr>
          <w:rFonts w:hint="eastAsia"/>
          <w:rtl/>
        </w:rPr>
        <w:t>קול</w:t>
      </w:r>
      <w:r w:rsidRPr="00C85161">
        <w:rPr>
          <w:rtl/>
        </w:rPr>
        <w:t xml:space="preserve">, </w:t>
      </w:r>
      <w:r w:rsidRPr="00D1637C">
        <w:rPr>
          <w:rFonts w:cs="PFT_Frank" w:hint="eastAsia"/>
          <w:b/>
          <w:bCs/>
          <w:szCs w:val="14"/>
          <w:rtl/>
        </w:rPr>
        <w:t>לא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עשו</w:t>
      </w:r>
      <w:r w:rsidR="00C85161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Pr="00C35A2C">
        <w:rPr>
          <w:rtl/>
        </w:rPr>
        <w:t xml:space="preserve"> </w:t>
      </w:r>
      <w:r w:rsidRPr="00F461AC">
        <w:rPr>
          <w:rStyle w:val="affff5"/>
          <w:rFonts w:hint="cs"/>
          <w:rtl/>
        </w:rPr>
        <w:t>ב</w:t>
      </w:r>
      <w:r w:rsidRPr="00F461AC">
        <w:rPr>
          <w:rStyle w:val="affff5"/>
          <w:rtl/>
        </w:rPr>
        <w:t>"</w:t>
      </w:r>
      <w:r w:rsidRPr="00F461AC">
        <w:rPr>
          <w:rStyle w:val="affff5"/>
          <w:rFonts w:hint="cs"/>
          <w:rtl/>
        </w:rPr>
        <w:t>ה</w:t>
      </w:r>
      <w:r w:rsidRPr="00C35A2C">
        <w:rPr>
          <w:rtl/>
        </w:rPr>
        <w:t xml:space="preserve"> </w:t>
      </w:r>
      <w:r>
        <w:rPr>
          <w:rFonts w:hint="cs"/>
          <w:rtl/>
        </w:rPr>
        <w:t>רוב</w:t>
      </w:r>
      <w:r w:rsidR="00C85161">
        <w:rPr>
          <w:rFonts w:hint="cs"/>
          <w:rtl/>
        </w:rPr>
        <w:t>,</w:t>
      </w:r>
      <w:r w:rsidRPr="00C35A2C">
        <w:rPr>
          <w:rtl/>
        </w:rPr>
        <w:t xml:space="preserve"> </w:t>
      </w:r>
      <w:r w:rsidR="00C85161">
        <w:rPr>
          <w:rFonts w:hint="cs"/>
          <w:rtl/>
        </w:rPr>
        <w:t xml:space="preserve"> </w:t>
      </w:r>
      <w:r w:rsidRPr="00881AF9">
        <w:rPr>
          <w:rFonts w:hint="eastAsia"/>
          <w:b/>
          <w:rtl/>
        </w:rPr>
        <w:t>עשו</w:t>
      </w:r>
      <w:r w:rsidR="00C85161">
        <w:rPr>
          <w:rFonts w:hint="cs"/>
          <w:rtl/>
        </w:rPr>
        <w:t xml:space="preserve"> </w:t>
      </w:r>
      <w:r w:rsidR="008273B3">
        <w:rPr>
          <w:rFonts w:hint="cs"/>
          <w:rtl/>
        </w:rPr>
        <w:t>-</w:t>
      </w:r>
      <w:r w:rsidRPr="00C85161">
        <w:rPr>
          <w:rtl/>
        </w:rPr>
        <w:t xml:space="preserve"> </w:t>
      </w:r>
      <w:r w:rsidRPr="00F461AC">
        <w:rPr>
          <w:rStyle w:val="affff5"/>
          <w:rFonts w:hint="cs"/>
          <w:rtl/>
        </w:rPr>
        <w:t>ב</w:t>
      </w:r>
      <w:r w:rsidRPr="00F461AC">
        <w:rPr>
          <w:rStyle w:val="affff5"/>
          <w:rtl/>
        </w:rPr>
        <w:t>"</w:t>
      </w:r>
      <w:r w:rsidRPr="00F461AC">
        <w:rPr>
          <w:rStyle w:val="affff5"/>
          <w:rFonts w:hint="cs"/>
          <w:rtl/>
        </w:rPr>
        <w:t>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מחדדי</w:t>
      </w:r>
      <w:r w:rsidRPr="00C35A2C">
        <w:rPr>
          <w:rtl/>
        </w:rPr>
        <w:t>.</w:t>
      </w:r>
    </w:p>
    <w:p w14:paraId="6B2DBD71" w14:textId="559D070B" w:rsidR="00C85161" w:rsidRPr="00C35A2C" w:rsidRDefault="00F85F49" w:rsidP="00C85161">
      <w:pPr>
        <w:rPr>
          <w:rtl/>
        </w:rPr>
      </w:pPr>
      <w:r w:rsidRPr="00D238B7">
        <w:rPr>
          <w:rStyle w:val="affff5"/>
          <w:rFonts w:hint="cs"/>
          <w:rtl/>
        </w:rPr>
        <w:t>ב.</w:t>
      </w:r>
      <w:r>
        <w:rPr>
          <w:rStyle w:val="affff5"/>
          <w:rFonts w:hint="cs"/>
          <w:rtl/>
        </w:rPr>
        <w:t xml:space="preserve"> </w:t>
      </w:r>
      <w:r w:rsidRPr="00881AF9">
        <w:rPr>
          <w:rFonts w:hint="eastAsia"/>
          <w:rtl/>
        </w:rPr>
        <w:t>אחר</w:t>
      </w:r>
      <w:r w:rsidRPr="00881AF9">
        <w:rPr>
          <w:rtl/>
        </w:rPr>
        <w:t xml:space="preserve"> </w:t>
      </w:r>
      <w:r w:rsidRPr="00881AF9">
        <w:rPr>
          <w:rFonts w:hint="eastAsia"/>
          <w:rtl/>
        </w:rPr>
        <w:t>בת</w:t>
      </w:r>
      <w:r w:rsidRPr="00881AF9">
        <w:rPr>
          <w:rtl/>
        </w:rPr>
        <w:t xml:space="preserve"> </w:t>
      </w:r>
      <w:r w:rsidRPr="00881AF9">
        <w:rPr>
          <w:rFonts w:hint="eastAsia"/>
          <w:rtl/>
        </w:rPr>
        <w:t>קול</w:t>
      </w:r>
      <w:r w:rsidRPr="00C85161">
        <w:rPr>
          <w:rtl/>
        </w:rPr>
        <w:t>,</w:t>
      </w:r>
      <w:r w:rsidRPr="00C35A2C">
        <w:rPr>
          <w:rtl/>
        </w:rPr>
        <w:t xml:space="preserve"> </w:t>
      </w:r>
      <w:r w:rsidR="00C85161">
        <w:rPr>
          <w:rStyle w:val="affff5"/>
          <w:b/>
          <w:bCs w:val="0"/>
          <w:rtl/>
        </w:rPr>
        <w:tab/>
      </w:r>
      <w:r w:rsidRPr="00881AF9">
        <w:rPr>
          <w:rFonts w:hint="eastAsia"/>
          <w:b/>
          <w:rtl/>
        </w:rPr>
        <w:t>לא</w:t>
      </w:r>
      <w:r w:rsidRPr="00881AF9">
        <w:rPr>
          <w:b/>
          <w:rtl/>
        </w:rPr>
        <w:t xml:space="preserve"> </w:t>
      </w:r>
      <w:r w:rsidRPr="00881AF9">
        <w:rPr>
          <w:rFonts w:hint="eastAsia"/>
          <w:b/>
          <w:rtl/>
        </w:rPr>
        <w:t>עשו</w:t>
      </w:r>
      <w:r w:rsidR="00C85161">
        <w:rPr>
          <w:rFonts w:hint="cs"/>
          <w:rtl/>
        </w:rPr>
        <w:t xml:space="preserve"> </w:t>
      </w:r>
      <w:r w:rsidR="00A808F3">
        <w:rPr>
          <w:rFonts w:hint="cs"/>
          <w:rtl/>
        </w:rPr>
        <w:t>-</w:t>
      </w:r>
      <w:r w:rsidRPr="00C85161">
        <w:rPr>
          <w:rtl/>
        </w:rPr>
        <w:t xml:space="preserve"> </w:t>
      </w:r>
      <w:r w:rsidRPr="00C35A2C">
        <w:rPr>
          <w:rFonts w:hint="cs"/>
          <w:rtl/>
        </w:rPr>
        <w:t>ב</w:t>
      </w:r>
      <w:r w:rsidR="00C85161">
        <w:rPr>
          <w:rFonts w:hint="cs"/>
          <w:rtl/>
        </w:rPr>
        <w:t>"</w:t>
      </w:r>
      <w:r w:rsidRPr="00C35A2C">
        <w:rPr>
          <w:rFonts w:hint="cs"/>
          <w:rtl/>
        </w:rPr>
        <w:t>ק</w:t>
      </w:r>
      <w:r w:rsidR="00C85161">
        <w:rPr>
          <w:rFonts w:hint="cs"/>
          <w:rtl/>
        </w:rPr>
        <w:t xml:space="preserve"> </w:t>
      </w:r>
      <w:r w:rsidR="00C85161" w:rsidRPr="00881AF9">
        <w:rPr>
          <w:rStyle w:val="affff5"/>
          <w:rFonts w:hint="eastAsia"/>
          <w:rtl/>
        </w:rPr>
        <w:t>כב</w:t>
      </w:r>
      <w:r w:rsidR="00C85161" w:rsidRPr="00881AF9">
        <w:rPr>
          <w:rStyle w:val="affff5"/>
          <w:rtl/>
        </w:rPr>
        <w:t>"ה</w:t>
      </w:r>
      <w:r w:rsidR="00C85161">
        <w:rPr>
          <w:rFonts w:hint="cs"/>
          <w:rtl/>
        </w:rPr>
        <w:t>,</w:t>
      </w:r>
      <w:r w:rsidRPr="00B71BEA">
        <w:rPr>
          <w:rStyle w:val="affff5"/>
          <w:rtl/>
        </w:rPr>
        <w:t xml:space="preserve"> </w:t>
      </w:r>
      <w:r w:rsidR="00C85161" w:rsidRPr="00D1637C">
        <w:rPr>
          <w:rFonts w:cs="PFT_Frank" w:hint="cs"/>
          <w:b/>
          <w:bCs/>
          <w:szCs w:val="14"/>
          <w:rtl/>
        </w:rPr>
        <w:t xml:space="preserve"> </w:t>
      </w:r>
      <w:r w:rsidRPr="00881AF9">
        <w:rPr>
          <w:rFonts w:hint="eastAsia"/>
          <w:b/>
          <w:rtl/>
        </w:rPr>
        <w:t>עשו</w:t>
      </w:r>
      <w:r w:rsidR="00C85161">
        <w:rPr>
          <w:rFonts w:hint="cs"/>
          <w:rtl/>
        </w:rPr>
        <w:t>- ל</w:t>
      </w:r>
      <w:r w:rsidRPr="00C35A2C">
        <w:rPr>
          <w:rFonts w:hint="cs"/>
          <w:rtl/>
        </w:rPr>
        <w:t>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משגיחין</w:t>
      </w:r>
      <w:r w:rsidRPr="00C35A2C">
        <w:rPr>
          <w:rtl/>
        </w:rPr>
        <w:t xml:space="preserve"> </w:t>
      </w:r>
      <w:r w:rsidR="00C85161">
        <w:rPr>
          <w:rStyle w:val="affff5"/>
          <w:rFonts w:hint="cs"/>
          <w:rtl/>
        </w:rPr>
        <w:t>כ</w:t>
      </w:r>
      <w:r w:rsidR="00C85161" w:rsidRPr="00F461AC">
        <w:rPr>
          <w:rStyle w:val="affff5"/>
          <w:rFonts w:hint="cs"/>
          <w:rtl/>
        </w:rPr>
        <w:t>רי</w:t>
      </w:r>
      <w:r w:rsidR="00C85161">
        <w:rPr>
          <w:rStyle w:val="affff5"/>
          <w:rFonts w:hint="cs"/>
          <w:rtl/>
        </w:rPr>
        <w:t>"</w:t>
      </w:r>
      <w:r w:rsidR="00C85161" w:rsidRPr="00F461AC">
        <w:rPr>
          <w:rStyle w:val="affff5"/>
          <w:rFonts w:hint="cs"/>
          <w:rtl/>
        </w:rPr>
        <w:t>ה</w:t>
      </w:r>
      <w:r w:rsidR="00C85161">
        <w:rPr>
          <w:rFonts w:hint="cs"/>
          <w:rtl/>
        </w:rPr>
        <w:t>.</w:t>
      </w:r>
    </w:p>
    <w:p w14:paraId="13DADFCA" w14:textId="341B2444" w:rsidR="00F85F49" w:rsidRPr="00C35A2C" w:rsidRDefault="00F85F49" w:rsidP="00C85161">
      <w:pPr>
        <w:rPr>
          <w:rtl/>
        </w:rPr>
      </w:pPr>
      <w:r w:rsidRPr="00F461AC">
        <w:rPr>
          <w:rStyle w:val="affff5"/>
          <w:rFonts w:hint="cs"/>
          <w:rtl/>
        </w:rPr>
        <w:t>ו</w:t>
      </w:r>
      <w:r w:rsidR="00C85161">
        <w:rPr>
          <w:rStyle w:val="affff5"/>
          <w:rFonts w:hint="cs"/>
          <w:rtl/>
        </w:rPr>
        <w:t>ל</w:t>
      </w:r>
      <w:r w:rsidRPr="00F461AC">
        <w:rPr>
          <w:rStyle w:val="affff5"/>
          <w:rFonts w:hint="cs"/>
          <w:rtl/>
        </w:rPr>
        <w:t>מ</w:t>
      </w:r>
      <w:r w:rsidRPr="00F461AC">
        <w:rPr>
          <w:rStyle w:val="affff5"/>
          <w:rtl/>
        </w:rPr>
        <w:t>"</w:t>
      </w:r>
      <w:r w:rsidRPr="00F461AC">
        <w:rPr>
          <w:rStyle w:val="affff5"/>
          <w:rFonts w:hint="cs"/>
          <w:rtl/>
        </w:rPr>
        <w:t>ד</w:t>
      </w:r>
      <w:r w:rsidRPr="00B71BEA">
        <w:rPr>
          <w:rStyle w:val="affff5"/>
          <w:rtl/>
        </w:rPr>
        <w:t xml:space="preserve"> </w:t>
      </w:r>
      <w:r w:rsidRPr="00B71BEA">
        <w:rPr>
          <w:rStyle w:val="affff5"/>
          <w:rFonts w:hint="cs"/>
          <w:rtl/>
        </w:rPr>
        <w:t>עש</w:t>
      </w:r>
      <w:r w:rsidRPr="00C85161">
        <w:rPr>
          <w:rStyle w:val="affff5"/>
          <w:rFonts w:hint="cs"/>
          <w:rtl/>
        </w:rPr>
        <w:t>ו</w:t>
      </w:r>
      <w:r w:rsidR="00C85161" w:rsidRPr="00881AF9">
        <w:rPr>
          <w:rStyle w:val="affff5"/>
          <w:rtl/>
        </w:rPr>
        <w:t xml:space="preserve"> אין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'לא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תתגודדו'</w:t>
      </w:r>
      <w:r w:rsidR="00C85161">
        <w:rPr>
          <w:rStyle w:val="affff1"/>
          <w:rFonts w:hint="cs"/>
          <w:rtl/>
        </w:rPr>
        <w:t xml:space="preserve"> </w:t>
      </w:r>
      <w:r w:rsidR="00C85161" w:rsidRPr="00881AF9">
        <w:rPr>
          <w:rtl/>
        </w:rPr>
        <w:t>-</w:t>
      </w:r>
    </w:p>
    <w:p w14:paraId="6B29C0AB" w14:textId="2A0C2AB4" w:rsidR="00F85F49" w:rsidRPr="00C35A2C" w:rsidRDefault="00F85F49" w:rsidP="00881AF9">
      <w:pPr>
        <w:rPr>
          <w:rtl/>
        </w:rPr>
      </w:pPr>
      <w:r w:rsidRPr="00F461AC">
        <w:rPr>
          <w:rStyle w:val="affff5"/>
          <w:rFonts w:hint="cs"/>
          <w:rtl/>
        </w:rPr>
        <w:t>אביי</w:t>
      </w:r>
      <w:r w:rsidRPr="00C35A2C">
        <w:rPr>
          <w:rtl/>
        </w:rPr>
        <w:t>:</w:t>
      </w:r>
      <w:r w:rsidRPr="00BF2C41">
        <w:rPr>
          <w:rStyle w:val="affff1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שתי</w:t>
      </w:r>
      <w:r w:rsidRPr="00881AF9">
        <w:rPr>
          <w:rtl/>
        </w:rPr>
        <w:t xml:space="preserve"> </w:t>
      </w:r>
      <w:r w:rsidRPr="00881AF9">
        <w:rPr>
          <w:rFonts w:hint="eastAsia"/>
          <w:rtl/>
        </w:rPr>
        <w:t>בתי</w:t>
      </w:r>
      <w:r w:rsidRPr="00881AF9">
        <w:rPr>
          <w:rtl/>
        </w:rPr>
        <w:t xml:space="preserve"> </w:t>
      </w:r>
      <w:r w:rsidRPr="00881AF9">
        <w:rPr>
          <w:rFonts w:hint="eastAsia"/>
          <w:rtl/>
        </w:rPr>
        <w:t>דינים</w:t>
      </w:r>
      <w:r w:rsidRPr="00881AF9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בשתי</w:t>
      </w:r>
      <w:r w:rsidRPr="00881AF9">
        <w:rPr>
          <w:rtl/>
        </w:rPr>
        <w:t xml:space="preserve"> </w:t>
      </w:r>
      <w:r w:rsidRPr="00881AF9">
        <w:rPr>
          <w:rFonts w:hint="eastAsia"/>
          <w:rtl/>
        </w:rPr>
        <w:t>עיירות</w:t>
      </w:r>
      <w:r w:rsidRPr="00C85161">
        <w:rPr>
          <w:rtl/>
        </w:rPr>
        <w:t xml:space="preserve"> - </w:t>
      </w:r>
      <w:r w:rsidR="00C85161">
        <w:rPr>
          <w:rFonts w:hint="cs"/>
          <w:rtl/>
        </w:rPr>
        <w:t>מותר</w:t>
      </w:r>
      <w:r w:rsidRPr="00C35A2C">
        <w:rPr>
          <w:rtl/>
        </w:rPr>
        <w:t>.</w:t>
      </w:r>
    </w:p>
    <w:p w14:paraId="3BD13E62" w14:textId="33606D48" w:rsidR="00F85F49" w:rsidRDefault="00F85F49" w:rsidP="00F85F49">
      <w:pPr>
        <w:rPr>
          <w:rtl/>
        </w:rPr>
      </w:pPr>
      <w:r w:rsidRPr="00F461AC">
        <w:rPr>
          <w:rStyle w:val="affff5"/>
          <w:rFonts w:hint="cs"/>
          <w:rtl/>
        </w:rPr>
        <w:t>א</w:t>
      </w:r>
      <w:r w:rsidRPr="00F461AC">
        <w:rPr>
          <w:rStyle w:val="affff5"/>
          <w:rtl/>
        </w:rPr>
        <w:t>"</w:t>
      </w:r>
      <w:r w:rsidRPr="00F461AC">
        <w:rPr>
          <w:rStyle w:val="affff5"/>
          <w:rFonts w:hint="cs"/>
          <w:rtl/>
        </w:rPr>
        <w:t>ל</w:t>
      </w:r>
      <w:r w:rsidRPr="00F461AC">
        <w:rPr>
          <w:rStyle w:val="affff5"/>
          <w:rtl/>
        </w:rPr>
        <w:t xml:space="preserve"> </w:t>
      </w:r>
      <w:r w:rsidRPr="00F461AC">
        <w:rPr>
          <w:rStyle w:val="affff5"/>
          <w:rFonts w:hint="cs"/>
          <w:rtl/>
        </w:rPr>
        <w:t>רבא</w:t>
      </w:r>
      <w:r w:rsidRPr="00C35A2C">
        <w:rPr>
          <w:rtl/>
        </w:rPr>
        <w:t xml:space="preserve">: </w:t>
      </w:r>
      <w:r w:rsidRPr="00C35A2C">
        <w:rPr>
          <w:rFonts w:hint="cs"/>
          <w:rtl/>
        </w:rPr>
        <w:t>והא</w:t>
      </w:r>
      <w:r w:rsidRPr="00C35A2C">
        <w:rPr>
          <w:rtl/>
        </w:rPr>
        <w:t xml:space="preserve"> </w:t>
      </w:r>
      <w:r w:rsidRPr="00F461AC">
        <w:rPr>
          <w:rStyle w:val="affff5"/>
          <w:rFonts w:hint="cs"/>
          <w:rtl/>
        </w:rPr>
        <w:t>ב</w:t>
      </w:r>
      <w:r w:rsidRPr="00F461AC">
        <w:rPr>
          <w:rStyle w:val="affff5"/>
          <w:rtl/>
        </w:rPr>
        <w:t>"</w:t>
      </w:r>
      <w:r w:rsidRPr="00F461AC">
        <w:rPr>
          <w:rStyle w:val="affff5"/>
          <w:rFonts w:hint="cs"/>
          <w:rtl/>
        </w:rPr>
        <w:t>ש</w:t>
      </w:r>
      <w:r w:rsidRPr="00F461AC">
        <w:rPr>
          <w:rStyle w:val="affff5"/>
          <w:rtl/>
        </w:rPr>
        <w:t xml:space="preserve"> </w:t>
      </w:r>
      <w:r w:rsidRPr="00F461AC">
        <w:rPr>
          <w:rStyle w:val="affff5"/>
          <w:rFonts w:hint="cs"/>
          <w:rtl/>
        </w:rPr>
        <w:t>וב</w:t>
      </w:r>
      <w:r w:rsidRPr="00F461AC">
        <w:rPr>
          <w:rStyle w:val="affff5"/>
          <w:rtl/>
        </w:rPr>
        <w:t>"</w:t>
      </w:r>
      <w:r w:rsidRPr="00F461AC">
        <w:rPr>
          <w:rStyle w:val="affff5"/>
          <w:rFonts w:hint="cs"/>
          <w:rtl/>
        </w:rPr>
        <w:t>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כשתי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בתי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דינים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בעיר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אחת</w:t>
      </w:r>
      <w:r w:rsidRPr="00C35A2C">
        <w:rPr>
          <w:rtl/>
        </w:rPr>
        <w:t>!</w:t>
      </w:r>
    </w:p>
    <w:p w14:paraId="2A789DD7" w14:textId="578CAC87" w:rsidR="00C85161" w:rsidRPr="00620D46" w:rsidRDefault="00F85F49" w:rsidP="00620D46">
      <w:pPr>
        <w:rPr>
          <w:rtl/>
        </w:rPr>
      </w:pPr>
      <w:r w:rsidRPr="00F461AC">
        <w:rPr>
          <w:rStyle w:val="affff5"/>
          <w:rFonts w:hint="cs"/>
          <w:rtl/>
        </w:rPr>
        <w:t>אלא</w:t>
      </w:r>
      <w:r w:rsidRPr="00F461AC">
        <w:rPr>
          <w:rStyle w:val="affff5"/>
          <w:rtl/>
        </w:rPr>
        <w:t xml:space="preserve"> </w:t>
      </w:r>
      <w:r w:rsidRPr="00F461AC">
        <w:rPr>
          <w:rStyle w:val="affff5"/>
          <w:rFonts w:hint="cs"/>
          <w:rtl/>
        </w:rPr>
        <w:t>רבא</w:t>
      </w:r>
      <w:r w:rsidRPr="00F461AC">
        <w:rPr>
          <w:rStyle w:val="affff5"/>
          <w:rtl/>
        </w:rPr>
        <w:t>:</w:t>
      </w:r>
      <w:r w:rsidRPr="006E0774">
        <w:rPr>
          <w:rStyle w:val="affff1"/>
          <w:spacing w:val="-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שתי</w:t>
      </w:r>
      <w:r w:rsidRPr="00881AF9">
        <w:rPr>
          <w:rtl/>
        </w:rPr>
        <w:t xml:space="preserve"> </w:t>
      </w:r>
      <w:r w:rsidRPr="00881AF9">
        <w:rPr>
          <w:rFonts w:hint="eastAsia"/>
          <w:rtl/>
        </w:rPr>
        <w:t>בתי</w:t>
      </w:r>
      <w:r w:rsidRPr="00881AF9">
        <w:rPr>
          <w:rtl/>
        </w:rPr>
        <w:t xml:space="preserve"> </w:t>
      </w:r>
      <w:r w:rsidRPr="00881AF9">
        <w:rPr>
          <w:rFonts w:hint="eastAsia"/>
          <w:rtl/>
        </w:rPr>
        <w:t>דיני</w:t>
      </w:r>
      <w:r w:rsidR="00230BD5">
        <w:rPr>
          <w:rFonts w:hint="cs"/>
          <w:rtl/>
        </w:rPr>
        <w:t>ם</w:t>
      </w:r>
      <w:r w:rsidRPr="00881AF9">
        <w:rPr>
          <w:rtl/>
        </w:rPr>
        <w:t xml:space="preserve"> </w:t>
      </w:r>
      <w:r w:rsidRPr="00881AF9">
        <w:rPr>
          <w:rFonts w:hint="eastAsia"/>
          <w:rtl/>
        </w:rPr>
        <w:t>בעיר</w:t>
      </w:r>
      <w:r w:rsidRPr="00881AF9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אחת</w:t>
      </w:r>
      <w:r w:rsidRPr="00C85161">
        <w:rPr>
          <w:rtl/>
        </w:rPr>
        <w:t xml:space="preserve"> </w:t>
      </w:r>
      <w:r w:rsidR="00C85161">
        <w:rPr>
          <w:rFonts w:hint="cs"/>
          <w:rtl/>
        </w:rPr>
        <w:t>-</w:t>
      </w:r>
      <w:r w:rsidRPr="00C85161">
        <w:rPr>
          <w:rtl/>
        </w:rPr>
        <w:t xml:space="preserve"> </w:t>
      </w:r>
      <w:r w:rsidR="00C85161">
        <w:rPr>
          <w:rFonts w:hint="cs"/>
          <w:rtl/>
        </w:rPr>
        <w:t xml:space="preserve">מותר, </w:t>
      </w:r>
      <w:r w:rsidR="00C85161" w:rsidRPr="00881AF9">
        <w:rPr>
          <w:rStyle w:val="affff8"/>
          <w:rFonts w:hint="eastAsia"/>
          <w:rtl/>
        </w:rPr>
        <w:t>והאיסור</w:t>
      </w:r>
      <w:r w:rsidR="00C85161" w:rsidRPr="00881AF9">
        <w:rPr>
          <w:rStyle w:val="affff8"/>
          <w:rtl/>
        </w:rPr>
        <w:t xml:space="preserve"> </w:t>
      </w:r>
      <w:r w:rsidR="00C85161" w:rsidRPr="00881AF9">
        <w:rPr>
          <w:rStyle w:val="affff8"/>
          <w:rFonts w:hint="eastAsia"/>
          <w:rtl/>
        </w:rPr>
        <w:t>ב</w:t>
      </w:r>
      <w:r w:rsidR="00384D6F">
        <w:rPr>
          <w:rStyle w:val="affff8"/>
          <w:rFonts w:hint="cs"/>
          <w:rtl/>
        </w:rPr>
        <w:t>'</w:t>
      </w:r>
      <w:r w:rsidR="00C85161" w:rsidRPr="00A07384">
        <w:rPr>
          <w:rStyle w:val="affff8"/>
          <w:rFonts w:cs="PFT_Frank" w:hint="eastAsia"/>
          <w:b/>
          <w:bCs/>
          <w:szCs w:val="10"/>
          <w:rtl/>
        </w:rPr>
        <w:t>חצי</w:t>
      </w:r>
      <w:r w:rsidR="00C85161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384D6F" w:rsidRPr="00A07384">
        <w:rPr>
          <w:rStyle w:val="affff8"/>
          <w:rFonts w:cs="PFT_Frank" w:hint="cs"/>
          <w:b/>
          <w:bCs/>
          <w:szCs w:val="10"/>
          <w:rtl/>
        </w:rPr>
        <w:t>ו</w:t>
      </w:r>
      <w:r w:rsidR="00C85161" w:rsidRPr="00A07384">
        <w:rPr>
          <w:rStyle w:val="affff8"/>
          <w:rFonts w:cs="PFT_Frank" w:hint="eastAsia"/>
          <w:b/>
          <w:bCs/>
          <w:szCs w:val="10"/>
          <w:rtl/>
        </w:rPr>
        <w:t>חצי</w:t>
      </w:r>
      <w:r w:rsidR="00384D6F" w:rsidRPr="00A07384">
        <w:rPr>
          <w:rStyle w:val="affff8"/>
          <w:rFonts w:cs="PFT_Frank" w:hint="cs"/>
          <w:b/>
          <w:bCs/>
          <w:szCs w:val="10"/>
          <w:rtl/>
        </w:rPr>
        <w:t>'</w:t>
      </w:r>
      <w:r w:rsidRPr="00881AF9">
        <w:rPr>
          <w:rStyle w:val="affff8"/>
          <w:rtl/>
        </w:rPr>
        <w:t>.</w:t>
      </w:r>
    </w:p>
    <w:p w14:paraId="6370DD26" w14:textId="1DD1B244" w:rsidR="00F85F49" w:rsidRPr="00062827" w:rsidRDefault="00C85161" w:rsidP="00F85F49">
      <w:pPr>
        <w:rPr>
          <w:spacing w:val="-6"/>
          <w:rtl/>
        </w:rPr>
      </w:pPr>
      <w:r w:rsidRPr="00062827">
        <w:rPr>
          <w:rStyle w:val="affff5"/>
          <w:rFonts w:hint="eastAsia"/>
          <w:spacing w:val="-6"/>
          <w:rtl/>
        </w:rPr>
        <w:t>ויקשה</w:t>
      </w:r>
      <w:r w:rsidRPr="00062827">
        <w:rPr>
          <w:rStyle w:val="affff5"/>
          <w:spacing w:val="-6"/>
          <w:rtl/>
        </w:rPr>
        <w:t xml:space="preserve"> </w:t>
      </w:r>
      <w:r w:rsidRPr="00062827">
        <w:rPr>
          <w:rStyle w:val="affff5"/>
          <w:rFonts w:hint="eastAsia"/>
          <w:spacing w:val="-6"/>
          <w:rtl/>
        </w:rPr>
        <w:t>על</w:t>
      </w:r>
      <w:r w:rsidRPr="00062827">
        <w:rPr>
          <w:rStyle w:val="affff5"/>
          <w:spacing w:val="-6"/>
          <w:rtl/>
        </w:rPr>
        <w:t xml:space="preserve"> </w:t>
      </w:r>
      <w:r w:rsidRPr="00062827">
        <w:rPr>
          <w:rStyle w:val="affff5"/>
          <w:rFonts w:hint="eastAsia"/>
          <w:spacing w:val="-6"/>
          <w:rtl/>
        </w:rPr>
        <w:t>ר</w:t>
      </w:r>
      <w:r w:rsidRPr="00062827">
        <w:rPr>
          <w:rStyle w:val="affff5"/>
          <w:spacing w:val="-6"/>
          <w:rtl/>
        </w:rPr>
        <w:t>"ל</w:t>
      </w:r>
      <w:r w:rsidR="00F85F49" w:rsidRPr="00062827">
        <w:rPr>
          <w:rStyle w:val="affff5"/>
          <w:spacing w:val="-6"/>
          <w:rtl/>
        </w:rPr>
        <w:t>:</w:t>
      </w:r>
      <w:r w:rsidR="00F85F49" w:rsidRPr="00062827">
        <w:rPr>
          <w:spacing w:val="-6"/>
          <w:rtl/>
        </w:rPr>
        <w:t xml:space="preserve"> </w:t>
      </w:r>
      <w:r w:rsidR="00F85F49" w:rsidRPr="00062827">
        <w:rPr>
          <w:rFonts w:hint="eastAsia"/>
          <w:spacing w:val="-6"/>
          <w:rtl/>
        </w:rPr>
        <w:t>במקומו</w:t>
      </w:r>
      <w:r w:rsidR="00F85F49" w:rsidRPr="00062827">
        <w:rPr>
          <w:rStyle w:val="affff5"/>
          <w:spacing w:val="-6"/>
          <w:rtl/>
        </w:rPr>
        <w:t xml:space="preserve"> </w:t>
      </w:r>
      <w:r w:rsidRPr="00062827">
        <w:rPr>
          <w:rStyle w:val="affff5"/>
          <w:rFonts w:hint="cs"/>
          <w:spacing w:val="-6"/>
          <w:rtl/>
        </w:rPr>
        <w:t>ד</w:t>
      </w:r>
      <w:r w:rsidR="00F85F49" w:rsidRPr="00062827">
        <w:rPr>
          <w:rStyle w:val="affff5"/>
          <w:rFonts w:hint="cs"/>
          <w:spacing w:val="-6"/>
          <w:rtl/>
        </w:rPr>
        <w:t>ר</w:t>
      </w:r>
      <w:r w:rsidR="00F85F49" w:rsidRPr="00062827">
        <w:rPr>
          <w:rStyle w:val="affff5"/>
          <w:spacing w:val="-6"/>
          <w:rtl/>
        </w:rPr>
        <w:t>"</w:t>
      </w:r>
      <w:r w:rsidR="00F85F49" w:rsidRPr="00062827">
        <w:rPr>
          <w:rStyle w:val="affff5"/>
          <w:rFonts w:hint="cs"/>
          <w:spacing w:val="-6"/>
          <w:rtl/>
        </w:rPr>
        <w:t>א</w:t>
      </w:r>
      <w:r w:rsidR="00F85F49" w:rsidRPr="00062827">
        <w:rPr>
          <w:rStyle w:val="affff5"/>
          <w:spacing w:val="-6"/>
          <w:rtl/>
        </w:rPr>
        <w:t xml:space="preserve"> </w:t>
      </w:r>
      <w:r w:rsidR="00F85F49" w:rsidRPr="00062827">
        <w:rPr>
          <w:rFonts w:hint="cs"/>
          <w:spacing w:val="-6"/>
          <w:rtl/>
        </w:rPr>
        <w:t>כרת</w:t>
      </w:r>
      <w:r w:rsidRPr="00062827">
        <w:rPr>
          <w:rFonts w:hint="cs"/>
          <w:spacing w:val="-6"/>
          <w:rtl/>
        </w:rPr>
        <w:t>ו</w:t>
      </w:r>
      <w:r w:rsidR="00F85F49" w:rsidRPr="00062827">
        <w:rPr>
          <w:spacing w:val="-6"/>
          <w:rtl/>
        </w:rPr>
        <w:t xml:space="preserve"> </w:t>
      </w:r>
      <w:r w:rsidR="00F85F49" w:rsidRPr="00062827">
        <w:rPr>
          <w:rFonts w:hint="cs"/>
          <w:spacing w:val="-6"/>
          <w:rtl/>
        </w:rPr>
        <w:t>עצים</w:t>
      </w:r>
      <w:r w:rsidR="00F85F49" w:rsidRPr="00062827">
        <w:rPr>
          <w:spacing w:val="-6"/>
          <w:rtl/>
        </w:rPr>
        <w:t xml:space="preserve"> </w:t>
      </w:r>
      <w:r w:rsidR="00F85F49" w:rsidRPr="00062827">
        <w:rPr>
          <w:rFonts w:hint="cs"/>
          <w:spacing w:val="-6"/>
          <w:rtl/>
        </w:rPr>
        <w:t>לברזל</w:t>
      </w:r>
      <w:r w:rsidRPr="00062827">
        <w:rPr>
          <w:rFonts w:hint="cs"/>
          <w:spacing w:val="-6"/>
          <w:rtl/>
        </w:rPr>
        <w:t xml:space="preserve"> דמילה</w:t>
      </w:r>
      <w:r w:rsidR="00F85F49" w:rsidRPr="00062827">
        <w:rPr>
          <w:spacing w:val="-6"/>
          <w:rtl/>
        </w:rPr>
        <w:t>,</w:t>
      </w:r>
      <w:r w:rsidRPr="00062827">
        <w:rPr>
          <w:rFonts w:hint="cs"/>
          <w:spacing w:val="-6"/>
          <w:rtl/>
        </w:rPr>
        <w:t xml:space="preserve"> ואצל </w:t>
      </w:r>
      <w:r w:rsidRPr="00062827">
        <w:rPr>
          <w:rStyle w:val="affff5"/>
          <w:rFonts w:hint="eastAsia"/>
          <w:spacing w:val="-6"/>
          <w:rtl/>
        </w:rPr>
        <w:t>ר</w:t>
      </w:r>
      <w:r w:rsidRPr="00062827">
        <w:rPr>
          <w:rStyle w:val="affff5"/>
          <w:spacing w:val="-6"/>
          <w:rtl/>
        </w:rPr>
        <w:t xml:space="preserve">"ע </w:t>
      </w:r>
      <w:r w:rsidRPr="00062827">
        <w:rPr>
          <w:rFonts w:hint="cs"/>
          <w:spacing w:val="-6"/>
          <w:rtl/>
        </w:rPr>
        <w:t>לא,</w:t>
      </w:r>
    </w:p>
    <w:p w14:paraId="76C6134D" w14:textId="23B8E895" w:rsidR="00F85F49" w:rsidRPr="00C35A2C" w:rsidRDefault="00C85161" w:rsidP="00881AF9">
      <w:pPr>
        <w:rPr>
          <w:rtl/>
        </w:rPr>
      </w:pPr>
      <w:r>
        <w:rPr>
          <w:rStyle w:val="affff5"/>
          <w:rFonts w:hint="cs"/>
          <w:rtl/>
        </w:rPr>
        <w:t>וד</w:t>
      </w:r>
      <w:r w:rsidRPr="00881AF9">
        <w:rPr>
          <w:rStyle w:val="affff5"/>
          <w:rFonts w:hint="eastAsia"/>
          <w:rtl/>
        </w:rPr>
        <w:t>חו</w:t>
      </w:r>
      <w:r w:rsidRPr="00881AF9">
        <w:rPr>
          <w:rStyle w:val="affff5"/>
          <w:rtl/>
        </w:rPr>
        <w:t>: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שאמרנו</w:t>
      </w:r>
      <w:r w:rsidR="005F6241">
        <w:rPr>
          <w:rFonts w:hint="cs"/>
          <w:rtl/>
        </w:rPr>
        <w:t>:</w:t>
      </w:r>
      <w:r>
        <w:rPr>
          <w:rFonts w:hint="cs"/>
          <w:rtl/>
        </w:rPr>
        <w:t xml:space="preserve"> '</w:t>
      </w:r>
      <w:r w:rsidR="00F85F49" w:rsidRPr="00C35A2C">
        <w:rPr>
          <w:rFonts w:hint="cs"/>
          <w:rtl/>
        </w:rPr>
        <w:t>מקומות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מקומות</w:t>
      </w:r>
      <w:r w:rsidR="005F6241">
        <w:rPr>
          <w:rFonts w:hint="cs"/>
          <w:rtl/>
        </w:rPr>
        <w:t xml:space="preserve"> מותר</w:t>
      </w:r>
      <w:r>
        <w:rPr>
          <w:rFonts w:hint="cs"/>
          <w:rtl/>
        </w:rPr>
        <w:t>',</w:t>
      </w:r>
      <w:r w:rsidRPr="00881AF9">
        <w:rPr>
          <w:rStyle w:val="affff8"/>
          <w:rtl/>
        </w:rPr>
        <w:t xml:space="preserve"> ואף בחומרא דשבת.</w:t>
      </w:r>
    </w:p>
    <w:p w14:paraId="3FB857AE" w14:textId="0841F43B" w:rsidR="00F85F49" w:rsidRDefault="00C85161" w:rsidP="00881AF9">
      <w:pPr>
        <w:pStyle w:val="afffc"/>
        <w:ind w:left="0" w:firstLine="0"/>
        <w:rPr>
          <w:rtl/>
        </w:rPr>
      </w:pPr>
      <w:r>
        <w:rPr>
          <w:rStyle w:val="affff5"/>
          <w:rFonts w:hint="cs"/>
          <w:rtl/>
        </w:rPr>
        <w:t>ויקשה עוד</w:t>
      </w:r>
      <w:r w:rsidR="00F85F49" w:rsidRPr="00F461AC">
        <w:rPr>
          <w:rStyle w:val="affff5"/>
          <w:rtl/>
        </w:rPr>
        <w:t>:</w:t>
      </w:r>
      <w:r w:rsidR="00F85F49" w:rsidRPr="00C35A2C">
        <w:rPr>
          <w:rtl/>
        </w:rPr>
        <w:t xml:space="preserve"> </w:t>
      </w:r>
      <w:r w:rsidR="00F85F49" w:rsidRPr="00F461AC">
        <w:rPr>
          <w:rStyle w:val="affff5"/>
          <w:rFonts w:hint="cs"/>
          <w:rtl/>
        </w:rPr>
        <w:t>דר</w:t>
      </w:r>
      <w:r>
        <w:rPr>
          <w:rStyle w:val="affff5"/>
          <w:rFonts w:hint="cs"/>
          <w:rtl/>
        </w:rPr>
        <w:t xml:space="preserve">' </w:t>
      </w:r>
      <w:r w:rsidR="00F85F49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>בהו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ב</w:t>
      </w:r>
      <w:r w:rsidR="00F85F49" w:rsidRPr="00881AF9">
        <w:rPr>
          <w:rFonts w:hint="eastAsia"/>
          <w:rtl/>
        </w:rPr>
        <w:t>מקו</w:t>
      </w:r>
      <w:r>
        <w:rPr>
          <w:rFonts w:hint="cs"/>
          <w:rtl/>
        </w:rPr>
        <w:t>ם</w:t>
      </w:r>
      <w:r w:rsidR="00F85F49" w:rsidRPr="00881AF9">
        <w:rPr>
          <w:rtl/>
        </w:rPr>
        <w:t xml:space="preserve"> </w:t>
      </w:r>
      <w:r w:rsidR="00F85F49" w:rsidRPr="00B71BEA">
        <w:rPr>
          <w:rStyle w:val="affff5"/>
          <w:rFonts w:hint="cs"/>
          <w:rtl/>
        </w:rPr>
        <w:t>ריב</w:t>
      </w:r>
      <w:r w:rsidR="00F85F49" w:rsidRPr="00B71BEA">
        <w:rPr>
          <w:rStyle w:val="affff5"/>
          <w:rtl/>
        </w:rPr>
        <w:t>"</w:t>
      </w:r>
      <w:r w:rsidR="00F85F49" w:rsidRPr="00B71BEA">
        <w:rPr>
          <w:rStyle w:val="affff5"/>
          <w:rFonts w:hint="cs"/>
          <w:rtl/>
        </w:rPr>
        <w:t>ל</w:t>
      </w:r>
      <w:r w:rsidR="00F85F49" w:rsidRPr="00C35A2C">
        <w:rPr>
          <w:rFonts w:hint="cs"/>
          <w:rtl/>
        </w:rPr>
        <w:t xml:space="preserve"> טלטל</w:t>
      </w:r>
      <w:r w:rsidR="00F85F49" w:rsidRPr="00C35A2C">
        <w:rPr>
          <w:rtl/>
        </w:rPr>
        <w:t xml:space="preserve"> </w:t>
      </w:r>
      <w:r w:rsidR="00F85F49" w:rsidRPr="00C85161">
        <w:rPr>
          <w:rFonts w:hint="cs"/>
          <w:rtl/>
        </w:rPr>
        <w:t>נר, ו</w:t>
      </w:r>
      <w:r w:rsidRPr="00881AF9">
        <w:rPr>
          <w:rFonts w:hint="eastAsia"/>
          <w:rtl/>
        </w:rPr>
        <w:t>ב</w:t>
      </w:r>
      <w:r w:rsidR="00F85F49" w:rsidRPr="00881AF9">
        <w:rPr>
          <w:rFonts w:hint="eastAsia"/>
          <w:rtl/>
        </w:rPr>
        <w:t>מקו</w:t>
      </w:r>
      <w:r w:rsidRPr="00881AF9">
        <w:rPr>
          <w:rFonts w:hint="eastAsia"/>
          <w:rtl/>
        </w:rPr>
        <w:t>ם</w:t>
      </w:r>
      <w:r w:rsidR="00F85F49" w:rsidRPr="00B71BEA">
        <w:rPr>
          <w:rStyle w:val="affff5"/>
          <w:rFonts w:hint="cs"/>
          <w:rtl/>
        </w:rPr>
        <w:t xml:space="preserve"> רי</w:t>
      </w:r>
      <w:r w:rsidR="00F85F49" w:rsidRPr="00F461AC">
        <w:rPr>
          <w:rStyle w:val="affff5"/>
          <w:rtl/>
        </w:rPr>
        <w:t>"</w:t>
      </w:r>
      <w:r w:rsidR="00F85F49" w:rsidRPr="00F461AC">
        <w:rPr>
          <w:rStyle w:val="affff5"/>
          <w:rFonts w:hint="cs"/>
          <w:rtl/>
        </w:rPr>
        <w:t xml:space="preserve">ו </w:t>
      </w:r>
      <w:r w:rsidR="00F85F49" w:rsidRPr="00C35A2C">
        <w:rPr>
          <w:rFonts w:hint="cs"/>
          <w:rtl/>
        </w:rPr>
        <w:t>לא</w:t>
      </w:r>
      <w:r w:rsidR="00F85F49">
        <w:rPr>
          <w:rFonts w:hint="cs"/>
          <w:rtl/>
        </w:rPr>
        <w:t>,</w:t>
      </w:r>
    </w:p>
    <w:p w14:paraId="2E932EE7" w14:textId="52229E9A" w:rsidR="00A808F3" w:rsidRPr="00615A60" w:rsidRDefault="00F85F49" w:rsidP="00615A60">
      <w:pPr>
        <w:ind w:hanging="1"/>
        <w:rPr>
          <w:rFonts w:cs="PFT_Frank"/>
          <w:bCs/>
          <w:spacing w:val="-4"/>
          <w:szCs w:val="12"/>
          <w:rtl/>
        </w:rPr>
      </w:pPr>
      <w:r w:rsidRPr="00B71BEA">
        <w:rPr>
          <w:rStyle w:val="affff5"/>
          <w:rFonts w:hint="cs"/>
          <w:rtl/>
        </w:rPr>
        <w:t>ו</w:t>
      </w:r>
      <w:r w:rsidR="00C85161">
        <w:rPr>
          <w:rStyle w:val="affff5"/>
          <w:rFonts w:hint="cs"/>
          <w:rtl/>
        </w:rPr>
        <w:t xml:space="preserve">דחו: </w:t>
      </w:r>
      <w:r w:rsidR="00C85161">
        <w:rPr>
          <w:rFonts w:hint="cs"/>
          <w:rtl/>
        </w:rPr>
        <w:t>כנ"ל,</w:t>
      </w:r>
      <w:r w:rsidRPr="00C35A2C">
        <w:rPr>
          <w:rFonts w:hint="cs"/>
          <w:rtl/>
        </w:rPr>
        <w:t xml:space="preserve"> </w:t>
      </w:r>
      <w:r w:rsidR="00C85161">
        <w:rPr>
          <w:rStyle w:val="affff5"/>
          <w:rFonts w:hint="cs"/>
          <w:rtl/>
        </w:rPr>
        <w:t>ו</w:t>
      </w:r>
      <w:r w:rsidRPr="00F461AC">
        <w:rPr>
          <w:rStyle w:val="affff5"/>
          <w:rFonts w:hint="cs"/>
          <w:rtl/>
        </w:rPr>
        <w:t>ר' אבהו</w:t>
      </w:r>
      <w:r w:rsidRPr="00C35A2C">
        <w:rPr>
          <w:rFonts w:hint="cs"/>
          <w:rtl/>
        </w:rPr>
        <w:t xml:space="preserve"> עצמו </w:t>
      </w:r>
      <w:r w:rsidRPr="00262A77">
        <w:rPr>
          <w:rStyle w:val="affff5"/>
          <w:rFonts w:hint="cs"/>
          <w:spacing w:val="-4"/>
          <w:rtl/>
        </w:rPr>
        <w:t>כריב"ל</w:t>
      </w:r>
      <w:r w:rsidRPr="00262A77">
        <w:rPr>
          <w:rFonts w:hint="cs"/>
          <w:spacing w:val="-4"/>
          <w:rtl/>
        </w:rPr>
        <w:t xml:space="preserve"> </w:t>
      </w:r>
      <w:r w:rsidR="00A808F3" w:rsidRPr="00881AF9">
        <w:rPr>
          <w:rFonts w:hint="eastAsia"/>
          <w:rtl/>
        </w:rPr>
        <w:t>אלא</w:t>
      </w:r>
      <w:r w:rsidR="00A808F3" w:rsidRPr="00881AF9">
        <w:rPr>
          <w:rtl/>
        </w:rPr>
        <w:t xml:space="preserve"> שהחמיר </w:t>
      </w:r>
      <w:r w:rsidRPr="00881AF9">
        <w:rPr>
          <w:rFonts w:hint="eastAsia"/>
          <w:rtl/>
        </w:rPr>
        <w:t>משום</w:t>
      </w:r>
      <w:r w:rsidRPr="00262A77">
        <w:rPr>
          <w:rFonts w:hint="cs"/>
          <w:spacing w:val="-4"/>
          <w:rtl/>
        </w:rPr>
        <w:t xml:space="preserve"> כבוד </w:t>
      </w:r>
      <w:r w:rsidRPr="00262A77">
        <w:rPr>
          <w:rStyle w:val="affff5"/>
          <w:rFonts w:hint="cs"/>
          <w:spacing w:val="-4"/>
          <w:rtl/>
        </w:rPr>
        <w:t>רי</w:t>
      </w:r>
      <w:r w:rsidRPr="00262A77">
        <w:rPr>
          <w:rStyle w:val="affff5"/>
          <w:spacing w:val="-4"/>
          <w:rtl/>
        </w:rPr>
        <w:t>"</w:t>
      </w:r>
      <w:r w:rsidRPr="00262A77">
        <w:rPr>
          <w:rStyle w:val="affff5"/>
          <w:rFonts w:hint="cs"/>
          <w:spacing w:val="-4"/>
          <w:rtl/>
        </w:rPr>
        <w:t>ו</w:t>
      </w:r>
      <w:r w:rsidR="00A808F3">
        <w:rPr>
          <w:rStyle w:val="affff5"/>
          <w:rFonts w:hint="cs"/>
          <w:spacing w:val="-4"/>
          <w:rtl/>
        </w:rPr>
        <w:t>.</w:t>
      </w:r>
    </w:p>
    <w:p w14:paraId="4711F495" w14:textId="4286950E" w:rsidR="00A808F3" w:rsidRPr="00262A77" w:rsidRDefault="00CD0821" w:rsidP="00615A60">
      <w:pPr>
        <w:pStyle w:val="affff2"/>
        <w:rPr>
          <w:rtl/>
        </w:rPr>
      </w:pPr>
      <w:bookmarkStart w:id="108" w:name="_Toc119172625"/>
      <w:bookmarkStart w:id="109" w:name="_Toc119229713"/>
      <w:r>
        <w:rPr>
          <w:rFonts w:hint="cs"/>
          <w:rtl/>
        </w:rPr>
        <w:t>י</w:t>
      </w:r>
      <w:r w:rsidR="006F3002">
        <w:rPr>
          <w:rFonts w:hint="cs"/>
          <w:rtl/>
        </w:rPr>
        <w:t>א</w:t>
      </w:r>
      <w:r>
        <w:rPr>
          <w:rFonts w:hint="cs"/>
          <w:rtl/>
        </w:rPr>
        <w:t>'</w:t>
      </w:r>
      <w:r w:rsidR="00A808F3">
        <w:rPr>
          <w:rFonts w:hint="cs"/>
          <w:rtl/>
        </w:rPr>
        <w:t xml:space="preserve"> הוכחות אם עשו ב"ש כדבריהם או לא</w:t>
      </w:r>
      <w:bookmarkEnd w:id="108"/>
      <w:bookmarkEnd w:id="109"/>
    </w:p>
    <w:p w14:paraId="4034F933" w14:textId="5934F134" w:rsidR="00F85F49" w:rsidRPr="00AC7749" w:rsidRDefault="005F6241" w:rsidP="00F85F49">
      <w:pPr>
        <w:rPr>
          <w:rtl/>
        </w:rPr>
      </w:pPr>
      <w:r w:rsidRPr="00FF46E9">
        <w:rPr>
          <w:rStyle w:val="affff5"/>
          <w:rFonts w:hint="eastAsia"/>
          <w:u w:val="single"/>
          <w:rtl/>
        </w:rPr>
        <w:t>א</w:t>
      </w:r>
      <w:r w:rsidRPr="00FF46E9">
        <w:rPr>
          <w:rStyle w:val="affff5"/>
          <w:u w:val="single"/>
          <w:rtl/>
        </w:rPr>
        <w:t>.</w:t>
      </w:r>
      <w:r w:rsidRPr="00881AF9">
        <w:rPr>
          <w:rStyle w:val="affff5"/>
          <w:rtl/>
        </w:rPr>
        <w:t xml:space="preserve"> </w:t>
      </w:r>
      <w:r w:rsidR="00384D6F">
        <w:rPr>
          <w:rStyle w:val="affff5"/>
          <w:rFonts w:hint="cs"/>
          <w:rtl/>
        </w:rPr>
        <w:t>מוכיח שלא עשו</w:t>
      </w:r>
      <w:r w:rsidR="00F85F49" w:rsidRPr="00F461AC">
        <w:rPr>
          <w:rStyle w:val="affff5"/>
          <w:rtl/>
        </w:rPr>
        <w:t>:</w:t>
      </w:r>
      <w:r w:rsidR="00F85F49" w:rsidRPr="00AC7749">
        <w:rPr>
          <w:spacing w:val="-2"/>
          <w:rtl/>
        </w:rPr>
        <w:t xml:space="preserve"> </w:t>
      </w:r>
      <w:r w:rsidR="00384D6F" w:rsidRPr="00AA0E3F">
        <w:rPr>
          <w:rFonts w:cs="PFT_Frank" w:hint="cs"/>
          <w:b/>
          <w:bCs/>
          <w:spacing w:val="-2"/>
          <w:szCs w:val="14"/>
          <w:rtl/>
        </w:rPr>
        <w:t>ד</w:t>
      </w:r>
      <w:r w:rsidR="00F85F49" w:rsidRPr="00AA0E3F">
        <w:rPr>
          <w:rFonts w:cs="PFT_Frank" w:hint="cs"/>
          <w:b/>
          <w:bCs/>
          <w:spacing w:val="-2"/>
          <w:szCs w:val="14"/>
          <w:rtl/>
        </w:rPr>
        <w:t>לא</w:t>
      </w:r>
      <w:r w:rsidR="00F85F49" w:rsidRPr="00AA0E3F">
        <w:rPr>
          <w:rFonts w:cs="PFT_Frank"/>
          <w:b/>
          <w:bCs/>
          <w:spacing w:val="-2"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pacing w:val="-2"/>
          <w:szCs w:val="14"/>
          <w:rtl/>
        </w:rPr>
        <w:t>נמנעו</w:t>
      </w:r>
      <w:r w:rsidR="00F85F49" w:rsidRPr="00AC7749">
        <w:rPr>
          <w:spacing w:val="-2"/>
          <w:rtl/>
        </w:rPr>
        <w:t xml:space="preserve"> </w:t>
      </w:r>
      <w:r w:rsidR="00F85F49" w:rsidRPr="00F461AC">
        <w:rPr>
          <w:rStyle w:val="affff5"/>
          <w:rFonts w:hint="cs"/>
          <w:rtl/>
        </w:rPr>
        <w:t>ב</w:t>
      </w:r>
      <w:r w:rsidR="00F85F49" w:rsidRPr="00F461AC">
        <w:rPr>
          <w:rStyle w:val="affff5"/>
          <w:rtl/>
        </w:rPr>
        <w:t>"</w:t>
      </w:r>
      <w:r w:rsidR="00F85F49" w:rsidRPr="00F461AC">
        <w:rPr>
          <w:rStyle w:val="affff5"/>
          <w:rFonts w:hint="cs"/>
          <w:rtl/>
        </w:rPr>
        <w:t>ש</w:t>
      </w:r>
      <w:r w:rsidR="00F85F49" w:rsidRPr="00AC7749">
        <w:rPr>
          <w:spacing w:val="-2"/>
          <w:rtl/>
        </w:rPr>
        <w:t xml:space="preserve"> </w:t>
      </w:r>
      <w:r w:rsidR="00F85F49" w:rsidRPr="00AC7749">
        <w:rPr>
          <w:rFonts w:hint="cs"/>
          <w:spacing w:val="-2"/>
          <w:rtl/>
        </w:rPr>
        <w:t>לישא</w:t>
      </w:r>
      <w:r w:rsidR="00F85F49" w:rsidRPr="00AC7749">
        <w:rPr>
          <w:spacing w:val="-2"/>
          <w:rtl/>
        </w:rPr>
        <w:t xml:space="preserve"> </w:t>
      </w:r>
      <w:r w:rsidR="00F85F49" w:rsidRPr="00F461AC">
        <w:rPr>
          <w:rStyle w:val="affff5"/>
          <w:rFonts w:hint="cs"/>
          <w:rtl/>
        </w:rPr>
        <w:t>מב</w:t>
      </w:r>
      <w:r w:rsidR="00F85F49" w:rsidRPr="00F461AC">
        <w:rPr>
          <w:rStyle w:val="affff5"/>
          <w:rtl/>
        </w:rPr>
        <w:t>"</w:t>
      </w:r>
      <w:r w:rsidR="00F85F49" w:rsidRPr="00F461AC">
        <w:rPr>
          <w:rStyle w:val="affff5"/>
          <w:rFonts w:hint="cs"/>
          <w:rtl/>
        </w:rPr>
        <w:t>ה</w:t>
      </w:r>
      <w:r w:rsidR="00F85F49" w:rsidRPr="00AC7749">
        <w:rPr>
          <w:spacing w:val="-2"/>
          <w:rtl/>
        </w:rPr>
        <w:t xml:space="preserve">, </w:t>
      </w:r>
      <w:r w:rsidR="00384D6F">
        <w:rPr>
          <w:rStyle w:val="affff5"/>
          <w:rFonts w:hint="cs"/>
          <w:rtl/>
        </w:rPr>
        <w:t>ו</w:t>
      </w:r>
      <w:r w:rsidR="00F85F49" w:rsidRPr="00F461AC">
        <w:rPr>
          <w:rStyle w:val="affff5"/>
          <w:rFonts w:hint="cs"/>
          <w:rtl/>
        </w:rPr>
        <w:t>ב</w:t>
      </w:r>
      <w:r w:rsidR="00F85F49" w:rsidRPr="00F461AC">
        <w:rPr>
          <w:rStyle w:val="affff5"/>
          <w:rtl/>
        </w:rPr>
        <w:t>"</w:t>
      </w:r>
      <w:r w:rsidR="00F85F49" w:rsidRPr="00F461AC">
        <w:rPr>
          <w:rStyle w:val="affff5"/>
          <w:rFonts w:hint="cs"/>
          <w:rtl/>
        </w:rPr>
        <w:t>ה</w:t>
      </w:r>
      <w:r w:rsidR="00F85F49" w:rsidRPr="00F461AC">
        <w:rPr>
          <w:rStyle w:val="affff5"/>
          <w:rtl/>
        </w:rPr>
        <w:t xml:space="preserve"> </w:t>
      </w:r>
      <w:r w:rsidR="00F85F49" w:rsidRPr="00F461AC">
        <w:rPr>
          <w:rStyle w:val="affff5"/>
          <w:rFonts w:hint="cs"/>
          <w:rtl/>
        </w:rPr>
        <w:t>מב</w:t>
      </w:r>
      <w:r w:rsidR="00F85F49" w:rsidRPr="00F461AC">
        <w:rPr>
          <w:rStyle w:val="affff5"/>
          <w:rtl/>
        </w:rPr>
        <w:t>"</w:t>
      </w:r>
      <w:r w:rsidR="00F85F49" w:rsidRPr="00F461AC">
        <w:rPr>
          <w:rStyle w:val="affff5"/>
          <w:rFonts w:hint="cs"/>
          <w:rtl/>
        </w:rPr>
        <w:t>ש</w:t>
      </w:r>
      <w:r w:rsidR="00384D6F">
        <w:rPr>
          <w:rFonts w:hint="cs"/>
          <w:rtl/>
        </w:rPr>
        <w:t>,</w:t>
      </w:r>
    </w:p>
    <w:p w14:paraId="394D602C" w14:textId="309B725F" w:rsidR="00F85F49" w:rsidRPr="00C35A2C" w:rsidRDefault="00384D6F" w:rsidP="00881AF9">
      <w:pPr>
        <w:pStyle w:val="affff7"/>
        <w:rPr>
          <w:rtl/>
        </w:rPr>
      </w:pPr>
      <w:r>
        <w:rPr>
          <w:rStyle w:val="affff5"/>
          <w:rFonts w:hint="cs"/>
          <w:rtl/>
        </w:rPr>
        <w:t>ו</w:t>
      </w:r>
      <w:r w:rsidR="00F85F49" w:rsidRPr="00F461AC">
        <w:rPr>
          <w:rStyle w:val="affff5"/>
          <w:rFonts w:hint="cs"/>
          <w:rtl/>
        </w:rPr>
        <w:t>ב</w:t>
      </w:r>
      <w:r w:rsidR="00F85F49" w:rsidRPr="00F461AC">
        <w:rPr>
          <w:rStyle w:val="affff5"/>
          <w:rtl/>
        </w:rPr>
        <w:t>"</w:t>
      </w:r>
      <w:r w:rsidR="00F85F49" w:rsidRPr="00F461AC">
        <w:rPr>
          <w:rStyle w:val="affff5"/>
          <w:rFonts w:hint="cs"/>
          <w:rtl/>
        </w:rPr>
        <w:t>ש</w:t>
      </w:r>
      <w:r w:rsidR="00F85F49" w:rsidRPr="00F461AC">
        <w:rPr>
          <w:rStyle w:val="affff5"/>
          <w:rtl/>
        </w:rPr>
        <w:t xml:space="preserve"> </w:t>
      </w:r>
      <w:r w:rsidR="00F85F49" w:rsidRPr="00F461AC">
        <w:rPr>
          <w:rStyle w:val="affff5"/>
          <w:rFonts w:hint="cs"/>
          <w:rtl/>
        </w:rPr>
        <w:t>מב</w:t>
      </w:r>
      <w:r w:rsidR="00F85F49" w:rsidRPr="00F461AC">
        <w:rPr>
          <w:rStyle w:val="affff5"/>
          <w:rtl/>
        </w:rPr>
        <w:t>"</w:t>
      </w:r>
      <w:r w:rsidR="00F85F49" w:rsidRPr="00F461AC">
        <w:rPr>
          <w:rStyle w:val="affff5"/>
          <w:rFonts w:hint="cs"/>
          <w:rtl/>
        </w:rPr>
        <w:t>ה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ניחא</w:t>
      </w:r>
      <w:r w:rsidR="00F85F49" w:rsidRPr="00C35A2C">
        <w:rPr>
          <w:rFonts w:hint="cs"/>
          <w:rtl/>
        </w:rPr>
        <w:t xml:space="preserve"> - דבני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לאוין</w:t>
      </w:r>
      <w:r w:rsidR="00F85F49" w:rsidRPr="00C35A2C">
        <w:rPr>
          <w:rtl/>
        </w:rPr>
        <w:t xml:space="preserve">, </w:t>
      </w:r>
      <w:r w:rsidRPr="00881AF9">
        <w:rPr>
          <w:rStyle w:val="affff5"/>
          <w:rFonts w:hint="eastAsia"/>
          <w:rtl/>
        </w:rPr>
        <w:t>אבל</w:t>
      </w:r>
      <w:r>
        <w:rPr>
          <w:rFonts w:hint="cs"/>
          <w:rtl/>
        </w:rPr>
        <w:t xml:space="preserve"> </w:t>
      </w:r>
      <w:r w:rsidR="00F85F49" w:rsidRPr="00F461AC">
        <w:rPr>
          <w:rStyle w:val="affff5"/>
          <w:rFonts w:hint="cs"/>
          <w:rtl/>
        </w:rPr>
        <w:t>ב</w:t>
      </w:r>
      <w:r w:rsidR="00F85F49" w:rsidRPr="00F461AC">
        <w:rPr>
          <w:rStyle w:val="affff5"/>
          <w:rtl/>
        </w:rPr>
        <w:t>"</w:t>
      </w:r>
      <w:r w:rsidR="00F85F49" w:rsidRPr="00F461AC">
        <w:rPr>
          <w:rStyle w:val="affff5"/>
          <w:rFonts w:hint="cs"/>
          <w:rtl/>
        </w:rPr>
        <w:t>ה</w:t>
      </w:r>
      <w:r w:rsidR="00F85F49" w:rsidRPr="00F461AC">
        <w:rPr>
          <w:rStyle w:val="affff5"/>
          <w:rtl/>
        </w:rPr>
        <w:t xml:space="preserve"> </w:t>
      </w:r>
      <w:r w:rsidR="00F85F49" w:rsidRPr="00F461AC">
        <w:rPr>
          <w:rStyle w:val="affff5"/>
          <w:rFonts w:hint="cs"/>
          <w:rtl/>
        </w:rPr>
        <w:t>מב</w:t>
      </w:r>
      <w:r>
        <w:rPr>
          <w:rStyle w:val="affff5"/>
          <w:rFonts w:hint="cs"/>
          <w:rtl/>
        </w:rPr>
        <w:t>"</w:t>
      </w:r>
      <w:r w:rsidR="00F85F49" w:rsidRPr="00F461AC">
        <w:rPr>
          <w:rStyle w:val="affff5"/>
          <w:rFonts w:hint="cs"/>
          <w:rtl/>
        </w:rPr>
        <w:t>ש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בני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כריתות</w:t>
      </w:r>
      <w:r w:rsidR="00F85F49" w:rsidRPr="00C35A2C">
        <w:rPr>
          <w:rtl/>
        </w:rPr>
        <w:t xml:space="preserve"> - </w:t>
      </w:r>
      <w:r w:rsidR="00F85F49" w:rsidRPr="00C35A2C">
        <w:rPr>
          <w:rFonts w:hint="cs"/>
          <w:rtl/>
        </w:rPr>
        <w:t>ממזרים</w:t>
      </w:r>
      <w:r w:rsidR="00F85F49" w:rsidRPr="00C35A2C">
        <w:rPr>
          <w:rtl/>
        </w:rPr>
        <w:t xml:space="preserve"> </w:t>
      </w:r>
      <w:r w:rsidR="00F85F49">
        <w:rPr>
          <w:rFonts w:hint="cs"/>
          <w:rtl/>
        </w:rPr>
        <w:t>הם</w:t>
      </w:r>
      <w:r w:rsidR="00F85F49" w:rsidRPr="00C35A2C">
        <w:rPr>
          <w:rtl/>
        </w:rPr>
        <w:t>!</w:t>
      </w:r>
    </w:p>
    <w:p w14:paraId="1107BFFD" w14:textId="158AC147" w:rsidR="00F85F49" w:rsidRPr="00384D6F" w:rsidRDefault="00384D6F" w:rsidP="00881AF9">
      <w:pPr>
        <w:rPr>
          <w:rtl/>
        </w:rPr>
      </w:pPr>
      <w:r w:rsidRPr="00881AF9">
        <w:rPr>
          <w:rStyle w:val="affff5"/>
          <w:rFonts w:hint="eastAsia"/>
          <w:bCs w:val="0"/>
          <w:rtl/>
        </w:rPr>
        <w:t>ודחה</w:t>
      </w:r>
      <w:r>
        <w:rPr>
          <w:rStyle w:val="affff5"/>
          <w:rFonts w:hint="cs"/>
          <w:rtl/>
        </w:rPr>
        <w:t xml:space="preserve"> דעשו</w:t>
      </w:r>
      <w:r>
        <w:rPr>
          <w:rFonts w:hint="cs"/>
          <w:rtl/>
        </w:rPr>
        <w:t>:</w:t>
      </w:r>
      <w:r w:rsidR="00F85F49" w:rsidRPr="00384D6F">
        <w:rPr>
          <w:rtl/>
        </w:rPr>
        <w:t xml:space="preserve"> </w:t>
      </w:r>
      <w:r>
        <w:rPr>
          <w:rFonts w:hint="cs"/>
          <w:rtl/>
        </w:rPr>
        <w:t>ו</w:t>
      </w:r>
      <w:r w:rsidR="00F85F49" w:rsidRPr="00384D6F">
        <w:rPr>
          <w:rFonts w:hint="cs"/>
          <w:rtl/>
        </w:rPr>
        <w:t>מודעי</w:t>
      </w:r>
      <w:r w:rsidR="00F85F49" w:rsidRPr="00384D6F">
        <w:rPr>
          <w:rtl/>
        </w:rPr>
        <w:t xml:space="preserve"> </w:t>
      </w:r>
      <w:r w:rsidR="00F85F49" w:rsidRPr="00384D6F">
        <w:rPr>
          <w:rFonts w:hint="cs"/>
          <w:rtl/>
        </w:rPr>
        <w:t>להו</w:t>
      </w:r>
      <w:r w:rsidR="00F85F49" w:rsidRPr="00384D6F">
        <w:rPr>
          <w:rtl/>
        </w:rPr>
        <w:t xml:space="preserve"> </w:t>
      </w:r>
      <w:r w:rsidR="00F85F49" w:rsidRPr="00384D6F">
        <w:rPr>
          <w:rFonts w:hint="cs"/>
          <w:rtl/>
        </w:rPr>
        <w:t>ופרשי</w:t>
      </w:r>
      <w:r w:rsidR="00F85F49" w:rsidRPr="00384D6F">
        <w:rPr>
          <w:rtl/>
        </w:rPr>
        <w:t>.</w:t>
      </w:r>
    </w:p>
    <w:p w14:paraId="3FFC281C" w14:textId="53CA66BA" w:rsidR="00F85F49" w:rsidRPr="00C35A2C" w:rsidRDefault="00384D6F" w:rsidP="00881AF9">
      <w:pPr>
        <w:pStyle w:val="affff7"/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85F49" w:rsidRPr="00F461AC">
        <w:rPr>
          <w:rStyle w:val="affff5"/>
          <w:rFonts w:hint="cs"/>
          <w:rtl/>
        </w:rPr>
        <w:t>ר</w:t>
      </w:r>
      <w:r w:rsidR="00F85F49" w:rsidRPr="00F461AC">
        <w:rPr>
          <w:rStyle w:val="affff5"/>
          <w:rtl/>
        </w:rPr>
        <w:t>"</w:t>
      </w:r>
      <w:r w:rsidR="00F85F49" w:rsidRPr="00F461AC">
        <w:rPr>
          <w:rStyle w:val="affff5"/>
          <w:rFonts w:hint="cs"/>
          <w:rtl/>
        </w:rPr>
        <w:t>א</w:t>
      </w:r>
      <w:r w:rsidR="00F85F49" w:rsidRPr="00F461AC">
        <w:rPr>
          <w:rStyle w:val="affff5"/>
          <w:rtl/>
        </w:rPr>
        <w:t>:</w:t>
      </w:r>
      <w:r w:rsidR="00F85F49" w:rsidRPr="0090328A">
        <w:rPr>
          <w:b/>
          <w:rtl/>
        </w:rPr>
        <w:t xml:space="preserve"> </w:t>
      </w:r>
      <w:r w:rsidR="00F85F49" w:rsidRPr="0090328A">
        <w:rPr>
          <w:rFonts w:hint="cs"/>
          <w:b/>
          <w:rtl/>
        </w:rPr>
        <w:t xml:space="preserve">אף </w:t>
      </w:r>
      <w:r w:rsidR="00F85F49" w:rsidRPr="00B71BEA">
        <w:rPr>
          <w:rStyle w:val="affff5"/>
          <w:rFonts w:hint="cs"/>
          <w:rtl/>
        </w:rPr>
        <w:t>שנחלקו</w:t>
      </w:r>
      <w:r w:rsidR="00F85F49" w:rsidRPr="00B71BEA">
        <w:rPr>
          <w:rStyle w:val="affff5"/>
          <w:rtl/>
        </w:rPr>
        <w:t xml:space="preserve"> </w:t>
      </w:r>
      <w:r w:rsidR="00F85F49" w:rsidRPr="0090328A">
        <w:rPr>
          <w:rFonts w:hint="cs"/>
          <w:b/>
          <w:rtl/>
        </w:rPr>
        <w:t>בצרות</w:t>
      </w:r>
      <w:r w:rsidR="00F85F49" w:rsidRPr="00C35A2C">
        <w:rPr>
          <w:rtl/>
        </w:rPr>
        <w:t xml:space="preserve">, </w:t>
      </w:r>
      <w:r w:rsidR="00F85F49" w:rsidRPr="00951F37">
        <w:rPr>
          <w:rStyle w:val="affff5"/>
          <w:rFonts w:hint="cs"/>
          <w:rtl/>
        </w:rPr>
        <w:t>מודים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שממזר</w:t>
      </w:r>
      <w:r w:rsidR="00F85F49">
        <w:rPr>
          <w:rFonts w:hint="cs"/>
          <w:rtl/>
        </w:rPr>
        <w:t xml:space="preserve"> רק </w:t>
      </w:r>
      <w:r w:rsidR="00F85F49" w:rsidRPr="00C35A2C">
        <w:rPr>
          <w:rFonts w:hint="cs"/>
          <w:rtl/>
        </w:rPr>
        <w:t>מאיסור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ערוה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וכרת</w:t>
      </w:r>
      <w:r>
        <w:rPr>
          <w:rFonts w:hint="cs"/>
          <w:rtl/>
        </w:rPr>
        <w:t>,</w:t>
      </w:r>
    </w:p>
    <w:p w14:paraId="53432FF8" w14:textId="436FCCC7" w:rsidR="001E7C0E" w:rsidRPr="00615A60" w:rsidRDefault="00384D6F" w:rsidP="00615A60">
      <w:pPr>
        <w:pStyle w:val="affff7"/>
        <w:ind w:left="113" w:firstLine="113"/>
        <w:rPr>
          <w:spacing w:val="-6"/>
          <w:rtl/>
        </w:rPr>
      </w:pPr>
      <w:r>
        <w:rPr>
          <w:rStyle w:val="affff5"/>
          <w:rFonts w:hint="cs"/>
          <w:rtl/>
        </w:rPr>
        <w:t xml:space="preserve">והיינו </w:t>
      </w:r>
      <w:r w:rsidR="00F85F49" w:rsidRPr="00951F37">
        <w:rPr>
          <w:rStyle w:val="affff5"/>
          <w:rFonts w:hint="cs"/>
          <w:rtl/>
        </w:rPr>
        <w:t>מודים</w:t>
      </w:r>
      <w:r w:rsidR="00F85F49" w:rsidRPr="0090328A">
        <w:rPr>
          <w:rFonts w:hint="cs"/>
          <w:b/>
          <w:rtl/>
        </w:rPr>
        <w:t xml:space="preserve"> </w:t>
      </w:r>
      <w:r w:rsidR="00F85F49" w:rsidRPr="00D87B2D">
        <w:rPr>
          <w:rStyle w:val="affff5"/>
          <w:rFonts w:hint="cs"/>
          <w:rtl/>
        </w:rPr>
        <w:t>לב</w:t>
      </w:r>
      <w:r w:rsidR="00F85F49" w:rsidRPr="00D87B2D">
        <w:rPr>
          <w:rStyle w:val="affff5"/>
          <w:rtl/>
        </w:rPr>
        <w:t>"</w:t>
      </w:r>
      <w:r w:rsidR="00F85F49" w:rsidRPr="00D87B2D">
        <w:rPr>
          <w:rStyle w:val="affff5"/>
          <w:rFonts w:hint="cs"/>
          <w:rtl/>
        </w:rPr>
        <w:t>ה</w:t>
      </w:r>
      <w:r w:rsidR="00F85F49" w:rsidRPr="006E0774">
        <w:rPr>
          <w:spacing w:val="-6"/>
          <w:rtl/>
        </w:rPr>
        <w:t xml:space="preserve"> </w:t>
      </w:r>
      <w:r>
        <w:rPr>
          <w:rFonts w:hint="cs"/>
          <w:spacing w:val="-6"/>
          <w:rtl/>
        </w:rPr>
        <w:t xml:space="preserve">[בנישאת לשוק] שכשרים, </w:t>
      </w:r>
      <w:r w:rsidR="00F85F49" w:rsidRPr="00881AF9">
        <w:rPr>
          <w:rStyle w:val="affff5"/>
          <w:rFonts w:hint="eastAsia"/>
          <w:rtl/>
        </w:rPr>
        <w:t>לא</w:t>
      </w:r>
      <w:r w:rsidR="00F85F49" w:rsidRPr="006E0774">
        <w:rPr>
          <w:spacing w:val="-6"/>
          <w:rtl/>
        </w:rPr>
        <w:t xml:space="preserve"> </w:t>
      </w:r>
      <w:r>
        <w:rPr>
          <w:rStyle w:val="affff5"/>
          <w:rFonts w:hint="cs"/>
          <w:rtl/>
        </w:rPr>
        <w:t>כ</w:t>
      </w:r>
      <w:r w:rsidR="00F85F49" w:rsidRPr="00D87B2D">
        <w:rPr>
          <w:rStyle w:val="affff5"/>
          <w:rFonts w:hint="cs"/>
          <w:rtl/>
        </w:rPr>
        <w:t>ר</w:t>
      </w:r>
      <w:r w:rsidR="00F85F49" w:rsidRPr="00D87B2D">
        <w:rPr>
          <w:rStyle w:val="affff5"/>
          <w:rtl/>
        </w:rPr>
        <w:t>"</w:t>
      </w:r>
      <w:r w:rsidR="00F85F49" w:rsidRPr="00D87B2D">
        <w:rPr>
          <w:rStyle w:val="affff5"/>
          <w:rFonts w:hint="cs"/>
          <w:rtl/>
        </w:rPr>
        <w:t>ע</w:t>
      </w:r>
      <w:r w:rsidR="00F85F49" w:rsidRPr="006E0774">
        <w:rPr>
          <w:spacing w:val="-6"/>
          <w:rtl/>
        </w:rPr>
        <w:t xml:space="preserve"> </w:t>
      </w:r>
      <w:r w:rsidR="00F85F49" w:rsidRPr="006E0774">
        <w:rPr>
          <w:rFonts w:hint="cs"/>
          <w:spacing w:val="-6"/>
          <w:rtl/>
        </w:rPr>
        <w:t>דיש</w:t>
      </w:r>
      <w:r w:rsidR="00F85F49" w:rsidRPr="006E0774">
        <w:rPr>
          <w:spacing w:val="-6"/>
          <w:rtl/>
        </w:rPr>
        <w:t xml:space="preserve"> </w:t>
      </w:r>
      <w:r w:rsidR="00F85F49" w:rsidRPr="006E0774">
        <w:rPr>
          <w:rFonts w:hint="cs"/>
          <w:spacing w:val="-6"/>
          <w:rtl/>
        </w:rPr>
        <w:t>ממזר</w:t>
      </w:r>
      <w:r w:rsidR="00F85F49" w:rsidRPr="006E0774">
        <w:rPr>
          <w:spacing w:val="-6"/>
          <w:rtl/>
        </w:rPr>
        <w:t xml:space="preserve"> </w:t>
      </w:r>
      <w:r w:rsidR="00F85F49" w:rsidRPr="006E0774">
        <w:rPr>
          <w:rFonts w:hint="cs"/>
          <w:spacing w:val="-6"/>
          <w:rtl/>
        </w:rPr>
        <w:t>מ</w:t>
      </w:r>
      <w:r>
        <w:rPr>
          <w:rFonts w:hint="cs"/>
          <w:spacing w:val="-6"/>
          <w:rtl/>
        </w:rPr>
        <w:t xml:space="preserve">איסור </w:t>
      </w:r>
      <w:r w:rsidR="00F85F49" w:rsidRPr="006E0774">
        <w:rPr>
          <w:rFonts w:hint="cs"/>
          <w:spacing w:val="-6"/>
          <w:rtl/>
        </w:rPr>
        <w:t>לאו</w:t>
      </w:r>
      <w:r w:rsidR="00F85F49" w:rsidRPr="006E0774">
        <w:rPr>
          <w:spacing w:val="-6"/>
          <w:rtl/>
        </w:rPr>
        <w:t>.</w:t>
      </w:r>
    </w:p>
    <w:p w14:paraId="098253B3" w14:textId="4D6B4D9E" w:rsidR="00384D6F" w:rsidRDefault="005F6241" w:rsidP="00F85F49">
      <w:pPr>
        <w:rPr>
          <w:rtl/>
        </w:rPr>
      </w:pPr>
      <w:r w:rsidRPr="00FF46E9">
        <w:rPr>
          <w:rStyle w:val="affff5"/>
          <w:rFonts w:hint="cs"/>
          <w:u w:val="single"/>
          <w:rtl/>
        </w:rPr>
        <w:t xml:space="preserve">ב. </w:t>
      </w:r>
      <w:r>
        <w:rPr>
          <w:rStyle w:val="affff5"/>
          <w:rFonts w:hint="cs"/>
          <w:rtl/>
        </w:rPr>
        <w:t>מ</w:t>
      </w:r>
      <w:r w:rsidR="00384D6F">
        <w:rPr>
          <w:rStyle w:val="affff5"/>
          <w:rFonts w:hint="cs"/>
          <w:rtl/>
        </w:rPr>
        <w:t>וכיח שעשו</w:t>
      </w:r>
      <w:r w:rsidR="00F85F49" w:rsidRPr="00D87B2D">
        <w:rPr>
          <w:rStyle w:val="affff5"/>
          <w:rtl/>
        </w:rPr>
        <w:t xml:space="preserve">: </w:t>
      </w:r>
      <w:r w:rsidR="00384D6F">
        <w:rPr>
          <w:rFonts w:hint="cs"/>
          <w:rtl/>
        </w:rPr>
        <w:t>ד</w:t>
      </w:r>
      <w:r w:rsidR="00F85F49">
        <w:rPr>
          <w:rFonts w:hint="cs"/>
          <w:rtl/>
        </w:rPr>
        <w:t>אף</w:t>
      </w:r>
      <w:r w:rsidR="00F85F49" w:rsidRPr="00C35A2C">
        <w:rPr>
          <w:rFonts w:hint="cs"/>
          <w:rtl/>
        </w:rPr>
        <w:t xml:space="preserve"> </w:t>
      </w:r>
      <w:r w:rsidR="00F85F49" w:rsidRPr="00B2138B">
        <w:rPr>
          <w:rStyle w:val="affff5"/>
          <w:rFonts w:hint="cs"/>
          <w:rtl/>
        </w:rPr>
        <w:t>שנחלקו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בצרות</w:t>
      </w:r>
      <w:r w:rsidR="00F85F49" w:rsidRPr="00C35A2C">
        <w:rPr>
          <w:rtl/>
        </w:rPr>
        <w:t xml:space="preserve">, </w:t>
      </w:r>
      <w:r w:rsidR="00F85F49" w:rsidRPr="00C35A2C">
        <w:rPr>
          <w:rFonts w:hint="cs"/>
          <w:rtl/>
        </w:rPr>
        <w:t>אחיות</w:t>
      </w:r>
      <w:r w:rsidR="00F85F49" w:rsidRPr="00C35A2C">
        <w:rPr>
          <w:rtl/>
        </w:rPr>
        <w:t xml:space="preserve">, </w:t>
      </w:r>
      <w:r w:rsidR="00F85F49" w:rsidRPr="00C35A2C">
        <w:rPr>
          <w:rFonts w:hint="cs"/>
          <w:rtl/>
        </w:rPr>
        <w:t>גט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ישן</w:t>
      </w:r>
      <w:r w:rsidR="00F85F49" w:rsidRPr="00C35A2C">
        <w:rPr>
          <w:rtl/>
        </w:rPr>
        <w:t xml:space="preserve">, </w:t>
      </w:r>
      <w:r w:rsidR="00F85F49" w:rsidRPr="00C35A2C">
        <w:rPr>
          <w:rFonts w:hint="cs"/>
          <w:rtl/>
        </w:rPr>
        <w:t>בספק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א</w:t>
      </w:r>
      <w:r w:rsidR="00384D6F">
        <w:rPr>
          <w:rFonts w:hint="cs"/>
          <w:rtl/>
        </w:rPr>
        <w:t>"</w:t>
      </w:r>
      <w:r w:rsidR="00F85F49" w:rsidRPr="00C35A2C">
        <w:rPr>
          <w:rFonts w:hint="cs"/>
          <w:rtl/>
        </w:rPr>
        <w:t>א</w:t>
      </w:r>
      <w:r w:rsidR="00F85F49" w:rsidRPr="00C35A2C">
        <w:rPr>
          <w:rtl/>
        </w:rPr>
        <w:t>,</w:t>
      </w:r>
    </w:p>
    <w:p w14:paraId="2198A1CB" w14:textId="06857B0C" w:rsidR="00F85F49" w:rsidRDefault="00384D6F" w:rsidP="00881AF9">
      <w:pPr>
        <w:ind w:left="565"/>
        <w:rPr>
          <w:rtl/>
        </w:rPr>
      </w:pPr>
      <w:r>
        <w:rPr>
          <w:rFonts w:hint="cs"/>
          <w:rtl/>
        </w:rPr>
        <w:lastRenderedPageBreak/>
        <w:t xml:space="preserve"> 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ובמגרש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ולנה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עמו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בפונדק</w:t>
      </w:r>
      <w:r w:rsidR="00F85F49" w:rsidRPr="00C35A2C">
        <w:rPr>
          <w:rtl/>
        </w:rPr>
        <w:t xml:space="preserve">, </w:t>
      </w:r>
      <w:r w:rsidR="00F85F49" w:rsidRPr="00C35A2C">
        <w:rPr>
          <w:rFonts w:hint="cs"/>
          <w:rtl/>
        </w:rPr>
        <w:t>ב</w:t>
      </w:r>
      <w:r>
        <w:rPr>
          <w:rFonts w:hint="cs"/>
          <w:rtl/>
        </w:rPr>
        <w:t>כסף או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פרוטה</w:t>
      </w:r>
      <w:r w:rsidR="00F85F49" w:rsidRPr="00C35A2C">
        <w:rPr>
          <w:rtl/>
        </w:rPr>
        <w:t xml:space="preserve">, </w:t>
      </w:r>
    </w:p>
    <w:p w14:paraId="1348B7A0" w14:textId="3E5EE2EF" w:rsidR="00F85F49" w:rsidRPr="00062827" w:rsidRDefault="00F85F49" w:rsidP="00881AF9">
      <w:pPr>
        <w:ind w:hanging="1"/>
        <w:rPr>
          <w:spacing w:val="-4"/>
          <w:rtl/>
        </w:rPr>
      </w:pPr>
      <w:r w:rsidRPr="00AA0E3F">
        <w:rPr>
          <w:rFonts w:cs="PFT_Frank" w:hint="cs"/>
          <w:b/>
          <w:bCs/>
          <w:spacing w:val="-4"/>
          <w:szCs w:val="14"/>
          <w:rtl/>
        </w:rPr>
        <w:t>לא</w:t>
      </w:r>
      <w:r w:rsidRPr="00AA0E3F">
        <w:rPr>
          <w:rFonts w:cs="PFT_Frank"/>
          <w:b/>
          <w:bCs/>
          <w:spacing w:val="-4"/>
          <w:szCs w:val="14"/>
          <w:rtl/>
        </w:rPr>
        <w:t xml:space="preserve"> </w:t>
      </w:r>
      <w:r w:rsidRPr="00AA0E3F">
        <w:rPr>
          <w:rFonts w:cs="PFT_Frank" w:hint="cs"/>
          <w:b/>
          <w:bCs/>
          <w:spacing w:val="-4"/>
          <w:szCs w:val="14"/>
          <w:rtl/>
        </w:rPr>
        <w:t>נמנעו</w:t>
      </w:r>
      <w:r w:rsidR="00384D6F" w:rsidRPr="00062827">
        <w:rPr>
          <w:rFonts w:hint="cs"/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לישא</w:t>
      </w:r>
      <w:r w:rsidRPr="00062827">
        <w:rPr>
          <w:spacing w:val="-4"/>
          <w:rtl/>
        </w:rPr>
        <w:t xml:space="preserve">, </w:t>
      </w:r>
      <w:r w:rsidRPr="00062827">
        <w:rPr>
          <w:rFonts w:hint="cs"/>
          <w:spacing w:val="-4"/>
          <w:rtl/>
        </w:rPr>
        <w:t>שחיבה</w:t>
      </w:r>
      <w:r w:rsidRPr="00062827">
        <w:rPr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וריעות</w:t>
      </w:r>
      <w:r w:rsidRPr="00062827">
        <w:rPr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נהג</w:t>
      </w:r>
      <w:r w:rsidR="00384D6F" w:rsidRPr="00062827">
        <w:rPr>
          <w:rFonts w:hint="cs"/>
          <w:spacing w:val="-4"/>
          <w:rtl/>
        </w:rPr>
        <w:t>ו ביניהם</w:t>
      </w:r>
      <w:r w:rsidRPr="00062827">
        <w:rPr>
          <w:spacing w:val="-4"/>
          <w:rtl/>
        </w:rPr>
        <w:t xml:space="preserve"> </w:t>
      </w:r>
      <w:r w:rsidR="00230BD5" w:rsidRPr="00062827">
        <w:rPr>
          <w:rStyle w:val="affff1"/>
          <w:rFonts w:hint="cs"/>
          <w:spacing w:val="-4"/>
          <w:rtl/>
        </w:rPr>
        <w:t>ד'</w:t>
      </w:r>
      <w:r w:rsidRPr="00062827">
        <w:rPr>
          <w:rStyle w:val="affff1"/>
          <w:rFonts w:hint="cs"/>
          <w:spacing w:val="-4"/>
          <w:rtl/>
        </w:rPr>
        <w:t>האמת</w:t>
      </w:r>
      <w:r w:rsidRPr="00062827">
        <w:rPr>
          <w:rStyle w:val="affff1"/>
          <w:spacing w:val="-4"/>
          <w:rtl/>
        </w:rPr>
        <w:t xml:space="preserve"> </w:t>
      </w:r>
      <w:r w:rsidRPr="00062827">
        <w:rPr>
          <w:rStyle w:val="affff1"/>
          <w:rFonts w:hint="cs"/>
          <w:spacing w:val="-4"/>
          <w:rtl/>
        </w:rPr>
        <w:t>והשלום</w:t>
      </w:r>
      <w:r w:rsidRPr="00062827">
        <w:rPr>
          <w:rStyle w:val="affff1"/>
          <w:spacing w:val="-4"/>
          <w:rtl/>
        </w:rPr>
        <w:t xml:space="preserve"> </w:t>
      </w:r>
      <w:r w:rsidR="00230BD5" w:rsidRPr="00062827">
        <w:rPr>
          <w:rStyle w:val="affff1"/>
          <w:rFonts w:hint="cs"/>
          <w:spacing w:val="-4"/>
          <w:rtl/>
        </w:rPr>
        <w:t>א</w:t>
      </w:r>
      <w:r w:rsidR="00230BD5" w:rsidRPr="00062827">
        <w:rPr>
          <w:rFonts w:hint="eastAsia"/>
          <w:spacing w:val="-4"/>
          <w:rtl/>
        </w:rPr>
        <w:t>ה</w:t>
      </w:r>
      <w:r w:rsidR="00230BD5" w:rsidRPr="00062827">
        <w:rPr>
          <w:rFonts w:hint="cs"/>
          <w:spacing w:val="-4"/>
          <w:rtl/>
        </w:rPr>
        <w:t>ָ</w:t>
      </w:r>
      <w:r w:rsidR="00230BD5" w:rsidRPr="00062827">
        <w:rPr>
          <w:rStyle w:val="affff1"/>
          <w:rFonts w:hint="cs"/>
          <w:spacing w:val="-4"/>
          <w:rtl/>
        </w:rPr>
        <w:t>בו'</w:t>
      </w:r>
    </w:p>
    <w:p w14:paraId="67B93B7B" w14:textId="33F11A1F" w:rsidR="00F85F49" w:rsidRPr="00C35A2C" w:rsidRDefault="00384D6F" w:rsidP="00F85F49">
      <w:pPr>
        <w:ind w:hanging="1"/>
        <w:rPr>
          <w:rtl/>
        </w:rPr>
      </w:pPr>
      <w:r>
        <w:rPr>
          <w:rStyle w:val="affff5"/>
          <w:rFonts w:hint="cs"/>
          <w:rtl/>
        </w:rPr>
        <w:t xml:space="preserve">ואמר </w:t>
      </w:r>
      <w:r w:rsidR="00F85F49" w:rsidRPr="00D87B2D">
        <w:rPr>
          <w:rStyle w:val="affff5"/>
          <w:rFonts w:hint="cs"/>
          <w:rtl/>
        </w:rPr>
        <w:t>ר</w:t>
      </w:r>
      <w:r w:rsidR="00F85F49" w:rsidRPr="00D87B2D">
        <w:rPr>
          <w:rStyle w:val="affff5"/>
          <w:rtl/>
        </w:rPr>
        <w:t>"</w:t>
      </w:r>
      <w:r w:rsidR="00F85F49" w:rsidRPr="00D87B2D">
        <w:rPr>
          <w:rStyle w:val="affff5"/>
          <w:rFonts w:hint="cs"/>
          <w:rtl/>
        </w:rPr>
        <w:t>ש</w:t>
      </w:r>
      <w:r w:rsidR="00F85F49" w:rsidRPr="00C35A2C">
        <w:rPr>
          <w:rtl/>
        </w:rPr>
        <w:t xml:space="preserve">: </w:t>
      </w:r>
      <w:r>
        <w:rPr>
          <w:rFonts w:hint="cs"/>
          <w:rtl/>
        </w:rPr>
        <w:t>ש</w:t>
      </w:r>
      <w:r w:rsidR="00F85F49" w:rsidRPr="00C35A2C">
        <w:rPr>
          <w:rFonts w:hint="cs"/>
          <w:rtl/>
        </w:rPr>
        <w:t>נמנעו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מהודאי</w:t>
      </w:r>
      <w:r w:rsidRPr="00881AF9">
        <w:rPr>
          <w:rStyle w:val="affff8"/>
          <w:rtl/>
        </w:rPr>
        <w:t xml:space="preserve"> -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דעשו</w:t>
      </w:r>
      <w:r w:rsidR="00F85F49" w:rsidRPr="00C35A2C">
        <w:rPr>
          <w:rtl/>
        </w:rPr>
        <w:t xml:space="preserve">, </w:t>
      </w:r>
      <w:r w:rsidR="00F85F49" w:rsidRPr="00C35A2C">
        <w:rPr>
          <w:rFonts w:hint="cs"/>
          <w:rtl/>
        </w:rPr>
        <w:t>ולא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מהספק</w:t>
      </w:r>
      <w:r w:rsidRPr="00881AF9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-</w:t>
      </w:r>
      <w:r w:rsidR="003D4BF3">
        <w:rPr>
          <w:rStyle w:val="affff8"/>
          <w:rFonts w:hint="cs"/>
          <w:rtl/>
        </w:rPr>
        <w:t>י</w:t>
      </w:r>
      <w:r w:rsidRPr="00881AF9">
        <w:rPr>
          <w:rStyle w:val="affff8"/>
          <w:rFonts w:hint="eastAsia"/>
          <w:rtl/>
        </w:rPr>
        <w:t>פרש</w:t>
      </w:r>
      <w:r>
        <w:rPr>
          <w:rFonts w:hint="cs"/>
          <w:rtl/>
        </w:rPr>
        <w:t xml:space="preserve">, </w:t>
      </w:r>
    </w:p>
    <w:p w14:paraId="729049B4" w14:textId="13B515C0" w:rsidR="00F85F49" w:rsidRDefault="00384D6F" w:rsidP="00384D6F">
      <w:pPr>
        <w:rPr>
          <w:rtl/>
        </w:rPr>
      </w:pPr>
      <w:r>
        <w:rPr>
          <w:rStyle w:val="affff5"/>
          <w:rFonts w:hint="cs"/>
          <w:rtl/>
        </w:rPr>
        <w:t xml:space="preserve">ונמנעו </w:t>
      </w:r>
      <w:r w:rsidR="00F85F49" w:rsidRPr="00D87B2D">
        <w:rPr>
          <w:rStyle w:val="affff5"/>
          <w:rFonts w:hint="cs"/>
          <w:rtl/>
        </w:rPr>
        <w:t>מב</w:t>
      </w:r>
      <w:r>
        <w:rPr>
          <w:rStyle w:val="affff5"/>
          <w:rFonts w:hint="cs"/>
          <w:rtl/>
        </w:rPr>
        <w:t>"</w:t>
      </w:r>
      <w:r w:rsidR="00F85F49" w:rsidRPr="00D87B2D">
        <w:rPr>
          <w:rStyle w:val="affff5"/>
          <w:rFonts w:hint="cs"/>
          <w:rtl/>
        </w:rPr>
        <w:t>ש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דכריתות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ו</w:t>
      </w:r>
      <w:r w:rsidR="00F85F49" w:rsidRPr="00C35A2C">
        <w:rPr>
          <w:rFonts w:hint="cs"/>
          <w:rtl/>
        </w:rPr>
        <w:t>ממזרים</w:t>
      </w:r>
      <w:r w:rsidR="00F85F49" w:rsidRPr="00C35A2C">
        <w:rPr>
          <w:rtl/>
        </w:rPr>
        <w:t xml:space="preserve"> </w:t>
      </w:r>
      <w:r w:rsidR="00F85F49" w:rsidRPr="00D87B2D">
        <w:rPr>
          <w:rStyle w:val="affff5"/>
          <w:rFonts w:hint="cs"/>
          <w:rtl/>
        </w:rPr>
        <w:t>לב</w:t>
      </w:r>
      <w:r w:rsidR="00F85F49" w:rsidRPr="00D87B2D">
        <w:rPr>
          <w:rStyle w:val="affff5"/>
          <w:rtl/>
        </w:rPr>
        <w:t>"</w:t>
      </w:r>
      <w:r w:rsidR="00F85F49" w:rsidRPr="00D87B2D">
        <w:rPr>
          <w:rStyle w:val="affff5"/>
          <w:rFonts w:hint="cs"/>
          <w:rtl/>
        </w:rPr>
        <w:t>ה</w:t>
      </w:r>
      <w:r w:rsidR="00F85F49" w:rsidRPr="00C35A2C">
        <w:rPr>
          <w:rtl/>
        </w:rPr>
        <w:t>,</w:t>
      </w:r>
      <w:r w:rsidR="00F85F49">
        <w:rPr>
          <w:rFonts w:hint="cs"/>
          <w:rtl/>
        </w:rPr>
        <w:t xml:space="preserve"> </w:t>
      </w:r>
      <w:r>
        <w:rPr>
          <w:rStyle w:val="affff5"/>
          <w:rFonts w:hint="cs"/>
          <w:rtl/>
        </w:rPr>
        <w:t>ו</w:t>
      </w:r>
      <w:r w:rsidR="00F85F49" w:rsidRPr="00D87B2D">
        <w:rPr>
          <w:rStyle w:val="affff5"/>
          <w:rFonts w:hint="cs"/>
          <w:rtl/>
        </w:rPr>
        <w:t>מב</w:t>
      </w:r>
      <w:r w:rsidR="00F85F49" w:rsidRPr="00D87B2D">
        <w:rPr>
          <w:rStyle w:val="affff5"/>
          <w:rtl/>
        </w:rPr>
        <w:t>"</w:t>
      </w:r>
      <w:r w:rsidR="00F85F49" w:rsidRPr="00D87B2D">
        <w:rPr>
          <w:rStyle w:val="affff5"/>
          <w:rFonts w:hint="cs"/>
          <w:rtl/>
        </w:rPr>
        <w:t>ה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היינו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מ</w:t>
      </w:r>
      <w:r w:rsidR="00F85F49" w:rsidRPr="00C35A2C">
        <w:rPr>
          <w:rFonts w:hint="cs"/>
          <w:rtl/>
        </w:rPr>
        <w:t>צרה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עצמה</w:t>
      </w:r>
      <w:r w:rsidR="003D4BF3">
        <w:rPr>
          <w:rFonts w:hint="cs"/>
          <w:rtl/>
        </w:rPr>
        <w:t>,</w:t>
      </w:r>
    </w:p>
    <w:p w14:paraId="1034B16E" w14:textId="5D9CF0D3" w:rsidR="00615A60" w:rsidRPr="00FF46E9" w:rsidRDefault="00384D6F" w:rsidP="00FF46E9">
      <w:pPr>
        <w:rPr>
          <w:rFonts w:cs="PFT_Frank"/>
          <w:bCs/>
          <w:spacing w:val="-2"/>
          <w:szCs w:val="12"/>
          <w:rtl/>
        </w:rPr>
      </w:pPr>
      <w:r w:rsidRPr="00881AF9">
        <w:rPr>
          <w:rStyle w:val="affff5"/>
          <w:rFonts w:hint="eastAsia"/>
          <w:rtl/>
        </w:rPr>
        <w:t>ו</w:t>
      </w:r>
      <w:r>
        <w:rPr>
          <w:rStyle w:val="affff5"/>
          <w:rFonts w:hint="cs"/>
          <w:rtl/>
        </w:rPr>
        <w:t>'מה</w:t>
      </w:r>
      <w:r w:rsidRPr="00881AF9">
        <w:rPr>
          <w:rStyle w:val="affff5"/>
          <w:rFonts w:hint="eastAsia"/>
          <w:rtl/>
        </w:rPr>
        <w:t>ספק</w:t>
      </w:r>
      <w:r>
        <w:rPr>
          <w:rStyle w:val="affff5"/>
          <w:rFonts w:hint="cs"/>
          <w:rtl/>
        </w:rPr>
        <w:t>'</w:t>
      </w:r>
      <w:r w:rsidRPr="00881AF9">
        <w:rPr>
          <w:rStyle w:val="affff5"/>
          <w:rtl/>
        </w:rPr>
        <w:t xml:space="preserve"> היינו</w:t>
      </w:r>
      <w:r w:rsidRPr="00C35A2C">
        <w:rPr>
          <w:rFonts w:hint="cs"/>
          <w:rtl/>
        </w:rPr>
        <w:t xml:space="preserve"> </w:t>
      </w:r>
      <w:r>
        <w:rPr>
          <w:rFonts w:hint="cs"/>
          <w:rtl/>
        </w:rPr>
        <w:t>'</w:t>
      </w:r>
      <w:r w:rsidR="00F85F49" w:rsidRPr="00C35A2C">
        <w:rPr>
          <w:rFonts w:hint="cs"/>
          <w:rtl/>
        </w:rPr>
        <w:t>מהסתם</w:t>
      </w:r>
      <w:r>
        <w:rPr>
          <w:rFonts w:hint="cs"/>
          <w:rtl/>
        </w:rPr>
        <w:t>',</w:t>
      </w:r>
      <w:r w:rsidR="00F85F49" w:rsidRPr="00C35A2C">
        <w:rPr>
          <w:rFonts w:hint="cs"/>
          <w:rtl/>
        </w:rPr>
        <w:t xml:space="preserve"> ד</w:t>
      </w:r>
      <w:r>
        <w:rPr>
          <w:rFonts w:hint="cs"/>
          <w:rtl/>
        </w:rPr>
        <w:t>סמכו שיודיעום</w:t>
      </w:r>
      <w:r>
        <w:rPr>
          <w:rStyle w:val="affff8"/>
          <w:rFonts w:hint="cs"/>
          <w:rtl/>
        </w:rPr>
        <w:t>,</w:t>
      </w:r>
      <w:r w:rsidR="00F85F49" w:rsidRPr="00C35A2C">
        <w:rPr>
          <w:rFonts w:hint="cs"/>
          <w:rtl/>
        </w:rPr>
        <w:t xml:space="preserve"> </w:t>
      </w:r>
      <w:r>
        <w:rPr>
          <w:rtl/>
        </w:rPr>
        <w:tab/>
      </w:r>
      <w:r w:rsidR="00F85F49" w:rsidRPr="00881AF9">
        <w:rPr>
          <w:rStyle w:val="affff5"/>
          <w:rFonts w:hint="eastAsia"/>
          <w:rtl/>
        </w:rPr>
        <w:t>וקמ</w:t>
      </w:r>
      <w:r w:rsidR="00F85F49" w:rsidRPr="00881AF9">
        <w:rPr>
          <w:rStyle w:val="affff5"/>
          <w:rtl/>
        </w:rPr>
        <w:t>"</w:t>
      </w:r>
      <w:r w:rsidR="00F85F49" w:rsidRPr="00881AF9">
        <w:rPr>
          <w:rStyle w:val="affff5"/>
          <w:rFonts w:hint="eastAsia"/>
          <w:rtl/>
        </w:rPr>
        <w:t>ל</w:t>
      </w:r>
      <w:r w:rsidR="00F85F49" w:rsidRPr="00881AF9">
        <w:rPr>
          <w:rStyle w:val="affff5"/>
          <w:rtl/>
        </w:rPr>
        <w:t xml:space="preserve"> </w:t>
      </w:r>
      <w:r w:rsidR="00F85F49" w:rsidRPr="00C35A2C">
        <w:rPr>
          <w:rFonts w:hint="cs"/>
          <w:rtl/>
        </w:rPr>
        <w:t xml:space="preserve">דכולה </w:t>
      </w:r>
      <w:r w:rsidR="00F85F49" w:rsidRPr="00881AF9">
        <w:rPr>
          <w:rStyle w:val="affff5"/>
          <w:rFonts w:hint="eastAsia"/>
          <w:rtl/>
        </w:rPr>
        <w:t>ר</w:t>
      </w:r>
      <w:r w:rsidR="00F85F49" w:rsidRPr="00881AF9">
        <w:rPr>
          <w:rStyle w:val="affff5"/>
          <w:rtl/>
        </w:rPr>
        <w:t>"</w:t>
      </w:r>
      <w:r w:rsidR="00F85F49" w:rsidRPr="00881AF9">
        <w:rPr>
          <w:rStyle w:val="affff5"/>
          <w:rFonts w:hint="eastAsia"/>
          <w:rtl/>
        </w:rPr>
        <w:t>ש</w:t>
      </w:r>
      <w:r w:rsidRPr="00881AF9">
        <w:rPr>
          <w:rStyle w:val="affff5"/>
          <w:rtl/>
        </w:rPr>
        <w:t>.</w:t>
      </w:r>
    </w:p>
    <w:p w14:paraId="485CAA8D" w14:textId="572097FF" w:rsidR="00F85F49" w:rsidRDefault="003D4BF3" w:rsidP="00F85F49">
      <w:pPr>
        <w:rPr>
          <w:rtl/>
        </w:rPr>
      </w:pPr>
      <w:r w:rsidRPr="00FF46E9">
        <w:rPr>
          <w:rStyle w:val="affff5"/>
          <w:rFonts w:hint="cs"/>
          <w:u w:val="single"/>
          <w:rtl/>
        </w:rPr>
        <w:t>ג.</w:t>
      </w:r>
      <w:r w:rsidRPr="003D4BF3">
        <w:rPr>
          <w:rStyle w:val="affff5"/>
          <w:rFonts w:hint="cs"/>
          <w:rtl/>
        </w:rPr>
        <w:t xml:space="preserve"> </w:t>
      </w:r>
      <w:r w:rsidRPr="00881AF9">
        <w:rPr>
          <w:rStyle w:val="affff5"/>
          <w:rFonts w:hint="eastAsia"/>
          <w:rtl/>
        </w:rPr>
        <w:t>מוכיח</w:t>
      </w:r>
      <w:r w:rsidRPr="00881AF9">
        <w:rPr>
          <w:rStyle w:val="affff5"/>
          <w:rtl/>
        </w:rPr>
        <w:t xml:space="preserve"> </w:t>
      </w:r>
      <w:r w:rsidRPr="00881AF9">
        <w:rPr>
          <w:rStyle w:val="affff5"/>
          <w:rFonts w:hint="eastAsia"/>
          <w:rtl/>
        </w:rPr>
        <w:t>שעשו</w:t>
      </w:r>
      <w:r w:rsidRPr="00881AF9">
        <w:rPr>
          <w:rStyle w:val="affff5"/>
          <w:rtl/>
        </w:rPr>
        <w:t>,</w:t>
      </w:r>
      <w:r w:rsidR="00F85F49" w:rsidRPr="00881AF9">
        <w:rPr>
          <w:rStyle w:val="affff5"/>
          <w:rtl/>
        </w:rPr>
        <w:t xml:space="preserve"> </w:t>
      </w:r>
      <w:r w:rsidRPr="00881AF9">
        <w:rPr>
          <w:rStyle w:val="affff5"/>
          <w:rFonts w:hint="eastAsia"/>
          <w:rtl/>
        </w:rPr>
        <w:t>מ</w:t>
      </w:r>
      <w:r w:rsidR="00F85F49" w:rsidRPr="00D87B2D">
        <w:rPr>
          <w:rStyle w:val="affff5"/>
          <w:rFonts w:hint="cs"/>
          <w:rtl/>
        </w:rPr>
        <w:t>דאריב</w:t>
      </w:r>
      <w:r w:rsidR="00F85F49" w:rsidRPr="00D87B2D">
        <w:rPr>
          <w:rStyle w:val="affff5"/>
          <w:rtl/>
        </w:rPr>
        <w:t>"</w:t>
      </w:r>
      <w:r w:rsidR="00F85F49" w:rsidRPr="00D87B2D">
        <w:rPr>
          <w:rStyle w:val="affff5"/>
          <w:rFonts w:hint="cs"/>
          <w:rtl/>
        </w:rPr>
        <w:t>נ</w:t>
      </w:r>
      <w:r w:rsidR="00F85F49" w:rsidRPr="00D87B2D">
        <w:rPr>
          <w:rStyle w:val="affff5"/>
          <w:rtl/>
        </w:rPr>
        <w:t>: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היאך</w:t>
      </w:r>
      <w:r w:rsidR="00F85F49" w:rsidRPr="00C35A2C">
        <w:rPr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הלכה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זו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רווחת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בישראל</w:t>
      </w:r>
      <w:r w:rsidR="00F85F49" w:rsidRPr="00C35A2C">
        <w:rPr>
          <w:rtl/>
        </w:rPr>
        <w:t xml:space="preserve">? </w:t>
      </w:r>
    </w:p>
    <w:p w14:paraId="2607C289" w14:textId="6B377F91" w:rsidR="00F85F49" w:rsidRPr="003D4BF3" w:rsidRDefault="00F85F49" w:rsidP="00F85F49">
      <w:pPr>
        <w:ind w:firstLine="112"/>
        <w:rPr>
          <w:rtl/>
        </w:rPr>
      </w:pPr>
      <w:r w:rsidRPr="00881AF9">
        <w:rPr>
          <w:rStyle w:val="affff5"/>
          <w:rFonts w:hint="eastAsia"/>
          <w:rtl/>
        </w:rPr>
        <w:t>נעשה</w:t>
      </w:r>
      <w:r w:rsidRPr="00881AF9">
        <w:rPr>
          <w:rStyle w:val="affff5"/>
          <w:rtl/>
        </w:rPr>
        <w:t xml:space="preserve"> </w:t>
      </w:r>
      <w:r w:rsidRPr="003D4BF3">
        <w:rPr>
          <w:rStyle w:val="affff5"/>
          <w:rFonts w:hint="cs"/>
          <w:rtl/>
        </w:rPr>
        <w:t>כב</w:t>
      </w:r>
      <w:r w:rsidRPr="003D4BF3">
        <w:rPr>
          <w:rStyle w:val="affff5"/>
          <w:rtl/>
        </w:rPr>
        <w:t>"</w:t>
      </w:r>
      <w:r w:rsidRPr="003D4BF3">
        <w:rPr>
          <w:rStyle w:val="affff5"/>
          <w:rFonts w:hint="cs"/>
          <w:rtl/>
        </w:rPr>
        <w:t>ש</w:t>
      </w:r>
      <w:r w:rsidR="003D4BF3">
        <w:rPr>
          <w:rFonts w:hint="cs"/>
          <w:rtl/>
        </w:rPr>
        <w:t xml:space="preserve"> </w:t>
      </w:r>
      <w:r w:rsidRPr="003D4BF3">
        <w:rPr>
          <w:rFonts w:hint="cs"/>
          <w:rtl/>
        </w:rPr>
        <w:t>-</w:t>
      </w:r>
      <w:r w:rsidRPr="003D4BF3">
        <w:rPr>
          <w:rtl/>
        </w:rPr>
        <w:t xml:space="preserve"> </w:t>
      </w:r>
      <w:r w:rsidRPr="003D4BF3">
        <w:rPr>
          <w:rFonts w:hint="cs"/>
          <w:rtl/>
        </w:rPr>
        <w:t>הולד</w:t>
      </w:r>
      <w:r w:rsidRPr="003D4BF3">
        <w:rPr>
          <w:rtl/>
        </w:rPr>
        <w:t xml:space="preserve"> </w:t>
      </w:r>
      <w:r w:rsidRPr="003D4BF3">
        <w:rPr>
          <w:rFonts w:hint="cs"/>
          <w:rtl/>
        </w:rPr>
        <w:t>ממזר</w:t>
      </w:r>
      <w:r w:rsidRPr="003D4BF3">
        <w:rPr>
          <w:rtl/>
        </w:rPr>
        <w:t xml:space="preserve"> </w:t>
      </w:r>
      <w:r w:rsidRPr="00881AF9">
        <w:rPr>
          <w:rFonts w:hint="eastAsia"/>
          <w:rtl/>
        </w:rPr>
        <w:t>לב</w:t>
      </w:r>
      <w:r w:rsidRPr="00881AF9">
        <w:rPr>
          <w:rtl/>
        </w:rPr>
        <w:t>"</w:t>
      </w:r>
      <w:r w:rsidRPr="00881AF9">
        <w:rPr>
          <w:rFonts w:hint="eastAsia"/>
          <w:rtl/>
        </w:rPr>
        <w:t>ה</w:t>
      </w:r>
      <w:r w:rsidR="003D4BF3">
        <w:rPr>
          <w:rFonts w:hint="cs"/>
          <w:rtl/>
        </w:rPr>
        <w:t>,</w:t>
      </w:r>
      <w:r w:rsidRPr="003D4BF3">
        <w:rPr>
          <w:rFonts w:hint="cs"/>
          <w:rtl/>
        </w:rPr>
        <w:t xml:space="preserve"> </w:t>
      </w:r>
      <w:r w:rsidRPr="003D4BF3">
        <w:rPr>
          <w:rStyle w:val="affff5"/>
          <w:rFonts w:hint="cs"/>
          <w:rtl/>
        </w:rPr>
        <w:t>כב</w:t>
      </w:r>
      <w:r w:rsidRPr="003D4BF3">
        <w:rPr>
          <w:rStyle w:val="affff5"/>
          <w:rtl/>
        </w:rPr>
        <w:t>"</w:t>
      </w:r>
      <w:r w:rsidRPr="003D4BF3">
        <w:rPr>
          <w:rStyle w:val="affff5"/>
          <w:rFonts w:hint="cs"/>
          <w:rtl/>
        </w:rPr>
        <w:t>ה</w:t>
      </w:r>
      <w:r w:rsidR="003D4BF3">
        <w:rPr>
          <w:rFonts w:hint="cs"/>
          <w:rtl/>
        </w:rPr>
        <w:t xml:space="preserve"> -</w:t>
      </w:r>
      <w:r w:rsidRPr="003D4BF3">
        <w:rPr>
          <w:rtl/>
        </w:rPr>
        <w:t xml:space="preserve"> </w:t>
      </w:r>
      <w:r w:rsidRPr="003D4BF3">
        <w:rPr>
          <w:rFonts w:hint="cs"/>
          <w:rtl/>
        </w:rPr>
        <w:t>הולד</w:t>
      </w:r>
      <w:r w:rsidRPr="003D4BF3">
        <w:rPr>
          <w:rtl/>
        </w:rPr>
        <w:t xml:space="preserve"> </w:t>
      </w:r>
      <w:r w:rsidRPr="003D4BF3">
        <w:rPr>
          <w:rFonts w:hint="cs"/>
          <w:rtl/>
        </w:rPr>
        <w:t>פגום</w:t>
      </w:r>
      <w:r w:rsidRPr="003D4BF3">
        <w:rPr>
          <w:rtl/>
        </w:rPr>
        <w:t xml:space="preserve"> </w:t>
      </w:r>
      <w:r w:rsidRPr="00881AF9">
        <w:rPr>
          <w:rFonts w:hint="eastAsia"/>
          <w:rtl/>
        </w:rPr>
        <w:t>לב</w:t>
      </w:r>
      <w:r w:rsidRPr="00881AF9">
        <w:rPr>
          <w:rtl/>
        </w:rPr>
        <w:t>"</w:t>
      </w:r>
      <w:r w:rsidRPr="00881AF9">
        <w:rPr>
          <w:rFonts w:hint="eastAsia"/>
          <w:rtl/>
        </w:rPr>
        <w:t>ש</w:t>
      </w:r>
      <w:r w:rsidRPr="003D4BF3">
        <w:rPr>
          <w:rtl/>
        </w:rPr>
        <w:t>!</w:t>
      </w:r>
    </w:p>
    <w:p w14:paraId="2F4BA159" w14:textId="58A6B92E" w:rsidR="003D4BF3" w:rsidRDefault="00F85F49" w:rsidP="003D4BF3">
      <w:pPr>
        <w:ind w:firstLine="113"/>
        <w:rPr>
          <w:rtl/>
        </w:rPr>
      </w:pPr>
      <w:r w:rsidRPr="00C35A2C">
        <w:rPr>
          <w:rFonts w:hint="cs"/>
          <w:rtl/>
        </w:rPr>
        <w:t>נתקן</w:t>
      </w:r>
      <w:r w:rsidR="003D4BF3">
        <w:rPr>
          <w:rFonts w:hint="cs"/>
          <w:rtl/>
        </w:rPr>
        <w:t xml:space="preserve"> </w:t>
      </w:r>
      <w:r w:rsidRPr="00C35A2C">
        <w:rPr>
          <w:rFonts w:hint="cs"/>
          <w:rtl/>
        </w:rPr>
        <w:t>שחולצות</w:t>
      </w:r>
      <w:r w:rsidR="003D4BF3">
        <w:rPr>
          <w:rFonts w:hint="cs"/>
          <w:rtl/>
        </w:rPr>
        <w:t xml:space="preserve">! </w:t>
      </w:r>
      <w:r w:rsidRPr="00D87B2D">
        <w:rPr>
          <w:rStyle w:val="affff5"/>
          <w:rFonts w:hint="cs"/>
          <w:rtl/>
        </w:rPr>
        <w:t>א</w:t>
      </w:r>
      <w:r w:rsidRPr="00D87B2D">
        <w:rPr>
          <w:rStyle w:val="affff5"/>
          <w:rtl/>
        </w:rPr>
        <w:t>"</w:t>
      </w:r>
      <w:r w:rsidRPr="00D87B2D">
        <w:rPr>
          <w:rStyle w:val="affff5"/>
          <w:rFonts w:hint="cs"/>
          <w:rtl/>
        </w:rPr>
        <w:t>ל</w:t>
      </w:r>
      <w:r w:rsidRPr="00D87B2D">
        <w:rPr>
          <w:rStyle w:val="affff5"/>
          <w:rtl/>
        </w:rPr>
        <w:t xml:space="preserve"> </w:t>
      </w:r>
      <w:r w:rsidRPr="00D87B2D">
        <w:rPr>
          <w:rStyle w:val="affff5"/>
          <w:rFonts w:hint="cs"/>
          <w:rtl/>
        </w:rPr>
        <w:t>רשב</w:t>
      </w:r>
      <w:r w:rsidRPr="00D87B2D">
        <w:rPr>
          <w:rStyle w:val="affff5"/>
          <w:rtl/>
        </w:rPr>
        <w:t>"</w:t>
      </w:r>
      <w:r w:rsidRPr="00D87B2D">
        <w:rPr>
          <w:rStyle w:val="affff5"/>
          <w:rFonts w:hint="cs"/>
          <w:rtl/>
        </w:rPr>
        <w:t>ג</w:t>
      </w:r>
      <w:r w:rsidRPr="00D87B2D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מה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נעשה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לצרות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3D4BF3" w:rsidRPr="00D1637C">
        <w:rPr>
          <w:rFonts w:cs="PFT_Frank" w:hint="eastAsia"/>
          <w:b/>
          <w:bCs/>
          <w:szCs w:val="14"/>
          <w:rtl/>
        </w:rPr>
        <w:t>ה</w:t>
      </w:r>
      <w:r w:rsidRPr="00D1637C">
        <w:rPr>
          <w:rFonts w:cs="PFT_Frank" w:hint="eastAsia"/>
          <w:b/>
          <w:bCs/>
          <w:szCs w:val="14"/>
          <w:rtl/>
        </w:rPr>
        <w:t>ראשונות</w:t>
      </w:r>
      <w:r w:rsidR="003D4BF3">
        <w:rPr>
          <w:rFonts w:hint="cs"/>
          <w:rtl/>
        </w:rPr>
        <w:t>?</w:t>
      </w:r>
    </w:p>
    <w:p w14:paraId="3E6C4A15" w14:textId="2F2661F7" w:rsidR="00F85F49" w:rsidRPr="003F3A85" w:rsidRDefault="003D4BF3" w:rsidP="00CB3CE2">
      <w:pPr>
        <w:pStyle w:val="afffc"/>
        <w:ind w:left="0"/>
        <w:rPr>
          <w:rFonts w:cs="PFT_Frank"/>
          <w:b/>
          <w:bCs/>
          <w:szCs w:val="14"/>
          <w:rtl/>
        </w:rPr>
      </w:pPr>
      <w:r>
        <w:rPr>
          <w:rtl/>
        </w:rPr>
        <w:tab/>
      </w:r>
      <w:r>
        <w:rPr>
          <w:rStyle w:val="affff5"/>
          <w:rFonts w:hint="cs"/>
          <w:rtl/>
        </w:rPr>
        <w:t>ודחה שלא עשו</w:t>
      </w:r>
      <w:r w:rsidR="00F85F49" w:rsidRPr="00D87B2D">
        <w:rPr>
          <w:rStyle w:val="affff5"/>
          <w:rtl/>
        </w:rPr>
        <w:t>:</w:t>
      </w:r>
      <w:r w:rsidR="00F85F49" w:rsidRPr="00C35A2C">
        <w:rPr>
          <w:rtl/>
        </w:rPr>
        <w:t xml:space="preserve"> </w:t>
      </w:r>
      <w:r w:rsidR="00CB3CE2">
        <w:rPr>
          <w:rFonts w:hint="cs"/>
          <w:rtl/>
        </w:rPr>
        <w:t>ו</w:t>
      </w:r>
      <w:r w:rsidR="00F85F49" w:rsidRPr="00C35A2C">
        <w:rPr>
          <w:rFonts w:hint="cs"/>
          <w:rtl/>
        </w:rPr>
        <w:t>לצרה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עצמה</w:t>
      </w:r>
      <w:r w:rsidR="00F85F49" w:rsidRPr="00C35A2C">
        <w:rPr>
          <w:rtl/>
        </w:rPr>
        <w:t xml:space="preserve"> </w:t>
      </w:r>
      <w:r w:rsidR="00F85F49" w:rsidRPr="00D87B2D">
        <w:rPr>
          <w:rStyle w:val="affff5"/>
          <w:rFonts w:hint="cs"/>
          <w:rtl/>
        </w:rPr>
        <w:t>ק</w:t>
      </w:r>
      <w:r w:rsidR="00CB3CE2">
        <w:rPr>
          <w:rStyle w:val="affff5"/>
          <w:rFonts w:hint="cs"/>
          <w:rtl/>
        </w:rPr>
        <w:t>אמ</w:t>
      </w:r>
      <w:r w:rsidR="00CB3CE2" w:rsidRPr="00CB3CE2">
        <w:rPr>
          <w:rStyle w:val="affff5"/>
          <w:rFonts w:hint="cs"/>
          <w:rtl/>
        </w:rPr>
        <w:t>ר,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יחלצו</w:t>
      </w:r>
      <w:r w:rsidR="00CB3CE2">
        <w:rPr>
          <w:rFonts w:hint="cs"/>
          <w:rtl/>
        </w:rPr>
        <w:t>?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ימאס</w:t>
      </w:r>
      <w:r w:rsidR="00CB3CE2">
        <w:rPr>
          <w:rFonts w:hint="cs"/>
          <w:rtl/>
        </w:rPr>
        <w:t>ו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אב</w:t>
      </w:r>
      <w:r w:rsidR="00CB3CE2">
        <w:rPr>
          <w:rFonts w:hint="cs"/>
          <w:rtl/>
        </w:rPr>
        <w:t>עליהן</w:t>
      </w:r>
      <w:r w:rsidR="00F85F49" w:rsidRPr="00C35A2C">
        <w:rPr>
          <w:rtl/>
        </w:rPr>
        <w:t>!</w:t>
      </w:r>
    </w:p>
    <w:p w14:paraId="5B62EF41" w14:textId="56F0118A" w:rsidR="00F85F49" w:rsidRPr="00C35A2C" w:rsidRDefault="00CB3CE2" w:rsidP="00F85F49">
      <w:pPr>
        <w:rPr>
          <w:rtl/>
        </w:rPr>
      </w:pPr>
      <w:r w:rsidRPr="00FF46E9">
        <w:rPr>
          <w:rStyle w:val="affff5"/>
          <w:rFonts w:hint="cs"/>
          <w:u w:val="single"/>
          <w:rtl/>
        </w:rPr>
        <w:t>ד.</w:t>
      </w:r>
      <w:r w:rsidR="00F85F49" w:rsidRPr="00B2138B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מוכיח שעשו: ד</w:t>
      </w:r>
      <w:r w:rsidR="00F85F49" w:rsidRPr="00D87B2D">
        <w:rPr>
          <w:rStyle w:val="affff5"/>
          <w:rFonts w:hint="cs"/>
          <w:rtl/>
        </w:rPr>
        <w:t>א</w:t>
      </w:r>
      <w:r w:rsidR="00F85F49">
        <w:rPr>
          <w:rStyle w:val="affff5"/>
          <w:rFonts w:hint="cs"/>
          <w:rtl/>
        </w:rPr>
        <w:t>ר"ט</w:t>
      </w:r>
      <w:r w:rsidR="00F85F49" w:rsidRPr="00C35A2C">
        <w:rPr>
          <w:rtl/>
        </w:rPr>
        <w:t xml:space="preserve"> </w:t>
      </w:r>
      <w:r w:rsidR="00F85F49" w:rsidRPr="00CB3CE2">
        <w:rPr>
          <w:rFonts w:hint="cs"/>
          <w:rtl/>
        </w:rPr>
        <w:t>ת</w:t>
      </w:r>
      <w:r w:rsidRPr="00881AF9">
        <w:rPr>
          <w:rFonts w:hint="eastAsia"/>
          <w:rtl/>
        </w:rPr>
        <w:t>אֵ</w:t>
      </w:r>
      <w:r w:rsidR="00F85F49" w:rsidRPr="00CB3CE2">
        <w:rPr>
          <w:rFonts w:hint="cs"/>
          <w:rtl/>
        </w:rPr>
        <w:t>בני</w:t>
      </w:r>
      <w:r w:rsidR="00F85F49" w:rsidRPr="00C35A2C">
        <w:rPr>
          <w:rtl/>
        </w:rPr>
        <w:t xml:space="preserve">, </w:t>
      </w:r>
      <w:r>
        <w:rPr>
          <w:rFonts w:hint="cs"/>
          <w:rtl/>
        </w:rPr>
        <w:t>ש</w:t>
      </w:r>
      <w:r w:rsidR="00F85F49" w:rsidRPr="00C35A2C">
        <w:rPr>
          <w:rFonts w:hint="cs"/>
          <w:rtl/>
        </w:rPr>
        <w:t>תבא</w:t>
      </w:r>
      <w:r w:rsidR="00F85F49" w:rsidRPr="00C35A2C">
        <w:rPr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צרת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הבת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C35A2C">
        <w:rPr>
          <w:rFonts w:hint="cs"/>
          <w:rtl/>
        </w:rPr>
        <w:t>לידי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ואש</w:t>
      </w:r>
      <w:r>
        <w:rPr>
          <w:rFonts w:hint="cs"/>
          <w:rtl/>
        </w:rPr>
        <w:t>ָ</w:t>
      </w:r>
      <w:r w:rsidR="00F85F49" w:rsidRPr="00C35A2C">
        <w:rPr>
          <w:rFonts w:hint="cs"/>
          <w:rtl/>
        </w:rPr>
        <w:t>אנה</w:t>
      </w:r>
      <w:r w:rsidR="00F85F49" w:rsidRPr="00C35A2C">
        <w:rPr>
          <w:rtl/>
        </w:rPr>
        <w:t>!</w:t>
      </w:r>
    </w:p>
    <w:p w14:paraId="6A1147F9" w14:textId="187A12D2" w:rsidR="00F85F49" w:rsidRPr="00FF46E9" w:rsidRDefault="00CB3CE2" w:rsidP="00FF46E9">
      <w:pPr>
        <w:ind w:hanging="1"/>
        <w:rPr>
          <w:rFonts w:cs="PFT_Frank"/>
          <w:bCs/>
          <w:spacing w:val="-2"/>
          <w:szCs w:val="12"/>
          <w:rtl/>
        </w:rPr>
      </w:pPr>
      <w:r>
        <w:rPr>
          <w:rStyle w:val="affff5"/>
          <w:rFonts w:hint="cs"/>
          <w:rtl/>
        </w:rPr>
        <w:t>ודחה שלא עשו</w:t>
      </w:r>
      <w:r w:rsidR="00F85F49" w:rsidRPr="00C35A2C">
        <w:rPr>
          <w:rtl/>
        </w:rPr>
        <w:t xml:space="preserve">: </w:t>
      </w:r>
      <w:r w:rsidR="00F85F49" w:rsidRPr="00C35A2C">
        <w:rPr>
          <w:rFonts w:hint="cs"/>
          <w:rtl/>
        </w:rPr>
        <w:t>ואשיאנה</w:t>
      </w:r>
      <w:r w:rsidRPr="00881AF9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-</w:t>
      </w:r>
      <w:r w:rsidRPr="00881AF9">
        <w:rPr>
          <w:rStyle w:val="affff8"/>
          <w:rFonts w:hint="eastAsia"/>
          <w:rtl/>
        </w:rPr>
        <w:t>לשוק</w:t>
      </w:r>
      <w:r>
        <w:rPr>
          <w:rFonts w:hint="cs"/>
          <w:rtl/>
        </w:rPr>
        <w:t>,</w:t>
      </w:r>
      <w:r w:rsidR="00F85F49" w:rsidRPr="00C35A2C">
        <w:rPr>
          <w:rFonts w:hint="cs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 w:rsidR="00F85F49" w:rsidRPr="00881AF9">
        <w:rPr>
          <w:rStyle w:val="affff5"/>
          <w:rFonts w:hint="eastAsia"/>
          <w:rtl/>
        </w:rPr>
        <w:t>ולאפוקי</w:t>
      </w:r>
      <w:r w:rsidR="00F85F49" w:rsidRPr="00C35A2C">
        <w:rPr>
          <w:rFonts w:hint="cs"/>
          <w:rtl/>
        </w:rPr>
        <w:t xml:space="preserve"> </w:t>
      </w:r>
      <w:r w:rsidR="00F85F49" w:rsidRPr="00D87B2D">
        <w:rPr>
          <w:rStyle w:val="affff5"/>
          <w:rFonts w:hint="cs"/>
          <w:rtl/>
        </w:rPr>
        <w:t>מריב</w:t>
      </w:r>
      <w:r w:rsidR="00F85F49" w:rsidRPr="00D87B2D">
        <w:rPr>
          <w:rStyle w:val="affff5"/>
          <w:rtl/>
        </w:rPr>
        <w:t>"</w:t>
      </w:r>
      <w:r w:rsidR="00F85F49" w:rsidRPr="00D87B2D">
        <w:rPr>
          <w:rStyle w:val="affff5"/>
          <w:rFonts w:hint="cs"/>
          <w:rtl/>
        </w:rPr>
        <w:t>נ</w:t>
      </w:r>
      <w:r>
        <w:rPr>
          <w:rStyle w:val="affff5"/>
          <w:rFonts w:hint="cs"/>
          <w:rtl/>
        </w:rPr>
        <w:t xml:space="preserve"> </w:t>
      </w:r>
      <w:r w:rsidRPr="00881AF9">
        <w:rPr>
          <w:rFonts w:hint="eastAsia"/>
          <w:rtl/>
        </w:rPr>
        <w:t>שחולצת</w:t>
      </w:r>
      <w:r>
        <w:rPr>
          <w:rStyle w:val="affff5"/>
          <w:rFonts w:hint="cs"/>
          <w:rtl/>
        </w:rPr>
        <w:t>,</w:t>
      </w:r>
    </w:p>
    <w:p w14:paraId="34030854" w14:textId="5C7826F2" w:rsidR="00F85F49" w:rsidRPr="00C35A2C" w:rsidRDefault="00CB3CE2" w:rsidP="00F85F49">
      <w:pPr>
        <w:rPr>
          <w:rtl/>
        </w:rPr>
      </w:pPr>
      <w:r w:rsidRPr="00FF46E9">
        <w:rPr>
          <w:rStyle w:val="affff5"/>
          <w:rFonts w:hint="cs"/>
          <w:u w:val="single"/>
          <w:rtl/>
        </w:rPr>
        <w:t>ה.</w:t>
      </w:r>
      <w:r w:rsidR="00F85F49" w:rsidRPr="00881AF9">
        <w:rPr>
          <w:rStyle w:val="affff5"/>
          <w:rtl/>
        </w:rPr>
        <w:t xml:space="preserve"> </w:t>
      </w:r>
      <w:r w:rsidRPr="00881AF9">
        <w:rPr>
          <w:rStyle w:val="affff5"/>
          <w:rFonts w:hint="eastAsia"/>
          <w:rtl/>
        </w:rPr>
        <w:t>מוכיח</w:t>
      </w:r>
      <w:r w:rsidRPr="00881AF9">
        <w:rPr>
          <w:rStyle w:val="affff5"/>
          <w:rtl/>
        </w:rPr>
        <w:t xml:space="preserve"> </w:t>
      </w:r>
      <w:r w:rsidRPr="00881AF9">
        <w:rPr>
          <w:rStyle w:val="affff5"/>
          <w:rFonts w:hint="eastAsia"/>
          <w:rtl/>
        </w:rPr>
        <w:t>שעשו</w:t>
      </w:r>
      <w:r>
        <w:rPr>
          <w:rStyle w:val="affff5"/>
          <w:rFonts w:hint="cs"/>
          <w:rtl/>
        </w:rPr>
        <w:t>:</w:t>
      </w:r>
      <w:r w:rsidRPr="00881AF9">
        <w:rPr>
          <w:rStyle w:val="affff5"/>
          <w:rtl/>
        </w:rPr>
        <w:t xml:space="preserve"> </w:t>
      </w:r>
      <w:r w:rsidR="00F85F49" w:rsidRPr="00CB3CE2">
        <w:rPr>
          <w:rStyle w:val="affff5"/>
          <w:rFonts w:hint="cs"/>
          <w:rtl/>
        </w:rPr>
        <w:t>מ</w:t>
      </w:r>
      <w:r w:rsidR="00F85F49">
        <w:rPr>
          <w:rStyle w:val="affff5"/>
          <w:rFonts w:hint="cs"/>
          <w:rtl/>
        </w:rPr>
        <w:t>בת</w:t>
      </w:r>
      <w:r w:rsidR="00F85F49" w:rsidRPr="00317898">
        <w:rPr>
          <w:rStyle w:val="affff5"/>
          <w:rtl/>
        </w:rPr>
        <w:t xml:space="preserve"> </w:t>
      </w:r>
      <w:r w:rsidR="00F85F49" w:rsidRPr="00317898">
        <w:rPr>
          <w:rStyle w:val="affff5"/>
          <w:rFonts w:hint="cs"/>
          <w:rtl/>
        </w:rPr>
        <w:t>ר</w:t>
      </w:r>
      <w:r w:rsidR="00F85F49" w:rsidRPr="00317898">
        <w:rPr>
          <w:rStyle w:val="affff5"/>
          <w:rtl/>
        </w:rPr>
        <w:t>"</w:t>
      </w:r>
      <w:r w:rsidR="00F85F49" w:rsidRPr="00317898">
        <w:rPr>
          <w:rStyle w:val="affff5"/>
          <w:rFonts w:hint="cs"/>
          <w:rtl/>
        </w:rPr>
        <w:t>ג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שנשואה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לאחיו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ומת</w:t>
      </w:r>
      <w:r w:rsidR="00F85F49" w:rsidRPr="00C35A2C">
        <w:rPr>
          <w:rtl/>
        </w:rPr>
        <w:t xml:space="preserve">, </w:t>
      </w:r>
      <w:r w:rsidR="00F85F49" w:rsidRPr="00AA0E3F">
        <w:rPr>
          <w:rFonts w:cs="PFT_Frank" w:hint="cs"/>
          <w:b/>
          <w:bCs/>
          <w:szCs w:val="14"/>
          <w:rtl/>
        </w:rPr>
        <w:t>וייבם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FF46E9">
        <w:rPr>
          <w:rStyle w:val="affff5"/>
          <w:rFonts w:hint="cs"/>
          <w:b/>
          <w:bCs w:val="0"/>
          <w:rtl/>
        </w:rPr>
        <w:t>ר"ג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צרתה</w:t>
      </w:r>
      <w:r>
        <w:rPr>
          <w:rFonts w:hint="cs"/>
          <w:rtl/>
        </w:rPr>
        <w:t>,</w:t>
      </w:r>
    </w:p>
    <w:p w14:paraId="6ED34F9E" w14:textId="55FB1F4B" w:rsidR="00CB3CE2" w:rsidRPr="0090328A" w:rsidRDefault="00CB3CE2" w:rsidP="00881AF9">
      <w:pPr>
        <w:rPr>
          <w:rFonts w:cs="PFT_Frank"/>
          <w:b/>
          <w:bCs/>
          <w:sz w:val="14"/>
          <w:szCs w:val="14"/>
          <w:rtl/>
        </w:rPr>
      </w:pPr>
      <w:r>
        <w:rPr>
          <w:rStyle w:val="affff5"/>
          <w:rFonts w:hint="cs"/>
          <w:rtl/>
        </w:rPr>
        <w:t>ו</w:t>
      </w:r>
      <w:r w:rsidRPr="00881AF9">
        <w:rPr>
          <w:rStyle w:val="affff5"/>
          <w:rFonts w:hint="eastAsia"/>
          <w:rtl/>
        </w:rPr>
        <w:t>דחה</w:t>
      </w:r>
      <w:r w:rsidRPr="00881AF9">
        <w:rPr>
          <w:rStyle w:val="affff5"/>
          <w:rtl/>
        </w:rPr>
        <w:t xml:space="preserve"> שלא עשו: א. </w:t>
      </w:r>
      <w:r w:rsidR="00F85F49" w:rsidRPr="00C35A2C">
        <w:rPr>
          <w:rFonts w:hint="cs"/>
          <w:rtl/>
        </w:rPr>
        <w:t>אילונית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הי</w:t>
      </w:r>
      <w:r>
        <w:rPr>
          <w:rFonts w:hint="cs"/>
          <w:rtl/>
        </w:rPr>
        <w:t>יתה</w:t>
      </w:r>
      <w:r>
        <w:rPr>
          <w:rFonts w:cs="PFT_Frank" w:hint="cs"/>
          <w:b/>
          <w:bCs/>
          <w:sz w:val="14"/>
          <w:szCs w:val="14"/>
          <w:rtl/>
        </w:rPr>
        <w:t>,</w:t>
      </w:r>
    </w:p>
    <w:p w14:paraId="45904503" w14:textId="7BD962BD" w:rsidR="00CB3CE2" w:rsidRDefault="00CB3CE2" w:rsidP="00881AF9">
      <w:pPr>
        <w:ind w:left="791" w:firstLine="113"/>
        <w:rPr>
          <w:rtl/>
        </w:rPr>
      </w:pPr>
      <w:r>
        <w:rPr>
          <w:rStyle w:val="affff5"/>
          <w:rFonts w:hint="cs"/>
          <w:rtl/>
        </w:rPr>
        <w:t>ו</w:t>
      </w:r>
      <w:r w:rsidR="00F85F49" w:rsidRPr="00881AF9">
        <w:rPr>
          <w:rStyle w:val="affff5"/>
          <w:rFonts w:hint="eastAsia"/>
          <w:rtl/>
        </w:rPr>
        <w:t>סיפא</w:t>
      </w:r>
      <w:r w:rsidR="00F85F49" w:rsidRPr="00881AF9">
        <w:rPr>
          <w:rStyle w:val="affff5"/>
          <w:rtl/>
        </w:rPr>
        <w:t xml:space="preserve"> </w:t>
      </w:r>
      <w:r w:rsidR="00F85F49" w:rsidRPr="00881AF9">
        <w:rPr>
          <w:rStyle w:val="affff5"/>
          <w:rFonts w:hint="eastAsia"/>
          <w:rtl/>
        </w:rPr>
        <w:t>ד</w:t>
      </w:r>
      <w:r w:rsidRPr="00881AF9">
        <w:rPr>
          <w:rStyle w:val="affff5"/>
          <w:rFonts w:hint="eastAsia"/>
          <w:rtl/>
        </w:rPr>
        <w:t>ל</w:t>
      </w:r>
      <w:r w:rsidR="00F85F49" w:rsidRPr="00262A77">
        <w:rPr>
          <w:rStyle w:val="affff5"/>
          <w:rFonts w:hint="cs"/>
          <w:spacing w:val="-4"/>
          <w:rtl/>
        </w:rPr>
        <w:t>אחרים</w:t>
      </w:r>
      <w:r w:rsidR="00F85F49" w:rsidRPr="00262A77">
        <w:rPr>
          <w:spacing w:val="-4"/>
          <w:rtl/>
        </w:rPr>
        <w:t xml:space="preserve"> </w:t>
      </w:r>
      <w:r w:rsidR="00F85F49" w:rsidRPr="00262A77">
        <w:rPr>
          <w:rFonts w:hint="cs"/>
          <w:spacing w:val="-4"/>
          <w:rtl/>
        </w:rPr>
        <w:t>אילונית</w:t>
      </w:r>
      <w:r w:rsidR="00F85F49" w:rsidRPr="00262A77">
        <w:rPr>
          <w:spacing w:val="-4"/>
          <w:rtl/>
        </w:rPr>
        <w:t xml:space="preserve"> </w:t>
      </w:r>
      <w:r w:rsidR="00F85F49" w:rsidRPr="00262A77">
        <w:rPr>
          <w:rFonts w:hint="cs"/>
          <w:spacing w:val="-4"/>
          <w:rtl/>
        </w:rPr>
        <w:t>היתה</w:t>
      </w:r>
      <w:r w:rsidR="001E7C0E">
        <w:rPr>
          <w:rFonts w:hint="cs"/>
          <w:spacing w:val="-4"/>
          <w:rtl/>
        </w:rPr>
        <w:t xml:space="preserve"> -</w:t>
      </w:r>
      <w:r w:rsidR="00F85F49" w:rsidRPr="00262A77">
        <w:rPr>
          <w:spacing w:val="-4"/>
          <w:rtl/>
        </w:rPr>
        <w:t xml:space="preserve"> </w:t>
      </w:r>
      <w:r w:rsidRPr="00881AF9">
        <w:rPr>
          <w:rStyle w:val="affff5"/>
          <w:rFonts w:hint="eastAsia"/>
          <w:rtl/>
        </w:rPr>
        <w:t>נחלקו</w:t>
      </w:r>
      <w:r>
        <w:rPr>
          <w:rFonts w:hint="cs"/>
          <w:spacing w:val="-4"/>
          <w:rtl/>
        </w:rPr>
        <w:t xml:space="preserve"> ב</w:t>
      </w:r>
      <w:r w:rsidR="00F85F49" w:rsidRPr="00C35A2C">
        <w:rPr>
          <w:rFonts w:hint="cs"/>
          <w:rtl/>
        </w:rPr>
        <w:t>הכיר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בה</w:t>
      </w:r>
      <w:r w:rsidR="00F85F49">
        <w:rPr>
          <w:rFonts w:hint="cs"/>
          <w:rtl/>
        </w:rPr>
        <w:t>,</w:t>
      </w:r>
    </w:p>
    <w:p w14:paraId="726B4F9E" w14:textId="2E6E158E" w:rsidR="00CB3CE2" w:rsidRPr="00FF46E9" w:rsidRDefault="00F85F49" w:rsidP="00FF46E9">
      <w:pPr>
        <w:ind w:left="678" w:firstLine="113"/>
        <w:rPr>
          <w:rtl/>
        </w:rPr>
      </w:pPr>
      <w:r w:rsidRPr="00D238B7">
        <w:rPr>
          <w:rStyle w:val="affff5"/>
          <w:rFonts w:hint="cs"/>
          <w:rtl/>
        </w:rPr>
        <w:t xml:space="preserve">ב. </w:t>
      </w:r>
      <w:r w:rsidR="00CB3CE2" w:rsidRPr="004F4A58">
        <w:rPr>
          <w:rStyle w:val="affff5"/>
          <w:rFonts w:hint="cs"/>
          <w:rtl/>
        </w:rPr>
        <w:t>נחלקו</w:t>
      </w:r>
      <w:r w:rsidR="00CB3CE2">
        <w:rPr>
          <w:rFonts w:hint="cs"/>
          <w:spacing w:val="-4"/>
          <w:rtl/>
        </w:rPr>
        <w:t xml:space="preserve"> </w:t>
      </w:r>
      <w:r w:rsidR="00CB3CE2">
        <w:rPr>
          <w:rFonts w:hint="cs"/>
          <w:rtl/>
        </w:rPr>
        <w:t>ב</w:t>
      </w:r>
      <w:r w:rsidRPr="00C35A2C">
        <w:rPr>
          <w:rFonts w:hint="cs"/>
          <w:rtl/>
        </w:rPr>
        <w:t>כנס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ולבסוף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גירש</w:t>
      </w:r>
      <w:r>
        <w:rPr>
          <w:rFonts w:hint="cs"/>
          <w:rtl/>
        </w:rPr>
        <w:t>,</w:t>
      </w:r>
      <w:r w:rsidRPr="00D238B7">
        <w:rPr>
          <w:rStyle w:val="affff5"/>
          <w:rFonts w:hint="cs"/>
          <w:rtl/>
        </w:rPr>
        <w:t xml:space="preserve"> ג.</w:t>
      </w:r>
      <w:r w:rsidRPr="00D238B7">
        <w:rPr>
          <w:rStyle w:val="affff5"/>
          <w:rtl/>
        </w:rPr>
        <w:t xml:space="preserve"> </w:t>
      </w:r>
      <w:r w:rsidR="00CB3CE2">
        <w:rPr>
          <w:rFonts w:hint="cs"/>
          <w:rtl/>
        </w:rPr>
        <w:t>ב</w:t>
      </w:r>
      <w:r w:rsidRPr="00C35A2C">
        <w:rPr>
          <w:rFonts w:hint="cs"/>
          <w:rtl/>
        </w:rPr>
        <w:t>יש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תנאי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בביאה</w:t>
      </w:r>
      <w:r w:rsidR="00CB3CE2">
        <w:rPr>
          <w:rFonts w:hint="cs"/>
          <w:rtl/>
        </w:rPr>
        <w:t>.</w:t>
      </w:r>
    </w:p>
    <w:p w14:paraId="5CA49470" w14:textId="500939DC" w:rsidR="00CB3CE2" w:rsidRDefault="00F85F49" w:rsidP="00F85F49">
      <w:pPr>
        <w:rPr>
          <w:rtl/>
        </w:rPr>
      </w:pPr>
      <w:r w:rsidRPr="00FF46E9">
        <w:rPr>
          <w:rStyle w:val="affff5"/>
          <w:rFonts w:hint="eastAsia"/>
          <w:u w:val="single"/>
          <w:rtl/>
        </w:rPr>
        <w:t>ו</w:t>
      </w:r>
      <w:r w:rsidR="00CB3CE2" w:rsidRPr="00FF46E9">
        <w:rPr>
          <w:rStyle w:val="affff5"/>
          <w:rFonts w:hint="cs"/>
          <w:u w:val="single"/>
          <w:rtl/>
        </w:rPr>
        <w:t>.</w:t>
      </w:r>
      <w:r w:rsidR="00CB3CE2">
        <w:rPr>
          <w:rStyle w:val="affff5"/>
          <w:rFonts w:hint="cs"/>
          <w:rtl/>
        </w:rPr>
        <w:t xml:space="preserve"> מוכיח שעשו:</w:t>
      </w:r>
      <w:r w:rsidRPr="00881AF9">
        <w:rPr>
          <w:rStyle w:val="affff5"/>
          <w:rtl/>
        </w:rPr>
        <w:t xml:space="preserve"> </w:t>
      </w:r>
      <w:r w:rsidR="00CB3CE2">
        <w:rPr>
          <w:rStyle w:val="affff5"/>
          <w:rFonts w:hint="cs"/>
          <w:rtl/>
        </w:rPr>
        <w:t>ד</w:t>
      </w:r>
      <w:r w:rsidRPr="00B2138B">
        <w:rPr>
          <w:rStyle w:val="affff5"/>
          <w:rFonts w:hint="cs"/>
          <w:rtl/>
        </w:rPr>
        <w:t>ר</w:t>
      </w:r>
      <w:r w:rsidRPr="00B2138B">
        <w:rPr>
          <w:rStyle w:val="affff5"/>
          <w:rtl/>
        </w:rPr>
        <w:t>"</w:t>
      </w:r>
      <w:r w:rsidRPr="00D87B2D">
        <w:rPr>
          <w:rStyle w:val="affff5"/>
          <w:rFonts w:hint="cs"/>
          <w:rtl/>
        </w:rPr>
        <w:t>ע</w:t>
      </w:r>
      <w:r w:rsidRPr="00C35A2C">
        <w:rPr>
          <w:rFonts w:hint="cs"/>
          <w:rtl/>
        </w:rPr>
        <w:t xml:space="preserve"> </w:t>
      </w:r>
      <w:r w:rsidRPr="00AA0E3F">
        <w:rPr>
          <w:rFonts w:cs="PFT_Frank" w:hint="cs"/>
          <w:b/>
          <w:bCs/>
          <w:szCs w:val="14"/>
          <w:rtl/>
        </w:rPr>
        <w:t>ליקט</w:t>
      </w:r>
      <w:r w:rsidRPr="00AA0E3F">
        <w:rPr>
          <w:rFonts w:cs="PFT_Frank"/>
          <w:b/>
          <w:bCs/>
          <w:szCs w:val="14"/>
          <w:rtl/>
        </w:rPr>
        <w:t xml:space="preserve"> </w:t>
      </w:r>
      <w:r w:rsidRPr="00AA0E3F">
        <w:rPr>
          <w:rFonts w:cs="PFT_Frank" w:hint="cs"/>
          <w:b/>
          <w:bCs/>
          <w:szCs w:val="14"/>
          <w:rtl/>
        </w:rPr>
        <w:t>אתרוג</w:t>
      </w:r>
      <w:r w:rsidRPr="00C35A2C">
        <w:rPr>
          <w:rtl/>
        </w:rPr>
        <w:t xml:space="preserve"> </w:t>
      </w:r>
      <w:r>
        <w:rPr>
          <w:rFonts w:hint="cs"/>
          <w:rtl/>
        </w:rPr>
        <w:t>בא'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שבט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ונהג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</w:t>
      </w:r>
      <w:r w:rsidRPr="00C35A2C">
        <w:rPr>
          <w:rtl/>
        </w:rPr>
        <w:t xml:space="preserve">' </w:t>
      </w:r>
      <w:r w:rsidR="00CB3CE2">
        <w:rPr>
          <w:rFonts w:hint="cs"/>
          <w:rtl/>
        </w:rPr>
        <w:t>מעשרות</w:t>
      </w:r>
      <w:r w:rsidRPr="00C35A2C">
        <w:rPr>
          <w:rtl/>
        </w:rPr>
        <w:t>,</w:t>
      </w:r>
    </w:p>
    <w:p w14:paraId="0BEF8ACF" w14:textId="405B4E16" w:rsidR="00CB3CE2" w:rsidRDefault="00CB3CE2" w:rsidP="00881AF9">
      <w:pPr>
        <w:ind w:left="678"/>
        <w:rPr>
          <w:rtl/>
        </w:rPr>
      </w:pPr>
      <w:r>
        <w:rPr>
          <w:rFonts w:hint="cs"/>
          <w:rtl/>
        </w:rPr>
        <w:t xml:space="preserve"> </w:t>
      </w:r>
      <w:r w:rsidR="00F85F49" w:rsidRPr="00C35A2C">
        <w:rPr>
          <w:rFonts w:hint="cs"/>
          <w:rtl/>
        </w:rPr>
        <w:t>א</w:t>
      </w:r>
      <w:r>
        <w:rPr>
          <w:rFonts w:hint="cs"/>
          <w:rtl/>
        </w:rPr>
        <w:t>חד</w:t>
      </w:r>
      <w:r w:rsidR="00F85F49" w:rsidRPr="00C35A2C">
        <w:rPr>
          <w:rtl/>
        </w:rPr>
        <w:t xml:space="preserve"> </w:t>
      </w:r>
      <w:r w:rsidR="00F85F49" w:rsidRPr="00D87B2D">
        <w:rPr>
          <w:rStyle w:val="affff5"/>
          <w:rFonts w:hint="cs"/>
          <w:rtl/>
        </w:rPr>
        <w:t>כב</w:t>
      </w:r>
      <w:r w:rsidR="00F85F49" w:rsidRPr="00D87B2D">
        <w:rPr>
          <w:rStyle w:val="affff5"/>
          <w:rtl/>
        </w:rPr>
        <w:t>"</w:t>
      </w:r>
      <w:r w:rsidR="00F85F49" w:rsidRPr="00D87B2D">
        <w:rPr>
          <w:rStyle w:val="affff5"/>
          <w:rFonts w:hint="cs"/>
          <w:rtl/>
        </w:rPr>
        <w:t>ש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וא</w:t>
      </w:r>
      <w:r>
        <w:rPr>
          <w:rFonts w:hint="cs"/>
          <w:rtl/>
        </w:rPr>
        <w:t>חד</w:t>
      </w:r>
      <w:r w:rsidR="00F85F49" w:rsidRPr="00C35A2C">
        <w:rPr>
          <w:rtl/>
        </w:rPr>
        <w:t xml:space="preserve"> </w:t>
      </w:r>
      <w:r w:rsidR="00F85F49" w:rsidRPr="00D87B2D">
        <w:rPr>
          <w:rStyle w:val="affff5"/>
          <w:rFonts w:hint="cs"/>
          <w:rtl/>
        </w:rPr>
        <w:t>כב</w:t>
      </w:r>
      <w:r w:rsidR="00F85F49" w:rsidRPr="00D87B2D">
        <w:rPr>
          <w:rStyle w:val="affff5"/>
          <w:rtl/>
        </w:rPr>
        <w:t>"</w:t>
      </w:r>
      <w:r w:rsidR="00F85F49" w:rsidRPr="00D87B2D">
        <w:rPr>
          <w:rStyle w:val="affff5"/>
          <w:rFonts w:hint="cs"/>
          <w:rtl/>
        </w:rPr>
        <w:t>ה</w:t>
      </w:r>
      <w:r>
        <w:rPr>
          <w:rFonts w:hint="cs"/>
          <w:rtl/>
        </w:rPr>
        <w:t xml:space="preserve"> </w:t>
      </w:r>
      <w:r w:rsidRPr="00881AF9">
        <w:rPr>
          <w:rStyle w:val="affff8"/>
          <w:rtl/>
        </w:rPr>
        <w:t xml:space="preserve">[מעשר </w:t>
      </w:r>
      <w:r w:rsidRPr="00881AF9">
        <w:rPr>
          <w:rStyle w:val="affff8"/>
          <w:rFonts w:hint="eastAsia"/>
          <w:rtl/>
        </w:rPr>
        <w:t>שני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ועני</w:t>
      </w:r>
      <w:r w:rsidRPr="00881AF9">
        <w:rPr>
          <w:rStyle w:val="affff8"/>
          <w:rtl/>
        </w:rPr>
        <w:t>],</w:t>
      </w:r>
    </w:p>
    <w:p w14:paraId="4E645D77" w14:textId="4940C3F5" w:rsidR="00CB3CE2" w:rsidRPr="00C35A2C" w:rsidRDefault="00CB3CE2" w:rsidP="00FF46E9">
      <w:pPr>
        <w:rPr>
          <w:rtl/>
        </w:rPr>
      </w:pPr>
      <w:r>
        <w:rPr>
          <w:rStyle w:val="affff5"/>
          <w:rFonts w:hint="cs"/>
          <w:rtl/>
        </w:rPr>
        <w:t>ודחה שלא עשו: ו</w:t>
      </w:r>
      <w:r w:rsidR="00F85F49" w:rsidRPr="00D87B2D">
        <w:rPr>
          <w:rStyle w:val="affff5"/>
          <w:rFonts w:hint="cs"/>
          <w:rtl/>
        </w:rPr>
        <w:t>ר</w:t>
      </w:r>
      <w:r w:rsidR="00F85F49" w:rsidRPr="00D87B2D">
        <w:rPr>
          <w:rStyle w:val="affff5"/>
          <w:rtl/>
        </w:rPr>
        <w:t>"</w:t>
      </w:r>
      <w:r w:rsidR="00F85F49" w:rsidRPr="00D87B2D">
        <w:rPr>
          <w:rStyle w:val="affff5"/>
          <w:rFonts w:hint="cs"/>
          <w:rtl/>
        </w:rPr>
        <w:t>ע</w:t>
      </w:r>
      <w:r w:rsidR="00F85F49" w:rsidRPr="00C35A2C">
        <w:rPr>
          <w:rFonts w:hint="cs"/>
          <w:rtl/>
        </w:rPr>
        <w:t xml:space="preserve"> </w:t>
      </w:r>
      <w:r>
        <w:rPr>
          <w:rFonts w:hint="cs"/>
          <w:rtl/>
        </w:rPr>
        <w:t>ה</w:t>
      </w:r>
      <w:r w:rsidR="00F85F49" w:rsidRPr="00C35A2C">
        <w:rPr>
          <w:rFonts w:hint="cs"/>
          <w:rtl/>
        </w:rPr>
        <w:t xml:space="preserve">סתפק </w:t>
      </w:r>
      <w:r w:rsidRPr="00881AF9">
        <w:rPr>
          <w:rStyle w:val="affff5"/>
          <w:rFonts w:hint="eastAsia"/>
          <w:rtl/>
        </w:rPr>
        <w:t>ב</w:t>
      </w:r>
      <w:r w:rsidR="00F85F49" w:rsidRPr="00881AF9">
        <w:rPr>
          <w:rStyle w:val="affff5"/>
          <w:rFonts w:hint="eastAsia"/>
          <w:rtl/>
        </w:rPr>
        <w:t>דע</w:t>
      </w:r>
      <w:r w:rsidRPr="00881AF9">
        <w:rPr>
          <w:rStyle w:val="affff5"/>
          <w:rFonts w:hint="eastAsia"/>
          <w:rtl/>
        </w:rPr>
        <w:t>ת</w:t>
      </w:r>
      <w:r w:rsidR="00F85F49" w:rsidRPr="00881AF9">
        <w:rPr>
          <w:rStyle w:val="affff5"/>
          <w:rtl/>
        </w:rPr>
        <w:t xml:space="preserve"> ב"</w:t>
      </w:r>
      <w:r w:rsidR="00F85F49" w:rsidRPr="00881AF9">
        <w:rPr>
          <w:rStyle w:val="affff5"/>
          <w:rFonts w:hint="eastAsia"/>
          <w:rtl/>
        </w:rPr>
        <w:t>ה</w:t>
      </w:r>
      <w:r w:rsidR="001E7C0E">
        <w:rPr>
          <w:rStyle w:val="affff5"/>
          <w:rFonts w:hint="cs"/>
          <w:rtl/>
        </w:rPr>
        <w:t>,</w:t>
      </w:r>
      <w:r w:rsidR="00F85F49" w:rsidRPr="00C35A2C">
        <w:rPr>
          <w:rFonts w:hint="cs"/>
          <w:rtl/>
        </w:rPr>
        <w:t xml:space="preserve"> </w:t>
      </w:r>
      <w:r>
        <w:rPr>
          <w:rFonts w:hint="cs"/>
          <w:rtl/>
        </w:rPr>
        <w:t xml:space="preserve">אם אמרו </w:t>
      </w:r>
      <w:r w:rsidR="00F85F49" w:rsidRPr="00C35A2C">
        <w:rPr>
          <w:rFonts w:hint="cs"/>
          <w:rtl/>
        </w:rPr>
        <w:t>א' שבט או ט</w:t>
      </w:r>
      <w:r w:rsidR="00F85F49" w:rsidRPr="00C35A2C">
        <w:rPr>
          <w:rtl/>
        </w:rPr>
        <w:t>"</w:t>
      </w:r>
      <w:r w:rsidR="00F85F49" w:rsidRPr="00C35A2C">
        <w:rPr>
          <w:rFonts w:hint="cs"/>
          <w:rtl/>
        </w:rPr>
        <w:t>ו</w:t>
      </w:r>
      <w:r>
        <w:rPr>
          <w:rFonts w:hint="cs"/>
          <w:rtl/>
        </w:rPr>
        <w:t>.</w:t>
      </w:r>
    </w:p>
    <w:p w14:paraId="341475EA" w14:textId="0C0E8F8C" w:rsidR="00CB3CE2" w:rsidRDefault="00CB3CE2" w:rsidP="00F85F49">
      <w:pPr>
        <w:rPr>
          <w:rtl/>
        </w:rPr>
      </w:pPr>
      <w:r w:rsidRPr="00FF46E9">
        <w:rPr>
          <w:rStyle w:val="affff5"/>
          <w:rFonts w:hint="cs"/>
          <w:u w:val="single"/>
          <w:rtl/>
        </w:rPr>
        <w:t>ז.</w:t>
      </w:r>
      <w:r>
        <w:rPr>
          <w:rStyle w:val="affff5"/>
          <w:rFonts w:hint="cs"/>
          <w:rtl/>
        </w:rPr>
        <w:t xml:space="preserve"> </w:t>
      </w:r>
      <w:r w:rsidR="00F85F49" w:rsidRPr="00D87B2D">
        <w:rPr>
          <w:rStyle w:val="affff5"/>
          <w:rFonts w:hint="cs"/>
          <w:rtl/>
        </w:rPr>
        <w:t>מ</w:t>
      </w:r>
      <w:r>
        <w:rPr>
          <w:rStyle w:val="affff5"/>
          <w:rFonts w:hint="cs"/>
          <w:rtl/>
        </w:rPr>
        <w:t>וכיח שעשו</w:t>
      </w:r>
      <w:r w:rsidR="00F85F49" w:rsidRPr="00D87B2D">
        <w:rPr>
          <w:rStyle w:val="affff5"/>
          <w:rtl/>
        </w:rPr>
        <w:t>:</w:t>
      </w:r>
      <w:r w:rsidR="00F85F49" w:rsidRPr="00C35A2C">
        <w:rPr>
          <w:rtl/>
        </w:rPr>
        <w:t xml:space="preserve"> </w:t>
      </w:r>
      <w:r w:rsidR="00F85F49" w:rsidRPr="00881AF9">
        <w:rPr>
          <w:rFonts w:hint="eastAsia"/>
          <w:rtl/>
        </w:rPr>
        <w:t>מעשה</w:t>
      </w:r>
      <w:r w:rsidR="00F85F49" w:rsidRPr="00881AF9">
        <w:rPr>
          <w:rtl/>
        </w:rPr>
        <w:t xml:space="preserve"> </w:t>
      </w:r>
      <w:r w:rsidR="00F85F49" w:rsidRPr="00881AF9">
        <w:rPr>
          <w:rFonts w:hint="eastAsia"/>
          <w:rtl/>
        </w:rPr>
        <w:t>וילדה</w:t>
      </w:r>
      <w:r w:rsidR="00F85F49" w:rsidRPr="00881AF9">
        <w:rPr>
          <w:rtl/>
        </w:rPr>
        <w:t xml:space="preserve"> </w:t>
      </w:r>
      <w:r w:rsidR="00F85F49" w:rsidRPr="00B2138B">
        <w:rPr>
          <w:rStyle w:val="affff5"/>
          <w:rFonts w:hint="cs"/>
          <w:rtl/>
        </w:rPr>
        <w:t>כלתו</w:t>
      </w:r>
      <w:r w:rsidR="00F85F49" w:rsidRPr="00B2138B">
        <w:rPr>
          <w:rStyle w:val="affff5"/>
          <w:rtl/>
        </w:rPr>
        <w:t xml:space="preserve"> </w:t>
      </w:r>
      <w:r w:rsidR="00F85F49" w:rsidRPr="00B2138B">
        <w:rPr>
          <w:rStyle w:val="affff5"/>
          <w:rFonts w:hint="cs"/>
          <w:rtl/>
        </w:rPr>
        <w:t>של</w:t>
      </w:r>
      <w:r w:rsidR="00F85F49" w:rsidRPr="00B2138B">
        <w:rPr>
          <w:rStyle w:val="affff5"/>
          <w:rtl/>
        </w:rPr>
        <w:t xml:space="preserve"> </w:t>
      </w:r>
      <w:r w:rsidR="00F85F49" w:rsidRPr="00B2138B">
        <w:rPr>
          <w:rStyle w:val="affff5"/>
          <w:rFonts w:hint="cs"/>
          <w:rtl/>
        </w:rPr>
        <w:t>שמאי</w:t>
      </w:r>
      <w:r w:rsidR="00F85F49" w:rsidRPr="00B2138B">
        <w:rPr>
          <w:rStyle w:val="affff5"/>
          <w:rtl/>
        </w:rPr>
        <w:t xml:space="preserve"> </w:t>
      </w:r>
      <w:r w:rsidR="00F85F49" w:rsidRPr="00B2138B">
        <w:rPr>
          <w:rStyle w:val="affff5"/>
          <w:rFonts w:hint="cs"/>
          <w:rtl/>
        </w:rPr>
        <w:t>הזקן</w:t>
      </w:r>
      <w:r w:rsidR="00F85F49" w:rsidRPr="00C35A2C">
        <w:rPr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ופיחת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המעזיבה</w:t>
      </w:r>
      <w:r w:rsidR="00F85F49" w:rsidRPr="00C35A2C">
        <w:rPr>
          <w:rtl/>
        </w:rPr>
        <w:t xml:space="preserve"> </w:t>
      </w:r>
    </w:p>
    <w:p w14:paraId="49C9B41A" w14:textId="4C4D3CE1" w:rsidR="00F85F49" w:rsidRPr="00C35A2C" w:rsidRDefault="00CB3CE2" w:rsidP="00881AF9">
      <w:pPr>
        <w:ind w:left="678"/>
        <w:rPr>
          <w:rtl/>
        </w:rPr>
      </w:pPr>
      <w:r>
        <w:rPr>
          <w:rFonts w:hint="cs"/>
          <w:rtl/>
        </w:rPr>
        <w:t xml:space="preserve">   </w:t>
      </w:r>
      <w:r w:rsidR="00F85F49" w:rsidRPr="00C35A2C">
        <w:rPr>
          <w:rFonts w:hint="cs"/>
          <w:rtl/>
        </w:rPr>
        <w:t>וסיכך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ע</w:t>
      </w:r>
      <w:r w:rsidR="00F85F49">
        <w:rPr>
          <w:rFonts w:hint="cs"/>
          <w:rtl/>
        </w:rPr>
        <w:t>"ג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מטה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בשביל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ה</w:t>
      </w:r>
      <w:r w:rsidR="00F85F49" w:rsidRPr="00C35A2C">
        <w:rPr>
          <w:rFonts w:hint="cs"/>
          <w:rtl/>
        </w:rPr>
        <w:t>קטן</w:t>
      </w:r>
      <w:r w:rsidR="00F85F49" w:rsidRPr="00C35A2C">
        <w:rPr>
          <w:rtl/>
        </w:rPr>
        <w:t>,</w:t>
      </w:r>
    </w:p>
    <w:p w14:paraId="6338108C" w14:textId="2CE688EB" w:rsidR="00CB3CE2" w:rsidRPr="00FF46E9" w:rsidRDefault="00CB3CE2" w:rsidP="00FF46E9">
      <w:pPr>
        <w:pStyle w:val="afffc"/>
        <w:ind w:left="0" w:firstLine="0"/>
        <w:rPr>
          <w:spacing w:val="-4"/>
          <w:rtl/>
        </w:rPr>
      </w:pPr>
      <w:r w:rsidRPr="00062827">
        <w:rPr>
          <w:rStyle w:val="affff5"/>
          <w:rFonts w:hint="eastAsia"/>
          <w:spacing w:val="-4"/>
          <w:rtl/>
        </w:rPr>
        <w:t>ודחה</w:t>
      </w:r>
      <w:r w:rsidRPr="00062827">
        <w:rPr>
          <w:rStyle w:val="affff5"/>
          <w:spacing w:val="-4"/>
          <w:rtl/>
        </w:rPr>
        <w:t xml:space="preserve"> </w:t>
      </w:r>
      <w:r w:rsidRPr="00062827">
        <w:rPr>
          <w:rStyle w:val="affff5"/>
          <w:rFonts w:hint="eastAsia"/>
          <w:spacing w:val="-4"/>
          <w:rtl/>
        </w:rPr>
        <w:t>שלא</w:t>
      </w:r>
      <w:r w:rsidRPr="00062827">
        <w:rPr>
          <w:rStyle w:val="affff5"/>
          <w:spacing w:val="-4"/>
          <w:rtl/>
        </w:rPr>
        <w:t xml:space="preserve"> </w:t>
      </w:r>
      <w:r w:rsidRPr="00062827">
        <w:rPr>
          <w:rStyle w:val="affff5"/>
          <w:rFonts w:hint="eastAsia"/>
          <w:spacing w:val="-4"/>
          <w:rtl/>
        </w:rPr>
        <w:t>עשו</w:t>
      </w:r>
      <w:r w:rsidRPr="00062827">
        <w:rPr>
          <w:rFonts w:hint="cs"/>
          <w:spacing w:val="-4"/>
          <w:rtl/>
        </w:rPr>
        <w:t>:</w:t>
      </w:r>
      <w:r w:rsidR="00F85F49" w:rsidRPr="00062827">
        <w:rPr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ושם ה</w:t>
      </w:r>
      <w:r w:rsidR="00F85F49" w:rsidRPr="00062827">
        <w:rPr>
          <w:rFonts w:hint="cs"/>
          <w:spacing w:val="-4"/>
          <w:rtl/>
        </w:rPr>
        <w:t>רואה</w:t>
      </w:r>
      <w:r w:rsidR="00F85F49" w:rsidRPr="00062827">
        <w:rPr>
          <w:spacing w:val="-4"/>
          <w:rtl/>
        </w:rPr>
        <w:t xml:space="preserve"> </w:t>
      </w:r>
      <w:r w:rsidR="00F85F49" w:rsidRPr="00062827">
        <w:rPr>
          <w:rFonts w:hint="cs"/>
          <w:spacing w:val="-4"/>
          <w:rtl/>
        </w:rPr>
        <w:t>אומר</w:t>
      </w:r>
      <w:r w:rsidR="00F85F49" w:rsidRPr="00062827">
        <w:rPr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'</w:t>
      </w:r>
      <w:r w:rsidR="00F85F49" w:rsidRPr="00062827">
        <w:rPr>
          <w:rFonts w:hint="cs"/>
          <w:spacing w:val="-4"/>
          <w:rtl/>
        </w:rPr>
        <w:t>לצורך אויר עשה</w:t>
      </w:r>
      <w:r w:rsidRPr="00062827">
        <w:rPr>
          <w:rFonts w:hint="cs"/>
          <w:spacing w:val="-4"/>
          <w:rtl/>
        </w:rPr>
        <w:t>'</w:t>
      </w:r>
      <w:r w:rsidR="001E7C0E" w:rsidRPr="00062827">
        <w:rPr>
          <w:rFonts w:hint="cs"/>
          <w:spacing w:val="-4"/>
          <w:rtl/>
        </w:rPr>
        <w:t xml:space="preserve"> </w:t>
      </w:r>
      <w:r w:rsidR="001E7C0E" w:rsidRPr="00062827">
        <w:rPr>
          <w:rStyle w:val="affff8"/>
          <w:rFonts w:hint="cs"/>
          <w:spacing w:val="-4"/>
          <w:rtl/>
        </w:rPr>
        <w:t xml:space="preserve">ואין </w:t>
      </w:r>
      <w:r w:rsidR="001E7C0E" w:rsidRPr="00062827">
        <w:rPr>
          <w:rStyle w:val="affff1"/>
          <w:rFonts w:hint="cs"/>
          <w:spacing w:val="-4"/>
          <w:rtl/>
        </w:rPr>
        <w:t>לא תתגודדו</w:t>
      </w:r>
      <w:r w:rsidR="00F85F49" w:rsidRPr="00062827">
        <w:rPr>
          <w:spacing w:val="-4"/>
          <w:rtl/>
        </w:rPr>
        <w:t>.</w:t>
      </w:r>
    </w:p>
    <w:p w14:paraId="45DD6AD9" w14:textId="77777777" w:rsidR="00FF46E9" w:rsidRDefault="00CB3CE2" w:rsidP="00F85F49">
      <w:pPr>
        <w:rPr>
          <w:spacing w:val="-4"/>
          <w:rtl/>
        </w:rPr>
      </w:pPr>
      <w:r w:rsidRPr="00FF46E9">
        <w:rPr>
          <w:rStyle w:val="affff5"/>
          <w:rFonts w:hint="cs"/>
          <w:u w:val="single"/>
          <w:rtl/>
        </w:rPr>
        <w:t>ח.</w:t>
      </w:r>
      <w:r w:rsidRPr="00FF46E9">
        <w:rPr>
          <w:rStyle w:val="affff5"/>
          <w:rFonts w:hint="cs"/>
          <w:rtl/>
        </w:rPr>
        <w:t xml:space="preserve"> ומוכיח שעשו</w:t>
      </w:r>
      <w:r w:rsidR="00F85F49" w:rsidRPr="00FF46E9">
        <w:rPr>
          <w:rStyle w:val="affff5"/>
          <w:rtl/>
        </w:rPr>
        <w:t>:</w:t>
      </w:r>
      <w:r w:rsidR="00F85F49" w:rsidRPr="00FF46E9">
        <w:rPr>
          <w:spacing w:val="-2"/>
          <w:rtl/>
        </w:rPr>
        <w:t xml:space="preserve"> </w:t>
      </w:r>
      <w:r w:rsidR="00F85F49" w:rsidRPr="00FF46E9">
        <w:rPr>
          <w:rFonts w:hint="eastAsia"/>
          <w:spacing w:val="-2"/>
          <w:rtl/>
        </w:rPr>
        <w:t>מעשה</w:t>
      </w:r>
      <w:r w:rsidR="00F85F49" w:rsidRPr="00FF46E9">
        <w:rPr>
          <w:spacing w:val="-2"/>
          <w:rtl/>
        </w:rPr>
        <w:t xml:space="preserve"> </w:t>
      </w:r>
      <w:r w:rsidR="00F85F49" w:rsidRPr="00AA0E3F">
        <w:rPr>
          <w:rFonts w:cs="PFT_Frank" w:hint="eastAsia"/>
          <w:b/>
          <w:bCs/>
          <w:spacing w:val="-2"/>
          <w:szCs w:val="14"/>
          <w:rtl/>
        </w:rPr>
        <w:t>בשוקת</w:t>
      </w:r>
      <w:r w:rsidR="00F85F49" w:rsidRPr="00AA0E3F">
        <w:rPr>
          <w:rFonts w:cs="PFT_Frank"/>
          <w:b/>
          <w:bCs/>
          <w:spacing w:val="-2"/>
          <w:szCs w:val="14"/>
          <w:rtl/>
        </w:rPr>
        <w:t xml:space="preserve"> </w:t>
      </w:r>
      <w:r w:rsidR="00F85F49" w:rsidRPr="00AA0E3F">
        <w:rPr>
          <w:rFonts w:cs="PFT_Frank" w:hint="eastAsia"/>
          <w:b/>
          <w:bCs/>
          <w:spacing w:val="-2"/>
          <w:szCs w:val="14"/>
          <w:rtl/>
        </w:rPr>
        <w:t>יהוא</w:t>
      </w:r>
      <w:r w:rsidR="00F85F49" w:rsidRPr="00FF46E9">
        <w:rPr>
          <w:spacing w:val="-2"/>
          <w:rtl/>
        </w:rPr>
        <w:t xml:space="preserve">, </w:t>
      </w:r>
      <w:r w:rsidR="00F85F49" w:rsidRPr="00FF46E9">
        <w:rPr>
          <w:rFonts w:hint="cs"/>
          <w:spacing w:val="-2"/>
          <w:rtl/>
        </w:rPr>
        <w:t>נקובה</w:t>
      </w:r>
      <w:r w:rsidR="00F85F49" w:rsidRPr="00FF46E9">
        <w:rPr>
          <w:spacing w:val="-2"/>
          <w:rtl/>
        </w:rPr>
        <w:t xml:space="preserve"> </w:t>
      </w:r>
      <w:r w:rsidR="00F85F49" w:rsidRPr="00FF46E9">
        <w:rPr>
          <w:rFonts w:hint="cs"/>
          <w:spacing w:val="-2"/>
          <w:rtl/>
        </w:rPr>
        <w:t>למקוה</w:t>
      </w:r>
      <w:r w:rsidRPr="00FF46E9">
        <w:rPr>
          <w:rFonts w:hint="cs"/>
          <w:spacing w:val="-2"/>
          <w:rtl/>
        </w:rPr>
        <w:t xml:space="preserve"> </w:t>
      </w:r>
      <w:r w:rsidRPr="00FF46E9">
        <w:rPr>
          <w:rStyle w:val="affff8"/>
          <w:rFonts w:hint="eastAsia"/>
          <w:spacing w:val="-2"/>
          <w:rtl/>
        </w:rPr>
        <w:t>כשפופרת</w:t>
      </w:r>
      <w:r w:rsidRPr="00FF46E9">
        <w:rPr>
          <w:rStyle w:val="affff8"/>
          <w:spacing w:val="-2"/>
          <w:rtl/>
        </w:rPr>
        <w:t xml:space="preserve"> </w:t>
      </w:r>
      <w:r w:rsidRPr="00FF46E9">
        <w:rPr>
          <w:rStyle w:val="affff8"/>
          <w:rFonts w:hint="eastAsia"/>
          <w:spacing w:val="-2"/>
          <w:rtl/>
        </w:rPr>
        <w:t>הנוד</w:t>
      </w:r>
      <w:r w:rsidR="00F85F49" w:rsidRPr="00FF46E9">
        <w:rPr>
          <w:rStyle w:val="affff8"/>
          <w:spacing w:val="-2"/>
          <w:rtl/>
        </w:rPr>
        <w:t>,</w:t>
      </w:r>
      <w:r w:rsidR="00F85F49" w:rsidRPr="00062827">
        <w:rPr>
          <w:spacing w:val="-4"/>
          <w:rtl/>
        </w:rPr>
        <w:t xml:space="preserve"> </w:t>
      </w:r>
    </w:p>
    <w:p w14:paraId="12DD6CC7" w14:textId="56819FD4" w:rsidR="00F85F49" w:rsidRDefault="00F85F49" w:rsidP="00FF46E9">
      <w:pPr>
        <w:ind w:firstLine="113"/>
        <w:rPr>
          <w:rtl/>
        </w:rPr>
      </w:pPr>
      <w:r w:rsidRPr="00062827">
        <w:rPr>
          <w:rFonts w:hint="cs"/>
          <w:spacing w:val="-4"/>
          <w:rtl/>
        </w:rPr>
        <w:t>וכל</w:t>
      </w:r>
      <w:r w:rsidRPr="00062827">
        <w:rPr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טהרות</w:t>
      </w:r>
      <w:r w:rsidRPr="00062827">
        <w:rPr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נעשים</w:t>
      </w:r>
      <w:r w:rsidRPr="00062827">
        <w:rPr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על</w:t>
      </w:r>
      <w:r w:rsidR="00CB3CE2" w:rsidRPr="00062827">
        <w:rPr>
          <w:rFonts w:hint="cs"/>
          <w:spacing w:val="-4"/>
          <w:rtl/>
        </w:rPr>
        <w:t>יה</w:t>
      </w:r>
      <w:r w:rsidRPr="00062827">
        <w:rPr>
          <w:spacing w:val="-4"/>
          <w:rtl/>
        </w:rPr>
        <w:t xml:space="preserve">, </w:t>
      </w:r>
      <w:r w:rsidRPr="00062827">
        <w:rPr>
          <w:rStyle w:val="affff5"/>
          <w:rFonts w:hint="cs"/>
          <w:spacing w:val="-4"/>
          <w:rtl/>
        </w:rPr>
        <w:t>ושלחו</w:t>
      </w:r>
      <w:r w:rsidRPr="00062827">
        <w:rPr>
          <w:rStyle w:val="affff5"/>
          <w:spacing w:val="-4"/>
          <w:rtl/>
        </w:rPr>
        <w:t xml:space="preserve"> </w:t>
      </w:r>
      <w:r w:rsidRPr="00062827">
        <w:rPr>
          <w:rStyle w:val="affff5"/>
          <w:rFonts w:hint="cs"/>
          <w:spacing w:val="-4"/>
          <w:rtl/>
        </w:rPr>
        <w:t>ב''ש</w:t>
      </w:r>
      <w:r w:rsidRPr="00062827">
        <w:rPr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ו</w:t>
      </w:r>
      <w:r w:rsidR="00CB3CE2" w:rsidRPr="00062827">
        <w:rPr>
          <w:rFonts w:hint="cs"/>
          <w:spacing w:val="-4"/>
          <w:rtl/>
        </w:rPr>
        <w:t>פחתוה</w:t>
      </w:r>
      <w:r w:rsidRPr="00062827">
        <w:rPr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ברובה</w:t>
      </w:r>
      <w:r w:rsidR="00CB3CE2" w:rsidRPr="00062827">
        <w:rPr>
          <w:rFonts w:hint="cs"/>
          <w:spacing w:val="-4"/>
          <w:rtl/>
        </w:rPr>
        <w:t xml:space="preserve"> </w:t>
      </w:r>
      <w:r w:rsidR="00CB3CE2" w:rsidRPr="00062827">
        <w:rPr>
          <w:rStyle w:val="affff5"/>
          <w:rFonts w:hint="eastAsia"/>
          <w:spacing w:val="-4"/>
          <w:rtl/>
        </w:rPr>
        <w:t>כשיטתם</w:t>
      </w:r>
      <w:r w:rsidRPr="00062827">
        <w:rPr>
          <w:spacing w:val="-4"/>
          <w:rtl/>
        </w:rPr>
        <w:t>,</w:t>
      </w:r>
    </w:p>
    <w:p w14:paraId="29D3077E" w14:textId="74834944" w:rsidR="00F85F49" w:rsidRPr="00062827" w:rsidRDefault="00CB3CE2" w:rsidP="00F85F49">
      <w:pPr>
        <w:pStyle w:val="afffc"/>
        <w:ind w:left="0"/>
        <w:rPr>
          <w:spacing w:val="-6"/>
          <w:rtl/>
        </w:rPr>
      </w:pPr>
      <w:r w:rsidRPr="00062827">
        <w:rPr>
          <w:rStyle w:val="affff5"/>
          <w:spacing w:val="-6"/>
          <w:rtl/>
        </w:rPr>
        <w:tab/>
      </w:r>
      <w:r w:rsidRPr="00062827">
        <w:rPr>
          <w:rStyle w:val="affff5"/>
          <w:rFonts w:hint="cs"/>
          <w:spacing w:val="-6"/>
          <w:rtl/>
        </w:rPr>
        <w:t>ודחה שלא עשו:</w:t>
      </w:r>
      <w:r w:rsidR="00F85F49" w:rsidRPr="00062827">
        <w:rPr>
          <w:spacing w:val="-6"/>
          <w:rtl/>
        </w:rPr>
        <w:t xml:space="preserve"> </w:t>
      </w:r>
      <w:r w:rsidRPr="00062827">
        <w:rPr>
          <w:rFonts w:hint="cs"/>
          <w:spacing w:val="-6"/>
          <w:rtl/>
        </w:rPr>
        <w:t xml:space="preserve">ושם </w:t>
      </w:r>
      <w:r w:rsidR="00F85F49" w:rsidRPr="00062827">
        <w:rPr>
          <w:rFonts w:hint="cs"/>
          <w:spacing w:val="-6"/>
          <w:rtl/>
        </w:rPr>
        <w:t>הרואה</w:t>
      </w:r>
      <w:r w:rsidR="00F85F49" w:rsidRPr="00062827">
        <w:rPr>
          <w:spacing w:val="-6"/>
          <w:rtl/>
        </w:rPr>
        <w:t xml:space="preserve"> </w:t>
      </w:r>
      <w:r w:rsidR="00F85F49" w:rsidRPr="00062827">
        <w:rPr>
          <w:rFonts w:hint="cs"/>
          <w:spacing w:val="-6"/>
          <w:rtl/>
        </w:rPr>
        <w:t>אומר</w:t>
      </w:r>
      <w:r w:rsidR="00F85F49" w:rsidRPr="00062827">
        <w:rPr>
          <w:spacing w:val="-6"/>
          <w:rtl/>
        </w:rPr>
        <w:t xml:space="preserve"> </w:t>
      </w:r>
      <w:r w:rsidRPr="00062827">
        <w:rPr>
          <w:rFonts w:hint="cs"/>
          <w:spacing w:val="-6"/>
          <w:rtl/>
        </w:rPr>
        <w:t>'</w:t>
      </w:r>
      <w:r w:rsidR="00F85F49" w:rsidRPr="00062827">
        <w:rPr>
          <w:rFonts w:hint="cs"/>
          <w:spacing w:val="-6"/>
          <w:rtl/>
        </w:rPr>
        <w:t>להרבות מים עשה</w:t>
      </w:r>
      <w:r w:rsidRPr="00062827">
        <w:rPr>
          <w:rFonts w:hint="cs"/>
          <w:spacing w:val="-6"/>
          <w:rtl/>
        </w:rPr>
        <w:t xml:space="preserve">' </w:t>
      </w:r>
      <w:r w:rsidRPr="00062827">
        <w:rPr>
          <w:rStyle w:val="affff8"/>
          <w:rFonts w:hint="eastAsia"/>
          <w:spacing w:val="-6"/>
          <w:rtl/>
        </w:rPr>
        <w:t>ואין</w:t>
      </w:r>
      <w:r w:rsidRPr="00062827">
        <w:rPr>
          <w:rStyle w:val="affff1"/>
          <w:spacing w:val="-6"/>
          <w:rtl/>
        </w:rPr>
        <w:t xml:space="preserve"> לא תתגודדו</w:t>
      </w:r>
      <w:r w:rsidRPr="00062827">
        <w:rPr>
          <w:rFonts w:hint="cs"/>
          <w:spacing w:val="-6"/>
          <w:rtl/>
        </w:rPr>
        <w:t>.</w:t>
      </w:r>
    </w:p>
    <w:p w14:paraId="1FD33FB9" w14:textId="77777777" w:rsidR="00F85F49" w:rsidRPr="00C35A2C" w:rsidRDefault="00F85F4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lastRenderedPageBreak/>
        <w:t>טו:</w:t>
      </w:r>
    </w:p>
    <w:p w14:paraId="31A5B2F8" w14:textId="6292A6B6" w:rsidR="00CB3CE2" w:rsidRDefault="00CB3CE2" w:rsidP="00CB3CE2">
      <w:pPr>
        <w:rPr>
          <w:rStyle w:val="affff5"/>
          <w:rtl/>
        </w:rPr>
      </w:pPr>
      <w:r w:rsidRPr="00FF46E9">
        <w:rPr>
          <w:rStyle w:val="affff5"/>
          <w:rFonts w:hint="eastAsia"/>
          <w:u w:val="single"/>
          <w:rtl/>
        </w:rPr>
        <w:t>ט</w:t>
      </w:r>
      <w:r w:rsidRPr="00FF46E9">
        <w:rPr>
          <w:rStyle w:val="affff5"/>
          <w:u w:val="single"/>
          <w:rtl/>
        </w:rPr>
        <w:t>.</w:t>
      </w:r>
      <w:r w:rsidR="00F85F49" w:rsidRPr="00881AF9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ומוכיח שעשו:</w:t>
      </w:r>
      <w:r w:rsidR="00F85F49" w:rsidRPr="00D87B2D">
        <w:rPr>
          <w:rStyle w:val="affff5"/>
          <w:rtl/>
        </w:rPr>
        <w:t xml:space="preserve"> </w:t>
      </w:r>
      <w:r w:rsidR="00F85F49" w:rsidRPr="00FF46E9">
        <w:rPr>
          <w:rStyle w:val="affff5"/>
          <w:rFonts w:hint="eastAsia"/>
          <w:rtl/>
        </w:rPr>
        <w:t>כשלמד</w:t>
      </w:r>
      <w:r w:rsidRPr="00FF46E9">
        <w:rPr>
          <w:rStyle w:val="affff5"/>
          <w:rFonts w:hint="cs"/>
          <w:rtl/>
        </w:rPr>
        <w:t xml:space="preserve"> ראב"צ</w:t>
      </w:r>
      <w:r w:rsidR="00F85F49" w:rsidRPr="00FF46E9">
        <w:rPr>
          <w:rStyle w:val="affff5"/>
          <w:rtl/>
        </w:rPr>
        <w:t xml:space="preserve"> </w:t>
      </w:r>
      <w:r w:rsidR="00F85F49" w:rsidRPr="00FF46E9">
        <w:rPr>
          <w:rStyle w:val="affff5"/>
          <w:rFonts w:hint="eastAsia"/>
          <w:rtl/>
        </w:rPr>
        <w:t>אצל</w:t>
      </w:r>
      <w:r w:rsidR="00F85F49" w:rsidRPr="00B2138B">
        <w:rPr>
          <w:rStyle w:val="affff5"/>
          <w:rtl/>
        </w:rPr>
        <w:t xml:space="preserve"> </w:t>
      </w:r>
      <w:r w:rsidR="00F85F49" w:rsidRPr="00B2138B">
        <w:rPr>
          <w:rStyle w:val="affff5"/>
          <w:rFonts w:hint="cs"/>
          <w:rtl/>
        </w:rPr>
        <w:t>רי</w:t>
      </w:r>
      <w:r w:rsidR="00F85F49" w:rsidRPr="00B2138B">
        <w:rPr>
          <w:rStyle w:val="affff5"/>
          <w:rtl/>
        </w:rPr>
        <w:t>"</w:t>
      </w:r>
      <w:r w:rsidR="00F85F49" w:rsidRPr="00B2138B">
        <w:rPr>
          <w:rStyle w:val="affff5"/>
          <w:rFonts w:hint="cs"/>
          <w:rtl/>
        </w:rPr>
        <w:t>ו</w:t>
      </w:r>
      <w:r w:rsidR="00F85F49" w:rsidRPr="00B2138B">
        <w:rPr>
          <w:rStyle w:val="affff5"/>
          <w:rtl/>
        </w:rPr>
        <w:t xml:space="preserve"> </w:t>
      </w:r>
      <w:r w:rsidR="00F85F49" w:rsidRPr="00B2138B">
        <w:rPr>
          <w:rStyle w:val="affff5"/>
          <w:rFonts w:hint="cs"/>
          <w:rtl/>
        </w:rPr>
        <w:t>החורני</w:t>
      </w:r>
      <w:r w:rsidR="00F85F49" w:rsidRPr="00B2138B">
        <w:rPr>
          <w:rStyle w:val="affff5"/>
          <w:rtl/>
        </w:rPr>
        <w:t xml:space="preserve"> </w:t>
      </w:r>
      <w:r w:rsidR="00F85F49" w:rsidRPr="00C35A2C">
        <w:rPr>
          <w:rFonts w:hint="cs"/>
          <w:rtl/>
        </w:rPr>
        <w:t>רא</w:t>
      </w:r>
      <w:r>
        <w:rPr>
          <w:rFonts w:hint="cs"/>
          <w:rtl/>
        </w:rPr>
        <w:t>הו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אוכל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פת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במלח</w:t>
      </w:r>
      <w:r w:rsidR="00F85F49" w:rsidRPr="00C35A2C">
        <w:rPr>
          <w:rtl/>
        </w:rPr>
        <w:t xml:space="preserve"> </w:t>
      </w:r>
      <w:r w:rsidR="00F85F49" w:rsidRPr="00881AF9">
        <w:rPr>
          <w:rStyle w:val="affff8"/>
          <w:rFonts w:hint="eastAsia"/>
          <w:rtl/>
        </w:rPr>
        <w:t>בשני</w:t>
      </w:r>
      <w:r w:rsidR="00F85F49" w:rsidRPr="00881AF9">
        <w:rPr>
          <w:rStyle w:val="affff8"/>
          <w:rtl/>
        </w:rPr>
        <w:t xml:space="preserve"> </w:t>
      </w:r>
      <w:r w:rsidR="00F85F49" w:rsidRPr="00881AF9">
        <w:rPr>
          <w:rStyle w:val="affff8"/>
          <w:rFonts w:hint="eastAsia"/>
          <w:rtl/>
        </w:rPr>
        <w:t>בצורת</w:t>
      </w:r>
      <w:r w:rsidR="00F85F49" w:rsidRPr="00881AF9">
        <w:rPr>
          <w:rStyle w:val="affff8"/>
          <w:rtl/>
        </w:rPr>
        <w:t>,</w:t>
      </w:r>
      <w:r w:rsidR="00F85F49" w:rsidRPr="00C35A2C">
        <w:rPr>
          <w:rtl/>
        </w:rPr>
        <w:t xml:space="preserve"> </w:t>
      </w:r>
      <w:r w:rsidR="00F85F49" w:rsidRPr="00881AF9">
        <w:rPr>
          <w:rFonts w:hint="eastAsia"/>
          <w:rtl/>
        </w:rPr>
        <w:t>הוד</w:t>
      </w:r>
      <w:r w:rsidRPr="00881AF9">
        <w:rPr>
          <w:rFonts w:hint="eastAsia"/>
          <w:rtl/>
        </w:rPr>
        <w:t>י</w:t>
      </w:r>
      <w:r w:rsidR="00F85F49" w:rsidRPr="00881AF9">
        <w:rPr>
          <w:rFonts w:hint="eastAsia"/>
          <w:rtl/>
        </w:rPr>
        <w:t>ע</w:t>
      </w:r>
      <w:r w:rsidR="00F85F49" w:rsidRPr="00B2138B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F85F49" w:rsidRPr="00B2138B">
        <w:rPr>
          <w:rStyle w:val="affff5"/>
          <w:rFonts w:hint="cs"/>
          <w:rtl/>
        </w:rPr>
        <w:t>אב</w:t>
      </w:r>
      <w:r>
        <w:rPr>
          <w:rStyle w:val="affff5"/>
          <w:rFonts w:hint="cs"/>
          <w:rtl/>
        </w:rPr>
        <w:t>יו</w:t>
      </w:r>
      <w:r w:rsidR="00F85F49" w:rsidRPr="00881AF9">
        <w:rPr>
          <w:rtl/>
        </w:rPr>
        <w:t xml:space="preserve"> </w:t>
      </w:r>
      <w:r w:rsidR="00F85F49" w:rsidRPr="00881AF9">
        <w:rPr>
          <w:rFonts w:hint="eastAsia"/>
          <w:rtl/>
        </w:rPr>
        <w:t>ו</w:t>
      </w:r>
      <w:r w:rsidRPr="00881AF9">
        <w:rPr>
          <w:rFonts w:hint="eastAsia"/>
          <w:rtl/>
        </w:rPr>
        <w:t>שלח</w:t>
      </w:r>
      <w:r w:rsidRPr="00881AF9">
        <w:rPr>
          <w:rtl/>
        </w:rPr>
        <w:t xml:space="preserve"> </w:t>
      </w:r>
      <w:r w:rsidR="00F85F49" w:rsidRPr="00C35A2C">
        <w:rPr>
          <w:rFonts w:hint="cs"/>
          <w:rtl/>
        </w:rPr>
        <w:t>לו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זיתים</w:t>
      </w:r>
      <w:r w:rsidR="00F85F49" w:rsidRPr="00C35A2C">
        <w:rPr>
          <w:rtl/>
        </w:rPr>
        <w:t>,</w:t>
      </w:r>
      <w:r>
        <w:rPr>
          <w:rFonts w:hint="cs"/>
          <w:rtl/>
        </w:rPr>
        <w:t xml:space="preserve"> </w:t>
      </w:r>
      <w:r w:rsidRPr="00881AF9">
        <w:rPr>
          <w:rStyle w:val="affff5"/>
          <w:rFonts w:hint="eastAsia"/>
          <w:rtl/>
        </w:rPr>
        <w:t>וסירב</w:t>
      </w:r>
      <w:r>
        <w:rPr>
          <w:rFonts w:hint="cs"/>
          <w:rtl/>
        </w:rPr>
        <w:t xml:space="preserve"> שהיו לחים,</w:t>
      </w:r>
    </w:p>
    <w:p w14:paraId="64727203" w14:textId="333F5488" w:rsidR="00F85F49" w:rsidRDefault="00F85F49" w:rsidP="00F85F49">
      <w:pPr>
        <w:rPr>
          <w:rtl/>
        </w:rPr>
      </w:pPr>
      <w:r w:rsidRPr="00AA7DB0">
        <w:rPr>
          <w:rStyle w:val="affff5"/>
          <w:rFonts w:hint="cs"/>
          <w:rtl/>
        </w:rPr>
        <w:t>הוד</w:t>
      </w:r>
      <w:r w:rsidR="00CB3CE2">
        <w:rPr>
          <w:rStyle w:val="affff5"/>
          <w:rFonts w:hint="cs"/>
          <w:rtl/>
        </w:rPr>
        <w:t>י</w:t>
      </w:r>
      <w:r w:rsidRPr="00AA7DB0">
        <w:rPr>
          <w:rStyle w:val="affff5"/>
          <w:rFonts w:hint="cs"/>
          <w:rtl/>
        </w:rPr>
        <w:t>ע</w:t>
      </w:r>
      <w:r w:rsidRPr="00AA7DB0">
        <w:rPr>
          <w:rStyle w:val="affff5"/>
          <w:rtl/>
        </w:rPr>
        <w:t xml:space="preserve"> </w:t>
      </w:r>
      <w:r w:rsidR="00CB3CE2">
        <w:rPr>
          <w:rStyle w:val="affff5"/>
          <w:rFonts w:hint="cs"/>
          <w:rtl/>
        </w:rPr>
        <w:t>ל</w:t>
      </w:r>
      <w:r w:rsidRPr="00AA7DB0">
        <w:rPr>
          <w:rStyle w:val="affff5"/>
          <w:rFonts w:hint="cs"/>
          <w:rtl/>
        </w:rPr>
        <w:t>אב</w:t>
      </w:r>
      <w:r w:rsidR="00CB3CE2">
        <w:rPr>
          <w:rStyle w:val="affff5"/>
          <w:rFonts w:hint="cs"/>
          <w:rtl/>
        </w:rPr>
        <w:t>יו</w:t>
      </w:r>
      <w:r w:rsidRPr="00AA7DB0">
        <w:rPr>
          <w:rStyle w:val="affff5"/>
          <w:rtl/>
        </w:rPr>
        <w:t xml:space="preserve"> </w:t>
      </w:r>
      <w:r w:rsidR="00CB3CE2">
        <w:rPr>
          <w:rStyle w:val="affff5"/>
          <w:rFonts w:hint="cs"/>
          <w:rtl/>
        </w:rPr>
        <w:t>ו</w:t>
      </w:r>
      <w:r w:rsidRPr="00AA7DB0">
        <w:rPr>
          <w:rStyle w:val="affff5"/>
          <w:rFonts w:hint="cs"/>
          <w:rtl/>
        </w:rPr>
        <w:t>א</w:t>
      </w:r>
      <w:r w:rsidR="00CB3CE2">
        <w:rPr>
          <w:rStyle w:val="affff5"/>
          <w:rFonts w:hint="cs"/>
          <w:rtl/>
        </w:rPr>
        <w:t>"</w:t>
      </w:r>
      <w:r w:rsidRPr="00AA7DB0">
        <w:rPr>
          <w:rStyle w:val="affff5"/>
          <w:rFonts w:hint="cs"/>
          <w:rtl/>
        </w:rPr>
        <w:t>ל</w:t>
      </w:r>
      <w:r w:rsidR="00CB3CE2">
        <w:rPr>
          <w:rStyle w:val="affff5"/>
          <w:rFonts w:hint="cs"/>
          <w:rtl/>
        </w:rPr>
        <w:t xml:space="preserve">: </w:t>
      </w:r>
      <w:r w:rsidRPr="00AA7DB0">
        <w:rPr>
          <w:rStyle w:val="affff5"/>
          <w:rFonts w:hint="cs"/>
          <w:rtl/>
        </w:rPr>
        <w:t>אמור</w:t>
      </w:r>
      <w:r w:rsidRPr="00AA7DB0">
        <w:rPr>
          <w:rStyle w:val="affff5"/>
          <w:rtl/>
        </w:rPr>
        <w:t xml:space="preserve"> </w:t>
      </w:r>
      <w:r w:rsidRPr="00AA7DB0">
        <w:rPr>
          <w:rStyle w:val="affff5"/>
          <w:rFonts w:hint="cs"/>
          <w:rtl/>
        </w:rPr>
        <w:t>לו</w:t>
      </w:r>
      <w:r w:rsidRPr="00C35A2C">
        <w:rPr>
          <w:rtl/>
        </w:rPr>
        <w:t xml:space="preserve"> </w:t>
      </w:r>
      <w:r w:rsidRPr="00AA0E3F">
        <w:rPr>
          <w:rFonts w:cs="PFT_Frank" w:hint="cs"/>
          <w:b/>
          <w:bCs/>
          <w:szCs w:val="14"/>
          <w:rtl/>
        </w:rPr>
        <w:t>חבית</w:t>
      </w:r>
      <w:r w:rsidRPr="00AA0E3F">
        <w:rPr>
          <w:rFonts w:cs="PFT_Frank"/>
          <w:b/>
          <w:bCs/>
          <w:szCs w:val="14"/>
          <w:rtl/>
        </w:rPr>
        <w:t xml:space="preserve"> </w:t>
      </w:r>
      <w:r w:rsidRPr="00AA0E3F">
        <w:rPr>
          <w:rFonts w:cs="PFT_Frank" w:hint="cs"/>
          <w:b/>
          <w:bCs/>
          <w:szCs w:val="14"/>
          <w:rtl/>
        </w:rPr>
        <w:t>נקובה</w:t>
      </w:r>
      <w:r w:rsidRPr="00AA0E3F">
        <w:rPr>
          <w:rFonts w:cs="PFT_Frank"/>
          <w:b/>
          <w:bCs/>
          <w:szCs w:val="14"/>
          <w:rtl/>
        </w:rPr>
        <w:t xml:space="preserve"> </w:t>
      </w:r>
      <w:r w:rsidRPr="00AA0E3F">
        <w:rPr>
          <w:rFonts w:cs="PFT_Frank" w:hint="cs"/>
          <w:b/>
          <w:bCs/>
          <w:szCs w:val="14"/>
          <w:rtl/>
        </w:rPr>
        <w:t>היתה</w:t>
      </w:r>
      <w:r w:rsidR="00CB3CE2">
        <w:rPr>
          <w:rFonts w:hint="cs"/>
          <w:rtl/>
        </w:rPr>
        <w:t>,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שסתמוה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שמרים</w:t>
      </w:r>
      <w:r w:rsidRPr="00C35A2C">
        <w:rPr>
          <w:rtl/>
        </w:rPr>
        <w:t>,</w:t>
      </w:r>
    </w:p>
    <w:p w14:paraId="53FACC82" w14:textId="77777777" w:rsidR="00FF46E9" w:rsidRDefault="00CB3CE2" w:rsidP="00CB3CE2">
      <w:pPr>
        <w:rPr>
          <w:spacing w:val="-2"/>
          <w:rtl/>
        </w:rPr>
      </w:pPr>
      <w:r>
        <w:rPr>
          <w:rStyle w:val="affff5"/>
          <w:rFonts w:hint="cs"/>
          <w:rtl/>
        </w:rPr>
        <w:t>שחשדו שנוהג כב"ש, ו</w:t>
      </w:r>
      <w:r w:rsidR="00F85F49" w:rsidRPr="00D87B2D">
        <w:rPr>
          <w:rStyle w:val="affff5"/>
          <w:rFonts w:hint="cs"/>
          <w:rtl/>
        </w:rPr>
        <w:t>תנן</w:t>
      </w:r>
      <w:r w:rsidR="00F85F49" w:rsidRPr="00C35A2C">
        <w:rPr>
          <w:rtl/>
        </w:rPr>
        <w:t xml:space="preserve">: </w:t>
      </w:r>
      <w:r w:rsidR="00F85F49" w:rsidRPr="00C35A2C">
        <w:rPr>
          <w:rFonts w:hint="cs"/>
          <w:rtl/>
        </w:rPr>
        <w:t>חבית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של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זיתים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מגולגלים</w:t>
      </w:r>
      <w:r w:rsidR="00F85F49" w:rsidRPr="00C35A2C">
        <w:rPr>
          <w:rtl/>
        </w:rPr>
        <w:t xml:space="preserve"> </w:t>
      </w:r>
      <w:r w:rsidR="00F85F49" w:rsidRPr="00AA7DB0">
        <w:rPr>
          <w:rStyle w:val="affff5"/>
          <w:rFonts w:hint="cs"/>
          <w:rtl/>
        </w:rPr>
        <w:t>לב</w:t>
      </w:r>
      <w:r w:rsidR="00F85F49" w:rsidRPr="00AA7DB0">
        <w:rPr>
          <w:rStyle w:val="affff5"/>
          <w:rtl/>
        </w:rPr>
        <w:t>"</w:t>
      </w:r>
      <w:r w:rsidR="00F85F49" w:rsidRPr="00AA7DB0">
        <w:rPr>
          <w:rStyle w:val="affff5"/>
          <w:rFonts w:hint="cs"/>
          <w:rtl/>
        </w:rPr>
        <w:t>ש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א</w:t>
      </w:r>
      <w:r w:rsidR="00F85F49">
        <w:rPr>
          <w:rFonts w:hint="cs"/>
          <w:rtl/>
        </w:rPr>
        <w:t xml:space="preserve">''צ </w:t>
      </w:r>
      <w:r w:rsidR="00F85F49" w:rsidRPr="00FF46E9">
        <w:rPr>
          <w:rFonts w:hint="cs"/>
          <w:spacing w:val="-4"/>
          <w:rtl/>
        </w:rPr>
        <w:t>לנקב</w:t>
      </w:r>
      <w:r w:rsidR="00F85F49" w:rsidRPr="00FF46E9">
        <w:rPr>
          <w:spacing w:val="-4"/>
          <w:rtl/>
        </w:rPr>
        <w:t>,</w:t>
      </w:r>
      <w:r w:rsidR="00F85F49" w:rsidRPr="00FF46E9">
        <w:rPr>
          <w:rFonts w:hint="cs"/>
          <w:spacing w:val="-4"/>
          <w:rtl/>
        </w:rPr>
        <w:t xml:space="preserve"> </w:t>
      </w:r>
      <w:r w:rsidR="00F85F49" w:rsidRPr="00FF46E9">
        <w:rPr>
          <w:rStyle w:val="affff5"/>
          <w:rFonts w:hint="cs"/>
          <w:spacing w:val="-4"/>
          <w:rtl/>
        </w:rPr>
        <w:t>ולב''ה</w:t>
      </w:r>
      <w:r w:rsidR="00F85F49" w:rsidRPr="00FF46E9">
        <w:rPr>
          <w:spacing w:val="-4"/>
          <w:rtl/>
        </w:rPr>
        <w:t xml:space="preserve"> </w:t>
      </w:r>
      <w:r w:rsidR="00F85F49" w:rsidRPr="00FF46E9">
        <w:rPr>
          <w:rFonts w:hint="cs"/>
          <w:spacing w:val="-4"/>
          <w:rtl/>
        </w:rPr>
        <w:t>צרי</w:t>
      </w:r>
      <w:r w:rsidRPr="00FF46E9">
        <w:rPr>
          <w:rFonts w:hint="cs"/>
          <w:spacing w:val="-4"/>
          <w:rtl/>
        </w:rPr>
        <w:t>ך</w:t>
      </w:r>
      <w:r w:rsidR="00F85F49" w:rsidRPr="00FF46E9">
        <w:rPr>
          <w:spacing w:val="-4"/>
          <w:rtl/>
        </w:rPr>
        <w:t xml:space="preserve"> </w:t>
      </w:r>
      <w:r w:rsidR="00F85F49" w:rsidRPr="00FF46E9">
        <w:rPr>
          <w:rFonts w:hint="cs"/>
          <w:spacing w:val="-4"/>
          <w:rtl/>
        </w:rPr>
        <w:t>לנקב</w:t>
      </w:r>
      <w:r w:rsidR="00F85F49" w:rsidRPr="00FF46E9">
        <w:rPr>
          <w:spacing w:val="-4"/>
          <w:rtl/>
        </w:rPr>
        <w:t xml:space="preserve">, </w:t>
      </w:r>
      <w:r w:rsidR="00F85F49" w:rsidRPr="00FF46E9">
        <w:rPr>
          <w:rStyle w:val="affff5"/>
          <w:rFonts w:hint="cs"/>
          <w:spacing w:val="-4"/>
          <w:rtl/>
        </w:rPr>
        <w:t>ומודים</w:t>
      </w:r>
      <w:r w:rsidR="00F85F49" w:rsidRPr="00FF46E9">
        <w:rPr>
          <w:spacing w:val="-4"/>
          <w:rtl/>
        </w:rPr>
        <w:t xml:space="preserve"> </w:t>
      </w:r>
      <w:r w:rsidR="00F85F49" w:rsidRPr="00FF46E9">
        <w:rPr>
          <w:rFonts w:hint="cs"/>
          <w:spacing w:val="-4"/>
          <w:rtl/>
        </w:rPr>
        <w:t>שבניקבה</w:t>
      </w:r>
      <w:r w:rsidR="00F85F49" w:rsidRPr="00FF46E9">
        <w:rPr>
          <w:spacing w:val="-4"/>
          <w:rtl/>
        </w:rPr>
        <w:t xml:space="preserve"> </w:t>
      </w:r>
      <w:r w:rsidR="00F85F49" w:rsidRPr="00FF46E9">
        <w:rPr>
          <w:rFonts w:hint="cs"/>
          <w:spacing w:val="-4"/>
          <w:rtl/>
        </w:rPr>
        <w:t>וסתמוה</w:t>
      </w:r>
      <w:r w:rsidR="00F85F49" w:rsidRPr="00FF46E9">
        <w:rPr>
          <w:spacing w:val="-4"/>
          <w:rtl/>
        </w:rPr>
        <w:t xml:space="preserve"> </w:t>
      </w:r>
      <w:r w:rsidR="00F85F49" w:rsidRPr="00FF46E9">
        <w:rPr>
          <w:rFonts w:hint="cs"/>
          <w:spacing w:val="-4"/>
          <w:rtl/>
        </w:rPr>
        <w:t>שמרים</w:t>
      </w:r>
      <w:r w:rsidR="00F85F49" w:rsidRPr="00FF46E9">
        <w:rPr>
          <w:spacing w:val="-4"/>
          <w:rtl/>
        </w:rPr>
        <w:t xml:space="preserve"> </w:t>
      </w:r>
      <w:r w:rsidR="00F85F49" w:rsidRPr="00FF46E9">
        <w:rPr>
          <w:rFonts w:hint="cs"/>
          <w:spacing w:val="-4"/>
          <w:rtl/>
        </w:rPr>
        <w:t>טהורה</w:t>
      </w:r>
      <w:r w:rsidRPr="00FF46E9">
        <w:rPr>
          <w:rFonts w:hint="cs"/>
          <w:spacing w:val="-4"/>
          <w:rtl/>
        </w:rPr>
        <w:t>,</w:t>
      </w:r>
    </w:p>
    <w:p w14:paraId="22ED465D" w14:textId="158255EB" w:rsidR="00F85F49" w:rsidRPr="00FF46E9" w:rsidRDefault="00F85F49" w:rsidP="00FF46E9">
      <w:pPr>
        <w:rPr>
          <w:spacing w:val="-2"/>
          <w:rtl/>
        </w:rPr>
      </w:pPr>
      <w:r w:rsidRPr="00262A77">
        <w:rPr>
          <w:rFonts w:hint="cs"/>
          <w:spacing w:val="-2"/>
          <w:rtl/>
        </w:rPr>
        <w:t xml:space="preserve">ואף </w:t>
      </w:r>
      <w:r w:rsidRPr="00262A77">
        <w:rPr>
          <w:rStyle w:val="affff5"/>
          <w:rFonts w:hint="cs"/>
          <w:rtl/>
        </w:rPr>
        <w:t>שתלמיד</w:t>
      </w:r>
      <w:r w:rsidRPr="00262A77">
        <w:rPr>
          <w:rStyle w:val="affff5"/>
          <w:rtl/>
        </w:rPr>
        <w:t xml:space="preserve"> </w:t>
      </w:r>
      <w:r w:rsidRPr="00262A77">
        <w:rPr>
          <w:rStyle w:val="affff5"/>
          <w:rFonts w:hint="cs"/>
          <w:rtl/>
        </w:rPr>
        <w:t>שמאי</w:t>
      </w:r>
      <w:r w:rsidRPr="00262A77">
        <w:rPr>
          <w:rStyle w:val="affff5"/>
          <w:rtl/>
        </w:rPr>
        <w:t xml:space="preserve"> </w:t>
      </w:r>
      <w:r w:rsidRPr="00262A77">
        <w:rPr>
          <w:rStyle w:val="affff5"/>
          <w:rFonts w:hint="cs"/>
          <w:rtl/>
        </w:rPr>
        <w:t>היה</w:t>
      </w:r>
      <w:r w:rsidR="00CB3CE2">
        <w:rPr>
          <w:rStyle w:val="affff5"/>
          <w:rFonts w:hint="cs"/>
          <w:rtl/>
        </w:rPr>
        <w:t xml:space="preserve"> </w:t>
      </w:r>
      <w:r w:rsidR="009F6006" w:rsidRPr="00A07384">
        <w:rPr>
          <w:rStyle w:val="affff8"/>
          <w:rFonts w:cs="PFT_Frank" w:hint="cs"/>
          <w:b/>
          <w:bCs/>
          <w:szCs w:val="10"/>
          <w:rtl/>
        </w:rPr>
        <w:t>-</w:t>
      </w:r>
      <w:r w:rsidR="00CB3CE2" w:rsidRPr="00A07384">
        <w:rPr>
          <w:rStyle w:val="affff8"/>
          <w:rFonts w:cs="PFT_Frank" w:hint="cs"/>
          <w:b/>
          <w:bCs/>
          <w:szCs w:val="10"/>
          <w:rtl/>
        </w:rPr>
        <w:t xml:space="preserve"> </w:t>
      </w:r>
      <w:r w:rsidR="00CB3CE2" w:rsidRPr="00881AF9">
        <w:rPr>
          <w:rStyle w:val="affff8"/>
          <w:rFonts w:hint="eastAsia"/>
          <w:b/>
          <w:rtl/>
        </w:rPr>
        <w:t>ועשו</w:t>
      </w:r>
      <w:r w:rsidR="009F6006" w:rsidRPr="00A07384">
        <w:rPr>
          <w:rStyle w:val="affff8"/>
          <w:rFonts w:cs="PFT_Frank" w:hint="cs"/>
          <w:b/>
          <w:bCs/>
          <w:szCs w:val="10"/>
          <w:rtl/>
        </w:rPr>
        <w:t>!</w:t>
      </w:r>
      <w:r w:rsidR="00CB3CE2">
        <w:rPr>
          <w:rFonts w:hint="cs"/>
          <w:spacing w:val="-2"/>
          <w:rtl/>
        </w:rPr>
        <w:t xml:space="preserve"> -</w:t>
      </w:r>
      <w:r w:rsidRPr="00262A77">
        <w:rPr>
          <w:spacing w:val="-2"/>
          <w:rtl/>
        </w:rPr>
        <w:t xml:space="preserve"> </w:t>
      </w:r>
      <w:r w:rsidRPr="00262A77">
        <w:rPr>
          <w:rFonts w:hint="cs"/>
          <w:spacing w:val="-2"/>
          <w:rtl/>
        </w:rPr>
        <w:t>כל</w:t>
      </w:r>
      <w:r w:rsidRPr="00262A77">
        <w:rPr>
          <w:spacing w:val="-2"/>
          <w:rtl/>
        </w:rPr>
        <w:t xml:space="preserve"> </w:t>
      </w:r>
      <w:r w:rsidRPr="00262A77">
        <w:rPr>
          <w:rFonts w:hint="cs"/>
          <w:spacing w:val="-2"/>
          <w:rtl/>
        </w:rPr>
        <w:t>מעשיו</w:t>
      </w:r>
      <w:r w:rsidRPr="00262A77">
        <w:rPr>
          <w:spacing w:val="-2"/>
          <w:rtl/>
        </w:rPr>
        <w:t xml:space="preserve"> </w:t>
      </w:r>
      <w:r w:rsidR="009F6006">
        <w:rPr>
          <w:rFonts w:hint="cs"/>
          <w:spacing w:val="-2"/>
          <w:rtl/>
        </w:rPr>
        <w:t>עשה</w:t>
      </w:r>
      <w:r w:rsidR="009F6006" w:rsidRPr="00262A77">
        <w:rPr>
          <w:rFonts w:hint="cs"/>
          <w:spacing w:val="-2"/>
          <w:rtl/>
        </w:rPr>
        <w:t xml:space="preserve"> </w:t>
      </w:r>
      <w:r w:rsidRPr="00262A77">
        <w:rPr>
          <w:rStyle w:val="affff5"/>
          <w:rFonts w:hint="cs"/>
          <w:rtl/>
        </w:rPr>
        <w:t>כב</w:t>
      </w:r>
      <w:r w:rsidRPr="00262A77">
        <w:rPr>
          <w:rStyle w:val="affff5"/>
          <w:rtl/>
        </w:rPr>
        <w:t>"</w:t>
      </w:r>
      <w:r w:rsidRPr="00262A77">
        <w:rPr>
          <w:rStyle w:val="affff5"/>
          <w:rFonts w:hint="cs"/>
          <w:rtl/>
        </w:rPr>
        <w:t>ה</w:t>
      </w:r>
      <w:r w:rsidR="009F6006">
        <w:rPr>
          <w:rStyle w:val="affff5"/>
          <w:rFonts w:hint="cs"/>
          <w:rtl/>
        </w:rPr>
        <w:t>.</w:t>
      </w:r>
    </w:p>
    <w:p w14:paraId="4D0CA2B0" w14:textId="19B8C140" w:rsidR="009F6006" w:rsidRDefault="009F6006" w:rsidP="00F85F49">
      <w:pPr>
        <w:rPr>
          <w:rtl/>
        </w:rPr>
      </w:pPr>
      <w:r w:rsidRPr="00FF46E9">
        <w:rPr>
          <w:rStyle w:val="affff5"/>
          <w:rFonts w:hint="cs"/>
          <w:u w:val="single"/>
          <w:rtl/>
        </w:rPr>
        <w:t xml:space="preserve">י. </w:t>
      </w:r>
      <w:r>
        <w:rPr>
          <w:rStyle w:val="affff5"/>
          <w:rFonts w:hint="cs"/>
          <w:rtl/>
        </w:rPr>
        <w:t xml:space="preserve">ומוכיח </w:t>
      </w:r>
      <w:r w:rsidR="00F85F49" w:rsidRPr="00D87B2D">
        <w:rPr>
          <w:rStyle w:val="affff5"/>
          <w:rFonts w:hint="cs"/>
          <w:rtl/>
        </w:rPr>
        <w:t>ש</w:t>
      </w:r>
      <w:r>
        <w:rPr>
          <w:rStyle w:val="affff5"/>
          <w:rFonts w:hint="cs"/>
          <w:rtl/>
        </w:rPr>
        <w:t>עשו:</w:t>
      </w:r>
      <w:r w:rsidR="00F85F49" w:rsidRPr="00AA7DB0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ששאלו ל</w:t>
      </w:r>
      <w:r w:rsidR="00F85F49" w:rsidRPr="00AA7DB0">
        <w:rPr>
          <w:rStyle w:val="affff5"/>
          <w:rFonts w:hint="cs"/>
          <w:rtl/>
        </w:rPr>
        <w:t>רי</w:t>
      </w:r>
      <w:r w:rsidR="00F85F49" w:rsidRPr="00D87B2D">
        <w:rPr>
          <w:rStyle w:val="affff5"/>
          <w:rFonts w:hint="cs"/>
          <w:rtl/>
        </w:rPr>
        <w:t>ה</w:t>
      </w:r>
      <w:r>
        <w:rPr>
          <w:rStyle w:val="affff5"/>
          <w:rFonts w:hint="cs"/>
          <w:rtl/>
        </w:rPr>
        <w:t>"</w:t>
      </w:r>
      <w:r w:rsidR="00F85F49" w:rsidRPr="00D87B2D">
        <w:rPr>
          <w:rStyle w:val="affff5"/>
          <w:rFonts w:hint="cs"/>
          <w:rtl/>
        </w:rPr>
        <w:t>ו</w:t>
      </w:r>
      <w:r w:rsidR="00F85F49" w:rsidRPr="00C35A2C">
        <w:rPr>
          <w:rtl/>
        </w:rPr>
        <w:t xml:space="preserve"> </w:t>
      </w:r>
      <w:r w:rsidR="00F85F49" w:rsidRPr="00AA0E3F">
        <w:rPr>
          <w:rFonts w:cs="PFT_Frank" w:hint="eastAsia"/>
          <w:b/>
          <w:bCs/>
          <w:szCs w:val="14"/>
          <w:rtl/>
        </w:rPr>
        <w:t>צרת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eastAsia"/>
          <w:b/>
          <w:bCs/>
          <w:szCs w:val="14"/>
          <w:rtl/>
        </w:rPr>
        <w:t>הבת</w:t>
      </w:r>
      <w:r>
        <w:rPr>
          <w:rFonts w:hint="cs"/>
          <w:rtl/>
        </w:rPr>
        <w:t>?</w:t>
      </w:r>
      <w:r w:rsidR="00F85F49" w:rsidRPr="009F6006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F85F49" w:rsidRPr="009F6006">
        <w:rPr>
          <w:rFonts w:hint="cs"/>
          <w:rtl/>
        </w:rPr>
        <w:t>מחל</w:t>
      </w:r>
      <w:r w:rsidR="00F85F49" w:rsidRPr="00C35A2C">
        <w:rPr>
          <w:rFonts w:hint="cs"/>
          <w:rtl/>
        </w:rPr>
        <w:t>וקת</w:t>
      </w:r>
      <w:r w:rsidR="00F85F49" w:rsidRPr="00C35A2C">
        <w:rPr>
          <w:rtl/>
        </w:rPr>
        <w:t xml:space="preserve"> </w:t>
      </w:r>
      <w:r w:rsidR="00F85F49" w:rsidRPr="00D87B2D">
        <w:rPr>
          <w:rStyle w:val="affff5"/>
          <w:rFonts w:hint="cs"/>
          <w:rtl/>
        </w:rPr>
        <w:t>ב</w:t>
      </w:r>
      <w:r w:rsidR="00F85F49" w:rsidRPr="00D87B2D">
        <w:rPr>
          <w:rStyle w:val="affff5"/>
          <w:rtl/>
        </w:rPr>
        <w:t>"</w:t>
      </w:r>
      <w:r w:rsidR="00F85F49" w:rsidRPr="00D87B2D">
        <w:rPr>
          <w:rStyle w:val="affff5"/>
          <w:rFonts w:hint="cs"/>
          <w:rtl/>
        </w:rPr>
        <w:t>ש</w:t>
      </w:r>
      <w:r w:rsidR="00F85F49" w:rsidRPr="00D87B2D">
        <w:rPr>
          <w:rStyle w:val="affff5"/>
          <w:rtl/>
        </w:rPr>
        <w:t xml:space="preserve"> </w:t>
      </w:r>
      <w:r w:rsidR="00F85F49" w:rsidRPr="00D87B2D">
        <w:rPr>
          <w:rStyle w:val="affff5"/>
          <w:rFonts w:hint="cs"/>
          <w:rtl/>
        </w:rPr>
        <w:t>וב</w:t>
      </w:r>
      <w:r w:rsidR="00F85F49" w:rsidRPr="00D87B2D">
        <w:rPr>
          <w:rStyle w:val="affff5"/>
          <w:rtl/>
        </w:rPr>
        <w:t>"</w:t>
      </w:r>
      <w:r w:rsidR="00F85F49" w:rsidRPr="00D87B2D">
        <w:rPr>
          <w:rStyle w:val="affff5"/>
          <w:rFonts w:hint="cs"/>
          <w:rtl/>
        </w:rPr>
        <w:t>ה</w:t>
      </w:r>
      <w:r w:rsidR="00F85F49">
        <w:rPr>
          <w:rFonts w:hint="cs"/>
          <w:rtl/>
        </w:rPr>
        <w:t>,</w:t>
      </w:r>
    </w:p>
    <w:p w14:paraId="3AB6971A" w14:textId="0BB0E2B5" w:rsidR="00F85F49" w:rsidRPr="00C35A2C" w:rsidRDefault="00F85F49" w:rsidP="009F6006">
      <w:pPr>
        <w:rPr>
          <w:rtl/>
        </w:rPr>
      </w:pPr>
      <w:r w:rsidRPr="00C35A2C">
        <w:rPr>
          <w:rFonts w:hint="cs"/>
          <w:rtl/>
        </w:rPr>
        <w:t>והלכה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כמי</w:t>
      </w:r>
      <w:r w:rsidRPr="00C35A2C">
        <w:rPr>
          <w:rtl/>
        </w:rPr>
        <w:t xml:space="preserve">? </w:t>
      </w:r>
      <w:r w:rsidR="001E7C0E">
        <w:rPr>
          <w:rStyle w:val="affff5"/>
          <w:rFonts w:hint="cs"/>
          <w:rtl/>
        </w:rPr>
        <w:t>-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מתיירא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אני</w:t>
      </w:r>
      <w:r w:rsidRPr="00881AF9">
        <w:rPr>
          <w:rStyle w:val="affff8"/>
          <w:rtl/>
        </w:rPr>
        <w:t xml:space="preserve"> </w:t>
      </w:r>
      <w:r w:rsidR="009F6006" w:rsidRPr="00881AF9">
        <w:rPr>
          <w:rStyle w:val="affff8"/>
          <w:rFonts w:hint="eastAsia"/>
          <w:rtl/>
        </w:rPr>
        <w:t>להכניס</w:t>
      </w:r>
      <w:r w:rsidR="009F6006" w:rsidRPr="00881AF9">
        <w:rPr>
          <w:rStyle w:val="affff8"/>
          <w:rtl/>
        </w:rPr>
        <w:t xml:space="preserve"> ראשי</w:t>
      </w:r>
      <w:r w:rsidR="009F6006">
        <w:rPr>
          <w:rFonts w:hint="cs"/>
          <w:rtl/>
        </w:rPr>
        <w:t xml:space="preserve"> </w:t>
      </w:r>
      <w:r w:rsidRPr="00C35A2C">
        <w:rPr>
          <w:rFonts w:hint="cs"/>
          <w:rtl/>
        </w:rPr>
        <w:t>שמא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ירוצו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</w:t>
      </w:r>
      <w:r w:rsidR="009F6006">
        <w:rPr>
          <w:rFonts w:hint="cs"/>
          <w:rtl/>
        </w:rPr>
        <w:t>ו</w:t>
      </w:r>
      <w:r w:rsidRPr="00C35A2C">
        <w:rPr>
          <w:rFonts w:hint="cs"/>
          <w:rtl/>
        </w:rPr>
        <w:t>לגלתי</w:t>
      </w:r>
      <w:r w:rsidRPr="00C35A2C">
        <w:rPr>
          <w:rtl/>
        </w:rPr>
        <w:t>!</w:t>
      </w:r>
    </w:p>
    <w:p w14:paraId="785F7ABC" w14:textId="72F50744" w:rsidR="009F6006" w:rsidRDefault="00F85F49" w:rsidP="00F85F49">
      <w:pPr>
        <w:rPr>
          <w:rStyle w:val="affff8"/>
          <w:rtl/>
        </w:rPr>
      </w:pPr>
      <w:r w:rsidRPr="00AA7DB0">
        <w:rPr>
          <w:rStyle w:val="affff5"/>
          <w:rFonts w:hint="cs"/>
          <w:rtl/>
        </w:rPr>
        <w:t>אבל</w:t>
      </w:r>
      <w:r w:rsidRPr="00AA7DB0">
        <w:rPr>
          <w:rStyle w:val="affff5"/>
          <w:rtl/>
        </w:rPr>
        <w:t xml:space="preserve"> </w:t>
      </w:r>
      <w:r w:rsidRPr="00AA7DB0">
        <w:rPr>
          <w:rStyle w:val="affff5"/>
          <w:rFonts w:hint="cs"/>
          <w:rtl/>
        </w:rPr>
        <w:t>מעיד</w:t>
      </w:r>
      <w:r w:rsidRPr="00AA7DB0">
        <w:rPr>
          <w:rStyle w:val="affff5"/>
          <w:rtl/>
        </w:rPr>
        <w:t xml:space="preserve"> </w:t>
      </w:r>
      <w:r w:rsidR="009F6006" w:rsidRPr="00AA7DB0">
        <w:rPr>
          <w:rStyle w:val="affff5"/>
          <w:rFonts w:hint="cs"/>
          <w:rtl/>
        </w:rPr>
        <w:t>אני</w:t>
      </w:r>
      <w:r>
        <w:rPr>
          <w:rStyle w:val="affff5"/>
          <w:rFonts w:hint="cs"/>
          <w:rtl/>
        </w:rPr>
        <w:t xml:space="preserve">: </w:t>
      </w:r>
      <w:r w:rsidRPr="0005486A">
        <w:rPr>
          <w:rFonts w:hint="cs"/>
          <w:spacing w:val="-4"/>
          <w:rtl/>
        </w:rPr>
        <w:t>על</w:t>
      </w:r>
      <w:r w:rsidRPr="0005486A">
        <w:rPr>
          <w:spacing w:val="-4"/>
          <w:rtl/>
        </w:rPr>
        <w:t xml:space="preserve"> </w:t>
      </w:r>
      <w:r w:rsidRPr="0005486A">
        <w:rPr>
          <w:rFonts w:hint="cs"/>
          <w:spacing w:val="-4"/>
          <w:rtl/>
        </w:rPr>
        <w:t>שתי</w:t>
      </w:r>
      <w:r w:rsidRPr="0005486A">
        <w:rPr>
          <w:spacing w:val="-4"/>
          <w:rtl/>
        </w:rPr>
        <w:t xml:space="preserve"> </w:t>
      </w:r>
      <w:r w:rsidRPr="0005486A">
        <w:rPr>
          <w:rFonts w:hint="cs"/>
          <w:spacing w:val="-4"/>
          <w:rtl/>
        </w:rPr>
        <w:t>משפחות</w:t>
      </w:r>
      <w:r w:rsidRPr="0005486A">
        <w:rPr>
          <w:spacing w:val="-4"/>
          <w:rtl/>
        </w:rPr>
        <w:t xml:space="preserve"> </w:t>
      </w:r>
      <w:r>
        <w:rPr>
          <w:rFonts w:hint="cs"/>
          <w:spacing w:val="-4"/>
          <w:rtl/>
        </w:rPr>
        <w:t>ש</w:t>
      </w:r>
      <w:r w:rsidRPr="0005486A">
        <w:rPr>
          <w:rFonts w:hint="cs"/>
          <w:spacing w:val="-4"/>
          <w:rtl/>
        </w:rPr>
        <w:t>בירושלים</w:t>
      </w:r>
      <w:r w:rsidRPr="0005486A">
        <w:rPr>
          <w:spacing w:val="-4"/>
          <w:rtl/>
        </w:rPr>
        <w:t xml:space="preserve">, </w:t>
      </w:r>
      <w:r w:rsidRPr="0005486A">
        <w:rPr>
          <w:rFonts w:hint="cs"/>
          <w:spacing w:val="-4"/>
          <w:rtl/>
        </w:rPr>
        <w:t>שהם</w:t>
      </w:r>
      <w:r w:rsidRPr="0005486A">
        <w:rPr>
          <w:spacing w:val="-4"/>
          <w:rtl/>
        </w:rPr>
        <w:t xml:space="preserve"> </w:t>
      </w:r>
      <w:r w:rsidRPr="0005486A">
        <w:rPr>
          <w:rFonts w:hint="cs"/>
          <w:spacing w:val="-4"/>
          <w:rtl/>
        </w:rPr>
        <w:t>בני</w:t>
      </w:r>
      <w:r w:rsidRPr="0005486A">
        <w:rPr>
          <w:spacing w:val="-4"/>
          <w:rtl/>
        </w:rPr>
        <w:t xml:space="preserve"> </w:t>
      </w:r>
      <w:r w:rsidRPr="0005486A">
        <w:rPr>
          <w:rFonts w:hint="cs"/>
          <w:spacing w:val="-4"/>
          <w:rtl/>
        </w:rPr>
        <w:t>צרות</w:t>
      </w:r>
      <w:r w:rsidR="009F6006">
        <w:rPr>
          <w:rFonts w:hint="cs"/>
          <w:spacing w:val="-4"/>
          <w:rtl/>
        </w:rPr>
        <w:t xml:space="preserve"> </w:t>
      </w:r>
      <w:r w:rsidR="009F6006" w:rsidRPr="00881AF9">
        <w:rPr>
          <w:rStyle w:val="affff8"/>
          <w:rFonts w:hint="eastAsia"/>
          <w:rtl/>
        </w:rPr>
        <w:t>שנישאו</w:t>
      </w:r>
      <w:r w:rsidR="009F6006" w:rsidRPr="00881AF9">
        <w:rPr>
          <w:rStyle w:val="affff8"/>
          <w:rtl/>
        </w:rPr>
        <w:t xml:space="preserve"> </w:t>
      </w:r>
    </w:p>
    <w:p w14:paraId="09CF87D1" w14:textId="3D24C340" w:rsidR="00F85F49" w:rsidRPr="0005486A" w:rsidRDefault="009F6006" w:rsidP="00881AF9">
      <w:pPr>
        <w:ind w:left="226" w:firstLine="113"/>
        <w:rPr>
          <w:spacing w:val="-4"/>
          <w:rtl/>
        </w:rPr>
      </w:pPr>
      <w:r w:rsidRPr="00881AF9">
        <w:rPr>
          <w:rStyle w:val="affff8"/>
          <w:rFonts w:hint="eastAsia"/>
          <w:rtl/>
        </w:rPr>
        <w:t>לשוק</w:t>
      </w:r>
      <w:r w:rsidR="00F85F49" w:rsidRPr="00881AF9">
        <w:rPr>
          <w:rStyle w:val="affff8"/>
          <w:rtl/>
        </w:rPr>
        <w:t>,</w:t>
      </w:r>
      <w:r w:rsidR="00F85F49" w:rsidRPr="0005486A">
        <w:rPr>
          <w:spacing w:val="-4"/>
          <w:rtl/>
        </w:rPr>
        <w:t xml:space="preserve"> </w:t>
      </w:r>
      <w:r w:rsidR="00F85F49" w:rsidRPr="0005486A">
        <w:rPr>
          <w:rFonts w:hint="cs"/>
          <w:spacing w:val="-4"/>
          <w:rtl/>
        </w:rPr>
        <w:t>ומהם</w:t>
      </w:r>
      <w:r w:rsidR="00F85F49" w:rsidRPr="0005486A">
        <w:rPr>
          <w:spacing w:val="-4"/>
          <w:rtl/>
        </w:rPr>
        <w:t xml:space="preserve"> </w:t>
      </w:r>
      <w:r w:rsidR="00F85F49" w:rsidRPr="0005486A">
        <w:rPr>
          <w:rFonts w:hint="cs"/>
          <w:spacing w:val="-4"/>
          <w:rtl/>
        </w:rPr>
        <w:t>כהנים</w:t>
      </w:r>
      <w:r w:rsidR="00F85F49" w:rsidRPr="0005486A">
        <w:rPr>
          <w:spacing w:val="-4"/>
          <w:rtl/>
        </w:rPr>
        <w:t xml:space="preserve"> </w:t>
      </w:r>
      <w:r w:rsidR="00F85F49" w:rsidRPr="0005486A">
        <w:rPr>
          <w:rFonts w:hint="cs"/>
          <w:spacing w:val="-4"/>
          <w:rtl/>
        </w:rPr>
        <w:t>גדולים</w:t>
      </w:r>
      <w:r w:rsidR="00F85F49" w:rsidRPr="0005486A">
        <w:rPr>
          <w:spacing w:val="-4"/>
          <w:rtl/>
        </w:rPr>
        <w:t xml:space="preserve"> </w:t>
      </w:r>
      <w:r w:rsidR="00F85F49" w:rsidRPr="0005486A">
        <w:rPr>
          <w:rFonts w:hint="cs"/>
          <w:spacing w:val="-4"/>
          <w:rtl/>
        </w:rPr>
        <w:t>ושמשו</w:t>
      </w:r>
      <w:r w:rsidR="00F85F49" w:rsidRPr="0005486A">
        <w:rPr>
          <w:spacing w:val="-4"/>
          <w:rtl/>
        </w:rPr>
        <w:t xml:space="preserve"> </w:t>
      </w:r>
      <w:r w:rsidR="00F85F49" w:rsidRPr="0005486A">
        <w:rPr>
          <w:rFonts w:hint="cs"/>
          <w:spacing w:val="-4"/>
          <w:rtl/>
        </w:rPr>
        <w:t>ע''ג</w:t>
      </w:r>
      <w:r w:rsidR="00F85F49" w:rsidRPr="0005486A">
        <w:rPr>
          <w:spacing w:val="-4"/>
          <w:rtl/>
        </w:rPr>
        <w:t xml:space="preserve"> </w:t>
      </w:r>
      <w:r w:rsidR="00F85F49" w:rsidRPr="0005486A">
        <w:rPr>
          <w:rFonts w:hint="cs"/>
          <w:spacing w:val="-4"/>
          <w:rtl/>
        </w:rPr>
        <w:t>המזבח</w:t>
      </w:r>
      <w:r>
        <w:rPr>
          <w:rFonts w:hint="cs"/>
          <w:spacing w:val="-4"/>
          <w:rtl/>
        </w:rPr>
        <w:t xml:space="preserve"> </w:t>
      </w:r>
      <w:r w:rsidRPr="00881AF9">
        <w:rPr>
          <w:rStyle w:val="affff8"/>
          <w:rFonts w:hint="eastAsia"/>
          <w:rtl/>
        </w:rPr>
        <w:t>ולא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מיחו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ב</w:t>
      </w:r>
      <w:r w:rsidRPr="00881AF9">
        <w:rPr>
          <w:rStyle w:val="affff8"/>
          <w:rtl/>
        </w:rPr>
        <w:t>"ש,</w:t>
      </w:r>
    </w:p>
    <w:p w14:paraId="799A241B" w14:textId="7ED59C5F" w:rsidR="00F85F49" w:rsidRDefault="009F6006" w:rsidP="00F85F49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="00F85F49" w:rsidRPr="00D1637C">
        <w:rPr>
          <w:rFonts w:cs="PFT_Frank" w:hint="eastAsia"/>
          <w:b/>
          <w:bCs/>
          <w:szCs w:val="14"/>
          <w:rtl/>
        </w:rPr>
        <w:t>מ</w:t>
      </w:r>
      <w:r w:rsidRPr="00D1637C">
        <w:rPr>
          <w:rFonts w:cs="PFT_Frank" w:hint="eastAsia"/>
          <w:b/>
          <w:bCs/>
          <w:szCs w:val="14"/>
          <w:rtl/>
        </w:rPr>
        <w:t>זה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שה</w:t>
      </w:r>
      <w:r w:rsidR="00F85F49" w:rsidRPr="00D1637C">
        <w:rPr>
          <w:rFonts w:cs="PFT_Frank" w:hint="eastAsia"/>
          <w:b/>
          <w:bCs/>
          <w:szCs w:val="14"/>
          <w:rtl/>
        </w:rPr>
        <w:t>תיירא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-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מוכח שעשו כדבריהם!</w:t>
      </w:r>
    </w:p>
    <w:p w14:paraId="29680F14" w14:textId="1BCD2F68" w:rsidR="00F85F49" w:rsidRPr="00C35A2C" w:rsidRDefault="00F85F49" w:rsidP="00F85F49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="009F6006" w:rsidRPr="00D1637C">
        <w:rPr>
          <w:rFonts w:cs="PFT_Frank" w:hint="eastAsia"/>
          <w:b/>
          <w:bCs/>
          <w:szCs w:val="14"/>
          <w:rtl/>
        </w:rPr>
        <w:t>אף</w:t>
      </w:r>
      <w:r w:rsidR="009F6006" w:rsidRPr="00D1637C">
        <w:rPr>
          <w:rFonts w:cs="PFT_Frank"/>
          <w:b/>
          <w:bCs/>
          <w:szCs w:val="14"/>
          <w:rtl/>
        </w:rPr>
        <w:t xml:space="preserve"> </w:t>
      </w:r>
      <w:r w:rsidR="009F6006" w:rsidRPr="00881AF9">
        <w:rPr>
          <w:rFonts w:hint="eastAsia"/>
          <w:b/>
          <w:rtl/>
        </w:rPr>
        <w:t>שסובר</w:t>
      </w:r>
      <w:r w:rsidRPr="00C35A2C">
        <w:rPr>
          <w:rtl/>
        </w:rPr>
        <w:t xml:space="preserve"> </w:t>
      </w:r>
      <w:r w:rsidR="009F6006">
        <w:rPr>
          <w:rFonts w:hint="cs"/>
          <w:rtl/>
        </w:rPr>
        <w:t>'</w:t>
      </w:r>
      <w:r w:rsidRPr="00C35A2C">
        <w:rPr>
          <w:rFonts w:hint="cs"/>
          <w:rtl/>
        </w:rPr>
        <w:t>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ממזר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מחייבי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מיתת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</w:t>
      </w:r>
      <w:r w:rsidR="009F6006">
        <w:rPr>
          <w:rFonts w:hint="cs"/>
          <w:rtl/>
        </w:rPr>
        <w:t>"</w:t>
      </w:r>
      <w:r w:rsidRPr="00C35A2C">
        <w:rPr>
          <w:rFonts w:hint="cs"/>
          <w:rtl/>
        </w:rPr>
        <w:t>ד</w:t>
      </w:r>
      <w:r w:rsidR="009F6006">
        <w:rPr>
          <w:rFonts w:hint="cs"/>
          <w:rtl/>
        </w:rPr>
        <w:t>'</w:t>
      </w:r>
      <w:r w:rsidR="009F6006" w:rsidRPr="00881AF9">
        <w:rPr>
          <w:rStyle w:val="affff8"/>
          <w:rtl/>
        </w:rPr>
        <w:t xml:space="preserve"> ולמה מתיירא</w:t>
      </w:r>
      <w:r w:rsidR="009F6006">
        <w:rPr>
          <w:rFonts w:hint="cs"/>
          <w:rtl/>
        </w:rPr>
        <w:t xml:space="preserve"> -</w:t>
      </w:r>
    </w:p>
    <w:p w14:paraId="72054B97" w14:textId="7268D8FD" w:rsidR="009F6006" w:rsidRDefault="009F6006" w:rsidP="00F85F49">
      <w:pPr>
        <w:rPr>
          <w:rtl/>
        </w:rPr>
      </w:pPr>
      <w:r>
        <w:rPr>
          <w:rFonts w:hint="cs"/>
          <w:rtl/>
        </w:rPr>
        <w:t>מ"מ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 xml:space="preserve">הוא </w:t>
      </w:r>
      <w:r w:rsidR="00F85F49" w:rsidRPr="00C35A2C">
        <w:rPr>
          <w:rFonts w:hint="cs"/>
          <w:rtl/>
        </w:rPr>
        <w:t>פגום</w:t>
      </w:r>
      <w:r>
        <w:rPr>
          <w:rFonts w:hint="cs"/>
          <w:rtl/>
        </w:rPr>
        <w:t xml:space="preserve"> </w:t>
      </w:r>
      <w:r w:rsidRPr="00881AF9">
        <w:rPr>
          <w:rStyle w:val="affff8"/>
          <w:rFonts w:hint="eastAsia"/>
          <w:rtl/>
        </w:rPr>
        <w:t>לב</w:t>
      </w:r>
      <w:r w:rsidRPr="00881AF9">
        <w:rPr>
          <w:rStyle w:val="affff8"/>
          <w:rtl/>
        </w:rPr>
        <w:t>"ה</w:t>
      </w:r>
      <w:r w:rsidR="00F85F49" w:rsidRPr="00C35A2C">
        <w:rPr>
          <w:rtl/>
        </w:rPr>
        <w:t xml:space="preserve">, </w:t>
      </w:r>
      <w:r w:rsidR="00F85F49" w:rsidRPr="00C35A2C">
        <w:rPr>
          <w:rFonts w:hint="cs"/>
          <w:rtl/>
        </w:rPr>
        <w:t>ק</w:t>
      </w:r>
      <w:r w:rsidR="00F85F49" w:rsidRPr="00C35A2C">
        <w:rPr>
          <w:rtl/>
        </w:rPr>
        <w:t>"</w:t>
      </w:r>
      <w:r w:rsidR="00F85F49" w:rsidRPr="00C35A2C">
        <w:rPr>
          <w:rFonts w:hint="cs"/>
          <w:rtl/>
        </w:rPr>
        <w:t>ו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מאלמנה</w:t>
      </w:r>
      <w:r w:rsidR="00F85F49" w:rsidRPr="00C35A2C">
        <w:rPr>
          <w:rtl/>
        </w:rPr>
        <w:t xml:space="preserve">: </w:t>
      </w:r>
      <w:r w:rsidR="00F85F49" w:rsidRPr="00C35A2C">
        <w:rPr>
          <w:rFonts w:hint="cs"/>
          <w:rtl/>
        </w:rPr>
        <w:t>שאין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איסורה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שוה</w:t>
      </w:r>
      <w:r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בכל</w:t>
      </w:r>
      <w:r w:rsidR="00F85F49" w:rsidRPr="00C35A2C">
        <w:rPr>
          <w:rtl/>
        </w:rPr>
        <w:t xml:space="preserve"> </w:t>
      </w:r>
    </w:p>
    <w:p w14:paraId="18174211" w14:textId="7783E874" w:rsidR="00F85F49" w:rsidRPr="00C35A2C" w:rsidRDefault="009F6006" w:rsidP="00F85F49">
      <w:pPr>
        <w:rPr>
          <w:rtl/>
        </w:rPr>
      </w:pPr>
      <w:r>
        <w:rPr>
          <w:rFonts w:hint="cs"/>
          <w:rtl/>
        </w:rPr>
        <w:t xml:space="preserve">- </w:t>
      </w:r>
      <w:r w:rsidR="00F85F49" w:rsidRPr="00C35A2C">
        <w:rPr>
          <w:rFonts w:hint="cs"/>
          <w:rtl/>
        </w:rPr>
        <w:t>בנה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פגום</w:t>
      </w:r>
      <w:r w:rsidR="00F85F49" w:rsidRPr="00C35A2C">
        <w:rPr>
          <w:rtl/>
        </w:rPr>
        <w:t>,</w:t>
      </w:r>
      <w:r w:rsidR="00F85F49" w:rsidRPr="00C35A2C">
        <w:rPr>
          <w:rFonts w:hint="cs"/>
          <w:rtl/>
        </w:rPr>
        <w:t xml:space="preserve"> זו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שאיסורה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שוה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בכל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- כ"ש שבנה פגום</w:t>
      </w:r>
      <w:r w:rsidR="00F85F49" w:rsidRPr="00C35A2C">
        <w:rPr>
          <w:rtl/>
        </w:rPr>
        <w:t>.</w:t>
      </w:r>
    </w:p>
    <w:p w14:paraId="0998CFBA" w14:textId="5F8D3EBB" w:rsidR="00F85F49" w:rsidRPr="009F6006" w:rsidRDefault="00F85F49" w:rsidP="009F6006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וב</w:t>
      </w:r>
      <w:r w:rsidRPr="00D1637C">
        <w:rPr>
          <w:rFonts w:cs="PFT_Frank"/>
          <w:b/>
          <w:bCs/>
          <w:szCs w:val="14"/>
          <w:rtl/>
        </w:rPr>
        <w:t xml:space="preserve">' </w:t>
      </w:r>
      <w:r w:rsidRPr="00D1637C">
        <w:rPr>
          <w:rFonts w:cs="PFT_Frank" w:hint="eastAsia"/>
          <w:b/>
          <w:bCs/>
          <w:szCs w:val="14"/>
          <w:rtl/>
        </w:rPr>
        <w:t>שאלות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שאלוהו</w:t>
      </w:r>
      <w:r w:rsidRPr="00D238B7">
        <w:rPr>
          <w:rStyle w:val="affff5"/>
          <w:rFonts w:hint="cs"/>
          <w:rtl/>
        </w:rPr>
        <w:t xml:space="preserve"> א. </w:t>
      </w:r>
      <w:r w:rsidRPr="00881AF9">
        <w:rPr>
          <w:rFonts w:hint="eastAsia"/>
          <w:rtl/>
        </w:rPr>
        <w:t>צרות</w:t>
      </w:r>
      <w:r w:rsidRPr="009F6006">
        <w:rPr>
          <w:rtl/>
        </w:rPr>
        <w:t xml:space="preserve"> </w:t>
      </w:r>
      <w:r w:rsidR="009F6006">
        <w:rPr>
          <w:rFonts w:hint="cs"/>
          <w:rtl/>
        </w:rPr>
        <w:t>עצ</w:t>
      </w:r>
      <w:r w:rsidRPr="009F6006">
        <w:rPr>
          <w:rFonts w:hint="cs"/>
          <w:rtl/>
        </w:rPr>
        <w:t>מ</w:t>
      </w:r>
      <w:r w:rsidR="009F6006">
        <w:rPr>
          <w:rFonts w:hint="cs"/>
          <w:rtl/>
        </w:rPr>
        <w:t>ם</w:t>
      </w:r>
      <w:r w:rsidRPr="009F6006">
        <w:rPr>
          <w:rtl/>
        </w:rPr>
        <w:t>?</w:t>
      </w:r>
      <w:r w:rsidRPr="00C35A2C">
        <w:rPr>
          <w:rtl/>
        </w:rPr>
        <w:t xml:space="preserve"> </w:t>
      </w:r>
      <w:r w:rsidRPr="00D238B7">
        <w:rPr>
          <w:rStyle w:val="affff5"/>
          <w:rFonts w:hint="cs"/>
          <w:rtl/>
        </w:rPr>
        <w:t xml:space="preserve">ב. </w:t>
      </w:r>
      <w:r w:rsidR="009F6006">
        <w:rPr>
          <w:rStyle w:val="affff5"/>
          <w:rFonts w:hint="cs"/>
          <w:rtl/>
        </w:rPr>
        <w:t xml:space="preserve">אם כב"ה, </w:t>
      </w:r>
      <w:r w:rsidRPr="00881AF9">
        <w:rPr>
          <w:rFonts w:hint="eastAsia"/>
          <w:rtl/>
        </w:rPr>
        <w:t>בני</w:t>
      </w:r>
      <w:r w:rsidRPr="00881AF9">
        <w:rPr>
          <w:rtl/>
        </w:rPr>
        <w:t xml:space="preserve"> </w:t>
      </w:r>
      <w:r w:rsidRPr="00881AF9">
        <w:rPr>
          <w:rFonts w:hint="eastAsia"/>
          <w:rtl/>
        </w:rPr>
        <w:t>צרות</w:t>
      </w:r>
      <w:r w:rsidR="009F6006">
        <w:rPr>
          <w:rStyle w:val="affff8"/>
          <w:rFonts w:hint="cs"/>
          <w:rtl/>
        </w:rPr>
        <w:t xml:space="preserve"> [</w:t>
      </w:r>
      <w:r w:rsidR="009F6006" w:rsidRPr="00881AF9">
        <w:rPr>
          <w:rStyle w:val="affff8"/>
          <w:rFonts w:hint="eastAsia"/>
          <w:rtl/>
        </w:rPr>
        <w:t>שנישאו</w:t>
      </w:r>
      <w:r w:rsidR="009F6006" w:rsidRPr="00881AF9">
        <w:rPr>
          <w:rStyle w:val="affff8"/>
          <w:rtl/>
        </w:rPr>
        <w:t xml:space="preserve"> </w:t>
      </w:r>
      <w:r w:rsidR="009F6006" w:rsidRPr="00881AF9">
        <w:rPr>
          <w:rStyle w:val="affff8"/>
          <w:rFonts w:hint="eastAsia"/>
          <w:rtl/>
        </w:rPr>
        <w:t>לשוק</w:t>
      </w:r>
      <w:r w:rsidR="009F6006">
        <w:rPr>
          <w:rStyle w:val="affff8"/>
          <w:rFonts w:hint="cs"/>
          <w:rtl/>
        </w:rPr>
        <w:t>]</w:t>
      </w:r>
      <w:r>
        <w:rPr>
          <w:rStyle w:val="affff5"/>
          <w:rFonts w:hint="cs"/>
          <w:rtl/>
        </w:rPr>
        <w:t xml:space="preserve"> </w:t>
      </w:r>
      <w:r w:rsidR="009F6006">
        <w:rPr>
          <w:rStyle w:val="affff5"/>
          <w:rFonts w:hint="cs"/>
          <w:rtl/>
        </w:rPr>
        <w:t>כב"ה,</w:t>
      </w:r>
      <w:r w:rsidR="009F6006" w:rsidRPr="00881AF9">
        <w:rPr>
          <w:rtl/>
        </w:rPr>
        <w:t xml:space="preserve"> </w:t>
      </w:r>
      <w:r w:rsidRPr="00881AF9">
        <w:rPr>
          <w:rFonts w:hint="eastAsia"/>
          <w:rtl/>
        </w:rPr>
        <w:t>מה</w:t>
      </w:r>
      <w:r w:rsidR="009F6006" w:rsidRPr="00881AF9">
        <w:rPr>
          <w:rtl/>
        </w:rPr>
        <w:t xml:space="preserve"> דינם</w:t>
      </w:r>
      <w:r w:rsidRPr="00881AF9">
        <w:rPr>
          <w:rtl/>
        </w:rPr>
        <w:t xml:space="preserve"> </w:t>
      </w:r>
      <w:r w:rsidRPr="00F112DD">
        <w:rPr>
          <w:rStyle w:val="affff5"/>
          <w:rFonts w:hint="cs"/>
          <w:rtl/>
        </w:rPr>
        <w:t>לב</w:t>
      </w:r>
      <w:r w:rsidRPr="00F112DD">
        <w:rPr>
          <w:rStyle w:val="affff5"/>
          <w:rtl/>
        </w:rPr>
        <w:t>"</w:t>
      </w:r>
      <w:r w:rsidRPr="00F112DD">
        <w:rPr>
          <w:rStyle w:val="affff5"/>
          <w:rFonts w:hint="cs"/>
          <w:rtl/>
        </w:rPr>
        <w:t>ש</w:t>
      </w:r>
      <w:r>
        <w:rPr>
          <w:rStyle w:val="affff5"/>
          <w:rFonts w:hint="cs"/>
          <w:rtl/>
        </w:rPr>
        <w:t>?</w:t>
      </w:r>
      <w:r w:rsidR="009F6006">
        <w:rPr>
          <w:rFonts w:cs="PFT_Frank" w:hint="cs"/>
          <w:b/>
          <w:bCs/>
          <w:sz w:val="14"/>
          <w:szCs w:val="14"/>
          <w:rtl/>
        </w:rPr>
        <w:t xml:space="preserve"> </w:t>
      </w:r>
      <w:r w:rsidR="009F6006" w:rsidRPr="00881AF9">
        <w:rPr>
          <w:rStyle w:val="affff8"/>
          <w:rFonts w:hint="eastAsia"/>
          <w:rtl/>
        </w:rPr>
        <w:t>ו</w:t>
      </w:r>
      <w:r w:rsidRPr="00881AF9">
        <w:rPr>
          <w:rStyle w:val="affff8"/>
          <w:rFonts w:hint="eastAsia"/>
          <w:rtl/>
        </w:rPr>
        <w:t>נפק</w:t>
      </w:r>
      <w:r w:rsidRPr="00881AF9">
        <w:rPr>
          <w:rStyle w:val="affff8"/>
          <w:rtl/>
        </w:rPr>
        <w:t>"</w:t>
      </w:r>
      <w:r w:rsidRPr="00881AF9">
        <w:rPr>
          <w:rStyle w:val="affff8"/>
          <w:rFonts w:hint="eastAsia"/>
          <w:rtl/>
        </w:rPr>
        <w:t>מ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לולד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מחזיר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גרושתו</w:t>
      </w:r>
      <w:r w:rsidRPr="00881AF9">
        <w:rPr>
          <w:rStyle w:val="affff8"/>
          <w:rtl/>
        </w:rPr>
        <w:t xml:space="preserve"> </w:t>
      </w:r>
      <w:r w:rsidRPr="009F6006">
        <w:rPr>
          <w:rStyle w:val="affff5"/>
          <w:rFonts w:hint="cs"/>
          <w:rtl/>
        </w:rPr>
        <w:t>לב''ה</w:t>
      </w:r>
      <w:r w:rsidRPr="00881AF9">
        <w:rPr>
          <w:rStyle w:val="affff8"/>
          <w:rtl/>
        </w:rPr>
        <w:t>,</w:t>
      </w:r>
    </w:p>
    <w:p w14:paraId="4BA7924C" w14:textId="2757D18A" w:rsidR="00F85F49" w:rsidRPr="00FF46E9" w:rsidRDefault="009F6006" w:rsidP="00FF46E9">
      <w:pPr>
        <w:rPr>
          <w:spacing w:val="-4"/>
          <w:rtl/>
        </w:rPr>
      </w:pPr>
      <w:r w:rsidRPr="00FF46E9">
        <w:rPr>
          <w:rFonts w:hint="cs"/>
          <w:spacing w:val="-4"/>
          <w:rtl/>
        </w:rPr>
        <w:t xml:space="preserve">אם אומרים </w:t>
      </w:r>
      <w:r w:rsidR="00FF46E9" w:rsidRPr="00FF46E9">
        <w:rPr>
          <w:rFonts w:hint="cs"/>
          <w:spacing w:val="-4"/>
          <w:rtl/>
        </w:rPr>
        <w:t>ה</w:t>
      </w:r>
      <w:r w:rsidRPr="00FF46E9">
        <w:rPr>
          <w:rFonts w:hint="cs"/>
          <w:spacing w:val="-4"/>
          <w:rtl/>
        </w:rPr>
        <w:t xml:space="preserve">ק"ו מאלמנה </w:t>
      </w:r>
      <w:r w:rsidRPr="00FF46E9">
        <w:rPr>
          <w:rFonts w:cs="PFT_Frank" w:hint="eastAsia"/>
          <w:b/>
          <w:bCs/>
          <w:spacing w:val="-4"/>
          <w:szCs w:val="14"/>
          <w:rtl/>
        </w:rPr>
        <w:t>או</w:t>
      </w:r>
      <w:r w:rsidRPr="00FF46E9">
        <w:rPr>
          <w:rFonts w:hint="cs"/>
          <w:spacing w:val="-4"/>
          <w:rtl/>
        </w:rPr>
        <w:t xml:space="preserve"> </w:t>
      </w:r>
      <w:r w:rsidR="00F85F49" w:rsidRPr="00FF46E9">
        <w:rPr>
          <w:rFonts w:hint="cs"/>
          <w:spacing w:val="-4"/>
          <w:rtl/>
        </w:rPr>
        <w:t>אלמנה</w:t>
      </w:r>
      <w:r w:rsidR="00F85F49" w:rsidRPr="00FF46E9">
        <w:rPr>
          <w:spacing w:val="-4"/>
          <w:rtl/>
        </w:rPr>
        <w:t xml:space="preserve"> </w:t>
      </w:r>
      <w:r w:rsidR="001E7C0E" w:rsidRPr="00FF46E9">
        <w:rPr>
          <w:rFonts w:hint="cs"/>
          <w:spacing w:val="-4"/>
          <w:rtl/>
        </w:rPr>
        <w:t>שונה ש</w:t>
      </w:r>
      <w:r w:rsidR="00F85F49" w:rsidRPr="00FF46E9">
        <w:rPr>
          <w:rFonts w:hint="cs"/>
          <w:spacing w:val="-4"/>
          <w:rtl/>
        </w:rPr>
        <w:t>היא</w:t>
      </w:r>
      <w:r w:rsidR="00F85F49" w:rsidRPr="00FF46E9">
        <w:rPr>
          <w:spacing w:val="-4"/>
          <w:rtl/>
        </w:rPr>
        <w:t xml:space="preserve"> </w:t>
      </w:r>
      <w:r w:rsidR="00F85F49" w:rsidRPr="00FF46E9">
        <w:rPr>
          <w:rFonts w:hint="cs"/>
          <w:spacing w:val="-4"/>
          <w:rtl/>
        </w:rPr>
        <w:t>עצמה</w:t>
      </w:r>
      <w:r w:rsidR="00F85F49" w:rsidRPr="00FF46E9">
        <w:rPr>
          <w:spacing w:val="-4"/>
          <w:rtl/>
        </w:rPr>
        <w:t xml:space="preserve"> </w:t>
      </w:r>
      <w:r w:rsidR="00F85F49" w:rsidRPr="00FF46E9">
        <w:rPr>
          <w:rFonts w:hint="cs"/>
          <w:spacing w:val="-4"/>
          <w:rtl/>
        </w:rPr>
        <w:t>מתחללת</w:t>
      </w:r>
      <w:r w:rsidR="00FF46E9">
        <w:rPr>
          <w:rFonts w:hint="cs"/>
          <w:spacing w:val="-4"/>
          <w:rtl/>
        </w:rPr>
        <w:t>.</w:t>
      </w:r>
      <w:r w:rsidR="00F85F49" w:rsidRPr="00FF46E9">
        <w:rPr>
          <w:spacing w:val="-4"/>
          <w:rtl/>
        </w:rPr>
        <w:t xml:space="preserve"> </w:t>
      </w:r>
    </w:p>
    <w:p w14:paraId="76A43889" w14:textId="5EF9BAAF" w:rsidR="00F85F49" w:rsidRPr="00062827" w:rsidRDefault="00F85F49" w:rsidP="00F85F49">
      <w:pPr>
        <w:rPr>
          <w:spacing w:val="-4"/>
          <w:rtl/>
        </w:rPr>
      </w:pPr>
      <w:r w:rsidRPr="00062827">
        <w:rPr>
          <w:rFonts w:hint="eastAsia"/>
          <w:b/>
          <w:spacing w:val="-4"/>
          <w:rtl/>
        </w:rPr>
        <w:t>ו</w:t>
      </w:r>
      <w:r w:rsidR="009F6006" w:rsidRPr="00062827">
        <w:rPr>
          <w:rFonts w:hint="eastAsia"/>
          <w:b/>
          <w:spacing w:val="-4"/>
          <w:rtl/>
        </w:rPr>
        <w:t>ענה</w:t>
      </w:r>
      <w:r w:rsidRPr="00D1637C">
        <w:rPr>
          <w:rFonts w:cs="PFT_Frank"/>
          <w:b/>
          <w:bCs/>
          <w:spacing w:val="-4"/>
          <w:szCs w:val="14"/>
          <w:rtl/>
        </w:rPr>
        <w:t xml:space="preserve"> </w:t>
      </w:r>
      <w:r w:rsidR="009F6006" w:rsidRPr="00062827">
        <w:rPr>
          <w:rStyle w:val="affff5"/>
          <w:rFonts w:hint="eastAsia"/>
          <w:spacing w:val="-4"/>
          <w:rtl/>
        </w:rPr>
        <w:t>א</w:t>
      </w:r>
      <w:r w:rsidR="009F6006" w:rsidRPr="00062827">
        <w:rPr>
          <w:rStyle w:val="affff5"/>
          <w:spacing w:val="-4"/>
          <w:rtl/>
        </w:rPr>
        <w:t>.</w:t>
      </w:r>
      <w:r w:rsidR="009F6006" w:rsidRPr="00062827">
        <w:rPr>
          <w:rFonts w:cs="PFT_Frank" w:hint="cs"/>
          <w:b/>
          <w:bCs/>
          <w:spacing w:val="-4"/>
          <w:szCs w:val="14"/>
          <w:rtl/>
        </w:rPr>
        <w:t xml:space="preserve"> </w:t>
      </w:r>
      <w:r w:rsidRPr="00062827">
        <w:rPr>
          <w:rFonts w:hint="eastAsia"/>
          <w:spacing w:val="-4"/>
          <w:rtl/>
        </w:rPr>
        <w:t>צרות</w:t>
      </w:r>
      <w:r w:rsidRPr="00062827">
        <w:rPr>
          <w:spacing w:val="-4"/>
          <w:rtl/>
        </w:rPr>
        <w:t xml:space="preserve"> </w:t>
      </w:r>
      <w:r w:rsidR="009F6006" w:rsidRPr="00062827">
        <w:rPr>
          <w:rFonts w:hint="cs"/>
          <w:spacing w:val="-4"/>
          <w:rtl/>
        </w:rPr>
        <w:t xml:space="preserve">- </w:t>
      </w:r>
      <w:r w:rsidRPr="00062827">
        <w:rPr>
          <w:rFonts w:hint="eastAsia"/>
          <w:spacing w:val="-4"/>
          <w:rtl/>
        </w:rPr>
        <w:t>מתיירא</w:t>
      </w:r>
      <w:r w:rsidRPr="00062827">
        <w:rPr>
          <w:spacing w:val="-4"/>
          <w:rtl/>
        </w:rPr>
        <w:t xml:space="preserve"> </w:t>
      </w:r>
      <w:r w:rsidRPr="00062827">
        <w:rPr>
          <w:rFonts w:hint="eastAsia"/>
          <w:spacing w:val="-4"/>
          <w:rtl/>
        </w:rPr>
        <w:t>אני</w:t>
      </w:r>
      <w:r w:rsidRPr="00062827">
        <w:rPr>
          <w:spacing w:val="-4"/>
          <w:rtl/>
        </w:rPr>
        <w:t xml:space="preserve">, </w:t>
      </w:r>
      <w:r w:rsidR="009F6006" w:rsidRPr="00062827">
        <w:rPr>
          <w:rStyle w:val="affff5"/>
          <w:rFonts w:hint="eastAsia"/>
          <w:spacing w:val="-4"/>
          <w:rtl/>
        </w:rPr>
        <w:t>ב</w:t>
      </w:r>
      <w:r w:rsidR="009F6006" w:rsidRPr="00062827">
        <w:rPr>
          <w:rStyle w:val="affff5"/>
          <w:spacing w:val="-4"/>
          <w:rtl/>
        </w:rPr>
        <w:t>.</w:t>
      </w:r>
      <w:r w:rsidR="009F6006" w:rsidRPr="00062827">
        <w:rPr>
          <w:rFonts w:hint="cs"/>
          <w:spacing w:val="-4"/>
          <w:rtl/>
        </w:rPr>
        <w:t xml:space="preserve"> </w:t>
      </w:r>
      <w:r w:rsidRPr="00062827">
        <w:rPr>
          <w:rFonts w:hint="eastAsia"/>
          <w:spacing w:val="-4"/>
          <w:rtl/>
        </w:rPr>
        <w:t>בני</w:t>
      </w:r>
      <w:r w:rsidRPr="00062827">
        <w:rPr>
          <w:spacing w:val="-4"/>
          <w:rtl/>
        </w:rPr>
        <w:t xml:space="preserve"> </w:t>
      </w:r>
      <w:r w:rsidRPr="00062827">
        <w:rPr>
          <w:rFonts w:hint="eastAsia"/>
          <w:spacing w:val="-4"/>
          <w:rtl/>
        </w:rPr>
        <w:t>צרות</w:t>
      </w:r>
      <w:r w:rsidRPr="00062827">
        <w:rPr>
          <w:spacing w:val="-4"/>
          <w:rtl/>
        </w:rPr>
        <w:t xml:space="preserve"> </w:t>
      </w:r>
      <w:r w:rsidR="009F6006" w:rsidRPr="00062827">
        <w:rPr>
          <w:rFonts w:hint="cs"/>
          <w:spacing w:val="-4"/>
          <w:rtl/>
        </w:rPr>
        <w:t xml:space="preserve">- </w:t>
      </w:r>
      <w:r w:rsidRPr="00062827">
        <w:rPr>
          <w:rFonts w:hint="eastAsia"/>
          <w:spacing w:val="-4"/>
          <w:rtl/>
        </w:rPr>
        <w:t>אנ</w:t>
      </w:r>
      <w:r w:rsidRPr="00062827">
        <w:rPr>
          <w:rFonts w:hint="cs"/>
          <w:spacing w:val="-4"/>
          <w:rtl/>
        </w:rPr>
        <w:t>י</w:t>
      </w:r>
      <w:r w:rsidRPr="00062827">
        <w:rPr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מעיד</w:t>
      </w:r>
      <w:r w:rsidR="009F6006" w:rsidRPr="00062827">
        <w:rPr>
          <w:rStyle w:val="affff8"/>
          <w:spacing w:val="-4"/>
          <w:rtl/>
        </w:rPr>
        <w:t xml:space="preserve"> שכשרים אף לב"ש.</w:t>
      </w:r>
    </w:p>
    <w:p w14:paraId="1519D230" w14:textId="77777777" w:rsidR="00F85F49" w:rsidRPr="00C35A2C" w:rsidRDefault="00F85F4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טז.</w:t>
      </w:r>
    </w:p>
    <w:p w14:paraId="73EF24EA" w14:textId="5B494240" w:rsidR="002E2F66" w:rsidRPr="00615A60" w:rsidRDefault="009F6006" w:rsidP="00615A60">
      <w:pPr>
        <w:rPr>
          <w:rtl/>
        </w:rPr>
      </w:pPr>
      <w:r w:rsidRPr="006F3002">
        <w:rPr>
          <w:rStyle w:val="affff5"/>
          <w:rFonts w:hint="cs"/>
          <w:u w:val="single"/>
          <w:rtl/>
        </w:rPr>
        <w:t>יא.</w:t>
      </w:r>
      <w:r>
        <w:rPr>
          <w:rStyle w:val="affff5"/>
          <w:rFonts w:hint="cs"/>
          <w:rtl/>
        </w:rPr>
        <w:t xml:space="preserve"> ומוכיח </w:t>
      </w:r>
      <w:r w:rsidR="00F85F49" w:rsidRPr="00F112DD">
        <w:rPr>
          <w:rStyle w:val="affff5"/>
          <w:rFonts w:hint="cs"/>
          <w:rtl/>
        </w:rPr>
        <w:t>ש</w:t>
      </w:r>
      <w:r>
        <w:rPr>
          <w:rStyle w:val="affff5"/>
          <w:rFonts w:hint="cs"/>
          <w:rtl/>
        </w:rPr>
        <w:t>עשו</w:t>
      </w:r>
      <w:r w:rsidR="00F85F49" w:rsidRPr="00F112DD">
        <w:rPr>
          <w:rStyle w:val="affff5"/>
          <w:rtl/>
        </w:rPr>
        <w:t>: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ד</w:t>
      </w:r>
      <w:r w:rsidR="00F85F49" w:rsidRPr="00C35A2C">
        <w:rPr>
          <w:rFonts w:hint="cs"/>
          <w:rtl/>
        </w:rPr>
        <w:t>בימי</w:t>
      </w:r>
      <w:r w:rsidR="00F85F49" w:rsidRPr="00C35A2C">
        <w:rPr>
          <w:rtl/>
        </w:rPr>
        <w:t xml:space="preserve"> </w:t>
      </w:r>
      <w:r w:rsidR="00F85F49" w:rsidRPr="00F112DD">
        <w:rPr>
          <w:rStyle w:val="affff5"/>
          <w:rFonts w:hint="cs"/>
          <w:rtl/>
        </w:rPr>
        <w:t>ר</w:t>
      </w:r>
      <w:r w:rsidR="001E7C0E">
        <w:rPr>
          <w:rStyle w:val="affff5"/>
          <w:rFonts w:hint="cs"/>
          <w:rtl/>
        </w:rPr>
        <w:t xml:space="preserve">' </w:t>
      </w:r>
      <w:r w:rsidR="00F85F49" w:rsidRPr="00F112DD">
        <w:rPr>
          <w:rStyle w:val="affff5"/>
          <w:rFonts w:hint="cs"/>
          <w:rtl/>
        </w:rPr>
        <w:t>ד</w:t>
      </w:r>
      <w:r w:rsidR="001E7C0E">
        <w:rPr>
          <w:rStyle w:val="affff5"/>
          <w:rFonts w:hint="cs"/>
          <w:rtl/>
        </w:rPr>
        <w:t>וסא</w:t>
      </w:r>
      <w:r w:rsidR="00F85F49" w:rsidRPr="00F112DD">
        <w:rPr>
          <w:rStyle w:val="affff5"/>
          <w:rtl/>
        </w:rPr>
        <w:t xml:space="preserve"> </w:t>
      </w:r>
      <w:r w:rsidR="00F85F49" w:rsidRPr="00F112DD">
        <w:rPr>
          <w:rStyle w:val="affff5"/>
          <w:rFonts w:hint="cs"/>
          <w:rtl/>
        </w:rPr>
        <w:t>ב</w:t>
      </w:r>
      <w:r>
        <w:rPr>
          <w:rStyle w:val="affff5"/>
          <w:rFonts w:hint="cs"/>
          <w:rtl/>
        </w:rPr>
        <w:t>"</w:t>
      </w:r>
      <w:r w:rsidR="00F85F49" w:rsidRPr="00F112DD">
        <w:rPr>
          <w:rStyle w:val="affff5"/>
          <w:rFonts w:hint="cs"/>
          <w:rtl/>
        </w:rPr>
        <w:t>ה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הותרה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צר</w:t>
      </w:r>
      <w:r>
        <w:rPr>
          <w:rFonts w:hint="cs"/>
          <w:rtl/>
        </w:rPr>
        <w:t>ה</w:t>
      </w:r>
      <w:r w:rsidR="00F85F49" w:rsidRPr="00C35A2C">
        <w:rPr>
          <w:rtl/>
        </w:rPr>
        <w:t xml:space="preserve"> </w:t>
      </w:r>
      <w:r w:rsidR="00F85F49" w:rsidRPr="00D1637C">
        <w:rPr>
          <w:rFonts w:cs="PFT_Frank" w:hint="eastAsia"/>
          <w:b/>
          <w:bCs/>
          <w:szCs w:val="14"/>
          <w:rtl/>
        </w:rPr>
        <w:t>לאחין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Fonts w:hint="cs"/>
          <w:rtl/>
        </w:rPr>
        <w:t>-</w:t>
      </w:r>
      <w:r w:rsidR="00F85F49" w:rsidRPr="00C35A2C">
        <w:rPr>
          <w:rtl/>
        </w:rPr>
        <w:t xml:space="preserve"> </w:t>
      </w:r>
      <w:r>
        <w:rPr>
          <w:rtl/>
        </w:rPr>
        <w:tab/>
      </w:r>
      <w:r w:rsidR="00F85F49" w:rsidRPr="00D1637C">
        <w:rPr>
          <w:rFonts w:cs="PFT_Frank" w:hint="eastAsia"/>
          <w:b/>
          <w:bCs/>
          <w:szCs w:val="14"/>
          <w:rtl/>
        </w:rPr>
        <w:t>ש</w:t>
      </w:r>
      <w:r w:rsidRPr="00D1637C">
        <w:rPr>
          <w:rFonts w:cs="PFT_Frank" w:hint="cs"/>
          <w:b/>
          <w:bCs/>
          <w:szCs w:val="14"/>
          <w:rtl/>
        </w:rPr>
        <w:t>"</w:t>
      </w:r>
      <w:r w:rsidR="00F85F49" w:rsidRPr="00D1637C">
        <w:rPr>
          <w:rFonts w:cs="PFT_Frank" w:hint="eastAsia"/>
          <w:b/>
          <w:bCs/>
          <w:szCs w:val="14"/>
          <w:rtl/>
        </w:rPr>
        <w:t>מ</w:t>
      </w:r>
      <w:r w:rsidRPr="00D1637C">
        <w:rPr>
          <w:rFonts w:cs="PFT_Frank" w:hint="cs"/>
          <w:b/>
          <w:bCs/>
          <w:szCs w:val="14"/>
          <w:rtl/>
        </w:rPr>
        <w:t>.</w:t>
      </w:r>
    </w:p>
    <w:p w14:paraId="4C50E80B" w14:textId="7D2EA04B" w:rsidR="00F85F49" w:rsidRPr="002E2F66" w:rsidRDefault="00692671" w:rsidP="00615A60">
      <w:pPr>
        <w:pStyle w:val="affff2"/>
        <w:rPr>
          <w:rtl/>
        </w:rPr>
      </w:pPr>
      <w:bookmarkStart w:id="110" w:name="_Toc119172626"/>
      <w:bookmarkStart w:id="111" w:name="_Toc119229714"/>
      <w:r w:rsidRPr="00CD0821">
        <w:rPr>
          <w:rStyle w:val="affff5"/>
          <w:rFonts w:hint="cs"/>
          <w:rtl/>
        </w:rPr>
        <w:t>גופא:</w:t>
      </w:r>
      <w:r>
        <w:rPr>
          <w:rFonts w:ascii="FontbitDavid" w:hAnsi="FontbitDavid" w:hint="cs"/>
          <w:szCs w:val="16"/>
          <w:rtl/>
        </w:rPr>
        <w:t xml:space="preserve"> </w:t>
      </w:r>
      <w:r w:rsidR="00F85F49" w:rsidRPr="00881AF9">
        <w:rPr>
          <w:rFonts w:hint="eastAsia"/>
          <w:rtl/>
        </w:rPr>
        <w:t>בימי</w:t>
      </w:r>
      <w:r w:rsidR="00F85F49" w:rsidRPr="00881AF9">
        <w:rPr>
          <w:rtl/>
        </w:rPr>
        <w:t xml:space="preserve"> </w:t>
      </w:r>
      <w:r w:rsidR="00F85F49" w:rsidRPr="00881AF9">
        <w:rPr>
          <w:rFonts w:hint="eastAsia"/>
          <w:rtl/>
        </w:rPr>
        <w:t>ר</w:t>
      </w:r>
      <w:r w:rsidR="002E2F66" w:rsidRPr="00881AF9">
        <w:rPr>
          <w:rtl/>
        </w:rPr>
        <w:t xml:space="preserve">' </w:t>
      </w:r>
      <w:r w:rsidR="00F85F49" w:rsidRPr="00881AF9">
        <w:rPr>
          <w:rFonts w:hint="eastAsia"/>
          <w:rtl/>
        </w:rPr>
        <w:t>ד</w:t>
      </w:r>
      <w:r w:rsidR="002E2F66" w:rsidRPr="00881AF9">
        <w:rPr>
          <w:rFonts w:hint="eastAsia"/>
          <w:rtl/>
        </w:rPr>
        <w:t>וסא</w:t>
      </w:r>
      <w:r w:rsidR="002E2F66" w:rsidRPr="00881AF9">
        <w:rPr>
          <w:rtl/>
        </w:rPr>
        <w:t xml:space="preserve"> </w:t>
      </w:r>
      <w:r w:rsidR="00F85F49" w:rsidRPr="00881AF9">
        <w:rPr>
          <w:rFonts w:hint="eastAsia"/>
          <w:rtl/>
        </w:rPr>
        <w:t>ב</w:t>
      </w:r>
      <w:r w:rsidR="002E2F66">
        <w:rPr>
          <w:rFonts w:hint="cs"/>
          <w:rtl/>
        </w:rPr>
        <w:t>ן הרכינס</w:t>
      </w:r>
      <w:r w:rsidR="00F85F49" w:rsidRPr="00881AF9">
        <w:rPr>
          <w:rtl/>
        </w:rPr>
        <w:t xml:space="preserve"> </w:t>
      </w:r>
      <w:r w:rsidR="00F85F49" w:rsidRPr="002E2F66">
        <w:rPr>
          <w:rFonts w:hint="cs"/>
          <w:rtl/>
        </w:rPr>
        <w:t>ה</w:t>
      </w:r>
      <w:r w:rsidR="002E2F66" w:rsidRPr="002E2F66">
        <w:rPr>
          <w:rFonts w:hint="cs"/>
          <w:rtl/>
        </w:rPr>
        <w:t>ו</w:t>
      </w:r>
      <w:r w:rsidR="00F85F49" w:rsidRPr="002E2F66">
        <w:rPr>
          <w:rFonts w:hint="cs"/>
          <w:rtl/>
        </w:rPr>
        <w:t>תר</w:t>
      </w:r>
      <w:r w:rsidR="002E2F66" w:rsidRPr="002E2F66">
        <w:rPr>
          <w:rFonts w:hint="cs"/>
          <w:rtl/>
        </w:rPr>
        <w:t>ה</w:t>
      </w:r>
      <w:r w:rsidR="00F85F49" w:rsidRPr="002E2F66">
        <w:rPr>
          <w:rtl/>
        </w:rPr>
        <w:t xml:space="preserve"> </w:t>
      </w:r>
      <w:r w:rsidR="00F85F49" w:rsidRPr="002E2F66">
        <w:rPr>
          <w:rFonts w:hint="cs"/>
          <w:rtl/>
        </w:rPr>
        <w:t>צר</w:t>
      </w:r>
      <w:r>
        <w:rPr>
          <w:rFonts w:hint="cs"/>
          <w:rtl/>
        </w:rPr>
        <w:t xml:space="preserve">ת הבת </w:t>
      </w:r>
      <w:r w:rsidR="00F85F49" w:rsidRPr="002E2F66">
        <w:rPr>
          <w:rFonts w:hint="cs"/>
          <w:rtl/>
        </w:rPr>
        <w:t>לאחין</w:t>
      </w:r>
      <w:bookmarkEnd w:id="110"/>
      <w:bookmarkEnd w:id="111"/>
    </w:p>
    <w:p w14:paraId="2044509B" w14:textId="5DC83CE5" w:rsidR="002E2F66" w:rsidRDefault="00F85F49" w:rsidP="002E2F66">
      <w:pPr>
        <w:rPr>
          <w:rtl/>
        </w:rPr>
      </w:pPr>
      <w:r w:rsidRPr="002E2F66">
        <w:rPr>
          <w:rFonts w:hint="cs"/>
          <w:rtl/>
        </w:rPr>
        <w:t>וה</w:t>
      </w:r>
      <w:r w:rsidRPr="009E420D">
        <w:rPr>
          <w:rFonts w:hint="cs"/>
          <w:rtl/>
        </w:rPr>
        <w:t>יה</w:t>
      </w:r>
      <w:r w:rsidRPr="009E420D">
        <w:rPr>
          <w:rtl/>
        </w:rPr>
        <w:t xml:space="preserve"> </w:t>
      </w:r>
      <w:r w:rsidRPr="009E420D">
        <w:rPr>
          <w:rFonts w:hint="cs"/>
          <w:rtl/>
        </w:rPr>
        <w:t>הדבר</w:t>
      </w:r>
      <w:r w:rsidRPr="009E420D">
        <w:rPr>
          <w:rtl/>
        </w:rPr>
        <w:t xml:space="preserve"> </w:t>
      </w:r>
      <w:r w:rsidRPr="009E420D">
        <w:rPr>
          <w:rFonts w:hint="cs"/>
          <w:rtl/>
        </w:rPr>
        <w:t>קשה</w:t>
      </w:r>
      <w:r w:rsidRPr="009E420D">
        <w:rPr>
          <w:rtl/>
        </w:rPr>
        <w:t xml:space="preserve"> </w:t>
      </w:r>
      <w:r w:rsidRPr="00881AF9">
        <w:rPr>
          <w:rStyle w:val="affff5"/>
          <w:rFonts w:hint="eastAsia"/>
          <w:rtl/>
        </w:rPr>
        <w:t>לחכמים</w:t>
      </w:r>
      <w:r w:rsidRPr="009E420D">
        <w:rPr>
          <w:rtl/>
        </w:rPr>
        <w:t xml:space="preserve">, </w:t>
      </w:r>
      <w:r w:rsidRPr="009E420D">
        <w:rPr>
          <w:rFonts w:hint="cs"/>
          <w:rtl/>
        </w:rPr>
        <w:t>שחכם</w:t>
      </w:r>
      <w:r w:rsidRPr="009E420D">
        <w:rPr>
          <w:rtl/>
        </w:rPr>
        <w:t xml:space="preserve"> </w:t>
      </w:r>
      <w:r w:rsidRPr="009E420D">
        <w:rPr>
          <w:rFonts w:hint="cs"/>
          <w:rtl/>
        </w:rPr>
        <w:t>גדול</w:t>
      </w:r>
      <w:r w:rsidRPr="009E420D">
        <w:rPr>
          <w:rtl/>
        </w:rPr>
        <w:t xml:space="preserve"> </w:t>
      </w:r>
      <w:r w:rsidRPr="009E420D">
        <w:rPr>
          <w:rFonts w:hint="cs"/>
          <w:rtl/>
        </w:rPr>
        <w:t>היה</w:t>
      </w:r>
      <w:r w:rsidR="002E2F66">
        <w:rPr>
          <w:rFonts w:hint="cs"/>
          <w:rtl/>
        </w:rPr>
        <w:t xml:space="preserve"> </w:t>
      </w:r>
      <w:r w:rsidR="002E2F66" w:rsidRPr="00881AF9">
        <w:rPr>
          <w:rStyle w:val="affff8"/>
          <w:rFonts w:hint="eastAsia"/>
          <w:rtl/>
        </w:rPr>
        <w:t>וסברו</w:t>
      </w:r>
      <w:r w:rsidR="002E2F66" w:rsidRPr="00881AF9">
        <w:rPr>
          <w:rStyle w:val="affff8"/>
          <w:rtl/>
        </w:rPr>
        <w:t xml:space="preserve"> </w:t>
      </w:r>
      <w:r w:rsidR="002E2F66" w:rsidRPr="00881AF9">
        <w:rPr>
          <w:rStyle w:val="affff8"/>
          <w:rFonts w:hint="eastAsia"/>
          <w:rtl/>
        </w:rPr>
        <w:t>שהתיר</w:t>
      </w:r>
      <w:r w:rsidR="002E2F66" w:rsidRPr="00881AF9">
        <w:rPr>
          <w:rStyle w:val="affff8"/>
          <w:rtl/>
        </w:rPr>
        <w:t>,</w:t>
      </w:r>
    </w:p>
    <w:p w14:paraId="27CF317F" w14:textId="09F2B570" w:rsidR="002E2F66" w:rsidRDefault="00F85F49" w:rsidP="002E2F66">
      <w:pPr>
        <w:rPr>
          <w:spacing w:val="-4"/>
          <w:rtl/>
        </w:rPr>
      </w:pPr>
      <w:r w:rsidRPr="009E420D">
        <w:rPr>
          <w:rFonts w:hint="cs"/>
          <w:rtl/>
        </w:rPr>
        <w:t>ו</w:t>
      </w:r>
      <w:r w:rsidR="002E2F66">
        <w:rPr>
          <w:rFonts w:hint="cs"/>
          <w:rtl/>
        </w:rPr>
        <w:t>כיון ש</w:t>
      </w:r>
      <w:r w:rsidRPr="009E420D">
        <w:rPr>
          <w:rFonts w:hint="cs"/>
          <w:rtl/>
        </w:rPr>
        <w:t>עיניו</w:t>
      </w:r>
      <w:r w:rsidRPr="009E420D">
        <w:rPr>
          <w:rtl/>
        </w:rPr>
        <w:t xml:space="preserve"> </w:t>
      </w:r>
      <w:r>
        <w:rPr>
          <w:rFonts w:hint="cs"/>
          <w:rtl/>
        </w:rPr>
        <w:t xml:space="preserve">כהו </w:t>
      </w:r>
      <w:r w:rsidR="002E2F66">
        <w:rPr>
          <w:rFonts w:hint="cs"/>
          <w:rtl/>
        </w:rPr>
        <w:t>ו</w:t>
      </w:r>
      <w:r w:rsidRPr="009E420D">
        <w:rPr>
          <w:rFonts w:hint="cs"/>
          <w:rtl/>
        </w:rPr>
        <w:t>ל</w:t>
      </w:r>
      <w:r w:rsidR="002E2F66">
        <w:rPr>
          <w:rFonts w:hint="cs"/>
          <w:rtl/>
        </w:rPr>
        <w:t xml:space="preserve">א </w:t>
      </w:r>
      <w:r w:rsidRPr="009E420D">
        <w:rPr>
          <w:rFonts w:hint="cs"/>
          <w:rtl/>
        </w:rPr>
        <w:t>בא</w:t>
      </w:r>
      <w:r w:rsidRPr="009E420D">
        <w:rPr>
          <w:rtl/>
        </w:rPr>
        <w:t xml:space="preserve"> </w:t>
      </w:r>
      <w:r w:rsidRPr="009E420D">
        <w:rPr>
          <w:rFonts w:hint="cs"/>
          <w:rtl/>
        </w:rPr>
        <w:t>לביה</w:t>
      </w:r>
      <w:r w:rsidRPr="002E2F66">
        <w:rPr>
          <w:rFonts w:hint="cs"/>
          <w:rtl/>
        </w:rPr>
        <w:t>מ</w:t>
      </w:r>
      <w:r w:rsidR="002E2F66" w:rsidRPr="002E2F66">
        <w:rPr>
          <w:rFonts w:hint="cs"/>
          <w:rtl/>
        </w:rPr>
        <w:t>"</w:t>
      </w:r>
      <w:r w:rsidRPr="002E2F66">
        <w:rPr>
          <w:rFonts w:hint="cs"/>
          <w:rtl/>
        </w:rPr>
        <w:t>ד</w:t>
      </w:r>
      <w:r w:rsidR="00692671">
        <w:rPr>
          <w:rFonts w:hint="cs"/>
          <w:rtl/>
        </w:rPr>
        <w:t xml:space="preserve"> </w:t>
      </w:r>
      <w:r w:rsidR="002E2F66" w:rsidRPr="00881AF9">
        <w:rPr>
          <w:rtl/>
        </w:rPr>
        <w:t xml:space="preserve"> </w:t>
      </w:r>
      <w:r w:rsidRPr="002E2F66">
        <w:rPr>
          <w:rStyle w:val="affff5"/>
          <w:rFonts w:hint="cs"/>
          <w:rtl/>
        </w:rPr>
        <w:t>אמר</w:t>
      </w:r>
      <w:r w:rsidRPr="002E2F66">
        <w:rPr>
          <w:rStyle w:val="affff5"/>
          <w:rtl/>
        </w:rPr>
        <w:t xml:space="preserve"> </w:t>
      </w:r>
      <w:r w:rsidRPr="002E2F66">
        <w:rPr>
          <w:rStyle w:val="affff5"/>
          <w:rFonts w:hint="cs"/>
          <w:rtl/>
        </w:rPr>
        <w:t>רי</w:t>
      </w:r>
      <w:r w:rsidRPr="00F112DD">
        <w:rPr>
          <w:rStyle w:val="affff5"/>
          <w:rFonts w:hint="cs"/>
          <w:rtl/>
        </w:rPr>
        <w:t>ה</w:t>
      </w:r>
      <w:r w:rsidR="002E2F66">
        <w:rPr>
          <w:rStyle w:val="affff5"/>
          <w:rFonts w:hint="cs"/>
          <w:rtl/>
        </w:rPr>
        <w:t>"</w:t>
      </w:r>
      <w:r w:rsidRPr="00F112DD">
        <w:rPr>
          <w:rStyle w:val="affff5"/>
          <w:rFonts w:hint="cs"/>
          <w:rtl/>
        </w:rPr>
        <w:t>ו</w:t>
      </w:r>
      <w:r w:rsidRPr="0005486A">
        <w:rPr>
          <w:spacing w:val="-4"/>
          <w:rtl/>
        </w:rPr>
        <w:t xml:space="preserve"> </w:t>
      </w:r>
      <w:r w:rsidR="002E2F66">
        <w:rPr>
          <w:rFonts w:hint="cs"/>
          <w:spacing w:val="-4"/>
          <w:rtl/>
        </w:rPr>
        <w:t>שיי</w:t>
      </w:r>
      <w:r w:rsidRPr="0005486A">
        <w:rPr>
          <w:rFonts w:hint="cs"/>
          <w:spacing w:val="-4"/>
          <w:rtl/>
        </w:rPr>
        <w:t>לך</w:t>
      </w:r>
      <w:r w:rsidR="002E2F66">
        <w:rPr>
          <w:rFonts w:hint="cs"/>
          <w:spacing w:val="-4"/>
          <w:rtl/>
        </w:rPr>
        <w:t xml:space="preserve"> אליו,</w:t>
      </w:r>
    </w:p>
    <w:p w14:paraId="5B2D5E0C" w14:textId="0CBF2AB5" w:rsidR="00F85F49" w:rsidRPr="00C35A2C" w:rsidRDefault="00F85F49" w:rsidP="002E2F66">
      <w:pPr>
        <w:rPr>
          <w:rtl/>
        </w:rPr>
      </w:pPr>
      <w:r w:rsidRPr="009613F5">
        <w:rPr>
          <w:rStyle w:val="affff5"/>
          <w:rFonts w:hint="cs"/>
          <w:rtl/>
        </w:rPr>
        <w:t>ואחריו</w:t>
      </w:r>
      <w:r w:rsidRPr="0005486A">
        <w:rPr>
          <w:rFonts w:hint="cs"/>
          <w:spacing w:val="-4"/>
          <w:rtl/>
        </w:rPr>
        <w:t xml:space="preserve"> </w:t>
      </w:r>
      <w:r w:rsidRPr="00F112DD">
        <w:rPr>
          <w:rStyle w:val="affff5"/>
          <w:rFonts w:hint="cs"/>
          <w:rtl/>
        </w:rPr>
        <w:t>ראב</w:t>
      </w:r>
      <w:r w:rsidR="002E2F66">
        <w:rPr>
          <w:rStyle w:val="affff5"/>
          <w:rFonts w:hint="cs"/>
          <w:rtl/>
        </w:rPr>
        <w:t>"</w:t>
      </w:r>
      <w:r w:rsidRPr="00F112DD">
        <w:rPr>
          <w:rStyle w:val="affff5"/>
          <w:rFonts w:hint="cs"/>
          <w:rtl/>
        </w:rPr>
        <w:t>ע ואחריו ר</w:t>
      </w:r>
      <w:r w:rsidR="002E2F66">
        <w:rPr>
          <w:rStyle w:val="affff5"/>
          <w:rFonts w:hint="cs"/>
          <w:rtl/>
        </w:rPr>
        <w:t>"</w:t>
      </w:r>
      <w:r w:rsidRPr="00F112DD">
        <w:rPr>
          <w:rStyle w:val="affff5"/>
          <w:rFonts w:hint="cs"/>
          <w:rtl/>
        </w:rPr>
        <w:t>ע</w:t>
      </w:r>
      <w:r>
        <w:rPr>
          <w:rStyle w:val="affff5"/>
          <w:rFonts w:hint="cs"/>
          <w:rtl/>
        </w:rPr>
        <w:t>,</w:t>
      </w:r>
      <w:r w:rsidRPr="0005486A">
        <w:rPr>
          <w:rFonts w:hint="cs"/>
          <w:spacing w:val="-4"/>
          <w:rtl/>
        </w:rPr>
        <w:t xml:space="preserve"> </w:t>
      </w:r>
      <w:r w:rsidR="002E2F66">
        <w:rPr>
          <w:spacing w:val="-4"/>
          <w:rtl/>
        </w:rPr>
        <w:tab/>
      </w:r>
      <w:r w:rsidR="002E2F66">
        <w:rPr>
          <w:spacing w:val="-4"/>
          <w:rtl/>
        </w:rPr>
        <w:tab/>
      </w:r>
      <w:r w:rsidR="002E2F66">
        <w:rPr>
          <w:spacing w:val="-4"/>
          <w:rtl/>
        </w:rPr>
        <w:tab/>
      </w:r>
      <w:r w:rsidR="002E2F66">
        <w:rPr>
          <w:spacing w:val="-4"/>
          <w:rtl/>
        </w:rPr>
        <w:tab/>
      </w:r>
      <w:r w:rsidR="002E2F66">
        <w:rPr>
          <w:spacing w:val="-4"/>
          <w:rtl/>
        </w:rPr>
        <w:tab/>
      </w:r>
      <w:r w:rsidRPr="009613F5">
        <w:rPr>
          <w:rStyle w:val="affff5"/>
          <w:rFonts w:hint="cs"/>
          <w:rtl/>
        </w:rPr>
        <w:t>א</w:t>
      </w:r>
      <w:r w:rsidR="002E2F66">
        <w:rPr>
          <w:rStyle w:val="affff5"/>
          <w:rFonts w:hint="cs"/>
          <w:rtl/>
        </w:rPr>
        <w:t>מר רדב"ה</w:t>
      </w:r>
      <w:r w:rsidRPr="009613F5">
        <w:rPr>
          <w:rStyle w:val="affff5"/>
          <w:rtl/>
        </w:rPr>
        <w:t xml:space="preserve">: </w:t>
      </w:r>
      <w:r w:rsidRPr="00C35A2C">
        <w:rPr>
          <w:rFonts w:hint="cs"/>
          <w:rtl/>
        </w:rPr>
        <w:t>יכנסו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ונכנסו</w:t>
      </w:r>
      <w:r w:rsidRPr="00C35A2C">
        <w:rPr>
          <w:rtl/>
        </w:rPr>
        <w:t>.</w:t>
      </w:r>
    </w:p>
    <w:p w14:paraId="78513A80" w14:textId="4F857F6F" w:rsidR="002E2F66" w:rsidRDefault="00F85F49" w:rsidP="002E2F66">
      <w:pPr>
        <w:rPr>
          <w:rStyle w:val="affff5"/>
          <w:rtl/>
        </w:rPr>
      </w:pPr>
      <w:r w:rsidRPr="009613F5">
        <w:rPr>
          <w:rStyle w:val="affff5"/>
          <w:rFonts w:hint="cs"/>
          <w:rtl/>
        </w:rPr>
        <w:t>תפסו</w:t>
      </w:r>
      <w:r w:rsidRPr="009613F5">
        <w:rPr>
          <w:rStyle w:val="affff5"/>
          <w:rtl/>
        </w:rPr>
        <w:t xml:space="preserve"> </w:t>
      </w:r>
      <w:r w:rsidRPr="009613F5">
        <w:rPr>
          <w:rStyle w:val="affff5"/>
          <w:rFonts w:hint="cs"/>
          <w:rtl/>
        </w:rPr>
        <w:t>לר</w:t>
      </w:r>
      <w:r w:rsidRPr="00F112DD">
        <w:rPr>
          <w:rStyle w:val="affff5"/>
          <w:rFonts w:hint="cs"/>
          <w:rtl/>
        </w:rPr>
        <w:t>יה</w:t>
      </w:r>
      <w:r w:rsidR="002E2F66">
        <w:rPr>
          <w:rStyle w:val="affff5"/>
          <w:rFonts w:hint="cs"/>
          <w:rtl/>
        </w:rPr>
        <w:t>"</w:t>
      </w:r>
      <w:r w:rsidRPr="00F112DD">
        <w:rPr>
          <w:rStyle w:val="affff5"/>
          <w:rFonts w:hint="cs"/>
          <w:rtl/>
        </w:rPr>
        <w:t>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והושיבו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מט</w:t>
      </w:r>
      <w:r w:rsidR="002E2F66">
        <w:rPr>
          <w:rFonts w:hint="cs"/>
          <w:rtl/>
        </w:rPr>
        <w:t>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זהב</w:t>
      </w:r>
      <w:r w:rsidR="002E2F66">
        <w:rPr>
          <w:rFonts w:hint="cs"/>
          <w:rtl/>
        </w:rPr>
        <w:t>,</w:t>
      </w:r>
      <w:r w:rsidR="002E2F66">
        <w:rPr>
          <w:rStyle w:val="affff5"/>
          <w:rFonts w:hint="cs"/>
          <w:rtl/>
        </w:rPr>
        <w:t xml:space="preserve"> </w:t>
      </w:r>
      <w:r w:rsidRPr="00F112DD">
        <w:rPr>
          <w:rStyle w:val="affff5"/>
          <w:rFonts w:hint="cs"/>
          <w:rtl/>
        </w:rPr>
        <w:t>א</w:t>
      </w:r>
      <w:r w:rsidRPr="00F112DD">
        <w:rPr>
          <w:rStyle w:val="affff5"/>
          <w:rtl/>
        </w:rPr>
        <w:t>"</w:t>
      </w:r>
      <w:r w:rsidRPr="00F112DD">
        <w:rPr>
          <w:rStyle w:val="affff5"/>
          <w:rFonts w:hint="cs"/>
          <w:rtl/>
        </w:rPr>
        <w:t>ל</w:t>
      </w:r>
      <w:r w:rsidR="002E2F66">
        <w:rPr>
          <w:rStyle w:val="affff5"/>
          <w:rFonts w:hint="cs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רבי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אמור</w:t>
      </w:r>
      <w:r w:rsidRPr="00C35A2C">
        <w:rPr>
          <w:rtl/>
        </w:rPr>
        <w:t xml:space="preserve"> </w:t>
      </w:r>
      <w:r w:rsidR="002E2F66">
        <w:rPr>
          <w:rFonts w:hint="cs"/>
          <w:rtl/>
        </w:rPr>
        <w:t xml:space="preserve">גם </w:t>
      </w:r>
      <w:r w:rsidR="002E2F66" w:rsidRPr="00881AF9">
        <w:rPr>
          <w:rStyle w:val="affff5"/>
          <w:rFonts w:hint="eastAsia"/>
          <w:rtl/>
        </w:rPr>
        <w:t>ל</w:t>
      </w:r>
      <w:r w:rsidR="002E2F66" w:rsidRPr="00F112DD">
        <w:rPr>
          <w:rStyle w:val="affff5"/>
          <w:rFonts w:hint="cs"/>
          <w:rtl/>
        </w:rPr>
        <w:t>ראב</w:t>
      </w:r>
      <w:r w:rsidR="002E2F66">
        <w:rPr>
          <w:rStyle w:val="affff5"/>
          <w:rFonts w:hint="cs"/>
          <w:rtl/>
        </w:rPr>
        <w:t>"</w:t>
      </w:r>
      <w:r w:rsidR="002E2F66" w:rsidRPr="00F112DD">
        <w:rPr>
          <w:rStyle w:val="affff5"/>
          <w:rFonts w:hint="cs"/>
          <w:rtl/>
        </w:rPr>
        <w:t>ע</w:t>
      </w:r>
      <w:r w:rsidR="002E2F66">
        <w:rPr>
          <w:rStyle w:val="affff5"/>
          <w:rFonts w:hint="cs"/>
          <w:rtl/>
        </w:rPr>
        <w:t>,</w:t>
      </w:r>
    </w:p>
    <w:p w14:paraId="669825CD" w14:textId="004EAF67" w:rsidR="002E2F66" w:rsidRDefault="00F85F49" w:rsidP="002E2F66">
      <w:pPr>
        <w:rPr>
          <w:rStyle w:val="affff1"/>
          <w:spacing w:val="-2"/>
          <w:rtl/>
        </w:rPr>
      </w:pPr>
      <w:r w:rsidRPr="00262A77">
        <w:rPr>
          <w:rStyle w:val="affff5"/>
          <w:rFonts w:hint="cs"/>
          <w:rtl/>
        </w:rPr>
        <w:lastRenderedPageBreak/>
        <w:t>אמר</w:t>
      </w:r>
      <w:r w:rsidR="002E2F66">
        <w:rPr>
          <w:rFonts w:hint="cs"/>
          <w:spacing w:val="-2"/>
          <w:rtl/>
        </w:rPr>
        <w:t>:</w:t>
      </w:r>
      <w:r w:rsidRPr="00262A77">
        <w:rPr>
          <w:spacing w:val="-2"/>
          <w:rtl/>
        </w:rPr>
        <w:t xml:space="preserve"> </w:t>
      </w:r>
      <w:r w:rsidRPr="00262A77">
        <w:rPr>
          <w:rFonts w:hint="cs"/>
          <w:spacing w:val="-2"/>
          <w:rtl/>
        </w:rPr>
        <w:t>יש</w:t>
      </w:r>
      <w:r w:rsidRPr="00262A77">
        <w:rPr>
          <w:spacing w:val="-2"/>
          <w:rtl/>
        </w:rPr>
        <w:t xml:space="preserve"> </w:t>
      </w:r>
      <w:r w:rsidRPr="00262A77">
        <w:rPr>
          <w:rFonts w:hint="cs"/>
          <w:spacing w:val="-2"/>
          <w:rtl/>
        </w:rPr>
        <w:t>בן</w:t>
      </w:r>
      <w:r w:rsidRPr="00262A77">
        <w:rPr>
          <w:spacing w:val="-2"/>
          <w:rtl/>
        </w:rPr>
        <w:t xml:space="preserve"> </w:t>
      </w:r>
      <w:r w:rsidRPr="00262A77">
        <w:rPr>
          <w:rStyle w:val="affff5"/>
          <w:rFonts w:hint="cs"/>
          <w:rtl/>
        </w:rPr>
        <w:t>לעזריה</w:t>
      </w:r>
      <w:r w:rsidRPr="00262A77">
        <w:rPr>
          <w:rStyle w:val="affff5"/>
          <w:rtl/>
        </w:rPr>
        <w:t>?</w:t>
      </w:r>
      <w:r w:rsidRPr="00262A77">
        <w:rPr>
          <w:rStyle w:val="affff1"/>
          <w:spacing w:val="-2"/>
          <w:rtl/>
        </w:rPr>
        <w:t xml:space="preserve"> </w:t>
      </w:r>
      <w:r w:rsidR="002E2F66" w:rsidRPr="00881AF9">
        <w:rPr>
          <w:rStyle w:val="affff8"/>
          <w:rFonts w:hint="eastAsia"/>
          <w:rtl/>
        </w:rPr>
        <w:t>קרא</w:t>
      </w:r>
      <w:r w:rsidR="002E2F66" w:rsidRPr="00881AF9">
        <w:rPr>
          <w:rStyle w:val="affff8"/>
          <w:rtl/>
        </w:rPr>
        <w:t xml:space="preserve"> </w:t>
      </w:r>
      <w:r w:rsidR="002E2F66" w:rsidRPr="00881AF9">
        <w:rPr>
          <w:rStyle w:val="affff8"/>
          <w:rFonts w:hint="eastAsia"/>
          <w:rtl/>
        </w:rPr>
        <w:t>עליו</w:t>
      </w:r>
      <w:r w:rsidR="002E2F66">
        <w:rPr>
          <w:rStyle w:val="affff1"/>
          <w:rFonts w:hint="cs"/>
          <w:spacing w:val="-2"/>
          <w:rtl/>
        </w:rPr>
        <w:t xml:space="preserve"> </w:t>
      </w:r>
      <w:r w:rsidRPr="00262A77">
        <w:rPr>
          <w:rStyle w:val="affff1"/>
          <w:rFonts w:hint="cs"/>
          <w:spacing w:val="-2"/>
          <w:rtl/>
        </w:rPr>
        <w:t>'נער</w:t>
      </w:r>
      <w:r w:rsidRPr="00262A77">
        <w:rPr>
          <w:rStyle w:val="affff1"/>
          <w:spacing w:val="-2"/>
          <w:rtl/>
        </w:rPr>
        <w:t xml:space="preserve"> </w:t>
      </w:r>
      <w:r w:rsidRPr="00262A77">
        <w:rPr>
          <w:rStyle w:val="affff1"/>
          <w:rFonts w:hint="cs"/>
          <w:spacing w:val="-2"/>
          <w:rtl/>
        </w:rPr>
        <w:t>הייתי</w:t>
      </w:r>
      <w:r w:rsidRPr="00262A77">
        <w:rPr>
          <w:rStyle w:val="affff1"/>
          <w:spacing w:val="-2"/>
          <w:rtl/>
        </w:rPr>
        <w:t xml:space="preserve"> </w:t>
      </w:r>
      <w:r w:rsidRPr="00262A77">
        <w:rPr>
          <w:rStyle w:val="affff1"/>
          <w:rFonts w:hint="cs"/>
          <w:spacing w:val="-2"/>
          <w:rtl/>
        </w:rPr>
        <w:t>גם</w:t>
      </w:r>
      <w:r w:rsidRPr="00262A77">
        <w:rPr>
          <w:rStyle w:val="affff1"/>
          <w:spacing w:val="-2"/>
          <w:rtl/>
        </w:rPr>
        <w:t xml:space="preserve"> </w:t>
      </w:r>
      <w:r w:rsidRPr="00262A77">
        <w:rPr>
          <w:rStyle w:val="affff1"/>
          <w:rFonts w:hint="cs"/>
          <w:spacing w:val="-2"/>
          <w:rtl/>
        </w:rPr>
        <w:t>זקנתי</w:t>
      </w:r>
      <w:r w:rsidRPr="00262A77">
        <w:rPr>
          <w:rStyle w:val="affff1"/>
          <w:spacing w:val="-2"/>
          <w:rtl/>
        </w:rPr>
        <w:t xml:space="preserve"> </w:t>
      </w:r>
      <w:r w:rsidRPr="00262A77">
        <w:rPr>
          <w:rStyle w:val="affff1"/>
          <w:rFonts w:hint="cs"/>
          <w:spacing w:val="-2"/>
          <w:rtl/>
        </w:rPr>
        <w:t>ולא</w:t>
      </w:r>
      <w:r w:rsidRPr="00262A77">
        <w:rPr>
          <w:rStyle w:val="affff1"/>
          <w:spacing w:val="-2"/>
          <w:rtl/>
        </w:rPr>
        <w:t xml:space="preserve"> </w:t>
      </w:r>
      <w:r w:rsidRPr="00262A77">
        <w:rPr>
          <w:rStyle w:val="affff1"/>
          <w:rFonts w:hint="cs"/>
          <w:spacing w:val="-2"/>
          <w:rtl/>
        </w:rPr>
        <w:t>ראיתי</w:t>
      </w:r>
      <w:r w:rsidRPr="00262A77">
        <w:rPr>
          <w:rStyle w:val="affff1"/>
          <w:spacing w:val="-2"/>
          <w:rtl/>
        </w:rPr>
        <w:t xml:space="preserve"> </w:t>
      </w:r>
      <w:r w:rsidRPr="00262A77">
        <w:rPr>
          <w:rStyle w:val="affff1"/>
          <w:rFonts w:hint="cs"/>
          <w:spacing w:val="-2"/>
          <w:rtl/>
        </w:rPr>
        <w:t>צדיק</w:t>
      </w:r>
      <w:r w:rsidRPr="00262A77">
        <w:rPr>
          <w:rStyle w:val="affff1"/>
          <w:spacing w:val="-2"/>
          <w:rtl/>
        </w:rPr>
        <w:t xml:space="preserve"> </w:t>
      </w:r>
      <w:r w:rsidRPr="00262A77">
        <w:rPr>
          <w:rStyle w:val="affff1"/>
          <w:rFonts w:hint="cs"/>
          <w:spacing w:val="-2"/>
          <w:rtl/>
        </w:rPr>
        <w:t>נעזב</w:t>
      </w:r>
      <w:r w:rsidR="002E2F66">
        <w:rPr>
          <w:rStyle w:val="affff1"/>
          <w:rFonts w:hint="cs"/>
          <w:spacing w:val="-2"/>
          <w:rtl/>
        </w:rPr>
        <w:t>..</w:t>
      </w:r>
      <w:r w:rsidRPr="00262A77">
        <w:rPr>
          <w:rStyle w:val="affff1"/>
          <w:rFonts w:hint="cs"/>
          <w:spacing w:val="-2"/>
          <w:rtl/>
        </w:rPr>
        <w:t>'</w:t>
      </w:r>
      <w:r w:rsidRPr="00262A77">
        <w:rPr>
          <w:rStyle w:val="affff1"/>
          <w:spacing w:val="-2"/>
          <w:rtl/>
        </w:rPr>
        <w:t>,</w:t>
      </w:r>
    </w:p>
    <w:p w14:paraId="32ED03F8" w14:textId="76498B57" w:rsidR="00F85F49" w:rsidRDefault="00692671" w:rsidP="00692671">
      <w:pPr>
        <w:rPr>
          <w:rtl/>
        </w:rPr>
      </w:pPr>
      <w:r>
        <w:rPr>
          <w:rStyle w:val="affff5"/>
          <w:rFonts w:hint="cs"/>
          <w:rtl/>
        </w:rPr>
        <w:t>ת</w:t>
      </w:r>
      <w:r w:rsidR="00F85F49" w:rsidRPr="00881AF9">
        <w:rPr>
          <w:rStyle w:val="affff5"/>
          <w:rFonts w:hint="eastAsia"/>
          <w:rtl/>
        </w:rPr>
        <w:t>פסו</w:t>
      </w:r>
      <w:r w:rsidR="00F85F49" w:rsidRPr="00881AF9">
        <w:rPr>
          <w:rStyle w:val="affff5"/>
          <w:rtl/>
        </w:rPr>
        <w:t xml:space="preserve"> </w:t>
      </w:r>
      <w:r w:rsidRPr="00881AF9">
        <w:rPr>
          <w:rStyle w:val="affff5"/>
          <w:rFonts w:hint="eastAsia"/>
          <w:rtl/>
        </w:rPr>
        <w:t>לראב</w:t>
      </w:r>
      <w:r w:rsidRPr="00881AF9">
        <w:rPr>
          <w:rStyle w:val="affff5"/>
          <w:rtl/>
        </w:rPr>
        <w:t>"ע</w:t>
      </w:r>
      <w:r>
        <w:rPr>
          <w:rFonts w:hint="cs"/>
          <w:rtl/>
        </w:rPr>
        <w:t xml:space="preserve"> </w:t>
      </w:r>
      <w:r w:rsidR="00F85F49" w:rsidRPr="00C35A2C">
        <w:rPr>
          <w:rFonts w:hint="cs"/>
          <w:rtl/>
        </w:rPr>
        <w:t>והושיבו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על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מט</w:t>
      </w:r>
      <w:r w:rsidR="00BF5C24">
        <w:rPr>
          <w:rFonts w:hint="cs"/>
          <w:rtl/>
        </w:rPr>
        <w:t>ת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זהב</w:t>
      </w:r>
      <w:r>
        <w:rPr>
          <w:rFonts w:hint="cs"/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="00F85F49" w:rsidRPr="00F112DD">
        <w:rPr>
          <w:rStyle w:val="affff5"/>
          <w:rFonts w:hint="cs"/>
          <w:rtl/>
        </w:rPr>
        <w:t>א</w:t>
      </w:r>
      <w:r w:rsidR="00F85F49" w:rsidRPr="00F112DD">
        <w:rPr>
          <w:rStyle w:val="affff5"/>
          <w:rtl/>
        </w:rPr>
        <w:t>"</w:t>
      </w:r>
      <w:r w:rsidR="00F85F49" w:rsidRPr="00F112DD">
        <w:rPr>
          <w:rStyle w:val="affff5"/>
          <w:rFonts w:hint="cs"/>
          <w:rtl/>
        </w:rPr>
        <w:t>ל</w:t>
      </w:r>
      <w:r w:rsidR="00F85F49" w:rsidRPr="00F112DD">
        <w:rPr>
          <w:rStyle w:val="affff5"/>
          <w:rtl/>
        </w:rPr>
        <w:t>: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אמור</w:t>
      </w:r>
      <w:r w:rsidR="00F85F49" w:rsidRPr="00C35A2C">
        <w:rPr>
          <w:rtl/>
        </w:rPr>
        <w:t xml:space="preserve"> </w:t>
      </w:r>
      <w:r w:rsidRPr="00881AF9">
        <w:rPr>
          <w:rStyle w:val="affff5"/>
          <w:rFonts w:hint="eastAsia"/>
          <w:rtl/>
        </w:rPr>
        <w:t>ל</w:t>
      </w:r>
      <w:r w:rsidR="00F85F49" w:rsidRPr="00881AF9">
        <w:rPr>
          <w:rStyle w:val="affff5"/>
          <w:rFonts w:hint="eastAsia"/>
          <w:rtl/>
        </w:rPr>
        <w:t>עקיבא</w:t>
      </w:r>
      <w:r w:rsidR="00F85F49" w:rsidRPr="00881AF9">
        <w:rPr>
          <w:rStyle w:val="affff5"/>
          <w:rtl/>
        </w:rPr>
        <w:t xml:space="preserve"> </w:t>
      </w:r>
      <w:r w:rsidR="00F85F49" w:rsidRPr="00881AF9">
        <w:rPr>
          <w:rStyle w:val="affff5"/>
          <w:rFonts w:hint="eastAsia"/>
          <w:rtl/>
        </w:rPr>
        <w:t>ב</w:t>
      </w:r>
      <w:r>
        <w:rPr>
          <w:rStyle w:val="affff5"/>
          <w:rFonts w:hint="cs"/>
          <w:rtl/>
        </w:rPr>
        <w:t>ן</w:t>
      </w:r>
      <w:r w:rsidR="00F85F49" w:rsidRPr="00881AF9">
        <w:rPr>
          <w:rStyle w:val="affff5"/>
          <w:rtl/>
        </w:rPr>
        <w:t xml:space="preserve"> </w:t>
      </w:r>
      <w:r w:rsidR="00F85F49" w:rsidRPr="00881AF9">
        <w:rPr>
          <w:rStyle w:val="affff5"/>
          <w:rFonts w:hint="eastAsia"/>
          <w:rtl/>
        </w:rPr>
        <w:t>יוסף</w:t>
      </w:r>
      <w:r>
        <w:rPr>
          <w:rFonts w:hint="cs"/>
          <w:rtl/>
        </w:rPr>
        <w:t>,</w:t>
      </w:r>
    </w:p>
    <w:p w14:paraId="64FB3329" w14:textId="73F7CCC8" w:rsidR="00692671" w:rsidRDefault="00F85F49" w:rsidP="00F85F49">
      <w:pPr>
        <w:rPr>
          <w:rtl/>
        </w:rPr>
      </w:pPr>
      <w:r w:rsidRPr="00F112DD">
        <w:rPr>
          <w:rStyle w:val="affff5"/>
          <w:rFonts w:hint="cs"/>
          <w:rtl/>
        </w:rPr>
        <w:t>א</w:t>
      </w:r>
      <w:r w:rsidRPr="00F112DD">
        <w:rPr>
          <w:rStyle w:val="affff5"/>
          <w:rtl/>
        </w:rPr>
        <w:t>"</w:t>
      </w:r>
      <w:r w:rsidRPr="00F112DD">
        <w:rPr>
          <w:rStyle w:val="affff5"/>
          <w:rFonts w:hint="cs"/>
          <w:rtl/>
        </w:rPr>
        <w:t>ל</w:t>
      </w:r>
      <w:r w:rsidRPr="00F112DD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אתה</w:t>
      </w:r>
      <w:r w:rsidRPr="00C35A2C">
        <w:rPr>
          <w:rtl/>
        </w:rPr>
        <w:t xml:space="preserve"> </w:t>
      </w:r>
      <w:r w:rsidRPr="00881AF9">
        <w:rPr>
          <w:rStyle w:val="affff5"/>
          <w:rFonts w:hint="eastAsia"/>
          <w:rtl/>
        </w:rPr>
        <w:t>עקיבא</w:t>
      </w:r>
      <w:r w:rsidRPr="00881AF9">
        <w:rPr>
          <w:rStyle w:val="affff5"/>
          <w:rtl/>
        </w:rPr>
        <w:t xml:space="preserve"> </w:t>
      </w:r>
      <w:r w:rsidRPr="00881AF9">
        <w:rPr>
          <w:rStyle w:val="affff5"/>
          <w:rFonts w:hint="eastAsia"/>
          <w:rtl/>
        </w:rPr>
        <w:t>בן</w:t>
      </w:r>
      <w:r w:rsidRPr="00881AF9">
        <w:rPr>
          <w:rStyle w:val="affff5"/>
          <w:rtl/>
        </w:rPr>
        <w:t xml:space="preserve"> </w:t>
      </w:r>
      <w:r w:rsidRPr="00881AF9">
        <w:rPr>
          <w:rStyle w:val="affff5"/>
          <w:rFonts w:hint="eastAsia"/>
          <w:rtl/>
        </w:rPr>
        <w:t>יוסף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ששמך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מסוף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העולם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סופו</w:t>
      </w:r>
      <w:r w:rsidRPr="00C35A2C">
        <w:rPr>
          <w:rtl/>
        </w:rPr>
        <w:t xml:space="preserve">? </w:t>
      </w:r>
      <w:r w:rsidRPr="00C35A2C">
        <w:rPr>
          <w:rFonts w:hint="cs"/>
          <w:rtl/>
        </w:rPr>
        <w:t>שב</w:t>
      </w:r>
      <w:r w:rsidR="00692671">
        <w:rPr>
          <w:rFonts w:hint="cs"/>
          <w:rtl/>
        </w:rPr>
        <w:t xml:space="preserve"> בני!</w:t>
      </w:r>
    </w:p>
    <w:p w14:paraId="3243BFD2" w14:textId="253A81B4" w:rsidR="00692671" w:rsidRDefault="00F85F49" w:rsidP="00692671">
      <w:pPr>
        <w:ind w:hanging="1"/>
        <w:rPr>
          <w:rtl/>
        </w:rPr>
      </w:pPr>
      <w:r w:rsidRPr="00C35A2C">
        <w:rPr>
          <w:rFonts w:hint="cs"/>
          <w:rtl/>
        </w:rPr>
        <w:t>סבב</w:t>
      </w:r>
      <w:r w:rsidR="00692671">
        <w:rPr>
          <w:rFonts w:hint="cs"/>
          <w:rtl/>
        </w:rPr>
        <w:t>והו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בהלכות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עד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שהגיעו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לצרת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הבת</w:t>
      </w:r>
      <w:r w:rsidR="00692671">
        <w:rPr>
          <w:rFonts w:hint="cs"/>
          <w:rtl/>
        </w:rPr>
        <w:t>,</w:t>
      </w:r>
      <w:r w:rsidR="00692671">
        <w:rPr>
          <w:rStyle w:val="affff5"/>
          <w:rFonts w:hint="cs"/>
          <w:rtl/>
        </w:rPr>
        <w:t xml:space="preserve"> </w:t>
      </w:r>
      <w:r w:rsidR="00692671">
        <w:rPr>
          <w:rStyle w:val="affff5"/>
          <w:rtl/>
        </w:rPr>
        <w:tab/>
      </w:r>
      <w:r w:rsidR="00692671">
        <w:rPr>
          <w:rStyle w:val="affff5"/>
          <w:rFonts w:hint="cs"/>
          <w:rtl/>
        </w:rPr>
        <w:t>שאלוהו</w:t>
      </w:r>
      <w:r w:rsidRPr="00C35A2C">
        <w:rPr>
          <w:rtl/>
        </w:rPr>
        <w:t xml:space="preserve">: </w:t>
      </w:r>
      <w:r w:rsidRPr="00C35A2C">
        <w:rPr>
          <w:rFonts w:hint="cs"/>
          <w:rtl/>
        </w:rPr>
        <w:t>מה</w:t>
      </w:r>
      <w:r w:rsidR="00692671">
        <w:rPr>
          <w:rFonts w:hint="cs"/>
          <w:rtl/>
        </w:rPr>
        <w:t xml:space="preserve"> דינה</w:t>
      </w:r>
      <w:r w:rsidRPr="00C35A2C">
        <w:rPr>
          <w:rtl/>
        </w:rPr>
        <w:t>?</w:t>
      </w:r>
    </w:p>
    <w:p w14:paraId="05A3F08C" w14:textId="0D320F17" w:rsidR="00692671" w:rsidRDefault="00F85F49" w:rsidP="00692671">
      <w:pPr>
        <w:ind w:hanging="1"/>
        <w:rPr>
          <w:rtl/>
        </w:rPr>
      </w:pPr>
      <w:r w:rsidRPr="00F112DD">
        <w:rPr>
          <w:rStyle w:val="affff5"/>
          <w:rFonts w:hint="cs"/>
          <w:rtl/>
        </w:rPr>
        <w:t>א</w:t>
      </w:r>
      <w:r w:rsidR="00692671">
        <w:rPr>
          <w:rStyle w:val="affff5"/>
          <w:rFonts w:hint="cs"/>
          <w:rtl/>
        </w:rPr>
        <w:t>"</w:t>
      </w:r>
      <w:r w:rsidRPr="00F112DD">
        <w:rPr>
          <w:rStyle w:val="affff5"/>
          <w:rFonts w:hint="cs"/>
          <w:rtl/>
        </w:rPr>
        <w:t>ל</w:t>
      </w:r>
      <w:r w:rsidRPr="00F112DD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מח</w:t>
      </w:r>
      <w:r w:rsidR="00692671">
        <w:rPr>
          <w:rFonts w:hint="cs"/>
          <w:rtl/>
        </w:rPr>
        <w:t>'</w:t>
      </w:r>
      <w:r w:rsidRPr="00C35A2C">
        <w:rPr>
          <w:rtl/>
        </w:rPr>
        <w:t xml:space="preserve"> </w:t>
      </w:r>
      <w:r w:rsidRPr="00F112DD">
        <w:rPr>
          <w:rStyle w:val="affff5"/>
          <w:rFonts w:hint="cs"/>
          <w:rtl/>
        </w:rPr>
        <w:t>ב</w:t>
      </w:r>
      <w:r w:rsidRPr="00F112DD">
        <w:rPr>
          <w:rStyle w:val="affff5"/>
          <w:rtl/>
        </w:rPr>
        <w:t>"</w:t>
      </w:r>
      <w:r w:rsidRPr="00F112DD">
        <w:rPr>
          <w:rStyle w:val="affff5"/>
          <w:rFonts w:hint="cs"/>
          <w:rtl/>
        </w:rPr>
        <w:t>ש וב</w:t>
      </w:r>
      <w:r w:rsidRPr="00F112DD">
        <w:rPr>
          <w:rStyle w:val="affff5"/>
          <w:rtl/>
        </w:rPr>
        <w:t>"</w:t>
      </w:r>
      <w:r w:rsidRPr="00F112DD">
        <w:rPr>
          <w:rStyle w:val="affff5"/>
          <w:rFonts w:hint="cs"/>
          <w:rtl/>
        </w:rPr>
        <w:t>ה</w:t>
      </w:r>
      <w:r w:rsidRPr="00C35A2C">
        <w:rPr>
          <w:rFonts w:hint="cs"/>
          <w:rtl/>
        </w:rPr>
        <w:t xml:space="preserve"> </w:t>
      </w:r>
      <w:r w:rsidRPr="00AA0E3F">
        <w:rPr>
          <w:rFonts w:cs="PFT_Frank" w:hint="cs"/>
          <w:b/>
          <w:bCs/>
          <w:szCs w:val="14"/>
          <w:rtl/>
        </w:rPr>
        <w:t>והלכה</w:t>
      </w:r>
      <w:r w:rsidRPr="00C35A2C">
        <w:rPr>
          <w:rFonts w:hint="cs"/>
          <w:rtl/>
        </w:rPr>
        <w:t xml:space="preserve"> </w:t>
      </w:r>
      <w:r w:rsidRPr="009613F5">
        <w:rPr>
          <w:rStyle w:val="affff5"/>
          <w:rFonts w:hint="cs"/>
          <w:rtl/>
        </w:rPr>
        <w:t>כ</w:t>
      </w:r>
      <w:r w:rsidRPr="00F112DD">
        <w:rPr>
          <w:rStyle w:val="affff5"/>
          <w:rFonts w:hint="cs"/>
          <w:rtl/>
        </w:rPr>
        <w:t>ב</w:t>
      </w:r>
      <w:r w:rsidRPr="00F112DD">
        <w:rPr>
          <w:rStyle w:val="affff5"/>
          <w:rtl/>
        </w:rPr>
        <w:t>"</w:t>
      </w:r>
      <w:r w:rsidRPr="00F112DD">
        <w:rPr>
          <w:rStyle w:val="affff5"/>
          <w:rFonts w:hint="cs"/>
          <w:rtl/>
        </w:rPr>
        <w:t>ה</w:t>
      </w:r>
      <w:r w:rsidR="00692671">
        <w:rPr>
          <w:rStyle w:val="affff5"/>
          <w:rFonts w:hint="cs"/>
          <w:rtl/>
        </w:rPr>
        <w:t xml:space="preserve">, </w:t>
      </w:r>
      <w:r w:rsidRPr="009613F5">
        <w:rPr>
          <w:rStyle w:val="affff5"/>
          <w:rFonts w:hint="cs"/>
          <w:rtl/>
        </w:rPr>
        <w:t>א''ל</w:t>
      </w:r>
      <w:r w:rsidR="00692671">
        <w:rPr>
          <w:rStyle w:val="affff5"/>
          <w:rFonts w:hint="cs"/>
          <w:rtl/>
        </w:rPr>
        <w:t>:</w:t>
      </w:r>
      <w:r w:rsidRPr="009613F5">
        <w:rPr>
          <w:rStyle w:val="affff5"/>
          <w:rFonts w:hint="cs"/>
          <w:rtl/>
        </w:rPr>
        <w:t xml:space="preserve"> </w:t>
      </w:r>
      <w:r>
        <w:rPr>
          <w:rFonts w:hint="cs"/>
          <w:rtl/>
        </w:rPr>
        <w:t>הלא אמרו משמך</w:t>
      </w:r>
      <w:r w:rsidRPr="00C35A2C">
        <w:rPr>
          <w:rtl/>
        </w:rPr>
        <w:t xml:space="preserve"> </w:t>
      </w:r>
      <w:r w:rsidRPr="00F112DD">
        <w:rPr>
          <w:rStyle w:val="affff5"/>
          <w:rFonts w:hint="cs"/>
          <w:rtl/>
        </w:rPr>
        <w:t>כב</w:t>
      </w:r>
      <w:r>
        <w:rPr>
          <w:rStyle w:val="affff5"/>
          <w:rFonts w:hint="cs"/>
          <w:rtl/>
        </w:rPr>
        <w:t>''ש</w:t>
      </w:r>
      <w:r w:rsidRPr="00C35A2C">
        <w:rPr>
          <w:rtl/>
        </w:rPr>
        <w:t>!</w:t>
      </w:r>
    </w:p>
    <w:p w14:paraId="078EEEE5" w14:textId="6D217D63" w:rsidR="00692671" w:rsidRDefault="00F85F49" w:rsidP="00F85F49">
      <w:pPr>
        <w:rPr>
          <w:rtl/>
        </w:rPr>
      </w:pPr>
      <w:r w:rsidRPr="00F112DD">
        <w:rPr>
          <w:rStyle w:val="affff5"/>
          <w:rFonts w:hint="cs"/>
          <w:rtl/>
        </w:rPr>
        <w:t>א</w:t>
      </w:r>
      <w:r w:rsidR="00692671">
        <w:rPr>
          <w:rStyle w:val="affff5"/>
          <w:rFonts w:hint="cs"/>
          <w:rtl/>
        </w:rPr>
        <w:t>"</w:t>
      </w:r>
      <w:r w:rsidRPr="00F112DD">
        <w:rPr>
          <w:rStyle w:val="affff5"/>
          <w:rFonts w:hint="cs"/>
          <w:rtl/>
        </w:rPr>
        <w:t>ל</w:t>
      </w:r>
      <w:r w:rsidRPr="00F112DD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אח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קטן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לי</w:t>
      </w:r>
      <w:r w:rsidRPr="00C35A2C">
        <w:rPr>
          <w:rtl/>
        </w:rPr>
        <w:t xml:space="preserve"> </w:t>
      </w:r>
      <w:r w:rsidRPr="009613F5">
        <w:rPr>
          <w:rStyle w:val="affff5"/>
          <w:rFonts w:hint="cs"/>
          <w:rtl/>
        </w:rPr>
        <w:t>ויונתן</w:t>
      </w:r>
      <w:r w:rsidRPr="009613F5">
        <w:rPr>
          <w:rStyle w:val="affff5"/>
          <w:rtl/>
        </w:rPr>
        <w:t xml:space="preserve"> </w:t>
      </w:r>
      <w:r w:rsidRPr="009613F5">
        <w:rPr>
          <w:rStyle w:val="affff5"/>
          <w:rFonts w:hint="cs"/>
          <w:rtl/>
        </w:rPr>
        <w:t>שמו</w:t>
      </w:r>
      <w:r w:rsidRPr="009613F5">
        <w:rPr>
          <w:rStyle w:val="affff5"/>
          <w:rtl/>
        </w:rPr>
        <w:t>,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מתלמידי</w:t>
      </w:r>
      <w:r w:rsidRPr="00C35A2C">
        <w:rPr>
          <w:rtl/>
        </w:rPr>
        <w:t xml:space="preserve"> </w:t>
      </w:r>
      <w:r w:rsidRPr="00881AF9">
        <w:rPr>
          <w:rStyle w:val="affff5"/>
          <w:rFonts w:hint="eastAsia"/>
          <w:rtl/>
        </w:rPr>
        <w:t>שמאי</w:t>
      </w:r>
      <w:r w:rsidRPr="00C35A2C">
        <w:rPr>
          <w:rtl/>
        </w:rPr>
        <w:t xml:space="preserve">, </w:t>
      </w:r>
    </w:p>
    <w:p w14:paraId="4F1F03D6" w14:textId="137BA6C1" w:rsidR="00692671" w:rsidRDefault="00F85F49" w:rsidP="00F85F49">
      <w:pPr>
        <w:rPr>
          <w:rtl/>
        </w:rPr>
      </w:pPr>
      <w:r w:rsidRPr="00C35A2C">
        <w:rPr>
          <w:rFonts w:hint="cs"/>
          <w:rtl/>
        </w:rPr>
        <w:t>הזהרו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יקפח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אתכם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שיש</w:t>
      </w:r>
      <w:r w:rsidRPr="00C35A2C">
        <w:rPr>
          <w:rtl/>
        </w:rPr>
        <w:t xml:space="preserve"> </w:t>
      </w:r>
      <w:r w:rsidR="00692671">
        <w:rPr>
          <w:rFonts w:hint="cs"/>
          <w:rtl/>
        </w:rPr>
        <w:t>ל</w:t>
      </w:r>
      <w:r w:rsidRPr="00C35A2C">
        <w:rPr>
          <w:rFonts w:hint="cs"/>
          <w:rtl/>
        </w:rPr>
        <w:t>ו</w:t>
      </w:r>
      <w:r w:rsidRPr="00C35A2C">
        <w:rPr>
          <w:rtl/>
        </w:rPr>
        <w:t xml:space="preserve"> </w:t>
      </w:r>
      <w:r>
        <w:rPr>
          <w:rFonts w:hint="cs"/>
          <w:rtl/>
        </w:rPr>
        <w:t>ג'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מאות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תשובות</w:t>
      </w:r>
      <w:r w:rsidR="00692671">
        <w:rPr>
          <w:rFonts w:hint="cs"/>
          <w:rtl/>
        </w:rPr>
        <w:t xml:space="preserve"> </w:t>
      </w:r>
      <w:r w:rsidR="00692671" w:rsidRPr="00D1637C">
        <w:rPr>
          <w:rFonts w:cs="PFT_Frank" w:hint="eastAsia"/>
          <w:b/>
          <w:bCs/>
          <w:szCs w:val="14"/>
          <w:rtl/>
        </w:rPr>
        <w:t>להתירה</w:t>
      </w:r>
      <w:r w:rsidR="00692671">
        <w:rPr>
          <w:rFonts w:hint="cs"/>
          <w:rtl/>
        </w:rPr>
        <w:t>,</w:t>
      </w:r>
    </w:p>
    <w:p w14:paraId="5F7F84BB" w14:textId="69243174" w:rsidR="00F85F49" w:rsidRDefault="00F85F49" w:rsidP="00615A60">
      <w:pPr>
        <w:pStyle w:val="affff2"/>
        <w:rPr>
          <w:rtl/>
        </w:rPr>
      </w:pPr>
      <w:bookmarkStart w:id="112" w:name="_Toc119172627"/>
      <w:bookmarkStart w:id="113" w:name="_Toc119229715"/>
      <w:r w:rsidRPr="00C35A2C">
        <w:rPr>
          <w:rFonts w:hint="cs"/>
          <w:rtl/>
        </w:rPr>
        <w:t>אבל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מעיד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אני</w:t>
      </w:r>
      <w:r w:rsidRPr="00C35A2C">
        <w:rPr>
          <w:rtl/>
        </w:rPr>
        <w:t xml:space="preserve"> </w:t>
      </w:r>
      <w:r w:rsidR="00692671">
        <w:rPr>
          <w:rFonts w:hint="cs"/>
          <w:rtl/>
        </w:rPr>
        <w:t xml:space="preserve">בשם </w:t>
      </w:r>
      <w:r w:rsidRPr="00C35A2C">
        <w:rPr>
          <w:rFonts w:hint="cs"/>
          <w:rtl/>
        </w:rPr>
        <w:t>חגי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הנביא</w:t>
      </w:r>
      <w:bookmarkEnd w:id="112"/>
      <w:bookmarkEnd w:id="113"/>
      <w:r w:rsidRPr="00C35A2C">
        <w:rPr>
          <w:rtl/>
        </w:rPr>
        <w:t xml:space="preserve"> </w:t>
      </w:r>
    </w:p>
    <w:p w14:paraId="3A014409" w14:textId="61E1B9C8" w:rsidR="00F85F49" w:rsidRPr="00AA0E3F" w:rsidRDefault="00F85F49" w:rsidP="00CD0821">
      <w:pPr>
        <w:rPr>
          <w:rFonts w:cs="PFT_Frank"/>
          <w:b/>
          <w:bCs/>
          <w:szCs w:val="14"/>
          <w:rtl/>
        </w:rPr>
      </w:pPr>
      <w:r w:rsidRPr="00CD0821">
        <w:rPr>
          <w:rStyle w:val="affff5"/>
          <w:rFonts w:hint="cs"/>
          <w:b/>
          <w:bCs w:val="0"/>
          <w:rtl/>
        </w:rPr>
        <w:t>א.</w:t>
      </w:r>
      <w:r w:rsidR="00692671" w:rsidRPr="00CD0821">
        <w:rPr>
          <w:rStyle w:val="affff5"/>
          <w:rFonts w:hint="cs"/>
          <w:b/>
          <w:bCs w:val="0"/>
          <w:rtl/>
        </w:rPr>
        <w:t xml:space="preserve"> </w:t>
      </w:r>
      <w:r w:rsidRPr="00AA0E3F">
        <w:rPr>
          <w:rFonts w:cs="PFT_Frank" w:hint="cs"/>
          <w:b/>
          <w:bCs/>
          <w:szCs w:val="14"/>
          <w:rtl/>
        </w:rPr>
        <w:t>צרת</w:t>
      </w:r>
      <w:r w:rsidRPr="00AA0E3F">
        <w:rPr>
          <w:rFonts w:cs="PFT_Frank"/>
          <w:b/>
          <w:bCs/>
          <w:szCs w:val="14"/>
          <w:rtl/>
        </w:rPr>
        <w:t xml:space="preserve"> </w:t>
      </w:r>
      <w:r w:rsidRPr="00AA0E3F">
        <w:rPr>
          <w:rFonts w:cs="PFT_Frank" w:hint="cs"/>
          <w:b/>
          <w:bCs/>
          <w:szCs w:val="14"/>
          <w:rtl/>
        </w:rPr>
        <w:t>הבת</w:t>
      </w:r>
      <w:r w:rsidRPr="00AA0E3F">
        <w:rPr>
          <w:rFonts w:cs="PFT_Frank"/>
          <w:b/>
          <w:bCs/>
          <w:szCs w:val="14"/>
          <w:rtl/>
        </w:rPr>
        <w:t xml:space="preserve"> </w:t>
      </w:r>
      <w:r w:rsidRPr="00CD0821">
        <w:rPr>
          <w:rFonts w:cs="PFT_Frank" w:hint="eastAsia"/>
          <w:b/>
          <w:bCs/>
          <w:szCs w:val="14"/>
          <w:rtl/>
        </w:rPr>
        <w:t>אסורה</w:t>
      </w:r>
      <w:r w:rsidRPr="00AA0E3F">
        <w:rPr>
          <w:rFonts w:cs="PFT_Frank"/>
          <w:b/>
          <w:bCs/>
          <w:szCs w:val="14"/>
          <w:rtl/>
        </w:rPr>
        <w:t xml:space="preserve">, </w:t>
      </w:r>
      <w:r w:rsidR="00692671" w:rsidRPr="00CD0821">
        <w:rPr>
          <w:rStyle w:val="affff5"/>
          <w:b/>
          <w:bCs w:val="0"/>
          <w:rtl/>
        </w:rPr>
        <w:tab/>
      </w:r>
    </w:p>
    <w:p w14:paraId="10C1B433" w14:textId="7B0DA4EF" w:rsidR="00F85F49" w:rsidRPr="00AA0E3F" w:rsidRDefault="00CD0821" w:rsidP="00CD0821">
      <w:pPr>
        <w:rPr>
          <w:rFonts w:cs="PFT_Frank"/>
          <w:b/>
          <w:bCs/>
          <w:szCs w:val="14"/>
          <w:rtl/>
        </w:rPr>
      </w:pPr>
      <w:r w:rsidRPr="00CD0821">
        <w:rPr>
          <w:rStyle w:val="affff5"/>
          <w:rFonts w:hint="cs"/>
          <w:b/>
          <w:bCs w:val="0"/>
          <w:rtl/>
        </w:rPr>
        <w:t>ב.</w:t>
      </w:r>
      <w:r w:rsidRPr="00AA0E3F">
        <w:rPr>
          <w:rFonts w:cs="PFT_Frank" w:hint="cs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עמון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ומואב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מעשרין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מעשר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עני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בשביעית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</w:p>
    <w:p w14:paraId="78193F3A" w14:textId="22978E8A" w:rsidR="00897A2E" w:rsidRPr="00C35A2C" w:rsidRDefault="00897A2E" w:rsidP="00615A60">
      <w:pPr>
        <w:rPr>
          <w:rtl/>
        </w:rPr>
      </w:pPr>
      <w:r w:rsidRPr="00881AF9">
        <w:rPr>
          <w:rStyle w:val="affff5"/>
          <w:rFonts w:hint="eastAsia"/>
          <w:rtl/>
        </w:rPr>
        <w:t>הטעם</w:t>
      </w:r>
      <w:r w:rsidRPr="00881AF9">
        <w:rPr>
          <w:rStyle w:val="affff5"/>
          <w:rtl/>
        </w:rPr>
        <w:t>:</w:t>
      </w:r>
      <w:r>
        <w:rPr>
          <w:rFonts w:hint="cs"/>
          <w:rtl/>
        </w:rPr>
        <w:t xml:space="preserve"> ש</w:t>
      </w:r>
      <w:r w:rsidR="00F85F49" w:rsidRPr="00C35A2C">
        <w:rPr>
          <w:rFonts w:hint="cs"/>
          <w:rtl/>
        </w:rPr>
        <w:t>כבשו</w:t>
      </w:r>
      <w:r>
        <w:rPr>
          <w:rFonts w:hint="cs"/>
          <w:rtl/>
        </w:rPr>
        <w:t>ם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עולי</w:t>
      </w:r>
      <w:r w:rsidR="00F85F49" w:rsidRPr="00C35A2C">
        <w:rPr>
          <w:rtl/>
        </w:rPr>
        <w:t xml:space="preserve"> </w:t>
      </w:r>
      <w:r w:rsidR="00F85F49" w:rsidRPr="00D1637C">
        <w:rPr>
          <w:rFonts w:cs="PFT_Frank" w:hint="eastAsia"/>
          <w:b/>
          <w:bCs/>
          <w:szCs w:val="14"/>
          <w:rtl/>
        </w:rPr>
        <w:t>מצרים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ולא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עולי</w:t>
      </w:r>
      <w:r w:rsidR="00F85F49" w:rsidRPr="00C35A2C">
        <w:rPr>
          <w:rtl/>
        </w:rPr>
        <w:t xml:space="preserve"> </w:t>
      </w:r>
      <w:r w:rsidR="00F85F49" w:rsidRPr="00D1637C">
        <w:rPr>
          <w:rFonts w:cs="PFT_Frank" w:hint="eastAsia"/>
          <w:b/>
          <w:bCs/>
          <w:szCs w:val="14"/>
          <w:rtl/>
        </w:rPr>
        <w:t>בבל</w:t>
      </w:r>
      <w:r w:rsidR="00F85F49" w:rsidRPr="00C35A2C">
        <w:rPr>
          <w:rtl/>
        </w:rPr>
        <w:t xml:space="preserve">, </w:t>
      </w:r>
      <w:r w:rsidR="00F85F49" w:rsidRPr="00C35A2C">
        <w:rPr>
          <w:rFonts w:hint="cs"/>
          <w:rtl/>
        </w:rPr>
        <w:t>כדי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שיסמכו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עליהן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עניים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בשביעית</w:t>
      </w:r>
      <w:r>
        <w:rPr>
          <w:rFonts w:hint="cs"/>
          <w:rtl/>
        </w:rPr>
        <w:t xml:space="preserve">, </w:t>
      </w:r>
      <w:r w:rsidRPr="00881AF9">
        <w:rPr>
          <w:rStyle w:val="affff5"/>
          <w:rFonts w:hint="eastAsia"/>
          <w:rtl/>
        </w:rPr>
        <w:t>דקיי</w:t>
      </w:r>
      <w:r w:rsidRPr="00881AF9">
        <w:rPr>
          <w:rStyle w:val="affff5"/>
          <w:rtl/>
        </w:rPr>
        <w:t>"ל</w:t>
      </w:r>
      <w:r>
        <w:rPr>
          <w:rStyle w:val="affff5"/>
          <w:rFonts w:hint="cs"/>
          <w:rtl/>
        </w:rPr>
        <w:t xml:space="preserve"> </w:t>
      </w:r>
      <w:r w:rsidRPr="00C35A2C">
        <w:rPr>
          <w:rFonts w:hint="cs"/>
          <w:rtl/>
        </w:rPr>
        <w:t>קדושה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ראשונה</w:t>
      </w:r>
      <w:r w:rsidRPr="00C35A2C">
        <w:rPr>
          <w:rtl/>
        </w:rPr>
        <w:t xml:space="preserve"> </w:t>
      </w:r>
      <w:r>
        <w:rPr>
          <w:rFonts w:hint="cs"/>
          <w:rtl/>
        </w:rPr>
        <w:t>-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לשעתה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לעתיד</w:t>
      </w:r>
      <w:r>
        <w:rPr>
          <w:rFonts w:hint="cs"/>
          <w:rtl/>
        </w:rPr>
        <w:t>.</w:t>
      </w:r>
    </w:p>
    <w:p w14:paraId="6FDF5CFA" w14:textId="64CE3353" w:rsidR="00F85F49" w:rsidRPr="00AA0E3F" w:rsidRDefault="00CD0821" w:rsidP="00CD0821">
      <w:pPr>
        <w:rPr>
          <w:rFonts w:cs="PFT_Frank"/>
          <w:b/>
          <w:bCs/>
          <w:szCs w:val="14"/>
          <w:rtl/>
        </w:rPr>
      </w:pPr>
      <w:r w:rsidRPr="00AA0E3F">
        <w:rPr>
          <w:rFonts w:cs="PFT_Frank" w:hint="cs"/>
          <w:b/>
          <w:bCs/>
          <w:szCs w:val="14"/>
          <w:rtl/>
        </w:rPr>
        <w:t xml:space="preserve">ג. </w:t>
      </w:r>
      <w:r w:rsidR="00F85F49" w:rsidRPr="00AA0E3F">
        <w:rPr>
          <w:rFonts w:cs="PFT_Frank" w:hint="cs"/>
          <w:b/>
          <w:bCs/>
          <w:szCs w:val="14"/>
          <w:rtl/>
        </w:rPr>
        <w:t>מקבלים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גרים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מהקרדויים</w:t>
      </w:r>
      <w:r w:rsidR="00F85F49" w:rsidRPr="00AA0E3F">
        <w:rPr>
          <w:rFonts w:cs="PFT_Frank"/>
          <w:b/>
          <w:bCs/>
          <w:szCs w:val="14"/>
          <w:rtl/>
        </w:rPr>
        <w:t xml:space="preserve"> </w:t>
      </w:r>
      <w:r w:rsidR="00F85F49" w:rsidRPr="00AA0E3F">
        <w:rPr>
          <w:rFonts w:cs="PFT_Frank" w:hint="cs"/>
          <w:b/>
          <w:bCs/>
          <w:szCs w:val="14"/>
          <w:rtl/>
        </w:rPr>
        <w:t>והתרמודים</w:t>
      </w:r>
      <w:r w:rsidR="00A36199" w:rsidRPr="00AA0E3F">
        <w:rPr>
          <w:rFonts w:cs="PFT_Frank" w:hint="cs"/>
          <w:b/>
          <w:bCs/>
          <w:szCs w:val="14"/>
          <w:rtl/>
        </w:rPr>
        <w:t xml:space="preserve"> </w:t>
      </w:r>
      <w:r w:rsidRPr="00AA0E3F">
        <w:rPr>
          <w:rFonts w:cs="PFT_Frank" w:hint="cs"/>
          <w:b/>
          <w:bCs/>
          <w:szCs w:val="14"/>
          <w:rtl/>
        </w:rPr>
        <w:t>-</w:t>
      </w:r>
      <w:r w:rsidR="00A36199" w:rsidRPr="00CD0821">
        <w:rPr>
          <w:rFonts w:hint="eastAsia"/>
          <w:rtl/>
        </w:rPr>
        <w:t>שהם</w:t>
      </w:r>
      <w:r w:rsidR="00A36199" w:rsidRPr="00CD0821">
        <w:rPr>
          <w:rtl/>
        </w:rPr>
        <w:t xml:space="preserve"> </w:t>
      </w:r>
      <w:r w:rsidR="00A36199" w:rsidRPr="00CD0821">
        <w:rPr>
          <w:rFonts w:hint="eastAsia"/>
          <w:rtl/>
        </w:rPr>
        <w:t>גויים</w:t>
      </w:r>
    </w:p>
    <w:p w14:paraId="66FED1A3" w14:textId="126DC0AB" w:rsidR="00F85F49" w:rsidRPr="00881AF9" w:rsidRDefault="00F34404" w:rsidP="00F34404">
      <w:pPr>
        <w:rPr>
          <w:rtl/>
        </w:rPr>
      </w:pPr>
      <w:r w:rsidRPr="00881AF9">
        <w:rPr>
          <w:rFonts w:hint="eastAsia"/>
          <w:b/>
          <w:rtl/>
        </w:rPr>
        <w:t>אבל</w:t>
      </w:r>
      <w:r w:rsidRPr="00881AF9">
        <w:rPr>
          <w:rtl/>
        </w:rPr>
        <w:t xml:space="preserve"> לא </w:t>
      </w:r>
      <w:r w:rsidR="00F85F49" w:rsidRPr="00C35A2C">
        <w:rPr>
          <w:rFonts w:hint="cs"/>
          <w:rtl/>
        </w:rPr>
        <w:t>מקבלים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מ</w:t>
      </w:r>
      <w:r>
        <w:rPr>
          <w:rFonts w:hint="cs"/>
          <w:rtl/>
        </w:rPr>
        <w:t>ה</w:t>
      </w:r>
      <w:r w:rsidR="00F85F49" w:rsidRPr="00F34404">
        <w:rPr>
          <w:rFonts w:hint="cs"/>
          <w:rtl/>
        </w:rPr>
        <w:t>קר</w:t>
      </w:r>
      <w:r w:rsidR="00F85F49" w:rsidRPr="00D1637C">
        <w:rPr>
          <w:rFonts w:cs="PFT_Frank" w:hint="eastAsia"/>
          <w:b/>
          <w:bCs/>
          <w:szCs w:val="14"/>
          <w:rtl/>
        </w:rPr>
        <w:t>ת</w:t>
      </w:r>
      <w:r w:rsidR="00F85F49" w:rsidRPr="00F34404">
        <w:rPr>
          <w:rFonts w:hint="cs"/>
          <w:rtl/>
        </w:rPr>
        <w:t>ויים</w:t>
      </w:r>
      <w:r w:rsidRPr="00881AF9">
        <w:rPr>
          <w:rStyle w:val="affff8"/>
          <w:rtl/>
        </w:rPr>
        <w:t xml:space="preserve"> </w:t>
      </w:r>
      <w:r w:rsidR="00A36199">
        <w:rPr>
          <w:rStyle w:val="affff8"/>
          <w:rFonts w:hint="cs"/>
          <w:rtl/>
        </w:rPr>
        <w:t>שהם ישראל ממזרים</w:t>
      </w:r>
      <w:r>
        <w:rPr>
          <w:rFonts w:hint="cs"/>
          <w:rtl/>
        </w:rPr>
        <w:t>,</w:t>
      </w:r>
      <w:r w:rsidRPr="00881AF9">
        <w:rPr>
          <w:rStyle w:val="affff5"/>
          <w:rtl/>
        </w:rPr>
        <w:t xml:space="preserve"> כדתני רב"י</w:t>
      </w:r>
      <w:r>
        <w:rPr>
          <w:rStyle w:val="affff5"/>
          <w:rFonts w:hint="cs"/>
          <w:rtl/>
        </w:rPr>
        <w:t>.</w:t>
      </w:r>
    </w:p>
    <w:p w14:paraId="713D23D2" w14:textId="065590FE" w:rsidR="00F85F49" w:rsidRPr="00F34404" w:rsidRDefault="00F34404" w:rsidP="00F34404">
      <w:pPr>
        <w:rPr>
          <w:rtl/>
        </w:rPr>
      </w:pPr>
      <w:r>
        <w:rPr>
          <w:rStyle w:val="affff5"/>
          <w:rFonts w:hint="cs"/>
          <w:rtl/>
        </w:rPr>
        <w:t>ור</w:t>
      </w:r>
      <w:r w:rsidR="00F85F49" w:rsidRPr="00F34404">
        <w:rPr>
          <w:rStyle w:val="affff5"/>
          <w:rFonts w:hint="cs"/>
          <w:rtl/>
        </w:rPr>
        <w:t>י''ו וסביא</w:t>
      </w:r>
      <w:r w:rsidRPr="00881AF9">
        <w:rPr>
          <w:rStyle w:val="affff5"/>
          <w:rtl/>
        </w:rPr>
        <w:t xml:space="preserve"> חולקים</w:t>
      </w:r>
      <w:r w:rsidR="00F85F49" w:rsidRPr="00881AF9">
        <w:rPr>
          <w:rStyle w:val="affff5"/>
          <w:rtl/>
        </w:rPr>
        <w:t>:</w:t>
      </w:r>
      <w:r w:rsidR="00F85F49" w:rsidRPr="00F34404">
        <w:rPr>
          <w:rtl/>
        </w:rPr>
        <w:t xml:space="preserve"> </w:t>
      </w:r>
      <w:r>
        <w:rPr>
          <w:rFonts w:hint="cs"/>
          <w:rtl/>
        </w:rPr>
        <w:t>של</w:t>
      </w:r>
      <w:r w:rsidR="00F85F49" w:rsidRPr="00F34404">
        <w:rPr>
          <w:rFonts w:hint="cs"/>
          <w:rtl/>
        </w:rPr>
        <w:t>א</w:t>
      </w:r>
      <w:r w:rsidR="00F85F49" w:rsidRPr="00F34404">
        <w:rPr>
          <w:rtl/>
        </w:rPr>
        <w:t xml:space="preserve"> </w:t>
      </w:r>
      <w:r w:rsidR="00F85F49" w:rsidRPr="00F34404">
        <w:rPr>
          <w:rFonts w:hint="cs"/>
          <w:rtl/>
        </w:rPr>
        <w:t>מקבלים</w:t>
      </w:r>
      <w:r w:rsidR="00F85F49" w:rsidRPr="00F34404">
        <w:rPr>
          <w:rtl/>
        </w:rPr>
        <w:t xml:space="preserve"> </w:t>
      </w:r>
      <w:r w:rsidR="00F85F49" w:rsidRPr="00F34404">
        <w:rPr>
          <w:rFonts w:hint="cs"/>
          <w:rtl/>
        </w:rPr>
        <w:t>מהתרמודים</w:t>
      </w:r>
      <w:r w:rsidR="00A36199" w:rsidRPr="00881AF9">
        <w:rPr>
          <w:rStyle w:val="affff8"/>
          <w:rtl/>
        </w:rPr>
        <w:t xml:space="preserve"> דישראל ממזרים,</w:t>
      </w:r>
    </w:p>
    <w:p w14:paraId="51941591" w14:textId="4325667C" w:rsidR="00F85F49" w:rsidRPr="00C35A2C" w:rsidRDefault="00F34404" w:rsidP="00F34404">
      <w:pPr>
        <w:rPr>
          <w:rtl/>
        </w:rPr>
      </w:pPr>
      <w:r w:rsidRPr="00881AF9">
        <w:rPr>
          <w:rStyle w:val="affff5"/>
          <w:rFonts w:hint="eastAsia"/>
          <w:rtl/>
        </w:rPr>
        <w:t>ויקשה</w:t>
      </w:r>
      <w:r w:rsidRPr="00881AF9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="00F85F49" w:rsidRPr="00F34404">
        <w:rPr>
          <w:rFonts w:hint="cs"/>
          <w:rtl/>
        </w:rPr>
        <w:t>ד</w:t>
      </w:r>
      <w:r w:rsidR="00F85F49" w:rsidRPr="00881AF9">
        <w:rPr>
          <w:rFonts w:hint="eastAsia"/>
          <w:rtl/>
        </w:rPr>
        <w:t>כתמים</w:t>
      </w:r>
      <w:r w:rsidR="00F85F49" w:rsidRPr="00881AF9">
        <w:rPr>
          <w:rtl/>
        </w:rPr>
        <w:t xml:space="preserve"> </w:t>
      </w:r>
      <w:r>
        <w:rPr>
          <w:rFonts w:hint="cs"/>
          <w:rtl/>
        </w:rPr>
        <w:t>שבא</w:t>
      </w:r>
      <w:r w:rsidR="00A36199">
        <w:rPr>
          <w:rFonts w:hint="cs"/>
          <w:rtl/>
        </w:rPr>
        <w:t>ו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מבין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ה</w:t>
      </w:r>
      <w:r>
        <w:rPr>
          <w:rFonts w:hint="cs"/>
          <w:rtl/>
        </w:rPr>
        <w:t>גויים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טהורים</w:t>
      </w:r>
      <w:r>
        <w:rPr>
          <w:rFonts w:hint="cs"/>
          <w:rtl/>
        </w:rPr>
        <w:t xml:space="preserve">, </w:t>
      </w:r>
      <w:r w:rsidRPr="00881AF9">
        <w:rPr>
          <w:rStyle w:val="affff5"/>
          <w:rFonts w:hint="eastAsia"/>
          <w:rtl/>
        </w:rPr>
        <w:t>משמע</w:t>
      </w:r>
      <w:r>
        <w:rPr>
          <w:rFonts w:hint="cs"/>
          <w:rtl/>
        </w:rPr>
        <w:t xml:space="preserve"> אף מתרמוד,</w:t>
      </w:r>
    </w:p>
    <w:p w14:paraId="390C3345" w14:textId="77777777" w:rsidR="00F85F49" w:rsidRPr="00C35A2C" w:rsidRDefault="00F85F4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טז:</w:t>
      </w:r>
    </w:p>
    <w:p w14:paraId="40EE266B" w14:textId="0A5AB6B3" w:rsidR="00A36199" w:rsidRPr="00615A60" w:rsidRDefault="00F85F49" w:rsidP="00615A60">
      <w:pPr>
        <w:rPr>
          <w:rtl/>
        </w:rPr>
      </w:pPr>
      <w:r w:rsidRPr="00F112DD">
        <w:rPr>
          <w:rStyle w:val="affff5"/>
          <w:rFonts w:hint="cs"/>
          <w:rtl/>
        </w:rPr>
        <w:t>וארי</w:t>
      </w:r>
      <w:r w:rsidRPr="00F112DD">
        <w:rPr>
          <w:rStyle w:val="affff5"/>
          <w:rtl/>
        </w:rPr>
        <w:t>"</w:t>
      </w:r>
      <w:r w:rsidRPr="00F112DD">
        <w:rPr>
          <w:rStyle w:val="affff5"/>
          <w:rFonts w:hint="cs"/>
          <w:rtl/>
        </w:rPr>
        <w:t>ו</w:t>
      </w:r>
      <w:r w:rsidR="00A36199">
        <w:rPr>
          <w:rStyle w:val="affff5"/>
          <w:rFonts w:hint="cs"/>
          <w:rtl/>
        </w:rPr>
        <w:t>:</w:t>
      </w:r>
      <w:r w:rsidRPr="00C35A2C">
        <w:rPr>
          <w:rFonts w:hint="cs"/>
          <w:rtl/>
        </w:rPr>
        <w:t xml:space="preserve"> הלכה כסתם משנה</w:t>
      </w:r>
      <w:r w:rsidR="00A36199">
        <w:rPr>
          <w:rFonts w:hint="cs"/>
          <w:rtl/>
        </w:rPr>
        <w:t>,</w:t>
      </w:r>
      <w:r w:rsidRPr="00C35A2C">
        <w:rPr>
          <w:rFonts w:hint="cs"/>
          <w:rtl/>
        </w:rPr>
        <w:t xml:space="preserve"> </w:t>
      </w:r>
      <w:r w:rsidR="00A36199">
        <w:rPr>
          <w:rtl/>
        </w:rPr>
        <w:tab/>
      </w:r>
      <w:r w:rsidR="00A36199">
        <w:rPr>
          <w:rtl/>
        </w:rPr>
        <w:tab/>
      </w:r>
      <w:r w:rsidR="00A36199" w:rsidRPr="00881AF9">
        <w:rPr>
          <w:rStyle w:val="affff5"/>
          <w:rFonts w:hint="eastAsia"/>
          <w:rtl/>
        </w:rPr>
        <w:t>ומתרצים</w:t>
      </w:r>
      <w:r w:rsidR="00A36199" w:rsidRPr="00881AF9">
        <w:rPr>
          <w:rStyle w:val="affff5"/>
          <w:rtl/>
        </w:rPr>
        <w:t>:</w:t>
      </w:r>
      <w:r w:rsidRPr="0090328A">
        <w:rPr>
          <w:rFonts w:hint="cs"/>
          <w:rtl/>
        </w:rPr>
        <w:t xml:space="preserve"> </w:t>
      </w:r>
      <w:r w:rsidRPr="00A36199">
        <w:rPr>
          <w:rFonts w:hint="cs"/>
          <w:rtl/>
        </w:rPr>
        <w:t xml:space="preserve">אמוראי ואליבא </w:t>
      </w:r>
      <w:r w:rsidRPr="00A36199">
        <w:rPr>
          <w:rStyle w:val="affff5"/>
          <w:rFonts w:hint="cs"/>
          <w:rtl/>
        </w:rPr>
        <w:t>דרי</w:t>
      </w:r>
      <w:r w:rsidRPr="00A36199">
        <w:rPr>
          <w:rStyle w:val="affff5"/>
          <w:rtl/>
        </w:rPr>
        <w:t>"</w:t>
      </w:r>
      <w:r w:rsidRPr="00A36199">
        <w:rPr>
          <w:rStyle w:val="affff5"/>
          <w:rFonts w:hint="cs"/>
          <w:rtl/>
        </w:rPr>
        <w:t>ו</w:t>
      </w:r>
      <w:r w:rsidRPr="00881AF9">
        <w:rPr>
          <w:rtl/>
        </w:rPr>
        <w:t>.</w:t>
      </w:r>
    </w:p>
    <w:p w14:paraId="66140118" w14:textId="06861D11" w:rsidR="00F85F49" w:rsidRPr="00AA0E3F" w:rsidRDefault="00F85F49" w:rsidP="00CD0821">
      <w:pPr>
        <w:rPr>
          <w:rFonts w:cs="PFT_Frank"/>
          <w:b/>
          <w:bCs/>
          <w:szCs w:val="14"/>
          <w:rtl/>
        </w:rPr>
      </w:pPr>
      <w:r w:rsidRPr="00AA0E3F">
        <w:rPr>
          <w:rFonts w:cs="PFT_Frank" w:hint="cs"/>
          <w:b/>
          <w:bCs/>
          <w:szCs w:val="14"/>
          <w:rtl/>
        </w:rPr>
        <w:t xml:space="preserve">טעם </w:t>
      </w:r>
      <w:r>
        <w:rPr>
          <w:rFonts w:cs="PFT_Frank" w:hint="cs"/>
          <w:b/>
          <w:bCs/>
          <w:szCs w:val="14"/>
          <w:rtl/>
        </w:rPr>
        <w:t xml:space="preserve">של </w:t>
      </w:r>
      <w:r>
        <w:rPr>
          <w:rStyle w:val="affff5"/>
          <w:rFonts w:cs="PFT_Frank" w:hint="cs"/>
          <w:b/>
          <w:bCs/>
          <w:szCs w:val="14"/>
          <w:rtl/>
          <w:rPrChange w:id="9024" w:author="מנוע אמוראים" w:date="2026-10-05T16:41:34Z">
            <w:rPr>
              <w:rFonts w:cs="PFT_Frank" w:hint="cs"/>
              <w:b/>
              <w:bCs/>
              <w:szCs w:val="14"/>
              <w:rtl/>
            </w:rPr>
          </w:rPrChange>
        </w:rPr>
        <w:t xml:space="preserve">רי"ו</w:t>
      </w:r>
      <w:r>
        <w:rPr>
          <w:rFonts w:cs="PFT_Frank" w:hint="cs"/>
          <w:b/>
          <w:bCs/>
          <w:szCs w:val="14"/>
          <w:rtl/>
        </w:rPr>
        <w:t xml:space="preserve"> וסביא, </w:t>
      </w:r>
      <w:r w:rsidRPr="00AA0E3F">
        <w:rPr>
          <w:rFonts w:cs="PFT_Frank" w:hint="cs"/>
          <w:b/>
          <w:bCs/>
          <w:szCs w:val="14"/>
          <w:rtl/>
        </w:rPr>
        <w:t>שמתרמוד לא</w:t>
      </w:r>
      <w:r w:rsidR="00A36199" w:rsidRPr="00AA0E3F">
        <w:rPr>
          <w:rFonts w:cs="PFT_Frank" w:hint="cs"/>
          <w:b/>
          <w:bCs/>
          <w:szCs w:val="14"/>
          <w:rtl/>
        </w:rPr>
        <w:t xml:space="preserve"> מקבלים גרים</w:t>
      </w:r>
      <w:r w:rsidRPr="00AA0E3F">
        <w:rPr>
          <w:rFonts w:cs="PFT_Frank"/>
          <w:b/>
          <w:bCs/>
          <w:szCs w:val="14"/>
          <w:rtl/>
        </w:rPr>
        <w:t xml:space="preserve"> </w:t>
      </w:r>
    </w:p>
    <w:p w14:paraId="287ADE65" w14:textId="6CBDB1B9" w:rsidR="00F85F49" w:rsidRDefault="00F85F49" w:rsidP="00F85F49">
      <w:pPr>
        <w:rPr>
          <w:rtl/>
        </w:rPr>
      </w:pPr>
      <w:r w:rsidRPr="00F112DD">
        <w:rPr>
          <w:rStyle w:val="affff5"/>
          <w:rFonts w:hint="cs"/>
          <w:rtl/>
        </w:rPr>
        <w:t>ל</w:t>
      </w:r>
      <w:r w:rsidR="00A36199">
        <w:rPr>
          <w:rStyle w:val="affff5"/>
          <w:rFonts w:hint="cs"/>
          <w:rtl/>
        </w:rPr>
        <w:t>חד:</w:t>
      </w:r>
      <w:r w:rsidRPr="00C35A2C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משום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עבדי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שלמה</w:t>
      </w:r>
      <w:r w:rsidRPr="00C35A2C">
        <w:rPr>
          <w:rtl/>
        </w:rPr>
        <w:t xml:space="preserve">, </w:t>
      </w:r>
      <w:r w:rsidR="00A36199" w:rsidRPr="00881AF9">
        <w:rPr>
          <w:rStyle w:val="affff5"/>
          <w:rFonts w:hint="eastAsia"/>
          <w:rtl/>
        </w:rPr>
        <w:t>וסובר</w:t>
      </w:r>
      <w:r w:rsidR="00A36199">
        <w:rPr>
          <w:rFonts w:hint="cs"/>
          <w:rtl/>
        </w:rPr>
        <w:t xml:space="preserve"> גוי</w:t>
      </w:r>
      <w:r w:rsidR="00A36199" w:rsidRPr="00C35A2C">
        <w:rPr>
          <w:rtl/>
        </w:rPr>
        <w:t xml:space="preserve"> </w:t>
      </w:r>
      <w:r w:rsidRPr="00C35A2C">
        <w:rPr>
          <w:rFonts w:hint="cs"/>
          <w:rtl/>
        </w:rPr>
        <w:t>ועבד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ישראל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ממזר</w:t>
      </w:r>
      <w:r w:rsidRPr="00C35A2C">
        <w:rPr>
          <w:rtl/>
        </w:rPr>
        <w:t>,</w:t>
      </w:r>
    </w:p>
    <w:p w14:paraId="7BE55C31" w14:textId="1D1DD538" w:rsidR="00B3776A" w:rsidRPr="00CD0821" w:rsidRDefault="00F85F49" w:rsidP="00CD0821">
      <w:pPr>
        <w:rPr>
          <w:rStyle w:val="affff5"/>
          <w:rFonts w:cs="FrankRuehl"/>
          <w:bCs w:val="0"/>
          <w:szCs w:val="18"/>
          <w:rtl/>
        </w:rPr>
      </w:pPr>
      <w:r w:rsidRPr="00F112DD">
        <w:rPr>
          <w:rStyle w:val="affff5"/>
          <w:rFonts w:hint="cs"/>
          <w:rtl/>
        </w:rPr>
        <w:t>ל</w:t>
      </w:r>
      <w:r w:rsidR="00A36199">
        <w:rPr>
          <w:rStyle w:val="affff5"/>
          <w:rFonts w:hint="cs"/>
          <w:rtl/>
        </w:rPr>
        <w:t>ח</w:t>
      </w:r>
      <w:r w:rsidRPr="00F112DD">
        <w:rPr>
          <w:rStyle w:val="affff5"/>
          <w:rFonts w:hint="cs"/>
          <w:rtl/>
        </w:rPr>
        <w:t>ד</w:t>
      </w:r>
      <w:r w:rsidR="00A36199">
        <w:rPr>
          <w:rStyle w:val="affff5"/>
          <w:rFonts w:hint="cs"/>
          <w:rtl/>
        </w:rPr>
        <w:t>:</w:t>
      </w:r>
      <w:r w:rsidRPr="00C35A2C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משום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בנות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ירושלים</w:t>
      </w:r>
      <w:r w:rsidR="00A36199">
        <w:rPr>
          <w:rFonts w:hint="cs"/>
          <w:rtl/>
        </w:rPr>
        <w:t>,</w:t>
      </w:r>
      <w:r w:rsidRPr="0082330B">
        <w:rPr>
          <w:rStyle w:val="affff5"/>
          <w:rtl/>
        </w:rPr>
        <w:t xml:space="preserve"> </w:t>
      </w:r>
      <w:r w:rsidR="00A36199" w:rsidRPr="00881AF9">
        <w:rPr>
          <w:rFonts w:hint="eastAsia"/>
          <w:rtl/>
        </w:rPr>
        <w:t>ש</w:t>
      </w:r>
      <w:r w:rsidRPr="00C35A2C">
        <w:rPr>
          <w:rFonts w:hint="cs"/>
          <w:rtl/>
        </w:rPr>
        <w:t>י</w:t>
      </w:r>
      <w:r>
        <w:rPr>
          <w:rFonts w:hint="cs"/>
          <w:rtl/>
        </w:rPr>
        <w:t>"</w:t>
      </w:r>
      <w:r w:rsidRPr="00C35A2C">
        <w:rPr>
          <w:rFonts w:hint="cs"/>
          <w:rtl/>
        </w:rPr>
        <w:t>ב אלף ג</w:t>
      </w:r>
      <w:r w:rsidR="00A36199">
        <w:rPr>
          <w:rFonts w:hint="cs"/>
          <w:rtl/>
        </w:rPr>
        <w:t>ויים -</w:t>
      </w:r>
      <w:r w:rsidR="00A36199">
        <w:rPr>
          <w:rFonts w:hint="cs"/>
          <w:spacing w:val="-2"/>
          <w:rtl/>
        </w:rPr>
        <w:t xml:space="preserve"> </w:t>
      </w:r>
      <w:r w:rsidRPr="00881AF9">
        <w:rPr>
          <w:rStyle w:val="affff8"/>
          <w:rFonts w:hint="eastAsia"/>
          <w:rtl/>
        </w:rPr>
        <w:t>בשעה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שנכנסו</w:t>
      </w:r>
      <w:r w:rsidRPr="00881AF9">
        <w:rPr>
          <w:rStyle w:val="affff8"/>
          <w:rtl/>
        </w:rPr>
        <w:t xml:space="preserve"> </w:t>
      </w:r>
      <w:r w:rsidR="00B3776A">
        <w:rPr>
          <w:rStyle w:val="affff8"/>
          <w:rFonts w:hint="cs"/>
          <w:rtl/>
        </w:rPr>
        <w:t>כל האחרים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להיכל</w:t>
      </w:r>
      <w:r w:rsidRPr="00881AF9">
        <w:rPr>
          <w:rStyle w:val="affff8"/>
          <w:rtl/>
        </w:rPr>
        <w:t xml:space="preserve"> </w:t>
      </w:r>
      <w:r w:rsidR="00A36199">
        <w:rPr>
          <w:rStyle w:val="affff8"/>
          <w:rFonts w:hint="cs"/>
          <w:rtl/>
        </w:rPr>
        <w:t>ו</w:t>
      </w:r>
      <w:r w:rsidRPr="00881AF9">
        <w:rPr>
          <w:rStyle w:val="affff8"/>
          <w:rFonts w:hint="eastAsia"/>
          <w:rtl/>
        </w:rPr>
        <w:t>נפנו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על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כסף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וזהב</w:t>
      </w:r>
      <w:r w:rsidR="00A36199">
        <w:rPr>
          <w:rFonts w:hint="cs"/>
          <w:spacing w:val="-2"/>
          <w:rtl/>
        </w:rPr>
        <w:t xml:space="preserve"> - </w:t>
      </w:r>
      <w:r w:rsidR="00B3776A">
        <w:rPr>
          <w:rFonts w:hint="cs"/>
          <w:spacing w:val="-2"/>
          <w:rtl/>
        </w:rPr>
        <w:t xml:space="preserve">הם </w:t>
      </w:r>
      <w:r w:rsidRPr="00AC7749">
        <w:rPr>
          <w:rFonts w:hint="cs"/>
          <w:spacing w:val="-2"/>
          <w:rtl/>
        </w:rPr>
        <w:t>נפנו</w:t>
      </w:r>
      <w:r w:rsidRPr="00AC7749">
        <w:rPr>
          <w:spacing w:val="-2"/>
          <w:rtl/>
        </w:rPr>
        <w:t xml:space="preserve"> </w:t>
      </w:r>
      <w:r w:rsidRPr="00AC7749">
        <w:rPr>
          <w:rFonts w:hint="cs"/>
          <w:spacing w:val="-2"/>
          <w:rtl/>
        </w:rPr>
        <w:t>על</w:t>
      </w:r>
      <w:r w:rsidRPr="00AC7749">
        <w:rPr>
          <w:spacing w:val="-2"/>
          <w:rtl/>
        </w:rPr>
        <w:t xml:space="preserve"> </w:t>
      </w:r>
      <w:r w:rsidRPr="00AC7749">
        <w:rPr>
          <w:rFonts w:hint="cs"/>
          <w:spacing w:val="-2"/>
          <w:rtl/>
        </w:rPr>
        <w:t>בנות</w:t>
      </w:r>
      <w:r w:rsidRPr="00AC7749">
        <w:rPr>
          <w:spacing w:val="-2"/>
          <w:rtl/>
        </w:rPr>
        <w:t xml:space="preserve"> </w:t>
      </w:r>
      <w:r w:rsidRPr="00AC7749">
        <w:rPr>
          <w:rFonts w:hint="cs"/>
          <w:spacing w:val="-2"/>
          <w:rtl/>
        </w:rPr>
        <w:t>ירושלים</w:t>
      </w:r>
      <w:r w:rsidR="00B3776A">
        <w:rPr>
          <w:rFonts w:hint="cs"/>
          <w:spacing w:val="-2"/>
          <w:rtl/>
        </w:rPr>
        <w:t>, ועינום.</w:t>
      </w:r>
    </w:p>
    <w:p w14:paraId="3F87623C" w14:textId="288FCB2D" w:rsidR="00B3776A" w:rsidRDefault="00B3776A" w:rsidP="00F85F49">
      <w:pPr>
        <w:ind w:hanging="1"/>
        <w:rPr>
          <w:rtl/>
        </w:rPr>
      </w:pPr>
      <w:r>
        <w:rPr>
          <w:rStyle w:val="affff5"/>
          <w:rFonts w:hint="cs"/>
          <w:rtl/>
        </w:rPr>
        <w:t>א</w:t>
      </w:r>
      <w:r w:rsidR="00F85F49" w:rsidRPr="00D238B7">
        <w:rPr>
          <w:rStyle w:val="affff5"/>
          <w:rFonts w:hint="cs"/>
          <w:rtl/>
        </w:rPr>
        <w:t>.</w:t>
      </w:r>
      <w:r w:rsidR="00F85F49" w:rsidRPr="00447315">
        <w:rPr>
          <w:rStyle w:val="affff5"/>
          <w:rFonts w:hint="cs"/>
          <w:rtl/>
        </w:rPr>
        <w:t xml:space="preserve"> </w:t>
      </w:r>
      <w:r w:rsidR="00F85F49" w:rsidRPr="00F112DD">
        <w:rPr>
          <w:rStyle w:val="affff5"/>
          <w:rFonts w:hint="cs"/>
          <w:rtl/>
        </w:rPr>
        <w:t>מריו"נ:</w:t>
      </w:r>
      <w:r w:rsidR="00F85F49" w:rsidRPr="00C35A2C">
        <w:rPr>
          <w:rFonts w:hint="cs"/>
          <w:rtl/>
        </w:rPr>
        <w:t xml:space="preserve"> </w:t>
      </w:r>
      <w:r w:rsidR="00F85F49" w:rsidRPr="00BF2C41">
        <w:rPr>
          <w:rStyle w:val="affff1"/>
          <w:rFonts w:hint="cs"/>
          <w:rtl/>
        </w:rPr>
        <w:t>'נער</w:t>
      </w:r>
      <w:r w:rsidR="00F85F49" w:rsidRPr="00BF2C41">
        <w:rPr>
          <w:rStyle w:val="affff1"/>
          <w:rtl/>
        </w:rPr>
        <w:t xml:space="preserve"> </w:t>
      </w:r>
      <w:r w:rsidR="00F85F49" w:rsidRPr="00BF2C41">
        <w:rPr>
          <w:rStyle w:val="affff1"/>
          <w:rFonts w:hint="cs"/>
          <w:rtl/>
        </w:rPr>
        <w:t>הייתי</w:t>
      </w:r>
      <w:r w:rsidR="00F85F49" w:rsidRPr="00BF2C41">
        <w:rPr>
          <w:rStyle w:val="affff1"/>
          <w:rtl/>
        </w:rPr>
        <w:t xml:space="preserve"> </w:t>
      </w:r>
      <w:r w:rsidR="00F85F49" w:rsidRPr="00BF2C41">
        <w:rPr>
          <w:rStyle w:val="affff1"/>
          <w:rFonts w:hint="cs"/>
          <w:rtl/>
        </w:rPr>
        <w:t>גם</w:t>
      </w:r>
      <w:r w:rsidR="00F85F49" w:rsidRPr="00BF2C41">
        <w:rPr>
          <w:rStyle w:val="affff1"/>
          <w:rtl/>
        </w:rPr>
        <w:t xml:space="preserve"> </w:t>
      </w:r>
      <w:r w:rsidR="00F85F49" w:rsidRPr="00BF2C41">
        <w:rPr>
          <w:rStyle w:val="affff1"/>
          <w:rFonts w:hint="cs"/>
          <w:rtl/>
        </w:rPr>
        <w:t>זקנתי</w:t>
      </w:r>
      <w:r>
        <w:rPr>
          <w:rStyle w:val="affff1"/>
          <w:rFonts w:hint="cs"/>
          <w:rtl/>
        </w:rPr>
        <w:t xml:space="preserve"> ולא ראיתי צדיק נעזב..</w:t>
      </w:r>
      <w:r w:rsidR="00F85F49" w:rsidRPr="00BF2C41">
        <w:rPr>
          <w:rStyle w:val="affff1"/>
          <w:rFonts w:hint="cs"/>
          <w:rtl/>
        </w:rPr>
        <w:t>'</w:t>
      </w:r>
      <w:r w:rsidR="00F85F49" w:rsidRPr="00447315">
        <w:rPr>
          <w:rFonts w:hint="cs"/>
          <w:rtl/>
        </w:rPr>
        <w:t xml:space="preserve"> </w:t>
      </w:r>
    </w:p>
    <w:p w14:paraId="68C4DFDD" w14:textId="182700FE" w:rsidR="00F85F49" w:rsidRPr="00D238B7" w:rsidRDefault="00F85F49" w:rsidP="00881AF9">
      <w:pPr>
        <w:rPr>
          <w:rStyle w:val="affff5"/>
          <w:rtl/>
        </w:rPr>
      </w:pPr>
      <w:r w:rsidRPr="00C35A2C">
        <w:rPr>
          <w:rFonts w:hint="cs"/>
          <w:rtl/>
        </w:rPr>
        <w:t>שר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העולם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אמרו</w:t>
      </w:r>
      <w:r>
        <w:rPr>
          <w:rFonts w:hint="cs"/>
          <w:rtl/>
        </w:rPr>
        <w:t xml:space="preserve">, </w:t>
      </w:r>
      <w:r w:rsidR="00B3776A" w:rsidRPr="00A07384">
        <w:rPr>
          <w:rStyle w:val="affff8"/>
          <w:rFonts w:cs="PFT_Frank" w:hint="eastAsia"/>
          <w:b/>
          <w:bCs/>
          <w:szCs w:val="10"/>
          <w:rtl/>
        </w:rPr>
        <w:t>ולא</w:t>
      </w:r>
      <w:r w:rsidR="00B3776A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הקב</w:t>
      </w:r>
      <w:r w:rsidRPr="00A07384">
        <w:rPr>
          <w:rStyle w:val="affff8"/>
          <w:rFonts w:cs="PFT_Frank"/>
          <w:b/>
          <w:bCs/>
          <w:szCs w:val="10"/>
          <w:rtl/>
        </w:rPr>
        <w:t>"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ה</w:t>
      </w:r>
      <w:r w:rsidRPr="00447315">
        <w:rPr>
          <w:rStyle w:val="affff8"/>
          <w:rFonts w:hint="cs"/>
          <w:rtl/>
        </w:rPr>
        <w:t xml:space="preserve"> </w:t>
      </w:r>
      <w:r w:rsidR="00B3776A">
        <w:rPr>
          <w:rStyle w:val="affff8"/>
          <w:rFonts w:hint="cs"/>
          <w:rtl/>
        </w:rPr>
        <w:t>- ש</w:t>
      </w:r>
      <w:r w:rsidRPr="00447315">
        <w:rPr>
          <w:rStyle w:val="affff8"/>
          <w:rFonts w:hint="cs"/>
          <w:rtl/>
        </w:rPr>
        <w:t xml:space="preserve">אין זקנה,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ו</w:t>
      </w:r>
      <w:r w:rsidR="00B3776A" w:rsidRPr="00A07384">
        <w:rPr>
          <w:rStyle w:val="affff8"/>
          <w:rFonts w:cs="PFT_Frank" w:hint="eastAsia"/>
          <w:b/>
          <w:bCs/>
          <w:szCs w:val="10"/>
          <w:rtl/>
        </w:rPr>
        <w:t>לא</w:t>
      </w:r>
      <w:r w:rsidR="00B3776A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דוד</w:t>
      </w:r>
      <w:r w:rsidRPr="00447315">
        <w:rPr>
          <w:rStyle w:val="affff8"/>
          <w:rFonts w:hint="cs"/>
          <w:rtl/>
        </w:rPr>
        <w:t xml:space="preserve"> </w:t>
      </w:r>
      <w:r w:rsidR="00251DC2">
        <w:rPr>
          <w:rStyle w:val="affff8"/>
          <w:rFonts w:hint="cs"/>
          <w:rtl/>
        </w:rPr>
        <w:t xml:space="preserve">- </w:t>
      </w:r>
      <w:r w:rsidR="00B3776A">
        <w:rPr>
          <w:rStyle w:val="affff8"/>
          <w:rFonts w:hint="cs"/>
          <w:rtl/>
        </w:rPr>
        <w:t>ש</w:t>
      </w:r>
      <w:r w:rsidRPr="00447315">
        <w:rPr>
          <w:rStyle w:val="affff8"/>
          <w:rFonts w:hint="cs"/>
          <w:rtl/>
        </w:rPr>
        <w:t xml:space="preserve">לא </w:t>
      </w:r>
      <w:r w:rsidR="00B3776A">
        <w:rPr>
          <w:rStyle w:val="affff8"/>
          <w:rFonts w:hint="cs"/>
          <w:rtl/>
        </w:rPr>
        <w:t>הזקין</w:t>
      </w:r>
      <w:r w:rsidRPr="00447315">
        <w:rPr>
          <w:rStyle w:val="affff8"/>
          <w:rFonts w:hint="cs"/>
          <w:rtl/>
        </w:rPr>
        <w:t xml:space="preserve"> כ</w:t>
      </w:r>
      <w:r w:rsidR="00B3776A">
        <w:rPr>
          <w:rStyle w:val="affff8"/>
          <w:rFonts w:hint="cs"/>
          <w:rtl/>
        </w:rPr>
        <w:t>"</w:t>
      </w:r>
      <w:r w:rsidRPr="00447315">
        <w:rPr>
          <w:rStyle w:val="affff8"/>
          <w:rFonts w:hint="cs"/>
          <w:rtl/>
        </w:rPr>
        <w:t>כ</w:t>
      </w:r>
      <w:r w:rsidR="00B3776A">
        <w:rPr>
          <w:rStyle w:val="affff5"/>
          <w:rFonts w:hint="cs"/>
          <w:rtl/>
        </w:rPr>
        <w:t>.</w:t>
      </w:r>
    </w:p>
    <w:p w14:paraId="647453D2" w14:textId="77777777" w:rsidR="00CD0821" w:rsidRDefault="00B3776A" w:rsidP="00F85F49">
      <w:pPr>
        <w:ind w:hanging="1"/>
        <w:rPr>
          <w:rStyle w:val="affff8"/>
          <w:rtl/>
        </w:rPr>
      </w:pPr>
      <w:r>
        <w:rPr>
          <w:rStyle w:val="affff5"/>
          <w:rFonts w:hint="cs"/>
          <w:rtl/>
        </w:rPr>
        <w:t>ב</w:t>
      </w:r>
      <w:r w:rsidR="00F85F49" w:rsidRPr="00D238B7">
        <w:rPr>
          <w:rStyle w:val="affff5"/>
          <w:rFonts w:hint="cs"/>
          <w:rtl/>
        </w:rPr>
        <w:t>.</w:t>
      </w:r>
      <w:r w:rsidR="00F85F49">
        <w:rPr>
          <w:rFonts w:ascii="FontbitDavid" w:hAnsi="FontbitDavid" w:hint="cs"/>
          <w:sz w:val="32"/>
          <w:rtl/>
        </w:rPr>
        <w:t xml:space="preserve"> </w:t>
      </w:r>
      <w:r w:rsidR="00F85F49" w:rsidRPr="00F112DD">
        <w:rPr>
          <w:rStyle w:val="affff5"/>
          <w:rFonts w:hint="cs"/>
          <w:rtl/>
        </w:rPr>
        <w:t>מריו"נ:</w:t>
      </w:r>
      <w:r w:rsidR="00F85F49" w:rsidRPr="00C35A2C">
        <w:rPr>
          <w:rtl/>
        </w:rPr>
        <w:t xml:space="preserve"> </w:t>
      </w:r>
      <w:r w:rsidR="00F85F49" w:rsidRPr="00572F4D">
        <w:rPr>
          <w:rStyle w:val="affff1"/>
          <w:rFonts w:hint="cs"/>
          <w:rtl/>
        </w:rPr>
        <w:t>'ידו</w:t>
      </w:r>
      <w:r w:rsidR="00F85F49" w:rsidRPr="00572F4D">
        <w:rPr>
          <w:rStyle w:val="affff1"/>
          <w:rtl/>
        </w:rPr>
        <w:t xml:space="preserve"> </w:t>
      </w:r>
      <w:r w:rsidR="00F85F49" w:rsidRPr="00572F4D">
        <w:rPr>
          <w:rStyle w:val="affff1"/>
          <w:rFonts w:hint="cs"/>
          <w:rtl/>
        </w:rPr>
        <w:t>פרש</w:t>
      </w:r>
      <w:r w:rsidR="00F85F49" w:rsidRPr="00572F4D">
        <w:rPr>
          <w:rStyle w:val="affff1"/>
          <w:rtl/>
        </w:rPr>
        <w:t xml:space="preserve"> </w:t>
      </w:r>
      <w:r w:rsidR="00F85F49" w:rsidRPr="00572F4D">
        <w:rPr>
          <w:rStyle w:val="affff1"/>
          <w:rFonts w:hint="cs"/>
          <w:rtl/>
        </w:rPr>
        <w:t>צר</w:t>
      </w:r>
      <w:r w:rsidR="00F85F49" w:rsidRPr="00572F4D">
        <w:rPr>
          <w:rStyle w:val="affff1"/>
          <w:rtl/>
        </w:rPr>
        <w:t xml:space="preserve"> </w:t>
      </w:r>
      <w:r w:rsidR="00F85F49" w:rsidRPr="00572F4D">
        <w:rPr>
          <w:rStyle w:val="affff1"/>
          <w:rFonts w:hint="cs"/>
          <w:rtl/>
        </w:rPr>
        <w:t>על</w:t>
      </w:r>
      <w:r w:rsidR="00F85F49" w:rsidRPr="00572F4D">
        <w:rPr>
          <w:rStyle w:val="affff1"/>
          <w:rtl/>
        </w:rPr>
        <w:t xml:space="preserve"> </w:t>
      </w:r>
      <w:r w:rsidR="00F85F49" w:rsidRPr="00572F4D">
        <w:rPr>
          <w:rStyle w:val="affff1"/>
          <w:rFonts w:hint="cs"/>
          <w:rtl/>
        </w:rPr>
        <w:t>כל</w:t>
      </w:r>
      <w:r w:rsidR="00F85F49" w:rsidRPr="00572F4D">
        <w:rPr>
          <w:rStyle w:val="affff1"/>
          <w:rtl/>
        </w:rPr>
        <w:t xml:space="preserve"> </w:t>
      </w:r>
      <w:r w:rsidR="00F85F49" w:rsidRPr="00572F4D">
        <w:rPr>
          <w:rStyle w:val="affff1"/>
          <w:rFonts w:hint="cs"/>
          <w:rtl/>
        </w:rPr>
        <w:t>מחמדיה'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-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עמון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ומואב</w:t>
      </w:r>
      <w:r>
        <w:rPr>
          <w:rFonts w:hint="cs"/>
          <w:rtl/>
        </w:rPr>
        <w:t xml:space="preserve"> </w:t>
      </w:r>
      <w:r w:rsidRPr="00881AF9">
        <w:rPr>
          <w:rStyle w:val="affff8"/>
          <w:rtl/>
        </w:rPr>
        <w:t>-</w:t>
      </w:r>
      <w:r w:rsidR="00F85F49" w:rsidRPr="00881AF9">
        <w:rPr>
          <w:rStyle w:val="affff8"/>
          <w:rtl/>
        </w:rPr>
        <w:t xml:space="preserve"> </w:t>
      </w:r>
      <w:r w:rsidR="00F85F49" w:rsidRPr="00881AF9">
        <w:rPr>
          <w:rStyle w:val="affff8"/>
          <w:rFonts w:hint="eastAsia"/>
          <w:rtl/>
        </w:rPr>
        <w:t>בשעה</w:t>
      </w:r>
      <w:r w:rsidR="00F85F49" w:rsidRPr="00881AF9">
        <w:rPr>
          <w:rStyle w:val="affff8"/>
          <w:rtl/>
        </w:rPr>
        <w:t xml:space="preserve"> </w:t>
      </w:r>
      <w:r w:rsidR="00F85F49" w:rsidRPr="00881AF9">
        <w:rPr>
          <w:rStyle w:val="affff8"/>
          <w:rFonts w:hint="eastAsia"/>
          <w:rtl/>
        </w:rPr>
        <w:t>ש</w:t>
      </w:r>
      <w:r>
        <w:rPr>
          <w:rStyle w:val="affff8"/>
          <w:rFonts w:hint="cs"/>
          <w:rtl/>
        </w:rPr>
        <w:t>האחרים</w:t>
      </w:r>
      <w:r w:rsidR="00F85F49" w:rsidRPr="00881AF9">
        <w:rPr>
          <w:rStyle w:val="affff8"/>
          <w:rtl/>
        </w:rPr>
        <w:t xml:space="preserve"> </w:t>
      </w:r>
    </w:p>
    <w:p w14:paraId="0D8958B2" w14:textId="0A1F0E4D" w:rsidR="00B3776A" w:rsidRDefault="00F85F49" w:rsidP="00F85F49">
      <w:pPr>
        <w:ind w:hanging="1"/>
        <w:rPr>
          <w:rStyle w:val="affff1"/>
          <w:rtl/>
        </w:rPr>
      </w:pPr>
      <w:r w:rsidRPr="00881AF9">
        <w:rPr>
          <w:rStyle w:val="affff8"/>
          <w:rFonts w:hint="eastAsia"/>
          <w:rtl/>
        </w:rPr>
        <w:lastRenderedPageBreak/>
        <w:t>נפנו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על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כסף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וזהב</w:t>
      </w:r>
      <w:r w:rsidR="00B3776A">
        <w:rPr>
          <w:rFonts w:hint="cs"/>
          <w:rtl/>
        </w:rPr>
        <w:t xml:space="preserve"> -</w:t>
      </w:r>
      <w:r w:rsidRPr="00C35A2C">
        <w:rPr>
          <w:rtl/>
        </w:rPr>
        <w:t xml:space="preserve"> </w:t>
      </w:r>
      <w:r w:rsidR="00B3776A">
        <w:rPr>
          <w:rFonts w:hint="cs"/>
          <w:rtl/>
        </w:rPr>
        <w:t xml:space="preserve">הם </w:t>
      </w:r>
      <w:r w:rsidRPr="00C35A2C">
        <w:rPr>
          <w:rFonts w:hint="cs"/>
          <w:rtl/>
        </w:rPr>
        <w:t>נפנו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ס</w:t>
      </w:r>
      <w:r w:rsidRPr="00C35A2C">
        <w:rPr>
          <w:rtl/>
        </w:rPr>
        <w:t>"</w:t>
      </w:r>
      <w:r w:rsidRPr="00C35A2C">
        <w:rPr>
          <w:rFonts w:hint="cs"/>
          <w:rtl/>
        </w:rPr>
        <w:t>ת</w:t>
      </w:r>
      <w:r w:rsidR="00B3776A">
        <w:rPr>
          <w:rFonts w:hint="cs"/>
          <w:rtl/>
        </w:rPr>
        <w:t xml:space="preserve"> ושרפוהו</w:t>
      </w:r>
      <w:r w:rsidRPr="00C35A2C">
        <w:rPr>
          <w:rtl/>
        </w:rPr>
        <w:t xml:space="preserve"> </w:t>
      </w:r>
      <w:r w:rsidR="00B3776A">
        <w:rPr>
          <w:rStyle w:val="affff1"/>
          <w:rFonts w:hint="cs"/>
          <w:rtl/>
        </w:rPr>
        <w:t>ד'</w:t>
      </w:r>
      <w:r w:rsidRPr="00AD1A41">
        <w:rPr>
          <w:rStyle w:val="affff1"/>
          <w:rFonts w:hint="cs"/>
          <w:rtl/>
        </w:rPr>
        <w:t>לא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יבא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עמוני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ומואבי</w:t>
      </w:r>
      <w:r w:rsidR="00B3776A">
        <w:rPr>
          <w:rStyle w:val="affff1"/>
          <w:rFonts w:hint="cs"/>
          <w:rtl/>
        </w:rPr>
        <w:t>'.</w:t>
      </w:r>
    </w:p>
    <w:p w14:paraId="50FB7CAA" w14:textId="21320DEC" w:rsidR="0030786B" w:rsidRDefault="00F85F49" w:rsidP="00615A60">
      <w:pPr>
        <w:pStyle w:val="affff7"/>
        <w:jc w:val="center"/>
        <w:rPr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837687">
        <w:rPr>
          <w:rFonts w:ascii="FontbitDavid" w:hAnsi="FontbitDavid" w:hint="cs"/>
          <w:sz w:val="32"/>
          <w:rtl/>
        </w:rPr>
        <w:t xml:space="preserve"> </w:t>
      </w:r>
      <w:r w:rsidR="00837687" w:rsidRPr="00881AF9">
        <w:rPr>
          <w:rStyle w:val="affff5"/>
          <w:rFonts w:hint="eastAsia"/>
          <w:rtl/>
        </w:rPr>
        <w:t>רב</w:t>
      </w:r>
      <w:r w:rsidR="00837687" w:rsidRPr="00881AF9">
        <w:rPr>
          <w:rStyle w:val="affff5"/>
          <w:rtl/>
        </w:rPr>
        <w:t>:</w:t>
      </w:r>
      <w:r w:rsidRPr="00BF2C41">
        <w:rPr>
          <w:rStyle w:val="affff1"/>
          <w:rFonts w:hint="cs"/>
          <w:rtl/>
        </w:rPr>
        <w:t xml:space="preserve"> 'צוה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ה</w:t>
      </w:r>
      <w:r w:rsidRPr="00BF2C41">
        <w:rPr>
          <w:rStyle w:val="affff1"/>
          <w:rtl/>
        </w:rPr>
        <w:t xml:space="preserve">' </w:t>
      </w:r>
      <w:r w:rsidRPr="00BF2C41">
        <w:rPr>
          <w:rStyle w:val="affff1"/>
          <w:rFonts w:hint="cs"/>
          <w:rtl/>
        </w:rPr>
        <w:t>ליעקב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סביביו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צריו'</w:t>
      </w:r>
      <w:r w:rsidRPr="00BF2C41">
        <w:rPr>
          <w:rStyle w:val="affff1"/>
          <w:rtl/>
        </w:rPr>
        <w:t xml:space="preserve"> </w:t>
      </w:r>
      <w:r w:rsidR="00837687" w:rsidRPr="00881AF9">
        <w:rPr>
          <w:rStyle w:val="affff8"/>
          <w:rtl/>
        </w:rPr>
        <w:t xml:space="preserve">- </w:t>
      </w:r>
      <w:r w:rsidRPr="00881AF9">
        <w:rPr>
          <w:rStyle w:val="affff8"/>
          <w:rFonts w:hint="eastAsia"/>
          <w:rtl/>
        </w:rPr>
        <w:t>כגון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הומניא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לפום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נהרא</w:t>
      </w:r>
      <w:r w:rsidRPr="00881AF9">
        <w:rPr>
          <w:rStyle w:val="affff8"/>
          <w:rtl/>
        </w:rPr>
        <w:t>.</w:t>
      </w:r>
    </w:p>
    <w:p w14:paraId="670E3420" w14:textId="4374A278" w:rsidR="00251DC2" w:rsidRDefault="00251DC2" w:rsidP="00615A60">
      <w:pPr>
        <w:pStyle w:val="affff2"/>
        <w:rPr>
          <w:rtl/>
        </w:rPr>
      </w:pPr>
      <w:bookmarkStart w:id="114" w:name="_Toc119172628"/>
      <w:bookmarkStart w:id="115" w:name="_Toc119229716"/>
      <w:r>
        <w:rPr>
          <w:rFonts w:hint="cs"/>
          <w:rtl/>
        </w:rPr>
        <w:t>עשרת השבטים, ופסולם</w:t>
      </w:r>
      <w:bookmarkEnd w:id="114"/>
      <w:bookmarkEnd w:id="115"/>
    </w:p>
    <w:p w14:paraId="06B7BBA3" w14:textId="17E7C1D8" w:rsidR="00F85F49" w:rsidRPr="00C35A2C" w:rsidRDefault="00F85F49" w:rsidP="00F85F49">
      <w:pPr>
        <w:rPr>
          <w:rtl/>
        </w:rPr>
      </w:pPr>
      <w:r>
        <w:rPr>
          <w:rStyle w:val="affff5"/>
          <w:rFonts w:hint="cs"/>
          <w:rtl/>
        </w:rPr>
        <w:t>מר</w:t>
      </w:r>
      <w:r w:rsidR="00251DC2">
        <w:rPr>
          <w:rStyle w:val="affff5"/>
          <w:rFonts w:hint="cs"/>
          <w:rtl/>
        </w:rPr>
        <w:t xml:space="preserve">' </w:t>
      </w:r>
      <w:r>
        <w:rPr>
          <w:rStyle w:val="affff5"/>
          <w:rFonts w:hint="cs"/>
          <w:rtl/>
        </w:rPr>
        <w:t>א</w:t>
      </w:r>
      <w:r w:rsidR="00251DC2">
        <w:rPr>
          <w:rStyle w:val="affff5"/>
          <w:rFonts w:hint="cs"/>
          <w:rtl/>
        </w:rPr>
        <w:t>סי</w:t>
      </w:r>
      <w:r w:rsidRPr="00F112DD">
        <w:rPr>
          <w:rStyle w:val="affff5"/>
          <w:rtl/>
        </w:rPr>
        <w:t>:</w:t>
      </w:r>
      <w:r w:rsidRPr="0090328A">
        <w:rPr>
          <w:rFonts w:cs="PFT_Frank"/>
          <w:b/>
          <w:bCs/>
          <w:sz w:val="14"/>
          <w:szCs w:val="14"/>
          <w:rtl/>
        </w:rPr>
        <w:t xml:space="preserve"> </w:t>
      </w:r>
      <w:r w:rsidR="00251DC2" w:rsidRPr="00881AF9">
        <w:rPr>
          <w:rFonts w:cs="PFT_Frank" w:hint="eastAsia"/>
          <w:sz w:val="14"/>
          <w:szCs w:val="14"/>
          <w:rtl/>
        </w:rPr>
        <w:t>גו</w:t>
      </w:r>
      <w:r w:rsidR="00251DC2" w:rsidRPr="00881AF9">
        <w:rPr>
          <w:rFonts w:hint="eastAsia"/>
          <w:rtl/>
        </w:rPr>
        <w:t>י</w:t>
      </w:r>
      <w:r w:rsidRPr="00881AF9">
        <w:rPr>
          <w:rtl/>
        </w:rPr>
        <w:t xml:space="preserve"> שקידש </w:t>
      </w:r>
      <w:r w:rsidRPr="00881AF9">
        <w:rPr>
          <w:rFonts w:hint="eastAsia"/>
          <w:rtl/>
        </w:rPr>
        <w:t>בזמן</w:t>
      </w:r>
      <w:r w:rsidRPr="00881AF9">
        <w:rPr>
          <w:rtl/>
        </w:rPr>
        <w:t xml:space="preserve"> </w:t>
      </w:r>
      <w:r w:rsidRPr="00881AF9">
        <w:rPr>
          <w:rFonts w:hint="eastAsia"/>
          <w:rtl/>
        </w:rPr>
        <w:t>הזה</w:t>
      </w:r>
      <w:r w:rsidRPr="00881AF9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חוששי</w:t>
      </w:r>
      <w:r w:rsidR="00251DC2" w:rsidRPr="00D1637C">
        <w:rPr>
          <w:rFonts w:cs="PFT_Frank" w:hint="eastAsia"/>
          <w:b/>
          <w:bCs/>
          <w:szCs w:val="14"/>
          <w:rtl/>
        </w:rPr>
        <w:t>ם</w:t>
      </w:r>
      <w:r w:rsidRPr="00251DC2">
        <w:rPr>
          <w:rtl/>
        </w:rPr>
        <w:t xml:space="preserve">, </w:t>
      </w:r>
      <w:r w:rsidRPr="00251DC2">
        <w:rPr>
          <w:rFonts w:hint="cs"/>
          <w:rtl/>
        </w:rPr>
        <w:t>שמא</w:t>
      </w:r>
      <w:r w:rsidRPr="00251DC2">
        <w:rPr>
          <w:rtl/>
        </w:rPr>
        <w:t xml:space="preserve"> </w:t>
      </w:r>
      <w:r w:rsidRPr="00251DC2">
        <w:rPr>
          <w:rFonts w:hint="cs"/>
          <w:rtl/>
        </w:rPr>
        <w:t>מ</w:t>
      </w:r>
      <w:r w:rsidR="00251DC2">
        <w:rPr>
          <w:rFonts w:hint="cs"/>
          <w:rtl/>
        </w:rPr>
        <w:t>י'</w:t>
      </w:r>
      <w:r w:rsidRPr="00251DC2">
        <w:rPr>
          <w:rtl/>
        </w:rPr>
        <w:t xml:space="preserve"> </w:t>
      </w:r>
      <w:r w:rsidRPr="00251DC2">
        <w:rPr>
          <w:rFonts w:hint="cs"/>
          <w:rtl/>
        </w:rPr>
        <w:t>שבטים</w:t>
      </w:r>
      <w:r w:rsidRPr="00251DC2">
        <w:rPr>
          <w:rtl/>
        </w:rPr>
        <w:t xml:space="preserve"> </w:t>
      </w:r>
      <w:r w:rsidRPr="00251DC2">
        <w:rPr>
          <w:rFonts w:hint="cs"/>
          <w:rtl/>
        </w:rPr>
        <w:t>ה</w:t>
      </w:r>
      <w:r w:rsidRPr="00C35A2C">
        <w:rPr>
          <w:rFonts w:hint="cs"/>
          <w:rtl/>
        </w:rPr>
        <w:t>וא</w:t>
      </w:r>
      <w:r w:rsidR="001C657D">
        <w:rPr>
          <w:rFonts w:hint="cs"/>
          <w:rtl/>
        </w:rPr>
        <w:t>,</w:t>
      </w:r>
    </w:p>
    <w:p w14:paraId="51A600B4" w14:textId="31043B89" w:rsidR="00F85F49" w:rsidRDefault="00F85F49" w:rsidP="00881AF9">
      <w:pPr>
        <w:rPr>
          <w:rtl/>
        </w:rPr>
      </w:pPr>
      <w:r w:rsidRPr="00C35A2C">
        <w:rPr>
          <w:rFonts w:hint="cs"/>
          <w:rtl/>
        </w:rPr>
        <w:t>וב</w:t>
      </w:r>
      <w:r>
        <w:rPr>
          <w:rFonts w:hint="cs"/>
          <w:rtl/>
        </w:rPr>
        <w:t>מקומם ד</w:t>
      </w:r>
      <w:r w:rsidRPr="00C35A2C">
        <w:rPr>
          <w:rFonts w:hint="cs"/>
          <w:rtl/>
        </w:rPr>
        <w:t>קב</w:t>
      </w:r>
      <w:r>
        <w:rPr>
          <w:rFonts w:hint="cs"/>
          <w:rtl/>
        </w:rPr>
        <w:t>יעי,</w:t>
      </w:r>
      <w:r w:rsidRPr="00C35A2C">
        <w:rPr>
          <w:rFonts w:hint="cs"/>
          <w:rtl/>
        </w:rPr>
        <w:t xml:space="preserve"> </w:t>
      </w:r>
      <w:r w:rsidR="001C657D">
        <w:rPr>
          <w:rtl/>
        </w:rPr>
        <w:tab/>
      </w:r>
      <w:r w:rsidR="001C657D">
        <w:rPr>
          <w:rtl/>
        </w:rPr>
        <w:tab/>
      </w:r>
      <w:r w:rsidR="001C657D">
        <w:rPr>
          <w:rtl/>
        </w:rPr>
        <w:tab/>
      </w:r>
      <w:r w:rsidR="001C657D">
        <w:rPr>
          <w:rtl/>
        </w:rPr>
        <w:tab/>
      </w:r>
      <w:r w:rsidR="001C657D">
        <w:rPr>
          <w:rFonts w:hint="cs"/>
          <w:rtl/>
        </w:rPr>
        <w:t xml:space="preserve">  אבל ב</w:t>
      </w:r>
      <w:r w:rsidRPr="00C35A2C">
        <w:rPr>
          <w:rFonts w:hint="cs"/>
          <w:rtl/>
        </w:rPr>
        <w:t xml:space="preserve">פריש </w:t>
      </w:r>
      <w:r w:rsidR="001C657D">
        <w:rPr>
          <w:rFonts w:hint="cs"/>
          <w:rtl/>
        </w:rPr>
        <w:t xml:space="preserve">- </w:t>
      </w:r>
      <w:r>
        <w:rPr>
          <w:rFonts w:hint="cs"/>
          <w:rtl/>
        </w:rPr>
        <w:t>הולכים</w:t>
      </w:r>
      <w:r w:rsidRPr="00C35A2C">
        <w:rPr>
          <w:rFonts w:hint="cs"/>
          <w:rtl/>
        </w:rPr>
        <w:t xml:space="preserve"> </w:t>
      </w:r>
      <w:r>
        <w:rPr>
          <w:rFonts w:hint="cs"/>
          <w:rtl/>
        </w:rPr>
        <w:t>אחר הרוב.</w:t>
      </w:r>
    </w:p>
    <w:p w14:paraId="6875E4D6" w14:textId="77777777" w:rsidR="00F85F49" w:rsidRPr="00C35A2C" w:rsidRDefault="00F85F4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יז.</w:t>
      </w:r>
    </w:p>
    <w:p w14:paraId="51F22981" w14:textId="454B88AD" w:rsidR="00F85F49" w:rsidRDefault="001C657D" w:rsidP="00881AF9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ומקומם</w:t>
      </w:r>
      <w:r w:rsidR="00F85F49" w:rsidRPr="00881AF9">
        <w:rPr>
          <w:rtl/>
        </w:rPr>
        <w:t xml:space="preserve"> </w:t>
      </w:r>
      <w:r w:rsidRPr="00881AF9">
        <w:rPr>
          <w:rtl/>
        </w:rPr>
        <w:t xml:space="preserve">- </w:t>
      </w:r>
      <w:r w:rsidR="00F85F49" w:rsidRPr="00BF2C41">
        <w:rPr>
          <w:rStyle w:val="affff1"/>
          <w:rFonts w:hint="cs"/>
          <w:rtl/>
        </w:rPr>
        <w:t>חלח</w:t>
      </w:r>
      <w:r w:rsidR="00F85F49" w:rsidRPr="00C35A2C">
        <w:rPr>
          <w:rtl/>
        </w:rPr>
        <w:t xml:space="preserve"> </w:t>
      </w:r>
      <w:r w:rsidR="00F85F49" w:rsidRPr="00881AF9">
        <w:rPr>
          <w:rStyle w:val="affff8"/>
          <w:rFonts w:hint="eastAsia"/>
          <w:rtl/>
        </w:rPr>
        <w:t>חלזון</w:t>
      </w:r>
      <w:r w:rsidR="00F85F49" w:rsidRPr="00C35A2C">
        <w:rPr>
          <w:rtl/>
        </w:rPr>
        <w:t xml:space="preserve"> </w:t>
      </w:r>
      <w:r w:rsidR="00F85F49" w:rsidRPr="00BF2C41">
        <w:rPr>
          <w:rStyle w:val="affff1"/>
          <w:rFonts w:hint="cs"/>
          <w:rtl/>
        </w:rPr>
        <w:t>חבור</w:t>
      </w:r>
      <w:r w:rsidR="00F85F49" w:rsidRPr="00C35A2C">
        <w:rPr>
          <w:rtl/>
        </w:rPr>
        <w:t xml:space="preserve"> </w:t>
      </w:r>
      <w:r w:rsidR="00F85F49" w:rsidRPr="00881AF9">
        <w:rPr>
          <w:rStyle w:val="affff8"/>
          <w:rFonts w:hint="eastAsia"/>
          <w:rtl/>
        </w:rPr>
        <w:t>חדייב</w:t>
      </w:r>
      <w:r w:rsidR="00F85F49" w:rsidRPr="00C35A2C">
        <w:rPr>
          <w:rtl/>
        </w:rPr>
        <w:t xml:space="preserve"> </w:t>
      </w:r>
      <w:r w:rsidR="00F85F49" w:rsidRPr="00BF2C41">
        <w:rPr>
          <w:rStyle w:val="affff1"/>
          <w:rFonts w:hint="cs"/>
          <w:rtl/>
        </w:rPr>
        <w:t>נהר</w:t>
      </w:r>
      <w:r w:rsidR="00F85F49" w:rsidRPr="00BF2C41">
        <w:rPr>
          <w:rStyle w:val="affff1"/>
          <w:rtl/>
        </w:rPr>
        <w:t xml:space="preserve"> </w:t>
      </w:r>
      <w:r w:rsidR="00F85F49" w:rsidRPr="00BF2C41">
        <w:rPr>
          <w:rStyle w:val="affff1"/>
          <w:rFonts w:hint="cs"/>
          <w:rtl/>
        </w:rPr>
        <w:t>גוזן</w:t>
      </w:r>
      <w:r w:rsidR="00F85F49" w:rsidRPr="00C35A2C">
        <w:rPr>
          <w:rtl/>
        </w:rPr>
        <w:t xml:space="preserve"> </w:t>
      </w:r>
      <w:r w:rsidR="00F85F49" w:rsidRPr="00881AF9">
        <w:rPr>
          <w:rStyle w:val="affff8"/>
          <w:rFonts w:hint="eastAsia"/>
          <w:rtl/>
        </w:rPr>
        <w:t>גינזק</w:t>
      </w:r>
      <w:r w:rsidR="00F85F49" w:rsidRPr="00C35A2C">
        <w:rPr>
          <w:rtl/>
        </w:rPr>
        <w:t xml:space="preserve"> </w:t>
      </w:r>
      <w:r w:rsidR="00F85F49" w:rsidRPr="00BF2C41">
        <w:rPr>
          <w:rStyle w:val="affff1"/>
          <w:rFonts w:hint="cs"/>
          <w:rtl/>
        </w:rPr>
        <w:t>ערי</w:t>
      </w:r>
      <w:r w:rsidR="00F85F49" w:rsidRPr="00BF2C41">
        <w:rPr>
          <w:rStyle w:val="affff1"/>
          <w:rtl/>
        </w:rPr>
        <w:t xml:space="preserve"> </w:t>
      </w:r>
      <w:r w:rsidR="00F85F49" w:rsidRPr="00BF2C41">
        <w:rPr>
          <w:rStyle w:val="affff1"/>
          <w:rFonts w:hint="cs"/>
          <w:rtl/>
        </w:rPr>
        <w:t>מדי</w:t>
      </w:r>
      <w:r w:rsidR="00F85F49" w:rsidRPr="00C35A2C">
        <w:rPr>
          <w:rtl/>
        </w:rPr>
        <w:t xml:space="preserve"> </w:t>
      </w:r>
      <w:r w:rsidR="00F85F49" w:rsidRPr="00881AF9">
        <w:rPr>
          <w:rStyle w:val="affff8"/>
          <w:rFonts w:hint="eastAsia"/>
          <w:rtl/>
        </w:rPr>
        <w:t>חמדן</w:t>
      </w:r>
      <w:r w:rsidR="00F85F49" w:rsidRPr="00881AF9">
        <w:rPr>
          <w:rStyle w:val="affff8"/>
          <w:rtl/>
        </w:rPr>
        <w:t xml:space="preserve"> </w:t>
      </w:r>
      <w:r w:rsidR="00F85F49" w:rsidRPr="00881AF9">
        <w:rPr>
          <w:rStyle w:val="affff8"/>
          <w:rFonts w:hint="eastAsia"/>
          <w:rtl/>
        </w:rPr>
        <w:t>וחברותיה</w:t>
      </w:r>
      <w:r>
        <w:rPr>
          <w:rFonts w:hint="cs"/>
          <w:rtl/>
        </w:rPr>
        <w:t>.</w:t>
      </w:r>
    </w:p>
    <w:p w14:paraId="522F1367" w14:textId="5DC142D3" w:rsidR="00F85F49" w:rsidRPr="001C657D" w:rsidRDefault="001C657D" w:rsidP="00F85F49">
      <w:pPr>
        <w:ind w:hanging="1"/>
        <w:rPr>
          <w:rtl/>
        </w:rPr>
      </w:pPr>
      <w:r>
        <w:rPr>
          <w:rStyle w:val="affff5"/>
          <w:rFonts w:hint="cs"/>
          <w:rtl/>
        </w:rPr>
        <w:t>ו</w:t>
      </w:r>
      <w:r w:rsidR="00F85F49" w:rsidRPr="00F112DD">
        <w:rPr>
          <w:rStyle w:val="affff5"/>
          <w:rFonts w:hint="cs"/>
          <w:rtl/>
        </w:rPr>
        <w:t>א</w:t>
      </w:r>
      <w:r w:rsidR="00F85F49" w:rsidRPr="00F112DD">
        <w:rPr>
          <w:rStyle w:val="affff5"/>
          <w:rtl/>
        </w:rPr>
        <w:t>"</w:t>
      </w:r>
      <w:r w:rsidR="00F85F49" w:rsidRPr="00F112DD">
        <w:rPr>
          <w:rStyle w:val="affff5"/>
          <w:rFonts w:hint="cs"/>
          <w:rtl/>
        </w:rPr>
        <w:t>ר</w:t>
      </w:r>
      <w:r w:rsidR="00F85F49" w:rsidRPr="00F112DD">
        <w:rPr>
          <w:rStyle w:val="affff5"/>
          <w:rtl/>
        </w:rPr>
        <w:t xml:space="preserve"> </w:t>
      </w:r>
      <w:r w:rsidR="00F85F49" w:rsidRPr="00F112DD">
        <w:rPr>
          <w:rStyle w:val="affff5"/>
          <w:rFonts w:hint="cs"/>
          <w:rtl/>
        </w:rPr>
        <w:t>יוחנן</w:t>
      </w:r>
      <w:r w:rsidR="00F85F49" w:rsidRPr="00F112DD">
        <w:rPr>
          <w:rStyle w:val="affff5"/>
          <w:rtl/>
        </w:rPr>
        <w:t>:</w:t>
      </w:r>
      <w:r w:rsidR="00F85F49" w:rsidRPr="0090328A">
        <w:rPr>
          <w:rFonts w:cs="PFT_Frank"/>
          <w:b/>
          <w:bCs/>
          <w:sz w:val="14"/>
          <w:szCs w:val="14"/>
          <w:rtl/>
        </w:rPr>
        <w:t xml:space="preserve"> </w:t>
      </w:r>
      <w:r w:rsidR="00F85F49" w:rsidRPr="00881AF9">
        <w:rPr>
          <w:rFonts w:hint="eastAsia"/>
          <w:rtl/>
        </w:rPr>
        <w:t>כולן</w:t>
      </w:r>
      <w:r w:rsidR="00F85F49" w:rsidRPr="00D1637C">
        <w:rPr>
          <w:rFonts w:cs="PFT_Frank"/>
          <w:b/>
          <w:bCs/>
          <w:szCs w:val="14"/>
          <w:rtl/>
        </w:rPr>
        <w:t xml:space="preserve"> </w:t>
      </w:r>
      <w:r w:rsidR="00F85F49" w:rsidRPr="00D1637C">
        <w:rPr>
          <w:rFonts w:cs="PFT_Frank" w:hint="eastAsia"/>
          <w:b/>
          <w:bCs/>
          <w:szCs w:val="14"/>
          <w:rtl/>
        </w:rPr>
        <w:t>לפסול</w:t>
      </w:r>
      <w:r>
        <w:rPr>
          <w:rFonts w:hint="cs"/>
          <w:rtl/>
        </w:rPr>
        <w:t>,</w:t>
      </w:r>
      <w:r w:rsidRPr="00881AF9">
        <w:rPr>
          <w:rStyle w:val="affff8"/>
          <w:rtl/>
        </w:rPr>
        <w:t xml:space="preserve"> גו</w:t>
      </w:r>
      <w:r w:rsidRPr="00881AF9">
        <w:rPr>
          <w:rStyle w:val="affff8"/>
          <w:rFonts w:hint="eastAsia"/>
          <w:rtl/>
        </w:rPr>
        <w:t>יים</w:t>
      </w:r>
      <w:r w:rsidRPr="00881AF9">
        <w:rPr>
          <w:rStyle w:val="affff8"/>
          <w:rtl/>
        </w:rPr>
        <w:t xml:space="preserve"> באו על בנות י' שבטים, </w:t>
      </w:r>
      <w:r w:rsidRPr="00881AF9">
        <w:rPr>
          <w:rStyle w:val="affff8"/>
          <w:rFonts w:hint="eastAsia"/>
          <w:rtl/>
        </w:rPr>
        <w:t>והתחתנו</w:t>
      </w:r>
      <w:r w:rsidRPr="00881AF9">
        <w:rPr>
          <w:rStyle w:val="affff8"/>
          <w:rtl/>
        </w:rPr>
        <w:t xml:space="preserve"> </w:t>
      </w:r>
      <w:r w:rsidRPr="00881AF9">
        <w:rPr>
          <w:rStyle w:val="affff8"/>
          <w:rFonts w:hint="eastAsia"/>
          <w:rtl/>
        </w:rPr>
        <w:t>בקרובים</w:t>
      </w:r>
      <w:r>
        <w:rPr>
          <w:rFonts w:hint="cs"/>
          <w:rtl/>
        </w:rPr>
        <w:t>.</w:t>
      </w:r>
    </w:p>
    <w:p w14:paraId="73083294" w14:textId="56767287" w:rsidR="00F85F49" w:rsidRPr="00262A77" w:rsidRDefault="001C657D" w:rsidP="00F85F49">
      <w:pPr>
        <w:rPr>
          <w:spacing w:val="-4"/>
          <w:rtl/>
        </w:rPr>
      </w:pPr>
      <w:r>
        <w:rPr>
          <w:rStyle w:val="affff5"/>
          <w:rFonts w:hint="cs"/>
          <w:spacing w:val="-4"/>
          <w:rtl/>
        </w:rPr>
        <w:t>א. אבל</w:t>
      </w:r>
      <w:r w:rsidR="00F85F49" w:rsidRPr="00262A77">
        <w:rPr>
          <w:rStyle w:val="affff5"/>
          <w:rFonts w:hint="cs"/>
          <w:spacing w:val="-4"/>
          <w:rtl/>
        </w:rPr>
        <w:t xml:space="preserve"> </w:t>
      </w:r>
      <w:r>
        <w:rPr>
          <w:rStyle w:val="affff5"/>
          <w:rFonts w:hint="cs"/>
          <w:spacing w:val="-4"/>
          <w:rtl/>
        </w:rPr>
        <w:t>ל</w:t>
      </w:r>
      <w:r w:rsidR="00F85F49" w:rsidRPr="00262A77">
        <w:rPr>
          <w:rStyle w:val="affff5"/>
          <w:rFonts w:hint="cs"/>
          <w:spacing w:val="-4"/>
          <w:rtl/>
        </w:rPr>
        <w:t>שמואל</w:t>
      </w:r>
      <w:r w:rsidR="00F85F49" w:rsidRPr="00262A77">
        <w:rPr>
          <w:rStyle w:val="affff5"/>
          <w:spacing w:val="-4"/>
          <w:rtl/>
        </w:rPr>
        <w:t>:</w:t>
      </w:r>
      <w:r w:rsidR="00F85F49" w:rsidRPr="00262A77">
        <w:rPr>
          <w:spacing w:val="-4"/>
          <w:rtl/>
        </w:rPr>
        <w:t xml:space="preserve"> </w:t>
      </w:r>
      <w:r w:rsidR="00F85F49" w:rsidRPr="00262A77">
        <w:rPr>
          <w:rFonts w:hint="cs"/>
          <w:spacing w:val="-4"/>
          <w:rtl/>
        </w:rPr>
        <w:t>בנך</w:t>
      </w:r>
      <w:r w:rsidR="00F85F49" w:rsidRPr="00262A77">
        <w:rPr>
          <w:spacing w:val="-4"/>
          <w:rtl/>
        </w:rPr>
        <w:t xml:space="preserve"> </w:t>
      </w:r>
      <w:r w:rsidR="00F85F49" w:rsidRPr="00262A77">
        <w:rPr>
          <w:rFonts w:hint="cs"/>
          <w:spacing w:val="-4"/>
          <w:rtl/>
        </w:rPr>
        <w:t>מישראלית</w:t>
      </w:r>
      <w:r w:rsidR="00F85F49" w:rsidRPr="00262A77">
        <w:rPr>
          <w:spacing w:val="-4"/>
          <w:rtl/>
        </w:rPr>
        <w:t xml:space="preserve"> </w:t>
      </w:r>
      <w:r>
        <w:rPr>
          <w:rFonts w:hint="cs"/>
          <w:spacing w:val="-4"/>
          <w:rtl/>
        </w:rPr>
        <w:t>- קרוי</w:t>
      </w:r>
      <w:r w:rsidR="00F85F49" w:rsidRPr="00262A77">
        <w:rPr>
          <w:spacing w:val="-4"/>
          <w:rtl/>
        </w:rPr>
        <w:t xml:space="preserve"> </w:t>
      </w:r>
      <w:r w:rsidR="00F85F49" w:rsidRPr="00262A77">
        <w:rPr>
          <w:rStyle w:val="affff1"/>
          <w:rFonts w:hint="cs"/>
          <w:spacing w:val="-4"/>
          <w:rtl/>
        </w:rPr>
        <w:t>בנך</w:t>
      </w:r>
      <w:r w:rsidR="00F85F49" w:rsidRPr="00262A77">
        <w:rPr>
          <w:rStyle w:val="affff1"/>
          <w:spacing w:val="-4"/>
          <w:rtl/>
        </w:rPr>
        <w:t>,</w:t>
      </w:r>
      <w:r w:rsidR="00F85F49" w:rsidRPr="00262A77">
        <w:rPr>
          <w:spacing w:val="-4"/>
          <w:rtl/>
        </w:rPr>
        <w:t xml:space="preserve"> </w:t>
      </w:r>
      <w:r>
        <w:rPr>
          <w:rFonts w:hint="cs"/>
          <w:spacing w:val="-4"/>
          <w:rtl/>
        </w:rPr>
        <w:t>אבל</w:t>
      </w:r>
      <w:r w:rsidR="00F85F49" w:rsidRPr="00262A77">
        <w:rPr>
          <w:spacing w:val="-4"/>
          <w:rtl/>
        </w:rPr>
        <w:t xml:space="preserve"> </w:t>
      </w:r>
      <w:r w:rsidR="00F85F49" w:rsidRPr="00262A77">
        <w:rPr>
          <w:rFonts w:hint="cs"/>
          <w:spacing w:val="-4"/>
          <w:rtl/>
        </w:rPr>
        <w:t>מה</w:t>
      </w:r>
      <w:r>
        <w:rPr>
          <w:rFonts w:hint="cs"/>
          <w:spacing w:val="-4"/>
          <w:rtl/>
        </w:rPr>
        <w:t>גויה</w:t>
      </w:r>
      <w:r w:rsidR="00F85F49" w:rsidRPr="00262A77">
        <w:rPr>
          <w:rFonts w:hint="cs"/>
          <w:spacing w:val="-4"/>
          <w:rtl/>
        </w:rPr>
        <w:t xml:space="preserve"> </w:t>
      </w:r>
      <w:r>
        <w:rPr>
          <w:rFonts w:hint="cs"/>
          <w:spacing w:val="-4"/>
          <w:rtl/>
        </w:rPr>
        <w:t xml:space="preserve">- </w:t>
      </w:r>
      <w:r w:rsidR="00F85F49" w:rsidRPr="00262A77">
        <w:rPr>
          <w:rFonts w:hint="cs"/>
          <w:spacing w:val="-4"/>
          <w:rtl/>
        </w:rPr>
        <w:t>קרוי בנה</w:t>
      </w:r>
      <w:r>
        <w:rPr>
          <w:rFonts w:hint="cs"/>
          <w:spacing w:val="-4"/>
          <w:rtl/>
        </w:rPr>
        <w:t>,</w:t>
      </w:r>
    </w:p>
    <w:p w14:paraId="78FE31B7" w14:textId="5C21BBC4" w:rsidR="001C657D" w:rsidRDefault="00F85F49" w:rsidP="001C657D">
      <w:pPr>
        <w:pStyle w:val="afffc"/>
        <w:ind w:left="0" w:firstLine="0"/>
        <w:rPr>
          <w:rtl/>
        </w:rPr>
      </w:pPr>
      <w:r w:rsidRPr="00881AF9">
        <w:rPr>
          <w:rStyle w:val="affff8"/>
          <w:rFonts w:hint="eastAsia"/>
          <w:rtl/>
        </w:rPr>
        <w:t>ו</w:t>
      </w:r>
      <w:r w:rsidR="001C657D" w:rsidRPr="00881AF9">
        <w:rPr>
          <w:rStyle w:val="affff8"/>
          <w:rFonts w:hint="eastAsia"/>
          <w:rtl/>
        </w:rPr>
        <w:t>זה</w:t>
      </w:r>
      <w:r w:rsidR="001C657D" w:rsidRPr="00881AF9">
        <w:rPr>
          <w:rStyle w:val="affff8"/>
          <w:rtl/>
        </w:rPr>
        <w:t xml:space="preserve"> מצד </w:t>
      </w:r>
      <w:r w:rsidR="001C657D" w:rsidRPr="00A07384">
        <w:rPr>
          <w:rStyle w:val="affff8"/>
          <w:rFonts w:cs="PFT_Frank" w:hint="eastAsia"/>
          <w:b/>
          <w:bCs/>
          <w:szCs w:val="10"/>
          <w:rtl/>
        </w:rPr>
        <w:t>בני</w:t>
      </w:r>
      <w:r w:rsidR="001C657D" w:rsidRPr="00881AF9">
        <w:rPr>
          <w:rStyle w:val="affff8"/>
          <w:rtl/>
        </w:rPr>
        <w:t xml:space="preserve"> י' שבטים</w:t>
      </w:r>
      <w:r w:rsidR="001C657D">
        <w:rPr>
          <w:rStyle w:val="affff8"/>
          <w:rFonts w:hint="cs"/>
          <w:rtl/>
        </w:rPr>
        <w:t xml:space="preserve"> שנשאו </w:t>
      </w:r>
      <w:r w:rsidR="001C657D" w:rsidRPr="00A07384">
        <w:rPr>
          <w:rStyle w:val="affff8"/>
          <w:rFonts w:cs="PFT_Frank" w:hint="eastAsia"/>
          <w:b/>
          <w:bCs/>
          <w:szCs w:val="10"/>
          <w:rtl/>
        </w:rPr>
        <w:t>גויות</w:t>
      </w:r>
      <w:r w:rsidR="001C657D">
        <w:rPr>
          <w:rStyle w:val="affff8"/>
          <w:rFonts w:hint="cs"/>
          <w:rtl/>
        </w:rPr>
        <w:t>,</w:t>
      </w:r>
      <w:r w:rsidR="001C657D">
        <w:rPr>
          <w:rFonts w:hint="cs"/>
          <w:rtl/>
        </w:rPr>
        <w:t xml:space="preserve"> </w:t>
      </w:r>
      <w:r w:rsidR="001C657D" w:rsidRPr="00881AF9">
        <w:rPr>
          <w:rStyle w:val="affff5"/>
          <w:rFonts w:hint="eastAsia"/>
          <w:rtl/>
        </w:rPr>
        <w:t>ויקשה</w:t>
      </w:r>
      <w:r w:rsidR="001C657D" w:rsidRPr="00881AF9">
        <w:rPr>
          <w:rStyle w:val="affff5"/>
          <w:rtl/>
        </w:rPr>
        <w:t>:</w:t>
      </w:r>
      <w:r w:rsidR="001C657D">
        <w:rPr>
          <w:rFonts w:hint="cs"/>
          <w:rtl/>
        </w:rPr>
        <w:t xml:space="preserve"> </w:t>
      </w:r>
      <w:r w:rsidR="001C657D" w:rsidRPr="00D1637C">
        <w:rPr>
          <w:rFonts w:cs="PFT_Frank" w:hint="eastAsia"/>
          <w:b/>
          <w:bCs/>
          <w:szCs w:val="14"/>
          <w:rtl/>
        </w:rPr>
        <w:t>מ</w:t>
      </w:r>
      <w:r w:rsidRPr="00D1637C">
        <w:rPr>
          <w:rFonts w:cs="PFT_Frank" w:hint="eastAsia"/>
          <w:b/>
          <w:bCs/>
          <w:szCs w:val="14"/>
          <w:rtl/>
        </w:rPr>
        <w:t>בנות</w:t>
      </w:r>
      <w:r w:rsidR="001C657D">
        <w:rPr>
          <w:rFonts w:hint="cs"/>
          <w:rtl/>
        </w:rPr>
        <w:t xml:space="preserve"> </w:t>
      </w:r>
      <w:r w:rsidR="001C657D" w:rsidRPr="00881AF9">
        <w:rPr>
          <w:rStyle w:val="affff8"/>
          <w:rFonts w:hint="eastAsia"/>
          <w:rtl/>
        </w:rPr>
        <w:t>שבטים</w:t>
      </w:r>
      <w:r w:rsidR="001C657D">
        <w:rPr>
          <w:rStyle w:val="affff8"/>
          <w:rFonts w:hint="cs"/>
          <w:rtl/>
        </w:rPr>
        <w:t xml:space="preserve"> שנשאום </w:t>
      </w:r>
      <w:r w:rsidR="001C657D" w:rsidRPr="00A07384">
        <w:rPr>
          <w:rStyle w:val="affff8"/>
          <w:rFonts w:cs="PFT_Frank" w:hint="eastAsia"/>
          <w:b/>
          <w:bCs/>
          <w:szCs w:val="10"/>
          <w:rtl/>
        </w:rPr>
        <w:t>גויים</w:t>
      </w:r>
      <w:r w:rsidRPr="00C35A2C">
        <w:rPr>
          <w:rtl/>
        </w:rPr>
        <w:t>,</w:t>
      </w:r>
    </w:p>
    <w:p w14:paraId="58A7FD61" w14:textId="4CCF70A8" w:rsidR="00F85F49" w:rsidRPr="001C657D" w:rsidRDefault="001C657D" w:rsidP="001C657D">
      <w:pPr>
        <w:rPr>
          <w:rtl/>
        </w:rPr>
      </w:pPr>
      <w:r>
        <w:rPr>
          <w:rStyle w:val="affff5"/>
          <w:rFonts w:hint="cs"/>
          <w:rtl/>
        </w:rPr>
        <w:t>ומתרצים: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ש</w:t>
      </w:r>
      <w:r w:rsidR="00F85F49" w:rsidRPr="00C35A2C">
        <w:rPr>
          <w:rFonts w:hint="cs"/>
          <w:rtl/>
        </w:rPr>
        <w:t xml:space="preserve">בנות אותו דור </w:t>
      </w:r>
      <w:r w:rsidR="00F85F49" w:rsidRPr="00881AF9">
        <w:rPr>
          <w:rFonts w:hint="eastAsia"/>
          <w:rtl/>
        </w:rPr>
        <w:t>נבקע</w:t>
      </w:r>
      <w:r w:rsidR="00F85F49" w:rsidRPr="00881AF9">
        <w:rPr>
          <w:rtl/>
        </w:rPr>
        <w:t xml:space="preserve"> </w:t>
      </w:r>
      <w:r w:rsidR="00F85F49" w:rsidRPr="00881AF9">
        <w:rPr>
          <w:rFonts w:hint="eastAsia"/>
          <w:rtl/>
        </w:rPr>
        <w:t>רחמ</w:t>
      </w:r>
      <w:r>
        <w:rPr>
          <w:rFonts w:hint="cs"/>
          <w:rtl/>
        </w:rPr>
        <w:t>ם.</w:t>
      </w:r>
    </w:p>
    <w:p w14:paraId="3FB0530C" w14:textId="7156A215" w:rsidR="00F85F49" w:rsidRPr="00262A77" w:rsidRDefault="001C657D" w:rsidP="00F85F49">
      <w:pPr>
        <w:rPr>
          <w:rStyle w:val="affff1"/>
          <w:spacing w:val="-4"/>
          <w:rtl/>
        </w:rPr>
      </w:pPr>
      <w:r>
        <w:rPr>
          <w:rStyle w:val="affff5"/>
          <w:rFonts w:hint="cs"/>
          <w:spacing w:val="-4"/>
          <w:rtl/>
        </w:rPr>
        <w:t xml:space="preserve">ב. </w:t>
      </w:r>
      <w:r w:rsidR="00F85F49" w:rsidRPr="00262A77">
        <w:rPr>
          <w:rStyle w:val="affff5"/>
          <w:rFonts w:hint="cs"/>
          <w:spacing w:val="-4"/>
          <w:rtl/>
        </w:rPr>
        <w:t>א</w:t>
      </w:r>
      <w:r w:rsidR="00F85F49" w:rsidRPr="00262A77">
        <w:rPr>
          <w:rStyle w:val="affff5"/>
          <w:spacing w:val="-4"/>
          <w:rtl/>
        </w:rPr>
        <w:t>"</w:t>
      </w:r>
      <w:r w:rsidR="00F85F49" w:rsidRPr="00262A77">
        <w:rPr>
          <w:rStyle w:val="affff5"/>
          <w:rFonts w:hint="cs"/>
          <w:spacing w:val="-4"/>
          <w:rtl/>
        </w:rPr>
        <w:t>ד</w:t>
      </w:r>
      <w:r w:rsidR="00F85F49" w:rsidRPr="00262A77">
        <w:rPr>
          <w:rStyle w:val="affff5"/>
          <w:spacing w:val="-4"/>
          <w:rtl/>
        </w:rPr>
        <w:t xml:space="preserve"> </w:t>
      </w:r>
      <w:r w:rsidR="00F85F49" w:rsidRPr="00262A77">
        <w:rPr>
          <w:rStyle w:val="affff5"/>
          <w:rFonts w:hint="cs"/>
          <w:spacing w:val="-4"/>
          <w:rtl/>
        </w:rPr>
        <w:t>לשמואל</w:t>
      </w:r>
      <w:r w:rsidR="00F85F49" w:rsidRPr="00262A77">
        <w:rPr>
          <w:rStyle w:val="affff5"/>
          <w:spacing w:val="-4"/>
          <w:rtl/>
        </w:rPr>
        <w:t xml:space="preserve">: </w:t>
      </w:r>
      <w:r w:rsidR="00F85F49" w:rsidRPr="00D1637C">
        <w:rPr>
          <w:rFonts w:cs="PFT_Frank" w:hint="eastAsia"/>
          <w:b/>
          <w:bCs/>
          <w:spacing w:val="-4"/>
          <w:szCs w:val="14"/>
          <w:rtl/>
        </w:rPr>
        <w:t>עשאום</w:t>
      </w:r>
      <w:r w:rsidR="00F85F49" w:rsidRPr="00262A77">
        <w:rPr>
          <w:spacing w:val="-4"/>
          <w:rtl/>
        </w:rPr>
        <w:t xml:space="preserve"> </w:t>
      </w:r>
      <w:r>
        <w:rPr>
          <w:rFonts w:hint="cs"/>
          <w:spacing w:val="-4"/>
          <w:rtl/>
        </w:rPr>
        <w:t>כ</w:t>
      </w:r>
      <w:r w:rsidR="00F85F49" w:rsidRPr="00262A77">
        <w:rPr>
          <w:rFonts w:hint="cs"/>
          <w:spacing w:val="-4"/>
          <w:rtl/>
        </w:rPr>
        <w:t>גויים</w:t>
      </w:r>
      <w:r w:rsidR="00F85F49" w:rsidRPr="00881AF9">
        <w:rPr>
          <w:rStyle w:val="affff8"/>
          <w:rtl/>
        </w:rPr>
        <w:t xml:space="preserve"> </w:t>
      </w:r>
      <w:r w:rsidR="00402707" w:rsidRPr="00881AF9">
        <w:rPr>
          <w:rStyle w:val="affff8"/>
          <w:rFonts w:hint="eastAsia"/>
          <w:rtl/>
        </w:rPr>
        <w:t>אף</w:t>
      </w:r>
      <w:r w:rsidR="00402707" w:rsidRPr="00881AF9">
        <w:rPr>
          <w:rStyle w:val="affff8"/>
          <w:rtl/>
        </w:rPr>
        <w:t xml:space="preserve"> </w:t>
      </w:r>
      <w:r w:rsidR="00402707" w:rsidRPr="00881AF9">
        <w:rPr>
          <w:rStyle w:val="affff8"/>
          <w:rFonts w:hint="eastAsia"/>
          <w:rtl/>
        </w:rPr>
        <w:t>שיהודים</w:t>
      </w:r>
      <w:r w:rsidR="00402707" w:rsidRPr="00262A77">
        <w:rPr>
          <w:rFonts w:hint="cs"/>
          <w:spacing w:val="-4"/>
          <w:rtl/>
        </w:rPr>
        <w:t xml:space="preserve"> </w:t>
      </w:r>
      <w:r w:rsidR="00F85F49" w:rsidRPr="00262A77">
        <w:rPr>
          <w:rStyle w:val="affff1"/>
          <w:rFonts w:hint="cs"/>
          <w:spacing w:val="-4"/>
          <w:rtl/>
        </w:rPr>
        <w:t>ד</w:t>
      </w:r>
      <w:r w:rsidR="00402707">
        <w:rPr>
          <w:rStyle w:val="affff1"/>
          <w:rFonts w:hint="cs"/>
          <w:spacing w:val="-4"/>
          <w:rtl/>
        </w:rPr>
        <w:t>'</w:t>
      </w:r>
      <w:r w:rsidR="00F85F49" w:rsidRPr="00262A77">
        <w:rPr>
          <w:rStyle w:val="affff1"/>
          <w:rFonts w:hint="cs"/>
          <w:spacing w:val="-4"/>
          <w:rtl/>
        </w:rPr>
        <w:t>בה' בגדו</w:t>
      </w:r>
      <w:r w:rsidR="00F85F49" w:rsidRPr="00262A77">
        <w:rPr>
          <w:rStyle w:val="affff1"/>
          <w:spacing w:val="-4"/>
          <w:rtl/>
        </w:rPr>
        <w:t xml:space="preserve"> </w:t>
      </w:r>
      <w:r w:rsidR="00F85F49" w:rsidRPr="00262A77">
        <w:rPr>
          <w:rStyle w:val="affff1"/>
          <w:rFonts w:hint="cs"/>
          <w:spacing w:val="-4"/>
          <w:rtl/>
        </w:rPr>
        <w:t>כי</w:t>
      </w:r>
      <w:r w:rsidR="00F85F49" w:rsidRPr="00262A77">
        <w:rPr>
          <w:rStyle w:val="affff1"/>
          <w:spacing w:val="-4"/>
          <w:rtl/>
        </w:rPr>
        <w:t xml:space="preserve"> </w:t>
      </w:r>
      <w:r w:rsidR="00F85F49" w:rsidRPr="00262A77">
        <w:rPr>
          <w:rStyle w:val="affff1"/>
          <w:rFonts w:hint="cs"/>
          <w:spacing w:val="-4"/>
          <w:rtl/>
        </w:rPr>
        <w:t>בנים</w:t>
      </w:r>
      <w:r w:rsidR="00F85F49" w:rsidRPr="00262A77">
        <w:rPr>
          <w:rStyle w:val="affff1"/>
          <w:spacing w:val="-4"/>
          <w:rtl/>
        </w:rPr>
        <w:t xml:space="preserve"> </w:t>
      </w:r>
      <w:r w:rsidR="00F85F49" w:rsidRPr="00881AF9">
        <w:rPr>
          <w:rStyle w:val="affff1"/>
          <w:rFonts w:hint="eastAsia"/>
          <w:b/>
          <w:bCs/>
          <w:spacing w:val="-4"/>
          <w:rtl/>
        </w:rPr>
        <w:t>זרים</w:t>
      </w:r>
      <w:r w:rsidR="00F85F49" w:rsidRPr="00262A77">
        <w:rPr>
          <w:rStyle w:val="affff1"/>
          <w:spacing w:val="-4"/>
          <w:rtl/>
        </w:rPr>
        <w:t xml:space="preserve"> </w:t>
      </w:r>
      <w:r w:rsidR="00F85F49" w:rsidRPr="00262A77">
        <w:rPr>
          <w:rStyle w:val="affff1"/>
          <w:rFonts w:hint="cs"/>
          <w:spacing w:val="-4"/>
          <w:rtl/>
        </w:rPr>
        <w:t>ילדו'</w:t>
      </w:r>
      <w:r w:rsidR="00F85F49" w:rsidRPr="00262A77">
        <w:rPr>
          <w:rStyle w:val="affff1"/>
          <w:spacing w:val="-4"/>
          <w:rtl/>
        </w:rPr>
        <w:t>.</w:t>
      </w:r>
    </w:p>
    <w:p w14:paraId="35906220" w14:textId="20F38DAD" w:rsidR="00251DC2" w:rsidRPr="00881AF9" w:rsidRDefault="00B57C8B" w:rsidP="00B57C8B">
      <w:pPr>
        <w:pStyle w:val="affff2"/>
        <w:rPr>
          <w:rtl/>
        </w:rPr>
      </w:pPr>
      <w:bookmarkStart w:id="116" w:name="_Toc119172629"/>
      <w:bookmarkStart w:id="117" w:name="_Toc119229717"/>
      <w:r>
        <w:rPr>
          <w:rFonts w:hint="cs"/>
          <w:rtl/>
        </w:rPr>
        <w:t xml:space="preserve">פסול </w:t>
      </w:r>
      <w:r w:rsidR="00251DC2" w:rsidRPr="00881AF9">
        <w:rPr>
          <w:rFonts w:hint="eastAsia"/>
          <w:rtl/>
        </w:rPr>
        <w:t>תרמוד</w:t>
      </w:r>
      <w:r>
        <w:rPr>
          <w:rFonts w:hint="cs"/>
          <w:rtl/>
        </w:rPr>
        <w:t>, הרפניא, והקשר בין פסוליהם</w:t>
      </w:r>
      <w:bookmarkEnd w:id="116"/>
      <w:bookmarkEnd w:id="117"/>
    </w:p>
    <w:p w14:paraId="6A6EC0E8" w14:textId="0A615248" w:rsidR="00F85F49" w:rsidRPr="00CD0821" w:rsidRDefault="00F85F49" w:rsidP="00F85F49">
      <w:pPr>
        <w:rPr>
          <w:spacing w:val="-4"/>
          <w:rtl/>
        </w:rPr>
      </w:pPr>
      <w:r w:rsidRPr="00CD0821">
        <w:rPr>
          <w:rStyle w:val="affff5"/>
          <w:rFonts w:hint="cs"/>
          <w:spacing w:val="-4"/>
          <w:rtl/>
        </w:rPr>
        <w:t>ר</w:t>
      </w:r>
      <w:r w:rsidRPr="00CD0821">
        <w:rPr>
          <w:rStyle w:val="affff5"/>
          <w:spacing w:val="-4"/>
          <w:rtl/>
        </w:rPr>
        <w:t>"</w:t>
      </w:r>
      <w:r w:rsidRPr="00CD0821">
        <w:rPr>
          <w:rStyle w:val="affff5"/>
          <w:rFonts w:hint="cs"/>
          <w:spacing w:val="-4"/>
          <w:rtl/>
        </w:rPr>
        <w:t>כ לפני ר</w:t>
      </w:r>
      <w:r w:rsidRPr="00CD0821">
        <w:rPr>
          <w:rStyle w:val="affff5"/>
          <w:spacing w:val="-4"/>
          <w:rtl/>
        </w:rPr>
        <w:t>"</w:t>
      </w:r>
      <w:r w:rsidRPr="00CD0821">
        <w:rPr>
          <w:rStyle w:val="affff5"/>
          <w:rFonts w:hint="cs"/>
          <w:spacing w:val="-4"/>
          <w:rtl/>
        </w:rPr>
        <w:t>י:</w:t>
      </w:r>
      <w:r w:rsidRPr="00CD0821">
        <w:rPr>
          <w:rFonts w:hint="cs"/>
          <w:spacing w:val="-4"/>
          <w:rtl/>
        </w:rPr>
        <w:t xml:space="preserve"> </w:t>
      </w:r>
      <w:r w:rsidRPr="00CD0821">
        <w:rPr>
          <w:rFonts w:hint="eastAsia"/>
          <w:spacing w:val="-4"/>
          <w:rtl/>
        </w:rPr>
        <w:t>ישראל</w:t>
      </w:r>
      <w:r w:rsidRPr="00CD0821">
        <w:rPr>
          <w:spacing w:val="-4"/>
          <w:rtl/>
        </w:rPr>
        <w:t xml:space="preserve"> </w:t>
      </w:r>
      <w:r w:rsidRPr="00CD0821">
        <w:rPr>
          <w:rFonts w:hint="eastAsia"/>
          <w:spacing w:val="-4"/>
          <w:rtl/>
        </w:rPr>
        <w:t>יעשו</w:t>
      </w:r>
      <w:r w:rsidRPr="00CD0821">
        <w:rPr>
          <w:spacing w:val="-4"/>
          <w:rtl/>
        </w:rPr>
        <w:t xml:space="preserve"> יו''ט כשתחרב </w:t>
      </w:r>
      <w:r w:rsidRPr="00CD0821">
        <w:rPr>
          <w:rFonts w:cs="PFT_Frank" w:hint="eastAsia"/>
          <w:b/>
          <w:bCs/>
          <w:spacing w:val="-4"/>
          <w:szCs w:val="14"/>
          <w:rtl/>
        </w:rPr>
        <w:t>תרמוד</w:t>
      </w:r>
      <w:r w:rsidR="00402707" w:rsidRPr="00CD0821">
        <w:rPr>
          <w:rFonts w:hint="cs"/>
          <w:spacing w:val="-4"/>
          <w:rtl/>
        </w:rPr>
        <w:t>,</w:t>
      </w:r>
      <w:r w:rsidR="00CD0821" w:rsidRPr="00CD0821">
        <w:rPr>
          <w:rFonts w:hint="cs"/>
          <w:spacing w:val="-4"/>
          <w:rtl/>
        </w:rPr>
        <w:t xml:space="preserve"> </w:t>
      </w:r>
      <w:r w:rsidR="00CD0821" w:rsidRPr="00CD0821">
        <w:rPr>
          <w:rStyle w:val="affff5"/>
          <w:rFonts w:hint="cs"/>
          <w:spacing w:val="-4"/>
          <w:rtl/>
        </w:rPr>
        <w:t>א.</w:t>
      </w:r>
      <w:r w:rsidR="00CD0821" w:rsidRPr="00CD0821">
        <w:rPr>
          <w:rFonts w:hint="cs"/>
          <w:spacing w:val="-4"/>
          <w:rtl/>
        </w:rPr>
        <w:t xml:space="preserve"> </w:t>
      </w:r>
      <w:r w:rsidR="00CD0821" w:rsidRPr="00AA0E3F">
        <w:rPr>
          <w:rFonts w:cs="PFT_Frank" w:hint="cs"/>
          <w:b/>
          <w:bCs/>
          <w:spacing w:val="-4"/>
          <w:szCs w:val="14"/>
          <w:rtl/>
        </w:rPr>
        <w:t>ותמוד</w:t>
      </w:r>
      <w:r w:rsidR="00CD0821" w:rsidRPr="00CD0821">
        <w:rPr>
          <w:rFonts w:hint="cs"/>
          <w:spacing w:val="-4"/>
          <w:rtl/>
        </w:rPr>
        <w:t xml:space="preserve"> נחרבה</w:t>
      </w:r>
    </w:p>
    <w:p w14:paraId="27437ADA" w14:textId="4707929E" w:rsidR="00F85F49" w:rsidRDefault="00F85F49" w:rsidP="00402707">
      <w:pPr>
        <w:rPr>
          <w:rtl/>
        </w:rPr>
      </w:pPr>
      <w:r w:rsidRPr="00402707">
        <w:rPr>
          <w:rStyle w:val="affff5"/>
          <w:rFonts w:hint="cs"/>
          <w:rtl/>
        </w:rPr>
        <w:t>ב.</w:t>
      </w:r>
      <w:r w:rsidRPr="00402707">
        <w:rPr>
          <w:rtl/>
        </w:rPr>
        <w:t xml:space="preserve"> </w:t>
      </w:r>
      <w:r w:rsidR="00402707">
        <w:rPr>
          <w:rFonts w:hint="cs"/>
          <w:rtl/>
        </w:rPr>
        <w:t>שניהם אחד,</w:t>
      </w:r>
      <w:r w:rsidRPr="00402707">
        <w:rPr>
          <w:rtl/>
        </w:rPr>
        <w:t xml:space="preserve"> </w:t>
      </w:r>
      <w:r w:rsidR="00402707">
        <w:rPr>
          <w:rFonts w:hint="cs"/>
          <w:rtl/>
        </w:rPr>
        <w:t>ו</w:t>
      </w:r>
      <w:r w:rsidRPr="00402707">
        <w:rPr>
          <w:rFonts w:hint="cs"/>
          <w:rtl/>
        </w:rPr>
        <w:t xml:space="preserve">כשחרב </w:t>
      </w:r>
      <w:r w:rsidRPr="00C35A2C">
        <w:rPr>
          <w:rFonts w:hint="cs"/>
          <w:rtl/>
        </w:rPr>
        <w:t>מצד אחד נבנ</w:t>
      </w:r>
      <w:r w:rsidR="00402707">
        <w:rPr>
          <w:rFonts w:hint="cs"/>
          <w:rtl/>
        </w:rPr>
        <w:t>תה</w:t>
      </w:r>
      <w:r w:rsidRPr="00C35A2C">
        <w:rPr>
          <w:rFonts w:hint="cs"/>
          <w:rtl/>
        </w:rPr>
        <w:t xml:space="preserve"> מצד שני</w:t>
      </w:r>
      <w:r w:rsidR="00402707">
        <w:rPr>
          <w:rFonts w:hint="cs"/>
          <w:rtl/>
        </w:rPr>
        <w:t>,</w:t>
      </w:r>
      <w:r w:rsidRPr="00C35A2C">
        <w:rPr>
          <w:rFonts w:hint="cs"/>
          <w:rtl/>
        </w:rPr>
        <w:t xml:space="preserve"> ולהיפך</w:t>
      </w:r>
      <w:r w:rsidR="00402707">
        <w:rPr>
          <w:rFonts w:hint="cs"/>
          <w:rtl/>
        </w:rPr>
        <w:t>.</w:t>
      </w:r>
    </w:p>
    <w:p w14:paraId="62CCB457" w14:textId="7CE2CB72" w:rsidR="00F85F49" w:rsidRPr="00262A77" w:rsidRDefault="00264995" w:rsidP="00F85F49">
      <w:pPr>
        <w:rPr>
          <w:rtl/>
        </w:rPr>
      </w:pPr>
      <w:r>
        <w:rPr>
          <w:rStyle w:val="affff5"/>
          <w:rFonts w:hint="cs"/>
          <w:spacing w:val="-4"/>
          <w:rtl/>
        </w:rPr>
        <w:t xml:space="preserve"> </w:t>
      </w:r>
      <w:r w:rsidR="00F85F49" w:rsidRPr="00262A77">
        <w:rPr>
          <w:rStyle w:val="affff5"/>
          <w:rFonts w:hint="cs"/>
          <w:spacing w:val="-4"/>
          <w:rtl/>
        </w:rPr>
        <w:t>המ</w:t>
      </w:r>
      <w:r>
        <w:rPr>
          <w:rStyle w:val="affff5"/>
          <w:rFonts w:hint="cs"/>
          <w:spacing w:val="-4"/>
          <w:rtl/>
        </w:rPr>
        <w:t>נונא</w:t>
      </w:r>
      <w:r w:rsidR="00F85F49" w:rsidRPr="00262A77">
        <w:rPr>
          <w:rStyle w:val="affff5"/>
          <w:rFonts w:hint="cs"/>
          <w:spacing w:val="-4"/>
          <w:rtl/>
        </w:rPr>
        <w:t xml:space="preserve"> </w:t>
      </w:r>
      <w:r w:rsidR="00F85F49">
        <w:rPr>
          <w:rStyle w:val="affff5"/>
          <w:rFonts w:hint="cs"/>
          <w:spacing w:val="-4"/>
          <w:rtl/>
        </w:rPr>
        <w:t xml:space="preserve">ישב </w:t>
      </w:r>
      <w:r w:rsidR="00F85F49" w:rsidRPr="00262A77">
        <w:rPr>
          <w:rStyle w:val="affff5"/>
          <w:rFonts w:hint="cs"/>
          <w:spacing w:val="-4"/>
          <w:rtl/>
        </w:rPr>
        <w:t>ל</w:t>
      </w:r>
      <w:r w:rsidR="00F85F49">
        <w:rPr>
          <w:rStyle w:val="affff5"/>
          <w:rFonts w:hint="cs"/>
          <w:spacing w:val="-4"/>
          <w:rtl/>
        </w:rPr>
        <w:t xml:space="preserve">פני </w:t>
      </w:r>
      <w:r w:rsidR="00F85F49" w:rsidRPr="00262A77">
        <w:rPr>
          <w:rStyle w:val="affff5"/>
          <w:rFonts w:hint="cs"/>
          <w:spacing w:val="-4"/>
          <w:rtl/>
        </w:rPr>
        <w:t xml:space="preserve">עולא </w:t>
      </w:r>
      <w:r w:rsidR="00F85F49">
        <w:rPr>
          <w:rStyle w:val="affff5"/>
          <w:rFonts w:hint="cs"/>
          <w:spacing w:val="-4"/>
          <w:rtl/>
        </w:rPr>
        <w:t>ו</w:t>
      </w:r>
      <w:r>
        <w:rPr>
          <w:rStyle w:val="affff5"/>
          <w:rFonts w:hint="cs"/>
          <w:spacing w:val="-4"/>
          <w:rtl/>
        </w:rPr>
        <w:t>ה</w:t>
      </w:r>
      <w:r w:rsidR="00F85F49">
        <w:rPr>
          <w:rStyle w:val="affff5"/>
          <w:rFonts w:hint="cs"/>
          <w:spacing w:val="-4"/>
          <w:rtl/>
        </w:rPr>
        <w:t>קשה</w:t>
      </w:r>
      <w:r>
        <w:rPr>
          <w:rStyle w:val="affff5"/>
          <w:rFonts w:hint="cs"/>
          <w:spacing w:val="-4"/>
          <w:rtl/>
        </w:rPr>
        <w:t xml:space="preserve"> עליו</w:t>
      </w:r>
      <w:r w:rsidR="00F85F49">
        <w:rPr>
          <w:rStyle w:val="affff5"/>
          <w:rFonts w:hint="cs"/>
          <w:spacing w:val="-4"/>
          <w:rtl/>
        </w:rPr>
        <w:t>, אמר עולא</w:t>
      </w:r>
      <w:r w:rsidR="00F85F49" w:rsidRPr="00262A77">
        <w:rPr>
          <w:rStyle w:val="affff5"/>
          <w:spacing w:val="-4"/>
          <w:rtl/>
        </w:rPr>
        <w:t>:</w:t>
      </w:r>
      <w:r w:rsidR="00F85F49" w:rsidRPr="00262A77">
        <w:rPr>
          <w:spacing w:val="-4"/>
          <w:rtl/>
        </w:rPr>
        <w:t xml:space="preserve"> </w:t>
      </w:r>
      <w:r w:rsidR="00F85F49">
        <w:rPr>
          <w:rFonts w:hint="cs"/>
          <w:spacing w:val="-4"/>
          <w:rtl/>
        </w:rPr>
        <w:t>כ</w:t>
      </w:r>
      <w:r w:rsidR="00F85F49" w:rsidRPr="00262A77">
        <w:rPr>
          <w:rFonts w:hint="cs"/>
          <w:spacing w:val="-4"/>
          <w:rtl/>
        </w:rPr>
        <w:t>מה</w:t>
      </w:r>
      <w:r w:rsidR="00F85F49" w:rsidRPr="00262A77">
        <w:rPr>
          <w:spacing w:val="-4"/>
          <w:rtl/>
        </w:rPr>
        <w:t xml:space="preserve"> </w:t>
      </w:r>
      <w:r w:rsidR="00F85F49">
        <w:rPr>
          <w:rFonts w:hint="cs"/>
          <w:spacing w:val="-4"/>
          <w:rtl/>
        </w:rPr>
        <w:t xml:space="preserve">הוא </w:t>
      </w:r>
      <w:r w:rsidR="00F85F49" w:rsidRPr="00262A77">
        <w:rPr>
          <w:rFonts w:hint="cs"/>
          <w:spacing w:val="-4"/>
          <w:rtl/>
        </w:rPr>
        <w:t xml:space="preserve">גדול אם לא שבא מהרפניא </w:t>
      </w:r>
      <w:r w:rsidR="00F85F49" w:rsidRPr="00262A77">
        <w:rPr>
          <w:rStyle w:val="affff8"/>
          <w:rFonts w:hint="cs"/>
          <w:spacing w:val="-4"/>
          <w:rtl/>
        </w:rPr>
        <w:t>שאינם מיוחסים</w:t>
      </w:r>
      <w:r>
        <w:rPr>
          <w:rStyle w:val="affff8"/>
          <w:rFonts w:hint="cs"/>
          <w:spacing w:val="-4"/>
          <w:rtl/>
        </w:rPr>
        <w:t>,</w:t>
      </w:r>
      <w:r w:rsidR="00F85F49" w:rsidRPr="00262A77">
        <w:rPr>
          <w:rStyle w:val="affff8"/>
          <w:spacing w:val="-4"/>
          <w:rtl/>
        </w:rPr>
        <w:t xml:space="preserve"> </w:t>
      </w:r>
      <w:r w:rsidR="0030786B">
        <w:rPr>
          <w:rStyle w:val="affff8"/>
          <w:spacing w:val="-4"/>
          <w:rtl/>
        </w:rPr>
        <w:tab/>
      </w:r>
      <w:r w:rsidR="0030786B">
        <w:rPr>
          <w:rStyle w:val="affff8"/>
          <w:spacing w:val="-4"/>
          <w:rtl/>
        </w:rPr>
        <w:tab/>
      </w:r>
      <w:r w:rsidR="0030786B">
        <w:rPr>
          <w:rStyle w:val="affff8"/>
          <w:spacing w:val="-4"/>
          <w:rtl/>
        </w:rPr>
        <w:tab/>
      </w:r>
      <w:r w:rsidR="0030786B">
        <w:rPr>
          <w:rStyle w:val="affff8"/>
          <w:spacing w:val="-4"/>
          <w:rtl/>
        </w:rPr>
        <w:tab/>
      </w:r>
      <w:r w:rsidR="0030786B">
        <w:rPr>
          <w:rStyle w:val="affff8"/>
          <w:spacing w:val="-4"/>
          <w:rtl/>
        </w:rPr>
        <w:tab/>
      </w:r>
      <w:r w:rsidR="0030786B">
        <w:rPr>
          <w:rStyle w:val="affff8"/>
          <w:spacing w:val="-4"/>
          <w:rtl/>
        </w:rPr>
        <w:tab/>
      </w:r>
      <w:r w:rsidR="0030786B">
        <w:rPr>
          <w:rStyle w:val="affff8"/>
          <w:spacing w:val="-4"/>
          <w:rtl/>
        </w:rPr>
        <w:tab/>
      </w:r>
      <w:r w:rsidR="0030786B">
        <w:rPr>
          <w:rStyle w:val="affff8"/>
          <w:spacing w:val="-4"/>
          <w:rtl/>
        </w:rPr>
        <w:tab/>
      </w:r>
      <w:r w:rsidR="0030786B">
        <w:rPr>
          <w:rStyle w:val="affff8"/>
          <w:spacing w:val="-4"/>
          <w:rtl/>
        </w:rPr>
        <w:tab/>
      </w:r>
      <w:r w:rsidR="0030786B">
        <w:rPr>
          <w:rStyle w:val="affff8"/>
          <w:spacing w:val="-4"/>
          <w:rtl/>
        </w:rPr>
        <w:tab/>
      </w:r>
      <w:r w:rsidR="0030786B">
        <w:rPr>
          <w:rStyle w:val="affff8"/>
          <w:spacing w:val="-4"/>
          <w:rtl/>
        </w:rPr>
        <w:tab/>
      </w:r>
      <w:r w:rsidR="00F85F49" w:rsidRPr="00262A77">
        <w:rPr>
          <w:rFonts w:hint="cs"/>
          <w:spacing w:val="-4"/>
          <w:rtl/>
        </w:rPr>
        <w:t>נתבייש</w:t>
      </w:r>
      <w:r>
        <w:rPr>
          <w:rFonts w:hint="cs"/>
          <w:rtl/>
        </w:rPr>
        <w:t xml:space="preserve"> </w:t>
      </w:r>
      <w:r w:rsidRPr="00881AF9">
        <w:rPr>
          <w:rStyle w:val="affff5"/>
          <w:rFonts w:hint="eastAsia"/>
          <w:rtl/>
        </w:rPr>
        <w:t>ר</w:t>
      </w:r>
      <w:r w:rsidRPr="00881AF9">
        <w:rPr>
          <w:rStyle w:val="affff5"/>
          <w:rtl/>
        </w:rPr>
        <w:t>"ה</w:t>
      </w:r>
      <w:r>
        <w:rPr>
          <w:rStyle w:val="affff5"/>
          <w:rFonts w:hint="cs"/>
          <w:rtl/>
        </w:rPr>
        <w:t>,</w:t>
      </w:r>
    </w:p>
    <w:p w14:paraId="701FF9C6" w14:textId="45903A7B" w:rsidR="00264995" w:rsidRDefault="00264995" w:rsidP="00264995">
      <w:pPr>
        <w:pStyle w:val="afffc"/>
        <w:ind w:left="0" w:firstLine="0"/>
        <w:rPr>
          <w:rtl/>
        </w:rPr>
      </w:pPr>
      <w:r w:rsidRPr="00881AF9">
        <w:rPr>
          <w:rStyle w:val="affff5"/>
          <w:rFonts w:hint="eastAsia"/>
          <w:rtl/>
        </w:rPr>
        <w:t>פייסו</w:t>
      </w:r>
      <w:r w:rsidR="00F85F49" w:rsidRPr="00881AF9">
        <w:rPr>
          <w:rStyle w:val="affff5"/>
          <w:rtl/>
        </w:rPr>
        <w:t xml:space="preserve"> </w:t>
      </w:r>
      <w:r w:rsidRPr="00881AF9">
        <w:rPr>
          <w:rStyle w:val="affff5"/>
          <w:rFonts w:hint="eastAsia"/>
          <w:rtl/>
        </w:rPr>
        <w:t>ו</w:t>
      </w:r>
      <w:r w:rsidR="00F85F49" w:rsidRPr="008F2B18">
        <w:rPr>
          <w:rStyle w:val="affff5"/>
          <w:rFonts w:hint="cs"/>
          <w:rtl/>
        </w:rPr>
        <w:t>א</w:t>
      </w:r>
      <w:r w:rsidR="00F85F49" w:rsidRPr="008F2B18">
        <w:rPr>
          <w:rStyle w:val="affff5"/>
          <w:rtl/>
        </w:rPr>
        <w:t>"</w:t>
      </w:r>
      <w:r w:rsidR="00F85F49" w:rsidRPr="008F2B18">
        <w:rPr>
          <w:rStyle w:val="affff5"/>
          <w:rFonts w:hint="cs"/>
          <w:rtl/>
        </w:rPr>
        <w:t>ל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מס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ל</w:t>
      </w:r>
      <w:r w:rsidR="00F85F49">
        <w:rPr>
          <w:rFonts w:hint="cs"/>
          <w:rtl/>
        </w:rPr>
        <w:t>היכן אתה משלם</w:t>
      </w:r>
      <w:r w:rsidR="00F85F49" w:rsidRPr="00C35A2C">
        <w:rPr>
          <w:rtl/>
        </w:rPr>
        <w:t xml:space="preserve"> </w:t>
      </w:r>
      <w:r>
        <w:rPr>
          <w:rStyle w:val="affff5"/>
          <w:rFonts w:hint="cs"/>
          <w:rtl/>
        </w:rPr>
        <w:t>-</w:t>
      </w:r>
      <w:r w:rsidR="00F85F49" w:rsidRPr="00447315">
        <w:rPr>
          <w:rStyle w:val="affff5"/>
          <w:rtl/>
        </w:rPr>
        <w:t xml:space="preserve"> </w:t>
      </w:r>
      <w:r w:rsidR="00F85F49" w:rsidRPr="00C35A2C">
        <w:rPr>
          <w:rFonts w:hint="cs"/>
          <w:rtl/>
        </w:rPr>
        <w:t>לפום</w:t>
      </w:r>
      <w:r w:rsidR="00F85F49" w:rsidRPr="00C35A2C">
        <w:rPr>
          <w:rtl/>
        </w:rPr>
        <w:t xml:space="preserve"> </w:t>
      </w:r>
      <w:r w:rsidR="00F85F49" w:rsidRPr="00C35A2C">
        <w:rPr>
          <w:rFonts w:hint="cs"/>
          <w:rtl/>
        </w:rPr>
        <w:t>נהרא</w:t>
      </w:r>
      <w:r w:rsidR="00F85F49" w:rsidRPr="00C35A2C">
        <w:rPr>
          <w:rtl/>
        </w:rPr>
        <w:t xml:space="preserve"> </w:t>
      </w:r>
      <w:r>
        <w:rPr>
          <w:rStyle w:val="affff5"/>
          <w:rFonts w:hint="cs"/>
          <w:rtl/>
        </w:rPr>
        <w:t>-</w:t>
      </w:r>
      <w:r w:rsidR="00F85F49" w:rsidRPr="00447315">
        <w:rPr>
          <w:rStyle w:val="affff5"/>
          <w:rtl/>
        </w:rPr>
        <w:t xml:space="preserve"> </w:t>
      </w:r>
      <w:r w:rsidR="00F85F49" w:rsidRPr="00C35A2C">
        <w:rPr>
          <w:rFonts w:hint="cs"/>
          <w:rtl/>
        </w:rPr>
        <w:t>א</w:t>
      </w:r>
      <w:r w:rsidR="00F85F49" w:rsidRPr="00C35A2C">
        <w:rPr>
          <w:rtl/>
        </w:rPr>
        <w:t>"</w:t>
      </w:r>
      <w:r w:rsidR="00F85F49" w:rsidRPr="00C35A2C">
        <w:rPr>
          <w:rFonts w:hint="cs"/>
          <w:rtl/>
        </w:rPr>
        <w:t>כ</w:t>
      </w:r>
      <w:r w:rsidR="00F85F49" w:rsidRPr="00C35A2C">
        <w:rPr>
          <w:rtl/>
        </w:rPr>
        <w:t xml:space="preserve"> </w:t>
      </w:r>
      <w:r>
        <w:rPr>
          <w:rFonts w:hint="cs"/>
          <w:rtl/>
        </w:rPr>
        <w:t>אתה משם.</w:t>
      </w:r>
    </w:p>
    <w:p w14:paraId="2ACC89EB" w14:textId="038BDCC4" w:rsidR="00264995" w:rsidRDefault="00F85F49" w:rsidP="00264995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הרפניא</w:t>
      </w:r>
      <w:r w:rsidR="00264995">
        <w:rPr>
          <w:rFonts w:hint="cs"/>
          <w:rtl/>
        </w:rPr>
        <w:t xml:space="preserve"> - </w:t>
      </w:r>
      <w:r w:rsidRPr="00C35A2C">
        <w:rPr>
          <w:rFonts w:hint="cs"/>
          <w:rtl/>
        </w:rPr>
        <w:t>הר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שהכל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פונין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בו</w:t>
      </w:r>
      <w:r w:rsidR="00264995">
        <w:rPr>
          <w:rFonts w:hint="cs"/>
          <w:rtl/>
        </w:rPr>
        <w:t xml:space="preserve">, מי </w:t>
      </w:r>
      <w:r w:rsidRPr="00C35A2C">
        <w:rPr>
          <w:rFonts w:hint="cs"/>
          <w:rtl/>
        </w:rPr>
        <w:t>שאין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מכיר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משפחתו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ושבטו</w:t>
      </w:r>
      <w:r w:rsidR="00264995">
        <w:rPr>
          <w:rFonts w:hint="cs"/>
          <w:rtl/>
        </w:rPr>
        <w:t>.</w:t>
      </w:r>
    </w:p>
    <w:p w14:paraId="74CEF833" w14:textId="50F1C4D6" w:rsidR="00F85F49" w:rsidRDefault="00F85F49" w:rsidP="00881AF9">
      <w:pPr>
        <w:rPr>
          <w:spacing w:val="-4"/>
          <w:rtl/>
        </w:rPr>
      </w:pPr>
      <w:r w:rsidRPr="00AC7749">
        <w:rPr>
          <w:rFonts w:hint="cs"/>
          <w:spacing w:val="-4"/>
          <w:rtl/>
        </w:rPr>
        <w:t>ועמוקה</w:t>
      </w:r>
      <w:r w:rsidRPr="00AC7749">
        <w:rPr>
          <w:spacing w:val="-4"/>
          <w:rtl/>
        </w:rPr>
        <w:t xml:space="preserve"> </w:t>
      </w:r>
      <w:r w:rsidRPr="00AC7749">
        <w:rPr>
          <w:rFonts w:hint="cs"/>
          <w:spacing w:val="-4"/>
          <w:rtl/>
        </w:rPr>
        <w:t>משאול</w:t>
      </w:r>
      <w:r w:rsidRPr="00AC7749">
        <w:rPr>
          <w:spacing w:val="-4"/>
          <w:rtl/>
        </w:rPr>
        <w:t xml:space="preserve"> </w:t>
      </w:r>
      <w:r w:rsidRPr="00AC7749">
        <w:rPr>
          <w:rStyle w:val="affff1"/>
          <w:rFonts w:hint="cs"/>
          <w:spacing w:val="-4"/>
          <w:rtl/>
        </w:rPr>
        <w:t>ד'מיד</w:t>
      </w:r>
      <w:r w:rsidRPr="00AC7749">
        <w:rPr>
          <w:rStyle w:val="affff1"/>
          <w:spacing w:val="-4"/>
          <w:rtl/>
        </w:rPr>
        <w:t xml:space="preserve"> </w:t>
      </w:r>
      <w:r w:rsidRPr="00AC7749">
        <w:rPr>
          <w:rStyle w:val="affff1"/>
          <w:rFonts w:hint="cs"/>
          <w:spacing w:val="-4"/>
          <w:rtl/>
        </w:rPr>
        <w:t>שאול</w:t>
      </w:r>
      <w:r w:rsidRPr="00AC7749">
        <w:rPr>
          <w:rStyle w:val="affff1"/>
          <w:spacing w:val="-4"/>
          <w:rtl/>
        </w:rPr>
        <w:t xml:space="preserve"> </w:t>
      </w:r>
      <w:r w:rsidRPr="00AC7749">
        <w:rPr>
          <w:rStyle w:val="affff1"/>
          <w:rFonts w:hint="cs"/>
          <w:spacing w:val="-4"/>
          <w:rtl/>
        </w:rPr>
        <w:t>אפדם'</w:t>
      </w:r>
      <w:r w:rsidR="0030786B">
        <w:rPr>
          <w:rFonts w:hint="cs"/>
          <w:spacing w:val="-4"/>
          <w:rtl/>
        </w:rPr>
        <w:t xml:space="preserve"> </w:t>
      </w:r>
      <w:r w:rsidR="0030786B">
        <w:rPr>
          <w:spacing w:val="-4"/>
          <w:rtl/>
        </w:rPr>
        <w:tab/>
      </w:r>
      <w:r w:rsidR="0030786B">
        <w:rPr>
          <w:rFonts w:hint="cs"/>
          <w:spacing w:val="-4"/>
          <w:rtl/>
        </w:rPr>
        <w:t xml:space="preserve">  -</w:t>
      </w:r>
      <w:r w:rsidR="0030786B">
        <w:rPr>
          <w:spacing w:val="-4"/>
          <w:rtl/>
        </w:rPr>
        <w:tab/>
      </w:r>
      <w:r w:rsidR="0030786B">
        <w:rPr>
          <w:spacing w:val="-4"/>
          <w:rtl/>
        </w:rPr>
        <w:tab/>
      </w:r>
      <w:r w:rsidRPr="00AC7749">
        <w:rPr>
          <w:spacing w:val="-4"/>
          <w:rtl/>
        </w:rPr>
        <w:t xml:space="preserve"> </w:t>
      </w:r>
      <w:r w:rsidR="00264995">
        <w:rPr>
          <w:rFonts w:hint="cs"/>
          <w:spacing w:val="-4"/>
          <w:rtl/>
        </w:rPr>
        <w:t xml:space="preserve">אבל </w:t>
      </w:r>
      <w:r w:rsidRPr="00AC7749">
        <w:rPr>
          <w:rFonts w:hint="cs"/>
          <w:spacing w:val="-4"/>
          <w:rtl/>
        </w:rPr>
        <w:t>לפסול</w:t>
      </w:r>
      <w:r>
        <w:rPr>
          <w:rFonts w:hint="cs"/>
          <w:spacing w:val="-4"/>
          <w:rtl/>
        </w:rPr>
        <w:t>ם אין תקנה</w:t>
      </w:r>
      <w:r w:rsidR="00264995">
        <w:rPr>
          <w:rFonts w:hint="cs"/>
          <w:spacing w:val="-4"/>
          <w:rtl/>
        </w:rPr>
        <w:t>.</w:t>
      </w:r>
      <w:r>
        <w:rPr>
          <w:rFonts w:hint="cs"/>
          <w:spacing w:val="-4"/>
          <w:rtl/>
        </w:rPr>
        <w:t xml:space="preserve"> </w:t>
      </w:r>
    </w:p>
    <w:p w14:paraId="15EBABF2" w14:textId="07D38A4B" w:rsidR="00264995" w:rsidRDefault="00F85F49" w:rsidP="00F85F49">
      <w:pPr>
        <w:rPr>
          <w:rtl/>
        </w:rPr>
      </w:pPr>
      <w:bookmarkStart w:id="118" w:name="_Toc119172630"/>
      <w:bookmarkStart w:id="119" w:name="_Toc119229718"/>
      <w:r w:rsidRPr="00B57C8B">
        <w:rPr>
          <w:rStyle w:val="affff3"/>
          <w:rFonts w:hint="cs"/>
          <w:rtl/>
        </w:rPr>
        <w:t>פסולי</w:t>
      </w:r>
      <w:r w:rsidRPr="00B57C8B">
        <w:rPr>
          <w:rStyle w:val="affff3"/>
          <w:rtl/>
        </w:rPr>
        <w:t xml:space="preserve"> </w:t>
      </w:r>
      <w:r w:rsidRPr="00B57C8B">
        <w:rPr>
          <w:rStyle w:val="affff3"/>
          <w:rFonts w:hint="eastAsia"/>
          <w:rtl/>
        </w:rPr>
        <w:t>הרפניא</w:t>
      </w:r>
      <w:bookmarkEnd w:id="118"/>
      <w:bookmarkEnd w:id="119"/>
      <w:r w:rsidRPr="00C35A2C">
        <w:rPr>
          <w:rtl/>
        </w:rPr>
        <w:t xml:space="preserve"> </w:t>
      </w:r>
      <w:r w:rsidRPr="00C35A2C">
        <w:rPr>
          <w:rFonts w:hint="cs"/>
          <w:rtl/>
        </w:rPr>
        <w:t>משום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פסולי</w:t>
      </w:r>
      <w:r w:rsidRPr="00C35A2C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מישון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</w:t>
      </w:r>
      <w:r w:rsidR="00264995">
        <w:rPr>
          <w:rFonts w:hint="cs"/>
          <w:rtl/>
        </w:rPr>
        <w:t xml:space="preserve">הם </w:t>
      </w:r>
      <w:r w:rsidRPr="00C35A2C">
        <w:rPr>
          <w:rFonts w:hint="cs"/>
          <w:rtl/>
        </w:rPr>
        <w:t>משום</w:t>
      </w:r>
      <w:r w:rsidRPr="00C35A2C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תרמוד</w:t>
      </w:r>
      <w:r w:rsidRPr="00C35A2C">
        <w:rPr>
          <w:rtl/>
        </w:rPr>
        <w:t>,</w:t>
      </w:r>
    </w:p>
    <w:p w14:paraId="09B0D0B0" w14:textId="5DF0D915" w:rsidR="00F85F49" w:rsidRPr="00C35A2C" w:rsidRDefault="00264995" w:rsidP="00881AF9">
      <w:pPr>
        <w:rPr>
          <w:rtl/>
        </w:rPr>
      </w:pPr>
      <w:r>
        <w:rPr>
          <w:rFonts w:hint="cs"/>
          <w:rtl/>
        </w:rPr>
        <w:t xml:space="preserve">והם </w:t>
      </w:r>
      <w:r w:rsidR="00F85F49" w:rsidRPr="00C35A2C">
        <w:rPr>
          <w:rFonts w:hint="cs"/>
          <w:rtl/>
        </w:rPr>
        <w:t>משום</w:t>
      </w:r>
      <w:r w:rsidR="00F85F49" w:rsidRPr="00C35A2C">
        <w:rPr>
          <w:rtl/>
        </w:rPr>
        <w:t xml:space="preserve"> </w:t>
      </w:r>
      <w:r w:rsidR="00F85F49" w:rsidRPr="00D1637C">
        <w:rPr>
          <w:rFonts w:cs="PFT_Frank" w:hint="eastAsia"/>
          <w:b/>
          <w:bCs/>
          <w:szCs w:val="14"/>
          <w:rtl/>
        </w:rPr>
        <w:t>עבדי</w:t>
      </w:r>
      <w:r w:rsidR="00F85F49" w:rsidRPr="00D1637C">
        <w:rPr>
          <w:rFonts w:cs="PFT_Frank"/>
          <w:b/>
          <w:bCs/>
          <w:szCs w:val="14"/>
          <w:rtl/>
        </w:rPr>
        <w:t xml:space="preserve"> </w:t>
      </w:r>
      <w:r w:rsidR="00F85F49" w:rsidRPr="00D1637C">
        <w:rPr>
          <w:rFonts w:cs="PFT_Frank" w:hint="eastAsia"/>
          <w:b/>
          <w:bCs/>
          <w:szCs w:val="14"/>
          <w:rtl/>
        </w:rPr>
        <w:t>שלמה</w:t>
      </w:r>
      <w:r w:rsidR="00F85F49" w:rsidRPr="00C35A2C">
        <w:rPr>
          <w:rtl/>
        </w:rPr>
        <w:t>.</w:t>
      </w:r>
    </w:p>
    <w:p w14:paraId="1DB16695" w14:textId="68E5F71C" w:rsidR="00F85F49" w:rsidRPr="00C35A2C" w:rsidRDefault="00F85F49" w:rsidP="00881AF9">
      <w:pPr>
        <w:rPr>
          <w:rtl/>
        </w:rPr>
      </w:pPr>
      <w:r w:rsidRPr="000F0EA3">
        <w:rPr>
          <w:rStyle w:val="affff5"/>
          <w:rFonts w:hint="cs"/>
          <w:rtl/>
        </w:rPr>
        <w:t>והיינו</w:t>
      </w:r>
      <w:r w:rsidRPr="000F0EA3">
        <w:rPr>
          <w:rStyle w:val="affff5"/>
          <w:rtl/>
        </w:rPr>
        <w:t xml:space="preserve"> </w:t>
      </w:r>
      <w:r w:rsidRPr="000F0EA3">
        <w:rPr>
          <w:rStyle w:val="affff5"/>
          <w:rFonts w:hint="cs"/>
          <w:rtl/>
        </w:rPr>
        <w:t>דאמרי</w:t>
      </w:r>
      <w:r w:rsidRPr="000F0EA3">
        <w:rPr>
          <w:rStyle w:val="affff5"/>
          <w:rtl/>
        </w:rPr>
        <w:t xml:space="preserve">: </w:t>
      </w:r>
      <w:r>
        <w:rPr>
          <w:rFonts w:hint="cs"/>
          <w:rtl/>
        </w:rPr>
        <w:t xml:space="preserve">איפה גדולה וקטנה </w:t>
      </w:r>
      <w:r w:rsidRPr="00510961">
        <w:rPr>
          <w:rStyle w:val="affff8"/>
          <w:rFonts w:hint="cs"/>
          <w:rtl/>
        </w:rPr>
        <w:t>כל</w:t>
      </w:r>
      <w:r w:rsidR="00264995">
        <w:rPr>
          <w:rStyle w:val="affff8"/>
          <w:rFonts w:hint="cs"/>
          <w:rtl/>
        </w:rPr>
        <w:t xml:space="preserve"> סוגי</w:t>
      </w:r>
      <w:r w:rsidRPr="00510961">
        <w:rPr>
          <w:rStyle w:val="affff8"/>
          <w:rFonts w:hint="cs"/>
          <w:rtl/>
        </w:rPr>
        <w:t xml:space="preserve"> פסולים</w:t>
      </w:r>
      <w:r>
        <w:rPr>
          <w:rFonts w:hint="cs"/>
          <w:rtl/>
        </w:rPr>
        <w:t xml:space="preserve"> מתגלגלים </w:t>
      </w:r>
      <w:r w:rsidRPr="00C35A2C">
        <w:rPr>
          <w:rFonts w:hint="cs"/>
          <w:rtl/>
        </w:rPr>
        <w:t>לשאול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משאול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לתרמוד</w:t>
      </w:r>
      <w:r w:rsidR="00264995">
        <w:rPr>
          <w:rFonts w:hint="cs"/>
          <w:rtl/>
        </w:rPr>
        <w:t>,</w:t>
      </w:r>
      <w:r w:rsidRPr="00C35A2C">
        <w:rPr>
          <w:rFonts w:hint="cs"/>
          <w:rtl/>
        </w:rPr>
        <w:t xml:space="preserve"> מתרמוד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למישן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ממישן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להרפניא</w:t>
      </w:r>
      <w:r w:rsidR="00264995">
        <w:rPr>
          <w:rFonts w:hint="cs"/>
          <w:rtl/>
        </w:rPr>
        <w:t>.</w:t>
      </w:r>
    </w:p>
    <w:p w14:paraId="39B92C29" w14:textId="77777777" w:rsidR="00F85F49" w:rsidRPr="00F97732" w:rsidRDefault="00F85F49" w:rsidP="00F85F49">
      <w:pPr>
        <w:pStyle w:val="afff2"/>
        <w:rPr>
          <w:rtl/>
        </w:rPr>
        <w:sectPr w:rsidR="00F85F49" w:rsidRPr="00F97732" w:rsidSect="0083031D">
          <w:headerReference w:type="even" r:id="rId8"/>
          <w:headerReference w:type="default" r:id="rId9"/>
          <w:footerReference w:type="even" r:id="rId10"/>
          <w:footerReference w:type="default" r:id="rId11"/>
          <w:pgSz w:w="4536" w:h="6804" w:code="8"/>
          <w:pgMar w:top="567" w:right="567" w:bottom="284" w:left="567" w:header="284" w:footer="284" w:gutter="0"/>
          <w:cols w:space="720"/>
          <w:bidi/>
          <w:rtlGutter/>
          <w:docGrid w:linePitch="360"/>
        </w:sectPr>
      </w:pPr>
    </w:p>
    <w:p w14:paraId="0FDFE60E" w14:textId="77777777" w:rsidR="00F85F49" w:rsidRPr="00F97732" w:rsidRDefault="00F85F49" w:rsidP="00F85F49">
      <w:pPr>
        <w:pStyle w:val="Hadran"/>
        <w:jc w:val="center"/>
        <w:pPrChange w:id="91005" w:author="Claude" w:date="2026-10-08T08:35:05Z">
          <w:pPr>
            <w:pStyle w:val="afff2"/>
            <w:jc w:val="center"/>
          </w:pPr>
        </w:pPrChange>
      </w:pPr>
      <w:r w:rsidRPr="00F97732">
        <w:rPr>
          <w:rFonts w:hint="cs"/>
          <w:rtl/>
        </w:rPr>
        <w:t>הדרן</w:t>
      </w:r>
      <w:r w:rsidRPr="00F97732">
        <w:rPr>
          <w:rtl/>
        </w:rPr>
        <w:t xml:space="preserve"> </w:t>
      </w:r>
      <w:r w:rsidRPr="00F97732">
        <w:rPr>
          <w:rFonts w:hint="cs"/>
          <w:rtl/>
        </w:rPr>
        <w:t>עלך</w:t>
      </w:r>
      <w:r w:rsidRPr="00F97732">
        <w:rPr>
          <w:rtl/>
        </w:rPr>
        <w:t xml:space="preserve"> </w:t>
      </w:r>
      <w:r w:rsidRPr="00F97732">
        <w:rPr>
          <w:rFonts w:hint="cs"/>
          <w:rtl/>
        </w:rPr>
        <w:t>חמש</w:t>
      </w:r>
      <w:r w:rsidRPr="00F97732">
        <w:rPr>
          <w:rtl/>
        </w:rPr>
        <w:t xml:space="preserve"> </w:t>
      </w:r>
      <w:r w:rsidRPr="00F97732">
        <w:rPr>
          <w:rFonts w:hint="cs"/>
          <w:rtl/>
        </w:rPr>
        <w:t>עשרה</w:t>
      </w:r>
      <w:r w:rsidRPr="00F97732">
        <w:rPr>
          <w:rtl/>
        </w:rPr>
        <w:t xml:space="preserve"> </w:t>
      </w:r>
      <w:r w:rsidRPr="00F97732">
        <w:rPr>
          <w:rFonts w:hint="cs"/>
          <w:rtl/>
        </w:rPr>
        <w:t>נשים</w:t>
      </w:r>
      <w:r w:rsidRPr="00F97732">
        <w:rPr>
          <w:rtl/>
        </w:rPr>
        <w:t>.</w:t>
      </w:r>
    </w:p>
    <w:p w14:paraId="1B8973AA" w14:textId="77777777" w:rsidR="00F85F49" w:rsidRDefault="00F85F49" w:rsidP="00F85F49">
      <w:pPr>
        <w:pStyle w:val="aff9"/>
        <w:framePr w:wrap="around"/>
        <w:spacing w:line="276" w:lineRule="auto"/>
        <w:rPr>
          <w:del w:id="41050" w:author="Claude" w:date="2026-10-07T09:24:50Z"/>
          <w:rtl/>
        </w:rPr>
      </w:pPr>
      <w:del w:id="41049" w:author="Claude" w:date="2026-10-07T09:24:50Z">
        <w:r w:rsidRPr="00C35A2C">
          <w:rPr>
            <w:rFonts w:hint="cs"/>
            <w:rtl/>
          </w:rPr>
          <w:lastRenderedPageBreak/>
          <w:delText xml:space="preserve">פרק שני</w:delText>
        </w:r>
      </w:del>
    </w:p>
    <w:p w14:paraId="03270CAA" w14:textId="77777777" w:rsidR="00F85F49" w:rsidRDefault="00F85F49" w:rsidP="00F85F49">
      <w:pPr>
        <w:pStyle w:val="affb"/>
        <w:framePr w:wrap="around"/>
        <w:spacing w:after="0" w:line="276" w:lineRule="auto"/>
        <w:rPr>
          <w:rtl/>
        </w:rPr>
      </w:pPr>
      <w:r>
        <w:rPr>
          <w:rFonts w:hint="cs"/>
          <w:rtl/>
        </w:rPr>
        <w:t>(</w:t>
      </w:r>
      <w:r w:rsidRPr="00C35A2C">
        <w:rPr>
          <w:rFonts w:hint="cs"/>
          <w:rtl/>
        </w:rPr>
        <w:t>יז.- כו.</w:t>
      </w:r>
      <w:r>
        <w:rPr>
          <w:rFonts w:hint="cs"/>
          <w:rtl/>
        </w:rPr>
        <w:t>)</w:t>
      </w:r>
    </w:p>
    <w:p w14:paraId="0C1D8950" w14:textId="77777777" w:rsidR="00F85F49" w:rsidRPr="00C35A2C" w:rsidRDefault="00F85F49" w:rsidP="00F85F49">
      <w:pPr>
        <w:pStyle w:val="affa"/>
        <w:framePr w:wrap="around"/>
        <w:spacing w:line="276" w:lineRule="auto"/>
        <w:rPr>
          <w:del w:id="41052" w:author="Claude" w:date="2026-10-07T09:24:50Z"/>
          <w:rtl/>
        </w:rPr>
      </w:pPr>
      <w:del w:id="41051" w:author="Claude" w:date="2026-10-07T09:24:50Z">
        <w:r w:rsidRPr="00C35A2C">
          <w:rPr>
            <w:rFonts w:hint="cs"/>
            <w:rtl/>
          </w:rPr>
          <w:delText xml:space="preserve">כיצד</w:delText>
        </w:r>
      </w:del>
    </w:p>
    <w:p w14:paraId="256119DF" w14:textId="339820B4" w:rsidR="00F85F49" w:rsidRDefault="00F85F49" w:rsidP="00713E6E">
      <w:pPr>
        <w:pStyle w:val="affffb"/>
        <w:rPr>
          <w:rtl/>
        </w:rPr>
      </w:pPr>
      <w:ins w:id="9808" w:author="מספור קטעי משנה" w:date="2026-10-06T06:45:58Z">
        <w:r>
          <w:rPr>
            <w:rStyle w:val="MisparKeta"/>
          </w:rPr>
          <w:t xml:space="preserve">א. </w:t>
        </w:r>
      </w:ins>
      <w:bookmarkStart w:id="120" w:name="_Toc119172631"/>
      <w:bookmarkStart w:id="121" w:name="_Toc119229719"/>
      <w:r w:rsidRPr="00C35A2C">
        <w:rPr>
          <w:rtl/>
        </w:rPr>
        <w:t>כיצד אשת אחיו שלא היה בעולמו?</w:t>
      </w:r>
      <w:bookmarkEnd w:id="120"/>
      <w:bookmarkEnd w:id="121"/>
    </w:p>
    <w:p>
      <w:pPr>
        <w:pStyle w:val="PetichatPerek"/>
        <w:rPr>
          <w:ins w:id="41048" w:author="Claude" w:date="2026-10-07T09:24:50Z"/>
        </w:rPr>
      </w:pPr>
      <w:ins w:id="41047" w:author="Claude" w:date="2026-10-07T09:24:50Z">
        <w:r>
          <w:rPr>
            <w:rFonts w:hint="cs"/>
            <w:rtl/>
          </w:rPr>
          <w:t xml:space="preserve">פרק שני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כיצד</w:t>
        </w:r>
      </w:ins>
    </w:p>
    <w:p>
      <w:pPr>
        <w:pStyle w:val="MishnaBatzad"/>
        <w:rPr>
          <w:ins w:id="20405" w:author="קלוד" w:date="2026-10-06T10:10:48Z"/>
        </w:rPr>
      </w:pPr>
      <w:ins w:id="20404" w:author="קלוד" w:date="2026-10-06T10:10:48Z">
        <w:r>
          <w:t xml:space="preserve">משנה א</w:t>
        </w:r>
      </w:ins>
    </w:p>
    <w:p w14:paraId="03706F4D" w14:textId="7754998E" w:rsidR="00F85F49" w:rsidRPr="00EA6942" w:rsidRDefault="00F85F49" w:rsidP="00264995">
      <w:pPr>
        <w:pStyle w:val="affc"/>
        <w:rPr>
          <w:rtl/>
        </w:rPr>
      </w:pPr>
      <w:bookmarkStart w:id="122" w:name="_Toc119001250"/>
      <w:r w:rsidRPr="00C35A2C">
        <w:rPr>
          <w:rtl/>
        </w:rPr>
        <w:t>שני אחים ומת אחד מהן, ונולד להן אח, ואח"כ ייבם השני אשת אחיו ומת</w:t>
      </w:r>
      <w:r w:rsidR="00264995">
        <w:rPr>
          <w:rFonts w:hint="cs"/>
          <w:rtl/>
        </w:rPr>
        <w:t xml:space="preserve"> - </w:t>
      </w:r>
      <w:r w:rsidRPr="00EA6942">
        <w:rPr>
          <w:rtl/>
        </w:rPr>
        <w:t>הראשונה יוצאה משום אא</w:t>
      </w:r>
      <w:r w:rsidR="00B56B8D">
        <w:rPr>
          <w:rFonts w:hint="cs"/>
          <w:rtl/>
        </w:rPr>
        <w:t>"</w:t>
      </w:r>
      <w:r w:rsidRPr="00EA6942">
        <w:rPr>
          <w:rtl/>
        </w:rPr>
        <w:t>ח שלא בעולמו, והשניה משום צרתה.</w:t>
      </w:r>
      <w:bookmarkEnd w:id="122"/>
    </w:p>
    <w:p w14:paraId="0B6A90FA" w14:textId="2E6EA888" w:rsidR="00F85F49" w:rsidRPr="00C35A2C" w:rsidRDefault="00F85F49" w:rsidP="0022029C">
      <w:pPr>
        <w:pStyle w:val="affffb"/>
        <w:jc w:val="left"/>
        <w:rPr>
          <w:rtl/>
        </w:rPr>
      </w:pPr>
      <w:ins w:id="9810" w:author="מספור קטעי משנה" w:date="2026-10-06T06:45:58Z">
        <w:r>
          <w:rPr>
            <w:rStyle w:val="MisparKeta"/>
          </w:rPr>
          <w:t xml:space="preserve">א. </w:t>
        </w:r>
      </w:ins>
      <w:bookmarkStart w:id="123" w:name="_Toc119172632"/>
      <w:bookmarkStart w:id="124" w:name="_Toc119229720"/>
      <w:r w:rsidRPr="00C35A2C">
        <w:rPr>
          <w:rtl/>
        </w:rPr>
        <w:t>עשה בה מאמר ומת - שניה חולצת ולא מתייבמת.</w:t>
      </w:r>
      <w:bookmarkEnd w:id="123"/>
      <w:bookmarkEnd w:id="124"/>
    </w:p>
    <w:p w14:paraId="01DEC368" w14:textId="77777777" w:rsidR="00F85F49" w:rsidRDefault="00F85F4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יז:</w:t>
      </w:r>
    </w:p>
    <w:p w14:paraId="59FB1744" w14:textId="3603B0C8" w:rsidR="00F85F49" w:rsidRDefault="00F85F49" w:rsidP="00F85F49">
      <w:pPr>
        <w:rPr>
          <w:rFonts w:ascii="FontbitDavid" w:hAnsi="FontbitDavid"/>
          <w:sz w:val="32"/>
          <w:rtl/>
        </w:rPr>
      </w:pPr>
      <w:r w:rsidRPr="008F2B18">
        <w:rPr>
          <w:rStyle w:val="affff5"/>
          <w:rFonts w:hint="cs"/>
          <w:rtl/>
        </w:rPr>
        <w:t>ר</w:t>
      </w:r>
      <w:r w:rsidRPr="008F2B18">
        <w:rPr>
          <w:rStyle w:val="affff5"/>
          <w:rtl/>
        </w:rPr>
        <w:t>"</w:t>
      </w:r>
      <w:r w:rsidRPr="008F2B18">
        <w:rPr>
          <w:rStyle w:val="affff5"/>
          <w:rFonts w:hint="cs"/>
          <w:rtl/>
        </w:rPr>
        <w:t>נ</w:t>
      </w:r>
      <w:r w:rsidRPr="008F2B18">
        <w:rPr>
          <w:rStyle w:val="affff5"/>
          <w:rtl/>
        </w:rPr>
        <w:t>:</w:t>
      </w:r>
      <w:r>
        <w:rPr>
          <w:rFonts w:ascii="FontbitDavid" w:hAnsi="FontbitDavid"/>
          <w:sz w:val="32"/>
          <w:rtl/>
        </w:rPr>
        <w:t xml:space="preserve"> דתני</w:t>
      </w:r>
      <w:r w:rsidRPr="00881AF9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ראשונה</w:t>
      </w:r>
      <w:r w:rsidRPr="00881AF9">
        <w:rPr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לא משתבש </w:t>
      </w:r>
      <w:r w:rsidRPr="00C35A2C">
        <w:rPr>
          <w:rFonts w:ascii="FontbitDavid" w:hAnsi="FontbitDavid" w:hint="cs"/>
          <w:sz w:val="32"/>
          <w:rtl/>
        </w:rPr>
        <w:t>- ראשונה לנפילה</w:t>
      </w:r>
      <w:r w:rsidR="00264995" w:rsidRPr="00881AF9">
        <w:rPr>
          <w:rStyle w:val="affff8"/>
          <w:rtl/>
        </w:rPr>
        <w:t xml:space="preserve"> </w:t>
      </w:r>
      <w:r w:rsidR="00B56B8D">
        <w:rPr>
          <w:rStyle w:val="affff8"/>
          <w:rFonts w:hint="cs"/>
          <w:rtl/>
        </w:rPr>
        <w:t xml:space="preserve"> של </w:t>
      </w:r>
      <w:r w:rsidR="00264995" w:rsidRPr="00881AF9">
        <w:rPr>
          <w:rStyle w:val="affff8"/>
          <w:rFonts w:hint="eastAsia"/>
          <w:rtl/>
        </w:rPr>
        <w:t>ייבום</w:t>
      </w:r>
      <w:r w:rsidR="00264995" w:rsidRPr="00881AF9">
        <w:rPr>
          <w:rStyle w:val="affff8"/>
          <w:rtl/>
        </w:rPr>
        <w:t>.</w:t>
      </w:r>
    </w:p>
    <w:p w14:paraId="0D0E0ED2" w14:textId="2113A0FB" w:rsidR="00F85F49" w:rsidRPr="00615A60" w:rsidRDefault="00264995" w:rsidP="00615A60">
      <w:pPr>
        <w:ind w:left="113" w:firstLine="113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</w:t>
      </w:r>
      <w:r w:rsidR="00F85F49" w:rsidRPr="00C35A2C">
        <w:rPr>
          <w:rFonts w:ascii="FontbitDavid" w:hAnsi="FontbitDavid"/>
          <w:sz w:val="32"/>
          <w:rtl/>
        </w:rPr>
        <w:t xml:space="preserve">דתני </w:t>
      </w:r>
      <w:r w:rsidR="00F85F49" w:rsidRPr="00D1637C">
        <w:rPr>
          <w:rFonts w:cs="PFT_Frank"/>
          <w:b/>
          <w:bCs/>
          <w:szCs w:val="14"/>
          <w:rtl/>
        </w:rPr>
        <w:t>שניה</w:t>
      </w:r>
      <w:r w:rsidR="00F85F49" w:rsidRPr="00C35A2C">
        <w:rPr>
          <w:rFonts w:ascii="FontbitDavid" w:hAnsi="FontbitDavid"/>
          <w:sz w:val="32"/>
          <w:rtl/>
        </w:rPr>
        <w:t xml:space="preserve"> לא משתבש </w:t>
      </w:r>
      <w:r w:rsidR="00F85F49">
        <w:rPr>
          <w:rFonts w:ascii="FontbitDavid" w:hAnsi="FontbitDavid" w:hint="cs"/>
          <w:sz w:val="32"/>
          <w:rtl/>
        </w:rPr>
        <w:t>-</w:t>
      </w:r>
      <w:r w:rsidR="00F85F49" w:rsidRPr="00C35A2C">
        <w:rPr>
          <w:rFonts w:ascii="FontbitDavid" w:hAnsi="FontbitDavid"/>
          <w:sz w:val="32"/>
          <w:rtl/>
        </w:rPr>
        <w:t xml:space="preserve"> שניה </w:t>
      </w:r>
      <w:r w:rsidR="00F85F4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="00F85F49" w:rsidRPr="00C35A2C">
        <w:rPr>
          <w:rFonts w:ascii="FontbitDavid" w:hAnsi="FontbitDavid"/>
          <w:sz w:val="32"/>
          <w:rtl/>
        </w:rPr>
        <w:t>נשואין</w:t>
      </w:r>
      <w:r w:rsidRPr="00881AF9">
        <w:rPr>
          <w:rStyle w:val="affff8"/>
          <w:rtl/>
        </w:rPr>
        <w:t xml:space="preserve"> נישאה פ</w:t>
      </w:r>
      <w:r w:rsidRPr="00881AF9">
        <w:rPr>
          <w:rStyle w:val="affff8"/>
          <w:rFonts w:hint="eastAsia"/>
          <w:rtl/>
        </w:rPr>
        <w:t>עמיים</w:t>
      </w:r>
      <w:r w:rsidRPr="00881AF9">
        <w:rPr>
          <w:rStyle w:val="affff8"/>
          <w:rtl/>
        </w:rPr>
        <w:t>.</w:t>
      </w:r>
    </w:p>
    <w:p w14:paraId="6F5B4CDA" w14:textId="18FFCE02" w:rsidR="00F85F49" w:rsidRPr="00881AF9" w:rsidRDefault="00B56B8D" w:rsidP="00615A60">
      <w:pPr>
        <w:pStyle w:val="affff2"/>
        <w:rPr>
          <w:rtl/>
        </w:rPr>
      </w:pPr>
      <w:bookmarkStart w:id="125" w:name="_Toc119172633"/>
      <w:bookmarkStart w:id="126" w:name="_Toc119229721"/>
      <w:r w:rsidRPr="00B56B8D">
        <w:rPr>
          <w:rFonts w:hint="cs"/>
          <w:rtl/>
        </w:rPr>
        <w:t xml:space="preserve">המקור לדין </w:t>
      </w:r>
      <w:r>
        <w:rPr>
          <w:rFonts w:hint="cs"/>
          <w:rtl/>
        </w:rPr>
        <w:t>'</w:t>
      </w:r>
      <w:r w:rsidR="00F85F49" w:rsidRPr="00B56B8D">
        <w:rPr>
          <w:rFonts w:hint="cs"/>
          <w:rtl/>
        </w:rPr>
        <w:t>אשת אחיו שלא היה בעולמו</w:t>
      </w:r>
      <w:r>
        <w:rPr>
          <w:rFonts w:hint="cs"/>
          <w:rtl/>
        </w:rPr>
        <w:t>'</w:t>
      </w:r>
      <w:bookmarkEnd w:id="125"/>
      <w:bookmarkEnd w:id="126"/>
    </w:p>
    <w:p w14:paraId="1CA03ABD" w14:textId="3D178251" w:rsidR="00F85F49" w:rsidRPr="00AC7749" w:rsidRDefault="00B56B8D" w:rsidP="00F85F49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rtl/>
        </w:rPr>
        <w:t>מ</w:t>
      </w:r>
      <w:r w:rsidR="00F85F49" w:rsidRPr="008F2B18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>ב</w:t>
      </w:r>
      <w:r w:rsidR="00F85F49" w:rsidRPr="008F2B18">
        <w:rPr>
          <w:rStyle w:val="affff5"/>
          <w:rtl/>
        </w:rPr>
        <w:t>:</w:t>
      </w:r>
      <w:r w:rsidR="00F85F49" w:rsidRPr="00AC7749">
        <w:rPr>
          <w:rStyle w:val="affff1"/>
          <w:spacing w:val="-4"/>
          <w:rtl/>
        </w:rPr>
        <w:t xml:space="preserve"> </w:t>
      </w:r>
      <w:r w:rsidR="00F85F49" w:rsidRPr="00AC7749">
        <w:rPr>
          <w:rStyle w:val="affff1"/>
          <w:rFonts w:hint="cs"/>
          <w:spacing w:val="-4"/>
          <w:rtl/>
        </w:rPr>
        <w:t>'</w:t>
      </w:r>
      <w:r w:rsidR="00F85F49" w:rsidRPr="00AC7749">
        <w:rPr>
          <w:rStyle w:val="affff1"/>
          <w:spacing w:val="-4"/>
          <w:rtl/>
        </w:rPr>
        <w:t>כי ישבו אחים</w:t>
      </w:r>
      <w:r w:rsidR="00F85F49" w:rsidRPr="00AC7749">
        <w:rPr>
          <w:rStyle w:val="affff1"/>
          <w:rFonts w:hint="cs"/>
          <w:spacing w:val="-4"/>
          <w:rtl/>
        </w:rPr>
        <w:t>'</w:t>
      </w:r>
      <w:r w:rsidR="00F85F49" w:rsidRPr="00AC7749">
        <w:rPr>
          <w:rFonts w:ascii="FontbitDavid" w:hAnsi="FontbitDavid"/>
          <w:spacing w:val="-4"/>
          <w:sz w:val="32"/>
          <w:rtl/>
        </w:rPr>
        <w:t xml:space="preserve"> ישיבה אחת בעולם</w:t>
      </w:r>
      <w:r>
        <w:rPr>
          <w:rFonts w:ascii="FontbitDavid" w:hAnsi="FontbitDavid" w:hint="cs"/>
          <w:spacing w:val="-4"/>
          <w:sz w:val="32"/>
          <w:rtl/>
        </w:rPr>
        <w:t xml:space="preserve"> -</w:t>
      </w:r>
      <w:r w:rsidR="00F85F49" w:rsidRPr="00AC7749">
        <w:rPr>
          <w:rFonts w:ascii="FontbitDavid" w:hAnsi="FontbitDavid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ולא</w:t>
      </w:r>
      <w:r w:rsidRPr="00AC7749">
        <w:rPr>
          <w:rFonts w:ascii="FontbitDavid" w:hAnsi="FontbitDavid"/>
          <w:spacing w:val="-4"/>
          <w:sz w:val="32"/>
          <w:rtl/>
        </w:rPr>
        <w:t xml:space="preserve"> </w:t>
      </w:r>
      <w:r w:rsidR="00F85F49" w:rsidRPr="00AC7749">
        <w:rPr>
          <w:rFonts w:ascii="FontbitDavid" w:hAnsi="FontbitDavid"/>
          <w:spacing w:val="-4"/>
          <w:sz w:val="32"/>
          <w:rtl/>
        </w:rPr>
        <w:t>אא</w:t>
      </w:r>
      <w:r>
        <w:rPr>
          <w:rFonts w:ascii="FontbitDavid" w:hAnsi="FontbitDavid" w:hint="cs"/>
          <w:spacing w:val="-4"/>
          <w:sz w:val="32"/>
          <w:rtl/>
        </w:rPr>
        <w:t>"</w:t>
      </w:r>
      <w:r w:rsidR="00F85F49" w:rsidRPr="00AC7749">
        <w:rPr>
          <w:rFonts w:ascii="FontbitDavid" w:hAnsi="FontbitDavid"/>
          <w:spacing w:val="-4"/>
          <w:sz w:val="32"/>
          <w:rtl/>
        </w:rPr>
        <w:t>ח שלא</w:t>
      </w:r>
      <w:r>
        <w:rPr>
          <w:rFonts w:ascii="FontbitDavid" w:hAnsi="FontbitDavid" w:hint="cs"/>
          <w:spacing w:val="-4"/>
          <w:sz w:val="32"/>
          <w:rtl/>
        </w:rPr>
        <w:t xml:space="preserve"> </w:t>
      </w:r>
      <w:r w:rsidR="00F85F49" w:rsidRPr="00AC7749">
        <w:rPr>
          <w:rFonts w:ascii="FontbitDavid" w:hAnsi="FontbitDavid"/>
          <w:spacing w:val="-4"/>
          <w:sz w:val="32"/>
          <w:rtl/>
        </w:rPr>
        <w:t>בעולמו,</w:t>
      </w:r>
    </w:p>
    <w:p w14:paraId="49FA1BBB" w14:textId="470BD0FD" w:rsidR="00F85F49" w:rsidRPr="00D238B7" w:rsidRDefault="00F85F49" w:rsidP="00151BBE">
      <w:pPr>
        <w:ind w:left="113" w:firstLine="113"/>
        <w:rPr>
          <w:rStyle w:val="affff5"/>
          <w:rtl/>
        </w:rPr>
      </w:pP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>יחדו</w:t>
      </w:r>
      <w:r w:rsidRPr="00964F6D"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מיוחדים בנחלה</w:t>
      </w:r>
      <w:r w:rsidR="00B56B8D">
        <w:rPr>
          <w:rFonts w:ascii="FontbitDavid" w:hAnsi="FontbitDavid" w:hint="cs"/>
          <w:sz w:val="32"/>
          <w:rtl/>
        </w:rPr>
        <w:t xml:space="preserve"> </w:t>
      </w:r>
      <w:r w:rsidR="00B56B8D" w:rsidRPr="00881AF9">
        <w:rPr>
          <w:rStyle w:val="affff8"/>
          <w:rFonts w:hint="eastAsia"/>
          <w:rtl/>
        </w:rPr>
        <w:t>יורשים</w:t>
      </w:r>
      <w:r w:rsidR="00B56B8D" w:rsidRPr="00881AF9">
        <w:rPr>
          <w:rStyle w:val="affff8"/>
          <w:rtl/>
        </w:rPr>
        <w:t xml:space="preserve"> </w:t>
      </w:r>
      <w:r w:rsidR="00B56B8D" w:rsidRPr="00881AF9">
        <w:rPr>
          <w:rStyle w:val="affff8"/>
          <w:rFonts w:hint="eastAsia"/>
          <w:rtl/>
        </w:rPr>
        <w:t>זא</w:t>
      </w:r>
      <w:r w:rsidR="00B56B8D" w:rsidRPr="00881AF9">
        <w:rPr>
          <w:rStyle w:val="affff8"/>
          <w:rtl/>
        </w:rPr>
        <w:t>"ז</w:t>
      </w:r>
      <w:r w:rsidRPr="00C35A2C">
        <w:rPr>
          <w:rFonts w:ascii="FontbitDavid" w:hAnsi="FontbitDavid"/>
          <w:sz w:val="32"/>
          <w:rtl/>
        </w:rPr>
        <w:t xml:space="preserve"> </w:t>
      </w:r>
      <w:r w:rsidR="00B56B8D">
        <w:rPr>
          <w:rFonts w:ascii="FontbitDavid" w:hAnsi="FontbitDavid" w:hint="cs"/>
          <w:sz w:val="32"/>
          <w:rtl/>
        </w:rPr>
        <w:t xml:space="preserve">- ולא </w:t>
      </w:r>
      <w:r w:rsidRPr="00C35A2C">
        <w:rPr>
          <w:rFonts w:ascii="FontbitDavid" w:hAnsi="FontbitDavid"/>
          <w:sz w:val="32"/>
          <w:rtl/>
        </w:rPr>
        <w:t>אחי</w:t>
      </w:r>
      <w:r w:rsidR="00B56B8D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/>
          <w:sz w:val="32"/>
          <w:rtl/>
        </w:rPr>
        <w:t xml:space="preserve"> מן האם.</w:t>
      </w:r>
    </w:p>
    <w:p w14:paraId="1B06C22E" w14:textId="40F2B24F" w:rsidR="00F85F49" w:rsidRPr="00C35A2C" w:rsidRDefault="00F85F49" w:rsidP="00F85F49">
      <w:pPr>
        <w:rPr>
          <w:rFonts w:ascii="FontbitDavid" w:hAnsi="FontbitDavid"/>
          <w:sz w:val="32"/>
          <w:rtl/>
        </w:rPr>
      </w:pPr>
      <w:r w:rsidRPr="008F2B18">
        <w:rPr>
          <w:rStyle w:val="affff5"/>
          <w:rtl/>
        </w:rPr>
        <w:t>רבה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BE3BD5">
        <w:rPr>
          <w:rFonts w:ascii="FontbitDavid" w:hAnsi="FontbitDavid" w:hint="cs"/>
          <w:sz w:val="32"/>
          <w:rtl/>
        </w:rPr>
        <w:t>'</w:t>
      </w:r>
      <w:r w:rsidRPr="00881AF9">
        <w:rPr>
          <w:rStyle w:val="affff1"/>
          <w:rtl/>
        </w:rPr>
        <w:t>אחוה אחוה</w:t>
      </w:r>
      <w:r w:rsidR="00BE3BD5"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מבני יעקב</w:t>
      </w:r>
      <w:r w:rsidR="00B56B8D">
        <w:rPr>
          <w:rFonts w:ascii="FontbitDavid" w:hAnsi="FontbitDavid" w:hint="cs"/>
          <w:sz w:val="32"/>
          <w:rtl/>
        </w:rPr>
        <w:t xml:space="preserve"> - </w:t>
      </w:r>
      <w:r w:rsidRPr="00C35A2C">
        <w:rPr>
          <w:rFonts w:ascii="FontbitDavid" w:hAnsi="FontbitDavid"/>
          <w:sz w:val="32"/>
          <w:rtl/>
        </w:rPr>
        <w:t>מן האב ולא מן האם.</w:t>
      </w:r>
    </w:p>
    <w:p w14:paraId="1AEEDB14" w14:textId="682B22E5" w:rsidR="00F85F49" w:rsidRPr="00C35A2C" w:rsidRDefault="00B56B8D" w:rsidP="00B56B8D">
      <w:pPr>
        <w:rPr>
          <w:rtl/>
        </w:rPr>
      </w:pPr>
      <w:r>
        <w:rPr>
          <w:rStyle w:val="affff5"/>
          <w:rFonts w:hint="cs"/>
          <w:rtl/>
        </w:rPr>
        <w:t>וצ</w:t>
      </w:r>
      <w:r w:rsidR="00F85F49" w:rsidRPr="00881AF9">
        <w:rPr>
          <w:rStyle w:val="affff5"/>
          <w:rtl/>
        </w:rPr>
        <w:t xml:space="preserve">ריך </w:t>
      </w:r>
      <w:r w:rsidRPr="00881AF9">
        <w:rPr>
          <w:rStyle w:val="affff5"/>
          <w:rFonts w:hint="eastAsia"/>
          <w:rtl/>
        </w:rPr>
        <w:t>את</w:t>
      </w:r>
      <w:r w:rsidRPr="00881AF9">
        <w:rPr>
          <w:rStyle w:val="affff5"/>
          <w:rtl/>
        </w:rPr>
        <w:t xml:space="preserve"> </w:t>
      </w:r>
      <w:r w:rsidRPr="00881AF9">
        <w:rPr>
          <w:rStyle w:val="affff5"/>
          <w:rFonts w:hint="eastAsia"/>
          <w:rtl/>
        </w:rPr>
        <w:t>שניהם</w:t>
      </w:r>
      <w:r w:rsidRPr="00881AF9">
        <w:rPr>
          <w:rStyle w:val="affff5"/>
          <w:rtl/>
        </w:rPr>
        <w:t>:</w:t>
      </w:r>
      <w:r>
        <w:rPr>
          <w:rStyle w:val="affff5"/>
          <w:rFonts w:hint="cs"/>
          <w:rtl/>
        </w:rPr>
        <w:t xml:space="preserve"> א.</w:t>
      </w:r>
      <w:r>
        <w:rPr>
          <w:rFonts w:hint="cs"/>
          <w:rtl/>
        </w:rPr>
        <w:t xml:space="preserve"> </w:t>
      </w:r>
      <w:r w:rsidR="00F85F49" w:rsidRPr="00BF2C41">
        <w:rPr>
          <w:rStyle w:val="affff1"/>
          <w:rFonts w:hint="cs"/>
          <w:rtl/>
        </w:rPr>
        <w:t xml:space="preserve">'יחדיו' </w:t>
      </w:r>
      <w:r w:rsidR="00F85F49" w:rsidRPr="00C35A2C">
        <w:rPr>
          <w:rFonts w:hint="cs"/>
          <w:rtl/>
        </w:rPr>
        <w:t>מיוחדים בנחלה</w:t>
      </w:r>
      <w:r w:rsidRPr="00881AF9">
        <w:rPr>
          <w:rStyle w:val="affff8"/>
          <w:rtl/>
        </w:rPr>
        <w:t xml:space="preserve"> יורשים נחלה אחת</w:t>
      </w:r>
      <w:r>
        <w:rPr>
          <w:rStyle w:val="affff8"/>
          <w:rFonts w:hint="cs"/>
          <w:rtl/>
        </w:rPr>
        <w:t>,</w:t>
      </w:r>
      <w:r w:rsidR="00F85F49" w:rsidRPr="00C35A2C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="00F85F49" w:rsidRPr="00C35A2C">
        <w:rPr>
          <w:rFonts w:hint="cs"/>
          <w:rtl/>
        </w:rPr>
        <w:t xml:space="preserve">לא </w:t>
      </w:r>
      <w:r>
        <w:rPr>
          <w:rFonts w:hint="cs"/>
          <w:rtl/>
        </w:rPr>
        <w:t xml:space="preserve">תלמד </w:t>
      </w:r>
      <w:r w:rsidR="00EB6451">
        <w:rPr>
          <w:rStyle w:val="affff1"/>
          <w:rFonts w:hint="cs"/>
          <w:rtl/>
        </w:rPr>
        <w:t>'</w:t>
      </w:r>
      <w:r w:rsidRPr="00565B59">
        <w:rPr>
          <w:rStyle w:val="affff1"/>
          <w:rtl/>
        </w:rPr>
        <w:t>אחוה אחוה</w:t>
      </w:r>
      <w:r w:rsidR="00EB6451">
        <w:rPr>
          <w:rStyle w:val="affff1"/>
          <w:rFonts w:hint="cs"/>
          <w:rtl/>
        </w:rPr>
        <w:t>'</w:t>
      </w:r>
      <w:r w:rsidRPr="00C35A2C">
        <w:rPr>
          <w:rFonts w:hint="cs"/>
          <w:rtl/>
        </w:rPr>
        <w:t xml:space="preserve"> </w:t>
      </w:r>
      <w:r w:rsidR="00F85F49" w:rsidRPr="00C35A2C">
        <w:rPr>
          <w:rFonts w:hint="cs"/>
          <w:rtl/>
        </w:rPr>
        <w:t>מלוט</w:t>
      </w:r>
      <w:r w:rsidR="00F85F49">
        <w:rPr>
          <w:rFonts w:hint="cs"/>
          <w:rtl/>
        </w:rPr>
        <w:t xml:space="preserve"> </w:t>
      </w:r>
      <w:r w:rsidRPr="00881AF9">
        <w:rPr>
          <w:rStyle w:val="affff8"/>
          <w:rtl/>
        </w:rPr>
        <w:t>[</w:t>
      </w:r>
      <w:r w:rsidR="00F85F49" w:rsidRPr="00881AF9">
        <w:rPr>
          <w:rStyle w:val="affff8"/>
          <w:rFonts w:hint="eastAsia"/>
          <w:rtl/>
        </w:rPr>
        <w:t>שמופנה</w:t>
      </w:r>
      <w:r w:rsidRPr="00881AF9">
        <w:rPr>
          <w:rStyle w:val="affff8"/>
          <w:rtl/>
        </w:rPr>
        <w:t xml:space="preserve"> כמו בני יעקב]</w:t>
      </w:r>
      <w:r>
        <w:rPr>
          <w:rFonts w:hint="cs"/>
          <w:rtl/>
        </w:rPr>
        <w:t xml:space="preserve"> שאפי' אחי אביו,</w:t>
      </w:r>
    </w:p>
    <w:p w14:paraId="58576196" w14:textId="29298B5C" w:rsidR="00F85F49" w:rsidRDefault="0030786B" w:rsidP="0030786B">
      <w:pPr>
        <w:rPr>
          <w:rFonts w:ascii="FontbitDavid" w:hAnsi="FontbitDavid"/>
          <w:sz w:val="32"/>
          <w:rtl/>
        </w:rPr>
      </w:pPr>
      <w:r w:rsidRPr="00881AF9">
        <w:rPr>
          <w:rStyle w:val="affff5"/>
          <w:rFonts w:hint="eastAsia"/>
          <w:rtl/>
        </w:rPr>
        <w:t>ב</w:t>
      </w:r>
      <w:r w:rsidRPr="00881AF9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EB6451">
        <w:rPr>
          <w:rStyle w:val="affff1"/>
          <w:rFonts w:hint="cs"/>
          <w:rtl/>
        </w:rPr>
        <w:t>'</w:t>
      </w:r>
      <w:r w:rsidR="00EB6451" w:rsidRPr="00565B59">
        <w:rPr>
          <w:rStyle w:val="affff1"/>
          <w:rtl/>
        </w:rPr>
        <w:t>אחוה אחוה</w:t>
      </w:r>
      <w:r w:rsidR="00EB6451">
        <w:rPr>
          <w:rStyle w:val="affff1"/>
          <w:rFonts w:hint="cs"/>
          <w:rtl/>
        </w:rPr>
        <w:t>'</w:t>
      </w:r>
      <w:r w:rsidR="00EB6451" w:rsidRPr="00964F6D" w:rsidDel="00EB6451">
        <w:rPr>
          <w:rStyle w:val="affff1"/>
          <w:rFonts w:hint="cs"/>
          <w:rtl/>
        </w:rPr>
        <w:t xml:space="preserve"> </w:t>
      </w:r>
      <w:r w:rsidR="00F85F49" w:rsidRPr="00964F6D">
        <w:rPr>
          <w:rStyle w:val="affff1"/>
          <w:rFonts w:hint="cs"/>
          <w:rtl/>
        </w:rPr>
        <w:t xml:space="preserve"> </w:t>
      </w:r>
      <w:r w:rsidR="00EB6451">
        <w:rPr>
          <w:rFonts w:ascii="FontbitDavid" w:hAnsi="FontbitDavid" w:hint="cs"/>
          <w:sz w:val="32"/>
          <w:rtl/>
        </w:rPr>
        <w:t xml:space="preserve">אחים רק מאב, שלא תאמר </w:t>
      </w:r>
      <w:r w:rsidR="00EB6451" w:rsidRPr="00964F6D">
        <w:rPr>
          <w:rStyle w:val="affff1"/>
          <w:rFonts w:hint="cs"/>
          <w:rtl/>
        </w:rPr>
        <w:t>'</w:t>
      </w:r>
      <w:r w:rsidR="00EB6451" w:rsidRPr="00964F6D">
        <w:rPr>
          <w:rStyle w:val="affff1"/>
          <w:rtl/>
        </w:rPr>
        <w:t>יחדו</w:t>
      </w:r>
      <w:r w:rsidR="00EB6451" w:rsidRPr="00964F6D">
        <w:rPr>
          <w:rStyle w:val="affff1"/>
          <w:rFonts w:hint="cs"/>
          <w:rtl/>
        </w:rPr>
        <w:t>'</w:t>
      </w:r>
      <w:r w:rsidR="00EB6451" w:rsidRPr="00C35A2C">
        <w:rPr>
          <w:rFonts w:ascii="FontbitDavid" w:hAnsi="FontbitDavid"/>
          <w:sz w:val="32"/>
          <w:rtl/>
        </w:rPr>
        <w:t xml:space="preserve"> </w:t>
      </w:r>
      <w:r w:rsidR="00F85F49" w:rsidRPr="00C35A2C">
        <w:rPr>
          <w:rFonts w:ascii="FontbitDavid" w:hAnsi="FontbitDavid" w:hint="cs"/>
          <w:sz w:val="32"/>
          <w:rtl/>
        </w:rPr>
        <w:t>באבא ואמא</w:t>
      </w:r>
      <w:r w:rsidR="00EB6451">
        <w:rPr>
          <w:rFonts w:ascii="FontbitDavid" w:hAnsi="FontbitDavid" w:hint="cs"/>
          <w:sz w:val="32"/>
          <w:rtl/>
        </w:rPr>
        <w:t>,</w:t>
      </w:r>
    </w:p>
    <w:p w14:paraId="4FA67AAC" w14:textId="77E997C4" w:rsidR="00D353E9" w:rsidRPr="00615A60" w:rsidRDefault="00F85F49" w:rsidP="00615A60">
      <w:pPr>
        <w:pStyle w:val="affff7"/>
        <w:rPr>
          <w:rStyle w:val="affff5"/>
          <w:rFonts w:cs="FrankRuehl"/>
          <w:bCs w:val="0"/>
          <w:spacing w:val="0"/>
          <w:sz w:val="14"/>
          <w:szCs w:val="14"/>
          <w:rtl/>
        </w:rPr>
      </w:pPr>
      <w:r>
        <w:rPr>
          <w:rFonts w:hint="cs"/>
          <w:rtl/>
        </w:rPr>
        <w:t>אף</w:t>
      </w:r>
      <w:r w:rsidRPr="00C35A2C">
        <w:rPr>
          <w:rFonts w:hint="cs"/>
          <w:rtl/>
        </w:rPr>
        <w:t xml:space="preserve"> דיבום בנחלה תל</w:t>
      </w:r>
      <w:r w:rsidR="00EB6451">
        <w:rPr>
          <w:rFonts w:hint="cs"/>
          <w:rtl/>
        </w:rPr>
        <w:t xml:space="preserve">וי - ה"א </w:t>
      </w:r>
      <w:r w:rsidRPr="00C35A2C">
        <w:rPr>
          <w:rFonts w:hint="cs"/>
          <w:rtl/>
        </w:rPr>
        <w:t>חידוש הוא דשרי ערוה</w:t>
      </w:r>
      <w:r w:rsidR="00EB6451">
        <w:rPr>
          <w:rFonts w:hint="cs"/>
          <w:rtl/>
        </w:rPr>
        <w:t xml:space="preserve"> -</w:t>
      </w:r>
      <w:r w:rsidRPr="00C35A2C">
        <w:rPr>
          <w:rFonts w:hint="cs"/>
          <w:rtl/>
        </w:rPr>
        <w:t xml:space="preserve"> עד דמייחדי באבא ואמא</w:t>
      </w:r>
      <w:r w:rsidR="00EB6451">
        <w:rPr>
          <w:rFonts w:hint="cs"/>
          <w:rtl/>
        </w:rPr>
        <w:t>.</w:t>
      </w:r>
    </w:p>
    <w:p w14:paraId="4989B3B4" w14:textId="4D996702" w:rsidR="00D353E9" w:rsidRPr="00A07384" w:rsidRDefault="00D353E9" w:rsidP="00615A60">
      <w:pPr>
        <w:pStyle w:val="affff2"/>
        <w:rPr>
          <w:rStyle w:val="affff8"/>
          <w:rFonts w:cs="PFT_Frank"/>
          <w:szCs w:val="10"/>
          <w:rtl/>
        </w:rPr>
      </w:pPr>
      <w:bookmarkStart w:id="127" w:name="_Toc119172634"/>
      <w:bookmarkStart w:id="128" w:name="_Toc119229722"/>
      <w:r>
        <w:rPr>
          <w:rFonts w:hint="cs"/>
          <w:rtl/>
        </w:rPr>
        <w:t>'</w:t>
      </w:r>
      <w:r w:rsidR="00615A60">
        <w:rPr>
          <w:rFonts w:hint="cs"/>
          <w:rtl/>
        </w:rPr>
        <w:t xml:space="preserve">יש או </w:t>
      </w:r>
      <w:r w:rsidRPr="002871E4">
        <w:rPr>
          <w:rFonts w:hint="eastAsia"/>
          <w:rtl/>
        </w:rPr>
        <w:t>אין</w:t>
      </w:r>
      <w:r w:rsidRPr="002871E4">
        <w:rPr>
          <w:rtl/>
        </w:rPr>
        <w:t xml:space="preserve"> </w:t>
      </w:r>
      <w:r w:rsidRPr="002871E4">
        <w:rPr>
          <w:rFonts w:hint="eastAsia"/>
          <w:rtl/>
        </w:rPr>
        <w:t>זיקה</w:t>
      </w:r>
      <w:r>
        <w:rPr>
          <w:rFonts w:hint="cs"/>
          <w:rtl/>
        </w:rPr>
        <w:t>'</w:t>
      </w:r>
      <w:r w:rsidRPr="002871E4">
        <w:rPr>
          <w:rtl/>
        </w:rPr>
        <w:t xml:space="preserve"> </w:t>
      </w:r>
      <w:r w:rsidRPr="002871E4">
        <w:rPr>
          <w:rStyle w:val="affff8"/>
          <w:rFonts w:cs="PFT_Frank" w:hint="eastAsia"/>
          <w:rtl/>
        </w:rPr>
        <w:t>ביבם</w:t>
      </w:r>
      <w:r w:rsidRPr="002871E4">
        <w:rPr>
          <w:rStyle w:val="affff8"/>
          <w:rFonts w:cs="PFT_Frank"/>
          <w:rtl/>
        </w:rPr>
        <w:t xml:space="preserve"> </w:t>
      </w:r>
      <w:r w:rsidRPr="002871E4">
        <w:rPr>
          <w:rStyle w:val="affff8"/>
          <w:rFonts w:cs="PFT_Frank" w:hint="eastAsia"/>
          <w:rtl/>
        </w:rPr>
        <w:t>אחד</w:t>
      </w:r>
      <w:r w:rsidRPr="002871E4">
        <w:rPr>
          <w:rStyle w:val="affff8"/>
          <w:rFonts w:cs="PFT_Frank"/>
          <w:rtl/>
        </w:rPr>
        <w:t xml:space="preserve"> </w:t>
      </w:r>
      <w:r w:rsidRPr="002871E4">
        <w:rPr>
          <w:rStyle w:val="affff8"/>
          <w:rFonts w:cs="PFT_Frank" w:hint="eastAsia"/>
          <w:rtl/>
        </w:rPr>
        <w:t>ושנים</w:t>
      </w:r>
      <w:r>
        <w:rPr>
          <w:rStyle w:val="affff8"/>
          <w:rFonts w:cs="PFT_Frank" w:hint="cs"/>
          <w:rtl/>
        </w:rPr>
        <w:t>,</w:t>
      </w:r>
      <w:r w:rsidRPr="002871E4">
        <w:rPr>
          <w:rStyle w:val="affff8"/>
          <w:rFonts w:cs="PFT_Frank"/>
          <w:rtl/>
        </w:rPr>
        <w:t xml:space="preserve"> מחיים ו</w:t>
      </w:r>
      <w:r w:rsidRPr="002871E4">
        <w:rPr>
          <w:rStyle w:val="affff8"/>
          <w:rFonts w:cs="PFT_Frank" w:hint="eastAsia"/>
          <w:rtl/>
        </w:rPr>
        <w:t>לאחר</w:t>
      </w:r>
      <w:r w:rsidRPr="002871E4">
        <w:rPr>
          <w:rStyle w:val="affff8"/>
          <w:rFonts w:cs="PFT_Frank"/>
          <w:rtl/>
        </w:rPr>
        <w:t xml:space="preserve"> </w:t>
      </w:r>
      <w:r w:rsidRPr="002871E4">
        <w:rPr>
          <w:rStyle w:val="affff8"/>
          <w:rFonts w:cs="PFT_Frank" w:hint="eastAsia"/>
          <w:rtl/>
        </w:rPr>
        <w:t>מיתה</w:t>
      </w:r>
      <w:bookmarkEnd w:id="127"/>
      <w:bookmarkEnd w:id="128"/>
    </w:p>
    <w:p w14:paraId="4C891A7D" w14:textId="52B341B3" w:rsidR="00F85F49" w:rsidRPr="00D353E9" w:rsidRDefault="00723E16" w:rsidP="00F85F49">
      <w:pPr>
        <w:rPr>
          <w:rtl/>
        </w:rPr>
      </w:pPr>
      <w:r>
        <w:rPr>
          <w:rStyle w:val="affff5"/>
          <w:rFonts w:hint="cs"/>
          <w:rtl/>
        </w:rPr>
        <w:t xml:space="preserve">א. </w:t>
      </w:r>
      <w:r w:rsidR="00F85F49" w:rsidRPr="008F2B18">
        <w:rPr>
          <w:rStyle w:val="affff5"/>
          <w:rFonts w:hint="cs"/>
          <w:rtl/>
        </w:rPr>
        <w:t>ר</w:t>
      </w:r>
      <w:r w:rsidR="00F85F49" w:rsidRPr="008F2B18">
        <w:rPr>
          <w:rStyle w:val="affff5"/>
          <w:rtl/>
        </w:rPr>
        <w:t>"</w:t>
      </w:r>
      <w:r w:rsidR="00F85F49" w:rsidRPr="008F2B18">
        <w:rPr>
          <w:rStyle w:val="affff5"/>
          <w:rFonts w:hint="cs"/>
          <w:rtl/>
        </w:rPr>
        <w:t>ה מרב</w:t>
      </w:r>
      <w:r w:rsidR="00F85F49" w:rsidRPr="008F2B18">
        <w:rPr>
          <w:rStyle w:val="affff5"/>
          <w:rtl/>
        </w:rPr>
        <w:t>:</w:t>
      </w:r>
      <w:r w:rsidR="00F85F49" w:rsidRPr="002871E4">
        <w:rPr>
          <w:rtl/>
        </w:rPr>
        <w:t xml:space="preserve"> שומרת יבם שמתה - </w:t>
      </w:r>
      <w:r w:rsidR="00F85F49" w:rsidRPr="00D1637C">
        <w:rPr>
          <w:rFonts w:cs="PFT_Frank"/>
          <w:b/>
          <w:bCs/>
          <w:szCs w:val="14"/>
          <w:rtl/>
        </w:rPr>
        <w:t>מותר באמה</w:t>
      </w:r>
      <w:r w:rsidR="00D353E9">
        <w:rPr>
          <w:rFonts w:ascii="FontbitDavid" w:hAnsi="FontbitDavid" w:cs="PFT_Frank" w:hint="cs"/>
          <w:sz w:val="14"/>
          <w:szCs w:val="14"/>
          <w:rtl/>
        </w:rPr>
        <w:t>,</w:t>
      </w:r>
      <w:r w:rsidR="00F85F49" w:rsidRPr="002871E4">
        <w:rPr>
          <w:rFonts w:ascii="FontbitDavid" w:hAnsi="FontbitDavid" w:cs="PFT_Frank"/>
          <w:sz w:val="14"/>
          <w:szCs w:val="14"/>
          <w:rtl/>
        </w:rPr>
        <w:t xml:space="preserve"> </w:t>
      </w:r>
      <w:r w:rsidR="00D353E9" w:rsidRPr="002871E4">
        <w:rPr>
          <w:rStyle w:val="affff5"/>
          <w:rFonts w:hint="eastAsia"/>
          <w:rtl/>
        </w:rPr>
        <w:t>שסובר</w:t>
      </w:r>
      <w:r w:rsidR="00D353E9">
        <w:rPr>
          <w:rFonts w:ascii="FontbitDavid" w:hAnsi="FontbitDavid" w:cs="PFT_Frank" w:hint="cs"/>
          <w:sz w:val="14"/>
          <w:szCs w:val="14"/>
          <w:rtl/>
        </w:rPr>
        <w:t xml:space="preserve"> '</w:t>
      </w:r>
      <w:r w:rsidR="00F85F49" w:rsidRPr="00D1637C">
        <w:rPr>
          <w:rFonts w:cs="PFT_Frank" w:hint="eastAsia"/>
          <w:b/>
          <w:bCs/>
          <w:szCs w:val="14"/>
          <w:rtl/>
        </w:rPr>
        <w:t>אין</w:t>
      </w:r>
      <w:r w:rsidR="00F85F49" w:rsidRPr="00D1637C">
        <w:rPr>
          <w:rFonts w:cs="PFT_Frank"/>
          <w:b/>
          <w:bCs/>
          <w:szCs w:val="14"/>
          <w:rtl/>
        </w:rPr>
        <w:t xml:space="preserve"> </w:t>
      </w:r>
      <w:r w:rsidR="00F85F49" w:rsidRPr="00D1637C">
        <w:rPr>
          <w:rFonts w:cs="PFT_Frank" w:hint="eastAsia"/>
          <w:b/>
          <w:bCs/>
          <w:szCs w:val="14"/>
          <w:rtl/>
        </w:rPr>
        <w:t>זיקה</w:t>
      </w:r>
      <w:r w:rsidR="00D353E9">
        <w:rPr>
          <w:rFonts w:ascii="FontbitDavid" w:hAnsi="FontbitDavid" w:cs="PFT_Frank" w:hint="cs"/>
          <w:sz w:val="14"/>
          <w:szCs w:val="14"/>
          <w:rtl/>
        </w:rPr>
        <w:t>'.</w:t>
      </w:r>
    </w:p>
    <w:p w14:paraId="42C9F8B7" w14:textId="4C788449" w:rsidR="00F85F49" w:rsidRPr="00062827" w:rsidRDefault="00D353E9" w:rsidP="002871E4">
      <w:pPr>
        <w:rPr>
          <w:rFonts w:cs="PFT_Frank"/>
          <w:b/>
          <w:bCs/>
          <w:spacing w:val="-2"/>
          <w:sz w:val="14"/>
          <w:szCs w:val="14"/>
          <w:rtl/>
        </w:rPr>
      </w:pPr>
      <w:r w:rsidRPr="00062827">
        <w:rPr>
          <w:rStyle w:val="affff5"/>
          <w:rFonts w:hint="eastAsia"/>
          <w:rtl/>
        </w:rPr>
        <w:t>ו</w:t>
      </w:r>
      <w:r w:rsidR="00F85F49" w:rsidRPr="00062827">
        <w:rPr>
          <w:rStyle w:val="affff5"/>
          <w:rFonts w:hint="eastAsia"/>
          <w:rtl/>
        </w:rPr>
        <w:t>קמ</w:t>
      </w:r>
      <w:r w:rsidR="00F85F49" w:rsidRPr="00062827">
        <w:rPr>
          <w:rStyle w:val="affff5"/>
          <w:rtl/>
        </w:rPr>
        <w:t>"</w:t>
      </w:r>
      <w:r w:rsidR="00F85F49" w:rsidRPr="00062827">
        <w:rPr>
          <w:rStyle w:val="affff5"/>
          <w:rFonts w:hint="eastAsia"/>
          <w:rtl/>
        </w:rPr>
        <w:t>ל</w:t>
      </w:r>
      <w:r w:rsidRPr="00062827">
        <w:rPr>
          <w:rStyle w:val="affff5"/>
          <w:rFonts w:hint="cs"/>
          <w:rtl/>
        </w:rPr>
        <w:t>:</w:t>
      </w:r>
      <w:r w:rsidR="00F85F49" w:rsidRPr="00062827">
        <w:rPr>
          <w:rFonts w:hint="cs"/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 xml:space="preserve">דוקא לאחר מיתה, </w:t>
      </w:r>
      <w:r w:rsidRPr="00D1637C">
        <w:rPr>
          <w:rFonts w:cs="PFT_Frank" w:hint="eastAsia"/>
          <w:b/>
          <w:bCs/>
          <w:spacing w:val="-2"/>
          <w:szCs w:val="14"/>
          <w:rtl/>
        </w:rPr>
        <w:t>אבל</w:t>
      </w:r>
      <w:r w:rsidRPr="00062827">
        <w:rPr>
          <w:rFonts w:hint="cs"/>
          <w:spacing w:val="-2"/>
          <w:rtl/>
        </w:rPr>
        <w:t xml:space="preserve"> מחיים </w:t>
      </w:r>
      <w:r w:rsidR="00CF2FF4" w:rsidRPr="00062827">
        <w:rPr>
          <w:rFonts w:hint="cs"/>
          <w:spacing w:val="-2"/>
          <w:rtl/>
        </w:rPr>
        <w:t>'</w:t>
      </w:r>
      <w:r w:rsidR="00F85F49" w:rsidRPr="00062827">
        <w:rPr>
          <w:rFonts w:hint="cs"/>
          <w:spacing w:val="-2"/>
          <w:rtl/>
        </w:rPr>
        <w:t>אסור לבטל מצות יבמין</w:t>
      </w:r>
      <w:r w:rsidR="00CF2FF4" w:rsidRPr="00062827">
        <w:rPr>
          <w:rFonts w:hint="cs"/>
          <w:spacing w:val="-2"/>
          <w:rtl/>
        </w:rPr>
        <w:t>'</w:t>
      </w:r>
      <w:r w:rsidRPr="00062827">
        <w:rPr>
          <w:rFonts w:hint="cs"/>
          <w:spacing w:val="-2"/>
          <w:rtl/>
        </w:rPr>
        <w:t>.</w:t>
      </w:r>
    </w:p>
    <w:p w14:paraId="59574D03" w14:textId="6CCB93F8" w:rsidR="00F85F49" w:rsidRDefault="00F85F49" w:rsidP="002871E4">
      <w:pPr>
        <w:rPr>
          <w:rFonts w:ascii="FontbitDavid" w:hAnsi="FontbitDavid"/>
          <w:sz w:val="32"/>
          <w:rtl/>
        </w:rPr>
      </w:pPr>
      <w:r w:rsidRPr="002871E4">
        <w:rPr>
          <w:rStyle w:val="affff5"/>
          <w:rFonts w:hint="eastAsia"/>
          <w:rtl/>
        </w:rPr>
        <w:t>ו</w:t>
      </w:r>
      <w:r w:rsidR="00D353E9">
        <w:rPr>
          <w:rStyle w:val="affff5"/>
          <w:rFonts w:hint="cs"/>
          <w:rtl/>
        </w:rPr>
        <w:t>יקשה</w:t>
      </w:r>
      <w:r w:rsidRPr="00C35A2C">
        <w:rPr>
          <w:rFonts w:ascii="FontbitDavid" w:hAnsi="FontbitDavid"/>
          <w:sz w:val="32"/>
          <w:rtl/>
        </w:rPr>
        <w:t xml:space="preserve">: </w:t>
      </w:r>
      <w:r w:rsidR="00D353E9">
        <w:rPr>
          <w:rFonts w:ascii="FontbitDavid" w:hAnsi="FontbitDavid" w:hint="cs"/>
          <w:sz w:val="32"/>
          <w:rtl/>
        </w:rPr>
        <w:t>ד</w:t>
      </w:r>
      <w:r w:rsidRPr="00C35A2C">
        <w:rPr>
          <w:rFonts w:ascii="FontbitDavid" w:hAnsi="FontbitDavid"/>
          <w:sz w:val="32"/>
          <w:rtl/>
        </w:rPr>
        <w:t>יבמתו שמתה מותר ב</w:t>
      </w:r>
      <w:r w:rsidR="00D353E9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אחותה</w:t>
      </w:r>
      <w:r w:rsidR="00D353E9">
        <w:rPr>
          <w:rFonts w:ascii="FontbitDavid" w:hAnsi="FontbitDavid" w:hint="cs"/>
          <w:sz w:val="32"/>
          <w:rtl/>
        </w:rPr>
        <w:t xml:space="preserve">', </w:t>
      </w:r>
      <w:r w:rsidR="00D353E9" w:rsidRPr="002871E4">
        <w:rPr>
          <w:rStyle w:val="affff5"/>
          <w:rFonts w:hint="eastAsia"/>
          <w:rtl/>
        </w:rPr>
        <w:t>משמע</w:t>
      </w:r>
      <w:r w:rsidR="00D353E9">
        <w:rPr>
          <w:rFonts w:ascii="FontbitDavid" w:hAnsi="FontbitDavid" w:hint="cs"/>
          <w:sz w:val="32"/>
          <w:rtl/>
        </w:rPr>
        <w:t xml:space="preserve"> שב'אמה' לא!</w:t>
      </w:r>
    </w:p>
    <w:p w14:paraId="7EB95C5C" w14:textId="76CD68C9" w:rsidR="00723E16" w:rsidRDefault="00D353E9" w:rsidP="00D353E9">
      <w:pPr>
        <w:pStyle w:val="afffc"/>
        <w:ind w:left="0" w:firstLine="0"/>
        <w:rPr>
          <w:rStyle w:val="affff8"/>
          <w:rtl/>
        </w:rPr>
      </w:pPr>
      <w:r w:rsidRPr="002871E4">
        <w:rPr>
          <w:rStyle w:val="affff5"/>
          <w:rFonts w:hint="eastAsia"/>
          <w:rtl/>
        </w:rPr>
        <w:t>ו</w:t>
      </w:r>
      <w:r w:rsidR="002467C8">
        <w:rPr>
          <w:rStyle w:val="affff5"/>
          <w:rFonts w:hint="cs"/>
          <w:rtl/>
        </w:rPr>
        <w:t>תירץ</w:t>
      </w:r>
      <w:r w:rsidRPr="002871E4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="00F85F49" w:rsidRPr="00907B18">
        <w:rPr>
          <w:rtl/>
        </w:rPr>
        <w:t>אפי</w:t>
      </w:r>
      <w:r>
        <w:rPr>
          <w:rFonts w:hint="cs"/>
          <w:rtl/>
        </w:rPr>
        <w:t>'</w:t>
      </w:r>
      <w:r w:rsidR="00F85F49" w:rsidRPr="00907B18">
        <w:rPr>
          <w:rtl/>
        </w:rPr>
        <w:t xml:space="preserve"> ב</w:t>
      </w:r>
      <w:r>
        <w:rPr>
          <w:rFonts w:hint="cs"/>
          <w:rtl/>
        </w:rPr>
        <w:t>'</w:t>
      </w:r>
      <w:r w:rsidR="00F85F49" w:rsidRPr="00907B18">
        <w:rPr>
          <w:rtl/>
        </w:rPr>
        <w:t>אמה</w:t>
      </w:r>
      <w:r>
        <w:rPr>
          <w:rFonts w:hint="cs"/>
          <w:rtl/>
        </w:rPr>
        <w:t>'</w:t>
      </w:r>
      <w:r w:rsidR="00F85F49" w:rsidRPr="00907B18">
        <w:rPr>
          <w:rtl/>
        </w:rPr>
        <w:t xml:space="preserve">, </w:t>
      </w:r>
      <w:r w:rsidR="00723E16">
        <w:rPr>
          <w:rFonts w:hint="cs"/>
          <w:rtl/>
        </w:rPr>
        <w:t>ונקט 'אחותו' אגב רישא</w:t>
      </w:r>
      <w:r w:rsidR="00F85F49" w:rsidRPr="002871E4">
        <w:rPr>
          <w:rStyle w:val="affff8"/>
          <w:rtl/>
        </w:rPr>
        <w:t xml:space="preserve"> </w:t>
      </w:r>
      <w:r w:rsidR="00723E16" w:rsidRPr="002871E4">
        <w:rPr>
          <w:rStyle w:val="affff8"/>
          <w:rFonts w:hint="eastAsia"/>
          <w:rtl/>
        </w:rPr>
        <w:t>אשתו</w:t>
      </w:r>
      <w:r w:rsidR="00723E16" w:rsidRPr="002871E4">
        <w:rPr>
          <w:rStyle w:val="affff8"/>
          <w:rtl/>
        </w:rPr>
        <w:t xml:space="preserve"> </w:t>
      </w:r>
      <w:r w:rsidR="00723E16" w:rsidRPr="002871E4">
        <w:rPr>
          <w:rStyle w:val="affff8"/>
          <w:rFonts w:hint="eastAsia"/>
          <w:rtl/>
        </w:rPr>
        <w:t>שמתה</w:t>
      </w:r>
      <w:r w:rsidR="00723E16">
        <w:rPr>
          <w:rStyle w:val="affff8"/>
          <w:rFonts w:hint="cs"/>
          <w:rtl/>
        </w:rPr>
        <w:t>.</w:t>
      </w:r>
    </w:p>
    <w:p w14:paraId="724BC45C" w14:textId="368566DF" w:rsidR="00F85F49" w:rsidRPr="00723E16" w:rsidRDefault="00723E16" w:rsidP="00F85F49">
      <w:pPr>
        <w:rPr>
          <w:rtl/>
        </w:rPr>
      </w:pPr>
      <w:r w:rsidRPr="002871E4">
        <w:rPr>
          <w:rStyle w:val="affff5"/>
          <w:rFonts w:hint="eastAsia"/>
          <w:rtl/>
        </w:rPr>
        <w:t>ב</w:t>
      </w:r>
      <w:r w:rsidRPr="002871E4">
        <w:rPr>
          <w:rStyle w:val="affff5"/>
          <w:rtl/>
        </w:rPr>
        <w:t xml:space="preserve">. </w:t>
      </w:r>
      <w:r w:rsidR="00F85F49" w:rsidRPr="00723E16">
        <w:rPr>
          <w:rStyle w:val="affff5"/>
          <w:rFonts w:hint="cs"/>
          <w:rtl/>
        </w:rPr>
        <w:t>ר</w:t>
      </w:r>
      <w:r w:rsidR="00F85F49" w:rsidRPr="008F2B18">
        <w:rPr>
          <w:rStyle w:val="affff5"/>
          <w:rtl/>
        </w:rPr>
        <w:t>"</w:t>
      </w:r>
      <w:r w:rsidR="00F85F49" w:rsidRPr="008F2B18">
        <w:rPr>
          <w:rStyle w:val="affff5"/>
          <w:rFonts w:hint="cs"/>
          <w:rtl/>
        </w:rPr>
        <w:t>י</w:t>
      </w:r>
      <w:r w:rsidR="00F85F49" w:rsidRPr="008F2B18">
        <w:rPr>
          <w:rStyle w:val="affff5"/>
          <w:rtl/>
        </w:rPr>
        <w:t>:</w:t>
      </w:r>
      <w:r w:rsidR="00F85F49"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F85F49" w:rsidRPr="002871E4">
        <w:rPr>
          <w:rtl/>
        </w:rPr>
        <w:t xml:space="preserve">שומרת יבם שמתה - </w:t>
      </w:r>
      <w:r w:rsidR="00F85F49" w:rsidRPr="00D1637C">
        <w:rPr>
          <w:rFonts w:cs="PFT_Frank"/>
          <w:b/>
          <w:bCs/>
          <w:szCs w:val="14"/>
          <w:rtl/>
        </w:rPr>
        <w:t>אסור באמה</w:t>
      </w:r>
      <w:r>
        <w:rPr>
          <w:rFonts w:hint="cs"/>
          <w:rtl/>
        </w:rPr>
        <w:t>,</w:t>
      </w:r>
      <w:r w:rsidR="00F85F49" w:rsidRPr="002871E4">
        <w:rPr>
          <w:rtl/>
        </w:rPr>
        <w:t xml:space="preserve"> </w:t>
      </w:r>
      <w:r w:rsidRPr="002871E4">
        <w:rPr>
          <w:rStyle w:val="affff5"/>
          <w:rFonts w:hint="eastAsia"/>
          <w:rtl/>
        </w:rPr>
        <w:t>שסובר</w:t>
      </w:r>
      <w:r>
        <w:rPr>
          <w:rFonts w:hint="cs"/>
          <w:rtl/>
        </w:rPr>
        <w:t xml:space="preserve"> '</w:t>
      </w:r>
      <w:r w:rsidR="00F85F49" w:rsidRPr="00D1637C">
        <w:rPr>
          <w:rFonts w:cs="PFT_Frank" w:hint="eastAsia"/>
          <w:b/>
          <w:bCs/>
          <w:szCs w:val="14"/>
          <w:rtl/>
        </w:rPr>
        <w:t>יש</w:t>
      </w:r>
      <w:r w:rsidR="00F85F49" w:rsidRPr="00D1637C">
        <w:rPr>
          <w:rFonts w:cs="PFT_Frank"/>
          <w:b/>
          <w:bCs/>
          <w:szCs w:val="14"/>
          <w:rtl/>
        </w:rPr>
        <w:t xml:space="preserve"> </w:t>
      </w:r>
      <w:r w:rsidR="00F85F49" w:rsidRPr="00D1637C">
        <w:rPr>
          <w:rFonts w:cs="PFT_Frank" w:hint="eastAsia"/>
          <w:b/>
          <w:bCs/>
          <w:szCs w:val="14"/>
          <w:rtl/>
        </w:rPr>
        <w:t>זיקה</w:t>
      </w:r>
      <w:r>
        <w:rPr>
          <w:rFonts w:hint="cs"/>
          <w:rtl/>
        </w:rPr>
        <w:t>'.</w:t>
      </w:r>
    </w:p>
    <w:p w14:paraId="5FB8F77A" w14:textId="70E7897A" w:rsidR="00F85F49" w:rsidRDefault="00723E16" w:rsidP="002871E4">
      <w:pPr>
        <w:rPr>
          <w:rFonts w:ascii="FontbitDavid" w:hAnsi="FontbitDavid"/>
          <w:sz w:val="32"/>
          <w:rtl/>
        </w:rPr>
      </w:pPr>
      <w:r w:rsidRPr="002871E4">
        <w:rPr>
          <w:rStyle w:val="affff5"/>
          <w:rFonts w:hint="eastAsia"/>
          <w:rtl/>
        </w:rPr>
        <w:t>וקמ</w:t>
      </w:r>
      <w:r w:rsidRPr="002871E4">
        <w:rPr>
          <w:rStyle w:val="affff5"/>
          <w:rtl/>
        </w:rPr>
        <w:t>"ל:</w:t>
      </w:r>
      <w:r w:rsidR="00F85F4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אפי' ל</w:t>
      </w:r>
      <w:r w:rsidR="00F85F49" w:rsidRPr="00C35A2C">
        <w:rPr>
          <w:rFonts w:ascii="FontbitDavid" w:hAnsi="FontbitDavid" w:hint="cs"/>
          <w:sz w:val="32"/>
          <w:rtl/>
        </w:rPr>
        <w:t>אחר מיתה</w:t>
      </w:r>
      <w:r w:rsidR="00F85F49">
        <w:rPr>
          <w:rFonts w:ascii="FontbitDavid" w:hAnsi="FontbitDavid" w:hint="cs"/>
          <w:sz w:val="32"/>
          <w:rtl/>
        </w:rPr>
        <w:t>,</w:t>
      </w:r>
      <w:r w:rsidR="00F85F49" w:rsidRPr="00C35A2C">
        <w:rPr>
          <w:rFonts w:ascii="FontbitDavid" w:hAnsi="FontbitDavid" w:hint="cs"/>
          <w:sz w:val="32"/>
          <w:rtl/>
        </w:rPr>
        <w:t xml:space="preserve"> ד</w:t>
      </w:r>
      <w:r>
        <w:rPr>
          <w:rFonts w:ascii="FontbitDavid" w:hAnsi="FontbitDavid" w:hint="cs"/>
          <w:sz w:val="32"/>
          <w:rtl/>
        </w:rPr>
        <w:t>"</w:t>
      </w:r>
      <w:r w:rsidR="00F85F49" w:rsidRPr="00C35A2C">
        <w:rPr>
          <w:rFonts w:ascii="FontbitDavid" w:hAnsi="FontbitDavid" w:hint="cs"/>
          <w:sz w:val="32"/>
          <w:rtl/>
        </w:rPr>
        <w:t>זיקה בכדי</w:t>
      </w:r>
      <w:r w:rsidRPr="002871E4">
        <w:rPr>
          <w:rStyle w:val="affff8"/>
          <w:rtl/>
        </w:rPr>
        <w:t xml:space="preserve"> בחנם</w:t>
      </w:r>
      <w:r>
        <w:rPr>
          <w:rFonts w:ascii="FontbitDavid" w:hAnsi="FontbitDavid" w:hint="cs"/>
          <w:sz w:val="32"/>
          <w:rtl/>
        </w:rPr>
        <w:t xml:space="preserve"> -</w:t>
      </w:r>
      <w:r w:rsidR="00F85F49" w:rsidRPr="00C35A2C">
        <w:rPr>
          <w:rFonts w:ascii="FontbitDavid" w:hAnsi="FontbitDavid" w:hint="cs"/>
          <w:sz w:val="32"/>
          <w:rtl/>
        </w:rPr>
        <w:t xml:space="preserve"> לא פקעה</w:t>
      </w:r>
      <w:r>
        <w:rPr>
          <w:rFonts w:ascii="FontbitDavid" w:hAnsi="FontbitDavid" w:hint="cs"/>
          <w:sz w:val="32"/>
          <w:rtl/>
        </w:rPr>
        <w:t>".</w:t>
      </w:r>
    </w:p>
    <w:p w14:paraId="0AA1F70C" w14:textId="77777777" w:rsidR="00367676" w:rsidRDefault="00367676" w:rsidP="00367676">
      <w:pPr>
        <w:rPr>
          <w:rFonts w:ascii="FontbitDavid" w:hAnsi="FontbitDavid"/>
          <w:sz w:val="32"/>
          <w:rtl/>
        </w:rPr>
      </w:pPr>
      <w:r w:rsidRPr="00D824BE">
        <w:rPr>
          <w:rStyle w:val="affff5"/>
          <w:rFonts w:hint="cs"/>
          <w:rtl/>
        </w:rPr>
        <w:t>ו</w:t>
      </w:r>
      <w:r>
        <w:rPr>
          <w:rStyle w:val="affff5"/>
          <w:rFonts w:hint="cs"/>
          <w:rtl/>
        </w:rPr>
        <w:t>מ</w:t>
      </w:r>
      <w:r w:rsidRPr="00D824BE">
        <w:rPr>
          <w:rStyle w:val="affff5"/>
          <w:rFonts w:hint="cs"/>
          <w:rtl/>
        </w:rPr>
        <w:t>וכיח</w:t>
      </w:r>
      <w:r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דיבמתו שמתה מותר ב</w:t>
      </w:r>
      <w:r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אחותה</w:t>
      </w:r>
      <w:r>
        <w:rPr>
          <w:rFonts w:ascii="FontbitDavid" w:hAnsi="FontbitDavid" w:hint="cs"/>
          <w:sz w:val="32"/>
          <w:rtl/>
        </w:rPr>
        <w:t>',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2871E4">
        <w:rPr>
          <w:rStyle w:val="affff5"/>
          <w:rFonts w:hint="eastAsia"/>
          <w:rtl/>
        </w:rPr>
        <w:t>משמע</w:t>
      </w:r>
      <w:r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שב'אמה' </w:t>
      </w:r>
      <w:r w:rsidRPr="00C35A2C">
        <w:rPr>
          <w:rFonts w:ascii="FontbitDavid" w:hAnsi="FontbitDavid" w:hint="cs"/>
          <w:sz w:val="32"/>
          <w:rtl/>
        </w:rPr>
        <w:t>לא</w:t>
      </w:r>
      <w:r>
        <w:rPr>
          <w:rFonts w:ascii="FontbitDavid" w:hAnsi="FontbitDavid" w:hint="cs"/>
          <w:sz w:val="32"/>
          <w:rtl/>
        </w:rPr>
        <w:t>!</w:t>
      </w:r>
    </w:p>
    <w:p w14:paraId="7D91F578" w14:textId="60498F41" w:rsidR="00367676" w:rsidRDefault="00367676" w:rsidP="002871E4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lastRenderedPageBreak/>
        <w:t>ו</w:t>
      </w:r>
      <w:r w:rsidRPr="002871E4">
        <w:rPr>
          <w:rStyle w:val="affff5"/>
          <w:rFonts w:hint="eastAsia"/>
          <w:rtl/>
        </w:rPr>
        <w:t>דחה</w:t>
      </w:r>
      <w:r w:rsidRPr="002871E4">
        <w:rPr>
          <w:rStyle w:val="affff5"/>
          <w:rtl/>
        </w:rPr>
        <w:t>:</w:t>
      </w:r>
      <w:r>
        <w:rPr>
          <w:rFonts w:ascii="FontbitDavid" w:hAnsi="FontbitDavid" w:hint="cs"/>
          <w:rtl/>
        </w:rPr>
        <w:t xml:space="preserve"> כנ"ל.</w:t>
      </w:r>
    </w:p>
    <w:p w14:paraId="55FAFF7A" w14:textId="77777777" w:rsidR="00F85F49" w:rsidRPr="00C35A2C" w:rsidRDefault="00F85F4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יח.</w:t>
      </w:r>
    </w:p>
    <w:p w14:paraId="6A67BA65" w14:textId="54FA6B8D" w:rsidR="00723E16" w:rsidRDefault="00723E16" w:rsidP="00367676">
      <w:pPr>
        <w:pStyle w:val="afffc"/>
        <w:ind w:left="0"/>
        <w:rPr>
          <w:rtl/>
        </w:rPr>
      </w:pPr>
      <w:r>
        <w:rPr>
          <w:rFonts w:ascii="FontbitDavid" w:hAnsi="FontbitDavid"/>
          <w:rtl/>
        </w:rPr>
        <w:tab/>
      </w:r>
      <w:r>
        <w:rPr>
          <w:rStyle w:val="affff5"/>
          <w:rFonts w:hint="cs"/>
          <w:rtl/>
        </w:rPr>
        <w:t>ו</w:t>
      </w:r>
      <w:r w:rsidRPr="002871E4">
        <w:rPr>
          <w:rStyle w:val="affff5"/>
          <w:rFonts w:hint="eastAsia"/>
          <w:rtl/>
        </w:rPr>
        <w:t>יקשה</w:t>
      </w:r>
      <w:r>
        <w:rPr>
          <w:rStyle w:val="affff5"/>
          <w:rFonts w:hint="cs"/>
          <w:rtl/>
        </w:rPr>
        <w:t xml:space="preserve"> מהמשנה</w:t>
      </w:r>
      <w:r w:rsidRPr="002871E4">
        <w:rPr>
          <w:rStyle w:val="affff5"/>
          <w:rtl/>
        </w:rPr>
        <w:t>:</w:t>
      </w:r>
      <w:r w:rsidR="00F85F49" w:rsidRPr="00723E16">
        <w:rPr>
          <w:rtl/>
        </w:rPr>
        <w:t xml:space="preserve"> עשה בה </w:t>
      </w:r>
      <w:r w:rsidR="002467C8">
        <w:rPr>
          <w:rFonts w:hint="cs"/>
          <w:rtl/>
        </w:rPr>
        <w:t>'</w:t>
      </w:r>
      <w:r w:rsidR="00F85F49" w:rsidRPr="00723E16">
        <w:rPr>
          <w:rtl/>
        </w:rPr>
        <w:t>מאמר</w:t>
      </w:r>
      <w:r w:rsidR="002467C8">
        <w:rPr>
          <w:rFonts w:hint="cs"/>
          <w:rtl/>
        </w:rPr>
        <w:t>'</w:t>
      </w:r>
      <w:r w:rsidR="00F85F49" w:rsidRPr="00723E16">
        <w:rPr>
          <w:rtl/>
        </w:rPr>
        <w:t xml:space="preserve"> ומת שניה </w:t>
      </w:r>
      <w:r w:rsidR="00F85F49" w:rsidRPr="00D1637C">
        <w:rPr>
          <w:rFonts w:cs="PFT_Frank"/>
          <w:b/>
          <w:bCs/>
          <w:szCs w:val="14"/>
          <w:rtl/>
        </w:rPr>
        <w:t>חולצת</w:t>
      </w:r>
      <w:r w:rsidRPr="002871E4">
        <w:rPr>
          <w:rStyle w:val="affff8"/>
          <w:rtl/>
        </w:rPr>
        <w:t xml:space="preserve"> ולא מתייבמת,</w:t>
      </w:r>
    </w:p>
    <w:p w14:paraId="2A70B7FE" w14:textId="72AA39F1" w:rsidR="00F85F49" w:rsidRPr="00062827" w:rsidRDefault="00723E16" w:rsidP="00723E16">
      <w:pPr>
        <w:rPr>
          <w:rtl/>
        </w:rPr>
      </w:pPr>
      <w:r w:rsidRPr="00062827">
        <w:rPr>
          <w:rStyle w:val="affff5"/>
          <w:rFonts w:hint="eastAsia"/>
          <w:spacing w:val="0"/>
          <w:rtl/>
        </w:rPr>
        <w:t>משמע</w:t>
      </w:r>
      <w:r w:rsidRPr="00062827">
        <w:rPr>
          <w:rFonts w:hint="cs"/>
          <w:rtl/>
        </w:rPr>
        <w:t xml:space="preserve"> שבלי</w:t>
      </w:r>
      <w:r w:rsidR="00F85F49" w:rsidRPr="00062827">
        <w:rPr>
          <w:rtl/>
        </w:rPr>
        <w:t xml:space="preserve"> </w:t>
      </w:r>
      <w:r w:rsidR="002467C8" w:rsidRPr="00062827">
        <w:rPr>
          <w:rFonts w:hint="cs"/>
          <w:rtl/>
        </w:rPr>
        <w:t>'</w:t>
      </w:r>
      <w:r w:rsidR="00F85F49" w:rsidRPr="00062827">
        <w:rPr>
          <w:rtl/>
        </w:rPr>
        <w:t>מאמר</w:t>
      </w:r>
      <w:r w:rsidR="002467C8" w:rsidRPr="00062827">
        <w:rPr>
          <w:rFonts w:hint="cs"/>
          <w:rtl/>
        </w:rPr>
        <w:t>'</w:t>
      </w:r>
      <w:r w:rsidR="00F85F49" w:rsidRPr="00062827">
        <w:rPr>
          <w:rtl/>
        </w:rPr>
        <w:t xml:space="preserve"> </w:t>
      </w:r>
      <w:r w:rsidR="00F85F49" w:rsidRPr="00D1637C">
        <w:rPr>
          <w:rFonts w:cs="PFT_Frank"/>
          <w:b/>
          <w:bCs/>
          <w:szCs w:val="14"/>
          <w:rtl/>
        </w:rPr>
        <w:t>מ</w:t>
      </w:r>
      <w:r w:rsidRPr="00D1637C">
        <w:rPr>
          <w:rFonts w:cs="PFT_Frank" w:hint="eastAsia"/>
          <w:b/>
          <w:bCs/>
          <w:szCs w:val="14"/>
          <w:rtl/>
        </w:rPr>
        <w:t>ת</w:t>
      </w:r>
      <w:r w:rsidR="00F85F49" w:rsidRPr="00D1637C">
        <w:rPr>
          <w:rFonts w:cs="PFT_Frank"/>
          <w:b/>
          <w:bCs/>
          <w:szCs w:val="14"/>
          <w:rtl/>
        </w:rPr>
        <w:t>ייבמ</w:t>
      </w:r>
      <w:r w:rsidRPr="00D1637C">
        <w:rPr>
          <w:rFonts w:cs="PFT_Frank" w:hint="eastAsia"/>
          <w:b/>
          <w:bCs/>
          <w:szCs w:val="14"/>
          <w:rtl/>
        </w:rPr>
        <w:t>ת</w:t>
      </w:r>
      <w:r w:rsidR="00F85F49" w:rsidRPr="00062827">
        <w:rPr>
          <w:rtl/>
        </w:rPr>
        <w:t xml:space="preserve">, </w:t>
      </w:r>
      <w:r w:rsidR="002467C8" w:rsidRPr="00062827">
        <w:rPr>
          <w:rFonts w:hint="cs"/>
          <w:rtl/>
        </w:rPr>
        <w:t>הרי</w:t>
      </w:r>
      <w:r w:rsidR="00F85F49" w:rsidRPr="00062827">
        <w:rPr>
          <w:rtl/>
        </w:rPr>
        <w:t xml:space="preserve"> ה</w:t>
      </w:r>
      <w:r w:rsidR="002467C8" w:rsidRPr="00062827">
        <w:rPr>
          <w:rFonts w:hint="cs"/>
          <w:rtl/>
        </w:rPr>
        <w:t>יא</w:t>
      </w:r>
      <w:r w:rsidR="00F85F49" w:rsidRPr="00062827">
        <w:rPr>
          <w:rFonts w:hint="cs"/>
          <w:rtl/>
        </w:rPr>
        <w:t xml:space="preserve"> </w:t>
      </w:r>
      <w:r w:rsidR="00F85F49" w:rsidRPr="00062827">
        <w:rPr>
          <w:rtl/>
        </w:rPr>
        <w:t>צרת אא</w:t>
      </w:r>
      <w:r w:rsidR="002467C8" w:rsidRPr="00062827">
        <w:rPr>
          <w:rFonts w:hint="cs"/>
          <w:rtl/>
        </w:rPr>
        <w:t>"</w:t>
      </w:r>
      <w:r w:rsidR="00F85F49" w:rsidRPr="00062827">
        <w:rPr>
          <w:rtl/>
        </w:rPr>
        <w:t>ח שלא בעולמו בזיקה!</w:t>
      </w:r>
    </w:p>
    <w:p w14:paraId="1BE1727D" w14:textId="5660874E" w:rsidR="00F85F49" w:rsidRDefault="002467C8" w:rsidP="002871E4">
      <w:pPr>
        <w:rPr>
          <w:rFonts w:ascii="FontbitDavid" w:hAnsi="FontbitDavid"/>
          <w:sz w:val="32"/>
          <w:rtl/>
        </w:rPr>
      </w:pPr>
      <w:r w:rsidRPr="002871E4">
        <w:rPr>
          <w:rStyle w:val="affff5"/>
          <w:rFonts w:hint="eastAsia"/>
          <w:rtl/>
        </w:rPr>
        <w:t>ותירץ</w:t>
      </w:r>
      <w:r w:rsidRPr="002871E4">
        <w:rPr>
          <w:rStyle w:val="affff5"/>
          <w:rtl/>
        </w:rPr>
        <w:t>:</w:t>
      </w:r>
      <w:r w:rsidR="00F85F49" w:rsidRPr="00C35A2C">
        <w:rPr>
          <w:rFonts w:ascii="FontbitDavid" w:hAnsi="FontbitDavid"/>
          <w:sz w:val="32"/>
          <w:rtl/>
        </w:rPr>
        <w:t xml:space="preserve"> </w:t>
      </w:r>
      <w:r w:rsidR="00F85F49">
        <w:rPr>
          <w:rFonts w:ascii="FontbitDavid" w:hAnsi="FontbitDavid" w:hint="cs"/>
          <w:sz w:val="32"/>
          <w:rtl/>
        </w:rPr>
        <w:t>א</w:t>
      </w:r>
      <w:r>
        <w:rPr>
          <w:rFonts w:ascii="FontbitDavid" w:hAnsi="FontbitDavid" w:hint="cs"/>
          <w:sz w:val="32"/>
          <w:rtl/>
        </w:rPr>
        <w:t>פי'</w:t>
      </w:r>
      <w:r w:rsidR="00F85F4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</w:t>
      </w:r>
      <w:r w:rsidR="00F85F49" w:rsidRPr="00C35A2C">
        <w:rPr>
          <w:rFonts w:ascii="FontbitDavid" w:hAnsi="FontbitDavid" w:hint="cs"/>
          <w:sz w:val="32"/>
          <w:rtl/>
        </w:rPr>
        <w:t>ל</w:t>
      </w:r>
      <w:r>
        <w:rPr>
          <w:rFonts w:ascii="FontbitDavid" w:hAnsi="FontbitDavid" w:hint="cs"/>
          <w:sz w:val="32"/>
          <w:rtl/>
        </w:rPr>
        <w:t>י</w:t>
      </w:r>
      <w:r w:rsidR="00F85F4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F85F49" w:rsidRPr="00C35A2C">
        <w:rPr>
          <w:rFonts w:ascii="FontbitDavid" w:hAnsi="FontbitDavid" w:hint="cs"/>
          <w:sz w:val="32"/>
          <w:rtl/>
        </w:rPr>
        <w:t>מאמר</w:t>
      </w:r>
      <w:r>
        <w:rPr>
          <w:rFonts w:ascii="FontbitDavid" w:hAnsi="FontbitDavid" w:hint="cs"/>
          <w:sz w:val="32"/>
          <w:rtl/>
        </w:rPr>
        <w:t>'</w:t>
      </w:r>
      <w:r w:rsidR="00F85F49" w:rsidRPr="00C35A2C">
        <w:rPr>
          <w:rFonts w:ascii="FontbitDavid" w:hAnsi="FontbitDavid" w:hint="cs"/>
          <w:sz w:val="32"/>
          <w:rtl/>
        </w:rPr>
        <w:t xml:space="preserve"> </w:t>
      </w:r>
      <w:r w:rsidR="00F85F4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חולצת</w:t>
      </w:r>
      <w:r w:rsidR="00F85F49">
        <w:rPr>
          <w:rFonts w:ascii="FontbitDavid" w:hAnsi="FontbitDavid" w:hint="cs"/>
          <w:sz w:val="32"/>
          <w:rtl/>
        </w:rPr>
        <w:t>,</w:t>
      </w:r>
      <w:r w:rsidR="00F85F4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Style w:val="affff5"/>
          <w:rFonts w:hint="cs"/>
          <w:rtl/>
        </w:rPr>
        <w:t>א</w:t>
      </w:r>
      <w:r w:rsidRPr="002871E4">
        <w:rPr>
          <w:rStyle w:val="affff5"/>
          <w:rFonts w:hint="eastAsia"/>
          <w:rtl/>
        </w:rPr>
        <w:t>לא</w:t>
      </w:r>
      <w:r>
        <w:rPr>
          <w:rFonts w:ascii="FontbitDavid" w:hAnsi="FontbitDavid" w:hint="cs"/>
          <w:sz w:val="32"/>
          <w:rtl/>
        </w:rPr>
        <w:t xml:space="preserve"> </w:t>
      </w:r>
      <w:r w:rsidR="00F85F49" w:rsidRPr="002871E4">
        <w:rPr>
          <w:rStyle w:val="affff5"/>
          <w:rFonts w:hint="eastAsia"/>
          <w:rtl/>
        </w:rPr>
        <w:t>לאפוקי</w:t>
      </w:r>
      <w:r w:rsidR="00F85F49" w:rsidRPr="00C35A2C">
        <w:rPr>
          <w:rFonts w:ascii="FontbitDavid" w:hAnsi="FontbitDavid" w:hint="cs"/>
          <w:sz w:val="32"/>
          <w:rtl/>
        </w:rPr>
        <w:t xml:space="preserve"> </w:t>
      </w:r>
      <w:r w:rsidR="00F85F49" w:rsidRPr="002871E4">
        <w:rPr>
          <w:rStyle w:val="affff5"/>
          <w:rFonts w:hint="eastAsia"/>
          <w:rtl/>
        </w:rPr>
        <w:t>מב</w:t>
      </w:r>
      <w:r w:rsidR="00F85F49" w:rsidRPr="002871E4">
        <w:rPr>
          <w:rStyle w:val="affff5"/>
          <w:rtl/>
        </w:rPr>
        <w:t>"</w:t>
      </w:r>
      <w:r w:rsidR="00F85F49" w:rsidRPr="002871E4">
        <w:rPr>
          <w:rStyle w:val="affff5"/>
          <w:rFonts w:hint="eastAsia"/>
          <w:rtl/>
        </w:rPr>
        <w:t>ש</w:t>
      </w:r>
      <w:r w:rsidR="00F85F49" w:rsidRPr="002871E4">
        <w:rPr>
          <w:rStyle w:val="affff5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F85F49" w:rsidRPr="00C35A2C">
        <w:rPr>
          <w:rFonts w:ascii="FontbitDavid" w:hAnsi="FontbitDavid" w:hint="cs"/>
          <w:sz w:val="32"/>
          <w:rtl/>
        </w:rPr>
        <w:t xml:space="preserve">קונה </w:t>
      </w:r>
      <w:r>
        <w:rPr>
          <w:rFonts w:ascii="FontbitDavid" w:hAnsi="FontbitDavid" w:hint="cs"/>
          <w:sz w:val="32"/>
          <w:rtl/>
        </w:rPr>
        <w:t>ל</w:t>
      </w:r>
      <w:r w:rsidR="00F85F49" w:rsidRPr="00C35A2C">
        <w:rPr>
          <w:rFonts w:ascii="FontbitDavid" w:hAnsi="FontbitDavid" w:hint="cs"/>
          <w:sz w:val="32"/>
          <w:rtl/>
        </w:rPr>
        <w:t>גמר</w:t>
      </w:r>
      <w:r>
        <w:rPr>
          <w:rFonts w:ascii="FontbitDavid" w:hAnsi="FontbitDavid" w:hint="cs"/>
          <w:sz w:val="32"/>
          <w:rtl/>
        </w:rPr>
        <w:t>י.</w:t>
      </w:r>
    </w:p>
    <w:p w14:paraId="04F778AC" w14:textId="07705054" w:rsidR="00F85F49" w:rsidRDefault="002467C8" w:rsidP="002871E4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F85F49" w:rsidRPr="008F2B18">
        <w:rPr>
          <w:rStyle w:val="affff5"/>
          <w:rtl/>
        </w:rPr>
        <w:t>י</w:t>
      </w:r>
      <w:r>
        <w:rPr>
          <w:rStyle w:val="affff5"/>
          <w:rFonts w:hint="cs"/>
          <w:rtl/>
        </w:rPr>
        <w:t>קשה</w:t>
      </w:r>
      <w:r w:rsidR="00F85F49" w:rsidRPr="008F2B18">
        <w:rPr>
          <w:rStyle w:val="affff5"/>
          <w:rtl/>
        </w:rPr>
        <w:t>:</w:t>
      </w:r>
      <w:r w:rsidR="00F85F4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דב'</w:t>
      </w:r>
      <w:r w:rsidR="00F85F49" w:rsidRPr="00C35A2C">
        <w:rPr>
          <w:rFonts w:ascii="FontbitDavid" w:hAnsi="FontbitDavid"/>
          <w:sz w:val="32"/>
          <w:rtl/>
        </w:rPr>
        <w:t xml:space="preserve"> אחין ומת אחד, ולא הספיק</w:t>
      </w:r>
      <w:r>
        <w:rPr>
          <w:rFonts w:ascii="FontbitDavid" w:hAnsi="FontbitDavid" w:hint="cs"/>
          <w:sz w:val="32"/>
          <w:rtl/>
        </w:rPr>
        <w:t xml:space="preserve"> השני</w:t>
      </w:r>
      <w:r w:rsidR="00F85F49" w:rsidRPr="00C35A2C">
        <w:rPr>
          <w:rFonts w:ascii="FontbitDavid" w:hAnsi="FontbitDavid"/>
          <w:sz w:val="32"/>
          <w:rtl/>
        </w:rPr>
        <w:t xml:space="preserve"> לעשות </w:t>
      </w:r>
      <w:r>
        <w:rPr>
          <w:rFonts w:ascii="FontbitDavid" w:hAnsi="FontbitDavid" w:hint="cs"/>
          <w:sz w:val="32"/>
          <w:rtl/>
        </w:rPr>
        <w:t>'</w:t>
      </w:r>
      <w:r w:rsidR="00F85F49" w:rsidRPr="00C35A2C">
        <w:rPr>
          <w:rFonts w:ascii="FontbitDavid" w:hAnsi="FontbitDavid"/>
          <w:sz w:val="32"/>
          <w:rtl/>
        </w:rPr>
        <w:t>מאמר</w:t>
      </w:r>
      <w:r>
        <w:rPr>
          <w:rFonts w:ascii="FontbitDavid" w:hAnsi="FontbitDavid" w:hint="cs"/>
          <w:sz w:val="32"/>
          <w:rtl/>
        </w:rPr>
        <w:t>'</w:t>
      </w:r>
      <w:r w:rsidR="00F85F49" w:rsidRPr="00C35A2C">
        <w:rPr>
          <w:rFonts w:ascii="FontbitDavid" w:hAnsi="FontbitDavid"/>
          <w:sz w:val="32"/>
          <w:rtl/>
        </w:rPr>
        <w:t xml:space="preserve"> עד שנולד אח</w:t>
      </w:r>
      <w:r>
        <w:rPr>
          <w:rFonts w:ascii="FontbitDavid" w:hAnsi="FontbitDavid" w:hint="cs"/>
          <w:sz w:val="32"/>
          <w:rtl/>
        </w:rPr>
        <w:t>,</w:t>
      </w:r>
      <w:r w:rsidR="00F85F49" w:rsidRPr="00C35A2C">
        <w:rPr>
          <w:rFonts w:ascii="FontbitDavid" w:hAnsi="FontbitDavid"/>
          <w:sz w:val="32"/>
          <w:rtl/>
        </w:rPr>
        <w:t xml:space="preserve"> ומת, הראשונה - יוצאה </w:t>
      </w:r>
      <w:r>
        <w:rPr>
          <w:rFonts w:ascii="FontbitDavid" w:hAnsi="FontbitDavid" w:hint="cs"/>
          <w:sz w:val="32"/>
          <w:rtl/>
        </w:rPr>
        <w:t>ד</w:t>
      </w:r>
      <w:r w:rsidR="00F85F49" w:rsidRPr="00C35A2C">
        <w:rPr>
          <w:rFonts w:ascii="FontbitDavid" w:hAnsi="FontbitDavid"/>
          <w:sz w:val="32"/>
          <w:rtl/>
        </w:rPr>
        <w:t>אא</w:t>
      </w:r>
      <w:r>
        <w:rPr>
          <w:rFonts w:ascii="FontbitDavid" w:hAnsi="FontbitDavid" w:hint="cs"/>
          <w:sz w:val="32"/>
          <w:rtl/>
        </w:rPr>
        <w:t>"</w:t>
      </w:r>
      <w:r w:rsidR="00F85F49" w:rsidRPr="00C35A2C">
        <w:rPr>
          <w:rFonts w:ascii="FontbitDavid" w:hAnsi="FontbitDavid"/>
          <w:sz w:val="32"/>
          <w:rtl/>
        </w:rPr>
        <w:t xml:space="preserve">ח שלא בעולמו, </w:t>
      </w:r>
      <w:r w:rsidR="00F85F49" w:rsidRPr="00D1637C">
        <w:rPr>
          <w:rFonts w:ascii="FontbitDavid" w:hAnsi="FontbitDavid" w:cs="PFT_Frank"/>
          <w:b/>
          <w:bCs/>
          <w:sz w:val="32"/>
          <w:szCs w:val="14"/>
          <w:rtl/>
        </w:rPr>
        <w:t>ושניה - חולצת או מתייבמת</w:t>
      </w:r>
      <w:r>
        <w:rPr>
          <w:rFonts w:ascii="FontbitDavid" w:hAnsi="FontbitDavid" w:hint="cs"/>
          <w:sz w:val="32"/>
          <w:rtl/>
        </w:rPr>
        <w:t xml:space="preserve">, </w:t>
      </w:r>
      <w:r w:rsidRPr="002871E4">
        <w:rPr>
          <w:rStyle w:val="affff8"/>
          <w:rFonts w:hint="eastAsia"/>
          <w:rtl/>
        </w:rPr>
        <w:t>והרי</w:t>
      </w:r>
      <w:r w:rsidRPr="002871E4">
        <w:rPr>
          <w:rStyle w:val="affff8"/>
          <w:rtl/>
        </w:rPr>
        <w:t xml:space="preserve"> </w:t>
      </w:r>
      <w:r w:rsidRPr="002871E4">
        <w:rPr>
          <w:rStyle w:val="affff8"/>
          <w:rFonts w:hint="eastAsia"/>
          <w:rtl/>
        </w:rPr>
        <w:t>היא</w:t>
      </w:r>
      <w:r w:rsidR="00F85F49" w:rsidRPr="002871E4">
        <w:rPr>
          <w:rStyle w:val="affff8"/>
          <w:rtl/>
        </w:rPr>
        <w:t xml:space="preserve"> צרת אא</w:t>
      </w:r>
      <w:r w:rsidRPr="002871E4">
        <w:rPr>
          <w:rStyle w:val="affff8"/>
          <w:rtl/>
        </w:rPr>
        <w:t>"</w:t>
      </w:r>
      <w:r w:rsidR="00F85F49" w:rsidRPr="002871E4">
        <w:rPr>
          <w:rStyle w:val="affff8"/>
          <w:rtl/>
        </w:rPr>
        <w:t>ח שלא</w:t>
      </w:r>
      <w:r w:rsidRPr="002871E4">
        <w:rPr>
          <w:rStyle w:val="affff8"/>
          <w:rtl/>
        </w:rPr>
        <w:t xml:space="preserve"> </w:t>
      </w:r>
      <w:r w:rsidR="00F85F49" w:rsidRPr="002871E4">
        <w:rPr>
          <w:rStyle w:val="affff8"/>
          <w:rtl/>
        </w:rPr>
        <w:t>בעולמו בזיקה</w:t>
      </w:r>
      <w:r w:rsidRPr="002871E4">
        <w:rPr>
          <w:rStyle w:val="affff8"/>
          <w:rtl/>
        </w:rPr>
        <w:t>!</w:t>
      </w:r>
    </w:p>
    <w:p w14:paraId="24DD17F5" w14:textId="1A9593C3" w:rsidR="00F85F49" w:rsidRPr="00907B18" w:rsidRDefault="002467C8" w:rsidP="002871E4">
      <w:pPr>
        <w:pStyle w:val="afffc"/>
        <w:ind w:left="0" w:firstLine="0"/>
        <w:rPr>
          <w:rtl/>
        </w:rPr>
      </w:pPr>
      <w:r w:rsidRPr="002871E4">
        <w:rPr>
          <w:rStyle w:val="affff5"/>
          <w:rFonts w:hint="eastAsia"/>
          <w:rtl/>
        </w:rPr>
        <w:t>ותירץ</w:t>
      </w:r>
      <w:r w:rsidRPr="002871E4">
        <w:rPr>
          <w:rStyle w:val="affff5"/>
          <w:rtl/>
        </w:rPr>
        <w:t>:</w:t>
      </w:r>
      <w:r w:rsidR="00F85F49" w:rsidRPr="00907B18">
        <w:rPr>
          <w:rFonts w:hint="cs"/>
          <w:rtl/>
        </w:rPr>
        <w:t xml:space="preserve"> </w:t>
      </w:r>
      <w:r w:rsidRPr="002871E4">
        <w:rPr>
          <w:rFonts w:hint="eastAsia"/>
          <w:rtl/>
        </w:rPr>
        <w:t>הברייתא</w:t>
      </w:r>
      <w:r>
        <w:rPr>
          <w:rStyle w:val="affff5"/>
          <w:rFonts w:hint="cs"/>
          <w:rtl/>
        </w:rPr>
        <w:t xml:space="preserve"> </w:t>
      </w:r>
      <w:r w:rsidR="00F85F49" w:rsidRPr="008F2B18">
        <w:rPr>
          <w:rStyle w:val="affff5"/>
          <w:rFonts w:hint="cs"/>
          <w:rtl/>
        </w:rPr>
        <w:t>ר</w:t>
      </w:r>
      <w:r w:rsidR="00F85F49" w:rsidRPr="008F2B18">
        <w:rPr>
          <w:rStyle w:val="affff5"/>
          <w:rtl/>
        </w:rPr>
        <w:t>"</w:t>
      </w:r>
      <w:r w:rsidR="00F85F49" w:rsidRPr="008F2B18">
        <w:rPr>
          <w:rStyle w:val="affff5"/>
          <w:rFonts w:hint="cs"/>
          <w:rtl/>
        </w:rPr>
        <w:t>מ</w:t>
      </w:r>
      <w:r>
        <w:rPr>
          <w:rStyle w:val="affff5"/>
          <w:rFonts w:hint="cs"/>
          <w:rtl/>
        </w:rPr>
        <w:t>,</w:t>
      </w:r>
      <w:r w:rsidRPr="002871E4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ו</w:t>
      </w:r>
      <w:r w:rsidRPr="002871E4">
        <w:rPr>
          <w:rStyle w:val="affff5"/>
          <w:rFonts w:hint="eastAsia"/>
          <w:rtl/>
        </w:rPr>
        <w:t>סובר</w:t>
      </w:r>
      <w:r w:rsidR="00F85F49" w:rsidRPr="00907B18">
        <w:rPr>
          <w:rFonts w:hint="cs"/>
          <w:rtl/>
        </w:rPr>
        <w:t xml:space="preserve"> </w:t>
      </w:r>
      <w:r>
        <w:rPr>
          <w:rFonts w:hint="cs"/>
          <w:rtl/>
        </w:rPr>
        <w:t>'</w:t>
      </w:r>
      <w:r w:rsidR="00F85F49" w:rsidRPr="00907B18">
        <w:rPr>
          <w:rFonts w:hint="cs"/>
          <w:rtl/>
        </w:rPr>
        <w:t>אין זיקה</w:t>
      </w:r>
      <w:r>
        <w:rPr>
          <w:rFonts w:hint="cs"/>
          <w:rtl/>
        </w:rPr>
        <w:t>'</w:t>
      </w:r>
      <w:r w:rsidR="00F85F49" w:rsidRPr="00907B18">
        <w:rPr>
          <w:rtl/>
        </w:rPr>
        <w:t>.</w:t>
      </w:r>
    </w:p>
    <w:p w14:paraId="50ECD1B1" w14:textId="49FD4D10" w:rsidR="00F85F49" w:rsidRDefault="00F85F49" w:rsidP="002467C8">
      <w:pPr>
        <w:pStyle w:val="affff7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ו</w:t>
      </w:r>
      <w:r w:rsidR="001F32AB" w:rsidRPr="00A07384">
        <w:rPr>
          <w:rFonts w:cs="PFT_Frank" w:hint="eastAsia"/>
          <w:b/>
          <w:bCs/>
          <w:szCs w:val="10"/>
          <w:rtl/>
        </w:rPr>
        <w:t>אף</w:t>
      </w:r>
      <w:r w:rsidRPr="00A07384">
        <w:rPr>
          <w:rFonts w:cs="PFT_Frank"/>
          <w:b/>
          <w:bCs/>
          <w:szCs w:val="10"/>
          <w:rtl/>
        </w:rPr>
        <w:t xml:space="preserve"> </w:t>
      </w:r>
      <w:r>
        <w:rPr>
          <w:rStyle w:val="affff5"/>
          <w:rFonts w:cs="PFT_Frank" w:hint="eastAsia"/>
          <w:b/>
          <w:bCs/>
          <w:szCs w:val="10"/>
          <w:rtl/>
          <w:rPrChange w:id="9025" w:author="מנוע אמוראים" w:date="2026-10-05T16:41:34Z">
            <w:rPr>
              <w:rFonts w:cs="PFT_Frank" w:hint="eastAsia"/>
              <w:b/>
              <w:bCs/>
              <w:szCs w:val="10"/>
              <w:rtl/>
            </w:rPr>
          </w:rPrChange>
        </w:rPr>
        <w:t xml:space="preserve">של</w:t>
      </w:r>
      <w:r>
        <w:rPr>
          <w:rStyle w:val="affff5"/>
          <w:rFonts w:hint="eastAsia"/>
          <w:b/>
          <w:rtl/>
          <w:rPrChange w:id="9026" w:author="מנוע אמוראים" w:date="2026-10-05T16:41:34Z">
            <w:rPr>
              <w:rFonts w:hint="eastAsia"/>
              <w:b/>
              <w:rtl/>
            </w:rPr>
          </w:rPrChange>
        </w:rPr>
        <w:t xml:space="preserve">ר</w:t>
      </w:r>
      <w:r>
        <w:rPr>
          <w:rStyle w:val="affff5"/>
          <w:b/>
          <w:rtl/>
          <w:rPrChange w:id="9027" w:author="מנוע אמוראים" w:date="2026-10-05T16:41:34Z">
            <w:rPr>
              <w:b/>
              <w:rtl/>
            </w:rPr>
          </w:rPrChange>
        </w:rPr>
        <w:t xml:space="preserve">"</w:t>
      </w:r>
      <w:r>
        <w:rPr>
          <w:rStyle w:val="affff5"/>
          <w:rFonts w:hint="eastAsia"/>
          <w:b/>
          <w:rtl/>
          <w:rPrChange w:id="9028" w:author="מנוע אמוראים" w:date="2026-10-05T16:41:34Z">
            <w:rPr>
              <w:rFonts w:hint="eastAsia"/>
              <w:b/>
              <w:rtl/>
            </w:rPr>
          </w:rPrChange>
        </w:rPr>
        <w:t xml:space="preserve">מ</w:t>
      </w:r>
      <w:r w:rsidR="001F32AB">
        <w:rPr>
          <w:rFonts w:hint="cs"/>
          <w:rtl/>
        </w:rPr>
        <w:t>:</w:t>
      </w:r>
      <w:r w:rsidRPr="002467C8">
        <w:rPr>
          <w:rFonts w:hint="cs"/>
          <w:rtl/>
        </w:rPr>
        <w:t xml:space="preserve"> ד'</w:t>
      </w:r>
      <w:r w:rsidRPr="002467C8">
        <w:rPr>
          <w:rtl/>
        </w:rPr>
        <w:t xml:space="preserve"> אחים, </w:t>
      </w:r>
      <w:r w:rsidR="001F32AB">
        <w:rPr>
          <w:rFonts w:hint="cs"/>
          <w:rtl/>
        </w:rPr>
        <w:t>ב'</w:t>
      </w:r>
      <w:r w:rsidRPr="002467C8">
        <w:rPr>
          <w:rtl/>
        </w:rPr>
        <w:t xml:space="preserve"> מהן נשואים </w:t>
      </w:r>
      <w:r w:rsidR="001F32AB">
        <w:rPr>
          <w:rFonts w:hint="cs"/>
          <w:rtl/>
        </w:rPr>
        <w:t>ב'</w:t>
      </w:r>
      <w:r w:rsidRPr="002467C8">
        <w:rPr>
          <w:rtl/>
        </w:rPr>
        <w:t xml:space="preserve"> אחיות, ומתו</w:t>
      </w:r>
      <w:r w:rsidR="001F32AB">
        <w:rPr>
          <w:rFonts w:hint="cs"/>
          <w:rtl/>
        </w:rPr>
        <w:t xml:space="preserve"> -</w:t>
      </w:r>
      <w:r w:rsidRPr="002467C8">
        <w:rPr>
          <w:rtl/>
        </w:rPr>
        <w:t xml:space="preserve"> חולצות ולא מתייבמות</w:t>
      </w:r>
      <w:r w:rsidR="001F32AB">
        <w:rPr>
          <w:rFonts w:hint="cs"/>
          <w:rtl/>
        </w:rPr>
        <w:t>,</w:t>
      </w:r>
    </w:p>
    <w:p w14:paraId="28355C47" w14:textId="4E7B8054" w:rsidR="00F85F49" w:rsidRPr="002467C8" w:rsidRDefault="00F85F49" w:rsidP="002871E4">
      <w:pPr>
        <w:pStyle w:val="affff7"/>
        <w:rPr>
          <w:rtl/>
        </w:rPr>
      </w:pPr>
      <w:r w:rsidRPr="002467C8">
        <w:rPr>
          <w:rtl/>
        </w:rPr>
        <w:t>וא</w:t>
      </w:r>
      <w:r w:rsidR="001F32AB">
        <w:rPr>
          <w:rFonts w:hint="cs"/>
          <w:rtl/>
        </w:rPr>
        <w:t>ם</w:t>
      </w:r>
      <w:r w:rsidRPr="002467C8">
        <w:rPr>
          <w:rtl/>
        </w:rPr>
        <w:t xml:space="preserve"> </w:t>
      </w:r>
      <w:r>
        <w:rPr>
          <w:rStyle w:val="affff5"/>
          <w:rFonts w:hint="eastAsia"/>
          <w:rtl/>
          <w:rPrChange w:id="9029" w:author="מנוע אמוראים" w:date="2026-10-05T16:41:34Z">
            <w:rPr>
              <w:rFonts w:hint="eastAsia"/>
              <w:rtl/>
            </w:rPr>
          </w:rPrChange>
        </w:rPr>
        <w:t xml:space="preserve">ל</w:t>
      </w:r>
      <w:r>
        <w:rPr>
          <w:rStyle w:val="affff5"/>
          <w:rtl/>
          <w:rPrChange w:id="9030" w:author="מנוע אמוראים" w:date="2026-10-05T16:41:34Z">
            <w:rPr>
              <w:rtl/>
            </w:rPr>
          </w:rPrChange>
        </w:rPr>
        <w:t xml:space="preserve">ר"מ</w:t>
      </w:r>
      <w:r w:rsidRPr="002467C8">
        <w:rPr>
          <w:rtl/>
        </w:rPr>
        <w:t xml:space="preserve"> </w:t>
      </w:r>
      <w:r w:rsidR="001F32AB">
        <w:rPr>
          <w:rFonts w:hint="cs"/>
          <w:rtl/>
        </w:rPr>
        <w:t>'</w:t>
      </w:r>
      <w:r w:rsidRPr="002467C8">
        <w:rPr>
          <w:rtl/>
        </w:rPr>
        <w:t>אין זיקה</w:t>
      </w:r>
      <w:r w:rsidR="001F32AB">
        <w:rPr>
          <w:rFonts w:hint="cs"/>
          <w:rtl/>
        </w:rPr>
        <w:t>'</w:t>
      </w:r>
      <w:r w:rsidRPr="002467C8">
        <w:rPr>
          <w:rtl/>
        </w:rPr>
        <w:t xml:space="preserve">, </w:t>
      </w:r>
      <w:r w:rsidR="001F32AB">
        <w:rPr>
          <w:rFonts w:hint="cs"/>
          <w:rtl/>
        </w:rPr>
        <w:t>כיון</w:t>
      </w:r>
      <w:r w:rsidRPr="002467C8">
        <w:rPr>
          <w:rFonts w:hint="cs"/>
          <w:rtl/>
        </w:rPr>
        <w:t xml:space="preserve"> </w:t>
      </w:r>
      <w:r w:rsidR="001F32AB">
        <w:rPr>
          <w:rFonts w:hint="cs"/>
          <w:rtl/>
        </w:rPr>
        <w:t>ש</w:t>
      </w:r>
      <w:r w:rsidRPr="002467C8">
        <w:rPr>
          <w:rFonts w:hint="cs"/>
          <w:rtl/>
        </w:rPr>
        <w:t>משני בתים הן</w:t>
      </w:r>
      <w:r w:rsidR="001F32AB">
        <w:rPr>
          <w:rFonts w:hint="cs"/>
          <w:rtl/>
        </w:rPr>
        <w:t>,</w:t>
      </w:r>
      <w:r w:rsidRPr="002467C8">
        <w:rPr>
          <w:rFonts w:hint="cs"/>
          <w:rtl/>
        </w:rPr>
        <w:t xml:space="preserve"> </w:t>
      </w:r>
      <w:r w:rsidR="001F32AB">
        <w:rPr>
          <w:rFonts w:hint="cs"/>
          <w:rtl/>
        </w:rPr>
        <w:t>ש</w:t>
      </w:r>
      <w:r w:rsidRPr="002467C8">
        <w:rPr>
          <w:rFonts w:hint="cs"/>
          <w:rtl/>
        </w:rPr>
        <w:t>כל אח יי</w:t>
      </w:r>
      <w:r w:rsidR="001F32AB">
        <w:rPr>
          <w:rFonts w:hint="cs"/>
          <w:rtl/>
        </w:rPr>
        <w:t>י</w:t>
      </w:r>
      <w:r w:rsidRPr="002467C8">
        <w:rPr>
          <w:rFonts w:hint="cs"/>
          <w:rtl/>
        </w:rPr>
        <w:t>בם אחת</w:t>
      </w:r>
      <w:r w:rsidR="001F32AB">
        <w:rPr>
          <w:rFonts w:hint="cs"/>
          <w:rtl/>
        </w:rPr>
        <w:t>!</w:t>
      </w:r>
    </w:p>
    <w:p w14:paraId="2221D5A1" w14:textId="3C61F551" w:rsidR="00F85F49" w:rsidRPr="002871E4" w:rsidRDefault="00F85F49" w:rsidP="002871E4">
      <w:pPr>
        <w:pStyle w:val="affff7"/>
        <w:rPr>
          <w:rtl/>
        </w:rPr>
      </w:pPr>
      <w:r w:rsidRPr="002467C8">
        <w:rPr>
          <w:rtl/>
        </w:rPr>
        <w:t xml:space="preserve">- </w:t>
      </w:r>
      <w:r w:rsidR="001F32AB">
        <w:rPr>
          <w:rFonts w:hint="cs"/>
          <w:rtl/>
        </w:rPr>
        <w:t>זהו מפני, ש'</w:t>
      </w:r>
      <w:r w:rsidRPr="002467C8">
        <w:rPr>
          <w:rFonts w:hint="cs"/>
          <w:rtl/>
        </w:rPr>
        <w:t>א</w:t>
      </w:r>
      <w:r w:rsidRPr="002467C8">
        <w:rPr>
          <w:rtl/>
        </w:rPr>
        <w:t>סור לבטל מצות יבמין</w:t>
      </w:r>
      <w:r w:rsidR="001F32AB">
        <w:rPr>
          <w:rFonts w:hint="cs"/>
          <w:rtl/>
        </w:rPr>
        <w:t>'</w:t>
      </w:r>
      <w:r w:rsidRPr="002467C8">
        <w:rPr>
          <w:rtl/>
        </w:rPr>
        <w:t xml:space="preserve">, </w:t>
      </w:r>
      <w:r w:rsidRPr="002467C8">
        <w:rPr>
          <w:rFonts w:hint="cs"/>
          <w:rtl/>
        </w:rPr>
        <w:t xml:space="preserve">שמא </w:t>
      </w:r>
      <w:r w:rsidR="001F32AB">
        <w:rPr>
          <w:rFonts w:hint="cs"/>
          <w:rtl/>
        </w:rPr>
        <w:t>כשאחד י</w:t>
      </w:r>
      <w:r w:rsidRPr="002467C8">
        <w:rPr>
          <w:rFonts w:hint="cs"/>
          <w:rtl/>
        </w:rPr>
        <w:t>ייבם</w:t>
      </w:r>
      <w:r w:rsidR="001F32AB">
        <w:rPr>
          <w:rFonts w:hint="cs"/>
          <w:rtl/>
        </w:rPr>
        <w:t>,</w:t>
      </w:r>
      <w:r w:rsidRPr="002467C8">
        <w:rPr>
          <w:rFonts w:hint="cs"/>
          <w:rtl/>
        </w:rPr>
        <w:t xml:space="preserve"> </w:t>
      </w:r>
      <w:r w:rsidR="001F32AB">
        <w:rPr>
          <w:rFonts w:hint="cs"/>
          <w:rtl/>
        </w:rPr>
        <w:t>השני</w:t>
      </w:r>
      <w:r w:rsidRPr="002467C8">
        <w:rPr>
          <w:rFonts w:hint="cs"/>
          <w:rtl/>
        </w:rPr>
        <w:t xml:space="preserve"> </w:t>
      </w:r>
      <w:r w:rsidR="001F32AB">
        <w:rPr>
          <w:rFonts w:hint="cs"/>
          <w:rtl/>
        </w:rPr>
        <w:t>י</w:t>
      </w:r>
      <w:r w:rsidRPr="002467C8">
        <w:rPr>
          <w:rFonts w:hint="cs"/>
          <w:rtl/>
        </w:rPr>
        <w:t>מ</w:t>
      </w:r>
      <w:r w:rsidR="001F32AB">
        <w:rPr>
          <w:rFonts w:hint="cs"/>
          <w:rtl/>
        </w:rPr>
        <w:t>ו</w:t>
      </w:r>
      <w:r w:rsidRPr="002467C8">
        <w:rPr>
          <w:rFonts w:hint="cs"/>
          <w:rtl/>
        </w:rPr>
        <w:t>ת</w:t>
      </w:r>
      <w:r w:rsidR="001F32AB">
        <w:rPr>
          <w:rFonts w:hint="cs"/>
          <w:rtl/>
        </w:rPr>
        <w:t>, ותאסר.</w:t>
      </w:r>
    </w:p>
    <w:p w14:paraId="374BB5A0" w14:textId="181F243F" w:rsidR="00F85F49" w:rsidRPr="00C35A2C" w:rsidRDefault="00F85F49" w:rsidP="00615A60">
      <w:pPr>
        <w:pStyle w:val="affff7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ו</w:t>
      </w:r>
      <w:r w:rsidR="001F32AB" w:rsidRPr="00A07384">
        <w:rPr>
          <w:rFonts w:cs="PFT_Frank" w:hint="cs"/>
          <w:b/>
          <w:bCs/>
          <w:szCs w:val="10"/>
          <w:rtl/>
        </w:rPr>
        <w:t>אף</w:t>
      </w:r>
      <w:r w:rsidRPr="00A07384">
        <w:rPr>
          <w:rFonts w:cs="PFT_Frank"/>
          <w:b/>
          <w:bCs/>
          <w:szCs w:val="10"/>
          <w:rtl/>
        </w:rPr>
        <w:t xml:space="preserve"> </w:t>
      </w:r>
      <w:r>
        <w:rPr>
          <w:rStyle w:val="affff5"/>
          <w:rFonts w:cs="PFT_Frank" w:hint="cs"/>
          <w:b/>
          <w:bCs/>
          <w:szCs w:val="10"/>
          <w:rtl/>
          <w:rPrChange w:id="9031" w:author="מנוע אמוראים" w:date="2026-10-05T16:41:34Z">
            <w:rPr>
              <w:rFonts w:cs="PFT_Frank" w:hint="cs"/>
              <w:b/>
              <w:bCs/>
              <w:szCs w:val="10"/>
              <w:rtl/>
            </w:rPr>
          </w:rPrChange>
        </w:rPr>
        <w:t xml:space="preserve">של</w:t>
      </w:r>
      <w:r>
        <w:rPr>
          <w:rStyle w:val="affff5"/>
          <w:rFonts w:hint="eastAsia"/>
          <w:b/>
          <w:rtl/>
          <w:rPrChange w:id="9032" w:author="מנוע אמוראים" w:date="2026-10-05T16:41:34Z">
            <w:rPr>
              <w:rFonts w:hint="eastAsia"/>
              <w:b/>
              <w:rtl/>
            </w:rPr>
          </w:rPrChange>
        </w:rPr>
        <w:t xml:space="preserve">ר</w:t>
      </w:r>
      <w:r>
        <w:rPr>
          <w:rStyle w:val="affff5"/>
          <w:b/>
          <w:rtl/>
          <w:rPrChange w:id="9033" w:author="מנוע אמוראים" w:date="2026-10-05T16:41:34Z">
            <w:rPr>
              <w:b/>
              <w:rtl/>
            </w:rPr>
          </w:rPrChange>
        </w:rPr>
        <w:t xml:space="preserve">"ג</w:t>
      </w:r>
      <w:r w:rsidR="001F32AB" w:rsidRPr="00A07384">
        <w:rPr>
          <w:rFonts w:cs="PFT_Frank"/>
          <w:b/>
          <w:bCs/>
          <w:szCs w:val="10"/>
          <w:rtl/>
        </w:rPr>
        <w:t xml:space="preserve"> שנינו</w:t>
      </w:r>
      <w:r w:rsidRPr="002871E4">
        <w:rPr>
          <w:b/>
          <w:rtl/>
        </w:rPr>
        <w:t>:</w:t>
      </w:r>
      <w:r w:rsidRPr="002467C8">
        <w:rPr>
          <w:rtl/>
        </w:rPr>
        <w:t xml:space="preserve"> </w:t>
      </w:r>
      <w:r w:rsidR="001F32AB">
        <w:rPr>
          <w:rFonts w:hint="cs"/>
          <w:rtl/>
        </w:rPr>
        <w:t>'</w:t>
      </w:r>
      <w:r w:rsidRPr="002467C8">
        <w:rPr>
          <w:rtl/>
        </w:rPr>
        <w:t>מותר לבטל מצות יבמין</w:t>
      </w:r>
      <w:r w:rsidR="001F32AB">
        <w:rPr>
          <w:rFonts w:hint="cs"/>
          <w:rtl/>
        </w:rPr>
        <w:t xml:space="preserve">' אפי' </w:t>
      </w:r>
      <w:r w:rsidR="001F32AB" w:rsidRPr="00A07384">
        <w:rPr>
          <w:rFonts w:cs="PFT_Frank" w:hint="eastAsia"/>
          <w:b/>
          <w:bCs/>
          <w:szCs w:val="10"/>
          <w:rtl/>
        </w:rPr>
        <w:t>בודאי</w:t>
      </w:r>
      <w:r w:rsidR="001F32AB">
        <w:rPr>
          <w:rFonts w:hint="cs"/>
          <w:rtl/>
        </w:rPr>
        <w:t>,</w:t>
      </w:r>
      <w:r w:rsidRPr="002467C8">
        <w:rPr>
          <w:rFonts w:hint="cs"/>
          <w:rtl/>
        </w:rPr>
        <w:t xml:space="preserve"> </w:t>
      </w:r>
      <w:r>
        <w:rPr>
          <w:rStyle w:val="affff5"/>
          <w:rFonts w:hint="eastAsia"/>
          <w:rtl/>
          <w:rPrChange w:id="9034" w:author="מנוע אמוראים" w:date="2026-10-05T16:41:34Z">
            <w:rPr>
              <w:rFonts w:hint="eastAsia"/>
              <w:rtl/>
            </w:rPr>
          </w:rPrChange>
        </w:rPr>
        <w:t xml:space="preserve">ר</w:t>
      </w:r>
      <w:r>
        <w:rPr>
          <w:rStyle w:val="affff5"/>
          <w:rtl/>
          <w:rPrChange w:id="9035" w:author="מנוע אמוראים" w:date="2026-10-05T16:41:34Z">
            <w:rPr>
              <w:rtl/>
            </w:rPr>
          </w:rPrChange>
        </w:rPr>
        <w:t xml:space="preserve">"</w:t>
      </w:r>
      <w:r>
        <w:rPr>
          <w:rStyle w:val="affff5"/>
          <w:rFonts w:hint="eastAsia"/>
          <w:rtl/>
          <w:rPrChange w:id="9036" w:author="מנוע אמוראים" w:date="2026-10-05T16:41:34Z">
            <w:rPr>
              <w:rFonts w:hint="eastAsia"/>
              <w:rtl/>
            </w:rPr>
          </w:rPrChange>
        </w:rPr>
        <w:t xml:space="preserve">מ</w:t>
      </w:r>
      <w:r w:rsidRPr="002871E4">
        <w:rPr>
          <w:rtl/>
        </w:rPr>
        <w:t xml:space="preserve"> </w:t>
      </w:r>
      <w:r w:rsidRPr="002871E4">
        <w:rPr>
          <w:rFonts w:hint="eastAsia"/>
          <w:rtl/>
        </w:rPr>
        <w:t>א</w:t>
      </w:r>
      <w:r w:rsidR="001F32AB">
        <w:rPr>
          <w:rFonts w:hint="cs"/>
          <w:rtl/>
        </w:rPr>
        <w:t>וסר</w:t>
      </w:r>
      <w:r w:rsidRPr="002467C8">
        <w:rPr>
          <w:rFonts w:hint="cs"/>
          <w:rtl/>
        </w:rPr>
        <w:t xml:space="preserve"> א</w:t>
      </w:r>
      <w:r w:rsidR="001F32AB">
        <w:rPr>
          <w:rFonts w:hint="cs"/>
          <w:rtl/>
        </w:rPr>
        <w:t>פי'</w:t>
      </w:r>
      <w:r w:rsidRPr="002467C8">
        <w:rPr>
          <w:rFonts w:hint="cs"/>
          <w:rtl/>
        </w:rPr>
        <w:t xml:space="preserve"> </w:t>
      </w:r>
      <w:r w:rsidR="001F32AB" w:rsidRPr="00A07384">
        <w:rPr>
          <w:rFonts w:cs="PFT_Frank" w:hint="eastAsia"/>
          <w:b/>
          <w:bCs/>
          <w:szCs w:val="10"/>
          <w:rtl/>
        </w:rPr>
        <w:t>ב</w:t>
      </w:r>
      <w:r w:rsidRPr="00A07384">
        <w:rPr>
          <w:rFonts w:cs="PFT_Frank" w:hint="eastAsia"/>
          <w:b/>
          <w:bCs/>
          <w:szCs w:val="10"/>
          <w:rtl/>
        </w:rPr>
        <w:t>ספק</w:t>
      </w:r>
      <w:r w:rsidR="001F32AB">
        <w:rPr>
          <w:rFonts w:hint="cs"/>
          <w:rtl/>
        </w:rPr>
        <w:t>.</w:t>
      </w:r>
    </w:p>
    <w:p w14:paraId="6E839A6E" w14:textId="35E5A313" w:rsidR="00F85F49" w:rsidRPr="00C35A2C" w:rsidRDefault="00F85F49" w:rsidP="00F85F49">
      <w:pPr>
        <w:rPr>
          <w:rFonts w:ascii="FontbitDavid" w:hAnsi="FontbitDavid"/>
          <w:sz w:val="32"/>
          <w:rtl/>
        </w:rPr>
      </w:pPr>
      <w:r w:rsidRPr="00D824BE">
        <w:rPr>
          <w:rStyle w:val="affff5"/>
          <w:rtl/>
        </w:rPr>
        <w:t>א</w:t>
      </w:r>
      <w:r w:rsidR="001F32AB">
        <w:rPr>
          <w:rStyle w:val="affff5"/>
          <w:rFonts w:hint="cs"/>
          <w:rtl/>
        </w:rPr>
        <w:t>. א</w:t>
      </w:r>
      <w:r w:rsidRPr="00D824BE">
        <w:rPr>
          <w:rStyle w:val="affff5"/>
          <w:rtl/>
        </w:rPr>
        <w:t>ב</w:t>
      </w:r>
      <w:r w:rsidRPr="001F32AB">
        <w:rPr>
          <w:rStyle w:val="affff5"/>
          <w:rtl/>
        </w:rPr>
        <w:t>יי</w:t>
      </w:r>
      <w:r w:rsidR="001F32AB" w:rsidRPr="002871E4">
        <w:rPr>
          <w:rStyle w:val="affff5"/>
          <w:rtl/>
        </w:rPr>
        <w:t xml:space="preserve"> מוכיח</w:t>
      </w:r>
      <w:r w:rsidRPr="002871E4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1F32AB">
        <w:rPr>
          <w:rStyle w:val="affff5"/>
          <w:rFonts w:hint="cs"/>
          <w:rtl/>
        </w:rPr>
        <w:t>ש</w:t>
      </w:r>
      <w:r w:rsidRPr="008F2B18">
        <w:rPr>
          <w:rStyle w:val="affff5"/>
          <w:rtl/>
        </w:rPr>
        <w:t>ר</w:t>
      </w:r>
      <w:r>
        <w:rPr>
          <w:rStyle w:val="affff5"/>
          <w:rFonts w:hint="cs"/>
          <w:rtl/>
        </w:rPr>
        <w:t>"י</w:t>
      </w:r>
      <w:r w:rsidRPr="00C35A2C">
        <w:rPr>
          <w:rFonts w:ascii="FontbitDavid" w:hAnsi="FontbitDavid"/>
          <w:sz w:val="32"/>
          <w:rtl/>
        </w:rPr>
        <w:t xml:space="preserve"> </w:t>
      </w:r>
      <w:r w:rsidR="001F32AB" w:rsidRPr="002871E4">
        <w:rPr>
          <w:rStyle w:val="affff8"/>
          <w:rFonts w:hint="eastAsia"/>
          <w:rtl/>
        </w:rPr>
        <w:t>שאמר</w:t>
      </w:r>
      <w:r w:rsidR="001F32AB" w:rsidRPr="002871E4">
        <w:rPr>
          <w:rStyle w:val="affff8"/>
          <w:rtl/>
        </w:rPr>
        <w:t xml:space="preserve"> 'יש </w:t>
      </w:r>
      <w:r w:rsidR="001F32AB" w:rsidRPr="002871E4">
        <w:rPr>
          <w:rStyle w:val="affff8"/>
          <w:rFonts w:hint="eastAsia"/>
          <w:rtl/>
        </w:rPr>
        <w:t>זיקה</w:t>
      </w:r>
      <w:r w:rsidR="001F32AB" w:rsidRPr="002871E4">
        <w:rPr>
          <w:rStyle w:val="affff8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</w:t>
      </w:r>
      <w:r w:rsidR="001F32AB">
        <w:rPr>
          <w:rFonts w:ascii="FontbitDavid" w:hAnsi="FontbitDavid"/>
          <w:sz w:val="32"/>
          <w:rtl/>
        </w:rPr>
        <w:t>–</w:t>
      </w:r>
      <w:r w:rsidR="001F32AB">
        <w:rPr>
          <w:rFonts w:ascii="FontbitDavid" w:hAnsi="FontbitDavid" w:hint="cs"/>
          <w:sz w:val="32"/>
          <w:rtl/>
        </w:rPr>
        <w:t xml:space="preserve"> למד זאת  </w:t>
      </w:r>
      <w:r w:rsidR="001F32AB">
        <w:rPr>
          <w:rStyle w:val="affff5"/>
          <w:rFonts w:hint="cs"/>
          <w:rtl/>
        </w:rPr>
        <w:t>מ</w:t>
      </w:r>
      <w:r w:rsidRPr="008F2B18">
        <w:rPr>
          <w:rStyle w:val="affff5"/>
          <w:rtl/>
        </w:rPr>
        <w:t>שמואל</w:t>
      </w:r>
      <w:r w:rsidRPr="00C35A2C">
        <w:rPr>
          <w:rFonts w:ascii="FontbitDavid" w:hAnsi="FontbitDavid"/>
          <w:sz w:val="32"/>
          <w:rtl/>
        </w:rPr>
        <w:t xml:space="preserve"> </w:t>
      </w:r>
      <w:r w:rsidR="001F32AB">
        <w:rPr>
          <w:rFonts w:ascii="FontbitDavid" w:hAnsi="FontbitDavid" w:hint="cs"/>
          <w:sz w:val="32"/>
          <w:rtl/>
        </w:rPr>
        <w:t>רבו.</w:t>
      </w:r>
    </w:p>
    <w:p w14:paraId="49C86FF6" w14:textId="77777777" w:rsidR="00F85F49" w:rsidRPr="00C35A2C" w:rsidRDefault="00F85F4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יח:</w:t>
      </w:r>
    </w:p>
    <w:p w14:paraId="177ADB1A" w14:textId="51FEFCFA" w:rsidR="00F85F49" w:rsidRPr="008F2B18" w:rsidRDefault="001F32AB" w:rsidP="002871E4">
      <w:pPr>
        <w:rPr>
          <w:rStyle w:val="affff5"/>
          <w:rtl/>
        </w:rPr>
      </w:pPr>
      <w:r w:rsidRPr="002871E4">
        <w:rPr>
          <w:rStyle w:val="affff5"/>
          <w:rFonts w:hint="eastAsia"/>
          <w:rtl/>
        </w:rPr>
        <w:t>שעל</w:t>
      </w:r>
      <w:r w:rsidRPr="002871E4">
        <w:rPr>
          <w:rStyle w:val="affff5"/>
          <w:rtl/>
        </w:rPr>
        <w:t xml:space="preserve"> </w:t>
      </w:r>
      <w:r w:rsidRPr="008F2B18">
        <w:rPr>
          <w:rStyle w:val="affff5"/>
          <w:rFonts w:hint="cs"/>
          <w:rtl/>
        </w:rPr>
        <w:t>ריב</w:t>
      </w:r>
      <w:r w:rsidRPr="008F2B18">
        <w:rPr>
          <w:rStyle w:val="affff5"/>
          <w:rtl/>
        </w:rPr>
        <w:t>"</w:t>
      </w:r>
      <w:r w:rsidRPr="008F2B18">
        <w:rPr>
          <w:rStyle w:val="affff5"/>
          <w:rFonts w:hint="cs"/>
          <w:rtl/>
        </w:rPr>
        <w:t>ב</w:t>
      </w:r>
      <w:r w:rsidRPr="008F2B18">
        <w:rPr>
          <w:rStyle w:val="affff5"/>
          <w:rtl/>
        </w:rPr>
        <w:t>:</w:t>
      </w:r>
      <w:r w:rsidR="00F85F49" w:rsidRPr="00AC7749">
        <w:rPr>
          <w:rFonts w:ascii="FontbitDavid" w:hAnsi="FontbitDavid" w:hint="cs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>ד</w:t>
      </w:r>
      <w:r w:rsidR="00F85F49" w:rsidRPr="00AC7749">
        <w:rPr>
          <w:rFonts w:ascii="FontbitDavid" w:hAnsi="FontbitDavid"/>
          <w:spacing w:val="-2"/>
          <w:sz w:val="32"/>
          <w:rtl/>
        </w:rPr>
        <w:t>שומרת יבם שקדש אחיו אחותה</w:t>
      </w:r>
      <w:r>
        <w:rPr>
          <w:rFonts w:ascii="FontbitDavid" w:hAnsi="FontbitDavid" w:hint="cs"/>
          <w:spacing w:val="-2"/>
          <w:sz w:val="32"/>
          <w:rtl/>
        </w:rPr>
        <w:t>,</w:t>
      </w:r>
      <w:r w:rsidR="00F85F49" w:rsidRPr="00AC7749">
        <w:rPr>
          <w:rFonts w:ascii="FontbitDavid" w:hAnsi="FontbitDavid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>י</w:t>
      </w:r>
      <w:r w:rsidR="00F85F49" w:rsidRPr="00AC7749">
        <w:rPr>
          <w:rFonts w:ascii="FontbitDavid" w:hAnsi="FontbitDavid"/>
          <w:spacing w:val="-2"/>
          <w:sz w:val="32"/>
          <w:rtl/>
        </w:rPr>
        <w:t>מת</w:t>
      </w:r>
      <w:r>
        <w:rPr>
          <w:rFonts w:ascii="FontbitDavid" w:hAnsi="FontbitDavid" w:hint="cs"/>
          <w:spacing w:val="-2"/>
          <w:sz w:val="32"/>
          <w:rtl/>
        </w:rPr>
        <w:t>י</w:t>
      </w:r>
      <w:r w:rsidR="00F85F49" w:rsidRPr="00AC7749">
        <w:rPr>
          <w:rFonts w:ascii="FontbitDavid" w:hAnsi="FontbitDavid"/>
          <w:spacing w:val="-2"/>
          <w:sz w:val="32"/>
          <w:rtl/>
        </w:rPr>
        <w:t>ן ע</w:t>
      </w:r>
      <w:r w:rsidR="00F85F49">
        <w:rPr>
          <w:rFonts w:ascii="FontbitDavid" w:hAnsi="FontbitDavid"/>
          <w:spacing w:val="-2"/>
          <w:sz w:val="32"/>
          <w:rtl/>
        </w:rPr>
        <w:t>ד שיעשה אחיך מעשה</w:t>
      </w:r>
      <w:r>
        <w:rPr>
          <w:rFonts w:ascii="FontbitDavid" w:hAnsi="FontbitDavid" w:hint="cs"/>
          <w:spacing w:val="-2"/>
          <w:sz w:val="32"/>
          <w:rtl/>
        </w:rPr>
        <w:t xml:space="preserve"> </w:t>
      </w:r>
      <w:r w:rsidRPr="002871E4">
        <w:rPr>
          <w:rStyle w:val="affff8"/>
          <w:rFonts w:hint="eastAsia"/>
          <w:rtl/>
        </w:rPr>
        <w:t>יבום</w:t>
      </w:r>
      <w:r w:rsidRPr="002871E4">
        <w:rPr>
          <w:rStyle w:val="affff8"/>
          <w:rtl/>
        </w:rPr>
        <w:t xml:space="preserve"> </w:t>
      </w:r>
      <w:r w:rsidRPr="002871E4">
        <w:rPr>
          <w:rStyle w:val="affff8"/>
          <w:rFonts w:hint="eastAsia"/>
          <w:rtl/>
        </w:rPr>
        <w:t>או</w:t>
      </w:r>
      <w:r w:rsidRPr="002871E4">
        <w:rPr>
          <w:rStyle w:val="affff8"/>
          <w:rtl/>
        </w:rPr>
        <w:t xml:space="preserve"> </w:t>
      </w:r>
      <w:r w:rsidRPr="002871E4">
        <w:rPr>
          <w:rStyle w:val="affff8"/>
          <w:rFonts w:hint="eastAsia"/>
          <w:rtl/>
        </w:rPr>
        <w:t>חליצה</w:t>
      </w:r>
      <w:r w:rsidR="00F85F49">
        <w:rPr>
          <w:rFonts w:ascii="FontbitDavid" w:hAnsi="FontbitDavid" w:hint="cs"/>
          <w:spacing w:val="-2"/>
          <w:sz w:val="32"/>
          <w:rtl/>
        </w:rPr>
        <w:t xml:space="preserve">  </w:t>
      </w:r>
      <w:r>
        <w:rPr>
          <w:rStyle w:val="affff5"/>
          <w:rFonts w:hint="cs"/>
          <w:rtl/>
        </w:rPr>
        <w:t xml:space="preserve">-  </w:t>
      </w:r>
      <w:r w:rsidR="00F85F49" w:rsidRPr="008F2B18">
        <w:rPr>
          <w:rStyle w:val="affff5"/>
          <w:rtl/>
        </w:rPr>
        <w:t>אמר שמואל:</w:t>
      </w:r>
      <w:r w:rsidR="00F85F49" w:rsidRPr="00C35A2C">
        <w:rPr>
          <w:rFonts w:ascii="FontbitDavid" w:hAnsi="FontbitDavid"/>
          <w:sz w:val="32"/>
          <w:rtl/>
        </w:rPr>
        <w:t xml:space="preserve"> </w:t>
      </w:r>
      <w:r w:rsidR="00F85F4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הלכה </w:t>
      </w:r>
      <w:r w:rsidR="00F85F49" w:rsidRPr="002871E4">
        <w:rPr>
          <w:rStyle w:val="affff5"/>
          <w:b/>
          <w:rtl/>
        </w:rPr>
        <w:t>כר</w:t>
      </w:r>
      <w:r w:rsidR="00F85F49" w:rsidRPr="002871E4">
        <w:rPr>
          <w:rStyle w:val="affff5"/>
          <w:rFonts w:hint="eastAsia"/>
          <w:b/>
          <w:rtl/>
        </w:rPr>
        <w:t>יב</w:t>
      </w:r>
      <w:r w:rsidR="00F85F49" w:rsidRPr="002871E4">
        <w:rPr>
          <w:rStyle w:val="affff5"/>
          <w:b/>
          <w:rtl/>
        </w:rPr>
        <w:t>"</w:t>
      </w:r>
      <w:r w:rsidR="00F85F49" w:rsidRPr="002871E4">
        <w:rPr>
          <w:rStyle w:val="affff5"/>
          <w:rFonts w:hint="eastAsia"/>
          <w:b/>
          <w:rtl/>
        </w:rPr>
        <w:t>ב</w:t>
      </w:r>
      <w:r>
        <w:rPr>
          <w:rStyle w:val="affff5"/>
          <w:rFonts w:hint="cs"/>
          <w:rtl/>
        </w:rPr>
        <w:t xml:space="preserve"> </w:t>
      </w:r>
      <w:r>
        <w:rPr>
          <w:rStyle w:val="affff8"/>
          <w:rFonts w:hint="cs"/>
          <w:rtl/>
        </w:rPr>
        <w:t>[</w:t>
      </w:r>
      <w:r w:rsidRPr="002871E4">
        <w:rPr>
          <w:rStyle w:val="affff8"/>
          <w:rtl/>
        </w:rPr>
        <w:t xml:space="preserve">'יש </w:t>
      </w:r>
      <w:r w:rsidRPr="002871E4">
        <w:rPr>
          <w:rStyle w:val="affff8"/>
          <w:rFonts w:hint="eastAsia"/>
          <w:rtl/>
        </w:rPr>
        <w:t>זיקה</w:t>
      </w:r>
      <w:r w:rsidRPr="002871E4">
        <w:rPr>
          <w:rStyle w:val="affff8"/>
          <w:rtl/>
        </w:rPr>
        <w:t>'</w:t>
      </w:r>
      <w:r>
        <w:rPr>
          <w:rStyle w:val="affff8"/>
          <w:rFonts w:hint="cs"/>
          <w:rtl/>
        </w:rPr>
        <w:t>]</w:t>
      </w:r>
      <w:r w:rsidRPr="002871E4">
        <w:rPr>
          <w:rStyle w:val="affff8"/>
          <w:rtl/>
        </w:rPr>
        <w:t>.</w:t>
      </w:r>
    </w:p>
    <w:p w14:paraId="40123109" w14:textId="6C584247" w:rsidR="00F85F49" w:rsidRPr="00262A77" w:rsidRDefault="001F32AB" w:rsidP="001F32AB">
      <w:pPr>
        <w:rPr>
          <w:rFonts w:ascii="FontbitDavid" w:hAnsi="FontbitDavid"/>
          <w:spacing w:val="-2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F85F49" w:rsidRPr="008F2B18">
        <w:rPr>
          <w:rStyle w:val="affff5"/>
          <w:rFonts w:hint="cs"/>
          <w:rtl/>
        </w:rPr>
        <w:t>ר</w:t>
      </w:r>
      <w:r w:rsidR="00F85F49" w:rsidRPr="008F2B18">
        <w:rPr>
          <w:rStyle w:val="affff5"/>
          <w:rtl/>
        </w:rPr>
        <w:t>"</w:t>
      </w:r>
      <w:r w:rsidR="00F85F49" w:rsidRPr="008F2B18">
        <w:rPr>
          <w:rStyle w:val="affff5"/>
          <w:rFonts w:hint="cs"/>
          <w:rtl/>
        </w:rPr>
        <w:t>ז</w:t>
      </w:r>
      <w:r>
        <w:rPr>
          <w:rStyle w:val="affff5"/>
          <w:rFonts w:hint="cs"/>
          <w:rtl/>
        </w:rPr>
        <w:t>:</w:t>
      </w:r>
      <w:r w:rsidR="00F85F49" w:rsidRPr="00262A77">
        <w:rPr>
          <w:rStyle w:val="affff5"/>
          <w:rFonts w:hint="cs"/>
          <w:rtl/>
        </w:rPr>
        <w:t xml:space="preserve"> שנינו </w:t>
      </w:r>
      <w:r>
        <w:rPr>
          <w:rStyle w:val="affff5"/>
          <w:rFonts w:hint="cs"/>
          <w:rtl/>
        </w:rPr>
        <w:t xml:space="preserve">בפירוש </w:t>
      </w:r>
      <w:r w:rsidR="00F85F49" w:rsidRPr="00262A77">
        <w:rPr>
          <w:rStyle w:val="affff5"/>
          <w:rFonts w:hint="cs"/>
          <w:rtl/>
        </w:rPr>
        <w:t>משמואל</w:t>
      </w:r>
      <w:r w:rsidR="00F85F49" w:rsidRPr="00262A77">
        <w:rPr>
          <w:rStyle w:val="affff5"/>
          <w:rtl/>
        </w:rPr>
        <w:t>:</w:t>
      </w:r>
      <w:r w:rsidR="00F85F49" w:rsidRPr="00262A77">
        <w:rPr>
          <w:rFonts w:ascii="FontbitDavid" w:hAnsi="FontbitDavid"/>
          <w:spacing w:val="-2"/>
          <w:sz w:val="32"/>
          <w:rtl/>
        </w:rPr>
        <w:t xml:space="preserve"> שומרת יבם שמתה </w:t>
      </w:r>
      <w:r w:rsidR="00F85F4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אסור באמה</w:t>
      </w:r>
      <w:r>
        <w:rPr>
          <w:rFonts w:ascii="FontbitDavid" w:hAnsi="FontbitDavid" w:hint="cs"/>
          <w:spacing w:val="-2"/>
          <w:sz w:val="32"/>
          <w:rtl/>
        </w:rPr>
        <w:t xml:space="preserve"> </w:t>
      </w:r>
      <w:r w:rsidRPr="002871E4">
        <w:rPr>
          <w:rStyle w:val="affff8"/>
          <w:rFonts w:hint="eastAsia"/>
          <w:rtl/>
        </w:rPr>
        <w:t>זיקה</w:t>
      </w:r>
      <w:r>
        <w:rPr>
          <w:rFonts w:ascii="FontbitDavid" w:hAnsi="FontbitDavid" w:hint="cs"/>
          <w:spacing w:val="-2"/>
          <w:sz w:val="32"/>
          <w:rtl/>
        </w:rPr>
        <w:t>.</w:t>
      </w:r>
    </w:p>
    <w:p w14:paraId="56B11ECD" w14:textId="7AAC32D2" w:rsidR="00F85F49" w:rsidRDefault="00F85F49" w:rsidP="00615A60">
      <w:pPr>
        <w:rPr>
          <w:spacing w:val="-4"/>
          <w:rtl/>
        </w:rPr>
      </w:pPr>
      <w:r w:rsidRPr="00062827">
        <w:rPr>
          <w:rStyle w:val="affff5"/>
          <w:spacing w:val="-4"/>
          <w:rtl/>
        </w:rPr>
        <w:t>וצריכי:</w:t>
      </w:r>
      <w:r w:rsidRPr="00062827">
        <w:rPr>
          <w:rFonts w:ascii="FontbitDavid" w:hAnsi="FontbitDavid" w:cs="PFT_Frank" w:hint="cs"/>
          <w:b/>
          <w:bCs/>
          <w:spacing w:val="-4"/>
          <w:sz w:val="14"/>
          <w:szCs w:val="14"/>
          <w:rtl/>
        </w:rPr>
        <w:t xml:space="preserve"> </w:t>
      </w:r>
      <w:r w:rsidR="001F32AB" w:rsidRPr="00062827">
        <w:rPr>
          <w:rFonts w:hint="cs"/>
          <w:spacing w:val="-4"/>
          <w:rtl/>
        </w:rPr>
        <w:t>'</w:t>
      </w:r>
      <w:r w:rsidRPr="00D1637C">
        <w:rPr>
          <w:rFonts w:cs="PFT_Frank" w:hint="eastAsia"/>
          <w:b/>
          <w:bCs/>
          <w:spacing w:val="-4"/>
          <w:szCs w:val="14"/>
          <w:rtl/>
        </w:rPr>
        <w:t>הלכה</w:t>
      </w:r>
      <w:r w:rsidRPr="00062827">
        <w:rPr>
          <w:rStyle w:val="affff5"/>
          <w:spacing w:val="-4"/>
          <w:rtl/>
        </w:rPr>
        <w:t xml:space="preserve"> כריב"</w:t>
      </w:r>
      <w:r w:rsidRPr="00062827">
        <w:rPr>
          <w:rStyle w:val="affff5"/>
          <w:rFonts w:hint="eastAsia"/>
          <w:spacing w:val="-4"/>
          <w:rtl/>
        </w:rPr>
        <w:t>ב</w:t>
      </w:r>
      <w:r w:rsidR="001F32AB" w:rsidRPr="00062827">
        <w:rPr>
          <w:rFonts w:hint="cs"/>
          <w:spacing w:val="-4"/>
          <w:rtl/>
        </w:rPr>
        <w:t>'</w:t>
      </w:r>
      <w:r w:rsidR="001F32AB" w:rsidRPr="00D1637C">
        <w:rPr>
          <w:rFonts w:cs="PFT_Frank" w:hint="cs"/>
          <w:b/>
          <w:bCs/>
          <w:spacing w:val="-4"/>
          <w:szCs w:val="14"/>
          <w:rtl/>
        </w:rPr>
        <w:t xml:space="preserve"> </w:t>
      </w:r>
      <w:r w:rsidR="001F32AB" w:rsidRPr="00062827">
        <w:rPr>
          <w:rFonts w:hint="cs"/>
          <w:spacing w:val="-4"/>
          <w:rtl/>
        </w:rPr>
        <w:t xml:space="preserve">- </w:t>
      </w:r>
      <w:r w:rsidRPr="00062827">
        <w:rPr>
          <w:rFonts w:hint="eastAsia"/>
          <w:spacing w:val="-4"/>
          <w:rtl/>
        </w:rPr>
        <w:t>א</w:t>
      </w:r>
      <w:r w:rsidR="001F32AB" w:rsidRPr="00062827">
        <w:rPr>
          <w:rFonts w:hint="cs"/>
          <w:spacing w:val="-4"/>
          <w:rtl/>
        </w:rPr>
        <w:t>ף</w:t>
      </w:r>
      <w:r w:rsidRPr="00062827">
        <w:rPr>
          <w:spacing w:val="-4"/>
          <w:rtl/>
        </w:rPr>
        <w:t xml:space="preserve"> ב</w:t>
      </w:r>
      <w:r w:rsidR="001F32AB" w:rsidRPr="00062827">
        <w:rPr>
          <w:rFonts w:hint="cs"/>
          <w:spacing w:val="-4"/>
          <w:rtl/>
        </w:rPr>
        <w:t>שנים</w:t>
      </w:r>
      <w:r w:rsidRPr="00062827">
        <w:rPr>
          <w:spacing w:val="-4"/>
          <w:rtl/>
        </w:rPr>
        <w:t xml:space="preserve">, </w:t>
      </w:r>
      <w:r w:rsidR="001F32AB" w:rsidRPr="00062827">
        <w:rPr>
          <w:rFonts w:hint="cs"/>
          <w:spacing w:val="-4"/>
          <w:rtl/>
        </w:rPr>
        <w:t>'</w:t>
      </w:r>
      <w:r w:rsidRPr="00D1637C">
        <w:rPr>
          <w:rFonts w:cs="PFT_Frank" w:hint="eastAsia"/>
          <w:b/>
          <w:bCs/>
          <w:spacing w:val="-4"/>
          <w:szCs w:val="14"/>
          <w:rtl/>
        </w:rPr>
        <w:t>אסור</w:t>
      </w:r>
      <w:r w:rsidRPr="00D1637C">
        <w:rPr>
          <w:rFonts w:cs="PFT_Frank"/>
          <w:b/>
          <w:bCs/>
          <w:spacing w:val="-4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pacing w:val="-4"/>
          <w:szCs w:val="14"/>
          <w:rtl/>
        </w:rPr>
        <w:t>בא</w:t>
      </w:r>
      <w:r w:rsidR="001F32AB" w:rsidRPr="00D1637C">
        <w:rPr>
          <w:rFonts w:cs="PFT_Frank" w:hint="eastAsia"/>
          <w:b/>
          <w:bCs/>
          <w:spacing w:val="-4"/>
          <w:szCs w:val="14"/>
          <w:rtl/>
        </w:rPr>
        <w:t>מ</w:t>
      </w:r>
      <w:r w:rsidRPr="00D1637C">
        <w:rPr>
          <w:rFonts w:cs="PFT_Frank" w:hint="eastAsia"/>
          <w:b/>
          <w:bCs/>
          <w:spacing w:val="-4"/>
          <w:szCs w:val="14"/>
          <w:rtl/>
        </w:rPr>
        <w:t>ה</w:t>
      </w:r>
      <w:r w:rsidR="001F32AB" w:rsidRPr="00062827">
        <w:rPr>
          <w:rFonts w:hint="cs"/>
          <w:spacing w:val="-4"/>
          <w:rtl/>
        </w:rPr>
        <w:t>'</w:t>
      </w:r>
      <w:r w:rsidRPr="00062827">
        <w:rPr>
          <w:spacing w:val="-4"/>
          <w:rtl/>
        </w:rPr>
        <w:t xml:space="preserve"> </w:t>
      </w:r>
      <w:r w:rsidR="001F32AB" w:rsidRPr="00062827">
        <w:rPr>
          <w:rFonts w:hint="cs"/>
          <w:spacing w:val="-4"/>
          <w:rtl/>
        </w:rPr>
        <w:t>- אף ל</w:t>
      </w:r>
      <w:r w:rsidRPr="00062827">
        <w:rPr>
          <w:rFonts w:hint="eastAsia"/>
          <w:spacing w:val="-4"/>
          <w:rtl/>
        </w:rPr>
        <w:t>אחר</w:t>
      </w:r>
      <w:r w:rsidRPr="00062827">
        <w:rPr>
          <w:spacing w:val="-4"/>
          <w:rtl/>
        </w:rPr>
        <w:t xml:space="preserve"> </w:t>
      </w:r>
      <w:r w:rsidRPr="00062827">
        <w:rPr>
          <w:rFonts w:hint="eastAsia"/>
          <w:spacing w:val="-4"/>
          <w:rtl/>
        </w:rPr>
        <w:t>מיתה</w:t>
      </w:r>
      <w:r w:rsidR="001F32AB" w:rsidRPr="00062827">
        <w:rPr>
          <w:rFonts w:hint="cs"/>
          <w:spacing w:val="-4"/>
          <w:rtl/>
        </w:rPr>
        <w:t>.</w:t>
      </w:r>
    </w:p>
    <w:p w14:paraId="3B26A663" w14:textId="06229991" w:rsidR="00367676" w:rsidRPr="00367676" w:rsidRDefault="00367676" w:rsidP="00367676">
      <w:pPr>
        <w:pStyle w:val="aff2"/>
        <w:rPr>
          <w:rtl/>
        </w:rPr>
      </w:pPr>
      <w:r w:rsidRPr="00615A60">
        <w:rPr>
          <w:rFonts w:ascii="FontbitDavid" w:hAnsi="FontbitDavid" w:hint="cs"/>
          <w:rtl/>
        </w:rPr>
        <w:t>׹</w:t>
      </w:r>
      <w:r>
        <w:rPr>
          <w:rFonts w:cs="PFT_Frank" w:hint="cs"/>
          <w:rtl/>
        </w:rPr>
        <w:t xml:space="preserve"> </w:t>
      </w:r>
    </w:p>
    <w:p w14:paraId="42A95D27" w14:textId="039D8CC1" w:rsidR="001F32AB" w:rsidRDefault="00F85F49" w:rsidP="0022029C">
      <w:pPr>
        <w:pStyle w:val="affffb"/>
        <w:rPr>
          <w:rtl/>
        </w:rPr>
      </w:pPr>
      <w:ins w:id="9811" w:author="מספור קטעי משנה" w:date="2026-10-06T06:45:58Z">
        <w:r>
          <w:rPr>
            <w:rStyle w:val="MisparKeta"/>
          </w:rPr>
          <w:t xml:space="preserve">א. </w:t>
        </w:r>
      </w:ins>
      <w:bookmarkStart w:id="129" w:name="_Toc119172635"/>
      <w:bookmarkStart w:id="130" w:name="_Toc119229723"/>
      <w:r w:rsidRPr="00C35A2C">
        <w:rPr>
          <w:rtl/>
        </w:rPr>
        <w:t>שני אחים ומת אחד מהן, ויבם השני את אשת אחיו,</w:t>
      </w:r>
      <w:bookmarkEnd w:id="129"/>
      <w:bookmarkEnd w:id="130"/>
    </w:p>
    <w:p>
      <w:pPr>
        <w:pStyle w:val="MishnaBatzad"/>
        <w:rPr>
          <w:ins w:id="20407" w:author="קלוד" w:date="2026-10-06T10:10:48Z"/>
        </w:rPr>
      </w:pPr>
      <w:ins w:id="20406" w:author="קלוד" w:date="2026-10-06T10:10:48Z">
        <w:r>
          <w:t xml:space="preserve">משנה א</w:t>
        </w:r>
      </w:ins>
    </w:p>
    <w:p w14:paraId="7C5078F2" w14:textId="75614544" w:rsidR="00F85F49" w:rsidRPr="00EA6942" w:rsidRDefault="00F85F49" w:rsidP="001F32AB">
      <w:pPr>
        <w:pStyle w:val="affc"/>
        <w:rPr>
          <w:rtl/>
        </w:rPr>
      </w:pPr>
      <w:bookmarkStart w:id="131" w:name="_Toc119001255"/>
      <w:r w:rsidRPr="00C35A2C">
        <w:rPr>
          <w:rtl/>
        </w:rPr>
        <w:t>ואח"כ נולד להן אח</w:t>
      </w:r>
      <w:r w:rsidR="001F32AB">
        <w:rPr>
          <w:rFonts w:hint="cs"/>
          <w:rtl/>
        </w:rPr>
        <w:t>,</w:t>
      </w:r>
      <w:r w:rsidRPr="00C35A2C">
        <w:rPr>
          <w:rtl/>
        </w:rPr>
        <w:t xml:space="preserve"> ומת</w:t>
      </w:r>
      <w:r w:rsidR="001F32AB">
        <w:rPr>
          <w:rFonts w:hint="cs"/>
          <w:rtl/>
        </w:rPr>
        <w:t xml:space="preserve"> - </w:t>
      </w:r>
      <w:r>
        <w:rPr>
          <w:rFonts w:hint="cs"/>
          <w:rtl/>
        </w:rPr>
        <w:tab/>
      </w:r>
      <w:r w:rsidRPr="00EA6942">
        <w:rPr>
          <w:rtl/>
        </w:rPr>
        <w:t>הראשונה יוצאה משום אא</w:t>
      </w:r>
      <w:r w:rsidR="001F32AB">
        <w:rPr>
          <w:rFonts w:hint="cs"/>
          <w:rtl/>
        </w:rPr>
        <w:t>"</w:t>
      </w:r>
      <w:r w:rsidRPr="00EA6942">
        <w:rPr>
          <w:rtl/>
        </w:rPr>
        <w:t>ח שלא בעולמו, והשניה משום צרתה.</w:t>
      </w:r>
      <w:bookmarkEnd w:id="131"/>
    </w:p>
    <w:p w14:paraId="363CD047" w14:textId="1DF8316C" w:rsidR="00F85F49" w:rsidRPr="00C35A2C" w:rsidRDefault="00F85F49" w:rsidP="00F85F49">
      <w:pPr>
        <w:pStyle w:val="affc"/>
        <w:rPr>
          <w:rtl/>
        </w:rPr>
      </w:pPr>
      <w:bookmarkStart w:id="132" w:name="_Toc119172636"/>
      <w:bookmarkStart w:id="133" w:name="_Toc119229724"/>
      <w:r w:rsidRPr="0022029C">
        <w:rPr>
          <w:rStyle w:val="affffc"/>
          <w:rtl/>
        </w:rPr>
        <w:t>עשה בה מאמר ומת</w:t>
      </w:r>
      <w:bookmarkEnd w:id="132"/>
      <w:bookmarkEnd w:id="133"/>
      <w:r w:rsidRPr="00C35A2C">
        <w:rPr>
          <w:rtl/>
        </w:rPr>
        <w:t xml:space="preserve"> - שניה חולצת ולא מתייבמת.</w:t>
      </w:r>
    </w:p>
    <w:p w14:paraId="560F1114" w14:textId="119F6665" w:rsidR="00F85F49" w:rsidRPr="00C35A2C" w:rsidRDefault="00F85F49" w:rsidP="00F85F49">
      <w:pPr>
        <w:pStyle w:val="affc"/>
        <w:rPr>
          <w:rtl/>
        </w:rPr>
      </w:pPr>
      <w:r w:rsidRPr="004F79D6">
        <w:rPr>
          <w:rStyle w:val="affffa"/>
          <w:rtl/>
        </w:rPr>
        <w:t>ר"ש אומר:</w:t>
      </w:r>
      <w:r w:rsidRPr="00CB082E">
        <w:rPr>
          <w:rStyle w:val="affffa"/>
          <w:rtl/>
        </w:rPr>
        <w:t xml:space="preserve"> </w:t>
      </w:r>
      <w:r w:rsidRPr="00C35A2C">
        <w:rPr>
          <w:rtl/>
        </w:rPr>
        <w:t>מייבם לאיזו שירצה, או חולץ לאיזו שירצה.</w:t>
      </w:r>
    </w:p>
    <w:p w14:paraId="510A9600" w14:textId="4C635B29" w:rsidR="001F32AB" w:rsidRDefault="001F32AB" w:rsidP="001F32AB">
      <w:pPr>
        <w:rPr>
          <w:rtl/>
        </w:rPr>
      </w:pPr>
      <w:r>
        <w:rPr>
          <w:rStyle w:val="affff5"/>
          <w:rFonts w:hint="cs"/>
          <w:rtl/>
        </w:rPr>
        <w:lastRenderedPageBreak/>
        <w:t>א. ר</w:t>
      </w:r>
      <w:r w:rsidR="00B10F6D">
        <w:rPr>
          <w:rStyle w:val="affff5"/>
          <w:rFonts w:hint="cs"/>
          <w:rtl/>
        </w:rPr>
        <w:t xml:space="preserve">בי </w:t>
      </w:r>
      <w:r>
        <w:rPr>
          <w:rStyle w:val="affff5"/>
          <w:rFonts w:hint="cs"/>
          <w:rtl/>
        </w:rPr>
        <w:t>א</w:t>
      </w:r>
      <w:r w:rsidR="00B10F6D">
        <w:rPr>
          <w:rStyle w:val="affff5"/>
          <w:rFonts w:hint="cs"/>
          <w:rtl/>
        </w:rPr>
        <w:t>ושעיא</w:t>
      </w:r>
      <w:r w:rsidR="00F85F49" w:rsidRPr="002871E4">
        <w:rPr>
          <w:rtl/>
        </w:rPr>
        <w:t xml:space="preserve">: </w:t>
      </w:r>
      <w:r w:rsidR="00F85F49" w:rsidRPr="00B10F6D">
        <w:rPr>
          <w:rStyle w:val="affff5"/>
          <w:rFonts w:hint="cs"/>
          <w:rtl/>
        </w:rPr>
        <w:t>ר''ש</w:t>
      </w:r>
      <w:r w:rsidR="00F85F49" w:rsidRPr="002871E4">
        <w:rPr>
          <w:rStyle w:val="affff5"/>
          <w:rtl/>
        </w:rPr>
        <w:t xml:space="preserve"> </w:t>
      </w:r>
      <w:r w:rsidR="00F85F49" w:rsidRPr="00367676">
        <w:rPr>
          <w:rStyle w:val="affff3"/>
          <w:rtl/>
        </w:rPr>
        <w:t>ח</w:t>
      </w:r>
      <w:r w:rsidRPr="00367676">
        <w:rPr>
          <w:rStyle w:val="affff3"/>
          <w:rFonts w:hint="eastAsia"/>
          <w:rtl/>
        </w:rPr>
        <w:t>ו</w:t>
      </w:r>
      <w:r w:rsidR="00F85F49" w:rsidRPr="00367676">
        <w:rPr>
          <w:rStyle w:val="affff3"/>
          <w:rtl/>
        </w:rPr>
        <w:t>לק אף בר</w:t>
      </w:r>
      <w:r w:rsidRPr="00367676">
        <w:rPr>
          <w:rStyle w:val="affff3"/>
          <w:rFonts w:hint="cs"/>
          <w:rtl/>
        </w:rPr>
        <w:t>י</w:t>
      </w:r>
      <w:r w:rsidR="00F85F49" w:rsidRPr="00367676">
        <w:rPr>
          <w:rStyle w:val="affff3"/>
          <w:rtl/>
        </w:rPr>
        <w:t>ש</w:t>
      </w:r>
      <w:r w:rsidRPr="00367676">
        <w:rPr>
          <w:rStyle w:val="affff3"/>
          <w:rFonts w:hint="cs"/>
          <w:rtl/>
        </w:rPr>
        <w:t>א</w:t>
      </w:r>
      <w:r>
        <w:rPr>
          <w:rFonts w:hint="cs"/>
          <w:rtl/>
        </w:rPr>
        <w:t xml:space="preserve"> </w:t>
      </w:r>
      <w:r>
        <w:rPr>
          <w:rStyle w:val="affff8"/>
          <w:rFonts w:hint="cs"/>
          <w:rtl/>
        </w:rPr>
        <w:t>'</w:t>
      </w:r>
      <w:r w:rsidRPr="002871E4">
        <w:rPr>
          <w:rStyle w:val="affff8"/>
          <w:rFonts w:hint="eastAsia"/>
          <w:rtl/>
        </w:rPr>
        <w:t>נולד</w:t>
      </w:r>
      <w:r w:rsidRPr="002871E4">
        <w:rPr>
          <w:rStyle w:val="affff8"/>
          <w:rtl/>
        </w:rPr>
        <w:t xml:space="preserve"> </w:t>
      </w:r>
      <w:r w:rsidRPr="002871E4">
        <w:rPr>
          <w:rStyle w:val="affff8"/>
          <w:rFonts w:hint="eastAsia"/>
          <w:rtl/>
        </w:rPr>
        <w:t>ואח</w:t>
      </w:r>
      <w:r w:rsidRPr="002871E4">
        <w:rPr>
          <w:rStyle w:val="affff8"/>
          <w:rtl/>
        </w:rPr>
        <w:t xml:space="preserve">"כ </w:t>
      </w:r>
      <w:r w:rsidRPr="002871E4">
        <w:rPr>
          <w:rStyle w:val="affff8"/>
          <w:rFonts w:hint="eastAsia"/>
          <w:rtl/>
        </w:rPr>
        <w:t>ייבם</w:t>
      </w:r>
      <w:r>
        <w:rPr>
          <w:rStyle w:val="affff8"/>
          <w:rFonts w:hint="cs"/>
          <w:rtl/>
        </w:rPr>
        <w:t>'</w:t>
      </w:r>
      <w:r w:rsidRPr="002871E4">
        <w:rPr>
          <w:rStyle w:val="affff8"/>
          <w:rtl/>
        </w:rPr>
        <w:t>,</w:t>
      </w:r>
    </w:p>
    <w:p w14:paraId="6ED7209A" w14:textId="3FED31A9" w:rsidR="001F32AB" w:rsidRDefault="001F32AB" w:rsidP="001F32AB">
      <w:pPr>
        <w:rPr>
          <w:rtl/>
        </w:rPr>
      </w:pPr>
      <w:r w:rsidRPr="002871E4">
        <w:rPr>
          <w:rStyle w:val="affff5"/>
          <w:rFonts w:hint="eastAsia"/>
          <w:rtl/>
        </w:rPr>
        <w:t>ומוכ</w:t>
      </w:r>
      <w:r>
        <w:rPr>
          <w:rStyle w:val="affff5"/>
          <w:rFonts w:hint="cs"/>
          <w:rtl/>
        </w:rPr>
        <w:t>י</w:t>
      </w:r>
      <w:r w:rsidRPr="002871E4">
        <w:rPr>
          <w:rStyle w:val="affff5"/>
          <w:rFonts w:hint="eastAsia"/>
          <w:rtl/>
        </w:rPr>
        <w:t>ח</w:t>
      </w:r>
      <w:r w:rsidRPr="002871E4">
        <w:rPr>
          <w:rStyle w:val="affff5"/>
          <w:rtl/>
        </w:rPr>
        <w:t>:</w:t>
      </w:r>
      <w:r>
        <w:rPr>
          <w:rFonts w:hint="cs"/>
          <w:rtl/>
        </w:rPr>
        <w:t xml:space="preserve"> ששנה</w:t>
      </w:r>
      <w:r w:rsidRPr="001F32AB">
        <w:rPr>
          <w:rtl/>
        </w:rPr>
        <w:t xml:space="preserve"> </w:t>
      </w:r>
      <w:r>
        <w:rPr>
          <w:rFonts w:hint="cs"/>
          <w:rtl/>
        </w:rPr>
        <w:t>'</w:t>
      </w:r>
      <w:r w:rsidR="00F85F49" w:rsidRPr="001F32AB">
        <w:rPr>
          <w:rtl/>
        </w:rPr>
        <w:t>משנה יתירה</w:t>
      </w:r>
      <w:r>
        <w:rPr>
          <w:rFonts w:hint="cs"/>
          <w:rtl/>
        </w:rPr>
        <w:t>'</w:t>
      </w:r>
      <w:r w:rsidR="00F85F49" w:rsidRPr="001F32AB">
        <w:rPr>
          <w:rtl/>
        </w:rPr>
        <w:t xml:space="preserve"> </w:t>
      </w:r>
      <w:r w:rsidR="00F85F49" w:rsidRPr="001F32AB">
        <w:rPr>
          <w:rFonts w:hint="cs"/>
          <w:rtl/>
        </w:rPr>
        <w:t>בר</w:t>
      </w:r>
      <w:r w:rsidR="00F85F49" w:rsidRPr="001F32AB">
        <w:rPr>
          <w:rtl/>
        </w:rPr>
        <w:t>ישא,</w:t>
      </w:r>
      <w:r>
        <w:rPr>
          <w:rStyle w:val="affff5"/>
          <w:rFonts w:hint="cs"/>
          <w:rtl/>
        </w:rPr>
        <w:t xml:space="preserve"> ש</w:t>
      </w:r>
      <w:r w:rsidR="00F85F49" w:rsidRPr="00B935D5">
        <w:rPr>
          <w:rStyle w:val="affff5"/>
          <w:rFonts w:hint="cs"/>
          <w:rtl/>
        </w:rPr>
        <w:t>לרבנן</w:t>
      </w:r>
      <w:r w:rsidR="00F85F49" w:rsidRPr="00C35A2C">
        <w:rPr>
          <w:rFonts w:hint="cs"/>
          <w:rtl/>
        </w:rPr>
        <w:t xml:space="preserve"> א</w:t>
      </w:r>
      <w:r w:rsidR="00F85F49" w:rsidRPr="00C35A2C">
        <w:rPr>
          <w:rtl/>
        </w:rPr>
        <w:t>"</w:t>
      </w:r>
      <w:r w:rsidR="00F85F49" w:rsidRPr="00C35A2C">
        <w:rPr>
          <w:rFonts w:hint="cs"/>
          <w:rtl/>
        </w:rPr>
        <w:t>צ ד</w:t>
      </w:r>
      <w:r>
        <w:rPr>
          <w:rFonts w:hint="cs"/>
          <w:rtl/>
        </w:rPr>
        <w:t xml:space="preserve">כ"ש מסיפא </w:t>
      </w:r>
      <w:r w:rsidRPr="002871E4">
        <w:rPr>
          <w:rStyle w:val="affff8"/>
          <w:rtl/>
        </w:rPr>
        <w:t>'</w:t>
      </w:r>
      <w:r w:rsidR="00F85F49" w:rsidRPr="002871E4">
        <w:rPr>
          <w:rStyle w:val="affff8"/>
          <w:rFonts w:hint="eastAsia"/>
          <w:rtl/>
        </w:rPr>
        <w:t>י</w:t>
      </w:r>
      <w:r>
        <w:rPr>
          <w:rStyle w:val="affff8"/>
          <w:rFonts w:hint="cs"/>
          <w:rtl/>
        </w:rPr>
        <w:t>י</w:t>
      </w:r>
      <w:r w:rsidR="00F85F49" w:rsidRPr="002871E4">
        <w:rPr>
          <w:rStyle w:val="affff8"/>
          <w:rFonts w:hint="eastAsia"/>
          <w:rtl/>
        </w:rPr>
        <w:t>בם</w:t>
      </w:r>
      <w:r w:rsidR="00F85F49" w:rsidRPr="002871E4">
        <w:rPr>
          <w:rStyle w:val="affff8"/>
          <w:rtl/>
        </w:rPr>
        <w:t xml:space="preserve"> </w:t>
      </w:r>
      <w:r w:rsidR="00F85F49" w:rsidRPr="002871E4">
        <w:rPr>
          <w:rStyle w:val="affff8"/>
          <w:rFonts w:hint="eastAsia"/>
          <w:rtl/>
        </w:rPr>
        <w:t>ו</w:t>
      </w:r>
      <w:r w:rsidRPr="002871E4">
        <w:rPr>
          <w:rStyle w:val="affff8"/>
          <w:rFonts w:hint="eastAsia"/>
          <w:rtl/>
        </w:rPr>
        <w:t>אח</w:t>
      </w:r>
      <w:r w:rsidRPr="002871E4">
        <w:rPr>
          <w:rStyle w:val="affff8"/>
          <w:rtl/>
        </w:rPr>
        <w:t>"כ</w:t>
      </w:r>
      <w:r w:rsidR="00F85F49" w:rsidRPr="002871E4">
        <w:rPr>
          <w:rStyle w:val="affff8"/>
          <w:rtl/>
        </w:rPr>
        <w:t xml:space="preserve"> נולד</w:t>
      </w:r>
      <w:r w:rsidRPr="002871E4">
        <w:rPr>
          <w:rStyle w:val="affff8"/>
          <w:rtl/>
        </w:rPr>
        <w:t>'</w:t>
      </w:r>
      <w:r w:rsidR="00F85F49" w:rsidRPr="00C35A2C">
        <w:rPr>
          <w:rFonts w:hint="cs"/>
          <w:rtl/>
        </w:rPr>
        <w:t xml:space="preserve"> </w:t>
      </w:r>
      <w:r w:rsidR="00F85F49">
        <w:rPr>
          <w:rFonts w:hint="cs"/>
          <w:rtl/>
        </w:rPr>
        <w:t>ש</w:t>
      </w:r>
      <w:r w:rsidR="00F85F49" w:rsidRPr="00C35A2C">
        <w:rPr>
          <w:rFonts w:hint="cs"/>
          <w:rtl/>
        </w:rPr>
        <w:t>בהיתר מצאה</w:t>
      </w:r>
      <w:r>
        <w:rPr>
          <w:rFonts w:hint="cs"/>
          <w:rtl/>
        </w:rPr>
        <w:t>, ואסרוה,</w:t>
      </w:r>
    </w:p>
    <w:p w14:paraId="1C4DDAD6" w14:textId="6F1A67A1" w:rsidR="00615A60" w:rsidRPr="00615A60" w:rsidRDefault="001F32AB" w:rsidP="00367676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אלא רישא </w:t>
      </w:r>
      <w:r w:rsidR="00F85F49" w:rsidRPr="00943DBE">
        <w:rPr>
          <w:rStyle w:val="affff5"/>
          <w:rFonts w:hint="cs"/>
          <w:rtl/>
        </w:rPr>
        <w:t>ל</w:t>
      </w:r>
      <w:r w:rsidR="00F85F49" w:rsidRPr="00B935D5">
        <w:rPr>
          <w:rStyle w:val="affff5"/>
          <w:rFonts w:hint="cs"/>
          <w:rtl/>
        </w:rPr>
        <w:t>ר</w:t>
      </w:r>
      <w:r w:rsidR="00F85F49" w:rsidRPr="00B935D5">
        <w:rPr>
          <w:rStyle w:val="affff5"/>
          <w:rtl/>
        </w:rPr>
        <w:t>"</w:t>
      </w:r>
      <w:r w:rsidR="00F85F49" w:rsidRPr="00B935D5">
        <w:rPr>
          <w:rStyle w:val="affff5"/>
          <w:rFonts w:hint="cs"/>
          <w:rtl/>
        </w:rPr>
        <w:t>ש</w:t>
      </w:r>
      <w:r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שמתיר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גם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בזו</w:t>
      </w:r>
      <w:r>
        <w:rPr>
          <w:rFonts w:ascii="FontbitDavid" w:hAnsi="FontbitDavid" w:hint="cs"/>
          <w:sz w:val="32"/>
          <w:rtl/>
        </w:rPr>
        <w:t xml:space="preserve">, </w:t>
      </w:r>
      <w:r w:rsidR="00F85F49" w:rsidRPr="002871E4">
        <w:rPr>
          <w:rStyle w:val="affff5"/>
          <w:rFonts w:hint="eastAsia"/>
          <w:rtl/>
        </w:rPr>
        <w:t>וסיפא</w:t>
      </w:r>
      <w:r w:rsidR="00F85F49" w:rsidRPr="002871E4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F85F49" w:rsidRPr="00B935D5">
        <w:rPr>
          <w:rStyle w:val="affff5"/>
          <w:rFonts w:hint="cs"/>
          <w:rtl/>
        </w:rPr>
        <w:t>רבנן</w:t>
      </w:r>
      <w:r>
        <w:rPr>
          <w:rStyle w:val="affff5"/>
          <w:rFonts w:hint="cs"/>
          <w:rtl/>
        </w:rPr>
        <w:t xml:space="preserve"> </w:t>
      </w:r>
      <w:r w:rsidRPr="002871E4">
        <w:rPr>
          <w:rFonts w:hint="eastAsia"/>
          <w:rtl/>
        </w:rPr>
        <w:t>שאוסרים</w:t>
      </w:r>
      <w:r w:rsidRPr="002871E4">
        <w:rPr>
          <w:rtl/>
        </w:rPr>
        <w:t xml:space="preserve"> </w:t>
      </w:r>
      <w:r w:rsidRPr="002871E4">
        <w:rPr>
          <w:rFonts w:hint="eastAsia"/>
          <w:rtl/>
        </w:rPr>
        <w:t>גם</w:t>
      </w:r>
      <w:r w:rsidRPr="002871E4">
        <w:rPr>
          <w:rtl/>
        </w:rPr>
        <w:t xml:space="preserve"> </w:t>
      </w:r>
      <w:r w:rsidRPr="002871E4">
        <w:rPr>
          <w:rFonts w:hint="eastAsia"/>
          <w:rtl/>
        </w:rPr>
        <w:t>בזו</w:t>
      </w:r>
      <w:r w:rsidRPr="002871E4">
        <w:rPr>
          <w:rtl/>
        </w:rPr>
        <w:t>.</w:t>
      </w:r>
      <w:r w:rsidR="00F85F49" w:rsidRPr="00C35A2C">
        <w:rPr>
          <w:rFonts w:ascii="FontbitDavid" w:hAnsi="FontbitDavid" w:hint="cs"/>
          <w:sz w:val="32"/>
          <w:rtl/>
        </w:rPr>
        <w:t xml:space="preserve"> </w:t>
      </w:r>
    </w:p>
    <w:p w14:paraId="419F0713" w14:textId="4BB2B089" w:rsidR="001F32AB" w:rsidRPr="002871E4" w:rsidRDefault="00F85F49" w:rsidP="00367676">
      <w:pPr>
        <w:pStyle w:val="affff2"/>
        <w:rPr>
          <w:rStyle w:val="affff5"/>
          <w:b w:val="0"/>
          <w:rtl/>
        </w:rPr>
      </w:pPr>
      <w:bookmarkStart w:id="134" w:name="_Toc119172637"/>
      <w:bookmarkStart w:id="135" w:name="_Toc119229725"/>
      <w:r w:rsidRPr="00D1637C">
        <w:rPr>
          <w:rFonts w:hint="eastAsia"/>
          <w:rtl/>
        </w:rPr>
        <w:t>וא</w:t>
      </w:r>
      <w:r w:rsidRPr="00D1637C">
        <w:rPr>
          <w:rtl/>
        </w:rPr>
        <w:t>א</w:t>
      </w:r>
      <w:r w:rsidR="001F32AB" w:rsidRPr="00D1637C">
        <w:rPr>
          <w:rtl/>
        </w:rPr>
        <w:t>"</w:t>
      </w:r>
      <w:r w:rsidRPr="00D1637C">
        <w:rPr>
          <w:rtl/>
        </w:rPr>
        <w:t xml:space="preserve">ח שלא בעולמו </w:t>
      </w:r>
      <w:r w:rsidRPr="002871E4">
        <w:rPr>
          <w:rStyle w:val="affff5"/>
          <w:rtl/>
        </w:rPr>
        <w:t>לר"ש</w:t>
      </w:r>
      <w:r w:rsidR="001F32AB">
        <w:rPr>
          <w:rStyle w:val="affff5"/>
          <w:rFonts w:hint="cs"/>
          <w:rtl/>
        </w:rPr>
        <w:t xml:space="preserve"> -</w:t>
      </w:r>
      <w:bookmarkEnd w:id="134"/>
      <w:bookmarkEnd w:id="135"/>
    </w:p>
    <w:p w14:paraId="4E325C3B" w14:textId="269DE621" w:rsidR="00F85F49" w:rsidRPr="00062827" w:rsidRDefault="00F85F49" w:rsidP="00F85F49">
      <w:pPr>
        <w:rPr>
          <w:rStyle w:val="affff8"/>
          <w:spacing w:val="-2"/>
          <w:rtl/>
        </w:rPr>
      </w:pPr>
      <w:r w:rsidRPr="00062827">
        <w:rPr>
          <w:rStyle w:val="affff5"/>
          <w:rFonts w:hint="cs"/>
          <w:rtl/>
        </w:rPr>
        <w:t xml:space="preserve">א. 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באח אחד </w:t>
      </w:r>
      <w:r w:rsidR="001F32AB" w:rsidRPr="00062827">
        <w:rPr>
          <w:rFonts w:ascii="FontbitDavid" w:hAnsi="FontbitDavid" w:hint="cs"/>
          <w:spacing w:val="-2"/>
          <w:sz w:val="32"/>
          <w:rtl/>
        </w:rPr>
        <w:t xml:space="preserve">שמת </w:t>
      </w:r>
      <w:r w:rsidRPr="00062827">
        <w:rPr>
          <w:rFonts w:ascii="FontbitDavid" w:hAnsi="FontbitDavid" w:hint="cs"/>
          <w:spacing w:val="-2"/>
          <w:sz w:val="32"/>
          <w:rtl/>
        </w:rPr>
        <w:t>ונולד אח,</w:t>
      </w:r>
      <w:r w:rsidR="001F32AB" w:rsidRPr="00062827">
        <w:rPr>
          <w:rStyle w:val="affff5"/>
          <w:rFonts w:hint="cs"/>
          <w:rtl/>
        </w:rPr>
        <w:t xml:space="preserve"> </w:t>
      </w:r>
      <w:r w:rsidRPr="00062827">
        <w:rPr>
          <w:rStyle w:val="affff5"/>
          <w:rFonts w:hint="cs"/>
          <w:rtl/>
        </w:rPr>
        <w:t xml:space="preserve">ב. </w:t>
      </w:r>
      <w:r w:rsidRPr="00062827">
        <w:rPr>
          <w:rFonts w:ascii="FontbitDavid" w:hAnsi="FontbitDavid" w:hint="cs"/>
          <w:spacing w:val="-2"/>
          <w:sz w:val="32"/>
          <w:rtl/>
        </w:rPr>
        <w:t>ב</w:t>
      </w:r>
      <w:r w:rsidR="001F32AB" w:rsidRPr="00062827">
        <w:rPr>
          <w:rFonts w:ascii="FontbitDavid" w:hAnsi="FontbitDavid" w:hint="cs"/>
          <w:spacing w:val="-2"/>
          <w:sz w:val="32"/>
          <w:rtl/>
        </w:rPr>
        <w:t>שנים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ולא יבם ולא מת</w:t>
      </w:r>
      <w:r w:rsidR="001F32AB"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="001F32AB" w:rsidRPr="00062827">
        <w:rPr>
          <w:rStyle w:val="affff8"/>
          <w:rFonts w:hint="eastAsia"/>
          <w:spacing w:val="-2"/>
          <w:rtl/>
        </w:rPr>
        <w:t>ונולד</w:t>
      </w:r>
      <w:r w:rsidR="001F32AB" w:rsidRPr="00062827">
        <w:rPr>
          <w:rStyle w:val="affff8"/>
          <w:spacing w:val="-2"/>
          <w:rtl/>
        </w:rPr>
        <w:t xml:space="preserve"> </w:t>
      </w:r>
      <w:r w:rsidR="001F32AB" w:rsidRPr="00062827">
        <w:rPr>
          <w:rStyle w:val="affff8"/>
          <w:rFonts w:hint="eastAsia"/>
          <w:spacing w:val="-2"/>
          <w:rtl/>
        </w:rPr>
        <w:t>אח</w:t>
      </w:r>
      <w:r w:rsidR="001F32AB" w:rsidRPr="00062827">
        <w:rPr>
          <w:rStyle w:val="affff8"/>
          <w:rFonts w:hint="cs"/>
          <w:spacing w:val="-2"/>
          <w:rtl/>
        </w:rPr>
        <w:t>,</w:t>
      </w:r>
    </w:p>
    <w:p w14:paraId="7D0931E0" w14:textId="6E07D2DE" w:rsidR="00F85F49" w:rsidRPr="00062827" w:rsidRDefault="001F32AB" w:rsidP="00F85F49">
      <w:pPr>
        <w:rPr>
          <w:rFonts w:ascii="FontbitDavid" w:hAnsi="FontbitDavid"/>
          <w:spacing w:val="-2"/>
          <w:sz w:val="32"/>
          <w:rtl/>
        </w:rPr>
      </w:pPr>
      <w:r w:rsidRPr="00062827">
        <w:rPr>
          <w:rStyle w:val="affff5"/>
          <w:rFonts w:hint="eastAsia"/>
          <w:rtl/>
        </w:rPr>
        <w:t>טעמו</w:t>
      </w:r>
      <w:r w:rsidRPr="00062827">
        <w:rPr>
          <w:rStyle w:val="affff5"/>
          <w:rtl/>
        </w:rPr>
        <w:t>: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ב'</w:t>
      </w:r>
      <w:r w:rsidR="00F85F49" w:rsidRPr="00062827">
        <w:rPr>
          <w:rFonts w:ascii="FontbitDavid" w:hAnsi="FontbitDavid" w:hint="cs"/>
          <w:spacing w:val="-2"/>
          <w:sz w:val="32"/>
          <w:rtl/>
        </w:rPr>
        <w:t>נולד ואח</w:t>
      </w:r>
      <w:r w:rsidR="00F85F49" w:rsidRPr="00062827">
        <w:rPr>
          <w:rFonts w:ascii="FontbitDavid" w:hAnsi="FontbitDavid"/>
          <w:spacing w:val="-2"/>
          <w:sz w:val="32"/>
          <w:rtl/>
        </w:rPr>
        <w:t>"</w:t>
      </w:r>
      <w:r w:rsidR="00F85F49" w:rsidRPr="00062827">
        <w:rPr>
          <w:rFonts w:ascii="FontbitDavid" w:hAnsi="FontbitDavid" w:hint="cs"/>
          <w:spacing w:val="-2"/>
          <w:sz w:val="32"/>
          <w:rtl/>
        </w:rPr>
        <w:t>כ יבם</w:t>
      </w:r>
      <w:r w:rsidRPr="00062827">
        <w:rPr>
          <w:rFonts w:ascii="FontbitDavid" w:hAnsi="FontbitDavid" w:hint="cs"/>
          <w:spacing w:val="-2"/>
          <w:sz w:val="32"/>
          <w:rtl/>
        </w:rPr>
        <w:t>'</w:t>
      </w:r>
      <w:r w:rsidRPr="00062827">
        <w:rPr>
          <w:rStyle w:val="affff8"/>
          <w:spacing w:val="-2"/>
          <w:rtl/>
        </w:rPr>
        <w:t xml:space="preserve"> ואפי' לא ייבם</w:t>
      </w:r>
      <w:r w:rsidR="00F85F49"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Pr="00062827">
        <w:rPr>
          <w:rStyle w:val="affff5"/>
          <w:rFonts w:hint="eastAsia"/>
          <w:rtl/>
        </w:rPr>
        <w:t>א</w:t>
      </w:r>
      <w:r w:rsidRPr="00062827">
        <w:rPr>
          <w:rStyle w:val="affff5"/>
          <w:rtl/>
        </w:rPr>
        <w:t>.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="00F85F49" w:rsidRPr="00062827">
        <w:rPr>
          <w:rFonts w:ascii="FontbitDavid" w:hAnsi="FontbitDavid" w:hint="cs"/>
          <w:spacing w:val="-2"/>
          <w:sz w:val="32"/>
          <w:rtl/>
        </w:rPr>
        <w:t xml:space="preserve">יש זיקה </w:t>
      </w:r>
      <w:r w:rsidRPr="00062827">
        <w:rPr>
          <w:rStyle w:val="affff5"/>
          <w:rFonts w:hint="eastAsia"/>
          <w:rtl/>
        </w:rPr>
        <w:t>ב</w:t>
      </w:r>
      <w:r w:rsidRPr="00062827">
        <w:rPr>
          <w:rStyle w:val="affff5"/>
          <w:rtl/>
        </w:rPr>
        <w:t>.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זיקה </w:t>
      </w:r>
      <w:r w:rsidR="00F85F49" w:rsidRPr="00062827">
        <w:rPr>
          <w:rFonts w:ascii="FontbitDavid" w:hAnsi="FontbitDavid" w:hint="cs"/>
          <w:spacing w:val="-2"/>
          <w:sz w:val="32"/>
          <w:rtl/>
        </w:rPr>
        <w:t>ככנוסה</w:t>
      </w:r>
      <w:r w:rsidRPr="00062827">
        <w:rPr>
          <w:rFonts w:ascii="FontbitDavid" w:hAnsi="FontbitDavid" w:hint="cs"/>
          <w:spacing w:val="-2"/>
          <w:sz w:val="32"/>
          <w:rtl/>
        </w:rPr>
        <w:t>.</w:t>
      </w:r>
    </w:p>
    <w:p w14:paraId="64CB5489" w14:textId="594BFA95" w:rsidR="00F85F49" w:rsidRPr="00AC7749" w:rsidRDefault="00183EC7" w:rsidP="00F85F49">
      <w:pPr>
        <w:rPr>
          <w:rtl/>
        </w:rPr>
      </w:pPr>
      <w:r>
        <w:rPr>
          <w:rStyle w:val="affff5"/>
          <w:rFonts w:hint="cs"/>
          <w:rtl/>
        </w:rPr>
        <w:t>הקשה</w:t>
      </w:r>
      <w:r w:rsidR="00F85F49" w:rsidRPr="00B935D5">
        <w:rPr>
          <w:rStyle w:val="affff5"/>
          <w:rFonts w:hint="cs"/>
          <w:rtl/>
        </w:rPr>
        <w:t xml:space="preserve"> </w:t>
      </w:r>
      <w:r w:rsidR="00F85F49" w:rsidRPr="00B935D5">
        <w:rPr>
          <w:rStyle w:val="affff5"/>
          <w:rtl/>
        </w:rPr>
        <w:t>ריו</w:t>
      </w:r>
      <w:r>
        <w:rPr>
          <w:rStyle w:val="affff5"/>
          <w:rFonts w:hint="cs"/>
          <w:rtl/>
        </w:rPr>
        <w:t>"</w:t>
      </w:r>
      <w:r w:rsidR="00F85F49" w:rsidRPr="00B935D5">
        <w:rPr>
          <w:rStyle w:val="affff5"/>
          <w:rtl/>
        </w:rPr>
        <w:t>ס:</w:t>
      </w:r>
      <w:r w:rsidR="00F85F49" w:rsidRPr="00AC7749">
        <w:rPr>
          <w:rtl/>
        </w:rPr>
        <w:t xml:space="preserve"> </w:t>
      </w:r>
      <w:r>
        <w:rPr>
          <w:rFonts w:hint="cs"/>
          <w:rtl/>
        </w:rPr>
        <w:t xml:space="preserve">הרי </w:t>
      </w:r>
      <w:r w:rsidRPr="002871E4">
        <w:rPr>
          <w:rStyle w:val="affff5"/>
          <w:rFonts w:hint="eastAsia"/>
          <w:rtl/>
        </w:rPr>
        <w:t>ר</w:t>
      </w:r>
      <w:r w:rsidRPr="002871E4">
        <w:rPr>
          <w:rStyle w:val="affff5"/>
          <w:rtl/>
        </w:rPr>
        <w:t>"ש</w:t>
      </w:r>
      <w:r w:rsidR="00F85F49" w:rsidRPr="002871E4">
        <w:rPr>
          <w:rStyle w:val="affff5"/>
          <w:rtl/>
        </w:rPr>
        <w:t xml:space="preserve"> </w:t>
      </w:r>
      <w:r w:rsidRPr="002871E4">
        <w:rPr>
          <w:rStyle w:val="affff5"/>
          <w:rFonts w:hint="eastAsia"/>
          <w:rtl/>
        </w:rPr>
        <w:t>מסתפק</w:t>
      </w:r>
      <w:r>
        <w:rPr>
          <w:rFonts w:hint="cs"/>
          <w:rtl/>
        </w:rPr>
        <w:t xml:space="preserve"> אפי' ב'</w:t>
      </w:r>
      <w:r w:rsidR="00F85F49" w:rsidRPr="00AC7749">
        <w:rPr>
          <w:rtl/>
        </w:rPr>
        <w:t>זיקה ומאמר</w:t>
      </w:r>
      <w:r>
        <w:rPr>
          <w:rFonts w:hint="cs"/>
          <w:rtl/>
        </w:rPr>
        <w:t>',</w:t>
      </w:r>
      <w:r w:rsidR="00F85F49" w:rsidRPr="00AC7749">
        <w:rPr>
          <w:rtl/>
        </w:rPr>
        <w:t xml:space="preserve"> א</w:t>
      </w:r>
      <w:r>
        <w:rPr>
          <w:rFonts w:hint="cs"/>
          <w:rtl/>
        </w:rPr>
        <w:t>ם</w:t>
      </w:r>
      <w:r w:rsidR="00F85F49" w:rsidRPr="00AC7749">
        <w:rPr>
          <w:rtl/>
        </w:rPr>
        <w:t xml:space="preserve"> ככנוסה</w:t>
      </w:r>
      <w:r>
        <w:rPr>
          <w:rFonts w:hint="cs"/>
          <w:rtl/>
        </w:rPr>
        <w:t>!</w:t>
      </w:r>
    </w:p>
    <w:p w14:paraId="6776F6D7" w14:textId="7D527CF5" w:rsidR="00F85F49" w:rsidRPr="00C35A2C" w:rsidRDefault="00F85F49" w:rsidP="00F85F49">
      <w:pPr>
        <w:rPr>
          <w:rtl/>
        </w:rPr>
      </w:pPr>
      <w:r w:rsidRPr="00B935D5">
        <w:rPr>
          <w:rStyle w:val="affff5"/>
          <w:rtl/>
        </w:rPr>
        <w:t>דתנן</w:t>
      </w:r>
      <w:r w:rsidRPr="00C35A2C">
        <w:rPr>
          <w:rtl/>
        </w:rPr>
        <w:t xml:space="preserve">: </w:t>
      </w:r>
      <w:r w:rsidRPr="00C35A2C">
        <w:rPr>
          <w:rFonts w:hint="cs"/>
          <w:rtl/>
        </w:rPr>
        <w:t>ג' א</w:t>
      </w:r>
      <w:r w:rsidRPr="00C35A2C">
        <w:rPr>
          <w:rtl/>
        </w:rPr>
        <w:t xml:space="preserve">חין נשואין </w:t>
      </w:r>
      <w:r w:rsidRPr="00C35A2C">
        <w:rPr>
          <w:rFonts w:hint="cs"/>
          <w:rtl/>
        </w:rPr>
        <w:t xml:space="preserve">ג' </w:t>
      </w:r>
      <w:r w:rsidRPr="00C35A2C">
        <w:rPr>
          <w:rtl/>
        </w:rPr>
        <w:t>נשים נכריות, מת א</w:t>
      </w:r>
      <w:r w:rsidR="00183EC7">
        <w:rPr>
          <w:rFonts w:hint="cs"/>
          <w:rtl/>
        </w:rPr>
        <w:t>'</w:t>
      </w:r>
      <w:r w:rsidRPr="00C35A2C">
        <w:rPr>
          <w:rtl/>
        </w:rPr>
        <w:t xml:space="preserve">, ועשה שני </w:t>
      </w:r>
      <w:r w:rsidR="00183EC7">
        <w:rPr>
          <w:rFonts w:hint="cs"/>
          <w:rtl/>
        </w:rPr>
        <w:t>'</w:t>
      </w:r>
      <w:r w:rsidRPr="00C35A2C">
        <w:rPr>
          <w:rtl/>
        </w:rPr>
        <w:t>מאמר</w:t>
      </w:r>
      <w:r w:rsidR="00183EC7">
        <w:rPr>
          <w:rFonts w:hint="cs"/>
          <w:rtl/>
        </w:rPr>
        <w:t>'</w:t>
      </w:r>
      <w:r w:rsidRPr="00C35A2C">
        <w:rPr>
          <w:rtl/>
        </w:rPr>
        <w:t xml:space="preserve"> ומת</w:t>
      </w:r>
      <w:r>
        <w:rPr>
          <w:rFonts w:hint="cs"/>
          <w:rtl/>
        </w:rPr>
        <w:t>,</w:t>
      </w:r>
      <w:r w:rsidRPr="00C35A2C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חולצות</w:t>
      </w:r>
      <w:r w:rsidRPr="00C35A2C">
        <w:rPr>
          <w:rtl/>
        </w:rPr>
        <w:t xml:space="preserve"> </w:t>
      </w:r>
      <w:r w:rsidRPr="002871E4">
        <w:rPr>
          <w:rStyle w:val="affff8"/>
          <w:rtl/>
        </w:rPr>
        <w:t>ולא מתייבמות,</w:t>
      </w:r>
      <w:r w:rsidRPr="00C35A2C">
        <w:rPr>
          <w:rtl/>
        </w:rPr>
        <w:t xml:space="preserve"> </w:t>
      </w:r>
      <w:r w:rsidR="00183EC7" w:rsidRPr="002871E4">
        <w:rPr>
          <w:rStyle w:val="affff5"/>
          <w:rFonts w:hint="eastAsia"/>
          <w:rtl/>
        </w:rPr>
        <w:t>שממעט</w:t>
      </w:r>
      <w:r w:rsidR="00183EC7">
        <w:rPr>
          <w:rStyle w:val="affff5"/>
          <w:rFonts w:hint="cs"/>
          <w:rtl/>
        </w:rPr>
        <w:t>ים</w:t>
      </w:r>
      <w:r w:rsidR="00183EC7" w:rsidRPr="002871E4">
        <w:rPr>
          <w:rStyle w:val="affff5"/>
          <w:rtl/>
        </w:rPr>
        <w:t xml:space="preserve"> מהפסוק</w:t>
      </w:r>
      <w:r w:rsidRPr="00C35A2C">
        <w:rPr>
          <w:rtl/>
        </w:rPr>
        <w:t xml:space="preserve"> </w:t>
      </w:r>
      <w:r w:rsidR="00183EC7">
        <w:rPr>
          <w:rFonts w:hint="cs"/>
          <w:rtl/>
        </w:rPr>
        <w:t>'</w:t>
      </w:r>
      <w:r w:rsidRPr="00C35A2C">
        <w:rPr>
          <w:rtl/>
        </w:rPr>
        <w:t>זיקת שני יבמין</w:t>
      </w:r>
      <w:r w:rsidR="00183EC7">
        <w:rPr>
          <w:rFonts w:hint="cs"/>
          <w:rtl/>
        </w:rPr>
        <w:t>',</w:t>
      </w:r>
    </w:p>
    <w:p w14:paraId="59E88599" w14:textId="25544072" w:rsidR="00F85F49" w:rsidRPr="00C35A2C" w:rsidRDefault="00183EC7" w:rsidP="00F85F49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אבל ל</w:t>
      </w:r>
      <w:r w:rsidR="00F85F49" w:rsidRPr="00B935D5">
        <w:rPr>
          <w:rStyle w:val="affff5"/>
          <w:rtl/>
        </w:rPr>
        <w:t>ר"</w:t>
      </w:r>
      <w:r w:rsidR="00F85F49" w:rsidRPr="00B935D5">
        <w:rPr>
          <w:rStyle w:val="affff5"/>
          <w:rFonts w:hint="cs"/>
          <w:rtl/>
        </w:rPr>
        <w:t>ש</w:t>
      </w:r>
      <w:r w:rsidR="00F85F49" w:rsidRPr="00B935D5">
        <w:rPr>
          <w:rStyle w:val="affff5"/>
          <w:rtl/>
        </w:rPr>
        <w:t>:</w:t>
      </w:r>
      <w:r w:rsidR="00F85F49" w:rsidRPr="00C35A2C">
        <w:rPr>
          <w:rFonts w:ascii="FontbitDavid" w:hAnsi="FontbitDavid"/>
          <w:sz w:val="32"/>
          <w:rtl/>
        </w:rPr>
        <w:t xml:space="preserve"> מייבם לאיזו שירצה</w:t>
      </w:r>
      <w:r>
        <w:rPr>
          <w:rFonts w:ascii="FontbitDavid" w:hAnsi="FontbitDavid" w:hint="cs"/>
          <w:sz w:val="32"/>
          <w:rtl/>
        </w:rPr>
        <w:t>,</w:t>
      </w:r>
      <w:r w:rsidR="00F85F49" w:rsidRPr="00C35A2C">
        <w:rPr>
          <w:rFonts w:ascii="FontbitDavid" w:hAnsi="FontbitDavid"/>
          <w:sz w:val="32"/>
          <w:rtl/>
        </w:rPr>
        <w:t xml:space="preserve"> וחולץ לשניה</w:t>
      </w:r>
      <w:r>
        <w:rPr>
          <w:rFonts w:ascii="FontbitDavid" w:hAnsi="FontbitDavid" w:hint="cs"/>
          <w:sz w:val="32"/>
          <w:rtl/>
        </w:rPr>
        <w:t>,</w:t>
      </w:r>
    </w:p>
    <w:p w14:paraId="485A2336" w14:textId="77777777" w:rsidR="00F85F49" w:rsidRPr="00C35A2C" w:rsidRDefault="00F85F4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יט.</w:t>
      </w:r>
    </w:p>
    <w:p w14:paraId="4505A649" w14:textId="62D189E8" w:rsidR="00F85F49" w:rsidRDefault="00F85F49" w:rsidP="002871E4">
      <w:pPr>
        <w:pStyle w:val="affff7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לא</w:t>
      </w:r>
      <w:r w:rsidRPr="00A07384">
        <w:rPr>
          <w:rFonts w:cs="PFT_Frank"/>
          <w:b/>
          <w:bCs/>
          <w:szCs w:val="10"/>
          <w:rtl/>
        </w:rPr>
        <w:t xml:space="preserve"> מייבם </w:t>
      </w:r>
      <w:r w:rsidRPr="00A07384">
        <w:rPr>
          <w:rFonts w:cs="PFT_Frank" w:hint="eastAsia"/>
          <w:b/>
          <w:bCs/>
          <w:szCs w:val="10"/>
          <w:rtl/>
        </w:rPr>
        <w:t>שניהם</w:t>
      </w:r>
      <w:r w:rsidR="00CF2FF4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Pr="00C35A2C">
        <w:rPr>
          <w:rFonts w:hint="cs"/>
          <w:rtl/>
        </w:rPr>
        <w:t xml:space="preserve"> שמא </w:t>
      </w:r>
      <w:r w:rsidR="00CF2FF4">
        <w:rPr>
          <w:rFonts w:hint="cs"/>
          <w:rtl/>
        </w:rPr>
        <w:t>'ככנוסה היא',</w:t>
      </w:r>
      <w:r w:rsidRPr="00C35A2C">
        <w:rPr>
          <w:rFonts w:hint="cs"/>
          <w:rtl/>
        </w:rPr>
        <w:t xml:space="preserve"> ו</w:t>
      </w:r>
      <w:r w:rsidR="00CF2FF4">
        <w:rPr>
          <w:rFonts w:hint="cs"/>
          <w:rtl/>
        </w:rPr>
        <w:t>כ</w:t>
      </w:r>
      <w:r w:rsidRPr="00C35A2C">
        <w:rPr>
          <w:rFonts w:hint="cs"/>
          <w:rtl/>
        </w:rPr>
        <w:t>שני יבמות מבית אחד</w:t>
      </w:r>
      <w:r w:rsidR="00CF2FF4">
        <w:rPr>
          <w:rFonts w:hint="cs"/>
          <w:rtl/>
        </w:rPr>
        <w:t>,</w:t>
      </w:r>
    </w:p>
    <w:p w14:paraId="04C905EE" w14:textId="5357B259" w:rsidR="00F85F49" w:rsidRPr="00C35A2C" w:rsidRDefault="00F85F49" w:rsidP="002871E4">
      <w:pPr>
        <w:pStyle w:val="affff7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ולא</w:t>
      </w:r>
      <w:r w:rsidRPr="00A07384">
        <w:rPr>
          <w:rFonts w:cs="PFT_Frank"/>
          <w:b/>
          <w:bCs/>
          <w:szCs w:val="10"/>
          <w:rtl/>
        </w:rPr>
        <w:t xml:space="preserve"> מייבם אחת ופוטר </w:t>
      </w:r>
      <w:r w:rsidRPr="00A07384">
        <w:rPr>
          <w:rFonts w:cs="PFT_Frank" w:hint="eastAsia"/>
          <w:b/>
          <w:bCs/>
          <w:szCs w:val="10"/>
          <w:rtl/>
        </w:rPr>
        <w:t>שניה</w:t>
      </w:r>
      <w:r w:rsidR="00CF2FF4">
        <w:rPr>
          <w:rFonts w:hint="cs"/>
          <w:rtl/>
        </w:rPr>
        <w:t xml:space="preserve"> -</w:t>
      </w:r>
      <w:r w:rsidRPr="00CF2FF4">
        <w:rPr>
          <w:rFonts w:hint="cs"/>
          <w:rtl/>
        </w:rPr>
        <w:t xml:space="preserve"> </w:t>
      </w:r>
      <w:r w:rsidRPr="002871E4">
        <w:rPr>
          <w:rFonts w:hint="eastAsia"/>
          <w:rtl/>
        </w:rPr>
        <w:t>שמא</w:t>
      </w:r>
      <w:r w:rsidRPr="00CF2FF4">
        <w:rPr>
          <w:rFonts w:hint="cs"/>
          <w:rtl/>
        </w:rPr>
        <w:t xml:space="preserve"> </w:t>
      </w:r>
      <w:r w:rsidR="00CF2FF4">
        <w:rPr>
          <w:rFonts w:hint="cs"/>
          <w:rtl/>
        </w:rPr>
        <w:t>'אינה ככנוסה',</w:t>
      </w:r>
      <w:r w:rsidRPr="00C35A2C">
        <w:rPr>
          <w:rtl/>
        </w:rPr>
        <w:t xml:space="preserve"> ו</w:t>
      </w:r>
      <w:r w:rsidR="00CF2FF4">
        <w:rPr>
          <w:rFonts w:hint="cs"/>
          <w:rtl/>
        </w:rPr>
        <w:t>כ</w:t>
      </w:r>
      <w:r w:rsidRPr="00C35A2C">
        <w:rPr>
          <w:rFonts w:hint="cs"/>
          <w:rtl/>
        </w:rPr>
        <w:t xml:space="preserve">ב' </w:t>
      </w:r>
      <w:r w:rsidRPr="00C35A2C">
        <w:rPr>
          <w:rtl/>
        </w:rPr>
        <w:t>יבמות מ</w:t>
      </w:r>
      <w:r w:rsidRPr="00C35A2C">
        <w:rPr>
          <w:rFonts w:hint="cs"/>
          <w:rtl/>
        </w:rPr>
        <w:t>ב'</w:t>
      </w:r>
      <w:r w:rsidRPr="00C35A2C">
        <w:rPr>
          <w:rtl/>
        </w:rPr>
        <w:t xml:space="preserve"> בתים</w:t>
      </w:r>
      <w:r w:rsidR="00CF2FF4">
        <w:rPr>
          <w:rFonts w:hint="cs"/>
          <w:rtl/>
        </w:rPr>
        <w:t>.</w:t>
      </w:r>
    </w:p>
    <w:p w14:paraId="41A18384" w14:textId="3A14B6C8" w:rsidR="00F85F49" w:rsidRPr="00062827" w:rsidRDefault="00CF2FF4" w:rsidP="00F85F49">
      <w:pPr>
        <w:rPr>
          <w:spacing w:val="-4"/>
          <w:rtl/>
        </w:rPr>
      </w:pPr>
      <w:r w:rsidRPr="00062827">
        <w:rPr>
          <w:rStyle w:val="affff5"/>
          <w:rFonts w:hint="cs"/>
          <w:spacing w:val="-4"/>
          <w:rtl/>
        </w:rPr>
        <w:t>תירץ</w:t>
      </w:r>
      <w:r w:rsidR="00F85F49" w:rsidRPr="00062827">
        <w:rPr>
          <w:rStyle w:val="affff5"/>
          <w:rFonts w:hint="cs"/>
          <w:spacing w:val="-4"/>
          <w:rtl/>
        </w:rPr>
        <w:t xml:space="preserve"> </w:t>
      </w:r>
      <w:r w:rsidR="00F85F49" w:rsidRPr="00062827">
        <w:rPr>
          <w:rStyle w:val="affff5"/>
          <w:spacing w:val="-4"/>
          <w:rtl/>
        </w:rPr>
        <w:t>אביי:</w:t>
      </w:r>
      <w:r w:rsidR="00F85F49" w:rsidRPr="00062827">
        <w:rPr>
          <w:rFonts w:ascii="FontbitDavid" w:hAnsi="FontbitDavid"/>
          <w:spacing w:val="-4"/>
          <w:sz w:val="32"/>
          <w:rtl/>
        </w:rPr>
        <w:t xml:space="preserve"> </w:t>
      </w:r>
      <w:r w:rsidRPr="00062827">
        <w:rPr>
          <w:rFonts w:hint="eastAsia"/>
          <w:spacing w:val="-4"/>
          <w:rtl/>
        </w:rPr>
        <w:t>מה</w:t>
      </w:r>
      <w:r w:rsidR="00F85F49" w:rsidRPr="00062827">
        <w:rPr>
          <w:spacing w:val="-4"/>
          <w:rtl/>
        </w:rPr>
        <w:t xml:space="preserve"> </w:t>
      </w:r>
      <w:r w:rsidRPr="00062827">
        <w:rPr>
          <w:rFonts w:hint="eastAsia"/>
          <w:spacing w:val="-4"/>
          <w:rtl/>
        </w:rPr>
        <w:t>ש</w:t>
      </w:r>
      <w:r w:rsidR="00F85F49" w:rsidRPr="00062827">
        <w:rPr>
          <w:spacing w:val="-4"/>
          <w:rtl/>
        </w:rPr>
        <w:t>א</w:t>
      </w:r>
      <w:r w:rsidRPr="00062827">
        <w:rPr>
          <w:rFonts w:hint="eastAsia"/>
          <w:spacing w:val="-4"/>
          <w:rtl/>
        </w:rPr>
        <w:t>מר</w:t>
      </w:r>
      <w:r w:rsidRPr="00062827">
        <w:rPr>
          <w:rStyle w:val="affff5"/>
          <w:rFonts w:hint="cs"/>
          <w:spacing w:val="-4"/>
          <w:rtl/>
        </w:rPr>
        <w:t xml:space="preserve"> </w:t>
      </w:r>
      <w:r w:rsidR="00F85F49" w:rsidRPr="00062827">
        <w:rPr>
          <w:rStyle w:val="affff5"/>
          <w:spacing w:val="-4"/>
          <w:rtl/>
        </w:rPr>
        <w:t>ר"ש</w:t>
      </w:r>
      <w:r w:rsidR="00F85F49" w:rsidRPr="00062827">
        <w:rPr>
          <w:rFonts w:ascii="FontbitDavid" w:hAnsi="FontbitDavid"/>
          <w:spacing w:val="-4"/>
          <w:sz w:val="32"/>
          <w:rtl/>
        </w:rPr>
        <w:t xml:space="preserve"> </w:t>
      </w:r>
      <w:r w:rsidRPr="00062827">
        <w:rPr>
          <w:rFonts w:ascii="FontbitDavid" w:hAnsi="FontbitDavid" w:hint="cs"/>
          <w:spacing w:val="-4"/>
          <w:sz w:val="32"/>
          <w:rtl/>
        </w:rPr>
        <w:t>'</w:t>
      </w:r>
      <w:r w:rsidR="00F85F49" w:rsidRPr="00062827">
        <w:rPr>
          <w:rFonts w:ascii="FontbitDavid" w:hAnsi="FontbitDavid"/>
          <w:spacing w:val="-4"/>
          <w:sz w:val="32"/>
          <w:rtl/>
        </w:rPr>
        <w:t>זיקה ככנוסה</w:t>
      </w:r>
      <w:r w:rsidRPr="00062827">
        <w:rPr>
          <w:rFonts w:ascii="FontbitDavid" w:hAnsi="FontbitDavid" w:hint="cs"/>
          <w:spacing w:val="-4"/>
          <w:sz w:val="32"/>
          <w:rtl/>
        </w:rPr>
        <w:t>'</w:t>
      </w:r>
      <w:r w:rsidR="00F85F49" w:rsidRPr="00062827">
        <w:rPr>
          <w:rFonts w:ascii="FontbitDavid" w:hAnsi="FontbitDavid"/>
          <w:spacing w:val="-4"/>
          <w:sz w:val="32"/>
          <w:rtl/>
        </w:rPr>
        <w:t xml:space="preserve"> - </w:t>
      </w:r>
      <w:r w:rsidR="00F85F49" w:rsidRPr="00062827">
        <w:rPr>
          <w:spacing w:val="-4"/>
          <w:rtl/>
        </w:rPr>
        <w:t xml:space="preserve">ביבם אחד, </w:t>
      </w:r>
      <w:r w:rsidRPr="00D1637C">
        <w:rPr>
          <w:rFonts w:cs="PFT_Frank" w:hint="eastAsia"/>
          <w:b/>
          <w:bCs/>
          <w:spacing w:val="-4"/>
          <w:szCs w:val="14"/>
          <w:rtl/>
        </w:rPr>
        <w:t>ו</w:t>
      </w:r>
      <w:r w:rsidR="00F85F49" w:rsidRPr="00D1637C">
        <w:rPr>
          <w:rFonts w:cs="PFT_Frank" w:hint="eastAsia"/>
          <w:b/>
          <w:bCs/>
          <w:spacing w:val="-4"/>
          <w:szCs w:val="14"/>
          <w:rtl/>
        </w:rPr>
        <w:t>לא</w:t>
      </w:r>
      <w:r w:rsidR="00F85F49" w:rsidRPr="00D1637C">
        <w:rPr>
          <w:rFonts w:cs="PFT_Frank"/>
          <w:b/>
          <w:bCs/>
          <w:spacing w:val="-4"/>
          <w:szCs w:val="14"/>
          <w:rtl/>
        </w:rPr>
        <w:t xml:space="preserve"> בשני</w:t>
      </w:r>
      <w:r w:rsidRPr="00D1637C">
        <w:rPr>
          <w:rFonts w:cs="PFT_Frank" w:hint="eastAsia"/>
          <w:b/>
          <w:bCs/>
          <w:spacing w:val="-4"/>
          <w:szCs w:val="14"/>
          <w:rtl/>
        </w:rPr>
        <w:t>ם</w:t>
      </w:r>
      <w:r w:rsidRPr="00062827">
        <w:rPr>
          <w:rFonts w:hint="cs"/>
          <w:spacing w:val="-4"/>
          <w:rtl/>
        </w:rPr>
        <w:t>.</w:t>
      </w:r>
    </w:p>
    <w:p w14:paraId="6C3F4108" w14:textId="0D1B5BBF" w:rsidR="00F85F49" w:rsidRPr="00C35A2C" w:rsidRDefault="00CF2FF4" w:rsidP="00F85F49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ואף ש</w:t>
      </w:r>
      <w:r w:rsidR="00F85F49" w:rsidRPr="00B935D5">
        <w:rPr>
          <w:rStyle w:val="affff5"/>
          <w:rtl/>
        </w:rPr>
        <w:t>אר"ש</w:t>
      </w:r>
      <w:r>
        <w:rPr>
          <w:rStyle w:val="affff5"/>
          <w:rFonts w:hint="cs"/>
          <w:rtl/>
        </w:rPr>
        <w:t>, כלל</w:t>
      </w:r>
      <w:r w:rsidR="00F85F49" w:rsidRPr="00B935D5">
        <w:rPr>
          <w:rStyle w:val="affff5"/>
          <w:rtl/>
        </w:rPr>
        <w:t>:</w:t>
      </w:r>
      <w:r w:rsidR="00F85F49" w:rsidRPr="00C35A2C">
        <w:rPr>
          <w:rFonts w:ascii="FontbitDavid" w:hAnsi="FontbitDavid"/>
          <w:sz w:val="32"/>
          <w:rtl/>
        </w:rPr>
        <w:t xml:space="preserve"> כל ש</w:t>
      </w:r>
      <w:r>
        <w:rPr>
          <w:rFonts w:ascii="FontbitDavid" w:hAnsi="FontbitDavid" w:hint="cs"/>
          <w:sz w:val="32"/>
          <w:rtl/>
        </w:rPr>
        <w:t>'נולד</w:t>
      </w:r>
      <w:r w:rsidR="00F85F4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ואח"כ</w:t>
      </w:r>
      <w:r w:rsidR="00F85F4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ייבם'</w:t>
      </w:r>
      <w:r w:rsidR="00F85F49" w:rsidRPr="00C35A2C">
        <w:rPr>
          <w:rFonts w:ascii="FontbitDavid" w:hAnsi="FontbitDavid"/>
          <w:sz w:val="32"/>
          <w:rtl/>
        </w:rPr>
        <w:t xml:space="preserve"> - </w:t>
      </w:r>
      <w:r w:rsidR="00F85F49" w:rsidRPr="00D1637C">
        <w:rPr>
          <w:rFonts w:ascii="FontbitDavid" w:hAnsi="FontbitDavid" w:cs="PFT_Frank"/>
          <w:b/>
          <w:bCs/>
          <w:sz w:val="32"/>
          <w:szCs w:val="14"/>
          <w:rtl/>
        </w:rPr>
        <w:t>לא חולצת ולא מתייבמת</w:t>
      </w:r>
      <w:r w:rsidR="00F85F49" w:rsidRPr="00C35A2C">
        <w:rPr>
          <w:rFonts w:ascii="FontbitDavid" w:hAnsi="FontbitDavid"/>
          <w:sz w:val="32"/>
          <w:rtl/>
        </w:rPr>
        <w:t>,</w:t>
      </w:r>
      <w:r w:rsidR="00F85F49">
        <w:rPr>
          <w:rFonts w:ascii="FontbitDavid" w:hAnsi="FontbitDavid" w:hint="cs"/>
          <w:sz w:val="32"/>
          <w:rtl/>
        </w:rPr>
        <w:t xml:space="preserve"> </w:t>
      </w:r>
      <w:r w:rsidRPr="002871E4">
        <w:rPr>
          <w:rStyle w:val="affff8"/>
          <w:rFonts w:hint="eastAsia"/>
          <w:rtl/>
        </w:rPr>
        <w:t>וכל</w:t>
      </w:r>
      <w:r w:rsidRPr="002871E4">
        <w:rPr>
          <w:rStyle w:val="affff8"/>
          <w:rtl/>
        </w:rPr>
        <w:t xml:space="preserve"> </w:t>
      </w:r>
      <w:r w:rsidRPr="002871E4">
        <w:rPr>
          <w:rStyle w:val="affff8"/>
          <w:rFonts w:hint="eastAsia"/>
          <w:rtl/>
        </w:rPr>
        <w:t>ש</w:t>
      </w:r>
      <w:r w:rsidRPr="002871E4">
        <w:rPr>
          <w:rStyle w:val="affff8"/>
          <w:rtl/>
        </w:rPr>
        <w:t>'ייבם</w:t>
      </w:r>
      <w:r w:rsidR="00F85F49" w:rsidRPr="002871E4">
        <w:rPr>
          <w:rStyle w:val="affff8"/>
          <w:rtl/>
        </w:rPr>
        <w:t xml:space="preserve"> </w:t>
      </w:r>
      <w:r w:rsidRPr="002871E4">
        <w:rPr>
          <w:rStyle w:val="affff8"/>
          <w:rFonts w:hint="eastAsia"/>
          <w:rtl/>
        </w:rPr>
        <w:t>ואח</w:t>
      </w:r>
      <w:r w:rsidRPr="002871E4">
        <w:rPr>
          <w:rStyle w:val="affff8"/>
          <w:rtl/>
        </w:rPr>
        <w:t>"כ</w:t>
      </w:r>
      <w:r w:rsidR="00F85F49" w:rsidRPr="002871E4">
        <w:rPr>
          <w:rStyle w:val="affff8"/>
          <w:rtl/>
        </w:rPr>
        <w:t xml:space="preserve"> </w:t>
      </w:r>
      <w:r w:rsidRPr="002871E4">
        <w:rPr>
          <w:rStyle w:val="affff8"/>
          <w:rFonts w:hint="eastAsia"/>
          <w:rtl/>
        </w:rPr>
        <w:t>נולד</w:t>
      </w:r>
      <w:r w:rsidRPr="002871E4">
        <w:rPr>
          <w:rStyle w:val="affff8"/>
          <w:rtl/>
        </w:rPr>
        <w:t>'</w:t>
      </w:r>
      <w:r w:rsidR="00F85F49" w:rsidRPr="002871E4">
        <w:rPr>
          <w:rStyle w:val="affff8"/>
          <w:rtl/>
        </w:rPr>
        <w:t xml:space="preserve"> - חולצת או מתייבמת</w:t>
      </w:r>
      <w:r w:rsidRPr="002871E4">
        <w:rPr>
          <w:rStyle w:val="affff8"/>
          <w:rtl/>
        </w:rPr>
        <w:t>.</w:t>
      </w:r>
    </w:p>
    <w:p w14:paraId="391C833C" w14:textId="058B8AB5" w:rsidR="00F85F49" w:rsidRPr="00CF2FF4" w:rsidRDefault="00CF2FF4" w:rsidP="00CF2FF4">
      <w:pPr>
        <w:rPr>
          <w:rtl/>
        </w:rPr>
      </w:pPr>
      <w:r>
        <w:rPr>
          <w:rFonts w:hint="cs"/>
          <w:spacing w:val="-4"/>
          <w:rtl/>
        </w:rPr>
        <w:t>- זה</w:t>
      </w:r>
      <w:r w:rsidR="00F85F49" w:rsidRPr="00AC7749">
        <w:rPr>
          <w:rFonts w:hint="cs"/>
          <w:spacing w:val="-4"/>
          <w:rtl/>
        </w:rPr>
        <w:t xml:space="preserve"> </w:t>
      </w:r>
      <w:r w:rsidR="00F85F49" w:rsidRPr="00AC7749">
        <w:rPr>
          <w:spacing w:val="-4"/>
          <w:rtl/>
        </w:rPr>
        <w:t>בשני יבמים</w:t>
      </w:r>
      <w:r>
        <w:rPr>
          <w:rFonts w:hint="cs"/>
          <w:spacing w:val="-4"/>
          <w:rtl/>
        </w:rPr>
        <w:t xml:space="preserve">,  </w:t>
      </w:r>
      <w:r>
        <w:rPr>
          <w:spacing w:val="-4"/>
          <w:rtl/>
        </w:rPr>
        <w:tab/>
      </w:r>
      <w:r>
        <w:rPr>
          <w:spacing w:val="-4"/>
          <w:rtl/>
        </w:rPr>
        <w:tab/>
      </w:r>
      <w:r>
        <w:rPr>
          <w:spacing w:val="-4"/>
          <w:rtl/>
        </w:rPr>
        <w:tab/>
      </w:r>
      <w:r>
        <w:rPr>
          <w:spacing w:val="-4"/>
          <w:rtl/>
        </w:rPr>
        <w:tab/>
      </w:r>
      <w:r>
        <w:rPr>
          <w:spacing w:val="-4"/>
          <w:rtl/>
        </w:rPr>
        <w:tab/>
      </w:r>
      <w:r>
        <w:rPr>
          <w:spacing w:val="-4"/>
          <w:rtl/>
        </w:rPr>
        <w:tab/>
      </w:r>
      <w:r>
        <w:rPr>
          <w:spacing w:val="-4"/>
          <w:rtl/>
        </w:rPr>
        <w:tab/>
      </w:r>
      <w:r>
        <w:rPr>
          <w:spacing w:val="-4"/>
          <w:rtl/>
        </w:rPr>
        <w:tab/>
      </w:r>
      <w:r>
        <w:rPr>
          <w:spacing w:val="-4"/>
          <w:rtl/>
        </w:rPr>
        <w:tab/>
      </w:r>
      <w:r>
        <w:rPr>
          <w:spacing w:val="-4"/>
          <w:rtl/>
        </w:rPr>
        <w:tab/>
      </w:r>
      <w:r>
        <w:rPr>
          <w:spacing w:val="-4"/>
          <w:rtl/>
        </w:rPr>
        <w:tab/>
      </w:r>
      <w:r>
        <w:rPr>
          <w:rStyle w:val="affff5"/>
          <w:rFonts w:hint="cs"/>
          <w:rtl/>
        </w:rPr>
        <w:t>א</w:t>
      </w:r>
      <w:r w:rsidR="00F85F49" w:rsidRPr="002871E4">
        <w:rPr>
          <w:rStyle w:val="affff5"/>
          <w:rFonts w:hint="eastAsia"/>
          <w:rtl/>
        </w:rPr>
        <w:t>מנם</w:t>
      </w:r>
      <w:r w:rsidR="00F85F49" w:rsidRPr="002871E4">
        <w:rPr>
          <w:rStyle w:val="affff5"/>
          <w:rtl/>
        </w:rPr>
        <w:t xml:space="preserve"> </w:t>
      </w:r>
      <w:r w:rsidR="00F85F49" w:rsidRPr="002871E4">
        <w:rPr>
          <w:rStyle w:val="affff5"/>
          <w:rFonts w:hint="eastAsia"/>
          <w:rtl/>
        </w:rPr>
        <w:t>יקשה</w:t>
      </w:r>
      <w:r w:rsidR="00F85F49" w:rsidRPr="00CF2FF4">
        <w:rPr>
          <w:rFonts w:hint="cs"/>
          <w:rtl/>
        </w:rPr>
        <w:t xml:space="preserve">: מאי </w:t>
      </w:r>
      <w:r>
        <w:rPr>
          <w:rFonts w:hint="cs"/>
          <w:rtl/>
        </w:rPr>
        <w:t>'</w:t>
      </w:r>
      <w:r w:rsidR="00F85F49" w:rsidRPr="00D1637C">
        <w:rPr>
          <w:rFonts w:cs="PFT_Frank" w:hint="eastAsia"/>
          <w:b/>
          <w:bCs/>
          <w:szCs w:val="14"/>
          <w:rtl/>
        </w:rPr>
        <w:t>כלל</w:t>
      </w:r>
      <w:r>
        <w:rPr>
          <w:rFonts w:hint="cs"/>
          <w:rtl/>
        </w:rPr>
        <w:t>'!</w:t>
      </w:r>
    </w:p>
    <w:p w14:paraId="4FC7E404" w14:textId="3252D149" w:rsidR="00F85F49" w:rsidRPr="002871E4" w:rsidRDefault="00F85F49" w:rsidP="00CF2FF4">
      <w:pPr>
        <w:rPr>
          <w:rtl/>
        </w:rPr>
      </w:pPr>
      <w:r w:rsidRPr="00B935D5">
        <w:rPr>
          <w:rStyle w:val="affff5"/>
          <w:rtl/>
        </w:rPr>
        <w:t xml:space="preserve">ועוד </w:t>
      </w:r>
      <w:r w:rsidR="00CF2FF4">
        <w:rPr>
          <w:rStyle w:val="affff5"/>
          <w:rFonts w:hint="cs"/>
          <w:rtl/>
        </w:rPr>
        <w:t>יקשה</w:t>
      </w:r>
      <w:r w:rsidRPr="00B935D5">
        <w:rPr>
          <w:rStyle w:val="affff5"/>
          <w:rtl/>
        </w:rPr>
        <w:t>:</w:t>
      </w:r>
      <w:r w:rsidRPr="00C35A2C">
        <w:rPr>
          <w:sz w:val="32"/>
          <w:rtl/>
        </w:rPr>
        <w:t xml:space="preserve"> </w:t>
      </w:r>
      <w:r w:rsidR="00CF2FF4">
        <w:rPr>
          <w:rFonts w:hint="cs"/>
          <w:sz w:val="32"/>
          <w:rtl/>
        </w:rPr>
        <w:t>ד</w:t>
      </w:r>
      <w:r w:rsidRPr="00C35A2C">
        <w:rPr>
          <w:sz w:val="32"/>
          <w:rtl/>
        </w:rPr>
        <w:t xml:space="preserve">ג' אחין, שנים נשואין </w:t>
      </w:r>
      <w:r w:rsidR="00CF2FF4">
        <w:rPr>
          <w:rFonts w:hint="cs"/>
          <w:sz w:val="32"/>
          <w:rtl/>
        </w:rPr>
        <w:t>ב'</w:t>
      </w:r>
      <w:r w:rsidRPr="00C35A2C">
        <w:rPr>
          <w:sz w:val="32"/>
          <w:rtl/>
        </w:rPr>
        <w:t xml:space="preserve"> אחיות </w:t>
      </w:r>
      <w:r w:rsidRPr="00A07384">
        <w:rPr>
          <w:rStyle w:val="affff8"/>
          <w:rFonts w:cs="PFT_Frank"/>
          <w:b/>
          <w:bCs/>
          <w:szCs w:val="10"/>
          <w:rtl/>
        </w:rPr>
        <w:t>או</w:t>
      </w:r>
      <w:r w:rsidRPr="002871E4">
        <w:rPr>
          <w:rStyle w:val="affff8"/>
          <w:rtl/>
        </w:rPr>
        <w:t xml:space="preserve"> אשה ובתה </w:t>
      </w:r>
      <w:r w:rsidRPr="00A07384">
        <w:rPr>
          <w:rStyle w:val="affff8"/>
          <w:rFonts w:cs="PFT_Frank"/>
          <w:b/>
          <w:bCs/>
          <w:szCs w:val="10"/>
          <w:rtl/>
        </w:rPr>
        <w:t>או</w:t>
      </w:r>
      <w:r w:rsidRPr="002871E4">
        <w:rPr>
          <w:rStyle w:val="affff8"/>
          <w:rtl/>
        </w:rPr>
        <w:t xml:space="preserve"> אשה ובת בתה </w:t>
      </w:r>
      <w:r w:rsidRPr="00A07384">
        <w:rPr>
          <w:rStyle w:val="affff8"/>
          <w:rFonts w:cs="PFT_Frank"/>
          <w:b/>
          <w:bCs/>
          <w:szCs w:val="10"/>
          <w:rtl/>
        </w:rPr>
        <w:t>או</w:t>
      </w:r>
      <w:r w:rsidRPr="002871E4">
        <w:rPr>
          <w:rStyle w:val="affff8"/>
          <w:rtl/>
        </w:rPr>
        <w:t xml:space="preserve"> אשה ובת בנה</w:t>
      </w:r>
      <w:r w:rsidRPr="00C35A2C">
        <w:rPr>
          <w:sz w:val="32"/>
          <w:rtl/>
        </w:rPr>
        <w:t xml:space="preserve"> - </w:t>
      </w:r>
      <w:r w:rsidRPr="00D1637C">
        <w:rPr>
          <w:rFonts w:cs="PFT_Frank"/>
          <w:b/>
          <w:bCs/>
          <w:sz w:val="32"/>
          <w:szCs w:val="14"/>
          <w:rtl/>
        </w:rPr>
        <w:t>חולצות</w:t>
      </w:r>
      <w:r w:rsidRPr="00C35A2C">
        <w:rPr>
          <w:sz w:val="32"/>
          <w:rtl/>
        </w:rPr>
        <w:t xml:space="preserve"> </w:t>
      </w:r>
      <w:r w:rsidRPr="002871E4">
        <w:rPr>
          <w:rStyle w:val="affff8"/>
          <w:rtl/>
        </w:rPr>
        <w:t xml:space="preserve">ולא מתייבמות, </w:t>
      </w:r>
      <w:r w:rsidR="00CF2FF4">
        <w:rPr>
          <w:rStyle w:val="affff5"/>
          <w:rtl/>
        </w:rPr>
        <w:tab/>
      </w:r>
      <w:r w:rsidR="00CF2FF4">
        <w:rPr>
          <w:rStyle w:val="affff5"/>
          <w:rFonts w:hint="cs"/>
          <w:rtl/>
        </w:rPr>
        <w:t xml:space="preserve"> </w:t>
      </w:r>
      <w:r w:rsidRPr="00CF2FF4">
        <w:rPr>
          <w:rStyle w:val="affff5"/>
          <w:rtl/>
        </w:rPr>
        <w:t>ור"ש</w:t>
      </w:r>
      <w:r w:rsidRPr="00CF2FF4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פוטר</w:t>
      </w:r>
      <w:r w:rsidR="00CF2FF4" w:rsidRPr="002871E4">
        <w:rPr>
          <w:rStyle w:val="affff8"/>
          <w:rtl/>
        </w:rPr>
        <w:t xml:space="preserve"> לגמר</w:t>
      </w:r>
      <w:r w:rsidR="00CF2FF4" w:rsidRPr="002871E4">
        <w:rPr>
          <w:rStyle w:val="affff8"/>
          <w:rFonts w:hint="eastAsia"/>
          <w:rtl/>
        </w:rPr>
        <w:t>י</w:t>
      </w:r>
      <w:r w:rsidR="00CF2FF4" w:rsidRPr="002871E4">
        <w:rPr>
          <w:rStyle w:val="affff8"/>
          <w:rtl/>
        </w:rPr>
        <w:t>,</w:t>
      </w:r>
    </w:p>
    <w:p w14:paraId="161DDC39" w14:textId="76ECD36D" w:rsidR="00CF2FF4" w:rsidRPr="00062827" w:rsidRDefault="00CF2FF4" w:rsidP="00CF2FF4">
      <w:pPr>
        <w:pStyle w:val="affff7"/>
        <w:rPr>
          <w:rStyle w:val="affff5"/>
          <w:rtl/>
        </w:rPr>
      </w:pPr>
      <w:r w:rsidRPr="00062827">
        <w:rPr>
          <w:rStyle w:val="affff1"/>
          <w:rFonts w:hint="eastAsia"/>
          <w:spacing w:val="-2"/>
          <w:rtl/>
        </w:rPr>
        <w:t>ד</w:t>
      </w:r>
      <w:r w:rsidRPr="00062827">
        <w:rPr>
          <w:rStyle w:val="affff1"/>
          <w:rFonts w:hint="cs"/>
          <w:spacing w:val="-2"/>
          <w:rtl/>
        </w:rPr>
        <w:t>'</w:t>
      </w:r>
      <w:r w:rsidRPr="00062827">
        <w:rPr>
          <w:rStyle w:val="affff1"/>
          <w:spacing w:val="-2"/>
          <w:rtl/>
        </w:rPr>
        <w:t xml:space="preserve">ואשה אל אחותה לא תקח </w:t>
      </w:r>
      <w:r w:rsidRPr="00062827">
        <w:rPr>
          <w:rStyle w:val="affff1"/>
          <w:b/>
          <w:bCs/>
          <w:spacing w:val="-2"/>
          <w:rtl/>
        </w:rPr>
        <w:t>לצרור'</w:t>
      </w:r>
      <w:r w:rsidRPr="00062827">
        <w:rPr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כ</w:t>
      </w:r>
      <w:r w:rsidRPr="00062827">
        <w:rPr>
          <w:spacing w:val="-2"/>
          <w:rtl/>
        </w:rPr>
        <w:t>שנעשו צרות - לא יהא ליקוחין אף באחת,</w:t>
      </w:r>
    </w:p>
    <w:p w14:paraId="42835CA6" w14:textId="6A190325" w:rsidR="00F85F49" w:rsidRPr="00C35A2C" w:rsidRDefault="00F85F49" w:rsidP="00CF2FF4">
      <w:pPr>
        <w:rPr>
          <w:sz w:val="32"/>
          <w:rtl/>
        </w:rPr>
      </w:pPr>
      <w:r w:rsidRPr="002871E4">
        <w:rPr>
          <w:rFonts w:hint="eastAsia"/>
          <w:rtl/>
        </w:rPr>
        <w:t>ו</w:t>
      </w:r>
      <w:r w:rsidR="00CF2FF4">
        <w:rPr>
          <w:rFonts w:hint="cs"/>
          <w:sz w:val="32"/>
          <w:rtl/>
        </w:rPr>
        <w:t xml:space="preserve">למה לא </w:t>
      </w:r>
      <w:r w:rsidRPr="00C35A2C">
        <w:rPr>
          <w:rFonts w:hint="cs"/>
          <w:sz w:val="32"/>
          <w:rtl/>
        </w:rPr>
        <w:t>י</w:t>
      </w:r>
      <w:r w:rsidR="00CF2FF4">
        <w:rPr>
          <w:rFonts w:hint="cs"/>
          <w:sz w:val="32"/>
          <w:rtl/>
        </w:rPr>
        <w:t>י</w:t>
      </w:r>
      <w:r w:rsidRPr="00C35A2C">
        <w:rPr>
          <w:rFonts w:hint="cs"/>
          <w:sz w:val="32"/>
          <w:rtl/>
        </w:rPr>
        <w:t>יבם ראשונה</w:t>
      </w:r>
      <w:r w:rsidR="00CF2FF4" w:rsidRPr="002871E4">
        <w:rPr>
          <w:rStyle w:val="affff8"/>
          <w:rtl/>
        </w:rPr>
        <w:t xml:space="preserve"> שנפלה ראשונה ו'ככנוסה'</w:t>
      </w:r>
      <w:r w:rsidRPr="00C35A2C">
        <w:rPr>
          <w:rFonts w:hint="cs"/>
          <w:sz w:val="32"/>
          <w:rtl/>
        </w:rPr>
        <w:t xml:space="preserve"> ותפטר שניה?</w:t>
      </w:r>
    </w:p>
    <w:p w14:paraId="37207418" w14:textId="014EBB33" w:rsidR="00F85F49" w:rsidRDefault="00CF2FF4" w:rsidP="00615A60">
      <w:pPr>
        <w:rPr>
          <w:rStyle w:val="affff8"/>
          <w:rtl/>
        </w:rPr>
      </w:pPr>
      <w:r w:rsidRPr="002871E4">
        <w:rPr>
          <w:rStyle w:val="affff5"/>
          <w:rFonts w:hint="eastAsia"/>
          <w:rtl/>
        </w:rPr>
        <w:t>תירץ</w:t>
      </w:r>
      <w:r w:rsidRPr="002871E4">
        <w:rPr>
          <w:rStyle w:val="affff5"/>
          <w:rtl/>
        </w:rPr>
        <w:t xml:space="preserve"> </w:t>
      </w:r>
      <w:r w:rsidR="00F85F49" w:rsidRPr="00CF2FF4">
        <w:rPr>
          <w:rStyle w:val="affff5"/>
          <w:rtl/>
        </w:rPr>
        <w:t>ר</w:t>
      </w:r>
      <w:r>
        <w:rPr>
          <w:rStyle w:val="affff5"/>
          <w:rFonts w:hint="cs"/>
          <w:rtl/>
        </w:rPr>
        <w:t>"</w:t>
      </w:r>
      <w:r w:rsidR="00F85F49" w:rsidRPr="00CF2FF4">
        <w:rPr>
          <w:rStyle w:val="affff5"/>
          <w:rtl/>
        </w:rPr>
        <w:t>א:</w:t>
      </w:r>
      <w:r w:rsidR="00F85F49" w:rsidRPr="00CF2FF4">
        <w:rPr>
          <w:rtl/>
        </w:rPr>
        <w:t xml:space="preserve"> </w:t>
      </w:r>
      <w:r>
        <w:rPr>
          <w:rFonts w:hint="cs"/>
          <w:rtl/>
        </w:rPr>
        <w:t>כש</w:t>
      </w:r>
      <w:r w:rsidR="00F85F49" w:rsidRPr="00CF2FF4">
        <w:rPr>
          <w:rFonts w:hint="cs"/>
          <w:rtl/>
        </w:rPr>
        <w:t>נפל</w:t>
      </w:r>
      <w:r>
        <w:rPr>
          <w:rFonts w:hint="cs"/>
          <w:rtl/>
        </w:rPr>
        <w:t>ו</w:t>
      </w:r>
      <w:r w:rsidR="00F85F49" w:rsidRPr="00CF2FF4">
        <w:rPr>
          <w:rFonts w:hint="cs"/>
          <w:rtl/>
        </w:rPr>
        <w:t xml:space="preserve"> בב</w:t>
      </w:r>
      <w:r>
        <w:rPr>
          <w:rFonts w:hint="cs"/>
          <w:rtl/>
        </w:rPr>
        <w:t>ת אחת,</w:t>
      </w:r>
      <w:r w:rsidR="00F85F49" w:rsidRPr="00CF2FF4">
        <w:rPr>
          <w:rFonts w:hint="cs"/>
          <w:rtl/>
        </w:rPr>
        <w:t xml:space="preserve"> </w:t>
      </w:r>
      <w:r w:rsidR="00F85F49" w:rsidRPr="002871E4">
        <w:rPr>
          <w:rStyle w:val="affff5"/>
          <w:rFonts w:hint="eastAsia"/>
          <w:rtl/>
        </w:rPr>
        <w:t>ו</w:t>
      </w:r>
      <w:r w:rsidR="00F85F49" w:rsidRPr="00CF2FF4">
        <w:rPr>
          <w:rStyle w:val="affff5"/>
          <w:rFonts w:hint="cs"/>
          <w:rtl/>
        </w:rPr>
        <w:t>ר</w:t>
      </w:r>
      <w:r w:rsidR="00F85F49" w:rsidRPr="00CF2FF4">
        <w:rPr>
          <w:rStyle w:val="affff5"/>
          <w:rtl/>
        </w:rPr>
        <w:t>"</w:t>
      </w:r>
      <w:r w:rsidR="00F85F49" w:rsidRPr="00CF2FF4">
        <w:rPr>
          <w:rStyle w:val="affff5"/>
          <w:rFonts w:hint="cs"/>
          <w:rtl/>
        </w:rPr>
        <w:t>ש כריה</w:t>
      </w:r>
      <w:r w:rsidR="00F85F49" w:rsidRPr="00CF2FF4">
        <w:rPr>
          <w:rStyle w:val="affff5"/>
          <w:rtl/>
        </w:rPr>
        <w:t>"</w:t>
      </w:r>
      <w:r w:rsidR="00F85F49" w:rsidRPr="00CF2FF4">
        <w:rPr>
          <w:rStyle w:val="affff5"/>
          <w:rFonts w:hint="cs"/>
          <w:rtl/>
        </w:rPr>
        <w:t>ג</w:t>
      </w:r>
      <w:r w:rsidR="00F85F49" w:rsidRPr="00CF2FF4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="00F85F49" w:rsidRPr="00CF2FF4">
        <w:rPr>
          <w:rFonts w:hint="cs"/>
          <w:rtl/>
        </w:rPr>
        <w:t>אפשר לצמצם</w:t>
      </w:r>
      <w:r w:rsidRPr="002871E4">
        <w:rPr>
          <w:rStyle w:val="affff8"/>
          <w:rtl/>
        </w:rPr>
        <w:t xml:space="preserve"> ביחד.</w:t>
      </w:r>
    </w:p>
    <w:p w14:paraId="44704FEB" w14:textId="77777777" w:rsidR="00615A60" w:rsidRDefault="00615A60" w:rsidP="00615A60">
      <w:pPr>
        <w:rPr>
          <w:rtl/>
        </w:rPr>
      </w:pPr>
    </w:p>
    <w:p w14:paraId="5191BDFB" w14:textId="52DD654E" w:rsidR="00B10F6D" w:rsidRDefault="00CF2FF4" w:rsidP="00F85F49">
      <w:pPr>
        <w:rPr>
          <w:rtl/>
        </w:rPr>
      </w:pPr>
      <w:r>
        <w:rPr>
          <w:rStyle w:val="affff5"/>
          <w:rFonts w:hint="cs"/>
          <w:rtl/>
        </w:rPr>
        <w:t xml:space="preserve">ב. </w:t>
      </w:r>
      <w:r w:rsidR="00615A60">
        <w:rPr>
          <w:rStyle w:val="affff5"/>
          <w:rFonts w:hint="cs"/>
          <w:rtl/>
        </w:rPr>
        <w:t>ר''פ</w:t>
      </w:r>
      <w:r w:rsidR="00F85F49" w:rsidRPr="00B935D5">
        <w:rPr>
          <w:rStyle w:val="affff5"/>
          <w:rtl/>
        </w:rPr>
        <w:t>:</w:t>
      </w:r>
      <w:r w:rsidR="00F85F49"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B10F6D" w:rsidRPr="00B10F6D">
        <w:rPr>
          <w:rStyle w:val="affff5"/>
          <w:rFonts w:hint="cs"/>
          <w:rtl/>
        </w:rPr>
        <w:t>ר''ש</w:t>
      </w:r>
      <w:r w:rsidR="00B10F6D" w:rsidRPr="00F7245A">
        <w:rPr>
          <w:rStyle w:val="affff5"/>
          <w:rFonts w:hint="cs"/>
          <w:rtl/>
        </w:rPr>
        <w:t xml:space="preserve"> </w:t>
      </w:r>
      <w:r w:rsidR="00B10F6D" w:rsidRPr="00367676">
        <w:rPr>
          <w:rStyle w:val="affff3"/>
          <w:rtl/>
        </w:rPr>
        <w:t>ח</w:t>
      </w:r>
      <w:r w:rsidR="00B10F6D" w:rsidRPr="00367676">
        <w:rPr>
          <w:rStyle w:val="affff3"/>
          <w:rFonts w:hint="cs"/>
          <w:rtl/>
        </w:rPr>
        <w:t>ו</w:t>
      </w:r>
      <w:r w:rsidR="00B10F6D" w:rsidRPr="00367676">
        <w:rPr>
          <w:rStyle w:val="affff3"/>
          <w:rtl/>
        </w:rPr>
        <w:t xml:space="preserve">לק </w:t>
      </w:r>
      <w:r w:rsidR="00B10F6D" w:rsidRPr="00367676">
        <w:rPr>
          <w:rStyle w:val="affff3"/>
          <w:rFonts w:hint="cs"/>
          <w:rtl/>
        </w:rPr>
        <w:t>רק</w:t>
      </w:r>
      <w:r w:rsidR="00B10F6D" w:rsidRPr="00367676">
        <w:rPr>
          <w:rStyle w:val="affff3"/>
          <w:rtl/>
        </w:rPr>
        <w:t xml:space="preserve"> בסיפא</w:t>
      </w:r>
      <w:r w:rsidR="00B10F6D">
        <w:rPr>
          <w:rFonts w:hint="cs"/>
          <w:rtl/>
        </w:rPr>
        <w:t xml:space="preserve"> </w:t>
      </w:r>
      <w:r w:rsidR="00B10F6D" w:rsidRPr="002871E4">
        <w:rPr>
          <w:rStyle w:val="affff8"/>
          <w:rtl/>
        </w:rPr>
        <w:t>'</w:t>
      </w:r>
      <w:r w:rsidR="00F85F49" w:rsidRPr="002871E4">
        <w:rPr>
          <w:rStyle w:val="affff8"/>
          <w:rtl/>
        </w:rPr>
        <w:t>ייבם ואח"כ נולד</w:t>
      </w:r>
      <w:r w:rsidR="00B10F6D" w:rsidRPr="002871E4">
        <w:rPr>
          <w:rStyle w:val="affff8"/>
          <w:rtl/>
        </w:rPr>
        <w:t>'</w:t>
      </w:r>
      <w:r w:rsidR="00F85F49" w:rsidRPr="002871E4">
        <w:rPr>
          <w:rtl/>
        </w:rPr>
        <w:t xml:space="preserve"> </w:t>
      </w:r>
      <w:r w:rsidR="00B10F6D">
        <w:rPr>
          <w:rtl/>
        </w:rPr>
        <w:tab/>
      </w:r>
      <w:r w:rsidR="00B10F6D">
        <w:rPr>
          <w:rtl/>
        </w:rPr>
        <w:tab/>
      </w:r>
      <w:r w:rsidR="00B10F6D" w:rsidRPr="00D1637C">
        <w:rPr>
          <w:rFonts w:cs="PFT_Frank" w:hint="eastAsia"/>
          <w:b/>
          <w:bCs/>
          <w:szCs w:val="14"/>
          <w:rtl/>
        </w:rPr>
        <w:t>ולא</w:t>
      </w:r>
      <w:r w:rsidR="00B10F6D" w:rsidRPr="00D1637C">
        <w:rPr>
          <w:rFonts w:cs="PFT_Frank"/>
          <w:b/>
          <w:bCs/>
          <w:szCs w:val="14"/>
          <w:rtl/>
        </w:rPr>
        <w:t xml:space="preserve"> </w:t>
      </w:r>
      <w:r w:rsidR="00B10F6D" w:rsidRPr="00D1637C">
        <w:rPr>
          <w:rFonts w:cs="PFT_Frank" w:hint="cs"/>
          <w:b/>
          <w:bCs/>
          <w:szCs w:val="14"/>
          <w:rtl/>
        </w:rPr>
        <w:t>ברישא.</w:t>
      </w:r>
    </w:p>
    <w:p w14:paraId="28A2DA98" w14:textId="5CC9E59E" w:rsidR="00F85F49" w:rsidRPr="00C35A2C" w:rsidRDefault="00B10F6D" w:rsidP="002871E4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lastRenderedPageBreak/>
        <w:t>ו</w:t>
      </w:r>
      <w:r w:rsidRPr="002871E4">
        <w:rPr>
          <w:rStyle w:val="affff5"/>
          <w:rFonts w:hint="eastAsia"/>
          <w:rtl/>
        </w:rPr>
        <w:t>מיישב</w:t>
      </w:r>
      <w:r w:rsidRPr="002871E4">
        <w:rPr>
          <w:rStyle w:val="affff5"/>
          <w:rtl/>
        </w:rPr>
        <w:t>:</w:t>
      </w:r>
      <w:r>
        <w:rPr>
          <w:rFonts w:hint="cs"/>
          <w:rtl/>
        </w:rPr>
        <w:t xml:space="preserve"> שהרישא</w:t>
      </w:r>
      <w:r w:rsidR="00F85F49" w:rsidRPr="00C35A2C">
        <w:rPr>
          <w:rFonts w:ascii="FontbitDavid" w:hAnsi="FontbitDavid"/>
          <w:sz w:val="32"/>
          <w:rtl/>
        </w:rPr>
        <w:t xml:space="preserve"> </w:t>
      </w:r>
      <w:r w:rsidR="00F85F49" w:rsidRPr="00B935D5">
        <w:rPr>
          <w:rStyle w:val="affff5"/>
          <w:rtl/>
        </w:rPr>
        <w:t>לרבנן</w:t>
      </w:r>
      <w:r w:rsidR="00F85F49" w:rsidRPr="00C35A2C">
        <w:rPr>
          <w:rFonts w:ascii="FontbitDavid" w:hAnsi="FontbitDavid"/>
          <w:sz w:val="32"/>
          <w:rtl/>
        </w:rPr>
        <w:t>, ו</w:t>
      </w:r>
      <w:r>
        <w:rPr>
          <w:rFonts w:ascii="FontbitDavid" w:hAnsi="FontbitDavid" w:hint="cs"/>
          <w:sz w:val="32"/>
          <w:rtl/>
        </w:rPr>
        <w:t>'</w:t>
      </w:r>
      <w:r w:rsidR="00F85F49" w:rsidRPr="00C35A2C">
        <w:rPr>
          <w:rFonts w:ascii="FontbitDavid" w:hAnsi="FontbitDavid"/>
          <w:sz w:val="32"/>
          <w:rtl/>
        </w:rPr>
        <w:t>לא זו אף זו קתני</w:t>
      </w:r>
      <w:r>
        <w:rPr>
          <w:rFonts w:ascii="FontbitDavid" w:hAnsi="FontbitDavid" w:hint="cs"/>
          <w:sz w:val="32"/>
          <w:rtl/>
        </w:rPr>
        <w:t>'</w:t>
      </w:r>
      <w:r w:rsidR="00F85F49" w:rsidRPr="00C35A2C">
        <w:rPr>
          <w:rFonts w:ascii="FontbitDavid" w:hAnsi="FontbitDavid"/>
          <w:sz w:val="32"/>
          <w:rtl/>
        </w:rPr>
        <w:t>.</w:t>
      </w:r>
    </w:p>
    <w:p w14:paraId="0AA8AECC" w14:textId="76B71037" w:rsidR="00F85F49" w:rsidRPr="002871E4" w:rsidRDefault="00F85F49" w:rsidP="00B10F6D">
      <w:pPr>
        <w:rPr>
          <w:rtl/>
        </w:rPr>
      </w:pPr>
      <w:r w:rsidRPr="00615A60">
        <w:rPr>
          <w:rStyle w:val="affff5"/>
          <w:rtl/>
        </w:rPr>
        <w:t xml:space="preserve">תניא </w:t>
      </w:r>
      <w:r w:rsidRPr="00615A60">
        <w:rPr>
          <w:rStyle w:val="affff5"/>
          <w:rFonts w:hint="cs"/>
          <w:rtl/>
        </w:rPr>
        <w:t>כ</w:t>
      </w:r>
      <w:r w:rsidR="00615A60">
        <w:rPr>
          <w:rStyle w:val="affff5"/>
          <w:rFonts w:hint="cs"/>
          <w:rtl/>
        </w:rPr>
        <w:t>ר''פ</w:t>
      </w:r>
      <w:r w:rsidRPr="002871E4">
        <w:rPr>
          <w:rtl/>
        </w:rPr>
        <w:t xml:space="preserve">, </w:t>
      </w:r>
      <w:r w:rsidRPr="00D1637C">
        <w:rPr>
          <w:rFonts w:cs="PFT_Frank"/>
          <w:b/>
          <w:bCs/>
          <w:szCs w:val="14"/>
          <w:rtl/>
        </w:rPr>
        <w:t>ותיובתא</w:t>
      </w:r>
      <w:r w:rsidRPr="002871E4">
        <w:rPr>
          <w:rStyle w:val="affff5"/>
          <w:rtl/>
        </w:rPr>
        <w:t xml:space="preserve"> </w:t>
      </w:r>
      <w:r w:rsidRPr="00B10F6D">
        <w:rPr>
          <w:rStyle w:val="affff5"/>
          <w:rtl/>
        </w:rPr>
        <w:t>ד</w:t>
      </w:r>
      <w:r w:rsidR="00B10F6D" w:rsidRPr="00B10F6D">
        <w:rPr>
          <w:rStyle w:val="affff5"/>
          <w:rFonts w:hint="cs"/>
          <w:rtl/>
        </w:rPr>
        <w:t xml:space="preserve">רבי </w:t>
      </w:r>
      <w:r w:rsidRPr="00B10F6D">
        <w:rPr>
          <w:rStyle w:val="affff5"/>
          <w:rtl/>
        </w:rPr>
        <w:t>אושעיא</w:t>
      </w:r>
      <w:r w:rsidRPr="002871E4">
        <w:rPr>
          <w:rStyle w:val="affff5"/>
          <w:rtl/>
        </w:rPr>
        <w:t>:</w:t>
      </w:r>
    </w:p>
    <w:p w14:paraId="044676B8" w14:textId="4E7389C2" w:rsidR="00F85F49" w:rsidRDefault="00B10F6D" w:rsidP="00B10F6D">
      <w:pPr>
        <w:rPr>
          <w:rFonts w:ascii="FontbitDavid" w:hAnsi="FontbitDavid"/>
          <w:sz w:val="32"/>
          <w:rtl/>
        </w:rPr>
      </w:pPr>
      <w:r w:rsidRPr="002871E4">
        <w:rPr>
          <w:rStyle w:val="affff5"/>
          <w:rFonts w:hint="eastAsia"/>
          <w:rtl/>
        </w:rPr>
        <w:t>א</w:t>
      </w:r>
      <w:r w:rsidRPr="002871E4">
        <w:rPr>
          <w:rStyle w:val="affff5"/>
          <w:rtl/>
        </w:rPr>
        <w:t>.</w:t>
      </w:r>
      <w:r>
        <w:rPr>
          <w:rFonts w:hint="cs"/>
          <w:rtl/>
        </w:rPr>
        <w:t xml:space="preserve"> ב'</w:t>
      </w:r>
      <w:r w:rsidRPr="002871E4">
        <w:rPr>
          <w:rtl/>
        </w:rPr>
        <w:t xml:space="preserve"> </w:t>
      </w:r>
      <w:r w:rsidR="00F85F49" w:rsidRPr="002871E4">
        <w:rPr>
          <w:rtl/>
        </w:rPr>
        <w:t>אחים, ומת א</w:t>
      </w:r>
      <w:r>
        <w:rPr>
          <w:rFonts w:hint="cs"/>
          <w:rtl/>
        </w:rPr>
        <w:t>'</w:t>
      </w:r>
      <w:r w:rsidR="00F85F49" w:rsidRPr="002871E4">
        <w:rPr>
          <w:rtl/>
        </w:rPr>
        <w:t xml:space="preserve">,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ולא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הספיק 'מאמר'</w:t>
      </w:r>
      <w:r w:rsidR="00F85F4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עד שנולד אח, ומת</w:t>
      </w:r>
      <w:r>
        <w:rPr>
          <w:rFonts w:ascii="FontbitDavid" w:hAnsi="FontbitDavid" w:hint="cs"/>
          <w:sz w:val="32"/>
          <w:rtl/>
        </w:rPr>
        <w:t>,</w:t>
      </w:r>
      <w:r w:rsidR="00F85F49" w:rsidRPr="00C35A2C">
        <w:rPr>
          <w:rFonts w:ascii="FontbitDavid" w:hAnsi="FontbitDavid"/>
          <w:sz w:val="32"/>
          <w:rtl/>
        </w:rPr>
        <w:t xml:space="preserve"> </w:t>
      </w:r>
    </w:p>
    <w:p w14:paraId="1E452393" w14:textId="601169B6" w:rsidR="00F85F49" w:rsidRPr="00B10F6D" w:rsidRDefault="00F85F49" w:rsidP="00EE08B4">
      <w:pPr>
        <w:ind w:firstLine="113"/>
        <w:rPr>
          <w:rtl/>
        </w:rPr>
      </w:pPr>
      <w:r w:rsidRPr="002871E4">
        <w:rPr>
          <w:rtl/>
        </w:rPr>
        <w:t>ראשונה</w:t>
      </w:r>
      <w:r w:rsidRPr="00B10F6D">
        <w:rPr>
          <w:rFonts w:hint="cs"/>
          <w:rtl/>
        </w:rPr>
        <w:t xml:space="preserve"> -</w:t>
      </w:r>
      <w:r w:rsidRPr="00B10F6D">
        <w:rPr>
          <w:rtl/>
        </w:rPr>
        <w:t xml:space="preserve"> יוצאה משום אא</w:t>
      </w:r>
      <w:r w:rsidR="00B10F6D">
        <w:rPr>
          <w:rFonts w:hint="cs"/>
          <w:rtl/>
        </w:rPr>
        <w:t>"</w:t>
      </w:r>
      <w:r w:rsidRPr="00B10F6D">
        <w:rPr>
          <w:rtl/>
        </w:rPr>
        <w:t>ח שלא בעולמו,</w:t>
      </w:r>
    </w:p>
    <w:p w14:paraId="36F6E3CE" w14:textId="491B2E11" w:rsidR="00B10F6D" w:rsidRDefault="00F85F49" w:rsidP="00EE08B4">
      <w:pPr>
        <w:ind w:firstLine="113"/>
        <w:rPr>
          <w:rStyle w:val="affff5"/>
          <w:rtl/>
        </w:rPr>
      </w:pPr>
      <w:r w:rsidRPr="002871E4">
        <w:rPr>
          <w:rtl/>
        </w:rPr>
        <w:t>ושניה</w:t>
      </w:r>
      <w:r w:rsidRPr="00B10F6D">
        <w:rPr>
          <w:rtl/>
        </w:rPr>
        <w:t xml:space="preserve"> - חולצת או מתייבמת</w:t>
      </w:r>
      <w:r w:rsidR="00B10F6D">
        <w:rPr>
          <w:rFonts w:hint="cs"/>
          <w:rtl/>
        </w:rPr>
        <w:t xml:space="preserve"> </w:t>
      </w:r>
      <w:r w:rsidR="00B10F6D" w:rsidRPr="002871E4">
        <w:rPr>
          <w:rStyle w:val="affff8"/>
          <w:rtl/>
        </w:rPr>
        <w:t xml:space="preserve">'אין </w:t>
      </w:r>
      <w:r w:rsidR="00B10F6D" w:rsidRPr="002871E4">
        <w:rPr>
          <w:rStyle w:val="affff8"/>
          <w:rFonts w:hint="eastAsia"/>
          <w:rtl/>
        </w:rPr>
        <w:t>זיקה</w:t>
      </w:r>
      <w:r w:rsidR="00B10F6D" w:rsidRPr="002871E4">
        <w:rPr>
          <w:rStyle w:val="affff8"/>
          <w:rtl/>
        </w:rPr>
        <w:t>'</w:t>
      </w:r>
      <w:r w:rsidR="00B10F6D">
        <w:rPr>
          <w:rStyle w:val="affff8"/>
          <w:rFonts w:hint="cs"/>
          <w:rtl/>
        </w:rPr>
        <w:t>, וכנ"ל</w:t>
      </w:r>
      <w:r w:rsidR="00B10F6D">
        <w:rPr>
          <w:rStyle w:val="affff5"/>
          <w:rFonts w:hint="cs"/>
          <w:rtl/>
        </w:rPr>
        <w:t>,</w:t>
      </w:r>
    </w:p>
    <w:p w14:paraId="0A5C785B" w14:textId="229FD7E4" w:rsidR="00F85F49" w:rsidRDefault="00B10F6D" w:rsidP="002871E4">
      <w:pPr>
        <w:rPr>
          <w:rtl/>
        </w:rPr>
      </w:pPr>
      <w:r w:rsidRPr="002871E4">
        <w:rPr>
          <w:rStyle w:val="affff5"/>
          <w:rFonts w:hint="eastAsia"/>
          <w:rtl/>
        </w:rPr>
        <w:t>ב</w:t>
      </w:r>
      <w:r w:rsidRPr="002871E4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F85F49" w:rsidRPr="00D1637C">
        <w:rPr>
          <w:rFonts w:cs="PFT_Frank"/>
          <w:b/>
          <w:bCs/>
          <w:szCs w:val="14"/>
          <w:rtl/>
        </w:rPr>
        <w:t xml:space="preserve">עשה </w:t>
      </w:r>
      <w:r w:rsidRPr="00D1637C">
        <w:rPr>
          <w:rFonts w:cs="PFT_Frank"/>
          <w:b/>
          <w:bCs/>
          <w:szCs w:val="14"/>
          <w:rtl/>
        </w:rPr>
        <w:t>'</w:t>
      </w:r>
      <w:r w:rsidR="00F85F49" w:rsidRPr="00D1637C">
        <w:rPr>
          <w:rFonts w:cs="PFT_Frank"/>
          <w:b/>
          <w:bCs/>
          <w:szCs w:val="14"/>
          <w:rtl/>
        </w:rPr>
        <w:t>מאמר</w:t>
      </w:r>
      <w:r w:rsidRPr="00D1637C">
        <w:rPr>
          <w:rFonts w:cs="PFT_Frank"/>
          <w:b/>
          <w:bCs/>
          <w:szCs w:val="14"/>
          <w:rtl/>
        </w:rPr>
        <w:t>'</w:t>
      </w:r>
      <w:r w:rsidR="00F85F49" w:rsidRPr="00D1637C">
        <w:rPr>
          <w:rFonts w:cs="PFT_Frank"/>
          <w:b/>
          <w:bCs/>
          <w:szCs w:val="14"/>
          <w:rtl/>
        </w:rPr>
        <w:t xml:space="preserve"> ונולד אח, או נולד אח ועשה מאמר, ומת</w:t>
      </w:r>
      <w:r w:rsidRPr="00D1637C">
        <w:rPr>
          <w:rFonts w:cs="PFT_Frank"/>
          <w:b/>
          <w:bCs/>
          <w:szCs w:val="14"/>
          <w:rtl/>
        </w:rPr>
        <w:t>,</w:t>
      </w:r>
    </w:p>
    <w:p w14:paraId="1881DF2D" w14:textId="39DDEEA1" w:rsidR="00F85F49" w:rsidRPr="00062827" w:rsidRDefault="00F85F49" w:rsidP="002871E4">
      <w:pPr>
        <w:rPr>
          <w:rFonts w:ascii="FontbitDavid" w:hAnsi="FontbitDavid"/>
          <w:spacing w:val="-4"/>
          <w:sz w:val="32"/>
          <w:rtl/>
        </w:rPr>
      </w:pPr>
      <w:r w:rsidRPr="00062827">
        <w:rPr>
          <w:spacing w:val="-4"/>
          <w:rtl/>
        </w:rPr>
        <w:t>ראשונה</w:t>
      </w:r>
      <w:r w:rsidR="00B10F6D" w:rsidRPr="00062827">
        <w:rPr>
          <w:rFonts w:hint="cs"/>
          <w:spacing w:val="-4"/>
          <w:rtl/>
        </w:rPr>
        <w:t>-</w:t>
      </w:r>
      <w:r w:rsidRPr="00062827">
        <w:rPr>
          <w:spacing w:val="-4"/>
          <w:rtl/>
        </w:rPr>
        <w:t xml:space="preserve"> יוצאה </w:t>
      </w:r>
      <w:r w:rsidR="00B10F6D" w:rsidRPr="00062827">
        <w:rPr>
          <w:rFonts w:hint="cs"/>
          <w:spacing w:val="-4"/>
          <w:rtl/>
        </w:rPr>
        <w:t>ד</w:t>
      </w:r>
      <w:r w:rsidRPr="00062827">
        <w:rPr>
          <w:spacing w:val="-4"/>
          <w:rtl/>
        </w:rPr>
        <w:t>אא</w:t>
      </w:r>
      <w:r w:rsidR="00B10F6D" w:rsidRPr="00062827">
        <w:rPr>
          <w:rFonts w:hint="cs"/>
          <w:spacing w:val="-4"/>
          <w:rtl/>
        </w:rPr>
        <w:t>"</w:t>
      </w:r>
      <w:r w:rsidRPr="00062827">
        <w:rPr>
          <w:spacing w:val="-4"/>
          <w:rtl/>
        </w:rPr>
        <w:t>ח שלא בעולמו, שניה</w:t>
      </w:r>
      <w:r w:rsidR="00B10F6D" w:rsidRPr="00062827">
        <w:rPr>
          <w:rFonts w:hint="cs"/>
          <w:spacing w:val="-4"/>
          <w:rtl/>
        </w:rPr>
        <w:t>-</w:t>
      </w:r>
      <w:r w:rsidRPr="00062827">
        <w:rPr>
          <w:spacing w:val="-4"/>
          <w:rtl/>
        </w:rPr>
        <w:t xml:space="preserve"> </w:t>
      </w:r>
      <w:r w:rsidRPr="00062827">
        <w:rPr>
          <w:rFonts w:ascii="FontbitDavid" w:hAnsi="FontbitDavid"/>
          <w:spacing w:val="-4"/>
          <w:sz w:val="32"/>
          <w:rtl/>
        </w:rPr>
        <w:t xml:space="preserve">חולצת </w:t>
      </w:r>
      <w:r w:rsidRPr="00062827">
        <w:rPr>
          <w:rStyle w:val="affff8"/>
          <w:spacing w:val="-4"/>
          <w:rtl/>
        </w:rPr>
        <w:t>ולא מתייבמת</w:t>
      </w:r>
      <w:r w:rsidR="00B10F6D" w:rsidRPr="00062827">
        <w:rPr>
          <w:rStyle w:val="affff8"/>
          <w:rFonts w:hint="cs"/>
          <w:spacing w:val="-4"/>
          <w:rtl/>
        </w:rPr>
        <w:t>,</w:t>
      </w:r>
    </w:p>
    <w:p w14:paraId="495B89F4" w14:textId="77777777" w:rsidR="00F85F49" w:rsidRPr="00C35A2C" w:rsidRDefault="00F85F4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יט:</w:t>
      </w:r>
    </w:p>
    <w:p w14:paraId="53342B3D" w14:textId="7D54878C" w:rsidR="00B10F6D" w:rsidRDefault="00F85F49" w:rsidP="00EE08B4">
      <w:pPr>
        <w:ind w:firstLine="113"/>
        <w:rPr>
          <w:spacing w:val="-2"/>
          <w:rtl/>
        </w:rPr>
      </w:pPr>
      <w:r w:rsidRPr="00262A77">
        <w:rPr>
          <w:rStyle w:val="affff5"/>
          <w:rtl/>
        </w:rPr>
        <w:t>ר'</w:t>
      </w:r>
      <w:r w:rsidRPr="00262A77">
        <w:rPr>
          <w:rStyle w:val="affff5"/>
          <w:rFonts w:hint="cs"/>
          <w:rtl/>
        </w:rPr>
        <w:t>'ש</w:t>
      </w:r>
      <w:r w:rsidRPr="00262A77">
        <w:rPr>
          <w:spacing w:val="-2"/>
          <w:rtl/>
        </w:rPr>
        <w:t>: ביאה או חליצה של אחת פוטרת צרתה,</w:t>
      </w:r>
    </w:p>
    <w:p w14:paraId="57C82FDA" w14:textId="036871F1" w:rsidR="00F85F49" w:rsidRPr="00262A77" w:rsidRDefault="00367676" w:rsidP="00367676">
      <w:pPr>
        <w:ind w:left="226" w:firstLine="113"/>
        <w:rPr>
          <w:spacing w:val="-2"/>
          <w:rtl/>
        </w:rPr>
      </w:pPr>
      <w:r>
        <w:rPr>
          <w:rFonts w:hint="cs"/>
          <w:spacing w:val="-2"/>
          <w:rtl/>
        </w:rPr>
        <w:t xml:space="preserve">  </w:t>
      </w:r>
      <w:r w:rsidR="00F85F49" w:rsidRPr="00262A77">
        <w:rPr>
          <w:spacing w:val="-2"/>
          <w:rtl/>
        </w:rPr>
        <w:t>חלץ לבעלת מאמר לא נפטרה צרה</w:t>
      </w:r>
      <w:r w:rsidR="00B10F6D">
        <w:rPr>
          <w:rFonts w:hint="cs"/>
          <w:spacing w:val="-2"/>
          <w:rtl/>
        </w:rPr>
        <w:t xml:space="preserve"> </w:t>
      </w:r>
      <w:r w:rsidR="00B10F6D">
        <w:rPr>
          <w:rStyle w:val="affff8"/>
          <w:rFonts w:hint="cs"/>
          <w:rtl/>
        </w:rPr>
        <w:t>[</w:t>
      </w:r>
      <w:r w:rsidR="00B10F6D" w:rsidRPr="002871E4">
        <w:rPr>
          <w:rStyle w:val="affff8"/>
          <w:rFonts w:hint="eastAsia"/>
          <w:rtl/>
        </w:rPr>
        <w:t>מפרש</w:t>
      </w:r>
      <w:r w:rsidR="00B10F6D">
        <w:rPr>
          <w:rStyle w:val="affff8"/>
          <w:rFonts w:hint="cs"/>
          <w:rtl/>
        </w:rPr>
        <w:t>],</w:t>
      </w:r>
    </w:p>
    <w:p w14:paraId="7EFB5C21" w14:textId="1DB2D11C" w:rsidR="00B10F6D" w:rsidRPr="00D1637C" w:rsidRDefault="00B10F6D" w:rsidP="00F85F49">
      <w:pPr>
        <w:rPr>
          <w:rFonts w:ascii="FontbitDavid" w:hAnsi="FontbitDavid" w:cs="PFT_Frank"/>
          <w:b/>
          <w:bCs/>
          <w:spacing w:val="-4"/>
          <w:sz w:val="32"/>
          <w:szCs w:val="14"/>
          <w:rtl/>
        </w:rPr>
      </w:pPr>
      <w:r w:rsidRPr="002871E4">
        <w:rPr>
          <w:rStyle w:val="affff5"/>
          <w:rFonts w:hint="eastAsia"/>
          <w:rtl/>
        </w:rPr>
        <w:t>ג</w:t>
      </w:r>
      <w:r w:rsidRPr="002871E4">
        <w:rPr>
          <w:rStyle w:val="affff5"/>
          <w:rtl/>
        </w:rPr>
        <w:t>.</w:t>
      </w:r>
      <w:r w:rsidRPr="00D1637C">
        <w:rPr>
          <w:rFonts w:ascii="FontbitDavid" w:hAnsi="FontbitDavid" w:cs="PFT_Frank" w:hint="cs"/>
          <w:b/>
          <w:bCs/>
          <w:spacing w:val="-4"/>
          <w:sz w:val="32"/>
          <w:szCs w:val="14"/>
          <w:rtl/>
        </w:rPr>
        <w:t xml:space="preserve"> </w:t>
      </w:r>
      <w:r w:rsidR="00F85F49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כנסה ומת ונולד </w:t>
      </w:r>
      <w:r w:rsidR="00F85F49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ה</w:t>
      </w:r>
      <w:r w:rsidR="00F85F49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אח, או נולד אח וכנסה ומת,</w:t>
      </w:r>
    </w:p>
    <w:p w14:paraId="35E0B2B6" w14:textId="397DDF02" w:rsidR="00F85F49" w:rsidRPr="00262A77" w:rsidRDefault="00F85F49" w:rsidP="009C2B78">
      <w:pPr>
        <w:ind w:left="113"/>
        <w:rPr>
          <w:rFonts w:ascii="FontbitDavid" w:hAnsi="FontbitDavid"/>
          <w:spacing w:val="-4"/>
          <w:sz w:val="32"/>
          <w:rtl/>
        </w:rPr>
      </w:pPr>
      <w:r w:rsidRPr="00262A77">
        <w:rPr>
          <w:rFonts w:ascii="FontbitDavid" w:hAnsi="FontbitDavid"/>
          <w:spacing w:val="-4"/>
          <w:sz w:val="32"/>
          <w:rtl/>
        </w:rPr>
        <w:t>פטורות מהחליצה והייבום</w:t>
      </w:r>
      <w:r w:rsidR="00B10F6D">
        <w:rPr>
          <w:rFonts w:ascii="FontbitDavid" w:hAnsi="FontbitDavid" w:hint="cs"/>
          <w:spacing w:val="-4"/>
          <w:sz w:val="32"/>
          <w:rtl/>
        </w:rPr>
        <w:t>,</w:t>
      </w:r>
    </w:p>
    <w:p w14:paraId="59675124" w14:textId="2CE126DF" w:rsidR="00B10F6D" w:rsidRPr="00D1637C" w:rsidRDefault="00F85F49" w:rsidP="009C2B78">
      <w:pPr>
        <w:ind w:left="113"/>
        <w:rPr>
          <w:rFonts w:cs="PFT_Frank"/>
          <w:b/>
          <w:bCs/>
          <w:szCs w:val="14"/>
          <w:rtl/>
        </w:rPr>
      </w:pPr>
      <w:r w:rsidRPr="00D1637C">
        <w:rPr>
          <w:rFonts w:cs="PFT_Frank"/>
          <w:b/>
          <w:bCs/>
          <w:szCs w:val="14"/>
          <w:rtl/>
        </w:rPr>
        <w:t>כנסה ונולד לו אח ומת</w:t>
      </w:r>
      <w:r w:rsidR="00B10F6D" w:rsidRPr="00D1637C">
        <w:rPr>
          <w:rFonts w:cs="PFT_Frank" w:hint="cs"/>
          <w:b/>
          <w:bCs/>
          <w:szCs w:val="14"/>
          <w:rtl/>
        </w:rPr>
        <w:t>,</w:t>
      </w:r>
    </w:p>
    <w:p w14:paraId="0834B4E8" w14:textId="7FE24BCA" w:rsidR="00F85F49" w:rsidRDefault="00F85F49" w:rsidP="009C2B78">
      <w:pPr>
        <w:ind w:left="113"/>
        <w:rPr>
          <w:rFonts w:ascii="FontbitDavid" w:hAnsi="FontbitDavid"/>
          <w:sz w:val="32"/>
          <w:rtl/>
        </w:rPr>
      </w:pPr>
      <w:r w:rsidRPr="00B10F6D">
        <w:rPr>
          <w:rStyle w:val="affff5"/>
          <w:rFonts w:hint="cs"/>
          <w:rtl/>
        </w:rPr>
        <w:t>לר</w:t>
      </w:r>
      <w:r w:rsidRPr="00B10F6D">
        <w:rPr>
          <w:rStyle w:val="affff5"/>
          <w:rtl/>
        </w:rPr>
        <w:t>"</w:t>
      </w:r>
      <w:r w:rsidRPr="00B10F6D">
        <w:rPr>
          <w:rStyle w:val="affff5"/>
          <w:rFonts w:hint="cs"/>
          <w:rtl/>
        </w:rPr>
        <w:t>מ:</w:t>
      </w:r>
      <w:r w:rsidRPr="002871E4">
        <w:rPr>
          <w:rtl/>
        </w:rPr>
        <w:t xml:space="preserve"> פטורות מ</w:t>
      </w:r>
      <w:r w:rsidRPr="00C35A2C">
        <w:rPr>
          <w:rFonts w:ascii="FontbitDavid" w:hAnsi="FontbitDavid"/>
          <w:sz w:val="32"/>
          <w:rtl/>
        </w:rPr>
        <w:t>החליצה ומהייבום</w:t>
      </w:r>
      <w:r w:rsidR="00B10F6D">
        <w:rPr>
          <w:rFonts w:ascii="FontbitDavid" w:hAnsi="FontbitDavid" w:hint="cs"/>
          <w:sz w:val="32"/>
          <w:rtl/>
        </w:rPr>
        <w:t xml:space="preserve"> </w:t>
      </w:r>
      <w:r w:rsidR="00B10F6D" w:rsidRPr="002871E4">
        <w:rPr>
          <w:rStyle w:val="affff8"/>
          <w:rFonts w:hint="eastAsia"/>
          <w:rtl/>
        </w:rPr>
        <w:t>כמו</w:t>
      </w:r>
      <w:r w:rsidR="00B10F6D" w:rsidRPr="002871E4">
        <w:rPr>
          <w:rStyle w:val="affff8"/>
          <w:rtl/>
        </w:rPr>
        <w:t xml:space="preserve"> במקרים </w:t>
      </w:r>
      <w:r w:rsidR="00B10F6D">
        <w:rPr>
          <w:rStyle w:val="affff8"/>
          <w:rFonts w:hint="cs"/>
          <w:rtl/>
        </w:rPr>
        <w:t>ה</w:t>
      </w:r>
      <w:r w:rsidR="00B10F6D" w:rsidRPr="002871E4">
        <w:rPr>
          <w:rStyle w:val="affff8"/>
          <w:rFonts w:hint="eastAsia"/>
          <w:rtl/>
        </w:rPr>
        <w:t>קודמים</w:t>
      </w:r>
      <w:r w:rsidRPr="00C35A2C">
        <w:rPr>
          <w:rFonts w:ascii="FontbitDavid" w:hAnsi="FontbitDavid"/>
          <w:sz w:val="32"/>
          <w:rtl/>
        </w:rPr>
        <w:t>,</w:t>
      </w:r>
    </w:p>
    <w:p w14:paraId="227EB328" w14:textId="7480A68D" w:rsidR="00B10F6D" w:rsidRPr="00C35A2C" w:rsidRDefault="00F85F49" w:rsidP="004D10B0">
      <w:pPr>
        <w:ind w:left="113"/>
        <w:rPr>
          <w:rFonts w:ascii="FontbitDavid" w:hAnsi="FontbitDavid"/>
          <w:sz w:val="32"/>
          <w:rtl/>
        </w:rPr>
      </w:pPr>
      <w:r w:rsidRPr="00B935D5">
        <w:rPr>
          <w:rStyle w:val="affff5"/>
          <w:rFonts w:hint="cs"/>
          <w:rtl/>
        </w:rPr>
        <w:t>ל</w:t>
      </w:r>
      <w:r w:rsidRPr="00B935D5">
        <w:rPr>
          <w:rStyle w:val="affff5"/>
          <w:rtl/>
        </w:rPr>
        <w:t>ר"</w:t>
      </w:r>
      <w:r w:rsidRPr="00B935D5">
        <w:rPr>
          <w:rStyle w:val="affff5"/>
          <w:rFonts w:hint="cs"/>
          <w:rtl/>
        </w:rPr>
        <w:t>ש</w:t>
      </w:r>
      <w:r w:rsidRPr="00B935D5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הואיל ומצאה</w:t>
      </w:r>
      <w:r w:rsidR="00B10F6D">
        <w:rPr>
          <w:rFonts w:ascii="FontbitDavid" w:hAnsi="FontbitDavid" w:hint="cs"/>
          <w:sz w:val="32"/>
          <w:rtl/>
        </w:rPr>
        <w:t xml:space="preserve"> </w:t>
      </w:r>
      <w:r w:rsidR="00B10F6D" w:rsidRPr="002871E4">
        <w:rPr>
          <w:rStyle w:val="affff8"/>
          <w:rFonts w:hint="eastAsia"/>
          <w:rtl/>
        </w:rPr>
        <w:t>הנולד</w:t>
      </w:r>
      <w:r w:rsidRPr="00C35A2C">
        <w:rPr>
          <w:rFonts w:ascii="FontbitDavid" w:hAnsi="FontbitDavid"/>
          <w:sz w:val="32"/>
          <w:rtl/>
        </w:rPr>
        <w:t xml:space="preserve"> בהיתר, ולא עמדה עליו שעה אחת באיסור</w:t>
      </w:r>
      <w:r>
        <w:rPr>
          <w:rFonts w:ascii="FontbitDavid" w:hAnsi="FontbitDavid" w:hint="cs"/>
          <w:sz w:val="32"/>
          <w:rtl/>
        </w:rPr>
        <w:t xml:space="preserve"> </w:t>
      </w:r>
      <w:r w:rsidR="00B10F6D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>מייבם איזו שירצה, או חולץ לאיזו שירצה</w:t>
      </w:r>
      <w:r w:rsidR="0067450C">
        <w:rPr>
          <w:rFonts w:ascii="FontbitDavid" w:hAnsi="FontbitDavid" w:hint="cs"/>
          <w:sz w:val="32"/>
          <w:rtl/>
        </w:rPr>
        <w:t>.</w:t>
      </w:r>
    </w:p>
    <w:p w14:paraId="394EF774" w14:textId="351C113E" w:rsidR="00B10F6D" w:rsidRDefault="00B10F6D" w:rsidP="00B10F6D">
      <w:pPr>
        <w:rPr>
          <w:rFonts w:ascii="FontbitDavid" w:hAnsi="FontbitDavid"/>
          <w:spacing w:val="-2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וחילק</w:t>
      </w:r>
      <w:r w:rsidRPr="002871E4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בבא</w:t>
      </w:r>
      <w:r w:rsidRPr="00D1637C">
        <w:rPr>
          <w:rFonts w:cs="PFT_Frank"/>
          <w:bCs/>
          <w:szCs w:val="14"/>
          <w:rtl/>
        </w:rPr>
        <w:t xml:space="preserve"> </w:t>
      </w:r>
      <w:r w:rsidRPr="002871E4">
        <w:rPr>
          <w:rStyle w:val="affff5"/>
          <w:rFonts w:hint="eastAsia"/>
          <w:rtl/>
        </w:rPr>
        <w:t>ג</w:t>
      </w:r>
      <w:r w:rsidRPr="002871E4">
        <w:rPr>
          <w:rStyle w:val="affff5"/>
          <w:rtl/>
        </w:rPr>
        <w:t>.</w:t>
      </w:r>
      <w:r w:rsidR="00F85F49" w:rsidRPr="00262A77">
        <w:rPr>
          <w:rFonts w:ascii="FontbitDavid" w:hAnsi="FontbitDavid" w:hint="cs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>- אף שלת"ק הדין שוה</w:t>
      </w:r>
      <w:r w:rsidRPr="002871E4">
        <w:rPr>
          <w:rStyle w:val="affff8"/>
          <w:rtl/>
        </w:rPr>
        <w:t xml:space="preserve"> שפטורות בשניהם</w:t>
      </w:r>
      <w:r>
        <w:rPr>
          <w:rFonts w:ascii="FontbitDavid" w:hAnsi="FontbitDavid" w:hint="cs"/>
          <w:spacing w:val="-2"/>
          <w:sz w:val="32"/>
          <w:rtl/>
        </w:rPr>
        <w:t xml:space="preserve"> -</w:t>
      </w:r>
    </w:p>
    <w:p w14:paraId="7E93D99C" w14:textId="6ECD4F10" w:rsidR="00615A60" w:rsidRPr="004D10B0" w:rsidRDefault="00B10F6D" w:rsidP="004D10B0">
      <w:pPr>
        <w:ind w:firstLine="113"/>
        <w:rPr>
          <w:rFonts w:ascii="FontbitDavid" w:hAnsi="FontbitDavid" w:cs="PFT_Frank"/>
          <w:b/>
          <w:bCs/>
          <w:spacing w:val="-2"/>
          <w:sz w:val="32"/>
          <w:szCs w:val="14"/>
          <w:rtl/>
        </w:rPr>
      </w:pPr>
      <w:r>
        <w:rPr>
          <w:rStyle w:val="affff5"/>
          <w:rFonts w:hint="cs"/>
          <w:rtl/>
        </w:rPr>
        <w:t>לומר ש</w:t>
      </w:r>
      <w:r w:rsidR="00F85F49" w:rsidRPr="00262A77">
        <w:rPr>
          <w:rStyle w:val="affff5"/>
          <w:rFonts w:hint="cs"/>
          <w:rtl/>
        </w:rPr>
        <w:t>ר</w:t>
      </w:r>
      <w:r w:rsidR="00F85F49" w:rsidRPr="00262A77">
        <w:rPr>
          <w:rStyle w:val="affff5"/>
          <w:rtl/>
        </w:rPr>
        <w:t>"</w:t>
      </w:r>
      <w:r w:rsidR="00F85F49" w:rsidRPr="00262A77">
        <w:rPr>
          <w:rStyle w:val="affff5"/>
          <w:rFonts w:hint="cs"/>
          <w:rtl/>
        </w:rPr>
        <w:t>ש</w:t>
      </w:r>
      <w:r w:rsidR="00F85F49" w:rsidRPr="00262A77">
        <w:rPr>
          <w:rFonts w:ascii="FontbitDavid" w:hAnsi="FontbitDavid" w:hint="cs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 xml:space="preserve">חולק רק באחרון </w:t>
      </w:r>
      <w:r w:rsidRPr="002871E4">
        <w:rPr>
          <w:rStyle w:val="affff8"/>
          <w:rtl/>
        </w:rPr>
        <w:t>'</w:t>
      </w:r>
      <w:r w:rsidR="00F85F49" w:rsidRPr="002871E4">
        <w:rPr>
          <w:rStyle w:val="affff8"/>
          <w:rFonts w:hint="eastAsia"/>
          <w:rtl/>
        </w:rPr>
        <w:t>ייבם</w:t>
      </w:r>
      <w:r w:rsidR="00F85F49" w:rsidRPr="002871E4">
        <w:rPr>
          <w:rStyle w:val="affff8"/>
          <w:rtl/>
        </w:rPr>
        <w:t xml:space="preserve"> </w:t>
      </w:r>
      <w:r w:rsidR="00F85F49" w:rsidRPr="002871E4">
        <w:rPr>
          <w:rStyle w:val="affff8"/>
          <w:rFonts w:hint="eastAsia"/>
          <w:rtl/>
        </w:rPr>
        <w:t>ואח</w:t>
      </w:r>
      <w:r w:rsidR="00F85F49" w:rsidRPr="002871E4">
        <w:rPr>
          <w:rStyle w:val="affff8"/>
          <w:rtl/>
        </w:rPr>
        <w:t>"</w:t>
      </w:r>
      <w:r w:rsidR="00F85F49" w:rsidRPr="002871E4">
        <w:rPr>
          <w:rStyle w:val="affff8"/>
          <w:rFonts w:hint="eastAsia"/>
          <w:rtl/>
        </w:rPr>
        <w:t>כ</w:t>
      </w:r>
      <w:r w:rsidR="00F85F49" w:rsidRPr="002871E4">
        <w:rPr>
          <w:rStyle w:val="affff8"/>
          <w:rtl/>
        </w:rPr>
        <w:t xml:space="preserve"> </w:t>
      </w:r>
      <w:r w:rsidR="00F85F49" w:rsidRPr="002871E4">
        <w:rPr>
          <w:rStyle w:val="affff8"/>
          <w:rFonts w:hint="eastAsia"/>
          <w:rtl/>
        </w:rPr>
        <w:t>נולד</w:t>
      </w:r>
      <w:r w:rsidRPr="002871E4">
        <w:rPr>
          <w:rStyle w:val="affff8"/>
          <w:rtl/>
        </w:rPr>
        <w:t>'</w:t>
      </w:r>
      <w:r w:rsidR="00F85F49" w:rsidRPr="002871E4">
        <w:rPr>
          <w:rStyle w:val="affff8"/>
          <w:rtl/>
        </w:rPr>
        <w:t>,</w:t>
      </w:r>
      <w:r w:rsidR="00F85F49" w:rsidRPr="002871E4">
        <w:rPr>
          <w:rtl/>
        </w:rPr>
        <w:t xml:space="preserve"> </w:t>
      </w:r>
      <w:r w:rsidRPr="002871E4">
        <w:rPr>
          <w:rFonts w:hint="eastAsia"/>
          <w:rtl/>
        </w:rPr>
        <w:t>ולא</w:t>
      </w:r>
      <w:r w:rsidRPr="002871E4">
        <w:rPr>
          <w:rtl/>
        </w:rPr>
        <w:t xml:space="preserve"> בראשונים</w:t>
      </w:r>
      <w:r>
        <w:rPr>
          <w:rFonts w:hint="cs"/>
          <w:rtl/>
        </w:rPr>
        <w:t>.</w:t>
      </w:r>
    </w:p>
    <w:p w14:paraId="3BD1681D" w14:textId="43110259" w:rsidR="00F85F49" w:rsidRPr="00062827" w:rsidRDefault="00B10F6D" w:rsidP="00B10F6D">
      <w:pPr>
        <w:rPr>
          <w:spacing w:val="-2"/>
          <w:rtl/>
        </w:rPr>
      </w:pPr>
      <w:r w:rsidRPr="00D1637C">
        <w:rPr>
          <w:rFonts w:cs="PFT_Frank" w:hint="eastAsia"/>
          <w:b/>
          <w:bCs/>
          <w:spacing w:val="-2"/>
          <w:szCs w:val="14"/>
          <w:rtl/>
        </w:rPr>
        <w:t>ואריכות</w:t>
      </w:r>
      <w:r w:rsidRPr="00D1637C">
        <w:rPr>
          <w:rFonts w:cs="PFT_Frank"/>
          <w:b/>
          <w:bCs/>
          <w:spacing w:val="-2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pacing w:val="-2"/>
          <w:szCs w:val="14"/>
          <w:rtl/>
        </w:rPr>
        <w:t>לשון</w:t>
      </w:r>
      <w:r w:rsidRPr="00062827">
        <w:rPr>
          <w:spacing w:val="-2"/>
          <w:rtl/>
        </w:rPr>
        <w:t xml:space="preserve"> '</w:t>
      </w:r>
      <w:r w:rsidR="00F85F49" w:rsidRPr="00062827">
        <w:rPr>
          <w:spacing w:val="-2"/>
          <w:rtl/>
        </w:rPr>
        <w:t xml:space="preserve">עמד שני לעשות </w:t>
      </w:r>
      <w:r w:rsidRPr="00062827">
        <w:rPr>
          <w:rFonts w:hint="cs"/>
          <w:spacing w:val="-2"/>
          <w:rtl/>
        </w:rPr>
        <w:t>'</w:t>
      </w:r>
      <w:r w:rsidR="00F85F49" w:rsidRPr="00062827">
        <w:rPr>
          <w:spacing w:val="-2"/>
          <w:rtl/>
        </w:rPr>
        <w:t>מאמר</w:t>
      </w:r>
      <w:r w:rsidRPr="00062827">
        <w:rPr>
          <w:rFonts w:hint="cs"/>
          <w:spacing w:val="-2"/>
          <w:rtl/>
        </w:rPr>
        <w:t>'</w:t>
      </w:r>
      <w:r w:rsidR="00F85F49" w:rsidRPr="00062827">
        <w:rPr>
          <w:spacing w:val="-2"/>
          <w:rtl/>
        </w:rPr>
        <w:t xml:space="preserve"> ולא הספיק </w:t>
      </w:r>
      <w:r w:rsidR="00B57A28" w:rsidRPr="00062827">
        <w:rPr>
          <w:rFonts w:hint="cs"/>
          <w:spacing w:val="-2"/>
          <w:rtl/>
        </w:rPr>
        <w:t>עד שנולד</w:t>
      </w:r>
      <w:r w:rsidR="00F85F49" w:rsidRPr="00062827">
        <w:rPr>
          <w:rFonts w:hint="cs"/>
          <w:spacing w:val="-2"/>
          <w:rtl/>
        </w:rPr>
        <w:t>'</w:t>
      </w:r>
    </w:p>
    <w:p w14:paraId="5839AEC7" w14:textId="56E6C3E2" w:rsidR="00B57A28" w:rsidRDefault="00F85F49" w:rsidP="004D10B0">
      <w:pPr>
        <w:ind w:left="113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 w:hint="cs"/>
          <w:sz w:val="32"/>
          <w:rtl/>
        </w:rPr>
        <w:t>ע</w:t>
      </w:r>
      <w:r w:rsidRPr="00C35A2C">
        <w:rPr>
          <w:rFonts w:ascii="FontbitDavid" w:hAnsi="FontbitDavid"/>
          <w:sz w:val="32"/>
          <w:rtl/>
        </w:rPr>
        <w:t>מד - מדעתה, ולא הספיק - אלא בע</w:t>
      </w:r>
      <w:r w:rsidR="00B57A28">
        <w:rPr>
          <w:rFonts w:ascii="FontbitDavid" w:hAnsi="FontbitDavid" w:hint="cs"/>
          <w:sz w:val="32"/>
          <w:rtl/>
        </w:rPr>
        <w:t xml:space="preserve">ל </w:t>
      </w:r>
      <w:r w:rsidRPr="00C35A2C">
        <w:rPr>
          <w:rFonts w:ascii="FontbitDavid" w:hAnsi="FontbitDavid"/>
          <w:sz w:val="32"/>
          <w:rtl/>
        </w:rPr>
        <w:t>כ</w:t>
      </w:r>
      <w:r w:rsidR="00B57A28">
        <w:rPr>
          <w:rFonts w:ascii="FontbitDavid" w:hAnsi="FontbitDavid" w:hint="cs"/>
          <w:sz w:val="32"/>
          <w:rtl/>
        </w:rPr>
        <w:t>רחה,</w:t>
      </w:r>
    </w:p>
    <w:p w14:paraId="6B93E5D7" w14:textId="50BA011B" w:rsidR="00F85F49" w:rsidRPr="002871E4" w:rsidRDefault="00F85F49" w:rsidP="004D10B0">
      <w:pPr>
        <w:ind w:left="113"/>
        <w:rPr>
          <w:rtl/>
        </w:rPr>
      </w:pPr>
      <w:r w:rsidRPr="00CE00EA">
        <w:rPr>
          <w:rStyle w:val="affff5"/>
          <w:rtl/>
        </w:rPr>
        <w:t>ולא כ</w:t>
      </w:r>
      <w:r w:rsidRPr="00B935D5">
        <w:rPr>
          <w:rStyle w:val="affff5"/>
          <w:rtl/>
        </w:rPr>
        <w:t>רבי</w:t>
      </w:r>
      <w:r w:rsidRPr="00C35A2C">
        <w:rPr>
          <w:sz w:val="32"/>
          <w:rtl/>
        </w:rPr>
        <w:t xml:space="preserve"> </w:t>
      </w:r>
      <w:r w:rsidR="00B57A28">
        <w:rPr>
          <w:rFonts w:hint="cs"/>
          <w:rtl/>
        </w:rPr>
        <w:t>ש'</w:t>
      </w:r>
      <w:r w:rsidRPr="00B57A28">
        <w:rPr>
          <w:rtl/>
        </w:rPr>
        <w:t>מאמר</w:t>
      </w:r>
      <w:r w:rsidR="00B57A28">
        <w:rPr>
          <w:rFonts w:hint="cs"/>
          <w:rtl/>
        </w:rPr>
        <w:t>'</w:t>
      </w:r>
      <w:r w:rsidRPr="00B57A28">
        <w:rPr>
          <w:rtl/>
        </w:rPr>
        <w:t xml:space="preserve"> </w:t>
      </w:r>
      <w:r w:rsidR="00B57A28">
        <w:rPr>
          <w:rFonts w:hint="cs"/>
          <w:rtl/>
        </w:rPr>
        <w:t xml:space="preserve">קונה </w:t>
      </w:r>
      <w:r w:rsidRPr="00B57A28">
        <w:rPr>
          <w:rtl/>
        </w:rPr>
        <w:t xml:space="preserve">ביבמתו </w:t>
      </w:r>
      <w:r w:rsidR="00B57A28">
        <w:rPr>
          <w:rFonts w:hint="cs"/>
          <w:rtl/>
        </w:rPr>
        <w:t>בע"כ</w:t>
      </w:r>
      <w:r w:rsidRPr="00B57A28">
        <w:rPr>
          <w:rtl/>
        </w:rPr>
        <w:t xml:space="preserve">, </w:t>
      </w:r>
      <w:r w:rsidR="00B57A28" w:rsidRPr="002871E4">
        <w:rPr>
          <w:rStyle w:val="affff8"/>
          <w:rFonts w:hint="eastAsia"/>
          <w:rtl/>
        </w:rPr>
        <w:t>שמ</w:t>
      </w:r>
      <w:r w:rsidR="00B57A28">
        <w:rPr>
          <w:rStyle w:val="affff8"/>
          <w:rFonts w:hint="cs"/>
          <w:rtl/>
        </w:rPr>
        <w:t>שוה</w:t>
      </w:r>
      <w:r w:rsidR="00B57A28" w:rsidRPr="002871E4">
        <w:rPr>
          <w:rStyle w:val="affff8"/>
          <w:rtl/>
        </w:rPr>
        <w:t xml:space="preserve"> לביאה דיבמה</w:t>
      </w:r>
      <w:r w:rsidR="00B57A28">
        <w:rPr>
          <w:rFonts w:hint="cs"/>
          <w:rtl/>
        </w:rPr>
        <w:t>.</w:t>
      </w:r>
    </w:p>
    <w:p w14:paraId="611E47EA" w14:textId="69B562B4" w:rsidR="00F85F49" w:rsidRDefault="00B57A28" w:rsidP="004D10B0">
      <w:pPr>
        <w:ind w:left="113"/>
        <w:rPr>
          <w:sz w:val="32"/>
          <w:rtl/>
        </w:rPr>
      </w:pPr>
      <w:r>
        <w:rPr>
          <w:rStyle w:val="affff5"/>
          <w:rFonts w:hint="cs"/>
          <w:rtl/>
        </w:rPr>
        <w:t>א</w:t>
      </w:r>
      <w:r w:rsidR="00F85F49" w:rsidRPr="002871E4">
        <w:rPr>
          <w:rStyle w:val="affff5"/>
          <w:rFonts w:hint="eastAsia"/>
          <w:rtl/>
        </w:rPr>
        <w:t>לא</w:t>
      </w:r>
      <w:r>
        <w:rPr>
          <w:rStyle w:val="affff5"/>
          <w:rFonts w:hint="cs"/>
          <w:rtl/>
        </w:rPr>
        <w:t xml:space="preserve"> כרבנן</w:t>
      </w:r>
      <w:r w:rsidR="00F85F49" w:rsidRPr="00B57A28">
        <w:rPr>
          <w:rFonts w:hint="cs"/>
          <w:rtl/>
        </w:rPr>
        <w:t xml:space="preserve"> </w:t>
      </w:r>
      <w:r>
        <w:rPr>
          <w:rFonts w:hint="cs"/>
          <w:rtl/>
        </w:rPr>
        <w:t xml:space="preserve">שלא </w:t>
      </w:r>
      <w:r w:rsidR="00F85F49" w:rsidRPr="00B57A28">
        <w:rPr>
          <w:rFonts w:hint="cs"/>
          <w:rtl/>
        </w:rPr>
        <w:t>קנה</w:t>
      </w:r>
      <w:r>
        <w:rPr>
          <w:rFonts w:hint="cs"/>
          <w:rtl/>
        </w:rPr>
        <w:t>,</w:t>
      </w:r>
      <w:r w:rsidR="00F85F49" w:rsidRPr="002871E4">
        <w:rPr>
          <w:rtl/>
        </w:rPr>
        <w:t xml:space="preserve"> </w:t>
      </w:r>
      <w:r w:rsidRPr="002871E4">
        <w:rPr>
          <w:rStyle w:val="affff8"/>
          <w:rFonts w:hint="eastAsia"/>
          <w:rtl/>
        </w:rPr>
        <w:t>שמשוים</w:t>
      </w:r>
      <w:r w:rsidRPr="002871E4">
        <w:rPr>
          <w:rStyle w:val="affff8"/>
          <w:rtl/>
        </w:rPr>
        <w:t xml:space="preserve"> </w:t>
      </w:r>
      <w:r w:rsidRPr="002871E4">
        <w:rPr>
          <w:rStyle w:val="affff8"/>
          <w:rFonts w:hint="eastAsia"/>
          <w:rtl/>
        </w:rPr>
        <w:t>ל</w:t>
      </w:r>
      <w:r w:rsidR="00F85F49" w:rsidRPr="002871E4">
        <w:rPr>
          <w:rStyle w:val="affff8"/>
          <w:rtl/>
        </w:rPr>
        <w:t>קדושין דעלמא</w:t>
      </w:r>
      <w:r w:rsidRPr="002871E4">
        <w:rPr>
          <w:rStyle w:val="affff8"/>
          <w:rtl/>
        </w:rPr>
        <w:t>.</w:t>
      </w:r>
      <w:r w:rsidR="00F85F49">
        <w:rPr>
          <w:rFonts w:hint="cs"/>
          <w:sz w:val="32"/>
          <w:rtl/>
        </w:rPr>
        <w:t xml:space="preserve"> </w:t>
      </w:r>
    </w:p>
    <w:p w14:paraId="5E576E78" w14:textId="6E4253BE" w:rsidR="00B57A28" w:rsidRDefault="00B57A28" w:rsidP="00B57A28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="0041478C" w:rsidRPr="00D1637C">
        <w:rPr>
          <w:rFonts w:cs="PFT_Frank" w:hint="cs"/>
          <w:b/>
          <w:bCs/>
          <w:szCs w:val="14"/>
          <w:rtl/>
        </w:rPr>
        <w:t>דין</w:t>
      </w:r>
      <w:r>
        <w:rPr>
          <w:rFonts w:hint="cs"/>
          <w:rtl/>
        </w:rPr>
        <w:t xml:space="preserve"> '</w:t>
      </w:r>
      <w:r w:rsidR="00F85F49" w:rsidRPr="00B57A28">
        <w:rPr>
          <w:rtl/>
        </w:rPr>
        <w:t>עשה מאמר ונולד אח, או נולד אח ועשה מאמר, ומת</w:t>
      </w:r>
      <w:r>
        <w:rPr>
          <w:rFonts w:hint="cs"/>
          <w:rtl/>
        </w:rPr>
        <w:t>..</w:t>
      </w:r>
    </w:p>
    <w:p w14:paraId="3105A384" w14:textId="4A2D9315" w:rsidR="00F85F49" w:rsidRDefault="00B57A28" w:rsidP="002871E4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של</w:t>
      </w:r>
      <w:r w:rsidR="00F85F49" w:rsidRPr="00C409B1">
        <w:rPr>
          <w:rStyle w:val="affff5"/>
          <w:rtl/>
        </w:rPr>
        <w:t>ר"ש:</w:t>
      </w:r>
      <w:r w:rsidR="00F85F49" w:rsidRPr="00C35A2C">
        <w:rPr>
          <w:rFonts w:ascii="FontbitDavid" w:hAnsi="FontbitDavid"/>
          <w:sz w:val="32"/>
          <w:rtl/>
        </w:rPr>
        <w:t xml:space="preserve"> ביאה או חליצה של אחת</w:t>
      </w:r>
      <w:r w:rsidR="00F85F49" w:rsidRPr="002871E4">
        <w:rPr>
          <w:rStyle w:val="affff8"/>
          <w:rtl/>
        </w:rPr>
        <w:t xml:space="preserve"> </w:t>
      </w:r>
      <w:r w:rsidR="0041478C" w:rsidRPr="002871E4">
        <w:rPr>
          <w:rStyle w:val="affff8"/>
          <w:rFonts w:hint="eastAsia"/>
          <w:rtl/>
        </w:rPr>
        <w:t>דהיינו</w:t>
      </w:r>
      <w:r w:rsidR="0041478C" w:rsidRPr="002871E4">
        <w:rPr>
          <w:rStyle w:val="affff8"/>
          <w:rtl/>
        </w:rPr>
        <w:t xml:space="preserve"> </w:t>
      </w:r>
      <w:r w:rsidR="0041478C" w:rsidRPr="00A07384">
        <w:rPr>
          <w:rStyle w:val="affff8"/>
          <w:rFonts w:cs="PFT_Frank" w:hint="eastAsia"/>
          <w:b/>
          <w:bCs/>
          <w:szCs w:val="10"/>
          <w:rtl/>
        </w:rPr>
        <w:t>שניה</w:t>
      </w:r>
      <w:r w:rsidR="0041478C" w:rsidRPr="002871E4">
        <w:rPr>
          <w:rStyle w:val="affff8"/>
          <w:rtl/>
        </w:rPr>
        <w:t xml:space="preserve"> </w:t>
      </w:r>
      <w:r w:rsidR="00F85F49" w:rsidRPr="00C35A2C">
        <w:rPr>
          <w:rFonts w:ascii="FontbitDavid" w:hAnsi="FontbitDavid"/>
          <w:sz w:val="32"/>
          <w:rtl/>
        </w:rPr>
        <w:t>- פוטרת צרתה</w:t>
      </w:r>
      <w:r>
        <w:rPr>
          <w:rFonts w:ascii="FontbitDavid" w:hAnsi="FontbitDavid" w:hint="cs"/>
          <w:sz w:val="32"/>
          <w:rtl/>
        </w:rPr>
        <w:t>..'</w:t>
      </w:r>
      <w:r w:rsidR="00F85F49" w:rsidRPr="00C35A2C">
        <w:rPr>
          <w:rFonts w:ascii="FontbitDavid" w:hAnsi="FontbitDavid"/>
          <w:sz w:val="32"/>
          <w:rtl/>
        </w:rPr>
        <w:t>.</w:t>
      </w:r>
      <w:r w:rsidR="00F85F49" w:rsidRPr="00C35A2C">
        <w:rPr>
          <w:rFonts w:ascii="FontbitDavid" w:hAnsi="FontbitDavid" w:hint="cs"/>
          <w:sz w:val="32"/>
          <w:rtl/>
        </w:rPr>
        <w:t xml:space="preserve"> </w:t>
      </w:r>
    </w:p>
    <w:p w14:paraId="405ED14D" w14:textId="62CF1134" w:rsidR="00F85F49" w:rsidRPr="002871E4" w:rsidRDefault="00B57A28" w:rsidP="00F85F49">
      <w:pPr>
        <w:rPr>
          <w:rStyle w:val="affff8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קאי</w:t>
      </w:r>
      <w:r w:rsidR="00F85F4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רק</w:t>
      </w:r>
      <w:r>
        <w:rPr>
          <w:rFonts w:ascii="FontbitDavid" w:hAnsi="FontbitDavid" w:hint="cs"/>
          <w:sz w:val="32"/>
          <w:rtl/>
        </w:rPr>
        <w:t xml:space="preserve"> </w:t>
      </w:r>
      <w:r w:rsidR="00F85F49" w:rsidRPr="00C35A2C">
        <w:rPr>
          <w:rFonts w:ascii="FontbitDavid" w:hAnsi="FontbitDavid"/>
          <w:sz w:val="32"/>
          <w:rtl/>
        </w:rPr>
        <w:t>א</w:t>
      </w:r>
      <w:r>
        <w:rPr>
          <w:rFonts w:ascii="FontbitDavid" w:hAnsi="FontbitDavid" w:hint="cs"/>
          <w:sz w:val="32"/>
          <w:rtl/>
        </w:rPr>
        <w:t>'</w:t>
      </w:r>
      <w:r w:rsidR="00F85F49" w:rsidRPr="00C35A2C">
        <w:rPr>
          <w:rFonts w:ascii="FontbitDavid" w:hAnsi="FontbitDavid"/>
          <w:sz w:val="32"/>
          <w:rtl/>
        </w:rPr>
        <w:t>עשה מאמר ואח"כ נולד אח</w:t>
      </w:r>
      <w:r>
        <w:rPr>
          <w:rFonts w:ascii="FontbitDavid" w:hAnsi="FontbitDavid" w:hint="cs"/>
          <w:sz w:val="32"/>
          <w:rtl/>
        </w:rPr>
        <w:t>'</w:t>
      </w:r>
      <w:r w:rsidR="00F85F49">
        <w:rPr>
          <w:rFonts w:ascii="FontbitDavid" w:hAnsi="FontbitDavid" w:hint="cs"/>
          <w:sz w:val="32"/>
          <w:rtl/>
        </w:rPr>
        <w:t xml:space="preserve"> </w:t>
      </w:r>
      <w:r w:rsidR="00F85F49" w:rsidRPr="002871E4">
        <w:rPr>
          <w:rStyle w:val="affff8"/>
          <w:rFonts w:hint="eastAsia"/>
          <w:rtl/>
        </w:rPr>
        <w:t>ד</w:t>
      </w:r>
      <w:r>
        <w:rPr>
          <w:rStyle w:val="affff8"/>
          <w:rFonts w:hint="cs"/>
          <w:rtl/>
        </w:rPr>
        <w:t>ב</w:t>
      </w:r>
      <w:r w:rsidR="00F85F49" w:rsidRPr="002871E4">
        <w:rPr>
          <w:rStyle w:val="affff8"/>
          <w:rFonts w:hint="eastAsia"/>
          <w:rtl/>
        </w:rPr>
        <w:t>נולד</w:t>
      </w:r>
      <w:r w:rsidR="00F85F49" w:rsidRPr="002871E4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ואח"כ</w:t>
      </w:r>
      <w:r w:rsidR="00F85F49" w:rsidRPr="002871E4">
        <w:rPr>
          <w:rStyle w:val="affff8"/>
          <w:rtl/>
        </w:rPr>
        <w:t xml:space="preserve"> מאמר</w:t>
      </w:r>
      <w:r>
        <w:rPr>
          <w:rStyle w:val="affff8"/>
          <w:rFonts w:hint="cs"/>
          <w:rtl/>
        </w:rPr>
        <w:t xml:space="preserve"> -</w:t>
      </w:r>
      <w:r w:rsidR="00F85F49" w:rsidRPr="002871E4">
        <w:rPr>
          <w:rStyle w:val="affff8"/>
          <w:rtl/>
        </w:rPr>
        <w:t xml:space="preserve"> היא ערו</w:t>
      </w:r>
      <w:r w:rsidR="00F85F49" w:rsidRPr="002871E4">
        <w:rPr>
          <w:rStyle w:val="affff8"/>
          <w:rFonts w:hint="eastAsia"/>
          <w:rtl/>
        </w:rPr>
        <w:t>ה</w:t>
      </w:r>
      <w:r w:rsidR="00F85F49" w:rsidRPr="002871E4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 xml:space="preserve">[</w:t>
      </w:r>
      <w:r>
        <w:rPr>
          <w:rStyle w:val="affff5"/>
          <w:rFonts w:hint="cs"/>
          <w:rtl/>
          <w:rPrChange w:id="9037" w:author="מנוע אמוראים" w:date="2026-10-05T16:41:34Z">
            <w:rPr>
              <w:rStyle w:val="affff8"/>
              <w:rFonts w:hint="cs"/>
              <w:rtl/>
            </w:rPr>
          </w:rPrChange>
        </w:rPr>
        <w:t xml:space="preserve">דר"ש</w:t>
      </w:r>
      <w:r>
        <w:rPr>
          <w:rStyle w:val="affff8"/>
          <w:rFonts w:hint="cs"/>
          <w:rtl/>
        </w:rPr>
        <w:t xml:space="preserve"> הרי מודה בנולד קודם] </w:t>
      </w:r>
      <w:r w:rsidR="00F85F49" w:rsidRPr="002871E4">
        <w:rPr>
          <w:rStyle w:val="affff8"/>
          <w:rFonts w:hint="eastAsia"/>
          <w:rtl/>
        </w:rPr>
        <w:t>ופטורה</w:t>
      </w:r>
      <w:r>
        <w:rPr>
          <w:rStyle w:val="affff8"/>
          <w:rFonts w:hint="cs"/>
          <w:rtl/>
        </w:rPr>
        <w:t>,</w:t>
      </w:r>
      <w:r w:rsidR="00F85F49" w:rsidRPr="002871E4">
        <w:rPr>
          <w:rStyle w:val="affff8"/>
          <w:rtl/>
        </w:rPr>
        <w:t xml:space="preserve"> והשניה חולצת ולא מת</w:t>
      </w:r>
      <w:r>
        <w:rPr>
          <w:rStyle w:val="affff8"/>
          <w:rFonts w:hint="cs"/>
          <w:rtl/>
        </w:rPr>
        <w:t>י</w:t>
      </w:r>
      <w:r w:rsidR="00F85F49" w:rsidRPr="002871E4">
        <w:rPr>
          <w:rStyle w:val="affff8"/>
          <w:rFonts w:hint="eastAsia"/>
          <w:rtl/>
        </w:rPr>
        <w:t>יבמת</w:t>
      </w:r>
      <w:r>
        <w:rPr>
          <w:rStyle w:val="affff8"/>
          <w:rFonts w:hint="cs"/>
          <w:rtl/>
        </w:rPr>
        <w:t>,</w:t>
      </w:r>
    </w:p>
    <w:p w14:paraId="0B681803" w14:textId="5F1E0F25" w:rsidR="0041478C" w:rsidRDefault="0041478C" w:rsidP="00B57A28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lastRenderedPageBreak/>
        <w:t>וטעם</w:t>
      </w:r>
      <w:r>
        <w:rPr>
          <w:rFonts w:ascii="FontbitDavid" w:hAnsi="FontbitDavid" w:hint="cs"/>
          <w:sz w:val="32"/>
          <w:rtl/>
        </w:rPr>
        <w:t xml:space="preserve"> </w:t>
      </w:r>
      <w:r w:rsidR="00B57A28">
        <w:rPr>
          <w:rFonts w:ascii="FontbitDavid" w:hAnsi="FontbitDavid" w:hint="cs"/>
          <w:sz w:val="32"/>
          <w:rtl/>
        </w:rPr>
        <w:t>'</w:t>
      </w:r>
      <w:r w:rsidR="00F85F49" w:rsidRPr="00C35A2C">
        <w:rPr>
          <w:rFonts w:ascii="FontbitDavid" w:hAnsi="FontbitDavid"/>
          <w:sz w:val="32"/>
          <w:rtl/>
        </w:rPr>
        <w:t>חלץ לבעלת מאמר לא נפטרה צרה</w:t>
      </w:r>
      <w:r w:rsidR="00B57A28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 w:hint="cs"/>
          <w:sz w:val="32"/>
          <w:rtl/>
        </w:rPr>
        <w:t>.</w:t>
      </w:r>
    </w:p>
    <w:p w14:paraId="094E4633" w14:textId="3FD80CA5" w:rsidR="00F85F49" w:rsidRPr="00C35A2C" w:rsidRDefault="0041478C" w:rsidP="00B57A28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ש</w:t>
      </w:r>
      <w:r w:rsidR="00F85F49" w:rsidRPr="00C35A2C">
        <w:rPr>
          <w:rFonts w:ascii="FontbitDavid" w:hAnsi="FontbitDavid"/>
          <w:sz w:val="32"/>
          <w:rtl/>
        </w:rPr>
        <w:t xml:space="preserve">צרה </w:t>
      </w:r>
      <w:r w:rsidR="00453B76">
        <w:rPr>
          <w:rFonts w:ascii="FontbitDavid" w:hAnsi="FontbitDavid" w:hint="cs"/>
          <w:sz w:val="32"/>
          <w:rtl/>
        </w:rPr>
        <w:t>'</w:t>
      </w:r>
      <w:r w:rsidR="00F85F49" w:rsidRPr="00C35A2C">
        <w:rPr>
          <w:rFonts w:ascii="FontbitDavid" w:hAnsi="FontbitDavid"/>
          <w:sz w:val="32"/>
          <w:rtl/>
        </w:rPr>
        <w:t>ודאי</w:t>
      </w:r>
      <w:r w:rsidR="00453B76">
        <w:rPr>
          <w:rFonts w:ascii="FontbitDavid" w:hAnsi="FontbitDavid" w:hint="cs"/>
          <w:sz w:val="32"/>
          <w:rtl/>
        </w:rPr>
        <w:t>',</w:t>
      </w:r>
      <w:r w:rsidR="00F85F49" w:rsidRPr="00C35A2C">
        <w:rPr>
          <w:rFonts w:ascii="FontbitDavid" w:hAnsi="FontbitDavid"/>
          <w:sz w:val="32"/>
          <w:rtl/>
        </w:rPr>
        <w:t xml:space="preserve"> ובעלת מאמר </w:t>
      </w:r>
      <w:r w:rsidR="00453B76">
        <w:rPr>
          <w:rFonts w:ascii="FontbitDavid" w:hAnsi="FontbitDavid" w:hint="cs"/>
          <w:sz w:val="32"/>
          <w:rtl/>
        </w:rPr>
        <w:t>'</w:t>
      </w:r>
      <w:r w:rsidR="00F85F49" w:rsidRPr="00C35A2C">
        <w:rPr>
          <w:rFonts w:ascii="FontbitDavid" w:hAnsi="FontbitDavid"/>
          <w:sz w:val="32"/>
          <w:rtl/>
        </w:rPr>
        <w:t>ספק</w:t>
      </w:r>
      <w:r w:rsidR="00453B76">
        <w:rPr>
          <w:rFonts w:ascii="FontbitDavid" w:hAnsi="FontbitDavid" w:hint="cs"/>
          <w:sz w:val="32"/>
          <w:rtl/>
        </w:rPr>
        <w:t>',</w:t>
      </w:r>
      <w:r w:rsidR="00F85F49" w:rsidRPr="00C35A2C">
        <w:rPr>
          <w:rFonts w:ascii="FontbitDavid" w:hAnsi="FontbitDavid"/>
          <w:sz w:val="32"/>
          <w:rtl/>
        </w:rPr>
        <w:t xml:space="preserve"> ואין ספק מוציא מידי ודאי.</w:t>
      </w:r>
    </w:p>
    <w:p w14:paraId="170E0BA3" w14:textId="4831AD64" w:rsidR="00531C63" w:rsidRDefault="00367676" w:rsidP="00367676">
      <w:pPr>
        <w:pStyle w:val="affff2"/>
        <w:rPr>
          <w:rtl/>
        </w:rPr>
      </w:pPr>
      <w:bookmarkStart w:id="136" w:name="_Toc119172638"/>
      <w:bookmarkStart w:id="137" w:name="_Toc119229726"/>
      <w:r>
        <w:rPr>
          <w:rFonts w:hint="cs"/>
          <w:rtl/>
        </w:rPr>
        <w:t>טעם מחלוקת ר''ש ורבנן</w:t>
      </w:r>
      <w:r w:rsidR="00531C63">
        <w:rPr>
          <w:rFonts w:hint="cs"/>
          <w:rtl/>
        </w:rPr>
        <w:t xml:space="preserve"> </w:t>
      </w:r>
      <w:r w:rsidR="008E7003">
        <w:rPr>
          <w:rFonts w:hint="cs"/>
          <w:rtl/>
        </w:rPr>
        <w:t>במשנה</w:t>
      </w:r>
      <w:bookmarkEnd w:id="136"/>
      <w:bookmarkEnd w:id="137"/>
    </w:p>
    <w:p w14:paraId="4708D887" w14:textId="20A55367" w:rsidR="00F85F49" w:rsidRPr="00AC7749" w:rsidRDefault="00F85F49" w:rsidP="00531C63">
      <w:pPr>
        <w:rPr>
          <w:rtl/>
        </w:rPr>
      </w:pPr>
      <w:r w:rsidRPr="002871E4">
        <w:rPr>
          <w:rStyle w:val="affff5"/>
          <w:rFonts w:hint="eastAsia"/>
          <w:rtl/>
        </w:rPr>
        <w:t>טעם</w:t>
      </w:r>
      <w:r w:rsidRPr="002871E4">
        <w:rPr>
          <w:rStyle w:val="affff5"/>
          <w:rtl/>
        </w:rPr>
        <w:t xml:space="preserve"> </w:t>
      </w:r>
      <w:r w:rsidRPr="00531C63">
        <w:rPr>
          <w:rStyle w:val="affff5"/>
          <w:rFonts w:hint="cs"/>
          <w:rtl/>
        </w:rPr>
        <w:t>ר</w:t>
      </w:r>
      <w:r w:rsidRPr="00531C63">
        <w:rPr>
          <w:rStyle w:val="affff5"/>
          <w:rtl/>
        </w:rPr>
        <w:t>"</w:t>
      </w:r>
      <w:r w:rsidRPr="00531C63">
        <w:rPr>
          <w:rStyle w:val="affff5"/>
          <w:rFonts w:hint="cs"/>
          <w:rtl/>
        </w:rPr>
        <w:t>ש</w:t>
      </w:r>
      <w:r w:rsidRPr="00531C63">
        <w:rPr>
          <w:rStyle w:val="affff5"/>
          <w:rtl/>
        </w:rPr>
        <w:t>:</w:t>
      </w:r>
      <w:r w:rsidRPr="00AC7749">
        <w:rPr>
          <w:rtl/>
        </w:rPr>
        <w:t xml:space="preserve"> הואיל ומצאה בהיתר</w:t>
      </w:r>
      <w:r w:rsidR="00531C63">
        <w:rPr>
          <w:rFonts w:hint="cs"/>
          <w:rtl/>
        </w:rPr>
        <w:t>.</w:t>
      </w:r>
    </w:p>
    <w:p w14:paraId="39679A4B" w14:textId="474B766F" w:rsidR="00F85F49" w:rsidRPr="00D238B7" w:rsidRDefault="00F85F49" w:rsidP="002871E4">
      <w:pPr>
        <w:rPr>
          <w:rStyle w:val="affff5"/>
          <w:rtl/>
        </w:rPr>
      </w:pPr>
      <w:r w:rsidRPr="002871E4">
        <w:rPr>
          <w:rStyle w:val="affff5"/>
          <w:rFonts w:hint="eastAsia"/>
          <w:rtl/>
        </w:rPr>
        <w:t>טעם</w:t>
      </w:r>
      <w:r w:rsidRPr="002871E4">
        <w:rPr>
          <w:rStyle w:val="affff5"/>
          <w:rtl/>
        </w:rPr>
        <w:t xml:space="preserve"> </w:t>
      </w:r>
      <w:r w:rsidRPr="00531C63">
        <w:rPr>
          <w:rStyle w:val="affff5"/>
          <w:rFonts w:hint="cs"/>
          <w:rtl/>
        </w:rPr>
        <w:t>רבנן</w:t>
      </w:r>
      <w:r w:rsidRPr="002871E4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3E4AAC">
        <w:rPr>
          <w:rStyle w:val="affff1"/>
          <w:rFonts w:hint="cs"/>
          <w:rtl/>
        </w:rPr>
        <w:t>'</w:t>
      </w:r>
      <w:r w:rsidRPr="003E4AAC">
        <w:rPr>
          <w:rStyle w:val="affff1"/>
          <w:rtl/>
        </w:rPr>
        <w:t xml:space="preserve">ולקחה לו לאשה </w:t>
      </w:r>
      <w:r w:rsidRPr="002871E4">
        <w:rPr>
          <w:rStyle w:val="affff1"/>
          <w:b/>
          <w:bCs/>
          <w:rtl/>
        </w:rPr>
        <w:t>ויבמה'</w:t>
      </w:r>
      <w:r w:rsidRPr="00C35A2C">
        <w:rPr>
          <w:rFonts w:ascii="FontbitDavid" w:hAnsi="FontbitDavid"/>
          <w:sz w:val="32"/>
          <w:rtl/>
        </w:rPr>
        <w:t>, עדיין יבום ראשו</w:t>
      </w:r>
      <w:r w:rsidR="00531C63">
        <w:rPr>
          <w:rFonts w:ascii="FontbitDavid" w:hAnsi="FontbitDavid" w:hint="cs"/>
          <w:sz w:val="32"/>
          <w:rtl/>
        </w:rPr>
        <w:t>ן</w:t>
      </w:r>
      <w:r w:rsidRPr="00C35A2C">
        <w:rPr>
          <w:rFonts w:ascii="FontbitDavid" w:hAnsi="FontbitDavid"/>
          <w:sz w:val="32"/>
          <w:rtl/>
        </w:rPr>
        <w:t xml:space="preserve"> עליה.</w:t>
      </w:r>
    </w:p>
    <w:p w14:paraId="5697149F" w14:textId="77777777" w:rsidR="00F85F49" w:rsidRPr="00367676" w:rsidRDefault="00F85F49" w:rsidP="00367676">
      <w:pPr>
        <w:pStyle w:val="aff7"/>
        <w:framePr w:wrap="around"/>
        <w:rPr>
          <w:rtl/>
        </w:rPr>
      </w:pPr>
      <w:r w:rsidRPr="00367676">
        <w:rPr>
          <w:rFonts w:hint="cs"/>
          <w:rtl/>
        </w:rPr>
        <w:t>כ.</w:t>
      </w:r>
    </w:p>
    <w:p w14:paraId="5FE5A04F" w14:textId="3137DABD" w:rsidR="00F85F49" w:rsidRDefault="00F85F49" w:rsidP="002871E4">
      <w:pPr>
        <w:rPr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531C63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אף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531C63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שקיי</w:t>
      </w:r>
      <w:r w:rsidR="00531C63" w:rsidRPr="00D1637C">
        <w:rPr>
          <w:rFonts w:ascii="FontbitDavid" w:hAnsi="FontbitDavid" w:cs="PFT_Frank"/>
          <w:b/>
          <w:bCs/>
          <w:sz w:val="32"/>
          <w:szCs w:val="14"/>
          <w:rtl/>
        </w:rPr>
        <w:t>"ל</w:t>
      </w:r>
      <w:r w:rsidR="00531C63">
        <w:rPr>
          <w:rFonts w:ascii="FontbitDavid" w:hAnsi="FontbitDavid" w:hint="cs"/>
          <w:sz w:val="32"/>
          <w:rtl/>
        </w:rPr>
        <w:t xml:space="preserve"> '</w:t>
      </w:r>
      <w:r w:rsidRPr="00C35A2C">
        <w:rPr>
          <w:rFonts w:ascii="FontbitDavid" w:hAnsi="FontbitDavid"/>
          <w:sz w:val="32"/>
          <w:rtl/>
        </w:rPr>
        <w:t>מגרשה בגט ומחזירה</w:t>
      </w:r>
      <w:r w:rsidR="00531C63">
        <w:rPr>
          <w:rFonts w:ascii="FontbitDavid" w:hAnsi="FontbitDavid" w:hint="cs"/>
          <w:sz w:val="32"/>
          <w:rtl/>
        </w:rPr>
        <w:t xml:space="preserve">' - </w:t>
      </w:r>
      <w:r w:rsidRPr="00BF2C41">
        <w:rPr>
          <w:rStyle w:val="affff1"/>
          <w:rFonts w:hint="cs"/>
          <w:rtl/>
        </w:rPr>
        <w:t xml:space="preserve">'ולקחה' </w:t>
      </w:r>
      <w:r w:rsidR="00531C63">
        <w:rPr>
          <w:rFonts w:hint="cs"/>
          <w:rtl/>
        </w:rPr>
        <w:t>ד</w:t>
      </w:r>
      <w:r w:rsidRPr="00C35A2C">
        <w:rPr>
          <w:rFonts w:hint="cs"/>
          <w:rtl/>
        </w:rPr>
        <w:t>כאשתו ל</w:t>
      </w:r>
      <w:r w:rsidR="00531C63">
        <w:rPr>
          <w:rFonts w:hint="cs"/>
          <w:rtl/>
        </w:rPr>
        <w:t>גמרי,</w:t>
      </w:r>
    </w:p>
    <w:p w14:paraId="239EE657" w14:textId="5463E4A6" w:rsidR="00531C63" w:rsidRPr="00EE08B4" w:rsidRDefault="00F85F49" w:rsidP="00EE08B4">
      <w:pPr>
        <w:ind w:left="113" w:firstLine="113"/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מסתבר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531C63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שדי </w:t>
      </w:r>
      <w:r>
        <w:rPr>
          <w:rFonts w:ascii="FontbitDavid" w:hAnsi="FontbitDavid"/>
          <w:sz w:val="32"/>
          <w:rtl/>
        </w:rPr>
        <w:t>היתר</w:t>
      </w:r>
      <w:r w:rsidRPr="00C35A2C">
        <w:rPr>
          <w:rFonts w:ascii="FontbitDavid" w:hAnsi="FontbitDavid"/>
          <w:sz w:val="32"/>
          <w:rtl/>
        </w:rPr>
        <w:t xml:space="preserve"> א</w:t>
      </w:r>
      <w:r>
        <w:rPr>
          <w:rFonts w:ascii="FontbitDavid" w:hAnsi="FontbitDavid"/>
          <w:sz w:val="32"/>
          <w:rtl/>
        </w:rPr>
        <w:t>היתר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531C63">
        <w:rPr>
          <w:rFonts w:ascii="FontbitDavid" w:hAnsi="FontbitDavid" w:hint="cs"/>
          <w:sz w:val="32"/>
          <w:rtl/>
        </w:rPr>
        <w:t>ו</w:t>
      </w:r>
      <w:r>
        <w:rPr>
          <w:rFonts w:ascii="FontbitDavid" w:hAnsi="FontbitDavid"/>
          <w:sz w:val="32"/>
          <w:rtl/>
        </w:rPr>
        <w:t>איסור</w:t>
      </w:r>
      <w:r w:rsidRPr="00C35A2C">
        <w:rPr>
          <w:rFonts w:ascii="FontbitDavid" w:hAnsi="FontbitDavid"/>
          <w:sz w:val="32"/>
          <w:rtl/>
        </w:rPr>
        <w:t xml:space="preserve"> א</w:t>
      </w:r>
      <w:r>
        <w:rPr>
          <w:rFonts w:ascii="FontbitDavid" w:hAnsi="FontbitDavid"/>
          <w:sz w:val="32"/>
          <w:rtl/>
        </w:rPr>
        <w:t>איסור</w:t>
      </w:r>
      <w:r w:rsidR="00531C63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.</w:t>
      </w:r>
    </w:p>
    <w:p w14:paraId="489138BD" w14:textId="03F17836" w:rsidR="00476734" w:rsidRDefault="00F85F49" w:rsidP="00476734">
      <w:pPr>
        <w:rPr>
          <w:rFonts w:ascii="FontbitDavid" w:hAnsi="FontbitDavid"/>
          <w:sz w:val="32"/>
          <w:rtl/>
        </w:rPr>
      </w:pPr>
      <w:r w:rsidRPr="00C409B1">
        <w:rPr>
          <w:rStyle w:val="affff5"/>
          <w:rtl/>
        </w:rPr>
        <w:t>ו</w:t>
      </w:r>
      <w:r w:rsidR="00531C63">
        <w:rPr>
          <w:rStyle w:val="affff5"/>
          <w:rFonts w:hint="cs"/>
          <w:rtl/>
        </w:rPr>
        <w:t xml:space="preserve">מודה </w:t>
      </w:r>
      <w:r w:rsidRPr="00C409B1">
        <w:rPr>
          <w:rStyle w:val="affff5"/>
          <w:rtl/>
        </w:rPr>
        <w:t>ר"</w:t>
      </w:r>
      <w:r w:rsidRPr="00C409B1">
        <w:rPr>
          <w:rStyle w:val="affff5"/>
          <w:rFonts w:hint="cs"/>
          <w:rtl/>
        </w:rPr>
        <w:t>ש</w:t>
      </w:r>
      <w:r>
        <w:rPr>
          <w:rFonts w:ascii="FontbitDavid" w:hAnsi="FontbitDavid"/>
          <w:sz w:val="32"/>
          <w:rtl/>
        </w:rPr>
        <w:t xml:space="preserve"> </w:t>
      </w:r>
      <w:r w:rsidR="00531C63">
        <w:rPr>
          <w:rFonts w:ascii="FontbitDavid" w:hAnsi="FontbitDavid" w:hint="cs"/>
          <w:spacing w:val="-2"/>
          <w:sz w:val="32"/>
          <w:rtl/>
        </w:rPr>
        <w:t>ב</w:t>
      </w:r>
      <w:r w:rsidRPr="00262A77">
        <w:rPr>
          <w:rFonts w:ascii="FontbitDavid" w:hAnsi="FontbitDavid" w:hint="cs"/>
          <w:spacing w:val="-2"/>
          <w:sz w:val="32"/>
          <w:rtl/>
        </w:rPr>
        <w:t>אחותו מאמו שנשאה אחיו מאביו, ואח</w:t>
      </w:r>
      <w:r w:rsidRPr="00262A77">
        <w:rPr>
          <w:rFonts w:ascii="FontbitDavid" w:hAnsi="FontbitDavid"/>
          <w:spacing w:val="-2"/>
          <w:sz w:val="32"/>
          <w:rtl/>
        </w:rPr>
        <w:t>"</w:t>
      </w:r>
      <w:r w:rsidRPr="00262A77">
        <w:rPr>
          <w:rFonts w:ascii="FontbitDavid" w:hAnsi="FontbitDavid" w:hint="cs"/>
          <w:spacing w:val="-2"/>
          <w:sz w:val="32"/>
          <w:rtl/>
        </w:rPr>
        <w:t xml:space="preserve">כ נולד </w:t>
      </w:r>
      <w:r w:rsidR="00476734">
        <w:rPr>
          <w:rFonts w:ascii="FontbitDavid" w:hAnsi="FontbitDavid" w:hint="cs"/>
          <w:spacing w:val="-2"/>
          <w:sz w:val="32"/>
          <w:rtl/>
        </w:rPr>
        <w:t>ה</w:t>
      </w:r>
      <w:r w:rsidRPr="00262A77">
        <w:rPr>
          <w:rFonts w:ascii="FontbitDavid" w:hAnsi="FontbitDavid" w:hint="cs"/>
          <w:spacing w:val="-2"/>
          <w:sz w:val="32"/>
          <w:rtl/>
        </w:rPr>
        <w:t>אח</w:t>
      </w:r>
      <w:r w:rsidR="00476734">
        <w:rPr>
          <w:rFonts w:ascii="FontbitDavid" w:hAnsi="FontbitDavid" w:hint="cs"/>
          <w:spacing w:val="-2"/>
          <w:sz w:val="32"/>
          <w:rtl/>
        </w:rPr>
        <w:t xml:space="preserve"> </w:t>
      </w:r>
      <w:r w:rsidR="00476734" w:rsidRPr="00062827">
        <w:rPr>
          <w:rFonts w:ascii="FontbitDavid" w:hAnsi="FontbitDavid" w:hint="cs"/>
          <w:spacing w:val="-4"/>
          <w:sz w:val="32"/>
          <w:rtl/>
        </w:rPr>
        <w:t>השני</w:t>
      </w:r>
      <w:r w:rsidRPr="00062827">
        <w:rPr>
          <w:rFonts w:ascii="FontbitDavid" w:hAnsi="FontbitDavid" w:hint="cs"/>
          <w:spacing w:val="-4"/>
          <w:sz w:val="32"/>
          <w:rtl/>
        </w:rPr>
        <w:t xml:space="preserve"> ומת</w:t>
      </w:r>
      <w:r w:rsidR="00476734" w:rsidRPr="00062827">
        <w:rPr>
          <w:rFonts w:ascii="FontbitDavid" w:hAnsi="FontbitDavid" w:hint="cs"/>
          <w:spacing w:val="-4"/>
          <w:sz w:val="32"/>
          <w:rtl/>
        </w:rPr>
        <w:t xml:space="preserve"> </w:t>
      </w:r>
      <w:r w:rsidR="0067450C" w:rsidRPr="00062827">
        <w:rPr>
          <w:rFonts w:ascii="FontbitDavid" w:hAnsi="FontbitDavid" w:hint="cs"/>
          <w:spacing w:val="-4"/>
          <w:sz w:val="32"/>
          <w:rtl/>
        </w:rPr>
        <w:t>-</w:t>
      </w:r>
      <w:r w:rsidR="00476734" w:rsidRPr="00062827">
        <w:rPr>
          <w:rFonts w:ascii="FontbitDavid" w:hAnsi="FontbitDavid" w:hint="cs"/>
          <w:spacing w:val="-4"/>
          <w:sz w:val="32"/>
          <w:rtl/>
        </w:rPr>
        <w:t xml:space="preserve"> ש</w:t>
      </w:r>
      <w:r w:rsidR="0067450C" w:rsidRPr="00062827">
        <w:rPr>
          <w:rFonts w:ascii="FontbitDavid" w:hAnsi="FontbitDavid" w:hint="cs"/>
          <w:spacing w:val="-4"/>
          <w:sz w:val="32"/>
          <w:rtl/>
        </w:rPr>
        <w:t>ל</w:t>
      </w:r>
      <w:r w:rsidRPr="00062827">
        <w:rPr>
          <w:rFonts w:ascii="FontbitDavid" w:hAnsi="FontbitDavid" w:hint="cs"/>
          <w:spacing w:val="-4"/>
          <w:sz w:val="32"/>
          <w:rtl/>
        </w:rPr>
        <w:t>איסור</w:t>
      </w:r>
      <w:r w:rsidR="0067450C" w:rsidRPr="00062827">
        <w:rPr>
          <w:rFonts w:ascii="FontbitDavid" w:hAnsi="FontbitDavid" w:hint="cs"/>
          <w:spacing w:val="-4"/>
          <w:sz w:val="32"/>
          <w:rtl/>
        </w:rPr>
        <w:t xml:space="preserve"> אחותו</w:t>
      </w:r>
      <w:r w:rsidRPr="00062827">
        <w:rPr>
          <w:rFonts w:ascii="FontbitDavid" w:hAnsi="FontbitDavid" w:hint="cs"/>
          <w:spacing w:val="-4"/>
          <w:sz w:val="32"/>
          <w:rtl/>
        </w:rPr>
        <w:t xml:space="preserve"> אין היתר</w:t>
      </w:r>
      <w:r w:rsidR="00476734" w:rsidRPr="00062827">
        <w:rPr>
          <w:rFonts w:ascii="FontbitDavid" w:hAnsi="FontbitDavid" w:hint="cs"/>
          <w:spacing w:val="-4"/>
          <w:sz w:val="32"/>
          <w:rtl/>
        </w:rPr>
        <w:t>, אבל</w:t>
      </w:r>
      <w:r w:rsidRPr="00062827">
        <w:rPr>
          <w:rFonts w:ascii="FontbitDavid" w:hAnsi="FontbitDavid" w:hint="cs"/>
          <w:spacing w:val="-4"/>
          <w:sz w:val="32"/>
          <w:rtl/>
        </w:rPr>
        <w:t xml:space="preserve"> איסור אא</w:t>
      </w:r>
      <w:r w:rsidR="00476734" w:rsidRPr="00062827">
        <w:rPr>
          <w:rFonts w:ascii="FontbitDavid" w:hAnsi="FontbitDavid" w:hint="cs"/>
          <w:spacing w:val="-4"/>
          <w:sz w:val="32"/>
          <w:rtl/>
        </w:rPr>
        <w:t>"</w:t>
      </w:r>
      <w:r w:rsidRPr="00062827">
        <w:rPr>
          <w:rFonts w:ascii="FontbitDavid" w:hAnsi="FontbitDavid" w:hint="cs"/>
          <w:spacing w:val="-4"/>
          <w:sz w:val="32"/>
          <w:rtl/>
        </w:rPr>
        <w:t>ח יש היתר</w:t>
      </w:r>
      <w:r w:rsidR="00476734" w:rsidRPr="00062827">
        <w:rPr>
          <w:rFonts w:ascii="FontbitDavid" w:hAnsi="FontbitDavid" w:hint="cs"/>
          <w:spacing w:val="-4"/>
          <w:sz w:val="32"/>
          <w:rtl/>
        </w:rPr>
        <w:t>.</w:t>
      </w:r>
    </w:p>
    <w:p w14:paraId="4F3093BD" w14:textId="77777777" w:rsidR="00F85F49" w:rsidRPr="00C35A2C" w:rsidRDefault="00F85F49" w:rsidP="00615A60">
      <w:pPr>
        <w:pStyle w:val="aff2"/>
        <w:rPr>
          <w:rtl/>
        </w:rPr>
      </w:pPr>
      <w:r w:rsidRPr="00615A60">
        <w:rPr>
          <w:rFonts w:hint="cs"/>
          <w:rtl/>
        </w:rPr>
        <w:t>׹</w:t>
      </w:r>
    </w:p>
    <w:p>
      <w:pPr>
        <w:pStyle w:val="MishnaBatzad"/>
        <w:rPr>
          <w:ins w:id="20409" w:author="קלוד" w:date="2026-10-06T10:10:48Z"/>
        </w:rPr>
      </w:pPr>
      <w:ins w:id="20408" w:author="קלוד" w:date="2026-10-06T10:10:48Z">
        <w:r>
          <w:t xml:space="preserve">משנה ג</w:t>
        </w:r>
      </w:ins>
    </w:p>
    <w:p w14:paraId="4B0295C9" w14:textId="71E65749" w:rsidR="00F85F49" w:rsidRDefault="00F85F49" w:rsidP="00476734">
      <w:pPr>
        <w:pStyle w:val="affc"/>
        <w:rPr>
          <w:rtl/>
        </w:rPr>
      </w:pPr>
      <w:bookmarkStart w:id="138" w:name="_Toc119172639"/>
      <w:bookmarkStart w:id="139" w:name="_Toc119229727"/>
      <w:r w:rsidRPr="0022029C">
        <w:rPr>
          <w:rStyle w:val="affffc"/>
          <w:rtl/>
        </w:rPr>
        <w:t>כלל אמרו ביבמה: איסור ערוה</w:t>
      </w:r>
      <w:bookmarkEnd w:id="138"/>
      <w:bookmarkEnd w:id="139"/>
      <w:r w:rsidRPr="00C35A2C">
        <w:rPr>
          <w:rtl/>
        </w:rPr>
        <w:t xml:space="preserve"> - לא חולצת ולא מתייבמת</w:t>
      </w:r>
      <w:r w:rsidR="00476734">
        <w:rPr>
          <w:rFonts w:hint="cs"/>
          <w:rtl/>
        </w:rPr>
        <w:t>.</w:t>
      </w:r>
    </w:p>
    <w:p w14:paraId="3D391EBB" w14:textId="2CAF9098" w:rsidR="00F85F49" w:rsidRPr="009812AF" w:rsidRDefault="00F85F49" w:rsidP="00F85F49">
      <w:pPr>
        <w:pStyle w:val="affc"/>
        <w:rPr>
          <w:spacing w:val="4"/>
          <w:rtl/>
        </w:rPr>
      </w:pPr>
      <w:r w:rsidRPr="009812AF">
        <w:rPr>
          <w:rFonts w:hint="cs"/>
          <w:spacing w:val="4"/>
          <w:rtl/>
        </w:rPr>
        <w:t xml:space="preserve"> </w:t>
      </w:r>
      <w:bookmarkStart w:id="140" w:name="_Toc119172640"/>
      <w:bookmarkStart w:id="141" w:name="_Toc119229728"/>
      <w:r w:rsidRPr="0022029C">
        <w:rPr>
          <w:rStyle w:val="affffc"/>
          <w:rtl/>
        </w:rPr>
        <w:t>איסור מצוה ואיסור קדושה</w:t>
      </w:r>
      <w:bookmarkEnd w:id="140"/>
      <w:bookmarkEnd w:id="141"/>
      <w:r w:rsidRPr="000B30AC">
        <w:rPr>
          <w:rtl/>
        </w:rPr>
        <w:t xml:space="preserve"> - חולצת ולא מתייבמת</w:t>
      </w:r>
      <w:r w:rsidRPr="009812AF">
        <w:rPr>
          <w:spacing w:val="4"/>
          <w:rtl/>
        </w:rPr>
        <w:t>.</w:t>
      </w:r>
    </w:p>
    <w:p w14:paraId="535CB630" w14:textId="664AE178" w:rsidR="00F85F49" w:rsidRPr="00C35A2C" w:rsidRDefault="00F85F49" w:rsidP="00F85F49">
      <w:pPr>
        <w:pStyle w:val="affc"/>
        <w:rPr>
          <w:rtl/>
        </w:rPr>
      </w:pPr>
      <w:r w:rsidRPr="00C35A2C">
        <w:rPr>
          <w:rFonts w:hint="cs"/>
          <w:rtl/>
        </w:rPr>
        <w:t xml:space="preserve"> </w:t>
      </w:r>
      <w:r w:rsidRPr="00C35A2C">
        <w:rPr>
          <w:rtl/>
        </w:rPr>
        <w:t>אחותה שהיא יבמתה - חולצת או מתייבמת.</w:t>
      </w:r>
    </w:p>
    <w:p w14:paraId="1B32FA14" w14:textId="291BE1D3" w:rsidR="00F85F49" w:rsidRPr="00C35A2C" w:rsidRDefault="00476734" w:rsidP="0022029C">
      <w:pPr>
        <w:pStyle w:val="affc"/>
        <w:rPr>
          <w:rtl/>
        </w:rPr>
      </w:pPr>
      <w:bookmarkStart w:id="142" w:name="_Toc119172641"/>
      <w:bookmarkStart w:id="143" w:name="_Toc119229729"/>
      <w:r w:rsidRPr="0022029C">
        <w:rPr>
          <w:rStyle w:val="affffc"/>
          <w:rFonts w:hint="cs"/>
          <w:rtl/>
        </w:rPr>
        <w:t>'</w:t>
      </w:r>
      <w:r w:rsidR="00F85F49" w:rsidRPr="0022029C">
        <w:rPr>
          <w:rStyle w:val="affffc"/>
          <w:rtl/>
        </w:rPr>
        <w:t>איסור מצוה</w:t>
      </w:r>
      <w:r w:rsidRPr="0022029C">
        <w:rPr>
          <w:rStyle w:val="affffc"/>
          <w:rFonts w:hint="cs"/>
          <w:rtl/>
        </w:rPr>
        <w:t>'</w:t>
      </w:r>
      <w:bookmarkEnd w:id="142"/>
      <w:bookmarkEnd w:id="143"/>
      <w:r w:rsidR="00F85F49" w:rsidRPr="00C35A2C">
        <w:rPr>
          <w:rtl/>
        </w:rPr>
        <w:t xml:space="preserve"> - שניות מדברי סופרים</w:t>
      </w:r>
      <w:r w:rsidR="0067450C">
        <w:rPr>
          <w:rFonts w:hint="cs"/>
          <w:rtl/>
        </w:rPr>
        <w:t>,</w:t>
      </w:r>
    </w:p>
    <w:p w14:paraId="0DB09E4C" w14:textId="11F1B861" w:rsidR="00F85F49" w:rsidRDefault="00476734" w:rsidP="0022029C">
      <w:pPr>
        <w:pStyle w:val="affc"/>
        <w:rPr>
          <w:rtl/>
        </w:rPr>
      </w:pPr>
      <w:bookmarkStart w:id="144" w:name="_Toc119172642"/>
      <w:bookmarkStart w:id="145" w:name="_Toc119229730"/>
      <w:r w:rsidRPr="0022029C">
        <w:rPr>
          <w:rStyle w:val="affffc"/>
          <w:rFonts w:hint="cs"/>
          <w:rtl/>
        </w:rPr>
        <w:t>'</w:t>
      </w:r>
      <w:r w:rsidR="00F85F49" w:rsidRPr="0022029C">
        <w:rPr>
          <w:rStyle w:val="affffc"/>
          <w:rtl/>
        </w:rPr>
        <w:t>איסור קדושה</w:t>
      </w:r>
      <w:r w:rsidRPr="0022029C">
        <w:rPr>
          <w:rStyle w:val="affffc"/>
          <w:rFonts w:hint="cs"/>
          <w:rtl/>
        </w:rPr>
        <w:t>'</w:t>
      </w:r>
      <w:bookmarkEnd w:id="144"/>
      <w:bookmarkEnd w:id="145"/>
      <w:r>
        <w:rPr>
          <w:rFonts w:hint="cs"/>
          <w:rtl/>
        </w:rPr>
        <w:t xml:space="preserve"> </w:t>
      </w:r>
      <w:r w:rsidR="0022029C">
        <w:rPr>
          <w:rFonts w:hint="cs"/>
          <w:rtl/>
        </w:rPr>
        <w:t>-</w:t>
      </w:r>
      <w:r w:rsidR="00F85F49" w:rsidRPr="00C35A2C">
        <w:rPr>
          <w:rtl/>
        </w:rPr>
        <w:t>אלמנה לכ"ג, גרושה וחלוצה לכהן הדיוט,</w:t>
      </w:r>
    </w:p>
    <w:p w14:paraId="4BB57298" w14:textId="5ADD42E5" w:rsidR="00F85F49" w:rsidRPr="00C35A2C" w:rsidRDefault="0022029C" w:rsidP="0022029C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85F49" w:rsidRPr="00C35A2C">
        <w:rPr>
          <w:rtl/>
        </w:rPr>
        <w:t>ממזרת ונתינה לישראל, ובת ישראל לנתין וממזר.</w:t>
      </w:r>
    </w:p>
    <w:p w14:paraId="0AFA18C6" w14:textId="50D578D0" w:rsidR="00F85F49" w:rsidRPr="00907B18" w:rsidRDefault="00F85F49" w:rsidP="00F85F49">
      <w:pPr>
        <w:rPr>
          <w:rtl/>
        </w:rPr>
      </w:pPr>
      <w:bookmarkStart w:id="146" w:name="_Toc119172643"/>
      <w:bookmarkStart w:id="147" w:name="_Toc119229731"/>
      <w:r w:rsidRPr="00C35A2C">
        <w:rPr>
          <w:rStyle w:val="afff5"/>
          <w:rtl/>
        </w:rPr>
        <w:t>כלל</w:t>
      </w:r>
      <w:bookmarkEnd w:id="146"/>
      <w:bookmarkEnd w:id="147"/>
      <w:r w:rsidR="00476734">
        <w:rPr>
          <w:rStyle w:val="afff5"/>
          <w:rFonts w:hint="cs"/>
          <w:rtl/>
        </w:rPr>
        <w:t xml:space="preserve"> </w:t>
      </w:r>
      <w:r w:rsidR="00476734">
        <w:rPr>
          <w:rStyle w:val="affff5"/>
          <w:rFonts w:hint="cs"/>
          <w:rtl/>
        </w:rPr>
        <w:t>או</w:t>
      </w:r>
      <w:r w:rsidRPr="00907B18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ל</w:t>
      </w:r>
      <w:r w:rsidR="00476734" w:rsidRPr="00D1637C">
        <w:rPr>
          <w:rFonts w:cs="PFT_Frank" w:hint="eastAsia"/>
          <w:b/>
          <w:bCs/>
          <w:szCs w:val="14"/>
          <w:rtl/>
        </w:rPr>
        <w:t>רבות</w:t>
      </w:r>
      <w:r w:rsidRPr="00907B18">
        <w:rPr>
          <w:rtl/>
        </w:rPr>
        <w:t xml:space="preserve"> צרת אילונית</w:t>
      </w:r>
      <w:r w:rsidR="0067450C">
        <w:rPr>
          <w:rFonts w:hint="cs"/>
          <w:rtl/>
        </w:rPr>
        <w:t xml:space="preserve"> </w:t>
      </w:r>
      <w:r w:rsidR="0067450C" w:rsidRPr="002871E4">
        <w:rPr>
          <w:rStyle w:val="affff8"/>
          <w:rFonts w:hint="eastAsia"/>
          <w:rtl/>
        </w:rPr>
        <w:t>שפטורה</w:t>
      </w:r>
      <w:r w:rsidRPr="00907B18">
        <w:rPr>
          <w:rtl/>
        </w:rPr>
        <w:t xml:space="preserve"> </w:t>
      </w:r>
      <w:r w:rsidRPr="00C409B1">
        <w:rPr>
          <w:rStyle w:val="affff5"/>
          <w:rtl/>
        </w:rPr>
        <w:t>וכרא</w:t>
      </w:r>
      <w:r w:rsidR="00476734">
        <w:rPr>
          <w:rStyle w:val="affff5"/>
          <w:rFonts w:hint="cs"/>
          <w:rtl/>
        </w:rPr>
        <w:t>"</w:t>
      </w:r>
      <w:r w:rsidRPr="00C409B1">
        <w:rPr>
          <w:rStyle w:val="affff5"/>
          <w:rtl/>
        </w:rPr>
        <w:t>ס.</w:t>
      </w:r>
    </w:p>
    <w:p w14:paraId="37951875" w14:textId="597C67F6" w:rsidR="00F85F49" w:rsidRPr="00C35A2C" w:rsidRDefault="00476734" w:rsidP="002871E4">
      <w:pPr>
        <w:ind w:left="113" w:firstLine="113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 </w:t>
      </w:r>
      <w:r w:rsidRPr="002871E4">
        <w:rPr>
          <w:rStyle w:val="affff5"/>
          <w:rFonts w:hint="eastAsia"/>
          <w:rtl/>
        </w:rPr>
        <w:t>או</w:t>
      </w:r>
      <w:r w:rsidR="00F85F49" w:rsidRPr="002871E4">
        <w:rPr>
          <w:rtl/>
        </w:rPr>
        <w:t xml:space="preserve"> </w:t>
      </w:r>
      <w:r w:rsidRPr="002871E4">
        <w:rPr>
          <w:rFonts w:hint="eastAsia"/>
          <w:rtl/>
        </w:rPr>
        <w:t>רק</w:t>
      </w:r>
      <w:r w:rsidR="00F85F49" w:rsidRPr="002871E4">
        <w:rPr>
          <w:rtl/>
        </w:rPr>
        <w:t xml:space="preserve"> </w:t>
      </w:r>
      <w:r>
        <w:rPr>
          <w:rFonts w:hint="cs"/>
          <w:rtl/>
        </w:rPr>
        <w:t>'</w:t>
      </w:r>
      <w:r w:rsidR="00F85F49" w:rsidRPr="002871E4">
        <w:rPr>
          <w:rtl/>
        </w:rPr>
        <w:t>איסור ערוה</w:t>
      </w:r>
      <w:r>
        <w:rPr>
          <w:rFonts w:hint="cs"/>
          <w:rtl/>
        </w:rPr>
        <w:t>'</w:t>
      </w:r>
      <w:r w:rsidR="00F85F49" w:rsidRPr="002871E4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ו</w:t>
      </w:r>
      <w:r w:rsidR="00F85F49" w:rsidRPr="00D1637C">
        <w:rPr>
          <w:rFonts w:cs="PFT_Frank"/>
          <w:b/>
          <w:bCs/>
          <w:szCs w:val="14"/>
          <w:rtl/>
        </w:rPr>
        <w:t>למעט</w:t>
      </w:r>
      <w:r w:rsidR="00F85F49" w:rsidRPr="002871E4">
        <w:rPr>
          <w:rtl/>
        </w:rPr>
        <w:t xml:space="preserve"> צרת אילונית</w:t>
      </w:r>
      <w:r w:rsidR="00F85F49" w:rsidRPr="00C35A2C">
        <w:rPr>
          <w:rFonts w:ascii="FontbitDavid" w:hAnsi="FontbitDavid"/>
          <w:sz w:val="32"/>
          <w:rtl/>
        </w:rPr>
        <w:t xml:space="preserve"> </w:t>
      </w:r>
      <w:r w:rsidR="00F85F49" w:rsidRPr="002871E4">
        <w:rPr>
          <w:rStyle w:val="affff5"/>
          <w:rtl/>
        </w:rPr>
        <w:t xml:space="preserve">ולא </w:t>
      </w:r>
      <w:r w:rsidR="00F85F49" w:rsidRPr="0067450C">
        <w:rPr>
          <w:rStyle w:val="affff5"/>
          <w:rtl/>
        </w:rPr>
        <w:t>כר</w:t>
      </w:r>
      <w:r w:rsidR="00F85F49" w:rsidRPr="00C409B1">
        <w:rPr>
          <w:rStyle w:val="affff5"/>
          <w:rtl/>
        </w:rPr>
        <w:t>א</w:t>
      </w:r>
      <w:r>
        <w:rPr>
          <w:rStyle w:val="affff5"/>
          <w:rFonts w:hint="cs"/>
          <w:rtl/>
        </w:rPr>
        <w:t>"</w:t>
      </w:r>
      <w:r w:rsidR="00F85F49" w:rsidRPr="00C409B1">
        <w:rPr>
          <w:rStyle w:val="affff5"/>
          <w:rtl/>
        </w:rPr>
        <w:t>ס.</w:t>
      </w:r>
    </w:p>
    <w:p w14:paraId="6DD800A4" w14:textId="3C4949CD" w:rsidR="00F85F49" w:rsidRPr="00C35A2C" w:rsidRDefault="00F85F49" w:rsidP="002871E4">
      <w:pPr>
        <w:pStyle w:val="afff4"/>
        <w:jc w:val="center"/>
        <w:rPr>
          <w:rtl/>
        </w:rPr>
      </w:pPr>
      <w:ins w:id="9813" w:author="מספור קטעי משנה" w:date="2026-10-06T06:45:58Z">
        <w:r>
          <w:rPr>
            <w:rStyle w:val="MisparKeta"/>
          </w:rPr>
          <w:t xml:space="preserve">ג. </w:t>
        </w:r>
      </w:ins>
      <w:bookmarkStart w:id="148" w:name="_Toc119172644"/>
      <w:bookmarkStart w:id="149" w:name="_Toc119229732"/>
      <w:r w:rsidRPr="00C35A2C">
        <w:rPr>
          <w:rtl/>
        </w:rPr>
        <w:t>אחותה שהיא יבמתה.</w:t>
      </w:r>
      <w:bookmarkEnd w:id="148"/>
      <w:bookmarkEnd w:id="149"/>
    </w:p>
    <w:p w14:paraId="129D8001" w14:textId="455BAC41" w:rsidR="00F85F49" w:rsidRDefault="00F85F49" w:rsidP="00F85F49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אחותה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476734">
        <w:rPr>
          <w:rFonts w:ascii="FontbitDavid" w:hAnsi="FontbitDavid" w:hint="cs"/>
          <w:sz w:val="32"/>
          <w:rtl/>
        </w:rPr>
        <w:t>של</w:t>
      </w:r>
      <w:r w:rsidR="00476734"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 xml:space="preserve">איסור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ערוה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510961">
        <w:rPr>
          <w:rStyle w:val="affff8"/>
          <w:rFonts w:hint="cs"/>
          <w:rtl/>
        </w:rPr>
        <w:t>דאיסור מצוה מדאורייתא חייבת</w:t>
      </w:r>
      <w:r w:rsidR="0067450C">
        <w:rPr>
          <w:rStyle w:val="affff8"/>
          <w:rFonts w:hint="cs"/>
          <w:rtl/>
        </w:rPr>
        <w:t>, וזקוקה.</w:t>
      </w:r>
    </w:p>
    <w:p w14:paraId="3F44538C" w14:textId="7B905671" w:rsidR="00F85F49" w:rsidRPr="00C35A2C" w:rsidRDefault="00F85F49" w:rsidP="002871E4">
      <w:pPr>
        <w:pStyle w:val="afff4"/>
        <w:jc w:val="center"/>
        <w:rPr>
          <w:rtl/>
        </w:rPr>
      </w:pPr>
      <w:ins w:id="9814" w:author="מספור קטעי משנה" w:date="2026-10-06T06:45:58Z">
        <w:r>
          <w:rPr>
            <w:rStyle w:val="MisparKeta"/>
          </w:rPr>
          <w:t xml:space="preserve">ד. </w:t>
        </w:r>
      </w:ins>
      <w:bookmarkStart w:id="150" w:name="_Toc119172645"/>
      <w:bookmarkStart w:id="151" w:name="_Toc119229733"/>
      <w:r w:rsidRPr="00C35A2C">
        <w:rPr>
          <w:rtl/>
        </w:rPr>
        <w:t xml:space="preserve">איסור מצוה </w:t>
      </w:r>
      <w:r w:rsidR="00476734">
        <w:rPr>
          <w:rtl/>
        </w:rPr>
        <w:t>–</w:t>
      </w:r>
      <w:r w:rsidRPr="00C35A2C">
        <w:rPr>
          <w:rtl/>
        </w:rPr>
        <w:t xml:space="preserve"> שניות</w:t>
      </w:r>
      <w:r w:rsidR="00476734">
        <w:rPr>
          <w:rFonts w:hint="cs"/>
          <w:rtl/>
        </w:rPr>
        <w:t xml:space="preserve"> מד"ס</w:t>
      </w:r>
      <w:r w:rsidRPr="00C35A2C">
        <w:rPr>
          <w:rtl/>
        </w:rPr>
        <w:t>.</w:t>
      </w:r>
      <w:bookmarkEnd w:id="150"/>
      <w:bookmarkEnd w:id="151"/>
    </w:p>
    <w:p w14:paraId="3B45E9A4" w14:textId="648AD1B3" w:rsidR="00F85F49" w:rsidRPr="00C35A2C" w:rsidRDefault="00476734" w:rsidP="00F85F49">
      <w:pPr>
        <w:rPr>
          <w:rtl/>
        </w:rPr>
      </w:pPr>
      <w:r>
        <w:rPr>
          <w:rFonts w:ascii="FontbitDavid" w:hAnsi="FontbitDavid" w:hint="cs"/>
          <w:sz w:val="32"/>
          <w:rtl/>
        </w:rPr>
        <w:t>ד</w:t>
      </w:r>
      <w:r w:rsidR="0067450C">
        <w:rPr>
          <w:rFonts w:ascii="FontbitDavid" w:hAnsi="FontbitDavid" w:hint="cs"/>
          <w:sz w:val="32"/>
          <w:rtl/>
        </w:rPr>
        <w:t>'</w:t>
      </w:r>
      <w:r w:rsidR="00F85F49" w:rsidRPr="00C35A2C">
        <w:rPr>
          <w:rFonts w:ascii="FontbitDavid" w:hAnsi="FontbitDavid"/>
          <w:sz w:val="32"/>
          <w:rtl/>
        </w:rPr>
        <w:t>מצוה לשמוע דברי חכמים</w:t>
      </w:r>
      <w:r w:rsidR="0067450C">
        <w:rPr>
          <w:rFonts w:ascii="FontbitDavid" w:hAnsi="FontbitDavid" w:hint="cs"/>
          <w:sz w:val="32"/>
          <w:rtl/>
        </w:rPr>
        <w:t>'</w:t>
      </w:r>
      <w:r w:rsidR="00F85F49" w:rsidRPr="00C35A2C">
        <w:rPr>
          <w:rFonts w:ascii="FontbitDavid" w:hAnsi="FontbitDavid"/>
          <w:sz w:val="32"/>
          <w:rtl/>
        </w:rPr>
        <w:t>.</w:t>
      </w:r>
    </w:p>
    <w:p w14:paraId="03DDA3C5" w14:textId="65D82C96" w:rsidR="00F85F49" w:rsidRPr="00C35A2C" w:rsidRDefault="00F85F49" w:rsidP="008E7003">
      <w:pPr>
        <w:pStyle w:val="afff4"/>
        <w:jc w:val="center"/>
        <w:rPr>
          <w:rFonts w:ascii="FontbitDavid" w:hAnsi="FontbitDavid"/>
          <w:rtl/>
        </w:rPr>
      </w:pPr>
      <w:ins w:id="9815" w:author="מספור קטעי משנה" w:date="2026-10-06T06:45:58Z">
        <w:r>
          <w:rPr>
            <w:rStyle w:val="MisparKeta"/>
          </w:rPr>
          <w:t xml:space="preserve">ה. </w:t>
        </w:r>
      </w:ins>
      <w:bookmarkStart w:id="152" w:name="_Toc119172646"/>
      <w:bookmarkStart w:id="153" w:name="_Toc119229734"/>
      <w:r w:rsidRPr="00C35A2C">
        <w:rPr>
          <w:rtl/>
        </w:rPr>
        <w:t>איסור קדושה - אלמנה לכ</w:t>
      </w:r>
      <w:r w:rsidR="008E7003">
        <w:rPr>
          <w:rFonts w:hint="cs"/>
          <w:rtl/>
        </w:rPr>
        <w:t>ה''ג</w:t>
      </w:r>
      <w:r w:rsidR="00476734">
        <w:rPr>
          <w:rFonts w:hint="cs"/>
          <w:rtl/>
        </w:rPr>
        <w:t>.</w:t>
      </w:r>
      <w:r w:rsidR="008E7003">
        <w:rPr>
          <w:rFonts w:hint="cs"/>
          <w:rtl/>
        </w:rPr>
        <w:t xml:space="preserve"> </w:t>
      </w:r>
      <w:r w:rsidR="00476734" w:rsidRPr="008E7003">
        <w:rPr>
          <w:rStyle w:val="affff1"/>
          <w:rFonts w:hint="eastAsia"/>
          <w:rtl/>
        </w:rPr>
        <w:t>ד</w:t>
      </w:r>
      <w:r w:rsidRPr="008E7003">
        <w:rPr>
          <w:rStyle w:val="affff1"/>
          <w:rFonts w:hint="cs"/>
          <w:rtl/>
        </w:rPr>
        <w:t>'</w:t>
      </w:r>
      <w:r w:rsidRPr="008E7003">
        <w:rPr>
          <w:rStyle w:val="affff1"/>
          <w:rtl/>
        </w:rPr>
        <w:t>קדושים יהיו לא</w:t>
      </w:r>
      <w:r w:rsidR="00476734" w:rsidRPr="008E7003">
        <w:rPr>
          <w:rStyle w:val="affff1"/>
          <w:rFonts w:hint="cs"/>
          <w:rtl/>
        </w:rPr>
        <w:t>-</w:t>
      </w:r>
      <w:r w:rsidRPr="008E7003">
        <w:rPr>
          <w:rStyle w:val="affff1"/>
          <w:rtl/>
        </w:rPr>
        <w:t>להיהם</w:t>
      </w:r>
      <w:r w:rsidR="00476734" w:rsidRPr="008E7003">
        <w:rPr>
          <w:rStyle w:val="affff1"/>
          <w:rFonts w:hint="cs"/>
          <w:rtl/>
        </w:rPr>
        <w:t>'</w:t>
      </w:r>
      <w:r w:rsidRPr="008E7003">
        <w:rPr>
          <w:rStyle w:val="affff1"/>
          <w:rtl/>
        </w:rPr>
        <w:t>.</w:t>
      </w:r>
      <w:bookmarkEnd w:id="152"/>
      <w:bookmarkEnd w:id="153"/>
    </w:p>
    <w:p w14:paraId="68E07D3A" w14:textId="688364C1" w:rsidR="00F85F49" w:rsidRPr="00AC7749" w:rsidRDefault="00F85F49" w:rsidP="00F85F49">
      <w:pPr>
        <w:rPr>
          <w:spacing w:val="-6"/>
          <w:rtl/>
        </w:rPr>
      </w:pPr>
      <w:r w:rsidRPr="00C409B1">
        <w:rPr>
          <w:rStyle w:val="affff5"/>
          <w:rFonts w:hint="cs"/>
          <w:rtl/>
        </w:rPr>
        <w:lastRenderedPageBreak/>
        <w:t>ר</w:t>
      </w:r>
      <w:r w:rsidRPr="00C409B1">
        <w:rPr>
          <w:rStyle w:val="affff5"/>
          <w:rtl/>
        </w:rPr>
        <w:t>"</w:t>
      </w:r>
      <w:r w:rsidRPr="00C409B1">
        <w:rPr>
          <w:rStyle w:val="affff5"/>
          <w:rFonts w:hint="cs"/>
          <w:rtl/>
        </w:rPr>
        <w:t>י</w:t>
      </w:r>
      <w:r w:rsidRPr="003F3A85">
        <w:rPr>
          <w:rFonts w:cs="PFT_Frank"/>
          <w:b/>
          <w:bCs/>
          <w:spacing w:val="-6"/>
          <w:szCs w:val="14"/>
          <w:rtl/>
        </w:rPr>
        <w:t xml:space="preserve"> </w:t>
      </w:r>
      <w:r w:rsidRPr="002871E4">
        <w:rPr>
          <w:rStyle w:val="affff5"/>
          <w:rtl/>
        </w:rPr>
        <w:t>מחליף</w:t>
      </w:r>
      <w:r w:rsidRPr="003F3A85">
        <w:rPr>
          <w:rFonts w:cs="PFT_Frank"/>
          <w:b/>
          <w:bCs/>
          <w:spacing w:val="-6"/>
          <w:szCs w:val="14"/>
          <w:rtl/>
        </w:rPr>
        <w:t>:</w:t>
      </w:r>
      <w:r w:rsidRPr="00AC7749">
        <w:rPr>
          <w:spacing w:val="-6"/>
          <w:rtl/>
        </w:rPr>
        <w:t xml:space="preserve"> </w:t>
      </w:r>
      <w:r w:rsidRPr="002871E4">
        <w:rPr>
          <w:rStyle w:val="afff5"/>
          <w:rtl/>
        </w:rPr>
        <w:t>מצוה</w:t>
      </w:r>
      <w:r w:rsidRPr="00AC7749">
        <w:rPr>
          <w:spacing w:val="-6"/>
          <w:rtl/>
        </w:rPr>
        <w:t xml:space="preserve"> </w:t>
      </w:r>
      <w:r>
        <w:rPr>
          <w:rFonts w:hint="cs"/>
          <w:spacing w:val="-6"/>
          <w:rtl/>
        </w:rPr>
        <w:t xml:space="preserve">- </w:t>
      </w:r>
      <w:r w:rsidRPr="00AC7749">
        <w:rPr>
          <w:spacing w:val="-6"/>
          <w:rtl/>
        </w:rPr>
        <w:t>אלמנה לכה</w:t>
      </w:r>
      <w:r w:rsidRPr="00AC7749">
        <w:rPr>
          <w:rFonts w:hint="cs"/>
          <w:spacing w:val="-6"/>
          <w:rtl/>
        </w:rPr>
        <w:t>"ג</w:t>
      </w:r>
      <w:r>
        <w:rPr>
          <w:rFonts w:hint="cs"/>
          <w:spacing w:val="-6"/>
          <w:rtl/>
        </w:rPr>
        <w:t xml:space="preserve"> </w:t>
      </w:r>
      <w:r w:rsidR="00476734">
        <w:rPr>
          <w:rFonts w:hint="cs"/>
          <w:spacing w:val="-6"/>
          <w:rtl/>
        </w:rPr>
        <w:t xml:space="preserve">וכו', </w:t>
      </w:r>
      <w:r w:rsidR="00476734">
        <w:rPr>
          <w:rStyle w:val="affff1"/>
          <w:rFonts w:hint="cs"/>
          <w:rtl/>
        </w:rPr>
        <w:t>ד'</w:t>
      </w:r>
      <w:r w:rsidRPr="002871E4">
        <w:rPr>
          <w:rStyle w:val="affff1"/>
          <w:rtl/>
        </w:rPr>
        <w:t>א</w:t>
      </w:r>
      <w:r w:rsidRPr="00AC7749">
        <w:rPr>
          <w:rStyle w:val="affff1"/>
          <w:spacing w:val="-6"/>
          <w:rtl/>
        </w:rPr>
        <w:t>לה המצות</w:t>
      </w:r>
      <w:r w:rsidR="00476734">
        <w:rPr>
          <w:rStyle w:val="affff1"/>
          <w:rFonts w:hint="cs"/>
          <w:spacing w:val="-6"/>
          <w:rtl/>
        </w:rPr>
        <w:t>'</w:t>
      </w:r>
      <w:r w:rsidR="00476734">
        <w:rPr>
          <w:rFonts w:hint="cs"/>
          <w:spacing w:val="-6"/>
          <w:rtl/>
        </w:rPr>
        <w:t xml:space="preserve"> </w:t>
      </w:r>
      <w:r w:rsidR="00476734" w:rsidRPr="002871E4">
        <w:rPr>
          <w:rStyle w:val="affff8"/>
          <w:rFonts w:hint="eastAsia"/>
          <w:rtl/>
        </w:rPr>
        <w:t>בסוף</w:t>
      </w:r>
      <w:r w:rsidR="00476734" w:rsidRPr="002871E4">
        <w:rPr>
          <w:rStyle w:val="affff8"/>
          <w:rtl/>
        </w:rPr>
        <w:t xml:space="preserve"> </w:t>
      </w:r>
      <w:r w:rsidR="00476734" w:rsidRPr="002871E4">
        <w:rPr>
          <w:rStyle w:val="affff8"/>
          <w:rFonts w:hint="eastAsia"/>
          <w:rtl/>
        </w:rPr>
        <w:t>תורת</w:t>
      </w:r>
      <w:r w:rsidR="00476734" w:rsidRPr="002871E4">
        <w:rPr>
          <w:rStyle w:val="affff8"/>
          <w:rtl/>
        </w:rPr>
        <w:t xml:space="preserve"> </w:t>
      </w:r>
      <w:r w:rsidR="00476734" w:rsidRPr="002871E4">
        <w:rPr>
          <w:rStyle w:val="affff8"/>
          <w:rFonts w:hint="eastAsia"/>
          <w:rtl/>
        </w:rPr>
        <w:t>כהנים</w:t>
      </w:r>
      <w:r w:rsidR="00476734">
        <w:rPr>
          <w:rFonts w:hint="cs"/>
          <w:spacing w:val="-6"/>
          <w:rtl/>
        </w:rPr>
        <w:t>.</w:t>
      </w:r>
    </w:p>
    <w:p w14:paraId="5BA02780" w14:textId="42D72591" w:rsidR="00F85F49" w:rsidRPr="00615A60" w:rsidRDefault="00F85F49" w:rsidP="00615A60">
      <w:pPr>
        <w:rPr>
          <w:rFonts w:ascii="FontbitDavid" w:hAnsi="FontbitDavid"/>
          <w:sz w:val="32"/>
          <w:rtl/>
        </w:rPr>
      </w:pPr>
      <w:bookmarkStart w:id="154" w:name="_Toc119172647"/>
      <w:bookmarkStart w:id="155" w:name="_Toc119229735"/>
      <w:r w:rsidRPr="002871E4">
        <w:rPr>
          <w:rStyle w:val="afff5"/>
          <w:rtl/>
        </w:rPr>
        <w:t>קדושה</w:t>
      </w:r>
      <w:bookmarkEnd w:id="154"/>
      <w:bookmarkEnd w:id="155"/>
      <w:r w:rsidRPr="00C35A2C">
        <w:rPr>
          <w:rFonts w:ascii="FontbitDavid" w:hAnsi="FontbitDavid"/>
          <w:sz w:val="32"/>
          <w:rtl/>
        </w:rPr>
        <w:t xml:space="preserve"> - שניות מד</w:t>
      </w:r>
      <w:r w:rsidR="00476734">
        <w:rPr>
          <w:rFonts w:ascii="FontbitDavid" w:hAnsi="FontbitDavid" w:hint="cs"/>
          <w:sz w:val="32"/>
          <w:rtl/>
        </w:rPr>
        <w:t>"</w:t>
      </w:r>
      <w:r w:rsidRPr="00C35A2C">
        <w:rPr>
          <w:rFonts w:ascii="FontbitDavid" w:hAnsi="FontbitDavid"/>
          <w:sz w:val="32"/>
          <w:rtl/>
        </w:rPr>
        <w:t>ס,</w:t>
      </w:r>
      <w:r>
        <w:rPr>
          <w:rFonts w:ascii="FontbitDavid" w:hAnsi="FontbitDavid" w:hint="cs"/>
          <w:sz w:val="32"/>
          <w:rtl/>
        </w:rPr>
        <w:t xml:space="preserve"> </w:t>
      </w:r>
      <w:r w:rsidR="00476734">
        <w:rPr>
          <w:rFonts w:ascii="FontbitDavid" w:hAnsi="FontbitDavid" w:hint="cs"/>
          <w:sz w:val="32"/>
          <w:rtl/>
        </w:rPr>
        <w:t>ד'</w:t>
      </w:r>
      <w:r w:rsidRPr="00C35A2C">
        <w:rPr>
          <w:rFonts w:ascii="FontbitDavid" w:hAnsi="FontbitDavid"/>
          <w:sz w:val="32"/>
          <w:rtl/>
        </w:rPr>
        <w:t>קדש עצמך במותר לך</w:t>
      </w:r>
      <w:r w:rsidR="00476734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.</w:t>
      </w:r>
    </w:p>
    <w:p w14:paraId="2A1845A0" w14:textId="76C49EF0" w:rsidR="00F85F49" w:rsidRPr="00C35A2C" w:rsidRDefault="00F85F49" w:rsidP="002871E4">
      <w:pPr>
        <w:pStyle w:val="afff4"/>
        <w:jc w:val="center"/>
        <w:rPr>
          <w:rtl/>
        </w:rPr>
      </w:pPr>
      <w:ins w:id="9816" w:author="מספור קטעי משנה" w:date="2026-10-06T06:45:58Z">
        <w:r>
          <w:rPr>
            <w:rStyle w:val="MisparKeta"/>
          </w:rPr>
          <w:t xml:space="preserve">ו. </w:t>
        </w:r>
      </w:ins>
      <w:bookmarkStart w:id="156" w:name="_Toc119172648"/>
      <w:bookmarkStart w:id="157" w:name="_Toc119229736"/>
      <w:r w:rsidRPr="00C35A2C">
        <w:rPr>
          <w:rtl/>
        </w:rPr>
        <w:t>אלמנה לכהן גדול.</w:t>
      </w:r>
      <w:bookmarkEnd w:id="156"/>
      <w:bookmarkEnd w:id="157"/>
    </w:p>
    <w:p w14:paraId="0033D11D" w14:textId="0BA7E775" w:rsidR="00F85F49" w:rsidRPr="00C35A2C" w:rsidRDefault="00F85F49" w:rsidP="00F85F49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לא שנא מן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הנשואין</w:t>
      </w:r>
      <w:r w:rsidRPr="00C35A2C">
        <w:rPr>
          <w:rFonts w:ascii="FontbitDavid" w:hAnsi="FontbitDavid"/>
          <w:sz w:val="32"/>
          <w:rtl/>
        </w:rPr>
        <w:t xml:space="preserve"> ולא שנא מן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האירוסין</w:t>
      </w:r>
      <w:r w:rsidR="0067450C">
        <w:rPr>
          <w:rFonts w:ascii="FontbitDavid" w:hAnsi="FontbitDavid" w:hint="cs"/>
          <w:sz w:val="32"/>
          <w:rtl/>
        </w:rPr>
        <w:t xml:space="preserve"> -</w:t>
      </w:r>
    </w:p>
    <w:p w14:paraId="5EE9EBAC" w14:textId="6A62D96B" w:rsidR="00F85F49" w:rsidRDefault="00F85F49" w:rsidP="00F85F49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נשואין - אין עשה דוחה לא תעשה ועשה,</w:t>
      </w:r>
    </w:p>
    <w:p w14:paraId="4F0310C8" w14:textId="3B8EBB7C" w:rsidR="00F85F49" w:rsidRPr="00C35A2C" w:rsidRDefault="00F85F49" w:rsidP="00F85F49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אירוסין - </w:t>
      </w:r>
      <w:r w:rsidR="00476734" w:rsidRPr="002871E4">
        <w:rPr>
          <w:rStyle w:val="affff5"/>
          <w:rFonts w:hint="eastAsia"/>
          <w:rtl/>
        </w:rPr>
        <w:t>יקשה</w:t>
      </w:r>
      <w:r w:rsidR="00476734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יבא עשה וידחה לא תעשה!</w:t>
      </w:r>
    </w:p>
    <w:p w14:paraId="20B3A0F3" w14:textId="69194CED" w:rsidR="00476734" w:rsidRDefault="00476734" w:rsidP="00F85F49">
      <w:pPr>
        <w:rPr>
          <w:spacing w:val="-2"/>
          <w:rtl/>
        </w:rPr>
      </w:pPr>
      <w:r>
        <w:rPr>
          <w:rStyle w:val="affff5"/>
          <w:rFonts w:hint="cs"/>
          <w:rtl/>
        </w:rPr>
        <w:t xml:space="preserve">א. </w:t>
      </w:r>
      <w:r w:rsidR="00F85F49" w:rsidRPr="00C409B1">
        <w:rPr>
          <w:rStyle w:val="affff5"/>
          <w:rFonts w:hint="cs"/>
          <w:rtl/>
        </w:rPr>
        <w:t>מרב</w:t>
      </w:r>
      <w:r w:rsidR="00F85F49" w:rsidRPr="00AC7749">
        <w:rPr>
          <w:spacing w:val="-2"/>
          <w:rtl/>
        </w:rPr>
        <w:t xml:space="preserve">: </w:t>
      </w:r>
      <w:r>
        <w:rPr>
          <w:rStyle w:val="affff1"/>
          <w:rFonts w:hint="cs"/>
          <w:spacing w:val="-2"/>
          <w:rtl/>
        </w:rPr>
        <w:t>'</w:t>
      </w:r>
      <w:r w:rsidR="00F85F49" w:rsidRPr="00AC7749">
        <w:rPr>
          <w:rStyle w:val="affff1"/>
          <w:spacing w:val="-2"/>
          <w:rtl/>
        </w:rPr>
        <w:t>ועלתה יבמתו</w:t>
      </w:r>
      <w:r w:rsidR="00F85F49" w:rsidRPr="002871E4">
        <w:rPr>
          <w:rStyle w:val="affff8"/>
          <w:rtl/>
        </w:rPr>
        <w:t xml:space="preserve"> </w:t>
      </w:r>
      <w:r w:rsidRPr="002871E4">
        <w:rPr>
          <w:rStyle w:val="affff8"/>
          <w:rtl/>
        </w:rPr>
        <w:t>[מיותר]</w:t>
      </w:r>
      <w:r>
        <w:rPr>
          <w:rStyle w:val="affff1"/>
          <w:rFonts w:hint="cs"/>
          <w:spacing w:val="-2"/>
          <w:rtl/>
        </w:rPr>
        <w:t xml:space="preserve"> </w:t>
      </w:r>
      <w:r w:rsidR="00F85F49" w:rsidRPr="00AC7749">
        <w:rPr>
          <w:rStyle w:val="affff1"/>
          <w:spacing w:val="-2"/>
          <w:rtl/>
        </w:rPr>
        <w:t>השערה</w:t>
      </w:r>
      <w:r w:rsidR="00F85F49" w:rsidRPr="00AC7749">
        <w:rPr>
          <w:rStyle w:val="affff1"/>
          <w:rFonts w:hint="cs"/>
          <w:spacing w:val="-2"/>
          <w:rtl/>
        </w:rPr>
        <w:t>'</w:t>
      </w:r>
      <w:r w:rsidR="00F85F49" w:rsidRPr="00AC7749">
        <w:rPr>
          <w:spacing w:val="-2"/>
          <w:rtl/>
        </w:rPr>
        <w:t xml:space="preserve"> יבמה</w:t>
      </w:r>
      <w:r w:rsidR="00F85F49" w:rsidRPr="00AC7749">
        <w:rPr>
          <w:rFonts w:hint="cs"/>
          <w:spacing w:val="-2"/>
          <w:rtl/>
        </w:rPr>
        <w:t xml:space="preserve"> </w:t>
      </w:r>
      <w:r w:rsidR="00F85F49" w:rsidRPr="00AC7749">
        <w:rPr>
          <w:spacing w:val="-2"/>
          <w:rtl/>
        </w:rPr>
        <w:t xml:space="preserve">שעולה לחליצה </w:t>
      </w:r>
      <w:r w:rsidR="00F85F49" w:rsidRPr="00D1637C">
        <w:rPr>
          <w:rFonts w:cs="PFT_Frank"/>
          <w:b/>
          <w:bCs/>
          <w:spacing w:val="-2"/>
          <w:szCs w:val="14"/>
          <w:rtl/>
        </w:rPr>
        <w:t>ו</w:t>
      </w:r>
      <w:r w:rsidR="00F85F49" w:rsidRPr="00D1637C">
        <w:rPr>
          <w:rFonts w:cs="PFT_Frank" w:hint="eastAsia"/>
          <w:b/>
          <w:bCs/>
          <w:spacing w:val="-2"/>
          <w:szCs w:val="14"/>
          <w:rtl/>
        </w:rPr>
        <w:t>לא</w:t>
      </w:r>
      <w:r w:rsidR="00F85F49" w:rsidRPr="00D1637C">
        <w:rPr>
          <w:rFonts w:cs="PFT_Frank"/>
          <w:b/>
          <w:bCs/>
          <w:spacing w:val="-2"/>
          <w:szCs w:val="14"/>
          <w:rtl/>
        </w:rPr>
        <w:t xml:space="preserve"> לייבום</w:t>
      </w:r>
      <w:r>
        <w:rPr>
          <w:rFonts w:hint="cs"/>
          <w:spacing w:val="-2"/>
          <w:rtl/>
        </w:rPr>
        <w:t xml:space="preserve"> -</w:t>
      </w:r>
      <w:r w:rsidR="00F85F49" w:rsidRPr="00AC7749">
        <w:rPr>
          <w:spacing w:val="-2"/>
          <w:rtl/>
        </w:rPr>
        <w:t xml:space="preserve"> </w:t>
      </w:r>
      <w:r w:rsidR="00F85F49" w:rsidRPr="00AC7749">
        <w:rPr>
          <w:rFonts w:hint="cs"/>
          <w:spacing w:val="-2"/>
          <w:rtl/>
        </w:rPr>
        <w:t>ז</w:t>
      </w:r>
      <w:r w:rsidR="00F85F49" w:rsidRPr="00AC7749">
        <w:rPr>
          <w:spacing w:val="-2"/>
          <w:rtl/>
        </w:rPr>
        <w:t>ו חייבי לאוין.</w:t>
      </w:r>
    </w:p>
    <w:p w14:paraId="13DA93BD" w14:textId="01E54DBB" w:rsidR="00F85F49" w:rsidRPr="00C35A2C" w:rsidRDefault="00F85F49" w:rsidP="00095C9A">
      <w:pPr>
        <w:rPr>
          <w:rtl/>
        </w:rPr>
      </w:pPr>
      <w:r w:rsidRPr="002871E4">
        <w:rPr>
          <w:rStyle w:val="affff5"/>
          <w:rFonts w:hint="eastAsia"/>
          <w:rtl/>
        </w:rPr>
        <w:t>ולא</w:t>
      </w:r>
      <w:r w:rsidRPr="002871E4">
        <w:rPr>
          <w:rStyle w:val="affff5"/>
          <w:rtl/>
        </w:rPr>
        <w:t xml:space="preserve"> </w:t>
      </w:r>
      <w:r w:rsidR="00476734" w:rsidRPr="002871E4">
        <w:rPr>
          <w:rStyle w:val="affff5"/>
          <w:rFonts w:hint="eastAsia"/>
          <w:rtl/>
        </w:rPr>
        <w:t>חייבי</w:t>
      </w:r>
      <w:r w:rsidR="00476734" w:rsidRPr="002871E4">
        <w:rPr>
          <w:rStyle w:val="affff5"/>
          <w:rtl/>
        </w:rPr>
        <w:t xml:space="preserve"> </w:t>
      </w:r>
      <w:r w:rsidRPr="002871E4">
        <w:rPr>
          <w:rStyle w:val="affff5"/>
          <w:rFonts w:hint="eastAsia"/>
          <w:rtl/>
        </w:rPr>
        <w:t>כריתות</w:t>
      </w:r>
      <w:r w:rsidR="00476734">
        <w:rPr>
          <w:rFonts w:hint="cs"/>
          <w:spacing w:val="-2"/>
          <w:rtl/>
        </w:rPr>
        <w:t xml:space="preserve">  </w:t>
      </w:r>
      <w:r w:rsidRPr="00AD1A41">
        <w:rPr>
          <w:rStyle w:val="affff1"/>
          <w:rFonts w:hint="cs"/>
          <w:rtl/>
        </w:rPr>
        <w:t>ד'</w:t>
      </w:r>
      <w:r w:rsidRPr="00AD1A41">
        <w:rPr>
          <w:rStyle w:val="affff1"/>
          <w:rtl/>
        </w:rPr>
        <w:t>אם לא יחפוץ</w:t>
      </w:r>
      <w:r w:rsidR="00476734">
        <w:rPr>
          <w:rStyle w:val="affff1"/>
          <w:rFonts w:hint="cs"/>
          <w:rtl/>
        </w:rPr>
        <w:t>..</w:t>
      </w:r>
      <w:r w:rsidRPr="00AD1A41">
        <w:rPr>
          <w:rStyle w:val="affff1"/>
          <w:rtl/>
        </w:rPr>
        <w:t xml:space="preserve"> לקחת</w:t>
      </w:r>
      <w:r w:rsidR="00476734">
        <w:rPr>
          <w:rStyle w:val="affff1"/>
          <w:rFonts w:hint="cs"/>
          <w:rtl/>
        </w:rPr>
        <w:t xml:space="preserve"> ועלתה</w:t>
      </w:r>
      <w:r w:rsidRPr="00AD1A41">
        <w:rPr>
          <w:rStyle w:val="affff1"/>
          <w:rFonts w:hint="cs"/>
          <w:rtl/>
        </w:rPr>
        <w:t>'</w:t>
      </w:r>
      <w:r w:rsidR="00095C9A">
        <w:rPr>
          <w:rFonts w:hint="cs"/>
          <w:rtl/>
        </w:rPr>
        <w:t xml:space="preserve"> - רק </w:t>
      </w:r>
      <w:r w:rsidRPr="00C35A2C">
        <w:rPr>
          <w:rtl/>
        </w:rPr>
        <w:t>העולה לייבום עולה לחליצה</w:t>
      </w:r>
      <w:r w:rsidR="00095C9A" w:rsidRPr="002871E4">
        <w:rPr>
          <w:rStyle w:val="affff8"/>
          <w:rtl/>
        </w:rPr>
        <w:t xml:space="preserve"> ומסתבר </w:t>
      </w:r>
      <w:r w:rsidR="00095C9A" w:rsidRPr="00A07384">
        <w:rPr>
          <w:rStyle w:val="affff8"/>
          <w:rFonts w:cs="PFT_Frank" w:hint="eastAsia"/>
          <w:b/>
          <w:bCs/>
          <w:szCs w:val="10"/>
          <w:rtl/>
        </w:rPr>
        <w:t>שכאן</w:t>
      </w:r>
      <w:r w:rsidR="00095C9A" w:rsidRPr="00A07384">
        <w:rPr>
          <w:rStyle w:val="affff8"/>
          <w:rFonts w:cs="PFT_Frank"/>
          <w:b/>
          <w:bCs/>
          <w:szCs w:val="10"/>
          <w:rtl/>
        </w:rPr>
        <w:t xml:space="preserve"> בכריתו</w:t>
      </w:r>
      <w:r w:rsidR="00095C9A" w:rsidRPr="00A07384">
        <w:rPr>
          <w:rStyle w:val="affff8"/>
          <w:rFonts w:cs="PFT_Frank" w:hint="eastAsia"/>
          <w:b/>
          <w:bCs/>
          <w:szCs w:val="10"/>
          <w:rtl/>
        </w:rPr>
        <w:t>ת</w:t>
      </w:r>
      <w:r w:rsidR="00095C9A" w:rsidRPr="002871E4">
        <w:rPr>
          <w:rStyle w:val="affff8"/>
          <w:rtl/>
        </w:rPr>
        <w:t xml:space="preserve"> שלא תופס קידושין</w:t>
      </w:r>
      <w:r w:rsidR="00095C9A">
        <w:rPr>
          <w:rStyle w:val="affff8"/>
          <w:rFonts w:hint="cs"/>
          <w:rtl/>
        </w:rPr>
        <w:t xml:space="preserve">, </w:t>
      </w:r>
      <w:r w:rsidR="00095C9A" w:rsidRPr="00A07384">
        <w:rPr>
          <w:rStyle w:val="affff8"/>
          <w:rFonts w:cs="PFT_Frank" w:hint="eastAsia"/>
          <w:b/>
          <w:bCs/>
          <w:szCs w:val="10"/>
          <w:rtl/>
        </w:rPr>
        <w:t>ולעיל</w:t>
      </w:r>
      <w:r w:rsidR="00095C9A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095C9A" w:rsidRPr="00A07384">
        <w:rPr>
          <w:rStyle w:val="affff8"/>
          <w:rFonts w:cs="PFT_Frank" w:hint="eastAsia"/>
          <w:b/>
          <w:bCs/>
          <w:szCs w:val="10"/>
          <w:rtl/>
        </w:rPr>
        <w:t>בלאוין</w:t>
      </w:r>
      <w:r w:rsidR="00095C9A">
        <w:rPr>
          <w:rStyle w:val="affff8"/>
          <w:rFonts w:hint="cs"/>
          <w:rtl/>
        </w:rPr>
        <w:t>.</w:t>
      </w:r>
    </w:p>
    <w:p w14:paraId="43627A79" w14:textId="77777777" w:rsidR="00F85F49" w:rsidRPr="00C35A2C" w:rsidRDefault="00F85F4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כ:</w:t>
      </w:r>
    </w:p>
    <w:p w14:paraId="31C1B4E5" w14:textId="3F8CAD26" w:rsidR="00F85F49" w:rsidRPr="00C35A2C" w:rsidRDefault="00095C9A" w:rsidP="00F85F49">
      <w:pPr>
        <w:rPr>
          <w:rtl/>
        </w:rPr>
      </w:pPr>
      <w:r>
        <w:rPr>
          <w:rStyle w:val="affff5"/>
          <w:rFonts w:hint="cs"/>
          <w:rtl/>
        </w:rPr>
        <w:t>ו</w:t>
      </w:r>
      <w:r w:rsidRPr="002871E4">
        <w:rPr>
          <w:rStyle w:val="affff5"/>
          <w:rFonts w:hint="eastAsia"/>
          <w:rtl/>
        </w:rPr>
        <w:t>יקשה</w:t>
      </w:r>
      <w:r w:rsidR="00F85F49" w:rsidRPr="002871E4">
        <w:rPr>
          <w:rStyle w:val="affff5"/>
          <w:rtl/>
        </w:rPr>
        <w:t>:</w:t>
      </w:r>
      <w:r w:rsidR="00F85F49" w:rsidRPr="00C35A2C">
        <w:rPr>
          <w:rFonts w:ascii="FontbitDavid" w:hAnsi="FontbitDavid"/>
          <w:sz w:val="32"/>
          <w:rtl/>
        </w:rPr>
        <w:t xml:space="preserve"> </w:t>
      </w:r>
      <w:r w:rsidR="00F85F49" w:rsidRPr="002871E4">
        <w:rPr>
          <w:rtl/>
        </w:rPr>
        <w:t>איסור מצוה וקדושה, בא</w:t>
      </w:r>
      <w:r w:rsidR="009A270D">
        <w:rPr>
          <w:rFonts w:hint="cs"/>
          <w:rtl/>
        </w:rPr>
        <w:t xml:space="preserve"> עליה</w:t>
      </w:r>
      <w:r w:rsidR="00F85F49" w:rsidRPr="002871E4">
        <w:rPr>
          <w:rtl/>
        </w:rPr>
        <w:t xml:space="preserve"> </w:t>
      </w:r>
      <w:r w:rsidR="00F85F49" w:rsidRPr="00C35A2C">
        <w:rPr>
          <w:rFonts w:ascii="FontbitDavid" w:hAnsi="FontbitDavid"/>
          <w:sz w:val="32"/>
          <w:rtl/>
        </w:rPr>
        <w:t>או חלץ - נפטרה צרתה</w:t>
      </w:r>
      <w:r w:rsidR="009A270D">
        <w:rPr>
          <w:rFonts w:hint="cs"/>
          <w:rtl/>
        </w:rPr>
        <w:t>,</w:t>
      </w:r>
    </w:p>
    <w:p w14:paraId="6F457960" w14:textId="089EB208" w:rsidR="00F85F49" w:rsidRPr="00262A77" w:rsidRDefault="00F85F49" w:rsidP="00F85F49">
      <w:pPr>
        <w:rPr>
          <w:spacing w:val="-2"/>
          <w:rtl/>
        </w:rPr>
      </w:pPr>
      <w:r w:rsidRPr="00262A77">
        <w:rPr>
          <w:spacing w:val="-2"/>
          <w:rtl/>
        </w:rPr>
        <w:t>וא</w:t>
      </w:r>
      <w:r w:rsidR="009A270D">
        <w:rPr>
          <w:rFonts w:hint="cs"/>
          <w:spacing w:val="-2"/>
          <w:rtl/>
        </w:rPr>
        <w:t>ם</w:t>
      </w:r>
      <w:r w:rsidRPr="00262A77">
        <w:rPr>
          <w:spacing w:val="-2"/>
          <w:rtl/>
        </w:rPr>
        <w:t xml:space="preserve">  </w:t>
      </w:r>
      <w:r w:rsidR="009A270D">
        <w:rPr>
          <w:rFonts w:hint="cs"/>
          <w:spacing w:val="-2"/>
          <w:rtl/>
        </w:rPr>
        <w:t>'</w:t>
      </w:r>
      <w:r w:rsidRPr="00262A77">
        <w:rPr>
          <w:spacing w:val="-2"/>
          <w:rtl/>
        </w:rPr>
        <w:t>לאוין</w:t>
      </w:r>
      <w:r w:rsidR="009A270D">
        <w:rPr>
          <w:rFonts w:hint="cs"/>
          <w:spacing w:val="-2"/>
          <w:rtl/>
        </w:rPr>
        <w:t>'</w:t>
      </w:r>
      <w:r w:rsidRPr="00262A77">
        <w:rPr>
          <w:spacing w:val="-2"/>
          <w:rtl/>
        </w:rPr>
        <w:t xml:space="preserve"> </w:t>
      </w:r>
      <w:r w:rsidRPr="00D1637C">
        <w:rPr>
          <w:rFonts w:cs="PFT_Frank"/>
          <w:b/>
          <w:bCs/>
          <w:spacing w:val="-2"/>
          <w:szCs w:val="14"/>
          <w:rtl/>
        </w:rPr>
        <w:t xml:space="preserve">מדאורייתא </w:t>
      </w:r>
      <w:r w:rsidRPr="00D1637C">
        <w:rPr>
          <w:rFonts w:cs="PFT_Frank" w:hint="eastAsia"/>
          <w:b/>
          <w:bCs/>
          <w:spacing w:val="-2"/>
          <w:szCs w:val="14"/>
          <w:rtl/>
        </w:rPr>
        <w:t>לא</w:t>
      </w:r>
      <w:r w:rsidRPr="00D1637C">
        <w:rPr>
          <w:rFonts w:cs="PFT_Frank"/>
          <w:b/>
          <w:bCs/>
          <w:spacing w:val="-2"/>
          <w:szCs w:val="14"/>
          <w:rtl/>
        </w:rPr>
        <w:t xml:space="preserve"> לייבום</w:t>
      </w:r>
      <w:r w:rsidRPr="00262A77">
        <w:rPr>
          <w:spacing w:val="-2"/>
          <w:rtl/>
        </w:rPr>
        <w:t>, בא עליה</w:t>
      </w:r>
      <w:r w:rsidR="009A270D">
        <w:rPr>
          <w:rFonts w:hint="cs"/>
          <w:spacing w:val="-2"/>
          <w:rtl/>
        </w:rPr>
        <w:t xml:space="preserve"> למה</w:t>
      </w:r>
      <w:r w:rsidRPr="00262A77">
        <w:rPr>
          <w:spacing w:val="-2"/>
          <w:rtl/>
        </w:rPr>
        <w:t xml:space="preserve"> נפטרה?</w:t>
      </w:r>
    </w:p>
    <w:p w14:paraId="574E3CF4" w14:textId="594FC216" w:rsidR="00F85F49" w:rsidRPr="00AC7749" w:rsidRDefault="009A270D" w:rsidP="00F85F49">
      <w:pPr>
        <w:rPr>
          <w:rtl/>
        </w:rPr>
      </w:pPr>
      <w:r w:rsidRPr="002871E4">
        <w:rPr>
          <w:rStyle w:val="affff5"/>
          <w:rFonts w:hint="eastAsia"/>
          <w:rtl/>
        </w:rPr>
        <w:t>ומתרץ</w:t>
      </w:r>
      <w:r w:rsidRPr="002871E4">
        <w:rPr>
          <w:rStyle w:val="affff5"/>
          <w:rtl/>
        </w:rPr>
        <w:t>:</w:t>
      </w:r>
      <w:r>
        <w:rPr>
          <w:rFonts w:cs="PFT_Frank" w:hint="cs"/>
          <w:b/>
          <w:bCs/>
          <w:sz w:val="14"/>
          <w:szCs w:val="14"/>
          <w:rtl/>
        </w:rPr>
        <w:t xml:space="preserve"> </w:t>
      </w:r>
      <w:r w:rsidR="00F85F49" w:rsidRPr="00AC7749">
        <w:rPr>
          <w:rtl/>
        </w:rPr>
        <w:t xml:space="preserve">בא עליה - </w:t>
      </w:r>
      <w:r>
        <w:rPr>
          <w:rFonts w:hint="cs"/>
          <w:rtl/>
        </w:rPr>
        <w:t>ב</w:t>
      </w:r>
      <w:r w:rsidR="00F85F49" w:rsidRPr="00AC7749">
        <w:rPr>
          <w:rtl/>
        </w:rPr>
        <w:t xml:space="preserve">איסור מצוה, חלץ - </w:t>
      </w:r>
      <w:r>
        <w:rPr>
          <w:rFonts w:hint="cs"/>
          <w:rtl/>
        </w:rPr>
        <w:t>ב</w:t>
      </w:r>
      <w:r w:rsidR="00F85F49" w:rsidRPr="00AC7749">
        <w:rPr>
          <w:rtl/>
        </w:rPr>
        <w:t>איסור קדושה.</w:t>
      </w:r>
    </w:p>
    <w:p w14:paraId="6F8537D3" w14:textId="03A2C797" w:rsidR="00F85F49" w:rsidRPr="00062827" w:rsidRDefault="009A270D" w:rsidP="009A270D">
      <w:pPr>
        <w:rPr>
          <w:spacing w:val="-2"/>
          <w:rtl/>
        </w:rPr>
      </w:pPr>
      <w:r w:rsidRPr="00062827">
        <w:rPr>
          <w:rStyle w:val="affff5"/>
          <w:rFonts w:hint="cs"/>
          <w:rtl/>
        </w:rPr>
        <w:t>ויקשה</w:t>
      </w:r>
      <w:r w:rsidR="00F85F49" w:rsidRPr="00062827">
        <w:rPr>
          <w:spacing w:val="-2"/>
          <w:sz w:val="32"/>
          <w:rtl/>
        </w:rPr>
        <w:t xml:space="preserve">: </w:t>
      </w:r>
      <w:r w:rsidR="00F85F49" w:rsidRPr="00062827">
        <w:rPr>
          <w:spacing w:val="-2"/>
          <w:rtl/>
        </w:rPr>
        <w:t>פצוע דכא וכ</w:t>
      </w:r>
      <w:r w:rsidRPr="00062827">
        <w:rPr>
          <w:rFonts w:hint="cs"/>
          <w:spacing w:val="-2"/>
          <w:rtl/>
        </w:rPr>
        <w:t>ו'</w:t>
      </w:r>
      <w:r w:rsidR="00F85F49" w:rsidRPr="00062827">
        <w:rPr>
          <w:spacing w:val="-2"/>
          <w:rtl/>
        </w:rPr>
        <w:t xml:space="preserve"> - חולצין או מייבמין, </w:t>
      </w:r>
      <w:r w:rsidRPr="00D1637C">
        <w:rPr>
          <w:rFonts w:cs="PFT_Frank" w:hint="eastAsia"/>
          <w:b/>
          <w:bCs/>
          <w:spacing w:val="-2"/>
          <w:szCs w:val="14"/>
          <w:rtl/>
        </w:rPr>
        <w:t>וקנאה</w:t>
      </w:r>
      <w:r w:rsidRPr="00062827">
        <w:rPr>
          <w:rFonts w:hint="cs"/>
          <w:spacing w:val="-2"/>
          <w:rtl/>
        </w:rPr>
        <w:t xml:space="preserve"> ולא יקיימה,</w:t>
      </w:r>
    </w:p>
    <w:p w14:paraId="3F5AA981" w14:textId="1FEABBFA" w:rsidR="009A270D" w:rsidRPr="00C35A2C" w:rsidRDefault="009A270D" w:rsidP="009A270D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ב. א</w:t>
      </w:r>
      <w:r w:rsidR="00F85F49" w:rsidRPr="00C409B1">
        <w:rPr>
          <w:rStyle w:val="affff5"/>
          <w:rFonts w:hint="cs"/>
          <w:rtl/>
        </w:rPr>
        <w:t>לא רבא</w:t>
      </w:r>
      <w:r w:rsidR="00F85F49" w:rsidRPr="00C409B1">
        <w:rPr>
          <w:rStyle w:val="affff5"/>
          <w:rtl/>
        </w:rPr>
        <w:t>:</w:t>
      </w:r>
      <w:r w:rsidR="00F85F49" w:rsidRPr="000B30AC">
        <w:rPr>
          <w:rFonts w:ascii="FontbitDavid" w:hAnsi="FontbitDavid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 xml:space="preserve">'עשה ולא תעשה' </w:t>
      </w:r>
      <w:r w:rsidRPr="00F7245A">
        <w:rPr>
          <w:rStyle w:val="affff1"/>
          <w:rFonts w:hint="cs"/>
          <w:rtl/>
        </w:rPr>
        <w:t>ד</w:t>
      </w:r>
      <w:r w:rsidRPr="00476734">
        <w:rPr>
          <w:rStyle w:val="affff1"/>
          <w:rFonts w:hint="cs"/>
          <w:rtl/>
        </w:rPr>
        <w:t>'</w:t>
      </w:r>
      <w:r w:rsidRPr="00476734">
        <w:rPr>
          <w:rStyle w:val="affff1"/>
          <w:rtl/>
        </w:rPr>
        <w:t>קדושים</w:t>
      </w:r>
      <w:r w:rsidRPr="003E4AAC">
        <w:rPr>
          <w:rStyle w:val="affff1"/>
          <w:rtl/>
        </w:rPr>
        <w:t xml:space="preserve"> יהיו לא</w:t>
      </w:r>
      <w:r>
        <w:rPr>
          <w:rStyle w:val="affff1"/>
          <w:rFonts w:hint="cs"/>
          <w:rtl/>
        </w:rPr>
        <w:t>-</w:t>
      </w:r>
      <w:r w:rsidRPr="003E4AAC">
        <w:rPr>
          <w:rStyle w:val="affff1"/>
          <w:rtl/>
        </w:rPr>
        <w:t>להיהם</w:t>
      </w:r>
      <w:r>
        <w:rPr>
          <w:rStyle w:val="affff1"/>
          <w:rFonts w:hint="cs"/>
          <w:rtl/>
        </w:rPr>
        <w:t xml:space="preserve">', </w:t>
      </w:r>
      <w:r>
        <w:rPr>
          <w:rStyle w:val="affff1"/>
          <w:rtl/>
        </w:rPr>
        <w:tab/>
      </w:r>
      <w:r>
        <w:rPr>
          <w:rStyle w:val="affff1"/>
          <w:rtl/>
        </w:rPr>
        <w:tab/>
      </w:r>
      <w:r>
        <w:rPr>
          <w:rStyle w:val="affff1"/>
          <w:rFonts w:hint="cs"/>
          <w:rtl/>
        </w:rPr>
        <w:t xml:space="preserve"> </w:t>
      </w:r>
      <w:r w:rsidRPr="002871E4">
        <w:rPr>
          <w:rStyle w:val="affff5"/>
          <w:rFonts w:hint="eastAsia"/>
          <w:rtl/>
        </w:rPr>
        <w:t>ודחה</w:t>
      </w:r>
      <w:r>
        <w:rPr>
          <w:rStyle w:val="affff5"/>
          <w:rFonts w:hint="cs"/>
          <w:rtl/>
        </w:rPr>
        <w:t>,</w:t>
      </w:r>
    </w:p>
    <w:p w14:paraId="20DC8272" w14:textId="3F67F030" w:rsidR="009A270D" w:rsidRDefault="009A270D" w:rsidP="00F85F49">
      <w:pPr>
        <w:rPr>
          <w:rFonts w:ascii="FontbitDavid" w:hAnsi="FontbitDavid"/>
          <w:spacing w:val="-4"/>
          <w:sz w:val="32"/>
          <w:rtl/>
        </w:rPr>
      </w:pPr>
      <w:r w:rsidRPr="002871E4">
        <w:rPr>
          <w:rStyle w:val="affff5"/>
          <w:rFonts w:hint="eastAsia"/>
          <w:rtl/>
        </w:rPr>
        <w:t>ג</w:t>
      </w:r>
      <w:r w:rsidRPr="002871E4">
        <w:rPr>
          <w:rStyle w:val="affff5"/>
          <w:rtl/>
        </w:rPr>
        <w:t xml:space="preserve">. </w:t>
      </w:r>
      <w:r w:rsidRPr="002871E4">
        <w:rPr>
          <w:rStyle w:val="affff5"/>
          <w:rFonts w:hint="eastAsia"/>
          <w:rtl/>
        </w:rPr>
        <w:t>אלא</w:t>
      </w:r>
      <w:r w:rsidRPr="002871E4">
        <w:rPr>
          <w:rStyle w:val="affff5"/>
          <w:rtl/>
        </w:rPr>
        <w:t xml:space="preserve"> </w:t>
      </w:r>
      <w:r w:rsidRPr="002871E4">
        <w:rPr>
          <w:rStyle w:val="affff5"/>
          <w:rFonts w:hint="eastAsia"/>
          <w:rtl/>
        </w:rPr>
        <w:t>רבא</w:t>
      </w:r>
      <w:r w:rsidRPr="002871E4">
        <w:rPr>
          <w:rStyle w:val="affff5"/>
          <w:rtl/>
        </w:rPr>
        <w:t>:</w:t>
      </w:r>
      <w:r>
        <w:rPr>
          <w:rFonts w:ascii="FontbitDavid" w:hAnsi="FontbitDavid" w:hint="cs"/>
          <w:spacing w:val="-4"/>
          <w:sz w:val="32"/>
          <w:rtl/>
        </w:rPr>
        <w:t xml:space="preserve"> </w:t>
      </w:r>
      <w:r w:rsidR="00F85F49" w:rsidRPr="000B30AC">
        <w:rPr>
          <w:rFonts w:ascii="FontbitDavid" w:hAnsi="FontbitDavid"/>
          <w:spacing w:val="-4"/>
          <w:sz w:val="32"/>
          <w:rtl/>
        </w:rPr>
        <w:t>גזירה מהאירוסין אטו מהנשואין</w:t>
      </w:r>
      <w:r>
        <w:rPr>
          <w:rFonts w:ascii="FontbitDavid" w:hAnsi="FontbitDavid" w:hint="cs"/>
          <w:spacing w:val="-4"/>
          <w:sz w:val="32"/>
          <w:rtl/>
        </w:rPr>
        <w:t>,</w:t>
      </w:r>
      <w:r w:rsidRPr="009A270D">
        <w:rPr>
          <w:rStyle w:val="affff5"/>
          <w:rFonts w:hint="cs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 </w:t>
      </w:r>
      <w:r w:rsidRPr="00F7245A">
        <w:rPr>
          <w:rStyle w:val="affff5"/>
          <w:rFonts w:hint="cs"/>
          <w:rtl/>
        </w:rPr>
        <w:t>ודחה</w:t>
      </w:r>
      <w:r>
        <w:rPr>
          <w:rStyle w:val="affff5"/>
          <w:rFonts w:hint="cs"/>
          <w:rtl/>
        </w:rPr>
        <w:t>,</w:t>
      </w:r>
    </w:p>
    <w:p w14:paraId="2960B5ED" w14:textId="39388BCD" w:rsidR="009A270D" w:rsidRDefault="009A270D" w:rsidP="009A270D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ד. א</w:t>
      </w:r>
      <w:r w:rsidR="00F85F49" w:rsidRPr="002871E4">
        <w:rPr>
          <w:rStyle w:val="affff5"/>
          <w:rFonts w:hint="eastAsia"/>
          <w:rtl/>
        </w:rPr>
        <w:t>לא</w:t>
      </w:r>
      <w:r w:rsidR="00F85F49" w:rsidRPr="002871E4">
        <w:rPr>
          <w:rStyle w:val="affff5"/>
          <w:rtl/>
        </w:rPr>
        <w:t xml:space="preserve"> </w:t>
      </w:r>
      <w:r w:rsidR="00F85F49" w:rsidRPr="009A270D">
        <w:rPr>
          <w:rStyle w:val="affff5"/>
          <w:rFonts w:hint="cs"/>
          <w:rtl/>
        </w:rPr>
        <w:t>רבא</w:t>
      </w:r>
      <w:r w:rsidRPr="002871E4">
        <w:rPr>
          <w:rtl/>
        </w:rPr>
        <w:t>:</w:t>
      </w:r>
      <w:r w:rsidR="00F85F49" w:rsidRPr="00C35A2C">
        <w:rPr>
          <w:rFonts w:hint="cs"/>
          <w:rtl/>
        </w:rPr>
        <w:t xml:space="preserve"> גזירה ביאה ראשונה אטו שניה</w:t>
      </w:r>
      <w:r>
        <w:rPr>
          <w:rFonts w:hint="cs"/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="0067450C">
        <w:rPr>
          <w:rStyle w:val="affff5"/>
          <w:rtl/>
        </w:rPr>
        <w:tab/>
      </w:r>
      <w:r w:rsidR="00F85F49" w:rsidRPr="00C409B1">
        <w:rPr>
          <w:rStyle w:val="affff5"/>
          <w:rFonts w:hint="cs"/>
          <w:rtl/>
        </w:rPr>
        <w:t>ותנ</w:t>
      </w:r>
      <w:r w:rsidR="00F85F49" w:rsidRPr="00C409B1">
        <w:rPr>
          <w:rStyle w:val="affff5"/>
          <w:rtl/>
        </w:rPr>
        <w:t>"</w:t>
      </w:r>
      <w:r w:rsidR="00F85F49" w:rsidRPr="00C409B1">
        <w:rPr>
          <w:rStyle w:val="affff5"/>
          <w:rFonts w:hint="cs"/>
          <w:rtl/>
        </w:rPr>
        <w:t>ה</w:t>
      </w:r>
      <w:r w:rsidR="00F85F49" w:rsidRPr="00C409B1">
        <w:rPr>
          <w:rStyle w:val="affff5"/>
          <w:rtl/>
        </w:rPr>
        <w:t>:</w:t>
      </w:r>
      <w:r w:rsidR="00F85F49" w:rsidRPr="00C35A2C">
        <w:rPr>
          <w:rFonts w:ascii="FontbitDavid" w:hAnsi="FontbitDavid"/>
          <w:sz w:val="32"/>
          <w:rtl/>
        </w:rPr>
        <w:t xml:space="preserve"> בעלו </w:t>
      </w:r>
      <w:r w:rsidR="00F85F49" w:rsidRPr="00D1637C">
        <w:rPr>
          <w:rFonts w:ascii="FontbitDavid" w:hAnsi="FontbitDavid" w:cs="PFT_Frank"/>
          <w:b/>
          <w:bCs/>
          <w:sz w:val="32"/>
          <w:szCs w:val="14"/>
          <w:rtl/>
        </w:rPr>
        <w:t>קנו</w:t>
      </w:r>
      <w:r>
        <w:rPr>
          <w:rFonts w:ascii="FontbitDavid" w:hAnsi="FontbitDavid" w:hint="cs"/>
          <w:sz w:val="32"/>
          <w:rtl/>
        </w:rPr>
        <w:t>.</w:t>
      </w:r>
    </w:p>
    <w:p w14:paraId="28BB7895" w14:textId="54230F7E" w:rsidR="001861AB" w:rsidRDefault="001861AB" w:rsidP="00F85F49">
      <w:pPr>
        <w:rPr>
          <w:rFonts w:ascii="FontbitDavid" w:hAnsi="FontbitDavid" w:cs="PFT_Frank"/>
          <w:b/>
          <w:bCs/>
          <w:sz w:val="14"/>
          <w:szCs w:val="14"/>
          <w:rtl/>
        </w:rPr>
      </w:pPr>
    </w:p>
    <w:p w14:paraId="157222D0" w14:textId="7FAF5006" w:rsidR="001861AB" w:rsidRDefault="001861AB" w:rsidP="00F85F49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ואף שחזר</w:t>
      </w:r>
      <w:r w:rsidR="00F85F49" w:rsidRPr="00C409B1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 xml:space="preserve">בו </w:t>
      </w:r>
      <w:r w:rsidR="00F85F49" w:rsidRPr="00C409B1">
        <w:rPr>
          <w:rStyle w:val="affff5"/>
          <w:rtl/>
        </w:rPr>
        <w:t>רבא</w:t>
      </w:r>
      <w:r>
        <w:rPr>
          <w:rStyle w:val="affff5"/>
          <w:rFonts w:hint="cs"/>
          <w:rtl/>
        </w:rPr>
        <w:t>:</w:t>
      </w:r>
      <w:r w:rsidR="00F85F4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5"/>
          <w:rFonts w:hint="cs"/>
          <w:rtl/>
        </w:rPr>
        <w:t>משום ד</w:t>
      </w:r>
      <w:r w:rsidR="00F85F49" w:rsidRPr="00C409B1">
        <w:rPr>
          <w:rStyle w:val="affff5"/>
          <w:rFonts w:hint="cs"/>
          <w:rtl/>
        </w:rPr>
        <w:t>ר</w:t>
      </w:r>
      <w:r w:rsidR="00F85F49" w:rsidRPr="00C409B1">
        <w:rPr>
          <w:rStyle w:val="affff5"/>
          <w:rtl/>
        </w:rPr>
        <w:t>"</w:t>
      </w:r>
      <w:r w:rsidR="00F85F49" w:rsidRPr="00C409B1">
        <w:rPr>
          <w:rStyle w:val="affff5"/>
          <w:rFonts w:hint="cs"/>
          <w:rtl/>
        </w:rPr>
        <w:t>ל</w:t>
      </w:r>
      <w:r w:rsidR="00F85F49" w:rsidRPr="00C409B1">
        <w:rPr>
          <w:rStyle w:val="affff5"/>
          <w:rtl/>
        </w:rPr>
        <w:t>:</w:t>
      </w:r>
      <w:r w:rsidR="00F85F49" w:rsidRPr="00C35A2C">
        <w:rPr>
          <w:rFonts w:ascii="FontbitDavid" w:hAnsi="FontbitDavid"/>
          <w:sz w:val="32"/>
          <w:rtl/>
        </w:rPr>
        <w:t xml:space="preserve"> כל מקום ש</w:t>
      </w:r>
      <w:r>
        <w:rPr>
          <w:rFonts w:ascii="FontbitDavid" w:hAnsi="FontbitDavid" w:hint="cs"/>
          <w:sz w:val="32"/>
          <w:rtl/>
        </w:rPr>
        <w:t>יש</w:t>
      </w:r>
      <w:r w:rsidR="00F85F49" w:rsidRPr="00C35A2C">
        <w:rPr>
          <w:rFonts w:ascii="FontbitDavid" w:hAnsi="FontbitDavid"/>
          <w:sz w:val="32"/>
          <w:rtl/>
        </w:rPr>
        <w:t xml:space="preserve"> עשה ולא תעשה, </w:t>
      </w:r>
      <w:r>
        <w:rPr>
          <w:rFonts w:ascii="FontbitDavid" w:hAnsi="FontbitDavid" w:hint="cs"/>
          <w:sz w:val="32"/>
          <w:rtl/>
        </w:rPr>
        <w:t>ו</w:t>
      </w:r>
      <w:r w:rsidR="00F85F49" w:rsidRPr="00C35A2C">
        <w:rPr>
          <w:rFonts w:ascii="FontbitDavid" w:hAnsi="FontbitDavid"/>
          <w:sz w:val="32"/>
          <w:rtl/>
        </w:rPr>
        <w:t xml:space="preserve">יכול לקיים שניהם </w:t>
      </w:r>
      <w:r>
        <w:rPr>
          <w:rFonts w:ascii="FontbitDavid" w:hAnsi="FontbitDavid" w:hint="cs"/>
          <w:sz w:val="32"/>
          <w:rtl/>
        </w:rPr>
        <w:t>יקיים,</w:t>
      </w:r>
      <w:r w:rsidR="00F85F4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והרי </w:t>
      </w:r>
      <w:r w:rsidR="00F85F49" w:rsidRPr="00C35A2C">
        <w:rPr>
          <w:rFonts w:ascii="FontbitDavid" w:hAnsi="FontbitDavid"/>
          <w:sz w:val="32"/>
          <w:rtl/>
        </w:rPr>
        <w:t>אפשר בחליצה</w:t>
      </w:r>
      <w:r>
        <w:rPr>
          <w:rFonts w:ascii="FontbitDavid" w:hAnsi="FontbitDavid" w:hint="cs"/>
          <w:sz w:val="32"/>
          <w:rtl/>
        </w:rPr>
        <w:t>!</w:t>
      </w:r>
      <w:r w:rsidR="00F60527" w:rsidRPr="002871E4">
        <w:rPr>
          <w:rStyle w:val="affff8"/>
          <w:rtl/>
        </w:rPr>
        <w:t xml:space="preserve"> ואסור</w:t>
      </w:r>
      <w:r w:rsidR="0067450C">
        <w:rPr>
          <w:rStyle w:val="affff8"/>
          <w:rFonts w:hint="cs"/>
          <w:rtl/>
        </w:rPr>
        <w:t>ה</w:t>
      </w:r>
      <w:r w:rsidR="00F60527" w:rsidRPr="002871E4">
        <w:rPr>
          <w:rStyle w:val="affff8"/>
          <w:rtl/>
        </w:rPr>
        <w:t xml:space="preserve"> מהתורה</w:t>
      </w:r>
      <w:r w:rsidR="0067450C">
        <w:rPr>
          <w:rStyle w:val="affff8"/>
          <w:rFonts w:hint="cs"/>
          <w:rtl/>
        </w:rPr>
        <w:t>.</w:t>
      </w:r>
    </w:p>
    <w:p w14:paraId="73D0A9C6" w14:textId="14D2D789" w:rsidR="000521C0" w:rsidRDefault="001861AB" w:rsidP="00615A60">
      <w:pPr>
        <w:rPr>
          <w:rtl/>
        </w:rPr>
      </w:pPr>
      <w:r>
        <w:rPr>
          <w:rStyle w:val="affff5"/>
          <w:rFonts w:hint="cs"/>
          <w:rtl/>
        </w:rPr>
        <w:t>ד</w:t>
      </w:r>
      <w:r w:rsidRPr="002871E4">
        <w:rPr>
          <w:rStyle w:val="affff5"/>
          <w:rFonts w:hint="eastAsia"/>
          <w:rtl/>
        </w:rPr>
        <w:t>חינו</w:t>
      </w:r>
      <w:r w:rsidR="00F85F49" w:rsidRPr="002871E4">
        <w:rPr>
          <w:rStyle w:val="affff5"/>
          <w:rtl/>
        </w:rPr>
        <w:t>:</w:t>
      </w:r>
      <w:r w:rsidR="00F85F49" w:rsidRPr="00C35A2C">
        <w:rPr>
          <w:rFonts w:ascii="FontbitDavid" w:hAnsi="FontbitDavid"/>
          <w:sz w:val="32"/>
          <w:rtl/>
        </w:rPr>
        <w:t xml:space="preserve"> </w:t>
      </w:r>
      <w:r w:rsidR="0067450C">
        <w:rPr>
          <w:rFonts w:ascii="FontbitDavid" w:hAnsi="FontbitDavid" w:hint="cs"/>
          <w:sz w:val="32"/>
          <w:rtl/>
        </w:rPr>
        <w:t>'</w:t>
      </w:r>
      <w:r w:rsidR="00F85F49" w:rsidRPr="00C35A2C">
        <w:rPr>
          <w:rFonts w:ascii="FontbitDavid" w:hAnsi="FontbitDavid"/>
          <w:sz w:val="32"/>
          <w:rtl/>
        </w:rPr>
        <w:t>ואם בעלו קנו</w:t>
      </w:r>
      <w:r w:rsidR="0067450C">
        <w:rPr>
          <w:rFonts w:ascii="FontbitDavid" w:hAnsi="FontbitDavid" w:hint="cs"/>
          <w:sz w:val="32"/>
          <w:rtl/>
        </w:rPr>
        <w:t>'</w:t>
      </w:r>
      <w:r w:rsidR="00F85F49" w:rsidRPr="00C35A2C">
        <w:rPr>
          <w:rFonts w:ascii="FontbitDavid" w:hAnsi="FontbitDavid" w:hint="cs"/>
          <w:sz w:val="32"/>
          <w:rtl/>
        </w:rPr>
        <w:t xml:space="preserve"> </w:t>
      </w:r>
      <w:r w:rsidR="0067450C">
        <w:rPr>
          <w:rFonts w:ascii="FontbitDavid" w:hAnsi="FontbitDavid" w:hint="cs"/>
          <w:sz w:val="32"/>
          <w:rtl/>
        </w:rPr>
        <w:t xml:space="preserve">- </w:t>
      </w:r>
      <w:r w:rsidR="00F85F49" w:rsidRPr="00D1637C">
        <w:rPr>
          <w:rFonts w:cs="PFT_Frank"/>
          <w:b/>
          <w:bCs/>
          <w:szCs w:val="14"/>
          <w:rtl/>
        </w:rPr>
        <w:t>תיובתא</w:t>
      </w:r>
      <w:r w:rsidR="0067450C">
        <w:rPr>
          <w:rFonts w:hint="cs"/>
          <w:rtl/>
        </w:rPr>
        <w:t>!</w:t>
      </w:r>
    </w:p>
    <w:p w14:paraId="5DB4C523" w14:textId="5981AF81" w:rsidR="000521C0" w:rsidRPr="00C35A2C" w:rsidRDefault="00462553" w:rsidP="00D74B69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וכן נחלקו בזה </w:t>
      </w:r>
      <w:r w:rsidR="000521C0" w:rsidRPr="00C409B1">
        <w:rPr>
          <w:rStyle w:val="affff5"/>
          <w:rtl/>
        </w:rPr>
        <w:t>ר</w:t>
      </w:r>
      <w:r w:rsidR="000521C0" w:rsidRPr="00C409B1">
        <w:rPr>
          <w:rStyle w:val="affff5"/>
          <w:rFonts w:hint="cs"/>
          <w:rtl/>
        </w:rPr>
        <w:t>י</w:t>
      </w:r>
      <w:r w:rsidR="000521C0" w:rsidRPr="00C409B1">
        <w:rPr>
          <w:rStyle w:val="affff5"/>
          <w:rtl/>
        </w:rPr>
        <w:t>"</w:t>
      </w:r>
      <w:r w:rsidR="000521C0" w:rsidRPr="00C409B1">
        <w:rPr>
          <w:rStyle w:val="affff5"/>
          <w:rFonts w:hint="cs"/>
          <w:rtl/>
        </w:rPr>
        <w:t>ו ור</w:t>
      </w:r>
      <w:r w:rsidR="000521C0" w:rsidRPr="00C409B1">
        <w:rPr>
          <w:rStyle w:val="affff5"/>
          <w:rtl/>
        </w:rPr>
        <w:t>"</w:t>
      </w:r>
      <w:r w:rsidR="000521C0" w:rsidRPr="00C409B1">
        <w:rPr>
          <w:rStyle w:val="affff5"/>
          <w:rFonts w:hint="cs"/>
          <w:rtl/>
        </w:rPr>
        <w:t>א</w:t>
      </w:r>
      <w:r>
        <w:rPr>
          <w:rFonts w:ascii="FontbitDavid" w:hAnsi="FontbitDavid" w:hint="cs"/>
          <w:sz w:val="32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D74B69">
        <w:rPr>
          <w:rStyle w:val="affff5"/>
          <w:rFonts w:hint="cs"/>
          <w:rtl/>
        </w:rPr>
        <w:t xml:space="preserve">אם </w:t>
      </w:r>
      <w:r w:rsidRPr="002871E4">
        <w:rPr>
          <w:rStyle w:val="affff8"/>
          <w:rFonts w:hint="eastAsia"/>
          <w:rtl/>
        </w:rPr>
        <w:t>ביאת</w:t>
      </w:r>
      <w:r w:rsidRPr="002871E4">
        <w:rPr>
          <w:rStyle w:val="affff8"/>
          <w:rtl/>
        </w:rPr>
        <w:t xml:space="preserve"> </w:t>
      </w:r>
      <w:r w:rsidRPr="002871E4">
        <w:rPr>
          <w:rStyle w:val="affff8"/>
          <w:rFonts w:hint="eastAsia"/>
          <w:rtl/>
        </w:rPr>
        <w:t>כה</w:t>
      </w:r>
      <w:r w:rsidRPr="002871E4">
        <w:rPr>
          <w:rStyle w:val="affff8"/>
          <w:rtl/>
        </w:rPr>
        <w:t xml:space="preserve">"ג </w:t>
      </w:r>
      <w:r w:rsidRPr="002871E4">
        <w:rPr>
          <w:rStyle w:val="affff8"/>
          <w:rFonts w:hint="eastAsia"/>
          <w:rtl/>
        </w:rPr>
        <w:t>באלמנה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פוטרת צרתה</w:t>
      </w:r>
      <w:r w:rsidR="000521C0" w:rsidRPr="00C35A2C">
        <w:rPr>
          <w:rFonts w:ascii="FontbitDavid" w:hAnsi="FontbitDavid"/>
          <w:sz w:val="32"/>
          <w:rtl/>
        </w:rPr>
        <w:t>,</w:t>
      </w:r>
    </w:p>
    <w:p w14:paraId="7AFBB95C" w14:textId="77777777" w:rsidR="000521C0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כא.</w:t>
      </w:r>
    </w:p>
    <w:p w14:paraId="260302F9" w14:textId="61F447B4" w:rsidR="000521C0" w:rsidRDefault="00172EDA" w:rsidP="000521C0">
      <w:pPr>
        <w:rPr>
          <w:rFonts w:ascii="FontbitDavid" w:hAnsi="FontbitDavid"/>
          <w:sz w:val="32"/>
          <w:rtl/>
        </w:rPr>
      </w:pPr>
      <w:r w:rsidRPr="002871E4">
        <w:rPr>
          <w:rStyle w:val="affff5"/>
          <w:rFonts w:hint="eastAsia"/>
          <w:rtl/>
        </w:rPr>
        <w:t>ולכו</w:t>
      </w:r>
      <w:r w:rsidRPr="002871E4">
        <w:rPr>
          <w:rStyle w:val="affff5"/>
          <w:rtl/>
        </w:rPr>
        <w:t xml:space="preserve">"ע </w:t>
      </w:r>
      <w:r w:rsidR="000521C0" w:rsidRPr="002871E4">
        <w:rPr>
          <w:rStyle w:val="affff5"/>
          <w:rtl/>
        </w:rPr>
        <w:t>מהנשואין</w:t>
      </w:r>
      <w:r w:rsidRPr="002871E4">
        <w:rPr>
          <w:rStyle w:val="affff5"/>
          <w:rtl/>
        </w:rPr>
        <w:t>:</w:t>
      </w:r>
      <w:r w:rsidR="000521C0"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לא פ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טר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ת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,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שהיא '</w:t>
      </w:r>
      <w:r w:rsidRPr="00C35A2C">
        <w:rPr>
          <w:rFonts w:ascii="FontbitDavid" w:hAnsi="FontbitDavid"/>
          <w:sz w:val="32"/>
          <w:rtl/>
        </w:rPr>
        <w:t xml:space="preserve">עשה </w:t>
      </w:r>
      <w:r>
        <w:rPr>
          <w:rFonts w:ascii="FontbitDavid" w:hAnsi="FontbitDavid" w:hint="cs"/>
          <w:sz w:val="32"/>
          <w:rtl/>
        </w:rPr>
        <w:t>ו</w:t>
      </w:r>
      <w:r w:rsidR="000521C0" w:rsidRPr="00C35A2C">
        <w:rPr>
          <w:rFonts w:ascii="FontbitDavid" w:hAnsi="FontbitDavid"/>
          <w:sz w:val="32"/>
          <w:rtl/>
        </w:rPr>
        <w:t>לא תעשה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,</w:t>
      </w:r>
    </w:p>
    <w:p w14:paraId="5C95CA5F" w14:textId="0936B374" w:rsidR="000521C0" w:rsidRDefault="00172EDA" w:rsidP="000521C0">
      <w:pPr>
        <w:rPr>
          <w:rtl/>
        </w:rPr>
      </w:pPr>
      <w:r w:rsidRPr="002871E4">
        <w:rPr>
          <w:rStyle w:val="affff5"/>
          <w:rFonts w:hint="eastAsia"/>
          <w:rtl/>
        </w:rPr>
        <w:t>וחלקו</w:t>
      </w:r>
      <w:r w:rsidRPr="002871E4">
        <w:rPr>
          <w:rStyle w:val="affff5"/>
          <w:rtl/>
        </w:rPr>
        <w:t xml:space="preserve"> </w:t>
      </w:r>
      <w:r w:rsidR="000521C0" w:rsidRPr="002871E4">
        <w:rPr>
          <w:rStyle w:val="affff5"/>
          <w:rtl/>
        </w:rPr>
        <w:t>מהארוסין</w:t>
      </w:r>
      <w:r w:rsidRPr="002871E4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="000521C0" w:rsidRPr="00C35A2C">
        <w:rPr>
          <w:rtl/>
        </w:rPr>
        <w:t>פוטרת - עשה ד</w:t>
      </w:r>
      <w:r>
        <w:rPr>
          <w:rFonts w:hint="cs"/>
          <w:rtl/>
        </w:rPr>
        <w:t>ו</w:t>
      </w:r>
      <w:r w:rsidR="000521C0" w:rsidRPr="00C35A2C">
        <w:rPr>
          <w:rtl/>
        </w:rPr>
        <w:t>ח</w:t>
      </w:r>
      <w:r>
        <w:rPr>
          <w:rFonts w:hint="cs"/>
          <w:rtl/>
        </w:rPr>
        <w:t>ה</w:t>
      </w:r>
      <w:r w:rsidR="000521C0" w:rsidRPr="00C35A2C">
        <w:rPr>
          <w:rtl/>
        </w:rPr>
        <w:t xml:space="preserve"> </w:t>
      </w:r>
      <w:r w:rsidR="000521C0" w:rsidRPr="00C35A2C">
        <w:rPr>
          <w:rFonts w:hint="cs"/>
          <w:rtl/>
        </w:rPr>
        <w:t>ל</w:t>
      </w:r>
      <w:r w:rsidR="000521C0" w:rsidRPr="00C35A2C">
        <w:rPr>
          <w:rtl/>
        </w:rPr>
        <w:t>"</w:t>
      </w:r>
      <w:r w:rsidR="000521C0" w:rsidRPr="00C35A2C">
        <w:rPr>
          <w:rFonts w:hint="cs"/>
          <w:rtl/>
        </w:rPr>
        <w:t>ת</w:t>
      </w:r>
      <w:r>
        <w:rPr>
          <w:rFonts w:hint="cs"/>
          <w:rtl/>
        </w:rPr>
        <w:t>,</w:t>
      </w:r>
      <w:r w:rsidR="000521C0" w:rsidRPr="002871E4">
        <w:rPr>
          <w:rStyle w:val="affff8"/>
          <w:rtl/>
        </w:rPr>
        <w:t xml:space="preserve"> </w:t>
      </w:r>
      <w:r w:rsidRPr="002871E4">
        <w:rPr>
          <w:rStyle w:val="affff8"/>
          <w:rFonts w:hint="eastAsia"/>
          <w:rtl/>
        </w:rPr>
        <w:t>ואסור</w:t>
      </w:r>
      <w:r>
        <w:rPr>
          <w:rStyle w:val="affff8"/>
          <w:rFonts w:hint="cs"/>
          <w:rtl/>
        </w:rPr>
        <w:t>ה</w:t>
      </w:r>
      <w:r w:rsidRPr="002871E4">
        <w:rPr>
          <w:rStyle w:val="affff8"/>
          <w:rtl/>
        </w:rPr>
        <w:t xml:space="preserve"> </w:t>
      </w:r>
      <w:r w:rsidR="00A348FB">
        <w:rPr>
          <w:rStyle w:val="affff8"/>
          <w:rFonts w:hint="cs"/>
          <w:rtl/>
        </w:rPr>
        <w:t xml:space="preserve">רק </w:t>
      </w:r>
      <w:r w:rsidRPr="002871E4">
        <w:rPr>
          <w:rStyle w:val="affff8"/>
          <w:rFonts w:hint="eastAsia"/>
          <w:rtl/>
        </w:rPr>
        <w:t>מדרבנן</w:t>
      </w:r>
      <w:r>
        <w:rPr>
          <w:rStyle w:val="affff8"/>
          <w:rFonts w:hint="cs"/>
          <w:rtl/>
        </w:rPr>
        <w:t>,</w:t>
      </w:r>
    </w:p>
    <w:p w14:paraId="79817606" w14:textId="487C6785" w:rsidR="000521C0" w:rsidRDefault="00172EDA" w:rsidP="002871E4">
      <w:pPr>
        <w:ind w:left="791"/>
        <w:rPr>
          <w:rtl/>
        </w:rPr>
      </w:pPr>
      <w:r>
        <w:rPr>
          <w:rFonts w:hint="cs"/>
          <w:rtl/>
        </w:rPr>
        <w:lastRenderedPageBreak/>
        <w:t>ל</w:t>
      </w:r>
      <w:r w:rsidR="000521C0" w:rsidRPr="00C35A2C">
        <w:rPr>
          <w:rFonts w:hint="cs"/>
          <w:rtl/>
        </w:rPr>
        <w:t>א פוטרת</w:t>
      </w:r>
      <w:r>
        <w:rPr>
          <w:rFonts w:hint="cs"/>
          <w:rtl/>
        </w:rPr>
        <w:t xml:space="preserve"> -</w:t>
      </w:r>
      <w:r w:rsidR="000521C0" w:rsidRPr="00C35A2C">
        <w:rPr>
          <w:rFonts w:hint="cs"/>
          <w:rtl/>
        </w:rPr>
        <w:t xml:space="preserve"> כיון </w:t>
      </w:r>
      <w:r>
        <w:rPr>
          <w:rFonts w:hint="cs"/>
          <w:rtl/>
        </w:rPr>
        <w:t>ש</w:t>
      </w:r>
      <w:r w:rsidR="000521C0" w:rsidRPr="00C35A2C">
        <w:rPr>
          <w:rFonts w:hint="cs"/>
          <w:rtl/>
        </w:rPr>
        <w:t>אפשר בחליצה</w:t>
      </w:r>
      <w:r>
        <w:rPr>
          <w:rFonts w:hint="cs"/>
          <w:rtl/>
        </w:rPr>
        <w:t>, לא דוחה.</w:t>
      </w:r>
    </w:p>
    <w:p w14:paraId="7699CA60" w14:textId="761F5824" w:rsidR="000521C0" w:rsidRPr="00C35A2C" w:rsidRDefault="00172EDA" w:rsidP="000521C0">
      <w:pPr>
        <w:rPr>
          <w:rFonts w:ascii="FontbitDavid" w:hAnsi="FontbitDavid"/>
          <w:sz w:val="32"/>
          <w:rtl/>
        </w:rPr>
      </w:pPr>
      <w:r w:rsidRPr="002871E4">
        <w:rPr>
          <w:rStyle w:val="affff5"/>
          <w:rFonts w:hint="eastAsia"/>
          <w:rtl/>
        </w:rPr>
        <w:t>ואף</w:t>
      </w:r>
      <w:r w:rsidRPr="002871E4">
        <w:rPr>
          <w:rStyle w:val="affff5"/>
          <w:rtl/>
        </w:rPr>
        <w:t xml:space="preserve"> </w:t>
      </w:r>
      <w:r w:rsidRPr="002871E4">
        <w:rPr>
          <w:rStyle w:val="affff5"/>
          <w:rFonts w:hint="eastAsia"/>
          <w:rtl/>
        </w:rPr>
        <w:t>שדחינו</w:t>
      </w:r>
      <w:r w:rsidR="000521C0" w:rsidRPr="002871E4">
        <w:rPr>
          <w:rStyle w:val="affff5"/>
          <w:rtl/>
        </w:rPr>
        <w:t xml:space="preserve"> </w:t>
      </w:r>
      <w:r w:rsidR="00D4665C" w:rsidRPr="002871E4">
        <w:rPr>
          <w:rStyle w:val="affff5"/>
          <w:rFonts w:hint="eastAsia"/>
          <w:rtl/>
        </w:rPr>
        <w:t>מ</w:t>
      </w:r>
      <w:r w:rsidR="00D4665C" w:rsidRPr="002871E4">
        <w:rPr>
          <w:rStyle w:val="affff5"/>
          <w:rtl/>
        </w:rPr>
        <w:t xml:space="preserve">"ד </w:t>
      </w:r>
      <w:r w:rsidR="00D4665C">
        <w:rPr>
          <w:rStyle w:val="affff5"/>
          <w:rFonts w:hint="cs"/>
          <w:rtl/>
        </w:rPr>
        <w:t>'</w:t>
      </w:r>
      <w:r w:rsidR="00D4665C" w:rsidRPr="002871E4">
        <w:rPr>
          <w:rStyle w:val="affff5"/>
          <w:rFonts w:hint="eastAsia"/>
          <w:rtl/>
        </w:rPr>
        <w:t>לא</w:t>
      </w:r>
      <w:r w:rsidR="00D4665C" w:rsidRPr="002871E4">
        <w:rPr>
          <w:rStyle w:val="affff5"/>
          <w:rtl/>
        </w:rPr>
        <w:t xml:space="preserve"> </w:t>
      </w:r>
      <w:r w:rsidR="00D4665C" w:rsidRPr="002871E4">
        <w:rPr>
          <w:rStyle w:val="affff5"/>
          <w:rFonts w:hint="eastAsia"/>
          <w:rtl/>
        </w:rPr>
        <w:t>פוטרת</w:t>
      </w:r>
      <w:r w:rsidR="00D4665C">
        <w:rPr>
          <w:rStyle w:val="affff5"/>
          <w:rFonts w:hint="cs"/>
          <w:rtl/>
        </w:rPr>
        <w:t>'</w:t>
      </w:r>
      <w:r w:rsidR="00D4665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ב'</w:t>
      </w:r>
      <w:r w:rsidR="000521C0" w:rsidRPr="0039104D">
        <w:rPr>
          <w:rFonts w:ascii="FontbitDavid" w:hAnsi="FontbitDavid" w:cs="PFT_Frank"/>
          <w:b/>
          <w:bCs/>
          <w:sz w:val="14"/>
          <w:szCs w:val="14"/>
          <w:rtl/>
        </w:rPr>
        <w:t>תיובתא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-</w:t>
      </w:r>
      <w:r w:rsidRPr="002871E4">
        <w:rPr>
          <w:rStyle w:val="affff5"/>
          <w:rtl/>
        </w:rPr>
        <w:t xml:space="preserve"> יתר</w:t>
      </w:r>
      <w:r w:rsidRPr="002871E4">
        <w:rPr>
          <w:rStyle w:val="affff5"/>
          <w:rFonts w:hint="eastAsia"/>
          <w:rtl/>
        </w:rPr>
        <w:t>ץ</w:t>
      </w:r>
      <w:r w:rsidRPr="002871E4">
        <w:rPr>
          <w:rStyle w:val="affff5"/>
          <w:rtl/>
        </w:rPr>
        <w:t xml:space="preserve"> </w:t>
      </w:r>
      <w:r w:rsidRPr="002871E4">
        <w:rPr>
          <w:rStyle w:val="affff5"/>
          <w:rFonts w:hint="eastAsia"/>
          <w:rtl/>
        </w:rPr>
        <w:t>ר</w:t>
      </w:r>
      <w:r w:rsidRPr="002871E4">
        <w:rPr>
          <w:rStyle w:val="affff5"/>
          <w:rtl/>
        </w:rPr>
        <w:t>"ל</w:t>
      </w:r>
      <w:r>
        <w:rPr>
          <w:rStyle w:val="affff5"/>
          <w:rFonts w:hint="cs"/>
          <w:rtl/>
        </w:rPr>
        <w:t xml:space="preserve"> דבריו</w:t>
      </w:r>
      <w:r w:rsidRPr="002871E4">
        <w:rPr>
          <w:rStyle w:val="affff5"/>
          <w:rtl/>
        </w:rPr>
        <w:t>:</w:t>
      </w:r>
    </w:p>
    <w:p w14:paraId="3382FB7F" w14:textId="3326001A" w:rsidR="000521C0" w:rsidRPr="004D10B0" w:rsidRDefault="00172EDA" w:rsidP="004D10B0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ש</w:t>
      </w:r>
      <w:r w:rsidR="000521C0" w:rsidRPr="00C35A2C">
        <w:rPr>
          <w:rFonts w:ascii="FontbitDavid" w:hAnsi="FontbitDavid"/>
          <w:sz w:val="32"/>
          <w:rtl/>
        </w:rPr>
        <w:t xml:space="preserve">חליצה </w:t>
      </w:r>
      <w:r>
        <w:rPr>
          <w:rFonts w:ascii="FontbitDavid" w:hAnsi="FontbitDavid" w:hint="cs"/>
          <w:sz w:val="32"/>
          <w:rtl/>
        </w:rPr>
        <w:t>בייחס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ל</w:t>
      </w:r>
      <w:r w:rsidR="000521C0" w:rsidRPr="00C35A2C">
        <w:rPr>
          <w:rFonts w:ascii="FontbitDavid" w:hAnsi="FontbitDavid"/>
          <w:sz w:val="32"/>
          <w:rtl/>
        </w:rPr>
        <w:t xml:space="preserve">ייבום </w:t>
      </w:r>
      <w:r>
        <w:rPr>
          <w:rFonts w:ascii="FontbitDavid" w:hAnsi="FontbitDavid" w:hint="cs"/>
          <w:sz w:val="32"/>
          <w:rtl/>
        </w:rPr>
        <w:t>אינה</w:t>
      </w:r>
      <w:r w:rsidR="000521C0" w:rsidRPr="00C35A2C">
        <w:rPr>
          <w:rFonts w:ascii="FontbitDavid" w:hAnsi="FontbitDavid"/>
          <w:sz w:val="32"/>
          <w:rtl/>
        </w:rPr>
        <w:t xml:space="preserve"> מצוה</w:t>
      </w:r>
      <w:r>
        <w:rPr>
          <w:rFonts w:ascii="FontbitDavid" w:hAnsi="FontbitDavid" w:hint="cs"/>
          <w:sz w:val="32"/>
          <w:rtl/>
        </w:rPr>
        <w:t xml:space="preserve">,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ובכה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"ג </w:t>
      </w:r>
      <w:r>
        <w:rPr>
          <w:rFonts w:ascii="FontbitDavid" w:hAnsi="FontbitDavid" w:hint="cs"/>
          <w:sz w:val="32"/>
          <w:rtl/>
        </w:rPr>
        <w:t>'עשה דוחה ל"ת'.</w:t>
      </w:r>
    </w:p>
    <w:p w14:paraId="6F8DBBD5" w14:textId="4DA00C7F" w:rsidR="00172EDA" w:rsidRDefault="00172EDA" w:rsidP="002871E4">
      <w:pPr>
        <w:pStyle w:val="afff4"/>
        <w:jc w:val="center"/>
        <w:rPr>
          <w:rtl/>
        </w:rPr>
      </w:pPr>
      <w:ins w:id="9817" w:author="מספור קטעי משנה" w:date="2026-10-06T06:45:58Z">
        <w:r>
          <w:rPr>
            <w:rStyle w:val="MisparKeta"/>
          </w:rPr>
          <w:t xml:space="preserve">א. </w:t>
        </w:r>
      </w:ins>
      <w:bookmarkStart w:id="158" w:name="_Toc119172649"/>
      <w:bookmarkStart w:id="159" w:name="_Toc119229737"/>
      <w:r>
        <w:rPr>
          <w:rFonts w:hint="cs"/>
          <w:rtl/>
        </w:rPr>
        <w:t>שניות מדברי סופרים</w:t>
      </w:r>
      <w:r w:rsidR="00D4665C">
        <w:rPr>
          <w:rFonts w:hint="cs"/>
          <w:rtl/>
        </w:rPr>
        <w:t xml:space="preserve"> </w:t>
      </w:r>
      <w:r w:rsidR="00D4665C">
        <w:rPr>
          <w:rtl/>
        </w:rPr>
        <w:t>–</w:t>
      </w:r>
      <w:r w:rsidR="00D4665C">
        <w:rPr>
          <w:rFonts w:hint="cs"/>
          <w:rtl/>
        </w:rPr>
        <w:t xml:space="preserve"> רמז מהתורה</w:t>
      </w:r>
      <w:bookmarkEnd w:id="158"/>
      <w:bookmarkEnd w:id="159"/>
    </w:p>
    <w:p w14:paraId="1C6CCBD2" w14:textId="7A8B97F9" w:rsidR="000521C0" w:rsidRPr="00AC7749" w:rsidRDefault="000521C0" w:rsidP="000521C0">
      <w:pPr>
        <w:rPr>
          <w:spacing w:val="-2"/>
          <w:rtl/>
        </w:rPr>
      </w:pPr>
      <w:r w:rsidRPr="00D238B7">
        <w:rPr>
          <w:rStyle w:val="affff5"/>
          <w:rFonts w:hint="cs"/>
          <w:rtl/>
        </w:rPr>
        <w:t>א.</w:t>
      </w:r>
      <w:r w:rsidRPr="00AC7749">
        <w:rPr>
          <w:rFonts w:hint="cs"/>
          <w:spacing w:val="-2"/>
          <w:rtl/>
        </w:rPr>
        <w:t xml:space="preserve"> </w:t>
      </w:r>
      <w:r w:rsidRPr="00C409B1">
        <w:rPr>
          <w:rStyle w:val="affff5"/>
          <w:rFonts w:hint="cs"/>
          <w:rtl/>
        </w:rPr>
        <w:t>ר</w:t>
      </w:r>
      <w:r w:rsidR="00D4665C">
        <w:rPr>
          <w:rStyle w:val="affff5"/>
          <w:rFonts w:hint="cs"/>
          <w:rtl/>
        </w:rPr>
        <w:t>"ה</w:t>
      </w:r>
      <w:r w:rsidRPr="00AC7749">
        <w:rPr>
          <w:rFonts w:hint="cs"/>
          <w:spacing w:val="-2"/>
          <w:rtl/>
        </w:rPr>
        <w:t>:</w:t>
      </w:r>
      <w:r w:rsidRPr="00AC7749">
        <w:rPr>
          <w:rStyle w:val="affff1"/>
          <w:rFonts w:hint="cs"/>
          <w:spacing w:val="-2"/>
          <w:rtl/>
        </w:rPr>
        <w:t xml:space="preserve"> '</w:t>
      </w:r>
      <w:r w:rsidRPr="00AC7749">
        <w:rPr>
          <w:rStyle w:val="affff1"/>
          <w:spacing w:val="-2"/>
          <w:rtl/>
        </w:rPr>
        <w:t xml:space="preserve">כי את כל התועבות </w:t>
      </w:r>
      <w:r w:rsidRPr="002871E4">
        <w:rPr>
          <w:rStyle w:val="affff1"/>
          <w:b/>
          <w:bCs/>
          <w:spacing w:val="-2"/>
          <w:rtl/>
        </w:rPr>
        <w:t>האל'</w:t>
      </w:r>
      <w:r w:rsidRPr="00AC7749">
        <w:rPr>
          <w:spacing w:val="-2"/>
          <w:rtl/>
        </w:rPr>
        <w:t xml:space="preserve"> - קשות, </w:t>
      </w:r>
      <w:r w:rsidR="00D4665C">
        <w:rPr>
          <w:rFonts w:hint="cs"/>
          <w:spacing w:val="-2"/>
          <w:rtl/>
        </w:rPr>
        <w:t>משמע</w:t>
      </w:r>
      <w:r w:rsidR="00D4665C" w:rsidRPr="00AC7749">
        <w:rPr>
          <w:spacing w:val="-2"/>
          <w:rtl/>
        </w:rPr>
        <w:t xml:space="preserve"> </w:t>
      </w:r>
      <w:r>
        <w:rPr>
          <w:spacing w:val="-2"/>
          <w:rtl/>
        </w:rPr>
        <w:t>שיש</w:t>
      </w:r>
      <w:r w:rsidRPr="00AC7749">
        <w:rPr>
          <w:spacing w:val="-2"/>
          <w:rtl/>
        </w:rPr>
        <w:t xml:space="preserve"> רכות, שניות.</w:t>
      </w:r>
    </w:p>
    <w:p w14:paraId="49B032F6" w14:textId="0B52F30C" w:rsidR="000521C0" w:rsidRDefault="00D4665C" w:rsidP="00D4665C">
      <w:pPr>
        <w:pStyle w:val="affff7"/>
        <w:rPr>
          <w:rtl/>
        </w:rPr>
      </w:pPr>
      <w:r>
        <w:rPr>
          <w:rFonts w:hint="cs"/>
          <w:rtl/>
        </w:rPr>
        <w:t>וע</w:t>
      </w:r>
      <w:r w:rsidR="000521C0" w:rsidRPr="00C35A2C">
        <w:rPr>
          <w:rtl/>
        </w:rPr>
        <w:t xml:space="preserve">ונש מדות </w:t>
      </w:r>
      <w:r>
        <w:rPr>
          <w:rFonts w:hint="cs"/>
          <w:rtl/>
        </w:rPr>
        <w:t xml:space="preserve">קשה </w:t>
      </w:r>
      <w:r w:rsidR="000521C0" w:rsidRPr="00C35A2C">
        <w:rPr>
          <w:rtl/>
        </w:rPr>
        <w:t>מעונש עריות,</w:t>
      </w:r>
      <w:r>
        <w:rPr>
          <w:rFonts w:hint="cs"/>
          <w:rtl/>
        </w:rPr>
        <w:t xml:space="preserve"> </w:t>
      </w:r>
      <w:r w:rsidR="000521C0" w:rsidRPr="00C35A2C">
        <w:rPr>
          <w:rtl/>
        </w:rPr>
        <w:t>ש</w:t>
      </w:r>
      <w:r>
        <w:rPr>
          <w:rFonts w:hint="cs"/>
          <w:rtl/>
        </w:rPr>
        <w:t>ב</w:t>
      </w:r>
      <w:r w:rsidR="000521C0" w:rsidRPr="00C35A2C">
        <w:rPr>
          <w:rtl/>
        </w:rPr>
        <w:t xml:space="preserve">זה נאמר </w:t>
      </w:r>
      <w:r>
        <w:rPr>
          <w:rFonts w:hint="cs"/>
          <w:rtl/>
        </w:rPr>
        <w:t>'</w:t>
      </w:r>
      <w:r w:rsidR="000521C0" w:rsidRPr="00E42F4B">
        <w:rPr>
          <w:rStyle w:val="affff1"/>
          <w:rtl/>
        </w:rPr>
        <w:t>אל</w:t>
      </w:r>
      <w:r>
        <w:rPr>
          <w:rStyle w:val="affff1"/>
          <w:rFonts w:hint="cs"/>
          <w:rtl/>
        </w:rPr>
        <w:t>'</w:t>
      </w:r>
      <w:r w:rsidR="000521C0" w:rsidRPr="00E42F4B">
        <w:rPr>
          <w:rStyle w:val="affff1"/>
          <w:rtl/>
        </w:rPr>
        <w:t>,</w:t>
      </w:r>
      <w:r w:rsidR="000521C0" w:rsidRPr="00C35A2C">
        <w:rPr>
          <w:rtl/>
        </w:rPr>
        <w:t xml:space="preserve"> ו</w:t>
      </w:r>
      <w:r>
        <w:rPr>
          <w:rFonts w:hint="cs"/>
          <w:rtl/>
        </w:rPr>
        <w:t>ב</w:t>
      </w:r>
      <w:r w:rsidR="000521C0" w:rsidRPr="00C35A2C">
        <w:rPr>
          <w:rtl/>
        </w:rPr>
        <w:t xml:space="preserve">זה </w:t>
      </w:r>
      <w:r>
        <w:rPr>
          <w:rFonts w:hint="cs"/>
          <w:rtl/>
        </w:rPr>
        <w:t>'</w:t>
      </w:r>
      <w:r w:rsidR="000521C0" w:rsidRPr="00E42F4B">
        <w:rPr>
          <w:rStyle w:val="affff1"/>
          <w:rtl/>
        </w:rPr>
        <w:t>אלה</w:t>
      </w:r>
      <w:r>
        <w:rPr>
          <w:rStyle w:val="affff1"/>
          <w:rFonts w:hint="cs"/>
          <w:rtl/>
        </w:rPr>
        <w:t>'</w:t>
      </w:r>
      <w:r w:rsidR="000521C0" w:rsidRPr="00E42F4B">
        <w:rPr>
          <w:rStyle w:val="affff1"/>
          <w:rFonts w:hint="cs"/>
          <w:rtl/>
        </w:rPr>
        <w:t xml:space="preserve"> </w:t>
      </w:r>
      <w:r>
        <w:rPr>
          <w:rFonts w:hint="cs"/>
          <w:rtl/>
        </w:rPr>
        <w:t>- שקשה יותר,</w:t>
      </w:r>
    </w:p>
    <w:p w14:paraId="1B925FCD" w14:textId="2B41CA33" w:rsidR="000521C0" w:rsidRPr="00D238B7" w:rsidRDefault="00D4665C" w:rsidP="002871E4">
      <w:pPr>
        <w:pStyle w:val="affff7"/>
        <w:rPr>
          <w:rStyle w:val="affff5"/>
          <w:rtl/>
        </w:rPr>
      </w:pPr>
      <w:r>
        <w:rPr>
          <w:rStyle w:val="affff1"/>
          <w:rFonts w:hint="cs"/>
          <w:rtl/>
        </w:rPr>
        <w:t>ו'א</w:t>
      </w:r>
      <w:r w:rsidR="000521C0" w:rsidRPr="00E42F4B">
        <w:rPr>
          <w:rStyle w:val="affff1"/>
          <w:rFonts w:hint="cs"/>
          <w:rtl/>
        </w:rPr>
        <w:t>לה</w:t>
      </w:r>
      <w:r>
        <w:rPr>
          <w:rStyle w:val="affff1"/>
          <w:rFonts w:hint="cs"/>
          <w:rtl/>
        </w:rPr>
        <w:t>'</w:t>
      </w:r>
      <w:r w:rsidR="000521C0" w:rsidRPr="00E42F4B">
        <w:rPr>
          <w:rStyle w:val="affff1"/>
          <w:rFonts w:hint="cs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שנ</w:t>
      </w:r>
      <w:r w:rsidRPr="002871E4">
        <w:rPr>
          <w:rFonts w:hint="eastAsia"/>
          <w:rtl/>
        </w:rPr>
        <w:t>כתב</w:t>
      </w:r>
      <w:r w:rsidR="000521C0" w:rsidRPr="002871E4">
        <w:rPr>
          <w:rtl/>
        </w:rPr>
        <w:t xml:space="preserve"> </w:t>
      </w:r>
      <w:r w:rsidRPr="002871E4">
        <w:rPr>
          <w:rFonts w:hint="eastAsia"/>
          <w:rtl/>
        </w:rPr>
        <w:t>ב</w:t>
      </w:r>
      <w:r w:rsidR="000521C0" w:rsidRPr="002871E4">
        <w:rPr>
          <w:rFonts w:hint="eastAsia"/>
          <w:rtl/>
        </w:rPr>
        <w:t>עריות</w:t>
      </w:r>
      <w:r w:rsidR="000521C0" w:rsidRPr="002871E4">
        <w:rPr>
          <w:rtl/>
        </w:rPr>
        <w:t xml:space="preserve"> </w:t>
      </w:r>
      <w:r w:rsidRPr="002871E4">
        <w:rPr>
          <w:rtl/>
        </w:rPr>
        <w:t xml:space="preserve">- </w:t>
      </w:r>
      <w:r w:rsidR="000521C0" w:rsidRPr="002871E4">
        <w:rPr>
          <w:rFonts w:hint="eastAsia"/>
          <w:rtl/>
        </w:rPr>
        <w:t>למעט</w:t>
      </w:r>
      <w:r w:rsidR="000521C0" w:rsidRPr="002871E4">
        <w:rPr>
          <w:rtl/>
        </w:rPr>
        <w:t xml:space="preserve"> </w:t>
      </w:r>
      <w:r w:rsidR="000521C0" w:rsidRPr="002871E4">
        <w:rPr>
          <w:rFonts w:hint="eastAsia"/>
          <w:rtl/>
        </w:rPr>
        <w:t>מדות</w:t>
      </w:r>
      <w:r w:rsidR="000521C0" w:rsidRPr="002871E4">
        <w:rPr>
          <w:rtl/>
        </w:rPr>
        <w:t xml:space="preserve"> </w:t>
      </w:r>
      <w:r w:rsidR="000521C0" w:rsidRPr="002871E4">
        <w:rPr>
          <w:rFonts w:hint="eastAsia"/>
          <w:rtl/>
        </w:rPr>
        <w:t>מכרת</w:t>
      </w:r>
      <w:r w:rsidRPr="002871E4">
        <w:rPr>
          <w:rtl/>
        </w:rPr>
        <w:t>,</w:t>
      </w:r>
      <w:r w:rsidRPr="002871E4">
        <w:rPr>
          <w:rtl/>
        </w:rPr>
        <w:tab/>
        <w:t xml:space="preserve"> [</w:t>
      </w:r>
      <w:r w:rsidR="000521C0" w:rsidRPr="002871E4">
        <w:rPr>
          <w:rFonts w:hint="eastAsia"/>
          <w:rtl/>
        </w:rPr>
        <w:t>וחומרת</w:t>
      </w:r>
      <w:r w:rsidRPr="002871E4">
        <w:rPr>
          <w:rtl/>
        </w:rPr>
        <w:t xml:space="preserve"> מידות  </w:t>
      </w:r>
      <w:r w:rsidRPr="002871E4">
        <w:rPr>
          <w:rFonts w:hint="eastAsia"/>
          <w:rtl/>
        </w:rPr>
        <w:t>שא</w:t>
      </w:r>
      <w:r w:rsidRPr="002871E4">
        <w:rPr>
          <w:rtl/>
        </w:rPr>
        <w:t>"א</w:t>
      </w:r>
      <w:r w:rsidR="000521C0" w:rsidRPr="002871E4">
        <w:rPr>
          <w:rtl/>
        </w:rPr>
        <w:t xml:space="preserve"> בתשובה</w:t>
      </w:r>
      <w:r w:rsidRPr="002871E4">
        <w:rPr>
          <w:rtl/>
        </w:rPr>
        <w:t>].</w:t>
      </w:r>
    </w:p>
    <w:p w14:paraId="023959D8" w14:textId="79E324CC" w:rsidR="000521C0" w:rsidRPr="00D238B7" w:rsidRDefault="000521C0" w:rsidP="00D4665C">
      <w:pPr>
        <w:rPr>
          <w:rStyle w:val="affff5"/>
          <w:rtl/>
        </w:rPr>
      </w:pPr>
      <w:r w:rsidRPr="00D238B7">
        <w:rPr>
          <w:rStyle w:val="affff5"/>
          <w:rFonts w:hint="cs"/>
          <w:rtl/>
        </w:rPr>
        <w:t>ב.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409B1">
        <w:rPr>
          <w:rStyle w:val="affff5"/>
          <w:rFonts w:hint="cs"/>
          <w:rtl/>
        </w:rPr>
        <w:t>ר</w:t>
      </w:r>
      <w:r w:rsidRPr="00C409B1">
        <w:rPr>
          <w:rStyle w:val="affff5"/>
          <w:rtl/>
        </w:rPr>
        <w:t>"</w:t>
      </w:r>
      <w:r w:rsidRPr="00C409B1">
        <w:rPr>
          <w:rStyle w:val="affff5"/>
          <w:rFonts w:hint="cs"/>
          <w:rtl/>
        </w:rPr>
        <w:t>י: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2871E4">
        <w:rPr>
          <w:rStyle w:val="affff1"/>
          <w:b/>
          <w:bCs/>
          <w:rtl/>
        </w:rPr>
        <w:t>'ואזן</w:t>
      </w:r>
      <w:r w:rsidRPr="00D73A3C">
        <w:rPr>
          <w:rStyle w:val="affff1"/>
          <w:rtl/>
        </w:rPr>
        <w:t xml:space="preserve"> וחקר</w:t>
      </w:r>
      <w:r w:rsidRPr="00D73A3C"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שבא שלמה ועשה</w:t>
      </w:r>
      <w:r w:rsidR="00D4665C">
        <w:rPr>
          <w:rFonts w:ascii="FontbitDavid" w:hAnsi="FontbitDavid" w:hint="cs"/>
          <w:sz w:val="32"/>
          <w:rtl/>
        </w:rPr>
        <w:t xml:space="preserve"> התורה ככפיפה עם</w:t>
      </w:r>
      <w:r w:rsidRPr="00C35A2C">
        <w:rPr>
          <w:rFonts w:ascii="FontbitDavid" w:hAnsi="FontbitDavid"/>
          <w:sz w:val="32"/>
          <w:rtl/>
        </w:rPr>
        <w:t xml:space="preserve"> אזנים.</w:t>
      </w:r>
    </w:p>
    <w:p w14:paraId="6D385555" w14:textId="4C3AFBE2" w:rsidR="000521C0" w:rsidRPr="00D238B7" w:rsidRDefault="000521C0" w:rsidP="000521C0">
      <w:pPr>
        <w:rPr>
          <w:rStyle w:val="affff5"/>
          <w:rtl/>
        </w:rPr>
      </w:pPr>
      <w:r w:rsidRPr="00D238B7">
        <w:rPr>
          <w:rStyle w:val="affff5"/>
          <w:rFonts w:hint="cs"/>
          <w:rtl/>
        </w:rPr>
        <w:t>ג.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409B1">
        <w:rPr>
          <w:rStyle w:val="affff5"/>
          <w:rtl/>
        </w:rPr>
        <w:t>ר</w:t>
      </w:r>
      <w:r w:rsidR="00D4665C">
        <w:rPr>
          <w:rStyle w:val="affff5"/>
          <w:rFonts w:hint="cs"/>
          <w:rtl/>
        </w:rPr>
        <w:t>"</w:t>
      </w:r>
      <w:r w:rsidRPr="00C409B1">
        <w:rPr>
          <w:rStyle w:val="affff5"/>
          <w:rtl/>
        </w:rPr>
        <w:t>א</w:t>
      </w:r>
      <w:r w:rsidRPr="00C409B1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2871E4">
        <w:rPr>
          <w:rStyle w:val="affff1"/>
          <w:b/>
          <w:bCs/>
          <w:rtl/>
        </w:rPr>
        <w:t>'פרעהו</w:t>
      </w:r>
      <w:r w:rsidR="00D4665C">
        <w:rPr>
          <w:rStyle w:val="affff1"/>
          <w:rFonts w:hint="cs"/>
          <w:rtl/>
        </w:rPr>
        <w:t xml:space="preserve"> </w:t>
      </w:r>
      <w:r w:rsidR="00D4665C" w:rsidRPr="002871E4">
        <w:rPr>
          <w:rStyle w:val="affff8"/>
          <w:rtl/>
        </w:rPr>
        <w:t>[</w:t>
      </w:r>
      <w:r w:rsidR="00D4665C" w:rsidRPr="00A07384">
        <w:rPr>
          <w:rStyle w:val="affff8"/>
          <w:rFonts w:cs="PFT_Frank" w:hint="eastAsia"/>
          <w:b/>
          <w:bCs/>
          <w:szCs w:val="10"/>
          <w:rtl/>
        </w:rPr>
        <w:t>הגדילהו</w:t>
      </w:r>
      <w:r w:rsidR="00A348FB">
        <w:rPr>
          <w:rStyle w:val="affff8"/>
          <w:rFonts w:hint="cs"/>
          <w:rtl/>
        </w:rPr>
        <w:t xml:space="preserve"> באיסורים, כדי ש</w:t>
      </w:r>
      <w:r w:rsidR="00D4665C" w:rsidRPr="002871E4">
        <w:rPr>
          <w:rStyle w:val="affff8"/>
          <w:rtl/>
        </w:rPr>
        <w:t>]</w:t>
      </w:r>
      <w:r w:rsidRPr="002871E4">
        <w:rPr>
          <w:rStyle w:val="affff8"/>
          <w:rtl/>
        </w:rPr>
        <w:t xml:space="preserve"> </w:t>
      </w:r>
      <w:r w:rsidRPr="00B71F95">
        <w:rPr>
          <w:rStyle w:val="affff1"/>
          <w:rtl/>
        </w:rPr>
        <w:t>אל תעבר בו</w:t>
      </w:r>
      <w:r w:rsidRPr="00B71F95">
        <w:rPr>
          <w:rStyle w:val="affff1"/>
          <w:rFonts w:hint="cs"/>
          <w:rtl/>
        </w:rPr>
        <w:t>'</w:t>
      </w:r>
      <w:r w:rsidR="00D4665C">
        <w:rPr>
          <w:rStyle w:val="affff5"/>
          <w:rFonts w:hint="cs"/>
          <w:rtl/>
        </w:rPr>
        <w:t>.</w:t>
      </w:r>
    </w:p>
    <w:p w14:paraId="7CFEF0AB" w14:textId="2266F4DF" w:rsidR="00D4665C" w:rsidRDefault="00D4665C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ד</w:t>
      </w:r>
      <w:r w:rsidR="000521C0" w:rsidRPr="00D238B7">
        <w:rPr>
          <w:rStyle w:val="affff5"/>
          <w:rFonts w:hint="cs"/>
          <w:rtl/>
        </w:rPr>
        <w:t>.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C409B1">
        <w:rPr>
          <w:rStyle w:val="affff5"/>
          <w:rFonts w:hint="cs"/>
          <w:rtl/>
        </w:rPr>
        <w:t>ר</w:t>
      </w:r>
      <w:r w:rsidR="000521C0" w:rsidRPr="00C409B1">
        <w:rPr>
          <w:rStyle w:val="affff5"/>
          <w:rtl/>
        </w:rPr>
        <w:t>"</w:t>
      </w:r>
      <w:r w:rsidR="000521C0" w:rsidRPr="00C409B1">
        <w:rPr>
          <w:rStyle w:val="affff5"/>
          <w:rFonts w:hint="cs"/>
          <w:rtl/>
        </w:rPr>
        <w:t>כ: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D73A3C">
        <w:rPr>
          <w:rStyle w:val="affff1"/>
          <w:rFonts w:hint="cs"/>
          <w:rtl/>
        </w:rPr>
        <w:t>'</w:t>
      </w:r>
      <w:r w:rsidR="000521C0" w:rsidRPr="00D73A3C">
        <w:rPr>
          <w:rStyle w:val="affff1"/>
          <w:rtl/>
        </w:rPr>
        <w:t>ושמרתם את משמרתי</w:t>
      </w:r>
      <w:r w:rsidR="000521C0" w:rsidRPr="00D73A3C">
        <w:rPr>
          <w:rStyle w:val="affff1"/>
          <w:rFonts w:hint="cs"/>
          <w:rtl/>
        </w:rPr>
        <w:t>'</w:t>
      </w:r>
      <w:r w:rsidR="000521C0" w:rsidRPr="00D73A3C">
        <w:rPr>
          <w:rStyle w:val="affff1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0521C0" w:rsidRPr="00C35A2C">
        <w:rPr>
          <w:rFonts w:ascii="FontbitDavid" w:hAnsi="FontbitDavid"/>
          <w:sz w:val="32"/>
          <w:rtl/>
        </w:rPr>
        <w:t>משמרת למשמרתי.</w:t>
      </w:r>
    </w:p>
    <w:p w14:paraId="3CE92720" w14:textId="670B8515" w:rsidR="00615A60" w:rsidRPr="00615A60" w:rsidRDefault="000521C0" w:rsidP="008E7003">
      <w:pPr>
        <w:jc w:val="center"/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ומדרבנן</w:t>
      </w:r>
      <w:r w:rsidR="00D4665C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וקרא</w:t>
      </w:r>
      <w:r w:rsidR="00D4665C">
        <w:rPr>
          <w:rFonts w:ascii="FontbitDavid" w:hAnsi="FontbitDavid" w:hint="cs"/>
          <w:sz w:val="32"/>
          <w:rtl/>
        </w:rPr>
        <w:t>י</w:t>
      </w:r>
      <w:r w:rsidRPr="00C35A2C">
        <w:rPr>
          <w:rFonts w:ascii="FontbitDavid" w:hAnsi="FontbitDavid" w:hint="cs"/>
          <w:sz w:val="32"/>
          <w:rtl/>
        </w:rPr>
        <w:t xml:space="preserve"> אסמכתא בעלמא</w:t>
      </w:r>
      <w:r w:rsidR="00D4665C">
        <w:rPr>
          <w:rFonts w:ascii="FontbitDavid" w:hAnsi="FontbitDavid" w:hint="cs"/>
          <w:sz w:val="32"/>
          <w:rtl/>
        </w:rPr>
        <w:t>.</w:t>
      </w:r>
    </w:p>
    <w:p w14:paraId="5EAA67DB" w14:textId="06D59C97" w:rsidR="00D4665C" w:rsidRDefault="000521C0" w:rsidP="008E7003">
      <w:pPr>
        <w:pStyle w:val="affff2"/>
        <w:rPr>
          <w:rFonts w:ascii="FontbitDavid" w:hAnsi="FontbitDavid"/>
          <w:rtl/>
        </w:rPr>
      </w:pPr>
      <w:bookmarkStart w:id="160" w:name="_Toc119172650"/>
      <w:bookmarkStart w:id="161" w:name="_Toc119229738"/>
      <w:r w:rsidRPr="00C409B1">
        <w:rPr>
          <w:rStyle w:val="affff5"/>
          <w:rtl/>
        </w:rPr>
        <w:t>ת"ר:</w:t>
      </w:r>
      <w:r w:rsidRPr="0039104D">
        <w:rPr>
          <w:rFonts w:ascii="FontbitDavid" w:hAnsi="FontbitDavid"/>
          <w:rtl/>
        </w:rPr>
        <w:t xml:space="preserve"> </w:t>
      </w:r>
      <w:r w:rsidRPr="008E7003">
        <w:rPr>
          <w:rStyle w:val="affff3"/>
          <w:b/>
          <w:bCs/>
          <w:rtl/>
        </w:rPr>
        <w:t>מה הם שניות</w:t>
      </w:r>
      <w:r w:rsidR="00D4665C" w:rsidRPr="008E7003">
        <w:rPr>
          <w:rStyle w:val="affff3"/>
          <w:rFonts w:hint="cs"/>
          <w:b/>
          <w:bCs/>
          <w:rtl/>
        </w:rPr>
        <w:t xml:space="preserve"> </w:t>
      </w:r>
      <w:r w:rsidR="00D4665C" w:rsidRPr="008E7003">
        <w:rPr>
          <w:rStyle w:val="affff8"/>
          <w:b w:val="0"/>
          <w:bCs w:val="0"/>
          <w:rtl/>
        </w:rPr>
        <w:t>[</w:t>
      </w:r>
      <w:r w:rsidR="00D4665C" w:rsidRPr="008E7003">
        <w:rPr>
          <w:rStyle w:val="affff8"/>
          <w:rFonts w:hint="eastAsia"/>
          <w:b w:val="0"/>
          <w:bCs w:val="0"/>
          <w:rtl/>
        </w:rPr>
        <w:t>שגזרו</w:t>
      </w:r>
      <w:r w:rsidR="00D4665C" w:rsidRPr="008E7003">
        <w:rPr>
          <w:rStyle w:val="affff8"/>
          <w:b w:val="0"/>
          <w:bCs w:val="0"/>
          <w:rtl/>
        </w:rPr>
        <w:t xml:space="preserve"> </w:t>
      </w:r>
      <w:r w:rsidR="00D4665C" w:rsidRPr="008E7003">
        <w:rPr>
          <w:rStyle w:val="affff8"/>
          <w:rFonts w:hint="eastAsia"/>
          <w:b w:val="0"/>
          <w:bCs w:val="0"/>
          <w:rtl/>
        </w:rPr>
        <w:t>אטו</w:t>
      </w:r>
      <w:r w:rsidR="00D4665C" w:rsidRPr="008E7003">
        <w:rPr>
          <w:rStyle w:val="affff8"/>
          <w:b w:val="0"/>
          <w:bCs w:val="0"/>
          <w:rtl/>
        </w:rPr>
        <w:t xml:space="preserve"> </w:t>
      </w:r>
      <w:r w:rsidR="00D4665C" w:rsidRPr="008E7003">
        <w:rPr>
          <w:rStyle w:val="affff8"/>
          <w:rFonts w:hint="eastAsia"/>
          <w:b w:val="0"/>
          <w:bCs w:val="0"/>
          <w:rtl/>
        </w:rPr>
        <w:t>דאורייתא</w:t>
      </w:r>
      <w:r w:rsidR="00D4665C" w:rsidRPr="008E7003">
        <w:rPr>
          <w:rStyle w:val="affff8"/>
          <w:b w:val="0"/>
          <w:bCs w:val="0"/>
          <w:rtl/>
        </w:rPr>
        <w:t>]</w:t>
      </w:r>
      <w:r w:rsidRPr="0039104D">
        <w:rPr>
          <w:rFonts w:ascii="FontbitDavid" w:hAnsi="FontbitDavid"/>
          <w:rtl/>
        </w:rPr>
        <w:t>?</w:t>
      </w:r>
      <w:bookmarkEnd w:id="160"/>
      <w:bookmarkEnd w:id="161"/>
    </w:p>
    <w:p w14:paraId="4F4DBE47" w14:textId="27FB03BB" w:rsidR="000521C0" w:rsidRPr="00062827" w:rsidRDefault="000521C0" w:rsidP="000521C0">
      <w:pPr>
        <w:rPr>
          <w:spacing w:val="-4"/>
          <w:rtl/>
        </w:rPr>
      </w:pPr>
      <w:r w:rsidRPr="00062827">
        <w:rPr>
          <w:rFonts w:ascii="FontbitDavid" w:hAnsi="FontbitDavid"/>
          <w:spacing w:val="-4"/>
          <w:sz w:val="32"/>
          <w:rtl/>
        </w:rPr>
        <w:t>אם אמו</w:t>
      </w:r>
      <w:r w:rsidR="00D4665C" w:rsidRPr="00062827">
        <w:rPr>
          <w:rFonts w:ascii="FontbitDavid" w:hAnsi="FontbitDavid" w:hint="cs"/>
          <w:spacing w:val="-4"/>
          <w:sz w:val="32"/>
          <w:rtl/>
        </w:rPr>
        <w:t xml:space="preserve"> </w:t>
      </w:r>
      <w:r w:rsidR="00D4665C" w:rsidRPr="00062827">
        <w:rPr>
          <w:rStyle w:val="affff8"/>
          <w:spacing w:val="-4"/>
          <w:rtl/>
        </w:rPr>
        <w:t>[</w:t>
      </w:r>
      <w:r w:rsidR="00D4665C" w:rsidRPr="00062827">
        <w:rPr>
          <w:rStyle w:val="affff1"/>
          <w:rFonts w:hint="eastAsia"/>
          <w:spacing w:val="-4"/>
          <w:rtl/>
        </w:rPr>
        <w:t>אמו</w:t>
      </w:r>
      <w:r w:rsidR="00D4665C" w:rsidRPr="00062827">
        <w:rPr>
          <w:rStyle w:val="affff8"/>
          <w:spacing w:val="-4"/>
          <w:rtl/>
        </w:rPr>
        <w:t>]</w:t>
      </w:r>
      <w:r w:rsidRPr="00062827">
        <w:rPr>
          <w:rFonts w:ascii="FontbitDavid" w:hAnsi="FontbitDavid"/>
          <w:spacing w:val="-4"/>
          <w:sz w:val="32"/>
          <w:rtl/>
        </w:rPr>
        <w:t>, אם אביו, אשת אבי אביו</w:t>
      </w:r>
      <w:r w:rsidR="00D4665C" w:rsidRPr="00062827">
        <w:rPr>
          <w:rStyle w:val="affff8"/>
          <w:spacing w:val="-4"/>
          <w:rtl/>
        </w:rPr>
        <w:t xml:space="preserve"> [</w:t>
      </w:r>
      <w:r w:rsidR="00D4665C" w:rsidRPr="00062827">
        <w:rPr>
          <w:rStyle w:val="affff1"/>
          <w:rFonts w:hint="eastAsia"/>
          <w:spacing w:val="-4"/>
          <w:rtl/>
        </w:rPr>
        <w:t>אשת</w:t>
      </w:r>
      <w:r w:rsidR="00D4665C" w:rsidRPr="00062827">
        <w:rPr>
          <w:rStyle w:val="affff1"/>
          <w:spacing w:val="-4"/>
          <w:rtl/>
        </w:rPr>
        <w:t xml:space="preserve"> </w:t>
      </w:r>
      <w:r w:rsidR="00D4665C" w:rsidRPr="00062827">
        <w:rPr>
          <w:rStyle w:val="affff1"/>
          <w:rFonts w:hint="eastAsia"/>
          <w:spacing w:val="-4"/>
          <w:rtl/>
        </w:rPr>
        <w:t>אביו</w:t>
      </w:r>
      <w:r w:rsidR="00D4665C" w:rsidRPr="00062827">
        <w:rPr>
          <w:rStyle w:val="affff8"/>
          <w:spacing w:val="-4"/>
          <w:rtl/>
        </w:rPr>
        <w:t>]</w:t>
      </w:r>
      <w:r w:rsidRPr="00062827">
        <w:rPr>
          <w:rFonts w:ascii="FontbitDavid" w:hAnsi="FontbitDavid"/>
          <w:spacing w:val="-4"/>
          <w:sz w:val="32"/>
          <w:rtl/>
        </w:rPr>
        <w:t xml:space="preserve">, אשת אבי אמו, </w:t>
      </w:r>
    </w:p>
    <w:p w14:paraId="22D4D835" w14:textId="1C5A935F" w:rsidR="00D4665C" w:rsidRPr="00062827" w:rsidRDefault="000521C0" w:rsidP="000521C0">
      <w:pPr>
        <w:ind w:hanging="1"/>
        <w:rPr>
          <w:rFonts w:ascii="FontbitDavid" w:hAnsi="FontbitDavid"/>
          <w:spacing w:val="-2"/>
          <w:sz w:val="32"/>
          <w:rtl/>
        </w:rPr>
      </w:pPr>
      <w:r w:rsidRPr="00062827">
        <w:rPr>
          <w:rFonts w:ascii="FontbitDavid" w:hAnsi="FontbitDavid"/>
          <w:spacing w:val="-2"/>
          <w:sz w:val="32"/>
          <w:rtl/>
        </w:rPr>
        <w:t>אשת אחי האב מהאם, אשת אחי האם מהאב</w:t>
      </w:r>
      <w:r w:rsidR="00D4665C"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="00D4665C" w:rsidRPr="00062827">
        <w:rPr>
          <w:rStyle w:val="affff8"/>
          <w:spacing w:val="-2"/>
          <w:rtl/>
        </w:rPr>
        <w:t>[</w:t>
      </w:r>
      <w:r w:rsidR="00D4665C" w:rsidRPr="00062827">
        <w:rPr>
          <w:rStyle w:val="affff1"/>
          <w:rFonts w:hint="eastAsia"/>
          <w:spacing w:val="-2"/>
          <w:rtl/>
        </w:rPr>
        <w:t>אשת</w:t>
      </w:r>
      <w:r w:rsidR="00D4665C" w:rsidRPr="00062827">
        <w:rPr>
          <w:rStyle w:val="affff1"/>
          <w:spacing w:val="-2"/>
          <w:rtl/>
        </w:rPr>
        <w:t xml:space="preserve"> </w:t>
      </w:r>
      <w:r w:rsidR="00D4665C" w:rsidRPr="00062827">
        <w:rPr>
          <w:rStyle w:val="affff1"/>
          <w:rFonts w:hint="eastAsia"/>
          <w:spacing w:val="-2"/>
          <w:rtl/>
        </w:rPr>
        <w:t>אח</w:t>
      </w:r>
      <w:r w:rsidR="00D4665C" w:rsidRPr="00062827">
        <w:rPr>
          <w:rStyle w:val="affff1"/>
          <w:rFonts w:hint="cs"/>
          <w:spacing w:val="-2"/>
          <w:rtl/>
        </w:rPr>
        <w:t>י</w:t>
      </w:r>
      <w:r w:rsidR="00D4665C" w:rsidRPr="00062827">
        <w:rPr>
          <w:rStyle w:val="affff1"/>
          <w:spacing w:val="-2"/>
          <w:rtl/>
        </w:rPr>
        <w:t xml:space="preserve"> </w:t>
      </w:r>
      <w:r w:rsidR="00D4665C" w:rsidRPr="00062827">
        <w:rPr>
          <w:rStyle w:val="affff1"/>
          <w:rFonts w:hint="cs"/>
          <w:spacing w:val="-2"/>
          <w:rtl/>
        </w:rPr>
        <w:t>ה</w:t>
      </w:r>
      <w:r w:rsidR="00D4665C" w:rsidRPr="00062827">
        <w:rPr>
          <w:rStyle w:val="affff1"/>
          <w:rFonts w:hint="eastAsia"/>
          <w:spacing w:val="-2"/>
          <w:rtl/>
        </w:rPr>
        <w:t>אב</w:t>
      </w:r>
      <w:r w:rsidR="00D4665C" w:rsidRPr="00062827">
        <w:rPr>
          <w:rStyle w:val="affff1"/>
          <w:spacing w:val="-2"/>
          <w:rtl/>
        </w:rPr>
        <w:t xml:space="preserve"> </w:t>
      </w:r>
      <w:r w:rsidR="00D4665C" w:rsidRPr="00062827">
        <w:rPr>
          <w:rStyle w:val="affff1"/>
          <w:rFonts w:hint="eastAsia"/>
          <w:spacing w:val="-2"/>
          <w:rtl/>
        </w:rPr>
        <w:t>מהאב</w:t>
      </w:r>
      <w:r w:rsidR="00D4665C" w:rsidRPr="00062827">
        <w:rPr>
          <w:rStyle w:val="affff8"/>
          <w:spacing w:val="-2"/>
          <w:rtl/>
        </w:rPr>
        <w:t>]</w:t>
      </w:r>
      <w:r w:rsidRPr="00062827">
        <w:rPr>
          <w:rFonts w:ascii="FontbitDavid" w:hAnsi="FontbitDavid"/>
          <w:spacing w:val="-2"/>
          <w:sz w:val="32"/>
          <w:rtl/>
        </w:rPr>
        <w:t>,</w:t>
      </w:r>
    </w:p>
    <w:p w14:paraId="748997DC" w14:textId="3E8F8298" w:rsidR="000521C0" w:rsidRPr="00C35A2C" w:rsidRDefault="000521C0" w:rsidP="000521C0">
      <w:pPr>
        <w:ind w:hanging="1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כלת בנו</w:t>
      </w:r>
      <w:r w:rsidR="00D4665C">
        <w:rPr>
          <w:rFonts w:ascii="FontbitDavid" w:hAnsi="FontbitDavid" w:hint="cs"/>
          <w:sz w:val="32"/>
          <w:rtl/>
        </w:rPr>
        <w:t xml:space="preserve"> </w:t>
      </w:r>
      <w:r w:rsidR="00D4665C" w:rsidRPr="002871E4">
        <w:rPr>
          <w:rStyle w:val="affff8"/>
          <w:rtl/>
        </w:rPr>
        <w:t>[</w:t>
      </w:r>
      <w:r w:rsidR="00D4665C" w:rsidRPr="002871E4">
        <w:rPr>
          <w:rStyle w:val="affff1"/>
          <w:rFonts w:hint="eastAsia"/>
          <w:rtl/>
        </w:rPr>
        <w:t>כלתו</w:t>
      </w:r>
      <w:r w:rsidR="00D4665C" w:rsidRPr="002871E4">
        <w:rPr>
          <w:rStyle w:val="affff8"/>
          <w:rtl/>
        </w:rPr>
        <w:t>]</w:t>
      </w:r>
      <w:r w:rsidRPr="00C35A2C">
        <w:rPr>
          <w:rFonts w:ascii="FontbitDavid" w:hAnsi="FontbitDavid"/>
          <w:sz w:val="32"/>
          <w:rtl/>
        </w:rPr>
        <w:t>, וכלת בתו;</w:t>
      </w:r>
    </w:p>
    <w:p w14:paraId="5D93CC9B" w14:textId="06FC1EA7" w:rsidR="000521C0" w:rsidRPr="00062827" w:rsidRDefault="000521C0" w:rsidP="000521C0">
      <w:pPr>
        <w:ind w:hanging="1"/>
        <w:rPr>
          <w:rFonts w:ascii="FontbitDavid" w:hAnsi="FontbitDavid"/>
          <w:spacing w:val="-6"/>
          <w:sz w:val="32"/>
          <w:rtl/>
        </w:rPr>
      </w:pP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ומותר</w:t>
      </w:r>
      <w:r w:rsidR="00D4665C" w:rsidRPr="00062827">
        <w:rPr>
          <w:rFonts w:ascii="FontbitDavid" w:hAnsi="FontbitDavid" w:hint="cs"/>
          <w:spacing w:val="-6"/>
          <w:sz w:val="32"/>
          <w:rtl/>
        </w:rPr>
        <w:t xml:space="preserve"> </w:t>
      </w:r>
      <w:r w:rsidRPr="00062827">
        <w:rPr>
          <w:rFonts w:ascii="FontbitDavid" w:hAnsi="FontbitDavid"/>
          <w:spacing w:val="-6"/>
          <w:sz w:val="32"/>
          <w:rtl/>
        </w:rPr>
        <w:t>באשת חמיו</w:t>
      </w:r>
      <w:r w:rsidR="00D4665C" w:rsidRPr="00062827">
        <w:rPr>
          <w:rFonts w:ascii="FontbitDavid" w:hAnsi="FontbitDavid" w:hint="cs"/>
          <w:spacing w:val="-6"/>
          <w:sz w:val="32"/>
          <w:rtl/>
        </w:rPr>
        <w:t>,</w:t>
      </w:r>
      <w:r w:rsidRPr="00062827">
        <w:rPr>
          <w:rFonts w:ascii="FontbitDavid" w:hAnsi="FontbitDavid"/>
          <w:spacing w:val="-6"/>
          <w:sz w:val="32"/>
          <w:rtl/>
        </w:rPr>
        <w:t xml:space="preserve"> אשת חורגו</w:t>
      </w:r>
      <w:r w:rsidR="00D4665C" w:rsidRPr="00062827">
        <w:rPr>
          <w:rStyle w:val="affff8"/>
          <w:spacing w:val="-6"/>
          <w:rtl/>
        </w:rPr>
        <w:t xml:space="preserve"> [בן אשתו]</w:t>
      </w:r>
      <w:r w:rsidRPr="00062827">
        <w:rPr>
          <w:rStyle w:val="affff8"/>
          <w:spacing w:val="-6"/>
          <w:rtl/>
        </w:rPr>
        <w:t>,</w:t>
      </w:r>
      <w:r w:rsidRPr="00062827">
        <w:rPr>
          <w:rFonts w:ascii="FontbitDavid" w:hAnsi="FontbitDavid"/>
          <w:spacing w:val="-6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ואסור</w:t>
      </w:r>
      <w:r w:rsidRPr="00062827">
        <w:rPr>
          <w:rFonts w:ascii="FontbitDavid" w:hAnsi="FontbitDavid"/>
          <w:spacing w:val="-6"/>
          <w:sz w:val="32"/>
          <w:rtl/>
        </w:rPr>
        <w:t xml:space="preserve"> בבת חורגו</w:t>
      </w:r>
      <w:r w:rsidR="00D4665C" w:rsidRPr="00062827">
        <w:rPr>
          <w:rStyle w:val="affff8"/>
          <w:spacing w:val="-6"/>
          <w:rtl/>
        </w:rPr>
        <w:t xml:space="preserve"> [</w:t>
      </w:r>
      <w:r w:rsidR="00D4665C" w:rsidRPr="00062827">
        <w:rPr>
          <w:rStyle w:val="affff1"/>
          <w:rFonts w:hint="eastAsia"/>
          <w:spacing w:val="-6"/>
          <w:rtl/>
        </w:rPr>
        <w:t>דאורייתא</w:t>
      </w:r>
      <w:r w:rsidR="00D4665C" w:rsidRPr="00062827">
        <w:rPr>
          <w:rStyle w:val="affff8"/>
          <w:spacing w:val="-6"/>
          <w:rtl/>
        </w:rPr>
        <w:t>],</w:t>
      </w:r>
    </w:p>
    <w:p w14:paraId="20BAD860" w14:textId="7DB849EF" w:rsidR="00D4665C" w:rsidRDefault="000521C0" w:rsidP="000521C0">
      <w:pPr>
        <w:ind w:hanging="1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וחורגו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מותר</w:t>
      </w:r>
      <w:r w:rsidRPr="00C35A2C">
        <w:rPr>
          <w:rFonts w:ascii="FontbitDavid" w:hAnsi="FontbitDavid"/>
          <w:sz w:val="32"/>
          <w:rtl/>
        </w:rPr>
        <w:t xml:space="preserve"> באשתו ובתו</w:t>
      </w:r>
      <w:r w:rsidR="00D4665C">
        <w:rPr>
          <w:rFonts w:ascii="FontbitDavid" w:hAnsi="FontbitDavid" w:hint="cs"/>
          <w:sz w:val="32"/>
          <w:rtl/>
        </w:rPr>
        <w:t>,</w:t>
      </w:r>
    </w:p>
    <w:p w14:paraId="0A1D2F8D" w14:textId="225475C6" w:rsidR="000521C0" w:rsidRPr="00C35A2C" w:rsidRDefault="000521C0" w:rsidP="000521C0">
      <w:pPr>
        <w:ind w:hanging="1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ואשת חורגו אומרת לו: </w:t>
      </w:r>
      <w:r w:rsidR="00D4665C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אני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מותרת</w:t>
      </w:r>
      <w:r w:rsidRPr="00C35A2C">
        <w:rPr>
          <w:rFonts w:ascii="FontbitDavid" w:hAnsi="FontbitDavid"/>
          <w:sz w:val="32"/>
          <w:rtl/>
        </w:rPr>
        <w:t xml:space="preserve"> לך ובתי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אסורה</w:t>
      </w:r>
      <w:r w:rsidRPr="00C35A2C">
        <w:rPr>
          <w:rFonts w:ascii="FontbitDavid" w:hAnsi="FontbitDavid"/>
          <w:sz w:val="32"/>
          <w:rtl/>
        </w:rPr>
        <w:t xml:space="preserve"> לך</w:t>
      </w:r>
      <w:r w:rsidR="00D4665C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.</w:t>
      </w:r>
    </w:p>
    <w:p w14:paraId="330AA609" w14:textId="54431F3D" w:rsidR="00771240" w:rsidRDefault="00771240" w:rsidP="000521C0">
      <w:pPr>
        <w:ind w:hanging="114"/>
        <w:rPr>
          <w:rFonts w:ascii="FontbitDavid" w:hAnsi="FontbitDavid"/>
          <w:sz w:val="32"/>
          <w:rtl/>
        </w:rPr>
      </w:pPr>
      <w:r>
        <w:rPr>
          <w:rFonts w:ascii="FontbitDavid" w:hAnsi="FontbitDavid"/>
          <w:sz w:val="32"/>
          <w:rtl/>
        </w:rPr>
        <w:tab/>
      </w:r>
      <w:r w:rsidR="005F3164">
        <w:rPr>
          <w:rStyle w:val="affff5"/>
          <w:rFonts w:hint="cs"/>
          <w:rtl/>
        </w:rPr>
        <w:t>ו</w:t>
      </w:r>
      <w:r w:rsidR="000521C0" w:rsidRPr="002871E4">
        <w:rPr>
          <w:rStyle w:val="affff5"/>
          <w:rFonts w:hint="eastAsia"/>
          <w:rtl/>
        </w:rPr>
        <w:t>לא</w:t>
      </w:r>
      <w:r w:rsidR="000521C0" w:rsidRPr="002871E4">
        <w:rPr>
          <w:rStyle w:val="affff5"/>
          <w:rtl/>
        </w:rPr>
        <w:t xml:space="preserve"> </w:t>
      </w:r>
      <w:r w:rsidRPr="002871E4">
        <w:rPr>
          <w:rStyle w:val="affff5"/>
          <w:rFonts w:hint="eastAsia"/>
          <w:rtl/>
        </w:rPr>
        <w:t>שנה</w:t>
      </w:r>
      <w:r w:rsidR="005F3164">
        <w:rPr>
          <w:rStyle w:val="affff5"/>
          <w:rFonts w:hint="cs"/>
          <w:rtl/>
        </w:rPr>
        <w:t>:</w:t>
      </w:r>
      <w:r w:rsidR="000521C0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 w:hint="cs"/>
          <w:sz w:val="32"/>
          <w:rtl/>
        </w:rPr>
        <w:t>א</w:t>
      </w:r>
      <w:r w:rsidR="000521C0" w:rsidRPr="00C35A2C">
        <w:rPr>
          <w:rFonts w:ascii="FontbitDavid" w:hAnsi="FontbitDavid"/>
          <w:sz w:val="32"/>
          <w:rtl/>
        </w:rPr>
        <w:t xml:space="preserve">שת חמיו </w:t>
      </w:r>
      <w:r>
        <w:rPr>
          <w:rFonts w:ascii="FontbitDavid" w:hAnsi="FontbitDavid" w:hint="cs"/>
          <w:sz w:val="32"/>
          <w:rtl/>
        </w:rPr>
        <w:t>א</w:t>
      </w:r>
      <w:r w:rsidR="000521C0" w:rsidRPr="00C35A2C">
        <w:rPr>
          <w:rFonts w:ascii="FontbitDavid" w:hAnsi="FontbitDavid" w:hint="cs"/>
          <w:sz w:val="32"/>
          <w:rtl/>
        </w:rPr>
        <w:t>ומר</w:t>
      </w:r>
      <w:r>
        <w:rPr>
          <w:rFonts w:ascii="FontbitDavid" w:hAnsi="FontbitDavid" w:hint="cs"/>
          <w:sz w:val="32"/>
          <w:rtl/>
        </w:rPr>
        <w:t>ת:</w:t>
      </w:r>
      <w:r w:rsidR="000521C0" w:rsidRPr="00C35A2C">
        <w:rPr>
          <w:rFonts w:ascii="FontbitDavid" w:hAnsi="FontbitDavid" w:hint="cs"/>
          <w:sz w:val="32"/>
          <w:rtl/>
        </w:rPr>
        <w:t xml:space="preserve"> אני מותרת לך ובתי אסורה לך</w:t>
      </w:r>
      <w:r>
        <w:rPr>
          <w:rFonts w:ascii="FontbitDavid" w:hAnsi="FontbitDavid" w:hint="cs"/>
          <w:sz w:val="32"/>
          <w:rtl/>
        </w:rPr>
        <w:t>'</w:t>
      </w:r>
    </w:p>
    <w:p w14:paraId="465F58EF" w14:textId="6090BCEA" w:rsidR="000521C0" w:rsidRDefault="00771240" w:rsidP="002871E4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- </w:t>
      </w:r>
      <w:r w:rsidR="000521C0" w:rsidRPr="00C35A2C">
        <w:rPr>
          <w:rFonts w:ascii="FontbitDavid" w:hAnsi="FontbitDavid" w:hint="cs"/>
          <w:sz w:val="32"/>
          <w:rtl/>
        </w:rPr>
        <w:t>הא פסיקא</w:t>
      </w:r>
      <w:r w:rsidRPr="002871E4">
        <w:rPr>
          <w:rStyle w:val="affff8"/>
          <w:rtl/>
        </w:rPr>
        <w:t xml:space="preserve"> [</w:t>
      </w:r>
      <w:r w:rsidRPr="002871E4">
        <w:rPr>
          <w:rStyle w:val="affff1"/>
          <w:rFonts w:hint="eastAsia"/>
          <w:rtl/>
        </w:rPr>
        <w:t>בת</w:t>
      </w:r>
      <w:r w:rsidRPr="002871E4">
        <w:rPr>
          <w:rStyle w:val="affff1"/>
          <w:rtl/>
        </w:rPr>
        <w:t xml:space="preserve"> </w:t>
      </w:r>
      <w:r w:rsidRPr="002871E4">
        <w:rPr>
          <w:rStyle w:val="affff1"/>
          <w:rFonts w:hint="eastAsia"/>
          <w:rtl/>
        </w:rPr>
        <w:t>בנה</w:t>
      </w:r>
      <w:r>
        <w:rPr>
          <w:rStyle w:val="affff8"/>
          <w:rFonts w:hint="cs"/>
          <w:rtl/>
        </w:rPr>
        <w:t xml:space="preserve"> </w:t>
      </w:r>
      <w:r w:rsidRPr="002871E4">
        <w:rPr>
          <w:rStyle w:val="affff8"/>
          <w:rtl/>
        </w:rPr>
        <w:t>-</w:t>
      </w:r>
      <w:r>
        <w:rPr>
          <w:rStyle w:val="affff8"/>
          <w:rFonts w:hint="cs"/>
          <w:rtl/>
        </w:rPr>
        <w:t xml:space="preserve"> </w:t>
      </w:r>
      <w:r w:rsidRPr="002871E4">
        <w:rPr>
          <w:rStyle w:val="affff8"/>
          <w:rFonts w:hint="eastAsia"/>
          <w:rtl/>
        </w:rPr>
        <w:t>לעולם</w:t>
      </w:r>
      <w:r w:rsidRPr="002871E4">
        <w:rPr>
          <w:rStyle w:val="affff8"/>
          <w:rtl/>
        </w:rPr>
        <w:t>],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 w:hint="cs"/>
          <w:sz w:val="32"/>
          <w:rtl/>
        </w:rPr>
        <w:t>והא לא פסיקא</w:t>
      </w:r>
      <w:r>
        <w:rPr>
          <w:rFonts w:ascii="FontbitDavid" w:hAnsi="FontbitDavid" w:hint="cs"/>
          <w:sz w:val="32"/>
          <w:rtl/>
        </w:rPr>
        <w:t xml:space="preserve"> </w:t>
      </w:r>
      <w:r w:rsidRPr="002871E4">
        <w:rPr>
          <w:rStyle w:val="affff8"/>
          <w:rtl/>
        </w:rPr>
        <w:t>[</w:t>
      </w:r>
      <w:r w:rsidRPr="002871E4">
        <w:rPr>
          <w:rStyle w:val="affff1"/>
          <w:rFonts w:hint="eastAsia"/>
          <w:rtl/>
        </w:rPr>
        <w:t>אחות</w:t>
      </w:r>
      <w:r w:rsidRPr="002871E4">
        <w:rPr>
          <w:rStyle w:val="affff1"/>
          <w:rtl/>
        </w:rPr>
        <w:t xml:space="preserve"> </w:t>
      </w:r>
      <w:r w:rsidRPr="002871E4">
        <w:rPr>
          <w:rStyle w:val="affff1"/>
          <w:rFonts w:hint="eastAsia"/>
          <w:rtl/>
        </w:rPr>
        <w:t>אשתו</w:t>
      </w:r>
      <w:r w:rsidRPr="002871E4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-</w:t>
      </w:r>
      <w:r w:rsidRPr="002871E4">
        <w:rPr>
          <w:rStyle w:val="affff8"/>
          <w:rtl/>
        </w:rPr>
        <w:t xml:space="preserve"> מחיים].</w:t>
      </w:r>
    </w:p>
    <w:p w14:paraId="00B37324" w14:textId="37F14012" w:rsidR="000521C0" w:rsidRPr="002871E4" w:rsidRDefault="000521C0" w:rsidP="000521C0">
      <w:pPr>
        <w:rPr>
          <w:rStyle w:val="affff5"/>
          <w:rtl/>
        </w:rPr>
      </w:pPr>
      <w:r w:rsidRPr="00C409B1">
        <w:rPr>
          <w:rStyle w:val="affff5"/>
          <w:rtl/>
        </w:rPr>
        <w:t>רב</w:t>
      </w:r>
      <w:r w:rsidR="005F3164">
        <w:rPr>
          <w:rStyle w:val="affff5"/>
          <w:rFonts w:hint="cs"/>
          <w:rtl/>
        </w:rPr>
        <w:t xml:space="preserve"> שמע</w:t>
      </w:r>
      <w:r w:rsidRPr="00C35A2C">
        <w:rPr>
          <w:rFonts w:ascii="FontbitDavid" w:hAnsi="FontbitDavid"/>
          <w:sz w:val="32"/>
          <w:rtl/>
        </w:rPr>
        <w:t xml:space="preserve">: </w:t>
      </w:r>
      <w:r w:rsidR="005F3164" w:rsidRPr="00D1637C">
        <w:rPr>
          <w:rFonts w:cs="PFT_Frank" w:hint="eastAsia"/>
          <w:b/>
          <w:bCs/>
          <w:szCs w:val="14"/>
          <w:rtl/>
        </w:rPr>
        <w:t>ד</w:t>
      </w:r>
      <w:r w:rsidR="005F3164" w:rsidRPr="00D1637C">
        <w:rPr>
          <w:rFonts w:cs="PFT_Frank"/>
          <w:b/>
          <w:bCs/>
          <w:szCs w:val="14"/>
          <w:rtl/>
        </w:rPr>
        <w:t>'</w:t>
      </w:r>
      <w:r w:rsidRPr="00D1637C">
        <w:rPr>
          <w:rFonts w:cs="PFT_Frank"/>
          <w:b/>
          <w:bCs/>
          <w:szCs w:val="14"/>
          <w:rtl/>
        </w:rPr>
        <w:t xml:space="preserve"> נשים</w:t>
      </w:r>
      <w:r w:rsidR="005F3164" w:rsidRPr="002871E4">
        <w:rPr>
          <w:rStyle w:val="affff8"/>
          <w:rtl/>
        </w:rPr>
        <w:t xml:space="preserve"> שניות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יש הפסק</w:t>
      </w:r>
      <w:r w:rsidRPr="002871E4">
        <w:rPr>
          <w:rStyle w:val="affff8"/>
          <w:rtl/>
        </w:rPr>
        <w:t xml:space="preserve"> </w:t>
      </w:r>
      <w:r w:rsidR="005F3164" w:rsidRPr="002871E4">
        <w:rPr>
          <w:rStyle w:val="affff8"/>
          <w:rFonts w:hint="eastAsia"/>
          <w:rtl/>
        </w:rPr>
        <w:t>לאיסורן</w:t>
      </w:r>
      <w:r w:rsidR="005F3164">
        <w:rPr>
          <w:rStyle w:val="affff8"/>
          <w:rFonts w:hint="cs"/>
          <w:rtl/>
        </w:rPr>
        <w:t xml:space="preserve">, </w:t>
      </w:r>
      <w:r w:rsidR="005F3164">
        <w:rPr>
          <w:rStyle w:val="affff5"/>
          <w:rtl/>
        </w:rPr>
        <w:tab/>
      </w:r>
      <w:r w:rsidR="005F3164">
        <w:rPr>
          <w:rStyle w:val="affff5"/>
          <w:rtl/>
        </w:rPr>
        <w:tab/>
      </w:r>
      <w:r w:rsidR="005F3164">
        <w:rPr>
          <w:rStyle w:val="affff5"/>
          <w:rtl/>
        </w:rPr>
        <w:tab/>
      </w:r>
      <w:r w:rsidR="005F3164">
        <w:rPr>
          <w:rStyle w:val="affff5"/>
          <w:rtl/>
        </w:rPr>
        <w:tab/>
      </w:r>
      <w:r w:rsidR="005F3164">
        <w:rPr>
          <w:rStyle w:val="affff5"/>
          <w:rFonts w:hint="cs"/>
          <w:rtl/>
        </w:rPr>
        <w:t xml:space="preserve">  </w:t>
      </w:r>
      <w:r w:rsidR="005F3164" w:rsidRPr="002871E4">
        <w:rPr>
          <w:rStyle w:val="affff5"/>
          <w:rFonts w:hint="eastAsia"/>
          <w:rtl/>
        </w:rPr>
        <w:t>וידע</w:t>
      </w:r>
      <w:r w:rsidR="005F3164" w:rsidRPr="002871E4">
        <w:rPr>
          <w:rStyle w:val="affff5"/>
          <w:rtl/>
        </w:rPr>
        <w:t xml:space="preserve"> </w:t>
      </w:r>
      <w:r w:rsidR="005F3164" w:rsidRPr="002871E4">
        <w:rPr>
          <w:rStyle w:val="affff5"/>
          <w:rFonts w:hint="eastAsia"/>
          <w:rtl/>
        </w:rPr>
        <w:t>שלש</w:t>
      </w:r>
      <w:r w:rsidR="005F3164" w:rsidRPr="002871E4">
        <w:rPr>
          <w:rStyle w:val="affff5"/>
          <w:rtl/>
        </w:rPr>
        <w:t xml:space="preserve"> </w:t>
      </w:r>
      <w:r w:rsidR="005F3164" w:rsidRPr="002871E4">
        <w:rPr>
          <w:rStyle w:val="affff5"/>
          <w:rFonts w:hint="eastAsia"/>
          <w:rtl/>
        </w:rPr>
        <w:t>מהן</w:t>
      </w:r>
      <w:r w:rsidR="005F3164" w:rsidRPr="002871E4">
        <w:rPr>
          <w:rStyle w:val="affff5"/>
          <w:rtl/>
        </w:rPr>
        <w:t>:</w:t>
      </w:r>
    </w:p>
    <w:p w14:paraId="7F54EDF0" w14:textId="4D2EBAD5" w:rsidR="000521C0" w:rsidRPr="00C35A2C" w:rsidRDefault="000521C0" w:rsidP="000521C0">
      <w:pPr>
        <w:rPr>
          <w:rtl/>
        </w:rPr>
      </w:pPr>
      <w:r w:rsidRPr="00D238B7">
        <w:rPr>
          <w:rStyle w:val="affff5"/>
          <w:rFonts w:hint="cs"/>
          <w:rtl/>
        </w:rPr>
        <w:t xml:space="preserve">א. </w:t>
      </w:r>
      <w:r w:rsidR="005F3164" w:rsidRPr="00C35A2C">
        <w:rPr>
          <w:rFonts w:ascii="FontbitDavid" w:hAnsi="FontbitDavid"/>
          <w:sz w:val="32"/>
          <w:rtl/>
        </w:rPr>
        <w:t>אשת אחי האב מהאם</w:t>
      </w:r>
      <w:r w:rsidR="005F3164">
        <w:rPr>
          <w:rFonts w:ascii="FontbitDavid" w:hAnsi="FontbitDavid" w:hint="cs"/>
          <w:sz w:val="32"/>
          <w:rtl/>
        </w:rPr>
        <w:t xml:space="preserve">  </w:t>
      </w:r>
      <w:r w:rsidRPr="00D238B7">
        <w:rPr>
          <w:rStyle w:val="affff5"/>
          <w:rtl/>
        </w:rPr>
        <w:t xml:space="preserve"> </w:t>
      </w:r>
      <w:r w:rsidR="005F3164">
        <w:rPr>
          <w:rStyle w:val="affff5"/>
          <w:rFonts w:hint="cs"/>
          <w:rtl/>
        </w:rPr>
        <w:t xml:space="preserve"> </w:t>
      </w:r>
      <w:r w:rsidRPr="00D238B7">
        <w:rPr>
          <w:rStyle w:val="affff5"/>
          <w:rFonts w:hint="cs"/>
          <w:rtl/>
        </w:rPr>
        <w:t>ב.</w:t>
      </w:r>
      <w:r w:rsidR="005F3164" w:rsidRPr="005F3164">
        <w:rPr>
          <w:rFonts w:ascii="FontbitDavid" w:hAnsi="FontbitDavid"/>
          <w:sz w:val="32"/>
          <w:rtl/>
        </w:rPr>
        <w:t xml:space="preserve"> </w:t>
      </w:r>
      <w:r w:rsidR="005F3164" w:rsidRPr="00C35A2C">
        <w:rPr>
          <w:rFonts w:ascii="FontbitDavid" w:hAnsi="FontbitDavid"/>
          <w:sz w:val="32"/>
          <w:rtl/>
        </w:rPr>
        <w:t>אשת אחי האם מהאב</w:t>
      </w:r>
      <w:r w:rsidR="005F3164">
        <w:rPr>
          <w:rFonts w:ascii="FontbitDavid" w:hAnsi="FontbitDavid" w:hint="cs"/>
          <w:sz w:val="32"/>
          <w:rtl/>
        </w:rPr>
        <w:t xml:space="preserve">   </w:t>
      </w:r>
      <w:r w:rsidRPr="00D238B7">
        <w:rPr>
          <w:rStyle w:val="affff5"/>
          <w:rFonts w:hint="cs"/>
          <w:rtl/>
        </w:rPr>
        <w:t xml:space="preserve"> ג. </w:t>
      </w:r>
      <w:r w:rsidRPr="00C35A2C">
        <w:rPr>
          <w:rFonts w:ascii="FontbitDavid" w:hAnsi="FontbitDavid"/>
          <w:sz w:val="32"/>
          <w:rtl/>
        </w:rPr>
        <w:t>כלתו</w:t>
      </w:r>
      <w:r w:rsidR="004537FF">
        <w:rPr>
          <w:rFonts w:ascii="FontbitDavid" w:hAnsi="FontbitDavid" w:hint="cs"/>
          <w:sz w:val="32"/>
          <w:rtl/>
        </w:rPr>
        <w:t>,</w:t>
      </w:r>
    </w:p>
    <w:p w14:paraId="7839036D" w14:textId="7EF1A312" w:rsidR="000521C0" w:rsidRPr="00C35A2C" w:rsidRDefault="005F3164" w:rsidP="000521C0">
      <w:pPr>
        <w:rPr>
          <w:rtl/>
        </w:rPr>
      </w:pPr>
      <w:r w:rsidRPr="002871E4">
        <w:rPr>
          <w:rStyle w:val="affff5"/>
          <w:rFonts w:hint="eastAsia"/>
          <w:rtl/>
        </w:rPr>
        <w:t>ל</w:t>
      </w:r>
      <w:r w:rsidR="000521C0" w:rsidRPr="00C409B1">
        <w:rPr>
          <w:rStyle w:val="affff5"/>
          <w:rtl/>
        </w:rPr>
        <w:t>זעירי</w:t>
      </w:r>
      <w:r>
        <w:rPr>
          <w:rFonts w:ascii="FontbitDavid" w:hAnsi="FontbitDavid" w:hint="cs"/>
          <w:sz w:val="32"/>
          <w:rtl/>
        </w:rPr>
        <w:t>,</w:t>
      </w:r>
      <w:r>
        <w:rPr>
          <w:rStyle w:val="affff5"/>
          <w:rFonts w:hint="cs"/>
          <w:rtl/>
        </w:rPr>
        <w:t xml:space="preserve"> הרביעי</w:t>
      </w:r>
      <w:r w:rsidR="000521C0" w:rsidRPr="00F56A7A">
        <w:rPr>
          <w:rStyle w:val="affff5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אשת אבי אמו</w:t>
      </w:r>
      <w:r w:rsidRPr="002871E4">
        <w:rPr>
          <w:rStyle w:val="affff8"/>
          <w:rtl/>
        </w:rPr>
        <w:t xml:space="preserve"> ב</w:t>
      </w:r>
      <w:r>
        <w:rPr>
          <w:rStyle w:val="affff8"/>
          <w:rFonts w:hint="cs"/>
          <w:rtl/>
        </w:rPr>
        <w:t>דורותם</w:t>
      </w:r>
      <w:r w:rsidRPr="002871E4">
        <w:rPr>
          <w:rStyle w:val="affff8"/>
          <w:rtl/>
        </w:rPr>
        <w:t xml:space="preserve"> אין ערוה דאורייתא</w:t>
      </w:r>
      <w:r>
        <w:rPr>
          <w:rStyle w:val="affff8"/>
          <w:rFonts w:hint="cs"/>
          <w:rtl/>
        </w:rPr>
        <w:t>,</w:t>
      </w:r>
      <w:r w:rsidRPr="002871E4">
        <w:rPr>
          <w:rStyle w:val="affff8"/>
          <w:rtl/>
        </w:rPr>
        <w:t xml:space="preserve"> לא החמירו</w:t>
      </w:r>
      <w:r w:rsidR="000521C0" w:rsidRPr="00C35A2C">
        <w:rPr>
          <w:rFonts w:ascii="FontbitDavid" w:hAnsi="FontbitDavid"/>
          <w:sz w:val="32"/>
          <w:rtl/>
        </w:rPr>
        <w:t>.</w:t>
      </w:r>
    </w:p>
    <w:p w14:paraId="3E455FEA" w14:textId="5403EE7B" w:rsidR="000521C0" w:rsidRPr="00C35A2C" w:rsidRDefault="005F3164" w:rsidP="002871E4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טעם </w:t>
      </w:r>
      <w:r w:rsidR="000521C0" w:rsidRPr="00C409B1">
        <w:rPr>
          <w:rStyle w:val="affff5"/>
          <w:rtl/>
        </w:rPr>
        <w:t>רב</w:t>
      </w:r>
      <w:r w:rsidR="000521C0">
        <w:rPr>
          <w:rStyle w:val="affff5"/>
          <w:rFonts w:hint="cs"/>
          <w:rtl/>
        </w:rPr>
        <w:t>:</w:t>
      </w:r>
      <w:r w:rsidR="000521C0" w:rsidRPr="00C409B1">
        <w:rPr>
          <w:rStyle w:val="affff5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 xml:space="preserve"> מיחלפא באשת אבי אביו.</w:t>
      </w:r>
    </w:p>
    <w:p w14:paraId="12510D83" w14:textId="1836D311" w:rsidR="000521C0" w:rsidRPr="00C35A2C" w:rsidRDefault="005F3164" w:rsidP="00FF059E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lastRenderedPageBreak/>
        <w:t xml:space="preserve">טעם </w:t>
      </w:r>
      <w:r w:rsidR="000521C0" w:rsidRPr="00C409B1">
        <w:rPr>
          <w:rStyle w:val="affff5"/>
          <w:rtl/>
        </w:rPr>
        <w:t>זעירי</w:t>
      </w:r>
      <w:r>
        <w:rPr>
          <w:rFonts w:ascii="FontbitDavid" w:hAnsi="FontbitDavid" w:hint="cs"/>
          <w:sz w:val="32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ל</w:t>
      </w:r>
      <w:r w:rsidR="000521C0">
        <w:rPr>
          <w:rFonts w:ascii="FontbitDavid" w:hAnsi="FontbitDavid" w:hint="cs"/>
          <w:sz w:val="32"/>
          <w:rtl/>
        </w:rPr>
        <w:t>בית א</w:t>
      </w:r>
      <w:r>
        <w:rPr>
          <w:rFonts w:ascii="FontbitDavid" w:hAnsi="FontbitDavid" w:hint="cs"/>
          <w:sz w:val="32"/>
          <w:rtl/>
        </w:rPr>
        <w:t xml:space="preserve">מו </w:t>
      </w:r>
      <w:r w:rsidR="000521C0" w:rsidRPr="00C35A2C">
        <w:rPr>
          <w:rFonts w:ascii="FontbitDavid" w:hAnsi="FontbitDavid"/>
          <w:sz w:val="32"/>
          <w:rtl/>
        </w:rPr>
        <w:t xml:space="preserve">לא שכיח </w:t>
      </w:r>
      <w:r>
        <w:rPr>
          <w:rFonts w:ascii="FontbitDavid" w:hAnsi="FontbitDavid" w:hint="cs"/>
          <w:sz w:val="32"/>
          <w:rtl/>
        </w:rPr>
        <w:t>ש</w:t>
      </w:r>
      <w:r w:rsidR="000521C0">
        <w:rPr>
          <w:rFonts w:ascii="FontbitDavid" w:hAnsi="FontbitDavid"/>
          <w:sz w:val="32"/>
          <w:rtl/>
        </w:rPr>
        <w:t>הולך</w:t>
      </w:r>
      <w:r>
        <w:rPr>
          <w:rFonts w:ascii="FontbitDavid" w:hAnsi="FontbitDavid" w:hint="cs"/>
          <w:sz w:val="32"/>
          <w:rtl/>
        </w:rPr>
        <w:t>,</w:t>
      </w:r>
      <w:r w:rsidRPr="002871E4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פחות קורבה ו</w:t>
      </w:r>
      <w:r w:rsidRPr="002871E4">
        <w:rPr>
          <w:rStyle w:val="affff8"/>
          <w:rFonts w:hint="eastAsia"/>
          <w:rtl/>
        </w:rPr>
        <w:t>לא</w:t>
      </w:r>
      <w:r w:rsidRPr="002871E4">
        <w:rPr>
          <w:rStyle w:val="affff8"/>
          <w:rtl/>
        </w:rPr>
        <w:t xml:space="preserve"> </w:t>
      </w:r>
      <w:r w:rsidRPr="002871E4">
        <w:rPr>
          <w:rStyle w:val="affff8"/>
          <w:rFonts w:hint="eastAsia"/>
          <w:rtl/>
        </w:rPr>
        <w:t>מיחלף</w:t>
      </w:r>
      <w:r w:rsidR="000521C0" w:rsidRPr="00C35A2C">
        <w:rPr>
          <w:rFonts w:ascii="FontbitDavid" w:hAnsi="FontbitDavid"/>
          <w:sz w:val="32"/>
          <w:rtl/>
        </w:rPr>
        <w:t>.</w:t>
      </w:r>
    </w:p>
    <w:p w14:paraId="4A800A9E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כא:</w:t>
      </w:r>
    </w:p>
    <w:p w14:paraId="3ADCB0CD" w14:textId="401334CC" w:rsidR="000521C0" w:rsidRDefault="005F3164" w:rsidP="005F3164">
      <w:pPr>
        <w:rPr>
          <w:rFonts w:ascii="FontbitDavid" w:hAnsi="FontbitDavid"/>
          <w:sz w:val="32"/>
          <w:rtl/>
        </w:rPr>
      </w:pPr>
      <w:r w:rsidRPr="002871E4">
        <w:rPr>
          <w:rStyle w:val="affff5"/>
          <w:rFonts w:hint="eastAsia"/>
          <w:rtl/>
        </w:rPr>
        <w:t>ג</w:t>
      </w:r>
      <w:r w:rsidRPr="002871E4">
        <w:rPr>
          <w:rStyle w:val="affff5"/>
          <w:rtl/>
        </w:rPr>
        <w:t>.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ד'</w:t>
      </w:r>
      <w:r w:rsidR="000521C0" w:rsidRPr="00FF059E">
        <w:rPr>
          <w:rStyle w:val="affff3"/>
          <w:rtl/>
        </w:rPr>
        <w:t>כלתו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>'</w:t>
      </w:r>
      <w:r>
        <w:rPr>
          <w:rFonts w:ascii="FontbitDavid" w:hAnsi="FontbitDavid" w:hint="cs"/>
          <w:spacing w:val="-4"/>
          <w:sz w:val="32"/>
          <w:rtl/>
        </w:rPr>
        <w:t xml:space="preserve"> -</w:t>
      </w:r>
      <w:r w:rsidR="000521C0" w:rsidRPr="00AC7749">
        <w:rPr>
          <w:rFonts w:ascii="FontbitDavid" w:hAnsi="FontbitDavid" w:hint="cs"/>
          <w:spacing w:val="-4"/>
          <w:sz w:val="32"/>
          <w:rtl/>
        </w:rPr>
        <w:t xml:space="preserve"> כלת בתו</w:t>
      </w:r>
      <w:r>
        <w:rPr>
          <w:rFonts w:ascii="FontbitDavid" w:hAnsi="FontbitDavid" w:hint="cs"/>
          <w:spacing w:val="-4"/>
          <w:sz w:val="32"/>
          <w:rtl/>
        </w:rPr>
        <w:t>,</w:t>
      </w:r>
      <w:r w:rsidR="000521C0" w:rsidRPr="00AC7749">
        <w:rPr>
          <w:rFonts w:ascii="FontbitDavid" w:hAnsi="FontbitDavid" w:hint="cs"/>
          <w:spacing w:val="-4"/>
          <w:sz w:val="32"/>
          <w:rtl/>
        </w:rPr>
        <w:t xml:space="preserve"> </w:t>
      </w:r>
      <w:r w:rsidRPr="002871E4">
        <w:rPr>
          <w:rFonts w:hint="eastAsia"/>
          <w:rtl/>
        </w:rPr>
        <w:t>ש</w:t>
      </w:r>
      <w:r w:rsidR="000521C0" w:rsidRPr="00C35A2C">
        <w:rPr>
          <w:rFonts w:ascii="FontbitDavid" w:hAnsi="FontbitDavid"/>
          <w:sz w:val="32"/>
          <w:rtl/>
        </w:rPr>
        <w:t>לא אסרו</w:t>
      </w:r>
      <w:r>
        <w:rPr>
          <w:rFonts w:ascii="FontbitDavid" w:hAnsi="FontbitDavid" w:hint="cs"/>
          <w:sz w:val="32"/>
          <w:rtl/>
        </w:rPr>
        <w:t>ה</w:t>
      </w:r>
      <w:r w:rsidR="000521C0" w:rsidRPr="00C35A2C">
        <w:rPr>
          <w:rFonts w:ascii="FontbitDavid" w:hAnsi="FontbitDavid"/>
          <w:sz w:val="32"/>
          <w:rtl/>
        </w:rPr>
        <w:t xml:space="preserve"> אלא משום כלת בנו</w:t>
      </w:r>
      <w:r w:rsidRPr="002871E4">
        <w:rPr>
          <w:rStyle w:val="affff8"/>
          <w:rtl/>
        </w:rPr>
        <w:t xml:space="preserve"> צד דאו'</w:t>
      </w:r>
      <w:r w:rsidR="000521C0" w:rsidRPr="002871E4">
        <w:rPr>
          <w:rStyle w:val="affff8"/>
          <w:rtl/>
        </w:rPr>
        <w:t>.</w:t>
      </w:r>
    </w:p>
    <w:p w14:paraId="00DABD82" w14:textId="44B9E7E0" w:rsidR="005F3164" w:rsidRDefault="005F3164" w:rsidP="00615A60">
      <w:pPr>
        <w:rPr>
          <w:rtl/>
        </w:rPr>
      </w:pPr>
      <w:r>
        <w:rPr>
          <w:rFonts w:ascii="FontbitDavid" w:hAnsi="FontbitDavid" w:hint="cs"/>
          <w:sz w:val="32"/>
          <w:rtl/>
        </w:rPr>
        <w:t xml:space="preserve">אבל </w:t>
      </w:r>
      <w:r w:rsidRPr="002871E4">
        <w:rPr>
          <w:rStyle w:val="affff1"/>
          <w:rFonts w:hint="eastAsia"/>
          <w:rtl/>
        </w:rPr>
        <w:t>כלתו</w:t>
      </w:r>
      <w:r>
        <w:rPr>
          <w:rStyle w:val="affff1"/>
          <w:rFonts w:hint="cs"/>
          <w:rtl/>
        </w:rPr>
        <w:t xml:space="preserve"> </w:t>
      </w:r>
      <w:r w:rsidRPr="002871E4">
        <w:rPr>
          <w:rFonts w:hint="eastAsia"/>
          <w:rtl/>
        </w:rPr>
        <w:t>ממ</w:t>
      </w:r>
      <w:r>
        <w:rPr>
          <w:rFonts w:hint="cs"/>
          <w:rtl/>
        </w:rPr>
        <w:t>ש - דאורייתא, וכלת בנו - אסרו כל הדורות.</w:t>
      </w:r>
    </w:p>
    <w:p w14:paraId="66A9AA6A" w14:textId="56A4DE26" w:rsidR="000521C0" w:rsidRPr="00C415C0" w:rsidRDefault="000521C0" w:rsidP="00FF059E">
      <w:pPr>
        <w:pStyle w:val="affff2"/>
        <w:rPr>
          <w:rtl/>
        </w:rPr>
      </w:pPr>
      <w:bookmarkStart w:id="162" w:name="_Toc119172651"/>
      <w:bookmarkStart w:id="163" w:name="_Toc119229739"/>
      <w:r w:rsidRPr="002871E4">
        <w:rPr>
          <w:rStyle w:val="affff5"/>
          <w:rtl/>
        </w:rPr>
        <w:t>איבעיא</w:t>
      </w:r>
      <w:r w:rsidR="005F3164">
        <w:rPr>
          <w:rFonts w:ascii="FontbitDavid" w:hAnsi="FontbitDavid" w:hint="cs"/>
          <w:rtl/>
        </w:rPr>
        <w:t>:</w:t>
      </w:r>
      <w:r w:rsidRPr="0039104D">
        <w:rPr>
          <w:rFonts w:ascii="FontbitDavid" w:hAnsi="FontbitDavid"/>
          <w:rtl/>
        </w:rPr>
        <w:t xml:space="preserve"> אשת אחי </w:t>
      </w:r>
      <w:r w:rsidRPr="00D1637C">
        <w:rPr>
          <w:rtl/>
        </w:rPr>
        <w:t>האם מהאם</w:t>
      </w:r>
      <w:r w:rsidRPr="0039104D">
        <w:rPr>
          <w:rFonts w:ascii="FontbitDavid" w:hAnsi="FontbitDavid"/>
          <w:rtl/>
        </w:rPr>
        <w:t>?</w:t>
      </w:r>
      <w:r w:rsidR="005F3164" w:rsidRPr="002871E4">
        <w:rPr>
          <w:rStyle w:val="affff8"/>
          <w:rtl/>
        </w:rPr>
        <w:t xml:space="preserve"> </w:t>
      </w:r>
      <w:r w:rsidR="005F3164" w:rsidRPr="00FF059E">
        <w:rPr>
          <w:rStyle w:val="affff8"/>
          <w:b w:val="0"/>
          <w:bCs w:val="0"/>
          <w:spacing w:val="-4"/>
          <w:rtl/>
        </w:rPr>
        <w:t xml:space="preserve">שאין </w:t>
      </w:r>
      <w:r w:rsidR="005F3164" w:rsidRPr="00FF059E">
        <w:rPr>
          <w:rStyle w:val="affff8"/>
          <w:rFonts w:hint="eastAsia"/>
          <w:b w:val="0"/>
          <w:bCs w:val="0"/>
          <w:spacing w:val="-4"/>
          <w:rtl/>
        </w:rPr>
        <w:t>צד</w:t>
      </w:r>
      <w:r w:rsidR="005F3164" w:rsidRPr="00FF059E">
        <w:rPr>
          <w:rStyle w:val="affff8"/>
          <w:b w:val="0"/>
          <w:bCs w:val="0"/>
          <w:spacing w:val="-4"/>
          <w:rtl/>
        </w:rPr>
        <w:t xml:space="preserve"> </w:t>
      </w:r>
      <w:r w:rsidR="005F3164" w:rsidRPr="00FF059E">
        <w:rPr>
          <w:rStyle w:val="affff8"/>
          <w:rFonts w:hint="eastAsia"/>
          <w:b w:val="0"/>
          <w:bCs w:val="0"/>
          <w:spacing w:val="-4"/>
          <w:rtl/>
        </w:rPr>
        <w:t>אב</w:t>
      </w:r>
      <w:r w:rsidR="005F3164" w:rsidRPr="00FF059E">
        <w:rPr>
          <w:rStyle w:val="affff8"/>
          <w:b w:val="0"/>
          <w:bCs w:val="0"/>
          <w:spacing w:val="-4"/>
          <w:rtl/>
        </w:rPr>
        <w:t xml:space="preserve"> לגזור אטו </w:t>
      </w:r>
      <w:r w:rsidR="005F3164" w:rsidRPr="00FF059E">
        <w:rPr>
          <w:rStyle w:val="affff8"/>
          <w:rFonts w:hint="eastAsia"/>
          <w:b w:val="0"/>
          <w:bCs w:val="0"/>
          <w:spacing w:val="-4"/>
          <w:rtl/>
        </w:rPr>
        <w:t>אא</w:t>
      </w:r>
      <w:r w:rsidR="005F3164" w:rsidRPr="00FF059E">
        <w:rPr>
          <w:rStyle w:val="affff8"/>
          <w:b w:val="0"/>
          <w:bCs w:val="0"/>
          <w:spacing w:val="-4"/>
          <w:rtl/>
        </w:rPr>
        <w:t xml:space="preserve">"ח </w:t>
      </w:r>
      <w:r w:rsidR="005F3164" w:rsidRPr="00FF059E">
        <w:rPr>
          <w:rStyle w:val="affff8"/>
          <w:rFonts w:hint="eastAsia"/>
          <w:b w:val="0"/>
          <w:bCs w:val="0"/>
          <w:spacing w:val="-4"/>
          <w:rtl/>
        </w:rPr>
        <w:t>אב</w:t>
      </w:r>
      <w:r w:rsidR="005F3164" w:rsidRPr="00FF059E">
        <w:rPr>
          <w:rStyle w:val="affff8"/>
          <w:b w:val="0"/>
          <w:bCs w:val="0"/>
          <w:spacing w:val="-4"/>
          <w:rtl/>
        </w:rPr>
        <w:t xml:space="preserve"> </w:t>
      </w:r>
      <w:r w:rsidR="005F3164" w:rsidRPr="00FF059E">
        <w:rPr>
          <w:rStyle w:val="affff8"/>
          <w:rFonts w:hint="eastAsia"/>
          <w:b w:val="0"/>
          <w:bCs w:val="0"/>
          <w:spacing w:val="-4"/>
          <w:rtl/>
        </w:rPr>
        <w:t>מאב</w:t>
      </w:r>
      <w:bookmarkEnd w:id="162"/>
      <w:bookmarkEnd w:id="163"/>
    </w:p>
    <w:p w14:paraId="43109145" w14:textId="312BE3C5" w:rsidR="004537FF" w:rsidRPr="00D1637C" w:rsidRDefault="004537FF" w:rsidP="002871E4">
      <w:pPr>
        <w:jc w:val="center"/>
        <w:rPr>
          <w:rFonts w:cs="PFT_Frank"/>
          <w:b/>
          <w:bCs/>
          <w:szCs w:val="14"/>
          <w:rtl/>
        </w:rPr>
      </w:pPr>
      <w:r w:rsidRPr="002871E4">
        <w:rPr>
          <w:rFonts w:hint="eastAsia"/>
          <w:b/>
          <w:rtl/>
        </w:rPr>
        <w:t>שמצאנו</w:t>
      </w:r>
      <w:r w:rsidRPr="002871E4">
        <w:rPr>
          <w:b/>
          <w:rtl/>
        </w:rPr>
        <w:t xml:space="preserve"> שגזרו </w:t>
      </w:r>
      <w:r w:rsidRPr="00D1637C">
        <w:rPr>
          <w:rFonts w:cs="PFT_Frank" w:hint="cs"/>
          <w:b/>
          <w:bCs/>
          <w:szCs w:val="14"/>
          <w:rtl/>
        </w:rPr>
        <w:t>'</w:t>
      </w:r>
      <w:r w:rsidRPr="002871E4">
        <w:rPr>
          <w:rFonts w:hint="eastAsia"/>
          <w:b/>
          <w:rtl/>
        </w:rPr>
        <w:t>גזירה</w:t>
      </w:r>
      <w:r w:rsidRPr="002871E4">
        <w:rPr>
          <w:b/>
          <w:rtl/>
        </w:rPr>
        <w:t xml:space="preserve"> </w:t>
      </w:r>
      <w:r w:rsidRPr="002871E4">
        <w:rPr>
          <w:rFonts w:hint="eastAsia"/>
          <w:b/>
          <w:rtl/>
        </w:rPr>
        <w:t>לגזירה</w:t>
      </w:r>
      <w:r w:rsidRPr="00D1637C">
        <w:rPr>
          <w:rFonts w:cs="PFT_Frank" w:hint="cs"/>
          <w:b/>
          <w:bCs/>
          <w:szCs w:val="14"/>
          <w:rtl/>
        </w:rPr>
        <w:t>'</w:t>
      </w:r>
    </w:p>
    <w:p w14:paraId="45471B96" w14:textId="27FD9154" w:rsidR="004537FF" w:rsidRDefault="000521C0" w:rsidP="000521C0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אם אמו </w:t>
      </w:r>
      <w:r w:rsidR="004537FF" w:rsidRPr="002871E4">
        <w:rPr>
          <w:rStyle w:val="affff1"/>
          <w:rFonts w:hint="eastAsia"/>
          <w:rtl/>
        </w:rPr>
        <w:t>משום</w:t>
      </w:r>
      <w:r w:rsidR="004537FF" w:rsidRPr="002871E4">
        <w:rPr>
          <w:rStyle w:val="affff1"/>
          <w:rtl/>
        </w:rPr>
        <w:t xml:space="preserve"> </w:t>
      </w:r>
      <w:r w:rsidR="004537FF" w:rsidRPr="002871E4">
        <w:rPr>
          <w:rStyle w:val="affff1"/>
          <w:rFonts w:hint="eastAsia"/>
          <w:rtl/>
        </w:rPr>
        <w:t>אמו</w:t>
      </w:r>
      <w:r w:rsidRPr="00C35A2C">
        <w:rPr>
          <w:rFonts w:ascii="FontbitDavid" w:hAnsi="FontbitDavid"/>
          <w:sz w:val="32"/>
          <w:rtl/>
        </w:rPr>
        <w:t>, וגזרו אם אביו</w:t>
      </w:r>
      <w:r w:rsidR="004537FF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537FF">
        <w:rPr>
          <w:rFonts w:ascii="FontbitDavid" w:hAnsi="FontbitDavid" w:hint="cs"/>
          <w:sz w:val="32"/>
          <w:rtl/>
        </w:rPr>
        <w:t>כולם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4537FF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בית אמא רבת</w:t>
      </w:r>
      <w:r w:rsidR="004537FF">
        <w:rPr>
          <w:rFonts w:ascii="FontbitDavid" w:hAnsi="FontbitDavid" w:hint="cs"/>
          <w:sz w:val="32"/>
          <w:rtl/>
        </w:rPr>
        <w:t>א</w:t>
      </w:r>
      <w:r w:rsidRPr="00C35A2C">
        <w:rPr>
          <w:rFonts w:ascii="FontbitDavid" w:hAnsi="FontbitDavid" w:hint="cs"/>
          <w:sz w:val="32"/>
          <w:rtl/>
        </w:rPr>
        <w:t>'</w:t>
      </w:r>
      <w:r w:rsidR="004537FF">
        <w:rPr>
          <w:rFonts w:ascii="FontbitDavid" w:hAnsi="FontbitDavid" w:hint="cs"/>
          <w:sz w:val="32"/>
          <w:rtl/>
        </w:rPr>
        <w:t>,</w:t>
      </w:r>
    </w:p>
    <w:p w14:paraId="2BE7BFCB" w14:textId="1899AB36" w:rsidR="000521C0" w:rsidRPr="00062827" w:rsidRDefault="000521C0" w:rsidP="000521C0">
      <w:pPr>
        <w:rPr>
          <w:spacing w:val="-6"/>
          <w:rtl/>
        </w:rPr>
      </w:pPr>
      <w:r w:rsidRPr="00062827">
        <w:rPr>
          <w:spacing w:val="-6"/>
          <w:rtl/>
        </w:rPr>
        <w:t>אשת אבי אביו</w:t>
      </w:r>
      <w:r w:rsidR="004537FF" w:rsidRPr="00062827">
        <w:rPr>
          <w:rStyle w:val="affff1"/>
          <w:spacing w:val="-6"/>
          <w:rtl/>
        </w:rPr>
        <w:t xml:space="preserve"> משום אשת אביו</w:t>
      </w:r>
      <w:r w:rsidRPr="00062827">
        <w:rPr>
          <w:spacing w:val="-6"/>
          <w:rtl/>
        </w:rPr>
        <w:t>, וגזרו אשת אבי אמו</w:t>
      </w:r>
      <w:r w:rsidRPr="00062827">
        <w:rPr>
          <w:rFonts w:hint="cs"/>
          <w:spacing w:val="-6"/>
          <w:rtl/>
        </w:rPr>
        <w:t xml:space="preserve"> </w:t>
      </w:r>
      <w:r w:rsidR="004537FF" w:rsidRPr="00062827">
        <w:rPr>
          <w:rFonts w:hint="cs"/>
          <w:spacing w:val="-6"/>
          <w:rtl/>
        </w:rPr>
        <w:t>- '</w:t>
      </w:r>
      <w:r w:rsidR="00A348FB" w:rsidRPr="00062827">
        <w:rPr>
          <w:rFonts w:hint="cs"/>
          <w:spacing w:val="-6"/>
          <w:rtl/>
        </w:rPr>
        <w:t xml:space="preserve">בית </w:t>
      </w:r>
      <w:r w:rsidRPr="00062827">
        <w:rPr>
          <w:rFonts w:hint="cs"/>
          <w:spacing w:val="-6"/>
          <w:rtl/>
        </w:rPr>
        <w:t>אבא רב</w:t>
      </w:r>
      <w:r w:rsidR="004537FF" w:rsidRPr="00062827">
        <w:rPr>
          <w:rFonts w:hint="cs"/>
          <w:spacing w:val="-6"/>
          <w:rtl/>
        </w:rPr>
        <w:t>א',</w:t>
      </w:r>
    </w:p>
    <w:p w14:paraId="74B599BF" w14:textId="3CDF7029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א</w:t>
      </w:r>
      <w:r w:rsidR="004537FF">
        <w:rPr>
          <w:rFonts w:ascii="FontbitDavid" w:hAnsi="FontbitDavid" w:hint="cs"/>
          <w:sz w:val="32"/>
          <w:rtl/>
        </w:rPr>
        <w:t>א"</w:t>
      </w:r>
      <w:r w:rsidRPr="00C35A2C">
        <w:rPr>
          <w:rFonts w:ascii="FontbitDavid" w:hAnsi="FontbitDavid"/>
          <w:sz w:val="32"/>
          <w:rtl/>
        </w:rPr>
        <w:t xml:space="preserve">ח </w:t>
      </w:r>
      <w:r w:rsidR="00073608">
        <w:rPr>
          <w:rFonts w:ascii="FontbitDavid" w:hAnsi="FontbitDavid" w:hint="cs"/>
          <w:sz w:val="32"/>
          <w:rtl/>
        </w:rPr>
        <w:t>אב</w:t>
      </w:r>
      <w:r w:rsidRPr="00C35A2C">
        <w:rPr>
          <w:rFonts w:ascii="FontbitDavid" w:hAnsi="FontbitDavid"/>
          <w:sz w:val="32"/>
          <w:rtl/>
        </w:rPr>
        <w:t xml:space="preserve"> מהא</w:t>
      </w:r>
      <w:r w:rsidR="00073608">
        <w:rPr>
          <w:rFonts w:ascii="FontbitDavid" w:hAnsi="FontbitDavid" w:hint="cs"/>
          <w:sz w:val="32"/>
          <w:rtl/>
        </w:rPr>
        <w:t>ם</w:t>
      </w:r>
      <w:r w:rsidR="004537FF">
        <w:rPr>
          <w:rFonts w:ascii="FontbitDavid" w:hAnsi="FontbitDavid" w:hint="cs"/>
          <w:sz w:val="32"/>
          <w:rtl/>
        </w:rPr>
        <w:t xml:space="preserve"> </w:t>
      </w:r>
      <w:r w:rsidRPr="002871E4">
        <w:rPr>
          <w:rStyle w:val="affff1"/>
          <w:rtl/>
        </w:rPr>
        <w:t>משום אא</w:t>
      </w:r>
      <w:r w:rsidR="00073608">
        <w:rPr>
          <w:rStyle w:val="affff1"/>
          <w:rFonts w:hint="cs"/>
          <w:rtl/>
        </w:rPr>
        <w:t>"</w:t>
      </w:r>
      <w:r w:rsidRPr="002871E4">
        <w:rPr>
          <w:rStyle w:val="affff1"/>
          <w:rtl/>
        </w:rPr>
        <w:t>ח אב מ</w:t>
      </w:r>
      <w:r w:rsidR="00073608">
        <w:rPr>
          <w:rStyle w:val="affff1"/>
          <w:rFonts w:hint="cs"/>
          <w:rtl/>
        </w:rPr>
        <w:t>ה</w:t>
      </w:r>
      <w:r w:rsidRPr="002871E4">
        <w:rPr>
          <w:rStyle w:val="affff1"/>
          <w:rtl/>
        </w:rPr>
        <w:t>א</w:t>
      </w:r>
      <w:r w:rsidR="00073608" w:rsidRPr="002871E4">
        <w:rPr>
          <w:rStyle w:val="affff1"/>
          <w:rFonts w:hint="eastAsia"/>
          <w:rtl/>
        </w:rPr>
        <w:t>ב</w:t>
      </w:r>
      <w:r w:rsidRPr="00C35A2C">
        <w:rPr>
          <w:rFonts w:ascii="FontbitDavid" w:hAnsi="FontbitDavid"/>
          <w:sz w:val="32"/>
          <w:rtl/>
        </w:rPr>
        <w:t>, ו</w:t>
      </w:r>
      <w:r w:rsidR="00073608">
        <w:rPr>
          <w:rFonts w:ascii="FontbitDavid" w:hAnsi="FontbitDavid" w:hint="cs"/>
          <w:sz w:val="32"/>
          <w:rtl/>
        </w:rPr>
        <w:t>גזרו אא"ח אם מהאב - '</w:t>
      </w:r>
      <w:r w:rsidRPr="00C35A2C">
        <w:rPr>
          <w:rFonts w:ascii="FontbitDavid" w:hAnsi="FontbitDavid"/>
          <w:sz w:val="32"/>
          <w:rtl/>
        </w:rPr>
        <w:t>בי</w:t>
      </w:r>
      <w:r w:rsidR="00073608">
        <w:rPr>
          <w:rFonts w:ascii="FontbitDavid" w:hAnsi="FontbitDavid" w:hint="cs"/>
          <w:sz w:val="32"/>
          <w:rtl/>
        </w:rPr>
        <w:t>ת</w:t>
      </w:r>
      <w:r w:rsidRPr="00C35A2C">
        <w:rPr>
          <w:rFonts w:ascii="FontbitDavid" w:hAnsi="FontbitDavid"/>
          <w:sz w:val="32"/>
          <w:rtl/>
        </w:rPr>
        <w:t xml:space="preserve"> </w:t>
      </w:r>
      <w:r w:rsidR="00073608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>דוד</w:t>
      </w:r>
      <w:r w:rsidR="00073608">
        <w:rPr>
          <w:rFonts w:ascii="FontbitDavid" w:hAnsi="FontbitDavid" w:hint="cs"/>
          <w:sz w:val="32"/>
          <w:rtl/>
        </w:rPr>
        <w:t>',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073608">
        <w:rPr>
          <w:rFonts w:ascii="FontbitDavid" w:hAnsi="FontbitDavid"/>
          <w:sz w:val="32"/>
          <w:rtl/>
        </w:rPr>
        <w:tab/>
      </w:r>
      <w:r w:rsidR="00073608">
        <w:rPr>
          <w:rFonts w:ascii="FontbitDavid" w:hAnsi="FontbitDavid"/>
          <w:sz w:val="32"/>
          <w:rtl/>
        </w:rPr>
        <w:tab/>
      </w:r>
      <w:r w:rsidR="00073608">
        <w:rPr>
          <w:rFonts w:ascii="FontbitDavid" w:hAnsi="FontbitDavid"/>
          <w:sz w:val="32"/>
          <w:rtl/>
        </w:rPr>
        <w:tab/>
      </w:r>
      <w:r w:rsidR="00073608">
        <w:rPr>
          <w:rFonts w:ascii="FontbitDavid" w:hAnsi="FontbitDavid" w:hint="cs"/>
          <w:sz w:val="32"/>
          <w:rtl/>
        </w:rPr>
        <w:t xml:space="preserve"> </w:t>
      </w:r>
      <w:r w:rsidR="0007360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וא</w:t>
      </w:r>
      <w:r w:rsidR="00073608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"כ </w:t>
      </w:r>
      <w:r w:rsidR="0007360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יתכן</w:t>
      </w:r>
      <w:r w:rsidR="00073608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07360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לגזור</w:t>
      </w:r>
      <w:r w:rsidR="00073608">
        <w:rPr>
          <w:rFonts w:ascii="FontbitDavid" w:hAnsi="FontbitDavid" w:hint="cs"/>
          <w:sz w:val="32"/>
          <w:rtl/>
        </w:rPr>
        <w:t xml:space="preserve"> גם על אא"ח אם מהאם?</w:t>
      </w:r>
    </w:p>
    <w:p w14:paraId="75D82DC5" w14:textId="24CFA395" w:rsidR="000521C0" w:rsidRPr="00262A77" w:rsidRDefault="00073608" w:rsidP="000521C0">
      <w:pPr>
        <w:rPr>
          <w:rtl/>
        </w:rPr>
      </w:pPr>
      <w:r>
        <w:rPr>
          <w:rStyle w:val="affff5"/>
          <w:rFonts w:hint="cs"/>
          <w:rtl/>
        </w:rPr>
        <w:t>ופושט</w:t>
      </w:r>
      <w:r w:rsidR="000521C0" w:rsidRPr="00262A77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מ</w:t>
      </w:r>
      <w:r w:rsidR="000521C0" w:rsidRPr="00262A77">
        <w:rPr>
          <w:rStyle w:val="affff5"/>
          <w:rtl/>
        </w:rPr>
        <w:t>ר</w:t>
      </w:r>
      <w:r w:rsidR="000521C0" w:rsidRPr="00262A77">
        <w:rPr>
          <w:rStyle w:val="affff5"/>
          <w:rFonts w:hint="cs"/>
          <w:rtl/>
        </w:rPr>
        <w:t>יב</w:t>
      </w:r>
      <w:r w:rsidR="000521C0" w:rsidRPr="00262A77">
        <w:rPr>
          <w:rStyle w:val="affff5"/>
          <w:rtl/>
        </w:rPr>
        <w:t>"</w:t>
      </w:r>
      <w:r w:rsidR="000521C0" w:rsidRPr="00262A77">
        <w:rPr>
          <w:rStyle w:val="affff5"/>
          <w:rFonts w:hint="cs"/>
          <w:rtl/>
        </w:rPr>
        <w:t>ש</w:t>
      </w:r>
      <w:r w:rsidR="000521C0" w:rsidRPr="00262A77">
        <w:rPr>
          <w:spacing w:val="-2"/>
          <w:rtl/>
        </w:rPr>
        <w:t xml:space="preserve">: </w:t>
      </w:r>
      <w:r>
        <w:rPr>
          <w:rFonts w:hint="cs"/>
          <w:spacing w:val="-2"/>
          <w:rtl/>
        </w:rPr>
        <w:t>'</w:t>
      </w:r>
      <w:r w:rsidR="000521C0" w:rsidRPr="00262A77">
        <w:rPr>
          <w:spacing w:val="-2"/>
          <w:rtl/>
        </w:rPr>
        <w:t xml:space="preserve">כל </w:t>
      </w:r>
      <w:r w:rsidR="000521C0" w:rsidRPr="00D1637C">
        <w:rPr>
          <w:rFonts w:cs="PFT_Frank"/>
          <w:b/>
          <w:bCs/>
          <w:spacing w:val="-2"/>
          <w:szCs w:val="14"/>
          <w:rtl/>
        </w:rPr>
        <w:t>שבנקבה</w:t>
      </w:r>
      <w:r w:rsidR="000521C0" w:rsidRPr="00262A77">
        <w:rPr>
          <w:spacing w:val="-2"/>
          <w:rtl/>
        </w:rPr>
        <w:t xml:space="preserve"> ערוה</w:t>
      </w:r>
      <w:r>
        <w:rPr>
          <w:rFonts w:hint="cs"/>
          <w:spacing w:val="-2"/>
          <w:rtl/>
        </w:rPr>
        <w:t xml:space="preserve"> -</w:t>
      </w:r>
      <w:r w:rsidR="000521C0" w:rsidRPr="00262A77">
        <w:rPr>
          <w:spacing w:val="-2"/>
          <w:rtl/>
        </w:rPr>
        <w:t xml:space="preserve"> </w:t>
      </w:r>
      <w:r w:rsidR="000521C0" w:rsidRPr="00D1637C">
        <w:rPr>
          <w:rFonts w:cs="PFT_Frank"/>
          <w:b/>
          <w:bCs/>
          <w:spacing w:val="-2"/>
          <w:szCs w:val="14"/>
          <w:rtl/>
        </w:rPr>
        <w:t>בזכר</w:t>
      </w:r>
      <w:r w:rsidR="000521C0" w:rsidRPr="00262A77">
        <w:rPr>
          <w:spacing w:val="-2"/>
          <w:rtl/>
        </w:rPr>
        <w:t xml:space="preserve"> גזרו על אשתו</w:t>
      </w:r>
      <w:r>
        <w:rPr>
          <w:rFonts w:hint="cs"/>
          <w:spacing w:val="-2"/>
          <w:rtl/>
        </w:rPr>
        <w:t>'</w:t>
      </w:r>
      <w:r w:rsidR="000521C0" w:rsidRPr="00262A77">
        <w:rPr>
          <w:spacing w:val="-2"/>
          <w:rtl/>
        </w:rPr>
        <w:t xml:space="preserve"> </w:t>
      </w:r>
      <w:r>
        <w:rPr>
          <w:rStyle w:val="affff8"/>
          <w:rFonts w:hint="cs"/>
          <w:rtl/>
        </w:rPr>
        <w:t>'</w:t>
      </w:r>
      <w:r w:rsidR="000521C0" w:rsidRPr="002871E4">
        <w:rPr>
          <w:rStyle w:val="affff8"/>
          <w:rtl/>
        </w:rPr>
        <w:t>שניה</w:t>
      </w:r>
      <w:r>
        <w:rPr>
          <w:rStyle w:val="affff8"/>
          <w:rFonts w:hint="cs"/>
          <w:rtl/>
        </w:rPr>
        <w:t>'</w:t>
      </w:r>
      <w:r w:rsidR="000521C0" w:rsidRPr="002871E4">
        <w:rPr>
          <w:rStyle w:val="affff8"/>
          <w:rtl/>
        </w:rPr>
        <w:t>.</w:t>
      </w:r>
    </w:p>
    <w:p w14:paraId="780AAE74" w14:textId="18007672" w:rsidR="000521C0" w:rsidRDefault="00073608" w:rsidP="00073608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ולא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</w:t>
      </w:r>
      <w:r w:rsidR="000521C0" w:rsidRPr="00C35A2C">
        <w:rPr>
          <w:rFonts w:ascii="FontbitDavid" w:hAnsi="FontbitDavid"/>
          <w:sz w:val="32"/>
          <w:rtl/>
        </w:rPr>
        <w:t>חמותו</w:t>
      </w:r>
      <w:r>
        <w:rPr>
          <w:rFonts w:ascii="FontbitDavid" w:hAnsi="FontbitDavid" w:hint="cs"/>
          <w:sz w:val="32"/>
          <w:rtl/>
        </w:rPr>
        <w:t xml:space="preserve"> - </w:t>
      </w:r>
      <w:r w:rsidR="000521C0" w:rsidRPr="00C35A2C">
        <w:rPr>
          <w:rFonts w:ascii="FontbitDavid" w:hAnsi="FontbitDavid"/>
          <w:sz w:val="32"/>
          <w:rtl/>
        </w:rPr>
        <w:t>אשת חמיו</w:t>
      </w:r>
      <w:r w:rsidR="000521C0" w:rsidRPr="002871E4">
        <w:rPr>
          <w:rStyle w:val="affff8"/>
          <w:rtl/>
        </w:rPr>
        <w:t xml:space="preserve"> מותרת!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 xml:space="preserve">בת חמותו </w:t>
      </w:r>
      <w:r>
        <w:rPr>
          <w:rFonts w:ascii="FontbitDavid" w:hAnsi="FontbitDavid" w:hint="cs"/>
          <w:sz w:val="32"/>
          <w:rtl/>
        </w:rPr>
        <w:t>-</w:t>
      </w:r>
      <w:r w:rsidR="000521C0" w:rsidRPr="00C35A2C">
        <w:rPr>
          <w:rFonts w:ascii="FontbitDavid" w:hAnsi="FontbitDavid"/>
          <w:sz w:val="32"/>
          <w:rtl/>
        </w:rPr>
        <w:t xml:space="preserve"> אשת בן חמותו</w:t>
      </w:r>
      <w:r>
        <w:rPr>
          <w:rFonts w:ascii="FontbitDavid" w:hAnsi="FontbitDavid" w:hint="cs"/>
          <w:sz w:val="32"/>
          <w:rtl/>
        </w:rPr>
        <w:t>,</w:t>
      </w:r>
    </w:p>
    <w:p w14:paraId="200FE66D" w14:textId="75773AEC" w:rsidR="00073608" w:rsidRDefault="000521C0" w:rsidP="00073608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בת חמיו </w:t>
      </w:r>
      <w:r w:rsidR="00073608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אשת בן חמיו</w:t>
      </w:r>
      <w:r w:rsidR="00073608">
        <w:rPr>
          <w:rFonts w:ascii="FontbitDavid" w:hAnsi="FontbitDavid" w:hint="cs"/>
          <w:sz w:val="32"/>
          <w:rtl/>
        </w:rPr>
        <w:t>,</w:t>
      </w:r>
      <w:r>
        <w:rPr>
          <w:rFonts w:ascii="FontbitDavid" w:hAnsi="FontbitDavid"/>
          <w:sz w:val="32"/>
          <w:rtl/>
        </w:rPr>
        <w:tab/>
      </w:r>
      <w:r w:rsidR="00A348FB">
        <w:rPr>
          <w:rFonts w:ascii="FontbitDavid" w:hAnsi="FontbitDavid"/>
          <w:sz w:val="32"/>
          <w:rtl/>
        </w:rPr>
        <w:tab/>
      </w:r>
      <w:r w:rsidR="00A348FB">
        <w:rPr>
          <w:rFonts w:ascii="FontbitDavid" w:hAnsi="FontbitDavid"/>
          <w:sz w:val="32"/>
          <w:rtl/>
        </w:rPr>
        <w:tab/>
      </w:r>
      <w:r w:rsidR="00A348FB">
        <w:rPr>
          <w:rFonts w:ascii="FontbitDavid" w:hAnsi="FontbitDavid"/>
          <w:sz w:val="32"/>
          <w:rtl/>
        </w:rPr>
        <w:tab/>
      </w:r>
      <w:r w:rsidR="00A348FB">
        <w:rPr>
          <w:rFonts w:ascii="FontbitDavid" w:hAnsi="FontbitDavid"/>
          <w:sz w:val="32"/>
          <w:rtl/>
        </w:rPr>
        <w:tab/>
      </w:r>
      <w:r w:rsidR="00A348FB">
        <w:rPr>
          <w:rFonts w:ascii="FontbitDavid" w:hAnsi="FontbitDavid"/>
          <w:sz w:val="32"/>
          <w:rtl/>
        </w:rPr>
        <w:tab/>
      </w:r>
      <w:r w:rsidR="00A348FB">
        <w:rPr>
          <w:rFonts w:ascii="FontbitDavid" w:hAnsi="FontbitDavid"/>
          <w:sz w:val="32"/>
          <w:rtl/>
        </w:rPr>
        <w:tab/>
      </w:r>
      <w:r w:rsidR="00A348FB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חורגתו</w:t>
      </w:r>
      <w:r w:rsidR="00073608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אשת חורגו</w:t>
      </w:r>
      <w:r w:rsidR="00073608">
        <w:rPr>
          <w:rFonts w:ascii="FontbitDavid" w:hAnsi="FontbitDavid" w:hint="cs"/>
          <w:sz w:val="32"/>
          <w:rtl/>
        </w:rPr>
        <w:t>,</w:t>
      </w:r>
    </w:p>
    <w:p w14:paraId="1B72BC9A" w14:textId="70AFA573" w:rsidR="000521C0" w:rsidRPr="00C35A2C" w:rsidRDefault="000521C0" w:rsidP="002871E4">
      <w:pPr>
        <w:jc w:val="center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בת חורגתו </w:t>
      </w:r>
      <w:r w:rsidR="00073608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 xml:space="preserve">אשת בן חורגו </w:t>
      </w:r>
      <w:r w:rsidRPr="002871E4">
        <w:rPr>
          <w:rStyle w:val="affff8"/>
          <w:rtl/>
        </w:rPr>
        <w:t>מותר</w:t>
      </w:r>
      <w:r w:rsidR="00073608">
        <w:rPr>
          <w:rStyle w:val="affff8"/>
          <w:rFonts w:hint="cs"/>
          <w:rtl/>
        </w:rPr>
        <w:t>ו</w:t>
      </w:r>
      <w:r w:rsidRPr="002871E4">
        <w:rPr>
          <w:rStyle w:val="affff8"/>
          <w:rtl/>
        </w:rPr>
        <w:t>ת</w:t>
      </w:r>
      <w:r w:rsidR="00073608">
        <w:rPr>
          <w:rStyle w:val="affff8"/>
          <w:rFonts w:hint="cs"/>
          <w:rtl/>
        </w:rPr>
        <w:t xml:space="preserve"> כולם!</w:t>
      </w:r>
    </w:p>
    <w:p w14:paraId="1BBA179F" w14:textId="4EE7C105" w:rsidR="000521C0" w:rsidRPr="00FF059E" w:rsidRDefault="00073608" w:rsidP="000521C0">
      <w:pPr>
        <w:rPr>
          <w:rFonts w:ascii="FontbitDavid" w:hAnsi="FontbitDavid"/>
          <w:spacing w:val="-8"/>
          <w:sz w:val="32"/>
          <w:rtl/>
        </w:rPr>
      </w:pPr>
      <w:r w:rsidRPr="00FF059E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אלא</w:t>
      </w:r>
      <w:r w:rsidRPr="00FF059E">
        <w:rPr>
          <w:rFonts w:ascii="FontbitDavid" w:hAnsi="FontbitDavid" w:hint="cs"/>
          <w:spacing w:val="-8"/>
          <w:sz w:val="32"/>
          <w:rtl/>
        </w:rPr>
        <w:t xml:space="preserve"> </w:t>
      </w:r>
      <w:r w:rsidR="000521C0" w:rsidRPr="00FF059E">
        <w:rPr>
          <w:rFonts w:ascii="FontbitDavid" w:hAnsi="FontbitDavid" w:hint="cs"/>
          <w:spacing w:val="-8"/>
          <w:sz w:val="32"/>
          <w:rtl/>
        </w:rPr>
        <w:t>לאא</w:t>
      </w:r>
      <w:r w:rsidRPr="00FF059E">
        <w:rPr>
          <w:rFonts w:ascii="FontbitDavid" w:hAnsi="FontbitDavid" w:hint="cs"/>
          <w:spacing w:val="-8"/>
          <w:sz w:val="32"/>
          <w:rtl/>
        </w:rPr>
        <w:t>"</w:t>
      </w:r>
      <w:r w:rsidR="000521C0" w:rsidRPr="00FF059E">
        <w:rPr>
          <w:rFonts w:ascii="FontbitDavid" w:hAnsi="FontbitDavid" w:hint="cs"/>
          <w:spacing w:val="-8"/>
          <w:sz w:val="32"/>
          <w:rtl/>
        </w:rPr>
        <w:t>ח אם מהאם</w:t>
      </w:r>
      <w:r w:rsidRPr="00FF059E">
        <w:rPr>
          <w:rFonts w:ascii="FontbitDavid" w:hAnsi="FontbitDavid" w:hint="cs"/>
          <w:spacing w:val="-8"/>
          <w:sz w:val="32"/>
          <w:rtl/>
        </w:rPr>
        <w:t>,</w:t>
      </w:r>
      <w:r w:rsidR="000521C0" w:rsidRPr="00FF059E">
        <w:rPr>
          <w:rFonts w:ascii="FontbitDavid" w:hAnsi="FontbitDavid" w:hint="cs"/>
          <w:spacing w:val="-8"/>
          <w:sz w:val="32"/>
          <w:rtl/>
        </w:rPr>
        <w:t xml:space="preserve"> </w:t>
      </w:r>
      <w:r w:rsidR="000521C0" w:rsidRPr="00FF059E">
        <w:rPr>
          <w:rFonts w:ascii="FontbitDavid" w:hAnsi="FontbitDavid"/>
          <w:spacing w:val="-8"/>
          <w:sz w:val="32"/>
          <w:rtl/>
        </w:rPr>
        <w:t>שבנקבה ערוה</w:t>
      </w:r>
      <w:r w:rsidR="000521C0" w:rsidRPr="00FF059E">
        <w:rPr>
          <w:rStyle w:val="affff8"/>
          <w:spacing w:val="-8"/>
          <w:rtl/>
        </w:rPr>
        <w:t xml:space="preserve"> </w:t>
      </w:r>
      <w:r w:rsidRPr="00FF059E">
        <w:rPr>
          <w:rStyle w:val="affff8"/>
          <w:rFonts w:hint="eastAsia"/>
          <w:spacing w:val="-8"/>
          <w:rtl/>
        </w:rPr>
        <w:t>אחות</w:t>
      </w:r>
      <w:r w:rsidRPr="00FF059E">
        <w:rPr>
          <w:rStyle w:val="affff8"/>
          <w:spacing w:val="-8"/>
          <w:rtl/>
        </w:rPr>
        <w:t xml:space="preserve"> </w:t>
      </w:r>
      <w:r w:rsidRPr="00FF059E">
        <w:rPr>
          <w:rStyle w:val="affff8"/>
          <w:rFonts w:hint="eastAsia"/>
          <w:spacing w:val="-8"/>
          <w:rtl/>
        </w:rPr>
        <w:t>אמו</w:t>
      </w:r>
      <w:r w:rsidRPr="00FF059E">
        <w:rPr>
          <w:rStyle w:val="affff8"/>
          <w:rFonts w:hint="cs"/>
          <w:spacing w:val="-8"/>
          <w:rtl/>
        </w:rPr>
        <w:t xml:space="preserve"> </w:t>
      </w:r>
      <w:r w:rsidR="000521C0" w:rsidRPr="00FF059E">
        <w:rPr>
          <w:rStyle w:val="affff8"/>
          <w:spacing w:val="-8"/>
          <w:rtl/>
        </w:rPr>
        <w:t>-</w:t>
      </w:r>
      <w:r w:rsidR="000521C0" w:rsidRPr="00FF059E">
        <w:rPr>
          <w:rFonts w:ascii="FontbitDavid" w:hAnsi="FontbitDavid"/>
          <w:spacing w:val="-8"/>
          <w:sz w:val="32"/>
          <w:rtl/>
        </w:rPr>
        <w:t xml:space="preserve"> בזכר גזרו </w:t>
      </w:r>
      <w:r w:rsidRPr="00FF059E">
        <w:rPr>
          <w:rFonts w:ascii="FontbitDavid" w:hAnsi="FontbitDavid" w:hint="cs"/>
          <w:spacing w:val="-8"/>
          <w:sz w:val="32"/>
          <w:rtl/>
        </w:rPr>
        <w:t xml:space="preserve">על </w:t>
      </w:r>
      <w:r w:rsidR="000521C0" w:rsidRPr="00FF059E">
        <w:rPr>
          <w:rFonts w:ascii="FontbitDavid" w:hAnsi="FontbitDavid"/>
          <w:spacing w:val="-8"/>
          <w:sz w:val="32"/>
          <w:rtl/>
        </w:rPr>
        <w:t>אשתו.</w:t>
      </w:r>
    </w:p>
    <w:p w14:paraId="1E469086" w14:textId="59D2C5E5" w:rsidR="00073608" w:rsidRDefault="00073608" w:rsidP="00615A60">
      <w:pPr>
        <w:rPr>
          <w:rFonts w:ascii="FontbitDavid" w:hAnsi="FontbitDavid"/>
          <w:sz w:val="32"/>
          <w:rtl/>
        </w:rPr>
      </w:pPr>
      <w:r w:rsidRPr="002871E4">
        <w:rPr>
          <w:rStyle w:val="affff5"/>
          <w:rFonts w:hint="eastAsia"/>
          <w:rtl/>
        </w:rPr>
        <w:t>והחילוק</w:t>
      </w:r>
      <w:r>
        <w:rPr>
          <w:rStyle w:val="affff5"/>
          <w:rFonts w:hint="cs"/>
          <w:rtl/>
        </w:rPr>
        <w:t xml:space="preserve"> שכאן</w:t>
      </w:r>
      <w:r w:rsidRPr="002871E4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ב</w:t>
      </w:r>
      <w:r w:rsidR="000521C0" w:rsidRPr="00C35A2C">
        <w:rPr>
          <w:rFonts w:ascii="FontbitDavid" w:hAnsi="FontbitDavid"/>
          <w:sz w:val="32"/>
          <w:rtl/>
        </w:rPr>
        <w:t>קידושין</w:t>
      </w:r>
      <w:r>
        <w:rPr>
          <w:rFonts w:ascii="FontbitDavid" w:hAnsi="FontbitDavid" w:hint="cs"/>
          <w:sz w:val="32"/>
          <w:rtl/>
        </w:rPr>
        <w:t xml:space="preserve"> אחד</w:t>
      </w:r>
      <w:r w:rsidR="000521C0" w:rsidRPr="00C35A2C">
        <w:rPr>
          <w:rFonts w:ascii="FontbitDavid" w:hAnsi="FontbitDavid"/>
          <w:sz w:val="32"/>
          <w:rtl/>
        </w:rPr>
        <w:t xml:space="preserve"> קר</w:t>
      </w:r>
      <w:r>
        <w:rPr>
          <w:rFonts w:ascii="FontbitDavid" w:hAnsi="FontbitDavid" w:hint="cs"/>
          <w:sz w:val="32"/>
          <w:rtl/>
        </w:rPr>
        <w:t>ו</w:t>
      </w:r>
      <w:r w:rsidR="000521C0" w:rsidRPr="00C35A2C">
        <w:rPr>
          <w:rFonts w:ascii="FontbitDavid" w:hAnsi="FontbitDavid"/>
          <w:sz w:val="32"/>
          <w:rtl/>
        </w:rPr>
        <w:t xml:space="preserve">ב, </w:t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   </w:t>
      </w:r>
      <w:r w:rsidRPr="002871E4">
        <w:rPr>
          <w:rStyle w:val="affff5"/>
          <w:rFonts w:hint="eastAsia"/>
          <w:rtl/>
        </w:rPr>
        <w:t>ו</w:t>
      </w:r>
      <w:r>
        <w:rPr>
          <w:rStyle w:val="affff5"/>
          <w:rFonts w:hint="cs"/>
          <w:rtl/>
        </w:rPr>
        <w:t>ב</w:t>
      </w:r>
      <w:r w:rsidRPr="002871E4">
        <w:rPr>
          <w:rStyle w:val="affff5"/>
          <w:rFonts w:hint="eastAsia"/>
          <w:rtl/>
        </w:rPr>
        <w:t>קודמים</w:t>
      </w:r>
      <w:r>
        <w:rPr>
          <w:rStyle w:val="affff5"/>
          <w:rFonts w:hint="cs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שתי</w:t>
      </w:r>
      <w:r w:rsidR="000521C0" w:rsidRPr="00C35A2C">
        <w:rPr>
          <w:rFonts w:ascii="FontbitDavid" w:hAnsi="FontbitDavid"/>
          <w:sz w:val="32"/>
          <w:rtl/>
        </w:rPr>
        <w:t xml:space="preserve"> קידושין.</w:t>
      </w:r>
    </w:p>
    <w:p w14:paraId="343FB28D" w14:textId="1F86AF71" w:rsidR="000521C0" w:rsidRPr="00FF059E" w:rsidRDefault="00745523" w:rsidP="00FF059E">
      <w:pPr>
        <w:pStyle w:val="affff2"/>
        <w:rPr>
          <w:b w:val="0"/>
          <w:bCs w:val="0"/>
          <w:rtl/>
        </w:rPr>
      </w:pPr>
      <w:bookmarkStart w:id="164" w:name="_Toc119172652"/>
      <w:bookmarkStart w:id="165" w:name="_Toc119229740"/>
      <w:r w:rsidRPr="00FF059E">
        <w:rPr>
          <w:rStyle w:val="affff5"/>
          <w:rFonts w:hint="cs"/>
          <w:b w:val="0"/>
          <w:bCs/>
          <w:rtl/>
        </w:rPr>
        <w:t>איבעיא נוספת</w:t>
      </w:r>
      <w:r w:rsidR="000521C0" w:rsidRPr="00FF059E">
        <w:rPr>
          <w:rStyle w:val="affff5"/>
          <w:b w:val="0"/>
          <w:bCs/>
          <w:rtl/>
        </w:rPr>
        <w:t xml:space="preserve">: </w:t>
      </w:r>
      <w:r w:rsidR="000521C0" w:rsidRPr="00FF059E">
        <w:rPr>
          <w:rStyle w:val="affff3"/>
          <w:b/>
          <w:bCs/>
          <w:rtl/>
        </w:rPr>
        <w:t>אשת אחי אבי האב</w:t>
      </w:r>
      <w:r w:rsidRPr="00FF059E">
        <w:rPr>
          <w:rStyle w:val="affff3"/>
          <w:b/>
          <w:bCs/>
          <w:rtl/>
        </w:rPr>
        <w:t xml:space="preserve"> מהאב</w:t>
      </w:r>
      <w:r w:rsidR="000521C0" w:rsidRPr="00FF059E">
        <w:rPr>
          <w:rFonts w:ascii="FontbitDavid" w:hAnsi="FontbitDavid"/>
          <w:b w:val="0"/>
          <w:bCs w:val="0"/>
          <w:sz w:val="32"/>
          <w:rtl/>
        </w:rPr>
        <w:t xml:space="preserve">, ואחות </w:t>
      </w:r>
      <w:r w:rsidR="000521C0" w:rsidRPr="00FF059E">
        <w:rPr>
          <w:rFonts w:ascii="FontbitDavid" w:hAnsi="FontbitDavid"/>
          <w:b w:val="0"/>
          <w:bCs w:val="0"/>
          <w:sz w:val="32"/>
          <w:szCs w:val="14"/>
          <w:rtl/>
        </w:rPr>
        <w:t>אבי האב</w:t>
      </w:r>
      <w:r w:rsidRPr="00FF059E">
        <w:rPr>
          <w:rFonts w:hint="cs"/>
          <w:b w:val="0"/>
          <w:bCs w:val="0"/>
          <w:rtl/>
        </w:rPr>
        <w:t>,</w:t>
      </w:r>
      <w:bookmarkEnd w:id="164"/>
      <w:bookmarkEnd w:id="165"/>
    </w:p>
    <w:p w14:paraId="0AB18811" w14:textId="30582B3E" w:rsidR="000521C0" w:rsidRDefault="00745523" w:rsidP="000521C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האם</w:t>
      </w:r>
      <w:r>
        <w:rPr>
          <w:rFonts w:ascii="FontbitDavid" w:hAnsi="FontbitDavid" w:hint="cs"/>
          <w:sz w:val="32"/>
          <w:rtl/>
        </w:rPr>
        <w:t xml:space="preserve"> גזרו אטו </w:t>
      </w:r>
      <w:r w:rsidR="000521C0" w:rsidRPr="00C35A2C">
        <w:rPr>
          <w:rFonts w:ascii="FontbitDavid" w:hAnsi="FontbitDavid"/>
          <w:sz w:val="32"/>
          <w:rtl/>
        </w:rPr>
        <w:t>מטה</w:t>
      </w:r>
      <w:r w:rsidR="000521C0" w:rsidRPr="007750DB">
        <w:rPr>
          <w:rStyle w:val="affff8"/>
          <w:rtl/>
        </w:rPr>
        <w:t xml:space="preserve"> </w:t>
      </w:r>
      <w:r w:rsidRPr="007750DB">
        <w:rPr>
          <w:rStyle w:val="affff8"/>
          <w:rtl/>
        </w:rPr>
        <w:t>[</w:t>
      </w:r>
      <w:r w:rsidRPr="007750DB">
        <w:rPr>
          <w:rStyle w:val="affff1"/>
          <w:rFonts w:hint="eastAsia"/>
          <w:rtl/>
        </w:rPr>
        <w:t>אא</w:t>
      </w:r>
      <w:r w:rsidRPr="007750DB">
        <w:rPr>
          <w:rStyle w:val="affff1"/>
          <w:rtl/>
        </w:rPr>
        <w:t xml:space="preserve">"ח </w:t>
      </w:r>
      <w:r w:rsidRPr="007750DB">
        <w:rPr>
          <w:rStyle w:val="affff1"/>
          <w:rFonts w:hint="eastAsia"/>
          <w:rtl/>
        </w:rPr>
        <w:t>אב</w:t>
      </w:r>
      <w:r>
        <w:rPr>
          <w:rStyle w:val="affff1"/>
          <w:rFonts w:hint="cs"/>
          <w:rtl/>
        </w:rPr>
        <w:t xml:space="preserve"> מאב,</w:t>
      </w:r>
      <w:r w:rsidRPr="007750DB">
        <w:rPr>
          <w:rStyle w:val="affff1"/>
          <w:rtl/>
        </w:rPr>
        <w:t xml:space="preserve"> ואחות א</w:t>
      </w:r>
      <w:r>
        <w:rPr>
          <w:rStyle w:val="affff1"/>
          <w:rFonts w:hint="cs"/>
          <w:rtl/>
        </w:rPr>
        <w:t>ב</w:t>
      </w:r>
      <w:r w:rsidRPr="007750DB">
        <w:rPr>
          <w:rStyle w:val="affff8"/>
          <w:rtl/>
        </w:rPr>
        <w:t>]</w:t>
      </w:r>
      <w:r w:rsidR="000521C0" w:rsidRPr="00C35A2C">
        <w:rPr>
          <w:rFonts w:ascii="FontbitDavid" w:hAnsi="FontbitDavid"/>
          <w:sz w:val="32"/>
          <w:rtl/>
        </w:rPr>
        <w:t xml:space="preserve">, </w:t>
      </w:r>
      <w:r w:rsidR="000521C0" w:rsidRPr="00D1637C">
        <w:rPr>
          <w:rFonts w:cs="PFT_Frank"/>
          <w:b/>
          <w:bCs/>
          <w:szCs w:val="14"/>
          <w:rtl/>
        </w:rPr>
        <w:t>א</w:t>
      </w:r>
      <w:r w:rsidR="000521C0" w:rsidRPr="00D1637C">
        <w:rPr>
          <w:rFonts w:cs="PFT_Frank" w:hint="eastAsia"/>
          <w:b/>
          <w:bCs/>
          <w:szCs w:val="14"/>
          <w:rtl/>
        </w:rPr>
        <w:t>ו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שהורחק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</w:t>
      </w:r>
      <w:r w:rsidR="000521C0" w:rsidRPr="00C35A2C">
        <w:rPr>
          <w:rFonts w:ascii="FontbitDavid" w:hAnsi="FontbitDavid"/>
          <w:sz w:val="32"/>
          <w:rtl/>
        </w:rPr>
        <w:t>ד</w:t>
      </w:r>
      <w:r>
        <w:rPr>
          <w:rFonts w:ascii="FontbitDavid" w:hAnsi="FontbitDavid" w:hint="cs"/>
          <w:sz w:val="32"/>
          <w:rtl/>
        </w:rPr>
        <w:t>ו</w:t>
      </w:r>
      <w:r w:rsidR="000521C0" w:rsidRPr="00C35A2C">
        <w:rPr>
          <w:rFonts w:ascii="FontbitDavid" w:hAnsi="FontbitDavid"/>
          <w:sz w:val="32"/>
          <w:rtl/>
        </w:rPr>
        <w:t>ר?</w:t>
      </w:r>
    </w:p>
    <w:p w14:paraId="57BDBA88" w14:textId="39B4D7D8" w:rsidR="000521C0" w:rsidRPr="00062827" w:rsidRDefault="000521C0" w:rsidP="000521C0">
      <w:pPr>
        <w:rPr>
          <w:rStyle w:val="affff5"/>
          <w:rtl/>
        </w:rPr>
      </w:pPr>
      <w:r w:rsidRPr="00062827">
        <w:rPr>
          <w:rStyle w:val="affff5"/>
          <w:rFonts w:hint="eastAsia"/>
          <w:rtl/>
        </w:rPr>
        <w:t>אין</w:t>
      </w:r>
      <w:r w:rsidRPr="00062827">
        <w:rPr>
          <w:rStyle w:val="affff5"/>
          <w:rtl/>
        </w:rPr>
        <w:t xml:space="preserve"> </w:t>
      </w:r>
      <w:r w:rsidRPr="00062827">
        <w:rPr>
          <w:rStyle w:val="affff5"/>
          <w:rFonts w:hint="eastAsia"/>
          <w:rtl/>
        </w:rPr>
        <w:t>להוכיח</w:t>
      </w:r>
      <w:r w:rsidR="00745523" w:rsidRPr="00062827">
        <w:rPr>
          <w:rStyle w:val="affff5"/>
          <w:rFonts w:hint="cs"/>
          <w:rtl/>
        </w:rPr>
        <w:t xml:space="preserve"> שלא מופיע: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="00745523" w:rsidRPr="00062827">
        <w:rPr>
          <w:rFonts w:ascii="FontbitDavid" w:hAnsi="FontbitDavid" w:hint="cs"/>
          <w:spacing w:val="-2"/>
          <w:sz w:val="32"/>
          <w:rtl/>
        </w:rPr>
        <w:t>בברייתא ד'</w:t>
      </w:r>
      <w:r w:rsidRPr="00062827">
        <w:rPr>
          <w:rFonts w:ascii="FontbitDavid" w:hAnsi="FontbitDavid"/>
          <w:spacing w:val="-2"/>
          <w:sz w:val="32"/>
          <w:rtl/>
        </w:rPr>
        <w:t>שניות</w:t>
      </w:r>
      <w:r w:rsidR="00745523" w:rsidRPr="00062827">
        <w:rPr>
          <w:rFonts w:ascii="FontbitDavid" w:hAnsi="FontbitDavid" w:hint="cs"/>
          <w:spacing w:val="-2"/>
          <w:sz w:val="32"/>
          <w:rtl/>
        </w:rPr>
        <w:t xml:space="preserve">' - ששייר גם </w:t>
      </w:r>
      <w:r w:rsidR="00745523" w:rsidRPr="00062827">
        <w:rPr>
          <w:rStyle w:val="affff5"/>
          <w:rtl/>
        </w:rPr>
        <w:t>'</w:t>
      </w:r>
      <w:r w:rsidRPr="00062827">
        <w:rPr>
          <w:rStyle w:val="affff5"/>
          <w:rFonts w:hint="eastAsia"/>
          <w:rtl/>
        </w:rPr>
        <w:t>שניות</w:t>
      </w:r>
      <w:r w:rsidRPr="00062827">
        <w:rPr>
          <w:rStyle w:val="affff5"/>
          <w:rtl/>
        </w:rPr>
        <w:t xml:space="preserve"> </w:t>
      </w:r>
      <w:r w:rsidRPr="00062827">
        <w:rPr>
          <w:rStyle w:val="affff5"/>
          <w:rFonts w:hint="eastAsia"/>
          <w:rtl/>
        </w:rPr>
        <w:t>דר</w:t>
      </w:r>
      <w:r w:rsidRPr="00062827">
        <w:rPr>
          <w:rStyle w:val="affff5"/>
          <w:rtl/>
        </w:rPr>
        <w:t>"</w:t>
      </w:r>
      <w:r w:rsidRPr="00062827">
        <w:rPr>
          <w:rStyle w:val="affff5"/>
          <w:rFonts w:hint="eastAsia"/>
          <w:rtl/>
        </w:rPr>
        <w:t>ח</w:t>
      </w:r>
      <w:r w:rsidR="00745523" w:rsidRPr="00062827">
        <w:rPr>
          <w:rStyle w:val="affff5"/>
          <w:rFonts w:hint="cs"/>
          <w:rtl/>
        </w:rPr>
        <w:t>'.</w:t>
      </w:r>
    </w:p>
    <w:p w14:paraId="246CB672" w14:textId="48408F63" w:rsidR="000521C0" w:rsidRPr="00C415C0" w:rsidRDefault="000521C0" w:rsidP="000521C0">
      <w:pPr>
        <w:rPr>
          <w:rtl/>
        </w:rPr>
      </w:pPr>
      <w:r w:rsidRPr="009445D4">
        <w:rPr>
          <w:rStyle w:val="affff5"/>
          <w:rtl/>
        </w:rPr>
        <w:t>אמימר</w:t>
      </w:r>
      <w:r w:rsidR="00745523">
        <w:rPr>
          <w:rStyle w:val="affff5"/>
          <w:rFonts w:hint="cs"/>
          <w:rtl/>
        </w:rPr>
        <w:t>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745523" w:rsidRPr="00D1637C">
        <w:rPr>
          <w:rFonts w:cs="PFT_Frank" w:hint="eastAsia"/>
          <w:b/>
          <w:bCs/>
          <w:szCs w:val="14"/>
          <w:rtl/>
        </w:rPr>
        <w:t>ה</w:t>
      </w:r>
      <w:r w:rsidRPr="00D1637C">
        <w:rPr>
          <w:rFonts w:cs="PFT_Frank"/>
          <w:b/>
          <w:bCs/>
          <w:szCs w:val="14"/>
          <w:rtl/>
        </w:rPr>
        <w:t>כש</w:t>
      </w:r>
      <w:r w:rsidR="00745523" w:rsidRPr="00D1637C">
        <w:rPr>
          <w:rFonts w:cs="PFT_Frank" w:hint="eastAsia"/>
          <w:b/>
          <w:bCs/>
          <w:szCs w:val="14"/>
          <w:rtl/>
        </w:rPr>
        <w:t>י</w:t>
      </w:r>
      <w:r w:rsidRPr="00D1637C">
        <w:rPr>
          <w:rFonts w:cs="PFT_Frank"/>
          <w:b/>
          <w:bCs/>
          <w:szCs w:val="14"/>
          <w:rtl/>
        </w:rPr>
        <w:t>ר ב</w:t>
      </w:r>
      <w:r w:rsidR="00745523" w:rsidRPr="00D1637C">
        <w:rPr>
          <w:rFonts w:cs="PFT_Frank" w:hint="eastAsia"/>
          <w:b/>
          <w:bCs/>
          <w:szCs w:val="14"/>
          <w:rtl/>
        </w:rPr>
        <w:t>הם</w:t>
      </w:r>
      <w:r w:rsidR="00745523">
        <w:rPr>
          <w:rFonts w:hint="cs"/>
          <w:rtl/>
        </w:rPr>
        <w:t>.</w:t>
      </w:r>
    </w:p>
    <w:p w14:paraId="799FECF5" w14:textId="1CAEF3D2" w:rsidR="000521C0" w:rsidRPr="00C35A2C" w:rsidRDefault="00745523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וקושיית </w:t>
      </w:r>
      <w:r w:rsidR="000521C0" w:rsidRPr="009445D4">
        <w:rPr>
          <w:rStyle w:val="affff5"/>
          <w:rtl/>
        </w:rPr>
        <w:t>ר</w:t>
      </w:r>
      <w:r>
        <w:rPr>
          <w:rStyle w:val="affff5"/>
          <w:rFonts w:hint="cs"/>
          <w:rtl/>
        </w:rPr>
        <w:t>"</w:t>
      </w:r>
      <w:r w:rsidR="000521C0" w:rsidRPr="009445D4">
        <w:rPr>
          <w:rStyle w:val="affff5"/>
          <w:rtl/>
        </w:rPr>
        <w:t>ה: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Pr="007750DB">
        <w:rPr>
          <w:rStyle w:val="affff5"/>
          <w:rFonts w:hint="eastAsia"/>
          <w:rtl/>
        </w:rPr>
        <w:t>שב</w:t>
      </w:r>
      <w:r w:rsidRPr="007750DB">
        <w:rPr>
          <w:rStyle w:val="affff5"/>
          <w:rtl/>
        </w:rPr>
        <w:t>'</w:t>
      </w:r>
      <w:r w:rsidR="000521C0" w:rsidRPr="007750DB">
        <w:rPr>
          <w:rStyle w:val="affff5"/>
          <w:rtl/>
        </w:rPr>
        <w:t xml:space="preserve">שניות </w:t>
      </w:r>
      <w:r w:rsidR="000521C0" w:rsidRPr="00745523">
        <w:rPr>
          <w:rStyle w:val="affff5"/>
          <w:rtl/>
        </w:rPr>
        <w:t>מר בריה דר</w:t>
      </w:r>
      <w:r w:rsidR="000521C0" w:rsidRPr="009445D4">
        <w:rPr>
          <w:rStyle w:val="affff5"/>
          <w:rtl/>
        </w:rPr>
        <w:t>בנא</w:t>
      </w:r>
      <w:r>
        <w:rPr>
          <w:rStyle w:val="affff5"/>
          <w:rFonts w:hint="cs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מופיע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ט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ז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>ל</w:t>
      </w:r>
      <w:r w:rsidR="000521C0">
        <w:rPr>
          <w:rFonts w:ascii="FontbitDavid" w:hAnsi="FontbitDavid"/>
          <w:sz w:val="32"/>
          <w:rtl/>
        </w:rPr>
        <w:t>איסור</w:t>
      </w:r>
      <w:r>
        <w:rPr>
          <w:rFonts w:ascii="FontbitDavid" w:hAnsi="FontbitDavid" w:hint="cs"/>
          <w:sz w:val="32"/>
          <w:rtl/>
        </w:rPr>
        <w:t>,</w:t>
      </w:r>
    </w:p>
    <w:p w14:paraId="4927187A" w14:textId="69401712" w:rsidR="00745523" w:rsidRDefault="000521C0" w:rsidP="00745523">
      <w:pPr>
        <w:rPr>
          <w:rStyle w:val="affff5"/>
          <w:rtl/>
        </w:rPr>
      </w:pPr>
      <w:r w:rsidRPr="00C35A2C">
        <w:rPr>
          <w:rFonts w:ascii="FontbitDavid" w:hAnsi="FontbitDavid" w:hint="cs"/>
          <w:sz w:val="32"/>
          <w:rtl/>
        </w:rPr>
        <w:t>והיינו</w:t>
      </w:r>
      <w:r w:rsidR="00745523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ח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745523" w:rsidRPr="007750DB">
        <w:rPr>
          <w:rStyle w:val="affff5"/>
          <w:rFonts w:hint="eastAsia"/>
          <w:rtl/>
        </w:rPr>
        <w:t>דברייתא</w:t>
      </w:r>
      <w:r w:rsidR="00745523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745523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745523"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745523" w:rsidRPr="007750DB">
        <w:rPr>
          <w:rStyle w:val="affff5"/>
          <w:rFonts w:hint="eastAsia"/>
          <w:rtl/>
        </w:rPr>
        <w:t>ד</w:t>
      </w:r>
      <w:r w:rsidRPr="009445D4">
        <w:rPr>
          <w:rStyle w:val="affff5"/>
          <w:rFonts w:hint="cs"/>
          <w:rtl/>
        </w:rPr>
        <w:t>ר</w:t>
      </w:r>
      <w:r w:rsidRPr="009445D4">
        <w:rPr>
          <w:rStyle w:val="affff5"/>
          <w:rtl/>
        </w:rPr>
        <w:t>"</w:t>
      </w:r>
      <w:r w:rsidRPr="009445D4">
        <w:rPr>
          <w:rStyle w:val="affff5"/>
          <w:rFonts w:hint="cs"/>
          <w:rtl/>
        </w:rPr>
        <w:t>ח</w:t>
      </w:r>
      <w:r w:rsidR="00745523">
        <w:rPr>
          <w:rStyle w:val="affff5"/>
          <w:rFonts w:hint="cs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806874">
        <w:rPr>
          <w:rFonts w:ascii="FontbitDavid" w:hAnsi="FontbitDavid" w:hint="cs"/>
          <w:sz w:val="32"/>
          <w:rtl/>
        </w:rPr>
        <w:t>ואלו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השנים</w:t>
      </w:r>
      <w:r w:rsidR="00745523" w:rsidRPr="007750DB">
        <w:rPr>
          <w:rStyle w:val="affff8"/>
          <w:rtl/>
        </w:rPr>
        <w:t xml:space="preserve"> [דומים ו</w:t>
      </w:r>
      <w:r w:rsidR="00745523" w:rsidRPr="007750DB">
        <w:rPr>
          <w:rStyle w:val="affff8"/>
          <w:rFonts w:hint="eastAsia"/>
          <w:rtl/>
        </w:rPr>
        <w:t>חשובים</w:t>
      </w:r>
      <w:r w:rsidR="00745523" w:rsidRPr="007750DB">
        <w:rPr>
          <w:rStyle w:val="affff8"/>
          <w:rtl/>
        </w:rPr>
        <w:t xml:space="preserve"> </w:t>
      </w:r>
      <w:r w:rsidR="00745523" w:rsidRPr="007750DB">
        <w:rPr>
          <w:rStyle w:val="affff8"/>
          <w:rFonts w:hint="eastAsia"/>
          <w:rtl/>
        </w:rPr>
        <w:t>א</w:t>
      </w:r>
      <w:r w:rsidR="00745523" w:rsidRPr="007750DB">
        <w:rPr>
          <w:rStyle w:val="affff8"/>
          <w:rtl/>
        </w:rPr>
        <w:t>']</w:t>
      </w:r>
      <w:r w:rsidR="00745523">
        <w:rPr>
          <w:rStyle w:val="affff8"/>
          <w:rFonts w:hint="cs"/>
          <w:rtl/>
        </w:rPr>
        <w:t>,</w:t>
      </w:r>
    </w:p>
    <w:p w14:paraId="7E3AAB1B" w14:textId="14F44781" w:rsidR="000521C0" w:rsidRPr="007750DB" w:rsidRDefault="00745523" w:rsidP="007750DB">
      <w:pPr>
        <w:ind w:left="1243"/>
        <w:rPr>
          <w:rStyle w:val="affff8"/>
          <w:rtl/>
        </w:rPr>
      </w:pPr>
      <w:r>
        <w:rPr>
          <w:rStyle w:val="affff5"/>
          <w:rFonts w:hint="cs"/>
          <w:b/>
          <w:bCs w:val="0"/>
          <w:rtl/>
        </w:rPr>
        <w:t xml:space="preserve">   </w:t>
      </w:r>
      <w:r w:rsidRPr="00D1637C">
        <w:rPr>
          <w:rFonts w:cs="PFT_Frank" w:hint="eastAsia"/>
          <w:b/>
          <w:bCs/>
          <w:szCs w:val="14"/>
          <w:rtl/>
        </w:rPr>
        <w:t>ו</w:t>
      </w:r>
      <w:r w:rsidR="000521C0" w:rsidRPr="00D1637C">
        <w:rPr>
          <w:rFonts w:cs="PFT_Frank" w:hint="eastAsia"/>
          <w:b/>
          <w:bCs/>
          <w:szCs w:val="14"/>
          <w:rtl/>
        </w:rPr>
        <w:t>אא</w:t>
      </w:r>
      <w:r w:rsidRPr="00D1637C">
        <w:rPr>
          <w:rFonts w:cs="PFT_Frank"/>
          <w:b/>
          <w:bCs/>
          <w:szCs w:val="14"/>
          <w:rtl/>
        </w:rPr>
        <w:t>"</w:t>
      </w:r>
      <w:r w:rsidR="000521C0" w:rsidRPr="00D1637C">
        <w:rPr>
          <w:rFonts w:cs="PFT_Frank" w:hint="eastAsia"/>
          <w:b/>
          <w:bCs/>
          <w:szCs w:val="14"/>
          <w:rtl/>
        </w:rPr>
        <w:t>ח</w:t>
      </w:r>
      <w:r w:rsidR="000521C0" w:rsidRPr="00806874">
        <w:rPr>
          <w:rFonts w:hint="cs"/>
          <w:rtl/>
        </w:rPr>
        <w:t xml:space="preserve"> אם מהאם</w:t>
      </w:r>
      <w:r w:rsidR="000521C0" w:rsidRPr="00C35A2C">
        <w:rPr>
          <w:rFonts w:hint="cs"/>
          <w:rtl/>
        </w:rPr>
        <w:t xml:space="preserve"> </w:t>
      </w:r>
      <w:r w:rsidRPr="007750DB">
        <w:rPr>
          <w:rStyle w:val="affff8"/>
          <w:rtl/>
        </w:rPr>
        <w:t>[</w:t>
      </w:r>
      <w:r w:rsidRPr="007750DB">
        <w:rPr>
          <w:rStyle w:val="affff8"/>
          <w:rFonts w:hint="eastAsia"/>
          <w:rtl/>
        </w:rPr>
        <w:t>ש</w:t>
      </w:r>
      <w:r w:rsidR="000521C0" w:rsidRPr="007750DB">
        <w:rPr>
          <w:rStyle w:val="affff8"/>
          <w:rFonts w:hint="eastAsia"/>
          <w:rtl/>
        </w:rPr>
        <w:t>פשט</w:t>
      </w:r>
      <w:r w:rsidRPr="007750DB">
        <w:rPr>
          <w:rStyle w:val="affff8"/>
          <w:rFonts w:hint="eastAsia"/>
          <w:rtl/>
        </w:rPr>
        <w:t>נו</w:t>
      </w:r>
      <w:r w:rsidR="000521C0" w:rsidRPr="007750DB">
        <w:rPr>
          <w:rStyle w:val="affff8"/>
          <w:rtl/>
        </w:rPr>
        <w:t xml:space="preserve"> לאיסור</w:t>
      </w:r>
      <w:r w:rsidRPr="007750DB">
        <w:rPr>
          <w:rStyle w:val="affff8"/>
          <w:rtl/>
        </w:rPr>
        <w:t>]</w:t>
      </w:r>
      <w:r>
        <w:rPr>
          <w:rStyle w:val="affff8"/>
          <w:rFonts w:hint="cs"/>
          <w:rtl/>
        </w:rPr>
        <w:t>.</w:t>
      </w:r>
    </w:p>
    <w:p w14:paraId="3A9DA909" w14:textId="0A99E45A" w:rsidR="00806874" w:rsidRDefault="00745523" w:rsidP="00615A60">
      <w:pPr>
        <w:rPr>
          <w:rtl/>
        </w:rPr>
      </w:pPr>
      <w:r>
        <w:rPr>
          <w:rStyle w:val="affff5"/>
          <w:rFonts w:hint="cs"/>
          <w:rtl/>
        </w:rPr>
        <w:t>ד</w:t>
      </w:r>
      <w:r w:rsidRPr="007750DB">
        <w:rPr>
          <w:rStyle w:val="affff5"/>
          <w:rFonts w:hint="eastAsia"/>
          <w:rtl/>
        </w:rPr>
        <w:t>חה</w:t>
      </w:r>
      <w:r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ר</w:t>
      </w:r>
      <w:r w:rsidRPr="007750DB">
        <w:rPr>
          <w:rStyle w:val="affff5"/>
          <w:rtl/>
        </w:rPr>
        <w:t xml:space="preserve">' </w:t>
      </w:r>
      <w:r w:rsidRPr="007750DB">
        <w:rPr>
          <w:rStyle w:val="affff5"/>
          <w:rFonts w:hint="eastAsia"/>
          <w:rtl/>
        </w:rPr>
        <w:t>אשי</w:t>
      </w:r>
      <w:r w:rsidRPr="007750DB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>
        <w:rPr>
          <w:rStyle w:val="affff5"/>
          <w:rFonts w:hint="cs"/>
          <w:rtl/>
        </w:rPr>
        <w:t>ש</w:t>
      </w:r>
      <w:r w:rsidR="000521C0" w:rsidRPr="009445D4">
        <w:rPr>
          <w:rStyle w:val="affff5"/>
          <w:rFonts w:hint="cs"/>
          <w:rtl/>
        </w:rPr>
        <w:t>מבד</w:t>
      </w:r>
      <w:r w:rsidRPr="007750DB">
        <w:rPr>
          <w:rStyle w:val="affff5"/>
          <w:rtl/>
        </w:rPr>
        <w:t>"ר</w:t>
      </w:r>
      <w:r w:rsidR="000521C0" w:rsidRPr="00C35A2C">
        <w:rPr>
          <w:rFonts w:hint="cs"/>
          <w:rtl/>
        </w:rPr>
        <w:t xml:space="preserve"> לא חת</w:t>
      </w:r>
      <w:r>
        <w:rPr>
          <w:rFonts w:hint="cs"/>
          <w:rtl/>
        </w:rPr>
        <w:t>ו</w:t>
      </w:r>
      <w:r w:rsidR="000521C0" w:rsidRPr="00C35A2C">
        <w:rPr>
          <w:rFonts w:hint="cs"/>
          <w:rtl/>
        </w:rPr>
        <w:t>ם ע</w:t>
      </w:r>
      <w:r w:rsidR="000521C0">
        <w:rPr>
          <w:rFonts w:hint="cs"/>
          <w:rtl/>
        </w:rPr>
        <w:t>ל</w:t>
      </w:r>
      <w:r>
        <w:rPr>
          <w:rFonts w:hint="cs"/>
          <w:rtl/>
        </w:rPr>
        <w:t xml:space="preserve"> זה</w:t>
      </w:r>
      <w:r w:rsidRPr="007750DB">
        <w:rPr>
          <w:rStyle w:val="affff8"/>
          <w:rtl/>
        </w:rPr>
        <w:t xml:space="preserve"> [</w:t>
      </w:r>
      <w:r>
        <w:rPr>
          <w:rStyle w:val="affff8"/>
          <w:rFonts w:hint="cs"/>
          <w:rtl/>
        </w:rPr>
        <w:t>ו</w:t>
      </w:r>
      <w:r w:rsidRPr="007750DB">
        <w:rPr>
          <w:rStyle w:val="affff8"/>
          <w:rFonts w:hint="eastAsia"/>
          <w:rtl/>
        </w:rPr>
        <w:t>לא</w:t>
      </w:r>
      <w:r w:rsidRPr="007750DB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י</w:t>
      </w:r>
      <w:r w:rsidRPr="007750DB">
        <w:rPr>
          <w:rStyle w:val="affff8"/>
          <w:rFonts w:hint="eastAsia"/>
          <w:rtl/>
        </w:rPr>
        <w:t>סמ</w:t>
      </w:r>
      <w:r>
        <w:rPr>
          <w:rStyle w:val="affff8"/>
          <w:rFonts w:hint="cs"/>
          <w:rtl/>
        </w:rPr>
        <w:t>ו</w:t>
      </w:r>
      <w:r w:rsidRPr="007750DB">
        <w:rPr>
          <w:rStyle w:val="affff8"/>
          <w:rFonts w:hint="eastAsia"/>
          <w:rtl/>
        </w:rPr>
        <w:t>ך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לקולא</w:t>
      </w:r>
      <w:r>
        <w:rPr>
          <w:rStyle w:val="affff8"/>
          <w:rFonts w:hint="cs"/>
          <w:rtl/>
        </w:rPr>
        <w:t>, ה"ה לחומרא].</w:t>
      </w:r>
    </w:p>
    <w:p w14:paraId="713C4C52" w14:textId="42050CCA" w:rsidR="000521C0" w:rsidRDefault="00806874" w:rsidP="00615A60">
      <w:pPr>
        <w:pStyle w:val="affff2"/>
        <w:rPr>
          <w:rtl/>
        </w:rPr>
      </w:pPr>
      <w:bookmarkStart w:id="166" w:name="_Toc119172653"/>
      <w:bookmarkStart w:id="167" w:name="_Toc119229741"/>
      <w:r>
        <w:rPr>
          <w:rFonts w:hint="cs"/>
          <w:rtl/>
        </w:rPr>
        <w:lastRenderedPageBreak/>
        <w:t>שניות דר"ח</w:t>
      </w:r>
      <w:bookmarkEnd w:id="166"/>
      <w:bookmarkEnd w:id="167"/>
    </w:p>
    <w:p w14:paraId="3148D3EF" w14:textId="77777777" w:rsidR="000521C0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כב.</w:t>
      </w:r>
    </w:p>
    <w:p w14:paraId="04EF47CE" w14:textId="11984654" w:rsidR="00806874" w:rsidRDefault="000521C0" w:rsidP="000521C0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שלישי</w:t>
      </w:r>
      <w:r w:rsidRPr="00E61469">
        <w:rPr>
          <w:rtl/>
        </w:rPr>
        <w:t xml:space="preserve"> שב</w:t>
      </w:r>
      <w:r w:rsidR="00806874">
        <w:rPr>
          <w:rFonts w:hint="cs"/>
          <w:rtl/>
        </w:rPr>
        <w:t>'</w:t>
      </w:r>
      <w:r w:rsidRPr="00E61469">
        <w:rPr>
          <w:rtl/>
        </w:rPr>
        <w:t>בנו</w:t>
      </w:r>
      <w:r w:rsidR="00806874">
        <w:rPr>
          <w:rFonts w:hint="cs"/>
          <w:rtl/>
        </w:rPr>
        <w:t>'</w:t>
      </w:r>
      <w:r w:rsidRPr="00E61469">
        <w:rPr>
          <w:rtl/>
        </w:rPr>
        <w:t xml:space="preserve"> </w:t>
      </w:r>
      <w:r w:rsidR="00806874">
        <w:rPr>
          <w:rFonts w:hint="cs"/>
          <w:rtl/>
        </w:rPr>
        <w:t>'</w:t>
      </w:r>
      <w:r w:rsidRPr="00E61469">
        <w:rPr>
          <w:rtl/>
        </w:rPr>
        <w:t>בתו</w:t>
      </w:r>
      <w:r w:rsidR="00806874">
        <w:rPr>
          <w:rFonts w:hint="cs"/>
          <w:rtl/>
        </w:rPr>
        <w:t>'</w:t>
      </w:r>
      <w:r w:rsidRPr="00E61469">
        <w:rPr>
          <w:rtl/>
        </w:rPr>
        <w:t xml:space="preserve"> </w:t>
      </w:r>
      <w:r w:rsidR="00806874">
        <w:rPr>
          <w:rFonts w:hint="cs"/>
          <w:rtl/>
        </w:rPr>
        <w:t>'</w:t>
      </w:r>
      <w:r w:rsidRPr="00E61469">
        <w:rPr>
          <w:rtl/>
        </w:rPr>
        <w:t>בן אשתו</w:t>
      </w:r>
      <w:r w:rsidR="00806874">
        <w:rPr>
          <w:rFonts w:hint="cs"/>
          <w:rtl/>
        </w:rPr>
        <w:t>'</w:t>
      </w:r>
      <w:r w:rsidRPr="00E61469">
        <w:rPr>
          <w:rtl/>
        </w:rPr>
        <w:t xml:space="preserve"> </w:t>
      </w:r>
      <w:r w:rsidR="00806874">
        <w:rPr>
          <w:rFonts w:hint="cs"/>
          <w:rtl/>
        </w:rPr>
        <w:t>'</w:t>
      </w:r>
      <w:r w:rsidRPr="00E61469">
        <w:rPr>
          <w:rtl/>
        </w:rPr>
        <w:t>בת אשתו</w:t>
      </w:r>
      <w:r w:rsidR="00806874">
        <w:rPr>
          <w:rFonts w:hint="cs"/>
          <w:rtl/>
        </w:rPr>
        <w:t>' -</w:t>
      </w:r>
      <w:r w:rsidRPr="00E61469">
        <w:rPr>
          <w:rtl/>
        </w:rPr>
        <w:t xml:space="preserve"> </w:t>
      </w:r>
      <w:r w:rsidR="00806874">
        <w:rPr>
          <w:rFonts w:hint="cs"/>
          <w:rtl/>
        </w:rPr>
        <w:t>'</w:t>
      </w:r>
      <w:r w:rsidRPr="00E61469">
        <w:rPr>
          <w:rtl/>
        </w:rPr>
        <w:t>שניה</w:t>
      </w:r>
      <w:r w:rsidR="00806874">
        <w:rPr>
          <w:rFonts w:hint="cs"/>
          <w:rtl/>
        </w:rPr>
        <w:t>'</w:t>
      </w:r>
      <w:r w:rsidRPr="00E61469">
        <w:rPr>
          <w:rtl/>
        </w:rPr>
        <w:t>,</w:t>
      </w:r>
    </w:p>
    <w:p w14:paraId="181BB766" w14:textId="2D581BB6" w:rsidR="000521C0" w:rsidRPr="00E61469" w:rsidRDefault="000521C0" w:rsidP="000521C0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רביעי</w:t>
      </w:r>
      <w:r w:rsidRPr="00E61469">
        <w:rPr>
          <w:rtl/>
        </w:rPr>
        <w:t xml:space="preserve"> שב</w:t>
      </w:r>
      <w:r w:rsidR="00806874">
        <w:rPr>
          <w:rFonts w:hint="cs"/>
          <w:rtl/>
        </w:rPr>
        <w:t>'</w:t>
      </w:r>
      <w:r w:rsidRPr="00E61469">
        <w:rPr>
          <w:rtl/>
        </w:rPr>
        <w:t>חמיו</w:t>
      </w:r>
      <w:r w:rsidR="00806874">
        <w:rPr>
          <w:rFonts w:hint="cs"/>
          <w:rtl/>
        </w:rPr>
        <w:t>'</w:t>
      </w:r>
      <w:r w:rsidRPr="00E61469">
        <w:rPr>
          <w:rtl/>
        </w:rPr>
        <w:t xml:space="preserve"> </w:t>
      </w:r>
      <w:r w:rsidR="00806874">
        <w:rPr>
          <w:rFonts w:hint="cs"/>
          <w:rtl/>
        </w:rPr>
        <w:t>'</w:t>
      </w:r>
      <w:r w:rsidRPr="00E61469">
        <w:rPr>
          <w:rtl/>
        </w:rPr>
        <w:t>חמותו</w:t>
      </w:r>
      <w:r w:rsidR="00806874">
        <w:rPr>
          <w:rFonts w:hint="cs"/>
          <w:rtl/>
        </w:rPr>
        <w:t>'</w:t>
      </w:r>
      <w:r w:rsidRPr="00E61469">
        <w:rPr>
          <w:rtl/>
        </w:rPr>
        <w:t xml:space="preserve"> - </w:t>
      </w:r>
      <w:r w:rsidR="00806874">
        <w:rPr>
          <w:rFonts w:hint="cs"/>
          <w:rtl/>
        </w:rPr>
        <w:t>'</w:t>
      </w:r>
      <w:r w:rsidRPr="00E61469">
        <w:rPr>
          <w:rtl/>
        </w:rPr>
        <w:t>שניה</w:t>
      </w:r>
      <w:r w:rsidR="00806874">
        <w:rPr>
          <w:rFonts w:hint="cs"/>
          <w:rtl/>
        </w:rPr>
        <w:t>'</w:t>
      </w:r>
      <w:r w:rsidRPr="00E61469">
        <w:rPr>
          <w:rtl/>
        </w:rPr>
        <w:t>.</w:t>
      </w:r>
    </w:p>
    <w:p w14:paraId="4C41D227" w14:textId="04636520" w:rsidR="00806874" w:rsidRDefault="00806874" w:rsidP="00806874">
      <w:pPr>
        <w:rPr>
          <w:rFonts w:ascii="FontbitDavid" w:hAnsi="FontbitDavid"/>
          <w:spacing w:val="-4"/>
          <w:sz w:val="32"/>
          <w:rtl/>
        </w:rPr>
      </w:pPr>
      <w:r w:rsidRPr="007750DB">
        <w:rPr>
          <w:rFonts w:hint="eastAsia"/>
          <w:rtl/>
        </w:rPr>
        <w:t>ב</w:t>
      </w:r>
      <w:r>
        <w:rPr>
          <w:rFonts w:ascii="FontbitDavid" w:hAnsi="FontbitDavid" w:hint="cs"/>
          <w:sz w:val="32"/>
          <w:rtl/>
        </w:rPr>
        <w:t>'</w:t>
      </w:r>
      <w:r w:rsidR="000521C0">
        <w:rPr>
          <w:rFonts w:ascii="FontbitDavid" w:hAnsi="FontbitDavid"/>
          <w:sz w:val="32"/>
          <w:rtl/>
        </w:rPr>
        <w:t>למעלה</w:t>
      </w:r>
      <w:r>
        <w:rPr>
          <w:rFonts w:ascii="FontbitDavid" w:hAnsi="FontbitDavid" w:hint="cs"/>
          <w:sz w:val="32"/>
          <w:rtl/>
        </w:rPr>
        <w:t>'</w:t>
      </w:r>
      <w:r w:rsidR="000521C0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ה</w:t>
      </w:r>
      <w:r w:rsidR="000521C0">
        <w:rPr>
          <w:rFonts w:ascii="FontbitDavid" w:hAnsi="FontbitDavid"/>
          <w:sz w:val="32"/>
          <w:rtl/>
        </w:rPr>
        <w:t>חשיב</w:t>
      </w:r>
      <w:r w:rsidR="000521C0" w:rsidRPr="00C35A2C">
        <w:rPr>
          <w:rFonts w:ascii="FontbitDavid" w:hAnsi="FontbitDavid"/>
          <w:sz w:val="32"/>
          <w:rtl/>
        </w:rPr>
        <w:t xml:space="preserve"> אשתו</w:t>
      </w:r>
      <w:r>
        <w:rPr>
          <w:rFonts w:ascii="FontbitDavid" w:hAnsi="FontbitDavid" w:hint="cs"/>
          <w:sz w:val="32"/>
          <w:rtl/>
        </w:rPr>
        <w:t xml:space="preserve"> לדור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AC7749">
        <w:rPr>
          <w:rFonts w:ascii="FontbitDavid" w:hAnsi="FontbitDavid"/>
          <w:spacing w:val="-4"/>
          <w:sz w:val="32"/>
          <w:rtl/>
        </w:rPr>
        <w:t xml:space="preserve"> - </w:t>
      </w:r>
      <w:r>
        <w:rPr>
          <w:rFonts w:ascii="FontbitDavid" w:hAnsi="FontbitDavid" w:hint="cs"/>
          <w:spacing w:val="-4"/>
          <w:sz w:val="32"/>
          <w:rtl/>
        </w:rPr>
        <w:t>שה</w:t>
      </w:r>
      <w:r w:rsidR="000521C0" w:rsidRPr="00AC7749">
        <w:rPr>
          <w:rFonts w:ascii="FontbitDavid" w:hAnsi="FontbitDavid"/>
          <w:spacing w:val="-4"/>
          <w:sz w:val="32"/>
          <w:rtl/>
        </w:rPr>
        <w:t>איסור מכח אשתו</w:t>
      </w:r>
      <w:r>
        <w:rPr>
          <w:rFonts w:ascii="FontbitDavid" w:hAnsi="FontbitDavid" w:hint="cs"/>
          <w:spacing w:val="-4"/>
          <w:sz w:val="32"/>
          <w:rtl/>
        </w:rPr>
        <w:t>,</w:t>
      </w:r>
    </w:p>
    <w:p w14:paraId="094F258C" w14:textId="77043567" w:rsidR="000521C0" w:rsidRPr="00AC7749" w:rsidRDefault="00806874" w:rsidP="00806874">
      <w:pPr>
        <w:rPr>
          <w:rFonts w:ascii="FontbitDavid" w:hAnsi="FontbitDavid"/>
          <w:spacing w:val="-4"/>
          <w:sz w:val="32"/>
          <w:rtl/>
        </w:rPr>
      </w:pPr>
      <w:r>
        <w:rPr>
          <w:rFonts w:ascii="FontbitDavid" w:hAnsi="FontbitDavid" w:cs="PFT_Frank" w:hint="cs"/>
          <w:b/>
          <w:bCs/>
          <w:spacing w:val="-4"/>
          <w:sz w:val="32"/>
          <w:szCs w:val="14"/>
          <w:rtl/>
        </w:rPr>
        <w:t>וב'</w:t>
      </w:r>
      <w:r w:rsidR="000521C0" w:rsidRPr="003F3A85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למטה</w:t>
      </w:r>
      <w:r>
        <w:rPr>
          <w:rFonts w:ascii="FontbitDavid" w:hAnsi="FontbitDavid" w:cs="PFT_Frank" w:hint="cs"/>
          <w:b/>
          <w:bCs/>
          <w:spacing w:val="-4"/>
          <w:sz w:val="32"/>
          <w:szCs w:val="14"/>
          <w:rtl/>
        </w:rPr>
        <w:t>' לא החשיבה</w:t>
      </w:r>
      <w:r w:rsidR="000521C0" w:rsidRPr="00AC7749">
        <w:rPr>
          <w:rFonts w:ascii="FontbitDavid" w:hAnsi="FontbitDavid"/>
          <w:spacing w:val="-4"/>
          <w:sz w:val="32"/>
          <w:rtl/>
        </w:rPr>
        <w:t xml:space="preserve"> - </w:t>
      </w:r>
      <w:r>
        <w:rPr>
          <w:rFonts w:ascii="FontbitDavid" w:hAnsi="FontbitDavid" w:hint="cs"/>
          <w:spacing w:val="-4"/>
          <w:sz w:val="32"/>
          <w:rtl/>
        </w:rPr>
        <w:t>שה</w:t>
      </w:r>
      <w:r w:rsidR="000521C0" w:rsidRPr="00AC7749">
        <w:rPr>
          <w:rFonts w:ascii="FontbitDavid" w:hAnsi="FontbitDavid"/>
          <w:spacing w:val="-4"/>
          <w:sz w:val="32"/>
          <w:rtl/>
        </w:rPr>
        <w:t>איסור לא מכח</w:t>
      </w:r>
      <w:r>
        <w:rPr>
          <w:rFonts w:ascii="FontbitDavid" w:hAnsi="FontbitDavid" w:hint="cs"/>
          <w:spacing w:val="-4"/>
          <w:sz w:val="32"/>
          <w:rtl/>
        </w:rPr>
        <w:t>ה</w:t>
      </w:r>
      <w:r w:rsidRPr="007750DB">
        <w:rPr>
          <w:rStyle w:val="affff8"/>
          <w:rtl/>
        </w:rPr>
        <w:t xml:space="preserve"> [ובן אשתו</w:t>
      </w:r>
      <w:r w:rsidR="00D25942">
        <w:rPr>
          <w:rStyle w:val="affff8"/>
          <w:rFonts w:hint="cs"/>
          <w:rtl/>
        </w:rPr>
        <w:t>..</w:t>
      </w:r>
      <w:r w:rsidRPr="007750DB">
        <w:rPr>
          <w:rStyle w:val="affff8"/>
          <w:rtl/>
        </w:rPr>
        <w:t xml:space="preserve"> אגב בנו</w:t>
      </w:r>
      <w:r w:rsidR="00D25942">
        <w:rPr>
          <w:rStyle w:val="affff8"/>
          <w:rFonts w:hint="cs"/>
          <w:rtl/>
        </w:rPr>
        <w:t>..</w:t>
      </w:r>
      <w:r w:rsidRPr="007750DB">
        <w:rPr>
          <w:rStyle w:val="affff8"/>
          <w:rtl/>
        </w:rPr>
        <w:t>].</w:t>
      </w:r>
    </w:p>
    <w:p w14:paraId="4CEABDBC" w14:textId="75CCFA46" w:rsidR="000521C0" w:rsidRDefault="00D25942" w:rsidP="00FF059E">
      <w:pPr>
        <w:pStyle w:val="affff2"/>
        <w:rPr>
          <w:rtl/>
        </w:rPr>
      </w:pPr>
      <w:bookmarkStart w:id="168" w:name="_Toc119172654"/>
      <w:bookmarkStart w:id="169" w:name="_Toc119229742"/>
      <w:r>
        <w:rPr>
          <w:rStyle w:val="affff5"/>
          <w:rFonts w:hint="cs"/>
          <w:rtl/>
        </w:rPr>
        <w:t>א</w:t>
      </w:r>
      <w:r w:rsidRPr="007750DB">
        <w:rPr>
          <w:rStyle w:val="affff5"/>
          <w:rFonts w:hint="eastAsia"/>
          <w:rtl/>
        </w:rPr>
        <w:t>יבעיא</w:t>
      </w:r>
      <w:r w:rsidR="000521C0" w:rsidRPr="007750DB">
        <w:rPr>
          <w:rStyle w:val="affff5"/>
          <w:rtl/>
        </w:rPr>
        <w:t>:</w:t>
      </w:r>
      <w:r w:rsidR="000521C0" w:rsidRPr="00C35A2C">
        <w:rPr>
          <w:rtl/>
        </w:rPr>
        <w:t xml:space="preserve"> שניות </w:t>
      </w:r>
      <w:r w:rsidR="000521C0" w:rsidRPr="009445D4">
        <w:rPr>
          <w:rStyle w:val="affff5"/>
          <w:rtl/>
        </w:rPr>
        <w:t>ד</w:t>
      </w:r>
      <w:r>
        <w:rPr>
          <w:rStyle w:val="affff5"/>
          <w:rFonts w:hint="cs"/>
          <w:rtl/>
        </w:rPr>
        <w:t>ר"</w:t>
      </w:r>
      <w:r w:rsidR="000521C0" w:rsidRPr="009445D4">
        <w:rPr>
          <w:rStyle w:val="affff5"/>
          <w:rtl/>
        </w:rPr>
        <w:t>ח</w:t>
      </w:r>
      <w:r w:rsidR="000521C0" w:rsidRPr="00C35A2C">
        <w:rPr>
          <w:rtl/>
        </w:rPr>
        <w:t xml:space="preserve"> יש להן הפסק?</w:t>
      </w:r>
      <w:bookmarkEnd w:id="168"/>
      <w:bookmarkEnd w:id="169"/>
    </w:p>
    <w:p w14:paraId="647DBEB8" w14:textId="1A0FE8F9" w:rsidR="000521C0" w:rsidRPr="00AC7749" w:rsidRDefault="000521C0" w:rsidP="000521C0">
      <w:pPr>
        <w:rPr>
          <w:rFonts w:ascii="FontbitDavid" w:hAnsi="FontbitDavid"/>
          <w:spacing w:val="-2"/>
          <w:sz w:val="32"/>
          <w:rtl/>
        </w:rPr>
      </w:pPr>
      <w:r w:rsidRPr="007750DB">
        <w:rPr>
          <w:rStyle w:val="affff5"/>
          <w:rFonts w:hint="eastAsia"/>
          <w:rtl/>
        </w:rPr>
        <w:t>ו</w:t>
      </w:r>
      <w:r w:rsidR="00D25942" w:rsidRPr="007750DB">
        <w:rPr>
          <w:rStyle w:val="affff5"/>
          <w:rFonts w:hint="eastAsia"/>
          <w:rtl/>
        </w:rPr>
        <w:t>אין</w:t>
      </w:r>
      <w:r w:rsidR="00D25942" w:rsidRPr="007750DB">
        <w:rPr>
          <w:rStyle w:val="affff5"/>
          <w:rtl/>
        </w:rPr>
        <w:t xml:space="preserve"> </w:t>
      </w:r>
      <w:r w:rsidR="00D25942" w:rsidRPr="007750DB">
        <w:rPr>
          <w:rStyle w:val="affff5"/>
          <w:rFonts w:hint="eastAsia"/>
          <w:rtl/>
        </w:rPr>
        <w:t>להוכיח</w:t>
      </w:r>
      <w:r w:rsidR="00D25942">
        <w:rPr>
          <w:rStyle w:val="affff5"/>
          <w:rFonts w:hint="cs"/>
          <w:rtl/>
        </w:rPr>
        <w:t xml:space="preserve"> מרב</w:t>
      </w:r>
      <w:r w:rsidR="00D25942" w:rsidRPr="007750DB">
        <w:rPr>
          <w:rStyle w:val="affff5"/>
          <w:rtl/>
        </w:rPr>
        <w:t>:</w:t>
      </w:r>
      <w:r w:rsidRPr="00AC7749">
        <w:rPr>
          <w:rFonts w:ascii="FontbitDavid" w:hAnsi="FontbitDavid" w:hint="cs"/>
          <w:spacing w:val="-2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ד'</w:t>
      </w:r>
      <w:r w:rsidRPr="00AC7749">
        <w:rPr>
          <w:rFonts w:ascii="FontbitDavid" w:hAnsi="FontbitDavid"/>
          <w:spacing w:val="-2"/>
          <w:sz w:val="32"/>
          <w:rtl/>
        </w:rPr>
        <w:t xml:space="preserve"> נשים יש הפסק</w:t>
      </w:r>
      <w:r w:rsidR="00D25942">
        <w:rPr>
          <w:rFonts w:ascii="FontbitDavid" w:hAnsi="FontbitDavid" w:hint="cs"/>
          <w:spacing w:val="-2"/>
          <w:sz w:val="32"/>
          <w:rtl/>
        </w:rPr>
        <w:t xml:space="preserve"> -</w:t>
      </w:r>
      <w:r w:rsidRPr="00AC7749">
        <w:rPr>
          <w:rFonts w:ascii="FontbitDavid" w:hAnsi="FontbitDavid"/>
          <w:spacing w:val="-2"/>
          <w:sz w:val="32"/>
          <w:rtl/>
        </w:rPr>
        <w:t xml:space="preserve"> </w:t>
      </w:r>
      <w:r w:rsidR="00D25942">
        <w:rPr>
          <w:rFonts w:ascii="FontbitDavid" w:hAnsi="FontbitDavid" w:hint="cs"/>
          <w:spacing w:val="-2"/>
          <w:sz w:val="32"/>
          <w:rtl/>
        </w:rPr>
        <w:t>דקאי</w:t>
      </w:r>
      <w:r w:rsidRPr="00AC7749">
        <w:rPr>
          <w:rFonts w:ascii="FontbitDavid" w:hAnsi="FontbitDavid" w:hint="cs"/>
          <w:spacing w:val="-2"/>
          <w:sz w:val="32"/>
          <w:rtl/>
        </w:rPr>
        <w:t xml:space="preserve"> </w:t>
      </w:r>
      <w:r w:rsidR="00D25942">
        <w:rPr>
          <w:rFonts w:ascii="FontbitDavid" w:hAnsi="FontbitDavid" w:hint="cs"/>
          <w:spacing w:val="-2"/>
          <w:sz w:val="32"/>
          <w:rtl/>
        </w:rPr>
        <w:t>על הברייתא.</w:t>
      </w:r>
    </w:p>
    <w:p w14:paraId="4E25AC0B" w14:textId="1DF62F4F" w:rsidR="00D25942" w:rsidRPr="00FF059E" w:rsidRDefault="000521C0" w:rsidP="00FF059E">
      <w:pPr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ו</w:t>
      </w:r>
      <w:r w:rsidR="00D25942" w:rsidRPr="007750DB">
        <w:rPr>
          <w:rStyle w:val="affff5"/>
          <w:rFonts w:hint="eastAsia"/>
          <w:rtl/>
        </w:rPr>
        <w:t>אין</w:t>
      </w:r>
      <w:r w:rsidR="00D25942" w:rsidRPr="007750DB">
        <w:rPr>
          <w:rStyle w:val="affff5"/>
          <w:rtl/>
        </w:rPr>
        <w:t xml:space="preserve"> </w:t>
      </w:r>
      <w:r w:rsidR="00D25942" w:rsidRPr="007750DB">
        <w:rPr>
          <w:rStyle w:val="affff5"/>
          <w:rFonts w:hint="eastAsia"/>
          <w:rtl/>
        </w:rPr>
        <w:t>להוכיח</w:t>
      </w:r>
      <w:r w:rsidR="00D25942" w:rsidRPr="007750DB">
        <w:rPr>
          <w:rStyle w:val="affff5"/>
          <w:rtl/>
        </w:rPr>
        <w:t>:</w:t>
      </w:r>
      <w:r w:rsidR="00D25942">
        <w:rPr>
          <w:rFonts w:ascii="FontbitDavid" w:hAnsi="FontbitDavid" w:hint="cs"/>
          <w:sz w:val="32"/>
          <w:rtl/>
        </w:rPr>
        <w:t xml:space="preserve"> מ'</w:t>
      </w:r>
      <w:r w:rsidRPr="00C35A2C">
        <w:rPr>
          <w:rFonts w:ascii="FontbitDavid" w:hAnsi="FontbitDavid"/>
          <w:sz w:val="32"/>
          <w:rtl/>
        </w:rPr>
        <w:t>שלישי</w:t>
      </w:r>
      <w:r w:rsidR="00D25942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ו</w:t>
      </w:r>
      <w:r w:rsidR="00D25942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רביעי</w:t>
      </w:r>
      <w:r w:rsidR="00D25942">
        <w:rPr>
          <w:rFonts w:ascii="FontbitDavid" w:hAnsi="FontbitDavid" w:hint="cs"/>
          <w:sz w:val="32"/>
          <w:rtl/>
        </w:rPr>
        <w:t>' -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שלישי ואילך רביעי ואילך.</w:t>
      </w:r>
    </w:p>
    <w:p w14:paraId="41F2AB56" w14:textId="34E273EB" w:rsidR="00D25942" w:rsidRDefault="000521C0" w:rsidP="00FF059E">
      <w:pPr>
        <w:pStyle w:val="affff2"/>
        <w:rPr>
          <w:rStyle w:val="affff5"/>
          <w:rtl/>
        </w:rPr>
      </w:pPr>
      <w:bookmarkStart w:id="170" w:name="_Toc119172655"/>
      <w:bookmarkStart w:id="171" w:name="_Toc119229743"/>
      <w:r w:rsidRPr="007750DB">
        <w:rPr>
          <w:rStyle w:val="affff5"/>
          <w:rtl/>
        </w:rPr>
        <w:t>בעו במערבא:</w:t>
      </w:r>
      <w:r w:rsidRPr="0090328A">
        <w:rPr>
          <w:rtl/>
        </w:rPr>
        <w:t xml:space="preserve"> גזרו שניות בגרים</w:t>
      </w:r>
      <w:r w:rsidR="00D25942">
        <w:rPr>
          <w:rFonts w:hint="cs"/>
          <w:rtl/>
        </w:rPr>
        <w:t>?</w:t>
      </w:r>
      <w:bookmarkEnd w:id="170"/>
      <w:bookmarkEnd w:id="171"/>
    </w:p>
    <w:p w14:paraId="4EC2B6AB" w14:textId="2FA8A07C" w:rsidR="00A73EE4" w:rsidRDefault="000521C0" w:rsidP="00D25942">
      <w:pPr>
        <w:rPr>
          <w:rFonts w:ascii="FontbitDavid" w:hAnsi="FontbitDavid"/>
          <w:spacing w:val="-2"/>
          <w:sz w:val="32"/>
          <w:rtl/>
        </w:rPr>
      </w:pPr>
      <w:r w:rsidRPr="009445D4">
        <w:rPr>
          <w:rStyle w:val="affff5"/>
          <w:rFonts w:hint="cs"/>
          <w:rtl/>
        </w:rPr>
        <w:t>א</w:t>
      </w:r>
      <w:r w:rsidR="00D25942">
        <w:rPr>
          <w:rStyle w:val="affff5"/>
          <w:rFonts w:hint="cs"/>
          <w:rtl/>
        </w:rPr>
        <w:t>מר ר"נ</w:t>
      </w:r>
      <w:r w:rsidRPr="009445D4">
        <w:rPr>
          <w:rStyle w:val="affff5"/>
          <w:rtl/>
        </w:rPr>
        <w:t>:</w:t>
      </w:r>
      <w:r w:rsidRPr="00AC7749">
        <w:rPr>
          <w:rFonts w:ascii="FontbitDavid" w:hAnsi="FontbitDavid"/>
          <w:spacing w:val="-2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ערוה</w:t>
      </w:r>
      <w:r w:rsidRPr="00AC7749">
        <w:rPr>
          <w:rFonts w:ascii="FontbitDavid" w:hAnsi="FontbitDavid"/>
          <w:spacing w:val="-2"/>
          <w:sz w:val="32"/>
          <w:rtl/>
        </w:rPr>
        <w:t xml:space="preserve"> </w:t>
      </w:r>
      <w:r w:rsidR="00A73EE4">
        <w:rPr>
          <w:rFonts w:ascii="FontbitDavid" w:hAnsi="FontbitDavid" w:hint="cs"/>
          <w:spacing w:val="-2"/>
          <w:sz w:val="32"/>
          <w:rtl/>
        </w:rPr>
        <w:t xml:space="preserve">גזרו </w:t>
      </w:r>
      <w:r w:rsidRPr="00AC7749">
        <w:rPr>
          <w:rFonts w:ascii="FontbitDavid" w:hAnsi="FontbitDavid"/>
          <w:spacing w:val="-2"/>
          <w:sz w:val="32"/>
          <w:rtl/>
        </w:rPr>
        <w:t xml:space="preserve">שלא יאמרו </w:t>
      </w:r>
      <w:r w:rsidR="00A73EE4">
        <w:rPr>
          <w:rFonts w:ascii="FontbitDavid" w:hAnsi="FontbitDavid" w:hint="cs"/>
          <w:spacing w:val="-2"/>
          <w:sz w:val="32"/>
          <w:rtl/>
        </w:rPr>
        <w:t>'</w:t>
      </w:r>
      <w:r w:rsidRPr="00AC7749">
        <w:rPr>
          <w:rFonts w:ascii="FontbitDavid" w:hAnsi="FontbitDavid"/>
          <w:spacing w:val="-2"/>
          <w:sz w:val="32"/>
          <w:rtl/>
        </w:rPr>
        <w:t>באין מקדושה חמורה לקלה</w:t>
      </w:r>
      <w:r w:rsidR="00A73EE4">
        <w:rPr>
          <w:rFonts w:ascii="FontbitDavid" w:hAnsi="FontbitDavid" w:hint="cs"/>
          <w:spacing w:val="-2"/>
          <w:sz w:val="32"/>
          <w:rtl/>
        </w:rPr>
        <w:t>',</w:t>
      </w:r>
      <w:r w:rsidRPr="00AC7749">
        <w:rPr>
          <w:rFonts w:ascii="FontbitDavid" w:hAnsi="FontbitDavid"/>
          <w:spacing w:val="-2"/>
          <w:sz w:val="32"/>
          <w:rtl/>
        </w:rPr>
        <w:t xml:space="preserve"> </w:t>
      </w:r>
    </w:p>
    <w:p w14:paraId="723528F2" w14:textId="7F6EDFA8" w:rsidR="000521C0" w:rsidRPr="00CF3F9E" w:rsidRDefault="00A73EE4" w:rsidP="00CF3F9E">
      <w:pPr>
        <w:ind w:left="339" w:firstLine="113"/>
        <w:rPr>
          <w:rFonts w:ascii="FontbitDavid" w:hAnsi="FontbitDavid"/>
          <w:spacing w:val="-2"/>
          <w:sz w:val="32"/>
          <w:rtl/>
        </w:rPr>
      </w:pPr>
      <w:r>
        <w:rPr>
          <w:rFonts w:ascii="FontbitDavid" w:hAnsi="FontbitDavid" w:hint="cs"/>
          <w:spacing w:val="-2"/>
          <w:sz w:val="32"/>
          <w:rtl/>
        </w:rPr>
        <w:t xml:space="preserve">אבל </w:t>
      </w:r>
      <w:r w:rsidR="000521C0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שניות</w:t>
      </w:r>
      <w:r>
        <w:rPr>
          <w:rFonts w:ascii="FontbitDavid" w:hAnsi="FontbitDavid" w:hint="cs"/>
          <w:spacing w:val="-2"/>
          <w:sz w:val="32"/>
          <w:rtl/>
        </w:rPr>
        <w:t xml:space="preserve"> לא.</w:t>
      </w:r>
    </w:p>
    <w:p w14:paraId="2AF466D4" w14:textId="4325578B" w:rsidR="00A73EE4" w:rsidRPr="00CF3F9E" w:rsidRDefault="000521C0" w:rsidP="00CF3F9E">
      <w:pPr>
        <w:pStyle w:val="affff2"/>
        <w:rPr>
          <w:b w:val="0"/>
          <w:bCs w:val="0"/>
          <w:rtl/>
        </w:rPr>
      </w:pPr>
      <w:bookmarkStart w:id="172" w:name="_Toc119172656"/>
      <w:bookmarkStart w:id="173" w:name="_Toc119229744"/>
      <w:r w:rsidRPr="00CF3F9E">
        <w:rPr>
          <w:rStyle w:val="affff5"/>
          <w:rFonts w:hint="cs"/>
          <w:b w:val="0"/>
          <w:bCs/>
          <w:rtl/>
        </w:rPr>
        <w:t>ר</w:t>
      </w:r>
      <w:r w:rsidR="00A73EE4" w:rsidRPr="00CF3F9E">
        <w:rPr>
          <w:rStyle w:val="affff5"/>
          <w:rFonts w:hint="cs"/>
          <w:b w:val="0"/>
          <w:bCs/>
          <w:rtl/>
        </w:rPr>
        <w:t>"</w:t>
      </w:r>
      <w:r w:rsidRPr="00CF3F9E">
        <w:rPr>
          <w:rStyle w:val="affff5"/>
          <w:rFonts w:hint="cs"/>
          <w:b w:val="0"/>
          <w:bCs/>
          <w:rtl/>
        </w:rPr>
        <w:t>נ</w:t>
      </w:r>
      <w:r w:rsidRPr="00CF3F9E">
        <w:rPr>
          <w:rStyle w:val="affff5"/>
          <w:b w:val="0"/>
          <w:bCs/>
          <w:rtl/>
        </w:rPr>
        <w:t>:</w:t>
      </w:r>
      <w:r w:rsidRPr="00CF3F9E">
        <w:rPr>
          <w:rFonts w:ascii="FontbitDavid" w:hAnsi="FontbitDavid"/>
          <w:b w:val="0"/>
          <w:bCs w:val="0"/>
          <w:sz w:val="32"/>
          <w:rtl/>
        </w:rPr>
        <w:t xml:space="preserve"> </w:t>
      </w:r>
      <w:r w:rsidR="00A73EE4" w:rsidRPr="00CF3F9E">
        <w:rPr>
          <w:rStyle w:val="affff3"/>
          <w:rFonts w:hint="eastAsia"/>
          <w:b/>
          <w:bCs/>
          <w:rtl/>
        </w:rPr>
        <w:t>גרים</w:t>
      </w:r>
      <w:r w:rsidR="00A73EE4" w:rsidRPr="00CF3F9E">
        <w:rPr>
          <w:rFonts w:hint="cs"/>
          <w:b w:val="0"/>
          <w:bCs w:val="0"/>
          <w:rtl/>
        </w:rPr>
        <w:t xml:space="preserve"> </w:t>
      </w:r>
      <w:r w:rsidRPr="00CF3F9E">
        <w:rPr>
          <w:b w:val="0"/>
          <w:bCs w:val="0"/>
          <w:rtl/>
        </w:rPr>
        <w:t>אחין מהאם לא יעידו, העידו - עדותן עדות,</w:t>
      </w:r>
      <w:bookmarkEnd w:id="172"/>
      <w:bookmarkEnd w:id="173"/>
    </w:p>
    <w:p w14:paraId="0A87D85C" w14:textId="4ACA3630" w:rsidR="000521C0" w:rsidRPr="00C35A2C" w:rsidRDefault="00A73EE4" w:rsidP="007750DB">
      <w:pPr>
        <w:ind w:left="226"/>
        <w:rPr>
          <w:rtl/>
        </w:rPr>
      </w:pPr>
      <w:r>
        <w:rPr>
          <w:rFonts w:hint="cs"/>
          <w:rtl/>
        </w:rPr>
        <w:t xml:space="preserve"> </w:t>
      </w:r>
      <w:r w:rsidR="000521C0" w:rsidRPr="00C35A2C">
        <w:rPr>
          <w:rtl/>
        </w:rPr>
        <w:t>אחין מהאב - מעידין לכתחלה.</w:t>
      </w:r>
    </w:p>
    <w:p w14:paraId="174C6C1B" w14:textId="16BB4F90" w:rsidR="00A73EE4" w:rsidRPr="00C35A2C" w:rsidRDefault="000521C0" w:rsidP="007750DB">
      <w:pPr>
        <w:pStyle w:val="afffc"/>
        <w:ind w:left="0" w:firstLine="0"/>
      </w:pPr>
      <w:r w:rsidRPr="009445D4">
        <w:rPr>
          <w:rStyle w:val="affff5"/>
          <w:rtl/>
        </w:rPr>
        <w:t>אמימר</w:t>
      </w:r>
      <w:r w:rsidRPr="00C35A2C">
        <w:rPr>
          <w:rtl/>
        </w:rPr>
        <w:t>: אפי</w:t>
      </w:r>
      <w:r w:rsidR="00A73EE4">
        <w:rPr>
          <w:rFonts w:hint="cs"/>
          <w:rtl/>
        </w:rPr>
        <w:t>'</w:t>
      </w:r>
      <w:r w:rsidRPr="00C35A2C">
        <w:rPr>
          <w:rtl/>
        </w:rPr>
        <w:t xml:space="preserve"> מהאם </w:t>
      </w:r>
      <w:r w:rsidR="00A73EE4">
        <w:rPr>
          <w:rFonts w:hint="cs"/>
          <w:rtl/>
        </w:rPr>
        <w:t xml:space="preserve">- </w:t>
      </w:r>
      <w:r w:rsidRPr="00C35A2C">
        <w:rPr>
          <w:rtl/>
        </w:rPr>
        <w:t>מעידין לכתחלה.</w:t>
      </w:r>
    </w:p>
    <w:p w14:paraId="1C1A0D6A" w14:textId="65290464" w:rsidR="000521C0" w:rsidRDefault="000521C0" w:rsidP="007750DB">
      <w:pPr>
        <w:pStyle w:val="afffc"/>
        <w:ind w:left="0" w:firstLine="0"/>
        <w:rPr>
          <w:spacing w:val="-2"/>
          <w:rtl/>
        </w:rPr>
      </w:pPr>
      <w:r w:rsidRPr="00062827">
        <w:rPr>
          <w:rFonts w:hint="cs"/>
          <w:spacing w:val="-2"/>
          <w:rtl/>
        </w:rPr>
        <w:t>וש</w:t>
      </w:r>
      <w:r w:rsidR="00A73EE4" w:rsidRPr="00062827">
        <w:rPr>
          <w:rFonts w:hint="cs"/>
          <w:spacing w:val="-2"/>
          <w:rtl/>
        </w:rPr>
        <w:t>ונה</w:t>
      </w:r>
      <w:r w:rsidRPr="00062827">
        <w:rPr>
          <w:rFonts w:hint="cs"/>
          <w:spacing w:val="-2"/>
          <w:rtl/>
        </w:rPr>
        <w:t xml:space="preserve"> מעריות</w:t>
      </w:r>
      <w:r w:rsidR="00A73EE4" w:rsidRPr="00062827">
        <w:rPr>
          <w:rStyle w:val="affff8"/>
          <w:spacing w:val="-2"/>
          <w:rtl/>
        </w:rPr>
        <w:t xml:space="preserve"> שמוציאין</w:t>
      </w:r>
      <w:r w:rsidR="00A73EE4" w:rsidRPr="00062827">
        <w:rPr>
          <w:rStyle w:val="affff8"/>
          <w:rFonts w:hint="cs"/>
          <w:spacing w:val="-2"/>
          <w:rtl/>
        </w:rPr>
        <w:t xml:space="preserve"> -</w:t>
      </w:r>
      <w:r w:rsidRPr="00062827">
        <w:rPr>
          <w:rFonts w:hint="cs"/>
          <w:spacing w:val="-2"/>
          <w:rtl/>
        </w:rPr>
        <w:t xml:space="preserve"> לכל מסורה, </w:t>
      </w:r>
      <w:r w:rsidR="00A73EE4" w:rsidRPr="00062827">
        <w:rPr>
          <w:rFonts w:hint="cs"/>
          <w:spacing w:val="-2"/>
          <w:rtl/>
        </w:rPr>
        <w:t xml:space="preserve">אבל </w:t>
      </w:r>
      <w:r w:rsidRPr="00062827">
        <w:rPr>
          <w:rFonts w:hint="cs"/>
          <w:spacing w:val="-2"/>
          <w:rtl/>
        </w:rPr>
        <w:t>עדות</w:t>
      </w:r>
      <w:r w:rsidR="00A73EE4" w:rsidRPr="00062827">
        <w:rPr>
          <w:rFonts w:hint="cs"/>
          <w:spacing w:val="-2"/>
          <w:rtl/>
        </w:rPr>
        <w:t xml:space="preserve"> -</w:t>
      </w:r>
      <w:r w:rsidRPr="00062827">
        <w:rPr>
          <w:rFonts w:hint="cs"/>
          <w:spacing w:val="-2"/>
          <w:rtl/>
        </w:rPr>
        <w:t xml:space="preserve"> לב</w:t>
      </w:r>
      <w:r w:rsidRPr="00062827">
        <w:rPr>
          <w:spacing w:val="-2"/>
          <w:rtl/>
        </w:rPr>
        <w:t>"</w:t>
      </w:r>
      <w:r w:rsidRPr="00062827">
        <w:rPr>
          <w:rFonts w:hint="cs"/>
          <w:spacing w:val="-2"/>
          <w:rtl/>
        </w:rPr>
        <w:t>ד מסורה</w:t>
      </w:r>
      <w:r w:rsidR="00A73EE4" w:rsidRPr="00062827">
        <w:rPr>
          <w:rFonts w:hint="cs"/>
          <w:spacing w:val="-2"/>
          <w:rtl/>
        </w:rPr>
        <w:t>.</w:t>
      </w:r>
    </w:p>
    <w:p w14:paraId="79E9911C" w14:textId="77777777" w:rsidR="00CF3F9E" w:rsidRDefault="00CF3F9E" w:rsidP="00CF3F9E">
      <w:pPr>
        <w:pStyle w:val="aff2"/>
        <w:rPr>
          <w:rtl/>
        </w:rPr>
      </w:pPr>
      <w:r w:rsidRPr="00615A60">
        <w:rPr>
          <w:rFonts w:ascii="FontbitDavid" w:hAnsi="FontbitDavid" w:hint="cs"/>
          <w:rtl/>
        </w:rPr>
        <w:t>׹</w:t>
      </w:r>
      <w:r>
        <w:rPr>
          <w:rFonts w:cs="PFT_Frank" w:hint="cs"/>
          <w:rtl/>
        </w:rPr>
        <w:t xml:space="preserve"> </w:t>
      </w:r>
    </w:p>
    <w:p w14:paraId="33A28884" w14:textId="2FA23B4C" w:rsidR="00A73EE4" w:rsidRDefault="000521C0" w:rsidP="001E5A54">
      <w:pPr>
        <w:pStyle w:val="affffb"/>
        <w:rPr>
          <w:rtl/>
        </w:rPr>
      </w:pPr>
      <w:ins w:id="9818" w:author="מספור קטעי משנה" w:date="2026-10-06T06:45:58Z">
        <w:r>
          <w:rPr>
            <w:rStyle w:val="MisparKeta"/>
          </w:rPr>
          <w:t xml:space="preserve">ב. </w:t>
        </w:r>
      </w:ins>
      <w:bookmarkStart w:id="174" w:name="_Toc119172657"/>
      <w:bookmarkStart w:id="175" w:name="_Toc119229745"/>
      <w:r w:rsidRPr="0075186D">
        <w:rPr>
          <w:rtl/>
        </w:rPr>
        <w:t>מי שיש לו אח מכל מקום - זוקק אשת אחיו ליבום,</w:t>
      </w:r>
      <w:bookmarkEnd w:id="174"/>
      <w:bookmarkEnd w:id="175"/>
    </w:p>
    <w:p>
      <w:pPr>
        <w:pStyle w:val="MishnaBatzad"/>
        <w:rPr>
          <w:ins w:id="20411" w:author="קלוד" w:date="2026-10-06T10:10:48Z"/>
        </w:rPr>
      </w:pPr>
      <w:ins w:id="20410" w:author="קלוד" w:date="2026-10-06T10:10:48Z">
        <w:r>
          <w:t xml:space="preserve">משנה ה</w:t>
        </w:r>
      </w:ins>
    </w:p>
    <w:p w14:paraId="63F6E0EB" w14:textId="21DAC272" w:rsidR="000521C0" w:rsidRPr="00C35A2C" w:rsidRDefault="000521C0" w:rsidP="00A73EE4">
      <w:pPr>
        <w:pStyle w:val="affc"/>
        <w:rPr>
          <w:rtl/>
        </w:rPr>
      </w:pPr>
      <w:r w:rsidRPr="0075186D">
        <w:rPr>
          <w:rtl/>
        </w:rPr>
        <w:t>ואחיו הוא לכל דבר,</w:t>
      </w:r>
      <w:r w:rsidRPr="00C35A2C"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A73EE4">
        <w:rPr>
          <w:rFonts w:hint="cs"/>
          <w:rtl/>
        </w:rPr>
        <w:t xml:space="preserve"> </w:t>
      </w:r>
      <w:r w:rsidRPr="00C35A2C">
        <w:rPr>
          <w:rtl/>
        </w:rPr>
        <w:t>חוץ מאח מהשפחה ו</w:t>
      </w:r>
      <w:r w:rsidR="00A73EE4">
        <w:rPr>
          <w:rFonts w:hint="cs"/>
          <w:rtl/>
        </w:rPr>
        <w:t>מ</w:t>
      </w:r>
      <w:r w:rsidRPr="00C35A2C">
        <w:rPr>
          <w:rtl/>
        </w:rPr>
        <w:t>ה</w:t>
      </w:r>
      <w:r w:rsidR="00A73EE4">
        <w:rPr>
          <w:rFonts w:hint="cs"/>
          <w:rtl/>
        </w:rPr>
        <w:t>נכרית</w:t>
      </w:r>
      <w:r w:rsidRPr="00C35A2C">
        <w:rPr>
          <w:rtl/>
        </w:rPr>
        <w:t>.</w:t>
      </w:r>
    </w:p>
    <w:p w14:paraId="56CADE6D" w14:textId="60624117" w:rsidR="00A73EE4" w:rsidRDefault="000521C0" w:rsidP="000521C0">
      <w:pPr>
        <w:pStyle w:val="affc"/>
        <w:rPr>
          <w:rtl/>
        </w:rPr>
      </w:pPr>
      <w:bookmarkStart w:id="176" w:name="_Toc119172658"/>
      <w:bookmarkStart w:id="177" w:name="_Toc119229746"/>
      <w:r w:rsidRPr="001E5A54">
        <w:rPr>
          <w:rStyle w:val="affffc"/>
          <w:rtl/>
        </w:rPr>
        <w:t>מי שיש לו בן מכל מקום</w:t>
      </w:r>
      <w:bookmarkEnd w:id="176"/>
      <w:bookmarkEnd w:id="177"/>
      <w:r w:rsidRPr="001E5A54">
        <w:rPr>
          <w:rStyle w:val="affffc"/>
          <w:rtl/>
        </w:rPr>
        <w:t xml:space="preserve"> </w:t>
      </w:r>
      <w:r w:rsidRPr="00C35A2C">
        <w:rPr>
          <w:rtl/>
        </w:rPr>
        <w:t>- פוטר אשת אביו מהיבום,</w:t>
      </w:r>
    </w:p>
    <w:p w14:paraId="111F78B5" w14:textId="3467F99B" w:rsidR="000521C0" w:rsidRDefault="000521C0" w:rsidP="000521C0">
      <w:pPr>
        <w:pStyle w:val="affc"/>
        <w:rPr>
          <w:rtl/>
        </w:rPr>
      </w:pPr>
      <w:r w:rsidRPr="00C35A2C">
        <w:rPr>
          <w:rtl/>
        </w:rPr>
        <w:t xml:space="preserve">וחייב על מכתו ועל קללתו, ובנו לכל דבר, </w:t>
      </w:r>
    </w:p>
    <w:p w14:paraId="7F66695A" w14:textId="5249ACAD" w:rsidR="000521C0" w:rsidRPr="00C35A2C" w:rsidRDefault="000521C0" w:rsidP="000521C0">
      <w:pPr>
        <w:pStyle w:val="affc"/>
        <w:rPr>
          <w:rtl/>
        </w:rPr>
      </w:pPr>
      <w:r w:rsidRPr="00C35A2C">
        <w:rPr>
          <w:rtl/>
        </w:rPr>
        <w:t>חוץ מבן מהשפחה ומ</w:t>
      </w:r>
      <w:r w:rsidR="00A73EE4">
        <w:rPr>
          <w:rFonts w:hint="cs"/>
          <w:rtl/>
        </w:rPr>
        <w:t>הנכרית</w:t>
      </w:r>
      <w:r w:rsidRPr="00C35A2C">
        <w:rPr>
          <w:rtl/>
        </w:rPr>
        <w:t>.</w:t>
      </w:r>
    </w:p>
    <w:p w14:paraId="2E33AC65" w14:textId="2BFCA377" w:rsidR="00A73EE4" w:rsidRPr="00062827" w:rsidRDefault="00A73EE4" w:rsidP="00A73EE4">
      <w:pPr>
        <w:rPr>
          <w:rStyle w:val="affff8"/>
          <w:spacing w:val="-2"/>
          <w:rtl/>
        </w:rPr>
      </w:pPr>
      <w:bookmarkStart w:id="178" w:name="_Toc119172659"/>
      <w:bookmarkStart w:id="179" w:name="_Toc119229747"/>
      <w:r w:rsidRPr="00062827">
        <w:rPr>
          <w:rStyle w:val="afff5"/>
          <w:rFonts w:hint="cs"/>
          <w:spacing w:val="-2"/>
          <w:rtl/>
        </w:rPr>
        <w:t>מ</w:t>
      </w:r>
      <w:r w:rsidR="000521C0" w:rsidRPr="00062827">
        <w:rPr>
          <w:rStyle w:val="afff5"/>
          <w:spacing w:val="-2"/>
          <w:rtl/>
        </w:rPr>
        <w:t>כל מקו</w:t>
      </w:r>
      <w:r w:rsidRPr="00062827">
        <w:rPr>
          <w:rStyle w:val="afff5"/>
          <w:rFonts w:hint="cs"/>
          <w:spacing w:val="-2"/>
          <w:rtl/>
        </w:rPr>
        <w:t>ם</w:t>
      </w:r>
      <w:bookmarkEnd w:id="178"/>
      <w:bookmarkEnd w:id="179"/>
      <w:r w:rsidR="000521C0" w:rsidRPr="00062827">
        <w:rPr>
          <w:spacing w:val="-2"/>
          <w:rtl/>
        </w:rPr>
        <w:t xml:space="preserve"> </w:t>
      </w:r>
      <w:r w:rsidR="000521C0" w:rsidRPr="00062827">
        <w:rPr>
          <w:rStyle w:val="affff5"/>
          <w:rtl/>
        </w:rPr>
        <w:t>ל</w:t>
      </w:r>
      <w:r w:rsidRPr="00062827">
        <w:rPr>
          <w:rStyle w:val="affff5"/>
          <w:rFonts w:hint="cs"/>
          <w:rtl/>
        </w:rPr>
        <w:t>רבות:</w:t>
      </w:r>
      <w:r w:rsidR="000521C0" w:rsidRPr="00062827">
        <w:rPr>
          <w:spacing w:val="-2"/>
          <w:rtl/>
        </w:rPr>
        <w:t xml:space="preserve"> ממזר</w:t>
      </w:r>
      <w:r w:rsidRPr="00062827">
        <w:rPr>
          <w:rFonts w:hint="cs"/>
          <w:spacing w:val="-2"/>
          <w:rtl/>
        </w:rPr>
        <w:t>,</w:t>
      </w:r>
      <w:r w:rsidR="000521C0" w:rsidRPr="00062827">
        <w:rPr>
          <w:rFonts w:hint="cs"/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ש</w:t>
      </w:r>
      <w:r w:rsidR="000521C0" w:rsidRPr="00062827">
        <w:rPr>
          <w:rFonts w:hint="cs"/>
          <w:spacing w:val="-2"/>
          <w:rtl/>
        </w:rPr>
        <w:t xml:space="preserve">לא </w:t>
      </w:r>
      <w:r w:rsidRPr="00062827">
        <w:rPr>
          <w:rFonts w:hint="cs"/>
          <w:spacing w:val="-2"/>
          <w:rtl/>
        </w:rPr>
        <w:t>תלמד</w:t>
      </w:r>
      <w:r w:rsidR="000521C0" w:rsidRPr="00062827">
        <w:rPr>
          <w:rFonts w:hint="cs"/>
          <w:spacing w:val="-2"/>
          <w:rtl/>
        </w:rPr>
        <w:t xml:space="preserve"> </w:t>
      </w:r>
      <w:r w:rsidR="000521C0" w:rsidRPr="00062827">
        <w:rPr>
          <w:rStyle w:val="affff1"/>
          <w:rFonts w:hint="eastAsia"/>
          <w:spacing w:val="-2"/>
          <w:rtl/>
        </w:rPr>
        <w:t>אחוה</w:t>
      </w:r>
      <w:r w:rsidRPr="00062827">
        <w:rPr>
          <w:rStyle w:val="affff1"/>
          <w:rFonts w:hint="cs"/>
          <w:spacing w:val="-2"/>
          <w:rtl/>
        </w:rPr>
        <w:t xml:space="preserve"> אחוה</w:t>
      </w:r>
      <w:r w:rsidR="000521C0" w:rsidRPr="00062827">
        <w:rPr>
          <w:rFonts w:hint="cs"/>
          <w:spacing w:val="-2"/>
          <w:rtl/>
        </w:rPr>
        <w:t xml:space="preserve"> מבני יעקב </w:t>
      </w:r>
      <w:r w:rsidR="000521C0" w:rsidRPr="00062827">
        <w:rPr>
          <w:rStyle w:val="affff8"/>
          <w:rFonts w:hint="eastAsia"/>
          <w:spacing w:val="-2"/>
          <w:rtl/>
        </w:rPr>
        <w:t>כשרין</w:t>
      </w:r>
      <w:r w:rsidRPr="00062827">
        <w:rPr>
          <w:rStyle w:val="affff8"/>
          <w:rFonts w:hint="cs"/>
          <w:spacing w:val="-2"/>
          <w:rtl/>
        </w:rPr>
        <w:t>,</w:t>
      </w:r>
    </w:p>
    <w:p w14:paraId="2A23768E" w14:textId="5640A670" w:rsidR="000521C0" w:rsidRPr="00C35A2C" w:rsidRDefault="00A73EE4" w:rsidP="007750DB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כיון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Style w:val="affff8"/>
          <w:rFonts w:hint="cs"/>
          <w:rtl/>
        </w:rPr>
        <w:t>ש</w:t>
      </w:r>
      <w:r w:rsidRPr="00A72B9B">
        <w:rPr>
          <w:rStyle w:val="affff8"/>
          <w:rFonts w:hint="cs"/>
          <w:rtl/>
        </w:rPr>
        <w:t>בן ממזר</w:t>
      </w:r>
      <w:r w:rsidRPr="00C35A2C">
        <w:rPr>
          <w:rFonts w:ascii="FontbitDavid" w:hAnsi="FontbitDavid"/>
          <w:sz w:val="32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>לענין יבום פ</w:t>
      </w:r>
      <w:r>
        <w:rPr>
          <w:rFonts w:ascii="FontbitDavid" w:hAnsi="FontbitDavid" w:hint="cs"/>
          <w:sz w:val="32"/>
          <w:rtl/>
        </w:rPr>
        <w:t>ו</w:t>
      </w:r>
      <w:r w:rsidR="000521C0" w:rsidRPr="00C35A2C">
        <w:rPr>
          <w:rFonts w:ascii="FontbitDavid" w:hAnsi="FontbitDavid"/>
          <w:sz w:val="32"/>
          <w:rtl/>
        </w:rPr>
        <w:t>טר</w:t>
      </w:r>
      <w:r>
        <w:rPr>
          <w:rFonts w:ascii="FontbitDavid" w:hAnsi="FontbitDavid" w:hint="cs"/>
          <w:sz w:val="32"/>
          <w:rtl/>
        </w:rPr>
        <w:t xml:space="preserve"> - כמו כן</w:t>
      </w:r>
      <w:r w:rsidRPr="007750DB">
        <w:rPr>
          <w:rStyle w:val="affff8"/>
          <w:rtl/>
        </w:rPr>
        <w:t xml:space="preserve"> אח ממזר </w:t>
      </w:r>
      <w:r w:rsidR="000521C0" w:rsidRPr="00C35A2C">
        <w:rPr>
          <w:rFonts w:ascii="FontbitDavid" w:hAnsi="FontbitDavid"/>
          <w:sz w:val="32"/>
          <w:rtl/>
        </w:rPr>
        <w:t>ז</w:t>
      </w:r>
      <w:r>
        <w:rPr>
          <w:rFonts w:ascii="FontbitDavid" w:hAnsi="FontbitDavid" w:hint="cs"/>
          <w:sz w:val="32"/>
          <w:rtl/>
        </w:rPr>
        <w:t>ו</w:t>
      </w:r>
      <w:r w:rsidR="000521C0" w:rsidRPr="00C35A2C">
        <w:rPr>
          <w:rFonts w:ascii="FontbitDavid" w:hAnsi="FontbitDavid"/>
          <w:sz w:val="32"/>
          <w:rtl/>
        </w:rPr>
        <w:t>קק</w:t>
      </w:r>
      <w:r>
        <w:rPr>
          <w:rFonts w:ascii="FontbitDavid" w:hAnsi="FontbitDavid" w:hint="cs"/>
          <w:sz w:val="32"/>
          <w:rtl/>
        </w:rPr>
        <w:t xml:space="preserve"> ליבום</w:t>
      </w:r>
      <w:r w:rsidR="000521C0" w:rsidRPr="00C35A2C">
        <w:rPr>
          <w:rFonts w:ascii="FontbitDavid" w:hAnsi="FontbitDavid"/>
          <w:sz w:val="32"/>
          <w:rtl/>
        </w:rPr>
        <w:t>.</w:t>
      </w:r>
    </w:p>
    <w:p w14:paraId="2D87F888" w14:textId="77777777" w:rsidR="000521C0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lastRenderedPageBreak/>
        <w:t>כב:</w:t>
      </w:r>
    </w:p>
    <w:p w14:paraId="0D22376E" w14:textId="01C8B066" w:rsidR="00A73EE4" w:rsidRPr="00860949" w:rsidRDefault="00A73EE4" w:rsidP="00A73EE4">
      <w:pPr>
        <w:rPr>
          <w:rtl/>
        </w:rPr>
      </w:pPr>
      <w:bookmarkStart w:id="180" w:name="_Toc119172660"/>
      <w:bookmarkStart w:id="181" w:name="_Toc119229748"/>
      <w:r>
        <w:rPr>
          <w:rStyle w:val="afff5"/>
          <w:rFonts w:hint="cs"/>
          <w:rtl/>
        </w:rPr>
        <w:t>ו</w:t>
      </w:r>
      <w:r w:rsidR="000521C0" w:rsidRPr="007750DB">
        <w:rPr>
          <w:rStyle w:val="afff5"/>
          <w:rtl/>
        </w:rPr>
        <w:t>אחיו הוא לכל דב</w:t>
      </w:r>
      <w:r>
        <w:rPr>
          <w:rStyle w:val="afff5"/>
          <w:rFonts w:hint="cs"/>
          <w:rtl/>
        </w:rPr>
        <w:t>ר</w:t>
      </w:r>
      <w:bookmarkEnd w:id="180"/>
      <w:bookmarkEnd w:id="181"/>
      <w:r w:rsidR="000521C0" w:rsidRPr="00A73EE4">
        <w:rPr>
          <w:rtl/>
        </w:rPr>
        <w:t>.</w:t>
      </w:r>
      <w:r>
        <w:rPr>
          <w:rFonts w:ascii="FontbitDavid" w:hAnsi="FontbitDavid" w:cs="PFT_Frank" w:hint="cs"/>
          <w:b/>
          <w:bCs/>
          <w:spacing w:val="-8"/>
          <w:sz w:val="32"/>
          <w:szCs w:val="14"/>
          <w:rtl/>
        </w:rPr>
        <w:t xml:space="preserve"> </w:t>
      </w:r>
      <w:r w:rsidRPr="007750DB">
        <w:rPr>
          <w:rStyle w:val="affff5"/>
          <w:rFonts w:hint="eastAsia"/>
          <w:rtl/>
        </w:rPr>
        <w:t>לרבות</w:t>
      </w:r>
      <w:r w:rsidRPr="007750DB">
        <w:rPr>
          <w:rStyle w:val="affff5"/>
          <w:rtl/>
        </w:rPr>
        <w:t>:</w:t>
      </w:r>
      <w:r w:rsidR="000521C0" w:rsidRPr="00AC7749">
        <w:rPr>
          <w:rFonts w:ascii="FontbitDavid" w:hAnsi="FontbitDavid"/>
          <w:spacing w:val="-8"/>
          <w:sz w:val="32"/>
          <w:rtl/>
        </w:rPr>
        <w:t xml:space="preserve"> </w:t>
      </w:r>
      <w:r w:rsidR="000521C0" w:rsidRPr="00860949">
        <w:rPr>
          <w:rtl/>
        </w:rPr>
        <w:t>ליורשו וליטמא לו</w:t>
      </w:r>
      <w:r w:rsidRPr="00860949">
        <w:rPr>
          <w:rFonts w:hint="cs"/>
          <w:rtl/>
        </w:rPr>
        <w:t>,</w:t>
      </w:r>
    </w:p>
    <w:p w14:paraId="6CCC8E12" w14:textId="37D34DEF" w:rsidR="000521C0" w:rsidRDefault="00A73EE4" w:rsidP="00A73EE4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שאינו</w:t>
      </w:r>
      <w:r w:rsidR="000521C0" w:rsidRPr="00AC7749">
        <w:rPr>
          <w:rFonts w:ascii="FontbitDavid" w:hAnsi="FontbitDavid" w:hint="cs"/>
          <w:spacing w:val="-8"/>
          <w:sz w:val="32"/>
          <w:rtl/>
        </w:rPr>
        <w:t xml:space="preserve"> </w:t>
      </w:r>
      <w:r>
        <w:rPr>
          <w:rFonts w:ascii="FontbitDavid" w:hAnsi="FontbitDavid" w:hint="cs"/>
          <w:spacing w:val="-8"/>
          <w:sz w:val="32"/>
          <w:rtl/>
        </w:rPr>
        <w:t xml:space="preserve">כאשה </w:t>
      </w:r>
      <w:r w:rsidR="000521C0" w:rsidRPr="00AC7749">
        <w:rPr>
          <w:rFonts w:ascii="FontbitDavid" w:hAnsi="FontbitDavid" w:hint="cs"/>
          <w:spacing w:val="-8"/>
          <w:sz w:val="32"/>
          <w:rtl/>
        </w:rPr>
        <w:t>פסולה</w:t>
      </w:r>
      <w:r w:rsidRPr="007750DB">
        <w:rPr>
          <w:rStyle w:val="affff8"/>
          <w:rtl/>
        </w:rPr>
        <w:t xml:space="preserve"> שלא מיטמא</w:t>
      </w:r>
      <w:r w:rsidR="000521C0" w:rsidRPr="00C35A2C">
        <w:rPr>
          <w:rFonts w:ascii="FontbitDavid" w:hAnsi="FontbitDavid" w:hint="cs"/>
          <w:sz w:val="32"/>
          <w:rtl/>
        </w:rPr>
        <w:t xml:space="preserve"> דלאפוקי קיימא</w:t>
      </w:r>
      <w:r>
        <w:rPr>
          <w:rFonts w:ascii="FontbitDavid" w:hAnsi="FontbitDavid" w:hint="cs"/>
          <w:sz w:val="32"/>
          <w:rtl/>
        </w:rPr>
        <w:t>,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>
        <w:rPr>
          <w:rFonts w:ascii="FontbitDavid" w:hAnsi="FontbitDavid" w:hint="cs"/>
          <w:sz w:val="32"/>
          <w:rtl/>
        </w:rPr>
        <w:t>כאן</w:t>
      </w:r>
      <w:r w:rsidR="000521C0" w:rsidRPr="00C35A2C">
        <w:rPr>
          <w:rFonts w:ascii="FontbitDavid" w:hAnsi="FontbitDavid" w:hint="cs"/>
          <w:sz w:val="32"/>
          <w:rtl/>
        </w:rPr>
        <w:t xml:space="preserve"> אחיו הוא</w:t>
      </w:r>
      <w:r>
        <w:rPr>
          <w:rFonts w:ascii="FontbitDavid" w:hAnsi="FontbitDavid" w:hint="cs"/>
          <w:sz w:val="32"/>
          <w:rtl/>
        </w:rPr>
        <w:t>.</w:t>
      </w:r>
    </w:p>
    <w:p w14:paraId="282D6D99" w14:textId="00F3AABB" w:rsidR="000521C0" w:rsidRPr="00C35A2C" w:rsidRDefault="000521C0" w:rsidP="007750DB">
      <w:pPr>
        <w:pStyle w:val="afff4"/>
        <w:rPr>
          <w:rtl/>
        </w:rPr>
      </w:pPr>
      <w:ins w:id="9819" w:author="מספור קטעי משנה" w:date="2026-10-06T06:45:58Z">
        <w:r>
          <w:rPr>
            <w:rStyle w:val="MisparKeta"/>
          </w:rPr>
          <w:t xml:space="preserve">ב. </w:t>
        </w:r>
      </w:ins>
      <w:bookmarkStart w:id="182" w:name="_Toc119172661"/>
      <w:bookmarkStart w:id="183" w:name="_Toc119229749"/>
      <w:r w:rsidRPr="00C35A2C">
        <w:rPr>
          <w:rtl/>
        </w:rPr>
        <w:t xml:space="preserve">חוץ מאח מהשפחה </w:t>
      </w:r>
      <w:r w:rsidRPr="00A73EE4">
        <w:rPr>
          <w:rtl/>
        </w:rPr>
        <w:t>ומ</w:t>
      </w:r>
      <w:r w:rsidR="00A73EE4" w:rsidRPr="00A73EE4">
        <w:rPr>
          <w:rFonts w:hint="cs"/>
          <w:rtl/>
        </w:rPr>
        <w:t>הנכרית</w:t>
      </w:r>
      <w:r w:rsidRPr="00A73EE4">
        <w:rPr>
          <w:rtl/>
        </w:rPr>
        <w:t>.</w:t>
      </w:r>
      <w:r>
        <w:rPr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 xml:space="preserve">האשה וילדיה תהיה </w:t>
      </w:r>
      <w:r w:rsidRPr="007750DB">
        <w:rPr>
          <w:rStyle w:val="affff1"/>
          <w:b/>
          <w:bCs/>
          <w:rtl/>
        </w:rPr>
        <w:t>לאדוניה'</w:t>
      </w:r>
      <w:r w:rsidRPr="00AD1A41">
        <w:rPr>
          <w:rStyle w:val="affff1"/>
          <w:rtl/>
        </w:rPr>
        <w:t>.</w:t>
      </w:r>
      <w:bookmarkEnd w:id="182"/>
      <w:bookmarkEnd w:id="183"/>
    </w:p>
    <w:p w14:paraId="2E11E92F" w14:textId="5ADF67FE" w:rsidR="000521C0" w:rsidRPr="00C35A2C" w:rsidRDefault="000521C0" w:rsidP="00A73EE4">
      <w:pPr>
        <w:rPr>
          <w:rFonts w:ascii="FontbitDavid" w:hAnsi="FontbitDavid"/>
          <w:sz w:val="32"/>
          <w:rtl/>
        </w:rPr>
      </w:pPr>
      <w:bookmarkStart w:id="184" w:name="_Toc119172662"/>
      <w:bookmarkStart w:id="185" w:name="_Toc119229750"/>
      <w:r w:rsidRPr="007750DB">
        <w:rPr>
          <w:rStyle w:val="afff5"/>
          <w:rtl/>
        </w:rPr>
        <w:t>בן מ</w:t>
      </w:r>
      <w:r w:rsidR="00A73EE4" w:rsidRPr="007750DB">
        <w:rPr>
          <w:rStyle w:val="afff5"/>
          <w:rFonts w:hint="eastAsia"/>
          <w:rtl/>
        </w:rPr>
        <w:t>כל</w:t>
      </w:r>
      <w:r w:rsidR="00A73EE4" w:rsidRPr="007750DB">
        <w:rPr>
          <w:rStyle w:val="afff5"/>
          <w:rtl/>
        </w:rPr>
        <w:t xml:space="preserve"> </w:t>
      </w:r>
      <w:r w:rsidR="00A73EE4" w:rsidRPr="007750DB">
        <w:rPr>
          <w:rStyle w:val="afff5"/>
          <w:rFonts w:hint="eastAsia"/>
          <w:rtl/>
        </w:rPr>
        <w:t>מקו</w:t>
      </w:r>
      <w:r w:rsidR="00A73EE4">
        <w:rPr>
          <w:rStyle w:val="afff5"/>
          <w:rFonts w:hint="cs"/>
          <w:rtl/>
        </w:rPr>
        <w:t>ם</w:t>
      </w:r>
      <w:bookmarkEnd w:id="184"/>
      <w:bookmarkEnd w:id="185"/>
      <w:r w:rsidRPr="00A73EE4">
        <w:rPr>
          <w:rtl/>
        </w:rPr>
        <w:t>.</w:t>
      </w:r>
      <w:r w:rsidR="00A73EE4">
        <w:rPr>
          <w:rFonts w:ascii="FontbitDavid" w:hAnsi="FontbitDavid" w:hint="cs"/>
          <w:sz w:val="32"/>
          <w:rtl/>
        </w:rPr>
        <w:t xml:space="preserve"> </w:t>
      </w:r>
      <w:r w:rsidRPr="007750DB">
        <w:rPr>
          <w:rStyle w:val="affff5"/>
          <w:rFonts w:hint="eastAsia"/>
          <w:rtl/>
        </w:rPr>
        <w:t>ל</w:t>
      </w:r>
      <w:r w:rsidR="00A73EE4" w:rsidRPr="007750DB">
        <w:rPr>
          <w:rStyle w:val="affff5"/>
          <w:rFonts w:hint="eastAsia"/>
          <w:rtl/>
        </w:rPr>
        <w:t>רבות</w:t>
      </w:r>
      <w:r w:rsidR="00A73EE4" w:rsidRPr="007750DB">
        <w:rPr>
          <w:rStyle w:val="affff5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ממזר</w:t>
      </w:r>
      <w:r w:rsidR="00A73EE4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ובן אין לו</w:t>
      </w:r>
      <w:r w:rsidRPr="00AD1A41">
        <w:rPr>
          <w:rStyle w:val="affff1"/>
          <w:rFonts w:hint="cs"/>
          <w:rtl/>
        </w:rPr>
        <w:t>'</w:t>
      </w:r>
      <w:r w:rsidR="00A73EE4" w:rsidRPr="007750DB">
        <w:rPr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עיין עליו.</w:t>
      </w:r>
    </w:p>
    <w:p w14:paraId="002B84D3" w14:textId="652171E2" w:rsidR="000521C0" w:rsidRPr="00C35A2C" w:rsidRDefault="000521C0" w:rsidP="000521C0">
      <w:pPr>
        <w:pStyle w:val="afff4"/>
        <w:rPr>
          <w:rFonts w:ascii="FontbitDavid" w:hAnsi="FontbitDavid"/>
          <w:rtl/>
        </w:rPr>
      </w:pPr>
      <w:ins w:id="9820" w:author="מספור קטעי משנה" w:date="2026-10-06T06:45:58Z">
        <w:r>
          <w:rPr>
            <w:rStyle w:val="MisparKeta"/>
          </w:rPr>
          <w:t xml:space="preserve">ד. </w:t>
        </w:r>
      </w:ins>
      <w:bookmarkStart w:id="186" w:name="_Toc119172663"/>
      <w:bookmarkStart w:id="187" w:name="_Toc119229751"/>
      <w:r w:rsidRPr="000168DF">
        <w:rPr>
          <w:rtl/>
        </w:rPr>
        <w:t>וחייב על מכתו</w:t>
      </w:r>
      <w:r w:rsidRPr="00C35A2C">
        <w:rPr>
          <w:rFonts w:ascii="FontbitDavid" w:hAnsi="FontbitDavid" w:cs="Guttman Vilna"/>
          <w:rtl/>
        </w:rPr>
        <w:t>.</w:t>
      </w:r>
      <w:bookmarkEnd w:id="186"/>
      <w:bookmarkEnd w:id="187"/>
    </w:p>
    <w:p w14:paraId="2093307A" w14:textId="1C2ABD07" w:rsidR="000521C0" w:rsidRDefault="00A73EE4" w:rsidP="000521C0">
      <w:pPr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ויקשה</w:t>
      </w:r>
      <w:r w:rsidRPr="007750DB">
        <w:rPr>
          <w:rStyle w:val="affff5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B71F95">
        <w:rPr>
          <w:rStyle w:val="affff1"/>
          <w:rFonts w:hint="cs"/>
          <w:rtl/>
        </w:rPr>
        <w:t>'</w:t>
      </w:r>
      <w:r w:rsidR="000521C0" w:rsidRPr="00B71F95">
        <w:rPr>
          <w:rStyle w:val="affff1"/>
          <w:rtl/>
        </w:rPr>
        <w:t xml:space="preserve">ונשיא </w:t>
      </w:r>
      <w:r w:rsidR="000521C0" w:rsidRPr="007750DB">
        <w:rPr>
          <w:rStyle w:val="affff1"/>
          <w:b/>
          <w:bCs/>
          <w:rtl/>
        </w:rPr>
        <w:t>בעמך</w:t>
      </w:r>
      <w:r w:rsidR="000521C0" w:rsidRPr="00B71F95">
        <w:rPr>
          <w:rStyle w:val="affff1"/>
          <w:rtl/>
        </w:rPr>
        <w:t xml:space="preserve"> לא תאור</w:t>
      </w:r>
      <w:r w:rsidR="000521C0" w:rsidRPr="00B71F95">
        <w:rPr>
          <w:rStyle w:val="affff1"/>
          <w:rFonts w:hint="cs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7750DB">
        <w:rPr>
          <w:rStyle w:val="affff8"/>
          <w:rtl/>
        </w:rPr>
        <w:t>בעושה מעשה עמך!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-</w:t>
      </w:r>
      <w:r w:rsidR="000521C0" w:rsidRPr="00C35A2C">
        <w:rPr>
          <w:rFonts w:ascii="FontbitDavid" w:hAnsi="FontbitDavid" w:hint="cs"/>
          <w:sz w:val="32"/>
          <w:rtl/>
        </w:rPr>
        <w:t xml:space="preserve"> בשעשה תשובה</w:t>
      </w:r>
      <w:r>
        <w:rPr>
          <w:rFonts w:ascii="FontbitDavid" w:hAnsi="FontbitDavid" w:hint="cs"/>
          <w:sz w:val="32"/>
          <w:rtl/>
        </w:rPr>
        <w:t>,</w:t>
      </w:r>
    </w:p>
    <w:p w14:paraId="2A0BBED1" w14:textId="01A8EF4B" w:rsidR="000521C0" w:rsidRPr="00615A60" w:rsidRDefault="000521C0" w:rsidP="00615A60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ואף</w:t>
      </w:r>
      <w:r w:rsidRPr="00C35A2C">
        <w:rPr>
          <w:rFonts w:hint="cs"/>
          <w:rtl/>
        </w:rPr>
        <w:t xml:space="preserve"> </w:t>
      </w:r>
      <w:r w:rsidR="00A73EE4">
        <w:rPr>
          <w:rFonts w:hint="cs"/>
          <w:rtl/>
        </w:rPr>
        <w:t>ש</w:t>
      </w:r>
      <w:r w:rsidR="00A73EE4" w:rsidRPr="007750DB">
        <w:rPr>
          <w:rStyle w:val="affff1"/>
          <w:rFonts w:hint="eastAsia"/>
          <w:rtl/>
        </w:rPr>
        <w:t>אינו</w:t>
      </w:r>
      <w:r w:rsidR="00A73EE4" w:rsidRPr="007750DB">
        <w:rPr>
          <w:rStyle w:val="affff1"/>
          <w:rtl/>
        </w:rPr>
        <w:t xml:space="preserve"> </w:t>
      </w:r>
      <w:r w:rsidR="00A73EE4" w:rsidRPr="007750DB">
        <w:rPr>
          <w:rStyle w:val="affff1"/>
          <w:rFonts w:hint="eastAsia"/>
          <w:rtl/>
        </w:rPr>
        <w:t>יכול</w:t>
      </w:r>
      <w:r w:rsidR="00A73EE4" w:rsidRPr="007750DB">
        <w:rPr>
          <w:rStyle w:val="affff1"/>
          <w:rtl/>
        </w:rPr>
        <w:t xml:space="preserve"> </w:t>
      </w:r>
      <w:r w:rsidR="00A73EE4" w:rsidRPr="007750DB">
        <w:rPr>
          <w:rStyle w:val="affff1"/>
          <w:rFonts w:hint="eastAsia"/>
          <w:rtl/>
        </w:rPr>
        <w:t>לתקון</w:t>
      </w:r>
      <w:r w:rsidR="00A73EE4">
        <w:rPr>
          <w:rFonts w:hint="cs"/>
          <w:rtl/>
        </w:rPr>
        <w:t xml:space="preserve"> ה</w:t>
      </w:r>
      <w:r w:rsidRPr="00C35A2C">
        <w:rPr>
          <w:rtl/>
        </w:rPr>
        <w:t>ממזר</w:t>
      </w:r>
      <w:r w:rsidR="00A73EE4">
        <w:rPr>
          <w:rFonts w:hint="cs"/>
          <w:rtl/>
        </w:rPr>
        <w:t xml:space="preserve"> - עכשיו הוא</w:t>
      </w:r>
      <w:r w:rsidRPr="00C35A2C">
        <w:rPr>
          <w:rFonts w:hint="cs"/>
          <w:rtl/>
        </w:rPr>
        <w:t xml:space="preserve"> </w:t>
      </w:r>
      <w:r w:rsidR="00A73EE4">
        <w:rPr>
          <w:rFonts w:hint="cs"/>
          <w:rtl/>
        </w:rPr>
        <w:t>'</w:t>
      </w:r>
      <w:r w:rsidRPr="00C35A2C">
        <w:rPr>
          <w:rFonts w:hint="cs"/>
          <w:rtl/>
        </w:rPr>
        <w:t>עושה מעשה עמך</w:t>
      </w:r>
      <w:r w:rsidR="00A73EE4">
        <w:rPr>
          <w:rFonts w:hint="cs"/>
          <w:rtl/>
        </w:rPr>
        <w:t>'.</w:t>
      </w:r>
    </w:p>
    <w:p w14:paraId="402721FD" w14:textId="4CD97B17" w:rsidR="00A73EE4" w:rsidRPr="00A73EE4" w:rsidRDefault="00A73EE4" w:rsidP="00615A60">
      <w:pPr>
        <w:pStyle w:val="affff2"/>
        <w:rPr>
          <w:rtl/>
        </w:rPr>
      </w:pPr>
      <w:bookmarkStart w:id="188" w:name="_Toc119172664"/>
      <w:bookmarkStart w:id="189" w:name="_Toc119229752"/>
      <w:r>
        <w:rPr>
          <w:rFonts w:hint="cs"/>
          <w:rtl/>
        </w:rPr>
        <w:t>ערות אחות</w:t>
      </w:r>
      <w:bookmarkEnd w:id="188"/>
      <w:bookmarkEnd w:id="189"/>
    </w:p>
    <w:p w14:paraId="70656945" w14:textId="4B7F3EA9" w:rsidR="00A73EE4" w:rsidRDefault="000521C0" w:rsidP="000521C0">
      <w:pPr>
        <w:rPr>
          <w:rFonts w:ascii="FontbitDavid" w:hAnsi="FontbitDavid"/>
          <w:sz w:val="32"/>
          <w:rtl/>
        </w:rPr>
      </w:pPr>
      <w:r w:rsidRPr="009445D4">
        <w:rPr>
          <w:rStyle w:val="affff5"/>
          <w:rtl/>
        </w:rPr>
        <w:t>ת"ר: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הבא על </w:t>
      </w:r>
      <w:r w:rsidR="00A73EE4">
        <w:rPr>
          <w:rFonts w:ascii="FontbitDavid" w:hAnsi="FontbitDavid" w:cs="PFT_Frank" w:hint="cs"/>
          <w:b/>
          <w:bCs/>
          <w:sz w:val="14"/>
          <w:szCs w:val="14"/>
          <w:rtl/>
        </w:rPr>
        <w:t>'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>אחותו</w:t>
      </w:r>
      <w:r w:rsidR="00A73EE4">
        <w:rPr>
          <w:rFonts w:ascii="FontbitDavid" w:hAnsi="FontbitDavid" w:cs="PFT_Frank" w:hint="cs"/>
          <w:b/>
          <w:bCs/>
          <w:sz w:val="14"/>
          <w:szCs w:val="14"/>
          <w:rtl/>
        </w:rPr>
        <w:t>'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והיא </w:t>
      </w:r>
      <w:r w:rsidR="00A73EE4">
        <w:rPr>
          <w:rFonts w:ascii="FontbitDavid" w:hAnsi="FontbitDavid" w:cs="PFT_Frank" w:hint="cs"/>
          <w:b/>
          <w:bCs/>
          <w:sz w:val="14"/>
          <w:szCs w:val="14"/>
          <w:rtl/>
        </w:rPr>
        <w:t>'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>בת אשת אביו</w:t>
      </w:r>
      <w:r w:rsidR="00A73EE4">
        <w:rPr>
          <w:rFonts w:ascii="FontbitDavid" w:hAnsi="FontbitDavid" w:cs="PFT_Frank" w:hint="cs"/>
          <w:b/>
          <w:bCs/>
          <w:sz w:val="14"/>
          <w:szCs w:val="14"/>
          <w:rtl/>
        </w:rPr>
        <w:t>'</w:t>
      </w:r>
      <w:r w:rsidR="00A73EE4">
        <w:rPr>
          <w:rFonts w:ascii="FontbitDavid" w:hAnsi="FontbitDavid" w:hint="cs"/>
          <w:sz w:val="32"/>
          <w:rtl/>
        </w:rPr>
        <w:t>,</w:t>
      </w:r>
    </w:p>
    <w:p w14:paraId="766CBC86" w14:textId="477EEADE" w:rsidR="000521C0" w:rsidRPr="00C35A2C" w:rsidRDefault="000521C0" w:rsidP="00A73EE4">
      <w:pPr>
        <w:rPr>
          <w:rFonts w:ascii="FontbitDavid" w:hAnsi="FontbitDavid"/>
          <w:sz w:val="32"/>
          <w:rtl/>
        </w:rPr>
      </w:pPr>
      <w:r w:rsidRPr="009445D4">
        <w:rPr>
          <w:rStyle w:val="affff5"/>
          <w:rFonts w:hint="cs"/>
          <w:rtl/>
        </w:rPr>
        <w:t>רבנן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חייב משום </w:t>
      </w:r>
      <w:r w:rsidR="00A73EE4">
        <w:rPr>
          <w:rFonts w:ascii="FontbitDavid" w:hAnsi="FontbitDavid" w:hint="cs"/>
          <w:sz w:val="32"/>
          <w:rtl/>
        </w:rPr>
        <w:t xml:space="preserve">שניהם, </w:t>
      </w:r>
      <w:r w:rsidR="00A73EE4">
        <w:rPr>
          <w:rFonts w:ascii="FontbitDavid" w:hAnsi="FontbitDavid"/>
          <w:sz w:val="32"/>
          <w:rtl/>
        </w:rPr>
        <w:tab/>
      </w:r>
      <w:r w:rsidR="00A73EE4">
        <w:rPr>
          <w:rFonts w:ascii="FontbitDavid" w:hAnsi="FontbitDavid"/>
          <w:sz w:val="32"/>
          <w:rtl/>
        </w:rPr>
        <w:tab/>
      </w:r>
      <w:r w:rsidR="00A73EE4">
        <w:rPr>
          <w:rFonts w:ascii="FontbitDavid" w:hAnsi="FontbitDavid"/>
          <w:sz w:val="32"/>
          <w:rtl/>
        </w:rPr>
        <w:tab/>
      </w:r>
      <w:r w:rsidR="00A73EE4">
        <w:rPr>
          <w:rFonts w:ascii="FontbitDavid" w:hAnsi="FontbitDavid"/>
          <w:sz w:val="32"/>
          <w:rtl/>
        </w:rPr>
        <w:tab/>
      </w:r>
      <w:r w:rsidRPr="009445D4">
        <w:rPr>
          <w:rStyle w:val="affff5"/>
          <w:rtl/>
        </w:rPr>
        <w:t>ר</w:t>
      </w:r>
      <w:r w:rsidRPr="009445D4">
        <w:rPr>
          <w:rStyle w:val="affff5"/>
          <w:rFonts w:hint="cs"/>
          <w:rtl/>
        </w:rPr>
        <w:t>יב</w:t>
      </w:r>
      <w:r w:rsidRPr="009445D4">
        <w:rPr>
          <w:rStyle w:val="affff5"/>
          <w:rtl/>
        </w:rPr>
        <w:t>"</w:t>
      </w:r>
      <w:r w:rsidRPr="009445D4">
        <w:rPr>
          <w:rStyle w:val="affff5"/>
          <w:rFonts w:hint="cs"/>
          <w:rtl/>
        </w:rPr>
        <w:t>י</w:t>
      </w:r>
      <w:r w:rsidRPr="009445D4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חייב </w:t>
      </w:r>
      <w:r w:rsidR="00A73EE4">
        <w:rPr>
          <w:rFonts w:ascii="FontbitDavid" w:hAnsi="FontbitDavid" w:hint="cs"/>
          <w:sz w:val="32"/>
          <w:rtl/>
        </w:rPr>
        <w:t>רק</w:t>
      </w:r>
      <w:r w:rsidR="00A73EE4" w:rsidRPr="00C35A2C"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משום אחותו.</w:t>
      </w:r>
    </w:p>
    <w:p w14:paraId="1EA93B62" w14:textId="363CBAF6" w:rsidR="00A73EE4" w:rsidRDefault="000521C0" w:rsidP="000521C0">
      <w:pPr>
        <w:rPr>
          <w:rStyle w:val="affff8"/>
          <w:rtl/>
        </w:rPr>
      </w:pPr>
      <w:r w:rsidRPr="007750DB">
        <w:rPr>
          <w:rStyle w:val="affff5"/>
          <w:rFonts w:hint="eastAsia"/>
          <w:rtl/>
        </w:rPr>
        <w:t>טעם</w:t>
      </w:r>
      <w:r w:rsidRPr="007750DB">
        <w:rPr>
          <w:rStyle w:val="affff5"/>
          <w:rtl/>
        </w:rPr>
        <w:t xml:space="preserve"> </w:t>
      </w:r>
      <w:r w:rsidRPr="00A73EE4">
        <w:rPr>
          <w:rStyle w:val="affff5"/>
          <w:rFonts w:hint="cs"/>
          <w:rtl/>
        </w:rPr>
        <w:t>רבנן</w:t>
      </w:r>
      <w:r w:rsidR="00A73EE4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005FBC">
        <w:rPr>
          <w:rStyle w:val="affff1"/>
          <w:rFonts w:hint="cs"/>
          <w:rtl/>
        </w:rPr>
        <w:t>'</w:t>
      </w:r>
      <w:r w:rsidRPr="00005FBC">
        <w:rPr>
          <w:rStyle w:val="affff1"/>
          <w:rtl/>
        </w:rPr>
        <w:t>ערות אחותך בת אביך או בת אמך</w:t>
      </w:r>
      <w:r w:rsidR="00A73EE4">
        <w:rPr>
          <w:rStyle w:val="affff1"/>
          <w:rFonts w:hint="cs"/>
          <w:rtl/>
        </w:rPr>
        <w:t xml:space="preserve">..' </w:t>
      </w:r>
      <w:r w:rsidR="00A73EE4" w:rsidRPr="007750DB">
        <w:rPr>
          <w:rStyle w:val="affff8"/>
          <w:rFonts w:hint="eastAsia"/>
          <w:rtl/>
        </w:rPr>
        <w:t>אפי</w:t>
      </w:r>
      <w:r w:rsidR="00A73EE4" w:rsidRPr="007750DB">
        <w:rPr>
          <w:rStyle w:val="affff8"/>
          <w:rtl/>
        </w:rPr>
        <w:t xml:space="preserve">' </w:t>
      </w:r>
      <w:r w:rsidR="00A73EE4" w:rsidRPr="007750DB">
        <w:rPr>
          <w:rStyle w:val="affff8"/>
          <w:rFonts w:hint="eastAsia"/>
          <w:rtl/>
        </w:rPr>
        <w:t>מהאונסין</w:t>
      </w:r>
      <w:r w:rsidR="00A73EE4">
        <w:rPr>
          <w:rStyle w:val="affff8"/>
          <w:rFonts w:hint="cs"/>
          <w:rtl/>
        </w:rPr>
        <w:t>,</w:t>
      </w:r>
      <w:r w:rsidRPr="00005FBC">
        <w:rPr>
          <w:rStyle w:val="affff1"/>
          <w:rtl/>
        </w:rPr>
        <w:t xml:space="preserve"> </w:t>
      </w:r>
      <w:r w:rsidR="00A73EE4" w:rsidRPr="00A07384">
        <w:rPr>
          <w:rStyle w:val="affff8"/>
          <w:rFonts w:cs="PFT_Frank" w:hint="eastAsia"/>
          <w:b/>
          <w:bCs/>
          <w:szCs w:val="10"/>
          <w:rtl/>
        </w:rPr>
        <w:t>וכתב</w:t>
      </w:r>
      <w:r w:rsidR="00A73EE4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A73EE4" w:rsidRPr="00A07384">
        <w:rPr>
          <w:rStyle w:val="affff8"/>
          <w:rFonts w:cs="PFT_Frank" w:hint="eastAsia"/>
          <w:b/>
          <w:bCs/>
          <w:szCs w:val="10"/>
          <w:rtl/>
        </w:rPr>
        <w:t>שוב</w:t>
      </w:r>
      <w:r w:rsidR="00A73EE4">
        <w:rPr>
          <w:rStyle w:val="affff8"/>
          <w:rFonts w:hint="cs"/>
          <w:rtl/>
        </w:rPr>
        <w:t>:</w:t>
      </w:r>
    </w:p>
    <w:p w14:paraId="44894BAD" w14:textId="52DD3965" w:rsidR="000521C0" w:rsidRDefault="00A73EE4" w:rsidP="007750DB">
      <w:pPr>
        <w:ind w:left="339" w:firstLine="113"/>
        <w:rPr>
          <w:rFonts w:ascii="FontbitDavid" w:hAnsi="FontbitDavid"/>
          <w:sz w:val="32"/>
          <w:rtl/>
        </w:rPr>
      </w:pPr>
      <w:r>
        <w:rPr>
          <w:rStyle w:val="affff1"/>
          <w:rFonts w:hint="cs"/>
          <w:rtl/>
        </w:rPr>
        <w:t xml:space="preserve">  '</w:t>
      </w:r>
      <w:r w:rsidR="000521C0" w:rsidRPr="00005FBC">
        <w:rPr>
          <w:rStyle w:val="affff1"/>
          <w:rtl/>
        </w:rPr>
        <w:t>ערות בת אשת אביך מולדת אביך אחותך</w:t>
      </w:r>
      <w:r>
        <w:rPr>
          <w:rStyle w:val="affff1"/>
          <w:rFonts w:hint="cs"/>
          <w:rtl/>
        </w:rPr>
        <w:t xml:space="preserve"> היא</w:t>
      </w:r>
      <w:r w:rsidR="000521C0" w:rsidRPr="00005FBC">
        <w:rPr>
          <w:rStyle w:val="affff1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לחייב שתים.</w:t>
      </w:r>
    </w:p>
    <w:p w14:paraId="5CFF6943" w14:textId="294302FB" w:rsidR="000521C0" w:rsidRPr="00AC7749" w:rsidRDefault="00A73EE4" w:rsidP="000521C0">
      <w:pPr>
        <w:rPr>
          <w:rFonts w:ascii="FontbitDavid" w:hAnsi="FontbitDavid"/>
          <w:spacing w:val="-2"/>
          <w:sz w:val="32"/>
          <w:rtl/>
        </w:rPr>
      </w:pPr>
      <w:r>
        <w:rPr>
          <w:rStyle w:val="affff5"/>
          <w:rFonts w:hint="cs"/>
          <w:rtl/>
        </w:rPr>
        <w:t>ט</w:t>
      </w:r>
      <w:r w:rsidR="000521C0" w:rsidRPr="007750DB">
        <w:rPr>
          <w:rStyle w:val="affff5"/>
          <w:rFonts w:hint="eastAsia"/>
          <w:rtl/>
        </w:rPr>
        <w:t>עם</w:t>
      </w:r>
      <w:r w:rsidR="000521C0" w:rsidRPr="007750DB">
        <w:rPr>
          <w:rStyle w:val="affff5"/>
          <w:rtl/>
        </w:rPr>
        <w:t xml:space="preserve"> </w:t>
      </w:r>
      <w:r w:rsidR="000521C0" w:rsidRPr="009445D4">
        <w:rPr>
          <w:rStyle w:val="affff5"/>
          <w:rFonts w:hint="cs"/>
          <w:rtl/>
        </w:rPr>
        <w:t>ריב</w:t>
      </w:r>
      <w:r w:rsidR="000521C0" w:rsidRPr="009445D4">
        <w:rPr>
          <w:rStyle w:val="affff5"/>
          <w:rtl/>
        </w:rPr>
        <w:t>"</w:t>
      </w:r>
      <w:r w:rsidR="000521C0" w:rsidRPr="009445D4">
        <w:rPr>
          <w:rStyle w:val="affff5"/>
          <w:rFonts w:hint="cs"/>
          <w:rtl/>
        </w:rPr>
        <w:t>י</w:t>
      </w:r>
      <w:r w:rsidR="000521C0" w:rsidRPr="009445D4">
        <w:rPr>
          <w:rStyle w:val="affff5"/>
          <w:rtl/>
        </w:rPr>
        <w:t>:</w:t>
      </w:r>
      <w:r w:rsidR="000521C0" w:rsidRPr="00AC7749">
        <w:rPr>
          <w:rFonts w:ascii="FontbitDavid" w:hAnsi="FontbitDavid"/>
          <w:spacing w:val="-2"/>
          <w:sz w:val="32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="000521C0" w:rsidRPr="007750DB">
        <w:rPr>
          <w:rStyle w:val="affff1"/>
          <w:rtl/>
        </w:rPr>
        <w:t>אחותך היא</w:t>
      </w:r>
      <w:r>
        <w:rPr>
          <w:rStyle w:val="affff1"/>
          <w:rFonts w:hint="cs"/>
          <w:rtl/>
        </w:rPr>
        <w:t>'</w:t>
      </w:r>
      <w:r w:rsidR="000521C0" w:rsidRPr="00AC7749">
        <w:rPr>
          <w:rFonts w:ascii="FontbitDavid" w:hAnsi="FontbitDavid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 xml:space="preserve">- רק </w:t>
      </w:r>
      <w:r w:rsidR="000521C0" w:rsidRPr="00AC7749">
        <w:rPr>
          <w:rFonts w:ascii="FontbitDavid" w:hAnsi="FontbitDavid"/>
          <w:spacing w:val="-2"/>
          <w:sz w:val="32"/>
          <w:rtl/>
        </w:rPr>
        <w:t xml:space="preserve">משום </w:t>
      </w:r>
      <w:r>
        <w:rPr>
          <w:rFonts w:ascii="FontbitDavid" w:hAnsi="FontbitDavid" w:hint="cs"/>
          <w:spacing w:val="-2"/>
          <w:sz w:val="32"/>
          <w:rtl/>
        </w:rPr>
        <w:t>'</w:t>
      </w:r>
      <w:r w:rsidR="000521C0" w:rsidRPr="00AC7749">
        <w:rPr>
          <w:rFonts w:ascii="FontbitDavid" w:hAnsi="FontbitDavid"/>
          <w:spacing w:val="-2"/>
          <w:sz w:val="32"/>
          <w:rtl/>
        </w:rPr>
        <w:t>אחותו</w:t>
      </w:r>
      <w:r>
        <w:rPr>
          <w:rFonts w:ascii="FontbitDavid" w:hAnsi="FontbitDavid" w:hint="cs"/>
          <w:spacing w:val="-2"/>
          <w:sz w:val="32"/>
          <w:rtl/>
        </w:rPr>
        <w:t>'</w:t>
      </w:r>
      <w:r w:rsidR="000521C0" w:rsidRPr="00AC7749">
        <w:rPr>
          <w:rFonts w:ascii="FontbitDavid" w:hAnsi="FontbitDavid"/>
          <w:spacing w:val="-2"/>
          <w:sz w:val="32"/>
          <w:rtl/>
        </w:rPr>
        <w:t xml:space="preserve"> אתה מחייבו.</w:t>
      </w:r>
    </w:p>
    <w:p w14:paraId="4C0580C5" w14:textId="13DF346B" w:rsidR="00C23BBF" w:rsidRDefault="000521C0" w:rsidP="00A73EE4">
      <w:pPr>
        <w:rPr>
          <w:rFonts w:ascii="FontbitDavid" w:hAnsi="FontbitDavid"/>
          <w:spacing w:val="-4"/>
          <w:sz w:val="32"/>
          <w:rtl/>
        </w:rPr>
      </w:pPr>
      <w:r w:rsidRPr="009445D4">
        <w:rPr>
          <w:rStyle w:val="affff5"/>
          <w:rtl/>
        </w:rPr>
        <w:t>ורבנן</w:t>
      </w:r>
      <w:r w:rsidRPr="009445D4">
        <w:rPr>
          <w:rStyle w:val="affff5"/>
          <w:rFonts w:hint="cs"/>
          <w:rtl/>
        </w:rPr>
        <w:t>:</w:t>
      </w:r>
      <w:r w:rsidRPr="00AC7749">
        <w:rPr>
          <w:rFonts w:ascii="FontbitDavid" w:hAnsi="FontbitDavid" w:hint="cs"/>
          <w:spacing w:val="-4"/>
          <w:sz w:val="32"/>
          <w:rtl/>
        </w:rPr>
        <w:t xml:space="preserve"> </w:t>
      </w:r>
      <w:r w:rsidRPr="00AC7749">
        <w:rPr>
          <w:rStyle w:val="affff1"/>
          <w:rFonts w:hint="cs"/>
          <w:spacing w:val="-4"/>
          <w:rtl/>
        </w:rPr>
        <w:t>'</w:t>
      </w:r>
      <w:r w:rsidRPr="00AC7749">
        <w:rPr>
          <w:rStyle w:val="affff1"/>
          <w:spacing w:val="-4"/>
          <w:rtl/>
        </w:rPr>
        <w:t>אחותך</w:t>
      </w:r>
      <w:r w:rsidRPr="00AC7749">
        <w:rPr>
          <w:rStyle w:val="affff1"/>
          <w:rFonts w:hint="cs"/>
          <w:spacing w:val="-4"/>
          <w:rtl/>
        </w:rPr>
        <w:t>'</w:t>
      </w:r>
      <w:r w:rsidRPr="00AC7749">
        <w:rPr>
          <w:rStyle w:val="affff1"/>
          <w:spacing w:val="-4"/>
          <w:rtl/>
        </w:rPr>
        <w:t xml:space="preserve"> </w:t>
      </w:r>
      <w:r w:rsidR="00A73EE4">
        <w:rPr>
          <w:rFonts w:ascii="FontbitDavid" w:hAnsi="FontbitDavid" w:hint="cs"/>
          <w:spacing w:val="-4"/>
          <w:sz w:val="32"/>
          <w:rtl/>
        </w:rPr>
        <w:t xml:space="preserve">- </w:t>
      </w:r>
      <w:r w:rsidRPr="00AC7749">
        <w:rPr>
          <w:rFonts w:ascii="FontbitDavid" w:hAnsi="FontbitDavid"/>
          <w:spacing w:val="-4"/>
          <w:sz w:val="32"/>
          <w:rtl/>
        </w:rPr>
        <w:t xml:space="preserve">לחייב על </w:t>
      </w:r>
      <w:r w:rsidR="00A73EE4">
        <w:rPr>
          <w:rFonts w:ascii="FontbitDavid" w:hAnsi="FontbitDavid" w:hint="cs"/>
          <w:spacing w:val="-4"/>
          <w:sz w:val="32"/>
          <w:rtl/>
        </w:rPr>
        <w:t>'</w:t>
      </w:r>
      <w:r>
        <w:rPr>
          <w:rStyle w:val="affff1"/>
          <w:rFonts w:ascii="FontbitDavid" w:hAnsi="FontbitDavid"/>
          <w:spacing w:val="-4"/>
          <w:sz w:val="32"/>
          <w:rtl/>
          <w:rPrChange w:id="9008" w:author="מנוע פסוקים" w:date="2026-10-05T16:38:21Z">
            <w:rPr>
              <w:rFonts w:ascii="FontbitDavid" w:hAnsi="FontbitDavid"/>
              <w:spacing w:val="-4"/>
              <w:sz w:val="32"/>
              <w:rtl/>
            </w:rPr>
          </w:rPrChange>
        </w:rPr>
        <w:t xml:space="preserve">אחותו בת אביו</w:t>
      </w:r>
      <w:r>
        <w:rPr>
          <w:rFonts w:ascii="FontbitDavid" w:hAnsi="FontbitDavid"/>
          <w:spacing w:val="-4"/>
          <w:sz w:val="32"/>
          <w:rtl/>
        </w:rPr>
        <w:t xml:space="preserve"> ואמו</w:t>
      </w:r>
      <w:r w:rsidR="00A73EE4">
        <w:rPr>
          <w:rFonts w:ascii="FontbitDavid" w:hAnsi="FontbitDavid" w:hint="cs"/>
          <w:spacing w:val="-4"/>
          <w:sz w:val="32"/>
          <w:rtl/>
        </w:rPr>
        <w:t>'</w:t>
      </w:r>
      <w:r w:rsidR="00C23BBF">
        <w:rPr>
          <w:rFonts w:ascii="FontbitDavid" w:hAnsi="FontbitDavid" w:hint="cs"/>
          <w:spacing w:val="-4"/>
          <w:sz w:val="32"/>
          <w:rtl/>
        </w:rPr>
        <w:t xml:space="preserve"> </w:t>
      </w:r>
      <w:r w:rsidR="00C23BBF">
        <w:rPr>
          <w:rStyle w:val="affff8"/>
          <w:rFonts w:hint="cs"/>
          <w:rtl/>
        </w:rPr>
        <w:t xml:space="preserve">אפי' </w:t>
      </w:r>
      <w:r w:rsidR="00C23BBF" w:rsidRPr="007750DB">
        <w:rPr>
          <w:rStyle w:val="affff8"/>
          <w:rFonts w:hint="eastAsia"/>
          <w:rtl/>
        </w:rPr>
        <w:t>מהאונסין</w:t>
      </w:r>
      <w:r w:rsidRPr="00AC7749">
        <w:rPr>
          <w:rFonts w:ascii="FontbitDavid" w:hAnsi="FontbitDavid"/>
          <w:spacing w:val="-4"/>
          <w:sz w:val="32"/>
          <w:rtl/>
        </w:rPr>
        <w:t>,</w:t>
      </w:r>
    </w:p>
    <w:p w14:paraId="51ABC424" w14:textId="75978C01" w:rsidR="00C23BBF" w:rsidRDefault="00C23BBF" w:rsidP="00C23BBF">
      <w:pPr>
        <w:rPr>
          <w:rFonts w:ascii="FontbitDavid" w:hAnsi="FontbitDavid"/>
          <w:sz w:val="32"/>
          <w:rtl/>
        </w:rPr>
      </w:pPr>
      <w:r>
        <w:rPr>
          <w:rFonts w:ascii="FontbitDavid" w:hAnsi="FontbitDavid"/>
          <w:spacing w:val="-4"/>
          <w:sz w:val="32"/>
          <w:rtl/>
        </w:rPr>
        <w:tab/>
      </w:r>
      <w:r>
        <w:rPr>
          <w:rFonts w:ascii="FontbitDavid" w:hAnsi="FontbitDavid"/>
          <w:spacing w:val="-4"/>
          <w:sz w:val="32"/>
          <w:rtl/>
        </w:rPr>
        <w:tab/>
      </w:r>
      <w:r>
        <w:rPr>
          <w:rFonts w:ascii="FontbitDavid" w:hAnsi="FontbitDavid"/>
          <w:spacing w:val="-4"/>
          <w:sz w:val="32"/>
          <w:rtl/>
        </w:rPr>
        <w:tab/>
      </w:r>
      <w:r w:rsidR="000521C0" w:rsidRPr="00BF2C41">
        <w:rPr>
          <w:rStyle w:val="affff1"/>
          <w:rFonts w:hint="cs"/>
          <w:rtl/>
        </w:rPr>
        <w:t xml:space="preserve">'היא' </w:t>
      </w:r>
      <w:r>
        <w:rPr>
          <w:rFonts w:ascii="FontbitDavid" w:hAnsi="FontbitDavid" w:hint="cs"/>
          <w:sz w:val="32"/>
          <w:rtl/>
        </w:rPr>
        <w:t>-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שאפי'</w:t>
      </w:r>
      <w:r w:rsidR="000521C0" w:rsidRPr="00C35A2C">
        <w:rPr>
          <w:rFonts w:ascii="FontbitDavid" w:hAnsi="FontbitDavid"/>
          <w:sz w:val="32"/>
          <w:rtl/>
        </w:rPr>
        <w:t xml:space="preserve"> בעלמא </w:t>
      </w:r>
      <w:r>
        <w:rPr>
          <w:rFonts w:ascii="FontbitDavid" w:hAnsi="FontbitDavid" w:hint="cs"/>
          <w:sz w:val="32"/>
          <w:rtl/>
        </w:rPr>
        <w:t xml:space="preserve">אין </w:t>
      </w:r>
      <w:r w:rsidR="000521C0" w:rsidRPr="00C35A2C">
        <w:rPr>
          <w:rFonts w:ascii="FontbitDavid" w:hAnsi="FontbitDavid"/>
          <w:sz w:val="32"/>
          <w:rtl/>
        </w:rPr>
        <w:t>מזהירין מן הדין</w:t>
      </w:r>
      <w:r>
        <w:rPr>
          <w:rFonts w:ascii="FontbitDavid" w:hAnsi="FontbitDavid" w:hint="cs"/>
          <w:sz w:val="32"/>
          <w:rtl/>
        </w:rPr>
        <w:t>.</w:t>
      </w:r>
    </w:p>
    <w:p w14:paraId="596EB29A" w14:textId="72231A4B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914B9A">
        <w:rPr>
          <w:rStyle w:val="affff5"/>
          <w:rFonts w:hint="cs"/>
          <w:rtl/>
        </w:rPr>
        <w:t>וריב</w:t>
      </w:r>
      <w:r w:rsidRPr="00914B9A">
        <w:rPr>
          <w:rStyle w:val="affff5"/>
          <w:rtl/>
        </w:rPr>
        <w:t>"</w:t>
      </w:r>
      <w:r w:rsidRPr="00914B9A">
        <w:rPr>
          <w:rStyle w:val="affff5"/>
          <w:rFonts w:hint="cs"/>
          <w:rtl/>
        </w:rPr>
        <w:t>י:</w:t>
      </w:r>
      <w:r w:rsidRPr="00C35A2C">
        <w:rPr>
          <w:rFonts w:ascii="FontbitDavid" w:hAnsi="FontbitDavid" w:hint="cs"/>
          <w:sz w:val="32"/>
          <w:rtl/>
        </w:rPr>
        <w:t xml:space="preserve"> א</w:t>
      </w:r>
      <w:r w:rsidR="00C23BBF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C23BBF">
        <w:rPr>
          <w:rFonts w:ascii="FontbitDavid" w:hAnsi="FontbitDavid" w:hint="cs"/>
          <w:sz w:val="32"/>
          <w:rtl/>
        </w:rPr>
        <w:t xml:space="preserve">רק לכך שיכתבנו </w:t>
      </w:r>
      <w:r w:rsidRPr="00C35A2C">
        <w:rPr>
          <w:rFonts w:ascii="FontbitDavid" w:hAnsi="FontbitDavid"/>
          <w:sz w:val="32"/>
          <w:rtl/>
        </w:rPr>
        <w:t>באידך קרא</w:t>
      </w:r>
      <w:r w:rsidR="00C23BBF">
        <w:rPr>
          <w:rFonts w:ascii="FontbitDavid" w:hAnsi="FontbitDavid" w:hint="cs"/>
          <w:sz w:val="32"/>
          <w:rtl/>
        </w:rPr>
        <w:t>.</w:t>
      </w:r>
    </w:p>
    <w:p w14:paraId="40DD2D4F" w14:textId="2A6AF869" w:rsidR="00C23BBF" w:rsidRPr="007750DB" w:rsidRDefault="00C23BBF" w:rsidP="00615A60">
      <w:pPr>
        <w:pStyle w:val="affff2"/>
        <w:rPr>
          <w:rtl/>
        </w:rPr>
      </w:pPr>
      <w:bookmarkStart w:id="190" w:name="_Toc119172665"/>
      <w:bookmarkStart w:id="191" w:name="_Toc119229753"/>
      <w:r w:rsidRPr="007750DB">
        <w:rPr>
          <w:rFonts w:hint="eastAsia"/>
          <w:rtl/>
        </w:rPr>
        <w:t>אחות</w:t>
      </w:r>
      <w:r w:rsidRPr="007750DB">
        <w:rPr>
          <w:rtl/>
        </w:rPr>
        <w:t xml:space="preserve"> </w:t>
      </w:r>
      <w:r w:rsidRPr="007750DB">
        <w:rPr>
          <w:rStyle w:val="affff8"/>
          <w:rFonts w:cs="PFT_Frank" w:hint="eastAsia"/>
          <w:rtl/>
        </w:rPr>
        <w:t>או</w:t>
      </w:r>
      <w:r w:rsidRPr="007750DB">
        <w:rPr>
          <w:rStyle w:val="affff8"/>
          <w:rFonts w:cs="PFT_Frank"/>
          <w:rtl/>
        </w:rPr>
        <w:t xml:space="preserve"> </w:t>
      </w:r>
      <w:r w:rsidRPr="007750DB">
        <w:rPr>
          <w:rStyle w:val="affff8"/>
          <w:rFonts w:cs="PFT_Frank" w:hint="eastAsia"/>
          <w:rtl/>
        </w:rPr>
        <w:t>בן</w:t>
      </w:r>
      <w:r w:rsidRPr="007750DB">
        <w:rPr>
          <w:rtl/>
        </w:rPr>
        <w:t xml:space="preserve"> משפחה ו</w:t>
      </w:r>
      <w:r>
        <w:rPr>
          <w:rFonts w:hint="cs"/>
          <w:rtl/>
        </w:rPr>
        <w:t>מה</w:t>
      </w:r>
      <w:r w:rsidRPr="007750DB">
        <w:rPr>
          <w:rFonts w:hint="eastAsia"/>
          <w:rtl/>
        </w:rPr>
        <w:t>נכרית</w:t>
      </w:r>
      <w:bookmarkEnd w:id="190"/>
      <w:bookmarkEnd w:id="191"/>
    </w:p>
    <w:p w14:paraId="06C6B4B6" w14:textId="42F4C53B" w:rsidR="000521C0" w:rsidRDefault="00C23BBF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ל</w:t>
      </w:r>
      <w:r w:rsidR="000521C0" w:rsidRPr="00914B9A">
        <w:rPr>
          <w:rStyle w:val="affff5"/>
          <w:rFonts w:hint="cs"/>
          <w:rtl/>
        </w:rPr>
        <w:t>ריב</w:t>
      </w:r>
      <w:r w:rsidR="000521C0" w:rsidRPr="00914B9A">
        <w:rPr>
          <w:rStyle w:val="affff5"/>
          <w:rtl/>
        </w:rPr>
        <w:t>"</w:t>
      </w:r>
      <w:r w:rsidR="000521C0" w:rsidRPr="00914B9A">
        <w:rPr>
          <w:rStyle w:val="affff5"/>
          <w:rFonts w:hint="cs"/>
          <w:rtl/>
        </w:rPr>
        <w:t>י: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BF2C41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 xml:space="preserve">ערות </w:t>
      </w:r>
      <w:r w:rsidR="000521C0" w:rsidRPr="00BF2C41">
        <w:rPr>
          <w:rStyle w:val="affff1"/>
          <w:rtl/>
        </w:rPr>
        <w:t>בת אשת אביך</w:t>
      </w:r>
      <w:r w:rsidR="000521C0" w:rsidRPr="00BF2C41">
        <w:rPr>
          <w:rStyle w:val="affff1"/>
          <w:rFonts w:hint="cs"/>
          <w:rtl/>
        </w:rPr>
        <w:t>'</w:t>
      </w:r>
      <w:r w:rsidR="000521C0" w:rsidRPr="00BF2C41">
        <w:rPr>
          <w:rStyle w:val="affff1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-</w:t>
      </w:r>
      <w:r w:rsidR="000521C0" w:rsidRPr="00C35A2C">
        <w:rPr>
          <w:rFonts w:ascii="FontbitDavid" w:hAnsi="FontbitDavid"/>
          <w:sz w:val="32"/>
          <w:rtl/>
        </w:rPr>
        <w:t xml:space="preserve"> מי שיש אישות לאביך בה,</w:t>
      </w:r>
    </w:p>
    <w:p w14:paraId="100F59C6" w14:textId="3BB6B882" w:rsidR="000521C0" w:rsidRPr="00C35A2C" w:rsidRDefault="00C23BBF" w:rsidP="007750DB">
      <w:pPr>
        <w:pStyle w:val="afffc"/>
        <w:ind w:left="339" w:firstLine="0"/>
        <w:rPr>
          <w:rtl/>
        </w:rPr>
      </w:pPr>
      <w:r>
        <w:rPr>
          <w:rFonts w:hint="cs"/>
          <w:rtl/>
        </w:rPr>
        <w:t xml:space="preserve">  ולא</w:t>
      </w:r>
      <w:r w:rsidR="000521C0" w:rsidRPr="00C35A2C">
        <w:rPr>
          <w:rtl/>
        </w:rPr>
        <w:t xml:space="preserve"> </w:t>
      </w:r>
      <w:r>
        <w:rPr>
          <w:rFonts w:hint="cs"/>
          <w:rtl/>
        </w:rPr>
        <w:t>'</w:t>
      </w:r>
      <w:r w:rsidR="000521C0" w:rsidRPr="00C35A2C">
        <w:rPr>
          <w:rtl/>
        </w:rPr>
        <w:t>אחותו משפחה ו</w:t>
      </w:r>
      <w:r>
        <w:rPr>
          <w:rFonts w:hint="cs"/>
          <w:rtl/>
        </w:rPr>
        <w:t>מהנכרית'</w:t>
      </w:r>
      <w:r w:rsidR="000521C0" w:rsidRPr="00C35A2C">
        <w:rPr>
          <w:rtl/>
        </w:rPr>
        <w:t>.</w:t>
      </w:r>
    </w:p>
    <w:p w14:paraId="37F3C87D" w14:textId="5469E373" w:rsidR="000521C0" w:rsidRPr="00C23BBF" w:rsidRDefault="000521C0" w:rsidP="007750DB">
      <w:pPr>
        <w:rPr>
          <w:rtl/>
        </w:rPr>
      </w:pPr>
      <w:r w:rsidRPr="007750DB">
        <w:rPr>
          <w:rStyle w:val="affff5"/>
          <w:rtl/>
        </w:rPr>
        <w:t>ו</w:t>
      </w:r>
      <w:r w:rsidRPr="007750DB">
        <w:rPr>
          <w:rStyle w:val="affff5"/>
          <w:rFonts w:hint="eastAsia"/>
          <w:rtl/>
        </w:rPr>
        <w:t>אין</w:t>
      </w:r>
      <w:r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לומר</w:t>
      </w:r>
      <w:r w:rsidRPr="007750DB">
        <w:rPr>
          <w:rStyle w:val="affff5"/>
          <w:rtl/>
        </w:rPr>
        <w:t>:</w:t>
      </w:r>
      <w:r w:rsidRPr="00C23BBF">
        <w:rPr>
          <w:rFonts w:hint="cs"/>
          <w:rtl/>
        </w:rPr>
        <w:t xml:space="preserve"> </w:t>
      </w:r>
      <w:r w:rsidR="00C23BBF">
        <w:rPr>
          <w:rFonts w:hint="cs"/>
          <w:rtl/>
        </w:rPr>
        <w:t>ולא</w:t>
      </w:r>
      <w:r w:rsidR="00C23BBF" w:rsidRPr="00C23BBF">
        <w:rPr>
          <w:rFonts w:hint="cs"/>
          <w:rtl/>
        </w:rPr>
        <w:t xml:space="preserve"> </w:t>
      </w:r>
      <w:r w:rsidR="00C23BBF">
        <w:rPr>
          <w:rFonts w:hint="cs"/>
          <w:rtl/>
        </w:rPr>
        <w:t>'</w:t>
      </w:r>
      <w:r w:rsidRPr="00C23BBF">
        <w:rPr>
          <w:rFonts w:hint="cs"/>
          <w:rtl/>
        </w:rPr>
        <w:t>אחותו מאנוסה</w:t>
      </w:r>
      <w:r w:rsidR="00C23BBF">
        <w:rPr>
          <w:rFonts w:hint="cs"/>
          <w:rtl/>
        </w:rPr>
        <w:t>',</w:t>
      </w:r>
      <w:r w:rsidRPr="00C23BBF">
        <w:rPr>
          <w:rFonts w:hint="cs"/>
          <w:rtl/>
        </w:rPr>
        <w:t xml:space="preserve"> </w:t>
      </w:r>
      <w:r w:rsidR="00C23BBF">
        <w:rPr>
          <w:rtl/>
        </w:rPr>
        <w:tab/>
      </w:r>
      <w:r w:rsidR="00C23BBF">
        <w:rPr>
          <w:rtl/>
        </w:rPr>
        <w:tab/>
      </w:r>
      <w:r w:rsidR="00C23BBF">
        <w:rPr>
          <w:rtl/>
        </w:rPr>
        <w:tab/>
      </w:r>
      <w:r w:rsidR="00C23BBF">
        <w:rPr>
          <w:rtl/>
        </w:rPr>
        <w:tab/>
      </w:r>
      <w:r w:rsidR="00C23BBF">
        <w:rPr>
          <w:rFonts w:hint="cs"/>
          <w:rtl/>
        </w:rPr>
        <w:t xml:space="preserve">  </w:t>
      </w:r>
      <w:r w:rsidR="00C23BBF" w:rsidRPr="00A07384">
        <w:rPr>
          <w:rStyle w:val="affff8"/>
          <w:rFonts w:cs="PFT_Frank" w:hint="eastAsia"/>
          <w:b/>
          <w:bCs/>
          <w:szCs w:val="10"/>
          <w:rtl/>
        </w:rPr>
        <w:t>שמצאנו</w:t>
      </w:r>
      <w:r w:rsidR="00C23BBF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C23BBF" w:rsidRPr="00A07384">
        <w:rPr>
          <w:rStyle w:val="affff8"/>
          <w:rFonts w:cs="PFT_Frank" w:hint="eastAsia"/>
          <w:b/>
          <w:bCs/>
          <w:szCs w:val="10"/>
          <w:rtl/>
        </w:rPr>
        <w:t>שפירש</w:t>
      </w:r>
      <w:r w:rsidR="00C23BBF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C23BBF" w:rsidRPr="00A07384">
        <w:rPr>
          <w:rStyle w:val="affff8"/>
          <w:rFonts w:cs="PFT_Frank" w:hint="eastAsia"/>
          <w:b/>
          <w:bCs/>
          <w:szCs w:val="10"/>
          <w:rtl/>
        </w:rPr>
        <w:t>רבא</w:t>
      </w:r>
      <w:r w:rsidR="00C23BBF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C23BBF" w:rsidRPr="00A07384">
        <w:rPr>
          <w:rStyle w:val="affff8"/>
          <w:rFonts w:cs="PFT_Frank" w:hint="eastAsia"/>
          <w:b/>
          <w:bCs/>
          <w:szCs w:val="10"/>
          <w:rtl/>
        </w:rPr>
        <w:t>קרא</w:t>
      </w:r>
      <w:r w:rsidR="00C23BBF" w:rsidRPr="00A07384">
        <w:rPr>
          <w:rStyle w:val="affff8"/>
          <w:rFonts w:cs="PFT_Frank" w:hint="cs"/>
          <w:b/>
          <w:bCs/>
          <w:szCs w:val="10"/>
          <w:rtl/>
        </w:rPr>
        <w:t>:</w:t>
      </w:r>
    </w:p>
    <w:p w14:paraId="43ACD53A" w14:textId="17EB312E" w:rsidR="000521C0" w:rsidRPr="00AC7749" w:rsidRDefault="000521C0" w:rsidP="007750DB">
      <w:pPr>
        <w:ind w:left="226" w:firstLine="113"/>
        <w:rPr>
          <w:rFonts w:ascii="FontbitDavid" w:hAnsi="FontbitDavid"/>
          <w:spacing w:val="-6"/>
          <w:sz w:val="32"/>
          <w:rtl/>
        </w:rPr>
      </w:pPr>
      <w:r w:rsidRPr="00C23BBF">
        <w:rPr>
          <w:rStyle w:val="affff1"/>
          <w:rFonts w:hint="cs"/>
          <w:rtl/>
        </w:rPr>
        <w:t>'</w:t>
      </w:r>
      <w:r w:rsidRPr="00C23BBF">
        <w:rPr>
          <w:rStyle w:val="affff1"/>
          <w:rtl/>
        </w:rPr>
        <w:t>ערות בת בנך או בת בתך</w:t>
      </w:r>
      <w:r w:rsidR="00C23BBF">
        <w:rPr>
          <w:rStyle w:val="affff1"/>
          <w:rFonts w:hint="cs"/>
          <w:rtl/>
        </w:rPr>
        <w:t>'</w:t>
      </w:r>
      <w:r w:rsidRPr="00C23BBF">
        <w:rPr>
          <w:rtl/>
        </w:rPr>
        <w:t xml:space="preserve"> </w:t>
      </w:r>
      <w:r w:rsidRPr="00AC7749">
        <w:rPr>
          <w:rFonts w:ascii="FontbitDavid" w:hAnsi="FontbitDavid"/>
          <w:spacing w:val="-6"/>
          <w:sz w:val="32"/>
          <w:rtl/>
        </w:rPr>
        <w:t xml:space="preserve">באונסין, </w:t>
      </w:r>
      <w:r w:rsidR="00C23BBF">
        <w:rPr>
          <w:rFonts w:ascii="FontbitDavid" w:hAnsi="FontbitDavid" w:hint="cs"/>
          <w:spacing w:val="-6"/>
          <w:sz w:val="32"/>
          <w:rtl/>
        </w:rPr>
        <w:t>וה"ה</w:t>
      </w:r>
      <w:r>
        <w:rPr>
          <w:rFonts w:ascii="FontbitDavid" w:hAnsi="FontbitDavid" w:hint="cs"/>
          <w:spacing w:val="-6"/>
          <w:sz w:val="32"/>
          <w:rtl/>
        </w:rPr>
        <w:t xml:space="preserve"> אחותו אסור</w:t>
      </w:r>
      <w:r w:rsidR="00C23BBF">
        <w:rPr>
          <w:rFonts w:ascii="FontbitDavid" w:hAnsi="FontbitDavid" w:hint="cs"/>
          <w:spacing w:val="-6"/>
          <w:sz w:val="32"/>
          <w:rtl/>
        </w:rPr>
        <w:t>ה</w:t>
      </w:r>
      <w:r>
        <w:rPr>
          <w:rFonts w:ascii="FontbitDavid" w:hAnsi="FontbitDavid" w:hint="cs"/>
          <w:spacing w:val="-6"/>
          <w:sz w:val="32"/>
          <w:rtl/>
        </w:rPr>
        <w:t xml:space="preserve"> באנוסה</w:t>
      </w:r>
      <w:r w:rsidR="00C23BBF">
        <w:rPr>
          <w:rFonts w:ascii="FontbitDavid" w:hAnsi="FontbitDavid" w:hint="cs"/>
          <w:spacing w:val="-6"/>
          <w:sz w:val="32"/>
          <w:rtl/>
        </w:rPr>
        <w:t>,</w:t>
      </w:r>
    </w:p>
    <w:p w14:paraId="587CF7F9" w14:textId="71316522" w:rsidR="000521C0" w:rsidRPr="00AC7749" w:rsidRDefault="000521C0" w:rsidP="004D6115">
      <w:pPr>
        <w:rPr>
          <w:rFonts w:ascii="FontbitDavid" w:hAnsi="FontbitDavid"/>
          <w:spacing w:val="-6"/>
          <w:sz w:val="32"/>
          <w:rtl/>
        </w:rPr>
      </w:pPr>
      <w:r w:rsidRPr="007750DB">
        <w:rPr>
          <w:rStyle w:val="affff5"/>
          <w:rFonts w:hint="eastAsia"/>
          <w:rtl/>
        </w:rPr>
        <w:t>ואין</w:t>
      </w:r>
      <w:r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לומר</w:t>
      </w:r>
      <w:r w:rsidRPr="007750DB">
        <w:rPr>
          <w:rStyle w:val="affff5"/>
          <w:rtl/>
        </w:rPr>
        <w:t>:</w:t>
      </w:r>
      <w:r>
        <w:rPr>
          <w:rFonts w:ascii="FontbitDavid" w:hAnsi="FontbitDavid" w:hint="cs"/>
          <w:spacing w:val="-6"/>
          <w:sz w:val="32"/>
          <w:rtl/>
        </w:rPr>
        <w:t xml:space="preserve"> </w:t>
      </w:r>
      <w:r w:rsidR="004D6115">
        <w:rPr>
          <w:rFonts w:ascii="FontbitDavid" w:hAnsi="FontbitDavid" w:hint="cs"/>
          <w:spacing w:val="-6"/>
          <w:sz w:val="32"/>
          <w:rtl/>
        </w:rPr>
        <w:t>ולא</w:t>
      </w:r>
      <w:r w:rsidR="004D6115" w:rsidRPr="00AC7749">
        <w:rPr>
          <w:rFonts w:ascii="FontbitDavid" w:hAnsi="FontbitDavid"/>
          <w:spacing w:val="-6"/>
          <w:sz w:val="32"/>
          <w:rtl/>
        </w:rPr>
        <w:t xml:space="preserve"> </w:t>
      </w:r>
      <w:r w:rsidR="004D6115">
        <w:rPr>
          <w:rFonts w:ascii="FontbitDavid" w:hAnsi="FontbitDavid" w:hint="cs"/>
          <w:spacing w:val="-6"/>
          <w:sz w:val="32"/>
          <w:rtl/>
        </w:rPr>
        <w:t>'</w:t>
      </w:r>
      <w:r w:rsidRPr="00AC7749">
        <w:rPr>
          <w:rFonts w:ascii="FontbitDavid" w:hAnsi="FontbitDavid"/>
          <w:spacing w:val="-6"/>
          <w:sz w:val="32"/>
          <w:rtl/>
        </w:rPr>
        <w:t>חייבי לאוין</w:t>
      </w:r>
      <w:r w:rsidR="004D6115">
        <w:rPr>
          <w:rFonts w:ascii="FontbitDavid" w:hAnsi="FontbitDavid" w:hint="cs"/>
          <w:spacing w:val="-6"/>
          <w:sz w:val="32"/>
          <w:rtl/>
        </w:rPr>
        <w:t>'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-</w:t>
      </w:r>
      <w:r w:rsidR="004D6115">
        <w:rPr>
          <w:rFonts w:ascii="FontbitDavid" w:hAnsi="FontbitDavid" w:hint="cs"/>
          <w:spacing w:val="-6"/>
          <w:sz w:val="32"/>
          <w:rtl/>
        </w:rPr>
        <w:t xml:space="preserve"> ש</w:t>
      </w:r>
      <w:r w:rsidRPr="00AC7749">
        <w:rPr>
          <w:rFonts w:ascii="FontbitDavid" w:hAnsi="FontbitDavid" w:hint="cs"/>
          <w:spacing w:val="-6"/>
          <w:sz w:val="32"/>
          <w:rtl/>
        </w:rPr>
        <w:t>ת</w:t>
      </w:r>
      <w:r w:rsidR="004D6115">
        <w:rPr>
          <w:rFonts w:ascii="FontbitDavid" w:hAnsi="FontbitDavid" w:hint="cs"/>
          <w:spacing w:val="-6"/>
          <w:sz w:val="32"/>
          <w:rtl/>
        </w:rPr>
        <w:t>ו</w:t>
      </w:r>
      <w:r w:rsidRPr="00AC7749">
        <w:rPr>
          <w:rFonts w:ascii="FontbitDavid" w:hAnsi="FontbitDavid" w:hint="cs"/>
          <w:spacing w:val="-6"/>
          <w:sz w:val="32"/>
          <w:rtl/>
        </w:rPr>
        <w:t>פ</w:t>
      </w:r>
      <w:r w:rsidR="004D6115">
        <w:rPr>
          <w:rFonts w:ascii="FontbitDavid" w:hAnsi="FontbitDavid" w:hint="cs"/>
          <w:spacing w:val="-6"/>
          <w:sz w:val="32"/>
          <w:rtl/>
        </w:rPr>
        <w:t>ס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בה</w:t>
      </w:r>
      <w:r w:rsidR="004D6115">
        <w:rPr>
          <w:rFonts w:ascii="FontbitDavid" w:hAnsi="FontbitDavid" w:hint="cs"/>
          <w:spacing w:val="-6"/>
          <w:sz w:val="32"/>
          <w:rtl/>
        </w:rPr>
        <w:t>ם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קידושין</w:t>
      </w:r>
      <w:r w:rsidR="004D6115">
        <w:rPr>
          <w:rStyle w:val="affff1"/>
          <w:rFonts w:hint="cs"/>
          <w:spacing w:val="-6"/>
          <w:rtl/>
        </w:rPr>
        <w:t>, מ'אהובה ושנואה'</w:t>
      </w:r>
      <w:r w:rsidR="004D6115">
        <w:rPr>
          <w:rFonts w:ascii="FontbitDavid" w:hAnsi="FontbitDavid" w:hint="cs"/>
          <w:spacing w:val="-6"/>
          <w:sz w:val="32"/>
          <w:rtl/>
        </w:rPr>
        <w:t>,</w:t>
      </w:r>
    </w:p>
    <w:p w14:paraId="4D41E67F" w14:textId="77777777" w:rsidR="000521C0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lastRenderedPageBreak/>
        <w:t>כג.</w:t>
      </w:r>
    </w:p>
    <w:p w14:paraId="0787E0BE" w14:textId="4E819E72" w:rsidR="004D6115" w:rsidRDefault="000521C0" w:rsidP="004D6115">
      <w:pPr>
        <w:rPr>
          <w:rStyle w:val="affff1"/>
          <w:b/>
          <w:bCs/>
          <w:rtl/>
        </w:rPr>
      </w:pPr>
      <w:r w:rsidRPr="007750DB">
        <w:rPr>
          <w:rStyle w:val="affff5"/>
          <w:rFonts w:hint="eastAsia"/>
          <w:rtl/>
        </w:rPr>
        <w:t>ואין</w:t>
      </w:r>
      <w:r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לומר</w:t>
      </w:r>
      <w:r w:rsidRPr="007750DB">
        <w:rPr>
          <w:rStyle w:val="affff5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4D6115">
        <w:rPr>
          <w:rFonts w:ascii="FontbitDavid" w:hAnsi="FontbitDavid" w:hint="cs"/>
          <w:sz w:val="32"/>
          <w:rtl/>
        </w:rPr>
        <w:t>ולא</w:t>
      </w:r>
      <w:r w:rsidR="004D6115" w:rsidRPr="00C35A2C">
        <w:rPr>
          <w:rFonts w:ascii="FontbitDavid" w:hAnsi="FontbitDavid" w:hint="cs"/>
          <w:sz w:val="32"/>
          <w:rtl/>
        </w:rPr>
        <w:t xml:space="preserve"> </w:t>
      </w:r>
      <w:r w:rsidR="004D6115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חייבי כריתות</w:t>
      </w:r>
      <w:r w:rsidR="004D6115">
        <w:rPr>
          <w:rFonts w:ascii="FontbitDavid" w:hAnsi="FontbitDavid" w:hint="cs"/>
          <w:sz w:val="32"/>
          <w:rtl/>
        </w:rPr>
        <w:t>'</w:t>
      </w:r>
      <w:r w:rsidR="003E24B2">
        <w:rPr>
          <w:rFonts w:ascii="FontbitDavid" w:hAnsi="FontbitDavid" w:hint="cs"/>
          <w:sz w:val="32"/>
          <w:rtl/>
        </w:rPr>
        <w:t xml:space="preserve"> -</w:t>
      </w:r>
      <w:r w:rsidR="004D6115">
        <w:rPr>
          <w:rStyle w:val="affff1"/>
          <w:rFonts w:hint="cs"/>
          <w:rtl/>
        </w:rPr>
        <w:t xml:space="preserve"> </w:t>
      </w:r>
      <w:r w:rsidRPr="00AD1A41">
        <w:rPr>
          <w:rStyle w:val="affff1"/>
          <w:rFonts w:hint="cs"/>
          <w:rtl/>
        </w:rPr>
        <w:t>ד'</w:t>
      </w:r>
      <w:r w:rsidRPr="00AD1A41">
        <w:rPr>
          <w:rStyle w:val="affff1"/>
          <w:rtl/>
        </w:rPr>
        <w:t>ערות אחותך</w:t>
      </w:r>
      <w:r w:rsidR="004D6115">
        <w:rPr>
          <w:rStyle w:val="affff1"/>
          <w:rFonts w:hint="cs"/>
          <w:rtl/>
        </w:rPr>
        <w:t>..</w:t>
      </w:r>
      <w:r w:rsidRPr="00AD1A41">
        <w:rPr>
          <w:rStyle w:val="affff1"/>
          <w:rtl/>
        </w:rPr>
        <w:t xml:space="preserve"> מולדת בית או </w:t>
      </w:r>
      <w:r w:rsidRPr="007750DB">
        <w:rPr>
          <w:rStyle w:val="affff1"/>
          <w:b/>
          <w:bCs/>
          <w:rtl/>
        </w:rPr>
        <w:t xml:space="preserve">מולדת </w:t>
      </w:r>
    </w:p>
    <w:p w14:paraId="18F54FCD" w14:textId="151BAE61" w:rsidR="000521C0" w:rsidRDefault="004D6115" w:rsidP="007750DB">
      <w:pPr>
        <w:ind w:left="565" w:firstLine="113"/>
        <w:rPr>
          <w:rFonts w:ascii="FontbitDavid" w:hAnsi="FontbitDavid"/>
          <w:sz w:val="32"/>
          <w:rtl/>
        </w:rPr>
      </w:pPr>
      <w:r>
        <w:rPr>
          <w:rStyle w:val="affff1"/>
          <w:rFonts w:hint="cs"/>
          <w:b/>
          <w:bCs/>
          <w:rtl/>
        </w:rPr>
        <w:t xml:space="preserve"> </w:t>
      </w:r>
      <w:r w:rsidR="000521C0" w:rsidRPr="007750DB">
        <w:rPr>
          <w:rStyle w:val="affff1"/>
          <w:b/>
          <w:bCs/>
          <w:rtl/>
        </w:rPr>
        <w:t>חוץ</w:t>
      </w:r>
      <w:r w:rsidR="000521C0" w:rsidRPr="00AD1A41">
        <w:rPr>
          <w:rStyle w:val="affff1"/>
          <w:rFonts w:hint="cs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0521C0" w:rsidRPr="00C35A2C">
        <w:rPr>
          <w:rFonts w:ascii="FontbitDavid" w:hAnsi="FontbitDavid"/>
          <w:sz w:val="32"/>
          <w:rtl/>
        </w:rPr>
        <w:t xml:space="preserve">שאומרים לאביך 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הוצא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, ו</w:t>
      </w:r>
      <w:r>
        <w:rPr>
          <w:rFonts w:ascii="FontbitDavid" w:hAnsi="FontbitDavid" w:hint="cs"/>
          <w:sz w:val="32"/>
          <w:rtl/>
        </w:rPr>
        <w:t>מ"מ</w:t>
      </w:r>
      <w:r w:rsidR="000521C0" w:rsidRPr="009C12DE">
        <w:rPr>
          <w:rStyle w:val="affff1"/>
          <w:rtl/>
        </w:rPr>
        <w:t xml:space="preserve"> </w:t>
      </w:r>
      <w:r w:rsidR="000521C0" w:rsidRPr="009C12DE">
        <w:rPr>
          <w:rStyle w:val="affff1"/>
          <w:rFonts w:hint="cs"/>
          <w:rtl/>
        </w:rPr>
        <w:t>'</w:t>
      </w:r>
      <w:r w:rsidR="000521C0" w:rsidRPr="009C12DE">
        <w:rPr>
          <w:rStyle w:val="affff1"/>
          <w:rtl/>
        </w:rPr>
        <w:t>אחותך היא</w:t>
      </w:r>
      <w:r w:rsidR="000521C0" w:rsidRPr="009C12DE">
        <w:rPr>
          <w:rStyle w:val="affff1"/>
          <w:rFonts w:hint="cs"/>
          <w:rtl/>
        </w:rPr>
        <w:t>',</w:t>
      </w:r>
    </w:p>
    <w:p w14:paraId="0FF26B86" w14:textId="30124345" w:rsidR="000521C0" w:rsidRDefault="000521C0" w:rsidP="000521C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ומסתבר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לרבות </w:t>
      </w:r>
      <w:r w:rsidR="003E24B2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 w:hint="cs"/>
          <w:sz w:val="32"/>
          <w:rtl/>
        </w:rPr>
        <w:t>כריתות</w:t>
      </w:r>
      <w:r w:rsidR="003E24B2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שת</w:t>
      </w:r>
      <w:r w:rsidR="004D6115">
        <w:rPr>
          <w:rFonts w:ascii="FontbitDavid" w:hAnsi="FontbitDavid" w:hint="cs"/>
          <w:sz w:val="32"/>
          <w:rtl/>
        </w:rPr>
        <w:t>ו</w:t>
      </w:r>
      <w:r>
        <w:rPr>
          <w:rFonts w:ascii="FontbitDavid" w:hAnsi="FontbitDavid" w:hint="cs"/>
          <w:sz w:val="32"/>
          <w:rtl/>
        </w:rPr>
        <w:t xml:space="preserve">פס קידושין </w:t>
      </w:r>
      <w:r w:rsidR="004D6115">
        <w:rPr>
          <w:rFonts w:ascii="FontbitDavid" w:hAnsi="FontbitDavid" w:hint="cs"/>
          <w:sz w:val="32"/>
          <w:rtl/>
        </w:rPr>
        <w:t>ב</w:t>
      </w:r>
      <w:r>
        <w:rPr>
          <w:rFonts w:ascii="FontbitDavid" w:hAnsi="FontbitDavid" w:hint="cs"/>
          <w:sz w:val="32"/>
          <w:rtl/>
        </w:rPr>
        <w:t>עלמא</w:t>
      </w:r>
      <w:r w:rsidR="004D6115">
        <w:rPr>
          <w:rFonts w:ascii="FontbitDavid" w:hAnsi="FontbitDavid" w:hint="cs"/>
          <w:sz w:val="32"/>
          <w:rtl/>
        </w:rPr>
        <w:t>,</w:t>
      </w:r>
    </w:p>
    <w:p w14:paraId="5B793B59" w14:textId="55CD2D29" w:rsidR="004D6115" w:rsidRPr="00860949" w:rsidRDefault="00860949" w:rsidP="00860949">
      <w:pPr>
        <w:rPr>
          <w:rStyle w:val="affff5"/>
          <w:rFonts w:ascii="FontbitDavid" w:hAnsi="FontbitDavid" w:cs="FrankRuehl"/>
          <w:bCs w:val="0"/>
          <w:spacing w:val="-6"/>
          <w:sz w:val="32"/>
          <w:szCs w:val="18"/>
          <w:rtl/>
        </w:rPr>
      </w:pPr>
      <w:r w:rsidRPr="00860949">
        <w:rPr>
          <w:rFonts w:ascii="FontbitDavid" w:hAnsi="FontbitDavid" w:hint="cs"/>
          <w:spacing w:val="-6"/>
          <w:sz w:val="32"/>
          <w:rtl/>
        </w:rPr>
        <w:t xml:space="preserve">           </w:t>
      </w:r>
      <w:r w:rsidR="000521C0" w:rsidRPr="00860949">
        <w:rPr>
          <w:rFonts w:ascii="FontbitDavid" w:hAnsi="FontbitDavid" w:hint="cs"/>
          <w:spacing w:val="-6"/>
          <w:sz w:val="32"/>
          <w:rtl/>
        </w:rPr>
        <w:t xml:space="preserve">ולא </w:t>
      </w:r>
      <w:r w:rsidR="003E24B2" w:rsidRPr="00860949">
        <w:rPr>
          <w:rFonts w:ascii="FontbitDavid" w:hAnsi="FontbitDavid" w:hint="cs"/>
          <w:spacing w:val="-6"/>
          <w:sz w:val="32"/>
          <w:rtl/>
        </w:rPr>
        <w:t>'</w:t>
      </w:r>
      <w:r w:rsidR="000521C0" w:rsidRPr="00860949">
        <w:rPr>
          <w:rFonts w:ascii="FontbitDavid" w:hAnsi="FontbitDavid" w:hint="cs"/>
          <w:spacing w:val="-6"/>
          <w:sz w:val="32"/>
          <w:rtl/>
        </w:rPr>
        <w:t>שפחה ו</w:t>
      </w:r>
      <w:r w:rsidR="004D6115" w:rsidRPr="00860949">
        <w:rPr>
          <w:rFonts w:ascii="FontbitDavid" w:hAnsi="FontbitDavid" w:hint="cs"/>
          <w:spacing w:val="-6"/>
          <w:sz w:val="32"/>
          <w:rtl/>
        </w:rPr>
        <w:t>נכרית</w:t>
      </w:r>
      <w:r w:rsidR="003E24B2" w:rsidRPr="00860949">
        <w:rPr>
          <w:rFonts w:ascii="FontbitDavid" w:hAnsi="FontbitDavid" w:hint="cs"/>
          <w:spacing w:val="-6"/>
          <w:sz w:val="32"/>
          <w:rtl/>
        </w:rPr>
        <w:t>'</w:t>
      </w:r>
      <w:r w:rsidR="000521C0" w:rsidRPr="00860949">
        <w:rPr>
          <w:rFonts w:ascii="FontbitDavid" w:hAnsi="FontbitDavid" w:hint="cs"/>
          <w:spacing w:val="-6"/>
          <w:sz w:val="32"/>
          <w:rtl/>
        </w:rPr>
        <w:t xml:space="preserve"> </w:t>
      </w:r>
      <w:r w:rsidR="004D6115" w:rsidRPr="00860949">
        <w:rPr>
          <w:rFonts w:ascii="FontbitDavid" w:hAnsi="FontbitDavid" w:hint="cs"/>
          <w:spacing w:val="-6"/>
          <w:sz w:val="32"/>
          <w:rtl/>
        </w:rPr>
        <w:t xml:space="preserve">שלא תופס </w:t>
      </w:r>
      <w:r w:rsidR="004D6115" w:rsidRPr="00860949">
        <w:rPr>
          <w:rStyle w:val="affff8"/>
          <w:rFonts w:hint="eastAsia"/>
          <w:spacing w:val="-6"/>
          <w:rtl/>
        </w:rPr>
        <w:t>ו</w:t>
      </w:r>
      <w:r w:rsidR="000521C0" w:rsidRPr="00860949">
        <w:rPr>
          <w:rStyle w:val="affff8"/>
          <w:rFonts w:hint="eastAsia"/>
          <w:spacing w:val="-6"/>
          <w:rtl/>
        </w:rPr>
        <w:t>כשמתגיירת</w:t>
      </w:r>
      <w:r w:rsidR="000521C0" w:rsidRPr="00860949">
        <w:rPr>
          <w:rStyle w:val="affff8"/>
          <w:spacing w:val="-6"/>
          <w:rtl/>
        </w:rPr>
        <w:t xml:space="preserve"> </w:t>
      </w:r>
      <w:r w:rsidR="004D6115" w:rsidRPr="00860949">
        <w:rPr>
          <w:rStyle w:val="affff8"/>
          <w:rFonts w:hint="eastAsia"/>
          <w:spacing w:val="-6"/>
          <w:rtl/>
        </w:rPr>
        <w:t>ו</w:t>
      </w:r>
      <w:r w:rsidR="000521C0" w:rsidRPr="00860949">
        <w:rPr>
          <w:rStyle w:val="affff8"/>
          <w:rFonts w:hint="eastAsia"/>
          <w:spacing w:val="-6"/>
          <w:rtl/>
        </w:rPr>
        <w:t>ת</w:t>
      </w:r>
      <w:r w:rsidR="004D6115" w:rsidRPr="00860949">
        <w:rPr>
          <w:rStyle w:val="affff8"/>
          <w:rFonts w:hint="eastAsia"/>
          <w:spacing w:val="-6"/>
          <w:rtl/>
        </w:rPr>
        <w:t>ו</w:t>
      </w:r>
      <w:r w:rsidR="000521C0" w:rsidRPr="00860949">
        <w:rPr>
          <w:rStyle w:val="affff8"/>
          <w:rFonts w:hint="eastAsia"/>
          <w:spacing w:val="-6"/>
          <w:rtl/>
        </w:rPr>
        <w:t>פס</w:t>
      </w:r>
      <w:r w:rsidR="000521C0" w:rsidRPr="00860949">
        <w:rPr>
          <w:rStyle w:val="affff8"/>
          <w:spacing w:val="-6"/>
          <w:rtl/>
        </w:rPr>
        <w:t xml:space="preserve"> </w:t>
      </w:r>
      <w:r w:rsidR="000521C0" w:rsidRPr="00860949">
        <w:rPr>
          <w:rStyle w:val="affff8"/>
          <w:rFonts w:hint="eastAsia"/>
          <w:spacing w:val="-6"/>
          <w:rtl/>
        </w:rPr>
        <w:t>ה</w:t>
      </w:r>
      <w:r w:rsidR="004D6115" w:rsidRPr="00860949">
        <w:rPr>
          <w:rStyle w:val="affff8"/>
          <w:rFonts w:hint="eastAsia"/>
          <w:spacing w:val="-6"/>
          <w:rtl/>
        </w:rPr>
        <w:t>י</w:t>
      </w:r>
      <w:r w:rsidR="000521C0" w:rsidRPr="00860949">
        <w:rPr>
          <w:rStyle w:val="affff8"/>
          <w:rFonts w:hint="eastAsia"/>
          <w:spacing w:val="-6"/>
          <w:rtl/>
        </w:rPr>
        <w:t>א</w:t>
      </w:r>
      <w:r w:rsidR="000521C0" w:rsidRPr="00860949">
        <w:rPr>
          <w:rStyle w:val="affff8"/>
          <w:spacing w:val="-6"/>
          <w:rtl/>
        </w:rPr>
        <w:t xml:space="preserve"> </w:t>
      </w:r>
      <w:r w:rsidR="000521C0" w:rsidRPr="00860949">
        <w:rPr>
          <w:rStyle w:val="affff8"/>
          <w:rFonts w:hint="eastAsia"/>
          <w:spacing w:val="-6"/>
          <w:rtl/>
        </w:rPr>
        <w:t>גופא</w:t>
      </w:r>
      <w:r w:rsidR="000521C0" w:rsidRPr="00860949">
        <w:rPr>
          <w:rStyle w:val="affff8"/>
          <w:spacing w:val="-6"/>
          <w:rtl/>
        </w:rPr>
        <w:t xml:space="preserve"> </w:t>
      </w:r>
      <w:r w:rsidR="000521C0" w:rsidRPr="00860949">
        <w:rPr>
          <w:rStyle w:val="affff8"/>
          <w:rFonts w:hint="eastAsia"/>
          <w:spacing w:val="-6"/>
          <w:rtl/>
        </w:rPr>
        <w:t>אחרינא</w:t>
      </w:r>
      <w:r w:rsidR="004D6115" w:rsidRPr="00860949">
        <w:rPr>
          <w:rStyle w:val="affff8"/>
          <w:spacing w:val="-6"/>
          <w:rtl/>
        </w:rPr>
        <w:t>.</w:t>
      </w:r>
    </w:p>
    <w:p w14:paraId="26A47F58" w14:textId="132DD5B8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4D6115">
        <w:rPr>
          <w:rStyle w:val="affff5"/>
          <w:rtl/>
        </w:rPr>
        <w:t>ו</w:t>
      </w:r>
      <w:r w:rsidR="004D6115" w:rsidRPr="007750DB">
        <w:rPr>
          <w:rStyle w:val="affff5"/>
          <w:rFonts w:hint="eastAsia"/>
          <w:rtl/>
        </w:rPr>
        <w:t>לכו</w:t>
      </w:r>
      <w:r w:rsidR="004D6115" w:rsidRPr="007750DB">
        <w:rPr>
          <w:rStyle w:val="affff5"/>
          <w:rtl/>
        </w:rPr>
        <w:t>"ע:</w:t>
      </w:r>
      <w:r w:rsidRPr="00C35A2C">
        <w:rPr>
          <w:rFonts w:ascii="FontbitDavid" w:hAnsi="FontbitDavid"/>
          <w:sz w:val="32"/>
          <w:rtl/>
        </w:rPr>
        <w:t xml:space="preserve"> שפחה </w:t>
      </w:r>
      <w:r w:rsidRPr="007750DB">
        <w:rPr>
          <w:rStyle w:val="affff1"/>
          <w:rtl/>
        </w:rPr>
        <w:t>מ</w:t>
      </w:r>
      <w:r w:rsidRPr="004D6115">
        <w:rPr>
          <w:rStyle w:val="affff1"/>
          <w:rFonts w:hint="cs"/>
          <w:rtl/>
        </w:rPr>
        <w:t>'</w:t>
      </w:r>
      <w:r w:rsidRPr="00005FBC">
        <w:rPr>
          <w:rStyle w:val="affff1"/>
          <w:rtl/>
        </w:rPr>
        <w:t>האשה וילדיה תהיה לאדוניה</w:t>
      </w:r>
      <w:r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>.</w:t>
      </w:r>
    </w:p>
    <w:p w14:paraId="0FB616C8" w14:textId="528A770B" w:rsidR="000521C0" w:rsidRPr="00062827" w:rsidRDefault="004D6115" w:rsidP="000521C0">
      <w:pPr>
        <w:rPr>
          <w:rFonts w:ascii="FontbitDavid" w:hAnsi="FontbitDavid"/>
          <w:spacing w:val="-4"/>
          <w:sz w:val="32"/>
          <w:rtl/>
        </w:rPr>
      </w:pPr>
      <w:r w:rsidRPr="00062827">
        <w:rPr>
          <w:rStyle w:val="affff5"/>
          <w:rFonts w:hint="cs"/>
          <w:spacing w:val="-4"/>
          <w:rtl/>
        </w:rPr>
        <w:t>ו</w:t>
      </w:r>
      <w:r w:rsidRPr="00062827">
        <w:rPr>
          <w:rStyle w:val="affff5"/>
          <w:rFonts w:hint="eastAsia"/>
          <w:spacing w:val="-4"/>
          <w:rtl/>
        </w:rPr>
        <w:t>צריכי</w:t>
      </w:r>
      <w:r w:rsidRPr="00062827">
        <w:rPr>
          <w:rStyle w:val="affff5"/>
          <w:rFonts w:hint="cs"/>
          <w:spacing w:val="-4"/>
          <w:rtl/>
        </w:rPr>
        <w:t xml:space="preserve"> תרוייהו</w:t>
      </w:r>
      <w:r w:rsidRPr="00062827">
        <w:rPr>
          <w:rStyle w:val="affff5"/>
          <w:spacing w:val="-4"/>
          <w:rtl/>
        </w:rPr>
        <w:t>:</w:t>
      </w:r>
      <w:r w:rsidRPr="00062827">
        <w:rPr>
          <w:rStyle w:val="affff5"/>
          <w:rFonts w:hint="cs"/>
          <w:b/>
          <w:bCs w:val="0"/>
          <w:spacing w:val="-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נכרית</w:t>
      </w:r>
      <w:r w:rsidRPr="00062827">
        <w:rPr>
          <w:rFonts w:ascii="FontbitDavid" w:hAnsi="FontbitDavid" w:hint="cs"/>
          <w:spacing w:val="-4"/>
          <w:sz w:val="32"/>
          <w:rtl/>
        </w:rPr>
        <w:t xml:space="preserve"> </w:t>
      </w:r>
      <w:r w:rsidR="000521C0" w:rsidRPr="00062827">
        <w:rPr>
          <w:rFonts w:ascii="FontbitDavid" w:hAnsi="FontbitDavid" w:hint="cs"/>
          <w:spacing w:val="-4"/>
          <w:sz w:val="32"/>
          <w:rtl/>
        </w:rPr>
        <w:t xml:space="preserve">אף דיש לה חייס, </w:t>
      </w:r>
      <w:r w:rsidR="000521C0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ושפחה</w:t>
      </w:r>
      <w:r w:rsidR="000521C0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 </w:t>
      </w:r>
      <w:r w:rsidR="000521C0" w:rsidRPr="00062827">
        <w:rPr>
          <w:rFonts w:ascii="FontbitDavid" w:hAnsi="FontbitDavid" w:hint="cs"/>
          <w:spacing w:val="-4"/>
          <w:sz w:val="32"/>
          <w:rtl/>
        </w:rPr>
        <w:t>אף דשייכא במצוות</w:t>
      </w:r>
      <w:r w:rsidRPr="00062827">
        <w:rPr>
          <w:rFonts w:ascii="FontbitDavid" w:hAnsi="FontbitDavid" w:hint="cs"/>
          <w:spacing w:val="-4"/>
          <w:sz w:val="32"/>
          <w:rtl/>
        </w:rPr>
        <w:t>,</w:t>
      </w:r>
    </w:p>
    <w:p w14:paraId="5794B8E4" w14:textId="3DCC6C3E" w:rsidR="000521C0" w:rsidRDefault="000521C0" w:rsidP="000521C0">
      <w:pPr>
        <w:rPr>
          <w:rFonts w:ascii="FontbitDavid" w:hAnsi="FontbitDavid"/>
          <w:sz w:val="32"/>
          <w:rtl/>
        </w:rPr>
      </w:pPr>
      <w:r w:rsidRPr="00914B9A">
        <w:rPr>
          <w:rStyle w:val="affff5"/>
          <w:rFonts w:hint="cs"/>
          <w:rtl/>
        </w:rPr>
        <w:t>ו</w:t>
      </w:r>
      <w:r w:rsidRPr="00914B9A">
        <w:rPr>
          <w:rStyle w:val="affff5"/>
          <w:rtl/>
        </w:rPr>
        <w:t>רבנן</w:t>
      </w:r>
      <w:r w:rsidR="004D6115">
        <w:rPr>
          <w:rStyle w:val="affff5"/>
          <w:rFonts w:hint="cs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שפחה</w:t>
      </w:r>
      <w:r w:rsidR="004D6115">
        <w:rPr>
          <w:rFonts w:ascii="FontbitDavid" w:hAnsi="FontbitDavid" w:hint="cs"/>
          <w:sz w:val="32"/>
          <w:rtl/>
        </w:rPr>
        <w:t xml:space="preserve"> - כנ"ל,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D6115">
        <w:rPr>
          <w:rFonts w:ascii="FontbitDavid" w:hAnsi="FontbitDavid" w:hint="cs"/>
          <w:sz w:val="32"/>
          <w:rtl/>
        </w:rPr>
        <w:t xml:space="preserve">נכרית - 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AB43C5">
        <w:rPr>
          <w:rStyle w:val="affff5"/>
          <w:rFonts w:hint="cs"/>
          <w:rtl/>
        </w:rPr>
        <w:t>מרשב</w:t>
      </w:r>
      <w:r w:rsidRPr="00AB43C5">
        <w:rPr>
          <w:rStyle w:val="affff5"/>
          <w:rtl/>
        </w:rPr>
        <w:t>"</w:t>
      </w:r>
      <w:r w:rsidRPr="00AB43C5">
        <w:rPr>
          <w:rStyle w:val="affff5"/>
          <w:rFonts w:hint="cs"/>
          <w:rtl/>
        </w:rPr>
        <w:t>י</w:t>
      </w:r>
      <w:r w:rsidR="004D6115">
        <w:rPr>
          <w:rStyle w:val="affff5"/>
          <w:rFonts w:hint="cs"/>
          <w:rtl/>
        </w:rPr>
        <w:t>:</w:t>
      </w:r>
      <w:r w:rsidRPr="009C12DE">
        <w:rPr>
          <w:rStyle w:val="affff1"/>
          <w:rFonts w:hint="cs"/>
          <w:rtl/>
        </w:rPr>
        <w:t xml:space="preserve"> '</w:t>
      </w:r>
      <w:r w:rsidRPr="009C12DE">
        <w:rPr>
          <w:rStyle w:val="affff1"/>
          <w:rtl/>
        </w:rPr>
        <w:t>כי יסיר את בנך מאחרי</w:t>
      </w:r>
      <w:r w:rsidRPr="009C12DE">
        <w:rPr>
          <w:rStyle w:val="affff1"/>
          <w:rFonts w:hint="cs"/>
          <w:rtl/>
        </w:rPr>
        <w:t>'</w:t>
      </w:r>
      <w:r w:rsidR="004D6115">
        <w:rPr>
          <w:rFonts w:ascii="FontbitDavid" w:hAnsi="FontbitDavid" w:hint="cs"/>
          <w:sz w:val="32"/>
          <w:rtl/>
        </w:rPr>
        <w:t xml:space="preserve"> -</w:t>
      </w:r>
    </w:p>
    <w:p w14:paraId="43EA99C4" w14:textId="435F8C35" w:rsidR="004D6115" w:rsidRDefault="004D6115" w:rsidP="00860949">
      <w:pPr>
        <w:rPr>
          <w:rtl/>
        </w:rPr>
      </w:pPr>
      <w:r>
        <w:rPr>
          <w:rFonts w:ascii="FontbitDavid" w:hAnsi="FontbitDavid" w:cs="PFT_Frank"/>
          <w:b/>
          <w:bCs/>
          <w:sz w:val="14"/>
          <w:szCs w:val="14"/>
          <w:rtl/>
        </w:rPr>
        <w:tab/>
      </w:r>
      <w:r>
        <w:rPr>
          <w:rFonts w:ascii="FontbitDavid" w:hAnsi="FontbitDavid" w:cs="PFT_Frank"/>
          <w:b/>
          <w:bCs/>
          <w:sz w:val="14"/>
          <w:szCs w:val="14"/>
          <w:rtl/>
        </w:rPr>
        <w:tab/>
      </w:r>
      <w:r>
        <w:rPr>
          <w:rFonts w:ascii="FontbitDavid" w:hAnsi="FontbitDavid" w:cs="PFT_Frank"/>
          <w:b/>
          <w:bCs/>
          <w:sz w:val="14"/>
          <w:szCs w:val="14"/>
          <w:rtl/>
        </w:rPr>
        <w:tab/>
      </w:r>
      <w:r w:rsidR="000521C0">
        <w:rPr>
          <w:rFonts w:ascii="FontbitDavid" w:hAnsi="FontbitDavid"/>
          <w:sz w:val="32"/>
          <w:rtl/>
        </w:rPr>
        <w:t xml:space="preserve">בנך מישראלית קרוי </w:t>
      </w:r>
      <w:r w:rsidR="000521C0" w:rsidRPr="007750DB">
        <w:rPr>
          <w:rStyle w:val="affff1"/>
          <w:rtl/>
        </w:rPr>
        <w:t>בנך</w:t>
      </w:r>
      <w:r w:rsidR="000521C0">
        <w:rPr>
          <w:rFonts w:ascii="FontbitDavid" w:hAnsi="FontbitDavid"/>
          <w:sz w:val="32"/>
          <w:rtl/>
        </w:rPr>
        <w:t xml:space="preserve">, </w:t>
      </w:r>
      <w:r>
        <w:rPr>
          <w:rFonts w:ascii="FontbitDavid" w:hAnsi="FontbitDavid" w:hint="cs"/>
          <w:sz w:val="32"/>
          <w:rtl/>
        </w:rPr>
        <w:t xml:space="preserve">אבל </w:t>
      </w:r>
      <w:r w:rsidR="000521C0" w:rsidRPr="00C35A2C">
        <w:rPr>
          <w:rFonts w:ascii="FontbitDavid" w:hAnsi="FontbitDavid"/>
          <w:sz w:val="32"/>
          <w:rtl/>
        </w:rPr>
        <w:t>מה</w:t>
      </w:r>
      <w:r>
        <w:rPr>
          <w:rFonts w:ascii="FontbitDavid" w:hAnsi="FontbitDavid" w:hint="cs"/>
          <w:sz w:val="32"/>
          <w:rtl/>
        </w:rPr>
        <w:t>נכרית</w:t>
      </w:r>
      <w:r w:rsidR="000521C0" w:rsidRPr="007750DB">
        <w:rPr>
          <w:rtl/>
        </w:rPr>
        <w:t xml:space="preserve"> </w:t>
      </w:r>
      <w:r w:rsidR="000521C0" w:rsidRPr="007750DB">
        <w:rPr>
          <w:rFonts w:hint="eastAsia"/>
          <w:rtl/>
        </w:rPr>
        <w:t>קרוי</w:t>
      </w:r>
      <w:r w:rsidR="000521C0" w:rsidRPr="007750DB">
        <w:rPr>
          <w:rtl/>
        </w:rPr>
        <w:t xml:space="preserve"> בנה.</w:t>
      </w:r>
    </w:p>
    <w:p w14:paraId="50B6B807" w14:textId="70F5C3FB" w:rsidR="000521C0" w:rsidRPr="00C35A2C" w:rsidRDefault="000521C0" w:rsidP="000521C0">
      <w:pPr>
        <w:rPr>
          <w:rtl/>
        </w:rPr>
      </w:pPr>
      <w:r w:rsidRPr="00914B9A">
        <w:rPr>
          <w:rStyle w:val="affff5"/>
          <w:rtl/>
        </w:rPr>
        <w:t>רבינא</w:t>
      </w:r>
      <w:r w:rsidRPr="007750DB">
        <w:rPr>
          <w:rStyle w:val="affff5"/>
          <w:rtl/>
        </w:rPr>
        <w:t xml:space="preserve"> ש"מ:</w:t>
      </w:r>
      <w:r w:rsidRPr="00C35A2C">
        <w:rPr>
          <w:rFonts w:ascii="FontbitDavid" w:hAnsi="FontbitDavid"/>
          <w:sz w:val="32"/>
          <w:rtl/>
        </w:rPr>
        <w:t xml:space="preserve"> בן בתך מה</w:t>
      </w:r>
      <w:r w:rsidR="004D6115">
        <w:rPr>
          <w:rFonts w:ascii="FontbitDavid" w:hAnsi="FontbitDavid" w:hint="cs"/>
          <w:sz w:val="32"/>
          <w:rtl/>
        </w:rPr>
        <w:t>נכרי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קרוי </w:t>
      </w:r>
      <w:r w:rsidRPr="007750DB">
        <w:rPr>
          <w:rStyle w:val="affff1"/>
          <w:rtl/>
        </w:rPr>
        <w:t>בנך</w:t>
      </w:r>
      <w:r w:rsidRPr="00C35A2C">
        <w:rPr>
          <w:rFonts w:ascii="FontbitDavid" w:hAnsi="FontbitDavid"/>
          <w:sz w:val="32"/>
          <w:rtl/>
        </w:rPr>
        <w:t>.</w:t>
      </w:r>
    </w:p>
    <w:p w14:paraId="10325DE4" w14:textId="4D594ABC" w:rsidR="000521C0" w:rsidRPr="00062827" w:rsidRDefault="000521C0" w:rsidP="004D6115">
      <w:pPr>
        <w:rPr>
          <w:rFonts w:ascii="FontbitDavid" w:hAnsi="FontbitDavid"/>
          <w:spacing w:val="-8"/>
          <w:sz w:val="32"/>
          <w:rtl/>
        </w:rPr>
      </w:pPr>
      <w:r w:rsidRPr="00062827">
        <w:rPr>
          <w:rStyle w:val="affff5"/>
          <w:rFonts w:hint="eastAsia"/>
          <w:spacing w:val="-8"/>
          <w:rtl/>
        </w:rPr>
        <w:t>ואין</w:t>
      </w:r>
      <w:r w:rsidRPr="00062827">
        <w:rPr>
          <w:rStyle w:val="affff5"/>
          <w:spacing w:val="-8"/>
          <w:rtl/>
        </w:rPr>
        <w:t xml:space="preserve"> </w:t>
      </w:r>
      <w:r w:rsidRPr="00062827">
        <w:rPr>
          <w:rStyle w:val="affff5"/>
          <w:rFonts w:hint="eastAsia"/>
          <w:spacing w:val="-8"/>
          <w:rtl/>
        </w:rPr>
        <w:t>להוכיח</w:t>
      </w:r>
      <w:r w:rsidR="004D6115" w:rsidRPr="00062827">
        <w:rPr>
          <w:rStyle w:val="affff5"/>
          <w:rFonts w:hint="cs"/>
          <w:spacing w:val="-8"/>
          <w:rtl/>
        </w:rPr>
        <w:t>:</w:t>
      </w:r>
      <w:r w:rsidRPr="00062827">
        <w:rPr>
          <w:rStyle w:val="affff5"/>
          <w:spacing w:val="-8"/>
          <w:rtl/>
        </w:rPr>
        <w:t xml:space="preserve"> </w:t>
      </w:r>
      <w:r w:rsidRPr="00062827">
        <w:rPr>
          <w:rFonts w:ascii="FontbitDavid" w:hAnsi="FontbitDavid" w:hint="cs"/>
          <w:spacing w:val="-8"/>
          <w:sz w:val="32"/>
          <w:rtl/>
        </w:rPr>
        <w:t>ד</w:t>
      </w:r>
      <w:r w:rsidR="004D6115" w:rsidRPr="00062827">
        <w:rPr>
          <w:rFonts w:ascii="FontbitDavid" w:hAnsi="FontbitDavid" w:hint="cs"/>
          <w:spacing w:val="-8"/>
          <w:sz w:val="32"/>
          <w:rtl/>
        </w:rPr>
        <w:t>גוי</w:t>
      </w:r>
      <w:r w:rsidRPr="00062827">
        <w:rPr>
          <w:rFonts w:ascii="FontbitDavid" w:hAnsi="FontbitDavid" w:hint="cs"/>
          <w:spacing w:val="-8"/>
          <w:sz w:val="32"/>
          <w:rtl/>
        </w:rPr>
        <w:t xml:space="preserve"> ועבד על בת ישראל </w:t>
      </w:r>
      <w:r w:rsidR="004D6115" w:rsidRPr="00062827">
        <w:rPr>
          <w:rFonts w:ascii="FontbitDavid" w:hAnsi="FontbitDavid" w:hint="cs"/>
          <w:spacing w:val="-8"/>
          <w:sz w:val="32"/>
          <w:rtl/>
        </w:rPr>
        <w:t xml:space="preserve">- </w:t>
      </w:r>
      <w:r w:rsidRPr="00062827">
        <w:rPr>
          <w:rFonts w:ascii="FontbitDavid" w:hAnsi="FontbitDavid" w:hint="cs"/>
          <w:spacing w:val="-8"/>
          <w:sz w:val="32"/>
          <w:rtl/>
        </w:rPr>
        <w:t>ולד כשר</w:t>
      </w:r>
      <w:r w:rsidR="004D6115" w:rsidRPr="00062827">
        <w:rPr>
          <w:rFonts w:ascii="FontbitDavid" w:hAnsi="FontbitDavid" w:hint="cs"/>
          <w:spacing w:val="-8"/>
          <w:sz w:val="32"/>
          <w:rtl/>
        </w:rPr>
        <w:t xml:space="preserve">, ששמא </w:t>
      </w:r>
      <w:r w:rsidRPr="00062827">
        <w:rPr>
          <w:rFonts w:ascii="FontbitDavid" w:hAnsi="FontbitDavid" w:hint="cs"/>
          <w:spacing w:val="-8"/>
          <w:sz w:val="32"/>
          <w:rtl/>
        </w:rPr>
        <w:t>פסול</w:t>
      </w:r>
      <w:r w:rsidRPr="00062827">
        <w:rPr>
          <w:rStyle w:val="affff8"/>
          <w:spacing w:val="-8"/>
          <w:rtl/>
        </w:rPr>
        <w:t xml:space="preserve"> </w:t>
      </w:r>
      <w:r w:rsidR="004D6115" w:rsidRPr="00062827">
        <w:rPr>
          <w:rStyle w:val="affff8"/>
          <w:rFonts w:hint="eastAsia"/>
          <w:spacing w:val="-8"/>
          <w:rtl/>
        </w:rPr>
        <w:t>ולא</w:t>
      </w:r>
      <w:r w:rsidR="004D6115" w:rsidRPr="00062827">
        <w:rPr>
          <w:rStyle w:val="affff8"/>
          <w:spacing w:val="-8"/>
          <w:rtl/>
        </w:rPr>
        <w:t xml:space="preserve"> </w:t>
      </w:r>
      <w:r w:rsidR="004D6115" w:rsidRPr="00062827">
        <w:rPr>
          <w:rStyle w:val="affff8"/>
          <w:rFonts w:hint="eastAsia"/>
          <w:spacing w:val="-8"/>
          <w:rtl/>
        </w:rPr>
        <w:t>ממזר</w:t>
      </w:r>
      <w:r w:rsidR="004D6115" w:rsidRPr="00062827">
        <w:rPr>
          <w:rStyle w:val="affff8"/>
          <w:rFonts w:hint="cs"/>
          <w:spacing w:val="-8"/>
          <w:rtl/>
        </w:rPr>
        <w:t>.</w:t>
      </w:r>
    </w:p>
    <w:p w14:paraId="3CCDC466" w14:textId="7414FAFF" w:rsidR="000521C0" w:rsidRPr="00C35A2C" w:rsidRDefault="000521C0" w:rsidP="007750DB">
      <w:pPr>
        <w:rPr>
          <w:rtl/>
        </w:rPr>
      </w:pPr>
      <w:r w:rsidRPr="007750DB">
        <w:rPr>
          <w:rStyle w:val="affff5"/>
          <w:rFonts w:hint="eastAsia"/>
          <w:rtl/>
        </w:rPr>
        <w:t>ו</w:t>
      </w:r>
      <w:r w:rsidR="004D6115" w:rsidRPr="007750DB">
        <w:rPr>
          <w:rStyle w:val="affff5"/>
          <w:rFonts w:hint="eastAsia"/>
          <w:rtl/>
        </w:rPr>
        <w:t>הפסוק</w:t>
      </w:r>
      <w:r w:rsidRPr="007750DB">
        <w:rPr>
          <w:rStyle w:val="affff5"/>
          <w:rtl/>
        </w:rPr>
        <w:t xml:space="preserve"> בכל אומות</w:t>
      </w:r>
      <w:r w:rsidR="004D6115">
        <w:rPr>
          <w:rStyle w:val="affff5"/>
          <w:rFonts w:hint="cs"/>
          <w:rtl/>
        </w:rPr>
        <w:t>:</w:t>
      </w:r>
      <w:r w:rsidRPr="00262A77">
        <w:rPr>
          <w:rFonts w:hint="cs"/>
          <w:spacing w:val="-6"/>
          <w:rtl/>
        </w:rPr>
        <w:t xml:space="preserve"> </w:t>
      </w:r>
      <w:r w:rsidRPr="00262A77">
        <w:rPr>
          <w:rStyle w:val="affff1"/>
          <w:rFonts w:hint="cs"/>
          <w:spacing w:val="-6"/>
          <w:rtl/>
        </w:rPr>
        <w:t xml:space="preserve">'כי יסיר' </w:t>
      </w:r>
      <w:r w:rsidRPr="00262A77">
        <w:rPr>
          <w:rFonts w:hint="cs"/>
          <w:spacing w:val="-6"/>
          <w:rtl/>
        </w:rPr>
        <w:t xml:space="preserve">לרבות כל המסירים </w:t>
      </w:r>
      <w:r w:rsidRPr="007750DB">
        <w:rPr>
          <w:rStyle w:val="affff5"/>
          <w:rFonts w:hint="eastAsia"/>
          <w:rtl/>
        </w:rPr>
        <w:t>וכר</w:t>
      </w:r>
      <w:r w:rsidRPr="007750DB">
        <w:rPr>
          <w:rStyle w:val="affff5"/>
          <w:rtl/>
        </w:rPr>
        <w:t>"</w:t>
      </w:r>
      <w:r w:rsidRPr="007750DB">
        <w:rPr>
          <w:rStyle w:val="affff5"/>
          <w:rFonts w:hint="eastAsia"/>
          <w:rtl/>
        </w:rPr>
        <w:t>ש</w:t>
      </w:r>
      <w:r w:rsidRPr="007750DB">
        <w:rPr>
          <w:rStyle w:val="affff5"/>
          <w:rtl/>
        </w:rPr>
        <w:t xml:space="preserve"> </w:t>
      </w:r>
      <w:r w:rsidR="004D6115" w:rsidRPr="007750DB">
        <w:rPr>
          <w:rStyle w:val="affff5"/>
          <w:rFonts w:hint="eastAsia"/>
          <w:rtl/>
        </w:rPr>
        <w:t>ש</w:t>
      </w:r>
      <w:r w:rsidRPr="007750DB">
        <w:rPr>
          <w:rStyle w:val="affff5"/>
          <w:rFonts w:hint="eastAsia"/>
          <w:rtl/>
        </w:rPr>
        <w:t>ד</w:t>
      </w:r>
      <w:r w:rsidR="004D6115" w:rsidRPr="007750DB">
        <w:rPr>
          <w:rStyle w:val="affff5"/>
          <w:rFonts w:hint="eastAsia"/>
          <w:rtl/>
        </w:rPr>
        <w:t>ו</w:t>
      </w:r>
      <w:r w:rsidRPr="007750DB">
        <w:rPr>
          <w:rStyle w:val="affff5"/>
          <w:rFonts w:hint="eastAsia"/>
          <w:rtl/>
        </w:rPr>
        <w:t>רש</w:t>
      </w:r>
      <w:r w:rsidRPr="007750DB">
        <w:rPr>
          <w:rStyle w:val="affff5"/>
          <w:rtl/>
        </w:rPr>
        <w:t xml:space="preserve"> טעם </w:t>
      </w:r>
      <w:r w:rsidRPr="007750DB">
        <w:rPr>
          <w:rStyle w:val="affff5"/>
          <w:rFonts w:hint="eastAsia"/>
          <w:rtl/>
        </w:rPr>
        <w:t>קרא</w:t>
      </w:r>
      <w:r w:rsidRPr="007750DB">
        <w:rPr>
          <w:rStyle w:val="affff5"/>
          <w:rtl/>
        </w:rPr>
        <w:t>.</w:t>
      </w:r>
    </w:p>
    <w:p w14:paraId="3CF460C9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כג:</w:t>
      </w:r>
    </w:p>
    <w:p w14:paraId="7B0E5614" w14:textId="2E8829FC" w:rsidR="00860949" w:rsidRDefault="000521C0" w:rsidP="001E5A54">
      <w:pPr>
        <w:pStyle w:val="affffb"/>
        <w:rPr>
          <w:rtl/>
        </w:rPr>
      </w:pPr>
      <w:ins w:id="9821" w:author="מספור קטעי משנה" w:date="2026-10-06T06:45:58Z">
        <w:r>
          <w:rPr>
            <w:rStyle w:val="MisparKeta"/>
          </w:rPr>
          <w:t xml:space="preserve">א. </w:t>
        </w:r>
      </w:ins>
      <w:bookmarkStart w:id="192" w:name="_Toc119172666"/>
      <w:bookmarkStart w:id="193" w:name="_Toc119229754"/>
      <w:r w:rsidRPr="00C35A2C">
        <w:rPr>
          <w:rtl/>
        </w:rPr>
        <w:t>מי שקידש אחת משתי אח</w:t>
      </w:r>
      <w:r>
        <w:rPr>
          <w:rtl/>
        </w:rPr>
        <w:t>יות, ואין יודע אי זה קידש</w:t>
      </w:r>
      <w:bookmarkEnd w:id="192"/>
      <w:bookmarkEnd w:id="193"/>
    </w:p>
    <w:p>
      <w:pPr>
        <w:pStyle w:val="MishnaBatzad"/>
        <w:rPr>
          <w:ins w:id="20413" w:author="קלוד" w:date="2026-10-06T10:10:48Z"/>
        </w:rPr>
      </w:pPr>
      <w:ins w:id="20412" w:author="קלוד" w:date="2026-10-06T10:10:48Z">
        <w:r>
          <w:t xml:space="preserve">משנה ו</w:t>
        </w:r>
      </w:ins>
    </w:p>
    <w:p w14:paraId="3FFD713E" w14:textId="4171C8CB" w:rsidR="000521C0" w:rsidRPr="00C35A2C" w:rsidRDefault="00860949" w:rsidP="00860949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 w:rsidR="004D6115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0521C0" w:rsidRPr="00C35A2C">
        <w:rPr>
          <w:rtl/>
        </w:rPr>
        <w:t>נותן גט לזו וגט לזו</w:t>
      </w:r>
      <w:r w:rsidR="004D6115">
        <w:rPr>
          <w:rFonts w:hint="cs"/>
          <w:rtl/>
        </w:rPr>
        <w:t>,</w:t>
      </w:r>
    </w:p>
    <w:p w14:paraId="78EE30D6" w14:textId="04AB96F3" w:rsidR="000521C0" w:rsidRPr="00C35A2C" w:rsidRDefault="000521C0" w:rsidP="000521C0">
      <w:pPr>
        <w:pStyle w:val="affc"/>
        <w:rPr>
          <w:rtl/>
        </w:rPr>
      </w:pPr>
      <w:bookmarkStart w:id="194" w:name="_Toc119172667"/>
      <w:bookmarkStart w:id="195" w:name="_Toc119229755"/>
      <w:r w:rsidRPr="001E5A54">
        <w:rPr>
          <w:rStyle w:val="affffc"/>
          <w:rtl/>
        </w:rPr>
        <w:t>מת,</w:t>
      </w:r>
      <w:bookmarkEnd w:id="194"/>
      <w:bookmarkEnd w:id="195"/>
      <w:r w:rsidRPr="00C35A2C">
        <w:rPr>
          <w:rtl/>
        </w:rPr>
        <w:t xml:space="preserve"> ולו אח אחד - חולץ לשתיהן</w:t>
      </w:r>
      <w:r w:rsidR="004D6115">
        <w:rPr>
          <w:rFonts w:hint="cs"/>
          <w:rtl/>
        </w:rPr>
        <w:t>,</w:t>
      </w:r>
    </w:p>
    <w:p w14:paraId="44C112BC" w14:textId="472F1259" w:rsidR="000521C0" w:rsidRPr="00C35A2C" w:rsidRDefault="000521C0" w:rsidP="004D6115">
      <w:pPr>
        <w:pStyle w:val="affc"/>
        <w:rPr>
          <w:rtl/>
        </w:rPr>
      </w:pPr>
      <w:r w:rsidRPr="00C35A2C">
        <w:rPr>
          <w:rtl/>
        </w:rPr>
        <w:t>שנים - אחד חולץ ואחד מייבם</w:t>
      </w:r>
      <w:r w:rsidR="004D6115">
        <w:rPr>
          <w:rFonts w:hint="cs"/>
          <w:rtl/>
        </w:rPr>
        <w:t>,</w:t>
      </w:r>
      <w:r w:rsidRPr="00C35A2C">
        <w:rPr>
          <w:rtl/>
        </w:rPr>
        <w:t xml:space="preserve"> </w:t>
      </w:r>
      <w:r w:rsidR="004D6115">
        <w:rPr>
          <w:rFonts w:hint="cs"/>
          <w:rtl/>
        </w:rPr>
        <w:t xml:space="preserve">   </w:t>
      </w:r>
      <w:r w:rsidRPr="00C35A2C">
        <w:rPr>
          <w:rtl/>
        </w:rPr>
        <w:t>כנסו - אין מוציאין מידם.</w:t>
      </w:r>
    </w:p>
    <w:p w14:paraId="49C4853F" w14:textId="5E452F82" w:rsidR="004D6115" w:rsidRDefault="000521C0" w:rsidP="001E5A54">
      <w:pPr>
        <w:pStyle w:val="affffb"/>
        <w:rPr>
          <w:rtl/>
        </w:rPr>
      </w:pPr>
      <w:ins w:id="9823" w:author="מספור קטעי משנה" w:date="2026-10-06T06:45:58Z">
        <w:r>
          <w:rPr>
            <w:rStyle w:val="MisparKeta"/>
          </w:rPr>
          <w:t xml:space="preserve">א. </w:t>
        </w:r>
      </w:ins>
      <w:bookmarkStart w:id="196" w:name="_Toc119172668"/>
      <w:bookmarkStart w:id="197" w:name="_Toc119229756"/>
      <w:r w:rsidRPr="0075186D">
        <w:rPr>
          <w:rtl/>
        </w:rPr>
        <w:t xml:space="preserve">שנים שקדשו שתי אחיות, </w:t>
      </w:r>
      <w:r w:rsidR="004D6115">
        <w:rPr>
          <w:rFonts w:hint="cs"/>
          <w:rtl/>
        </w:rPr>
        <w:t>ולא יודעים</w:t>
      </w:r>
      <w:r w:rsidRPr="0075186D">
        <w:rPr>
          <w:rtl/>
        </w:rPr>
        <w:t xml:space="preserve"> אי זו קידש</w:t>
      </w:r>
      <w:r w:rsidR="004D6115">
        <w:rPr>
          <w:rFonts w:hint="cs"/>
          <w:rtl/>
        </w:rPr>
        <w:t xml:space="preserve">ו </w:t>
      </w:r>
      <w:r w:rsidRPr="00C35A2C">
        <w:rPr>
          <w:rtl/>
        </w:rPr>
        <w:t>-</w:t>
      </w:r>
      <w:bookmarkEnd w:id="196"/>
      <w:bookmarkEnd w:id="197"/>
    </w:p>
    <w:p>
      <w:pPr>
        <w:pStyle w:val="MishnaBatzad"/>
        <w:rPr>
          <w:ins w:id="20415" w:author="קלוד" w:date="2026-10-06T10:10:48Z"/>
        </w:rPr>
      </w:pPr>
      <w:ins w:id="20414" w:author="קלוד" w:date="2026-10-06T10:10:48Z">
        <w:r>
          <w:t xml:space="preserve">משנה ז</w:t>
        </w:r>
      </w:ins>
    </w:p>
    <w:p w14:paraId="02A78CEF" w14:textId="2A186D96" w:rsidR="000521C0" w:rsidRPr="00C35A2C" w:rsidRDefault="000521C0" w:rsidP="007750DB">
      <w:pPr>
        <w:pStyle w:val="affc"/>
        <w:jc w:val="center"/>
        <w:rPr>
          <w:rtl/>
        </w:rPr>
      </w:pPr>
      <w:r w:rsidRPr="00C35A2C">
        <w:rPr>
          <w:rtl/>
        </w:rPr>
        <w:t>זה נותן שני גיטין וזה נותן שני גיטין</w:t>
      </w:r>
      <w:r w:rsidR="004D6115">
        <w:rPr>
          <w:rFonts w:hint="cs"/>
          <w:rtl/>
        </w:rPr>
        <w:t>,</w:t>
      </w:r>
    </w:p>
    <w:p w14:paraId="70D66FF5" w14:textId="65FE0896" w:rsidR="000521C0" w:rsidRPr="00C35A2C" w:rsidRDefault="000521C0" w:rsidP="000521C0">
      <w:pPr>
        <w:pStyle w:val="affc"/>
        <w:rPr>
          <w:rtl/>
        </w:rPr>
      </w:pPr>
      <w:bookmarkStart w:id="198" w:name="_Toc119172669"/>
      <w:bookmarkStart w:id="199" w:name="_Toc119229757"/>
      <w:r w:rsidRPr="001E5A54">
        <w:rPr>
          <w:rStyle w:val="affffc"/>
          <w:rtl/>
        </w:rPr>
        <w:t>מתו,</w:t>
      </w:r>
      <w:bookmarkEnd w:id="198"/>
      <w:bookmarkEnd w:id="199"/>
      <w:r w:rsidRPr="00C35A2C">
        <w:rPr>
          <w:rtl/>
        </w:rPr>
        <w:t xml:space="preserve"> לזה אח ולזה אח - זה חולץ לשתיהן וזה חולץ לשתיהן</w:t>
      </w:r>
      <w:r w:rsidR="004D6115">
        <w:rPr>
          <w:rFonts w:hint="cs"/>
          <w:rtl/>
        </w:rPr>
        <w:t>,</w:t>
      </w:r>
    </w:p>
    <w:p w14:paraId="55134F2C" w14:textId="2CB6CC7E" w:rsidR="004D6115" w:rsidRDefault="001E5A54" w:rsidP="000521C0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0521C0" w:rsidRPr="0075186D">
        <w:rPr>
          <w:rtl/>
        </w:rPr>
        <w:t xml:space="preserve">לזה אחד ולזה שנים </w:t>
      </w:r>
      <w:r w:rsidR="004D6115">
        <w:rPr>
          <w:rFonts w:hint="cs"/>
          <w:rtl/>
        </w:rPr>
        <w:t xml:space="preserve">- </w:t>
      </w:r>
      <w:r w:rsidR="000521C0" w:rsidRPr="0075186D">
        <w:rPr>
          <w:rtl/>
        </w:rPr>
        <w:t>היחיד חולץ לשתיהן,</w:t>
      </w:r>
    </w:p>
    <w:p w14:paraId="152E8C7C" w14:textId="714D2F12" w:rsidR="000521C0" w:rsidRPr="00C35A2C" w:rsidRDefault="000521C0" w:rsidP="004D6115">
      <w:pPr>
        <w:pStyle w:val="affc"/>
        <w:rPr>
          <w:rtl/>
        </w:rPr>
      </w:pPr>
      <w:r w:rsidRPr="0075186D">
        <w:rPr>
          <w:rtl/>
        </w:rPr>
        <w:t>והשנים אחד חולץ ואחד מייבם</w:t>
      </w:r>
      <w:r w:rsidR="004D6115">
        <w:rPr>
          <w:rFonts w:hint="cs"/>
          <w:rtl/>
        </w:rPr>
        <w:t xml:space="preserve">,   </w:t>
      </w:r>
      <w:r w:rsidRPr="00C35A2C">
        <w:rPr>
          <w:rtl/>
        </w:rPr>
        <w:t>כנסו - אין מוציאין מידם.</w:t>
      </w:r>
    </w:p>
    <w:p w14:paraId="7B24E2BA" w14:textId="589CE6B2" w:rsidR="004D6115" w:rsidRDefault="000521C0" w:rsidP="001E5A54">
      <w:pPr>
        <w:pStyle w:val="affc"/>
        <w:rPr>
          <w:rtl/>
        </w:rPr>
      </w:pPr>
      <w:r w:rsidRPr="0075186D">
        <w:rPr>
          <w:rtl/>
        </w:rPr>
        <w:t>לזה שנים ולזה שנים -</w:t>
      </w:r>
    </w:p>
    <w:p w14:paraId="35D037DB" w14:textId="529FBD57" w:rsidR="000521C0" w:rsidRPr="009812AF" w:rsidRDefault="001E5A54" w:rsidP="000521C0">
      <w:pPr>
        <w:pStyle w:val="affc"/>
        <w:rPr>
          <w:spacing w:val="4"/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0521C0" w:rsidRPr="0075186D">
        <w:rPr>
          <w:rtl/>
        </w:rPr>
        <w:t>אחיו של זה חולץ לאחת ואחיו של זה חולץ לאחת,</w:t>
      </w:r>
    </w:p>
    <w:p w14:paraId="0FFB98FD" w14:textId="6B9CBE4B" w:rsidR="000521C0" w:rsidRDefault="000521C0" w:rsidP="000521C0">
      <w:pPr>
        <w:pStyle w:val="affc"/>
        <w:rPr>
          <w:rtl/>
        </w:rPr>
      </w:pPr>
      <w:r w:rsidRPr="0075186D">
        <w:rPr>
          <w:rtl/>
        </w:rPr>
        <w:t>אחיו של זה מייבם חלוצת זה ואחיו של זה מייבם חלוצת זה</w:t>
      </w:r>
      <w:r w:rsidR="004D6115">
        <w:rPr>
          <w:rFonts w:hint="cs"/>
          <w:rtl/>
        </w:rPr>
        <w:t>,</w:t>
      </w:r>
    </w:p>
    <w:p w14:paraId="35217688" w14:textId="71EE730F" w:rsidR="000521C0" w:rsidRPr="00C35A2C" w:rsidRDefault="000521C0" w:rsidP="004D6115">
      <w:pPr>
        <w:pStyle w:val="affc"/>
        <w:rPr>
          <w:rtl/>
        </w:rPr>
      </w:pPr>
      <w:bookmarkStart w:id="200" w:name="_Toc119172670"/>
      <w:bookmarkStart w:id="201" w:name="_Toc119229758"/>
      <w:r w:rsidRPr="00DA0563">
        <w:rPr>
          <w:rStyle w:val="affffc"/>
          <w:spacing w:val="0"/>
          <w:rtl/>
        </w:rPr>
        <w:lastRenderedPageBreak/>
        <w:t>קדמו שנים וחלצו</w:t>
      </w:r>
      <w:bookmarkEnd w:id="200"/>
      <w:bookmarkEnd w:id="201"/>
      <w:r w:rsidR="000C4A82" w:rsidRPr="00DA0563">
        <w:rPr>
          <w:rFonts w:hint="cs"/>
          <w:spacing w:val="0"/>
          <w:rtl/>
        </w:rPr>
        <w:t xml:space="preserve"> </w:t>
      </w:r>
      <w:r w:rsidRPr="00DA0563">
        <w:rPr>
          <w:spacing w:val="0"/>
          <w:rtl/>
        </w:rPr>
        <w:t>לא יי</w:t>
      </w:r>
      <w:r w:rsidR="003E24B2" w:rsidRPr="00DA0563">
        <w:rPr>
          <w:rFonts w:hint="cs"/>
          <w:spacing w:val="0"/>
          <w:rtl/>
        </w:rPr>
        <w:t>י</w:t>
      </w:r>
      <w:r w:rsidRPr="00DA0563">
        <w:rPr>
          <w:spacing w:val="0"/>
          <w:rtl/>
        </w:rPr>
        <w:t>במו השנים, אלא אחד חולץ ואחד מייבם</w:t>
      </w:r>
      <w:r w:rsidR="004D6115">
        <w:rPr>
          <w:rFonts w:hint="cs"/>
          <w:rtl/>
        </w:rPr>
        <w:t xml:space="preserve">,  </w:t>
      </w:r>
      <w:r w:rsidRPr="000C4A82">
        <w:rPr>
          <w:rStyle w:val="affffc"/>
          <w:rtl/>
        </w:rPr>
        <w:t xml:space="preserve">קדמו וכנסו </w:t>
      </w:r>
      <w:r w:rsidRPr="00C35A2C">
        <w:rPr>
          <w:rtl/>
        </w:rPr>
        <w:t>- אין מוציאין מידם.</w:t>
      </w:r>
    </w:p>
    <w:p w14:paraId="5A039AEB" w14:textId="13FBD8A3" w:rsidR="000521C0" w:rsidRDefault="004D6115" w:rsidP="00A80C71">
      <w:pPr>
        <w:pStyle w:val="affff2"/>
        <w:rPr>
          <w:rtl/>
        </w:rPr>
      </w:pPr>
      <w:bookmarkStart w:id="202" w:name="_Toc119172671"/>
      <w:bookmarkStart w:id="203" w:name="_Toc119229759"/>
      <w:r>
        <w:rPr>
          <w:rStyle w:val="affff5"/>
          <w:rFonts w:hint="cs"/>
          <w:rtl/>
        </w:rPr>
        <w:t>א</w:t>
      </w:r>
      <w:r w:rsidR="000521C0" w:rsidRPr="007750DB">
        <w:rPr>
          <w:rStyle w:val="affff5"/>
          <w:rFonts w:hint="eastAsia"/>
          <w:rtl/>
        </w:rPr>
        <w:t>ין</w:t>
      </w:r>
      <w:r w:rsidR="000521C0" w:rsidRPr="007750DB">
        <w:rPr>
          <w:rStyle w:val="affff5"/>
          <w:rtl/>
        </w:rPr>
        <w:t xml:space="preserve"> </w:t>
      </w:r>
      <w:r w:rsidR="000521C0" w:rsidRPr="007750DB">
        <w:rPr>
          <w:rStyle w:val="affff5"/>
          <w:rFonts w:hint="eastAsia"/>
          <w:rtl/>
        </w:rPr>
        <w:t>להוכיח</w:t>
      </w:r>
      <w:r>
        <w:rPr>
          <w:rStyle w:val="affff5"/>
          <w:rFonts w:hint="cs"/>
          <w:rtl/>
        </w:rPr>
        <w:t>:</w:t>
      </w:r>
      <w:r w:rsidR="000521C0" w:rsidRPr="00C35A2C">
        <w:rPr>
          <w:rFonts w:hint="cs"/>
          <w:rtl/>
        </w:rPr>
        <w:t xml:space="preserve"> </w:t>
      </w:r>
      <w:r w:rsidR="00103767">
        <w:rPr>
          <w:rFonts w:hint="cs"/>
          <w:rtl/>
        </w:rPr>
        <w:t>'</w:t>
      </w:r>
      <w:r w:rsidR="000521C0" w:rsidRPr="00C35A2C">
        <w:rPr>
          <w:rFonts w:hint="cs"/>
          <w:rtl/>
        </w:rPr>
        <w:t xml:space="preserve">קדושין שאין מסורין לביאה </w:t>
      </w:r>
      <w:r w:rsidR="00103767">
        <w:rPr>
          <w:rFonts w:hint="cs"/>
          <w:rtl/>
        </w:rPr>
        <w:t>-</w:t>
      </w:r>
      <w:r w:rsidR="000521C0" w:rsidRPr="00C35A2C">
        <w:rPr>
          <w:rFonts w:hint="cs"/>
          <w:rtl/>
        </w:rPr>
        <w:t xml:space="preserve"> קידושין</w:t>
      </w:r>
      <w:r w:rsidR="00103767">
        <w:rPr>
          <w:rFonts w:hint="cs"/>
          <w:rtl/>
        </w:rPr>
        <w:t>'</w:t>
      </w:r>
      <w:r w:rsidR="000521C0">
        <w:rPr>
          <w:rFonts w:hint="cs"/>
          <w:rtl/>
        </w:rPr>
        <w:t>,</w:t>
      </w:r>
      <w:bookmarkEnd w:id="202"/>
      <w:bookmarkEnd w:id="203"/>
      <w:r w:rsidR="000521C0" w:rsidRPr="00C35A2C">
        <w:rPr>
          <w:rFonts w:hint="cs"/>
          <w:rtl/>
        </w:rPr>
        <w:t xml:space="preserve"> </w:t>
      </w:r>
    </w:p>
    <w:p w14:paraId="575B212E" w14:textId="2D1A142C" w:rsidR="000521C0" w:rsidRPr="00C35A2C" w:rsidRDefault="000521C0" w:rsidP="000521C0">
      <w:pPr>
        <w:rPr>
          <w:rFonts w:ascii="FontbitDavid" w:hAnsi="FontbitDavid"/>
          <w:sz w:val="32"/>
          <w:rtl/>
        </w:rPr>
      </w:pPr>
      <w:r>
        <w:rPr>
          <w:rFonts w:hint="cs"/>
          <w:rtl/>
        </w:rPr>
        <w:t xml:space="preserve">- </w:t>
      </w:r>
      <w:r w:rsidR="00103767">
        <w:rPr>
          <w:rFonts w:hint="cs"/>
          <w:rtl/>
        </w:rPr>
        <w:t>שב'</w:t>
      </w:r>
      <w:r w:rsidRPr="00C35A2C">
        <w:rPr>
          <w:rFonts w:hint="cs"/>
          <w:rtl/>
        </w:rPr>
        <w:t>הוכרו ולבסוף נתערבו</w:t>
      </w:r>
      <w:r w:rsidR="00103767">
        <w:rPr>
          <w:rFonts w:hint="cs"/>
          <w:rtl/>
        </w:rPr>
        <w:t>',</w:t>
      </w:r>
      <w:r w:rsidRPr="00C35A2C">
        <w:rPr>
          <w:rFonts w:hint="cs"/>
          <w:rtl/>
        </w:rPr>
        <w:t xml:space="preserve"> </w:t>
      </w:r>
      <w:r w:rsidR="00103767">
        <w:rPr>
          <w:rtl/>
        </w:rPr>
        <w:tab/>
      </w:r>
      <w:r w:rsidR="00103767">
        <w:rPr>
          <w:rtl/>
        </w:rPr>
        <w:tab/>
      </w:r>
      <w:r w:rsidRPr="007750DB">
        <w:rPr>
          <w:rStyle w:val="affff5"/>
          <w:rFonts w:hint="eastAsia"/>
          <w:rtl/>
        </w:rPr>
        <w:t>ודייקא</w:t>
      </w:r>
      <w:r w:rsidR="00103767">
        <w:rPr>
          <w:rStyle w:val="affff5"/>
          <w:rFonts w:hint="cs"/>
          <w:rtl/>
        </w:rPr>
        <w:t>:</w:t>
      </w:r>
      <w:r w:rsidRPr="00C35A2C">
        <w:rPr>
          <w:rFonts w:hint="cs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 xml:space="preserve">ואינו </w:t>
      </w:r>
      <w:r w:rsidR="00103767">
        <w:rPr>
          <w:rFonts w:ascii="FontbitDavid" w:hAnsi="FontbitDavid" w:cs="PFT_Frank" w:hint="cs"/>
          <w:b/>
          <w:bCs/>
          <w:sz w:val="14"/>
          <w:szCs w:val="14"/>
          <w:rtl/>
        </w:rPr>
        <w:t>'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>יודע</w:t>
      </w:r>
      <w:r w:rsidR="00103767">
        <w:rPr>
          <w:rFonts w:ascii="FontbitDavid" w:hAnsi="FontbitDavid" w:cs="PFT_Frank" w:hint="cs"/>
          <w:b/>
          <w:bCs/>
          <w:sz w:val="14"/>
          <w:szCs w:val="14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510961">
        <w:rPr>
          <w:rStyle w:val="affff8"/>
          <w:rFonts w:hint="cs"/>
          <w:rtl/>
        </w:rPr>
        <w:t xml:space="preserve">ולא </w:t>
      </w:r>
      <w:r w:rsidR="00103767">
        <w:rPr>
          <w:rStyle w:val="affff8"/>
          <w:rFonts w:hint="cs"/>
          <w:rtl/>
        </w:rPr>
        <w:t>'</w:t>
      </w:r>
      <w:r w:rsidRPr="00510961">
        <w:rPr>
          <w:rStyle w:val="affff8"/>
          <w:rFonts w:hint="cs"/>
          <w:rtl/>
        </w:rPr>
        <w:t>ידוע</w:t>
      </w:r>
      <w:r w:rsidR="00103767">
        <w:rPr>
          <w:rStyle w:val="affff8"/>
          <w:rFonts w:hint="cs"/>
          <w:rtl/>
        </w:rPr>
        <w:t>'</w:t>
      </w:r>
      <w:r w:rsidR="00103767">
        <w:rPr>
          <w:rFonts w:ascii="FontbitDavid" w:hAnsi="FontbitDavid" w:hint="cs"/>
          <w:sz w:val="32"/>
          <w:rtl/>
        </w:rPr>
        <w:t>.</w:t>
      </w:r>
    </w:p>
    <w:p w14:paraId="5E14CC8F" w14:textId="419CC3E0" w:rsidR="000521C0" w:rsidRPr="00A80C71" w:rsidRDefault="000521C0" w:rsidP="00A80C71">
      <w:pPr>
        <w:rPr>
          <w:rFonts w:ascii="FontbitDavid" w:hAnsi="FontbitDavid"/>
          <w:spacing w:val="-4"/>
          <w:sz w:val="32"/>
          <w:rtl/>
        </w:rPr>
      </w:pPr>
      <w:bookmarkStart w:id="204" w:name="_Toc119172672"/>
      <w:bookmarkStart w:id="205" w:name="_Toc119229760"/>
      <w:r w:rsidRPr="00A80C71">
        <w:rPr>
          <w:rStyle w:val="afff5"/>
          <w:spacing w:val="-4"/>
          <w:rtl/>
        </w:rPr>
        <w:t>אחד חולץ ואחד מייבם</w:t>
      </w:r>
      <w:bookmarkEnd w:id="204"/>
      <w:bookmarkEnd w:id="205"/>
      <w:r w:rsidR="00103767" w:rsidRPr="00A80C71">
        <w:rPr>
          <w:rStyle w:val="afff5"/>
          <w:rFonts w:hint="cs"/>
          <w:spacing w:val="-4"/>
          <w:rtl/>
        </w:rPr>
        <w:t xml:space="preserve"> </w:t>
      </w:r>
      <w:r w:rsidR="00103767" w:rsidRPr="00A80C71">
        <w:rPr>
          <w:rFonts w:ascii="FontbitDavid" w:hAnsi="FontbitDavid" w:hint="cs"/>
          <w:spacing w:val="-4"/>
          <w:sz w:val="32"/>
          <w:rtl/>
        </w:rPr>
        <w:t>ולא</w:t>
      </w:r>
      <w:r w:rsidRPr="00A80C71">
        <w:rPr>
          <w:rFonts w:ascii="FontbitDavid" w:hAnsi="FontbitDavid"/>
          <w:spacing w:val="-4"/>
          <w:sz w:val="32"/>
          <w:rtl/>
        </w:rPr>
        <w:t xml:space="preserve"> </w:t>
      </w:r>
      <w:r w:rsidR="00103767" w:rsidRPr="00A80C71">
        <w:rPr>
          <w:rFonts w:ascii="FontbitDavid" w:hAnsi="FontbitDavid" w:hint="cs"/>
          <w:spacing w:val="-4"/>
          <w:sz w:val="32"/>
          <w:rtl/>
        </w:rPr>
        <w:t>ל</w:t>
      </w:r>
      <w:r w:rsidRPr="00A80C71">
        <w:rPr>
          <w:rFonts w:ascii="FontbitDavid" w:hAnsi="FontbitDavid"/>
          <w:spacing w:val="-4"/>
          <w:sz w:val="32"/>
          <w:rtl/>
        </w:rPr>
        <w:t>יב</w:t>
      </w:r>
      <w:r w:rsidR="00A80C71" w:rsidRPr="00A80C71">
        <w:rPr>
          <w:rFonts w:ascii="FontbitDavid" w:hAnsi="FontbitDavid" w:hint="cs"/>
          <w:spacing w:val="-4"/>
          <w:sz w:val="32"/>
          <w:rtl/>
        </w:rPr>
        <w:t>ם</w:t>
      </w:r>
      <w:r w:rsidRPr="00A80C71">
        <w:rPr>
          <w:rFonts w:ascii="FontbitDavid" w:hAnsi="FontbitDavid"/>
          <w:spacing w:val="-4"/>
          <w:sz w:val="32"/>
          <w:rtl/>
        </w:rPr>
        <w:t xml:space="preserve"> ברישא</w:t>
      </w:r>
      <w:r w:rsidR="00103767" w:rsidRPr="00A80C71">
        <w:rPr>
          <w:rFonts w:ascii="FontbitDavid" w:hAnsi="FontbitDavid" w:hint="cs"/>
          <w:spacing w:val="-4"/>
          <w:sz w:val="32"/>
          <w:rtl/>
        </w:rPr>
        <w:t xml:space="preserve"> שמא </w:t>
      </w:r>
      <w:r w:rsidRPr="00A80C71">
        <w:rPr>
          <w:rFonts w:ascii="FontbitDavid" w:hAnsi="FontbitDavid"/>
          <w:spacing w:val="-4"/>
          <w:sz w:val="32"/>
          <w:rtl/>
        </w:rPr>
        <w:t>פגע ב</w:t>
      </w:r>
      <w:r w:rsidR="003E24B2" w:rsidRPr="00A80C71">
        <w:rPr>
          <w:rFonts w:ascii="FontbitDavid" w:hAnsi="FontbitDavid" w:hint="cs"/>
          <w:spacing w:val="-4"/>
          <w:sz w:val="32"/>
          <w:rtl/>
        </w:rPr>
        <w:t>'</w:t>
      </w:r>
      <w:r w:rsidRPr="00A80C71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אחות זקוקתו</w:t>
      </w:r>
      <w:r w:rsidR="003E24B2" w:rsidRPr="00A80C71">
        <w:rPr>
          <w:rFonts w:ascii="FontbitDavid" w:hAnsi="FontbitDavid" w:hint="cs"/>
          <w:spacing w:val="-4"/>
          <w:sz w:val="32"/>
          <w:rtl/>
        </w:rPr>
        <w:t>'</w:t>
      </w:r>
      <w:r w:rsidRPr="00A80C71">
        <w:rPr>
          <w:rFonts w:ascii="FontbitDavid" w:hAnsi="FontbitDavid"/>
          <w:spacing w:val="-4"/>
          <w:sz w:val="32"/>
          <w:rtl/>
        </w:rPr>
        <w:t>.</w:t>
      </w:r>
    </w:p>
    <w:p w14:paraId="177620A7" w14:textId="7A560EE1" w:rsidR="000521C0" w:rsidRPr="00A80C71" w:rsidRDefault="00103767" w:rsidP="00A80C71">
      <w:pPr>
        <w:rPr>
          <w:rtl/>
        </w:rPr>
      </w:pPr>
      <w:bookmarkStart w:id="206" w:name="_Toc119172673"/>
      <w:bookmarkStart w:id="207" w:name="_Toc119229761"/>
      <w:r w:rsidRPr="00A80C71">
        <w:rPr>
          <w:rStyle w:val="afff5"/>
          <w:rFonts w:hint="eastAsia"/>
          <w:rtl/>
        </w:rPr>
        <w:t>שנים</w:t>
      </w:r>
      <w:r w:rsidRPr="00A80C71">
        <w:rPr>
          <w:rStyle w:val="afff5"/>
          <w:rtl/>
        </w:rPr>
        <w:t xml:space="preserve"> </w:t>
      </w:r>
      <w:r w:rsidRPr="00A80C71">
        <w:rPr>
          <w:rStyle w:val="afff5"/>
          <w:rFonts w:hint="eastAsia"/>
          <w:rtl/>
        </w:rPr>
        <w:t>שקידשו</w:t>
      </w:r>
      <w:r w:rsidRPr="00A80C71">
        <w:rPr>
          <w:rStyle w:val="afff5"/>
          <w:rtl/>
        </w:rPr>
        <w:t>:</w:t>
      </w:r>
      <w:r w:rsidRPr="00A80C71">
        <w:rPr>
          <w:rStyle w:val="afff5"/>
          <w:rFonts w:hint="cs"/>
          <w:rtl/>
        </w:rPr>
        <w:t xml:space="preserve"> </w:t>
      </w:r>
      <w:r w:rsidR="000521C0" w:rsidRPr="00A80C71">
        <w:rPr>
          <w:rStyle w:val="afff5"/>
          <w:rtl/>
        </w:rPr>
        <w:t>לזה אחד ולזה שנים</w:t>
      </w:r>
      <w:r w:rsidRPr="00A80C71">
        <w:rPr>
          <w:rStyle w:val="afff5"/>
          <w:rFonts w:hint="cs"/>
          <w:rtl/>
        </w:rPr>
        <w:t>,</w:t>
      </w:r>
      <w:bookmarkEnd w:id="206"/>
      <w:bookmarkEnd w:id="207"/>
      <w:r w:rsidR="000521C0" w:rsidRPr="00A80C71">
        <w:rPr>
          <w:spacing w:val="-4"/>
          <w:rtl/>
        </w:rPr>
        <w:t xml:space="preserve">יחיד חולץ לשתיהן, </w:t>
      </w:r>
      <w:r w:rsidR="000521C0" w:rsidRPr="00A80C71">
        <w:rPr>
          <w:rtl/>
        </w:rPr>
        <w:t>והשנים א</w:t>
      </w:r>
      <w:r w:rsidR="00A80C71">
        <w:rPr>
          <w:rFonts w:hint="cs"/>
          <w:rtl/>
        </w:rPr>
        <w:t>'</w:t>
      </w:r>
      <w:r w:rsidR="000521C0" w:rsidRPr="00A80C71">
        <w:rPr>
          <w:rtl/>
        </w:rPr>
        <w:t xml:space="preserve"> חולץ וא</w:t>
      </w:r>
      <w:r w:rsidR="00A80C71">
        <w:rPr>
          <w:rFonts w:hint="cs"/>
          <w:rtl/>
        </w:rPr>
        <w:t>'</w:t>
      </w:r>
      <w:r w:rsidR="000521C0" w:rsidRPr="00A80C71">
        <w:rPr>
          <w:rtl/>
        </w:rPr>
        <w:t xml:space="preserve"> מייבם</w:t>
      </w:r>
      <w:r w:rsidRPr="00A80C71">
        <w:rPr>
          <w:rFonts w:hint="cs"/>
          <w:rtl/>
        </w:rPr>
        <w:t>,</w:t>
      </w:r>
      <w:r w:rsidR="00A80C71" w:rsidRPr="00A80C71">
        <w:rPr>
          <w:rFonts w:hint="cs"/>
          <w:rtl/>
        </w:rPr>
        <w:t xml:space="preserve"> </w:t>
      </w:r>
      <w:r w:rsidR="00A80C71">
        <w:rPr>
          <w:rFonts w:hint="cs"/>
          <w:rtl/>
        </w:rPr>
        <w:t>קמ''ל ד</w:t>
      </w:r>
      <w:r w:rsidR="000521C0" w:rsidRPr="00A80C71">
        <w:rPr>
          <w:rFonts w:hint="cs"/>
          <w:rtl/>
        </w:rPr>
        <w:t xml:space="preserve">לא גזור </w:t>
      </w:r>
      <w:r w:rsidR="00A80C71" w:rsidRPr="00A80C71">
        <w:rPr>
          <w:rFonts w:hint="cs"/>
          <w:rtl/>
        </w:rPr>
        <w:t>ב'</w:t>
      </w:r>
      <w:r w:rsidR="000521C0" w:rsidRPr="00A80C71">
        <w:rPr>
          <w:rFonts w:hint="cs"/>
          <w:rtl/>
        </w:rPr>
        <w:t xml:space="preserve"> אטו חד</w:t>
      </w:r>
    </w:p>
    <w:p w14:paraId="7DC93D8F" w14:textId="0939CF85" w:rsidR="00B44411" w:rsidRPr="00062827" w:rsidRDefault="00B44411" w:rsidP="00B44411">
      <w:pPr>
        <w:rPr>
          <w:spacing w:val="-2"/>
          <w:rtl/>
        </w:rPr>
      </w:pPr>
      <w:r w:rsidRPr="00062827">
        <w:rPr>
          <w:rStyle w:val="affff5"/>
          <w:rFonts w:hint="eastAsia"/>
          <w:rtl/>
        </w:rPr>
        <w:t>וכן</w:t>
      </w:r>
      <w:r w:rsidRPr="00062827">
        <w:rPr>
          <w:rFonts w:hint="cs"/>
          <w:spacing w:val="-2"/>
          <w:rtl/>
        </w:rPr>
        <w:t>: שלא יייבם לפני שהיחיד חלץ, דשמא יפגע ב</w:t>
      </w:r>
      <w:r w:rsidR="003E24B2" w:rsidRPr="00062827">
        <w:rPr>
          <w:rFonts w:hint="cs"/>
          <w:spacing w:val="-2"/>
          <w:rtl/>
        </w:rPr>
        <w:t>'</w:t>
      </w:r>
      <w:r w:rsidRPr="00D1637C">
        <w:rPr>
          <w:rFonts w:cs="PFT_Frank" w:hint="eastAsia"/>
          <w:b/>
          <w:bCs/>
          <w:spacing w:val="-2"/>
          <w:szCs w:val="14"/>
          <w:rtl/>
        </w:rPr>
        <w:t>יבמה</w:t>
      </w:r>
      <w:r w:rsidRPr="00D1637C">
        <w:rPr>
          <w:rFonts w:cs="PFT_Frank"/>
          <w:b/>
          <w:bCs/>
          <w:spacing w:val="-2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pacing w:val="-2"/>
          <w:szCs w:val="14"/>
          <w:rtl/>
        </w:rPr>
        <w:t>לשוק</w:t>
      </w:r>
      <w:r w:rsidR="003E24B2" w:rsidRPr="00062827">
        <w:rPr>
          <w:rFonts w:hint="cs"/>
          <w:spacing w:val="-2"/>
          <w:rtl/>
        </w:rPr>
        <w:t>'</w:t>
      </w:r>
      <w:r w:rsidRPr="00062827">
        <w:rPr>
          <w:rFonts w:hint="cs"/>
          <w:spacing w:val="-2"/>
          <w:rtl/>
        </w:rPr>
        <w:t>.</w:t>
      </w:r>
    </w:p>
    <w:p w14:paraId="53537FA1" w14:textId="36983C64" w:rsidR="00A80C71" w:rsidRPr="00A80C71" w:rsidRDefault="000521C0" w:rsidP="00A80C71">
      <w:pPr>
        <w:pStyle w:val="afff4"/>
        <w:rPr>
          <w:rtl/>
        </w:rPr>
      </w:pPr>
      <w:ins w:id="9824" w:author="מספור קטעי משנה" w:date="2026-10-06T06:45:58Z">
        <w:r>
          <w:rPr>
            <w:rStyle w:val="MisparKeta"/>
          </w:rPr>
          <w:t xml:space="preserve">ד. </w:t>
        </w:r>
      </w:ins>
      <w:bookmarkStart w:id="208" w:name="_Toc119172674"/>
      <w:bookmarkStart w:id="209" w:name="_Toc119229762"/>
      <w:r w:rsidRPr="00A80C71">
        <w:rPr>
          <w:rtl/>
        </w:rPr>
        <w:t>לזה שנים ולזה שנים</w:t>
      </w:r>
      <w:bookmarkEnd w:id="208"/>
      <w:bookmarkEnd w:id="209"/>
    </w:p>
    <w:p w14:paraId="122C95D7" w14:textId="729F8B53" w:rsidR="000521C0" w:rsidRPr="0039104D" w:rsidRDefault="00A80C71" w:rsidP="00A80C71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A80C71">
        <w:rPr>
          <w:rStyle w:val="affff5"/>
          <w:rFonts w:hint="cs"/>
          <w:rtl/>
        </w:rPr>
        <w:t>קמ''ל</w:t>
      </w:r>
      <w:r>
        <w:rPr>
          <w:rFonts w:ascii="FontbitDavid" w:hAnsi="FontbitDavid" w:hint="cs"/>
          <w:sz w:val="32"/>
          <w:rtl/>
        </w:rPr>
        <w:t xml:space="preserve"> </w:t>
      </w:r>
      <w:r w:rsidR="00B44411">
        <w:rPr>
          <w:rFonts w:ascii="FontbitDavid" w:hAnsi="FontbitDavid" w:hint="cs"/>
          <w:sz w:val="32"/>
          <w:rtl/>
        </w:rPr>
        <w:t>ש</w:t>
      </w:r>
      <w:r w:rsidR="000521C0">
        <w:rPr>
          <w:rFonts w:ascii="FontbitDavid" w:hAnsi="FontbitDavid" w:hint="cs"/>
          <w:sz w:val="32"/>
          <w:rtl/>
        </w:rPr>
        <w:t xml:space="preserve">אף </w:t>
      </w:r>
      <w:r w:rsidR="00B44411">
        <w:rPr>
          <w:rFonts w:ascii="FontbitDavid" w:hAnsi="FontbitDavid" w:hint="cs"/>
          <w:sz w:val="32"/>
          <w:rtl/>
        </w:rPr>
        <w:t>ששניהם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>
        <w:rPr>
          <w:rFonts w:ascii="FontbitDavid" w:hAnsi="FontbitDavid" w:hint="cs"/>
          <w:sz w:val="32"/>
          <w:rtl/>
        </w:rPr>
        <w:t xml:space="preserve">מייבמים </w:t>
      </w:r>
      <w:r w:rsidR="000521C0" w:rsidRPr="00C35A2C">
        <w:rPr>
          <w:rFonts w:ascii="FontbitDavid" w:hAnsi="FontbitDavid" w:hint="cs"/>
          <w:sz w:val="32"/>
          <w:rtl/>
        </w:rPr>
        <w:t xml:space="preserve">לא גזור </w:t>
      </w:r>
      <w:r w:rsidR="000521C0">
        <w:rPr>
          <w:rFonts w:ascii="FontbitDavid" w:hAnsi="FontbitDavid" w:hint="cs"/>
          <w:sz w:val="32"/>
          <w:rtl/>
        </w:rPr>
        <w:t xml:space="preserve">שמא </w:t>
      </w:r>
      <w:r w:rsidR="00B44411">
        <w:rPr>
          <w:rFonts w:ascii="FontbitDavid" w:hAnsi="FontbitDavid" w:hint="cs"/>
          <w:sz w:val="32"/>
          <w:rtl/>
        </w:rPr>
        <w:t>י</w:t>
      </w:r>
      <w:r w:rsidR="000521C0" w:rsidRPr="00C35A2C">
        <w:rPr>
          <w:rFonts w:ascii="FontbitDavid" w:hAnsi="FontbitDavid" w:hint="cs"/>
          <w:sz w:val="32"/>
          <w:rtl/>
        </w:rPr>
        <w:t>ייבם בלא חליצה</w:t>
      </w:r>
      <w:r w:rsidR="000521C0">
        <w:rPr>
          <w:rFonts w:ascii="FontbitDavid" w:hAnsi="FontbitDavid" w:hint="cs"/>
          <w:sz w:val="32"/>
          <w:rtl/>
        </w:rPr>
        <w:t>.</w:t>
      </w:r>
    </w:p>
    <w:p w14:paraId="21AB6EE8" w14:textId="6F957B07" w:rsidR="00B44411" w:rsidRDefault="00B44411" w:rsidP="000521C0">
      <w:pPr>
        <w:rPr>
          <w:spacing w:val="-6"/>
          <w:rtl/>
        </w:rPr>
      </w:pPr>
      <w:r>
        <w:rPr>
          <w:rStyle w:val="affff5"/>
          <w:rFonts w:hint="cs"/>
          <w:rtl/>
        </w:rPr>
        <w:t>ויקשה:</w:t>
      </w:r>
      <w:r w:rsidRPr="00AC7749">
        <w:rPr>
          <w:rFonts w:hint="cs"/>
          <w:spacing w:val="-6"/>
          <w:rtl/>
        </w:rPr>
        <w:t xml:space="preserve"> </w:t>
      </w:r>
      <w:r>
        <w:rPr>
          <w:rFonts w:hint="cs"/>
          <w:spacing w:val="-6"/>
          <w:rtl/>
        </w:rPr>
        <w:t>דד'</w:t>
      </w:r>
      <w:r w:rsidRPr="00AC7749">
        <w:rPr>
          <w:spacing w:val="-6"/>
          <w:rtl/>
        </w:rPr>
        <w:t xml:space="preserve"> </w:t>
      </w:r>
      <w:r w:rsidR="000521C0" w:rsidRPr="00AC7749">
        <w:rPr>
          <w:spacing w:val="-6"/>
          <w:rtl/>
        </w:rPr>
        <w:t xml:space="preserve">אחין, שנים נשואין </w:t>
      </w:r>
      <w:r>
        <w:rPr>
          <w:rFonts w:hint="cs"/>
          <w:spacing w:val="-6"/>
          <w:rtl/>
        </w:rPr>
        <w:t>ב'</w:t>
      </w:r>
      <w:r w:rsidRPr="00AC7749">
        <w:rPr>
          <w:spacing w:val="-6"/>
          <w:rtl/>
        </w:rPr>
        <w:t xml:space="preserve"> </w:t>
      </w:r>
      <w:r w:rsidR="000521C0" w:rsidRPr="00AC7749">
        <w:rPr>
          <w:spacing w:val="-6"/>
          <w:rtl/>
        </w:rPr>
        <w:t>אחיות, ומתו</w:t>
      </w:r>
      <w:r>
        <w:rPr>
          <w:rFonts w:hint="cs"/>
          <w:spacing w:val="-6"/>
          <w:rtl/>
        </w:rPr>
        <w:t>,</w:t>
      </w:r>
    </w:p>
    <w:p w14:paraId="537D229C" w14:textId="60A6D11B" w:rsidR="000521C0" w:rsidRPr="00AC7749" w:rsidRDefault="000521C0" w:rsidP="007750DB">
      <w:pPr>
        <w:ind w:left="226" w:firstLine="113"/>
        <w:rPr>
          <w:spacing w:val="-6"/>
          <w:rtl/>
        </w:rPr>
      </w:pPr>
      <w:r w:rsidRPr="00AC7749">
        <w:rPr>
          <w:spacing w:val="-6"/>
          <w:rtl/>
        </w:rPr>
        <w:t xml:space="preserve"> חולצות </w:t>
      </w:r>
      <w:r w:rsidRPr="00D1637C">
        <w:rPr>
          <w:rFonts w:cs="PFT_Frank"/>
          <w:b/>
          <w:bCs/>
          <w:spacing w:val="-6"/>
          <w:szCs w:val="14"/>
          <w:rtl/>
        </w:rPr>
        <w:t>ולא מתייבמות</w:t>
      </w:r>
      <w:r w:rsidR="00B44411">
        <w:rPr>
          <w:rFonts w:hint="cs"/>
          <w:spacing w:val="-6"/>
          <w:rtl/>
        </w:rPr>
        <w:t>,</w:t>
      </w:r>
      <w:r>
        <w:rPr>
          <w:rFonts w:hint="cs"/>
          <w:spacing w:val="-6"/>
          <w:rtl/>
        </w:rPr>
        <w:t xml:space="preserve"> ואם קדמו וכנסו </w:t>
      </w:r>
      <w:r w:rsidR="00B44411">
        <w:rPr>
          <w:rFonts w:hint="cs"/>
          <w:spacing w:val="-6"/>
          <w:rtl/>
        </w:rPr>
        <w:t xml:space="preserve">- </w:t>
      </w:r>
      <w:r w:rsidR="00B44411" w:rsidRPr="00D1637C">
        <w:rPr>
          <w:rFonts w:cs="PFT_Frank" w:hint="eastAsia"/>
          <w:b/>
          <w:bCs/>
          <w:spacing w:val="-6"/>
          <w:szCs w:val="14"/>
          <w:rtl/>
        </w:rPr>
        <w:t>י</w:t>
      </w:r>
      <w:r w:rsidRPr="00D1637C">
        <w:rPr>
          <w:rFonts w:cs="PFT_Frank" w:hint="eastAsia"/>
          <w:b/>
          <w:bCs/>
          <w:spacing w:val="-6"/>
          <w:szCs w:val="14"/>
          <w:rtl/>
        </w:rPr>
        <w:t>וציא</w:t>
      </w:r>
      <w:r w:rsidR="00B44411" w:rsidRPr="00D1637C">
        <w:rPr>
          <w:rFonts w:cs="PFT_Frank" w:hint="eastAsia"/>
          <w:b/>
          <w:bCs/>
          <w:spacing w:val="-6"/>
          <w:szCs w:val="14"/>
          <w:rtl/>
        </w:rPr>
        <w:t>ו</w:t>
      </w:r>
      <w:r w:rsidR="00B44411">
        <w:rPr>
          <w:rFonts w:hint="cs"/>
          <w:spacing w:val="-6"/>
          <w:rtl/>
        </w:rPr>
        <w:t>!</w:t>
      </w:r>
    </w:p>
    <w:p w14:paraId="02A59BC8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כד.</w:t>
      </w:r>
    </w:p>
    <w:p w14:paraId="273EF414" w14:textId="3D6FA93D" w:rsidR="00B44411" w:rsidRDefault="00B44411" w:rsidP="00B44411">
      <w:pPr>
        <w:pStyle w:val="afffc"/>
        <w:ind w:left="0" w:firstLine="0"/>
        <w:rPr>
          <w:spacing w:val="-4"/>
          <w:rtl/>
        </w:rPr>
      </w:pPr>
      <w:r w:rsidRPr="007750DB">
        <w:rPr>
          <w:rStyle w:val="affff5"/>
          <w:rFonts w:hint="eastAsia"/>
          <w:rtl/>
        </w:rPr>
        <w:t>ומתרץ</w:t>
      </w:r>
      <w:r w:rsidRPr="007750DB">
        <w:rPr>
          <w:rStyle w:val="affff5"/>
          <w:rtl/>
        </w:rPr>
        <w:t>:</w:t>
      </w:r>
      <w:r w:rsidR="000521C0" w:rsidRPr="00262A77">
        <w:rPr>
          <w:spacing w:val="-4"/>
          <w:rtl/>
        </w:rPr>
        <w:t xml:space="preserve"> </w:t>
      </w:r>
      <w:r w:rsidR="000521C0" w:rsidRPr="00262A77">
        <w:rPr>
          <w:rStyle w:val="affff5"/>
          <w:rFonts w:hint="cs"/>
          <w:spacing w:val="-4"/>
          <w:rtl/>
        </w:rPr>
        <w:t>למ</w:t>
      </w:r>
      <w:r w:rsidR="000521C0" w:rsidRPr="00262A77">
        <w:rPr>
          <w:rStyle w:val="affff5"/>
          <w:spacing w:val="-4"/>
          <w:rtl/>
        </w:rPr>
        <w:t>"</w:t>
      </w:r>
      <w:r w:rsidR="000521C0" w:rsidRPr="00262A77">
        <w:rPr>
          <w:rStyle w:val="affff5"/>
          <w:rFonts w:hint="cs"/>
          <w:spacing w:val="-4"/>
          <w:rtl/>
        </w:rPr>
        <w:t>ד</w:t>
      </w:r>
      <w:r w:rsidR="000521C0" w:rsidRPr="00262A77">
        <w:rPr>
          <w:rFonts w:hint="cs"/>
          <w:spacing w:val="-4"/>
          <w:rtl/>
        </w:rPr>
        <w:t xml:space="preserve"> </w:t>
      </w:r>
      <w:r>
        <w:rPr>
          <w:rFonts w:hint="cs"/>
          <w:spacing w:val="-4"/>
          <w:rtl/>
        </w:rPr>
        <w:t>'</w:t>
      </w:r>
      <w:r w:rsidR="000521C0" w:rsidRPr="00262A77">
        <w:rPr>
          <w:rFonts w:hint="cs"/>
          <w:spacing w:val="-4"/>
          <w:rtl/>
        </w:rPr>
        <w:t>יש זיקה</w:t>
      </w:r>
      <w:r>
        <w:rPr>
          <w:rFonts w:hint="cs"/>
          <w:spacing w:val="-4"/>
          <w:rtl/>
        </w:rPr>
        <w:t>' - יש זיקה</w:t>
      </w:r>
      <w:r w:rsidR="000521C0" w:rsidRPr="00262A77">
        <w:rPr>
          <w:rFonts w:hint="cs"/>
          <w:spacing w:val="-4"/>
          <w:rtl/>
        </w:rPr>
        <w:t xml:space="preserve">, </w:t>
      </w:r>
      <w:r w:rsidRPr="007750DB">
        <w:rPr>
          <w:rStyle w:val="affff5"/>
          <w:rFonts w:hint="eastAsia"/>
          <w:rtl/>
        </w:rPr>
        <w:t>ו</w:t>
      </w:r>
      <w:r w:rsidR="000521C0" w:rsidRPr="00262A77">
        <w:rPr>
          <w:rStyle w:val="affff5"/>
          <w:rFonts w:hint="cs"/>
          <w:spacing w:val="-4"/>
          <w:rtl/>
        </w:rPr>
        <w:t>למ</w:t>
      </w:r>
      <w:r w:rsidR="000521C0" w:rsidRPr="00262A77">
        <w:rPr>
          <w:rStyle w:val="affff5"/>
          <w:spacing w:val="-4"/>
          <w:rtl/>
        </w:rPr>
        <w:t>"</w:t>
      </w:r>
      <w:r w:rsidR="000521C0" w:rsidRPr="00262A77">
        <w:rPr>
          <w:rStyle w:val="affff5"/>
          <w:rFonts w:hint="cs"/>
          <w:spacing w:val="-4"/>
          <w:rtl/>
        </w:rPr>
        <w:t>ד</w:t>
      </w:r>
      <w:r w:rsidR="000521C0" w:rsidRPr="00262A77">
        <w:rPr>
          <w:rFonts w:hint="cs"/>
          <w:spacing w:val="-4"/>
          <w:rtl/>
        </w:rPr>
        <w:t xml:space="preserve"> </w:t>
      </w:r>
      <w:r>
        <w:rPr>
          <w:rFonts w:hint="cs"/>
          <w:spacing w:val="-4"/>
          <w:rtl/>
        </w:rPr>
        <w:t>'</w:t>
      </w:r>
      <w:r w:rsidR="000521C0" w:rsidRPr="00262A77">
        <w:rPr>
          <w:rFonts w:hint="cs"/>
          <w:spacing w:val="-4"/>
          <w:rtl/>
        </w:rPr>
        <w:t>אסור לבטל מצות יבמין</w:t>
      </w:r>
      <w:r>
        <w:rPr>
          <w:rFonts w:hint="cs"/>
          <w:spacing w:val="-4"/>
          <w:rtl/>
        </w:rPr>
        <w:t xml:space="preserve">' </w:t>
      </w:r>
    </w:p>
    <w:p w14:paraId="26560AB8" w14:textId="6BD28DE4" w:rsidR="000521C0" w:rsidRDefault="003E24B2" w:rsidP="007750DB">
      <w:pPr>
        <w:pStyle w:val="afffc"/>
        <w:ind w:left="510" w:firstLine="55"/>
        <w:rPr>
          <w:spacing w:val="-4"/>
          <w:rtl/>
        </w:rPr>
      </w:pPr>
      <w:r>
        <w:rPr>
          <w:rFonts w:hint="cs"/>
          <w:spacing w:val="-4"/>
          <w:rtl/>
        </w:rPr>
        <w:t xml:space="preserve">  </w:t>
      </w:r>
      <w:r w:rsidR="00B44411">
        <w:rPr>
          <w:rFonts w:hint="cs"/>
          <w:spacing w:val="-4"/>
          <w:rtl/>
        </w:rPr>
        <w:t>- אסור לבטל,</w:t>
      </w:r>
      <w:r w:rsidR="000521C0">
        <w:rPr>
          <w:rFonts w:hint="cs"/>
          <w:spacing w:val="-4"/>
          <w:rtl/>
        </w:rPr>
        <w:t xml:space="preserve"> </w:t>
      </w:r>
      <w:r w:rsidR="000521C0" w:rsidRPr="007750DB">
        <w:rPr>
          <w:rStyle w:val="affff8"/>
          <w:rtl/>
        </w:rPr>
        <w:t>[</w:t>
      </w:r>
      <w:r w:rsidR="00B44411" w:rsidRPr="007750DB">
        <w:rPr>
          <w:rStyle w:val="affff8"/>
          <w:rFonts w:hint="eastAsia"/>
          <w:rtl/>
        </w:rPr>
        <w:t>וכיון</w:t>
      </w:r>
      <w:r w:rsidR="00B44411" w:rsidRPr="007750DB">
        <w:rPr>
          <w:rStyle w:val="affff8"/>
          <w:rtl/>
        </w:rPr>
        <w:t xml:space="preserve"> </w:t>
      </w:r>
      <w:r w:rsidR="00B44411" w:rsidRPr="007750DB">
        <w:rPr>
          <w:rStyle w:val="affff8"/>
          <w:rFonts w:hint="eastAsia"/>
          <w:rtl/>
        </w:rPr>
        <w:t>ש</w:t>
      </w:r>
      <w:r w:rsidR="00B44411">
        <w:rPr>
          <w:rStyle w:val="affff8"/>
          <w:rFonts w:hint="cs"/>
          <w:rtl/>
        </w:rPr>
        <w:t>'</w:t>
      </w:r>
      <w:r w:rsidR="000521C0" w:rsidRPr="007750DB">
        <w:rPr>
          <w:rStyle w:val="affff8"/>
          <w:rFonts w:hint="eastAsia"/>
          <w:rtl/>
        </w:rPr>
        <w:t>נאסרה</w:t>
      </w:r>
      <w:r w:rsidR="000521C0" w:rsidRPr="007750DB">
        <w:rPr>
          <w:rStyle w:val="affff8"/>
          <w:rtl/>
        </w:rPr>
        <w:t xml:space="preserve"> שעה אחת </w:t>
      </w:r>
      <w:r w:rsidR="00B44411" w:rsidRPr="007750DB">
        <w:rPr>
          <w:rStyle w:val="affff8"/>
          <w:rtl/>
        </w:rPr>
        <w:t xml:space="preserve">- </w:t>
      </w:r>
      <w:r w:rsidR="000521C0" w:rsidRPr="007750DB">
        <w:rPr>
          <w:rStyle w:val="affff8"/>
          <w:rFonts w:hint="eastAsia"/>
          <w:rtl/>
        </w:rPr>
        <w:t>אסורה</w:t>
      </w:r>
      <w:r w:rsidR="000521C0" w:rsidRPr="007750DB">
        <w:rPr>
          <w:rStyle w:val="affff8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לעולם</w:t>
      </w:r>
      <w:r w:rsidR="00B44411">
        <w:rPr>
          <w:rStyle w:val="affff8"/>
          <w:rFonts w:hint="cs"/>
          <w:rtl/>
        </w:rPr>
        <w:t>'</w:t>
      </w:r>
      <w:r w:rsidR="000521C0" w:rsidRPr="007750DB">
        <w:rPr>
          <w:rStyle w:val="affff8"/>
          <w:rtl/>
        </w:rPr>
        <w:t>],</w:t>
      </w:r>
      <w:r w:rsidR="000521C0">
        <w:rPr>
          <w:rFonts w:hint="cs"/>
          <w:spacing w:val="-4"/>
          <w:rtl/>
        </w:rPr>
        <w:t xml:space="preserve"> </w:t>
      </w:r>
    </w:p>
    <w:p w14:paraId="4DE5FE20" w14:textId="31A47527" w:rsidR="000521C0" w:rsidRPr="00262A77" w:rsidRDefault="00B44411" w:rsidP="007750DB">
      <w:pPr>
        <w:pStyle w:val="afffc"/>
        <w:ind w:left="0" w:firstLine="0"/>
        <w:rPr>
          <w:rFonts w:ascii="FontbitDavid" w:hAnsi="FontbitDavid"/>
          <w:spacing w:val="-4"/>
          <w:rtl/>
        </w:rPr>
      </w:pPr>
      <w:r w:rsidRPr="00D1637C">
        <w:rPr>
          <w:rFonts w:ascii="FontbitDavid" w:hAnsi="FontbitDavid" w:cs="PFT_Frank" w:hint="eastAsia"/>
          <w:b/>
          <w:bCs/>
          <w:spacing w:val="-4"/>
          <w:szCs w:val="14"/>
          <w:rtl/>
        </w:rPr>
        <w:t>אבל</w:t>
      </w:r>
      <w:r>
        <w:rPr>
          <w:rFonts w:ascii="FontbitDavid" w:hAnsi="FontbitDavid" w:hint="cs"/>
          <w:spacing w:val="-4"/>
          <w:rtl/>
        </w:rPr>
        <w:t xml:space="preserve"> </w:t>
      </w:r>
      <w:r w:rsidR="000521C0" w:rsidRPr="00262A77">
        <w:rPr>
          <w:rFonts w:ascii="FontbitDavid" w:hAnsi="FontbitDavid" w:hint="cs"/>
          <w:spacing w:val="-4"/>
          <w:rtl/>
        </w:rPr>
        <w:t>כאן כ</w:t>
      </w:r>
      <w:r>
        <w:rPr>
          <w:rFonts w:ascii="FontbitDavid" w:hAnsi="FontbitDavid" w:hint="cs"/>
          <w:spacing w:val="-4"/>
          <w:rtl/>
        </w:rPr>
        <w:t>"</w:t>
      </w:r>
      <w:r w:rsidR="000521C0" w:rsidRPr="00262A77">
        <w:rPr>
          <w:rFonts w:ascii="FontbitDavid" w:hAnsi="FontbitDavid" w:hint="cs"/>
          <w:spacing w:val="-4"/>
          <w:rtl/>
        </w:rPr>
        <w:t>א ש</w:t>
      </w:r>
      <w:r>
        <w:rPr>
          <w:rFonts w:ascii="FontbitDavid" w:hAnsi="FontbitDavid" w:hint="cs"/>
          <w:spacing w:val="-4"/>
          <w:rtl/>
        </w:rPr>
        <w:t xml:space="preserve">מא שלו </w:t>
      </w:r>
      <w:r w:rsidR="000521C0" w:rsidRPr="00262A77">
        <w:rPr>
          <w:rFonts w:ascii="FontbitDavid" w:hAnsi="FontbitDavid" w:hint="cs"/>
          <w:spacing w:val="-4"/>
          <w:rtl/>
        </w:rPr>
        <w:t>נזדמ</w:t>
      </w:r>
      <w:r>
        <w:rPr>
          <w:rFonts w:ascii="FontbitDavid" w:hAnsi="FontbitDavid" w:hint="cs"/>
          <w:spacing w:val="-4"/>
          <w:rtl/>
        </w:rPr>
        <w:t>נה</w:t>
      </w:r>
      <w:r w:rsidR="000521C0" w:rsidRPr="00262A77">
        <w:rPr>
          <w:rFonts w:ascii="FontbitDavid" w:hAnsi="FontbitDavid" w:hint="cs"/>
          <w:spacing w:val="-4"/>
          <w:rtl/>
        </w:rPr>
        <w:t xml:space="preserve"> לו</w:t>
      </w:r>
      <w:r>
        <w:rPr>
          <w:rFonts w:ascii="FontbitDavid" w:hAnsi="FontbitDavid" w:hint="cs"/>
          <w:spacing w:val="-4"/>
          <w:rtl/>
        </w:rPr>
        <w:t>,</w:t>
      </w:r>
      <w:r w:rsidR="000521C0">
        <w:rPr>
          <w:rFonts w:ascii="FontbitDavid" w:hAnsi="FontbitDavid" w:hint="cs"/>
          <w:spacing w:val="-4"/>
          <w:rtl/>
        </w:rPr>
        <w:t xml:space="preserve"> </w:t>
      </w:r>
      <w:r w:rsidR="000521C0" w:rsidRPr="007750DB">
        <w:rPr>
          <w:rStyle w:val="affff8"/>
          <w:rtl/>
        </w:rPr>
        <w:t>[</w:t>
      </w:r>
      <w:r w:rsidRPr="007750DB">
        <w:rPr>
          <w:rStyle w:val="affff8"/>
          <w:rFonts w:hint="eastAsia"/>
          <w:rtl/>
        </w:rPr>
        <w:t>וכן</w:t>
      </w:r>
      <w:r w:rsidRPr="007750DB">
        <w:rPr>
          <w:rStyle w:val="affff8"/>
          <w:rtl/>
        </w:rPr>
        <w:t xml:space="preserve"> לא שייך '</w:t>
      </w:r>
      <w:r w:rsidR="000521C0" w:rsidRPr="007750DB">
        <w:rPr>
          <w:rStyle w:val="affff8"/>
          <w:rFonts w:hint="eastAsia"/>
          <w:rtl/>
        </w:rPr>
        <w:t>נאסרה</w:t>
      </w:r>
      <w:r w:rsidR="000521C0" w:rsidRPr="007750DB">
        <w:rPr>
          <w:rStyle w:val="affff8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שעה</w:t>
      </w:r>
      <w:r w:rsidR="000521C0" w:rsidRPr="007750DB">
        <w:rPr>
          <w:rStyle w:val="affff8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אחת</w:t>
      </w:r>
      <w:r w:rsidRPr="007750DB">
        <w:rPr>
          <w:rStyle w:val="affff8"/>
          <w:rtl/>
        </w:rPr>
        <w:t>'</w:t>
      </w:r>
      <w:r w:rsidR="000521C0" w:rsidRPr="007750DB">
        <w:rPr>
          <w:rStyle w:val="affff8"/>
          <w:rtl/>
        </w:rPr>
        <w:t>]</w:t>
      </w:r>
      <w:r w:rsidRPr="007750DB">
        <w:rPr>
          <w:rStyle w:val="affff8"/>
          <w:rtl/>
        </w:rPr>
        <w:t>.</w:t>
      </w:r>
    </w:p>
    <w:p w14:paraId="55CEADC1" w14:textId="6110A397" w:rsidR="00B44411" w:rsidRDefault="00B44411" w:rsidP="00B44411">
      <w:pPr>
        <w:rPr>
          <w:rFonts w:ascii="FontbitDavid" w:hAnsi="FontbitDavid"/>
          <w:sz w:val="32"/>
          <w:rtl/>
        </w:rPr>
      </w:pPr>
      <w:bookmarkStart w:id="210" w:name="_Toc119172675"/>
      <w:bookmarkStart w:id="211" w:name="_Toc119229763"/>
      <w:r>
        <w:rPr>
          <w:rStyle w:val="afff5"/>
          <w:rFonts w:hint="cs"/>
          <w:rtl/>
        </w:rPr>
        <w:t>ק</w:t>
      </w:r>
      <w:r w:rsidR="000521C0" w:rsidRPr="007750DB">
        <w:rPr>
          <w:rStyle w:val="afff5"/>
          <w:rtl/>
        </w:rPr>
        <w:t>דמו וכנסו אין מוציאי</w:t>
      </w:r>
      <w:r>
        <w:rPr>
          <w:rStyle w:val="afff5"/>
          <w:rFonts w:hint="cs"/>
          <w:rtl/>
        </w:rPr>
        <w:t>ן מידם</w:t>
      </w:r>
      <w:bookmarkEnd w:id="210"/>
      <w:bookmarkEnd w:id="211"/>
      <w:r w:rsidR="000521C0" w:rsidRPr="00B44411">
        <w:rPr>
          <w:rtl/>
        </w:rPr>
        <w:t>.</w:t>
      </w:r>
      <w:r>
        <w:rPr>
          <w:rStyle w:val="affff5"/>
          <w:rFonts w:hint="cs"/>
          <w:rtl/>
        </w:rPr>
        <w:t xml:space="preserve"> </w:t>
      </w:r>
      <w:r w:rsidR="000521C0" w:rsidRPr="00914B9A">
        <w:rPr>
          <w:rStyle w:val="affff5"/>
          <w:rtl/>
        </w:rPr>
        <w:t>תני: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>
        <w:rPr>
          <w:rFonts w:ascii="FontbitDavid" w:hAnsi="FontbitDavid"/>
          <w:sz w:val="32"/>
          <w:rtl/>
        </w:rPr>
        <w:t>אף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</w:t>
      </w:r>
      <w:r w:rsidR="000521C0" w:rsidRPr="00C35A2C">
        <w:rPr>
          <w:rFonts w:ascii="FontbitDavid" w:hAnsi="FontbitDavid"/>
          <w:sz w:val="32"/>
          <w:rtl/>
        </w:rPr>
        <w:t>שניהם כהנים</w:t>
      </w:r>
      <w:r>
        <w:rPr>
          <w:rFonts w:ascii="FontbitDavid" w:hAnsi="FontbitDavid" w:hint="cs"/>
          <w:sz w:val="32"/>
          <w:rtl/>
        </w:rPr>
        <w:t>,</w:t>
      </w:r>
    </w:p>
    <w:p w14:paraId="4AF0FCA4" w14:textId="3B9CD0F7" w:rsidR="000521C0" w:rsidRPr="00C35A2C" w:rsidRDefault="000521C0" w:rsidP="00B44411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 w:hint="cs"/>
          <w:sz w:val="32"/>
          <w:rtl/>
        </w:rPr>
        <w:t>דחלוצה דרבנן</w:t>
      </w:r>
      <w:r w:rsidR="00B44411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ו</w:t>
      </w:r>
      <w:r w:rsidR="00B44411">
        <w:rPr>
          <w:rFonts w:ascii="FontbitDavid" w:hAnsi="FontbitDavid" w:hint="cs"/>
          <w:sz w:val="32"/>
          <w:rtl/>
        </w:rPr>
        <w:t>ב</w:t>
      </w:r>
      <w:r w:rsidRPr="00C35A2C">
        <w:rPr>
          <w:rFonts w:ascii="FontbitDavid" w:hAnsi="FontbitDavid" w:hint="cs"/>
          <w:sz w:val="32"/>
          <w:rtl/>
        </w:rPr>
        <w:t>ספק</w:t>
      </w:r>
      <w:r w:rsidR="00B44411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לא גזרו</w:t>
      </w:r>
      <w:r w:rsidR="00B44411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, </w:t>
      </w:r>
      <w:r w:rsidR="00B44411" w:rsidRPr="00B44411">
        <w:rPr>
          <w:rStyle w:val="affff1"/>
          <w:rFonts w:hint="cs"/>
          <w:rtl/>
        </w:rPr>
        <w:t>ו</w:t>
      </w:r>
      <w:r w:rsidRPr="00B44411">
        <w:rPr>
          <w:rStyle w:val="affff1"/>
          <w:rFonts w:hint="cs"/>
          <w:rtl/>
        </w:rPr>
        <w:t>'ואשה'</w:t>
      </w:r>
      <w:r w:rsidRPr="007750DB">
        <w:rPr>
          <w:rStyle w:val="affff8"/>
          <w:rtl/>
        </w:rPr>
        <w:t xml:space="preserve"> </w:t>
      </w:r>
      <w:r w:rsidR="00B44411">
        <w:rPr>
          <w:rStyle w:val="affff8"/>
          <w:rFonts w:hint="cs"/>
          <w:rtl/>
        </w:rPr>
        <w:t xml:space="preserve">- </w:t>
      </w:r>
      <w:r w:rsidR="00B44411" w:rsidRPr="007750DB">
        <w:rPr>
          <w:rStyle w:val="affff8"/>
          <w:rFonts w:hint="eastAsia"/>
          <w:rtl/>
        </w:rPr>
        <w:t>לרבות</w:t>
      </w:r>
      <w:r w:rsidR="00B44411" w:rsidRPr="007750DB">
        <w:rPr>
          <w:rStyle w:val="affff8"/>
          <w:rtl/>
        </w:rPr>
        <w:t xml:space="preserve"> </w:t>
      </w:r>
      <w:r w:rsidR="00B44411" w:rsidRPr="007750DB">
        <w:rPr>
          <w:rStyle w:val="affff8"/>
          <w:rFonts w:hint="eastAsia"/>
          <w:rtl/>
        </w:rPr>
        <w:t>חלוצה</w:t>
      </w:r>
      <w:r w:rsidR="00B44411" w:rsidRPr="007750DB">
        <w:rPr>
          <w:rStyle w:val="affff8"/>
          <w:rtl/>
        </w:rPr>
        <w:t xml:space="preserve"> -</w:t>
      </w:r>
      <w:r w:rsidR="00B44411">
        <w:rPr>
          <w:rStyle w:val="affff8"/>
          <w:rFonts w:hint="cs"/>
          <w:rtl/>
        </w:rPr>
        <w:t xml:space="preserve"> </w:t>
      </w:r>
      <w:r w:rsidRPr="007750DB">
        <w:rPr>
          <w:rStyle w:val="affff8"/>
          <w:rtl/>
        </w:rPr>
        <w:t>אסמכתא.</w:t>
      </w:r>
    </w:p>
    <w:p w14:paraId="1A18F646" w14:textId="304CBC11" w:rsidR="000521C0" w:rsidRPr="00C35A2C" w:rsidRDefault="000521C0" w:rsidP="00615A60">
      <w:pPr>
        <w:pStyle w:val="aff2"/>
        <w:rPr>
          <w:rtl/>
        </w:rPr>
      </w:pPr>
      <w:r w:rsidRPr="00615A60">
        <w:rPr>
          <w:rFonts w:hint="cs"/>
          <w:rtl/>
        </w:rPr>
        <w:t>׹</w:t>
      </w:r>
    </w:p>
    <w:p>
      <w:pPr>
        <w:pStyle w:val="MishnaBatzad"/>
        <w:rPr>
          <w:ins w:id="20417" w:author="קלוד" w:date="2026-10-06T10:10:48Z"/>
        </w:rPr>
      </w:pPr>
      <w:ins w:id="20416" w:author="קלוד" w:date="2026-10-06T10:10:48Z">
        <w:r>
          <w:t xml:space="preserve">משנה ח</w:t>
        </w:r>
      </w:ins>
    </w:p>
    <w:p w14:paraId="68318A2C" w14:textId="69AD53C1" w:rsidR="000521C0" w:rsidRPr="00CF5119" w:rsidRDefault="000521C0" w:rsidP="00CF5119">
      <w:pPr>
        <w:pStyle w:val="affc"/>
        <w:rPr>
          <w:rStyle w:val="affff5"/>
          <w:rFonts w:cs="BA Vilna Bold"/>
          <w:bCs w:val="0"/>
          <w:spacing w:val="8"/>
          <w:szCs w:val="18"/>
          <w:rtl/>
        </w:rPr>
      </w:pPr>
      <w:bookmarkStart w:id="212" w:name="_Toc119172676"/>
      <w:bookmarkStart w:id="213" w:name="_Toc119229764"/>
      <w:r w:rsidRPr="00DA0563">
        <w:rPr>
          <w:rStyle w:val="affffc"/>
          <w:rtl/>
        </w:rPr>
        <w:t>מצוה בגדול לייבם, ואם קדם הקטן - זכה</w:t>
      </w:r>
      <w:bookmarkEnd w:id="212"/>
      <w:bookmarkEnd w:id="213"/>
      <w:r w:rsidRPr="00C35A2C">
        <w:rPr>
          <w:rtl/>
        </w:rPr>
        <w:t>.</w:t>
      </w:r>
    </w:p>
    <w:p w14:paraId="2E9876FE" w14:textId="51383C57" w:rsidR="000521C0" w:rsidRPr="00C35A2C" w:rsidRDefault="00215E16" w:rsidP="00215E16">
      <w:pPr>
        <w:rPr>
          <w:rFonts w:ascii="FontbitDavid" w:hAnsi="FontbitDavid"/>
          <w:sz w:val="32"/>
          <w:rtl/>
        </w:rPr>
      </w:pPr>
      <w:r w:rsidRPr="007750DB">
        <w:rPr>
          <w:rStyle w:val="affff1"/>
          <w:rFonts w:hint="eastAsia"/>
          <w:rtl/>
        </w:rPr>
        <w:t>ד</w:t>
      </w:r>
      <w:r w:rsidR="000521C0" w:rsidRPr="00215E16">
        <w:rPr>
          <w:rStyle w:val="affff1"/>
          <w:rFonts w:hint="cs"/>
          <w:rtl/>
        </w:rPr>
        <w:t>'</w:t>
      </w:r>
      <w:r w:rsidR="000521C0" w:rsidRPr="00215E16">
        <w:rPr>
          <w:rStyle w:val="affff1"/>
          <w:rtl/>
        </w:rPr>
        <w:t>והיה</w:t>
      </w:r>
      <w:r w:rsidR="000521C0" w:rsidRPr="00BF2C41">
        <w:rPr>
          <w:rStyle w:val="affff1"/>
          <w:rtl/>
        </w:rPr>
        <w:t xml:space="preserve"> הבכור </w:t>
      </w:r>
      <w:r w:rsidR="000521C0" w:rsidRPr="00C35A2C">
        <w:rPr>
          <w:rFonts w:ascii="FontbitDavid" w:hAnsi="FontbitDavid"/>
          <w:sz w:val="32"/>
          <w:rtl/>
        </w:rPr>
        <w:t>- מצוה בגדול לייבם</w:t>
      </w:r>
      <w:r>
        <w:rPr>
          <w:rFonts w:ascii="FontbitDavid" w:hAnsi="FontbitDavid" w:hint="cs"/>
          <w:sz w:val="32"/>
          <w:rtl/>
        </w:rPr>
        <w:t>,</w:t>
      </w:r>
      <w:r>
        <w:rPr>
          <w:rStyle w:val="affff1"/>
          <w:rFonts w:hint="cs"/>
          <w:rtl/>
        </w:rPr>
        <w:t xml:space="preserve"> </w:t>
      </w:r>
      <w:r w:rsidR="000521C0" w:rsidRPr="00964F6D">
        <w:rPr>
          <w:rStyle w:val="affff1"/>
          <w:rFonts w:hint="cs"/>
          <w:rtl/>
        </w:rPr>
        <w:t>'</w:t>
      </w:r>
      <w:r w:rsidR="000521C0" w:rsidRPr="00964F6D">
        <w:rPr>
          <w:rStyle w:val="affff1"/>
          <w:rtl/>
        </w:rPr>
        <w:t>אשר תלד</w:t>
      </w:r>
      <w:r w:rsidR="000521C0" w:rsidRPr="00964F6D">
        <w:rPr>
          <w:rStyle w:val="affff1"/>
          <w:rFonts w:hint="cs"/>
          <w:rtl/>
        </w:rPr>
        <w:t>'</w:t>
      </w:r>
      <w:r w:rsidR="000521C0" w:rsidRPr="00964F6D">
        <w:rPr>
          <w:rStyle w:val="affff1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 xml:space="preserve">- </w:t>
      </w:r>
      <w:r w:rsidR="00115EC7">
        <w:rPr>
          <w:rFonts w:ascii="FontbitDavid" w:hAnsi="FontbitDavid" w:hint="cs"/>
          <w:sz w:val="32"/>
          <w:rtl/>
        </w:rPr>
        <w:t>למעט</w:t>
      </w:r>
      <w:r w:rsidR="00115EC7" w:rsidRPr="00C35A2C">
        <w:rPr>
          <w:rFonts w:ascii="FontbitDavid" w:hAnsi="FontbitDavid"/>
          <w:sz w:val="32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>אילונית</w:t>
      </w:r>
      <w:r>
        <w:rPr>
          <w:rFonts w:ascii="FontbitDavid" w:hAnsi="FontbitDavid" w:hint="cs"/>
          <w:sz w:val="32"/>
          <w:rtl/>
        </w:rPr>
        <w:t>,</w:t>
      </w:r>
    </w:p>
    <w:p w14:paraId="6532C4D8" w14:textId="5BC3D664" w:rsidR="00215E16" w:rsidRDefault="000521C0" w:rsidP="000521C0">
      <w:pPr>
        <w:rPr>
          <w:rFonts w:ascii="FontbitDavid" w:hAnsi="FontbitDavid"/>
          <w:spacing w:val="-4"/>
          <w:sz w:val="32"/>
          <w:rtl/>
        </w:rPr>
      </w:pPr>
      <w:r w:rsidRPr="00AC7749">
        <w:rPr>
          <w:rStyle w:val="affff1"/>
          <w:spacing w:val="-4"/>
          <w:rtl/>
        </w:rPr>
        <w:t xml:space="preserve">יקום </w:t>
      </w:r>
      <w:r w:rsidR="00215E16">
        <w:rPr>
          <w:rStyle w:val="affff8"/>
          <w:rFonts w:hint="cs"/>
          <w:rtl/>
        </w:rPr>
        <w:t>[</w:t>
      </w:r>
      <w:r w:rsidR="00215E16" w:rsidRPr="007750DB">
        <w:rPr>
          <w:rStyle w:val="affff8"/>
          <w:rFonts w:hint="eastAsia"/>
          <w:rtl/>
        </w:rPr>
        <w:t>היבם</w:t>
      </w:r>
      <w:r w:rsidR="00215E16" w:rsidRPr="007750DB">
        <w:rPr>
          <w:rStyle w:val="affff8"/>
          <w:rtl/>
        </w:rPr>
        <w:t>]</w:t>
      </w:r>
      <w:r w:rsidR="00215E16">
        <w:rPr>
          <w:rStyle w:val="affff1"/>
          <w:rFonts w:hint="cs"/>
          <w:spacing w:val="-4"/>
          <w:rtl/>
        </w:rPr>
        <w:t xml:space="preserve"> </w:t>
      </w:r>
      <w:r w:rsidRPr="00AC7749">
        <w:rPr>
          <w:rStyle w:val="affff1"/>
          <w:spacing w:val="-4"/>
          <w:rtl/>
        </w:rPr>
        <w:t xml:space="preserve">על שם אחיו </w:t>
      </w:r>
      <w:r w:rsidRPr="00AC7749">
        <w:rPr>
          <w:rFonts w:ascii="FontbitDavid" w:hAnsi="FontbitDavid"/>
          <w:spacing w:val="-4"/>
          <w:sz w:val="32"/>
          <w:rtl/>
        </w:rPr>
        <w:t xml:space="preserve">- לנחלה, </w:t>
      </w:r>
      <w:r w:rsidR="00E93585">
        <w:rPr>
          <w:rFonts w:ascii="FontbitDavid" w:hAnsi="FontbitDavid"/>
          <w:spacing w:val="-4"/>
          <w:sz w:val="32"/>
          <w:rtl/>
        </w:rPr>
        <w:tab/>
      </w:r>
      <w:r w:rsidR="00E93585">
        <w:rPr>
          <w:rFonts w:ascii="FontbitDavid" w:hAnsi="FontbitDavid"/>
          <w:spacing w:val="-4"/>
          <w:sz w:val="32"/>
          <w:rtl/>
        </w:rPr>
        <w:tab/>
      </w:r>
      <w:r w:rsidR="00E93585">
        <w:rPr>
          <w:rFonts w:ascii="FontbitDavid" w:hAnsi="FontbitDavid"/>
          <w:spacing w:val="-4"/>
          <w:sz w:val="32"/>
          <w:rtl/>
        </w:rPr>
        <w:tab/>
      </w:r>
      <w:r w:rsidR="00215E16">
        <w:rPr>
          <w:rFonts w:ascii="FontbitDavid" w:hAnsi="FontbitDavid" w:hint="cs"/>
          <w:spacing w:val="-4"/>
          <w:sz w:val="32"/>
          <w:rtl/>
        </w:rPr>
        <w:t xml:space="preserve">ולא </w:t>
      </w:r>
      <w:r w:rsidR="00215E16">
        <w:rPr>
          <w:rStyle w:val="affff8"/>
          <w:rFonts w:hint="cs"/>
          <w:rtl/>
        </w:rPr>
        <w:t>ש</w:t>
      </w:r>
      <w:r w:rsidR="00215E16" w:rsidRPr="007750DB">
        <w:rPr>
          <w:rStyle w:val="affff8"/>
          <w:rFonts w:hint="eastAsia"/>
          <w:rtl/>
        </w:rPr>
        <w:t>הבן</w:t>
      </w:r>
      <w:r w:rsidR="00215E16">
        <w:rPr>
          <w:rFonts w:ascii="FontbitDavid" w:hAnsi="FontbitDavid" w:hint="cs"/>
          <w:spacing w:val="-4"/>
          <w:sz w:val="32"/>
          <w:rtl/>
        </w:rPr>
        <w:t xml:space="preserve"> יקרא </w:t>
      </w:r>
      <w:r w:rsidR="00215E16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בשם</w:t>
      </w:r>
      <w:r w:rsidR="00215E16">
        <w:rPr>
          <w:rFonts w:ascii="FontbitDavid" w:hAnsi="FontbitDavid" w:hint="cs"/>
          <w:spacing w:val="-4"/>
          <w:sz w:val="32"/>
          <w:rtl/>
        </w:rPr>
        <w:t xml:space="preserve"> אביו -</w:t>
      </w:r>
    </w:p>
    <w:p w14:paraId="0B25259B" w14:textId="0932C2AF" w:rsidR="00215E16" w:rsidRDefault="00215E16" w:rsidP="007750DB">
      <w:pPr>
        <w:jc w:val="center"/>
        <w:rPr>
          <w:rStyle w:val="affff1"/>
          <w:rtl/>
        </w:rPr>
      </w:pPr>
      <w:r>
        <w:rPr>
          <w:rFonts w:ascii="FontbitDavid" w:hAnsi="FontbitDavid" w:hint="cs"/>
          <w:spacing w:val="-4"/>
          <w:sz w:val="32"/>
          <w:rtl/>
        </w:rPr>
        <w:t xml:space="preserve">דגז"ש </w:t>
      </w:r>
      <w:r w:rsidRPr="007750DB">
        <w:rPr>
          <w:rStyle w:val="affff1"/>
          <w:rFonts w:hint="eastAsia"/>
          <w:rtl/>
        </w:rPr>
        <w:t>מ</w:t>
      </w:r>
      <w:r w:rsidRPr="007750DB">
        <w:rPr>
          <w:rStyle w:val="affff1"/>
          <w:rtl/>
        </w:rPr>
        <w:t>'</w:t>
      </w:r>
      <w:r w:rsidR="000521C0" w:rsidRPr="007750DB">
        <w:rPr>
          <w:rStyle w:val="affff1"/>
          <w:rFonts w:hint="eastAsia"/>
          <w:b/>
          <w:bCs/>
          <w:rtl/>
        </w:rPr>
        <w:t>על</w:t>
      </w:r>
      <w:r w:rsidR="000521C0" w:rsidRPr="007750DB">
        <w:rPr>
          <w:rStyle w:val="affff1"/>
          <w:b/>
          <w:bCs/>
          <w:rtl/>
        </w:rPr>
        <w:t xml:space="preserve"> </w:t>
      </w:r>
      <w:r w:rsidR="000521C0" w:rsidRPr="007750DB">
        <w:rPr>
          <w:rStyle w:val="affff1"/>
          <w:rFonts w:hint="eastAsia"/>
          <w:b/>
          <w:bCs/>
          <w:rtl/>
        </w:rPr>
        <w:t>שם</w:t>
      </w:r>
      <w:r w:rsidR="000521C0" w:rsidRPr="007750DB">
        <w:rPr>
          <w:rStyle w:val="affff1"/>
          <w:rtl/>
        </w:rPr>
        <w:t xml:space="preserve"> </w:t>
      </w:r>
      <w:r w:rsidR="000521C0" w:rsidRPr="007750DB">
        <w:rPr>
          <w:rStyle w:val="affff1"/>
          <w:rFonts w:hint="eastAsia"/>
          <w:rtl/>
        </w:rPr>
        <w:t>אחיהם</w:t>
      </w:r>
      <w:r w:rsidRPr="007750DB">
        <w:rPr>
          <w:rStyle w:val="affff1"/>
          <w:rtl/>
        </w:rPr>
        <w:t xml:space="preserve"> יקראו בנחלתם'</w:t>
      </w:r>
      <w:r w:rsidR="000521C0" w:rsidRPr="00AC7749">
        <w:rPr>
          <w:rFonts w:ascii="FontbitDavid" w:hAnsi="FontbitDavid" w:hint="cs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-</w:t>
      </w:r>
      <w:r w:rsidR="000521C0" w:rsidRPr="00AC7749">
        <w:rPr>
          <w:rFonts w:ascii="FontbitDavid" w:hAnsi="FontbitDavid"/>
          <w:spacing w:val="-4"/>
          <w:sz w:val="32"/>
          <w:rtl/>
        </w:rPr>
        <w:t xml:space="preserve"> נחלה</w:t>
      </w:r>
      <w:r>
        <w:rPr>
          <w:rFonts w:ascii="FontbitDavid" w:hAnsi="FontbitDavid" w:hint="cs"/>
          <w:spacing w:val="-4"/>
          <w:sz w:val="32"/>
          <w:rtl/>
        </w:rPr>
        <w:t>,</w:t>
      </w:r>
    </w:p>
    <w:p w14:paraId="3AE2496A" w14:textId="2183AE36" w:rsidR="000521C0" w:rsidRPr="00C35A2C" w:rsidRDefault="000521C0" w:rsidP="00E93585">
      <w:pPr>
        <w:rPr>
          <w:rFonts w:ascii="FontbitDavid" w:hAnsi="FontbitDavid"/>
          <w:sz w:val="32"/>
          <w:rtl/>
        </w:rPr>
      </w:pPr>
      <w:r w:rsidRPr="00964F6D">
        <w:rPr>
          <w:rStyle w:val="affff1"/>
          <w:rtl/>
        </w:rPr>
        <w:t>ולא ימחה שמו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- </w:t>
      </w:r>
      <w:r w:rsidR="00E93585">
        <w:rPr>
          <w:rFonts w:ascii="FontbitDavid" w:hAnsi="FontbitDavid" w:hint="cs"/>
          <w:sz w:val="32"/>
          <w:rtl/>
        </w:rPr>
        <w:t>למעט</w:t>
      </w:r>
      <w:r w:rsidR="00E93585" w:rsidRPr="00C35A2C"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סריס </w:t>
      </w:r>
      <w:r w:rsidR="00E93585">
        <w:rPr>
          <w:rStyle w:val="affff8"/>
          <w:rFonts w:hint="cs"/>
          <w:rtl/>
        </w:rPr>
        <w:t>ש</w:t>
      </w:r>
      <w:r w:rsidRPr="007750DB">
        <w:rPr>
          <w:rStyle w:val="affff8"/>
          <w:rtl/>
        </w:rPr>
        <w:t>מ</w:t>
      </w:r>
      <w:r w:rsidR="00115EC7">
        <w:rPr>
          <w:rStyle w:val="affff8"/>
          <w:rFonts w:hint="cs"/>
          <w:rtl/>
        </w:rPr>
        <w:t>ו מ</w:t>
      </w:r>
      <w:r w:rsidRPr="007750DB">
        <w:rPr>
          <w:rStyle w:val="affff8"/>
          <w:rtl/>
        </w:rPr>
        <w:t>חוי.</w:t>
      </w:r>
    </w:p>
    <w:p w14:paraId="3CC523ED" w14:textId="2C31401D" w:rsidR="00E93585" w:rsidRDefault="000521C0" w:rsidP="000521C0">
      <w:pPr>
        <w:rPr>
          <w:rtl/>
        </w:rPr>
      </w:pPr>
      <w:r w:rsidRPr="007179F8">
        <w:rPr>
          <w:rtl/>
        </w:rPr>
        <w:t>•</w:t>
      </w:r>
      <w:r w:rsidRPr="00AC7749">
        <w:rPr>
          <w:rFonts w:hint="cs"/>
          <w:rtl/>
        </w:rPr>
        <w:t xml:space="preserve"> </w:t>
      </w:r>
      <w:r w:rsidRPr="00914B9A">
        <w:rPr>
          <w:rStyle w:val="affff5"/>
          <w:rtl/>
        </w:rPr>
        <w:t>רבא</w:t>
      </w:r>
      <w:r w:rsidRPr="00AC7749">
        <w:rPr>
          <w:rtl/>
        </w:rPr>
        <w:t xml:space="preserve">: בכל התורה </w:t>
      </w:r>
      <w:r w:rsidR="00E93585">
        <w:rPr>
          <w:rFonts w:hint="cs"/>
          <w:rtl/>
        </w:rPr>
        <w:t>'</w:t>
      </w:r>
      <w:r w:rsidRPr="00AC7749">
        <w:rPr>
          <w:rtl/>
        </w:rPr>
        <w:t>אין מקרא יוצא מידי פשוטו</w:t>
      </w:r>
      <w:r w:rsidR="00E93585">
        <w:rPr>
          <w:rFonts w:hint="cs"/>
          <w:rtl/>
        </w:rPr>
        <w:t>'</w:t>
      </w:r>
      <w:r w:rsidRPr="00AC7749">
        <w:rPr>
          <w:rtl/>
        </w:rPr>
        <w:t xml:space="preserve">, </w:t>
      </w:r>
    </w:p>
    <w:p w14:paraId="16273536" w14:textId="787564BC" w:rsidR="000521C0" w:rsidRPr="00AC7749" w:rsidRDefault="00E93585" w:rsidP="000521C0">
      <w:pPr>
        <w:rPr>
          <w:rtl/>
        </w:rPr>
      </w:pPr>
      <w:r>
        <w:rPr>
          <w:rFonts w:hint="cs"/>
          <w:rtl/>
        </w:rPr>
        <w:lastRenderedPageBreak/>
        <w:t xml:space="preserve">אבל </w:t>
      </w:r>
      <w:r w:rsidR="000521C0">
        <w:rPr>
          <w:rtl/>
        </w:rPr>
        <w:t>כאן</w:t>
      </w:r>
      <w:r w:rsidR="000521C0" w:rsidRPr="00AC7749">
        <w:rPr>
          <w:rtl/>
        </w:rPr>
        <w:t xml:space="preserve"> </w:t>
      </w:r>
      <w:r w:rsidR="000521C0" w:rsidRPr="00AC7749">
        <w:rPr>
          <w:rFonts w:hint="cs"/>
          <w:rtl/>
        </w:rPr>
        <w:t>הוציאה גז''ש מפשוטו</w:t>
      </w:r>
      <w:r>
        <w:rPr>
          <w:rFonts w:hint="cs"/>
          <w:rtl/>
        </w:rPr>
        <w:t xml:space="preserve"> </w:t>
      </w:r>
      <w:r w:rsidRPr="007750DB">
        <w:rPr>
          <w:rStyle w:val="affff8"/>
          <w:rFonts w:hint="eastAsia"/>
          <w:rtl/>
        </w:rPr>
        <w:t>וא</w:t>
      </w:r>
      <w:r w:rsidRPr="007750DB">
        <w:rPr>
          <w:rStyle w:val="affff8"/>
          <w:rtl/>
        </w:rPr>
        <w:t xml:space="preserve">"צ </w:t>
      </w:r>
      <w:r w:rsidRPr="007750DB">
        <w:rPr>
          <w:rStyle w:val="affff8"/>
          <w:rFonts w:hint="eastAsia"/>
          <w:rtl/>
        </w:rPr>
        <w:t>לקרותו</w:t>
      </w:r>
      <w:r w:rsidRPr="007750DB">
        <w:rPr>
          <w:rStyle w:val="affff8"/>
          <w:rtl/>
        </w:rPr>
        <w:t xml:space="preserve"> </w:t>
      </w:r>
      <w:r w:rsidR="00115EC7">
        <w:rPr>
          <w:rStyle w:val="affff8"/>
          <w:rFonts w:hint="cs"/>
          <w:rtl/>
        </w:rPr>
        <w:t xml:space="preserve">הבן </w:t>
      </w:r>
      <w:r w:rsidRPr="007750DB">
        <w:rPr>
          <w:rStyle w:val="affff8"/>
          <w:rFonts w:hint="eastAsia"/>
          <w:rtl/>
        </w:rPr>
        <w:t>בשמו</w:t>
      </w:r>
      <w:r w:rsidRPr="007750DB">
        <w:rPr>
          <w:rStyle w:val="affff8"/>
          <w:rtl/>
        </w:rPr>
        <w:t>.</w:t>
      </w:r>
    </w:p>
    <w:p w14:paraId="2A86B29B" w14:textId="0925B932" w:rsidR="00E93585" w:rsidRPr="00CF5119" w:rsidRDefault="00E93585" w:rsidP="00CF5119">
      <w:pPr>
        <w:rPr>
          <w:rtl/>
        </w:rPr>
      </w:pPr>
      <w:r>
        <w:rPr>
          <w:rStyle w:val="affff5"/>
          <w:rFonts w:hint="cs"/>
          <w:rtl/>
        </w:rPr>
        <w:t>ו</w:t>
      </w:r>
      <w:r w:rsidRPr="007750DB">
        <w:rPr>
          <w:rStyle w:val="affff5"/>
          <w:rFonts w:hint="eastAsia"/>
          <w:rtl/>
        </w:rPr>
        <w:t>בלי</w:t>
      </w:r>
      <w:r w:rsidR="000521C0" w:rsidRPr="007750DB">
        <w:rPr>
          <w:rStyle w:val="affff5"/>
          <w:rtl/>
        </w:rPr>
        <w:t xml:space="preserve"> ג</w:t>
      </w:r>
      <w:r w:rsidRPr="007750DB">
        <w:rPr>
          <w:rStyle w:val="affff5"/>
          <w:rFonts w:hint="eastAsia"/>
          <w:rtl/>
        </w:rPr>
        <w:t>ז</w:t>
      </w:r>
      <w:r w:rsidR="000521C0" w:rsidRPr="007750DB">
        <w:rPr>
          <w:rStyle w:val="affff5"/>
          <w:rtl/>
        </w:rPr>
        <w:t>"</w:t>
      </w:r>
      <w:r w:rsidR="000521C0" w:rsidRPr="007750DB">
        <w:rPr>
          <w:rStyle w:val="affff5"/>
          <w:rFonts w:hint="eastAsia"/>
          <w:rtl/>
        </w:rPr>
        <w:t>ש</w:t>
      </w:r>
      <w:r w:rsidR="000521C0" w:rsidRPr="007750DB">
        <w:rPr>
          <w:rStyle w:val="affff5"/>
          <w:rtl/>
        </w:rPr>
        <w:t xml:space="preserve"> </w:t>
      </w:r>
      <w:r w:rsidR="000521C0" w:rsidRPr="007750DB">
        <w:rPr>
          <w:rStyle w:val="affff5"/>
          <w:rFonts w:hint="eastAsia"/>
          <w:rtl/>
        </w:rPr>
        <w:t>הו</w:t>
      </w:r>
      <w:r w:rsidR="000521C0" w:rsidRPr="007750DB">
        <w:rPr>
          <w:rStyle w:val="affff5"/>
          <w:rtl/>
        </w:rPr>
        <w:t>"</w:t>
      </w:r>
      <w:r w:rsidR="000521C0" w:rsidRPr="007750DB">
        <w:rPr>
          <w:rStyle w:val="affff5"/>
          <w:rFonts w:hint="eastAsia"/>
          <w:rtl/>
        </w:rPr>
        <w:t>א</w:t>
      </w:r>
      <w:r>
        <w:rPr>
          <w:rStyle w:val="affff5"/>
          <w:rFonts w:hint="cs"/>
          <w:rtl/>
        </w:rPr>
        <w:t xml:space="preserve"> </w:t>
      </w:r>
      <w:r w:rsidR="000521C0" w:rsidRPr="007750DB">
        <w:rPr>
          <w:rStyle w:val="affff5"/>
          <w:rFonts w:hint="eastAsia"/>
          <w:rtl/>
        </w:rPr>
        <w:t>לב</w:t>
      </w:r>
      <w:r w:rsidR="000521C0" w:rsidRPr="007750DB">
        <w:rPr>
          <w:rStyle w:val="affff5"/>
          <w:rtl/>
        </w:rPr>
        <w:t>''ד</w:t>
      </w:r>
      <w:r>
        <w:rPr>
          <w:rStyle w:val="affff5"/>
          <w:rFonts w:hint="cs"/>
          <w:rtl/>
        </w:rPr>
        <w:t xml:space="preserve"> קאמר</w:t>
      </w:r>
      <w:r w:rsidR="000521C0">
        <w:rPr>
          <w:rFonts w:hint="cs"/>
          <w:rtl/>
        </w:rPr>
        <w:t>:</w:t>
      </w:r>
      <w:r w:rsidR="000521C0" w:rsidRPr="00C35A2C">
        <w:rPr>
          <w:rFonts w:hint="cs"/>
          <w:rtl/>
        </w:rPr>
        <w:t xml:space="preserve"> אמרו ליבם יקום</w:t>
      </w:r>
      <w:r>
        <w:rPr>
          <w:rStyle w:val="affff8"/>
          <w:rFonts w:hint="cs"/>
          <w:rtl/>
        </w:rPr>
        <w:t xml:space="preserve"> בנו</w:t>
      </w:r>
      <w:r>
        <w:rPr>
          <w:rFonts w:hint="cs"/>
          <w:rtl/>
        </w:rPr>
        <w:t xml:space="preserve"> </w:t>
      </w:r>
      <w:r w:rsidR="000521C0" w:rsidRPr="00C35A2C">
        <w:rPr>
          <w:rFonts w:hint="cs"/>
          <w:rtl/>
        </w:rPr>
        <w:t>על שם אחי</w:t>
      </w:r>
      <w:r w:rsidR="000521C0">
        <w:rPr>
          <w:rFonts w:hint="cs"/>
          <w:rtl/>
        </w:rPr>
        <w:t>ו</w:t>
      </w:r>
      <w:r>
        <w:rPr>
          <w:rFonts w:hint="cs"/>
          <w:rtl/>
        </w:rPr>
        <w:t>.</w:t>
      </w:r>
    </w:p>
    <w:p w14:paraId="54C1C351" w14:textId="4C6FEC03" w:rsidR="000521C0" w:rsidRPr="00062827" w:rsidRDefault="00E93585" w:rsidP="000521C0">
      <w:pPr>
        <w:rPr>
          <w:rFonts w:ascii="FontbitDavid" w:hAnsi="FontbitDavid"/>
          <w:spacing w:val="-8"/>
          <w:sz w:val="32"/>
          <w:rtl/>
        </w:rPr>
      </w:pPr>
      <w:r w:rsidRPr="00062827">
        <w:rPr>
          <w:rStyle w:val="affff5"/>
          <w:rFonts w:hint="eastAsia"/>
          <w:spacing w:val="-8"/>
          <w:rtl/>
        </w:rPr>
        <w:t>א</w:t>
      </w:r>
      <w:r w:rsidRPr="00062827">
        <w:rPr>
          <w:rStyle w:val="affff5"/>
          <w:spacing w:val="-8"/>
          <w:rtl/>
        </w:rPr>
        <w:t xml:space="preserve">. </w:t>
      </w:r>
      <w:r w:rsidR="00980465" w:rsidRPr="00062827">
        <w:rPr>
          <w:rStyle w:val="affff5"/>
          <w:rFonts w:hint="eastAsia"/>
          <w:spacing w:val="-8"/>
          <w:rtl/>
        </w:rPr>
        <w:t>ו</w:t>
      </w:r>
      <w:r w:rsidR="000521C0" w:rsidRPr="00062827">
        <w:rPr>
          <w:rStyle w:val="affff5"/>
          <w:rFonts w:hint="eastAsia"/>
          <w:spacing w:val="-8"/>
          <w:rtl/>
        </w:rPr>
        <w:t>לא</w:t>
      </w:r>
      <w:r w:rsidR="000521C0" w:rsidRPr="00062827">
        <w:rPr>
          <w:rStyle w:val="affff5"/>
          <w:spacing w:val="-8"/>
          <w:rtl/>
        </w:rPr>
        <w:t xml:space="preserve"> </w:t>
      </w:r>
      <w:r w:rsidR="000521C0" w:rsidRPr="00062827">
        <w:rPr>
          <w:rStyle w:val="affff5"/>
          <w:rFonts w:hint="eastAsia"/>
          <w:spacing w:val="-8"/>
          <w:rtl/>
        </w:rPr>
        <w:t>א</w:t>
      </w:r>
      <w:r w:rsidR="00980465" w:rsidRPr="00062827">
        <w:rPr>
          <w:rStyle w:val="affff5"/>
          <w:rFonts w:hint="eastAsia"/>
          <w:spacing w:val="-8"/>
          <w:rtl/>
        </w:rPr>
        <w:t>ו</w:t>
      </w:r>
      <w:r w:rsidR="000521C0" w:rsidRPr="00062827">
        <w:rPr>
          <w:rStyle w:val="affff5"/>
          <w:rFonts w:hint="eastAsia"/>
          <w:spacing w:val="-8"/>
          <w:rtl/>
        </w:rPr>
        <w:t>מרי</w:t>
      </w:r>
      <w:r w:rsidR="00980465" w:rsidRPr="00062827">
        <w:rPr>
          <w:rStyle w:val="affff5"/>
          <w:rFonts w:hint="eastAsia"/>
          <w:spacing w:val="-8"/>
          <w:rtl/>
        </w:rPr>
        <w:t>ם</w:t>
      </w:r>
      <w:r w:rsidR="00980465" w:rsidRPr="00062827">
        <w:rPr>
          <w:rStyle w:val="affff5"/>
          <w:spacing w:val="-8"/>
          <w:rtl/>
        </w:rPr>
        <w:t>:</w:t>
      </w:r>
      <w:r w:rsidR="000521C0" w:rsidRPr="00062827">
        <w:rPr>
          <w:rFonts w:ascii="FontbitDavid" w:hAnsi="FontbitDavid" w:hint="cs"/>
          <w:spacing w:val="-8"/>
          <w:sz w:val="32"/>
          <w:rtl/>
        </w:rPr>
        <w:t xml:space="preserve"> </w:t>
      </w:r>
      <w:r w:rsidR="00980465" w:rsidRPr="00D1637C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רק</w:t>
      </w:r>
      <w:r w:rsidR="00980465" w:rsidRPr="00D1637C">
        <w:rPr>
          <w:rFonts w:ascii="FontbitDavid" w:hAnsi="FontbitDavid" w:cs="PFT_Frank"/>
          <w:b/>
          <w:bCs/>
          <w:spacing w:val="-8"/>
          <w:sz w:val="32"/>
          <w:szCs w:val="14"/>
          <w:rtl/>
        </w:rPr>
        <w:t xml:space="preserve"> </w:t>
      </w:r>
      <w:r w:rsidR="000521C0" w:rsidRPr="00D1637C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בכור</w:t>
      </w:r>
      <w:r w:rsidR="000521C0" w:rsidRPr="00062827">
        <w:rPr>
          <w:rFonts w:ascii="FontbitDavid" w:hAnsi="FontbitDavid" w:hint="cs"/>
          <w:spacing w:val="-8"/>
          <w:sz w:val="32"/>
          <w:rtl/>
        </w:rPr>
        <w:t xml:space="preserve"> </w:t>
      </w:r>
      <w:r w:rsidR="00980465" w:rsidRPr="00062827">
        <w:rPr>
          <w:rFonts w:ascii="FontbitDavid" w:hAnsi="FontbitDavid" w:hint="cs"/>
          <w:spacing w:val="-8"/>
          <w:sz w:val="32"/>
          <w:rtl/>
        </w:rPr>
        <w:t>מ</w:t>
      </w:r>
      <w:r w:rsidR="000521C0" w:rsidRPr="00062827">
        <w:rPr>
          <w:rFonts w:ascii="FontbitDavid" w:hAnsi="FontbitDavid" w:hint="cs"/>
          <w:spacing w:val="-8"/>
          <w:sz w:val="32"/>
          <w:rtl/>
        </w:rPr>
        <w:t>ייבם</w:t>
      </w:r>
      <w:r w:rsidR="00980465" w:rsidRPr="00062827">
        <w:rPr>
          <w:rFonts w:ascii="FontbitDavid" w:hAnsi="FontbitDavid" w:hint="cs"/>
          <w:spacing w:val="-8"/>
          <w:sz w:val="32"/>
          <w:rtl/>
        </w:rPr>
        <w:t xml:space="preserve"> -</w:t>
      </w:r>
      <w:r w:rsidR="000521C0" w:rsidRPr="00062827">
        <w:rPr>
          <w:rFonts w:ascii="FontbitDavid" w:hAnsi="FontbitDavid" w:hint="cs"/>
          <w:spacing w:val="-8"/>
          <w:sz w:val="32"/>
          <w:rtl/>
        </w:rPr>
        <w:t xml:space="preserve"> למה</w:t>
      </w:r>
      <w:r w:rsidR="00980465" w:rsidRPr="00062827">
        <w:rPr>
          <w:rFonts w:ascii="FontbitDavid" w:hAnsi="FontbitDavid" w:hint="cs"/>
          <w:spacing w:val="-8"/>
          <w:sz w:val="32"/>
          <w:rtl/>
        </w:rPr>
        <w:t xml:space="preserve"> צריך</w:t>
      </w:r>
      <w:r w:rsidR="000521C0" w:rsidRPr="00062827">
        <w:rPr>
          <w:rFonts w:ascii="FontbitDavid" w:hAnsi="FontbitDavid" w:hint="cs"/>
          <w:spacing w:val="-8"/>
          <w:sz w:val="32"/>
          <w:rtl/>
        </w:rPr>
        <w:t xml:space="preserve"> </w:t>
      </w:r>
      <w:r w:rsidR="00980465" w:rsidRPr="00062827">
        <w:rPr>
          <w:rFonts w:ascii="FontbitDavid" w:hAnsi="FontbitDavid" w:hint="cs"/>
          <w:spacing w:val="-8"/>
          <w:sz w:val="32"/>
          <w:rtl/>
        </w:rPr>
        <w:t>ל</w:t>
      </w:r>
      <w:r w:rsidR="000521C0" w:rsidRPr="00062827">
        <w:rPr>
          <w:rFonts w:ascii="FontbitDavid" w:hAnsi="FontbitDavid" w:hint="cs"/>
          <w:spacing w:val="-8"/>
          <w:sz w:val="32"/>
          <w:rtl/>
        </w:rPr>
        <w:t>מעט אא</w:t>
      </w:r>
      <w:r w:rsidR="00980465" w:rsidRPr="00062827">
        <w:rPr>
          <w:rFonts w:ascii="FontbitDavid" w:hAnsi="FontbitDavid" w:hint="cs"/>
          <w:spacing w:val="-8"/>
          <w:sz w:val="32"/>
          <w:rtl/>
        </w:rPr>
        <w:t>"ח</w:t>
      </w:r>
      <w:r w:rsidR="000521C0" w:rsidRPr="00062827">
        <w:rPr>
          <w:rFonts w:ascii="FontbitDavid" w:hAnsi="FontbitDavid" w:hint="cs"/>
          <w:spacing w:val="-8"/>
          <w:sz w:val="32"/>
          <w:rtl/>
        </w:rPr>
        <w:t xml:space="preserve"> שלא בעולמו</w:t>
      </w:r>
      <w:r w:rsidR="00980465" w:rsidRPr="00062827">
        <w:rPr>
          <w:rFonts w:ascii="FontbitDavid" w:hAnsi="FontbitDavid" w:hint="cs"/>
          <w:spacing w:val="-8"/>
          <w:sz w:val="32"/>
          <w:rtl/>
        </w:rPr>
        <w:t>,</w:t>
      </w:r>
    </w:p>
    <w:p w14:paraId="3B997835" w14:textId="7DEEAB0D" w:rsidR="000521C0" w:rsidRPr="00C35A2C" w:rsidRDefault="00E93585" w:rsidP="00DA73A6">
      <w:pPr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ב</w:t>
      </w:r>
      <w:r w:rsidRPr="007750DB">
        <w:rPr>
          <w:rStyle w:val="affff5"/>
          <w:rtl/>
        </w:rPr>
        <w:t xml:space="preserve">. </w:t>
      </w:r>
      <w:r w:rsidR="00980465" w:rsidRPr="00980465">
        <w:rPr>
          <w:rStyle w:val="affff5"/>
          <w:rFonts w:hint="cs"/>
          <w:rtl/>
        </w:rPr>
        <w:t>ולא אומר</w:t>
      </w:r>
      <w:r w:rsidR="00980465" w:rsidRPr="00A72B9B">
        <w:rPr>
          <w:rStyle w:val="affff5"/>
          <w:rFonts w:hint="cs"/>
          <w:rtl/>
        </w:rPr>
        <w:t>ים: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כשאין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בכור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980465">
        <w:rPr>
          <w:rFonts w:ascii="FontbitDavid" w:hAnsi="FontbitDavid" w:hint="cs"/>
          <w:sz w:val="32"/>
          <w:rtl/>
        </w:rPr>
        <w:t>אין</w:t>
      </w:r>
      <w:r w:rsidR="000521C0" w:rsidRPr="00C35A2C">
        <w:rPr>
          <w:rFonts w:ascii="FontbitDavid" w:hAnsi="FontbitDavid" w:hint="cs"/>
          <w:sz w:val="32"/>
          <w:rtl/>
        </w:rPr>
        <w:t xml:space="preserve"> יבום </w:t>
      </w:r>
      <w:r w:rsidR="000521C0">
        <w:rPr>
          <w:rFonts w:ascii="FontbitDavid" w:hAnsi="FontbitDavid" w:hint="cs"/>
          <w:sz w:val="32"/>
          <w:rtl/>
        </w:rPr>
        <w:t xml:space="preserve">- </w:t>
      </w:r>
      <w:r w:rsidR="00980465">
        <w:rPr>
          <w:rFonts w:ascii="FontbitDavid" w:hAnsi="FontbitDavid" w:hint="cs"/>
          <w:sz w:val="32"/>
          <w:rtl/>
        </w:rPr>
        <w:t>שמדבר</w:t>
      </w:r>
      <w:r w:rsidR="000521C0" w:rsidRPr="00C35A2C">
        <w:rPr>
          <w:rFonts w:ascii="FontbitDavid" w:hAnsi="FontbitDavid" w:hint="cs"/>
          <w:sz w:val="32"/>
          <w:rtl/>
        </w:rPr>
        <w:t xml:space="preserve"> ב</w:t>
      </w:r>
      <w:r w:rsidR="00CA66D0">
        <w:rPr>
          <w:rFonts w:ascii="FontbitDavid" w:hAnsi="FontbitDavid" w:hint="cs"/>
          <w:sz w:val="32"/>
          <w:rtl/>
        </w:rPr>
        <w:t>ב</w:t>
      </w:r>
      <w:r w:rsidR="00DA73A6">
        <w:rPr>
          <w:rFonts w:ascii="FontbitDavid" w:hAnsi="FontbitDavid" w:hint="cs"/>
          <w:sz w:val="32"/>
          <w:rtl/>
        </w:rPr>
        <w:t>' אחין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7750DB">
        <w:rPr>
          <w:rStyle w:val="affff1"/>
          <w:rFonts w:hint="eastAsia"/>
          <w:rtl/>
        </w:rPr>
        <w:t>ו</w:t>
      </w:r>
      <w:r w:rsidR="000521C0" w:rsidRPr="007750DB">
        <w:rPr>
          <w:rStyle w:val="affff1"/>
          <w:rtl/>
        </w:rPr>
        <w:t xml:space="preserve">מת </w:t>
      </w:r>
      <w:r w:rsidR="00DA73A6" w:rsidRPr="007750DB">
        <w:rPr>
          <w:rStyle w:val="affff1"/>
          <w:rFonts w:hint="eastAsia"/>
          <w:rtl/>
        </w:rPr>
        <w:t>אחד</w:t>
      </w:r>
      <w:r w:rsidR="00DA73A6" w:rsidRPr="007750DB">
        <w:rPr>
          <w:rStyle w:val="affff1"/>
          <w:rtl/>
        </w:rPr>
        <w:t xml:space="preserve"> </w:t>
      </w:r>
      <w:r w:rsidR="00DA73A6" w:rsidRPr="007750DB">
        <w:rPr>
          <w:rStyle w:val="affff1"/>
          <w:rFonts w:hint="eastAsia"/>
          <w:rtl/>
        </w:rPr>
        <w:t>מהם</w:t>
      </w:r>
      <w:r w:rsidR="00DA73A6">
        <w:rPr>
          <w:rFonts w:ascii="FontbitDavid" w:hAnsi="FontbitDavid" w:hint="cs"/>
          <w:sz w:val="32"/>
          <w:rtl/>
        </w:rPr>
        <w:t xml:space="preserve"> -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DA73A6">
        <w:rPr>
          <w:rFonts w:ascii="FontbitDavid" w:hAnsi="FontbitDavid" w:hint="cs"/>
          <w:sz w:val="32"/>
          <w:rtl/>
        </w:rPr>
        <w:t xml:space="preserve">ואפי' מת בכור </w:t>
      </w:r>
      <w:r w:rsidR="008174B2">
        <w:rPr>
          <w:rFonts w:ascii="FontbitDavid" w:hAnsi="FontbitDavid" w:hint="cs"/>
          <w:sz w:val="32"/>
          <w:rtl/>
        </w:rPr>
        <w:t xml:space="preserve">- </w:t>
      </w:r>
      <w:r w:rsidR="00DA73A6">
        <w:rPr>
          <w:rFonts w:ascii="FontbitDavid" w:hAnsi="FontbitDavid" w:hint="cs"/>
          <w:sz w:val="32"/>
          <w:rtl/>
        </w:rPr>
        <w:t>מד</w:t>
      </w:r>
      <w:r w:rsidR="000521C0" w:rsidRPr="00C35A2C">
        <w:rPr>
          <w:rFonts w:ascii="FontbitDavid" w:hAnsi="FontbitDavid"/>
          <w:sz w:val="32"/>
          <w:rtl/>
        </w:rPr>
        <w:t xml:space="preserve">מיעט </w:t>
      </w:r>
      <w:r w:rsidR="008174B2">
        <w:rPr>
          <w:rFonts w:ascii="FontbitDavid" w:hAnsi="FontbitDavid" w:hint="cs"/>
          <w:sz w:val="32"/>
          <w:rtl/>
        </w:rPr>
        <w:t xml:space="preserve">אא"ח </w:t>
      </w:r>
      <w:r w:rsidR="000521C0" w:rsidRPr="00C35A2C">
        <w:rPr>
          <w:rFonts w:ascii="FontbitDavid" w:hAnsi="FontbitDavid"/>
          <w:sz w:val="32"/>
          <w:rtl/>
        </w:rPr>
        <w:t>שלא בעולמו.</w:t>
      </w:r>
    </w:p>
    <w:p w14:paraId="26845C2A" w14:textId="55C594F5" w:rsidR="000521C0" w:rsidRPr="00062827" w:rsidRDefault="008174B2" w:rsidP="007750DB">
      <w:pPr>
        <w:rPr>
          <w:rStyle w:val="affff1"/>
          <w:spacing w:val="-2"/>
          <w:rtl/>
        </w:rPr>
      </w:pPr>
      <w:r w:rsidRPr="00062827">
        <w:rPr>
          <w:rStyle w:val="affff5"/>
          <w:rFonts w:hint="cs"/>
          <w:rtl/>
        </w:rPr>
        <w:t>ג</w:t>
      </w:r>
      <w:r w:rsidR="00E93585" w:rsidRPr="00062827">
        <w:rPr>
          <w:rStyle w:val="affff5"/>
          <w:rtl/>
        </w:rPr>
        <w:t xml:space="preserve">. </w:t>
      </w:r>
      <w:r w:rsidRPr="00062827">
        <w:rPr>
          <w:rStyle w:val="affff5"/>
          <w:rFonts w:hint="cs"/>
          <w:rtl/>
        </w:rPr>
        <w:t>ולא אומרים:</w:t>
      </w:r>
      <w:r w:rsidR="000521C0" w:rsidRPr="00062827">
        <w:rPr>
          <w:rFonts w:hint="cs"/>
          <w:spacing w:val="-2"/>
          <w:rtl/>
        </w:rPr>
        <w:t xml:space="preserve"> </w:t>
      </w:r>
      <w:r w:rsidRPr="00D1637C">
        <w:rPr>
          <w:rFonts w:cs="PFT_Frank" w:hint="eastAsia"/>
          <w:b/>
          <w:bCs/>
          <w:spacing w:val="-2"/>
          <w:szCs w:val="14"/>
          <w:rtl/>
        </w:rPr>
        <w:t>כש</w:t>
      </w:r>
      <w:r w:rsidR="000521C0" w:rsidRPr="00D1637C">
        <w:rPr>
          <w:rFonts w:cs="PFT_Frank"/>
          <w:b/>
          <w:bCs/>
          <w:spacing w:val="-2"/>
          <w:szCs w:val="14"/>
          <w:rtl/>
        </w:rPr>
        <w:t>יש בכור</w:t>
      </w:r>
      <w:r w:rsidRPr="00062827">
        <w:rPr>
          <w:rFonts w:hint="cs"/>
          <w:spacing w:val="-2"/>
          <w:rtl/>
        </w:rPr>
        <w:t>,</w:t>
      </w:r>
      <w:r w:rsidR="000521C0" w:rsidRPr="00062827">
        <w:rPr>
          <w:spacing w:val="-2"/>
          <w:rtl/>
        </w:rPr>
        <w:t xml:space="preserve"> קדם קטן לא זכה</w:t>
      </w:r>
      <w:r w:rsidRPr="00062827">
        <w:rPr>
          <w:rFonts w:hint="cs"/>
          <w:spacing w:val="-2"/>
          <w:rtl/>
        </w:rPr>
        <w:t xml:space="preserve"> - </w:t>
      </w:r>
      <w:r w:rsidR="000521C0" w:rsidRPr="00062827">
        <w:rPr>
          <w:spacing w:val="-2"/>
          <w:rtl/>
        </w:rPr>
        <w:t xml:space="preserve">הוקשה </w:t>
      </w:r>
      <w:r w:rsidR="000521C0" w:rsidRPr="00062827">
        <w:rPr>
          <w:rStyle w:val="affff1"/>
          <w:spacing w:val="-2"/>
          <w:rtl/>
        </w:rPr>
        <w:t>ישיבת אחים.</w:t>
      </w:r>
    </w:p>
    <w:p w14:paraId="5E2AB7E8" w14:textId="734D59FC" w:rsidR="000521C0" w:rsidRPr="00062827" w:rsidRDefault="008174B2" w:rsidP="005674C6">
      <w:pPr>
        <w:rPr>
          <w:rFonts w:ascii="FontbitDavid" w:hAnsi="FontbitDavid"/>
          <w:spacing w:val="-6"/>
          <w:sz w:val="32"/>
          <w:rtl/>
        </w:rPr>
      </w:pPr>
      <w:r w:rsidRPr="00062827">
        <w:rPr>
          <w:rStyle w:val="affff5"/>
          <w:rFonts w:hint="eastAsia"/>
          <w:spacing w:val="-6"/>
          <w:rtl/>
        </w:rPr>
        <w:t>ד</w:t>
      </w:r>
      <w:r w:rsidR="00980465" w:rsidRPr="00062827">
        <w:rPr>
          <w:rStyle w:val="affff5"/>
          <w:spacing w:val="-6"/>
          <w:rtl/>
        </w:rPr>
        <w:t>.</w:t>
      </w:r>
      <w:r w:rsidRPr="00062827">
        <w:rPr>
          <w:rStyle w:val="affff5"/>
          <w:spacing w:val="-6"/>
          <w:rtl/>
        </w:rPr>
        <w:t xml:space="preserve"> ו</w:t>
      </w:r>
      <w:r w:rsidRPr="00062827">
        <w:rPr>
          <w:rStyle w:val="affff5"/>
          <w:rFonts w:hint="cs"/>
          <w:spacing w:val="-6"/>
          <w:rtl/>
        </w:rPr>
        <w:t>לא אומרים:</w:t>
      </w:r>
      <w:r w:rsidR="00980465" w:rsidRPr="00062827">
        <w:rPr>
          <w:rFonts w:ascii="FontbitDavid" w:hAnsi="FontbitDavid" w:hint="cs"/>
          <w:spacing w:val="-6"/>
          <w:sz w:val="32"/>
          <w:rtl/>
        </w:rPr>
        <w:t xml:space="preserve"> </w:t>
      </w:r>
      <w:r w:rsidR="005674C6" w:rsidRPr="00062827">
        <w:rPr>
          <w:rFonts w:ascii="FontbitDavid" w:hAnsi="FontbitDavid" w:hint="cs"/>
          <w:spacing w:val="-6"/>
          <w:sz w:val="32"/>
          <w:rtl/>
        </w:rPr>
        <w:t xml:space="preserve">כשאין בכור </w:t>
      </w:r>
      <w:r w:rsidR="000521C0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אין </w:t>
      </w:r>
      <w:r w:rsidR="005674C6"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עדיפות</w:t>
      </w:r>
      <w:r w:rsidR="000521C0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</w:t>
      </w:r>
      <w:r w:rsidR="005674C6"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ל</w:t>
      </w:r>
      <w:r w:rsidR="000521C0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גדול</w:t>
      </w:r>
      <w:r w:rsidR="005674C6" w:rsidRPr="00D1637C">
        <w:rPr>
          <w:rFonts w:ascii="FontbitDavid" w:hAnsi="FontbitDavid" w:cs="PFT_Frank" w:hint="cs"/>
          <w:b/>
          <w:bCs/>
          <w:spacing w:val="-6"/>
          <w:sz w:val="32"/>
          <w:szCs w:val="14"/>
          <w:rtl/>
        </w:rPr>
        <w:t xml:space="preserve"> </w:t>
      </w:r>
      <w:r w:rsidR="005674C6" w:rsidRPr="00062827">
        <w:rPr>
          <w:rFonts w:ascii="FontbitDavid" w:hAnsi="FontbitDavid"/>
          <w:spacing w:val="-6"/>
          <w:sz w:val="32"/>
          <w:rtl/>
        </w:rPr>
        <w:t>-</w:t>
      </w:r>
      <w:r w:rsidR="005674C6" w:rsidRPr="00062827">
        <w:rPr>
          <w:rFonts w:ascii="FontbitDavid" w:hAnsi="FontbitDavid" w:hint="cs"/>
          <w:spacing w:val="-6"/>
          <w:sz w:val="32"/>
          <w:rtl/>
        </w:rPr>
        <w:t xml:space="preserve"> </w:t>
      </w:r>
      <w:r w:rsidR="000521C0" w:rsidRPr="00062827">
        <w:rPr>
          <w:rFonts w:ascii="FontbitDavid" w:hAnsi="FontbitDavid"/>
          <w:spacing w:val="-6"/>
          <w:sz w:val="32"/>
          <w:rtl/>
        </w:rPr>
        <w:t>כבכור, גדולתו גרמה.</w:t>
      </w:r>
    </w:p>
    <w:p w14:paraId="132DD59F" w14:textId="67BCF658" w:rsidR="000521C0" w:rsidRPr="00062827" w:rsidRDefault="005674C6" w:rsidP="005674C6">
      <w:pPr>
        <w:rPr>
          <w:rFonts w:ascii="FontbitDavid" w:hAnsi="FontbitDavid"/>
          <w:spacing w:val="-6"/>
          <w:sz w:val="32"/>
          <w:rtl/>
        </w:rPr>
      </w:pPr>
      <w:r w:rsidRPr="00062827">
        <w:rPr>
          <w:rStyle w:val="affff5"/>
          <w:rFonts w:hint="cs"/>
          <w:spacing w:val="-6"/>
          <w:rtl/>
        </w:rPr>
        <w:t>ה</w:t>
      </w:r>
      <w:r w:rsidRPr="00062827">
        <w:rPr>
          <w:rStyle w:val="affff5"/>
          <w:spacing w:val="-6"/>
          <w:rtl/>
        </w:rPr>
        <w:t>. ו</w:t>
      </w:r>
      <w:r w:rsidRPr="00062827">
        <w:rPr>
          <w:rStyle w:val="affff5"/>
          <w:rFonts w:hint="cs"/>
          <w:spacing w:val="-6"/>
          <w:rtl/>
        </w:rPr>
        <w:t>לא אומרים:</w:t>
      </w:r>
      <w:r w:rsidR="000521C0" w:rsidRPr="00062827">
        <w:rPr>
          <w:rFonts w:ascii="FontbitDavid" w:hAnsi="FontbitDavid" w:hint="cs"/>
          <w:spacing w:val="-6"/>
          <w:sz w:val="32"/>
          <w:rtl/>
        </w:rPr>
        <w:t xml:space="preserve"> </w:t>
      </w:r>
      <w:r w:rsidR="000521C0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כ</w:t>
      </w:r>
      <w:r w:rsidR="000521C0"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ש</w:t>
      </w:r>
      <w:r w:rsidR="000521C0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מייבם פשוט</w:t>
      </w:r>
      <w:r w:rsidR="000521C0" w:rsidRPr="00062827">
        <w:rPr>
          <w:rFonts w:ascii="FontbitDavid" w:hAnsi="FontbitDavid"/>
          <w:spacing w:val="-6"/>
          <w:sz w:val="32"/>
          <w:rtl/>
        </w:rPr>
        <w:t xml:space="preserve"> לא </w:t>
      </w:r>
      <w:r w:rsidR="000521C0" w:rsidRPr="00062827">
        <w:rPr>
          <w:rFonts w:ascii="FontbitDavid" w:hAnsi="FontbitDavid" w:hint="cs"/>
          <w:spacing w:val="-6"/>
          <w:sz w:val="32"/>
          <w:rtl/>
        </w:rPr>
        <w:t xml:space="preserve">יטול </w:t>
      </w:r>
      <w:r w:rsidR="000521C0" w:rsidRPr="00062827">
        <w:rPr>
          <w:rFonts w:ascii="FontbitDavid" w:hAnsi="FontbitDavid"/>
          <w:spacing w:val="-6"/>
          <w:sz w:val="32"/>
          <w:rtl/>
        </w:rPr>
        <w:t>נחלה</w:t>
      </w:r>
      <w:r w:rsidRPr="00062827">
        <w:rPr>
          <w:rFonts w:ascii="FontbitDavid" w:hAnsi="FontbitDavid" w:hint="cs"/>
          <w:spacing w:val="-6"/>
          <w:sz w:val="32"/>
          <w:rtl/>
        </w:rPr>
        <w:t xml:space="preserve"> -</w:t>
      </w:r>
      <w:r w:rsidRPr="00062827">
        <w:rPr>
          <w:rStyle w:val="affff1"/>
          <w:rFonts w:hint="cs"/>
          <w:spacing w:val="-6"/>
          <w:rtl/>
        </w:rPr>
        <w:t xml:space="preserve"> </w:t>
      </w:r>
      <w:r w:rsidR="000521C0" w:rsidRPr="00062827">
        <w:rPr>
          <w:rStyle w:val="affff1"/>
          <w:rFonts w:hint="cs"/>
          <w:spacing w:val="-6"/>
          <w:rtl/>
        </w:rPr>
        <w:t>'</w:t>
      </w:r>
      <w:r w:rsidR="000521C0" w:rsidRPr="00062827">
        <w:rPr>
          <w:rStyle w:val="affff1"/>
          <w:spacing w:val="-6"/>
          <w:rtl/>
        </w:rPr>
        <w:t>יקום על שם אחיו</w:t>
      </w:r>
      <w:r w:rsidR="000521C0" w:rsidRPr="00062827">
        <w:rPr>
          <w:rFonts w:ascii="FontbitDavid" w:hAnsi="FontbitDavid" w:hint="cs"/>
          <w:spacing w:val="-6"/>
          <w:sz w:val="32"/>
          <w:rtl/>
        </w:rPr>
        <w:t>'</w:t>
      </w:r>
      <w:r w:rsidR="000521C0" w:rsidRPr="00062827">
        <w:rPr>
          <w:rFonts w:ascii="FontbitDavid" w:hAnsi="FontbitDavid"/>
          <w:spacing w:val="-6"/>
          <w:sz w:val="32"/>
          <w:rtl/>
        </w:rPr>
        <w:t>, וקם.</w:t>
      </w:r>
    </w:p>
    <w:p w14:paraId="1A43BF69" w14:textId="2A48E4F4" w:rsidR="000521C0" w:rsidRPr="00C35A2C" w:rsidRDefault="008473EF" w:rsidP="007750DB">
      <w:pPr>
        <w:jc w:val="center"/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ולא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כתב</w:t>
      </w:r>
      <w:r w:rsidRPr="007750DB">
        <w:rPr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Pr="008473EF">
        <w:rPr>
          <w:rStyle w:val="affff1"/>
          <w:rFonts w:hint="cs"/>
          <w:rtl/>
        </w:rPr>
        <w:t>גדול</w:t>
      </w:r>
      <w:r>
        <w:rPr>
          <w:rStyle w:val="affff1"/>
          <w:rFonts w:hint="cs"/>
          <w:rtl/>
        </w:rPr>
        <w:t>'</w:t>
      </w:r>
      <w:r w:rsidRPr="007750DB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Pr="007750DB">
        <w:rPr>
          <w:rFonts w:hint="eastAsia"/>
          <w:rtl/>
        </w:rPr>
        <w:t>דכ</w:t>
      </w:r>
      <w:r>
        <w:rPr>
          <w:rStyle w:val="affff1"/>
          <w:rFonts w:hint="cs"/>
          <w:rtl/>
        </w:rPr>
        <w:t>'</w:t>
      </w:r>
      <w:r w:rsidR="000521C0" w:rsidRPr="00675D83">
        <w:rPr>
          <w:rStyle w:val="affff1"/>
          <w:rFonts w:hint="cs"/>
          <w:rtl/>
        </w:rPr>
        <w:t>בכור</w:t>
      </w:r>
      <w:r>
        <w:rPr>
          <w:rStyle w:val="affff1"/>
          <w:rFonts w:hint="cs"/>
          <w:rtl/>
        </w:rPr>
        <w:t>'</w:t>
      </w:r>
      <w:r>
        <w:rPr>
          <w:rFonts w:hint="cs"/>
          <w:rtl/>
        </w:rPr>
        <w:t>,</w:t>
      </w:r>
      <w:r w:rsidR="000521C0" w:rsidRPr="00C35A2C">
        <w:rPr>
          <w:rFonts w:hint="cs"/>
          <w:rtl/>
        </w:rPr>
        <w:t xml:space="preserve"> </w:t>
      </w:r>
      <w:r w:rsidR="000521C0">
        <w:rPr>
          <w:rFonts w:hint="cs"/>
          <w:rtl/>
        </w:rPr>
        <w:t>ש</w:t>
      </w:r>
      <w:r w:rsidR="000521C0" w:rsidRPr="00C35A2C">
        <w:rPr>
          <w:rtl/>
        </w:rPr>
        <w:t>אינו נוטל בראוי כבמוחזק</w:t>
      </w:r>
      <w:r w:rsidR="000521C0">
        <w:rPr>
          <w:rFonts w:hint="cs"/>
          <w:rtl/>
        </w:rPr>
        <w:t>.</w:t>
      </w:r>
    </w:p>
    <w:p w14:paraId="346CFBA6" w14:textId="198930F5" w:rsidR="004E490B" w:rsidRDefault="000521C0" w:rsidP="00DA0563">
      <w:pPr>
        <w:pStyle w:val="affffb"/>
        <w:rPr>
          <w:rtl/>
        </w:rPr>
      </w:pPr>
      <w:ins w:id="9804" w:author="מספור קטעי משנה" w:date="2026-10-06T10:05:58Z">
        <w:r>
          <w:rPr>
            <w:rStyle w:val="MisparKeta"/>
          </w:rPr>
          <w:t xml:space="preserve">א. </w:t>
        </w:r>
      </w:ins>
      <w:bookmarkStart w:id="214" w:name="_Toc119172677"/>
      <w:bookmarkStart w:id="215" w:name="_Toc119229765"/>
      <w:r w:rsidRPr="00C35A2C">
        <w:rPr>
          <w:rtl/>
        </w:rPr>
        <w:t>הנטען על השפחה ונשתחררה, על ה</w:t>
      </w:r>
      <w:r w:rsidR="00440E78">
        <w:rPr>
          <w:rFonts w:hint="cs"/>
          <w:rtl/>
        </w:rPr>
        <w:t>נכרית</w:t>
      </w:r>
      <w:r w:rsidRPr="00C35A2C">
        <w:rPr>
          <w:rtl/>
        </w:rPr>
        <w:t xml:space="preserve"> ונתגיירה</w:t>
      </w:r>
      <w:bookmarkEnd w:id="214"/>
      <w:bookmarkEnd w:id="215"/>
    </w:p>
    <w:p>
      <w:pPr>
        <w:pStyle w:val="MishnaBatzad"/>
        <w:rPr>
          <w:ins w:id="20419" w:author="קלוד" w:date="2026-10-06T10:10:48Z"/>
        </w:rPr>
      </w:pPr>
      <w:ins w:id="20418" w:author="קלוד" w:date="2026-10-06T10:10:48Z">
        <w:r>
          <w:t xml:space="preserve">משנה ח</w:t>
        </w:r>
      </w:ins>
    </w:p>
    <w:p w14:paraId="552081A7" w14:textId="74C2E115" w:rsidR="000521C0" w:rsidRPr="00C35A2C" w:rsidRDefault="000521C0" w:rsidP="004E490B">
      <w:pPr>
        <w:pStyle w:val="affc"/>
        <w:jc w:val="center"/>
        <w:rPr>
          <w:rtl/>
        </w:rPr>
      </w:pPr>
      <w:r w:rsidRPr="00C35A2C">
        <w:rPr>
          <w:rtl/>
        </w:rPr>
        <w:t>לא יכנוס, ואם כנס אין מוציאין מידו.</w:t>
      </w:r>
    </w:p>
    <w:p w14:paraId="2BAB787D" w14:textId="5EF0D736" w:rsidR="000521C0" w:rsidRPr="004E490B" w:rsidRDefault="000521C0" w:rsidP="00C2287B">
      <w:pPr>
        <w:pStyle w:val="affc"/>
        <w:rPr>
          <w:spacing w:val="6"/>
          <w:rtl/>
        </w:rPr>
      </w:pPr>
      <w:bookmarkStart w:id="216" w:name="_Toc119172678"/>
      <w:bookmarkStart w:id="217" w:name="_Toc119229766"/>
      <w:r w:rsidRPr="00DA0563">
        <w:rPr>
          <w:rStyle w:val="affffc"/>
          <w:rtl/>
        </w:rPr>
        <w:t>הנטען על אשת איש</w:t>
      </w:r>
      <w:bookmarkEnd w:id="216"/>
      <w:bookmarkEnd w:id="217"/>
      <w:r w:rsidRPr="00DA0563">
        <w:rPr>
          <w:rStyle w:val="affffc"/>
          <w:rtl/>
        </w:rPr>
        <w:t xml:space="preserve"> </w:t>
      </w:r>
      <w:r w:rsidRPr="004E490B">
        <w:rPr>
          <w:spacing w:val="6"/>
          <w:rtl/>
        </w:rPr>
        <w:t xml:space="preserve">והוציאוה מתחת </w:t>
      </w:r>
      <w:r w:rsidR="00440E78" w:rsidRPr="004E490B">
        <w:rPr>
          <w:rFonts w:hint="cs"/>
          <w:spacing w:val="6"/>
          <w:rtl/>
        </w:rPr>
        <w:t xml:space="preserve">בעלה </w:t>
      </w:r>
      <w:r w:rsidRPr="004E490B">
        <w:rPr>
          <w:spacing w:val="6"/>
          <w:rtl/>
        </w:rPr>
        <w:t>אף</w:t>
      </w:r>
      <w:r w:rsidRPr="004E490B">
        <w:rPr>
          <w:rFonts w:hint="cs"/>
          <w:spacing w:val="6"/>
          <w:rtl/>
        </w:rPr>
        <w:t xml:space="preserve"> </w:t>
      </w:r>
      <w:r w:rsidRPr="004E490B">
        <w:rPr>
          <w:spacing w:val="6"/>
          <w:rtl/>
        </w:rPr>
        <w:t>שכנס יוציא.</w:t>
      </w:r>
    </w:p>
    <w:p w14:paraId="0F075CA7" w14:textId="01C42B3C" w:rsidR="008E1490" w:rsidRDefault="008E1490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וי</w:t>
      </w:r>
      <w:r w:rsidRPr="007750DB">
        <w:rPr>
          <w:rStyle w:val="affff5"/>
          <w:rFonts w:hint="eastAsia"/>
          <w:rtl/>
        </w:rPr>
        <w:t>קשה</w:t>
      </w:r>
      <w:r w:rsidR="000521C0" w:rsidRPr="007750DB">
        <w:rPr>
          <w:rStyle w:val="affff5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5"/>
          <w:rFonts w:hint="cs"/>
          <w:rtl/>
        </w:rPr>
        <w:t>ד</w:t>
      </w:r>
      <w:r w:rsidRPr="00914B9A">
        <w:rPr>
          <w:rStyle w:val="affff5"/>
          <w:rtl/>
        </w:rPr>
        <w:t>ר' נחמיה</w:t>
      </w:r>
      <w:r>
        <w:rPr>
          <w:rStyle w:val="affff5"/>
          <w:rFonts w:hint="cs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>איש שנתגייר לשם אשה ו</w:t>
      </w:r>
      <w:r>
        <w:rPr>
          <w:rFonts w:ascii="FontbitDavid" w:hAnsi="FontbitDavid" w:hint="cs"/>
          <w:sz w:val="32"/>
          <w:rtl/>
        </w:rPr>
        <w:t>להיפך,</w:t>
      </w:r>
      <w:r w:rsidR="000521C0">
        <w:rPr>
          <w:rFonts w:ascii="FontbitDavid" w:hAnsi="FontbitDavid" w:hint="cs"/>
          <w:sz w:val="32"/>
          <w:rtl/>
        </w:rPr>
        <w:t xml:space="preserve"> </w:t>
      </w:r>
    </w:p>
    <w:p w14:paraId="60178073" w14:textId="3882712E" w:rsidR="000521C0" w:rsidRPr="00C35A2C" w:rsidRDefault="004E490B" w:rsidP="008E1490">
      <w:pPr>
        <w:rPr>
          <w:rtl/>
        </w:rPr>
      </w:pPr>
      <w:r>
        <w:rPr>
          <w:rFonts w:ascii="FontbitDavid" w:hAnsi="FontbitDavid" w:hint="cs"/>
          <w:sz w:val="32"/>
          <w:rtl/>
        </w:rPr>
        <w:t xml:space="preserve">          </w:t>
      </w:r>
      <w:r w:rsidR="000521C0" w:rsidRPr="00C35A2C">
        <w:rPr>
          <w:rFonts w:ascii="FontbitDavid" w:hAnsi="FontbitDavid"/>
          <w:sz w:val="32"/>
          <w:rtl/>
        </w:rPr>
        <w:t>ו</w:t>
      </w:r>
      <w:r w:rsidR="008E1490">
        <w:rPr>
          <w:rFonts w:ascii="FontbitDavid" w:hAnsi="FontbitDavid" w:hint="cs"/>
          <w:sz w:val="32"/>
          <w:rtl/>
        </w:rPr>
        <w:t>המ</w:t>
      </w:r>
      <w:r w:rsidR="000521C0" w:rsidRPr="00C35A2C">
        <w:rPr>
          <w:rFonts w:ascii="FontbitDavid" w:hAnsi="FontbitDavid"/>
          <w:sz w:val="32"/>
          <w:rtl/>
        </w:rPr>
        <w:t>תגייר לשולחן מלכים, לעבדי שלמה</w:t>
      </w:r>
      <w:r w:rsidR="00115EC7" w:rsidRPr="007750DB">
        <w:rPr>
          <w:rStyle w:val="affff8"/>
          <w:rtl/>
        </w:rPr>
        <w:t xml:space="preserve"> שררה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אינן גרים</w:t>
      </w:r>
    </w:p>
    <w:p w14:paraId="00A7A43B" w14:textId="03383578" w:rsidR="000521C0" w:rsidRPr="00C35A2C" w:rsidRDefault="008E1490" w:rsidP="007750DB">
      <w:pPr>
        <w:pStyle w:val="afffc"/>
        <w:ind w:left="0" w:firstLine="0"/>
        <w:rPr>
          <w:rtl/>
        </w:rPr>
      </w:pPr>
      <w:r w:rsidRPr="007750DB">
        <w:rPr>
          <w:rStyle w:val="affff5"/>
          <w:rFonts w:hint="eastAsia"/>
          <w:rtl/>
        </w:rPr>
        <w:t>ותירץ</w:t>
      </w:r>
      <w:r w:rsidRPr="007750DB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Pr="007750DB">
        <w:rPr>
          <w:rStyle w:val="affff5"/>
          <w:rFonts w:hint="eastAsia"/>
          <w:rtl/>
        </w:rPr>
        <w:t>ד</w:t>
      </w:r>
      <w:r w:rsidR="000521C0" w:rsidRPr="00914B9A">
        <w:rPr>
          <w:rStyle w:val="affff5"/>
          <w:rFonts w:hint="cs"/>
          <w:rtl/>
        </w:rPr>
        <w:t>רב</w:t>
      </w:r>
      <w:r w:rsidR="000521C0" w:rsidRPr="00C35A2C">
        <w:rPr>
          <w:rtl/>
        </w:rPr>
        <w:t xml:space="preserve"> הלכה כהאומר </w:t>
      </w:r>
      <w:r w:rsidR="000521C0" w:rsidRPr="00D1637C">
        <w:rPr>
          <w:rFonts w:cs="PFT_Frank"/>
          <w:b/>
          <w:bCs/>
          <w:szCs w:val="14"/>
          <w:rtl/>
        </w:rPr>
        <w:t>כולם גרים הם</w:t>
      </w:r>
      <w:r w:rsidR="000521C0" w:rsidRPr="00C35A2C">
        <w:rPr>
          <w:rtl/>
        </w:rPr>
        <w:t>.</w:t>
      </w:r>
    </w:p>
    <w:p w14:paraId="4963549C" w14:textId="3FB9C560" w:rsidR="000521C0" w:rsidRPr="00062827" w:rsidRDefault="000521C0" w:rsidP="00CF5119">
      <w:pPr>
        <w:rPr>
          <w:rFonts w:ascii="FontbitDavid" w:hAnsi="FontbitDavid"/>
          <w:spacing w:val="-2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ו</w:t>
      </w:r>
      <w:r w:rsidR="00115EC7" w:rsidRPr="00D1637C">
        <w:rPr>
          <w:rFonts w:ascii="FontbitDavid" w:hAnsi="FontbitDavid" w:cs="PFT_Frank" w:hint="cs"/>
          <w:b/>
          <w:bCs/>
          <w:spacing w:val="-2"/>
          <w:sz w:val="32"/>
          <w:szCs w:val="14"/>
          <w:rtl/>
        </w:rPr>
        <w:t>'לא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</w:t>
      </w:r>
      <w:r w:rsidR="00115EC7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יכנוס</w:t>
      </w:r>
      <w:r w:rsidR="00115EC7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'</w:t>
      </w:r>
      <w:r w:rsidRPr="00062827">
        <w:rPr>
          <w:rStyle w:val="affff8"/>
          <w:spacing w:val="-2"/>
          <w:rtl/>
        </w:rPr>
        <w:t xml:space="preserve"> </w:t>
      </w:r>
      <w:r w:rsidR="00115EC7" w:rsidRPr="00062827">
        <w:rPr>
          <w:rStyle w:val="affff8"/>
          <w:rFonts w:hint="cs"/>
          <w:spacing w:val="-2"/>
          <w:rtl/>
        </w:rPr>
        <w:t>ה</w:t>
      </w:r>
      <w:r w:rsidR="00115EC7" w:rsidRPr="00062827">
        <w:rPr>
          <w:rStyle w:val="affff8"/>
          <w:rFonts w:hint="eastAsia"/>
          <w:spacing w:val="-2"/>
          <w:rtl/>
        </w:rPr>
        <w:t>נ</w:t>
      </w:r>
      <w:r w:rsidR="00115EC7" w:rsidRPr="00062827">
        <w:rPr>
          <w:rStyle w:val="affff8"/>
          <w:rFonts w:hint="cs"/>
          <w:spacing w:val="-2"/>
          <w:rtl/>
        </w:rPr>
        <w:t>טען</w:t>
      </w:r>
      <w:r w:rsidR="00115EC7" w:rsidRPr="00062827">
        <w:rPr>
          <w:rStyle w:val="affff8"/>
          <w:spacing w:val="-2"/>
          <w:rtl/>
        </w:rPr>
        <w:t xml:space="preserve"> </w:t>
      </w:r>
      <w:r w:rsidR="00115EC7" w:rsidRPr="00062827">
        <w:rPr>
          <w:rStyle w:val="affff8"/>
          <w:rFonts w:hint="cs"/>
          <w:spacing w:val="-2"/>
          <w:rtl/>
        </w:rPr>
        <w:t>עליה</w:t>
      </w:r>
      <w:r w:rsidR="00115EC7" w:rsidRPr="00062827">
        <w:rPr>
          <w:rStyle w:val="affff8"/>
          <w:spacing w:val="-2"/>
          <w:rtl/>
        </w:rPr>
        <w:t xml:space="preserve"> </w:t>
      </w:r>
      <w:r w:rsidRPr="00062827">
        <w:rPr>
          <w:rStyle w:val="affff1"/>
          <w:rFonts w:hint="cs"/>
          <w:spacing w:val="-2"/>
          <w:rtl/>
        </w:rPr>
        <w:t>ד'</w:t>
      </w:r>
      <w:r w:rsidRPr="00062827">
        <w:rPr>
          <w:rStyle w:val="affff1"/>
          <w:spacing w:val="-2"/>
          <w:rtl/>
        </w:rPr>
        <w:t>הסר ממך עקשות פה</w:t>
      </w:r>
      <w:r w:rsidR="008E1490" w:rsidRPr="00062827">
        <w:rPr>
          <w:rStyle w:val="affff1"/>
          <w:rFonts w:hint="cs"/>
          <w:spacing w:val="-2"/>
          <w:rtl/>
        </w:rPr>
        <w:t>,</w:t>
      </w:r>
      <w:r w:rsidRPr="00062827">
        <w:rPr>
          <w:rStyle w:val="affff1"/>
          <w:spacing w:val="-2"/>
          <w:rtl/>
        </w:rPr>
        <w:t xml:space="preserve"> ולזות שפתים </w:t>
      </w:r>
      <w:r w:rsidR="008E1490" w:rsidRPr="00062827">
        <w:rPr>
          <w:rStyle w:val="affff1"/>
          <w:rFonts w:hint="cs"/>
          <w:spacing w:val="-2"/>
          <w:rtl/>
        </w:rPr>
        <w:t>הרחק ממך'</w:t>
      </w:r>
      <w:r w:rsidRPr="00062827">
        <w:rPr>
          <w:rStyle w:val="affff1"/>
          <w:spacing w:val="-2"/>
          <w:rtl/>
        </w:rPr>
        <w:t>.</w:t>
      </w:r>
    </w:p>
    <w:p w14:paraId="7753DFDB" w14:textId="03043F2B" w:rsidR="000521C0" w:rsidRPr="004E490B" w:rsidRDefault="000521C0" w:rsidP="007750DB">
      <w:pPr>
        <w:rPr>
          <w:rFonts w:ascii="FontbitDavid" w:hAnsi="FontbitDavid"/>
          <w:spacing w:val="-6"/>
          <w:sz w:val="32"/>
          <w:rtl/>
        </w:rPr>
      </w:pPr>
      <w:r w:rsidRPr="004E490B">
        <w:rPr>
          <w:rStyle w:val="affff5"/>
          <w:spacing w:val="-6"/>
          <w:rtl/>
        </w:rPr>
        <w:t>ת"ר:</w:t>
      </w:r>
      <w:r w:rsidRPr="004E490B">
        <w:rPr>
          <w:rFonts w:ascii="FontbitDavid" w:hAnsi="FontbitDavid" w:cs="PFT_Frank"/>
          <w:b/>
          <w:bCs/>
          <w:spacing w:val="-6"/>
          <w:sz w:val="14"/>
          <w:szCs w:val="14"/>
          <w:rtl/>
        </w:rPr>
        <w:t xml:space="preserve"> </w:t>
      </w:r>
      <w:r w:rsidRPr="004E490B">
        <w:rPr>
          <w:rStyle w:val="affff3"/>
          <w:spacing w:val="-6"/>
          <w:rtl/>
        </w:rPr>
        <w:t>אין מקבלין גרים לימות המשיח</w:t>
      </w:r>
      <w:r w:rsidR="008E1490" w:rsidRPr="004E490B">
        <w:rPr>
          <w:rFonts w:ascii="FontbitDavid" w:hAnsi="FontbitDavid" w:cs="PFT_Frank" w:hint="cs"/>
          <w:b/>
          <w:bCs/>
          <w:spacing w:val="-6"/>
          <w:sz w:val="14"/>
          <w:szCs w:val="14"/>
          <w:rtl/>
        </w:rPr>
        <w:t>,</w:t>
      </w:r>
      <w:r w:rsidRPr="004E490B">
        <w:rPr>
          <w:rFonts w:ascii="FontbitDavid" w:hAnsi="FontbitDavid"/>
          <w:spacing w:val="-6"/>
          <w:sz w:val="32"/>
          <w:rtl/>
        </w:rPr>
        <w:t xml:space="preserve"> </w:t>
      </w:r>
      <w:r w:rsidR="008E1490" w:rsidRPr="004E490B">
        <w:rPr>
          <w:rFonts w:ascii="FontbitDavid" w:hAnsi="FontbitDavid" w:hint="cs"/>
          <w:spacing w:val="-6"/>
          <w:sz w:val="32"/>
          <w:rtl/>
        </w:rPr>
        <w:t>ו</w:t>
      </w:r>
      <w:r w:rsidRPr="004E490B">
        <w:rPr>
          <w:rFonts w:ascii="FontbitDavid" w:hAnsi="FontbitDavid"/>
          <w:spacing w:val="-6"/>
          <w:sz w:val="32"/>
          <w:rtl/>
        </w:rPr>
        <w:t>לא קבלו בימי דוד ושלמה.</w:t>
      </w:r>
    </w:p>
    <w:p w14:paraId="120D9E50" w14:textId="61BB4B80" w:rsidR="0076125E" w:rsidRDefault="000521C0" w:rsidP="004D10B0">
      <w:pPr>
        <w:rPr>
          <w:rtl/>
        </w:rPr>
      </w:pPr>
      <w:r w:rsidRPr="00914B9A">
        <w:rPr>
          <w:rStyle w:val="affff5"/>
          <w:rtl/>
        </w:rPr>
        <w:t>ר"</w:t>
      </w:r>
      <w:r w:rsidRPr="00914B9A">
        <w:rPr>
          <w:rStyle w:val="affff5"/>
          <w:rFonts w:hint="cs"/>
          <w:rtl/>
        </w:rPr>
        <w:t>א</w:t>
      </w:r>
      <w:r w:rsidR="008E1490">
        <w:rPr>
          <w:rStyle w:val="affff5"/>
          <w:rFonts w:hint="cs"/>
          <w:rtl/>
        </w:rPr>
        <w:t xml:space="preserve"> מקרא</w:t>
      </w:r>
      <w:r w:rsidRPr="00914B9A">
        <w:rPr>
          <w:rStyle w:val="affff5"/>
          <w:rFonts w:hint="cs"/>
          <w:rtl/>
        </w:rPr>
        <w:t>:</w:t>
      </w:r>
      <w:r w:rsidRPr="00914B9A">
        <w:rPr>
          <w:rStyle w:val="affff5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מי גר אתך</w:t>
      </w:r>
      <w:r w:rsidR="008E1490">
        <w:rPr>
          <w:rStyle w:val="affff1"/>
          <w:rFonts w:hint="cs"/>
          <w:rtl/>
        </w:rPr>
        <w:t xml:space="preserve"> </w:t>
      </w:r>
      <w:r w:rsidR="008E1490" w:rsidRPr="007750DB">
        <w:rPr>
          <w:rStyle w:val="affff8"/>
          <w:rFonts w:hint="eastAsia"/>
          <w:rtl/>
        </w:rPr>
        <w:t>בעניותך</w:t>
      </w:r>
      <w:r w:rsidR="008E1490">
        <w:rPr>
          <w:rStyle w:val="affff8"/>
          <w:rFonts w:hint="cs"/>
          <w:rtl/>
        </w:rPr>
        <w:t xml:space="preserve"> -</w:t>
      </w:r>
      <w:r w:rsidRPr="00AD1A41">
        <w:rPr>
          <w:rStyle w:val="affff1"/>
          <w:rtl/>
        </w:rPr>
        <w:t xml:space="preserve"> עליך יפול</w:t>
      </w:r>
      <w:r w:rsidR="008E1490">
        <w:rPr>
          <w:rStyle w:val="affff1"/>
          <w:rFonts w:hint="cs"/>
          <w:rtl/>
        </w:rPr>
        <w:t xml:space="preserve"> </w:t>
      </w:r>
      <w:r w:rsidR="008E1490" w:rsidRPr="007750DB">
        <w:rPr>
          <w:rStyle w:val="affff8"/>
          <w:rFonts w:hint="eastAsia"/>
          <w:rtl/>
        </w:rPr>
        <w:t>ינוח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אבל </w:t>
      </w:r>
      <w:r w:rsidR="008E1490">
        <w:rPr>
          <w:rFonts w:ascii="FontbitDavid" w:hAnsi="FontbitDavid" w:hint="cs"/>
          <w:sz w:val="32"/>
          <w:rtl/>
        </w:rPr>
        <w:t>אחרים</w:t>
      </w:r>
      <w:r w:rsidR="008E1490" w:rsidRPr="00C35A2C"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לא.</w:t>
      </w:r>
    </w:p>
    <w:p w14:paraId="424168E5" w14:textId="1BE13C79" w:rsidR="000521C0" w:rsidRPr="00C35A2C" w:rsidRDefault="000521C0" w:rsidP="000521C0">
      <w:pPr>
        <w:pStyle w:val="afff4"/>
        <w:rPr>
          <w:rtl/>
        </w:rPr>
      </w:pPr>
      <w:ins w:id="9831" w:author="מספור קטעי משנה" w:date="2026-10-06T10:05:58Z">
        <w:r>
          <w:rPr>
            <w:rStyle w:val="MisparKeta"/>
          </w:rPr>
          <w:t xml:space="preserve">ג. </w:t>
        </w:r>
      </w:ins>
      <w:bookmarkStart w:id="218" w:name="_Toc119172679"/>
      <w:bookmarkStart w:id="219" w:name="_Toc119229767"/>
      <w:r w:rsidRPr="00C35A2C">
        <w:rPr>
          <w:rtl/>
        </w:rPr>
        <w:t>הנטען על אשת איש.</w:t>
      </w:r>
      <w:r w:rsidR="008E1490">
        <w:rPr>
          <w:rFonts w:hint="cs"/>
          <w:rtl/>
        </w:rPr>
        <w:t>. אע"פ שכנס יוציא.</w:t>
      </w:r>
      <w:bookmarkEnd w:id="218"/>
      <w:bookmarkEnd w:id="219"/>
    </w:p>
    <w:p w14:paraId="6261FCFE" w14:textId="3E9C6756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914B9A">
        <w:rPr>
          <w:rStyle w:val="affff5"/>
          <w:rtl/>
        </w:rPr>
        <w:t>רב:</w:t>
      </w:r>
      <w:r w:rsidRPr="00C35A2C">
        <w:rPr>
          <w:rFonts w:ascii="FontbitDavid" w:hAnsi="FontbitDavid"/>
          <w:sz w:val="32"/>
          <w:rtl/>
        </w:rPr>
        <w:t xml:space="preserve"> בעדים.</w:t>
      </w:r>
    </w:p>
    <w:p w14:paraId="2AB6499D" w14:textId="686A2968" w:rsidR="000521C0" w:rsidRPr="00062827" w:rsidRDefault="008E1490" w:rsidP="008E1490">
      <w:pPr>
        <w:rPr>
          <w:rFonts w:ascii="FontbitDavid" w:hAnsi="FontbitDavid"/>
          <w:spacing w:val="-2"/>
          <w:sz w:val="32"/>
          <w:rtl/>
        </w:rPr>
      </w:pPr>
      <w:r w:rsidRPr="00062827">
        <w:rPr>
          <w:rStyle w:val="affff5"/>
          <w:rFonts w:hint="cs"/>
          <w:rtl/>
        </w:rPr>
        <w:t>ויקשה</w:t>
      </w:r>
      <w:r w:rsidR="000521C0" w:rsidRPr="00062827">
        <w:rPr>
          <w:rStyle w:val="affff5"/>
          <w:rtl/>
        </w:rPr>
        <w:t>:</w:t>
      </w:r>
      <w:r w:rsidR="000521C0" w:rsidRPr="00062827">
        <w:rPr>
          <w:rFonts w:ascii="FontbitDavid" w:hAnsi="FontbitDavid"/>
          <w:spacing w:val="-2"/>
          <w:sz w:val="32"/>
          <w:rtl/>
        </w:rPr>
        <w:t xml:space="preserve"> </w:t>
      </w:r>
      <w:r w:rsidRPr="00062827">
        <w:rPr>
          <w:rStyle w:val="affff8"/>
          <w:rFonts w:hint="eastAsia"/>
          <w:spacing w:val="-2"/>
          <w:rtl/>
        </w:rPr>
        <w:t>ד</w:t>
      </w:r>
      <w:r w:rsidR="000521C0" w:rsidRPr="00062827">
        <w:rPr>
          <w:rStyle w:val="affff8"/>
          <w:spacing w:val="-2"/>
          <w:rtl/>
        </w:rPr>
        <w:t>הנטען על א</w:t>
      </w:r>
      <w:r w:rsidRPr="00062827">
        <w:rPr>
          <w:rStyle w:val="affff8"/>
          <w:spacing w:val="-2"/>
          <w:rtl/>
        </w:rPr>
        <w:t>"</w:t>
      </w:r>
      <w:r w:rsidR="000521C0" w:rsidRPr="00062827">
        <w:rPr>
          <w:rStyle w:val="affff8"/>
          <w:spacing w:val="-2"/>
          <w:rtl/>
        </w:rPr>
        <w:t>א והוציאה,</w:t>
      </w:r>
      <w:r w:rsidR="000521C0" w:rsidRPr="00062827">
        <w:rPr>
          <w:rFonts w:ascii="FontbitDavid" w:hAnsi="FontbitDavid"/>
          <w:spacing w:val="-2"/>
          <w:sz w:val="32"/>
          <w:rtl/>
        </w:rPr>
        <w:t xml:space="preserve"> ונתגרשה מתחת אחר, כנס לא יוציא</w:t>
      </w:r>
      <w:r w:rsidRPr="00062827">
        <w:rPr>
          <w:rFonts w:ascii="FontbitDavid" w:hAnsi="FontbitDavid" w:hint="cs"/>
          <w:spacing w:val="-2"/>
          <w:sz w:val="32"/>
          <w:rtl/>
        </w:rPr>
        <w:t>,</w:t>
      </w:r>
    </w:p>
    <w:p w14:paraId="2E32E5BA" w14:textId="2659E6E6" w:rsidR="000521C0" w:rsidRDefault="008E1490" w:rsidP="000521C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משמע</w:t>
      </w:r>
      <w:r>
        <w:rPr>
          <w:rFonts w:ascii="FontbitDavid" w:hAnsi="FontbitDavid" w:hint="cs"/>
          <w:sz w:val="32"/>
          <w:rtl/>
        </w:rPr>
        <w:t xml:space="preserve"> ש</w:t>
      </w:r>
      <w:r w:rsidR="000521C0">
        <w:rPr>
          <w:rFonts w:ascii="FontbitDavid" w:hAnsi="FontbitDavid" w:hint="cs"/>
          <w:sz w:val="32"/>
          <w:rtl/>
        </w:rPr>
        <w:t>בלא הפסק</w:t>
      </w:r>
      <w:r>
        <w:rPr>
          <w:rFonts w:ascii="FontbitDavid" w:hAnsi="FontbitDavid" w:hint="cs"/>
          <w:sz w:val="32"/>
          <w:rtl/>
        </w:rPr>
        <w:t xml:space="preserve"> </w:t>
      </w:r>
      <w:r w:rsidR="00115EC7">
        <w:rPr>
          <w:rFonts w:ascii="FontbitDavid" w:hAnsi="FontbitDavid" w:hint="cs"/>
          <w:sz w:val="32"/>
          <w:rtl/>
        </w:rPr>
        <w:t xml:space="preserve">אחר </w:t>
      </w:r>
      <w:r>
        <w:rPr>
          <w:rFonts w:ascii="FontbitDavid" w:hAnsi="FontbitDavid" w:hint="cs"/>
          <w:sz w:val="32"/>
          <w:rtl/>
        </w:rPr>
        <w:t>-</w:t>
      </w:r>
      <w:r w:rsidR="000521C0">
        <w:rPr>
          <w:rFonts w:ascii="FontbitDavid" w:hAnsi="FontbitDavid" w:hint="cs"/>
          <w:sz w:val="32"/>
          <w:rtl/>
        </w:rPr>
        <w:t xml:space="preserve"> יוציא</w:t>
      </w:r>
      <w:r>
        <w:rPr>
          <w:rFonts w:ascii="FontbitDavid" w:hAnsi="FontbitDavid" w:hint="cs"/>
          <w:sz w:val="32"/>
          <w:rtl/>
        </w:rPr>
        <w:t xml:space="preserve">,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ובלא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עדים</w:t>
      </w:r>
      <w:r w:rsidRPr="007750DB">
        <w:rPr>
          <w:rStyle w:val="affff8"/>
          <w:rtl/>
        </w:rPr>
        <w:t xml:space="preserve">, </w:t>
      </w:r>
      <w:r w:rsidRPr="007750DB">
        <w:rPr>
          <w:rStyle w:val="affff8"/>
          <w:rFonts w:hint="eastAsia"/>
          <w:rtl/>
        </w:rPr>
        <w:t>דבעדים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תמיד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יוציא</w:t>
      </w:r>
      <w:r w:rsidRPr="007750DB">
        <w:rPr>
          <w:rStyle w:val="affff8"/>
          <w:rtl/>
        </w:rPr>
        <w:t>,</w:t>
      </w:r>
    </w:p>
    <w:p w14:paraId="71A3D44E" w14:textId="00B18658" w:rsidR="000521C0" w:rsidRPr="00C35A2C" w:rsidRDefault="008E1490" w:rsidP="007750DB">
      <w:pPr>
        <w:pStyle w:val="afffc"/>
        <w:ind w:left="0" w:firstLine="0"/>
        <w:rPr>
          <w:rtl/>
        </w:rPr>
      </w:pPr>
      <w:r>
        <w:rPr>
          <w:rStyle w:val="affff5"/>
          <w:rFonts w:hint="cs"/>
          <w:rtl/>
        </w:rPr>
        <w:t>ר</w:t>
      </w:r>
      <w:r w:rsidR="000521C0" w:rsidRPr="00914B9A">
        <w:rPr>
          <w:rStyle w:val="affff5"/>
          <w:rtl/>
        </w:rPr>
        <w:t>ב</w:t>
      </w:r>
      <w:r>
        <w:rPr>
          <w:rStyle w:val="affff5"/>
          <w:rFonts w:hint="cs"/>
          <w:rtl/>
        </w:rPr>
        <w:t xml:space="preserve"> יתרץ</w:t>
      </w:r>
      <w:r w:rsidR="000521C0" w:rsidRPr="00C35A2C">
        <w:rPr>
          <w:rtl/>
        </w:rPr>
        <w:t xml:space="preserve">: </w:t>
      </w:r>
      <w:r>
        <w:rPr>
          <w:rFonts w:hint="cs"/>
          <w:rtl/>
        </w:rPr>
        <w:t xml:space="preserve">גם בלא הפסק לא יוציא, </w:t>
      </w:r>
      <w:r w:rsidRPr="007750DB">
        <w:rPr>
          <w:rStyle w:val="affff5"/>
          <w:rFonts w:hint="eastAsia"/>
          <w:rtl/>
        </w:rPr>
        <w:t>וקמ</w:t>
      </w:r>
      <w:r w:rsidRPr="007750DB">
        <w:rPr>
          <w:rStyle w:val="affff5"/>
          <w:rtl/>
        </w:rPr>
        <w:t xml:space="preserve">"ל </w:t>
      </w:r>
      <w:r w:rsidR="00861BAF">
        <w:rPr>
          <w:rStyle w:val="affff5"/>
          <w:rFonts w:hint="cs"/>
          <w:rtl/>
        </w:rPr>
        <w:t>דאפי' ב</w:t>
      </w:r>
      <w:r w:rsidR="000521C0" w:rsidRPr="007750DB">
        <w:rPr>
          <w:rStyle w:val="affff5"/>
          <w:rFonts w:hint="eastAsia"/>
          <w:rtl/>
        </w:rPr>
        <w:t>הפסק</w:t>
      </w:r>
      <w:r w:rsidR="000521C0" w:rsidRPr="00C35A2C">
        <w:rPr>
          <w:rFonts w:hint="cs"/>
          <w:rtl/>
        </w:rPr>
        <w:t xml:space="preserve"> </w:t>
      </w:r>
      <w:r w:rsidR="000521C0" w:rsidRPr="00C35A2C">
        <w:rPr>
          <w:rtl/>
        </w:rPr>
        <w:t>לא יכנוס.</w:t>
      </w:r>
    </w:p>
    <w:p w14:paraId="283E5B0A" w14:textId="16BA59BC" w:rsidR="00861BAF" w:rsidRDefault="008E1490" w:rsidP="000521C0">
      <w:pPr>
        <w:rPr>
          <w:rtl/>
        </w:rPr>
      </w:pPr>
      <w:r>
        <w:rPr>
          <w:rStyle w:val="affff5"/>
          <w:rFonts w:hint="cs"/>
          <w:rtl/>
        </w:rPr>
        <w:t>ויקשה</w:t>
      </w:r>
      <w:r w:rsidR="000521C0" w:rsidRPr="00C35A2C">
        <w:rPr>
          <w:rtl/>
        </w:rPr>
        <w:t xml:space="preserve">: </w:t>
      </w:r>
      <w:r>
        <w:rPr>
          <w:rFonts w:hint="cs"/>
          <w:rtl/>
        </w:rPr>
        <w:t>ד</w:t>
      </w:r>
      <w:r w:rsidR="00861BAF">
        <w:rPr>
          <w:rFonts w:hint="cs"/>
          <w:rtl/>
        </w:rPr>
        <w:t xml:space="preserve">דוקא </w:t>
      </w:r>
      <w:r>
        <w:rPr>
          <w:rFonts w:hint="cs"/>
          <w:rtl/>
        </w:rPr>
        <w:t>כש</w:t>
      </w:r>
      <w:r w:rsidR="000521C0" w:rsidRPr="00C35A2C">
        <w:rPr>
          <w:rtl/>
        </w:rPr>
        <w:t xml:space="preserve">יש לה בנים </w:t>
      </w:r>
      <w:r w:rsidRPr="007750DB">
        <w:rPr>
          <w:rStyle w:val="affff8"/>
          <w:rFonts w:hint="eastAsia"/>
          <w:rtl/>
        </w:rPr>
        <w:t>מהראשון</w:t>
      </w:r>
      <w:r>
        <w:rPr>
          <w:rFonts w:hint="cs"/>
          <w:rtl/>
        </w:rPr>
        <w:t xml:space="preserve"> </w:t>
      </w:r>
      <w:r w:rsidR="000521C0" w:rsidRPr="00C35A2C">
        <w:rPr>
          <w:rtl/>
        </w:rPr>
        <w:t>לא תצא,</w:t>
      </w:r>
      <w:r w:rsidR="00861BAF" w:rsidRPr="007750DB">
        <w:rPr>
          <w:rStyle w:val="affff8"/>
          <w:rtl/>
        </w:rPr>
        <w:t xml:space="preserve"> </w:t>
      </w:r>
      <w:r w:rsidR="00861BAF" w:rsidRPr="00A07384">
        <w:rPr>
          <w:rStyle w:val="affff8"/>
          <w:rFonts w:cs="PFT_Frank" w:hint="cs"/>
          <w:b/>
          <w:bCs/>
          <w:szCs w:val="10"/>
          <w:rtl/>
        </w:rPr>
        <w:t>ו</w:t>
      </w:r>
      <w:r w:rsidR="00861BAF" w:rsidRPr="00A07384">
        <w:rPr>
          <w:rStyle w:val="affff8"/>
          <w:rFonts w:cs="PFT_Frank" w:hint="eastAsia"/>
          <w:b/>
          <w:bCs/>
          <w:szCs w:val="10"/>
          <w:rtl/>
        </w:rPr>
        <w:t>כשאין</w:t>
      </w:r>
      <w:r w:rsidR="00861BAF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861BAF" w:rsidRPr="00A07384">
        <w:rPr>
          <w:rStyle w:val="affff8"/>
          <w:rFonts w:cs="PFT_Frank" w:hint="eastAsia"/>
          <w:b/>
          <w:bCs/>
          <w:szCs w:val="10"/>
          <w:rtl/>
        </w:rPr>
        <w:t>עדים</w:t>
      </w:r>
      <w:r w:rsidR="00861BAF" w:rsidRPr="007750DB">
        <w:rPr>
          <w:rStyle w:val="affff8"/>
          <w:rtl/>
        </w:rPr>
        <w:t>,</w:t>
      </w:r>
    </w:p>
    <w:p w14:paraId="351495F8" w14:textId="5FC5E335" w:rsidR="000521C0" w:rsidRPr="00D238B7" w:rsidRDefault="00861BAF" w:rsidP="00861BAF">
      <w:pPr>
        <w:rPr>
          <w:rStyle w:val="affff5"/>
          <w:rtl/>
        </w:rPr>
      </w:pPr>
      <w:r>
        <w:rPr>
          <w:rFonts w:hint="cs"/>
          <w:rtl/>
        </w:rPr>
        <w:lastRenderedPageBreak/>
        <w:t>אבל</w:t>
      </w:r>
      <w:r w:rsidRPr="00C35A2C">
        <w:rPr>
          <w:rtl/>
        </w:rPr>
        <w:t xml:space="preserve"> </w:t>
      </w:r>
      <w:r w:rsidR="000521C0" w:rsidRPr="00C35A2C">
        <w:rPr>
          <w:rtl/>
        </w:rPr>
        <w:t>באו עדי טומאה, אפילו יש לה כמה בנים תצא</w:t>
      </w:r>
      <w:r>
        <w:rPr>
          <w:rFonts w:hint="cs"/>
          <w:rtl/>
        </w:rPr>
        <w:t>,</w:t>
      </w:r>
    </w:p>
    <w:p w14:paraId="71CA18A4" w14:textId="29065894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א.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914B9A">
        <w:rPr>
          <w:rStyle w:val="affff5"/>
          <w:rtl/>
        </w:rPr>
        <w:t>ר</w:t>
      </w:r>
      <w:r w:rsidRPr="00861BAF">
        <w:rPr>
          <w:rStyle w:val="affff5"/>
          <w:rtl/>
        </w:rPr>
        <w:t>ב</w:t>
      </w:r>
      <w:r w:rsidRPr="007750DB">
        <w:rPr>
          <w:rStyle w:val="affff5"/>
          <w:rtl/>
        </w:rPr>
        <w:t xml:space="preserve"> </w:t>
      </w:r>
      <w:r w:rsidR="00861BAF" w:rsidRPr="007750DB">
        <w:rPr>
          <w:rStyle w:val="affff5"/>
          <w:rFonts w:hint="eastAsia"/>
          <w:rtl/>
        </w:rPr>
        <w:t>מעמיד</w:t>
      </w:r>
      <w:r w:rsidR="00861BAF" w:rsidRPr="007750DB">
        <w:rPr>
          <w:rStyle w:val="affff5"/>
          <w:rtl/>
        </w:rPr>
        <w:t xml:space="preserve"> </w:t>
      </w:r>
      <w:r w:rsidR="00861BAF" w:rsidRPr="007750DB">
        <w:rPr>
          <w:rStyle w:val="affff5"/>
          <w:rFonts w:hint="eastAsia"/>
          <w:rtl/>
        </w:rPr>
        <w:t>המשנה</w:t>
      </w:r>
      <w:r w:rsidRPr="00C35A2C">
        <w:rPr>
          <w:rFonts w:ascii="FontbitDavid" w:hAnsi="FontbitDavid"/>
          <w:sz w:val="32"/>
          <w:rtl/>
        </w:rPr>
        <w:t xml:space="preserve"> </w:t>
      </w:r>
      <w:r w:rsidR="00861BAF">
        <w:rPr>
          <w:rFonts w:ascii="FontbitDavid" w:hAnsi="FontbitDavid" w:hint="cs"/>
          <w:sz w:val="32"/>
          <w:rtl/>
        </w:rPr>
        <w:t>כש</w:t>
      </w:r>
      <w:r w:rsidRPr="00C35A2C">
        <w:rPr>
          <w:rFonts w:ascii="FontbitDavid" w:hAnsi="FontbitDavid"/>
          <w:sz w:val="32"/>
          <w:rtl/>
        </w:rPr>
        <w:t>יש בנים ועדים</w:t>
      </w:r>
      <w:r w:rsidR="00115EC7">
        <w:rPr>
          <w:rFonts w:ascii="FontbitDavid" w:hAnsi="FontbitDavid" w:hint="cs"/>
          <w:sz w:val="32"/>
          <w:rtl/>
        </w:rPr>
        <w:t>,</w:t>
      </w:r>
      <w:r w:rsidR="00861BAF" w:rsidRPr="007750DB">
        <w:rPr>
          <w:rStyle w:val="affff8"/>
          <w:rtl/>
        </w:rPr>
        <w:t xml:space="preserve"> </w:t>
      </w:r>
      <w:r w:rsidR="00861BAF">
        <w:rPr>
          <w:rStyle w:val="affff8"/>
          <w:rFonts w:hint="cs"/>
          <w:rtl/>
        </w:rPr>
        <w:t>בגלל הבנים</w:t>
      </w:r>
      <w:r w:rsidR="00861BAF" w:rsidRPr="007750DB">
        <w:rPr>
          <w:rStyle w:val="affff8"/>
          <w:rtl/>
        </w:rPr>
        <w:t xml:space="preserve"> צריך עדים</w:t>
      </w:r>
      <w:r w:rsidR="00115EC7">
        <w:rPr>
          <w:rStyle w:val="affff8"/>
          <w:rFonts w:hint="cs"/>
          <w:rtl/>
        </w:rPr>
        <w:t xml:space="preserve"> לאסור</w:t>
      </w:r>
      <w:r w:rsidR="00861BAF">
        <w:rPr>
          <w:rStyle w:val="affff8"/>
          <w:rFonts w:hint="cs"/>
          <w:rtl/>
        </w:rPr>
        <w:t>,</w:t>
      </w:r>
    </w:p>
    <w:p w14:paraId="041A0AD6" w14:textId="2E53C23A" w:rsidR="000521C0" w:rsidRPr="00D238B7" w:rsidRDefault="000521C0" w:rsidP="007512DE">
      <w:pPr>
        <w:rPr>
          <w:rStyle w:val="affff5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861BAF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דייק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861BAF">
        <w:rPr>
          <w:rFonts w:hint="cs"/>
          <w:rtl/>
        </w:rPr>
        <w:t>'</w:t>
      </w:r>
      <w:r w:rsidRPr="0090328A">
        <w:rPr>
          <w:rFonts w:cs="PFT_Frank"/>
          <w:b/>
          <w:bCs/>
          <w:sz w:val="14"/>
          <w:szCs w:val="14"/>
          <w:rtl/>
        </w:rPr>
        <w:t>הוציאוה</w:t>
      </w:r>
      <w:r w:rsidR="00861BAF">
        <w:rPr>
          <w:rFonts w:cs="PFT_Frank" w:hint="cs"/>
          <w:b/>
          <w:bCs/>
          <w:sz w:val="14"/>
          <w:szCs w:val="14"/>
          <w:rtl/>
        </w:rPr>
        <w:t>'</w:t>
      </w:r>
      <w:r w:rsidR="007512DE">
        <w:rPr>
          <w:rFonts w:hint="cs"/>
          <w:rtl/>
        </w:rPr>
        <w:t xml:space="preserve"> </w:t>
      </w:r>
      <w:r w:rsidR="007512DE" w:rsidRPr="007750DB">
        <w:rPr>
          <w:rStyle w:val="affff8"/>
          <w:rFonts w:hint="eastAsia"/>
          <w:rtl/>
        </w:rPr>
        <w:t>ולא</w:t>
      </w:r>
      <w:r w:rsidRPr="007750DB">
        <w:rPr>
          <w:rStyle w:val="affff8"/>
          <w:rtl/>
        </w:rPr>
        <w:t xml:space="preserve"> </w:t>
      </w:r>
      <w:r w:rsidR="007512DE" w:rsidRPr="007750DB">
        <w:rPr>
          <w:rStyle w:val="affff8"/>
          <w:rtl/>
        </w:rPr>
        <w:t>'</w:t>
      </w:r>
      <w:r w:rsidRPr="007750DB">
        <w:rPr>
          <w:rStyle w:val="affff8"/>
          <w:rtl/>
        </w:rPr>
        <w:t>הוציאה</w:t>
      </w:r>
      <w:r w:rsidR="007512DE" w:rsidRPr="007750DB">
        <w:rPr>
          <w:rStyle w:val="affff8"/>
          <w:rtl/>
        </w:rPr>
        <w:t>'</w:t>
      </w:r>
      <w:r w:rsidR="007512DE">
        <w:rPr>
          <w:rFonts w:hint="cs"/>
          <w:rtl/>
        </w:rPr>
        <w:t xml:space="preserve"> </w:t>
      </w:r>
      <w:r w:rsidRPr="00C35A2C">
        <w:rPr>
          <w:rFonts w:hint="cs"/>
          <w:rtl/>
        </w:rPr>
        <w:t xml:space="preserve">- </w:t>
      </w:r>
      <w:r w:rsidR="007512DE">
        <w:rPr>
          <w:rFonts w:hint="cs"/>
          <w:rtl/>
        </w:rPr>
        <w:t>ד</w:t>
      </w:r>
      <w:r w:rsidRPr="00C35A2C">
        <w:rPr>
          <w:rFonts w:hint="cs"/>
          <w:rtl/>
        </w:rPr>
        <w:t>בי</w:t>
      </w:r>
      <w:r w:rsidRPr="00C35A2C">
        <w:rPr>
          <w:rtl/>
        </w:rPr>
        <w:t>"</w:t>
      </w:r>
      <w:r w:rsidRPr="00C35A2C">
        <w:rPr>
          <w:rFonts w:hint="cs"/>
          <w:rtl/>
        </w:rPr>
        <w:t>ד</w:t>
      </w:r>
      <w:r w:rsidR="007512DE">
        <w:rPr>
          <w:rFonts w:hint="cs"/>
          <w:rtl/>
        </w:rPr>
        <w:t>,</w:t>
      </w:r>
      <w:r w:rsidRPr="00C35A2C">
        <w:rPr>
          <w:rFonts w:hint="cs"/>
          <w:rtl/>
        </w:rPr>
        <w:t xml:space="preserve"> ו</w:t>
      </w:r>
      <w:r w:rsidR="0027508F">
        <w:rPr>
          <w:rFonts w:hint="cs"/>
          <w:rtl/>
        </w:rPr>
        <w:t>הם</w:t>
      </w:r>
      <w:r w:rsidRPr="00C35A2C">
        <w:rPr>
          <w:rFonts w:hint="cs"/>
          <w:rtl/>
        </w:rPr>
        <w:t xml:space="preserve"> מוציאים רק בעדים</w:t>
      </w:r>
    </w:p>
    <w:p w14:paraId="4CE25CD4" w14:textId="3BF178F5" w:rsidR="00533139" w:rsidRDefault="000521C0" w:rsidP="00533139">
      <w:pPr>
        <w:rPr>
          <w:rFonts w:ascii="FontbitDavid" w:hAnsi="FontbitDavid"/>
          <w:spacing w:val="-2"/>
          <w:sz w:val="32"/>
          <w:rtl/>
        </w:rPr>
      </w:pPr>
      <w:r w:rsidRPr="00656CC6">
        <w:rPr>
          <w:rStyle w:val="affff5"/>
          <w:rFonts w:hint="cs"/>
          <w:rtl/>
        </w:rPr>
        <w:t>ב.</w:t>
      </w:r>
      <w:r w:rsidRPr="007750DB">
        <w:rPr>
          <w:rStyle w:val="affff5"/>
          <w:rtl/>
        </w:rPr>
        <w:t xml:space="preserve"> </w:t>
      </w:r>
      <w:r w:rsidR="00656CC6" w:rsidRPr="007750DB">
        <w:rPr>
          <w:rStyle w:val="affff5"/>
          <w:rFonts w:hint="eastAsia"/>
          <w:rtl/>
        </w:rPr>
        <w:t>הברייתות</w:t>
      </w:r>
      <w:r w:rsidRPr="007750DB">
        <w:rPr>
          <w:rStyle w:val="affff5"/>
          <w:rtl/>
        </w:rPr>
        <w:t xml:space="preserve"> </w:t>
      </w:r>
      <w:r w:rsidR="0076125E">
        <w:rPr>
          <w:rStyle w:val="affff5"/>
          <w:rFonts w:hint="cs"/>
          <w:rtl/>
        </w:rPr>
        <w:t>ש</w:t>
      </w:r>
      <w:r w:rsidR="00115EC7" w:rsidRPr="007750DB">
        <w:rPr>
          <w:rStyle w:val="affff5"/>
          <w:rFonts w:hint="eastAsia"/>
          <w:rtl/>
        </w:rPr>
        <w:t>אוסרות</w:t>
      </w:r>
      <w:r w:rsidR="0076125E">
        <w:rPr>
          <w:rStyle w:val="affff5"/>
          <w:rFonts w:hint="cs"/>
          <w:rtl/>
        </w:rPr>
        <w:t>,</w:t>
      </w:r>
      <w:r w:rsidR="00115EC7" w:rsidRPr="007750DB">
        <w:rPr>
          <w:rStyle w:val="affff5"/>
          <w:rtl/>
        </w:rPr>
        <w:t xml:space="preserve"> </w:t>
      </w:r>
      <w:r w:rsidRPr="00914B9A">
        <w:rPr>
          <w:rStyle w:val="affff5"/>
          <w:rFonts w:hint="cs"/>
          <w:rtl/>
        </w:rPr>
        <w:t xml:space="preserve">כרבי </w:t>
      </w:r>
      <w:r w:rsidR="00656CC6">
        <w:rPr>
          <w:rFonts w:hint="cs"/>
          <w:rtl/>
        </w:rPr>
        <w:t>ד</w:t>
      </w:r>
      <w:r w:rsidRPr="007750DB">
        <w:rPr>
          <w:rtl/>
        </w:rPr>
        <w:t>ר</w:t>
      </w:r>
      <w:r w:rsidRPr="00C35A2C">
        <w:rPr>
          <w:rFonts w:ascii="FontbitDavid" w:hAnsi="FontbitDavid"/>
          <w:sz w:val="32"/>
          <w:rtl/>
        </w:rPr>
        <w:t>וכל יוצא ואשה חוגרת בסינר</w:t>
      </w:r>
      <w:r w:rsidR="00656CC6">
        <w:rPr>
          <w:rFonts w:ascii="FontbitDavid" w:hAnsi="FontbitDavid" w:hint="cs"/>
          <w:sz w:val="32"/>
          <w:rtl/>
        </w:rPr>
        <w:t xml:space="preserve"> </w:t>
      </w:r>
      <w:r w:rsidR="00656CC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או</w:t>
      </w:r>
      <w:r w:rsidR="00656CC6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רוק </w:t>
      </w:r>
      <w:r w:rsidRPr="00062827">
        <w:rPr>
          <w:rFonts w:ascii="FontbitDavid" w:hAnsi="FontbitDavid"/>
          <w:spacing w:val="-2"/>
          <w:sz w:val="32"/>
          <w:rtl/>
        </w:rPr>
        <w:t>למעלה מהכילה</w:t>
      </w:r>
      <w:r w:rsidR="00656CC6"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="00656CC6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או</w:t>
      </w:r>
      <w:r w:rsidR="003F0C3B"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מקום </w:t>
      </w:r>
      <w:r w:rsidRPr="00062827">
        <w:rPr>
          <w:rFonts w:ascii="FontbitDavid" w:hAnsi="FontbitDavid"/>
          <w:spacing w:val="-2"/>
          <w:sz w:val="32"/>
          <w:rtl/>
        </w:rPr>
        <w:t>מנעלים הפוכים</w:t>
      </w:r>
      <w:r w:rsidR="003F0C3B" w:rsidRPr="00062827">
        <w:rPr>
          <w:rFonts w:ascii="FontbitDavid" w:hAnsi="FontbitDavid" w:hint="cs"/>
          <w:spacing w:val="-2"/>
          <w:sz w:val="32"/>
          <w:rtl/>
        </w:rPr>
        <w:t xml:space="preserve"> -</w:t>
      </w:r>
      <w:r w:rsidRPr="00062827">
        <w:rPr>
          <w:rFonts w:ascii="FontbitDavid" w:hAnsi="FontbitDavid"/>
          <w:spacing w:val="-2"/>
          <w:sz w:val="32"/>
          <w:rtl/>
        </w:rPr>
        <w:t xml:space="preserve"> הואיל ומכוער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תצ</w:t>
      </w:r>
      <w:r w:rsidR="00760E3B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א</w:t>
      </w:r>
      <w:r w:rsidR="00760E3B" w:rsidRPr="00062827">
        <w:rPr>
          <w:rFonts w:ascii="FontbitDavid" w:hAnsi="FontbitDavid" w:hint="cs"/>
          <w:spacing w:val="-2"/>
          <w:sz w:val="32"/>
          <w:rtl/>
        </w:rPr>
        <w:t>.</w:t>
      </w:r>
    </w:p>
    <w:p w14:paraId="39BA2FAA" w14:textId="2460EDE7" w:rsidR="00533139" w:rsidRPr="00533139" w:rsidRDefault="00533139" w:rsidP="00533139">
      <w:pPr>
        <w:pStyle w:val="aff7"/>
        <w:framePr w:wrap="around"/>
        <w:rPr>
          <w:rtl/>
        </w:rPr>
      </w:pPr>
      <w:r>
        <w:rPr>
          <w:rFonts w:hint="cs"/>
          <w:rtl/>
        </w:rPr>
        <w:t>כה.</w:t>
      </w:r>
    </w:p>
    <w:p w14:paraId="5BA6DE41" w14:textId="0A26C33B" w:rsidR="000521C0" w:rsidRPr="007750DB" w:rsidRDefault="004E490B" w:rsidP="004E490B">
      <w:pPr>
        <w:pStyle w:val="affff2"/>
        <w:rPr>
          <w:rtl/>
        </w:rPr>
      </w:pPr>
      <w:bookmarkStart w:id="220" w:name="_Toc119172680"/>
      <w:bookmarkStart w:id="221" w:name="_Toc119229768"/>
      <w:r w:rsidRPr="00533139">
        <w:rPr>
          <w:rFonts w:hint="cs"/>
          <w:rtl/>
        </w:rPr>
        <w:t xml:space="preserve">הלכה כרב: </w:t>
      </w:r>
      <w:r w:rsidR="006641C3" w:rsidRPr="00533139">
        <w:rPr>
          <w:rFonts w:ascii="FontbitDavid" w:hAnsi="FontbitDavid" w:hint="cs"/>
          <w:sz w:val="32"/>
          <w:rtl/>
        </w:rPr>
        <w:t>בקול שפסק</w:t>
      </w:r>
      <w:r w:rsidR="000521C0" w:rsidRPr="00533139">
        <w:rPr>
          <w:rtl/>
        </w:rPr>
        <w:t xml:space="preserve">, </w:t>
      </w:r>
      <w:r w:rsidR="000521C0" w:rsidRPr="00533139">
        <w:rPr>
          <w:szCs w:val="14"/>
          <w:rtl/>
        </w:rPr>
        <w:t>ו</w:t>
      </w:r>
      <w:r w:rsidRPr="00533139">
        <w:rPr>
          <w:rFonts w:hint="cs"/>
          <w:szCs w:val="14"/>
          <w:rtl/>
        </w:rPr>
        <w:t>כרבי:</w:t>
      </w:r>
      <w:r w:rsidR="006641C3" w:rsidRPr="00533139">
        <w:rPr>
          <w:rFonts w:ascii="FontbitDavid" w:hAnsi="FontbitDavid" w:hint="cs"/>
          <w:sz w:val="32"/>
          <w:rtl/>
        </w:rPr>
        <w:t xml:space="preserve"> בקול ש</w:t>
      </w:r>
      <w:r w:rsidR="000A41E5" w:rsidRPr="00533139">
        <w:rPr>
          <w:rFonts w:ascii="FontbitDavid" w:hAnsi="FontbitDavid" w:hint="cs"/>
          <w:sz w:val="32"/>
          <w:rtl/>
        </w:rPr>
        <w:t>לא</w:t>
      </w:r>
      <w:r w:rsidR="006641C3" w:rsidRPr="00533139">
        <w:rPr>
          <w:rFonts w:ascii="FontbitDavid" w:hAnsi="FontbitDavid" w:hint="cs"/>
          <w:sz w:val="32"/>
          <w:rtl/>
        </w:rPr>
        <w:t xml:space="preserve"> פוסק</w:t>
      </w:r>
      <w:r w:rsidR="000521C0" w:rsidRPr="007750DB">
        <w:rPr>
          <w:rtl/>
        </w:rPr>
        <w:t>.</w:t>
      </w:r>
      <w:bookmarkEnd w:id="220"/>
      <w:bookmarkEnd w:id="221"/>
    </w:p>
    <w:p w14:paraId="4B65A0F4" w14:textId="39924FBE" w:rsidR="006641C3" w:rsidRDefault="000521C0" w:rsidP="006641C3">
      <w:pPr>
        <w:rPr>
          <w:rFonts w:ascii="FontbitDavid" w:hAnsi="FontbitDavid"/>
          <w:sz w:val="32"/>
          <w:rtl/>
        </w:rPr>
      </w:pP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>ק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>ול שאינו פוסק</w:t>
      </w:r>
      <w:r w:rsidR="006641C3">
        <w:rPr>
          <w:rStyle w:val="affff5"/>
          <w:rFonts w:hint="cs"/>
          <w:rtl/>
        </w:rPr>
        <w:t xml:space="preserve"> ל</w:t>
      </w:r>
      <w:r w:rsidRPr="00914B9A">
        <w:rPr>
          <w:rStyle w:val="affff5"/>
          <w:rtl/>
        </w:rPr>
        <w:t>אביי</w:t>
      </w:r>
      <w:r w:rsidRPr="00AB43C5">
        <w:rPr>
          <w:rStyle w:val="affff5"/>
          <w:rtl/>
        </w:rPr>
        <w:t xml:space="preserve"> </w:t>
      </w:r>
      <w:r w:rsidR="006641C3">
        <w:rPr>
          <w:rStyle w:val="affff5"/>
          <w:rFonts w:hint="cs"/>
          <w:rtl/>
        </w:rPr>
        <w:t>מ</w:t>
      </w:r>
      <w:r w:rsidRPr="00AB43C5">
        <w:rPr>
          <w:rStyle w:val="affff5"/>
          <w:rtl/>
        </w:rPr>
        <w:t>אם:</w:t>
      </w:r>
      <w:r>
        <w:rPr>
          <w:rFonts w:ascii="FontbitDavid" w:hAnsi="FontbitDavid"/>
          <w:sz w:val="32"/>
          <w:rtl/>
        </w:rPr>
        <w:t xml:space="preserve"> </w:t>
      </w:r>
      <w:r w:rsidR="006641C3">
        <w:rPr>
          <w:rFonts w:ascii="FontbitDavid" w:hAnsi="FontbitDavid" w:hint="cs"/>
          <w:sz w:val="32"/>
          <w:rtl/>
        </w:rPr>
        <w:t xml:space="preserve">הוא </w:t>
      </w:r>
      <w:r>
        <w:rPr>
          <w:rFonts w:ascii="FontbitDavid" w:hAnsi="FontbitDavid"/>
          <w:sz w:val="32"/>
          <w:rtl/>
        </w:rPr>
        <w:t>יו</w:t>
      </w:r>
      <w:r>
        <w:rPr>
          <w:rFonts w:ascii="FontbitDavid" w:hAnsi="FontbitDavid" w:hint="cs"/>
          <w:sz w:val="32"/>
          <w:rtl/>
        </w:rPr>
        <w:t>ם וחצי</w:t>
      </w:r>
      <w:r w:rsidR="006641C3">
        <w:rPr>
          <w:rFonts w:ascii="FontbitDavid" w:hAnsi="FontbitDavid" w:hint="cs"/>
          <w:sz w:val="32"/>
          <w:rtl/>
        </w:rPr>
        <w:t>,</w:t>
      </w:r>
    </w:p>
    <w:p w14:paraId="3F047289" w14:textId="23BD4D05" w:rsidR="000521C0" w:rsidRPr="00C35A2C" w:rsidRDefault="006641C3" w:rsidP="006641C3">
      <w:pPr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א</w:t>
      </w:r>
      <w:r w:rsidRPr="007750DB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0521C0">
        <w:rPr>
          <w:rFonts w:ascii="FontbitDavid" w:hAnsi="FontbitDavid" w:hint="cs"/>
          <w:sz w:val="32"/>
          <w:rtl/>
        </w:rPr>
        <w:t>ו</w:t>
      </w:r>
      <w:r>
        <w:rPr>
          <w:rFonts w:ascii="FontbitDavid" w:hAnsi="FontbitDavid" w:hint="cs"/>
          <w:sz w:val="32"/>
          <w:rtl/>
        </w:rPr>
        <w:t>כש</w:t>
      </w:r>
      <w:r w:rsidR="000521C0">
        <w:rPr>
          <w:rFonts w:ascii="FontbitDavid" w:hAnsi="FontbitDavid" w:hint="cs"/>
          <w:sz w:val="32"/>
          <w:rtl/>
        </w:rPr>
        <w:t xml:space="preserve">לא פסק בנתיים </w:t>
      </w:r>
      <w:r w:rsidR="000521C0" w:rsidRPr="007750DB">
        <w:rPr>
          <w:rStyle w:val="affff8"/>
          <w:rFonts w:hint="eastAsia"/>
          <w:rtl/>
        </w:rPr>
        <w:t>לא</w:t>
      </w:r>
      <w:r w:rsidR="000521C0" w:rsidRPr="007750DB">
        <w:rPr>
          <w:rStyle w:val="affff8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מחמת</w:t>
      </w:r>
      <w:r w:rsidR="000521C0" w:rsidRPr="007750DB">
        <w:rPr>
          <w:rStyle w:val="affff8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יראה</w:t>
      </w:r>
      <w:r w:rsidR="000521C0" w:rsidRPr="007750DB">
        <w:rPr>
          <w:rStyle w:val="affff8"/>
          <w:rtl/>
        </w:rPr>
        <w:t>,</w:t>
      </w:r>
      <w:r w:rsidR="000521C0">
        <w:rPr>
          <w:rFonts w:ascii="FontbitDavid" w:hAnsi="FontbitDavid" w:hint="cs"/>
          <w:sz w:val="32"/>
          <w:rtl/>
        </w:rPr>
        <w:t xml:space="preserve"> </w:t>
      </w:r>
      <w:r w:rsidRPr="007750DB">
        <w:rPr>
          <w:rStyle w:val="affff5"/>
          <w:rFonts w:hint="eastAsia"/>
          <w:rtl/>
        </w:rPr>
        <w:t>ב</w:t>
      </w:r>
      <w:r w:rsidRPr="007750DB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ו</w:t>
      </w:r>
      <w:r w:rsidR="000521C0">
        <w:rPr>
          <w:rFonts w:ascii="FontbitDavid" w:hAnsi="FontbitDavid" w:hint="cs"/>
          <w:sz w:val="32"/>
          <w:rtl/>
        </w:rPr>
        <w:t xml:space="preserve">רק כשאין </w:t>
      </w:r>
      <w:r>
        <w:rPr>
          <w:rFonts w:ascii="FontbitDavid" w:hAnsi="FontbitDavid" w:hint="cs"/>
          <w:sz w:val="32"/>
          <w:rtl/>
        </w:rPr>
        <w:t xml:space="preserve">לו </w:t>
      </w:r>
      <w:r w:rsidR="000521C0">
        <w:rPr>
          <w:rFonts w:ascii="FontbitDavid" w:hAnsi="FontbitDavid" w:hint="cs"/>
          <w:sz w:val="32"/>
          <w:rtl/>
        </w:rPr>
        <w:t>אויבים</w:t>
      </w:r>
      <w:r>
        <w:rPr>
          <w:rFonts w:ascii="FontbitDavid" w:hAnsi="FontbitDavid" w:hint="cs"/>
          <w:sz w:val="32"/>
          <w:rtl/>
        </w:rPr>
        <w:t>.</w:t>
      </w:r>
    </w:p>
    <w:p w14:paraId="2AFE6331" w14:textId="77777777" w:rsidR="006641C3" w:rsidRDefault="006641C3" w:rsidP="000521C0">
      <w:pPr>
        <w:rPr>
          <w:rtl/>
        </w:rPr>
      </w:pPr>
    </w:p>
    <w:p w14:paraId="39C54331" w14:textId="38852A0D" w:rsidR="000521C0" w:rsidRPr="00533139" w:rsidRDefault="000521C0" w:rsidP="00533139">
      <w:pPr>
        <w:rPr>
          <w:spacing w:val="-6"/>
          <w:rtl/>
        </w:rPr>
      </w:pPr>
      <w:r w:rsidRPr="00533139">
        <w:rPr>
          <w:rStyle w:val="affff5"/>
          <w:spacing w:val="-6"/>
          <w:rtl/>
        </w:rPr>
        <w:t>תנן:</w:t>
      </w:r>
      <w:r w:rsidRPr="00533139">
        <w:rPr>
          <w:rFonts w:ascii="FontbitDavid" w:hAnsi="FontbitDavid"/>
          <w:spacing w:val="-6"/>
          <w:sz w:val="32"/>
          <w:rtl/>
        </w:rPr>
        <w:t xml:space="preserve"> המוציא אשתו משום ש</w:t>
      </w:r>
      <w:r w:rsidR="00533139" w:rsidRPr="00533139">
        <w:rPr>
          <w:rFonts w:ascii="FontbitDavid" w:hAnsi="FontbitDavid" w:hint="cs"/>
          <w:spacing w:val="-6"/>
          <w:sz w:val="32"/>
          <w:rtl/>
        </w:rPr>
        <w:t>"ר</w:t>
      </w:r>
      <w:r w:rsidRPr="00533139">
        <w:rPr>
          <w:rFonts w:ascii="FontbitDavid" w:hAnsi="FontbitDavid"/>
          <w:spacing w:val="-6"/>
          <w:sz w:val="32"/>
          <w:rtl/>
        </w:rPr>
        <w:t xml:space="preserve"> לא יחזיר.</w:t>
      </w:r>
      <w:r w:rsidR="00533139" w:rsidRPr="00533139">
        <w:rPr>
          <w:rStyle w:val="affff5"/>
          <w:rFonts w:hint="cs"/>
          <w:spacing w:val="-6"/>
          <w:rtl/>
        </w:rPr>
        <w:t xml:space="preserve"> </w:t>
      </w:r>
      <w:r w:rsidRPr="00533139">
        <w:rPr>
          <w:rStyle w:val="affff5"/>
          <w:rFonts w:hint="cs"/>
          <w:spacing w:val="-6"/>
          <w:rtl/>
        </w:rPr>
        <w:t>רב</w:t>
      </w:r>
      <w:r w:rsidR="006641C3" w:rsidRPr="00533139">
        <w:rPr>
          <w:rStyle w:val="affff5"/>
          <w:rFonts w:hint="cs"/>
          <w:spacing w:val="-6"/>
          <w:rtl/>
        </w:rPr>
        <w:t>ר</w:t>
      </w:r>
      <w:r w:rsidRPr="00533139">
        <w:rPr>
          <w:rStyle w:val="affff5"/>
          <w:spacing w:val="-6"/>
          <w:rtl/>
        </w:rPr>
        <w:t>"</w:t>
      </w:r>
      <w:r w:rsidRPr="00533139">
        <w:rPr>
          <w:rStyle w:val="affff5"/>
          <w:rFonts w:hint="cs"/>
          <w:spacing w:val="-6"/>
          <w:rtl/>
        </w:rPr>
        <w:t>ה</w:t>
      </w:r>
      <w:r w:rsidRPr="00533139">
        <w:rPr>
          <w:rStyle w:val="affff5"/>
          <w:spacing w:val="-6"/>
          <w:rtl/>
        </w:rPr>
        <w:t>:</w:t>
      </w:r>
      <w:r w:rsidRPr="00533139">
        <w:rPr>
          <w:spacing w:val="-6"/>
          <w:rtl/>
        </w:rPr>
        <w:t xml:space="preserve"> </w:t>
      </w:r>
      <w:r w:rsidRPr="00533139">
        <w:rPr>
          <w:rStyle w:val="affff3"/>
          <w:rtl/>
        </w:rPr>
        <w:t>כנס, מהו שיוציא</w:t>
      </w:r>
      <w:r w:rsidRPr="00533139">
        <w:rPr>
          <w:rFonts w:cs="PFT_Frank"/>
          <w:b/>
          <w:bCs/>
          <w:spacing w:val="-6"/>
          <w:szCs w:val="14"/>
          <w:rtl/>
        </w:rPr>
        <w:t xml:space="preserve"> </w:t>
      </w:r>
    </w:p>
    <w:p w14:paraId="5FAF8172" w14:textId="30FE1BB9" w:rsidR="000521C0" w:rsidRPr="00533139" w:rsidRDefault="006641C3" w:rsidP="00533139">
      <w:pPr>
        <w:rPr>
          <w:spacing w:val="-4"/>
          <w:rtl/>
        </w:rPr>
      </w:pPr>
      <w:r w:rsidRPr="00533139">
        <w:rPr>
          <w:rStyle w:val="affff5"/>
          <w:rFonts w:hint="cs"/>
          <w:spacing w:val="-4"/>
          <w:rtl/>
        </w:rPr>
        <w:t>רבר"נ</w:t>
      </w:r>
      <w:r w:rsidR="000521C0" w:rsidRPr="00533139">
        <w:rPr>
          <w:rStyle w:val="affff5"/>
          <w:spacing w:val="-4"/>
          <w:rtl/>
        </w:rPr>
        <w:t xml:space="preserve"> תנינא:</w:t>
      </w:r>
      <w:r w:rsidR="000521C0" w:rsidRPr="00533139">
        <w:rPr>
          <w:spacing w:val="-4"/>
          <w:rtl/>
        </w:rPr>
        <w:t xml:space="preserve"> הנטען על א</w:t>
      </w:r>
      <w:r w:rsidRPr="00533139">
        <w:rPr>
          <w:rFonts w:hint="cs"/>
          <w:spacing w:val="-4"/>
          <w:rtl/>
        </w:rPr>
        <w:t>"</w:t>
      </w:r>
      <w:r w:rsidR="000521C0" w:rsidRPr="00533139">
        <w:rPr>
          <w:spacing w:val="-4"/>
          <w:rtl/>
        </w:rPr>
        <w:t xml:space="preserve">א </w:t>
      </w:r>
      <w:r w:rsidR="000521C0" w:rsidRPr="00533139">
        <w:rPr>
          <w:rFonts w:cs="PFT_Frank"/>
          <w:b/>
          <w:bCs/>
          <w:spacing w:val="-4"/>
          <w:szCs w:val="14"/>
          <w:rtl/>
        </w:rPr>
        <w:t>והוציאה</w:t>
      </w:r>
      <w:r w:rsidRPr="00533139">
        <w:rPr>
          <w:rStyle w:val="affff8"/>
          <w:spacing w:val="-4"/>
          <w:rtl/>
        </w:rPr>
        <w:t xml:space="preserve"> מעצמו</w:t>
      </w:r>
      <w:r w:rsidRPr="00533139">
        <w:rPr>
          <w:rStyle w:val="affff8"/>
          <w:rFonts w:hint="cs"/>
          <w:spacing w:val="-4"/>
          <w:rtl/>
        </w:rPr>
        <w:t xml:space="preserve"> בלי עדים</w:t>
      </w:r>
      <w:r w:rsidR="00533139" w:rsidRPr="00533139">
        <w:rPr>
          <w:rStyle w:val="affff8"/>
          <w:rFonts w:hint="cs"/>
          <w:spacing w:val="-4"/>
          <w:rtl/>
        </w:rPr>
        <w:t xml:space="preserve"> </w:t>
      </w:r>
      <w:r w:rsidR="000521C0" w:rsidRPr="00533139">
        <w:rPr>
          <w:spacing w:val="-4"/>
          <w:rtl/>
        </w:rPr>
        <w:t>אף</w:t>
      </w:r>
      <w:r w:rsidR="000521C0" w:rsidRPr="00533139">
        <w:rPr>
          <w:rFonts w:hint="cs"/>
          <w:spacing w:val="-4"/>
          <w:rtl/>
        </w:rPr>
        <w:t xml:space="preserve"> </w:t>
      </w:r>
      <w:r w:rsidR="000521C0" w:rsidRPr="00533139">
        <w:rPr>
          <w:spacing w:val="-4"/>
          <w:rtl/>
        </w:rPr>
        <w:t>שכנס יוצי</w:t>
      </w:r>
      <w:r w:rsidR="00533139" w:rsidRPr="00533139">
        <w:rPr>
          <w:rFonts w:hint="cs"/>
          <w:spacing w:val="-4"/>
          <w:rtl/>
        </w:rPr>
        <w:t>א</w:t>
      </w:r>
    </w:p>
    <w:p w14:paraId="5A7C3422" w14:textId="5A6616C1" w:rsidR="000521C0" w:rsidRDefault="000521C0" w:rsidP="00533139">
      <w:pPr>
        <w:ind w:left="452" w:firstLine="113"/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6641C3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אף</w:t>
      </w:r>
      <w:r w:rsidR="006641C3">
        <w:rPr>
          <w:rFonts w:ascii="FontbitDavid" w:hAnsi="FontbitDavid" w:hint="cs"/>
          <w:sz w:val="32"/>
          <w:rtl/>
        </w:rPr>
        <w:t xml:space="preserve"> ש</w:t>
      </w:r>
      <w:r>
        <w:rPr>
          <w:rFonts w:ascii="FontbitDavid" w:hAnsi="FontbitDavid" w:hint="cs"/>
          <w:sz w:val="32"/>
          <w:rtl/>
        </w:rPr>
        <w:t>כאן</w:t>
      </w:r>
      <w:r w:rsidRPr="00C35A2C">
        <w:rPr>
          <w:rFonts w:ascii="FontbitDavid" w:hAnsi="FontbitDavid" w:hint="cs"/>
          <w:sz w:val="32"/>
          <w:rtl/>
        </w:rPr>
        <w:t xml:space="preserve"> בעל</w:t>
      </w:r>
      <w:r w:rsidR="006641C3" w:rsidRPr="007750DB">
        <w:rPr>
          <w:rStyle w:val="affff8"/>
          <w:rtl/>
        </w:rPr>
        <w:t xml:space="preserve"> </w:t>
      </w:r>
      <w:r w:rsidR="006641C3" w:rsidRPr="007750DB">
        <w:rPr>
          <w:rStyle w:val="affff8"/>
          <w:rFonts w:hint="eastAsia"/>
          <w:rtl/>
        </w:rPr>
        <w:t>ואין</w:t>
      </w:r>
      <w:r w:rsidR="006641C3" w:rsidRPr="007750DB">
        <w:rPr>
          <w:rStyle w:val="affff8"/>
          <w:rtl/>
        </w:rPr>
        <w:t xml:space="preserve"> </w:t>
      </w:r>
      <w:r w:rsidR="006641C3" w:rsidRPr="007750DB">
        <w:rPr>
          <w:rStyle w:val="affff8"/>
          <w:rFonts w:hint="eastAsia"/>
          <w:rtl/>
        </w:rPr>
        <w:t>גנאי</w:t>
      </w:r>
      <w:r w:rsidRPr="00C35A2C">
        <w:rPr>
          <w:rFonts w:ascii="FontbitDavid" w:hAnsi="FontbitDavid" w:hint="cs"/>
          <w:sz w:val="32"/>
          <w:rtl/>
        </w:rPr>
        <w:t xml:space="preserve"> ו</w:t>
      </w:r>
      <w:r>
        <w:rPr>
          <w:rFonts w:ascii="FontbitDavid" w:hAnsi="FontbitDavid" w:hint="cs"/>
          <w:sz w:val="32"/>
          <w:rtl/>
        </w:rPr>
        <w:t>שם</w:t>
      </w:r>
      <w:r w:rsidRPr="00C35A2C">
        <w:rPr>
          <w:rFonts w:ascii="FontbitDavid" w:hAnsi="FontbitDavid" w:hint="cs"/>
          <w:sz w:val="32"/>
          <w:rtl/>
        </w:rPr>
        <w:t xml:space="preserve"> בועל</w:t>
      </w:r>
      <w:r w:rsidRPr="007750DB">
        <w:rPr>
          <w:rStyle w:val="affff8"/>
          <w:rtl/>
        </w:rPr>
        <w:t xml:space="preserve"> </w:t>
      </w:r>
      <w:r w:rsidR="006641C3" w:rsidRPr="007750DB">
        <w:rPr>
          <w:rStyle w:val="affff8"/>
          <w:rFonts w:hint="eastAsia"/>
          <w:rtl/>
        </w:rPr>
        <w:t>וגנאי</w:t>
      </w:r>
      <w:r w:rsidR="006641C3" w:rsidRPr="007750DB">
        <w:rPr>
          <w:rStyle w:val="affff8"/>
          <w:rtl/>
        </w:rPr>
        <w:t>,</w:t>
      </w:r>
    </w:p>
    <w:p w14:paraId="69E8F369" w14:textId="00EBBAD7" w:rsidR="000521C0" w:rsidRPr="00533139" w:rsidRDefault="00533139" w:rsidP="00533139">
      <w:pPr>
        <w:ind w:left="113" w:firstLine="113"/>
        <w:rPr>
          <w:rFonts w:ascii="FontbitDavid" w:hAnsi="FontbitDavid"/>
          <w:spacing w:val="-4"/>
          <w:sz w:val="32"/>
          <w:rtl/>
        </w:rPr>
      </w:pPr>
      <w:r>
        <w:rPr>
          <w:rFonts w:ascii="FontbitDavid" w:hAnsi="FontbitDavid" w:cs="PFT_Frank" w:hint="cs"/>
          <w:b/>
          <w:bCs/>
          <w:spacing w:val="-4"/>
          <w:sz w:val="32"/>
          <w:szCs w:val="14"/>
          <w:rtl/>
        </w:rPr>
        <w:t xml:space="preserve">  </w:t>
      </w:r>
      <w:r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ab/>
      </w:r>
      <w:r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ab/>
      </w:r>
      <w:r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ab/>
      </w:r>
      <w:r w:rsidR="006641C3" w:rsidRPr="00533139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מ</w:t>
      </w:r>
      <w:r w:rsidR="006641C3" w:rsidRPr="00533139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"מ</w:t>
      </w:r>
      <w:r w:rsidR="000521C0" w:rsidRPr="00533139">
        <w:rPr>
          <w:rFonts w:ascii="FontbitDavid" w:hAnsi="FontbitDavid" w:hint="cs"/>
          <w:spacing w:val="-4"/>
          <w:sz w:val="32"/>
          <w:rtl/>
        </w:rPr>
        <w:t xml:space="preserve"> </w:t>
      </w:r>
      <w:r w:rsidR="006641C3" w:rsidRPr="00533139">
        <w:rPr>
          <w:rFonts w:ascii="FontbitDavid" w:hAnsi="FontbitDavid" w:hint="cs"/>
          <w:spacing w:val="-4"/>
          <w:sz w:val="32"/>
          <w:rtl/>
        </w:rPr>
        <w:t>בשניהם אסרו</w:t>
      </w:r>
      <w:r w:rsidR="006641C3" w:rsidRPr="00533139">
        <w:rPr>
          <w:rStyle w:val="affff8"/>
          <w:spacing w:val="-4"/>
          <w:rtl/>
        </w:rPr>
        <w:t xml:space="preserve"> </w:t>
      </w:r>
      <w:r w:rsidR="006641C3" w:rsidRPr="00533139">
        <w:rPr>
          <w:rStyle w:val="affff8"/>
          <w:rFonts w:cs="PFT_Frank" w:hint="eastAsia"/>
          <w:b/>
          <w:bCs/>
          <w:spacing w:val="-4"/>
          <w:szCs w:val="10"/>
          <w:rtl/>
        </w:rPr>
        <w:t>שההוצאה</w:t>
      </w:r>
      <w:r w:rsidR="006641C3" w:rsidRPr="00533139">
        <w:rPr>
          <w:rStyle w:val="affff8"/>
          <w:spacing w:val="-4"/>
          <w:rtl/>
        </w:rPr>
        <w:t xml:space="preserve"> או </w:t>
      </w:r>
      <w:r w:rsidR="006641C3" w:rsidRPr="00533139">
        <w:rPr>
          <w:rStyle w:val="affff8"/>
          <w:rFonts w:cs="PFT_Frank" w:hint="eastAsia"/>
          <w:b/>
          <w:bCs/>
          <w:spacing w:val="-4"/>
          <w:szCs w:val="10"/>
          <w:rtl/>
        </w:rPr>
        <w:t>הכניסה</w:t>
      </w:r>
      <w:r w:rsidR="006641C3" w:rsidRPr="00533139">
        <w:rPr>
          <w:rStyle w:val="affff8"/>
          <w:spacing w:val="-4"/>
          <w:rtl/>
        </w:rPr>
        <w:t xml:space="preserve"> מחזקים הקול</w:t>
      </w:r>
      <w:r w:rsidR="000521C0" w:rsidRPr="00533139">
        <w:rPr>
          <w:rFonts w:ascii="FontbitDavid" w:hAnsi="FontbitDavid" w:hint="cs"/>
          <w:spacing w:val="-4"/>
          <w:sz w:val="32"/>
          <w:rtl/>
        </w:rPr>
        <w:t xml:space="preserve"> </w:t>
      </w:r>
      <w:r w:rsidR="006641C3" w:rsidRPr="00533139">
        <w:rPr>
          <w:rFonts w:ascii="FontbitDavid" w:hAnsi="FontbitDavid" w:hint="cs"/>
          <w:spacing w:val="-4"/>
          <w:sz w:val="32"/>
          <w:rtl/>
        </w:rPr>
        <w:t>ו</w:t>
      </w:r>
      <w:r w:rsidR="000521C0" w:rsidRPr="00533139">
        <w:rPr>
          <w:rFonts w:ascii="FontbitDavid" w:hAnsi="FontbitDavid" w:hint="cs"/>
          <w:spacing w:val="-4"/>
          <w:sz w:val="32"/>
          <w:rtl/>
        </w:rPr>
        <w:t>יוציא</w:t>
      </w:r>
      <w:r w:rsidR="006641C3" w:rsidRPr="00533139">
        <w:rPr>
          <w:rFonts w:ascii="FontbitDavid" w:hAnsi="FontbitDavid" w:hint="cs"/>
          <w:spacing w:val="-4"/>
          <w:sz w:val="32"/>
          <w:rtl/>
        </w:rPr>
        <w:t>!</w:t>
      </w:r>
    </w:p>
    <w:p w14:paraId="269B37B5" w14:textId="67C39113" w:rsidR="000521C0" w:rsidRPr="00C35A2C" w:rsidRDefault="000521C0" w:rsidP="007750DB">
      <w:pPr>
        <w:pStyle w:val="afffc"/>
        <w:ind w:left="0" w:firstLine="0"/>
        <w:rPr>
          <w:rtl/>
        </w:rPr>
      </w:pPr>
      <w:r w:rsidRPr="007750DB">
        <w:rPr>
          <w:rStyle w:val="affff5"/>
          <w:rFonts w:hint="eastAsia"/>
          <w:rtl/>
        </w:rPr>
        <w:t>ודחי</w:t>
      </w:r>
      <w:r w:rsidR="006641C3" w:rsidRPr="007750DB">
        <w:rPr>
          <w:rStyle w:val="affff5"/>
          <w:rFonts w:hint="eastAsia"/>
          <w:rtl/>
        </w:rPr>
        <w:t>נו</w:t>
      </w:r>
      <w:r w:rsidR="006641C3" w:rsidRPr="007750DB">
        <w:rPr>
          <w:rStyle w:val="affff5"/>
          <w:rtl/>
        </w:rPr>
        <w:t>:</w:t>
      </w:r>
      <w:r w:rsidRPr="00C35A2C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="006641C3" w:rsidRPr="00D1637C">
        <w:rPr>
          <w:rFonts w:cs="PFT_Frank" w:hint="eastAsia"/>
          <w:b/>
          <w:bCs/>
          <w:szCs w:val="14"/>
          <w:rtl/>
        </w:rPr>
        <w:t>בנטען</w:t>
      </w:r>
      <w:r>
        <w:rPr>
          <w:rtl/>
        </w:rPr>
        <w:t xml:space="preserve"> </w:t>
      </w:r>
      <w:r w:rsidR="006641C3">
        <w:rPr>
          <w:rFonts w:hint="cs"/>
          <w:rtl/>
        </w:rPr>
        <w:t>חיזק</w:t>
      </w:r>
      <w:r w:rsidR="006641C3">
        <w:rPr>
          <w:rtl/>
        </w:rPr>
        <w:t xml:space="preserve"> </w:t>
      </w:r>
      <w:r w:rsidR="006641C3">
        <w:rPr>
          <w:rFonts w:hint="cs"/>
          <w:rtl/>
        </w:rPr>
        <w:t>ה</w:t>
      </w:r>
      <w:r>
        <w:rPr>
          <w:rtl/>
        </w:rPr>
        <w:t>ק</w:t>
      </w:r>
      <w:r>
        <w:rPr>
          <w:rFonts w:hint="cs"/>
          <w:rtl/>
        </w:rPr>
        <w:t>ול</w:t>
      </w:r>
      <w:r w:rsidR="006641C3" w:rsidRPr="007750DB">
        <w:rPr>
          <w:rStyle w:val="affff8"/>
          <w:rtl/>
        </w:rPr>
        <w:t xml:space="preserve"> כשכונסה</w:t>
      </w:r>
      <w:r w:rsidRPr="007750DB">
        <w:rPr>
          <w:rStyle w:val="affff8"/>
          <w:rtl/>
        </w:rPr>
        <w:t>,</w:t>
      </w:r>
      <w:r>
        <w:rPr>
          <w:rtl/>
        </w:rPr>
        <w:t xml:space="preserve"> </w:t>
      </w:r>
      <w:r w:rsidR="006641C3" w:rsidRPr="00D1637C">
        <w:rPr>
          <w:rFonts w:cs="PFT_Frank" w:hint="eastAsia"/>
          <w:b/>
          <w:bCs/>
          <w:szCs w:val="14"/>
          <w:rtl/>
        </w:rPr>
        <w:t>אבל</w:t>
      </w:r>
      <w:r w:rsidR="006641C3" w:rsidRPr="00D1637C">
        <w:rPr>
          <w:rFonts w:cs="PFT_Frank"/>
          <w:b/>
          <w:bCs/>
          <w:szCs w:val="14"/>
          <w:rtl/>
        </w:rPr>
        <w:t xml:space="preserve"> </w:t>
      </w:r>
      <w:r w:rsidR="006641C3" w:rsidRPr="00D1637C">
        <w:rPr>
          <w:rFonts w:cs="PFT_Frank" w:hint="eastAsia"/>
          <w:b/>
          <w:bCs/>
          <w:szCs w:val="14"/>
          <w:rtl/>
        </w:rPr>
        <w:t>במוציא</w:t>
      </w:r>
      <w:r w:rsidR="006641C3">
        <w:rPr>
          <w:rFonts w:hint="cs"/>
          <w:rtl/>
        </w:rPr>
        <w:t xml:space="preserve"> גילה שאיננו</w:t>
      </w:r>
      <w:r w:rsidRPr="00C35A2C">
        <w:rPr>
          <w:rtl/>
        </w:rPr>
        <w:t>.</w:t>
      </w:r>
    </w:p>
    <w:p>
      <w:pPr>
        <w:pStyle w:val="MishnaBatzad"/>
        <w:rPr>
          <w:ins w:id="20421" w:author="קלוד" w:date="2026-10-06T10:10:48Z"/>
        </w:rPr>
      </w:pPr>
      <w:ins w:id="20420" w:author="קלוד" w:date="2026-10-06T10:10:48Z">
        <w:r>
          <w:t xml:space="preserve">משנה ט</w:t>
        </w:r>
      </w:ins>
    </w:p>
    <w:p w14:paraId="5540FD9C" w14:textId="491A79A4" w:rsidR="000521C0" w:rsidRPr="0075186D" w:rsidRDefault="000521C0" w:rsidP="000521C0">
      <w:pPr>
        <w:pStyle w:val="affc"/>
        <w:rPr>
          <w:rtl/>
        </w:rPr>
      </w:pPr>
      <w:bookmarkStart w:id="222" w:name="_Toc119172681"/>
      <w:bookmarkStart w:id="223" w:name="_Toc119229769"/>
      <w:r w:rsidRPr="00DA0563">
        <w:rPr>
          <w:rStyle w:val="affffc"/>
          <w:rtl/>
        </w:rPr>
        <w:t>המביא גט ממדינת הים, ואמר בפ</w:t>
      </w:r>
      <w:r w:rsidR="006641C3" w:rsidRPr="00DA0563">
        <w:rPr>
          <w:rStyle w:val="affffc"/>
          <w:rFonts w:hint="cs"/>
          <w:rtl/>
        </w:rPr>
        <w:t>"</w:t>
      </w:r>
      <w:r w:rsidRPr="00DA0563">
        <w:rPr>
          <w:rStyle w:val="affffc"/>
          <w:rtl/>
        </w:rPr>
        <w:t>נ ובפ</w:t>
      </w:r>
      <w:r w:rsidR="006641C3" w:rsidRPr="00DA0563">
        <w:rPr>
          <w:rStyle w:val="affffc"/>
          <w:rFonts w:hint="cs"/>
          <w:rtl/>
        </w:rPr>
        <w:t>"</w:t>
      </w:r>
      <w:r w:rsidRPr="00DA0563">
        <w:rPr>
          <w:rStyle w:val="affffc"/>
          <w:rtl/>
        </w:rPr>
        <w:t>נ</w:t>
      </w:r>
      <w:bookmarkEnd w:id="222"/>
      <w:bookmarkEnd w:id="223"/>
      <w:r w:rsidRPr="0075186D">
        <w:rPr>
          <w:rtl/>
        </w:rPr>
        <w:t xml:space="preserve"> - לא ישא אשתו</w:t>
      </w:r>
      <w:r w:rsidR="006641C3">
        <w:rPr>
          <w:rFonts w:hint="cs"/>
          <w:rtl/>
        </w:rPr>
        <w:t>,</w:t>
      </w:r>
    </w:p>
    <w:p w14:paraId="394E29E1" w14:textId="3D915996" w:rsidR="000521C0" w:rsidRPr="00C35A2C" w:rsidRDefault="000521C0" w:rsidP="000521C0">
      <w:pPr>
        <w:pStyle w:val="affc"/>
        <w:rPr>
          <w:rtl/>
        </w:rPr>
      </w:pPr>
      <w:bookmarkStart w:id="224" w:name="_Toc119172682"/>
      <w:bookmarkStart w:id="225" w:name="_Toc119229770"/>
      <w:r w:rsidRPr="00DA0563">
        <w:rPr>
          <w:rStyle w:val="affffc"/>
          <w:rtl/>
        </w:rPr>
        <w:t>מת, הרגתיו, הרגנוהו</w:t>
      </w:r>
      <w:bookmarkEnd w:id="224"/>
      <w:bookmarkEnd w:id="225"/>
      <w:r w:rsidRPr="00DA0563">
        <w:rPr>
          <w:rStyle w:val="affffc"/>
          <w:rtl/>
        </w:rPr>
        <w:t xml:space="preserve"> </w:t>
      </w:r>
      <w:r w:rsidRPr="00C35A2C">
        <w:rPr>
          <w:rtl/>
        </w:rPr>
        <w:t>- לא ישא אשתו</w:t>
      </w:r>
      <w:r w:rsidR="006641C3">
        <w:rPr>
          <w:rFonts w:hint="cs"/>
          <w:rtl/>
        </w:rPr>
        <w:t>,</w:t>
      </w:r>
    </w:p>
    <w:p w14:paraId="06A97F46" w14:textId="006874B7" w:rsidR="000521C0" w:rsidRPr="00C35A2C" w:rsidRDefault="000521C0" w:rsidP="000521C0">
      <w:pPr>
        <w:pStyle w:val="affc"/>
        <w:rPr>
          <w:rtl/>
        </w:rPr>
      </w:pPr>
      <w:r w:rsidRPr="004F79D6">
        <w:rPr>
          <w:rStyle w:val="affffa"/>
          <w:rtl/>
        </w:rPr>
        <w:t>ר</w:t>
      </w:r>
      <w:r w:rsidR="006641C3" w:rsidRPr="004F79D6">
        <w:rPr>
          <w:rStyle w:val="affffa"/>
          <w:rFonts w:hint="cs"/>
          <w:rtl/>
        </w:rPr>
        <w:t>'</w:t>
      </w:r>
      <w:r w:rsidRPr="004F79D6">
        <w:rPr>
          <w:rStyle w:val="affffa"/>
          <w:rtl/>
        </w:rPr>
        <w:t xml:space="preserve"> יהודה:</w:t>
      </w:r>
      <w:r w:rsidRPr="00C35A2C">
        <w:rPr>
          <w:rtl/>
        </w:rPr>
        <w:t xml:space="preserve"> הרגתיו - לא תנשא </w:t>
      </w:r>
      <w:r w:rsidR="00A30FFA" w:rsidRPr="007750DB">
        <w:rPr>
          <w:rStyle w:val="HesberMishna"/>
          <w:rFonts w:hint="eastAsia"/>
          <w:rtl/>
          <w:rPrChange w:id="20021" w:author="קלוד" w:date="2026-10-06T10:10:48Z">
            <w:rPr>
              <w:rStyle w:val="affff8"/>
              <w:rFonts w:hint="eastAsia"/>
              <w:rtl/>
            </w:rPr>
          </w:rPrChange>
        </w:rPr>
        <w:t>כלל</w:t>
      </w:r>
      <w:r w:rsidRPr="00C35A2C">
        <w:rPr>
          <w:rtl/>
        </w:rPr>
        <w:t xml:space="preserve">, הרגנוהו - תנשא </w:t>
      </w:r>
      <w:r w:rsidR="00A30FFA" w:rsidRPr="007750DB">
        <w:rPr>
          <w:rStyle w:val="HesberMishna"/>
          <w:rFonts w:hint="eastAsia"/>
          <w:rtl/>
          <w:rPrChange w:id="20022" w:author="קלוד" w:date="2026-10-06T10:10:48Z">
            <w:rPr>
              <w:rStyle w:val="affff8"/>
              <w:rFonts w:hint="eastAsia"/>
              <w:rtl/>
            </w:rPr>
          </w:rPrChange>
        </w:rPr>
        <w:t>לאחר</w:t>
      </w:r>
      <w:r w:rsidRPr="00C35A2C">
        <w:rPr>
          <w:rtl/>
        </w:rPr>
        <w:t>.</w:t>
      </w:r>
    </w:p>
    <w:p w14:paraId="01C1E666" w14:textId="6C67E953" w:rsidR="000521C0" w:rsidRDefault="00533139" w:rsidP="00533139">
      <w:pPr>
        <w:rPr>
          <w:rtl/>
        </w:rPr>
      </w:pPr>
      <w:bookmarkStart w:id="226" w:name="_Toc119172683"/>
      <w:bookmarkStart w:id="227" w:name="_Toc119229771"/>
      <w:r w:rsidRPr="00533139">
        <w:rPr>
          <w:rStyle w:val="afff5"/>
          <w:rFonts w:hint="cs"/>
          <w:rtl/>
        </w:rPr>
        <w:t>מביא ממה''י</w:t>
      </w:r>
      <w:bookmarkEnd w:id="226"/>
      <w:bookmarkEnd w:id="227"/>
      <w:r w:rsidRPr="00533139">
        <w:rPr>
          <w:rFonts w:hint="cs"/>
          <w:rtl/>
        </w:rPr>
        <w:t xml:space="preserve"> אבל</w:t>
      </w:r>
      <w:r w:rsidR="000521C0" w:rsidRPr="00A30FFA">
        <w:rPr>
          <w:rtl/>
        </w:rPr>
        <w:t xml:space="preserve"> מא"י </w:t>
      </w:r>
      <w:r w:rsidR="00A30FFA" w:rsidRPr="00533139">
        <w:rPr>
          <w:rStyle w:val="affff8"/>
          <w:rFonts w:hint="cs"/>
          <w:rtl/>
        </w:rPr>
        <w:t>שלא נסמכים עליו</w:t>
      </w:r>
      <w:r w:rsidR="000521C0" w:rsidRPr="00C35A2C">
        <w:rPr>
          <w:rtl/>
        </w:rPr>
        <w:t xml:space="preserve"> - ישא אשתו,</w:t>
      </w:r>
    </w:p>
    <w:p w14:paraId="3CC54055" w14:textId="4842E6D2" w:rsidR="000521C0" w:rsidRDefault="000521C0" w:rsidP="00252A55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A30FFA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אף</w:t>
      </w:r>
      <w:r>
        <w:rPr>
          <w:rFonts w:ascii="FontbitDavid" w:hAnsi="FontbitDavid" w:hint="cs"/>
          <w:sz w:val="32"/>
          <w:rtl/>
        </w:rPr>
        <w:t xml:space="preserve"> </w:t>
      </w:r>
      <w:r w:rsidR="00A30FFA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 w:hint="cs"/>
          <w:sz w:val="32"/>
          <w:rtl/>
        </w:rPr>
        <w:t>ב</w:t>
      </w:r>
      <w:r w:rsidR="00A30FFA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מת</w:t>
      </w:r>
      <w:r w:rsidR="00A30FFA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לא </w:t>
      </w:r>
      <w:r w:rsidRPr="00C35A2C">
        <w:rPr>
          <w:rFonts w:ascii="FontbitDavid" w:hAnsi="FontbitDavid" w:hint="cs"/>
          <w:sz w:val="32"/>
          <w:rtl/>
        </w:rPr>
        <w:t xml:space="preserve">ישא </w:t>
      </w:r>
      <w:r w:rsidR="00A30FFA" w:rsidRPr="007750DB">
        <w:rPr>
          <w:rStyle w:val="affff8"/>
          <w:rFonts w:hint="eastAsia"/>
          <w:rtl/>
        </w:rPr>
        <w:t>אף</w:t>
      </w:r>
      <w:r w:rsidR="00A30FFA" w:rsidRPr="007750DB">
        <w:rPr>
          <w:rStyle w:val="affff8"/>
          <w:rtl/>
        </w:rPr>
        <w:t xml:space="preserve"> </w:t>
      </w:r>
      <w:r w:rsidR="00A30FFA" w:rsidRPr="007750DB">
        <w:rPr>
          <w:rStyle w:val="affff8"/>
          <w:rFonts w:hint="eastAsia"/>
          <w:rtl/>
        </w:rPr>
        <w:t>ש</w:t>
      </w:r>
      <w:r w:rsidR="00A30FFA" w:rsidRPr="00252A55">
        <w:rPr>
          <w:rStyle w:val="affff8"/>
          <w:rFonts w:hint="cs"/>
          <w:rtl/>
        </w:rPr>
        <w:t>נ</w:t>
      </w:r>
      <w:r w:rsidR="00A30FFA" w:rsidRPr="007750DB">
        <w:rPr>
          <w:rStyle w:val="affff8"/>
          <w:rFonts w:hint="eastAsia"/>
          <w:rtl/>
        </w:rPr>
        <w:t>סמכים</w:t>
      </w:r>
      <w:r w:rsidR="00A30FFA" w:rsidRPr="007750DB">
        <w:rPr>
          <w:rStyle w:val="affff8"/>
          <w:rtl/>
        </w:rPr>
        <w:t xml:space="preserve"> </w:t>
      </w:r>
      <w:r w:rsidR="00A30FFA" w:rsidRPr="007750DB">
        <w:rPr>
          <w:rStyle w:val="affff8"/>
          <w:rFonts w:hint="eastAsia"/>
          <w:rtl/>
        </w:rPr>
        <w:t>אאשה</w:t>
      </w:r>
      <w:r w:rsidR="00A30FFA" w:rsidRPr="007750DB">
        <w:rPr>
          <w:rStyle w:val="affff8"/>
          <w:rtl/>
        </w:rPr>
        <w:t xml:space="preserve"> </w:t>
      </w:r>
      <w:r w:rsidR="00A30FFA" w:rsidRPr="007750DB">
        <w:rPr>
          <w:rStyle w:val="affff8"/>
          <w:rFonts w:hint="eastAsia"/>
          <w:rtl/>
        </w:rPr>
        <w:t>דדייקא</w:t>
      </w:r>
      <w:r w:rsidR="00A30FFA">
        <w:rPr>
          <w:rStyle w:val="affff8"/>
          <w:rFonts w:hint="cs"/>
          <w:rtl/>
        </w:rPr>
        <w:t xml:space="preserve"> -</w:t>
      </w:r>
      <w:r>
        <w:rPr>
          <w:rFonts w:ascii="FontbitDavid" w:hAnsi="FontbitDavid" w:hint="cs"/>
          <w:sz w:val="32"/>
          <w:rtl/>
        </w:rPr>
        <w:t xml:space="preserve"> אין </w:t>
      </w:r>
      <w:r w:rsidR="0040399B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 w:hint="cs"/>
          <w:sz w:val="32"/>
          <w:rtl/>
        </w:rPr>
        <w:t>כתב מוכיח</w:t>
      </w:r>
      <w:r w:rsidR="0040399B">
        <w:rPr>
          <w:rFonts w:ascii="FontbitDavid" w:hAnsi="FontbitDavid" w:hint="cs"/>
          <w:sz w:val="32"/>
          <w:rtl/>
        </w:rPr>
        <w:t>'</w:t>
      </w:r>
      <w:r w:rsidR="00A30FFA">
        <w:rPr>
          <w:rFonts w:ascii="FontbitDavid" w:hAnsi="FontbitDavid" w:hint="cs"/>
          <w:sz w:val="32"/>
          <w:rtl/>
        </w:rPr>
        <w:t>.</w:t>
      </w:r>
    </w:p>
    <w:p w14:paraId="7641D428" w14:textId="1CC93CB5" w:rsidR="000521C0" w:rsidRPr="00C35A2C" w:rsidRDefault="000521C0" w:rsidP="000521C0">
      <w:pPr>
        <w:pStyle w:val="afff4"/>
        <w:rPr>
          <w:rtl/>
        </w:rPr>
      </w:pPr>
      <w:ins w:id="9827" w:author="מספור קטעי משנה" w:date="2026-10-06T06:45:58Z">
        <w:r>
          <w:rPr>
            <w:rStyle w:val="MisparKeta"/>
          </w:rPr>
          <w:t xml:space="preserve">ד. </w:t>
        </w:r>
      </w:ins>
      <w:bookmarkStart w:id="228" w:name="_Toc119172684"/>
      <w:bookmarkStart w:id="229" w:name="_Toc119229772"/>
      <w:r w:rsidRPr="00C35A2C">
        <w:rPr>
          <w:rtl/>
        </w:rPr>
        <w:t>הרגתיו</w:t>
      </w:r>
      <w:r w:rsidR="00252A55">
        <w:rPr>
          <w:rFonts w:hint="cs"/>
          <w:rtl/>
        </w:rPr>
        <w:t>,</w:t>
      </w:r>
      <w:r w:rsidRPr="00C35A2C">
        <w:rPr>
          <w:rtl/>
        </w:rPr>
        <w:t xml:space="preserve"> לא ישא אשתו.</w:t>
      </w:r>
      <w:bookmarkEnd w:id="228"/>
      <w:bookmarkEnd w:id="229"/>
    </w:p>
    <w:p w14:paraId="56750AE6" w14:textId="56402C80" w:rsidR="000521C0" w:rsidRDefault="00252A55" w:rsidP="000521C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משמע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0521C0" w:rsidRPr="00C35A2C">
        <w:rPr>
          <w:rFonts w:ascii="FontbitDavid" w:hAnsi="FontbitDavid"/>
          <w:sz w:val="32"/>
          <w:rtl/>
        </w:rPr>
        <w:t>לאחר תנשא</w:t>
      </w:r>
      <w:r w:rsidR="000521C0"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אף</w:t>
      </w:r>
      <w:r w:rsidR="000521C0"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ש</w:t>
      </w:r>
      <w:r w:rsidR="000521C0" w:rsidRPr="007750DB">
        <w:rPr>
          <w:rStyle w:val="affff8"/>
          <w:rFonts w:hint="eastAsia"/>
          <w:rtl/>
        </w:rPr>
        <w:t>רשע</w:t>
      </w:r>
      <w:r w:rsidR="000521C0" w:rsidRPr="007750DB">
        <w:rPr>
          <w:rStyle w:val="affff8"/>
          <w:rtl/>
        </w:rPr>
        <w:t>,</w:t>
      </w:r>
      <w:r w:rsidRPr="007750DB">
        <w:rPr>
          <w:rStyle w:val="affff8"/>
          <w:rtl/>
        </w:rPr>
        <w:t xml:space="preserve"> [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שזהו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טעמו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של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>
        <w:rPr>
          <w:rStyle w:val="affff5"/>
          <w:rFonts w:cs="PFT_Frank" w:hint="eastAsia"/>
          <w:b/>
          <w:bCs/>
          <w:szCs w:val="10"/>
          <w:rtl/>
          <w:rPrChange w:id="9038" w:author="מנוע אמוראים" w:date="2026-10-05T16:41:34Z">
            <w:rPr>
              <w:rStyle w:val="affff8"/>
              <w:rFonts w:cs="PFT_Frank" w:hint="eastAsia"/>
              <w:b/>
              <w:bCs/>
              <w:szCs w:val="10"/>
              <w:rtl/>
            </w:rPr>
          </w:rPrChange>
        </w:rPr>
        <w:t xml:space="preserve">ר</w:t>
      </w:r>
      <w:r>
        <w:rPr>
          <w:rStyle w:val="affff5"/>
          <w:rFonts w:cs="PFT_Frank"/>
          <w:b/>
          <w:bCs/>
          <w:szCs w:val="10"/>
          <w:rtl/>
          <w:rPrChange w:id="9039" w:author="מנוע אמוראים" w:date="2026-10-05T16:41:34Z">
            <w:rPr>
              <w:rStyle w:val="affff8"/>
              <w:rFonts w:cs="PFT_Frank"/>
              <w:b/>
              <w:bCs/>
              <w:szCs w:val="10"/>
              <w:rtl/>
            </w:rPr>
          </w:rPrChange>
        </w:rPr>
        <w:t xml:space="preserve">"י</w:t>
      </w:r>
      <w:r w:rsidRPr="007750DB">
        <w:rPr>
          <w:rStyle w:val="affff8"/>
          <w:rtl/>
        </w:rPr>
        <w:t xml:space="preserve"> שלא תינשא],</w:t>
      </w:r>
    </w:p>
    <w:p w14:paraId="633009DF" w14:textId="1D537CD2" w:rsidR="000521C0" w:rsidRDefault="000521C0" w:rsidP="007750DB">
      <w:pPr>
        <w:rPr>
          <w:rFonts w:ascii="FontbitDavid" w:hAnsi="FontbitDavid"/>
          <w:sz w:val="32"/>
          <w:rtl/>
        </w:rPr>
      </w:pPr>
      <w:r w:rsidRPr="00AB43C5">
        <w:rPr>
          <w:rStyle w:val="affff5"/>
          <w:rtl/>
        </w:rPr>
        <w:t>ו</w:t>
      </w:r>
      <w:r w:rsidR="00252A55">
        <w:rPr>
          <w:rStyle w:val="affff5"/>
          <w:rFonts w:hint="cs"/>
          <w:rtl/>
        </w:rPr>
        <w:t>יקשה</w:t>
      </w:r>
      <w:r w:rsidRPr="00AB43C5">
        <w:rPr>
          <w:rStyle w:val="affff5"/>
          <w:rtl/>
        </w:rPr>
        <w:t xml:space="preserve"> </w:t>
      </w:r>
      <w:r w:rsidR="00252A55">
        <w:rPr>
          <w:rStyle w:val="affff5"/>
          <w:rFonts w:hint="cs"/>
          <w:rtl/>
        </w:rPr>
        <w:t>מ</w:t>
      </w:r>
      <w:r w:rsidRPr="00AB43C5">
        <w:rPr>
          <w:rStyle w:val="affff5"/>
          <w:rtl/>
        </w:rPr>
        <w:t>ריו</w:t>
      </w:r>
      <w:r w:rsidR="00252A55">
        <w:rPr>
          <w:rStyle w:val="affff5"/>
          <w:rFonts w:hint="cs"/>
          <w:rtl/>
        </w:rPr>
        <w:t>"</w:t>
      </w:r>
      <w:r w:rsidRPr="00AB43C5">
        <w:rPr>
          <w:rStyle w:val="affff5"/>
          <w:rtl/>
        </w:rPr>
        <w:t xml:space="preserve">ס: </w:t>
      </w:r>
      <w:r w:rsidR="00252A55">
        <w:rPr>
          <w:rFonts w:ascii="FontbitDavid" w:hAnsi="FontbitDavid" w:hint="cs"/>
          <w:sz w:val="32"/>
          <w:rtl/>
        </w:rPr>
        <w:t>פלוני רבעני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לרצוני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52A55">
        <w:rPr>
          <w:rFonts w:ascii="FontbitDavid" w:hAnsi="FontbitDavid" w:hint="cs"/>
          <w:sz w:val="32"/>
          <w:rtl/>
        </w:rPr>
        <w:t>לא נאמן</w:t>
      </w:r>
      <w:r w:rsidRPr="007750DB">
        <w:rPr>
          <w:rStyle w:val="affff8"/>
          <w:rtl/>
        </w:rPr>
        <w:t xml:space="preserve"> </w:t>
      </w:r>
      <w:r w:rsidR="00252A55">
        <w:rPr>
          <w:rStyle w:val="affff8"/>
          <w:rFonts w:hint="cs"/>
          <w:rtl/>
        </w:rPr>
        <w:t xml:space="preserve">'אל תשת.. </w:t>
      </w:r>
      <w:r w:rsidRPr="007750DB">
        <w:rPr>
          <w:rStyle w:val="affff8"/>
          <w:rtl/>
        </w:rPr>
        <w:t>רשע</w:t>
      </w:r>
      <w:r w:rsidR="00252A55">
        <w:rPr>
          <w:rStyle w:val="affff8"/>
          <w:rFonts w:hint="cs"/>
          <w:rtl/>
        </w:rPr>
        <w:t>..</w:t>
      </w:r>
      <w:r w:rsidRPr="007750DB">
        <w:rPr>
          <w:rStyle w:val="affff8"/>
          <w:rtl/>
        </w:rPr>
        <w:t xml:space="preserve"> </w:t>
      </w:r>
      <w:r w:rsidR="00252A55">
        <w:rPr>
          <w:rStyle w:val="affff8"/>
          <w:rFonts w:hint="cs"/>
          <w:rtl/>
        </w:rPr>
        <w:t>עד'</w:t>
      </w:r>
      <w:r w:rsidRPr="007750DB">
        <w:rPr>
          <w:rStyle w:val="affff8"/>
          <w:rtl/>
        </w:rPr>
        <w:t xml:space="preserve">, </w:t>
      </w:r>
    </w:p>
    <w:p w14:paraId="690B4F5F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lastRenderedPageBreak/>
        <w:t>כה:</w:t>
      </w:r>
    </w:p>
    <w:p w14:paraId="71F0E166" w14:textId="6F2863A1" w:rsidR="000521C0" w:rsidRPr="00C00894" w:rsidRDefault="000521C0" w:rsidP="000521C0">
      <w:pPr>
        <w:rPr>
          <w:rFonts w:ascii="FontbitDavid" w:hAnsi="FontbitDavid"/>
          <w:rtl/>
        </w:rPr>
      </w:pPr>
      <w:r w:rsidRPr="007750DB">
        <w:rPr>
          <w:rStyle w:val="affff5"/>
          <w:rtl/>
        </w:rPr>
        <w:t>ו</w:t>
      </w:r>
      <w:r w:rsidRPr="00252A55">
        <w:rPr>
          <w:rStyle w:val="affff5"/>
          <w:rFonts w:hint="eastAsia"/>
          <w:rtl/>
        </w:rPr>
        <w:t>אמר</w:t>
      </w:r>
      <w:r w:rsidRPr="00C00894">
        <w:rPr>
          <w:rStyle w:val="affff5"/>
          <w:rtl/>
        </w:rPr>
        <w:t xml:space="preserve"> רמ</w:t>
      </w:r>
      <w:r w:rsidR="00252A55">
        <w:rPr>
          <w:rStyle w:val="affff5"/>
          <w:rFonts w:hint="cs"/>
          <w:rtl/>
        </w:rPr>
        <w:t>"</w:t>
      </w:r>
      <w:r w:rsidRPr="00C00894">
        <w:rPr>
          <w:rStyle w:val="affff5"/>
          <w:rtl/>
        </w:rPr>
        <w:t>נ:</w:t>
      </w:r>
      <w:r w:rsidRPr="00C00894">
        <w:rPr>
          <w:rFonts w:ascii="FontbitDavid" w:hAnsi="FontbitDavid" w:cs="PFT_Frank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גזלן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דדבריהם</w:t>
      </w:r>
      <w:r>
        <w:rPr>
          <w:rFonts w:ascii="FontbitDavid" w:hAnsi="FontbitDavid" w:hint="cs"/>
          <w:sz w:val="32"/>
          <w:rtl/>
        </w:rPr>
        <w:t xml:space="preserve"> כשר לעדות אשה</w:t>
      </w:r>
      <w:r w:rsidRPr="00D87E09">
        <w:rPr>
          <w:rStyle w:val="affff8"/>
          <w:rFonts w:hint="cs"/>
          <w:rtl/>
        </w:rPr>
        <w:t xml:space="preserve"> </w:t>
      </w:r>
      <w:r w:rsidR="00252A55">
        <w:rPr>
          <w:rStyle w:val="affff8"/>
          <w:rFonts w:hint="cs"/>
          <w:rtl/>
        </w:rPr>
        <w:t xml:space="preserve">- הא </w:t>
      </w:r>
      <w:r w:rsidRPr="007750DB">
        <w:rPr>
          <w:rStyle w:val="affff8"/>
          <w:rFonts w:hint="eastAsia"/>
          <w:rtl/>
        </w:rPr>
        <w:t>גזלן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דד</w:t>
      </w:r>
      <w:r w:rsidRPr="007750DB">
        <w:rPr>
          <w:rStyle w:val="affff8"/>
          <w:rtl/>
        </w:rPr>
        <w:t>"ת פסול</w:t>
      </w:r>
      <w:r w:rsidR="00252A55" w:rsidRPr="007750DB">
        <w:rPr>
          <w:rStyle w:val="affff8"/>
          <w:rtl/>
        </w:rPr>
        <w:t>!</w:t>
      </w:r>
    </w:p>
    <w:p w14:paraId="410409DB" w14:textId="65A3452E" w:rsidR="000521C0" w:rsidRPr="00907B18" w:rsidRDefault="00252A55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א. </w:t>
      </w:r>
      <w:r w:rsidR="000521C0" w:rsidRPr="00D25799">
        <w:rPr>
          <w:rStyle w:val="affff5"/>
          <w:rtl/>
        </w:rPr>
        <w:t>רמ</w:t>
      </w:r>
      <w:r>
        <w:rPr>
          <w:rStyle w:val="affff5"/>
          <w:rFonts w:hint="cs"/>
          <w:rtl/>
        </w:rPr>
        <w:t>"</w:t>
      </w:r>
      <w:r w:rsidR="000521C0" w:rsidRPr="00D25799">
        <w:rPr>
          <w:rStyle w:val="affff5"/>
          <w:rtl/>
        </w:rPr>
        <w:t>נ:</w:t>
      </w:r>
      <w:r w:rsidR="000521C0" w:rsidRPr="00C35A2C">
        <w:rPr>
          <w:rtl/>
        </w:rPr>
        <w:t xml:space="preserve"> </w:t>
      </w:r>
      <w:r w:rsidR="000521C0" w:rsidRPr="00AB43C5">
        <w:rPr>
          <w:rStyle w:val="affff5"/>
          <w:rtl/>
        </w:rPr>
        <w:t>ר</w:t>
      </w:r>
      <w:r w:rsidR="000521C0" w:rsidRPr="00D25799">
        <w:rPr>
          <w:rStyle w:val="affff5"/>
          <w:rtl/>
        </w:rPr>
        <w:t>בנן</w:t>
      </w:r>
      <w:r w:rsidR="000521C0">
        <w:rPr>
          <w:rFonts w:hint="cs"/>
          <w:rtl/>
        </w:rPr>
        <w:t xml:space="preserve"> </w:t>
      </w:r>
      <w:r w:rsidR="000521C0" w:rsidRPr="00D25799">
        <w:rPr>
          <w:rStyle w:val="affff5"/>
          <w:rFonts w:hint="cs"/>
          <w:rtl/>
        </w:rPr>
        <w:t>כרבא</w:t>
      </w:r>
      <w:r w:rsidR="000521C0" w:rsidRPr="00C35A2C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="000A41E5">
        <w:rPr>
          <w:rFonts w:hint="cs"/>
          <w:rtl/>
        </w:rPr>
        <w:t>'</w:t>
      </w:r>
      <w:r w:rsidR="000521C0" w:rsidRPr="00C35A2C">
        <w:rPr>
          <w:rtl/>
        </w:rPr>
        <w:t>אין אדם משים עצמו רשע</w:t>
      </w:r>
      <w:r w:rsidR="000A41E5">
        <w:rPr>
          <w:rFonts w:hint="cs"/>
          <w:rtl/>
        </w:rPr>
        <w:t>'</w:t>
      </w:r>
      <w:r>
        <w:rPr>
          <w:rFonts w:hint="cs"/>
          <w:rtl/>
        </w:rPr>
        <w:t xml:space="preserve"> </w:t>
      </w:r>
      <w:r w:rsidRPr="007750DB">
        <w:rPr>
          <w:rStyle w:val="affff8"/>
          <w:rFonts w:hint="eastAsia"/>
          <w:rtl/>
        </w:rPr>
        <w:t>וחולק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על</w:t>
      </w:r>
      <w:r w:rsidRPr="007750DB">
        <w:rPr>
          <w:rStyle w:val="affff8"/>
          <w:rtl/>
        </w:rPr>
        <w:t xml:space="preserve"> </w:t>
      </w:r>
      <w:r>
        <w:rPr>
          <w:rStyle w:val="affff5"/>
          <w:rFonts w:hint="eastAsia"/>
          <w:rtl/>
          <w:rPrChange w:id="9040" w:author="מנוע אמוראים" w:date="2026-10-05T16:41:34Z">
            <w:rPr>
              <w:rStyle w:val="affff8"/>
              <w:rFonts w:hint="eastAsia"/>
              <w:rtl/>
            </w:rPr>
          </w:rPrChange>
        </w:rPr>
        <w:t xml:space="preserve">ריו</w:t>
      </w:r>
      <w:r>
        <w:rPr>
          <w:rStyle w:val="affff5"/>
          <w:rtl/>
          <w:rPrChange w:id="9041" w:author="מנוע אמוראים" w:date="2026-10-05T16:41:34Z">
            <w:rPr>
              <w:rStyle w:val="affff8"/>
              <w:rtl/>
            </w:rPr>
          </w:rPrChange>
        </w:rPr>
        <w:t xml:space="preserve">"ס</w:t>
      </w:r>
      <w:r w:rsidR="000521C0" w:rsidRPr="00C35A2C">
        <w:rPr>
          <w:rtl/>
        </w:rPr>
        <w:t>.</w:t>
      </w:r>
    </w:p>
    <w:p w14:paraId="52FADD84" w14:textId="42F7D1BA" w:rsidR="000521C0" w:rsidRPr="00D25799" w:rsidRDefault="00252A55" w:rsidP="000521C0">
      <w:pPr>
        <w:rPr>
          <w:rStyle w:val="affff5"/>
          <w:rtl/>
        </w:rPr>
      </w:pPr>
      <w:r>
        <w:rPr>
          <w:rStyle w:val="affff5"/>
          <w:rFonts w:hint="cs"/>
          <w:rtl/>
        </w:rPr>
        <w:t xml:space="preserve">ב. </w:t>
      </w:r>
      <w:r w:rsidR="000521C0" w:rsidRPr="00D25799">
        <w:rPr>
          <w:rStyle w:val="affff5"/>
          <w:rFonts w:hint="cs"/>
          <w:rtl/>
        </w:rPr>
        <w:t>ריו</w:t>
      </w:r>
      <w:r>
        <w:rPr>
          <w:rStyle w:val="affff5"/>
          <w:rFonts w:hint="cs"/>
          <w:rtl/>
        </w:rPr>
        <w:t>"</w:t>
      </w:r>
      <w:r w:rsidR="000521C0" w:rsidRPr="00D25799">
        <w:rPr>
          <w:rStyle w:val="affff5"/>
          <w:rFonts w:hint="cs"/>
          <w:rtl/>
        </w:rPr>
        <w:t>ס:</w:t>
      </w:r>
      <w:r w:rsidR="000521C0" w:rsidRPr="00AC7749">
        <w:rPr>
          <w:rFonts w:ascii="FontbitDavid" w:hAnsi="FontbitDavid" w:hint="cs"/>
          <w:spacing w:val="-4"/>
          <w:sz w:val="32"/>
          <w:rtl/>
        </w:rPr>
        <w:t xml:space="preserve"> </w:t>
      </w:r>
      <w:r w:rsidR="000521C0" w:rsidRPr="00D25799">
        <w:rPr>
          <w:rStyle w:val="affff5"/>
          <w:rFonts w:hint="cs"/>
          <w:rtl/>
        </w:rPr>
        <w:t>רבנן</w:t>
      </w:r>
      <w:r w:rsidR="000521C0" w:rsidRPr="00AC7749">
        <w:rPr>
          <w:rFonts w:ascii="FontbitDavid" w:hAnsi="FontbitDavid" w:hint="cs"/>
          <w:spacing w:val="-4"/>
          <w:sz w:val="32"/>
          <w:rtl/>
        </w:rPr>
        <w:t xml:space="preserve"> </w:t>
      </w:r>
      <w:r>
        <w:rPr>
          <w:rStyle w:val="affff5"/>
          <w:rFonts w:hint="cs"/>
          <w:rtl/>
        </w:rPr>
        <w:t>לא כ</w:t>
      </w:r>
      <w:r w:rsidR="000521C0" w:rsidRPr="00D25799">
        <w:rPr>
          <w:rStyle w:val="affff5"/>
          <w:rtl/>
        </w:rPr>
        <w:t>רמ</w:t>
      </w:r>
      <w:r>
        <w:rPr>
          <w:rStyle w:val="affff5"/>
          <w:rFonts w:hint="cs"/>
          <w:rtl/>
        </w:rPr>
        <w:t>"</w:t>
      </w:r>
      <w:r w:rsidR="000521C0" w:rsidRPr="00D25799">
        <w:rPr>
          <w:rStyle w:val="affff5"/>
          <w:rtl/>
        </w:rPr>
        <w:t>נ</w:t>
      </w:r>
      <w:r w:rsidR="000521C0" w:rsidRPr="00AC7749">
        <w:rPr>
          <w:rFonts w:ascii="FontbitDavid" w:hAnsi="FontbitDavid"/>
          <w:spacing w:val="-4"/>
          <w:sz w:val="32"/>
          <w:rtl/>
        </w:rPr>
        <w:t xml:space="preserve"> </w:t>
      </w:r>
      <w:r w:rsidRPr="007750DB">
        <w:rPr>
          <w:rFonts w:hint="eastAsia"/>
          <w:rtl/>
        </w:rPr>
        <w:t>אלא</w:t>
      </w:r>
      <w:r>
        <w:rPr>
          <w:rFonts w:hint="cs"/>
          <w:rtl/>
        </w:rPr>
        <w:t xml:space="preserve"> </w:t>
      </w:r>
      <w:r w:rsidR="000A41E5">
        <w:rPr>
          <w:rFonts w:hint="cs"/>
          <w:rtl/>
        </w:rPr>
        <w:t>'</w:t>
      </w:r>
      <w:r>
        <w:rPr>
          <w:rFonts w:hint="cs"/>
          <w:rtl/>
        </w:rPr>
        <w:t>גזלן דד"ת כשר לעדות אשה</w:t>
      </w:r>
      <w:r w:rsidR="000A41E5">
        <w:rPr>
          <w:rFonts w:hint="cs"/>
          <w:rtl/>
        </w:rPr>
        <w:t>'</w:t>
      </w:r>
      <w:r>
        <w:rPr>
          <w:rFonts w:hint="cs"/>
          <w:rtl/>
        </w:rPr>
        <w:t>.</w:t>
      </w:r>
    </w:p>
    <w:p w14:paraId="5FADBB1F" w14:textId="0C50844A" w:rsidR="00252A55" w:rsidRPr="00C35A2C" w:rsidRDefault="00252A55" w:rsidP="007750DB">
      <w:pPr>
        <w:pStyle w:val="afff4"/>
        <w:rPr>
          <w:rtl/>
        </w:rPr>
      </w:pPr>
      <w:ins w:id="9828" w:author="מספור קטעי משנה" w:date="2026-10-06T06:45:58Z">
        <w:r>
          <w:rPr>
            <w:rStyle w:val="MisparKeta"/>
          </w:rPr>
          <w:t xml:space="preserve">א. </w:t>
        </w:r>
      </w:ins>
      <w:bookmarkStart w:id="230" w:name="_Toc119172685"/>
      <w:bookmarkStart w:id="231" w:name="_Toc119229773"/>
      <w:r w:rsidRPr="000167CA">
        <w:rPr>
          <w:rStyle w:val="afffff0"/>
          <w:rtl/>
        </w:rPr>
        <w:t>ר</w:t>
      </w:r>
      <w:r w:rsidRPr="000167CA">
        <w:rPr>
          <w:rStyle w:val="afffff0"/>
          <w:rFonts w:hint="cs"/>
          <w:rtl/>
        </w:rPr>
        <w:t>'</w:t>
      </w:r>
      <w:r w:rsidRPr="000167CA">
        <w:rPr>
          <w:rStyle w:val="afffff0"/>
          <w:rtl/>
        </w:rPr>
        <w:t xml:space="preserve"> יהודה:</w:t>
      </w:r>
      <w:r w:rsidRPr="00C35A2C">
        <w:rPr>
          <w:rtl/>
        </w:rPr>
        <w:t xml:space="preserve"> הרגתיו - לא תנשא </w:t>
      </w:r>
      <w:r w:rsidRPr="007750DB">
        <w:rPr>
          <w:rStyle w:val="affff8"/>
          <w:rFonts w:hint="eastAsia"/>
          <w:rtl/>
        </w:rPr>
        <w:t>כלל</w:t>
      </w:r>
      <w:r w:rsidRPr="00C35A2C">
        <w:rPr>
          <w:rtl/>
        </w:rPr>
        <w:t xml:space="preserve">, הרגנוהו - תנשא </w:t>
      </w:r>
      <w:r w:rsidRPr="007750DB">
        <w:rPr>
          <w:rStyle w:val="affff8"/>
          <w:rFonts w:hint="eastAsia"/>
          <w:rtl/>
        </w:rPr>
        <w:t>לאחר</w:t>
      </w:r>
      <w:r w:rsidRPr="00C35A2C">
        <w:rPr>
          <w:rtl/>
        </w:rPr>
        <w:t>.</w:t>
      </w:r>
      <w:bookmarkEnd w:id="230"/>
      <w:bookmarkEnd w:id="231"/>
    </w:p>
    <w:p w14:paraId="0D205E84" w14:textId="376D2435" w:rsidR="000521C0" w:rsidRPr="0039104D" w:rsidRDefault="00252A55" w:rsidP="00252A55">
      <w:pPr>
        <w:rPr>
          <w:rFonts w:ascii="FontbitDavid" w:hAnsi="FontbitDavid" w:cs="PFT_Frank"/>
          <w:sz w:val="14"/>
          <w:szCs w:val="14"/>
          <w:rtl/>
        </w:rPr>
      </w:pPr>
      <w:r>
        <w:rPr>
          <w:rStyle w:val="affff5"/>
          <w:rFonts w:hint="cs"/>
          <w:rtl/>
        </w:rPr>
        <w:t>ה</w:t>
      </w:r>
      <w:r w:rsidRPr="007750DB">
        <w:rPr>
          <w:rStyle w:val="affff5"/>
          <w:rFonts w:hint="eastAsia"/>
          <w:rtl/>
        </w:rPr>
        <w:t>טעם</w:t>
      </w:r>
      <w:r w:rsidRPr="007750DB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'</w:t>
      </w:r>
      <w:r w:rsidR="000521C0" w:rsidRPr="00D1637C">
        <w:rPr>
          <w:rFonts w:cs="PFT_Frank" w:hint="eastAsia"/>
          <w:b/>
          <w:bCs/>
          <w:szCs w:val="14"/>
          <w:rtl/>
        </w:rPr>
        <w:t>הרגנוהו</w:t>
      </w:r>
      <w:r w:rsidRPr="00D1637C">
        <w:rPr>
          <w:rFonts w:cs="PFT_Frank"/>
          <w:b/>
          <w:bCs/>
          <w:szCs w:val="14"/>
          <w:rtl/>
        </w:rPr>
        <w:t>'</w:t>
      </w:r>
      <w:r w:rsidRPr="007750DB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>
        <w:rPr>
          <w:rFonts w:ascii="FontbitDavid" w:hAnsi="FontbitDavid" w:cs="PFT_Frank" w:hint="cs"/>
          <w:sz w:val="14"/>
          <w:szCs w:val="14"/>
          <w:rtl/>
        </w:rPr>
        <w:t>-</w:t>
      </w:r>
      <w:r w:rsidR="000521C0" w:rsidRPr="00C35A2C">
        <w:rPr>
          <w:rFonts w:ascii="FontbitDavid" w:hAnsi="FontbitDavid" w:hint="cs"/>
          <w:sz w:val="32"/>
          <w:rtl/>
        </w:rPr>
        <w:t xml:space="preserve"> שאומר 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אני הייתי עם הורגיו</w:t>
      </w:r>
      <w:r>
        <w:rPr>
          <w:rFonts w:ascii="FontbitDavid" w:hAnsi="FontbitDavid" w:hint="cs"/>
          <w:sz w:val="32"/>
          <w:rtl/>
        </w:rPr>
        <w:t>'</w:t>
      </w:r>
      <w:r w:rsidRPr="007750DB">
        <w:rPr>
          <w:rStyle w:val="affff8"/>
          <w:rtl/>
        </w:rPr>
        <w:t xml:space="preserve"> ולא הרגתי</w:t>
      </w:r>
      <w:r w:rsidR="000521C0" w:rsidRPr="00C35A2C">
        <w:rPr>
          <w:rFonts w:ascii="FontbitDavid" w:hAnsi="FontbitDavid"/>
          <w:sz w:val="32"/>
          <w:rtl/>
        </w:rPr>
        <w:t>.</w:t>
      </w:r>
    </w:p>
    <w:p w14:paraId="1321D22C" w14:textId="19E502CD" w:rsidR="000521C0" w:rsidRPr="00C35A2C" w:rsidRDefault="000521C0" w:rsidP="007750DB">
      <w:pPr>
        <w:rPr>
          <w:rtl/>
        </w:rPr>
      </w:pPr>
      <w:r w:rsidRPr="007750DB">
        <w:rPr>
          <w:rStyle w:val="affff5"/>
          <w:rtl/>
        </w:rPr>
        <w:t>ו</w:t>
      </w:r>
      <w:r w:rsidR="00252A55" w:rsidRPr="007750DB">
        <w:rPr>
          <w:rStyle w:val="affff5"/>
          <w:rFonts w:hint="eastAsia"/>
          <w:rtl/>
        </w:rPr>
        <w:t>כדתניא</w:t>
      </w:r>
      <w:r w:rsidR="00252A55" w:rsidRPr="007750DB">
        <w:rPr>
          <w:rStyle w:val="affff5"/>
          <w:rtl/>
        </w:rPr>
        <w:t>:</w:t>
      </w:r>
      <w:r w:rsidR="00252A55">
        <w:rPr>
          <w:rFonts w:hint="cs"/>
          <w:rtl/>
        </w:rPr>
        <w:t xml:space="preserve"> ש</w:t>
      </w:r>
      <w:r>
        <w:rPr>
          <w:rFonts w:ascii="FontbitDavid" w:hAnsi="FontbitDavid"/>
          <w:sz w:val="32"/>
          <w:rtl/>
        </w:rPr>
        <w:t>לסטים</w:t>
      </w:r>
      <w:r w:rsidRPr="00C35A2C">
        <w:rPr>
          <w:rFonts w:ascii="FontbitDavid" w:hAnsi="FontbitDavid"/>
          <w:sz w:val="32"/>
          <w:rtl/>
        </w:rPr>
        <w:t xml:space="preserve"> יצא ליהרג </w:t>
      </w:r>
      <w:r>
        <w:rPr>
          <w:rStyle w:val="affff5"/>
          <w:rtl/>
        </w:rPr>
        <w:t>ואמ</w:t>
      </w:r>
      <w:r>
        <w:rPr>
          <w:rStyle w:val="affff5"/>
          <w:rFonts w:hint="cs"/>
          <w:rtl/>
        </w:rPr>
        <w:t>ר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7750DB">
        <w:rPr>
          <w:rtl/>
        </w:rPr>
        <w:t xml:space="preserve">אמרו </w:t>
      </w:r>
      <w:r w:rsidRPr="00AB43C5">
        <w:rPr>
          <w:rStyle w:val="affff5"/>
          <w:rtl/>
        </w:rPr>
        <w:t>לאשת שב</w:t>
      </w:r>
      <w:r w:rsidR="00252A55">
        <w:rPr>
          <w:rStyle w:val="affff5"/>
          <w:rFonts w:hint="cs"/>
          <w:rtl/>
        </w:rPr>
        <w:t>"</w:t>
      </w:r>
      <w:r w:rsidRPr="00AB43C5">
        <w:rPr>
          <w:rStyle w:val="affff5"/>
          <w:rtl/>
        </w:rPr>
        <w:t>כ</w:t>
      </w:r>
      <w:r w:rsidRPr="00C35A2C">
        <w:rPr>
          <w:rFonts w:ascii="FontbitDavid" w:hAnsi="FontbitDavid"/>
          <w:sz w:val="32"/>
          <w:rtl/>
        </w:rPr>
        <w:t xml:space="preserve"> אני הרגתי בעלה</w:t>
      </w:r>
      <w:r w:rsidR="00252A55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והשיאו</w:t>
      </w:r>
      <w:r w:rsidR="00252A55">
        <w:rPr>
          <w:rFonts w:ascii="FontbitDavid" w:hAnsi="FontbitDavid" w:hint="cs"/>
          <w:sz w:val="32"/>
          <w:rtl/>
        </w:rPr>
        <w:t xml:space="preserve">ה, </w:t>
      </w:r>
      <w:r w:rsidR="00252A55" w:rsidRPr="007750DB">
        <w:rPr>
          <w:rStyle w:val="affff5"/>
          <w:rFonts w:hint="eastAsia"/>
          <w:rtl/>
        </w:rPr>
        <w:t>וא</w:t>
      </w:r>
      <w:r w:rsidR="00252A55" w:rsidRPr="007750DB">
        <w:rPr>
          <w:rStyle w:val="affff5"/>
          <w:rtl/>
        </w:rPr>
        <w:t xml:space="preserve">"ל </w:t>
      </w:r>
      <w:r w:rsidR="00252A55" w:rsidRPr="007750DB">
        <w:rPr>
          <w:rStyle w:val="affff5"/>
          <w:rFonts w:hint="eastAsia"/>
          <w:rtl/>
        </w:rPr>
        <w:t>ר</w:t>
      </w:r>
      <w:r w:rsidR="00252A55" w:rsidRPr="007750DB">
        <w:rPr>
          <w:rStyle w:val="affff5"/>
          <w:rtl/>
        </w:rPr>
        <w:t>"י:</w:t>
      </w:r>
      <w:r w:rsidR="00252A55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שם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אמר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0A41E5"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אני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הייתי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עם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הורגיו</w:t>
      </w:r>
      <w:r w:rsidR="000A41E5"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="00252A55">
        <w:rPr>
          <w:rFonts w:ascii="FontbitDavid" w:hAnsi="FontbitDavid" w:hint="cs"/>
          <w:sz w:val="32"/>
          <w:rtl/>
        </w:rPr>
        <w:t>.</w:t>
      </w:r>
    </w:p>
    <w:p>
      <w:pPr>
        <w:pStyle w:val="MishnaBatzad"/>
        <w:rPr>
          <w:ins w:id="20423" w:author="קלוד" w:date="2026-10-06T10:10:48Z"/>
        </w:rPr>
      </w:pPr>
      <w:ins w:id="20422" w:author="קלוד" w:date="2026-10-06T10:10:48Z">
        <w:r>
          <w:t xml:space="preserve">משנה י</w:t>
        </w:r>
      </w:ins>
    </w:p>
    <w:p w14:paraId="1388929E" w14:textId="3561EAB8" w:rsidR="000521C0" w:rsidRPr="00C35A2C" w:rsidRDefault="000521C0" w:rsidP="000521C0">
      <w:pPr>
        <w:pStyle w:val="affc"/>
        <w:rPr>
          <w:rtl/>
        </w:rPr>
      </w:pPr>
      <w:bookmarkStart w:id="232" w:name="_Toc119172686"/>
      <w:bookmarkStart w:id="233" w:name="_Toc119229774"/>
      <w:r w:rsidRPr="00DA0563">
        <w:rPr>
          <w:rStyle w:val="affffc"/>
          <w:rtl/>
        </w:rPr>
        <w:t>החכם שאסר אשה בנדר על בעלה</w:t>
      </w:r>
      <w:bookmarkEnd w:id="232"/>
      <w:bookmarkEnd w:id="233"/>
      <w:r w:rsidRPr="00DA0563">
        <w:rPr>
          <w:rStyle w:val="affffc"/>
          <w:rtl/>
        </w:rPr>
        <w:t xml:space="preserve"> </w:t>
      </w:r>
      <w:r w:rsidRPr="00C35A2C">
        <w:rPr>
          <w:rtl/>
        </w:rPr>
        <w:t>- לא ישאנה</w:t>
      </w:r>
      <w:r w:rsidR="00252A55">
        <w:rPr>
          <w:rFonts w:hint="cs"/>
          <w:rtl/>
        </w:rPr>
        <w:t>,</w:t>
      </w:r>
    </w:p>
    <w:p w14:paraId="75004CAD" w14:textId="27DAE2B7" w:rsidR="000521C0" w:rsidRPr="00C35A2C" w:rsidRDefault="000521C0" w:rsidP="007750DB">
      <w:pPr>
        <w:pStyle w:val="affc"/>
        <w:rPr>
          <w:rtl/>
        </w:rPr>
      </w:pPr>
      <w:bookmarkStart w:id="234" w:name="_Toc119172687"/>
      <w:bookmarkStart w:id="235" w:name="_Toc119229775"/>
      <w:r w:rsidRPr="00DA0563">
        <w:rPr>
          <w:rStyle w:val="affffc"/>
          <w:rtl/>
        </w:rPr>
        <w:t>מיאנה או חלצה בפניו</w:t>
      </w:r>
      <w:bookmarkEnd w:id="234"/>
      <w:bookmarkEnd w:id="235"/>
      <w:r w:rsidRPr="00DA0563">
        <w:rPr>
          <w:rStyle w:val="affffc"/>
          <w:rtl/>
        </w:rPr>
        <w:t xml:space="preserve"> </w:t>
      </w:r>
      <w:r w:rsidRPr="00C35A2C">
        <w:rPr>
          <w:rtl/>
        </w:rPr>
        <w:t>- ישאנה, מפני שהוא ב"ד.</w:t>
      </w:r>
    </w:p>
    <w:p w14:paraId="278A6F47" w14:textId="4A599FE3" w:rsidR="000521C0" w:rsidRDefault="00252A55" w:rsidP="000521C0">
      <w:pPr>
        <w:rPr>
          <w:rFonts w:ascii="FontbitDavid" w:hAnsi="FontbitDavid"/>
          <w:sz w:val="32"/>
          <w:rtl/>
        </w:rPr>
      </w:pPr>
      <w:bookmarkStart w:id="236" w:name="_Toc119172688"/>
      <w:bookmarkStart w:id="237" w:name="_Toc119229776"/>
      <w:r w:rsidRPr="007750DB">
        <w:rPr>
          <w:rStyle w:val="afff5"/>
          <w:rFonts w:hint="eastAsia"/>
          <w:rtl/>
        </w:rPr>
        <w:t>בנדר</w:t>
      </w:r>
      <w:r w:rsidRPr="007750DB">
        <w:rPr>
          <w:rStyle w:val="afff5"/>
          <w:rtl/>
        </w:rPr>
        <w:t>.</w:t>
      </w:r>
      <w:bookmarkEnd w:id="236"/>
      <w:bookmarkEnd w:id="237"/>
      <w:r>
        <w:rPr>
          <w:rFonts w:ascii="FontbitDavid" w:hAnsi="FontbitDavid" w:hint="cs"/>
          <w:sz w:val="32"/>
          <w:rtl/>
        </w:rPr>
        <w:t xml:space="preserve"> מדובר </w:t>
      </w:r>
      <w:r w:rsidR="000521C0" w:rsidRPr="00C35A2C">
        <w:rPr>
          <w:rFonts w:ascii="FontbitDavid" w:hAnsi="FontbitDavid" w:hint="cs"/>
          <w:sz w:val="32"/>
          <w:rtl/>
        </w:rPr>
        <w:t>ביחיד מומחה</w:t>
      </w:r>
      <w:r>
        <w:rPr>
          <w:rFonts w:ascii="FontbitDavid" w:hAnsi="FontbitDavid" w:hint="cs"/>
          <w:sz w:val="32"/>
          <w:rtl/>
        </w:rPr>
        <w:t xml:space="preserve"> היכול להתיר,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510961">
        <w:rPr>
          <w:rStyle w:val="affff8"/>
          <w:rFonts w:hint="cs"/>
          <w:rtl/>
        </w:rPr>
        <w:t xml:space="preserve">דבשלשה </w:t>
      </w:r>
      <w:r>
        <w:rPr>
          <w:rStyle w:val="affff8"/>
          <w:rFonts w:hint="cs"/>
          <w:rtl/>
        </w:rPr>
        <w:t>ישאנה ד</w:t>
      </w:r>
      <w:r w:rsidR="000521C0" w:rsidRPr="00510961">
        <w:rPr>
          <w:rStyle w:val="affff8"/>
          <w:rFonts w:hint="cs"/>
          <w:rtl/>
        </w:rPr>
        <w:t>בי</w:t>
      </w:r>
      <w:r w:rsidR="000521C0" w:rsidRPr="00510961">
        <w:rPr>
          <w:rStyle w:val="affff8"/>
          <w:rtl/>
        </w:rPr>
        <w:t>"</w:t>
      </w:r>
      <w:r w:rsidR="000521C0" w:rsidRPr="00510961">
        <w:rPr>
          <w:rStyle w:val="affff8"/>
          <w:rFonts w:hint="cs"/>
          <w:rtl/>
        </w:rPr>
        <w:t>ד</w:t>
      </w:r>
      <w:r w:rsidRPr="007750DB">
        <w:rPr>
          <w:rStyle w:val="affff8"/>
          <w:rtl/>
        </w:rPr>
        <w:t>.</w:t>
      </w:r>
    </w:p>
    <w:p w14:paraId="22E84829" w14:textId="2C788D84" w:rsidR="00252A55" w:rsidRPr="00C35A2C" w:rsidRDefault="00252A55" w:rsidP="000521C0">
      <w:pPr>
        <w:pStyle w:val="afff4"/>
        <w:rPr>
          <w:rtl/>
        </w:rPr>
      </w:pPr>
      <w:ins w:id="9830" w:author="מספור קטעי משנה" w:date="2026-10-06T06:45:58Z">
        <w:r>
          <w:rPr>
            <w:rStyle w:val="MisparKeta"/>
          </w:rPr>
          <w:t xml:space="preserve">ג. </w:t>
        </w:r>
      </w:ins>
      <w:bookmarkStart w:id="238" w:name="_Toc119172689"/>
      <w:bookmarkStart w:id="239" w:name="_Toc119229777"/>
      <w:r w:rsidRPr="00C35A2C">
        <w:rPr>
          <w:rtl/>
        </w:rPr>
        <w:t>מיאנה או חלצה בפניו - ישאנה, מפני שהוא ב"ד.</w:t>
      </w:r>
      <w:bookmarkEnd w:id="238"/>
      <w:bookmarkEnd w:id="239"/>
    </w:p>
    <w:p w14:paraId="5097202E" w14:textId="7B74D029" w:rsidR="00252A55" w:rsidRDefault="00252A55" w:rsidP="000521C0">
      <w:pPr>
        <w:rPr>
          <w:rStyle w:val="affff8"/>
          <w:rtl/>
        </w:rPr>
      </w:pPr>
      <w:r w:rsidRPr="00D1637C">
        <w:rPr>
          <w:rFonts w:cs="PFT_Frank" w:hint="eastAsia"/>
          <w:b/>
          <w:bCs/>
          <w:szCs w:val="14"/>
          <w:rtl/>
        </w:rPr>
        <w:t>ובאמת</w:t>
      </w:r>
      <w:r w:rsidR="000521C0" w:rsidRPr="007750DB">
        <w:rPr>
          <w:rtl/>
        </w:rPr>
        <w:t xml:space="preserve"> גם </w:t>
      </w:r>
      <w:r>
        <w:rPr>
          <w:rFonts w:hint="cs"/>
          <w:rtl/>
        </w:rPr>
        <w:t>שנים לא חשודים,</w:t>
      </w:r>
      <w:r w:rsidRPr="007750DB">
        <w:rPr>
          <w:rStyle w:val="affff8"/>
          <w:rtl/>
        </w:rPr>
        <w:t xml:space="preserve"> כדתניא ב</w:t>
      </w:r>
      <w:r w:rsidRPr="007750DB">
        <w:rPr>
          <w:rStyle w:val="affff8"/>
          <w:rFonts w:hint="eastAsia"/>
          <w:rtl/>
        </w:rPr>
        <w:t>שנים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חתומים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על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שטר</w:t>
      </w:r>
      <w:r w:rsidR="000A41E5">
        <w:rPr>
          <w:rStyle w:val="affff8"/>
          <w:rFonts w:hint="cs"/>
          <w:rtl/>
        </w:rPr>
        <w:t xml:space="preserve"> מכירה</w:t>
      </w:r>
      <w:r>
        <w:rPr>
          <w:rStyle w:val="affff8"/>
          <w:rFonts w:hint="cs"/>
          <w:rtl/>
        </w:rPr>
        <w:t>,</w:t>
      </w:r>
    </w:p>
    <w:p w14:paraId="7BE0568F" w14:textId="505111C2" w:rsidR="000521C0" w:rsidRDefault="00252A55" w:rsidP="000521C0">
      <w:pPr>
        <w:rPr>
          <w:rFonts w:ascii="FontbitDavid" w:hAnsi="FontbitDavid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אלא</w:t>
      </w:r>
      <w:r>
        <w:rPr>
          <w:rFonts w:hint="cs"/>
          <w:rtl/>
        </w:rPr>
        <w:t xml:space="preserve"> נקט 'ב"ד' </w:t>
      </w:r>
      <w:r w:rsidR="000521C0" w:rsidRPr="007750DB">
        <w:rPr>
          <w:rStyle w:val="affff5"/>
          <w:rFonts w:hint="eastAsia"/>
          <w:rtl/>
        </w:rPr>
        <w:t>לאפוקי</w:t>
      </w:r>
      <w:r w:rsidR="000521C0" w:rsidRPr="007750DB">
        <w:rPr>
          <w:rStyle w:val="affff5"/>
          <w:rtl/>
        </w:rPr>
        <w:t xml:space="preserve"> </w:t>
      </w:r>
      <w:r w:rsidR="000521C0" w:rsidRPr="007750DB">
        <w:rPr>
          <w:rStyle w:val="affff5"/>
          <w:rFonts w:hint="eastAsia"/>
          <w:rtl/>
        </w:rPr>
        <w:t>ממ</w:t>
      </w:r>
      <w:r w:rsidR="000521C0" w:rsidRPr="007750DB">
        <w:rPr>
          <w:rStyle w:val="affff5"/>
          <w:rtl/>
        </w:rPr>
        <w:t>"</w:t>
      </w:r>
      <w:r w:rsidR="000521C0" w:rsidRPr="007750DB">
        <w:rPr>
          <w:rStyle w:val="affff5"/>
          <w:rFonts w:hint="eastAsia"/>
          <w:rtl/>
        </w:rPr>
        <w:t>ד</w:t>
      </w:r>
      <w:r w:rsidR="000521C0" w:rsidRPr="007750DB">
        <w:rPr>
          <w:rStyle w:val="affff5"/>
          <w:rtl/>
        </w:rPr>
        <w:t xml:space="preserve"> </w:t>
      </w:r>
      <w:r>
        <w:rPr>
          <w:rFonts w:hint="cs"/>
          <w:rtl/>
        </w:rPr>
        <w:t>'</w:t>
      </w:r>
      <w:r w:rsidR="000521C0" w:rsidRPr="007750DB">
        <w:rPr>
          <w:rFonts w:hint="eastAsia"/>
          <w:rtl/>
        </w:rPr>
        <w:t>מיאון</w:t>
      </w:r>
      <w:r w:rsidR="000521C0" w:rsidRPr="007750DB">
        <w:rPr>
          <w:rtl/>
        </w:rPr>
        <w:t xml:space="preserve"> </w:t>
      </w:r>
      <w:r w:rsidR="000521C0" w:rsidRPr="007750DB">
        <w:rPr>
          <w:rFonts w:hint="eastAsia"/>
          <w:rtl/>
        </w:rPr>
        <w:t>בפני</w:t>
      </w:r>
      <w:r w:rsidR="000521C0" w:rsidRPr="007750DB">
        <w:rPr>
          <w:rtl/>
        </w:rPr>
        <w:t xml:space="preserve"> </w:t>
      </w:r>
      <w:r w:rsidR="000521C0" w:rsidRPr="007750DB">
        <w:rPr>
          <w:rFonts w:hint="eastAsia"/>
          <w:rtl/>
        </w:rPr>
        <w:t>שנים</w:t>
      </w:r>
      <w:r>
        <w:rPr>
          <w:rFonts w:hint="cs"/>
          <w:rtl/>
        </w:rPr>
        <w:t>'.</w:t>
      </w:r>
    </w:p>
    <w:p w14:paraId="57C1E1B7" w14:textId="4081889C" w:rsidR="00252A55" w:rsidRDefault="000521C0" w:rsidP="006922E8">
      <w:pPr>
        <w:pStyle w:val="affff2"/>
        <w:rPr>
          <w:rtl/>
        </w:rPr>
      </w:pPr>
      <w:bookmarkStart w:id="240" w:name="_Toc119172690"/>
      <w:bookmarkStart w:id="241" w:name="_Toc119229778"/>
      <w:r w:rsidRPr="007750DB">
        <w:rPr>
          <w:rStyle w:val="affff5"/>
          <w:rtl/>
        </w:rPr>
        <w:t>איבעיא</w:t>
      </w:r>
      <w:r w:rsidR="00252A55">
        <w:rPr>
          <w:rStyle w:val="affff5"/>
          <w:rFonts w:hint="cs"/>
          <w:rtl/>
        </w:rPr>
        <w:t>:</w:t>
      </w:r>
      <w:r w:rsidR="00252A55">
        <w:rPr>
          <w:rFonts w:ascii="FontbitDavid" w:hAnsi="FontbitDavid" w:hint="cs"/>
          <w:sz w:val="14"/>
          <w:rtl/>
        </w:rPr>
        <w:t xml:space="preserve"> </w:t>
      </w:r>
      <w:r w:rsidRPr="00D1637C">
        <w:rPr>
          <w:rtl/>
        </w:rPr>
        <w:t>כנס, מהו שיוציא</w:t>
      </w:r>
      <w:r w:rsidRPr="007750DB">
        <w:rPr>
          <w:rtl/>
        </w:rPr>
        <w:t>?</w:t>
      </w:r>
      <w:bookmarkEnd w:id="240"/>
      <w:bookmarkEnd w:id="241"/>
    </w:p>
    <w:p w14:paraId="6865B4FE" w14:textId="76A4A87F" w:rsidR="000521C0" w:rsidRDefault="000521C0" w:rsidP="000521C0">
      <w:pPr>
        <w:rPr>
          <w:rFonts w:ascii="FontbitDavid" w:hAnsi="FontbitDavid"/>
          <w:sz w:val="32"/>
          <w:rtl/>
        </w:rPr>
      </w:pPr>
      <w:r w:rsidRPr="00D25799">
        <w:rPr>
          <w:rStyle w:val="affff5"/>
          <w:rtl/>
        </w:rPr>
        <w:t>ר"</w:t>
      </w:r>
      <w:r w:rsidRPr="00D25799">
        <w:rPr>
          <w:rStyle w:val="affff5"/>
          <w:rFonts w:hint="cs"/>
          <w:rtl/>
        </w:rPr>
        <w:t>כ</w:t>
      </w:r>
      <w:r w:rsidRPr="00D25799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מוציא, </w:t>
      </w:r>
      <w:r w:rsidR="00252A55">
        <w:rPr>
          <w:rStyle w:val="affff5"/>
          <w:rtl/>
        </w:rPr>
        <w:tab/>
      </w:r>
      <w:r w:rsidR="00252A55">
        <w:rPr>
          <w:rStyle w:val="affff5"/>
          <w:rtl/>
        </w:rPr>
        <w:tab/>
      </w:r>
      <w:r w:rsidR="00252A55">
        <w:rPr>
          <w:rStyle w:val="affff5"/>
          <w:rtl/>
        </w:rPr>
        <w:tab/>
      </w:r>
      <w:r w:rsidR="00252A55">
        <w:rPr>
          <w:rStyle w:val="affff5"/>
          <w:rtl/>
        </w:rPr>
        <w:tab/>
      </w:r>
      <w:r w:rsidR="00252A55">
        <w:rPr>
          <w:rStyle w:val="affff5"/>
          <w:rtl/>
        </w:rPr>
        <w:tab/>
      </w:r>
      <w:r w:rsidR="00252A55">
        <w:rPr>
          <w:rStyle w:val="affff5"/>
          <w:rtl/>
        </w:rPr>
        <w:tab/>
      </w:r>
      <w:r w:rsidR="00252A55">
        <w:rPr>
          <w:rStyle w:val="affff5"/>
          <w:rtl/>
        </w:rPr>
        <w:tab/>
      </w:r>
      <w:r w:rsidR="00252A55">
        <w:rPr>
          <w:rStyle w:val="affff5"/>
          <w:rtl/>
        </w:rPr>
        <w:tab/>
      </w:r>
      <w:r w:rsidR="00252A55">
        <w:rPr>
          <w:rStyle w:val="affff5"/>
          <w:rtl/>
        </w:rPr>
        <w:tab/>
      </w:r>
      <w:r w:rsidR="00252A55">
        <w:rPr>
          <w:rStyle w:val="affff5"/>
          <w:rtl/>
        </w:rPr>
        <w:tab/>
      </w:r>
      <w:r w:rsidR="00252A55">
        <w:rPr>
          <w:rStyle w:val="affff5"/>
          <w:rtl/>
        </w:rPr>
        <w:tab/>
      </w:r>
      <w:r w:rsidRPr="00D25799">
        <w:rPr>
          <w:rStyle w:val="affff5"/>
          <w:rtl/>
        </w:rPr>
        <w:t>ר</w:t>
      </w:r>
      <w:r>
        <w:rPr>
          <w:rStyle w:val="affff5"/>
          <w:rFonts w:hint="cs"/>
          <w:rtl/>
        </w:rPr>
        <w:t>"א</w:t>
      </w:r>
      <w:r w:rsidRPr="00C35A2C">
        <w:rPr>
          <w:rFonts w:ascii="FontbitDavid" w:hAnsi="FontbitDavid"/>
          <w:sz w:val="32"/>
          <w:rtl/>
        </w:rPr>
        <w:t>: אינו מוציא</w:t>
      </w:r>
      <w:r>
        <w:rPr>
          <w:rFonts w:hint="cs"/>
          <w:rtl/>
        </w:rPr>
        <w:t xml:space="preserve"> </w:t>
      </w:r>
      <w:r w:rsidR="00252A55" w:rsidRPr="007750DB">
        <w:rPr>
          <w:rStyle w:val="affff5"/>
          <w:rFonts w:hint="eastAsia"/>
          <w:rtl/>
        </w:rPr>
        <w:t>וכן</w:t>
      </w:r>
      <w:r w:rsidR="00252A55" w:rsidRPr="007750DB">
        <w:rPr>
          <w:rStyle w:val="affff5"/>
          <w:rtl/>
        </w:rPr>
        <w:t xml:space="preserve"> </w:t>
      </w:r>
      <w:r w:rsidRPr="00252A55">
        <w:rPr>
          <w:rStyle w:val="affff5"/>
          <w:rtl/>
        </w:rPr>
        <w:t xml:space="preserve">תני </w:t>
      </w:r>
      <w:r w:rsidRPr="00252A55">
        <w:rPr>
          <w:rStyle w:val="affff5"/>
          <w:rFonts w:hint="cs"/>
          <w:rtl/>
        </w:rPr>
        <w:t>ר''ז</w:t>
      </w:r>
      <w:r w:rsidRPr="007750DB">
        <w:rPr>
          <w:rStyle w:val="affff5"/>
          <w:rtl/>
        </w:rPr>
        <w:t>.</w:t>
      </w:r>
    </w:p>
    <w:p w14:paraId="697FAD0A" w14:textId="5CA9C31E" w:rsidR="00252A55" w:rsidRDefault="00252A55" w:rsidP="000521C0">
      <w:pPr>
        <w:rPr>
          <w:rtl/>
        </w:rPr>
      </w:pPr>
      <w:r>
        <w:rPr>
          <w:rStyle w:val="affff5"/>
          <w:rFonts w:hint="cs"/>
          <w:rtl/>
        </w:rPr>
        <w:t>ומוכיח שלא מוציא:</w:t>
      </w:r>
      <w:r>
        <w:rPr>
          <w:rFonts w:hint="cs"/>
          <w:rtl/>
        </w:rPr>
        <w:t xml:space="preserve"> </w:t>
      </w:r>
      <w:r w:rsidR="000521C0" w:rsidRPr="00AC7749">
        <w:rPr>
          <w:rtl/>
        </w:rPr>
        <w:t xml:space="preserve">הנטען </w:t>
      </w:r>
      <w:r>
        <w:rPr>
          <w:rFonts w:hint="cs"/>
          <w:rtl/>
        </w:rPr>
        <w:t xml:space="preserve">על </w:t>
      </w:r>
      <w:r w:rsidR="000521C0" w:rsidRPr="00AC7749">
        <w:rPr>
          <w:rtl/>
        </w:rPr>
        <w:t>שפחה</w:t>
      </w:r>
      <w:r>
        <w:rPr>
          <w:rFonts w:hint="cs"/>
          <w:rtl/>
        </w:rPr>
        <w:t>..</w:t>
      </w:r>
      <w:r w:rsidR="000521C0" w:rsidRPr="00AC7749">
        <w:rPr>
          <w:rtl/>
        </w:rPr>
        <w:t xml:space="preserve"> </w:t>
      </w:r>
      <w:r w:rsidR="000521C0">
        <w:rPr>
          <w:rtl/>
        </w:rPr>
        <w:t>אם כנס אין מוציא</w:t>
      </w:r>
      <w:r>
        <w:rPr>
          <w:rFonts w:hint="cs"/>
          <w:rtl/>
        </w:rPr>
        <w:t>,</w:t>
      </w:r>
    </w:p>
    <w:p w14:paraId="20DD56A8" w14:textId="177C4F30" w:rsidR="000521C0" w:rsidRPr="00C35A2C" w:rsidRDefault="000521C0" w:rsidP="000521C0">
      <w:pPr>
        <w:rPr>
          <w:rFonts w:ascii="FontbitDavid" w:hAnsi="FontbitDavid"/>
          <w:sz w:val="32"/>
          <w:rtl/>
        </w:rPr>
      </w:pPr>
      <w:r>
        <w:rPr>
          <w:rFonts w:hint="cs"/>
          <w:rtl/>
        </w:rPr>
        <w:t xml:space="preserve"> - </w:t>
      </w:r>
      <w:r w:rsidR="00252A55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 xml:space="preserve">ברננה לא </w:t>
      </w:r>
      <w:r>
        <w:rPr>
          <w:rFonts w:ascii="FontbitDavid" w:hAnsi="FontbitDavid"/>
          <w:sz w:val="32"/>
          <w:rtl/>
        </w:rPr>
        <w:t>מוציאים</w:t>
      </w:r>
      <w:r w:rsidR="00252A55" w:rsidRPr="007750DB">
        <w:rPr>
          <w:rStyle w:val="affff8"/>
          <w:rtl/>
        </w:rPr>
        <w:t xml:space="preserve"> </w:t>
      </w:r>
      <w:r w:rsidR="00252A55" w:rsidRPr="007750DB">
        <w:rPr>
          <w:rStyle w:val="affff8"/>
          <w:rFonts w:hint="eastAsia"/>
          <w:rtl/>
        </w:rPr>
        <w:t>אא</w:t>
      </w:r>
      <w:r w:rsidR="00252A55" w:rsidRPr="007750DB">
        <w:rPr>
          <w:rStyle w:val="affff8"/>
          <w:rtl/>
        </w:rPr>
        <w:t xml:space="preserve">"כ </w:t>
      </w:r>
      <w:r w:rsidR="00252A55" w:rsidRPr="007750DB">
        <w:rPr>
          <w:rStyle w:val="affff8"/>
          <w:rFonts w:hint="eastAsia"/>
          <w:rtl/>
        </w:rPr>
        <w:t>יש</w:t>
      </w:r>
      <w:r w:rsidR="00252A55" w:rsidRPr="007750DB">
        <w:rPr>
          <w:rStyle w:val="affff8"/>
          <w:rtl/>
        </w:rPr>
        <w:t xml:space="preserve"> </w:t>
      </w:r>
      <w:r w:rsidR="00252A55" w:rsidRPr="007750DB">
        <w:rPr>
          <w:rStyle w:val="affff8"/>
          <w:rFonts w:hint="eastAsia"/>
          <w:rtl/>
        </w:rPr>
        <w:t>כיעור</w:t>
      </w:r>
      <w:r w:rsidR="00252A55" w:rsidRPr="007750DB">
        <w:rPr>
          <w:rStyle w:val="affff8"/>
          <w:rtl/>
        </w:rPr>
        <w:t xml:space="preserve"> </w:t>
      </w:r>
      <w:r w:rsidR="00252A55" w:rsidRPr="007750DB">
        <w:rPr>
          <w:rStyle w:val="affff8"/>
          <w:rFonts w:hint="eastAsia"/>
          <w:rtl/>
        </w:rPr>
        <w:t>כא</w:t>
      </w:r>
      <w:r w:rsidR="00252A55" w:rsidRPr="007750DB">
        <w:rPr>
          <w:rStyle w:val="affff8"/>
          <w:rtl/>
        </w:rPr>
        <w:t xml:space="preserve">"א </w:t>
      </w:r>
      <w:r w:rsidR="00252A55" w:rsidRPr="007750DB">
        <w:rPr>
          <w:rStyle w:val="affff8"/>
          <w:rFonts w:hint="eastAsia"/>
          <w:rtl/>
        </w:rPr>
        <w:t>שהוציאה</w:t>
      </w:r>
      <w:r w:rsidR="00252A55" w:rsidRPr="007750DB">
        <w:rPr>
          <w:rStyle w:val="affff8"/>
          <w:rtl/>
        </w:rPr>
        <w:t xml:space="preserve"> </w:t>
      </w:r>
      <w:r w:rsidR="00252A55" w:rsidRPr="007750DB">
        <w:rPr>
          <w:rStyle w:val="affff8"/>
          <w:rFonts w:hint="eastAsia"/>
          <w:rtl/>
        </w:rPr>
        <w:t>בעלה</w:t>
      </w:r>
      <w:r w:rsidRPr="007750DB">
        <w:rPr>
          <w:rStyle w:val="affff8"/>
          <w:rtl/>
        </w:rPr>
        <w:t>.</w:t>
      </w:r>
    </w:p>
    <w:p w14:paraId="66523176" w14:textId="0D6B10EF" w:rsidR="000521C0" w:rsidRPr="00C35A2C" w:rsidRDefault="000521C0" w:rsidP="00615A60">
      <w:pPr>
        <w:pStyle w:val="aff2"/>
        <w:rPr>
          <w:rtl/>
        </w:rPr>
      </w:pPr>
      <w:r w:rsidRPr="00615A60">
        <w:rPr>
          <w:rFonts w:hint="cs"/>
          <w:rtl/>
        </w:rPr>
        <w:t>׹</w:t>
      </w:r>
    </w:p>
    <w:p w14:paraId="7A40722D" w14:textId="77777777" w:rsidR="000521C0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כו.</w:t>
      </w:r>
    </w:p>
    <w:p>
      <w:pPr>
        <w:pStyle w:val="MishnaBatzad"/>
        <w:rPr>
          <w:ins w:id="20002" w:author="קלוד" w:date="2026-10-06T10:43:54Z"/>
        </w:rPr>
      </w:pPr>
      <w:ins w:id="20001" w:author="קלוד" w:date="2026-10-06T10:43:54Z">
        <w:r>
          <w:t xml:space="preserve">משנה י</w:t>
        </w:r>
      </w:ins>
    </w:p>
    <w:p w14:paraId="7D2EA796" w14:textId="0E766EF1" w:rsidR="000521C0" w:rsidRPr="00C35A2C" w:rsidRDefault="000521C0" w:rsidP="0013478A">
      <w:pPr>
        <w:pStyle w:val="affc"/>
        <w:rPr>
          <w:rtl/>
        </w:rPr>
      </w:pPr>
      <w:bookmarkStart w:id="242" w:name="_Toc119172691"/>
      <w:bookmarkStart w:id="243" w:name="_Toc119229779"/>
      <w:r w:rsidRPr="007744BA">
        <w:rPr>
          <w:rStyle w:val="affffc"/>
          <w:rtl/>
        </w:rPr>
        <w:t>וכולם שהיו להם נשים ומתו -</w:t>
      </w:r>
      <w:bookmarkEnd w:id="242"/>
      <w:bookmarkEnd w:id="243"/>
      <w:r w:rsidRPr="00C35A2C">
        <w:rPr>
          <w:rtl/>
        </w:rPr>
        <w:t xml:space="preserve"> מותרות לינשא להם</w:t>
      </w:r>
      <w:r w:rsidR="0013478A">
        <w:rPr>
          <w:rFonts w:hint="cs"/>
          <w:rtl/>
        </w:rPr>
        <w:t>,</w:t>
      </w:r>
    </w:p>
    <w:p w14:paraId="01E01CEF" w14:textId="1FD1FBB7" w:rsidR="000521C0" w:rsidRPr="00C35A2C" w:rsidRDefault="000521C0" w:rsidP="000521C0">
      <w:pPr>
        <w:pStyle w:val="affc"/>
        <w:rPr>
          <w:rtl/>
        </w:rPr>
      </w:pPr>
      <w:bookmarkStart w:id="244" w:name="_Toc119172692"/>
      <w:bookmarkStart w:id="245" w:name="_Toc119229780"/>
      <w:r w:rsidRPr="007744BA">
        <w:rPr>
          <w:rStyle w:val="affffc"/>
          <w:rtl/>
        </w:rPr>
        <w:t>וכולן שנישאו לאחרים</w:t>
      </w:r>
      <w:bookmarkEnd w:id="244"/>
      <w:bookmarkEnd w:id="245"/>
      <w:r w:rsidRPr="00C35A2C">
        <w:rPr>
          <w:rtl/>
        </w:rPr>
        <w:t xml:space="preserve"> </w:t>
      </w:r>
      <w:r w:rsidRPr="007750DB">
        <w:rPr>
          <w:rStyle w:val="HesberMishna"/>
          <w:rtl/>
          <w:rPrChange w:id="20023" w:author="קלוד" w:date="2026-10-06T10:10:48Z">
            <w:rPr>
              <w:rStyle w:val="affff8"/>
              <w:rtl/>
            </w:rPr>
          </w:rPrChange>
        </w:rPr>
        <w:t xml:space="preserve">ונתגרשו </w:t>
      </w:r>
      <w:r w:rsidR="0013478A">
        <w:rPr>
          <w:rStyle w:val="HesberMishna"/>
          <w:rFonts w:hint="cs"/>
          <w:rtl/>
          <w:rPrChange w:id="20024" w:author="קלוד" w:date="2026-10-06T10:10:48Z">
            <w:rPr>
              <w:rStyle w:val="affff8"/>
              <w:rFonts w:hint="cs"/>
              <w:rtl/>
            </w:rPr>
          </w:rPrChange>
        </w:rPr>
        <w:t>ו</w:t>
      </w:r>
      <w:r w:rsidRPr="007750DB">
        <w:rPr>
          <w:rStyle w:val="HesberMishna"/>
          <w:rtl/>
          <w:rPrChange w:id="20025" w:author="קלוד" w:date="2026-10-06T10:10:48Z">
            <w:rPr>
              <w:rStyle w:val="affff8"/>
              <w:rtl/>
            </w:rPr>
          </w:rPrChange>
        </w:rPr>
        <w:t xml:space="preserve">נתאלמנו </w:t>
      </w:r>
      <w:r w:rsidR="0013478A">
        <w:rPr>
          <w:rStyle w:val="HesberMishna"/>
          <w:rtl/>
          <w:rPrChange w:id="20026" w:author="קלוד" w:date="2026-10-06T10:10:48Z">
            <w:rPr>
              <w:rStyle w:val="affff8"/>
              <w:rtl/>
            </w:rPr>
          </w:rPrChange>
        </w:rPr>
        <w:t>–</w:t>
      </w:r>
      <w:r w:rsidRPr="007750DB">
        <w:rPr>
          <w:rStyle w:val="HesberMishna"/>
          <w:rtl/>
          <w:rPrChange w:id="20027" w:author="קלוד" w:date="2026-10-06T10:10:48Z">
            <w:rPr>
              <w:rStyle w:val="affff8"/>
              <w:rtl/>
            </w:rPr>
          </w:rPrChange>
        </w:rPr>
        <w:t xml:space="preserve"> </w:t>
      </w:r>
      <w:r w:rsidRPr="00C35A2C">
        <w:rPr>
          <w:rtl/>
        </w:rPr>
        <w:t>מותרות</w:t>
      </w:r>
      <w:r w:rsidR="0013478A">
        <w:rPr>
          <w:rFonts w:hint="cs"/>
          <w:rtl/>
        </w:rPr>
        <w:t>,</w:t>
      </w:r>
    </w:p>
    <w:p w14:paraId="0DC29E9F" w14:textId="77777777" w:rsidR="000521C0" w:rsidRPr="00C35A2C" w:rsidRDefault="000521C0" w:rsidP="000521C0">
      <w:pPr>
        <w:pStyle w:val="affc"/>
        <w:rPr>
          <w:rtl/>
        </w:rPr>
      </w:pPr>
      <w:r w:rsidRPr="00C35A2C">
        <w:rPr>
          <w:rtl/>
        </w:rPr>
        <w:t>וכולן מותרות לבניהם או לאחיהם.</w:t>
      </w:r>
    </w:p>
    <w:p w14:paraId="065F5E29" w14:textId="13311C14" w:rsidR="0013478A" w:rsidRDefault="0013478A" w:rsidP="0013478A">
      <w:pPr>
        <w:rPr>
          <w:rtl/>
        </w:rPr>
      </w:pPr>
      <w:bookmarkStart w:id="246" w:name="_Toc119172693"/>
      <w:bookmarkStart w:id="247" w:name="_Toc119229781"/>
      <w:r w:rsidRPr="007750DB">
        <w:rPr>
          <w:rStyle w:val="afff5"/>
          <w:rtl/>
        </w:rPr>
        <w:t>ומתו</w:t>
      </w:r>
      <w:r>
        <w:rPr>
          <w:rStyle w:val="afff5"/>
          <w:rFonts w:hint="cs"/>
          <w:rtl/>
        </w:rPr>
        <w:t>.</w:t>
      </w:r>
      <w:bookmarkEnd w:id="246"/>
      <w:bookmarkEnd w:id="247"/>
      <w:r w:rsidRPr="00C35A2C">
        <w:rPr>
          <w:rtl/>
        </w:rPr>
        <w:t xml:space="preserve"> </w:t>
      </w:r>
      <w:r>
        <w:rPr>
          <w:rStyle w:val="affff5"/>
          <w:rFonts w:hint="cs"/>
          <w:rtl/>
        </w:rPr>
        <w:t>ו</w:t>
      </w:r>
      <w:r w:rsidRPr="007750DB">
        <w:rPr>
          <w:rStyle w:val="affff5"/>
          <w:rFonts w:hint="eastAsia"/>
          <w:rtl/>
        </w:rPr>
        <w:t>דתניא</w:t>
      </w:r>
      <w:r w:rsidRPr="007750DB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Pr="007750DB">
        <w:rPr>
          <w:rStyle w:val="affff8"/>
          <w:rFonts w:hint="eastAsia"/>
          <w:rtl/>
        </w:rPr>
        <w:t>היו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להם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נשים</w:t>
      </w:r>
      <w:r>
        <w:rPr>
          <w:rFonts w:hint="cs"/>
          <w:rtl/>
        </w:rPr>
        <w:t xml:space="preserve"> אפי' </w:t>
      </w:r>
      <w:r w:rsidR="000521C0" w:rsidRPr="00D1637C">
        <w:rPr>
          <w:rFonts w:cs="PFT_Frank" w:hint="eastAsia"/>
          <w:b/>
          <w:bCs/>
          <w:szCs w:val="14"/>
          <w:rtl/>
        </w:rPr>
        <w:t>נתגרשו</w:t>
      </w:r>
      <w:r>
        <w:rPr>
          <w:rFonts w:hint="cs"/>
          <w:rtl/>
        </w:rPr>
        <w:t xml:space="preserve"> - מותרות.</w:t>
      </w:r>
    </w:p>
    <w:p w14:paraId="24B25E51" w14:textId="5DFE744A" w:rsidR="0013478A" w:rsidRDefault="0013478A" w:rsidP="0013478A">
      <w:pPr>
        <w:rPr>
          <w:rFonts w:ascii="FontbitDavid" w:hAnsi="FontbitDavid"/>
          <w:sz w:val="32"/>
          <w:rtl/>
        </w:rPr>
      </w:pPr>
      <w:r>
        <w:rPr>
          <w:rFonts w:hint="cs"/>
          <w:rtl/>
        </w:rPr>
        <w:t>א. כשהיה כבר</w:t>
      </w:r>
      <w:r w:rsidR="000521C0" w:rsidRPr="007750DB">
        <w:rPr>
          <w:rtl/>
        </w:rPr>
        <w:t xml:space="preserve"> קטטה</w:t>
      </w:r>
      <w:r>
        <w:rPr>
          <w:rFonts w:hint="cs"/>
          <w:rtl/>
        </w:rPr>
        <w:t xml:space="preserve">, </w:t>
      </w:r>
      <w:r w:rsidR="000521C0" w:rsidRPr="00D238B7">
        <w:rPr>
          <w:rStyle w:val="affff5"/>
          <w:rFonts w:hint="cs"/>
          <w:rtl/>
        </w:rPr>
        <w:t>ב.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כשלא היה,</w:t>
      </w:r>
      <w:r w:rsidR="000521C0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אבל היא </w:t>
      </w:r>
      <w:r w:rsidR="000521C0">
        <w:rPr>
          <w:rFonts w:ascii="FontbitDavid" w:hAnsi="FontbitDavid" w:hint="cs"/>
          <w:sz w:val="32"/>
          <w:rtl/>
        </w:rPr>
        <w:t xml:space="preserve">התחילה </w:t>
      </w:r>
      <w:r>
        <w:rPr>
          <w:rFonts w:ascii="FontbitDavid" w:hAnsi="FontbitDavid" w:hint="cs"/>
          <w:sz w:val="32"/>
          <w:rtl/>
        </w:rPr>
        <w:t>כעת.</w:t>
      </w:r>
    </w:p>
    <w:p w14:paraId="33BB41F9" w14:textId="4DC7E267" w:rsidR="0013478A" w:rsidRDefault="0013478A" w:rsidP="0013478A">
      <w:pPr>
        <w:rPr>
          <w:spacing w:val="-2"/>
          <w:rtl/>
        </w:rPr>
      </w:pPr>
      <w:bookmarkStart w:id="248" w:name="_Toc119172694"/>
      <w:bookmarkStart w:id="249" w:name="_Toc119229782"/>
      <w:r>
        <w:rPr>
          <w:rStyle w:val="afff5"/>
          <w:rFonts w:hint="cs"/>
          <w:rtl/>
        </w:rPr>
        <w:lastRenderedPageBreak/>
        <w:t>וכ</w:t>
      </w:r>
      <w:r w:rsidR="000521C0" w:rsidRPr="007750DB">
        <w:rPr>
          <w:rStyle w:val="afff5"/>
          <w:rtl/>
        </w:rPr>
        <w:t>ולן שנישאו</w:t>
      </w:r>
      <w:r w:rsidRPr="0013478A">
        <w:rPr>
          <w:rStyle w:val="afff5"/>
          <w:rFonts w:hint="cs"/>
          <w:rtl/>
        </w:rPr>
        <w:t>..</w:t>
      </w:r>
      <w:r w:rsidR="000521C0" w:rsidRPr="007750DB">
        <w:rPr>
          <w:rStyle w:val="afff5"/>
          <w:rtl/>
        </w:rPr>
        <w:t xml:space="preserve"> ו</w:t>
      </w:r>
      <w:r w:rsidRPr="007750DB">
        <w:rPr>
          <w:rStyle w:val="afff5"/>
          <w:rFonts w:hint="eastAsia"/>
          <w:rtl/>
        </w:rPr>
        <w:t>נתאלמנו</w:t>
      </w:r>
      <w:bookmarkEnd w:id="248"/>
      <w:bookmarkEnd w:id="249"/>
      <w:r w:rsidR="000521C0" w:rsidRPr="007750DB">
        <w:rPr>
          <w:rtl/>
        </w:rPr>
        <w:t>.</w:t>
      </w:r>
      <w:r w:rsidR="000521C0" w:rsidRPr="00262A77">
        <w:rPr>
          <w:rFonts w:hint="cs"/>
          <w:spacing w:val="-2"/>
          <w:rtl/>
        </w:rPr>
        <w:t xml:space="preserve"> מיתה אגירושין וגירושין אמיתה</w:t>
      </w:r>
      <w:r>
        <w:rPr>
          <w:rFonts w:hint="cs"/>
          <w:spacing w:val="-2"/>
          <w:rtl/>
        </w:rPr>
        <w:t>.</w:t>
      </w:r>
    </w:p>
    <w:p w14:paraId="2BA6389F" w14:textId="56C29043" w:rsidR="000521C0" w:rsidRPr="00C35A2C" w:rsidRDefault="000521C0" w:rsidP="000521C0">
      <w:pPr>
        <w:pStyle w:val="afff4"/>
        <w:rPr>
          <w:rtl/>
        </w:rPr>
      </w:pPr>
      <w:ins w:id="9832" w:author="מספור קטעי משנה" w:date="2026-10-06T06:45:58Z">
        <w:r>
          <w:rPr>
            <w:rStyle w:val="MisparKeta"/>
          </w:rPr>
          <w:t xml:space="preserve">א. </w:t>
        </w:r>
      </w:ins>
      <w:bookmarkStart w:id="250" w:name="_Toc119172695"/>
      <w:bookmarkStart w:id="251" w:name="_Toc119229783"/>
      <w:r w:rsidRPr="00C35A2C">
        <w:rPr>
          <w:rtl/>
        </w:rPr>
        <w:t>וכולן מותרות לבניהם או לאחיהם.</w:t>
      </w:r>
      <w:bookmarkEnd w:id="250"/>
      <w:bookmarkEnd w:id="251"/>
    </w:p>
    <w:p w14:paraId="22D6F199" w14:textId="45676D6F" w:rsidR="000521C0" w:rsidRPr="00062827" w:rsidRDefault="000521C0" w:rsidP="000521C0">
      <w:pPr>
        <w:rPr>
          <w:rFonts w:ascii="FontbitDavid" w:hAnsi="FontbitDavid"/>
          <w:spacing w:val="-4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ו</w:t>
      </w:r>
      <w:r w:rsidR="0013478A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אף</w:t>
      </w:r>
      <w:r w:rsidRPr="00062827">
        <w:rPr>
          <w:rFonts w:ascii="FontbitDavid" w:hAnsi="FontbitDavid" w:hint="cs"/>
          <w:spacing w:val="-4"/>
          <w:sz w:val="32"/>
          <w:rtl/>
        </w:rPr>
        <w:t xml:space="preserve"> דהנטען </w:t>
      </w:r>
      <w:r w:rsidR="0013478A" w:rsidRPr="00062827">
        <w:rPr>
          <w:rFonts w:ascii="FontbitDavid" w:hAnsi="FontbitDavid" w:hint="cs"/>
          <w:spacing w:val="-4"/>
          <w:sz w:val="32"/>
          <w:rtl/>
        </w:rPr>
        <w:t xml:space="preserve">על </w:t>
      </w:r>
      <w:r w:rsidRPr="00062827">
        <w:rPr>
          <w:rFonts w:ascii="FontbitDavid" w:hAnsi="FontbitDavid" w:hint="cs"/>
          <w:spacing w:val="-4"/>
          <w:sz w:val="32"/>
          <w:rtl/>
        </w:rPr>
        <w:t>אשה</w:t>
      </w:r>
      <w:r w:rsidR="0013478A" w:rsidRPr="00062827">
        <w:rPr>
          <w:rFonts w:ascii="FontbitDavid" w:hAnsi="FontbitDavid" w:hint="cs"/>
          <w:spacing w:val="-4"/>
          <w:sz w:val="32"/>
          <w:rtl/>
        </w:rPr>
        <w:t>,</w:t>
      </w:r>
      <w:r w:rsidRPr="00062827">
        <w:rPr>
          <w:rFonts w:ascii="FontbitDavid" w:hAnsi="FontbitDavid" w:hint="cs"/>
          <w:spacing w:val="-4"/>
          <w:sz w:val="32"/>
          <w:rtl/>
        </w:rPr>
        <w:t xml:space="preserve"> אסור באמה בתה ואחותה</w:t>
      </w:r>
      <w:r w:rsidR="0013478A" w:rsidRPr="00062827">
        <w:rPr>
          <w:rStyle w:val="affff8"/>
          <w:spacing w:val="-4"/>
          <w:rtl/>
        </w:rPr>
        <w:t xml:space="preserve"> שמא </w:t>
      </w:r>
      <w:r w:rsidR="0013478A" w:rsidRPr="00062827">
        <w:rPr>
          <w:rStyle w:val="affff8"/>
          <w:rFonts w:hint="eastAsia"/>
          <w:spacing w:val="-4"/>
          <w:rtl/>
        </w:rPr>
        <w:t>יזנה</w:t>
      </w:r>
      <w:r w:rsidR="0013478A" w:rsidRPr="00062827">
        <w:rPr>
          <w:rStyle w:val="affff8"/>
          <w:spacing w:val="-4"/>
          <w:rtl/>
        </w:rPr>
        <w:t xml:space="preserve"> </w:t>
      </w:r>
      <w:r w:rsidR="0013478A" w:rsidRPr="00062827">
        <w:rPr>
          <w:rStyle w:val="affff8"/>
          <w:rFonts w:hint="cs"/>
          <w:spacing w:val="-4"/>
          <w:rtl/>
        </w:rPr>
        <w:t xml:space="preserve">עמה </w:t>
      </w:r>
      <w:r w:rsidR="0013478A" w:rsidRPr="00062827">
        <w:rPr>
          <w:rStyle w:val="affff8"/>
          <w:rFonts w:hint="eastAsia"/>
          <w:spacing w:val="-4"/>
          <w:rtl/>
        </w:rPr>
        <w:t>שוב</w:t>
      </w:r>
      <w:r w:rsidR="0013478A" w:rsidRPr="00062827">
        <w:rPr>
          <w:rStyle w:val="affff8"/>
          <w:rFonts w:hint="cs"/>
          <w:spacing w:val="-4"/>
          <w:rtl/>
        </w:rPr>
        <w:t>,</w:t>
      </w:r>
    </w:p>
    <w:p w14:paraId="1C4033FC" w14:textId="7AA649BB" w:rsidR="000521C0" w:rsidRPr="00AC7749" w:rsidRDefault="0013478A" w:rsidP="007750DB">
      <w:pPr>
        <w:pStyle w:val="afffc"/>
        <w:ind w:left="0" w:firstLine="0"/>
        <w:rPr>
          <w:spacing w:val="-4"/>
          <w:rtl/>
        </w:rPr>
      </w:pPr>
      <w:r w:rsidRPr="007750DB">
        <w:rPr>
          <w:rStyle w:val="affff5"/>
          <w:rFonts w:hint="eastAsia"/>
          <w:rtl/>
        </w:rPr>
        <w:t>א</w:t>
      </w:r>
      <w:r w:rsidRPr="007750DB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0521C0" w:rsidRPr="00807597">
        <w:rPr>
          <w:rtl/>
        </w:rPr>
        <w:t xml:space="preserve">נשי לגבי נשי </w:t>
      </w:r>
      <w:r w:rsidR="000521C0" w:rsidRPr="00807597">
        <w:rPr>
          <w:rFonts w:hint="cs"/>
          <w:rtl/>
        </w:rPr>
        <w:t>מצוי</w:t>
      </w:r>
      <w:r>
        <w:rPr>
          <w:rFonts w:hint="cs"/>
          <w:rtl/>
        </w:rPr>
        <w:t>,</w:t>
      </w:r>
      <w:r w:rsidR="000521C0" w:rsidRPr="00807597">
        <w:rPr>
          <w:rFonts w:hint="cs"/>
          <w:rtl/>
        </w:rPr>
        <w:t xml:space="preserve"> </w:t>
      </w:r>
      <w:r>
        <w:rPr>
          <w:rFonts w:hint="cs"/>
          <w:spacing w:val="-4"/>
          <w:rtl/>
        </w:rPr>
        <w:t>ב.</w:t>
      </w:r>
      <w:r w:rsidR="000521C0" w:rsidRPr="00AC7749">
        <w:rPr>
          <w:spacing w:val="-4"/>
          <w:rtl/>
        </w:rPr>
        <w:t xml:space="preserve"> נשי לא קפדי אהדדי</w:t>
      </w:r>
      <w:r w:rsidRPr="007750DB">
        <w:rPr>
          <w:rStyle w:val="affff8"/>
          <w:rtl/>
        </w:rPr>
        <w:t xml:space="preserve"> שאין השכיבה אוסרת</w:t>
      </w:r>
      <w:r>
        <w:rPr>
          <w:rStyle w:val="affff8"/>
          <w:rFonts w:hint="cs"/>
          <w:rtl/>
        </w:rPr>
        <w:t>.</w:t>
      </w:r>
    </w:p>
    <w:p w14:paraId="66170178" w14:textId="3D3536B9" w:rsidR="000521C0" w:rsidRPr="00062827" w:rsidRDefault="000521C0" w:rsidP="000521C0">
      <w:pPr>
        <w:rPr>
          <w:rFonts w:ascii="FontbitDavid" w:hAnsi="FontbitDavid"/>
          <w:spacing w:val="-2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וקמ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"</w:t>
      </w: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ל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אף </w:t>
      </w:r>
      <w:r w:rsidR="0013478A" w:rsidRPr="00062827">
        <w:rPr>
          <w:rFonts w:ascii="FontbitDavid" w:hAnsi="FontbitDavid" w:hint="cs"/>
          <w:spacing w:val="-2"/>
          <w:sz w:val="32"/>
          <w:rtl/>
        </w:rPr>
        <w:t>'</w:t>
      </w:r>
      <w:r w:rsidRPr="00062827">
        <w:rPr>
          <w:rFonts w:ascii="FontbitDavid" w:hAnsi="FontbitDavid" w:hint="cs"/>
          <w:spacing w:val="-2"/>
          <w:sz w:val="32"/>
          <w:rtl/>
        </w:rPr>
        <w:t>בנו</w:t>
      </w:r>
      <w:r w:rsidR="0013478A" w:rsidRPr="00062827">
        <w:rPr>
          <w:rFonts w:ascii="FontbitDavid" w:hAnsi="FontbitDavid" w:hint="cs"/>
          <w:spacing w:val="-2"/>
          <w:sz w:val="32"/>
          <w:rtl/>
        </w:rPr>
        <w:t>'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ו</w:t>
      </w:r>
      <w:r w:rsidR="0013478A" w:rsidRPr="00062827">
        <w:rPr>
          <w:rFonts w:ascii="FontbitDavid" w:hAnsi="FontbitDavid" w:hint="cs"/>
          <w:spacing w:val="-2"/>
          <w:sz w:val="32"/>
          <w:rtl/>
        </w:rPr>
        <w:t>כ"ש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="0013478A" w:rsidRPr="00062827">
        <w:rPr>
          <w:rFonts w:ascii="FontbitDavid" w:hAnsi="FontbitDavid" w:hint="cs"/>
          <w:spacing w:val="-2"/>
          <w:sz w:val="32"/>
          <w:rtl/>
        </w:rPr>
        <w:t>שמותרת ל'</w:t>
      </w:r>
      <w:r w:rsidRPr="00062827">
        <w:rPr>
          <w:rFonts w:ascii="FontbitDavid" w:hAnsi="FontbitDavid" w:hint="cs"/>
          <w:spacing w:val="-2"/>
          <w:sz w:val="32"/>
          <w:rtl/>
        </w:rPr>
        <w:t>אביו</w:t>
      </w:r>
      <w:r w:rsidR="0013478A" w:rsidRPr="00062827">
        <w:rPr>
          <w:rFonts w:ascii="FontbitDavid" w:hAnsi="FontbitDavid" w:hint="cs"/>
          <w:spacing w:val="-2"/>
          <w:sz w:val="32"/>
          <w:rtl/>
        </w:rPr>
        <w:t>',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="0013478A" w:rsidRPr="00062827">
        <w:rPr>
          <w:rFonts w:ascii="FontbitDavid" w:hAnsi="FontbitDavid" w:hint="cs"/>
          <w:spacing w:val="-2"/>
          <w:sz w:val="32"/>
          <w:rtl/>
        </w:rPr>
        <w:t>ש</w:t>
      </w:r>
      <w:r w:rsidRPr="00062827">
        <w:rPr>
          <w:rFonts w:ascii="FontbitDavid" w:hAnsi="FontbitDavid" w:hint="cs"/>
          <w:spacing w:val="-2"/>
          <w:sz w:val="32"/>
          <w:rtl/>
        </w:rPr>
        <w:t>בוש ממנו</w:t>
      </w:r>
      <w:r w:rsidR="0013478A" w:rsidRPr="00062827">
        <w:rPr>
          <w:rStyle w:val="affff8"/>
          <w:spacing w:val="-2"/>
          <w:rtl/>
        </w:rPr>
        <w:t xml:space="preserve"> ולא יזנה עמה.</w:t>
      </w:r>
    </w:p>
    <w:p w14:paraId="1BA037E8" w14:textId="77777777" w:rsidR="000521C0" w:rsidRPr="00F97732" w:rsidRDefault="000521C0" w:rsidP="000521C0">
      <w:pPr>
        <w:pStyle w:val="afff2"/>
        <w:rPr>
          <w:rtl/>
        </w:rPr>
        <w:sectPr w:rsidR="000521C0" w:rsidRPr="00F97732" w:rsidSect="0090328A">
          <w:type w:val="continuous"/>
          <w:pgSz w:w="4536" w:h="6804" w:code="8"/>
          <w:pgMar w:top="567" w:right="567" w:bottom="284" w:left="567" w:header="284" w:footer="284" w:gutter="0"/>
          <w:cols w:space="720"/>
          <w:bidi/>
          <w:rtlGutter/>
          <w:docGrid w:linePitch="360"/>
        </w:sectPr>
      </w:pPr>
    </w:p>
    <w:p w14:paraId="6C8D748E" w14:textId="77777777" w:rsidR="000521C0" w:rsidRPr="00C35A2C" w:rsidRDefault="000521C0" w:rsidP="000521C0">
      <w:pPr>
        <w:pStyle w:val="Hadran"/>
        <w:jc w:val="center"/>
        <w:rPr>
          <w:rFonts w:ascii="FontbitDavid" w:hAnsi="FontbitDavid"/>
          <w:sz w:val="32"/>
        </w:rPr>
        <w:pPrChange w:id="91006" w:author="Claude" w:date="2026-10-08T08:35:05Z">
          <w:pPr>
            <w:pStyle w:val="afff2"/>
            <w:jc w:val="center"/>
            <w:rPr>
              <w:rFonts w:ascii="FontbitDavid" w:hAnsi="FontbitDavid"/>
              <w:sz w:val="32"/>
            </w:rPr>
          </w:pPr>
        </w:pPrChange>
      </w:pPr>
      <w:r w:rsidRPr="0075186D">
        <w:rPr>
          <w:rtl/>
        </w:rPr>
        <w:t>הדרן עלך כיצד אשת אחיו.</w:t>
      </w:r>
    </w:p>
    <w:p w14:paraId="09BD4B0C" w14:textId="77777777" w:rsidR="000521C0" w:rsidRDefault="000521C0" w:rsidP="000521C0">
      <w:pPr>
        <w:pStyle w:val="aff9"/>
        <w:framePr w:wrap="around"/>
        <w:spacing w:line="276" w:lineRule="auto"/>
        <w:rPr>
          <w:del w:id="41057" w:author="Claude" w:date="2026-10-07T09:24:50Z"/>
          <w:rtl/>
        </w:rPr>
      </w:pPr>
      <w:del w:id="41055" w:author="Claude" w:date="2026-10-07T09:24:50Z">
        <w:r w:rsidRPr="00C35A2C">
          <w:rPr>
            <w:rtl/>
          </w:rPr>
          <w:lastRenderedPageBreak/>
          <w:delText xml:space="preserve">פרק </w:delText>
        </w:r>
      </w:del>
      <w:del w:id="41056" w:author="Claude" w:date="2026-10-07T09:24:50Z">
        <w:r w:rsidRPr="00C35A2C">
          <w:rPr>
            <w:rFonts w:hint="cs"/>
            <w:rtl/>
          </w:rPr>
          <w:delText xml:space="preserve">שלישי</w:delText>
        </w:r>
      </w:del>
    </w:p>
    <w:p w14:paraId="3DF4CEB8" w14:textId="77777777" w:rsidR="000521C0" w:rsidRDefault="000521C0" w:rsidP="000521C0">
      <w:pPr>
        <w:pStyle w:val="affa"/>
        <w:framePr w:wrap="around"/>
        <w:spacing w:line="276" w:lineRule="auto"/>
        <w:rPr>
          <w:del w:id="41060" w:author="Claude" w:date="2026-10-07T09:24:50Z"/>
          <w:rtl/>
        </w:rPr>
      </w:pPr>
      <w:del w:id="41058" w:author="Claude" w:date="2026-10-07T09:24:50Z">
        <w:r>
          <w:rPr>
            <w:rtl/>
          </w:rPr>
          <w:delText xml:space="preserve">אר</w:delText>
        </w:r>
      </w:del>
      <w:del w:id="41059" w:author="Claude" w:date="2026-10-07T09:24:50Z">
        <w:r w:rsidRPr="00C35A2C">
          <w:rPr>
            <w:rFonts w:hint="cs"/>
            <w:rtl/>
          </w:rPr>
          <w:delText xml:space="preserve">בעה אחין</w:delText>
        </w:r>
      </w:del>
    </w:p>
    <w:p w14:paraId="73AB4DFE" w14:textId="77777777" w:rsidR="000521C0" w:rsidRDefault="000521C0" w:rsidP="000521C0">
      <w:pPr>
        <w:pStyle w:val="affb"/>
        <w:framePr w:wrap="around"/>
        <w:rPr>
          <w:rtl/>
        </w:rPr>
      </w:pPr>
      <w:r>
        <w:rPr>
          <w:rFonts w:hint="cs"/>
          <w:rtl/>
        </w:rPr>
        <w:t xml:space="preserve">(כו.- לה:) </w:t>
      </w:r>
    </w:p>
    <w:p>
      <w:pPr>
        <w:pStyle w:val="PetichatPerek"/>
        <w:rPr>
          <w:ins w:id="41054" w:author="Claude" w:date="2026-10-07T09:24:50Z"/>
        </w:rPr>
      </w:pPr>
      <w:ins w:id="41053" w:author="Claude" w:date="2026-10-07T09:24:50Z">
        <w:r>
          <w:rPr>
            <w:rtl/>
          </w:rPr>
          <w:t xml:space="preserve">פרק שלישי</w:t>
        </w:r>
        <w:r>
          <w:rPr>
            <w:rtl/>
          </w:rPr>
          <w:t xml:space="preserve"> - </w:t>
        </w:r>
        <w:r>
          <w:rPr>
            <w:rtl/>
          </w:rPr>
          <w:t xml:space="preserve">ארבעה אחין</w:t>
        </w:r>
      </w:ins>
    </w:p>
    <w:p>
      <w:pPr>
        <w:pStyle w:val="MishnaBatzad"/>
        <w:rPr>
          <w:ins w:id="20425" w:author="קלוד" w:date="2026-10-06T10:10:48Z"/>
        </w:rPr>
      </w:pPr>
      <w:ins w:id="20424" w:author="קלוד" w:date="2026-10-06T10:10:48Z">
        <w:r>
          <w:t xml:space="preserve">משנה א</w:t>
        </w:r>
      </w:ins>
    </w:p>
    <w:p w14:paraId="19342FD8" w14:textId="53728DC6" w:rsidR="0013478A" w:rsidRDefault="0013478A" w:rsidP="006922E8">
      <w:pPr>
        <w:pStyle w:val="affc"/>
        <w:rPr>
          <w:rtl/>
        </w:rPr>
      </w:pPr>
      <w:bookmarkStart w:id="252" w:name="_Toc119172696"/>
      <w:bookmarkStart w:id="253" w:name="_Toc119229784"/>
      <w:r w:rsidRPr="00B243A1">
        <w:rPr>
          <w:rStyle w:val="affffc"/>
          <w:rFonts w:hint="cs"/>
          <w:rtl/>
        </w:rPr>
        <w:t>ד'</w:t>
      </w:r>
      <w:r w:rsidR="000521C0" w:rsidRPr="00B243A1">
        <w:rPr>
          <w:rStyle w:val="affffc"/>
          <w:rtl/>
        </w:rPr>
        <w:t xml:space="preserve"> אחין, </w:t>
      </w:r>
      <w:r w:rsidRPr="00B243A1">
        <w:rPr>
          <w:rStyle w:val="affffc"/>
          <w:rFonts w:hint="cs"/>
          <w:rtl/>
        </w:rPr>
        <w:t>ב'</w:t>
      </w:r>
      <w:r w:rsidR="000521C0" w:rsidRPr="00B243A1">
        <w:rPr>
          <w:rStyle w:val="affffc"/>
          <w:rtl/>
        </w:rPr>
        <w:t xml:space="preserve"> נשואים </w:t>
      </w:r>
      <w:r w:rsidRPr="00B243A1">
        <w:rPr>
          <w:rStyle w:val="affffc"/>
          <w:rFonts w:hint="cs"/>
          <w:rtl/>
        </w:rPr>
        <w:t>ב'</w:t>
      </w:r>
      <w:r w:rsidRPr="00B243A1">
        <w:rPr>
          <w:rStyle w:val="affffc"/>
          <w:rtl/>
        </w:rPr>
        <w:t xml:space="preserve"> </w:t>
      </w:r>
      <w:r w:rsidR="000521C0" w:rsidRPr="00B243A1">
        <w:rPr>
          <w:rStyle w:val="affffc"/>
          <w:rtl/>
        </w:rPr>
        <w:t>אחיות, ומתו</w:t>
      </w:r>
      <w:bookmarkEnd w:id="252"/>
      <w:bookmarkEnd w:id="253"/>
      <w:r>
        <w:rPr>
          <w:rFonts w:hint="cs"/>
          <w:rtl/>
        </w:rPr>
        <w:t xml:space="preserve"> -</w:t>
      </w:r>
      <w:r w:rsidR="000521C0" w:rsidRPr="00CB082E">
        <w:rPr>
          <w:rtl/>
        </w:rPr>
        <w:t>חולצות ולא מתייבמות,</w:t>
      </w:r>
    </w:p>
    <w:p w14:paraId="637F9B2D" w14:textId="4AB10AAB" w:rsidR="000521C0" w:rsidRPr="00CB082E" w:rsidRDefault="000521C0" w:rsidP="007750DB">
      <w:pPr>
        <w:pStyle w:val="affc"/>
        <w:rPr>
          <w:rtl/>
        </w:rPr>
      </w:pPr>
      <w:r w:rsidRPr="00CB082E">
        <w:rPr>
          <w:rtl/>
        </w:rPr>
        <w:t>ואם כנסו - יוציאו</w:t>
      </w:r>
      <w:r w:rsidR="0013478A">
        <w:rPr>
          <w:rFonts w:hint="cs"/>
          <w:rtl/>
        </w:rPr>
        <w:t>,</w:t>
      </w:r>
      <w:r w:rsidRPr="00CB082E">
        <w:rPr>
          <w:rFonts w:hint="cs"/>
          <w:rtl/>
        </w:rPr>
        <w:t xml:space="preserve"> </w:t>
      </w:r>
      <w:r w:rsidR="0013478A" w:rsidRPr="004F79D6">
        <w:rPr>
          <w:rStyle w:val="affffa"/>
          <w:rtl/>
        </w:rPr>
        <w:tab/>
      </w:r>
      <w:r w:rsidR="0013478A" w:rsidRPr="004F79D6">
        <w:rPr>
          <w:rStyle w:val="affffa"/>
          <w:rFonts w:hint="cs"/>
          <w:rtl/>
        </w:rPr>
        <w:t xml:space="preserve">  </w:t>
      </w:r>
      <w:r w:rsidRPr="004F79D6">
        <w:rPr>
          <w:rStyle w:val="affffa"/>
          <w:rtl/>
        </w:rPr>
        <w:t xml:space="preserve">ר"א </w:t>
      </w:r>
      <w:r w:rsidRPr="004F79D6">
        <w:rPr>
          <w:rStyle w:val="affffa"/>
          <w:rFonts w:hint="eastAsia"/>
          <w:rtl/>
        </w:rPr>
        <w:t>אומר</w:t>
      </w:r>
      <w:r w:rsidRPr="004F79D6">
        <w:rPr>
          <w:rStyle w:val="affffa"/>
          <w:rtl/>
        </w:rPr>
        <w:t xml:space="preserve">: </w:t>
      </w:r>
      <w:r w:rsidRPr="004F79D6">
        <w:rPr>
          <w:rStyle w:val="affffa"/>
          <w:rFonts w:hint="eastAsia"/>
          <w:rtl/>
        </w:rPr>
        <w:t>ל</w:t>
      </w:r>
      <w:r w:rsidRPr="004F79D6">
        <w:rPr>
          <w:rStyle w:val="affffa"/>
          <w:rtl/>
        </w:rPr>
        <w:t>ב"ש:</w:t>
      </w:r>
      <w:r w:rsidRPr="00CB082E">
        <w:rPr>
          <w:rtl/>
        </w:rPr>
        <w:t xml:space="preserve"> יקיי</w:t>
      </w:r>
      <w:r w:rsidR="0013478A">
        <w:rPr>
          <w:rFonts w:hint="cs"/>
          <w:rtl/>
        </w:rPr>
        <w:t>מו</w:t>
      </w:r>
      <w:r w:rsidRPr="00CB082E">
        <w:rPr>
          <w:rtl/>
        </w:rPr>
        <w:t xml:space="preserve">, </w:t>
      </w:r>
      <w:r w:rsidRPr="004F79D6">
        <w:rPr>
          <w:rStyle w:val="affffa"/>
          <w:rFonts w:hint="eastAsia"/>
          <w:rtl/>
        </w:rPr>
        <w:t>ל</w:t>
      </w:r>
      <w:r w:rsidRPr="004F79D6">
        <w:rPr>
          <w:rStyle w:val="affffa"/>
          <w:rtl/>
        </w:rPr>
        <w:t>ב"ה:</w:t>
      </w:r>
      <w:r w:rsidRPr="00CB082E">
        <w:rPr>
          <w:rtl/>
        </w:rPr>
        <w:t xml:space="preserve"> יוציאו.</w:t>
      </w:r>
    </w:p>
    <w:p w14:paraId="5683F57E" w14:textId="0E6D846F" w:rsidR="000521C0" w:rsidRPr="00CB082E" w:rsidRDefault="000521C0" w:rsidP="0013478A">
      <w:pPr>
        <w:pStyle w:val="affc"/>
        <w:rPr>
          <w:rtl/>
        </w:rPr>
      </w:pPr>
      <w:bookmarkStart w:id="254" w:name="_Toc119172697"/>
      <w:bookmarkStart w:id="255" w:name="_Toc119229785"/>
      <w:r w:rsidRPr="00C92F23">
        <w:rPr>
          <w:rStyle w:val="affffc"/>
          <w:rtl/>
        </w:rPr>
        <w:t>היתה אחת אסור</w:t>
      </w:r>
      <w:r w:rsidRPr="00C92F23">
        <w:rPr>
          <w:rStyle w:val="affffc"/>
          <w:rFonts w:hint="cs"/>
          <w:rtl/>
        </w:rPr>
        <w:t>ה</w:t>
      </w:r>
      <w:r w:rsidRPr="00C92F23">
        <w:rPr>
          <w:rStyle w:val="affffc"/>
          <w:rtl/>
        </w:rPr>
        <w:t xml:space="preserve"> על אחד איסור ערוה</w:t>
      </w:r>
      <w:bookmarkEnd w:id="254"/>
      <w:bookmarkEnd w:id="255"/>
      <w:r>
        <w:rPr>
          <w:rFonts w:hint="cs"/>
          <w:spacing w:val="2"/>
          <w:rtl/>
        </w:rPr>
        <w:t>,</w:t>
      </w:r>
      <w:r w:rsidRPr="00CB082E">
        <w:rPr>
          <w:spacing w:val="2"/>
          <w:rtl/>
        </w:rPr>
        <w:t xml:space="preserve"> אסור בה ומותר באחות</w:t>
      </w:r>
      <w:r w:rsidR="0013478A">
        <w:rPr>
          <w:rFonts w:hint="cs"/>
          <w:spacing w:val="2"/>
          <w:rtl/>
        </w:rPr>
        <w:t>ה</w:t>
      </w:r>
      <w:r w:rsidRPr="00CB082E">
        <w:rPr>
          <w:spacing w:val="2"/>
          <w:rtl/>
        </w:rPr>
        <w:t>, והשני אסור בשתיהן,</w:t>
      </w:r>
      <w:r w:rsidR="0013478A">
        <w:rPr>
          <w:rFonts w:hint="cs"/>
          <w:rtl/>
        </w:rPr>
        <w:t xml:space="preserve"> </w:t>
      </w:r>
      <w:r w:rsidR="0013478A">
        <w:rPr>
          <w:rtl/>
        </w:rPr>
        <w:tab/>
      </w:r>
      <w:r w:rsidR="0013478A">
        <w:rPr>
          <w:rtl/>
        </w:rPr>
        <w:tab/>
      </w:r>
      <w:r w:rsidR="0013478A">
        <w:rPr>
          <w:rtl/>
        </w:rPr>
        <w:tab/>
      </w:r>
      <w:r w:rsidR="0013478A">
        <w:rPr>
          <w:rtl/>
        </w:rPr>
        <w:tab/>
      </w:r>
      <w:r w:rsidR="0013478A">
        <w:rPr>
          <w:rFonts w:hint="cs"/>
          <w:rtl/>
        </w:rPr>
        <w:t xml:space="preserve"> </w:t>
      </w:r>
      <w:r w:rsidRPr="00CB082E">
        <w:rPr>
          <w:rtl/>
        </w:rPr>
        <w:t>איסור מצוה וקדושה - חולצ</w:t>
      </w:r>
      <w:r w:rsidR="0013478A">
        <w:rPr>
          <w:rFonts w:hint="cs"/>
          <w:rtl/>
        </w:rPr>
        <w:t>ו</w:t>
      </w:r>
      <w:r w:rsidRPr="00CB082E">
        <w:rPr>
          <w:rtl/>
        </w:rPr>
        <w:t>ת.</w:t>
      </w:r>
    </w:p>
    <w:p w14:paraId="2ECBBF46" w14:textId="563CE5B7" w:rsidR="0013478A" w:rsidRDefault="000521C0" w:rsidP="000521C0">
      <w:pPr>
        <w:pStyle w:val="affc"/>
        <w:rPr>
          <w:rtl/>
        </w:rPr>
      </w:pPr>
      <w:bookmarkStart w:id="256" w:name="_Toc119172698"/>
      <w:bookmarkStart w:id="257" w:name="_Toc119229786"/>
      <w:r w:rsidRPr="00C92F23">
        <w:rPr>
          <w:rStyle w:val="affffc"/>
          <w:rtl/>
        </w:rPr>
        <w:t>היתה אחת אסורה על זה איסור ערוה</w:t>
      </w:r>
      <w:bookmarkEnd w:id="256"/>
      <w:bookmarkEnd w:id="257"/>
      <w:r w:rsidRPr="00CB082E">
        <w:rPr>
          <w:rtl/>
        </w:rPr>
        <w:t>, והשניה על זה</w:t>
      </w:r>
      <w:r w:rsidR="0013478A">
        <w:rPr>
          <w:rFonts w:hint="cs"/>
          <w:rtl/>
        </w:rPr>
        <w:t xml:space="preserve"> </w:t>
      </w:r>
      <w:r w:rsidR="0013478A">
        <w:rPr>
          <w:rtl/>
        </w:rPr>
        <w:t>–</w:t>
      </w:r>
    </w:p>
    <w:p w14:paraId="1F6DB546" w14:textId="7D49650E" w:rsidR="000521C0" w:rsidRPr="00CB082E" w:rsidRDefault="000521C0" w:rsidP="000521C0">
      <w:pPr>
        <w:pStyle w:val="affc"/>
        <w:rPr>
          <w:rtl/>
        </w:rPr>
      </w:pPr>
      <w:r w:rsidRPr="00CB082E">
        <w:rPr>
          <w:rtl/>
        </w:rPr>
        <w:t>האסורה לזה מותרת לזה</w:t>
      </w:r>
      <w:r w:rsidR="0013478A">
        <w:rPr>
          <w:rFonts w:hint="cs"/>
          <w:rtl/>
        </w:rPr>
        <w:t>,</w:t>
      </w:r>
      <w:r w:rsidRPr="00CB082E">
        <w:rPr>
          <w:rtl/>
        </w:rPr>
        <w:t xml:space="preserve"> והאסורה לזה מותרת לזה,</w:t>
      </w:r>
    </w:p>
    <w:p w14:paraId="1A6C03DC" w14:textId="00FB055A" w:rsidR="000521C0" w:rsidRPr="00C35A2C" w:rsidRDefault="000521C0" w:rsidP="007750DB">
      <w:pPr>
        <w:pStyle w:val="affc"/>
        <w:rPr>
          <w:rtl/>
        </w:rPr>
      </w:pPr>
      <w:r w:rsidRPr="00CB082E">
        <w:rPr>
          <w:rtl/>
        </w:rPr>
        <w:t>וזה</w:t>
      </w:r>
      <w:r w:rsidR="0013478A">
        <w:rPr>
          <w:rFonts w:hint="cs"/>
          <w:rtl/>
        </w:rPr>
        <w:t>ו</w:t>
      </w:r>
      <w:r w:rsidRPr="00CB082E">
        <w:rPr>
          <w:rtl/>
        </w:rPr>
        <w:t xml:space="preserve"> שאמרו: אחותה שהיא יבמתה -</w:t>
      </w:r>
      <w:r w:rsidR="0013478A">
        <w:rPr>
          <w:rFonts w:hint="cs"/>
          <w:rtl/>
        </w:rPr>
        <w:t xml:space="preserve"> </w:t>
      </w:r>
      <w:r w:rsidRPr="00CB082E">
        <w:rPr>
          <w:rtl/>
        </w:rPr>
        <w:t>חולצת או מתייבמת.</w:t>
      </w:r>
    </w:p>
    <w:p w14:paraId="3CDCDECC" w14:textId="0D44B690" w:rsidR="000521C0" w:rsidRDefault="000521C0" w:rsidP="000521C0">
      <w:pPr>
        <w:rPr>
          <w:rFonts w:ascii="FontbitDavid" w:hAnsi="FontbitDavid"/>
          <w:sz w:val="32"/>
          <w:rtl/>
        </w:rPr>
      </w:pPr>
      <w:bookmarkStart w:id="258" w:name="_Toc119172699"/>
      <w:bookmarkStart w:id="259" w:name="_Toc119229787"/>
      <w:r w:rsidRPr="00C52D66">
        <w:rPr>
          <w:rStyle w:val="affff3"/>
          <w:rFonts w:hint="eastAsia"/>
          <w:rtl/>
        </w:rPr>
        <w:t>אין</w:t>
      </w:r>
      <w:r w:rsidRPr="00C52D66">
        <w:rPr>
          <w:rStyle w:val="affff3"/>
          <w:rtl/>
        </w:rPr>
        <w:t xml:space="preserve"> </w:t>
      </w:r>
      <w:r w:rsidRPr="00C52D66">
        <w:rPr>
          <w:rStyle w:val="affff3"/>
          <w:rFonts w:hint="eastAsia"/>
          <w:rtl/>
        </w:rPr>
        <w:t>להוכיח</w:t>
      </w:r>
      <w:r w:rsidR="006E04E5" w:rsidRPr="00C52D66">
        <w:rPr>
          <w:rStyle w:val="affff3"/>
          <w:rFonts w:hint="cs"/>
          <w:rtl/>
        </w:rPr>
        <w:t>:</w:t>
      </w:r>
      <w:r w:rsidRPr="00C52D66">
        <w:rPr>
          <w:rStyle w:val="affff3"/>
          <w:rFonts w:hint="cs"/>
          <w:rtl/>
        </w:rPr>
        <w:t xml:space="preserve"> </w:t>
      </w:r>
      <w:r w:rsidR="006E04E5" w:rsidRPr="00C52D66">
        <w:rPr>
          <w:rStyle w:val="affff3"/>
          <w:rFonts w:hint="cs"/>
          <w:rtl/>
        </w:rPr>
        <w:t>ש'</w:t>
      </w:r>
      <w:r w:rsidRPr="00C52D66">
        <w:rPr>
          <w:rStyle w:val="affff3"/>
          <w:rFonts w:hint="eastAsia"/>
          <w:rtl/>
        </w:rPr>
        <w:t>יש</w:t>
      </w:r>
      <w:r w:rsidRPr="00C52D66">
        <w:rPr>
          <w:rStyle w:val="affff3"/>
          <w:rtl/>
        </w:rPr>
        <w:t xml:space="preserve"> </w:t>
      </w:r>
      <w:r w:rsidRPr="00C52D66">
        <w:rPr>
          <w:rStyle w:val="affff3"/>
          <w:rFonts w:hint="eastAsia"/>
          <w:rtl/>
        </w:rPr>
        <w:t>זיקה</w:t>
      </w:r>
      <w:r w:rsidR="006E04E5" w:rsidRPr="00C52D66">
        <w:rPr>
          <w:rStyle w:val="affff3"/>
          <w:rFonts w:hint="cs"/>
          <w:rtl/>
        </w:rPr>
        <w:t>'</w:t>
      </w:r>
      <w:bookmarkEnd w:id="258"/>
      <w:bookmarkEnd w:id="259"/>
      <w:r w:rsidR="006E04E5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6E04E5">
        <w:rPr>
          <w:rFonts w:ascii="FontbitDavid" w:hAnsi="FontbitDavid" w:hint="cs"/>
          <w:sz w:val="32"/>
          <w:rtl/>
        </w:rPr>
        <w:t>מזה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6E04E5">
        <w:rPr>
          <w:rFonts w:ascii="FontbitDavid" w:hAnsi="FontbitDavid" w:hint="cs"/>
          <w:sz w:val="32"/>
          <w:rtl/>
        </w:rPr>
        <w:t xml:space="preserve">שאין </w:t>
      </w:r>
      <w:r w:rsidRPr="00C35A2C">
        <w:rPr>
          <w:rFonts w:ascii="FontbitDavid" w:hAnsi="FontbitDavid" w:hint="cs"/>
          <w:sz w:val="32"/>
          <w:rtl/>
        </w:rPr>
        <w:t>כ</w:t>
      </w:r>
      <w:r w:rsidR="006E04E5">
        <w:rPr>
          <w:rFonts w:ascii="FontbitDavid" w:hAnsi="FontbitDavid" w:hint="cs"/>
          <w:sz w:val="32"/>
          <w:rtl/>
        </w:rPr>
        <w:t>"</w:t>
      </w:r>
      <w:r w:rsidRPr="00C35A2C">
        <w:rPr>
          <w:rFonts w:ascii="FontbitDavid" w:hAnsi="FontbitDavid" w:hint="cs"/>
          <w:sz w:val="32"/>
          <w:rtl/>
        </w:rPr>
        <w:t xml:space="preserve">א </w:t>
      </w:r>
      <w:r w:rsidR="006E04E5">
        <w:rPr>
          <w:rFonts w:ascii="FontbitDavid" w:hAnsi="FontbitDavid" w:hint="cs"/>
          <w:sz w:val="32"/>
          <w:rtl/>
        </w:rPr>
        <w:t>מ</w:t>
      </w:r>
      <w:r w:rsidRPr="00C35A2C">
        <w:rPr>
          <w:rFonts w:ascii="FontbitDavid" w:hAnsi="FontbitDavid" w:hint="cs"/>
          <w:sz w:val="32"/>
          <w:rtl/>
        </w:rPr>
        <w:t>ייבם אחת</w:t>
      </w:r>
      <w:r>
        <w:rPr>
          <w:rFonts w:ascii="FontbitDavid" w:hAnsi="FontbitDavid" w:hint="cs"/>
          <w:sz w:val="32"/>
          <w:rtl/>
        </w:rPr>
        <w:t>,</w:t>
      </w:r>
    </w:p>
    <w:p w14:paraId="09EC92F8" w14:textId="79829387" w:rsidR="006E04E5" w:rsidRDefault="006E04E5" w:rsidP="006E04E5">
      <w:pPr>
        <w:rPr>
          <w:rStyle w:val="affff8"/>
          <w:rtl/>
        </w:rPr>
      </w:pPr>
      <w:r>
        <w:rPr>
          <w:rFonts w:ascii="FontbitDavid" w:hAnsi="FontbitDavid" w:hint="cs"/>
          <w:spacing w:val="-6"/>
          <w:sz w:val="32"/>
          <w:rtl/>
        </w:rPr>
        <w:t>- ד'</w:t>
      </w:r>
      <w:r w:rsidR="000521C0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אין זיקה</w:t>
      </w:r>
      <w:r>
        <w:rPr>
          <w:rFonts w:ascii="FontbitDavid" w:hAnsi="FontbitDavid" w:hint="cs"/>
          <w:spacing w:val="-6"/>
          <w:sz w:val="32"/>
          <w:rtl/>
        </w:rPr>
        <w:t>',</w:t>
      </w:r>
      <w:r w:rsidR="000521C0" w:rsidRPr="00262A77">
        <w:rPr>
          <w:rFonts w:ascii="FontbitDavid" w:hAnsi="FontbitDavid" w:hint="cs"/>
          <w:spacing w:val="-6"/>
          <w:sz w:val="32"/>
          <w:rtl/>
        </w:rPr>
        <w:t xml:space="preserve"> </w:t>
      </w:r>
      <w:r w:rsidRPr="007750DB">
        <w:rPr>
          <w:rFonts w:hint="eastAsia"/>
          <w:rtl/>
        </w:rPr>
        <w:t>אלא</w:t>
      </w:r>
      <w:r w:rsidRPr="007750DB">
        <w:rPr>
          <w:rtl/>
        </w:rPr>
        <w:t xml:space="preserve"> '</w:t>
      </w:r>
      <w:r w:rsidR="000521C0" w:rsidRPr="007750DB">
        <w:rPr>
          <w:rtl/>
        </w:rPr>
        <w:t>אסור לבטל</w:t>
      </w:r>
      <w:r w:rsidR="000521C0" w:rsidRPr="00262A77">
        <w:rPr>
          <w:rFonts w:ascii="FontbitDavid" w:hAnsi="FontbitDavid"/>
          <w:spacing w:val="-6"/>
          <w:sz w:val="32"/>
          <w:rtl/>
        </w:rPr>
        <w:t xml:space="preserve"> מצות יבמין</w:t>
      </w:r>
      <w:r>
        <w:rPr>
          <w:rFonts w:ascii="FontbitDavid" w:hAnsi="FontbitDavid" w:hint="cs"/>
          <w:spacing w:val="-6"/>
          <w:sz w:val="32"/>
          <w:rtl/>
        </w:rPr>
        <w:t>'</w:t>
      </w:r>
      <w:r w:rsidR="000521C0" w:rsidRPr="00262A77">
        <w:rPr>
          <w:rFonts w:ascii="FontbitDavid" w:hAnsi="FontbitDavid"/>
          <w:spacing w:val="-6"/>
          <w:sz w:val="32"/>
          <w:rtl/>
        </w:rPr>
        <w:t>,</w:t>
      </w:r>
      <w:r>
        <w:rPr>
          <w:rFonts w:ascii="FontbitDavid" w:hAnsi="FontbitDavid" w:hint="cs"/>
          <w:spacing w:val="-6"/>
          <w:sz w:val="32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ש</w:t>
      </w:r>
      <w:r w:rsidR="000521C0" w:rsidRPr="007750DB">
        <w:rPr>
          <w:rStyle w:val="affff8"/>
          <w:rtl/>
        </w:rPr>
        <w:t xml:space="preserve">מא </w:t>
      </w:r>
      <w:r w:rsidR="000A41E5">
        <w:rPr>
          <w:rStyle w:val="affff8"/>
          <w:rFonts w:hint="cs"/>
          <w:rtl/>
        </w:rPr>
        <w:t>י</w:t>
      </w:r>
      <w:r w:rsidR="000521C0" w:rsidRPr="007750DB">
        <w:rPr>
          <w:rStyle w:val="affff8"/>
          <w:rtl/>
        </w:rPr>
        <w:t xml:space="preserve">ייבם </w:t>
      </w:r>
      <w:r>
        <w:rPr>
          <w:rStyle w:val="affff8"/>
          <w:rFonts w:hint="cs"/>
          <w:rtl/>
        </w:rPr>
        <w:t>וימות</w:t>
      </w:r>
      <w:r w:rsidR="000521C0" w:rsidRPr="007750DB">
        <w:rPr>
          <w:rStyle w:val="affff8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ה</w:t>
      </w:r>
      <w:r>
        <w:rPr>
          <w:rStyle w:val="affff8"/>
          <w:rFonts w:hint="cs"/>
          <w:rtl/>
        </w:rPr>
        <w:t>שני.</w:t>
      </w:r>
    </w:p>
    <w:p w14:paraId="201C5421" w14:textId="57D32544" w:rsidR="006E04E5" w:rsidRDefault="000521C0" w:rsidP="000521C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6E04E5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קמ</w:t>
      </w:r>
      <w:r w:rsidR="006E04E5" w:rsidRPr="00D1637C">
        <w:rPr>
          <w:rFonts w:ascii="FontbitDavid" w:hAnsi="FontbitDavid" w:cs="PFT_Frank"/>
          <w:b/>
          <w:bCs/>
          <w:sz w:val="32"/>
          <w:szCs w:val="14"/>
          <w:rtl/>
        </w:rPr>
        <w:t>"ל</w:t>
      </w:r>
      <w:r w:rsidR="006E04E5">
        <w:rPr>
          <w:rFonts w:ascii="FontbitDavid" w:hAnsi="FontbitDavid" w:hint="cs"/>
          <w:sz w:val="32"/>
          <w:rtl/>
        </w:rPr>
        <w:t xml:space="preserve"> אפי'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ד'</w:t>
      </w:r>
      <w:r w:rsidR="006E04E5">
        <w:rPr>
          <w:rFonts w:ascii="FontbitDavid" w:hAnsi="FontbitDavid" w:hint="cs"/>
          <w:sz w:val="32"/>
          <w:rtl/>
        </w:rPr>
        <w:t xml:space="preserve"> אחין </w:t>
      </w:r>
      <w:r w:rsidR="006E04E5" w:rsidRPr="007750DB">
        <w:rPr>
          <w:rStyle w:val="affff8"/>
          <w:rFonts w:hint="eastAsia"/>
          <w:rtl/>
        </w:rPr>
        <w:t>שלא</w:t>
      </w:r>
      <w:r w:rsidR="006E04E5" w:rsidRPr="007750DB">
        <w:rPr>
          <w:rStyle w:val="affff8"/>
          <w:rtl/>
        </w:rPr>
        <w:t xml:space="preserve"> </w:t>
      </w:r>
      <w:r w:rsidR="000A41E5">
        <w:rPr>
          <w:rStyle w:val="affff8"/>
          <w:rFonts w:hint="cs"/>
          <w:rtl/>
        </w:rPr>
        <w:t>ודאי</w:t>
      </w:r>
      <w:r w:rsidR="006E04E5" w:rsidRPr="007750DB">
        <w:rPr>
          <w:rStyle w:val="affff8"/>
          <w:rtl/>
        </w:rPr>
        <w:t xml:space="preserve"> יבטל </w:t>
      </w:r>
      <w:r w:rsidR="006E04E5">
        <w:rPr>
          <w:rStyle w:val="affff8"/>
          <w:rFonts w:hint="cs"/>
          <w:rtl/>
        </w:rPr>
        <w:t xml:space="preserve">מצוה </w:t>
      </w:r>
      <w:r w:rsidR="006E04E5" w:rsidRPr="007750DB">
        <w:rPr>
          <w:rStyle w:val="affff8"/>
          <w:rFonts w:hint="eastAsia"/>
          <w:rtl/>
        </w:rPr>
        <w:t>כ</w:t>
      </w:r>
      <w:r w:rsidR="006E04E5">
        <w:rPr>
          <w:rStyle w:val="affff8"/>
          <w:rFonts w:hint="cs"/>
          <w:rtl/>
        </w:rPr>
        <w:t xml:space="preserve">מו </w:t>
      </w:r>
      <w:r w:rsidR="000A41E5" w:rsidRPr="00A07384">
        <w:rPr>
          <w:rStyle w:val="affff8"/>
          <w:rFonts w:cs="PFT_Frank" w:hint="eastAsia"/>
          <w:b/>
          <w:bCs/>
          <w:szCs w:val="10"/>
          <w:rtl/>
        </w:rPr>
        <w:t>ב</w:t>
      </w:r>
      <w:r w:rsidR="006E04E5" w:rsidRPr="00A07384">
        <w:rPr>
          <w:rStyle w:val="affff8"/>
          <w:rFonts w:cs="PFT_Frank" w:hint="eastAsia"/>
          <w:b/>
          <w:bCs/>
          <w:szCs w:val="10"/>
          <w:rtl/>
        </w:rPr>
        <w:t>ג</w:t>
      </w:r>
      <w:r w:rsidR="006E04E5" w:rsidRPr="00A07384">
        <w:rPr>
          <w:rStyle w:val="affff8"/>
          <w:rFonts w:cs="PFT_Frank"/>
          <w:b/>
          <w:bCs/>
          <w:szCs w:val="10"/>
          <w:rtl/>
        </w:rPr>
        <w:t>'</w:t>
      </w:r>
      <w:r w:rsidR="006E04E5">
        <w:rPr>
          <w:rFonts w:ascii="FontbitDavid" w:hAnsi="FontbitDavid" w:hint="cs"/>
          <w:sz w:val="32"/>
          <w:rtl/>
        </w:rPr>
        <w:t xml:space="preserve"> חוששים</w:t>
      </w:r>
      <w:r w:rsidRPr="00C35A2C">
        <w:rPr>
          <w:rFonts w:ascii="FontbitDavid" w:hAnsi="FontbitDavid"/>
          <w:sz w:val="32"/>
          <w:rtl/>
        </w:rPr>
        <w:t xml:space="preserve"> למיתה</w:t>
      </w:r>
      <w:r w:rsidR="006E04E5">
        <w:rPr>
          <w:rFonts w:ascii="FontbitDavid" w:hAnsi="FontbitDavid" w:hint="cs"/>
          <w:sz w:val="32"/>
          <w:rtl/>
        </w:rPr>
        <w:t>.</w:t>
      </w:r>
    </w:p>
    <w:p w14:paraId="62697471" w14:textId="4FEB7747" w:rsidR="000521C0" w:rsidRPr="00C00894" w:rsidRDefault="000521C0" w:rsidP="000521C0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אבל</w:t>
      </w:r>
      <w:r w:rsidRPr="00E338E1">
        <w:rPr>
          <w:rFonts w:hint="cs"/>
          <w:rtl/>
        </w:rPr>
        <w:t xml:space="preserve"> </w:t>
      </w:r>
      <w:r w:rsidR="006E04E5" w:rsidRPr="00D1637C">
        <w:rPr>
          <w:rFonts w:cs="PFT_Frank" w:hint="eastAsia"/>
          <w:b/>
          <w:bCs/>
          <w:szCs w:val="14"/>
          <w:rtl/>
        </w:rPr>
        <w:t>בה</w:t>
      </w:r>
      <w:r w:rsidR="006E04E5" w:rsidRPr="00D1637C">
        <w:rPr>
          <w:rFonts w:cs="PFT_Frank"/>
          <w:b/>
          <w:bCs/>
          <w:szCs w:val="14"/>
          <w:rtl/>
        </w:rPr>
        <w:t>'</w:t>
      </w:r>
      <w:r w:rsidR="006E04E5">
        <w:rPr>
          <w:rFonts w:hint="cs"/>
          <w:rtl/>
        </w:rPr>
        <w:t xml:space="preserve"> מייבמים</w:t>
      </w:r>
      <w:r w:rsidR="006E04E5" w:rsidRPr="007750DB">
        <w:rPr>
          <w:rStyle w:val="affff8"/>
          <w:rtl/>
        </w:rPr>
        <w:t xml:space="preserve"> למ"ד </w:t>
      </w:r>
      <w:r w:rsidR="000A41E5">
        <w:rPr>
          <w:rStyle w:val="affff8"/>
          <w:rFonts w:hint="cs"/>
          <w:rtl/>
        </w:rPr>
        <w:t>'</w:t>
      </w:r>
      <w:r w:rsidR="006E04E5" w:rsidRPr="007750DB">
        <w:rPr>
          <w:rStyle w:val="affff8"/>
          <w:rFonts w:hint="eastAsia"/>
          <w:rtl/>
        </w:rPr>
        <w:t>אין</w:t>
      </w:r>
      <w:r w:rsidR="006E04E5" w:rsidRPr="007750DB">
        <w:rPr>
          <w:rStyle w:val="affff8"/>
          <w:rtl/>
        </w:rPr>
        <w:t xml:space="preserve"> </w:t>
      </w:r>
      <w:r w:rsidR="006E04E5" w:rsidRPr="007750DB">
        <w:rPr>
          <w:rStyle w:val="affff8"/>
          <w:rFonts w:hint="eastAsia"/>
          <w:rtl/>
        </w:rPr>
        <w:t>זיקה</w:t>
      </w:r>
      <w:r w:rsidR="000A41E5">
        <w:rPr>
          <w:rStyle w:val="affff8"/>
          <w:rFonts w:hint="cs"/>
          <w:rtl/>
        </w:rPr>
        <w:t>'</w:t>
      </w:r>
      <w:r w:rsidR="006E04E5">
        <w:rPr>
          <w:rStyle w:val="affff8"/>
          <w:rFonts w:hint="cs"/>
          <w:rtl/>
        </w:rPr>
        <w:t>,</w:t>
      </w:r>
      <w:r w:rsidR="006E04E5">
        <w:rPr>
          <w:rFonts w:hint="cs"/>
          <w:rtl/>
        </w:rPr>
        <w:t xml:space="preserve"> ש</w:t>
      </w:r>
      <w:r w:rsidRPr="00E338E1">
        <w:rPr>
          <w:rFonts w:hint="cs"/>
          <w:rtl/>
        </w:rPr>
        <w:t>למית</w:t>
      </w:r>
      <w:r w:rsidR="006E04E5">
        <w:rPr>
          <w:rFonts w:hint="cs"/>
          <w:rtl/>
        </w:rPr>
        <w:t>ת</w:t>
      </w:r>
      <w:r w:rsidRPr="00E338E1">
        <w:rPr>
          <w:rFonts w:hint="cs"/>
          <w:rtl/>
        </w:rPr>
        <w:t xml:space="preserve"> </w:t>
      </w:r>
      <w:r w:rsidR="006E04E5">
        <w:rPr>
          <w:rFonts w:hint="cs"/>
          <w:rtl/>
        </w:rPr>
        <w:t>שנ</w:t>
      </w:r>
      <w:r w:rsidRPr="00E338E1">
        <w:rPr>
          <w:rFonts w:hint="cs"/>
          <w:rtl/>
        </w:rPr>
        <w:t>י</w:t>
      </w:r>
      <w:r w:rsidR="006E04E5">
        <w:rPr>
          <w:rFonts w:hint="cs"/>
          <w:rtl/>
        </w:rPr>
        <w:t>ם</w:t>
      </w:r>
      <w:r w:rsidRPr="00E338E1">
        <w:rPr>
          <w:rFonts w:hint="cs"/>
          <w:rtl/>
        </w:rPr>
        <w:t xml:space="preserve"> לא ח</w:t>
      </w:r>
      <w:r w:rsidR="006E04E5">
        <w:rPr>
          <w:rFonts w:hint="cs"/>
          <w:rtl/>
        </w:rPr>
        <w:t>ו</w:t>
      </w:r>
      <w:r w:rsidRPr="00E338E1">
        <w:rPr>
          <w:rFonts w:hint="cs"/>
          <w:rtl/>
        </w:rPr>
        <w:t>ש</w:t>
      </w:r>
      <w:r w:rsidR="006E04E5">
        <w:rPr>
          <w:rFonts w:hint="cs"/>
          <w:rtl/>
        </w:rPr>
        <w:t>ש</w:t>
      </w:r>
      <w:r w:rsidRPr="00E338E1">
        <w:rPr>
          <w:rFonts w:hint="cs"/>
          <w:rtl/>
        </w:rPr>
        <w:t>י</w:t>
      </w:r>
      <w:r w:rsidR="006E04E5">
        <w:rPr>
          <w:rFonts w:hint="cs"/>
          <w:rtl/>
        </w:rPr>
        <w:t>ם.</w:t>
      </w:r>
    </w:p>
    <w:p w14:paraId="02A4F536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כו:</w:t>
      </w:r>
    </w:p>
    <w:p w14:paraId="6C20DCB6" w14:textId="783523BA" w:rsidR="005446B8" w:rsidRDefault="005446B8" w:rsidP="00615A60">
      <w:pPr>
        <w:pStyle w:val="affff2"/>
        <w:rPr>
          <w:rtl/>
        </w:rPr>
      </w:pPr>
      <w:bookmarkStart w:id="260" w:name="_Toc119172700"/>
      <w:bookmarkStart w:id="261" w:name="_Toc119229788"/>
      <w:r>
        <w:rPr>
          <w:rFonts w:hint="cs"/>
          <w:rtl/>
        </w:rPr>
        <w:t>דין 'חליצה פסולה'</w:t>
      </w:r>
      <w:r w:rsidRPr="007750DB">
        <w:rPr>
          <w:rStyle w:val="affff8"/>
          <w:rFonts w:cs="PFT_Frank"/>
          <w:rtl/>
        </w:rPr>
        <w:t xml:space="preserve"> שאין אפשרות ייבום</w:t>
      </w:r>
      <w:r>
        <w:rPr>
          <w:rStyle w:val="affff8"/>
          <w:rFonts w:cs="PFT_Frank" w:hint="cs"/>
          <w:rtl/>
        </w:rPr>
        <w:t>.</w:t>
      </w:r>
      <w:bookmarkEnd w:id="260"/>
      <w:bookmarkEnd w:id="261"/>
    </w:p>
    <w:p w14:paraId="0D5FCA26" w14:textId="5C796C62" w:rsidR="000521C0" w:rsidRPr="005446B8" w:rsidRDefault="000521C0" w:rsidP="005446B8">
      <w:pPr>
        <w:rPr>
          <w:rtl/>
        </w:rPr>
      </w:pPr>
      <w:r w:rsidRPr="005446B8">
        <w:rPr>
          <w:rStyle w:val="affff5"/>
          <w:rFonts w:hint="cs"/>
          <w:rtl/>
        </w:rPr>
        <w:t>מרב</w:t>
      </w:r>
      <w:r w:rsidRPr="005446B8">
        <w:rPr>
          <w:rStyle w:val="affff5"/>
          <w:rtl/>
        </w:rPr>
        <w:t>:</w:t>
      </w:r>
      <w:r w:rsidRPr="007750DB">
        <w:rPr>
          <w:rtl/>
        </w:rPr>
        <w:t xml:space="preserve"> </w:t>
      </w:r>
      <w:r w:rsidR="005446B8">
        <w:rPr>
          <w:rFonts w:hint="cs"/>
          <w:rtl/>
        </w:rPr>
        <w:t>ג'</w:t>
      </w:r>
      <w:r w:rsidRPr="005446B8">
        <w:rPr>
          <w:rtl/>
        </w:rPr>
        <w:t xml:space="preserve"> אחיות יבמות שנפלו לפני </w:t>
      </w:r>
      <w:r w:rsidR="005446B8">
        <w:rPr>
          <w:rFonts w:hint="cs"/>
          <w:rtl/>
        </w:rPr>
        <w:t>ב'</w:t>
      </w:r>
      <w:r w:rsidR="005446B8" w:rsidRPr="005446B8">
        <w:rPr>
          <w:rtl/>
        </w:rPr>
        <w:t xml:space="preserve"> </w:t>
      </w:r>
      <w:r w:rsidRPr="005446B8">
        <w:rPr>
          <w:rtl/>
        </w:rPr>
        <w:t xml:space="preserve">אחין </w:t>
      </w:r>
      <w:r w:rsidR="005446B8">
        <w:rPr>
          <w:rFonts w:hint="cs"/>
          <w:rtl/>
        </w:rPr>
        <w:t>-</w:t>
      </w:r>
    </w:p>
    <w:p w14:paraId="2EDAC9C2" w14:textId="62D34030" w:rsidR="000521C0" w:rsidRPr="007750DB" w:rsidRDefault="000521C0" w:rsidP="007750DB">
      <w:pPr>
        <w:rPr>
          <w:rtl/>
        </w:rPr>
      </w:pPr>
      <w:r w:rsidRPr="007750DB">
        <w:rPr>
          <w:rtl/>
        </w:rPr>
        <w:t>זה חולץ לאחת וזה לאחת, ואמצעית צריכה חליצה משניהם.</w:t>
      </w:r>
    </w:p>
    <w:p w14:paraId="75F94B17" w14:textId="10D9597C" w:rsidR="000521C0" w:rsidRPr="00C35A2C" w:rsidRDefault="005446B8" w:rsidP="007750DB">
      <w:pPr>
        <w:rPr>
          <w:rtl/>
        </w:rPr>
      </w:pPr>
      <w:r>
        <w:rPr>
          <w:rStyle w:val="affff5"/>
          <w:rFonts w:hint="cs"/>
          <w:rtl/>
        </w:rPr>
        <w:t>ודייק</w:t>
      </w:r>
      <w:r w:rsidR="000521C0" w:rsidRPr="00771C65">
        <w:rPr>
          <w:rStyle w:val="affff5"/>
          <w:rFonts w:hint="cs"/>
          <w:rtl/>
        </w:rPr>
        <w:t xml:space="preserve"> רב</w:t>
      </w:r>
      <w:r w:rsidR="000521C0" w:rsidRPr="00D25799">
        <w:rPr>
          <w:rStyle w:val="affff5"/>
          <w:rFonts w:hint="cs"/>
          <w:rtl/>
        </w:rPr>
        <w:t>ה</w:t>
      </w:r>
      <w:r w:rsidR="000521C0">
        <w:rPr>
          <w:rStyle w:val="affff5"/>
          <w:rFonts w:hint="cs"/>
          <w:rtl/>
        </w:rPr>
        <w:t>:</w:t>
      </w:r>
      <w:r w:rsidR="000521C0" w:rsidRPr="00C35A2C">
        <w:rPr>
          <w:rFonts w:hint="cs"/>
          <w:rtl/>
        </w:rPr>
        <w:t xml:space="preserve"> </w:t>
      </w:r>
      <w:r>
        <w:rPr>
          <w:rFonts w:hint="cs"/>
          <w:rtl/>
        </w:rPr>
        <w:t xml:space="preserve">הטעם </w:t>
      </w:r>
      <w:r w:rsidRPr="007750DB">
        <w:rPr>
          <w:rStyle w:val="affff8"/>
          <w:rFonts w:hint="eastAsia"/>
          <w:rtl/>
        </w:rPr>
        <w:t>ש</w:t>
      </w:r>
      <w:r w:rsidR="000521C0" w:rsidRPr="007750DB">
        <w:rPr>
          <w:rStyle w:val="affff8"/>
          <w:rtl/>
        </w:rPr>
        <w:t>צריכה משניהם,</w:t>
      </w:r>
      <w:r>
        <w:rPr>
          <w:rFonts w:hint="cs"/>
          <w:rtl/>
        </w:rPr>
        <w:t xml:space="preserve"> ש'</w:t>
      </w:r>
      <w:r w:rsidR="000521C0" w:rsidRPr="00C35A2C">
        <w:rPr>
          <w:rtl/>
        </w:rPr>
        <w:t>יש זיקה</w:t>
      </w:r>
      <w:r>
        <w:rPr>
          <w:rFonts w:hint="cs"/>
          <w:rtl/>
        </w:rPr>
        <w:t>'</w:t>
      </w:r>
      <w:r w:rsidR="000521C0" w:rsidRPr="00C35A2C">
        <w:rPr>
          <w:rtl/>
        </w:rPr>
        <w:t xml:space="preserve"> ו</w:t>
      </w:r>
      <w:r>
        <w:rPr>
          <w:rFonts w:hint="cs"/>
          <w:rtl/>
        </w:rPr>
        <w:t>ממילא '</w:t>
      </w:r>
      <w:r w:rsidR="000521C0" w:rsidRPr="00C35A2C">
        <w:rPr>
          <w:rtl/>
        </w:rPr>
        <w:t>חליצה פסולה צריך לחזור על כל האחי</w:t>
      </w:r>
      <w:r w:rsidR="000521C0" w:rsidRPr="00C35A2C">
        <w:rPr>
          <w:rFonts w:hint="cs"/>
          <w:rtl/>
        </w:rPr>
        <w:t>ן</w:t>
      </w:r>
      <w:r>
        <w:rPr>
          <w:rFonts w:hint="cs"/>
          <w:rtl/>
        </w:rPr>
        <w:t>'</w:t>
      </w:r>
      <w:r w:rsidRPr="007750DB">
        <w:rPr>
          <w:rStyle w:val="affff8"/>
          <w:rtl/>
        </w:rPr>
        <w:t xml:space="preserve"> כיון שהזיקה חזקה ולא פוקעת</w:t>
      </w:r>
      <w:r>
        <w:rPr>
          <w:rStyle w:val="affff8"/>
          <w:rFonts w:hint="cs"/>
          <w:rtl/>
        </w:rPr>
        <w:t xml:space="preserve"> בכך</w:t>
      </w:r>
      <w:r w:rsidRPr="007750DB">
        <w:rPr>
          <w:rStyle w:val="affff8"/>
          <w:rtl/>
        </w:rPr>
        <w:t>.</w:t>
      </w:r>
    </w:p>
    <w:p w14:paraId="4F6C2939" w14:textId="7D4AB4F9" w:rsidR="005446B8" w:rsidRDefault="005446B8" w:rsidP="007750DB">
      <w:pPr>
        <w:jc w:val="center"/>
        <w:rPr>
          <w:rFonts w:ascii="FontbitDavid" w:hAnsi="FontbitDavid"/>
          <w:spacing w:val="-2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וא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"כ</w:t>
      </w:r>
      <w:r>
        <w:rPr>
          <w:rFonts w:ascii="FontbitDavid" w:hAnsi="FontbitDavid" w:hint="cs"/>
          <w:spacing w:val="-2"/>
          <w:sz w:val="32"/>
          <w:rtl/>
        </w:rPr>
        <w:t xml:space="preserve"> גם הראשונה כן</w:t>
      </w:r>
      <w:r w:rsidR="000A41E5">
        <w:rPr>
          <w:rFonts w:ascii="FontbitDavid" w:hAnsi="FontbitDavid" w:hint="cs"/>
          <w:spacing w:val="-2"/>
          <w:sz w:val="32"/>
          <w:rtl/>
        </w:rPr>
        <w:t>!</w:t>
      </w:r>
    </w:p>
    <w:p w14:paraId="69E39B18" w14:textId="0353EC43" w:rsidR="000A41E5" w:rsidRDefault="000521C0" w:rsidP="00FB0B99">
      <w:pPr>
        <w:rPr>
          <w:rFonts w:ascii="FontbitDavid" w:hAnsi="FontbitDavid"/>
          <w:spacing w:val="-2"/>
          <w:sz w:val="32"/>
          <w:rtl/>
        </w:rPr>
      </w:pPr>
      <w:r w:rsidRPr="007750DB">
        <w:rPr>
          <w:rStyle w:val="affff5"/>
          <w:rFonts w:hint="eastAsia"/>
          <w:rtl/>
        </w:rPr>
        <w:t>ומ</w:t>
      </w:r>
      <w:r w:rsidR="005446B8" w:rsidRPr="007750DB">
        <w:rPr>
          <w:rStyle w:val="affff5"/>
          <w:rFonts w:hint="eastAsia"/>
          <w:rtl/>
        </w:rPr>
        <w:t>תרץ</w:t>
      </w:r>
      <w:r w:rsidR="005446B8" w:rsidRPr="007750DB">
        <w:rPr>
          <w:rStyle w:val="affff5"/>
          <w:rtl/>
        </w:rPr>
        <w:t>:</w:t>
      </w:r>
      <w:r w:rsidRPr="00AC7749">
        <w:rPr>
          <w:rFonts w:ascii="FontbitDavid" w:hAnsi="FontbitDavid" w:hint="cs"/>
          <w:spacing w:val="-2"/>
          <w:sz w:val="32"/>
          <w:rtl/>
        </w:rPr>
        <w:t xml:space="preserve"> בנפל</w:t>
      </w:r>
      <w:r w:rsidR="005446B8">
        <w:rPr>
          <w:rFonts w:ascii="FontbitDavid" w:hAnsi="FontbitDavid" w:hint="cs"/>
          <w:spacing w:val="-2"/>
          <w:sz w:val="32"/>
          <w:rtl/>
        </w:rPr>
        <w:t>ו</w:t>
      </w:r>
      <w:r w:rsidRPr="00AC7749">
        <w:rPr>
          <w:rFonts w:ascii="FontbitDavid" w:hAnsi="FontbitDavid" w:hint="cs"/>
          <w:spacing w:val="-2"/>
          <w:sz w:val="32"/>
          <w:rtl/>
        </w:rPr>
        <w:t xml:space="preserve"> זא</w:t>
      </w:r>
      <w:r w:rsidR="005446B8">
        <w:rPr>
          <w:rFonts w:ascii="FontbitDavid" w:hAnsi="FontbitDavid" w:hint="cs"/>
          <w:spacing w:val="-2"/>
          <w:sz w:val="32"/>
          <w:rtl/>
        </w:rPr>
        <w:t>"</w:t>
      </w:r>
      <w:r w:rsidRPr="00AC7749">
        <w:rPr>
          <w:rFonts w:ascii="FontbitDavid" w:hAnsi="FontbitDavid" w:hint="cs"/>
          <w:spacing w:val="-2"/>
          <w:sz w:val="32"/>
          <w:rtl/>
        </w:rPr>
        <w:t>ז</w:t>
      </w:r>
      <w:r w:rsidRPr="00AC7749">
        <w:rPr>
          <w:rFonts w:ascii="FontbitDavid" w:hAnsi="FontbitDavid"/>
          <w:spacing w:val="-2"/>
          <w:sz w:val="32"/>
          <w:rtl/>
        </w:rPr>
        <w:t xml:space="preserve">, </w:t>
      </w:r>
      <w:r w:rsidR="005446B8">
        <w:rPr>
          <w:rFonts w:ascii="FontbitDavid" w:hAnsi="FontbitDavid" w:hint="cs"/>
          <w:spacing w:val="-2"/>
          <w:sz w:val="32"/>
          <w:rtl/>
        </w:rPr>
        <w:t>נפלה א'</w:t>
      </w:r>
      <w:r w:rsidRPr="00AC7749">
        <w:rPr>
          <w:rFonts w:ascii="FontbitDavid" w:hAnsi="FontbitDavid"/>
          <w:spacing w:val="-2"/>
          <w:sz w:val="32"/>
          <w:rtl/>
        </w:rPr>
        <w:t xml:space="preserve"> </w:t>
      </w:r>
      <w:r w:rsidR="000A41E5">
        <w:rPr>
          <w:rFonts w:ascii="FontbitDavid" w:hAnsi="FontbitDavid" w:hint="cs"/>
          <w:spacing w:val="-2"/>
          <w:sz w:val="32"/>
          <w:rtl/>
        </w:rPr>
        <w:t xml:space="preserve">- </w:t>
      </w:r>
      <w:r w:rsidRPr="00AC7749">
        <w:rPr>
          <w:rFonts w:ascii="FontbitDavid" w:hAnsi="FontbitDavid"/>
          <w:spacing w:val="-2"/>
          <w:sz w:val="32"/>
          <w:rtl/>
        </w:rPr>
        <w:t xml:space="preserve">חלץ ראובן, </w:t>
      </w:r>
      <w:r w:rsidR="000A41E5">
        <w:rPr>
          <w:rFonts w:ascii="FontbitDavid" w:hAnsi="FontbitDavid" w:hint="cs"/>
          <w:spacing w:val="-2"/>
          <w:sz w:val="32"/>
          <w:rtl/>
        </w:rPr>
        <w:t xml:space="preserve">נפלה </w:t>
      </w:r>
      <w:r w:rsidR="005446B8">
        <w:rPr>
          <w:rFonts w:ascii="FontbitDavid" w:hAnsi="FontbitDavid" w:hint="cs"/>
          <w:spacing w:val="-2"/>
          <w:sz w:val="32"/>
          <w:rtl/>
        </w:rPr>
        <w:t>ב'</w:t>
      </w:r>
      <w:r w:rsidR="000A41E5">
        <w:rPr>
          <w:rFonts w:ascii="FontbitDavid" w:hAnsi="FontbitDavid" w:hint="cs"/>
          <w:spacing w:val="-2"/>
          <w:sz w:val="32"/>
          <w:rtl/>
        </w:rPr>
        <w:t xml:space="preserve"> -</w:t>
      </w:r>
      <w:r w:rsidRPr="00AC7749">
        <w:rPr>
          <w:rFonts w:ascii="FontbitDavid" w:hAnsi="FontbitDavid"/>
          <w:spacing w:val="-2"/>
          <w:sz w:val="32"/>
          <w:rtl/>
        </w:rPr>
        <w:t xml:space="preserve"> חלץ</w:t>
      </w:r>
      <w:r w:rsidR="005446B8">
        <w:rPr>
          <w:rFonts w:ascii="FontbitDavid" w:hAnsi="FontbitDavid" w:hint="cs"/>
          <w:spacing w:val="-2"/>
          <w:sz w:val="32"/>
          <w:rtl/>
        </w:rPr>
        <w:t xml:space="preserve"> </w:t>
      </w:r>
      <w:r w:rsidRPr="00AC7749">
        <w:rPr>
          <w:rFonts w:ascii="FontbitDavid" w:hAnsi="FontbitDavid"/>
          <w:spacing w:val="-2"/>
          <w:sz w:val="32"/>
          <w:rtl/>
        </w:rPr>
        <w:t>שמעון</w:t>
      </w:r>
    </w:p>
    <w:p w14:paraId="035EE9E9" w14:textId="0B9913AA" w:rsidR="000521C0" w:rsidRPr="00262A77" w:rsidRDefault="005446B8" w:rsidP="00FB0B99">
      <w:pPr>
        <w:rPr>
          <w:rtl/>
        </w:rPr>
      </w:pPr>
      <w:r w:rsidRPr="007750DB">
        <w:rPr>
          <w:rStyle w:val="affff8"/>
          <w:rFonts w:hint="eastAsia"/>
          <w:rtl/>
        </w:rPr>
        <w:t>חליצה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כשרה</w:t>
      </w:r>
      <w:r w:rsidR="00FB0B99">
        <w:rPr>
          <w:rStyle w:val="affff8"/>
          <w:rFonts w:hint="cs"/>
          <w:rtl/>
        </w:rPr>
        <w:t xml:space="preserve">, </w:t>
      </w:r>
      <w:r w:rsidR="00FB0B9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ab/>
      </w:r>
      <w:r w:rsidR="00FB0B9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ab/>
      </w:r>
      <w:r w:rsidR="00FB0B9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ab/>
      </w:r>
      <w:r w:rsidR="00FB0B9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ab/>
      </w:r>
      <w:r w:rsidR="00FB0B9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ab/>
      </w:r>
      <w:r w:rsidR="00FB0B99" w:rsidRPr="00A07384">
        <w:rPr>
          <w:rStyle w:val="affff8"/>
          <w:rFonts w:cs="PFT_Frank" w:hint="eastAsia"/>
          <w:b/>
          <w:bCs/>
          <w:szCs w:val="10"/>
          <w:rtl/>
        </w:rPr>
        <w:t>ולדב</w:t>
      </w:r>
      <w:r w:rsidR="000521C0" w:rsidRPr="00A07384">
        <w:rPr>
          <w:rStyle w:val="affff8"/>
          <w:rFonts w:cs="PFT_Frank"/>
          <w:b/>
          <w:bCs/>
          <w:szCs w:val="10"/>
          <w:rtl/>
        </w:rPr>
        <w:t>רי האומר</w:t>
      </w:r>
      <w:r w:rsidR="000521C0" w:rsidRPr="007750DB">
        <w:rPr>
          <w:rStyle w:val="affff8"/>
          <w:rtl/>
        </w:rPr>
        <w:t xml:space="preserve"> </w:t>
      </w:r>
      <w:r w:rsidR="00FB0B99" w:rsidRPr="007750DB">
        <w:rPr>
          <w:rStyle w:val="affff8"/>
          <w:rtl/>
        </w:rPr>
        <w:t>'</w:t>
      </w:r>
      <w:r w:rsidR="000521C0" w:rsidRPr="007750DB">
        <w:rPr>
          <w:rStyle w:val="affff8"/>
          <w:rtl/>
        </w:rPr>
        <w:t>יש זיקה</w:t>
      </w:r>
      <w:r w:rsidR="00FB0B99" w:rsidRPr="007750DB">
        <w:rPr>
          <w:rStyle w:val="affff8"/>
          <w:rtl/>
        </w:rPr>
        <w:t>'</w:t>
      </w:r>
      <w:r w:rsidR="000521C0" w:rsidRPr="007750DB">
        <w:rPr>
          <w:rStyle w:val="affff8"/>
          <w:rtl/>
        </w:rPr>
        <w:t xml:space="preserve"> א</w:t>
      </w:r>
      <w:r w:rsidR="00FB0B99" w:rsidRPr="00FB0B99">
        <w:rPr>
          <w:rStyle w:val="affff8"/>
          <w:rFonts w:hint="cs"/>
          <w:rtl/>
        </w:rPr>
        <w:t>מר</w:t>
      </w:r>
      <w:r w:rsidR="00FB0B99" w:rsidRPr="007750DB">
        <w:rPr>
          <w:rStyle w:val="affff8"/>
          <w:rtl/>
        </w:rPr>
        <w:t xml:space="preserve">, </w:t>
      </w:r>
      <w:r w:rsidR="00FB0B99" w:rsidRPr="00A07384">
        <w:rPr>
          <w:rStyle w:val="affff8"/>
          <w:rFonts w:cs="PFT_Frank" w:hint="eastAsia"/>
          <w:b/>
          <w:bCs/>
          <w:szCs w:val="10"/>
          <w:rtl/>
        </w:rPr>
        <w:t>אבל</w:t>
      </w:r>
      <w:r w:rsidR="00FB0B99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FB0B99" w:rsidRPr="00A07384">
        <w:rPr>
          <w:rStyle w:val="affff8"/>
          <w:rFonts w:cs="PFT_Frank" w:hint="eastAsia"/>
          <w:b/>
          <w:bCs/>
          <w:szCs w:val="10"/>
          <w:rtl/>
        </w:rPr>
        <w:t>רב</w:t>
      </w:r>
      <w:r w:rsidR="00FB0B99" w:rsidRPr="007750DB">
        <w:rPr>
          <w:rStyle w:val="affff8"/>
          <w:rtl/>
        </w:rPr>
        <w:t xml:space="preserve"> סובר ש</w:t>
      </w:r>
      <w:r w:rsidR="000A41E5">
        <w:rPr>
          <w:rStyle w:val="affff8"/>
          <w:rFonts w:hint="cs"/>
          <w:rtl/>
        </w:rPr>
        <w:t>'</w:t>
      </w:r>
      <w:r w:rsidR="00FB0B99" w:rsidRPr="007750DB">
        <w:rPr>
          <w:rStyle w:val="affff8"/>
          <w:rFonts w:hint="eastAsia"/>
          <w:rtl/>
        </w:rPr>
        <w:t>אין</w:t>
      </w:r>
      <w:r w:rsidR="000A41E5">
        <w:rPr>
          <w:rStyle w:val="affff8"/>
          <w:rFonts w:hint="cs"/>
          <w:rtl/>
        </w:rPr>
        <w:t>'</w:t>
      </w:r>
      <w:r w:rsidR="00FB0B99" w:rsidRPr="007750DB">
        <w:rPr>
          <w:rStyle w:val="affff8"/>
          <w:rtl/>
        </w:rPr>
        <w:t>.</w:t>
      </w:r>
    </w:p>
    <w:p w14:paraId="6B4038ED" w14:textId="2F84C778" w:rsidR="000521C0" w:rsidRPr="00C35A2C" w:rsidRDefault="000521C0" w:rsidP="000521C0">
      <w:pPr>
        <w:rPr>
          <w:rtl/>
        </w:rPr>
      </w:pPr>
      <w:r>
        <w:rPr>
          <w:rStyle w:val="affff5"/>
          <w:rtl/>
        </w:rPr>
        <w:t>שמואל</w:t>
      </w:r>
      <w:r w:rsidRPr="00D25799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אחד חולץ לכולן</w:t>
      </w:r>
      <w:r w:rsidR="00FB0B99" w:rsidRPr="007750DB">
        <w:rPr>
          <w:rStyle w:val="affff8"/>
          <w:rtl/>
        </w:rPr>
        <w:t xml:space="preserve"> ד</w:t>
      </w:r>
      <w:r w:rsidR="000A41E5">
        <w:rPr>
          <w:rStyle w:val="affff8"/>
          <w:rFonts w:hint="cs"/>
          <w:rtl/>
        </w:rPr>
        <w:t>'</w:t>
      </w:r>
      <w:r w:rsidR="00FB0B99" w:rsidRPr="007750DB">
        <w:rPr>
          <w:rStyle w:val="affff8"/>
          <w:rFonts w:hint="eastAsia"/>
          <w:rtl/>
        </w:rPr>
        <w:t>חליצה</w:t>
      </w:r>
      <w:r w:rsidR="00FB0B99" w:rsidRPr="007750DB">
        <w:rPr>
          <w:rStyle w:val="affff8"/>
          <w:rtl/>
        </w:rPr>
        <w:t xml:space="preserve"> </w:t>
      </w:r>
      <w:r w:rsidR="00FB0B99" w:rsidRPr="007750DB">
        <w:rPr>
          <w:rStyle w:val="affff8"/>
          <w:rFonts w:hint="eastAsia"/>
          <w:rtl/>
        </w:rPr>
        <w:t>פסולה</w:t>
      </w:r>
      <w:r w:rsidR="00FB0B99" w:rsidRPr="007750DB">
        <w:rPr>
          <w:rStyle w:val="affff8"/>
          <w:rtl/>
        </w:rPr>
        <w:t xml:space="preserve"> </w:t>
      </w:r>
      <w:r w:rsidR="00FB0B99" w:rsidRPr="007750DB">
        <w:rPr>
          <w:rStyle w:val="affff8"/>
          <w:rFonts w:hint="eastAsia"/>
          <w:rtl/>
        </w:rPr>
        <w:t>א</w:t>
      </w:r>
      <w:r w:rsidR="00FB0B99" w:rsidRPr="007750DB">
        <w:rPr>
          <w:rStyle w:val="affff8"/>
          <w:rtl/>
        </w:rPr>
        <w:t xml:space="preserve">"צ </w:t>
      </w:r>
      <w:r w:rsidR="00FB0B99" w:rsidRPr="007750DB">
        <w:rPr>
          <w:rStyle w:val="affff8"/>
          <w:rFonts w:hint="eastAsia"/>
          <w:rtl/>
        </w:rPr>
        <w:t>כל</w:t>
      </w:r>
      <w:r w:rsidR="00FB0B99" w:rsidRPr="007750DB">
        <w:rPr>
          <w:rStyle w:val="affff8"/>
          <w:rtl/>
        </w:rPr>
        <w:t xml:space="preserve"> </w:t>
      </w:r>
      <w:r w:rsidR="00FB0B99" w:rsidRPr="007750DB">
        <w:rPr>
          <w:rStyle w:val="affff8"/>
          <w:rFonts w:hint="eastAsia"/>
          <w:rtl/>
        </w:rPr>
        <w:t>האחין</w:t>
      </w:r>
      <w:r w:rsidR="000A41E5">
        <w:rPr>
          <w:rStyle w:val="affff8"/>
          <w:rFonts w:hint="cs"/>
          <w:rtl/>
        </w:rPr>
        <w:t>'</w:t>
      </w:r>
      <w:r w:rsidR="00FB0B99" w:rsidRPr="007750DB">
        <w:rPr>
          <w:rStyle w:val="affff8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</w:p>
    <w:p w14:paraId="19D4DF86" w14:textId="77777777" w:rsidR="000521C0" w:rsidRPr="00D238B7" w:rsidRDefault="000521C0" w:rsidP="008E65FC">
      <w:pPr>
        <w:pStyle w:val="aff7"/>
        <w:framePr w:wrap="around"/>
        <w:rPr>
          <w:rStyle w:val="affff5"/>
          <w:rtl/>
        </w:rPr>
      </w:pPr>
      <w:r w:rsidRPr="00C35A2C">
        <w:rPr>
          <w:rFonts w:hint="cs"/>
          <w:rtl/>
        </w:rPr>
        <w:t>כז.</w:t>
      </w:r>
    </w:p>
    <w:p w14:paraId="168FE23C" w14:textId="71486C04" w:rsidR="000521C0" w:rsidRPr="0039104D" w:rsidRDefault="00FB0B99" w:rsidP="000521C0">
      <w:pPr>
        <w:rPr>
          <w:rFonts w:ascii="FontbitDavid" w:hAnsi="FontbitDavid" w:cs="PFT_Frank"/>
          <w:b/>
          <w:bCs/>
          <w:sz w:val="14"/>
          <w:szCs w:val="14"/>
          <w:rtl/>
        </w:rPr>
      </w:pPr>
      <w:r>
        <w:rPr>
          <w:rStyle w:val="affff5"/>
          <w:rFonts w:hint="cs"/>
          <w:rtl/>
        </w:rPr>
        <w:t>ואף שאמר: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חליצה מעליא בעינן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 xml:space="preserve">, </w:t>
      </w:r>
      <w:r w:rsidR="000521C0" w:rsidRPr="007750DB">
        <w:rPr>
          <w:rStyle w:val="affff8"/>
          <w:rtl/>
        </w:rPr>
        <w:t>חלץ לאחיות - לא נפטרו צרות,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</w:p>
    <w:p w14:paraId="28E6E75F" w14:textId="7C9BDB08" w:rsidR="000521C0" w:rsidRPr="00062827" w:rsidRDefault="000521C0" w:rsidP="007750DB">
      <w:pPr>
        <w:rPr>
          <w:rStyle w:val="affff8"/>
          <w:spacing w:val="-2"/>
          <w:rtl/>
        </w:rPr>
      </w:pPr>
      <w:r w:rsidRPr="00062827">
        <w:rPr>
          <w:rStyle w:val="affff5"/>
          <w:rFonts w:hint="eastAsia"/>
          <w:rtl/>
        </w:rPr>
        <w:t>א</w:t>
      </w:r>
      <w:r w:rsidRPr="00062827">
        <w:rPr>
          <w:rStyle w:val="affff5"/>
          <w:rtl/>
        </w:rPr>
        <w:t>.</w:t>
      </w:r>
      <w:r w:rsidRPr="00062827">
        <w:rPr>
          <w:rFonts w:ascii="FontbitDavid" w:hAnsi="FontbitDavid" w:cs="PFT_Frank" w:hint="cs"/>
          <w:b/>
          <w:bCs/>
          <w:spacing w:val="-2"/>
          <w:sz w:val="14"/>
          <w:szCs w:val="14"/>
          <w:rtl/>
        </w:rPr>
        <w:t xml:space="preserve"> </w:t>
      </w:r>
      <w:r w:rsidR="00FB0B99" w:rsidRPr="00062827">
        <w:rPr>
          <w:rFonts w:ascii="FontbitDavid" w:hAnsi="FontbitDavid" w:hint="cs"/>
          <w:spacing w:val="-2"/>
          <w:sz w:val="32"/>
          <w:rtl/>
        </w:rPr>
        <w:t>'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אחד חולץ </w:t>
      </w:r>
      <w:r w:rsidR="00FB0B99" w:rsidRPr="00062827">
        <w:rPr>
          <w:rFonts w:ascii="FontbitDavid" w:hAnsi="FontbitDavid" w:hint="cs"/>
          <w:spacing w:val="-2"/>
          <w:sz w:val="32"/>
          <w:rtl/>
        </w:rPr>
        <w:t>ל</w:t>
      </w:r>
      <w:r w:rsidRPr="00062827">
        <w:rPr>
          <w:rFonts w:ascii="FontbitDavid" w:hAnsi="FontbitDavid" w:hint="cs"/>
          <w:spacing w:val="-2"/>
          <w:sz w:val="32"/>
          <w:rtl/>
        </w:rPr>
        <w:t>כו</w:t>
      </w:r>
      <w:r w:rsidR="00FB0B99" w:rsidRPr="00062827">
        <w:rPr>
          <w:rFonts w:ascii="FontbitDavid" w:hAnsi="FontbitDavid" w:hint="cs"/>
          <w:spacing w:val="-2"/>
          <w:sz w:val="32"/>
          <w:rtl/>
        </w:rPr>
        <w:t xml:space="preserve">לן' </w:t>
      </w: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אאמצעית</w:t>
      </w:r>
      <w:r w:rsidR="00FB0B99" w:rsidRPr="00062827">
        <w:rPr>
          <w:rStyle w:val="affff8"/>
          <w:spacing w:val="-2"/>
          <w:rtl/>
        </w:rPr>
        <w:t xml:space="preserve"> שוה </w:t>
      </w:r>
      <w:r w:rsidR="00C55AF0" w:rsidRPr="00062827">
        <w:rPr>
          <w:rStyle w:val="affff8"/>
          <w:rFonts w:hint="cs"/>
          <w:spacing w:val="-2"/>
          <w:rtl/>
        </w:rPr>
        <w:t>ל</w:t>
      </w:r>
      <w:r w:rsidR="00FB0B99" w:rsidRPr="00062827">
        <w:rPr>
          <w:rStyle w:val="affff8"/>
          <w:rFonts w:hint="eastAsia"/>
          <w:spacing w:val="-2"/>
          <w:rtl/>
        </w:rPr>
        <w:t>שניהם</w:t>
      </w:r>
      <w:r w:rsidR="00FB0B99" w:rsidRPr="00062827">
        <w:rPr>
          <w:rStyle w:val="affff8"/>
          <w:rFonts w:hint="cs"/>
          <w:spacing w:val="-2"/>
          <w:rtl/>
        </w:rPr>
        <w:t>,</w:t>
      </w:r>
      <w:r w:rsidRPr="00062827">
        <w:rPr>
          <w:rStyle w:val="affff8"/>
          <w:spacing w:val="-2"/>
          <w:rtl/>
        </w:rPr>
        <w:t xml:space="preserve"> וכיון </w:t>
      </w:r>
      <w:r w:rsidR="00CA5E44" w:rsidRPr="00062827">
        <w:rPr>
          <w:rStyle w:val="affff8"/>
          <w:rFonts w:hint="cs"/>
          <w:spacing w:val="-2"/>
          <w:rtl/>
        </w:rPr>
        <w:t>שחלץ</w:t>
      </w:r>
      <w:r w:rsidRPr="00062827">
        <w:rPr>
          <w:rStyle w:val="affff8"/>
          <w:spacing w:val="-2"/>
          <w:rtl/>
        </w:rPr>
        <w:t xml:space="preserve"> </w:t>
      </w:r>
      <w:r w:rsidR="00CA5E44" w:rsidRPr="00062827">
        <w:rPr>
          <w:rStyle w:val="affff8"/>
          <w:rFonts w:hint="cs"/>
          <w:spacing w:val="-2"/>
          <w:rtl/>
        </w:rPr>
        <w:t>לרוב</w:t>
      </w:r>
      <w:r w:rsidRPr="00062827">
        <w:rPr>
          <w:rStyle w:val="affff8"/>
          <w:spacing w:val="-2"/>
          <w:rtl/>
        </w:rPr>
        <w:t xml:space="preserve"> </w:t>
      </w:r>
      <w:r w:rsidR="00CA5E44" w:rsidRPr="00062827">
        <w:rPr>
          <w:rStyle w:val="affff8"/>
          <w:rFonts w:hint="cs"/>
          <w:spacing w:val="-2"/>
          <w:rtl/>
        </w:rPr>
        <w:t>- '</w:t>
      </w:r>
      <w:r w:rsidRPr="00062827">
        <w:rPr>
          <w:rStyle w:val="affff8"/>
          <w:spacing w:val="-2"/>
          <w:rtl/>
        </w:rPr>
        <w:t>כולן</w:t>
      </w:r>
      <w:r w:rsidR="00CA5E44" w:rsidRPr="00062827">
        <w:rPr>
          <w:rStyle w:val="affff8"/>
          <w:rFonts w:hint="cs"/>
          <w:spacing w:val="-2"/>
          <w:rtl/>
        </w:rPr>
        <w:t>'</w:t>
      </w:r>
      <w:r w:rsidRPr="00062827">
        <w:rPr>
          <w:rStyle w:val="affff8"/>
          <w:spacing w:val="-2"/>
          <w:rtl/>
        </w:rPr>
        <w:t>.</w:t>
      </w:r>
    </w:p>
    <w:p w14:paraId="677BF1D5" w14:textId="78B427E3" w:rsidR="000521C0" w:rsidRPr="00CF5119" w:rsidRDefault="000521C0" w:rsidP="00CF5119">
      <w:pPr>
        <w:rPr>
          <w:rFonts w:ascii="FontbitDavid" w:hAnsi="FontbitDavid"/>
          <w:sz w:val="32"/>
          <w:rtl/>
        </w:rPr>
      </w:pPr>
      <w:r w:rsidRPr="00947271">
        <w:rPr>
          <w:rStyle w:val="affff5"/>
          <w:rFonts w:hint="cs"/>
          <w:rtl/>
        </w:rPr>
        <w:t>ב.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CA5E44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ח</w:t>
      </w:r>
      <w:r w:rsidRPr="00C35A2C">
        <w:rPr>
          <w:rFonts w:ascii="FontbitDavid" w:hAnsi="FontbitDavid"/>
          <w:sz w:val="32"/>
          <w:rtl/>
        </w:rPr>
        <w:t>ליצה מעליא</w:t>
      </w:r>
      <w:r w:rsidR="00CA5E44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</w:t>
      </w:r>
      <w:r w:rsidR="00CA5E44">
        <w:rPr>
          <w:rFonts w:ascii="FontbitDavid" w:hAnsi="FontbitDavid" w:hint="cs"/>
          <w:sz w:val="32"/>
          <w:rtl/>
        </w:rPr>
        <w:t xml:space="preserve">- זהו </w:t>
      </w:r>
      <w:r w:rsidRPr="00C35A2C">
        <w:rPr>
          <w:rFonts w:ascii="FontbitDavid" w:hAnsi="FontbitDavid"/>
          <w:sz w:val="32"/>
          <w:rtl/>
        </w:rPr>
        <w:t xml:space="preserve">לצרתה, אבל </w:t>
      </w:r>
      <w:r w:rsidR="00CA5E44">
        <w:rPr>
          <w:rFonts w:ascii="FontbitDavid" w:hAnsi="FontbitDavid" w:hint="cs"/>
          <w:sz w:val="32"/>
          <w:rtl/>
        </w:rPr>
        <w:t xml:space="preserve">עצמה </w:t>
      </w:r>
      <w:r w:rsidRPr="00C35A2C">
        <w:rPr>
          <w:rFonts w:ascii="FontbitDavid" w:hAnsi="FontbitDavid"/>
          <w:sz w:val="32"/>
          <w:rtl/>
        </w:rPr>
        <w:t>פטרה</w:t>
      </w:r>
      <w:r w:rsidR="00CA5E44" w:rsidRPr="007750DB">
        <w:rPr>
          <w:rStyle w:val="affff8"/>
          <w:rtl/>
        </w:rPr>
        <w:t xml:space="preserve"> גם בגרוע</w:t>
      </w:r>
      <w:r w:rsidRPr="007750DB">
        <w:rPr>
          <w:rStyle w:val="affff8"/>
          <w:rtl/>
        </w:rPr>
        <w:t>.</w:t>
      </w:r>
    </w:p>
    <w:p w14:paraId="2D0B060D" w14:textId="5B310FD3" w:rsidR="00560DF3" w:rsidRDefault="00560DF3" w:rsidP="00615A60">
      <w:pPr>
        <w:pStyle w:val="affff2"/>
        <w:rPr>
          <w:rtl/>
        </w:rPr>
      </w:pPr>
      <w:bookmarkStart w:id="262" w:name="_Toc119172701"/>
      <w:bookmarkStart w:id="263" w:name="_Toc119229789"/>
      <w:r>
        <w:rPr>
          <w:rFonts w:hint="cs"/>
          <w:rtl/>
        </w:rPr>
        <w:lastRenderedPageBreak/>
        <w:t xml:space="preserve">חליצה פסולה' </w:t>
      </w:r>
      <w:r w:rsidRPr="007750DB">
        <w:rPr>
          <w:rStyle w:val="affff8"/>
          <w:rFonts w:cs="PFT_Frank" w:hint="eastAsia"/>
          <w:rtl/>
        </w:rPr>
        <w:t>ביחס</w:t>
      </w:r>
      <w:r w:rsidRPr="007750DB">
        <w:rPr>
          <w:rStyle w:val="affff8"/>
          <w:rFonts w:cs="PFT_Frank"/>
          <w:rtl/>
        </w:rPr>
        <w:t xml:space="preserve"> </w:t>
      </w:r>
      <w:r w:rsidRPr="007750DB">
        <w:rPr>
          <w:rStyle w:val="affff8"/>
          <w:rFonts w:cs="PFT_Frank" w:hint="eastAsia"/>
          <w:rtl/>
        </w:rPr>
        <w:t>לצרות</w:t>
      </w:r>
      <w:bookmarkEnd w:id="262"/>
      <w:bookmarkEnd w:id="263"/>
    </w:p>
    <w:p w14:paraId="580FF099" w14:textId="2E2F914B" w:rsidR="00560DF3" w:rsidRDefault="000521C0" w:rsidP="00560DF3">
      <w:pPr>
        <w:rPr>
          <w:rtl/>
        </w:rPr>
      </w:pPr>
      <w:r w:rsidRPr="00D25799">
        <w:rPr>
          <w:rStyle w:val="affff5"/>
          <w:rtl/>
        </w:rPr>
        <w:t>שמואל:</w:t>
      </w:r>
      <w:r w:rsidRPr="0039104D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חלץ לאחיות</w:t>
      </w:r>
      <w:r w:rsidRPr="00560DF3">
        <w:rPr>
          <w:rtl/>
        </w:rPr>
        <w:t xml:space="preserve"> - לא נפטרו צרות, </w:t>
      </w:r>
      <w:r w:rsidR="00560DF3">
        <w:rPr>
          <w:rtl/>
        </w:rPr>
        <w:tab/>
      </w:r>
      <w:r w:rsidR="00560DF3">
        <w:rPr>
          <w:rtl/>
        </w:rPr>
        <w:tab/>
      </w:r>
      <w:r w:rsidR="00560DF3">
        <w:rPr>
          <w:rtl/>
        </w:rPr>
        <w:tab/>
      </w:r>
      <w:r w:rsidR="00560DF3">
        <w:rPr>
          <w:rtl/>
        </w:rPr>
        <w:tab/>
      </w:r>
      <w:r w:rsidR="00560DF3" w:rsidRPr="00D1637C">
        <w:rPr>
          <w:rFonts w:cs="PFT_Frank" w:hint="eastAsia"/>
          <w:b/>
          <w:bCs/>
          <w:szCs w:val="14"/>
          <w:rtl/>
        </w:rPr>
        <w:t>ולהיפך</w:t>
      </w:r>
      <w:r w:rsidR="00560DF3">
        <w:rPr>
          <w:rFonts w:hint="cs"/>
          <w:rtl/>
        </w:rPr>
        <w:t xml:space="preserve"> - כן,</w:t>
      </w:r>
    </w:p>
    <w:p w14:paraId="23E2BAAD" w14:textId="01CA5D4E" w:rsidR="00560DF3" w:rsidRPr="00C35A2C" w:rsidRDefault="000521C0" w:rsidP="00560DF3">
      <w:pPr>
        <w:rPr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חלץ לב</w:t>
      </w:r>
      <w:r w:rsidRPr="00D1637C">
        <w:rPr>
          <w:rFonts w:cs="PFT_Frank"/>
          <w:b/>
          <w:bCs/>
          <w:sz w:val="32"/>
          <w:szCs w:val="14"/>
          <w:rtl/>
        </w:rPr>
        <w:t xml:space="preserve">עלת גט </w:t>
      </w:r>
      <w:r w:rsidRPr="00C35A2C">
        <w:rPr>
          <w:sz w:val="32"/>
          <w:rtl/>
        </w:rPr>
        <w:t xml:space="preserve">- לא נפטרה צרה, </w:t>
      </w:r>
      <w:r w:rsidR="00834600">
        <w:rPr>
          <w:sz w:val="32"/>
          <w:rtl/>
        </w:rPr>
        <w:tab/>
      </w:r>
      <w:r w:rsidR="00834600">
        <w:rPr>
          <w:sz w:val="32"/>
          <w:rtl/>
        </w:rPr>
        <w:tab/>
      </w:r>
      <w:r w:rsidR="00834600">
        <w:rPr>
          <w:sz w:val="32"/>
          <w:rtl/>
        </w:rPr>
        <w:tab/>
      </w:r>
      <w:r w:rsidR="00834600">
        <w:rPr>
          <w:sz w:val="32"/>
          <w:rtl/>
        </w:rPr>
        <w:tab/>
      </w:r>
      <w:r w:rsidR="00834600">
        <w:rPr>
          <w:sz w:val="32"/>
          <w:rtl/>
        </w:rPr>
        <w:tab/>
      </w:r>
      <w:r w:rsidR="00834600">
        <w:rPr>
          <w:sz w:val="32"/>
          <w:rtl/>
        </w:rPr>
        <w:tab/>
      </w:r>
      <w:r w:rsidR="00834600">
        <w:rPr>
          <w:sz w:val="32"/>
          <w:rtl/>
        </w:rPr>
        <w:tab/>
      </w:r>
      <w:r w:rsidR="00560DF3" w:rsidRPr="00D1637C">
        <w:rPr>
          <w:rFonts w:cs="PFT_Frank" w:hint="eastAsia"/>
          <w:b/>
          <w:bCs/>
          <w:szCs w:val="14"/>
          <w:rtl/>
        </w:rPr>
        <w:t>ולהיפך</w:t>
      </w:r>
      <w:r w:rsidR="00560DF3">
        <w:rPr>
          <w:rFonts w:hint="cs"/>
          <w:rtl/>
        </w:rPr>
        <w:t xml:space="preserve"> - כן,</w:t>
      </w:r>
    </w:p>
    <w:p w14:paraId="3F672D65" w14:textId="4B6A3906" w:rsidR="00560DF3" w:rsidRDefault="000521C0" w:rsidP="00560DF3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חלץ לבעלת מאמר</w:t>
      </w:r>
      <w:r w:rsidRPr="00C35A2C">
        <w:rPr>
          <w:rFonts w:ascii="FontbitDavid" w:hAnsi="FontbitDavid"/>
          <w:sz w:val="32"/>
          <w:rtl/>
        </w:rPr>
        <w:t xml:space="preserve"> - לא נפטרה צרה, </w:t>
      </w:r>
      <w:r w:rsidR="00834600">
        <w:rPr>
          <w:rFonts w:ascii="FontbitDavid" w:hAnsi="FontbitDavid"/>
          <w:sz w:val="32"/>
          <w:rtl/>
        </w:rPr>
        <w:tab/>
      </w:r>
      <w:r w:rsidR="00834600">
        <w:rPr>
          <w:rFonts w:ascii="FontbitDavid" w:hAnsi="FontbitDavid"/>
          <w:sz w:val="32"/>
          <w:rtl/>
        </w:rPr>
        <w:tab/>
      </w:r>
      <w:r w:rsidR="00834600">
        <w:rPr>
          <w:rFonts w:ascii="FontbitDavid" w:hAnsi="FontbitDavid"/>
          <w:sz w:val="32"/>
          <w:rtl/>
        </w:rPr>
        <w:tab/>
      </w:r>
      <w:r w:rsidR="00834600">
        <w:rPr>
          <w:rFonts w:ascii="FontbitDavid" w:hAnsi="FontbitDavid"/>
          <w:sz w:val="32"/>
          <w:rtl/>
        </w:rPr>
        <w:tab/>
      </w:r>
      <w:r w:rsidR="00834600">
        <w:rPr>
          <w:rFonts w:ascii="FontbitDavid" w:hAnsi="FontbitDavid"/>
          <w:sz w:val="32"/>
          <w:rtl/>
        </w:rPr>
        <w:tab/>
      </w:r>
      <w:r w:rsidR="00560DF3" w:rsidRPr="00D1637C">
        <w:rPr>
          <w:rFonts w:cs="PFT_Frank" w:hint="eastAsia"/>
          <w:b/>
          <w:bCs/>
          <w:szCs w:val="14"/>
          <w:rtl/>
        </w:rPr>
        <w:t>ולהיפך</w:t>
      </w:r>
      <w:r w:rsidR="00834600">
        <w:rPr>
          <w:rFonts w:hint="cs"/>
          <w:rtl/>
        </w:rPr>
        <w:t xml:space="preserve"> -</w:t>
      </w:r>
      <w:r w:rsidR="00560DF3">
        <w:rPr>
          <w:rFonts w:hint="cs"/>
          <w:rtl/>
        </w:rPr>
        <w:t xml:space="preserve"> כן,</w:t>
      </w:r>
    </w:p>
    <w:p w14:paraId="7B223C53" w14:textId="77777777" w:rsidR="00560DF3" w:rsidRPr="00C35A2C" w:rsidRDefault="00560DF3" w:rsidP="00560DF3">
      <w:pPr>
        <w:rPr>
          <w:rFonts w:ascii="FontbitDavid" w:hAnsi="FontbitDavid"/>
          <w:sz w:val="32"/>
          <w:rtl/>
        </w:rPr>
      </w:pPr>
    </w:p>
    <w:p w14:paraId="5E493C00" w14:textId="0F9EAC4A" w:rsidR="000521C0" w:rsidRDefault="00560DF3" w:rsidP="000521C0">
      <w:pPr>
        <w:rPr>
          <w:rtl/>
        </w:rPr>
      </w:pPr>
      <w:r w:rsidRPr="007750DB">
        <w:rPr>
          <w:rStyle w:val="affff5"/>
          <w:rFonts w:hint="eastAsia"/>
          <w:rtl/>
        </w:rPr>
        <w:t>ויקשה</w:t>
      </w:r>
      <w:r w:rsidRPr="007750DB">
        <w:rPr>
          <w:rStyle w:val="affff5"/>
          <w:rtl/>
        </w:rPr>
        <w:t>:</w:t>
      </w:r>
      <w:r>
        <w:rPr>
          <w:rFonts w:hint="cs"/>
          <w:rtl/>
        </w:rPr>
        <w:t xml:space="preserve"> כמו</w:t>
      </w:r>
      <w:r w:rsidR="000521C0">
        <w:rPr>
          <w:rFonts w:hint="cs"/>
          <w:rtl/>
        </w:rPr>
        <w:t xml:space="preserve"> </w:t>
      </w:r>
      <w:r>
        <w:rPr>
          <w:rFonts w:hint="cs"/>
          <w:rtl/>
        </w:rPr>
        <w:t>ש'</w:t>
      </w:r>
      <w:r w:rsidR="000521C0" w:rsidRPr="00C35A2C">
        <w:rPr>
          <w:rFonts w:hint="cs"/>
          <w:rtl/>
        </w:rPr>
        <w:t xml:space="preserve">לאחיות לא </w:t>
      </w:r>
      <w:r>
        <w:rPr>
          <w:rFonts w:hint="cs"/>
          <w:rtl/>
        </w:rPr>
        <w:t>פוטר</w:t>
      </w:r>
      <w:r w:rsidRPr="00C35A2C">
        <w:rPr>
          <w:rFonts w:hint="cs"/>
          <w:rtl/>
        </w:rPr>
        <w:t xml:space="preserve"> </w:t>
      </w:r>
      <w:r w:rsidR="000521C0" w:rsidRPr="00C35A2C">
        <w:rPr>
          <w:rFonts w:hint="cs"/>
          <w:rtl/>
        </w:rPr>
        <w:t>צרות</w:t>
      </w:r>
      <w:r>
        <w:rPr>
          <w:rFonts w:hint="cs"/>
          <w:rtl/>
        </w:rPr>
        <w:t>'</w:t>
      </w:r>
      <w:r w:rsidR="000521C0" w:rsidRPr="00C35A2C">
        <w:rPr>
          <w:rFonts w:hint="cs"/>
          <w:rtl/>
        </w:rPr>
        <w:t xml:space="preserve"> ד</w:t>
      </w:r>
      <w:r>
        <w:rPr>
          <w:rFonts w:hint="cs"/>
          <w:rtl/>
        </w:rPr>
        <w:t>'</w:t>
      </w:r>
      <w:r w:rsidR="000521C0" w:rsidRPr="00C35A2C">
        <w:rPr>
          <w:rFonts w:hint="cs"/>
          <w:rtl/>
        </w:rPr>
        <w:t>אחות אשה בזיקה</w:t>
      </w:r>
      <w:r>
        <w:rPr>
          <w:rFonts w:hint="cs"/>
          <w:rtl/>
        </w:rPr>
        <w:t>'</w:t>
      </w:r>
      <w:r w:rsidR="000521C0" w:rsidRPr="00C35A2C">
        <w:rPr>
          <w:rFonts w:hint="cs"/>
          <w:rtl/>
        </w:rPr>
        <w:t xml:space="preserve">, </w:t>
      </w:r>
      <w:r>
        <w:rPr>
          <w:rFonts w:hint="cs"/>
          <w:rtl/>
        </w:rPr>
        <w:t>כך '</w:t>
      </w:r>
      <w:r w:rsidR="000521C0" w:rsidRPr="00C35A2C">
        <w:rPr>
          <w:rFonts w:hint="cs"/>
          <w:rtl/>
        </w:rPr>
        <w:t>לצרות</w:t>
      </w:r>
      <w:r>
        <w:rPr>
          <w:rFonts w:hint="cs"/>
          <w:rtl/>
        </w:rPr>
        <w:t>'</w:t>
      </w:r>
      <w:r w:rsidR="000521C0" w:rsidRPr="00C35A2C">
        <w:rPr>
          <w:rFonts w:hint="cs"/>
          <w:rtl/>
        </w:rPr>
        <w:t xml:space="preserve"> הו</w:t>
      </w:r>
      <w:r>
        <w:rPr>
          <w:rFonts w:hint="cs"/>
          <w:rtl/>
        </w:rPr>
        <w:t>ה</w:t>
      </w:r>
      <w:r w:rsidR="000521C0" w:rsidRPr="00C35A2C">
        <w:rPr>
          <w:rFonts w:hint="cs"/>
          <w:rtl/>
        </w:rPr>
        <w:t xml:space="preserve"> </w:t>
      </w:r>
      <w:r>
        <w:rPr>
          <w:rFonts w:hint="cs"/>
          <w:rtl/>
        </w:rPr>
        <w:t>'</w:t>
      </w:r>
      <w:r w:rsidR="000521C0" w:rsidRPr="00C35A2C">
        <w:rPr>
          <w:rFonts w:hint="cs"/>
          <w:rtl/>
        </w:rPr>
        <w:t>צרות אחות אשה בזיקה</w:t>
      </w:r>
      <w:r>
        <w:rPr>
          <w:rFonts w:hint="cs"/>
          <w:rtl/>
        </w:rPr>
        <w:t>'</w:t>
      </w:r>
      <w:r w:rsidR="00A36125">
        <w:rPr>
          <w:rFonts w:hint="cs"/>
          <w:rtl/>
        </w:rPr>
        <w:t>!</w:t>
      </w:r>
      <w:r>
        <w:rPr>
          <w:rFonts w:hint="cs"/>
          <w:rtl/>
        </w:rPr>
        <w:t xml:space="preserve"> </w:t>
      </w:r>
      <w:r w:rsidRPr="007750DB">
        <w:rPr>
          <w:rStyle w:val="affff8"/>
          <w:rFonts w:hint="eastAsia"/>
          <w:rtl/>
        </w:rPr>
        <w:t>ו</w:t>
      </w:r>
      <w:r>
        <w:rPr>
          <w:rStyle w:val="affff8"/>
          <w:rFonts w:hint="cs"/>
          <w:rtl/>
        </w:rPr>
        <w:t>הו</w:t>
      </w:r>
      <w:r w:rsidRPr="007750DB">
        <w:rPr>
          <w:rStyle w:val="affff8"/>
          <w:rFonts w:hint="eastAsia"/>
          <w:rtl/>
        </w:rPr>
        <w:t>ה</w:t>
      </w:r>
      <w:r w:rsidRPr="007750DB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'</w:t>
      </w:r>
      <w:r w:rsidRPr="007750DB">
        <w:rPr>
          <w:rStyle w:val="affff8"/>
          <w:rFonts w:hint="eastAsia"/>
          <w:rtl/>
        </w:rPr>
        <w:t>חליצה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פסולה</w:t>
      </w:r>
      <w:r>
        <w:rPr>
          <w:rStyle w:val="affff8"/>
          <w:rFonts w:hint="cs"/>
          <w:rtl/>
        </w:rPr>
        <w:t>',</w:t>
      </w:r>
    </w:p>
    <w:p w14:paraId="3A8FC250" w14:textId="38F575F4" w:rsidR="000521C0" w:rsidRPr="0039104D" w:rsidRDefault="00560DF3" w:rsidP="000521C0">
      <w:pPr>
        <w:rPr>
          <w:rFonts w:ascii="FontbitDavid" w:hAnsi="FontbitDavid" w:cs="PFT_Frank"/>
          <w:b/>
          <w:bCs/>
          <w:sz w:val="14"/>
          <w:szCs w:val="14"/>
          <w:rtl/>
        </w:rPr>
      </w:pPr>
      <w:r>
        <w:rPr>
          <w:rStyle w:val="affff5"/>
          <w:rFonts w:hint="cs"/>
          <w:rtl/>
        </w:rPr>
        <w:t xml:space="preserve">א. </w:t>
      </w:r>
      <w:r w:rsidR="000521C0" w:rsidRPr="00C35A2C">
        <w:rPr>
          <w:rFonts w:ascii="FontbitDavid" w:hAnsi="FontbitDavid" w:hint="cs"/>
          <w:sz w:val="32"/>
          <w:rtl/>
        </w:rPr>
        <w:t xml:space="preserve">לדברי האומר 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 w:hint="cs"/>
          <w:sz w:val="32"/>
          <w:rtl/>
        </w:rPr>
        <w:t>אין זיקה</w:t>
      </w:r>
      <w:r>
        <w:rPr>
          <w:rFonts w:ascii="FontbitDavid" w:hAnsi="FontbitDavid" w:hint="cs"/>
          <w:sz w:val="32"/>
          <w:rtl/>
        </w:rPr>
        <w:t>',</w:t>
      </w:r>
      <w:r w:rsidRPr="007750DB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וא"כ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חליצת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אחות</w:t>
      </w:r>
      <w:r>
        <w:rPr>
          <w:rStyle w:val="affff8"/>
          <w:rFonts w:hint="cs"/>
          <w:rtl/>
        </w:rPr>
        <w:t>/ צרה</w:t>
      </w:r>
      <w:r w:rsidRPr="007750DB">
        <w:rPr>
          <w:rStyle w:val="affff8"/>
          <w:rtl/>
        </w:rPr>
        <w:t xml:space="preserve"> ראשונה</w:t>
      </w:r>
      <w:r>
        <w:rPr>
          <w:rStyle w:val="affff8"/>
          <w:rFonts w:hint="cs"/>
          <w:rtl/>
        </w:rPr>
        <w:t>,</w:t>
      </w:r>
      <w:r w:rsidRPr="007750DB">
        <w:rPr>
          <w:rStyle w:val="affff8"/>
          <w:rtl/>
        </w:rPr>
        <w:t xml:space="preserve"> כשרה</w:t>
      </w:r>
      <w:r>
        <w:rPr>
          <w:rStyle w:val="affff8"/>
          <w:rFonts w:hint="cs"/>
          <w:rtl/>
        </w:rPr>
        <w:t>,</w:t>
      </w:r>
    </w:p>
    <w:p w14:paraId="7CFBAC22" w14:textId="621CB9D8" w:rsidR="000521C0" w:rsidRDefault="00560DF3" w:rsidP="00717005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Pr="007750DB">
        <w:rPr>
          <w:rStyle w:val="affff5"/>
          <w:rFonts w:hint="eastAsia"/>
          <w:rtl/>
        </w:rPr>
        <w:t>אין</w:t>
      </w:r>
      <w:r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לפרש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0521C0" w:rsidRPr="00C35A2C">
        <w:rPr>
          <w:rFonts w:ascii="FontbitDavid" w:hAnsi="FontbitDavid" w:hint="cs"/>
          <w:sz w:val="32"/>
          <w:rtl/>
        </w:rPr>
        <w:t>בחלץ ללאה</w:t>
      </w:r>
      <w:r w:rsidR="00717005">
        <w:rPr>
          <w:rFonts w:ascii="FontbitDavid" w:hAnsi="FontbitDavid" w:hint="cs"/>
          <w:sz w:val="32"/>
          <w:rtl/>
        </w:rPr>
        <w:t>,</w:t>
      </w:r>
      <w:r w:rsidR="000521C0" w:rsidRPr="00C35A2C">
        <w:rPr>
          <w:rFonts w:ascii="FontbitDavid" w:hAnsi="FontbitDavid" w:hint="cs"/>
          <w:sz w:val="32"/>
          <w:rtl/>
        </w:rPr>
        <w:t xml:space="preserve"> ו</w:t>
      </w:r>
      <w:r>
        <w:rPr>
          <w:rFonts w:ascii="FontbitDavid" w:hAnsi="FontbitDavid" w:hint="cs"/>
          <w:sz w:val="32"/>
          <w:rtl/>
        </w:rPr>
        <w:t>אח"כ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717005">
        <w:rPr>
          <w:rFonts w:ascii="FontbitDavid" w:hAnsi="FontbitDavid" w:hint="cs"/>
          <w:sz w:val="32"/>
          <w:rtl/>
        </w:rPr>
        <w:t xml:space="preserve">אם חלץ </w:t>
      </w:r>
      <w:r w:rsidR="000521C0" w:rsidRPr="00C35A2C">
        <w:rPr>
          <w:rFonts w:ascii="FontbitDavid" w:hAnsi="FontbitDavid" w:hint="cs"/>
          <w:sz w:val="32"/>
          <w:rtl/>
        </w:rPr>
        <w:t xml:space="preserve">לרחל 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חליצה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דרחל</w:t>
      </w:r>
      <w:r w:rsidR="000521C0" w:rsidRPr="00C35A2C">
        <w:rPr>
          <w:rFonts w:ascii="FontbitDavid" w:hAnsi="FontbitDavid" w:hint="cs"/>
          <w:sz w:val="32"/>
          <w:rtl/>
        </w:rPr>
        <w:t xml:space="preserve"> פסולה</w:t>
      </w:r>
      <w:r w:rsidR="00717005">
        <w:rPr>
          <w:rFonts w:ascii="FontbitDavid" w:hAnsi="FontbitDavid" w:hint="cs"/>
          <w:sz w:val="32"/>
          <w:rtl/>
        </w:rPr>
        <w:t xml:space="preserve"> </w:t>
      </w:r>
      <w:r w:rsidR="00717005" w:rsidRPr="007750DB">
        <w:rPr>
          <w:rStyle w:val="affff8"/>
          <w:rFonts w:hint="eastAsia"/>
          <w:rtl/>
        </w:rPr>
        <w:t>דאחות</w:t>
      </w:r>
      <w:r w:rsidR="00717005" w:rsidRPr="007750DB">
        <w:rPr>
          <w:rStyle w:val="affff8"/>
          <w:rtl/>
        </w:rPr>
        <w:t xml:space="preserve"> </w:t>
      </w:r>
      <w:r w:rsidR="00717005" w:rsidRPr="007750DB">
        <w:rPr>
          <w:rStyle w:val="affff8"/>
          <w:rFonts w:hint="eastAsia"/>
          <w:rtl/>
        </w:rPr>
        <w:t>חלוצתו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717005">
        <w:rPr>
          <w:rFonts w:ascii="FontbitDavid" w:hAnsi="FontbitDavid" w:hint="cs"/>
          <w:sz w:val="32"/>
          <w:rtl/>
        </w:rPr>
        <w:t xml:space="preserve">- שאז גם </w:t>
      </w:r>
      <w:r w:rsidR="00717005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חליצת</w:t>
      </w:r>
      <w:r w:rsidR="00717005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717005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צרת</w:t>
      </w:r>
      <w:r w:rsidR="00717005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717005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רחל</w:t>
      </w:r>
      <w:r w:rsidR="00717005">
        <w:rPr>
          <w:rFonts w:ascii="FontbitDavid" w:hAnsi="FontbitDavid" w:hint="cs"/>
          <w:sz w:val="32"/>
          <w:rtl/>
        </w:rPr>
        <w:t xml:space="preserve"> פסולה!</w:t>
      </w:r>
      <w:r w:rsidR="00717005" w:rsidRPr="007750DB">
        <w:rPr>
          <w:rStyle w:val="affff8"/>
          <w:rtl/>
        </w:rPr>
        <w:t xml:space="preserve"> </w:t>
      </w:r>
      <w:r w:rsidR="00717005" w:rsidRPr="007750DB">
        <w:rPr>
          <w:rStyle w:val="affff8"/>
          <w:rFonts w:hint="eastAsia"/>
          <w:rtl/>
        </w:rPr>
        <w:t>כדלקמן</w:t>
      </w:r>
      <w:r w:rsidR="00717005">
        <w:rPr>
          <w:rStyle w:val="affff8"/>
          <w:rFonts w:hint="cs"/>
          <w:rtl/>
        </w:rPr>
        <w:t>,</w:t>
      </w:r>
    </w:p>
    <w:p w14:paraId="5E077DD9" w14:textId="1A7D9683" w:rsidR="000521C0" w:rsidRPr="00062827" w:rsidRDefault="00717005" w:rsidP="000521C0">
      <w:pPr>
        <w:rPr>
          <w:rStyle w:val="affff8"/>
          <w:spacing w:val="-4"/>
          <w:rtl/>
        </w:rPr>
      </w:pPr>
      <w:r w:rsidRPr="00062827">
        <w:rPr>
          <w:rStyle w:val="affff5"/>
          <w:rFonts w:hint="eastAsia"/>
          <w:spacing w:val="-4"/>
          <w:rtl/>
        </w:rPr>
        <w:t>אלא</w:t>
      </w:r>
      <w:r w:rsidR="000521C0" w:rsidRPr="00062827">
        <w:rPr>
          <w:rStyle w:val="affff5"/>
          <w:spacing w:val="-4"/>
          <w:rtl/>
        </w:rPr>
        <w:t xml:space="preserve"> </w:t>
      </w:r>
      <w:r w:rsidRPr="00062827">
        <w:rPr>
          <w:rFonts w:ascii="FontbitDavid" w:hAnsi="FontbitDavid" w:hint="cs"/>
          <w:spacing w:val="-4"/>
          <w:sz w:val="32"/>
          <w:rtl/>
        </w:rPr>
        <w:t>'</w:t>
      </w:r>
      <w:r w:rsidR="000521C0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התחיל</w:t>
      </w:r>
      <w:r w:rsidR="000521C0" w:rsidRPr="00062827">
        <w:rPr>
          <w:rFonts w:ascii="FontbitDavid" w:hAnsi="FontbitDavid"/>
          <w:spacing w:val="-4"/>
          <w:sz w:val="32"/>
          <w:rtl/>
        </w:rPr>
        <w:t xml:space="preserve"> באחיות לא </w:t>
      </w:r>
      <w:r w:rsidR="000521C0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יגמור</w:t>
      </w:r>
      <w:r w:rsidR="000521C0" w:rsidRPr="00062827">
        <w:rPr>
          <w:rStyle w:val="affff8"/>
          <w:spacing w:val="-4"/>
          <w:rtl/>
        </w:rPr>
        <w:t xml:space="preserve"> </w:t>
      </w:r>
      <w:r w:rsidRPr="00062827">
        <w:rPr>
          <w:rStyle w:val="affff8"/>
          <w:rFonts w:hint="eastAsia"/>
          <w:spacing w:val="-4"/>
          <w:rtl/>
        </w:rPr>
        <w:t>אף</w:t>
      </w:r>
      <w:r w:rsidRPr="00062827">
        <w:rPr>
          <w:rStyle w:val="affff8"/>
          <w:spacing w:val="-4"/>
          <w:rtl/>
        </w:rPr>
        <w:t xml:space="preserve"> </w:t>
      </w:r>
      <w:r w:rsidR="000521C0" w:rsidRPr="00062827">
        <w:rPr>
          <w:rFonts w:ascii="FontbitDavid" w:hAnsi="FontbitDavid"/>
          <w:spacing w:val="-4"/>
          <w:sz w:val="32"/>
          <w:rtl/>
        </w:rPr>
        <w:t>בצרות</w:t>
      </w:r>
      <w:r w:rsidRPr="00062827">
        <w:rPr>
          <w:rFonts w:ascii="FontbitDavid" w:hAnsi="FontbitDavid" w:hint="cs"/>
          <w:spacing w:val="-4"/>
          <w:sz w:val="32"/>
          <w:rtl/>
        </w:rPr>
        <w:t>'</w:t>
      </w:r>
      <w:r w:rsidR="000521C0" w:rsidRPr="00062827">
        <w:rPr>
          <w:rFonts w:ascii="FontbitDavid" w:hAnsi="FontbitDavid"/>
          <w:spacing w:val="-4"/>
          <w:sz w:val="32"/>
          <w:rtl/>
        </w:rPr>
        <w:t xml:space="preserve"> </w:t>
      </w:r>
      <w:r w:rsidRPr="00062827">
        <w:rPr>
          <w:rStyle w:val="affff8"/>
          <w:rFonts w:hint="cs"/>
          <w:spacing w:val="-4"/>
          <w:rtl/>
        </w:rPr>
        <w:t>ש</w:t>
      </w:r>
      <w:r w:rsidR="000521C0" w:rsidRPr="00062827">
        <w:rPr>
          <w:rStyle w:val="affff8"/>
          <w:spacing w:val="-4"/>
          <w:rtl/>
        </w:rPr>
        <w:t>אסור ב</w:t>
      </w:r>
      <w:r w:rsidRPr="00062827">
        <w:rPr>
          <w:rStyle w:val="affff8"/>
          <w:rFonts w:hint="cs"/>
          <w:spacing w:val="-4"/>
          <w:rtl/>
        </w:rPr>
        <w:t>'</w:t>
      </w:r>
      <w:r w:rsidR="000521C0" w:rsidRPr="00062827">
        <w:rPr>
          <w:rStyle w:val="affff8"/>
          <w:spacing w:val="-4"/>
          <w:rtl/>
        </w:rPr>
        <w:t>צרת קרובת חלוצתו</w:t>
      </w:r>
      <w:r w:rsidRPr="00062827">
        <w:rPr>
          <w:rStyle w:val="affff8"/>
          <w:rFonts w:hint="cs"/>
          <w:spacing w:val="-4"/>
          <w:rtl/>
        </w:rPr>
        <w:t>',</w:t>
      </w:r>
    </w:p>
    <w:p w14:paraId="6073E471" w14:textId="44D1456B" w:rsidR="000521C0" w:rsidRPr="00C35A2C" w:rsidRDefault="00717005" w:rsidP="007750DB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התחיל</w:t>
      </w:r>
      <w:r w:rsidR="000521C0" w:rsidRPr="00C35A2C">
        <w:rPr>
          <w:rFonts w:ascii="FontbitDavid" w:hAnsi="FontbitDavid"/>
          <w:sz w:val="32"/>
          <w:rtl/>
        </w:rPr>
        <w:t xml:space="preserve"> בצרות יגמור </w:t>
      </w:r>
      <w:r w:rsidR="000521C0" w:rsidRPr="007750DB">
        <w:rPr>
          <w:rStyle w:val="affff8"/>
          <w:rtl/>
        </w:rPr>
        <w:t>אף</w:t>
      </w:r>
      <w:r w:rsidR="000521C0" w:rsidRPr="00C35A2C">
        <w:rPr>
          <w:rFonts w:ascii="FontbitDavid" w:hAnsi="FontbitDavid"/>
          <w:sz w:val="32"/>
          <w:rtl/>
        </w:rPr>
        <w:t xml:space="preserve"> באחיות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Pr="007750DB">
        <w:rPr>
          <w:rStyle w:val="affff8"/>
          <w:rFonts w:hint="eastAsia"/>
          <w:rtl/>
        </w:rPr>
        <w:t>ש</w:t>
      </w:r>
      <w:r w:rsidR="000521C0" w:rsidRPr="007750DB">
        <w:rPr>
          <w:rStyle w:val="affff8"/>
          <w:rtl/>
        </w:rPr>
        <w:t>מותר ב</w:t>
      </w:r>
      <w:r>
        <w:rPr>
          <w:rStyle w:val="affff8"/>
          <w:rFonts w:hint="cs"/>
          <w:rtl/>
        </w:rPr>
        <w:t>'</w:t>
      </w:r>
      <w:r w:rsidR="000521C0" w:rsidRPr="007750DB">
        <w:rPr>
          <w:rStyle w:val="affff8"/>
          <w:rtl/>
        </w:rPr>
        <w:t>קרובת צרת חלוצתו</w:t>
      </w:r>
      <w:r>
        <w:rPr>
          <w:rStyle w:val="affff8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>.</w:t>
      </w:r>
    </w:p>
    <w:p w14:paraId="590FB17E" w14:textId="4BC73C37" w:rsidR="000521C0" w:rsidRPr="00062827" w:rsidRDefault="00717005" w:rsidP="000521C0">
      <w:pPr>
        <w:rPr>
          <w:spacing w:val="-2"/>
          <w:rtl/>
        </w:rPr>
      </w:pPr>
      <w:r w:rsidRPr="00062827">
        <w:rPr>
          <w:rStyle w:val="affff5"/>
          <w:rFonts w:hint="cs"/>
          <w:rtl/>
        </w:rPr>
        <w:t xml:space="preserve">ב. </w:t>
      </w:r>
      <w:r w:rsidR="000521C0" w:rsidRPr="00062827">
        <w:rPr>
          <w:rStyle w:val="affff5"/>
          <w:rtl/>
        </w:rPr>
        <w:t>ר</w:t>
      </w:r>
      <w:r w:rsidRPr="00062827">
        <w:rPr>
          <w:rStyle w:val="affff5"/>
          <w:rFonts w:hint="cs"/>
          <w:rtl/>
        </w:rPr>
        <w:t>"</w:t>
      </w:r>
      <w:r w:rsidR="000521C0" w:rsidRPr="00062827">
        <w:rPr>
          <w:rStyle w:val="affff5"/>
          <w:rtl/>
        </w:rPr>
        <w:t>א</w:t>
      </w:r>
      <w:r w:rsidR="000521C0" w:rsidRPr="00062827">
        <w:rPr>
          <w:rFonts w:ascii="FontbitDavid" w:hAnsi="FontbitDavid"/>
          <w:spacing w:val="-2"/>
          <w:sz w:val="32"/>
          <w:rtl/>
        </w:rPr>
        <w:t xml:space="preserve">: </w:t>
      </w:r>
      <w:r w:rsidRPr="00062827">
        <w:rPr>
          <w:rFonts w:ascii="FontbitDavid" w:hAnsi="FontbitDavid" w:hint="cs"/>
          <w:spacing w:val="-2"/>
          <w:sz w:val="32"/>
          <w:rtl/>
        </w:rPr>
        <w:t>'יש זיקה',</w:t>
      </w:r>
      <w:r w:rsidR="000521C0" w:rsidRPr="00062827">
        <w:rPr>
          <w:rFonts w:ascii="FontbitDavid" w:hAnsi="FontbitDavid"/>
          <w:spacing w:val="-2"/>
          <w:sz w:val="32"/>
          <w:rtl/>
        </w:rPr>
        <w:t xml:space="preserve"> ולא </w:t>
      </w:r>
      <w:r w:rsidR="00A36125" w:rsidRPr="00062827">
        <w:rPr>
          <w:rFonts w:ascii="FontbitDavid" w:hAnsi="FontbitDavid" w:hint="cs"/>
          <w:spacing w:val="-2"/>
          <w:sz w:val="32"/>
          <w:rtl/>
        </w:rPr>
        <w:t>אלימא</w:t>
      </w:r>
      <w:r w:rsidRPr="00062827">
        <w:rPr>
          <w:rFonts w:ascii="FontbitDavid" w:hAnsi="FontbitDavid"/>
          <w:spacing w:val="-2"/>
          <w:sz w:val="32"/>
          <w:rtl/>
        </w:rPr>
        <w:t xml:space="preserve"> </w:t>
      </w:r>
      <w:r w:rsidRPr="00062827">
        <w:rPr>
          <w:rFonts w:ascii="FontbitDavid" w:hAnsi="FontbitDavid" w:hint="cs"/>
          <w:spacing w:val="-2"/>
          <w:sz w:val="32"/>
          <w:rtl/>
        </w:rPr>
        <w:t>לעשות</w:t>
      </w:r>
      <w:r w:rsidRPr="00062827">
        <w:rPr>
          <w:rFonts w:ascii="FontbitDavid" w:hAnsi="FontbitDavid"/>
          <w:spacing w:val="-2"/>
          <w:sz w:val="32"/>
          <w:rtl/>
        </w:rPr>
        <w:t xml:space="preserve"> </w:t>
      </w:r>
      <w:r w:rsidR="000521C0" w:rsidRPr="00062827">
        <w:rPr>
          <w:rFonts w:ascii="FontbitDavid" w:hAnsi="FontbitDavid"/>
          <w:spacing w:val="-2"/>
          <w:sz w:val="32"/>
          <w:rtl/>
        </w:rPr>
        <w:t>צרה כערוה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Pr="00062827">
        <w:rPr>
          <w:rStyle w:val="affff8"/>
          <w:rFonts w:hint="eastAsia"/>
          <w:spacing w:val="-2"/>
          <w:rtl/>
        </w:rPr>
        <w:t>וחליצתה</w:t>
      </w:r>
      <w:r w:rsidRPr="00062827">
        <w:rPr>
          <w:rStyle w:val="affff8"/>
          <w:spacing w:val="-2"/>
          <w:rtl/>
        </w:rPr>
        <w:t xml:space="preserve"> </w:t>
      </w:r>
      <w:r w:rsidRPr="00062827">
        <w:rPr>
          <w:rStyle w:val="affff8"/>
          <w:rFonts w:hint="eastAsia"/>
          <w:spacing w:val="-2"/>
          <w:rtl/>
        </w:rPr>
        <w:t>עדיפה</w:t>
      </w:r>
      <w:r w:rsidR="000521C0" w:rsidRPr="00062827">
        <w:rPr>
          <w:rStyle w:val="affff8"/>
          <w:spacing w:val="-2"/>
          <w:rtl/>
        </w:rPr>
        <w:t>.</w:t>
      </w:r>
    </w:p>
    <w:p w14:paraId="4A1924EF" w14:textId="45A71576" w:rsidR="000521C0" w:rsidRDefault="00717005" w:rsidP="000521C0">
      <w:pPr>
        <w:rPr>
          <w:rFonts w:ascii="FontbitDavid" w:hAnsi="FontbitDavid"/>
          <w:spacing w:val="-2"/>
          <w:sz w:val="32"/>
          <w:rtl/>
        </w:rPr>
      </w:pPr>
      <w:r w:rsidRPr="007750DB">
        <w:rPr>
          <w:rStyle w:val="affff5"/>
          <w:rFonts w:hint="eastAsia"/>
          <w:rtl/>
        </w:rPr>
        <w:t>ומוכיח</w:t>
      </w:r>
      <w:r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מברייתא</w:t>
      </w:r>
      <w:r w:rsidRPr="007750DB">
        <w:rPr>
          <w:rStyle w:val="affff5"/>
          <w:rtl/>
        </w:rPr>
        <w:t xml:space="preserve"> כר"א</w:t>
      </w:r>
      <w:r>
        <w:rPr>
          <w:rStyle w:val="affff5"/>
          <w:rFonts w:hint="cs"/>
          <w:rtl/>
        </w:rPr>
        <w:t>:</w:t>
      </w:r>
      <w:r w:rsidR="000521C0" w:rsidRPr="00AC7749">
        <w:rPr>
          <w:rFonts w:ascii="FontbitDavid" w:hAnsi="FontbitDavid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>'</w:t>
      </w:r>
      <w:r w:rsidR="000521C0" w:rsidRPr="00AC7749">
        <w:rPr>
          <w:rFonts w:ascii="FontbitDavid" w:hAnsi="FontbitDavid"/>
          <w:spacing w:val="-2"/>
          <w:sz w:val="32"/>
          <w:rtl/>
        </w:rPr>
        <w:t>חלץ לאחיות לא נפטרו צרות</w:t>
      </w:r>
      <w:r>
        <w:rPr>
          <w:rFonts w:ascii="FontbitDavid" w:hAnsi="FontbitDavid" w:hint="cs"/>
          <w:spacing w:val="-2"/>
          <w:sz w:val="32"/>
          <w:rtl/>
        </w:rPr>
        <w:t>'!</w:t>
      </w:r>
      <w:r w:rsidR="000521C0" w:rsidRPr="00AC7749">
        <w:rPr>
          <w:rFonts w:ascii="FontbitDavid" w:hAnsi="FontbitDavid"/>
          <w:spacing w:val="-2"/>
          <w:sz w:val="32"/>
          <w:rtl/>
        </w:rPr>
        <w:t xml:space="preserve"> </w:t>
      </w:r>
    </w:p>
    <w:p w14:paraId="50F393D0" w14:textId="793D9553" w:rsidR="000521C0" w:rsidRPr="00C35A2C" w:rsidRDefault="00717005" w:rsidP="000521C0">
      <w:pPr>
        <w:rPr>
          <w:rtl/>
        </w:rPr>
      </w:pPr>
      <w:r w:rsidRPr="007750DB">
        <w:rPr>
          <w:rStyle w:val="affff5"/>
          <w:rFonts w:hint="eastAsia"/>
          <w:rtl/>
        </w:rPr>
        <w:t>ודחה</w:t>
      </w:r>
      <w:r>
        <w:rPr>
          <w:rFonts w:ascii="FontbitDavid" w:hAnsi="FontbitDavid" w:hint="cs"/>
          <w:spacing w:val="-2"/>
          <w:sz w:val="32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שמא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D25799">
        <w:rPr>
          <w:rStyle w:val="affff5"/>
          <w:rtl/>
        </w:rPr>
        <w:t>ב"ש</w:t>
      </w:r>
      <w:r w:rsidR="000521C0" w:rsidRPr="00C35A2C">
        <w:rPr>
          <w:rFonts w:ascii="FontbitDavid" w:hAnsi="FontbitDavid"/>
          <w:sz w:val="32"/>
          <w:rtl/>
        </w:rPr>
        <w:t xml:space="preserve"> היא, </w:t>
      </w:r>
      <w:r>
        <w:rPr>
          <w:rFonts w:ascii="FontbitDavid" w:hAnsi="FontbitDavid" w:hint="cs"/>
          <w:sz w:val="32"/>
          <w:rtl/>
        </w:rPr>
        <w:t>ש</w:t>
      </w:r>
      <w:r w:rsidR="000521C0" w:rsidRPr="00C35A2C">
        <w:rPr>
          <w:rFonts w:ascii="FontbitDavid" w:hAnsi="FontbitDavid"/>
          <w:sz w:val="32"/>
          <w:rtl/>
        </w:rPr>
        <w:t>מתירין צרות לאחין</w:t>
      </w:r>
      <w:r>
        <w:rPr>
          <w:rFonts w:hint="cs"/>
          <w:rtl/>
        </w:rPr>
        <w:t>,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ולכן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חליצתה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עדיפה</w:t>
      </w:r>
      <w:r>
        <w:rPr>
          <w:rStyle w:val="affff8"/>
          <w:rFonts w:hint="cs"/>
          <w:rtl/>
        </w:rPr>
        <w:t>,</w:t>
      </w:r>
    </w:p>
    <w:p w14:paraId="37149A65" w14:textId="0D661D32" w:rsidR="00717005" w:rsidRDefault="000521C0" w:rsidP="00406219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ולא</w:t>
      </w:r>
      <w:r w:rsidRPr="00C35A2C">
        <w:rPr>
          <w:rFonts w:ascii="FontbitDavid" w:hAnsi="FontbitDavid" w:hint="cs"/>
          <w:sz w:val="32"/>
          <w:rtl/>
        </w:rPr>
        <w:t xml:space="preserve"> תתייבם</w:t>
      </w:r>
      <w:r w:rsidR="00717005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25799">
        <w:rPr>
          <w:rStyle w:val="affff5"/>
          <w:rFonts w:hint="cs"/>
          <w:rtl/>
        </w:rPr>
        <w:t>כריב</w:t>
      </w:r>
      <w:r w:rsidRPr="00D25799">
        <w:rPr>
          <w:rStyle w:val="affff5"/>
          <w:rtl/>
        </w:rPr>
        <w:t>"</w:t>
      </w:r>
      <w:r w:rsidRPr="00D25799">
        <w:rPr>
          <w:rStyle w:val="affff5"/>
          <w:rFonts w:hint="cs"/>
          <w:rtl/>
        </w:rPr>
        <w:t>נ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717005">
        <w:rPr>
          <w:rFonts w:ascii="FontbitDavid" w:hAnsi="FontbitDavid" w:hint="cs"/>
          <w:sz w:val="32"/>
          <w:rtl/>
        </w:rPr>
        <w:t>ד'</w:t>
      </w:r>
      <w:r w:rsidRPr="00C35A2C">
        <w:rPr>
          <w:rFonts w:ascii="FontbitDavid" w:hAnsi="FontbitDavid"/>
          <w:sz w:val="32"/>
          <w:rtl/>
        </w:rPr>
        <w:t xml:space="preserve">נתקן לצרות </w:t>
      </w:r>
      <w:r w:rsidR="00717005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>חולצות</w:t>
      </w:r>
      <w:r w:rsidR="00717005">
        <w:rPr>
          <w:rFonts w:ascii="FontbitDavid" w:hAnsi="FontbitDavid" w:hint="cs"/>
          <w:sz w:val="32"/>
          <w:rtl/>
        </w:rPr>
        <w:t xml:space="preserve">' </w:t>
      </w:r>
      <w:r w:rsidR="00717005" w:rsidRPr="007750DB">
        <w:rPr>
          <w:rStyle w:val="affff8"/>
          <w:rFonts w:hint="eastAsia"/>
          <w:rtl/>
        </w:rPr>
        <w:t>ובסוף</w:t>
      </w:r>
      <w:r w:rsidR="00717005" w:rsidRPr="007750DB">
        <w:rPr>
          <w:rStyle w:val="affff8"/>
          <w:rtl/>
        </w:rPr>
        <w:t xml:space="preserve"> </w:t>
      </w:r>
      <w:r w:rsidR="00717005" w:rsidRPr="007750DB">
        <w:rPr>
          <w:rStyle w:val="affff8"/>
          <w:rFonts w:hint="eastAsia"/>
          <w:rtl/>
        </w:rPr>
        <w:t>תקנו</w:t>
      </w:r>
      <w:r w:rsidR="00717005" w:rsidRPr="007750DB">
        <w:rPr>
          <w:rStyle w:val="affff8"/>
          <w:rtl/>
        </w:rPr>
        <w:t xml:space="preserve"> </w:t>
      </w:r>
      <w:r w:rsidR="00717005" w:rsidRPr="007750DB">
        <w:rPr>
          <w:rStyle w:val="affff8"/>
          <w:rFonts w:hint="eastAsia"/>
          <w:rtl/>
        </w:rPr>
        <w:t>כן</w:t>
      </w:r>
      <w:r w:rsidR="00717005" w:rsidRPr="007750DB">
        <w:rPr>
          <w:rStyle w:val="affff8"/>
          <w:rtl/>
        </w:rPr>
        <w:t>.</w:t>
      </w:r>
      <w:r w:rsidRPr="00C35A2C">
        <w:rPr>
          <w:rFonts w:ascii="FontbitDavid" w:hAnsi="FontbitDavid"/>
          <w:sz w:val="32"/>
          <w:rtl/>
        </w:rPr>
        <w:t xml:space="preserve"> </w:t>
      </w:r>
    </w:p>
    <w:p w14:paraId="704BAA4A" w14:textId="568BE665" w:rsidR="000521C0" w:rsidRPr="001D4A16" w:rsidRDefault="000521C0" w:rsidP="00406219">
      <w:pPr>
        <w:pStyle w:val="affff2"/>
        <w:rPr>
          <w:rtl/>
        </w:rPr>
      </w:pPr>
      <w:bookmarkStart w:id="264" w:name="_Toc119172702"/>
      <w:bookmarkStart w:id="265" w:name="_Toc119229790"/>
      <w:r w:rsidRPr="007750DB">
        <w:rPr>
          <w:rStyle w:val="affff5"/>
          <w:rtl/>
        </w:rPr>
        <w:t>איבעיא</w:t>
      </w:r>
      <w:r w:rsidR="001D4A16">
        <w:rPr>
          <w:rStyle w:val="affff5"/>
          <w:rFonts w:hint="cs"/>
          <w:rtl/>
        </w:rPr>
        <w:t>:</w:t>
      </w:r>
      <w:r w:rsidRPr="0039104D">
        <w:rPr>
          <w:rtl/>
        </w:rPr>
        <w:t xml:space="preserve"> </w:t>
      </w:r>
      <w:r w:rsidRPr="001D4A16">
        <w:rPr>
          <w:rtl/>
        </w:rPr>
        <w:t xml:space="preserve">בעלת גט ובעלת מאמר, </w:t>
      </w:r>
      <w:r w:rsidR="001D4A16">
        <w:rPr>
          <w:rFonts w:hint="cs"/>
          <w:rtl/>
        </w:rPr>
        <w:t>למי</w:t>
      </w:r>
      <w:r w:rsidRPr="001D4A16">
        <w:rPr>
          <w:rtl/>
        </w:rPr>
        <w:t xml:space="preserve"> </w:t>
      </w:r>
      <w:r w:rsidR="001D4A16">
        <w:rPr>
          <w:rFonts w:hint="cs"/>
          <w:rtl/>
        </w:rPr>
        <w:t>יחלוץ</w:t>
      </w:r>
      <w:r w:rsidR="001D4A16" w:rsidRPr="007750DB">
        <w:rPr>
          <w:rStyle w:val="affff8"/>
          <w:rtl/>
        </w:rPr>
        <w:t xml:space="preserve"> </w:t>
      </w:r>
      <w:r w:rsidR="001D4A16" w:rsidRPr="00406219">
        <w:rPr>
          <w:rStyle w:val="affff8"/>
          <w:b w:val="0"/>
          <w:bCs w:val="0"/>
          <w:rtl/>
        </w:rPr>
        <w:t>ותיפטר שניה</w:t>
      </w:r>
      <w:r w:rsidRPr="001D4A16">
        <w:rPr>
          <w:rtl/>
        </w:rPr>
        <w:t>?</w:t>
      </w:r>
      <w:bookmarkEnd w:id="264"/>
      <w:bookmarkEnd w:id="265"/>
      <w:r w:rsidRPr="007750DB">
        <w:rPr>
          <w:rtl/>
        </w:rPr>
        <w:t xml:space="preserve"> </w:t>
      </w:r>
    </w:p>
    <w:p w14:paraId="21D0D69D" w14:textId="41442504" w:rsidR="000521C0" w:rsidRDefault="001D4A16" w:rsidP="001D4A16">
      <w:pPr>
        <w:rPr>
          <w:sz w:val="32"/>
          <w:rtl/>
        </w:rPr>
      </w:pPr>
      <w:r>
        <w:rPr>
          <w:rFonts w:hint="cs"/>
          <w:rtl/>
        </w:rPr>
        <w:t>ד'</w:t>
      </w:r>
      <w:r w:rsidR="000521C0" w:rsidRPr="00C35A2C">
        <w:rPr>
          <w:sz w:val="32"/>
          <w:rtl/>
        </w:rPr>
        <w:t>גט</w:t>
      </w:r>
      <w:r>
        <w:rPr>
          <w:rFonts w:hint="cs"/>
          <w:sz w:val="32"/>
          <w:rtl/>
        </w:rPr>
        <w:t>'</w:t>
      </w:r>
      <w:r w:rsidR="000521C0" w:rsidRPr="00C35A2C">
        <w:rPr>
          <w:sz w:val="32"/>
          <w:rtl/>
        </w:rPr>
        <w:t xml:space="preserve"> עדיפא</w:t>
      </w:r>
      <w:r w:rsidRPr="007750DB">
        <w:rPr>
          <w:rStyle w:val="affff8"/>
          <w:rtl/>
        </w:rPr>
        <w:t xml:space="preserve"> זיקתה קלושה</w:t>
      </w:r>
      <w:r w:rsidR="000521C0" w:rsidRPr="00C35A2C">
        <w:rPr>
          <w:sz w:val="32"/>
          <w:rtl/>
        </w:rPr>
        <w:t xml:space="preserve"> - </w:t>
      </w:r>
      <w:r>
        <w:rPr>
          <w:rFonts w:hint="cs"/>
          <w:sz w:val="32"/>
          <w:rtl/>
        </w:rPr>
        <w:t>שה</w:t>
      </w:r>
      <w:r w:rsidR="000521C0" w:rsidRPr="00C35A2C">
        <w:rPr>
          <w:sz w:val="32"/>
          <w:rtl/>
        </w:rPr>
        <w:t>תחיל בה</w:t>
      </w:r>
      <w:r>
        <w:rPr>
          <w:rFonts w:hint="cs"/>
          <w:sz w:val="32"/>
          <w:rtl/>
        </w:rPr>
        <w:t>וצאתה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ויחלוץ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לחברתה</w:t>
      </w:r>
      <w:r w:rsidR="000521C0" w:rsidRPr="007750DB">
        <w:rPr>
          <w:rStyle w:val="affff8"/>
          <w:rtl/>
        </w:rPr>
        <w:t>,</w:t>
      </w:r>
    </w:p>
    <w:p w14:paraId="63C61714" w14:textId="333941EF" w:rsidR="000521C0" w:rsidRDefault="001D4A16" w:rsidP="000521C0">
      <w:pPr>
        <w:rPr>
          <w:rStyle w:val="affff5"/>
          <w:rtl/>
        </w:rPr>
      </w:pPr>
      <w:r w:rsidRPr="00D1637C">
        <w:rPr>
          <w:rFonts w:cs="PFT_Frank" w:hint="eastAsia"/>
          <w:b/>
          <w:bCs/>
          <w:szCs w:val="14"/>
          <w:rtl/>
        </w:rPr>
        <w:t>או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ד'</w:t>
      </w:r>
      <w:r w:rsidR="000521C0" w:rsidRPr="00C35A2C">
        <w:rPr>
          <w:rFonts w:ascii="FontbitDavid" w:hAnsi="FontbitDavid"/>
          <w:sz w:val="32"/>
          <w:rtl/>
        </w:rPr>
        <w:t>מאמר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 xml:space="preserve"> עדיפא - </w:t>
      </w:r>
      <w:r>
        <w:rPr>
          <w:rFonts w:ascii="FontbitDavid" w:hAnsi="FontbitDavid" w:hint="cs"/>
          <w:sz w:val="32"/>
          <w:rtl/>
        </w:rPr>
        <w:t>ש</w:t>
      </w:r>
      <w:r w:rsidR="000521C0" w:rsidRPr="00C35A2C">
        <w:rPr>
          <w:rFonts w:ascii="FontbitDavid" w:hAnsi="FontbitDavid"/>
          <w:sz w:val="32"/>
          <w:rtl/>
        </w:rPr>
        <w:t>קרובה לביאה</w:t>
      </w:r>
      <w:r w:rsidRPr="007750DB">
        <w:rPr>
          <w:rStyle w:val="affff8"/>
          <w:rtl/>
        </w:rPr>
        <w:t xml:space="preserve"> ויחלוץ לחברתה</w:t>
      </w:r>
      <w:r>
        <w:rPr>
          <w:rStyle w:val="affff8"/>
          <w:rFonts w:hint="cs"/>
          <w:rtl/>
        </w:rPr>
        <w:t>.</w:t>
      </w:r>
    </w:p>
    <w:p w14:paraId="4170567F" w14:textId="61143109" w:rsidR="000521C0" w:rsidRDefault="001D4A16" w:rsidP="000521C0">
      <w:pPr>
        <w:rPr>
          <w:rFonts w:ascii="FontbitDavid" w:hAnsi="FontbitDavid"/>
          <w:spacing w:val="-6"/>
          <w:sz w:val="32"/>
          <w:rtl/>
        </w:rPr>
      </w:pPr>
      <w:r>
        <w:rPr>
          <w:rStyle w:val="affff5"/>
          <w:rFonts w:hint="cs"/>
          <w:rtl/>
        </w:rPr>
        <w:t>ומוכיח</w:t>
      </w:r>
      <w:r w:rsidR="000521C0" w:rsidRPr="007B057E">
        <w:rPr>
          <w:rStyle w:val="affff5"/>
          <w:rtl/>
        </w:rPr>
        <w:t>:</w:t>
      </w:r>
      <w:r w:rsidR="000521C0" w:rsidRPr="00353D72">
        <w:rPr>
          <w:rFonts w:ascii="FontbitDavid" w:hAnsi="FontbitDavid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>ד</w:t>
      </w:r>
      <w:r w:rsidR="000521C0" w:rsidRPr="00353D72">
        <w:rPr>
          <w:rFonts w:ascii="FontbitDavid" w:hAnsi="FontbitDavid"/>
          <w:spacing w:val="-6"/>
          <w:sz w:val="32"/>
          <w:rtl/>
        </w:rPr>
        <w:t xml:space="preserve">מודה </w:t>
      </w:r>
      <w:r w:rsidR="000521C0" w:rsidRPr="00D25799">
        <w:rPr>
          <w:rStyle w:val="affff5"/>
          <w:rtl/>
        </w:rPr>
        <w:t>ר"ג,</w:t>
      </w:r>
      <w:r w:rsidR="000521C0" w:rsidRPr="00353D72">
        <w:rPr>
          <w:rFonts w:ascii="FontbitDavid" w:hAnsi="FontbitDavid"/>
          <w:spacing w:val="-6"/>
          <w:sz w:val="32"/>
          <w:rtl/>
        </w:rPr>
        <w:t xml:space="preserve"> שיש </w:t>
      </w:r>
      <w:r>
        <w:rPr>
          <w:rFonts w:ascii="FontbitDavid" w:hAnsi="FontbitDavid" w:hint="cs"/>
          <w:spacing w:val="-6"/>
          <w:sz w:val="32"/>
          <w:rtl/>
        </w:rPr>
        <w:t>'</w:t>
      </w:r>
      <w:r w:rsidR="000521C0" w:rsidRPr="00353D72">
        <w:rPr>
          <w:rFonts w:ascii="FontbitDavid" w:hAnsi="FontbitDavid"/>
          <w:spacing w:val="-6"/>
          <w:sz w:val="32"/>
          <w:rtl/>
        </w:rPr>
        <w:t>גט אחר מאמר</w:t>
      </w:r>
      <w:r>
        <w:rPr>
          <w:rFonts w:ascii="FontbitDavid" w:hAnsi="FontbitDavid" w:hint="cs"/>
          <w:spacing w:val="-6"/>
          <w:sz w:val="32"/>
          <w:rtl/>
        </w:rPr>
        <w:t>'</w:t>
      </w:r>
      <w:r w:rsidR="000521C0" w:rsidRPr="00353D72">
        <w:rPr>
          <w:rFonts w:ascii="FontbitDavid" w:hAnsi="FontbitDavid"/>
          <w:spacing w:val="-6"/>
          <w:sz w:val="32"/>
          <w:rtl/>
        </w:rPr>
        <w:t xml:space="preserve"> ו</w:t>
      </w:r>
      <w:r>
        <w:rPr>
          <w:rFonts w:ascii="FontbitDavid" w:hAnsi="FontbitDavid" w:hint="cs"/>
          <w:spacing w:val="-6"/>
          <w:sz w:val="32"/>
          <w:rtl/>
        </w:rPr>
        <w:t>'</w:t>
      </w:r>
      <w:r w:rsidR="000521C0" w:rsidRPr="00353D72">
        <w:rPr>
          <w:rFonts w:ascii="FontbitDavid" w:hAnsi="FontbitDavid"/>
          <w:spacing w:val="-6"/>
          <w:sz w:val="32"/>
          <w:rtl/>
        </w:rPr>
        <w:t>מאמר אחר גט</w:t>
      </w:r>
      <w:r>
        <w:rPr>
          <w:rFonts w:ascii="FontbitDavid" w:hAnsi="FontbitDavid" w:hint="cs"/>
          <w:spacing w:val="-6"/>
          <w:sz w:val="32"/>
          <w:rtl/>
        </w:rPr>
        <w:t>'</w:t>
      </w:r>
      <w:r w:rsidR="000521C0" w:rsidRPr="00353D72">
        <w:rPr>
          <w:rFonts w:ascii="FontbitDavid" w:hAnsi="FontbitDavid"/>
          <w:spacing w:val="-6"/>
          <w:sz w:val="32"/>
          <w:rtl/>
        </w:rPr>
        <w:t>,</w:t>
      </w:r>
      <w:r w:rsidR="000521C0"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להיאסר</w:t>
      </w:r>
      <w:r>
        <w:rPr>
          <w:rStyle w:val="affff8"/>
          <w:rFonts w:hint="cs"/>
          <w:rtl/>
        </w:rPr>
        <w:t>,</w:t>
      </w:r>
    </w:p>
    <w:p w14:paraId="66282532" w14:textId="61C1755A" w:rsidR="000521C0" w:rsidRPr="00CF5119" w:rsidRDefault="001D4A16" w:rsidP="00CF5119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pacing w:val="-6"/>
          <w:sz w:val="32"/>
          <w:rtl/>
        </w:rPr>
        <w:t>ואם אחד עדיף</w:t>
      </w:r>
      <w:r w:rsidR="00A36125">
        <w:rPr>
          <w:rFonts w:ascii="FontbitDavid" w:hAnsi="FontbitDavid" w:hint="cs"/>
          <w:spacing w:val="-6"/>
          <w:sz w:val="32"/>
          <w:rtl/>
        </w:rPr>
        <w:t>,</w:t>
      </w:r>
      <w:r>
        <w:rPr>
          <w:rFonts w:ascii="FontbitDavid" w:hAnsi="FontbitDavid" w:hint="cs"/>
          <w:spacing w:val="-6"/>
          <w:sz w:val="32"/>
          <w:rtl/>
        </w:rPr>
        <w:t xml:space="preserve"> לא יועיל חבירו אחריו - </w:t>
      </w:r>
      <w:r w:rsidR="000521C0" w:rsidRPr="00C35A2C">
        <w:rPr>
          <w:rFonts w:ascii="FontbitDavid" w:hAnsi="FontbitDavid" w:hint="cs"/>
          <w:sz w:val="32"/>
          <w:rtl/>
        </w:rPr>
        <w:t xml:space="preserve">אלא </w:t>
      </w:r>
      <w:r>
        <w:rPr>
          <w:rFonts w:ascii="FontbitDavid" w:hAnsi="FontbitDavid" w:hint="cs"/>
          <w:sz w:val="32"/>
          <w:rtl/>
        </w:rPr>
        <w:t>שוים הם -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D1637C">
        <w:rPr>
          <w:rFonts w:cs="PFT_Frank"/>
          <w:b/>
          <w:bCs/>
          <w:szCs w:val="14"/>
          <w:rtl/>
        </w:rPr>
        <w:t>ש"מ</w:t>
      </w:r>
      <w:r w:rsidR="000521C0" w:rsidRPr="00C35A2C">
        <w:rPr>
          <w:rFonts w:ascii="FontbitDavid" w:hAnsi="FontbitDavid"/>
          <w:sz w:val="32"/>
          <w:rtl/>
        </w:rPr>
        <w:t>.</w:t>
      </w:r>
    </w:p>
    <w:p w14:paraId="39F76583" w14:textId="4D98CFB2" w:rsidR="001D4A16" w:rsidRPr="00A07384" w:rsidRDefault="001D4A16" w:rsidP="00615A60">
      <w:pPr>
        <w:pStyle w:val="affff2"/>
        <w:rPr>
          <w:rStyle w:val="affff8"/>
          <w:rFonts w:cs="PFT_Frank"/>
          <w:szCs w:val="10"/>
          <w:rtl/>
        </w:rPr>
      </w:pPr>
      <w:bookmarkStart w:id="266" w:name="_Toc119172703"/>
      <w:bookmarkStart w:id="267" w:name="_Toc119229791"/>
      <w:r>
        <w:rPr>
          <w:rFonts w:hint="cs"/>
          <w:rtl/>
        </w:rPr>
        <w:t xml:space="preserve">'יבמה שנאסרה </w:t>
      </w:r>
      <w:r w:rsidRPr="00CF656D">
        <w:rPr>
          <w:rStyle w:val="affff8"/>
          <w:rFonts w:cs="PFT_Frank" w:hint="cs"/>
          <w:rtl/>
        </w:rPr>
        <w:t>[בזיקה]</w:t>
      </w:r>
      <w:r>
        <w:rPr>
          <w:rStyle w:val="affff8"/>
          <w:rFonts w:cs="PFT_Frank" w:hint="cs"/>
          <w:rtl/>
        </w:rPr>
        <w:t xml:space="preserve"> </w:t>
      </w:r>
      <w:r>
        <w:rPr>
          <w:rFonts w:hint="cs"/>
          <w:rtl/>
        </w:rPr>
        <w:t>וחזרה והותרה'</w:t>
      </w:r>
      <w:bookmarkEnd w:id="266"/>
      <w:bookmarkEnd w:id="267"/>
      <w:r>
        <w:rPr>
          <w:rFonts w:hint="cs"/>
          <w:rtl/>
        </w:rPr>
        <w:t xml:space="preserve"> </w:t>
      </w:r>
    </w:p>
    <w:p w14:paraId="287229F9" w14:textId="71BA9A29" w:rsidR="001D4A16" w:rsidRDefault="000521C0" w:rsidP="000521C0">
      <w:pPr>
        <w:rPr>
          <w:rFonts w:ascii="FontbitDavid" w:hAnsi="FontbitDavid"/>
          <w:spacing w:val="-6"/>
          <w:sz w:val="32"/>
          <w:rtl/>
        </w:rPr>
      </w:pPr>
      <w:r w:rsidRPr="00D25799">
        <w:rPr>
          <w:rStyle w:val="affff5"/>
          <w:rFonts w:hint="cs"/>
          <w:rtl/>
        </w:rPr>
        <w:t>מרב</w:t>
      </w:r>
      <w:r w:rsidRPr="00D25799">
        <w:rPr>
          <w:rStyle w:val="affff5"/>
          <w:rtl/>
        </w:rPr>
        <w:t>:</w:t>
      </w:r>
      <w:r w:rsidRPr="00AC7749">
        <w:rPr>
          <w:rFonts w:ascii="FontbitDavid" w:hAnsi="FontbitDavid"/>
          <w:spacing w:val="-6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ב' אחיות יבמות שנפלו ליבם אחד</w:t>
      </w:r>
      <w:r w:rsidR="001D4A16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</w:t>
      </w:r>
      <w:r w:rsidR="001D4A16">
        <w:rPr>
          <w:rFonts w:ascii="FontbitDavid" w:hAnsi="FontbitDavid" w:hint="cs"/>
          <w:spacing w:val="-6"/>
          <w:sz w:val="32"/>
          <w:rtl/>
        </w:rPr>
        <w:t>-</w:t>
      </w:r>
    </w:p>
    <w:p w14:paraId="2D27DC1C" w14:textId="1EB91992" w:rsidR="000521C0" w:rsidRPr="00AC7749" w:rsidRDefault="000521C0" w:rsidP="00BC1D6A">
      <w:pPr>
        <w:ind w:left="113" w:firstLine="113"/>
        <w:rPr>
          <w:rtl/>
        </w:rPr>
      </w:pPr>
      <w:r w:rsidRPr="00AC7749">
        <w:rPr>
          <w:rFonts w:ascii="FontbitDavid" w:hAnsi="FontbitDavid"/>
          <w:spacing w:val="-6"/>
          <w:sz w:val="32"/>
          <w:rtl/>
        </w:rPr>
        <w:t>חלץ לראשונה</w:t>
      </w:r>
      <w:r w:rsidR="001D4A16">
        <w:rPr>
          <w:rFonts w:hint="cs"/>
          <w:rtl/>
        </w:rPr>
        <w:t xml:space="preserve"> </w:t>
      </w:r>
      <w:r w:rsidR="006E7FA2">
        <w:rPr>
          <w:rFonts w:hint="cs"/>
          <w:rtl/>
        </w:rPr>
        <w:t xml:space="preserve">- הותרה, </w:t>
      </w:r>
      <w:r w:rsidR="001D4A16">
        <w:rPr>
          <w:rFonts w:hint="cs"/>
          <w:rtl/>
        </w:rPr>
        <w:t>לשניה - הותרה</w:t>
      </w:r>
      <w:r w:rsidR="006E7FA2">
        <w:rPr>
          <w:rFonts w:hint="cs"/>
          <w:rtl/>
        </w:rPr>
        <w:t xml:space="preserve"> </w:t>
      </w:r>
      <w:r w:rsidR="006E7FA2" w:rsidRPr="007750DB">
        <w:rPr>
          <w:rStyle w:val="affff8"/>
          <w:rFonts w:hint="eastAsia"/>
          <w:rtl/>
        </w:rPr>
        <w:t>לשוק</w:t>
      </w:r>
      <w:r w:rsidR="006E7FA2">
        <w:rPr>
          <w:rStyle w:val="affff8"/>
          <w:rFonts w:hint="cs"/>
          <w:rtl/>
        </w:rPr>
        <w:t>,</w:t>
      </w:r>
    </w:p>
    <w:p w14:paraId="6D33FC0E" w14:textId="5016FC49" w:rsidR="000521C0" w:rsidRPr="00C35A2C" w:rsidRDefault="000521C0" w:rsidP="00BC1D6A">
      <w:pPr>
        <w:ind w:left="113" w:firstLine="113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lastRenderedPageBreak/>
        <w:t xml:space="preserve">מתה ראשונה </w:t>
      </w:r>
      <w:r w:rsidR="001D4A1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וכ</w:t>
      </w:r>
      <w:r w:rsidR="001D4A16" w:rsidRPr="00D1637C">
        <w:rPr>
          <w:rFonts w:ascii="FontbitDavid" w:hAnsi="FontbitDavid" w:cs="PFT_Frank"/>
          <w:b/>
          <w:bCs/>
          <w:sz w:val="32"/>
          <w:szCs w:val="14"/>
          <w:rtl/>
        </w:rPr>
        <w:t>"ש</w:t>
      </w:r>
      <w:r w:rsidRPr="00C35A2C">
        <w:rPr>
          <w:rFonts w:ascii="FontbitDavid" w:hAnsi="FontbitDavid"/>
          <w:sz w:val="32"/>
          <w:rtl/>
        </w:rPr>
        <w:t xml:space="preserve"> שניה </w:t>
      </w:r>
      <w:r w:rsidR="001D4A16">
        <w:rPr>
          <w:rFonts w:ascii="FontbitDavid" w:hAnsi="FontbitDavid" w:hint="cs"/>
          <w:sz w:val="32"/>
          <w:rtl/>
        </w:rPr>
        <w:t>- מותר בחבירתה</w:t>
      </w:r>
      <w:r w:rsidR="006E7FA2">
        <w:rPr>
          <w:rFonts w:ascii="FontbitDavid" w:hAnsi="FontbitDavid" w:hint="cs"/>
          <w:sz w:val="32"/>
          <w:rtl/>
        </w:rPr>
        <w:t xml:space="preserve"> </w:t>
      </w:r>
      <w:r w:rsidR="006E7FA2" w:rsidRPr="007750DB">
        <w:rPr>
          <w:rStyle w:val="affff8"/>
          <w:rFonts w:hint="eastAsia"/>
          <w:rtl/>
        </w:rPr>
        <w:t>שפקע</w:t>
      </w:r>
      <w:r w:rsidR="006E7FA2" w:rsidRPr="007750DB">
        <w:rPr>
          <w:rStyle w:val="affff8"/>
          <w:rtl/>
        </w:rPr>
        <w:t xml:space="preserve"> </w:t>
      </w:r>
      <w:r w:rsidR="006E7FA2" w:rsidRPr="007750DB">
        <w:rPr>
          <w:rStyle w:val="affff8"/>
          <w:rFonts w:hint="eastAsia"/>
          <w:rtl/>
        </w:rPr>
        <w:t>איסורה</w:t>
      </w:r>
      <w:r w:rsidR="001D4A16">
        <w:rPr>
          <w:rFonts w:ascii="FontbitDavid" w:hAnsi="FontbitDavid" w:hint="cs"/>
          <w:sz w:val="32"/>
          <w:rtl/>
        </w:rPr>
        <w:t>.</w:t>
      </w:r>
    </w:p>
    <w:p w14:paraId="6245E972" w14:textId="58545EC8" w:rsidR="006E7FA2" w:rsidRPr="00062827" w:rsidRDefault="000521C0" w:rsidP="000521C0">
      <w:pPr>
        <w:rPr>
          <w:rFonts w:ascii="FontbitDavid" w:hAnsi="FontbitDavid"/>
          <w:spacing w:val="-6"/>
          <w:sz w:val="32"/>
          <w:rtl/>
        </w:rPr>
      </w:pPr>
      <w:r w:rsidRPr="00062827">
        <w:rPr>
          <w:rStyle w:val="affff5"/>
          <w:rFonts w:hint="cs"/>
          <w:spacing w:val="-6"/>
          <w:rtl/>
        </w:rPr>
        <w:t>ורי</w:t>
      </w:r>
      <w:r w:rsidRPr="00062827">
        <w:rPr>
          <w:rStyle w:val="affff5"/>
          <w:spacing w:val="-6"/>
          <w:rtl/>
        </w:rPr>
        <w:t>"</w:t>
      </w:r>
      <w:r w:rsidRPr="00062827">
        <w:rPr>
          <w:rStyle w:val="affff5"/>
          <w:rFonts w:hint="cs"/>
          <w:spacing w:val="-6"/>
          <w:rtl/>
        </w:rPr>
        <w:t>ו</w:t>
      </w:r>
      <w:r w:rsidRPr="00062827">
        <w:rPr>
          <w:rStyle w:val="affff5"/>
          <w:spacing w:val="-6"/>
          <w:rtl/>
        </w:rPr>
        <w:t xml:space="preserve">: </w:t>
      </w:r>
      <w:r w:rsidRPr="00062827">
        <w:rPr>
          <w:rFonts w:ascii="FontbitDavid" w:hAnsi="FontbitDavid"/>
          <w:spacing w:val="-6"/>
          <w:sz w:val="32"/>
          <w:rtl/>
        </w:rPr>
        <w:t xml:space="preserve">מתה שנייה </w:t>
      </w:r>
      <w:r w:rsidR="006E7FA2" w:rsidRPr="00062827">
        <w:rPr>
          <w:rFonts w:ascii="FontbitDavid" w:hAnsi="FontbitDavid" w:hint="cs"/>
          <w:spacing w:val="-6"/>
          <w:sz w:val="32"/>
          <w:rtl/>
        </w:rPr>
        <w:t xml:space="preserve">- </w:t>
      </w:r>
      <w:r w:rsidRPr="00062827">
        <w:rPr>
          <w:rFonts w:ascii="FontbitDavid" w:hAnsi="FontbitDavid"/>
          <w:spacing w:val="-6"/>
          <w:sz w:val="32"/>
          <w:rtl/>
        </w:rPr>
        <w:t>מותר בראשונה,</w:t>
      </w:r>
      <w:r w:rsidRPr="00062827">
        <w:rPr>
          <w:rStyle w:val="affff8"/>
          <w:spacing w:val="-6"/>
          <w:rtl/>
        </w:rPr>
        <w:t xml:space="preserve"> </w:t>
      </w:r>
      <w:r w:rsidR="006E7FA2" w:rsidRPr="00062827">
        <w:rPr>
          <w:rStyle w:val="affff8"/>
          <w:rFonts w:hint="eastAsia"/>
          <w:spacing w:val="-6"/>
          <w:rtl/>
        </w:rPr>
        <w:t>דהותרה</w:t>
      </w:r>
      <w:r w:rsidR="006E7FA2" w:rsidRPr="00062827">
        <w:rPr>
          <w:rStyle w:val="affff8"/>
          <w:spacing w:val="-6"/>
          <w:rtl/>
        </w:rPr>
        <w:t xml:space="preserve"> </w:t>
      </w:r>
      <w:r w:rsidR="006E7FA2" w:rsidRPr="00062827">
        <w:rPr>
          <w:rStyle w:val="affff8"/>
          <w:rFonts w:hint="eastAsia"/>
          <w:spacing w:val="-6"/>
          <w:rtl/>
        </w:rPr>
        <w:t>ונאסרה</w:t>
      </w:r>
      <w:r w:rsidR="006E7FA2" w:rsidRPr="00062827">
        <w:rPr>
          <w:rStyle w:val="affff8"/>
          <w:spacing w:val="-6"/>
          <w:rtl/>
        </w:rPr>
        <w:t xml:space="preserve"> </w:t>
      </w:r>
      <w:r w:rsidR="006E7FA2" w:rsidRPr="00062827">
        <w:rPr>
          <w:rStyle w:val="affff8"/>
          <w:rFonts w:hint="eastAsia"/>
          <w:spacing w:val="-6"/>
          <w:rtl/>
        </w:rPr>
        <w:t>והותרה</w:t>
      </w:r>
      <w:r w:rsidR="006E7FA2" w:rsidRPr="00062827">
        <w:rPr>
          <w:rStyle w:val="affff8"/>
          <w:rFonts w:hint="cs"/>
          <w:spacing w:val="-6"/>
          <w:rtl/>
        </w:rPr>
        <w:t xml:space="preserve"> - חזרה להתירה,</w:t>
      </w:r>
    </w:p>
    <w:p w14:paraId="4DD3D453" w14:textId="4BCC3C51" w:rsidR="000521C0" w:rsidRPr="003F3A85" w:rsidRDefault="00362525" w:rsidP="00362525">
      <w:pPr>
        <w:ind w:left="226"/>
        <w:rPr>
          <w:rFonts w:cs="PFT_Frank"/>
          <w:b/>
          <w:bCs/>
          <w:szCs w:val="14"/>
        </w:rPr>
      </w:pPr>
      <w:r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 xml:space="preserve">מתה ראשונה </w:t>
      </w:r>
      <w:r w:rsidR="00A36125">
        <w:rPr>
          <w:rFonts w:ascii="FontbitDavid" w:hAnsi="FontbitDavid" w:hint="cs"/>
          <w:sz w:val="32"/>
          <w:rtl/>
        </w:rPr>
        <w:t xml:space="preserve">- </w:t>
      </w:r>
      <w:r w:rsidR="000521C0" w:rsidRPr="00C35A2C">
        <w:rPr>
          <w:rFonts w:ascii="FontbitDavid" w:hAnsi="FontbitDavid"/>
          <w:sz w:val="32"/>
          <w:rtl/>
        </w:rPr>
        <w:t>אסור בשנייה,</w:t>
      </w:r>
      <w:r w:rsidR="006E7FA2">
        <w:rPr>
          <w:rFonts w:ascii="FontbitDavid" w:hAnsi="FontbitDavid" w:hint="cs"/>
          <w:sz w:val="32"/>
          <w:rtl/>
        </w:rPr>
        <w:t xml:space="preserve"> </w:t>
      </w:r>
      <w:r w:rsidR="000521C0" w:rsidRPr="00362525">
        <w:rPr>
          <w:rStyle w:val="affff8"/>
          <w:rtl/>
        </w:rPr>
        <w:t>ש</w:t>
      </w:r>
      <w:r w:rsidR="006E7FA2" w:rsidRPr="00362525">
        <w:rPr>
          <w:rStyle w:val="affff8"/>
          <w:rFonts w:hint="cs"/>
          <w:rtl/>
        </w:rPr>
        <w:t xml:space="preserve">אם </w:t>
      </w:r>
      <w:r w:rsidR="000521C0" w:rsidRPr="00362525">
        <w:rPr>
          <w:rStyle w:val="affff8"/>
          <w:rtl/>
        </w:rPr>
        <w:t xml:space="preserve">אין אני קורא בשעת נפילה </w:t>
      </w:r>
      <w:r w:rsidR="006E7FA2" w:rsidRPr="00362525">
        <w:rPr>
          <w:rStyle w:val="affff8"/>
          <w:rFonts w:hint="cs"/>
          <w:rtl/>
        </w:rPr>
        <w:t>'</w:t>
      </w:r>
      <w:r>
        <w:rPr>
          <w:rStyle w:val="affff1"/>
          <w:rtl/>
          <w:rPrChange w:id="9009" w:author="מנוע פסוקים" w:date="2026-10-05T16:38:21Z">
            <w:rPr>
              <w:rStyle w:val="affff8"/>
              <w:rtl/>
            </w:rPr>
          </w:rPrChange>
        </w:rPr>
        <w:t xml:space="preserve">יבמה יבא עליה</w:t>
      </w:r>
      <w:r w:rsidR="006E7FA2" w:rsidRPr="00362525">
        <w:rPr>
          <w:rStyle w:val="affff8"/>
          <w:rFonts w:hint="cs"/>
          <w:rtl/>
        </w:rPr>
        <w:t>' -</w:t>
      </w:r>
      <w:r w:rsidR="000521C0" w:rsidRPr="00362525">
        <w:rPr>
          <w:rStyle w:val="affff8"/>
          <w:rtl/>
        </w:rPr>
        <w:t xml:space="preserve"> הרי</w:t>
      </w:r>
      <w:r w:rsidR="006E7FA2" w:rsidRPr="00362525">
        <w:rPr>
          <w:rStyle w:val="affff8"/>
          <w:rFonts w:hint="cs"/>
          <w:rtl/>
        </w:rPr>
        <w:t xml:space="preserve"> היא</w:t>
      </w:r>
      <w:r w:rsidR="000521C0" w:rsidRPr="00362525">
        <w:rPr>
          <w:rStyle w:val="affff8"/>
          <w:rtl/>
        </w:rPr>
        <w:t xml:space="preserve"> כ</w:t>
      </w:r>
      <w:r w:rsidR="006E7FA2" w:rsidRPr="00362525">
        <w:rPr>
          <w:rStyle w:val="affff8"/>
          <w:rFonts w:hint="cs"/>
          <w:rtl/>
        </w:rPr>
        <w:t>'</w:t>
      </w:r>
      <w:r w:rsidR="000521C0" w:rsidRPr="00362525">
        <w:rPr>
          <w:rStyle w:val="affff8"/>
          <w:rtl/>
        </w:rPr>
        <w:t>אשת אח שיש לה בנים</w:t>
      </w:r>
      <w:r w:rsidR="006E7FA2" w:rsidRPr="00362525">
        <w:rPr>
          <w:rStyle w:val="affff8"/>
          <w:rFonts w:hint="cs"/>
          <w:rtl/>
        </w:rPr>
        <w:t>'</w:t>
      </w:r>
      <w:r w:rsidR="000521C0" w:rsidRPr="00362525">
        <w:rPr>
          <w:rStyle w:val="affff8"/>
          <w:rtl/>
        </w:rPr>
        <w:t xml:space="preserve"> ואסורה.</w:t>
      </w:r>
    </w:p>
    <w:p w14:paraId="7089CA52" w14:textId="41AFF548" w:rsidR="006E7FA2" w:rsidRDefault="006E7FA2" w:rsidP="006E7FA2">
      <w:pPr>
        <w:rPr>
          <w:rtl/>
        </w:rPr>
      </w:pPr>
      <w:r>
        <w:rPr>
          <w:rStyle w:val="affff5"/>
          <w:rFonts w:hint="cs"/>
          <w:rtl/>
        </w:rPr>
        <w:t>ול</w:t>
      </w:r>
      <w:r w:rsidR="000521C0" w:rsidRPr="00D25799">
        <w:rPr>
          <w:rStyle w:val="affff5"/>
          <w:rFonts w:hint="cs"/>
          <w:rtl/>
        </w:rPr>
        <w:t>רב</w:t>
      </w:r>
      <w:r>
        <w:rPr>
          <w:rStyle w:val="affff5"/>
          <w:rFonts w:hint="cs"/>
          <w:rtl/>
        </w:rPr>
        <w:t>:</w:t>
      </w:r>
      <w:r w:rsidR="000521C0" w:rsidRPr="00C35A2C">
        <w:rPr>
          <w:rFonts w:hint="cs"/>
          <w:rtl/>
        </w:rPr>
        <w:t xml:space="preserve"> </w:t>
      </w:r>
      <w:r>
        <w:rPr>
          <w:rFonts w:hint="cs"/>
          <w:rtl/>
        </w:rPr>
        <w:t>זה</w:t>
      </w:r>
      <w:r w:rsidR="000521C0">
        <w:rPr>
          <w:rtl/>
        </w:rPr>
        <w:t xml:space="preserve"> </w:t>
      </w:r>
      <w:r>
        <w:rPr>
          <w:rFonts w:hint="cs"/>
          <w:rtl/>
        </w:rPr>
        <w:t>כשנאסרה</w:t>
      </w:r>
      <w:r w:rsidR="000521C0" w:rsidRPr="00C35A2C">
        <w:rPr>
          <w:rtl/>
        </w:rPr>
        <w:t xml:space="preserve"> </w:t>
      </w:r>
      <w:r>
        <w:rPr>
          <w:rFonts w:hint="cs"/>
          <w:rtl/>
        </w:rPr>
        <w:t>ב'</w:t>
      </w:r>
      <w:r w:rsidR="000521C0" w:rsidRPr="00C35A2C">
        <w:rPr>
          <w:rtl/>
        </w:rPr>
        <w:t>אחות אשה דאורייתא</w:t>
      </w:r>
      <w:r>
        <w:rPr>
          <w:rFonts w:hint="cs"/>
          <w:rtl/>
        </w:rPr>
        <w:t>'</w:t>
      </w:r>
      <w:r w:rsidR="000521C0" w:rsidRPr="00C35A2C">
        <w:rPr>
          <w:rtl/>
        </w:rPr>
        <w:t xml:space="preserve">, </w:t>
      </w:r>
    </w:p>
    <w:p w14:paraId="605B4BF1" w14:textId="1661A333" w:rsidR="000521C0" w:rsidRPr="00C35A2C" w:rsidRDefault="000521C0" w:rsidP="00362525">
      <w:pPr>
        <w:ind w:left="113" w:firstLine="113"/>
      </w:pPr>
      <w:r w:rsidRPr="00C35A2C">
        <w:rPr>
          <w:rtl/>
        </w:rPr>
        <w:t xml:space="preserve">אבל </w:t>
      </w:r>
      <w:r>
        <w:rPr>
          <w:rtl/>
        </w:rPr>
        <w:t>כאן</w:t>
      </w:r>
      <w:r w:rsidRPr="00C35A2C">
        <w:rPr>
          <w:rtl/>
        </w:rPr>
        <w:t xml:space="preserve"> </w:t>
      </w:r>
      <w:r w:rsidR="006E7FA2">
        <w:rPr>
          <w:rFonts w:hint="cs"/>
          <w:rtl/>
        </w:rPr>
        <w:t>נאסרה ב'</w:t>
      </w:r>
      <w:r w:rsidRPr="00C35A2C">
        <w:rPr>
          <w:rtl/>
        </w:rPr>
        <w:t>זיקה דרבנן</w:t>
      </w:r>
      <w:r w:rsidR="006E7FA2">
        <w:rPr>
          <w:rFonts w:hint="cs"/>
          <w:rtl/>
        </w:rPr>
        <w:t>'</w:t>
      </w:r>
      <w:r w:rsidR="006E7FA2" w:rsidRPr="007750DB">
        <w:rPr>
          <w:rStyle w:val="affff8"/>
          <w:rtl/>
        </w:rPr>
        <w:t xml:space="preserve"> שסובר 'אין זיקה'.</w:t>
      </w:r>
    </w:p>
    <w:p w14:paraId="297D4A9F" w14:textId="77777777" w:rsidR="000521C0" w:rsidRPr="00C35A2C" w:rsidRDefault="000521C0" w:rsidP="000521C0">
      <w:pPr>
        <w:rPr>
          <w:rFonts w:ascii="FontbitDavid" w:hAnsi="FontbitDavid"/>
          <w:sz w:val="32"/>
          <w:rtl/>
        </w:rPr>
      </w:pPr>
    </w:p>
    <w:p w14:paraId="46A48915" w14:textId="1EE5312C" w:rsidR="000521C0" w:rsidRPr="00062827" w:rsidRDefault="006E7FA2" w:rsidP="006E7FA2">
      <w:pPr>
        <w:rPr>
          <w:spacing w:val="-4"/>
          <w:rtl/>
        </w:rPr>
      </w:pPr>
      <w:r w:rsidRPr="00062827">
        <w:rPr>
          <w:rStyle w:val="affff5"/>
          <w:rFonts w:hint="cs"/>
          <w:spacing w:val="-4"/>
          <w:rtl/>
        </w:rPr>
        <w:t>הקשה</w:t>
      </w:r>
      <w:r w:rsidR="000521C0" w:rsidRPr="00062827">
        <w:rPr>
          <w:rStyle w:val="affff5"/>
          <w:spacing w:val="-4"/>
          <w:rtl/>
        </w:rPr>
        <w:t xml:space="preserve"> ר</w:t>
      </w:r>
      <w:r w:rsidR="000521C0" w:rsidRPr="00062827">
        <w:rPr>
          <w:rStyle w:val="affff5"/>
          <w:rFonts w:hint="cs"/>
          <w:spacing w:val="-4"/>
          <w:rtl/>
        </w:rPr>
        <w:t>יב</w:t>
      </w:r>
      <w:r w:rsidR="000521C0" w:rsidRPr="00062827">
        <w:rPr>
          <w:rStyle w:val="affff5"/>
          <w:spacing w:val="-4"/>
          <w:rtl/>
        </w:rPr>
        <w:t>"</w:t>
      </w:r>
      <w:r w:rsidR="000521C0" w:rsidRPr="00062827">
        <w:rPr>
          <w:rStyle w:val="affff5"/>
          <w:rFonts w:hint="cs"/>
          <w:spacing w:val="-4"/>
          <w:rtl/>
        </w:rPr>
        <w:t>ח לרי</w:t>
      </w:r>
      <w:r w:rsidR="000521C0" w:rsidRPr="00062827">
        <w:rPr>
          <w:rStyle w:val="affff5"/>
          <w:spacing w:val="-4"/>
          <w:rtl/>
        </w:rPr>
        <w:t>"</w:t>
      </w:r>
      <w:r w:rsidR="000521C0" w:rsidRPr="00062827">
        <w:rPr>
          <w:rStyle w:val="affff5"/>
          <w:rFonts w:hint="cs"/>
          <w:spacing w:val="-4"/>
          <w:rtl/>
        </w:rPr>
        <w:t>ו</w:t>
      </w:r>
      <w:r w:rsidRPr="00062827">
        <w:rPr>
          <w:rStyle w:val="affff5"/>
          <w:rFonts w:hint="cs"/>
          <w:spacing w:val="-4"/>
          <w:rtl/>
        </w:rPr>
        <w:t xml:space="preserve"> ממשנתינו</w:t>
      </w:r>
      <w:r w:rsidR="000521C0" w:rsidRPr="00062827">
        <w:rPr>
          <w:rStyle w:val="affff5"/>
          <w:spacing w:val="-4"/>
          <w:rtl/>
        </w:rPr>
        <w:t>:</w:t>
      </w:r>
      <w:r w:rsidR="000521C0" w:rsidRPr="00062827">
        <w:rPr>
          <w:rFonts w:ascii="FontbitDavid" w:hAnsi="FontbitDavid"/>
          <w:spacing w:val="-4"/>
          <w:sz w:val="32"/>
          <w:rtl/>
        </w:rPr>
        <w:t xml:space="preserve"> </w:t>
      </w:r>
      <w:r w:rsidR="00A36125" w:rsidRPr="00062827">
        <w:rPr>
          <w:rFonts w:hint="cs"/>
          <w:spacing w:val="-4"/>
          <w:rtl/>
        </w:rPr>
        <w:t>'</w:t>
      </w:r>
      <w:r w:rsidR="000521C0" w:rsidRPr="00062827">
        <w:rPr>
          <w:spacing w:val="-4"/>
          <w:rtl/>
        </w:rPr>
        <w:t xml:space="preserve">מתו הנשואין את האחיות </w:t>
      </w:r>
      <w:r w:rsidRPr="00062827">
        <w:rPr>
          <w:spacing w:val="-4"/>
          <w:rtl/>
        </w:rPr>
        <w:t>-</w:t>
      </w:r>
      <w:r w:rsidR="000521C0" w:rsidRPr="00062827">
        <w:rPr>
          <w:spacing w:val="-4"/>
          <w:rtl/>
        </w:rPr>
        <w:t xml:space="preserve"> חולצות</w:t>
      </w:r>
      <w:r w:rsidR="00A36125" w:rsidRPr="00062827">
        <w:rPr>
          <w:rFonts w:hint="cs"/>
          <w:spacing w:val="-4"/>
          <w:rtl/>
        </w:rPr>
        <w:t>'</w:t>
      </w:r>
      <w:r w:rsidRPr="00062827">
        <w:rPr>
          <w:spacing w:val="-4"/>
          <w:rtl/>
        </w:rPr>
        <w:t>,</w:t>
      </w:r>
    </w:p>
    <w:p w14:paraId="1D712140" w14:textId="7A781189" w:rsidR="006E7FA2" w:rsidRDefault="006E7FA2" w:rsidP="006E7FA2">
      <w:pPr>
        <w:rPr>
          <w:rFonts w:ascii="FontbitDavid" w:hAnsi="FontbitDavid"/>
          <w:sz w:val="32"/>
          <w:rtl/>
        </w:rPr>
      </w:pPr>
      <w:r>
        <w:rPr>
          <w:rFonts w:hint="cs"/>
          <w:rtl/>
        </w:rPr>
        <w:t>י</w:t>
      </w:r>
      <w:r w:rsidR="000521C0" w:rsidRPr="00C35A2C">
        <w:rPr>
          <w:rFonts w:ascii="FontbitDavid" w:hAnsi="FontbitDavid"/>
          <w:sz w:val="32"/>
          <w:rtl/>
        </w:rPr>
        <w:t xml:space="preserve">חלוץ </w:t>
      </w:r>
      <w:r>
        <w:rPr>
          <w:rFonts w:ascii="FontbitDavid" w:hAnsi="FontbitDavid" w:hint="cs"/>
          <w:sz w:val="32"/>
          <w:rtl/>
        </w:rPr>
        <w:t>אחד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לשניה</w:t>
      </w:r>
      <w:r w:rsidR="000521C0" w:rsidRPr="00C35A2C">
        <w:rPr>
          <w:rFonts w:ascii="FontbitDavid" w:hAnsi="FontbitDavid"/>
          <w:sz w:val="32"/>
          <w:rtl/>
        </w:rPr>
        <w:t>, ות</w:t>
      </w:r>
      <w:r>
        <w:rPr>
          <w:rFonts w:ascii="FontbitDavid" w:hAnsi="FontbitDavid" w:hint="cs"/>
          <w:sz w:val="32"/>
          <w:rtl/>
        </w:rPr>
        <w:t>ותר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ראשונה</w:t>
      </w:r>
      <w:r w:rsidR="000521C0" w:rsidRPr="00C35A2C">
        <w:rPr>
          <w:rFonts w:ascii="FontbitDavid" w:hAnsi="FontbitDavid" w:hint="cs"/>
          <w:sz w:val="32"/>
          <w:rtl/>
        </w:rPr>
        <w:t xml:space="preserve"> לשני</w:t>
      </w:r>
      <w:r w:rsidR="00A36125">
        <w:rPr>
          <w:rFonts w:ascii="FontbitDavid" w:hAnsi="FontbitDavid" w:hint="cs"/>
          <w:sz w:val="32"/>
          <w:rtl/>
        </w:rPr>
        <w:t>!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7750DB">
        <w:rPr>
          <w:rStyle w:val="affff8"/>
          <w:rtl/>
        </w:rPr>
        <w:t>הותרה ונאסרה והותרה</w:t>
      </w:r>
      <w:r w:rsidR="000521C0" w:rsidRPr="00C35A2C">
        <w:rPr>
          <w:rFonts w:ascii="FontbitDavid" w:hAnsi="FontbitDavid"/>
          <w:sz w:val="32"/>
          <w:rtl/>
        </w:rPr>
        <w:t xml:space="preserve">, </w:t>
      </w:r>
    </w:p>
    <w:p w14:paraId="7706024C" w14:textId="04E6A468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D25799">
        <w:rPr>
          <w:rStyle w:val="affff5"/>
          <w:rtl/>
        </w:rPr>
        <w:t>א"ל</w:t>
      </w:r>
      <w:r w:rsidR="002330C2">
        <w:rPr>
          <w:rStyle w:val="affff5"/>
          <w:rFonts w:hint="cs"/>
          <w:rtl/>
        </w:rPr>
        <w:t xml:space="preserve"> רי"ו</w:t>
      </w:r>
      <w:r w:rsidRPr="00C35A2C">
        <w:rPr>
          <w:rFonts w:ascii="FontbitDavid" w:hAnsi="FontbitDavid"/>
          <w:sz w:val="32"/>
          <w:rtl/>
        </w:rPr>
        <w:t xml:space="preserve">: </w:t>
      </w:r>
      <w:r w:rsidR="002330C2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אחיות</w:t>
      </w:r>
      <w:r w:rsidR="002330C2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איני יודע מי שנאן</w:t>
      </w:r>
      <w:r w:rsidR="00A36125">
        <w:rPr>
          <w:rFonts w:ascii="FontbitDavid" w:hAnsi="FontbitDavid" w:hint="cs"/>
          <w:sz w:val="32"/>
          <w:rtl/>
        </w:rPr>
        <w:t>,</w:t>
      </w:r>
      <w:r w:rsidR="002330C2">
        <w:rPr>
          <w:rFonts w:ascii="FontbitDavid" w:hAnsi="FontbitDavid" w:hint="cs"/>
          <w:sz w:val="32"/>
          <w:rtl/>
        </w:rPr>
        <w:t xml:space="preserve"> </w:t>
      </w:r>
      <w:r w:rsidR="002330C2" w:rsidRPr="007750DB">
        <w:rPr>
          <w:rStyle w:val="affff8"/>
          <w:rFonts w:hint="eastAsia"/>
          <w:rtl/>
        </w:rPr>
        <w:t>אינה</w:t>
      </w:r>
      <w:r w:rsidR="002330C2" w:rsidRPr="007750DB">
        <w:rPr>
          <w:rStyle w:val="affff8"/>
          <w:rtl/>
        </w:rPr>
        <w:t xml:space="preserve"> </w:t>
      </w:r>
      <w:r w:rsidR="002330C2" w:rsidRPr="007750DB">
        <w:rPr>
          <w:rStyle w:val="affff8"/>
          <w:rFonts w:hint="eastAsia"/>
          <w:rtl/>
        </w:rPr>
        <w:t>משנה</w:t>
      </w:r>
      <w:r w:rsidRPr="00C35A2C">
        <w:rPr>
          <w:rFonts w:ascii="FontbitDavid" w:hAnsi="FontbitDavid"/>
          <w:sz w:val="32"/>
          <w:rtl/>
        </w:rPr>
        <w:t>.</w:t>
      </w:r>
    </w:p>
    <w:p w14:paraId="3C9317F8" w14:textId="2EF1DBAB" w:rsidR="000521C0" w:rsidRDefault="002330C2" w:rsidP="000521C0">
      <w:pPr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א</w:t>
      </w:r>
      <w:r w:rsidRPr="007750DB">
        <w:rPr>
          <w:rStyle w:val="affff5"/>
          <w:rtl/>
        </w:rPr>
        <w:t xml:space="preserve">. </w:t>
      </w:r>
      <w:r w:rsidRPr="007750DB">
        <w:rPr>
          <w:rStyle w:val="affff5"/>
          <w:rFonts w:hint="eastAsia"/>
          <w:rtl/>
        </w:rPr>
        <w:t>שאין</w:t>
      </w:r>
      <w:r w:rsidRPr="007750DB">
        <w:rPr>
          <w:rStyle w:val="affff5"/>
          <w:rtl/>
        </w:rPr>
        <w:t xml:space="preserve"> </w:t>
      </w:r>
      <w:r w:rsidR="000521C0" w:rsidRPr="007750DB">
        <w:rPr>
          <w:rStyle w:val="affff5"/>
          <w:rFonts w:hint="eastAsia"/>
          <w:rtl/>
        </w:rPr>
        <w:t>לומר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חולצת</w:t>
      </w:r>
      <w:r>
        <w:rPr>
          <w:rFonts w:ascii="FontbitDavid" w:hAnsi="FontbitDavid" w:hint="cs"/>
          <w:sz w:val="32"/>
          <w:rtl/>
        </w:rPr>
        <w:t>'</w:t>
      </w:r>
      <w:r w:rsidR="000521C0"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אחת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דהיינו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שניה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 w:hint="cs"/>
          <w:sz w:val="32"/>
          <w:rtl/>
        </w:rPr>
        <w:t xml:space="preserve">- </w:t>
      </w:r>
      <w:r>
        <w:rPr>
          <w:rFonts w:ascii="FontbitDavid" w:hAnsi="FontbitDavid" w:hint="cs"/>
          <w:sz w:val="32"/>
          <w:rtl/>
        </w:rPr>
        <w:t>ש'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אלו</w:t>
      </w:r>
      <w:r w:rsidR="000521C0" w:rsidRPr="00C35A2C">
        <w:rPr>
          <w:rFonts w:ascii="FontbitDavid" w:hAnsi="FontbitDavid" w:hint="cs"/>
          <w:sz w:val="32"/>
          <w:rtl/>
        </w:rPr>
        <w:t xml:space="preserve"> חולצות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שנינו!</w:t>
      </w:r>
      <w:r w:rsidRPr="00C35A2C">
        <w:rPr>
          <w:rFonts w:ascii="FontbitDavid" w:hAnsi="FontbitDavid" w:hint="cs"/>
          <w:sz w:val="32"/>
          <w:rtl/>
        </w:rPr>
        <w:t xml:space="preserve"> </w:t>
      </w:r>
    </w:p>
    <w:p w14:paraId="720B5065" w14:textId="3CD9ECFD" w:rsidR="000521C0" w:rsidRDefault="002330C2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ב</w:t>
      </w:r>
      <w:r w:rsidRPr="00CF656D">
        <w:rPr>
          <w:rStyle w:val="affff5"/>
          <w:rFonts w:hint="cs"/>
          <w:rtl/>
        </w:rPr>
        <w:t xml:space="preserve">. </w:t>
      </w:r>
      <w:r>
        <w:rPr>
          <w:rStyle w:val="affff5"/>
          <w:rFonts w:hint="cs"/>
          <w:rtl/>
        </w:rPr>
        <w:t>ו</w:t>
      </w:r>
      <w:r w:rsidRPr="00CF656D">
        <w:rPr>
          <w:rStyle w:val="affff5"/>
          <w:rFonts w:hint="cs"/>
          <w:rtl/>
        </w:rPr>
        <w:t>אין לומר</w:t>
      </w:r>
      <w:r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כש</w:t>
      </w:r>
      <w:r w:rsidR="000521C0" w:rsidRPr="00C35A2C">
        <w:rPr>
          <w:rFonts w:ascii="FontbitDavid" w:hAnsi="FontbitDavid" w:hint="cs"/>
          <w:sz w:val="32"/>
          <w:rtl/>
        </w:rPr>
        <w:t>חלץ לראשונה</w:t>
      </w:r>
      <w:r>
        <w:rPr>
          <w:rFonts w:ascii="FontbitDavid" w:hAnsi="FontbitDavid" w:hint="cs"/>
          <w:sz w:val="32"/>
          <w:rtl/>
        </w:rPr>
        <w:t xml:space="preserve"> -</w:t>
      </w:r>
      <w:r w:rsidR="000521C0" w:rsidRPr="00C35A2C">
        <w:rPr>
          <w:rFonts w:ascii="FontbitDavid" w:hAnsi="FontbitDavid" w:hint="cs"/>
          <w:sz w:val="32"/>
          <w:rtl/>
        </w:rPr>
        <w:t xml:space="preserve"> דלכתחילה משמע</w:t>
      </w:r>
      <w:r>
        <w:rPr>
          <w:rFonts w:ascii="FontbitDavid" w:hAnsi="FontbitDavid" w:hint="cs"/>
          <w:sz w:val="32"/>
          <w:rtl/>
        </w:rPr>
        <w:t>!</w:t>
      </w:r>
      <w:r w:rsidRPr="007750DB">
        <w:rPr>
          <w:rStyle w:val="affff8"/>
          <w:rtl/>
        </w:rPr>
        <w:t xml:space="preserve"> שאין תקנה</w:t>
      </w:r>
      <w:r w:rsidR="001C73E4">
        <w:rPr>
          <w:rStyle w:val="affff8"/>
          <w:rFonts w:hint="cs"/>
          <w:rtl/>
        </w:rPr>
        <w:t>,</w:t>
      </w:r>
    </w:p>
    <w:p w14:paraId="37182196" w14:textId="77777777" w:rsidR="000521C0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כח.</w:t>
      </w:r>
    </w:p>
    <w:p w14:paraId="33CD4ABD" w14:textId="3A5DBC63" w:rsidR="000521C0" w:rsidRDefault="002330C2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ג</w:t>
      </w:r>
      <w:r w:rsidRPr="00CF656D">
        <w:rPr>
          <w:rStyle w:val="affff5"/>
          <w:rFonts w:hint="cs"/>
          <w:rtl/>
        </w:rPr>
        <w:t xml:space="preserve">. </w:t>
      </w:r>
      <w:r>
        <w:rPr>
          <w:rStyle w:val="affff5"/>
          <w:rFonts w:hint="cs"/>
          <w:rtl/>
        </w:rPr>
        <w:t>ו</w:t>
      </w:r>
      <w:r w:rsidRPr="00CF656D">
        <w:rPr>
          <w:rStyle w:val="affff5"/>
          <w:rFonts w:hint="cs"/>
          <w:rtl/>
        </w:rPr>
        <w:t>אין לומר</w:t>
      </w:r>
      <w:r w:rsidRPr="00C35A2C">
        <w:rPr>
          <w:rFonts w:ascii="FontbitDavid" w:hAnsi="FontbitDavid"/>
          <w:sz w:val="32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 xml:space="preserve">גזירה </w:t>
      </w:r>
      <w:r>
        <w:rPr>
          <w:rFonts w:ascii="FontbitDavid" w:hAnsi="FontbitDavid" w:hint="cs"/>
          <w:sz w:val="32"/>
          <w:rtl/>
        </w:rPr>
        <w:t>די</w:t>
      </w:r>
      <w:r w:rsidR="000521C0" w:rsidRPr="00C35A2C">
        <w:rPr>
          <w:rFonts w:ascii="FontbitDavid" w:hAnsi="FontbitDavid"/>
          <w:sz w:val="32"/>
          <w:rtl/>
        </w:rPr>
        <w:t>חל</w:t>
      </w:r>
      <w:r>
        <w:rPr>
          <w:rFonts w:ascii="FontbitDavid" w:hAnsi="FontbitDavid" w:hint="cs"/>
          <w:sz w:val="32"/>
          <w:rtl/>
        </w:rPr>
        <w:t>ו</w:t>
      </w:r>
      <w:r w:rsidR="000521C0" w:rsidRPr="00C35A2C">
        <w:rPr>
          <w:rFonts w:ascii="FontbitDavid" w:hAnsi="FontbitDavid"/>
          <w:sz w:val="32"/>
          <w:rtl/>
        </w:rPr>
        <w:t xml:space="preserve">ץ 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לראשונה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-</w:t>
      </w:r>
      <w:r w:rsidR="000521C0" w:rsidRPr="00C35A2C">
        <w:rPr>
          <w:rFonts w:ascii="FontbitDavid" w:hAnsi="FontbitDavid" w:hint="cs"/>
          <w:sz w:val="32"/>
          <w:rtl/>
        </w:rPr>
        <w:t xml:space="preserve"> ד</w:t>
      </w:r>
      <w:r>
        <w:rPr>
          <w:rFonts w:ascii="FontbitDavid" w:hAnsi="FontbitDavid" w:hint="cs"/>
          <w:sz w:val="32"/>
          <w:rtl/>
        </w:rPr>
        <w:t>'ולא מתייבמות'</w:t>
      </w:r>
      <w:r w:rsidR="000521C0" w:rsidRPr="00C35A2C">
        <w:rPr>
          <w:rFonts w:ascii="FontbitDavid" w:hAnsi="FontbitDavid" w:hint="cs"/>
          <w:sz w:val="32"/>
          <w:rtl/>
        </w:rPr>
        <w:t xml:space="preserve"> כלל</w:t>
      </w:r>
      <w:r>
        <w:rPr>
          <w:rFonts w:ascii="FontbitDavid" w:hAnsi="FontbitDavid" w:hint="cs"/>
          <w:sz w:val="32"/>
          <w:rtl/>
        </w:rPr>
        <w:t>!</w:t>
      </w:r>
    </w:p>
    <w:p w14:paraId="65B906EE" w14:textId="47E20B14" w:rsidR="000521C0" w:rsidRPr="00062827" w:rsidRDefault="002330C2" w:rsidP="000521C0">
      <w:pPr>
        <w:rPr>
          <w:rFonts w:ascii="FontbitDavid" w:hAnsi="FontbitDavid"/>
          <w:spacing w:val="-8"/>
          <w:sz w:val="32"/>
          <w:rtl/>
        </w:rPr>
      </w:pPr>
      <w:r w:rsidRPr="00062827">
        <w:rPr>
          <w:rStyle w:val="affff5"/>
          <w:rFonts w:hint="cs"/>
          <w:spacing w:val="-8"/>
          <w:rtl/>
        </w:rPr>
        <w:t>ד. ואין לומר</w:t>
      </w:r>
      <w:r w:rsidRPr="00062827">
        <w:rPr>
          <w:rFonts w:ascii="FontbitDavid" w:hAnsi="FontbitDavid" w:hint="cs"/>
          <w:spacing w:val="-8"/>
          <w:sz w:val="32"/>
          <w:rtl/>
        </w:rPr>
        <w:t xml:space="preserve"> </w:t>
      </w:r>
      <w:r w:rsidR="001C73E4" w:rsidRPr="00062827">
        <w:rPr>
          <w:rStyle w:val="affff5"/>
          <w:rFonts w:hint="eastAsia"/>
          <w:spacing w:val="-8"/>
          <w:rtl/>
        </w:rPr>
        <w:t>כמ</w:t>
      </w:r>
      <w:r w:rsidR="001C73E4" w:rsidRPr="00062827">
        <w:rPr>
          <w:rStyle w:val="affff5"/>
          <w:spacing w:val="-8"/>
          <w:rtl/>
        </w:rPr>
        <w:t>"ד</w:t>
      </w:r>
      <w:r w:rsidR="001C73E4" w:rsidRPr="00062827">
        <w:rPr>
          <w:rFonts w:ascii="FontbitDavid" w:hAnsi="FontbitDavid" w:hint="cs"/>
          <w:spacing w:val="-8"/>
          <w:sz w:val="32"/>
          <w:rtl/>
        </w:rPr>
        <w:t xml:space="preserve"> '</w:t>
      </w:r>
      <w:r w:rsidR="001C73E4" w:rsidRPr="00062827">
        <w:rPr>
          <w:rFonts w:ascii="FontbitDavid" w:hAnsi="FontbitDavid"/>
          <w:spacing w:val="-8"/>
          <w:sz w:val="32"/>
          <w:rtl/>
        </w:rPr>
        <w:t>אסור לבטל מצות יבמין</w:t>
      </w:r>
      <w:r w:rsidR="001C73E4" w:rsidRPr="00062827">
        <w:rPr>
          <w:rFonts w:ascii="FontbitDavid" w:hAnsi="FontbitDavid" w:hint="cs"/>
          <w:spacing w:val="-8"/>
          <w:sz w:val="32"/>
          <w:rtl/>
        </w:rPr>
        <w:t>'</w:t>
      </w:r>
      <w:r w:rsidR="001C73E4" w:rsidRPr="00062827">
        <w:rPr>
          <w:rStyle w:val="affff8"/>
          <w:spacing w:val="-8"/>
          <w:rtl/>
        </w:rPr>
        <w:t xml:space="preserve"> </w:t>
      </w:r>
      <w:r w:rsidR="000521C0" w:rsidRPr="00062827">
        <w:rPr>
          <w:rStyle w:val="affff8"/>
          <w:rFonts w:hint="eastAsia"/>
          <w:spacing w:val="-8"/>
          <w:rtl/>
        </w:rPr>
        <w:t>ושמא</w:t>
      </w:r>
      <w:r w:rsidR="000521C0" w:rsidRPr="00062827">
        <w:rPr>
          <w:rStyle w:val="affff8"/>
          <w:spacing w:val="-8"/>
          <w:rtl/>
        </w:rPr>
        <w:t xml:space="preserve"> </w:t>
      </w:r>
      <w:r w:rsidR="000521C0" w:rsidRPr="00062827">
        <w:rPr>
          <w:rStyle w:val="affff8"/>
          <w:rFonts w:hint="eastAsia"/>
          <w:spacing w:val="-8"/>
          <w:rtl/>
        </w:rPr>
        <w:t>ימות</w:t>
      </w:r>
      <w:r w:rsidR="000521C0" w:rsidRPr="00062827">
        <w:rPr>
          <w:rFonts w:ascii="FontbitDavid" w:hAnsi="FontbitDavid" w:hint="cs"/>
          <w:spacing w:val="-8"/>
          <w:sz w:val="32"/>
          <w:rtl/>
        </w:rPr>
        <w:t xml:space="preserve"> </w:t>
      </w:r>
      <w:r w:rsidR="000521C0" w:rsidRPr="00062827">
        <w:rPr>
          <w:rFonts w:ascii="FontbitDavid" w:hAnsi="FontbitDavid"/>
          <w:spacing w:val="-8"/>
          <w:sz w:val="32"/>
          <w:rtl/>
        </w:rPr>
        <w:t xml:space="preserve"> </w:t>
      </w:r>
      <w:r w:rsidR="001C73E4" w:rsidRPr="00062827">
        <w:rPr>
          <w:rFonts w:ascii="FontbitDavid" w:hAnsi="FontbitDavid" w:hint="cs"/>
          <w:spacing w:val="-8"/>
          <w:sz w:val="32"/>
          <w:rtl/>
        </w:rPr>
        <w:t xml:space="preserve">- </w:t>
      </w:r>
      <w:r w:rsidR="000521C0" w:rsidRPr="00062827">
        <w:rPr>
          <w:rStyle w:val="affff5"/>
          <w:rFonts w:hint="cs"/>
          <w:spacing w:val="-8"/>
          <w:rtl/>
        </w:rPr>
        <w:t>רי</w:t>
      </w:r>
      <w:r w:rsidR="000521C0" w:rsidRPr="00062827">
        <w:rPr>
          <w:rStyle w:val="affff5"/>
          <w:spacing w:val="-8"/>
          <w:rtl/>
        </w:rPr>
        <w:t>"</w:t>
      </w:r>
      <w:r w:rsidR="000521C0" w:rsidRPr="00062827">
        <w:rPr>
          <w:rStyle w:val="affff5"/>
          <w:rFonts w:hint="cs"/>
          <w:spacing w:val="-8"/>
          <w:rtl/>
        </w:rPr>
        <w:t>ו</w:t>
      </w:r>
      <w:r w:rsidR="000521C0" w:rsidRPr="00062827">
        <w:rPr>
          <w:rFonts w:ascii="FontbitDavid" w:hAnsi="FontbitDavid" w:hint="cs"/>
          <w:spacing w:val="-8"/>
          <w:sz w:val="32"/>
          <w:rtl/>
        </w:rPr>
        <w:t xml:space="preserve"> ל</w:t>
      </w:r>
      <w:r w:rsidR="001C73E4" w:rsidRPr="00062827">
        <w:rPr>
          <w:rFonts w:ascii="FontbitDavid" w:hAnsi="FontbitDavid" w:hint="cs"/>
          <w:spacing w:val="-8"/>
          <w:sz w:val="32"/>
          <w:rtl/>
        </w:rPr>
        <w:t>"ח</w:t>
      </w:r>
      <w:r w:rsidR="000521C0" w:rsidRPr="00062827">
        <w:rPr>
          <w:rFonts w:ascii="FontbitDavid" w:hAnsi="FontbitDavid" w:hint="cs"/>
          <w:spacing w:val="-8"/>
          <w:sz w:val="32"/>
          <w:rtl/>
        </w:rPr>
        <w:t xml:space="preserve"> למיתה</w:t>
      </w:r>
      <w:r w:rsidR="001C73E4" w:rsidRPr="00062827">
        <w:rPr>
          <w:rFonts w:ascii="FontbitDavid" w:hAnsi="FontbitDavid" w:hint="cs"/>
          <w:spacing w:val="-8"/>
          <w:sz w:val="32"/>
          <w:rtl/>
        </w:rPr>
        <w:t>,</w:t>
      </w:r>
    </w:p>
    <w:p w14:paraId="064BC33D" w14:textId="3D621D4B" w:rsidR="000521C0" w:rsidRPr="00062827" w:rsidRDefault="001C73E4" w:rsidP="000521C0">
      <w:pPr>
        <w:rPr>
          <w:rFonts w:ascii="FontbitDavid" w:hAnsi="FontbitDavid"/>
          <w:spacing w:val="-4"/>
          <w:sz w:val="32"/>
          <w:rtl/>
        </w:rPr>
      </w:pPr>
      <w:r w:rsidRPr="00062827">
        <w:rPr>
          <w:rStyle w:val="affff5"/>
          <w:rFonts w:hint="cs"/>
          <w:spacing w:val="-4"/>
          <w:rtl/>
        </w:rPr>
        <w:t>ה. ואין לומר</w:t>
      </w:r>
      <w:r w:rsidRPr="00062827">
        <w:rPr>
          <w:rFonts w:ascii="FontbitDavid" w:hAnsi="FontbitDavid" w:hint="cs"/>
          <w:spacing w:val="-4"/>
          <w:sz w:val="32"/>
          <w:rtl/>
        </w:rPr>
        <w:t xml:space="preserve"> </w:t>
      </w:r>
      <w:r w:rsidRPr="00062827">
        <w:rPr>
          <w:rStyle w:val="affff5"/>
          <w:rFonts w:hint="cs"/>
          <w:spacing w:val="-4"/>
          <w:rtl/>
        </w:rPr>
        <w:t>כ</w:t>
      </w:r>
      <w:r w:rsidR="000521C0" w:rsidRPr="00062827">
        <w:rPr>
          <w:rStyle w:val="affff5"/>
          <w:rFonts w:hint="cs"/>
          <w:spacing w:val="-4"/>
          <w:rtl/>
        </w:rPr>
        <w:t>ר</w:t>
      </w:r>
      <w:r w:rsidR="000521C0" w:rsidRPr="00062827">
        <w:rPr>
          <w:rStyle w:val="affff5"/>
          <w:spacing w:val="-4"/>
          <w:rtl/>
        </w:rPr>
        <w:t>"</w:t>
      </w:r>
      <w:r w:rsidR="000521C0" w:rsidRPr="00062827">
        <w:rPr>
          <w:rStyle w:val="affff5"/>
          <w:rFonts w:hint="cs"/>
          <w:spacing w:val="-4"/>
          <w:rtl/>
        </w:rPr>
        <w:t>א</w:t>
      </w:r>
      <w:r w:rsidR="000521C0" w:rsidRPr="00062827">
        <w:rPr>
          <w:rFonts w:ascii="FontbitDavid" w:hAnsi="FontbitDavid" w:hint="cs"/>
          <w:spacing w:val="-4"/>
          <w:sz w:val="32"/>
          <w:rtl/>
        </w:rPr>
        <w:t xml:space="preserve"> ד</w:t>
      </w:r>
      <w:r w:rsidRPr="00062827">
        <w:rPr>
          <w:rFonts w:ascii="FontbitDavid" w:hAnsi="FontbitDavid" w:hint="cs"/>
          <w:spacing w:val="-4"/>
          <w:sz w:val="32"/>
          <w:rtl/>
        </w:rPr>
        <w:t xml:space="preserve">נאסרה </w:t>
      </w:r>
      <w:r w:rsidR="000521C0" w:rsidRPr="00062827">
        <w:rPr>
          <w:rFonts w:ascii="FontbitDavid" w:hAnsi="FontbitDavid" w:hint="cs"/>
          <w:spacing w:val="-4"/>
          <w:sz w:val="32"/>
          <w:rtl/>
        </w:rPr>
        <w:t>שעה אחת נאסרה עולמית</w:t>
      </w:r>
      <w:r w:rsidRPr="00062827">
        <w:rPr>
          <w:rFonts w:ascii="FontbitDavid" w:hAnsi="FontbitDavid" w:hint="cs"/>
          <w:spacing w:val="-4"/>
          <w:sz w:val="32"/>
          <w:rtl/>
        </w:rPr>
        <w:t xml:space="preserve"> -</w:t>
      </w:r>
      <w:r w:rsidR="000521C0" w:rsidRPr="00062827">
        <w:rPr>
          <w:rFonts w:ascii="FontbitDavid" w:hAnsi="FontbitDavid" w:hint="cs"/>
          <w:spacing w:val="-4"/>
          <w:sz w:val="32"/>
          <w:rtl/>
        </w:rPr>
        <w:t xml:space="preserve"> דסיפא </w:t>
      </w:r>
      <w:r w:rsidR="000521C0" w:rsidRPr="00062827">
        <w:rPr>
          <w:rStyle w:val="affff5"/>
          <w:rFonts w:hint="cs"/>
          <w:spacing w:val="-4"/>
          <w:rtl/>
        </w:rPr>
        <w:t>ר</w:t>
      </w:r>
      <w:r w:rsidR="000521C0" w:rsidRPr="00062827">
        <w:rPr>
          <w:rStyle w:val="affff5"/>
          <w:spacing w:val="-4"/>
          <w:rtl/>
        </w:rPr>
        <w:t>"</w:t>
      </w:r>
      <w:r w:rsidR="000521C0" w:rsidRPr="00062827">
        <w:rPr>
          <w:rStyle w:val="affff5"/>
          <w:rFonts w:hint="cs"/>
          <w:spacing w:val="-4"/>
          <w:rtl/>
        </w:rPr>
        <w:t>א</w:t>
      </w:r>
      <w:r w:rsidRPr="00062827">
        <w:rPr>
          <w:rFonts w:ascii="FontbitDavid" w:hAnsi="FontbitDavid" w:hint="cs"/>
          <w:spacing w:val="-4"/>
          <w:sz w:val="32"/>
          <w:rtl/>
        </w:rPr>
        <w:t>,</w:t>
      </w:r>
    </w:p>
    <w:p w14:paraId="238DA86B" w14:textId="65E43304" w:rsidR="000521C0" w:rsidRPr="00062827" w:rsidRDefault="001C73E4" w:rsidP="000521C0">
      <w:pPr>
        <w:rPr>
          <w:rStyle w:val="affff5"/>
          <w:rtl/>
        </w:rPr>
      </w:pPr>
      <w:r w:rsidRPr="00062827">
        <w:rPr>
          <w:rStyle w:val="affff5"/>
          <w:rFonts w:hint="cs"/>
          <w:rtl/>
        </w:rPr>
        <w:t>ו. ואין לומר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="000521C0" w:rsidRPr="00062827">
        <w:rPr>
          <w:rFonts w:ascii="FontbitDavid" w:hAnsi="FontbitDavid" w:hint="cs"/>
          <w:spacing w:val="-2"/>
          <w:sz w:val="32"/>
          <w:rtl/>
        </w:rPr>
        <w:t>בנפל</w:t>
      </w:r>
      <w:r w:rsidRPr="00062827">
        <w:rPr>
          <w:rFonts w:ascii="FontbitDavid" w:hAnsi="FontbitDavid" w:hint="cs"/>
          <w:spacing w:val="-2"/>
          <w:sz w:val="32"/>
          <w:rtl/>
        </w:rPr>
        <w:t>ו</w:t>
      </w:r>
      <w:r w:rsidR="000521C0" w:rsidRPr="00062827">
        <w:rPr>
          <w:rFonts w:ascii="FontbitDavid" w:hAnsi="FontbitDavid" w:hint="cs"/>
          <w:spacing w:val="-2"/>
          <w:sz w:val="32"/>
          <w:rtl/>
        </w:rPr>
        <w:t xml:space="preserve"> בבת אחת </w:t>
      </w:r>
      <w:r>
        <w:rPr>
          <w:rStyle w:val="affff5"/>
          <w:rFonts w:hint="eastAsia"/>
          <w:spacing w:val="-2"/>
          <w:rtl/>
          <w:rPrChange w:id="9042" w:author="מנוע אמוראים" w:date="2026-10-05T16:41:34Z">
            <w:rPr>
              <w:rStyle w:val="affff8"/>
              <w:rFonts w:hint="eastAsia"/>
              <w:spacing w:val="-2"/>
              <w:rtl/>
            </w:rPr>
          </w:rPrChange>
        </w:rPr>
        <w:t xml:space="preserve">כריס</w:t>
      </w:r>
      <w:r>
        <w:rPr>
          <w:rStyle w:val="affff5"/>
          <w:spacing w:val="-2"/>
          <w:rtl/>
          <w:rPrChange w:id="9043" w:author="מנוע אמוראים" w:date="2026-10-05T16:41:34Z">
            <w:rPr>
              <w:rStyle w:val="affff8"/>
              <w:spacing w:val="-2"/>
              <w:rtl/>
            </w:rPr>
          </w:rPrChange>
        </w:rPr>
        <w:t xml:space="preserve">"</w:t>
      </w:r>
      <w:r>
        <w:rPr>
          <w:rStyle w:val="affff5"/>
          <w:rFonts w:hint="eastAsia"/>
          <w:spacing w:val="-2"/>
          <w:rtl/>
          <w:rPrChange w:id="9044" w:author="מנוע אמוראים" w:date="2026-10-05T16:41:34Z">
            <w:rPr>
              <w:rStyle w:val="affff8"/>
              <w:rFonts w:hint="eastAsia"/>
              <w:spacing w:val="-2"/>
              <w:rtl/>
            </w:rPr>
          </w:rPrChange>
        </w:rPr>
        <w:t xml:space="preserve">ה</w:t>
      </w:r>
      <w:r w:rsidRPr="00062827">
        <w:rPr>
          <w:rStyle w:val="affff8"/>
          <w:spacing w:val="-2"/>
          <w:rtl/>
        </w:rPr>
        <w:t xml:space="preserve"> </w:t>
      </w:r>
      <w:r w:rsidR="000521C0" w:rsidRPr="00062827">
        <w:rPr>
          <w:rStyle w:val="affff8"/>
          <w:rFonts w:hint="eastAsia"/>
          <w:spacing w:val="-2"/>
          <w:rtl/>
        </w:rPr>
        <w:t>דאפשר</w:t>
      </w:r>
      <w:r w:rsidR="000521C0" w:rsidRPr="00062827">
        <w:rPr>
          <w:rStyle w:val="affff8"/>
          <w:spacing w:val="-2"/>
          <w:rtl/>
        </w:rPr>
        <w:t xml:space="preserve"> </w:t>
      </w:r>
      <w:r w:rsidR="000521C0" w:rsidRPr="00062827">
        <w:rPr>
          <w:rStyle w:val="affff8"/>
          <w:rFonts w:hint="eastAsia"/>
          <w:spacing w:val="-2"/>
          <w:rtl/>
        </w:rPr>
        <w:t>לצמצם</w:t>
      </w:r>
      <w:r w:rsidR="000521C0"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Pr="00062827">
        <w:rPr>
          <w:rFonts w:ascii="FontbitDavid" w:hAnsi="FontbitDavid" w:hint="cs"/>
          <w:spacing w:val="-2"/>
          <w:sz w:val="32"/>
          <w:rtl/>
        </w:rPr>
        <w:t>-</w:t>
      </w:r>
      <w:r w:rsidR="000521C0" w:rsidRPr="00062827">
        <w:rPr>
          <w:rFonts w:ascii="FontbitDavid" w:hAnsi="FontbitDavid" w:hint="cs"/>
          <w:spacing w:val="-2"/>
          <w:sz w:val="32"/>
          <w:rtl/>
        </w:rPr>
        <w:t xml:space="preserve"> לא סתם</w:t>
      </w:r>
      <w:r w:rsidRPr="00062827">
        <w:rPr>
          <w:rStyle w:val="affff5"/>
          <w:rFonts w:hint="cs"/>
          <w:rtl/>
        </w:rPr>
        <w:t xml:space="preserve"> </w:t>
      </w:r>
      <w:r w:rsidR="000521C0" w:rsidRPr="00062827">
        <w:rPr>
          <w:rStyle w:val="affff5"/>
          <w:rFonts w:hint="cs"/>
          <w:rtl/>
        </w:rPr>
        <w:t>כריה</w:t>
      </w:r>
      <w:r w:rsidR="000521C0" w:rsidRPr="00062827">
        <w:rPr>
          <w:rStyle w:val="affff5"/>
          <w:rtl/>
        </w:rPr>
        <w:t>"</w:t>
      </w:r>
      <w:r w:rsidR="000521C0" w:rsidRPr="00062827">
        <w:rPr>
          <w:rStyle w:val="affff5"/>
          <w:rFonts w:hint="cs"/>
          <w:rtl/>
        </w:rPr>
        <w:t>ג</w:t>
      </w:r>
      <w:r w:rsidRPr="00062827">
        <w:rPr>
          <w:rStyle w:val="affff5"/>
          <w:rFonts w:hint="cs"/>
          <w:rtl/>
        </w:rPr>
        <w:t>,</w:t>
      </w:r>
    </w:p>
    <w:p w14:paraId="6FBCF7BC" w14:textId="7A2CAC23" w:rsidR="001C73E4" w:rsidRDefault="001C73E4" w:rsidP="000521C0">
      <w:pPr>
        <w:rPr>
          <w:rtl/>
        </w:rPr>
      </w:pPr>
      <w:r>
        <w:rPr>
          <w:rStyle w:val="affff5"/>
          <w:rFonts w:hint="cs"/>
          <w:rtl/>
        </w:rPr>
        <w:t>ז</w:t>
      </w:r>
      <w:r w:rsidRPr="00CF656D">
        <w:rPr>
          <w:rStyle w:val="affff5"/>
          <w:rFonts w:hint="cs"/>
          <w:rtl/>
        </w:rPr>
        <w:t xml:space="preserve">. </w:t>
      </w:r>
      <w:r>
        <w:rPr>
          <w:rStyle w:val="affff5"/>
          <w:rFonts w:hint="cs"/>
          <w:rtl/>
        </w:rPr>
        <w:t>ו</w:t>
      </w:r>
      <w:r w:rsidRPr="00CF656D">
        <w:rPr>
          <w:rStyle w:val="affff5"/>
          <w:rFonts w:hint="cs"/>
          <w:rtl/>
        </w:rPr>
        <w:t>אין לומר</w:t>
      </w:r>
      <w:r w:rsidRPr="00C35A2C">
        <w:rPr>
          <w:rFonts w:hint="cs"/>
          <w:rtl/>
        </w:rPr>
        <w:t xml:space="preserve"> </w:t>
      </w:r>
      <w:r>
        <w:rPr>
          <w:rFonts w:hint="cs"/>
          <w:rtl/>
        </w:rPr>
        <w:t>כש</w:t>
      </w:r>
      <w:r w:rsidR="000521C0" w:rsidRPr="00C35A2C">
        <w:rPr>
          <w:rtl/>
        </w:rPr>
        <w:t>לא י</w:t>
      </w:r>
      <w:r>
        <w:rPr>
          <w:rFonts w:hint="cs"/>
          <w:rtl/>
        </w:rPr>
        <w:t>ו</w:t>
      </w:r>
      <w:r w:rsidR="000521C0" w:rsidRPr="00C35A2C">
        <w:rPr>
          <w:rtl/>
        </w:rPr>
        <w:t>דעי</w:t>
      </w:r>
      <w:r>
        <w:rPr>
          <w:rFonts w:hint="cs"/>
          <w:rtl/>
        </w:rPr>
        <w:t>ם</w:t>
      </w:r>
      <w:r w:rsidR="000521C0" w:rsidRPr="00C35A2C">
        <w:rPr>
          <w:rtl/>
        </w:rPr>
        <w:t xml:space="preserve"> </w:t>
      </w:r>
      <w:r>
        <w:rPr>
          <w:rFonts w:hint="cs"/>
          <w:rtl/>
        </w:rPr>
        <w:t>מי ראשונה</w:t>
      </w:r>
      <w:r w:rsidR="000521C0" w:rsidRPr="00C35A2C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0521C0" w:rsidRPr="00C35A2C">
        <w:rPr>
          <w:rFonts w:hint="cs"/>
          <w:rtl/>
        </w:rPr>
        <w:t xml:space="preserve"> </w:t>
      </w:r>
      <w:r>
        <w:rPr>
          <w:rFonts w:hint="cs"/>
          <w:rtl/>
        </w:rPr>
        <w:t>ד'כנסו</w:t>
      </w:r>
      <w:r w:rsidR="000521C0" w:rsidRPr="00C35A2C">
        <w:rPr>
          <w:rFonts w:hint="cs"/>
          <w:rtl/>
        </w:rPr>
        <w:t xml:space="preserve"> יוציאו</w:t>
      </w:r>
      <w:r>
        <w:rPr>
          <w:rFonts w:hint="cs"/>
          <w:rtl/>
        </w:rPr>
        <w:t>'?</w:t>
      </w:r>
    </w:p>
    <w:p w14:paraId="0C82DFA0" w14:textId="5FD8A4E0" w:rsidR="000521C0" w:rsidRDefault="00B127FD" w:rsidP="000521C0">
      <w:pPr>
        <w:rPr>
          <w:rtl/>
        </w:rPr>
      </w:pPr>
      <w:r>
        <w:rPr>
          <w:rFonts w:cs="PFT_Frank" w:hint="cs"/>
          <w:b/>
          <w:bCs/>
          <w:szCs w:val="14"/>
          <w:rtl/>
        </w:rPr>
        <w:t xml:space="preserve">   </w:t>
      </w:r>
      <w:r w:rsidR="000521C0" w:rsidRPr="00D1637C">
        <w:rPr>
          <w:rFonts w:cs="PFT_Frank" w:hint="eastAsia"/>
          <w:b/>
          <w:bCs/>
          <w:szCs w:val="14"/>
          <w:rtl/>
        </w:rPr>
        <w:t>שני</w:t>
      </w:r>
      <w:r w:rsidR="000521C0" w:rsidRPr="00C35A2C">
        <w:rPr>
          <w:rFonts w:hint="cs"/>
          <w:rtl/>
        </w:rPr>
        <w:t xml:space="preserve"> יאמר </w:t>
      </w:r>
      <w:r w:rsidR="001C73E4">
        <w:rPr>
          <w:rFonts w:hint="cs"/>
          <w:rtl/>
        </w:rPr>
        <w:t xml:space="preserve">אולי </w:t>
      </w:r>
      <w:r w:rsidR="00A36125" w:rsidRPr="00D1637C">
        <w:rPr>
          <w:rFonts w:cs="PFT_Frank" w:hint="eastAsia"/>
          <w:b/>
          <w:bCs/>
          <w:szCs w:val="14"/>
          <w:rtl/>
        </w:rPr>
        <w:t>אחי</w:t>
      </w:r>
      <w:r w:rsidR="000521C0" w:rsidRPr="00C35A2C">
        <w:rPr>
          <w:rFonts w:hint="cs"/>
          <w:rtl/>
        </w:rPr>
        <w:t xml:space="preserve"> ייבם שניה ואני ראשונה</w:t>
      </w:r>
      <w:r w:rsidR="001C73E4" w:rsidRPr="007750DB">
        <w:rPr>
          <w:rStyle w:val="affff8"/>
          <w:rtl/>
        </w:rPr>
        <w:t xml:space="preserve"> ומספק לא מוציאים</w:t>
      </w:r>
      <w:r w:rsidR="001C73E4">
        <w:rPr>
          <w:rStyle w:val="affff8"/>
          <w:rFonts w:hint="cs"/>
          <w:rtl/>
        </w:rPr>
        <w:t>.</w:t>
      </w:r>
    </w:p>
    <w:p w14:paraId="3AFBFBF4" w14:textId="393EEFA1" w:rsidR="000521C0" w:rsidRPr="00AC7749" w:rsidRDefault="006E6C37" w:rsidP="000521C0">
      <w:pPr>
        <w:rPr>
          <w:rtl/>
        </w:rPr>
      </w:pPr>
      <w:r>
        <w:rPr>
          <w:rStyle w:val="affff5"/>
          <w:rFonts w:hint="cs"/>
          <w:rtl/>
        </w:rPr>
        <w:t>ויקשה עוד לרי"ו ממשנתינו</w:t>
      </w:r>
      <w:r w:rsidR="000521C0" w:rsidRPr="00AC7749">
        <w:rPr>
          <w:rFonts w:ascii="FontbitDavid" w:hAnsi="FontbitDavid"/>
          <w:spacing w:val="-6"/>
          <w:sz w:val="32"/>
          <w:rtl/>
        </w:rPr>
        <w:t xml:space="preserve">: </w:t>
      </w:r>
      <w:r w:rsidR="000521C0" w:rsidRPr="007750DB">
        <w:rPr>
          <w:rStyle w:val="affff8"/>
          <w:rtl/>
        </w:rPr>
        <w:t xml:space="preserve">היתה אחת אסורה על אחד </w:t>
      </w:r>
      <w:r w:rsidRPr="007750DB">
        <w:rPr>
          <w:rStyle w:val="affff8"/>
          <w:rFonts w:hint="eastAsia"/>
          <w:rtl/>
        </w:rPr>
        <w:t>ב</w:t>
      </w:r>
      <w:r w:rsidR="00844B87">
        <w:rPr>
          <w:rStyle w:val="affff8"/>
          <w:rFonts w:hint="cs"/>
          <w:rtl/>
        </w:rPr>
        <w:t>'</w:t>
      </w:r>
      <w:r w:rsidR="000521C0" w:rsidRPr="007750DB">
        <w:rPr>
          <w:rStyle w:val="affff8"/>
          <w:rtl/>
        </w:rPr>
        <w:t>ערוה</w:t>
      </w:r>
      <w:r w:rsidR="00844B87">
        <w:rPr>
          <w:rStyle w:val="affff8"/>
          <w:rFonts w:hint="cs"/>
          <w:rtl/>
        </w:rPr>
        <w:t>'</w:t>
      </w:r>
      <w:r w:rsidR="000521C0" w:rsidRPr="007750DB">
        <w:rPr>
          <w:rStyle w:val="affff8"/>
          <w:rtl/>
        </w:rPr>
        <w:t xml:space="preserve"> - אסור בה ומותר באחותה, </w:t>
      </w:r>
      <w:r w:rsidR="000521C0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והשני אסור בשתיהן</w:t>
      </w:r>
      <w:r>
        <w:rPr>
          <w:rFonts w:hint="cs"/>
          <w:rtl/>
        </w:rPr>
        <w:t xml:space="preserve">, ולמה כשמייבם לשאינה </w:t>
      </w:r>
      <w:r w:rsidRPr="00062827">
        <w:rPr>
          <w:rFonts w:hint="cs"/>
          <w:spacing w:val="-6"/>
          <w:rtl/>
        </w:rPr>
        <w:t xml:space="preserve">ערוה לא תותר </w:t>
      </w:r>
      <w:r w:rsidR="0080601E" w:rsidRPr="00062827">
        <w:rPr>
          <w:rFonts w:hint="cs"/>
          <w:spacing w:val="-6"/>
          <w:rtl/>
        </w:rPr>
        <w:t>הערוה</w:t>
      </w:r>
      <w:r w:rsidRPr="00062827">
        <w:rPr>
          <w:rFonts w:hint="cs"/>
          <w:spacing w:val="-6"/>
          <w:rtl/>
        </w:rPr>
        <w:t xml:space="preserve"> לשני</w:t>
      </w:r>
      <w:r w:rsidRPr="00062827">
        <w:rPr>
          <w:rStyle w:val="affff8"/>
          <w:spacing w:val="-6"/>
          <w:rtl/>
        </w:rPr>
        <w:t xml:space="preserve"> תחז</w:t>
      </w:r>
      <w:r w:rsidRPr="00062827">
        <w:rPr>
          <w:rStyle w:val="affff8"/>
          <w:rFonts w:hint="eastAsia"/>
          <w:spacing w:val="-6"/>
          <w:rtl/>
        </w:rPr>
        <w:t>ור</w:t>
      </w:r>
      <w:r w:rsidRPr="00062827">
        <w:rPr>
          <w:rStyle w:val="affff8"/>
          <w:spacing w:val="-6"/>
          <w:rtl/>
        </w:rPr>
        <w:t xml:space="preserve"> </w:t>
      </w:r>
      <w:r w:rsidRPr="00062827">
        <w:rPr>
          <w:rStyle w:val="affff8"/>
          <w:rFonts w:hint="eastAsia"/>
          <w:spacing w:val="-6"/>
          <w:rtl/>
        </w:rPr>
        <w:t>להתירה</w:t>
      </w:r>
      <w:r w:rsidRPr="00062827">
        <w:rPr>
          <w:rStyle w:val="affff8"/>
          <w:spacing w:val="-6"/>
          <w:rtl/>
        </w:rPr>
        <w:t>,</w:t>
      </w:r>
      <w:r w:rsidRPr="00062827">
        <w:rPr>
          <w:rFonts w:hint="cs"/>
          <w:spacing w:val="-6"/>
          <w:rtl/>
        </w:rPr>
        <w:t xml:space="preserve"> </w:t>
      </w:r>
      <w:r w:rsidRPr="00D1637C">
        <w:rPr>
          <w:rFonts w:cs="PFT_Frank" w:hint="eastAsia"/>
          <w:b/>
          <w:bCs/>
          <w:spacing w:val="-6"/>
          <w:szCs w:val="14"/>
          <w:rtl/>
        </w:rPr>
        <w:t>אם</w:t>
      </w:r>
      <w:r w:rsidRPr="00D1637C">
        <w:rPr>
          <w:rFonts w:cs="PFT_Frank"/>
          <w:b/>
          <w:bCs/>
          <w:spacing w:val="-6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pacing w:val="-6"/>
          <w:szCs w:val="14"/>
          <w:rtl/>
        </w:rPr>
        <w:t>הערוה</w:t>
      </w:r>
      <w:r w:rsidRPr="00D1637C">
        <w:rPr>
          <w:rFonts w:cs="PFT_Frank"/>
          <w:b/>
          <w:bCs/>
          <w:spacing w:val="-6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pacing w:val="-6"/>
          <w:szCs w:val="14"/>
          <w:rtl/>
        </w:rPr>
        <w:t>נפלה</w:t>
      </w:r>
      <w:r w:rsidRPr="00D1637C">
        <w:rPr>
          <w:rFonts w:cs="PFT_Frank"/>
          <w:b/>
          <w:bCs/>
          <w:spacing w:val="-6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pacing w:val="-6"/>
          <w:szCs w:val="14"/>
          <w:rtl/>
        </w:rPr>
        <w:t>ראשונה</w:t>
      </w:r>
      <w:r w:rsidRPr="00062827">
        <w:rPr>
          <w:rFonts w:hint="cs"/>
          <w:spacing w:val="-6"/>
          <w:rtl/>
        </w:rPr>
        <w:t xml:space="preserve">? </w:t>
      </w:r>
    </w:p>
    <w:p w14:paraId="05478B37" w14:textId="59FC8C15" w:rsidR="006E6C37" w:rsidRPr="00CF5119" w:rsidRDefault="000521C0" w:rsidP="00CF5119">
      <w:pPr>
        <w:pStyle w:val="afffc"/>
        <w:ind w:left="0" w:firstLine="0"/>
        <w:rPr>
          <w:rtl/>
        </w:rPr>
      </w:pPr>
      <w:r>
        <w:rPr>
          <w:rtl/>
        </w:rPr>
        <w:t xml:space="preserve">- </w:t>
      </w:r>
      <w:r w:rsidR="006E6C37">
        <w:rPr>
          <w:rFonts w:hint="cs"/>
          <w:rtl/>
        </w:rPr>
        <w:t>מדובר</w:t>
      </w:r>
      <w:r w:rsidRPr="00C35A2C">
        <w:rPr>
          <w:rFonts w:hint="cs"/>
          <w:rtl/>
        </w:rPr>
        <w:t xml:space="preserve"> בנפלה </w:t>
      </w:r>
      <w:r w:rsidR="006E6C37" w:rsidRPr="00D1637C">
        <w:rPr>
          <w:rFonts w:cs="PFT_Frank" w:hint="eastAsia"/>
          <w:b/>
          <w:bCs/>
          <w:szCs w:val="14"/>
          <w:rtl/>
        </w:rPr>
        <w:t>שאינה</w:t>
      </w:r>
      <w:r w:rsidR="006E6C37" w:rsidRPr="00D1637C">
        <w:rPr>
          <w:rFonts w:cs="PFT_Frank"/>
          <w:b/>
          <w:bCs/>
          <w:szCs w:val="14"/>
          <w:rtl/>
        </w:rPr>
        <w:t xml:space="preserve"> </w:t>
      </w:r>
      <w:r w:rsidR="006E6C37" w:rsidRPr="00D1637C">
        <w:rPr>
          <w:rFonts w:cs="PFT_Frank" w:hint="eastAsia"/>
          <w:b/>
          <w:bCs/>
          <w:szCs w:val="14"/>
          <w:rtl/>
        </w:rPr>
        <w:t>ערוה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6E6C37" w:rsidRPr="00D1637C">
        <w:rPr>
          <w:rFonts w:cs="PFT_Frank" w:hint="cs"/>
          <w:b/>
          <w:bCs/>
          <w:szCs w:val="14"/>
          <w:rtl/>
        </w:rPr>
        <w:t>ראשונה</w:t>
      </w:r>
      <w:r w:rsidR="006E6C37">
        <w:rPr>
          <w:rFonts w:hint="cs"/>
          <w:rtl/>
        </w:rPr>
        <w:t>,</w:t>
      </w:r>
      <w:r w:rsidR="006E6C37" w:rsidRPr="007750DB">
        <w:rPr>
          <w:rStyle w:val="affff8"/>
          <w:rtl/>
        </w:rPr>
        <w:t xml:space="preserve"> והשניה נשארת באיסורה.</w:t>
      </w:r>
    </w:p>
    <w:p w14:paraId="1BFC51C4" w14:textId="0EAFF248" w:rsidR="006E6C37" w:rsidRPr="00C35A2C" w:rsidRDefault="006E6C37" w:rsidP="000521C0">
      <w:pPr>
        <w:pStyle w:val="afff4"/>
        <w:rPr>
          <w:rtl/>
        </w:rPr>
      </w:pPr>
      <w:ins w:id="9833" w:author="מספור קטעי משנה" w:date="2026-10-06T06:45:58Z">
        <w:r>
          <w:rPr>
            <w:rStyle w:val="MisparKeta"/>
          </w:rPr>
          <w:t xml:space="preserve">ב. </w:t>
        </w:r>
      </w:ins>
      <w:bookmarkStart w:id="268" w:name="_Toc119172704"/>
      <w:bookmarkStart w:id="269" w:name="_Toc119229792"/>
      <w:r w:rsidRPr="008560C6">
        <w:rPr>
          <w:rStyle w:val="affff5"/>
          <w:rFonts w:ascii="BA Vilna Bold" w:hAnsi="BA Vilna Bold" w:cs="BA Vilna Bold"/>
          <w:b/>
          <w:bCs w:val="0"/>
          <w:rtl/>
          <w:rPrChange w:id="40001" w:author="Claude" w:date="2026-10-06T13:34:36Z">
            <w:rPr>
              <w:rStyle w:val="affff5"/>
              <w:rFonts w:ascii="BA Vilna Bold" w:hAnsi="BA Vilna Bold" w:cs="BA Vilna Bold"/>
              <w:b/>
              <w:bCs w:val="0"/>
              <w:sz w:val="14"/>
              <w:szCs w:val="14"/>
              <w:rtl/>
            </w:rPr>
          </w:rPrChange>
        </w:rPr>
        <w:t>ר</w:t>
      </w:r>
      <w:r w:rsidRPr="000167CA">
        <w:rPr>
          <w:rStyle w:val="afffff0"/>
          <w:rtl/>
        </w:rPr>
        <w:t>"א:</w:t>
      </w:r>
      <w:r w:rsidRPr="000167CA">
        <w:rPr>
          <w:rStyle w:val="affff5"/>
          <w:rFonts w:ascii="BA Vilna Bold" w:hAnsi="BA Vilna Bold" w:cs="BA Vilna Bold"/>
          <w:b/>
          <w:bCs w:val="0"/>
          <w:spacing w:val="8"/>
          <w:rtl/>
          <w:rPrChange w:id="40002" w:author="Claude" w:date="2026-10-06T13:34:36Z">
            <w:rPr>
              <w:rStyle w:val="affff5"/>
              <w:rFonts w:ascii="BA Vilna Bold" w:hAnsi="BA Vilna Bold" w:cs="BA Vilna Bold"/>
              <w:b/>
              <w:bCs w:val="0"/>
              <w:spacing w:val="8"/>
              <w:sz w:val="14"/>
              <w:szCs w:val="14"/>
              <w:rtl/>
            </w:rPr>
          </w:rPrChange>
        </w:rPr>
        <w:t xml:space="preserve"> ל</w:t>
      </w:r>
      <w:r w:rsidRPr="008560C6">
        <w:rPr>
          <w:rStyle w:val="affff5"/>
          <w:rFonts w:ascii="BA Vilna Bold" w:hAnsi="BA Vilna Bold" w:cs="BA Vilna Bold"/>
          <w:b/>
          <w:bCs w:val="0"/>
          <w:rtl/>
          <w:rPrChange w:id="40003" w:author="Claude" w:date="2026-10-06T13:34:36Z">
            <w:rPr>
              <w:rStyle w:val="affff5"/>
              <w:rFonts w:ascii="BA Vilna Bold" w:hAnsi="BA Vilna Bold" w:cs="BA Vilna Bold"/>
              <w:b/>
              <w:bCs w:val="0"/>
              <w:sz w:val="14"/>
              <w:szCs w:val="14"/>
              <w:rtl/>
            </w:rPr>
          </w:rPrChange>
        </w:rPr>
        <w:t>ב"ש:</w:t>
      </w:r>
      <w:r w:rsidRPr="00CB082E">
        <w:rPr>
          <w:rtl/>
        </w:rPr>
        <w:t xml:space="preserve"> יקיי</w:t>
      </w:r>
      <w:r>
        <w:rPr>
          <w:rFonts w:hint="cs"/>
          <w:rtl/>
        </w:rPr>
        <w:t>מו</w:t>
      </w:r>
      <w:r w:rsidRPr="00CB082E">
        <w:rPr>
          <w:rtl/>
        </w:rPr>
        <w:t xml:space="preserve">, </w:t>
      </w:r>
      <w:r w:rsidRPr="000167CA">
        <w:rPr>
          <w:rStyle w:val="afffff0"/>
          <w:rFonts w:hint="eastAsia"/>
          <w:rtl/>
        </w:rPr>
        <w:t>ל</w:t>
      </w:r>
      <w:r w:rsidRPr="000167CA">
        <w:rPr>
          <w:rStyle w:val="afffff0"/>
          <w:rtl/>
        </w:rPr>
        <w:t>ב"ה:</w:t>
      </w:r>
      <w:r w:rsidRPr="00CB082E">
        <w:rPr>
          <w:rtl/>
        </w:rPr>
        <w:t xml:space="preserve"> יוציאו.</w:t>
      </w:r>
      <w:bookmarkEnd w:id="268"/>
      <w:bookmarkEnd w:id="269"/>
    </w:p>
    <w:p w14:paraId="5154E98D" w14:textId="00EE4990" w:rsidR="000521C0" w:rsidRPr="00C35A2C" w:rsidRDefault="000521C0" w:rsidP="0080601E">
      <w:pPr>
        <w:rPr>
          <w:rFonts w:ascii="FontbitDavid" w:hAnsi="FontbitDavid"/>
          <w:sz w:val="32"/>
          <w:rtl/>
        </w:rPr>
      </w:pPr>
      <w:r w:rsidRPr="00D25799">
        <w:rPr>
          <w:rStyle w:val="affff5"/>
          <w:rtl/>
        </w:rPr>
        <w:t>תניא</w:t>
      </w:r>
      <w:r w:rsidRPr="00771C65">
        <w:rPr>
          <w:rStyle w:val="affff5"/>
          <w:rtl/>
        </w:rPr>
        <w:t>:</w:t>
      </w:r>
      <w:r w:rsidRPr="00844B87">
        <w:rPr>
          <w:rStyle w:val="affff5"/>
          <w:rtl/>
        </w:rPr>
        <w:t xml:space="preserve"> </w:t>
      </w:r>
      <w:r w:rsidR="006E6C37" w:rsidRPr="007750DB">
        <w:rPr>
          <w:rStyle w:val="affff5"/>
          <w:rFonts w:hint="eastAsia"/>
          <w:rtl/>
        </w:rPr>
        <w:t>לר</w:t>
      </w:r>
      <w:r w:rsidR="006E6C37" w:rsidRPr="007750DB">
        <w:rPr>
          <w:rStyle w:val="affff5"/>
          <w:rtl/>
        </w:rPr>
        <w:t>"א:</w:t>
      </w:r>
      <w:r w:rsidR="006E6C37">
        <w:rPr>
          <w:rFonts w:ascii="FontbitDavid" w:hAnsi="FontbitDavid" w:hint="cs"/>
          <w:sz w:val="32"/>
          <w:rtl/>
        </w:rPr>
        <w:t xml:space="preserve"> כנ"ל,</w:t>
      </w:r>
      <w:r>
        <w:rPr>
          <w:rFonts w:ascii="FontbitDavid" w:hAnsi="FontbitDavid"/>
          <w:sz w:val="32"/>
          <w:rtl/>
        </w:rPr>
        <w:tab/>
      </w:r>
      <w:r w:rsidR="00844B87">
        <w:rPr>
          <w:rStyle w:val="affff5"/>
          <w:rtl/>
        </w:rPr>
        <w:tab/>
      </w:r>
      <w:r w:rsidRPr="00D25799">
        <w:rPr>
          <w:rStyle w:val="affff5"/>
          <w:rtl/>
        </w:rPr>
        <w:t>רש"א:</w:t>
      </w:r>
      <w:r w:rsidRPr="00C35A2C">
        <w:rPr>
          <w:rFonts w:ascii="FontbitDavid" w:hAnsi="FontbitDavid"/>
          <w:sz w:val="32"/>
          <w:rtl/>
        </w:rPr>
        <w:t xml:space="preserve"> יקיימו</w:t>
      </w:r>
      <w:r w:rsidR="006E6C37">
        <w:rPr>
          <w:rFonts w:ascii="FontbitDavid" w:hAnsi="FontbitDavid" w:hint="cs"/>
          <w:sz w:val="32"/>
          <w:rtl/>
        </w:rPr>
        <w:t>,</w:t>
      </w:r>
      <w:r w:rsidR="006E6C37">
        <w:rPr>
          <w:rStyle w:val="affff5"/>
          <w:rFonts w:hint="cs"/>
          <w:rtl/>
        </w:rPr>
        <w:t xml:space="preserve"> </w:t>
      </w:r>
      <w:r w:rsidR="00844B87">
        <w:rPr>
          <w:rStyle w:val="affff5"/>
          <w:rtl/>
        </w:rPr>
        <w:tab/>
      </w:r>
      <w:r w:rsidR="00844B87">
        <w:rPr>
          <w:rStyle w:val="affff5"/>
          <w:rtl/>
        </w:rPr>
        <w:tab/>
      </w:r>
      <w:r>
        <w:rPr>
          <w:rStyle w:val="affff5"/>
          <w:rtl/>
        </w:rPr>
        <w:t>אב</w:t>
      </w:r>
      <w:r w:rsidR="006E6C37">
        <w:rPr>
          <w:rStyle w:val="affff5"/>
          <w:rFonts w:hint="cs"/>
          <w:rtl/>
        </w:rPr>
        <w:t xml:space="preserve">א </w:t>
      </w:r>
      <w:r>
        <w:rPr>
          <w:rStyle w:val="affff5"/>
          <w:rtl/>
        </w:rPr>
        <w:t>ש</w:t>
      </w:r>
      <w:r w:rsidR="006E6C37">
        <w:rPr>
          <w:rStyle w:val="affff5"/>
          <w:rFonts w:hint="cs"/>
          <w:rtl/>
        </w:rPr>
        <w:t>אול</w:t>
      </w:r>
      <w:r w:rsidRPr="00D25799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25799">
        <w:rPr>
          <w:rStyle w:val="affff5"/>
          <w:rtl/>
        </w:rPr>
        <w:t>ב"ה</w:t>
      </w:r>
      <w:r w:rsidRPr="00C35A2C">
        <w:rPr>
          <w:rFonts w:ascii="FontbitDavid" w:hAnsi="FontbitDavid"/>
          <w:sz w:val="32"/>
          <w:rtl/>
        </w:rPr>
        <w:t xml:space="preserve"> </w:t>
      </w:r>
      <w:r w:rsidR="006E6C37">
        <w:rPr>
          <w:rFonts w:ascii="FontbitDavid" w:hAnsi="FontbitDavid" w:hint="cs"/>
          <w:sz w:val="32"/>
          <w:rtl/>
        </w:rPr>
        <w:t>המקילים</w:t>
      </w:r>
      <w:r w:rsidR="006E6C37">
        <w:rPr>
          <w:rStyle w:val="affff5"/>
          <w:rFonts w:hint="cs"/>
          <w:rtl/>
        </w:rPr>
        <w:t>.</w:t>
      </w:r>
    </w:p>
    <w:p w14:paraId="4190B0C5" w14:textId="2B19B393" w:rsidR="000521C0" w:rsidRPr="00C35A2C" w:rsidRDefault="006E6C37" w:rsidP="000521C0">
      <w:pPr>
        <w:ind w:hanging="1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lastRenderedPageBreak/>
        <w:t xml:space="preserve">וכוונת </w:t>
      </w:r>
      <w:r w:rsidR="000521C0" w:rsidRPr="00D25799">
        <w:rPr>
          <w:rStyle w:val="affff5"/>
          <w:rtl/>
        </w:rPr>
        <w:t>ר"ש</w:t>
      </w:r>
      <w:r>
        <w:rPr>
          <w:rFonts w:ascii="FontbitDavid" w:hAnsi="FontbitDavid" w:hint="cs"/>
          <w:sz w:val="32"/>
          <w:rtl/>
        </w:rPr>
        <w:t xml:space="preserve"> -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A661C0">
        <w:rPr>
          <w:rFonts w:ascii="FontbitDavid" w:hAnsi="FontbitDavid" w:hint="cs"/>
          <w:sz w:val="32"/>
          <w:rtl/>
        </w:rPr>
        <w:t>ש</w:t>
      </w:r>
      <w:r w:rsidR="000521C0" w:rsidRPr="00C35A2C">
        <w:rPr>
          <w:rFonts w:ascii="FontbitDavid" w:hAnsi="FontbitDavid"/>
          <w:sz w:val="32"/>
          <w:rtl/>
        </w:rPr>
        <w:t xml:space="preserve">לא נחלקו </w:t>
      </w:r>
      <w:r w:rsidR="000521C0" w:rsidRPr="00D25799">
        <w:rPr>
          <w:rStyle w:val="affff5"/>
          <w:rtl/>
        </w:rPr>
        <w:t>ב"ש וב"ה</w:t>
      </w:r>
      <w:r w:rsidR="000521C0" w:rsidRPr="00C35A2C">
        <w:rPr>
          <w:rFonts w:ascii="FontbitDavid" w:hAnsi="FontbitDavid"/>
          <w:sz w:val="32"/>
          <w:rtl/>
        </w:rPr>
        <w:t xml:space="preserve"> בזה.</w:t>
      </w:r>
    </w:p>
    <w:p w14:paraId="66DA5AA5" w14:textId="61D2CCC6" w:rsidR="000521C0" w:rsidRPr="00C35A2C" w:rsidRDefault="000521C0" w:rsidP="000521C0">
      <w:pPr>
        <w:pStyle w:val="afff4"/>
        <w:rPr>
          <w:rtl/>
        </w:rPr>
      </w:pPr>
      <w:ins w:id="9834" w:author="מספור קטעי משנה" w:date="2026-10-06T06:45:58Z">
        <w:r>
          <w:rPr>
            <w:rStyle w:val="MisparKeta"/>
          </w:rPr>
          <w:t xml:space="preserve">א. </w:t>
        </w:r>
      </w:ins>
      <w:bookmarkStart w:id="270" w:name="_Toc119172705"/>
      <w:bookmarkStart w:id="271" w:name="_Toc119229793"/>
      <w:r w:rsidRPr="00C35A2C">
        <w:rPr>
          <w:rtl/>
        </w:rPr>
        <w:t>היתה אחת מהם</w:t>
      </w:r>
      <w:r w:rsidR="006E6C37">
        <w:rPr>
          <w:rFonts w:hint="cs"/>
          <w:rtl/>
        </w:rPr>
        <w:t xml:space="preserve"> ערוה על האחד וכו'</w:t>
      </w:r>
      <w:r w:rsidRPr="00C35A2C">
        <w:rPr>
          <w:rtl/>
        </w:rPr>
        <w:t>.</w:t>
      </w:r>
      <w:bookmarkEnd w:id="270"/>
      <w:bookmarkEnd w:id="271"/>
    </w:p>
    <w:p w14:paraId="31C02BF4" w14:textId="185424A9" w:rsidR="000521C0" w:rsidRDefault="006E6C37" w:rsidP="00407E41">
      <w:pPr>
        <w:rPr>
          <w:rtl/>
        </w:rPr>
      </w:pPr>
      <w:r w:rsidRPr="007750DB">
        <w:rPr>
          <w:rStyle w:val="affff5"/>
          <w:rFonts w:hint="eastAsia"/>
          <w:rtl/>
        </w:rPr>
        <w:t>ואף</w:t>
      </w:r>
      <w:r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ששנינו</w:t>
      </w:r>
      <w:r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בפ</w:t>
      </w:r>
      <w:r w:rsidRPr="007750DB">
        <w:rPr>
          <w:rStyle w:val="affff5"/>
          <w:rtl/>
        </w:rPr>
        <w:t>"ב</w:t>
      </w:r>
      <w:r w:rsidRPr="007750DB">
        <w:rPr>
          <w:rStyle w:val="affff8"/>
          <w:rtl/>
        </w:rPr>
        <w:t xml:space="preserve"> [ביבם אחד]</w:t>
      </w:r>
      <w:r>
        <w:rPr>
          <w:rStyle w:val="affff8"/>
          <w:rFonts w:hint="cs"/>
          <w:rtl/>
        </w:rPr>
        <w:t xml:space="preserve">, </w:t>
      </w:r>
      <w:r w:rsidRPr="007750DB">
        <w:rPr>
          <w:rStyle w:val="affff5"/>
          <w:rFonts w:hint="eastAsia"/>
          <w:rtl/>
        </w:rPr>
        <w:t>הו</w:t>
      </w:r>
      <w:r w:rsidRPr="007750DB">
        <w:rPr>
          <w:rStyle w:val="affff5"/>
          <w:rtl/>
        </w:rPr>
        <w:t>"א: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A661C0" w:rsidRPr="00D1637C">
        <w:rPr>
          <w:rFonts w:cs="PFT_Frank" w:hint="eastAsia"/>
          <w:b/>
          <w:bCs/>
          <w:szCs w:val="14"/>
          <w:rtl/>
        </w:rPr>
        <w:t>רק</w:t>
      </w:r>
      <w:r w:rsidR="00A661C0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שם</w:t>
      </w:r>
      <w:r>
        <w:rPr>
          <w:rFonts w:ascii="FontbitDavid" w:hAnsi="FontbitDavid" w:hint="cs"/>
          <w:sz w:val="32"/>
          <w:rtl/>
        </w:rPr>
        <w:t xml:space="preserve"> משום שאין</w:t>
      </w:r>
      <w:r w:rsidR="000521C0">
        <w:rPr>
          <w:rFonts w:ascii="FontbitDavid" w:hAnsi="FontbitDavid" w:hint="cs"/>
          <w:sz w:val="32"/>
          <w:rtl/>
        </w:rPr>
        <w:t xml:space="preserve"> לגזור</w:t>
      </w:r>
      <w:r>
        <w:rPr>
          <w:rFonts w:ascii="FontbitDavid" w:hAnsi="FontbitDavid" w:hint="cs"/>
          <w:sz w:val="32"/>
          <w:rtl/>
        </w:rPr>
        <w:t xml:space="preserve"> אטו</w:t>
      </w:r>
      <w:r w:rsidR="000521C0" w:rsidRPr="00C35A2C">
        <w:rPr>
          <w:rFonts w:ascii="FontbitDavid" w:hAnsi="FontbitDavid" w:hint="cs"/>
          <w:sz w:val="32"/>
          <w:rtl/>
        </w:rPr>
        <w:t xml:space="preserve"> שני</w:t>
      </w:r>
      <w:r>
        <w:rPr>
          <w:rFonts w:ascii="FontbitDavid" w:hAnsi="FontbitDavid" w:hint="cs"/>
          <w:sz w:val="32"/>
          <w:rtl/>
        </w:rPr>
        <w:t xml:space="preserve">, </w:t>
      </w:r>
      <w:r w:rsidR="00BF144F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או </w:t>
      </w:r>
      <w:r w:rsidR="00A661C0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רק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כאן</w:t>
      </w:r>
      <w:r>
        <w:rPr>
          <w:rFonts w:ascii="FontbitDavid" w:hAnsi="FontbitDavid" w:hint="cs"/>
          <w:sz w:val="32"/>
          <w:rtl/>
        </w:rPr>
        <w:t xml:space="preserve"> </w:t>
      </w:r>
      <w:r w:rsidR="00A661C0" w:rsidRPr="007750DB">
        <w:rPr>
          <w:rStyle w:val="affff8"/>
          <w:rtl/>
        </w:rPr>
        <w:t xml:space="preserve">[בשני </w:t>
      </w:r>
      <w:r w:rsidR="00A661C0" w:rsidRPr="007750DB">
        <w:rPr>
          <w:rStyle w:val="affff8"/>
          <w:rFonts w:hint="eastAsia"/>
          <w:rtl/>
        </w:rPr>
        <w:t>יבמים</w:t>
      </w:r>
      <w:r w:rsidR="00A661C0" w:rsidRPr="007750DB">
        <w:rPr>
          <w:rStyle w:val="affff8"/>
          <w:rtl/>
        </w:rPr>
        <w:t>]</w:t>
      </w:r>
      <w:r w:rsidR="00A661C0"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 w:hint="cs"/>
          <w:sz w:val="32"/>
          <w:rtl/>
        </w:rPr>
        <w:t>ששני</w:t>
      </w:r>
      <w:r w:rsidR="000521C0">
        <w:rPr>
          <w:rFonts w:ascii="FontbitDavid" w:hAnsi="FontbitDavid" w:hint="cs"/>
          <w:sz w:val="32"/>
          <w:rtl/>
        </w:rPr>
        <w:t xml:space="preserve"> מוכיח</w:t>
      </w:r>
      <w:r w:rsidR="00A661C0" w:rsidRPr="007750DB">
        <w:rPr>
          <w:rStyle w:val="affff8"/>
          <w:rtl/>
        </w:rPr>
        <w:t xml:space="preserve"> </w:t>
      </w:r>
      <w:r w:rsidR="00A661C0">
        <w:rPr>
          <w:rStyle w:val="affff8"/>
          <w:rFonts w:hint="cs"/>
          <w:rtl/>
        </w:rPr>
        <w:t xml:space="preserve">לאסור </w:t>
      </w:r>
      <w:r w:rsidR="00A661C0" w:rsidRPr="007750DB">
        <w:rPr>
          <w:rStyle w:val="affff8"/>
          <w:rFonts w:hint="eastAsia"/>
          <w:rtl/>
        </w:rPr>
        <w:t>בעלמא</w:t>
      </w:r>
      <w:r w:rsidR="00A661C0" w:rsidRPr="007750DB">
        <w:rPr>
          <w:rStyle w:val="affff8"/>
          <w:rtl/>
        </w:rPr>
        <w:t xml:space="preserve"> </w:t>
      </w:r>
      <w:r w:rsidR="00A661C0" w:rsidRPr="007750DB">
        <w:rPr>
          <w:rStyle w:val="affff8"/>
          <w:rFonts w:hint="eastAsia"/>
          <w:rtl/>
        </w:rPr>
        <w:t>אחות</w:t>
      </w:r>
      <w:r w:rsidR="00A661C0" w:rsidRPr="007750DB">
        <w:rPr>
          <w:rStyle w:val="affff8"/>
          <w:rtl/>
        </w:rPr>
        <w:t xml:space="preserve"> </w:t>
      </w:r>
      <w:r w:rsidR="00A661C0" w:rsidRPr="007750DB">
        <w:rPr>
          <w:rStyle w:val="affff8"/>
          <w:rFonts w:hint="eastAsia"/>
          <w:rtl/>
        </w:rPr>
        <w:t>זקוקה</w:t>
      </w:r>
      <w:r w:rsidR="00A661C0" w:rsidRPr="007750DB">
        <w:rPr>
          <w:rStyle w:val="affff8"/>
          <w:rtl/>
        </w:rPr>
        <w:t>.</w:t>
      </w:r>
    </w:p>
    <w:p w14:paraId="34630C41" w14:textId="3C9ADA89" w:rsidR="000521C0" w:rsidRPr="00C35A2C" w:rsidRDefault="000521C0" w:rsidP="000521C0">
      <w:pPr>
        <w:pStyle w:val="afff4"/>
        <w:rPr>
          <w:rtl/>
        </w:rPr>
      </w:pPr>
      <w:ins w:id="9835" w:author="מספור קטעי משנה" w:date="2026-10-06T06:45:58Z">
        <w:r>
          <w:rPr>
            <w:rStyle w:val="MisparKeta"/>
          </w:rPr>
          <w:t xml:space="preserve">ד. </w:t>
        </w:r>
      </w:ins>
      <w:bookmarkStart w:id="272" w:name="_Toc119172706"/>
      <w:bookmarkStart w:id="273" w:name="_Toc119229794"/>
      <w:r w:rsidRPr="00C35A2C">
        <w:rPr>
          <w:rtl/>
        </w:rPr>
        <w:t xml:space="preserve">איסור מצוה </w:t>
      </w:r>
      <w:r w:rsidR="00BF144F">
        <w:rPr>
          <w:rFonts w:hint="cs"/>
          <w:rtl/>
        </w:rPr>
        <w:t xml:space="preserve">וקדושה, </w:t>
      </w:r>
      <w:r>
        <w:rPr>
          <w:rFonts w:hint="cs"/>
          <w:rtl/>
        </w:rPr>
        <w:t>חולצ</w:t>
      </w:r>
      <w:r w:rsidR="00BF144F">
        <w:rPr>
          <w:rFonts w:hint="cs"/>
          <w:rtl/>
        </w:rPr>
        <w:t>ו</w:t>
      </w:r>
      <w:r>
        <w:rPr>
          <w:rFonts w:hint="cs"/>
          <w:rtl/>
        </w:rPr>
        <w:t>ת ולא מתיבמ</w:t>
      </w:r>
      <w:r w:rsidR="00BF144F">
        <w:rPr>
          <w:rFonts w:hint="cs"/>
          <w:rtl/>
        </w:rPr>
        <w:t>ו</w:t>
      </w:r>
      <w:r>
        <w:rPr>
          <w:rFonts w:hint="cs"/>
          <w:rtl/>
        </w:rPr>
        <w:t>ת</w:t>
      </w:r>
      <w:r w:rsidRPr="00C35A2C">
        <w:rPr>
          <w:rtl/>
        </w:rPr>
        <w:t>.</w:t>
      </w:r>
      <w:bookmarkEnd w:id="272"/>
      <w:bookmarkEnd w:id="273"/>
    </w:p>
    <w:p w14:paraId="56D9E092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כח:</w:t>
      </w:r>
    </w:p>
    <w:p w14:paraId="281EA9D8" w14:textId="045A590F" w:rsidR="000521C0" w:rsidRPr="00C35A2C" w:rsidRDefault="00BF144F" w:rsidP="00BF144F">
      <w:pPr>
        <w:rPr>
          <w:rFonts w:ascii="FontbitDavid" w:hAnsi="FontbitDavid"/>
          <w:sz w:val="32"/>
          <w:rtl/>
        </w:rPr>
      </w:pPr>
      <w:r w:rsidRPr="00A90C13">
        <w:rPr>
          <w:rStyle w:val="affff5"/>
          <w:rFonts w:hint="eastAsia"/>
          <w:rtl/>
        </w:rPr>
        <w:t>ואף</w:t>
      </w:r>
      <w:r w:rsidRPr="00A90C13">
        <w:rPr>
          <w:rStyle w:val="affff5"/>
          <w:rtl/>
        </w:rPr>
        <w:t xml:space="preserve"> </w:t>
      </w:r>
      <w:r w:rsidRPr="00A90C13">
        <w:rPr>
          <w:rStyle w:val="affff5"/>
          <w:rFonts w:hint="eastAsia"/>
          <w:rtl/>
        </w:rPr>
        <w:t>ששנינו</w:t>
      </w:r>
      <w:r w:rsidRPr="00A90C13">
        <w:rPr>
          <w:rStyle w:val="affff5"/>
          <w:rtl/>
        </w:rPr>
        <w:t xml:space="preserve"> </w:t>
      </w:r>
      <w:r w:rsidRPr="00A90C13">
        <w:rPr>
          <w:rStyle w:val="affff5"/>
          <w:rFonts w:hint="eastAsia"/>
          <w:rtl/>
        </w:rPr>
        <w:t>בפ</w:t>
      </w:r>
      <w:r w:rsidRPr="00A90C13">
        <w:rPr>
          <w:rStyle w:val="affff5"/>
          <w:rtl/>
        </w:rPr>
        <w:t>"ב</w:t>
      </w:r>
      <w:r>
        <w:rPr>
          <w:rStyle w:val="affff8"/>
          <w:rFonts w:hint="cs"/>
          <w:rtl/>
        </w:rPr>
        <w:t xml:space="preserve">, </w:t>
      </w:r>
      <w:r w:rsidRPr="00A90C13">
        <w:rPr>
          <w:rStyle w:val="affff5"/>
          <w:rFonts w:hint="eastAsia"/>
          <w:rtl/>
        </w:rPr>
        <w:t>הו</w:t>
      </w:r>
      <w:r w:rsidRPr="00A90C13">
        <w:rPr>
          <w:rStyle w:val="affff5"/>
          <w:rtl/>
        </w:rPr>
        <w:t>"א: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D1637C">
        <w:rPr>
          <w:rFonts w:cs="PFT_Frank" w:hint="cs"/>
          <w:b/>
          <w:bCs/>
          <w:szCs w:val="14"/>
          <w:rtl/>
        </w:rPr>
        <w:t>רק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שם</w:t>
      </w:r>
      <w:r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ד</w:t>
      </w:r>
      <w:r w:rsidR="000521C0" w:rsidRPr="00C35A2C">
        <w:rPr>
          <w:rFonts w:ascii="FontbitDavid" w:hAnsi="FontbitDavid" w:hint="cs"/>
          <w:sz w:val="32"/>
          <w:rtl/>
        </w:rPr>
        <w:t>איסור מצוה לחוד</w:t>
      </w:r>
      <w:r w:rsidR="000521C0">
        <w:rPr>
          <w:rFonts w:ascii="FontbitDavid" w:hAnsi="FontbitDavid" w:hint="cs"/>
          <w:sz w:val="32"/>
          <w:rtl/>
        </w:rPr>
        <w:t xml:space="preserve">,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אבל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כאן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>משום מצו</w:t>
      </w:r>
      <w:r w:rsidR="00844B87">
        <w:rPr>
          <w:rFonts w:ascii="FontbitDavid" w:hAnsi="FontbitDavid" w:hint="cs"/>
          <w:sz w:val="32"/>
          <w:rtl/>
        </w:rPr>
        <w:t>ת ייבום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יחשיבו</w:t>
      </w:r>
      <w:r w:rsidR="00844B87">
        <w:rPr>
          <w:rFonts w:ascii="FontbitDavid" w:hAnsi="FontbitDavid" w:hint="cs"/>
          <w:sz w:val="32"/>
          <w:rtl/>
        </w:rPr>
        <w:t>ה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9F1502">
        <w:rPr>
          <w:rStyle w:val="affff5"/>
          <w:rtl/>
        </w:rPr>
        <w:t>רבנן</w:t>
      </w:r>
      <w:r>
        <w:rPr>
          <w:rFonts w:ascii="FontbitDavid" w:hAnsi="FontbitDavid" w:hint="cs"/>
          <w:sz w:val="32"/>
          <w:rtl/>
        </w:rPr>
        <w:t xml:space="preserve"> ערוה ותתייבם השניה,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קמ"ל</w:t>
      </w:r>
      <w:r w:rsidR="000521C0" w:rsidRPr="00C35A2C">
        <w:rPr>
          <w:rFonts w:ascii="FontbitDavid" w:hAnsi="FontbitDavid"/>
          <w:sz w:val="32"/>
          <w:rtl/>
        </w:rPr>
        <w:t>.</w:t>
      </w:r>
    </w:p>
    <w:p w14:paraId="3B669B49" w14:textId="5D51E104" w:rsidR="000521C0" w:rsidRPr="00C35A2C" w:rsidRDefault="000521C0" w:rsidP="000521C0">
      <w:pPr>
        <w:pStyle w:val="afff4"/>
        <w:rPr>
          <w:rtl/>
        </w:rPr>
      </w:pPr>
      <w:ins w:id="9836" w:author="מספור קטעי משנה" w:date="2026-10-06T06:45:58Z">
        <w:r>
          <w:rPr>
            <w:rStyle w:val="MisparKeta"/>
          </w:rPr>
          <w:t xml:space="preserve">ו. </w:t>
        </w:r>
      </w:ins>
      <w:bookmarkStart w:id="274" w:name="_Toc119172707"/>
      <w:bookmarkStart w:id="275" w:name="_Toc119229795"/>
      <w:r w:rsidRPr="00C35A2C">
        <w:rPr>
          <w:rtl/>
        </w:rPr>
        <w:t xml:space="preserve">היתה אחת מהן </w:t>
      </w:r>
      <w:r w:rsidR="00BF144F">
        <w:rPr>
          <w:rFonts w:hint="cs"/>
          <w:rtl/>
        </w:rPr>
        <w:t>אסורה על זה, ואחת על זה וכו'.</w:t>
      </w:r>
      <w:bookmarkEnd w:id="274"/>
      <w:bookmarkEnd w:id="275"/>
    </w:p>
    <w:p w14:paraId="6A6014DC" w14:textId="18E6D9CC" w:rsidR="000521C0" w:rsidRPr="00C35A2C" w:rsidRDefault="00BF144F" w:rsidP="000521C0">
      <w:pPr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אף</w:t>
      </w:r>
      <w:r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ששנינו</w:t>
      </w:r>
      <w:r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ברישא</w:t>
      </w:r>
      <w:r w:rsidRPr="007750DB">
        <w:rPr>
          <w:rStyle w:val="affff8"/>
          <w:rtl/>
        </w:rPr>
        <w:t xml:space="preserve"> [באסורה על אחד],</w:t>
      </w:r>
      <w:r w:rsidRPr="007750DB">
        <w:rPr>
          <w:rStyle w:val="affff5"/>
          <w:rtl/>
        </w:rPr>
        <w:t xml:space="preserve"> הו"א:</w:t>
      </w:r>
      <w:r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רק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שם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0521C0" w:rsidRPr="00C35A2C">
        <w:rPr>
          <w:rFonts w:ascii="FontbitDavid" w:hAnsi="FontbitDavid" w:hint="cs"/>
          <w:sz w:val="32"/>
          <w:rtl/>
        </w:rPr>
        <w:t>שני מוכ</w:t>
      </w:r>
      <w:r>
        <w:rPr>
          <w:rFonts w:ascii="FontbitDavid" w:hAnsi="FontbitDavid" w:hint="cs"/>
          <w:sz w:val="32"/>
          <w:rtl/>
        </w:rPr>
        <w:t>י</w:t>
      </w:r>
      <w:r w:rsidR="000521C0" w:rsidRPr="00C35A2C">
        <w:rPr>
          <w:rFonts w:ascii="FontbitDavid" w:hAnsi="FontbitDavid" w:hint="cs"/>
          <w:sz w:val="32"/>
          <w:rtl/>
        </w:rPr>
        <w:t>ח,</w:t>
      </w:r>
    </w:p>
    <w:p w14:paraId="030D37DB" w14:textId="10941811" w:rsidR="000521C0" w:rsidRPr="00C35A2C" w:rsidRDefault="00BF144F" w:rsidP="003D50E6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א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רק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כאן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0521C0">
        <w:rPr>
          <w:rFonts w:ascii="FontbitDavid" w:hAnsi="FontbitDavid" w:hint="cs"/>
          <w:sz w:val="32"/>
          <w:rtl/>
        </w:rPr>
        <w:t>שניהם</w:t>
      </w:r>
      <w:r w:rsidR="000521C0" w:rsidRPr="00C35A2C">
        <w:rPr>
          <w:rFonts w:ascii="FontbitDavid" w:hAnsi="FontbitDavid" w:hint="cs"/>
          <w:sz w:val="32"/>
          <w:rtl/>
        </w:rPr>
        <w:t xml:space="preserve"> מוכ</w:t>
      </w:r>
      <w:r>
        <w:rPr>
          <w:rFonts w:ascii="FontbitDavid" w:hAnsi="FontbitDavid" w:hint="cs"/>
          <w:sz w:val="32"/>
          <w:rtl/>
        </w:rPr>
        <w:t>י</w:t>
      </w:r>
      <w:r w:rsidR="000521C0" w:rsidRPr="00C35A2C">
        <w:rPr>
          <w:rFonts w:ascii="FontbitDavid" w:hAnsi="FontbitDavid" w:hint="cs"/>
          <w:sz w:val="32"/>
          <w:rtl/>
        </w:rPr>
        <w:t>חי</w:t>
      </w:r>
      <w:r>
        <w:rPr>
          <w:rFonts w:ascii="FontbitDavid" w:hAnsi="FontbitDavid" w:hint="cs"/>
          <w:sz w:val="32"/>
          <w:rtl/>
        </w:rPr>
        <w:t>ם</w:t>
      </w:r>
      <w:r w:rsidR="000521C0"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שיש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כאן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ערוה</w:t>
      </w:r>
      <w:r>
        <w:rPr>
          <w:rStyle w:val="affff8"/>
          <w:rFonts w:hint="cs"/>
          <w:rtl/>
        </w:rPr>
        <w:t>, ולא יתירו בעלמא.</w:t>
      </w:r>
    </w:p>
    <w:p w14:paraId="2D2490AB" w14:textId="7979F526" w:rsidR="000521C0" w:rsidRPr="00C35A2C" w:rsidRDefault="000521C0" w:rsidP="000521C0">
      <w:pPr>
        <w:pStyle w:val="afff4"/>
        <w:rPr>
          <w:rtl/>
        </w:rPr>
      </w:pPr>
      <w:ins w:id="9837" w:author="מספור קטעי משנה" w:date="2026-10-06T06:45:58Z">
        <w:r>
          <w:rPr>
            <w:rStyle w:val="MisparKeta"/>
          </w:rPr>
          <w:t xml:space="preserve">ג. </w:t>
        </w:r>
      </w:ins>
      <w:bookmarkStart w:id="276" w:name="_Toc119172708"/>
      <w:bookmarkStart w:id="277" w:name="_Toc119229796"/>
      <w:r w:rsidRPr="00C35A2C">
        <w:rPr>
          <w:rtl/>
        </w:rPr>
        <w:t>זו היא שאמרו</w:t>
      </w:r>
      <w:r w:rsidR="00BF144F">
        <w:rPr>
          <w:rFonts w:hint="cs"/>
          <w:rtl/>
        </w:rPr>
        <w:t>:</w:t>
      </w:r>
      <w:r w:rsidRPr="00C35A2C">
        <w:rPr>
          <w:rtl/>
        </w:rPr>
        <w:t xml:space="preserve"> </w:t>
      </w:r>
      <w:r w:rsidR="00BF144F">
        <w:rPr>
          <w:rFonts w:hint="cs"/>
          <w:rtl/>
        </w:rPr>
        <w:t>'אחותה שהיא יבמתה, חולצת או מתייבמת'</w:t>
      </w:r>
      <w:r w:rsidRPr="00C35A2C">
        <w:rPr>
          <w:rtl/>
        </w:rPr>
        <w:t>.</w:t>
      </w:r>
      <w:bookmarkEnd w:id="276"/>
      <w:bookmarkEnd w:id="277"/>
    </w:p>
    <w:p w14:paraId="6ECECE3B" w14:textId="2025C192" w:rsidR="000521C0" w:rsidRDefault="000521C0" w:rsidP="008E5DBF">
      <w:pPr>
        <w:pStyle w:val="afffc"/>
        <w:ind w:left="0" w:firstLine="0"/>
        <w:rPr>
          <w:rStyle w:val="affff5"/>
          <w:rtl/>
        </w:rPr>
      </w:pPr>
      <w:r w:rsidRPr="00D1637C">
        <w:rPr>
          <w:rFonts w:cs="PFT_Frank"/>
          <w:b/>
          <w:bCs/>
          <w:szCs w:val="14"/>
          <w:rtl/>
        </w:rPr>
        <w:t>למעט</w:t>
      </w:r>
      <w:r w:rsidRPr="00C35A2C">
        <w:rPr>
          <w:rtl/>
        </w:rPr>
        <w:t xml:space="preserve"> </w:t>
      </w:r>
      <w:r w:rsidR="00844B87">
        <w:rPr>
          <w:rStyle w:val="affff8"/>
          <w:rFonts w:hint="cs"/>
          <w:rtl/>
        </w:rPr>
        <w:t>'</w:t>
      </w:r>
      <w:r w:rsidRPr="00C35A2C">
        <w:rPr>
          <w:rtl/>
        </w:rPr>
        <w:t>מצוה</w:t>
      </w:r>
      <w:r w:rsidR="00844B87">
        <w:rPr>
          <w:rFonts w:hint="cs"/>
          <w:rtl/>
        </w:rPr>
        <w:t>'</w:t>
      </w:r>
      <w:r w:rsidRPr="00C35A2C">
        <w:rPr>
          <w:rtl/>
        </w:rPr>
        <w:t xml:space="preserve"> לזה </w:t>
      </w:r>
      <w:r w:rsidR="003D50E6">
        <w:rPr>
          <w:rFonts w:hint="cs"/>
          <w:rtl/>
        </w:rPr>
        <w:t>ו</w:t>
      </w:r>
      <w:r w:rsidR="00844B87">
        <w:rPr>
          <w:rFonts w:hint="cs"/>
          <w:rtl/>
        </w:rPr>
        <w:t>'</w:t>
      </w:r>
      <w:r w:rsidRPr="00C35A2C">
        <w:rPr>
          <w:rtl/>
        </w:rPr>
        <w:t>מצוה</w:t>
      </w:r>
      <w:r w:rsidR="00844B87">
        <w:rPr>
          <w:rFonts w:hint="cs"/>
          <w:rtl/>
        </w:rPr>
        <w:t>'</w:t>
      </w:r>
      <w:r w:rsidRPr="00C35A2C">
        <w:rPr>
          <w:rtl/>
        </w:rPr>
        <w:t xml:space="preserve"> לזה</w:t>
      </w:r>
      <w:r w:rsidR="003D50E6">
        <w:rPr>
          <w:rFonts w:hint="cs"/>
          <w:rtl/>
        </w:rPr>
        <w:t>,</w:t>
      </w:r>
      <w:r w:rsidR="003D50E6" w:rsidRPr="007750DB">
        <w:rPr>
          <w:rStyle w:val="affff5"/>
          <w:rtl/>
        </w:rPr>
        <w:t xml:space="preserve"> ואף ששנינו ברישא </w:t>
      </w:r>
      <w:r w:rsidR="003D50E6" w:rsidRPr="007750DB">
        <w:rPr>
          <w:rStyle w:val="affff8"/>
          <w:rtl/>
        </w:rPr>
        <w:t>[שאסור]</w:t>
      </w:r>
      <w:r w:rsidR="003D50E6">
        <w:rPr>
          <w:rStyle w:val="affff8"/>
          <w:rFonts w:hint="cs"/>
          <w:rtl/>
        </w:rPr>
        <w:t xml:space="preserve">, </w:t>
      </w:r>
      <w:r w:rsidR="003D50E6" w:rsidRPr="007750DB">
        <w:rPr>
          <w:rStyle w:val="affff5"/>
          <w:rFonts w:hint="eastAsia"/>
          <w:rtl/>
        </w:rPr>
        <w:t>הו</w:t>
      </w:r>
      <w:r w:rsidR="003D50E6" w:rsidRPr="007750DB">
        <w:rPr>
          <w:rStyle w:val="affff5"/>
          <w:rtl/>
        </w:rPr>
        <w:t>"א:</w:t>
      </w:r>
    </w:p>
    <w:p w14:paraId="091EEC93" w14:textId="51657D92" w:rsidR="003D50E6" w:rsidRDefault="003D50E6" w:rsidP="000521C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רק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שם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אין מחשיבים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844B87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מצוה</w:t>
      </w:r>
      <w:r w:rsidR="00844B87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כ</w:t>
      </w:r>
      <w:r w:rsidR="000521C0" w:rsidRPr="00C35A2C">
        <w:rPr>
          <w:rFonts w:ascii="FontbitDavid" w:hAnsi="FontbitDavid"/>
          <w:sz w:val="32"/>
          <w:rtl/>
        </w:rPr>
        <w:t>ערוה,</w:t>
      </w:r>
      <w:r w:rsidR="000521C0">
        <w:rPr>
          <w:rFonts w:ascii="FontbitDavid" w:hAnsi="FontbitDavid"/>
          <w:sz w:val="32"/>
          <w:rtl/>
        </w:rPr>
        <w:t xml:space="preserve"> שיש לגזור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אטו</w:t>
      </w:r>
      <w:r w:rsidR="000521C0" w:rsidRPr="00C35A2C">
        <w:rPr>
          <w:rFonts w:ascii="FontbitDavid" w:hAnsi="FontbitDavid"/>
          <w:sz w:val="32"/>
          <w:rtl/>
        </w:rPr>
        <w:t xml:space="preserve"> שני,</w:t>
      </w:r>
    </w:p>
    <w:p w14:paraId="0ECAA3AC" w14:textId="4BFBE3F8" w:rsidR="000521C0" w:rsidRPr="00062827" w:rsidRDefault="000521C0" w:rsidP="000521C0">
      <w:pPr>
        <w:rPr>
          <w:rFonts w:ascii="FontbitDavid" w:hAnsi="FontbitDavid"/>
          <w:spacing w:val="-6"/>
          <w:sz w:val="32"/>
          <w:rtl/>
        </w:rPr>
      </w:pP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אבל </w:t>
      </w:r>
      <w:r w:rsidR="003D50E6"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כאן</w:t>
      </w:r>
      <w:r w:rsidR="003D50E6" w:rsidRPr="00062827">
        <w:rPr>
          <w:rFonts w:ascii="FontbitDavid" w:hAnsi="FontbitDavid" w:hint="cs"/>
          <w:spacing w:val="-6"/>
          <w:sz w:val="32"/>
          <w:rtl/>
        </w:rPr>
        <w:t xml:space="preserve"> </w:t>
      </w:r>
      <w:r w:rsidRPr="00062827">
        <w:rPr>
          <w:rFonts w:ascii="FontbitDavid" w:hAnsi="FontbitDavid"/>
          <w:spacing w:val="-6"/>
          <w:sz w:val="32"/>
          <w:rtl/>
        </w:rPr>
        <w:t>שאין לגזור</w:t>
      </w:r>
      <w:r w:rsidRPr="00062827">
        <w:rPr>
          <w:rStyle w:val="affff8"/>
          <w:spacing w:val="-6"/>
          <w:rtl/>
        </w:rPr>
        <w:t xml:space="preserve"> </w:t>
      </w:r>
      <w:r w:rsidR="003D50E6" w:rsidRPr="00062827">
        <w:rPr>
          <w:rStyle w:val="affff8"/>
          <w:rFonts w:hint="eastAsia"/>
          <w:spacing w:val="-6"/>
          <w:rtl/>
        </w:rPr>
        <w:t>דשניהם</w:t>
      </w:r>
      <w:r w:rsidR="003D50E6" w:rsidRPr="00062827">
        <w:rPr>
          <w:rStyle w:val="affff8"/>
          <w:spacing w:val="-6"/>
          <w:rtl/>
        </w:rPr>
        <w:t xml:space="preserve"> </w:t>
      </w:r>
      <w:r w:rsidR="003D50E6" w:rsidRPr="00062827">
        <w:rPr>
          <w:rStyle w:val="affff8"/>
          <w:rFonts w:hint="eastAsia"/>
          <w:spacing w:val="-6"/>
          <w:rtl/>
        </w:rPr>
        <w:t>מצוה</w:t>
      </w:r>
      <w:r w:rsidR="003D50E6" w:rsidRPr="00062827">
        <w:rPr>
          <w:rFonts w:ascii="FontbitDavid" w:hAnsi="FontbitDavid" w:hint="cs"/>
          <w:spacing w:val="-6"/>
          <w:sz w:val="32"/>
          <w:rtl/>
        </w:rPr>
        <w:t xml:space="preserve"> נחשיב </w:t>
      </w:r>
      <w:r w:rsidRPr="00062827">
        <w:rPr>
          <w:rFonts w:ascii="FontbitDavid" w:hAnsi="FontbitDavid"/>
          <w:spacing w:val="-6"/>
          <w:sz w:val="32"/>
          <w:rtl/>
        </w:rPr>
        <w:t xml:space="preserve">מצוה </w:t>
      </w:r>
      <w:r w:rsidR="003D50E6" w:rsidRPr="00062827">
        <w:rPr>
          <w:rFonts w:ascii="FontbitDavid" w:hAnsi="FontbitDavid" w:hint="cs"/>
          <w:spacing w:val="-6"/>
          <w:sz w:val="32"/>
          <w:rtl/>
        </w:rPr>
        <w:t>כ</w:t>
      </w:r>
      <w:r w:rsidRPr="00062827">
        <w:rPr>
          <w:rFonts w:ascii="FontbitDavid" w:hAnsi="FontbitDavid"/>
          <w:spacing w:val="-6"/>
          <w:sz w:val="32"/>
          <w:rtl/>
        </w:rPr>
        <w:t xml:space="preserve">ערוה </w:t>
      </w:r>
      <w:r w:rsidR="003D50E6" w:rsidRPr="00062827">
        <w:rPr>
          <w:rFonts w:ascii="FontbitDavid" w:hAnsi="FontbitDavid" w:hint="cs"/>
          <w:spacing w:val="-6"/>
          <w:sz w:val="32"/>
          <w:rtl/>
        </w:rPr>
        <w:t>ו</w:t>
      </w:r>
      <w:r w:rsidRPr="00062827">
        <w:rPr>
          <w:rFonts w:ascii="FontbitDavid" w:hAnsi="FontbitDavid"/>
          <w:spacing w:val="-6"/>
          <w:sz w:val="32"/>
          <w:rtl/>
        </w:rPr>
        <w:t>י</w:t>
      </w:r>
      <w:r w:rsidR="003D50E6" w:rsidRPr="00062827">
        <w:rPr>
          <w:rFonts w:ascii="FontbitDavid" w:hAnsi="FontbitDavid" w:hint="cs"/>
          <w:spacing w:val="-6"/>
          <w:sz w:val="32"/>
          <w:rtl/>
        </w:rPr>
        <w:t>י</w:t>
      </w:r>
      <w:r w:rsidRPr="00062827">
        <w:rPr>
          <w:rFonts w:ascii="FontbitDavid" w:hAnsi="FontbitDavid"/>
          <w:spacing w:val="-6"/>
          <w:sz w:val="32"/>
          <w:rtl/>
        </w:rPr>
        <w:t xml:space="preserve">יבמו, 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קמ"ל</w:t>
      </w:r>
      <w:r w:rsidRPr="00062827">
        <w:rPr>
          <w:rFonts w:ascii="FontbitDavid" w:hAnsi="FontbitDavid"/>
          <w:spacing w:val="-6"/>
          <w:sz w:val="32"/>
          <w:rtl/>
        </w:rPr>
        <w:t>.</w:t>
      </w:r>
    </w:p>
    <w:p w14:paraId="4B843224" w14:textId="77777777" w:rsidR="003D50E6" w:rsidRDefault="003D50E6" w:rsidP="000521C0">
      <w:pPr>
        <w:rPr>
          <w:rFonts w:ascii="FontbitDavid" w:hAnsi="FontbitDavid"/>
          <w:spacing w:val="-6"/>
          <w:sz w:val="32"/>
          <w:rtl/>
        </w:rPr>
      </w:pPr>
    </w:p>
    <w:p w14:paraId="6B0013D4" w14:textId="69996A06" w:rsidR="006B43BF" w:rsidRPr="0090328A" w:rsidRDefault="006B43BF" w:rsidP="007750DB">
      <w:pPr>
        <w:rPr>
          <w:rFonts w:cs="PFT_Frank"/>
          <w:b/>
          <w:bCs/>
          <w:sz w:val="14"/>
          <w:szCs w:val="14"/>
          <w:rtl/>
        </w:rPr>
      </w:pPr>
      <w:r>
        <w:rPr>
          <w:rStyle w:val="affff5"/>
          <w:rFonts w:hint="cs"/>
          <w:rtl/>
        </w:rPr>
        <w:t xml:space="preserve">תני </w:t>
      </w:r>
      <w:r w:rsidRPr="004122DB">
        <w:rPr>
          <w:rStyle w:val="affff5"/>
          <w:rFonts w:hint="cs"/>
          <w:rtl/>
        </w:rPr>
        <w:t>ר</w:t>
      </w:r>
      <w:r w:rsidRPr="004122DB">
        <w:rPr>
          <w:rStyle w:val="affff5"/>
          <w:rtl/>
        </w:rPr>
        <w:t>"</w:t>
      </w:r>
      <w:r w:rsidRPr="004122DB">
        <w:rPr>
          <w:rStyle w:val="affff5"/>
          <w:rFonts w:hint="cs"/>
          <w:rtl/>
        </w:rPr>
        <w:t>ח</w:t>
      </w:r>
      <w:r w:rsidRPr="004122DB">
        <w:rPr>
          <w:rStyle w:val="affff5"/>
          <w:rtl/>
        </w:rPr>
        <w:t>:</w:t>
      </w:r>
      <w:r w:rsidRPr="00C35A2C">
        <w:rPr>
          <w:rtl/>
        </w:rPr>
        <w:t xml:space="preserve"> </w:t>
      </w:r>
      <w:r>
        <w:rPr>
          <w:rFonts w:hint="cs"/>
          <w:rtl/>
        </w:rPr>
        <w:t>ש</w:t>
      </w:r>
      <w:r w:rsidRPr="00C35A2C">
        <w:rPr>
          <w:rFonts w:hint="cs"/>
          <w:rtl/>
        </w:rPr>
        <w:t>בכל</w:t>
      </w:r>
      <w:r w:rsidRPr="00C35A2C">
        <w:rPr>
          <w:rtl/>
        </w:rPr>
        <w:t xml:space="preserve"> </w:t>
      </w:r>
      <w:r>
        <w:rPr>
          <w:rFonts w:hint="cs"/>
          <w:rtl/>
        </w:rPr>
        <w:t>ט"ו עריות שייך דין</w:t>
      </w:r>
      <w:r w:rsidRPr="00C35A2C">
        <w:rPr>
          <w:rtl/>
        </w:rPr>
        <w:t xml:space="preserve"> </w:t>
      </w:r>
      <w:r>
        <w:rPr>
          <w:rFonts w:hint="cs"/>
          <w:rtl/>
        </w:rPr>
        <w:t>'</w:t>
      </w:r>
      <w:r w:rsidRPr="00C35A2C">
        <w:rPr>
          <w:rFonts w:hint="cs"/>
          <w:rtl/>
        </w:rPr>
        <w:t>האסורה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לזה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מותרת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לזה</w:t>
      </w:r>
      <w:r>
        <w:rPr>
          <w:rFonts w:hint="cs"/>
          <w:rtl/>
        </w:rPr>
        <w:t>,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והאסורה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לזה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מותרת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לזה</w:t>
      </w:r>
      <w:r>
        <w:rPr>
          <w:rFonts w:hint="cs"/>
          <w:rtl/>
        </w:rPr>
        <w:t xml:space="preserve">' </w:t>
      </w:r>
      <w:r w:rsidRPr="00BC4BA0">
        <w:rPr>
          <w:rStyle w:val="affff8"/>
          <w:rFonts w:hint="eastAsia"/>
          <w:rtl/>
        </w:rPr>
        <w:t>ששייך</w:t>
      </w:r>
      <w:r>
        <w:rPr>
          <w:rStyle w:val="affff8"/>
          <w:rFonts w:hint="cs"/>
          <w:rtl/>
        </w:rPr>
        <w:t xml:space="preserve"> בכולם </w:t>
      </w:r>
      <w:r w:rsidRPr="00BC4BA0">
        <w:rPr>
          <w:rStyle w:val="affff8"/>
          <w:rtl/>
        </w:rPr>
        <w:t>אחיות</w:t>
      </w:r>
      <w:r>
        <w:rPr>
          <w:rStyle w:val="affff8"/>
          <w:rFonts w:hint="cs"/>
          <w:rtl/>
        </w:rPr>
        <w:t xml:space="preserve"> </w:t>
      </w:r>
      <w:r w:rsidRPr="00BC4BA0">
        <w:rPr>
          <w:rStyle w:val="affff8"/>
          <w:rFonts w:hint="eastAsia"/>
          <w:rtl/>
        </w:rPr>
        <w:t>הנשואות</w:t>
      </w:r>
      <w:r w:rsidRPr="00BC4BA0">
        <w:rPr>
          <w:rStyle w:val="affff8"/>
          <w:rtl/>
        </w:rPr>
        <w:t xml:space="preserve"> לב' אחין, </w:t>
      </w:r>
      <w:r w:rsidRPr="00BC4BA0">
        <w:rPr>
          <w:rStyle w:val="affff8"/>
          <w:rFonts w:hint="eastAsia"/>
          <w:rtl/>
        </w:rPr>
        <w:t>ואחת</w:t>
      </w:r>
      <w:r w:rsidRPr="00BC4BA0">
        <w:rPr>
          <w:rStyle w:val="affff8"/>
          <w:rtl/>
        </w:rPr>
        <w:t xml:space="preserve"> ערוה ליבם זה</w:t>
      </w:r>
      <w:r>
        <w:rPr>
          <w:rStyle w:val="affff8"/>
          <w:rFonts w:hint="cs"/>
          <w:rtl/>
        </w:rPr>
        <w:t xml:space="preserve">, </w:t>
      </w:r>
      <w:r w:rsidRPr="00BC4BA0">
        <w:rPr>
          <w:rStyle w:val="affff8"/>
          <w:rFonts w:hint="eastAsia"/>
          <w:rtl/>
        </w:rPr>
        <w:t>והשניה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ליבם</w:t>
      </w:r>
      <w:r w:rsidRPr="00BC4BA0">
        <w:rPr>
          <w:rStyle w:val="affff8"/>
          <w:rtl/>
        </w:rPr>
        <w:t xml:space="preserve"> </w:t>
      </w:r>
      <w:r w:rsidRPr="00BC4BA0">
        <w:rPr>
          <w:rStyle w:val="affff8"/>
          <w:rFonts w:hint="eastAsia"/>
          <w:rtl/>
        </w:rPr>
        <w:t>זה</w:t>
      </w:r>
      <w:r w:rsidRPr="00BC4BA0">
        <w:rPr>
          <w:rStyle w:val="affff8"/>
          <w:rtl/>
        </w:rPr>
        <w:t>.</w:t>
      </w:r>
    </w:p>
    <w:p w14:paraId="7D05918A" w14:textId="21DE9566" w:rsidR="006B43BF" w:rsidRPr="00BC4BA0" w:rsidRDefault="006B43BF" w:rsidP="006B43BF">
      <w:pPr>
        <w:rPr>
          <w:rStyle w:val="affff8"/>
          <w:rtl/>
        </w:rPr>
      </w:pPr>
      <w:r w:rsidRPr="004E348C">
        <w:rPr>
          <w:rStyle w:val="affff5"/>
          <w:rFonts w:hint="cs"/>
          <w:rtl/>
        </w:rPr>
        <w:t>ופירש ר"י</w:t>
      </w:r>
      <w:r w:rsidRPr="004E348C">
        <w:rPr>
          <w:rStyle w:val="affff5"/>
          <w:rtl/>
        </w:rPr>
        <w:t>: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רק מ'חמותו'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ואילך</w:t>
      </w:r>
      <w:r w:rsidRPr="004E348C">
        <w:rPr>
          <w:rtl/>
        </w:rPr>
        <w:t xml:space="preserve">, </w:t>
      </w:r>
      <w:r w:rsidRPr="004E348C">
        <w:rPr>
          <w:rFonts w:hint="cs"/>
          <w:rtl/>
        </w:rPr>
        <w:t>אבל</w:t>
      </w:r>
      <w:r w:rsidRPr="004E348C">
        <w:rPr>
          <w:rtl/>
        </w:rPr>
        <w:t xml:space="preserve"> </w:t>
      </w:r>
      <w:r>
        <w:rPr>
          <w:rFonts w:hint="cs"/>
          <w:rtl/>
        </w:rPr>
        <w:t>'</w:t>
      </w:r>
      <w:r w:rsidRPr="004E348C">
        <w:rPr>
          <w:rFonts w:hint="cs"/>
          <w:rtl/>
        </w:rPr>
        <w:t>שש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דרישא</w:t>
      </w:r>
      <w:r>
        <w:rPr>
          <w:rFonts w:hint="cs"/>
          <w:rtl/>
        </w:rPr>
        <w:t>'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לא</w:t>
      </w:r>
      <w:r w:rsidRPr="004E348C">
        <w:rPr>
          <w:rtl/>
        </w:rPr>
        <w:t>,</w:t>
      </w:r>
      <w:r w:rsidRPr="004E348C">
        <w:rPr>
          <w:rFonts w:hint="cs"/>
          <w:rtl/>
        </w:rPr>
        <w:t xml:space="preserve"> כיון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ד'בתו'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שייך רק באונס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 xml:space="preserve">ולא מיירי בהכי </w:t>
      </w:r>
      <w:r w:rsidRPr="00BC4BA0">
        <w:rPr>
          <w:rStyle w:val="affff8"/>
          <w:rFonts w:hint="eastAsia"/>
          <w:rtl/>
        </w:rPr>
        <w:t>ולא</w:t>
      </w:r>
      <w:r w:rsidRPr="00BC4BA0">
        <w:rPr>
          <w:rStyle w:val="affff8"/>
          <w:rtl/>
        </w:rPr>
        <w:t xml:space="preserve"> מדבר בכל </w:t>
      </w:r>
      <w:r w:rsidRPr="004E348C">
        <w:rPr>
          <w:rStyle w:val="affff8"/>
          <w:rFonts w:hint="cs"/>
          <w:rtl/>
        </w:rPr>
        <w:t xml:space="preserve">ו' </w:t>
      </w:r>
      <w:r w:rsidRPr="00BC4BA0">
        <w:rPr>
          <w:rStyle w:val="affff8"/>
          <w:rFonts w:hint="eastAsia"/>
          <w:rtl/>
        </w:rPr>
        <w:t>צד</w:t>
      </w:r>
      <w:r w:rsidRPr="004E348C">
        <w:rPr>
          <w:rStyle w:val="affff8"/>
          <w:rFonts w:hint="cs"/>
          <w:rtl/>
        </w:rPr>
        <w:t>די</w:t>
      </w:r>
      <w:r w:rsidRPr="00BC4BA0">
        <w:rPr>
          <w:rStyle w:val="affff8"/>
          <w:rtl/>
        </w:rPr>
        <w:t xml:space="preserve"> 'בתו</w:t>
      </w:r>
      <w:r w:rsidRPr="004E348C">
        <w:rPr>
          <w:rStyle w:val="affff8"/>
          <w:rFonts w:hint="cs"/>
          <w:rtl/>
        </w:rPr>
        <w:t>'</w:t>
      </w:r>
      <w:r w:rsidRPr="00BC4BA0">
        <w:rPr>
          <w:rStyle w:val="affff8"/>
          <w:rtl/>
        </w:rPr>
        <w:t>,</w:t>
      </w:r>
    </w:p>
    <w:p w14:paraId="59AD6021" w14:textId="710F2D24" w:rsidR="006B43BF" w:rsidRDefault="006B43BF" w:rsidP="006B43BF">
      <w:pPr>
        <w:rPr>
          <w:rtl/>
        </w:rPr>
      </w:pPr>
      <w:r w:rsidRPr="001D039C">
        <w:rPr>
          <w:rStyle w:val="affff5"/>
          <w:rFonts w:hint="cs"/>
          <w:rtl/>
        </w:rPr>
        <w:t>ואביי</w:t>
      </w:r>
      <w:r w:rsidRPr="001D039C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פירש</w:t>
      </w:r>
      <w:r w:rsidRPr="001D039C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אף</w:t>
      </w:r>
      <w:r w:rsidRPr="00C35A2C">
        <w:rPr>
          <w:rtl/>
        </w:rPr>
        <w:t xml:space="preserve"> </w:t>
      </w:r>
      <w:r>
        <w:rPr>
          <w:rFonts w:hint="cs"/>
          <w:rtl/>
        </w:rPr>
        <w:t>ב'</w:t>
      </w:r>
      <w:r w:rsidRPr="00C35A2C">
        <w:rPr>
          <w:rFonts w:hint="cs"/>
          <w:rtl/>
        </w:rPr>
        <w:t>בתו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מאנוסתו</w:t>
      </w:r>
      <w:r>
        <w:rPr>
          <w:rFonts w:hint="cs"/>
          <w:rtl/>
        </w:rPr>
        <w:t>'</w:t>
      </w:r>
      <w:r w:rsidRPr="00C35A2C">
        <w:rPr>
          <w:rtl/>
        </w:rPr>
        <w:t xml:space="preserve"> </w:t>
      </w:r>
      <w:r>
        <w:rPr>
          <w:rFonts w:hint="cs"/>
          <w:rtl/>
        </w:rPr>
        <w:t xml:space="preserve">דמיירי באונס, </w:t>
      </w:r>
      <w:r w:rsidRPr="00C35A2C">
        <w:rPr>
          <w:rFonts w:hint="cs"/>
          <w:rtl/>
        </w:rPr>
        <w:t>אבל</w:t>
      </w:r>
      <w:r w:rsidRPr="00C35A2C">
        <w:rPr>
          <w:rtl/>
        </w:rPr>
        <w:t xml:space="preserve"> </w:t>
      </w:r>
      <w:r>
        <w:rPr>
          <w:rFonts w:hint="cs"/>
          <w:rtl/>
        </w:rPr>
        <w:t>'</w:t>
      </w:r>
      <w:r w:rsidRPr="00C35A2C">
        <w:rPr>
          <w:rFonts w:hint="cs"/>
          <w:rtl/>
        </w:rPr>
        <w:t>אשת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אחיו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שלא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בעולמו</w:t>
      </w:r>
      <w:r>
        <w:rPr>
          <w:rFonts w:hint="cs"/>
          <w:rtl/>
        </w:rPr>
        <w:t>'</w:t>
      </w:r>
      <w:r w:rsidRPr="004E348C">
        <w:rPr>
          <w:rtl/>
        </w:rPr>
        <w:t xml:space="preserve"> </w:t>
      </w:r>
      <w:r w:rsidRPr="00BC4BA0">
        <w:rPr>
          <w:rFonts w:hint="eastAsia"/>
          <w:rtl/>
        </w:rPr>
        <w:t>לא</w:t>
      </w:r>
      <w:r w:rsidRPr="004E348C">
        <w:rPr>
          <w:rtl/>
        </w:rPr>
        <w:t xml:space="preserve"> </w:t>
      </w:r>
      <w:r w:rsidRPr="004122DB">
        <w:rPr>
          <w:rStyle w:val="affff5"/>
          <w:rFonts w:hint="cs"/>
          <w:rtl/>
        </w:rPr>
        <w:t>ד</w:t>
      </w:r>
      <w:r>
        <w:rPr>
          <w:rStyle w:val="affff5"/>
          <w:rFonts w:hint="cs"/>
          <w:rtl/>
        </w:rPr>
        <w:t xml:space="preserve">רק </w:t>
      </w:r>
      <w:r w:rsidRPr="004122DB">
        <w:rPr>
          <w:rStyle w:val="affff5"/>
          <w:rFonts w:hint="cs"/>
          <w:rtl/>
        </w:rPr>
        <w:t>לר</w:t>
      </w:r>
      <w:r w:rsidRPr="004122DB">
        <w:rPr>
          <w:rStyle w:val="affff5"/>
          <w:rtl/>
        </w:rPr>
        <w:t>"</w:t>
      </w:r>
      <w:r w:rsidRPr="004122DB">
        <w:rPr>
          <w:rStyle w:val="affff5"/>
          <w:rFonts w:hint="cs"/>
          <w:rtl/>
        </w:rPr>
        <w:t>ש</w:t>
      </w:r>
      <w:r w:rsidRPr="00C35A2C">
        <w:rPr>
          <w:rtl/>
        </w:rPr>
        <w:t xml:space="preserve"> </w:t>
      </w:r>
      <w:r>
        <w:rPr>
          <w:rFonts w:hint="cs"/>
          <w:rtl/>
        </w:rPr>
        <w:t xml:space="preserve">שייך </w:t>
      </w:r>
      <w:r w:rsidRPr="00BC4BA0">
        <w:rPr>
          <w:rStyle w:val="affff5"/>
          <w:rFonts w:hint="eastAsia"/>
          <w:rtl/>
        </w:rPr>
        <w:t>ולא</w:t>
      </w:r>
      <w:r w:rsidRPr="00BC4BA0">
        <w:rPr>
          <w:rStyle w:val="affff5"/>
          <w:rtl/>
        </w:rPr>
        <w:t xml:space="preserve"> </w:t>
      </w:r>
      <w:r w:rsidRPr="004E348C">
        <w:rPr>
          <w:rStyle w:val="affff5"/>
          <w:rFonts w:hint="cs"/>
          <w:rtl/>
        </w:rPr>
        <w:t>לרבנ</w:t>
      </w:r>
      <w:r w:rsidRPr="004122DB">
        <w:rPr>
          <w:rStyle w:val="affff5"/>
          <w:rFonts w:hint="cs"/>
          <w:rtl/>
        </w:rPr>
        <w:t>ן</w:t>
      </w:r>
      <w:r>
        <w:rPr>
          <w:rStyle w:val="affff5"/>
          <w:rFonts w:hint="cs"/>
          <w:rtl/>
        </w:rPr>
        <w:t>,</w:t>
      </w:r>
    </w:p>
    <w:p w14:paraId="3321DDA4" w14:textId="77777777" w:rsidR="006B43BF" w:rsidRDefault="006B43BF" w:rsidP="006B43BF">
      <w:pPr>
        <w:rPr>
          <w:rtl/>
        </w:rPr>
      </w:pPr>
      <w:r>
        <w:rPr>
          <w:rStyle w:val="affff5"/>
          <w:rFonts w:hint="cs"/>
          <w:rtl/>
        </w:rPr>
        <w:t>ו</w:t>
      </w:r>
      <w:r w:rsidRPr="004E348C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>"</w:t>
      </w:r>
      <w:r w:rsidRPr="004E348C">
        <w:rPr>
          <w:rStyle w:val="affff5"/>
          <w:rFonts w:hint="cs"/>
          <w:rtl/>
        </w:rPr>
        <w:t>ס</w:t>
      </w:r>
      <w:r w:rsidRPr="004E348C">
        <w:rPr>
          <w:rStyle w:val="affff5"/>
          <w:rtl/>
        </w:rPr>
        <w:t xml:space="preserve"> </w:t>
      </w:r>
      <w:r w:rsidRPr="00BC4BA0">
        <w:rPr>
          <w:rStyle w:val="affff5"/>
          <w:rFonts w:hint="eastAsia"/>
          <w:rtl/>
        </w:rPr>
        <w:t>פירש</w:t>
      </w:r>
      <w:r w:rsidRPr="004E348C">
        <w:rPr>
          <w:rStyle w:val="affff5"/>
          <w:rtl/>
        </w:rPr>
        <w:t>: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אף</w:t>
      </w:r>
      <w:r w:rsidRPr="004E348C">
        <w:rPr>
          <w:rtl/>
        </w:rPr>
        <w:t xml:space="preserve"> </w:t>
      </w:r>
      <w:r>
        <w:rPr>
          <w:rFonts w:hint="cs"/>
          <w:rtl/>
        </w:rPr>
        <w:t>'</w:t>
      </w:r>
      <w:r w:rsidRPr="004E348C">
        <w:rPr>
          <w:rFonts w:hint="cs"/>
          <w:rtl/>
        </w:rPr>
        <w:t>אשת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אחיו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שלא</w:t>
      </w:r>
      <w:r w:rsidRPr="004E348C">
        <w:rPr>
          <w:rtl/>
        </w:rPr>
        <w:t xml:space="preserve"> </w:t>
      </w:r>
      <w:r w:rsidRPr="004E348C">
        <w:rPr>
          <w:rFonts w:hint="cs"/>
          <w:rtl/>
        </w:rPr>
        <w:t>בעולמו</w:t>
      </w:r>
      <w:r>
        <w:rPr>
          <w:rFonts w:hint="cs"/>
          <w:rtl/>
        </w:rPr>
        <w:t xml:space="preserve">' </w:t>
      </w:r>
      <w:r w:rsidRPr="00BC4BA0">
        <w:rPr>
          <w:rStyle w:val="affff5"/>
          <w:rFonts w:hint="eastAsia"/>
          <w:rtl/>
        </w:rPr>
        <w:t>ששייך</w:t>
      </w:r>
      <w:r w:rsidRPr="00BC4BA0">
        <w:rPr>
          <w:rStyle w:val="affff5"/>
          <w:rtl/>
        </w:rPr>
        <w:t xml:space="preserve"> </w:t>
      </w:r>
      <w:r w:rsidRPr="00BC4BA0">
        <w:rPr>
          <w:rStyle w:val="affff5"/>
          <w:rFonts w:hint="eastAsia"/>
          <w:rtl/>
        </w:rPr>
        <w:t>לר</w:t>
      </w:r>
      <w:r w:rsidRPr="00BC4BA0">
        <w:rPr>
          <w:rStyle w:val="affff5"/>
          <w:rtl/>
        </w:rPr>
        <w:t>"ש</w:t>
      </w:r>
      <w:r>
        <w:rPr>
          <w:rFonts w:hint="cs"/>
          <w:rtl/>
        </w:rPr>
        <w:t xml:space="preserve"> - </w:t>
      </w:r>
    </w:p>
    <w:p w14:paraId="49F75847" w14:textId="7A5F1A0E" w:rsidR="006B43BF" w:rsidRPr="00062827" w:rsidRDefault="000521C0" w:rsidP="006B43BF">
      <w:pPr>
        <w:rPr>
          <w:rFonts w:ascii="FontbitDavid" w:hAnsi="FontbitDavid"/>
          <w:spacing w:val="-2"/>
          <w:sz w:val="32"/>
          <w:rtl/>
        </w:rPr>
      </w:pPr>
      <w:r w:rsidRPr="00D1637C">
        <w:rPr>
          <w:rFonts w:cs="PFT_Frank"/>
          <w:b/>
          <w:bCs/>
          <w:spacing w:val="-2"/>
          <w:szCs w:val="14"/>
          <w:rtl/>
        </w:rPr>
        <w:lastRenderedPageBreak/>
        <w:t>ראובן ושמעון</w:t>
      </w:r>
      <w:r w:rsidRPr="00062827">
        <w:rPr>
          <w:spacing w:val="-2"/>
          <w:rtl/>
        </w:rPr>
        <w:t xml:space="preserve"> נשואין אחיות, </w:t>
      </w:r>
      <w:r w:rsidRPr="00062827">
        <w:rPr>
          <w:rFonts w:ascii="FontbitDavid" w:hAnsi="FontbitDavid"/>
          <w:spacing w:val="-2"/>
          <w:sz w:val="32"/>
          <w:rtl/>
        </w:rPr>
        <w:t xml:space="preserve">מת ראובן נולד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י</w:t>
      </w:r>
      <w:r w:rsidR="006B43BF" w:rsidRPr="00D1637C">
        <w:rPr>
          <w:rFonts w:ascii="FontbitDavid" w:hAnsi="FontbitDavid" w:cs="PFT_Frank" w:hint="cs"/>
          <w:b/>
          <w:bCs/>
          <w:spacing w:val="-2"/>
          <w:sz w:val="32"/>
          <w:szCs w:val="14"/>
          <w:rtl/>
        </w:rPr>
        <w:t>ש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שכר</w:t>
      </w:r>
      <w:r w:rsidRPr="00062827">
        <w:rPr>
          <w:rFonts w:ascii="FontbitDavid" w:hAnsi="FontbitDavid"/>
          <w:spacing w:val="-2"/>
          <w:sz w:val="32"/>
          <w:rtl/>
        </w:rPr>
        <w:t xml:space="preserve"> וייבם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לוי</w:t>
      </w:r>
      <w:r w:rsidRPr="00062827">
        <w:rPr>
          <w:rFonts w:ascii="FontbitDavid" w:hAnsi="FontbitDavid"/>
          <w:spacing w:val="-2"/>
          <w:sz w:val="32"/>
          <w:rtl/>
        </w:rPr>
        <w:t>,</w:t>
      </w:r>
    </w:p>
    <w:p w14:paraId="43C37269" w14:textId="7B8B9117" w:rsidR="006B43BF" w:rsidRDefault="000521C0" w:rsidP="006B43BF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מת שמעון נולד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זבולון</w:t>
      </w:r>
      <w:r w:rsidRPr="00C35A2C">
        <w:rPr>
          <w:rFonts w:ascii="FontbitDavid" w:hAnsi="FontbitDavid"/>
          <w:sz w:val="32"/>
          <w:rtl/>
        </w:rPr>
        <w:t xml:space="preserve"> וייבם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יהודה</w:t>
      </w:r>
      <w:r w:rsidRPr="00C35A2C">
        <w:rPr>
          <w:rFonts w:ascii="FontbitDavid" w:hAnsi="FontbitDavid"/>
          <w:sz w:val="32"/>
          <w:rtl/>
        </w:rPr>
        <w:t>,</w:t>
      </w:r>
    </w:p>
    <w:p w14:paraId="48F775A2" w14:textId="29156C3F" w:rsidR="000521C0" w:rsidRPr="00C35A2C" w:rsidRDefault="000521C0" w:rsidP="00A12688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מתו לוי ויהודה ונפלו </w:t>
      </w:r>
      <w:r w:rsidRPr="00C35A2C">
        <w:rPr>
          <w:rFonts w:ascii="FontbitDavid" w:hAnsi="FontbitDavid" w:hint="cs"/>
          <w:sz w:val="32"/>
          <w:rtl/>
        </w:rPr>
        <w:t>לפני</w:t>
      </w:r>
      <w:r w:rsidRPr="00C35A2C">
        <w:rPr>
          <w:rFonts w:ascii="FontbitDavid" w:hAnsi="FontbitDavid"/>
          <w:sz w:val="32"/>
          <w:rtl/>
        </w:rPr>
        <w:t xml:space="preserve"> יששכר וזבול</w:t>
      </w:r>
      <w:r w:rsidR="006B43BF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>ן</w:t>
      </w:r>
      <w:r w:rsidR="006B43BF">
        <w:rPr>
          <w:rFonts w:ascii="FontbitDavid" w:hAnsi="FontbitDavid" w:hint="cs"/>
          <w:sz w:val="32"/>
          <w:rtl/>
        </w:rPr>
        <w:t>.</w:t>
      </w:r>
    </w:p>
    <w:p w14:paraId="3F090B5A" w14:textId="716C19B1" w:rsidR="00A12688" w:rsidRPr="007750DB" w:rsidRDefault="000521C0" w:rsidP="000521C0">
      <w:pPr>
        <w:rPr>
          <w:rStyle w:val="affff8"/>
          <w:rtl/>
        </w:rPr>
      </w:pPr>
      <w:r w:rsidRPr="00C35A2C">
        <w:rPr>
          <w:rFonts w:ascii="FontbitDavid" w:hAnsi="FontbitDavid" w:hint="cs"/>
          <w:sz w:val="32"/>
          <w:rtl/>
        </w:rPr>
        <w:t>ו</w:t>
      </w:r>
      <w:r w:rsidR="006B43BF">
        <w:rPr>
          <w:rFonts w:ascii="FontbitDavid" w:hAnsi="FontbitDavid" w:hint="cs"/>
          <w:sz w:val="32"/>
          <w:rtl/>
        </w:rPr>
        <w:t>נקט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6B43BF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ייבם יהודה</w:t>
      </w:r>
      <w:r w:rsidR="006B43BF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6B43BF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 w:hint="cs"/>
          <w:sz w:val="32"/>
          <w:rtl/>
        </w:rPr>
        <w:t xml:space="preserve"> משום צר</w:t>
      </w:r>
      <w:r w:rsidR="006B43BF">
        <w:rPr>
          <w:rFonts w:ascii="FontbitDavid" w:hAnsi="FontbitDavid" w:hint="cs"/>
          <w:sz w:val="32"/>
          <w:rtl/>
        </w:rPr>
        <w:t xml:space="preserve">ות </w:t>
      </w:r>
      <w:r w:rsidR="00A12688" w:rsidRPr="007750DB">
        <w:rPr>
          <w:rStyle w:val="affff8"/>
          <w:rFonts w:hint="eastAsia"/>
          <w:rtl/>
        </w:rPr>
        <w:t>שלוי</w:t>
      </w:r>
      <w:r w:rsidR="00A12688" w:rsidRPr="007750DB">
        <w:rPr>
          <w:rStyle w:val="affff8"/>
          <w:rtl/>
        </w:rPr>
        <w:t xml:space="preserve"> </w:t>
      </w:r>
      <w:r w:rsidR="00A12688" w:rsidRPr="007750DB">
        <w:rPr>
          <w:rStyle w:val="affff8"/>
          <w:rFonts w:hint="eastAsia"/>
          <w:rtl/>
        </w:rPr>
        <w:t>ויהודה</w:t>
      </w:r>
      <w:r w:rsidR="00A12688" w:rsidRPr="007750DB">
        <w:rPr>
          <w:rStyle w:val="affff8"/>
          <w:rtl/>
        </w:rPr>
        <w:t xml:space="preserve"> </w:t>
      </w:r>
      <w:r w:rsidR="00A12688" w:rsidRPr="007750DB">
        <w:rPr>
          <w:rStyle w:val="affff8"/>
          <w:rFonts w:hint="eastAsia"/>
          <w:rtl/>
        </w:rPr>
        <w:t>גם</w:t>
      </w:r>
      <w:r w:rsidR="00A12688" w:rsidRPr="007750DB">
        <w:rPr>
          <w:rStyle w:val="affff8"/>
          <w:rtl/>
        </w:rPr>
        <w:t xml:space="preserve"> </w:t>
      </w:r>
      <w:r w:rsidR="00A12688" w:rsidRPr="007750DB">
        <w:rPr>
          <w:rStyle w:val="affff8"/>
          <w:rFonts w:hint="eastAsia"/>
          <w:rtl/>
        </w:rPr>
        <w:t>נשואים</w:t>
      </w:r>
      <w:r w:rsidR="00A12688" w:rsidRPr="007750DB">
        <w:rPr>
          <w:rStyle w:val="affff8"/>
          <w:rtl/>
        </w:rPr>
        <w:t xml:space="preserve"> </w:t>
      </w:r>
      <w:r w:rsidR="00A12688" w:rsidRPr="007750DB">
        <w:rPr>
          <w:rStyle w:val="affff8"/>
          <w:rFonts w:hint="eastAsia"/>
          <w:rtl/>
        </w:rPr>
        <w:t>ב</w:t>
      </w:r>
      <w:r w:rsidR="00A12688" w:rsidRPr="007750DB">
        <w:rPr>
          <w:rStyle w:val="affff8"/>
          <w:rtl/>
        </w:rPr>
        <w:t xml:space="preserve">' </w:t>
      </w:r>
      <w:r w:rsidR="00A12688" w:rsidRPr="007750DB">
        <w:rPr>
          <w:rStyle w:val="affff8"/>
          <w:rFonts w:hint="eastAsia"/>
          <w:rtl/>
        </w:rPr>
        <w:t>אחיות</w:t>
      </w:r>
      <w:r w:rsidRPr="007750DB">
        <w:rPr>
          <w:rStyle w:val="affff8"/>
          <w:rtl/>
        </w:rPr>
        <w:t>,</w:t>
      </w:r>
    </w:p>
    <w:p w14:paraId="218833B4" w14:textId="576B6639" w:rsidR="000521C0" w:rsidRPr="00062827" w:rsidRDefault="000521C0" w:rsidP="007750DB">
      <w:pPr>
        <w:rPr>
          <w:spacing w:val="-4"/>
          <w:rtl/>
        </w:rPr>
      </w:pPr>
      <w:r w:rsidRPr="00062827">
        <w:rPr>
          <w:rFonts w:ascii="FontbitDavid" w:hAnsi="FontbitDavid" w:hint="cs"/>
          <w:spacing w:val="-4"/>
          <w:sz w:val="32"/>
          <w:rtl/>
        </w:rPr>
        <w:t>ו</w:t>
      </w:r>
      <w:r w:rsidR="00A12688" w:rsidRPr="00062827">
        <w:rPr>
          <w:rFonts w:ascii="FontbitDavid" w:hAnsi="FontbitDavid" w:hint="cs"/>
          <w:spacing w:val="-4"/>
          <w:sz w:val="32"/>
          <w:rtl/>
        </w:rPr>
        <w:t xml:space="preserve">שייך גם </w:t>
      </w:r>
      <w:r w:rsidRPr="00062827">
        <w:rPr>
          <w:rFonts w:ascii="FontbitDavid" w:hAnsi="FontbitDavid" w:hint="cs"/>
          <w:spacing w:val="-4"/>
          <w:sz w:val="32"/>
          <w:rtl/>
        </w:rPr>
        <w:t xml:space="preserve">צרת צרה - </w:t>
      </w:r>
      <w:r w:rsidR="00A12688" w:rsidRPr="00062827">
        <w:rPr>
          <w:rFonts w:ascii="FontbitDavid" w:hAnsi="FontbitDavid" w:hint="cs"/>
          <w:spacing w:val="-4"/>
          <w:sz w:val="32"/>
          <w:rtl/>
        </w:rPr>
        <w:t>כשי</w:t>
      </w:r>
      <w:r w:rsidRPr="00062827">
        <w:rPr>
          <w:rFonts w:ascii="FontbitDavid" w:hAnsi="FontbitDavid"/>
          <w:spacing w:val="-4"/>
          <w:sz w:val="32"/>
          <w:rtl/>
        </w:rPr>
        <w:t>יבמו</w:t>
      </w:r>
      <w:r w:rsidR="00A12688" w:rsidRPr="00062827">
        <w:rPr>
          <w:rFonts w:ascii="FontbitDavid" w:hAnsi="FontbitDavid" w:hint="cs"/>
          <w:spacing w:val="-4"/>
          <w:sz w:val="32"/>
          <w:rtl/>
        </w:rPr>
        <w:t>ם</w:t>
      </w:r>
      <w:r w:rsidRPr="00062827">
        <w:rPr>
          <w:rStyle w:val="affff8"/>
          <w:spacing w:val="-4"/>
          <w:rtl/>
        </w:rPr>
        <w:t xml:space="preserve"> </w:t>
      </w:r>
      <w:r w:rsidR="00A12688" w:rsidRPr="00062827">
        <w:rPr>
          <w:rStyle w:val="affff8"/>
          <w:rFonts w:hint="eastAsia"/>
          <w:spacing w:val="-4"/>
          <w:rtl/>
        </w:rPr>
        <w:t>ל</w:t>
      </w:r>
      <w:r w:rsidR="00A12688" w:rsidRPr="00062827">
        <w:rPr>
          <w:rStyle w:val="affff8"/>
          <w:rFonts w:hint="cs"/>
          <w:spacing w:val="-4"/>
          <w:rtl/>
        </w:rPr>
        <w:t xml:space="preserve">צרות </w:t>
      </w:r>
      <w:r w:rsidR="00A12688" w:rsidRPr="00062827">
        <w:rPr>
          <w:rStyle w:val="affff8"/>
          <w:rFonts w:hint="eastAsia"/>
          <w:spacing w:val="-4"/>
          <w:rtl/>
        </w:rPr>
        <w:t>לוי</w:t>
      </w:r>
      <w:r w:rsidR="00A12688" w:rsidRPr="00062827">
        <w:rPr>
          <w:rStyle w:val="affff8"/>
          <w:spacing w:val="-4"/>
          <w:rtl/>
        </w:rPr>
        <w:t xml:space="preserve"> </w:t>
      </w:r>
      <w:r w:rsidR="00A12688" w:rsidRPr="00062827">
        <w:rPr>
          <w:rStyle w:val="affff8"/>
          <w:rFonts w:hint="eastAsia"/>
          <w:spacing w:val="-4"/>
          <w:rtl/>
        </w:rPr>
        <w:t>ויהודה</w:t>
      </w:r>
      <w:r w:rsidR="00A12688" w:rsidRPr="00062827">
        <w:rPr>
          <w:rFonts w:ascii="FontbitDavid" w:hAnsi="FontbitDavid" w:hint="cs"/>
          <w:spacing w:val="-4"/>
          <w:sz w:val="32"/>
          <w:rtl/>
        </w:rPr>
        <w:t xml:space="preserve"> - 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גד ואשר</w:t>
      </w:r>
      <w:r w:rsidR="00A12688" w:rsidRPr="00062827">
        <w:rPr>
          <w:rStyle w:val="affff8"/>
          <w:spacing w:val="-4"/>
          <w:rtl/>
        </w:rPr>
        <w:t xml:space="preserve"> ולהם </w:t>
      </w:r>
      <w:r w:rsidR="00A12688" w:rsidRPr="00062827">
        <w:rPr>
          <w:rStyle w:val="affff8"/>
          <w:rFonts w:hint="cs"/>
          <w:spacing w:val="-4"/>
          <w:rtl/>
        </w:rPr>
        <w:t>נשים</w:t>
      </w:r>
      <w:r w:rsidRPr="00062827">
        <w:rPr>
          <w:rStyle w:val="affff8"/>
          <w:spacing w:val="-4"/>
          <w:rtl/>
        </w:rPr>
        <w:t>.</w:t>
      </w:r>
    </w:p>
    <w:p>
      <w:pPr>
        <w:pStyle w:val="MishnaBatzad"/>
        <w:rPr>
          <w:ins w:id="20427" w:author="קלוד" w:date="2026-10-06T10:10:48Z"/>
        </w:rPr>
      </w:pPr>
      <w:ins w:id="20426" w:author="קלוד" w:date="2026-10-06T10:10:48Z">
        <w:r>
          <w:t xml:space="preserve">משנה ד</w:t>
        </w:r>
      </w:ins>
    </w:p>
    <w:p w14:paraId="0586CFDC" w14:textId="77777777" w:rsidR="005251B7" w:rsidRDefault="000521C0" w:rsidP="00A12688">
      <w:pPr>
        <w:pStyle w:val="affc"/>
        <w:rPr>
          <w:rtl/>
        </w:rPr>
      </w:pPr>
      <w:bookmarkStart w:id="278" w:name="_Toc119172709"/>
      <w:bookmarkStart w:id="279" w:name="_Toc119229797"/>
      <w:r w:rsidRPr="005251B7">
        <w:rPr>
          <w:rStyle w:val="affffc"/>
          <w:rFonts w:hint="cs"/>
          <w:rtl/>
        </w:rPr>
        <w:t>ג'</w:t>
      </w:r>
      <w:r w:rsidRPr="005251B7">
        <w:rPr>
          <w:rStyle w:val="affffc"/>
          <w:rtl/>
        </w:rPr>
        <w:t xml:space="preserve"> אחין, </w:t>
      </w:r>
      <w:r w:rsidRPr="005251B7">
        <w:rPr>
          <w:rStyle w:val="affffc"/>
          <w:rFonts w:hint="cs"/>
          <w:rtl/>
        </w:rPr>
        <w:t>ב'</w:t>
      </w:r>
      <w:r w:rsidRPr="005251B7">
        <w:rPr>
          <w:rStyle w:val="affffc"/>
          <w:rtl/>
        </w:rPr>
        <w:t xml:space="preserve"> נשואין </w:t>
      </w:r>
      <w:r w:rsidRPr="005251B7">
        <w:rPr>
          <w:rStyle w:val="affffc"/>
          <w:rFonts w:hint="cs"/>
          <w:rtl/>
        </w:rPr>
        <w:t>ב'</w:t>
      </w:r>
      <w:r w:rsidRPr="005251B7">
        <w:rPr>
          <w:rStyle w:val="affffc"/>
          <w:rtl/>
        </w:rPr>
        <w:t xml:space="preserve"> אחיות</w:t>
      </w:r>
      <w:bookmarkEnd w:id="278"/>
      <w:bookmarkEnd w:id="279"/>
      <w:r w:rsidRPr="005251B7">
        <w:rPr>
          <w:rStyle w:val="affffc"/>
          <w:rtl/>
        </w:rPr>
        <w:t xml:space="preserve"> </w:t>
      </w:r>
      <w:r w:rsidRPr="00A07384">
        <w:rPr>
          <w:rStyle w:val="HesberMishna"/>
          <w:rFonts w:cs="PFT_Frank"/>
          <w:b/>
          <w:bCs/>
          <w:rtl/>
          <w:rPrChange w:id="20028" w:author="קלוד" w:date="2026-10-06T10:10:48Z">
            <w:rPr>
              <w:rStyle w:val="affff8"/>
              <w:rFonts w:cs="PFT_Frank"/>
              <w:b/>
              <w:bCs/>
              <w:szCs w:val="10"/>
              <w:rtl/>
            </w:rPr>
          </w:rPrChange>
        </w:rPr>
        <w:t>או</w:t>
      </w:r>
      <w:r w:rsidRPr="007750DB">
        <w:rPr>
          <w:rStyle w:val="HesberMishna"/>
          <w:rtl/>
          <w:rPrChange w:id="20029" w:author="קלוד" w:date="2026-10-06T10:10:48Z">
            <w:rPr>
              <w:rStyle w:val="affff8"/>
              <w:rtl/>
            </w:rPr>
          </w:rPrChange>
        </w:rPr>
        <w:t xml:space="preserve"> אשה ובתה</w:t>
      </w:r>
      <w:r w:rsidR="00A12688">
        <w:rPr>
          <w:rStyle w:val="HesberMishna"/>
          <w:rFonts w:hint="cs"/>
          <w:rtl/>
          <w:rPrChange w:id="20030" w:author="קלוד" w:date="2026-10-06T10:10:48Z">
            <w:rPr>
              <w:rStyle w:val="affff8"/>
              <w:rFonts w:hint="cs"/>
              <w:rtl/>
            </w:rPr>
          </w:rPrChange>
        </w:rPr>
        <w:t>,</w:t>
      </w:r>
      <w:r w:rsidRPr="007750DB">
        <w:rPr>
          <w:rStyle w:val="HesberMishna"/>
          <w:rtl/>
          <w:rPrChange w:id="20031" w:author="קלוד" w:date="2026-10-06T10:10:48Z">
            <w:rPr>
              <w:rStyle w:val="affff8"/>
              <w:rtl/>
            </w:rPr>
          </w:rPrChange>
        </w:rPr>
        <w:t xml:space="preserve"> בת בתה</w:t>
      </w:r>
      <w:r w:rsidR="00A12688">
        <w:rPr>
          <w:rStyle w:val="HesberMishna"/>
          <w:rFonts w:hint="cs"/>
          <w:rtl/>
          <w:rPrChange w:id="20032" w:author="קלוד" w:date="2026-10-06T10:10:48Z">
            <w:rPr>
              <w:rStyle w:val="affff8"/>
              <w:rFonts w:hint="cs"/>
              <w:rtl/>
            </w:rPr>
          </w:rPrChange>
        </w:rPr>
        <w:t xml:space="preserve">, </w:t>
      </w:r>
      <w:r w:rsidRPr="007750DB">
        <w:rPr>
          <w:rStyle w:val="HesberMishna"/>
          <w:rtl/>
          <w:rPrChange w:id="20033" w:author="קלוד" w:date="2026-10-06T10:10:48Z">
            <w:rPr>
              <w:rStyle w:val="affff8"/>
              <w:rtl/>
            </w:rPr>
          </w:rPrChange>
        </w:rPr>
        <w:t>בת בנה</w:t>
      </w:r>
      <w:r>
        <w:rPr>
          <w:rFonts w:hint="cs"/>
          <w:rtl/>
        </w:rPr>
        <w:tab/>
      </w:r>
    </w:p>
    <w:p w14:paraId="4C548AB2" w14:textId="4F9B96D2" w:rsidR="000521C0" w:rsidRPr="00D401C9" w:rsidRDefault="000521C0" w:rsidP="005251B7">
      <w:pPr>
        <w:pStyle w:val="affc"/>
        <w:rPr>
          <w:rtl/>
        </w:rPr>
      </w:pPr>
      <w:r w:rsidRPr="00D401C9">
        <w:rPr>
          <w:rtl/>
        </w:rPr>
        <w:t>-</w:t>
      </w:r>
      <w:r w:rsidR="005251B7" w:rsidRPr="005251B7">
        <w:rPr>
          <w:rStyle w:val="affffa"/>
          <w:rFonts w:hint="cs"/>
          <w:rtl/>
        </w:rPr>
        <w:t>ת''ק</w:t>
      </w:r>
      <w:r w:rsidR="005251B7">
        <w:rPr>
          <w:rFonts w:hint="cs"/>
          <w:rtl/>
        </w:rPr>
        <w:t xml:space="preserve"> </w:t>
      </w:r>
      <w:r w:rsidRPr="00D401C9">
        <w:rPr>
          <w:rtl/>
        </w:rPr>
        <w:t xml:space="preserve">חולצות ולא מתייבמות, </w:t>
      </w:r>
      <w:r w:rsidR="00A12688" w:rsidRPr="004F79D6">
        <w:rPr>
          <w:rStyle w:val="affffa"/>
          <w:rtl/>
        </w:rPr>
        <w:tab/>
      </w:r>
      <w:r w:rsidR="00A12688" w:rsidRPr="004F79D6">
        <w:rPr>
          <w:rStyle w:val="affffa"/>
          <w:rFonts w:hint="cs"/>
          <w:rtl/>
        </w:rPr>
        <w:t xml:space="preserve"> </w:t>
      </w:r>
      <w:r w:rsidRPr="004F79D6">
        <w:rPr>
          <w:rStyle w:val="affffa"/>
          <w:rtl/>
        </w:rPr>
        <w:t>ר"ש</w:t>
      </w:r>
      <w:r w:rsidR="00A12688" w:rsidRPr="004F79D6">
        <w:rPr>
          <w:rStyle w:val="affffa"/>
          <w:rFonts w:hint="cs"/>
          <w:rtl/>
        </w:rPr>
        <w:t>:</w:t>
      </w:r>
      <w:r w:rsidRPr="00D401C9">
        <w:rPr>
          <w:rtl/>
        </w:rPr>
        <w:t xml:space="preserve"> פוטר</w:t>
      </w:r>
      <w:r w:rsidR="00A12688" w:rsidRPr="00A12688">
        <w:rPr>
          <w:rtl/>
        </w:rPr>
        <w:t xml:space="preserve"> </w:t>
      </w:r>
      <w:r w:rsidR="00A12688" w:rsidRPr="005251B7">
        <w:rPr>
          <w:rStyle w:val="affffa"/>
          <w:rtl/>
        </w:rPr>
        <w:t>שתיהן מחליצה וייבום</w:t>
      </w:r>
      <w:r w:rsidR="00A12688">
        <w:rPr>
          <w:rStyle w:val="HesberMishna"/>
          <w:rFonts w:hint="cs"/>
          <w:rtl/>
          <w:rPrChange w:id="20034" w:author="קלוד" w:date="2026-10-06T10:10:48Z">
            <w:rPr>
              <w:rStyle w:val="affff8"/>
              <w:rFonts w:hint="cs"/>
              <w:rtl/>
            </w:rPr>
          </w:rPrChange>
        </w:rPr>
        <w:t>.</w:t>
      </w:r>
    </w:p>
    <w:p w14:paraId="6259BC6F" w14:textId="3B28961C" w:rsidR="000521C0" w:rsidRDefault="000521C0" w:rsidP="000521C0">
      <w:pPr>
        <w:pStyle w:val="affc"/>
        <w:rPr>
          <w:rtl/>
        </w:rPr>
      </w:pPr>
      <w:bookmarkStart w:id="280" w:name="_Toc119172710"/>
      <w:bookmarkStart w:id="281" w:name="_Toc119229798"/>
      <w:r w:rsidRPr="005251B7">
        <w:rPr>
          <w:rStyle w:val="affffc"/>
          <w:rtl/>
        </w:rPr>
        <w:t xml:space="preserve">היתה אחת אסורה עליו </w:t>
      </w:r>
      <w:r w:rsidR="00A12688" w:rsidRPr="005251B7">
        <w:rPr>
          <w:rStyle w:val="affffc"/>
          <w:rFonts w:hint="cs"/>
          <w:rtl/>
        </w:rPr>
        <w:t>ב</w:t>
      </w:r>
      <w:r w:rsidR="00844B87" w:rsidRPr="005251B7">
        <w:rPr>
          <w:rStyle w:val="affffc"/>
          <w:rFonts w:hint="cs"/>
          <w:rtl/>
        </w:rPr>
        <w:t>'</w:t>
      </w:r>
      <w:r w:rsidRPr="005251B7">
        <w:rPr>
          <w:rStyle w:val="affffc"/>
          <w:rtl/>
        </w:rPr>
        <w:t>ערוה</w:t>
      </w:r>
      <w:r w:rsidR="00844B87" w:rsidRPr="005251B7">
        <w:rPr>
          <w:rStyle w:val="affffc"/>
          <w:rFonts w:hint="cs"/>
          <w:rtl/>
        </w:rPr>
        <w:t>'</w:t>
      </w:r>
      <w:bookmarkEnd w:id="280"/>
      <w:bookmarkEnd w:id="281"/>
      <w:r w:rsidRPr="00C35A2C">
        <w:rPr>
          <w:rtl/>
        </w:rPr>
        <w:t xml:space="preserve"> - אסור בה ומותר באחותה, </w:t>
      </w:r>
    </w:p>
    <w:p w14:paraId="279ED79A" w14:textId="6373E162" w:rsidR="000521C0" w:rsidRPr="00C35A2C" w:rsidRDefault="00844B87" w:rsidP="000521C0">
      <w:pPr>
        <w:pStyle w:val="affc"/>
        <w:rPr>
          <w:rtl/>
        </w:rPr>
      </w:pPr>
      <w:r>
        <w:rPr>
          <w:rFonts w:hint="cs"/>
          <w:rtl/>
        </w:rPr>
        <w:t>'</w:t>
      </w:r>
      <w:r w:rsidR="000521C0" w:rsidRPr="00C35A2C">
        <w:rPr>
          <w:rtl/>
        </w:rPr>
        <w:t>מצוה</w:t>
      </w:r>
      <w:r>
        <w:rPr>
          <w:rFonts w:hint="cs"/>
          <w:rtl/>
        </w:rPr>
        <w:t>'</w:t>
      </w:r>
      <w:r w:rsidR="000521C0" w:rsidRPr="00C35A2C">
        <w:rPr>
          <w:rtl/>
        </w:rPr>
        <w:t xml:space="preserve"> או </w:t>
      </w:r>
      <w:r>
        <w:rPr>
          <w:rFonts w:hint="cs"/>
          <w:rtl/>
        </w:rPr>
        <w:t>'</w:t>
      </w:r>
      <w:r w:rsidR="000521C0" w:rsidRPr="00C35A2C">
        <w:rPr>
          <w:rtl/>
        </w:rPr>
        <w:t>קדושה</w:t>
      </w:r>
      <w:r>
        <w:rPr>
          <w:rFonts w:hint="cs"/>
          <w:rtl/>
        </w:rPr>
        <w:t>'</w:t>
      </w:r>
      <w:r w:rsidR="000521C0" w:rsidRPr="00C35A2C">
        <w:rPr>
          <w:rtl/>
        </w:rPr>
        <w:t xml:space="preserve"> - חולצות ולא מתייבמות.</w:t>
      </w:r>
    </w:p>
    <w:p w14:paraId="5AE8850F" w14:textId="662C6FB6" w:rsidR="00A12688" w:rsidRDefault="00A12688" w:rsidP="00A12688">
      <w:pPr>
        <w:rPr>
          <w:rtl/>
        </w:rPr>
      </w:pPr>
      <w:r w:rsidRPr="007750DB">
        <w:rPr>
          <w:rStyle w:val="affff5"/>
          <w:rFonts w:hint="eastAsia"/>
          <w:rtl/>
        </w:rPr>
        <w:t>טעם</w:t>
      </w:r>
      <w:r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ר</w:t>
      </w:r>
      <w:r w:rsidRPr="007750DB">
        <w:rPr>
          <w:rStyle w:val="affff5"/>
          <w:rtl/>
        </w:rPr>
        <w:t>"ש:</w:t>
      </w:r>
      <w:r>
        <w:rPr>
          <w:rFonts w:hint="cs"/>
          <w:rtl/>
        </w:rPr>
        <w:t xml:space="preserve"> </w:t>
      </w:r>
      <w:r w:rsidR="000521C0" w:rsidRPr="007750DB">
        <w:rPr>
          <w:rtl/>
        </w:rPr>
        <w:t>'ו</w:t>
      </w:r>
      <w:r w:rsidR="000521C0" w:rsidRPr="00AD1A41">
        <w:rPr>
          <w:rStyle w:val="affff1"/>
          <w:rtl/>
        </w:rPr>
        <w:t>אשה אל אחותה לא תקח</w:t>
      </w:r>
      <w:r>
        <w:rPr>
          <w:rStyle w:val="affff1"/>
          <w:rFonts w:hint="cs"/>
          <w:rtl/>
        </w:rPr>
        <w:t>,</w:t>
      </w:r>
      <w:r w:rsidR="000521C0" w:rsidRPr="00AD1A41">
        <w:rPr>
          <w:rStyle w:val="affff1"/>
          <w:rtl/>
        </w:rPr>
        <w:t xml:space="preserve"> לצרור</w:t>
      </w:r>
      <w:r w:rsidR="000521C0" w:rsidRPr="00AD1A41">
        <w:rPr>
          <w:rStyle w:val="affff1"/>
          <w:rFonts w:hint="cs"/>
          <w:rtl/>
        </w:rPr>
        <w:t>'</w:t>
      </w:r>
      <w:r w:rsidR="000521C0" w:rsidRPr="00C35A2C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0521C0" w:rsidRPr="00C35A2C">
        <w:rPr>
          <w:rtl/>
        </w:rPr>
        <w:t>בשעה שנעשו צרות</w:t>
      </w:r>
      <w:r>
        <w:rPr>
          <w:rFonts w:hint="cs"/>
          <w:rtl/>
        </w:rPr>
        <w:t>,</w:t>
      </w:r>
      <w:r w:rsidR="000521C0" w:rsidRPr="00C35A2C">
        <w:rPr>
          <w:rtl/>
        </w:rPr>
        <w:t xml:space="preserve">  </w:t>
      </w:r>
    </w:p>
    <w:p w14:paraId="1145ED55" w14:textId="49ACFF34" w:rsidR="000521C0" w:rsidRPr="00C35A2C" w:rsidRDefault="000521C0" w:rsidP="007750DB">
      <w:pPr>
        <w:ind w:left="452" w:firstLine="113"/>
        <w:rPr>
          <w:rtl/>
        </w:rPr>
      </w:pPr>
      <w:r w:rsidRPr="00C35A2C">
        <w:rPr>
          <w:rtl/>
        </w:rPr>
        <w:t xml:space="preserve">לא יהא לך ליקוחין </w:t>
      </w:r>
      <w:r>
        <w:rPr>
          <w:rtl/>
        </w:rPr>
        <w:t>אף</w:t>
      </w:r>
      <w:r w:rsidRPr="00C35A2C">
        <w:rPr>
          <w:rtl/>
        </w:rPr>
        <w:t xml:space="preserve"> באחת.</w:t>
      </w:r>
    </w:p>
    <w:p w14:paraId="42AE7E31" w14:textId="48C0E4A8" w:rsidR="000521C0" w:rsidRPr="00C35A2C" w:rsidRDefault="000521C0" w:rsidP="000521C0">
      <w:pPr>
        <w:pStyle w:val="afff4"/>
        <w:rPr>
          <w:rtl/>
        </w:rPr>
      </w:pPr>
      <w:ins w:id="9839" w:author="מספור קטעי משנה" w:date="2026-10-06T06:45:58Z">
        <w:r>
          <w:rPr>
            <w:rStyle w:val="MisparKeta"/>
          </w:rPr>
          <w:t xml:space="preserve">ד. </w:t>
        </w:r>
      </w:ins>
      <w:bookmarkStart w:id="282" w:name="_Toc119172711"/>
      <w:bookmarkStart w:id="283" w:name="_Toc119229799"/>
      <w:r w:rsidRPr="00C35A2C">
        <w:rPr>
          <w:rtl/>
        </w:rPr>
        <w:t xml:space="preserve">היתה אחת מהן </w:t>
      </w:r>
      <w:r w:rsidR="00A12688">
        <w:rPr>
          <w:rFonts w:hint="cs"/>
          <w:rtl/>
        </w:rPr>
        <w:t xml:space="preserve">ערוה על האחד </w:t>
      </w:r>
      <w:r w:rsidR="00A35FD9">
        <w:rPr>
          <w:rFonts w:hint="cs"/>
          <w:rtl/>
        </w:rPr>
        <w:t>אסור בה ומותר באחותה</w:t>
      </w:r>
      <w:r w:rsidRPr="00C35A2C">
        <w:rPr>
          <w:rtl/>
        </w:rPr>
        <w:t>.</w:t>
      </w:r>
      <w:bookmarkEnd w:id="282"/>
      <w:bookmarkEnd w:id="283"/>
    </w:p>
    <w:p w14:paraId="72E9EB12" w14:textId="77777777" w:rsidR="00A2374B" w:rsidRDefault="00A12688" w:rsidP="007750DB">
      <w:pPr>
        <w:rPr>
          <w:rStyle w:val="affff8"/>
          <w:rtl/>
        </w:rPr>
      </w:pPr>
      <w:r>
        <w:rPr>
          <w:rStyle w:val="affff5"/>
          <w:rFonts w:hint="cs"/>
          <w:rtl/>
        </w:rPr>
        <w:t xml:space="preserve">החידוש - </w:t>
      </w:r>
      <w:r w:rsidR="000521C0" w:rsidRPr="009F1502">
        <w:rPr>
          <w:rStyle w:val="affff5"/>
          <w:rFonts w:hint="cs"/>
          <w:rtl/>
        </w:rPr>
        <w:t>לר</w:t>
      </w:r>
      <w:r w:rsidR="000521C0" w:rsidRPr="009F1502">
        <w:rPr>
          <w:rStyle w:val="affff5"/>
          <w:rtl/>
        </w:rPr>
        <w:t>"</w:t>
      </w:r>
      <w:r w:rsidR="000521C0" w:rsidRPr="009F1502">
        <w:rPr>
          <w:rStyle w:val="affff5"/>
          <w:rFonts w:hint="cs"/>
          <w:rtl/>
        </w:rPr>
        <w:t>ש</w:t>
      </w:r>
      <w:r>
        <w:rPr>
          <w:rStyle w:val="affff5"/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0521C0">
        <w:rPr>
          <w:rFonts w:hint="cs"/>
          <w:rtl/>
        </w:rPr>
        <w:t>אף</w:t>
      </w:r>
      <w:r>
        <w:rPr>
          <w:rFonts w:hint="cs"/>
          <w:rtl/>
        </w:rPr>
        <w:t xml:space="preserve"> שבעלמא</w:t>
      </w:r>
      <w:r w:rsidRPr="007750DB">
        <w:rPr>
          <w:rStyle w:val="affff8"/>
          <w:rtl/>
        </w:rPr>
        <w:t xml:space="preserve"> אחיות בלי ערוה</w:t>
      </w:r>
      <w:r>
        <w:rPr>
          <w:rFonts w:hint="cs"/>
          <w:rtl/>
        </w:rPr>
        <w:t xml:space="preserve"> הם </w:t>
      </w:r>
      <w:r w:rsidR="000521C0">
        <w:rPr>
          <w:rFonts w:hint="cs"/>
          <w:rtl/>
        </w:rPr>
        <w:t xml:space="preserve">ערוה </w:t>
      </w:r>
      <w:r w:rsidR="000521C0" w:rsidRPr="00D1637C">
        <w:rPr>
          <w:rFonts w:cs="PFT_Frank" w:hint="eastAsia"/>
          <w:b/>
          <w:bCs/>
          <w:szCs w:val="14"/>
          <w:rtl/>
        </w:rPr>
        <w:t>דאורייתא</w:t>
      </w:r>
      <w:r w:rsidRPr="007750DB">
        <w:rPr>
          <w:rStyle w:val="affff8"/>
          <w:rtl/>
        </w:rPr>
        <w:t xml:space="preserve"> </w:t>
      </w:r>
    </w:p>
    <w:p w14:paraId="1F2FF29E" w14:textId="5FDE6C34" w:rsidR="000521C0" w:rsidRPr="00C35A2C" w:rsidRDefault="00A12688" w:rsidP="00A2374B">
      <w:pPr>
        <w:ind w:left="452" w:firstLine="113"/>
        <w:rPr>
          <w:rtl/>
        </w:rPr>
      </w:pPr>
      <w:r w:rsidRPr="007750DB">
        <w:rPr>
          <w:rStyle w:val="affff8"/>
          <w:rtl/>
        </w:rPr>
        <w:t>ד</w:t>
      </w:r>
      <w:r>
        <w:rPr>
          <w:rStyle w:val="affff8"/>
          <w:rFonts w:hint="cs"/>
          <w:rtl/>
        </w:rPr>
        <w:t>'</w:t>
      </w:r>
      <w:r w:rsidRPr="007750DB">
        <w:rPr>
          <w:rStyle w:val="affff8"/>
          <w:rFonts w:hint="eastAsia"/>
          <w:rtl/>
        </w:rPr>
        <w:t>אשת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אח</w:t>
      </w:r>
      <w:r>
        <w:rPr>
          <w:rStyle w:val="affff8"/>
          <w:rFonts w:hint="cs"/>
          <w:rtl/>
        </w:rPr>
        <w:t>'</w:t>
      </w:r>
      <w:r w:rsidRPr="00A12688">
        <w:rPr>
          <w:rStyle w:val="affff8"/>
          <w:rFonts w:hint="cs"/>
          <w:rtl/>
        </w:rPr>
        <w:t>,</w:t>
      </w:r>
      <w:r w:rsidRPr="007750DB">
        <w:rPr>
          <w:rStyle w:val="affff8"/>
          <w:rtl/>
        </w:rPr>
        <w:t xml:space="preserve"> ול</w:t>
      </w:r>
      <w:r w:rsidRPr="007750DB">
        <w:rPr>
          <w:rStyle w:val="affff8"/>
          <w:rFonts w:hint="eastAsia"/>
          <w:rtl/>
        </w:rPr>
        <w:t>א</w:t>
      </w:r>
      <w:r w:rsidRPr="007750DB">
        <w:rPr>
          <w:rStyle w:val="affff8"/>
          <w:rtl/>
        </w:rPr>
        <w:t xml:space="preserve"> רק </w:t>
      </w:r>
      <w:r>
        <w:rPr>
          <w:rStyle w:val="affff8"/>
          <w:rFonts w:hint="cs"/>
          <w:rtl/>
        </w:rPr>
        <w:t>'</w:t>
      </w:r>
      <w:r w:rsidRPr="007750DB">
        <w:rPr>
          <w:rStyle w:val="affff8"/>
          <w:rFonts w:hint="eastAsia"/>
          <w:rtl/>
        </w:rPr>
        <w:t>אחות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זקוקה</w:t>
      </w:r>
      <w:r>
        <w:rPr>
          <w:rStyle w:val="affff8"/>
          <w:rFonts w:hint="cs"/>
          <w:rtl/>
        </w:rPr>
        <w:t>'</w:t>
      </w:r>
      <w:r>
        <w:rPr>
          <w:rFonts w:hint="cs"/>
          <w:rtl/>
        </w:rPr>
        <w:t xml:space="preserve"> </w:t>
      </w:r>
      <w:r w:rsidR="000521C0" w:rsidRPr="00C35A2C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0521C0" w:rsidRPr="00C35A2C">
        <w:rPr>
          <w:rFonts w:hint="cs"/>
          <w:rtl/>
        </w:rPr>
        <w:t xml:space="preserve">לא גזר </w:t>
      </w:r>
      <w:r>
        <w:rPr>
          <w:rFonts w:hint="cs"/>
          <w:rtl/>
        </w:rPr>
        <w:t xml:space="preserve">כאן </w:t>
      </w:r>
      <w:r w:rsidR="000521C0" w:rsidRPr="00C35A2C">
        <w:rPr>
          <w:rFonts w:hint="cs"/>
          <w:rtl/>
        </w:rPr>
        <w:t>משום</w:t>
      </w:r>
      <w:r>
        <w:rPr>
          <w:rFonts w:hint="cs"/>
          <w:rtl/>
        </w:rPr>
        <w:t xml:space="preserve"> זה.</w:t>
      </w:r>
    </w:p>
    <w:p w14:paraId="0D7B542B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כט.</w:t>
      </w:r>
    </w:p>
    <w:p w14:paraId="4F58B503" w14:textId="6ADA5BE0" w:rsidR="000521C0" w:rsidRPr="00C35A2C" w:rsidRDefault="000521C0" w:rsidP="000521C0">
      <w:pPr>
        <w:pStyle w:val="afff4"/>
        <w:rPr>
          <w:rtl/>
        </w:rPr>
      </w:pPr>
      <w:ins w:id="9840" w:author="מספור קטעי משנה" w:date="2026-10-06T06:45:58Z">
        <w:r>
          <w:rPr>
            <w:rStyle w:val="MisparKeta"/>
          </w:rPr>
          <w:t xml:space="preserve">ז. </w:t>
        </w:r>
      </w:ins>
      <w:bookmarkStart w:id="284" w:name="_Toc119172712"/>
      <w:bookmarkStart w:id="285" w:name="_Toc119229800"/>
      <w:r w:rsidRPr="00C35A2C">
        <w:rPr>
          <w:rtl/>
        </w:rPr>
        <w:t xml:space="preserve">איסור מצוה </w:t>
      </w:r>
      <w:r w:rsidR="00A12688">
        <w:rPr>
          <w:rFonts w:hint="cs"/>
          <w:rtl/>
        </w:rPr>
        <w:t>וקדושה, חולצות ולא מתייבמות</w:t>
      </w:r>
      <w:r w:rsidRPr="00C35A2C">
        <w:rPr>
          <w:rtl/>
        </w:rPr>
        <w:t>.</w:t>
      </w:r>
      <w:bookmarkEnd w:id="284"/>
      <w:bookmarkEnd w:id="285"/>
    </w:p>
    <w:p w14:paraId="19250132" w14:textId="445A0001" w:rsidR="000521C0" w:rsidRPr="00C35A2C" w:rsidRDefault="00A12688" w:rsidP="000521C0">
      <w:pPr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אפי</w:t>
      </w:r>
      <w:r w:rsidRPr="007750DB">
        <w:rPr>
          <w:rStyle w:val="affff5"/>
          <w:rtl/>
        </w:rPr>
        <w:t>'</w:t>
      </w:r>
      <w:r w:rsidRPr="00B343FF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0521C0" w:rsidRPr="009F1502">
        <w:rPr>
          <w:rStyle w:val="affff5"/>
          <w:rFonts w:hint="cs"/>
          <w:rtl/>
        </w:rPr>
        <w:t>ר</w:t>
      </w:r>
      <w:r w:rsidR="000521C0" w:rsidRPr="009F1502">
        <w:rPr>
          <w:rStyle w:val="affff5"/>
          <w:rtl/>
        </w:rPr>
        <w:t>"</w:t>
      </w:r>
      <w:r w:rsidR="000521C0" w:rsidRPr="009F1502">
        <w:rPr>
          <w:rStyle w:val="affff5"/>
          <w:rFonts w:hint="cs"/>
          <w:rtl/>
        </w:rPr>
        <w:t>ש</w:t>
      </w:r>
      <w:r w:rsidR="000521C0" w:rsidRPr="009F1502">
        <w:rPr>
          <w:rStyle w:val="affff5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שפטורות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 w:hint="cs"/>
          <w:sz w:val="32"/>
          <w:rtl/>
        </w:rPr>
        <w:t xml:space="preserve">- </w:t>
      </w:r>
      <w:r w:rsidR="000521C0" w:rsidRPr="00C35A2C">
        <w:rPr>
          <w:rFonts w:ascii="FontbitDavid" w:hAnsi="FontbitDavid"/>
          <w:sz w:val="32"/>
          <w:rtl/>
        </w:rPr>
        <w:t xml:space="preserve">גזירה משום 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מצוה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 xml:space="preserve"> דעלמא</w:t>
      </w:r>
      <w:r>
        <w:rPr>
          <w:rFonts w:ascii="FontbitDavid" w:hAnsi="FontbitDavid" w:hint="cs"/>
          <w:sz w:val="32"/>
          <w:rtl/>
        </w:rPr>
        <w:t xml:space="preserve"> </w:t>
      </w:r>
      <w:r w:rsidRPr="007750DB">
        <w:rPr>
          <w:rStyle w:val="affff8"/>
          <w:rFonts w:hint="eastAsia"/>
          <w:rtl/>
        </w:rPr>
        <w:t>שיפטרוה</w:t>
      </w:r>
      <w:r>
        <w:rPr>
          <w:rFonts w:ascii="FontbitDavid" w:hAnsi="FontbitDavid" w:hint="cs"/>
          <w:sz w:val="32"/>
          <w:rtl/>
        </w:rPr>
        <w:t>,</w:t>
      </w:r>
    </w:p>
    <w:p w14:paraId="6FFDDFCA" w14:textId="548A8199" w:rsidR="00A12688" w:rsidRDefault="000521C0" w:rsidP="000521C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A1268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גזרו</w:t>
      </w:r>
      <w:r w:rsidR="00A12688">
        <w:rPr>
          <w:rFonts w:ascii="FontbitDavid" w:hAnsi="FontbitDavid" w:hint="cs"/>
          <w:sz w:val="32"/>
          <w:rtl/>
        </w:rPr>
        <w:t xml:space="preserve"> אף </w:t>
      </w:r>
      <w:r w:rsidR="00A12688" w:rsidRPr="007750DB">
        <w:rPr>
          <w:rFonts w:hint="eastAsia"/>
          <w:rtl/>
        </w:rPr>
        <w:t>ב</w:t>
      </w:r>
      <w:r w:rsidRPr="007750DB">
        <w:rPr>
          <w:rFonts w:hint="eastAsia"/>
          <w:rtl/>
        </w:rPr>
        <w:t>אחותה</w:t>
      </w:r>
      <w:r w:rsidRPr="007750DB">
        <w:rPr>
          <w:rStyle w:val="affff8"/>
          <w:rtl/>
        </w:rPr>
        <w:t xml:space="preserve"> </w:t>
      </w:r>
      <w:r w:rsidR="00A12688" w:rsidRPr="007750DB">
        <w:rPr>
          <w:rStyle w:val="affff8"/>
          <w:rFonts w:hint="eastAsia"/>
          <w:rtl/>
        </w:rPr>
        <w:t>חליצה</w:t>
      </w:r>
      <w:r w:rsidR="00A12688" w:rsidRPr="007750DB">
        <w:rPr>
          <w:rStyle w:val="affff8"/>
          <w:rtl/>
        </w:rPr>
        <w:t xml:space="preserve"> </w:t>
      </w:r>
      <w:r w:rsidR="00A12688">
        <w:rPr>
          <w:rFonts w:ascii="FontbitDavid" w:hAnsi="FontbitDavid" w:hint="cs"/>
          <w:sz w:val="32"/>
          <w:rtl/>
        </w:rPr>
        <w:t>אטו היא,</w:t>
      </w:r>
    </w:p>
    <w:p w14:paraId="3F04E154" w14:textId="6AE17E1A" w:rsidR="000521C0" w:rsidRDefault="000521C0" w:rsidP="00F21B37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ו</w:t>
      </w:r>
      <w:r w:rsidRPr="00D1637C">
        <w:rPr>
          <w:rFonts w:cs="PFT_Frank" w:hint="eastAsia"/>
          <w:b/>
          <w:bCs/>
          <w:szCs w:val="14"/>
          <w:rtl/>
        </w:rPr>
        <w:t>בערוה</w:t>
      </w:r>
      <w:r w:rsidRPr="00C35A2C">
        <w:rPr>
          <w:rFonts w:hint="cs"/>
          <w:rtl/>
        </w:rPr>
        <w:t xml:space="preserve"> לא גזר</w:t>
      </w:r>
      <w:r w:rsidR="00A12688">
        <w:rPr>
          <w:rFonts w:hint="cs"/>
          <w:rtl/>
        </w:rPr>
        <w:t>נו בה</w:t>
      </w:r>
      <w:r w:rsidRPr="007750DB">
        <w:rPr>
          <w:rStyle w:val="affff8"/>
          <w:rtl/>
        </w:rPr>
        <w:t xml:space="preserve"> </w:t>
      </w:r>
      <w:r w:rsidR="00A12688" w:rsidRPr="007750DB">
        <w:rPr>
          <w:rStyle w:val="affff8"/>
          <w:rFonts w:hint="eastAsia"/>
          <w:rtl/>
        </w:rPr>
        <w:t>חליצה</w:t>
      </w:r>
      <w:r w:rsidR="00A12688">
        <w:rPr>
          <w:rFonts w:hint="cs"/>
          <w:rtl/>
        </w:rPr>
        <w:t xml:space="preserve"> משום אחותה - </w:t>
      </w:r>
      <w:r>
        <w:rPr>
          <w:rFonts w:hint="cs"/>
          <w:rtl/>
        </w:rPr>
        <w:t>שאנשים יודעים</w:t>
      </w:r>
    </w:p>
    <w:p w14:paraId="095B1A3F" w14:textId="77777777" w:rsidR="00F21B37" w:rsidRPr="00C35A2C" w:rsidRDefault="00F21B37" w:rsidP="00F21B37">
      <w:pPr>
        <w:pStyle w:val="aff2"/>
        <w:rPr>
          <w:rtl/>
        </w:rPr>
      </w:pPr>
      <w:r w:rsidRPr="00615A60">
        <w:rPr>
          <w:rFonts w:hint="cs"/>
          <w:rtl/>
        </w:rPr>
        <w:t>׹</w:t>
      </w:r>
    </w:p>
    <w:p>
      <w:pPr>
        <w:pStyle w:val="MishnaBatzad"/>
        <w:rPr>
          <w:ins w:id="20429" w:author="קלוד" w:date="2026-10-06T10:10:48Z"/>
        </w:rPr>
      </w:pPr>
      <w:ins w:id="20428" w:author="קלוד" w:date="2026-10-06T10:10:48Z">
        <w:r>
          <w:t xml:space="preserve">משנה ה</w:t>
        </w:r>
      </w:ins>
    </w:p>
    <w:p w14:paraId="39452EC7" w14:textId="144D6A94" w:rsidR="000521C0" w:rsidRDefault="000521C0" w:rsidP="005251B7">
      <w:pPr>
        <w:pStyle w:val="affc"/>
        <w:jc w:val="center"/>
        <w:rPr>
          <w:rtl/>
        </w:rPr>
      </w:pPr>
      <w:bookmarkStart w:id="286" w:name="_Toc119172713"/>
      <w:bookmarkStart w:id="287" w:name="_Toc119229801"/>
      <w:r w:rsidRPr="005251B7">
        <w:rPr>
          <w:rStyle w:val="affffc"/>
          <w:rtl/>
        </w:rPr>
        <w:t xml:space="preserve">שלשה אחין, </w:t>
      </w:r>
      <w:r w:rsidR="00B343FF" w:rsidRPr="005251B7">
        <w:rPr>
          <w:rStyle w:val="affffc"/>
          <w:rFonts w:hint="cs"/>
          <w:rtl/>
        </w:rPr>
        <w:t>ב'</w:t>
      </w:r>
      <w:r w:rsidRPr="005251B7">
        <w:rPr>
          <w:rStyle w:val="affffc"/>
          <w:rtl/>
        </w:rPr>
        <w:t xml:space="preserve"> נשואים </w:t>
      </w:r>
      <w:r w:rsidR="00B343FF" w:rsidRPr="005251B7">
        <w:rPr>
          <w:rStyle w:val="affffc"/>
          <w:rFonts w:hint="cs"/>
          <w:rtl/>
        </w:rPr>
        <w:t>ב'</w:t>
      </w:r>
      <w:r w:rsidRPr="005251B7">
        <w:rPr>
          <w:rStyle w:val="affffc"/>
          <w:rtl/>
        </w:rPr>
        <w:t xml:space="preserve"> אחיות ואחד מופנה</w:t>
      </w:r>
      <w:bookmarkEnd w:id="286"/>
      <w:bookmarkEnd w:id="287"/>
      <w:r w:rsidRPr="00C35A2C">
        <w:rPr>
          <w:rtl/>
        </w:rPr>
        <w:t>,</w:t>
      </w:r>
    </w:p>
    <w:p w14:paraId="2E206B46" w14:textId="521B143B" w:rsidR="000521C0" w:rsidRDefault="000521C0" w:rsidP="007750DB">
      <w:pPr>
        <w:pStyle w:val="affc"/>
        <w:rPr>
          <w:rtl/>
        </w:rPr>
      </w:pPr>
      <w:r w:rsidRPr="00C35A2C">
        <w:rPr>
          <w:rtl/>
        </w:rPr>
        <w:t>מת אחד מבעלי אחיות ועשה בה מופנה מאמר, ומת השני</w:t>
      </w:r>
      <w:r w:rsidR="00B343FF">
        <w:rPr>
          <w:rFonts w:hint="cs"/>
          <w:rtl/>
        </w:rPr>
        <w:t>,</w:t>
      </w:r>
    </w:p>
    <w:p w14:paraId="2CC0343F" w14:textId="40375F4B" w:rsidR="000521C0" w:rsidRPr="00C35A2C" w:rsidRDefault="000521C0" w:rsidP="000521C0">
      <w:pPr>
        <w:pStyle w:val="affc"/>
        <w:rPr>
          <w:rtl/>
        </w:rPr>
      </w:pPr>
      <w:r w:rsidRPr="004F79D6">
        <w:rPr>
          <w:rStyle w:val="affffa"/>
          <w:rtl/>
        </w:rPr>
        <w:t>ב</w:t>
      </w:r>
      <w:r w:rsidR="00B343FF" w:rsidRPr="004F79D6">
        <w:rPr>
          <w:rStyle w:val="affffa"/>
          <w:rFonts w:hint="cs"/>
          <w:rtl/>
        </w:rPr>
        <w:t>"</w:t>
      </w:r>
      <w:r w:rsidRPr="004F79D6">
        <w:rPr>
          <w:rStyle w:val="affffa"/>
          <w:rtl/>
        </w:rPr>
        <w:t>ש:</w:t>
      </w:r>
      <w:r w:rsidRPr="00D401C9">
        <w:rPr>
          <w:rStyle w:val="affffa"/>
          <w:rtl/>
        </w:rPr>
        <w:t xml:space="preserve"> </w:t>
      </w:r>
      <w:r w:rsidRPr="00C35A2C">
        <w:rPr>
          <w:rtl/>
        </w:rPr>
        <w:t>אשתו עמו, ו</w:t>
      </w:r>
      <w:r w:rsidR="00844B87">
        <w:rPr>
          <w:rFonts w:hint="cs"/>
          <w:rtl/>
        </w:rPr>
        <w:t>הל</w:t>
      </w:r>
      <w:r w:rsidRPr="00C35A2C">
        <w:rPr>
          <w:rtl/>
        </w:rPr>
        <w:t xml:space="preserve">זו תצא משום </w:t>
      </w:r>
      <w:r w:rsidR="00B343FF">
        <w:rPr>
          <w:rFonts w:hint="cs"/>
          <w:rtl/>
        </w:rPr>
        <w:t>'</w:t>
      </w:r>
      <w:r w:rsidRPr="00C35A2C">
        <w:rPr>
          <w:rtl/>
        </w:rPr>
        <w:t>אחות אשה</w:t>
      </w:r>
      <w:r w:rsidR="00B343FF">
        <w:rPr>
          <w:rFonts w:hint="cs"/>
          <w:rtl/>
        </w:rPr>
        <w:t>',</w:t>
      </w:r>
    </w:p>
    <w:p w14:paraId="64A12A3A" w14:textId="557915CE" w:rsidR="000521C0" w:rsidRDefault="000521C0" w:rsidP="000521C0">
      <w:pPr>
        <w:pStyle w:val="affc"/>
        <w:rPr>
          <w:rtl/>
        </w:rPr>
      </w:pPr>
      <w:r w:rsidRPr="004F79D6">
        <w:rPr>
          <w:rStyle w:val="affffa"/>
          <w:rtl/>
        </w:rPr>
        <w:t>ב"ה:</w:t>
      </w:r>
      <w:r w:rsidRPr="00C35A2C">
        <w:rPr>
          <w:rtl/>
        </w:rPr>
        <w:t xml:space="preserve"> מוציא אשתו בגט וחליצה, ואשת אחיו בחליצה</w:t>
      </w:r>
      <w:r w:rsidR="00B343FF">
        <w:rPr>
          <w:rFonts w:hint="cs"/>
          <w:rtl/>
        </w:rPr>
        <w:t>.</w:t>
      </w:r>
    </w:p>
    <w:p w14:paraId="15DDEF01" w14:textId="21465D46" w:rsidR="000521C0" w:rsidRPr="00C35A2C" w:rsidRDefault="000521C0" w:rsidP="000521C0">
      <w:pPr>
        <w:pStyle w:val="affc"/>
        <w:rPr>
          <w:rtl/>
        </w:rPr>
      </w:pPr>
      <w:bookmarkStart w:id="288" w:name="_Toc119172714"/>
      <w:bookmarkStart w:id="289" w:name="_Toc119229802"/>
      <w:r w:rsidRPr="005251B7">
        <w:rPr>
          <w:rStyle w:val="affffc"/>
          <w:rtl/>
        </w:rPr>
        <w:lastRenderedPageBreak/>
        <w:t>זו היא שאמרו</w:t>
      </w:r>
      <w:bookmarkEnd w:id="288"/>
      <w:bookmarkEnd w:id="289"/>
      <w:r w:rsidRPr="00C35A2C">
        <w:rPr>
          <w:rtl/>
        </w:rPr>
        <w:t xml:space="preserve">: </w:t>
      </w:r>
      <w:r w:rsidR="00B343FF">
        <w:rPr>
          <w:rFonts w:hint="cs"/>
          <w:rtl/>
        </w:rPr>
        <w:t>'</w:t>
      </w:r>
      <w:r w:rsidRPr="00C35A2C">
        <w:rPr>
          <w:rtl/>
        </w:rPr>
        <w:t>אוי לו על אשתו, ואוי לו על אשת אחיו</w:t>
      </w:r>
      <w:r w:rsidR="00B343FF">
        <w:rPr>
          <w:rFonts w:hint="cs"/>
          <w:rtl/>
        </w:rPr>
        <w:t>'</w:t>
      </w:r>
      <w:r w:rsidRPr="00C35A2C">
        <w:rPr>
          <w:rtl/>
        </w:rPr>
        <w:t>.</w:t>
      </w:r>
    </w:p>
    <w:p w14:paraId="2A05C9A9" w14:textId="57508725" w:rsidR="00B343FF" w:rsidRPr="00CF5119" w:rsidRDefault="000521C0" w:rsidP="00CF5119">
      <w:pPr>
        <w:rPr>
          <w:rStyle w:val="affff5"/>
          <w:rFonts w:cs="FrankRuehl"/>
          <w:bCs w:val="0"/>
          <w:spacing w:val="0"/>
          <w:szCs w:val="18"/>
          <w:rtl/>
        </w:rPr>
      </w:pPr>
      <w:bookmarkStart w:id="290" w:name="_Toc119172715"/>
      <w:bookmarkStart w:id="291" w:name="_Toc119229803"/>
      <w:r w:rsidRPr="000168DF">
        <w:rPr>
          <w:rStyle w:val="afff5"/>
          <w:rtl/>
        </w:rPr>
        <w:t>זו</w:t>
      </w:r>
      <w:r w:rsidR="00B343FF">
        <w:rPr>
          <w:rStyle w:val="afff5"/>
          <w:rFonts w:hint="cs"/>
          <w:rtl/>
        </w:rPr>
        <w:t>.</w:t>
      </w:r>
      <w:bookmarkEnd w:id="290"/>
      <w:bookmarkEnd w:id="291"/>
      <w:r w:rsidRPr="000168DF">
        <w:rPr>
          <w:rStyle w:val="afff5"/>
          <w:rtl/>
        </w:rPr>
        <w:t xml:space="preserve"> </w:t>
      </w:r>
      <w:r>
        <w:rPr>
          <w:rtl/>
        </w:rPr>
        <w:t>למ</w:t>
      </w:r>
      <w:r>
        <w:rPr>
          <w:rFonts w:hint="cs"/>
          <w:rtl/>
        </w:rPr>
        <w:t>ע</w:t>
      </w:r>
      <w:r>
        <w:rPr>
          <w:rtl/>
        </w:rPr>
        <w:t>ט</w:t>
      </w:r>
      <w:r w:rsidRPr="00C35A2C">
        <w:rPr>
          <w:rtl/>
        </w:rPr>
        <w:t xml:space="preserve"> </w:t>
      </w:r>
      <w:r w:rsidRPr="000168DF">
        <w:rPr>
          <w:rStyle w:val="affff5"/>
          <w:rFonts w:hint="cs"/>
          <w:rtl/>
        </w:rPr>
        <w:t>דרי</w:t>
      </w:r>
      <w:r w:rsidR="00B343FF">
        <w:rPr>
          <w:rStyle w:val="affff5"/>
          <w:rFonts w:hint="cs"/>
          <w:rtl/>
        </w:rPr>
        <w:t>"</w:t>
      </w:r>
      <w:r w:rsidRPr="000168DF">
        <w:rPr>
          <w:rStyle w:val="affff5"/>
          <w:rFonts w:hint="cs"/>
          <w:rtl/>
        </w:rPr>
        <w:t>ה</w:t>
      </w:r>
      <w:r w:rsidRPr="00C35A2C">
        <w:rPr>
          <w:rtl/>
        </w:rPr>
        <w:t xml:space="preserve"> </w:t>
      </w:r>
      <w:r w:rsidR="00B343FF" w:rsidRPr="007750DB">
        <w:rPr>
          <w:rStyle w:val="affff8"/>
          <w:rtl/>
        </w:rPr>
        <w:t>[</w:t>
      </w:r>
      <w:r w:rsidR="00B343FF" w:rsidRPr="007750DB">
        <w:rPr>
          <w:rStyle w:val="affff8"/>
          <w:rFonts w:hint="eastAsia"/>
          <w:rtl/>
        </w:rPr>
        <w:t>בפי</w:t>
      </w:r>
      <w:r w:rsidR="00B343FF" w:rsidRPr="007750DB">
        <w:rPr>
          <w:rStyle w:val="affff8"/>
          <w:rtl/>
        </w:rPr>
        <w:t>"ג]</w:t>
      </w:r>
      <w:r w:rsidR="00B343FF">
        <w:rPr>
          <w:rFonts w:hint="cs"/>
          <w:rtl/>
        </w:rPr>
        <w:t xml:space="preserve"> ש</w:t>
      </w:r>
      <w:r w:rsidRPr="00CA571F">
        <w:rPr>
          <w:rtl/>
        </w:rPr>
        <w:t>לא</w:t>
      </w:r>
      <w:r w:rsidR="00844B87">
        <w:rPr>
          <w:rFonts w:hint="cs"/>
          <w:rtl/>
        </w:rPr>
        <w:t xml:space="preserve"> קיי"ל</w:t>
      </w:r>
      <w:r w:rsidR="00B343FF" w:rsidRPr="00C35A2C">
        <w:rPr>
          <w:rtl/>
        </w:rPr>
        <w:t xml:space="preserve"> </w:t>
      </w:r>
      <w:r w:rsidRPr="00CA571F">
        <w:rPr>
          <w:rtl/>
        </w:rPr>
        <w:t>כ</w:t>
      </w:r>
      <w:r>
        <w:rPr>
          <w:rFonts w:hint="cs"/>
          <w:rtl/>
        </w:rPr>
        <w:t>מותו</w:t>
      </w:r>
      <w:r w:rsidRPr="00C35A2C">
        <w:rPr>
          <w:rtl/>
        </w:rPr>
        <w:t xml:space="preserve">, </w:t>
      </w:r>
      <w:r w:rsidRPr="00CA571F">
        <w:rPr>
          <w:rtl/>
        </w:rPr>
        <w:t>אלא</w:t>
      </w:r>
      <w:r w:rsidRPr="00C35A2C">
        <w:rPr>
          <w:rtl/>
        </w:rPr>
        <w:t xml:space="preserve"> </w:t>
      </w:r>
      <w:r w:rsidRPr="00D401C9">
        <w:rPr>
          <w:rStyle w:val="affff5"/>
          <w:rtl/>
        </w:rPr>
        <w:t>כר"ג</w:t>
      </w:r>
      <w:r w:rsidRPr="00C35A2C">
        <w:rPr>
          <w:rtl/>
        </w:rPr>
        <w:t xml:space="preserve"> </w:t>
      </w:r>
      <w:r>
        <w:rPr>
          <w:rFonts w:hint="cs"/>
          <w:rtl/>
        </w:rPr>
        <w:t>או</w:t>
      </w:r>
      <w:r w:rsidRPr="00C35A2C">
        <w:rPr>
          <w:rtl/>
        </w:rPr>
        <w:t xml:space="preserve"> </w:t>
      </w:r>
      <w:r w:rsidRPr="00D401C9">
        <w:rPr>
          <w:rStyle w:val="affff5"/>
          <w:rtl/>
        </w:rPr>
        <w:t>כר"א</w:t>
      </w:r>
      <w:r w:rsidRPr="00C35A2C">
        <w:rPr>
          <w:rtl/>
        </w:rPr>
        <w:t>.</w:t>
      </w:r>
    </w:p>
    <w:p w14:paraId="0FFAB00E" w14:textId="047E753A" w:rsidR="00B343FF" w:rsidRPr="007750DB" w:rsidRDefault="00B343FF" w:rsidP="00615A60">
      <w:pPr>
        <w:pStyle w:val="affff2"/>
        <w:rPr>
          <w:rtl/>
        </w:rPr>
      </w:pPr>
      <w:bookmarkStart w:id="292" w:name="_Toc119172716"/>
      <w:bookmarkStart w:id="293" w:name="_Toc119229804"/>
      <w:r w:rsidRPr="007750DB">
        <w:rPr>
          <w:rFonts w:hint="eastAsia"/>
          <w:rtl/>
        </w:rPr>
        <w:t>מאמר</w:t>
      </w:r>
      <w:r w:rsidRPr="007750DB">
        <w:rPr>
          <w:rtl/>
        </w:rPr>
        <w:t xml:space="preserve"> לבית שמאי אם </w:t>
      </w:r>
      <w:r w:rsidR="00844B87">
        <w:rPr>
          <w:rFonts w:hint="cs"/>
          <w:rtl/>
        </w:rPr>
        <w:t>'</w:t>
      </w:r>
      <w:r w:rsidRPr="007750DB">
        <w:rPr>
          <w:rFonts w:hint="eastAsia"/>
          <w:rtl/>
        </w:rPr>
        <w:t>קנין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גמור</w:t>
      </w:r>
      <w:r w:rsidR="00844B87">
        <w:rPr>
          <w:rFonts w:hint="cs"/>
          <w:rtl/>
        </w:rPr>
        <w:t>'</w:t>
      </w:r>
      <w:bookmarkEnd w:id="292"/>
      <w:bookmarkEnd w:id="293"/>
    </w:p>
    <w:p w14:paraId="399D3FD3" w14:textId="1EC9174E" w:rsidR="00B343FF" w:rsidRDefault="00B343FF" w:rsidP="00B343FF">
      <w:pPr>
        <w:rPr>
          <w:rFonts w:ascii="FontbitDavid" w:hAnsi="FontbitDavid" w:cs="PFT_Frank"/>
          <w:b/>
          <w:bCs/>
          <w:sz w:val="14"/>
          <w:szCs w:val="14"/>
          <w:rtl/>
        </w:rPr>
      </w:pPr>
      <w:r>
        <w:rPr>
          <w:rStyle w:val="affff5"/>
          <w:rFonts w:hint="cs"/>
          <w:rtl/>
        </w:rPr>
        <w:t xml:space="preserve">א. </w:t>
      </w:r>
      <w:r w:rsidR="000521C0" w:rsidRPr="009F1502">
        <w:rPr>
          <w:rStyle w:val="affff5"/>
          <w:rtl/>
        </w:rPr>
        <w:t>ר</w:t>
      </w:r>
      <w:r>
        <w:rPr>
          <w:rStyle w:val="affff5"/>
          <w:rFonts w:hint="cs"/>
          <w:rtl/>
        </w:rPr>
        <w:t>"</w:t>
      </w:r>
      <w:r w:rsidR="000521C0" w:rsidRPr="009F1502">
        <w:rPr>
          <w:rStyle w:val="affff5"/>
          <w:rtl/>
        </w:rPr>
        <w:t>א:</w:t>
      </w:r>
      <w:r w:rsidR="000521C0" w:rsidRPr="00C35A2C">
        <w:rPr>
          <w:rFonts w:ascii="FontbitDavid" w:hAnsi="FontbitDavid"/>
          <w:sz w:val="32"/>
          <w:rtl/>
        </w:rPr>
        <w:t xml:space="preserve"> מאמר </w:t>
      </w:r>
      <w:r w:rsidR="000521C0" w:rsidRPr="009F1502">
        <w:rPr>
          <w:rStyle w:val="affff5"/>
          <w:rtl/>
        </w:rPr>
        <w:t xml:space="preserve">לב"ש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אינו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קנין גמור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להוציא</w:t>
      </w:r>
      <w:r w:rsidRPr="007750DB">
        <w:rPr>
          <w:rStyle w:val="affff8"/>
          <w:rFonts w:hint="eastAsia"/>
          <w:rtl/>
        </w:rPr>
        <w:t>ה</w:t>
      </w:r>
      <w:r w:rsidR="000521C0" w:rsidRPr="007750DB">
        <w:rPr>
          <w:rStyle w:val="affff8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בגט</w:t>
      </w:r>
      <w:r w:rsidRPr="007750DB">
        <w:rPr>
          <w:rStyle w:val="affff8"/>
          <w:rtl/>
        </w:rPr>
        <w:t xml:space="preserve"> בלא חליצה,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</w:p>
    <w:p w14:paraId="695920D0" w14:textId="502EEFD8" w:rsidR="000521C0" w:rsidRPr="007750DB" w:rsidRDefault="000521C0" w:rsidP="007750DB">
      <w:pPr>
        <w:rPr>
          <w:rtl/>
        </w:rPr>
      </w:pPr>
      <w:r w:rsidRPr="00B343FF">
        <w:rPr>
          <w:rtl/>
        </w:rPr>
        <w:t xml:space="preserve">אלא </w:t>
      </w:r>
      <w:r w:rsidR="00B343FF">
        <w:rPr>
          <w:rFonts w:hint="cs"/>
          <w:rtl/>
        </w:rPr>
        <w:t xml:space="preserve">קונה </w:t>
      </w:r>
      <w:r w:rsidRPr="00D1637C">
        <w:rPr>
          <w:rFonts w:cs="PFT_Frank"/>
          <w:b/>
          <w:bCs/>
          <w:szCs w:val="14"/>
          <w:rtl/>
        </w:rPr>
        <w:t>לדחות צרה בלבד</w:t>
      </w:r>
      <w:r w:rsidR="00B343FF" w:rsidRPr="007750DB">
        <w:rPr>
          <w:rStyle w:val="affff8"/>
          <w:rtl/>
        </w:rPr>
        <w:t xml:space="preserve"> </w:t>
      </w:r>
      <w:r w:rsidR="00B343FF">
        <w:rPr>
          <w:rStyle w:val="affff8"/>
          <w:rFonts w:hint="cs"/>
          <w:rtl/>
        </w:rPr>
        <w:t>להוציאה</w:t>
      </w:r>
      <w:r w:rsidR="00B343FF" w:rsidRPr="007750DB">
        <w:rPr>
          <w:rStyle w:val="affff8"/>
          <w:rtl/>
        </w:rPr>
        <w:t xml:space="preserve"> </w:t>
      </w:r>
      <w:r w:rsidR="00B343FF" w:rsidRPr="007750DB">
        <w:rPr>
          <w:rStyle w:val="affff8"/>
          <w:rFonts w:hint="eastAsia"/>
          <w:rtl/>
        </w:rPr>
        <w:t>משום</w:t>
      </w:r>
      <w:r w:rsidR="00B343FF" w:rsidRPr="007750DB">
        <w:rPr>
          <w:rStyle w:val="affff8"/>
          <w:rtl/>
        </w:rPr>
        <w:t xml:space="preserve"> </w:t>
      </w:r>
      <w:r w:rsidR="00B343FF">
        <w:rPr>
          <w:rStyle w:val="affff8"/>
          <w:rFonts w:hint="cs"/>
          <w:rtl/>
        </w:rPr>
        <w:t>'</w:t>
      </w:r>
      <w:r w:rsidR="00B343FF" w:rsidRPr="007750DB">
        <w:rPr>
          <w:rStyle w:val="affff8"/>
          <w:rFonts w:hint="eastAsia"/>
          <w:rtl/>
        </w:rPr>
        <w:t>אחות</w:t>
      </w:r>
      <w:r w:rsidR="00B343FF" w:rsidRPr="007750DB">
        <w:rPr>
          <w:rStyle w:val="affff8"/>
          <w:rtl/>
        </w:rPr>
        <w:t xml:space="preserve"> </w:t>
      </w:r>
      <w:r w:rsidR="00B343FF" w:rsidRPr="007750DB">
        <w:rPr>
          <w:rStyle w:val="affff8"/>
          <w:rFonts w:hint="eastAsia"/>
          <w:rtl/>
        </w:rPr>
        <w:t>אשה</w:t>
      </w:r>
      <w:r w:rsidR="00B343FF">
        <w:rPr>
          <w:rStyle w:val="affff8"/>
          <w:rFonts w:hint="cs"/>
          <w:rtl/>
        </w:rPr>
        <w:t>'</w:t>
      </w:r>
      <w:r w:rsidR="00B343FF" w:rsidRPr="007750DB">
        <w:rPr>
          <w:rStyle w:val="affff8"/>
          <w:rtl/>
        </w:rPr>
        <w:t xml:space="preserve">, </w:t>
      </w:r>
      <w:r w:rsidR="00B343FF">
        <w:rPr>
          <w:rStyle w:val="affff8"/>
          <w:rFonts w:hint="cs"/>
          <w:rtl/>
        </w:rPr>
        <w:t>ש</w:t>
      </w:r>
      <w:r w:rsidR="00B343FF" w:rsidRPr="007750DB">
        <w:rPr>
          <w:rStyle w:val="affff8"/>
          <w:rFonts w:hint="eastAsia"/>
          <w:rtl/>
        </w:rPr>
        <w:t>לא</w:t>
      </w:r>
      <w:r w:rsidR="00B343FF" w:rsidRPr="007750DB">
        <w:rPr>
          <w:rStyle w:val="affff8"/>
          <w:rtl/>
        </w:rPr>
        <w:t xml:space="preserve"> </w:t>
      </w:r>
      <w:r w:rsidR="00B343FF">
        <w:rPr>
          <w:rStyle w:val="affff8"/>
          <w:rFonts w:hint="cs"/>
          <w:rtl/>
        </w:rPr>
        <w:t>ת</w:t>
      </w:r>
      <w:r w:rsidR="00B343FF" w:rsidRPr="007750DB">
        <w:rPr>
          <w:rStyle w:val="affff8"/>
          <w:rFonts w:hint="eastAsia"/>
          <w:rtl/>
        </w:rPr>
        <w:t>אס</w:t>
      </w:r>
      <w:r w:rsidR="00844B87">
        <w:rPr>
          <w:rStyle w:val="affff8"/>
          <w:rFonts w:hint="cs"/>
          <w:rtl/>
        </w:rPr>
        <w:t>ו</w:t>
      </w:r>
      <w:r w:rsidR="00B343FF" w:rsidRPr="007750DB">
        <w:rPr>
          <w:rStyle w:val="affff8"/>
          <w:rFonts w:hint="eastAsia"/>
          <w:rtl/>
        </w:rPr>
        <w:t>ר</w:t>
      </w:r>
      <w:r w:rsidR="00B343FF" w:rsidRPr="007750DB">
        <w:rPr>
          <w:rStyle w:val="affff8"/>
          <w:rtl/>
        </w:rPr>
        <w:t>.</w:t>
      </w:r>
    </w:p>
    <w:p w14:paraId="66A68D52" w14:textId="6E43D5F3" w:rsidR="00B343FF" w:rsidRDefault="00B343FF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ומוכיח:</w:t>
      </w:r>
      <w:r w:rsidR="000521C0" w:rsidRPr="00B07398">
        <w:rPr>
          <w:rStyle w:val="affff5"/>
          <w:rtl/>
        </w:rPr>
        <w:t xml:space="preserve"> </w:t>
      </w:r>
      <w:r w:rsidR="000521C0">
        <w:rPr>
          <w:rStyle w:val="affff5"/>
          <w:rtl/>
        </w:rPr>
        <w:t>ב</w:t>
      </w:r>
      <w:r w:rsidR="000521C0">
        <w:rPr>
          <w:rStyle w:val="affff5"/>
          <w:rFonts w:hint="cs"/>
          <w:rtl/>
        </w:rPr>
        <w:t>"</w:t>
      </w:r>
      <w:r w:rsidR="000521C0">
        <w:rPr>
          <w:rStyle w:val="affff5"/>
          <w:rtl/>
        </w:rPr>
        <w:t>ש</w:t>
      </w:r>
      <w:r w:rsidR="000521C0">
        <w:rPr>
          <w:rFonts w:ascii="FontbitDavid" w:hAnsi="FontbitDavid"/>
          <w:sz w:val="32"/>
          <w:rtl/>
        </w:rPr>
        <w:t xml:space="preserve"> יקיימו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Style w:val="affff8"/>
          <w:rFonts w:hint="cs"/>
          <w:rtl/>
        </w:rPr>
        <w:t>ו</w:t>
      </w:r>
      <w:r w:rsidR="000521C0" w:rsidRPr="00B07398">
        <w:rPr>
          <w:rStyle w:val="affff8"/>
          <w:rFonts w:hint="cs"/>
          <w:rtl/>
        </w:rPr>
        <w:t>לא לכתחילה</w:t>
      </w:r>
      <w:r>
        <w:rPr>
          <w:rStyle w:val="affff8"/>
          <w:rFonts w:hint="cs"/>
          <w:rtl/>
        </w:rPr>
        <w:t>,</w:t>
      </w:r>
      <w:r w:rsidR="000521C0" w:rsidRPr="00C35A2C">
        <w:rPr>
          <w:rFonts w:ascii="FontbitDavid" w:hAnsi="FontbitDavid" w:hint="cs"/>
          <w:sz w:val="32"/>
          <w:rtl/>
        </w:rPr>
        <w:t xml:space="preserve"> וא</w:t>
      </w:r>
      <w:r>
        <w:rPr>
          <w:rFonts w:ascii="FontbitDavid" w:hAnsi="FontbitDavid" w:hint="cs"/>
          <w:sz w:val="32"/>
          <w:rtl/>
        </w:rPr>
        <w:t>ם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 w:hint="cs"/>
          <w:sz w:val="32"/>
          <w:rtl/>
        </w:rPr>
        <w:t>גמור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 w:hint="cs"/>
          <w:sz w:val="32"/>
          <w:rtl/>
        </w:rPr>
        <w:t xml:space="preserve"> כ</w:t>
      </w:r>
      <w:r w:rsidR="000521C0" w:rsidRPr="00C35A2C">
        <w:rPr>
          <w:rFonts w:ascii="FontbitDavid" w:hAnsi="FontbitDavid"/>
          <w:sz w:val="32"/>
          <w:rtl/>
        </w:rPr>
        <w:t>"</w:t>
      </w:r>
      <w:r w:rsidR="000521C0" w:rsidRPr="00C35A2C">
        <w:rPr>
          <w:rFonts w:ascii="FontbitDavid" w:hAnsi="FontbitDavid" w:hint="cs"/>
          <w:sz w:val="32"/>
          <w:rtl/>
        </w:rPr>
        <w:t xml:space="preserve">א </w:t>
      </w:r>
      <w:r>
        <w:rPr>
          <w:rFonts w:ascii="FontbitDavid" w:hAnsi="FontbitDavid" w:hint="cs"/>
          <w:sz w:val="32"/>
          <w:rtl/>
        </w:rPr>
        <w:t>יקנה</w:t>
      </w:r>
      <w:r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</w:t>
      </w:r>
      <w:r w:rsidR="000521C0" w:rsidRPr="00C35A2C">
        <w:rPr>
          <w:rFonts w:ascii="FontbitDavid" w:hAnsi="FontbitDavid" w:hint="cs"/>
          <w:sz w:val="32"/>
          <w:rtl/>
        </w:rPr>
        <w:t>מאמר</w:t>
      </w:r>
      <w:r w:rsidR="00844B87">
        <w:rPr>
          <w:rFonts w:ascii="FontbitDavid" w:hAnsi="FontbitDavid" w:hint="cs"/>
          <w:sz w:val="32"/>
          <w:rtl/>
        </w:rPr>
        <w:t>!</w:t>
      </w:r>
    </w:p>
    <w:p w14:paraId="67E7E146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כט:</w:t>
      </w:r>
    </w:p>
    <w:p w14:paraId="04F5080F" w14:textId="1665F91B" w:rsidR="00B343FF" w:rsidRPr="00062827" w:rsidRDefault="00B343FF" w:rsidP="00B343FF">
      <w:pPr>
        <w:rPr>
          <w:spacing w:val="-4"/>
          <w:rtl/>
        </w:rPr>
      </w:pPr>
      <w:r w:rsidRPr="00062827">
        <w:rPr>
          <w:rStyle w:val="affff5"/>
          <w:rFonts w:hint="eastAsia"/>
          <w:spacing w:val="-4"/>
          <w:rtl/>
        </w:rPr>
        <w:t>ודחה</w:t>
      </w:r>
      <w:r w:rsidRPr="00062827">
        <w:rPr>
          <w:rStyle w:val="affff5"/>
          <w:spacing w:val="-4"/>
          <w:rtl/>
        </w:rPr>
        <w:t>:</w:t>
      </w:r>
      <w:r w:rsidRPr="00062827">
        <w:rPr>
          <w:rFonts w:hint="cs"/>
          <w:spacing w:val="-4"/>
          <w:rtl/>
        </w:rPr>
        <w:t xml:space="preserve"> שגם</w:t>
      </w:r>
      <w:r w:rsidR="000521C0" w:rsidRPr="00062827">
        <w:rPr>
          <w:rFonts w:hint="cs"/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'</w:t>
      </w:r>
      <w:r w:rsidR="000521C0" w:rsidRPr="00062827">
        <w:rPr>
          <w:rFonts w:hint="cs"/>
          <w:spacing w:val="-4"/>
          <w:rtl/>
        </w:rPr>
        <w:t>דחייה</w:t>
      </w:r>
      <w:r w:rsidRPr="00062827">
        <w:rPr>
          <w:rFonts w:hint="cs"/>
          <w:spacing w:val="-4"/>
          <w:rtl/>
        </w:rPr>
        <w:t>'</w:t>
      </w:r>
      <w:r w:rsidR="000521C0" w:rsidRPr="00062827">
        <w:rPr>
          <w:rFonts w:hint="cs"/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קשה</w:t>
      </w:r>
      <w:r w:rsidR="000521C0" w:rsidRPr="00062827">
        <w:rPr>
          <w:rFonts w:hint="cs"/>
          <w:spacing w:val="-4"/>
          <w:rtl/>
        </w:rPr>
        <w:t>,</w:t>
      </w:r>
      <w:r w:rsidRPr="00062827">
        <w:rPr>
          <w:rFonts w:hint="cs"/>
          <w:spacing w:val="-4"/>
          <w:rtl/>
        </w:rPr>
        <w:t xml:space="preserve"> </w:t>
      </w:r>
      <w:r w:rsidR="000521C0" w:rsidRPr="00D1637C">
        <w:rPr>
          <w:rFonts w:cs="PFT_Frank" w:hint="eastAsia"/>
          <w:b/>
          <w:bCs/>
          <w:spacing w:val="-4"/>
          <w:szCs w:val="14"/>
          <w:rtl/>
        </w:rPr>
        <w:t>אלא</w:t>
      </w:r>
      <w:r w:rsidR="000521C0" w:rsidRPr="00062827">
        <w:rPr>
          <w:rFonts w:hint="cs"/>
          <w:spacing w:val="-4"/>
          <w:rtl/>
        </w:rPr>
        <w:t xml:space="preserve"> </w:t>
      </w:r>
      <w:r w:rsidR="000521C0" w:rsidRPr="00062827">
        <w:rPr>
          <w:spacing w:val="-4"/>
          <w:rtl/>
        </w:rPr>
        <w:t>מאמר דאיסור</w:t>
      </w:r>
      <w:r w:rsidRPr="00062827">
        <w:rPr>
          <w:rStyle w:val="affff8"/>
          <w:spacing w:val="-4"/>
          <w:rtl/>
        </w:rPr>
        <w:t xml:space="preserve"> שא"א לייבם</w:t>
      </w:r>
      <w:r w:rsidR="000521C0" w:rsidRPr="00062827">
        <w:rPr>
          <w:spacing w:val="-4"/>
          <w:rtl/>
        </w:rPr>
        <w:t xml:space="preserve"> לא ד</w:t>
      </w:r>
      <w:r w:rsidRPr="00062827">
        <w:rPr>
          <w:rFonts w:hint="cs"/>
          <w:spacing w:val="-4"/>
          <w:rtl/>
        </w:rPr>
        <w:t>ו</w:t>
      </w:r>
      <w:r w:rsidR="000521C0" w:rsidRPr="00062827">
        <w:rPr>
          <w:spacing w:val="-4"/>
          <w:rtl/>
        </w:rPr>
        <w:t>ח</w:t>
      </w:r>
      <w:r w:rsidRPr="00062827">
        <w:rPr>
          <w:rFonts w:hint="cs"/>
          <w:spacing w:val="-4"/>
          <w:rtl/>
        </w:rPr>
        <w:t>ה.</w:t>
      </w:r>
    </w:p>
    <w:p w14:paraId="20118EF0" w14:textId="45774823" w:rsidR="00B343FF" w:rsidRDefault="00B343FF" w:rsidP="000521C0">
      <w:pPr>
        <w:rPr>
          <w:rFonts w:ascii="FontbitDavid" w:hAnsi="FontbitDavid"/>
          <w:spacing w:val="-2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0521C0" w:rsidRPr="00262A77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>'</w:t>
      </w:r>
      <w:r w:rsidR="000521C0" w:rsidRPr="00262A77">
        <w:rPr>
          <w:rStyle w:val="affff5"/>
          <w:rFonts w:hint="cs"/>
          <w:rtl/>
        </w:rPr>
        <w:t xml:space="preserve"> אשי</w:t>
      </w:r>
      <w:r>
        <w:rPr>
          <w:rStyle w:val="affff5"/>
          <w:rFonts w:hint="cs"/>
          <w:rtl/>
        </w:rPr>
        <w:t xml:space="preserve"> מר"א</w:t>
      </w:r>
      <w:r w:rsidR="000521C0" w:rsidRPr="00262A77">
        <w:rPr>
          <w:rStyle w:val="affff5"/>
          <w:rFonts w:hint="cs"/>
          <w:rtl/>
        </w:rPr>
        <w:t xml:space="preserve">: </w:t>
      </w:r>
      <w:r w:rsidR="000521C0" w:rsidRPr="00262A77">
        <w:rPr>
          <w:rFonts w:ascii="FontbitDavid" w:hAnsi="FontbitDavid" w:hint="cs"/>
          <w:spacing w:val="-2"/>
          <w:sz w:val="32"/>
          <w:rtl/>
        </w:rPr>
        <w:t xml:space="preserve">מאמר </w:t>
      </w:r>
      <w:r w:rsidRPr="007750DB">
        <w:rPr>
          <w:rStyle w:val="affff5"/>
          <w:rFonts w:hint="eastAsia"/>
          <w:rtl/>
        </w:rPr>
        <w:t>לב</w:t>
      </w:r>
      <w:r w:rsidRPr="007750DB">
        <w:rPr>
          <w:rStyle w:val="affff5"/>
          <w:rtl/>
        </w:rPr>
        <w:t>"ש</w:t>
      </w:r>
      <w:r>
        <w:rPr>
          <w:rFonts w:ascii="FontbitDavid" w:hAnsi="FontbitDavid" w:hint="cs"/>
          <w:spacing w:val="-2"/>
          <w:sz w:val="32"/>
          <w:rtl/>
        </w:rPr>
        <w:t xml:space="preserve"> </w:t>
      </w:r>
      <w:r w:rsidR="000521C0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אינו</w:t>
      </w:r>
      <w:r w:rsidR="000521C0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דחייה גמורה</w:t>
      </w:r>
      <w:r w:rsidR="000521C0" w:rsidRPr="00262A77">
        <w:rPr>
          <w:rFonts w:ascii="FontbitDavid" w:hAnsi="FontbitDavid"/>
          <w:spacing w:val="-2"/>
          <w:sz w:val="32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ש</w:t>
      </w:r>
      <w:r w:rsidR="000521C0" w:rsidRPr="007750DB">
        <w:rPr>
          <w:rStyle w:val="affff8"/>
          <w:rtl/>
        </w:rPr>
        <w:t xml:space="preserve">צרתה </w:t>
      </w:r>
      <w:r w:rsidR="000521C0" w:rsidRPr="007750DB">
        <w:rPr>
          <w:rStyle w:val="affff8"/>
          <w:rFonts w:hint="eastAsia"/>
          <w:rtl/>
        </w:rPr>
        <w:t>א</w:t>
      </w:r>
      <w:r w:rsidR="000521C0" w:rsidRPr="007750DB">
        <w:rPr>
          <w:rStyle w:val="affff8"/>
          <w:rtl/>
        </w:rPr>
        <w:t>''צ חליצה,</w:t>
      </w:r>
    </w:p>
    <w:p w14:paraId="268126C2" w14:textId="3B15907A" w:rsidR="000521C0" w:rsidRPr="00426687" w:rsidRDefault="000521C0" w:rsidP="00426687">
      <w:pPr>
        <w:rPr>
          <w:rtl/>
        </w:rPr>
      </w:pPr>
      <w:r w:rsidRPr="00426687">
        <w:rPr>
          <w:rtl/>
        </w:rPr>
        <w:t xml:space="preserve">אלא </w:t>
      </w:r>
      <w:r w:rsidR="00B343FF">
        <w:rPr>
          <w:rFonts w:hint="cs"/>
          <w:rtl/>
        </w:rPr>
        <w:t xml:space="preserve">קונה </w:t>
      </w:r>
      <w:r w:rsidR="00B343FF" w:rsidRPr="00D1637C">
        <w:rPr>
          <w:rFonts w:cs="PFT_Frank" w:hint="eastAsia"/>
          <w:b/>
          <w:bCs/>
          <w:szCs w:val="14"/>
          <w:rtl/>
        </w:rPr>
        <w:t>ל</w:t>
      </w:r>
      <w:r w:rsidRPr="00D1637C">
        <w:rPr>
          <w:rFonts w:cs="PFT_Frank"/>
          <w:b/>
          <w:bCs/>
          <w:szCs w:val="14"/>
          <w:rtl/>
        </w:rPr>
        <w:t>דח</w:t>
      </w:r>
      <w:r w:rsidR="00B343FF" w:rsidRPr="00D1637C">
        <w:rPr>
          <w:rFonts w:cs="PFT_Frank" w:hint="eastAsia"/>
          <w:b/>
          <w:bCs/>
          <w:szCs w:val="14"/>
          <w:rtl/>
        </w:rPr>
        <w:t>ות</w:t>
      </w:r>
      <w:r w:rsidRPr="007750DB">
        <w:rPr>
          <w:rStyle w:val="affff8"/>
          <w:rtl/>
        </w:rPr>
        <w:t xml:space="preserve"> </w:t>
      </w:r>
      <w:r w:rsidR="00B343FF" w:rsidRPr="007750DB">
        <w:rPr>
          <w:rStyle w:val="affff8"/>
          <w:rFonts w:hint="eastAsia"/>
          <w:rtl/>
        </w:rPr>
        <w:t>שלא</w:t>
      </w:r>
      <w:r w:rsidR="00B343FF" w:rsidRPr="007750DB">
        <w:rPr>
          <w:rStyle w:val="affff8"/>
          <w:rtl/>
        </w:rPr>
        <w:t xml:space="preserve"> </w:t>
      </w:r>
      <w:r w:rsidR="00B343FF" w:rsidRPr="007750DB">
        <w:rPr>
          <w:rStyle w:val="affff8"/>
          <w:rFonts w:hint="eastAsia"/>
          <w:rtl/>
        </w:rPr>
        <w:t>תאסר</w:t>
      </w:r>
      <w:r w:rsidR="00B343FF">
        <w:rPr>
          <w:rStyle w:val="affff8"/>
          <w:rFonts w:hint="cs"/>
          <w:rtl/>
        </w:rPr>
        <w:t xml:space="preserve"> בעלת מאמר</w:t>
      </w:r>
      <w:r w:rsidR="00B343FF" w:rsidRPr="00D1637C">
        <w:rPr>
          <w:rFonts w:cs="PFT_Frank" w:hint="cs"/>
          <w:b/>
          <w:bCs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ו</w:t>
      </w:r>
      <w:r w:rsidR="00B343FF" w:rsidRPr="00D1637C">
        <w:rPr>
          <w:rFonts w:cs="PFT_Frank" w:hint="eastAsia"/>
          <w:b/>
          <w:bCs/>
          <w:szCs w:val="14"/>
          <w:rtl/>
        </w:rPr>
        <w:t>ל</w:t>
      </w:r>
      <w:r w:rsidRPr="00D1637C">
        <w:rPr>
          <w:rFonts w:cs="PFT_Frank"/>
          <w:b/>
          <w:bCs/>
          <w:szCs w:val="14"/>
          <w:rtl/>
        </w:rPr>
        <w:t>שייר</w:t>
      </w:r>
      <w:r w:rsidR="00B343FF" w:rsidRPr="007750DB">
        <w:rPr>
          <w:rStyle w:val="affff8"/>
          <w:rtl/>
        </w:rPr>
        <w:t xml:space="preserve"> לחלוץ לצר</w:t>
      </w:r>
      <w:r w:rsidR="00B343FF">
        <w:rPr>
          <w:rStyle w:val="affff8"/>
          <w:rFonts w:hint="cs"/>
          <w:rtl/>
        </w:rPr>
        <w:t>ת</w:t>
      </w:r>
      <w:r w:rsidR="00B343FF" w:rsidRPr="007750DB">
        <w:rPr>
          <w:rStyle w:val="affff8"/>
          <w:rFonts w:hint="eastAsia"/>
          <w:rtl/>
        </w:rPr>
        <w:t>ה</w:t>
      </w:r>
      <w:r w:rsidRPr="00426687">
        <w:rPr>
          <w:rtl/>
        </w:rPr>
        <w:t>.</w:t>
      </w:r>
    </w:p>
    <w:p w14:paraId="58EC9816" w14:textId="3B29456D" w:rsidR="00B343FF" w:rsidRPr="00062827" w:rsidRDefault="00B343FF" w:rsidP="000521C0">
      <w:pPr>
        <w:rPr>
          <w:spacing w:val="-2"/>
          <w:rtl/>
        </w:rPr>
      </w:pPr>
      <w:r w:rsidRPr="00062827">
        <w:rPr>
          <w:rStyle w:val="affff5"/>
          <w:rFonts w:hint="cs"/>
          <w:rtl/>
        </w:rPr>
        <w:t>ומוכיח</w:t>
      </w:r>
      <w:r w:rsidR="000521C0" w:rsidRPr="00062827">
        <w:rPr>
          <w:rStyle w:val="affff5"/>
          <w:rtl/>
        </w:rPr>
        <w:t>:</w:t>
      </w:r>
      <w:r w:rsidR="000521C0" w:rsidRPr="00062827">
        <w:rPr>
          <w:spacing w:val="-2"/>
          <w:rtl/>
        </w:rPr>
        <w:t xml:space="preserve"> </w:t>
      </w:r>
      <w:r w:rsidRPr="00062827">
        <w:rPr>
          <w:rStyle w:val="affff5"/>
          <w:rFonts w:hint="eastAsia"/>
          <w:rtl/>
        </w:rPr>
        <w:t>ב</w:t>
      </w:r>
      <w:r w:rsidRPr="00062827">
        <w:rPr>
          <w:rStyle w:val="affff5"/>
          <w:rtl/>
        </w:rPr>
        <w:t>"ש</w:t>
      </w:r>
      <w:r w:rsidRPr="00062827">
        <w:rPr>
          <w:rFonts w:hint="cs"/>
          <w:spacing w:val="-2"/>
          <w:rtl/>
        </w:rPr>
        <w:t xml:space="preserve"> </w:t>
      </w:r>
      <w:r w:rsidR="000521C0" w:rsidRPr="00062827">
        <w:rPr>
          <w:spacing w:val="-2"/>
          <w:rtl/>
        </w:rPr>
        <w:t>יקיימו</w:t>
      </w:r>
      <w:r w:rsidR="000521C0" w:rsidRPr="00062827">
        <w:rPr>
          <w:rStyle w:val="affff8"/>
          <w:rFonts w:hint="cs"/>
          <w:spacing w:val="-2"/>
          <w:rtl/>
        </w:rPr>
        <w:t xml:space="preserve"> </w:t>
      </w:r>
      <w:r w:rsidRPr="00062827">
        <w:rPr>
          <w:rStyle w:val="affff8"/>
          <w:rFonts w:hint="cs"/>
          <w:spacing w:val="-2"/>
          <w:rtl/>
        </w:rPr>
        <w:t>ו</w:t>
      </w:r>
      <w:r w:rsidR="000521C0" w:rsidRPr="00062827">
        <w:rPr>
          <w:rStyle w:val="affff8"/>
          <w:rFonts w:hint="cs"/>
          <w:spacing w:val="-2"/>
          <w:rtl/>
        </w:rPr>
        <w:t>לא לכתחילה</w:t>
      </w:r>
      <w:r w:rsidRPr="00062827">
        <w:rPr>
          <w:rStyle w:val="affff8"/>
          <w:rFonts w:hint="cs"/>
          <w:spacing w:val="-2"/>
          <w:rtl/>
        </w:rPr>
        <w:t>,</w:t>
      </w:r>
      <w:r w:rsidR="000521C0" w:rsidRPr="00062827">
        <w:rPr>
          <w:rFonts w:hint="cs"/>
          <w:spacing w:val="-2"/>
          <w:rtl/>
        </w:rPr>
        <w:t xml:space="preserve"> וא</w:t>
      </w:r>
      <w:r w:rsidRPr="00062827">
        <w:rPr>
          <w:rFonts w:hint="cs"/>
          <w:spacing w:val="-2"/>
          <w:rtl/>
        </w:rPr>
        <w:t>ם</w:t>
      </w:r>
      <w:r w:rsidR="000521C0" w:rsidRPr="00062827">
        <w:rPr>
          <w:rFonts w:hint="cs"/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'</w:t>
      </w:r>
      <w:r w:rsidR="000521C0" w:rsidRPr="00062827">
        <w:rPr>
          <w:rFonts w:hint="cs"/>
          <w:spacing w:val="-2"/>
          <w:rtl/>
        </w:rPr>
        <w:t>גמורה</w:t>
      </w:r>
      <w:r w:rsidRPr="00062827">
        <w:rPr>
          <w:rFonts w:hint="cs"/>
          <w:spacing w:val="-2"/>
          <w:rtl/>
        </w:rPr>
        <w:t>'</w:t>
      </w:r>
      <w:r w:rsidR="000521C0" w:rsidRPr="00062827">
        <w:rPr>
          <w:rFonts w:hint="cs"/>
          <w:spacing w:val="-2"/>
          <w:rtl/>
        </w:rPr>
        <w:t xml:space="preserve"> כ</w:t>
      </w:r>
      <w:r w:rsidR="000521C0" w:rsidRPr="00062827">
        <w:rPr>
          <w:spacing w:val="-2"/>
          <w:rtl/>
        </w:rPr>
        <w:t>"</w:t>
      </w:r>
      <w:r w:rsidR="000521C0" w:rsidRPr="00062827">
        <w:rPr>
          <w:rFonts w:hint="cs"/>
          <w:spacing w:val="-2"/>
          <w:rtl/>
        </w:rPr>
        <w:t>א י</w:t>
      </w:r>
      <w:r w:rsidRPr="00062827">
        <w:rPr>
          <w:rFonts w:hint="cs"/>
          <w:spacing w:val="-2"/>
          <w:rtl/>
        </w:rPr>
        <w:t>קנה</w:t>
      </w:r>
      <w:r w:rsidR="000521C0" w:rsidRPr="00062827">
        <w:rPr>
          <w:rFonts w:hint="cs"/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ב</w:t>
      </w:r>
      <w:r w:rsidR="000521C0" w:rsidRPr="00062827">
        <w:rPr>
          <w:rFonts w:hint="cs"/>
          <w:spacing w:val="-2"/>
          <w:rtl/>
        </w:rPr>
        <w:t>מאמר</w:t>
      </w:r>
      <w:r w:rsidR="00844B87" w:rsidRPr="00062827">
        <w:rPr>
          <w:rFonts w:hint="cs"/>
          <w:spacing w:val="-2"/>
          <w:rtl/>
        </w:rPr>
        <w:t>!</w:t>
      </w:r>
    </w:p>
    <w:p w14:paraId="1FBF7363" w14:textId="2F1E4AA9" w:rsidR="000521C0" w:rsidRPr="00C35A2C" w:rsidRDefault="00844B87" w:rsidP="000521C0">
      <w:pPr>
        <w:ind w:hanging="94"/>
        <w:rPr>
          <w:rFonts w:ascii="FontbitDavid" w:hAnsi="FontbitDavid"/>
          <w:sz w:val="32"/>
          <w:rtl/>
        </w:rPr>
      </w:pPr>
      <w:r>
        <w:rPr>
          <w:rtl/>
        </w:rPr>
        <w:tab/>
      </w:r>
      <w:r w:rsidR="00B343FF">
        <w:rPr>
          <w:rStyle w:val="affff5"/>
          <w:rFonts w:hint="cs"/>
          <w:rtl/>
        </w:rPr>
        <w:t>ו</w:t>
      </w:r>
      <w:r w:rsidR="00B343FF" w:rsidRPr="007750DB">
        <w:rPr>
          <w:rStyle w:val="affff5"/>
          <w:rFonts w:hint="eastAsia"/>
          <w:rtl/>
        </w:rPr>
        <w:t>דחה</w:t>
      </w:r>
      <w:r w:rsidR="00B343FF" w:rsidRPr="007750DB">
        <w:rPr>
          <w:rStyle w:val="affff5"/>
          <w:rtl/>
        </w:rPr>
        <w:t>:</w:t>
      </w:r>
      <w:r w:rsidR="00B343FF">
        <w:rPr>
          <w:rFonts w:ascii="FontbitDavid" w:hAnsi="FontbitDavid" w:hint="cs"/>
          <w:sz w:val="32"/>
          <w:rtl/>
        </w:rPr>
        <w:t xml:space="preserve"> </w:t>
      </w:r>
      <w:r>
        <w:rPr>
          <w:rStyle w:val="affff5"/>
          <w:rFonts w:hint="cs"/>
          <w:rtl/>
        </w:rPr>
        <w:t>ממ</w:t>
      </w:r>
      <w:r w:rsidR="00B343FF" w:rsidRPr="007750DB">
        <w:rPr>
          <w:rStyle w:val="affff5"/>
          <w:rFonts w:hint="eastAsia"/>
          <w:rtl/>
        </w:rPr>
        <w:t>שנ</w:t>
      </w:r>
      <w:r>
        <w:rPr>
          <w:rStyle w:val="affff5"/>
          <w:rFonts w:hint="cs"/>
          <w:rtl/>
        </w:rPr>
        <w:t>ת</w:t>
      </w:r>
      <w:r w:rsidR="00B343FF" w:rsidRPr="007750DB">
        <w:rPr>
          <w:rStyle w:val="affff5"/>
          <w:rFonts w:hint="eastAsia"/>
          <w:rtl/>
        </w:rPr>
        <w:t>ינו</w:t>
      </w:r>
      <w:r w:rsidR="000521C0"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>הלזו תצא</w:t>
      </w:r>
      <w:r w:rsidR="00B343FF" w:rsidRPr="007750DB">
        <w:rPr>
          <w:rStyle w:val="affff8"/>
          <w:rtl/>
        </w:rPr>
        <w:t xml:space="preserve"> בלי חליצה</w:t>
      </w:r>
      <w:r w:rsidR="000521C0" w:rsidRPr="00C35A2C">
        <w:rPr>
          <w:rFonts w:ascii="FontbitDavid" w:hAnsi="FontbitDavid"/>
          <w:sz w:val="32"/>
          <w:rtl/>
        </w:rPr>
        <w:t xml:space="preserve"> משום </w:t>
      </w:r>
      <w:r w:rsidR="00B343FF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אחות אשה</w:t>
      </w:r>
      <w:r w:rsidR="00B343FF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!</w:t>
      </w:r>
    </w:p>
    <w:p w14:paraId="1DC963EC" w14:textId="2A21E724" w:rsidR="000521C0" w:rsidRPr="00CF5119" w:rsidRDefault="000521C0" w:rsidP="00CF5119">
      <w:pPr>
        <w:pStyle w:val="afffc"/>
        <w:ind w:left="0" w:firstLine="0"/>
        <w:rPr>
          <w:spacing w:val="-2"/>
          <w:rtl/>
        </w:rPr>
      </w:pPr>
      <w:r w:rsidRPr="007750DB">
        <w:rPr>
          <w:rStyle w:val="affff5"/>
          <w:rtl/>
        </w:rPr>
        <w:t>אלא</w:t>
      </w:r>
      <w:r w:rsidRPr="00AC7749">
        <w:rPr>
          <w:spacing w:val="-2"/>
          <w:rtl/>
        </w:rPr>
        <w:t xml:space="preserve"> </w:t>
      </w:r>
      <w:r w:rsidR="00B343FF" w:rsidRPr="00D1637C">
        <w:rPr>
          <w:rFonts w:cs="PFT_Frank" w:hint="eastAsia"/>
          <w:b/>
          <w:bCs/>
          <w:spacing w:val="-2"/>
          <w:szCs w:val="14"/>
          <w:rtl/>
        </w:rPr>
        <w:t>דוחה</w:t>
      </w:r>
      <w:r w:rsidR="00B343FF" w:rsidRPr="00D1637C">
        <w:rPr>
          <w:rFonts w:cs="PFT_Frank"/>
          <w:b/>
          <w:bCs/>
          <w:spacing w:val="-2"/>
          <w:szCs w:val="14"/>
          <w:rtl/>
        </w:rPr>
        <w:t xml:space="preserve"> </w:t>
      </w:r>
      <w:r w:rsidR="00B343FF" w:rsidRPr="00D1637C">
        <w:rPr>
          <w:rFonts w:cs="PFT_Frank" w:hint="eastAsia"/>
          <w:b/>
          <w:bCs/>
          <w:spacing w:val="-2"/>
          <w:szCs w:val="14"/>
          <w:rtl/>
        </w:rPr>
        <w:t>לגמרי</w:t>
      </w:r>
      <w:r w:rsidR="00B343FF">
        <w:rPr>
          <w:rFonts w:hint="cs"/>
          <w:spacing w:val="-2"/>
          <w:rtl/>
        </w:rPr>
        <w:t>, ורק</w:t>
      </w:r>
      <w:r w:rsidRPr="00AC7749">
        <w:rPr>
          <w:spacing w:val="-2"/>
          <w:rtl/>
        </w:rPr>
        <w:t xml:space="preserve"> </w:t>
      </w:r>
      <w:r w:rsidR="00B343FF">
        <w:rPr>
          <w:rFonts w:hint="cs"/>
          <w:spacing w:val="-2"/>
          <w:rtl/>
        </w:rPr>
        <w:t>ב</w:t>
      </w:r>
      <w:r w:rsidRPr="00AC7749">
        <w:rPr>
          <w:spacing w:val="-2"/>
          <w:rtl/>
        </w:rPr>
        <w:t xml:space="preserve">יבמה </w:t>
      </w:r>
      <w:r>
        <w:rPr>
          <w:rFonts w:hint="cs"/>
          <w:spacing w:val="-2"/>
          <w:rtl/>
        </w:rPr>
        <w:t>שראויה לכל</w:t>
      </w:r>
      <w:r w:rsidR="00B343FF">
        <w:rPr>
          <w:rFonts w:hint="cs"/>
          <w:spacing w:val="-2"/>
          <w:rtl/>
        </w:rPr>
        <w:t xml:space="preserve"> </w:t>
      </w:r>
      <w:r w:rsidR="00B343FF" w:rsidRPr="007750DB">
        <w:rPr>
          <w:rStyle w:val="affff8"/>
          <w:rFonts w:hint="eastAsia"/>
          <w:rtl/>
        </w:rPr>
        <w:t>לייבום</w:t>
      </w:r>
      <w:r w:rsidR="00B343FF">
        <w:rPr>
          <w:rStyle w:val="affff8"/>
          <w:rFonts w:hint="cs"/>
          <w:rtl/>
        </w:rPr>
        <w:t>,</w:t>
      </w:r>
      <w:r w:rsidRPr="007750DB">
        <w:rPr>
          <w:rStyle w:val="affff8"/>
          <w:rtl/>
        </w:rPr>
        <w:t xml:space="preserve"> </w:t>
      </w:r>
      <w:r w:rsidR="00B343FF" w:rsidRPr="007750DB">
        <w:rPr>
          <w:rStyle w:val="affff8"/>
          <w:rFonts w:hint="eastAsia"/>
          <w:rtl/>
        </w:rPr>
        <w:t>משא</w:t>
      </w:r>
      <w:r w:rsidR="00B343FF" w:rsidRPr="007750DB">
        <w:rPr>
          <w:rStyle w:val="affff8"/>
          <w:rtl/>
        </w:rPr>
        <w:t xml:space="preserve">"כ </w:t>
      </w:r>
      <w:r w:rsidR="00B343FF" w:rsidRPr="007750DB">
        <w:rPr>
          <w:rStyle w:val="affff8"/>
          <w:rFonts w:hint="eastAsia"/>
          <w:rtl/>
        </w:rPr>
        <w:t>ברישא</w:t>
      </w:r>
      <w:r w:rsidR="00B343FF" w:rsidRPr="007750DB">
        <w:rPr>
          <w:rStyle w:val="affff8"/>
          <w:rtl/>
        </w:rPr>
        <w:t>.</w:t>
      </w:r>
    </w:p>
    <w:p w14:paraId="0BF37902" w14:textId="567458F8" w:rsidR="00426687" w:rsidRPr="00CF5119" w:rsidRDefault="00426687" w:rsidP="00615A60">
      <w:pPr>
        <w:pStyle w:val="affff2"/>
        <w:rPr>
          <w:rStyle w:val="affff5"/>
          <w:rtl/>
        </w:rPr>
      </w:pPr>
      <w:bookmarkStart w:id="294" w:name="_Toc119172717"/>
      <w:bookmarkStart w:id="295" w:name="_Toc119229805"/>
      <w:r>
        <w:rPr>
          <w:rFonts w:hint="cs"/>
          <w:rtl/>
        </w:rPr>
        <w:t>מאמר לב</w:t>
      </w:r>
      <w:r w:rsidR="00CF5119">
        <w:rPr>
          <w:rFonts w:hint="cs"/>
          <w:rtl/>
        </w:rPr>
        <w:t>"ש</w:t>
      </w:r>
      <w:r>
        <w:rPr>
          <w:rFonts w:hint="cs"/>
          <w:rtl/>
        </w:rPr>
        <w:t xml:space="preserve"> אם </w:t>
      </w:r>
      <w:r w:rsidR="00844B87">
        <w:rPr>
          <w:rFonts w:hint="cs"/>
          <w:rtl/>
        </w:rPr>
        <w:t>'</w:t>
      </w:r>
      <w:r>
        <w:rPr>
          <w:rFonts w:hint="cs"/>
          <w:rtl/>
        </w:rPr>
        <w:t>אירוסין</w:t>
      </w:r>
      <w:r w:rsidR="00844B87">
        <w:rPr>
          <w:rFonts w:hint="cs"/>
          <w:rtl/>
        </w:rPr>
        <w:t>'</w:t>
      </w:r>
      <w:r>
        <w:rPr>
          <w:rFonts w:hint="cs"/>
          <w:rtl/>
        </w:rPr>
        <w:t xml:space="preserve"> או </w:t>
      </w:r>
      <w:r w:rsidR="00844B87">
        <w:rPr>
          <w:rFonts w:hint="cs"/>
          <w:rtl/>
        </w:rPr>
        <w:t>'</w:t>
      </w:r>
      <w:r>
        <w:rPr>
          <w:rFonts w:hint="cs"/>
          <w:rtl/>
        </w:rPr>
        <w:t>נישואין</w:t>
      </w:r>
      <w:r w:rsidR="00844B87">
        <w:rPr>
          <w:rFonts w:hint="cs"/>
          <w:rtl/>
        </w:rPr>
        <w:t>'</w:t>
      </w:r>
      <w:r w:rsidRPr="007750DB">
        <w:rPr>
          <w:rStyle w:val="affff8"/>
          <w:rFonts w:cs="PFT_Frank"/>
          <w:rtl/>
        </w:rPr>
        <w:t xml:space="preserve"> </w:t>
      </w:r>
      <w:r w:rsidRPr="00CF5119">
        <w:rPr>
          <w:rStyle w:val="affff5"/>
          <w:rtl/>
        </w:rPr>
        <w:t xml:space="preserve">למ"ד </w:t>
      </w:r>
      <w:r w:rsidRPr="00CF5119">
        <w:rPr>
          <w:rStyle w:val="affff5"/>
          <w:rFonts w:hint="cs"/>
          <w:rtl/>
        </w:rPr>
        <w:t>'</w:t>
      </w:r>
      <w:r w:rsidRPr="00CF5119">
        <w:rPr>
          <w:rStyle w:val="affff5"/>
          <w:rFonts w:hint="eastAsia"/>
          <w:rtl/>
        </w:rPr>
        <w:t>קנין</w:t>
      </w:r>
      <w:r w:rsidRPr="00CF5119">
        <w:rPr>
          <w:rStyle w:val="affff5"/>
          <w:rtl/>
        </w:rPr>
        <w:t xml:space="preserve"> </w:t>
      </w:r>
      <w:r w:rsidRPr="00CF5119">
        <w:rPr>
          <w:rStyle w:val="affff5"/>
          <w:rFonts w:hint="eastAsia"/>
          <w:rtl/>
        </w:rPr>
        <w:t>גמור</w:t>
      </w:r>
      <w:r w:rsidRPr="00CF5119">
        <w:rPr>
          <w:rStyle w:val="affff5"/>
          <w:rFonts w:hint="cs"/>
          <w:rtl/>
        </w:rPr>
        <w:t>'</w:t>
      </w:r>
      <w:bookmarkEnd w:id="294"/>
      <w:bookmarkEnd w:id="295"/>
    </w:p>
    <w:p w14:paraId="0E4F19E2" w14:textId="0805B682" w:rsidR="000521C0" w:rsidRPr="006F7A07" w:rsidRDefault="00426687" w:rsidP="00A90B88">
      <w:pPr>
        <w:rPr>
          <w:rFonts w:ascii="FontbitDavid" w:hAnsi="FontbitDavid"/>
          <w:spacing w:val="-2"/>
          <w:sz w:val="32"/>
          <w:rtl/>
        </w:rPr>
      </w:pPr>
      <w:r w:rsidRPr="006F7A07">
        <w:rPr>
          <w:rStyle w:val="affff5"/>
          <w:rFonts w:hint="cs"/>
          <w:rtl/>
        </w:rPr>
        <w:t xml:space="preserve">ולא: </w:t>
      </w:r>
      <w:r w:rsidR="000521C0" w:rsidRPr="006F7A07">
        <w:rPr>
          <w:rFonts w:hint="eastAsia"/>
          <w:spacing w:val="-2"/>
          <w:rtl/>
        </w:rPr>
        <w:t>ליורשה</w:t>
      </w:r>
      <w:r w:rsidR="000521C0" w:rsidRPr="006F7A07">
        <w:rPr>
          <w:spacing w:val="-2"/>
          <w:rtl/>
        </w:rPr>
        <w:t xml:space="preserve"> וליטמא</w:t>
      </w:r>
      <w:r w:rsidR="000521C0" w:rsidRPr="006F7A07">
        <w:rPr>
          <w:rFonts w:ascii="FontbitDavid" w:hAnsi="FontbitDavid"/>
          <w:spacing w:val="-2"/>
          <w:sz w:val="32"/>
          <w:rtl/>
        </w:rPr>
        <w:t xml:space="preserve"> ולהפ</w:t>
      </w:r>
      <w:r w:rsidR="006F7A07" w:rsidRPr="006F7A07">
        <w:rPr>
          <w:rFonts w:ascii="FontbitDavid" w:hAnsi="FontbitDavid" w:hint="cs"/>
          <w:spacing w:val="-2"/>
          <w:sz w:val="32"/>
          <w:rtl/>
        </w:rPr>
        <w:t>"נ</w:t>
      </w:r>
      <w:r w:rsidRPr="006F7A07">
        <w:rPr>
          <w:rFonts w:ascii="FontbitDavid" w:hAnsi="FontbitDavid" w:hint="cs"/>
          <w:spacing w:val="-2"/>
          <w:sz w:val="32"/>
          <w:rtl/>
        </w:rPr>
        <w:t xml:space="preserve"> </w:t>
      </w:r>
      <w:r w:rsidR="00844B87" w:rsidRPr="006F7A07">
        <w:rPr>
          <w:rFonts w:ascii="FontbitDavid" w:hAnsi="FontbitDavid" w:hint="cs"/>
          <w:spacing w:val="-2"/>
          <w:sz w:val="32"/>
          <w:rtl/>
        </w:rPr>
        <w:t>ד</w:t>
      </w:r>
      <w:r w:rsidRPr="006F7A07">
        <w:rPr>
          <w:rFonts w:ascii="FontbitDavid" w:hAnsi="FontbitDavid" w:hint="cs"/>
          <w:spacing w:val="-2"/>
          <w:sz w:val="32"/>
          <w:rtl/>
        </w:rPr>
        <w:t>כ"ש מ</w:t>
      </w:r>
      <w:r w:rsidR="000521C0" w:rsidRPr="006F7A07">
        <w:rPr>
          <w:rFonts w:ascii="FontbitDavid" w:hAnsi="FontbitDavid" w:hint="cs"/>
          <w:spacing w:val="-2"/>
          <w:sz w:val="32"/>
          <w:rtl/>
        </w:rPr>
        <w:t xml:space="preserve">ארוסה </w:t>
      </w:r>
      <w:r w:rsidRPr="006F7A07">
        <w:rPr>
          <w:rFonts w:ascii="FontbitDavid" w:hAnsi="FontbitDavid" w:hint="cs"/>
          <w:spacing w:val="-2"/>
          <w:sz w:val="32"/>
          <w:rtl/>
        </w:rPr>
        <w:t>ש</w:t>
      </w:r>
      <w:r w:rsidR="000521C0" w:rsidRPr="006F7A07">
        <w:rPr>
          <w:rFonts w:ascii="FontbitDavid" w:hAnsi="FontbitDavid" w:hint="cs"/>
          <w:spacing w:val="-2"/>
          <w:sz w:val="32"/>
          <w:rtl/>
        </w:rPr>
        <w:t>לא מ</w:t>
      </w:r>
      <w:r w:rsidR="00844B87" w:rsidRPr="006F7A07">
        <w:rPr>
          <w:rFonts w:ascii="FontbitDavid" w:hAnsi="FontbitDavid" w:hint="cs"/>
          <w:spacing w:val="-2"/>
          <w:sz w:val="32"/>
          <w:rtl/>
        </w:rPr>
        <w:t>י</w:t>
      </w:r>
      <w:r w:rsidR="000521C0" w:rsidRPr="006F7A07">
        <w:rPr>
          <w:rFonts w:ascii="FontbitDavid" w:hAnsi="FontbitDavid" w:hint="cs"/>
          <w:spacing w:val="-2"/>
          <w:sz w:val="32"/>
          <w:rtl/>
        </w:rPr>
        <w:t>טמא ויורש</w:t>
      </w:r>
    </w:p>
    <w:p w14:paraId="12BA0905" w14:textId="5FC863DB" w:rsidR="00426687" w:rsidRDefault="00426687" w:rsidP="00426687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אל</w:t>
      </w:r>
      <w:r w:rsidR="000521C0" w:rsidRPr="007750DB">
        <w:rPr>
          <w:rStyle w:val="affff5"/>
          <w:rtl/>
        </w:rPr>
        <w:t>א</w:t>
      </w:r>
      <w:r>
        <w:rPr>
          <w:rStyle w:val="affff5"/>
          <w:rFonts w:hint="cs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אם</w:t>
      </w:r>
      <w:r>
        <w:rPr>
          <w:rFonts w:ascii="FontbitDavid" w:hAnsi="FontbitDavid" w:hint="cs"/>
          <w:sz w:val="32"/>
          <w:rtl/>
        </w:rPr>
        <w:t xml:space="preserve"> '</w:t>
      </w:r>
      <w:r w:rsidR="000521C0" w:rsidRPr="00C35A2C">
        <w:rPr>
          <w:rFonts w:ascii="FontbitDavid" w:hAnsi="FontbitDavid"/>
          <w:sz w:val="32"/>
          <w:rtl/>
        </w:rPr>
        <w:t>נישואין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 xml:space="preserve"> ו</w:t>
      </w:r>
      <w:r>
        <w:rPr>
          <w:rFonts w:ascii="FontbitDavid" w:hAnsi="FontbitDavid" w:hint="cs"/>
          <w:sz w:val="32"/>
          <w:rtl/>
        </w:rPr>
        <w:t>א"צ</w:t>
      </w:r>
      <w:r w:rsidR="000521C0" w:rsidRPr="00C35A2C">
        <w:rPr>
          <w:rFonts w:ascii="FontbitDavid" w:hAnsi="FontbitDavid"/>
          <w:sz w:val="32"/>
          <w:rtl/>
        </w:rPr>
        <w:t xml:space="preserve"> מסירה לחופה</w:t>
      </w:r>
      <w:r w:rsidRPr="007750DB">
        <w:rPr>
          <w:rStyle w:val="affff8"/>
          <w:rtl/>
        </w:rPr>
        <w:t xml:space="preserve"> אלא ביאה בע"כ</w:t>
      </w:r>
      <w:r w:rsidR="000521C0" w:rsidRPr="007750DB">
        <w:rPr>
          <w:rStyle w:val="affff8"/>
          <w:rtl/>
        </w:rPr>
        <w:t>,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</w:p>
    <w:p w14:paraId="3045495B" w14:textId="52D66EEE" w:rsidR="000521C0" w:rsidRDefault="00400BC5" w:rsidP="00426687">
      <w:pPr>
        <w:rPr>
          <w:rFonts w:ascii="FontbitDavid" w:hAnsi="FontbitDavid"/>
          <w:sz w:val="32"/>
          <w:rtl/>
        </w:rPr>
      </w:pPr>
      <w:r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      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או</w:t>
      </w:r>
      <w:r w:rsidR="000521C0">
        <w:rPr>
          <w:rFonts w:ascii="FontbitDavid" w:hAnsi="FontbitDavid" w:hint="cs"/>
          <w:sz w:val="32"/>
          <w:rtl/>
        </w:rPr>
        <w:t xml:space="preserve"> </w:t>
      </w:r>
      <w:r w:rsidR="00426687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אירוסין</w:t>
      </w:r>
      <w:r w:rsidR="00426687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426687">
        <w:rPr>
          <w:rFonts w:ascii="FontbitDavid" w:hAnsi="FontbitDavid" w:hint="cs"/>
          <w:sz w:val="32"/>
          <w:rtl/>
        </w:rPr>
        <w:t>וצריך</w:t>
      </w:r>
      <w:r w:rsidR="000521C0" w:rsidRPr="00C35A2C">
        <w:rPr>
          <w:rFonts w:ascii="FontbitDavid" w:hAnsi="FontbitDavid"/>
          <w:sz w:val="32"/>
          <w:rtl/>
        </w:rPr>
        <w:t xml:space="preserve"> מסירה לחופה</w:t>
      </w:r>
      <w:r w:rsidR="00426687" w:rsidRPr="007750DB">
        <w:rPr>
          <w:rStyle w:val="affff8"/>
          <w:rtl/>
        </w:rPr>
        <w:t xml:space="preserve"> מדעתה</w:t>
      </w:r>
      <w:r w:rsidR="00426687">
        <w:rPr>
          <w:rStyle w:val="affff8"/>
          <w:rFonts w:hint="cs"/>
          <w:rtl/>
        </w:rPr>
        <w:t>, שפקעה זיקת יבמין</w:t>
      </w:r>
      <w:r w:rsidR="000521C0" w:rsidRPr="00C35A2C">
        <w:rPr>
          <w:rFonts w:ascii="FontbitDavid" w:hAnsi="FontbitDavid"/>
          <w:sz w:val="32"/>
          <w:rtl/>
        </w:rPr>
        <w:t>?</w:t>
      </w:r>
    </w:p>
    <w:p w14:paraId="774C918C" w14:textId="4320251B" w:rsidR="000521C0" w:rsidRDefault="00426687" w:rsidP="000521C0">
      <w:pPr>
        <w:rPr>
          <w:rtl/>
        </w:rPr>
      </w:pPr>
      <w:r>
        <w:rPr>
          <w:rStyle w:val="affff5"/>
          <w:rFonts w:hint="cs"/>
          <w:rtl/>
        </w:rPr>
        <w:t>ו</w:t>
      </w:r>
      <w:r w:rsidRPr="007750DB">
        <w:rPr>
          <w:rStyle w:val="affff5"/>
          <w:rFonts w:hint="eastAsia"/>
          <w:rtl/>
        </w:rPr>
        <w:t>מוכיח</w:t>
      </w:r>
      <w:r w:rsidR="000521C0" w:rsidRPr="007750DB">
        <w:rPr>
          <w:rStyle w:val="affff5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שומרת יבם, בין </w:t>
      </w:r>
      <w:r>
        <w:rPr>
          <w:rFonts w:ascii="FontbitDavid" w:hAnsi="FontbitDavid" w:hint="cs"/>
          <w:sz w:val="32"/>
          <w:rtl/>
        </w:rPr>
        <w:t>ל</w:t>
      </w:r>
      <w:r w:rsidR="000521C0" w:rsidRPr="00C35A2C">
        <w:rPr>
          <w:rFonts w:ascii="FontbitDavid" w:hAnsi="FontbitDavid"/>
          <w:sz w:val="32"/>
          <w:rtl/>
        </w:rPr>
        <w:t xml:space="preserve">אחד בין </w:t>
      </w:r>
      <w:r>
        <w:rPr>
          <w:rFonts w:ascii="FontbitDavid" w:hAnsi="FontbitDavid" w:hint="cs"/>
          <w:sz w:val="32"/>
          <w:rtl/>
        </w:rPr>
        <w:t>ל</w:t>
      </w:r>
      <w:r w:rsidR="000521C0" w:rsidRPr="00C35A2C">
        <w:rPr>
          <w:rFonts w:ascii="FontbitDavid" w:hAnsi="FontbitDavid"/>
          <w:sz w:val="32"/>
          <w:rtl/>
        </w:rPr>
        <w:t>שני</w:t>
      </w:r>
      <w:r>
        <w:rPr>
          <w:rFonts w:ascii="FontbitDavid" w:hAnsi="FontbitDavid" w:hint="cs"/>
          <w:sz w:val="32"/>
          <w:rtl/>
        </w:rPr>
        <w:t>ם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hint="cs"/>
          <w:rtl/>
        </w:rPr>
        <w:t>-</w:t>
      </w:r>
    </w:p>
    <w:p w14:paraId="4F78A6CA" w14:textId="7A5F6C4C" w:rsidR="000521C0" w:rsidRPr="00C35A2C" w:rsidRDefault="000521C0" w:rsidP="000521C0">
      <w:pPr>
        <w:rPr>
          <w:rFonts w:ascii="FontbitDavid" w:hAnsi="FontbitDavid"/>
          <w:sz w:val="32"/>
          <w:rtl/>
        </w:rPr>
      </w:pPr>
      <w:r>
        <w:rPr>
          <w:rStyle w:val="affff5"/>
          <w:rtl/>
        </w:rPr>
        <w:t xml:space="preserve">ר"א</w:t>
      </w:r>
      <w:del w:id="41011" w:author="Claude" w:date="2026-10-07T09:24:50Z">
        <w:r>
          <w:rPr>
            <w:rStyle w:val="affff5"/>
            <w:rtl/>
          </w:rPr>
          <w:delText xml:space="preserve"> </w:delText>
        </w:r>
      </w:del>
      <w:r>
        <w:rPr>
          <w:rStyle w:val="affff5"/>
          <w:rtl/>
        </w:rPr>
        <w:t xml:space="preserve">:</w:t>
      </w:r>
      <w:r w:rsidRPr="00AC7749">
        <w:rPr>
          <w:rFonts w:ascii="FontbitDavid" w:hAnsi="FontbitDavid"/>
          <w:spacing w:val="-2"/>
          <w:sz w:val="32"/>
          <w:rtl/>
        </w:rPr>
        <w:t xml:space="preserve"> יפר, </w:t>
      </w:r>
      <w:r w:rsidRPr="009F1502">
        <w:rPr>
          <w:rStyle w:val="affff5"/>
          <w:rtl/>
        </w:rPr>
        <w:t>רי</w:t>
      </w:r>
      <w:r w:rsidR="00426687">
        <w:rPr>
          <w:rStyle w:val="affff5"/>
          <w:rFonts w:hint="cs"/>
          <w:rtl/>
        </w:rPr>
        <w:t>"</w:t>
      </w:r>
      <w:r w:rsidRPr="009F1502">
        <w:rPr>
          <w:rStyle w:val="affff5"/>
          <w:rtl/>
        </w:rPr>
        <w:t>ה:</w:t>
      </w:r>
      <w:r w:rsidRPr="00AC7749">
        <w:rPr>
          <w:rFonts w:ascii="FontbitDavid" w:hAnsi="FontbitDavid"/>
          <w:spacing w:val="-2"/>
          <w:sz w:val="32"/>
          <w:rtl/>
        </w:rPr>
        <w:t xml:space="preserve"> לאחד ולא לשנים, </w:t>
      </w:r>
      <w:r>
        <w:rPr>
          <w:rFonts w:ascii="FontbitDavid" w:hAnsi="FontbitDavid"/>
          <w:spacing w:val="-2"/>
          <w:sz w:val="32"/>
          <w:rtl/>
        </w:rPr>
        <w:tab/>
      </w:r>
      <w:r w:rsidRPr="009F1502">
        <w:rPr>
          <w:rStyle w:val="affff5"/>
          <w:rFonts w:hint="cs"/>
          <w:rtl/>
        </w:rPr>
        <w:t>ר</w:t>
      </w:r>
      <w:r w:rsidRPr="009F1502">
        <w:rPr>
          <w:rStyle w:val="affff5"/>
          <w:rtl/>
        </w:rPr>
        <w:t>"</w:t>
      </w:r>
      <w:r w:rsidRPr="009F1502">
        <w:rPr>
          <w:rStyle w:val="affff5"/>
          <w:rFonts w:hint="cs"/>
          <w:rtl/>
        </w:rPr>
        <w:t>ע</w:t>
      </w:r>
      <w:r w:rsidRPr="009F1502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לא לאחד ולא לשנים</w:t>
      </w:r>
      <w:r w:rsidR="00426687">
        <w:rPr>
          <w:rFonts w:ascii="FontbitDavid" w:hAnsi="FontbitDavid" w:hint="cs"/>
          <w:sz w:val="32"/>
          <w:rtl/>
        </w:rPr>
        <w:t>.</w:t>
      </w:r>
    </w:p>
    <w:p w14:paraId="16506CEA" w14:textId="431A4AEF" w:rsidR="00426687" w:rsidRDefault="000521C0" w:rsidP="000521C0">
      <w:pPr>
        <w:rPr>
          <w:rFonts w:ascii="FontbitDavid" w:hAnsi="FontbitDavid"/>
          <w:sz w:val="32"/>
          <w:rtl/>
        </w:rPr>
      </w:pPr>
      <w:r w:rsidRPr="009F1502">
        <w:rPr>
          <w:rStyle w:val="affff5"/>
          <w:rFonts w:hint="cs"/>
          <w:rtl/>
        </w:rPr>
        <w:t>ל</w:t>
      </w:r>
      <w:r w:rsidRPr="009F1502">
        <w:rPr>
          <w:rStyle w:val="affff5"/>
          <w:rtl/>
        </w:rPr>
        <w:t>ר"ע</w:t>
      </w:r>
      <w:r w:rsidRPr="00C35A2C">
        <w:rPr>
          <w:rFonts w:ascii="FontbitDavid" w:hAnsi="FontbitDavid"/>
          <w:sz w:val="32"/>
          <w:rtl/>
        </w:rPr>
        <w:t xml:space="preserve"> אין זיקה </w:t>
      </w:r>
      <w:r>
        <w:rPr>
          <w:rFonts w:ascii="FontbitDavid" w:hAnsi="FontbitDavid"/>
          <w:sz w:val="32"/>
          <w:rtl/>
        </w:rPr>
        <w:t>אף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26687">
        <w:rPr>
          <w:rFonts w:ascii="FontbitDavid" w:hAnsi="FontbitDavid" w:hint="cs"/>
          <w:sz w:val="32"/>
          <w:rtl/>
        </w:rPr>
        <w:t>בא</w:t>
      </w:r>
      <w:r w:rsidRPr="00C35A2C">
        <w:rPr>
          <w:rFonts w:ascii="FontbitDavid" w:hAnsi="FontbitDavid"/>
          <w:sz w:val="32"/>
          <w:rtl/>
        </w:rPr>
        <w:t xml:space="preserve">חד, </w:t>
      </w:r>
      <w:r w:rsidR="00426687">
        <w:rPr>
          <w:rFonts w:ascii="FontbitDavid" w:hAnsi="FontbitDavid"/>
          <w:sz w:val="32"/>
          <w:rtl/>
        </w:rPr>
        <w:tab/>
      </w:r>
      <w:r w:rsidR="00426687">
        <w:rPr>
          <w:rFonts w:ascii="FontbitDavid" w:hAnsi="FontbitDavid"/>
          <w:sz w:val="32"/>
          <w:rtl/>
        </w:rPr>
        <w:tab/>
      </w:r>
      <w:r w:rsidR="00426687">
        <w:rPr>
          <w:rFonts w:ascii="FontbitDavid" w:hAnsi="FontbitDavid"/>
          <w:sz w:val="32"/>
          <w:rtl/>
        </w:rPr>
        <w:tab/>
      </w:r>
      <w:r w:rsidR="00426687">
        <w:rPr>
          <w:rFonts w:ascii="FontbitDavid" w:hAnsi="FontbitDavid"/>
          <w:sz w:val="32"/>
          <w:rtl/>
        </w:rPr>
        <w:tab/>
      </w:r>
      <w:r w:rsidR="00426687">
        <w:rPr>
          <w:rFonts w:ascii="FontbitDavid" w:hAnsi="FontbitDavid" w:hint="cs"/>
          <w:sz w:val="32"/>
          <w:rtl/>
        </w:rPr>
        <w:t xml:space="preserve">  </w:t>
      </w:r>
      <w:r w:rsidRPr="009F1502">
        <w:rPr>
          <w:rStyle w:val="affff5"/>
          <w:rtl/>
        </w:rPr>
        <w:t>לרי</w:t>
      </w:r>
      <w:r w:rsidR="00426687">
        <w:rPr>
          <w:rStyle w:val="affff5"/>
          <w:rFonts w:hint="cs"/>
          <w:rtl/>
        </w:rPr>
        <w:t>"</w:t>
      </w:r>
      <w:r w:rsidRPr="009F1502">
        <w:rPr>
          <w:rStyle w:val="affff5"/>
          <w:rtl/>
        </w:rPr>
        <w:t>ה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26687">
        <w:rPr>
          <w:rFonts w:ascii="FontbitDavid" w:hAnsi="FontbitDavid" w:hint="cs"/>
          <w:sz w:val="32"/>
          <w:rtl/>
        </w:rPr>
        <w:t>בא</w:t>
      </w:r>
      <w:r w:rsidRPr="00C35A2C">
        <w:rPr>
          <w:rFonts w:ascii="FontbitDavid" w:hAnsi="FontbitDavid"/>
          <w:sz w:val="32"/>
          <w:rtl/>
        </w:rPr>
        <w:t>חד יש</w:t>
      </w:r>
      <w:r w:rsidR="00426687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26687">
        <w:rPr>
          <w:rFonts w:ascii="FontbitDavid" w:hAnsi="FontbitDavid" w:hint="cs"/>
          <w:sz w:val="32"/>
          <w:rtl/>
        </w:rPr>
        <w:t>בשנים אין</w:t>
      </w:r>
      <w:r w:rsidRPr="00C35A2C">
        <w:rPr>
          <w:rFonts w:ascii="FontbitDavid" w:hAnsi="FontbitDavid"/>
          <w:sz w:val="32"/>
          <w:rtl/>
        </w:rPr>
        <w:t>,</w:t>
      </w:r>
    </w:p>
    <w:p w14:paraId="30ED090A" w14:textId="6932C2A8" w:rsidR="000521C0" w:rsidRDefault="000521C0" w:rsidP="007750DB">
      <w:pPr>
        <w:rPr>
          <w:rFonts w:ascii="FontbitDavid" w:hAnsi="FontbitDavid"/>
          <w:sz w:val="32"/>
          <w:rtl/>
        </w:rPr>
      </w:pPr>
      <w:r w:rsidRPr="009F1502">
        <w:rPr>
          <w:rStyle w:val="affff5"/>
          <w:rFonts w:hint="cs"/>
          <w:rtl/>
        </w:rPr>
        <w:t>לר</w:t>
      </w:r>
      <w:r w:rsidRPr="009F1502">
        <w:rPr>
          <w:rStyle w:val="affff5"/>
          <w:rtl/>
        </w:rPr>
        <w:t>"</w:t>
      </w:r>
      <w:r w:rsidRPr="009F1502">
        <w:rPr>
          <w:rStyle w:val="affff5"/>
          <w:rFonts w:hint="cs"/>
          <w:rtl/>
        </w:rPr>
        <w:t>א</w:t>
      </w:r>
      <w:r w:rsidRPr="00C35A2C">
        <w:rPr>
          <w:rFonts w:ascii="FontbitDavid" w:hAnsi="FontbitDavid"/>
          <w:sz w:val="32"/>
          <w:rtl/>
        </w:rPr>
        <w:t xml:space="preserve"> יש זיקה</w:t>
      </w:r>
      <w:r w:rsidR="00844B87">
        <w:rPr>
          <w:rFonts w:ascii="FontbitDavid" w:hAnsi="FontbitDavid" w:hint="cs"/>
          <w:sz w:val="32"/>
          <w:rtl/>
        </w:rPr>
        <w:t xml:space="preserve"> בשנים</w:t>
      </w:r>
      <w:r w:rsidRPr="00C35A2C">
        <w:rPr>
          <w:rFonts w:ascii="FontbitDavid" w:hAnsi="FontbitDavid"/>
          <w:sz w:val="32"/>
          <w:rtl/>
        </w:rPr>
        <w:t>,</w:t>
      </w:r>
      <w:r w:rsidR="00426687">
        <w:rPr>
          <w:rFonts w:ascii="FontbitDavid" w:hAnsi="FontbitDavid"/>
          <w:sz w:val="32"/>
          <w:rtl/>
        </w:rPr>
        <w:tab/>
      </w:r>
      <w:r w:rsidR="00426687">
        <w:rPr>
          <w:rFonts w:ascii="FontbitDavid" w:hAnsi="FontbitDavid"/>
          <w:sz w:val="32"/>
          <w:rtl/>
        </w:rPr>
        <w:tab/>
      </w:r>
      <w:r w:rsidR="00426687">
        <w:rPr>
          <w:rFonts w:ascii="FontbitDavid" w:hAnsi="FontbitDavid"/>
          <w:sz w:val="32"/>
          <w:rtl/>
        </w:rPr>
        <w:tab/>
      </w:r>
      <w:r w:rsidR="00426687">
        <w:rPr>
          <w:rFonts w:ascii="FontbitDavid" w:hAnsi="FontbitDavid"/>
          <w:sz w:val="32"/>
          <w:rtl/>
        </w:rPr>
        <w:tab/>
      </w:r>
      <w:r w:rsidR="00426687">
        <w:rPr>
          <w:rFonts w:ascii="FontbitDavid" w:hAnsi="FontbitDavid"/>
          <w:sz w:val="32"/>
          <w:rtl/>
        </w:rPr>
        <w:tab/>
      </w:r>
      <w:r w:rsidR="00426687">
        <w:rPr>
          <w:rFonts w:ascii="FontbitDavid" w:hAnsi="FontbitDavid"/>
          <w:sz w:val="32"/>
          <w:rtl/>
        </w:rPr>
        <w:tab/>
      </w:r>
      <w:r w:rsidR="00426687">
        <w:rPr>
          <w:rFonts w:ascii="FontbitDavid" w:hAnsi="FontbitDavid" w:hint="cs"/>
          <w:sz w:val="32"/>
          <w:rtl/>
        </w:rPr>
        <w:t xml:space="preserve">  אבל איך יפר </w:t>
      </w:r>
      <w:r w:rsidR="00426687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לבדו</w:t>
      </w:r>
      <w:r w:rsidR="00426687">
        <w:rPr>
          <w:rFonts w:ascii="FontbitDavid" w:hAnsi="FontbitDavid" w:hint="cs"/>
          <w:sz w:val="32"/>
          <w:rtl/>
        </w:rPr>
        <w:t xml:space="preserve"> בשנים?</w:t>
      </w:r>
    </w:p>
    <w:p w14:paraId="10808440" w14:textId="4AAB83B0" w:rsidR="000521C0" w:rsidRPr="00062827" w:rsidRDefault="00426687" w:rsidP="000521C0">
      <w:pPr>
        <w:rPr>
          <w:spacing w:val="-4"/>
          <w:rtl/>
        </w:rPr>
      </w:pPr>
      <w:r w:rsidRPr="00062827">
        <w:rPr>
          <w:rStyle w:val="affff5"/>
          <w:rFonts w:hint="cs"/>
          <w:spacing w:val="-4"/>
          <w:rtl/>
        </w:rPr>
        <w:t xml:space="preserve">ותירץ </w:t>
      </w:r>
      <w:r w:rsidR="000521C0" w:rsidRPr="00062827">
        <w:rPr>
          <w:rStyle w:val="affff5"/>
          <w:spacing w:val="-4"/>
          <w:rtl/>
        </w:rPr>
        <w:t>ר</w:t>
      </w:r>
      <w:r w:rsidRPr="00062827">
        <w:rPr>
          <w:rStyle w:val="affff5"/>
          <w:rFonts w:hint="cs"/>
          <w:spacing w:val="-4"/>
          <w:rtl/>
        </w:rPr>
        <w:t xml:space="preserve">' </w:t>
      </w:r>
      <w:r w:rsidR="000521C0" w:rsidRPr="00062827">
        <w:rPr>
          <w:rStyle w:val="affff5"/>
          <w:rFonts w:hint="cs"/>
          <w:spacing w:val="-4"/>
          <w:rtl/>
        </w:rPr>
        <w:t>א</w:t>
      </w:r>
      <w:r w:rsidRPr="00062827">
        <w:rPr>
          <w:rStyle w:val="affff5"/>
          <w:rFonts w:hint="cs"/>
          <w:spacing w:val="-4"/>
          <w:rtl/>
        </w:rPr>
        <w:t>מי</w:t>
      </w:r>
      <w:r w:rsidR="000521C0" w:rsidRPr="00062827">
        <w:rPr>
          <w:rStyle w:val="affff5"/>
          <w:rFonts w:hint="cs"/>
          <w:spacing w:val="-4"/>
          <w:rtl/>
        </w:rPr>
        <w:t xml:space="preserve">: </w:t>
      </w:r>
      <w:r w:rsidRPr="00062827">
        <w:rPr>
          <w:rFonts w:hint="cs"/>
          <w:spacing w:val="-4"/>
          <w:rtl/>
        </w:rPr>
        <w:t>בעשה</w:t>
      </w:r>
      <w:r w:rsidR="000521C0" w:rsidRPr="00062827">
        <w:rPr>
          <w:spacing w:val="-4"/>
          <w:rtl/>
        </w:rPr>
        <w:t xml:space="preserve"> מאמר </w:t>
      </w:r>
      <w:r w:rsidRPr="00062827">
        <w:rPr>
          <w:rStyle w:val="affff5"/>
          <w:rFonts w:hint="cs"/>
          <w:spacing w:val="-4"/>
          <w:rtl/>
        </w:rPr>
        <w:t>וכ</w:t>
      </w:r>
      <w:r w:rsidR="000521C0" w:rsidRPr="00062827">
        <w:rPr>
          <w:rStyle w:val="affff5"/>
          <w:spacing w:val="-4"/>
          <w:rtl/>
        </w:rPr>
        <w:t>ב"ש</w:t>
      </w:r>
      <w:r w:rsidR="000521C0" w:rsidRPr="00062827">
        <w:rPr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ד'</w:t>
      </w:r>
      <w:r w:rsidR="000521C0" w:rsidRPr="00062827">
        <w:rPr>
          <w:spacing w:val="-4"/>
          <w:rtl/>
        </w:rPr>
        <w:t>קנין גמור</w:t>
      </w:r>
      <w:r w:rsidRPr="00062827">
        <w:rPr>
          <w:rFonts w:hint="cs"/>
          <w:spacing w:val="-4"/>
          <w:rtl/>
        </w:rPr>
        <w:t xml:space="preserve">', </w:t>
      </w:r>
      <w:r w:rsidRPr="00D1637C">
        <w:rPr>
          <w:rFonts w:cs="PFT_Frank" w:hint="eastAsia"/>
          <w:b/>
          <w:bCs/>
          <w:spacing w:val="-4"/>
          <w:szCs w:val="14"/>
          <w:rtl/>
        </w:rPr>
        <w:t>משמע</w:t>
      </w:r>
      <w:r w:rsidRPr="00D1637C">
        <w:rPr>
          <w:rFonts w:cs="PFT_Frank"/>
          <w:b/>
          <w:bCs/>
          <w:spacing w:val="-4"/>
          <w:szCs w:val="14"/>
          <w:rtl/>
        </w:rPr>
        <w:t xml:space="preserve"> </w:t>
      </w:r>
      <w:r w:rsidRPr="00D1637C">
        <w:rPr>
          <w:rFonts w:cs="PFT_Frank" w:hint="cs"/>
          <w:b/>
          <w:bCs/>
          <w:spacing w:val="-4"/>
          <w:szCs w:val="14"/>
          <w:rtl/>
        </w:rPr>
        <w:t>ד</w:t>
      </w:r>
      <w:r w:rsidRPr="00D1637C">
        <w:rPr>
          <w:rFonts w:cs="PFT_Frank"/>
          <w:b/>
          <w:bCs/>
          <w:spacing w:val="-4"/>
          <w:szCs w:val="14"/>
          <w:rtl/>
        </w:rPr>
        <w:t>'נישואין'</w:t>
      </w:r>
      <w:r w:rsidR="00844B87" w:rsidRPr="00D1637C">
        <w:rPr>
          <w:rFonts w:cs="PFT_Frank" w:hint="cs"/>
          <w:b/>
          <w:bCs/>
          <w:spacing w:val="-4"/>
          <w:szCs w:val="14"/>
          <w:rtl/>
        </w:rPr>
        <w:t>!</w:t>
      </w:r>
    </w:p>
    <w:p w14:paraId="43893ABC" w14:textId="511653A8" w:rsidR="00426687" w:rsidRDefault="00426687" w:rsidP="000521C0">
      <w:pPr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ודחה</w:t>
      </w:r>
      <w:r w:rsidRPr="007750DB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ד'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אירוסין</w:t>
      </w:r>
      <w:r>
        <w:rPr>
          <w:rFonts w:ascii="FontbitDavid" w:hAnsi="FontbitDavid" w:hint="cs"/>
          <w:sz w:val="32"/>
          <w:rtl/>
        </w:rPr>
        <w:t>'</w:t>
      </w:r>
      <w:r w:rsidR="000521C0">
        <w:rPr>
          <w:rFonts w:ascii="FontbitDavid" w:hAnsi="FontbitDavid" w:hint="cs"/>
          <w:sz w:val="32"/>
          <w:rtl/>
        </w:rPr>
        <w:t>,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ומיפר </w:t>
      </w:r>
      <w:r w:rsidR="000521C0" w:rsidRPr="00C35A2C">
        <w:rPr>
          <w:rFonts w:ascii="FontbitDavid" w:hAnsi="FontbitDavid" w:hint="cs"/>
          <w:sz w:val="32"/>
          <w:rtl/>
        </w:rPr>
        <w:t xml:space="preserve">בשותפות </w:t>
      </w:r>
      <w:r w:rsidR="000521C0">
        <w:rPr>
          <w:rFonts w:ascii="FontbitDavid" w:hAnsi="FontbitDavid" w:hint="cs"/>
          <w:sz w:val="32"/>
          <w:rtl/>
        </w:rPr>
        <w:t xml:space="preserve">אב, </w:t>
      </w:r>
      <w:r>
        <w:rPr>
          <w:rFonts w:ascii="FontbitDavid" w:hAnsi="FontbitDavid" w:hint="cs"/>
          <w:sz w:val="32"/>
          <w:rtl/>
        </w:rPr>
        <w:t xml:space="preserve">כדין </w:t>
      </w:r>
      <w:r w:rsidR="00844B87">
        <w:rPr>
          <w:rFonts w:ascii="FontbitDavid" w:hAnsi="FontbitDavid" w:hint="cs"/>
          <w:sz w:val="32"/>
          <w:rtl/>
        </w:rPr>
        <w:t>'</w:t>
      </w:r>
      <w:r w:rsidR="000521C0">
        <w:rPr>
          <w:rFonts w:ascii="FontbitDavid" w:hAnsi="FontbitDavid" w:hint="cs"/>
          <w:sz w:val="32"/>
          <w:rtl/>
        </w:rPr>
        <w:t>נערה</w:t>
      </w:r>
      <w:r>
        <w:rPr>
          <w:rFonts w:ascii="FontbitDavid" w:hAnsi="FontbitDavid" w:hint="cs"/>
          <w:sz w:val="32"/>
          <w:rtl/>
        </w:rPr>
        <w:t xml:space="preserve"> </w:t>
      </w:r>
      <w:r w:rsidR="000521C0">
        <w:rPr>
          <w:rFonts w:ascii="FontbitDavid" w:hAnsi="FontbitDavid" w:hint="cs"/>
          <w:sz w:val="32"/>
          <w:rtl/>
        </w:rPr>
        <w:t>מאורסה</w:t>
      </w:r>
      <w:r w:rsidR="00844B87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 w:hint="cs"/>
          <w:sz w:val="32"/>
          <w:rtl/>
        </w:rPr>
        <w:t>.</w:t>
      </w:r>
    </w:p>
    <w:p w14:paraId="14D28926" w14:textId="75E07896" w:rsidR="000521C0" w:rsidRDefault="00426687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וי</w:t>
      </w:r>
      <w:r w:rsidRPr="007750DB">
        <w:rPr>
          <w:rStyle w:val="affff5"/>
          <w:rFonts w:hint="eastAsia"/>
          <w:rtl/>
        </w:rPr>
        <w:t>קשה</w:t>
      </w:r>
      <w:r w:rsidR="000521C0" w:rsidRPr="007750DB">
        <w:rPr>
          <w:rStyle w:val="affff5"/>
          <w:rtl/>
        </w:rPr>
        <w:t xml:space="preserve"> </w:t>
      </w:r>
      <w:r w:rsidR="000521C0" w:rsidRPr="00844B87">
        <w:rPr>
          <w:rStyle w:val="affff5"/>
          <w:rFonts w:hint="cs"/>
          <w:rtl/>
        </w:rPr>
        <w:t>לר</w:t>
      </w:r>
      <w:r w:rsidR="000521C0" w:rsidRPr="00844B87">
        <w:rPr>
          <w:rStyle w:val="affff5"/>
          <w:rtl/>
        </w:rPr>
        <w:t>"</w:t>
      </w:r>
      <w:r w:rsidR="000521C0" w:rsidRPr="00844B87">
        <w:rPr>
          <w:rStyle w:val="affff5"/>
          <w:rFonts w:hint="cs"/>
          <w:rtl/>
        </w:rPr>
        <w:t>א</w:t>
      </w:r>
      <w:r w:rsidRPr="00844B87">
        <w:rPr>
          <w:rStyle w:val="affff5"/>
          <w:rFonts w:hint="cs"/>
          <w:rtl/>
        </w:rPr>
        <w:t>: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 xml:space="preserve">דמאמר </w:t>
      </w:r>
      <w:r w:rsidR="000521C0" w:rsidRPr="009F1502">
        <w:rPr>
          <w:rStyle w:val="affff5"/>
          <w:rtl/>
        </w:rPr>
        <w:t>לב"ש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רק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לדחות לצרה</w:t>
      </w:r>
      <w:r>
        <w:rPr>
          <w:rFonts w:ascii="FontbitDavid" w:hAnsi="FontbitDavid" w:hint="cs"/>
          <w:sz w:val="32"/>
          <w:rtl/>
        </w:rPr>
        <w:t>'</w:t>
      </w:r>
      <w:r w:rsidRPr="007750DB">
        <w:rPr>
          <w:rStyle w:val="affff8"/>
          <w:rtl/>
        </w:rPr>
        <w:t xml:space="preserve"> איך מיפר</w:t>
      </w:r>
      <w:r w:rsidR="000521C0" w:rsidRPr="00C35A2C">
        <w:rPr>
          <w:rFonts w:ascii="FontbitDavid" w:hAnsi="FontbitDavid"/>
          <w:sz w:val="32"/>
          <w:rtl/>
        </w:rPr>
        <w:t>,</w:t>
      </w:r>
      <w:r w:rsidR="000521C0">
        <w:rPr>
          <w:rFonts w:ascii="FontbitDavid" w:hAnsi="FontbitDavid" w:hint="cs"/>
          <w:sz w:val="32"/>
          <w:rtl/>
        </w:rPr>
        <w:t xml:space="preserve"> </w:t>
      </w:r>
    </w:p>
    <w:p w14:paraId="6BE434FE" w14:textId="7604783D" w:rsidR="000521C0" w:rsidRPr="00C35A2C" w:rsidRDefault="00426687" w:rsidP="000521C0">
      <w:pPr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א</w:t>
      </w:r>
      <w:r w:rsidRPr="007750DB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אמנם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צריכה</w:t>
      </w:r>
      <w:r w:rsidR="000521C0" w:rsidRPr="00C35A2C">
        <w:rPr>
          <w:rFonts w:ascii="FontbitDavid" w:hAnsi="FontbitDavid" w:hint="cs"/>
          <w:sz w:val="32"/>
          <w:rtl/>
        </w:rPr>
        <w:t xml:space="preserve"> חליצה</w:t>
      </w:r>
      <w:r w:rsidR="000521C0">
        <w:rPr>
          <w:rFonts w:ascii="FontbitDavid" w:hAnsi="FontbitDavid" w:hint="cs"/>
          <w:sz w:val="32"/>
          <w:rtl/>
        </w:rPr>
        <w:t>,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אבל</w:t>
      </w:r>
      <w:r w:rsidR="000521C0" w:rsidRPr="00C35A2C">
        <w:rPr>
          <w:rFonts w:ascii="FontbitDavid" w:hAnsi="FontbitDavid" w:hint="cs"/>
          <w:sz w:val="32"/>
          <w:rtl/>
        </w:rPr>
        <w:t xml:space="preserve"> להפר נדריה </w:t>
      </w:r>
      <w:r>
        <w:rPr>
          <w:rFonts w:ascii="FontbitDavid" w:hAnsi="FontbitDavid" w:hint="cs"/>
          <w:sz w:val="32"/>
          <w:rtl/>
        </w:rPr>
        <w:t xml:space="preserve">מועיל </w:t>
      </w:r>
      <w:r w:rsidRPr="007750DB">
        <w:rPr>
          <w:rStyle w:val="affff8"/>
          <w:rFonts w:hint="eastAsia"/>
          <w:rtl/>
        </w:rPr>
        <w:t>כארוסה</w:t>
      </w:r>
      <w:r w:rsidRPr="007750DB">
        <w:rPr>
          <w:rStyle w:val="affff8"/>
          <w:rtl/>
        </w:rPr>
        <w:t>,</w:t>
      </w:r>
    </w:p>
    <w:p w14:paraId="2CD1EB56" w14:textId="38CB1C92" w:rsidR="000521C0" w:rsidRPr="00262A77" w:rsidRDefault="000521C0" w:rsidP="000521C0">
      <w:pPr>
        <w:rPr>
          <w:rFonts w:ascii="FontbitDavid" w:hAnsi="FontbitDavid"/>
          <w:spacing w:val="-2"/>
          <w:sz w:val="32"/>
          <w:rtl/>
        </w:rPr>
      </w:pPr>
      <w:r w:rsidRPr="00262A77">
        <w:rPr>
          <w:rStyle w:val="affff5"/>
          <w:rFonts w:hint="cs"/>
          <w:rtl/>
        </w:rPr>
        <w:lastRenderedPageBreak/>
        <w:t>ב</w:t>
      </w:r>
      <w:r w:rsidR="00426687">
        <w:rPr>
          <w:rStyle w:val="affff5"/>
          <w:rFonts w:hint="cs"/>
          <w:rtl/>
        </w:rPr>
        <w:t>.</w:t>
      </w:r>
      <w:r w:rsidRPr="00262A77">
        <w:rPr>
          <w:rStyle w:val="affff5"/>
          <w:rFonts w:hint="cs"/>
          <w:rtl/>
        </w:rPr>
        <w:t xml:space="preserve"> </w:t>
      </w:r>
      <w:r w:rsidR="00426687">
        <w:rPr>
          <w:rStyle w:val="affff5"/>
          <w:rFonts w:hint="cs"/>
          <w:rtl/>
        </w:rPr>
        <w:t>'</w:t>
      </w:r>
      <w:r w:rsidRPr="00262A77">
        <w:rPr>
          <w:rFonts w:ascii="FontbitDavid" w:hAnsi="FontbitDavid" w:hint="cs"/>
          <w:spacing w:val="-2"/>
          <w:sz w:val="32"/>
          <w:rtl/>
        </w:rPr>
        <w:t>יפר</w:t>
      </w:r>
      <w:r w:rsidR="00426687">
        <w:rPr>
          <w:rFonts w:ascii="FontbitDavid" w:hAnsi="FontbitDavid" w:hint="cs"/>
          <w:spacing w:val="-2"/>
          <w:sz w:val="32"/>
          <w:rtl/>
        </w:rPr>
        <w:t>'</w:t>
      </w:r>
      <w:r w:rsidRPr="00262A77">
        <w:rPr>
          <w:rFonts w:ascii="FontbitDavid" w:hAnsi="FontbitDavid" w:hint="cs"/>
          <w:spacing w:val="-2"/>
          <w:sz w:val="32"/>
          <w:rtl/>
        </w:rPr>
        <w:t xml:space="preserve"> </w:t>
      </w:r>
      <w:r w:rsidR="00426687">
        <w:rPr>
          <w:rFonts w:ascii="FontbitDavid" w:hAnsi="FontbitDavid" w:hint="cs"/>
          <w:spacing w:val="-2"/>
          <w:sz w:val="32"/>
          <w:rtl/>
        </w:rPr>
        <w:t>משמע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בלא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אב</w:t>
      </w:r>
      <w:r w:rsidRPr="007750DB">
        <w:rPr>
          <w:rtl/>
        </w:rPr>
        <w:t>,</w:t>
      </w:r>
      <w:r w:rsidRPr="00262A77">
        <w:rPr>
          <w:rFonts w:ascii="FontbitDavid" w:hAnsi="FontbitDavid" w:hint="cs"/>
          <w:spacing w:val="-2"/>
          <w:sz w:val="32"/>
          <w:rtl/>
        </w:rPr>
        <w:t xml:space="preserve"> </w:t>
      </w:r>
      <w:r w:rsidRPr="00262A77">
        <w:rPr>
          <w:rFonts w:ascii="FontbitDavid" w:hAnsi="FontbitDavid"/>
          <w:spacing w:val="-2"/>
          <w:sz w:val="32"/>
          <w:rtl/>
        </w:rPr>
        <w:t>שעמדה בדין</w:t>
      </w:r>
      <w:r w:rsidRPr="00262A77">
        <w:rPr>
          <w:rFonts w:ascii="FontbitDavid" w:hAnsi="FontbitDavid" w:hint="cs"/>
          <w:spacing w:val="-2"/>
          <w:sz w:val="32"/>
          <w:rtl/>
        </w:rPr>
        <w:t>,</w:t>
      </w:r>
      <w:r w:rsidRPr="00262A77">
        <w:rPr>
          <w:rFonts w:ascii="FontbitDavid" w:hAnsi="FontbitDavid"/>
          <w:spacing w:val="-2"/>
          <w:sz w:val="32"/>
          <w:rtl/>
        </w:rPr>
        <w:t xml:space="preserve"> ופסקו לה מזונות משלו,</w:t>
      </w:r>
    </w:p>
    <w:p w14:paraId="495A2CB4" w14:textId="77777777" w:rsidR="00CF5119" w:rsidRDefault="00426687" w:rsidP="00B14C8B">
      <w:pPr>
        <w:ind w:firstLine="113"/>
        <w:rPr>
          <w:rFonts w:ascii="FrankRuehl" w:hAnsi="FrankRuehl"/>
          <w:rtl/>
        </w:rPr>
      </w:pPr>
      <w:r>
        <w:rPr>
          <w:rFonts w:hint="cs"/>
          <w:rtl/>
        </w:rPr>
        <w:t>ו</w:t>
      </w:r>
      <w:r w:rsidR="000521C0" w:rsidRPr="00C35A2C">
        <w:rPr>
          <w:rtl/>
        </w:rPr>
        <w:t>כל הנודרת - על דעת בעלה</w:t>
      </w:r>
      <w:r w:rsidRPr="007750DB">
        <w:rPr>
          <w:rStyle w:val="affff8"/>
          <w:rtl/>
        </w:rPr>
        <w:t xml:space="preserve"> ומיפר בלא מאמר כלל</w:t>
      </w:r>
      <w:r w:rsidR="000521C0" w:rsidRPr="007750DB">
        <w:rPr>
          <w:rStyle w:val="affff8"/>
          <w:rtl/>
        </w:rPr>
        <w:t>.</w:t>
      </w:r>
    </w:p>
    <w:p w14:paraId="43A5FBDF" w14:textId="3F7A13E6" w:rsidR="000521C0" w:rsidRPr="00D238B7" w:rsidRDefault="00426687" w:rsidP="00615A60">
      <w:pPr>
        <w:pStyle w:val="aff2"/>
        <w:rPr>
          <w:rStyle w:val="affff5"/>
          <w:rtl/>
        </w:rPr>
      </w:pPr>
      <w:r>
        <w:rPr>
          <w:rFonts w:ascii="FrankRuehl" w:hAnsi="FrankRuehl" w:hint="cs"/>
          <w:rtl/>
        </w:rPr>
        <w:t xml:space="preserve"> </w:t>
      </w:r>
      <w:r w:rsidR="000521C0" w:rsidRPr="00615A60">
        <w:rPr>
          <w:rFonts w:ascii="FrankRuehl" w:hAnsi="FrankRuehl" w:hint="cs"/>
          <w:rtl/>
        </w:rPr>
        <w:t>׹</w:t>
      </w:r>
    </w:p>
    <w:p w14:paraId="51BC8323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D238B7">
        <w:rPr>
          <w:rStyle w:val="affff5"/>
          <w:rFonts w:hint="cs"/>
          <w:rtl/>
        </w:rPr>
        <w:t>ל.</w:t>
      </w:r>
    </w:p>
    <w:p w14:paraId="47FFA97C" w14:textId="6AF62CA9" w:rsidR="000521C0" w:rsidRDefault="000521C0" w:rsidP="007032CE">
      <w:pPr>
        <w:pStyle w:val="affffb"/>
        <w:rPr>
          <w:rtl/>
        </w:rPr>
      </w:pPr>
      <w:ins w:id="9842" w:author="מספור קטעי משנה" w:date="2026-10-06T06:45:58Z">
        <w:r>
          <w:rPr>
            <w:rStyle w:val="MisparKeta"/>
          </w:rPr>
          <w:t xml:space="preserve">א. </w:t>
        </w:r>
      </w:ins>
      <w:bookmarkStart w:id="296" w:name="_Toc119172718"/>
      <w:bookmarkStart w:id="297" w:name="_Toc119229806"/>
      <w:r w:rsidRPr="00C35A2C">
        <w:rPr>
          <w:rtl/>
        </w:rPr>
        <w:t xml:space="preserve">שלשה אחין, </w:t>
      </w:r>
      <w:r w:rsidR="00F4045A">
        <w:rPr>
          <w:rFonts w:hint="cs"/>
          <w:rtl/>
        </w:rPr>
        <w:t>ב'</w:t>
      </w:r>
      <w:r w:rsidRPr="00C35A2C">
        <w:rPr>
          <w:rtl/>
        </w:rPr>
        <w:t xml:space="preserve"> נשואים </w:t>
      </w:r>
      <w:r w:rsidR="00F4045A">
        <w:rPr>
          <w:rFonts w:hint="cs"/>
          <w:rtl/>
        </w:rPr>
        <w:t>ב'</w:t>
      </w:r>
      <w:r w:rsidRPr="00C35A2C">
        <w:rPr>
          <w:rtl/>
        </w:rPr>
        <w:t xml:space="preserve"> אחיות</w:t>
      </w:r>
      <w:r w:rsidR="00F4045A">
        <w:rPr>
          <w:rFonts w:hint="cs"/>
          <w:rtl/>
        </w:rPr>
        <w:t>,</w:t>
      </w:r>
      <w:r w:rsidRPr="00C35A2C">
        <w:rPr>
          <w:rtl/>
        </w:rPr>
        <w:t xml:space="preserve"> ואחד נשוי נכרית,</w:t>
      </w:r>
      <w:bookmarkEnd w:id="296"/>
      <w:bookmarkEnd w:id="297"/>
    </w:p>
    <w:p>
      <w:pPr>
        <w:pStyle w:val="MishnaBatzad"/>
        <w:rPr>
          <w:ins w:id="20431" w:author="קלוד" w:date="2026-10-06T10:10:48Z"/>
        </w:rPr>
      </w:pPr>
      <w:ins w:id="20430" w:author="קלוד" w:date="2026-10-06T10:10:48Z">
        <w:r>
          <w:t xml:space="preserve">משנה ו</w:t>
        </w:r>
      </w:ins>
    </w:p>
    <w:p w14:paraId="493D1A35" w14:textId="77777777" w:rsidR="007032CE" w:rsidRDefault="000521C0" w:rsidP="00F4045A">
      <w:pPr>
        <w:pStyle w:val="affc"/>
        <w:rPr>
          <w:rtl/>
        </w:rPr>
      </w:pPr>
      <w:r w:rsidRPr="00C35A2C">
        <w:rPr>
          <w:rtl/>
        </w:rPr>
        <w:t xml:space="preserve">מת אחד מבעלי אחיות, </w:t>
      </w:r>
      <w:r w:rsidRPr="00FD07BE">
        <w:rPr>
          <w:rStyle w:val="affffc"/>
          <w:rtl/>
        </w:rPr>
        <w:t>וכנס נשוי נכרית את אשתו</w:t>
      </w:r>
      <w:r w:rsidR="00F4045A" w:rsidRPr="00FD07BE">
        <w:rPr>
          <w:rStyle w:val="affffc"/>
          <w:rFonts w:hint="cs"/>
          <w:rtl/>
        </w:rPr>
        <w:t>,</w:t>
      </w:r>
      <w:r w:rsidRPr="00FD07BE">
        <w:rPr>
          <w:rStyle w:val="affffc"/>
          <w:rtl/>
        </w:rPr>
        <w:t xml:space="preserve"> ומת</w:t>
      </w:r>
      <w:r w:rsidR="00F4045A">
        <w:rPr>
          <w:rFonts w:hint="cs"/>
          <w:rtl/>
        </w:rPr>
        <w:t xml:space="preserve"> </w:t>
      </w:r>
    </w:p>
    <w:p w14:paraId="7EDBB838" w14:textId="21298C3D" w:rsidR="000521C0" w:rsidRPr="00C35A2C" w:rsidRDefault="000521C0" w:rsidP="007032CE">
      <w:pPr>
        <w:pStyle w:val="affc"/>
        <w:rPr>
          <w:rtl/>
        </w:rPr>
      </w:pPr>
      <w:r w:rsidRPr="00C35A2C">
        <w:rPr>
          <w:rtl/>
        </w:rPr>
        <w:t>-הראשונה יוצא</w:t>
      </w:r>
      <w:r w:rsidR="00F4045A">
        <w:rPr>
          <w:rFonts w:hint="cs"/>
          <w:rtl/>
        </w:rPr>
        <w:t>ת</w:t>
      </w:r>
      <w:r w:rsidRPr="00C35A2C">
        <w:rPr>
          <w:rtl/>
        </w:rPr>
        <w:t xml:space="preserve"> משום </w:t>
      </w:r>
      <w:r w:rsidR="00F4045A">
        <w:rPr>
          <w:rFonts w:hint="cs"/>
          <w:rtl/>
        </w:rPr>
        <w:t>'</w:t>
      </w:r>
      <w:r w:rsidRPr="00C35A2C">
        <w:rPr>
          <w:rtl/>
        </w:rPr>
        <w:t>אחות אשה</w:t>
      </w:r>
      <w:r w:rsidR="00F4045A">
        <w:rPr>
          <w:rFonts w:hint="cs"/>
          <w:rtl/>
        </w:rPr>
        <w:t>'</w:t>
      </w:r>
      <w:r w:rsidRPr="00C35A2C">
        <w:rPr>
          <w:rtl/>
        </w:rPr>
        <w:t xml:space="preserve">, ושניה משום </w:t>
      </w:r>
      <w:r w:rsidR="00F4045A">
        <w:rPr>
          <w:rFonts w:hint="cs"/>
          <w:rtl/>
        </w:rPr>
        <w:t>'</w:t>
      </w:r>
      <w:r w:rsidRPr="00C35A2C">
        <w:rPr>
          <w:rtl/>
        </w:rPr>
        <w:t>צרתה</w:t>
      </w:r>
      <w:r w:rsidR="00F4045A">
        <w:rPr>
          <w:rFonts w:hint="cs"/>
          <w:rtl/>
        </w:rPr>
        <w:t>',</w:t>
      </w:r>
    </w:p>
    <w:p w14:paraId="4E3738F3" w14:textId="13209057" w:rsidR="000521C0" w:rsidRPr="00C35A2C" w:rsidRDefault="000521C0" w:rsidP="000521C0">
      <w:pPr>
        <w:pStyle w:val="affc"/>
        <w:rPr>
          <w:rtl/>
        </w:rPr>
      </w:pPr>
      <w:r w:rsidRPr="00C35A2C">
        <w:rPr>
          <w:rtl/>
        </w:rPr>
        <w:t>עשה בה מאמר</w:t>
      </w:r>
      <w:r w:rsidR="00F4045A">
        <w:rPr>
          <w:rFonts w:hint="cs"/>
          <w:rtl/>
        </w:rPr>
        <w:t>,</w:t>
      </w:r>
      <w:r w:rsidRPr="00C35A2C">
        <w:rPr>
          <w:rtl/>
        </w:rPr>
        <w:t xml:space="preserve"> ומת - נכרית</w:t>
      </w:r>
      <w:r w:rsidR="00F4045A">
        <w:rPr>
          <w:rFonts w:hint="cs"/>
          <w:rtl/>
        </w:rPr>
        <w:t>,</w:t>
      </w:r>
      <w:r w:rsidRPr="00C35A2C">
        <w:rPr>
          <w:rtl/>
        </w:rPr>
        <w:t xml:space="preserve"> חולצת ולא מתייבמת.</w:t>
      </w:r>
    </w:p>
    <w:p w14:paraId="6B9A1B5D" w14:textId="7B538DA9" w:rsidR="00F4045A" w:rsidRDefault="00F4045A" w:rsidP="000521C0">
      <w:pPr>
        <w:spacing w:before="60"/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משמע</w:t>
      </w:r>
      <w:r w:rsidR="000521C0" w:rsidRPr="007750DB">
        <w:rPr>
          <w:rtl/>
        </w:rPr>
        <w:t xml:space="preserve"> </w:t>
      </w:r>
      <w:r>
        <w:rPr>
          <w:rFonts w:hint="cs"/>
          <w:rtl/>
        </w:rPr>
        <w:t>ש</w:t>
      </w:r>
      <w:r w:rsidR="000521C0" w:rsidRPr="007750DB">
        <w:rPr>
          <w:rtl/>
        </w:rPr>
        <w:t>לא ע</w:t>
      </w:r>
      <w:r w:rsidR="000521C0" w:rsidRPr="007750DB">
        <w:rPr>
          <w:rFonts w:hint="eastAsia"/>
          <w:rtl/>
        </w:rPr>
        <w:t>שה</w:t>
      </w:r>
      <w:r w:rsidR="000521C0" w:rsidRPr="007750DB">
        <w:rPr>
          <w:rtl/>
        </w:rPr>
        <w:t xml:space="preserve"> </w:t>
      </w:r>
      <w:r w:rsidR="000521C0" w:rsidRPr="007750DB">
        <w:rPr>
          <w:rFonts w:hint="eastAsia"/>
          <w:rtl/>
        </w:rPr>
        <w:t>מאמר</w:t>
      </w:r>
      <w:r w:rsidR="000521C0" w:rsidRPr="007750DB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0521C0" w:rsidRPr="007750DB">
        <w:rPr>
          <w:rFonts w:hint="eastAsia"/>
          <w:rtl/>
        </w:rPr>
        <w:t>מתייבמת</w:t>
      </w:r>
      <w:r w:rsidR="000521C0" w:rsidRPr="007750DB">
        <w:rPr>
          <w:rtl/>
        </w:rPr>
        <w:t>,</w:t>
      </w:r>
    </w:p>
    <w:p w14:paraId="657D5B88" w14:textId="77777777" w:rsidR="00CF5119" w:rsidRDefault="00F4045A" w:rsidP="00CF5119">
      <w:pPr>
        <w:rPr>
          <w:rStyle w:val="affff8"/>
          <w:rtl/>
        </w:rPr>
      </w:pPr>
      <w:r w:rsidRPr="007750DB">
        <w:rPr>
          <w:rStyle w:val="affff5"/>
          <w:rFonts w:hint="eastAsia"/>
          <w:rtl/>
        </w:rPr>
        <w:t>מדייק</w:t>
      </w:r>
      <w:r w:rsidRPr="007750DB">
        <w:rPr>
          <w:rStyle w:val="affff5"/>
          <w:rtl/>
        </w:rPr>
        <w:t xml:space="preserve"> </w:t>
      </w:r>
      <w:r w:rsidR="000521C0" w:rsidRPr="008D4B24">
        <w:rPr>
          <w:rStyle w:val="affff5"/>
          <w:rtl/>
        </w:rPr>
        <w:t>ר"</w:t>
      </w:r>
      <w:r w:rsidR="000521C0" w:rsidRPr="008D4B24">
        <w:rPr>
          <w:rStyle w:val="affff5"/>
          <w:rFonts w:hint="cs"/>
          <w:rtl/>
        </w:rPr>
        <w:t>נ</w:t>
      </w:r>
      <w:r w:rsidR="000521C0" w:rsidRPr="008D4B24">
        <w:rPr>
          <w:rStyle w:val="affff5"/>
          <w:rtl/>
        </w:rPr>
        <w:t>:</w:t>
      </w:r>
      <w:r w:rsidR="000521C0" w:rsidRPr="00262A77">
        <w:rPr>
          <w:rtl/>
        </w:rPr>
        <w:t xml:space="preserve"> </w:t>
      </w:r>
      <w:r>
        <w:rPr>
          <w:rFonts w:hint="cs"/>
          <w:rtl/>
        </w:rPr>
        <w:t>ש'</w:t>
      </w:r>
      <w:r w:rsidR="000521C0" w:rsidRPr="00D1637C">
        <w:rPr>
          <w:rFonts w:cs="PFT_Frank"/>
          <w:b/>
          <w:bCs/>
          <w:szCs w:val="14"/>
          <w:rtl/>
        </w:rPr>
        <w:t>אין זיקה</w:t>
      </w:r>
      <w:r>
        <w:rPr>
          <w:rFonts w:hint="cs"/>
          <w:rtl/>
        </w:rPr>
        <w:t>'</w:t>
      </w:r>
      <w:r w:rsidR="000521C0" w:rsidRPr="00262A77">
        <w:rPr>
          <w:rtl/>
        </w:rPr>
        <w:t xml:space="preserve"> </w:t>
      </w:r>
      <w:r w:rsidR="000521C0" w:rsidRPr="00262A77">
        <w:rPr>
          <w:rFonts w:hint="cs"/>
          <w:rtl/>
        </w:rPr>
        <w:t xml:space="preserve">אף </w:t>
      </w:r>
      <w:r w:rsidR="000521C0" w:rsidRPr="00262A77">
        <w:rPr>
          <w:rtl/>
        </w:rPr>
        <w:t>ב</w:t>
      </w:r>
      <w:r w:rsidR="000521C0" w:rsidRPr="00262A77">
        <w:rPr>
          <w:rFonts w:hint="cs"/>
          <w:rtl/>
        </w:rPr>
        <w:t>א</w:t>
      </w:r>
      <w:r w:rsidR="000521C0" w:rsidRPr="00262A77">
        <w:rPr>
          <w:rtl/>
        </w:rPr>
        <w:t>חד</w:t>
      </w:r>
      <w:r>
        <w:rPr>
          <w:rFonts w:hint="cs"/>
          <w:rtl/>
        </w:rPr>
        <w:t>,</w:t>
      </w:r>
      <w:r w:rsidRPr="007750DB">
        <w:rPr>
          <w:rStyle w:val="affff8"/>
          <w:rtl/>
        </w:rPr>
        <w:t xml:space="preserve"> ובהמשך ר' אשי דוחה.</w:t>
      </w:r>
    </w:p>
    <w:p w14:paraId="422977EA" w14:textId="6B062319" w:rsidR="000521C0" w:rsidRPr="00C35A2C" w:rsidRDefault="000521C0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4BEA2A7E" w14:textId="3305A650" w:rsidR="000521C0" w:rsidRDefault="000521C0" w:rsidP="007032CE">
      <w:pPr>
        <w:pStyle w:val="affffb"/>
        <w:rPr>
          <w:rtl/>
        </w:rPr>
      </w:pPr>
      <w:ins w:id="9843" w:author="מספור קטעי משנה" w:date="2026-10-06T06:45:58Z">
        <w:r>
          <w:rPr>
            <w:rStyle w:val="MisparKeta"/>
          </w:rPr>
          <w:t xml:space="preserve">א. </w:t>
        </w:r>
      </w:ins>
      <w:bookmarkStart w:id="298" w:name="_Toc119172719"/>
      <w:bookmarkStart w:id="299" w:name="_Toc119229807"/>
      <w:r w:rsidRPr="00C35A2C">
        <w:rPr>
          <w:rtl/>
        </w:rPr>
        <w:t>שלשה אחי</w:t>
      </w:r>
      <w:r w:rsidR="00591076">
        <w:rPr>
          <w:rFonts w:hint="cs"/>
          <w:rtl/>
        </w:rPr>
        <w:t>ן</w:t>
      </w:r>
      <w:r w:rsidRPr="00C35A2C">
        <w:rPr>
          <w:rtl/>
        </w:rPr>
        <w:t xml:space="preserve">, </w:t>
      </w:r>
      <w:r w:rsidR="00065F02">
        <w:rPr>
          <w:rFonts w:hint="cs"/>
          <w:rtl/>
        </w:rPr>
        <w:t>ב'</w:t>
      </w:r>
      <w:r w:rsidRPr="00C35A2C">
        <w:rPr>
          <w:rtl/>
        </w:rPr>
        <w:t xml:space="preserve"> נשואים </w:t>
      </w:r>
      <w:r w:rsidR="00065F02">
        <w:rPr>
          <w:rFonts w:hint="cs"/>
          <w:rtl/>
        </w:rPr>
        <w:t>ב'</w:t>
      </w:r>
      <w:r w:rsidRPr="00C35A2C">
        <w:rPr>
          <w:rtl/>
        </w:rPr>
        <w:t xml:space="preserve"> אחיות</w:t>
      </w:r>
      <w:r w:rsidR="00065F02">
        <w:rPr>
          <w:rFonts w:hint="cs"/>
          <w:rtl/>
        </w:rPr>
        <w:t>,</w:t>
      </w:r>
      <w:r w:rsidRPr="00C35A2C">
        <w:rPr>
          <w:rtl/>
        </w:rPr>
        <w:t xml:space="preserve"> ואחד נשוי נכרית,</w:t>
      </w:r>
      <w:bookmarkEnd w:id="298"/>
      <w:bookmarkEnd w:id="299"/>
    </w:p>
    <w:p>
      <w:pPr>
        <w:pStyle w:val="MishnaBatzad"/>
        <w:rPr>
          <w:ins w:id="20433" w:author="קלוד" w:date="2026-10-06T10:10:48Z"/>
        </w:rPr>
      </w:pPr>
      <w:ins w:id="20432" w:author="קלוד" w:date="2026-10-06T10:10:48Z">
        <w:r>
          <w:t xml:space="preserve">משנה ו</w:t>
        </w:r>
      </w:ins>
    </w:p>
    <w:p w14:paraId="7389B995" w14:textId="75CEF6CC" w:rsidR="00065F02" w:rsidRDefault="000521C0" w:rsidP="00065F02">
      <w:pPr>
        <w:pStyle w:val="affc"/>
        <w:rPr>
          <w:rtl/>
        </w:rPr>
      </w:pPr>
      <w:r w:rsidRPr="00C35A2C">
        <w:rPr>
          <w:rtl/>
        </w:rPr>
        <w:t xml:space="preserve">מת נשוי נכרית, </w:t>
      </w:r>
      <w:r w:rsidRPr="00FD07BE">
        <w:rPr>
          <w:rStyle w:val="affffc"/>
          <w:rtl/>
        </w:rPr>
        <w:t>וכנס אחד מבעלי אחיות את אשתו</w:t>
      </w:r>
      <w:r w:rsidR="00065F02" w:rsidRPr="00FD07BE">
        <w:rPr>
          <w:rStyle w:val="affffc"/>
          <w:rFonts w:hint="cs"/>
          <w:rtl/>
        </w:rPr>
        <w:t>,</w:t>
      </w:r>
      <w:r w:rsidRPr="00FD07BE">
        <w:rPr>
          <w:rStyle w:val="affffc"/>
          <w:rtl/>
        </w:rPr>
        <w:t xml:space="preserve"> ומת</w:t>
      </w:r>
      <w:r w:rsidR="00065F02">
        <w:rPr>
          <w:rFonts w:hint="cs"/>
          <w:rtl/>
        </w:rPr>
        <w:t xml:space="preserve"> </w:t>
      </w:r>
      <w:r w:rsidRPr="00C35A2C">
        <w:rPr>
          <w:rtl/>
        </w:rPr>
        <w:t>-</w:t>
      </w:r>
    </w:p>
    <w:p w14:paraId="7D921E78" w14:textId="5D2453E1" w:rsidR="000521C0" w:rsidRPr="00C35A2C" w:rsidRDefault="000521C0" w:rsidP="00FB57C2">
      <w:pPr>
        <w:pStyle w:val="affc"/>
        <w:rPr>
          <w:rtl/>
        </w:rPr>
      </w:pPr>
      <w:r w:rsidRPr="00C35A2C">
        <w:rPr>
          <w:rtl/>
        </w:rPr>
        <w:t xml:space="preserve">הראשונה יוצאת משום </w:t>
      </w:r>
      <w:r w:rsidR="00065F02">
        <w:rPr>
          <w:rFonts w:hint="cs"/>
          <w:rtl/>
        </w:rPr>
        <w:t>'</w:t>
      </w:r>
      <w:r w:rsidRPr="00C35A2C">
        <w:rPr>
          <w:rtl/>
        </w:rPr>
        <w:t>אחות אשה</w:t>
      </w:r>
      <w:r w:rsidR="00065F02">
        <w:rPr>
          <w:rFonts w:hint="cs"/>
          <w:rtl/>
        </w:rPr>
        <w:t>'</w:t>
      </w:r>
      <w:r w:rsidRPr="00C35A2C">
        <w:rPr>
          <w:rtl/>
        </w:rPr>
        <w:t xml:space="preserve">, ושניה משום </w:t>
      </w:r>
      <w:r w:rsidR="00065F02">
        <w:rPr>
          <w:rFonts w:hint="cs"/>
          <w:rtl/>
        </w:rPr>
        <w:t>'</w:t>
      </w:r>
      <w:r w:rsidRPr="00C35A2C">
        <w:rPr>
          <w:rtl/>
        </w:rPr>
        <w:t>צרתה</w:t>
      </w:r>
      <w:r w:rsidR="00065F02">
        <w:rPr>
          <w:rFonts w:hint="cs"/>
          <w:rtl/>
        </w:rPr>
        <w:t>',</w:t>
      </w:r>
    </w:p>
    <w:p w14:paraId="69A7ED7C" w14:textId="55B2D400" w:rsidR="000521C0" w:rsidRPr="00C35A2C" w:rsidRDefault="000521C0" w:rsidP="000521C0">
      <w:pPr>
        <w:pStyle w:val="affc"/>
        <w:rPr>
          <w:rtl/>
        </w:rPr>
      </w:pPr>
      <w:r w:rsidRPr="00C35A2C">
        <w:rPr>
          <w:rtl/>
        </w:rPr>
        <w:t>עשה בה מאמר</w:t>
      </w:r>
      <w:r w:rsidR="00065F02">
        <w:rPr>
          <w:rFonts w:hint="cs"/>
          <w:rtl/>
        </w:rPr>
        <w:t>,</w:t>
      </w:r>
      <w:r w:rsidRPr="00C35A2C">
        <w:rPr>
          <w:rtl/>
        </w:rPr>
        <w:t xml:space="preserve"> ומת - נכרית</w:t>
      </w:r>
      <w:r w:rsidR="00065F02">
        <w:rPr>
          <w:rFonts w:hint="cs"/>
          <w:rtl/>
        </w:rPr>
        <w:t>,</w:t>
      </w:r>
      <w:r w:rsidRPr="00C35A2C">
        <w:rPr>
          <w:rtl/>
        </w:rPr>
        <w:t xml:space="preserve"> חולצת ולא מתייבמת.</w:t>
      </w:r>
    </w:p>
    <w:p w14:paraId="3BB2D4A8" w14:textId="7E292DD9" w:rsidR="00065F02" w:rsidRDefault="00065F02" w:rsidP="00065F02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שנה</w:t>
      </w:r>
      <w:r w:rsidR="000521C0" w:rsidRPr="00D1637C">
        <w:rPr>
          <w:rFonts w:cs="PFT_Frank"/>
          <w:b/>
          <w:bCs/>
          <w:szCs w:val="14"/>
          <w:rtl/>
        </w:rPr>
        <w:t xml:space="preserve"> </w:t>
      </w:r>
      <w:r w:rsidRPr="007750DB">
        <w:rPr>
          <w:rFonts w:hint="eastAsia"/>
          <w:b/>
          <w:rtl/>
        </w:rPr>
        <w:t>זאת</w:t>
      </w:r>
      <w:r w:rsidRPr="007750DB">
        <w:rPr>
          <w:b/>
          <w:rtl/>
        </w:rPr>
        <w:t xml:space="preserve"> </w:t>
      </w:r>
      <w:r w:rsidRPr="007750DB">
        <w:rPr>
          <w:rFonts w:hint="eastAsia"/>
          <w:b/>
          <w:rtl/>
        </w:rPr>
        <w:t>ראשונה</w:t>
      </w:r>
      <w:r w:rsidR="000521C0" w:rsidRPr="00FB57C2">
        <w:rPr>
          <w:rtl/>
        </w:rPr>
        <w:t xml:space="preserve"> </w:t>
      </w:r>
      <w:r w:rsidRPr="00FB57C2">
        <w:rPr>
          <w:rFonts w:hint="cs"/>
          <w:rtl/>
        </w:rPr>
        <w:t>לאסור</w:t>
      </w:r>
      <w:r>
        <w:rPr>
          <w:rFonts w:hint="cs"/>
          <w:rtl/>
        </w:rPr>
        <w:t>,</w:t>
      </w:r>
      <w:r w:rsidRPr="00FB57C2">
        <w:rPr>
          <w:rFonts w:hint="cs"/>
          <w:rtl/>
        </w:rPr>
        <w:t xml:space="preserve"> </w:t>
      </w:r>
      <w:r w:rsidRPr="007750DB">
        <w:rPr>
          <w:rStyle w:val="affff8"/>
          <w:rFonts w:hint="eastAsia"/>
          <w:rtl/>
        </w:rPr>
        <w:t>דנכרית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צרה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לערוה</w:t>
      </w:r>
      <w:r w:rsidRPr="007750DB">
        <w:rPr>
          <w:rStyle w:val="affff8"/>
          <w:rtl/>
        </w:rPr>
        <w:t xml:space="preserve">, </w:t>
      </w:r>
    </w:p>
    <w:p w14:paraId="4968176B" w14:textId="40358250" w:rsidR="00065F02" w:rsidRPr="007750DB" w:rsidRDefault="000521C0" w:rsidP="00065F02">
      <w:pPr>
        <w:rPr>
          <w:rStyle w:val="affff8"/>
          <w:rtl/>
        </w:rPr>
      </w:pPr>
      <w:r w:rsidRPr="00D1637C">
        <w:rPr>
          <w:rFonts w:cs="PFT_Frank"/>
          <w:b/>
          <w:bCs/>
          <w:szCs w:val="14"/>
          <w:rtl/>
        </w:rPr>
        <w:t>ו</w:t>
      </w:r>
      <w:r w:rsidR="00065F02" w:rsidRPr="00D1637C">
        <w:rPr>
          <w:rFonts w:cs="PFT_Frank" w:hint="eastAsia"/>
          <w:b/>
          <w:bCs/>
          <w:szCs w:val="14"/>
          <w:rtl/>
        </w:rPr>
        <w:t>משנה</w:t>
      </w:r>
      <w:r w:rsidR="00065F02" w:rsidRPr="00D1637C">
        <w:rPr>
          <w:rFonts w:cs="PFT_Frank"/>
          <w:b/>
          <w:bCs/>
          <w:szCs w:val="14"/>
          <w:rtl/>
        </w:rPr>
        <w:t xml:space="preserve"> </w:t>
      </w:r>
      <w:r w:rsidR="00065F02" w:rsidRPr="00D1637C">
        <w:rPr>
          <w:rFonts w:cs="PFT_Frank" w:hint="eastAsia"/>
          <w:b/>
          <w:bCs/>
          <w:szCs w:val="14"/>
          <w:rtl/>
        </w:rPr>
        <w:t>קודמת</w:t>
      </w:r>
      <w:r w:rsidRPr="006926F1">
        <w:rPr>
          <w:rtl/>
        </w:rPr>
        <w:t xml:space="preserve"> </w:t>
      </w:r>
      <w:r w:rsidR="00065F02">
        <w:rPr>
          <w:rFonts w:hint="cs"/>
          <w:rtl/>
        </w:rPr>
        <w:t>סבר</w:t>
      </w:r>
      <w:r w:rsidRPr="006926F1">
        <w:rPr>
          <w:rtl/>
        </w:rPr>
        <w:t xml:space="preserve"> להתיר, </w:t>
      </w:r>
      <w:r w:rsidR="00065F02" w:rsidRPr="007750DB">
        <w:rPr>
          <w:rStyle w:val="affff8"/>
          <w:rFonts w:hint="eastAsia"/>
          <w:rtl/>
        </w:rPr>
        <w:t>דערוה</w:t>
      </w:r>
      <w:r w:rsidR="00065F02" w:rsidRPr="007750DB">
        <w:rPr>
          <w:rStyle w:val="affff8"/>
          <w:rtl/>
        </w:rPr>
        <w:t xml:space="preserve"> </w:t>
      </w:r>
      <w:r w:rsidR="00065F02" w:rsidRPr="007750DB">
        <w:rPr>
          <w:rStyle w:val="affff8"/>
          <w:rFonts w:hint="eastAsia"/>
          <w:rtl/>
        </w:rPr>
        <w:t>צרה</w:t>
      </w:r>
      <w:r w:rsidR="00065F02" w:rsidRPr="007750DB">
        <w:rPr>
          <w:rStyle w:val="affff8"/>
          <w:rtl/>
        </w:rPr>
        <w:t xml:space="preserve"> </w:t>
      </w:r>
      <w:r w:rsidR="00065F02" w:rsidRPr="007750DB">
        <w:rPr>
          <w:rStyle w:val="affff8"/>
          <w:rFonts w:hint="eastAsia"/>
          <w:rtl/>
        </w:rPr>
        <w:t>לנכרית</w:t>
      </w:r>
      <w:r w:rsidR="00065F02" w:rsidRPr="007750DB">
        <w:rPr>
          <w:rStyle w:val="affff8"/>
          <w:rtl/>
        </w:rPr>
        <w:t>,</w:t>
      </w:r>
    </w:p>
    <w:p w14:paraId="41E15874" w14:textId="77777777" w:rsidR="00CF5119" w:rsidRDefault="000521C0" w:rsidP="00CF5119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ו</w:t>
      </w:r>
      <w:r w:rsidR="00065F02" w:rsidRPr="00D1637C">
        <w:rPr>
          <w:rFonts w:cs="PFT_Frank" w:hint="eastAsia"/>
          <w:b/>
          <w:bCs/>
          <w:szCs w:val="14"/>
          <w:rtl/>
        </w:rPr>
        <w:t>חזר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065F02" w:rsidRPr="00D1637C">
        <w:rPr>
          <w:rFonts w:cs="PFT_Frank" w:hint="eastAsia"/>
          <w:b/>
          <w:bCs/>
          <w:szCs w:val="14"/>
          <w:rtl/>
        </w:rPr>
        <w:t>בו</w:t>
      </w:r>
      <w:r w:rsidRPr="006926F1">
        <w:rPr>
          <w:rtl/>
        </w:rPr>
        <w:t xml:space="preserve"> לאסור,</w:t>
      </w:r>
      <w:r w:rsidR="00065F02">
        <w:rPr>
          <w:rFonts w:hint="cs"/>
          <w:rtl/>
        </w:rPr>
        <w:t xml:space="preserve"> </w:t>
      </w:r>
      <w:r w:rsidRPr="006926F1">
        <w:rPr>
          <w:rtl/>
        </w:rPr>
        <w:t xml:space="preserve">וחביבה </w:t>
      </w:r>
      <w:r w:rsidR="00065F02">
        <w:rPr>
          <w:rFonts w:hint="cs"/>
          <w:rtl/>
        </w:rPr>
        <w:t>ו</w:t>
      </w:r>
      <w:r w:rsidRPr="006926F1">
        <w:rPr>
          <w:rFonts w:hint="cs"/>
          <w:rtl/>
        </w:rPr>
        <w:t>ה</w:t>
      </w:r>
      <w:r w:rsidRPr="006926F1">
        <w:rPr>
          <w:rtl/>
        </w:rPr>
        <w:t>קד</w:t>
      </w:r>
      <w:r w:rsidRPr="006926F1">
        <w:rPr>
          <w:rFonts w:hint="cs"/>
          <w:rtl/>
        </w:rPr>
        <w:t>י</w:t>
      </w:r>
      <w:r w:rsidRPr="006926F1">
        <w:rPr>
          <w:rtl/>
        </w:rPr>
        <w:t>מה, ומשנה</w:t>
      </w:r>
      <w:r w:rsidR="008D4B24">
        <w:rPr>
          <w:rFonts w:hint="cs"/>
          <w:rtl/>
        </w:rPr>
        <w:t xml:space="preserve"> זו</w:t>
      </w:r>
      <w:r w:rsidRPr="006926F1">
        <w:rPr>
          <w:rtl/>
        </w:rPr>
        <w:t xml:space="preserve"> לא זזה ממקומה.</w:t>
      </w:r>
      <w:r w:rsidR="00CF5119">
        <w:rPr>
          <w:rFonts w:hint="cs"/>
          <w:rtl/>
        </w:rPr>
        <w:t xml:space="preserve"> </w:t>
      </w:r>
    </w:p>
    <w:p w14:paraId="0CB5302C" w14:textId="3E439614" w:rsidR="000521C0" w:rsidRPr="00C35A2C" w:rsidRDefault="000521C0" w:rsidP="00CF5119">
      <w:pPr>
        <w:jc w:val="center"/>
        <w:rPr>
          <w:rtl/>
        </w:rPr>
      </w:pPr>
      <w:r w:rsidRPr="00615A60">
        <w:rPr>
          <w:rFonts w:ascii="FrankRuehl" w:hAnsi="FrankRuehl" w:cs="BA חניכי הישיבות" w:hint="cs"/>
          <w:rtl/>
        </w:rPr>
        <w:t>׹</w:t>
      </w:r>
    </w:p>
    <w:p w14:paraId="1E05C74D" w14:textId="52A771C9" w:rsidR="000521C0" w:rsidRDefault="000521C0" w:rsidP="005251B7">
      <w:pPr>
        <w:pStyle w:val="affffb"/>
        <w:rPr>
          <w:rtl/>
        </w:rPr>
      </w:pPr>
      <w:ins w:id="9845" w:author="מספור קטעי משנה" w:date="2026-10-06T06:45:58Z">
        <w:r>
          <w:rPr>
            <w:rStyle w:val="MisparKeta"/>
          </w:rPr>
          <w:t xml:space="preserve">א. </w:t>
        </w:r>
      </w:ins>
      <w:bookmarkStart w:id="300" w:name="_Toc119172720"/>
      <w:bookmarkStart w:id="301" w:name="_Toc119229808"/>
      <w:r w:rsidRPr="00C35A2C">
        <w:rPr>
          <w:rtl/>
        </w:rPr>
        <w:t xml:space="preserve">שלשה אחין, </w:t>
      </w:r>
      <w:r w:rsidR="00591076">
        <w:rPr>
          <w:rFonts w:hint="cs"/>
          <w:rtl/>
        </w:rPr>
        <w:t>ב'</w:t>
      </w:r>
      <w:r w:rsidRPr="00C35A2C">
        <w:rPr>
          <w:rtl/>
        </w:rPr>
        <w:t xml:space="preserve"> נשואים </w:t>
      </w:r>
      <w:r w:rsidR="00591076">
        <w:rPr>
          <w:rFonts w:hint="cs"/>
          <w:rtl/>
        </w:rPr>
        <w:t>ב'</w:t>
      </w:r>
      <w:r w:rsidRPr="00C35A2C">
        <w:rPr>
          <w:rtl/>
        </w:rPr>
        <w:t xml:space="preserve"> אחיות</w:t>
      </w:r>
      <w:r w:rsidR="00591076">
        <w:rPr>
          <w:rFonts w:hint="cs"/>
          <w:rtl/>
        </w:rPr>
        <w:t>,</w:t>
      </w:r>
      <w:r w:rsidRPr="00C35A2C">
        <w:rPr>
          <w:rtl/>
        </w:rPr>
        <w:t xml:space="preserve"> ואחד נשוי נכרית,</w:t>
      </w:r>
      <w:bookmarkEnd w:id="300"/>
      <w:bookmarkEnd w:id="301"/>
    </w:p>
    <w:p>
      <w:pPr>
        <w:pStyle w:val="MishnaBatzad"/>
        <w:rPr>
          <w:ins w:id="20435" w:author="קלוד" w:date="2026-10-06T10:10:48Z"/>
        </w:rPr>
      </w:pPr>
      <w:ins w:id="20434" w:author="קלוד" w:date="2026-10-06T10:10:48Z">
        <w:r>
          <w:t xml:space="preserve">משנה ז</w:t>
        </w:r>
      </w:ins>
    </w:p>
    <w:p w14:paraId="1985E029" w14:textId="77777777" w:rsidR="00591076" w:rsidRDefault="000521C0" w:rsidP="005251B7">
      <w:pPr>
        <w:pStyle w:val="affc"/>
        <w:jc w:val="center"/>
        <w:rPr>
          <w:spacing w:val="2"/>
          <w:rtl/>
        </w:rPr>
      </w:pPr>
      <w:bookmarkStart w:id="302" w:name="_Toc119172721"/>
      <w:bookmarkStart w:id="303" w:name="_Toc119229809"/>
      <w:r w:rsidRPr="005251B7">
        <w:rPr>
          <w:rStyle w:val="affffc"/>
          <w:rtl/>
        </w:rPr>
        <w:t>מת אחד מבעלי אחיות</w:t>
      </w:r>
      <w:r w:rsidR="00591076" w:rsidRPr="005251B7">
        <w:rPr>
          <w:rStyle w:val="affffc"/>
          <w:rFonts w:hint="cs"/>
          <w:rtl/>
        </w:rPr>
        <w:t>,</w:t>
      </w:r>
      <w:r w:rsidRPr="005251B7">
        <w:rPr>
          <w:rStyle w:val="affffc"/>
          <w:rtl/>
        </w:rPr>
        <w:t xml:space="preserve"> וכנס נשוי נכרית את אשתו</w:t>
      </w:r>
      <w:bookmarkEnd w:id="302"/>
      <w:bookmarkEnd w:id="303"/>
      <w:r w:rsidRPr="006926F1">
        <w:rPr>
          <w:spacing w:val="2"/>
          <w:rtl/>
        </w:rPr>
        <w:t>,</w:t>
      </w:r>
    </w:p>
    <w:p w14:paraId="77148874" w14:textId="1BEE2DC1" w:rsidR="00591076" w:rsidRDefault="000521C0" w:rsidP="005251B7">
      <w:pPr>
        <w:pStyle w:val="affc"/>
        <w:jc w:val="center"/>
        <w:rPr>
          <w:rtl/>
        </w:rPr>
      </w:pPr>
      <w:r w:rsidRPr="006926F1">
        <w:rPr>
          <w:spacing w:val="2"/>
          <w:rtl/>
        </w:rPr>
        <w:t>ומתה אשת שני</w:t>
      </w:r>
      <w:r w:rsidR="00591076">
        <w:rPr>
          <w:rFonts w:hint="cs"/>
          <w:spacing w:val="2"/>
          <w:rtl/>
        </w:rPr>
        <w:t>,</w:t>
      </w:r>
      <w:r w:rsidRPr="006926F1">
        <w:rPr>
          <w:spacing w:val="2"/>
          <w:rtl/>
        </w:rPr>
        <w:t xml:space="preserve"> ואח"כ מת נשוי נכרית</w:t>
      </w:r>
      <w:r w:rsidR="00591076">
        <w:rPr>
          <w:rFonts w:hint="cs"/>
          <w:rtl/>
        </w:rPr>
        <w:t xml:space="preserve"> </w:t>
      </w:r>
      <w:r w:rsidRPr="00C35A2C">
        <w:rPr>
          <w:rtl/>
        </w:rPr>
        <w:t>-</w:t>
      </w:r>
    </w:p>
    <w:p w14:paraId="5E3A353F" w14:textId="7F5007F0" w:rsidR="000521C0" w:rsidRPr="00C35A2C" w:rsidRDefault="000521C0" w:rsidP="00FB57C2">
      <w:pPr>
        <w:pStyle w:val="affc"/>
        <w:rPr>
          <w:rtl/>
        </w:rPr>
      </w:pPr>
      <w:r w:rsidRPr="00C35A2C">
        <w:rPr>
          <w:rtl/>
        </w:rPr>
        <w:t>אסורה</w:t>
      </w:r>
      <w:r w:rsidR="00591076" w:rsidRPr="007750DB">
        <w:rPr>
          <w:rStyle w:val="HesberMishna"/>
          <w:rtl/>
          <w:rPrChange w:id="20035" w:author="קלוד" w:date="2026-10-06T10:10:48Z">
            <w:rPr>
              <w:rStyle w:val="affff8"/>
              <w:rtl/>
            </w:rPr>
          </w:rPrChange>
        </w:rPr>
        <w:t xml:space="preserve"> האחות</w:t>
      </w:r>
      <w:r w:rsidRPr="00C35A2C">
        <w:rPr>
          <w:rtl/>
        </w:rPr>
        <w:t xml:space="preserve"> עליו עולמית, הואיל ונאסרה עליו שעה אחת.</w:t>
      </w:r>
    </w:p>
    <w:p w14:paraId="64F4F538" w14:textId="03A452AF" w:rsidR="00FB57C2" w:rsidRDefault="000521C0" w:rsidP="000521C0">
      <w:pPr>
        <w:rPr>
          <w:spacing w:val="-6"/>
          <w:rtl/>
        </w:rPr>
      </w:pPr>
      <w:r w:rsidRPr="006926F1">
        <w:rPr>
          <w:rStyle w:val="affff5"/>
          <w:rFonts w:hint="cs"/>
          <w:spacing w:val="-6"/>
          <w:rtl/>
        </w:rPr>
        <w:t>רב</w:t>
      </w:r>
      <w:r w:rsidRPr="006926F1">
        <w:rPr>
          <w:rStyle w:val="affff5"/>
          <w:spacing w:val="-6"/>
          <w:rtl/>
        </w:rPr>
        <w:t>:</w:t>
      </w:r>
      <w:r w:rsidRPr="006926F1">
        <w:rPr>
          <w:spacing w:val="-6"/>
          <w:rtl/>
        </w:rPr>
        <w:t xml:space="preserve"> יבמה שאי</w:t>
      </w:r>
      <w:r w:rsidR="00591076">
        <w:rPr>
          <w:rFonts w:hint="cs"/>
          <w:spacing w:val="-6"/>
          <w:rtl/>
        </w:rPr>
        <w:t>נ</w:t>
      </w:r>
      <w:r w:rsidRPr="006926F1">
        <w:rPr>
          <w:spacing w:val="-6"/>
          <w:rtl/>
        </w:rPr>
        <w:t xml:space="preserve">ני קורא בה בשעת נפילה </w:t>
      </w:r>
      <w:r w:rsidR="00FB57C2">
        <w:rPr>
          <w:rStyle w:val="affff1"/>
          <w:rFonts w:hint="cs"/>
          <w:spacing w:val="-6"/>
          <w:rtl/>
        </w:rPr>
        <w:t>'</w:t>
      </w:r>
      <w:r w:rsidRPr="006926F1">
        <w:rPr>
          <w:rStyle w:val="affff1"/>
          <w:spacing w:val="-6"/>
          <w:rtl/>
        </w:rPr>
        <w:t>יבמה יבא עליה</w:t>
      </w:r>
      <w:r w:rsidR="00FB57C2">
        <w:rPr>
          <w:rStyle w:val="affff1"/>
          <w:rFonts w:hint="cs"/>
          <w:spacing w:val="-6"/>
          <w:rtl/>
        </w:rPr>
        <w:t>'</w:t>
      </w:r>
      <w:r w:rsidR="00FB57C2">
        <w:rPr>
          <w:rFonts w:hint="cs"/>
          <w:spacing w:val="-6"/>
          <w:rtl/>
        </w:rPr>
        <w:t xml:space="preserve"> -</w:t>
      </w:r>
    </w:p>
    <w:p w14:paraId="7A1994F0" w14:textId="19CFA0D2" w:rsidR="000521C0" w:rsidRPr="006926F1" w:rsidRDefault="00FB57C2" w:rsidP="000521C0">
      <w:pPr>
        <w:rPr>
          <w:spacing w:val="-6"/>
          <w:rtl/>
        </w:rPr>
      </w:pPr>
      <w:r>
        <w:rPr>
          <w:rFonts w:hint="cs"/>
          <w:spacing w:val="-6"/>
          <w:rtl/>
        </w:rPr>
        <w:lastRenderedPageBreak/>
        <w:t>דינה</w:t>
      </w:r>
      <w:r w:rsidR="000521C0" w:rsidRPr="006926F1">
        <w:rPr>
          <w:spacing w:val="-6"/>
          <w:rtl/>
        </w:rPr>
        <w:t xml:space="preserve"> כאשת אח </w:t>
      </w:r>
      <w:r>
        <w:rPr>
          <w:rFonts w:hint="cs"/>
          <w:spacing w:val="-6"/>
          <w:rtl/>
        </w:rPr>
        <w:t>עם</w:t>
      </w:r>
      <w:r w:rsidR="000521C0" w:rsidRPr="006926F1">
        <w:rPr>
          <w:spacing w:val="-6"/>
          <w:rtl/>
        </w:rPr>
        <w:t xml:space="preserve"> בנים ואסורה</w:t>
      </w:r>
      <w:r w:rsidR="008D4B24" w:rsidRPr="007750DB">
        <w:rPr>
          <w:rStyle w:val="affff8"/>
          <w:rtl/>
        </w:rPr>
        <w:t xml:space="preserve"> אף שחזרה להתירה</w:t>
      </w:r>
      <w:r w:rsidR="000521C0" w:rsidRPr="007750DB">
        <w:rPr>
          <w:rStyle w:val="affff8"/>
          <w:rtl/>
        </w:rPr>
        <w:t>.</w:t>
      </w:r>
    </w:p>
    <w:p w14:paraId="738A1CFB" w14:textId="08F8A4CC" w:rsidR="008D4B24" w:rsidRPr="00C35A2C" w:rsidRDefault="000521C0" w:rsidP="00FB57C2">
      <w:pPr>
        <w:rPr>
          <w:rFonts w:ascii="FontbitDavid" w:hAnsi="FontbitDavid"/>
          <w:sz w:val="32"/>
          <w:rtl/>
        </w:rPr>
      </w:pPr>
      <w:r w:rsidRPr="008D4B24">
        <w:rPr>
          <w:rStyle w:val="affff5"/>
          <w:rFonts w:hint="cs"/>
          <w:rtl/>
        </w:rPr>
        <w:t>ו</w:t>
      </w:r>
      <w:r w:rsidR="00FB57C2" w:rsidRPr="007750DB">
        <w:rPr>
          <w:rStyle w:val="affff5"/>
          <w:rFonts w:hint="eastAsia"/>
          <w:rtl/>
        </w:rPr>
        <w:t>ממשנתינו</w:t>
      </w:r>
      <w:r w:rsidRPr="007750DB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FB57C2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אסורה עליו עולמית</w:t>
      </w:r>
      <w:r w:rsidR="00FB57C2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</w:t>
      </w:r>
      <w:r w:rsidR="00FB57C2">
        <w:rPr>
          <w:rFonts w:ascii="FontbitDavid" w:hAnsi="FontbitDavid" w:hint="cs"/>
          <w:sz w:val="32"/>
          <w:rtl/>
        </w:rPr>
        <w:t xml:space="preserve">- </w:t>
      </w:r>
    </w:p>
    <w:p w14:paraId="6DA67489" w14:textId="6F7EF9D0" w:rsidR="000521C0" w:rsidRDefault="008D4B24" w:rsidP="005F4214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ה</w:t>
      </w:r>
      <w:r w:rsidR="00FB57C2" w:rsidRPr="007750DB">
        <w:rPr>
          <w:rStyle w:val="affff5"/>
          <w:rFonts w:hint="eastAsia"/>
          <w:rtl/>
        </w:rPr>
        <w:t>ו</w:t>
      </w:r>
      <w:r w:rsidR="00FB57C2" w:rsidRPr="007750DB">
        <w:rPr>
          <w:rStyle w:val="affff5"/>
          <w:rtl/>
        </w:rPr>
        <w:t>"א</w:t>
      </w:r>
      <w:r w:rsidR="00FB57C2">
        <w:rPr>
          <w:rFonts w:ascii="FontbitDavid" w:hAnsi="FontbitDavid" w:hint="cs"/>
          <w:sz w:val="32"/>
          <w:rtl/>
        </w:rPr>
        <w:t xml:space="preserve"> משום דלא איחזיא</w:t>
      </w:r>
      <w:r w:rsidR="000521C0" w:rsidRPr="00C35A2C">
        <w:rPr>
          <w:rFonts w:ascii="FontbitDavid" w:hAnsi="FontbitDavid" w:hint="cs"/>
          <w:sz w:val="32"/>
          <w:rtl/>
        </w:rPr>
        <w:t xml:space="preserve"> בנפילה ראשונה</w:t>
      </w:r>
      <w:r w:rsidR="00FB57C2">
        <w:rPr>
          <w:rFonts w:ascii="FontbitDavid" w:hAnsi="FontbitDavid" w:hint="cs"/>
          <w:sz w:val="32"/>
          <w:rtl/>
        </w:rPr>
        <w:t>,</w:t>
      </w:r>
    </w:p>
    <w:p w14:paraId="352AA201" w14:textId="77777777" w:rsidR="00CF5119" w:rsidRDefault="000521C0" w:rsidP="00CF5119">
      <w:pPr>
        <w:rPr>
          <w:rStyle w:val="affff8"/>
          <w:rtl/>
        </w:rPr>
      </w:pPr>
      <w:r w:rsidRPr="008D4B24">
        <w:rPr>
          <w:rStyle w:val="affff5"/>
          <w:rFonts w:hint="cs"/>
          <w:rtl/>
        </w:rPr>
        <w:t>ו</w:t>
      </w:r>
      <w:r w:rsidR="00FB57C2" w:rsidRPr="007750DB">
        <w:rPr>
          <w:rStyle w:val="affff5"/>
          <w:rFonts w:hint="eastAsia"/>
          <w:rtl/>
        </w:rPr>
        <w:t>ממשנה</w:t>
      </w:r>
      <w:r w:rsidR="00FB57C2" w:rsidRPr="007750DB">
        <w:rPr>
          <w:rStyle w:val="affff5"/>
          <w:rtl/>
        </w:rPr>
        <w:t xml:space="preserve"> לקמן</w:t>
      </w:r>
      <w:r w:rsidR="005F4214" w:rsidRPr="007750DB">
        <w:rPr>
          <w:rStyle w:val="affff5"/>
          <w:rtl/>
        </w:rPr>
        <w:t xml:space="preserve"> [דאיחזיא]</w:t>
      </w:r>
      <w:r w:rsidR="00FB57C2" w:rsidRPr="007750DB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="00FB57C2">
        <w:rPr>
          <w:rFonts w:hint="cs"/>
          <w:rtl/>
        </w:rPr>
        <w:t xml:space="preserve">'ב' אחין נשואים אחיות, מת אחד, ואח"כ מתה אשת שני, אסורה עולמית' - </w:t>
      </w:r>
      <w:r w:rsidR="005F4214" w:rsidRPr="007750DB">
        <w:rPr>
          <w:rStyle w:val="affff5"/>
          <w:rFonts w:hint="eastAsia"/>
          <w:rtl/>
        </w:rPr>
        <w:t>הו</w:t>
      </w:r>
      <w:r w:rsidR="005F4214" w:rsidRPr="007750DB">
        <w:rPr>
          <w:rStyle w:val="affff5"/>
          <w:rtl/>
        </w:rPr>
        <w:t>"א</w:t>
      </w:r>
      <w:r w:rsidR="005F4214">
        <w:rPr>
          <w:rFonts w:hint="cs"/>
          <w:rtl/>
        </w:rPr>
        <w:t xml:space="preserve"> משום דנדחית </w:t>
      </w:r>
      <w:r w:rsidR="005F4214" w:rsidRPr="00062827">
        <w:rPr>
          <w:rFonts w:hint="cs"/>
          <w:spacing w:val="-2"/>
          <w:rtl/>
        </w:rPr>
        <w:t>לגמרי מהבית,</w:t>
      </w:r>
      <w:r w:rsidRPr="00062827">
        <w:rPr>
          <w:rFonts w:hint="cs"/>
          <w:spacing w:val="-2"/>
          <w:rtl/>
        </w:rPr>
        <w:t xml:space="preserve"> </w:t>
      </w:r>
      <w:r w:rsidR="005F4214" w:rsidRPr="00062827">
        <w:rPr>
          <w:rStyle w:val="affff5"/>
          <w:rFonts w:hint="eastAsia"/>
          <w:rtl/>
        </w:rPr>
        <w:t>קמ</w:t>
      </w:r>
      <w:r w:rsidR="005F4214" w:rsidRPr="00062827">
        <w:rPr>
          <w:rStyle w:val="affff5"/>
          <w:rtl/>
        </w:rPr>
        <w:t xml:space="preserve">"ל </w:t>
      </w:r>
      <w:r w:rsidR="005F4214" w:rsidRPr="00062827">
        <w:rPr>
          <w:rStyle w:val="affff5"/>
          <w:rFonts w:hint="eastAsia"/>
          <w:rtl/>
        </w:rPr>
        <w:t>רב</w:t>
      </w:r>
      <w:r w:rsidRPr="00062827">
        <w:rPr>
          <w:rFonts w:hint="cs"/>
          <w:spacing w:val="-2"/>
          <w:rtl/>
        </w:rPr>
        <w:t xml:space="preserve"> </w:t>
      </w:r>
      <w:r w:rsidR="005F4214" w:rsidRPr="00062827">
        <w:rPr>
          <w:rFonts w:hint="cs"/>
          <w:spacing w:val="-2"/>
          <w:rtl/>
        </w:rPr>
        <w:t xml:space="preserve">אף כשלא נדחתה לגמרי </w:t>
      </w:r>
      <w:r w:rsidR="005F4214" w:rsidRPr="00062827">
        <w:rPr>
          <w:rStyle w:val="affff8"/>
          <w:rFonts w:hint="eastAsia"/>
          <w:spacing w:val="-2"/>
          <w:rtl/>
        </w:rPr>
        <w:t>מאח</w:t>
      </w:r>
      <w:r w:rsidR="008D4B24" w:rsidRPr="00062827">
        <w:rPr>
          <w:rStyle w:val="affff8"/>
          <w:rFonts w:hint="eastAsia"/>
          <w:spacing w:val="-2"/>
          <w:rtl/>
        </w:rPr>
        <w:t>יו</w:t>
      </w:r>
      <w:r w:rsidR="008D4B24" w:rsidRPr="00062827">
        <w:rPr>
          <w:spacing w:val="-2"/>
          <w:rtl/>
        </w:rPr>
        <w:t xml:space="preserve"> אסורה</w:t>
      </w:r>
      <w:r w:rsidR="008D4B24" w:rsidRPr="00062827">
        <w:rPr>
          <w:rFonts w:hint="cs"/>
          <w:spacing w:val="-2"/>
          <w:rtl/>
        </w:rPr>
        <w:t xml:space="preserve"> </w:t>
      </w:r>
      <w:r w:rsidR="008D4B24" w:rsidRPr="00062827">
        <w:rPr>
          <w:rStyle w:val="affff8"/>
          <w:rFonts w:hint="eastAsia"/>
          <w:spacing w:val="-2"/>
          <w:rtl/>
        </w:rPr>
        <w:t>לו</w:t>
      </w:r>
      <w:r w:rsidR="008D4B24" w:rsidRPr="00062827">
        <w:rPr>
          <w:rStyle w:val="affff8"/>
          <w:rFonts w:hint="cs"/>
          <w:spacing w:val="-2"/>
          <w:rtl/>
        </w:rPr>
        <w:t>.</w:t>
      </w:r>
    </w:p>
    <w:p w14:paraId="28795DE6" w14:textId="779F4BC4" w:rsidR="000521C0" w:rsidRPr="00C35A2C" w:rsidRDefault="000521C0" w:rsidP="00CF5119">
      <w:pPr>
        <w:pStyle w:val="aff2"/>
        <w:rPr>
          <w:rtl/>
        </w:rPr>
      </w:pPr>
      <w:r w:rsidRPr="00615A60">
        <w:rPr>
          <w:rFonts w:hint="cs"/>
          <w:rtl/>
        </w:rPr>
        <w:t>׹</w:t>
      </w:r>
    </w:p>
    <w:p w14:paraId="5313F7ED" w14:textId="09DF79D2" w:rsidR="000521C0" w:rsidRDefault="000521C0" w:rsidP="005251B7">
      <w:pPr>
        <w:pStyle w:val="affffb"/>
        <w:rPr>
          <w:rtl/>
        </w:rPr>
      </w:pPr>
      <w:ins w:id="9847" w:author="מספור קטעי משנה" w:date="2026-10-06T06:45:58Z">
        <w:r>
          <w:rPr>
            <w:rStyle w:val="MisparKeta"/>
          </w:rPr>
          <w:t xml:space="preserve">א. </w:t>
        </w:r>
      </w:ins>
      <w:bookmarkStart w:id="304" w:name="_Toc119172722"/>
      <w:bookmarkStart w:id="305" w:name="_Toc119229810"/>
      <w:r w:rsidRPr="00C35A2C">
        <w:rPr>
          <w:rtl/>
        </w:rPr>
        <w:t>שלשה אחי</w:t>
      </w:r>
      <w:r w:rsidR="005F4214">
        <w:rPr>
          <w:rFonts w:hint="cs"/>
          <w:rtl/>
        </w:rPr>
        <w:t>ן</w:t>
      </w:r>
      <w:r w:rsidRPr="00C35A2C">
        <w:rPr>
          <w:rtl/>
        </w:rPr>
        <w:t xml:space="preserve">, </w:t>
      </w:r>
      <w:r w:rsidR="005F4214">
        <w:rPr>
          <w:rFonts w:hint="cs"/>
          <w:rtl/>
        </w:rPr>
        <w:t>ב'</w:t>
      </w:r>
      <w:r w:rsidRPr="00C35A2C">
        <w:rPr>
          <w:rtl/>
        </w:rPr>
        <w:t xml:space="preserve"> נשואין </w:t>
      </w:r>
      <w:r w:rsidR="005F4214">
        <w:rPr>
          <w:rFonts w:hint="cs"/>
          <w:rtl/>
        </w:rPr>
        <w:t>ב'</w:t>
      </w:r>
      <w:r w:rsidRPr="00C35A2C">
        <w:rPr>
          <w:rtl/>
        </w:rPr>
        <w:t xml:space="preserve"> אחיות</w:t>
      </w:r>
      <w:r w:rsidR="005F4214">
        <w:rPr>
          <w:rFonts w:hint="cs"/>
          <w:rtl/>
        </w:rPr>
        <w:t>,</w:t>
      </w:r>
      <w:r w:rsidRPr="00C35A2C">
        <w:rPr>
          <w:rtl/>
        </w:rPr>
        <w:t xml:space="preserve"> ואחד נשוי נכרית,</w:t>
      </w:r>
      <w:bookmarkEnd w:id="304"/>
      <w:bookmarkEnd w:id="305"/>
    </w:p>
    <w:p w14:paraId="574CA65A" w14:textId="6A368C0C" w:rsidR="005F4214" w:rsidRDefault="000521C0" w:rsidP="005251B7">
      <w:pPr>
        <w:pStyle w:val="affffb"/>
        <w:rPr>
          <w:rtl/>
        </w:rPr>
      </w:pPr>
      <w:ins w:id="9848" w:author="מספור קטעי משנה" w:date="2026-10-06T06:45:58Z">
        <w:r>
          <w:rPr>
            <w:rStyle w:val="MisparKeta"/>
          </w:rPr>
          <w:t xml:space="preserve">ז. </w:t>
        </w:r>
      </w:ins>
      <w:bookmarkStart w:id="306" w:name="_Toc119172723"/>
      <w:bookmarkStart w:id="307" w:name="_Toc119229811"/>
      <w:r w:rsidRPr="00C35A2C">
        <w:rPr>
          <w:rtl/>
        </w:rPr>
        <w:t>גירש אחד מבעלי אחיות את אשתו</w:t>
      </w:r>
      <w:r>
        <w:rPr>
          <w:rFonts w:hint="cs"/>
          <w:rtl/>
        </w:rPr>
        <w:t>,</w:t>
      </w:r>
      <w:r w:rsidRPr="00C35A2C">
        <w:rPr>
          <w:rtl/>
        </w:rPr>
        <w:t xml:space="preserve"> ומת נשוי נכרית,</w:t>
      </w:r>
      <w:bookmarkEnd w:id="306"/>
      <w:bookmarkEnd w:id="307"/>
    </w:p>
    <w:p>
      <w:pPr>
        <w:pStyle w:val="MishnaBatzad"/>
        <w:rPr>
          <w:ins w:id="20437" w:author="קלוד" w:date="2026-10-06T10:10:48Z"/>
        </w:rPr>
      </w:pPr>
      <w:ins w:id="20436" w:author="קלוד" w:date="2026-10-06T10:10:48Z">
        <w:r>
          <w:t xml:space="preserve">משנה ז</w:t>
        </w:r>
      </w:ins>
    </w:p>
    <w:p w14:paraId="76D58B44" w14:textId="4748C7A5" w:rsidR="005F4214" w:rsidRDefault="000521C0" w:rsidP="005F4214">
      <w:pPr>
        <w:pStyle w:val="affc"/>
        <w:rPr>
          <w:rtl/>
        </w:rPr>
      </w:pPr>
      <w:r w:rsidRPr="00C35A2C">
        <w:rPr>
          <w:rtl/>
        </w:rPr>
        <w:t>וכנסה המגרש</w:t>
      </w:r>
      <w:r w:rsidR="005F4214">
        <w:rPr>
          <w:rFonts w:hint="cs"/>
          <w:rtl/>
        </w:rPr>
        <w:t>,</w:t>
      </w:r>
      <w:r w:rsidRPr="00C35A2C">
        <w:rPr>
          <w:rtl/>
        </w:rPr>
        <w:t xml:space="preserve"> ומת</w:t>
      </w:r>
      <w:r w:rsidR="005F4214">
        <w:rPr>
          <w:rFonts w:hint="cs"/>
          <w:rtl/>
        </w:rPr>
        <w:t xml:space="preserve"> </w:t>
      </w:r>
      <w:r w:rsidRPr="00C35A2C">
        <w:rPr>
          <w:rtl/>
        </w:rPr>
        <w:t>-</w:t>
      </w:r>
    </w:p>
    <w:p w14:paraId="6BEE9178" w14:textId="4E1FE66C" w:rsidR="000521C0" w:rsidRPr="00C35A2C" w:rsidRDefault="000521C0" w:rsidP="005F4214">
      <w:pPr>
        <w:pStyle w:val="affc"/>
        <w:rPr>
          <w:rtl/>
        </w:rPr>
      </w:pPr>
      <w:bookmarkStart w:id="308" w:name="_Toc119172724"/>
      <w:bookmarkStart w:id="309" w:name="_Toc119229812"/>
      <w:r w:rsidRPr="005251B7">
        <w:rPr>
          <w:rStyle w:val="affffc"/>
          <w:rtl/>
        </w:rPr>
        <w:t>זו היא שאמרו</w:t>
      </w:r>
      <w:bookmarkEnd w:id="308"/>
      <w:bookmarkEnd w:id="309"/>
      <w:r w:rsidRPr="00C35A2C">
        <w:rPr>
          <w:rtl/>
        </w:rPr>
        <w:t xml:space="preserve">: </w:t>
      </w:r>
      <w:r w:rsidR="005F4214">
        <w:rPr>
          <w:rFonts w:hint="cs"/>
          <w:rtl/>
        </w:rPr>
        <w:t>'</w:t>
      </w:r>
      <w:r w:rsidRPr="00C35A2C">
        <w:rPr>
          <w:rtl/>
        </w:rPr>
        <w:t>וכולן שמתו או נתגרשו - צרותיהן מותרות</w:t>
      </w:r>
      <w:r w:rsidR="005F4214">
        <w:rPr>
          <w:rFonts w:hint="cs"/>
          <w:rtl/>
        </w:rPr>
        <w:t>'</w:t>
      </w:r>
      <w:r w:rsidRPr="00C35A2C">
        <w:rPr>
          <w:rtl/>
        </w:rPr>
        <w:t>.</w:t>
      </w:r>
    </w:p>
    <w:p w14:paraId="3A4F8A4D" w14:textId="5A1ED988" w:rsidR="000521C0" w:rsidRPr="00C35A2C" w:rsidRDefault="00CC449F" w:rsidP="000521C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'זו היא' </w:t>
      </w:r>
      <w:r w:rsidR="005F4214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משמע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למעט </w:t>
      </w:r>
      <w:r w:rsidR="008D2106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מת ואח</w:t>
      </w:r>
      <w:r w:rsidR="000521C0">
        <w:rPr>
          <w:rFonts w:ascii="FontbitDavid" w:hAnsi="FontbitDavid" w:hint="cs"/>
          <w:sz w:val="32"/>
          <w:rtl/>
        </w:rPr>
        <w:t>"כ</w:t>
      </w:r>
      <w:r w:rsidR="000521C0" w:rsidRPr="00C35A2C">
        <w:rPr>
          <w:rFonts w:ascii="FontbitDavid" w:hAnsi="FontbitDavid"/>
          <w:sz w:val="32"/>
          <w:rtl/>
        </w:rPr>
        <w:t xml:space="preserve"> גירש</w:t>
      </w:r>
      <w:r w:rsidR="00BE3726">
        <w:rPr>
          <w:rFonts w:ascii="FontbitDavid" w:hAnsi="FontbitDavid" w:hint="cs"/>
          <w:sz w:val="32"/>
          <w:rtl/>
        </w:rPr>
        <w:t xml:space="preserve"> ואח"כ כנס</w:t>
      </w:r>
      <w:r w:rsidR="008D2106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 xml:space="preserve"> - אסורה</w:t>
      </w:r>
      <w:r w:rsidR="005F4214">
        <w:rPr>
          <w:rFonts w:ascii="FontbitDavid" w:hAnsi="FontbitDavid" w:hint="cs"/>
          <w:sz w:val="32"/>
          <w:rtl/>
        </w:rPr>
        <w:t>,</w:t>
      </w:r>
    </w:p>
    <w:p w14:paraId="1879806B" w14:textId="2F50AE83" w:rsidR="000521C0" w:rsidRPr="00062827" w:rsidRDefault="00BE3726" w:rsidP="000521C0">
      <w:pPr>
        <w:rPr>
          <w:rFonts w:ascii="FontbitDavid" w:hAnsi="FontbitDavid"/>
          <w:spacing w:val="-2"/>
          <w:sz w:val="32"/>
          <w:rtl/>
        </w:rPr>
      </w:pPr>
      <w:r w:rsidRPr="00062827">
        <w:rPr>
          <w:rStyle w:val="affff5"/>
          <w:rFonts w:hint="cs"/>
          <w:rtl/>
        </w:rPr>
        <w:t xml:space="preserve">א. </w:t>
      </w:r>
      <w:r w:rsidR="008D2106" w:rsidRPr="00062827">
        <w:rPr>
          <w:rStyle w:val="affff5"/>
          <w:rFonts w:hint="cs"/>
          <w:rtl/>
        </w:rPr>
        <w:t xml:space="preserve">מדייק </w:t>
      </w:r>
      <w:r w:rsidR="000521C0" w:rsidRPr="00062827">
        <w:rPr>
          <w:rStyle w:val="affff5"/>
          <w:rtl/>
        </w:rPr>
        <w:t>ר</w:t>
      </w:r>
      <w:r w:rsidR="008D2106" w:rsidRPr="00062827">
        <w:rPr>
          <w:rStyle w:val="affff5"/>
          <w:rFonts w:hint="cs"/>
          <w:rtl/>
        </w:rPr>
        <w:t>'</w:t>
      </w:r>
      <w:r w:rsidR="000521C0" w:rsidRPr="00062827">
        <w:rPr>
          <w:rStyle w:val="affff5"/>
          <w:rtl/>
        </w:rPr>
        <w:t xml:space="preserve"> אשי</w:t>
      </w:r>
      <w:r w:rsidR="000521C0" w:rsidRPr="00062827">
        <w:rPr>
          <w:rFonts w:ascii="FontbitDavid" w:hAnsi="FontbitDavid" w:hint="cs"/>
          <w:spacing w:val="-2"/>
          <w:sz w:val="32"/>
          <w:rtl/>
        </w:rPr>
        <w:t>:</w:t>
      </w:r>
      <w:r w:rsidR="000521C0" w:rsidRPr="00062827">
        <w:rPr>
          <w:rFonts w:ascii="FontbitDavid" w:hAnsi="FontbitDavid"/>
          <w:spacing w:val="-2"/>
          <w:sz w:val="32"/>
          <w:rtl/>
        </w:rPr>
        <w:t xml:space="preserve"> </w:t>
      </w:r>
      <w:r w:rsidR="008D2106" w:rsidRPr="00062827">
        <w:rPr>
          <w:rFonts w:ascii="FontbitDavid" w:hAnsi="FontbitDavid" w:hint="cs"/>
          <w:spacing w:val="-2"/>
          <w:sz w:val="32"/>
          <w:rtl/>
        </w:rPr>
        <w:t>'</w:t>
      </w:r>
      <w:r w:rsidR="000521C0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יש זיקה</w:t>
      </w:r>
      <w:r w:rsidR="008D2106" w:rsidRPr="00062827">
        <w:rPr>
          <w:rFonts w:ascii="FontbitDavid" w:hAnsi="FontbitDavid" w:hint="cs"/>
          <w:spacing w:val="-2"/>
          <w:sz w:val="32"/>
          <w:rtl/>
        </w:rPr>
        <w:t>'</w:t>
      </w:r>
      <w:r w:rsidR="000521C0" w:rsidRPr="00062827">
        <w:rPr>
          <w:rFonts w:ascii="FontbitDavid" w:hAnsi="FontbitDavid"/>
          <w:spacing w:val="-2"/>
          <w:sz w:val="32"/>
          <w:rtl/>
        </w:rPr>
        <w:t xml:space="preserve"> א</w:t>
      </w:r>
      <w:r w:rsidR="008D2106" w:rsidRPr="00062827">
        <w:rPr>
          <w:rFonts w:ascii="FontbitDavid" w:hAnsi="FontbitDavid" w:hint="cs"/>
          <w:spacing w:val="-2"/>
          <w:sz w:val="32"/>
          <w:rtl/>
        </w:rPr>
        <w:t>ף</w:t>
      </w:r>
      <w:r w:rsidR="000521C0" w:rsidRPr="00062827">
        <w:rPr>
          <w:rFonts w:ascii="FontbitDavid" w:hAnsi="FontbitDavid"/>
          <w:spacing w:val="-2"/>
          <w:sz w:val="32"/>
          <w:rtl/>
        </w:rPr>
        <w:t xml:space="preserve"> ב</w:t>
      </w:r>
      <w:r w:rsidR="008D2106" w:rsidRPr="00062827">
        <w:rPr>
          <w:rFonts w:ascii="FontbitDavid" w:hAnsi="FontbitDavid" w:hint="cs"/>
          <w:spacing w:val="-2"/>
          <w:sz w:val="32"/>
          <w:rtl/>
        </w:rPr>
        <w:t>שנים</w:t>
      </w:r>
      <w:r w:rsidRPr="00062827">
        <w:rPr>
          <w:rStyle w:val="affff8"/>
          <w:spacing w:val="-2"/>
          <w:rtl/>
        </w:rPr>
        <w:t xml:space="preserve"> ונאסרה ב</w:t>
      </w:r>
      <w:r w:rsidRPr="00062827">
        <w:rPr>
          <w:rStyle w:val="affff8"/>
          <w:rFonts w:hint="cs"/>
          <w:spacing w:val="-2"/>
          <w:rtl/>
        </w:rPr>
        <w:t>'</w:t>
      </w:r>
      <w:r w:rsidRPr="00062827">
        <w:rPr>
          <w:rStyle w:val="affff8"/>
          <w:rFonts w:hint="eastAsia"/>
          <w:spacing w:val="-2"/>
          <w:rtl/>
        </w:rPr>
        <w:t>זיקה</w:t>
      </w:r>
      <w:r w:rsidRPr="00062827">
        <w:rPr>
          <w:rStyle w:val="affff8"/>
          <w:rFonts w:hint="cs"/>
          <w:spacing w:val="-2"/>
          <w:rtl/>
        </w:rPr>
        <w:t>' ו</w:t>
      </w:r>
      <w:r w:rsidR="00E95467" w:rsidRPr="00062827">
        <w:rPr>
          <w:rStyle w:val="affff8"/>
          <w:rFonts w:hint="cs"/>
          <w:spacing w:val="-2"/>
          <w:rtl/>
        </w:rPr>
        <w:t>'</w:t>
      </w:r>
      <w:r w:rsidRPr="00062827">
        <w:rPr>
          <w:rStyle w:val="affff8"/>
          <w:rFonts w:hint="cs"/>
          <w:spacing w:val="-2"/>
          <w:rtl/>
        </w:rPr>
        <w:t>נישואין מפילים</w:t>
      </w:r>
      <w:r w:rsidR="00E95467" w:rsidRPr="00062827">
        <w:rPr>
          <w:rStyle w:val="affff8"/>
          <w:rFonts w:hint="cs"/>
          <w:spacing w:val="-2"/>
          <w:rtl/>
        </w:rPr>
        <w:t>'</w:t>
      </w:r>
      <w:r w:rsidRPr="00062827">
        <w:rPr>
          <w:rStyle w:val="affff8"/>
          <w:rFonts w:hint="cs"/>
          <w:spacing w:val="-2"/>
          <w:rtl/>
        </w:rPr>
        <w:t>.</w:t>
      </w:r>
    </w:p>
    <w:p w14:paraId="251BCF11" w14:textId="70F81D36" w:rsidR="00BE3726" w:rsidRPr="00062827" w:rsidRDefault="00BE3726" w:rsidP="00CF5119">
      <w:pPr>
        <w:rPr>
          <w:rStyle w:val="affff5"/>
          <w:rFonts w:cs="FrankRuehl"/>
          <w:bCs w:val="0"/>
          <w:szCs w:val="18"/>
          <w:rtl/>
        </w:rPr>
      </w:pPr>
      <w:r w:rsidRPr="00062827">
        <w:rPr>
          <w:rStyle w:val="affff5"/>
          <w:rFonts w:hint="cs"/>
          <w:rtl/>
        </w:rPr>
        <w:t xml:space="preserve">ודיוק </w:t>
      </w:r>
      <w:r w:rsidR="000521C0" w:rsidRPr="00062827">
        <w:rPr>
          <w:rStyle w:val="affff5"/>
          <w:rtl/>
        </w:rPr>
        <w:t>דר"</w:t>
      </w:r>
      <w:r w:rsidR="000521C0" w:rsidRPr="00062827">
        <w:rPr>
          <w:rStyle w:val="affff5"/>
          <w:rFonts w:hint="cs"/>
          <w:rtl/>
        </w:rPr>
        <w:t>נ</w:t>
      </w:r>
      <w:r w:rsidRPr="00062827">
        <w:rPr>
          <w:rStyle w:val="affff5"/>
          <w:rFonts w:hint="cs"/>
          <w:rtl/>
        </w:rPr>
        <w:t xml:space="preserve"> יתרץ:</w:t>
      </w:r>
      <w:r w:rsidR="000521C0" w:rsidRPr="00062827">
        <w:rPr>
          <w:rFonts w:ascii="FontbitDavid" w:hAnsi="FontbitDavid"/>
          <w:spacing w:val="-2"/>
          <w:sz w:val="32"/>
          <w:rtl/>
        </w:rPr>
        <w:t xml:space="preserve"> </w:t>
      </w:r>
      <w:r w:rsidRPr="00062827">
        <w:rPr>
          <w:rFonts w:hint="cs"/>
          <w:spacing w:val="-2"/>
          <w:rtl/>
        </w:rPr>
        <w:t>ששנה</w:t>
      </w:r>
      <w:r w:rsidR="000521C0" w:rsidRPr="00062827">
        <w:rPr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'</w:t>
      </w:r>
      <w:r w:rsidR="000521C0" w:rsidRPr="00062827">
        <w:rPr>
          <w:spacing w:val="-2"/>
          <w:rtl/>
        </w:rPr>
        <w:t>מאמר</w:t>
      </w:r>
      <w:r w:rsidRPr="00062827">
        <w:rPr>
          <w:rFonts w:hint="cs"/>
          <w:spacing w:val="-2"/>
          <w:rtl/>
        </w:rPr>
        <w:t>'</w:t>
      </w:r>
      <w:r w:rsidR="000521C0" w:rsidRPr="00062827">
        <w:rPr>
          <w:rFonts w:hint="cs"/>
          <w:spacing w:val="-2"/>
          <w:rtl/>
        </w:rPr>
        <w:t>,</w:t>
      </w:r>
      <w:r w:rsidR="000521C0" w:rsidRPr="00062827">
        <w:rPr>
          <w:spacing w:val="-2"/>
          <w:rtl/>
        </w:rPr>
        <w:t xml:space="preserve"> לאפוקי </w:t>
      </w:r>
      <w:r w:rsidR="000521C0" w:rsidRPr="00062827">
        <w:rPr>
          <w:rStyle w:val="affff5"/>
          <w:rFonts w:hint="cs"/>
          <w:rtl/>
        </w:rPr>
        <w:t>מב</w:t>
      </w:r>
      <w:r w:rsidR="000521C0" w:rsidRPr="00062827">
        <w:rPr>
          <w:rStyle w:val="affff5"/>
          <w:rtl/>
        </w:rPr>
        <w:t>"</w:t>
      </w:r>
      <w:r w:rsidR="000521C0" w:rsidRPr="00062827">
        <w:rPr>
          <w:rStyle w:val="affff5"/>
          <w:rFonts w:hint="cs"/>
          <w:rtl/>
        </w:rPr>
        <w:t>ש</w:t>
      </w:r>
      <w:r w:rsidR="000521C0" w:rsidRPr="00062827">
        <w:rPr>
          <w:rFonts w:hint="cs"/>
          <w:spacing w:val="-2"/>
          <w:rtl/>
        </w:rPr>
        <w:t xml:space="preserve"> ד</w:t>
      </w:r>
      <w:r w:rsidRPr="00062827">
        <w:rPr>
          <w:rFonts w:hint="cs"/>
          <w:spacing w:val="-2"/>
          <w:rtl/>
        </w:rPr>
        <w:t>'</w:t>
      </w:r>
      <w:r w:rsidR="000521C0" w:rsidRPr="00062827">
        <w:rPr>
          <w:rFonts w:hint="cs"/>
          <w:spacing w:val="-2"/>
          <w:rtl/>
        </w:rPr>
        <w:t xml:space="preserve">קונה </w:t>
      </w:r>
      <w:r w:rsidR="000521C0" w:rsidRPr="00062827">
        <w:rPr>
          <w:spacing w:val="-2"/>
          <w:rtl/>
        </w:rPr>
        <w:t>קנין גמור</w:t>
      </w:r>
      <w:r w:rsidRPr="00062827">
        <w:rPr>
          <w:rFonts w:hint="cs"/>
          <w:spacing w:val="-2"/>
          <w:rtl/>
        </w:rPr>
        <w:t>'.</w:t>
      </w:r>
    </w:p>
    <w:p w14:paraId="276B650F" w14:textId="1CF3094F" w:rsidR="000521C0" w:rsidRPr="00A23ACF" w:rsidRDefault="00BE3726" w:rsidP="000521C0">
      <w:pPr>
        <w:rPr>
          <w:rFonts w:ascii="FontbitDavid" w:hAnsi="FontbitDavid"/>
          <w:spacing w:val="-6"/>
          <w:sz w:val="32"/>
          <w:rtl/>
        </w:rPr>
      </w:pPr>
      <w:r>
        <w:rPr>
          <w:rStyle w:val="affff5"/>
          <w:rFonts w:hint="cs"/>
          <w:spacing w:val="-6"/>
          <w:rtl/>
        </w:rPr>
        <w:t xml:space="preserve">ב. </w:t>
      </w:r>
      <w:r w:rsidR="000521C0" w:rsidRPr="00A23ACF">
        <w:rPr>
          <w:rStyle w:val="affff5"/>
          <w:spacing w:val="-6"/>
          <w:rtl/>
        </w:rPr>
        <w:t>ו</w:t>
      </w:r>
      <w:r w:rsidR="000521C0" w:rsidRPr="00A23ACF">
        <w:rPr>
          <w:rStyle w:val="affff5"/>
          <w:rFonts w:hint="cs"/>
          <w:spacing w:val="-6"/>
          <w:rtl/>
        </w:rPr>
        <w:t>ר</w:t>
      </w:r>
      <w:r w:rsidR="000521C0" w:rsidRPr="00A23ACF">
        <w:rPr>
          <w:rStyle w:val="affff5"/>
          <w:spacing w:val="-6"/>
          <w:rtl/>
        </w:rPr>
        <w:t>"</w:t>
      </w:r>
      <w:r w:rsidR="000521C0" w:rsidRPr="00A23ACF">
        <w:rPr>
          <w:rStyle w:val="affff5"/>
          <w:rFonts w:hint="cs"/>
          <w:spacing w:val="-6"/>
          <w:rtl/>
        </w:rPr>
        <w:t>נ</w:t>
      </w:r>
      <w:r>
        <w:rPr>
          <w:rStyle w:val="affff5"/>
          <w:rFonts w:hint="cs"/>
          <w:spacing w:val="-6"/>
          <w:rtl/>
        </w:rPr>
        <w:t xml:space="preserve"> יתרץ דיוק ר' אשי:</w:t>
      </w:r>
      <w:r w:rsidR="000521C0" w:rsidRPr="00A23ACF">
        <w:rPr>
          <w:rFonts w:ascii="FontbitDavid" w:hAnsi="FontbitDavid" w:hint="cs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>'</w:t>
      </w:r>
      <w:r w:rsidR="000521C0"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זו</w:t>
      </w:r>
      <w:r w:rsidR="000521C0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</w:t>
      </w:r>
      <w:r w:rsidR="000521C0"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היא</w:t>
      </w:r>
      <w:r>
        <w:rPr>
          <w:rFonts w:ascii="FontbitDavid" w:hAnsi="FontbitDavid" w:hint="cs"/>
          <w:spacing w:val="-6"/>
          <w:sz w:val="32"/>
          <w:rtl/>
        </w:rPr>
        <w:t>'</w:t>
      </w:r>
      <w:r w:rsidR="000521C0" w:rsidRPr="00A23ACF">
        <w:rPr>
          <w:rFonts w:ascii="FontbitDavid" w:hAnsi="FontbitDavid" w:hint="cs"/>
          <w:spacing w:val="-6"/>
          <w:sz w:val="32"/>
          <w:rtl/>
        </w:rPr>
        <w:t xml:space="preserve"> למעט </w:t>
      </w:r>
      <w:r>
        <w:rPr>
          <w:rFonts w:ascii="FontbitDavid" w:hAnsi="FontbitDavid" w:hint="cs"/>
          <w:spacing w:val="-6"/>
          <w:sz w:val="32"/>
          <w:rtl/>
        </w:rPr>
        <w:t xml:space="preserve">'מת ואח"כ </w:t>
      </w:r>
      <w:r w:rsidR="000521C0" w:rsidRPr="00A23ACF">
        <w:rPr>
          <w:rFonts w:ascii="FontbitDavid" w:hAnsi="FontbitDavid" w:hint="cs"/>
          <w:spacing w:val="-6"/>
          <w:sz w:val="32"/>
          <w:rtl/>
        </w:rPr>
        <w:t>כנס ואח</w:t>
      </w:r>
      <w:r w:rsidR="000521C0" w:rsidRPr="00A23ACF">
        <w:rPr>
          <w:rFonts w:ascii="FontbitDavid" w:hAnsi="FontbitDavid"/>
          <w:spacing w:val="-6"/>
          <w:sz w:val="32"/>
          <w:rtl/>
        </w:rPr>
        <w:t>"</w:t>
      </w:r>
      <w:r w:rsidR="000521C0" w:rsidRPr="00A23ACF">
        <w:rPr>
          <w:rFonts w:ascii="FontbitDavid" w:hAnsi="FontbitDavid" w:hint="cs"/>
          <w:spacing w:val="-6"/>
          <w:sz w:val="32"/>
          <w:rtl/>
        </w:rPr>
        <w:t>כ גירש</w:t>
      </w:r>
      <w:r>
        <w:rPr>
          <w:rFonts w:ascii="FontbitDavid" w:hAnsi="FontbitDavid" w:hint="cs"/>
          <w:spacing w:val="-6"/>
          <w:sz w:val="32"/>
          <w:rtl/>
        </w:rPr>
        <w:t>',</w:t>
      </w:r>
    </w:p>
    <w:p w14:paraId="1E696F7F" w14:textId="316BC6C1" w:rsidR="00E95467" w:rsidRDefault="00E95467" w:rsidP="00CF5119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ונאסרה </w:t>
      </w:r>
      <w:r w:rsidRPr="00EE1A51">
        <w:rPr>
          <w:rStyle w:val="affff5"/>
          <w:rFonts w:hint="cs"/>
          <w:rtl/>
        </w:rPr>
        <w:t>שסובר</w:t>
      </w:r>
      <w:r w:rsidRPr="007750DB">
        <w:rPr>
          <w:rStyle w:val="affff5"/>
          <w:rtl/>
        </w:rPr>
        <w:t xml:space="preserve"> כרי"</w:t>
      </w:r>
      <w:r w:rsidRPr="007750DB">
        <w:rPr>
          <w:rStyle w:val="affff5"/>
          <w:rFonts w:hint="eastAsia"/>
          <w:rtl/>
        </w:rPr>
        <w:t>ר</w:t>
      </w:r>
      <w:r w:rsidRPr="007750DB">
        <w:rPr>
          <w:rStyle w:val="affff5"/>
          <w:rtl/>
        </w:rPr>
        <w:t>:</w:t>
      </w:r>
      <w:r w:rsidR="000521C0"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דמשנתינו</w:t>
      </w:r>
      <w:r w:rsidR="000521C0" w:rsidRPr="007750DB">
        <w:rPr>
          <w:rStyle w:val="affff5"/>
          <w:rtl/>
        </w:rPr>
        <w:t xml:space="preserve"> סבר</w:t>
      </w:r>
      <w:r w:rsidRPr="007750DB">
        <w:rPr>
          <w:rStyle w:val="affff5"/>
          <w:rFonts w:hint="eastAsia"/>
          <w:rtl/>
        </w:rPr>
        <w:t>ה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נישואין ראשונים מפילים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,</w:t>
      </w:r>
    </w:p>
    <w:p w14:paraId="6478A6FE" w14:textId="2818A7AA" w:rsidR="00E95467" w:rsidRDefault="00E95467" w:rsidP="00E95467">
      <w:pPr>
        <w:rPr>
          <w:rtl/>
        </w:rPr>
      </w:pPr>
      <w:r>
        <w:rPr>
          <w:rFonts w:ascii="FontbitDavid" w:hAnsi="FontbitDavid" w:hint="cs"/>
          <w:sz w:val="32"/>
          <w:rtl/>
        </w:rPr>
        <w:t xml:space="preserve">ג. </w:t>
      </w:r>
      <w:r w:rsidR="000521C0" w:rsidRPr="00301AD0">
        <w:rPr>
          <w:rStyle w:val="affff5"/>
          <w:rtl/>
        </w:rPr>
        <w:t>ולר</w:t>
      </w:r>
      <w:r w:rsidR="000521C0" w:rsidRPr="00EE1A51">
        <w:rPr>
          <w:rStyle w:val="affff5"/>
          <w:rtl/>
        </w:rPr>
        <w:t>בא</w:t>
      </w:r>
      <w:r w:rsidR="00CC449F">
        <w:rPr>
          <w:rStyle w:val="affff5"/>
          <w:rFonts w:hint="cs"/>
          <w:rtl/>
        </w:rPr>
        <w:t>,</w:t>
      </w:r>
      <w:r w:rsidR="000521C0"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שמשנתינו</w:t>
      </w:r>
      <w:r w:rsidRPr="007750DB">
        <w:rPr>
          <w:rStyle w:val="affff5"/>
          <w:rtl/>
        </w:rPr>
        <w:t xml:space="preserve"> מודה </w:t>
      </w:r>
      <w:r w:rsidRPr="007750DB">
        <w:rPr>
          <w:rStyle w:val="affff5"/>
          <w:rFonts w:hint="eastAsia"/>
          <w:rtl/>
        </w:rPr>
        <w:t>למשנה</w:t>
      </w:r>
      <w:r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בפ</w:t>
      </w:r>
      <w:r w:rsidRPr="007750DB">
        <w:rPr>
          <w:rStyle w:val="affff5"/>
          <w:rtl/>
        </w:rPr>
        <w:t>"א</w:t>
      </w:r>
      <w:r>
        <w:rPr>
          <w:rFonts w:ascii="FontbitDavid" w:hAnsi="FontbitDavid" w:hint="cs"/>
          <w:sz w:val="32"/>
          <w:rtl/>
        </w:rPr>
        <w:t xml:space="preserve"> ד'מיתה מפלת'</w:t>
      </w:r>
      <w:r w:rsidR="00CC449F">
        <w:rPr>
          <w:rFonts w:hint="cs"/>
          <w:rtl/>
        </w:rPr>
        <w:t xml:space="preserve"> -</w:t>
      </w:r>
    </w:p>
    <w:p w14:paraId="481ECD1F" w14:textId="3DF28FAA" w:rsidR="00F914D5" w:rsidRDefault="00E95467" w:rsidP="00E95467">
      <w:pPr>
        <w:rPr>
          <w:rFonts w:ascii="FontbitDavid" w:hAnsi="FontbitDavid"/>
          <w:sz w:val="32"/>
          <w:rtl/>
        </w:rPr>
      </w:pPr>
      <w:r>
        <w:rPr>
          <w:rFonts w:hint="cs"/>
          <w:rtl/>
        </w:rPr>
        <w:t>'</w:t>
      </w:r>
      <w:r w:rsidRPr="00D1637C">
        <w:rPr>
          <w:rFonts w:cs="PFT_Frank"/>
          <w:b/>
          <w:bCs/>
          <w:szCs w:val="14"/>
          <w:rtl/>
        </w:rPr>
        <w:t>זו היא</w:t>
      </w:r>
      <w:r>
        <w:rPr>
          <w:rFonts w:hint="cs"/>
          <w:rtl/>
        </w:rPr>
        <w:t>'</w:t>
      </w:r>
      <w:r w:rsidRPr="00124F70">
        <w:rPr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למעט </w:t>
      </w:r>
      <w:r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מת</w:t>
      </w:r>
      <w:r w:rsidRPr="007750DB">
        <w:rPr>
          <w:rStyle w:val="affff8"/>
          <w:rtl/>
        </w:rPr>
        <w:t xml:space="preserve"> </w:t>
      </w:r>
      <w:r w:rsidR="00CC449F" w:rsidRPr="007750DB">
        <w:rPr>
          <w:rStyle w:val="affff8"/>
          <w:rFonts w:hint="eastAsia"/>
          <w:rtl/>
        </w:rPr>
        <w:t>נשוי</w:t>
      </w:r>
      <w:r w:rsidR="00CC449F" w:rsidRPr="007750DB">
        <w:rPr>
          <w:rStyle w:val="affff8"/>
          <w:rtl/>
        </w:rPr>
        <w:t xml:space="preserve"> </w:t>
      </w:r>
      <w:r w:rsidR="00CC449F" w:rsidRPr="007750DB">
        <w:rPr>
          <w:rStyle w:val="affff8"/>
          <w:rFonts w:hint="eastAsia"/>
          <w:rtl/>
        </w:rPr>
        <w:t>נכרית</w:t>
      </w:r>
      <w:r w:rsidR="00CC449F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>לא גירש</w:t>
      </w:r>
      <w:r w:rsidR="00F914D5">
        <w:rPr>
          <w:rFonts w:ascii="FontbitDavid" w:hAnsi="FontbitDavid" w:hint="cs"/>
          <w:sz w:val="32"/>
          <w:rtl/>
        </w:rPr>
        <w:t xml:space="preserve"> ולא כנס</w:t>
      </w:r>
      <w:r w:rsidR="00CC449F">
        <w:rPr>
          <w:rFonts w:ascii="FontbitDavid" w:hAnsi="FontbitDavid" w:hint="cs"/>
          <w:sz w:val="32"/>
          <w:rtl/>
        </w:rPr>
        <w:t>,</w:t>
      </w:r>
      <w:r w:rsidR="00F914D5">
        <w:rPr>
          <w:rFonts w:ascii="FontbitDavid" w:hAnsi="FontbitDavid" w:hint="cs"/>
          <w:sz w:val="32"/>
          <w:rtl/>
        </w:rPr>
        <w:t xml:space="preserve"> ומת</w:t>
      </w:r>
      <w:r w:rsidR="00CC449F" w:rsidRPr="007750DB">
        <w:rPr>
          <w:rStyle w:val="affff8"/>
          <w:rtl/>
        </w:rPr>
        <w:t xml:space="preserve"> בעל אחות</w:t>
      </w:r>
      <w:r w:rsidR="00CC449F">
        <w:rPr>
          <w:rStyle w:val="affff8"/>
          <w:rFonts w:hint="cs"/>
          <w:rtl/>
        </w:rPr>
        <w:t>'</w:t>
      </w:r>
      <w:r w:rsidRPr="007750DB">
        <w:rPr>
          <w:rStyle w:val="affff8"/>
          <w:rtl/>
        </w:rPr>
        <w:t>,</w:t>
      </w:r>
    </w:p>
    <w:p w14:paraId="368ECACB" w14:textId="492D496D" w:rsidR="000521C0" w:rsidRPr="00C35A2C" w:rsidRDefault="00F914D5" w:rsidP="007750DB">
      <w:pPr>
        <w:rPr>
          <w:rtl/>
        </w:rPr>
      </w:pPr>
      <w:r w:rsidRPr="007750DB">
        <w:rPr>
          <w:rStyle w:val="affff5"/>
          <w:rFonts w:hint="eastAsia"/>
          <w:rtl/>
        </w:rPr>
        <w:t>ו</w:t>
      </w:r>
      <w:r w:rsidR="00E95467" w:rsidRPr="007750DB">
        <w:rPr>
          <w:rStyle w:val="affff5"/>
          <w:rFonts w:hint="eastAsia"/>
          <w:rtl/>
        </w:rPr>
        <w:t>נאסרה</w:t>
      </w:r>
      <w:r w:rsidR="00E95467" w:rsidRPr="007750DB">
        <w:rPr>
          <w:rStyle w:val="affff5"/>
          <w:rtl/>
        </w:rPr>
        <w:t xml:space="preserve"> </w:t>
      </w:r>
      <w:r w:rsidR="00E95467" w:rsidRPr="007750DB">
        <w:rPr>
          <w:rStyle w:val="affff5"/>
          <w:rFonts w:hint="eastAsia"/>
          <w:rtl/>
        </w:rPr>
        <w:t>שסובר</w:t>
      </w:r>
      <w:r w:rsidR="000521C0" w:rsidRPr="00EE1A51">
        <w:rPr>
          <w:rStyle w:val="affff5"/>
          <w:rFonts w:hint="cs"/>
          <w:rtl/>
        </w:rPr>
        <w:t xml:space="preserve"> כר</w:t>
      </w:r>
      <w:r w:rsidR="00E95467" w:rsidRPr="00EE1A51">
        <w:rPr>
          <w:rStyle w:val="affff5"/>
          <w:rFonts w:hint="cs"/>
          <w:rtl/>
        </w:rPr>
        <w:t>'</w:t>
      </w:r>
      <w:r w:rsidR="000521C0" w:rsidRPr="00301AD0">
        <w:rPr>
          <w:rStyle w:val="affff5"/>
          <w:rFonts w:hint="cs"/>
          <w:rtl/>
        </w:rPr>
        <w:t xml:space="preserve"> </w:t>
      </w:r>
      <w:r w:rsidR="000521C0" w:rsidRPr="00301AD0">
        <w:rPr>
          <w:rStyle w:val="affff5"/>
          <w:rtl/>
        </w:rPr>
        <w:t>אשי</w:t>
      </w:r>
      <w:r w:rsidR="00E95467">
        <w:rPr>
          <w:rFonts w:ascii="FontbitDavid" w:hAnsi="FontbitDavid" w:hint="cs"/>
          <w:sz w:val="32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CC449F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 w:hint="cs"/>
          <w:sz w:val="32"/>
          <w:rtl/>
        </w:rPr>
        <w:t>יש  זיקה'</w:t>
      </w:r>
      <w:r w:rsidR="006468FF" w:rsidRPr="007750DB">
        <w:rPr>
          <w:rFonts w:ascii="FontbitDavid" w:hAnsi="FontbitDavid"/>
          <w:sz w:val="32"/>
          <w:rtl/>
        </w:rPr>
        <w:t>.</w:t>
      </w:r>
      <w:r w:rsidR="006468FF">
        <w:rPr>
          <w:rFonts w:ascii="FontbitDavid" w:hAnsi="FontbitDavid" w:hint="cs"/>
          <w:sz w:val="32"/>
          <w:rtl/>
        </w:rPr>
        <w:t xml:space="preserve"> </w:t>
      </w:r>
    </w:p>
    <w:p>
      <w:pPr>
        <w:pStyle w:val="MishnaBatzad"/>
        <w:rPr>
          <w:ins w:id="20439" w:author="קלוד" w:date="2026-10-06T10:10:48Z"/>
        </w:rPr>
      </w:pPr>
      <w:ins w:id="20438" w:author="קלוד" w:date="2026-10-06T10:10:48Z">
        <w:r>
          <w:t xml:space="preserve">משנה ח</w:t>
        </w:r>
      </w:ins>
    </w:p>
    <w:p w14:paraId="01011118" w14:textId="77777777" w:rsidR="005251B7" w:rsidRDefault="000521C0" w:rsidP="000521C0">
      <w:pPr>
        <w:pStyle w:val="affc"/>
        <w:rPr>
          <w:rStyle w:val="affffc"/>
          <w:rtl/>
        </w:rPr>
      </w:pPr>
      <w:bookmarkStart w:id="310" w:name="_Toc119172725"/>
      <w:bookmarkStart w:id="311" w:name="_Toc119229813"/>
      <w:r w:rsidRPr="005251B7">
        <w:rPr>
          <w:rStyle w:val="affffc"/>
          <w:rtl/>
        </w:rPr>
        <w:t xml:space="preserve">וכולן </w:t>
      </w:r>
      <w:r w:rsidR="007849BF" w:rsidRPr="005251B7">
        <w:rPr>
          <w:rStyle w:val="affffc"/>
          <w:rFonts w:hint="eastAsia"/>
          <w:rtl/>
        </w:rPr>
        <w:t>ט</w:t>
      </w:r>
      <w:r w:rsidR="007849BF" w:rsidRPr="005251B7">
        <w:rPr>
          <w:rStyle w:val="affffc"/>
          <w:rtl/>
        </w:rPr>
        <w:t xml:space="preserve">"ו עריות </w:t>
      </w:r>
      <w:r w:rsidRPr="005251B7">
        <w:rPr>
          <w:rStyle w:val="affffc"/>
          <w:rtl/>
        </w:rPr>
        <w:t>שהיו בהן קדושין או גרושין בספק</w:t>
      </w:r>
      <w:bookmarkEnd w:id="310"/>
      <w:bookmarkEnd w:id="311"/>
      <w:r w:rsidR="007849BF" w:rsidRPr="005251B7">
        <w:rPr>
          <w:rStyle w:val="affffc"/>
          <w:rFonts w:hint="cs"/>
          <w:rtl/>
        </w:rPr>
        <w:t xml:space="preserve"> </w:t>
      </w:r>
    </w:p>
    <w:p w14:paraId="1F06A916" w14:textId="49D3A9B0" w:rsidR="000521C0" w:rsidRPr="00EA6942" w:rsidRDefault="005251B7" w:rsidP="005251B7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7849BF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0521C0" w:rsidRPr="00EA6942">
        <w:rPr>
          <w:rtl/>
        </w:rPr>
        <w:t>צרות</w:t>
      </w:r>
      <w:r w:rsidR="007849BF">
        <w:rPr>
          <w:rFonts w:hint="cs"/>
          <w:rtl/>
        </w:rPr>
        <w:t>יהן</w:t>
      </w:r>
      <w:r w:rsidR="000521C0" w:rsidRPr="00EA6942">
        <w:rPr>
          <w:rtl/>
        </w:rPr>
        <w:t xml:space="preserve"> חולצות ולא מתייבמות.</w:t>
      </w:r>
    </w:p>
    <w:p w14:paraId="5D917493" w14:textId="40B132CB" w:rsidR="000521C0" w:rsidRPr="00C35A2C" w:rsidRDefault="000521C0" w:rsidP="000521C0">
      <w:pPr>
        <w:pStyle w:val="affc"/>
        <w:rPr>
          <w:rtl/>
        </w:rPr>
      </w:pPr>
      <w:r w:rsidRPr="00C35A2C">
        <w:rPr>
          <w:rtl/>
        </w:rPr>
        <w:t xml:space="preserve">זרק קדושין ספק קרוב לו ספק קרוב לה - זהו </w:t>
      </w:r>
      <w:r w:rsidR="009B68EE">
        <w:rPr>
          <w:rFonts w:hint="cs"/>
          <w:rtl/>
        </w:rPr>
        <w:t>'</w:t>
      </w:r>
      <w:r w:rsidRPr="00C35A2C">
        <w:rPr>
          <w:rtl/>
        </w:rPr>
        <w:t>ספק קדושין</w:t>
      </w:r>
      <w:r w:rsidR="009B68EE">
        <w:rPr>
          <w:rFonts w:hint="cs"/>
          <w:rtl/>
        </w:rPr>
        <w:t>'</w:t>
      </w:r>
      <w:r w:rsidRPr="00C35A2C">
        <w:rPr>
          <w:rtl/>
        </w:rPr>
        <w:t>.</w:t>
      </w:r>
    </w:p>
    <w:p w14:paraId="0ED3F597" w14:textId="4EF7894B" w:rsidR="000521C0" w:rsidRPr="00C35A2C" w:rsidRDefault="000521C0" w:rsidP="009B68EE">
      <w:pPr>
        <w:pStyle w:val="affc"/>
        <w:rPr>
          <w:rtl/>
        </w:rPr>
      </w:pPr>
      <w:r w:rsidRPr="00C35A2C">
        <w:rPr>
          <w:rtl/>
        </w:rPr>
        <w:t xml:space="preserve">כתב בכתב ידו </w:t>
      </w:r>
      <w:r w:rsidR="007849BF">
        <w:rPr>
          <w:rFonts w:hint="cs"/>
          <w:rtl/>
        </w:rPr>
        <w:t xml:space="preserve">ואין </w:t>
      </w:r>
      <w:r w:rsidRPr="00C35A2C">
        <w:rPr>
          <w:rtl/>
        </w:rPr>
        <w:t xml:space="preserve">עדים, </w:t>
      </w:r>
      <w:r w:rsidR="007849BF">
        <w:rPr>
          <w:rFonts w:hint="cs"/>
          <w:rtl/>
        </w:rPr>
        <w:t xml:space="preserve">או </w:t>
      </w:r>
      <w:r w:rsidRPr="00C35A2C">
        <w:rPr>
          <w:rtl/>
        </w:rPr>
        <w:t xml:space="preserve">אין בו זמן, </w:t>
      </w:r>
      <w:r w:rsidR="007849BF">
        <w:rPr>
          <w:rFonts w:hint="cs"/>
          <w:rtl/>
        </w:rPr>
        <w:t xml:space="preserve">או </w:t>
      </w:r>
      <w:r w:rsidR="009B68EE">
        <w:rPr>
          <w:rFonts w:hint="cs"/>
          <w:rtl/>
        </w:rPr>
        <w:t>יש</w:t>
      </w:r>
      <w:r w:rsidRPr="00C35A2C">
        <w:rPr>
          <w:rtl/>
        </w:rPr>
        <w:t xml:space="preserve"> עד אחד - זהו </w:t>
      </w:r>
      <w:r w:rsidR="009B68EE">
        <w:rPr>
          <w:rFonts w:hint="cs"/>
          <w:rtl/>
        </w:rPr>
        <w:t>'</w:t>
      </w:r>
      <w:r w:rsidRPr="00C35A2C">
        <w:rPr>
          <w:rtl/>
        </w:rPr>
        <w:t>ספק גרושין</w:t>
      </w:r>
      <w:r w:rsidR="009B68EE">
        <w:rPr>
          <w:rFonts w:hint="cs"/>
          <w:rtl/>
        </w:rPr>
        <w:t>'</w:t>
      </w:r>
      <w:r w:rsidRPr="00C35A2C">
        <w:rPr>
          <w:rtl/>
        </w:rPr>
        <w:t>.</w:t>
      </w:r>
    </w:p>
    <w:p w14:paraId="74814D89" w14:textId="58B808AB" w:rsidR="000521C0" w:rsidRDefault="006D5BFE" w:rsidP="00604250">
      <w:pPr>
        <w:pStyle w:val="affff2"/>
        <w:rPr>
          <w:rtl/>
        </w:rPr>
      </w:pPr>
      <w:bookmarkStart w:id="312" w:name="_Toc119172726"/>
      <w:bookmarkStart w:id="313" w:name="_Toc119229814"/>
      <w:r>
        <w:rPr>
          <w:rFonts w:hint="cs"/>
          <w:rtl/>
        </w:rPr>
        <w:lastRenderedPageBreak/>
        <w:t>טעם ש</w:t>
      </w:r>
      <w:r w:rsidR="000521C0" w:rsidRPr="00D1637C">
        <w:rPr>
          <w:rtl/>
        </w:rPr>
        <w:t xml:space="preserve">בגרושין </w:t>
      </w:r>
      <w:r w:rsidR="009B68EE" w:rsidRPr="00D1637C">
        <w:rPr>
          <w:rFonts w:hint="eastAsia"/>
          <w:rtl/>
        </w:rPr>
        <w:t>לא</w:t>
      </w:r>
      <w:r w:rsidR="009B68EE" w:rsidRPr="00D1637C">
        <w:rPr>
          <w:rtl/>
        </w:rPr>
        <w:t xml:space="preserve"> </w:t>
      </w:r>
      <w:r w:rsidR="009B68EE" w:rsidRPr="00D1637C">
        <w:rPr>
          <w:rFonts w:hint="eastAsia"/>
          <w:rtl/>
        </w:rPr>
        <w:t>שנה</w:t>
      </w:r>
      <w:r w:rsidR="009B68EE">
        <w:rPr>
          <w:rFonts w:hint="cs"/>
          <w:rtl/>
        </w:rPr>
        <w:t xml:space="preserve"> '</w:t>
      </w:r>
      <w:r w:rsidR="000521C0" w:rsidRPr="00C35A2C">
        <w:rPr>
          <w:rtl/>
        </w:rPr>
        <w:t>ספק קרוב לו</w:t>
      </w:r>
      <w:r w:rsidR="009B68EE">
        <w:rPr>
          <w:rFonts w:hint="cs"/>
          <w:rtl/>
        </w:rPr>
        <w:t>..'</w:t>
      </w:r>
      <w:bookmarkEnd w:id="312"/>
      <w:bookmarkEnd w:id="313"/>
    </w:p>
    <w:p w14:paraId="1F887D01" w14:textId="60EB0304" w:rsidR="000521C0" w:rsidRPr="00AC7749" w:rsidRDefault="009B68EE" w:rsidP="007750DB">
      <w:pPr>
        <w:pStyle w:val="afffc"/>
        <w:ind w:left="0" w:firstLine="0"/>
        <w:rPr>
          <w:spacing w:val="-2"/>
          <w:rtl/>
        </w:rPr>
      </w:pPr>
      <w:r>
        <w:rPr>
          <w:rStyle w:val="affff5"/>
          <w:rFonts w:hint="cs"/>
          <w:rtl/>
        </w:rPr>
        <w:t xml:space="preserve">א. </w:t>
      </w:r>
      <w:r w:rsidR="000521C0" w:rsidRPr="00301AD0">
        <w:rPr>
          <w:rStyle w:val="affff5"/>
          <w:rtl/>
        </w:rPr>
        <w:t>רבה</w:t>
      </w:r>
      <w:r w:rsidR="000521C0" w:rsidRPr="00AC7749">
        <w:rPr>
          <w:spacing w:val="-2"/>
          <w:rtl/>
        </w:rPr>
        <w:t xml:space="preserve">: </w:t>
      </w:r>
      <w:r>
        <w:rPr>
          <w:rFonts w:hint="cs"/>
          <w:spacing w:val="-2"/>
          <w:rtl/>
        </w:rPr>
        <w:t>צרה</w:t>
      </w:r>
      <w:r w:rsidR="000521C0" w:rsidRPr="00AC7749">
        <w:rPr>
          <w:spacing w:val="-2"/>
          <w:rtl/>
        </w:rPr>
        <w:t xml:space="preserve"> בחזקת היתר לשוק</w:t>
      </w:r>
      <w:r>
        <w:rPr>
          <w:rFonts w:hint="cs"/>
          <w:spacing w:val="-2"/>
          <w:rtl/>
        </w:rPr>
        <w:t xml:space="preserve"> -</w:t>
      </w:r>
      <w:r w:rsidR="000521C0" w:rsidRPr="00AC7749">
        <w:rPr>
          <w:spacing w:val="-2"/>
          <w:rtl/>
        </w:rPr>
        <w:t xml:space="preserve"> אל תאסרנה מספק</w:t>
      </w:r>
      <w:r w:rsidRPr="007750DB">
        <w:rPr>
          <w:rStyle w:val="affff8"/>
          <w:rtl/>
        </w:rPr>
        <w:t xml:space="preserve"> וא</w:t>
      </w:r>
      <w:r>
        <w:rPr>
          <w:rStyle w:val="affff8"/>
          <w:rFonts w:hint="cs"/>
          <w:rtl/>
        </w:rPr>
        <w:t>"</w:t>
      </w:r>
      <w:r w:rsidRPr="007750DB">
        <w:rPr>
          <w:rStyle w:val="affff8"/>
          <w:rFonts w:hint="eastAsia"/>
          <w:rtl/>
        </w:rPr>
        <w:t>צ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חליצה</w:t>
      </w:r>
      <w:r w:rsidR="000521C0" w:rsidRPr="007750DB">
        <w:rPr>
          <w:rStyle w:val="affff8"/>
          <w:rtl/>
        </w:rPr>
        <w:t>.</w:t>
      </w:r>
    </w:p>
    <w:p w14:paraId="52304922" w14:textId="640B0E10" w:rsidR="000521C0" w:rsidRPr="00062827" w:rsidRDefault="000521C0" w:rsidP="000521C0">
      <w:pPr>
        <w:rPr>
          <w:spacing w:val="-4"/>
          <w:rtl/>
        </w:rPr>
      </w:pPr>
      <w:r w:rsidRPr="00D1637C">
        <w:rPr>
          <w:rFonts w:cs="PFT_Frank" w:hint="eastAsia"/>
          <w:b/>
          <w:bCs/>
          <w:spacing w:val="-4"/>
          <w:szCs w:val="14"/>
          <w:rtl/>
        </w:rPr>
        <w:t>אבל</w:t>
      </w:r>
      <w:r w:rsidRPr="00D1637C">
        <w:rPr>
          <w:rFonts w:cs="PFT_Frank"/>
          <w:b/>
          <w:bCs/>
          <w:spacing w:val="-4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pacing w:val="-4"/>
          <w:szCs w:val="14"/>
          <w:rtl/>
        </w:rPr>
        <w:t>בקידושין</w:t>
      </w:r>
      <w:r w:rsidRPr="00062827">
        <w:rPr>
          <w:rFonts w:hint="cs"/>
          <w:spacing w:val="-4"/>
          <w:rtl/>
        </w:rPr>
        <w:t xml:space="preserve"> לא אמרי' </w:t>
      </w:r>
      <w:r w:rsidR="009B68EE" w:rsidRPr="00062827">
        <w:rPr>
          <w:rFonts w:hint="cs"/>
          <w:spacing w:val="-4"/>
          <w:rtl/>
        </w:rPr>
        <w:t>צרה</w:t>
      </w:r>
      <w:r w:rsidRPr="00062827">
        <w:rPr>
          <w:spacing w:val="-4"/>
          <w:rtl/>
        </w:rPr>
        <w:t xml:space="preserve"> בחזקת היתר ליבם</w:t>
      </w:r>
      <w:r w:rsidR="009B68EE" w:rsidRPr="00062827">
        <w:rPr>
          <w:rStyle w:val="affff8"/>
          <w:spacing w:val="-4"/>
          <w:rtl/>
        </w:rPr>
        <w:t xml:space="preserve"> ותתיי</w:t>
      </w:r>
      <w:r w:rsidR="009B68EE" w:rsidRPr="00062827">
        <w:rPr>
          <w:rStyle w:val="affff8"/>
          <w:rFonts w:hint="eastAsia"/>
          <w:spacing w:val="-4"/>
          <w:rtl/>
        </w:rPr>
        <w:t>בם</w:t>
      </w:r>
      <w:r w:rsidRPr="00062827">
        <w:rPr>
          <w:rStyle w:val="affff8"/>
          <w:spacing w:val="-4"/>
          <w:rtl/>
        </w:rPr>
        <w:t xml:space="preserve"> </w:t>
      </w:r>
      <w:r w:rsidR="009B68EE" w:rsidRPr="00062827">
        <w:rPr>
          <w:rStyle w:val="affff8"/>
          <w:spacing w:val="-4"/>
          <w:rtl/>
        </w:rPr>
        <w:t xml:space="preserve">- </w:t>
      </w:r>
      <w:r w:rsidR="009B68EE" w:rsidRPr="00D1637C">
        <w:rPr>
          <w:rFonts w:cs="PFT_Frank" w:hint="eastAsia"/>
          <w:b/>
          <w:bCs/>
          <w:spacing w:val="-4"/>
          <w:szCs w:val="14"/>
          <w:rtl/>
        </w:rPr>
        <w:t>ל</w:t>
      </w:r>
      <w:r w:rsidRPr="00D1637C">
        <w:rPr>
          <w:rFonts w:cs="PFT_Frank"/>
          <w:b/>
          <w:bCs/>
          <w:spacing w:val="-4"/>
          <w:szCs w:val="14"/>
          <w:rtl/>
        </w:rPr>
        <w:t>חומרא</w:t>
      </w:r>
      <w:r w:rsidRPr="00062827">
        <w:rPr>
          <w:spacing w:val="-4"/>
          <w:rtl/>
        </w:rPr>
        <w:t>.</w:t>
      </w:r>
    </w:p>
    <w:p w14:paraId="56E01800" w14:textId="2BC9E088" w:rsidR="009B68EE" w:rsidRDefault="009B68EE" w:rsidP="009B68EE">
      <w:pPr>
        <w:rPr>
          <w:rFonts w:ascii="FontbitDavid" w:hAnsi="FontbitDavid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ובגירושין</w:t>
      </w:r>
      <w:r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א"א</w:t>
      </w:r>
      <w:r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'לחומרא'</w:t>
      </w:r>
      <w:r w:rsidRPr="007750DB">
        <w:rPr>
          <w:rStyle w:val="affff8"/>
          <w:rtl/>
        </w:rPr>
        <w:t xml:space="preserve"> לחשוש </w:t>
      </w:r>
      <w:r w:rsidR="00F21E53">
        <w:rPr>
          <w:rStyle w:val="affff8"/>
          <w:rFonts w:hint="cs"/>
          <w:rtl/>
        </w:rPr>
        <w:t>לגירושין</w:t>
      </w:r>
      <w:r w:rsidRPr="007750DB">
        <w:rPr>
          <w:rStyle w:val="affff8"/>
          <w:rtl/>
        </w:rPr>
        <w:t xml:space="preserve">, </w:t>
      </w:r>
      <w:r w:rsidRPr="007750DB">
        <w:rPr>
          <w:rStyle w:val="affff8"/>
          <w:rFonts w:hint="eastAsia"/>
          <w:rtl/>
        </w:rPr>
        <w:t>ותחלוץ</w:t>
      </w:r>
      <w:r>
        <w:rPr>
          <w:rFonts w:ascii="FontbitDavid" w:hAnsi="FontbitDavid" w:hint="cs"/>
          <w:sz w:val="32"/>
          <w:rtl/>
        </w:rPr>
        <w:t xml:space="preserve"> </w:t>
      </w:r>
      <w:r w:rsidR="00F21E53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שמא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F21E53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ת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תייב</w:t>
      </w:r>
      <w:r w:rsidR="00F21E53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ם</w:t>
      </w:r>
      <w:r w:rsidR="00F21E53">
        <w:rPr>
          <w:rFonts w:ascii="FontbitDavid" w:hAnsi="FontbitDavid" w:hint="cs"/>
          <w:sz w:val="32"/>
          <w:rtl/>
        </w:rPr>
        <w:t>.</w:t>
      </w:r>
    </w:p>
    <w:p w14:paraId="13048985" w14:textId="2F9AA032" w:rsidR="00F21E53" w:rsidRPr="007750DB" w:rsidRDefault="00F21E53" w:rsidP="00EE1A51">
      <w:pPr>
        <w:rPr>
          <w:b/>
          <w:spacing w:val="-6"/>
          <w:rtl/>
        </w:rPr>
      </w:pPr>
      <w:r w:rsidRPr="00AA0E3F">
        <w:rPr>
          <w:rFonts w:cs="PFT_Frank" w:hint="eastAsia"/>
          <w:b/>
          <w:bCs/>
          <w:szCs w:val="14"/>
          <w:rtl/>
        </w:rPr>
        <w:t>אבל</w:t>
      </w:r>
      <w:r w:rsidRPr="00AA0E3F">
        <w:rPr>
          <w:rFonts w:cs="PFT_Frank"/>
          <w:b/>
          <w:bCs/>
          <w:szCs w:val="14"/>
          <w:rtl/>
        </w:rPr>
        <w:t xml:space="preserve"> </w:t>
      </w:r>
      <w:r w:rsidRPr="00AA0E3F">
        <w:rPr>
          <w:rFonts w:cs="PFT_Frank" w:hint="eastAsia"/>
          <w:b/>
          <w:bCs/>
          <w:szCs w:val="14"/>
          <w:rtl/>
        </w:rPr>
        <w:t>בקידושין</w:t>
      </w:r>
      <w:r w:rsidRPr="007750DB">
        <w:rPr>
          <w:b/>
          <w:rtl/>
        </w:rPr>
        <w:t xml:space="preserve"> </w:t>
      </w:r>
      <w:r w:rsidRPr="007750DB">
        <w:rPr>
          <w:rFonts w:hint="eastAsia"/>
          <w:b/>
          <w:rtl/>
        </w:rPr>
        <w:t>או</w:t>
      </w:r>
      <w:r w:rsidRPr="007750DB">
        <w:rPr>
          <w:rFonts w:hint="eastAsia"/>
          <w:b/>
          <w:spacing w:val="-6"/>
          <w:rtl/>
        </w:rPr>
        <w:t>מרים</w:t>
      </w:r>
      <w:r w:rsidR="000521C0" w:rsidRPr="007750DB">
        <w:rPr>
          <w:b/>
          <w:spacing w:val="-6"/>
          <w:rtl/>
        </w:rPr>
        <w:t xml:space="preserve"> </w:t>
      </w:r>
      <w:r w:rsidRPr="007750DB">
        <w:rPr>
          <w:b/>
          <w:spacing w:val="-6"/>
          <w:rtl/>
        </w:rPr>
        <w:t>'ל</w:t>
      </w:r>
      <w:r w:rsidR="000521C0" w:rsidRPr="007750DB">
        <w:rPr>
          <w:rFonts w:hint="eastAsia"/>
          <w:b/>
          <w:spacing w:val="-6"/>
          <w:rtl/>
        </w:rPr>
        <w:t>חומרא</w:t>
      </w:r>
      <w:r w:rsidRPr="007750DB">
        <w:rPr>
          <w:b/>
          <w:spacing w:val="-6"/>
          <w:rtl/>
        </w:rPr>
        <w:t>'</w:t>
      </w:r>
      <w:r w:rsidRPr="007750DB">
        <w:rPr>
          <w:rStyle w:val="affff8"/>
          <w:b/>
          <w:rtl/>
        </w:rPr>
        <w:t xml:space="preserve"> לחשוש לקידושין, ו</w:t>
      </w:r>
      <w:r w:rsidRPr="007750DB">
        <w:rPr>
          <w:rStyle w:val="affff8"/>
          <w:rFonts w:hint="eastAsia"/>
          <w:b/>
          <w:rtl/>
        </w:rPr>
        <w:t>לא</w:t>
      </w:r>
      <w:r w:rsidRPr="007750DB">
        <w:rPr>
          <w:rStyle w:val="affff8"/>
          <w:b/>
          <w:rtl/>
        </w:rPr>
        <w:t xml:space="preserve"> </w:t>
      </w:r>
      <w:r w:rsidRPr="007750DB">
        <w:rPr>
          <w:rStyle w:val="affff8"/>
          <w:rFonts w:hint="eastAsia"/>
          <w:b/>
          <w:rtl/>
        </w:rPr>
        <w:t>תתייבם</w:t>
      </w:r>
      <w:r w:rsidRPr="007750DB">
        <w:rPr>
          <w:rStyle w:val="affff8"/>
          <w:b/>
          <w:rtl/>
        </w:rPr>
        <w:t>,</w:t>
      </w:r>
      <w:r w:rsidRPr="007750DB">
        <w:rPr>
          <w:b/>
          <w:spacing w:val="-6"/>
          <w:rtl/>
        </w:rPr>
        <w:t xml:space="preserve"> </w:t>
      </w:r>
    </w:p>
    <w:p w14:paraId="3F958180" w14:textId="00CB3A0D" w:rsidR="000521C0" w:rsidRPr="00A23ACF" w:rsidRDefault="00DB3512" w:rsidP="001D6013">
      <w:pPr>
        <w:ind w:left="452" w:firstLine="113"/>
        <w:rPr>
          <w:rFonts w:ascii="FontbitDavid" w:hAnsi="FontbitDavid"/>
          <w:spacing w:val="-6"/>
          <w:sz w:val="32"/>
          <w:rtl/>
        </w:rPr>
      </w:pPr>
      <w:r>
        <w:rPr>
          <w:rFonts w:ascii="FontbitDavid" w:hAnsi="FontbitDavid" w:hint="cs"/>
          <w:spacing w:val="-6"/>
          <w:sz w:val="32"/>
          <w:rtl/>
        </w:rPr>
        <w:t xml:space="preserve">       </w:t>
      </w:r>
      <w:r w:rsidR="00F21E53">
        <w:rPr>
          <w:rFonts w:ascii="FontbitDavid" w:hAnsi="FontbitDavid" w:hint="cs"/>
          <w:spacing w:val="-6"/>
          <w:sz w:val="32"/>
          <w:rtl/>
        </w:rPr>
        <w:t xml:space="preserve">שאף אם תתייבם </w:t>
      </w:r>
      <w:r w:rsidR="00EE1A51">
        <w:rPr>
          <w:rFonts w:ascii="FontbitDavid" w:hAnsi="FontbitDavid" w:hint="cs"/>
          <w:spacing w:val="-6"/>
          <w:sz w:val="32"/>
          <w:rtl/>
        </w:rPr>
        <w:t xml:space="preserve">- </w:t>
      </w:r>
      <w:r w:rsidR="00F21E53">
        <w:rPr>
          <w:rFonts w:ascii="FontbitDavid" w:hAnsi="FontbitDavid" w:hint="cs"/>
          <w:spacing w:val="-6"/>
          <w:sz w:val="32"/>
          <w:rtl/>
        </w:rPr>
        <w:t>אחזקה קיימא</w:t>
      </w:r>
      <w:r w:rsidR="00F21E53" w:rsidRPr="00124F70">
        <w:rPr>
          <w:rStyle w:val="affff8"/>
          <w:rFonts w:hint="cs"/>
          <w:rtl/>
        </w:rPr>
        <w:t xml:space="preserve"> מעיקר הד</w:t>
      </w:r>
      <w:r w:rsidR="00F21E53" w:rsidRPr="00F21E53">
        <w:rPr>
          <w:rStyle w:val="affff8"/>
          <w:rFonts w:hint="cs"/>
          <w:rtl/>
        </w:rPr>
        <w:t>ין</w:t>
      </w:r>
      <w:r w:rsidR="00F21E53" w:rsidRPr="007750DB">
        <w:rPr>
          <w:rStyle w:val="affff8"/>
          <w:rtl/>
        </w:rPr>
        <w:t xml:space="preserve">, </w:t>
      </w:r>
      <w:r w:rsidR="00F21E53" w:rsidRPr="007750DB">
        <w:rPr>
          <w:rStyle w:val="affff8"/>
          <w:rFonts w:hint="eastAsia"/>
          <w:rtl/>
        </w:rPr>
        <w:t>ומותרת</w:t>
      </w:r>
      <w:r w:rsidR="00F21E53" w:rsidRPr="007750DB">
        <w:rPr>
          <w:rStyle w:val="affff8"/>
          <w:rtl/>
        </w:rPr>
        <w:t>.</w:t>
      </w:r>
    </w:p>
    <w:p w14:paraId="6595D2D4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לא.</w:t>
      </w:r>
    </w:p>
    <w:p w14:paraId="782ABF95" w14:textId="1DEE0735" w:rsidR="000521C0" w:rsidRPr="007750DB" w:rsidRDefault="00F21E53" w:rsidP="00F21E53">
      <w:pPr>
        <w:rPr>
          <w:rStyle w:val="affff8"/>
          <w:rtl/>
        </w:rPr>
      </w:pPr>
      <w:r>
        <w:rPr>
          <w:rStyle w:val="affff5"/>
          <w:rFonts w:hint="cs"/>
          <w:spacing w:val="-4"/>
          <w:rtl/>
        </w:rPr>
        <w:t>ויקשה</w:t>
      </w:r>
      <w:r w:rsidR="000521C0" w:rsidRPr="00262A77">
        <w:rPr>
          <w:rStyle w:val="affff5"/>
          <w:spacing w:val="-4"/>
          <w:rtl/>
        </w:rPr>
        <w:t>:</w:t>
      </w:r>
      <w:r w:rsidR="000521C0" w:rsidRPr="00262A77">
        <w:rPr>
          <w:rFonts w:ascii="FontbitDavid" w:hAnsi="FontbitDavid"/>
          <w:spacing w:val="-4"/>
          <w:sz w:val="32"/>
          <w:rtl/>
        </w:rPr>
        <w:t xml:space="preserve"> נפל הבית עליו ועל בת אחיו, ואין ידוע </w:t>
      </w:r>
      <w:r>
        <w:rPr>
          <w:rFonts w:ascii="FontbitDavid" w:hAnsi="FontbitDavid" w:hint="cs"/>
          <w:spacing w:val="-4"/>
          <w:sz w:val="32"/>
          <w:rtl/>
        </w:rPr>
        <w:t>מי</w:t>
      </w:r>
      <w:r w:rsidR="000521C0" w:rsidRPr="00262A77">
        <w:rPr>
          <w:rFonts w:ascii="FontbitDavid" w:hAnsi="FontbitDavid"/>
          <w:spacing w:val="-4"/>
          <w:sz w:val="32"/>
          <w:rtl/>
        </w:rPr>
        <w:t xml:space="preserve"> מת ראשון - </w:t>
      </w:r>
      <w:r w:rsidR="000521C0" w:rsidRPr="00062827">
        <w:rPr>
          <w:rFonts w:ascii="FontbitDavid" w:hAnsi="FontbitDavid"/>
          <w:spacing w:val="-4"/>
          <w:sz w:val="32"/>
          <w:rtl/>
        </w:rPr>
        <w:t>צרתה חולצת ולא מתייבמ</w:t>
      </w:r>
      <w:r w:rsidR="000521C0" w:rsidRPr="00062827">
        <w:rPr>
          <w:rFonts w:ascii="FontbitDavid" w:hAnsi="FontbitDavid" w:hint="cs"/>
          <w:spacing w:val="-4"/>
          <w:sz w:val="32"/>
          <w:rtl/>
        </w:rPr>
        <w:t>ת</w:t>
      </w:r>
      <w:r w:rsidRPr="00062827">
        <w:rPr>
          <w:rFonts w:ascii="FontbitDavid" w:hAnsi="FontbitDavid" w:hint="cs"/>
          <w:spacing w:val="-4"/>
          <w:sz w:val="32"/>
          <w:rtl/>
        </w:rPr>
        <w:t>, ואין מעמידים על חזק</w:t>
      </w:r>
      <w:r w:rsidR="00EE1A51" w:rsidRPr="00062827">
        <w:rPr>
          <w:rFonts w:ascii="FontbitDavid" w:hAnsi="FontbitDavid" w:hint="cs"/>
          <w:spacing w:val="-4"/>
          <w:sz w:val="32"/>
          <w:rtl/>
        </w:rPr>
        <w:t>ת</w:t>
      </w:r>
      <w:r w:rsidRPr="00062827">
        <w:rPr>
          <w:rFonts w:ascii="FontbitDavid" w:hAnsi="FontbitDavid" w:hint="cs"/>
          <w:spacing w:val="-4"/>
          <w:sz w:val="32"/>
          <w:rtl/>
        </w:rPr>
        <w:t>ה</w:t>
      </w:r>
      <w:r w:rsidR="000521C0" w:rsidRPr="00062827">
        <w:rPr>
          <w:spacing w:val="-4"/>
          <w:rtl/>
        </w:rPr>
        <w:t xml:space="preserve"> </w:t>
      </w:r>
      <w:r w:rsidR="000521C0" w:rsidRPr="00062827">
        <w:rPr>
          <w:rStyle w:val="affff8"/>
          <w:spacing w:val="-4"/>
          <w:rtl/>
        </w:rPr>
        <w:t>ל</w:t>
      </w:r>
      <w:r w:rsidRPr="00062827">
        <w:rPr>
          <w:rStyle w:val="affff8"/>
          <w:rFonts w:hint="eastAsia"/>
          <w:spacing w:val="-4"/>
          <w:rtl/>
        </w:rPr>
        <w:t>התירה</w:t>
      </w:r>
      <w:r w:rsidRPr="00062827">
        <w:rPr>
          <w:rStyle w:val="affff8"/>
          <w:spacing w:val="-4"/>
          <w:rtl/>
        </w:rPr>
        <w:t xml:space="preserve"> </w:t>
      </w:r>
      <w:r w:rsidRPr="00062827">
        <w:rPr>
          <w:rStyle w:val="affff8"/>
          <w:rFonts w:hint="eastAsia"/>
          <w:spacing w:val="-4"/>
          <w:rtl/>
        </w:rPr>
        <w:t>ל</w:t>
      </w:r>
      <w:r w:rsidR="000521C0" w:rsidRPr="00062827">
        <w:rPr>
          <w:rStyle w:val="affff8"/>
          <w:spacing w:val="-4"/>
          <w:rtl/>
        </w:rPr>
        <w:t>שוק</w:t>
      </w:r>
      <w:r w:rsidRPr="00062827">
        <w:rPr>
          <w:rStyle w:val="affff8"/>
          <w:spacing w:val="-4"/>
          <w:rtl/>
        </w:rPr>
        <w:t>,</w:t>
      </w:r>
    </w:p>
    <w:p w14:paraId="1AFAB7AB" w14:textId="1CA940FA" w:rsidR="000521C0" w:rsidRPr="00C35A2C" w:rsidRDefault="00F21E53" w:rsidP="00F21E53">
      <w:pPr>
        <w:rPr>
          <w:rtl/>
        </w:rPr>
      </w:pPr>
      <w:r>
        <w:rPr>
          <w:rStyle w:val="affff5"/>
          <w:rFonts w:hint="cs"/>
          <w:rtl/>
        </w:rPr>
        <w:t xml:space="preserve">ומתרץ: </w:t>
      </w:r>
      <w:r w:rsidR="00ED76E2">
        <w:rPr>
          <w:rStyle w:val="affff5"/>
          <w:rFonts w:hint="cs"/>
          <w:rtl/>
        </w:rPr>
        <w:t xml:space="preserve">א. </w:t>
      </w:r>
      <w:r w:rsidR="000521C0" w:rsidRPr="00D1637C">
        <w:rPr>
          <w:rFonts w:cs="PFT_Frank"/>
          <w:b/>
          <w:bCs/>
          <w:szCs w:val="14"/>
          <w:rtl/>
        </w:rPr>
        <w:t xml:space="preserve">מפולת </w:t>
      </w:r>
      <w:r w:rsidR="000521C0" w:rsidRPr="00C35A2C">
        <w:rPr>
          <w:rtl/>
        </w:rPr>
        <w:t xml:space="preserve">לא שכיח </w:t>
      </w:r>
      <w:r>
        <w:rPr>
          <w:rFonts w:hint="cs"/>
          <w:rtl/>
        </w:rPr>
        <w:t>ו</w:t>
      </w:r>
      <w:r w:rsidR="000521C0" w:rsidRPr="00C35A2C">
        <w:rPr>
          <w:rtl/>
        </w:rPr>
        <w:t>לא גזרו</w:t>
      </w:r>
      <w:r w:rsidRPr="007750DB">
        <w:rPr>
          <w:rStyle w:val="affff8"/>
          <w:rtl/>
        </w:rPr>
        <w:t xml:space="preserve"> שאם מחמירים לחלוץ </w:t>
      </w:r>
      <w:r w:rsidR="00EE1A51">
        <w:rPr>
          <w:rStyle w:val="affff8"/>
          <w:rFonts w:hint="cs"/>
          <w:rtl/>
        </w:rPr>
        <w:t xml:space="preserve">- </w:t>
      </w:r>
      <w:r w:rsidRPr="007750DB">
        <w:rPr>
          <w:rStyle w:val="affff8"/>
          <w:rFonts w:hint="eastAsia"/>
          <w:rtl/>
        </w:rPr>
        <w:t>תתייבם</w:t>
      </w:r>
      <w:r w:rsidR="000521C0" w:rsidRPr="007750DB">
        <w:rPr>
          <w:rStyle w:val="affff8"/>
          <w:rtl/>
        </w:rPr>
        <w:t>.</w:t>
      </w:r>
    </w:p>
    <w:p w14:paraId="50F82D4D" w14:textId="770AE1C9" w:rsidR="00ED76E2" w:rsidRDefault="00ED76E2" w:rsidP="00ED76E2">
      <w:pPr>
        <w:ind w:left="226" w:firstLine="113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 </w:t>
      </w:r>
      <w:r w:rsidR="00EE1A51">
        <w:rPr>
          <w:rStyle w:val="affff5"/>
          <w:rFonts w:hint="cs"/>
          <w:rtl/>
        </w:rPr>
        <w:t>ב.</w:t>
      </w:r>
      <w:r w:rsidR="000521C0" w:rsidRPr="007750DB">
        <w:rPr>
          <w:rStyle w:val="affff5"/>
          <w:rtl/>
        </w:rPr>
        <w:t xml:space="preserve"> </w:t>
      </w:r>
      <w:r w:rsidR="00F21E53" w:rsidRPr="007750DB">
        <w:rPr>
          <w:rFonts w:hint="eastAsia"/>
          <w:rtl/>
        </w:rPr>
        <w:t>ש</w:t>
      </w:r>
      <w:r w:rsidR="00F21E53" w:rsidRPr="00D1637C">
        <w:rPr>
          <w:rFonts w:cs="PFT_Frank" w:hint="eastAsia"/>
          <w:b/>
          <w:bCs/>
          <w:szCs w:val="14"/>
          <w:rtl/>
        </w:rPr>
        <w:t>ב</w:t>
      </w:r>
      <w:r w:rsidR="000521C0" w:rsidRPr="00D1637C">
        <w:rPr>
          <w:rFonts w:cs="PFT_Frank"/>
          <w:b/>
          <w:bCs/>
          <w:szCs w:val="14"/>
          <w:rtl/>
        </w:rPr>
        <w:t>גירושי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ן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F21E53">
        <w:rPr>
          <w:rFonts w:ascii="FontbitDavid" w:hAnsi="FontbitDavid" w:hint="cs"/>
          <w:sz w:val="32"/>
          <w:rtl/>
        </w:rPr>
        <w:t>ה</w:t>
      </w:r>
      <w:r w:rsidR="000521C0" w:rsidRPr="00C35A2C">
        <w:rPr>
          <w:rFonts w:ascii="FontbitDavid" w:hAnsi="FontbitDavid"/>
          <w:sz w:val="32"/>
          <w:rtl/>
        </w:rPr>
        <w:t>ערוה</w:t>
      </w:r>
      <w:r w:rsidR="00F21E53">
        <w:rPr>
          <w:rFonts w:ascii="FontbitDavid" w:hAnsi="FontbitDavid" w:hint="cs"/>
          <w:sz w:val="32"/>
          <w:rtl/>
        </w:rPr>
        <w:t xml:space="preserve"> לפנינו</w:t>
      </w:r>
      <w:r w:rsidR="000521C0" w:rsidRPr="00C35A2C">
        <w:rPr>
          <w:rFonts w:ascii="FontbitDavid" w:hAnsi="FontbitDavid"/>
          <w:sz w:val="32"/>
          <w:rtl/>
        </w:rPr>
        <w:t>, ו</w:t>
      </w:r>
      <w:r w:rsidR="00F21E53">
        <w:rPr>
          <w:rFonts w:ascii="FontbitDavid" w:hAnsi="FontbitDavid" w:hint="cs"/>
          <w:sz w:val="32"/>
          <w:rtl/>
        </w:rPr>
        <w:t>מד</w:t>
      </w:r>
      <w:r w:rsidR="000521C0" w:rsidRPr="00C35A2C">
        <w:rPr>
          <w:rFonts w:ascii="FontbitDavid" w:hAnsi="FontbitDavid"/>
          <w:sz w:val="32"/>
          <w:rtl/>
        </w:rPr>
        <w:t>צרתה ח</w:t>
      </w:r>
      <w:r w:rsidR="00F21E53">
        <w:rPr>
          <w:rFonts w:ascii="FontbitDavid" w:hAnsi="FontbitDavid" w:hint="cs"/>
          <w:sz w:val="32"/>
          <w:rtl/>
        </w:rPr>
        <w:t>ו</w:t>
      </w:r>
      <w:r w:rsidR="000521C0" w:rsidRPr="00C35A2C">
        <w:rPr>
          <w:rFonts w:ascii="FontbitDavid" w:hAnsi="FontbitDavid"/>
          <w:sz w:val="32"/>
          <w:rtl/>
        </w:rPr>
        <w:t>לצ</w:t>
      </w:r>
      <w:r w:rsidR="00F21E53">
        <w:rPr>
          <w:rFonts w:ascii="FontbitDavid" w:hAnsi="FontbitDavid" w:hint="cs"/>
          <w:sz w:val="32"/>
          <w:rtl/>
        </w:rPr>
        <w:t>ת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F21E53">
        <w:rPr>
          <w:rFonts w:ascii="FontbitDavid" w:hAnsi="FontbitDavid" w:hint="cs"/>
          <w:sz w:val="32"/>
          <w:rtl/>
        </w:rPr>
        <w:t>יאמרו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</w:p>
    <w:p w14:paraId="2EA6E233" w14:textId="2B5484D4" w:rsidR="00F21E53" w:rsidRDefault="00F21E53" w:rsidP="00ED76E2">
      <w:pPr>
        <w:rPr>
          <w:rStyle w:val="affff5"/>
          <w:rtl/>
        </w:rPr>
      </w:pPr>
      <w:r>
        <w:rPr>
          <w:rFonts w:ascii="FontbitDavid" w:hAnsi="FontbitDavid" w:hint="cs"/>
          <w:sz w:val="32"/>
          <w:rtl/>
        </w:rPr>
        <w:t>שביררו</w:t>
      </w:r>
      <w:r w:rsidR="00ED76E2">
        <w:rPr>
          <w:rStyle w:val="affff5"/>
          <w:rFonts w:hint="cs"/>
          <w:rtl/>
        </w:rPr>
        <w:t xml:space="preserve"> </w:t>
      </w:r>
      <w:r w:rsidR="000521C0" w:rsidRPr="007750DB">
        <w:rPr>
          <w:rStyle w:val="affff5"/>
          <w:rtl/>
        </w:rPr>
        <w:t xml:space="preserve">רבנן </w:t>
      </w:r>
      <w:r>
        <w:rPr>
          <w:rFonts w:ascii="FontbitDavid" w:hAnsi="FontbitDavid" w:hint="cs"/>
          <w:sz w:val="32"/>
          <w:rtl/>
        </w:rPr>
        <w:t>שה</w:t>
      </w:r>
      <w:r w:rsidR="000521C0" w:rsidRPr="00C35A2C">
        <w:rPr>
          <w:rFonts w:ascii="FontbitDavid" w:hAnsi="FontbitDavid"/>
          <w:sz w:val="32"/>
          <w:rtl/>
        </w:rPr>
        <w:t xml:space="preserve">גט </w:t>
      </w:r>
      <w:r>
        <w:rPr>
          <w:rFonts w:ascii="FontbitDavid" w:hAnsi="FontbitDavid" w:hint="cs"/>
          <w:sz w:val="32"/>
          <w:rtl/>
        </w:rPr>
        <w:t>ודאי</w:t>
      </w:r>
      <w:r w:rsidR="000521C0" w:rsidRPr="00C35A2C">
        <w:rPr>
          <w:rFonts w:ascii="FontbitDavid" w:hAnsi="FontbitDavid"/>
          <w:sz w:val="32"/>
          <w:rtl/>
        </w:rPr>
        <w:t xml:space="preserve">, </w:t>
      </w:r>
      <w:r>
        <w:rPr>
          <w:rFonts w:ascii="FontbitDavid" w:hAnsi="FontbitDavid" w:hint="cs"/>
          <w:sz w:val="32"/>
          <w:rtl/>
        </w:rPr>
        <w:t xml:space="preserve">אבל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מפולת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יודעים שספק </w:t>
      </w:r>
      <w:r w:rsidRPr="007750DB">
        <w:rPr>
          <w:rStyle w:val="affff5"/>
          <w:rFonts w:hint="eastAsia"/>
          <w:rtl/>
        </w:rPr>
        <w:t>ל</w:t>
      </w:r>
      <w:r w:rsidR="000521C0" w:rsidRPr="007750DB">
        <w:rPr>
          <w:rStyle w:val="affff5"/>
          <w:rtl/>
        </w:rPr>
        <w:t>רבנן</w:t>
      </w:r>
      <w:r>
        <w:rPr>
          <w:rStyle w:val="affff5"/>
          <w:rFonts w:hint="cs"/>
          <w:rtl/>
        </w:rPr>
        <w:t>.</w:t>
      </w:r>
    </w:p>
    <w:p w14:paraId="42487029" w14:textId="42A16492" w:rsidR="00F21E53" w:rsidRDefault="00ED76E2" w:rsidP="00F21E53">
      <w:pPr>
        <w:rPr>
          <w:rtl/>
        </w:rPr>
      </w:pPr>
      <w:r>
        <w:rPr>
          <w:rStyle w:val="affff5"/>
          <w:rFonts w:hint="cs"/>
          <w:rtl/>
        </w:rPr>
        <w:t>ו</w:t>
      </w:r>
      <w:r w:rsidR="00F21E53" w:rsidRPr="007750DB">
        <w:rPr>
          <w:rStyle w:val="affff5"/>
          <w:rFonts w:hint="eastAsia"/>
          <w:rtl/>
        </w:rPr>
        <w:t>יקשה</w:t>
      </w:r>
      <w:r w:rsidR="00F21E53" w:rsidRPr="007750DB">
        <w:rPr>
          <w:rStyle w:val="affff5"/>
          <w:rtl/>
        </w:rPr>
        <w:t xml:space="preserve"> </w:t>
      </w:r>
      <w:r w:rsidR="00F21E53" w:rsidRPr="007750DB">
        <w:rPr>
          <w:rStyle w:val="affff5"/>
          <w:rFonts w:hint="eastAsia"/>
          <w:rtl/>
        </w:rPr>
        <w:t>מגירושין</w:t>
      </w:r>
      <w:r w:rsidR="00F21E53" w:rsidRPr="007750DB">
        <w:rPr>
          <w:rStyle w:val="affff5"/>
          <w:rtl/>
        </w:rPr>
        <w:t>:</w:t>
      </w:r>
      <w:r w:rsidR="00F21E53">
        <w:rPr>
          <w:rFonts w:hint="cs"/>
          <w:rtl/>
        </w:rPr>
        <w:t xml:space="preserve"> </w:t>
      </w:r>
      <w:r w:rsidR="000521C0" w:rsidRPr="00C35A2C">
        <w:rPr>
          <w:rtl/>
        </w:rPr>
        <w:t xml:space="preserve">זרק לה </w:t>
      </w:r>
      <w:r w:rsidR="00F21E53">
        <w:rPr>
          <w:rFonts w:hint="cs"/>
          <w:rtl/>
        </w:rPr>
        <w:t xml:space="preserve">ספק </w:t>
      </w:r>
      <w:r w:rsidR="000521C0" w:rsidRPr="00C35A2C">
        <w:rPr>
          <w:rtl/>
        </w:rPr>
        <w:t xml:space="preserve">קרוב </w:t>
      </w:r>
      <w:r w:rsidR="00F21E53">
        <w:rPr>
          <w:rFonts w:hint="cs"/>
          <w:rtl/>
        </w:rPr>
        <w:t xml:space="preserve">לו או </w:t>
      </w:r>
      <w:r w:rsidR="000521C0" w:rsidRPr="00C35A2C">
        <w:rPr>
          <w:rtl/>
        </w:rPr>
        <w:t>לה</w:t>
      </w:r>
      <w:r w:rsidR="00F21E53">
        <w:rPr>
          <w:rFonts w:hint="cs"/>
          <w:rtl/>
        </w:rPr>
        <w:t xml:space="preserve"> </w:t>
      </w:r>
      <w:r w:rsidR="000521C0" w:rsidRPr="00C35A2C">
        <w:rPr>
          <w:rtl/>
        </w:rPr>
        <w:t>מגורשת ו</w:t>
      </w:r>
      <w:r w:rsidR="00F21E53">
        <w:rPr>
          <w:rFonts w:hint="cs"/>
          <w:rtl/>
        </w:rPr>
        <w:t>ל</w:t>
      </w:r>
      <w:r w:rsidR="000521C0" w:rsidRPr="00C35A2C">
        <w:rPr>
          <w:rtl/>
        </w:rPr>
        <w:t>א מגורשת</w:t>
      </w:r>
      <w:r w:rsidR="00F21E53">
        <w:rPr>
          <w:rFonts w:hint="cs"/>
          <w:rtl/>
        </w:rPr>
        <w:t>,</w:t>
      </w:r>
      <w:r w:rsidR="000521C0" w:rsidRPr="008C5772">
        <w:rPr>
          <w:rtl/>
        </w:rPr>
        <w:t xml:space="preserve"> </w:t>
      </w:r>
      <w:r w:rsidR="00F21E53">
        <w:rPr>
          <w:rFonts w:hint="cs"/>
          <w:rtl/>
        </w:rPr>
        <w:t>ש</w:t>
      </w:r>
      <w:r w:rsidR="000521C0" w:rsidRPr="008C5772">
        <w:rPr>
          <w:rtl/>
        </w:rPr>
        <w:t>א</w:t>
      </w:r>
      <w:r w:rsidR="00F21E53">
        <w:rPr>
          <w:rFonts w:hint="cs"/>
          <w:rtl/>
        </w:rPr>
        <w:t>ם</w:t>
      </w:r>
      <w:r w:rsidR="000521C0" w:rsidRPr="008C5772">
        <w:rPr>
          <w:rtl/>
        </w:rPr>
        <w:t xml:space="preserve"> כהן</w:t>
      </w:r>
      <w:r w:rsidR="00F21E53">
        <w:rPr>
          <w:rFonts w:hint="cs"/>
          <w:rtl/>
        </w:rPr>
        <w:t xml:space="preserve"> -</w:t>
      </w:r>
      <w:r w:rsidR="000521C0" w:rsidRPr="008C5772">
        <w:rPr>
          <w:rtl/>
        </w:rPr>
        <w:t xml:space="preserve"> אסורה </w:t>
      </w:r>
      <w:r w:rsidR="00F21E53">
        <w:rPr>
          <w:rFonts w:hint="cs"/>
          <w:rtl/>
        </w:rPr>
        <w:t>לו</w:t>
      </w:r>
      <w:r w:rsidR="000521C0" w:rsidRPr="008C5772">
        <w:rPr>
          <w:rtl/>
        </w:rPr>
        <w:t>, וא</w:t>
      </w:r>
      <w:r w:rsidR="00F21E53">
        <w:rPr>
          <w:rFonts w:hint="cs"/>
          <w:rtl/>
        </w:rPr>
        <w:t>ם</w:t>
      </w:r>
      <w:r w:rsidR="000521C0" w:rsidRPr="008C5772">
        <w:rPr>
          <w:rtl/>
        </w:rPr>
        <w:t xml:space="preserve"> ערוה - </w:t>
      </w:r>
      <w:r w:rsidR="000521C0" w:rsidRPr="00D1637C">
        <w:rPr>
          <w:rFonts w:cs="PFT_Frank"/>
          <w:b/>
          <w:bCs/>
          <w:szCs w:val="14"/>
          <w:rtl/>
        </w:rPr>
        <w:t>צרתה ח</w:t>
      </w:r>
      <w:r w:rsidR="00F21E53" w:rsidRPr="00D1637C">
        <w:rPr>
          <w:rFonts w:cs="PFT_Frank" w:hint="eastAsia"/>
          <w:b/>
          <w:bCs/>
          <w:szCs w:val="14"/>
          <w:rtl/>
        </w:rPr>
        <w:t>ו</w:t>
      </w:r>
      <w:r w:rsidR="000521C0" w:rsidRPr="00D1637C">
        <w:rPr>
          <w:rFonts w:cs="PFT_Frank"/>
          <w:b/>
          <w:bCs/>
          <w:szCs w:val="14"/>
          <w:rtl/>
        </w:rPr>
        <w:t>לצ</w:t>
      </w:r>
      <w:r w:rsidR="00F21E53" w:rsidRPr="00D1637C">
        <w:rPr>
          <w:rFonts w:cs="PFT_Frank" w:hint="eastAsia"/>
          <w:b/>
          <w:bCs/>
          <w:szCs w:val="14"/>
          <w:rtl/>
        </w:rPr>
        <w:t>ת</w:t>
      </w:r>
      <w:r w:rsidR="00F21E53">
        <w:rPr>
          <w:rFonts w:hint="cs"/>
          <w:rtl/>
        </w:rPr>
        <w:t>!</w:t>
      </w:r>
    </w:p>
    <w:p w14:paraId="608DE75F" w14:textId="3D2BA8A0" w:rsidR="000521C0" w:rsidRDefault="00F21E53" w:rsidP="000521C0">
      <w:pPr>
        <w:rPr>
          <w:rtl/>
        </w:rPr>
      </w:pPr>
      <w:r>
        <w:rPr>
          <w:rStyle w:val="affff5"/>
          <w:rFonts w:hint="cs"/>
          <w:rtl/>
        </w:rPr>
        <w:t>ואין לתרץ</w:t>
      </w:r>
      <w:r w:rsidR="000521C0">
        <w:rPr>
          <w:rStyle w:val="affff5"/>
          <w:rFonts w:hint="cs"/>
          <w:rtl/>
        </w:rPr>
        <w:t>:</w:t>
      </w:r>
      <w:r w:rsidR="000521C0" w:rsidRPr="004A57BD">
        <w:rPr>
          <w:rtl/>
        </w:rPr>
        <w:t xml:space="preserve"> </w:t>
      </w:r>
      <w:r w:rsidR="00ED76E2" w:rsidRPr="00D1637C">
        <w:rPr>
          <w:rFonts w:cs="PFT_Frank" w:hint="eastAsia"/>
          <w:b/>
          <w:bCs/>
          <w:szCs w:val="14"/>
          <w:rtl/>
        </w:rPr>
        <w:t>שם</w:t>
      </w:r>
      <w:r w:rsidR="00ED76E2">
        <w:rPr>
          <w:rFonts w:hint="cs"/>
          <w:rtl/>
        </w:rPr>
        <w:t xml:space="preserve"> </w:t>
      </w:r>
      <w:r w:rsidR="000521C0" w:rsidRPr="007750DB">
        <w:rPr>
          <w:rtl/>
        </w:rPr>
        <w:t>בשתי כיתי עדים</w:t>
      </w:r>
      <w:r w:rsidR="000521C0" w:rsidRPr="004A57BD">
        <w:rPr>
          <w:rtl/>
        </w:rPr>
        <w:t xml:space="preserve"> </w:t>
      </w:r>
      <w:r w:rsidR="000521C0" w:rsidRPr="007750DB">
        <w:rPr>
          <w:rtl/>
        </w:rPr>
        <w:t>ד</w:t>
      </w:r>
      <w:r w:rsidRPr="007750DB">
        <w:rPr>
          <w:rtl/>
        </w:rPr>
        <w:t>'</w:t>
      </w:r>
      <w:r w:rsidR="000521C0" w:rsidRPr="007750DB">
        <w:rPr>
          <w:rtl/>
        </w:rPr>
        <w:t>ספ</w:t>
      </w:r>
      <w:r w:rsidRPr="007750DB">
        <w:rPr>
          <w:rFonts w:hint="eastAsia"/>
          <w:rtl/>
        </w:rPr>
        <w:t>י</w:t>
      </w:r>
      <w:r w:rsidR="000521C0" w:rsidRPr="007750DB">
        <w:rPr>
          <w:rtl/>
        </w:rPr>
        <w:t>ק</w:t>
      </w:r>
      <w:r w:rsidRPr="007750DB">
        <w:rPr>
          <w:rFonts w:hint="eastAsia"/>
          <w:rtl/>
        </w:rPr>
        <w:t>א</w:t>
      </w:r>
      <w:r w:rsidR="000521C0" w:rsidRPr="007750DB">
        <w:rPr>
          <w:rtl/>
        </w:rPr>
        <w:t xml:space="preserve"> דאורייתא</w:t>
      </w:r>
      <w:r w:rsidRPr="007750DB">
        <w:rPr>
          <w:rtl/>
        </w:rPr>
        <w:t xml:space="preserve">' </w:t>
      </w:r>
      <w:r w:rsidRPr="007750DB">
        <w:rPr>
          <w:rStyle w:val="affff8"/>
          <w:rFonts w:hint="eastAsia"/>
          <w:rtl/>
        </w:rPr>
        <w:t>ואין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חזקה</w:t>
      </w:r>
      <w:r w:rsidR="000521C0" w:rsidRPr="00C35A2C">
        <w:rPr>
          <w:rtl/>
        </w:rPr>
        <w:t>,</w:t>
      </w:r>
    </w:p>
    <w:p w14:paraId="5DB2B3A7" w14:textId="34186B2E" w:rsidR="00F21E53" w:rsidRDefault="000521C0" w:rsidP="000521C0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ומ</w:t>
      </w:r>
      <w:r w:rsidR="00F21E53" w:rsidRPr="00D1637C">
        <w:rPr>
          <w:rFonts w:cs="PFT_Frank" w:hint="eastAsia"/>
          <w:b/>
          <w:bCs/>
          <w:szCs w:val="14"/>
          <w:rtl/>
        </w:rPr>
        <w:t>שנתינו</w:t>
      </w:r>
      <w:r w:rsidRPr="00C35A2C">
        <w:rPr>
          <w:rtl/>
        </w:rPr>
        <w:t xml:space="preserve"> בכת אחת ד</w:t>
      </w:r>
      <w:r w:rsidR="00F21E53">
        <w:rPr>
          <w:rFonts w:hint="cs"/>
          <w:rtl/>
        </w:rPr>
        <w:t>'</w:t>
      </w:r>
      <w:r>
        <w:rPr>
          <w:rtl/>
        </w:rPr>
        <w:t>ספ</w:t>
      </w:r>
      <w:r w:rsidR="00F21E53">
        <w:rPr>
          <w:rFonts w:hint="cs"/>
          <w:rtl/>
        </w:rPr>
        <w:t>י</w:t>
      </w:r>
      <w:r>
        <w:rPr>
          <w:rtl/>
        </w:rPr>
        <w:t>ק</w:t>
      </w:r>
      <w:r w:rsidR="00F21E53">
        <w:rPr>
          <w:rFonts w:hint="cs"/>
          <w:rtl/>
        </w:rPr>
        <w:t>א</w:t>
      </w:r>
      <w:r w:rsidRPr="00C35A2C">
        <w:rPr>
          <w:rtl/>
        </w:rPr>
        <w:t xml:space="preserve"> דרבנן</w:t>
      </w:r>
      <w:r w:rsidR="00F21E53">
        <w:rPr>
          <w:rFonts w:hint="cs"/>
          <w:rtl/>
        </w:rPr>
        <w:t>'</w:t>
      </w:r>
      <w:r w:rsidR="00ED76E2" w:rsidRPr="007750DB">
        <w:rPr>
          <w:rStyle w:val="affff8"/>
          <w:rtl/>
        </w:rPr>
        <w:t xml:space="preserve"> ומעמידים אחזקה, </w:t>
      </w:r>
      <w:r w:rsidR="00ED76E2" w:rsidRPr="007750DB">
        <w:rPr>
          <w:rStyle w:val="affff8"/>
          <w:rFonts w:hint="eastAsia"/>
          <w:rtl/>
        </w:rPr>
        <w:t>שמא</w:t>
      </w:r>
      <w:r w:rsidR="00ED76E2" w:rsidRPr="007750DB">
        <w:rPr>
          <w:rStyle w:val="affff8"/>
          <w:rtl/>
        </w:rPr>
        <w:t xml:space="preserve"> </w:t>
      </w:r>
      <w:r w:rsidR="00ED76E2" w:rsidRPr="007750DB">
        <w:rPr>
          <w:rStyle w:val="affff8"/>
          <w:rFonts w:hint="eastAsia"/>
          <w:rtl/>
        </w:rPr>
        <w:t>תתייבם</w:t>
      </w:r>
    </w:p>
    <w:p w14:paraId="46654FAB" w14:textId="599267B7" w:rsidR="000521C0" w:rsidRDefault="00F21E53" w:rsidP="000521C0">
      <w:pPr>
        <w:rPr>
          <w:rFonts w:ascii="FontbitDavid" w:hAnsi="FontbitDavid"/>
          <w:sz w:val="32"/>
          <w:rtl/>
        </w:rPr>
      </w:pPr>
      <w:r>
        <w:rPr>
          <w:rFonts w:hint="cs"/>
          <w:rtl/>
        </w:rPr>
        <w:t>ד</w:t>
      </w:r>
      <w:r w:rsidR="000521C0" w:rsidRPr="00C35A2C">
        <w:rPr>
          <w:rFonts w:ascii="FontbitDavid" w:hAnsi="FontbitDavid" w:hint="cs"/>
          <w:sz w:val="32"/>
          <w:rtl/>
        </w:rPr>
        <w:t>ב</w:t>
      </w:r>
      <w:r w:rsidR="000521C0" w:rsidRPr="00C35A2C">
        <w:rPr>
          <w:rFonts w:ascii="FontbitDavid" w:hAnsi="FontbitDavid"/>
          <w:sz w:val="32"/>
          <w:rtl/>
        </w:rPr>
        <w:t xml:space="preserve">שתי כיתי עדים </w:t>
      </w:r>
      <w:r>
        <w:rPr>
          <w:rFonts w:ascii="FontbitDavid" w:hAnsi="FontbitDavid" w:hint="cs"/>
          <w:sz w:val="32"/>
          <w:rtl/>
        </w:rPr>
        <w:t xml:space="preserve">הוא </w:t>
      </w:r>
      <w:r w:rsidR="000521C0">
        <w:rPr>
          <w:rFonts w:ascii="FontbitDavid" w:hAnsi="FontbitDavid"/>
          <w:sz w:val="32"/>
          <w:rtl/>
        </w:rPr>
        <w:t xml:space="preserve">גם </w:t>
      </w:r>
      <w:r>
        <w:rPr>
          <w:rFonts w:ascii="FontbitDavid" w:hAnsi="FontbitDavid" w:hint="cs"/>
          <w:sz w:val="32"/>
          <w:rtl/>
        </w:rPr>
        <w:t>'</w:t>
      </w:r>
      <w:r w:rsidR="000521C0">
        <w:rPr>
          <w:rFonts w:ascii="FontbitDavid" w:hAnsi="FontbitDavid"/>
          <w:sz w:val="32"/>
          <w:rtl/>
        </w:rPr>
        <w:t>ספק</w:t>
      </w:r>
      <w:r w:rsidR="000521C0" w:rsidRPr="00C35A2C">
        <w:rPr>
          <w:rFonts w:ascii="FontbitDavid" w:hAnsi="FontbitDavid"/>
          <w:sz w:val="32"/>
          <w:rtl/>
        </w:rPr>
        <w:t xml:space="preserve"> דרבנן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, ד</w:t>
      </w:r>
      <w:r>
        <w:rPr>
          <w:rFonts w:ascii="FontbitDavid" w:hAnsi="FontbitDavid" w:hint="cs"/>
          <w:sz w:val="32"/>
          <w:rtl/>
        </w:rPr>
        <w:t>מדאורייתא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 xml:space="preserve">אוקי תרי </w:t>
      </w:r>
      <w:r>
        <w:rPr>
          <w:rFonts w:ascii="FontbitDavid" w:hAnsi="FontbitDavid" w:hint="cs"/>
          <w:sz w:val="32"/>
          <w:rtl/>
        </w:rPr>
        <w:t>ל</w:t>
      </w:r>
      <w:r w:rsidR="000521C0">
        <w:rPr>
          <w:rFonts w:ascii="FontbitDavid" w:hAnsi="FontbitDavid"/>
          <w:sz w:val="32"/>
          <w:rtl/>
        </w:rPr>
        <w:t>הדי תרי</w:t>
      </w:r>
      <w:r>
        <w:rPr>
          <w:rFonts w:ascii="FontbitDavid" w:hAnsi="FontbitDavid" w:hint="cs"/>
          <w:sz w:val="32"/>
          <w:rtl/>
        </w:rPr>
        <w:t>,</w:t>
      </w:r>
      <w:r w:rsidR="000521C0">
        <w:rPr>
          <w:rFonts w:ascii="FontbitDavid" w:hAnsi="FontbitDavid"/>
          <w:sz w:val="32"/>
          <w:rtl/>
        </w:rPr>
        <w:t xml:space="preserve"> ואשה אחזק</w:t>
      </w:r>
      <w:r>
        <w:rPr>
          <w:rFonts w:ascii="FontbitDavid" w:hAnsi="FontbitDavid" w:hint="cs"/>
          <w:sz w:val="32"/>
          <w:rtl/>
        </w:rPr>
        <w:t>ת</w:t>
      </w:r>
      <w:r w:rsidR="000521C0">
        <w:rPr>
          <w:rFonts w:ascii="FontbitDavid" w:hAnsi="FontbitDavid"/>
          <w:sz w:val="32"/>
          <w:rtl/>
        </w:rPr>
        <w:t>ה</w:t>
      </w:r>
      <w:r>
        <w:rPr>
          <w:rFonts w:ascii="FontbitDavid" w:hAnsi="FontbitDavid" w:hint="cs"/>
          <w:sz w:val="32"/>
          <w:rtl/>
        </w:rPr>
        <w:t>'</w:t>
      </w:r>
      <w:r w:rsidRPr="007750DB">
        <w:rPr>
          <w:rStyle w:val="affff8"/>
          <w:rtl/>
        </w:rPr>
        <w:t xml:space="preserve"> ולמה להחמיר לחלוץ </w:t>
      </w:r>
      <w:r>
        <w:rPr>
          <w:rStyle w:val="affff8"/>
          <w:rFonts w:hint="cs"/>
          <w:rtl/>
        </w:rPr>
        <w:t xml:space="preserve">- </w:t>
      </w:r>
      <w:r w:rsidRPr="007750DB">
        <w:rPr>
          <w:rStyle w:val="affff8"/>
          <w:rFonts w:hint="eastAsia"/>
          <w:rtl/>
        </w:rPr>
        <w:t>שמא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תתיייבם</w:t>
      </w:r>
      <w:r>
        <w:rPr>
          <w:rStyle w:val="affff8"/>
          <w:rFonts w:hint="cs"/>
          <w:rtl/>
        </w:rPr>
        <w:t>!</w:t>
      </w:r>
    </w:p>
    <w:p w14:paraId="54A8CF41" w14:textId="6DC1614F" w:rsidR="00F21E53" w:rsidRDefault="000521C0" w:rsidP="00F21E53">
      <w:pPr>
        <w:pStyle w:val="affff7"/>
        <w:rPr>
          <w:rtl/>
        </w:rPr>
      </w:pPr>
      <w:r>
        <w:rPr>
          <w:rFonts w:hint="cs"/>
          <w:rtl/>
        </w:rPr>
        <w:t>כ</w:t>
      </w:r>
      <w:r w:rsidRPr="00C35A2C">
        <w:rPr>
          <w:rtl/>
        </w:rPr>
        <w:t xml:space="preserve">בר שטיא </w:t>
      </w:r>
      <w:r w:rsidRPr="00C35A2C">
        <w:rPr>
          <w:rFonts w:hint="cs"/>
          <w:rtl/>
        </w:rPr>
        <w:t>ד</w:t>
      </w:r>
      <w:r w:rsidRPr="00C35A2C">
        <w:rPr>
          <w:rtl/>
        </w:rPr>
        <w:t xml:space="preserve">זבין נכסי, </w:t>
      </w:r>
      <w:r w:rsidRPr="00C35A2C">
        <w:rPr>
          <w:rFonts w:hint="cs"/>
          <w:rtl/>
        </w:rPr>
        <w:t>ו</w:t>
      </w:r>
      <w:r w:rsidR="00F21E53">
        <w:rPr>
          <w:rFonts w:hint="cs"/>
          <w:rtl/>
        </w:rPr>
        <w:t>תרי ותרי</w:t>
      </w:r>
      <w:r w:rsidRPr="00C35A2C">
        <w:rPr>
          <w:rFonts w:hint="cs"/>
          <w:rtl/>
        </w:rPr>
        <w:t xml:space="preserve"> </w:t>
      </w:r>
      <w:r w:rsidR="00F21E53">
        <w:rPr>
          <w:rFonts w:hint="cs"/>
          <w:rtl/>
        </w:rPr>
        <w:t xml:space="preserve">אי כשבריא או שוטה </w:t>
      </w:r>
      <w:r w:rsidRPr="00C35A2C">
        <w:rPr>
          <w:rFonts w:hint="cs"/>
          <w:rtl/>
        </w:rPr>
        <w:t>מכר</w:t>
      </w:r>
      <w:r w:rsidR="00F21E53">
        <w:rPr>
          <w:rFonts w:hint="cs"/>
          <w:rtl/>
        </w:rPr>
        <w:t>,</w:t>
      </w:r>
    </w:p>
    <w:p w14:paraId="37AE2DEF" w14:textId="0B8CBFDD" w:rsidR="000521C0" w:rsidRPr="00C35A2C" w:rsidRDefault="000521C0" w:rsidP="007750DB">
      <w:pPr>
        <w:pStyle w:val="affff7"/>
        <w:rPr>
          <w:rtl/>
        </w:rPr>
      </w:pPr>
      <w:r>
        <w:rPr>
          <w:rStyle w:val="affff5"/>
          <w:rFonts w:hint="cs"/>
          <w:rtl/>
        </w:rPr>
        <w:t>ו</w:t>
      </w:r>
      <w:r w:rsidRPr="00301AD0">
        <w:rPr>
          <w:rStyle w:val="affff5"/>
          <w:rtl/>
        </w:rPr>
        <w:t>אמר ר</w:t>
      </w:r>
      <w:r w:rsidR="00F21E53">
        <w:rPr>
          <w:rStyle w:val="affff5"/>
          <w:rFonts w:hint="cs"/>
          <w:rtl/>
        </w:rPr>
        <w:t>"</w:t>
      </w:r>
      <w:r w:rsidRPr="00301AD0">
        <w:rPr>
          <w:rStyle w:val="affff5"/>
          <w:rtl/>
        </w:rPr>
        <w:t>א:</w:t>
      </w:r>
      <w:r>
        <w:rPr>
          <w:rtl/>
        </w:rPr>
        <w:t xml:space="preserve"> </w:t>
      </w:r>
      <w:r w:rsidR="00F21E53">
        <w:rPr>
          <w:rFonts w:hint="cs"/>
          <w:rtl/>
        </w:rPr>
        <w:t>'</w:t>
      </w:r>
      <w:r>
        <w:rPr>
          <w:rtl/>
        </w:rPr>
        <w:t xml:space="preserve">אוקי תרי </w:t>
      </w:r>
      <w:r w:rsidR="00F21E53">
        <w:rPr>
          <w:rFonts w:hint="cs"/>
          <w:rtl/>
        </w:rPr>
        <w:t>ל</w:t>
      </w:r>
      <w:r>
        <w:rPr>
          <w:rtl/>
        </w:rPr>
        <w:t>הדי תרי</w:t>
      </w:r>
      <w:r w:rsidR="00F21E53">
        <w:rPr>
          <w:rFonts w:hint="cs"/>
          <w:rtl/>
        </w:rPr>
        <w:t>,</w:t>
      </w:r>
      <w:r>
        <w:rPr>
          <w:rtl/>
        </w:rPr>
        <w:t xml:space="preserve"> ו</w:t>
      </w:r>
      <w:r>
        <w:rPr>
          <w:rFonts w:hint="cs"/>
          <w:rtl/>
        </w:rPr>
        <w:t>קרקע</w:t>
      </w:r>
      <w:r w:rsidRPr="00C35A2C">
        <w:rPr>
          <w:rtl/>
        </w:rPr>
        <w:t xml:space="preserve"> בחזקת בר שטיא</w:t>
      </w:r>
      <w:r w:rsidR="00F21E53">
        <w:rPr>
          <w:rFonts w:hint="cs"/>
          <w:rtl/>
        </w:rPr>
        <w:t>.</w:t>
      </w:r>
    </w:p>
    <w:p w14:paraId="641D2B8F" w14:textId="77777777" w:rsidR="00F21E53" w:rsidRPr="00C35A2C" w:rsidRDefault="00F21E53" w:rsidP="007750DB">
      <w:pPr>
        <w:pStyle w:val="affff7"/>
        <w:rPr>
          <w:rtl/>
        </w:rPr>
      </w:pPr>
    </w:p>
    <w:p w14:paraId="49308415" w14:textId="2F1723C1" w:rsidR="0040271F" w:rsidRDefault="00F21E53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0521C0" w:rsidRPr="00301AD0">
        <w:rPr>
          <w:rStyle w:val="affff5"/>
          <w:rtl/>
        </w:rPr>
        <w:t xml:space="preserve">אלא </w:t>
      </w:r>
      <w:r>
        <w:rPr>
          <w:rStyle w:val="affff5"/>
          <w:rFonts w:hint="cs"/>
          <w:rtl/>
        </w:rPr>
        <w:t>ל</w:t>
      </w:r>
      <w:r w:rsidR="000521C0" w:rsidRPr="00301AD0">
        <w:rPr>
          <w:rStyle w:val="affff5"/>
          <w:rtl/>
        </w:rPr>
        <w:t>אביי</w:t>
      </w:r>
      <w:r w:rsidR="000521C0" w:rsidRPr="00C35A2C">
        <w:rPr>
          <w:rFonts w:ascii="FontbitDavid" w:hAnsi="FontbitDavid"/>
          <w:sz w:val="32"/>
          <w:rtl/>
        </w:rPr>
        <w:t>:</w:t>
      </w:r>
      <w:r w:rsidR="000521C0" w:rsidRPr="007750DB">
        <w:rPr>
          <w:rStyle w:val="affff8"/>
          <w:rtl/>
        </w:rPr>
        <w:t xml:space="preserve"> </w:t>
      </w:r>
      <w:r w:rsidR="0040271F" w:rsidRPr="007750DB">
        <w:rPr>
          <w:rStyle w:val="affff8"/>
          <w:rFonts w:hint="eastAsia"/>
          <w:rtl/>
        </w:rPr>
        <w:t>זה</w:t>
      </w:r>
      <w:r w:rsidR="0040271F" w:rsidRPr="007750DB">
        <w:rPr>
          <w:rStyle w:val="affff8"/>
          <w:rtl/>
        </w:rPr>
        <w:t xml:space="preserve"> </w:t>
      </w:r>
      <w:r w:rsidR="0040271F" w:rsidRPr="007750DB">
        <w:rPr>
          <w:rStyle w:val="affff8"/>
          <w:rFonts w:hint="eastAsia"/>
          <w:rtl/>
        </w:rPr>
        <w:t>מלמד</w:t>
      </w:r>
      <w:r w:rsidR="0040271F" w:rsidRPr="007750DB">
        <w:rPr>
          <w:rStyle w:val="affff8"/>
          <w:rtl/>
        </w:rPr>
        <w:t xml:space="preserve"> </w:t>
      </w:r>
      <w:r w:rsidR="0040271F" w:rsidRPr="007750DB">
        <w:rPr>
          <w:rStyle w:val="affff8"/>
          <w:rFonts w:hint="eastAsia"/>
          <w:rtl/>
        </w:rPr>
        <w:t>ע</w:t>
      </w:r>
      <w:r w:rsidR="0040271F" w:rsidRPr="007750DB">
        <w:rPr>
          <w:rStyle w:val="affff8"/>
          <w:rtl/>
        </w:rPr>
        <w:t>"ז</w:t>
      </w:r>
      <w:r w:rsidR="0040271F">
        <w:rPr>
          <w:rFonts w:ascii="FontbitDavid" w:hAnsi="FontbitDavid" w:hint="cs"/>
          <w:sz w:val="32"/>
          <w:rtl/>
        </w:rPr>
        <w:t xml:space="preserve"> שנה</w:t>
      </w:r>
      <w:r w:rsidR="000521C0" w:rsidRPr="00C35A2C">
        <w:rPr>
          <w:rFonts w:ascii="FontbitDavid" w:hAnsi="FontbitDavid"/>
          <w:sz w:val="32"/>
          <w:rtl/>
        </w:rPr>
        <w:t xml:space="preserve"> בקידושין</w:t>
      </w:r>
      <w:r w:rsidR="0040271F">
        <w:rPr>
          <w:rFonts w:ascii="FontbitDavid" w:hAnsi="FontbitDavid" w:hint="cs"/>
          <w:sz w:val="32"/>
          <w:rtl/>
        </w:rPr>
        <w:t xml:space="preserve"> </w:t>
      </w:r>
      <w:r w:rsidR="0040271F" w:rsidRPr="007750DB">
        <w:rPr>
          <w:rStyle w:val="affff8"/>
          <w:rFonts w:hint="eastAsia"/>
          <w:rtl/>
        </w:rPr>
        <w:t>ספק</w:t>
      </w:r>
      <w:r w:rsidR="0040271F" w:rsidRPr="007750DB">
        <w:rPr>
          <w:rStyle w:val="affff8"/>
          <w:rtl/>
        </w:rPr>
        <w:t xml:space="preserve"> </w:t>
      </w:r>
      <w:r w:rsidR="0040271F" w:rsidRPr="007750DB">
        <w:rPr>
          <w:rStyle w:val="affff8"/>
          <w:rFonts w:hint="eastAsia"/>
          <w:rtl/>
        </w:rPr>
        <w:t>קרוב</w:t>
      </w:r>
      <w:r w:rsidR="000521C0" w:rsidRPr="007750DB">
        <w:rPr>
          <w:rStyle w:val="affff8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>וה"ה לגירושין,</w:t>
      </w:r>
    </w:p>
    <w:p w14:paraId="17E4D89B" w14:textId="25C3649A" w:rsidR="000521C0" w:rsidRPr="00C35A2C" w:rsidRDefault="0040271F" w:rsidP="00A76DA3">
      <w:pPr>
        <w:ind w:left="565" w:firstLine="113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שנה</w:t>
      </w:r>
      <w:r w:rsidR="000521C0" w:rsidRPr="00C35A2C">
        <w:rPr>
          <w:rFonts w:ascii="FontbitDavid" w:hAnsi="FontbitDavid"/>
          <w:sz w:val="32"/>
          <w:rtl/>
        </w:rPr>
        <w:t xml:space="preserve"> בגירושין</w:t>
      </w:r>
      <w:r w:rsidR="000521C0"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כתב</w:t>
      </w:r>
      <w:r w:rsidRPr="007750DB">
        <w:rPr>
          <w:rStyle w:val="affff8"/>
          <w:rtl/>
        </w:rPr>
        <w:t xml:space="preserve"> ידו וכו'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>וה"ה לקידושין.</w:t>
      </w:r>
    </w:p>
    <w:p w14:paraId="4A194AB8" w14:textId="3B10BF01" w:rsidR="0040271F" w:rsidRPr="00CF5119" w:rsidRDefault="0040271F" w:rsidP="00CF5119">
      <w:pPr>
        <w:rPr>
          <w:rStyle w:val="affff5"/>
          <w:rFonts w:ascii="FontbitDavid" w:hAnsi="FontbitDavid" w:cs="FrankRuehl"/>
          <w:bCs w:val="0"/>
          <w:spacing w:val="0"/>
          <w:sz w:val="32"/>
          <w:szCs w:val="18"/>
          <w:rtl/>
        </w:rPr>
      </w:pPr>
      <w:r>
        <w:rPr>
          <w:rStyle w:val="affff5"/>
          <w:rFonts w:hint="cs"/>
          <w:rtl/>
        </w:rPr>
        <w:t>הקשה</w:t>
      </w:r>
      <w:r w:rsidR="000521C0" w:rsidRPr="00301AD0">
        <w:rPr>
          <w:rStyle w:val="affff5"/>
          <w:rtl/>
        </w:rPr>
        <w:t xml:space="preserve"> רבא:</w:t>
      </w:r>
      <w:r w:rsidR="000521C0" w:rsidRPr="00C35A2C">
        <w:rPr>
          <w:rFonts w:ascii="FontbitDavid" w:hAnsi="FontbitDavid"/>
          <w:sz w:val="32"/>
          <w:rtl/>
        </w:rPr>
        <w:t xml:space="preserve"> א</w:t>
      </w:r>
      <w:r>
        <w:rPr>
          <w:rFonts w:ascii="FontbitDavid" w:hAnsi="FontbitDavid" w:hint="cs"/>
          <w:sz w:val="32"/>
          <w:rtl/>
        </w:rPr>
        <w:t>"כ</w:t>
      </w:r>
      <w:r w:rsidR="000521C0" w:rsidRPr="00C35A2C">
        <w:rPr>
          <w:rFonts w:ascii="FontbitDavid" w:hAnsi="FontbitDavid"/>
          <w:sz w:val="32"/>
          <w:rtl/>
        </w:rPr>
        <w:t xml:space="preserve">, מאי </w:t>
      </w:r>
      <w:r>
        <w:rPr>
          <w:rFonts w:ascii="FontbitDavid" w:hAnsi="FontbitDavid" w:hint="cs"/>
          <w:sz w:val="32"/>
          <w:rtl/>
        </w:rPr>
        <w:t>'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זהו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ספק קידושין/ גירושין</w:t>
      </w:r>
      <w:r w:rsidR="000521C0" w:rsidRPr="00C35A2C">
        <w:rPr>
          <w:rFonts w:ascii="FontbitDavid" w:hAnsi="FontbitDavid"/>
          <w:sz w:val="32"/>
          <w:rtl/>
        </w:rPr>
        <w:t xml:space="preserve">? </w:t>
      </w:r>
    </w:p>
    <w:p w14:paraId="7D285B87" w14:textId="2E4E7D96" w:rsidR="00CA0D9F" w:rsidRDefault="0040271F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ג. </w:t>
      </w:r>
      <w:r w:rsidR="000521C0" w:rsidRPr="00301AD0">
        <w:rPr>
          <w:rStyle w:val="affff5"/>
          <w:rtl/>
        </w:rPr>
        <w:t xml:space="preserve">אלא </w:t>
      </w:r>
      <w:r>
        <w:rPr>
          <w:rStyle w:val="affff5"/>
          <w:rFonts w:hint="cs"/>
          <w:rtl/>
        </w:rPr>
        <w:t>ל</w:t>
      </w:r>
      <w:r w:rsidR="000521C0" w:rsidRPr="00301AD0">
        <w:rPr>
          <w:rStyle w:val="affff5"/>
          <w:rtl/>
        </w:rPr>
        <w:t>רבא: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CA0D9F">
        <w:rPr>
          <w:rFonts w:ascii="FontbitDavid" w:hAnsi="FontbitDavid" w:hint="cs"/>
          <w:sz w:val="32"/>
          <w:rtl/>
        </w:rPr>
        <w:t>מה</w:t>
      </w:r>
      <w:r w:rsidR="000521C0" w:rsidRPr="00C35A2C">
        <w:rPr>
          <w:rFonts w:ascii="FontbitDavid" w:hAnsi="FontbitDavid"/>
          <w:sz w:val="32"/>
          <w:rtl/>
        </w:rPr>
        <w:t xml:space="preserve"> שבקידושין</w:t>
      </w:r>
      <w:r w:rsidR="000521C0" w:rsidRPr="007750DB">
        <w:rPr>
          <w:rStyle w:val="affff8"/>
          <w:rtl/>
        </w:rPr>
        <w:t xml:space="preserve"> </w:t>
      </w:r>
      <w:r w:rsidR="004A57BD" w:rsidRPr="007750DB">
        <w:rPr>
          <w:rStyle w:val="affff8"/>
          <w:rFonts w:hint="eastAsia"/>
          <w:rtl/>
        </w:rPr>
        <w:t>ספק</w:t>
      </w:r>
      <w:r w:rsidR="004A57BD" w:rsidRPr="007750DB">
        <w:rPr>
          <w:rStyle w:val="affff8"/>
          <w:rtl/>
        </w:rPr>
        <w:t xml:space="preserve"> </w:t>
      </w:r>
      <w:r w:rsidR="004A57BD" w:rsidRPr="007750DB">
        <w:rPr>
          <w:rStyle w:val="affff8"/>
          <w:rFonts w:hint="eastAsia"/>
          <w:rtl/>
        </w:rPr>
        <w:t>קרוב</w:t>
      </w:r>
      <w:r w:rsidR="004A57BD">
        <w:rPr>
          <w:rFonts w:ascii="FontbitDavid" w:hAnsi="FontbitDavid" w:hint="cs"/>
          <w:sz w:val="32"/>
          <w:rtl/>
        </w:rPr>
        <w:t xml:space="preserve"> </w:t>
      </w:r>
      <w:r w:rsidR="00CA0D9F">
        <w:rPr>
          <w:rFonts w:ascii="FontbitDavid" w:hAnsi="FontbitDavid" w:hint="cs"/>
          <w:sz w:val="32"/>
          <w:rtl/>
        </w:rPr>
        <w:t>ה"ה</w:t>
      </w:r>
      <w:r w:rsidR="000521C0" w:rsidRPr="00C35A2C">
        <w:rPr>
          <w:rFonts w:ascii="FontbitDavid" w:hAnsi="FontbitDavid"/>
          <w:sz w:val="32"/>
          <w:rtl/>
        </w:rPr>
        <w:t xml:space="preserve"> בגירושין,</w:t>
      </w:r>
    </w:p>
    <w:p w14:paraId="1428BB91" w14:textId="4C9FA96E" w:rsidR="00CA0D9F" w:rsidRDefault="00CA0D9F" w:rsidP="00CA0D9F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אלא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0521C0" w:rsidRPr="00C35A2C">
        <w:rPr>
          <w:rFonts w:ascii="FontbitDavid" w:hAnsi="FontbitDavid"/>
          <w:sz w:val="32"/>
          <w:rtl/>
        </w:rPr>
        <w:t xml:space="preserve">יש בגירושין שאין בקידושין, </w:t>
      </w:r>
      <w:r w:rsidR="000521C0" w:rsidRPr="00A07384">
        <w:rPr>
          <w:rStyle w:val="affff8"/>
          <w:rFonts w:cs="PFT_Frank"/>
          <w:b/>
          <w:bCs/>
          <w:szCs w:val="10"/>
          <w:rtl/>
        </w:rPr>
        <w:t>ו</w:t>
      </w:r>
      <w:r w:rsidRPr="00A07384">
        <w:rPr>
          <w:rStyle w:val="affff8"/>
          <w:rFonts w:cs="PFT_Frank"/>
          <w:b/>
          <w:bCs/>
          <w:szCs w:val="10"/>
          <w:rtl/>
        </w:rPr>
        <w:t>'זהו'</w:t>
      </w:r>
      <w:r w:rsidR="000521C0" w:rsidRPr="007750DB">
        <w:rPr>
          <w:rStyle w:val="affff8"/>
          <w:rtl/>
        </w:rPr>
        <w:t xml:space="preserve"> דגירושין </w:t>
      </w:r>
      <w:r w:rsidR="000521C0" w:rsidRPr="00A07384">
        <w:rPr>
          <w:rStyle w:val="affff8"/>
          <w:rFonts w:cs="PFT_Frank" w:hint="eastAsia"/>
          <w:b/>
          <w:bCs/>
          <w:szCs w:val="10"/>
          <w:rtl/>
        </w:rPr>
        <w:t>א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גב</w:t>
      </w:r>
      <w:r w:rsidR="000521C0" w:rsidRPr="007750DB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ד</w:t>
      </w:r>
      <w:r w:rsidR="000521C0" w:rsidRPr="007750DB">
        <w:rPr>
          <w:rStyle w:val="affff8"/>
          <w:rtl/>
        </w:rPr>
        <w:t>קידושין,</w:t>
      </w:r>
    </w:p>
    <w:p w14:paraId="4F9F82B5" w14:textId="705E5C58" w:rsidR="00CA0D9F" w:rsidRDefault="000521C0" w:rsidP="00CF5119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lastRenderedPageBreak/>
        <w:t>ו</w:t>
      </w:r>
      <w:r w:rsidR="00CA0D9F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 w:hint="cs"/>
          <w:sz w:val="32"/>
          <w:rtl/>
        </w:rPr>
        <w:t>זהו</w:t>
      </w:r>
      <w:r w:rsidR="00CA0D9F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דקידושין למעט </w:t>
      </w:r>
      <w:r w:rsidR="00CA0D9F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 w:hint="cs"/>
          <w:sz w:val="32"/>
          <w:rtl/>
        </w:rPr>
        <w:t>זמן</w:t>
      </w:r>
      <w:r w:rsidR="00CA0D9F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</w:t>
      </w:r>
      <w:r w:rsidR="00CA0D9F" w:rsidRPr="007750DB">
        <w:rPr>
          <w:rStyle w:val="affff8"/>
          <w:rFonts w:hint="eastAsia"/>
          <w:rtl/>
        </w:rPr>
        <w:t>בלבד</w:t>
      </w:r>
      <w:r w:rsidR="00CA0D9F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שאי</w:t>
      </w:r>
      <w:r w:rsidR="00CA0D9F">
        <w:rPr>
          <w:rFonts w:ascii="FontbitDavid" w:hAnsi="FontbitDavid" w:hint="cs"/>
          <w:sz w:val="32"/>
          <w:rtl/>
        </w:rPr>
        <w:t>נו</w:t>
      </w:r>
      <w:r>
        <w:rPr>
          <w:rFonts w:ascii="FontbitDavid" w:hAnsi="FontbitDavid" w:hint="cs"/>
          <w:sz w:val="32"/>
          <w:rtl/>
        </w:rPr>
        <w:t xml:space="preserve"> בקידושין</w:t>
      </w:r>
      <w:r w:rsidR="00CA0D9F">
        <w:rPr>
          <w:rFonts w:ascii="FontbitDavid" w:hAnsi="FontbitDavid" w:hint="cs"/>
          <w:sz w:val="32"/>
          <w:rtl/>
        </w:rPr>
        <w:t xml:space="preserve">, </w:t>
      </w:r>
      <w:r w:rsidR="00CA0D9F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למה</w:t>
      </w:r>
      <w:r w:rsidR="00CA0D9F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CA0D9F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אינו</w:t>
      </w:r>
      <w:r w:rsidR="00CA0D9F" w:rsidRPr="00D1637C">
        <w:rPr>
          <w:rFonts w:ascii="FontbitDavid" w:hAnsi="FontbitDavid" w:cs="PFT_Frank"/>
          <w:b/>
          <w:bCs/>
          <w:sz w:val="32"/>
          <w:szCs w:val="14"/>
          <w:rtl/>
        </w:rPr>
        <w:t>?</w:t>
      </w:r>
    </w:p>
    <w:p w14:paraId="4CDDF947" w14:textId="75EC2C86" w:rsidR="00CA0D9F" w:rsidRDefault="00CA0D9F" w:rsidP="000521C0">
      <w:pPr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א</w:t>
      </w:r>
      <w:r w:rsidRPr="007750DB">
        <w:rPr>
          <w:rStyle w:val="affff5"/>
          <w:rtl/>
        </w:rPr>
        <w:t xml:space="preserve">. </w:t>
      </w:r>
      <w:r w:rsidRPr="007750DB">
        <w:rPr>
          <w:rStyle w:val="affff5"/>
          <w:rFonts w:hint="eastAsia"/>
          <w:rtl/>
        </w:rPr>
        <w:t>ל</w:t>
      </w:r>
      <w:r w:rsidR="000521C0" w:rsidRPr="007750DB">
        <w:rPr>
          <w:rStyle w:val="affff5"/>
          <w:rtl/>
        </w:rPr>
        <w:t>מ"ד</w:t>
      </w:r>
      <w:r>
        <w:rPr>
          <w:rFonts w:ascii="FontbitDavid" w:hAnsi="FontbitDavid" w:hint="cs"/>
          <w:sz w:val="32"/>
          <w:rtl/>
        </w:rPr>
        <w:t xml:space="preserve"> תיקנו זמן בגט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משום פירי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-</w:t>
      </w:r>
      <w:r w:rsidR="000521C0" w:rsidRPr="00C35A2C">
        <w:rPr>
          <w:rFonts w:ascii="FontbitDavid" w:hAnsi="FontbitDavid"/>
          <w:sz w:val="32"/>
          <w:rtl/>
        </w:rPr>
        <w:t xml:space="preserve"> ארוסה</w:t>
      </w:r>
      <w:r w:rsidR="000521C0">
        <w:rPr>
          <w:rFonts w:ascii="FontbitDavid" w:hAnsi="FontbitDavid"/>
          <w:sz w:val="32"/>
          <w:rtl/>
        </w:rPr>
        <w:t xml:space="preserve"> אין </w:t>
      </w:r>
      <w:r w:rsidR="000521C0" w:rsidRPr="00C35A2C">
        <w:rPr>
          <w:rFonts w:ascii="FontbitDavid" w:hAnsi="FontbitDavid"/>
          <w:sz w:val="32"/>
          <w:rtl/>
        </w:rPr>
        <w:t>לה פירי,</w:t>
      </w:r>
      <w:r w:rsidR="000521C0">
        <w:rPr>
          <w:rFonts w:ascii="FontbitDavid" w:hAnsi="FontbitDavid" w:hint="cs"/>
          <w:sz w:val="32"/>
          <w:rtl/>
        </w:rPr>
        <w:t xml:space="preserve"> </w:t>
      </w:r>
    </w:p>
    <w:p w14:paraId="10C24683" w14:textId="6B0CB911" w:rsidR="000521C0" w:rsidRPr="00C35A2C" w:rsidRDefault="00CA0D9F" w:rsidP="00CA0D9F">
      <w:pPr>
        <w:rPr>
          <w:rtl/>
        </w:rPr>
      </w:pPr>
      <w:r>
        <w:rPr>
          <w:rStyle w:val="affff5"/>
          <w:rFonts w:hint="cs"/>
          <w:rtl/>
        </w:rPr>
        <w:t xml:space="preserve">ב. </w:t>
      </w:r>
      <w:r w:rsidR="000521C0" w:rsidRPr="00301AD0">
        <w:rPr>
          <w:rStyle w:val="affff5"/>
          <w:rtl/>
        </w:rPr>
        <w:t>למ"ד</w:t>
      </w:r>
      <w:r w:rsidR="000521C0" w:rsidRPr="00C35A2C">
        <w:rPr>
          <w:rtl/>
        </w:rPr>
        <w:t xml:space="preserve"> משום </w:t>
      </w:r>
      <w:r w:rsidR="000521C0" w:rsidRPr="00D1637C">
        <w:rPr>
          <w:rFonts w:cs="PFT_Frank"/>
          <w:b/>
          <w:bCs/>
          <w:szCs w:val="14"/>
          <w:rtl/>
        </w:rPr>
        <w:t>בת אחותו</w:t>
      </w:r>
      <w:r>
        <w:rPr>
          <w:rFonts w:hint="cs"/>
          <w:rtl/>
        </w:rPr>
        <w:t xml:space="preserve"> </w:t>
      </w:r>
      <w:r w:rsidR="004A57BD">
        <w:rPr>
          <w:rFonts w:hint="cs"/>
          <w:rtl/>
        </w:rPr>
        <w:t xml:space="preserve">- </w:t>
      </w:r>
      <w:r>
        <w:rPr>
          <w:rFonts w:hint="cs"/>
          <w:rtl/>
        </w:rPr>
        <w:t>רובם מקדשים</w:t>
      </w:r>
      <w:r w:rsidR="000521C0">
        <w:rPr>
          <w:rtl/>
        </w:rPr>
        <w:t xml:space="preserve"> בכס</w:t>
      </w:r>
      <w:r w:rsidR="000521C0">
        <w:rPr>
          <w:rFonts w:hint="cs"/>
          <w:rtl/>
        </w:rPr>
        <w:t>ף,</w:t>
      </w:r>
    </w:p>
    <w:p w14:paraId="0817BAFA" w14:textId="1569EBFE" w:rsidR="000521C0" w:rsidRPr="00D238B7" w:rsidRDefault="000521C0" w:rsidP="000521C0">
      <w:pPr>
        <w:rPr>
          <w:rStyle w:val="affff5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והך</w:t>
      </w:r>
      <w:r w:rsidRPr="00C35A2C">
        <w:rPr>
          <w:rFonts w:ascii="FontbitDavid" w:hAnsi="FontbitDavid" w:hint="cs"/>
          <w:sz w:val="32"/>
          <w:rtl/>
        </w:rPr>
        <w:t xml:space="preserve"> ד</w:t>
      </w:r>
      <w:r w:rsidR="00CA0D9F">
        <w:rPr>
          <w:rFonts w:ascii="FontbitDavid" w:hAnsi="FontbitDavid" w:hint="cs"/>
          <w:sz w:val="32"/>
          <w:rtl/>
        </w:rPr>
        <w:t>ב</w:t>
      </w:r>
      <w:r w:rsidR="004A57BD">
        <w:rPr>
          <w:rFonts w:ascii="FontbitDavid" w:hAnsi="FontbitDavid" w:hint="cs"/>
          <w:sz w:val="32"/>
          <w:rtl/>
        </w:rPr>
        <w:t>'</w:t>
      </w:r>
      <w:r w:rsidR="00CA0D9F">
        <w:rPr>
          <w:rFonts w:ascii="FontbitDavid" w:hAnsi="FontbitDavid" w:hint="cs"/>
          <w:sz w:val="32"/>
          <w:rtl/>
        </w:rPr>
        <w:t xml:space="preserve">שטר </w:t>
      </w:r>
      <w:r w:rsidRPr="00C35A2C">
        <w:rPr>
          <w:rFonts w:ascii="FontbitDavid" w:hAnsi="FontbitDavid" w:hint="cs"/>
          <w:sz w:val="32"/>
          <w:rtl/>
        </w:rPr>
        <w:t>עבד</w:t>
      </w:r>
      <w:r w:rsidR="004A57BD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תק</w:t>
      </w:r>
      <w:r>
        <w:rPr>
          <w:rFonts w:ascii="FontbitDavid" w:hAnsi="FontbitDavid" w:hint="cs"/>
          <w:sz w:val="32"/>
          <w:rtl/>
        </w:rPr>
        <w:t xml:space="preserve">נו </w:t>
      </w:r>
      <w:r w:rsidRPr="00C35A2C">
        <w:rPr>
          <w:rFonts w:ascii="FontbitDavid" w:hAnsi="FontbitDavid" w:hint="cs"/>
          <w:sz w:val="32"/>
          <w:rtl/>
        </w:rPr>
        <w:t>זמן</w:t>
      </w:r>
      <w:r w:rsidR="00CA0D9F" w:rsidRPr="007750DB">
        <w:rPr>
          <w:rStyle w:val="affff8"/>
          <w:rtl/>
        </w:rPr>
        <w:t xml:space="preserve"> משום פירי</w:t>
      </w:r>
      <w:r w:rsidR="00CA0D9F">
        <w:rPr>
          <w:rStyle w:val="affff8"/>
          <w:rFonts w:hint="cs"/>
          <w:rtl/>
        </w:rPr>
        <w:t xml:space="preserve"> -</w:t>
      </w:r>
      <w:r w:rsidRPr="00D238B7">
        <w:rPr>
          <w:rStyle w:val="affff5"/>
          <w:rFonts w:hint="cs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רוב</w:t>
      </w:r>
      <w:r w:rsidR="00CA0D9F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 w:hint="cs"/>
          <w:sz w:val="32"/>
          <w:rtl/>
        </w:rPr>
        <w:t xml:space="preserve"> בשטר </w:t>
      </w:r>
      <w:r w:rsidR="00CA0D9F">
        <w:rPr>
          <w:rFonts w:ascii="FontbitDavid" w:hAnsi="FontbitDavid" w:hint="cs"/>
          <w:sz w:val="32"/>
          <w:rtl/>
        </w:rPr>
        <w:t>ולא</w:t>
      </w:r>
      <w:r w:rsidRPr="00C35A2C">
        <w:rPr>
          <w:rFonts w:ascii="FontbitDavid" w:hAnsi="FontbitDavid" w:hint="cs"/>
          <w:sz w:val="32"/>
          <w:rtl/>
        </w:rPr>
        <w:t xml:space="preserve"> בכסף</w:t>
      </w:r>
      <w:r w:rsidR="00CA0D9F">
        <w:rPr>
          <w:rStyle w:val="affff5"/>
          <w:rFonts w:hint="cs"/>
          <w:rtl/>
        </w:rPr>
        <w:t>.</w:t>
      </w:r>
    </w:p>
    <w:p w14:paraId="35FD0C56" w14:textId="77777777" w:rsidR="00CF5119" w:rsidRDefault="00CA0D9F" w:rsidP="00CF5119">
      <w:pPr>
        <w:rPr>
          <w:rtl/>
        </w:rPr>
      </w:pPr>
      <w:r>
        <w:rPr>
          <w:rStyle w:val="affff5"/>
          <w:rFonts w:hint="cs"/>
          <w:rtl/>
        </w:rPr>
        <w:t>ג</w:t>
      </w:r>
      <w:r w:rsidR="000521C0" w:rsidRPr="00D238B7">
        <w:rPr>
          <w:rStyle w:val="affff5"/>
          <w:rFonts w:hint="cs"/>
          <w:rtl/>
        </w:rPr>
        <w:t>.</w:t>
      </w:r>
      <w:r w:rsidR="000521C0" w:rsidRPr="0090328A">
        <w:rPr>
          <w:rFonts w:cs="PFT_Frank" w:hint="cs"/>
          <w:b/>
          <w:bCs/>
          <w:sz w:val="14"/>
          <w:szCs w:val="14"/>
          <w:rtl/>
        </w:rPr>
        <w:t xml:space="preserve"> </w:t>
      </w:r>
      <w:r w:rsidR="000521C0" w:rsidRPr="00C35A2C">
        <w:rPr>
          <w:rtl/>
        </w:rPr>
        <w:t xml:space="preserve">משום </w:t>
      </w:r>
      <w:r>
        <w:rPr>
          <w:rFonts w:hint="cs"/>
          <w:rtl/>
        </w:rPr>
        <w:t>ש</w:t>
      </w:r>
      <w:r w:rsidR="004A57BD">
        <w:rPr>
          <w:rFonts w:hint="cs"/>
          <w:rtl/>
        </w:rPr>
        <w:t>ל</w:t>
      </w:r>
      <w:r>
        <w:rPr>
          <w:rFonts w:hint="cs"/>
          <w:rtl/>
        </w:rPr>
        <w:t>א</w:t>
      </w:r>
      <w:r w:rsidR="004A57BD">
        <w:rPr>
          <w:rFonts w:hint="cs"/>
          <w:rtl/>
        </w:rPr>
        <w:t xml:space="preserve"> יועיל</w:t>
      </w:r>
      <w:r w:rsidR="000521C0" w:rsidRPr="00C35A2C">
        <w:rPr>
          <w:rtl/>
        </w:rPr>
        <w:t xml:space="preserve">, </w:t>
      </w:r>
      <w:r>
        <w:rPr>
          <w:rFonts w:hint="cs"/>
          <w:rtl/>
        </w:rPr>
        <w:t>א</w:t>
      </w:r>
      <w:r w:rsidR="000521C0" w:rsidRPr="00C35A2C">
        <w:rPr>
          <w:rFonts w:hint="cs"/>
          <w:rtl/>
        </w:rPr>
        <w:t xml:space="preserve">ם נשאיר אצלה </w:t>
      </w:r>
      <w:r>
        <w:rPr>
          <w:rFonts w:hint="cs"/>
          <w:rtl/>
        </w:rPr>
        <w:t xml:space="preserve">- </w:t>
      </w:r>
      <w:r w:rsidR="000521C0">
        <w:rPr>
          <w:rFonts w:hint="cs"/>
          <w:rtl/>
        </w:rPr>
        <w:t>תמחוק</w:t>
      </w:r>
      <w:r w:rsidR="000521C0" w:rsidRPr="00C35A2C">
        <w:rPr>
          <w:rFonts w:hint="cs"/>
          <w:rtl/>
        </w:rPr>
        <w:t xml:space="preserve">, אצלו </w:t>
      </w:r>
      <w:r>
        <w:rPr>
          <w:rFonts w:hint="cs"/>
          <w:rtl/>
        </w:rPr>
        <w:t>-</w:t>
      </w:r>
      <w:r w:rsidR="000521C0" w:rsidRPr="00C35A2C">
        <w:rPr>
          <w:rFonts w:hint="cs"/>
          <w:rtl/>
        </w:rPr>
        <w:t xml:space="preserve"> יחפה עליה, אצל העדים</w:t>
      </w:r>
      <w:r>
        <w:rPr>
          <w:rFonts w:hint="cs"/>
          <w:rtl/>
        </w:rPr>
        <w:t xml:space="preserve"> -</w:t>
      </w:r>
      <w:r w:rsidR="000521C0" w:rsidRPr="00C35A2C">
        <w:rPr>
          <w:rFonts w:hint="cs"/>
          <w:rtl/>
        </w:rPr>
        <w:t xml:space="preserve"> א</w:t>
      </w:r>
      <w:r>
        <w:rPr>
          <w:rFonts w:hint="cs"/>
          <w:rtl/>
        </w:rPr>
        <w:t>ם</w:t>
      </w:r>
      <w:r w:rsidR="000521C0" w:rsidRPr="00C35A2C">
        <w:rPr>
          <w:rFonts w:hint="cs"/>
          <w:rtl/>
        </w:rPr>
        <w:t xml:space="preserve"> ז</w:t>
      </w:r>
      <w:r>
        <w:rPr>
          <w:rFonts w:hint="cs"/>
          <w:rtl/>
        </w:rPr>
        <w:t>וכ</w:t>
      </w:r>
      <w:r w:rsidR="000521C0" w:rsidRPr="00C35A2C">
        <w:rPr>
          <w:rFonts w:hint="cs"/>
          <w:rtl/>
        </w:rPr>
        <w:t>ר</w:t>
      </w:r>
      <w:r>
        <w:rPr>
          <w:rFonts w:hint="cs"/>
          <w:rtl/>
        </w:rPr>
        <w:t>ים</w:t>
      </w:r>
      <w:r w:rsidR="000521C0" w:rsidRPr="00C35A2C">
        <w:rPr>
          <w:rFonts w:hint="cs"/>
          <w:rtl/>
        </w:rPr>
        <w:t xml:space="preserve"> יעידו</w:t>
      </w:r>
      <w:r>
        <w:rPr>
          <w:rFonts w:hint="cs"/>
          <w:rtl/>
        </w:rPr>
        <w:t>,</w:t>
      </w:r>
      <w:r w:rsidR="000521C0" w:rsidRPr="00C35A2C">
        <w:rPr>
          <w:rFonts w:hint="cs"/>
          <w:rtl/>
        </w:rPr>
        <w:t xml:space="preserve"> וא</w:t>
      </w:r>
      <w:r>
        <w:rPr>
          <w:rFonts w:hint="cs"/>
          <w:rtl/>
        </w:rPr>
        <w:t>ם</w:t>
      </w:r>
      <w:r w:rsidR="000521C0" w:rsidRPr="00C35A2C">
        <w:rPr>
          <w:rFonts w:hint="cs"/>
          <w:rtl/>
        </w:rPr>
        <w:t xml:space="preserve"> לא</w:t>
      </w:r>
      <w:r>
        <w:rPr>
          <w:rFonts w:hint="cs"/>
          <w:rtl/>
        </w:rPr>
        <w:t xml:space="preserve"> - </w:t>
      </w:r>
      <w:r w:rsidR="000521C0" w:rsidRPr="00E03996">
        <w:rPr>
          <w:rStyle w:val="affff1"/>
          <w:rFonts w:hint="cs"/>
          <w:rtl/>
        </w:rPr>
        <w:t xml:space="preserve">'מפיהם' </w:t>
      </w:r>
      <w:r w:rsidR="000521C0" w:rsidRPr="00C35A2C">
        <w:rPr>
          <w:rFonts w:hint="cs"/>
          <w:rtl/>
        </w:rPr>
        <w:t>ולא מפי כתבם</w:t>
      </w:r>
      <w:r>
        <w:rPr>
          <w:rFonts w:hint="cs"/>
          <w:rtl/>
        </w:rPr>
        <w:t xml:space="preserve">, </w:t>
      </w:r>
      <w:r w:rsidR="000521C0" w:rsidRPr="00D1637C">
        <w:rPr>
          <w:rFonts w:cs="PFT_Frank" w:hint="eastAsia"/>
          <w:b/>
          <w:bCs/>
          <w:szCs w:val="14"/>
          <w:rtl/>
        </w:rPr>
        <w:t>משא</w:t>
      </w:r>
      <w:r w:rsidR="000521C0" w:rsidRPr="00D1637C">
        <w:rPr>
          <w:rFonts w:cs="PFT_Frank"/>
          <w:b/>
          <w:bCs/>
          <w:szCs w:val="14"/>
          <w:rtl/>
        </w:rPr>
        <w:t>"</w:t>
      </w:r>
      <w:r w:rsidR="000521C0" w:rsidRPr="00D1637C">
        <w:rPr>
          <w:rFonts w:cs="PFT_Frank" w:hint="eastAsia"/>
          <w:b/>
          <w:bCs/>
          <w:szCs w:val="14"/>
          <w:rtl/>
        </w:rPr>
        <w:t>כ</w:t>
      </w:r>
      <w:r w:rsidR="000521C0" w:rsidRPr="00D1637C">
        <w:rPr>
          <w:rFonts w:cs="PFT_Frank"/>
          <w:b/>
          <w:bCs/>
          <w:szCs w:val="14"/>
          <w:rtl/>
        </w:rPr>
        <w:t xml:space="preserve"> </w:t>
      </w:r>
      <w:r w:rsidR="000521C0" w:rsidRPr="00D1637C">
        <w:rPr>
          <w:rFonts w:cs="PFT_Frank" w:hint="eastAsia"/>
          <w:b/>
          <w:bCs/>
          <w:szCs w:val="14"/>
          <w:rtl/>
        </w:rPr>
        <w:t>בגירושין</w:t>
      </w:r>
      <w:r>
        <w:rPr>
          <w:rFonts w:hint="cs"/>
          <w:rtl/>
        </w:rPr>
        <w:t xml:space="preserve"> לא תמחוק</w:t>
      </w:r>
      <w:r w:rsidR="000521C0" w:rsidRPr="00C35A2C">
        <w:rPr>
          <w:rFonts w:hint="cs"/>
          <w:rtl/>
        </w:rPr>
        <w:t xml:space="preserve"> </w:t>
      </w:r>
      <w:r>
        <w:rPr>
          <w:rFonts w:hint="cs"/>
          <w:rtl/>
        </w:rPr>
        <w:t>דשטר</w:t>
      </w:r>
      <w:r w:rsidR="000521C0" w:rsidRPr="00C35A2C">
        <w:rPr>
          <w:rFonts w:hint="cs"/>
          <w:rtl/>
        </w:rPr>
        <w:t xml:space="preserve"> </w:t>
      </w:r>
      <w:r w:rsidR="000521C0" w:rsidRPr="00C35A2C">
        <w:rPr>
          <w:rtl/>
        </w:rPr>
        <w:t>להצל</w:t>
      </w:r>
      <w:r w:rsidR="000521C0">
        <w:rPr>
          <w:rFonts w:hint="cs"/>
          <w:rtl/>
        </w:rPr>
        <w:t>ת</w:t>
      </w:r>
      <w:r w:rsidR="000521C0" w:rsidRPr="00C35A2C">
        <w:rPr>
          <w:rtl/>
        </w:rPr>
        <w:t xml:space="preserve">ה </w:t>
      </w:r>
      <w:r w:rsidR="000521C0">
        <w:rPr>
          <w:rFonts w:hint="cs"/>
          <w:rtl/>
        </w:rPr>
        <w:t>בא</w:t>
      </w:r>
      <w:r>
        <w:rPr>
          <w:rFonts w:hint="cs"/>
          <w:rtl/>
        </w:rPr>
        <w:t>.</w:t>
      </w:r>
    </w:p>
    <w:p w14:paraId="38560B02" w14:textId="5B32C317" w:rsidR="00CA0D9F" w:rsidRPr="00C35A2C" w:rsidRDefault="000521C0" w:rsidP="00CF5119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>
      <w:pPr>
        <w:pStyle w:val="MishnaBatzad"/>
        <w:rPr>
          <w:ins w:id="20441" w:author="קלוד" w:date="2026-10-06T10:10:48Z"/>
        </w:rPr>
      </w:pPr>
      <w:ins w:id="20440" w:author="קלוד" w:date="2026-10-06T10:10:48Z">
        <w:r>
          <w:t xml:space="preserve">משנה ט</w:t>
        </w:r>
      </w:ins>
    </w:p>
    <w:p w14:paraId="077E273B" w14:textId="0E6107AB" w:rsidR="00587A64" w:rsidRDefault="00587A64" w:rsidP="005251B7">
      <w:pPr>
        <w:pStyle w:val="affc"/>
        <w:jc w:val="center"/>
        <w:rPr>
          <w:rtl/>
        </w:rPr>
      </w:pPr>
      <w:bookmarkStart w:id="314" w:name="_Toc119172727"/>
      <w:bookmarkStart w:id="315" w:name="_Toc119229815"/>
      <w:r w:rsidRPr="005251B7">
        <w:rPr>
          <w:rStyle w:val="affffc"/>
          <w:rFonts w:hint="cs"/>
          <w:rtl/>
        </w:rPr>
        <w:t>שלשה</w:t>
      </w:r>
      <w:r w:rsidR="000521C0" w:rsidRPr="005251B7">
        <w:rPr>
          <w:rStyle w:val="affffc"/>
          <w:rtl/>
        </w:rPr>
        <w:t xml:space="preserve"> אחין נשואי</w:t>
      </w:r>
      <w:r w:rsidRPr="005251B7">
        <w:rPr>
          <w:rStyle w:val="affffc"/>
          <w:rFonts w:hint="cs"/>
          <w:rtl/>
        </w:rPr>
        <w:t>ם</w:t>
      </w:r>
      <w:r w:rsidR="000521C0" w:rsidRPr="005251B7">
        <w:rPr>
          <w:rStyle w:val="affffc"/>
          <w:rtl/>
        </w:rPr>
        <w:t xml:space="preserve"> </w:t>
      </w:r>
      <w:r w:rsidRPr="005251B7">
        <w:rPr>
          <w:rStyle w:val="affffc"/>
          <w:rFonts w:hint="cs"/>
          <w:rtl/>
        </w:rPr>
        <w:t>שלש</w:t>
      </w:r>
      <w:r w:rsidR="000521C0" w:rsidRPr="005251B7">
        <w:rPr>
          <w:rStyle w:val="affffc"/>
          <w:rtl/>
        </w:rPr>
        <w:t xml:space="preserve"> נכריות, מת אחד</w:t>
      </w:r>
      <w:bookmarkEnd w:id="314"/>
      <w:bookmarkEnd w:id="315"/>
      <w:r w:rsidR="000521C0" w:rsidRPr="00C35A2C">
        <w:rPr>
          <w:rtl/>
        </w:rPr>
        <w:t>,</w:t>
      </w:r>
    </w:p>
    <w:p w14:paraId="2A05CDD9" w14:textId="668352D6" w:rsidR="000521C0" w:rsidRDefault="00587A64" w:rsidP="00587A64">
      <w:pPr>
        <w:pStyle w:val="affc"/>
        <w:rPr>
          <w:rtl/>
        </w:rPr>
      </w:pPr>
      <w:r>
        <w:rPr>
          <w:rFonts w:hint="cs"/>
          <w:rtl/>
        </w:rPr>
        <w:t>ו</w:t>
      </w:r>
      <w:r w:rsidR="000521C0" w:rsidRPr="00C35A2C">
        <w:rPr>
          <w:rtl/>
        </w:rPr>
        <w:t>עשה בה שני מאמר</w:t>
      </w:r>
      <w:r>
        <w:rPr>
          <w:rFonts w:hint="cs"/>
          <w:rtl/>
        </w:rPr>
        <w:t>,</w:t>
      </w:r>
      <w:r w:rsidR="000521C0" w:rsidRPr="00C35A2C">
        <w:rPr>
          <w:rtl/>
        </w:rPr>
        <w:t xml:space="preserve"> ומת</w:t>
      </w:r>
      <w:r w:rsidR="000521C0" w:rsidRPr="00C35A2C">
        <w:rPr>
          <w:rFonts w:hint="cs"/>
          <w:rtl/>
        </w:rPr>
        <w:t xml:space="preserve"> </w:t>
      </w:r>
      <w:r w:rsidR="000521C0">
        <w:rPr>
          <w:rFonts w:hint="cs"/>
          <w:rtl/>
        </w:rPr>
        <w:tab/>
      </w:r>
      <w:r w:rsidR="000521C0" w:rsidRPr="00C35A2C">
        <w:rPr>
          <w:rtl/>
        </w:rPr>
        <w:t>- חולצות ולא מתייבמות,</w:t>
      </w:r>
    </w:p>
    <w:p w14:paraId="5C611A01" w14:textId="4F142B76" w:rsidR="00587A64" w:rsidRDefault="00587A64" w:rsidP="000521C0">
      <w:pPr>
        <w:pStyle w:val="affc"/>
        <w:rPr>
          <w:rtl/>
        </w:rPr>
      </w:pPr>
      <w:r w:rsidRPr="007750DB">
        <w:rPr>
          <w:rStyle w:val="affff1"/>
          <w:rFonts w:hint="eastAsia"/>
          <w:rtl/>
        </w:rPr>
        <w:t>ומת</w:t>
      </w:r>
      <w:r w:rsidRPr="007750DB">
        <w:rPr>
          <w:rStyle w:val="affff1"/>
          <w:rtl/>
        </w:rPr>
        <w:t xml:space="preserve"> אחד.. </w:t>
      </w:r>
      <w:r w:rsidR="000521C0" w:rsidRPr="007750DB">
        <w:rPr>
          <w:rStyle w:val="affff1"/>
          <w:rtl/>
        </w:rPr>
        <w:t>יבמה יבא עליה</w:t>
      </w:r>
      <w:r>
        <w:rPr>
          <w:rStyle w:val="affff1"/>
          <w:rFonts w:hint="cs"/>
          <w:rtl/>
        </w:rPr>
        <w:t>,</w:t>
      </w:r>
      <w:r w:rsidR="000521C0" w:rsidRPr="00C35A2C">
        <w:rPr>
          <w:rtl/>
        </w:rPr>
        <w:t xml:space="preserve"> </w:t>
      </w:r>
      <w:r>
        <w:rPr>
          <w:rFonts w:hint="cs"/>
          <w:rtl/>
        </w:rPr>
        <w:t xml:space="preserve">מי </w:t>
      </w:r>
      <w:r w:rsidR="000521C0" w:rsidRPr="00C35A2C">
        <w:rPr>
          <w:rtl/>
        </w:rPr>
        <w:t>שעליה זיקת יבם אחד</w:t>
      </w:r>
      <w:r w:rsidRPr="007750DB">
        <w:rPr>
          <w:rStyle w:val="HesberMishna"/>
          <w:rtl/>
          <w:rPrChange w:id="20036" w:author="קלוד" w:date="2026-10-06T10:10:48Z">
            <w:rPr>
              <w:rStyle w:val="affff8"/>
              <w:rtl/>
            </w:rPr>
          </w:rPrChange>
        </w:rPr>
        <w:t xml:space="preserve"> ולא שנים.</w:t>
      </w:r>
    </w:p>
    <w:p w14:paraId="6FF8901B" w14:textId="311B54CF" w:rsidR="000521C0" w:rsidRPr="00C35A2C" w:rsidRDefault="000521C0" w:rsidP="000521C0">
      <w:pPr>
        <w:pStyle w:val="affc"/>
        <w:rPr>
          <w:rtl/>
        </w:rPr>
      </w:pPr>
      <w:r w:rsidRPr="004F79D6">
        <w:rPr>
          <w:rStyle w:val="affffa"/>
          <w:rtl/>
        </w:rPr>
        <w:t>ר</w:t>
      </w:r>
      <w:r w:rsidR="00587A64" w:rsidRPr="004F79D6">
        <w:rPr>
          <w:rStyle w:val="affffa"/>
          <w:rFonts w:hint="cs"/>
          <w:rtl/>
        </w:rPr>
        <w:t>"</w:t>
      </w:r>
      <w:r w:rsidRPr="004F79D6">
        <w:rPr>
          <w:rStyle w:val="affffa"/>
          <w:rtl/>
        </w:rPr>
        <w:t>ש:</w:t>
      </w:r>
      <w:r w:rsidRPr="00C35A2C">
        <w:rPr>
          <w:rtl/>
        </w:rPr>
        <w:t xml:space="preserve"> מייבם איזו שירצה, וחולץ לשניה</w:t>
      </w:r>
      <w:r w:rsidR="00587A64" w:rsidRPr="007750DB">
        <w:rPr>
          <w:rStyle w:val="HesberMishna"/>
          <w:rtl/>
          <w:rPrChange w:id="20037" w:author="קלוד" w:date="2026-10-06T10:10:48Z">
            <w:rPr>
              <w:rStyle w:val="affff8"/>
              <w:rtl/>
            </w:rPr>
          </w:rPrChange>
        </w:rPr>
        <w:t xml:space="preserve"> מסתפק אם </w:t>
      </w:r>
      <w:r w:rsidR="00587A64">
        <w:rPr>
          <w:rStyle w:val="HesberMishna"/>
          <w:rFonts w:hint="cs"/>
          <w:rtl/>
          <w:rPrChange w:id="20038" w:author="קלוד" w:date="2026-10-06T10:10:48Z">
            <w:rPr>
              <w:rStyle w:val="affff8"/>
              <w:rFonts w:hint="cs"/>
              <w:rtl/>
            </w:rPr>
          </w:rPrChange>
        </w:rPr>
        <w:t xml:space="preserve">מאמר </w:t>
      </w:r>
      <w:r w:rsidR="00587A64" w:rsidRPr="007750DB">
        <w:rPr>
          <w:rStyle w:val="HesberMishna"/>
          <w:rFonts w:hint="eastAsia"/>
          <w:rtl/>
          <w:rPrChange w:id="20039" w:author="קלוד" w:date="2026-10-06T10:10:48Z">
            <w:rPr>
              <w:rStyle w:val="affff8"/>
              <w:rFonts w:hint="eastAsia"/>
              <w:rtl/>
            </w:rPr>
          </w:rPrChange>
        </w:rPr>
        <w:t>קונה</w:t>
      </w:r>
      <w:r w:rsidR="00587A64" w:rsidRPr="007750DB">
        <w:rPr>
          <w:rStyle w:val="HesberMishna"/>
          <w:rtl/>
          <w:rPrChange w:id="20040" w:author="קלוד" w:date="2026-10-06T10:10:48Z">
            <w:rPr>
              <w:rStyle w:val="affff8"/>
              <w:rtl/>
            </w:rPr>
          </w:rPrChange>
        </w:rPr>
        <w:t>.</w:t>
      </w:r>
    </w:p>
    <w:p w14:paraId="2DBD5040" w14:textId="774FADE8" w:rsidR="000521C0" w:rsidRDefault="00587A64" w:rsidP="000521C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ואינו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מהתורה</w:t>
      </w:r>
      <w:r>
        <w:rPr>
          <w:rFonts w:ascii="FontbitDavid" w:hAnsi="FontbitDavid" w:hint="cs"/>
          <w:sz w:val="32"/>
          <w:rtl/>
        </w:rPr>
        <w:t>, שא"כ</w:t>
      </w:r>
      <w:r w:rsidR="000521C0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גם </w:t>
      </w:r>
      <w:r w:rsidR="000521C0">
        <w:rPr>
          <w:rFonts w:ascii="FontbitDavid" w:hAnsi="FontbitDavid" w:hint="cs"/>
          <w:sz w:val="32"/>
          <w:rtl/>
        </w:rPr>
        <w:t>חליצה לא ת</w:t>
      </w:r>
      <w:r>
        <w:rPr>
          <w:rFonts w:ascii="FontbitDavid" w:hAnsi="FontbitDavid" w:hint="cs"/>
          <w:sz w:val="32"/>
          <w:rtl/>
        </w:rPr>
        <w:t>צטרך,</w:t>
      </w:r>
      <w:r w:rsidR="000521C0">
        <w:rPr>
          <w:rFonts w:ascii="FontbitDavid" w:hAnsi="FontbitDavid" w:hint="cs"/>
          <w:sz w:val="32"/>
          <w:rtl/>
        </w:rPr>
        <w:t xml:space="preserve"> </w:t>
      </w:r>
    </w:p>
    <w:p w14:paraId="52BC6537" w14:textId="3E21E35A" w:rsidR="000521C0" w:rsidRPr="00C35A2C" w:rsidRDefault="00587A64" w:rsidP="000521C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אלא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מדרבנן</w:t>
      </w:r>
      <w:r>
        <w:rPr>
          <w:rFonts w:ascii="FontbitDavid" w:hAnsi="FontbitDavid" w:hint="cs"/>
          <w:sz w:val="32"/>
          <w:rtl/>
        </w:rPr>
        <w:t>,</w:t>
      </w:r>
      <w:r w:rsidR="000521C0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שלייבם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שניהם א"א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כב' </w:t>
      </w:r>
      <w:r w:rsidR="000521C0" w:rsidRPr="00C35A2C">
        <w:rPr>
          <w:rFonts w:ascii="FontbitDavid" w:hAnsi="FontbitDavid"/>
          <w:sz w:val="32"/>
          <w:rtl/>
        </w:rPr>
        <w:t>יבמות מבית אחד</w:t>
      </w:r>
      <w:r>
        <w:rPr>
          <w:rFonts w:ascii="FontbitDavid" w:hAnsi="FontbitDavid" w:hint="cs"/>
          <w:sz w:val="32"/>
          <w:rtl/>
        </w:rPr>
        <w:t>,</w:t>
      </w:r>
    </w:p>
    <w:p w14:paraId="411D43A9" w14:textId="218660BE" w:rsidR="00587A64" w:rsidRDefault="000521C0" w:rsidP="000521C0">
      <w:pPr>
        <w:rPr>
          <w:rFonts w:ascii="FontbitDavid" w:hAnsi="FontbitDavid"/>
          <w:spacing w:val="-4"/>
          <w:sz w:val="32"/>
          <w:rtl/>
        </w:rPr>
      </w:pPr>
      <w:r w:rsidRPr="0005486A">
        <w:rPr>
          <w:rFonts w:ascii="FontbitDavid" w:hAnsi="FontbitDavid" w:hint="cs"/>
          <w:spacing w:val="-4"/>
          <w:sz w:val="32"/>
          <w:rtl/>
        </w:rPr>
        <w:t>ולייבם אח</w:t>
      </w:r>
      <w:r>
        <w:rPr>
          <w:rFonts w:ascii="FontbitDavid" w:hAnsi="FontbitDavid" w:hint="cs"/>
          <w:spacing w:val="-4"/>
          <w:sz w:val="32"/>
          <w:rtl/>
        </w:rPr>
        <w:t>ת ו</w:t>
      </w:r>
      <w:r w:rsidR="00587A64">
        <w:rPr>
          <w:rFonts w:ascii="FontbitDavid" w:hAnsi="FontbitDavid" w:hint="cs"/>
          <w:spacing w:val="-4"/>
          <w:sz w:val="32"/>
          <w:rtl/>
        </w:rPr>
        <w:t>ל</w:t>
      </w:r>
      <w:r>
        <w:rPr>
          <w:rFonts w:ascii="FontbitDavid" w:hAnsi="FontbitDavid" w:hint="cs"/>
          <w:spacing w:val="-4"/>
          <w:sz w:val="32"/>
          <w:rtl/>
        </w:rPr>
        <w:t>חל</w:t>
      </w:r>
      <w:r w:rsidR="00587A64">
        <w:rPr>
          <w:rFonts w:ascii="FontbitDavid" w:hAnsi="FontbitDavid" w:hint="cs"/>
          <w:spacing w:val="-4"/>
          <w:sz w:val="32"/>
          <w:rtl/>
        </w:rPr>
        <w:t>ו</w:t>
      </w:r>
      <w:r>
        <w:rPr>
          <w:rFonts w:ascii="FontbitDavid" w:hAnsi="FontbitDavid" w:hint="cs"/>
          <w:spacing w:val="-4"/>
          <w:sz w:val="32"/>
          <w:rtl/>
        </w:rPr>
        <w:t>ץ אחת</w:t>
      </w:r>
      <w:r w:rsidR="00587A64">
        <w:rPr>
          <w:rFonts w:ascii="FontbitDavid" w:hAnsi="FontbitDavid" w:hint="cs"/>
          <w:spacing w:val="-4"/>
          <w:sz w:val="32"/>
          <w:rtl/>
        </w:rPr>
        <w:t xml:space="preserve"> -</w:t>
      </w:r>
      <w:r w:rsidRPr="0005486A">
        <w:rPr>
          <w:rFonts w:ascii="FontbitDavid" w:hAnsi="FontbitDavid" w:hint="cs"/>
          <w:spacing w:val="-4"/>
          <w:sz w:val="32"/>
          <w:rtl/>
        </w:rPr>
        <w:t xml:space="preserve"> שמא יחלוץ ואח</w:t>
      </w:r>
      <w:r w:rsidRPr="0005486A">
        <w:rPr>
          <w:rFonts w:ascii="FontbitDavid" w:hAnsi="FontbitDavid"/>
          <w:spacing w:val="-4"/>
          <w:sz w:val="32"/>
          <w:rtl/>
        </w:rPr>
        <w:t>"</w:t>
      </w:r>
      <w:r w:rsidRPr="0005486A">
        <w:rPr>
          <w:rFonts w:ascii="FontbitDavid" w:hAnsi="FontbitDavid" w:hint="cs"/>
          <w:spacing w:val="-4"/>
          <w:sz w:val="32"/>
          <w:rtl/>
        </w:rPr>
        <w:t xml:space="preserve">כ </w:t>
      </w:r>
      <w:r w:rsidR="00587A64">
        <w:rPr>
          <w:rFonts w:ascii="FontbitDavid" w:hAnsi="FontbitDavid" w:hint="cs"/>
          <w:spacing w:val="-4"/>
          <w:sz w:val="32"/>
          <w:rtl/>
        </w:rPr>
        <w:t>י</w:t>
      </w:r>
      <w:r w:rsidRPr="0005486A">
        <w:rPr>
          <w:rFonts w:ascii="FontbitDavid" w:hAnsi="FontbitDavid" w:hint="cs"/>
          <w:spacing w:val="-4"/>
          <w:sz w:val="32"/>
          <w:rtl/>
        </w:rPr>
        <w:t xml:space="preserve">ייבם </w:t>
      </w:r>
      <w:r w:rsidR="00587A64">
        <w:rPr>
          <w:rFonts w:ascii="FontbitDavid" w:hAnsi="FontbitDavid" w:hint="cs"/>
          <w:spacing w:val="-4"/>
          <w:sz w:val="32"/>
          <w:rtl/>
        </w:rPr>
        <w:t>-</w:t>
      </w:r>
    </w:p>
    <w:p w14:paraId="2083D124" w14:textId="721FC58B" w:rsidR="000521C0" w:rsidRPr="0005486A" w:rsidRDefault="000521C0" w:rsidP="007750DB">
      <w:pPr>
        <w:jc w:val="center"/>
        <w:rPr>
          <w:rFonts w:ascii="FontbitDavid" w:hAnsi="FontbitDavid"/>
          <w:spacing w:val="-4"/>
          <w:sz w:val="32"/>
          <w:rtl/>
        </w:rPr>
      </w:pPr>
      <w:r w:rsidRPr="0005486A">
        <w:rPr>
          <w:rStyle w:val="affff1"/>
          <w:rFonts w:hint="cs"/>
          <w:spacing w:val="-4"/>
          <w:rtl/>
        </w:rPr>
        <w:t>ו</w:t>
      </w:r>
      <w:r w:rsidR="00587A64">
        <w:rPr>
          <w:rStyle w:val="affff1"/>
          <w:rFonts w:hint="cs"/>
          <w:spacing w:val="-4"/>
          <w:rtl/>
        </w:rPr>
        <w:t>'</w:t>
      </w:r>
      <w:r w:rsidRPr="0005486A">
        <w:rPr>
          <w:rStyle w:val="affff1"/>
          <w:rFonts w:hint="cs"/>
          <w:spacing w:val="-4"/>
          <w:rtl/>
        </w:rPr>
        <w:t>אשר לא יבנה'</w:t>
      </w:r>
      <w:r w:rsidR="00587A64">
        <w:rPr>
          <w:rStyle w:val="affff1"/>
          <w:rFonts w:hint="cs"/>
          <w:spacing w:val="-4"/>
          <w:rtl/>
        </w:rPr>
        <w:t>,</w:t>
      </w:r>
      <w:r w:rsidRPr="0005486A">
        <w:rPr>
          <w:rFonts w:ascii="FontbitDavid" w:hAnsi="FontbitDavid" w:hint="cs"/>
          <w:spacing w:val="-4"/>
          <w:sz w:val="32"/>
          <w:rtl/>
        </w:rPr>
        <w:t xml:space="preserve"> כיון שלא בנה</w:t>
      </w:r>
      <w:r w:rsidR="00587A64">
        <w:rPr>
          <w:rFonts w:ascii="FontbitDavid" w:hAnsi="FontbitDavid" w:hint="cs"/>
          <w:spacing w:val="-4"/>
          <w:sz w:val="32"/>
          <w:rtl/>
        </w:rPr>
        <w:t>,</w:t>
      </w:r>
      <w:r w:rsidRPr="0005486A">
        <w:rPr>
          <w:rFonts w:ascii="FontbitDavid" w:hAnsi="FontbitDavid" w:hint="cs"/>
          <w:spacing w:val="-4"/>
          <w:sz w:val="32"/>
          <w:rtl/>
        </w:rPr>
        <w:t xml:space="preserve"> שוב לא יבנה</w:t>
      </w:r>
      <w:r w:rsidR="00587A64">
        <w:rPr>
          <w:rFonts w:ascii="FontbitDavid" w:hAnsi="FontbitDavid" w:hint="cs"/>
          <w:spacing w:val="-4"/>
          <w:sz w:val="32"/>
          <w:rtl/>
        </w:rPr>
        <w:t>.</w:t>
      </w:r>
    </w:p>
    <w:p w14:paraId="7BFB039A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לב.</w:t>
      </w:r>
    </w:p>
    <w:p w14:paraId="67C62D9E" w14:textId="04813E77" w:rsidR="000521C0" w:rsidRPr="00062827" w:rsidRDefault="000521C0" w:rsidP="000521C0">
      <w:pPr>
        <w:rPr>
          <w:spacing w:val="-2"/>
          <w:rtl/>
        </w:rPr>
      </w:pPr>
      <w:r w:rsidRPr="00062827">
        <w:rPr>
          <w:rStyle w:val="affff5"/>
          <w:rtl/>
        </w:rPr>
        <w:t>רבא</w:t>
      </w:r>
      <w:r w:rsidRPr="00062827">
        <w:rPr>
          <w:rFonts w:ascii="FontbitDavid" w:hAnsi="FontbitDavid"/>
          <w:spacing w:val="-2"/>
          <w:sz w:val="32"/>
          <w:rtl/>
        </w:rPr>
        <w:t>: גט למאמר</w:t>
      </w:r>
      <w:r w:rsidR="00587A64" w:rsidRPr="00062827">
        <w:rPr>
          <w:rStyle w:val="affff8"/>
          <w:spacing w:val="-2"/>
          <w:rtl/>
        </w:rPr>
        <w:t xml:space="preserve"> לא לזיק</w:t>
      </w:r>
      <w:r w:rsidR="00587A64" w:rsidRPr="00062827">
        <w:rPr>
          <w:rStyle w:val="affff8"/>
          <w:rFonts w:hint="cs"/>
          <w:spacing w:val="-2"/>
          <w:rtl/>
        </w:rPr>
        <w:t>ה -</w:t>
      </w:r>
      <w:r w:rsidRPr="00062827">
        <w:rPr>
          <w:rFonts w:ascii="FontbitDavid" w:hAnsi="FontbitDavid"/>
          <w:spacing w:val="-2"/>
          <w:sz w:val="32"/>
          <w:rtl/>
        </w:rPr>
        <w:t xml:space="preserve"> הותרה צרה </w:t>
      </w:r>
      <w:r w:rsidR="00587A64" w:rsidRPr="00062827">
        <w:rPr>
          <w:rFonts w:ascii="FontbitDavid" w:hAnsi="FontbitDavid" w:hint="cs"/>
          <w:spacing w:val="-2"/>
          <w:sz w:val="32"/>
          <w:rtl/>
        </w:rPr>
        <w:t>ו</w:t>
      </w:r>
      <w:r w:rsidRPr="00062827">
        <w:rPr>
          <w:rFonts w:ascii="FontbitDavid" w:hAnsi="FontbitDavid"/>
          <w:spacing w:val="-2"/>
          <w:sz w:val="32"/>
          <w:rtl/>
        </w:rPr>
        <w:t xml:space="preserve">היא </w:t>
      </w:r>
      <w:r w:rsidR="00587A64" w:rsidRPr="00062827">
        <w:rPr>
          <w:rFonts w:ascii="FontbitDavid" w:hAnsi="FontbitDavid" w:hint="cs"/>
          <w:spacing w:val="-2"/>
          <w:sz w:val="32"/>
          <w:rtl/>
        </w:rPr>
        <w:t>ל</w:t>
      </w:r>
      <w:r w:rsidRPr="00062827">
        <w:rPr>
          <w:rFonts w:ascii="FontbitDavid" w:hAnsi="FontbitDavid"/>
          <w:spacing w:val="-2"/>
          <w:sz w:val="32"/>
          <w:rtl/>
        </w:rPr>
        <w:t xml:space="preserve">א, </w:t>
      </w:r>
      <w:r w:rsidRPr="00062827">
        <w:rPr>
          <w:rStyle w:val="affff8"/>
          <w:spacing w:val="-2"/>
          <w:rtl/>
        </w:rPr>
        <w:t>דמחלפה בבעלת גט.</w:t>
      </w:r>
    </w:p>
    <w:p w14:paraId="56AA01AB" w14:textId="77777777" w:rsidR="00CF5119" w:rsidRDefault="000521C0" w:rsidP="00CF5119">
      <w:pPr>
        <w:rPr>
          <w:rtl/>
        </w:rPr>
      </w:pPr>
      <w:r w:rsidRPr="00301AD0">
        <w:rPr>
          <w:rStyle w:val="affff5"/>
          <w:rFonts w:hint="cs"/>
          <w:rtl/>
        </w:rPr>
        <w:t>א</w:t>
      </w:r>
      <w:r w:rsidRPr="00301AD0">
        <w:rPr>
          <w:rStyle w:val="affff5"/>
          <w:rtl/>
        </w:rPr>
        <w:t>"</w:t>
      </w:r>
      <w:r w:rsidRPr="00301AD0">
        <w:rPr>
          <w:rStyle w:val="affff5"/>
          <w:rFonts w:hint="cs"/>
          <w:rtl/>
        </w:rPr>
        <w:t>ד</w:t>
      </w:r>
      <w:r w:rsidRPr="00301AD0">
        <w:rPr>
          <w:rStyle w:val="affff5"/>
          <w:rtl/>
        </w:rPr>
        <w:t xml:space="preserve"> רבא: </w:t>
      </w:r>
      <w:r w:rsidRPr="00C35A2C">
        <w:rPr>
          <w:rtl/>
        </w:rPr>
        <w:t xml:space="preserve">גט למאמר - הותרה </w:t>
      </w:r>
      <w:r>
        <w:rPr>
          <w:rtl/>
        </w:rPr>
        <w:t>אף</w:t>
      </w:r>
      <w:r w:rsidRPr="00C35A2C">
        <w:rPr>
          <w:rtl/>
        </w:rPr>
        <w:t xml:space="preserve"> היא, </w:t>
      </w:r>
      <w:r>
        <w:rPr>
          <w:rtl/>
        </w:rPr>
        <w:t>מ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 w:rsidR="00587A64">
        <w:rPr>
          <w:rFonts w:hint="cs"/>
          <w:rtl/>
        </w:rPr>
        <w:t>ש</w:t>
      </w:r>
      <w:r>
        <w:rPr>
          <w:rtl/>
        </w:rPr>
        <w:t>ע</w:t>
      </w:r>
      <w:r>
        <w:rPr>
          <w:rFonts w:hint="cs"/>
          <w:rtl/>
        </w:rPr>
        <w:t>שה</w:t>
      </w:r>
      <w:r w:rsidRPr="00C35A2C">
        <w:rPr>
          <w:rtl/>
        </w:rPr>
        <w:t xml:space="preserve"> </w:t>
      </w:r>
      <w:r w:rsidR="00587A64">
        <w:rPr>
          <w:rFonts w:hint="cs"/>
          <w:rtl/>
        </w:rPr>
        <w:t>נטל.</w:t>
      </w:r>
    </w:p>
    <w:p w14:paraId="44B5221A" w14:textId="60988819" w:rsidR="000521C0" w:rsidRPr="00C35A2C" w:rsidRDefault="000521C0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>
      <w:pPr>
        <w:pStyle w:val="MishnaBatzad"/>
        <w:rPr>
          <w:ins w:id="20443" w:author="קלוד" w:date="2026-10-06T10:10:48Z"/>
        </w:rPr>
      </w:pPr>
      <w:ins w:id="20442" w:author="קלוד" w:date="2026-10-06T10:10:48Z">
        <w:r>
          <w:t xml:space="preserve">משנה ט</w:t>
        </w:r>
      </w:ins>
    </w:p>
    <w:p w14:paraId="6C4CA852" w14:textId="61B9E63C" w:rsidR="005251B7" w:rsidRDefault="00587A64" w:rsidP="00587A64">
      <w:pPr>
        <w:pStyle w:val="affc"/>
        <w:rPr>
          <w:rStyle w:val="affffc"/>
          <w:rtl/>
        </w:rPr>
      </w:pPr>
      <w:bookmarkStart w:id="316" w:name="_Toc119172728"/>
      <w:bookmarkStart w:id="317" w:name="_Toc119229816"/>
      <w:r w:rsidRPr="005251B7">
        <w:rPr>
          <w:rStyle w:val="affffc"/>
          <w:rFonts w:hint="cs"/>
          <w:rtl/>
        </w:rPr>
        <w:t>ב'</w:t>
      </w:r>
      <w:r w:rsidRPr="005251B7">
        <w:rPr>
          <w:rStyle w:val="affffc"/>
          <w:rtl/>
        </w:rPr>
        <w:t xml:space="preserve"> </w:t>
      </w:r>
      <w:r w:rsidR="000521C0" w:rsidRPr="005251B7">
        <w:rPr>
          <w:rStyle w:val="affffc"/>
          <w:rtl/>
        </w:rPr>
        <w:t xml:space="preserve">אחין נשואין </w:t>
      </w:r>
      <w:r w:rsidRPr="005251B7">
        <w:rPr>
          <w:rStyle w:val="affffc"/>
          <w:rFonts w:hint="cs"/>
          <w:rtl/>
        </w:rPr>
        <w:t>ב'</w:t>
      </w:r>
      <w:r w:rsidRPr="005251B7">
        <w:rPr>
          <w:rStyle w:val="affffc"/>
          <w:rtl/>
        </w:rPr>
        <w:t xml:space="preserve"> </w:t>
      </w:r>
      <w:r w:rsidR="000521C0" w:rsidRPr="005251B7">
        <w:rPr>
          <w:rStyle w:val="affffc"/>
          <w:rtl/>
        </w:rPr>
        <w:t>אחיות, מת אחד ואח"כ מתה אשת שני</w:t>
      </w:r>
      <w:bookmarkEnd w:id="316"/>
      <w:bookmarkEnd w:id="317"/>
    </w:p>
    <w:p w14:paraId="76F595E5" w14:textId="51E757A1" w:rsidR="000521C0" w:rsidRPr="00C35A2C" w:rsidRDefault="000521C0" w:rsidP="005251B7">
      <w:pPr>
        <w:pStyle w:val="affc"/>
        <w:rPr>
          <w:rtl/>
        </w:rPr>
      </w:pPr>
      <w:r w:rsidRPr="00C35A2C">
        <w:rPr>
          <w:rFonts w:hint="cs"/>
          <w:rtl/>
        </w:rPr>
        <w:t xml:space="preserve"> </w:t>
      </w:r>
      <w:r w:rsidRPr="00C35A2C">
        <w:rPr>
          <w:rtl/>
        </w:rPr>
        <w:t>-אסורה עליו עולמית, הואיל ונאסרה עליו שעה אחת.</w:t>
      </w:r>
    </w:p>
    <w:p w14:paraId="6F278753" w14:textId="4412FB33" w:rsidR="00904877" w:rsidRDefault="000521C0" w:rsidP="000521C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שנה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904877">
        <w:rPr>
          <w:rFonts w:ascii="FontbitDavid" w:hAnsi="FontbitDavid" w:hint="cs"/>
          <w:sz w:val="32"/>
          <w:rtl/>
        </w:rPr>
        <w:t>זאת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904877">
        <w:rPr>
          <w:rFonts w:ascii="FontbitDavid" w:hAnsi="FontbitDavid" w:hint="cs"/>
          <w:sz w:val="32"/>
          <w:rtl/>
        </w:rPr>
        <w:t>ראשונה לאסור,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שנדחתה</w:t>
      </w:r>
      <w:r w:rsidRPr="007750DB">
        <w:rPr>
          <w:rStyle w:val="affff8"/>
          <w:rtl/>
        </w:rPr>
        <w:t xml:space="preserve"> מהבית</w:t>
      </w:r>
      <w:r w:rsidR="00904877" w:rsidRPr="00956B73">
        <w:rPr>
          <w:rStyle w:val="affff8"/>
          <w:rFonts w:hint="cs"/>
          <w:rtl/>
        </w:rPr>
        <w:t xml:space="preserve"> </w:t>
      </w:r>
      <w:r w:rsidRPr="007750DB">
        <w:rPr>
          <w:rStyle w:val="affff8"/>
          <w:rFonts w:hint="eastAsia"/>
          <w:rtl/>
        </w:rPr>
        <w:t>לגמרי</w:t>
      </w:r>
      <w:r w:rsidRPr="007750DB">
        <w:rPr>
          <w:rStyle w:val="affff8"/>
          <w:rtl/>
        </w:rPr>
        <w:t>,</w:t>
      </w:r>
    </w:p>
    <w:p w14:paraId="7C284EC1" w14:textId="36F84683" w:rsidR="00904877" w:rsidRDefault="000521C0" w:rsidP="000521C0">
      <w:pPr>
        <w:rPr>
          <w:rStyle w:val="affff8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ומשנה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קודמת</w:t>
      </w:r>
      <w:r>
        <w:rPr>
          <w:rFonts w:ascii="FontbitDavid" w:hAnsi="FontbitDavid" w:hint="cs"/>
          <w:sz w:val="32"/>
          <w:rtl/>
        </w:rPr>
        <w:t xml:space="preserve"> </w:t>
      </w:r>
      <w:r w:rsidR="00904877">
        <w:rPr>
          <w:rFonts w:ascii="FontbitDavid" w:hAnsi="FontbitDavid" w:hint="cs"/>
          <w:sz w:val="32"/>
          <w:rtl/>
        </w:rPr>
        <w:t xml:space="preserve">סבר להתיר, </w:t>
      </w:r>
      <w:r w:rsidRPr="007750DB">
        <w:rPr>
          <w:rStyle w:val="affff8"/>
          <w:rFonts w:hint="eastAsia"/>
          <w:rtl/>
        </w:rPr>
        <w:t>שלא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נדחתה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לגמרי</w:t>
      </w:r>
      <w:r w:rsidR="00904877">
        <w:rPr>
          <w:rStyle w:val="affff8"/>
          <w:rFonts w:hint="cs"/>
          <w:rtl/>
        </w:rPr>
        <w:t xml:space="preserve"> [</w:t>
      </w:r>
      <w:r w:rsidR="00904877" w:rsidRPr="00D30C85">
        <w:rPr>
          <w:rStyle w:val="affff8"/>
          <w:rFonts w:hint="cs"/>
          <w:rtl/>
        </w:rPr>
        <w:t>מאחיו</w:t>
      </w:r>
      <w:r w:rsidR="00904877">
        <w:rPr>
          <w:rStyle w:val="affff8"/>
          <w:rFonts w:hint="cs"/>
          <w:rtl/>
        </w:rPr>
        <w:t>],</w:t>
      </w:r>
    </w:p>
    <w:p w14:paraId="61A6E420" w14:textId="39F5D516" w:rsidR="000521C0" w:rsidRPr="00CF5119" w:rsidRDefault="00904877" w:rsidP="00CF5119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וחזר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בו</w:t>
      </w:r>
      <w:r w:rsidR="000521C0"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 w:hint="cs"/>
          <w:sz w:val="32"/>
          <w:rtl/>
        </w:rPr>
        <w:t>לאסור</w:t>
      </w:r>
      <w:r w:rsidR="000521C0">
        <w:rPr>
          <w:rFonts w:ascii="FontbitDavid" w:hAnsi="FontbitDavid" w:hint="cs"/>
          <w:sz w:val="32"/>
          <w:rtl/>
        </w:rPr>
        <w:t>,</w:t>
      </w:r>
      <w:r w:rsidR="000521C0" w:rsidRPr="00C35A2C">
        <w:rPr>
          <w:rFonts w:ascii="FontbitDavid" w:hAnsi="FontbitDavid" w:hint="cs"/>
          <w:sz w:val="32"/>
          <w:rtl/>
        </w:rPr>
        <w:t xml:space="preserve"> וחביבה </w:t>
      </w:r>
      <w:r>
        <w:rPr>
          <w:rFonts w:ascii="FontbitDavid" w:hAnsi="FontbitDavid" w:hint="cs"/>
          <w:sz w:val="32"/>
          <w:rtl/>
        </w:rPr>
        <w:t>ו</w:t>
      </w:r>
      <w:r w:rsidR="000521C0" w:rsidRPr="00C35A2C">
        <w:rPr>
          <w:rFonts w:ascii="FontbitDavid" w:hAnsi="FontbitDavid" w:hint="cs"/>
          <w:sz w:val="32"/>
          <w:rtl/>
        </w:rPr>
        <w:t>הקדימה</w:t>
      </w:r>
      <w:r w:rsidR="000521C0">
        <w:rPr>
          <w:rFonts w:ascii="FontbitDavid" w:hAnsi="FontbitDavid" w:hint="cs"/>
          <w:sz w:val="32"/>
          <w:rtl/>
        </w:rPr>
        <w:t>,</w:t>
      </w:r>
      <w:r w:rsidR="000521C0" w:rsidRPr="00C35A2C">
        <w:rPr>
          <w:rFonts w:ascii="FontbitDavid" w:hAnsi="FontbitDavid" w:hint="cs"/>
          <w:sz w:val="32"/>
          <w:rtl/>
        </w:rPr>
        <w:t xml:space="preserve"> ומשנה </w:t>
      </w:r>
      <w:r w:rsidR="000521C0">
        <w:rPr>
          <w:rFonts w:ascii="FontbitDavid" w:hAnsi="FontbitDavid" w:hint="cs"/>
          <w:sz w:val="32"/>
          <w:rtl/>
        </w:rPr>
        <w:t xml:space="preserve">זו </w:t>
      </w:r>
      <w:r w:rsidR="000521C0" w:rsidRPr="00C35A2C">
        <w:rPr>
          <w:rFonts w:ascii="FontbitDavid" w:hAnsi="FontbitDavid" w:hint="cs"/>
          <w:sz w:val="32"/>
          <w:rtl/>
        </w:rPr>
        <w:t>לא זזה ממקומה</w:t>
      </w:r>
      <w:r>
        <w:rPr>
          <w:rFonts w:ascii="FontbitDavid" w:hAnsi="FontbitDavid" w:hint="cs"/>
          <w:sz w:val="32"/>
          <w:rtl/>
        </w:rPr>
        <w:t>.</w:t>
      </w:r>
    </w:p>
    <w:p w14:paraId="3143BFB1" w14:textId="5F6A58D7" w:rsidR="00956B73" w:rsidRDefault="000521C0" w:rsidP="00615A60">
      <w:pPr>
        <w:pStyle w:val="affff2"/>
        <w:rPr>
          <w:rStyle w:val="affff5"/>
          <w:rtl/>
        </w:rPr>
      </w:pPr>
      <w:bookmarkStart w:id="318" w:name="_Toc119172729"/>
      <w:bookmarkStart w:id="319" w:name="_Toc119229817"/>
      <w:r w:rsidRPr="0039104D">
        <w:rPr>
          <w:rtl/>
        </w:rPr>
        <w:lastRenderedPageBreak/>
        <w:t>בא על</w:t>
      </w:r>
      <w:r w:rsidR="00956B73">
        <w:rPr>
          <w:rFonts w:hint="cs"/>
          <w:rtl/>
        </w:rPr>
        <w:t xml:space="preserve"> יבמה 'אחות אשתו', </w:t>
      </w:r>
      <w:r w:rsidR="00956B73" w:rsidRPr="007750DB">
        <w:rPr>
          <w:rStyle w:val="affff8"/>
          <w:rFonts w:cs="PFT_Frank" w:hint="eastAsia"/>
          <w:rtl/>
        </w:rPr>
        <w:t>בחיי</w:t>
      </w:r>
      <w:r w:rsidR="00956B73" w:rsidRPr="007750DB">
        <w:rPr>
          <w:rStyle w:val="affff8"/>
          <w:rFonts w:cs="PFT_Frank"/>
          <w:rtl/>
        </w:rPr>
        <w:t xml:space="preserve"> </w:t>
      </w:r>
      <w:r w:rsidR="00956B73" w:rsidRPr="007750DB">
        <w:rPr>
          <w:rStyle w:val="affff8"/>
          <w:rFonts w:cs="PFT_Frank" w:hint="eastAsia"/>
          <w:rtl/>
        </w:rPr>
        <w:t>אשתו</w:t>
      </w:r>
      <w:r w:rsidR="00956B73">
        <w:rPr>
          <w:rFonts w:hint="cs"/>
          <w:rtl/>
        </w:rPr>
        <w:t xml:space="preserve"> </w:t>
      </w:r>
      <w:r w:rsidR="00956B73">
        <w:rPr>
          <w:rtl/>
        </w:rPr>
        <w:t>–</w:t>
      </w:r>
      <w:r w:rsidR="00956B73">
        <w:rPr>
          <w:rFonts w:hint="cs"/>
          <w:rtl/>
        </w:rPr>
        <w:t xml:space="preserve"> משום מה חייב</w:t>
      </w:r>
      <w:bookmarkEnd w:id="318"/>
      <w:bookmarkEnd w:id="319"/>
      <w:r w:rsidRPr="00C35A2C">
        <w:rPr>
          <w:rtl/>
        </w:rPr>
        <w:t xml:space="preserve"> </w:t>
      </w:r>
    </w:p>
    <w:p w14:paraId="5A8A9BDB" w14:textId="41CF4C1A" w:rsidR="000521C0" w:rsidRPr="00C35A2C" w:rsidRDefault="000521C0" w:rsidP="000521C0">
      <w:pPr>
        <w:rPr>
          <w:rtl/>
        </w:rPr>
      </w:pPr>
      <w:r w:rsidRPr="00301AD0">
        <w:rPr>
          <w:rStyle w:val="affff5"/>
          <w:rFonts w:hint="cs"/>
          <w:rtl/>
        </w:rPr>
        <w:t>ר</w:t>
      </w:r>
      <w:r w:rsidR="00587A64">
        <w:rPr>
          <w:rStyle w:val="affff5"/>
          <w:rFonts w:hint="cs"/>
          <w:rtl/>
        </w:rPr>
        <w:t>'</w:t>
      </w:r>
      <w:r w:rsidRPr="00301AD0">
        <w:rPr>
          <w:rStyle w:val="affff5"/>
          <w:rFonts w:hint="cs"/>
          <w:rtl/>
        </w:rPr>
        <w:t xml:space="preserve"> יוסי: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משום </w:t>
      </w:r>
      <w:r w:rsidR="00956B73">
        <w:rPr>
          <w:rFonts w:ascii="FontbitDavid" w:hAnsi="FontbitDavid" w:hint="cs"/>
          <w:sz w:val="32"/>
          <w:rtl/>
        </w:rPr>
        <w:t>'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אשת אח</w:t>
      </w:r>
      <w:r w:rsidR="00956B73">
        <w:rPr>
          <w:rFonts w:ascii="FontbitDavid" w:hAnsi="FontbitDavid" w:hint="cs"/>
          <w:sz w:val="32"/>
          <w:rtl/>
        </w:rPr>
        <w:t>',</w:t>
      </w:r>
      <w:r w:rsidRPr="00C35A2C">
        <w:rPr>
          <w:rFonts w:ascii="FontbitDavid" w:hAnsi="FontbitDavid"/>
          <w:sz w:val="32"/>
          <w:rtl/>
        </w:rPr>
        <w:t xml:space="preserve"> ומשום </w:t>
      </w:r>
      <w:r w:rsidR="00956B73">
        <w:rPr>
          <w:rFonts w:ascii="FontbitDavid" w:hAnsi="FontbitDavid" w:hint="cs"/>
          <w:sz w:val="32"/>
          <w:rtl/>
        </w:rPr>
        <w:t>'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אחות אשה</w:t>
      </w:r>
      <w:r w:rsidR="00956B73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,</w:t>
      </w:r>
    </w:p>
    <w:p w14:paraId="128A008B" w14:textId="57269409" w:rsidR="000521C0" w:rsidRPr="00C35A2C" w:rsidRDefault="000521C0" w:rsidP="007750DB">
      <w:pPr>
        <w:rPr>
          <w:rFonts w:ascii="FontbitDavid" w:hAnsi="FontbitDavid"/>
          <w:sz w:val="32"/>
          <w:rtl/>
        </w:rPr>
      </w:pPr>
      <w:r w:rsidRPr="00301AD0">
        <w:rPr>
          <w:rStyle w:val="affff5"/>
          <w:rtl/>
        </w:rPr>
        <w:t>ר</w:t>
      </w:r>
      <w:r w:rsidR="00587A64">
        <w:rPr>
          <w:rStyle w:val="affff5"/>
          <w:rFonts w:hint="cs"/>
          <w:rtl/>
        </w:rPr>
        <w:t>'</w:t>
      </w:r>
      <w:r w:rsidRPr="00301AD0">
        <w:rPr>
          <w:rStyle w:val="affff5"/>
          <w:rtl/>
        </w:rPr>
        <w:t xml:space="preserve"> שמעון: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רק</w:t>
      </w:r>
      <w:r w:rsidRPr="00C35A2C">
        <w:rPr>
          <w:rFonts w:ascii="FontbitDavid" w:hAnsi="FontbitDavid"/>
          <w:sz w:val="32"/>
          <w:rtl/>
        </w:rPr>
        <w:t xml:space="preserve"> משום </w:t>
      </w:r>
      <w:r w:rsidR="00956B73">
        <w:rPr>
          <w:rFonts w:ascii="FontbitDavid" w:hAnsi="FontbitDavid" w:hint="cs"/>
          <w:sz w:val="32"/>
          <w:rtl/>
        </w:rPr>
        <w:t>'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אשת אח</w:t>
      </w:r>
      <w:r w:rsidR="00956B73">
        <w:rPr>
          <w:rFonts w:ascii="FontbitDavid" w:hAnsi="FontbitDavid" w:hint="cs"/>
          <w:sz w:val="32"/>
          <w:rtl/>
        </w:rPr>
        <w:t>' -</w:t>
      </w:r>
      <w:r w:rsidR="00956B73" w:rsidRPr="00956B73">
        <w:rPr>
          <w:rtl/>
        </w:rPr>
        <w:t xml:space="preserve"> </w:t>
      </w:r>
      <w:r w:rsidR="00956B73">
        <w:rPr>
          <w:rFonts w:hint="cs"/>
          <w:rtl/>
        </w:rPr>
        <w:t>ב</w:t>
      </w:r>
      <w:r w:rsidR="00956B73" w:rsidRPr="00C35A2C">
        <w:rPr>
          <w:rtl/>
        </w:rPr>
        <w:t>נשא מת ואח"כ חי</w:t>
      </w:r>
      <w:r w:rsidR="00956B73">
        <w:rPr>
          <w:rFonts w:hint="cs"/>
          <w:rtl/>
        </w:rPr>
        <w:t>,</w:t>
      </w:r>
    </w:p>
    <w:p w14:paraId="64AF5FFE" w14:textId="365A3C98" w:rsidR="000521C0" w:rsidRPr="00C35A2C" w:rsidRDefault="00956B73" w:rsidP="007750DB">
      <w:pPr>
        <w:ind w:left="452"/>
        <w:rPr>
          <w:rtl/>
        </w:rPr>
      </w:pPr>
      <w:r w:rsidRPr="00D1637C">
        <w:rPr>
          <w:rFonts w:cs="PFT_Frank" w:hint="cs"/>
          <w:b/>
          <w:bCs/>
          <w:szCs w:val="14"/>
          <w:rtl/>
        </w:rPr>
        <w:t xml:space="preserve">  </w:t>
      </w:r>
      <w:r w:rsidRPr="00D1637C">
        <w:rPr>
          <w:rFonts w:cs="PFT_Frank" w:hint="eastAsia"/>
          <w:b/>
          <w:bCs/>
          <w:szCs w:val="14"/>
          <w:rtl/>
        </w:rPr>
        <w:t>או</w:t>
      </w:r>
      <w:r>
        <w:rPr>
          <w:rFonts w:hint="cs"/>
          <w:rtl/>
        </w:rPr>
        <w:t xml:space="preserve"> </w:t>
      </w:r>
      <w:r w:rsidR="000521C0" w:rsidRPr="00C00894">
        <w:rPr>
          <w:rFonts w:hint="eastAsia"/>
          <w:rtl/>
        </w:rPr>
        <w:t>רק</w:t>
      </w:r>
      <w:r w:rsidR="000521C0" w:rsidRPr="00C00894">
        <w:rPr>
          <w:rtl/>
        </w:rPr>
        <w:t xml:space="preserve"> </w:t>
      </w:r>
      <w:r w:rsidR="000521C0" w:rsidRPr="00C00894">
        <w:rPr>
          <w:rFonts w:hint="eastAsia"/>
          <w:rtl/>
        </w:rPr>
        <w:t>משום</w:t>
      </w:r>
      <w:r w:rsidR="000521C0" w:rsidRPr="00C00894">
        <w:rPr>
          <w:rtl/>
        </w:rPr>
        <w:t xml:space="preserve"> </w:t>
      </w:r>
      <w:r>
        <w:rPr>
          <w:rFonts w:hint="cs"/>
          <w:rtl/>
        </w:rPr>
        <w:t>'</w:t>
      </w:r>
      <w:r w:rsidR="000521C0" w:rsidRPr="00D1637C">
        <w:rPr>
          <w:rFonts w:cs="PFT_Frank" w:hint="eastAsia"/>
          <w:b/>
          <w:bCs/>
          <w:szCs w:val="14"/>
          <w:rtl/>
        </w:rPr>
        <w:t>אחות</w:t>
      </w:r>
      <w:r w:rsidR="000521C0" w:rsidRPr="00D1637C">
        <w:rPr>
          <w:rFonts w:cs="PFT_Frank"/>
          <w:b/>
          <w:bCs/>
          <w:szCs w:val="14"/>
          <w:rtl/>
        </w:rPr>
        <w:t xml:space="preserve"> </w:t>
      </w:r>
      <w:r w:rsidR="000521C0" w:rsidRPr="00D1637C">
        <w:rPr>
          <w:rFonts w:cs="PFT_Frank" w:hint="eastAsia"/>
          <w:b/>
          <w:bCs/>
          <w:szCs w:val="14"/>
          <w:rtl/>
        </w:rPr>
        <w:t>אשה</w:t>
      </w:r>
      <w:r>
        <w:rPr>
          <w:rFonts w:hint="cs"/>
          <w:rtl/>
        </w:rPr>
        <w:t>'</w:t>
      </w:r>
      <w:r>
        <w:rPr>
          <w:rStyle w:val="affff8"/>
          <w:rFonts w:hint="cs"/>
          <w:rtl/>
        </w:rPr>
        <w:t xml:space="preserve"> -</w:t>
      </w:r>
      <w:r w:rsidR="000521C0" w:rsidRPr="00575094">
        <w:rPr>
          <w:rStyle w:val="affff8"/>
          <w:rtl/>
        </w:rPr>
        <w:t xml:space="preserve"> </w:t>
      </w:r>
      <w:r>
        <w:rPr>
          <w:rFonts w:hint="cs"/>
          <w:rtl/>
        </w:rPr>
        <w:t>בנשא חי ואח"כ מת.</w:t>
      </w:r>
    </w:p>
    <w:p w14:paraId="37028038" w14:textId="47EB8465" w:rsidR="000521C0" w:rsidRDefault="00956B73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ויקשה: </w:t>
      </w:r>
      <w:r>
        <w:rPr>
          <w:rFonts w:ascii="FontbitDavid" w:hAnsi="FontbitDavid" w:hint="cs"/>
          <w:sz w:val="32"/>
          <w:rtl/>
        </w:rPr>
        <w:t>ב</w:t>
      </w:r>
      <w:r w:rsidR="000521C0" w:rsidRPr="00C35A2C">
        <w:rPr>
          <w:rFonts w:ascii="FontbitDavid" w:hAnsi="FontbitDavid"/>
          <w:sz w:val="32"/>
          <w:rtl/>
        </w:rPr>
        <w:t xml:space="preserve">נשא מת </w:t>
      </w:r>
      <w:r>
        <w:rPr>
          <w:rFonts w:ascii="FontbitDavid" w:hAnsi="FontbitDavid" w:hint="cs"/>
          <w:sz w:val="32"/>
          <w:rtl/>
        </w:rPr>
        <w:t>קודם</w:t>
      </w:r>
      <w:r w:rsidR="000521C0" w:rsidRPr="00C35A2C">
        <w:rPr>
          <w:rFonts w:ascii="FontbitDavid" w:hAnsi="FontbitDavid"/>
          <w:sz w:val="32"/>
          <w:rtl/>
        </w:rPr>
        <w:t xml:space="preserve">, </w:t>
      </w:r>
      <w:r>
        <w:rPr>
          <w:rFonts w:ascii="FontbitDavid" w:hAnsi="FontbitDavid" w:hint="cs"/>
          <w:sz w:val="32"/>
          <w:rtl/>
        </w:rPr>
        <w:t>של</w:t>
      </w:r>
      <w:r w:rsidR="00DA2F72">
        <w:rPr>
          <w:rFonts w:ascii="FontbitDavid" w:hAnsi="FontbitDavid" w:hint="cs"/>
          <w:sz w:val="32"/>
          <w:rtl/>
        </w:rPr>
        <w:t>א</w:t>
      </w:r>
      <w:r>
        <w:rPr>
          <w:rFonts w:ascii="FontbitDavid" w:hAnsi="FontbitDavid" w:hint="cs"/>
          <w:sz w:val="32"/>
          <w:rtl/>
        </w:rPr>
        <w:t xml:space="preserve"> חל </w:t>
      </w:r>
      <w:r w:rsidR="000521C0" w:rsidRPr="00C35A2C">
        <w:rPr>
          <w:rFonts w:ascii="FontbitDavid" w:hAnsi="FontbitDavid"/>
          <w:sz w:val="32"/>
          <w:rtl/>
        </w:rPr>
        <w:t xml:space="preserve">איסור </w:t>
      </w:r>
      <w:r w:rsidR="00DA2F72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אחות אשה</w:t>
      </w:r>
      <w:r w:rsidR="00DA2F72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 xml:space="preserve"> תתייבם!</w:t>
      </w:r>
    </w:p>
    <w:p w14:paraId="5D8527A5" w14:textId="664493DE" w:rsidR="00587A64" w:rsidRPr="00CF5119" w:rsidRDefault="00956B73" w:rsidP="00CF5119">
      <w:pPr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ומתרץ</w:t>
      </w:r>
      <w:r w:rsidRPr="007750DB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7750DB">
        <w:rPr>
          <w:rtl/>
        </w:rPr>
        <w:t>א</w:t>
      </w:r>
      <w:r>
        <w:rPr>
          <w:rFonts w:hint="cs"/>
          <w:rtl/>
        </w:rPr>
        <w:t>ם</w:t>
      </w:r>
      <w:r w:rsidR="000521C0" w:rsidRPr="007750DB">
        <w:rPr>
          <w:rtl/>
        </w:rPr>
        <w:t xml:space="preserve"> פ</w:t>
      </w:r>
      <w:r>
        <w:rPr>
          <w:rFonts w:hint="cs"/>
          <w:rtl/>
        </w:rPr>
        <w:t>ו</w:t>
      </w:r>
      <w:r w:rsidR="000521C0" w:rsidRPr="00C35A2C">
        <w:rPr>
          <w:rFonts w:ascii="FontbitDavid" w:hAnsi="FontbitDavid"/>
          <w:sz w:val="32"/>
          <w:rtl/>
        </w:rPr>
        <w:t xml:space="preserve">קע </w:t>
      </w:r>
      <w:r w:rsidR="00DA2F72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>אשת אח</w:t>
      </w:r>
      <w:r w:rsidR="00DA2F72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-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חל </w:t>
      </w:r>
      <w:r w:rsidR="00DA2F72">
        <w:rPr>
          <w:rFonts w:ascii="FontbitDavid" w:hAnsi="FontbitDavid" w:hint="cs"/>
          <w:sz w:val="32"/>
          <w:rtl/>
        </w:rPr>
        <w:t>'</w:t>
      </w:r>
      <w:r w:rsidR="000521C0">
        <w:rPr>
          <w:rFonts w:ascii="FontbitDavid" w:hAnsi="FontbitDavid" w:hint="cs"/>
          <w:sz w:val="32"/>
          <w:rtl/>
        </w:rPr>
        <w:t>אחות אשה</w:t>
      </w:r>
      <w:r w:rsidR="00DA2F72">
        <w:rPr>
          <w:rFonts w:ascii="FontbitDavid" w:hAnsi="FontbitDavid" w:hint="cs"/>
          <w:sz w:val="32"/>
          <w:rtl/>
        </w:rPr>
        <w:t>'</w:t>
      </w:r>
      <w:r w:rsidR="000521C0">
        <w:rPr>
          <w:rFonts w:ascii="FontbitDavid" w:hAnsi="FontbitDavid" w:hint="cs"/>
          <w:sz w:val="32"/>
          <w:rtl/>
        </w:rPr>
        <w:t xml:space="preserve">, </w:t>
      </w:r>
      <w:r w:rsidR="000521C0" w:rsidRPr="00C35A2C">
        <w:rPr>
          <w:rFonts w:ascii="FontbitDavid" w:hAnsi="FontbitDavid"/>
          <w:sz w:val="32"/>
          <w:rtl/>
        </w:rPr>
        <w:t>הילכך לא פקע.</w:t>
      </w:r>
    </w:p>
    <w:p w14:paraId="247322E4" w14:textId="49C4DACF" w:rsidR="00956B73" w:rsidRDefault="00956B73" w:rsidP="00615A60">
      <w:pPr>
        <w:pStyle w:val="affff2"/>
        <w:rPr>
          <w:rtl/>
        </w:rPr>
      </w:pPr>
      <w:bookmarkStart w:id="320" w:name="_Toc119172730"/>
      <w:bookmarkStart w:id="321" w:name="_Toc119229818"/>
      <w:r>
        <w:rPr>
          <w:rFonts w:hint="cs"/>
          <w:rtl/>
        </w:rPr>
        <w:t>סוגיית 'איסור חל על איסור', ודעת ר' יוסי [ור"ש]</w:t>
      </w:r>
      <w:bookmarkEnd w:id="320"/>
      <w:bookmarkEnd w:id="321"/>
    </w:p>
    <w:p w14:paraId="3E405060" w14:textId="11E300B6" w:rsidR="00956B73" w:rsidRDefault="000521C0" w:rsidP="00956B73">
      <w:pPr>
        <w:rPr>
          <w:rtl/>
        </w:rPr>
      </w:pPr>
      <w:r w:rsidRPr="007750DB">
        <w:rPr>
          <w:rStyle w:val="affff5"/>
          <w:rtl/>
        </w:rPr>
        <w:t>ו</w:t>
      </w:r>
      <w:r w:rsidR="00956B73" w:rsidRPr="00956B73">
        <w:rPr>
          <w:rStyle w:val="affff5"/>
          <w:rFonts w:hint="cs"/>
          <w:rtl/>
        </w:rPr>
        <w:t>יקשה</w:t>
      </w:r>
      <w:r w:rsidR="00956B73">
        <w:rPr>
          <w:rStyle w:val="affff5"/>
          <w:rFonts w:hint="cs"/>
          <w:rtl/>
        </w:rPr>
        <w:t xml:space="preserve">: </w:t>
      </w:r>
      <w:r w:rsidR="00956B73">
        <w:rPr>
          <w:rFonts w:ascii="FontbitDavid" w:hAnsi="FontbitDavid" w:hint="cs"/>
          <w:spacing w:val="-2"/>
          <w:sz w:val="32"/>
          <w:rtl/>
        </w:rPr>
        <w:t>ד</w:t>
      </w:r>
      <w:r w:rsidRPr="00AC7749">
        <w:rPr>
          <w:rFonts w:ascii="FontbitDavid" w:hAnsi="FontbitDavid"/>
          <w:spacing w:val="-2"/>
          <w:sz w:val="32"/>
          <w:rtl/>
        </w:rPr>
        <w:t xml:space="preserve">עבירה </w:t>
      </w:r>
      <w:r w:rsidR="00956B73">
        <w:rPr>
          <w:rFonts w:ascii="FontbitDavid" w:hAnsi="FontbitDavid" w:hint="cs"/>
          <w:spacing w:val="-2"/>
          <w:sz w:val="32"/>
          <w:rtl/>
        </w:rPr>
        <w:t>ד</w:t>
      </w:r>
      <w:r w:rsidRPr="00AC7749">
        <w:rPr>
          <w:rFonts w:ascii="FontbitDavid" w:hAnsi="FontbitDavid"/>
          <w:spacing w:val="-2"/>
          <w:sz w:val="32"/>
          <w:rtl/>
        </w:rPr>
        <w:t>שתי מיתות נידון בחמורה,</w:t>
      </w:r>
      <w:r w:rsidR="00956B73">
        <w:rPr>
          <w:rFonts w:ascii="FontbitDavid" w:hAnsi="FontbitDavid" w:hint="cs"/>
          <w:spacing w:val="-2"/>
          <w:sz w:val="32"/>
          <w:rtl/>
        </w:rPr>
        <w:t xml:space="preserve"> </w:t>
      </w:r>
      <w:r w:rsidRPr="00301AD0">
        <w:rPr>
          <w:rStyle w:val="affff5"/>
          <w:rtl/>
        </w:rPr>
        <w:t>ריו</w:t>
      </w:r>
      <w:r w:rsidR="00587A64">
        <w:rPr>
          <w:rStyle w:val="affff5"/>
          <w:rFonts w:hint="cs"/>
          <w:rtl/>
        </w:rPr>
        <w:t>"</w:t>
      </w:r>
      <w:r w:rsidRPr="00301AD0">
        <w:rPr>
          <w:rStyle w:val="affff5"/>
          <w:rtl/>
        </w:rPr>
        <w:t>ס:</w:t>
      </w:r>
      <w:r w:rsidRPr="00C35A2C">
        <w:rPr>
          <w:rtl/>
        </w:rPr>
        <w:t xml:space="preserve"> </w:t>
      </w:r>
      <w:r w:rsidR="00956B73">
        <w:rPr>
          <w:rFonts w:hint="cs"/>
          <w:rtl/>
        </w:rPr>
        <w:t>ב</w:t>
      </w:r>
      <w:r w:rsidRPr="00C35A2C">
        <w:rPr>
          <w:rtl/>
        </w:rPr>
        <w:t>ראשונה</w:t>
      </w:r>
      <w:r w:rsidR="00956B73">
        <w:rPr>
          <w:rFonts w:hint="cs"/>
          <w:rtl/>
        </w:rPr>
        <w:t xml:space="preserve"> -</w:t>
      </w:r>
    </w:p>
    <w:p w14:paraId="078C9579" w14:textId="2A6B5BE6" w:rsidR="000521C0" w:rsidRPr="00AC7749" w:rsidRDefault="000521C0" w:rsidP="007750DB">
      <w:pPr>
        <w:rPr>
          <w:rtl/>
        </w:rPr>
      </w:pPr>
      <w:bookmarkStart w:id="322" w:name="_Toc119172731"/>
      <w:bookmarkStart w:id="323" w:name="_Toc119229819"/>
      <w:r w:rsidRPr="00991889">
        <w:rPr>
          <w:rStyle w:val="affff3"/>
          <w:rtl/>
        </w:rPr>
        <w:t>חמותו ונעשית א</w:t>
      </w:r>
      <w:r w:rsidR="00956B73" w:rsidRPr="00991889">
        <w:rPr>
          <w:rStyle w:val="affff3"/>
          <w:rtl/>
        </w:rPr>
        <w:t>"</w:t>
      </w:r>
      <w:r w:rsidRPr="00991889">
        <w:rPr>
          <w:rStyle w:val="affff3"/>
          <w:rtl/>
        </w:rPr>
        <w:t>א</w:t>
      </w:r>
      <w:bookmarkEnd w:id="322"/>
      <w:bookmarkEnd w:id="323"/>
      <w:r w:rsidRPr="00AC7749">
        <w:rPr>
          <w:rtl/>
        </w:rPr>
        <w:t xml:space="preserve"> - בחמותו, </w:t>
      </w:r>
      <w:r w:rsidRPr="00D1637C">
        <w:rPr>
          <w:rFonts w:cs="PFT_Frank"/>
          <w:b/>
          <w:bCs/>
          <w:szCs w:val="14"/>
          <w:rtl/>
        </w:rPr>
        <w:t>א</w:t>
      </w:r>
      <w:r w:rsidR="00956B73" w:rsidRPr="00D1637C">
        <w:rPr>
          <w:rFonts w:cs="PFT_Frank"/>
          <w:b/>
          <w:bCs/>
          <w:szCs w:val="14"/>
          <w:rtl/>
        </w:rPr>
        <w:t>"</w:t>
      </w:r>
      <w:r w:rsidRPr="00D1637C">
        <w:rPr>
          <w:rFonts w:cs="PFT_Frank"/>
          <w:b/>
          <w:bCs/>
          <w:szCs w:val="14"/>
          <w:rtl/>
        </w:rPr>
        <w:t>א</w:t>
      </w:r>
      <w:r w:rsidRPr="00AC7749">
        <w:rPr>
          <w:rtl/>
        </w:rPr>
        <w:t xml:space="preserve"> ונעשית </w:t>
      </w:r>
      <w:r w:rsidRPr="00D1637C">
        <w:rPr>
          <w:rFonts w:cs="PFT_Frank"/>
          <w:b/>
          <w:bCs/>
          <w:szCs w:val="14"/>
          <w:rtl/>
        </w:rPr>
        <w:t>חמותו</w:t>
      </w:r>
      <w:r w:rsidRPr="00AC7749">
        <w:rPr>
          <w:rtl/>
        </w:rPr>
        <w:t xml:space="preserve"> - בא</w:t>
      </w:r>
      <w:r w:rsidR="00956B73">
        <w:rPr>
          <w:rFonts w:hint="cs"/>
          <w:rtl/>
        </w:rPr>
        <w:t>"</w:t>
      </w:r>
      <w:r w:rsidRPr="00AC7749">
        <w:rPr>
          <w:rtl/>
        </w:rPr>
        <w:t>א</w:t>
      </w:r>
      <w:r w:rsidR="00DA2F72">
        <w:rPr>
          <w:rFonts w:hint="cs"/>
          <w:rtl/>
        </w:rPr>
        <w:t>.</w:t>
      </w:r>
    </w:p>
    <w:p w14:paraId="374EE9FF" w14:textId="5F9FB649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לב</w:t>
      </w:r>
      <w:r w:rsidR="00847678">
        <w:rPr>
          <w:rFonts w:hint="cs"/>
          <w:rtl/>
        </w:rPr>
        <w:t>:</w:t>
      </w:r>
    </w:p>
    <w:p w14:paraId="6973A776" w14:textId="1F4FEA4F" w:rsidR="000521C0" w:rsidRPr="00C35A2C" w:rsidRDefault="00956B73" w:rsidP="007750DB">
      <w:pPr>
        <w:pStyle w:val="afffc"/>
        <w:ind w:left="0" w:firstLine="0"/>
        <w:rPr>
          <w:rtl/>
        </w:rPr>
      </w:pPr>
      <w:r w:rsidRPr="007750DB">
        <w:rPr>
          <w:rStyle w:val="affff5"/>
          <w:rFonts w:hint="eastAsia"/>
          <w:rtl/>
        </w:rPr>
        <w:t>ומתרץ</w:t>
      </w:r>
      <w:r w:rsidR="000521C0" w:rsidRPr="007750DB">
        <w:rPr>
          <w:rStyle w:val="affff5"/>
          <w:rtl/>
        </w:rPr>
        <w:t>:</w:t>
      </w:r>
      <w:r w:rsidR="000521C0" w:rsidRPr="00C35A2C">
        <w:rPr>
          <w:rtl/>
        </w:rPr>
        <w:t xml:space="preserve"> מודה </w:t>
      </w:r>
      <w:r w:rsidR="000521C0" w:rsidRPr="00301AD0">
        <w:rPr>
          <w:rStyle w:val="affff5"/>
          <w:rtl/>
        </w:rPr>
        <w:t>ריו</w:t>
      </w:r>
      <w:r w:rsidR="00587A64">
        <w:rPr>
          <w:rStyle w:val="affff5"/>
          <w:rFonts w:hint="cs"/>
          <w:rtl/>
        </w:rPr>
        <w:t>"</w:t>
      </w:r>
      <w:r w:rsidR="000521C0" w:rsidRPr="00301AD0">
        <w:rPr>
          <w:rStyle w:val="affff5"/>
          <w:rtl/>
        </w:rPr>
        <w:t>ס</w:t>
      </w:r>
      <w:r w:rsidR="000521C0" w:rsidRPr="00C35A2C">
        <w:rPr>
          <w:rtl/>
        </w:rPr>
        <w:t xml:space="preserve"> באיסור </w:t>
      </w:r>
      <w:r>
        <w:rPr>
          <w:rFonts w:hint="cs"/>
          <w:rtl/>
        </w:rPr>
        <w:t>'</w:t>
      </w:r>
      <w:r w:rsidR="000521C0" w:rsidRPr="00C35A2C">
        <w:rPr>
          <w:rtl/>
        </w:rPr>
        <w:t>מוסיף</w:t>
      </w:r>
      <w:r>
        <w:rPr>
          <w:rFonts w:hint="cs"/>
          <w:rtl/>
        </w:rPr>
        <w:t>'</w:t>
      </w:r>
      <w:r w:rsidRPr="007750DB">
        <w:rPr>
          <w:rStyle w:val="affff8"/>
          <w:rtl/>
        </w:rPr>
        <w:t xml:space="preserve"> שאיסור חל על איסור</w:t>
      </w:r>
      <w:r>
        <w:rPr>
          <w:rStyle w:val="affff8"/>
          <w:rFonts w:hint="cs"/>
          <w:rtl/>
        </w:rPr>
        <w:t>,</w:t>
      </w:r>
    </w:p>
    <w:p w14:paraId="14EC532E" w14:textId="2CC5D878" w:rsidR="000521C0" w:rsidRPr="00AC7749" w:rsidRDefault="00956B73" w:rsidP="000521C0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ד</w:t>
      </w:r>
      <w:r w:rsidR="000521C0" w:rsidRPr="00D1637C">
        <w:rPr>
          <w:rFonts w:cs="PFT_Frank" w:hint="eastAsia"/>
          <w:b/>
          <w:bCs/>
          <w:szCs w:val="14"/>
          <w:rtl/>
        </w:rPr>
        <w:t>היכן</w:t>
      </w:r>
      <w:r w:rsidR="000521C0" w:rsidRPr="00D1637C">
        <w:rPr>
          <w:rFonts w:cs="PFT_Frank"/>
          <w:b/>
          <w:bCs/>
          <w:szCs w:val="14"/>
          <w:rtl/>
        </w:rPr>
        <w:t xml:space="preserve"> </w:t>
      </w:r>
      <w:r w:rsidR="000521C0" w:rsidRPr="00D1637C">
        <w:rPr>
          <w:rFonts w:cs="PFT_Frank" w:hint="eastAsia"/>
          <w:b/>
          <w:bCs/>
          <w:szCs w:val="14"/>
          <w:rtl/>
        </w:rPr>
        <w:t>ש</w:t>
      </w:r>
      <w:r w:rsidR="000521C0" w:rsidRPr="00D1637C">
        <w:rPr>
          <w:rFonts w:cs="PFT_Frank"/>
          <w:b/>
          <w:bCs/>
          <w:szCs w:val="14"/>
          <w:rtl/>
        </w:rPr>
        <w:t xml:space="preserve">נשא חי </w:t>
      </w:r>
      <w:r w:rsidRPr="00D1637C">
        <w:rPr>
          <w:rFonts w:cs="PFT_Frank" w:hint="eastAsia"/>
          <w:b/>
          <w:bCs/>
          <w:szCs w:val="14"/>
          <w:rtl/>
        </w:rPr>
        <w:t>קודם</w:t>
      </w:r>
      <w:r w:rsidR="000521C0" w:rsidRPr="00AC7749">
        <w:rPr>
          <w:rtl/>
        </w:rPr>
        <w:t>, מ</w:t>
      </w:r>
      <w:r>
        <w:rPr>
          <w:rFonts w:hint="cs"/>
          <w:rtl/>
        </w:rPr>
        <w:t>י</w:t>
      </w:r>
      <w:r w:rsidR="000521C0" w:rsidRPr="00AC7749">
        <w:rPr>
          <w:rtl/>
        </w:rPr>
        <w:t xml:space="preserve">גו </w:t>
      </w:r>
      <w:r>
        <w:rPr>
          <w:rFonts w:hint="cs"/>
          <w:rtl/>
        </w:rPr>
        <w:t>ש</w:t>
      </w:r>
      <w:r w:rsidR="000521C0" w:rsidRPr="00AC7749">
        <w:rPr>
          <w:rFonts w:hint="cs"/>
          <w:rtl/>
        </w:rPr>
        <w:t>נ</w:t>
      </w:r>
      <w:r w:rsidR="000521C0" w:rsidRPr="00AC7749">
        <w:rPr>
          <w:rtl/>
        </w:rPr>
        <w:t xml:space="preserve">וסף איסור לאחים </w:t>
      </w:r>
      <w:r w:rsidR="000521C0" w:rsidRPr="00AC7749">
        <w:rPr>
          <w:rFonts w:hint="cs"/>
          <w:rtl/>
        </w:rPr>
        <w:t>נוסף</w:t>
      </w:r>
      <w:r w:rsidR="000521C0" w:rsidRPr="00AC7749">
        <w:rPr>
          <w:rtl/>
        </w:rPr>
        <w:t xml:space="preserve"> ל</w:t>
      </w:r>
      <w:r w:rsidR="000521C0">
        <w:rPr>
          <w:rFonts w:hint="cs"/>
          <w:rtl/>
        </w:rPr>
        <w:t>ו</w:t>
      </w:r>
      <w:r w:rsidR="000521C0" w:rsidRPr="00AC7749">
        <w:rPr>
          <w:rtl/>
        </w:rPr>
        <w:t>,</w:t>
      </w:r>
    </w:p>
    <w:p w14:paraId="493FC21C" w14:textId="1904B90D" w:rsidR="000521C0" w:rsidRDefault="000521C0" w:rsidP="000521C0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אבל</w:t>
      </w:r>
      <w:r w:rsidRPr="00D1637C">
        <w:rPr>
          <w:rFonts w:cs="PFT_Frank"/>
          <w:b/>
          <w:bCs/>
          <w:szCs w:val="14"/>
          <w:rtl/>
        </w:rPr>
        <w:t xml:space="preserve"> נשא מת </w:t>
      </w:r>
      <w:r w:rsidR="00956B73" w:rsidRPr="00D1637C">
        <w:rPr>
          <w:rFonts w:cs="PFT_Frank" w:hint="eastAsia"/>
          <w:b/>
          <w:bCs/>
          <w:szCs w:val="14"/>
          <w:rtl/>
        </w:rPr>
        <w:t>קודם</w:t>
      </w:r>
      <w:r w:rsidRPr="00C35A2C">
        <w:rPr>
          <w:rFonts w:hint="cs"/>
          <w:rtl/>
        </w:rPr>
        <w:t xml:space="preserve"> שנ</w:t>
      </w:r>
      <w:r w:rsidR="00956B73">
        <w:rPr>
          <w:rFonts w:hint="cs"/>
          <w:rtl/>
        </w:rPr>
        <w:t>וסף</w:t>
      </w:r>
      <w:r w:rsidRPr="00C35A2C">
        <w:rPr>
          <w:rFonts w:hint="cs"/>
          <w:rtl/>
        </w:rPr>
        <w:t xml:space="preserve"> בכל אחיות </w:t>
      </w:r>
      <w:r w:rsidR="00956B73">
        <w:rPr>
          <w:rFonts w:hint="cs"/>
          <w:rtl/>
        </w:rPr>
        <w:t>-</w:t>
      </w:r>
      <w:r w:rsidRPr="00C35A2C">
        <w:rPr>
          <w:rFonts w:hint="cs"/>
          <w:rtl/>
        </w:rPr>
        <w:t xml:space="preserve"> </w:t>
      </w:r>
      <w:r w:rsidR="00956B73">
        <w:rPr>
          <w:rFonts w:hint="cs"/>
          <w:rtl/>
        </w:rPr>
        <w:t>זה</w:t>
      </w:r>
      <w:r w:rsidRPr="00C35A2C">
        <w:rPr>
          <w:rFonts w:hint="cs"/>
          <w:rtl/>
        </w:rPr>
        <w:t xml:space="preserve"> </w:t>
      </w:r>
      <w:r w:rsidR="00956B73">
        <w:rPr>
          <w:rFonts w:hint="cs"/>
          <w:rtl/>
        </w:rPr>
        <w:t>'</w:t>
      </w:r>
      <w:r w:rsidRPr="00C35A2C">
        <w:rPr>
          <w:rFonts w:hint="cs"/>
          <w:rtl/>
        </w:rPr>
        <w:t>כולל</w:t>
      </w:r>
      <w:r w:rsidR="00956B73">
        <w:rPr>
          <w:rFonts w:hint="cs"/>
          <w:rtl/>
        </w:rPr>
        <w:t>'</w:t>
      </w:r>
      <w:r w:rsidR="00956B73" w:rsidRPr="007750DB">
        <w:rPr>
          <w:rStyle w:val="affff8"/>
          <w:rtl/>
        </w:rPr>
        <w:t xml:space="preserve"> </w:t>
      </w:r>
      <w:r w:rsidR="00956B73" w:rsidRPr="007750DB">
        <w:rPr>
          <w:rStyle w:val="affff8"/>
          <w:rFonts w:hint="eastAsia"/>
          <w:rtl/>
        </w:rPr>
        <w:t>ולית</w:t>
      </w:r>
      <w:r w:rsidR="00956B73" w:rsidRPr="007750DB">
        <w:rPr>
          <w:rStyle w:val="affff8"/>
          <w:rtl/>
        </w:rPr>
        <w:t xml:space="preserve"> </w:t>
      </w:r>
      <w:r w:rsidR="00956B73" w:rsidRPr="007750DB">
        <w:rPr>
          <w:rStyle w:val="affff8"/>
          <w:rFonts w:hint="eastAsia"/>
          <w:rtl/>
        </w:rPr>
        <w:t>ליה</w:t>
      </w:r>
      <w:r w:rsidR="00956B73">
        <w:rPr>
          <w:rStyle w:val="affff8"/>
          <w:rFonts w:hint="cs"/>
          <w:rtl/>
        </w:rPr>
        <w:t>!</w:t>
      </w:r>
    </w:p>
    <w:p w14:paraId="2E068111" w14:textId="59E45FDD" w:rsidR="000521C0" w:rsidRPr="00AC7749" w:rsidRDefault="000521C0" w:rsidP="007750DB">
      <w:pPr>
        <w:pStyle w:val="afffc"/>
        <w:ind w:left="0" w:firstLine="0"/>
        <w:rPr>
          <w:spacing w:val="-2"/>
          <w:rtl/>
        </w:rPr>
      </w:pPr>
      <w:r w:rsidRPr="00F15B94">
        <w:rPr>
          <w:rStyle w:val="affff5"/>
          <w:rFonts w:hint="cs"/>
          <w:rtl/>
        </w:rPr>
        <w:t xml:space="preserve">אלא </w:t>
      </w:r>
      <w:r w:rsidR="00587A64">
        <w:rPr>
          <w:rStyle w:val="affff5"/>
          <w:rFonts w:hint="cs"/>
          <w:rtl/>
        </w:rPr>
        <w:t>ל</w:t>
      </w:r>
      <w:r w:rsidRPr="00F15B94">
        <w:rPr>
          <w:rStyle w:val="affff5"/>
          <w:rtl/>
        </w:rPr>
        <w:t>רב</w:t>
      </w:r>
      <w:r w:rsidRPr="00587A64">
        <w:rPr>
          <w:rStyle w:val="affff5"/>
          <w:rtl/>
        </w:rPr>
        <w:t>א</w:t>
      </w:r>
      <w:r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ורי</w:t>
      </w:r>
      <w:r w:rsidRPr="007750DB">
        <w:rPr>
          <w:rStyle w:val="affff5"/>
          <w:rtl/>
        </w:rPr>
        <w:t>"</w:t>
      </w:r>
      <w:r w:rsidRPr="007750DB">
        <w:rPr>
          <w:rStyle w:val="affff5"/>
          <w:rFonts w:hint="eastAsia"/>
          <w:rtl/>
        </w:rPr>
        <w:t>ו</w:t>
      </w:r>
      <w:r w:rsidRPr="007750DB">
        <w:rPr>
          <w:rStyle w:val="affff5"/>
          <w:rtl/>
        </w:rPr>
        <w:t xml:space="preserve">: </w:t>
      </w:r>
      <w:r w:rsidR="00956B73" w:rsidRPr="007750DB">
        <w:rPr>
          <w:rStyle w:val="affff5"/>
          <w:rFonts w:hint="eastAsia"/>
          <w:rtl/>
        </w:rPr>
        <w:t>כונת</w:t>
      </w:r>
      <w:r w:rsidR="00956B73" w:rsidRPr="007750DB">
        <w:rPr>
          <w:rStyle w:val="affff5"/>
          <w:rtl/>
        </w:rPr>
        <w:t xml:space="preserve"> </w:t>
      </w:r>
      <w:r w:rsidR="00956B73" w:rsidRPr="007750DB">
        <w:rPr>
          <w:rStyle w:val="affff5"/>
          <w:rFonts w:hint="eastAsia"/>
          <w:rtl/>
        </w:rPr>
        <w:t>ריו</w:t>
      </w:r>
      <w:r w:rsidR="00956B73" w:rsidRPr="007750DB">
        <w:rPr>
          <w:rStyle w:val="affff5"/>
          <w:rtl/>
        </w:rPr>
        <w:t>"ס</w:t>
      </w:r>
      <w:r w:rsidR="00956B73">
        <w:rPr>
          <w:rFonts w:hint="cs"/>
          <w:spacing w:val="-2"/>
          <w:rtl/>
        </w:rPr>
        <w:t xml:space="preserve"> </w:t>
      </w:r>
      <w:r w:rsidRPr="00D1637C">
        <w:rPr>
          <w:rFonts w:cs="PFT_Frank"/>
          <w:b/>
          <w:bCs/>
          <w:spacing w:val="-2"/>
          <w:szCs w:val="14"/>
          <w:rtl/>
        </w:rPr>
        <w:t>כאילו</w:t>
      </w:r>
      <w:r w:rsidRPr="00AC7749">
        <w:rPr>
          <w:spacing w:val="-2"/>
          <w:rtl/>
        </w:rPr>
        <w:t xml:space="preserve"> עשה שתים</w:t>
      </w:r>
      <w:r w:rsidR="00956B73">
        <w:rPr>
          <w:rStyle w:val="affff8"/>
          <w:rFonts w:hint="cs"/>
          <w:rtl/>
        </w:rPr>
        <w:t>,</w:t>
      </w:r>
      <w:r w:rsidRPr="007750DB">
        <w:rPr>
          <w:rStyle w:val="affff8"/>
          <w:rtl/>
        </w:rPr>
        <w:t xml:space="preserve"> </w:t>
      </w:r>
      <w:r w:rsidR="00956B73" w:rsidRPr="007750DB">
        <w:rPr>
          <w:rStyle w:val="affff8"/>
          <w:rFonts w:hint="eastAsia"/>
          <w:rtl/>
        </w:rPr>
        <w:t>ו</w:t>
      </w:r>
      <w:r w:rsidRPr="007750DB">
        <w:rPr>
          <w:rStyle w:val="affff8"/>
          <w:rtl/>
        </w:rPr>
        <w:t>חייב אחת</w:t>
      </w:r>
      <w:r w:rsidR="00956B73" w:rsidRPr="007750DB">
        <w:rPr>
          <w:rStyle w:val="affff8"/>
          <w:rtl/>
        </w:rPr>
        <w:t>,</w:t>
      </w:r>
    </w:p>
    <w:p w14:paraId="4A923B4C" w14:textId="5EBB38A3" w:rsidR="000521C0" w:rsidRPr="00C35A2C" w:rsidRDefault="000521C0" w:rsidP="007750DB">
      <w:pPr>
        <w:ind w:left="678" w:firstLine="113"/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נפק</w:t>
      </w:r>
      <w:r w:rsidRPr="007750DB">
        <w:rPr>
          <w:rStyle w:val="affff5"/>
          <w:rtl/>
        </w:rPr>
        <w:t>"</w:t>
      </w:r>
      <w:r w:rsidRPr="007750DB">
        <w:rPr>
          <w:rStyle w:val="affff5"/>
          <w:rFonts w:hint="eastAsia"/>
          <w:rtl/>
        </w:rPr>
        <w:t>מ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לקברו בין רשעים גמורים</w:t>
      </w:r>
      <w:r w:rsidR="00956B73" w:rsidRPr="007750DB">
        <w:rPr>
          <w:rStyle w:val="affff8"/>
          <w:rtl/>
        </w:rPr>
        <w:t xml:space="preserve"> </w:t>
      </w:r>
      <w:r w:rsidR="00956B73">
        <w:rPr>
          <w:rStyle w:val="affff8"/>
          <w:rFonts w:hint="cs"/>
          <w:rtl/>
        </w:rPr>
        <w:t>ו</w:t>
      </w:r>
      <w:r w:rsidR="00956B73" w:rsidRPr="007750DB">
        <w:rPr>
          <w:rStyle w:val="affff8"/>
          <w:rFonts w:hint="eastAsia"/>
          <w:rtl/>
        </w:rPr>
        <w:t>חמורים</w:t>
      </w:r>
      <w:r w:rsidRPr="007750DB">
        <w:rPr>
          <w:rStyle w:val="affff8"/>
          <w:rtl/>
        </w:rPr>
        <w:t>.</w:t>
      </w:r>
    </w:p>
    <w:p w14:paraId="214707E5" w14:textId="02E925DA" w:rsidR="00956B73" w:rsidRDefault="00587A64" w:rsidP="000521C0">
      <w:pPr>
        <w:rPr>
          <w:rStyle w:val="affff5"/>
          <w:rtl/>
        </w:rPr>
      </w:pPr>
      <w:r w:rsidRPr="007750DB">
        <w:rPr>
          <w:rStyle w:val="affff5"/>
          <w:rFonts w:hint="eastAsia"/>
          <w:rtl/>
        </w:rPr>
        <w:t>א</w:t>
      </w:r>
      <w:r w:rsidRPr="007750DB">
        <w:rPr>
          <w:rStyle w:val="affff5"/>
          <w:rtl/>
        </w:rPr>
        <w:t xml:space="preserve">. </w:t>
      </w:r>
      <w:r w:rsidR="000521C0" w:rsidRPr="00F15B94">
        <w:rPr>
          <w:rStyle w:val="affff5"/>
          <w:rtl/>
        </w:rPr>
        <w:t>ו</w:t>
      </w:r>
      <w:r w:rsidR="00956B73">
        <w:rPr>
          <w:rStyle w:val="affff5"/>
          <w:rFonts w:hint="cs"/>
          <w:rtl/>
        </w:rPr>
        <w:t>כבר חלקו</w:t>
      </w:r>
      <w:r w:rsidR="000521C0" w:rsidRPr="00F15B94">
        <w:rPr>
          <w:rStyle w:val="affff5"/>
          <w:rFonts w:hint="cs"/>
          <w:rtl/>
        </w:rPr>
        <w:t xml:space="preserve"> </w:t>
      </w:r>
      <w:r w:rsidR="00956B73">
        <w:rPr>
          <w:rStyle w:val="affff5"/>
          <w:rFonts w:hint="cs"/>
          <w:rtl/>
        </w:rPr>
        <w:t>בזה בדעת ריו"ס</w:t>
      </w:r>
      <w:r w:rsidR="000521C0" w:rsidRPr="00F15B94">
        <w:rPr>
          <w:rStyle w:val="affff5"/>
          <w:rtl/>
        </w:rPr>
        <w:t>:</w:t>
      </w:r>
      <w:r w:rsidR="000521C0" w:rsidRPr="00AC7749">
        <w:rPr>
          <w:rFonts w:ascii="FontbitDavid" w:hAnsi="FontbitDavid"/>
          <w:spacing w:val="-4"/>
          <w:sz w:val="32"/>
          <w:rtl/>
        </w:rPr>
        <w:t xml:space="preserve"> </w:t>
      </w:r>
      <w:r w:rsidR="000521C0" w:rsidRPr="00991889">
        <w:rPr>
          <w:rStyle w:val="affff3"/>
          <w:rtl/>
        </w:rPr>
        <w:t>זר ששימש בשבת</w:t>
      </w:r>
      <w:r w:rsidR="00956B73" w:rsidRPr="00D1637C">
        <w:rPr>
          <w:rFonts w:cs="PFT_Frank" w:hint="cs"/>
          <w:b/>
          <w:bCs/>
          <w:szCs w:val="14"/>
          <w:rtl/>
        </w:rPr>
        <w:t xml:space="preserve"> -</w:t>
      </w:r>
    </w:p>
    <w:p w14:paraId="66F9AF72" w14:textId="5B127C31" w:rsidR="000521C0" w:rsidRPr="00AC7749" w:rsidRDefault="000521C0" w:rsidP="000521C0">
      <w:pPr>
        <w:rPr>
          <w:rtl/>
        </w:rPr>
      </w:pPr>
      <w:r w:rsidRPr="0028053E">
        <w:rPr>
          <w:rStyle w:val="affff5"/>
          <w:rtl/>
        </w:rPr>
        <w:t>ר</w:t>
      </w:r>
      <w:r w:rsidR="00587A64">
        <w:rPr>
          <w:rStyle w:val="affff5"/>
          <w:rFonts w:hint="cs"/>
          <w:rtl/>
        </w:rPr>
        <w:t xml:space="preserve">' </w:t>
      </w:r>
      <w:r w:rsidRPr="0028053E">
        <w:rPr>
          <w:rStyle w:val="affff5"/>
          <w:rFonts w:hint="cs"/>
          <w:rtl/>
        </w:rPr>
        <w:t>ח</w:t>
      </w:r>
      <w:r w:rsidR="00587A64">
        <w:rPr>
          <w:rStyle w:val="affff5"/>
          <w:rFonts w:hint="cs"/>
          <w:rtl/>
        </w:rPr>
        <w:t>ייא</w:t>
      </w:r>
      <w:r w:rsidRPr="0028053E">
        <w:rPr>
          <w:rStyle w:val="affff5"/>
          <w:rtl/>
        </w:rPr>
        <w:t>:</w:t>
      </w:r>
      <w:r w:rsidRPr="00AC7749">
        <w:rPr>
          <w:rFonts w:ascii="FontbitDavid" w:hAnsi="FontbitDavid"/>
          <w:spacing w:val="-4"/>
          <w:sz w:val="32"/>
          <w:rtl/>
        </w:rPr>
        <w:t xml:space="preserve"> חייב שתים, </w:t>
      </w:r>
      <w:r w:rsidR="00956B73">
        <w:rPr>
          <w:rFonts w:ascii="FontbitDavid" w:hAnsi="FontbitDavid"/>
          <w:spacing w:val="-4"/>
          <w:sz w:val="32"/>
          <w:rtl/>
        </w:rPr>
        <w:tab/>
      </w:r>
      <w:r w:rsidR="00956B73">
        <w:rPr>
          <w:rFonts w:ascii="FontbitDavid" w:hAnsi="FontbitDavid"/>
          <w:spacing w:val="-4"/>
          <w:sz w:val="32"/>
          <w:rtl/>
        </w:rPr>
        <w:tab/>
      </w:r>
      <w:r w:rsidR="00956B73">
        <w:rPr>
          <w:rFonts w:ascii="FontbitDavid" w:hAnsi="FontbitDavid"/>
          <w:spacing w:val="-4"/>
          <w:sz w:val="32"/>
          <w:rtl/>
        </w:rPr>
        <w:tab/>
      </w:r>
      <w:r w:rsidR="00956B73">
        <w:rPr>
          <w:rFonts w:ascii="FontbitDavid" w:hAnsi="FontbitDavid"/>
          <w:spacing w:val="-4"/>
          <w:sz w:val="32"/>
          <w:rtl/>
        </w:rPr>
        <w:tab/>
      </w:r>
      <w:r w:rsidR="00956B73">
        <w:rPr>
          <w:rFonts w:ascii="FontbitDavid" w:hAnsi="FontbitDavid"/>
          <w:spacing w:val="-4"/>
          <w:sz w:val="32"/>
          <w:rtl/>
        </w:rPr>
        <w:tab/>
      </w:r>
      <w:r w:rsidR="00956B73">
        <w:rPr>
          <w:rFonts w:ascii="FontbitDavid" w:hAnsi="FontbitDavid"/>
          <w:spacing w:val="-4"/>
          <w:sz w:val="32"/>
          <w:rtl/>
        </w:rPr>
        <w:tab/>
      </w:r>
      <w:r w:rsidR="00956B73">
        <w:rPr>
          <w:rFonts w:ascii="FontbitDavid" w:hAnsi="FontbitDavid"/>
          <w:spacing w:val="-4"/>
          <w:sz w:val="32"/>
          <w:rtl/>
        </w:rPr>
        <w:tab/>
      </w:r>
      <w:r w:rsidR="00956B73">
        <w:rPr>
          <w:rFonts w:ascii="FontbitDavid" w:hAnsi="FontbitDavid"/>
          <w:spacing w:val="-4"/>
          <w:sz w:val="32"/>
          <w:rtl/>
        </w:rPr>
        <w:tab/>
      </w:r>
      <w:r w:rsidR="00956B73">
        <w:rPr>
          <w:rFonts w:ascii="FontbitDavid" w:hAnsi="FontbitDavid"/>
          <w:spacing w:val="-4"/>
          <w:sz w:val="32"/>
          <w:rtl/>
        </w:rPr>
        <w:tab/>
      </w:r>
      <w:r w:rsidR="00956B73">
        <w:rPr>
          <w:rFonts w:ascii="FontbitDavid" w:hAnsi="FontbitDavid"/>
          <w:spacing w:val="-4"/>
          <w:sz w:val="32"/>
          <w:rtl/>
        </w:rPr>
        <w:tab/>
      </w:r>
      <w:r w:rsidR="00956B73">
        <w:rPr>
          <w:rFonts w:ascii="FontbitDavid" w:hAnsi="FontbitDavid"/>
          <w:spacing w:val="-4"/>
          <w:sz w:val="32"/>
          <w:rtl/>
        </w:rPr>
        <w:tab/>
      </w:r>
      <w:r w:rsidR="00956B73">
        <w:rPr>
          <w:rFonts w:ascii="FontbitDavid" w:hAnsi="FontbitDavid"/>
          <w:spacing w:val="-4"/>
          <w:sz w:val="32"/>
          <w:rtl/>
        </w:rPr>
        <w:tab/>
      </w:r>
      <w:r w:rsidRPr="0028053E">
        <w:rPr>
          <w:rStyle w:val="affff5"/>
          <w:rtl/>
        </w:rPr>
        <w:t>בר קפרא</w:t>
      </w:r>
      <w:r w:rsidRPr="00AC7749">
        <w:rPr>
          <w:rFonts w:ascii="FontbitDavid" w:hAnsi="FontbitDavid"/>
          <w:spacing w:val="-4"/>
          <w:sz w:val="32"/>
          <w:rtl/>
        </w:rPr>
        <w:t>: חייב אחת.</w:t>
      </w:r>
    </w:p>
    <w:p w14:paraId="27FB65CC" w14:textId="1471B400" w:rsidR="000521C0" w:rsidRPr="00C35A2C" w:rsidRDefault="000521C0" w:rsidP="008B3075">
      <w:pPr>
        <w:rPr>
          <w:rtl/>
        </w:rPr>
      </w:pPr>
      <w:r w:rsidRPr="00F15B94">
        <w:rPr>
          <w:rStyle w:val="affff5"/>
          <w:rtl/>
        </w:rPr>
        <w:t>קפץ ר</w:t>
      </w:r>
      <w:r w:rsidR="00956B73">
        <w:rPr>
          <w:rStyle w:val="affff5"/>
          <w:rFonts w:hint="cs"/>
          <w:rtl/>
        </w:rPr>
        <w:t>"</w:t>
      </w:r>
      <w:r w:rsidRPr="00F15B94">
        <w:rPr>
          <w:rStyle w:val="affff5"/>
          <w:rtl/>
        </w:rPr>
        <w:t>ח ונשבע</w:t>
      </w:r>
      <w:r w:rsidRPr="00C35A2C">
        <w:rPr>
          <w:rtl/>
        </w:rPr>
        <w:t xml:space="preserve"> </w:t>
      </w:r>
      <w:r w:rsidRPr="00F15B94">
        <w:rPr>
          <w:rStyle w:val="affff5"/>
          <w:rtl/>
        </w:rPr>
        <w:t>שמעתי</w:t>
      </w:r>
      <w:r w:rsidRPr="00C35A2C">
        <w:rPr>
          <w:rtl/>
        </w:rPr>
        <w:t xml:space="preserve"> </w:t>
      </w:r>
      <w:r w:rsidRPr="0028053E">
        <w:rPr>
          <w:rStyle w:val="affff5"/>
          <w:rtl/>
        </w:rPr>
        <w:t>מרבי</w:t>
      </w:r>
      <w:r w:rsidRPr="00C35A2C">
        <w:rPr>
          <w:rtl/>
        </w:rPr>
        <w:t xml:space="preserve"> שתים.</w:t>
      </w:r>
      <w:r w:rsidRPr="00C35A2C">
        <w:rPr>
          <w:rFonts w:hint="cs"/>
          <w:rtl/>
        </w:rPr>
        <w:t xml:space="preserve"> </w:t>
      </w:r>
      <w:r w:rsidRPr="00F15B94">
        <w:rPr>
          <w:rStyle w:val="affff5"/>
          <w:rtl/>
        </w:rPr>
        <w:t>קפץ ב</w:t>
      </w:r>
      <w:r w:rsidR="00956B73">
        <w:rPr>
          <w:rStyle w:val="affff5"/>
          <w:rFonts w:hint="cs"/>
          <w:rtl/>
        </w:rPr>
        <w:t>"</w:t>
      </w:r>
      <w:r w:rsidRPr="00F15B94">
        <w:rPr>
          <w:rStyle w:val="affff5"/>
          <w:rtl/>
        </w:rPr>
        <w:t>ק ונשבע שמעתי</w:t>
      </w:r>
      <w:r w:rsidRPr="00C35A2C">
        <w:rPr>
          <w:rtl/>
        </w:rPr>
        <w:t xml:space="preserve"> </w:t>
      </w:r>
      <w:r w:rsidRPr="0028053E">
        <w:rPr>
          <w:rStyle w:val="affff5"/>
          <w:rtl/>
        </w:rPr>
        <w:t>מרבי</w:t>
      </w:r>
      <w:r w:rsidRPr="00C35A2C">
        <w:rPr>
          <w:rtl/>
        </w:rPr>
        <w:t xml:space="preserve"> אחת.</w:t>
      </w:r>
    </w:p>
    <w:p w14:paraId="1EF7682D" w14:textId="53218B8E" w:rsidR="00956B73" w:rsidRDefault="000521C0" w:rsidP="000521C0">
      <w:pPr>
        <w:rPr>
          <w:rFonts w:ascii="FontbitDavid" w:hAnsi="FontbitDavid"/>
          <w:spacing w:val="-6"/>
          <w:sz w:val="32"/>
          <w:rtl/>
        </w:rPr>
      </w:pPr>
      <w:r w:rsidRPr="00F15B94">
        <w:rPr>
          <w:rStyle w:val="affff5"/>
          <w:rtl/>
        </w:rPr>
        <w:t>ר"</w:t>
      </w:r>
      <w:r w:rsidRPr="00F15B94">
        <w:rPr>
          <w:rStyle w:val="affff5"/>
          <w:rFonts w:hint="cs"/>
          <w:rtl/>
        </w:rPr>
        <w:t>ח דן</w:t>
      </w:r>
      <w:r w:rsidRPr="00F15B94">
        <w:rPr>
          <w:rStyle w:val="affff5"/>
          <w:rtl/>
        </w:rPr>
        <w:t>:</w:t>
      </w:r>
      <w:r w:rsidRPr="0005486A">
        <w:rPr>
          <w:rFonts w:ascii="FontbitDavid" w:hAnsi="FontbitDavid"/>
          <w:spacing w:val="-6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שבת</w:t>
      </w:r>
      <w:r w:rsidRPr="0005486A">
        <w:rPr>
          <w:rFonts w:ascii="FontbitDavid" w:hAnsi="FontbitDavid"/>
          <w:spacing w:val="-6"/>
          <w:sz w:val="32"/>
          <w:rtl/>
        </w:rPr>
        <w:t xml:space="preserve"> לכל נאסרה, </w:t>
      </w:r>
      <w:r>
        <w:rPr>
          <w:rFonts w:ascii="FontbitDavid" w:hAnsi="FontbitDavid"/>
          <w:spacing w:val="-6"/>
          <w:sz w:val="32"/>
          <w:rtl/>
        </w:rPr>
        <w:t xml:space="preserve">הותרה במקדש </w:t>
      </w:r>
      <w:r>
        <w:rPr>
          <w:rFonts w:ascii="FontbitDavid" w:hAnsi="FontbitDavid" w:hint="cs"/>
          <w:spacing w:val="-6"/>
          <w:sz w:val="32"/>
          <w:rtl/>
        </w:rPr>
        <w:t>-</w:t>
      </w:r>
      <w:r>
        <w:rPr>
          <w:rFonts w:ascii="FontbitDavid" w:hAnsi="FontbitDavid" w:cs="PFT_Frank" w:hint="cs"/>
          <w:b/>
          <w:bCs/>
          <w:spacing w:val="-6"/>
          <w:sz w:val="32"/>
          <w:szCs w:val="14"/>
          <w:rtl/>
        </w:rPr>
        <w:t xml:space="preserve"> </w:t>
      </w:r>
      <w:r w:rsidRPr="007750DB">
        <w:rPr>
          <w:rtl/>
        </w:rPr>
        <w:t>לכהנים ול</w:t>
      </w:r>
      <w:r w:rsidRPr="0005486A">
        <w:rPr>
          <w:rFonts w:ascii="FontbitDavid" w:hAnsi="FontbitDavid"/>
          <w:spacing w:val="-6"/>
          <w:sz w:val="32"/>
          <w:rtl/>
        </w:rPr>
        <w:t>א לזרים,</w:t>
      </w:r>
    </w:p>
    <w:p w14:paraId="727CF9F4" w14:textId="48F3B75A" w:rsidR="000521C0" w:rsidRPr="00C35A2C" w:rsidRDefault="000521C0" w:rsidP="00B32A14">
      <w:pPr>
        <w:ind w:left="339" w:firstLine="113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יש כאן משום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זרות </w:t>
      </w:r>
      <w:r w:rsidRPr="00C35A2C">
        <w:rPr>
          <w:rFonts w:ascii="FontbitDavid" w:hAnsi="FontbitDavid"/>
          <w:sz w:val="32"/>
          <w:rtl/>
        </w:rPr>
        <w:t xml:space="preserve">ויש כאן משום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שבת</w:t>
      </w:r>
      <w:r w:rsidRPr="00C35A2C">
        <w:rPr>
          <w:rFonts w:ascii="FontbitDavid" w:hAnsi="FontbitDavid"/>
          <w:sz w:val="32"/>
          <w:rtl/>
        </w:rPr>
        <w:t>.</w:t>
      </w:r>
    </w:p>
    <w:p w14:paraId="7B615F2B" w14:textId="68AAABD1" w:rsidR="00956B73" w:rsidRDefault="000521C0" w:rsidP="000521C0">
      <w:pPr>
        <w:rPr>
          <w:rFonts w:ascii="FontbitDavid" w:hAnsi="FontbitDavid"/>
          <w:sz w:val="32"/>
          <w:rtl/>
        </w:rPr>
      </w:pPr>
      <w:r w:rsidRPr="00F15B94">
        <w:rPr>
          <w:rStyle w:val="affff5"/>
          <w:rtl/>
        </w:rPr>
        <w:t>ב</w:t>
      </w:r>
      <w:r w:rsidR="00956B73">
        <w:rPr>
          <w:rStyle w:val="affff5"/>
          <w:rFonts w:hint="cs"/>
          <w:rtl/>
        </w:rPr>
        <w:t>"</w:t>
      </w:r>
      <w:r w:rsidRPr="00F15B94">
        <w:rPr>
          <w:rStyle w:val="affff5"/>
          <w:rtl/>
        </w:rPr>
        <w:t>ק דן: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שבת</w:t>
      </w:r>
      <w:r w:rsidRPr="00C35A2C">
        <w:rPr>
          <w:rFonts w:ascii="FontbitDavid" w:hAnsi="FontbitDavid"/>
          <w:sz w:val="32"/>
          <w:rtl/>
        </w:rPr>
        <w:t xml:space="preserve"> לכל נאסרה, </w:t>
      </w:r>
      <w:r w:rsidR="00956B73">
        <w:rPr>
          <w:rFonts w:hint="cs"/>
          <w:rtl/>
        </w:rPr>
        <w:t>כש</w:t>
      </w:r>
      <w:r w:rsidRPr="007750DB">
        <w:rPr>
          <w:rtl/>
        </w:rPr>
        <w:t>הותרה במקדש - הו</w:t>
      </w:r>
      <w:r w:rsidRPr="00C35A2C">
        <w:rPr>
          <w:rFonts w:ascii="FontbitDavid" w:hAnsi="FontbitDavid"/>
          <w:sz w:val="32"/>
          <w:rtl/>
        </w:rPr>
        <w:t>תרה,</w:t>
      </w:r>
    </w:p>
    <w:p w14:paraId="3F8E0458" w14:textId="0881ECAD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אין כאן אלא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זרות</w:t>
      </w:r>
      <w:r w:rsidRPr="00C35A2C">
        <w:rPr>
          <w:rFonts w:ascii="FontbitDavid" w:hAnsi="FontbitDavid"/>
          <w:sz w:val="32"/>
          <w:rtl/>
        </w:rPr>
        <w:t>.</w:t>
      </w:r>
    </w:p>
    <w:p w14:paraId="317F9E5D" w14:textId="7AE7DB4D" w:rsidR="00956B73" w:rsidRDefault="000521C0" w:rsidP="00CF5119">
      <w:pPr>
        <w:pStyle w:val="affff2"/>
        <w:rPr>
          <w:rFonts w:ascii="FontbitDavid" w:hAnsi="FontbitDavid"/>
          <w:sz w:val="32"/>
          <w:rtl/>
        </w:rPr>
      </w:pPr>
      <w:bookmarkStart w:id="324" w:name="_Toc119172732"/>
      <w:bookmarkStart w:id="325" w:name="_Toc119229820"/>
      <w:r w:rsidRPr="007750DB">
        <w:rPr>
          <w:rtl/>
        </w:rPr>
        <w:t>בעל מום ששימש בטומאה</w:t>
      </w:r>
      <w:r w:rsidR="00956B73">
        <w:rPr>
          <w:rFonts w:hint="cs"/>
          <w:rtl/>
        </w:rPr>
        <w:t xml:space="preserve"> -</w:t>
      </w:r>
      <w:bookmarkEnd w:id="324"/>
      <w:bookmarkEnd w:id="325"/>
    </w:p>
    <w:p w14:paraId="464983CD" w14:textId="4BCD39F7" w:rsidR="000521C0" w:rsidRPr="00C35A2C" w:rsidRDefault="000521C0" w:rsidP="000521C0">
      <w:pPr>
        <w:rPr>
          <w:rtl/>
        </w:rPr>
      </w:pPr>
      <w:r w:rsidRPr="0028053E">
        <w:rPr>
          <w:rStyle w:val="affff5"/>
          <w:rtl/>
        </w:rPr>
        <w:t>ר"</w:t>
      </w:r>
      <w:r w:rsidRPr="0028053E">
        <w:rPr>
          <w:rStyle w:val="affff5"/>
          <w:rFonts w:hint="cs"/>
          <w:rtl/>
        </w:rPr>
        <w:t>ח</w:t>
      </w:r>
      <w:r w:rsidRPr="0028053E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שתים, </w:t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tl/>
        </w:rPr>
        <w:tab/>
      </w:r>
      <w:r w:rsidR="00956B73">
        <w:rPr>
          <w:rStyle w:val="affff5"/>
          <w:rFonts w:hint="cs"/>
          <w:rtl/>
        </w:rPr>
        <w:t xml:space="preserve">  </w:t>
      </w:r>
      <w:r w:rsidR="00DA2F72">
        <w:rPr>
          <w:rStyle w:val="affff5"/>
          <w:rFonts w:hint="cs"/>
          <w:rtl/>
        </w:rPr>
        <w:t xml:space="preserve">  </w:t>
      </w:r>
      <w:r w:rsidRPr="0028053E">
        <w:rPr>
          <w:rStyle w:val="affff5"/>
          <w:rtl/>
        </w:rPr>
        <w:t>ב</w:t>
      </w:r>
      <w:r w:rsidR="00587A64">
        <w:rPr>
          <w:rStyle w:val="affff5"/>
          <w:rFonts w:hint="cs"/>
          <w:rtl/>
        </w:rPr>
        <w:t>"</w:t>
      </w:r>
      <w:r w:rsidRPr="0028053E">
        <w:rPr>
          <w:rStyle w:val="affff5"/>
          <w:rtl/>
        </w:rPr>
        <w:t>ק:</w:t>
      </w:r>
      <w:r w:rsidRPr="00C35A2C">
        <w:rPr>
          <w:rFonts w:ascii="FontbitDavid" w:hAnsi="FontbitDavid"/>
          <w:sz w:val="32"/>
          <w:rtl/>
        </w:rPr>
        <w:t xml:space="preserve"> אחת.</w:t>
      </w:r>
    </w:p>
    <w:p w14:paraId="2500D0BA" w14:textId="04FA47E8" w:rsidR="00A4261C" w:rsidRDefault="000521C0" w:rsidP="00587A64">
      <w:pPr>
        <w:rPr>
          <w:rStyle w:val="affff8"/>
          <w:rtl/>
        </w:rPr>
      </w:pPr>
      <w:r w:rsidRPr="00262A77">
        <w:rPr>
          <w:rStyle w:val="affff5"/>
          <w:rtl/>
        </w:rPr>
        <w:t>ר"ח</w:t>
      </w:r>
      <w:r w:rsidRPr="00262A77">
        <w:rPr>
          <w:rFonts w:ascii="FontbitDavid" w:hAnsi="FontbitDavid"/>
          <w:spacing w:val="-2"/>
          <w:sz w:val="32"/>
          <w:rtl/>
        </w:rPr>
        <w:t>:</w:t>
      </w:r>
      <w:r w:rsidR="00956B73">
        <w:rPr>
          <w:rFonts w:ascii="FontbitDavid" w:hAnsi="FontbitDavid" w:hint="cs"/>
          <w:spacing w:val="-2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טומאה</w:t>
      </w:r>
      <w:r w:rsidRPr="00262A77">
        <w:rPr>
          <w:rFonts w:ascii="FontbitDavid" w:hAnsi="FontbitDavid"/>
          <w:spacing w:val="-2"/>
          <w:sz w:val="32"/>
          <w:rtl/>
        </w:rPr>
        <w:t xml:space="preserve"> לכל נאסרה, הותרה במקדש</w:t>
      </w:r>
      <w:r w:rsidR="00A4261C">
        <w:rPr>
          <w:rFonts w:ascii="FontbitDavid" w:hAnsi="FontbitDavid" w:hint="cs"/>
          <w:spacing w:val="-2"/>
          <w:sz w:val="32"/>
          <w:rtl/>
        </w:rPr>
        <w:t xml:space="preserve">- </w:t>
      </w:r>
      <w:r w:rsidRPr="007750DB">
        <w:rPr>
          <w:rtl/>
        </w:rPr>
        <w:t xml:space="preserve">לתמימים </w:t>
      </w:r>
      <w:r w:rsidRPr="007750DB">
        <w:rPr>
          <w:rStyle w:val="affff8"/>
          <w:rtl/>
        </w:rPr>
        <w:t>לא לבעל מו</w:t>
      </w:r>
      <w:r w:rsidR="00A4261C">
        <w:rPr>
          <w:rStyle w:val="affff8"/>
          <w:rFonts w:hint="cs"/>
          <w:rtl/>
        </w:rPr>
        <w:t>ם</w:t>
      </w:r>
    </w:p>
    <w:p w14:paraId="25DC3EA8" w14:textId="76C9FB5C" w:rsidR="000521C0" w:rsidRPr="00C35A2C" w:rsidRDefault="000521C0" w:rsidP="00587A64">
      <w:pPr>
        <w:rPr>
          <w:rFonts w:ascii="FontbitDavid" w:hAnsi="FontbitDavid"/>
          <w:sz w:val="32"/>
          <w:rtl/>
        </w:rPr>
      </w:pPr>
      <w:r w:rsidRPr="007750DB">
        <w:rPr>
          <w:rtl/>
        </w:rPr>
        <w:lastRenderedPageBreak/>
        <w:t xml:space="preserve">יש כאן משום </w:t>
      </w:r>
      <w:r w:rsidRPr="00D1637C">
        <w:rPr>
          <w:rFonts w:cs="PFT_Frank"/>
          <w:b/>
          <w:bCs/>
          <w:szCs w:val="14"/>
          <w:rtl/>
        </w:rPr>
        <w:t>בעל מו</w:t>
      </w:r>
      <w:r w:rsidR="00A4261C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ם</w:t>
      </w:r>
      <w:r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ויש כאן משום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טומאה</w:t>
      </w:r>
      <w:r w:rsidRPr="00C35A2C">
        <w:rPr>
          <w:rFonts w:ascii="FontbitDavid" w:hAnsi="FontbitDavid"/>
          <w:sz w:val="32"/>
          <w:rtl/>
        </w:rPr>
        <w:t>.</w:t>
      </w:r>
    </w:p>
    <w:p w14:paraId="6FBCDBD6" w14:textId="6F5FAC53" w:rsidR="00A4261C" w:rsidRDefault="000521C0" w:rsidP="00A4261C">
      <w:pPr>
        <w:rPr>
          <w:rtl/>
        </w:rPr>
      </w:pPr>
      <w:r w:rsidRPr="0028053E">
        <w:rPr>
          <w:rStyle w:val="affff5"/>
          <w:rtl/>
        </w:rPr>
        <w:t>ב</w:t>
      </w:r>
      <w:r w:rsidR="00587A64">
        <w:rPr>
          <w:rStyle w:val="affff5"/>
          <w:rFonts w:hint="cs"/>
          <w:rtl/>
        </w:rPr>
        <w:t>"</w:t>
      </w:r>
      <w:r w:rsidRPr="0028053E">
        <w:rPr>
          <w:rStyle w:val="affff5"/>
          <w:rtl/>
        </w:rPr>
        <w:t>ק:</w:t>
      </w:r>
      <w:r w:rsidRPr="00C35A2C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טומאה</w:t>
      </w:r>
      <w:r w:rsidRPr="00C35A2C">
        <w:rPr>
          <w:rtl/>
        </w:rPr>
        <w:t xml:space="preserve"> לכל נאסרה, </w:t>
      </w:r>
      <w:r w:rsidRPr="008B3075">
        <w:rPr>
          <w:rtl/>
        </w:rPr>
        <w:t xml:space="preserve">כשהותרה </w:t>
      </w:r>
      <w:r w:rsidRPr="007750DB">
        <w:rPr>
          <w:rtl/>
        </w:rPr>
        <w:t>במקדש</w:t>
      </w:r>
      <w:r w:rsidRPr="008B3075">
        <w:rPr>
          <w:rFonts w:hint="cs"/>
          <w:rtl/>
        </w:rPr>
        <w:t xml:space="preserve"> </w:t>
      </w:r>
      <w:r w:rsidR="00A4261C">
        <w:rPr>
          <w:rFonts w:hint="cs"/>
          <w:rtl/>
        </w:rPr>
        <w:t>-</w:t>
      </w:r>
      <w:r w:rsidRPr="008B3075">
        <w:rPr>
          <w:rFonts w:hint="cs"/>
          <w:rtl/>
        </w:rPr>
        <w:t xml:space="preserve"> הותרה,</w:t>
      </w:r>
    </w:p>
    <w:p w14:paraId="77694642" w14:textId="5B81962A" w:rsidR="00587A64" w:rsidRPr="007750DB" w:rsidRDefault="000521C0" w:rsidP="008B3075">
      <w:pPr>
        <w:rPr>
          <w:rtl/>
        </w:rPr>
      </w:pPr>
      <w:r w:rsidRPr="008B3075">
        <w:rPr>
          <w:rtl/>
        </w:rPr>
        <w:t xml:space="preserve">אין כאן אלא </w:t>
      </w:r>
      <w:r w:rsidRPr="00D1637C">
        <w:rPr>
          <w:rFonts w:cs="PFT_Frank"/>
          <w:b/>
          <w:bCs/>
          <w:szCs w:val="14"/>
          <w:rtl/>
        </w:rPr>
        <w:t>בעל מום</w:t>
      </w:r>
      <w:r w:rsidRPr="008B3075">
        <w:rPr>
          <w:rtl/>
        </w:rPr>
        <w:t>.</w:t>
      </w:r>
    </w:p>
    <w:p w14:paraId="53765953" w14:textId="74BD49C5" w:rsidR="00A4261C" w:rsidRDefault="000521C0" w:rsidP="00CF5119">
      <w:pPr>
        <w:pStyle w:val="affff2"/>
        <w:rPr>
          <w:rtl/>
        </w:rPr>
      </w:pPr>
      <w:bookmarkStart w:id="326" w:name="_Toc119172733"/>
      <w:bookmarkStart w:id="327" w:name="_Toc119229821"/>
      <w:r w:rsidRPr="007750DB">
        <w:rPr>
          <w:rtl/>
        </w:rPr>
        <w:t>זר שאכל מליקה</w:t>
      </w:r>
      <w:r w:rsidR="00A4261C">
        <w:rPr>
          <w:rFonts w:hint="cs"/>
          <w:rtl/>
        </w:rPr>
        <w:t xml:space="preserve"> -</w:t>
      </w:r>
      <w:bookmarkEnd w:id="326"/>
      <w:bookmarkEnd w:id="327"/>
    </w:p>
    <w:p w14:paraId="2F959B37" w14:textId="55B9A09E" w:rsidR="000521C0" w:rsidRPr="00C35A2C" w:rsidRDefault="000521C0" w:rsidP="00587A64">
      <w:pPr>
        <w:rPr>
          <w:rtl/>
        </w:rPr>
      </w:pPr>
      <w:r w:rsidRPr="0028053E">
        <w:rPr>
          <w:rStyle w:val="affff5"/>
          <w:rtl/>
        </w:rPr>
        <w:t>ר</w:t>
      </w:r>
      <w:r w:rsidR="00587A64">
        <w:rPr>
          <w:rStyle w:val="affff5"/>
          <w:rFonts w:hint="cs"/>
          <w:rtl/>
        </w:rPr>
        <w:t>"</w:t>
      </w:r>
      <w:r w:rsidRPr="0028053E">
        <w:rPr>
          <w:rStyle w:val="affff5"/>
          <w:rtl/>
        </w:rPr>
        <w:t>ח</w:t>
      </w:r>
      <w:r w:rsidRPr="00C35A2C">
        <w:rPr>
          <w:rFonts w:ascii="FontbitDavid" w:hAnsi="FontbitDavid"/>
          <w:sz w:val="32"/>
          <w:rtl/>
        </w:rPr>
        <w:t xml:space="preserve">: שתים, </w:t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="00A4261C">
        <w:rPr>
          <w:rStyle w:val="affff5"/>
          <w:rtl/>
        </w:rPr>
        <w:tab/>
      </w:r>
      <w:r w:rsidRPr="0028053E">
        <w:rPr>
          <w:rStyle w:val="affff5"/>
          <w:rtl/>
        </w:rPr>
        <w:t>ב</w:t>
      </w:r>
      <w:r w:rsidR="00587A64">
        <w:rPr>
          <w:rStyle w:val="affff5"/>
          <w:rFonts w:hint="cs"/>
          <w:rtl/>
        </w:rPr>
        <w:t>"</w:t>
      </w:r>
      <w:r w:rsidRPr="0028053E">
        <w:rPr>
          <w:rStyle w:val="affff5"/>
          <w:rtl/>
        </w:rPr>
        <w:t>ק</w:t>
      </w:r>
      <w:r w:rsidRPr="00C35A2C">
        <w:rPr>
          <w:rFonts w:ascii="FontbitDavid" w:hAnsi="FontbitDavid"/>
          <w:sz w:val="32"/>
          <w:rtl/>
        </w:rPr>
        <w:t>: אחת.</w:t>
      </w:r>
    </w:p>
    <w:p w14:paraId="2CC15488" w14:textId="7CA15B47" w:rsidR="00A4261C" w:rsidRDefault="000521C0" w:rsidP="00587A64">
      <w:pPr>
        <w:rPr>
          <w:rtl/>
        </w:rPr>
      </w:pPr>
      <w:r w:rsidRPr="0028053E">
        <w:rPr>
          <w:rStyle w:val="affff5"/>
          <w:rtl/>
        </w:rPr>
        <w:t>ר"</w:t>
      </w:r>
      <w:r w:rsidRPr="0028053E">
        <w:rPr>
          <w:rStyle w:val="affff5"/>
          <w:rFonts w:hint="cs"/>
          <w:rtl/>
        </w:rPr>
        <w:t>ח</w:t>
      </w:r>
      <w:r w:rsidRPr="0028053E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נבלה</w:t>
      </w:r>
      <w:r w:rsidRPr="00C35A2C">
        <w:rPr>
          <w:rtl/>
        </w:rPr>
        <w:t xml:space="preserve"> לכל נאסרה, </w:t>
      </w:r>
      <w:r w:rsidRPr="008B3075">
        <w:rPr>
          <w:rtl/>
        </w:rPr>
        <w:t xml:space="preserve">הותרה במקדש </w:t>
      </w:r>
      <w:r w:rsidR="00A4261C">
        <w:rPr>
          <w:rFonts w:hint="cs"/>
          <w:rtl/>
        </w:rPr>
        <w:t xml:space="preserve">- </w:t>
      </w:r>
      <w:r w:rsidRPr="008B3075">
        <w:rPr>
          <w:rtl/>
        </w:rPr>
        <w:t>ל</w:t>
      </w:r>
      <w:r w:rsidRPr="007750DB">
        <w:rPr>
          <w:rtl/>
        </w:rPr>
        <w:t>כהנים</w:t>
      </w:r>
      <w:r w:rsidRPr="008B3075">
        <w:rPr>
          <w:rtl/>
        </w:rPr>
        <w:t xml:space="preserve"> ולא לזרים,</w:t>
      </w:r>
    </w:p>
    <w:p w14:paraId="063F8DD2" w14:textId="5537B372" w:rsidR="000521C0" w:rsidRPr="00C35A2C" w:rsidRDefault="000521C0" w:rsidP="00493C35">
      <w:pPr>
        <w:ind w:left="113" w:firstLine="113"/>
        <w:rPr>
          <w:rtl/>
        </w:rPr>
      </w:pPr>
      <w:r w:rsidRPr="008B3075">
        <w:rPr>
          <w:rtl/>
        </w:rPr>
        <w:t>יש כאן משום</w:t>
      </w:r>
      <w:r w:rsidRPr="00C35A2C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זרות</w:t>
      </w:r>
      <w:r w:rsidRPr="00C35A2C">
        <w:rPr>
          <w:rtl/>
        </w:rPr>
        <w:t xml:space="preserve"> ויש כאן משום </w:t>
      </w:r>
      <w:r w:rsidRPr="00D1637C">
        <w:rPr>
          <w:rFonts w:cs="PFT_Frank"/>
          <w:b/>
          <w:bCs/>
          <w:szCs w:val="14"/>
          <w:rtl/>
        </w:rPr>
        <w:t>מליקה</w:t>
      </w:r>
      <w:r w:rsidRPr="00C35A2C">
        <w:rPr>
          <w:rtl/>
        </w:rPr>
        <w:t>.</w:t>
      </w:r>
    </w:p>
    <w:p w14:paraId="499427FE" w14:textId="0E436660" w:rsidR="00A4261C" w:rsidRDefault="000521C0" w:rsidP="000521C0">
      <w:pPr>
        <w:rPr>
          <w:rtl/>
        </w:rPr>
      </w:pPr>
      <w:r w:rsidRPr="0028053E">
        <w:rPr>
          <w:rStyle w:val="affff5"/>
          <w:rtl/>
        </w:rPr>
        <w:t>ב</w:t>
      </w:r>
      <w:r w:rsidR="00587A64">
        <w:rPr>
          <w:rStyle w:val="affff5"/>
          <w:rFonts w:hint="cs"/>
          <w:rtl/>
        </w:rPr>
        <w:t>"</w:t>
      </w:r>
      <w:r w:rsidRPr="0028053E">
        <w:rPr>
          <w:rStyle w:val="affff5"/>
          <w:rtl/>
        </w:rPr>
        <w:t>ק:</w:t>
      </w:r>
      <w:r>
        <w:rPr>
          <w:rFonts w:ascii="FontbitDavid" w:hAnsi="FontbitDavid"/>
          <w:spacing w:val="-2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נ</w:t>
      </w:r>
      <w:r w:rsidRPr="00D1637C">
        <w:rPr>
          <w:rFonts w:cs="PFT_Frank"/>
          <w:b/>
          <w:bCs/>
          <w:szCs w:val="14"/>
          <w:rtl/>
        </w:rPr>
        <w:t>בלה</w:t>
      </w:r>
      <w:r w:rsidRPr="007750DB">
        <w:rPr>
          <w:rtl/>
        </w:rPr>
        <w:t xml:space="preserve"> לכל נאסרה, כשהותרה במקדש - הותרה,</w:t>
      </w:r>
    </w:p>
    <w:p w14:paraId="4F306A3C" w14:textId="22702385" w:rsidR="000521C0" w:rsidRPr="00AC7749" w:rsidRDefault="000521C0" w:rsidP="00493C35">
      <w:pPr>
        <w:ind w:left="113" w:firstLine="113"/>
        <w:rPr>
          <w:rFonts w:ascii="FontbitDavid" w:hAnsi="FontbitDavid"/>
          <w:spacing w:val="-2"/>
          <w:sz w:val="32"/>
          <w:rtl/>
        </w:rPr>
      </w:pPr>
      <w:r w:rsidRPr="007750DB">
        <w:rPr>
          <w:rtl/>
        </w:rPr>
        <w:t>אין כאן אלא</w:t>
      </w:r>
      <w:r w:rsidRPr="00AC7749">
        <w:rPr>
          <w:rFonts w:ascii="FontbitDavid" w:hAnsi="FontbitDavid"/>
          <w:spacing w:val="-2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זרות</w:t>
      </w:r>
      <w:r w:rsidRPr="00AC7749">
        <w:rPr>
          <w:rFonts w:ascii="FontbitDavid" w:hAnsi="FontbitDavid"/>
          <w:spacing w:val="-2"/>
          <w:sz w:val="32"/>
          <w:rtl/>
        </w:rPr>
        <w:t>.</w:t>
      </w:r>
    </w:p>
    <w:p w14:paraId="0F685B70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לג.</w:t>
      </w:r>
    </w:p>
    <w:p w14:paraId="318890C9" w14:textId="79055950" w:rsidR="000521C0" w:rsidRPr="008B3075" w:rsidRDefault="000521C0" w:rsidP="008B3075">
      <w:pPr>
        <w:rPr>
          <w:rtl/>
        </w:rPr>
      </w:pPr>
      <w:r w:rsidRPr="00587A64">
        <w:rPr>
          <w:rStyle w:val="affff5"/>
          <w:rFonts w:hint="cs"/>
          <w:rtl/>
        </w:rPr>
        <w:t>ו</w:t>
      </w:r>
      <w:r w:rsidR="00A4261C">
        <w:rPr>
          <w:rStyle w:val="affff5"/>
          <w:rFonts w:hint="cs"/>
          <w:rtl/>
        </w:rPr>
        <w:t>לכאורה</w:t>
      </w:r>
      <w:r w:rsidR="008B3075" w:rsidRPr="007750DB">
        <w:rPr>
          <w:rStyle w:val="affff5"/>
          <w:rtl/>
        </w:rPr>
        <w:t xml:space="preserve"> חלקו</w:t>
      </w:r>
      <w:r w:rsidR="00587A64" w:rsidRPr="007750DB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Pr="008B3075">
        <w:rPr>
          <w:rFonts w:hint="cs"/>
          <w:rtl/>
        </w:rPr>
        <w:t xml:space="preserve">באיסור </w:t>
      </w:r>
      <w:r w:rsidR="00114DB9" w:rsidRPr="00D1637C">
        <w:rPr>
          <w:rFonts w:cs="PFT_Frank"/>
          <w:b/>
          <w:bCs/>
          <w:szCs w:val="14"/>
          <w:u w:val="single"/>
          <w:rtl/>
        </w:rPr>
        <w:t>'</w:t>
      </w:r>
      <w:r w:rsidRPr="00D1637C">
        <w:rPr>
          <w:rFonts w:cs="PFT_Frank" w:hint="eastAsia"/>
          <w:b/>
          <w:bCs/>
          <w:szCs w:val="14"/>
          <w:u w:val="single"/>
          <w:rtl/>
        </w:rPr>
        <w:t>כולל</w:t>
      </w:r>
      <w:r w:rsidR="00114DB9" w:rsidRPr="00D1637C">
        <w:rPr>
          <w:rFonts w:cs="PFT_Frank"/>
          <w:b/>
          <w:bCs/>
          <w:szCs w:val="14"/>
          <w:u w:val="single"/>
          <w:rtl/>
        </w:rPr>
        <w:t>'</w:t>
      </w:r>
      <w:r w:rsidR="00114DB9" w:rsidRPr="007750DB">
        <w:rPr>
          <w:rStyle w:val="affff5"/>
          <w:u w:val="single"/>
          <w:rtl/>
        </w:rPr>
        <w:t xml:space="preserve"> לריו"ס</w:t>
      </w:r>
      <w:r w:rsidR="00114DB9">
        <w:rPr>
          <w:rStyle w:val="affff5"/>
          <w:rFonts w:hint="cs"/>
          <w:rtl/>
        </w:rPr>
        <w:t xml:space="preserve">,   דלר"ח </w:t>
      </w:r>
      <w:r w:rsidR="00114DB9" w:rsidRPr="007750DB">
        <w:rPr>
          <w:rFonts w:hint="eastAsia"/>
          <w:rtl/>
        </w:rPr>
        <w:t>שתים</w:t>
      </w:r>
      <w:r w:rsidR="008B3075">
        <w:rPr>
          <w:rFonts w:hint="cs"/>
          <w:rtl/>
        </w:rPr>
        <w:t>,</w:t>
      </w:r>
      <w:r w:rsidR="00114DB9">
        <w:rPr>
          <w:rStyle w:val="affff5"/>
          <w:rFonts w:hint="cs"/>
          <w:rtl/>
        </w:rPr>
        <w:t xml:space="preserve"> ולב"ק </w:t>
      </w:r>
      <w:r w:rsidR="00114DB9" w:rsidRPr="007750DB">
        <w:rPr>
          <w:rFonts w:hint="eastAsia"/>
          <w:rtl/>
        </w:rPr>
        <w:t>אחת</w:t>
      </w:r>
      <w:r w:rsidR="00114DB9">
        <w:rPr>
          <w:rFonts w:hint="cs"/>
          <w:rtl/>
        </w:rPr>
        <w:t>.</w:t>
      </w:r>
    </w:p>
    <w:p w14:paraId="5F27323B" w14:textId="2A6D82CF" w:rsidR="000521C0" w:rsidRDefault="008B3075" w:rsidP="008B3075">
      <w:pPr>
        <w:rPr>
          <w:rtl/>
        </w:rPr>
      </w:pPr>
      <w:r w:rsidRPr="007750DB">
        <w:rPr>
          <w:rStyle w:val="affff5"/>
          <w:rFonts w:hint="eastAsia"/>
          <w:rtl/>
        </w:rPr>
        <w:t>ודחינו</w:t>
      </w:r>
      <w:r w:rsidRPr="007750DB">
        <w:rPr>
          <w:rStyle w:val="affff5"/>
          <w:rtl/>
        </w:rPr>
        <w:t xml:space="preserve">, </w:t>
      </w:r>
      <w:r w:rsidRPr="007750DB">
        <w:rPr>
          <w:rStyle w:val="affff5"/>
          <w:rFonts w:hint="eastAsia"/>
          <w:rtl/>
        </w:rPr>
        <w:t>שמובן</w:t>
      </w:r>
      <w:r>
        <w:rPr>
          <w:rStyle w:val="affff5"/>
          <w:rFonts w:hint="cs"/>
          <w:rtl/>
        </w:rPr>
        <w:t xml:space="preserve"> 'כולל'</w:t>
      </w:r>
      <w:r w:rsidRPr="007750DB">
        <w:rPr>
          <w:rStyle w:val="affff5"/>
          <w:rtl/>
        </w:rPr>
        <w:t>:</w:t>
      </w:r>
      <w:r>
        <w:rPr>
          <w:rFonts w:hint="cs"/>
          <w:rtl/>
        </w:rPr>
        <w:t xml:space="preserve"> ב</w:t>
      </w:r>
      <w:r w:rsidR="000521C0" w:rsidRPr="00D1637C">
        <w:rPr>
          <w:rFonts w:cs="PFT_Frank"/>
          <w:b/>
          <w:bCs/>
          <w:szCs w:val="14"/>
          <w:rtl/>
        </w:rPr>
        <w:t>זר</w:t>
      </w:r>
      <w:r w:rsidR="000521C0" w:rsidRPr="00C35A2C">
        <w:rPr>
          <w:rtl/>
        </w:rPr>
        <w:t xml:space="preserve"> </w:t>
      </w:r>
      <w:r>
        <w:rPr>
          <w:rFonts w:hint="cs"/>
          <w:rtl/>
        </w:rPr>
        <w:t>ב</w:t>
      </w:r>
      <w:r w:rsidRPr="00D1637C">
        <w:rPr>
          <w:rFonts w:cs="PFT_Frank" w:hint="eastAsia"/>
          <w:b/>
          <w:bCs/>
          <w:szCs w:val="14"/>
          <w:rtl/>
        </w:rPr>
        <w:t>שבת</w:t>
      </w:r>
      <w:r>
        <w:rPr>
          <w:rFonts w:hint="cs"/>
          <w:rtl/>
        </w:rPr>
        <w:t xml:space="preserve"> -</w:t>
      </w:r>
      <w:r w:rsidR="000521C0" w:rsidRPr="00C35A2C">
        <w:rPr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קודם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שבת</w:t>
      </w:r>
      <w:r w:rsidR="000521C0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0521C0">
        <w:rPr>
          <w:rtl/>
        </w:rPr>
        <w:t xml:space="preserve">מותר </w:t>
      </w:r>
      <w:r w:rsidR="000521C0" w:rsidRPr="00C35A2C">
        <w:rPr>
          <w:rtl/>
        </w:rPr>
        <w:t xml:space="preserve">במלאכה ואסור </w:t>
      </w:r>
      <w:r w:rsidR="000521C0" w:rsidRPr="00062827">
        <w:rPr>
          <w:spacing w:val="-2"/>
          <w:rtl/>
        </w:rPr>
        <w:t>בעבודה</w:t>
      </w:r>
      <w:r w:rsidRPr="00062827">
        <w:rPr>
          <w:rFonts w:hint="cs"/>
          <w:spacing w:val="-2"/>
          <w:rtl/>
        </w:rPr>
        <w:t xml:space="preserve"> </w:t>
      </w:r>
      <w:r w:rsidRPr="00062827">
        <w:rPr>
          <w:rStyle w:val="affff8"/>
          <w:rFonts w:hint="cs"/>
          <w:spacing w:val="-2"/>
          <w:rtl/>
        </w:rPr>
        <w:t>'</w:t>
      </w:r>
      <w:r w:rsidRPr="00062827">
        <w:rPr>
          <w:rStyle w:val="affff8"/>
          <w:rFonts w:hint="eastAsia"/>
          <w:spacing w:val="-2"/>
          <w:rtl/>
        </w:rPr>
        <w:t>זר</w:t>
      </w:r>
      <w:r w:rsidRPr="00062827">
        <w:rPr>
          <w:rStyle w:val="affff8"/>
          <w:rFonts w:hint="cs"/>
          <w:spacing w:val="-2"/>
          <w:rtl/>
        </w:rPr>
        <w:t>'</w:t>
      </w:r>
      <w:r w:rsidR="000521C0" w:rsidRPr="00062827">
        <w:rPr>
          <w:rStyle w:val="affff8"/>
          <w:spacing w:val="-2"/>
          <w:rtl/>
        </w:rPr>
        <w:t>,</w:t>
      </w:r>
      <w:r w:rsidR="000521C0" w:rsidRPr="00062827">
        <w:rPr>
          <w:spacing w:val="-2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pacing w:val="-2"/>
          <w:szCs w:val="10"/>
          <w:rtl/>
        </w:rPr>
        <w:t>באה</w:t>
      </w:r>
      <w:r w:rsidR="000521C0" w:rsidRPr="00A07384">
        <w:rPr>
          <w:rStyle w:val="affff8"/>
          <w:rFonts w:cs="PFT_Frank"/>
          <w:b/>
          <w:bCs/>
          <w:spacing w:val="-2"/>
          <w:szCs w:val="10"/>
          <w:rtl/>
        </w:rPr>
        <w:t xml:space="preserve"> שבת</w:t>
      </w:r>
      <w:r w:rsidR="000521C0" w:rsidRPr="00062827">
        <w:rPr>
          <w:spacing w:val="-2"/>
          <w:rtl/>
        </w:rPr>
        <w:t xml:space="preserve"> מ</w:t>
      </w:r>
      <w:r w:rsidRPr="00062827">
        <w:rPr>
          <w:rFonts w:hint="cs"/>
          <w:spacing w:val="-2"/>
          <w:rtl/>
        </w:rPr>
        <w:t>י</w:t>
      </w:r>
      <w:r w:rsidR="000521C0" w:rsidRPr="00062827">
        <w:rPr>
          <w:spacing w:val="-2"/>
          <w:rtl/>
        </w:rPr>
        <w:t xml:space="preserve">גו </w:t>
      </w:r>
      <w:r w:rsidRPr="00062827">
        <w:rPr>
          <w:rFonts w:hint="cs"/>
          <w:spacing w:val="-2"/>
          <w:rtl/>
        </w:rPr>
        <w:t>ש</w:t>
      </w:r>
      <w:r w:rsidR="000521C0" w:rsidRPr="00062827">
        <w:rPr>
          <w:rFonts w:hint="cs"/>
          <w:spacing w:val="-2"/>
          <w:rtl/>
        </w:rPr>
        <w:t xml:space="preserve">נאסר </w:t>
      </w:r>
      <w:r w:rsidR="000521C0" w:rsidRPr="00062827">
        <w:rPr>
          <w:spacing w:val="-2"/>
          <w:rtl/>
        </w:rPr>
        <w:t xml:space="preserve">במלאכה </w:t>
      </w:r>
      <w:r w:rsidR="000521C0" w:rsidRPr="00062827">
        <w:rPr>
          <w:rFonts w:hint="cs"/>
          <w:spacing w:val="-2"/>
          <w:rtl/>
        </w:rPr>
        <w:t>נאסר</w:t>
      </w:r>
      <w:r w:rsidR="000521C0" w:rsidRPr="00062827">
        <w:rPr>
          <w:spacing w:val="-2"/>
          <w:rtl/>
        </w:rPr>
        <w:t xml:space="preserve"> בעבודה</w:t>
      </w:r>
      <w:r w:rsidRPr="00062827">
        <w:rPr>
          <w:rStyle w:val="affff8"/>
          <w:spacing w:val="-2"/>
          <w:rtl/>
        </w:rPr>
        <w:t xml:space="preserve"> </w:t>
      </w:r>
      <w:r w:rsidRPr="00062827">
        <w:rPr>
          <w:rStyle w:val="affff8"/>
          <w:rFonts w:hint="cs"/>
          <w:spacing w:val="-2"/>
          <w:rtl/>
        </w:rPr>
        <w:t>'</w:t>
      </w:r>
      <w:r w:rsidRPr="00062827">
        <w:rPr>
          <w:rStyle w:val="affff8"/>
          <w:rFonts w:hint="eastAsia"/>
          <w:spacing w:val="-2"/>
          <w:rtl/>
        </w:rPr>
        <w:t>שבת</w:t>
      </w:r>
      <w:r w:rsidRPr="00062827">
        <w:rPr>
          <w:rStyle w:val="affff8"/>
          <w:rFonts w:hint="cs"/>
          <w:spacing w:val="-2"/>
          <w:rtl/>
        </w:rPr>
        <w:t>'.</w:t>
      </w:r>
    </w:p>
    <w:p w14:paraId="4F18B809" w14:textId="219AC280" w:rsidR="008B3075" w:rsidRPr="00A07384" w:rsidRDefault="008B3075" w:rsidP="000521C0">
      <w:pPr>
        <w:rPr>
          <w:rStyle w:val="affff8"/>
          <w:rFonts w:cs="PFT_Frank"/>
          <w:b/>
          <w:bCs/>
          <w:szCs w:val="10"/>
          <w:rtl/>
        </w:rPr>
      </w:pPr>
      <w:r>
        <w:rPr>
          <w:rFonts w:ascii="FontbitDavid" w:hAnsi="FontbitDavid" w:hint="cs"/>
          <w:spacing w:val="-6"/>
          <w:sz w:val="32"/>
          <w:rtl/>
        </w:rPr>
        <w:t>ו</w:t>
      </w:r>
      <w:r w:rsidR="000521C0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בעל מום</w:t>
      </w:r>
      <w:r w:rsidR="008D1DD9">
        <w:rPr>
          <w:rFonts w:ascii="FontbitDavid" w:hAnsi="FontbitDavid" w:hint="cs"/>
          <w:spacing w:val="-6"/>
          <w:sz w:val="32"/>
          <w:rtl/>
        </w:rPr>
        <w:t xml:space="preserve"> ב</w:t>
      </w:r>
      <w:r w:rsidR="008D1DD9"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טומאה</w:t>
      </w:r>
      <w:r w:rsidR="000521C0" w:rsidRPr="00AC7749">
        <w:rPr>
          <w:rFonts w:ascii="FontbitDavid" w:hAnsi="FontbitDavid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>-</w:t>
      </w:r>
      <w:r w:rsidR="000521C0" w:rsidRPr="00AC7749">
        <w:rPr>
          <w:rFonts w:ascii="FontbitDavid" w:hAnsi="FontbitDavid"/>
          <w:spacing w:val="-6"/>
          <w:sz w:val="32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קודם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טומאה</w:t>
      </w:r>
      <w:r w:rsidR="000521C0" w:rsidRPr="00AC7749">
        <w:rPr>
          <w:rFonts w:ascii="FontbitDavid" w:hAnsi="FontbitDavid"/>
          <w:spacing w:val="-6"/>
          <w:sz w:val="32"/>
          <w:rtl/>
        </w:rPr>
        <w:t xml:space="preserve"> </w:t>
      </w:r>
      <w:r w:rsidR="000521C0">
        <w:rPr>
          <w:rFonts w:ascii="FontbitDavid" w:hAnsi="FontbitDavid"/>
          <w:spacing w:val="-6"/>
          <w:sz w:val="32"/>
          <w:rtl/>
        </w:rPr>
        <w:t xml:space="preserve">מותר </w:t>
      </w:r>
      <w:r w:rsidR="000521C0" w:rsidRPr="00AC7749">
        <w:rPr>
          <w:rFonts w:ascii="FontbitDavid" w:hAnsi="FontbitDavid"/>
          <w:spacing w:val="-6"/>
          <w:sz w:val="32"/>
          <w:rtl/>
        </w:rPr>
        <w:t>באכילה ואסור בעבודה</w:t>
      </w:r>
      <w:r>
        <w:rPr>
          <w:rFonts w:ascii="FontbitDavid" w:hAnsi="FontbitDavid" w:hint="cs"/>
          <w:spacing w:val="-6"/>
          <w:sz w:val="32"/>
          <w:rtl/>
        </w:rPr>
        <w:t xml:space="preserve"> </w:t>
      </w:r>
      <w:r w:rsidRPr="007750DB">
        <w:rPr>
          <w:rStyle w:val="affff8"/>
          <w:rtl/>
        </w:rPr>
        <w:t>'מום'</w:t>
      </w:r>
      <w:r w:rsidR="000521C0" w:rsidRPr="007750DB">
        <w:rPr>
          <w:rStyle w:val="affff8"/>
          <w:rtl/>
        </w:rPr>
        <w:t>,</w:t>
      </w:r>
      <w:r w:rsidR="000521C0" w:rsidRPr="00AC7749">
        <w:rPr>
          <w:rFonts w:ascii="FontbitDavid" w:hAnsi="FontbitDavid"/>
          <w:spacing w:val="-6"/>
          <w:sz w:val="32"/>
          <w:rtl/>
        </w:rPr>
        <w:t xml:space="preserve"> </w:t>
      </w:r>
    </w:p>
    <w:p w14:paraId="7DBED8A6" w14:textId="5CD943C9" w:rsidR="000521C0" w:rsidRPr="00AC7749" w:rsidRDefault="008B3075" w:rsidP="007750DB">
      <w:pPr>
        <w:ind w:left="904"/>
        <w:rPr>
          <w:rFonts w:ascii="FontbitDavid" w:hAnsi="FontbitDavid"/>
          <w:spacing w:val="-6"/>
          <w:sz w:val="32"/>
          <w:rtl/>
        </w:rPr>
      </w:pPr>
      <w:r w:rsidRPr="00A07384">
        <w:rPr>
          <w:rStyle w:val="affff8"/>
          <w:rFonts w:cs="PFT_Frank" w:hint="eastAsia"/>
          <w:b/>
          <w:bCs/>
          <w:szCs w:val="10"/>
          <w:rtl/>
        </w:rPr>
        <w:t>נ</w:t>
      </w:r>
      <w:r w:rsidR="000521C0" w:rsidRPr="00A07384">
        <w:rPr>
          <w:rStyle w:val="affff8"/>
          <w:rFonts w:cs="PFT_Frank"/>
          <w:b/>
          <w:bCs/>
          <w:szCs w:val="10"/>
          <w:rtl/>
        </w:rPr>
        <w:t>טמ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א</w:t>
      </w:r>
      <w:r w:rsidR="000521C0" w:rsidRPr="00AC7749">
        <w:rPr>
          <w:rFonts w:ascii="FontbitDavid" w:hAnsi="FontbitDavid"/>
          <w:spacing w:val="-6"/>
          <w:sz w:val="32"/>
          <w:rtl/>
        </w:rPr>
        <w:t xml:space="preserve"> מ</w:t>
      </w:r>
      <w:r>
        <w:rPr>
          <w:rFonts w:ascii="FontbitDavid" w:hAnsi="FontbitDavid" w:hint="cs"/>
          <w:spacing w:val="-6"/>
          <w:sz w:val="32"/>
          <w:rtl/>
        </w:rPr>
        <w:t>י</w:t>
      </w:r>
      <w:r w:rsidR="000521C0" w:rsidRPr="00AC7749">
        <w:rPr>
          <w:rFonts w:ascii="FontbitDavid" w:hAnsi="FontbitDavid"/>
          <w:spacing w:val="-6"/>
          <w:sz w:val="32"/>
          <w:rtl/>
        </w:rPr>
        <w:t xml:space="preserve">גו </w:t>
      </w:r>
      <w:r>
        <w:rPr>
          <w:rFonts w:ascii="FontbitDavid" w:hAnsi="FontbitDavid" w:hint="cs"/>
          <w:spacing w:val="-6"/>
          <w:sz w:val="32"/>
          <w:rtl/>
        </w:rPr>
        <w:t>ש</w:t>
      </w:r>
      <w:r w:rsidR="000521C0" w:rsidRPr="00AC7749">
        <w:rPr>
          <w:rFonts w:ascii="FontbitDavid" w:hAnsi="FontbitDavid" w:hint="cs"/>
          <w:spacing w:val="-6"/>
          <w:sz w:val="32"/>
          <w:rtl/>
        </w:rPr>
        <w:t>נא</w:t>
      </w:r>
      <w:r w:rsidR="000521C0" w:rsidRPr="00AC7749">
        <w:rPr>
          <w:rFonts w:ascii="FontbitDavid" w:hAnsi="FontbitDavid"/>
          <w:spacing w:val="-6"/>
          <w:sz w:val="32"/>
          <w:rtl/>
        </w:rPr>
        <w:t xml:space="preserve">סר באכילה </w:t>
      </w:r>
      <w:r w:rsidR="000521C0" w:rsidRPr="00AC7749">
        <w:rPr>
          <w:rFonts w:ascii="FontbitDavid" w:hAnsi="FontbitDavid" w:hint="cs"/>
          <w:spacing w:val="-6"/>
          <w:sz w:val="32"/>
          <w:rtl/>
        </w:rPr>
        <w:t>נאסר</w:t>
      </w:r>
      <w:r w:rsidR="000521C0">
        <w:rPr>
          <w:rFonts w:ascii="FontbitDavid" w:hAnsi="FontbitDavid"/>
          <w:spacing w:val="-6"/>
          <w:sz w:val="32"/>
          <w:rtl/>
        </w:rPr>
        <w:t xml:space="preserve"> </w:t>
      </w:r>
      <w:r w:rsidR="000521C0" w:rsidRPr="00AC7749">
        <w:rPr>
          <w:rFonts w:ascii="FontbitDavid" w:hAnsi="FontbitDavid"/>
          <w:spacing w:val="-6"/>
          <w:sz w:val="32"/>
          <w:rtl/>
        </w:rPr>
        <w:t>בעבודה</w:t>
      </w:r>
      <w:r w:rsidRPr="007750DB">
        <w:rPr>
          <w:rStyle w:val="affff8"/>
          <w:rtl/>
        </w:rPr>
        <w:t xml:space="preserve"> 'טומאה'.</w:t>
      </w:r>
    </w:p>
    <w:p w14:paraId="1D8A42A1" w14:textId="244E73C8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</w:t>
      </w:r>
      <w:r w:rsidR="008B3075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בל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8B3075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מליקה </w:t>
      </w:r>
      <w:r w:rsidR="008B3075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</w:t>
      </w:r>
      <w:r w:rsidR="008B3075">
        <w:rPr>
          <w:rFonts w:ascii="FontbitDavid" w:hAnsi="FontbitDavid" w:hint="cs"/>
          <w:sz w:val="32"/>
          <w:rtl/>
        </w:rPr>
        <w:t>לא שייך</w:t>
      </w:r>
      <w:r w:rsidRPr="00C35A2C">
        <w:rPr>
          <w:rFonts w:ascii="FontbitDavid" w:hAnsi="FontbitDavid"/>
          <w:sz w:val="32"/>
          <w:rtl/>
        </w:rPr>
        <w:t xml:space="preserve"> </w:t>
      </w:r>
      <w:r w:rsidR="008B3075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כולל</w:t>
      </w:r>
      <w:r w:rsidR="008B3075">
        <w:rPr>
          <w:rFonts w:ascii="FontbitDavid" w:hAnsi="FontbitDavid" w:hint="cs"/>
          <w:sz w:val="32"/>
          <w:rtl/>
        </w:rPr>
        <w:t>'</w:t>
      </w:r>
      <w:r w:rsidR="008B3075" w:rsidRPr="007750DB">
        <w:rPr>
          <w:rStyle w:val="affff8"/>
          <w:rtl/>
        </w:rPr>
        <w:t xml:space="preserve"> </w:t>
      </w:r>
      <w:r w:rsidR="00A54A7C">
        <w:rPr>
          <w:rStyle w:val="affff8"/>
          <w:rFonts w:hint="cs"/>
          <w:rtl/>
        </w:rPr>
        <w:t>ב'</w:t>
      </w:r>
      <w:r w:rsidR="008B3075" w:rsidRPr="007750DB">
        <w:rPr>
          <w:rStyle w:val="affff8"/>
          <w:rtl/>
        </w:rPr>
        <w:t xml:space="preserve"> </w:t>
      </w:r>
      <w:r w:rsidR="008D1DD9">
        <w:rPr>
          <w:rStyle w:val="affff8"/>
          <w:rFonts w:hint="cs"/>
          <w:rtl/>
        </w:rPr>
        <w:t>ה</w:t>
      </w:r>
      <w:r w:rsidR="008B3075" w:rsidRPr="007750DB">
        <w:rPr>
          <w:rStyle w:val="affff8"/>
          <w:rFonts w:hint="eastAsia"/>
          <w:rtl/>
        </w:rPr>
        <w:t>איסור</w:t>
      </w:r>
      <w:r w:rsidR="008D1DD9">
        <w:rPr>
          <w:rStyle w:val="affff8"/>
          <w:rFonts w:hint="cs"/>
          <w:rtl/>
        </w:rPr>
        <w:t>ים</w:t>
      </w:r>
      <w:r w:rsidR="008B3075" w:rsidRPr="007750DB">
        <w:rPr>
          <w:rStyle w:val="affff8"/>
          <w:rtl/>
        </w:rPr>
        <w:t xml:space="preserve"> </w:t>
      </w:r>
      <w:r w:rsidR="008D1DD9">
        <w:rPr>
          <w:rStyle w:val="affff8"/>
          <w:rFonts w:hint="cs"/>
          <w:rtl/>
        </w:rPr>
        <w:t>חלו</w:t>
      </w:r>
      <w:r w:rsidR="008B3075">
        <w:rPr>
          <w:rStyle w:val="affff8"/>
          <w:rFonts w:hint="cs"/>
          <w:rtl/>
        </w:rPr>
        <w:t xml:space="preserve"> </w:t>
      </w:r>
      <w:r w:rsidR="008D1DD9">
        <w:rPr>
          <w:rStyle w:val="affff8"/>
          <w:rFonts w:hint="cs"/>
          <w:rtl/>
        </w:rPr>
        <w:t>בשוה ברגע המליקה</w:t>
      </w:r>
      <w:r w:rsidR="008B3075" w:rsidRPr="007750DB">
        <w:rPr>
          <w:rStyle w:val="affff8"/>
          <w:rtl/>
        </w:rPr>
        <w:t>.</w:t>
      </w:r>
    </w:p>
    <w:p w14:paraId="5C2AEABC" w14:textId="55C14D07" w:rsidR="000521C0" w:rsidRPr="0039104D" w:rsidRDefault="00587A64" w:rsidP="000521C0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7750DB">
        <w:rPr>
          <w:rStyle w:val="affff5"/>
          <w:rFonts w:hint="eastAsia"/>
          <w:rtl/>
        </w:rPr>
        <w:t>ב</w:t>
      </w:r>
      <w:r w:rsidRPr="007750DB">
        <w:rPr>
          <w:rStyle w:val="affff5"/>
          <w:rtl/>
        </w:rPr>
        <w:t xml:space="preserve">. </w:t>
      </w:r>
      <w:r w:rsidR="000521C0" w:rsidRPr="007750DB">
        <w:rPr>
          <w:rStyle w:val="affff5"/>
          <w:rtl/>
        </w:rPr>
        <w:t xml:space="preserve">אלא </w:t>
      </w:r>
      <w:r w:rsidR="000521C0" w:rsidRPr="007750DB">
        <w:rPr>
          <w:rStyle w:val="affff5"/>
          <w:rFonts w:hint="eastAsia"/>
          <w:rtl/>
        </w:rPr>
        <w:t>חלקו</w:t>
      </w:r>
      <w:r w:rsidR="008D1DD9" w:rsidRPr="007750DB">
        <w:rPr>
          <w:rStyle w:val="affff5"/>
          <w:rtl/>
        </w:rPr>
        <w:t>:</w:t>
      </w:r>
      <w:r w:rsidR="000521C0" w:rsidRPr="007750DB">
        <w:rPr>
          <w:rtl/>
        </w:rPr>
        <w:t xml:space="preserve"> באיסור </w:t>
      </w:r>
      <w:r w:rsidR="008D1DD9" w:rsidRPr="007750DB">
        <w:rPr>
          <w:u w:val="single"/>
          <w:rtl/>
        </w:rPr>
        <w:t>'</w:t>
      </w:r>
      <w:r w:rsidR="000521C0" w:rsidRPr="00D1637C">
        <w:rPr>
          <w:rFonts w:cs="PFT_Frank"/>
          <w:b/>
          <w:bCs/>
          <w:szCs w:val="14"/>
          <w:u w:val="single"/>
          <w:rtl/>
        </w:rPr>
        <w:t>בת אחת</w:t>
      </w:r>
      <w:r w:rsidR="008D1DD9" w:rsidRPr="007750DB">
        <w:rPr>
          <w:u w:val="single"/>
          <w:rtl/>
        </w:rPr>
        <w:t>'</w:t>
      </w:r>
      <w:r w:rsidR="000521C0" w:rsidRPr="007750DB">
        <w:rPr>
          <w:u w:val="single"/>
          <w:rtl/>
        </w:rPr>
        <w:t xml:space="preserve"> </w:t>
      </w:r>
      <w:r w:rsidR="008D1DD9" w:rsidRPr="007750DB">
        <w:rPr>
          <w:rStyle w:val="affff5"/>
          <w:rFonts w:hint="eastAsia"/>
          <w:u w:val="single"/>
          <w:rtl/>
        </w:rPr>
        <w:t>ל</w:t>
      </w:r>
      <w:r w:rsidR="000521C0" w:rsidRPr="007750DB">
        <w:rPr>
          <w:rStyle w:val="affff5"/>
          <w:u w:val="single"/>
          <w:rtl/>
        </w:rPr>
        <w:t>ריו</w:t>
      </w:r>
      <w:r w:rsidRPr="007750DB">
        <w:rPr>
          <w:rStyle w:val="affff5"/>
          <w:u w:val="single"/>
          <w:rtl/>
        </w:rPr>
        <w:t>"</w:t>
      </w:r>
      <w:r w:rsidR="000521C0" w:rsidRPr="007750DB">
        <w:rPr>
          <w:rStyle w:val="affff5"/>
          <w:u w:val="single"/>
          <w:rtl/>
        </w:rPr>
        <w:t>ס</w:t>
      </w:r>
      <w:r w:rsidR="000521C0" w:rsidRPr="0028053E">
        <w:rPr>
          <w:rStyle w:val="affff5"/>
          <w:rtl/>
        </w:rPr>
        <w:t>,</w:t>
      </w:r>
      <w:r w:rsidR="008D1DD9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8D1DD9">
        <w:rPr>
          <w:rStyle w:val="affff5"/>
          <w:rFonts w:hint="cs"/>
          <w:rtl/>
        </w:rPr>
        <w:t xml:space="preserve">דלר"ח </w:t>
      </w:r>
      <w:r w:rsidR="008D1DD9" w:rsidRPr="00D30C85">
        <w:rPr>
          <w:rFonts w:hint="cs"/>
          <w:rtl/>
        </w:rPr>
        <w:t>שתים</w:t>
      </w:r>
      <w:r w:rsidR="008D1DD9">
        <w:rPr>
          <w:rFonts w:hint="cs"/>
          <w:rtl/>
        </w:rPr>
        <w:t>,</w:t>
      </w:r>
      <w:r w:rsidR="008D1DD9">
        <w:rPr>
          <w:rStyle w:val="affff5"/>
          <w:rFonts w:hint="cs"/>
          <w:rtl/>
        </w:rPr>
        <w:t xml:space="preserve"> ולב"ק </w:t>
      </w:r>
      <w:r w:rsidR="008D1DD9" w:rsidRPr="00D30C85">
        <w:rPr>
          <w:rFonts w:hint="cs"/>
          <w:rtl/>
        </w:rPr>
        <w:t>אחת</w:t>
      </w:r>
      <w:r w:rsidR="008D1DD9">
        <w:rPr>
          <w:rFonts w:hint="cs"/>
          <w:rtl/>
        </w:rPr>
        <w:t>.</w:t>
      </w:r>
    </w:p>
    <w:p w14:paraId="356774D3" w14:textId="1EB2F6D2" w:rsidR="000521C0" w:rsidRDefault="008D1DD9" w:rsidP="008D1DD9">
      <w:pPr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ושייך</w:t>
      </w:r>
      <w:r>
        <w:rPr>
          <w:rStyle w:val="affff5"/>
          <w:rFonts w:hint="cs"/>
          <w:rtl/>
        </w:rPr>
        <w:t xml:space="preserve"> 'בת אחת'</w:t>
      </w:r>
      <w:r w:rsidRPr="007750DB">
        <w:rPr>
          <w:rStyle w:val="affff5"/>
          <w:rtl/>
        </w:rPr>
        <w:t>: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ז</w:t>
      </w:r>
      <w:r w:rsidR="000521C0" w:rsidRPr="00A07384">
        <w:rPr>
          <w:rStyle w:val="affff8"/>
          <w:rFonts w:cs="PFT_Frank"/>
          <w:b/>
          <w:bCs/>
          <w:szCs w:val="10"/>
          <w:rtl/>
        </w:rPr>
        <w:t>ר בשבת</w:t>
      </w:r>
      <w:r w:rsidR="000521C0">
        <w:rPr>
          <w:rFonts w:ascii="FontbitDavid" w:hAnsi="FontbitDavid"/>
          <w:sz w:val="32"/>
          <w:rtl/>
        </w:rPr>
        <w:t xml:space="preserve"> </w:t>
      </w:r>
      <w:r w:rsidR="000521C0">
        <w:rPr>
          <w:rFonts w:ascii="FontbitDavid" w:hAnsi="FontbitDavid" w:hint="cs"/>
          <w:sz w:val="32"/>
          <w:rtl/>
        </w:rPr>
        <w:t>שהביא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>
        <w:rPr>
          <w:rFonts w:ascii="FontbitDavid" w:hAnsi="FontbitDavid" w:hint="cs"/>
          <w:sz w:val="32"/>
          <w:rtl/>
        </w:rPr>
        <w:t>ב'</w:t>
      </w:r>
      <w:r w:rsidR="000521C0" w:rsidRPr="00C35A2C">
        <w:rPr>
          <w:rFonts w:ascii="FontbitDavid" w:hAnsi="FontbitDavid"/>
          <w:sz w:val="32"/>
          <w:rtl/>
        </w:rPr>
        <w:t xml:space="preserve"> שערות בשבת,</w:t>
      </w:r>
    </w:p>
    <w:p w14:paraId="6BCAC3EA" w14:textId="67E2A3DF" w:rsidR="000521C0" w:rsidRPr="00C35A2C" w:rsidRDefault="000521C0" w:rsidP="008D1DD9">
      <w:pPr>
        <w:rPr>
          <w:rFonts w:ascii="FontbitDavid" w:hAnsi="FontbitDavid"/>
          <w:sz w:val="32"/>
          <w:rtl/>
        </w:rPr>
      </w:pPr>
      <w:r w:rsidRPr="00A07384">
        <w:rPr>
          <w:rStyle w:val="affff8"/>
          <w:rFonts w:cs="PFT_Frank"/>
          <w:b/>
          <w:bCs/>
          <w:szCs w:val="10"/>
          <w:rtl/>
        </w:rPr>
        <w:t>בע</w:t>
      </w:r>
      <w:r w:rsidR="008D1DD9" w:rsidRPr="00A07384">
        <w:rPr>
          <w:rStyle w:val="affff8"/>
          <w:rFonts w:cs="PFT_Frank" w:hint="cs"/>
          <w:b/>
          <w:bCs/>
          <w:szCs w:val="10"/>
          <w:rtl/>
        </w:rPr>
        <w:t>"</w:t>
      </w:r>
      <w:r w:rsidRPr="00A07384">
        <w:rPr>
          <w:rStyle w:val="affff8"/>
          <w:rFonts w:cs="PFT_Frank"/>
          <w:b/>
          <w:bCs/>
          <w:szCs w:val="10"/>
          <w:rtl/>
        </w:rPr>
        <w:t>מ</w:t>
      </w:r>
      <w:r w:rsidR="008D1DD9" w:rsidRPr="00A07384">
        <w:rPr>
          <w:rStyle w:val="affff8"/>
          <w:rFonts w:cs="PFT_Frank"/>
          <w:b/>
          <w:bCs/>
          <w:szCs w:val="10"/>
          <w:rtl/>
        </w:rPr>
        <w:t xml:space="preserve"> בטומאה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ב</w:t>
      </w:r>
      <w:r w:rsidR="008D1DD9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שערות </w:t>
      </w:r>
      <w:r w:rsidR="008D1DD9">
        <w:rPr>
          <w:rFonts w:ascii="FontbitDavid" w:hAnsi="FontbitDavid" w:hint="cs"/>
          <w:sz w:val="32"/>
          <w:rtl/>
        </w:rPr>
        <w:t>כש</w:t>
      </w:r>
      <w:r w:rsidRPr="00C35A2C">
        <w:rPr>
          <w:rFonts w:ascii="FontbitDavid" w:hAnsi="FontbitDavid" w:hint="cs"/>
          <w:sz w:val="32"/>
          <w:rtl/>
        </w:rPr>
        <w:t>טמ</w:t>
      </w:r>
      <w:r>
        <w:rPr>
          <w:rFonts w:ascii="FontbitDavid" w:hAnsi="FontbitDavid" w:hint="cs"/>
          <w:sz w:val="32"/>
          <w:rtl/>
        </w:rPr>
        <w:t>א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8D1DD9" w:rsidRPr="00A07384">
        <w:rPr>
          <w:rStyle w:val="affff8"/>
          <w:rFonts w:cs="PFT_Frank" w:hint="cs"/>
          <w:b/>
          <w:bCs/>
          <w:szCs w:val="10"/>
          <w:rtl/>
        </w:rPr>
        <w:t xml:space="preserve">או </w:t>
      </w:r>
      <w:r w:rsidR="008D1DD9">
        <w:rPr>
          <w:rFonts w:ascii="FontbitDavid" w:hAnsi="FontbitDavid" w:hint="cs"/>
          <w:sz w:val="32"/>
          <w:rtl/>
        </w:rPr>
        <w:t xml:space="preserve">חתך </w:t>
      </w:r>
      <w:r w:rsidRPr="00C35A2C">
        <w:rPr>
          <w:rFonts w:ascii="FontbitDavid" w:hAnsi="FontbitDavid"/>
          <w:sz w:val="32"/>
          <w:rtl/>
        </w:rPr>
        <w:t>אצבעו בסכין טמאה.</w:t>
      </w:r>
    </w:p>
    <w:p w14:paraId="5CCACCA3" w14:textId="5D6A2160" w:rsidR="000521C0" w:rsidRDefault="00587A64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ודחינו</w:t>
      </w:r>
      <w:r w:rsidR="008D1DD9">
        <w:rPr>
          <w:rStyle w:val="affff5"/>
          <w:rFonts w:hint="cs"/>
          <w:rtl/>
        </w:rPr>
        <w:t>: מובן הטעות</w:t>
      </w:r>
      <w:r w:rsidRPr="00A54A7C">
        <w:rPr>
          <w:rStyle w:val="affff5"/>
          <w:rFonts w:hint="cs"/>
          <w:rtl/>
        </w:rPr>
        <w:t xml:space="preserve"> </w:t>
      </w:r>
      <w:r w:rsidR="008D1DD9" w:rsidRPr="00A54A7C">
        <w:rPr>
          <w:rStyle w:val="affff5"/>
          <w:rFonts w:hint="cs"/>
          <w:rtl/>
        </w:rPr>
        <w:t>ל</w:t>
      </w:r>
      <w:r w:rsidR="000521C0" w:rsidRPr="00A54A7C">
        <w:rPr>
          <w:rStyle w:val="affff5"/>
          <w:rFonts w:hint="cs"/>
          <w:rtl/>
        </w:rPr>
        <w:t>ר</w:t>
      </w:r>
      <w:r w:rsidR="000521C0" w:rsidRPr="00A54A7C">
        <w:rPr>
          <w:rStyle w:val="affff5"/>
          <w:rtl/>
        </w:rPr>
        <w:t>"</w:t>
      </w:r>
      <w:r w:rsidR="000521C0" w:rsidRPr="00A54A7C">
        <w:rPr>
          <w:rStyle w:val="affff5"/>
          <w:rFonts w:hint="cs"/>
          <w:rtl/>
        </w:rPr>
        <w:t>ח</w:t>
      </w:r>
      <w:r w:rsidR="000521C0" w:rsidRPr="007750DB">
        <w:rPr>
          <w:rStyle w:val="affff5"/>
          <w:rtl/>
        </w:rPr>
        <w:t xml:space="preserve">, </w:t>
      </w:r>
      <w:r w:rsidR="008D1DD9" w:rsidRPr="007750DB">
        <w:rPr>
          <w:rStyle w:val="affff5"/>
          <w:rFonts w:hint="eastAsia"/>
          <w:rtl/>
        </w:rPr>
        <w:t>דרבי</w:t>
      </w:r>
      <w:r w:rsidR="008D1DD9">
        <w:rPr>
          <w:rFonts w:ascii="FontbitDavid" w:hAnsi="FontbitDavid" w:hint="cs"/>
          <w:sz w:val="32"/>
          <w:rtl/>
        </w:rPr>
        <w:t xml:space="preserve"> </w:t>
      </w:r>
      <w:r w:rsidR="000521C0">
        <w:rPr>
          <w:rFonts w:ascii="FontbitDavid" w:hAnsi="FontbitDavid" w:hint="cs"/>
          <w:sz w:val="32"/>
          <w:rtl/>
        </w:rPr>
        <w:t>שנה</w:t>
      </w:r>
      <w:r w:rsidR="000521C0" w:rsidRPr="007750DB">
        <w:rPr>
          <w:rStyle w:val="affff5"/>
          <w:rtl/>
        </w:rPr>
        <w:t xml:space="preserve"> </w:t>
      </w:r>
      <w:r w:rsidR="008D1DD9" w:rsidRPr="007750DB">
        <w:rPr>
          <w:rStyle w:val="affff5"/>
          <w:rFonts w:hint="eastAsia"/>
          <w:rtl/>
        </w:rPr>
        <w:t>לר</w:t>
      </w:r>
      <w:r w:rsidR="008D1DD9" w:rsidRPr="007750DB">
        <w:rPr>
          <w:rStyle w:val="affff5"/>
          <w:rtl/>
        </w:rPr>
        <w:t>"ח</w:t>
      </w:r>
      <w:r w:rsidR="000521C0" w:rsidRPr="007750DB">
        <w:rPr>
          <w:rStyle w:val="affff5"/>
          <w:rtl/>
        </w:rPr>
        <w:t xml:space="preserve"> </w:t>
      </w:r>
      <w:r w:rsidR="008D1DD9" w:rsidRPr="00F56A7A">
        <w:rPr>
          <w:rStyle w:val="affff5"/>
          <w:rtl/>
        </w:rPr>
        <w:t xml:space="preserve">אליבא </w:t>
      </w:r>
      <w:r w:rsidR="008D1DD9">
        <w:rPr>
          <w:rStyle w:val="affff5"/>
          <w:rFonts w:hint="cs"/>
          <w:rtl/>
        </w:rPr>
        <w:t>ד</w:t>
      </w:r>
      <w:r w:rsidR="000521C0" w:rsidRPr="00F56A7A">
        <w:rPr>
          <w:rStyle w:val="affff5"/>
          <w:rtl/>
        </w:rPr>
        <w:t>ריו</w:t>
      </w:r>
      <w:r>
        <w:rPr>
          <w:rStyle w:val="affff5"/>
          <w:rFonts w:hint="cs"/>
          <w:rtl/>
        </w:rPr>
        <w:t>"</w:t>
      </w:r>
      <w:r w:rsidR="000521C0" w:rsidRPr="00F56A7A">
        <w:rPr>
          <w:rStyle w:val="affff5"/>
          <w:rtl/>
        </w:rPr>
        <w:t>ס</w:t>
      </w:r>
      <w:r w:rsidR="000521C0" w:rsidRPr="00C35A2C">
        <w:rPr>
          <w:rFonts w:ascii="FontbitDavid" w:hAnsi="FontbitDavid"/>
          <w:sz w:val="32"/>
          <w:rtl/>
        </w:rPr>
        <w:t xml:space="preserve">, </w:t>
      </w:r>
      <w:r w:rsidR="008D1DD9">
        <w:rPr>
          <w:rStyle w:val="affff5"/>
          <w:rFonts w:hint="cs"/>
          <w:rtl/>
        </w:rPr>
        <w:t>ו</w:t>
      </w:r>
      <w:r w:rsidR="000521C0" w:rsidRPr="00F56A7A">
        <w:rPr>
          <w:rStyle w:val="affff5"/>
          <w:rtl/>
        </w:rPr>
        <w:t>לב</w:t>
      </w:r>
      <w:r>
        <w:rPr>
          <w:rStyle w:val="affff5"/>
          <w:rFonts w:hint="cs"/>
          <w:rtl/>
        </w:rPr>
        <w:t>"</w:t>
      </w:r>
      <w:r w:rsidR="000521C0" w:rsidRPr="00A54A7C">
        <w:rPr>
          <w:rStyle w:val="affff5"/>
          <w:rtl/>
        </w:rPr>
        <w:t>ק</w:t>
      </w:r>
      <w:r w:rsidR="008D1DD9">
        <w:rPr>
          <w:rStyle w:val="affff5"/>
          <w:rFonts w:hint="cs"/>
          <w:rtl/>
        </w:rPr>
        <w:t xml:space="preserve"> </w:t>
      </w:r>
      <w:r w:rsidR="008D1DD9" w:rsidRPr="007750DB">
        <w:rPr>
          <w:rStyle w:val="affff5"/>
          <w:rtl/>
        </w:rPr>
        <w:t xml:space="preserve">- </w:t>
      </w:r>
      <w:r w:rsidR="008D1DD9" w:rsidRPr="00A54A7C">
        <w:rPr>
          <w:rStyle w:val="affff5"/>
          <w:rFonts w:hint="cs"/>
          <w:rtl/>
        </w:rPr>
        <w:t>ל</w:t>
      </w:r>
      <w:r w:rsidR="000521C0" w:rsidRPr="00A54A7C">
        <w:rPr>
          <w:rStyle w:val="affff5"/>
          <w:rtl/>
        </w:rPr>
        <w:t>ר</w:t>
      </w:r>
      <w:r w:rsidR="000521C0" w:rsidRPr="00F56A7A">
        <w:rPr>
          <w:rStyle w:val="affff5"/>
          <w:rtl/>
        </w:rPr>
        <w:t>"ש</w:t>
      </w:r>
      <w:r w:rsidR="008D1DD9">
        <w:rPr>
          <w:rStyle w:val="affff5"/>
          <w:rFonts w:hint="cs"/>
          <w:rtl/>
        </w:rPr>
        <w:t>,</w:t>
      </w:r>
    </w:p>
    <w:p w14:paraId="6B1960F4" w14:textId="691FC1E2" w:rsidR="000521C0" w:rsidRDefault="008D1DD9" w:rsidP="007750DB">
      <w:pPr>
        <w:jc w:val="center"/>
        <w:rPr>
          <w:rFonts w:ascii="FontbitDavid" w:hAnsi="FontbitDavid"/>
          <w:sz w:val="32"/>
          <w:rtl/>
        </w:rPr>
      </w:pPr>
      <w:r w:rsidRPr="007750DB">
        <w:rPr>
          <w:rFonts w:hint="eastAsia"/>
          <w:b/>
          <w:rtl/>
        </w:rPr>
        <w:t>אבל</w:t>
      </w:r>
      <w:r w:rsidR="000521C0">
        <w:rPr>
          <w:rStyle w:val="affff5"/>
          <w:rFonts w:hint="cs"/>
          <w:rtl/>
        </w:rPr>
        <w:t xml:space="preserve"> </w:t>
      </w:r>
      <w:r w:rsidR="000521C0" w:rsidRPr="00F15B94">
        <w:rPr>
          <w:rStyle w:val="affff5"/>
          <w:rFonts w:hint="cs"/>
          <w:rtl/>
        </w:rPr>
        <w:t>לב</w:t>
      </w:r>
      <w:r w:rsidR="00587A64">
        <w:rPr>
          <w:rStyle w:val="affff5"/>
          <w:rFonts w:hint="cs"/>
          <w:rtl/>
        </w:rPr>
        <w:t>"</w:t>
      </w:r>
      <w:r w:rsidR="000521C0" w:rsidRPr="00F15B94">
        <w:rPr>
          <w:rStyle w:val="affff5"/>
          <w:rFonts w:hint="cs"/>
          <w:rtl/>
        </w:rPr>
        <w:t>ק</w:t>
      </w:r>
      <w:r w:rsidR="000521C0">
        <w:rPr>
          <w:rStyle w:val="affff5"/>
          <w:rFonts w:hint="cs"/>
          <w:rtl/>
        </w:rPr>
        <w:t>,</w:t>
      </w:r>
      <w:r w:rsidR="000521C0" w:rsidRPr="00F15B94">
        <w:rPr>
          <w:rStyle w:val="affff5"/>
          <w:rFonts w:hint="cs"/>
          <w:rtl/>
        </w:rPr>
        <w:t xml:space="preserve"> </w:t>
      </w:r>
      <w:r w:rsidR="000521C0">
        <w:rPr>
          <w:rFonts w:ascii="FontbitDavid" w:hAnsi="FontbitDavid" w:hint="cs"/>
          <w:sz w:val="32"/>
          <w:rtl/>
        </w:rPr>
        <w:t xml:space="preserve">וכי </w:t>
      </w:r>
      <w:r w:rsidR="000521C0" w:rsidRPr="00F56A7A">
        <w:rPr>
          <w:rStyle w:val="affff5"/>
          <w:rtl/>
        </w:rPr>
        <w:t>ר</w:t>
      </w:r>
      <w:r>
        <w:rPr>
          <w:rStyle w:val="affff5"/>
          <w:rFonts w:hint="cs"/>
          <w:rtl/>
        </w:rPr>
        <w:t>"</w:t>
      </w:r>
      <w:r w:rsidR="000521C0" w:rsidRPr="00F56A7A">
        <w:rPr>
          <w:rStyle w:val="affff5"/>
          <w:rtl/>
        </w:rPr>
        <w:t>ח</w:t>
      </w:r>
      <w:r w:rsidR="000521C0" w:rsidRPr="00C35A2C">
        <w:rPr>
          <w:rFonts w:ascii="FontbitDavid" w:hAnsi="FontbitDavid"/>
          <w:sz w:val="32"/>
          <w:rtl/>
        </w:rPr>
        <w:t xml:space="preserve"> משקר?</w:t>
      </w:r>
      <w:r w:rsidRPr="007750DB">
        <w:rPr>
          <w:rStyle w:val="affff8"/>
          <w:rtl/>
        </w:rPr>
        <w:t xml:space="preserve"> שאין </w:t>
      </w:r>
      <w:r w:rsidR="00A54A7C">
        <w:rPr>
          <w:rStyle w:val="affff8"/>
          <w:rFonts w:hint="cs"/>
          <w:rtl/>
        </w:rPr>
        <w:t xml:space="preserve">לשיטתו </w:t>
      </w:r>
      <w:r w:rsidRPr="007750DB">
        <w:rPr>
          <w:rStyle w:val="affff8"/>
          <w:rFonts w:hint="eastAsia"/>
          <w:rtl/>
        </w:rPr>
        <w:t>מי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שמחייב</w:t>
      </w:r>
    </w:p>
    <w:p w14:paraId="651160A8" w14:textId="532B0770" w:rsidR="008D1DD9" w:rsidRPr="0039104D" w:rsidRDefault="00587A64" w:rsidP="008D1DD9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7750DB">
        <w:rPr>
          <w:rStyle w:val="affff5"/>
          <w:rFonts w:hint="eastAsia"/>
          <w:rtl/>
        </w:rPr>
        <w:t>ג</w:t>
      </w:r>
      <w:r w:rsidRPr="007750DB">
        <w:rPr>
          <w:rStyle w:val="affff5"/>
          <w:rtl/>
        </w:rPr>
        <w:t>.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0521C0" w:rsidRPr="007750DB">
        <w:rPr>
          <w:rStyle w:val="affff5"/>
          <w:rFonts w:hint="eastAsia"/>
          <w:rtl/>
        </w:rPr>
        <w:t>אלא</w:t>
      </w:r>
      <w:r w:rsidR="000521C0" w:rsidRPr="007750DB">
        <w:rPr>
          <w:rStyle w:val="affff5"/>
          <w:rtl/>
        </w:rPr>
        <w:t xml:space="preserve"> </w:t>
      </w:r>
      <w:r w:rsidR="000521C0" w:rsidRPr="007750DB">
        <w:rPr>
          <w:rStyle w:val="affff5"/>
          <w:rFonts w:hint="eastAsia"/>
          <w:rtl/>
        </w:rPr>
        <w:t>חלקו</w:t>
      </w:r>
      <w:r w:rsidR="008D1DD9">
        <w:rPr>
          <w:rStyle w:val="affff5"/>
          <w:rFonts w:hint="cs"/>
          <w:rtl/>
        </w:rPr>
        <w:t>:</w:t>
      </w:r>
      <w:r w:rsidR="000521C0"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0521C0" w:rsidRPr="007750DB">
        <w:rPr>
          <w:rFonts w:hint="eastAsia"/>
          <w:rtl/>
        </w:rPr>
        <w:t>באיסור</w:t>
      </w:r>
      <w:r w:rsidR="000521C0" w:rsidRPr="007750DB">
        <w:rPr>
          <w:rtl/>
        </w:rPr>
        <w:t xml:space="preserve"> </w:t>
      </w:r>
      <w:r w:rsidR="008D1DD9" w:rsidRPr="007750DB">
        <w:rPr>
          <w:u w:val="single"/>
          <w:rtl/>
        </w:rPr>
        <w:t>'</w:t>
      </w:r>
      <w:r w:rsidR="000521C0" w:rsidRPr="00D1637C">
        <w:rPr>
          <w:rFonts w:cs="PFT_Frank"/>
          <w:b/>
          <w:bCs/>
          <w:szCs w:val="14"/>
          <w:u w:val="single"/>
          <w:rtl/>
        </w:rPr>
        <w:t>בת אחת</w:t>
      </w:r>
      <w:r w:rsidR="008D1DD9" w:rsidRPr="007750DB">
        <w:rPr>
          <w:u w:val="single"/>
          <w:rtl/>
        </w:rPr>
        <w:t>'</w:t>
      </w:r>
      <w:r w:rsidR="000521C0" w:rsidRPr="007750DB">
        <w:rPr>
          <w:rStyle w:val="affff5"/>
          <w:u w:val="single"/>
          <w:rtl/>
        </w:rPr>
        <w:t xml:space="preserve"> </w:t>
      </w:r>
      <w:r w:rsidR="008D1DD9" w:rsidRPr="007750DB">
        <w:rPr>
          <w:rStyle w:val="affff5"/>
          <w:rFonts w:hint="eastAsia"/>
          <w:u w:val="single"/>
          <w:rtl/>
        </w:rPr>
        <w:t>ל</w:t>
      </w:r>
      <w:r w:rsidR="000521C0" w:rsidRPr="007750DB">
        <w:rPr>
          <w:rStyle w:val="affff5"/>
          <w:u w:val="single"/>
          <w:rtl/>
        </w:rPr>
        <w:t>ר"ש</w:t>
      </w:r>
      <w:r w:rsidR="008D1DD9" w:rsidRPr="008D1DD9">
        <w:rPr>
          <w:rStyle w:val="affff5"/>
          <w:rFonts w:hint="cs"/>
          <w:rtl/>
        </w:rPr>
        <w:t xml:space="preserve">, </w:t>
      </w:r>
      <w:r w:rsidR="008D1DD9">
        <w:rPr>
          <w:rStyle w:val="affff5"/>
          <w:rFonts w:hint="cs"/>
          <w:rtl/>
        </w:rPr>
        <w:t xml:space="preserve">דלר"ח </w:t>
      </w:r>
      <w:r w:rsidR="008D1DD9" w:rsidRPr="00D30C85">
        <w:rPr>
          <w:rFonts w:hint="cs"/>
          <w:rtl/>
        </w:rPr>
        <w:t>שתים</w:t>
      </w:r>
      <w:r w:rsidR="008D1DD9">
        <w:rPr>
          <w:rFonts w:hint="cs"/>
          <w:rtl/>
        </w:rPr>
        <w:t>,</w:t>
      </w:r>
      <w:r w:rsidR="008D1DD9">
        <w:rPr>
          <w:rStyle w:val="affff5"/>
          <w:rFonts w:hint="cs"/>
          <w:rtl/>
        </w:rPr>
        <w:t xml:space="preserve"> ולב"ק </w:t>
      </w:r>
      <w:r w:rsidR="008D1DD9" w:rsidRPr="00D30C85">
        <w:rPr>
          <w:rFonts w:hint="cs"/>
          <w:rtl/>
        </w:rPr>
        <w:t>אחת</w:t>
      </w:r>
      <w:r w:rsidR="008D1DD9">
        <w:rPr>
          <w:rFonts w:hint="cs"/>
          <w:rtl/>
        </w:rPr>
        <w:t>.</w:t>
      </w:r>
    </w:p>
    <w:p w14:paraId="20C5E975" w14:textId="2B23F76E" w:rsidR="00A54A7C" w:rsidRDefault="00587A64" w:rsidP="000521C0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rtl/>
        </w:rPr>
        <w:t xml:space="preserve">ויקשה: </w:t>
      </w:r>
      <w:r w:rsidR="008D1DD9">
        <w:rPr>
          <w:rStyle w:val="affff5"/>
          <w:rFonts w:hint="cs"/>
          <w:rtl/>
        </w:rPr>
        <w:t xml:space="preserve">מובן הטעות </w:t>
      </w:r>
      <w:r w:rsidR="000521C0">
        <w:rPr>
          <w:rStyle w:val="affff5"/>
          <w:rtl/>
        </w:rPr>
        <w:t>לב</w:t>
      </w:r>
      <w:r>
        <w:rPr>
          <w:rStyle w:val="affff5"/>
          <w:rFonts w:hint="cs"/>
          <w:rtl/>
        </w:rPr>
        <w:t>"</w:t>
      </w:r>
      <w:r w:rsidR="000521C0">
        <w:rPr>
          <w:rStyle w:val="affff5"/>
          <w:rtl/>
        </w:rPr>
        <w:t>ק</w:t>
      </w:r>
      <w:r w:rsidR="000521C0">
        <w:rPr>
          <w:rStyle w:val="affff5"/>
          <w:rFonts w:hint="cs"/>
          <w:rtl/>
        </w:rPr>
        <w:t>,</w:t>
      </w:r>
      <w:r w:rsidR="000521C0" w:rsidRPr="00F15B94">
        <w:rPr>
          <w:rStyle w:val="affff5"/>
          <w:rtl/>
        </w:rPr>
        <w:t xml:space="preserve"> </w:t>
      </w:r>
      <w:r w:rsidR="008D1DD9">
        <w:rPr>
          <w:rStyle w:val="affff5"/>
          <w:rFonts w:hint="cs"/>
          <w:rtl/>
        </w:rPr>
        <w:t>ד</w:t>
      </w:r>
      <w:r w:rsidR="000521C0" w:rsidRPr="00F15B94">
        <w:rPr>
          <w:rStyle w:val="affff5"/>
          <w:rFonts w:hint="cs"/>
          <w:rtl/>
        </w:rPr>
        <w:t>רבי</w:t>
      </w:r>
      <w:r w:rsidR="000521C0" w:rsidRPr="00AC7749">
        <w:rPr>
          <w:rFonts w:ascii="FontbitDavid" w:hAnsi="FontbitDavid" w:hint="cs"/>
          <w:spacing w:val="-4"/>
          <w:sz w:val="32"/>
          <w:rtl/>
        </w:rPr>
        <w:t xml:space="preserve"> שנה</w:t>
      </w:r>
      <w:r w:rsidR="008D1DD9">
        <w:rPr>
          <w:rFonts w:ascii="FontbitDavid" w:hAnsi="FontbitDavid" w:hint="cs"/>
          <w:spacing w:val="-4"/>
          <w:sz w:val="32"/>
          <w:rtl/>
        </w:rPr>
        <w:t xml:space="preserve"> </w:t>
      </w:r>
      <w:r w:rsidR="008D1DD9" w:rsidRPr="007750DB">
        <w:rPr>
          <w:rStyle w:val="affff5"/>
          <w:rFonts w:hint="eastAsia"/>
          <w:rtl/>
        </w:rPr>
        <w:t>לב</w:t>
      </w:r>
      <w:r w:rsidR="008D1DD9" w:rsidRPr="007750DB">
        <w:rPr>
          <w:rStyle w:val="affff5"/>
          <w:rtl/>
        </w:rPr>
        <w:t>"ק</w:t>
      </w:r>
      <w:r w:rsidR="000521C0" w:rsidRPr="00AC7749">
        <w:rPr>
          <w:rFonts w:ascii="FontbitDavid" w:hAnsi="FontbitDavid" w:hint="cs"/>
          <w:spacing w:val="-4"/>
          <w:sz w:val="32"/>
          <w:rtl/>
        </w:rPr>
        <w:t xml:space="preserve"> </w:t>
      </w:r>
      <w:r w:rsidR="000521C0" w:rsidRPr="00F15B94">
        <w:rPr>
          <w:rStyle w:val="affff5"/>
          <w:rFonts w:hint="cs"/>
          <w:rtl/>
        </w:rPr>
        <w:t>אליבא דר</w:t>
      </w:r>
      <w:r w:rsidR="000521C0" w:rsidRPr="00F15B94">
        <w:rPr>
          <w:rStyle w:val="affff5"/>
          <w:rtl/>
        </w:rPr>
        <w:t>"</w:t>
      </w:r>
      <w:r w:rsidR="000521C0" w:rsidRPr="00F15B94">
        <w:rPr>
          <w:rStyle w:val="affff5"/>
          <w:rFonts w:hint="cs"/>
          <w:rtl/>
        </w:rPr>
        <w:t>ש</w:t>
      </w:r>
      <w:r w:rsidR="008D1DD9">
        <w:rPr>
          <w:rStyle w:val="affff5"/>
          <w:rFonts w:hint="cs"/>
          <w:rtl/>
        </w:rPr>
        <w:t>,</w:t>
      </w:r>
      <w:r w:rsidR="000521C0" w:rsidRPr="00F15B94">
        <w:rPr>
          <w:rStyle w:val="affff5"/>
          <w:rFonts w:hint="cs"/>
          <w:rtl/>
        </w:rPr>
        <w:t xml:space="preserve"> ול</w:t>
      </w:r>
      <w:r w:rsidR="000521C0" w:rsidRPr="00A54A7C">
        <w:rPr>
          <w:rStyle w:val="affff5"/>
          <w:rFonts w:hint="cs"/>
          <w:rtl/>
        </w:rPr>
        <w:t>ר</w:t>
      </w:r>
      <w:r w:rsidR="000521C0" w:rsidRPr="00A54A7C">
        <w:rPr>
          <w:rStyle w:val="affff5"/>
          <w:rtl/>
        </w:rPr>
        <w:t>"</w:t>
      </w:r>
      <w:r w:rsidR="000521C0" w:rsidRPr="00A54A7C">
        <w:rPr>
          <w:rStyle w:val="affff5"/>
          <w:rFonts w:hint="cs"/>
          <w:rtl/>
        </w:rPr>
        <w:t>ח</w:t>
      </w:r>
      <w:r w:rsidR="00A54A7C">
        <w:rPr>
          <w:rStyle w:val="affff5"/>
          <w:rFonts w:hint="cs"/>
          <w:rtl/>
        </w:rPr>
        <w:t xml:space="preserve"> </w:t>
      </w:r>
      <w:r w:rsidR="008D1DD9" w:rsidRPr="00A54A7C">
        <w:rPr>
          <w:rStyle w:val="affff5"/>
          <w:rFonts w:hint="cs"/>
          <w:rtl/>
        </w:rPr>
        <w:t>-</w:t>
      </w:r>
      <w:r w:rsidR="000521C0" w:rsidRPr="00A54A7C">
        <w:rPr>
          <w:rStyle w:val="affff5"/>
          <w:rFonts w:hint="cs"/>
          <w:rtl/>
        </w:rPr>
        <w:t xml:space="preserve"> </w:t>
      </w:r>
      <w:r w:rsidR="008D1DD9" w:rsidRPr="00A54A7C">
        <w:rPr>
          <w:rStyle w:val="affff5"/>
          <w:rFonts w:hint="cs"/>
          <w:rtl/>
        </w:rPr>
        <w:t>ל</w:t>
      </w:r>
      <w:r w:rsidR="000521C0" w:rsidRPr="00F15B94">
        <w:rPr>
          <w:rStyle w:val="affff5"/>
          <w:rFonts w:hint="cs"/>
          <w:rtl/>
        </w:rPr>
        <w:t>ריו</w:t>
      </w:r>
      <w:r>
        <w:rPr>
          <w:rStyle w:val="affff5"/>
          <w:rFonts w:hint="cs"/>
          <w:rtl/>
        </w:rPr>
        <w:t>"</w:t>
      </w:r>
      <w:r w:rsidR="000521C0" w:rsidRPr="00F15B94">
        <w:rPr>
          <w:rStyle w:val="affff5"/>
          <w:rFonts w:hint="cs"/>
          <w:rtl/>
        </w:rPr>
        <w:t>ס,</w:t>
      </w:r>
      <w:r w:rsidR="000521C0" w:rsidRPr="00AC7749">
        <w:rPr>
          <w:rFonts w:ascii="FontbitDavid" w:hAnsi="FontbitDavid" w:hint="cs"/>
          <w:spacing w:val="-4"/>
          <w:sz w:val="32"/>
          <w:rtl/>
        </w:rPr>
        <w:t xml:space="preserve"> </w:t>
      </w:r>
    </w:p>
    <w:p w14:paraId="229E1494" w14:textId="575C8D99" w:rsidR="000521C0" w:rsidRPr="00AC7749" w:rsidRDefault="000521C0" w:rsidP="007750DB">
      <w:pPr>
        <w:jc w:val="center"/>
        <w:rPr>
          <w:rFonts w:ascii="FontbitDavid" w:hAnsi="FontbitDavid"/>
          <w:spacing w:val="-4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א</w:t>
      </w:r>
      <w:r w:rsidR="00A54A7C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בל</w:t>
      </w:r>
      <w:r w:rsidRPr="00AC7749">
        <w:rPr>
          <w:rFonts w:ascii="FontbitDavid" w:hAnsi="FontbitDavid" w:hint="cs"/>
          <w:spacing w:val="-4"/>
          <w:sz w:val="32"/>
          <w:rtl/>
        </w:rPr>
        <w:t xml:space="preserve"> </w:t>
      </w:r>
      <w:r w:rsidRPr="00F15B94">
        <w:rPr>
          <w:rStyle w:val="affff5"/>
          <w:rFonts w:hint="cs"/>
          <w:rtl/>
        </w:rPr>
        <w:t>לר</w:t>
      </w:r>
      <w:r w:rsidRPr="00F15B94">
        <w:rPr>
          <w:rStyle w:val="affff5"/>
          <w:rtl/>
        </w:rPr>
        <w:t>"</w:t>
      </w:r>
      <w:r w:rsidRPr="00F15B94">
        <w:rPr>
          <w:rStyle w:val="affff5"/>
          <w:rFonts w:hint="cs"/>
          <w:rtl/>
        </w:rPr>
        <w:t>ח</w:t>
      </w:r>
      <w:r w:rsidR="00A54A7C">
        <w:rPr>
          <w:rStyle w:val="affff5"/>
          <w:rFonts w:hint="cs"/>
          <w:rtl/>
        </w:rPr>
        <w:t>,</w:t>
      </w:r>
      <w:r w:rsidRPr="00F15B94">
        <w:rPr>
          <w:rStyle w:val="affff5"/>
          <w:rFonts w:hint="cs"/>
          <w:rtl/>
        </w:rPr>
        <w:t xml:space="preserve"> </w:t>
      </w:r>
      <w:r w:rsidRPr="00AC7749">
        <w:rPr>
          <w:rFonts w:ascii="FontbitDavid" w:hAnsi="FontbitDavid" w:hint="cs"/>
          <w:spacing w:val="-4"/>
          <w:sz w:val="32"/>
          <w:rtl/>
        </w:rPr>
        <w:t xml:space="preserve">וכי </w:t>
      </w:r>
      <w:r w:rsidRPr="00F15B94">
        <w:rPr>
          <w:rStyle w:val="affff5"/>
          <w:rFonts w:hint="cs"/>
          <w:rtl/>
        </w:rPr>
        <w:t>ב</w:t>
      </w:r>
      <w:r w:rsidR="00587A64">
        <w:rPr>
          <w:rStyle w:val="affff5"/>
          <w:rFonts w:hint="cs"/>
          <w:rtl/>
        </w:rPr>
        <w:t>"</w:t>
      </w:r>
      <w:r w:rsidRPr="00F15B94">
        <w:rPr>
          <w:rStyle w:val="affff5"/>
          <w:rFonts w:hint="cs"/>
          <w:rtl/>
        </w:rPr>
        <w:t xml:space="preserve">ק </w:t>
      </w:r>
      <w:r w:rsidRPr="00AC7749">
        <w:rPr>
          <w:rFonts w:ascii="FontbitDavid" w:hAnsi="FontbitDavid" w:hint="cs"/>
          <w:spacing w:val="-4"/>
          <w:sz w:val="32"/>
          <w:rtl/>
        </w:rPr>
        <w:t>משקר?</w:t>
      </w:r>
      <w:r w:rsidR="00A54A7C" w:rsidRPr="007750DB">
        <w:rPr>
          <w:rStyle w:val="affff8"/>
          <w:rtl/>
        </w:rPr>
        <w:t xml:space="preserve"> שאין לשיטתו מי שפוטר</w:t>
      </w:r>
    </w:p>
    <w:p w14:paraId="25883FFE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lastRenderedPageBreak/>
        <w:t>לג:</w:t>
      </w:r>
    </w:p>
    <w:p w14:paraId="4C62B4FB" w14:textId="49B4A4EF" w:rsidR="00A54A7C" w:rsidRDefault="00A54A7C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ומתרץ: לר"ח, </w:t>
      </w:r>
      <w:r w:rsidR="000521C0" w:rsidRPr="00F15B94">
        <w:rPr>
          <w:rStyle w:val="affff5"/>
          <w:rFonts w:hint="cs"/>
          <w:rtl/>
        </w:rPr>
        <w:t>רבי</w:t>
      </w:r>
      <w:r w:rsidR="000521C0" w:rsidRPr="00C35A2C">
        <w:rPr>
          <w:rFonts w:ascii="FontbitDavid" w:hAnsi="FontbitDavid" w:hint="cs"/>
          <w:sz w:val="32"/>
          <w:rtl/>
        </w:rPr>
        <w:t xml:space="preserve"> שנה</w:t>
      </w:r>
      <w:r w:rsidR="000521C0"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לב</w:t>
      </w:r>
      <w:r w:rsidRPr="007750DB">
        <w:rPr>
          <w:rStyle w:val="affff5"/>
          <w:rtl/>
        </w:rPr>
        <w:t>"ק</w:t>
      </w:r>
      <w:r>
        <w:rPr>
          <w:rFonts w:ascii="FontbitDavid" w:hAnsi="FontbitDavid" w:hint="cs"/>
          <w:sz w:val="32"/>
          <w:rtl/>
        </w:rPr>
        <w:t xml:space="preserve"> ב'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לפטור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זר</w:t>
      </w:r>
      <w:r w:rsidR="000521C0" w:rsidRPr="007750DB">
        <w:rPr>
          <w:rStyle w:val="affff8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ובעל</w:t>
      </w:r>
      <w:r w:rsidR="000521C0" w:rsidRPr="007750DB">
        <w:rPr>
          <w:rStyle w:val="affff8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מום</w:t>
      </w:r>
      <w:r>
        <w:rPr>
          <w:rStyle w:val="affff8"/>
          <w:rFonts w:hint="cs"/>
          <w:rtl/>
        </w:rPr>
        <w:t>,</w:t>
      </w:r>
      <w:r w:rsidR="000521C0" w:rsidRPr="00C35A2C">
        <w:rPr>
          <w:rFonts w:ascii="FontbitDavid" w:hAnsi="FontbitDavid" w:hint="cs"/>
          <w:sz w:val="32"/>
          <w:rtl/>
        </w:rPr>
        <w:t xml:space="preserve"> וב</w:t>
      </w:r>
      <w:r>
        <w:rPr>
          <w:rFonts w:ascii="FontbitDavid" w:hAnsi="FontbitDavid" w:hint="cs"/>
          <w:sz w:val="32"/>
          <w:rtl/>
        </w:rPr>
        <w:t>ציור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כולל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="000521C0">
        <w:rPr>
          <w:rFonts w:ascii="FontbitDavid" w:hAnsi="FontbitDavid" w:hint="cs"/>
          <w:sz w:val="32"/>
          <w:rtl/>
        </w:rPr>
        <w:t>,</w:t>
      </w:r>
    </w:p>
    <w:p w14:paraId="0960DECA" w14:textId="1BD89BC9" w:rsidR="00A54A7C" w:rsidRDefault="00A54A7C" w:rsidP="00A54A7C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וצירף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F15B94">
        <w:rPr>
          <w:rStyle w:val="affff5"/>
          <w:rFonts w:hint="cs"/>
          <w:rtl/>
        </w:rPr>
        <w:t>ב</w:t>
      </w:r>
      <w:r w:rsidR="00587A64">
        <w:rPr>
          <w:rStyle w:val="affff5"/>
          <w:rFonts w:hint="cs"/>
          <w:rtl/>
        </w:rPr>
        <w:t>"</w:t>
      </w:r>
      <w:r w:rsidR="000521C0" w:rsidRPr="00F15B94">
        <w:rPr>
          <w:rStyle w:val="affff5"/>
          <w:rFonts w:hint="cs"/>
          <w:rtl/>
        </w:rPr>
        <w:t>ק</w:t>
      </w:r>
      <w:r w:rsidR="000521C0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לרשימה </w:t>
      </w:r>
      <w:r w:rsidR="000521C0" w:rsidRPr="007750DB">
        <w:rPr>
          <w:rStyle w:val="affff8"/>
          <w:rFonts w:hint="eastAsia"/>
          <w:rtl/>
        </w:rPr>
        <w:t>מליקה</w:t>
      </w:r>
      <w:r w:rsidR="000521C0">
        <w:rPr>
          <w:rFonts w:ascii="FontbitDavid" w:hAnsi="FontbitDavid" w:hint="cs"/>
          <w:sz w:val="32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 w:hint="cs"/>
          <w:sz w:val="32"/>
          <w:rtl/>
        </w:rPr>
        <w:t>ו</w:t>
      </w:r>
      <w:r>
        <w:rPr>
          <w:rFonts w:ascii="FontbitDavid" w:hAnsi="FontbitDavid" w:hint="cs"/>
          <w:sz w:val="32"/>
          <w:rtl/>
        </w:rPr>
        <w:t>כש</w:t>
      </w:r>
      <w:r w:rsidR="000521C0" w:rsidRPr="00C35A2C">
        <w:rPr>
          <w:rFonts w:ascii="FontbitDavid" w:hAnsi="FontbitDavid" w:hint="cs"/>
          <w:sz w:val="32"/>
          <w:rtl/>
        </w:rPr>
        <w:t>עיין מצא</w:t>
      </w:r>
      <w:r>
        <w:rPr>
          <w:rFonts w:ascii="FontbitDavid" w:hAnsi="FontbitDavid" w:hint="cs"/>
          <w:sz w:val="32"/>
          <w:rtl/>
        </w:rPr>
        <w:t>ה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רק בציור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בת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אחת</w:t>
      </w:r>
      <w:r>
        <w:rPr>
          <w:rFonts w:ascii="FontbitDavid" w:hAnsi="FontbitDavid" w:hint="cs"/>
          <w:sz w:val="32"/>
          <w:rtl/>
        </w:rPr>
        <w:t>',</w:t>
      </w:r>
    </w:p>
    <w:p w14:paraId="18AC3B86" w14:textId="6A3467EC" w:rsidR="000521C0" w:rsidRDefault="000521C0" w:rsidP="007750DB">
      <w:pPr>
        <w:jc w:val="center"/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ולכן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 xml:space="preserve">סבר </w:t>
      </w:r>
      <w:r>
        <w:rPr>
          <w:rFonts w:ascii="FontbitDavid" w:hAnsi="FontbitDavid" w:hint="cs"/>
          <w:sz w:val="32"/>
          <w:rtl/>
        </w:rPr>
        <w:t>ש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פוטר</w:t>
      </w:r>
      <w:r>
        <w:rPr>
          <w:rFonts w:ascii="FontbitDavid" w:hAnsi="FontbitDavid" w:hint="cs"/>
          <w:sz w:val="32"/>
          <w:rtl/>
        </w:rPr>
        <w:t xml:space="preserve"> </w:t>
      </w:r>
      <w:r w:rsidRPr="00C00894">
        <w:rPr>
          <w:rStyle w:val="affff5"/>
          <w:rFonts w:hint="eastAsia"/>
          <w:rtl/>
        </w:rPr>
        <w:t>ר</w:t>
      </w:r>
      <w:r w:rsidRPr="00C00894">
        <w:rPr>
          <w:rStyle w:val="affff5"/>
          <w:rtl/>
        </w:rPr>
        <w:t>"ש</w:t>
      </w:r>
      <w:r>
        <w:rPr>
          <w:rFonts w:ascii="FontbitDavid" w:hAnsi="FontbitDavid" w:hint="cs"/>
          <w:sz w:val="32"/>
          <w:rtl/>
        </w:rPr>
        <w:t xml:space="preserve"> באיסור </w:t>
      </w:r>
      <w:r w:rsidR="00A54A7C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 w:hint="cs"/>
          <w:sz w:val="32"/>
          <w:rtl/>
        </w:rPr>
        <w:t>בת אחת</w:t>
      </w:r>
      <w:r w:rsidR="00A54A7C">
        <w:rPr>
          <w:rFonts w:ascii="FontbitDavid" w:hAnsi="FontbitDavid" w:hint="cs"/>
          <w:sz w:val="32"/>
          <w:rtl/>
        </w:rPr>
        <w:t>'</w:t>
      </w:r>
      <w:r w:rsidR="00DA2F72">
        <w:rPr>
          <w:rFonts w:ascii="FontbitDavid" w:hAnsi="FontbitDavid" w:hint="cs"/>
          <w:sz w:val="32"/>
          <w:rtl/>
        </w:rPr>
        <w:t>.</w:t>
      </w:r>
    </w:p>
    <w:p w14:paraId="22743E5A" w14:textId="068BAA83" w:rsidR="000521C0" w:rsidRPr="007750DB" w:rsidRDefault="00587A64" w:rsidP="000521C0">
      <w:pPr>
        <w:rPr>
          <w:rtl/>
        </w:rPr>
      </w:pPr>
      <w:r>
        <w:rPr>
          <w:rStyle w:val="affff5"/>
          <w:rFonts w:hint="cs"/>
          <w:rtl/>
        </w:rPr>
        <w:t>ויקשה על ב"ק</w:t>
      </w:r>
      <w:r w:rsidR="000521C0" w:rsidRPr="00F15B94">
        <w:rPr>
          <w:rStyle w:val="affff5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D1637C">
        <w:rPr>
          <w:rFonts w:cs="PFT_Frank"/>
          <w:b/>
          <w:bCs/>
          <w:szCs w:val="14"/>
          <w:rtl/>
        </w:rPr>
        <w:t>זר</w:t>
      </w:r>
      <w:r w:rsidR="000521C0" w:rsidRPr="007750DB">
        <w:rPr>
          <w:rtl/>
        </w:rPr>
        <w:t xml:space="preserve"> </w:t>
      </w:r>
      <w:r w:rsidR="000521C0" w:rsidRPr="007750DB">
        <w:rPr>
          <w:rStyle w:val="affff8"/>
          <w:rtl/>
        </w:rPr>
        <w:t>ששימש</w:t>
      </w:r>
      <w:r w:rsidR="000521C0" w:rsidRPr="007750DB">
        <w:rPr>
          <w:rtl/>
        </w:rPr>
        <w:t xml:space="preserve"> ב</w:t>
      </w:r>
      <w:r w:rsidR="000521C0" w:rsidRPr="00D1637C">
        <w:rPr>
          <w:rFonts w:cs="PFT_Frank"/>
          <w:b/>
          <w:bCs/>
          <w:szCs w:val="14"/>
          <w:rtl/>
        </w:rPr>
        <w:t>שבת</w:t>
      </w:r>
      <w:r w:rsidR="000521C0" w:rsidRPr="007750DB">
        <w:rPr>
          <w:rtl/>
        </w:rPr>
        <w:t>, ו</w:t>
      </w:r>
      <w:r w:rsidR="000521C0" w:rsidRPr="00D1637C">
        <w:rPr>
          <w:rFonts w:cs="PFT_Frank"/>
          <w:b/>
          <w:bCs/>
          <w:szCs w:val="14"/>
          <w:rtl/>
        </w:rPr>
        <w:t>בע</w:t>
      </w:r>
      <w:r w:rsidR="00A54A7C" w:rsidRPr="00D1637C">
        <w:rPr>
          <w:rFonts w:cs="PFT_Frank" w:hint="cs"/>
          <w:b/>
          <w:bCs/>
          <w:szCs w:val="14"/>
          <w:rtl/>
        </w:rPr>
        <w:t>"</w:t>
      </w:r>
      <w:r w:rsidR="000521C0" w:rsidRPr="00D1637C">
        <w:rPr>
          <w:rFonts w:cs="PFT_Frank"/>
          <w:b/>
          <w:bCs/>
          <w:szCs w:val="14"/>
          <w:rtl/>
        </w:rPr>
        <w:t>מ</w:t>
      </w:r>
      <w:r w:rsidR="000521C0" w:rsidRPr="007750DB">
        <w:rPr>
          <w:rtl/>
        </w:rPr>
        <w:t xml:space="preserve"> </w:t>
      </w:r>
      <w:r w:rsidR="000521C0" w:rsidRPr="007750DB">
        <w:rPr>
          <w:rStyle w:val="affff8"/>
          <w:rtl/>
        </w:rPr>
        <w:t>ששימש</w:t>
      </w:r>
      <w:r w:rsidR="000521C0" w:rsidRPr="007750DB">
        <w:rPr>
          <w:rtl/>
        </w:rPr>
        <w:t xml:space="preserve"> </w:t>
      </w:r>
      <w:r w:rsidR="000521C0" w:rsidRPr="00D1637C">
        <w:rPr>
          <w:rFonts w:cs="PFT_Frank"/>
          <w:b/>
          <w:bCs/>
          <w:szCs w:val="14"/>
          <w:rtl/>
        </w:rPr>
        <w:t>בטומאה</w:t>
      </w:r>
      <w:r w:rsidR="000521C0" w:rsidRPr="007750DB">
        <w:rPr>
          <w:rtl/>
        </w:rPr>
        <w:t xml:space="preserve"> </w:t>
      </w:r>
      <w:r w:rsidR="00A54A7C">
        <w:rPr>
          <w:rFonts w:hint="cs"/>
          <w:rtl/>
        </w:rPr>
        <w:t>-</w:t>
      </w:r>
    </w:p>
    <w:p w14:paraId="790C18C8" w14:textId="5185ABA7" w:rsidR="000521C0" w:rsidRPr="00C35A2C" w:rsidRDefault="000521C0" w:rsidP="007750DB">
      <w:pPr>
        <w:rPr>
          <w:rFonts w:ascii="FontbitDavid" w:hAnsi="FontbitDavid"/>
          <w:sz w:val="32"/>
          <w:rtl/>
        </w:rPr>
      </w:pPr>
      <w:r w:rsidRPr="00F15B94">
        <w:rPr>
          <w:rStyle w:val="affff5"/>
          <w:rFonts w:hint="cs"/>
          <w:rtl/>
        </w:rPr>
        <w:t>ריו</w:t>
      </w:r>
      <w:r w:rsidR="00587A64">
        <w:rPr>
          <w:rStyle w:val="affff5"/>
          <w:rFonts w:hint="cs"/>
          <w:rtl/>
        </w:rPr>
        <w:t>"</w:t>
      </w:r>
      <w:r w:rsidRPr="00F15B94">
        <w:rPr>
          <w:rStyle w:val="affff5"/>
          <w:rFonts w:hint="cs"/>
          <w:rtl/>
        </w:rPr>
        <w:t>ס: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E51BC8">
        <w:rPr>
          <w:rFonts w:ascii="FontbitDavid" w:hAnsi="FontbitDavid" w:hint="cs"/>
          <w:sz w:val="32"/>
          <w:rtl/>
        </w:rPr>
        <w:t>מחייב שתים</w:t>
      </w:r>
      <w:r w:rsidRPr="00C35A2C">
        <w:rPr>
          <w:rFonts w:ascii="FontbitDavid" w:hAnsi="FontbitDavid"/>
          <w:sz w:val="32"/>
          <w:rtl/>
        </w:rPr>
        <w:t>,</w:t>
      </w:r>
      <w:r w:rsidR="00E51BC8">
        <w:rPr>
          <w:rFonts w:ascii="FontbitDavid" w:hAnsi="FontbitDavid" w:hint="cs"/>
          <w:sz w:val="32"/>
          <w:rtl/>
        </w:rPr>
        <w:t xml:space="preserve"> </w:t>
      </w:r>
      <w:r w:rsidR="00E51BC8">
        <w:rPr>
          <w:rFonts w:ascii="FontbitDavid" w:hAnsi="FontbitDavid"/>
          <w:sz w:val="32"/>
          <w:rtl/>
        </w:rPr>
        <w:tab/>
      </w:r>
      <w:r w:rsidR="00E51BC8">
        <w:rPr>
          <w:rFonts w:ascii="FontbitDavid" w:hAnsi="FontbitDavid"/>
          <w:sz w:val="32"/>
          <w:rtl/>
        </w:rPr>
        <w:tab/>
      </w:r>
      <w:r w:rsidR="00E51BC8">
        <w:rPr>
          <w:rFonts w:ascii="FontbitDavid" w:hAnsi="FontbitDavid"/>
          <w:sz w:val="32"/>
          <w:rtl/>
        </w:rPr>
        <w:tab/>
      </w:r>
      <w:r w:rsidR="00E51BC8">
        <w:rPr>
          <w:rFonts w:ascii="FontbitDavid" w:hAnsi="FontbitDavid"/>
          <w:sz w:val="32"/>
          <w:rtl/>
        </w:rPr>
        <w:tab/>
      </w:r>
      <w:r w:rsidR="00E51BC8">
        <w:rPr>
          <w:rFonts w:ascii="FontbitDavid" w:hAnsi="FontbitDavid"/>
          <w:sz w:val="32"/>
          <w:rtl/>
        </w:rPr>
        <w:tab/>
      </w:r>
      <w:r w:rsidR="00E51BC8">
        <w:rPr>
          <w:rFonts w:ascii="FontbitDavid" w:hAnsi="FontbitDavid"/>
          <w:sz w:val="32"/>
          <w:rtl/>
        </w:rPr>
        <w:tab/>
      </w:r>
      <w:r w:rsidR="00E51BC8">
        <w:rPr>
          <w:rFonts w:ascii="FontbitDavid" w:hAnsi="FontbitDavid" w:hint="cs"/>
          <w:sz w:val="32"/>
          <w:rtl/>
        </w:rPr>
        <w:t xml:space="preserve">  </w:t>
      </w:r>
      <w:r>
        <w:rPr>
          <w:rStyle w:val="affff5"/>
          <w:rtl/>
        </w:rPr>
        <w:t>ר"ש</w:t>
      </w:r>
      <w:r w:rsidRPr="00F15B94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א</w:t>
      </w:r>
      <w:r w:rsidR="00E51BC8">
        <w:rPr>
          <w:rFonts w:ascii="FontbitDavid" w:hAnsi="FontbitDavid" w:hint="cs"/>
          <w:sz w:val="32"/>
          <w:rtl/>
        </w:rPr>
        <w:t>חת,</w:t>
      </w:r>
      <w:r w:rsidRPr="007750DB">
        <w:rPr>
          <w:rStyle w:val="affff8"/>
          <w:rtl/>
        </w:rPr>
        <w:t xml:space="preserve"> זרות </w:t>
      </w:r>
      <w:r w:rsidR="00E51BC8" w:rsidRPr="007750DB">
        <w:rPr>
          <w:rStyle w:val="affff8"/>
          <w:rFonts w:hint="eastAsia"/>
          <w:rtl/>
        </w:rPr>
        <w:t>א</w:t>
      </w:r>
      <w:r w:rsidRPr="007750DB">
        <w:rPr>
          <w:rStyle w:val="affff8"/>
          <w:rtl/>
        </w:rPr>
        <w:t>ו</w:t>
      </w:r>
      <w:r w:rsidR="00E51BC8" w:rsidRPr="007750DB">
        <w:rPr>
          <w:rStyle w:val="affff8"/>
          <w:rtl/>
        </w:rPr>
        <w:t xml:space="preserve"> </w:t>
      </w:r>
      <w:r w:rsidRPr="007750DB">
        <w:rPr>
          <w:rStyle w:val="affff8"/>
          <w:rtl/>
        </w:rPr>
        <w:t>בע</w:t>
      </w:r>
      <w:r w:rsidR="00E51BC8" w:rsidRPr="007750DB">
        <w:rPr>
          <w:rStyle w:val="affff8"/>
          <w:rtl/>
        </w:rPr>
        <w:t>"</w:t>
      </w:r>
      <w:r w:rsidRPr="007750DB">
        <w:rPr>
          <w:rStyle w:val="affff8"/>
          <w:rtl/>
        </w:rPr>
        <w:t>מ בלבד</w:t>
      </w:r>
      <w:r w:rsidR="00DA2F72">
        <w:rPr>
          <w:rStyle w:val="affff8"/>
          <w:rFonts w:hint="cs"/>
          <w:rtl/>
        </w:rPr>
        <w:t>.</w:t>
      </w:r>
    </w:p>
    <w:p w14:paraId="341FA685" w14:textId="60D5C78C" w:rsidR="00E51BC8" w:rsidRDefault="000521C0" w:rsidP="000521C0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ו</w:t>
      </w:r>
      <w:r w:rsidR="00E51BC8">
        <w:rPr>
          <w:rFonts w:ascii="FontbitDavid" w:hAnsi="FontbitDavid" w:hint="cs"/>
          <w:sz w:val="32"/>
          <w:rtl/>
        </w:rPr>
        <w:t>שייר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מליקה</w:t>
      </w:r>
      <w:r w:rsidR="00E51BC8" w:rsidRPr="007750DB">
        <w:rPr>
          <w:rStyle w:val="affff8"/>
          <w:rtl/>
        </w:rPr>
        <w:t xml:space="preserve"> דמיירי ב'כולל' שלא ש</w:t>
      </w:r>
      <w:r w:rsidR="00E51BC8" w:rsidRPr="007750DB">
        <w:rPr>
          <w:rStyle w:val="affff8"/>
          <w:rFonts w:hint="eastAsia"/>
          <w:rtl/>
        </w:rPr>
        <w:t>ייך</w:t>
      </w:r>
      <w:r w:rsidR="00E51BC8" w:rsidRPr="007750DB">
        <w:rPr>
          <w:rStyle w:val="affff8"/>
          <w:rtl/>
        </w:rPr>
        <w:t xml:space="preserve"> </w:t>
      </w:r>
      <w:r w:rsidR="00E51BC8" w:rsidRPr="007750DB">
        <w:rPr>
          <w:rStyle w:val="affff8"/>
          <w:rFonts w:hint="eastAsia"/>
          <w:rtl/>
        </w:rPr>
        <w:t>בה</w:t>
      </w:r>
      <w:r w:rsidRPr="007750DB">
        <w:rPr>
          <w:rStyle w:val="affff8"/>
          <w:rtl/>
        </w:rPr>
        <w:t xml:space="preserve">, </w:t>
      </w:r>
      <w:r w:rsidR="00E51BC8" w:rsidRPr="007750DB">
        <w:rPr>
          <w:rStyle w:val="affff8"/>
          <w:rFonts w:hint="eastAsia"/>
          <w:rtl/>
        </w:rPr>
        <w:t>ובא</w:t>
      </w:r>
      <w:r w:rsidR="00E51BC8" w:rsidRPr="007750DB">
        <w:rPr>
          <w:rStyle w:val="affff8"/>
          <w:rtl/>
        </w:rPr>
        <w:t xml:space="preserve"> </w:t>
      </w:r>
      <w:r w:rsidR="00E51BC8" w:rsidRPr="007750DB">
        <w:rPr>
          <w:rStyle w:val="affff8"/>
          <w:rFonts w:hint="eastAsia"/>
          <w:rtl/>
        </w:rPr>
        <w:t>לאפוקי</w:t>
      </w:r>
      <w:r w:rsidR="00E51BC8" w:rsidRPr="007750DB">
        <w:rPr>
          <w:rStyle w:val="affff8"/>
          <w:rtl/>
        </w:rPr>
        <w:t xml:space="preserve"> </w:t>
      </w:r>
      <w:r w:rsidR="00E51BC8" w:rsidRPr="007750DB">
        <w:rPr>
          <w:rStyle w:val="affff8"/>
          <w:rFonts w:hint="eastAsia"/>
          <w:rtl/>
        </w:rPr>
        <w:t>ציור</w:t>
      </w:r>
      <w:r w:rsidR="00E51BC8">
        <w:rPr>
          <w:rStyle w:val="affff8"/>
          <w:rFonts w:hint="cs"/>
          <w:rtl/>
        </w:rPr>
        <w:t>ים</w:t>
      </w:r>
      <w:r w:rsidR="00E51BC8" w:rsidRPr="007750DB">
        <w:rPr>
          <w:rStyle w:val="affff8"/>
          <w:rtl/>
        </w:rPr>
        <w:t xml:space="preserve"> ד'בת אחת'</w:t>
      </w:r>
      <w:r w:rsidR="00DA2F72">
        <w:rPr>
          <w:rStyle w:val="affff8"/>
          <w:rFonts w:hint="cs"/>
          <w:rtl/>
        </w:rPr>
        <w:t>,</w:t>
      </w:r>
    </w:p>
    <w:p w14:paraId="38B731C7" w14:textId="2D6ED894" w:rsidR="000521C0" w:rsidRPr="00062827" w:rsidRDefault="000521C0" w:rsidP="00E51BC8">
      <w:pPr>
        <w:rPr>
          <w:spacing w:val="-2"/>
          <w:rtl/>
        </w:rPr>
      </w:pPr>
      <w:r w:rsidRPr="00062827">
        <w:rPr>
          <w:rStyle w:val="affff5"/>
          <w:rFonts w:hint="eastAsia"/>
          <w:rtl/>
        </w:rPr>
        <w:t>לא</w:t>
      </w:r>
      <w:r w:rsidRPr="00062827">
        <w:rPr>
          <w:rStyle w:val="affff5"/>
          <w:rtl/>
        </w:rPr>
        <w:t xml:space="preserve"> לר</w:t>
      </w:r>
      <w:r w:rsidRPr="00062827">
        <w:rPr>
          <w:rStyle w:val="affff5"/>
          <w:rFonts w:hint="eastAsia"/>
          <w:rtl/>
        </w:rPr>
        <w:t>יו</w:t>
      </w:r>
      <w:r w:rsidR="00587A64" w:rsidRPr="00062827">
        <w:rPr>
          <w:rStyle w:val="affff5"/>
          <w:rtl/>
        </w:rPr>
        <w:t>"</w:t>
      </w:r>
      <w:r w:rsidRPr="00062827">
        <w:rPr>
          <w:rStyle w:val="affff5"/>
          <w:rFonts w:hint="eastAsia"/>
          <w:rtl/>
        </w:rPr>
        <w:t>ס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כ</w:t>
      </w:r>
      <w:r w:rsidRPr="00062827">
        <w:rPr>
          <w:rFonts w:ascii="FontbitDavid" w:hAnsi="FontbitDavid"/>
          <w:spacing w:val="-2"/>
          <w:sz w:val="32"/>
          <w:rtl/>
        </w:rPr>
        <w:t>"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ש </w:t>
      </w:r>
      <w:r w:rsidR="00DA2F72" w:rsidRPr="00062827">
        <w:rPr>
          <w:rStyle w:val="affff8"/>
          <w:rFonts w:hint="cs"/>
          <w:spacing w:val="-2"/>
          <w:rtl/>
        </w:rPr>
        <w:t>ד</w:t>
      </w:r>
      <w:r w:rsidR="00E51BC8" w:rsidRPr="00062827">
        <w:rPr>
          <w:rStyle w:val="affff8"/>
          <w:spacing w:val="-2"/>
          <w:rtl/>
        </w:rPr>
        <w:t>'</w:t>
      </w:r>
      <w:r w:rsidRPr="00062827">
        <w:rPr>
          <w:rStyle w:val="affff8"/>
          <w:rFonts w:hint="eastAsia"/>
          <w:spacing w:val="-2"/>
          <w:rtl/>
        </w:rPr>
        <w:t>בת</w:t>
      </w:r>
      <w:r w:rsidRPr="00062827">
        <w:rPr>
          <w:rStyle w:val="affff8"/>
          <w:spacing w:val="-2"/>
          <w:rtl/>
        </w:rPr>
        <w:t xml:space="preserve"> </w:t>
      </w:r>
      <w:r w:rsidRPr="00062827">
        <w:rPr>
          <w:rStyle w:val="affff8"/>
          <w:rFonts w:hint="eastAsia"/>
          <w:spacing w:val="-2"/>
          <w:rtl/>
        </w:rPr>
        <w:t>אחת</w:t>
      </w:r>
      <w:r w:rsidR="00E51BC8" w:rsidRPr="00062827">
        <w:rPr>
          <w:rStyle w:val="affff8"/>
          <w:spacing w:val="-2"/>
          <w:rtl/>
        </w:rPr>
        <w:t xml:space="preserve">' </w:t>
      </w:r>
      <w:r w:rsidR="00E51BC8" w:rsidRPr="00062827">
        <w:rPr>
          <w:rFonts w:ascii="FontbitDavid" w:hAnsi="FontbitDavid" w:hint="cs"/>
          <w:spacing w:val="-2"/>
          <w:sz w:val="32"/>
          <w:rtl/>
        </w:rPr>
        <w:t xml:space="preserve">חייב, </w:t>
      </w:r>
      <w:r w:rsidRPr="00062827">
        <w:rPr>
          <w:rStyle w:val="affff5"/>
          <w:rFonts w:hint="eastAsia"/>
          <w:rtl/>
        </w:rPr>
        <w:t>אלא</w:t>
      </w:r>
      <w:r w:rsidRPr="00062827">
        <w:rPr>
          <w:rStyle w:val="affff5"/>
          <w:rtl/>
        </w:rPr>
        <w:t xml:space="preserve"> </w:t>
      </w:r>
      <w:r w:rsidRPr="00062827">
        <w:rPr>
          <w:rStyle w:val="affff5"/>
          <w:rFonts w:hint="cs"/>
          <w:rtl/>
        </w:rPr>
        <w:t xml:space="preserve">לר"ש </w:t>
      </w:r>
      <w:r w:rsidR="00E51BC8" w:rsidRPr="00062827">
        <w:rPr>
          <w:rFonts w:ascii="FontbitDavid" w:hAnsi="FontbitDavid" w:hint="cs"/>
          <w:spacing w:val="-2"/>
          <w:sz w:val="32"/>
          <w:rtl/>
        </w:rPr>
        <w:t>ש</w:t>
      </w:r>
      <w:r w:rsidRPr="00062827">
        <w:rPr>
          <w:rFonts w:ascii="FontbitDavid" w:hAnsi="FontbitDavid" w:hint="cs"/>
          <w:spacing w:val="-2"/>
          <w:sz w:val="32"/>
          <w:rtl/>
        </w:rPr>
        <w:t>חייב</w:t>
      </w:r>
      <w:r w:rsidRPr="00062827">
        <w:rPr>
          <w:rStyle w:val="affff8"/>
          <w:spacing w:val="-2"/>
          <w:rtl/>
        </w:rPr>
        <w:t xml:space="preserve"> </w:t>
      </w:r>
      <w:r w:rsidR="00E51BC8" w:rsidRPr="00062827">
        <w:rPr>
          <w:rStyle w:val="affff8"/>
          <w:spacing w:val="-2"/>
          <w:rtl/>
        </w:rPr>
        <w:t>'</w:t>
      </w:r>
      <w:r w:rsidRPr="00062827">
        <w:rPr>
          <w:rStyle w:val="affff8"/>
          <w:rFonts w:hint="eastAsia"/>
          <w:spacing w:val="-2"/>
          <w:rtl/>
        </w:rPr>
        <w:t>בת</w:t>
      </w:r>
      <w:r w:rsidRPr="00062827">
        <w:rPr>
          <w:rStyle w:val="affff8"/>
          <w:spacing w:val="-2"/>
          <w:rtl/>
        </w:rPr>
        <w:t xml:space="preserve"> </w:t>
      </w:r>
      <w:r w:rsidRPr="00062827">
        <w:rPr>
          <w:rStyle w:val="affff8"/>
          <w:rFonts w:hint="eastAsia"/>
          <w:spacing w:val="-2"/>
          <w:rtl/>
        </w:rPr>
        <w:t>אחת</w:t>
      </w:r>
      <w:r w:rsidR="00E51BC8" w:rsidRPr="00062827">
        <w:rPr>
          <w:rStyle w:val="affff8"/>
          <w:spacing w:val="-2"/>
          <w:rtl/>
        </w:rPr>
        <w:t>'</w:t>
      </w:r>
      <w:r w:rsidRPr="00062827">
        <w:rPr>
          <w:rStyle w:val="affff8"/>
          <w:spacing w:val="-2"/>
          <w:rtl/>
        </w:rPr>
        <w:t>,</w:t>
      </w:r>
      <w:r w:rsidRPr="00062827">
        <w:rPr>
          <w:spacing w:val="-2"/>
          <w:rtl/>
        </w:rPr>
        <w:t xml:space="preserve"> </w:t>
      </w:r>
      <w:r w:rsidRPr="00D1637C">
        <w:rPr>
          <w:rFonts w:cs="PFT_Frank" w:hint="eastAsia"/>
          <w:b/>
          <w:bCs/>
          <w:spacing w:val="-2"/>
          <w:szCs w:val="14"/>
          <w:rtl/>
        </w:rPr>
        <w:t>תיובתא</w:t>
      </w:r>
      <w:r w:rsidR="00E51BC8" w:rsidRPr="00062827">
        <w:rPr>
          <w:spacing w:val="-2"/>
          <w:rtl/>
        </w:rPr>
        <w:t>.</w:t>
      </w:r>
    </w:p>
    <w:p w14:paraId="63BC8BF1" w14:textId="77777777" w:rsidR="00587A64" w:rsidRPr="00FC532E" w:rsidRDefault="00587A64" w:rsidP="00FC532E">
      <w:pPr>
        <w:rPr>
          <w:rtl/>
        </w:rPr>
      </w:pPr>
    </w:p>
    <w:p w14:paraId="1F32C5B5" w14:textId="6D3E6364" w:rsidR="00E51BC8" w:rsidRDefault="00E51BC8" w:rsidP="00E51BC8">
      <w:pPr>
        <w:rPr>
          <w:rFonts w:ascii="FontbitDavid" w:hAnsi="FontbitDavid"/>
          <w:sz w:val="32"/>
          <w:rtl/>
        </w:rPr>
      </w:pPr>
      <w:bookmarkStart w:id="328" w:name="_Toc119172734"/>
      <w:bookmarkStart w:id="329" w:name="_Toc119229822"/>
      <w:r w:rsidRPr="00A8450A">
        <w:rPr>
          <w:rStyle w:val="affff3"/>
          <w:rFonts w:hint="eastAsia"/>
          <w:rtl/>
        </w:rPr>
        <w:t>ושאמרנו</w:t>
      </w:r>
      <w:r w:rsidRPr="00A8450A">
        <w:rPr>
          <w:rStyle w:val="affff3"/>
          <w:rFonts w:hint="cs"/>
          <w:rtl/>
        </w:rPr>
        <w:t xml:space="preserve"> '</w:t>
      </w:r>
      <w:r w:rsidR="000521C0" w:rsidRPr="00A8450A">
        <w:rPr>
          <w:rStyle w:val="affff3"/>
          <w:rtl/>
        </w:rPr>
        <w:t>זר ששימש בשבת</w:t>
      </w:r>
      <w:r w:rsidRPr="00A8450A">
        <w:rPr>
          <w:rStyle w:val="affff3"/>
          <w:rFonts w:hint="cs"/>
          <w:rtl/>
        </w:rPr>
        <w:t>'</w:t>
      </w:r>
      <w:bookmarkEnd w:id="328"/>
      <w:bookmarkEnd w:id="329"/>
      <w:r>
        <w:rPr>
          <w:rFonts w:hint="cs"/>
          <w:rtl/>
        </w:rPr>
        <w:t xml:space="preserve"> - ל</w:t>
      </w:r>
      <w:r w:rsidR="000521C0" w:rsidRPr="007750DB">
        <w:rPr>
          <w:rFonts w:hint="eastAsia"/>
          <w:rtl/>
        </w:rPr>
        <w:t>א</w:t>
      </w:r>
      <w:r w:rsidR="000521C0" w:rsidRPr="007750DB">
        <w:rPr>
          <w:rtl/>
        </w:rPr>
        <w:t xml:space="preserve"> בשחיט</w:t>
      </w:r>
      <w:r w:rsidR="000521C0" w:rsidRPr="00C35A2C">
        <w:rPr>
          <w:rFonts w:ascii="FontbitDavid" w:hAnsi="FontbitDavid" w:hint="cs"/>
          <w:sz w:val="32"/>
          <w:rtl/>
        </w:rPr>
        <w:t xml:space="preserve">ה </w:t>
      </w:r>
      <w:r>
        <w:rPr>
          <w:rFonts w:ascii="FontbitDavid" w:hAnsi="FontbitDavid" w:hint="cs"/>
          <w:sz w:val="32"/>
          <w:rtl/>
        </w:rPr>
        <w:t>ד</w:t>
      </w:r>
      <w:r w:rsidR="000521C0" w:rsidRPr="00C35A2C">
        <w:rPr>
          <w:rFonts w:ascii="FontbitDavid" w:hAnsi="FontbitDavid" w:hint="cs"/>
          <w:sz w:val="32"/>
          <w:rtl/>
        </w:rPr>
        <w:t>כשרה בזר</w:t>
      </w:r>
      <w:r w:rsidR="000521C0">
        <w:rPr>
          <w:rFonts w:ascii="FontbitDavid" w:hAnsi="FontbitDavid" w:hint="cs"/>
          <w:sz w:val="32"/>
          <w:rtl/>
        </w:rPr>
        <w:t>,</w:t>
      </w:r>
    </w:p>
    <w:p w14:paraId="462BE054" w14:textId="7FC086B9" w:rsidR="00E51BC8" w:rsidRDefault="00E51BC8" w:rsidP="00E51BC8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ל</w:t>
      </w:r>
      <w:r w:rsidR="000521C0" w:rsidRPr="00C35A2C">
        <w:rPr>
          <w:rFonts w:ascii="FontbitDavid" w:hAnsi="FontbitDavid" w:hint="cs"/>
          <w:sz w:val="32"/>
          <w:rtl/>
        </w:rPr>
        <w:t>א בקבלה</w:t>
      </w:r>
      <w:r>
        <w:rPr>
          <w:rFonts w:ascii="FontbitDavid" w:hAnsi="FontbitDavid" w:hint="cs"/>
          <w:sz w:val="32"/>
          <w:rtl/>
        </w:rPr>
        <w:t xml:space="preserve"> -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רק </w:t>
      </w:r>
      <w:r w:rsidR="000521C0" w:rsidRPr="00C35A2C">
        <w:rPr>
          <w:rFonts w:ascii="FontbitDavid" w:hAnsi="FontbitDavid" w:hint="cs"/>
          <w:sz w:val="32"/>
          <w:rtl/>
        </w:rPr>
        <w:t xml:space="preserve">טלטול, </w:t>
      </w:r>
      <w:r>
        <w:rPr>
          <w:rFonts w:ascii="FontbitDavid" w:hAnsi="FontbitDavid" w:hint="cs"/>
          <w:sz w:val="32"/>
          <w:rtl/>
        </w:rPr>
        <w:t>ל</w:t>
      </w:r>
      <w:r w:rsidR="000521C0" w:rsidRPr="00C35A2C">
        <w:rPr>
          <w:rFonts w:ascii="FontbitDavid" w:hAnsi="FontbitDavid" w:hint="cs"/>
          <w:sz w:val="32"/>
          <w:rtl/>
        </w:rPr>
        <w:t xml:space="preserve">א בהקטרה </w:t>
      </w:r>
      <w:r>
        <w:rPr>
          <w:rFonts w:ascii="FontbitDavid" w:hAnsi="FontbitDavid" w:hint="cs"/>
          <w:sz w:val="32"/>
          <w:rtl/>
        </w:rPr>
        <w:t xml:space="preserve">- </w:t>
      </w:r>
      <w:r w:rsidR="00587A64">
        <w:rPr>
          <w:rFonts w:ascii="FontbitDavid" w:hAnsi="FontbitDavid" w:hint="cs"/>
          <w:sz w:val="32"/>
          <w:rtl/>
        </w:rPr>
        <w:t>הבערה</w:t>
      </w:r>
      <w:r w:rsidR="00587A64"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דלריו</w:t>
      </w:r>
      <w:r w:rsidRPr="007750DB">
        <w:rPr>
          <w:rStyle w:val="affff5"/>
          <w:rtl/>
        </w:rPr>
        <w:t>"ס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 w:hint="cs"/>
          <w:sz w:val="32"/>
          <w:rtl/>
        </w:rPr>
        <w:t>ללאו</w:t>
      </w:r>
      <w:r>
        <w:rPr>
          <w:rFonts w:ascii="FontbitDavid" w:hAnsi="FontbitDavid" w:hint="cs"/>
          <w:sz w:val="32"/>
          <w:rtl/>
        </w:rPr>
        <w:t>,</w:t>
      </w:r>
    </w:p>
    <w:p w14:paraId="23216EC7" w14:textId="2E6344C0" w:rsidR="00036B69" w:rsidRDefault="00E51BC8" w:rsidP="00036B69">
      <w:pPr>
        <w:rPr>
          <w:rStyle w:val="affff8"/>
          <w:rtl/>
        </w:rPr>
      </w:pPr>
      <w:r w:rsidRPr="00A8450A">
        <w:rPr>
          <w:rFonts w:ascii="FontbitDavid" w:hAnsi="FontbitDavid" w:cs="PFT_Frank" w:hint="eastAsia"/>
          <w:b/>
          <w:bCs/>
          <w:sz w:val="32"/>
          <w:szCs w:val="14"/>
          <w:rtl/>
        </w:rPr>
        <w:t>אלא</w:t>
      </w:r>
      <w:r w:rsidRPr="00AA0E3F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</w:t>
      </w:r>
      <w:r w:rsidR="000521C0" w:rsidRPr="00AA0E3F">
        <w:rPr>
          <w:rFonts w:cs="PFT_Frank"/>
          <w:b/>
          <w:bCs/>
          <w:spacing w:val="-2"/>
          <w:szCs w:val="14"/>
          <w:rtl/>
        </w:rPr>
        <w:t>בשחיטת פר כה</w:t>
      </w:r>
      <w:r w:rsidR="00587A64" w:rsidRPr="00AA0E3F">
        <w:rPr>
          <w:rFonts w:cs="PFT_Frank" w:hint="cs"/>
          <w:b/>
          <w:bCs/>
          <w:spacing w:val="-2"/>
          <w:szCs w:val="14"/>
          <w:rtl/>
        </w:rPr>
        <w:t>"</w:t>
      </w:r>
      <w:r w:rsidR="000521C0" w:rsidRPr="00AA0E3F">
        <w:rPr>
          <w:rFonts w:cs="PFT_Frank"/>
          <w:b/>
          <w:bCs/>
          <w:spacing w:val="-2"/>
          <w:szCs w:val="14"/>
          <w:rtl/>
        </w:rPr>
        <w:t>ג</w:t>
      </w:r>
      <w:r w:rsidR="000521C0" w:rsidRPr="0005486A">
        <w:rPr>
          <w:spacing w:val="-2"/>
          <w:rtl/>
        </w:rPr>
        <w:t xml:space="preserve">, </w:t>
      </w:r>
      <w:r w:rsidR="000521C0">
        <w:rPr>
          <w:rStyle w:val="affff5"/>
          <w:rFonts w:hint="cs"/>
          <w:rtl/>
        </w:rPr>
        <w:t>כ</w:t>
      </w:r>
      <w:r w:rsidR="00587A64">
        <w:rPr>
          <w:rStyle w:val="affff5"/>
          <w:rFonts w:hint="cs"/>
          <w:rtl/>
        </w:rPr>
        <w:t>מ"ד</w:t>
      </w:r>
      <w:r w:rsidR="000521C0" w:rsidRPr="0005486A">
        <w:rPr>
          <w:spacing w:val="-2"/>
          <w:rtl/>
        </w:rPr>
        <w:t xml:space="preserve"> </w:t>
      </w:r>
      <w:r>
        <w:rPr>
          <w:rFonts w:hint="cs"/>
          <w:spacing w:val="-2"/>
          <w:rtl/>
        </w:rPr>
        <w:t>ש</w:t>
      </w:r>
      <w:r w:rsidR="000521C0" w:rsidRPr="0005486A">
        <w:rPr>
          <w:spacing w:val="-2"/>
          <w:rtl/>
        </w:rPr>
        <w:t>בזר פסולה</w:t>
      </w:r>
      <w:r w:rsidR="00036B69">
        <w:rPr>
          <w:rFonts w:hint="cs"/>
          <w:spacing w:val="-2"/>
          <w:rtl/>
        </w:rPr>
        <w:t>,</w:t>
      </w:r>
      <w:r w:rsidR="00036B69">
        <w:rPr>
          <w:rFonts w:ascii="FontbitDavid" w:hAnsi="FontbitDavid" w:hint="cs"/>
          <w:sz w:val="32"/>
          <w:rtl/>
        </w:rPr>
        <w:t xml:space="preserve"> </w:t>
      </w:r>
      <w:r w:rsidR="00036B69">
        <w:rPr>
          <w:rStyle w:val="affff8"/>
          <w:rFonts w:hint="cs"/>
          <w:rtl/>
        </w:rPr>
        <w:t>ו'</w:t>
      </w:r>
      <w:r w:rsidR="000521C0" w:rsidRPr="007750DB">
        <w:rPr>
          <w:rStyle w:val="affff8"/>
          <w:rFonts w:hint="eastAsia"/>
          <w:rtl/>
        </w:rPr>
        <w:t>זר</w:t>
      </w:r>
      <w:r w:rsidR="00036B69">
        <w:rPr>
          <w:rStyle w:val="affff8"/>
          <w:rFonts w:hint="cs"/>
          <w:rtl/>
        </w:rPr>
        <w:t>'</w:t>
      </w:r>
      <w:r w:rsidR="000521C0" w:rsidRPr="007750DB">
        <w:rPr>
          <w:rStyle w:val="affff8"/>
          <w:rtl/>
        </w:rPr>
        <w:t xml:space="preserve"> היינו </w:t>
      </w:r>
      <w:r w:rsidR="00036B69">
        <w:rPr>
          <w:rStyle w:val="affff8"/>
          <w:rFonts w:hint="cs"/>
          <w:rtl/>
        </w:rPr>
        <w:t>'</w:t>
      </w:r>
      <w:r w:rsidR="000521C0" w:rsidRPr="007750DB">
        <w:rPr>
          <w:rStyle w:val="affff8"/>
          <w:rFonts w:hint="eastAsia"/>
          <w:rtl/>
        </w:rPr>
        <w:t>הדיוט</w:t>
      </w:r>
      <w:r w:rsidR="00036B69">
        <w:rPr>
          <w:rStyle w:val="affff8"/>
          <w:rFonts w:hint="cs"/>
          <w:rtl/>
        </w:rPr>
        <w:t>',</w:t>
      </w:r>
    </w:p>
    <w:p w14:paraId="2D47193B" w14:textId="2C8B652A" w:rsidR="00DA2F72" w:rsidRDefault="00036B69" w:rsidP="00587A64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ודחה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'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אשי</w:t>
      </w:r>
      <w:r>
        <w:rPr>
          <w:rFonts w:ascii="FontbitDavid" w:hAnsi="FontbitDavid" w:hint="cs"/>
          <w:sz w:val="32"/>
          <w:rtl/>
        </w:rPr>
        <w:t>,</w:t>
      </w:r>
      <w:r w:rsidR="000521C0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אפי' איסור קל </w:t>
      </w:r>
      <w:r w:rsidR="000521C0" w:rsidRPr="007750DB">
        <w:rPr>
          <w:rStyle w:val="affff5"/>
          <w:rFonts w:hint="eastAsia"/>
          <w:rtl/>
        </w:rPr>
        <w:t>נפק</w:t>
      </w:r>
      <w:r w:rsidR="000521C0" w:rsidRPr="007750DB">
        <w:rPr>
          <w:rStyle w:val="affff5"/>
          <w:rtl/>
        </w:rPr>
        <w:t>"</w:t>
      </w:r>
      <w:r w:rsidR="000521C0" w:rsidRPr="007750DB">
        <w:rPr>
          <w:rStyle w:val="affff5"/>
          <w:rFonts w:hint="eastAsia"/>
          <w:rtl/>
        </w:rPr>
        <w:t>מ</w:t>
      </w:r>
      <w:r w:rsidR="000521C0" w:rsidRPr="007750DB">
        <w:rPr>
          <w:rStyle w:val="affff5"/>
          <w:rtl/>
        </w:rPr>
        <w:t xml:space="preserve"> </w:t>
      </w:r>
      <w:r w:rsidR="000521C0" w:rsidRPr="00C35A2C">
        <w:rPr>
          <w:rFonts w:ascii="FontbitDavid" w:hAnsi="FontbitDavid" w:hint="cs"/>
          <w:sz w:val="32"/>
          <w:rtl/>
        </w:rPr>
        <w:t>לקוברו בין רשעים גמורים</w:t>
      </w:r>
      <w:r w:rsidR="00C54299">
        <w:rPr>
          <w:rFonts w:ascii="FontbitDavid" w:hAnsi="FontbitDavid" w:hint="cs"/>
          <w:sz w:val="32"/>
          <w:rtl/>
        </w:rPr>
        <w:t>,</w:t>
      </w:r>
    </w:p>
    <w:p w14:paraId="73D2C296" w14:textId="7E285EB6" w:rsidR="000521C0" w:rsidRPr="00C35A2C" w:rsidRDefault="00DA2F72" w:rsidP="007750DB">
      <w:pPr>
        <w:pStyle w:val="affff7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והכלל</w:t>
      </w:r>
      <w:r w:rsidRPr="00A07384">
        <w:rPr>
          <w:rFonts w:cs="PFT_Frank"/>
          <w:b/>
          <w:bCs/>
          <w:szCs w:val="10"/>
          <w:rtl/>
        </w:rPr>
        <w:t xml:space="preserve"> </w:t>
      </w:r>
      <w:r>
        <w:rPr>
          <w:rStyle w:val="affff5"/>
          <w:rFonts w:cs="PFT_Frank" w:hint="cs"/>
          <w:b/>
          <w:bCs/>
          <w:szCs w:val="10"/>
          <w:rtl/>
          <w:rPrChange w:id="9045" w:author="מנוע אמוראים" w:date="2026-10-05T16:41:34Z">
            <w:rPr>
              <w:rFonts w:cs="PFT_Frank" w:hint="cs"/>
              <w:b/>
              <w:bCs/>
              <w:szCs w:val="10"/>
              <w:rtl/>
            </w:rPr>
          </w:rPrChange>
        </w:rPr>
        <w:t xml:space="preserve">ל</w:t>
      </w:r>
      <w:r>
        <w:rPr>
          <w:rStyle w:val="affff5"/>
          <w:rFonts w:cs="PFT_Frank" w:hint="eastAsia"/>
          <w:b/>
          <w:bCs/>
          <w:szCs w:val="10"/>
          <w:rtl/>
          <w:rPrChange w:id="9046" w:author="מנוע אמוראים" w:date="2026-10-05T16:41:34Z">
            <w:rPr>
              <w:rFonts w:cs="PFT_Frank" w:hint="eastAsia"/>
              <w:b/>
              <w:bCs/>
              <w:szCs w:val="10"/>
              <w:rtl/>
            </w:rPr>
          </w:rPrChange>
        </w:rPr>
        <w:t xml:space="preserve">ריו</w:t>
      </w:r>
      <w:r>
        <w:rPr>
          <w:rStyle w:val="affff5"/>
          <w:rFonts w:cs="PFT_Frank"/>
          <w:b/>
          <w:bCs/>
          <w:szCs w:val="10"/>
          <w:rtl/>
          <w:rPrChange w:id="9047" w:author="מנוע אמוראים" w:date="2026-10-05T16:41:34Z">
            <w:rPr>
              <w:rFonts w:cs="PFT_Frank"/>
              <w:b/>
              <w:bCs/>
              <w:szCs w:val="10"/>
              <w:rtl/>
            </w:rPr>
          </w:rPrChange>
        </w:rPr>
        <w:t xml:space="preserve">"ס</w:t>
      </w:r>
      <w:r w:rsidRPr="00A07384">
        <w:rPr>
          <w:rFonts w:cs="PFT_Frank" w:hint="cs"/>
          <w:b/>
          <w:bCs/>
          <w:szCs w:val="10"/>
          <w:rtl/>
        </w:rPr>
        <w:t>:</w:t>
      </w:r>
      <w:r>
        <w:rPr>
          <w:rFonts w:hint="cs"/>
          <w:rtl/>
        </w:rPr>
        <w:t xml:space="preserve"> אם שייך איסור ב"א </w:t>
      </w:r>
      <w:r w:rsidRPr="00A07384">
        <w:rPr>
          <w:rFonts w:cs="PFT_Frank" w:hint="eastAsia"/>
          <w:b/>
          <w:bCs/>
          <w:szCs w:val="10"/>
          <w:rtl/>
        </w:rPr>
        <w:t>או</w:t>
      </w:r>
      <w:r>
        <w:rPr>
          <w:rFonts w:hint="cs"/>
          <w:rtl/>
        </w:rPr>
        <w:t xml:space="preserve"> מוסיף - חייבהו, ואם לא - נפ"מ לקוברו</w:t>
      </w:r>
      <w:r w:rsidR="00587A64">
        <w:rPr>
          <w:rFonts w:hint="cs"/>
          <w:rtl/>
        </w:rPr>
        <w:t>.</w:t>
      </w:r>
      <w:r w:rsidR="00587A64">
        <w:rPr>
          <w:rFonts w:ascii="FrankRuehl" w:hAnsi="FrankRuehl" w:hint="cs"/>
          <w:rtl/>
        </w:rPr>
        <w:t xml:space="preserve"> </w:t>
      </w:r>
    </w:p>
    <w:p>
      <w:pPr>
        <w:pStyle w:val="MishnaBatzad"/>
        <w:rPr>
          <w:ins w:id="20445" w:author="קלוד" w:date="2026-10-06T10:10:48Z"/>
        </w:rPr>
      </w:pPr>
      <w:ins w:id="20444" w:author="קלוד" w:date="2026-10-06T10:10:48Z">
        <w:r>
          <w:t xml:space="preserve">משנה י</w:t>
        </w:r>
      </w:ins>
    </w:p>
    <w:p w14:paraId="777FF331" w14:textId="7000543B" w:rsidR="000521C0" w:rsidRDefault="000521C0" w:rsidP="000521C0">
      <w:pPr>
        <w:pStyle w:val="affc"/>
        <w:rPr>
          <w:spacing w:val="4"/>
          <w:rtl/>
        </w:rPr>
      </w:pPr>
      <w:bookmarkStart w:id="330" w:name="_Toc119172735"/>
      <w:bookmarkStart w:id="331" w:name="_Toc119229823"/>
      <w:r w:rsidRPr="005251B7">
        <w:rPr>
          <w:rStyle w:val="affffc"/>
          <w:rtl/>
        </w:rPr>
        <w:t>שנים שקידשו שתי נשים, ובשעת כניסתן לחופה החליפו</w:t>
      </w:r>
      <w:bookmarkEnd w:id="330"/>
      <w:bookmarkEnd w:id="331"/>
      <w:r w:rsidR="00BD29CA">
        <w:rPr>
          <w:rFonts w:hint="cs"/>
          <w:spacing w:val="4"/>
          <w:rtl/>
        </w:rPr>
        <w:t>:</w:t>
      </w:r>
    </w:p>
    <w:p w14:paraId="0E43B0C4" w14:textId="256B9989" w:rsidR="000521C0" w:rsidRDefault="000521C0" w:rsidP="00782060">
      <w:pPr>
        <w:pStyle w:val="affc"/>
        <w:rPr>
          <w:rtl/>
        </w:rPr>
      </w:pPr>
      <w:r w:rsidRPr="00C35A2C">
        <w:rPr>
          <w:rtl/>
        </w:rPr>
        <w:t xml:space="preserve">חייבין משום </w:t>
      </w:r>
      <w:r w:rsidR="00273EC0">
        <w:rPr>
          <w:rFonts w:hint="cs"/>
          <w:rtl/>
        </w:rPr>
        <w:t>'</w:t>
      </w:r>
      <w:r w:rsidRPr="00C35A2C">
        <w:rPr>
          <w:rtl/>
        </w:rPr>
        <w:t>אשת איש</w:t>
      </w:r>
      <w:r w:rsidR="00273EC0">
        <w:rPr>
          <w:rFonts w:hint="cs"/>
          <w:rtl/>
        </w:rPr>
        <w:t>'</w:t>
      </w:r>
      <w:r w:rsidRPr="00C35A2C">
        <w:rPr>
          <w:rtl/>
        </w:rPr>
        <w:t>,</w:t>
      </w:r>
      <w:r w:rsidR="00273EC0">
        <w:rPr>
          <w:rFonts w:hint="cs"/>
          <w:rtl/>
        </w:rPr>
        <w:t xml:space="preserve"> </w:t>
      </w:r>
      <w:r w:rsidR="00273EC0">
        <w:rPr>
          <w:rtl/>
        </w:rPr>
        <w:tab/>
      </w:r>
      <w:r w:rsidR="00273EC0">
        <w:rPr>
          <w:rtl/>
        </w:rPr>
        <w:tab/>
      </w:r>
      <w:r w:rsidR="00273EC0">
        <w:rPr>
          <w:rtl/>
        </w:rPr>
        <w:tab/>
      </w:r>
      <w:r w:rsidR="00273EC0">
        <w:rPr>
          <w:rtl/>
        </w:rPr>
        <w:tab/>
      </w:r>
      <w:r w:rsidR="00273EC0">
        <w:rPr>
          <w:rtl/>
        </w:rPr>
        <w:tab/>
      </w:r>
      <w:r w:rsidR="00273EC0">
        <w:rPr>
          <w:rtl/>
        </w:rPr>
        <w:tab/>
      </w:r>
      <w:r w:rsidRPr="00C35A2C">
        <w:rPr>
          <w:rtl/>
        </w:rPr>
        <w:t xml:space="preserve">היו אחין </w:t>
      </w:r>
      <w:r w:rsidR="00273EC0">
        <w:rPr>
          <w:rFonts w:hint="cs"/>
          <w:rtl/>
        </w:rPr>
        <w:t>-</w:t>
      </w:r>
      <w:r w:rsidRPr="00C35A2C">
        <w:rPr>
          <w:rtl/>
        </w:rPr>
        <w:t xml:space="preserve"> </w:t>
      </w:r>
      <w:r w:rsidR="00273EC0">
        <w:rPr>
          <w:rFonts w:hint="cs"/>
          <w:rtl/>
        </w:rPr>
        <w:t>'</w:t>
      </w:r>
      <w:r w:rsidRPr="00C35A2C">
        <w:rPr>
          <w:rtl/>
        </w:rPr>
        <w:t>אשת אח</w:t>
      </w:r>
      <w:r w:rsidR="00273EC0">
        <w:rPr>
          <w:rFonts w:hint="cs"/>
          <w:rtl/>
        </w:rPr>
        <w:t>'</w:t>
      </w:r>
      <w:r w:rsidRPr="00C35A2C">
        <w:rPr>
          <w:rtl/>
        </w:rPr>
        <w:t xml:space="preserve">, </w:t>
      </w:r>
    </w:p>
    <w:p w14:paraId="55E118C9" w14:textId="3096F567" w:rsidR="000521C0" w:rsidRPr="00C35A2C" w:rsidRDefault="000521C0" w:rsidP="000521C0">
      <w:pPr>
        <w:pStyle w:val="affc"/>
        <w:rPr>
          <w:rtl/>
        </w:rPr>
      </w:pPr>
      <w:r w:rsidRPr="00C35A2C">
        <w:rPr>
          <w:rtl/>
        </w:rPr>
        <w:t xml:space="preserve">היו אחיות </w:t>
      </w:r>
      <w:r w:rsidR="00273EC0">
        <w:rPr>
          <w:rFonts w:hint="cs"/>
          <w:rtl/>
        </w:rPr>
        <w:t>-</w:t>
      </w:r>
      <w:r w:rsidRPr="00C35A2C">
        <w:rPr>
          <w:rtl/>
        </w:rPr>
        <w:t xml:space="preserve"> </w:t>
      </w:r>
      <w:r w:rsidR="00273EC0">
        <w:rPr>
          <w:rStyle w:val="affff1"/>
          <w:rFonts w:hint="cs"/>
          <w:rtl/>
        </w:rPr>
        <w:t>'</w:t>
      </w:r>
      <w:r w:rsidRPr="007750DB">
        <w:rPr>
          <w:rStyle w:val="affff1"/>
          <w:rtl/>
        </w:rPr>
        <w:t>אשה אל אחותה</w:t>
      </w:r>
      <w:r w:rsidR="00273EC0">
        <w:rPr>
          <w:rStyle w:val="affff1"/>
          <w:rFonts w:hint="cs"/>
          <w:rtl/>
        </w:rPr>
        <w:t>'</w:t>
      </w:r>
      <w:r w:rsidRPr="00C35A2C">
        <w:rPr>
          <w:rtl/>
        </w:rPr>
        <w:t xml:space="preserve">, </w:t>
      </w:r>
      <w:r w:rsidR="00273EC0">
        <w:rPr>
          <w:rtl/>
        </w:rPr>
        <w:tab/>
      </w:r>
      <w:r w:rsidR="00273EC0">
        <w:rPr>
          <w:rtl/>
        </w:rPr>
        <w:tab/>
      </w:r>
      <w:r w:rsidR="00273EC0">
        <w:rPr>
          <w:rtl/>
        </w:rPr>
        <w:tab/>
      </w:r>
      <w:r w:rsidR="00273EC0">
        <w:rPr>
          <w:rFonts w:hint="cs"/>
          <w:rtl/>
        </w:rPr>
        <w:t xml:space="preserve"> </w:t>
      </w:r>
      <w:r w:rsidRPr="00C35A2C">
        <w:rPr>
          <w:rtl/>
        </w:rPr>
        <w:t xml:space="preserve">היו נדות </w:t>
      </w:r>
      <w:r w:rsidR="00273EC0">
        <w:rPr>
          <w:rFonts w:hint="cs"/>
          <w:rtl/>
        </w:rPr>
        <w:t xml:space="preserve">- </w:t>
      </w:r>
      <w:r w:rsidRPr="00C35A2C">
        <w:rPr>
          <w:rtl/>
        </w:rPr>
        <w:t xml:space="preserve">משום </w:t>
      </w:r>
      <w:r w:rsidR="00273EC0">
        <w:rPr>
          <w:rFonts w:hint="cs"/>
          <w:rtl/>
        </w:rPr>
        <w:t>'</w:t>
      </w:r>
      <w:r w:rsidRPr="00C35A2C">
        <w:rPr>
          <w:rtl/>
        </w:rPr>
        <w:t>נדה</w:t>
      </w:r>
      <w:r w:rsidR="00273EC0">
        <w:rPr>
          <w:rFonts w:hint="cs"/>
          <w:rtl/>
        </w:rPr>
        <w:t>'</w:t>
      </w:r>
      <w:r w:rsidRPr="00C35A2C">
        <w:rPr>
          <w:rtl/>
        </w:rPr>
        <w:t>.</w:t>
      </w:r>
    </w:p>
    <w:p w14:paraId="3780AFBC" w14:textId="0B52BAE3" w:rsidR="000521C0" w:rsidRPr="00C35A2C" w:rsidRDefault="000521C0" w:rsidP="000521C0">
      <w:pPr>
        <w:pStyle w:val="affc"/>
        <w:rPr>
          <w:rtl/>
        </w:rPr>
      </w:pPr>
      <w:r w:rsidRPr="00C35A2C">
        <w:rPr>
          <w:rtl/>
        </w:rPr>
        <w:t xml:space="preserve">ומפרישין אותן </w:t>
      </w:r>
      <w:r w:rsidR="00273EC0">
        <w:rPr>
          <w:rFonts w:hint="cs"/>
          <w:rtl/>
        </w:rPr>
        <w:t>ג'</w:t>
      </w:r>
      <w:r w:rsidRPr="00C35A2C">
        <w:rPr>
          <w:rtl/>
        </w:rPr>
        <w:t xml:space="preserve"> חדשים, שמא מעוברות</w:t>
      </w:r>
      <w:r w:rsidR="00273EC0">
        <w:rPr>
          <w:rFonts w:hint="cs"/>
          <w:rtl/>
        </w:rPr>
        <w:t>,</w:t>
      </w:r>
    </w:p>
    <w:p w14:paraId="5EE29B88" w14:textId="66088350" w:rsidR="000521C0" w:rsidRPr="00C35A2C" w:rsidRDefault="000521C0" w:rsidP="000521C0">
      <w:pPr>
        <w:pStyle w:val="affc"/>
        <w:rPr>
          <w:rtl/>
        </w:rPr>
      </w:pPr>
      <w:bookmarkStart w:id="332" w:name="_Toc119172736"/>
      <w:bookmarkStart w:id="333" w:name="_Toc119229824"/>
      <w:r w:rsidRPr="005251B7">
        <w:rPr>
          <w:rStyle w:val="affffc"/>
          <w:rtl/>
        </w:rPr>
        <w:t>היו קטנות</w:t>
      </w:r>
      <w:bookmarkEnd w:id="332"/>
      <w:bookmarkEnd w:id="333"/>
      <w:r w:rsidRPr="00C35A2C">
        <w:rPr>
          <w:rtl/>
        </w:rPr>
        <w:t xml:space="preserve"> </w:t>
      </w:r>
      <w:r w:rsidRPr="007750DB">
        <w:rPr>
          <w:rStyle w:val="HesberMishna"/>
          <w:rtl/>
          <w:rPrChange w:id="20041" w:author="קלוד" w:date="2026-10-06T10:10:48Z">
            <w:rPr>
              <w:rStyle w:val="affff8"/>
              <w:rtl/>
            </w:rPr>
          </w:rPrChange>
        </w:rPr>
        <w:t>שאינן ראויות לילד</w:t>
      </w:r>
      <w:r w:rsidRPr="00C35A2C">
        <w:rPr>
          <w:rtl/>
        </w:rPr>
        <w:t xml:space="preserve"> - מחזירים מיד</w:t>
      </w:r>
      <w:r w:rsidR="00273EC0">
        <w:rPr>
          <w:rFonts w:hint="cs"/>
          <w:rtl/>
        </w:rPr>
        <w:t>,</w:t>
      </w:r>
    </w:p>
    <w:p w14:paraId="3675A140" w14:textId="16528E5C" w:rsidR="000521C0" w:rsidRPr="00C35A2C" w:rsidRDefault="000521C0" w:rsidP="000521C0">
      <w:pPr>
        <w:pStyle w:val="affc"/>
        <w:rPr>
          <w:rtl/>
        </w:rPr>
      </w:pPr>
      <w:bookmarkStart w:id="334" w:name="_Toc119172737"/>
      <w:bookmarkStart w:id="335" w:name="_Toc119229825"/>
      <w:r w:rsidRPr="005251B7">
        <w:rPr>
          <w:rStyle w:val="affffc"/>
          <w:rtl/>
        </w:rPr>
        <w:t>היו כהנות</w:t>
      </w:r>
      <w:bookmarkEnd w:id="334"/>
      <w:bookmarkEnd w:id="335"/>
      <w:r w:rsidRPr="00C35A2C">
        <w:rPr>
          <w:rtl/>
        </w:rPr>
        <w:t xml:space="preserve"> - נפסלו מן ה</w:t>
      </w:r>
      <w:r w:rsidR="00273EC0">
        <w:rPr>
          <w:rFonts w:hint="cs"/>
          <w:rtl/>
        </w:rPr>
        <w:t>כהונ</w:t>
      </w:r>
      <w:r w:rsidRPr="00C35A2C">
        <w:rPr>
          <w:rtl/>
        </w:rPr>
        <w:t>ה.</w:t>
      </w:r>
    </w:p>
    <w:p w14:paraId="646640FB" w14:textId="1079465B" w:rsidR="00782060" w:rsidRPr="00062827" w:rsidRDefault="000521C0" w:rsidP="000521C0">
      <w:pPr>
        <w:rPr>
          <w:spacing w:val="-2"/>
          <w:rtl/>
        </w:rPr>
      </w:pPr>
      <w:bookmarkStart w:id="336" w:name="_Toc119172738"/>
      <w:bookmarkStart w:id="337" w:name="_Toc119229826"/>
      <w:r w:rsidRPr="00062827">
        <w:rPr>
          <w:rStyle w:val="afff5"/>
          <w:spacing w:val="-2"/>
          <w:rtl/>
        </w:rPr>
        <w:t>החליפו</w:t>
      </w:r>
      <w:bookmarkEnd w:id="336"/>
      <w:bookmarkEnd w:id="337"/>
      <w:r w:rsidR="00782060" w:rsidRPr="00062827">
        <w:rPr>
          <w:spacing w:val="-2"/>
          <w:rtl/>
        </w:rPr>
        <w:t xml:space="preserve"> - ה</w:t>
      </w:r>
      <w:r w:rsidR="00782060" w:rsidRPr="00062827">
        <w:rPr>
          <w:rFonts w:hint="cs"/>
          <w:spacing w:val="-2"/>
          <w:rtl/>
        </w:rPr>
        <w:t>וחלפו</w:t>
      </w:r>
      <w:r w:rsidR="00782060" w:rsidRPr="00062827">
        <w:rPr>
          <w:rStyle w:val="affff8"/>
          <w:spacing w:val="-2"/>
          <w:rtl/>
        </w:rPr>
        <w:t xml:space="preserve"> בטעות,</w:t>
      </w:r>
      <w:r w:rsidRPr="00062827">
        <w:rPr>
          <w:rStyle w:val="afff5"/>
          <w:rFonts w:hint="cs"/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דלא ברש</w:t>
      </w:r>
      <w:r w:rsidR="00782060" w:rsidRPr="00062827">
        <w:rPr>
          <w:rFonts w:hint="cs"/>
          <w:spacing w:val="-2"/>
          <w:rtl/>
        </w:rPr>
        <w:t>י</w:t>
      </w:r>
      <w:r w:rsidRPr="00062827">
        <w:rPr>
          <w:rFonts w:hint="cs"/>
          <w:spacing w:val="-2"/>
          <w:rtl/>
        </w:rPr>
        <w:t xml:space="preserve">עי </w:t>
      </w:r>
      <w:r w:rsidRPr="00D1637C">
        <w:rPr>
          <w:rFonts w:cs="PFT_Frank" w:hint="eastAsia"/>
          <w:b/>
          <w:bCs/>
          <w:spacing w:val="-2"/>
          <w:szCs w:val="14"/>
          <w:rtl/>
        </w:rPr>
        <w:t>ו</w:t>
      </w:r>
      <w:r w:rsidR="00782060" w:rsidRPr="00D1637C">
        <w:rPr>
          <w:rFonts w:cs="PFT_Frank" w:hint="eastAsia"/>
          <w:b/>
          <w:bCs/>
          <w:spacing w:val="-2"/>
          <w:szCs w:val="14"/>
          <w:rtl/>
        </w:rPr>
        <w:t>עוד</w:t>
      </w:r>
      <w:r w:rsidRPr="00062827">
        <w:rPr>
          <w:rFonts w:hint="cs"/>
          <w:spacing w:val="-2"/>
          <w:rtl/>
        </w:rPr>
        <w:t xml:space="preserve"> </w:t>
      </w:r>
      <w:r w:rsidRPr="00062827">
        <w:rPr>
          <w:rStyle w:val="affff5"/>
          <w:rFonts w:hint="eastAsia"/>
          <w:rtl/>
        </w:rPr>
        <w:t>ד</w:t>
      </w:r>
      <w:r w:rsidR="00782060" w:rsidRPr="00062827">
        <w:rPr>
          <w:rStyle w:val="affff5"/>
          <w:rFonts w:hint="eastAsia"/>
          <w:rtl/>
        </w:rPr>
        <w:t>ר</w:t>
      </w:r>
      <w:r w:rsidR="00782060" w:rsidRPr="00062827">
        <w:rPr>
          <w:rStyle w:val="affff5"/>
          <w:rtl/>
        </w:rPr>
        <w:t>"ח</w:t>
      </w:r>
      <w:r w:rsidRPr="00062827">
        <w:rPr>
          <w:rFonts w:hint="cs"/>
          <w:spacing w:val="-2"/>
          <w:rtl/>
        </w:rPr>
        <w:t xml:space="preserve"> </w:t>
      </w:r>
      <w:r w:rsidR="00782060" w:rsidRPr="00062827">
        <w:rPr>
          <w:rFonts w:hint="cs"/>
          <w:spacing w:val="-2"/>
          <w:rtl/>
        </w:rPr>
        <w:t>חייב</w:t>
      </w:r>
      <w:r w:rsidRPr="00062827">
        <w:rPr>
          <w:rFonts w:hint="cs"/>
          <w:spacing w:val="-2"/>
          <w:rtl/>
        </w:rPr>
        <w:t xml:space="preserve"> קרבן</w:t>
      </w:r>
      <w:r w:rsidR="00782060" w:rsidRPr="00062827">
        <w:rPr>
          <w:rStyle w:val="affff8"/>
          <w:spacing w:val="-2"/>
          <w:rtl/>
        </w:rPr>
        <w:t xml:space="preserve"> </w:t>
      </w:r>
      <w:r w:rsidR="00782060" w:rsidRPr="00062827">
        <w:rPr>
          <w:rStyle w:val="affff8"/>
          <w:rFonts w:hint="cs"/>
          <w:spacing w:val="-2"/>
          <w:rtl/>
        </w:rPr>
        <w:t>ד</w:t>
      </w:r>
      <w:r w:rsidR="00782060" w:rsidRPr="00062827">
        <w:rPr>
          <w:rStyle w:val="affff8"/>
          <w:rFonts w:hint="eastAsia"/>
          <w:spacing w:val="-2"/>
          <w:rtl/>
        </w:rPr>
        <w:t>שוגג</w:t>
      </w:r>
      <w:r w:rsidR="00782060" w:rsidRPr="00062827">
        <w:rPr>
          <w:rStyle w:val="affff8"/>
          <w:spacing w:val="-2"/>
          <w:rtl/>
        </w:rPr>
        <w:t>.</w:t>
      </w:r>
    </w:p>
    <w:p w14:paraId="14EB5515" w14:textId="27EB6979" w:rsidR="000521C0" w:rsidRDefault="00782060" w:rsidP="00BD29CA">
      <w:pPr>
        <w:rPr>
          <w:rtl/>
        </w:rPr>
      </w:pPr>
      <w:r>
        <w:rPr>
          <w:rStyle w:val="affff5"/>
          <w:rFonts w:hint="cs"/>
          <w:rtl/>
        </w:rPr>
        <w:t>וכן</w:t>
      </w:r>
      <w:r w:rsidR="000521C0" w:rsidRPr="001715BE">
        <w:rPr>
          <w:rStyle w:val="affff5"/>
          <w:rFonts w:hint="cs"/>
          <w:rtl/>
        </w:rPr>
        <w:t xml:space="preserve"> מ</w:t>
      </w:r>
      <w:r>
        <w:rPr>
          <w:rStyle w:val="affff5"/>
          <w:rFonts w:hint="cs"/>
          <w:rtl/>
        </w:rPr>
        <w:t>וכח</w:t>
      </w:r>
      <w:r w:rsidR="000521C0">
        <w:rPr>
          <w:rStyle w:val="affff5"/>
          <w:rFonts w:hint="cs"/>
          <w:rtl/>
        </w:rPr>
        <w:t>: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hint="cs"/>
          <w:rtl/>
        </w:rPr>
        <w:t>ד</w:t>
      </w:r>
      <w:r w:rsidR="000521C0" w:rsidRPr="00C35A2C">
        <w:rPr>
          <w:rtl/>
        </w:rPr>
        <w:t xml:space="preserve">מפרישין אותן </w:t>
      </w:r>
      <w:r w:rsidR="000521C0" w:rsidRPr="00C35A2C">
        <w:rPr>
          <w:rFonts w:hint="cs"/>
          <w:rtl/>
        </w:rPr>
        <w:t>ג' ח</w:t>
      </w:r>
      <w:r w:rsidR="000521C0" w:rsidRPr="00C35A2C">
        <w:rPr>
          <w:rtl/>
        </w:rPr>
        <w:t>דשים</w:t>
      </w:r>
      <w:r w:rsidRPr="007750DB">
        <w:rPr>
          <w:rStyle w:val="affff8"/>
          <w:rtl/>
        </w:rPr>
        <w:t xml:space="preserve"> וחוזרות</w:t>
      </w:r>
      <w:r w:rsidR="000521C0" w:rsidRPr="007750DB">
        <w:rPr>
          <w:rStyle w:val="affff8"/>
          <w:rtl/>
        </w:rPr>
        <w:t>,</w:t>
      </w:r>
      <w:r w:rsidR="000521C0" w:rsidRPr="00C35A2C">
        <w:rPr>
          <w:rFonts w:hint="cs"/>
          <w:rtl/>
        </w:rPr>
        <w:t xml:space="preserve"> ובמזיד </w:t>
      </w:r>
      <w:r>
        <w:rPr>
          <w:rFonts w:hint="cs"/>
          <w:rtl/>
        </w:rPr>
        <w:t>נאסרו!</w:t>
      </w:r>
    </w:p>
    <w:p w14:paraId="232BCB7D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לד.</w:t>
      </w:r>
    </w:p>
    <w:p w14:paraId="11A78B14" w14:textId="5A65F963" w:rsidR="00782060" w:rsidRPr="007750DB" w:rsidRDefault="00782060" w:rsidP="00615A60">
      <w:pPr>
        <w:pStyle w:val="affff2"/>
        <w:rPr>
          <w:rtl/>
        </w:rPr>
      </w:pPr>
      <w:bookmarkStart w:id="338" w:name="_Toc119172739"/>
      <w:bookmarkStart w:id="339" w:name="_Toc119229827"/>
      <w:r w:rsidRPr="007750DB">
        <w:rPr>
          <w:rFonts w:hint="eastAsia"/>
          <w:rtl/>
        </w:rPr>
        <w:t>מי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התנא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של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המשנה</w:t>
      </w:r>
      <w:r w:rsidR="00C2339A">
        <w:rPr>
          <w:rFonts w:hint="cs"/>
          <w:rtl/>
        </w:rPr>
        <w:t xml:space="preserve"> ש'איסור חל על איסור'</w:t>
      </w:r>
      <w:r w:rsidR="00BD29CA">
        <w:rPr>
          <w:rFonts w:hint="cs"/>
          <w:rtl/>
        </w:rPr>
        <w:t xml:space="preserve"> -</w:t>
      </w:r>
      <w:bookmarkEnd w:id="338"/>
      <w:bookmarkEnd w:id="339"/>
    </w:p>
    <w:p w14:paraId="66AD5204" w14:textId="16953A40" w:rsidR="00BD29CA" w:rsidRDefault="00C2339A" w:rsidP="008D29B8">
      <w:pPr>
        <w:rPr>
          <w:rStyle w:val="affff8"/>
          <w:rtl/>
        </w:rPr>
      </w:pPr>
      <w:r>
        <w:rPr>
          <w:rFonts w:ascii="FontbitDavid" w:hAnsi="FontbitDavid" w:hint="cs"/>
          <w:sz w:val="32"/>
          <w:rtl/>
        </w:rPr>
        <w:t>ב</w:t>
      </w:r>
      <w:r w:rsidR="000521C0" w:rsidRPr="00C35A2C">
        <w:rPr>
          <w:rFonts w:ascii="FontbitDavid" w:hAnsi="FontbitDavid" w:hint="cs"/>
          <w:sz w:val="32"/>
          <w:rtl/>
        </w:rPr>
        <w:t xml:space="preserve">איסור </w:t>
      </w:r>
      <w:r w:rsidR="00782060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 w:hint="cs"/>
          <w:sz w:val="32"/>
          <w:rtl/>
        </w:rPr>
        <w:t>כולל</w:t>
      </w:r>
      <w:r w:rsidR="00782060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 w:hint="cs"/>
          <w:sz w:val="32"/>
          <w:rtl/>
        </w:rPr>
        <w:t xml:space="preserve"> ו</w:t>
      </w:r>
      <w:r w:rsidR="00782060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 w:hint="cs"/>
          <w:sz w:val="32"/>
          <w:rtl/>
        </w:rPr>
        <w:t>מוסיף</w:t>
      </w:r>
      <w:r w:rsidR="00782060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>
        <w:rPr>
          <w:rFonts w:ascii="FontbitDavid" w:hAnsi="FontbitDavid" w:hint="cs"/>
          <w:sz w:val="32"/>
          <w:rtl/>
        </w:rPr>
        <w:t>ו</w:t>
      </w:r>
      <w:r w:rsidR="00782060">
        <w:rPr>
          <w:rFonts w:ascii="FontbitDavid" w:hAnsi="FontbitDavid" w:hint="cs"/>
          <w:sz w:val="32"/>
          <w:rtl/>
        </w:rPr>
        <w:t>'</w:t>
      </w:r>
      <w:r w:rsidR="000521C0" w:rsidRPr="00C35A2C">
        <w:rPr>
          <w:rFonts w:ascii="FontbitDavid" w:hAnsi="FontbitDavid" w:hint="cs"/>
          <w:sz w:val="32"/>
          <w:rtl/>
        </w:rPr>
        <w:t>בת אחת</w:t>
      </w:r>
      <w:r w:rsidR="00782060">
        <w:rPr>
          <w:rFonts w:ascii="FontbitDavid" w:hAnsi="FontbitDavid" w:hint="cs"/>
          <w:sz w:val="32"/>
          <w:rtl/>
        </w:rPr>
        <w:t>',</w:t>
      </w:r>
      <w:r w:rsidR="00782060" w:rsidRPr="007750DB">
        <w:rPr>
          <w:rStyle w:val="affff8"/>
          <w:rtl/>
        </w:rPr>
        <w:t xml:space="preserve"> נישאת - חל א"א ואשת אח </w:t>
      </w:r>
    </w:p>
    <w:p w14:paraId="622A517A" w14:textId="271834C6" w:rsidR="000521C0" w:rsidRDefault="00782060" w:rsidP="00BD29CA">
      <w:pPr>
        <w:rPr>
          <w:rFonts w:ascii="FontbitDavid" w:hAnsi="FontbitDavid"/>
          <w:sz w:val="32"/>
          <w:rtl/>
        </w:rPr>
      </w:pPr>
      <w:r w:rsidRPr="007750DB">
        <w:rPr>
          <w:rStyle w:val="affff8"/>
          <w:rtl/>
        </w:rPr>
        <w:t xml:space="preserve">[בת אחת], נשא אחותה - אחות אשה [כולל], </w:t>
      </w:r>
      <w:r w:rsidRPr="007750DB">
        <w:rPr>
          <w:rStyle w:val="affff8"/>
          <w:rFonts w:hint="eastAsia"/>
          <w:rtl/>
        </w:rPr>
        <w:t>נטמאת</w:t>
      </w:r>
      <w:r w:rsidRPr="007750DB">
        <w:rPr>
          <w:rStyle w:val="affff8"/>
          <w:rtl/>
        </w:rPr>
        <w:t xml:space="preserve"> </w:t>
      </w:r>
      <w:r w:rsidR="008D29B8">
        <w:rPr>
          <w:rStyle w:val="affff8"/>
          <w:rFonts w:hint="cs"/>
          <w:rtl/>
        </w:rPr>
        <w:t>-</w:t>
      </w:r>
      <w:r w:rsidRPr="007750DB">
        <w:rPr>
          <w:rStyle w:val="affff8"/>
          <w:rtl/>
        </w:rPr>
        <w:t xml:space="preserve"> נדה [מוסיף]</w:t>
      </w:r>
      <w:r w:rsidR="000521C0" w:rsidRPr="007750DB">
        <w:rPr>
          <w:rStyle w:val="affff5"/>
          <w:rtl/>
        </w:rPr>
        <w:t xml:space="preserve"> </w:t>
      </w:r>
      <w:r w:rsidR="000521C0" w:rsidRPr="00BD29CA">
        <w:rPr>
          <w:rStyle w:val="affff5"/>
          <w:rtl/>
        </w:rPr>
        <w:t>–</w:t>
      </w:r>
      <w:r w:rsidR="000521C0" w:rsidRPr="00BD29CA">
        <w:rPr>
          <w:rStyle w:val="affff5"/>
          <w:rFonts w:hint="cs"/>
          <w:rtl/>
        </w:rPr>
        <w:t xml:space="preserve"> ר</w:t>
      </w:r>
      <w:r w:rsidR="000521C0" w:rsidRPr="00BD29CA">
        <w:rPr>
          <w:rStyle w:val="affff5"/>
          <w:rtl/>
        </w:rPr>
        <w:t>"</w:t>
      </w:r>
      <w:r w:rsidR="000521C0" w:rsidRPr="00BD29CA">
        <w:rPr>
          <w:rStyle w:val="affff5"/>
          <w:rFonts w:hint="cs"/>
          <w:rtl/>
        </w:rPr>
        <w:t>מ היא</w:t>
      </w:r>
      <w:r w:rsidR="008D29B8" w:rsidRPr="00BD29CA">
        <w:rPr>
          <w:rStyle w:val="affff5"/>
          <w:rFonts w:hint="cs"/>
          <w:rtl/>
        </w:rPr>
        <w:t>,</w:t>
      </w:r>
    </w:p>
    <w:p w14:paraId="54D6A52B" w14:textId="67DD9AF4" w:rsidR="000521C0" w:rsidRDefault="000521C0" w:rsidP="00562C08">
      <w:pPr>
        <w:rPr>
          <w:rStyle w:val="affff5"/>
          <w:rtl/>
        </w:rPr>
      </w:pPr>
      <w:r w:rsidRPr="00DB1CB1">
        <w:rPr>
          <w:rStyle w:val="affff5"/>
          <w:rtl/>
        </w:rPr>
        <w:lastRenderedPageBreak/>
        <w:t>דתניא: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טמא</w:t>
      </w:r>
      <w:r w:rsidRPr="00C35A2C">
        <w:rPr>
          <w:rtl/>
        </w:rPr>
        <w:t xml:space="preserve"> שאכל </w:t>
      </w:r>
      <w:r w:rsidRPr="00D1637C">
        <w:rPr>
          <w:rFonts w:cs="PFT_Frank"/>
          <w:b/>
          <w:bCs/>
          <w:szCs w:val="14"/>
          <w:rtl/>
        </w:rPr>
        <w:t>חלב</w:t>
      </w:r>
      <w:r w:rsidRPr="00C35A2C">
        <w:rPr>
          <w:rtl/>
        </w:rPr>
        <w:t xml:space="preserve"> והוא </w:t>
      </w:r>
      <w:r w:rsidRPr="00D1637C">
        <w:rPr>
          <w:rFonts w:cs="PFT_Frank"/>
          <w:b/>
          <w:bCs/>
          <w:szCs w:val="14"/>
          <w:rtl/>
        </w:rPr>
        <w:t>נותר</w:t>
      </w:r>
      <w:r w:rsidRPr="00C35A2C">
        <w:rPr>
          <w:rtl/>
        </w:rPr>
        <w:t xml:space="preserve"> מן </w:t>
      </w:r>
      <w:r w:rsidRPr="00D1637C">
        <w:rPr>
          <w:rFonts w:cs="PFT_Frank"/>
          <w:b/>
          <w:bCs/>
          <w:szCs w:val="14"/>
          <w:rtl/>
        </w:rPr>
        <w:t>מוקדשין</w:t>
      </w:r>
      <w:r w:rsidRPr="00C35A2C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ביוה"כ</w:t>
      </w:r>
      <w:r w:rsidR="00562C08">
        <w:rPr>
          <w:rFonts w:hint="cs"/>
          <w:rtl/>
        </w:rPr>
        <w:t xml:space="preserve"> -</w:t>
      </w:r>
      <w:r w:rsidR="00562C08">
        <w:rPr>
          <w:rFonts w:ascii="FontbitDavid" w:hAnsi="FontbitDavid" w:hint="cs"/>
          <w:sz w:val="32"/>
          <w:rtl/>
        </w:rPr>
        <w:t xml:space="preserve"> </w:t>
      </w:r>
      <w:r w:rsidR="00562C08" w:rsidRPr="00C35A2C">
        <w:rPr>
          <w:rFonts w:ascii="FontbitDavid" w:hAnsi="FontbitDavid"/>
          <w:sz w:val="32"/>
          <w:rtl/>
        </w:rPr>
        <w:t xml:space="preserve">חייב </w:t>
      </w:r>
      <w:r w:rsidR="00562C08">
        <w:rPr>
          <w:rFonts w:ascii="FontbitDavid" w:hAnsi="FontbitDavid" w:hint="cs"/>
          <w:sz w:val="32"/>
          <w:rtl/>
        </w:rPr>
        <w:t>ד'</w:t>
      </w:r>
      <w:r w:rsidR="00562C08" w:rsidRPr="00C35A2C">
        <w:rPr>
          <w:rFonts w:ascii="FontbitDavid" w:hAnsi="FontbitDavid"/>
          <w:sz w:val="32"/>
          <w:rtl/>
        </w:rPr>
        <w:t xml:space="preserve"> חטאות ואשם אחד</w:t>
      </w:r>
      <w:r w:rsidR="00BD29CA">
        <w:rPr>
          <w:rFonts w:hint="cs"/>
          <w:rtl/>
        </w:rPr>
        <w:t>,</w:t>
      </w:r>
      <w:r w:rsidRPr="00C35A2C">
        <w:rPr>
          <w:rtl/>
        </w:rPr>
        <w:t xml:space="preserve"> </w:t>
      </w:r>
      <w:r w:rsidR="00BD29CA">
        <w:rPr>
          <w:rFonts w:hint="cs"/>
          <w:rtl/>
        </w:rPr>
        <w:t xml:space="preserve"> </w:t>
      </w:r>
      <w:r w:rsidRPr="00DB1CB1">
        <w:rPr>
          <w:rStyle w:val="affff5"/>
          <w:rFonts w:hint="cs"/>
          <w:rtl/>
        </w:rPr>
        <w:t>ר</w:t>
      </w:r>
      <w:r w:rsidRPr="00DB1CB1">
        <w:rPr>
          <w:rStyle w:val="affff5"/>
          <w:rtl/>
        </w:rPr>
        <w:t>"</w:t>
      </w:r>
      <w:r w:rsidRPr="00DB1CB1">
        <w:rPr>
          <w:rStyle w:val="affff5"/>
          <w:rFonts w:hint="cs"/>
          <w:rtl/>
        </w:rPr>
        <w:t>מ</w:t>
      </w:r>
      <w:r w:rsidRPr="00DB1CB1">
        <w:rPr>
          <w:rStyle w:val="affff5"/>
          <w:rtl/>
        </w:rPr>
        <w:t>:</w:t>
      </w:r>
      <w:r w:rsidRPr="00C35A2C">
        <w:rPr>
          <w:rtl/>
        </w:rPr>
        <w:t xml:space="preserve"> היתה </w:t>
      </w:r>
      <w:r w:rsidRPr="00D1637C">
        <w:rPr>
          <w:rFonts w:cs="PFT_Frank"/>
          <w:b/>
          <w:bCs/>
          <w:szCs w:val="14"/>
          <w:rtl/>
        </w:rPr>
        <w:t>שבת</w:t>
      </w:r>
      <w:r w:rsidRPr="00C35A2C">
        <w:rPr>
          <w:rtl/>
        </w:rPr>
        <w:t xml:space="preserve"> והוציאו בפיו </w:t>
      </w:r>
      <w:r w:rsidR="00562C08">
        <w:rPr>
          <w:rFonts w:hint="cs"/>
          <w:rtl/>
        </w:rPr>
        <w:t xml:space="preserve">- </w:t>
      </w:r>
      <w:r w:rsidRPr="00C35A2C">
        <w:rPr>
          <w:rtl/>
        </w:rPr>
        <w:t>חייב</w:t>
      </w:r>
      <w:r w:rsidR="00562C08">
        <w:rPr>
          <w:rFonts w:hint="cs"/>
          <w:rtl/>
        </w:rPr>
        <w:t>,</w:t>
      </w:r>
    </w:p>
    <w:p w14:paraId="45C19326" w14:textId="3DEFBC6A" w:rsidR="00562C08" w:rsidRPr="007750DB" w:rsidRDefault="00BD29CA" w:rsidP="007750DB">
      <w:pPr>
        <w:pStyle w:val="affff7"/>
        <w:rPr>
          <w:rtl/>
        </w:rPr>
      </w:pPr>
      <w:r>
        <w:rPr>
          <w:rFonts w:hint="cs"/>
          <w:rtl/>
        </w:rPr>
        <w:t xml:space="preserve">נולדה - </w:t>
      </w:r>
      <w:r w:rsidR="00562C08" w:rsidRPr="007750DB">
        <w:rPr>
          <w:rFonts w:hint="eastAsia"/>
          <w:rtl/>
        </w:rPr>
        <w:t>חלב</w:t>
      </w:r>
      <w:r w:rsidR="00562C08" w:rsidRPr="007750DB">
        <w:rPr>
          <w:rtl/>
        </w:rPr>
        <w:t xml:space="preserve">, הקדישה - מעילה [מוסיף], </w:t>
      </w:r>
      <w:r w:rsidR="00562C08" w:rsidRPr="007750DB">
        <w:rPr>
          <w:rFonts w:hint="eastAsia"/>
          <w:rtl/>
        </w:rPr>
        <w:t>נותרה</w:t>
      </w:r>
      <w:r w:rsidR="00562C08" w:rsidRPr="007750DB">
        <w:rPr>
          <w:rtl/>
        </w:rPr>
        <w:t xml:space="preserve"> </w:t>
      </w:r>
      <w:r w:rsidR="00562C08">
        <w:rPr>
          <w:rFonts w:hint="cs"/>
          <w:rtl/>
        </w:rPr>
        <w:t>-</w:t>
      </w:r>
      <w:r w:rsidR="00562C08" w:rsidRPr="007750DB">
        <w:rPr>
          <w:rtl/>
        </w:rPr>
        <w:t xml:space="preserve"> נותר [מוסיף], נטמא </w:t>
      </w:r>
      <w:r w:rsidR="00562C08">
        <w:rPr>
          <w:rFonts w:hint="cs"/>
          <w:rtl/>
        </w:rPr>
        <w:t>-</w:t>
      </w:r>
      <w:r w:rsidR="00562C08" w:rsidRPr="007750DB">
        <w:rPr>
          <w:rtl/>
        </w:rPr>
        <w:t xml:space="preserve"> </w:t>
      </w:r>
      <w:r w:rsidR="00562C08" w:rsidRPr="007750DB">
        <w:rPr>
          <w:rFonts w:hint="eastAsia"/>
          <w:rtl/>
        </w:rPr>
        <w:t>טומאה</w:t>
      </w:r>
      <w:r w:rsidR="00562C08" w:rsidRPr="007750DB">
        <w:rPr>
          <w:rtl/>
        </w:rPr>
        <w:t xml:space="preserve"> [כולל], </w:t>
      </w:r>
      <w:r w:rsidR="00562C08" w:rsidRPr="007750DB">
        <w:rPr>
          <w:rFonts w:hint="eastAsia"/>
          <w:rtl/>
        </w:rPr>
        <w:t>נכנס</w:t>
      </w:r>
      <w:r w:rsidR="00562C08" w:rsidRPr="007750DB">
        <w:rPr>
          <w:rtl/>
        </w:rPr>
        <w:t xml:space="preserve"> </w:t>
      </w:r>
      <w:r w:rsidR="00562C08" w:rsidRPr="007750DB">
        <w:rPr>
          <w:rFonts w:hint="eastAsia"/>
          <w:rtl/>
        </w:rPr>
        <w:t>יוה</w:t>
      </w:r>
      <w:r w:rsidR="00562C08" w:rsidRPr="007750DB">
        <w:rPr>
          <w:rtl/>
        </w:rPr>
        <w:t>"כ</w:t>
      </w:r>
      <w:r w:rsidRPr="00613301">
        <w:rPr>
          <w:rFonts w:hint="cs"/>
          <w:rtl/>
        </w:rPr>
        <w:t xml:space="preserve"> </w:t>
      </w:r>
      <w:r>
        <w:rPr>
          <w:rFonts w:hint="cs"/>
          <w:rtl/>
        </w:rPr>
        <w:t>ו</w:t>
      </w:r>
      <w:r w:rsidRPr="00613301">
        <w:rPr>
          <w:rFonts w:hint="cs"/>
          <w:rtl/>
        </w:rPr>
        <w:t>שבת</w:t>
      </w:r>
      <w:r w:rsidR="00562C08" w:rsidRPr="007750DB">
        <w:rPr>
          <w:rtl/>
        </w:rPr>
        <w:t xml:space="preserve"> </w:t>
      </w:r>
      <w:r>
        <w:rPr>
          <w:rFonts w:hint="cs"/>
          <w:rtl/>
        </w:rPr>
        <w:t>-</w:t>
      </w:r>
      <w:r w:rsidR="00562C08" w:rsidRPr="007750DB">
        <w:rPr>
          <w:rtl/>
        </w:rPr>
        <w:t xml:space="preserve"> יוה"כ </w:t>
      </w:r>
      <w:r>
        <w:rPr>
          <w:rFonts w:hint="cs"/>
          <w:rtl/>
        </w:rPr>
        <w:t xml:space="preserve">ושבת </w:t>
      </w:r>
      <w:r w:rsidR="00562C08" w:rsidRPr="007750DB">
        <w:rPr>
          <w:rtl/>
        </w:rPr>
        <w:t xml:space="preserve">[בת </w:t>
      </w:r>
      <w:r w:rsidR="00562C08" w:rsidRPr="007750DB">
        <w:rPr>
          <w:rFonts w:hint="eastAsia"/>
          <w:rtl/>
        </w:rPr>
        <w:t>אחת</w:t>
      </w:r>
      <w:r w:rsidR="00562C08" w:rsidRPr="007750DB">
        <w:rPr>
          <w:rtl/>
        </w:rPr>
        <w:t>].</w:t>
      </w:r>
    </w:p>
    <w:p w14:paraId="54F259F5" w14:textId="2344BFF7" w:rsidR="00562C08" w:rsidRPr="00C35A2C" w:rsidRDefault="00562C08" w:rsidP="00562C08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ב. אב"א</w:t>
      </w:r>
      <w:r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מדובר שחלו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ב'</w:t>
      </w:r>
      <w:r w:rsidRPr="00C35A2C">
        <w:rPr>
          <w:rFonts w:ascii="FontbitDavid" w:hAnsi="FontbitDavid"/>
          <w:sz w:val="32"/>
          <w:rtl/>
        </w:rPr>
        <w:t>בת אחת</w:t>
      </w:r>
      <w:r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B1CB1">
        <w:rPr>
          <w:rStyle w:val="affff5"/>
          <w:rtl/>
        </w:rPr>
        <w:t>ו</w:t>
      </w:r>
      <w:r>
        <w:rPr>
          <w:rStyle w:val="affff5"/>
          <w:rFonts w:hint="cs"/>
          <w:rtl/>
        </w:rPr>
        <w:t>אפילו כ</w:t>
      </w:r>
      <w:r w:rsidRPr="00DB1CB1">
        <w:rPr>
          <w:rStyle w:val="affff5"/>
          <w:rtl/>
        </w:rPr>
        <w:t>ר</w:t>
      </w:r>
      <w:r>
        <w:rPr>
          <w:rStyle w:val="affff5"/>
          <w:rFonts w:hint="cs"/>
          <w:rtl/>
        </w:rPr>
        <w:t>"ש</w:t>
      </w:r>
      <w:r>
        <w:rPr>
          <w:rFonts w:ascii="FontbitDavid" w:hAnsi="FontbitDavid" w:hint="cs"/>
          <w:sz w:val="32"/>
          <w:rtl/>
        </w:rPr>
        <w:t>,</w:t>
      </w:r>
      <w:r w:rsidRPr="007750DB">
        <w:rPr>
          <w:rStyle w:val="affff8"/>
          <w:rtl/>
        </w:rPr>
        <w:t xml:space="preserve"> שס</w:t>
      </w:r>
      <w:r>
        <w:rPr>
          <w:rStyle w:val="affff8"/>
          <w:rFonts w:hint="cs"/>
          <w:rtl/>
        </w:rPr>
        <w:t>"ל</w:t>
      </w:r>
      <w:r w:rsidRPr="007750DB">
        <w:rPr>
          <w:rStyle w:val="affff8"/>
          <w:rtl/>
        </w:rPr>
        <w:t xml:space="preserve"> רק </w:t>
      </w:r>
      <w:r>
        <w:rPr>
          <w:rStyle w:val="affff8"/>
          <w:rFonts w:hint="cs"/>
          <w:rtl/>
        </w:rPr>
        <w:t>'</w:t>
      </w:r>
      <w:r w:rsidRPr="007750DB">
        <w:rPr>
          <w:rStyle w:val="affff8"/>
          <w:rFonts w:hint="eastAsia"/>
          <w:rtl/>
        </w:rPr>
        <w:t>בת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אחת</w:t>
      </w:r>
      <w:r>
        <w:rPr>
          <w:rStyle w:val="affff8"/>
          <w:rFonts w:hint="cs"/>
          <w:rtl/>
        </w:rPr>
        <w:t>'</w:t>
      </w:r>
      <w:r w:rsidRPr="007750DB">
        <w:rPr>
          <w:rStyle w:val="affff8"/>
          <w:rtl/>
        </w:rPr>
        <w:t>.</w:t>
      </w:r>
    </w:p>
    <w:p w14:paraId="7071E83D" w14:textId="12C3DE3F" w:rsidR="00562C08" w:rsidRDefault="00562C08" w:rsidP="00562C08">
      <w:pPr>
        <w:spacing w:before="60"/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שעשו</w:t>
      </w:r>
      <w:r w:rsidRPr="00D1637C">
        <w:rPr>
          <w:rFonts w:cs="PFT_Frank"/>
          <w:b/>
          <w:bCs/>
          <w:szCs w:val="14"/>
          <w:rtl/>
        </w:rPr>
        <w:t xml:space="preserve"> </w:t>
      </w:r>
      <w:r>
        <w:rPr>
          <w:rFonts w:hint="cs"/>
          <w:rtl/>
        </w:rPr>
        <w:t xml:space="preserve">האחין </w:t>
      </w:r>
      <w:r w:rsidRPr="00AB53C9">
        <w:rPr>
          <w:rFonts w:hint="cs"/>
          <w:rtl/>
        </w:rPr>
        <w:t>שליח</w:t>
      </w:r>
      <w:r w:rsidRPr="007750DB">
        <w:rPr>
          <w:rStyle w:val="affff8"/>
          <w:rtl/>
        </w:rPr>
        <w:t xml:space="preserve"> אחד, </w:t>
      </w:r>
      <w:r>
        <w:rPr>
          <w:rFonts w:hint="cs"/>
          <w:rtl/>
        </w:rPr>
        <w:t xml:space="preserve">וכן אחיות, </w:t>
      </w:r>
      <w:r w:rsidRPr="00AB53C9">
        <w:rPr>
          <w:rFonts w:hint="cs"/>
          <w:rtl/>
        </w:rPr>
        <w:t>ופגע</w:t>
      </w:r>
      <w:r>
        <w:rPr>
          <w:rFonts w:hint="cs"/>
          <w:rtl/>
        </w:rPr>
        <w:t>ו</w:t>
      </w:r>
      <w:r w:rsidRPr="00AB53C9">
        <w:rPr>
          <w:rFonts w:hint="cs"/>
          <w:rtl/>
        </w:rPr>
        <w:t xml:space="preserve"> </w:t>
      </w:r>
      <w:r>
        <w:rPr>
          <w:rFonts w:hint="cs"/>
          <w:rtl/>
        </w:rPr>
        <w:t>זב"ז,</w:t>
      </w:r>
      <w:r w:rsidRPr="007750DB">
        <w:rPr>
          <w:rStyle w:val="affff8"/>
          <w:rtl/>
        </w:rPr>
        <w:t xml:space="preserve"> א"א</w:t>
      </w:r>
      <w:r w:rsidR="00C2339A">
        <w:rPr>
          <w:rStyle w:val="affff8"/>
          <w:rFonts w:hint="cs"/>
          <w:rtl/>
        </w:rPr>
        <w:t>,</w:t>
      </w:r>
      <w:r w:rsidRPr="007750DB">
        <w:rPr>
          <w:rStyle w:val="affff8"/>
          <w:rtl/>
        </w:rPr>
        <w:t xml:space="preserve"> </w:t>
      </w:r>
      <w:r w:rsidR="00C2339A">
        <w:rPr>
          <w:rStyle w:val="affff8"/>
          <w:rFonts w:hint="cs"/>
          <w:rtl/>
        </w:rPr>
        <w:t>אא"ח</w:t>
      </w:r>
      <w:r w:rsidRPr="007750DB">
        <w:rPr>
          <w:rStyle w:val="affff8"/>
          <w:rtl/>
        </w:rPr>
        <w:t xml:space="preserve"> אח"א</w:t>
      </w:r>
    </w:p>
    <w:p w14:paraId="4D048CB9" w14:textId="61AA2B31" w:rsidR="00C2339A" w:rsidRPr="00CF5119" w:rsidRDefault="00C2339A" w:rsidP="00CF5119">
      <w:pPr>
        <w:rPr>
          <w:rStyle w:val="affff5"/>
          <w:rFonts w:cs="FrankRuehl"/>
          <w:bCs w:val="0"/>
          <w:spacing w:val="0"/>
          <w:szCs w:val="18"/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="00562C08" w:rsidRPr="00D1637C">
        <w:rPr>
          <w:rFonts w:cs="PFT_Frank" w:hint="eastAsia"/>
          <w:b/>
          <w:bCs/>
          <w:szCs w:val="14"/>
          <w:rtl/>
        </w:rPr>
        <w:t>היו</w:t>
      </w:r>
      <w:r w:rsidR="00562C08" w:rsidRPr="00D1637C">
        <w:rPr>
          <w:rFonts w:cs="PFT_Frank"/>
          <w:b/>
          <w:bCs/>
          <w:szCs w:val="14"/>
          <w:rtl/>
        </w:rPr>
        <w:t xml:space="preserve"> </w:t>
      </w:r>
      <w:r w:rsidR="00562C08" w:rsidRPr="00D1637C">
        <w:rPr>
          <w:rFonts w:cs="PFT_Frank" w:hint="eastAsia"/>
          <w:b/>
          <w:bCs/>
          <w:szCs w:val="14"/>
          <w:rtl/>
        </w:rPr>
        <w:t>שופעות</w:t>
      </w:r>
      <w:r w:rsidR="00562C08">
        <w:rPr>
          <w:rFonts w:hint="cs"/>
          <w:rtl/>
        </w:rPr>
        <w:t xml:space="preserve"> </w:t>
      </w:r>
      <w:r w:rsidR="00562C08" w:rsidRPr="00AB53C9">
        <w:rPr>
          <w:rFonts w:hint="cs"/>
          <w:rtl/>
        </w:rPr>
        <w:t>יום אחד קודם גדלות</w:t>
      </w:r>
      <w:r>
        <w:rPr>
          <w:rFonts w:hint="cs"/>
          <w:rtl/>
        </w:rPr>
        <w:t xml:space="preserve"> </w:t>
      </w:r>
      <w:r w:rsidR="00BD29CA">
        <w:rPr>
          <w:rFonts w:hint="cs"/>
          <w:rtl/>
        </w:rPr>
        <w:t>ד</w:t>
      </w:r>
      <w:r>
        <w:rPr>
          <w:rFonts w:hint="cs"/>
          <w:rtl/>
        </w:rPr>
        <w:t>בעלים ונשים</w:t>
      </w:r>
      <w:r w:rsidR="00562C08" w:rsidRPr="00AB53C9">
        <w:rPr>
          <w:rFonts w:hint="cs"/>
          <w:rtl/>
        </w:rPr>
        <w:t xml:space="preserve"> </w:t>
      </w:r>
      <w:r w:rsidR="00562C08" w:rsidRPr="007750DB">
        <w:rPr>
          <w:rStyle w:val="affff8"/>
          <w:rFonts w:hint="eastAsia"/>
          <w:rtl/>
        </w:rPr>
        <w:t>וקידשו</w:t>
      </w:r>
      <w:r w:rsidR="00562C08" w:rsidRPr="007750DB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 xml:space="preserve">קודם שיחול מיד </w:t>
      </w:r>
      <w:r w:rsidR="00562C08" w:rsidRPr="007750DB">
        <w:rPr>
          <w:rStyle w:val="affff8"/>
          <w:rFonts w:hint="eastAsia"/>
          <w:rtl/>
        </w:rPr>
        <w:t>למחר</w:t>
      </w:r>
      <w:r w:rsidR="00562C08" w:rsidRPr="007750DB">
        <w:rPr>
          <w:rStyle w:val="affff8"/>
          <w:rtl/>
        </w:rPr>
        <w:t xml:space="preserve">, </w:t>
      </w:r>
      <w:r>
        <w:rPr>
          <w:rFonts w:hint="cs"/>
          <w:rtl/>
        </w:rPr>
        <w:t>ו</w:t>
      </w:r>
      <w:r w:rsidR="00562C08" w:rsidRPr="00AB53C9">
        <w:rPr>
          <w:rFonts w:hint="cs"/>
          <w:rtl/>
        </w:rPr>
        <w:t xml:space="preserve">חלו </w:t>
      </w:r>
      <w:r w:rsidRPr="00D1637C">
        <w:rPr>
          <w:rFonts w:cs="PFT_Frank" w:hint="eastAsia"/>
          <w:b/>
          <w:bCs/>
          <w:szCs w:val="14"/>
          <w:rtl/>
        </w:rPr>
        <w:t>אלו</w:t>
      </w:r>
      <w:r w:rsidR="00BD29CA" w:rsidRPr="00D1637C">
        <w:rPr>
          <w:rFonts w:cs="PFT_Frank" w:hint="cs"/>
          <w:b/>
          <w:bCs/>
          <w:szCs w:val="14"/>
          <w:rtl/>
        </w:rPr>
        <w:t xml:space="preserve"> הערוות</w:t>
      </w:r>
      <w:r w:rsidRPr="00D1637C">
        <w:rPr>
          <w:rFonts w:cs="PFT_Frank"/>
          <w:b/>
          <w:bCs/>
          <w:szCs w:val="14"/>
          <w:rtl/>
        </w:rPr>
        <w:t xml:space="preserve"> ונידה</w:t>
      </w:r>
      <w:r>
        <w:rPr>
          <w:rFonts w:hint="cs"/>
          <w:rtl/>
        </w:rPr>
        <w:t xml:space="preserve"> בב"א.</w:t>
      </w:r>
    </w:p>
    <w:p w14:paraId="76D96E05" w14:textId="1419ACD9" w:rsidR="00C2339A" w:rsidRPr="007750DB" w:rsidRDefault="00C2339A" w:rsidP="00615A60">
      <w:pPr>
        <w:pStyle w:val="affff2"/>
        <w:rPr>
          <w:rtl/>
        </w:rPr>
      </w:pPr>
      <w:bookmarkStart w:id="340" w:name="_Toc119172740"/>
      <w:bookmarkStart w:id="341" w:name="_Toc119229828"/>
      <w:r w:rsidRPr="007750DB">
        <w:rPr>
          <w:rFonts w:hint="eastAsia"/>
          <w:rtl/>
        </w:rPr>
        <w:t>מי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התנא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של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המשנה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ש</w:t>
      </w:r>
      <w:r>
        <w:rPr>
          <w:rFonts w:hint="cs"/>
          <w:rtl/>
        </w:rPr>
        <w:t>'</w:t>
      </w:r>
      <w:r w:rsidRPr="007750DB">
        <w:rPr>
          <w:rFonts w:hint="eastAsia"/>
          <w:rtl/>
        </w:rPr>
        <w:t>טעה</w:t>
      </w:r>
      <w:r w:rsidRPr="007750DB">
        <w:rPr>
          <w:rtl/>
        </w:rPr>
        <w:t xml:space="preserve"> בדבר מצוה </w:t>
      </w:r>
      <w:r w:rsidRPr="007750DB">
        <w:rPr>
          <w:rStyle w:val="affff8"/>
          <w:rFonts w:cs="PFT_Frank" w:hint="eastAsia"/>
          <w:rtl/>
        </w:rPr>
        <w:t>לשאת</w:t>
      </w:r>
      <w:r w:rsidRPr="007750DB">
        <w:rPr>
          <w:rStyle w:val="affff8"/>
          <w:rFonts w:cs="PFT_Frank"/>
          <w:rtl/>
        </w:rPr>
        <w:t xml:space="preserve"> </w:t>
      </w:r>
      <w:r w:rsidRPr="007750DB">
        <w:rPr>
          <w:rStyle w:val="affff8"/>
          <w:rFonts w:cs="PFT_Frank" w:hint="eastAsia"/>
          <w:rtl/>
        </w:rPr>
        <w:t>אשה</w:t>
      </w:r>
      <w:r w:rsidRPr="007750DB">
        <w:rPr>
          <w:rtl/>
        </w:rPr>
        <w:t xml:space="preserve"> חייב</w:t>
      </w:r>
      <w:r>
        <w:rPr>
          <w:rFonts w:hint="cs"/>
          <w:rtl/>
        </w:rPr>
        <w:t>'</w:t>
      </w:r>
      <w:bookmarkEnd w:id="340"/>
      <w:bookmarkEnd w:id="341"/>
    </w:p>
    <w:p w14:paraId="498B4959" w14:textId="74497242" w:rsidR="000521C0" w:rsidRPr="00D238B7" w:rsidRDefault="000521C0" w:rsidP="00BD29CA">
      <w:pPr>
        <w:rPr>
          <w:rStyle w:val="affff5"/>
          <w:rtl/>
        </w:rPr>
      </w:pPr>
      <w:r w:rsidRPr="00D238B7">
        <w:rPr>
          <w:rStyle w:val="affff5"/>
          <w:rFonts w:hint="cs"/>
          <w:rtl/>
        </w:rPr>
        <w:t>א.</w:t>
      </w:r>
      <w:r w:rsidRPr="00AC7749">
        <w:rPr>
          <w:rFonts w:hint="cs"/>
          <w:rtl/>
        </w:rPr>
        <w:t xml:space="preserve"> </w:t>
      </w:r>
      <w:r w:rsidRPr="00DB1CB1">
        <w:rPr>
          <w:rStyle w:val="affff5"/>
          <w:rFonts w:hint="cs"/>
          <w:rtl/>
        </w:rPr>
        <w:t>אליבא דר"א</w:t>
      </w:r>
      <w:r w:rsidRPr="00BD29CA">
        <w:rPr>
          <w:rFonts w:hint="cs"/>
          <w:rtl/>
        </w:rPr>
        <w:t xml:space="preserve"> </w:t>
      </w:r>
      <w:r w:rsidR="00C2339A" w:rsidRPr="007750DB">
        <w:rPr>
          <w:rFonts w:hint="eastAsia"/>
          <w:rtl/>
        </w:rPr>
        <w:t>שמחייב</w:t>
      </w:r>
      <w:r w:rsidRPr="007750DB">
        <w:rPr>
          <w:rtl/>
        </w:rPr>
        <w:t xml:space="preserve"> </w:t>
      </w:r>
      <w:r w:rsidR="00C2339A">
        <w:rPr>
          <w:rFonts w:hint="cs"/>
          <w:rtl/>
        </w:rPr>
        <w:t>ב</w:t>
      </w:r>
      <w:r w:rsidRPr="00AC7749">
        <w:rPr>
          <w:rFonts w:hint="cs"/>
          <w:rtl/>
        </w:rPr>
        <w:t>תינוקות</w:t>
      </w:r>
      <w:r w:rsidRPr="007750DB">
        <w:rPr>
          <w:rStyle w:val="affff8"/>
          <w:rtl/>
        </w:rPr>
        <w:t xml:space="preserve"> </w:t>
      </w:r>
      <w:r w:rsidR="00C2339A" w:rsidRPr="007750DB">
        <w:rPr>
          <w:rStyle w:val="affff8"/>
          <w:rFonts w:hint="eastAsia"/>
          <w:rtl/>
        </w:rPr>
        <w:t>א</w:t>
      </w:r>
      <w:r w:rsidR="00C2339A" w:rsidRPr="007750DB">
        <w:rPr>
          <w:rStyle w:val="affff8"/>
          <w:rtl/>
        </w:rPr>
        <w:t xml:space="preserve">' </w:t>
      </w:r>
      <w:r w:rsidR="00C2339A" w:rsidRPr="007750DB">
        <w:rPr>
          <w:rStyle w:val="affff8"/>
          <w:rFonts w:hint="eastAsia"/>
          <w:rtl/>
        </w:rPr>
        <w:t>למול</w:t>
      </w:r>
      <w:r w:rsidR="00C2339A" w:rsidRPr="007750DB">
        <w:rPr>
          <w:rStyle w:val="affff8"/>
          <w:rtl/>
        </w:rPr>
        <w:t xml:space="preserve"> </w:t>
      </w:r>
      <w:r w:rsidR="00C2339A" w:rsidRPr="007750DB">
        <w:rPr>
          <w:rStyle w:val="affff8"/>
          <w:rFonts w:hint="eastAsia"/>
          <w:rtl/>
        </w:rPr>
        <w:t>בשבת</w:t>
      </w:r>
      <w:r w:rsidR="00C2339A" w:rsidRPr="007750DB">
        <w:rPr>
          <w:rStyle w:val="affff8"/>
          <w:rtl/>
        </w:rPr>
        <w:t xml:space="preserve"> </w:t>
      </w:r>
      <w:r w:rsidR="00C2339A" w:rsidRPr="007750DB">
        <w:rPr>
          <w:rStyle w:val="affff8"/>
          <w:rFonts w:hint="eastAsia"/>
          <w:rtl/>
        </w:rPr>
        <w:t>וא</w:t>
      </w:r>
      <w:r w:rsidR="00C2339A" w:rsidRPr="007750DB">
        <w:rPr>
          <w:rStyle w:val="affff8"/>
          <w:rtl/>
        </w:rPr>
        <w:t xml:space="preserve">' </w:t>
      </w:r>
      <w:r w:rsidR="00C2339A" w:rsidRPr="007750DB">
        <w:rPr>
          <w:rStyle w:val="affff8"/>
          <w:rFonts w:hint="eastAsia"/>
          <w:rtl/>
        </w:rPr>
        <w:t>למחר</w:t>
      </w:r>
      <w:r w:rsidR="00C2339A" w:rsidRPr="007750DB">
        <w:rPr>
          <w:rStyle w:val="affff8"/>
          <w:rtl/>
        </w:rPr>
        <w:t xml:space="preserve"> </w:t>
      </w:r>
      <w:r w:rsidR="00C2339A" w:rsidRPr="007750DB">
        <w:rPr>
          <w:rStyle w:val="affff8"/>
          <w:rFonts w:hint="eastAsia"/>
          <w:rtl/>
        </w:rPr>
        <w:t>וה</w:t>
      </w:r>
      <w:r w:rsidR="00C2339A">
        <w:rPr>
          <w:rStyle w:val="affff8"/>
          <w:rFonts w:hint="cs"/>
          <w:rtl/>
        </w:rPr>
        <w:t>חליף.</w:t>
      </w:r>
    </w:p>
    <w:p w14:paraId="7F89B64B" w14:textId="21ED1D21" w:rsidR="000521C0" w:rsidRPr="00262A77" w:rsidRDefault="000521C0" w:rsidP="000521C0">
      <w:pPr>
        <w:rPr>
          <w:spacing w:val="-4"/>
          <w:rtl/>
        </w:rPr>
      </w:pPr>
      <w:r w:rsidRPr="00262A77">
        <w:rPr>
          <w:rStyle w:val="affff5"/>
          <w:rFonts w:hint="cs"/>
          <w:spacing w:val="-4"/>
          <w:rtl/>
        </w:rPr>
        <w:t>ב.</w:t>
      </w:r>
      <w:r w:rsidRPr="00262A77">
        <w:rPr>
          <w:rFonts w:hint="cs"/>
          <w:spacing w:val="-4"/>
          <w:rtl/>
        </w:rPr>
        <w:t xml:space="preserve"> </w:t>
      </w:r>
      <w:r w:rsidRPr="00262A77">
        <w:rPr>
          <w:rStyle w:val="affff5"/>
          <w:rFonts w:hint="cs"/>
          <w:spacing w:val="-4"/>
          <w:rtl/>
        </w:rPr>
        <w:t>א</w:t>
      </w:r>
      <w:r w:rsidR="00C2339A">
        <w:rPr>
          <w:rStyle w:val="affff5"/>
          <w:rFonts w:hint="cs"/>
          <w:spacing w:val="-4"/>
          <w:rtl/>
        </w:rPr>
        <w:t>פי' ל</w:t>
      </w:r>
      <w:r w:rsidRPr="00262A77">
        <w:rPr>
          <w:rStyle w:val="affff5"/>
          <w:spacing w:val="-4"/>
          <w:rtl/>
        </w:rPr>
        <w:t>ריה</w:t>
      </w:r>
      <w:r w:rsidR="00C2339A">
        <w:rPr>
          <w:rStyle w:val="affff5"/>
          <w:rFonts w:hint="cs"/>
          <w:spacing w:val="-4"/>
          <w:rtl/>
        </w:rPr>
        <w:t>"</w:t>
      </w:r>
      <w:r w:rsidRPr="00262A77">
        <w:rPr>
          <w:rStyle w:val="affff5"/>
          <w:spacing w:val="-4"/>
          <w:rtl/>
        </w:rPr>
        <w:t>ו</w:t>
      </w:r>
      <w:r w:rsidRPr="00262A77">
        <w:rPr>
          <w:spacing w:val="-4"/>
          <w:rtl/>
        </w:rPr>
        <w:t xml:space="preserve"> </w:t>
      </w:r>
      <w:r w:rsidR="00C2339A">
        <w:rPr>
          <w:rFonts w:hint="cs"/>
          <w:spacing w:val="-4"/>
          <w:rtl/>
        </w:rPr>
        <w:t>ש</w:t>
      </w:r>
      <w:r w:rsidRPr="00262A77">
        <w:rPr>
          <w:spacing w:val="-4"/>
          <w:rtl/>
        </w:rPr>
        <w:t xml:space="preserve">פטור </w:t>
      </w:r>
      <w:r w:rsidR="00C2339A">
        <w:rPr>
          <w:rFonts w:hint="cs"/>
          <w:spacing w:val="-4"/>
          <w:rtl/>
        </w:rPr>
        <w:t xml:space="preserve">- </w:t>
      </w:r>
      <w:r w:rsidRPr="00262A77">
        <w:rPr>
          <w:rFonts w:hint="cs"/>
          <w:spacing w:val="-4"/>
          <w:rtl/>
        </w:rPr>
        <w:t xml:space="preserve">רק </w:t>
      </w:r>
      <w:r w:rsidR="00C2339A">
        <w:rPr>
          <w:rFonts w:hint="cs"/>
          <w:spacing w:val="-4"/>
          <w:rtl/>
        </w:rPr>
        <w:t>ב</w:t>
      </w:r>
      <w:r w:rsidRPr="00262A77">
        <w:rPr>
          <w:spacing w:val="-4"/>
          <w:rtl/>
        </w:rPr>
        <w:t xml:space="preserve">תינוקות </w:t>
      </w:r>
      <w:r w:rsidRPr="00262A77">
        <w:rPr>
          <w:rFonts w:hint="cs"/>
          <w:spacing w:val="-4"/>
          <w:rtl/>
        </w:rPr>
        <w:t>ש</w:t>
      </w:r>
      <w:r w:rsidRPr="00262A77">
        <w:rPr>
          <w:spacing w:val="-4"/>
          <w:rtl/>
        </w:rPr>
        <w:t>זמנו בהול</w:t>
      </w:r>
      <w:r w:rsidR="00C2339A" w:rsidRPr="007750DB">
        <w:rPr>
          <w:rStyle w:val="affff8"/>
          <w:rtl/>
        </w:rPr>
        <w:t xml:space="preserve"> אנוס</w:t>
      </w:r>
      <w:r w:rsidRPr="007750DB">
        <w:rPr>
          <w:rStyle w:val="affff8"/>
          <w:rtl/>
        </w:rPr>
        <w:t xml:space="preserve">, </w:t>
      </w:r>
      <w:r w:rsidRPr="00262A77">
        <w:rPr>
          <w:rFonts w:hint="cs"/>
          <w:spacing w:val="-4"/>
          <w:rtl/>
        </w:rPr>
        <w:t>משא</w:t>
      </w:r>
      <w:r w:rsidRPr="00262A77">
        <w:rPr>
          <w:spacing w:val="-4"/>
          <w:rtl/>
        </w:rPr>
        <w:t>"</w:t>
      </w:r>
      <w:r w:rsidRPr="00262A77">
        <w:rPr>
          <w:rFonts w:hint="cs"/>
          <w:spacing w:val="-4"/>
          <w:rtl/>
        </w:rPr>
        <w:t>כ כאן</w:t>
      </w:r>
      <w:r w:rsidR="00C2339A">
        <w:rPr>
          <w:rFonts w:hint="cs"/>
          <w:spacing w:val="-4"/>
          <w:rtl/>
        </w:rPr>
        <w:t>.</w:t>
      </w:r>
    </w:p>
    <w:p w14:paraId="612348B7" w14:textId="5C2F8771" w:rsidR="000521C0" w:rsidRPr="00062827" w:rsidRDefault="000521C0" w:rsidP="000521C0">
      <w:pPr>
        <w:rPr>
          <w:rStyle w:val="affff5"/>
          <w:rtl/>
        </w:rPr>
      </w:pP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וה</w:t>
      </w:r>
      <w:r w:rsidR="00C2339A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ך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ד</w:t>
      </w:r>
      <w:r w:rsidRPr="00062827">
        <w:rPr>
          <w:rFonts w:ascii="FontbitDavid" w:hAnsi="FontbitDavid"/>
          <w:spacing w:val="-2"/>
          <w:sz w:val="32"/>
          <w:rtl/>
        </w:rPr>
        <w:t>אוכל בתרומה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Pr="00062827">
        <w:rPr>
          <w:rFonts w:ascii="FontbitDavid" w:hAnsi="FontbitDavid"/>
          <w:spacing w:val="-2"/>
          <w:sz w:val="32"/>
          <w:rtl/>
        </w:rPr>
        <w:t>ונודע ש</w:t>
      </w:r>
      <w:r w:rsidR="001833DB" w:rsidRPr="00062827">
        <w:rPr>
          <w:rFonts w:ascii="FontbitDavid" w:hAnsi="FontbitDavid" w:hint="cs"/>
          <w:spacing w:val="-2"/>
          <w:sz w:val="32"/>
          <w:rtl/>
        </w:rPr>
        <w:t>פסול</w:t>
      </w:r>
      <w:r w:rsidRPr="00062827">
        <w:rPr>
          <w:rFonts w:ascii="FontbitDavid" w:hAnsi="FontbitDavid"/>
          <w:spacing w:val="-2"/>
          <w:sz w:val="32"/>
          <w:rtl/>
        </w:rPr>
        <w:t xml:space="preserve"> </w:t>
      </w:r>
      <w:r w:rsidR="001833DB" w:rsidRPr="00062827">
        <w:rPr>
          <w:rStyle w:val="affff5"/>
          <w:rFonts w:hint="cs"/>
          <w:rtl/>
        </w:rPr>
        <w:t>ד</w:t>
      </w:r>
      <w:r w:rsidRPr="00062827">
        <w:rPr>
          <w:rStyle w:val="affff5"/>
          <w:rFonts w:hint="cs"/>
          <w:rtl/>
        </w:rPr>
        <w:t>רי</w:t>
      </w:r>
      <w:r w:rsidRPr="00062827">
        <w:rPr>
          <w:rStyle w:val="affff5"/>
          <w:rtl/>
        </w:rPr>
        <w:t>"</w:t>
      </w:r>
      <w:r w:rsidRPr="00062827">
        <w:rPr>
          <w:rStyle w:val="affff5"/>
          <w:rFonts w:hint="cs"/>
          <w:rtl/>
        </w:rPr>
        <w:t>ה: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פ</w:t>
      </w:r>
      <w:r w:rsidR="001833DB" w:rsidRPr="00062827">
        <w:rPr>
          <w:rFonts w:ascii="FontbitDavid" w:hAnsi="FontbitDavid" w:hint="cs"/>
          <w:spacing w:val="-2"/>
          <w:sz w:val="32"/>
          <w:rtl/>
        </w:rPr>
        <w:t>ו</w:t>
      </w:r>
      <w:r w:rsidRPr="00062827">
        <w:rPr>
          <w:rFonts w:ascii="FontbitDavid" w:hAnsi="FontbitDavid" w:hint="cs"/>
          <w:spacing w:val="-2"/>
          <w:sz w:val="32"/>
          <w:rtl/>
        </w:rPr>
        <w:t>טר</w:t>
      </w:r>
      <w:r w:rsidR="001833DB" w:rsidRPr="00062827">
        <w:rPr>
          <w:rFonts w:ascii="FontbitDavid" w:hAnsi="FontbitDavid" w:hint="cs"/>
          <w:spacing w:val="-2"/>
          <w:sz w:val="32"/>
          <w:rtl/>
        </w:rPr>
        <w:t xml:space="preserve"> -</w:t>
      </w:r>
      <w:r>
        <w:rPr>
          <w:rFonts w:ascii="FontbitDavid" w:hAnsi="FontbitDavid" w:hint="cs"/>
          <w:spacing w:val="-2"/>
          <w:sz w:val="32"/>
          <w:rtl/>
        </w:rPr>
        <w:t xml:space="preserve"> </w:t>
      </w:r>
      <w:r>
        <w:rPr>
          <w:rStyle w:val="affff5"/>
          <w:rFonts w:ascii="FontbitDavid" w:hAnsi="FontbitDavid" w:hint="cs"/>
          <w:spacing w:val="-2"/>
          <w:sz w:val="32"/>
          <w:rtl/>
          <w:rPrChange w:id="9048" w:author="מנוע אמוראים" w:date="2026-10-05T16:41:34Z">
            <w:rPr>
              <w:rFonts w:ascii="FontbitDavid" w:hAnsi="FontbitDavid" w:hint="cs"/>
              <w:spacing w:val="-2"/>
              <w:sz w:val="32"/>
              <w:rtl/>
            </w:rPr>
          </w:rPrChange>
        </w:rPr>
        <w:t xml:space="preserve">בער</w:t>
      </w:r>
      <w:r>
        <w:rPr>
          <w:rStyle w:val="affff5"/>
          <w:rFonts w:ascii="FontbitDavid" w:hAnsi="FontbitDavid" w:hint="cs"/>
          <w:spacing w:val="-2"/>
          <w:sz w:val="32"/>
          <w:rtl/>
          <w:rPrChange w:id="9049" w:author="מנוע אמוראים" w:date="2026-10-05T16:41:34Z">
            <w:rPr>
              <w:rFonts w:ascii="FontbitDavid" w:hAnsi="FontbitDavid" w:hint="cs"/>
              <w:spacing w:val="-2"/>
              <w:sz w:val="32"/>
              <w:rtl/>
            </w:rPr>
          </w:rPrChange>
        </w:rPr>
        <w:t xml:space="preserve">"פ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דבהול</w:t>
      </w:r>
      <w:r w:rsidR="001833DB" w:rsidRPr="00062827">
        <w:rPr>
          <w:rFonts w:ascii="FontbitDavid" w:hAnsi="FontbitDavid" w:hint="cs"/>
          <w:spacing w:val="-2"/>
          <w:sz w:val="32"/>
          <w:rtl/>
        </w:rPr>
        <w:t>.</w:t>
      </w:r>
    </w:p>
    <w:p w14:paraId="3D49F45C" w14:textId="7EEFBE40" w:rsidR="00E56332" w:rsidRDefault="001833DB" w:rsidP="00413974">
      <w:pPr>
        <w:pStyle w:val="affff2"/>
        <w:spacing w:before="0"/>
        <w:rPr>
          <w:rtl/>
        </w:rPr>
      </w:pPr>
      <w:bookmarkStart w:id="342" w:name="_Toc119172741"/>
      <w:bookmarkStart w:id="343" w:name="_Toc119229829"/>
      <w:r>
        <w:rPr>
          <w:rFonts w:hint="cs"/>
          <w:rtl/>
        </w:rPr>
        <w:t>'</w:t>
      </w:r>
      <w:r w:rsidRPr="007750DB">
        <w:rPr>
          <w:rFonts w:hint="eastAsia"/>
          <w:rtl/>
        </w:rPr>
        <w:t>אין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אשה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מתעברת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מביאה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ראשונה</w:t>
      </w:r>
      <w:r>
        <w:rPr>
          <w:rFonts w:hint="cs"/>
          <w:rtl/>
        </w:rPr>
        <w:t>'</w:t>
      </w:r>
      <w:bookmarkEnd w:id="342"/>
      <w:bookmarkEnd w:id="343"/>
    </w:p>
    <w:p w14:paraId="0DBC6CAA" w14:textId="5BC20516" w:rsidR="000521C0" w:rsidRPr="00C35A2C" w:rsidRDefault="000521C0" w:rsidP="00BD29CA">
      <w:pPr>
        <w:rPr>
          <w:rtl/>
        </w:rPr>
      </w:pPr>
      <w:r w:rsidRPr="00BD29CA">
        <w:rPr>
          <w:rtl/>
        </w:rPr>
        <w:t>מפרישין.</w:t>
      </w:r>
      <w:r w:rsidR="001833DB" w:rsidRPr="00BD29CA">
        <w:rPr>
          <w:rFonts w:hint="cs"/>
          <w:rtl/>
        </w:rPr>
        <w:t>. שמא מעוברות</w:t>
      </w:r>
      <w:r w:rsidR="001833DB">
        <w:rPr>
          <w:rFonts w:hint="cs"/>
          <w:rtl/>
        </w:rPr>
        <w:t xml:space="preserve"> -</w:t>
      </w:r>
      <w:r w:rsidRPr="00C35A2C">
        <w:rPr>
          <w:rFonts w:hint="cs"/>
          <w:rtl/>
        </w:rPr>
        <w:t xml:space="preserve"> שבעלו ושנו</w:t>
      </w:r>
      <w:r w:rsidR="001833DB">
        <w:rPr>
          <w:rFonts w:hint="cs"/>
          <w:rtl/>
        </w:rPr>
        <w:t>,</w:t>
      </w:r>
    </w:p>
    <w:p w14:paraId="7B3A4DA7" w14:textId="77777777" w:rsidR="001833DB" w:rsidRDefault="000521C0" w:rsidP="001833DB">
      <w:pPr>
        <w:rPr>
          <w:rStyle w:val="affff8"/>
          <w:rtl/>
        </w:rPr>
      </w:pPr>
      <w:r w:rsidRPr="00DB1CB1">
        <w:rPr>
          <w:rStyle w:val="affff5"/>
          <w:rFonts w:hint="cs"/>
          <w:rtl/>
        </w:rPr>
        <w:t>ו</w:t>
      </w:r>
      <w:r w:rsidR="001833DB">
        <w:rPr>
          <w:rStyle w:val="affff5"/>
          <w:rFonts w:hint="cs"/>
          <w:rtl/>
        </w:rPr>
        <w:t xml:space="preserve">דתני ר"ח: </w:t>
      </w:r>
      <w:r w:rsidR="001833DB" w:rsidRPr="007750DB">
        <w:rPr>
          <w:rFonts w:hint="eastAsia"/>
          <w:rtl/>
        </w:rPr>
        <w:t>דחייבין</w:t>
      </w:r>
      <w:r w:rsidR="001833DB" w:rsidRPr="007750DB">
        <w:rPr>
          <w:rtl/>
        </w:rPr>
        <w:t xml:space="preserve"> </w:t>
      </w:r>
      <w:r w:rsidR="001833DB" w:rsidRPr="007750DB">
        <w:rPr>
          <w:rFonts w:hint="eastAsia"/>
          <w:rtl/>
        </w:rPr>
        <w:t>ט</w:t>
      </w:r>
      <w:r w:rsidR="001833DB" w:rsidRPr="007750DB">
        <w:rPr>
          <w:rtl/>
        </w:rPr>
        <w:t xml:space="preserve">"ז </w:t>
      </w:r>
      <w:r w:rsidR="001833DB" w:rsidRPr="007750DB">
        <w:rPr>
          <w:rFonts w:hint="eastAsia"/>
          <w:rtl/>
        </w:rPr>
        <w:t>חטאות</w:t>
      </w:r>
      <w:r w:rsidR="001833DB">
        <w:rPr>
          <w:rStyle w:val="affff5"/>
          <w:rFonts w:hint="cs"/>
          <w:rtl/>
        </w:rPr>
        <w:t xml:space="preserve"> </w:t>
      </w:r>
      <w:r w:rsidR="001833DB">
        <w:rPr>
          <w:rStyle w:val="affff8"/>
          <w:rFonts w:hint="cs"/>
          <w:rtl/>
        </w:rPr>
        <w:t>והרי המשנה</w:t>
      </w:r>
      <w:r w:rsidR="001833DB" w:rsidRPr="00E71913">
        <w:rPr>
          <w:rStyle w:val="affff8"/>
          <w:rFonts w:hint="cs"/>
          <w:rtl/>
        </w:rPr>
        <w:t xml:space="preserve"> </w:t>
      </w:r>
      <w:r>
        <w:rPr>
          <w:rStyle w:val="affff5"/>
          <w:rFonts w:cs="PFT_Frank" w:hint="cs"/>
          <w:b/>
          <w:bCs/>
          <w:szCs w:val="10"/>
          <w:rtl/>
          <w:rPrChange w:id="9050" w:author="מנוע אמוראים" w:date="2026-10-05T16:41:34Z">
            <w:rPr>
              <w:rStyle w:val="affff8"/>
              <w:rFonts w:cs="PFT_Frank" w:hint="cs"/>
              <w:b/>
              <w:bCs/>
              <w:szCs w:val="10"/>
              <w:rtl/>
            </w:rPr>
          </w:rPrChange>
        </w:rPr>
        <w:t xml:space="preserve">ר</w:t>
      </w:r>
      <w:r>
        <w:rPr>
          <w:rStyle w:val="affff5"/>
          <w:rFonts w:cs="PFT_Frank"/>
          <w:b/>
          <w:bCs/>
          <w:szCs w:val="10"/>
          <w:rtl/>
          <w:rPrChange w:id="9051" w:author="מנוע אמוראים" w:date="2026-10-05T16:41:34Z">
            <w:rPr>
              <w:rStyle w:val="affff8"/>
              <w:rFonts w:cs="PFT_Frank"/>
              <w:b/>
              <w:bCs/>
              <w:szCs w:val="10"/>
              <w:rtl/>
            </w:rPr>
          </w:rPrChange>
        </w:rPr>
        <w:t xml:space="preserve">"</w:t>
      </w:r>
      <w:r>
        <w:rPr>
          <w:rStyle w:val="affff5"/>
          <w:rFonts w:cs="PFT_Frank" w:hint="cs"/>
          <w:b/>
          <w:bCs/>
          <w:szCs w:val="10"/>
          <w:rtl/>
          <w:rPrChange w:id="9052" w:author="מנוע אמוראים" w:date="2026-10-05T16:41:34Z">
            <w:rPr>
              <w:rStyle w:val="affff8"/>
              <w:rFonts w:cs="PFT_Frank" w:hint="cs"/>
              <w:b/>
              <w:bCs/>
              <w:szCs w:val="10"/>
              <w:rtl/>
            </w:rPr>
          </w:rPrChange>
        </w:rPr>
        <w:t xml:space="preserve">א</w:t>
      </w:r>
      <w:r>
        <w:rPr>
          <w:rStyle w:val="affff8"/>
          <w:rFonts w:cs="PFT_Frank" w:hint="cs"/>
          <w:b/>
          <w:bCs/>
          <w:szCs w:val="10"/>
          <w:rtl/>
        </w:rPr>
        <w:t xml:space="preserve"> </w:t>
      </w:r>
      <w:r w:rsidR="001833DB" w:rsidRPr="00E71913">
        <w:rPr>
          <w:rStyle w:val="affff8"/>
          <w:rFonts w:hint="cs"/>
          <w:rtl/>
        </w:rPr>
        <w:t xml:space="preserve">דמחייב על כל </w:t>
      </w:r>
      <w:r w:rsidR="001833DB">
        <w:rPr>
          <w:rStyle w:val="affff8"/>
          <w:rFonts w:hint="cs"/>
          <w:rtl/>
        </w:rPr>
        <w:t xml:space="preserve">ביאה </w:t>
      </w:r>
    </w:p>
    <w:p w14:paraId="6A723FE7" w14:textId="3A5D113A" w:rsidR="001833DB" w:rsidRDefault="001833DB" w:rsidP="007750DB">
      <w:pPr>
        <w:ind w:left="452" w:firstLine="113"/>
        <w:rPr>
          <w:rtl/>
        </w:rPr>
      </w:pPr>
      <w:r>
        <w:rPr>
          <w:rStyle w:val="affff8"/>
          <w:rFonts w:hint="cs"/>
          <w:rtl/>
        </w:rPr>
        <w:t xml:space="preserve">וכל </w:t>
      </w:r>
      <w:r w:rsidRPr="00E71913">
        <w:rPr>
          <w:rStyle w:val="affff8"/>
          <w:rFonts w:hint="cs"/>
          <w:rtl/>
        </w:rPr>
        <w:t>כח</w:t>
      </w:r>
      <w:r w:rsidRPr="00DB1CB1" w:rsidDel="001833DB">
        <w:rPr>
          <w:rStyle w:val="affff5"/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0521C0" w:rsidRPr="00C35A2C">
        <w:rPr>
          <w:rFonts w:hint="cs"/>
          <w:rtl/>
        </w:rPr>
        <w:t>ביאה ראשונה</w:t>
      </w:r>
      <w:r>
        <w:rPr>
          <w:rFonts w:hint="cs"/>
          <w:rtl/>
        </w:rPr>
        <w:t xml:space="preserve"> </w:t>
      </w:r>
      <w:r w:rsidRPr="007750DB">
        <w:rPr>
          <w:rStyle w:val="affff8"/>
          <w:rFonts w:hint="eastAsia"/>
          <w:rtl/>
        </w:rPr>
        <w:t>וכח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א</w:t>
      </w:r>
      <w:r w:rsidRPr="007750DB">
        <w:rPr>
          <w:rStyle w:val="affff8"/>
          <w:rtl/>
        </w:rPr>
        <w:t>'</w:t>
      </w:r>
      <w:r>
        <w:rPr>
          <w:rFonts w:hint="cs"/>
          <w:rtl/>
        </w:rPr>
        <w:t xml:space="preserve"> חשיב.</w:t>
      </w:r>
    </w:p>
    <w:p w14:paraId="19664A75" w14:textId="01B6C34E" w:rsidR="000521C0" w:rsidRPr="00C35A2C" w:rsidRDefault="00CF5119" w:rsidP="008E65FC">
      <w:pPr>
        <w:pStyle w:val="aff7"/>
        <w:framePr w:wrap="around"/>
        <w:rPr>
          <w:rtl/>
        </w:rPr>
      </w:pPr>
      <w:r>
        <w:rPr>
          <w:rFonts w:hint="cs"/>
          <w:rtl/>
        </w:rPr>
        <w:t>ל</w:t>
      </w:r>
      <w:r w:rsidR="000521C0" w:rsidRPr="00C35A2C">
        <w:rPr>
          <w:rFonts w:hint="cs"/>
          <w:rtl/>
        </w:rPr>
        <w:t>ד:</w:t>
      </w:r>
    </w:p>
    <w:p w14:paraId="5957D67F" w14:textId="156816B7" w:rsidR="001833DB" w:rsidRDefault="000521C0" w:rsidP="000521C0">
      <w:pPr>
        <w:rPr>
          <w:rFonts w:ascii="FontbitDavid" w:hAnsi="FontbitDavid"/>
          <w:spacing w:val="-6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תמר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שהתעברה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בביאה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ראשונה</w:t>
      </w:r>
      <w:r w:rsidR="001833DB">
        <w:rPr>
          <w:rFonts w:ascii="FontbitDavid" w:hAnsi="FontbitDavid" w:hint="cs"/>
          <w:spacing w:val="-6"/>
          <w:sz w:val="32"/>
          <w:rtl/>
        </w:rPr>
        <w:t xml:space="preserve"> -</w:t>
      </w:r>
      <w:r w:rsidRPr="0005486A">
        <w:rPr>
          <w:rFonts w:ascii="FontbitDavid" w:hAnsi="FontbitDavid" w:hint="cs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>מ</w:t>
      </w:r>
      <w:r w:rsidRPr="0005486A">
        <w:rPr>
          <w:rFonts w:ascii="FontbitDavid" w:hAnsi="FontbitDavid" w:hint="cs"/>
          <w:spacing w:val="-6"/>
          <w:sz w:val="32"/>
          <w:rtl/>
        </w:rPr>
        <w:t>יעכה באצבע</w:t>
      </w:r>
      <w:r w:rsidR="001833DB">
        <w:rPr>
          <w:rFonts w:ascii="FontbitDavid" w:hAnsi="FontbitDavid" w:hint="cs"/>
          <w:spacing w:val="-6"/>
          <w:sz w:val="32"/>
          <w:rtl/>
        </w:rPr>
        <w:t>.</w:t>
      </w:r>
    </w:p>
    <w:p w14:paraId="68F6C924" w14:textId="7922C032" w:rsidR="001833DB" w:rsidRDefault="001833DB" w:rsidP="001833DB">
      <w:pPr>
        <w:rPr>
          <w:spacing w:val="-4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ער ואונן שמשו שלא כדרכן</w:t>
      </w:r>
      <w:r>
        <w:rPr>
          <w:rFonts w:ascii="FontbitDavid" w:hAnsi="FontbitDavid" w:hint="cs"/>
          <w:sz w:val="32"/>
          <w:rtl/>
        </w:rPr>
        <w:t xml:space="preserve"> -</w:t>
      </w:r>
      <w:r w:rsidR="000521C0" w:rsidRPr="0005486A">
        <w:rPr>
          <w:rFonts w:hint="cs"/>
          <w:spacing w:val="-4"/>
          <w:rtl/>
        </w:rPr>
        <w:t xml:space="preserve"> </w:t>
      </w:r>
      <w:r w:rsidR="000521C0" w:rsidRPr="00DB1CB1">
        <w:rPr>
          <w:rStyle w:val="affff5"/>
          <w:rFonts w:hint="cs"/>
          <w:rtl/>
        </w:rPr>
        <w:t xml:space="preserve">והך </w:t>
      </w:r>
      <w:r w:rsidR="000521C0" w:rsidRPr="001715BE">
        <w:rPr>
          <w:rStyle w:val="affff5"/>
          <w:rFonts w:hint="cs"/>
          <w:rtl/>
        </w:rPr>
        <w:t>ד</w:t>
      </w:r>
      <w:r>
        <w:rPr>
          <w:rStyle w:val="affff5"/>
          <w:rFonts w:hint="cs"/>
          <w:rtl/>
        </w:rPr>
        <w:t>ל</w:t>
      </w:r>
      <w:r w:rsidR="000521C0" w:rsidRPr="001715BE">
        <w:rPr>
          <w:rStyle w:val="affff5"/>
          <w:rFonts w:hint="cs"/>
          <w:rtl/>
        </w:rPr>
        <w:t xml:space="preserve">ר''א: </w:t>
      </w:r>
      <w:r w:rsidR="000521C0" w:rsidRPr="0005486A">
        <w:rPr>
          <w:rFonts w:hint="cs"/>
          <w:spacing w:val="-4"/>
          <w:rtl/>
        </w:rPr>
        <w:t>כ</w:t>
      </w:r>
      <w:r w:rsidR="000521C0" w:rsidRPr="0005486A">
        <w:rPr>
          <w:spacing w:val="-4"/>
          <w:rtl/>
        </w:rPr>
        <w:t>"</w:t>
      </w:r>
      <w:r w:rsidR="000521C0" w:rsidRPr="0005486A">
        <w:rPr>
          <w:rFonts w:hint="cs"/>
          <w:spacing w:val="-4"/>
          <w:rtl/>
        </w:rPr>
        <w:t>ד חדש</w:t>
      </w:r>
      <w:r w:rsidR="000521C0" w:rsidRPr="007750DB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ד</w:t>
      </w:r>
      <w:r w:rsidRPr="007750DB">
        <w:rPr>
          <w:rStyle w:val="affff8"/>
          <w:rFonts w:hint="eastAsia"/>
          <w:rtl/>
        </w:rPr>
        <w:t>י</w:t>
      </w:r>
      <w:r>
        <w:rPr>
          <w:rStyle w:val="affff8"/>
          <w:rFonts w:hint="cs"/>
          <w:rtl/>
        </w:rPr>
        <w:t>ו</w:t>
      </w:r>
      <w:r w:rsidRPr="007750DB">
        <w:rPr>
          <w:rStyle w:val="affff8"/>
          <w:rFonts w:hint="eastAsia"/>
          <w:rtl/>
        </w:rPr>
        <w:t>נק</w:t>
      </w:r>
    </w:p>
    <w:p w14:paraId="242357F4" w14:textId="7E3B657C" w:rsidR="000521C0" w:rsidRPr="0005486A" w:rsidRDefault="000521C0" w:rsidP="00BD29CA">
      <w:pPr>
        <w:rPr>
          <w:rtl/>
        </w:rPr>
      </w:pPr>
      <w:r w:rsidRPr="0005486A">
        <w:rPr>
          <w:spacing w:val="-4"/>
          <w:rtl/>
        </w:rPr>
        <w:t xml:space="preserve">דש בפנים וזורה בחוץ, </w:t>
      </w:r>
      <w:r w:rsidRPr="001715BE">
        <w:rPr>
          <w:rStyle w:val="affff5"/>
          <w:rtl/>
        </w:rPr>
        <w:t>א"ל:</w:t>
      </w:r>
      <w:r w:rsidRPr="0005486A">
        <w:rPr>
          <w:spacing w:val="-4"/>
          <w:rtl/>
        </w:rPr>
        <w:t xml:space="preserve"> הללו כמעשה ער ואונן</w:t>
      </w:r>
      <w:r w:rsidR="001833DB">
        <w:rPr>
          <w:rFonts w:hint="cs"/>
          <w:spacing w:val="-4"/>
          <w:rtl/>
        </w:rPr>
        <w:t xml:space="preserve"> - לא לגמרי,</w:t>
      </w:r>
    </w:p>
    <w:p w14:paraId="3E18A52A" w14:textId="2690DFC6" w:rsidR="001833DB" w:rsidRDefault="001833DB" w:rsidP="001833DB">
      <w:pPr>
        <w:pStyle w:val="afffc"/>
        <w:ind w:left="0" w:firstLine="0"/>
        <w:rPr>
          <w:rFonts w:ascii="FontbitDavid" w:hAnsi="FontbitDavid"/>
          <w:rtl/>
        </w:rPr>
      </w:pPr>
      <w:r w:rsidRPr="007750DB">
        <w:rPr>
          <w:rFonts w:hint="eastAsia"/>
          <w:rtl/>
        </w:rPr>
        <w:t>כמותם</w:t>
      </w:r>
      <w:r>
        <w:rPr>
          <w:rFonts w:hint="cs"/>
          <w:rtl/>
        </w:rPr>
        <w:t xml:space="preserve"> -</w:t>
      </w:r>
      <w:r w:rsidRPr="007750DB">
        <w:rPr>
          <w:rtl/>
        </w:rPr>
        <w:t xml:space="preserve"> </w:t>
      </w:r>
      <w:r w:rsidR="000521C0" w:rsidRPr="00E03996">
        <w:rPr>
          <w:rStyle w:val="affff1"/>
          <w:rFonts w:hint="cs"/>
          <w:rtl/>
        </w:rPr>
        <w:t>'</w:t>
      </w:r>
      <w:r w:rsidR="000521C0" w:rsidRPr="00E03996">
        <w:rPr>
          <w:rStyle w:val="affff1"/>
          <w:rtl/>
        </w:rPr>
        <w:t>ושחת ארצה</w:t>
      </w:r>
      <w:r w:rsidR="000521C0"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rtl/>
        </w:rPr>
        <w:t xml:space="preserve">, </w:t>
      </w:r>
      <w:r w:rsidR="000521C0" w:rsidRPr="00C35A2C">
        <w:rPr>
          <w:rFonts w:ascii="FontbitDavid" w:hAnsi="FontbitDavid"/>
          <w:rtl/>
        </w:rPr>
        <w:t>ולא כ</w:t>
      </w:r>
      <w:r>
        <w:rPr>
          <w:rFonts w:ascii="FontbitDavid" w:hAnsi="FontbitDavid" w:hint="cs"/>
          <w:rtl/>
        </w:rPr>
        <w:t>מותם</w:t>
      </w:r>
      <w:r w:rsidR="000521C0" w:rsidRPr="00C35A2C">
        <w:rPr>
          <w:rFonts w:ascii="FontbitDavid" w:hAnsi="FontbitDavid"/>
          <w:rtl/>
        </w:rPr>
        <w:t xml:space="preserve"> </w:t>
      </w:r>
      <w:r>
        <w:rPr>
          <w:rFonts w:ascii="FontbitDavid" w:hAnsi="FontbitDavid" w:hint="cs"/>
          <w:rtl/>
        </w:rPr>
        <w:t xml:space="preserve">- </w:t>
      </w:r>
      <w:r w:rsidR="000521C0">
        <w:rPr>
          <w:rFonts w:ascii="FontbitDavid" w:hAnsi="FontbitDavid" w:hint="cs"/>
          <w:rtl/>
        </w:rPr>
        <w:t>ש</w:t>
      </w:r>
      <w:r w:rsidR="000521C0" w:rsidRPr="00C35A2C">
        <w:rPr>
          <w:rFonts w:ascii="FontbitDavid" w:hAnsi="FontbitDavid"/>
          <w:rtl/>
        </w:rPr>
        <w:t xml:space="preserve">ם </w:t>
      </w:r>
      <w:r>
        <w:rPr>
          <w:rFonts w:ascii="FontbitDavid" w:hAnsi="FontbitDavid" w:hint="cs"/>
          <w:rtl/>
        </w:rPr>
        <w:t>'</w:t>
      </w:r>
      <w:r w:rsidR="000521C0" w:rsidRPr="00C35A2C">
        <w:rPr>
          <w:rFonts w:ascii="FontbitDavid" w:hAnsi="FontbitDavid"/>
          <w:rtl/>
        </w:rPr>
        <w:t>שלא כדרכה</w:t>
      </w:r>
      <w:r>
        <w:rPr>
          <w:rFonts w:ascii="FontbitDavid" w:hAnsi="FontbitDavid" w:hint="cs"/>
          <w:rtl/>
        </w:rPr>
        <w:t>'.</w:t>
      </w:r>
    </w:p>
    <w:p w14:paraId="104EF80C" w14:textId="2F3DF1C8" w:rsidR="000521C0" w:rsidRPr="00493C35" w:rsidRDefault="000521C0" w:rsidP="00493C35">
      <w:pPr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אונן</w:t>
      </w:r>
      <w:r w:rsidRPr="007750DB">
        <w:rPr>
          <w:rStyle w:val="affff5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="001833DB">
        <w:rPr>
          <w:rStyle w:val="affff1"/>
          <w:rFonts w:hint="cs"/>
          <w:rtl/>
        </w:rPr>
        <w:t>כי לא לו יהיה הזרע'</w:t>
      </w:r>
      <w:r w:rsidRPr="00AD1A41">
        <w:rPr>
          <w:rStyle w:val="affff1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7750DB">
        <w:rPr>
          <w:rStyle w:val="affff5"/>
          <w:rFonts w:hint="eastAsia"/>
          <w:rtl/>
        </w:rPr>
        <w:t>ע</w:t>
      </w:r>
      <w:r w:rsidRPr="007750DB">
        <w:rPr>
          <w:rStyle w:val="affff5"/>
          <w:rtl/>
        </w:rPr>
        <w:t>ר</w:t>
      </w:r>
      <w:r w:rsidRPr="00C35A2C">
        <w:rPr>
          <w:rFonts w:ascii="FontbitDavid" w:hAnsi="FontbitDavid"/>
          <w:sz w:val="32"/>
          <w:rtl/>
        </w:rPr>
        <w:t xml:space="preserve"> שלא תתעבר ויכחיש יפיה.</w:t>
      </w:r>
    </w:p>
    <w:p w14:paraId="408E9D9B" w14:textId="3A3B3C89" w:rsidR="000521C0" w:rsidRDefault="000521C0" w:rsidP="000521C0">
      <w:pPr>
        <w:rPr>
          <w:rtl/>
        </w:rPr>
      </w:pPr>
      <w:r w:rsidRPr="00BF2C41">
        <w:rPr>
          <w:rStyle w:val="affff1"/>
          <w:rFonts w:hint="cs"/>
          <w:rtl/>
        </w:rPr>
        <w:t>'</w:t>
      </w:r>
      <w:r w:rsidR="001833DB">
        <w:rPr>
          <w:rStyle w:val="affff1"/>
          <w:rFonts w:hint="cs"/>
          <w:rtl/>
        </w:rPr>
        <w:t>ואשה אשר ישכב איש</w:t>
      </w:r>
      <w:r w:rsidR="001833DB" w:rsidRPr="007750DB">
        <w:rPr>
          <w:rStyle w:val="affff1"/>
          <w:b/>
          <w:bCs/>
          <w:rtl/>
        </w:rPr>
        <w:t xml:space="preserve"> </w:t>
      </w:r>
      <w:r w:rsidRPr="007750DB">
        <w:rPr>
          <w:rStyle w:val="affff1"/>
          <w:b/>
          <w:bCs/>
          <w:rtl/>
        </w:rPr>
        <w:t>אותה</w:t>
      </w:r>
      <w:r w:rsidRPr="00BF2C41">
        <w:rPr>
          <w:rStyle w:val="affff1"/>
          <w:rFonts w:hint="cs"/>
          <w:rtl/>
        </w:rPr>
        <w:t xml:space="preserve">' </w:t>
      </w:r>
      <w:r w:rsidRPr="00DB1CB1">
        <w:rPr>
          <w:rStyle w:val="affff5"/>
          <w:rFonts w:hint="cs"/>
          <w:rtl/>
        </w:rPr>
        <w:t>ר</w:t>
      </w:r>
      <w:r w:rsidRPr="00DB1CB1">
        <w:rPr>
          <w:rStyle w:val="affff5"/>
          <w:rtl/>
        </w:rPr>
        <w:t>"</w:t>
      </w:r>
      <w:r w:rsidRPr="00DB1CB1">
        <w:rPr>
          <w:rStyle w:val="affff5"/>
          <w:rFonts w:hint="cs"/>
          <w:rtl/>
        </w:rPr>
        <w:t>י</w:t>
      </w:r>
      <w:r w:rsidR="001833DB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1833DB">
        <w:rPr>
          <w:rFonts w:ascii="FontbitDavid" w:hAnsi="FontbitDavid" w:hint="cs"/>
          <w:sz w:val="32"/>
          <w:rtl/>
        </w:rPr>
        <w:t>ולא</w:t>
      </w:r>
      <w:r w:rsidR="001833DB"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 xml:space="preserve">כלה </w:t>
      </w:r>
      <w:r w:rsidRPr="00DB1CB1">
        <w:rPr>
          <w:rStyle w:val="affff5"/>
          <w:rFonts w:hint="cs"/>
          <w:rtl/>
        </w:rPr>
        <w:t>חכ</w:t>
      </w:r>
      <w:r w:rsidRPr="00DB1CB1">
        <w:rPr>
          <w:rStyle w:val="affff5"/>
          <w:rtl/>
        </w:rPr>
        <w:t>"</w:t>
      </w:r>
      <w:r w:rsidRPr="00DB1CB1">
        <w:rPr>
          <w:rStyle w:val="affff5"/>
          <w:rFonts w:hint="cs"/>
          <w:rtl/>
        </w:rPr>
        <w:t>א</w:t>
      </w:r>
      <w:r w:rsidR="001833DB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1833DB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 w:hint="cs"/>
          <w:sz w:val="32"/>
          <w:rtl/>
        </w:rPr>
        <w:t>ל</w:t>
      </w:r>
      <w:r w:rsidR="001833DB">
        <w:rPr>
          <w:rFonts w:ascii="FontbitDavid" w:hAnsi="FontbitDavid" w:hint="cs"/>
          <w:sz w:val="32"/>
          <w:rtl/>
        </w:rPr>
        <w:t xml:space="preserve">א </w:t>
      </w:r>
      <w:r w:rsidRPr="00C35A2C">
        <w:rPr>
          <w:rFonts w:ascii="FontbitDavid" w:hAnsi="FontbitDavid" w:hint="cs"/>
          <w:sz w:val="32"/>
          <w:rtl/>
        </w:rPr>
        <w:t>שלא כדרכה</w:t>
      </w:r>
      <w:r w:rsidR="001833DB">
        <w:rPr>
          <w:rFonts w:ascii="FontbitDavid" w:hAnsi="FontbitDavid" w:hint="cs"/>
          <w:sz w:val="32"/>
          <w:rtl/>
        </w:rPr>
        <w:t>.</w:t>
      </w:r>
    </w:p>
    <w:p w14:paraId="2AEB8265" w14:textId="0A5ECDA0" w:rsidR="000521C0" w:rsidRPr="00C35A2C" w:rsidRDefault="001833DB" w:rsidP="007750DB">
      <w:pPr>
        <w:pStyle w:val="afffc"/>
        <w:ind w:left="0"/>
        <w:rPr>
          <w:rFonts w:ascii="FontbitDavid" w:hAnsi="FontbitDavid"/>
          <w:rtl/>
        </w:rPr>
      </w:pPr>
      <w:r>
        <w:rPr>
          <w:rStyle w:val="affff5"/>
          <w:rtl/>
        </w:rPr>
        <w:tab/>
      </w:r>
      <w:r w:rsidR="000521C0" w:rsidRPr="00DB1CB1">
        <w:rPr>
          <w:rStyle w:val="affff5"/>
          <w:rFonts w:hint="cs"/>
          <w:rtl/>
        </w:rPr>
        <w:t>ל</w:t>
      </w:r>
      <w:r>
        <w:rPr>
          <w:rStyle w:val="affff5"/>
          <w:rFonts w:hint="cs"/>
          <w:rtl/>
        </w:rPr>
        <w:t>חכמים</w:t>
      </w:r>
      <w:r w:rsidR="000521C0" w:rsidRPr="00DB1CB1">
        <w:rPr>
          <w:rStyle w:val="affff5"/>
          <w:rtl/>
        </w:rPr>
        <w:t>:</w:t>
      </w:r>
      <w:r w:rsidR="000521C0" w:rsidRPr="00BF2C41">
        <w:rPr>
          <w:rStyle w:val="affff1"/>
          <w:rtl/>
        </w:rPr>
        <w:t xml:space="preserve"> </w:t>
      </w:r>
      <w:r w:rsidR="000521C0" w:rsidRPr="00BF2C41">
        <w:rPr>
          <w:rStyle w:val="affff1"/>
          <w:rFonts w:hint="cs"/>
          <w:rtl/>
        </w:rPr>
        <w:t>'</w:t>
      </w:r>
      <w:r w:rsidR="000521C0" w:rsidRPr="00BF2C41">
        <w:rPr>
          <w:rStyle w:val="affff1"/>
          <w:rtl/>
        </w:rPr>
        <w:t>שכבת זרע</w:t>
      </w:r>
      <w:r w:rsidR="000521C0" w:rsidRPr="00BF2C41">
        <w:rPr>
          <w:rStyle w:val="affff1"/>
          <w:rFonts w:hint="cs"/>
          <w:rtl/>
        </w:rPr>
        <w:t>'</w:t>
      </w:r>
      <w:r w:rsidR="000521C0" w:rsidRPr="00BF2C41">
        <w:rPr>
          <w:rStyle w:val="affff1"/>
          <w:rtl/>
        </w:rPr>
        <w:t xml:space="preserve"> </w:t>
      </w:r>
      <w:r w:rsidR="000521C0" w:rsidRPr="00C35A2C">
        <w:rPr>
          <w:rFonts w:ascii="FontbitDavid" w:hAnsi="FontbitDavid"/>
          <w:rtl/>
        </w:rPr>
        <w:t xml:space="preserve">- </w:t>
      </w:r>
      <w:r>
        <w:rPr>
          <w:rFonts w:ascii="FontbitDavid" w:hAnsi="FontbitDavid" w:hint="cs"/>
          <w:rtl/>
        </w:rPr>
        <w:t>ולא</w:t>
      </w:r>
      <w:r w:rsidR="000521C0" w:rsidRPr="00C35A2C">
        <w:rPr>
          <w:rFonts w:ascii="FontbitDavid" w:hAnsi="FontbitDavid"/>
          <w:rtl/>
        </w:rPr>
        <w:t xml:space="preserve"> העראה,</w:t>
      </w:r>
      <w:r w:rsidR="000521C0" w:rsidRPr="00BF2C41">
        <w:rPr>
          <w:rStyle w:val="affff1"/>
          <w:rtl/>
        </w:rPr>
        <w:t xml:space="preserve"> </w:t>
      </w:r>
      <w:r w:rsidR="000521C0" w:rsidRPr="00BF2C41">
        <w:rPr>
          <w:rStyle w:val="affff1"/>
          <w:rFonts w:hint="cs"/>
          <w:rtl/>
        </w:rPr>
        <w:t>'</w:t>
      </w:r>
      <w:r w:rsidR="000521C0" w:rsidRPr="00BF2C41">
        <w:rPr>
          <w:rStyle w:val="affff1"/>
          <w:rtl/>
        </w:rPr>
        <w:t>אותה</w:t>
      </w:r>
      <w:r w:rsidR="000521C0" w:rsidRPr="00BF2C41">
        <w:rPr>
          <w:rStyle w:val="affff1"/>
          <w:rFonts w:hint="cs"/>
          <w:rtl/>
        </w:rPr>
        <w:t>'</w:t>
      </w:r>
      <w:r w:rsidR="000521C0" w:rsidRPr="00BF2C41">
        <w:rPr>
          <w:rStyle w:val="affff1"/>
          <w:rtl/>
        </w:rPr>
        <w:t xml:space="preserve"> </w:t>
      </w:r>
      <w:r w:rsidR="000521C0" w:rsidRPr="00C35A2C">
        <w:rPr>
          <w:rFonts w:ascii="FontbitDavid" w:hAnsi="FontbitDavid"/>
          <w:rtl/>
        </w:rPr>
        <w:t xml:space="preserve">- </w:t>
      </w:r>
      <w:r>
        <w:rPr>
          <w:rFonts w:ascii="FontbitDavid" w:hAnsi="FontbitDavid" w:hint="cs"/>
          <w:rtl/>
        </w:rPr>
        <w:t>ולא</w:t>
      </w:r>
      <w:r w:rsidR="000521C0" w:rsidRPr="00C35A2C">
        <w:rPr>
          <w:rFonts w:ascii="FontbitDavid" w:hAnsi="FontbitDavid"/>
          <w:rtl/>
        </w:rPr>
        <w:t xml:space="preserve"> שלא כדרכה</w:t>
      </w:r>
      <w:r>
        <w:rPr>
          <w:rFonts w:ascii="FontbitDavid" w:hAnsi="FontbitDavid" w:hint="cs"/>
          <w:rtl/>
        </w:rPr>
        <w:t>,</w:t>
      </w:r>
    </w:p>
    <w:p w14:paraId="719E3D12" w14:textId="3E08A489" w:rsidR="001833DB" w:rsidRDefault="000521C0" w:rsidP="000521C0">
      <w:pPr>
        <w:rPr>
          <w:rFonts w:ascii="FontbitDavid" w:hAnsi="FontbitDavid"/>
          <w:sz w:val="32"/>
          <w:rtl/>
        </w:rPr>
      </w:pPr>
      <w:r w:rsidRPr="00DB1CB1">
        <w:rPr>
          <w:rStyle w:val="affff5"/>
          <w:rFonts w:hint="cs"/>
          <w:rtl/>
        </w:rPr>
        <w:t>לר</w:t>
      </w:r>
      <w:r w:rsidRPr="00DB1CB1">
        <w:rPr>
          <w:rStyle w:val="affff5"/>
          <w:rtl/>
        </w:rPr>
        <w:t>"</w:t>
      </w:r>
      <w:r w:rsidRPr="00DB1CB1">
        <w:rPr>
          <w:rStyle w:val="affff5"/>
          <w:rFonts w:hint="cs"/>
          <w:rtl/>
        </w:rPr>
        <w:t>י</w:t>
      </w:r>
      <w:r w:rsidRPr="00DB1CB1">
        <w:rPr>
          <w:rStyle w:val="affff5"/>
          <w:rtl/>
        </w:rPr>
        <w:t>: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'שכבת זרע'</w:t>
      </w:r>
      <w:r w:rsidR="001833DB">
        <w:rPr>
          <w:rStyle w:val="affff1"/>
          <w:rFonts w:hint="cs"/>
          <w:rtl/>
        </w:rPr>
        <w:t xml:space="preserve"> </w:t>
      </w:r>
      <w:r w:rsidRPr="00BF2C41">
        <w:rPr>
          <w:rStyle w:val="affff1"/>
          <w:rFonts w:hint="cs"/>
          <w:rtl/>
        </w:rPr>
        <w:t>-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1833DB">
        <w:rPr>
          <w:rFonts w:ascii="FontbitDavid" w:hAnsi="FontbitDavid" w:hint="cs"/>
          <w:sz w:val="32"/>
          <w:rtl/>
        </w:rPr>
        <w:t xml:space="preserve">ולא </w:t>
      </w:r>
      <w:r w:rsidR="001833DB" w:rsidRPr="00C35A2C">
        <w:rPr>
          <w:rFonts w:ascii="FontbitDavid" w:hAnsi="FontbitDavid"/>
          <w:sz w:val="32"/>
          <w:rtl/>
        </w:rPr>
        <w:t>העראה</w:t>
      </w:r>
      <w:r w:rsidR="001833DB" w:rsidRPr="00C35A2C" w:rsidDel="001833DB">
        <w:rPr>
          <w:rFonts w:ascii="FontbitDavid" w:hAnsi="FontbitDavid" w:hint="cs"/>
          <w:sz w:val="32"/>
          <w:rtl/>
        </w:rPr>
        <w:t xml:space="preserve"> </w:t>
      </w:r>
      <w:r w:rsidR="001833DB">
        <w:rPr>
          <w:rFonts w:ascii="FontbitDavid" w:hAnsi="FontbitDavid" w:hint="cs"/>
          <w:sz w:val="32"/>
          <w:rtl/>
        </w:rPr>
        <w:t>וש</w:t>
      </w:r>
      <w:r w:rsidRPr="00C35A2C">
        <w:rPr>
          <w:rFonts w:ascii="FontbitDavid" w:hAnsi="FontbitDavid"/>
          <w:sz w:val="32"/>
          <w:rtl/>
        </w:rPr>
        <w:t>לא כדרכה</w:t>
      </w:r>
      <w:r w:rsidR="001833DB" w:rsidRPr="007750DB">
        <w:rPr>
          <w:rStyle w:val="affff8"/>
          <w:rtl/>
        </w:rPr>
        <w:t xml:space="preserve"> אין זרע, לא במקום זרע</w:t>
      </w:r>
    </w:p>
    <w:p w14:paraId="27F625E6" w14:textId="5D254C3B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BF2C41">
        <w:rPr>
          <w:rStyle w:val="affff1"/>
          <w:rFonts w:hint="cs"/>
          <w:rtl/>
        </w:rPr>
        <w:lastRenderedPageBreak/>
        <w:t>'</w:t>
      </w:r>
      <w:r w:rsidRPr="00BF2C41">
        <w:rPr>
          <w:rStyle w:val="affff1"/>
          <w:rtl/>
        </w:rPr>
        <w:t>אותה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פרט לכלה</w:t>
      </w:r>
      <w:r w:rsidR="001833DB" w:rsidRPr="007750DB">
        <w:rPr>
          <w:rStyle w:val="affff8"/>
          <w:rtl/>
        </w:rPr>
        <w:t xml:space="preserve"> אף שבמקום זרע</w:t>
      </w:r>
      <w:r w:rsidR="001833DB">
        <w:rPr>
          <w:rStyle w:val="affff8"/>
          <w:rFonts w:hint="cs"/>
          <w:rtl/>
        </w:rPr>
        <w:t xml:space="preserve"> לא ראויה להזריע [מביאה ראשונה].</w:t>
      </w:r>
    </w:p>
    <w:p w14:paraId="2918ADCA" w14:textId="6D2C1D52" w:rsidR="000521C0" w:rsidRDefault="000521C0" w:rsidP="000521C0">
      <w:pPr>
        <w:rPr>
          <w:rtl/>
        </w:rPr>
      </w:pPr>
      <w:r w:rsidRPr="00DB1CB1">
        <w:rPr>
          <w:rStyle w:val="affff5"/>
          <w:rFonts w:hint="cs"/>
          <w:rtl/>
        </w:rPr>
        <w:t>מרי</w:t>
      </w:r>
      <w:r w:rsidRPr="00DB1CB1">
        <w:rPr>
          <w:rStyle w:val="affff5"/>
          <w:rtl/>
        </w:rPr>
        <w:t>"</w:t>
      </w:r>
      <w:r w:rsidRPr="00DB1CB1">
        <w:rPr>
          <w:rStyle w:val="affff5"/>
          <w:rFonts w:hint="cs"/>
          <w:rtl/>
        </w:rPr>
        <w:t>ו:</w:t>
      </w:r>
      <w:r w:rsidRPr="00C35A2C">
        <w:rPr>
          <w:rFonts w:ascii="FontbitDavid" w:hAnsi="FontbitDavid"/>
          <w:sz w:val="32"/>
          <w:rtl/>
        </w:rPr>
        <w:t xml:space="preserve"> שהתה אחר</w:t>
      </w:r>
      <w:r w:rsidRPr="007750DB">
        <w:rPr>
          <w:rStyle w:val="affff8"/>
          <w:rtl/>
        </w:rPr>
        <w:t xml:space="preserve"> </w:t>
      </w:r>
      <w:r w:rsidR="001833DB" w:rsidRPr="007750DB">
        <w:rPr>
          <w:rStyle w:val="affff8"/>
          <w:rFonts w:hint="eastAsia"/>
          <w:rtl/>
        </w:rPr>
        <w:t>שמת</w:t>
      </w:r>
      <w:r w:rsidR="001833DB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בעלה </w:t>
      </w:r>
      <w:r w:rsidR="001833DB">
        <w:rPr>
          <w:rFonts w:ascii="FontbitDavid" w:hAnsi="FontbitDavid" w:hint="cs"/>
          <w:sz w:val="32"/>
          <w:rtl/>
        </w:rPr>
        <w:t>י'</w:t>
      </w:r>
      <w:r w:rsidRPr="00C35A2C">
        <w:rPr>
          <w:rFonts w:ascii="FontbitDavid" w:hAnsi="FontbitDavid"/>
          <w:sz w:val="32"/>
          <w:rtl/>
        </w:rPr>
        <w:t xml:space="preserve"> שנים - שוב אינה יולדת.</w:t>
      </w:r>
    </w:p>
    <w:p w14:paraId="32CFF1EE" w14:textId="570CA90D" w:rsidR="000521C0" w:rsidRPr="00062827" w:rsidRDefault="001833DB" w:rsidP="000521C0">
      <w:pPr>
        <w:rPr>
          <w:spacing w:val="-2"/>
          <w:rtl/>
        </w:rPr>
      </w:pP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ו</w:t>
      </w:r>
      <w:r w:rsidR="000521C0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דוקא</w:t>
      </w:r>
      <w:r w:rsidR="000521C0" w:rsidRPr="00062827">
        <w:rPr>
          <w:rFonts w:ascii="FontbitDavid" w:hAnsi="FontbitDavid"/>
          <w:spacing w:val="-2"/>
          <w:sz w:val="32"/>
          <w:rtl/>
        </w:rPr>
        <w:t xml:space="preserve"> שאין דעתה להנשא</w:t>
      </w:r>
      <w:r w:rsidRPr="00062827">
        <w:rPr>
          <w:rFonts w:hint="cs"/>
          <w:spacing w:val="-2"/>
          <w:rtl/>
        </w:rPr>
        <w:t xml:space="preserve"> </w:t>
      </w:r>
      <w:r w:rsidRPr="00062827">
        <w:rPr>
          <w:rStyle w:val="affff8"/>
          <w:rFonts w:hint="eastAsia"/>
          <w:spacing w:val="-2"/>
          <w:rtl/>
        </w:rPr>
        <w:t>לכן</w:t>
      </w:r>
      <w:r w:rsidRPr="00062827">
        <w:rPr>
          <w:rStyle w:val="affff8"/>
          <w:spacing w:val="-2"/>
          <w:rtl/>
        </w:rPr>
        <w:t xml:space="preserve"> </w:t>
      </w:r>
      <w:r w:rsidRPr="00062827">
        <w:rPr>
          <w:rStyle w:val="affff8"/>
          <w:rFonts w:hint="eastAsia"/>
          <w:spacing w:val="-2"/>
          <w:rtl/>
        </w:rPr>
        <w:t>אשת</w:t>
      </w:r>
      <w:r w:rsidRPr="00062827">
        <w:rPr>
          <w:rStyle w:val="affff8"/>
          <w:spacing w:val="-2"/>
          <w:rtl/>
        </w:rPr>
        <w:t xml:space="preserve"> </w:t>
      </w:r>
      <w:r w:rsidRPr="00062827">
        <w:rPr>
          <w:rStyle w:val="affff8"/>
          <w:rFonts w:hint="eastAsia"/>
          <w:spacing w:val="-2"/>
          <w:rtl/>
        </w:rPr>
        <w:t>רבא</w:t>
      </w:r>
      <w:r w:rsidRPr="00062827">
        <w:rPr>
          <w:rStyle w:val="affff8"/>
          <w:spacing w:val="-2"/>
          <w:rtl/>
        </w:rPr>
        <w:t xml:space="preserve"> </w:t>
      </w:r>
      <w:r w:rsidRPr="00062827">
        <w:rPr>
          <w:rStyle w:val="affff8"/>
          <w:rFonts w:hint="eastAsia"/>
          <w:spacing w:val="-2"/>
          <w:rtl/>
        </w:rPr>
        <w:t>התעברה</w:t>
      </w:r>
      <w:r w:rsidR="00BD29CA" w:rsidRPr="00062827">
        <w:rPr>
          <w:rStyle w:val="affff8"/>
          <w:rFonts w:hint="cs"/>
          <w:spacing w:val="-2"/>
          <w:rtl/>
        </w:rPr>
        <w:t>, ומעשה דנבעלה לגוי.</w:t>
      </w:r>
    </w:p>
    <w:p w14:paraId="55CFF10E" w14:textId="137745E9" w:rsidR="001833DB" w:rsidRDefault="001833DB" w:rsidP="00413974">
      <w:pPr>
        <w:pStyle w:val="affff2"/>
        <w:spacing w:before="0"/>
        <w:rPr>
          <w:rtl/>
        </w:rPr>
      </w:pPr>
      <w:bookmarkStart w:id="344" w:name="_Toc119172742"/>
      <w:bookmarkStart w:id="345" w:name="_Toc119229830"/>
      <w:r>
        <w:rPr>
          <w:rFonts w:hint="cs"/>
          <w:rtl/>
        </w:rPr>
        <w:t>המתנת ג' חדשים בגיורת ובקטנה</w:t>
      </w:r>
      <w:bookmarkEnd w:id="344"/>
      <w:bookmarkEnd w:id="345"/>
    </w:p>
    <w:p w14:paraId="7AF00666" w14:textId="57D10DA5" w:rsidR="001833DB" w:rsidRDefault="001833DB" w:rsidP="000521C0">
      <w:pPr>
        <w:rPr>
          <w:rtl/>
        </w:rPr>
      </w:pPr>
      <w:r>
        <w:rPr>
          <w:rStyle w:val="affff5"/>
          <w:rFonts w:hint="cs"/>
          <w:rtl/>
        </w:rPr>
        <w:t xml:space="preserve">א. </w:t>
      </w:r>
      <w:r w:rsidR="000521C0" w:rsidRPr="00DB1CB1">
        <w:rPr>
          <w:rStyle w:val="affff5"/>
          <w:rtl/>
        </w:rPr>
        <w:t>שמואל:</w:t>
      </w:r>
      <w:r w:rsidR="000521C0" w:rsidRPr="00C35A2C">
        <w:rPr>
          <w:rtl/>
        </w:rPr>
        <w:t xml:space="preserve"> כולן </w:t>
      </w:r>
      <w:r>
        <w:rPr>
          <w:rFonts w:hint="cs"/>
          <w:rtl/>
        </w:rPr>
        <w:t>ממתינות</w:t>
      </w:r>
      <w:r w:rsidR="000521C0" w:rsidRPr="00C35A2C">
        <w:rPr>
          <w:rtl/>
        </w:rPr>
        <w:t xml:space="preserve"> חוץ מגיו</w:t>
      </w:r>
      <w:r w:rsidR="000521C0" w:rsidRPr="00BD29CA">
        <w:rPr>
          <w:rtl/>
        </w:rPr>
        <w:t xml:space="preserve">רת </w:t>
      </w:r>
      <w:r w:rsidR="000521C0" w:rsidRPr="00D1637C">
        <w:rPr>
          <w:rFonts w:cs="PFT_Frank"/>
          <w:b/>
          <w:bCs/>
          <w:szCs w:val="14"/>
          <w:rtl/>
        </w:rPr>
        <w:t>קטנה</w:t>
      </w:r>
      <w:r w:rsidR="00C2028A" w:rsidRPr="007750DB">
        <w:rPr>
          <w:rStyle w:val="affff8"/>
          <w:rtl/>
        </w:rPr>
        <w:t xml:space="preserve"> ל</w:t>
      </w:r>
      <w:r w:rsidR="00C2028A">
        <w:rPr>
          <w:rStyle w:val="affff8"/>
          <w:rFonts w:hint="cs"/>
          <w:rtl/>
        </w:rPr>
        <w:t>א גזרו</w:t>
      </w:r>
      <w:r w:rsidR="00C2028A" w:rsidRPr="007750DB">
        <w:rPr>
          <w:rStyle w:val="affff8"/>
          <w:rtl/>
        </w:rPr>
        <w:t xml:space="preserve"> אטו יהודיה</w:t>
      </w:r>
      <w:r w:rsidR="000521C0" w:rsidRPr="007750DB">
        <w:rPr>
          <w:rStyle w:val="affff8"/>
          <w:rtl/>
        </w:rPr>
        <w:t>,</w:t>
      </w:r>
    </w:p>
    <w:p w14:paraId="17D9191C" w14:textId="60064AF9" w:rsidR="000521C0" w:rsidRPr="00C35A2C" w:rsidRDefault="00493C35" w:rsidP="000521C0">
      <w:pPr>
        <w:rPr>
          <w:rtl/>
        </w:rPr>
      </w:pPr>
      <w:r w:rsidRPr="00D1637C">
        <w:rPr>
          <w:rFonts w:cs="PFT_Frank" w:hint="cs"/>
          <w:b/>
          <w:bCs/>
          <w:szCs w:val="14"/>
          <w:rtl/>
        </w:rPr>
        <w:t xml:space="preserve">   </w:t>
      </w:r>
      <w:r w:rsidR="00C2028A" w:rsidRPr="00D1637C">
        <w:rPr>
          <w:rFonts w:cs="PFT_Frank" w:hint="eastAsia"/>
          <w:b/>
          <w:bCs/>
          <w:szCs w:val="14"/>
          <w:rtl/>
        </w:rPr>
        <w:t>משמע</w:t>
      </w:r>
      <w:r w:rsidR="00C2028A">
        <w:rPr>
          <w:rFonts w:hint="cs"/>
          <w:rtl/>
        </w:rPr>
        <w:t xml:space="preserve"> ד</w:t>
      </w:r>
      <w:r w:rsidR="000521C0" w:rsidRPr="00C35A2C">
        <w:rPr>
          <w:rtl/>
        </w:rPr>
        <w:t xml:space="preserve">קטנה </w:t>
      </w:r>
      <w:r w:rsidR="00C2028A">
        <w:rPr>
          <w:rFonts w:hint="cs"/>
          <w:rtl/>
        </w:rPr>
        <w:t>יהודיה</w:t>
      </w:r>
      <w:r w:rsidR="000521C0" w:rsidRPr="00C35A2C">
        <w:rPr>
          <w:rtl/>
        </w:rPr>
        <w:t xml:space="preserve"> </w:t>
      </w:r>
      <w:r w:rsidR="000521C0" w:rsidRPr="00C35A2C">
        <w:rPr>
          <w:rFonts w:hint="cs"/>
          <w:rtl/>
        </w:rPr>
        <w:t>ממתנת</w:t>
      </w:r>
      <w:r w:rsidR="00C2028A" w:rsidRPr="007750DB">
        <w:rPr>
          <w:rStyle w:val="affff8"/>
          <w:rtl/>
        </w:rPr>
        <w:t xml:space="preserve"> אף שלא יולדת,</w:t>
      </w:r>
    </w:p>
    <w:p w14:paraId="78AD4B55" w14:textId="28EB4BB7" w:rsidR="00C2028A" w:rsidRDefault="00493C35" w:rsidP="000521C0">
      <w:pPr>
        <w:rPr>
          <w:rtl/>
        </w:rPr>
      </w:pPr>
      <w:r w:rsidRPr="00D1637C">
        <w:rPr>
          <w:rFonts w:cs="PFT_Frank" w:hint="cs"/>
          <w:b/>
          <w:bCs/>
          <w:szCs w:val="14"/>
          <w:rtl/>
        </w:rPr>
        <w:t xml:space="preserve">   </w:t>
      </w:r>
      <w:r w:rsidR="00C2028A" w:rsidRPr="00D1637C">
        <w:rPr>
          <w:rFonts w:cs="PFT_Frank" w:hint="eastAsia"/>
          <w:b/>
          <w:bCs/>
          <w:szCs w:val="14"/>
          <w:rtl/>
        </w:rPr>
        <w:t>ו</w:t>
      </w:r>
      <w:r w:rsidR="000521C0" w:rsidRPr="00D1637C">
        <w:rPr>
          <w:rFonts w:cs="PFT_Frank" w:hint="eastAsia"/>
          <w:b/>
          <w:bCs/>
          <w:szCs w:val="14"/>
          <w:rtl/>
        </w:rPr>
        <w:t>בזנות</w:t>
      </w:r>
      <w:r w:rsidR="00C2028A" w:rsidRPr="007750DB">
        <w:rPr>
          <w:rtl/>
        </w:rPr>
        <w:t>,</w:t>
      </w:r>
      <w:r w:rsidR="000521C0" w:rsidRPr="00C35A2C">
        <w:rPr>
          <w:rFonts w:hint="cs"/>
          <w:rtl/>
        </w:rPr>
        <w:t xml:space="preserve"> </w:t>
      </w:r>
      <w:r w:rsidR="00C2028A">
        <w:rPr>
          <w:rFonts w:hint="cs"/>
          <w:rtl/>
        </w:rPr>
        <w:t>ד</w:t>
      </w:r>
      <w:r w:rsidR="000521C0" w:rsidRPr="00C35A2C">
        <w:rPr>
          <w:rFonts w:hint="cs"/>
          <w:rtl/>
        </w:rPr>
        <w:t xml:space="preserve">גזרו </w:t>
      </w:r>
      <w:r w:rsidR="00C2028A">
        <w:rPr>
          <w:rFonts w:hint="cs"/>
          <w:rtl/>
        </w:rPr>
        <w:t>אטו</w:t>
      </w:r>
      <w:r w:rsidR="000521C0" w:rsidRPr="00C35A2C">
        <w:rPr>
          <w:rFonts w:hint="cs"/>
          <w:rtl/>
        </w:rPr>
        <w:t xml:space="preserve"> גדולה</w:t>
      </w:r>
      <w:r w:rsidR="000521C0">
        <w:rPr>
          <w:rFonts w:hint="cs"/>
          <w:rtl/>
        </w:rPr>
        <w:t>,</w:t>
      </w:r>
      <w:r w:rsidR="000521C0" w:rsidRPr="00C35A2C">
        <w:rPr>
          <w:rFonts w:hint="cs"/>
          <w:rtl/>
        </w:rPr>
        <w:t xml:space="preserve"> </w:t>
      </w:r>
      <w:r w:rsidR="00C2028A" w:rsidRPr="00D1637C">
        <w:rPr>
          <w:rFonts w:cs="PFT_Frank" w:hint="eastAsia"/>
          <w:b/>
          <w:bCs/>
          <w:szCs w:val="14"/>
          <w:rtl/>
        </w:rPr>
        <w:t>ובגט</w:t>
      </w:r>
      <w:r w:rsidR="00C2028A" w:rsidRPr="00C35A2C">
        <w:rPr>
          <w:rFonts w:hint="cs"/>
          <w:rtl/>
        </w:rPr>
        <w:t xml:space="preserve"> </w:t>
      </w:r>
      <w:r w:rsidR="00C2028A" w:rsidRPr="007750DB">
        <w:rPr>
          <w:rStyle w:val="affff5"/>
          <w:rFonts w:hint="eastAsia"/>
          <w:rtl/>
        </w:rPr>
        <w:t>כבר</w:t>
      </w:r>
      <w:r w:rsidR="00C2028A" w:rsidRPr="007750DB">
        <w:rPr>
          <w:rStyle w:val="affff5"/>
          <w:rtl/>
        </w:rPr>
        <w:t xml:space="preserve"> </w:t>
      </w:r>
      <w:r w:rsidR="00C2028A" w:rsidRPr="007750DB">
        <w:rPr>
          <w:rStyle w:val="affff5"/>
          <w:rFonts w:hint="eastAsia"/>
          <w:rtl/>
        </w:rPr>
        <w:t>אמר</w:t>
      </w:r>
      <w:r w:rsidR="00C2028A">
        <w:rPr>
          <w:rFonts w:hint="cs"/>
          <w:rtl/>
        </w:rPr>
        <w:t xml:space="preserve"> שממתנת,</w:t>
      </w:r>
    </w:p>
    <w:p w14:paraId="7EA51385" w14:textId="3698C095" w:rsidR="000521C0" w:rsidRDefault="00493C35" w:rsidP="000521C0">
      <w:pPr>
        <w:rPr>
          <w:rtl/>
        </w:rPr>
      </w:pPr>
      <w:r w:rsidRPr="00D1637C">
        <w:rPr>
          <w:rFonts w:cs="PFT_Frank" w:hint="cs"/>
          <w:b/>
          <w:bCs/>
          <w:szCs w:val="14"/>
          <w:rtl/>
        </w:rPr>
        <w:t xml:space="preserve">   </w:t>
      </w:r>
      <w:r w:rsidR="00C2028A" w:rsidRPr="00D1637C">
        <w:rPr>
          <w:rFonts w:cs="PFT_Frank" w:hint="eastAsia"/>
          <w:b/>
          <w:bCs/>
          <w:szCs w:val="14"/>
          <w:rtl/>
        </w:rPr>
        <w:t>אבל</w:t>
      </w:r>
      <w:r w:rsidR="00C2028A" w:rsidRPr="00D1637C">
        <w:rPr>
          <w:rFonts w:cs="PFT_Frank"/>
          <w:b/>
          <w:bCs/>
          <w:szCs w:val="14"/>
          <w:rtl/>
        </w:rPr>
        <w:t xml:space="preserve"> </w:t>
      </w:r>
      <w:r w:rsidR="000521C0" w:rsidRPr="00D1637C">
        <w:rPr>
          <w:rFonts w:cs="PFT_Frank" w:hint="eastAsia"/>
          <w:b/>
          <w:bCs/>
          <w:szCs w:val="14"/>
          <w:rtl/>
        </w:rPr>
        <w:t>במיאון</w:t>
      </w:r>
      <w:r w:rsidR="00C2028A">
        <w:rPr>
          <w:rFonts w:hint="cs"/>
          <w:rtl/>
        </w:rPr>
        <w:t xml:space="preserve"> </w:t>
      </w:r>
      <w:r w:rsidR="00C2028A" w:rsidRPr="007750DB">
        <w:rPr>
          <w:rStyle w:val="affff5"/>
          <w:rFonts w:hint="eastAsia"/>
          <w:rtl/>
        </w:rPr>
        <w:t>אמר</w:t>
      </w:r>
      <w:r w:rsidR="00C2028A">
        <w:rPr>
          <w:rFonts w:hint="cs"/>
          <w:rtl/>
        </w:rPr>
        <w:t xml:space="preserve"> ש</w:t>
      </w:r>
      <w:r w:rsidR="000521C0" w:rsidRPr="00C35A2C">
        <w:rPr>
          <w:rFonts w:hint="cs"/>
          <w:rtl/>
        </w:rPr>
        <w:t>א</w:t>
      </w:r>
      <w:r w:rsidR="000521C0" w:rsidRPr="00C35A2C">
        <w:rPr>
          <w:rtl/>
        </w:rPr>
        <w:t>"</w:t>
      </w:r>
      <w:r w:rsidR="000521C0" w:rsidRPr="00C35A2C">
        <w:rPr>
          <w:rFonts w:hint="cs"/>
          <w:rtl/>
        </w:rPr>
        <w:t>צ,</w:t>
      </w:r>
      <w:r w:rsidR="00C2028A" w:rsidRPr="00C35A2C">
        <w:rPr>
          <w:rFonts w:hint="cs"/>
          <w:rtl/>
        </w:rPr>
        <w:t xml:space="preserve"> </w:t>
      </w:r>
      <w:r w:rsidR="00C2028A">
        <w:rPr>
          <w:rStyle w:val="affff8"/>
          <w:rFonts w:hint="cs"/>
          <w:rtl/>
        </w:rPr>
        <w:t>דלא שייך בגדולה</w:t>
      </w:r>
      <w:r w:rsidR="00C2028A">
        <w:rPr>
          <w:rFonts w:hint="cs"/>
          <w:rtl/>
        </w:rPr>
        <w:t>.</w:t>
      </w:r>
    </w:p>
    <w:p w14:paraId="1DEAD90B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לה.</w:t>
      </w:r>
    </w:p>
    <w:p w14:paraId="590793E7" w14:textId="07779A7B" w:rsidR="000521C0" w:rsidRDefault="00493C35" w:rsidP="00BD29CA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   </w:t>
      </w:r>
      <w:r w:rsidR="000521C0" w:rsidRPr="00DB1CB1">
        <w:rPr>
          <w:rStyle w:val="affff5"/>
          <w:rFonts w:hint="cs"/>
          <w:rtl/>
        </w:rPr>
        <w:t>ו</w:t>
      </w:r>
      <w:r w:rsidR="00C2028A">
        <w:rPr>
          <w:rStyle w:val="affff5"/>
          <w:rFonts w:hint="cs"/>
          <w:rtl/>
        </w:rPr>
        <w:t>במ</w:t>
      </w:r>
      <w:r w:rsidR="000521C0">
        <w:rPr>
          <w:rStyle w:val="affff5"/>
          <w:rFonts w:hint="cs"/>
          <w:rtl/>
        </w:rPr>
        <w:t>שנ</w:t>
      </w:r>
      <w:r w:rsidR="00C2028A">
        <w:rPr>
          <w:rStyle w:val="affff5"/>
          <w:rFonts w:hint="cs"/>
          <w:rtl/>
        </w:rPr>
        <w:t>תינו</w:t>
      </w:r>
      <w:r w:rsidR="00C2028A">
        <w:rPr>
          <w:rFonts w:ascii="FontbitDavid" w:hAnsi="FontbitDavid" w:hint="cs"/>
          <w:sz w:val="32"/>
          <w:rtl/>
        </w:rPr>
        <w:t>:</w:t>
      </w:r>
      <w:r w:rsidR="000521C0" w:rsidRPr="00C35A2C">
        <w:rPr>
          <w:rFonts w:ascii="FontbitDavid" w:hAnsi="FontbitDavid" w:hint="cs"/>
          <w:sz w:val="32"/>
          <w:rtl/>
        </w:rPr>
        <w:t xml:space="preserve"> ל</w:t>
      </w:r>
      <w:r w:rsidR="000521C0">
        <w:rPr>
          <w:rFonts w:ascii="FontbitDavid" w:hAnsi="FontbitDavid" w:hint="cs"/>
          <w:sz w:val="32"/>
          <w:rtl/>
        </w:rPr>
        <w:t>א</w:t>
      </w:r>
      <w:r w:rsidR="000521C0" w:rsidRPr="00C35A2C">
        <w:rPr>
          <w:rFonts w:ascii="FontbitDavid" w:hAnsi="FontbitDavid" w:hint="cs"/>
          <w:sz w:val="32"/>
          <w:rtl/>
        </w:rPr>
        <w:t xml:space="preserve"> גזר</w:t>
      </w:r>
      <w:r w:rsidR="00C2028A">
        <w:rPr>
          <w:rFonts w:ascii="FontbitDavid" w:hAnsi="FontbitDavid" w:hint="cs"/>
          <w:sz w:val="32"/>
          <w:rtl/>
        </w:rPr>
        <w:t>ו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>
        <w:rPr>
          <w:rFonts w:ascii="FontbitDavid" w:hAnsi="FontbitDavid" w:hint="cs"/>
          <w:sz w:val="32"/>
          <w:rtl/>
        </w:rPr>
        <w:t>ב</w:t>
      </w:r>
      <w:r w:rsidR="000521C0" w:rsidRPr="00C35A2C">
        <w:rPr>
          <w:rFonts w:ascii="FontbitDavid" w:hAnsi="FontbitDavid" w:hint="cs"/>
          <w:sz w:val="32"/>
          <w:rtl/>
        </w:rPr>
        <w:t xml:space="preserve">קטנה </w:t>
      </w:r>
      <w:r w:rsidR="00C2028A" w:rsidRPr="007750DB">
        <w:rPr>
          <w:rStyle w:val="affff8"/>
          <w:rFonts w:hint="eastAsia"/>
          <w:rtl/>
        </w:rPr>
        <w:t>ד</w:t>
      </w:r>
      <w:r w:rsidR="000521C0" w:rsidRPr="007750DB">
        <w:rPr>
          <w:rStyle w:val="affff8"/>
          <w:rFonts w:hint="eastAsia"/>
          <w:rtl/>
        </w:rPr>
        <w:t>מחזירין</w:t>
      </w:r>
      <w:r w:rsidR="000521C0" w:rsidRPr="007750DB">
        <w:rPr>
          <w:rStyle w:val="affff8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אותן</w:t>
      </w:r>
      <w:r w:rsidR="000521C0" w:rsidRPr="007750DB">
        <w:rPr>
          <w:rStyle w:val="affff8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מיד</w:t>
      </w:r>
      <w:r w:rsidR="000521C0" w:rsidRPr="001715BE">
        <w:rPr>
          <w:rStyle w:val="affff5"/>
          <w:rFonts w:hint="cs"/>
          <w:rtl/>
        </w:rPr>
        <w:t xml:space="preserve"> </w:t>
      </w:r>
      <w:r w:rsidR="00C2028A">
        <w:rPr>
          <w:rStyle w:val="affff5"/>
          <w:rFonts w:hint="cs"/>
          <w:rtl/>
        </w:rPr>
        <w:t>-</w:t>
      </w:r>
      <w:r w:rsidR="000521C0" w:rsidRPr="001715BE">
        <w:rPr>
          <w:rStyle w:val="affff5"/>
          <w:rtl/>
        </w:rPr>
        <w:t xml:space="preserve"> </w:t>
      </w:r>
      <w:r w:rsidR="00C2028A">
        <w:rPr>
          <w:rFonts w:ascii="FontbitDavid" w:hAnsi="FontbitDavid" w:hint="cs"/>
          <w:sz w:val="32"/>
          <w:rtl/>
        </w:rPr>
        <w:t>ד</w:t>
      </w:r>
      <w:r w:rsidR="000521C0" w:rsidRPr="00C35A2C">
        <w:rPr>
          <w:rFonts w:ascii="FontbitDavid" w:hAnsi="FontbitDavid" w:hint="cs"/>
          <w:sz w:val="32"/>
          <w:rtl/>
        </w:rPr>
        <w:t>ח</w:t>
      </w:r>
      <w:r w:rsidR="00C2028A">
        <w:rPr>
          <w:rFonts w:ascii="FontbitDavid" w:hAnsi="FontbitDavid" w:hint="cs"/>
          <w:sz w:val="32"/>
          <w:rtl/>
        </w:rPr>
        <w:t>י</w:t>
      </w:r>
      <w:r w:rsidR="000521C0" w:rsidRPr="00C35A2C">
        <w:rPr>
          <w:rFonts w:ascii="FontbitDavid" w:hAnsi="FontbitDavid" w:hint="cs"/>
          <w:sz w:val="32"/>
          <w:rtl/>
        </w:rPr>
        <w:t>לוף לא שכ</w:t>
      </w:r>
      <w:r>
        <w:rPr>
          <w:rFonts w:ascii="FontbitDavid" w:hAnsi="FontbitDavid" w:hint="cs"/>
          <w:sz w:val="32"/>
          <w:rtl/>
        </w:rPr>
        <w:t>יח</w:t>
      </w:r>
      <w:r w:rsidR="00C2028A">
        <w:rPr>
          <w:rFonts w:ascii="FontbitDavid" w:hAnsi="FontbitDavid" w:hint="cs"/>
          <w:sz w:val="32"/>
          <w:rtl/>
        </w:rPr>
        <w:t>.</w:t>
      </w:r>
    </w:p>
    <w:p w14:paraId="604FBF1A" w14:textId="0D2567F2" w:rsidR="00C2028A" w:rsidRDefault="00C2028A" w:rsidP="00C2028A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ב. א"ד ל</w:t>
      </w:r>
      <w:r w:rsidR="000521C0" w:rsidRPr="00DB1CB1">
        <w:rPr>
          <w:rStyle w:val="affff5"/>
          <w:rtl/>
        </w:rPr>
        <w:t>שמואל:</w:t>
      </w:r>
      <w:r w:rsidR="000521C0" w:rsidRPr="000978D6">
        <w:rPr>
          <w:rFonts w:ascii="FontbitDavid" w:hAnsi="FontbitDavid"/>
          <w:sz w:val="32"/>
          <w:rtl/>
        </w:rPr>
        <w:t xml:space="preserve"> כולן </w:t>
      </w:r>
      <w:r>
        <w:rPr>
          <w:rFonts w:ascii="FontbitDavid" w:hAnsi="FontbitDavid" w:hint="cs"/>
          <w:sz w:val="32"/>
          <w:rtl/>
        </w:rPr>
        <w:t>ממתינות חוץ</w:t>
      </w:r>
      <w:r w:rsidR="000521C0" w:rsidRPr="000978D6">
        <w:rPr>
          <w:rFonts w:ascii="FontbitDavid" w:hAnsi="FontbitDavid"/>
          <w:sz w:val="32"/>
          <w:rtl/>
        </w:rPr>
        <w:t xml:space="preserve"> מגיורת 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גדולה</w:t>
      </w:r>
      <w:r w:rsidR="000521C0" w:rsidRPr="000978D6">
        <w:rPr>
          <w:rFonts w:ascii="FontbitDavid" w:hAnsi="FontbitDavid"/>
          <w:sz w:val="32"/>
          <w:rtl/>
        </w:rPr>
        <w:t>,</w:t>
      </w:r>
      <w:r w:rsidRPr="007750DB">
        <w:rPr>
          <w:rStyle w:val="affff8"/>
          <w:rtl/>
        </w:rPr>
        <w:t xml:space="preserve"> יתבאר,</w:t>
      </w:r>
    </w:p>
    <w:p w14:paraId="41FF4479" w14:textId="2102229C" w:rsidR="000521C0" w:rsidRPr="000978D6" w:rsidRDefault="00C2028A" w:rsidP="00BD29CA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משמע</w:t>
      </w:r>
      <w:r>
        <w:rPr>
          <w:rFonts w:ascii="FontbitDavid" w:hAnsi="FontbitDavid" w:hint="cs"/>
          <w:sz w:val="32"/>
          <w:rtl/>
        </w:rPr>
        <w:t xml:space="preserve"> ד</w:t>
      </w:r>
      <w:r w:rsidR="000521C0" w:rsidRPr="000978D6">
        <w:rPr>
          <w:rFonts w:ascii="FontbitDavid" w:hAnsi="FontbitDavid"/>
          <w:sz w:val="32"/>
          <w:rtl/>
        </w:rPr>
        <w:t xml:space="preserve">קטנה </w:t>
      </w:r>
      <w:r>
        <w:rPr>
          <w:rFonts w:ascii="FontbitDavid" w:hAnsi="FontbitDavid" w:hint="cs"/>
          <w:sz w:val="32"/>
          <w:rtl/>
        </w:rPr>
        <w:t>אפי'</w:t>
      </w:r>
      <w:r w:rsidR="000521C0" w:rsidRPr="000978D6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יהודיה </w:t>
      </w:r>
      <w:r w:rsidR="000521C0" w:rsidRPr="000978D6">
        <w:rPr>
          <w:rFonts w:ascii="FontbitDavid" w:hAnsi="FontbitDavid" w:hint="cs"/>
          <w:sz w:val="32"/>
          <w:rtl/>
        </w:rPr>
        <w:t>א</w:t>
      </w:r>
      <w:r w:rsidR="000521C0" w:rsidRPr="000978D6">
        <w:rPr>
          <w:rFonts w:ascii="FontbitDavid" w:hAnsi="FontbitDavid"/>
          <w:sz w:val="32"/>
          <w:rtl/>
        </w:rPr>
        <w:t>"</w:t>
      </w:r>
      <w:r w:rsidR="000521C0" w:rsidRPr="000978D6">
        <w:rPr>
          <w:rFonts w:ascii="FontbitDavid" w:hAnsi="FontbitDavid" w:hint="cs"/>
          <w:sz w:val="32"/>
          <w:rtl/>
        </w:rPr>
        <w:t>צ</w:t>
      </w:r>
      <w:r w:rsidRPr="007750DB">
        <w:rPr>
          <w:rStyle w:val="affff8"/>
          <w:rtl/>
        </w:rPr>
        <w:t xml:space="preserve"> של"ג אטו גדולה,</w:t>
      </w:r>
    </w:p>
    <w:p w14:paraId="78F2BF4E" w14:textId="7A0CA045" w:rsidR="000521C0" w:rsidRPr="00062827" w:rsidRDefault="00C2028A" w:rsidP="007750DB">
      <w:pPr>
        <w:rPr>
          <w:spacing w:val="-2"/>
          <w:rtl/>
        </w:rPr>
      </w:pP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ו</w:t>
      </w:r>
      <w:r w:rsidR="000521C0" w:rsidRPr="00D1637C">
        <w:rPr>
          <w:rFonts w:cs="PFT_Frank" w:hint="eastAsia"/>
          <w:b/>
          <w:bCs/>
          <w:spacing w:val="-2"/>
          <w:szCs w:val="14"/>
          <w:rtl/>
        </w:rPr>
        <w:t>בזנות</w:t>
      </w:r>
      <w:r w:rsidRPr="00062827">
        <w:rPr>
          <w:spacing w:val="-2"/>
          <w:rtl/>
        </w:rPr>
        <w:t>,</w:t>
      </w:r>
      <w:r w:rsidR="000521C0" w:rsidRPr="00062827">
        <w:rPr>
          <w:rFonts w:hint="cs"/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ד</w:t>
      </w:r>
      <w:r w:rsidR="000521C0" w:rsidRPr="00062827">
        <w:rPr>
          <w:rFonts w:hint="cs"/>
          <w:spacing w:val="-2"/>
          <w:rtl/>
        </w:rPr>
        <w:t>בקטנה לא שכיח,</w:t>
      </w:r>
      <w:r w:rsidRPr="00062827">
        <w:rPr>
          <w:rStyle w:val="affff8"/>
          <w:spacing w:val="-2"/>
          <w:rtl/>
        </w:rPr>
        <w:t xml:space="preserve"> </w:t>
      </w:r>
      <w:r w:rsidRPr="00062827">
        <w:rPr>
          <w:rStyle w:val="affff8"/>
          <w:rFonts w:hint="eastAsia"/>
          <w:spacing w:val="-2"/>
          <w:rtl/>
        </w:rPr>
        <w:t>ולא</w:t>
      </w:r>
      <w:r w:rsidRPr="00062827">
        <w:rPr>
          <w:rStyle w:val="affff8"/>
          <w:spacing w:val="-2"/>
          <w:rtl/>
        </w:rPr>
        <w:t xml:space="preserve"> בגט </w:t>
      </w:r>
      <w:r w:rsidRPr="00062827">
        <w:rPr>
          <w:rStyle w:val="affff5"/>
          <w:rFonts w:hint="eastAsia"/>
          <w:rtl/>
        </w:rPr>
        <w:t>שאמר</w:t>
      </w:r>
      <w:r w:rsidRPr="00062827">
        <w:rPr>
          <w:rStyle w:val="affff8"/>
          <w:spacing w:val="-2"/>
          <w:rtl/>
        </w:rPr>
        <w:t xml:space="preserve"> שכן, ובמיאון </w:t>
      </w:r>
      <w:r w:rsidRPr="00062827">
        <w:rPr>
          <w:rStyle w:val="affff5"/>
          <w:rFonts w:hint="eastAsia"/>
          <w:rtl/>
        </w:rPr>
        <w:t>כבר</w:t>
      </w:r>
      <w:r w:rsidRPr="00062827">
        <w:rPr>
          <w:rStyle w:val="affff5"/>
          <w:rtl/>
        </w:rPr>
        <w:t xml:space="preserve"> </w:t>
      </w:r>
      <w:r w:rsidRPr="00062827">
        <w:rPr>
          <w:rStyle w:val="affff5"/>
          <w:rFonts w:hint="eastAsia"/>
          <w:rtl/>
        </w:rPr>
        <w:t>אמר</w:t>
      </w:r>
      <w:r w:rsidRPr="00062827">
        <w:rPr>
          <w:rStyle w:val="affff8"/>
          <w:spacing w:val="-2"/>
          <w:rtl/>
        </w:rPr>
        <w:t xml:space="preserve"> שלא.</w:t>
      </w:r>
      <w:r w:rsidR="000521C0" w:rsidRPr="00062827">
        <w:rPr>
          <w:rFonts w:hint="cs"/>
          <w:spacing w:val="-2"/>
          <w:rtl/>
        </w:rPr>
        <w:t xml:space="preserve"> </w:t>
      </w:r>
    </w:p>
    <w:p w14:paraId="484DCF7D" w14:textId="51092016" w:rsidR="000521C0" w:rsidRPr="007750DB" w:rsidRDefault="000521C0" w:rsidP="007750DB">
      <w:pPr>
        <w:rPr>
          <w:rtl/>
        </w:rPr>
      </w:pPr>
      <w:r w:rsidRPr="007750DB">
        <w:rPr>
          <w:rStyle w:val="affff5"/>
          <w:rFonts w:hint="eastAsia"/>
          <w:rtl/>
        </w:rPr>
        <w:t>וגיורת</w:t>
      </w:r>
      <w:r w:rsidR="00C2028A">
        <w:rPr>
          <w:rStyle w:val="affff5"/>
          <w:rFonts w:hint="cs"/>
          <w:rtl/>
        </w:rPr>
        <w:t>:</w:t>
      </w:r>
      <w:r w:rsidRPr="00BD29CA">
        <w:rPr>
          <w:rFonts w:hint="cs"/>
          <w:rtl/>
        </w:rPr>
        <w:t xml:space="preserve"> </w:t>
      </w:r>
      <w:r w:rsidR="00C2028A">
        <w:rPr>
          <w:rStyle w:val="affff5"/>
          <w:rFonts w:hint="cs"/>
          <w:rtl/>
        </w:rPr>
        <w:t>כרי</w:t>
      </w:r>
      <w:r w:rsidRPr="00BD29CA">
        <w:rPr>
          <w:rStyle w:val="affff5"/>
          <w:rFonts w:hint="cs"/>
          <w:rtl/>
        </w:rPr>
        <w:t>ו</w:t>
      </w:r>
      <w:r w:rsidR="00C2028A" w:rsidRPr="007750DB">
        <w:rPr>
          <w:rStyle w:val="affff5"/>
          <w:rtl/>
        </w:rPr>
        <w:t>"</w:t>
      </w:r>
      <w:r w:rsidRPr="00BD29CA">
        <w:rPr>
          <w:rStyle w:val="affff5"/>
          <w:rFonts w:hint="cs"/>
          <w:rtl/>
        </w:rPr>
        <w:t>ס</w:t>
      </w:r>
      <w:r w:rsidRPr="007750DB">
        <w:rPr>
          <w:rStyle w:val="affff8"/>
          <w:rtl/>
        </w:rPr>
        <w:t xml:space="preserve"> </w:t>
      </w:r>
      <w:r w:rsidR="00C2028A">
        <w:rPr>
          <w:rStyle w:val="affff8"/>
          <w:rFonts w:hint="cs"/>
          <w:rtl/>
        </w:rPr>
        <w:t>שאמר כן,</w:t>
      </w:r>
      <w:r w:rsidRPr="007750DB">
        <w:rPr>
          <w:rtl/>
        </w:rPr>
        <w:t xml:space="preserve"> </w:t>
      </w:r>
      <w:r w:rsidR="00C2028A" w:rsidRPr="007750DB">
        <w:rPr>
          <w:rStyle w:val="affff5"/>
          <w:rFonts w:hint="eastAsia"/>
          <w:rtl/>
        </w:rPr>
        <w:t>וטעמו</w:t>
      </w:r>
      <w:r w:rsidR="00C2028A" w:rsidRPr="007750DB">
        <w:rPr>
          <w:rStyle w:val="affff5"/>
          <w:rtl/>
        </w:rPr>
        <w:t xml:space="preserve"> </w:t>
      </w:r>
      <w:r w:rsidR="00C2028A" w:rsidRPr="007750DB">
        <w:rPr>
          <w:rStyle w:val="affff5"/>
          <w:rFonts w:hint="eastAsia"/>
          <w:rtl/>
        </w:rPr>
        <w:t>לרבה</w:t>
      </w:r>
      <w:r w:rsidR="00C2028A" w:rsidRPr="007750DB">
        <w:rPr>
          <w:rStyle w:val="affff5"/>
          <w:rtl/>
        </w:rPr>
        <w:t>:</w:t>
      </w:r>
      <w:r w:rsidR="00C2028A">
        <w:rPr>
          <w:rFonts w:hint="cs"/>
          <w:rtl/>
        </w:rPr>
        <w:t xml:space="preserve"> </w:t>
      </w:r>
      <w:r w:rsidRPr="007750DB">
        <w:rPr>
          <w:rtl/>
        </w:rPr>
        <w:t xml:space="preserve">אשה מזנה </w:t>
      </w:r>
      <w:r w:rsidRPr="00D1637C">
        <w:rPr>
          <w:rFonts w:cs="PFT_Frank"/>
          <w:b/>
          <w:bCs/>
          <w:szCs w:val="14"/>
          <w:rtl/>
        </w:rPr>
        <w:t>משמשת במוך</w:t>
      </w:r>
      <w:r w:rsidRPr="007750DB">
        <w:rPr>
          <w:rtl/>
        </w:rPr>
        <w:t>, שלא תתעבר</w:t>
      </w:r>
      <w:r w:rsidR="00C2028A">
        <w:rPr>
          <w:rFonts w:hint="cs"/>
          <w:rtl/>
        </w:rPr>
        <w:t>,</w:t>
      </w:r>
      <w:r w:rsidR="00C2028A" w:rsidRPr="007750DB">
        <w:rPr>
          <w:rStyle w:val="affff8"/>
          <w:rtl/>
        </w:rPr>
        <w:t xml:space="preserve"> </w:t>
      </w:r>
      <w:r w:rsidR="00894D59" w:rsidRPr="00A07384">
        <w:rPr>
          <w:rStyle w:val="affff8"/>
          <w:rFonts w:cs="PFT_Frank" w:hint="cs"/>
          <w:b/>
          <w:bCs/>
          <w:szCs w:val="10"/>
          <w:rtl/>
        </w:rPr>
        <w:t xml:space="preserve">  </w:t>
      </w:r>
      <w:r w:rsidR="00894D59" w:rsidRPr="00A07384">
        <w:rPr>
          <w:rStyle w:val="affff8"/>
          <w:rFonts w:cs="PFT_Frank" w:hint="eastAsia"/>
          <w:b/>
          <w:bCs/>
          <w:szCs w:val="10"/>
          <w:rtl/>
        </w:rPr>
        <w:t>וביהודיה</w:t>
      </w:r>
      <w:r w:rsidR="00894D59" w:rsidRPr="007750DB">
        <w:rPr>
          <w:rStyle w:val="affff8"/>
          <w:rtl/>
        </w:rPr>
        <w:t xml:space="preserve"> גזר אטו נשואה, </w:t>
      </w:r>
      <w:r w:rsidR="00894D59" w:rsidRPr="00A07384">
        <w:rPr>
          <w:rStyle w:val="affff8"/>
          <w:rFonts w:cs="PFT_Frank" w:hint="eastAsia"/>
          <w:b/>
          <w:bCs/>
          <w:szCs w:val="10"/>
          <w:rtl/>
        </w:rPr>
        <w:t>וגיורת</w:t>
      </w:r>
      <w:r w:rsidR="00894D59" w:rsidRPr="007750DB">
        <w:rPr>
          <w:rStyle w:val="affff8"/>
          <w:rtl/>
        </w:rPr>
        <w:t xml:space="preserve"> גם נשואה במוך</w:t>
      </w:r>
      <w:r w:rsidR="00894D59">
        <w:rPr>
          <w:rStyle w:val="affff8"/>
          <w:rFonts w:hint="cs"/>
          <w:rtl/>
        </w:rPr>
        <w:t>, להבחין.</w:t>
      </w:r>
    </w:p>
    <w:p w14:paraId="65C6EEC6" w14:textId="263E1060" w:rsidR="000521C0" w:rsidRPr="0005486A" w:rsidRDefault="00894D59" w:rsidP="00BD29CA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rtl/>
        </w:rPr>
        <w:t>ויקשה</w:t>
      </w:r>
      <w:r w:rsidR="000521C0" w:rsidRPr="00FF1616">
        <w:rPr>
          <w:rStyle w:val="affff5"/>
          <w:rtl/>
        </w:rPr>
        <w:t>:</w:t>
      </w:r>
      <w:r w:rsidR="000521C0" w:rsidRPr="00C35A2C">
        <w:rPr>
          <w:rtl/>
        </w:rPr>
        <w:t xml:space="preserve"> </w:t>
      </w:r>
      <w:r>
        <w:rPr>
          <w:rFonts w:hint="cs"/>
          <w:rtl/>
        </w:rPr>
        <w:t>מ</w:t>
      </w:r>
      <w:r w:rsidR="000521C0" w:rsidRPr="00C35A2C">
        <w:rPr>
          <w:rFonts w:ascii="FontbitDavid" w:hAnsi="FontbitDavid" w:hint="cs"/>
          <w:sz w:val="32"/>
          <w:rtl/>
        </w:rPr>
        <w:t>יוצאת בשן ועין</w:t>
      </w:r>
      <w:r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ומ</w:t>
      </w:r>
      <w:r w:rsidR="000521C0">
        <w:rPr>
          <w:rFonts w:ascii="FontbitDavid" w:hAnsi="FontbitDavid"/>
          <w:spacing w:val="-4"/>
          <w:sz w:val="32"/>
          <w:rtl/>
        </w:rPr>
        <w:t>אנוסה</w:t>
      </w:r>
      <w:r w:rsidR="000521C0" w:rsidRPr="0005486A">
        <w:rPr>
          <w:rFonts w:ascii="FontbitDavid" w:hAnsi="FontbitDavid"/>
          <w:spacing w:val="-4"/>
          <w:sz w:val="32"/>
          <w:rtl/>
        </w:rPr>
        <w:t xml:space="preserve"> </w:t>
      </w:r>
      <w:r w:rsidRPr="007750DB">
        <w:rPr>
          <w:rStyle w:val="affff5"/>
          <w:rFonts w:hint="eastAsia"/>
          <w:rtl/>
        </w:rPr>
        <w:t>שלר</w:t>
      </w:r>
      <w:r w:rsidRPr="007750DB">
        <w:rPr>
          <w:rStyle w:val="affff5"/>
          <w:rtl/>
        </w:rPr>
        <w:t>"י</w:t>
      </w:r>
      <w:r>
        <w:rPr>
          <w:rFonts w:ascii="FontbitDavid" w:hAnsi="FontbitDavid" w:hint="cs"/>
          <w:spacing w:val="-4"/>
          <w:sz w:val="32"/>
          <w:rtl/>
        </w:rPr>
        <w:t xml:space="preserve"> ממתנת</w:t>
      </w:r>
      <w:r w:rsidR="000521C0" w:rsidRPr="0005486A">
        <w:rPr>
          <w:rFonts w:ascii="FontbitDavid" w:hAnsi="FontbitDavid"/>
          <w:spacing w:val="-4"/>
          <w:sz w:val="32"/>
          <w:rtl/>
        </w:rPr>
        <w:t xml:space="preserve">, </w:t>
      </w:r>
      <w:r w:rsidR="000521C0" w:rsidRPr="0005486A">
        <w:rPr>
          <w:rFonts w:ascii="FontbitDavid" w:hAnsi="FontbitDavid" w:hint="cs"/>
          <w:spacing w:val="-4"/>
          <w:sz w:val="32"/>
          <w:rtl/>
        </w:rPr>
        <w:t xml:space="preserve"> </w:t>
      </w:r>
      <w:r w:rsidR="000521C0" w:rsidRPr="00FF1616">
        <w:rPr>
          <w:rStyle w:val="affff5"/>
          <w:rFonts w:hint="cs"/>
          <w:rtl/>
        </w:rPr>
        <w:t>ו</w:t>
      </w:r>
      <w:r>
        <w:rPr>
          <w:rStyle w:val="affff5"/>
          <w:rFonts w:hint="cs"/>
          <w:rtl/>
        </w:rPr>
        <w:t>ל</w:t>
      </w:r>
      <w:r w:rsidR="000521C0" w:rsidRPr="00FF1616">
        <w:rPr>
          <w:rStyle w:val="affff5"/>
          <w:rtl/>
        </w:rPr>
        <w:t>ריו</w:t>
      </w:r>
      <w:r>
        <w:rPr>
          <w:rStyle w:val="affff5"/>
          <w:rFonts w:hint="cs"/>
          <w:rtl/>
        </w:rPr>
        <w:t>"</w:t>
      </w:r>
      <w:r w:rsidR="000521C0" w:rsidRPr="00FF1616">
        <w:rPr>
          <w:rStyle w:val="affff5"/>
          <w:rtl/>
        </w:rPr>
        <w:t>ס</w:t>
      </w:r>
      <w:r w:rsidR="000521C0" w:rsidRPr="0005486A">
        <w:rPr>
          <w:rFonts w:ascii="FontbitDavid" w:hAnsi="FontbitDavid"/>
          <w:spacing w:val="-4"/>
          <w:sz w:val="32"/>
          <w:rtl/>
        </w:rPr>
        <w:t xml:space="preserve"> נ</w:t>
      </w:r>
      <w:r w:rsidR="00BD29CA">
        <w:rPr>
          <w:rFonts w:ascii="FontbitDavid" w:hAnsi="FontbitDavid" w:hint="cs"/>
          <w:spacing w:val="-4"/>
          <w:sz w:val="32"/>
          <w:rtl/>
        </w:rPr>
        <w:t>י</w:t>
      </w:r>
      <w:r w:rsidR="000521C0" w:rsidRPr="0005486A">
        <w:rPr>
          <w:rFonts w:ascii="FontbitDavid" w:hAnsi="FontbitDavid"/>
          <w:spacing w:val="-4"/>
          <w:sz w:val="32"/>
          <w:rtl/>
        </w:rPr>
        <w:t>שא</w:t>
      </w:r>
      <w:r w:rsidR="00BD29CA">
        <w:rPr>
          <w:rFonts w:ascii="FontbitDavid" w:hAnsi="FontbitDavid" w:hint="cs"/>
          <w:spacing w:val="-4"/>
          <w:sz w:val="32"/>
          <w:rtl/>
        </w:rPr>
        <w:t>ת</w:t>
      </w:r>
      <w:r w:rsidR="000521C0" w:rsidRPr="0005486A">
        <w:rPr>
          <w:rFonts w:ascii="FontbitDavid" w:hAnsi="FontbitDavid"/>
          <w:spacing w:val="-4"/>
          <w:sz w:val="32"/>
          <w:rtl/>
        </w:rPr>
        <w:t xml:space="preserve"> מיד</w:t>
      </w:r>
      <w:r>
        <w:rPr>
          <w:rFonts w:ascii="FontbitDavid" w:hAnsi="FontbitDavid" w:hint="cs"/>
          <w:spacing w:val="-4"/>
          <w:sz w:val="32"/>
          <w:rtl/>
        </w:rPr>
        <w:t xml:space="preserve">, </w:t>
      </w:r>
      <w:r w:rsidR="00BD29CA">
        <w:rPr>
          <w:rFonts w:ascii="FontbitDavid" w:hAnsi="FontbitDavid" w:hint="cs"/>
          <w:sz w:val="32"/>
          <w:rtl/>
        </w:rPr>
        <w:t>ו</w:t>
      </w:r>
      <w:r>
        <w:rPr>
          <w:rFonts w:ascii="FontbitDavid" w:hAnsi="FontbitDavid" w:hint="cs"/>
          <w:sz w:val="32"/>
          <w:rtl/>
        </w:rPr>
        <w:t>אינם מתכוננות למ</w:t>
      </w:r>
      <w:r w:rsidRPr="007750DB">
        <w:rPr>
          <w:rFonts w:hint="eastAsia"/>
          <w:rtl/>
        </w:rPr>
        <w:t>וך</w:t>
      </w:r>
      <w:r w:rsidR="00BD29CA" w:rsidRPr="007750DB">
        <w:rPr>
          <w:rtl/>
        </w:rPr>
        <w:t>!</w:t>
      </w:r>
      <w:r w:rsidRPr="007750DB">
        <w:rPr>
          <w:rStyle w:val="affff8"/>
          <w:rtl/>
        </w:rPr>
        <w:t xml:space="preserve"> </w:t>
      </w:r>
      <w:r w:rsidRPr="007750DB">
        <w:rPr>
          <w:rStyle w:val="affff5"/>
          <w:rFonts w:hint="eastAsia"/>
          <w:rtl/>
        </w:rPr>
        <w:t>ריו</w:t>
      </w:r>
      <w:r w:rsidRPr="007750DB">
        <w:rPr>
          <w:rStyle w:val="affff5"/>
          <w:rtl/>
        </w:rPr>
        <w:t>"ס</w:t>
      </w:r>
      <w:r w:rsidRPr="007750DB">
        <w:rPr>
          <w:rStyle w:val="affff8"/>
          <w:rtl/>
        </w:rPr>
        <w:t xml:space="preserve"> מיקל </w:t>
      </w:r>
      <w:r w:rsidRPr="007750DB">
        <w:rPr>
          <w:rStyle w:val="affff5"/>
          <w:rFonts w:hint="eastAsia"/>
          <w:rtl/>
        </w:rPr>
        <w:t>משמואל</w:t>
      </w:r>
      <w:r w:rsidRPr="007750DB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ול"ג '</w:t>
      </w:r>
      <w:r w:rsidRPr="007750DB">
        <w:rPr>
          <w:rStyle w:val="affff8"/>
          <w:rFonts w:hint="eastAsia"/>
          <w:rtl/>
        </w:rPr>
        <w:t>א</w:t>
      </w:r>
      <w:r>
        <w:rPr>
          <w:rStyle w:val="affff8"/>
          <w:rFonts w:hint="cs"/>
          <w:rtl/>
        </w:rPr>
        <w:t>טו'</w:t>
      </w:r>
      <w:r w:rsidRPr="007750DB">
        <w:rPr>
          <w:rStyle w:val="affff8"/>
          <w:rtl/>
        </w:rPr>
        <w:t xml:space="preserve"> ביהודיה</w:t>
      </w:r>
      <w:r>
        <w:rPr>
          <w:rStyle w:val="affff8"/>
          <w:rFonts w:hint="cs"/>
          <w:rtl/>
        </w:rPr>
        <w:t>.</w:t>
      </w:r>
    </w:p>
    <w:p w14:paraId="24720D06" w14:textId="229579E8" w:rsidR="000521C0" w:rsidRPr="00062827" w:rsidRDefault="000521C0" w:rsidP="00BD29CA">
      <w:pPr>
        <w:rPr>
          <w:rFonts w:ascii="FontbitDavid" w:hAnsi="FontbitDavid"/>
          <w:spacing w:val="-4"/>
          <w:sz w:val="32"/>
          <w:rtl/>
        </w:rPr>
      </w:pPr>
      <w:r w:rsidRPr="00062827">
        <w:rPr>
          <w:rStyle w:val="affff5"/>
          <w:spacing w:val="-4"/>
          <w:rtl/>
        </w:rPr>
        <w:t xml:space="preserve">אלא </w:t>
      </w:r>
      <w:r w:rsidR="00894D59" w:rsidRPr="00062827">
        <w:rPr>
          <w:rStyle w:val="affff5"/>
          <w:rFonts w:hint="cs"/>
          <w:spacing w:val="-4"/>
          <w:rtl/>
        </w:rPr>
        <w:t>ל</w:t>
      </w:r>
      <w:r w:rsidRPr="00062827">
        <w:rPr>
          <w:rStyle w:val="affff5"/>
          <w:spacing w:val="-4"/>
          <w:rtl/>
        </w:rPr>
        <w:t>אביי:</w:t>
      </w:r>
      <w:r w:rsidRPr="00062827">
        <w:rPr>
          <w:rFonts w:ascii="FontbitDavid" w:hAnsi="FontbitDavid"/>
          <w:spacing w:val="-4"/>
          <w:sz w:val="32"/>
          <w:rtl/>
        </w:rPr>
        <w:t xml:space="preserve"> אשה מזנה 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מתהפכת</w:t>
      </w:r>
      <w:r w:rsidRPr="00062827">
        <w:rPr>
          <w:rFonts w:ascii="FontbitDavid" w:hAnsi="FontbitDavid"/>
          <w:spacing w:val="-4"/>
          <w:sz w:val="32"/>
          <w:rtl/>
        </w:rPr>
        <w:t>,</w:t>
      </w:r>
      <w:r w:rsidRPr="00062827">
        <w:rPr>
          <w:rStyle w:val="affff8"/>
          <w:spacing w:val="-4"/>
          <w:rtl/>
        </w:rPr>
        <w:t xml:space="preserve"> </w:t>
      </w:r>
      <w:r w:rsidR="00894D59" w:rsidRPr="00062827">
        <w:rPr>
          <w:rStyle w:val="affff8"/>
          <w:rFonts w:hint="eastAsia"/>
          <w:spacing w:val="-4"/>
          <w:rtl/>
        </w:rPr>
        <w:t>וקל</w:t>
      </w:r>
      <w:r w:rsidR="00894D59" w:rsidRPr="00062827">
        <w:rPr>
          <w:rStyle w:val="affff8"/>
          <w:spacing w:val="-4"/>
          <w:rtl/>
        </w:rPr>
        <w:t xml:space="preserve"> ועושות</w:t>
      </w:r>
      <w:r w:rsidR="00894D59" w:rsidRPr="00062827">
        <w:rPr>
          <w:rStyle w:val="affff8"/>
          <w:rFonts w:hint="cs"/>
          <w:spacing w:val="-4"/>
          <w:rtl/>
        </w:rPr>
        <w:t>,</w:t>
      </w:r>
      <w:r w:rsidRPr="00062827">
        <w:rPr>
          <w:rFonts w:ascii="FontbitDavid" w:hAnsi="FontbitDavid" w:hint="cs"/>
          <w:spacing w:val="-4"/>
          <w:sz w:val="32"/>
          <w:rtl/>
        </w:rPr>
        <w:t xml:space="preserve"> </w:t>
      </w:r>
      <w:r w:rsidRPr="00062827">
        <w:rPr>
          <w:rStyle w:val="affff5"/>
          <w:rFonts w:hint="cs"/>
          <w:spacing w:val="-4"/>
          <w:rtl/>
        </w:rPr>
        <w:t>ור</w:t>
      </w:r>
      <w:r w:rsidRPr="00062827">
        <w:rPr>
          <w:rStyle w:val="affff5"/>
          <w:spacing w:val="-4"/>
          <w:rtl/>
        </w:rPr>
        <w:t>"</w:t>
      </w:r>
      <w:r w:rsidRPr="00062827">
        <w:rPr>
          <w:rStyle w:val="affff5"/>
          <w:rFonts w:hint="cs"/>
          <w:spacing w:val="-4"/>
          <w:rtl/>
        </w:rPr>
        <w:t xml:space="preserve">י </w:t>
      </w:r>
      <w:r w:rsidRPr="00062827">
        <w:rPr>
          <w:rStyle w:val="affff8"/>
          <w:spacing w:val="-4"/>
          <w:rtl/>
        </w:rPr>
        <w:t>ח</w:t>
      </w:r>
      <w:r w:rsidR="00894D59" w:rsidRPr="00062827">
        <w:rPr>
          <w:rStyle w:val="affff8"/>
          <w:rFonts w:hint="eastAsia"/>
          <w:spacing w:val="-4"/>
          <w:rtl/>
        </w:rPr>
        <w:t>ש</w:t>
      </w:r>
      <w:r w:rsidRPr="00062827">
        <w:rPr>
          <w:rStyle w:val="affff8"/>
          <w:spacing w:val="-4"/>
          <w:rtl/>
        </w:rPr>
        <w:t>ש</w:t>
      </w:r>
      <w:r w:rsidRPr="00062827">
        <w:rPr>
          <w:rFonts w:ascii="FontbitDavid" w:hAnsi="FontbitDavid"/>
          <w:spacing w:val="-4"/>
          <w:sz w:val="32"/>
          <w:rtl/>
        </w:rPr>
        <w:t xml:space="preserve"> </w:t>
      </w:r>
      <w:r w:rsidRPr="00062827">
        <w:rPr>
          <w:rStyle w:val="affff8"/>
          <w:spacing w:val="-4"/>
          <w:rtl/>
        </w:rPr>
        <w:t>שלא</w:t>
      </w:r>
      <w:r w:rsidRPr="00062827">
        <w:rPr>
          <w:rFonts w:ascii="FontbitDavid" w:hAnsi="FontbitDavid"/>
          <w:spacing w:val="-4"/>
          <w:sz w:val="32"/>
          <w:rtl/>
        </w:rPr>
        <w:t xml:space="preserve"> </w:t>
      </w:r>
      <w:r w:rsidRPr="00062827">
        <w:rPr>
          <w:rStyle w:val="affff8"/>
          <w:spacing w:val="-4"/>
          <w:rtl/>
        </w:rPr>
        <w:t>נתהפכה</w:t>
      </w:r>
      <w:r w:rsidRPr="00062827">
        <w:rPr>
          <w:rFonts w:ascii="FontbitDavid" w:hAnsi="FontbitDavid"/>
          <w:spacing w:val="-4"/>
          <w:sz w:val="32"/>
          <w:rtl/>
        </w:rPr>
        <w:t xml:space="preserve"> </w:t>
      </w:r>
      <w:r w:rsidRPr="00062827">
        <w:rPr>
          <w:rStyle w:val="affff8"/>
          <w:spacing w:val="-4"/>
          <w:rtl/>
        </w:rPr>
        <w:t>יפה</w:t>
      </w:r>
      <w:r w:rsidR="00894D59" w:rsidRPr="00062827">
        <w:rPr>
          <w:rStyle w:val="affff8"/>
          <w:rFonts w:hint="cs"/>
          <w:spacing w:val="-4"/>
          <w:rtl/>
        </w:rPr>
        <w:t>.</w:t>
      </w:r>
    </w:p>
    <w:p w14:paraId="466A543B" w14:textId="662545D1" w:rsidR="000521C0" w:rsidRPr="00C35A2C" w:rsidRDefault="000521C0" w:rsidP="000521C0">
      <w:pPr>
        <w:pStyle w:val="afff4"/>
        <w:ind w:end="0"/>
        <w:rPr>
          <w:rtl/>
        </w:rPr>
      </w:pPr>
      <w:bookmarkStart w:id="346" w:name="_Toc119172743"/>
      <w:bookmarkStart w:id="347" w:name="_Toc119229831"/>
      <w:r w:rsidRPr="00C35A2C">
        <w:rPr>
          <w:rtl/>
        </w:rPr>
        <w:t xml:space="preserve">ואם היו כהנות </w:t>
      </w:r>
      <w:r w:rsidR="00894D59">
        <w:rPr>
          <w:rFonts w:hint="cs"/>
          <w:rtl/>
        </w:rPr>
        <w:t>נפסלו מהכהונה</w:t>
      </w:r>
      <w:r w:rsidRPr="00C35A2C">
        <w:rPr>
          <w:rtl/>
        </w:rPr>
        <w:t>.</w:t>
      </w:r>
      <w:bookmarkEnd w:id="346"/>
      <w:bookmarkEnd w:id="347"/>
    </w:p>
    <w:p w14:paraId="782E25FC" w14:textId="13DB848B" w:rsidR="000521C0" w:rsidRDefault="000521C0" w:rsidP="000521C0">
      <w:pPr>
        <w:rPr>
          <w:rFonts w:ascii="FontbitDavid" w:hAnsi="FontbitDavid"/>
          <w:sz w:val="32"/>
          <w:rtl/>
        </w:rPr>
      </w:pPr>
      <w:r w:rsidRPr="00FF1616">
        <w:rPr>
          <w:rStyle w:val="affff5"/>
          <w:rFonts w:hint="cs"/>
          <w:rtl/>
        </w:rPr>
        <w:t>ה</w:t>
      </w:r>
      <w:r w:rsidRPr="00FF1616">
        <w:rPr>
          <w:rStyle w:val="affff5"/>
          <w:rtl/>
        </w:rPr>
        <w:t>"</w:t>
      </w:r>
      <w:r w:rsidRPr="00FF1616">
        <w:rPr>
          <w:rStyle w:val="affff5"/>
          <w:rFonts w:hint="cs"/>
          <w:rtl/>
        </w:rPr>
        <w:t xml:space="preserve">ק </w:t>
      </w:r>
      <w:r w:rsidRPr="00C35A2C">
        <w:rPr>
          <w:rFonts w:ascii="FontbitDavid" w:hAnsi="FontbitDavid"/>
          <w:sz w:val="32"/>
          <w:rtl/>
        </w:rPr>
        <w:t>כהנות נשואות לישראל - נפסלו מתרומ</w:t>
      </w:r>
      <w:r w:rsidR="00894D59">
        <w:rPr>
          <w:rFonts w:ascii="FontbitDavid" w:hAnsi="FontbitDavid" w:hint="cs"/>
          <w:sz w:val="32"/>
          <w:rtl/>
        </w:rPr>
        <w:t>ת</w:t>
      </w:r>
      <w:r w:rsidRPr="00C35A2C">
        <w:rPr>
          <w:rFonts w:ascii="FontbitDavid" w:hAnsi="FontbitDavid"/>
          <w:sz w:val="32"/>
          <w:rtl/>
        </w:rPr>
        <w:t xml:space="preserve"> </w:t>
      </w:r>
      <w:r w:rsidR="00894D59">
        <w:rPr>
          <w:rFonts w:ascii="FontbitDavid" w:hAnsi="FontbitDavid" w:hint="cs"/>
          <w:sz w:val="32"/>
          <w:rtl/>
        </w:rPr>
        <w:t>אביהם</w:t>
      </w:r>
      <w:r w:rsidR="00894D59" w:rsidRPr="007750DB">
        <w:rPr>
          <w:rStyle w:val="affff8"/>
          <w:rtl/>
        </w:rPr>
        <w:t xml:space="preserve"> כש</w:t>
      </w:r>
      <w:r w:rsidR="00BD29CA">
        <w:rPr>
          <w:rStyle w:val="affff8"/>
          <w:rFonts w:hint="cs"/>
          <w:rtl/>
        </w:rPr>
        <w:t>מת בעל</w:t>
      </w:r>
      <w:r w:rsidRPr="007750DB">
        <w:rPr>
          <w:rStyle w:val="affff8"/>
          <w:rtl/>
        </w:rPr>
        <w:t>.</w:t>
      </w:r>
      <w:r w:rsidRPr="00C35A2C">
        <w:rPr>
          <w:rFonts w:ascii="FontbitDavid" w:hAnsi="FontbitDavid" w:hint="cs"/>
          <w:sz w:val="32"/>
          <w:rtl/>
        </w:rPr>
        <w:t xml:space="preserve"> </w:t>
      </w:r>
    </w:p>
    <w:p w14:paraId="37176192" w14:textId="77777777" w:rsidR="000521C0" w:rsidRDefault="000521C0" w:rsidP="007750DB">
      <w:pPr>
        <w:pStyle w:val="affff7"/>
        <w:rPr>
          <w:rtl/>
        </w:rPr>
      </w:pPr>
      <w:r w:rsidRPr="00C35A2C">
        <w:rPr>
          <w:rFonts w:hint="cs"/>
          <w:rtl/>
        </w:rPr>
        <w:t>דא</w:t>
      </w:r>
      <w:r>
        <w:rPr>
          <w:rFonts w:hint="cs"/>
          <w:rtl/>
        </w:rPr>
        <w:t xml:space="preserve">י </w:t>
      </w:r>
      <w:r w:rsidR="00894D59">
        <w:rPr>
          <w:rFonts w:hint="cs"/>
          <w:rtl/>
        </w:rPr>
        <w:t>'</w:t>
      </w:r>
      <w:r>
        <w:rPr>
          <w:rFonts w:hint="cs"/>
          <w:rtl/>
        </w:rPr>
        <w:t>להינשא לכ</w:t>
      </w:r>
      <w:r w:rsidR="00894D59">
        <w:rPr>
          <w:rFonts w:hint="cs"/>
          <w:rtl/>
        </w:rPr>
        <w:t>הן'</w:t>
      </w:r>
      <w:r>
        <w:rPr>
          <w:rFonts w:hint="cs"/>
          <w:rtl/>
        </w:rPr>
        <w:t xml:space="preserve">, </w:t>
      </w:r>
      <w:r w:rsidR="00894D59">
        <w:rPr>
          <w:rFonts w:hint="cs"/>
          <w:rtl/>
        </w:rPr>
        <w:t xml:space="preserve">ו'כהנות' היינו נשואות לכהן - </w:t>
      </w:r>
      <w:r>
        <w:rPr>
          <w:rFonts w:hint="cs"/>
          <w:rtl/>
        </w:rPr>
        <w:t>גם ישראליות נפסלו</w:t>
      </w:r>
      <w:r w:rsidR="00894D59">
        <w:rPr>
          <w:rFonts w:hint="cs"/>
          <w:rtl/>
        </w:rPr>
        <w:t>ת לכהן.</w:t>
      </w:r>
    </w:p>
    <w:p w14:paraId="589ACC58" w14:textId="478668DB" w:rsidR="000521C0" w:rsidRPr="00062827" w:rsidRDefault="00493C35" w:rsidP="00493C35">
      <w:pPr>
        <w:pStyle w:val="Hadran"/>
        <w:rPr>
          <w:rtl/>
        </w:rPr>
        <w:pPrChange w:id="91007" w:author="Claude" w:date="2026-10-08T08:35:05Z">
          <w:pPr>
            <w:pStyle w:val="aff2"/>
            <w:rPr>
              <w:rtl/>
            </w:rPr>
          </w:pPr>
        </w:pPrChange>
      </w:pPr>
      <w:r>
        <w:rPr>
          <w:rFonts w:hint="cs"/>
          <w:rtl/>
        </w:rPr>
        <w:t>הדרן עלך  ארבעה אחין</w:t>
      </w:r>
    </w:p>
    <w:p w14:paraId="459E2B5A" w14:textId="77777777" w:rsidR="000521C0" w:rsidRDefault="000521C0" w:rsidP="000521C0">
      <w:pPr>
        <w:pStyle w:val="aff9"/>
        <w:framePr w:wrap="around"/>
        <w:spacing w:line="276" w:lineRule="auto"/>
        <w:rPr>
          <w:del w:id="41064" w:author="Claude" w:date="2026-10-07T09:24:50Z"/>
          <w:rtl/>
        </w:rPr>
      </w:pPr>
      <w:del w:id="41063" w:author="Claude" w:date="2026-10-07T09:24:50Z">
        <w:r w:rsidRPr="00C35A2C">
          <w:rPr>
            <w:rFonts w:hint="cs"/>
            <w:rtl/>
          </w:rPr>
          <w:lastRenderedPageBreak/>
          <w:delText xml:space="preserve">פרק רביעי</w:delText>
        </w:r>
      </w:del>
    </w:p>
    <w:p w14:paraId="5FF1FE4D" w14:textId="77777777" w:rsidR="000521C0" w:rsidRDefault="000521C0" w:rsidP="000521C0">
      <w:pPr>
        <w:pStyle w:val="affa"/>
        <w:framePr w:wrap="around"/>
        <w:spacing w:line="276" w:lineRule="auto"/>
        <w:rPr>
          <w:del w:id="41066" w:author="Claude" w:date="2026-10-07T09:24:50Z"/>
          <w:rtl/>
        </w:rPr>
      </w:pPr>
      <w:del w:id="41065" w:author="Claude" w:date="2026-10-07T09:24:50Z">
        <w:r w:rsidRPr="00C35A2C">
          <w:rPr>
            <w:rFonts w:hint="cs"/>
            <w:rtl/>
          </w:rPr>
          <w:delText xml:space="preserve">החולץ</w:delText>
        </w:r>
      </w:del>
    </w:p>
    <w:p w14:paraId="61B5AB4F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לה:</w:t>
      </w:r>
    </w:p>
    <w:p w14:paraId="1179DFA7" w14:textId="77777777" w:rsidR="000521C0" w:rsidRPr="00C35A2C" w:rsidRDefault="000521C0" w:rsidP="00F21B37">
      <w:pPr>
        <w:pStyle w:val="affb"/>
        <w:framePr w:wrap="around" w:x="3461" w:y="6449"/>
        <w:spacing w:after="0" w:line="276" w:lineRule="auto"/>
        <w:rPr>
          <w:rtl/>
        </w:rPr>
      </w:pPr>
      <w:r>
        <w:rPr>
          <w:rFonts w:hint="cs"/>
          <w:rtl/>
        </w:rPr>
        <w:t>(</w:t>
      </w:r>
      <w:r w:rsidRPr="00C35A2C">
        <w:rPr>
          <w:rFonts w:hint="cs"/>
          <w:rtl/>
        </w:rPr>
        <w:t>לה:- נ</w:t>
      </w:r>
      <w:r>
        <w:rPr>
          <w:rFonts w:hint="cs"/>
          <w:rtl/>
        </w:rPr>
        <w:t>.)</w:t>
      </w:r>
    </w:p>
    <w:p w14:paraId="23CA50B8" w14:textId="2EF14A5F" w:rsidR="000521C0" w:rsidRDefault="000521C0" w:rsidP="005251B7">
      <w:pPr>
        <w:pStyle w:val="affffb"/>
        <w:rPr>
          <w:rtl/>
        </w:rPr>
      </w:pPr>
      <w:ins w:id="9852" w:author="מספור קטעי משנה" w:date="2026-10-06T06:45:58Z">
        <w:r>
          <w:rPr>
            <w:rStyle w:val="MisparKeta"/>
          </w:rPr>
          <w:t xml:space="preserve">ג. </w:t>
        </w:r>
      </w:ins>
      <w:bookmarkStart w:id="348" w:name="_Toc119172744"/>
      <w:bookmarkStart w:id="349" w:name="_Toc119229832"/>
      <w:r w:rsidRPr="005251B7">
        <w:rPr>
          <w:rStyle w:val="affffc"/>
          <w:rtl/>
        </w:rPr>
        <w:t>החולץ ליבמתו, ונמצאת מעוברת וילדה</w:t>
      </w:r>
      <w:r w:rsidR="0042338B">
        <w:rPr>
          <w:rFonts w:hint="cs"/>
          <w:rtl/>
        </w:rPr>
        <w:t>:</w:t>
      </w:r>
      <w:bookmarkEnd w:id="348"/>
      <w:bookmarkEnd w:id="349"/>
    </w:p>
    <w:p>
      <w:pPr>
        <w:pStyle w:val="PetichatPerek"/>
        <w:rPr>
          <w:ins w:id="41062" w:author="Claude" w:date="2026-10-07T09:24:50Z"/>
        </w:rPr>
      </w:pPr>
      <w:ins w:id="41061" w:author="Claude" w:date="2026-10-07T09:24:50Z">
        <w:r>
          <w:rPr>
            <w:rFonts w:hint="cs"/>
            <w:rtl/>
          </w:rPr>
          <w:t xml:space="preserve">פרק רביעי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החולץ</w:t>
        </w:r>
      </w:ins>
    </w:p>
    <w:p>
      <w:pPr>
        <w:pStyle w:val="MishnaBatzad"/>
        <w:rPr>
          <w:ins w:id="20447" w:author="קלוד" w:date="2026-10-06T10:10:48Z"/>
        </w:rPr>
      </w:pPr>
      <w:ins w:id="20446" w:author="קלוד" w:date="2026-10-06T10:10:48Z">
        <w:r>
          <w:t xml:space="preserve">משנה א</w:t>
        </w:r>
      </w:ins>
    </w:p>
    <w:p w14:paraId="238774E4" w14:textId="04DCF1C1" w:rsidR="000521C0" w:rsidRPr="009812AF" w:rsidRDefault="000521C0" w:rsidP="000521C0">
      <w:pPr>
        <w:pStyle w:val="affc"/>
        <w:rPr>
          <w:spacing w:val="4"/>
          <w:rtl/>
        </w:rPr>
      </w:pPr>
      <w:r w:rsidRPr="009812AF">
        <w:rPr>
          <w:spacing w:val="2"/>
          <w:rtl/>
        </w:rPr>
        <w:t>ולד</w:t>
      </w:r>
      <w:r w:rsidR="00894D59">
        <w:rPr>
          <w:rFonts w:hint="cs"/>
          <w:spacing w:val="2"/>
          <w:rtl/>
        </w:rPr>
        <w:t xml:space="preserve"> </w:t>
      </w:r>
      <w:r w:rsidRPr="009812AF">
        <w:rPr>
          <w:spacing w:val="2"/>
          <w:rtl/>
        </w:rPr>
        <w:t>קיימא</w:t>
      </w:r>
      <w:r w:rsidR="00894D59">
        <w:rPr>
          <w:rFonts w:hint="cs"/>
          <w:spacing w:val="2"/>
          <w:rtl/>
        </w:rPr>
        <w:t>-</w:t>
      </w:r>
      <w:r w:rsidRPr="009812AF">
        <w:rPr>
          <w:rFonts w:hint="cs"/>
          <w:spacing w:val="2"/>
          <w:rtl/>
        </w:rPr>
        <w:t xml:space="preserve"> </w:t>
      </w:r>
      <w:r w:rsidRPr="009812AF">
        <w:rPr>
          <w:spacing w:val="2"/>
          <w:rtl/>
        </w:rPr>
        <w:t>מותר בקרובותיה והיא בקרוביו, ולא פסלה מהכהונה</w:t>
      </w:r>
      <w:r w:rsidRPr="009812AF">
        <w:rPr>
          <w:spacing w:val="4"/>
          <w:rtl/>
        </w:rPr>
        <w:t>,</w:t>
      </w:r>
    </w:p>
    <w:p w14:paraId="1E9C24B3" w14:textId="503361CC" w:rsidR="000521C0" w:rsidRPr="009812AF" w:rsidRDefault="00894D59" w:rsidP="000521C0">
      <w:pPr>
        <w:pStyle w:val="affc"/>
        <w:rPr>
          <w:spacing w:val="4"/>
          <w:rtl/>
        </w:rPr>
      </w:pPr>
      <w:r>
        <w:rPr>
          <w:rFonts w:hint="cs"/>
          <w:spacing w:val="4"/>
          <w:rtl/>
        </w:rPr>
        <w:t>לא</w:t>
      </w:r>
      <w:r w:rsidR="000521C0" w:rsidRPr="009812AF">
        <w:rPr>
          <w:spacing w:val="4"/>
          <w:rtl/>
        </w:rPr>
        <w:t xml:space="preserve"> קיימא - אסור בקרובותיה והיא בקרוביו, ופסלה מהכהונה.</w:t>
      </w:r>
    </w:p>
    <w:p w14:paraId="6738A0A5" w14:textId="542F53CE" w:rsidR="000521C0" w:rsidRDefault="000521C0" w:rsidP="005251B7">
      <w:pPr>
        <w:pStyle w:val="affffb"/>
        <w:rPr>
          <w:rtl/>
        </w:rPr>
      </w:pPr>
      <w:ins w:id="9853" w:author="מספור קטעי משנה" w:date="2026-10-06T06:45:58Z">
        <w:r>
          <w:rPr>
            <w:rStyle w:val="MisparKeta"/>
          </w:rPr>
          <w:t xml:space="preserve">ג. </w:t>
        </w:r>
      </w:ins>
      <w:bookmarkStart w:id="350" w:name="_Toc119172745"/>
      <w:bookmarkStart w:id="351" w:name="_Toc119229833"/>
      <w:r w:rsidRPr="00C35A2C">
        <w:rPr>
          <w:rtl/>
        </w:rPr>
        <w:t>הכונס יבמתו, ונמצאת מעוברת וילדה</w:t>
      </w:r>
      <w:r w:rsidR="0042338B">
        <w:rPr>
          <w:rFonts w:hint="cs"/>
          <w:rtl/>
        </w:rPr>
        <w:t>:</w:t>
      </w:r>
      <w:bookmarkEnd w:id="350"/>
      <w:bookmarkEnd w:id="351"/>
    </w:p>
    <w:p>
      <w:pPr>
        <w:pStyle w:val="MishnaBatzad"/>
        <w:rPr>
          <w:ins w:id="20449" w:author="קלוד" w:date="2026-10-06T10:10:48Z"/>
        </w:rPr>
      </w:pPr>
      <w:ins w:id="20448" w:author="קלוד" w:date="2026-10-06T10:10:48Z">
        <w:r>
          <w:t xml:space="preserve">משנה ב</w:t>
        </w:r>
      </w:ins>
    </w:p>
    <w:p w14:paraId="0277CDEF" w14:textId="33FB2860" w:rsidR="000521C0" w:rsidRPr="00177A98" w:rsidRDefault="000521C0" w:rsidP="000521C0">
      <w:pPr>
        <w:pStyle w:val="affc"/>
        <w:rPr>
          <w:spacing w:val="6"/>
          <w:rtl/>
        </w:rPr>
      </w:pPr>
      <w:bookmarkStart w:id="352" w:name="_Toc119172746"/>
      <w:bookmarkStart w:id="353" w:name="_Toc119229834"/>
      <w:r w:rsidRPr="005251B7">
        <w:rPr>
          <w:rStyle w:val="affffc"/>
          <w:rtl/>
        </w:rPr>
        <w:t>ולד קיימא</w:t>
      </w:r>
      <w:bookmarkEnd w:id="352"/>
      <w:bookmarkEnd w:id="353"/>
      <w:r w:rsidR="0042338B" w:rsidRPr="005251B7">
        <w:rPr>
          <w:rStyle w:val="affffc"/>
          <w:rFonts w:hint="cs"/>
          <w:rtl/>
        </w:rPr>
        <w:t xml:space="preserve"> </w:t>
      </w:r>
      <w:r w:rsidR="0042338B">
        <w:rPr>
          <w:rFonts w:hint="cs"/>
          <w:spacing w:val="6"/>
          <w:rtl/>
        </w:rPr>
        <w:t>-</w:t>
      </w:r>
      <w:r w:rsidRPr="00177A98">
        <w:rPr>
          <w:spacing w:val="6"/>
          <w:rtl/>
        </w:rPr>
        <w:t xml:space="preserve"> יוציא, וחייבין בקרבן, </w:t>
      </w:r>
      <w:r w:rsidR="0042338B">
        <w:rPr>
          <w:spacing w:val="6"/>
          <w:rtl/>
        </w:rPr>
        <w:tab/>
      </w:r>
      <w:r w:rsidR="0042338B">
        <w:rPr>
          <w:spacing w:val="6"/>
          <w:rtl/>
        </w:rPr>
        <w:tab/>
      </w:r>
      <w:r w:rsidR="0042338B">
        <w:rPr>
          <w:spacing w:val="6"/>
          <w:rtl/>
        </w:rPr>
        <w:tab/>
      </w:r>
      <w:r w:rsidR="0042338B">
        <w:rPr>
          <w:rFonts w:hint="cs"/>
          <w:spacing w:val="6"/>
          <w:rtl/>
        </w:rPr>
        <w:t xml:space="preserve">  </w:t>
      </w:r>
      <w:r w:rsidR="0042338B" w:rsidRPr="005251B7">
        <w:rPr>
          <w:rStyle w:val="affffc"/>
          <w:rFonts w:hint="cs"/>
          <w:rtl/>
        </w:rPr>
        <w:t>ל</w:t>
      </w:r>
      <w:r w:rsidRPr="005251B7">
        <w:rPr>
          <w:rStyle w:val="affffc"/>
          <w:rtl/>
        </w:rPr>
        <w:t>א קיימא</w:t>
      </w:r>
      <w:r w:rsidRPr="00177A98">
        <w:rPr>
          <w:spacing w:val="6"/>
          <w:rtl/>
        </w:rPr>
        <w:t xml:space="preserve"> - יקיים</w:t>
      </w:r>
      <w:r w:rsidR="0042338B">
        <w:rPr>
          <w:rFonts w:hint="cs"/>
          <w:spacing w:val="6"/>
          <w:rtl/>
        </w:rPr>
        <w:t>.</w:t>
      </w:r>
    </w:p>
    <w:p w14:paraId="49240431" w14:textId="78A0C26D" w:rsidR="000521C0" w:rsidRPr="009812AF" w:rsidRDefault="000521C0" w:rsidP="000521C0">
      <w:pPr>
        <w:pStyle w:val="affc"/>
        <w:rPr>
          <w:spacing w:val="2"/>
          <w:rtl/>
        </w:rPr>
      </w:pPr>
      <w:r w:rsidRPr="009812AF">
        <w:rPr>
          <w:spacing w:val="2"/>
          <w:rtl/>
        </w:rPr>
        <w:t xml:space="preserve">ספק בן </w:t>
      </w:r>
      <w:r w:rsidR="0042338B">
        <w:rPr>
          <w:rFonts w:hint="cs"/>
          <w:spacing w:val="2"/>
          <w:rtl/>
        </w:rPr>
        <w:t>ט'</w:t>
      </w:r>
      <w:r w:rsidRPr="009812AF">
        <w:rPr>
          <w:spacing w:val="2"/>
          <w:rtl/>
        </w:rPr>
        <w:t xml:space="preserve"> לראשון, בן </w:t>
      </w:r>
      <w:r w:rsidR="0042338B">
        <w:rPr>
          <w:rFonts w:hint="cs"/>
          <w:spacing w:val="2"/>
          <w:rtl/>
        </w:rPr>
        <w:t>ז'</w:t>
      </w:r>
      <w:r w:rsidRPr="009812AF">
        <w:rPr>
          <w:spacing w:val="2"/>
          <w:rtl/>
        </w:rPr>
        <w:t xml:space="preserve"> לאחרון</w:t>
      </w:r>
      <w:r w:rsidR="00BD29CA">
        <w:rPr>
          <w:rFonts w:hint="cs"/>
          <w:spacing w:val="2"/>
          <w:rtl/>
        </w:rPr>
        <w:t xml:space="preserve"> </w:t>
      </w:r>
      <w:r w:rsidRPr="009812AF">
        <w:rPr>
          <w:spacing w:val="2"/>
          <w:rtl/>
        </w:rPr>
        <w:t xml:space="preserve"> -</w:t>
      </w:r>
      <w:r w:rsidR="00BD29CA">
        <w:rPr>
          <w:rFonts w:hint="cs"/>
          <w:spacing w:val="2"/>
          <w:rtl/>
        </w:rPr>
        <w:t xml:space="preserve"> </w:t>
      </w:r>
      <w:r w:rsidRPr="009812AF">
        <w:rPr>
          <w:spacing w:val="2"/>
          <w:rtl/>
        </w:rPr>
        <w:t xml:space="preserve"> יוציא, ולד כשר, ואשם תלוי.</w:t>
      </w:r>
    </w:p>
    <w:p w14:paraId="73D96C46" w14:textId="4C2E8EC4" w:rsidR="000521C0" w:rsidRPr="00BD29CA" w:rsidRDefault="000521C0" w:rsidP="00615A60">
      <w:pPr>
        <w:pStyle w:val="affff2"/>
        <w:rPr>
          <w:rtl/>
        </w:rPr>
      </w:pPr>
      <w:bookmarkStart w:id="354" w:name="_Toc119172747"/>
      <w:bookmarkStart w:id="355" w:name="_Toc119229835"/>
      <w:r w:rsidRPr="00BD29CA">
        <w:rPr>
          <w:rtl/>
        </w:rPr>
        <w:t>החולץ</w:t>
      </w:r>
      <w:r w:rsidRPr="007750DB">
        <w:rPr>
          <w:rStyle w:val="affff8"/>
          <w:rFonts w:cs="PFT_Frank"/>
          <w:rtl/>
        </w:rPr>
        <w:t xml:space="preserve"> </w:t>
      </w:r>
      <w:r w:rsidR="00BD29CA" w:rsidRPr="007750DB">
        <w:rPr>
          <w:rStyle w:val="affff8"/>
          <w:rFonts w:cs="PFT_Frank"/>
          <w:rtl/>
        </w:rPr>
        <w:t xml:space="preserve">[או ביאה] </w:t>
      </w:r>
      <w:r w:rsidRPr="00BD29CA">
        <w:rPr>
          <w:rtl/>
        </w:rPr>
        <w:t>למעוברת והפילה</w:t>
      </w:r>
      <w:bookmarkEnd w:id="354"/>
      <w:bookmarkEnd w:id="355"/>
    </w:p>
    <w:p w14:paraId="771BA10D" w14:textId="2A57DF80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FF1616">
        <w:rPr>
          <w:rStyle w:val="affff5"/>
          <w:rFonts w:hint="cs"/>
          <w:rtl/>
        </w:rPr>
        <w:t>רי</w:t>
      </w:r>
      <w:r w:rsidRPr="00FF1616">
        <w:rPr>
          <w:rStyle w:val="affff5"/>
          <w:rtl/>
        </w:rPr>
        <w:t>"</w:t>
      </w:r>
      <w:r w:rsidRPr="00FF1616">
        <w:rPr>
          <w:rStyle w:val="affff5"/>
          <w:rFonts w:hint="cs"/>
          <w:rtl/>
        </w:rPr>
        <w:t>ו:</w:t>
      </w:r>
      <w:r w:rsidRPr="00C35A2C">
        <w:rPr>
          <w:rFonts w:ascii="FontbitDavid" w:hAnsi="FontbitDavid"/>
          <w:sz w:val="32"/>
          <w:rtl/>
        </w:rPr>
        <w:t xml:space="preserve"> א"צ חליצה מאחין,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חליצת מעוברת</w:t>
      </w:r>
      <w:r w:rsidR="0042338B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-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חליצה</w:t>
      </w:r>
      <w:r w:rsidRPr="00C35A2C">
        <w:rPr>
          <w:rFonts w:ascii="FontbitDavid" w:hAnsi="FontbitDavid"/>
          <w:sz w:val="32"/>
          <w:rtl/>
        </w:rPr>
        <w:t>, ו</w:t>
      </w:r>
      <w:r w:rsidR="0042338B">
        <w:rPr>
          <w:rFonts w:ascii="FontbitDavid" w:hAnsi="FontbitDavid" w:hint="cs"/>
          <w:sz w:val="32"/>
          <w:rtl/>
        </w:rPr>
        <w:t xml:space="preserve">כן </w:t>
      </w:r>
      <w:r w:rsidRPr="00C35A2C">
        <w:rPr>
          <w:rFonts w:ascii="FontbitDavid" w:hAnsi="FontbitDavid"/>
          <w:sz w:val="32"/>
          <w:rtl/>
        </w:rPr>
        <w:t>ביאת</w:t>
      </w:r>
      <w:r w:rsidR="0042338B">
        <w:rPr>
          <w:rFonts w:ascii="FontbitDavid" w:hAnsi="FontbitDavid" w:hint="cs"/>
          <w:sz w:val="32"/>
          <w:rtl/>
        </w:rPr>
        <w:t>ה.</w:t>
      </w:r>
    </w:p>
    <w:p w14:paraId="79FE7804" w14:textId="0B859329" w:rsidR="000521C0" w:rsidRPr="00AC7749" w:rsidRDefault="000521C0" w:rsidP="000521C0">
      <w:pPr>
        <w:rPr>
          <w:rFonts w:ascii="FontbitDavid" w:hAnsi="FontbitDavid"/>
          <w:spacing w:val="-2"/>
          <w:sz w:val="32"/>
          <w:rtl/>
        </w:rPr>
      </w:pPr>
      <w:r w:rsidRPr="00FF1616">
        <w:rPr>
          <w:rStyle w:val="affff5"/>
          <w:rtl/>
        </w:rPr>
        <w:t>ר"ל</w:t>
      </w:r>
      <w:r w:rsidRPr="00FF1616">
        <w:rPr>
          <w:rStyle w:val="affff5"/>
          <w:rFonts w:hint="cs"/>
          <w:rtl/>
        </w:rPr>
        <w:t>:</w:t>
      </w:r>
      <w:r w:rsidRPr="00AC7749">
        <w:rPr>
          <w:rFonts w:ascii="FontbitDavid" w:hAnsi="FontbitDavid" w:hint="cs"/>
          <w:spacing w:val="-2"/>
          <w:sz w:val="32"/>
          <w:rtl/>
        </w:rPr>
        <w:t xml:space="preserve"> </w:t>
      </w:r>
      <w:r w:rsidRPr="00AC7749">
        <w:rPr>
          <w:rFonts w:ascii="FontbitDavid" w:hAnsi="FontbitDavid"/>
          <w:spacing w:val="-2"/>
          <w:sz w:val="32"/>
          <w:rtl/>
        </w:rPr>
        <w:t>צריכה, חליצת מעוברת</w:t>
      </w:r>
      <w:r w:rsidR="0042338B">
        <w:rPr>
          <w:rFonts w:ascii="FontbitDavid" w:hAnsi="FontbitDavid" w:hint="cs"/>
          <w:spacing w:val="-2"/>
          <w:sz w:val="32"/>
          <w:rtl/>
        </w:rPr>
        <w:t xml:space="preserve"> -</w:t>
      </w:r>
      <w:r w:rsidRPr="00AC7749">
        <w:rPr>
          <w:rFonts w:ascii="FontbitDavid" w:hAnsi="FontbitDavid"/>
          <w:spacing w:val="-2"/>
          <w:sz w:val="32"/>
          <w:rtl/>
        </w:rPr>
        <w:t xml:space="preserve"> לא חליצה, ו</w:t>
      </w:r>
      <w:r w:rsidR="0042338B">
        <w:rPr>
          <w:rFonts w:ascii="FontbitDavid" w:hAnsi="FontbitDavid" w:hint="cs"/>
          <w:spacing w:val="-2"/>
          <w:sz w:val="32"/>
          <w:rtl/>
        </w:rPr>
        <w:t xml:space="preserve">כן </w:t>
      </w:r>
      <w:r w:rsidRPr="00AC7749">
        <w:rPr>
          <w:rFonts w:ascii="FontbitDavid" w:hAnsi="FontbitDavid"/>
          <w:spacing w:val="-2"/>
          <w:sz w:val="32"/>
          <w:rtl/>
        </w:rPr>
        <w:t>ביאת</w:t>
      </w:r>
      <w:r w:rsidR="0042338B">
        <w:rPr>
          <w:rFonts w:ascii="FontbitDavid" w:hAnsi="FontbitDavid" w:hint="cs"/>
          <w:spacing w:val="-2"/>
          <w:sz w:val="32"/>
          <w:rtl/>
        </w:rPr>
        <w:t>ה</w:t>
      </w:r>
      <w:r w:rsidR="00BD29CA" w:rsidRPr="007750DB">
        <w:rPr>
          <w:rStyle w:val="affff8"/>
          <w:rtl/>
        </w:rPr>
        <w:t xml:space="preserve"> יבוא שוב</w:t>
      </w:r>
      <w:r w:rsidRPr="007750DB">
        <w:rPr>
          <w:rStyle w:val="affff8"/>
          <w:rtl/>
        </w:rPr>
        <w:t>.</w:t>
      </w:r>
    </w:p>
    <w:p w14:paraId="3DE2F0E5" w14:textId="40CA7539" w:rsidR="0042338B" w:rsidRPr="00C35A2C" w:rsidRDefault="0042338B" w:rsidP="007750DB">
      <w:pPr>
        <w:rPr>
          <w:rFonts w:ascii="FontbitDavid" w:hAnsi="FontbitDavid"/>
          <w:sz w:val="32"/>
          <w:rtl/>
        </w:rPr>
      </w:pPr>
      <w:r w:rsidRPr="00FF1616">
        <w:rPr>
          <w:rStyle w:val="affff5"/>
          <w:rFonts w:hint="cs"/>
          <w:rtl/>
        </w:rPr>
        <w:t>אב</w:t>
      </w:r>
      <w:r w:rsidRPr="00FF1616">
        <w:rPr>
          <w:rStyle w:val="affff5"/>
          <w:rtl/>
        </w:rPr>
        <w:t>"</w:t>
      </w:r>
      <w:r w:rsidRPr="00FF1616">
        <w:rPr>
          <w:rStyle w:val="affff5"/>
          <w:rFonts w:hint="cs"/>
          <w:rtl/>
        </w:rPr>
        <w:t>א קרא: רי</w:t>
      </w:r>
      <w:r w:rsidRPr="00FF1616">
        <w:rPr>
          <w:rStyle w:val="affff5"/>
          <w:rtl/>
        </w:rPr>
        <w:t>"</w:t>
      </w:r>
      <w:r w:rsidRPr="00FF1616">
        <w:rPr>
          <w:rStyle w:val="affff5"/>
          <w:rFonts w:hint="cs"/>
          <w:rtl/>
        </w:rPr>
        <w:t>ו: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ובן אין לו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ו</w:t>
      </w:r>
      <w:r>
        <w:rPr>
          <w:rFonts w:ascii="FontbitDavid" w:hAnsi="FontbitDavid"/>
          <w:sz w:val="32"/>
          <w:rtl/>
        </w:rPr>
        <w:t>אין לו</w:t>
      </w:r>
      <w:r>
        <w:rPr>
          <w:rFonts w:ascii="FontbitDavid" w:hAnsi="FontbitDavid" w:hint="cs"/>
          <w:sz w:val="32"/>
          <w:rtl/>
        </w:rPr>
        <w:t>,</w:t>
      </w:r>
      <w:r>
        <w:rPr>
          <w:rStyle w:val="affff5"/>
          <w:rFonts w:hint="cs"/>
          <w:rtl/>
        </w:rPr>
        <w:t xml:space="preserve"> </w:t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 w:hint="cs"/>
          <w:sz w:val="32"/>
          <w:rtl/>
        </w:rPr>
        <w:t xml:space="preserve"> </w:t>
      </w:r>
      <w:r w:rsidRPr="00FF1616">
        <w:rPr>
          <w:rStyle w:val="affff5"/>
          <w:rtl/>
        </w:rPr>
        <w:t>ר"ל: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ובן אין לו</w:t>
      </w:r>
      <w:r w:rsidRPr="00BF2C41">
        <w:rPr>
          <w:rStyle w:val="affff1"/>
          <w:rFonts w:hint="cs"/>
          <w:rtl/>
        </w:rPr>
        <w:t xml:space="preserve">' </w:t>
      </w:r>
      <w:r w:rsidRPr="00C35A2C">
        <w:rPr>
          <w:rFonts w:ascii="FontbitDavid" w:hAnsi="FontbitDavid"/>
          <w:sz w:val="32"/>
          <w:rtl/>
        </w:rPr>
        <w:t>עיין עליו.</w:t>
      </w:r>
    </w:p>
    <w:p w14:paraId="082CC29B" w14:textId="2F2774A9" w:rsidR="0042338B" w:rsidRDefault="000521C0" w:rsidP="000521C0">
      <w:pPr>
        <w:rPr>
          <w:rFonts w:ascii="FontbitDavid" w:hAnsi="FontbitDavid"/>
          <w:sz w:val="32"/>
          <w:rtl/>
        </w:rPr>
      </w:pPr>
      <w:r w:rsidRPr="00FF1616">
        <w:rPr>
          <w:rStyle w:val="affff5"/>
          <w:rFonts w:hint="cs"/>
          <w:rtl/>
        </w:rPr>
        <w:t>אב</w:t>
      </w:r>
      <w:r w:rsidRPr="00FF1616">
        <w:rPr>
          <w:rStyle w:val="affff5"/>
          <w:rtl/>
        </w:rPr>
        <w:t>"</w:t>
      </w:r>
      <w:r w:rsidRPr="00FF1616">
        <w:rPr>
          <w:rStyle w:val="affff5"/>
          <w:rFonts w:hint="cs"/>
          <w:rtl/>
        </w:rPr>
        <w:t>א</w:t>
      </w:r>
      <w:r w:rsidR="0042338B">
        <w:rPr>
          <w:rStyle w:val="affff5"/>
          <w:rFonts w:hint="cs"/>
          <w:rtl/>
        </w:rPr>
        <w:t xml:space="preserve"> </w:t>
      </w:r>
      <w:r w:rsidRPr="00FF1616">
        <w:rPr>
          <w:rStyle w:val="affff5"/>
          <w:rFonts w:hint="cs"/>
          <w:rtl/>
        </w:rPr>
        <w:t>סברא</w:t>
      </w:r>
      <w:r w:rsidR="0042338B">
        <w:rPr>
          <w:rStyle w:val="affff5"/>
          <w:rFonts w:hint="cs"/>
          <w:rtl/>
        </w:rPr>
        <w:t>:</w:t>
      </w:r>
      <w:r w:rsidRPr="00FF1616">
        <w:rPr>
          <w:rStyle w:val="affff5"/>
          <w:rFonts w:hint="cs"/>
          <w:rtl/>
        </w:rPr>
        <w:t xml:space="preserve"> רי</w:t>
      </w:r>
      <w:r w:rsidRPr="00FF1616">
        <w:rPr>
          <w:rStyle w:val="affff5"/>
          <w:rtl/>
        </w:rPr>
        <w:t>"</w:t>
      </w:r>
      <w:r w:rsidRPr="00FF1616">
        <w:rPr>
          <w:rStyle w:val="affff5"/>
          <w:rFonts w:hint="cs"/>
          <w:rtl/>
        </w:rPr>
        <w:t>ו</w:t>
      </w:r>
      <w:r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אם יבא אליהו ויאמר </w:t>
      </w:r>
      <w:r w:rsidRPr="00C35A2C">
        <w:rPr>
          <w:rFonts w:ascii="FontbitDavid" w:hAnsi="FontbitDavid" w:hint="cs"/>
          <w:sz w:val="32"/>
          <w:rtl/>
        </w:rPr>
        <w:t>שתפיל</w:t>
      </w:r>
      <w:r w:rsidR="0042338B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</w:p>
    <w:p w14:paraId="324F1AE1" w14:textId="347D1574" w:rsidR="000521C0" w:rsidRPr="00C35A2C" w:rsidRDefault="000521C0" w:rsidP="007750DB">
      <w:pPr>
        <w:ind w:left="791" w:firstLine="113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בת חליצה</w:t>
      </w:r>
      <w:r w:rsidR="0042338B" w:rsidRPr="007750DB">
        <w:rPr>
          <w:rStyle w:val="affff8"/>
          <w:rtl/>
        </w:rPr>
        <w:t xml:space="preserve"> </w:t>
      </w:r>
      <w:r w:rsidRPr="007750DB">
        <w:rPr>
          <w:rStyle w:val="affff8"/>
          <w:rtl/>
        </w:rPr>
        <w:t xml:space="preserve">ויבום </w:t>
      </w:r>
      <w:r w:rsidRPr="00C35A2C">
        <w:rPr>
          <w:rFonts w:ascii="FontbitDavid" w:hAnsi="FontbitDavid"/>
          <w:sz w:val="32"/>
          <w:rtl/>
        </w:rPr>
        <w:t>היא</w:t>
      </w:r>
      <w:r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השתא </w:t>
      </w:r>
      <w:r>
        <w:rPr>
          <w:rFonts w:ascii="FontbitDavid" w:hAnsi="FontbitDavid" w:hint="cs"/>
          <w:sz w:val="32"/>
          <w:rtl/>
        </w:rPr>
        <w:t>נמי</w:t>
      </w:r>
      <w:r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תגלי למפרע</w:t>
      </w:r>
      <w:r w:rsidR="0042338B">
        <w:rPr>
          <w:rFonts w:ascii="FontbitDavid" w:hAnsi="FontbitDavid" w:hint="cs"/>
          <w:sz w:val="32"/>
          <w:rtl/>
        </w:rPr>
        <w:t>,</w:t>
      </w:r>
    </w:p>
    <w:p w14:paraId="1FC6F318" w14:textId="34359179" w:rsidR="000521C0" w:rsidRPr="00C35A2C" w:rsidRDefault="0042338B" w:rsidP="007750DB">
      <w:pPr>
        <w:ind w:left="565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 </w:t>
      </w:r>
      <w:r w:rsidR="000521C0" w:rsidRPr="00FF1616">
        <w:rPr>
          <w:rStyle w:val="affff5"/>
          <w:rtl/>
        </w:rPr>
        <w:t>ר"ל:</w:t>
      </w:r>
      <w:r w:rsidR="000521C0" w:rsidRPr="00C35A2C">
        <w:rPr>
          <w:rFonts w:ascii="FontbitDavid" w:hAnsi="FontbitDavid"/>
          <w:sz w:val="32"/>
          <w:rtl/>
        </w:rPr>
        <w:t xml:space="preserve"> תגלי למפרע לא אמרינן.</w:t>
      </w:r>
    </w:p>
    <w:p w14:paraId="0E85B15A" w14:textId="497CCCC8" w:rsidR="000521C0" w:rsidRPr="00AC7749" w:rsidRDefault="0042338B" w:rsidP="00BD29CA">
      <w:pPr>
        <w:rPr>
          <w:rFonts w:ascii="FontbitDavid" w:hAnsi="FontbitDavid"/>
          <w:spacing w:val="-2"/>
          <w:sz w:val="32"/>
          <w:rtl/>
        </w:rPr>
      </w:pPr>
      <w:r>
        <w:rPr>
          <w:rStyle w:val="affff5"/>
          <w:rFonts w:hint="cs"/>
          <w:rtl/>
        </w:rPr>
        <w:t>א. הקשה</w:t>
      </w:r>
      <w:r w:rsidR="000521C0" w:rsidRPr="00FF1616">
        <w:rPr>
          <w:rStyle w:val="affff5"/>
          <w:rtl/>
        </w:rPr>
        <w:t xml:space="preserve"> </w:t>
      </w:r>
      <w:r w:rsidR="000521C0" w:rsidRPr="00FF1616">
        <w:rPr>
          <w:rStyle w:val="affff5"/>
          <w:rFonts w:hint="cs"/>
          <w:rtl/>
        </w:rPr>
        <w:t>רי</w:t>
      </w:r>
      <w:r w:rsidR="000521C0" w:rsidRPr="00FF1616">
        <w:rPr>
          <w:rStyle w:val="affff5"/>
          <w:rtl/>
        </w:rPr>
        <w:t>"</w:t>
      </w:r>
      <w:r w:rsidR="000521C0" w:rsidRPr="00FF1616">
        <w:rPr>
          <w:rStyle w:val="affff5"/>
          <w:rFonts w:hint="cs"/>
          <w:rtl/>
        </w:rPr>
        <w:t>ו</w:t>
      </w:r>
      <w:r w:rsidR="000521C0" w:rsidRPr="00FF1616">
        <w:rPr>
          <w:rStyle w:val="affff5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אין </w:t>
      </w:r>
      <w:r w:rsidR="000521C0" w:rsidRPr="00C35A2C">
        <w:rPr>
          <w:rFonts w:ascii="FontbitDavid" w:hAnsi="FontbitDavid"/>
          <w:sz w:val="32"/>
          <w:rtl/>
        </w:rPr>
        <w:t>ולד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>קיימא פסלה מהכהונה</w:t>
      </w:r>
      <w:r>
        <w:rPr>
          <w:rFonts w:hint="cs"/>
          <w:rtl/>
        </w:rPr>
        <w:t xml:space="preserve">- </w:t>
      </w:r>
      <w:r w:rsidR="000521C0" w:rsidRPr="00AC7749">
        <w:rPr>
          <w:rFonts w:ascii="FontbitDavid" w:hAnsi="FontbitDavid" w:hint="cs"/>
          <w:spacing w:val="-2"/>
          <w:sz w:val="32"/>
          <w:rtl/>
        </w:rPr>
        <w:t>לחומרא בעלמא</w:t>
      </w:r>
      <w:r w:rsidR="000521C0">
        <w:rPr>
          <w:rFonts w:ascii="FontbitDavid" w:hAnsi="FontbitDavid" w:hint="cs"/>
          <w:spacing w:val="-2"/>
          <w:sz w:val="32"/>
          <w:rtl/>
        </w:rPr>
        <w:t>.</w:t>
      </w:r>
    </w:p>
    <w:p w14:paraId="2087A685" w14:textId="17C643DA" w:rsidR="000521C0" w:rsidRDefault="000521C0" w:rsidP="007750DB">
      <w:pPr>
        <w:ind w:firstLine="113"/>
        <w:rPr>
          <w:rFonts w:ascii="FontbitDavid" w:hAnsi="FontbitDavid"/>
          <w:sz w:val="32"/>
          <w:rtl/>
        </w:rPr>
      </w:pPr>
      <w:r w:rsidRPr="00FF1616">
        <w:rPr>
          <w:rStyle w:val="affff5"/>
          <w:rtl/>
        </w:rPr>
        <w:t>א"ד</w:t>
      </w:r>
      <w:r w:rsidR="0042338B">
        <w:rPr>
          <w:rStyle w:val="affff5"/>
          <w:rFonts w:hint="cs"/>
          <w:rtl/>
        </w:rPr>
        <w:t>:</w:t>
      </w:r>
      <w:r w:rsidRPr="00C35A2C">
        <w:rPr>
          <w:rFonts w:hint="cs"/>
          <w:rtl/>
        </w:rPr>
        <w:t xml:space="preserve"> </w:t>
      </w:r>
      <w:r w:rsidRPr="00FF1616">
        <w:rPr>
          <w:rStyle w:val="affff5"/>
          <w:rFonts w:hint="cs"/>
          <w:rtl/>
        </w:rPr>
        <w:t>הקשה ר</w:t>
      </w:r>
      <w:r w:rsidRPr="00FF1616">
        <w:rPr>
          <w:rStyle w:val="affff5"/>
          <w:rtl/>
        </w:rPr>
        <w:t>"</w:t>
      </w:r>
      <w:r w:rsidRPr="00FF1616">
        <w:rPr>
          <w:rStyle w:val="affff5"/>
          <w:rFonts w:hint="cs"/>
          <w:rtl/>
        </w:rPr>
        <w:t>ל</w:t>
      </w:r>
      <w:r w:rsidRPr="00FF1616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לא קתני אינה צריכה חליצה,</w:t>
      </w:r>
      <w:r w:rsidR="0042338B">
        <w:rPr>
          <w:rFonts w:ascii="FontbitDavid" w:hAnsi="FontbitDavid" w:hint="cs"/>
          <w:sz w:val="32"/>
          <w:rtl/>
        </w:rPr>
        <w:t xml:space="preserve"> אלא פסלה,</w:t>
      </w:r>
    </w:p>
    <w:p w14:paraId="5945AD0C" w14:textId="15010AC1" w:rsidR="000521C0" w:rsidRPr="00C35A2C" w:rsidRDefault="0042338B" w:rsidP="007750DB">
      <w:pPr>
        <w:ind w:firstLine="113"/>
        <w:rPr>
          <w:rtl/>
        </w:rPr>
      </w:pPr>
      <w:r>
        <w:rPr>
          <w:rFonts w:hint="cs"/>
          <w:rtl/>
        </w:rPr>
        <w:t>-</w:t>
      </w:r>
      <w:r>
        <w:rPr>
          <w:rStyle w:val="affff5"/>
          <w:rFonts w:hint="cs"/>
          <w:rtl/>
        </w:rPr>
        <w:t xml:space="preserve"> </w:t>
      </w:r>
      <w:r w:rsidR="000521C0" w:rsidRPr="00C35A2C">
        <w:rPr>
          <w:rtl/>
        </w:rPr>
        <w:t>א</w:t>
      </w:r>
      <w:r>
        <w:rPr>
          <w:rFonts w:hint="cs"/>
          <w:rtl/>
        </w:rPr>
        <w:t>גב</w:t>
      </w:r>
      <w:r w:rsidR="000521C0" w:rsidRPr="00C35A2C">
        <w:rPr>
          <w:rtl/>
        </w:rPr>
        <w:t xml:space="preserve"> רישא </w:t>
      </w:r>
      <w:r>
        <w:rPr>
          <w:rFonts w:hint="cs"/>
          <w:rtl/>
        </w:rPr>
        <w:t>'</w:t>
      </w:r>
      <w:r w:rsidR="000521C0" w:rsidRPr="00C35A2C">
        <w:rPr>
          <w:rtl/>
        </w:rPr>
        <w:t>לא פסלה</w:t>
      </w:r>
      <w:r>
        <w:rPr>
          <w:rFonts w:hint="cs"/>
          <w:rtl/>
        </w:rPr>
        <w:t>'</w:t>
      </w:r>
      <w:r w:rsidR="000521C0" w:rsidRPr="00C35A2C">
        <w:rPr>
          <w:rtl/>
        </w:rPr>
        <w:t xml:space="preserve">, סיפא </w:t>
      </w:r>
      <w:r>
        <w:rPr>
          <w:rFonts w:hint="cs"/>
          <w:rtl/>
        </w:rPr>
        <w:t>'</w:t>
      </w:r>
      <w:r w:rsidR="000521C0" w:rsidRPr="00C35A2C">
        <w:rPr>
          <w:rtl/>
        </w:rPr>
        <w:t>פסלה</w:t>
      </w:r>
      <w:r>
        <w:rPr>
          <w:rFonts w:hint="cs"/>
          <w:rtl/>
        </w:rPr>
        <w:t>'</w:t>
      </w:r>
      <w:r w:rsidR="000521C0" w:rsidRPr="00C35A2C">
        <w:rPr>
          <w:rtl/>
        </w:rPr>
        <w:t>.</w:t>
      </w:r>
    </w:p>
    <w:p w14:paraId="7A29341C" w14:textId="7DD0DCC5" w:rsidR="0042338B" w:rsidRDefault="0042338B" w:rsidP="0042338B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rtl/>
        </w:rPr>
        <w:t>ב. הקשה</w:t>
      </w:r>
      <w:r w:rsidR="000521C0" w:rsidRPr="00FF1616">
        <w:rPr>
          <w:rStyle w:val="affff5"/>
          <w:rtl/>
        </w:rPr>
        <w:t xml:space="preserve"> רי</w:t>
      </w:r>
      <w:r>
        <w:rPr>
          <w:rStyle w:val="affff5"/>
          <w:rFonts w:hint="cs"/>
          <w:rtl/>
        </w:rPr>
        <w:t>"</w:t>
      </w:r>
      <w:r w:rsidR="000521C0" w:rsidRPr="00FF1616">
        <w:rPr>
          <w:rStyle w:val="affff5"/>
          <w:rtl/>
        </w:rPr>
        <w:t>ו: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אין </w:t>
      </w:r>
      <w:r w:rsidR="000521C0" w:rsidRPr="00C35A2C">
        <w:rPr>
          <w:rFonts w:ascii="FontbitDavid" w:hAnsi="FontbitDavid"/>
          <w:sz w:val="32"/>
          <w:rtl/>
        </w:rPr>
        <w:t>ולד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 xml:space="preserve">קיימא </w:t>
      </w:r>
      <w:r w:rsidRPr="007750DB">
        <w:rPr>
          <w:rStyle w:val="affff8"/>
          <w:rFonts w:hint="eastAsia"/>
          <w:rtl/>
        </w:rPr>
        <w:t>יכול</w:t>
      </w:r>
      <w:r w:rsidRPr="007750DB">
        <w:rPr>
          <w:rStyle w:val="affff8"/>
          <w:rtl/>
        </w:rPr>
        <w:t xml:space="preserve"> </w:t>
      </w:r>
      <w:r w:rsidRPr="007750DB">
        <w:rPr>
          <w:rFonts w:hint="eastAsia"/>
          <w:rtl/>
        </w:rPr>
        <w:t>ל</w:t>
      </w:r>
      <w:r w:rsidR="000521C0" w:rsidRPr="007750DB">
        <w:rPr>
          <w:rtl/>
        </w:rPr>
        <w:t>קיים</w:t>
      </w:r>
      <w:r>
        <w:rPr>
          <w:rFonts w:ascii="FontbitDavid" w:hAnsi="FontbitDavid" w:hint="cs"/>
          <w:sz w:val="32"/>
          <w:rtl/>
        </w:rPr>
        <w:t xml:space="preserve">, </w:t>
      </w:r>
      <w:r w:rsidR="000521C0" w:rsidRPr="00FF1616">
        <w:rPr>
          <w:rStyle w:val="affff5"/>
          <w:rFonts w:hint="cs"/>
          <w:rtl/>
        </w:rPr>
        <w:t xml:space="preserve">לדידך </w:t>
      </w:r>
      <w:r w:rsidR="000521C0" w:rsidRPr="00AC7749">
        <w:rPr>
          <w:rFonts w:ascii="FontbitDavid" w:hAnsi="FontbitDavid" w:hint="cs"/>
          <w:spacing w:val="-4"/>
          <w:sz w:val="32"/>
          <w:rtl/>
        </w:rPr>
        <w:t>יחזור ויבעול</w:t>
      </w:r>
      <w:r>
        <w:rPr>
          <w:rFonts w:ascii="FontbitDavid" w:hAnsi="FontbitDavid" w:hint="cs"/>
          <w:spacing w:val="-4"/>
          <w:sz w:val="32"/>
          <w:rtl/>
        </w:rPr>
        <w:t>!</w:t>
      </w:r>
    </w:p>
    <w:p w14:paraId="5EBA045F" w14:textId="210468DB" w:rsidR="000521C0" w:rsidRPr="00AC7749" w:rsidRDefault="0042338B" w:rsidP="007750DB">
      <w:pPr>
        <w:pStyle w:val="a7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>'</w:t>
      </w:r>
      <w:r w:rsidR="000521C0" w:rsidRPr="00AC7749">
        <w:rPr>
          <w:rFonts w:hint="cs"/>
          <w:rtl/>
        </w:rPr>
        <w:t>יקיים</w:t>
      </w:r>
      <w:r>
        <w:rPr>
          <w:rFonts w:hint="cs"/>
          <w:rtl/>
        </w:rPr>
        <w:t xml:space="preserve">' </w:t>
      </w:r>
      <w:r w:rsidRPr="007750DB">
        <w:rPr>
          <w:rStyle w:val="affff8"/>
          <w:rFonts w:hint="eastAsia"/>
          <w:rtl/>
        </w:rPr>
        <w:t>שחייב</w:t>
      </w:r>
      <w:r w:rsidR="000521C0" w:rsidRPr="00AC7749">
        <w:rPr>
          <w:rFonts w:hint="cs"/>
          <w:rtl/>
        </w:rPr>
        <w:t xml:space="preserve"> </w:t>
      </w:r>
      <w:r>
        <w:rPr>
          <w:rFonts w:hint="cs"/>
          <w:rtl/>
        </w:rPr>
        <w:t>ל</w:t>
      </w:r>
      <w:r w:rsidR="000521C0" w:rsidRPr="00AC7749">
        <w:rPr>
          <w:rFonts w:hint="cs"/>
          <w:rtl/>
        </w:rPr>
        <w:t>חזור ויבעול ויקיים</w:t>
      </w:r>
      <w:r w:rsidRPr="007750DB">
        <w:rPr>
          <w:rStyle w:val="affff8"/>
          <w:rtl/>
        </w:rPr>
        <w:t xml:space="preserve"> ולא מספיק גט.</w:t>
      </w:r>
    </w:p>
    <w:p w14:paraId="2F15F83E" w14:textId="0EE9A757" w:rsidR="000521C0" w:rsidRPr="00C35A2C" w:rsidRDefault="000521C0" w:rsidP="007750DB">
      <w:pPr>
        <w:ind w:firstLine="113"/>
        <w:rPr>
          <w:rtl/>
        </w:rPr>
      </w:pPr>
      <w:r w:rsidRPr="00FF1616">
        <w:rPr>
          <w:rStyle w:val="affff5"/>
          <w:rFonts w:hint="cs"/>
          <w:rtl/>
        </w:rPr>
        <w:t>א</w:t>
      </w:r>
      <w:r w:rsidRPr="00FF1616">
        <w:rPr>
          <w:rStyle w:val="affff5"/>
          <w:rtl/>
        </w:rPr>
        <w:t>"</w:t>
      </w:r>
      <w:r w:rsidRPr="00FF1616">
        <w:rPr>
          <w:rStyle w:val="affff5"/>
          <w:rFonts w:hint="cs"/>
          <w:rtl/>
        </w:rPr>
        <w:t>ד</w:t>
      </w:r>
      <w:r w:rsidR="0042338B">
        <w:rPr>
          <w:rStyle w:val="affff5"/>
          <w:rFonts w:hint="cs"/>
          <w:rtl/>
        </w:rPr>
        <w:t>:</w:t>
      </w:r>
      <w:r w:rsidRPr="00FF1616">
        <w:rPr>
          <w:rStyle w:val="affff5"/>
          <w:rFonts w:hint="cs"/>
          <w:rtl/>
        </w:rPr>
        <w:t xml:space="preserve"> הקשה ר</w:t>
      </w:r>
      <w:r w:rsidRPr="00FF1616">
        <w:rPr>
          <w:rStyle w:val="affff5"/>
          <w:rtl/>
        </w:rPr>
        <w:t>"</w:t>
      </w:r>
      <w:r w:rsidRPr="00FF1616">
        <w:rPr>
          <w:rStyle w:val="affff5"/>
          <w:rFonts w:hint="cs"/>
          <w:rtl/>
        </w:rPr>
        <w:t>ל</w:t>
      </w:r>
      <w:r w:rsidRPr="00FF1616">
        <w:rPr>
          <w:rStyle w:val="affff5"/>
          <w:rtl/>
        </w:rPr>
        <w:t xml:space="preserve">: </w:t>
      </w:r>
      <w:r w:rsidR="0042338B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יקיים</w:t>
      </w:r>
      <w:r w:rsidR="0042338B">
        <w:rPr>
          <w:rFonts w:ascii="FontbitDavid" w:hAnsi="FontbitDavid" w:hint="cs"/>
          <w:sz w:val="32"/>
          <w:rtl/>
        </w:rPr>
        <w:t>'</w:t>
      </w:r>
      <w:r w:rsidR="0042338B" w:rsidRPr="007750DB">
        <w:rPr>
          <w:rStyle w:val="affff8"/>
          <w:rtl/>
        </w:rPr>
        <w:t xml:space="preserve"> שחייב וכנ"ל,</w:t>
      </w:r>
      <w:r w:rsidR="0042338B">
        <w:rPr>
          <w:rStyle w:val="affff8"/>
          <w:rFonts w:hint="cs"/>
          <w:rtl/>
        </w:rPr>
        <w:t xml:space="preserve"> </w:t>
      </w:r>
      <w:r w:rsidR="0042338B" w:rsidRPr="007750DB">
        <w:rPr>
          <w:rFonts w:hint="eastAsia"/>
          <w:rtl/>
        </w:rPr>
        <w:t>ולא</w:t>
      </w:r>
      <w:r w:rsidR="0042338B" w:rsidRPr="007750DB">
        <w:rPr>
          <w:rtl/>
        </w:rPr>
        <w:t xml:space="preserve"> 'רצה </w:t>
      </w:r>
      <w:r w:rsidR="0042338B" w:rsidRPr="007750DB">
        <w:rPr>
          <w:rFonts w:hint="eastAsia"/>
          <w:rtl/>
        </w:rPr>
        <w:t>יקיים</w:t>
      </w:r>
      <w:r w:rsidR="0042338B" w:rsidRPr="007750DB">
        <w:rPr>
          <w:rtl/>
        </w:rPr>
        <w:t>'</w:t>
      </w:r>
      <w:r w:rsidR="0042338B" w:rsidRPr="007750DB">
        <w:rPr>
          <w:rStyle w:val="affff8"/>
          <w:rtl/>
        </w:rPr>
        <w:t xml:space="preserve"> ואפשר גט,</w:t>
      </w:r>
    </w:p>
    <w:p w14:paraId="7032375B" w14:textId="6CF4BD0A" w:rsidR="000521C0" w:rsidRPr="00C35A2C" w:rsidRDefault="0042338B" w:rsidP="007750DB">
      <w:pPr>
        <w:pStyle w:val="afffc"/>
        <w:numPr>
          <w:ilvl w:val="0"/>
          <w:numId w:val="10"/>
        </w:numPr>
      </w:pPr>
      <w:r>
        <w:rPr>
          <w:rFonts w:hint="cs"/>
          <w:rtl/>
        </w:rPr>
        <w:t xml:space="preserve">אגב </w:t>
      </w:r>
      <w:r w:rsidR="000521C0" w:rsidRPr="00C35A2C">
        <w:rPr>
          <w:rtl/>
        </w:rPr>
        <w:t xml:space="preserve">רישא </w:t>
      </w:r>
      <w:r>
        <w:rPr>
          <w:rFonts w:hint="cs"/>
          <w:rtl/>
        </w:rPr>
        <w:t>'</w:t>
      </w:r>
      <w:r w:rsidR="000521C0" w:rsidRPr="00C35A2C">
        <w:rPr>
          <w:rtl/>
        </w:rPr>
        <w:t>יוציא</w:t>
      </w:r>
      <w:r>
        <w:rPr>
          <w:rFonts w:hint="cs"/>
          <w:rtl/>
        </w:rPr>
        <w:t>'</w:t>
      </w:r>
      <w:r w:rsidR="000521C0" w:rsidRPr="00C35A2C">
        <w:rPr>
          <w:rtl/>
        </w:rPr>
        <w:t xml:space="preserve">, סיפא </w:t>
      </w:r>
      <w:r>
        <w:rPr>
          <w:rFonts w:hint="cs"/>
          <w:rtl/>
        </w:rPr>
        <w:t>'</w:t>
      </w:r>
      <w:r w:rsidR="000521C0" w:rsidRPr="00C35A2C">
        <w:rPr>
          <w:rtl/>
        </w:rPr>
        <w:t>יקיים</w:t>
      </w:r>
      <w:r>
        <w:rPr>
          <w:rFonts w:hint="cs"/>
          <w:rtl/>
        </w:rPr>
        <w:t>'</w:t>
      </w:r>
      <w:r w:rsidR="000521C0" w:rsidRPr="00C35A2C">
        <w:rPr>
          <w:rtl/>
        </w:rPr>
        <w:t>.</w:t>
      </w:r>
      <w:r>
        <w:rPr>
          <w:rFonts w:hint="cs"/>
          <w:rtl/>
        </w:rPr>
        <w:t xml:space="preserve"> </w:t>
      </w:r>
    </w:p>
    <w:p w14:paraId="0E6B58C7" w14:textId="770622F4" w:rsidR="002E1BE7" w:rsidRDefault="002E1BE7" w:rsidP="000521C0">
      <w:pPr>
        <w:rPr>
          <w:rFonts w:ascii="FontbitDavid" w:hAnsi="FontbitDavid"/>
          <w:spacing w:val="-2"/>
          <w:sz w:val="32"/>
          <w:rtl/>
        </w:rPr>
      </w:pPr>
      <w:r>
        <w:rPr>
          <w:rStyle w:val="affff5"/>
          <w:rFonts w:hint="cs"/>
          <w:rtl/>
        </w:rPr>
        <w:t>ויקשה לרי"ו</w:t>
      </w:r>
      <w:r w:rsidR="000521C0" w:rsidRPr="00FF1616">
        <w:rPr>
          <w:rStyle w:val="affff5"/>
          <w:rtl/>
        </w:rPr>
        <w:t>:</w:t>
      </w:r>
      <w:r w:rsidR="000521C0" w:rsidRPr="00AC7749">
        <w:rPr>
          <w:rFonts w:ascii="FontbitDavid" w:hAnsi="FontbitDavid"/>
          <w:spacing w:val="-2"/>
          <w:sz w:val="32"/>
          <w:rtl/>
        </w:rPr>
        <w:t xml:space="preserve"> הכונס יבמתו ונמצאת מעוברת</w:t>
      </w:r>
      <w:r w:rsidR="000521C0">
        <w:rPr>
          <w:rFonts w:ascii="FontbitDavid" w:hAnsi="FontbitDavid" w:hint="cs"/>
          <w:spacing w:val="-2"/>
          <w:sz w:val="32"/>
          <w:rtl/>
        </w:rPr>
        <w:t>,</w:t>
      </w:r>
      <w:r w:rsidR="000521C0" w:rsidRPr="00AC7749">
        <w:rPr>
          <w:rFonts w:ascii="FontbitDavid" w:hAnsi="FontbitDavid"/>
          <w:spacing w:val="-2"/>
          <w:sz w:val="32"/>
          <w:rtl/>
        </w:rPr>
        <w:t xml:space="preserve"> לא תנשא צרתה,</w:t>
      </w:r>
    </w:p>
    <w:p w14:paraId="16001218" w14:textId="47691EC5" w:rsidR="002E1BE7" w:rsidRPr="007750DB" w:rsidRDefault="002E1BE7" w:rsidP="007750DB">
      <w:pPr>
        <w:rPr>
          <w:rStyle w:val="affff8"/>
          <w:rtl/>
        </w:rPr>
      </w:pPr>
      <w:r>
        <w:rPr>
          <w:rFonts w:ascii="FontbitDavid" w:hAnsi="FontbitDavid" w:hint="cs"/>
          <w:spacing w:val="-2"/>
          <w:sz w:val="32"/>
          <w:rtl/>
        </w:rPr>
        <w:t xml:space="preserve">  </w:t>
      </w:r>
      <w:r w:rsidR="000521C0" w:rsidRPr="00AC7749">
        <w:rPr>
          <w:rFonts w:ascii="FontbitDavid" w:hAnsi="FontbitDavid"/>
          <w:spacing w:val="-2"/>
          <w:sz w:val="32"/>
          <w:rtl/>
        </w:rPr>
        <w:t xml:space="preserve"> שמא </w:t>
      </w:r>
      <w:r w:rsidR="000521C0" w:rsidRPr="00D1637C">
        <w:rPr>
          <w:rFonts w:cs="PFT_Frank" w:hint="eastAsia"/>
          <w:b/>
          <w:bCs/>
          <w:szCs w:val="14"/>
          <w:rtl/>
        </w:rPr>
        <w:t>לא</w:t>
      </w:r>
      <w:r w:rsidR="000521C0" w:rsidRPr="00D1637C">
        <w:rPr>
          <w:rFonts w:cs="PFT_Frank"/>
          <w:b/>
          <w:bCs/>
          <w:szCs w:val="14"/>
          <w:rtl/>
        </w:rPr>
        <w:t xml:space="preserve"> יהא</w:t>
      </w:r>
      <w:r w:rsidR="000521C0" w:rsidRPr="00AC7749">
        <w:rPr>
          <w:rFonts w:ascii="FontbitDavid" w:hAnsi="FontbitDavid"/>
          <w:spacing w:val="-2"/>
          <w:sz w:val="32"/>
          <w:rtl/>
        </w:rPr>
        <w:t xml:space="preserve"> ולד קיימא</w:t>
      </w:r>
      <w:r>
        <w:rPr>
          <w:rFonts w:ascii="FontbitDavid" w:hAnsi="FontbitDavid" w:hint="cs"/>
          <w:spacing w:val="-2"/>
          <w:sz w:val="32"/>
          <w:rtl/>
        </w:rPr>
        <w:t xml:space="preserve">,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משמע</w:t>
      </w:r>
      <w:r>
        <w:rPr>
          <w:rFonts w:ascii="FontbitDavid" w:hAnsi="FontbitDavid" w:hint="cs"/>
          <w:spacing w:val="-2"/>
          <w:sz w:val="32"/>
          <w:rtl/>
        </w:rPr>
        <w:t xml:space="preserve"> </w:t>
      </w:r>
      <w:r>
        <w:rPr>
          <w:rStyle w:val="affff8"/>
          <w:rFonts w:hint="cs"/>
          <w:rtl/>
        </w:rPr>
        <w:t xml:space="preserve">דביאת </w:t>
      </w:r>
      <w:r w:rsidR="000521C0" w:rsidRPr="007750DB">
        <w:rPr>
          <w:rStyle w:val="affff8"/>
          <w:rtl/>
        </w:rPr>
        <w:t>מעוברת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Pr="007750DB">
        <w:rPr>
          <w:rStyle w:val="affff8"/>
          <w:rFonts w:hint="eastAsia"/>
          <w:rtl/>
        </w:rPr>
        <w:t>אינ</w:t>
      </w:r>
      <w:r w:rsidR="000521C0" w:rsidRPr="007750DB">
        <w:rPr>
          <w:rStyle w:val="affff8"/>
          <w:rtl/>
        </w:rPr>
        <w:t>ה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7750DB">
        <w:rPr>
          <w:rStyle w:val="affff8"/>
          <w:rtl/>
        </w:rPr>
        <w:t>ביאה,</w:t>
      </w:r>
    </w:p>
    <w:p w14:paraId="25DD7FB7" w14:textId="415E10CA" w:rsidR="000521C0" w:rsidRDefault="002E1BE7" w:rsidP="007750DB">
      <w:pPr>
        <w:pStyle w:val="afffc"/>
        <w:ind w:left="0" w:firstLine="0"/>
        <w:rPr>
          <w:rtl/>
        </w:rPr>
      </w:pPr>
      <w:r>
        <w:rPr>
          <w:rStyle w:val="affff5"/>
          <w:rFonts w:hint="cs"/>
          <w:rtl/>
        </w:rPr>
        <w:t>לכן לא</w:t>
      </w:r>
      <w:r w:rsidR="000521C0" w:rsidRPr="00FF1616">
        <w:rPr>
          <w:rStyle w:val="affff5"/>
          <w:rtl/>
        </w:rPr>
        <w:t>ביי:</w:t>
      </w:r>
      <w:r w:rsidR="000521C0" w:rsidRPr="00C35A2C">
        <w:rPr>
          <w:rtl/>
        </w:rPr>
        <w:t xml:space="preserve"> בביאה </w:t>
      </w:r>
      <w:r w:rsidR="000521C0" w:rsidRPr="007750DB">
        <w:rPr>
          <w:rStyle w:val="affff5"/>
          <w:rFonts w:hint="eastAsia"/>
          <w:rtl/>
        </w:rPr>
        <w:t>לכו</w:t>
      </w:r>
      <w:r w:rsidR="000521C0" w:rsidRPr="007750DB">
        <w:rPr>
          <w:rStyle w:val="affff5"/>
          <w:rtl/>
        </w:rPr>
        <w:t xml:space="preserve">''ע </w:t>
      </w:r>
      <w:r w:rsidR="00ED2252">
        <w:rPr>
          <w:rFonts w:hint="cs"/>
          <w:rtl/>
        </w:rPr>
        <w:t xml:space="preserve">אינה </w:t>
      </w:r>
      <w:r w:rsidR="000521C0">
        <w:rPr>
          <w:rFonts w:hint="cs"/>
          <w:rtl/>
        </w:rPr>
        <w:t>ביאה</w:t>
      </w:r>
      <w:r w:rsidR="00ED2252" w:rsidRPr="007750DB">
        <w:rPr>
          <w:rStyle w:val="affff8"/>
          <w:rtl/>
        </w:rPr>
        <w:t xml:space="preserve"> בא לאיסור</w:t>
      </w:r>
      <w:r w:rsidR="000521C0" w:rsidRPr="007750DB">
        <w:rPr>
          <w:rStyle w:val="affff8"/>
          <w:rtl/>
        </w:rPr>
        <w:t xml:space="preserve">, </w:t>
      </w:r>
      <w:r w:rsidR="000521C0" w:rsidRPr="007750DB">
        <w:rPr>
          <w:rStyle w:val="affff5"/>
          <w:rFonts w:hint="eastAsia"/>
          <w:rtl/>
        </w:rPr>
        <w:t>וחלקו</w:t>
      </w:r>
      <w:r w:rsidR="000521C0" w:rsidRPr="00C35A2C">
        <w:rPr>
          <w:rFonts w:hint="cs"/>
          <w:rtl/>
        </w:rPr>
        <w:t xml:space="preserve"> רק</w:t>
      </w:r>
      <w:r w:rsidR="000521C0" w:rsidRPr="00C35A2C">
        <w:rPr>
          <w:rtl/>
        </w:rPr>
        <w:t xml:space="preserve"> בחליצה</w:t>
      </w:r>
      <w:r w:rsidR="008528CE">
        <w:rPr>
          <w:rFonts w:hint="cs"/>
          <w:rtl/>
        </w:rPr>
        <w:t>.</w:t>
      </w:r>
    </w:p>
    <w:p w14:paraId="3D794A3A" w14:textId="67AB2D75" w:rsidR="000521C0" w:rsidRDefault="00ED2252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הקשה</w:t>
      </w:r>
      <w:r w:rsidR="000521C0" w:rsidRPr="00FF1616">
        <w:rPr>
          <w:rStyle w:val="affff5"/>
          <w:rFonts w:hint="cs"/>
          <w:rtl/>
        </w:rPr>
        <w:t xml:space="preserve"> רבא</w:t>
      </w:r>
      <w:r w:rsidR="000521C0">
        <w:rPr>
          <w:rStyle w:val="affff5"/>
          <w:rFonts w:hint="cs"/>
          <w:rtl/>
        </w:rPr>
        <w:t>:</w:t>
      </w:r>
      <w:r w:rsidR="000521C0" w:rsidRPr="00C35A2C">
        <w:rPr>
          <w:rFonts w:ascii="FontbitDavid" w:hAnsi="FontbitDavid" w:hint="cs"/>
          <w:sz w:val="32"/>
          <w:rtl/>
        </w:rPr>
        <w:t xml:space="preserve"> שאין עולה ליבום אין עולה לחליצה</w:t>
      </w:r>
      <w:r w:rsidR="000521C0">
        <w:rPr>
          <w:rFonts w:ascii="FontbitDavid" w:hAnsi="FontbitDavid" w:hint="cs"/>
          <w:sz w:val="32"/>
          <w:rtl/>
        </w:rPr>
        <w:t>,</w:t>
      </w:r>
      <w:r w:rsidRPr="007750DB">
        <w:rPr>
          <w:rStyle w:val="affff8"/>
          <w:rtl/>
        </w:rPr>
        <w:t xml:space="preserve"> אלא בשניהם חל</w:t>
      </w:r>
    </w:p>
    <w:p w14:paraId="71215621" w14:textId="77777777" w:rsidR="000521C0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lastRenderedPageBreak/>
        <w:t>לו.</w:t>
      </w:r>
    </w:p>
    <w:p w14:paraId="6B2DF119" w14:textId="2D86592B" w:rsidR="001B1C7C" w:rsidRDefault="000521C0" w:rsidP="000521C0">
      <w:pPr>
        <w:rPr>
          <w:rtl/>
        </w:rPr>
      </w:pPr>
      <w:r w:rsidRPr="00FF1616">
        <w:rPr>
          <w:rStyle w:val="affff5"/>
          <w:rtl/>
        </w:rPr>
        <w:t xml:space="preserve">אלא </w:t>
      </w:r>
      <w:r w:rsidR="00ED2252">
        <w:rPr>
          <w:rStyle w:val="affff5"/>
          <w:rFonts w:hint="cs"/>
          <w:rtl/>
        </w:rPr>
        <w:t>ל</w:t>
      </w:r>
      <w:r w:rsidRPr="00FF1616">
        <w:rPr>
          <w:rStyle w:val="affff5"/>
          <w:rtl/>
        </w:rPr>
        <w:t>רב</w:t>
      </w:r>
      <w:r w:rsidRPr="00FF1616">
        <w:rPr>
          <w:rStyle w:val="affff5"/>
          <w:rFonts w:hint="cs"/>
          <w:rtl/>
        </w:rPr>
        <w:t>א</w:t>
      </w:r>
      <w:r w:rsidR="001B1C7C">
        <w:rPr>
          <w:rStyle w:val="affff5"/>
          <w:rFonts w:hint="cs"/>
          <w:rtl/>
        </w:rPr>
        <w:t xml:space="preserve"> [הפי' לרי"ו]</w:t>
      </w:r>
      <w:r w:rsidRPr="0073136A">
        <w:rPr>
          <w:rStyle w:val="affff5"/>
          <w:rtl/>
        </w:rPr>
        <w:t xml:space="preserve">: </w:t>
      </w:r>
      <w:r w:rsidRPr="00C35A2C">
        <w:rPr>
          <w:rtl/>
        </w:rPr>
        <w:t xml:space="preserve">לא תנשא צרתה, שמא </w:t>
      </w:r>
      <w:r w:rsidRPr="00D1637C">
        <w:rPr>
          <w:rFonts w:cs="PFT_Frank"/>
          <w:b/>
          <w:bCs/>
          <w:szCs w:val="14"/>
          <w:rtl/>
        </w:rPr>
        <w:t>יהא</w:t>
      </w:r>
      <w:r w:rsidRPr="00C35A2C">
        <w:rPr>
          <w:rtl/>
        </w:rPr>
        <w:t xml:space="preserve"> ולד קיימא,</w:t>
      </w:r>
    </w:p>
    <w:p w14:paraId="2732893A" w14:textId="21FB117C" w:rsidR="001B1C7C" w:rsidRDefault="000521C0" w:rsidP="001B1C7C">
      <w:pPr>
        <w:ind w:left="452" w:firstLine="113"/>
        <w:rPr>
          <w:rtl/>
        </w:rPr>
      </w:pPr>
      <w:r w:rsidRPr="00D1637C">
        <w:rPr>
          <w:rFonts w:cs="PFT_Frank"/>
          <w:b/>
          <w:bCs/>
          <w:szCs w:val="14"/>
          <w:rtl/>
        </w:rPr>
        <w:t>והולד אינו פוטר עד שיצא לאויר העולם</w:t>
      </w:r>
      <w:r w:rsidR="001B1C7C">
        <w:rPr>
          <w:rFonts w:hint="cs"/>
          <w:rtl/>
        </w:rPr>
        <w:t>,</w:t>
      </w:r>
    </w:p>
    <w:p w14:paraId="26F21FA2" w14:textId="24F1ED81" w:rsidR="000521C0" w:rsidRPr="00DE0BC2" w:rsidRDefault="000521C0" w:rsidP="008528CE">
      <w:pPr>
        <w:rPr>
          <w:rtl/>
        </w:rPr>
      </w:pPr>
      <w:r w:rsidRPr="0073136A">
        <w:rPr>
          <w:rStyle w:val="affff5"/>
          <w:rFonts w:hint="cs"/>
          <w:rtl/>
        </w:rPr>
        <w:t>ו</w:t>
      </w:r>
      <w:r w:rsidR="001B1C7C">
        <w:rPr>
          <w:rStyle w:val="affff5"/>
          <w:rFonts w:hint="cs"/>
          <w:rtl/>
        </w:rPr>
        <w:t>כן שנינו באידך ברייתא:</w:t>
      </w:r>
      <w:r w:rsidR="001B1C7C">
        <w:rPr>
          <w:rFonts w:hint="cs"/>
          <w:rtl/>
        </w:rPr>
        <w:t xml:space="preserve"> שמא </w:t>
      </w:r>
      <w:r w:rsidR="001B1C7C" w:rsidRPr="00D1637C">
        <w:rPr>
          <w:rFonts w:cs="PFT_Frank" w:hint="eastAsia"/>
          <w:b/>
          <w:bCs/>
          <w:szCs w:val="14"/>
          <w:rtl/>
        </w:rPr>
        <w:t>יהא</w:t>
      </w:r>
      <w:r w:rsidR="001B1C7C">
        <w:rPr>
          <w:rFonts w:hint="cs"/>
          <w:rtl/>
        </w:rPr>
        <w:t xml:space="preserve"> קיימא </w:t>
      </w:r>
      <w:r w:rsidR="001B1C7C" w:rsidRPr="00D1637C">
        <w:rPr>
          <w:rFonts w:cs="PFT_Frank" w:hint="eastAsia"/>
          <w:b/>
          <w:bCs/>
          <w:szCs w:val="14"/>
          <w:rtl/>
        </w:rPr>
        <w:t>ואינו</w:t>
      </w:r>
      <w:r w:rsidR="001B1C7C" w:rsidRPr="00D1637C">
        <w:rPr>
          <w:rFonts w:cs="PFT_Frank"/>
          <w:b/>
          <w:bCs/>
          <w:szCs w:val="14"/>
          <w:rtl/>
        </w:rPr>
        <w:t xml:space="preserve"> </w:t>
      </w:r>
      <w:r w:rsidR="001B1C7C" w:rsidRPr="00D1637C">
        <w:rPr>
          <w:rFonts w:cs="PFT_Frank" w:hint="eastAsia"/>
          <w:b/>
          <w:bCs/>
          <w:szCs w:val="14"/>
          <w:rtl/>
        </w:rPr>
        <w:t>פוטר</w:t>
      </w:r>
      <w:r w:rsidR="001B1C7C" w:rsidRPr="00D1637C">
        <w:rPr>
          <w:rFonts w:cs="PFT_Frank"/>
          <w:b/>
          <w:bCs/>
          <w:szCs w:val="14"/>
          <w:rtl/>
        </w:rPr>
        <w:t xml:space="preserve"> </w:t>
      </w:r>
      <w:r w:rsidR="001B1C7C" w:rsidRPr="00D1637C">
        <w:rPr>
          <w:rFonts w:cs="PFT_Frank" w:hint="eastAsia"/>
          <w:b/>
          <w:bCs/>
          <w:szCs w:val="14"/>
          <w:rtl/>
        </w:rPr>
        <w:t>עד</w:t>
      </w:r>
      <w:r w:rsidR="001B1C7C" w:rsidRPr="00D1637C">
        <w:rPr>
          <w:rFonts w:cs="PFT_Frank"/>
          <w:b/>
          <w:bCs/>
          <w:szCs w:val="14"/>
          <w:rtl/>
        </w:rPr>
        <w:t xml:space="preserve"> </w:t>
      </w:r>
      <w:r w:rsidR="001B1C7C" w:rsidRPr="00D1637C">
        <w:rPr>
          <w:rFonts w:cs="PFT_Frank" w:hint="eastAsia"/>
          <w:b/>
          <w:bCs/>
          <w:szCs w:val="14"/>
          <w:rtl/>
        </w:rPr>
        <w:t>שי</w:t>
      </w:r>
      <w:r w:rsidR="005C58B6" w:rsidRPr="00D1637C">
        <w:rPr>
          <w:rFonts w:cs="PFT_Frank" w:hint="cs"/>
          <w:b/>
          <w:bCs/>
          <w:szCs w:val="14"/>
          <w:rtl/>
        </w:rPr>
        <w:t>וולד</w:t>
      </w:r>
      <w:r w:rsidR="001B1C7C">
        <w:rPr>
          <w:rFonts w:hint="cs"/>
          <w:rtl/>
        </w:rPr>
        <w:t>,</w:t>
      </w:r>
    </w:p>
    <w:p w14:paraId="1890A94C" w14:textId="66A3A4D1" w:rsidR="00C758C5" w:rsidRDefault="001B1C7C" w:rsidP="00C758C5">
      <w:pPr>
        <w:rPr>
          <w:rtl/>
        </w:rPr>
      </w:pPr>
      <w:r w:rsidRPr="007750DB">
        <w:rPr>
          <w:rStyle w:val="affff5"/>
          <w:rFonts w:hint="eastAsia"/>
          <w:rtl/>
        </w:rPr>
        <w:t>ור</w:t>
      </w:r>
      <w:r w:rsidRPr="007750DB">
        <w:rPr>
          <w:rStyle w:val="affff5"/>
          <w:rtl/>
        </w:rPr>
        <w:t xml:space="preserve">"ל </w:t>
      </w:r>
      <w:r w:rsidRPr="007750DB">
        <w:rPr>
          <w:rStyle w:val="affff5"/>
          <w:rFonts w:hint="eastAsia"/>
          <w:rtl/>
        </w:rPr>
        <w:t>י</w:t>
      </w:r>
      <w:r w:rsidR="00C758C5" w:rsidRPr="007750DB">
        <w:rPr>
          <w:rStyle w:val="affff5"/>
          <w:rFonts w:hint="eastAsia"/>
          <w:rtl/>
        </w:rPr>
        <w:t>פרש</w:t>
      </w:r>
      <w:r w:rsidR="00C758C5" w:rsidRPr="007750DB">
        <w:rPr>
          <w:rStyle w:val="affff5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C35A2C">
        <w:rPr>
          <w:rtl/>
        </w:rPr>
        <w:t xml:space="preserve">שמא </w:t>
      </w:r>
      <w:r w:rsidR="000521C0" w:rsidRPr="00D1637C">
        <w:rPr>
          <w:rFonts w:cs="PFT_Frank"/>
          <w:b/>
          <w:bCs/>
          <w:szCs w:val="14"/>
          <w:rtl/>
        </w:rPr>
        <w:t>לא יהא</w:t>
      </w:r>
      <w:r w:rsidR="000521C0" w:rsidRPr="00AC7749">
        <w:rPr>
          <w:rtl/>
        </w:rPr>
        <w:t xml:space="preserve"> קיימא, ו</w:t>
      </w:r>
      <w:r w:rsidR="00C758C5">
        <w:rPr>
          <w:rFonts w:hint="cs"/>
          <w:rtl/>
        </w:rPr>
        <w:t>ביאת</w:t>
      </w:r>
      <w:r w:rsidR="000521C0" w:rsidRPr="00AC7749">
        <w:rPr>
          <w:rtl/>
        </w:rPr>
        <w:t xml:space="preserve"> מעוברת לא </w:t>
      </w:r>
      <w:r w:rsidR="00C758C5">
        <w:rPr>
          <w:rFonts w:hint="cs"/>
          <w:rtl/>
        </w:rPr>
        <w:t>נחשבת,</w:t>
      </w:r>
    </w:p>
    <w:p w14:paraId="0518379E" w14:textId="2FD47300" w:rsidR="00C758C5" w:rsidRDefault="00C758C5" w:rsidP="00C758C5">
      <w:pPr>
        <w:rPr>
          <w:spacing w:val="-6"/>
          <w:rtl/>
        </w:rPr>
      </w:pPr>
      <w:r w:rsidRPr="00D1637C">
        <w:rPr>
          <w:rFonts w:cs="PFT_Frank" w:hint="eastAsia"/>
          <w:b/>
          <w:bCs/>
          <w:spacing w:val="-6"/>
          <w:szCs w:val="14"/>
          <w:rtl/>
        </w:rPr>
        <w:t>אלא</w:t>
      </w:r>
      <w:r>
        <w:rPr>
          <w:rFonts w:hint="cs"/>
          <w:spacing w:val="-6"/>
          <w:rtl/>
        </w:rPr>
        <w:t xml:space="preserve"> שאפי' ת</w:t>
      </w:r>
      <w:r w:rsidR="000521C0" w:rsidRPr="00AC7749">
        <w:rPr>
          <w:spacing w:val="-6"/>
          <w:rtl/>
        </w:rPr>
        <w:t xml:space="preserve">לך אחר רוב נשים </w:t>
      </w:r>
      <w:r w:rsidRPr="007750DB">
        <w:rPr>
          <w:rStyle w:val="affff8"/>
          <w:rFonts w:hint="eastAsia"/>
          <w:rtl/>
        </w:rPr>
        <w:t>ד</w:t>
      </w:r>
      <w:r w:rsidR="000521C0" w:rsidRPr="007750DB">
        <w:rPr>
          <w:rStyle w:val="affff8"/>
          <w:rtl/>
        </w:rPr>
        <w:t>ולד מעליא</w:t>
      </w:r>
      <w:r>
        <w:rPr>
          <w:rFonts w:hint="cs"/>
          <w:spacing w:val="-6"/>
          <w:rtl/>
        </w:rPr>
        <w:t>-</w:t>
      </w:r>
      <w:r w:rsidR="000521C0" w:rsidRPr="00AC7749">
        <w:rPr>
          <w:spacing w:val="-6"/>
          <w:rtl/>
        </w:rPr>
        <w:t xml:space="preserve"> </w:t>
      </w:r>
      <w:r w:rsidR="000521C0" w:rsidRPr="00D1637C">
        <w:rPr>
          <w:rFonts w:cs="PFT_Frank"/>
          <w:b/>
          <w:bCs/>
          <w:spacing w:val="-6"/>
          <w:szCs w:val="14"/>
          <w:rtl/>
        </w:rPr>
        <w:t>אין פוטר עד שי</w:t>
      </w:r>
      <w:r w:rsidR="005C58B6" w:rsidRPr="00D1637C">
        <w:rPr>
          <w:rFonts w:cs="PFT_Frank" w:hint="cs"/>
          <w:b/>
          <w:bCs/>
          <w:spacing w:val="-6"/>
          <w:szCs w:val="14"/>
          <w:rtl/>
        </w:rPr>
        <w:t>וולד</w:t>
      </w:r>
      <w:r>
        <w:rPr>
          <w:rFonts w:hint="cs"/>
          <w:spacing w:val="-6"/>
          <w:rtl/>
        </w:rPr>
        <w:t>.</w:t>
      </w:r>
    </w:p>
    <w:p w14:paraId="5D14AC8E" w14:textId="113587E7" w:rsidR="00C404BD" w:rsidRDefault="00D440B0" w:rsidP="00C404BD">
      <w:pPr>
        <w:rPr>
          <w:rtl/>
        </w:rPr>
      </w:pPr>
      <w:r>
        <w:rPr>
          <w:rStyle w:val="affff5"/>
          <w:rFonts w:hint="cs"/>
          <w:rtl/>
        </w:rPr>
        <w:t>•</w:t>
      </w:r>
      <w:r w:rsidR="009428EF">
        <w:rPr>
          <w:rStyle w:val="affff5"/>
          <w:rFonts w:hint="cs"/>
          <w:rtl/>
        </w:rPr>
        <w:t xml:space="preserve"> </w:t>
      </w:r>
      <w:r w:rsidR="000521C0" w:rsidRPr="008528CE">
        <w:rPr>
          <w:rStyle w:val="affff5"/>
          <w:rtl/>
        </w:rPr>
        <w:t>ר</w:t>
      </w:r>
      <w:r w:rsidR="00A5411F" w:rsidRPr="008528CE">
        <w:rPr>
          <w:rStyle w:val="affff5"/>
          <w:rFonts w:hint="cs"/>
          <w:rtl/>
        </w:rPr>
        <w:t>"</w:t>
      </w:r>
      <w:r w:rsidR="000521C0" w:rsidRPr="008528CE">
        <w:rPr>
          <w:rStyle w:val="affff5"/>
          <w:rtl/>
        </w:rPr>
        <w:t>א</w:t>
      </w:r>
      <w:r w:rsidR="00A5411F" w:rsidRPr="007750DB">
        <w:rPr>
          <w:rStyle w:val="affff5"/>
          <w:rtl/>
        </w:rPr>
        <w:t xml:space="preserve"> </w:t>
      </w:r>
      <w:r w:rsidR="00A5411F" w:rsidRPr="007750DB">
        <w:rPr>
          <w:rStyle w:val="affff5"/>
          <w:rFonts w:hint="eastAsia"/>
          <w:rtl/>
        </w:rPr>
        <w:t>חיפש</w:t>
      </w:r>
      <w:r w:rsidR="00A5411F" w:rsidRPr="007750DB">
        <w:rPr>
          <w:rStyle w:val="affff5"/>
          <w:rtl/>
        </w:rPr>
        <w:t xml:space="preserve"> </w:t>
      </w:r>
      <w:r w:rsidR="00A5411F" w:rsidRPr="007750DB">
        <w:rPr>
          <w:rStyle w:val="affff5"/>
          <w:rFonts w:hint="eastAsia"/>
          <w:rtl/>
        </w:rPr>
        <w:t>לדייק</w:t>
      </w:r>
      <w:r w:rsidR="00A5411F" w:rsidRPr="007750DB">
        <w:rPr>
          <w:rStyle w:val="affff5"/>
          <w:rtl/>
        </w:rPr>
        <w:t xml:space="preserve"> </w:t>
      </w:r>
      <w:r w:rsidR="00A5411F" w:rsidRPr="007750DB">
        <w:rPr>
          <w:rStyle w:val="affff5"/>
          <w:rFonts w:hint="eastAsia"/>
          <w:rtl/>
        </w:rPr>
        <w:t>ממשנה</w:t>
      </w:r>
      <w:r w:rsidR="000521C0" w:rsidRPr="007750DB">
        <w:rPr>
          <w:rStyle w:val="affff5"/>
          <w:rtl/>
        </w:rPr>
        <w:t xml:space="preserve"> </w:t>
      </w:r>
      <w:r w:rsidR="00A5411F" w:rsidRPr="008528CE">
        <w:rPr>
          <w:rStyle w:val="affff5"/>
          <w:rFonts w:hint="cs"/>
          <w:rtl/>
        </w:rPr>
        <w:t>כ</w:t>
      </w:r>
      <w:r w:rsidR="000521C0" w:rsidRPr="008528CE">
        <w:rPr>
          <w:rStyle w:val="affff5"/>
          <w:rFonts w:hint="cs"/>
          <w:rtl/>
        </w:rPr>
        <w:t>ר</w:t>
      </w:r>
      <w:r w:rsidR="000521C0" w:rsidRPr="008528CE">
        <w:rPr>
          <w:rStyle w:val="affff5"/>
          <w:rtl/>
        </w:rPr>
        <w:t>"</w:t>
      </w:r>
      <w:r w:rsidR="000521C0" w:rsidRPr="008528CE">
        <w:rPr>
          <w:rStyle w:val="affff5"/>
          <w:rFonts w:hint="cs"/>
          <w:rtl/>
        </w:rPr>
        <w:t>ל</w:t>
      </w:r>
      <w:r w:rsidR="00A5411F" w:rsidRPr="008528CE">
        <w:rPr>
          <w:rStyle w:val="affff5"/>
          <w:rFonts w:hint="cs"/>
          <w:rtl/>
        </w:rPr>
        <w:t>:</w:t>
      </w:r>
      <w:r w:rsidR="000521C0" w:rsidRPr="00C35A2C">
        <w:rPr>
          <w:rtl/>
        </w:rPr>
        <w:t xml:space="preserve"> האשה שהלך בעלה וצרתה </w:t>
      </w:r>
      <w:r w:rsidR="000521C0" w:rsidRPr="00C35A2C">
        <w:rPr>
          <w:rFonts w:hint="cs"/>
          <w:rtl/>
        </w:rPr>
        <w:t>למדה</w:t>
      </w:r>
      <w:r w:rsidR="000521C0" w:rsidRPr="00C35A2C">
        <w:rPr>
          <w:rtl/>
        </w:rPr>
        <w:t>"</w:t>
      </w:r>
      <w:r w:rsidR="000521C0" w:rsidRPr="00C35A2C">
        <w:rPr>
          <w:rFonts w:hint="cs"/>
          <w:rtl/>
        </w:rPr>
        <w:t>י,</w:t>
      </w:r>
      <w:r w:rsidR="000521C0" w:rsidRPr="00C35A2C">
        <w:rPr>
          <w:rtl/>
        </w:rPr>
        <w:t xml:space="preserve"> ו</w:t>
      </w:r>
      <w:r w:rsidR="000521C0" w:rsidRPr="008528CE">
        <w:rPr>
          <w:rtl/>
        </w:rPr>
        <w:t>מת</w:t>
      </w:r>
      <w:r w:rsidR="00C404BD">
        <w:rPr>
          <w:rFonts w:hint="cs"/>
          <w:rtl/>
        </w:rPr>
        <w:t xml:space="preserve"> </w:t>
      </w:r>
      <w:r w:rsidR="000521C0" w:rsidRPr="008528CE">
        <w:rPr>
          <w:rtl/>
        </w:rPr>
        <w:t>- לא תנשא ותתייבם</w:t>
      </w:r>
      <w:r w:rsidR="000521C0" w:rsidRPr="008528CE">
        <w:rPr>
          <w:rFonts w:hint="cs"/>
          <w:rtl/>
        </w:rPr>
        <w:t>,</w:t>
      </w:r>
      <w:r w:rsidR="000521C0" w:rsidRPr="008528CE">
        <w:rPr>
          <w:rtl/>
        </w:rPr>
        <w:t xml:space="preserve"> שמא </w:t>
      </w:r>
      <w:r w:rsidR="00C404BD" w:rsidRPr="008528CE">
        <w:rPr>
          <w:rFonts w:hint="cs"/>
          <w:rtl/>
        </w:rPr>
        <w:t xml:space="preserve">צרתה </w:t>
      </w:r>
      <w:r w:rsidR="000521C0" w:rsidRPr="008528CE">
        <w:rPr>
          <w:rtl/>
        </w:rPr>
        <w:t>מעוברת</w:t>
      </w:r>
      <w:r w:rsidR="008528CE">
        <w:rPr>
          <w:rFonts w:hint="cs"/>
          <w:rtl/>
        </w:rPr>
        <w:t>.</w:t>
      </w:r>
    </w:p>
    <w:p w14:paraId="6B64F691" w14:textId="681078D4" w:rsidR="005C58B6" w:rsidRDefault="008528CE" w:rsidP="00C404BD">
      <w:pPr>
        <w:rPr>
          <w:rtl/>
        </w:rPr>
      </w:pPr>
      <w:r w:rsidRPr="00A07384">
        <w:rPr>
          <w:rStyle w:val="affff8"/>
          <w:rFonts w:cs="PFT_Frank" w:hint="cs"/>
          <w:b/>
          <w:bCs/>
          <w:szCs w:val="10"/>
          <w:rtl/>
        </w:rPr>
        <w:t>והיינו: דל</w:t>
      </w:r>
      <w:r w:rsidR="00C404BD" w:rsidRPr="00A07384">
        <w:rPr>
          <w:rStyle w:val="affff8"/>
          <w:rFonts w:cs="PFT_Frank" w:hint="eastAsia"/>
          <w:b/>
          <w:bCs/>
          <w:szCs w:val="10"/>
          <w:rtl/>
        </w:rPr>
        <w:t>התייבם</w:t>
      </w:r>
      <w:r w:rsidR="00C404BD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C404BD" w:rsidRPr="00A07384">
        <w:rPr>
          <w:rStyle w:val="affff8"/>
          <w:rFonts w:cs="PFT_Frank" w:hint="eastAsia"/>
          <w:b/>
          <w:bCs/>
          <w:szCs w:val="10"/>
          <w:rtl/>
        </w:rPr>
        <w:t>א</w:t>
      </w:r>
      <w:r w:rsidR="00C404BD" w:rsidRPr="00A07384">
        <w:rPr>
          <w:rStyle w:val="affff8"/>
          <w:rFonts w:cs="PFT_Frank"/>
          <w:b/>
          <w:bCs/>
          <w:szCs w:val="10"/>
          <w:rtl/>
        </w:rPr>
        <w:t>"א</w:t>
      </w:r>
      <w:r w:rsidR="000521C0" w:rsidRPr="008528CE">
        <w:rPr>
          <w:rtl/>
        </w:rPr>
        <w:t xml:space="preserve"> </w:t>
      </w:r>
      <w:r w:rsidR="000521C0" w:rsidRPr="007750DB">
        <w:rPr>
          <w:rStyle w:val="affff8"/>
          <w:rtl/>
        </w:rPr>
        <w:t>שמא</w:t>
      </w:r>
      <w:r w:rsidR="000521C0" w:rsidRPr="008528CE">
        <w:rPr>
          <w:rtl/>
        </w:rPr>
        <w:t xml:space="preserve"> </w:t>
      </w:r>
      <w:r w:rsidR="00C404BD" w:rsidRPr="007750DB">
        <w:rPr>
          <w:rStyle w:val="affff8"/>
          <w:rFonts w:hint="eastAsia"/>
          <w:rtl/>
        </w:rPr>
        <w:t>יהא</w:t>
      </w:r>
      <w:r w:rsidR="00C404BD" w:rsidRPr="008528CE">
        <w:rPr>
          <w:rFonts w:hint="cs"/>
          <w:rtl/>
        </w:rPr>
        <w:t xml:space="preserve"> </w:t>
      </w:r>
      <w:r w:rsidR="000521C0" w:rsidRPr="007750DB">
        <w:rPr>
          <w:rStyle w:val="affff8"/>
          <w:rtl/>
        </w:rPr>
        <w:t>ולד</w:t>
      </w:r>
      <w:r w:rsidR="000521C0" w:rsidRPr="008528CE">
        <w:rPr>
          <w:rtl/>
        </w:rPr>
        <w:t xml:space="preserve"> </w:t>
      </w:r>
      <w:r w:rsidR="000521C0" w:rsidRPr="007750DB">
        <w:rPr>
          <w:rStyle w:val="affff8"/>
          <w:rtl/>
        </w:rPr>
        <w:t>קיימא</w:t>
      </w:r>
      <w:r w:rsidR="000521C0" w:rsidRPr="008528CE">
        <w:rPr>
          <w:rtl/>
        </w:rPr>
        <w:t>,</w:t>
      </w:r>
      <w:r w:rsidR="00C404BD">
        <w:rPr>
          <w:rFonts w:hint="cs"/>
          <w:rtl/>
        </w:rPr>
        <w:t xml:space="preserve"> </w:t>
      </w:r>
      <w:r w:rsidR="00C404BD" w:rsidRPr="00D1637C">
        <w:rPr>
          <w:rFonts w:cs="PFT_Frank" w:hint="eastAsia"/>
          <w:b/>
          <w:bCs/>
          <w:szCs w:val="14"/>
          <w:rtl/>
        </w:rPr>
        <w:t>ול</w:t>
      </w:r>
      <w:r w:rsidR="000521C0" w:rsidRPr="00D1637C">
        <w:rPr>
          <w:rFonts w:cs="PFT_Frank"/>
          <w:b/>
          <w:bCs/>
          <w:szCs w:val="14"/>
          <w:rtl/>
        </w:rPr>
        <w:t>חלוץ</w:t>
      </w:r>
      <w:r w:rsidR="005C58B6" w:rsidRPr="00D1637C">
        <w:rPr>
          <w:rFonts w:cs="PFT_Frank" w:hint="cs"/>
          <w:b/>
          <w:bCs/>
          <w:szCs w:val="14"/>
          <w:rtl/>
        </w:rPr>
        <w:t xml:space="preserve"> ולינשא</w:t>
      </w:r>
      <w:r w:rsidR="000521C0" w:rsidRPr="007750DB">
        <w:rPr>
          <w:rtl/>
        </w:rPr>
        <w:t xml:space="preserve"> </w:t>
      </w:r>
      <w:r w:rsidR="000521C0" w:rsidRPr="00AC7749">
        <w:rPr>
          <w:spacing w:val="-6"/>
          <w:rtl/>
        </w:rPr>
        <w:t>בתוך ט'</w:t>
      </w:r>
      <w:r w:rsidR="00C404BD">
        <w:rPr>
          <w:rFonts w:hint="cs"/>
          <w:spacing w:val="-6"/>
          <w:rtl/>
        </w:rPr>
        <w:t xml:space="preserve"> חודשים</w:t>
      </w:r>
      <w:r w:rsidR="000521C0" w:rsidRPr="00AC7749">
        <w:rPr>
          <w:spacing w:val="-6"/>
          <w:rtl/>
        </w:rPr>
        <w:t xml:space="preserve"> </w:t>
      </w:r>
      <w:r w:rsidR="005C58B6">
        <w:rPr>
          <w:rFonts w:hint="cs"/>
          <w:spacing w:val="-6"/>
          <w:rtl/>
        </w:rPr>
        <w:t>א"</w:t>
      </w:r>
      <w:r w:rsidR="000521C0" w:rsidRPr="00AC7749">
        <w:rPr>
          <w:spacing w:val="-6"/>
          <w:rtl/>
        </w:rPr>
        <w:t xml:space="preserve">א </w:t>
      </w:r>
      <w:r w:rsidR="005C58B6">
        <w:rPr>
          <w:rFonts w:hint="cs"/>
          <w:spacing w:val="-6"/>
          <w:rtl/>
        </w:rPr>
        <w:t>ד</w:t>
      </w:r>
      <w:r w:rsidR="000521C0" w:rsidRPr="00AC7749">
        <w:rPr>
          <w:spacing w:val="-6"/>
          <w:rtl/>
        </w:rPr>
        <w:t>ספק</w:t>
      </w:r>
      <w:r w:rsidR="005C58B6" w:rsidRPr="007750DB">
        <w:rPr>
          <w:rtl/>
        </w:rPr>
        <w:t xml:space="preserve"> </w:t>
      </w:r>
      <w:r w:rsidR="000521C0" w:rsidRPr="007750DB">
        <w:rPr>
          <w:rFonts w:hint="eastAsia"/>
          <w:rtl/>
        </w:rPr>
        <w:t>שמא</w:t>
      </w:r>
      <w:r w:rsidR="000521C0" w:rsidRPr="007750DB">
        <w:rPr>
          <w:rtl/>
        </w:rPr>
        <w:t xml:space="preserve"> יהא </w:t>
      </w:r>
      <w:r w:rsidR="000521C0" w:rsidRPr="007750DB">
        <w:rPr>
          <w:rFonts w:hint="eastAsia"/>
          <w:rtl/>
        </w:rPr>
        <w:t>קיימא</w:t>
      </w:r>
      <w:r w:rsidR="000521C0" w:rsidRPr="008528CE">
        <w:rPr>
          <w:rStyle w:val="affff8"/>
          <w:rFonts w:hint="cs"/>
          <w:rtl/>
        </w:rPr>
        <w:t xml:space="preserve"> ואינו פוטר עד שיוולד</w:t>
      </w:r>
      <w:r w:rsidR="005C58B6">
        <w:rPr>
          <w:rFonts w:hint="cs"/>
          <w:rtl/>
        </w:rPr>
        <w:t>,</w:t>
      </w:r>
    </w:p>
    <w:p w14:paraId="671AC8EE" w14:textId="205228D6" w:rsidR="000521C0" w:rsidRPr="00AC7749" w:rsidRDefault="005C58B6" w:rsidP="008528CE">
      <w:pPr>
        <w:rPr>
          <w:spacing w:val="-6"/>
          <w:rtl/>
        </w:rPr>
      </w:pPr>
      <w:r w:rsidRPr="00D1637C">
        <w:rPr>
          <w:rFonts w:cs="PFT_Frank" w:hint="eastAsia"/>
          <w:b/>
          <w:bCs/>
          <w:szCs w:val="14"/>
          <w:rtl/>
        </w:rPr>
        <w:t>ול</w:t>
      </w:r>
      <w:r w:rsidR="000521C0" w:rsidRPr="00D1637C">
        <w:rPr>
          <w:rFonts w:cs="PFT_Frank"/>
          <w:b/>
          <w:bCs/>
          <w:szCs w:val="14"/>
          <w:rtl/>
        </w:rPr>
        <w:t>חלוץ</w:t>
      </w:r>
      <w:r w:rsidR="000521C0" w:rsidRPr="007750DB">
        <w:rPr>
          <w:rtl/>
        </w:rPr>
        <w:t xml:space="preserve"> בתוך </w:t>
      </w:r>
      <w:r>
        <w:rPr>
          <w:rFonts w:hint="cs"/>
          <w:rtl/>
        </w:rPr>
        <w:t>ט'</w:t>
      </w:r>
      <w:r w:rsidR="000521C0" w:rsidRPr="007750DB">
        <w:rPr>
          <w:rtl/>
        </w:rPr>
        <w:t xml:space="preserve"> </w:t>
      </w:r>
      <w:r w:rsidR="000521C0" w:rsidRPr="00D1637C">
        <w:rPr>
          <w:rFonts w:cs="PFT_Frank"/>
          <w:b/>
          <w:bCs/>
          <w:szCs w:val="14"/>
          <w:rtl/>
        </w:rPr>
        <w:t>ו</w:t>
      </w:r>
      <w:r w:rsidRPr="00D1637C">
        <w:rPr>
          <w:rFonts w:cs="PFT_Frank" w:hint="eastAsia"/>
          <w:b/>
          <w:bCs/>
          <w:szCs w:val="14"/>
          <w:rtl/>
        </w:rPr>
        <w:t>לי</w:t>
      </w:r>
      <w:r w:rsidR="000521C0" w:rsidRPr="00D1637C">
        <w:rPr>
          <w:rFonts w:cs="PFT_Frank"/>
          <w:b/>
          <w:bCs/>
          <w:szCs w:val="14"/>
          <w:rtl/>
        </w:rPr>
        <w:t>נ</w:t>
      </w:r>
      <w:r w:rsidR="000521C0" w:rsidRPr="00D1637C">
        <w:rPr>
          <w:rFonts w:cs="PFT_Frank"/>
          <w:b/>
          <w:bCs/>
          <w:spacing w:val="-6"/>
          <w:szCs w:val="14"/>
          <w:rtl/>
        </w:rPr>
        <w:t>שא</w:t>
      </w:r>
      <w:r w:rsidR="000521C0" w:rsidRPr="00AC7749">
        <w:rPr>
          <w:spacing w:val="-6"/>
          <w:rtl/>
        </w:rPr>
        <w:t xml:space="preserve"> אחר </w:t>
      </w:r>
      <w:r>
        <w:rPr>
          <w:rFonts w:hint="cs"/>
          <w:spacing w:val="-6"/>
          <w:rtl/>
        </w:rPr>
        <w:t>ט' - שמא לא קיימא</w:t>
      </w:r>
      <w:r w:rsidRPr="007750DB">
        <w:rPr>
          <w:rStyle w:val="affff8"/>
          <w:rtl/>
        </w:rPr>
        <w:t xml:space="preserve"> וחליצת מעוברת</w:t>
      </w:r>
      <w:r>
        <w:rPr>
          <w:rFonts w:hint="cs"/>
          <w:spacing w:val="-6"/>
          <w:rtl/>
        </w:rPr>
        <w:t>..</w:t>
      </w:r>
    </w:p>
    <w:p w14:paraId="289CC732" w14:textId="39A1616A" w:rsidR="00803FDF" w:rsidRDefault="000521C0" w:rsidP="005C58B6">
      <w:pPr>
        <w:rPr>
          <w:rFonts w:ascii="FontbitDavid" w:hAnsi="FontbitDavid"/>
          <w:sz w:val="32"/>
          <w:rtl/>
        </w:rPr>
      </w:pPr>
      <w:r w:rsidRPr="008528CE">
        <w:rPr>
          <w:rStyle w:val="affff5"/>
          <w:rtl/>
        </w:rPr>
        <w:t>ו</w:t>
      </w:r>
      <w:r w:rsidR="005C58B6" w:rsidRPr="007750DB">
        <w:rPr>
          <w:rStyle w:val="affff5"/>
          <w:rFonts w:hint="eastAsia"/>
          <w:rtl/>
        </w:rPr>
        <w:t>דחינו</w:t>
      </w:r>
      <w:r w:rsidR="005C58B6" w:rsidRPr="007750DB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תחלוץ ותנשא</w:t>
      </w:r>
      <w:r w:rsidRPr="00C35A2C">
        <w:rPr>
          <w:rFonts w:ascii="FontbitDavid" w:hAnsi="FontbitDavid"/>
          <w:sz w:val="32"/>
          <w:rtl/>
        </w:rPr>
        <w:t xml:space="preserve"> אחר ט'</w:t>
      </w:r>
      <w:r w:rsidR="005C58B6">
        <w:rPr>
          <w:rFonts w:ascii="FontbitDavid" w:hAnsi="FontbitDavid" w:hint="cs"/>
          <w:sz w:val="32"/>
          <w:rtl/>
        </w:rPr>
        <w:t xml:space="preserve">, </w:t>
      </w:r>
      <w:r w:rsidR="008528CE">
        <w:rPr>
          <w:rStyle w:val="affff8"/>
          <w:rFonts w:hint="cs"/>
          <w:rtl/>
        </w:rPr>
        <w:t>ד</w:t>
      </w:r>
      <w:r w:rsidR="005C58B6">
        <w:rPr>
          <w:rStyle w:val="affff8"/>
          <w:rFonts w:hint="cs"/>
          <w:rtl/>
        </w:rPr>
        <w:t xml:space="preserve">ודאי </w:t>
      </w:r>
      <w:r w:rsidR="005C58B6" w:rsidRPr="007750DB">
        <w:rPr>
          <w:rStyle w:val="affff8"/>
          <w:rFonts w:hint="eastAsia"/>
          <w:rtl/>
        </w:rPr>
        <w:t>נולד</w:t>
      </w:r>
      <w:r w:rsidR="005C58B6">
        <w:rPr>
          <w:rStyle w:val="affff8"/>
          <w:rFonts w:hint="cs"/>
          <w:rtl/>
        </w:rPr>
        <w:t xml:space="preserve"> או מת</w:t>
      </w:r>
      <w:r w:rsidR="005C58B6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7750DB">
        <w:rPr>
          <w:rStyle w:val="affff5"/>
          <w:rtl/>
        </w:rPr>
        <w:t>אלא</w:t>
      </w:r>
      <w:r w:rsidR="005C58B6">
        <w:rPr>
          <w:rStyle w:val="affff5"/>
          <w:rFonts w:hint="cs"/>
          <w:rtl/>
        </w:rPr>
        <w:t xml:space="preserve"> כ</w:t>
      </w:r>
      <w:r w:rsidRPr="00F264B5">
        <w:rPr>
          <w:rStyle w:val="affff5"/>
          <w:rFonts w:hint="cs"/>
          <w:rtl/>
        </w:rPr>
        <w:t>אב</w:t>
      </w:r>
      <w:r w:rsidRPr="00F264B5">
        <w:rPr>
          <w:rStyle w:val="affff5"/>
          <w:rtl/>
        </w:rPr>
        <w:t>"</w:t>
      </w:r>
      <w:r w:rsidRPr="00F264B5">
        <w:rPr>
          <w:rStyle w:val="affff5"/>
          <w:rFonts w:hint="cs"/>
          <w:rtl/>
        </w:rPr>
        <w:t>א</w:t>
      </w:r>
      <w:r w:rsidRPr="00F264B5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שמא יהא קיימא, וצריכה כרוז לכהונה</w:t>
      </w:r>
      <w:r w:rsidR="005C58B6">
        <w:rPr>
          <w:rFonts w:ascii="FontbitDavid" w:hAnsi="FontbitDavid" w:hint="cs"/>
          <w:sz w:val="32"/>
          <w:rtl/>
        </w:rPr>
        <w:t xml:space="preserve">, </w:t>
      </w:r>
      <w:r w:rsidR="00803FDF">
        <w:rPr>
          <w:rStyle w:val="affff8"/>
          <w:rFonts w:hint="cs"/>
          <w:rtl/>
        </w:rPr>
        <w:t>ו</w:t>
      </w:r>
      <w:r w:rsidR="005C58B6" w:rsidRPr="007750DB">
        <w:rPr>
          <w:rStyle w:val="affff8"/>
          <w:rFonts w:hint="eastAsia"/>
          <w:rtl/>
        </w:rPr>
        <w:t>ש</w:t>
      </w:r>
      <w:r w:rsidRPr="007750DB">
        <w:rPr>
          <w:rStyle w:val="affff8"/>
          <w:rFonts w:hint="eastAsia"/>
          <w:rtl/>
        </w:rPr>
        <w:t>לא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5C58B6" w:rsidRPr="007750DB">
        <w:rPr>
          <w:rStyle w:val="affff8"/>
          <w:rFonts w:hint="eastAsia"/>
          <w:rtl/>
        </w:rPr>
        <w:t>ישמע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7750DB">
        <w:rPr>
          <w:rStyle w:val="affff8"/>
          <w:rFonts w:hint="eastAsia"/>
          <w:rtl/>
        </w:rPr>
        <w:t>יאמר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8528CE">
        <w:rPr>
          <w:rStyle w:val="affff8"/>
          <w:rFonts w:hint="cs"/>
          <w:rtl/>
        </w:rPr>
        <w:t>'</w:t>
      </w:r>
      <w:r w:rsidRPr="007750DB">
        <w:rPr>
          <w:rStyle w:val="affff8"/>
          <w:rFonts w:hint="eastAsia"/>
          <w:rtl/>
        </w:rPr>
        <w:t>התירו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חלוצה</w:t>
      </w:r>
      <w:r w:rsidR="008528CE">
        <w:rPr>
          <w:rStyle w:val="affff8"/>
          <w:rFonts w:hint="cs"/>
          <w:rtl/>
        </w:rPr>
        <w:t>'</w:t>
      </w:r>
      <w:r w:rsidR="00803FDF">
        <w:rPr>
          <w:rStyle w:val="affff8"/>
          <w:rFonts w:hint="cs"/>
          <w:rtl/>
        </w:rPr>
        <w:t>.</w:t>
      </w:r>
      <w:r w:rsidRPr="00C35A2C">
        <w:rPr>
          <w:rFonts w:ascii="FontbitDavid" w:hAnsi="FontbitDavid" w:hint="cs"/>
          <w:sz w:val="32"/>
          <w:rtl/>
        </w:rPr>
        <w:t xml:space="preserve"> </w:t>
      </w:r>
    </w:p>
    <w:p w14:paraId="4CB7C6DF" w14:textId="6EDC1AFF" w:rsidR="00803FDF" w:rsidRPr="00062827" w:rsidRDefault="00803FDF" w:rsidP="00CF5119">
      <w:pPr>
        <w:rPr>
          <w:rStyle w:val="affff5"/>
          <w:rtl/>
        </w:rPr>
      </w:pPr>
      <w:r w:rsidRPr="00062827">
        <w:rPr>
          <w:rStyle w:val="affff5"/>
          <w:rFonts w:hint="cs"/>
          <w:rtl/>
        </w:rPr>
        <w:t>ו</w:t>
      </w:r>
      <w:r w:rsidR="000521C0" w:rsidRPr="00062827">
        <w:rPr>
          <w:rStyle w:val="affff5"/>
          <w:rtl/>
        </w:rPr>
        <w:t>אביי</w:t>
      </w:r>
      <w:r w:rsidRPr="00062827">
        <w:rPr>
          <w:rStyle w:val="affff5"/>
          <w:rFonts w:hint="cs"/>
          <w:rtl/>
        </w:rPr>
        <w:t xml:space="preserve"> דחה</w:t>
      </w:r>
      <w:r w:rsidR="000521C0" w:rsidRPr="00062827">
        <w:rPr>
          <w:rStyle w:val="affff5"/>
          <w:rtl/>
        </w:rPr>
        <w:t xml:space="preserve">: </w:t>
      </w:r>
      <w:r w:rsidRPr="00062827">
        <w:rPr>
          <w:rFonts w:hint="cs"/>
          <w:spacing w:val="-2"/>
          <w:rtl/>
        </w:rPr>
        <w:t>'</w:t>
      </w:r>
      <w:r w:rsidR="000521C0" w:rsidRPr="00D1637C">
        <w:rPr>
          <w:rFonts w:cs="PFT_Frank"/>
          <w:b/>
          <w:bCs/>
          <w:spacing w:val="-2"/>
          <w:szCs w:val="14"/>
          <w:rtl/>
        </w:rPr>
        <w:t>לא תנשא</w:t>
      </w:r>
      <w:r w:rsidR="000521C0" w:rsidRPr="00062827">
        <w:rPr>
          <w:spacing w:val="-2"/>
          <w:rtl/>
        </w:rPr>
        <w:t xml:space="preserve"> </w:t>
      </w:r>
      <w:r w:rsidR="000521C0" w:rsidRPr="00062827">
        <w:rPr>
          <w:rStyle w:val="affff8"/>
          <w:spacing w:val="-2"/>
          <w:rtl/>
        </w:rPr>
        <w:t>ולא תתייבם</w:t>
      </w:r>
      <w:r w:rsidRPr="00062827">
        <w:rPr>
          <w:rStyle w:val="affff8"/>
          <w:rFonts w:hint="cs"/>
          <w:spacing w:val="-2"/>
          <w:rtl/>
        </w:rPr>
        <w:t>'</w:t>
      </w:r>
      <w:r w:rsidR="000521C0" w:rsidRPr="00062827">
        <w:rPr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-</w:t>
      </w:r>
      <w:r w:rsidR="000521C0" w:rsidRPr="00062827">
        <w:rPr>
          <w:spacing w:val="-2"/>
          <w:rtl/>
        </w:rPr>
        <w:t xml:space="preserve"> בלא חליצה, אבל חלץ </w:t>
      </w:r>
      <w:r w:rsidR="000521C0" w:rsidRPr="00062827">
        <w:rPr>
          <w:rFonts w:hint="cs"/>
          <w:spacing w:val="-2"/>
          <w:rtl/>
        </w:rPr>
        <w:t>מותרת</w:t>
      </w:r>
      <w:r w:rsidR="000521C0" w:rsidRPr="00062827">
        <w:rPr>
          <w:spacing w:val="-2"/>
          <w:rtl/>
        </w:rPr>
        <w:t>.</w:t>
      </w:r>
    </w:p>
    <w:p w14:paraId="387D01BF" w14:textId="5DCAB97F" w:rsidR="00803FDF" w:rsidRPr="007750DB" w:rsidRDefault="00803FDF" w:rsidP="00615A60">
      <w:pPr>
        <w:pStyle w:val="affff2"/>
        <w:rPr>
          <w:rtl/>
        </w:rPr>
      </w:pPr>
      <w:bookmarkStart w:id="356" w:name="_Toc119172748"/>
      <w:bookmarkStart w:id="357" w:name="_Toc119229836"/>
      <w:r w:rsidRPr="007750DB">
        <w:rPr>
          <w:rFonts w:hint="eastAsia"/>
          <w:rtl/>
        </w:rPr>
        <w:t>פסק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ההלכה</w:t>
      </w:r>
      <w:bookmarkEnd w:id="356"/>
      <w:bookmarkEnd w:id="357"/>
    </w:p>
    <w:p w14:paraId="6D4E4940" w14:textId="44A699F4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F264B5">
        <w:rPr>
          <w:rStyle w:val="affff5"/>
          <w:rFonts w:hint="cs"/>
          <w:rtl/>
        </w:rPr>
        <w:t>ת"כ דר</w:t>
      </w:r>
      <w:r w:rsidRPr="00F264B5">
        <w:rPr>
          <w:rStyle w:val="affff5"/>
          <w:rtl/>
        </w:rPr>
        <w:t>"</w:t>
      </w:r>
      <w:r w:rsidRPr="00F264B5">
        <w:rPr>
          <w:rStyle w:val="affff5"/>
          <w:rFonts w:hint="cs"/>
          <w:rtl/>
        </w:rPr>
        <w:t>ל</w:t>
      </w:r>
      <w:r w:rsidRPr="00F264B5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החולץ למעוברת והפילה - צריכה חליצה מהאחין.</w:t>
      </w:r>
    </w:p>
    <w:p w14:paraId="72128CD5" w14:textId="56913F7D" w:rsidR="00803FDF" w:rsidRDefault="000521C0" w:rsidP="00803FDF">
      <w:pPr>
        <w:rPr>
          <w:rtl/>
        </w:rPr>
      </w:pPr>
      <w:r w:rsidRPr="00F264B5">
        <w:rPr>
          <w:rStyle w:val="affff5"/>
          <w:rtl/>
        </w:rPr>
        <w:t>רבא:</w:t>
      </w:r>
      <w:r w:rsidRPr="0039104D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הלכ</w:t>
      </w:r>
      <w:r w:rsidR="00803FDF" w:rsidRPr="00D1637C">
        <w:rPr>
          <w:rFonts w:cs="PFT_Frank" w:hint="eastAsia"/>
          <w:b/>
          <w:bCs/>
          <w:szCs w:val="14"/>
          <w:rtl/>
        </w:rPr>
        <w:t>ה</w:t>
      </w:r>
      <w:r w:rsidRPr="008528CE">
        <w:rPr>
          <w:rtl/>
        </w:rPr>
        <w:t xml:space="preserve"> </w:t>
      </w:r>
      <w:r w:rsidRPr="008528CE">
        <w:rPr>
          <w:rStyle w:val="affff5"/>
          <w:rFonts w:hint="cs"/>
          <w:rtl/>
        </w:rPr>
        <w:t>כ</w:t>
      </w:r>
      <w:r w:rsidRPr="008528CE">
        <w:rPr>
          <w:rStyle w:val="affff5"/>
          <w:rtl/>
        </w:rPr>
        <w:t>ר"ל</w:t>
      </w:r>
      <w:r w:rsidRPr="007750DB">
        <w:rPr>
          <w:rtl/>
        </w:rPr>
        <w:t xml:space="preserve"> </w:t>
      </w:r>
      <w:r w:rsidRPr="008528CE">
        <w:rPr>
          <w:rtl/>
        </w:rPr>
        <w:t>ב</w:t>
      </w:r>
      <w:r w:rsidR="00803FDF">
        <w:rPr>
          <w:rFonts w:hint="cs"/>
          <w:rtl/>
        </w:rPr>
        <w:t xml:space="preserve">שלשה: </w:t>
      </w:r>
      <w:r w:rsidR="00803FDF">
        <w:rPr>
          <w:rtl/>
        </w:rPr>
        <w:tab/>
      </w:r>
      <w:r w:rsidR="00803FDF">
        <w:rPr>
          <w:rtl/>
        </w:rPr>
        <w:tab/>
      </w:r>
      <w:r w:rsidR="00803FDF">
        <w:rPr>
          <w:rtl/>
        </w:rPr>
        <w:tab/>
      </w:r>
      <w:r w:rsidR="00803FDF">
        <w:rPr>
          <w:rtl/>
        </w:rPr>
        <w:tab/>
      </w:r>
      <w:r w:rsidR="00803FDF">
        <w:rPr>
          <w:rtl/>
        </w:rPr>
        <w:tab/>
      </w:r>
      <w:r w:rsidR="00803FDF">
        <w:rPr>
          <w:rtl/>
        </w:rPr>
        <w:tab/>
      </w:r>
      <w:r w:rsidR="00803FDF">
        <w:rPr>
          <w:rtl/>
        </w:rPr>
        <w:tab/>
      </w:r>
      <w:r w:rsidR="00803FDF">
        <w:rPr>
          <w:rtl/>
        </w:rPr>
        <w:tab/>
      </w:r>
      <w:r w:rsidR="00803FDF">
        <w:rPr>
          <w:rtl/>
        </w:rPr>
        <w:tab/>
      </w:r>
      <w:r w:rsidR="00803FDF">
        <w:rPr>
          <w:rtl/>
        </w:rPr>
        <w:tab/>
      </w:r>
      <w:r w:rsidR="00803FDF">
        <w:rPr>
          <w:rtl/>
        </w:rPr>
        <w:tab/>
      </w:r>
      <w:r w:rsidR="00803FDF">
        <w:rPr>
          <w:rtl/>
        </w:rPr>
        <w:tab/>
      </w:r>
      <w:r w:rsidR="00803FDF" w:rsidRPr="007750DB">
        <w:rPr>
          <w:rStyle w:val="affff5"/>
          <w:rFonts w:hint="eastAsia"/>
          <w:rtl/>
        </w:rPr>
        <w:t>א</w:t>
      </w:r>
      <w:r w:rsidR="00803FDF" w:rsidRPr="007750DB">
        <w:rPr>
          <w:rStyle w:val="affff5"/>
          <w:rtl/>
        </w:rPr>
        <w:t>.</w:t>
      </w:r>
      <w:r w:rsidR="00803FDF">
        <w:rPr>
          <w:rFonts w:hint="cs"/>
          <w:rtl/>
        </w:rPr>
        <w:t xml:space="preserve"> סוגייתנו,</w:t>
      </w:r>
    </w:p>
    <w:p w14:paraId="23942E08" w14:textId="77777777" w:rsidR="0046322E" w:rsidRDefault="00803FDF" w:rsidP="00803FDF">
      <w:pPr>
        <w:rPr>
          <w:spacing w:val="-4"/>
          <w:sz w:val="32"/>
          <w:rtl/>
        </w:rPr>
      </w:pPr>
      <w:r>
        <w:rPr>
          <w:rStyle w:val="affff5"/>
          <w:rFonts w:hint="cs"/>
          <w:rtl/>
        </w:rPr>
        <w:t>ב</w:t>
      </w:r>
      <w:r w:rsidRPr="007750DB">
        <w:rPr>
          <w:rStyle w:val="affff5"/>
          <w:rtl/>
        </w:rPr>
        <w:t>.</w:t>
      </w:r>
      <w:r>
        <w:rPr>
          <w:rStyle w:val="affff5"/>
          <w:rFonts w:hint="cs"/>
          <w:rtl/>
        </w:rPr>
        <w:t xml:space="preserve"> דתנן</w:t>
      </w:r>
      <w:r>
        <w:rPr>
          <w:rFonts w:hint="cs"/>
          <w:rtl/>
        </w:rPr>
        <w:t xml:space="preserve"> </w:t>
      </w:r>
      <w:r w:rsidR="000521C0" w:rsidRPr="007750DB">
        <w:rPr>
          <w:rtl/>
        </w:rPr>
        <w:t>המחלק נכסיו</w:t>
      </w:r>
      <w:r w:rsidR="000521C0" w:rsidRPr="00AC7749">
        <w:rPr>
          <w:spacing w:val="-4"/>
          <w:sz w:val="32"/>
          <w:rtl/>
        </w:rPr>
        <w:t xml:space="preserve">, ריבה לאחד ומיעט לאחד והשוה הבכור </w:t>
      </w:r>
    </w:p>
    <w:p w14:paraId="25EAE80B" w14:textId="28FB49EB" w:rsidR="00803FDF" w:rsidRDefault="000521C0" w:rsidP="0046322E">
      <w:pPr>
        <w:ind w:firstLine="113"/>
        <w:rPr>
          <w:rFonts w:ascii="FontbitDavid" w:hAnsi="FontbitDavid"/>
          <w:sz w:val="32"/>
          <w:rtl/>
        </w:rPr>
      </w:pPr>
      <w:r w:rsidRPr="00AC7749">
        <w:rPr>
          <w:spacing w:val="-4"/>
          <w:sz w:val="32"/>
          <w:rtl/>
        </w:rPr>
        <w:t>-</w:t>
      </w:r>
      <w:r w:rsidR="0046322E">
        <w:rPr>
          <w:rFonts w:hint="cs"/>
          <w:spacing w:val="-4"/>
          <w:sz w:val="32"/>
          <w:rtl/>
        </w:rPr>
        <w:t xml:space="preserve"> </w:t>
      </w:r>
      <w:r w:rsidRPr="00AC7749">
        <w:rPr>
          <w:spacing w:val="-4"/>
          <w:sz w:val="32"/>
          <w:rtl/>
        </w:rPr>
        <w:t>דבריו קיימין,</w:t>
      </w:r>
      <w:r w:rsidR="00803FDF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ואם אמר </w:t>
      </w:r>
      <w:r w:rsidR="00803FDF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ירושה</w:t>
      </w:r>
      <w:r w:rsidR="00803FDF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לא אמר כלום, </w:t>
      </w:r>
    </w:p>
    <w:p w14:paraId="7E3F9B41" w14:textId="6D89667D" w:rsidR="000521C0" w:rsidRPr="00C35A2C" w:rsidRDefault="000521C0" w:rsidP="0046322E">
      <w:pPr>
        <w:ind w:firstLine="113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כתב בתחלה </w:t>
      </w:r>
      <w:r w:rsidR="00803FDF">
        <w:rPr>
          <w:rFonts w:ascii="FontbitDavid" w:hAnsi="FontbitDavid" w:hint="cs"/>
          <w:sz w:val="32"/>
          <w:rtl/>
        </w:rPr>
        <w:t>או</w:t>
      </w:r>
      <w:r w:rsidRPr="00C35A2C">
        <w:rPr>
          <w:rFonts w:ascii="FontbitDavid" w:hAnsi="FontbitDavid"/>
          <w:sz w:val="32"/>
          <w:rtl/>
        </w:rPr>
        <w:t xml:space="preserve"> בסוף </w:t>
      </w:r>
      <w:r w:rsidR="00803FDF">
        <w:rPr>
          <w:rFonts w:ascii="FontbitDavid" w:hAnsi="FontbitDavid" w:hint="cs"/>
          <w:sz w:val="32"/>
          <w:rtl/>
        </w:rPr>
        <w:t>או</w:t>
      </w:r>
      <w:r w:rsidRPr="00C35A2C">
        <w:rPr>
          <w:rFonts w:ascii="FontbitDavid" w:hAnsi="FontbitDavid"/>
          <w:sz w:val="32"/>
          <w:rtl/>
        </w:rPr>
        <w:t xml:space="preserve"> באמצע </w:t>
      </w:r>
      <w:r w:rsidR="00803FDF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מתנה</w:t>
      </w:r>
      <w:r w:rsidR="00803FDF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דבריו קיימין</w:t>
      </w:r>
      <w:r w:rsidR="00803FDF">
        <w:rPr>
          <w:rFonts w:ascii="FontbitDavid" w:hAnsi="FontbitDavid" w:hint="cs"/>
          <w:sz w:val="32"/>
          <w:rtl/>
        </w:rPr>
        <w:t>.</w:t>
      </w:r>
    </w:p>
    <w:p w14:paraId="69340EE9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לו:</w:t>
      </w:r>
    </w:p>
    <w:p w14:paraId="0D2CFC0E" w14:textId="71348D5B" w:rsidR="000521C0" w:rsidRPr="007750DB" w:rsidRDefault="000521C0" w:rsidP="007750DB">
      <w:pPr>
        <w:rPr>
          <w:rStyle w:val="affff8"/>
          <w:rtl/>
        </w:rPr>
      </w:pPr>
      <w:r w:rsidRPr="00F264B5">
        <w:rPr>
          <w:rStyle w:val="affff5"/>
          <w:rFonts w:hint="cs"/>
          <w:rtl/>
        </w:rPr>
        <w:t>ו</w:t>
      </w:r>
      <w:r w:rsidRPr="00F264B5">
        <w:rPr>
          <w:rStyle w:val="affff5"/>
          <w:rtl/>
        </w:rPr>
        <w:t>אר"ל: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803FDF">
        <w:rPr>
          <w:rFonts w:hint="cs"/>
          <w:rtl/>
        </w:rPr>
        <w:t>צריך</w:t>
      </w:r>
      <w:r w:rsidRPr="007750DB">
        <w:rPr>
          <w:rtl/>
        </w:rPr>
        <w:t xml:space="preserve"> </w:t>
      </w:r>
      <w:r w:rsidR="00803FDF">
        <w:rPr>
          <w:rFonts w:hint="cs"/>
          <w:rtl/>
        </w:rPr>
        <w:t>לו</w:t>
      </w:r>
      <w:r w:rsidRPr="007750DB">
        <w:rPr>
          <w:rtl/>
        </w:rPr>
        <w:t xml:space="preserve">מר </w:t>
      </w:r>
      <w:r w:rsidRPr="00D1637C">
        <w:rPr>
          <w:rFonts w:cs="PFT_Frank"/>
          <w:b/>
          <w:bCs/>
          <w:szCs w:val="14"/>
          <w:rtl/>
        </w:rPr>
        <w:t>פלוני ופלוני</w:t>
      </w:r>
      <w:r w:rsidRPr="007750DB">
        <w:rPr>
          <w:rtl/>
        </w:rPr>
        <w:t xml:space="preserve"> </w:t>
      </w:r>
      <w:r w:rsidRPr="007750DB">
        <w:rPr>
          <w:rStyle w:val="affff8"/>
          <w:rtl/>
        </w:rPr>
        <w:t xml:space="preserve">ירשו שדה </w:t>
      </w:r>
      <w:r w:rsidRPr="00A07384">
        <w:rPr>
          <w:rStyle w:val="affff8"/>
          <w:rFonts w:cs="PFT_Frank"/>
          <w:b/>
          <w:bCs/>
          <w:szCs w:val="10"/>
          <w:rtl/>
        </w:rPr>
        <w:t>שנתתי</w:t>
      </w:r>
      <w:r w:rsidRPr="007750DB">
        <w:rPr>
          <w:rStyle w:val="affff8"/>
          <w:rtl/>
        </w:rPr>
        <w:t xml:space="preserve"> וירשו</w:t>
      </w:r>
      <w:r w:rsidR="00803FDF">
        <w:rPr>
          <w:rStyle w:val="affff8"/>
          <w:rFonts w:hint="cs"/>
          <w:rtl/>
        </w:rPr>
        <w:t xml:space="preserve">, </w:t>
      </w:r>
      <w:r w:rsidR="00803FDF" w:rsidRPr="00A07384">
        <w:rPr>
          <w:rStyle w:val="affff8"/>
          <w:rFonts w:cs="PFT_Frank" w:hint="eastAsia"/>
          <w:b/>
          <w:bCs/>
          <w:szCs w:val="10"/>
          <w:rtl/>
        </w:rPr>
        <w:t>לא</w:t>
      </w:r>
      <w:r w:rsidR="00803FDF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803FDF" w:rsidRPr="00A07384">
        <w:rPr>
          <w:rStyle w:val="affff8"/>
          <w:rFonts w:cs="PFT_Frank" w:hint="eastAsia"/>
          <w:b/>
          <w:bCs/>
          <w:szCs w:val="10"/>
          <w:rtl/>
        </w:rPr>
        <w:t>רק</w:t>
      </w:r>
      <w:r w:rsidR="00803FDF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803FDF" w:rsidRPr="00A07384">
        <w:rPr>
          <w:rStyle w:val="affff8"/>
          <w:rFonts w:cs="PFT_Frank" w:hint="eastAsia"/>
          <w:b/>
          <w:bCs/>
          <w:szCs w:val="10"/>
          <w:rtl/>
        </w:rPr>
        <w:t>באחד</w:t>
      </w:r>
      <w:r w:rsidR="00803FDF">
        <w:rPr>
          <w:rStyle w:val="affff8"/>
          <w:rFonts w:hint="cs"/>
          <w:rtl/>
        </w:rPr>
        <w:t>.</w:t>
      </w:r>
    </w:p>
    <w:p w14:paraId="419C844A" w14:textId="1C8D870C" w:rsidR="00803FDF" w:rsidRDefault="00803FDF" w:rsidP="00803F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ג</w:t>
      </w:r>
      <w:r w:rsidRPr="007750DB">
        <w:rPr>
          <w:rStyle w:val="affff5"/>
          <w:rtl/>
        </w:rPr>
        <w:t>. דתנן</w:t>
      </w:r>
      <w:r w:rsidR="000521C0" w:rsidRPr="00C35A2C">
        <w:rPr>
          <w:rFonts w:ascii="FontbitDavid" w:hAnsi="FontbitDavid"/>
          <w:sz w:val="32"/>
          <w:rtl/>
        </w:rPr>
        <w:t xml:space="preserve"> הכותב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C35A2C">
        <w:rPr>
          <w:rFonts w:ascii="FontbitDavid" w:hAnsi="FontbitDavid"/>
          <w:sz w:val="32"/>
          <w:rtl/>
        </w:rPr>
        <w:t>נכסיו לבנו לאחר מותו, מכר אב מכור עד שימות</w:t>
      </w:r>
      <w:r>
        <w:rPr>
          <w:rFonts w:ascii="FontbitDavid" w:hAnsi="FontbitDavid" w:hint="cs"/>
          <w:sz w:val="32"/>
          <w:rtl/>
        </w:rPr>
        <w:t>,</w:t>
      </w:r>
    </w:p>
    <w:p w14:paraId="3516F340" w14:textId="5E4F48BF" w:rsidR="000521C0" w:rsidRPr="00C35A2C" w:rsidRDefault="000521C0" w:rsidP="0046322E">
      <w:pPr>
        <w:ind w:left="226" w:firstLine="113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מכר בן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אין ללוקח עד שימות אב</w:t>
      </w:r>
      <w:r w:rsidR="00803FDF">
        <w:rPr>
          <w:rFonts w:ascii="FontbitDavid" w:hAnsi="FontbitDavid" w:hint="cs"/>
          <w:sz w:val="32"/>
          <w:rtl/>
        </w:rPr>
        <w:t>,</w:t>
      </w:r>
    </w:p>
    <w:p w14:paraId="4C7EBADC" w14:textId="72552842" w:rsidR="000521C0" w:rsidRDefault="000521C0" w:rsidP="000521C0">
      <w:pPr>
        <w:rPr>
          <w:rtl/>
        </w:rPr>
      </w:pPr>
      <w:r w:rsidRPr="000D59DE">
        <w:rPr>
          <w:rStyle w:val="affff5"/>
          <w:rtl/>
        </w:rPr>
        <w:t>ואיתמר:</w:t>
      </w:r>
      <w:r w:rsidRPr="00C35A2C">
        <w:rPr>
          <w:rFonts w:ascii="FontbitDavid" w:hAnsi="FontbitDavid"/>
          <w:sz w:val="32"/>
          <w:rtl/>
        </w:rPr>
        <w:t xml:space="preserve"> מכר הבן בחיי האב, ומת הבן בחיי האב</w:t>
      </w:r>
      <w:r w:rsidR="00803FDF">
        <w:rPr>
          <w:rFonts w:ascii="FontbitDavid" w:hAnsi="FontbitDavid" w:hint="cs"/>
          <w:sz w:val="32"/>
          <w:rtl/>
        </w:rPr>
        <w:t xml:space="preserve"> -</w:t>
      </w:r>
    </w:p>
    <w:p w14:paraId="34B3167D" w14:textId="5D56E19D" w:rsidR="00803FDF" w:rsidRDefault="000521C0" w:rsidP="00803FDF">
      <w:pPr>
        <w:rPr>
          <w:rFonts w:ascii="FontbitDavid" w:hAnsi="FontbitDavid"/>
          <w:sz w:val="32"/>
          <w:rtl/>
        </w:rPr>
      </w:pPr>
      <w:r w:rsidRPr="000D59DE">
        <w:rPr>
          <w:rStyle w:val="affff5"/>
          <w:rFonts w:hint="cs"/>
          <w:rtl/>
        </w:rPr>
        <w:t>רי</w:t>
      </w:r>
      <w:r w:rsidRPr="000D59DE">
        <w:rPr>
          <w:rStyle w:val="affff5"/>
          <w:rtl/>
        </w:rPr>
        <w:t>"</w:t>
      </w:r>
      <w:r w:rsidRPr="000D59DE">
        <w:rPr>
          <w:rStyle w:val="affff5"/>
          <w:rFonts w:hint="cs"/>
          <w:rtl/>
        </w:rPr>
        <w:t>ו:</w:t>
      </w:r>
      <w:r w:rsidRPr="00C35A2C">
        <w:rPr>
          <w:rFonts w:ascii="FontbitDavid" w:hAnsi="FontbitDavid"/>
          <w:sz w:val="32"/>
          <w:rtl/>
        </w:rPr>
        <w:t xml:space="preserve"> לא קנה לוקח, </w:t>
      </w:r>
      <w:r w:rsidRPr="007750DB">
        <w:rPr>
          <w:rStyle w:val="affff8"/>
          <w:rtl/>
        </w:rPr>
        <w:t>קנין פירות כקנין גוף</w:t>
      </w:r>
      <w:r w:rsidR="008528CE">
        <w:rPr>
          <w:rStyle w:val="affff8"/>
          <w:rFonts w:hint="cs"/>
          <w:rtl/>
        </w:rPr>
        <w:t>,</w:t>
      </w:r>
      <w:r w:rsidR="00803FDF">
        <w:rPr>
          <w:rStyle w:val="affff5"/>
          <w:rFonts w:hint="cs"/>
          <w:rtl/>
        </w:rPr>
        <w:t xml:space="preserve"> </w:t>
      </w:r>
      <w:r w:rsidR="008528CE">
        <w:rPr>
          <w:rStyle w:val="affff5"/>
          <w:rFonts w:hint="cs"/>
          <w:rtl/>
        </w:rPr>
        <w:t xml:space="preserve">    </w:t>
      </w:r>
      <w:r w:rsidRPr="000D59DE">
        <w:rPr>
          <w:rStyle w:val="affff5"/>
          <w:rtl/>
        </w:rPr>
        <w:t>ר"ל</w:t>
      </w:r>
      <w:r w:rsidRPr="000D59DE">
        <w:rPr>
          <w:rStyle w:val="affff5"/>
          <w:rFonts w:hint="cs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קנה</w:t>
      </w:r>
      <w:r w:rsidR="00803FDF">
        <w:rPr>
          <w:rFonts w:ascii="FontbitDavid" w:hAnsi="FontbitDavid" w:hint="cs"/>
          <w:sz w:val="32"/>
          <w:rtl/>
        </w:rPr>
        <w:t xml:space="preserve"> לוקח</w:t>
      </w:r>
      <w:r w:rsidRPr="00C35A2C">
        <w:rPr>
          <w:rFonts w:ascii="FontbitDavid" w:hAnsi="FontbitDavid"/>
          <w:sz w:val="32"/>
          <w:rtl/>
        </w:rPr>
        <w:t xml:space="preserve">, </w:t>
      </w:r>
      <w:r w:rsidRPr="007750DB">
        <w:rPr>
          <w:rStyle w:val="affff8"/>
          <w:rtl/>
        </w:rPr>
        <w:t>לא כק</w:t>
      </w:r>
      <w:r w:rsidR="00803FDF" w:rsidRPr="007750DB">
        <w:rPr>
          <w:rStyle w:val="affff8"/>
          <w:rtl/>
        </w:rPr>
        <w:t>"ג</w:t>
      </w:r>
      <w:r w:rsidR="00803FDF">
        <w:rPr>
          <w:rStyle w:val="affff8"/>
          <w:rFonts w:hint="cs"/>
          <w:rtl/>
        </w:rPr>
        <w:t>.</w:t>
      </w:r>
    </w:p>
    <w:p w14:paraId="1D75638E" w14:textId="2544323B" w:rsidR="000521C0" w:rsidRPr="00C35A2C" w:rsidRDefault="00803FDF" w:rsidP="000521C0">
      <w:pPr>
        <w:pStyle w:val="afff4"/>
        <w:rPr>
          <w:rtl/>
        </w:rPr>
      </w:pPr>
      <w:ins w:id="9854" w:author="מספור קטעי משנה" w:date="2026-10-06T06:45:58Z">
        <w:r>
          <w:rPr>
            <w:rStyle w:val="MisparKeta"/>
          </w:rPr>
          <w:t xml:space="preserve">א. </w:t>
        </w:r>
      </w:ins>
      <w:bookmarkStart w:id="358" w:name="_Toc119172749"/>
      <w:bookmarkStart w:id="359" w:name="_Toc119229837"/>
      <w:r>
        <w:rPr>
          <w:rFonts w:ascii="FontbitDavid" w:hAnsi="FontbitDavid" w:hint="cs"/>
          <w:rtl/>
        </w:rPr>
        <w:lastRenderedPageBreak/>
        <w:t>הכונס</w:t>
      </w:r>
      <w:r w:rsidR="00B16DBB">
        <w:rPr>
          <w:rFonts w:ascii="FontbitDavid" w:hAnsi="FontbitDavid" w:hint="cs"/>
          <w:rtl/>
        </w:rPr>
        <w:t xml:space="preserve"> יבמתו..</w:t>
      </w:r>
      <w:r>
        <w:rPr>
          <w:rFonts w:ascii="FontbitDavid" w:hAnsi="FontbitDavid" w:hint="cs"/>
          <w:rtl/>
        </w:rPr>
        <w:t xml:space="preserve"> </w:t>
      </w:r>
      <w:r w:rsidR="000521C0" w:rsidRPr="00C35A2C">
        <w:rPr>
          <w:rtl/>
        </w:rPr>
        <w:t>אין הולד של קיימא</w:t>
      </w:r>
      <w:r w:rsidR="008528CE">
        <w:rPr>
          <w:rFonts w:hint="cs"/>
          <w:rtl/>
        </w:rPr>
        <w:t xml:space="preserve"> -</w:t>
      </w:r>
      <w:r w:rsidR="000521C0" w:rsidRPr="00C35A2C">
        <w:rPr>
          <w:rtl/>
        </w:rPr>
        <w:t xml:space="preserve"> </w:t>
      </w:r>
      <w:r w:rsidR="00B16DBB">
        <w:rPr>
          <w:rFonts w:hint="cs"/>
          <w:rtl/>
        </w:rPr>
        <w:t>יקיים</w:t>
      </w:r>
      <w:r w:rsidR="000521C0" w:rsidRPr="00C35A2C">
        <w:rPr>
          <w:rtl/>
        </w:rPr>
        <w:t>.</w:t>
      </w:r>
      <w:bookmarkEnd w:id="358"/>
      <w:bookmarkEnd w:id="359"/>
    </w:p>
    <w:p w14:paraId="3B78FB21" w14:textId="156B17C8" w:rsidR="000521C0" w:rsidRPr="00C35A2C" w:rsidRDefault="00B16DBB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אבל ל</w:t>
      </w:r>
      <w:r w:rsidR="000521C0" w:rsidRPr="000D59DE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 xml:space="preserve">' </w:t>
      </w:r>
      <w:r w:rsidR="000521C0" w:rsidRPr="000D59DE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>ליעזר</w:t>
      </w:r>
      <w:r w:rsidR="000521C0" w:rsidRPr="00C35A2C">
        <w:rPr>
          <w:rFonts w:ascii="FontbitDavid" w:hAnsi="FontbitDavid"/>
          <w:sz w:val="32"/>
          <w:rtl/>
        </w:rPr>
        <w:t>: יוציא</w:t>
      </w:r>
      <w:r>
        <w:rPr>
          <w:rFonts w:ascii="FontbitDavid" w:hAnsi="FontbitDavid" w:hint="cs"/>
          <w:sz w:val="32"/>
          <w:rtl/>
        </w:rPr>
        <w:t>נה</w:t>
      </w:r>
      <w:r w:rsidR="000521C0" w:rsidRPr="00C35A2C">
        <w:rPr>
          <w:rFonts w:ascii="FontbitDavid" w:hAnsi="FontbitDavid"/>
          <w:sz w:val="32"/>
          <w:rtl/>
        </w:rPr>
        <w:t xml:space="preserve"> בגט</w:t>
      </w:r>
      <w:r w:rsidRPr="007750DB">
        <w:rPr>
          <w:rStyle w:val="affff8"/>
          <w:rtl/>
        </w:rPr>
        <w:t xml:space="preserve"> קנס</w:t>
      </w:r>
      <w:r>
        <w:rPr>
          <w:rStyle w:val="affff8"/>
          <w:rFonts w:hint="cs"/>
          <w:rtl/>
        </w:rPr>
        <w:t>.</w:t>
      </w:r>
    </w:p>
    <w:p w14:paraId="64716613" w14:textId="2B81E7D8" w:rsidR="00B16DBB" w:rsidRDefault="000521C0" w:rsidP="00B16DBB">
      <w:pPr>
        <w:rPr>
          <w:rFonts w:ascii="FontbitDavid" w:hAnsi="FontbitDavid"/>
          <w:sz w:val="32"/>
          <w:rtl/>
        </w:rPr>
      </w:pPr>
      <w:r w:rsidRPr="000D59DE">
        <w:rPr>
          <w:rStyle w:val="affff5"/>
          <w:rtl/>
        </w:rPr>
        <w:t>רבא: ר</w:t>
      </w:r>
      <w:r w:rsidR="00B16DBB">
        <w:rPr>
          <w:rStyle w:val="affff5"/>
          <w:rFonts w:hint="cs"/>
          <w:rtl/>
        </w:rPr>
        <w:t>"</w:t>
      </w:r>
      <w:r w:rsidRPr="000D59DE">
        <w:rPr>
          <w:rStyle w:val="affff5"/>
          <w:rtl/>
        </w:rPr>
        <w:t>א</w:t>
      </w:r>
      <w:r w:rsidRPr="00C35A2C">
        <w:rPr>
          <w:rFonts w:ascii="FontbitDavid" w:hAnsi="FontbitDavid"/>
          <w:sz w:val="32"/>
          <w:rtl/>
        </w:rPr>
        <w:t xml:space="preserve"> </w:t>
      </w:r>
      <w:r w:rsidR="00B16DBB">
        <w:rPr>
          <w:rStyle w:val="affff5"/>
          <w:rFonts w:hint="cs"/>
          <w:rtl/>
        </w:rPr>
        <w:t>כ</w:t>
      </w:r>
      <w:r w:rsidRPr="000D59DE">
        <w:rPr>
          <w:rStyle w:val="affff5"/>
          <w:rtl/>
        </w:rPr>
        <w:t xml:space="preserve">ר"מ, </w:t>
      </w:r>
      <w:r w:rsidR="00B16DBB">
        <w:rPr>
          <w:rFonts w:ascii="FontbitDavid" w:hAnsi="FontbitDavid" w:hint="cs"/>
          <w:sz w:val="32"/>
          <w:rtl/>
        </w:rPr>
        <w:t>ד</w:t>
      </w:r>
      <w:r w:rsidRPr="00C35A2C">
        <w:rPr>
          <w:rFonts w:ascii="FontbitDavid" w:hAnsi="FontbitDavid"/>
          <w:sz w:val="32"/>
          <w:rtl/>
        </w:rPr>
        <w:t xml:space="preserve">לא ישא אדם מעוברת </w:t>
      </w:r>
      <w:r w:rsidRPr="007750DB">
        <w:rPr>
          <w:rStyle w:val="affff8"/>
          <w:rtl/>
        </w:rPr>
        <w:t xml:space="preserve">ומינקת </w:t>
      </w:r>
      <w:r w:rsidRPr="00C35A2C">
        <w:rPr>
          <w:rFonts w:ascii="FontbitDavid" w:hAnsi="FontbitDavid"/>
          <w:sz w:val="32"/>
          <w:rtl/>
        </w:rPr>
        <w:t>חבירו</w:t>
      </w:r>
      <w:r w:rsidR="008528CE" w:rsidRPr="007750DB">
        <w:rPr>
          <w:rStyle w:val="affff8"/>
          <w:rtl/>
        </w:rPr>
        <w:t xml:space="preserve"> עד כ"ד חודש</w:t>
      </w:r>
    </w:p>
    <w:p w14:paraId="5BB87835" w14:textId="6020754A" w:rsidR="000521C0" w:rsidRPr="00C35A2C" w:rsidRDefault="000521C0" w:rsidP="008528CE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נשא</w:t>
      </w:r>
      <w:r w:rsidR="008528CE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0D59DE">
        <w:rPr>
          <w:rStyle w:val="affff5"/>
          <w:rFonts w:hint="cs"/>
          <w:rtl/>
        </w:rPr>
        <w:t>לר</w:t>
      </w:r>
      <w:r w:rsidRPr="000D59DE">
        <w:rPr>
          <w:rStyle w:val="affff5"/>
          <w:rtl/>
        </w:rPr>
        <w:t>"</w:t>
      </w:r>
      <w:r w:rsidRPr="000D59DE">
        <w:rPr>
          <w:rStyle w:val="affff5"/>
          <w:rFonts w:hint="cs"/>
          <w:rtl/>
        </w:rPr>
        <w:t>מ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יוציא, ולא יחזיר,</w:t>
      </w:r>
      <w:r>
        <w:rPr>
          <w:rFonts w:ascii="FontbitDavid" w:hAnsi="FontbitDavid" w:hint="cs"/>
          <w:sz w:val="32"/>
          <w:rtl/>
        </w:rPr>
        <w:t xml:space="preserve"> </w:t>
      </w:r>
      <w:r w:rsidRPr="000D59DE">
        <w:rPr>
          <w:rStyle w:val="affff5"/>
          <w:rFonts w:hint="cs"/>
          <w:rtl/>
        </w:rPr>
        <w:t>חכ</w:t>
      </w:r>
      <w:r w:rsidRPr="000D59DE">
        <w:rPr>
          <w:rStyle w:val="affff5"/>
          <w:rtl/>
        </w:rPr>
        <w:t>"</w:t>
      </w:r>
      <w:r w:rsidRPr="000D59DE">
        <w:rPr>
          <w:rStyle w:val="affff5"/>
          <w:rFonts w:hint="cs"/>
          <w:rtl/>
        </w:rPr>
        <w:t>א:</w:t>
      </w:r>
      <w:r w:rsidRPr="00C35A2C">
        <w:rPr>
          <w:rFonts w:ascii="FontbitDavid" w:hAnsi="FontbitDavid"/>
          <w:sz w:val="32"/>
          <w:rtl/>
        </w:rPr>
        <w:t xml:space="preserve"> יוציא, ולכשיגיע זמ</w:t>
      </w:r>
      <w:r w:rsidR="00B16DBB">
        <w:rPr>
          <w:rFonts w:ascii="FontbitDavid" w:hAnsi="FontbitDavid" w:hint="cs"/>
          <w:sz w:val="32"/>
          <w:rtl/>
        </w:rPr>
        <w:t>ן</w:t>
      </w:r>
      <w:r w:rsidRPr="00C35A2C">
        <w:rPr>
          <w:rFonts w:ascii="FontbitDavid" w:hAnsi="FontbitDavid"/>
          <w:sz w:val="32"/>
          <w:rtl/>
        </w:rPr>
        <w:t xml:space="preserve"> יכנוס.</w:t>
      </w:r>
    </w:p>
    <w:p w14:paraId="5A6F7CF0" w14:textId="50D31303" w:rsidR="00B16DBB" w:rsidRDefault="000521C0" w:rsidP="000521C0">
      <w:pPr>
        <w:rPr>
          <w:rFonts w:ascii="FontbitDavid" w:hAnsi="FontbitDavid"/>
          <w:sz w:val="32"/>
          <w:rtl/>
        </w:rPr>
      </w:pPr>
      <w:r w:rsidRPr="000D59DE">
        <w:rPr>
          <w:rStyle w:val="affff5"/>
          <w:rFonts w:hint="cs"/>
          <w:rtl/>
        </w:rPr>
        <w:t>דח</w:t>
      </w:r>
      <w:r w:rsidR="00B16DBB">
        <w:rPr>
          <w:rStyle w:val="affff5"/>
          <w:rFonts w:hint="cs"/>
          <w:rtl/>
        </w:rPr>
        <w:t>ה</w:t>
      </w:r>
      <w:r w:rsidRPr="000D59DE">
        <w:rPr>
          <w:rStyle w:val="affff5"/>
          <w:rFonts w:hint="cs"/>
          <w:rtl/>
        </w:rPr>
        <w:t xml:space="preserve"> אביי</w:t>
      </w:r>
      <w:r w:rsidR="00B16DBB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דוקא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כאן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0D59DE">
        <w:rPr>
          <w:rStyle w:val="affff5"/>
          <w:rFonts w:hint="cs"/>
          <w:rtl/>
        </w:rPr>
        <w:t>אר</w:t>
      </w:r>
      <w:r w:rsidRPr="000D59DE">
        <w:rPr>
          <w:rStyle w:val="affff5"/>
          <w:rtl/>
        </w:rPr>
        <w:t>"</w:t>
      </w:r>
      <w:r w:rsidRPr="000D59DE">
        <w:rPr>
          <w:rStyle w:val="affff5"/>
          <w:rFonts w:hint="cs"/>
          <w:rtl/>
        </w:rPr>
        <w:t>א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7750DB">
        <w:rPr>
          <w:rStyle w:val="affff8"/>
          <w:rFonts w:hint="eastAsia"/>
          <w:rtl/>
        </w:rPr>
        <w:t>ד</w:t>
      </w:r>
      <w:r w:rsidR="00B16DBB" w:rsidRPr="007750DB">
        <w:rPr>
          <w:rStyle w:val="affff8"/>
          <w:rFonts w:hint="eastAsia"/>
          <w:rtl/>
        </w:rPr>
        <w:t>אולי</w:t>
      </w:r>
      <w:r w:rsidR="00B16DBB" w:rsidRPr="007750DB">
        <w:rPr>
          <w:rStyle w:val="affff8"/>
          <w:rtl/>
        </w:rPr>
        <w:t xml:space="preserve"> </w:t>
      </w:r>
      <w:r w:rsidR="00B16DBB" w:rsidRPr="007750DB">
        <w:rPr>
          <w:rStyle w:val="affff8"/>
          <w:rFonts w:hint="eastAsia"/>
          <w:rtl/>
        </w:rPr>
        <w:t>י</w:t>
      </w:r>
      <w:r w:rsidRPr="007750DB">
        <w:rPr>
          <w:rStyle w:val="affff8"/>
          <w:rFonts w:hint="eastAsia"/>
          <w:rtl/>
        </w:rPr>
        <w:t>פגע</w:t>
      </w:r>
      <w:r w:rsidRPr="007750DB">
        <w:rPr>
          <w:rStyle w:val="affff8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באא</w:t>
      </w:r>
      <w:r w:rsidR="00B16DBB">
        <w:rPr>
          <w:rFonts w:ascii="FontbitDavid" w:hAnsi="FontbitDavid" w:hint="cs"/>
          <w:sz w:val="32"/>
          <w:rtl/>
        </w:rPr>
        <w:t>"</w:t>
      </w:r>
      <w:r w:rsidRPr="00C35A2C">
        <w:rPr>
          <w:rFonts w:ascii="FontbitDavid" w:hAnsi="FontbitDavid" w:hint="cs"/>
          <w:sz w:val="32"/>
          <w:rtl/>
        </w:rPr>
        <w:t>ח דאורייתא</w:t>
      </w:r>
      <w:r w:rsidR="00B16DBB">
        <w:rPr>
          <w:rFonts w:ascii="FontbitDavid" w:hAnsi="FontbitDavid" w:hint="cs"/>
          <w:sz w:val="32"/>
          <w:rtl/>
        </w:rPr>
        <w:t>,</w:t>
      </w:r>
    </w:p>
    <w:p w14:paraId="437C2969" w14:textId="2C26A683" w:rsidR="000521C0" w:rsidRDefault="00B16DBB" w:rsidP="008528CE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דוקא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0521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שם</w:t>
      </w:r>
      <w:r w:rsidR="000521C0">
        <w:rPr>
          <w:rFonts w:ascii="FontbitDavid" w:hAnsi="FontbitDavid" w:hint="cs"/>
          <w:sz w:val="32"/>
          <w:rtl/>
        </w:rPr>
        <w:t xml:space="preserve"> בדרבנן</w:t>
      </w:r>
      <w:r>
        <w:rPr>
          <w:rFonts w:ascii="FontbitDavid" w:hAnsi="FontbitDavid" w:hint="cs"/>
          <w:sz w:val="32"/>
          <w:rtl/>
        </w:rPr>
        <w:t xml:space="preserve"> </w:t>
      </w:r>
      <w:r w:rsidR="0022476E" w:rsidRPr="007750DB">
        <w:rPr>
          <w:rStyle w:val="affff8"/>
          <w:rFonts w:hint="eastAsia"/>
          <w:rtl/>
        </w:rPr>
        <w:t>דיונק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0D59DE">
        <w:rPr>
          <w:rStyle w:val="affff5"/>
          <w:rFonts w:hint="cs"/>
          <w:rtl/>
        </w:rPr>
        <w:t>אר</w:t>
      </w:r>
      <w:r w:rsidR="000521C0" w:rsidRPr="000D59DE">
        <w:rPr>
          <w:rStyle w:val="affff5"/>
          <w:rtl/>
        </w:rPr>
        <w:t>"</w:t>
      </w:r>
      <w:r w:rsidR="000521C0" w:rsidRPr="000D59DE">
        <w:rPr>
          <w:rStyle w:val="affff5"/>
          <w:rFonts w:hint="cs"/>
          <w:rtl/>
        </w:rPr>
        <w:t xml:space="preserve">מ </w:t>
      </w:r>
      <w:r w:rsidR="000521C0" w:rsidRPr="00C35A2C">
        <w:rPr>
          <w:rFonts w:ascii="FontbitDavid" w:hAnsi="FontbitDavid" w:hint="cs"/>
          <w:sz w:val="32"/>
          <w:rtl/>
        </w:rPr>
        <w:t>משום דעשו חיזוק יותר מתורה</w:t>
      </w:r>
      <w:r>
        <w:rPr>
          <w:rFonts w:ascii="FontbitDavid" w:hAnsi="FontbitDavid" w:hint="cs"/>
          <w:sz w:val="32"/>
          <w:rtl/>
        </w:rPr>
        <w:t>.</w:t>
      </w:r>
    </w:p>
    <w:p w14:paraId="123F0C5F" w14:textId="77777777" w:rsidR="00EE238F" w:rsidRDefault="00EE238F" w:rsidP="0022476E">
      <w:pPr>
        <w:rPr>
          <w:rStyle w:val="affff5"/>
          <w:rtl/>
        </w:rPr>
      </w:pPr>
    </w:p>
    <w:p w14:paraId="7BC0DA70" w14:textId="3ED385E9" w:rsidR="0022476E" w:rsidRDefault="000521C0" w:rsidP="0022476E">
      <w:pPr>
        <w:rPr>
          <w:rFonts w:ascii="FontbitDavid" w:hAnsi="FontbitDavid"/>
          <w:sz w:val="32"/>
          <w:rtl/>
        </w:rPr>
      </w:pPr>
      <w:r w:rsidRPr="000D59DE">
        <w:rPr>
          <w:rStyle w:val="affff5"/>
          <w:rtl/>
        </w:rPr>
        <w:t>רבא: ולחכמים</w:t>
      </w:r>
      <w:r w:rsidRPr="00C35A2C">
        <w:rPr>
          <w:rFonts w:ascii="FontbitDavid" w:hAnsi="FontbitDavid"/>
          <w:sz w:val="32"/>
          <w:rtl/>
        </w:rPr>
        <w:t xml:space="preserve"> </w:t>
      </w:r>
      <w:r w:rsidR="008528CE">
        <w:rPr>
          <w:rStyle w:val="affff8"/>
          <w:rFonts w:hint="cs"/>
          <w:rtl/>
        </w:rPr>
        <w:t>[</w:t>
      </w:r>
      <w:r w:rsidR="0022476E" w:rsidRPr="007750DB">
        <w:rPr>
          <w:rStyle w:val="affff8"/>
          <w:rFonts w:hint="eastAsia"/>
          <w:rtl/>
        </w:rPr>
        <w:t>במעוברת</w:t>
      </w:r>
      <w:r w:rsidR="0022476E" w:rsidRPr="007750DB">
        <w:rPr>
          <w:rStyle w:val="affff8"/>
          <w:rtl/>
        </w:rPr>
        <w:t xml:space="preserve"> </w:t>
      </w:r>
      <w:r w:rsidR="0022476E" w:rsidRPr="007750DB">
        <w:rPr>
          <w:rStyle w:val="affff8"/>
          <w:rFonts w:hint="eastAsia"/>
          <w:rtl/>
        </w:rPr>
        <w:t>חבירו</w:t>
      </w:r>
      <w:r w:rsidR="008528CE">
        <w:rPr>
          <w:rStyle w:val="affff8"/>
          <w:rFonts w:hint="cs"/>
          <w:rtl/>
        </w:rPr>
        <w:t>]</w:t>
      </w:r>
      <w:r w:rsidR="0022476E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יוציא</w:t>
      </w:r>
      <w:r w:rsidR="008528CE">
        <w:rPr>
          <w:rFonts w:ascii="FontbitDavid" w:hAnsi="FontbitDavid" w:hint="cs"/>
          <w:sz w:val="32"/>
          <w:rtl/>
        </w:rPr>
        <w:t>נ</w:t>
      </w:r>
      <w:r w:rsidRPr="00C35A2C">
        <w:rPr>
          <w:rFonts w:ascii="FontbitDavid" w:hAnsi="FontbitDavid"/>
          <w:sz w:val="32"/>
          <w:rtl/>
        </w:rPr>
        <w:t>ה בגט</w:t>
      </w:r>
      <w:r w:rsidR="0022476E">
        <w:rPr>
          <w:rFonts w:ascii="FontbitDavid" w:hAnsi="FontbitDavid" w:hint="cs"/>
          <w:sz w:val="32"/>
          <w:rtl/>
        </w:rPr>
        <w:t xml:space="preserve"> </w:t>
      </w:r>
      <w:r w:rsidR="0022476E" w:rsidRPr="007750DB">
        <w:rPr>
          <w:rStyle w:val="affff8"/>
          <w:rFonts w:hint="eastAsia"/>
          <w:rtl/>
        </w:rPr>
        <w:t>בינתיים</w:t>
      </w:r>
      <w:r w:rsidRPr="000D59DE">
        <w:rPr>
          <w:rStyle w:val="affff5"/>
          <w:rtl/>
        </w:rPr>
        <w:t xml:space="preserve"> </w:t>
      </w:r>
      <w:r w:rsidR="0022476E">
        <w:rPr>
          <w:rStyle w:val="affff5"/>
          <w:rFonts w:hint="cs"/>
          <w:rtl/>
        </w:rPr>
        <w:t>ודייקא</w:t>
      </w:r>
      <w:r w:rsidRPr="000D59DE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2476E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יוציא</w:t>
      </w:r>
      <w:r w:rsidR="0022476E">
        <w:rPr>
          <w:rFonts w:ascii="FontbitDavid" w:hAnsi="FontbitDavid" w:hint="cs"/>
          <w:sz w:val="32"/>
          <w:rtl/>
        </w:rPr>
        <w:t>'.</w:t>
      </w:r>
    </w:p>
    <w:p w14:paraId="1FF7B46B" w14:textId="4CDB455F" w:rsidR="000521C0" w:rsidRPr="007750DB" w:rsidRDefault="000521C0" w:rsidP="000521C0">
      <w:pPr>
        <w:rPr>
          <w:rStyle w:val="affff8"/>
          <w:rtl/>
        </w:rPr>
      </w:pPr>
      <w:r w:rsidRPr="000D59DE">
        <w:rPr>
          <w:rStyle w:val="affff5"/>
          <w:rFonts w:hint="cs"/>
          <w:rtl/>
        </w:rPr>
        <w:t>א</w:t>
      </w:r>
      <w:r w:rsidR="008528CE">
        <w:rPr>
          <w:rStyle w:val="affff5"/>
          <w:rFonts w:hint="cs"/>
          <w:rtl/>
        </w:rPr>
        <w:t>יבעיא</w:t>
      </w:r>
      <w:r w:rsidRPr="000D59DE">
        <w:rPr>
          <w:rStyle w:val="affff5"/>
          <w:rtl/>
        </w:rPr>
        <w:t>: תנ</w:t>
      </w:r>
      <w:r w:rsidR="008528CE">
        <w:rPr>
          <w:rStyle w:val="affff5"/>
          <w:rFonts w:hint="cs"/>
          <w:rtl/>
        </w:rPr>
        <w:t>יא</w:t>
      </w:r>
      <w:r w:rsidRPr="000D59DE">
        <w:rPr>
          <w:rStyle w:val="affff5"/>
          <w:rtl/>
        </w:rPr>
        <w:t xml:space="preserve"> </w:t>
      </w:r>
      <w:r w:rsidR="008528CE">
        <w:rPr>
          <w:rStyle w:val="affff5"/>
          <w:rFonts w:hint="cs"/>
          <w:rtl/>
        </w:rPr>
        <w:t>מ</w:t>
      </w:r>
      <w:r w:rsidRPr="000D59DE">
        <w:rPr>
          <w:rStyle w:val="affff5"/>
          <w:rtl/>
        </w:rPr>
        <w:t xml:space="preserve">רשב"ג: </w:t>
      </w:r>
      <w:r w:rsidRPr="00C35A2C">
        <w:rPr>
          <w:rFonts w:ascii="FontbitDavid" w:hAnsi="FontbitDavid"/>
          <w:sz w:val="32"/>
          <w:rtl/>
        </w:rPr>
        <w:t>כל ששה</w:t>
      </w:r>
      <w:r w:rsidR="008528CE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 xml:space="preserve"> ל' יום - אינו נפל</w:t>
      </w:r>
      <w:r w:rsidR="008528CE">
        <w:rPr>
          <w:rFonts w:ascii="FontbitDavid" w:hAnsi="FontbitDavid" w:hint="cs"/>
          <w:sz w:val="32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Pr="007750DB">
        <w:rPr>
          <w:rStyle w:val="affff8"/>
          <w:rtl/>
        </w:rPr>
        <w:t xml:space="preserve">לא שהא - </w:t>
      </w:r>
      <w:r w:rsidRPr="00A07384">
        <w:rPr>
          <w:rStyle w:val="affff8"/>
          <w:rFonts w:cs="PFT_Frank"/>
          <w:b/>
          <w:bCs/>
          <w:szCs w:val="10"/>
          <w:rtl/>
        </w:rPr>
        <w:t>ספק</w:t>
      </w:r>
      <w:r w:rsidR="008528CE">
        <w:rPr>
          <w:rStyle w:val="affff8"/>
          <w:rFonts w:hint="cs"/>
          <w:rtl/>
        </w:rPr>
        <w:t>.</w:t>
      </w:r>
    </w:p>
    <w:p w14:paraId="7CD11E18" w14:textId="75AD3A8D" w:rsidR="000521C0" w:rsidRDefault="000521C0" w:rsidP="000521C0">
      <w:pPr>
        <w:rPr>
          <w:rFonts w:ascii="FontbitDavid" w:hAnsi="FontbitDavid"/>
          <w:sz w:val="32"/>
          <w:rtl/>
        </w:rPr>
      </w:pPr>
      <w:r w:rsidRPr="000D59DE">
        <w:rPr>
          <w:rStyle w:val="affff5"/>
          <w:rtl/>
        </w:rPr>
        <w:t>ואיתמר</w:t>
      </w:r>
      <w:r w:rsidRPr="00C35A2C">
        <w:rPr>
          <w:rFonts w:ascii="FontbitDavid" w:hAnsi="FontbitDavid"/>
          <w:sz w:val="32"/>
          <w:rtl/>
        </w:rPr>
        <w:t xml:space="preserve"> מת</w:t>
      </w:r>
      <w:r w:rsidRPr="007750DB">
        <w:rPr>
          <w:rStyle w:val="affff8"/>
          <w:rtl/>
        </w:rPr>
        <w:t xml:space="preserve"> </w:t>
      </w:r>
      <w:r w:rsidR="008528CE" w:rsidRPr="007750DB">
        <w:rPr>
          <w:rStyle w:val="affff8"/>
          <w:rFonts w:hint="eastAsia"/>
          <w:rtl/>
        </w:rPr>
        <w:t>בן</w:t>
      </w:r>
      <w:r w:rsidR="008528CE" w:rsidRPr="007750DB">
        <w:rPr>
          <w:rStyle w:val="affff8"/>
          <w:rtl/>
        </w:rPr>
        <w:t xml:space="preserve"> היבמה </w:t>
      </w:r>
      <w:r w:rsidRPr="00C35A2C">
        <w:rPr>
          <w:rFonts w:ascii="FontbitDavid" w:hAnsi="FontbitDavid"/>
          <w:sz w:val="32"/>
          <w:rtl/>
        </w:rPr>
        <w:t xml:space="preserve">בתוך ל' ונתקדשה </w:t>
      </w:r>
      <w:r w:rsidR="008528CE">
        <w:rPr>
          <w:rFonts w:ascii="FontbitDavid" w:hAnsi="FontbitDavid" w:hint="cs"/>
          <w:sz w:val="32"/>
          <w:rtl/>
        </w:rPr>
        <w:t>-</w:t>
      </w:r>
    </w:p>
    <w:p w14:paraId="7D7C8BE1" w14:textId="2A854AD7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0D59DE">
        <w:rPr>
          <w:rStyle w:val="affff5"/>
          <w:rtl/>
        </w:rPr>
        <w:t>רבינא:</w:t>
      </w:r>
      <w:r w:rsidRPr="00C35A2C">
        <w:rPr>
          <w:rFonts w:ascii="FontbitDavid" w:hAnsi="FontbitDavid"/>
          <w:sz w:val="32"/>
          <w:rtl/>
        </w:rPr>
        <w:t xml:space="preserve"> אשת ישראל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חולצת, אשת כהן </w:t>
      </w:r>
      <w:r w:rsidR="00740095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>א</w:t>
      </w:r>
      <w:r w:rsidR="00740095">
        <w:rPr>
          <w:rFonts w:ascii="FontbitDavid" w:hAnsi="FontbitDavid" w:hint="cs"/>
          <w:sz w:val="32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="00740095">
        <w:rPr>
          <w:rStyle w:val="affff5"/>
          <w:rFonts w:hint="cs"/>
          <w:rtl/>
        </w:rPr>
        <w:t xml:space="preserve">   </w:t>
      </w:r>
      <w:r w:rsidRPr="000D59DE">
        <w:rPr>
          <w:rStyle w:val="affff5"/>
          <w:rFonts w:hint="cs"/>
          <w:rtl/>
        </w:rPr>
        <w:t>ר</w:t>
      </w:r>
      <w:r w:rsidRPr="000D59DE">
        <w:rPr>
          <w:rStyle w:val="affff5"/>
          <w:rtl/>
        </w:rPr>
        <w:t>"</w:t>
      </w:r>
      <w:r>
        <w:rPr>
          <w:rStyle w:val="affff5"/>
          <w:rFonts w:hint="cs"/>
          <w:rtl/>
        </w:rPr>
        <w:t xml:space="preserve">מ מרבא</w:t>
      </w:r>
      <w:del w:id="41012" w:author="Claude" w:date="2026-10-07T09:24:50Z">
        <w:r>
          <w:rPr>
            <w:rStyle w:val="affff5"/>
            <w:rFonts w:hint="cs"/>
            <w:rtl/>
          </w:rPr>
          <w:delText xml:space="preserve"> </w:delText>
        </w:r>
      </w:del>
      <w:r w:rsidRPr="00C35A2C">
        <w:rPr>
          <w:rFonts w:ascii="FontbitDavid" w:hAnsi="FontbitDavid"/>
          <w:sz w:val="32"/>
          <w:rtl/>
        </w:rPr>
        <w:t>: חולצת</w:t>
      </w:r>
      <w:r w:rsidR="00740095">
        <w:rPr>
          <w:rFonts w:ascii="FontbitDavid" w:hAnsi="FontbitDavid" w:hint="cs"/>
          <w:sz w:val="32"/>
          <w:rtl/>
        </w:rPr>
        <w:t>.</w:t>
      </w:r>
    </w:p>
    <w:p w14:paraId="2E0F3F09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לז.</w:t>
      </w:r>
    </w:p>
    <w:p w14:paraId="73DD2928" w14:textId="30435B46" w:rsidR="000521C0" w:rsidRPr="00AC7749" w:rsidRDefault="00590720" w:rsidP="000521C0">
      <w:pPr>
        <w:rPr>
          <w:rFonts w:ascii="FontbitDavid" w:hAnsi="FontbitDavid"/>
          <w:spacing w:val="-2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האם</w:t>
      </w:r>
      <w:r w:rsidR="000521C0" w:rsidRPr="00AC7749">
        <w:rPr>
          <w:rFonts w:ascii="FontbitDavid" w:hAnsi="FontbitDavid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>ב</w:t>
      </w:r>
      <w:r w:rsidR="000521C0" w:rsidRPr="00AC7749">
        <w:rPr>
          <w:rFonts w:ascii="FontbitDavid" w:hAnsi="FontbitDavid"/>
          <w:spacing w:val="-2"/>
          <w:sz w:val="32"/>
          <w:rtl/>
        </w:rPr>
        <w:t xml:space="preserve">מעוברת חבירו </w:t>
      </w:r>
      <w:r>
        <w:rPr>
          <w:rFonts w:ascii="FontbitDavid" w:hAnsi="FontbitDavid" w:hint="cs"/>
          <w:spacing w:val="-2"/>
          <w:sz w:val="32"/>
          <w:rtl/>
        </w:rPr>
        <w:t>ש</w:t>
      </w:r>
      <w:r w:rsidR="000521C0" w:rsidRPr="00AC7749">
        <w:rPr>
          <w:rFonts w:ascii="FontbitDavid" w:hAnsi="FontbitDavid"/>
          <w:spacing w:val="-2"/>
          <w:sz w:val="32"/>
          <w:rtl/>
        </w:rPr>
        <w:t>נ</w:t>
      </w:r>
      <w:r>
        <w:rPr>
          <w:rFonts w:ascii="FontbitDavid" w:hAnsi="FontbitDavid" w:hint="cs"/>
          <w:spacing w:val="-2"/>
          <w:sz w:val="32"/>
          <w:rtl/>
        </w:rPr>
        <w:t>י</w:t>
      </w:r>
      <w:r w:rsidR="000521C0" w:rsidRPr="00AC7749">
        <w:rPr>
          <w:rFonts w:ascii="FontbitDavid" w:hAnsi="FontbitDavid"/>
          <w:spacing w:val="-2"/>
          <w:sz w:val="32"/>
          <w:rtl/>
        </w:rPr>
        <w:t xml:space="preserve">שאה לכהן </w:t>
      </w:r>
      <w:r>
        <w:rPr>
          <w:rFonts w:ascii="FontbitDavid" w:hAnsi="FontbitDavid" w:hint="cs"/>
          <w:spacing w:val="-2"/>
          <w:sz w:val="32"/>
          <w:rtl/>
        </w:rPr>
        <w:t>הקילו</w:t>
      </w:r>
      <w:r w:rsidR="000521C0" w:rsidRPr="00AC7749">
        <w:rPr>
          <w:rFonts w:ascii="FontbitDavid" w:hAnsi="FontbitDavid"/>
          <w:spacing w:val="-2"/>
          <w:sz w:val="32"/>
          <w:rtl/>
        </w:rPr>
        <w:t xml:space="preserve"> לכהן </w:t>
      </w:r>
      <w:r>
        <w:rPr>
          <w:rFonts w:ascii="FontbitDavid" w:hAnsi="FontbitDavid" w:hint="cs"/>
          <w:spacing w:val="-2"/>
          <w:sz w:val="32"/>
          <w:rtl/>
        </w:rPr>
        <w:t xml:space="preserve">ג"כ </w:t>
      </w:r>
      <w:r w:rsidRPr="007750DB">
        <w:rPr>
          <w:rStyle w:val="affff5"/>
          <w:rFonts w:hint="eastAsia"/>
          <w:rtl/>
        </w:rPr>
        <w:t>לרבינא</w:t>
      </w:r>
      <w:r w:rsidR="000521C0" w:rsidRPr="00AC7749">
        <w:rPr>
          <w:rFonts w:ascii="FontbitDavid" w:hAnsi="FontbitDavid"/>
          <w:spacing w:val="-2"/>
          <w:sz w:val="32"/>
          <w:rtl/>
        </w:rPr>
        <w:t>?</w:t>
      </w:r>
    </w:p>
    <w:p w14:paraId="3B74C671" w14:textId="653B4117" w:rsidR="00590720" w:rsidRDefault="00590720" w:rsidP="000521C0">
      <w:pPr>
        <w:rPr>
          <w:rtl/>
        </w:rPr>
      </w:pPr>
      <w:r>
        <w:rPr>
          <w:rStyle w:val="affff5"/>
          <w:rFonts w:hint="cs"/>
          <w:rtl/>
        </w:rPr>
        <w:t>ונפשט</w:t>
      </w:r>
      <w:r w:rsidR="000521C0">
        <w:rPr>
          <w:rStyle w:val="affff5"/>
          <w:rFonts w:hint="cs"/>
          <w:rtl/>
        </w:rPr>
        <w:t>:</w:t>
      </w:r>
      <w:r w:rsidR="000521C0" w:rsidRPr="00C35A2C">
        <w:rPr>
          <w:rFonts w:hint="cs"/>
          <w:rtl/>
        </w:rPr>
        <w:t xml:space="preserve"> </w:t>
      </w:r>
      <w:r>
        <w:rPr>
          <w:rFonts w:hint="cs"/>
          <w:rtl/>
        </w:rPr>
        <w:t xml:space="preserve">שלא, </w:t>
      </w:r>
      <w:r w:rsidRPr="00D1637C">
        <w:rPr>
          <w:rFonts w:cs="PFT_Frank" w:hint="eastAsia"/>
          <w:b/>
          <w:bCs/>
          <w:szCs w:val="14"/>
          <w:rtl/>
        </w:rPr>
        <w:t>דרק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0521C0" w:rsidRPr="00D1637C">
        <w:rPr>
          <w:rFonts w:cs="PFT_Frank" w:hint="eastAsia"/>
          <w:b/>
          <w:bCs/>
          <w:szCs w:val="14"/>
          <w:rtl/>
        </w:rPr>
        <w:t>שם</w:t>
      </w:r>
      <w:r w:rsidR="000521C0" w:rsidRPr="00C35A2C">
        <w:rPr>
          <w:rFonts w:hint="cs"/>
          <w:rtl/>
        </w:rPr>
        <w:t xml:space="preserve"> כיון </w:t>
      </w:r>
      <w:r>
        <w:rPr>
          <w:rStyle w:val="affff5"/>
          <w:rFonts w:hint="cs"/>
          <w:rtl/>
        </w:rPr>
        <w:t>ש</w:t>
      </w:r>
      <w:r w:rsidR="000521C0" w:rsidRPr="000D59DE">
        <w:rPr>
          <w:rStyle w:val="affff5"/>
          <w:rFonts w:hint="cs"/>
          <w:rtl/>
        </w:rPr>
        <w:t>רבנן</w:t>
      </w:r>
      <w:r w:rsidR="000521C0" w:rsidRPr="007750DB">
        <w:rPr>
          <w:rStyle w:val="affff5"/>
          <w:rtl/>
        </w:rPr>
        <w:t xml:space="preserve"> </w:t>
      </w:r>
      <w:r w:rsidR="000521C0" w:rsidRPr="007750DB">
        <w:rPr>
          <w:rStyle w:val="affff5"/>
          <w:rFonts w:hint="eastAsia"/>
          <w:rtl/>
        </w:rPr>
        <w:t>חלקו</w:t>
      </w:r>
      <w:r w:rsidR="000521C0" w:rsidRPr="007750DB">
        <w:rPr>
          <w:rStyle w:val="affff5"/>
          <w:rtl/>
        </w:rPr>
        <w:t xml:space="preserve"> </w:t>
      </w:r>
      <w:r w:rsidR="000521C0" w:rsidRPr="00E6438C">
        <w:rPr>
          <w:rStyle w:val="affff5"/>
          <w:rFonts w:hint="cs"/>
          <w:rtl/>
        </w:rPr>
        <w:t>אר</w:t>
      </w:r>
      <w:r w:rsidR="000521C0" w:rsidRPr="000D59DE">
        <w:rPr>
          <w:rStyle w:val="affff5"/>
          <w:rFonts w:hint="cs"/>
          <w:rtl/>
        </w:rPr>
        <w:t>שב</w:t>
      </w:r>
      <w:r w:rsidR="000521C0" w:rsidRPr="000D59DE">
        <w:rPr>
          <w:rStyle w:val="affff5"/>
          <w:rtl/>
        </w:rPr>
        <w:t>"</w:t>
      </w:r>
      <w:r w:rsidR="000521C0" w:rsidRPr="000D59DE">
        <w:rPr>
          <w:rStyle w:val="affff5"/>
          <w:rFonts w:hint="cs"/>
          <w:rtl/>
        </w:rPr>
        <w:t xml:space="preserve">ג </w:t>
      </w:r>
      <w:r w:rsidR="000521C0" w:rsidRPr="007750DB">
        <w:rPr>
          <w:rStyle w:val="affff8"/>
          <w:rFonts w:hint="eastAsia"/>
          <w:rtl/>
        </w:rPr>
        <w:t>אף</w:t>
      </w:r>
      <w:r w:rsidR="000521C0" w:rsidRPr="007750DB">
        <w:rPr>
          <w:rStyle w:val="affff8"/>
          <w:rtl/>
        </w:rPr>
        <w:t xml:space="preserve"> </w:t>
      </w:r>
      <w:r w:rsidR="00EE238F">
        <w:rPr>
          <w:rStyle w:val="affff8"/>
          <w:rFonts w:hint="cs"/>
          <w:rtl/>
        </w:rPr>
        <w:t>ש</w:t>
      </w:r>
      <w:r w:rsidR="000521C0" w:rsidRPr="007750DB">
        <w:rPr>
          <w:rStyle w:val="affff8"/>
          <w:rFonts w:hint="eastAsia"/>
          <w:rtl/>
        </w:rPr>
        <w:t>לא</w:t>
      </w:r>
      <w:r w:rsidR="000521C0" w:rsidRPr="007750DB">
        <w:rPr>
          <w:rStyle w:val="affff8"/>
          <w:rtl/>
        </w:rPr>
        <w:t xml:space="preserve"> שהא </w:t>
      </w:r>
      <w:r>
        <w:rPr>
          <w:rFonts w:hint="cs"/>
          <w:rtl/>
        </w:rPr>
        <w:t>הקילו.</w:t>
      </w:r>
    </w:p>
    <w:p w14:paraId="4860BF41" w14:textId="319694BF" w:rsidR="000521C0" w:rsidRPr="00E6438C" w:rsidRDefault="000521C0" w:rsidP="00E6438C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קדשה</w:t>
      </w:r>
      <w:r w:rsidRPr="00E6438C">
        <w:rPr>
          <w:rtl/>
        </w:rPr>
        <w:t xml:space="preserve"> </w:t>
      </w:r>
      <w:r w:rsidR="00590720">
        <w:rPr>
          <w:rStyle w:val="affff8"/>
          <w:rFonts w:hint="cs"/>
          <w:rtl/>
        </w:rPr>
        <w:t>ל</w:t>
      </w:r>
      <w:r w:rsidR="00590720" w:rsidRPr="007750DB">
        <w:rPr>
          <w:rStyle w:val="affff8"/>
          <w:rFonts w:hint="eastAsia"/>
          <w:rtl/>
        </w:rPr>
        <w:t>ס</w:t>
      </w:r>
      <w:r w:rsidR="00590720">
        <w:rPr>
          <w:rStyle w:val="affff8"/>
          <w:rFonts w:hint="cs"/>
          <w:rtl/>
        </w:rPr>
        <w:t>ת</w:t>
      </w:r>
      <w:r w:rsidR="00590720" w:rsidRPr="007750DB">
        <w:rPr>
          <w:rStyle w:val="affff8"/>
          <w:rFonts w:hint="eastAsia"/>
          <w:rtl/>
        </w:rPr>
        <w:t>ם</w:t>
      </w:r>
      <w:r w:rsidR="00590720" w:rsidRPr="007750DB">
        <w:rPr>
          <w:rStyle w:val="affff8"/>
          <w:rtl/>
        </w:rPr>
        <w:t xml:space="preserve"> </w:t>
      </w:r>
      <w:r w:rsidR="00590720" w:rsidRPr="007750DB">
        <w:rPr>
          <w:rStyle w:val="affff8"/>
          <w:rFonts w:hint="eastAsia"/>
          <w:rtl/>
        </w:rPr>
        <w:t>אלמנה</w:t>
      </w:r>
      <w:r w:rsidR="00590720">
        <w:rPr>
          <w:rFonts w:hint="cs"/>
          <w:rtl/>
        </w:rPr>
        <w:t xml:space="preserve"> </w:t>
      </w:r>
      <w:r w:rsidRPr="00E6438C">
        <w:rPr>
          <w:rtl/>
        </w:rPr>
        <w:t xml:space="preserve">בתוך </w:t>
      </w:r>
      <w:r w:rsidR="00590720">
        <w:rPr>
          <w:rFonts w:hint="cs"/>
          <w:rtl/>
        </w:rPr>
        <w:t>ג' חדשים</w:t>
      </w:r>
      <w:r w:rsidRPr="00E6438C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וברח</w:t>
      </w:r>
      <w:r w:rsidR="00590720">
        <w:rPr>
          <w:rFonts w:hint="cs"/>
          <w:rtl/>
        </w:rPr>
        <w:t xml:space="preserve"> -</w:t>
      </w:r>
    </w:p>
    <w:p w14:paraId="4295F342" w14:textId="04050EEA" w:rsidR="000521C0" w:rsidRPr="00062827" w:rsidRDefault="000521C0" w:rsidP="00E6438C">
      <w:pPr>
        <w:rPr>
          <w:rFonts w:ascii="FontbitDavid" w:hAnsi="FontbitDavid"/>
          <w:spacing w:val="-4"/>
          <w:sz w:val="32"/>
          <w:rtl/>
        </w:rPr>
      </w:pPr>
      <w:r w:rsidRPr="00062827">
        <w:rPr>
          <w:rStyle w:val="affff5"/>
          <w:spacing w:val="-4"/>
          <w:rtl/>
        </w:rPr>
        <w:t>חלקו</w:t>
      </w:r>
      <w:r w:rsidR="00590720" w:rsidRPr="00062827">
        <w:rPr>
          <w:rStyle w:val="affff5"/>
          <w:rFonts w:hint="cs"/>
          <w:spacing w:val="-4"/>
          <w:rtl/>
        </w:rPr>
        <w:t>:</w:t>
      </w:r>
      <w:r w:rsidRPr="00062827">
        <w:rPr>
          <w:rStyle w:val="affff5"/>
          <w:spacing w:val="-4"/>
          <w:rtl/>
        </w:rPr>
        <w:t xml:space="preserve"> </w:t>
      </w:r>
      <w:r w:rsidRPr="00062827">
        <w:rPr>
          <w:rFonts w:ascii="FontbitDavid" w:hAnsi="FontbitDavid" w:hint="cs"/>
          <w:spacing w:val="-4"/>
          <w:sz w:val="32"/>
          <w:rtl/>
        </w:rPr>
        <w:t>א</w:t>
      </w:r>
      <w:r w:rsidR="00590720" w:rsidRPr="00062827">
        <w:rPr>
          <w:rFonts w:ascii="FontbitDavid" w:hAnsi="FontbitDavid" w:hint="cs"/>
          <w:spacing w:val="-4"/>
          <w:sz w:val="32"/>
          <w:rtl/>
        </w:rPr>
        <w:t>ם</w:t>
      </w:r>
      <w:r w:rsidRPr="00062827">
        <w:rPr>
          <w:rFonts w:ascii="FontbitDavid" w:hAnsi="FontbitDavid" w:hint="cs"/>
          <w:spacing w:val="-4"/>
          <w:sz w:val="32"/>
          <w:rtl/>
        </w:rPr>
        <w:t xml:space="preserve"> מנדים </w:t>
      </w:r>
      <w:r w:rsidR="00590720" w:rsidRPr="00062827">
        <w:rPr>
          <w:rFonts w:ascii="FontbitDavid" w:hAnsi="FontbitDavid" w:hint="cs"/>
          <w:spacing w:val="-4"/>
          <w:sz w:val="32"/>
          <w:rtl/>
        </w:rPr>
        <w:t>שי</w:t>
      </w:r>
      <w:r w:rsidRPr="00062827">
        <w:rPr>
          <w:rFonts w:ascii="FontbitDavid" w:hAnsi="FontbitDavid" w:hint="cs"/>
          <w:spacing w:val="-4"/>
          <w:sz w:val="32"/>
          <w:rtl/>
        </w:rPr>
        <w:t>כתוב גט</w:t>
      </w:r>
      <w:r w:rsidR="00590720" w:rsidRPr="00062827">
        <w:rPr>
          <w:rFonts w:ascii="FontbitDavid" w:hAnsi="FontbitDavid" w:hint="cs"/>
          <w:spacing w:val="-4"/>
          <w:sz w:val="32"/>
          <w:rtl/>
        </w:rPr>
        <w:t xml:space="preserve">, </w:t>
      </w:r>
      <w:r w:rsidR="00590720" w:rsidRPr="00062827">
        <w:rPr>
          <w:rStyle w:val="affff5"/>
          <w:rFonts w:hint="eastAsia"/>
          <w:spacing w:val="-4"/>
          <w:rtl/>
        </w:rPr>
        <w:t>מעשה</w:t>
      </w:r>
      <w:r w:rsidR="00590720" w:rsidRPr="00062827">
        <w:rPr>
          <w:rStyle w:val="affff5"/>
          <w:spacing w:val="-4"/>
          <w:rtl/>
        </w:rPr>
        <w:t xml:space="preserve"> </w:t>
      </w:r>
      <w:r w:rsidR="00590720" w:rsidRPr="00062827">
        <w:rPr>
          <w:rStyle w:val="affff5"/>
          <w:rFonts w:hint="eastAsia"/>
          <w:spacing w:val="-4"/>
          <w:rtl/>
        </w:rPr>
        <w:t>ואמר</w:t>
      </w:r>
      <w:r w:rsidR="00590720" w:rsidRPr="00062827">
        <w:rPr>
          <w:rStyle w:val="affff5"/>
          <w:spacing w:val="-4"/>
          <w:rtl/>
        </w:rPr>
        <w:t xml:space="preserve"> </w:t>
      </w:r>
      <w:r w:rsidR="00590720" w:rsidRPr="00062827">
        <w:rPr>
          <w:rStyle w:val="affff5"/>
          <w:rFonts w:hint="eastAsia"/>
          <w:spacing w:val="-4"/>
          <w:rtl/>
        </w:rPr>
        <w:t>רפרם</w:t>
      </w:r>
      <w:r w:rsidR="00590720" w:rsidRPr="00062827">
        <w:rPr>
          <w:spacing w:val="-4"/>
          <w:rtl/>
        </w:rPr>
        <w:t xml:space="preserve"> בריחתו מספיקה לו</w:t>
      </w:r>
      <w:r w:rsidR="00590720" w:rsidRPr="00062827">
        <w:rPr>
          <w:rFonts w:ascii="FontbitDavid" w:hAnsi="FontbitDavid" w:hint="cs"/>
          <w:spacing w:val="-4"/>
          <w:sz w:val="32"/>
          <w:rtl/>
        </w:rPr>
        <w:t>.</w:t>
      </w:r>
      <w:r w:rsidR="00936FF6" w:rsidRPr="00062827">
        <w:rPr>
          <w:rFonts w:ascii="FontbitDavid" w:hAnsi="FontbitDavid" w:hint="cs"/>
          <w:spacing w:val="-4"/>
          <w:sz w:val="32"/>
          <w:rtl/>
        </w:rPr>
        <w:t xml:space="preserve"> </w:t>
      </w:r>
    </w:p>
    <w:p w14:paraId="1DA22073" w14:textId="05E14383" w:rsidR="000521C0" w:rsidRPr="00C35A2C" w:rsidRDefault="000521C0" w:rsidP="000521C0">
      <w:pPr>
        <w:pStyle w:val="afff4"/>
        <w:rPr>
          <w:rtl/>
        </w:rPr>
      </w:pPr>
      <w:ins w:id="9855" w:author="מספור קטעי משנה" w:date="2026-10-06T06:45:58Z">
        <w:r>
          <w:rPr>
            <w:rStyle w:val="MisparKeta"/>
          </w:rPr>
          <w:t xml:space="preserve">א. </w:t>
        </w:r>
      </w:ins>
      <w:bookmarkStart w:id="360" w:name="_Toc119172750"/>
      <w:bookmarkStart w:id="361" w:name="_Toc119229838"/>
      <w:r w:rsidRPr="00C35A2C">
        <w:rPr>
          <w:rtl/>
        </w:rPr>
        <w:t>ספק בן תשע</w:t>
      </w:r>
      <w:r w:rsidR="00590720">
        <w:rPr>
          <w:rFonts w:hint="cs"/>
          <w:rtl/>
        </w:rPr>
        <w:t>ה</w:t>
      </w:r>
      <w:r w:rsidRPr="00C35A2C">
        <w:rPr>
          <w:rtl/>
        </w:rPr>
        <w:t xml:space="preserve"> </w:t>
      </w:r>
      <w:r w:rsidR="00590720">
        <w:rPr>
          <w:rFonts w:hint="cs"/>
          <w:rtl/>
        </w:rPr>
        <w:t>לראשון או שבעה לאחרון.. אשם תלוי.</w:t>
      </w:r>
      <w:bookmarkEnd w:id="360"/>
      <w:bookmarkEnd w:id="361"/>
    </w:p>
    <w:p w14:paraId="6FC3AC66" w14:textId="06B702DC" w:rsidR="000521C0" w:rsidRPr="00C35A2C" w:rsidRDefault="00590720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הקשה</w:t>
      </w:r>
      <w:r w:rsidR="000521C0" w:rsidRPr="000D59DE">
        <w:rPr>
          <w:rStyle w:val="affff5"/>
          <w:rFonts w:hint="cs"/>
          <w:rtl/>
        </w:rPr>
        <w:t xml:space="preserve"> רבא</w:t>
      </w:r>
      <w:r w:rsidR="000521C0" w:rsidRPr="004878F9">
        <w:rPr>
          <w:rStyle w:val="affff5"/>
          <w:rtl/>
        </w:rPr>
        <w:t xml:space="preserve">: </w:t>
      </w:r>
      <w:r w:rsidR="000521C0" w:rsidRPr="00C35A2C">
        <w:rPr>
          <w:rFonts w:ascii="FontbitDavid" w:hAnsi="FontbitDavid"/>
          <w:sz w:val="32"/>
          <w:rtl/>
        </w:rPr>
        <w:t xml:space="preserve">הלך אחר רוב נשים </w:t>
      </w:r>
      <w:r>
        <w:rPr>
          <w:rFonts w:ascii="FontbitDavid" w:hAnsi="FontbitDavid" w:hint="cs"/>
          <w:sz w:val="32"/>
          <w:rtl/>
        </w:rPr>
        <w:t>ד</w:t>
      </w:r>
      <w:r w:rsidR="000521C0" w:rsidRPr="00C35A2C">
        <w:rPr>
          <w:rFonts w:ascii="FontbitDavid" w:hAnsi="FontbitDavid"/>
          <w:sz w:val="32"/>
          <w:rtl/>
        </w:rPr>
        <w:t>לתשעה ילדן!</w:t>
      </w:r>
    </w:p>
    <w:p w14:paraId="40B9AFFA" w14:textId="74E9EBA1" w:rsidR="000521C0" w:rsidRPr="00AC7749" w:rsidRDefault="000521C0" w:rsidP="00E6438C">
      <w:pPr>
        <w:rPr>
          <w:rFonts w:ascii="FontbitDavid" w:hAnsi="FontbitDavid"/>
          <w:spacing w:val="-4"/>
          <w:sz w:val="32"/>
          <w:rtl/>
        </w:rPr>
      </w:pPr>
      <w:r w:rsidRPr="000D59DE">
        <w:rPr>
          <w:rStyle w:val="affff5"/>
          <w:rFonts w:hint="cs"/>
          <w:rtl/>
        </w:rPr>
        <w:t>א</w:t>
      </w:r>
      <w:r w:rsidRPr="000D59DE">
        <w:rPr>
          <w:rStyle w:val="affff5"/>
          <w:rtl/>
        </w:rPr>
        <w:t>"</w:t>
      </w:r>
      <w:r w:rsidRPr="000D59DE">
        <w:rPr>
          <w:rStyle w:val="affff5"/>
          <w:rFonts w:hint="cs"/>
          <w:rtl/>
        </w:rPr>
        <w:t>ל</w:t>
      </w:r>
      <w:r w:rsidR="00590720">
        <w:rPr>
          <w:rStyle w:val="affff5"/>
          <w:rFonts w:hint="cs"/>
          <w:rtl/>
        </w:rPr>
        <w:t xml:space="preserve"> ר"נ</w:t>
      </w:r>
      <w:r>
        <w:rPr>
          <w:rStyle w:val="affff5"/>
          <w:rFonts w:hint="cs"/>
          <w:rtl/>
        </w:rPr>
        <w:t>:</w:t>
      </w:r>
      <w:r w:rsidRPr="000D59DE">
        <w:rPr>
          <w:rStyle w:val="affff5"/>
          <w:rFonts w:hint="cs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רוב</w:t>
      </w:r>
      <w:r w:rsidRPr="00AC7749">
        <w:rPr>
          <w:rFonts w:ascii="FontbitDavid" w:hAnsi="FontbitDavid"/>
          <w:spacing w:val="-4"/>
          <w:sz w:val="32"/>
          <w:rtl/>
        </w:rPr>
        <w:t xml:space="preserve"> היולדת לתשעה - עובר ניכר </w:t>
      </w:r>
      <w:r w:rsidR="00590720">
        <w:rPr>
          <w:rFonts w:ascii="FontbitDavid" w:hAnsi="FontbitDavid" w:hint="cs"/>
          <w:spacing w:val="-4"/>
          <w:sz w:val="32"/>
          <w:rtl/>
        </w:rPr>
        <w:t>בג' חודשים</w:t>
      </w:r>
      <w:r w:rsidRPr="00AC7749">
        <w:rPr>
          <w:rFonts w:ascii="FontbitDavid" w:hAnsi="FontbitDavid"/>
          <w:spacing w:val="-4"/>
          <w:sz w:val="32"/>
          <w:rtl/>
        </w:rPr>
        <w:t>, ו</w:t>
      </w:r>
      <w:r w:rsidR="00590720">
        <w:rPr>
          <w:rFonts w:ascii="FontbitDavid" w:hAnsi="FontbitDavid" w:hint="cs"/>
          <w:spacing w:val="-4"/>
          <w:sz w:val="32"/>
          <w:rtl/>
        </w:rPr>
        <w:t>זאת</w:t>
      </w:r>
      <w:r w:rsidRPr="00AC7749">
        <w:rPr>
          <w:rFonts w:ascii="FontbitDavid" w:hAnsi="FontbitDavid"/>
          <w:spacing w:val="-4"/>
          <w:sz w:val="32"/>
          <w:rtl/>
        </w:rPr>
        <w:t xml:space="preserve"> </w:t>
      </w:r>
      <w:r w:rsidR="00590720">
        <w:rPr>
          <w:rFonts w:ascii="FontbitDavid" w:hAnsi="FontbitDavid" w:hint="cs"/>
          <w:spacing w:val="-4"/>
          <w:sz w:val="32"/>
          <w:rtl/>
        </w:rPr>
        <w:t>ש</w:t>
      </w:r>
      <w:r w:rsidRPr="00AC7749">
        <w:rPr>
          <w:rFonts w:ascii="FontbitDavid" w:hAnsi="FontbitDavid"/>
          <w:spacing w:val="-4"/>
          <w:sz w:val="32"/>
          <w:rtl/>
        </w:rPr>
        <w:t>לא</w:t>
      </w:r>
      <w:r w:rsidR="00590720">
        <w:rPr>
          <w:rFonts w:ascii="FontbitDavid" w:hAnsi="FontbitDavid" w:hint="cs"/>
          <w:spacing w:val="-4"/>
          <w:sz w:val="32"/>
          <w:rtl/>
        </w:rPr>
        <w:t>,</w:t>
      </w:r>
      <w:r w:rsidRPr="00AC7749">
        <w:rPr>
          <w:rFonts w:ascii="FontbitDavid" w:hAnsi="FontbitDavid"/>
          <w:spacing w:val="-4"/>
          <w:sz w:val="32"/>
          <w:rtl/>
        </w:rPr>
        <w:t xml:space="preserve"> </w:t>
      </w:r>
      <w:r w:rsidR="00590720">
        <w:rPr>
          <w:rFonts w:ascii="FontbitDavid" w:hAnsi="FontbitDavid"/>
          <w:spacing w:val="-4"/>
          <w:sz w:val="32"/>
          <w:rtl/>
        </w:rPr>
        <w:tab/>
      </w:r>
      <w:r w:rsidR="00590720">
        <w:rPr>
          <w:rFonts w:ascii="FontbitDavid" w:hAnsi="FontbitDavid"/>
          <w:spacing w:val="-4"/>
          <w:sz w:val="32"/>
          <w:rtl/>
        </w:rPr>
        <w:tab/>
      </w:r>
      <w:r w:rsidR="00590720">
        <w:rPr>
          <w:rFonts w:ascii="FontbitDavid" w:hAnsi="FontbitDavid"/>
          <w:spacing w:val="-4"/>
          <w:sz w:val="32"/>
          <w:rtl/>
        </w:rPr>
        <w:tab/>
      </w:r>
      <w:r w:rsidR="00590720">
        <w:rPr>
          <w:rFonts w:ascii="FontbitDavid" w:hAnsi="FontbitDavid"/>
          <w:spacing w:val="-4"/>
          <w:sz w:val="32"/>
          <w:rtl/>
        </w:rPr>
        <w:tab/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הורע</w:t>
      </w:r>
      <w:r w:rsidRPr="00AC7749">
        <w:rPr>
          <w:rFonts w:ascii="FontbitDavid" w:hAnsi="FontbitDavid"/>
          <w:spacing w:val="-4"/>
          <w:sz w:val="32"/>
          <w:rtl/>
        </w:rPr>
        <w:t xml:space="preserve"> </w:t>
      </w:r>
      <w:r w:rsidR="00590720">
        <w:rPr>
          <w:rFonts w:ascii="FontbitDavid" w:hAnsi="FontbitDavid" w:hint="cs"/>
          <w:spacing w:val="-4"/>
          <w:sz w:val="32"/>
          <w:rtl/>
        </w:rPr>
        <w:t xml:space="preserve">לה </w:t>
      </w:r>
      <w:r w:rsidRPr="00AC7749">
        <w:rPr>
          <w:rFonts w:ascii="FontbitDavid" w:hAnsi="FontbitDavid" w:hint="cs"/>
          <w:spacing w:val="-4"/>
          <w:sz w:val="32"/>
          <w:rtl/>
        </w:rPr>
        <w:t>ה</w:t>
      </w:r>
      <w:r w:rsidRPr="00AC7749">
        <w:rPr>
          <w:rFonts w:ascii="FontbitDavid" w:hAnsi="FontbitDavid"/>
          <w:spacing w:val="-4"/>
          <w:sz w:val="32"/>
          <w:rtl/>
        </w:rPr>
        <w:t>רוב.</w:t>
      </w:r>
    </w:p>
    <w:p w14:paraId="643202DC" w14:textId="0373FF3E" w:rsidR="00590720" w:rsidRDefault="00590720" w:rsidP="000521C0">
      <w:pPr>
        <w:rPr>
          <w:rtl/>
        </w:rPr>
      </w:pPr>
      <w:r>
        <w:rPr>
          <w:rStyle w:val="affff5"/>
          <w:rFonts w:hint="cs"/>
          <w:rtl/>
        </w:rPr>
        <w:t>לת"ק</w:t>
      </w:r>
      <w:r w:rsidR="000521C0" w:rsidRPr="000D59DE">
        <w:rPr>
          <w:rStyle w:val="affff5"/>
          <w:rtl/>
        </w:rPr>
        <w:t>:</w:t>
      </w:r>
      <w:r w:rsidR="000521C0"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0521C0" w:rsidRPr="00D1637C">
        <w:rPr>
          <w:rFonts w:cs="PFT_Frank"/>
          <w:b/>
          <w:bCs/>
          <w:szCs w:val="14"/>
          <w:rtl/>
        </w:rPr>
        <w:t>ראשון</w:t>
      </w:r>
      <w:r w:rsidR="000521C0" w:rsidRPr="007750DB">
        <w:rPr>
          <w:rtl/>
        </w:rPr>
        <w:t xml:space="preserve"> ראוי להיות כה</w:t>
      </w:r>
      <w:r>
        <w:rPr>
          <w:rFonts w:hint="cs"/>
          <w:rtl/>
        </w:rPr>
        <w:t>"</w:t>
      </w:r>
      <w:r w:rsidR="000521C0" w:rsidRPr="007750DB">
        <w:rPr>
          <w:rtl/>
        </w:rPr>
        <w:t xml:space="preserve">ג, </w:t>
      </w:r>
      <w:r w:rsidR="000521C0" w:rsidRPr="00D1637C">
        <w:rPr>
          <w:rFonts w:cs="PFT_Frank"/>
          <w:b/>
          <w:bCs/>
          <w:szCs w:val="14"/>
          <w:rtl/>
        </w:rPr>
        <w:t xml:space="preserve">שני </w:t>
      </w:r>
      <w:r w:rsidR="000521C0" w:rsidRPr="007750DB">
        <w:rPr>
          <w:rtl/>
        </w:rPr>
        <w:t>ממזר מספ</w:t>
      </w:r>
      <w:r w:rsidR="000521C0" w:rsidRPr="00C35A2C">
        <w:rPr>
          <w:rFonts w:ascii="FontbitDavid" w:hAnsi="FontbitDavid"/>
          <w:sz w:val="32"/>
          <w:rtl/>
        </w:rPr>
        <w:t>ק</w:t>
      </w:r>
      <w:r>
        <w:rPr>
          <w:rFonts w:hint="cs"/>
          <w:rtl/>
        </w:rPr>
        <w:t>,</w:t>
      </w:r>
    </w:p>
    <w:p w14:paraId="2EA0EB74" w14:textId="4E0C1D13" w:rsidR="000521C0" w:rsidRPr="00C35A2C" w:rsidRDefault="000521C0" w:rsidP="00E6438C">
      <w:pPr>
        <w:rPr>
          <w:rFonts w:ascii="FontbitDavid" w:hAnsi="FontbitDavid"/>
          <w:sz w:val="32"/>
          <w:rtl/>
        </w:rPr>
      </w:pPr>
      <w:r w:rsidRPr="000D59DE">
        <w:rPr>
          <w:rStyle w:val="affff5"/>
          <w:rFonts w:hint="cs"/>
          <w:rtl/>
        </w:rPr>
        <w:t>ראב</w:t>
      </w:r>
      <w:r w:rsidRPr="000D59DE">
        <w:rPr>
          <w:rStyle w:val="affff5"/>
          <w:rtl/>
        </w:rPr>
        <w:t>"</w:t>
      </w:r>
      <w:r w:rsidRPr="000D59DE">
        <w:rPr>
          <w:rStyle w:val="affff5"/>
          <w:rFonts w:hint="cs"/>
          <w:rtl/>
        </w:rPr>
        <w:t>י</w:t>
      </w:r>
      <w:r w:rsidRPr="000D59DE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אין ממזר מספק.</w:t>
      </w:r>
    </w:p>
    <w:p w14:paraId="49108E46" w14:textId="0C4B7B70" w:rsidR="00590720" w:rsidRDefault="00590720" w:rsidP="000521C0">
      <w:pPr>
        <w:rPr>
          <w:rStyle w:val="affff8"/>
          <w:rtl/>
        </w:rPr>
      </w:pPr>
      <w:r>
        <w:rPr>
          <w:rStyle w:val="affff5"/>
          <w:rFonts w:hint="cs"/>
          <w:rtl/>
        </w:rPr>
        <w:t>ל</w:t>
      </w:r>
      <w:r w:rsidR="000521C0" w:rsidRPr="000D59DE">
        <w:rPr>
          <w:rStyle w:val="affff5"/>
          <w:rFonts w:hint="cs"/>
          <w:rtl/>
        </w:rPr>
        <w:t>אביי</w:t>
      </w:r>
      <w:r w:rsidR="000521C0">
        <w:rPr>
          <w:rStyle w:val="affff5"/>
          <w:rFonts w:hint="cs"/>
          <w:rtl/>
        </w:rPr>
        <w:t>,</w:t>
      </w:r>
      <w:r w:rsidR="000521C0" w:rsidRPr="000D59DE">
        <w:rPr>
          <w:rStyle w:val="affff5"/>
          <w:rFonts w:hint="cs"/>
          <w:rtl/>
        </w:rPr>
        <w:t xml:space="preserve"> ה"ק</w:t>
      </w:r>
      <w:r w:rsidR="000521C0" w:rsidRPr="000D59DE">
        <w:rPr>
          <w:rStyle w:val="affff5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שני 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ספק</w:t>
      </w:r>
      <w:r w:rsidR="000521C0" w:rsidRPr="00C35A2C">
        <w:rPr>
          <w:rFonts w:ascii="FontbitDavid" w:hAnsi="FontbitDavid"/>
          <w:sz w:val="32"/>
          <w:rtl/>
        </w:rPr>
        <w:t xml:space="preserve"> ממזר </w:t>
      </w:r>
      <w:r w:rsidR="000521C0" w:rsidRPr="007750DB">
        <w:rPr>
          <w:rStyle w:val="affff8"/>
          <w:rtl/>
        </w:rPr>
        <w:t>ואסור בממזרת</w:t>
      </w:r>
      <w:r w:rsidR="00EE238F">
        <w:rPr>
          <w:rFonts w:ascii="FontbitDavid" w:hAnsi="FontbitDavid" w:hint="cs"/>
          <w:sz w:val="32"/>
          <w:rtl/>
        </w:rPr>
        <w:t>,</w:t>
      </w:r>
      <w:r w:rsidR="000521C0">
        <w:rPr>
          <w:rFonts w:ascii="FontbitDavid" w:hAnsi="FontbitDavid" w:hint="cs"/>
          <w:sz w:val="32"/>
          <w:rtl/>
        </w:rPr>
        <w:t xml:space="preserve"> </w:t>
      </w:r>
      <w:r w:rsidR="00F55002">
        <w:rPr>
          <w:rStyle w:val="affff5"/>
          <w:rtl/>
        </w:rPr>
        <w:tab/>
      </w:r>
      <w:r w:rsidR="00F55002">
        <w:rPr>
          <w:rStyle w:val="affff5"/>
          <w:rFonts w:hint="cs"/>
          <w:rtl/>
        </w:rPr>
        <w:t xml:space="preserve">   </w:t>
      </w:r>
      <w:r w:rsidR="000521C0" w:rsidRPr="000D59DE">
        <w:rPr>
          <w:rStyle w:val="affff5"/>
          <w:rFonts w:hint="cs"/>
          <w:rtl/>
        </w:rPr>
        <w:t>רא</w:t>
      </w:r>
      <w:r w:rsidR="000521C0">
        <w:rPr>
          <w:rStyle w:val="affff5"/>
          <w:rFonts w:hint="cs"/>
          <w:rtl/>
        </w:rPr>
        <w:t>ב"י</w:t>
      </w:r>
      <w:r w:rsidR="000521C0" w:rsidRPr="000D59DE">
        <w:rPr>
          <w:rStyle w:val="affff5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ודאי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7750DB">
        <w:rPr>
          <w:rStyle w:val="affff8"/>
          <w:rtl/>
        </w:rPr>
        <w:t>ומותר</w:t>
      </w:r>
      <w:r>
        <w:rPr>
          <w:rStyle w:val="affff8"/>
          <w:rFonts w:hint="cs"/>
          <w:rtl/>
        </w:rPr>
        <w:t>.</w:t>
      </w:r>
    </w:p>
    <w:p w14:paraId="10134116" w14:textId="64D6C840" w:rsidR="00590720" w:rsidRDefault="00590720" w:rsidP="000521C0">
      <w:pPr>
        <w:rPr>
          <w:rStyle w:val="affff8"/>
          <w:rtl/>
        </w:rPr>
      </w:pPr>
      <w:r>
        <w:rPr>
          <w:rStyle w:val="affff5"/>
          <w:rFonts w:hint="cs"/>
          <w:rtl/>
        </w:rPr>
        <w:t>לר</w:t>
      </w:r>
      <w:r w:rsidR="000521C0" w:rsidRPr="000D59DE">
        <w:rPr>
          <w:rStyle w:val="affff5"/>
          <w:rtl/>
        </w:rPr>
        <w:t>בא</w:t>
      </w:r>
      <w:r>
        <w:rPr>
          <w:rStyle w:val="affff5"/>
          <w:rFonts w:hint="cs"/>
          <w:rtl/>
        </w:rPr>
        <w:t>, ה"ק</w:t>
      </w:r>
      <w:r w:rsidR="000521C0" w:rsidRPr="000D59DE">
        <w:rPr>
          <w:rStyle w:val="affff5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שני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ממזר ודאי</w:t>
      </w:r>
      <w:r w:rsidR="000521C0" w:rsidRPr="00C35A2C">
        <w:rPr>
          <w:rFonts w:ascii="FontbitDavid" w:hAnsi="FontbitDavid"/>
          <w:sz w:val="32"/>
          <w:rtl/>
        </w:rPr>
        <w:t xml:space="preserve"> מספק </w:t>
      </w:r>
      <w:r w:rsidR="000521C0" w:rsidRPr="007750DB">
        <w:rPr>
          <w:rStyle w:val="affff8"/>
          <w:rtl/>
        </w:rPr>
        <w:t>ומותר</w:t>
      </w:r>
      <w:r w:rsidR="00F55002">
        <w:rPr>
          <w:rStyle w:val="affff8"/>
          <w:rFonts w:hint="cs"/>
          <w:rtl/>
        </w:rPr>
        <w:t xml:space="preserve">, </w:t>
      </w:r>
      <w:r w:rsidR="000521C0">
        <w:rPr>
          <w:rFonts w:ascii="FontbitDavid" w:hAnsi="FontbitDavid" w:hint="cs"/>
          <w:sz w:val="32"/>
          <w:rtl/>
        </w:rPr>
        <w:t xml:space="preserve"> </w:t>
      </w:r>
      <w:r w:rsidR="000521C0" w:rsidRPr="000D59DE">
        <w:rPr>
          <w:rStyle w:val="affff5"/>
          <w:rtl/>
        </w:rPr>
        <w:t>ר</w:t>
      </w:r>
      <w:r w:rsidR="000521C0" w:rsidRPr="000D59DE">
        <w:rPr>
          <w:rStyle w:val="affff5"/>
          <w:rFonts w:hint="cs"/>
          <w:rtl/>
        </w:rPr>
        <w:t>אב</w:t>
      </w:r>
      <w:r w:rsidR="000521C0" w:rsidRPr="000D59DE">
        <w:rPr>
          <w:rStyle w:val="affff5"/>
          <w:rtl/>
        </w:rPr>
        <w:t>"</w:t>
      </w:r>
      <w:r w:rsidR="000521C0" w:rsidRPr="000D59DE">
        <w:rPr>
          <w:rStyle w:val="affff5"/>
          <w:rFonts w:hint="cs"/>
          <w:rtl/>
        </w:rPr>
        <w:t>י</w:t>
      </w:r>
      <w:r w:rsidR="000521C0" w:rsidRPr="000D59DE">
        <w:rPr>
          <w:rStyle w:val="affff5"/>
          <w:rtl/>
        </w:rPr>
        <w:t>: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אי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נו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ודאי</w:t>
      </w:r>
      <w:r w:rsidR="000521C0" w:rsidRPr="007750DB">
        <w:rPr>
          <w:rStyle w:val="affff8"/>
          <w:rtl/>
        </w:rPr>
        <w:t xml:space="preserve"> ואסור</w:t>
      </w:r>
      <w:r>
        <w:rPr>
          <w:rStyle w:val="affff8"/>
          <w:rFonts w:hint="cs"/>
          <w:rtl/>
        </w:rPr>
        <w:t>.</w:t>
      </w:r>
    </w:p>
    <w:p w14:paraId="58794B10" w14:textId="45120D71" w:rsidR="000521C0" w:rsidRDefault="000521C0" w:rsidP="000521C0">
      <w:pPr>
        <w:rPr>
          <w:rFonts w:ascii="FontbitDavid" w:hAnsi="FontbitDavid"/>
          <w:sz w:val="32"/>
          <w:rtl/>
        </w:rPr>
      </w:pPr>
      <w:r w:rsidRPr="000D59DE">
        <w:rPr>
          <w:rStyle w:val="affff5"/>
          <w:rFonts w:hint="cs"/>
          <w:rtl/>
        </w:rPr>
        <w:t>ו</w:t>
      </w:r>
      <w:r w:rsidR="00590720">
        <w:rPr>
          <w:rStyle w:val="affff5"/>
          <w:rFonts w:hint="cs"/>
          <w:rtl/>
        </w:rPr>
        <w:t>מ</w:t>
      </w:r>
      <w:r>
        <w:rPr>
          <w:rStyle w:val="affff5"/>
          <w:rFonts w:hint="cs"/>
          <w:rtl/>
        </w:rPr>
        <w:t>חל</w:t>
      </w:r>
      <w:r w:rsidR="00590720">
        <w:rPr>
          <w:rStyle w:val="affff5"/>
          <w:rFonts w:hint="cs"/>
          <w:rtl/>
        </w:rPr>
        <w:t>ו</w:t>
      </w:r>
      <w:r>
        <w:rPr>
          <w:rStyle w:val="affff5"/>
          <w:rFonts w:hint="cs"/>
          <w:rtl/>
        </w:rPr>
        <w:t>ק</w:t>
      </w:r>
      <w:r w:rsidR="00590720">
        <w:rPr>
          <w:rStyle w:val="affff5"/>
          <w:rFonts w:hint="cs"/>
          <w:rtl/>
        </w:rPr>
        <w:t>תם,</w:t>
      </w:r>
      <w:r w:rsidRPr="000D59DE">
        <w:rPr>
          <w:rStyle w:val="affff5"/>
          <w:rFonts w:hint="cs"/>
          <w:rtl/>
        </w:rPr>
        <w:t xml:space="preserve"> דר</w:t>
      </w:r>
      <w:r w:rsidRPr="000D59DE">
        <w:rPr>
          <w:rStyle w:val="affff5"/>
          <w:rtl/>
        </w:rPr>
        <w:t>"</w:t>
      </w:r>
      <w:r w:rsidRPr="000D59DE">
        <w:rPr>
          <w:rStyle w:val="affff5"/>
          <w:rFonts w:hint="cs"/>
          <w:rtl/>
        </w:rPr>
        <w:t>א</w:t>
      </w:r>
      <w:r w:rsidR="00590720">
        <w:rPr>
          <w:rStyle w:val="affff5"/>
          <w:rFonts w:hint="cs"/>
          <w:rtl/>
        </w:rPr>
        <w:t xml:space="preserve"> </w:t>
      </w:r>
      <w:r w:rsidRPr="000D59DE">
        <w:rPr>
          <w:rStyle w:val="affff5"/>
          <w:rFonts w:hint="cs"/>
          <w:rtl/>
        </w:rPr>
        <w:t>אמר</w:t>
      </w:r>
      <w:r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ודאן בודאן מותר, </w:t>
      </w:r>
      <w:r w:rsidRPr="00C35A2C">
        <w:rPr>
          <w:rFonts w:ascii="FontbitDavid" w:hAnsi="FontbitDavid"/>
          <w:sz w:val="32"/>
          <w:rtl/>
        </w:rPr>
        <w:t>ודאן בספקן</w:t>
      </w:r>
      <w:r w:rsidR="00590720">
        <w:rPr>
          <w:rFonts w:ascii="FontbitDavid" w:hAnsi="FontbitDavid" w:hint="cs"/>
          <w:sz w:val="32"/>
          <w:rtl/>
        </w:rPr>
        <w:t>..</w:t>
      </w:r>
      <w:r w:rsidRPr="00C35A2C">
        <w:rPr>
          <w:rFonts w:ascii="FontbitDavid" w:hAnsi="FontbitDavid"/>
          <w:sz w:val="32"/>
          <w:rtl/>
        </w:rPr>
        <w:t xml:space="preserve"> - אסור,</w:t>
      </w:r>
    </w:p>
    <w:p w14:paraId="659B8BA9" w14:textId="259FAD94" w:rsidR="00590720" w:rsidRDefault="000521C0" w:rsidP="000521C0">
      <w:pPr>
        <w:rPr>
          <w:rFonts w:ascii="FontbitDavid" w:hAnsi="FontbitDavid"/>
          <w:sz w:val="32"/>
          <w:rtl/>
        </w:rPr>
      </w:pPr>
      <w:r w:rsidRPr="000D59DE">
        <w:rPr>
          <w:rStyle w:val="affff5"/>
          <w:rFonts w:hint="cs"/>
          <w:rtl/>
        </w:rPr>
        <w:lastRenderedPageBreak/>
        <w:t>ו</w:t>
      </w:r>
      <w:r w:rsidR="00590720">
        <w:rPr>
          <w:rStyle w:val="affff5"/>
          <w:rFonts w:hint="cs"/>
          <w:rtl/>
        </w:rPr>
        <w:t>מרב</w:t>
      </w:r>
      <w:r w:rsidRPr="000D59DE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הלכה </w:t>
      </w:r>
      <w:r w:rsidRPr="000D59DE">
        <w:rPr>
          <w:rStyle w:val="affff5"/>
          <w:rtl/>
        </w:rPr>
        <w:t>כר</w:t>
      </w:r>
      <w:r w:rsidR="00590720">
        <w:rPr>
          <w:rStyle w:val="affff5"/>
          <w:rFonts w:hint="cs"/>
          <w:rtl/>
        </w:rPr>
        <w:t>"</w:t>
      </w:r>
      <w:r w:rsidRPr="000D59DE">
        <w:rPr>
          <w:rStyle w:val="affff5"/>
          <w:rtl/>
        </w:rPr>
        <w:t>א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590720">
        <w:rPr>
          <w:rStyle w:val="affff5"/>
          <w:rFonts w:hint="cs"/>
          <w:rtl/>
        </w:rPr>
        <w:t>ול</w:t>
      </w:r>
      <w:r w:rsidRPr="000D59DE">
        <w:rPr>
          <w:rStyle w:val="affff5"/>
          <w:rFonts w:hint="cs"/>
          <w:rtl/>
        </w:rPr>
        <w:t>שמואל</w:t>
      </w:r>
      <w:r w:rsidRPr="00EE238F">
        <w:rPr>
          <w:rStyle w:val="affff5"/>
          <w:rtl/>
        </w:rPr>
        <w:t>:</w:t>
      </w:r>
      <w:r w:rsidRPr="007750DB">
        <w:rPr>
          <w:rStyle w:val="affff5"/>
          <w:rtl/>
        </w:rPr>
        <w:t xml:space="preserve"> הלל</w:t>
      </w:r>
      <w:r w:rsidRPr="00C35A2C">
        <w:rPr>
          <w:rFonts w:ascii="FontbitDavid" w:hAnsi="FontbitDavid"/>
          <w:sz w:val="32"/>
          <w:rtl/>
        </w:rPr>
        <w:t xml:space="preserve"> שנה, עשרה יוחסין עלו מבבל</w:t>
      </w:r>
      <w:r w:rsidR="00EE238F">
        <w:rPr>
          <w:rFonts w:ascii="FontbitDavid" w:hAnsi="FontbitDavid" w:hint="cs"/>
          <w:sz w:val="32"/>
          <w:rtl/>
        </w:rPr>
        <w:t>..</w:t>
      </w:r>
    </w:p>
    <w:p w14:paraId="2D2E6CA0" w14:textId="7AC7CF63" w:rsidR="000521C0" w:rsidRPr="00C35A2C" w:rsidRDefault="00E6438C" w:rsidP="000521C0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  </w:t>
      </w:r>
      <w:r w:rsidR="000521C0" w:rsidRPr="00C35A2C">
        <w:rPr>
          <w:rFonts w:ascii="FontbitDavid" w:hAnsi="FontbitDavid"/>
          <w:sz w:val="32"/>
          <w:rtl/>
        </w:rPr>
        <w:t>וכולן מותרין זה בזה</w:t>
      </w:r>
      <w:r w:rsidR="00590720">
        <w:rPr>
          <w:rFonts w:ascii="FontbitDavid" w:hAnsi="FontbitDavid" w:hint="cs"/>
          <w:sz w:val="32"/>
          <w:rtl/>
        </w:rPr>
        <w:t xml:space="preserve"> </w:t>
      </w:r>
      <w:r w:rsidR="00590720" w:rsidRPr="007750DB">
        <w:rPr>
          <w:rStyle w:val="affff8"/>
          <w:rFonts w:hint="eastAsia"/>
          <w:rtl/>
        </w:rPr>
        <w:t>בקבוצה</w:t>
      </w:r>
      <w:r w:rsidR="00590720" w:rsidRPr="007750DB">
        <w:rPr>
          <w:rStyle w:val="affff8"/>
          <w:rtl/>
        </w:rPr>
        <w:t xml:space="preserve"> </w:t>
      </w:r>
      <w:r w:rsidR="00590720" w:rsidRPr="007750DB">
        <w:rPr>
          <w:rStyle w:val="affff8"/>
          <w:rFonts w:hint="eastAsia"/>
          <w:rtl/>
        </w:rPr>
        <w:t>שלהם</w:t>
      </w:r>
      <w:r w:rsidR="000521C0" w:rsidRPr="007750DB">
        <w:rPr>
          <w:rStyle w:val="affff8"/>
          <w:rtl/>
        </w:rPr>
        <w:t>,</w:t>
      </w:r>
      <w:r w:rsidR="000521C0">
        <w:rPr>
          <w:rFonts w:ascii="FontbitDavid" w:hAnsi="FontbitDavid" w:hint="cs"/>
          <w:sz w:val="32"/>
          <w:rtl/>
        </w:rPr>
        <w:t xml:space="preserve"> </w:t>
      </w:r>
      <w:r w:rsidR="0059072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דלא</w:t>
      </w:r>
      <w:r w:rsidR="00590720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0521C0" w:rsidRPr="00E27CE4">
        <w:rPr>
          <w:rStyle w:val="affff5"/>
          <w:rtl/>
        </w:rPr>
        <w:t>כר</w:t>
      </w:r>
      <w:r w:rsidR="00590720">
        <w:rPr>
          <w:rStyle w:val="affff5"/>
          <w:rFonts w:hint="cs"/>
          <w:rtl/>
        </w:rPr>
        <w:t>"</w:t>
      </w:r>
      <w:r w:rsidR="000521C0" w:rsidRPr="00E27CE4">
        <w:rPr>
          <w:rStyle w:val="affff5"/>
          <w:rtl/>
        </w:rPr>
        <w:t>א</w:t>
      </w:r>
      <w:r w:rsidR="00590720" w:rsidRPr="007750DB">
        <w:rPr>
          <w:rtl/>
        </w:rPr>
        <w:t xml:space="preserve"> שאסר ספיקות</w:t>
      </w:r>
      <w:r w:rsidR="00590720">
        <w:rPr>
          <w:rFonts w:hint="cs"/>
          <w:rtl/>
        </w:rPr>
        <w:t>.</w:t>
      </w:r>
    </w:p>
    <w:p w14:paraId="1C2DBE20" w14:textId="08BFF233" w:rsidR="00E6438C" w:rsidRDefault="000521C0" w:rsidP="000521C0">
      <w:pPr>
        <w:rPr>
          <w:rStyle w:val="affff5"/>
          <w:rtl/>
        </w:rPr>
      </w:pPr>
      <w:r w:rsidRPr="00E27CE4">
        <w:rPr>
          <w:rStyle w:val="affff5"/>
          <w:rtl/>
        </w:rPr>
        <w:t>אביי כשמואל</w:t>
      </w:r>
      <w:r w:rsidRPr="00AC7749">
        <w:rPr>
          <w:rFonts w:ascii="FontbitDavid" w:hAnsi="FontbitDavid"/>
          <w:spacing w:val="-6"/>
          <w:sz w:val="32"/>
          <w:rtl/>
        </w:rPr>
        <w:t xml:space="preserve"> </w:t>
      </w:r>
      <w:r w:rsidRPr="004878F9">
        <w:rPr>
          <w:rStyle w:val="affff5"/>
          <w:rtl/>
        </w:rPr>
        <w:t>ומוקי</w:t>
      </w:r>
      <w:r w:rsidRPr="004878F9">
        <w:rPr>
          <w:rStyle w:val="affff5"/>
          <w:rFonts w:hint="cs"/>
          <w:rtl/>
        </w:rPr>
        <w:t xml:space="preserve"> </w:t>
      </w:r>
      <w:r w:rsidR="00E6438C">
        <w:rPr>
          <w:rStyle w:val="affff5"/>
          <w:rFonts w:hint="cs"/>
          <w:rtl/>
        </w:rPr>
        <w:t>ל</w:t>
      </w:r>
      <w:r w:rsidRPr="004878F9">
        <w:rPr>
          <w:rStyle w:val="affff5"/>
          <w:rFonts w:hint="cs"/>
          <w:rtl/>
        </w:rPr>
        <w:t>ראב</w:t>
      </w:r>
      <w:r w:rsidRPr="004878F9">
        <w:rPr>
          <w:rStyle w:val="affff5"/>
          <w:rtl/>
        </w:rPr>
        <w:t>"</w:t>
      </w:r>
      <w:r w:rsidRPr="004878F9">
        <w:rPr>
          <w:rStyle w:val="affff5"/>
          <w:rFonts w:hint="cs"/>
          <w:rtl/>
        </w:rPr>
        <w:t>י</w:t>
      </w:r>
      <w:r w:rsidR="00E6438C">
        <w:rPr>
          <w:rStyle w:val="affff5"/>
          <w:rFonts w:hint="cs"/>
          <w:rtl/>
        </w:rPr>
        <w:t xml:space="preserve"> כהלכתא</w:t>
      </w:r>
      <w:r w:rsidR="00F55002">
        <w:rPr>
          <w:rStyle w:val="affff5"/>
          <w:rFonts w:hint="cs"/>
          <w:rtl/>
        </w:rPr>
        <w:t>,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</w:t>
      </w:r>
      <w:r w:rsidR="00EE238F">
        <w:rPr>
          <w:rFonts w:ascii="FontbitDavid" w:hAnsi="FontbitDavid"/>
          <w:spacing w:val="-6"/>
          <w:sz w:val="32"/>
          <w:rtl/>
        </w:rPr>
        <w:tab/>
      </w:r>
      <w:r w:rsidR="00EE238F">
        <w:rPr>
          <w:rFonts w:ascii="FontbitDavid" w:hAnsi="FontbitDavid"/>
          <w:spacing w:val="-6"/>
          <w:sz w:val="32"/>
          <w:rtl/>
        </w:rPr>
        <w:tab/>
      </w:r>
      <w:r w:rsidRPr="004878F9">
        <w:rPr>
          <w:rStyle w:val="affff5"/>
          <w:rtl/>
        </w:rPr>
        <w:t>רבא כ</w:t>
      </w:r>
      <w:r w:rsidRPr="00E6438C">
        <w:rPr>
          <w:rStyle w:val="affff5"/>
          <w:rtl/>
        </w:rPr>
        <w:t>רב</w:t>
      </w:r>
      <w:r w:rsidRPr="007750DB">
        <w:rPr>
          <w:rStyle w:val="affff5"/>
          <w:rtl/>
        </w:rPr>
        <w:t xml:space="preserve"> ומוקי </w:t>
      </w:r>
      <w:r w:rsidRPr="00E6438C">
        <w:rPr>
          <w:rStyle w:val="affff5"/>
          <w:rtl/>
        </w:rPr>
        <w:t>ל</w:t>
      </w:r>
      <w:r w:rsidRPr="00E6438C">
        <w:rPr>
          <w:rStyle w:val="affff5"/>
          <w:rFonts w:hint="eastAsia"/>
          <w:rtl/>
        </w:rPr>
        <w:t>ראב</w:t>
      </w:r>
      <w:r w:rsidRPr="00E6438C">
        <w:rPr>
          <w:rStyle w:val="affff5"/>
          <w:rtl/>
        </w:rPr>
        <w:t>"</w:t>
      </w:r>
      <w:r w:rsidRPr="00E6438C">
        <w:rPr>
          <w:rStyle w:val="affff5"/>
          <w:rFonts w:hint="eastAsia"/>
          <w:rtl/>
        </w:rPr>
        <w:t>י</w:t>
      </w:r>
      <w:r w:rsidRPr="007750DB">
        <w:rPr>
          <w:rStyle w:val="affff5"/>
          <w:rtl/>
        </w:rPr>
        <w:t xml:space="preserve"> דהלכתא</w:t>
      </w:r>
      <w:r w:rsidR="00E6438C">
        <w:rPr>
          <w:rStyle w:val="affff5"/>
          <w:rFonts w:hint="cs"/>
          <w:rtl/>
        </w:rPr>
        <w:t>.</w:t>
      </w:r>
    </w:p>
    <w:p w14:paraId="4C352797" w14:textId="77777777" w:rsidR="000521C0" w:rsidRPr="00C35A2C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לז:</w:t>
      </w:r>
    </w:p>
    <w:p w14:paraId="4703A5B8" w14:textId="77777777" w:rsidR="00E6438C" w:rsidRDefault="00E6438C" w:rsidP="000521C0">
      <w:pPr>
        <w:rPr>
          <w:rStyle w:val="affff5"/>
          <w:rtl/>
        </w:rPr>
      </w:pPr>
    </w:p>
    <w:p w14:paraId="48788A08" w14:textId="5CF4507C" w:rsidR="00E6438C" w:rsidRDefault="000521C0" w:rsidP="000521C0">
      <w:pPr>
        <w:rPr>
          <w:rFonts w:ascii="FontbitDavid" w:hAnsi="FontbitDavid"/>
          <w:sz w:val="32"/>
          <w:rtl/>
        </w:rPr>
      </w:pPr>
      <w:r w:rsidRPr="004878F9">
        <w:rPr>
          <w:rStyle w:val="affff5"/>
          <w:rtl/>
        </w:rPr>
        <w:t>אביי</w:t>
      </w:r>
      <w:r w:rsidR="00E6438C">
        <w:rPr>
          <w:rStyle w:val="affff5"/>
          <w:rFonts w:hint="cs"/>
          <w:rtl/>
        </w:rPr>
        <w:t xml:space="preserve"> מוכיח</w:t>
      </w:r>
      <w:r w:rsidRPr="004878F9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4878F9">
        <w:rPr>
          <w:rStyle w:val="affff5"/>
          <w:rtl/>
        </w:rPr>
        <w:t>לר</w:t>
      </w:r>
      <w:r w:rsidRPr="004878F9">
        <w:rPr>
          <w:rStyle w:val="affff5"/>
          <w:rFonts w:hint="cs"/>
          <w:rtl/>
        </w:rPr>
        <w:t>אב</w:t>
      </w:r>
      <w:r w:rsidRPr="004878F9">
        <w:rPr>
          <w:rStyle w:val="affff5"/>
          <w:rtl/>
        </w:rPr>
        <w:t>"</w:t>
      </w:r>
      <w:r w:rsidRPr="004878F9">
        <w:rPr>
          <w:rStyle w:val="affff5"/>
          <w:rFonts w:hint="cs"/>
          <w:rtl/>
        </w:rPr>
        <w:t>י</w:t>
      </w:r>
      <w:r w:rsidRPr="00C35A2C">
        <w:rPr>
          <w:rFonts w:ascii="FontbitDavid" w:hAnsi="FontbitDavid"/>
          <w:sz w:val="32"/>
          <w:rtl/>
        </w:rPr>
        <w:t xml:space="preserve"> </w:t>
      </w:r>
      <w:r w:rsidR="00E6438C">
        <w:rPr>
          <w:rFonts w:ascii="FontbitDavid" w:hAnsi="FontbitDavid" w:hint="cs"/>
          <w:sz w:val="32"/>
          <w:rtl/>
        </w:rPr>
        <w:t xml:space="preserve">ספק </w:t>
      </w:r>
      <w:r w:rsidRPr="00C35A2C">
        <w:rPr>
          <w:rFonts w:ascii="FontbitDavid" w:hAnsi="FontbitDavid"/>
          <w:sz w:val="32"/>
          <w:rtl/>
        </w:rPr>
        <w:t>כודאי</w:t>
      </w:r>
      <w:r w:rsidR="00E6438C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E6438C">
        <w:rPr>
          <w:rStyle w:val="affff5"/>
          <w:rFonts w:hint="cs"/>
          <w:rtl/>
        </w:rPr>
        <w:t>שאמר</w:t>
      </w:r>
      <w:r w:rsidRPr="00C35A2C">
        <w:rPr>
          <w:rFonts w:ascii="FontbitDavid" w:hAnsi="FontbitDavid"/>
          <w:sz w:val="32"/>
          <w:rtl/>
        </w:rPr>
        <w:t xml:space="preserve"> </w:t>
      </w:r>
      <w:r w:rsidR="00E6438C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 xml:space="preserve">בא על נשים הרבה ואין יודע </w:t>
      </w:r>
      <w:r w:rsidR="00E6438C">
        <w:rPr>
          <w:rFonts w:ascii="FontbitDavid" w:hAnsi="FontbitDavid" w:hint="cs"/>
          <w:sz w:val="32"/>
          <w:rtl/>
        </w:rPr>
        <w:t>מי</w:t>
      </w:r>
      <w:r w:rsidRPr="00C35A2C">
        <w:rPr>
          <w:rFonts w:ascii="FontbitDavid" w:hAnsi="FontbitDavid"/>
          <w:sz w:val="32"/>
          <w:rtl/>
        </w:rPr>
        <w:t>, והיא שבאו עליה אנשים הרבה ואינה יודעת מי,</w:t>
      </w:r>
    </w:p>
    <w:p w14:paraId="2E3CA7CB" w14:textId="30D8D4D5" w:rsidR="000521C0" w:rsidRPr="00C35A2C" w:rsidRDefault="000521C0" w:rsidP="007750DB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נמצא אב נושא בתו</w:t>
      </w:r>
      <w:r w:rsidR="00E6438C">
        <w:rPr>
          <w:rFonts w:ascii="FontbitDavid" w:hAnsi="FontbitDavid" w:hint="cs"/>
          <w:sz w:val="32"/>
          <w:rtl/>
        </w:rPr>
        <w:t>..</w:t>
      </w:r>
      <w:r w:rsidRPr="00C35A2C">
        <w:rPr>
          <w:rFonts w:ascii="FontbitDavid" w:hAnsi="FontbitDavid"/>
          <w:sz w:val="32"/>
          <w:rtl/>
        </w:rPr>
        <w:t xml:space="preserve"> ונתמלא עולם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ממזרי</w:t>
      </w:r>
      <w:r w:rsidR="00E6438C">
        <w:rPr>
          <w:rFonts w:ascii="FontbitDavid" w:hAnsi="FontbitDavid" w:hint="cs"/>
          <w:sz w:val="32"/>
          <w:rtl/>
        </w:rPr>
        <w:t>ם,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E6438C">
        <w:rPr>
          <w:rFonts w:ascii="FontbitDavid" w:hAnsi="FontbitDavid" w:hint="cs"/>
          <w:sz w:val="32"/>
          <w:rtl/>
        </w:rPr>
        <w:t>'</w:t>
      </w:r>
      <w:r w:rsidRPr="00EB2515">
        <w:rPr>
          <w:rStyle w:val="affff1"/>
          <w:rtl/>
        </w:rPr>
        <w:t>ומלאה הארץ זמה</w:t>
      </w:r>
      <w:r w:rsidR="00E6438C">
        <w:rPr>
          <w:rStyle w:val="affff1"/>
          <w:rFonts w:hint="cs"/>
          <w:rtl/>
        </w:rPr>
        <w:t>'</w:t>
      </w:r>
      <w:r w:rsidRPr="00EB2515">
        <w:rPr>
          <w:rStyle w:val="affff1"/>
          <w:rtl/>
        </w:rPr>
        <w:t>.</w:t>
      </w:r>
    </w:p>
    <w:p w14:paraId="67FDEBB6" w14:textId="34A1AAB3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4878F9">
        <w:rPr>
          <w:rStyle w:val="affff5"/>
          <w:rtl/>
        </w:rPr>
        <w:t>ורבא</w:t>
      </w:r>
      <w:r w:rsidR="00E6438C">
        <w:rPr>
          <w:rStyle w:val="affff5"/>
          <w:rFonts w:hint="cs"/>
          <w:rtl/>
        </w:rPr>
        <w:t xml:space="preserve"> דוחה,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4878F9">
        <w:rPr>
          <w:rStyle w:val="affff5"/>
          <w:rtl/>
        </w:rPr>
        <w:t>ה</w:t>
      </w:r>
      <w:r w:rsidRPr="004878F9">
        <w:rPr>
          <w:rStyle w:val="affff5"/>
          <w:rFonts w:hint="cs"/>
          <w:rtl/>
        </w:rPr>
        <w:t>"</w:t>
      </w:r>
      <w:r w:rsidRPr="004878F9">
        <w:rPr>
          <w:rStyle w:val="affff5"/>
          <w:rtl/>
        </w:rPr>
        <w:t>ק: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E6438C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זו מה היא</w:t>
      </w:r>
      <w:r w:rsidR="00E6438C">
        <w:rPr>
          <w:rFonts w:ascii="FontbitDavid" w:hAnsi="FontbitDavid" w:hint="cs"/>
          <w:sz w:val="32"/>
          <w:rtl/>
        </w:rPr>
        <w:t>'?</w:t>
      </w:r>
      <w:r>
        <w:rPr>
          <w:rFonts w:ascii="FontbitDavid" w:hAnsi="FontbitDavid" w:hint="cs"/>
          <w:sz w:val="32"/>
          <w:rtl/>
        </w:rPr>
        <w:t xml:space="preserve"> </w:t>
      </w:r>
      <w:r w:rsidRPr="00C00894">
        <w:rPr>
          <w:rStyle w:val="affff8"/>
          <w:rFonts w:hint="eastAsia"/>
          <w:rtl/>
        </w:rPr>
        <w:t>ספק</w:t>
      </w:r>
      <w:r w:rsidRPr="00C00894">
        <w:rPr>
          <w:rStyle w:val="affff8"/>
          <w:rtl/>
        </w:rPr>
        <w:t xml:space="preserve"> </w:t>
      </w:r>
      <w:r w:rsidRPr="00C00894">
        <w:rPr>
          <w:rStyle w:val="affff8"/>
          <w:rFonts w:hint="eastAsia"/>
          <w:rtl/>
        </w:rPr>
        <w:t>ולא</w:t>
      </w:r>
      <w:r w:rsidRPr="00C00894">
        <w:rPr>
          <w:rStyle w:val="affff8"/>
          <w:rtl/>
        </w:rPr>
        <w:t xml:space="preserve"> </w:t>
      </w:r>
      <w:r w:rsidRPr="00C00894">
        <w:rPr>
          <w:rStyle w:val="affff8"/>
          <w:rFonts w:hint="eastAsia"/>
          <w:rtl/>
        </w:rPr>
        <w:t>ודאי</w:t>
      </w:r>
      <w:r w:rsidR="00E6438C">
        <w:rPr>
          <w:rFonts w:ascii="FontbitDavid" w:hAnsi="FontbitDavid" w:hint="cs"/>
          <w:sz w:val="32"/>
          <w:rtl/>
        </w:rPr>
        <w:t>.</w:t>
      </w:r>
    </w:p>
    <w:p w14:paraId="1775DF12" w14:textId="5E6239E6" w:rsidR="00E6438C" w:rsidRDefault="000521C0" w:rsidP="000521C0">
      <w:pPr>
        <w:rPr>
          <w:rtl/>
        </w:rPr>
      </w:pPr>
      <w:r w:rsidRPr="004878F9">
        <w:rPr>
          <w:rStyle w:val="affff5"/>
          <w:rtl/>
        </w:rPr>
        <w:t xml:space="preserve">יתר על כן </w:t>
      </w:r>
      <w:r w:rsidRPr="004878F9">
        <w:rPr>
          <w:rStyle w:val="affff5"/>
          <w:rFonts w:hint="cs"/>
          <w:rtl/>
        </w:rPr>
        <w:t>אראב</w:t>
      </w:r>
      <w:r w:rsidRPr="004878F9">
        <w:rPr>
          <w:rStyle w:val="affff5"/>
          <w:rtl/>
        </w:rPr>
        <w:t>"</w:t>
      </w:r>
      <w:r w:rsidRPr="004878F9">
        <w:rPr>
          <w:rStyle w:val="affff5"/>
          <w:rFonts w:hint="cs"/>
          <w:rtl/>
        </w:rPr>
        <w:t>י</w:t>
      </w:r>
      <w:r w:rsidRPr="004878F9">
        <w:rPr>
          <w:rStyle w:val="affff5"/>
          <w:rtl/>
        </w:rPr>
        <w:t>:</w:t>
      </w:r>
      <w:r w:rsidRPr="00C35A2C">
        <w:rPr>
          <w:rtl/>
        </w:rPr>
        <w:t xml:space="preserve"> לא </w:t>
      </w:r>
      <w:r w:rsidRPr="00D1637C">
        <w:rPr>
          <w:rFonts w:cs="PFT_Frank"/>
          <w:b/>
          <w:bCs/>
          <w:szCs w:val="14"/>
          <w:rtl/>
        </w:rPr>
        <w:t>ישא</w:t>
      </w:r>
      <w:r w:rsidRPr="00C35A2C">
        <w:rPr>
          <w:rtl/>
        </w:rPr>
        <w:t xml:space="preserve"> אדם אשה במדינה זו ו</w:t>
      </w:r>
      <w:r w:rsidR="00E6438C">
        <w:rPr>
          <w:rFonts w:hint="cs"/>
          <w:rtl/>
        </w:rPr>
        <w:t>שניה</w:t>
      </w:r>
      <w:r w:rsidRPr="00C35A2C">
        <w:rPr>
          <w:rtl/>
        </w:rPr>
        <w:t xml:space="preserve"> באחרת,</w:t>
      </w:r>
    </w:p>
    <w:p w14:paraId="1348A493" w14:textId="1EE90F3A" w:rsidR="000521C0" w:rsidRPr="00C35A2C" w:rsidRDefault="000521C0" w:rsidP="000521C0">
      <w:pPr>
        <w:rPr>
          <w:rtl/>
        </w:rPr>
      </w:pPr>
      <w:r w:rsidRPr="00C35A2C">
        <w:rPr>
          <w:rtl/>
        </w:rPr>
        <w:t>שמא אח נושא אחותו.</w:t>
      </w:r>
    </w:p>
    <w:p w14:paraId="5F007484" w14:textId="7D6E64A3" w:rsidR="00E6438C" w:rsidRDefault="000521C0" w:rsidP="000521C0">
      <w:pPr>
        <w:rPr>
          <w:rStyle w:val="affff5"/>
          <w:rtl/>
        </w:rPr>
      </w:pPr>
      <w:r w:rsidRPr="007C7CB0">
        <w:rPr>
          <w:rStyle w:val="affff5"/>
          <w:rFonts w:hint="eastAsia"/>
          <w:rtl/>
        </w:rPr>
        <w:t>והך</w:t>
      </w:r>
      <w:r w:rsidRPr="007C7CB0">
        <w:rPr>
          <w:rStyle w:val="affff5"/>
          <w:rFonts w:hint="cs"/>
          <w:rtl/>
        </w:rPr>
        <w:t xml:space="preserve"> </w:t>
      </w:r>
      <w:r w:rsidRPr="004878F9">
        <w:rPr>
          <w:rStyle w:val="affff5"/>
          <w:rFonts w:hint="cs"/>
          <w:rtl/>
        </w:rPr>
        <w:t>דרב</w:t>
      </w:r>
      <w:r w:rsidRPr="00C35A2C">
        <w:rPr>
          <w:rFonts w:ascii="FontbitDavid" w:hAnsi="FontbitDavid" w:hint="cs"/>
          <w:sz w:val="32"/>
          <w:rtl/>
        </w:rPr>
        <w:t xml:space="preserve"> כשמגיע ל</w:t>
      </w:r>
      <w:r w:rsidRPr="00C35A2C">
        <w:rPr>
          <w:rFonts w:ascii="FontbitDavid" w:hAnsi="FontbitDavid"/>
          <w:sz w:val="32"/>
          <w:rtl/>
        </w:rPr>
        <w:t xml:space="preserve">דרדשיר </w:t>
      </w:r>
      <w:r w:rsidRPr="004878F9">
        <w:rPr>
          <w:rStyle w:val="affff5"/>
          <w:rtl/>
        </w:rPr>
        <w:t>מכריז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7C7CB0">
        <w:rPr>
          <w:rStyle w:val="affff3"/>
          <w:rtl/>
        </w:rPr>
        <w:t>מ</w:t>
      </w:r>
      <w:r w:rsidRPr="007C7CB0">
        <w:rPr>
          <w:rStyle w:val="affff3"/>
          <w:rFonts w:hint="cs"/>
          <w:rtl/>
        </w:rPr>
        <w:t>י יהיה לי ליום</w:t>
      </w:r>
      <w:r w:rsidR="00EE238F" w:rsidRPr="007C7CB0">
        <w:rPr>
          <w:rStyle w:val="affff3"/>
          <w:rFonts w:hint="cs"/>
          <w:rtl/>
        </w:rPr>
        <w:t xml:space="preserve"> אחד</w:t>
      </w:r>
      <w:r w:rsidR="00EE238F">
        <w:rPr>
          <w:rFonts w:ascii="FontbitDavid" w:hAnsi="FontbitDavid" w:hint="cs"/>
          <w:sz w:val="32"/>
          <w:rtl/>
        </w:rPr>
        <w:t>?</w:t>
      </w:r>
      <w:r>
        <w:rPr>
          <w:rFonts w:ascii="FontbitDavid" w:hAnsi="FontbitDavid" w:hint="cs"/>
          <w:sz w:val="32"/>
          <w:rtl/>
        </w:rPr>
        <w:t xml:space="preserve"> </w:t>
      </w:r>
      <w:r w:rsidRPr="004878F9">
        <w:rPr>
          <w:rStyle w:val="affff5"/>
          <w:rFonts w:hint="cs"/>
          <w:rtl/>
        </w:rPr>
        <w:t>ו</w:t>
      </w:r>
      <w:r w:rsidR="00E6438C">
        <w:rPr>
          <w:rStyle w:val="affff5"/>
          <w:rFonts w:hint="cs"/>
          <w:rtl/>
        </w:rPr>
        <w:t xml:space="preserve">כן </w:t>
      </w:r>
      <w:r w:rsidRPr="004878F9">
        <w:rPr>
          <w:rStyle w:val="affff5"/>
          <w:rFonts w:hint="cs"/>
          <w:rtl/>
        </w:rPr>
        <w:t>ר"נ</w:t>
      </w:r>
      <w:r w:rsidR="00E6438C">
        <w:rPr>
          <w:rStyle w:val="affff5"/>
          <w:rFonts w:hint="cs"/>
          <w:rtl/>
        </w:rPr>
        <w:t>,</w:t>
      </w:r>
    </w:p>
    <w:p w14:paraId="64DE4DC1" w14:textId="5D87CB77" w:rsidR="000521C0" w:rsidRDefault="00E6438C" w:rsidP="000521C0">
      <w:pPr>
        <w:rPr>
          <w:rtl/>
        </w:rPr>
      </w:pPr>
      <w:r>
        <w:rPr>
          <w:rStyle w:val="affff5"/>
          <w:rFonts w:hint="cs"/>
          <w:rtl/>
        </w:rPr>
        <w:t>א.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7750DB">
        <w:rPr>
          <w:rStyle w:val="affff5"/>
          <w:rFonts w:hint="eastAsia"/>
          <w:rtl/>
        </w:rPr>
        <w:t>רבנן</w:t>
      </w:r>
      <w:r w:rsidR="000521C0" w:rsidRPr="00C35A2C">
        <w:rPr>
          <w:rFonts w:hint="cs"/>
          <w:rtl/>
        </w:rPr>
        <w:t xml:space="preserve"> מפורסם שמם</w:t>
      </w:r>
      <w:r>
        <w:rPr>
          <w:rFonts w:hint="cs"/>
          <w:rtl/>
        </w:rPr>
        <w:t xml:space="preserve">, </w:t>
      </w:r>
      <w:r w:rsidRPr="007750DB">
        <w:rPr>
          <w:rStyle w:val="affff8"/>
          <w:rFonts w:hint="eastAsia"/>
          <w:rtl/>
        </w:rPr>
        <w:t>וקוראים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בתו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על</w:t>
      </w:r>
      <w:r w:rsidRPr="007750DB">
        <w:rPr>
          <w:rStyle w:val="affff8"/>
          <w:rtl/>
        </w:rPr>
        <w:t xml:space="preserve"> </w:t>
      </w:r>
      <w:r w:rsidRPr="007750DB">
        <w:rPr>
          <w:rStyle w:val="affff8"/>
          <w:rFonts w:hint="eastAsia"/>
          <w:rtl/>
        </w:rPr>
        <w:t>שמו</w:t>
      </w:r>
      <w:r w:rsidRPr="007750DB">
        <w:rPr>
          <w:rStyle w:val="affff8"/>
          <w:rtl/>
        </w:rPr>
        <w:t>.</w:t>
      </w:r>
    </w:p>
    <w:p w14:paraId="3F59C15A" w14:textId="3D95757D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4F52ED">
        <w:rPr>
          <w:rStyle w:val="affff5"/>
          <w:rFonts w:hint="cs"/>
          <w:rtl/>
        </w:rPr>
        <w:t>וד</w:t>
      </w:r>
      <w:r w:rsidRPr="004F52ED">
        <w:rPr>
          <w:rStyle w:val="affff5"/>
          <w:rtl/>
        </w:rPr>
        <w:t>רבא:</w:t>
      </w:r>
      <w:r w:rsidRPr="00C35A2C">
        <w:rPr>
          <w:rFonts w:ascii="FontbitDavid" w:hAnsi="FontbitDavid"/>
          <w:sz w:val="32"/>
          <w:rtl/>
        </w:rPr>
        <w:t xml:space="preserve"> תבעוה לינשא ונתפייסה - צריכה לישב שבעה נקיים!</w:t>
      </w:r>
    </w:p>
    <w:p w14:paraId="715B642C" w14:textId="7F4FF367" w:rsidR="000521C0" w:rsidRPr="00C35A2C" w:rsidRDefault="000521C0" w:rsidP="00543780">
      <w:pPr>
        <w:pStyle w:val="afffc"/>
        <w:ind w:left="226" w:firstLine="113"/>
        <w:rPr>
          <w:rtl/>
        </w:rPr>
      </w:pPr>
      <w:r>
        <w:rPr>
          <w:rtl/>
        </w:rPr>
        <w:t xml:space="preserve">- </w:t>
      </w:r>
      <w:r w:rsidRPr="00C35A2C">
        <w:rPr>
          <w:rtl/>
        </w:rPr>
        <w:t>שלוחיה</w:t>
      </w:r>
      <w:r w:rsidR="00E6438C">
        <w:rPr>
          <w:rFonts w:hint="cs"/>
          <w:rtl/>
        </w:rPr>
        <w:t>ם</w:t>
      </w:r>
      <w:r w:rsidRPr="00C35A2C">
        <w:rPr>
          <w:rtl/>
        </w:rPr>
        <w:t xml:space="preserve"> </w:t>
      </w:r>
      <w:r w:rsidR="00E6438C">
        <w:rPr>
          <w:rFonts w:hint="cs"/>
          <w:rtl/>
        </w:rPr>
        <w:t>שלחו</w:t>
      </w:r>
      <w:r w:rsidRPr="00C35A2C">
        <w:rPr>
          <w:rtl/>
        </w:rPr>
        <w:t xml:space="preserve"> ומוד</w:t>
      </w:r>
      <w:r w:rsidR="00E6438C">
        <w:rPr>
          <w:rFonts w:hint="cs"/>
          <w:rtl/>
        </w:rPr>
        <w:t>י</w:t>
      </w:r>
      <w:r w:rsidRPr="00C35A2C">
        <w:rPr>
          <w:rtl/>
        </w:rPr>
        <w:t>עי</w:t>
      </w:r>
      <w:r w:rsidR="00E6438C">
        <w:rPr>
          <w:rFonts w:hint="cs"/>
          <w:rtl/>
        </w:rPr>
        <w:t>ם</w:t>
      </w:r>
      <w:r w:rsidRPr="00C35A2C">
        <w:rPr>
          <w:rtl/>
        </w:rPr>
        <w:t xml:space="preserve"> לה</w:t>
      </w:r>
      <w:r w:rsidR="00E6438C">
        <w:rPr>
          <w:rFonts w:hint="cs"/>
          <w:rtl/>
        </w:rPr>
        <w:t xml:space="preserve">ם </w:t>
      </w:r>
      <w:r w:rsidR="00E6438C" w:rsidRPr="007750DB">
        <w:rPr>
          <w:rStyle w:val="affff8"/>
          <w:rFonts w:hint="eastAsia"/>
          <w:rtl/>
        </w:rPr>
        <w:t>ז</w:t>
      </w:r>
      <w:r w:rsidR="00E6438C" w:rsidRPr="007750DB">
        <w:rPr>
          <w:rStyle w:val="affff8"/>
          <w:rtl/>
        </w:rPr>
        <w:t xml:space="preserve">' </w:t>
      </w:r>
      <w:r w:rsidR="00E6438C" w:rsidRPr="007750DB">
        <w:rPr>
          <w:rStyle w:val="affff8"/>
          <w:rFonts w:hint="eastAsia"/>
          <w:rtl/>
        </w:rPr>
        <w:t>קודם</w:t>
      </w:r>
      <w:r w:rsidRPr="007750DB">
        <w:rPr>
          <w:rStyle w:val="affff8"/>
          <w:rtl/>
        </w:rPr>
        <w:t>.</w:t>
      </w:r>
    </w:p>
    <w:p w14:paraId="5A1EDAF4" w14:textId="3C8CD6D6" w:rsidR="000521C0" w:rsidRDefault="00E6438C" w:rsidP="000521C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0521C0" w:rsidRPr="00C35A2C">
        <w:rPr>
          <w:rFonts w:ascii="FontbitDavid" w:hAnsi="FontbitDavid"/>
          <w:sz w:val="32"/>
          <w:rtl/>
        </w:rPr>
        <w:t>ל</w:t>
      </w:r>
      <w:r w:rsidR="000521C0" w:rsidRPr="00C35A2C">
        <w:rPr>
          <w:rFonts w:ascii="FontbitDavid" w:hAnsi="FontbitDavid" w:hint="cs"/>
          <w:sz w:val="32"/>
          <w:rtl/>
        </w:rPr>
        <w:t>יחוד בעלמא</w:t>
      </w:r>
      <w:r w:rsidR="000521C0">
        <w:rPr>
          <w:rFonts w:ascii="FontbitDavid" w:hAnsi="FontbitDavid" w:hint="cs"/>
          <w:sz w:val="32"/>
          <w:rtl/>
        </w:rPr>
        <w:t>,</w:t>
      </w:r>
      <w:r w:rsidR="000521C0" w:rsidRPr="00C35A2C">
        <w:rPr>
          <w:rFonts w:ascii="FontbitDavid" w:hAnsi="FontbitDavid" w:hint="cs"/>
          <w:sz w:val="32"/>
          <w:rtl/>
        </w:rPr>
        <w:t xml:space="preserve"> אין דומה יש לו פת בסלו לאין לו</w:t>
      </w:r>
      <w:r>
        <w:rPr>
          <w:rFonts w:ascii="FontbitDavid" w:hAnsi="FontbitDavid" w:hint="cs"/>
          <w:sz w:val="32"/>
          <w:rtl/>
        </w:rPr>
        <w:t>.</w:t>
      </w:r>
    </w:p>
    <w:p w14:paraId="53AB70A5" w14:textId="067ED7BE" w:rsidR="00CF5119" w:rsidRDefault="00067995" w:rsidP="000521C0">
      <w:pPr>
        <w:rPr>
          <w:rtl/>
        </w:rPr>
      </w:pPr>
      <w:r>
        <w:rPr>
          <w:rStyle w:val="affff5"/>
          <w:rFonts w:hint="cs"/>
          <w:rtl/>
        </w:rPr>
        <w:t xml:space="preserve">• </w:t>
      </w:r>
      <w:r w:rsidR="000521C0" w:rsidRPr="004F52ED">
        <w:rPr>
          <w:rStyle w:val="affff5"/>
          <w:rFonts w:hint="cs"/>
          <w:rtl/>
        </w:rPr>
        <w:t>ראב</w:t>
      </w:r>
      <w:r w:rsidR="000521C0" w:rsidRPr="004F52ED">
        <w:rPr>
          <w:rStyle w:val="affff5"/>
          <w:rtl/>
        </w:rPr>
        <w:t>"</w:t>
      </w:r>
      <w:r w:rsidR="000521C0" w:rsidRPr="004F52ED">
        <w:rPr>
          <w:rStyle w:val="affff5"/>
          <w:rFonts w:hint="cs"/>
          <w:rtl/>
        </w:rPr>
        <w:t>י</w:t>
      </w:r>
      <w:r w:rsidR="000521C0" w:rsidRPr="004F52ED">
        <w:rPr>
          <w:rStyle w:val="affff5"/>
          <w:rtl/>
        </w:rPr>
        <w:t>:</w:t>
      </w:r>
      <w:r w:rsidR="000521C0" w:rsidRPr="00C35A2C">
        <w:rPr>
          <w:rtl/>
        </w:rPr>
        <w:t xml:space="preserve"> לא ישא אש</w:t>
      </w:r>
      <w:r w:rsidR="00E6438C">
        <w:rPr>
          <w:rFonts w:hint="cs"/>
          <w:rtl/>
        </w:rPr>
        <w:t>ה</w:t>
      </w:r>
      <w:r w:rsidR="000521C0" w:rsidRPr="00C35A2C">
        <w:rPr>
          <w:rtl/>
        </w:rPr>
        <w:t xml:space="preserve"> ודעתו לגרשה, </w:t>
      </w:r>
    </w:p>
    <w:p w14:paraId="6CC29CED" w14:textId="053B5738" w:rsidR="000521C0" w:rsidRPr="00C35A2C" w:rsidRDefault="000521C0" w:rsidP="00CF5119">
      <w:pPr>
        <w:ind w:left="226" w:firstLine="113"/>
        <w:rPr>
          <w:rtl/>
        </w:rPr>
      </w:pP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אל תחרש על רעך רעה והוא יושב לבטח אתך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.</w:t>
      </w:r>
    </w:p>
    <w:p w14:paraId="72064962" w14:textId="097A1403" w:rsidR="004550C9" w:rsidRPr="00062827" w:rsidRDefault="006A02A4" w:rsidP="00615A60">
      <w:pPr>
        <w:pStyle w:val="affff2"/>
        <w:rPr>
          <w:spacing w:val="-6"/>
          <w:rtl/>
        </w:rPr>
      </w:pPr>
      <w:bookmarkStart w:id="362" w:name="_Toc119172751"/>
      <w:bookmarkStart w:id="363" w:name="_Toc119229839"/>
      <w:r>
        <w:rPr>
          <w:rFonts w:hint="cs"/>
          <w:spacing w:val="-6"/>
          <w:rtl/>
        </w:rPr>
        <w:t>ח</w:t>
      </w:r>
      <w:r w:rsidR="00450FB4">
        <w:rPr>
          <w:rFonts w:hint="cs"/>
          <w:spacing w:val="-6"/>
          <w:rtl/>
        </w:rPr>
        <w:t>'</w:t>
      </w:r>
      <w:r w:rsidR="00EE238F" w:rsidRPr="00062827">
        <w:rPr>
          <w:rFonts w:hint="cs"/>
          <w:spacing w:val="-6"/>
          <w:rtl/>
        </w:rPr>
        <w:t xml:space="preserve"> </w:t>
      </w:r>
      <w:r w:rsidR="004550C9" w:rsidRPr="00062827">
        <w:rPr>
          <w:rFonts w:hint="cs"/>
          <w:spacing w:val="-6"/>
          <w:rtl/>
        </w:rPr>
        <w:t>ספיקות בירושה</w:t>
      </w:r>
      <w:r w:rsidR="00EE238F" w:rsidRPr="00062827">
        <w:rPr>
          <w:rFonts w:hint="cs"/>
          <w:spacing w:val="-6"/>
          <w:rtl/>
        </w:rPr>
        <w:t>,</w:t>
      </w:r>
      <w:r w:rsidR="004550C9" w:rsidRPr="00062827">
        <w:rPr>
          <w:rFonts w:hint="cs"/>
          <w:spacing w:val="-6"/>
          <w:rtl/>
        </w:rPr>
        <w:t xml:space="preserve"> </w:t>
      </w:r>
      <w:r w:rsidR="00EE238F" w:rsidRPr="00062827">
        <w:rPr>
          <w:rFonts w:hint="cs"/>
          <w:spacing w:val="-6"/>
          <w:rtl/>
        </w:rPr>
        <w:t>כש</w:t>
      </w:r>
      <w:r w:rsidR="004550C9" w:rsidRPr="00062827">
        <w:rPr>
          <w:rFonts w:hint="cs"/>
          <w:spacing w:val="-6"/>
          <w:rtl/>
        </w:rPr>
        <w:t xml:space="preserve">ייבם, </w:t>
      </w:r>
      <w:r w:rsidR="00EE238F" w:rsidRPr="00062827">
        <w:rPr>
          <w:rFonts w:hint="cs"/>
          <w:spacing w:val="-6"/>
          <w:rtl/>
        </w:rPr>
        <w:t>ו</w:t>
      </w:r>
      <w:r w:rsidR="004550C9" w:rsidRPr="00062827">
        <w:rPr>
          <w:rFonts w:hint="cs"/>
          <w:spacing w:val="-6"/>
          <w:rtl/>
        </w:rPr>
        <w:t>ספק בן ט' לראשון וז' לאחרון</w:t>
      </w:r>
      <w:bookmarkEnd w:id="362"/>
      <w:bookmarkEnd w:id="363"/>
    </w:p>
    <w:p w14:paraId="2493B3CB" w14:textId="41E97EA4" w:rsidR="000521C0" w:rsidRDefault="004550C9" w:rsidP="007750DB">
      <w:pPr>
        <w:rPr>
          <w:rFonts w:ascii="FontbitDavid" w:hAnsi="FontbitDavid"/>
          <w:sz w:val="32"/>
          <w:rtl/>
        </w:rPr>
      </w:pPr>
      <w:r w:rsidRPr="007750DB">
        <w:rPr>
          <w:rStyle w:val="affff5"/>
          <w:rFonts w:hint="eastAsia"/>
          <w:rtl/>
        </w:rPr>
        <w:t>א</w:t>
      </w:r>
      <w:r w:rsidRPr="007750DB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ספק ויבם</w:t>
      </w:r>
      <w:r w:rsidR="000521C0" w:rsidRPr="00C35A2C">
        <w:rPr>
          <w:rFonts w:ascii="FontbitDavid" w:hAnsi="FontbitDavid"/>
          <w:sz w:val="32"/>
          <w:rtl/>
        </w:rPr>
        <w:t xml:space="preserve"> בנכסי </w:t>
      </w:r>
      <w:r w:rsidR="000521C0" w:rsidRPr="00D1637C">
        <w:rPr>
          <w:rFonts w:ascii="FontbitDavid" w:hAnsi="FontbitDavid" w:cs="PFT_Frank"/>
          <w:b/>
          <w:bCs/>
          <w:sz w:val="32"/>
          <w:szCs w:val="14"/>
          <w:rtl/>
        </w:rPr>
        <w:t>מיתנא</w:t>
      </w:r>
      <w:r w:rsidR="000521C0" w:rsidRPr="00C35A2C">
        <w:rPr>
          <w:rFonts w:ascii="FontbitDavid" w:hAnsi="FontbitDavid"/>
          <w:sz w:val="32"/>
          <w:rtl/>
        </w:rPr>
        <w:t xml:space="preserve">, </w:t>
      </w:r>
      <w:r w:rsidRPr="007750DB">
        <w:rPr>
          <w:rStyle w:val="affff5"/>
          <w:rFonts w:hint="eastAsia"/>
          <w:rtl/>
        </w:rPr>
        <w:t>ספק</w:t>
      </w:r>
      <w:r w:rsidRPr="007750DB">
        <w:rPr>
          <w:rStyle w:val="affff5"/>
          <w:rtl/>
        </w:rPr>
        <w:t>:</w:t>
      </w:r>
      <w:r>
        <w:rPr>
          <w:rStyle w:val="affff8"/>
          <w:rFonts w:hint="cs"/>
          <w:rtl/>
        </w:rPr>
        <w:t xml:space="preserve"> </w:t>
      </w:r>
      <w:r w:rsidR="000521C0" w:rsidRPr="007750DB">
        <w:rPr>
          <w:rStyle w:val="affff8"/>
          <w:rtl/>
        </w:rPr>
        <w:t>אנ</w:t>
      </w:r>
      <w:r w:rsidR="00EE238F">
        <w:rPr>
          <w:rStyle w:val="affff8"/>
          <w:rFonts w:hint="cs"/>
          <w:rtl/>
        </w:rPr>
        <w:t>י</w:t>
      </w:r>
      <w:r w:rsidR="000521C0" w:rsidRPr="007750DB">
        <w:rPr>
          <w:rStyle w:val="affff8"/>
          <w:rtl/>
        </w:rPr>
        <w:t xml:space="preserve"> ב</w:t>
      </w:r>
      <w:r w:rsidRPr="007750DB">
        <w:rPr>
          <w:rStyle w:val="affff8"/>
          <w:rFonts w:hint="eastAsia"/>
          <w:rtl/>
        </w:rPr>
        <w:t>ן</w:t>
      </w:r>
      <w:r w:rsidR="000521C0" w:rsidRPr="007750DB">
        <w:rPr>
          <w:rStyle w:val="affff8"/>
          <w:rtl/>
        </w:rPr>
        <w:t xml:space="preserve"> מת ו</w:t>
      </w:r>
      <w:r w:rsidRPr="007750DB">
        <w:rPr>
          <w:rStyle w:val="affff8"/>
          <w:rFonts w:hint="eastAsia"/>
          <w:rtl/>
        </w:rPr>
        <w:t>שלי</w:t>
      </w:r>
      <w:r w:rsidR="000521C0" w:rsidRPr="007750DB">
        <w:rPr>
          <w:rStyle w:val="affff8"/>
          <w:rtl/>
        </w:rPr>
        <w:t xml:space="preserve">, </w:t>
      </w:r>
      <w:r w:rsidR="000521C0" w:rsidRPr="004550C9">
        <w:rPr>
          <w:rStyle w:val="affff5"/>
          <w:rtl/>
        </w:rPr>
        <w:t>יבם</w:t>
      </w:r>
      <w:r w:rsidR="000521C0" w:rsidRPr="007750DB">
        <w:rPr>
          <w:rStyle w:val="affff8"/>
          <w:rtl/>
        </w:rPr>
        <w:t>: את</w:t>
      </w:r>
      <w:r w:rsidR="000521C0" w:rsidRPr="007750DB">
        <w:rPr>
          <w:rStyle w:val="affff8"/>
          <w:rFonts w:hint="eastAsia"/>
          <w:rtl/>
        </w:rPr>
        <w:t>ה</w:t>
      </w:r>
      <w:r w:rsidR="000521C0" w:rsidRPr="007750DB">
        <w:rPr>
          <w:rStyle w:val="affff8"/>
          <w:rtl/>
        </w:rPr>
        <w:t xml:space="preserve"> </w:t>
      </w:r>
      <w:r w:rsidR="000521C0" w:rsidRPr="007750DB">
        <w:rPr>
          <w:rStyle w:val="affff8"/>
          <w:rFonts w:hint="eastAsia"/>
          <w:rtl/>
        </w:rPr>
        <w:t>בני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="000521C0" w:rsidRPr="007750DB">
        <w:rPr>
          <w:rStyle w:val="affff8"/>
          <w:rtl/>
        </w:rPr>
        <w:t>ו</w:t>
      </w:r>
      <w:r w:rsidRPr="007750DB">
        <w:rPr>
          <w:rStyle w:val="affff8"/>
          <w:rFonts w:hint="eastAsia"/>
          <w:rtl/>
        </w:rPr>
        <w:t>שלי</w:t>
      </w:r>
      <w:r w:rsidRPr="007750DB">
        <w:rPr>
          <w:rStyle w:val="affff8"/>
          <w:rtl/>
        </w:rPr>
        <w:t>.</w:t>
      </w:r>
      <w:r w:rsidR="000521C0" w:rsidRPr="007750DB">
        <w:rPr>
          <w:rStyle w:val="affff8"/>
          <w:rtl/>
        </w:rPr>
        <w:t xml:space="preserve"> </w:t>
      </w:r>
    </w:p>
    <w:p w14:paraId="51654338" w14:textId="4EA23EA4" w:rsidR="000521C0" w:rsidRPr="00C35A2C" w:rsidRDefault="000521C0" w:rsidP="007750DB">
      <w:pPr>
        <w:jc w:val="center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ממון המוטל בספק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חולקין</w:t>
      </w:r>
      <w:r w:rsidRPr="00C35A2C">
        <w:rPr>
          <w:rFonts w:ascii="FontbitDavid" w:hAnsi="FontbitDavid"/>
          <w:sz w:val="32"/>
          <w:rtl/>
        </w:rPr>
        <w:t>.</w:t>
      </w:r>
    </w:p>
    <w:p w14:paraId="23A68EB9" w14:textId="0011E391" w:rsidR="004550C9" w:rsidRDefault="004550C9" w:rsidP="004550C9">
      <w:pPr>
        <w:rPr>
          <w:rStyle w:val="affff8"/>
          <w:rtl/>
        </w:rPr>
      </w:pPr>
      <w:r w:rsidRPr="007750DB">
        <w:rPr>
          <w:rStyle w:val="affff5"/>
          <w:rFonts w:hint="eastAsia"/>
          <w:rtl/>
        </w:rPr>
        <w:t>ב</w:t>
      </w:r>
      <w:r w:rsidRPr="007750DB">
        <w:rPr>
          <w:rStyle w:val="affff5"/>
          <w:rtl/>
        </w:rPr>
        <w:t>.</w:t>
      </w:r>
      <w:r>
        <w:rPr>
          <w:rFonts w:ascii="FontbitDavid" w:hAnsi="FontbitDavid" w:hint="cs"/>
          <w:spacing w:val="-4"/>
          <w:sz w:val="32"/>
          <w:rtl/>
        </w:rPr>
        <w:t xml:space="preserve"> </w:t>
      </w:r>
      <w:r w:rsidR="000521C0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ספק ובני יבם</w:t>
      </w:r>
      <w:r w:rsidR="000521C0" w:rsidRPr="00AC7749">
        <w:rPr>
          <w:rFonts w:ascii="FontbitDavid" w:hAnsi="FontbitDavid"/>
          <w:spacing w:val="-4"/>
          <w:sz w:val="32"/>
          <w:rtl/>
        </w:rPr>
        <w:t xml:space="preserve"> בנכסי </w:t>
      </w:r>
      <w:r w:rsidR="000521C0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מיתנא</w:t>
      </w:r>
      <w:r w:rsidR="000521C0" w:rsidRPr="00AC7749">
        <w:rPr>
          <w:rFonts w:ascii="FontbitDavid" w:hAnsi="FontbitDavid"/>
          <w:spacing w:val="-4"/>
          <w:sz w:val="32"/>
          <w:rtl/>
        </w:rPr>
        <w:t xml:space="preserve">, </w:t>
      </w:r>
      <w:r>
        <w:rPr>
          <w:rStyle w:val="affff5"/>
          <w:rFonts w:hint="cs"/>
          <w:rtl/>
        </w:rPr>
        <w:t>ספק</w:t>
      </w:r>
      <w:r w:rsidR="000521C0" w:rsidRPr="007750DB">
        <w:rPr>
          <w:rStyle w:val="affff8"/>
          <w:rtl/>
        </w:rPr>
        <w:t xml:space="preserve">: </w:t>
      </w:r>
      <w:r>
        <w:rPr>
          <w:rStyle w:val="affff8"/>
          <w:rFonts w:hint="cs"/>
          <w:rtl/>
        </w:rPr>
        <w:t>אני בן מת ושלי,</w:t>
      </w:r>
      <w:r w:rsidR="000521C0" w:rsidRPr="007750DB">
        <w:rPr>
          <w:rStyle w:val="affff8"/>
          <w:rtl/>
        </w:rPr>
        <w:t xml:space="preserve"> </w:t>
      </w:r>
      <w:r w:rsidR="000521C0" w:rsidRPr="004550C9">
        <w:rPr>
          <w:rStyle w:val="affff5"/>
          <w:rtl/>
        </w:rPr>
        <w:t>בני</w:t>
      </w:r>
      <w:r w:rsidR="000521C0" w:rsidRPr="007750DB">
        <w:rPr>
          <w:rStyle w:val="affff8"/>
          <w:rtl/>
        </w:rPr>
        <w:t xml:space="preserve">: אחינו </w:t>
      </w:r>
      <w:r>
        <w:rPr>
          <w:rStyle w:val="affff8"/>
          <w:rFonts w:hint="cs"/>
          <w:rtl/>
        </w:rPr>
        <w:t>ותחלוק.</w:t>
      </w:r>
    </w:p>
    <w:p w14:paraId="7874521A" w14:textId="00940679" w:rsidR="000521C0" w:rsidRDefault="000521C0" w:rsidP="000521C0">
      <w:pPr>
        <w:rPr>
          <w:rFonts w:ascii="FontbitDavid" w:hAnsi="FontbitDavid"/>
          <w:sz w:val="32"/>
          <w:rtl/>
        </w:rPr>
      </w:pPr>
      <w:r w:rsidRPr="004F52ED">
        <w:rPr>
          <w:rStyle w:val="affff5"/>
          <w:rtl/>
        </w:rPr>
        <w:t>רב משרשיא</w:t>
      </w:r>
      <w:r w:rsidRPr="00C35A2C">
        <w:rPr>
          <w:rFonts w:ascii="FontbitDavid" w:hAnsi="FontbitDavid"/>
          <w:sz w:val="32"/>
          <w:rtl/>
        </w:rPr>
        <w:t xml:space="preserve">: </w:t>
      </w:r>
      <w:r w:rsidR="004550C9">
        <w:rPr>
          <w:rFonts w:ascii="FontbitDavid" w:hAnsi="FontbitDavid" w:hint="cs"/>
          <w:sz w:val="32"/>
          <w:rtl/>
        </w:rPr>
        <w:t xml:space="preserve">אינו </w:t>
      </w:r>
      <w:r w:rsidR="00EE238F">
        <w:rPr>
          <w:rFonts w:ascii="FontbitDavid" w:hAnsi="FontbitDavid" w:hint="cs"/>
          <w:sz w:val="32"/>
          <w:rtl/>
        </w:rPr>
        <w:t>'</w:t>
      </w:r>
      <w:r w:rsidR="004550C9">
        <w:rPr>
          <w:rFonts w:ascii="FontbitDavid" w:hAnsi="FontbitDavid" w:hint="cs"/>
          <w:sz w:val="32"/>
          <w:rtl/>
        </w:rPr>
        <w:t>דומה לשם ואיפכא</w:t>
      </w:r>
      <w:r w:rsidR="00EE238F">
        <w:rPr>
          <w:rFonts w:ascii="FontbitDavid" w:hAnsi="FontbitDavid" w:hint="cs"/>
          <w:sz w:val="32"/>
          <w:rtl/>
        </w:rPr>
        <w:t>'</w:t>
      </w:r>
      <w:r w:rsidR="004550C9">
        <w:rPr>
          <w:rFonts w:ascii="FontbitDavid" w:hAnsi="FontbitDavid" w:hint="cs"/>
          <w:sz w:val="32"/>
          <w:rtl/>
        </w:rPr>
        <w:t xml:space="preserve"> </w:t>
      </w:r>
      <w:r w:rsidR="004550C9" w:rsidRPr="007750DB">
        <w:rPr>
          <w:rStyle w:val="affff8"/>
          <w:rFonts w:hint="eastAsia"/>
          <w:rtl/>
        </w:rPr>
        <w:t>שהוא</w:t>
      </w:r>
      <w:r w:rsidR="004550C9" w:rsidRPr="007750DB">
        <w:rPr>
          <w:rStyle w:val="affff8"/>
          <w:rtl/>
        </w:rPr>
        <w:t xml:space="preserve"> </w:t>
      </w:r>
      <w:r w:rsidR="004550C9" w:rsidRPr="007750DB">
        <w:rPr>
          <w:rStyle w:val="affff8"/>
          <w:rFonts w:hint="eastAsia"/>
          <w:rtl/>
        </w:rPr>
        <w:t>לא</w:t>
      </w:r>
      <w:r w:rsidR="004550C9" w:rsidRPr="007750DB">
        <w:rPr>
          <w:rStyle w:val="affff8"/>
          <w:rtl/>
        </w:rPr>
        <w:t xml:space="preserve"> </w:t>
      </w:r>
      <w:r w:rsidR="004550C9" w:rsidRPr="007750DB">
        <w:rPr>
          <w:rStyle w:val="affff8"/>
          <w:rFonts w:hint="eastAsia"/>
          <w:rtl/>
        </w:rPr>
        <w:t>יורש</w:t>
      </w:r>
      <w:r w:rsidR="004550C9" w:rsidRPr="007750DB">
        <w:rPr>
          <w:rStyle w:val="affff8"/>
          <w:rtl/>
        </w:rPr>
        <w:t xml:space="preserve"> </w:t>
      </w:r>
      <w:r w:rsidR="004550C9" w:rsidRPr="007750DB">
        <w:rPr>
          <w:rStyle w:val="affff8"/>
          <w:rFonts w:hint="eastAsia"/>
          <w:rtl/>
        </w:rPr>
        <w:t>אותם</w:t>
      </w:r>
      <w:r w:rsidR="004550C9">
        <w:rPr>
          <w:rFonts w:ascii="FontbitDavid" w:hAnsi="FontbitDavid" w:hint="cs"/>
          <w:sz w:val="32"/>
          <w:rtl/>
        </w:rPr>
        <w:t xml:space="preserve"> - שהם </w:t>
      </w:r>
      <w:r w:rsidR="004550C9" w:rsidRPr="00062827">
        <w:rPr>
          <w:rFonts w:ascii="FontbitDavid" w:hAnsi="FontbitDavid" w:hint="cs"/>
          <w:spacing w:val="-4"/>
          <w:sz w:val="32"/>
          <w:rtl/>
        </w:rPr>
        <w:t>ודאי ו</w:t>
      </w:r>
      <w:r w:rsidRPr="00062827">
        <w:rPr>
          <w:rFonts w:ascii="FontbitDavid" w:hAnsi="FontbitDavid" w:hint="cs"/>
          <w:spacing w:val="-4"/>
          <w:sz w:val="32"/>
          <w:rtl/>
        </w:rPr>
        <w:t>הוא</w:t>
      </w:r>
      <w:r w:rsidRPr="00062827">
        <w:rPr>
          <w:rFonts w:ascii="FontbitDavid" w:hAnsi="FontbitDavid"/>
          <w:spacing w:val="-4"/>
          <w:sz w:val="32"/>
          <w:rtl/>
        </w:rPr>
        <w:t xml:space="preserve"> ספק, כאן </w:t>
      </w:r>
      <w:r w:rsidR="004550C9" w:rsidRPr="00062827">
        <w:rPr>
          <w:rFonts w:ascii="FontbitDavid" w:hAnsi="FontbitDavid" w:hint="cs"/>
          <w:spacing w:val="-4"/>
          <w:sz w:val="32"/>
          <w:rtl/>
        </w:rPr>
        <w:t>גם הוא</w:t>
      </w:r>
      <w:r w:rsidRPr="00062827">
        <w:rPr>
          <w:rFonts w:ascii="FontbitDavid" w:hAnsi="FontbitDavid"/>
          <w:spacing w:val="-4"/>
          <w:sz w:val="32"/>
          <w:rtl/>
        </w:rPr>
        <w:t xml:space="preserve"> ספק</w:t>
      </w:r>
      <w:r w:rsidRPr="00062827">
        <w:rPr>
          <w:rFonts w:ascii="FontbitDavid" w:hAnsi="FontbitDavid" w:hint="cs"/>
          <w:spacing w:val="-4"/>
          <w:sz w:val="32"/>
          <w:rtl/>
        </w:rPr>
        <w:t xml:space="preserve"> </w:t>
      </w:r>
      <w:r w:rsidRPr="00062827">
        <w:rPr>
          <w:rStyle w:val="affff8"/>
          <w:rFonts w:hint="cs"/>
          <w:spacing w:val="-4"/>
          <w:rtl/>
        </w:rPr>
        <w:t xml:space="preserve">מכח </w:t>
      </w:r>
      <w:r w:rsidRPr="00062827">
        <w:rPr>
          <w:rStyle w:val="affff8"/>
          <w:rFonts w:hint="eastAsia"/>
          <w:spacing w:val="-4"/>
          <w:rtl/>
        </w:rPr>
        <w:t>מ</w:t>
      </w:r>
      <w:r w:rsidR="004550C9" w:rsidRPr="00062827">
        <w:rPr>
          <w:rStyle w:val="affff8"/>
          <w:rFonts w:hint="eastAsia"/>
          <w:spacing w:val="-4"/>
          <w:rtl/>
        </w:rPr>
        <w:t>ה</w:t>
      </w:r>
      <w:r w:rsidR="004550C9" w:rsidRPr="00062827">
        <w:rPr>
          <w:rStyle w:val="affff8"/>
          <w:rFonts w:hint="cs"/>
          <w:spacing w:val="-4"/>
          <w:rtl/>
        </w:rPr>
        <w:t xml:space="preserve"> יורש - לכן </w:t>
      </w:r>
      <w:r w:rsidR="004550C9" w:rsidRPr="00A07384">
        <w:rPr>
          <w:rStyle w:val="affff8"/>
          <w:rFonts w:cs="PFT_Frank" w:hint="eastAsia"/>
          <w:b/>
          <w:bCs/>
          <w:spacing w:val="-4"/>
          <w:szCs w:val="10"/>
          <w:rtl/>
        </w:rPr>
        <w:t>בחצי</w:t>
      </w:r>
      <w:r w:rsidR="004550C9" w:rsidRPr="00A07384">
        <w:rPr>
          <w:rStyle w:val="affff8"/>
          <w:rFonts w:cs="PFT_Frank"/>
          <w:b/>
          <w:bCs/>
          <w:spacing w:val="-4"/>
          <w:szCs w:val="10"/>
          <w:rtl/>
        </w:rPr>
        <w:t xml:space="preserve"> המסופק </w:t>
      </w:r>
      <w:r w:rsidR="004550C9" w:rsidRPr="00A07384">
        <w:rPr>
          <w:rStyle w:val="affff8"/>
          <w:rFonts w:cs="PFT_Frank" w:hint="eastAsia"/>
          <w:b/>
          <w:bCs/>
          <w:spacing w:val="-4"/>
          <w:szCs w:val="10"/>
          <w:rtl/>
        </w:rPr>
        <w:t>חולקים</w:t>
      </w:r>
      <w:r w:rsidR="004550C9" w:rsidRPr="00062827">
        <w:rPr>
          <w:rStyle w:val="affff8"/>
          <w:rFonts w:hint="cs"/>
          <w:spacing w:val="-4"/>
          <w:rtl/>
        </w:rPr>
        <w:t>.</w:t>
      </w:r>
    </w:p>
    <w:p w14:paraId="0886D22F" w14:textId="49BD6467" w:rsidR="004C0B01" w:rsidRDefault="004550C9" w:rsidP="000521C0">
      <w:pPr>
        <w:rPr>
          <w:spacing w:val="-2"/>
          <w:rtl/>
        </w:rPr>
      </w:pPr>
      <w:r>
        <w:rPr>
          <w:rStyle w:val="affff5"/>
          <w:rFonts w:hint="cs"/>
          <w:rtl/>
        </w:rPr>
        <w:t xml:space="preserve">ג. </w:t>
      </w:r>
      <w:r w:rsidR="00EE238F">
        <w:rPr>
          <w:rStyle w:val="affff5"/>
          <w:rFonts w:hint="cs"/>
          <w:rtl/>
        </w:rPr>
        <w:t>ו</w:t>
      </w:r>
      <w:r w:rsidR="004C0B01">
        <w:rPr>
          <w:rStyle w:val="affff5"/>
          <w:rFonts w:hint="cs"/>
          <w:rtl/>
        </w:rPr>
        <w:t>זה</w:t>
      </w:r>
      <w:r w:rsidR="000521C0">
        <w:rPr>
          <w:rStyle w:val="affff5"/>
          <w:rFonts w:hint="cs"/>
          <w:rtl/>
        </w:rPr>
        <w:t xml:space="preserve"> </w:t>
      </w:r>
      <w:r w:rsidR="00EE238F">
        <w:rPr>
          <w:rStyle w:val="affff5"/>
          <w:rFonts w:hint="cs"/>
          <w:rtl/>
        </w:rPr>
        <w:t xml:space="preserve">כן </w:t>
      </w:r>
      <w:r w:rsidR="000521C0" w:rsidRPr="004F52ED">
        <w:rPr>
          <w:rStyle w:val="affff5"/>
          <w:rtl/>
        </w:rPr>
        <w:t>ד</w:t>
      </w:r>
      <w:r w:rsidR="004C0B01">
        <w:rPr>
          <w:rStyle w:val="affff5"/>
          <w:rFonts w:hint="cs"/>
          <w:rtl/>
        </w:rPr>
        <w:t>ומה לשם:</w:t>
      </w:r>
      <w:r w:rsidR="000521C0" w:rsidRPr="00AC7749">
        <w:rPr>
          <w:spacing w:val="-2"/>
          <w:rtl/>
        </w:rPr>
        <w:t xml:space="preserve"> </w:t>
      </w:r>
      <w:r w:rsidR="000521C0" w:rsidRPr="00D1637C">
        <w:rPr>
          <w:rFonts w:cs="PFT_Frank"/>
          <w:b/>
          <w:bCs/>
          <w:spacing w:val="-2"/>
          <w:szCs w:val="14"/>
          <w:rtl/>
        </w:rPr>
        <w:t xml:space="preserve">ספק ובני יבם </w:t>
      </w:r>
      <w:r w:rsidR="000521C0" w:rsidRPr="00AC7749">
        <w:rPr>
          <w:spacing w:val="-2"/>
          <w:rtl/>
        </w:rPr>
        <w:t xml:space="preserve">בנכסי </w:t>
      </w:r>
      <w:r w:rsidR="000521C0" w:rsidRPr="00D1637C">
        <w:rPr>
          <w:rFonts w:cs="PFT_Frank"/>
          <w:b/>
          <w:bCs/>
          <w:spacing w:val="-2"/>
          <w:szCs w:val="14"/>
          <w:rtl/>
        </w:rPr>
        <w:t>יבם</w:t>
      </w:r>
      <w:r w:rsidR="000521C0" w:rsidRPr="00AC7749">
        <w:rPr>
          <w:spacing w:val="-2"/>
          <w:rtl/>
        </w:rPr>
        <w:t xml:space="preserve">, </w:t>
      </w:r>
      <w:r w:rsidR="000521C0" w:rsidRPr="00AC7749">
        <w:rPr>
          <w:rFonts w:hint="cs"/>
          <w:spacing w:val="-2"/>
          <w:rtl/>
        </w:rPr>
        <w:t xml:space="preserve">הבא </w:t>
      </w:r>
      <w:r w:rsidR="000521C0" w:rsidRPr="00D1637C">
        <w:rPr>
          <w:rFonts w:cs="PFT_Frank" w:hint="eastAsia"/>
          <w:b/>
          <w:bCs/>
          <w:spacing w:val="-2"/>
          <w:szCs w:val="14"/>
          <w:rtl/>
        </w:rPr>
        <w:t>ראייה</w:t>
      </w:r>
      <w:r w:rsidR="000521C0" w:rsidRPr="00AC7749">
        <w:rPr>
          <w:rFonts w:hint="cs"/>
          <w:spacing w:val="-2"/>
          <w:rtl/>
        </w:rPr>
        <w:t xml:space="preserve"> וטול</w:t>
      </w:r>
      <w:r w:rsidR="004C0B01">
        <w:rPr>
          <w:rFonts w:hint="cs"/>
          <w:spacing w:val="-2"/>
          <w:rtl/>
        </w:rPr>
        <w:t>.</w:t>
      </w:r>
    </w:p>
    <w:p w14:paraId="125F197D" w14:textId="13D8C146" w:rsidR="000521C0" w:rsidRDefault="004C0B01" w:rsidP="000521C0">
      <w:pPr>
        <w:rPr>
          <w:rStyle w:val="affff5"/>
          <w:rtl/>
        </w:rPr>
      </w:pPr>
      <w:r>
        <w:rPr>
          <w:rStyle w:val="affff5"/>
          <w:rFonts w:hint="cs"/>
          <w:rtl/>
        </w:rPr>
        <w:lastRenderedPageBreak/>
        <w:t>ד</w:t>
      </w:r>
      <w:r w:rsidRPr="007750DB">
        <w:rPr>
          <w:rStyle w:val="affff5"/>
          <w:rtl/>
        </w:rPr>
        <w:t>.</w:t>
      </w:r>
      <w:r>
        <w:rPr>
          <w:rFonts w:hint="cs"/>
          <w:spacing w:val="-2"/>
          <w:rtl/>
        </w:rPr>
        <w:t xml:space="preserve"> </w:t>
      </w:r>
      <w:r w:rsidR="000521C0" w:rsidRPr="00D1637C">
        <w:rPr>
          <w:rFonts w:cs="PFT_Frank"/>
          <w:b/>
          <w:bCs/>
          <w:szCs w:val="14"/>
          <w:rtl/>
        </w:rPr>
        <w:t>ספק ובני יבם</w:t>
      </w:r>
      <w:r w:rsidR="000521C0">
        <w:rPr>
          <w:rtl/>
        </w:rPr>
        <w:t xml:space="preserve"> בנכסי </w:t>
      </w:r>
      <w:r w:rsidR="000521C0" w:rsidRPr="00D1637C">
        <w:rPr>
          <w:rFonts w:cs="PFT_Frank"/>
          <w:b/>
          <w:bCs/>
          <w:szCs w:val="14"/>
          <w:rtl/>
        </w:rPr>
        <w:t>יבם</w:t>
      </w:r>
      <w:r w:rsidR="00EE238F">
        <w:rPr>
          <w:rFonts w:hint="cs"/>
          <w:rtl/>
        </w:rPr>
        <w:t>,</w:t>
      </w:r>
      <w:r w:rsidR="000521C0">
        <w:rPr>
          <w:rFonts w:hint="cs"/>
          <w:rtl/>
        </w:rPr>
        <w:t xml:space="preserve"> אחר</w:t>
      </w:r>
      <w:r w:rsidR="00EE238F">
        <w:rPr>
          <w:rFonts w:hint="cs"/>
          <w:rtl/>
        </w:rPr>
        <w:t>י</w:t>
      </w:r>
      <w:r w:rsidR="000521C0" w:rsidRPr="00C35A2C">
        <w:rPr>
          <w:rtl/>
        </w:rPr>
        <w:t xml:space="preserve"> </w:t>
      </w:r>
      <w:r w:rsidR="000521C0">
        <w:rPr>
          <w:rFonts w:hint="cs"/>
          <w:rtl/>
        </w:rPr>
        <w:t>שחלק</w:t>
      </w:r>
      <w:r>
        <w:rPr>
          <w:rFonts w:hint="cs"/>
          <w:rtl/>
        </w:rPr>
        <w:t xml:space="preserve"> אתו</w:t>
      </w:r>
      <w:r w:rsidR="000521C0">
        <w:rPr>
          <w:rFonts w:hint="cs"/>
          <w:rtl/>
        </w:rPr>
        <w:t xml:space="preserve"> </w:t>
      </w:r>
      <w:r w:rsidR="000521C0" w:rsidRPr="00C35A2C">
        <w:rPr>
          <w:rtl/>
        </w:rPr>
        <w:t xml:space="preserve">יבם בנכסי </w:t>
      </w:r>
      <w:r w:rsidR="000521C0">
        <w:rPr>
          <w:rFonts w:hint="cs"/>
          <w:rtl/>
        </w:rPr>
        <w:t>מת</w:t>
      </w:r>
      <w:r w:rsidR="000521C0">
        <w:rPr>
          <w:rtl/>
        </w:rPr>
        <w:t xml:space="preserve">, </w:t>
      </w:r>
    </w:p>
    <w:p w14:paraId="304A71D6" w14:textId="6E2E7A01" w:rsidR="004C0B01" w:rsidRPr="00062827" w:rsidRDefault="000521C0" w:rsidP="004C0B01">
      <w:pPr>
        <w:pStyle w:val="affff7"/>
        <w:rPr>
          <w:spacing w:val="-2"/>
          <w:rtl/>
        </w:rPr>
      </w:pPr>
      <w:r w:rsidRPr="00062827">
        <w:rPr>
          <w:rStyle w:val="affff5"/>
          <w:rtl/>
        </w:rPr>
        <w:t>בני:</w:t>
      </w:r>
      <w:r w:rsidRPr="00062827">
        <w:rPr>
          <w:rFonts w:hint="cs"/>
          <w:spacing w:val="-2"/>
          <w:rtl/>
        </w:rPr>
        <w:t xml:space="preserve"> הבא</w:t>
      </w:r>
      <w:r w:rsidRPr="00062827">
        <w:rPr>
          <w:spacing w:val="-2"/>
          <w:rtl/>
        </w:rPr>
        <w:t xml:space="preserve"> ראיה</w:t>
      </w:r>
      <w:r w:rsidRPr="00062827">
        <w:rPr>
          <w:rFonts w:hint="cs"/>
          <w:spacing w:val="-2"/>
          <w:rtl/>
        </w:rPr>
        <w:t xml:space="preserve"> </w:t>
      </w:r>
      <w:r w:rsidRPr="00062827">
        <w:rPr>
          <w:spacing w:val="-2"/>
          <w:rtl/>
        </w:rPr>
        <w:t>ו</w:t>
      </w:r>
      <w:r w:rsidRPr="00062827">
        <w:rPr>
          <w:rFonts w:hint="cs"/>
          <w:spacing w:val="-2"/>
          <w:rtl/>
        </w:rPr>
        <w:t>טול</w:t>
      </w:r>
      <w:r w:rsidRPr="00062827">
        <w:rPr>
          <w:spacing w:val="-2"/>
          <w:rtl/>
        </w:rPr>
        <w:t>,</w:t>
      </w:r>
      <w:r w:rsidRPr="00062827">
        <w:rPr>
          <w:rFonts w:hint="cs"/>
          <w:spacing w:val="-2"/>
          <w:rtl/>
        </w:rPr>
        <w:t xml:space="preserve"> </w:t>
      </w:r>
      <w:r w:rsidRPr="00062827">
        <w:rPr>
          <w:rStyle w:val="affff5"/>
          <w:rtl/>
        </w:rPr>
        <w:t>ספק:</w:t>
      </w:r>
      <w:r w:rsidRPr="00062827">
        <w:rPr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אחיכם</w:t>
      </w:r>
      <w:r w:rsidR="00EE238F" w:rsidRPr="00062827">
        <w:rPr>
          <w:rFonts w:hint="cs"/>
          <w:spacing w:val="-2"/>
          <w:rtl/>
        </w:rPr>
        <w:t>- א</w:t>
      </w:r>
      <w:r w:rsidR="004C0B01" w:rsidRPr="00062827">
        <w:rPr>
          <w:rFonts w:hint="cs"/>
          <w:spacing w:val="-2"/>
          <w:rtl/>
        </w:rPr>
        <w:t>חל</w:t>
      </w:r>
      <w:r w:rsidR="00EE238F" w:rsidRPr="00062827">
        <w:rPr>
          <w:rFonts w:hint="cs"/>
          <w:spacing w:val="-2"/>
          <w:rtl/>
        </w:rPr>
        <w:t>ו</w:t>
      </w:r>
      <w:r w:rsidR="004C0B01" w:rsidRPr="00062827">
        <w:rPr>
          <w:rFonts w:hint="cs"/>
          <w:spacing w:val="-2"/>
          <w:rtl/>
        </w:rPr>
        <w:t>ק</w:t>
      </w:r>
      <w:r w:rsidR="00EE238F" w:rsidRPr="00062827">
        <w:rPr>
          <w:rFonts w:hint="cs"/>
          <w:spacing w:val="-2"/>
          <w:rtl/>
        </w:rPr>
        <w:t xml:space="preserve"> בכל</w:t>
      </w:r>
      <w:r w:rsidRPr="00062827">
        <w:rPr>
          <w:rFonts w:hint="cs"/>
          <w:spacing w:val="-2"/>
          <w:rtl/>
        </w:rPr>
        <w:t>, ב</w:t>
      </w:r>
      <w:r w:rsidR="004C0B01" w:rsidRPr="00062827">
        <w:rPr>
          <w:rFonts w:hint="cs"/>
          <w:spacing w:val="-2"/>
          <w:rtl/>
        </w:rPr>
        <w:t>ן</w:t>
      </w:r>
      <w:r w:rsidRPr="00062827">
        <w:rPr>
          <w:rFonts w:hint="cs"/>
          <w:spacing w:val="-2"/>
          <w:rtl/>
        </w:rPr>
        <w:t xml:space="preserve"> מת</w:t>
      </w:r>
      <w:r w:rsidR="00EE238F" w:rsidRPr="00062827">
        <w:rPr>
          <w:rFonts w:hint="cs"/>
          <w:spacing w:val="-2"/>
          <w:rtl/>
        </w:rPr>
        <w:t>-</w:t>
      </w:r>
      <w:r w:rsidRPr="00062827">
        <w:rPr>
          <w:rFonts w:hint="cs"/>
          <w:spacing w:val="-2"/>
          <w:rtl/>
        </w:rPr>
        <w:t xml:space="preserve"> </w:t>
      </w:r>
      <w:r w:rsidR="004C0B01" w:rsidRPr="00062827">
        <w:rPr>
          <w:rFonts w:hint="cs"/>
          <w:spacing w:val="-2"/>
          <w:rtl/>
        </w:rPr>
        <w:t>תנו</w:t>
      </w:r>
      <w:r w:rsidRPr="00062827">
        <w:rPr>
          <w:rFonts w:hint="cs"/>
          <w:spacing w:val="-2"/>
          <w:rtl/>
        </w:rPr>
        <w:t xml:space="preserve"> </w:t>
      </w:r>
      <w:r w:rsidR="004C0B01" w:rsidRPr="00062827">
        <w:rPr>
          <w:rFonts w:hint="cs"/>
          <w:spacing w:val="-2"/>
          <w:rtl/>
        </w:rPr>
        <w:t>'</w:t>
      </w:r>
      <w:r w:rsidRPr="00062827">
        <w:rPr>
          <w:rFonts w:hint="cs"/>
          <w:spacing w:val="-2"/>
          <w:rtl/>
        </w:rPr>
        <w:t>ח</w:t>
      </w:r>
      <w:r w:rsidR="004C0B01" w:rsidRPr="00062827">
        <w:rPr>
          <w:rFonts w:hint="cs"/>
          <w:spacing w:val="-2"/>
          <w:rtl/>
        </w:rPr>
        <w:t>צי'</w:t>
      </w:r>
      <w:r w:rsidRPr="00062827">
        <w:rPr>
          <w:rFonts w:hint="cs"/>
          <w:spacing w:val="-2"/>
          <w:rtl/>
        </w:rPr>
        <w:t xml:space="preserve"> שנטל אביכם</w:t>
      </w:r>
      <w:r w:rsidR="004C0B01" w:rsidRPr="00062827">
        <w:rPr>
          <w:rFonts w:hint="cs"/>
          <w:spacing w:val="-2"/>
          <w:rtl/>
        </w:rPr>
        <w:t>.</w:t>
      </w:r>
    </w:p>
    <w:p w14:paraId="69DF43B2" w14:textId="72B6EFD0" w:rsidR="000521C0" w:rsidRPr="00C415C0" w:rsidRDefault="000521C0" w:rsidP="000521C0">
      <w:pPr>
        <w:rPr>
          <w:rtl/>
        </w:rPr>
      </w:pPr>
      <w:r w:rsidRPr="004F52ED">
        <w:rPr>
          <w:rStyle w:val="affff5"/>
          <w:rtl/>
        </w:rPr>
        <w:t>ר"</w:t>
      </w:r>
      <w:r w:rsidRPr="004F52ED">
        <w:rPr>
          <w:rStyle w:val="affff5"/>
          <w:rFonts w:hint="cs"/>
          <w:rtl/>
        </w:rPr>
        <w:t>א</w:t>
      </w:r>
      <w:r w:rsidRPr="004F52ED">
        <w:rPr>
          <w:rStyle w:val="affff5"/>
          <w:rtl/>
        </w:rPr>
        <w:t>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קם דינא</w:t>
      </w:r>
      <w:r w:rsidRPr="004F52ED">
        <w:rPr>
          <w:rFonts w:ascii="FontbitDavid" w:hAnsi="FontbitDavid"/>
          <w:sz w:val="32"/>
          <w:rtl/>
        </w:rPr>
        <w:t>,</w:t>
      </w:r>
      <w:r w:rsidRPr="007750DB">
        <w:rPr>
          <w:rStyle w:val="affff8"/>
          <w:rtl/>
        </w:rPr>
        <w:t xml:space="preserve"> </w:t>
      </w:r>
      <w:r w:rsidR="004C0B01" w:rsidRPr="007750DB">
        <w:rPr>
          <w:rStyle w:val="affff8"/>
          <w:rFonts w:hint="eastAsia"/>
          <w:rtl/>
        </w:rPr>
        <w:t>ולא</w:t>
      </w:r>
      <w:r w:rsidR="004C0B01" w:rsidRPr="007750DB">
        <w:rPr>
          <w:rStyle w:val="affff8"/>
          <w:rtl/>
        </w:rPr>
        <w:t xml:space="preserve"> </w:t>
      </w:r>
      <w:r w:rsidR="004C0B01" w:rsidRPr="007750DB">
        <w:rPr>
          <w:rStyle w:val="affff8"/>
          <w:rFonts w:hint="eastAsia"/>
          <w:rtl/>
        </w:rPr>
        <w:t>נוטל</w:t>
      </w:r>
      <w:r w:rsidR="004C0B01">
        <w:rPr>
          <w:rStyle w:val="affff8"/>
          <w:rFonts w:hint="cs"/>
          <w:rtl/>
        </w:rPr>
        <w:t>,</w:t>
      </w:r>
      <w:r w:rsidR="004C0B01">
        <w:rPr>
          <w:rStyle w:val="affff5"/>
          <w:rtl/>
        </w:rPr>
        <w:tab/>
      </w:r>
      <w:r w:rsidR="004C0B01">
        <w:rPr>
          <w:rStyle w:val="affff5"/>
          <w:rtl/>
        </w:rPr>
        <w:tab/>
      </w:r>
      <w:r w:rsidR="004C0B01">
        <w:rPr>
          <w:rStyle w:val="affff5"/>
          <w:rtl/>
        </w:rPr>
        <w:tab/>
      </w:r>
      <w:r w:rsidR="004C0B01">
        <w:rPr>
          <w:rStyle w:val="affff5"/>
          <w:rtl/>
        </w:rPr>
        <w:tab/>
      </w:r>
      <w:r w:rsidR="004C0B01">
        <w:rPr>
          <w:rStyle w:val="affff5"/>
          <w:rtl/>
        </w:rPr>
        <w:tab/>
      </w:r>
      <w:r w:rsidRPr="004F52ED">
        <w:rPr>
          <w:rStyle w:val="affff5"/>
          <w:rtl/>
        </w:rPr>
        <w:t>רי</w:t>
      </w:r>
      <w:r w:rsidR="004C0B01">
        <w:rPr>
          <w:rStyle w:val="affff5"/>
          <w:rFonts w:hint="cs"/>
          <w:rtl/>
        </w:rPr>
        <w:t>"</w:t>
      </w:r>
      <w:r w:rsidRPr="004F52ED">
        <w:rPr>
          <w:rStyle w:val="affff5"/>
          <w:rtl/>
        </w:rPr>
        <w:t>ר:</w:t>
      </w:r>
      <w:r w:rsidRPr="004F52ED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הדר דינא</w:t>
      </w:r>
      <w:r w:rsidR="004C0B01" w:rsidRPr="007750DB">
        <w:rPr>
          <w:rStyle w:val="affff8"/>
          <w:rtl/>
        </w:rPr>
        <w:t xml:space="preserve"> או חלק או ה'חצי'.</w:t>
      </w:r>
    </w:p>
    <w:p w14:paraId="4ED451B0" w14:textId="15645B2C" w:rsidR="004C0B01" w:rsidRDefault="00D35D0C" w:rsidP="007750DB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ולכ</w:t>
      </w:r>
      <w:r w:rsidRPr="007750DB">
        <w:rPr>
          <w:rStyle w:val="affff5"/>
          <w:rFonts w:hint="eastAsia"/>
          <w:rtl/>
        </w:rPr>
        <w:t>אורה</w:t>
      </w:r>
      <w:r w:rsidRPr="007750DB">
        <w:rPr>
          <w:rStyle w:val="affff5"/>
          <w:rtl/>
        </w:rPr>
        <w:t xml:space="preserve"> </w:t>
      </w:r>
      <w:r w:rsidRPr="007750DB">
        <w:rPr>
          <w:rStyle w:val="affff5"/>
          <w:rFonts w:hint="eastAsia"/>
          <w:rtl/>
        </w:rPr>
        <w:t>חלקו</w:t>
      </w:r>
      <w:r w:rsidR="004C0B01" w:rsidRPr="00D35D0C">
        <w:rPr>
          <w:rStyle w:val="affff5"/>
          <w:rtl/>
        </w:rPr>
        <w:t xml:space="preserve"> </w:t>
      </w:r>
      <w:r w:rsidRPr="00D35D0C">
        <w:rPr>
          <w:rStyle w:val="affff5"/>
          <w:rFonts w:hint="eastAsia"/>
          <w:rtl/>
        </w:rPr>
        <w:t>ב</w:t>
      </w:r>
      <w:r w:rsidR="004C0B01">
        <w:rPr>
          <w:rStyle w:val="affff5"/>
          <w:rFonts w:hint="cs"/>
          <w:rtl/>
        </w:rPr>
        <w:t>ד</w:t>
      </w:r>
      <w:r w:rsidR="000521C0" w:rsidRPr="004F52ED">
        <w:rPr>
          <w:rStyle w:val="affff5"/>
          <w:rtl/>
        </w:rPr>
        <w:t>תנן:</w:t>
      </w:r>
      <w:r w:rsidR="000521C0" w:rsidRPr="00C35A2C">
        <w:rPr>
          <w:rFonts w:ascii="FontbitDavid" w:hAnsi="FontbitDavid"/>
          <w:sz w:val="32"/>
          <w:rtl/>
        </w:rPr>
        <w:t xml:space="preserve"> מי שהלך למדה</w:t>
      </w:r>
      <w:r w:rsidR="004C0B01">
        <w:rPr>
          <w:rFonts w:ascii="FontbitDavid" w:hAnsi="FontbitDavid" w:hint="cs"/>
          <w:sz w:val="32"/>
          <w:rtl/>
        </w:rPr>
        <w:t>"</w:t>
      </w:r>
      <w:r w:rsidR="000521C0" w:rsidRPr="00C35A2C">
        <w:rPr>
          <w:rFonts w:ascii="FontbitDavid" w:hAnsi="FontbitDavid"/>
          <w:sz w:val="32"/>
          <w:rtl/>
        </w:rPr>
        <w:t>י ואבדה דרך שדהו</w:t>
      </w:r>
      <w:r w:rsidR="000521C0">
        <w:rPr>
          <w:rFonts w:ascii="FontbitDavid" w:hAnsi="FontbitDavid" w:hint="cs"/>
          <w:sz w:val="32"/>
          <w:rtl/>
        </w:rPr>
        <w:t>,</w:t>
      </w:r>
    </w:p>
    <w:p w14:paraId="48FA05D6" w14:textId="51F79B8C" w:rsidR="000521C0" w:rsidRPr="00C35A2C" w:rsidRDefault="000521C0" w:rsidP="000521C0">
      <w:pPr>
        <w:rPr>
          <w:rFonts w:ascii="FontbitDavid" w:hAnsi="FontbitDavid"/>
          <w:sz w:val="32"/>
          <w:rtl/>
        </w:rPr>
      </w:pPr>
      <w:r w:rsidRPr="004F52ED">
        <w:rPr>
          <w:rStyle w:val="affff5"/>
          <w:rtl/>
        </w:rPr>
        <w:t>אדמון:</w:t>
      </w:r>
      <w:r w:rsidRPr="00C35A2C">
        <w:rPr>
          <w:rFonts w:ascii="FontbitDavid" w:hAnsi="FontbitDavid"/>
          <w:sz w:val="32"/>
          <w:rtl/>
        </w:rPr>
        <w:t xml:space="preserve"> ילך בקצרה</w:t>
      </w:r>
      <w:r w:rsidRPr="004F52ED">
        <w:rPr>
          <w:rStyle w:val="affff5"/>
          <w:rtl/>
        </w:rPr>
        <w:t>, חכ"א:</w:t>
      </w:r>
      <w:r w:rsidRPr="00C35A2C">
        <w:rPr>
          <w:rFonts w:ascii="FontbitDavid" w:hAnsi="FontbitDavid"/>
          <w:sz w:val="32"/>
          <w:rtl/>
        </w:rPr>
        <w:t xml:space="preserve"> יקח דרך במאה מנה או יפרח באויר</w:t>
      </w:r>
      <w:r w:rsidR="004C0B01">
        <w:rPr>
          <w:rFonts w:ascii="FontbitDavid" w:hAnsi="FontbitDavid" w:hint="cs"/>
          <w:sz w:val="32"/>
          <w:rtl/>
        </w:rPr>
        <w:t>.</w:t>
      </w:r>
    </w:p>
    <w:p w14:paraId="7066EBB8" w14:textId="61187698" w:rsidR="00D35D0C" w:rsidRDefault="004C0B01" w:rsidP="00D35D0C">
      <w:pPr>
        <w:rPr>
          <w:rStyle w:val="affff5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ואם</w:t>
      </w:r>
      <w:r w:rsidR="000521C0" w:rsidRPr="00C35A2C">
        <w:rPr>
          <w:rFonts w:ascii="FontbitDavid" w:hAnsi="FontbitDavid" w:hint="cs"/>
          <w:sz w:val="32"/>
          <w:rtl/>
        </w:rPr>
        <w:t xml:space="preserve"> הקיפוה ד' מד' רוחות</w:t>
      </w:r>
      <w:r w:rsidR="000521C0">
        <w:rPr>
          <w:rFonts w:ascii="FontbitDavid" w:hAnsi="FontbitDavid" w:hint="cs"/>
          <w:sz w:val="32"/>
          <w:rtl/>
        </w:rPr>
        <w:t>,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וקנו מד'</w:t>
      </w:r>
      <w:r w:rsidR="000521C0"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או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מ</w:t>
      </w:r>
      <w:r w:rsidR="000521C0" w:rsidRPr="00C35A2C">
        <w:rPr>
          <w:rFonts w:ascii="FontbitDavid" w:hAnsi="FontbitDavid" w:hint="cs"/>
          <w:sz w:val="32"/>
          <w:rtl/>
        </w:rPr>
        <w:t>א</w:t>
      </w:r>
      <w:r>
        <w:rPr>
          <w:rFonts w:ascii="FontbitDavid" w:hAnsi="FontbitDavid" w:hint="cs"/>
          <w:sz w:val="32"/>
          <w:rtl/>
        </w:rPr>
        <w:t>' -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D35D0C" w:rsidRPr="007750DB">
        <w:rPr>
          <w:rStyle w:val="affff5"/>
          <w:rFonts w:hint="eastAsia"/>
          <w:rtl/>
        </w:rPr>
        <w:t>כו</w:t>
      </w:r>
      <w:r w:rsidR="00D35D0C" w:rsidRPr="007750DB">
        <w:rPr>
          <w:rStyle w:val="affff5"/>
          <w:rtl/>
        </w:rPr>
        <w:t xml:space="preserve">"ע </w:t>
      </w:r>
      <w:r w:rsidR="00D35D0C" w:rsidRPr="007750DB">
        <w:rPr>
          <w:rStyle w:val="affff5"/>
          <w:rFonts w:hint="eastAsia"/>
          <w:rtl/>
        </w:rPr>
        <w:t>כרבנן</w:t>
      </w:r>
      <w:r w:rsidR="00D35D0C">
        <w:rPr>
          <w:rStyle w:val="affff5"/>
          <w:rFonts w:hint="cs"/>
          <w:rtl/>
        </w:rPr>
        <w:t>,</w:t>
      </w:r>
    </w:p>
    <w:p w14:paraId="390CEE2F" w14:textId="3AE8B73A" w:rsidR="00D35D0C" w:rsidRDefault="00D35D0C" w:rsidP="00D35D0C">
      <w:pPr>
        <w:rPr>
          <w:rFonts w:ascii="FontbitDavid" w:hAnsi="FontbitDavid"/>
          <w:sz w:val="32"/>
          <w:rtl/>
        </w:rPr>
      </w:pPr>
      <w:r w:rsidRPr="007750DB">
        <w:rPr>
          <w:rFonts w:hint="eastAsia"/>
          <w:b/>
          <w:rtl/>
        </w:rPr>
        <w:t>וחלקו</w:t>
      </w:r>
      <w:r w:rsidRPr="007750DB">
        <w:rPr>
          <w:rtl/>
        </w:rPr>
        <w:t xml:space="preserve"> </w:t>
      </w:r>
      <w:r w:rsidRPr="007750DB">
        <w:rPr>
          <w:rFonts w:hint="eastAsia"/>
          <w:rtl/>
        </w:rPr>
        <w:t>בא</w:t>
      </w:r>
      <w:r w:rsidRPr="007750DB">
        <w:rPr>
          <w:rtl/>
        </w:rPr>
        <w:t>'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שקנה מ</w:t>
      </w:r>
      <w:r w:rsidR="000521C0" w:rsidRPr="00C35A2C">
        <w:rPr>
          <w:rFonts w:ascii="FontbitDavid" w:hAnsi="FontbitDavid" w:hint="cs"/>
          <w:sz w:val="32"/>
          <w:rtl/>
        </w:rPr>
        <w:t>ד'</w:t>
      </w:r>
      <w:r w:rsidR="000521C0">
        <w:rPr>
          <w:rFonts w:ascii="FontbitDavid" w:hAnsi="FontbitDavid" w:hint="cs"/>
          <w:sz w:val="32"/>
          <w:rtl/>
        </w:rPr>
        <w:t>,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7750DB">
        <w:rPr>
          <w:rStyle w:val="affff5"/>
          <w:rFonts w:hint="eastAsia"/>
          <w:rtl/>
        </w:rPr>
        <w:t>לאדמון</w:t>
      </w:r>
      <w:r w:rsidR="000521C0" w:rsidRPr="00C35A2C">
        <w:rPr>
          <w:rFonts w:ascii="FontbitDavid" w:hAnsi="FontbitDavid" w:hint="cs"/>
          <w:sz w:val="32"/>
          <w:rtl/>
        </w:rPr>
        <w:t xml:space="preserve"> ממ</w:t>
      </w:r>
      <w:r>
        <w:rPr>
          <w:rFonts w:ascii="FontbitDavid" w:hAnsi="FontbitDavid" w:hint="cs"/>
          <w:sz w:val="32"/>
          <w:rtl/>
        </w:rPr>
        <w:t xml:space="preserve">ה נפשך, </w:t>
      </w:r>
      <w:r w:rsidR="000521C0" w:rsidRPr="004F52ED">
        <w:rPr>
          <w:rStyle w:val="affff5"/>
          <w:rFonts w:hint="cs"/>
          <w:rtl/>
        </w:rPr>
        <w:t xml:space="preserve">לרבנן </w:t>
      </w:r>
      <w:r w:rsidR="000521C0" w:rsidRPr="00C35A2C">
        <w:rPr>
          <w:rFonts w:ascii="FontbitDavid" w:hAnsi="FontbitDavid" w:hint="cs"/>
          <w:sz w:val="32"/>
          <w:rtl/>
        </w:rPr>
        <w:t>אחזיר השטר</w:t>
      </w:r>
      <w:r>
        <w:rPr>
          <w:rFonts w:ascii="FontbitDavid" w:hAnsi="FontbitDavid" w:hint="cs"/>
          <w:sz w:val="32"/>
          <w:rtl/>
        </w:rPr>
        <w:t>.</w:t>
      </w:r>
    </w:p>
    <w:p w14:paraId="6EB8D138" w14:textId="28231A70" w:rsidR="000521C0" w:rsidRPr="007750DB" w:rsidRDefault="00D35D0C" w:rsidP="007750DB">
      <w:pPr>
        <w:rPr>
          <w:rtl/>
        </w:rPr>
      </w:pPr>
      <w:r>
        <w:rPr>
          <w:rStyle w:val="affff5"/>
          <w:rFonts w:hint="cs"/>
          <w:rtl/>
        </w:rPr>
        <w:t>וד</w:t>
      </w:r>
      <w:r w:rsidRPr="007750DB">
        <w:rPr>
          <w:rStyle w:val="affff5"/>
          <w:rFonts w:hint="eastAsia"/>
          <w:rtl/>
        </w:rPr>
        <w:t>חינו</w:t>
      </w:r>
      <w:r w:rsidRPr="007750DB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="000521C0" w:rsidRPr="007750DB">
        <w:rPr>
          <w:rStyle w:val="affff5"/>
          <w:rFonts w:hint="eastAsia"/>
          <w:rtl/>
        </w:rPr>
        <w:t>ר</w:t>
      </w:r>
      <w:r w:rsidR="000521C0" w:rsidRPr="007750DB">
        <w:rPr>
          <w:rStyle w:val="affff5"/>
          <w:rtl/>
        </w:rPr>
        <w:t>"</w:t>
      </w:r>
      <w:r w:rsidR="000521C0" w:rsidRPr="007750DB">
        <w:rPr>
          <w:rStyle w:val="affff5"/>
          <w:rFonts w:hint="eastAsia"/>
          <w:rtl/>
        </w:rPr>
        <w:t>א</w:t>
      </w:r>
      <w:r w:rsidR="000521C0" w:rsidRPr="007750DB">
        <w:rPr>
          <w:rStyle w:val="affff5"/>
          <w:rtl/>
        </w:rPr>
        <w:t xml:space="preserve"> </w:t>
      </w:r>
      <w:r w:rsidR="000521C0">
        <w:rPr>
          <w:rFonts w:ascii="FontbitDavid" w:hAnsi="FontbitDavid" w:hint="cs"/>
          <w:sz w:val="32"/>
          <w:rtl/>
        </w:rPr>
        <w:t>אף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 w:rsidRPr="007750DB">
        <w:rPr>
          <w:rStyle w:val="affff5"/>
          <w:rFonts w:hint="eastAsia"/>
          <w:rtl/>
        </w:rPr>
        <w:t>לאדמון</w:t>
      </w:r>
      <w:r w:rsidR="000521C0">
        <w:rPr>
          <w:rFonts w:ascii="FontbitDavid" w:hAnsi="FontbitDavid" w:hint="cs"/>
          <w:sz w:val="32"/>
          <w:rtl/>
        </w:rPr>
        <w:t>,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>
        <w:rPr>
          <w:rFonts w:ascii="FontbitDavid" w:hAnsi="FontbitDavid" w:hint="cs"/>
          <w:sz w:val="32"/>
          <w:rtl/>
        </w:rPr>
        <w:t>ו</w:t>
      </w:r>
      <w:r>
        <w:rPr>
          <w:rFonts w:ascii="FontbitDavid" w:hAnsi="FontbitDavid" w:hint="cs"/>
          <w:sz w:val="32"/>
          <w:rtl/>
        </w:rPr>
        <w:t>רק</w:t>
      </w:r>
      <w:r w:rsidR="000521C0" w:rsidRPr="00C35A2C">
        <w:rPr>
          <w:rFonts w:ascii="FontbitDavid" w:hAnsi="FontbitDavid" w:hint="cs"/>
          <w:sz w:val="32"/>
          <w:rtl/>
        </w:rPr>
        <w:t xml:space="preserve"> </w:t>
      </w:r>
      <w:r w:rsidR="000521C0">
        <w:rPr>
          <w:rFonts w:ascii="FontbitDavid" w:hAnsi="FontbitDavid" w:hint="cs"/>
          <w:sz w:val="32"/>
          <w:rtl/>
        </w:rPr>
        <w:t>שם</w:t>
      </w:r>
      <w:r w:rsidR="000521C0" w:rsidRPr="00C35A2C">
        <w:rPr>
          <w:rFonts w:ascii="FontbitDavid" w:hAnsi="FontbitDavid" w:hint="cs"/>
          <w:sz w:val="32"/>
          <w:rtl/>
        </w:rPr>
        <w:t xml:space="preserve"> ממ</w:t>
      </w:r>
      <w:r w:rsidR="000521C0" w:rsidRPr="00C35A2C">
        <w:rPr>
          <w:rFonts w:ascii="FontbitDavid" w:hAnsi="FontbitDavid"/>
          <w:sz w:val="32"/>
          <w:rtl/>
        </w:rPr>
        <w:t>"</w:t>
      </w:r>
      <w:r w:rsidR="000521C0" w:rsidRPr="00C35A2C">
        <w:rPr>
          <w:rFonts w:ascii="FontbitDavid" w:hAnsi="FontbitDavid" w:hint="cs"/>
          <w:sz w:val="32"/>
          <w:rtl/>
        </w:rPr>
        <w:t>נ</w:t>
      </w:r>
      <w:r>
        <w:rPr>
          <w:rFonts w:ascii="FontbitDavid" w:hAnsi="FontbitDavid" w:hint="cs"/>
          <w:sz w:val="32"/>
          <w:rtl/>
        </w:rPr>
        <w:t>,</w:t>
      </w:r>
      <w:r w:rsidR="000521C0" w:rsidRPr="00C35A2C">
        <w:rPr>
          <w:rFonts w:ascii="FontbitDavid" w:hAnsi="FontbitDavid" w:hint="cs"/>
          <w:sz w:val="32"/>
          <w:rtl/>
        </w:rPr>
        <w:t xml:space="preserve"> אבל</w:t>
      </w:r>
      <w:r w:rsidR="000521C0">
        <w:rPr>
          <w:rFonts w:ascii="FontbitDavid" w:hAnsi="FontbitDavid" w:hint="cs"/>
          <w:sz w:val="32"/>
          <w:rtl/>
        </w:rPr>
        <w:t xml:space="preserve"> כאן</w:t>
      </w:r>
      <w:r w:rsidR="000521C0" w:rsidRPr="007750DB">
        <w:rPr>
          <w:rtl/>
        </w:rPr>
        <w:t xml:space="preserve"> מכח מה בא</w:t>
      </w:r>
      <w:r>
        <w:rPr>
          <w:rFonts w:hint="cs"/>
          <w:rtl/>
        </w:rPr>
        <w:t>?</w:t>
      </w:r>
    </w:p>
    <w:p w14:paraId="433F3D64" w14:textId="77777777" w:rsidR="000521C0" w:rsidRDefault="000521C0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לח.</w:t>
      </w:r>
    </w:p>
    <w:p w14:paraId="69100CD6" w14:textId="17B558D7" w:rsidR="00D35D0C" w:rsidRDefault="000521C0" w:rsidP="000521C0">
      <w:pPr>
        <w:rPr>
          <w:rFonts w:ascii="FontbitDavid" w:hAnsi="FontbitDavid"/>
          <w:sz w:val="32"/>
          <w:rtl/>
        </w:rPr>
      </w:pPr>
      <w:r w:rsidRPr="004F52ED">
        <w:rPr>
          <w:rStyle w:val="affff5"/>
          <w:rFonts w:hint="cs"/>
          <w:rtl/>
        </w:rPr>
        <w:t>ורי</w:t>
      </w:r>
      <w:r w:rsidRPr="004F52ED">
        <w:rPr>
          <w:rStyle w:val="affff5"/>
          <w:rtl/>
        </w:rPr>
        <w:t>"</w:t>
      </w:r>
      <w:r w:rsidRPr="004F52ED">
        <w:rPr>
          <w:rStyle w:val="affff5"/>
          <w:rFonts w:hint="cs"/>
          <w:rtl/>
        </w:rPr>
        <w:t>ר</w:t>
      </w:r>
      <w:r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אף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4F52ED">
        <w:rPr>
          <w:rStyle w:val="affff5"/>
          <w:rFonts w:hint="cs"/>
          <w:rtl/>
        </w:rPr>
        <w:t>לרבנן</w:t>
      </w:r>
      <w:r>
        <w:rPr>
          <w:rStyle w:val="affff5"/>
          <w:rFonts w:hint="cs"/>
          <w:rtl/>
        </w:rPr>
        <w:t>,</w:t>
      </w:r>
      <w:r w:rsidR="00D35D0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ו</w:t>
      </w:r>
      <w:r w:rsidR="00D35D0C">
        <w:rPr>
          <w:rFonts w:ascii="FontbitDavid" w:hAnsi="FontbitDavid" w:hint="cs"/>
          <w:sz w:val="32"/>
          <w:rtl/>
        </w:rPr>
        <w:t xml:space="preserve">רק </w:t>
      </w:r>
      <w:r>
        <w:rPr>
          <w:rFonts w:ascii="FontbitDavid" w:hAnsi="FontbitDavid" w:hint="cs"/>
          <w:sz w:val="32"/>
          <w:rtl/>
        </w:rPr>
        <w:t>שם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35D0C">
        <w:rPr>
          <w:rFonts w:ascii="FontbitDavid" w:hAnsi="FontbitDavid" w:hint="cs"/>
          <w:sz w:val="32"/>
          <w:rtl/>
        </w:rPr>
        <w:t>ד</w:t>
      </w:r>
      <w:r w:rsidR="00EE238F">
        <w:rPr>
          <w:rFonts w:ascii="FontbitDavid" w:hAnsi="FontbitDavid" w:hint="cs"/>
          <w:sz w:val="32"/>
          <w:rtl/>
        </w:rPr>
        <w:t>'</w:t>
      </w:r>
      <w:r w:rsidR="00D35D0C">
        <w:rPr>
          <w:rFonts w:ascii="FontbitDavid" w:hAnsi="FontbitDavid" w:hint="cs"/>
          <w:sz w:val="32"/>
          <w:rtl/>
        </w:rPr>
        <w:t>אי לא</w:t>
      </w:r>
      <w:r w:rsidRPr="00C35A2C">
        <w:rPr>
          <w:rFonts w:ascii="FontbitDavid" w:hAnsi="FontbitDavid" w:hint="cs"/>
          <w:sz w:val="32"/>
          <w:rtl/>
        </w:rPr>
        <w:t xml:space="preserve"> שתקת אחזיר השטר ל</w:t>
      </w:r>
      <w:r w:rsidR="00EE238F">
        <w:rPr>
          <w:rFonts w:ascii="FontbitDavid" w:hAnsi="FontbitDavid" w:hint="cs"/>
          <w:sz w:val="32"/>
          <w:rtl/>
        </w:rPr>
        <w:t>מוכרים'</w:t>
      </w:r>
      <w:r w:rsidR="00D35D0C">
        <w:rPr>
          <w:rFonts w:ascii="FontbitDavid" w:hAnsi="FontbitDavid" w:hint="cs"/>
          <w:sz w:val="32"/>
          <w:rtl/>
        </w:rPr>
        <w:t>.</w:t>
      </w:r>
    </w:p>
    <w:p w14:paraId="6E5F784C" w14:textId="4F3286BA" w:rsidR="000521C0" w:rsidRDefault="00BB275C" w:rsidP="00BB275C">
      <w:pPr>
        <w:rPr>
          <w:rtl/>
        </w:rPr>
      </w:pPr>
      <w:r w:rsidRPr="00EB4CFE">
        <w:rPr>
          <w:rStyle w:val="affff5"/>
          <w:rFonts w:hint="eastAsia"/>
          <w:rtl/>
        </w:rPr>
        <w:t>ה</w:t>
      </w:r>
      <w:r w:rsidRPr="00EB4CFE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0521C0" w:rsidRPr="00D1637C">
        <w:rPr>
          <w:rFonts w:cs="PFT_Frank"/>
          <w:b/>
          <w:bCs/>
          <w:szCs w:val="14"/>
          <w:rtl/>
        </w:rPr>
        <w:t>ספק ויבם</w:t>
      </w:r>
      <w:r w:rsidR="000521C0" w:rsidRPr="0039104D">
        <w:rPr>
          <w:rtl/>
        </w:rPr>
        <w:t xml:space="preserve"> בנכסי </w:t>
      </w:r>
      <w:r w:rsidR="000521C0" w:rsidRPr="00D1637C">
        <w:rPr>
          <w:rFonts w:cs="PFT_Frank"/>
          <w:b/>
          <w:bCs/>
          <w:szCs w:val="14"/>
          <w:rtl/>
        </w:rPr>
        <w:t>סבא</w:t>
      </w:r>
      <w:r w:rsidR="000521C0" w:rsidRPr="0039104D">
        <w:rPr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="000521C0" w:rsidRPr="00BB275C">
        <w:rPr>
          <w:rStyle w:val="affff5"/>
          <w:rtl/>
        </w:rPr>
        <w:t>ספק</w:t>
      </w:r>
      <w:r w:rsidR="000521C0" w:rsidRPr="00EB4CFE">
        <w:rPr>
          <w:rStyle w:val="affff8"/>
          <w:rtl/>
        </w:rPr>
        <w:t xml:space="preserve">:  </w:t>
      </w:r>
      <w:r w:rsidRPr="00EB4CFE">
        <w:rPr>
          <w:rStyle w:val="affff8"/>
          <w:rFonts w:hint="eastAsia"/>
          <w:rtl/>
        </w:rPr>
        <w:t>אני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בן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מת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ואחלוק</w:t>
      </w:r>
      <w:r w:rsidR="000521C0" w:rsidRPr="00EB4CFE">
        <w:rPr>
          <w:rStyle w:val="affff8"/>
          <w:rtl/>
        </w:rPr>
        <w:t xml:space="preserve">, </w:t>
      </w:r>
      <w:r w:rsidR="000521C0" w:rsidRPr="00BB275C">
        <w:rPr>
          <w:rStyle w:val="affff5"/>
          <w:rtl/>
        </w:rPr>
        <w:t>יבם</w:t>
      </w:r>
      <w:r w:rsidR="000521C0" w:rsidRPr="00EB4CFE">
        <w:rPr>
          <w:rStyle w:val="affff8"/>
          <w:rtl/>
        </w:rPr>
        <w:t xml:space="preserve">: </w:t>
      </w:r>
      <w:r w:rsidR="000521C0" w:rsidRPr="00EB4CFE">
        <w:rPr>
          <w:rStyle w:val="affff8"/>
          <w:rFonts w:hint="eastAsia"/>
          <w:rtl/>
        </w:rPr>
        <w:t>בני</w:t>
      </w:r>
      <w:r w:rsidR="000521C0" w:rsidRPr="00EB4CFE">
        <w:rPr>
          <w:rStyle w:val="affff8"/>
          <w:rtl/>
        </w:rPr>
        <w:t xml:space="preserve">, </w:t>
      </w:r>
      <w:r w:rsidR="000521C0" w:rsidRPr="00EB4CFE">
        <w:rPr>
          <w:rStyle w:val="affff8"/>
          <w:rFonts w:hint="eastAsia"/>
          <w:rtl/>
        </w:rPr>
        <w:t>ו</w:t>
      </w:r>
      <w:r>
        <w:rPr>
          <w:rStyle w:val="affff8"/>
          <w:rFonts w:hint="cs"/>
          <w:rtl/>
        </w:rPr>
        <w:t>ל</w:t>
      </w:r>
      <w:r w:rsidR="000521C0" w:rsidRPr="00EB4CFE">
        <w:rPr>
          <w:rStyle w:val="affff8"/>
          <w:rFonts w:hint="eastAsia"/>
          <w:rtl/>
        </w:rPr>
        <w:t>א</w:t>
      </w:r>
      <w:r w:rsidR="000521C0" w:rsidRPr="00EB4CFE">
        <w:rPr>
          <w:rStyle w:val="affff8"/>
          <w:rtl/>
        </w:rPr>
        <w:t xml:space="preserve"> כלום,</w:t>
      </w:r>
      <w:r w:rsidR="000521C0" w:rsidRPr="00C35A2C">
        <w:rPr>
          <w:rtl/>
        </w:rPr>
        <w:t xml:space="preserve"> </w:t>
      </w:r>
    </w:p>
    <w:p w14:paraId="5F96FB96" w14:textId="606778B7" w:rsidR="000521C0" w:rsidRPr="00C35A2C" w:rsidRDefault="000521C0" w:rsidP="00EB4CFE">
      <w:pPr>
        <w:jc w:val="center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יבם ודאי וספק ספק, ו</w:t>
      </w:r>
      <w:r w:rsidR="00BB275C">
        <w:rPr>
          <w:rFonts w:ascii="FontbitDavid" w:hAnsi="FontbitDavid" w:hint="cs"/>
          <w:sz w:val="32"/>
          <w:rtl/>
        </w:rPr>
        <w:t>'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אין ספק מוציא מידי ודאי</w:t>
      </w:r>
      <w:r w:rsidR="00BB275C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.</w:t>
      </w:r>
    </w:p>
    <w:p w14:paraId="00A59585" w14:textId="352B04F5" w:rsidR="000521C0" w:rsidRDefault="00BB275C" w:rsidP="00BB275C">
      <w:pPr>
        <w:rPr>
          <w:rFonts w:ascii="FontbitDavid" w:hAnsi="FontbitDavid"/>
          <w:sz w:val="32"/>
          <w:rtl/>
        </w:rPr>
      </w:pPr>
      <w:r w:rsidRPr="00EB4CFE">
        <w:rPr>
          <w:rStyle w:val="affff5"/>
          <w:rFonts w:hint="eastAsia"/>
          <w:rtl/>
        </w:rPr>
        <w:t>ו</w:t>
      </w:r>
      <w:r w:rsidRPr="00EB4CFE">
        <w:rPr>
          <w:rStyle w:val="affff5"/>
          <w:rtl/>
        </w:rPr>
        <w:t xml:space="preserve">. </w:t>
      </w:r>
      <w:r w:rsidR="000521C0" w:rsidRPr="00D1637C">
        <w:rPr>
          <w:rFonts w:cs="PFT_Frank"/>
          <w:b/>
          <w:bCs/>
          <w:szCs w:val="14"/>
          <w:rtl/>
        </w:rPr>
        <w:t>ספק ובני יבם</w:t>
      </w:r>
      <w:r w:rsidR="000521C0" w:rsidRPr="003F3A85">
        <w:rPr>
          <w:rtl/>
        </w:rPr>
        <w:t xml:space="preserve"> בנכסי </w:t>
      </w:r>
      <w:r w:rsidR="000521C0" w:rsidRPr="00D1637C">
        <w:rPr>
          <w:rFonts w:cs="PFT_Frank"/>
          <w:b/>
          <w:bCs/>
          <w:szCs w:val="14"/>
          <w:rtl/>
        </w:rPr>
        <w:t>סבא</w:t>
      </w:r>
      <w:r w:rsidR="000521C0" w:rsidRPr="003F3A85">
        <w:rPr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Pr="00EB4CFE">
        <w:rPr>
          <w:rStyle w:val="affff5"/>
          <w:rFonts w:hint="eastAsia"/>
          <w:rtl/>
        </w:rPr>
        <w:t>ספק</w:t>
      </w:r>
      <w:r>
        <w:rPr>
          <w:rStyle w:val="affff8"/>
          <w:rFonts w:hint="cs"/>
          <w:rtl/>
        </w:rPr>
        <w:t>: אני</w:t>
      </w:r>
      <w:r w:rsidRPr="00EB4CFE">
        <w:rPr>
          <w:rStyle w:val="affff8"/>
          <w:rtl/>
        </w:rPr>
        <w:t xml:space="preserve"> בן מת</w:t>
      </w:r>
      <w:r w:rsidR="000521C0" w:rsidRPr="00EB4CFE">
        <w:rPr>
          <w:rStyle w:val="affff8"/>
          <w:rtl/>
        </w:rPr>
        <w:t xml:space="preserve"> ו</w:t>
      </w:r>
      <w:r w:rsidRPr="00EB4CFE">
        <w:rPr>
          <w:rStyle w:val="affff8"/>
          <w:rFonts w:hint="eastAsia"/>
          <w:rtl/>
        </w:rPr>
        <w:t>אחלוק</w:t>
      </w:r>
      <w:r w:rsidR="000521C0" w:rsidRPr="00EB4CFE">
        <w:rPr>
          <w:rStyle w:val="affff8"/>
          <w:rtl/>
        </w:rPr>
        <w:t xml:space="preserve">, </w:t>
      </w:r>
      <w:r w:rsidR="000521C0" w:rsidRPr="00BB275C">
        <w:rPr>
          <w:rStyle w:val="affff5"/>
          <w:rtl/>
        </w:rPr>
        <w:t>בני</w:t>
      </w:r>
      <w:r w:rsidR="000521C0" w:rsidRPr="00EB4CFE">
        <w:rPr>
          <w:rStyle w:val="affff8"/>
          <w:rtl/>
        </w:rPr>
        <w:t>: אח</w:t>
      </w:r>
      <w:r w:rsidR="000521C0" w:rsidRPr="00EB4CFE">
        <w:rPr>
          <w:rStyle w:val="affff8"/>
          <w:rFonts w:hint="eastAsia"/>
          <w:rtl/>
        </w:rPr>
        <w:t>ינו</w:t>
      </w:r>
      <w:r w:rsidR="000521C0" w:rsidRPr="00EB4CFE">
        <w:rPr>
          <w:rStyle w:val="affff8"/>
          <w:rtl/>
        </w:rPr>
        <w:t xml:space="preserve"> ו</w:t>
      </w:r>
      <w:r w:rsidRPr="00EB4CFE">
        <w:rPr>
          <w:rStyle w:val="affff8"/>
          <w:rFonts w:hint="eastAsia"/>
          <w:rtl/>
        </w:rPr>
        <w:t>ב</w:t>
      </w:r>
      <w:r w:rsidR="000521C0" w:rsidRPr="00EB4CFE">
        <w:rPr>
          <w:rStyle w:val="affff8"/>
          <w:rFonts w:hint="eastAsia"/>
          <w:rtl/>
        </w:rPr>
        <w:t>ש</w:t>
      </w:r>
      <w:r w:rsidRPr="00EB4CFE">
        <w:rPr>
          <w:rStyle w:val="affff8"/>
          <w:rFonts w:hint="eastAsia"/>
          <w:rtl/>
        </w:rPr>
        <w:t>וה</w:t>
      </w:r>
      <w:r>
        <w:rPr>
          <w:rStyle w:val="affff8"/>
          <w:rFonts w:hint="cs"/>
          <w:rtl/>
        </w:rPr>
        <w:t>.</w:t>
      </w:r>
    </w:p>
    <w:p w14:paraId="6B65B60D" w14:textId="145E8282" w:rsidR="000521C0" w:rsidRPr="00062827" w:rsidRDefault="000521C0" w:rsidP="000521C0">
      <w:pPr>
        <w:rPr>
          <w:rFonts w:ascii="FontbitDavid" w:hAnsi="FontbitDavid"/>
          <w:spacing w:val="-2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חצי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שמודה </w:t>
      </w:r>
      <w:r w:rsidR="00BB275C" w:rsidRPr="00062827">
        <w:rPr>
          <w:rFonts w:ascii="FontbitDavid" w:hAnsi="FontbitDavid" w:hint="cs"/>
          <w:spacing w:val="-2"/>
          <w:sz w:val="32"/>
          <w:rtl/>
        </w:rPr>
        <w:t xml:space="preserve">- </w:t>
      </w: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להם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, </w:t>
      </w: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שליש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שמודים </w:t>
      </w:r>
      <w:r w:rsidR="00BB275C" w:rsidRPr="00062827">
        <w:rPr>
          <w:rFonts w:ascii="FontbitDavid" w:hAnsi="FontbitDavid" w:hint="cs"/>
          <w:spacing w:val="-2"/>
          <w:sz w:val="32"/>
          <w:rtl/>
        </w:rPr>
        <w:t xml:space="preserve">- </w:t>
      </w: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לו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, </w:t>
      </w: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שישית</w:t>
      </w:r>
      <w:r w:rsidR="00FA65C2"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="00BB275C" w:rsidRPr="00062827">
        <w:rPr>
          <w:rFonts w:ascii="FontbitDavid" w:hAnsi="FontbitDavid" w:hint="cs"/>
          <w:spacing w:val="-2"/>
          <w:sz w:val="32"/>
          <w:rtl/>
        </w:rPr>
        <w:t xml:space="preserve">- </w:t>
      </w:r>
      <w:r w:rsidR="00BB275C" w:rsidRPr="00D1637C">
        <w:rPr>
          <w:rFonts w:ascii="FontbitDavid" w:hAnsi="FontbitDavid" w:cs="PFT_Frank" w:hint="cs"/>
          <w:b/>
          <w:bCs/>
          <w:spacing w:val="-2"/>
          <w:sz w:val="32"/>
          <w:szCs w:val="14"/>
          <w:rtl/>
        </w:rPr>
        <w:t>ספק ו</w:t>
      </w: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חולקין</w:t>
      </w:r>
      <w:r w:rsidR="00BB275C" w:rsidRPr="00D1637C">
        <w:rPr>
          <w:rFonts w:ascii="FontbitDavid" w:hAnsi="FontbitDavid" w:cs="PFT_Frank" w:hint="cs"/>
          <w:b/>
          <w:bCs/>
          <w:spacing w:val="-2"/>
          <w:sz w:val="32"/>
          <w:szCs w:val="14"/>
          <w:rtl/>
        </w:rPr>
        <w:t>.</w:t>
      </w:r>
    </w:p>
    <w:p w14:paraId="6A713BA0" w14:textId="77777777" w:rsidR="00BB275C" w:rsidRDefault="00BB275C" w:rsidP="000521C0">
      <w:pPr>
        <w:rPr>
          <w:rtl/>
        </w:rPr>
      </w:pPr>
      <w:r w:rsidRPr="00EB4CFE">
        <w:rPr>
          <w:rStyle w:val="affff5"/>
          <w:rFonts w:hint="eastAsia"/>
          <w:rtl/>
        </w:rPr>
        <w:t>ז</w:t>
      </w:r>
      <w:r w:rsidRPr="00EB4CFE">
        <w:rPr>
          <w:rStyle w:val="affff5"/>
          <w:rtl/>
        </w:rPr>
        <w:t xml:space="preserve">. </w:t>
      </w:r>
      <w:r w:rsidRPr="00EB4CFE">
        <w:rPr>
          <w:rStyle w:val="affff5"/>
          <w:rFonts w:hint="eastAsia"/>
          <w:rtl/>
        </w:rPr>
        <w:t>ח</w:t>
      </w:r>
      <w:r w:rsidRPr="00EB4CFE">
        <w:rPr>
          <w:rStyle w:val="affff5"/>
          <w:rtl/>
        </w:rPr>
        <w:t>.</w:t>
      </w:r>
      <w:r w:rsidRPr="00EB4CFE">
        <w:rPr>
          <w:rtl/>
        </w:rPr>
        <w:t xml:space="preserve"> </w:t>
      </w:r>
      <w:r w:rsidR="000521C0" w:rsidRPr="00D1637C">
        <w:rPr>
          <w:rFonts w:cs="PFT_Frank"/>
          <w:b/>
          <w:bCs/>
          <w:szCs w:val="14"/>
          <w:rtl/>
        </w:rPr>
        <w:t>סבא ויבם</w:t>
      </w:r>
      <w:r w:rsidR="000521C0" w:rsidRPr="00EB4CFE">
        <w:rPr>
          <w:rtl/>
        </w:rPr>
        <w:t xml:space="preserve"> בנכסי </w:t>
      </w:r>
      <w:r w:rsidR="000521C0" w:rsidRPr="00D1637C">
        <w:rPr>
          <w:rFonts w:cs="PFT_Frank"/>
          <w:b/>
          <w:bCs/>
          <w:szCs w:val="14"/>
          <w:rtl/>
        </w:rPr>
        <w:t>ספק</w:t>
      </w:r>
      <w:r w:rsidR="000521C0" w:rsidRPr="00EB4CFE">
        <w:rPr>
          <w:rtl/>
        </w:rPr>
        <w:t xml:space="preserve">, </w:t>
      </w:r>
      <w:r w:rsidR="000521C0" w:rsidRPr="00EB4CFE">
        <w:rPr>
          <w:rStyle w:val="affff5"/>
          <w:rtl/>
        </w:rPr>
        <w:t>או</w:t>
      </w:r>
      <w:r w:rsidR="000521C0" w:rsidRPr="00EB4CFE">
        <w:rPr>
          <w:rtl/>
        </w:rPr>
        <w:t xml:space="preserve"> </w:t>
      </w:r>
      <w:r w:rsidR="000521C0" w:rsidRPr="00D1637C">
        <w:rPr>
          <w:rFonts w:cs="PFT_Frank"/>
          <w:b/>
          <w:bCs/>
          <w:szCs w:val="14"/>
          <w:rtl/>
        </w:rPr>
        <w:t>סבא וספק</w:t>
      </w:r>
      <w:r w:rsidR="000521C0" w:rsidRPr="00EB4CFE">
        <w:rPr>
          <w:rtl/>
        </w:rPr>
        <w:t xml:space="preserve"> בנכסי </w:t>
      </w:r>
      <w:r w:rsidR="000521C0" w:rsidRPr="00D1637C">
        <w:rPr>
          <w:rFonts w:cs="PFT_Frank"/>
          <w:b/>
          <w:bCs/>
          <w:szCs w:val="14"/>
          <w:rtl/>
        </w:rPr>
        <w:t>יבם</w:t>
      </w:r>
      <w:r>
        <w:rPr>
          <w:rFonts w:hint="cs"/>
          <w:rtl/>
        </w:rPr>
        <w:t>,</w:t>
      </w:r>
    </w:p>
    <w:p w14:paraId="337EC440" w14:textId="78661F26" w:rsidR="00B433C9" w:rsidRPr="00C35A2C" w:rsidRDefault="000521C0" w:rsidP="00EB4CFE">
      <w:pPr>
        <w:jc w:val="center"/>
        <w:rPr>
          <w:rtl/>
        </w:rPr>
      </w:pPr>
      <w:r w:rsidRPr="00EB4CFE">
        <w:rPr>
          <w:rtl/>
        </w:rPr>
        <w:t xml:space="preserve">ממון </w:t>
      </w:r>
      <w:r w:rsidRPr="00C35A2C">
        <w:rPr>
          <w:rFonts w:ascii="FontbitDavid" w:hAnsi="FontbitDavid"/>
          <w:sz w:val="32"/>
          <w:rtl/>
        </w:rPr>
        <w:t xml:space="preserve">המוטל בספק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וחולקין</w:t>
      </w:r>
      <w:r w:rsidRPr="00C35A2C">
        <w:rPr>
          <w:rFonts w:ascii="FontbitDavid" w:hAnsi="FontbitDavid"/>
          <w:sz w:val="32"/>
          <w:rtl/>
        </w:rPr>
        <w:t>.</w:t>
      </w:r>
    </w:p>
    <w:p w14:paraId="02610EBD" w14:textId="2140383D" w:rsidR="000507A3" w:rsidRDefault="00B433C9" w:rsidP="005251B7">
      <w:pPr>
        <w:pStyle w:val="affffb"/>
        <w:rPr>
          <w:rStyle w:val="affffa"/>
          <w:rtl/>
        </w:rPr>
      </w:pPr>
      <w:ins w:id="9856" w:author="מספור קטעי משנה" w:date="2026-10-06T06:45:58Z">
        <w:r>
          <w:rPr>
            <w:rStyle w:val="MisparKeta"/>
          </w:rPr>
          <w:t xml:space="preserve">א. </w:t>
        </w:r>
      </w:ins>
      <w:bookmarkStart w:id="364" w:name="_Toc119172752"/>
      <w:bookmarkStart w:id="365" w:name="_Toc119229840"/>
      <w:r w:rsidRPr="00C35A2C">
        <w:rPr>
          <w:rtl/>
        </w:rPr>
        <w:t xml:space="preserve">שומרת יבם שנפלו לה נכסים </w:t>
      </w:r>
      <w:r w:rsidRPr="00CB082E">
        <w:rPr>
          <w:rStyle w:val="affffa"/>
          <w:rtl/>
        </w:rPr>
        <w:t>-</w:t>
      </w:r>
      <w:bookmarkEnd w:id="364"/>
      <w:bookmarkEnd w:id="365"/>
    </w:p>
    <w:p>
      <w:pPr>
        <w:pStyle w:val="MishnaBatzad"/>
        <w:rPr>
          <w:ins w:id="20451" w:author="קלוד" w:date="2026-10-06T10:10:48Z"/>
        </w:rPr>
      </w:pPr>
      <w:ins w:id="20450" w:author="קלוד" w:date="2026-10-06T10:10:48Z">
        <w:r>
          <w:t xml:space="preserve">משנה ג</w:t>
        </w:r>
      </w:ins>
    </w:p>
    <w:p w14:paraId="6F20724D" w14:textId="20A8BEE9" w:rsidR="000507A3" w:rsidRDefault="00B433C9" w:rsidP="00CF5119">
      <w:pPr>
        <w:pStyle w:val="affc"/>
        <w:rPr>
          <w:rtl/>
        </w:rPr>
      </w:pPr>
      <w:r w:rsidRPr="004F79D6">
        <w:rPr>
          <w:rStyle w:val="affffa"/>
          <w:rtl/>
        </w:rPr>
        <w:t>מודים ב"ש וב"ה</w:t>
      </w:r>
      <w:r w:rsidRPr="00C35A2C">
        <w:rPr>
          <w:rtl/>
        </w:rPr>
        <w:t xml:space="preserve"> שמוכרת ונותנת וקיים.</w:t>
      </w:r>
    </w:p>
    <w:p w14:paraId="0567B57E" w14:textId="39091F7B" w:rsidR="00B433C9" w:rsidRDefault="00B433C9" w:rsidP="007C50EB">
      <w:pPr>
        <w:pStyle w:val="affc"/>
        <w:rPr>
          <w:rtl/>
        </w:rPr>
      </w:pPr>
      <w:bookmarkStart w:id="366" w:name="_Toc119172753"/>
      <w:bookmarkStart w:id="367" w:name="_Toc119229841"/>
      <w:r w:rsidRPr="005251B7">
        <w:rPr>
          <w:rStyle w:val="affffc"/>
          <w:rtl/>
        </w:rPr>
        <w:t>מתה,</w:t>
      </w:r>
      <w:bookmarkEnd w:id="366"/>
      <w:bookmarkEnd w:id="367"/>
      <w:r w:rsidRPr="00C35A2C">
        <w:rPr>
          <w:rtl/>
        </w:rPr>
        <w:t xml:space="preserve"> </w:t>
      </w:r>
      <w:r w:rsidR="000507A3">
        <w:rPr>
          <w:rFonts w:hint="cs"/>
          <w:rtl/>
        </w:rPr>
        <w:t xml:space="preserve">דין </w:t>
      </w:r>
      <w:r w:rsidRPr="00C35A2C">
        <w:rPr>
          <w:rtl/>
        </w:rPr>
        <w:t>כתובתה</w:t>
      </w:r>
      <w:r w:rsidR="000507A3">
        <w:rPr>
          <w:rFonts w:hint="cs"/>
          <w:rtl/>
        </w:rPr>
        <w:t>,</w:t>
      </w:r>
      <w:r w:rsidRPr="00C35A2C">
        <w:rPr>
          <w:rtl/>
        </w:rPr>
        <w:t xml:space="preserve"> ונכסים הנכנסים ו</w:t>
      </w:r>
      <w:r w:rsidR="000507A3">
        <w:rPr>
          <w:rFonts w:hint="cs"/>
          <w:rtl/>
        </w:rPr>
        <w:t>ה</w:t>
      </w:r>
      <w:r w:rsidRPr="00C35A2C">
        <w:rPr>
          <w:rtl/>
        </w:rPr>
        <w:t>יוצאין עמה</w:t>
      </w:r>
      <w:r w:rsidR="000507A3">
        <w:rPr>
          <w:rFonts w:hint="cs"/>
          <w:rtl/>
        </w:rPr>
        <w:t xml:space="preserve"> </w:t>
      </w:r>
      <w:r w:rsidR="000507A3" w:rsidRPr="00EB4CFE">
        <w:rPr>
          <w:rStyle w:val="HesberMishna"/>
          <w:rFonts w:hint="eastAsia"/>
          <w:rtl/>
          <w:rPrChange w:id="20042" w:author="קלוד" w:date="2026-10-06T10:10:48Z">
            <w:rPr>
              <w:rStyle w:val="affff8"/>
              <w:rFonts w:hint="eastAsia"/>
              <w:rtl/>
            </w:rPr>
          </w:rPrChange>
        </w:rPr>
        <w:t>מלוג</w:t>
      </w:r>
      <w:r w:rsidRPr="00C35A2C">
        <w:rPr>
          <w:rtl/>
        </w:rPr>
        <w:t>?</w:t>
      </w:r>
    </w:p>
    <w:p w14:paraId="76AA545F" w14:textId="3B40D322" w:rsidR="00B433C9" w:rsidRDefault="000507A3" w:rsidP="007C50EB">
      <w:pPr>
        <w:pStyle w:val="affc"/>
        <w:rPr>
          <w:rtl/>
        </w:rPr>
      </w:pPr>
      <w:r w:rsidRPr="004F79D6">
        <w:rPr>
          <w:rStyle w:val="affffa"/>
          <w:rFonts w:hint="eastAsia"/>
          <w:rtl/>
        </w:rPr>
        <w:t>ל</w:t>
      </w:r>
      <w:r w:rsidR="00B433C9" w:rsidRPr="004F79D6">
        <w:rPr>
          <w:rStyle w:val="affffa"/>
          <w:rtl/>
        </w:rPr>
        <w:t>ב"ש</w:t>
      </w:r>
      <w:r w:rsidRPr="004F79D6">
        <w:rPr>
          <w:rStyle w:val="affffa"/>
          <w:rtl/>
        </w:rPr>
        <w:t>:</w:t>
      </w:r>
      <w:r w:rsidR="00B433C9" w:rsidRPr="00C35A2C">
        <w:rPr>
          <w:rtl/>
        </w:rPr>
        <w:t xml:space="preserve"> יחלוקו יורשי הבעל עם יורשי האב,</w:t>
      </w:r>
    </w:p>
    <w:p w14:paraId="334266C4" w14:textId="6A7ACB1C" w:rsidR="000507A3" w:rsidRDefault="000507A3" w:rsidP="005251B7">
      <w:pPr>
        <w:pStyle w:val="affc"/>
        <w:rPr>
          <w:rtl/>
        </w:rPr>
      </w:pPr>
      <w:r w:rsidRPr="004F79D6">
        <w:rPr>
          <w:rStyle w:val="affffa"/>
          <w:rFonts w:hint="eastAsia"/>
          <w:rtl/>
        </w:rPr>
        <w:t>ל</w:t>
      </w:r>
      <w:r w:rsidR="00B433C9" w:rsidRPr="004F79D6">
        <w:rPr>
          <w:rStyle w:val="affffa"/>
          <w:rtl/>
        </w:rPr>
        <w:t>ב"ה</w:t>
      </w:r>
      <w:r w:rsidRPr="004F79D6">
        <w:rPr>
          <w:rStyle w:val="affffa"/>
          <w:rFonts w:hint="cs"/>
          <w:rtl/>
        </w:rPr>
        <w:t>:</w:t>
      </w:r>
      <w:r w:rsidR="00B433C9" w:rsidRPr="00C35A2C">
        <w:rPr>
          <w:rtl/>
        </w:rPr>
        <w:t xml:space="preserve"> כתובה </w:t>
      </w:r>
      <w:r>
        <w:rPr>
          <w:rFonts w:hint="cs"/>
          <w:rtl/>
        </w:rPr>
        <w:t xml:space="preserve">- </w:t>
      </w:r>
      <w:r w:rsidR="00B433C9" w:rsidRPr="00C35A2C">
        <w:rPr>
          <w:rtl/>
        </w:rPr>
        <w:t xml:space="preserve">בחזקת </w:t>
      </w:r>
      <w:r>
        <w:rPr>
          <w:rFonts w:hint="cs"/>
          <w:rtl/>
        </w:rPr>
        <w:t xml:space="preserve">יורשי </w:t>
      </w:r>
      <w:r w:rsidR="00B433C9" w:rsidRPr="00C35A2C">
        <w:rPr>
          <w:rtl/>
        </w:rPr>
        <w:t xml:space="preserve">בעל,  </w:t>
      </w:r>
      <w:r w:rsidRPr="00EB4CFE">
        <w:rPr>
          <w:rStyle w:val="HesberMishna"/>
          <w:rFonts w:hint="eastAsia"/>
          <w:rtl/>
          <w:rPrChange w:id="20043" w:author="קלוד" w:date="2026-10-06T10:10:48Z">
            <w:rPr>
              <w:rStyle w:val="affff8"/>
              <w:rFonts w:hint="eastAsia"/>
              <w:rtl/>
            </w:rPr>
          </w:rPrChange>
        </w:rPr>
        <w:t>מלוג</w:t>
      </w:r>
      <w:r>
        <w:rPr>
          <w:rStyle w:val="HesberMishna"/>
          <w:rFonts w:hint="cs"/>
          <w:rtl/>
          <w:rPrChange w:id="20044" w:author="קלוד" w:date="2026-10-06T10:10:48Z">
            <w:rPr>
              <w:rStyle w:val="affff8"/>
              <w:rFonts w:hint="cs"/>
              <w:rtl/>
            </w:rPr>
          </w:rPrChange>
        </w:rPr>
        <w:t xml:space="preserve"> -</w:t>
      </w:r>
      <w:r w:rsidR="00B433C9" w:rsidRPr="00C35A2C">
        <w:rPr>
          <w:rtl/>
        </w:rPr>
        <w:t xml:space="preserve"> בחזקת יורשי אב.</w:t>
      </w:r>
    </w:p>
    <w:p w14:paraId="3AACBA7C" w14:textId="0A8E1422" w:rsidR="00B433C9" w:rsidRPr="00C35A2C" w:rsidRDefault="00B433C9" w:rsidP="00EB4CFE">
      <w:pPr>
        <w:pStyle w:val="affc"/>
        <w:rPr>
          <w:rtl/>
        </w:rPr>
      </w:pPr>
      <w:bookmarkStart w:id="368" w:name="_Toc119172754"/>
      <w:bookmarkStart w:id="369" w:name="_Toc119229842"/>
      <w:r w:rsidRPr="005251B7">
        <w:rPr>
          <w:rStyle w:val="affffc"/>
          <w:rtl/>
        </w:rPr>
        <w:t>כנסה</w:t>
      </w:r>
      <w:r w:rsidR="000507A3" w:rsidRPr="005251B7">
        <w:rPr>
          <w:rStyle w:val="affffc"/>
          <w:rFonts w:hint="cs"/>
          <w:rtl/>
        </w:rPr>
        <w:t>,</w:t>
      </w:r>
      <w:bookmarkEnd w:id="368"/>
      <w:bookmarkEnd w:id="369"/>
      <w:r w:rsidR="000507A3">
        <w:rPr>
          <w:rFonts w:hint="cs"/>
          <w:rtl/>
        </w:rPr>
        <w:t xml:space="preserve"> </w:t>
      </w:r>
      <w:r w:rsidRPr="00C35A2C">
        <w:rPr>
          <w:rtl/>
        </w:rPr>
        <w:t xml:space="preserve">כאשתו לכל דבר, </w:t>
      </w:r>
      <w:r w:rsidR="000507A3">
        <w:rPr>
          <w:rFonts w:hint="cs"/>
          <w:rtl/>
        </w:rPr>
        <w:t>אלא</w:t>
      </w:r>
      <w:r w:rsidRPr="00C35A2C">
        <w:rPr>
          <w:rtl/>
        </w:rPr>
        <w:t xml:space="preserve"> שכתובה </w:t>
      </w:r>
      <w:r w:rsidR="000507A3">
        <w:rPr>
          <w:rFonts w:hint="cs"/>
          <w:rtl/>
        </w:rPr>
        <w:t>מ</w:t>
      </w:r>
      <w:r w:rsidRPr="00C35A2C">
        <w:rPr>
          <w:rtl/>
        </w:rPr>
        <w:t>נכסי בעלה ראשון.</w:t>
      </w:r>
    </w:p>
    <w:p w14:paraId="0F7AFFB1" w14:textId="1A109A85" w:rsidR="00B433C9" w:rsidRDefault="000507A3" w:rsidP="007C50EB">
      <w:pPr>
        <w:rPr>
          <w:rtl/>
        </w:rPr>
      </w:pPr>
      <w:r w:rsidRPr="00343259">
        <w:rPr>
          <w:rStyle w:val="affff5"/>
          <w:rFonts w:hint="eastAsia"/>
          <w:rtl/>
        </w:rPr>
        <w:t>ב</w:t>
      </w:r>
      <w:r w:rsidR="00B433C9" w:rsidRPr="00343259">
        <w:rPr>
          <w:rStyle w:val="affff5"/>
          <w:rtl/>
        </w:rPr>
        <w:t xml:space="preserve">רישא </w:t>
      </w:r>
      <w:r w:rsidR="00B433C9" w:rsidRPr="00343259">
        <w:rPr>
          <w:rStyle w:val="affff3"/>
          <w:rtl/>
        </w:rPr>
        <w:t xml:space="preserve">לא </w:t>
      </w:r>
      <w:r w:rsidR="00A66738" w:rsidRPr="00343259">
        <w:rPr>
          <w:rStyle w:val="affff3"/>
          <w:rtl/>
        </w:rPr>
        <w:t>חלקו</w:t>
      </w:r>
      <w:r w:rsidRPr="00343259">
        <w:rPr>
          <w:rStyle w:val="affff3"/>
          <w:rFonts w:hint="cs"/>
          <w:rtl/>
        </w:rPr>
        <w:t xml:space="preserve"> </w:t>
      </w:r>
      <w:r w:rsidRPr="00343259">
        <w:rPr>
          <w:rStyle w:val="affff3"/>
          <w:rFonts w:hint="eastAsia"/>
          <w:rtl/>
        </w:rPr>
        <w:t>ב</w:t>
      </w:r>
      <w:r w:rsidRPr="00343259">
        <w:rPr>
          <w:rStyle w:val="affff3"/>
          <w:rtl/>
        </w:rPr>
        <w:t>"ש ובחזקתה</w:t>
      </w:r>
      <w:r w:rsidR="00B433C9" w:rsidRPr="00343259">
        <w:rPr>
          <w:rStyle w:val="affff3"/>
          <w:rtl/>
        </w:rPr>
        <w:t>, ו</w:t>
      </w:r>
      <w:r w:rsidRPr="00343259">
        <w:rPr>
          <w:rStyle w:val="affff3"/>
          <w:rFonts w:hint="eastAsia"/>
          <w:rtl/>
        </w:rPr>
        <w:t>ב</w:t>
      </w:r>
      <w:r w:rsidR="00B433C9" w:rsidRPr="00343259">
        <w:rPr>
          <w:rStyle w:val="affff3"/>
          <w:rtl/>
        </w:rPr>
        <w:t xml:space="preserve">סיפא </w:t>
      </w:r>
      <w:r w:rsidR="00A66738" w:rsidRPr="00343259">
        <w:rPr>
          <w:rStyle w:val="affff5"/>
          <w:rtl/>
        </w:rPr>
        <w:t>חלקו</w:t>
      </w:r>
      <w:r>
        <w:rPr>
          <w:rFonts w:hint="cs"/>
          <w:rtl/>
        </w:rPr>
        <w:t xml:space="preserve"> </w:t>
      </w:r>
      <w:r w:rsidRPr="00EB4CFE">
        <w:rPr>
          <w:rStyle w:val="affff8"/>
          <w:rFonts w:hint="eastAsia"/>
          <w:rtl/>
        </w:rPr>
        <w:t>לא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בחזקת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יורשיה</w:t>
      </w:r>
    </w:p>
    <w:p w14:paraId="7CAFD834" w14:textId="4DEDEE48" w:rsidR="00B433C9" w:rsidRPr="000507A3" w:rsidRDefault="000507A3" w:rsidP="000507A3">
      <w:pPr>
        <w:rPr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4F52ED">
        <w:rPr>
          <w:rStyle w:val="affff5"/>
          <w:rtl/>
        </w:rPr>
        <w:t>עולא</w:t>
      </w:r>
      <w:r w:rsidR="00B433C9" w:rsidRPr="00C35A2C">
        <w:rPr>
          <w:rtl/>
        </w:rPr>
        <w:t>:</w:t>
      </w:r>
      <w:r w:rsidR="00B433C9" w:rsidRPr="00EB4CFE">
        <w:rPr>
          <w:rStyle w:val="affff5"/>
          <w:rtl/>
        </w:rPr>
        <w:t xml:space="preserve"> רישא</w:t>
      </w:r>
      <w:r w:rsidR="00B433C9" w:rsidRPr="000507A3">
        <w:rPr>
          <w:rtl/>
        </w:rPr>
        <w:t xml:space="preserve"> נפלה</w:t>
      </w:r>
      <w:r>
        <w:rPr>
          <w:rFonts w:hint="cs"/>
          <w:rtl/>
        </w:rPr>
        <w:t xml:space="preserve"> לייבום</w:t>
      </w:r>
      <w:r w:rsidR="00B433C9" w:rsidRPr="000507A3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כשארוסה</w:t>
      </w:r>
      <w:r w:rsidR="00B433C9" w:rsidRPr="000507A3">
        <w:rPr>
          <w:rFonts w:hint="cs"/>
          <w:rtl/>
        </w:rPr>
        <w:t xml:space="preserve"> ו</w:t>
      </w:r>
      <w:r>
        <w:rPr>
          <w:rFonts w:hint="cs"/>
          <w:rtl/>
        </w:rPr>
        <w:t>זיקתה</w:t>
      </w:r>
      <w:r w:rsidR="00B433C9" w:rsidRPr="000507A3">
        <w:rPr>
          <w:rFonts w:hint="cs"/>
          <w:rtl/>
        </w:rPr>
        <w:t xml:space="preserve"> </w:t>
      </w:r>
      <w:r>
        <w:rPr>
          <w:rFonts w:hint="cs"/>
          <w:rtl/>
        </w:rPr>
        <w:t>'</w:t>
      </w:r>
      <w:r w:rsidR="00B433C9" w:rsidRPr="000507A3">
        <w:rPr>
          <w:rFonts w:hint="cs"/>
          <w:rtl/>
        </w:rPr>
        <w:t>ספק ארוסה</w:t>
      </w:r>
      <w:r>
        <w:rPr>
          <w:rFonts w:hint="cs"/>
          <w:rtl/>
        </w:rPr>
        <w:t>'</w:t>
      </w:r>
      <w:r w:rsidR="00B433C9" w:rsidRPr="000507A3">
        <w:rPr>
          <w:rtl/>
        </w:rPr>
        <w:t>,</w:t>
      </w:r>
    </w:p>
    <w:p w14:paraId="010637DC" w14:textId="3C4D9914" w:rsidR="00B433C9" w:rsidRPr="00C35A2C" w:rsidRDefault="00B433C9" w:rsidP="000507A3">
      <w:pPr>
        <w:rPr>
          <w:rtl/>
        </w:rPr>
      </w:pPr>
      <w:r w:rsidRPr="00EB4CFE">
        <w:rPr>
          <w:rStyle w:val="affff5"/>
          <w:rtl/>
        </w:rPr>
        <w:t>סיפא</w:t>
      </w:r>
      <w:r w:rsidRPr="000507A3">
        <w:rPr>
          <w:rtl/>
        </w:rPr>
        <w:t xml:space="preserve"> נפלה </w:t>
      </w:r>
      <w:r w:rsidRPr="00D1637C">
        <w:rPr>
          <w:rFonts w:cs="PFT_Frank"/>
          <w:b/>
          <w:bCs/>
          <w:szCs w:val="14"/>
          <w:rtl/>
        </w:rPr>
        <w:t>כשנשואה</w:t>
      </w:r>
      <w:r w:rsidRPr="000507A3">
        <w:rPr>
          <w:rFonts w:hint="cs"/>
          <w:rtl/>
        </w:rPr>
        <w:t xml:space="preserve"> וזיקתה </w:t>
      </w:r>
      <w:r w:rsidR="000507A3">
        <w:rPr>
          <w:rFonts w:hint="cs"/>
          <w:rtl/>
        </w:rPr>
        <w:t>'</w:t>
      </w:r>
      <w:r w:rsidRPr="000507A3">
        <w:rPr>
          <w:rFonts w:hint="cs"/>
          <w:rtl/>
        </w:rPr>
        <w:t>ספק</w:t>
      </w:r>
      <w:r w:rsidRPr="00C35A2C">
        <w:rPr>
          <w:rFonts w:hint="cs"/>
          <w:rtl/>
        </w:rPr>
        <w:t xml:space="preserve"> נשואה</w:t>
      </w:r>
      <w:r w:rsidR="000507A3">
        <w:rPr>
          <w:rFonts w:hint="cs"/>
          <w:rtl/>
        </w:rPr>
        <w:t>'</w:t>
      </w:r>
      <w:r w:rsidR="000507A3" w:rsidRPr="00EB4CFE">
        <w:rPr>
          <w:rStyle w:val="affff8"/>
          <w:rtl/>
        </w:rPr>
        <w:t xml:space="preserve"> </w:t>
      </w:r>
      <w:r w:rsidR="000507A3" w:rsidRPr="00A07384">
        <w:rPr>
          <w:rStyle w:val="affff8"/>
          <w:rFonts w:cs="PFT_Frank" w:hint="eastAsia"/>
          <w:b/>
          <w:bCs/>
          <w:szCs w:val="10"/>
          <w:rtl/>
        </w:rPr>
        <w:t>והוחזק</w:t>
      </w:r>
      <w:r w:rsidR="000507A3" w:rsidRPr="00EB4CFE">
        <w:rPr>
          <w:rStyle w:val="affff8"/>
          <w:rtl/>
        </w:rPr>
        <w:t xml:space="preserve"> היבם בחצי.</w:t>
      </w:r>
    </w:p>
    <w:p w14:paraId="669994DD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lastRenderedPageBreak/>
        <w:t>לח:</w:t>
      </w:r>
    </w:p>
    <w:p w14:paraId="2C0EC203" w14:textId="4A65E2DA" w:rsidR="00B433C9" w:rsidRPr="0039104D" w:rsidRDefault="000507A3" w:rsidP="00EB4CFE">
      <w:pPr>
        <w:pStyle w:val="affff7"/>
        <w:rPr>
          <w:rFonts w:cs="PFT_Frank"/>
          <w:b/>
          <w:bCs/>
          <w:rtl/>
        </w:rPr>
      </w:pPr>
      <w:r>
        <w:rPr>
          <w:rFonts w:hint="cs"/>
          <w:rtl/>
        </w:rPr>
        <w:t>'</w:t>
      </w:r>
      <w:r w:rsidR="00B433C9" w:rsidRPr="00A07384">
        <w:rPr>
          <w:rFonts w:cs="PFT_Frank"/>
          <w:b/>
          <w:bCs/>
          <w:szCs w:val="10"/>
          <w:rtl/>
        </w:rPr>
        <w:t>ספק</w:t>
      </w:r>
      <w:r w:rsidR="00B433C9" w:rsidRPr="00C35A2C">
        <w:rPr>
          <w:rtl/>
        </w:rPr>
        <w:t xml:space="preserve"> ארוסה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 דאי </w:t>
      </w:r>
      <w:r>
        <w:rPr>
          <w:rFonts w:hint="cs"/>
          <w:rtl/>
        </w:rPr>
        <w:t>'</w:t>
      </w:r>
      <w:r w:rsidR="00B433C9" w:rsidRPr="00C35A2C">
        <w:rPr>
          <w:rtl/>
        </w:rPr>
        <w:t>ודאי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, </w:t>
      </w:r>
      <w:r w:rsidR="00B433C9" w:rsidRPr="004F52ED">
        <w:rPr>
          <w:rStyle w:val="affff5"/>
          <w:rtl/>
        </w:rPr>
        <w:t>התנן</w:t>
      </w:r>
      <w:r w:rsidR="00B433C9" w:rsidRPr="00C35A2C">
        <w:rPr>
          <w:rtl/>
        </w:rPr>
        <w:t xml:space="preserve">: נפלו משנתארסה </w:t>
      </w:r>
      <w:r w:rsidR="00B433C9" w:rsidRPr="004F52ED">
        <w:rPr>
          <w:rStyle w:val="affff5"/>
          <w:rFonts w:hint="cs"/>
          <w:rtl/>
        </w:rPr>
        <w:t>ל</w:t>
      </w:r>
      <w:r w:rsidR="00B433C9" w:rsidRPr="004F52ED">
        <w:rPr>
          <w:rStyle w:val="affff5"/>
          <w:rtl/>
        </w:rPr>
        <w:t>ב"ה:</w:t>
      </w:r>
      <w:r w:rsidR="00B433C9" w:rsidRPr="00C35A2C">
        <w:rPr>
          <w:rtl/>
        </w:rPr>
        <w:t xml:space="preserve"> </w:t>
      </w:r>
      <w:r w:rsidR="00B433C9" w:rsidRPr="00EB4CFE">
        <w:rPr>
          <w:rtl/>
        </w:rPr>
        <w:t>לא תמכור</w:t>
      </w:r>
      <w:r>
        <w:rPr>
          <w:rFonts w:hint="cs"/>
          <w:rtl/>
        </w:rPr>
        <w:t xml:space="preserve"> לכתחילה</w:t>
      </w:r>
      <w:r w:rsidR="00B433C9" w:rsidRPr="00EB4CFE">
        <w:rPr>
          <w:rtl/>
        </w:rPr>
        <w:t>,</w:t>
      </w:r>
      <w:r w:rsidR="00B433C9" w:rsidRPr="00C35A2C">
        <w:rPr>
          <w:rtl/>
        </w:rPr>
        <w:t xml:space="preserve"> </w:t>
      </w:r>
    </w:p>
    <w:p w14:paraId="426A694E" w14:textId="567C5134" w:rsidR="00F3160F" w:rsidRDefault="00F3160F" w:rsidP="00F3160F">
      <w:pPr>
        <w:pStyle w:val="affff7"/>
        <w:rPr>
          <w:rtl/>
        </w:rPr>
      </w:pPr>
      <w:r>
        <w:rPr>
          <w:rFonts w:hint="cs"/>
          <w:spacing w:val="-4"/>
          <w:rtl/>
        </w:rPr>
        <w:t>'</w:t>
      </w:r>
      <w:r w:rsidR="00B433C9" w:rsidRPr="00A07384">
        <w:rPr>
          <w:rFonts w:cs="PFT_Frank"/>
          <w:b/>
          <w:bCs/>
          <w:spacing w:val="-4"/>
          <w:szCs w:val="10"/>
          <w:rtl/>
        </w:rPr>
        <w:t>ספק</w:t>
      </w:r>
      <w:r w:rsidR="00B433C9" w:rsidRPr="00AC7749">
        <w:rPr>
          <w:spacing w:val="-4"/>
          <w:rtl/>
        </w:rPr>
        <w:t xml:space="preserve"> נשואה</w:t>
      </w:r>
      <w:r>
        <w:rPr>
          <w:rFonts w:hint="cs"/>
          <w:spacing w:val="-4"/>
          <w:rtl/>
        </w:rPr>
        <w:t>'</w:t>
      </w:r>
      <w:r w:rsidR="00B433C9" w:rsidRPr="00AC7749">
        <w:rPr>
          <w:spacing w:val="-4"/>
          <w:rtl/>
        </w:rPr>
        <w:t xml:space="preserve"> דאי </w:t>
      </w:r>
      <w:r>
        <w:rPr>
          <w:rFonts w:hint="cs"/>
          <w:spacing w:val="-4"/>
          <w:rtl/>
        </w:rPr>
        <w:t>'</w:t>
      </w:r>
      <w:r w:rsidR="00B433C9" w:rsidRPr="00AC7749">
        <w:rPr>
          <w:spacing w:val="-4"/>
          <w:rtl/>
        </w:rPr>
        <w:t>ודאי</w:t>
      </w:r>
      <w:r>
        <w:rPr>
          <w:rFonts w:hint="cs"/>
          <w:spacing w:val="-4"/>
          <w:rtl/>
        </w:rPr>
        <w:t>'</w:t>
      </w:r>
      <w:r w:rsidR="00B433C9" w:rsidRPr="00AC7749">
        <w:rPr>
          <w:spacing w:val="-4"/>
          <w:rtl/>
        </w:rPr>
        <w:t xml:space="preserve">, </w:t>
      </w:r>
      <w:r w:rsidR="00B433C9" w:rsidRPr="004D68F6">
        <w:rPr>
          <w:rStyle w:val="affff5"/>
          <w:rtl/>
        </w:rPr>
        <w:t>התנן:</w:t>
      </w:r>
      <w:r w:rsidR="00B433C9" w:rsidRPr="00C35A2C">
        <w:rPr>
          <w:rtl/>
        </w:rPr>
        <w:t xml:space="preserve"> נפלו משנישאת </w:t>
      </w:r>
      <w:r w:rsidRPr="00EB4CFE">
        <w:rPr>
          <w:rStyle w:val="affff5"/>
          <w:rFonts w:hint="eastAsia"/>
          <w:rtl/>
        </w:rPr>
        <w:t>לכו</w:t>
      </w:r>
      <w:r w:rsidRPr="00EB4CFE">
        <w:rPr>
          <w:rStyle w:val="affff5"/>
          <w:rtl/>
        </w:rPr>
        <w:t>"ע</w:t>
      </w:r>
      <w:r w:rsidR="00B433C9" w:rsidRPr="00C35A2C">
        <w:rPr>
          <w:rtl/>
        </w:rPr>
        <w:t xml:space="preserve"> מכרה הבעל מוציא</w:t>
      </w:r>
      <w:r>
        <w:rPr>
          <w:rFonts w:hint="cs"/>
          <w:rtl/>
        </w:rPr>
        <w:t>, ויורש</w:t>
      </w:r>
    </w:p>
    <w:p w14:paraId="17054584" w14:textId="27ED47B4" w:rsidR="00B433C9" w:rsidRPr="00C35A2C" w:rsidRDefault="00F3160F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הקשה</w:t>
      </w:r>
      <w:r w:rsidR="00B433C9" w:rsidRPr="004D68F6">
        <w:rPr>
          <w:rStyle w:val="affff5"/>
          <w:rFonts w:hint="cs"/>
          <w:rtl/>
        </w:rPr>
        <w:t xml:space="preserve"> רבה</w:t>
      </w:r>
      <w:r w:rsidR="00B433C9" w:rsidRPr="004D68F6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יחלקו </w:t>
      </w:r>
      <w:r w:rsidRPr="00EB4CFE">
        <w:rPr>
          <w:rStyle w:val="affff5"/>
          <w:rFonts w:hint="eastAsia"/>
          <w:rtl/>
        </w:rPr>
        <w:t>ב</w:t>
      </w:r>
      <w:r w:rsidRPr="00EB4CFE">
        <w:rPr>
          <w:rStyle w:val="affff5"/>
          <w:rtl/>
        </w:rPr>
        <w:t>"ש</w:t>
      </w:r>
      <w:r w:rsidR="00B433C9" w:rsidRPr="00C35A2C">
        <w:rPr>
          <w:rFonts w:ascii="FontbitDavid" w:hAnsi="FontbitDavid"/>
          <w:sz w:val="32"/>
          <w:rtl/>
        </w:rPr>
        <w:t xml:space="preserve"> בחייה ולפירות!</w:t>
      </w:r>
      <w:r>
        <w:rPr>
          <w:rFonts w:ascii="FontbitDavid" w:hAnsi="FontbitDavid" w:hint="cs"/>
          <w:sz w:val="32"/>
          <w:rtl/>
        </w:rPr>
        <w:t xml:space="preserve"> </w:t>
      </w:r>
      <w:r w:rsidRPr="00EB4CFE">
        <w:rPr>
          <w:rStyle w:val="affff8"/>
          <w:rFonts w:hint="eastAsia"/>
          <w:rtl/>
        </w:rPr>
        <w:t>ולא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רק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בגוף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אחר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מיתה</w:t>
      </w:r>
      <w:r>
        <w:rPr>
          <w:rStyle w:val="affff8"/>
          <w:rFonts w:hint="cs"/>
          <w:rtl/>
        </w:rPr>
        <w:t>.</w:t>
      </w:r>
    </w:p>
    <w:p w14:paraId="08D8AEF1" w14:textId="77777777" w:rsidR="00F3160F" w:rsidRDefault="00F3160F" w:rsidP="00B55EDF">
      <w:pPr>
        <w:rPr>
          <w:rStyle w:val="affff5"/>
          <w:rtl/>
        </w:rPr>
      </w:pPr>
    </w:p>
    <w:p w14:paraId="40489678" w14:textId="5FAFD597" w:rsidR="00B433C9" w:rsidRDefault="00F3160F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4D68F6">
        <w:rPr>
          <w:rStyle w:val="affff5"/>
          <w:rtl/>
        </w:rPr>
        <w:t xml:space="preserve">אלא </w:t>
      </w:r>
      <w:r w:rsidR="00B433C9" w:rsidRPr="004D68F6">
        <w:rPr>
          <w:rStyle w:val="affff5"/>
          <w:rFonts w:hint="cs"/>
          <w:rtl/>
        </w:rPr>
        <w:t>ל</w:t>
      </w:r>
      <w:r w:rsidR="00B433C9" w:rsidRPr="004D68F6">
        <w:rPr>
          <w:rStyle w:val="affff5"/>
          <w:rtl/>
        </w:rPr>
        <w:t>רבה: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/>
          <w:sz w:val="32"/>
          <w:rtl/>
        </w:rPr>
        <w:t xml:space="preserve">נפלה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כשנשואה</w:t>
      </w:r>
      <w:r w:rsidR="00B433C9" w:rsidRPr="00C35A2C">
        <w:rPr>
          <w:rFonts w:ascii="FontbitDavid" w:hAnsi="FontbitDavid"/>
          <w:sz w:val="32"/>
          <w:rtl/>
        </w:rPr>
        <w:t>, וזיקת</w:t>
      </w:r>
      <w:r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ספק נשואה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,</w:t>
      </w:r>
    </w:p>
    <w:p w14:paraId="3BC1584E" w14:textId="42FAE039" w:rsidR="00B433C9" w:rsidRPr="00F3160F" w:rsidRDefault="00B433C9" w:rsidP="00F3160F">
      <w:pPr>
        <w:rPr>
          <w:rtl/>
        </w:rPr>
      </w:pPr>
      <w:r w:rsidRPr="00EB4CFE">
        <w:rPr>
          <w:rStyle w:val="affff5"/>
          <w:rtl/>
        </w:rPr>
        <w:t>רישא</w:t>
      </w:r>
      <w:r w:rsidRPr="00EB4CFE">
        <w:rPr>
          <w:rtl/>
        </w:rPr>
        <w:t xml:space="preserve"> </w:t>
      </w:r>
      <w:r w:rsidR="00F3160F">
        <w:rPr>
          <w:rFonts w:hint="cs"/>
          <w:rtl/>
        </w:rPr>
        <w:t>ש</w:t>
      </w:r>
      <w:r w:rsidRPr="00F3160F">
        <w:rPr>
          <w:rtl/>
        </w:rPr>
        <w:t>קיימ</w:t>
      </w:r>
      <w:r w:rsidR="00F3160F">
        <w:rPr>
          <w:rFonts w:hint="cs"/>
          <w:rtl/>
        </w:rPr>
        <w:t>ת</w:t>
      </w:r>
      <w:r w:rsidRPr="00F3160F">
        <w:rPr>
          <w:rtl/>
        </w:rPr>
        <w:t xml:space="preserve">, </w:t>
      </w:r>
      <w:r w:rsidRPr="00F3160F">
        <w:rPr>
          <w:rFonts w:hint="cs"/>
          <w:rtl/>
        </w:rPr>
        <w:t xml:space="preserve">היא ודאי והוא ספק </w:t>
      </w:r>
      <w:r w:rsidRPr="00EB4CFE">
        <w:rPr>
          <w:rStyle w:val="affff8"/>
          <w:rFonts w:hint="eastAsia"/>
          <w:rtl/>
        </w:rPr>
        <w:t>ו</w:t>
      </w:r>
      <w:r w:rsidR="00F3160F" w:rsidRPr="00EB4CFE">
        <w:rPr>
          <w:rStyle w:val="affff8"/>
          <w:rtl/>
        </w:rPr>
        <w:t>'</w:t>
      </w:r>
      <w:r w:rsidRPr="00EB4CFE">
        <w:rPr>
          <w:rStyle w:val="affff8"/>
          <w:rFonts w:hint="eastAsia"/>
          <w:rtl/>
        </w:rPr>
        <w:t>אין</w:t>
      </w:r>
      <w:r w:rsidRPr="00EB4CFE">
        <w:rPr>
          <w:rStyle w:val="affff8"/>
          <w:rtl/>
        </w:rPr>
        <w:t xml:space="preserve"> ספק מוציא מידי ודאי</w:t>
      </w:r>
      <w:r w:rsidR="00F3160F" w:rsidRPr="00EB4CFE">
        <w:rPr>
          <w:rStyle w:val="affff8"/>
          <w:rtl/>
        </w:rPr>
        <w:t>',</w:t>
      </w:r>
    </w:p>
    <w:p w14:paraId="03657298" w14:textId="0F5DA669" w:rsidR="00B433C9" w:rsidRPr="00F3160F" w:rsidRDefault="00B433C9" w:rsidP="00F3160F">
      <w:pPr>
        <w:rPr>
          <w:rtl/>
        </w:rPr>
      </w:pPr>
      <w:r w:rsidRPr="00EB4CFE">
        <w:rPr>
          <w:rStyle w:val="affff5"/>
          <w:rtl/>
        </w:rPr>
        <w:t>סיפא</w:t>
      </w:r>
      <w:r w:rsidRPr="00F3160F">
        <w:rPr>
          <w:rtl/>
        </w:rPr>
        <w:t xml:space="preserve"> </w:t>
      </w:r>
      <w:r w:rsidR="00F3160F">
        <w:rPr>
          <w:rFonts w:hint="cs"/>
          <w:rtl/>
        </w:rPr>
        <w:t>ש</w:t>
      </w:r>
      <w:r w:rsidRPr="00F3160F">
        <w:rPr>
          <w:rtl/>
        </w:rPr>
        <w:t xml:space="preserve">מתה, </w:t>
      </w:r>
      <w:r w:rsidRPr="00D1637C">
        <w:rPr>
          <w:rFonts w:cs="PFT_Frank"/>
          <w:b/>
          <w:bCs/>
          <w:szCs w:val="14"/>
          <w:rtl/>
        </w:rPr>
        <w:t>הללו</w:t>
      </w:r>
      <w:r w:rsidRPr="00F3160F">
        <w:rPr>
          <w:rtl/>
        </w:rPr>
        <w:t xml:space="preserve"> באין לירש </w:t>
      </w:r>
      <w:r w:rsidRPr="00D1637C">
        <w:rPr>
          <w:rFonts w:cs="PFT_Frank"/>
          <w:b/>
          <w:bCs/>
          <w:szCs w:val="14"/>
          <w:rtl/>
        </w:rPr>
        <w:t>והללו</w:t>
      </w:r>
      <w:r w:rsidRPr="00F3160F">
        <w:rPr>
          <w:rtl/>
        </w:rPr>
        <w:t xml:space="preserve"> באין לירש, ויחלוקו</w:t>
      </w:r>
      <w:r w:rsidR="00F3160F">
        <w:rPr>
          <w:rFonts w:hint="cs"/>
          <w:rtl/>
        </w:rPr>
        <w:t xml:space="preserve"> </w:t>
      </w:r>
      <w:r w:rsidR="00F3160F" w:rsidRPr="00EB4CFE">
        <w:rPr>
          <w:rStyle w:val="affff5"/>
          <w:rFonts w:hint="eastAsia"/>
          <w:rtl/>
        </w:rPr>
        <w:t>לב</w:t>
      </w:r>
      <w:r w:rsidR="00F3160F" w:rsidRPr="00EB4CFE">
        <w:rPr>
          <w:rStyle w:val="affff5"/>
          <w:rtl/>
        </w:rPr>
        <w:t>"ש.</w:t>
      </w:r>
    </w:p>
    <w:p w14:paraId="6DF1C44D" w14:textId="05F749AB" w:rsidR="00B433C9" w:rsidRDefault="00F3160F" w:rsidP="00EB4CFE">
      <w:pPr>
        <w:pStyle w:val="affff7"/>
        <w:rPr>
          <w:rtl/>
        </w:rPr>
      </w:pPr>
      <w:r>
        <w:rPr>
          <w:rStyle w:val="affff5"/>
          <w:rFonts w:hint="cs"/>
          <w:rtl/>
        </w:rPr>
        <w:t>הקשה</w:t>
      </w:r>
      <w:r w:rsidRPr="004D68F6">
        <w:rPr>
          <w:rStyle w:val="affff5"/>
          <w:rtl/>
        </w:rPr>
        <w:t xml:space="preserve"> </w:t>
      </w:r>
      <w:r w:rsidR="00B433C9" w:rsidRPr="004D68F6">
        <w:rPr>
          <w:rStyle w:val="affff5"/>
          <w:rtl/>
        </w:rPr>
        <w:t>אביי: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 xml:space="preserve">הרי </w:t>
      </w:r>
      <w:r w:rsidR="00B433C9" w:rsidRPr="004D68F6">
        <w:rPr>
          <w:rStyle w:val="affff5"/>
          <w:rtl/>
        </w:rPr>
        <w:t xml:space="preserve">לב"ש </w:t>
      </w:r>
      <w:r>
        <w:rPr>
          <w:rFonts w:hint="cs"/>
          <w:rtl/>
        </w:rPr>
        <w:t>'</w:t>
      </w:r>
      <w:r w:rsidR="00B433C9" w:rsidRPr="00C35A2C">
        <w:rPr>
          <w:rtl/>
        </w:rPr>
        <w:t>ספק מוציא מידי ודאי</w:t>
      </w:r>
      <w:r>
        <w:rPr>
          <w:rFonts w:hint="cs"/>
          <w:rtl/>
        </w:rPr>
        <w:t>'!</w:t>
      </w:r>
      <w:r>
        <w:rPr>
          <w:rStyle w:val="affff5"/>
          <w:rFonts w:hint="cs"/>
          <w:rtl/>
        </w:rPr>
        <w:t xml:space="preserve"> ד</w:t>
      </w:r>
      <w:r w:rsidR="00B433C9" w:rsidRPr="004D68F6">
        <w:rPr>
          <w:rStyle w:val="affff5"/>
          <w:rtl/>
        </w:rPr>
        <w:t xml:space="preserve">תנן: </w:t>
      </w:r>
      <w:r w:rsidR="00B433C9" w:rsidRPr="00C35A2C">
        <w:rPr>
          <w:rtl/>
        </w:rPr>
        <w:t>נפל הבית</w:t>
      </w:r>
      <w:r>
        <w:rPr>
          <w:rFonts w:hint="cs"/>
          <w:rtl/>
        </w:rPr>
        <w:t>..</w:t>
      </w:r>
      <w:r>
        <w:rPr>
          <w:rStyle w:val="affff5"/>
          <w:rFonts w:hint="cs"/>
          <w:rtl/>
        </w:rPr>
        <w:t xml:space="preserve"> </w:t>
      </w:r>
      <w:r w:rsidR="00B433C9" w:rsidRPr="00EB4CFE">
        <w:rPr>
          <w:rtl/>
        </w:rPr>
        <w:t>יורשי האב אומרים:</w:t>
      </w:r>
      <w:r w:rsidR="00B433C9" w:rsidRPr="00F3160F">
        <w:rPr>
          <w:rtl/>
        </w:rPr>
        <w:t xml:space="preserve"> בן מת ראשון </w:t>
      </w:r>
      <w:r w:rsidR="00C74AAA" w:rsidRPr="00F3160F">
        <w:rPr>
          <w:rtl/>
        </w:rPr>
        <w:t>ואח"כ</w:t>
      </w:r>
      <w:r w:rsidR="00B433C9" w:rsidRPr="00F3160F">
        <w:rPr>
          <w:rtl/>
        </w:rPr>
        <w:t xml:space="preserve"> אב, </w:t>
      </w:r>
      <w:r w:rsidR="00B433C9" w:rsidRPr="00EB4CFE">
        <w:rPr>
          <w:rtl/>
        </w:rPr>
        <w:t>ב</w:t>
      </w:r>
      <w:r>
        <w:rPr>
          <w:rFonts w:hint="cs"/>
          <w:rtl/>
        </w:rPr>
        <w:t>ע</w:t>
      </w:r>
      <w:r w:rsidR="00B433C9" w:rsidRPr="00EB4CFE">
        <w:rPr>
          <w:rtl/>
        </w:rPr>
        <w:t>"ח אומר</w:t>
      </w:r>
      <w:r>
        <w:rPr>
          <w:rFonts w:hint="cs"/>
          <w:rtl/>
        </w:rPr>
        <w:t>ים</w:t>
      </w:r>
      <w:r w:rsidR="00B433C9" w:rsidRPr="00EB4CFE">
        <w:rPr>
          <w:rtl/>
        </w:rPr>
        <w:t>:</w:t>
      </w:r>
      <w:r w:rsidR="00B433C9" w:rsidRPr="00F3160F">
        <w:rPr>
          <w:rtl/>
        </w:rPr>
        <w:t xml:space="preserve"> אב מת רא</w:t>
      </w:r>
      <w:r w:rsidR="00B433C9" w:rsidRPr="00C35A2C">
        <w:rPr>
          <w:rtl/>
        </w:rPr>
        <w:t>שון ואח"כ בן</w:t>
      </w:r>
      <w:r>
        <w:rPr>
          <w:rFonts w:hint="cs"/>
          <w:rtl/>
        </w:rPr>
        <w:t xml:space="preserve"> -</w:t>
      </w:r>
    </w:p>
    <w:p w14:paraId="6F04B3AF" w14:textId="60C827BC" w:rsidR="00B433C9" w:rsidRPr="00C35A2C" w:rsidRDefault="00B433C9" w:rsidP="00EB4CFE">
      <w:pPr>
        <w:pStyle w:val="affff7"/>
        <w:rPr>
          <w:rtl/>
        </w:rPr>
      </w:pPr>
      <w:r w:rsidRPr="004D68F6">
        <w:rPr>
          <w:rStyle w:val="affff5"/>
          <w:rFonts w:hint="cs"/>
          <w:rtl/>
        </w:rPr>
        <w:t>ל</w:t>
      </w:r>
      <w:r w:rsidRPr="004D68F6">
        <w:rPr>
          <w:rStyle w:val="affff5"/>
          <w:rtl/>
        </w:rPr>
        <w:t>ב"ש:</w:t>
      </w:r>
      <w:r w:rsidRPr="0039104D">
        <w:rPr>
          <w:rFonts w:cs="PFT_Frank"/>
          <w:b/>
          <w:bCs/>
          <w:rtl/>
        </w:rPr>
        <w:t xml:space="preserve"> </w:t>
      </w:r>
      <w:r w:rsidRPr="004D68F6">
        <w:rPr>
          <w:rtl/>
        </w:rPr>
        <w:t>יחלוקו</w:t>
      </w:r>
      <w:r w:rsidRPr="00C35A2C">
        <w:rPr>
          <w:rtl/>
        </w:rPr>
        <w:t>,</w:t>
      </w:r>
      <w:r w:rsidR="00F3160F">
        <w:rPr>
          <w:rFonts w:hint="cs"/>
          <w:rtl/>
        </w:rPr>
        <w:t xml:space="preserve"> אף ש'יורשים ודאי ובע"ח ספק'</w:t>
      </w:r>
      <w:r w:rsidRPr="00C35A2C">
        <w:rPr>
          <w:rtl/>
        </w:rPr>
        <w:t xml:space="preserve"> </w:t>
      </w:r>
      <w:r w:rsidR="00F3160F">
        <w:rPr>
          <w:rStyle w:val="affff5"/>
          <w:rFonts w:hint="cs"/>
          <w:rtl/>
        </w:rPr>
        <w:t>[</w:t>
      </w:r>
      <w:r w:rsidRPr="004D68F6">
        <w:rPr>
          <w:rStyle w:val="affff5"/>
          <w:rFonts w:hint="cs"/>
          <w:rtl/>
        </w:rPr>
        <w:t>ל</w:t>
      </w:r>
      <w:r w:rsidRPr="004D68F6">
        <w:rPr>
          <w:rStyle w:val="affff5"/>
          <w:rtl/>
        </w:rPr>
        <w:t>ב"ה:</w:t>
      </w:r>
      <w:r w:rsidRPr="00C35A2C">
        <w:rPr>
          <w:rtl/>
        </w:rPr>
        <w:t xml:space="preserve"> נכסים בחזקתן</w:t>
      </w:r>
      <w:r w:rsidR="00F3160F">
        <w:rPr>
          <w:rFonts w:hint="cs"/>
          <w:rtl/>
        </w:rPr>
        <w:t>],</w:t>
      </w:r>
    </w:p>
    <w:p w14:paraId="77090E75" w14:textId="01394BA4" w:rsidR="00B433C9" w:rsidRPr="00C35A2C" w:rsidRDefault="00F3160F" w:rsidP="00EB4CFE">
      <w:pPr>
        <w:pStyle w:val="affff7"/>
        <w:rPr>
          <w:rtl/>
        </w:rPr>
      </w:pPr>
      <w:r>
        <w:rPr>
          <w:rStyle w:val="affff5"/>
          <w:rFonts w:hint="cs"/>
          <w:rtl/>
        </w:rPr>
        <w:t>ו</w:t>
      </w:r>
      <w:r w:rsidRPr="00EB4CFE">
        <w:rPr>
          <w:rStyle w:val="affff5"/>
          <w:rFonts w:hint="eastAsia"/>
          <w:rtl/>
        </w:rPr>
        <w:t>דחינו</w:t>
      </w:r>
      <w:r>
        <w:rPr>
          <w:rFonts w:hint="cs"/>
          <w:rtl/>
        </w:rPr>
        <w:t>:</w:t>
      </w:r>
      <w:r w:rsidR="00B433C9">
        <w:rPr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B433C9" w:rsidRPr="004D68F6">
        <w:rPr>
          <w:rStyle w:val="affff5"/>
          <w:rtl/>
        </w:rPr>
        <w:t>ב"ש</w:t>
      </w:r>
      <w:r>
        <w:rPr>
          <w:rFonts w:hint="cs"/>
          <w:rtl/>
        </w:rPr>
        <w:t>,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שטר העומד לגבות </w:t>
      </w:r>
      <w:r w:rsidR="00B433C9" w:rsidRPr="00A07384">
        <w:rPr>
          <w:rFonts w:cs="PFT_Frank"/>
          <w:b/>
          <w:bCs/>
          <w:szCs w:val="10"/>
          <w:rtl/>
        </w:rPr>
        <w:t>כגבוי</w:t>
      </w:r>
      <w:r w:rsidR="00B433C9" w:rsidRPr="00C35A2C">
        <w:rPr>
          <w:rtl/>
        </w:rPr>
        <w:t xml:space="preserve"> </w:t>
      </w:r>
      <w:r w:rsidR="00B433C9" w:rsidRPr="00A07384">
        <w:rPr>
          <w:rFonts w:cs="PFT_Frank"/>
          <w:b/>
          <w:bCs/>
          <w:szCs w:val="10"/>
          <w:rtl/>
        </w:rPr>
        <w:t>דמי</w:t>
      </w:r>
      <w:r w:rsidRPr="00A07384">
        <w:rPr>
          <w:rFonts w:cs="PFT_Frank"/>
          <w:b/>
          <w:bCs/>
          <w:szCs w:val="10"/>
          <w:rtl/>
        </w:rPr>
        <w:t>'</w:t>
      </w:r>
      <w:r>
        <w:rPr>
          <w:rFonts w:hint="cs"/>
          <w:rtl/>
        </w:rPr>
        <w:t xml:space="preserve">, ואם בן ירש נעשה ב"ח </w:t>
      </w:r>
      <w:r w:rsidRPr="00A07384">
        <w:rPr>
          <w:rFonts w:cs="PFT_Frank" w:hint="eastAsia"/>
          <w:b/>
          <w:bCs/>
          <w:szCs w:val="10"/>
          <w:rtl/>
        </w:rPr>
        <w:t>מוחזק</w:t>
      </w:r>
      <w:r>
        <w:rPr>
          <w:rFonts w:hint="cs"/>
          <w:rtl/>
        </w:rPr>
        <w:t>.</w:t>
      </w:r>
    </w:p>
    <w:p w14:paraId="4EEBDE92" w14:textId="4170A800" w:rsidR="00F3160F" w:rsidRDefault="00F3160F" w:rsidP="00F3160F">
      <w:pPr>
        <w:pStyle w:val="affff7"/>
        <w:rPr>
          <w:rtl/>
        </w:rPr>
      </w:pPr>
      <w:r>
        <w:rPr>
          <w:rStyle w:val="affff5"/>
          <w:rFonts w:hint="cs"/>
          <w:rtl/>
        </w:rPr>
        <w:t>ו</w:t>
      </w:r>
      <w:r w:rsidR="00B433C9" w:rsidRPr="00EB4CFE">
        <w:rPr>
          <w:rStyle w:val="affff5"/>
          <w:rFonts w:hint="eastAsia"/>
          <w:rtl/>
        </w:rPr>
        <w:t>ראייה</w:t>
      </w:r>
      <w:r w:rsidR="00B433C9" w:rsidRPr="00C35A2C">
        <w:rPr>
          <w:rFonts w:hint="cs"/>
          <w:rtl/>
        </w:rPr>
        <w:t xml:space="preserve"> </w:t>
      </w:r>
      <w:r w:rsidR="00B433C9" w:rsidRPr="004D68F6">
        <w:rPr>
          <w:rStyle w:val="affff5"/>
          <w:rFonts w:hint="cs"/>
          <w:rtl/>
        </w:rPr>
        <w:t>מד</w:t>
      </w:r>
      <w:r w:rsidR="00B433C9" w:rsidRPr="004D68F6">
        <w:rPr>
          <w:rStyle w:val="affff5"/>
          <w:rtl/>
        </w:rPr>
        <w:t>תנן</w:t>
      </w:r>
      <w:r w:rsidR="00B433C9" w:rsidRPr="00C35A2C">
        <w:rPr>
          <w:rtl/>
        </w:rPr>
        <w:t>: מת בעל עד שלא שתו</w:t>
      </w:r>
      <w:r>
        <w:rPr>
          <w:rFonts w:hint="cs"/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="00B433C9" w:rsidRPr="004D68F6">
        <w:rPr>
          <w:rStyle w:val="affff5"/>
          <w:rtl/>
        </w:rPr>
        <w:t>ב"ש:</w:t>
      </w:r>
      <w:r w:rsidR="00B433C9" w:rsidRPr="00C35A2C">
        <w:rPr>
          <w:rtl/>
        </w:rPr>
        <w:t xml:space="preserve"> נוטלת כתוב</w:t>
      </w:r>
      <w:r>
        <w:rPr>
          <w:rFonts w:hint="cs"/>
          <w:rtl/>
        </w:rPr>
        <w:t>ה</w:t>
      </w:r>
      <w:r w:rsidR="00B433C9" w:rsidRPr="00C35A2C">
        <w:rPr>
          <w:rtl/>
        </w:rPr>
        <w:t xml:space="preserve">, </w:t>
      </w:r>
      <w:r w:rsidR="00B433C9" w:rsidRPr="004D68F6">
        <w:rPr>
          <w:rStyle w:val="affff5"/>
          <w:rFonts w:hint="cs"/>
          <w:rtl/>
        </w:rPr>
        <w:t>ל</w:t>
      </w:r>
      <w:r w:rsidR="00B433C9" w:rsidRPr="004D68F6">
        <w:rPr>
          <w:rStyle w:val="affff5"/>
          <w:rtl/>
        </w:rPr>
        <w:t>ב"ה</w:t>
      </w:r>
      <w:r w:rsidR="00B433C9" w:rsidRPr="004D68F6">
        <w:rPr>
          <w:rStyle w:val="affff5"/>
          <w:rFonts w:hint="cs"/>
          <w:rtl/>
        </w:rPr>
        <w:t>:</w:t>
      </w:r>
      <w:r w:rsidR="00B433C9" w:rsidRPr="0039104D">
        <w:rPr>
          <w:rFonts w:cs="PFT_Frank" w:hint="cs"/>
          <w:b/>
          <w:bCs/>
          <w:rtl/>
        </w:rPr>
        <w:t xml:space="preserve"> </w:t>
      </w:r>
      <w:r w:rsidR="00B433C9" w:rsidRPr="00EB4CFE">
        <w:rPr>
          <w:rFonts w:hint="eastAsia"/>
          <w:rtl/>
        </w:rPr>
        <w:t>לא</w:t>
      </w:r>
      <w:r w:rsidR="00B433C9" w:rsidRPr="00EB4CFE">
        <w:rPr>
          <w:rtl/>
        </w:rPr>
        <w:t xml:space="preserve"> </w:t>
      </w:r>
      <w:r w:rsidR="00B433C9" w:rsidRPr="00EB4CFE">
        <w:rPr>
          <w:rFonts w:hint="eastAsia"/>
          <w:rtl/>
        </w:rPr>
        <w:t>נוטלת</w:t>
      </w:r>
      <w:r>
        <w:rPr>
          <w:rFonts w:hint="cs"/>
          <w:rtl/>
        </w:rPr>
        <w:t>,</w:t>
      </w:r>
    </w:p>
    <w:p w14:paraId="42056114" w14:textId="7405AAC2" w:rsidR="00B433C9" w:rsidRPr="00C35A2C" w:rsidRDefault="00F3160F" w:rsidP="00EB4CFE">
      <w:pPr>
        <w:pStyle w:val="affff7"/>
        <w:rPr>
          <w:rtl/>
        </w:rPr>
      </w:pPr>
      <w:r>
        <w:rPr>
          <w:rFonts w:hint="cs"/>
          <w:rtl/>
        </w:rPr>
        <w:t>ו</w:t>
      </w:r>
      <w:r w:rsidR="00B433C9">
        <w:rPr>
          <w:rtl/>
        </w:rPr>
        <w:t xml:space="preserve">ספק זנאי, </w:t>
      </w:r>
      <w:r w:rsidR="00B433C9" w:rsidRPr="00C35A2C">
        <w:rPr>
          <w:rtl/>
        </w:rPr>
        <w:t>ספק מוציא מידי ודאי</w:t>
      </w:r>
      <w:r>
        <w:rPr>
          <w:rFonts w:hint="cs"/>
          <w:rtl/>
        </w:rPr>
        <w:t xml:space="preserve">?! הרי ודאי אינו </w:t>
      </w:r>
      <w:r w:rsidRPr="00A07384">
        <w:rPr>
          <w:rFonts w:cs="PFT_Frank" w:hint="eastAsia"/>
          <w:b/>
          <w:bCs/>
          <w:szCs w:val="10"/>
          <w:rtl/>
        </w:rPr>
        <w:t>עדיף</w:t>
      </w:r>
      <w:r>
        <w:rPr>
          <w:rFonts w:hint="cs"/>
          <w:rtl/>
        </w:rPr>
        <w:t xml:space="preserve"> מודאי!</w:t>
      </w:r>
      <w:r w:rsidR="00B433C9" w:rsidRPr="00C35A2C">
        <w:rPr>
          <w:rtl/>
        </w:rPr>
        <w:t xml:space="preserve"> </w:t>
      </w:r>
      <w:r w:rsidRPr="00EB4CFE">
        <w:rPr>
          <w:rStyle w:val="affff5"/>
          <w:rFonts w:hint="eastAsia"/>
          <w:rtl/>
        </w:rPr>
        <w:t>אלא</w:t>
      </w:r>
      <w:r>
        <w:rPr>
          <w:rFonts w:hint="cs"/>
          <w:rtl/>
        </w:rPr>
        <w:t>: ד</w:t>
      </w:r>
      <w:r w:rsidR="00B433C9" w:rsidRPr="00C35A2C">
        <w:rPr>
          <w:rtl/>
        </w:rPr>
        <w:t>כגבוי.</w:t>
      </w:r>
    </w:p>
    <w:p w14:paraId="7504BC54" w14:textId="502F30C9" w:rsidR="00B433C9" w:rsidRPr="0039104D" w:rsidRDefault="00F3160F" w:rsidP="00EB4CFE">
      <w:pPr>
        <w:pStyle w:val="affff7"/>
        <w:rPr>
          <w:rFonts w:cs="PFT_Frank"/>
          <w:b/>
          <w:bCs/>
          <w:rtl/>
        </w:rPr>
      </w:pPr>
      <w:r>
        <w:rPr>
          <w:rStyle w:val="affff5"/>
          <w:rFonts w:hint="cs"/>
          <w:rtl/>
        </w:rPr>
        <w:t xml:space="preserve">ולא הקשה: </w:t>
      </w:r>
      <w:r w:rsidR="00B433C9" w:rsidRPr="00C35A2C">
        <w:rPr>
          <w:rFonts w:hint="cs"/>
          <w:rtl/>
        </w:rPr>
        <w:t>מכתובה דמ</w:t>
      </w:r>
      <w:r>
        <w:rPr>
          <w:rFonts w:hint="cs"/>
          <w:rtl/>
        </w:rPr>
        <w:t>שנתינו</w:t>
      </w:r>
      <w:r w:rsidR="00B433C9" w:rsidRPr="00C35A2C">
        <w:rPr>
          <w:rFonts w:hint="cs"/>
          <w:rtl/>
        </w:rPr>
        <w:t xml:space="preserve"> ד</w:t>
      </w:r>
      <w:r w:rsidR="00A66738" w:rsidRPr="00EB4CFE">
        <w:rPr>
          <w:rStyle w:val="affff5"/>
          <w:rFonts w:hint="eastAsia"/>
          <w:rtl/>
        </w:rPr>
        <w:t>ח</w:t>
      </w:r>
      <w:r w:rsidRPr="00EB4CFE">
        <w:rPr>
          <w:rStyle w:val="affff5"/>
          <w:rFonts w:hint="eastAsia"/>
          <w:rtl/>
        </w:rPr>
        <w:t>ו</w:t>
      </w:r>
      <w:r w:rsidR="00A66738" w:rsidRPr="00EB4CFE">
        <w:rPr>
          <w:rStyle w:val="affff5"/>
          <w:rFonts w:hint="eastAsia"/>
          <w:rtl/>
        </w:rPr>
        <w:t>לק</w:t>
      </w:r>
      <w:r w:rsidRPr="00EB4CFE">
        <w:rPr>
          <w:rStyle w:val="affff5"/>
          <w:rFonts w:hint="eastAsia"/>
          <w:rtl/>
        </w:rPr>
        <w:t>ין</w:t>
      </w:r>
      <w:r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לב</w:t>
      </w:r>
      <w:r w:rsidRPr="00EB4CFE">
        <w:rPr>
          <w:rStyle w:val="affff5"/>
          <w:rtl/>
        </w:rPr>
        <w:t>"ש</w:t>
      </w:r>
      <w:r w:rsidR="00373B7F">
        <w:rPr>
          <w:rFonts w:hint="cs"/>
          <w:rtl/>
        </w:rPr>
        <w:t>,</w:t>
      </w:r>
      <w:r w:rsidRPr="00EB4CFE">
        <w:rPr>
          <w:rtl/>
        </w:rPr>
        <w:t xml:space="preserve"> אף שיורשי אב הם ספק!</w:t>
      </w:r>
    </w:p>
    <w:p w14:paraId="5F0E2EB3" w14:textId="40FA0795" w:rsidR="00B433C9" w:rsidRPr="00C35A2C" w:rsidRDefault="00B433C9" w:rsidP="00EB4CFE">
      <w:pPr>
        <w:pStyle w:val="affff7"/>
        <w:rPr>
          <w:rtl/>
        </w:rPr>
      </w:pPr>
      <w:r w:rsidRPr="00EB4CFE">
        <w:rPr>
          <w:rStyle w:val="affff5"/>
          <w:rFonts w:hint="eastAsia"/>
          <w:rtl/>
        </w:rPr>
        <w:t>דה</w:t>
      </w:r>
      <w:r w:rsidRPr="00EB4CFE">
        <w:rPr>
          <w:rStyle w:val="affff5"/>
          <w:rtl/>
        </w:rPr>
        <w:t>"</w:t>
      </w:r>
      <w:r w:rsidRPr="00EB4CFE">
        <w:rPr>
          <w:rStyle w:val="affff5"/>
          <w:rFonts w:hint="eastAsia"/>
          <w:rtl/>
        </w:rPr>
        <w:t>ק</w:t>
      </w:r>
      <w:r w:rsidR="00F3160F">
        <w:rPr>
          <w:rFonts w:hint="cs"/>
          <w:rtl/>
        </w:rPr>
        <w:t>:</w:t>
      </w:r>
      <w:r w:rsidRPr="00C35A2C">
        <w:rPr>
          <w:rFonts w:hint="cs"/>
          <w:rtl/>
        </w:rPr>
        <w:t xml:space="preserve"> </w:t>
      </w:r>
      <w:r w:rsidRPr="00C35A2C">
        <w:rPr>
          <w:rtl/>
        </w:rPr>
        <w:t xml:space="preserve">מה יעשה בכתובתה? </w:t>
      </w:r>
      <w:r w:rsidRPr="00A07384">
        <w:rPr>
          <w:rFonts w:cs="PFT_Frank"/>
          <w:b/>
          <w:bCs/>
          <w:szCs w:val="10"/>
          <w:rtl/>
        </w:rPr>
        <w:t>ושבקה</w:t>
      </w:r>
      <w:r w:rsidR="00F3160F">
        <w:rPr>
          <w:rFonts w:hint="cs"/>
          <w:rtl/>
        </w:rPr>
        <w:t>.</w:t>
      </w:r>
      <w:r w:rsidRPr="00C35A2C">
        <w:rPr>
          <w:rtl/>
        </w:rPr>
        <w:t xml:space="preserve"> נכסים הנכנסים</w:t>
      </w:r>
      <w:r w:rsidR="00F3160F">
        <w:rPr>
          <w:rFonts w:hint="cs"/>
          <w:rtl/>
        </w:rPr>
        <w:t>..</w:t>
      </w:r>
      <w:r w:rsidRPr="00C35A2C">
        <w:rPr>
          <w:rtl/>
        </w:rPr>
        <w:t xml:space="preserve"> </w:t>
      </w:r>
      <w:r w:rsidR="00F3160F">
        <w:rPr>
          <w:rFonts w:hint="cs"/>
          <w:rtl/>
        </w:rPr>
        <w:t>-</w:t>
      </w:r>
      <w:r w:rsidR="00F3160F">
        <w:rPr>
          <w:rStyle w:val="affff5"/>
          <w:rFonts w:hint="cs"/>
          <w:rtl/>
        </w:rPr>
        <w:t xml:space="preserve"> </w:t>
      </w:r>
      <w:r w:rsidRPr="004D68F6">
        <w:rPr>
          <w:rStyle w:val="affff5"/>
          <w:rtl/>
        </w:rPr>
        <w:t xml:space="preserve">ב"ש: </w:t>
      </w:r>
      <w:r w:rsidRPr="00C35A2C">
        <w:rPr>
          <w:rtl/>
        </w:rPr>
        <w:t>יחלוקו</w:t>
      </w:r>
      <w:r w:rsidR="00F3160F">
        <w:rPr>
          <w:rFonts w:hint="cs"/>
          <w:rtl/>
        </w:rPr>
        <w:t>,</w:t>
      </w:r>
      <w:r w:rsidRPr="00C35A2C">
        <w:rPr>
          <w:rtl/>
        </w:rPr>
        <w:t xml:space="preserve"> </w:t>
      </w:r>
      <w:r w:rsidRPr="004D68F6">
        <w:rPr>
          <w:rStyle w:val="affff5"/>
          <w:rtl/>
        </w:rPr>
        <w:t>ב"ה:</w:t>
      </w:r>
      <w:r w:rsidRPr="00C35A2C">
        <w:rPr>
          <w:rtl/>
        </w:rPr>
        <w:t xml:space="preserve"> בחזקת</w:t>
      </w:r>
      <w:r w:rsidR="00F3160F">
        <w:rPr>
          <w:rFonts w:hint="cs"/>
          <w:rtl/>
        </w:rPr>
        <w:t xml:space="preserve"> יורשיה, [ולא שייך '</w:t>
      </w:r>
      <w:r w:rsidR="00F3160F" w:rsidRPr="00A07384">
        <w:rPr>
          <w:rFonts w:cs="PFT_Frank" w:hint="eastAsia"/>
          <w:b/>
          <w:bCs/>
          <w:szCs w:val="10"/>
          <w:rtl/>
        </w:rPr>
        <w:t>כגבוי</w:t>
      </w:r>
      <w:r w:rsidR="00F3160F">
        <w:rPr>
          <w:rFonts w:hint="cs"/>
          <w:rtl/>
        </w:rPr>
        <w:t>' שאין לאשה זכות בכתובה בחיי בעל או יבם].</w:t>
      </w:r>
    </w:p>
    <w:p w14:paraId="3E2267E3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לט.</w:t>
      </w:r>
    </w:p>
    <w:p w14:paraId="0C76940A" w14:textId="77777777" w:rsidR="00F3160F" w:rsidRDefault="00F3160F" w:rsidP="00B55EDF">
      <w:pPr>
        <w:rPr>
          <w:rtl/>
        </w:rPr>
      </w:pPr>
    </w:p>
    <w:p w14:paraId="30D3AB46" w14:textId="17640433" w:rsidR="00F3160F" w:rsidRDefault="00F3160F" w:rsidP="00F3160F">
      <w:pPr>
        <w:rPr>
          <w:rFonts w:ascii="FontbitDavid" w:hAnsi="FontbitDavid"/>
          <w:spacing w:val="-2"/>
          <w:sz w:val="32"/>
          <w:rtl/>
        </w:rPr>
      </w:pPr>
      <w:r>
        <w:rPr>
          <w:rStyle w:val="affff5"/>
          <w:rFonts w:hint="cs"/>
          <w:rtl/>
        </w:rPr>
        <w:t xml:space="preserve">ג. </w:t>
      </w:r>
      <w:r w:rsidR="00B433C9" w:rsidRPr="004D68F6">
        <w:rPr>
          <w:rStyle w:val="affff5"/>
          <w:rtl/>
        </w:rPr>
        <w:t>אביי:</w:t>
      </w:r>
      <w:r w:rsidR="00B433C9" w:rsidRPr="00AC7749">
        <w:rPr>
          <w:rFonts w:ascii="FontbitDavid" w:hAnsi="FontbitDavid"/>
          <w:spacing w:val="-2"/>
          <w:sz w:val="32"/>
          <w:rtl/>
        </w:rPr>
        <w:t xml:space="preserve"> </w:t>
      </w:r>
      <w:r w:rsidR="00B433C9" w:rsidRPr="00EB4CFE">
        <w:rPr>
          <w:rStyle w:val="affff5"/>
          <w:rtl/>
        </w:rPr>
        <w:t>רישא</w:t>
      </w:r>
      <w:r w:rsidR="00B433C9" w:rsidRPr="00AC7749">
        <w:rPr>
          <w:rFonts w:ascii="FontbitDavid" w:hAnsi="FontbitDavid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>ב</w:t>
      </w:r>
      <w:r w:rsidR="00B433C9" w:rsidRPr="00AC7749">
        <w:rPr>
          <w:rFonts w:ascii="FontbitDavid" w:hAnsi="FontbitDavid"/>
          <w:spacing w:val="-2"/>
          <w:sz w:val="32"/>
          <w:rtl/>
        </w:rPr>
        <w:t xml:space="preserve">נפלו </w:t>
      </w:r>
      <w:r>
        <w:rPr>
          <w:rFonts w:ascii="FontbitDavid" w:hAnsi="FontbitDavid" w:hint="cs"/>
          <w:spacing w:val="-2"/>
          <w:sz w:val="32"/>
          <w:rtl/>
        </w:rPr>
        <w:t>הנכסים</w:t>
      </w:r>
      <w:r w:rsidR="00B433C9" w:rsidRPr="00AC7749">
        <w:rPr>
          <w:rFonts w:ascii="FontbitDavid" w:hAnsi="FontbitDavid"/>
          <w:spacing w:val="-2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כששומרת יבם</w:t>
      </w:r>
      <w:r w:rsidR="00B433C9" w:rsidRPr="00AC7749">
        <w:rPr>
          <w:rFonts w:ascii="FontbitDavid" w:hAnsi="FontbitDavid"/>
          <w:spacing w:val="-2"/>
          <w:sz w:val="32"/>
          <w:rtl/>
        </w:rPr>
        <w:t>,</w:t>
      </w:r>
      <w:r>
        <w:rPr>
          <w:rFonts w:ascii="FontbitDavid" w:hAnsi="FontbitDavid" w:hint="cs"/>
          <w:spacing w:val="-2"/>
          <w:sz w:val="32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ואין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0C439C" w:rsidRPr="00A07384">
        <w:rPr>
          <w:rStyle w:val="affff8"/>
          <w:rFonts w:cs="PFT_Frank" w:hint="eastAsia"/>
          <w:b/>
          <w:bCs/>
          <w:szCs w:val="10"/>
          <w:rtl/>
        </w:rPr>
        <w:t>מוחזקות</w:t>
      </w:r>
      <w:r w:rsidR="000C439C" w:rsidRPr="00EB4CFE">
        <w:rPr>
          <w:rStyle w:val="affff8"/>
          <w:rtl/>
        </w:rPr>
        <w:t xml:space="preserve"> ליבם כלל</w:t>
      </w:r>
      <w:r w:rsidR="000C439C">
        <w:rPr>
          <w:rStyle w:val="affff8"/>
          <w:rFonts w:hint="cs"/>
          <w:rtl/>
        </w:rPr>
        <w:t>,</w:t>
      </w:r>
    </w:p>
    <w:p w14:paraId="2B608D80" w14:textId="57EE7840" w:rsidR="000C439C" w:rsidRDefault="00B433C9" w:rsidP="00CF5119">
      <w:pPr>
        <w:rPr>
          <w:rStyle w:val="affff8"/>
          <w:rtl/>
        </w:rPr>
      </w:pPr>
      <w:r w:rsidRPr="00EB4CFE">
        <w:rPr>
          <w:rStyle w:val="affff5"/>
          <w:rtl/>
        </w:rPr>
        <w:t>סיפא</w:t>
      </w:r>
      <w:r w:rsidRPr="00AC7749">
        <w:rPr>
          <w:rFonts w:ascii="FontbitDavid" w:hAnsi="FontbitDavid"/>
          <w:spacing w:val="-2"/>
          <w:sz w:val="32"/>
          <w:rtl/>
        </w:rPr>
        <w:t xml:space="preserve"> </w:t>
      </w:r>
      <w:r w:rsidR="000C439C">
        <w:rPr>
          <w:rFonts w:ascii="FontbitDavid" w:hAnsi="FontbitDavid" w:hint="cs"/>
          <w:spacing w:val="-2"/>
          <w:sz w:val="32"/>
          <w:rtl/>
        </w:rPr>
        <w:t>ב</w:t>
      </w:r>
      <w:r w:rsidRPr="00AC7749">
        <w:rPr>
          <w:rFonts w:ascii="FontbitDavid" w:hAnsi="FontbitDavid"/>
          <w:spacing w:val="-2"/>
          <w:sz w:val="32"/>
          <w:rtl/>
        </w:rPr>
        <w:t xml:space="preserve">נפלו </w:t>
      </w:r>
      <w:r w:rsidRPr="00D1637C">
        <w:rPr>
          <w:rFonts w:cs="PFT_Frank"/>
          <w:b/>
          <w:bCs/>
          <w:szCs w:val="14"/>
          <w:rtl/>
        </w:rPr>
        <w:t>תחת בעל</w:t>
      </w:r>
      <w:r w:rsidRPr="00EB4CFE">
        <w:rPr>
          <w:rtl/>
        </w:rPr>
        <w:t xml:space="preserve"> </w:t>
      </w:r>
      <w:r w:rsidR="000C439C">
        <w:rPr>
          <w:rFonts w:hint="cs"/>
          <w:rtl/>
        </w:rPr>
        <w:t>ו'</w:t>
      </w:r>
      <w:r w:rsidRPr="00EB4CFE">
        <w:rPr>
          <w:rtl/>
        </w:rPr>
        <w:t>י</w:t>
      </w:r>
      <w:r w:rsidRPr="00AC7749">
        <w:rPr>
          <w:rFonts w:ascii="FontbitDavid" w:hAnsi="FontbitDavid"/>
          <w:spacing w:val="-2"/>
          <w:sz w:val="32"/>
          <w:rtl/>
        </w:rPr>
        <w:t>דו כידה</w:t>
      </w:r>
      <w:r w:rsidR="000C439C">
        <w:rPr>
          <w:rFonts w:ascii="FontbitDavid" w:hAnsi="FontbitDavid" w:hint="cs"/>
          <w:spacing w:val="-2"/>
          <w:sz w:val="32"/>
          <w:rtl/>
        </w:rPr>
        <w:t xml:space="preserve">' </w:t>
      </w:r>
      <w:r w:rsidR="000C439C" w:rsidRPr="00EB4CFE">
        <w:rPr>
          <w:rStyle w:val="affff5"/>
          <w:rFonts w:hint="eastAsia"/>
          <w:rtl/>
        </w:rPr>
        <w:t>לב</w:t>
      </w:r>
      <w:r w:rsidR="000C439C" w:rsidRPr="00EB4CFE">
        <w:rPr>
          <w:rStyle w:val="affff5"/>
          <w:rtl/>
        </w:rPr>
        <w:t>"ה</w:t>
      </w:r>
      <w:r w:rsidR="000C439C" w:rsidRPr="00EB4CFE">
        <w:rPr>
          <w:rStyle w:val="affff8"/>
          <w:rtl/>
        </w:rPr>
        <w:t xml:space="preserve">, </w:t>
      </w:r>
      <w:r w:rsidR="000C439C" w:rsidRPr="00EB4CFE">
        <w:rPr>
          <w:rStyle w:val="affff5"/>
          <w:rFonts w:hint="eastAsia"/>
          <w:rtl/>
        </w:rPr>
        <w:t>ולב</w:t>
      </w:r>
      <w:r w:rsidR="000C439C" w:rsidRPr="00EB4CFE">
        <w:rPr>
          <w:rStyle w:val="affff5"/>
          <w:rtl/>
        </w:rPr>
        <w:t>"ש</w:t>
      </w:r>
      <w:r w:rsidR="000C439C" w:rsidRPr="00EB4CFE">
        <w:rPr>
          <w:rStyle w:val="affff8"/>
          <w:rtl/>
        </w:rPr>
        <w:t xml:space="preserve"> </w:t>
      </w:r>
      <w:r w:rsidR="000C439C">
        <w:rPr>
          <w:rStyle w:val="affff8"/>
          <w:rFonts w:hint="cs"/>
          <w:rtl/>
        </w:rPr>
        <w:t>'</w:t>
      </w:r>
      <w:r w:rsidR="000C439C" w:rsidRPr="00EB4CFE">
        <w:rPr>
          <w:rStyle w:val="affff8"/>
          <w:rFonts w:hint="eastAsia"/>
          <w:rtl/>
        </w:rPr>
        <w:t>עדיף</w:t>
      </w:r>
      <w:r w:rsidR="000C439C">
        <w:rPr>
          <w:rStyle w:val="affff8"/>
          <w:rFonts w:hint="cs"/>
          <w:rtl/>
        </w:rPr>
        <w:t>'</w:t>
      </w:r>
      <w:r w:rsidR="000C439C" w:rsidRPr="00EB4CFE">
        <w:rPr>
          <w:rStyle w:val="affff8"/>
          <w:rtl/>
        </w:rPr>
        <w:t xml:space="preserve"> </w:t>
      </w:r>
      <w:r w:rsidR="000C439C" w:rsidRPr="00A07384">
        <w:rPr>
          <w:rStyle w:val="affff8"/>
          <w:rFonts w:cs="PFT_Frank" w:hint="eastAsia"/>
          <w:b/>
          <w:bCs/>
          <w:szCs w:val="10"/>
          <w:rtl/>
        </w:rPr>
        <w:t>ומוחזק</w:t>
      </w:r>
      <w:r w:rsidR="000C439C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0C439C" w:rsidRPr="00A07384">
        <w:rPr>
          <w:rStyle w:val="affff8"/>
          <w:rFonts w:cs="PFT_Frank" w:hint="eastAsia"/>
          <w:b/>
          <w:bCs/>
          <w:szCs w:val="10"/>
          <w:rtl/>
        </w:rPr>
        <w:t>מחיים</w:t>
      </w:r>
      <w:r w:rsidR="000C439C">
        <w:rPr>
          <w:rStyle w:val="affff8"/>
          <w:rFonts w:hint="cs"/>
          <w:rtl/>
        </w:rPr>
        <w:t>.</w:t>
      </w:r>
    </w:p>
    <w:p w14:paraId="72881E11" w14:textId="77777777" w:rsidR="00CF5119" w:rsidRPr="00CF5119" w:rsidRDefault="00CF5119" w:rsidP="00CF5119">
      <w:pPr>
        <w:rPr>
          <w:rStyle w:val="affff5"/>
          <w:rFonts w:ascii="FontbitDavid" w:hAnsi="FontbitDavid" w:cs="FrankRuehl"/>
          <w:bCs w:val="0"/>
          <w:sz w:val="32"/>
          <w:szCs w:val="18"/>
          <w:rtl/>
        </w:rPr>
      </w:pPr>
    </w:p>
    <w:p w14:paraId="2C099786" w14:textId="685A9C86" w:rsidR="00B433C9" w:rsidRDefault="000C439C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ד. </w:t>
      </w:r>
      <w:r w:rsidR="00B433C9" w:rsidRPr="004D68F6">
        <w:rPr>
          <w:rStyle w:val="affff5"/>
          <w:rtl/>
        </w:rPr>
        <w:t>רבא: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/>
          <w:sz w:val="32"/>
          <w:rtl/>
        </w:rPr>
        <w:t>נפל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 xml:space="preserve"> תחת בעל </w:t>
      </w:r>
      <w:r w:rsidRPr="00EB4CFE">
        <w:rPr>
          <w:rStyle w:val="affff5"/>
          <w:rFonts w:hint="eastAsia"/>
          <w:rtl/>
        </w:rPr>
        <w:t>גם</w:t>
      </w:r>
      <w:r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לב</w:t>
      </w:r>
      <w:r w:rsidRPr="00EB4CFE">
        <w:rPr>
          <w:rStyle w:val="affff5"/>
          <w:rtl/>
        </w:rPr>
        <w:t>"ה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A66738">
        <w:rPr>
          <w:rFonts w:ascii="FontbitDavid" w:hAnsi="FontbitDavid"/>
          <w:sz w:val="32"/>
          <w:rtl/>
        </w:rPr>
        <w:t>עדי</w:t>
      </w:r>
      <w:r>
        <w:rPr>
          <w:rFonts w:ascii="FontbitDavid" w:hAnsi="FontbitDavid" w:hint="cs"/>
          <w:sz w:val="32"/>
          <w:rtl/>
        </w:rPr>
        <w:t>ף</w:t>
      </w:r>
      <w:r w:rsidR="00B433C9" w:rsidRPr="00C35A2C">
        <w:rPr>
          <w:rFonts w:ascii="FontbitDavid" w:hAnsi="FontbitDavid"/>
          <w:sz w:val="32"/>
          <w:rtl/>
        </w:rPr>
        <w:t xml:space="preserve"> מידה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,</w:t>
      </w:r>
      <w:r w:rsidRPr="00EB4CFE">
        <w:rPr>
          <w:rStyle w:val="affff8"/>
          <w:rtl/>
        </w:rPr>
        <w:t xml:space="preserve"> ו</w:t>
      </w:r>
      <w:r w:rsidRPr="00EB4CFE">
        <w:rPr>
          <w:rStyle w:val="affff8"/>
          <w:rFonts w:hint="eastAsia"/>
          <w:rtl/>
        </w:rPr>
        <w:t>יבם</w:t>
      </w:r>
      <w:r>
        <w:rPr>
          <w:rStyle w:val="affff8"/>
          <w:rFonts w:hint="cs"/>
          <w:rtl/>
        </w:rPr>
        <w:t xml:space="preserve"> -</w:t>
      </w:r>
      <w:r w:rsidRPr="00EB4CFE">
        <w:rPr>
          <w:rStyle w:val="affff8"/>
          <w:rtl/>
        </w:rPr>
        <w:t xml:space="preserve"> </w:t>
      </w:r>
      <w:r w:rsidRPr="00A07384">
        <w:rPr>
          <w:rStyle w:val="affff8"/>
          <w:rFonts w:cs="PFT_Frank" w:hint="cs"/>
          <w:b/>
          <w:bCs/>
          <w:szCs w:val="10"/>
          <w:rtl/>
        </w:rPr>
        <w:t>מוחזק בחצי.</w:t>
      </w:r>
    </w:p>
    <w:p w14:paraId="0706B5BE" w14:textId="66EE26C3" w:rsidR="00B433C9" w:rsidRPr="00C35A2C" w:rsidRDefault="00B433C9" w:rsidP="007C50EB">
      <w:pPr>
        <w:rPr>
          <w:rFonts w:ascii="FontbitDavid" w:hAnsi="FontbitDavid"/>
          <w:sz w:val="32"/>
          <w:rtl/>
        </w:rPr>
      </w:pPr>
      <w:r w:rsidRPr="00EB4CFE">
        <w:rPr>
          <w:rStyle w:val="affff8"/>
          <w:rtl/>
        </w:rPr>
        <w:t>אלא</w:t>
      </w:r>
      <w:r w:rsidR="000C439C" w:rsidRPr="00EB4CFE">
        <w:rPr>
          <w:rStyle w:val="affff8"/>
          <w:rtl/>
        </w:rPr>
        <w:t xml:space="preserve"> בנפלו</w:t>
      </w:r>
      <w:r w:rsidRPr="00EB4CFE">
        <w:rPr>
          <w:rStyle w:val="affff8"/>
          <w:rtl/>
        </w:rPr>
        <w:t xml:space="preserve"> כששומרת יבם</w:t>
      </w:r>
      <w:r w:rsidR="000C439C">
        <w:rPr>
          <w:rStyle w:val="affff8"/>
          <w:rFonts w:hint="cs"/>
          <w:rtl/>
        </w:rPr>
        <w:t>,</w:t>
      </w:r>
      <w:r>
        <w:rPr>
          <w:rFonts w:ascii="FontbitDavid" w:hAnsi="FontbitDavid"/>
          <w:sz w:val="32"/>
          <w:rtl/>
        </w:rPr>
        <w:t xml:space="preserve"> </w:t>
      </w:r>
      <w:r w:rsidRPr="00EB4CFE">
        <w:rPr>
          <w:rStyle w:val="affff5"/>
          <w:rtl/>
        </w:rPr>
        <w:t>רישא</w:t>
      </w:r>
      <w:r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לא ע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שה</w:t>
      </w:r>
      <w:r w:rsidRPr="00C35A2C">
        <w:rPr>
          <w:rFonts w:ascii="FontbitDavid" w:hAnsi="FontbitDavid"/>
          <w:sz w:val="32"/>
          <w:rtl/>
        </w:rPr>
        <w:t xml:space="preserve"> מאמר, </w:t>
      </w:r>
      <w:r w:rsidRPr="00EB4CFE">
        <w:rPr>
          <w:rStyle w:val="affff5"/>
          <w:rtl/>
        </w:rPr>
        <w:t>סיפא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ע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שה</w:t>
      </w:r>
      <w:r w:rsidRPr="00C35A2C">
        <w:rPr>
          <w:rFonts w:ascii="FontbitDavid" w:hAnsi="FontbitDavid"/>
          <w:sz w:val="32"/>
          <w:rtl/>
        </w:rPr>
        <w:t xml:space="preserve"> מאמר.</w:t>
      </w:r>
    </w:p>
    <w:p w14:paraId="612B30AD" w14:textId="14D3F208" w:rsidR="000C439C" w:rsidRDefault="000C439C" w:rsidP="00B55EDF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 xml:space="preserve">מאמר לב"ש עושה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ודאי ארוסה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EB4CFE">
        <w:rPr>
          <w:rStyle w:val="affff8"/>
          <w:rtl/>
        </w:rPr>
        <w:t>לדחות צרה</w:t>
      </w:r>
      <w:r>
        <w:rPr>
          <w:rStyle w:val="affff8"/>
          <w:rFonts w:hint="cs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</w:p>
    <w:p w14:paraId="2776E722" w14:textId="542D109E" w:rsidR="00B433C9" w:rsidRPr="00C35A2C" w:rsidRDefault="000C439C" w:rsidP="00B55EDF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ו'</w:t>
      </w:r>
      <w:r w:rsidR="00B433C9" w:rsidRPr="00C35A2C">
        <w:rPr>
          <w:rFonts w:ascii="FontbitDavid" w:hAnsi="FontbitDavid"/>
          <w:sz w:val="32"/>
          <w:rtl/>
        </w:rPr>
        <w:t>ספק נשואה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לחלוק בנכסים</w:t>
      </w:r>
      <w:r w:rsidRPr="00EB4CFE">
        <w:rPr>
          <w:rStyle w:val="affff8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לאחר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מיתתה</w:t>
      </w:r>
      <w:r>
        <w:rPr>
          <w:rStyle w:val="affff8"/>
          <w:rFonts w:hint="cs"/>
          <w:rtl/>
        </w:rPr>
        <w:t>,</w:t>
      </w:r>
      <w:r w:rsidRPr="00EB4CFE">
        <w:rPr>
          <w:rStyle w:val="affff8"/>
          <w:rtl/>
        </w:rPr>
        <w:t xml:space="preserve"> דשניהם באין לירש</w:t>
      </w:r>
      <w:r>
        <w:rPr>
          <w:rStyle w:val="affff8"/>
          <w:rFonts w:hint="cs"/>
          <w:rtl/>
        </w:rPr>
        <w:t>.</w:t>
      </w:r>
    </w:p>
    <w:p w14:paraId="6E9331D5" w14:textId="1DE73DB4" w:rsidR="00B433C9" w:rsidRPr="00C35A2C" w:rsidRDefault="00B433C9" w:rsidP="00B55EDF">
      <w:pPr>
        <w:rPr>
          <w:rtl/>
        </w:rPr>
      </w:pPr>
      <w:r w:rsidRPr="004D68F6">
        <w:rPr>
          <w:rStyle w:val="affff5"/>
          <w:rFonts w:hint="cs"/>
          <w:rtl/>
        </w:rPr>
        <w:t>ר</w:t>
      </w:r>
      <w:r w:rsidRPr="004D68F6">
        <w:rPr>
          <w:rStyle w:val="affff5"/>
          <w:rtl/>
        </w:rPr>
        <w:t>"</w:t>
      </w:r>
      <w:r w:rsidRPr="004D68F6">
        <w:rPr>
          <w:rStyle w:val="affff5"/>
          <w:rFonts w:hint="cs"/>
          <w:rtl/>
        </w:rPr>
        <w:t>פ</w:t>
      </w:r>
      <w:r w:rsidRPr="004D68F6">
        <w:rPr>
          <w:rStyle w:val="affff5"/>
          <w:rtl/>
        </w:rPr>
        <w:t>:</w:t>
      </w:r>
      <w:r w:rsidRPr="00EB4CFE">
        <w:rPr>
          <w:rStyle w:val="affff5"/>
          <w:rtl/>
        </w:rPr>
        <w:t xml:space="preserve"> מתניתין</w:t>
      </w:r>
      <w:r w:rsidRPr="000C439C">
        <w:rPr>
          <w:rStyle w:val="affff5"/>
          <w:rtl/>
        </w:rPr>
        <w:t xml:space="preserve"> </w:t>
      </w:r>
      <w:r w:rsidR="000C439C" w:rsidRPr="000C439C">
        <w:rPr>
          <w:rStyle w:val="affff5"/>
          <w:rFonts w:hint="cs"/>
          <w:rtl/>
        </w:rPr>
        <w:t>דייקא</w:t>
      </w:r>
      <w:r w:rsidR="000C439C">
        <w:rPr>
          <w:rStyle w:val="affff5"/>
          <w:rFonts w:hint="cs"/>
          <w:rtl/>
        </w:rPr>
        <w:t xml:space="preserve"> </w:t>
      </w:r>
      <w:r w:rsidR="006E731A">
        <w:rPr>
          <w:rStyle w:val="affff5"/>
          <w:rFonts w:hint="cs"/>
          <w:rtl/>
        </w:rPr>
        <w:t>כ</w:t>
      </w:r>
      <w:r w:rsidRPr="004D68F6">
        <w:rPr>
          <w:rStyle w:val="affff5"/>
          <w:rtl/>
        </w:rPr>
        <w:t>אביי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E61469">
        <w:rPr>
          <w:rFonts w:ascii="FontbitDavid" w:hAnsi="FontbitDavid"/>
          <w:sz w:val="32"/>
          <w:rtl/>
        </w:rPr>
        <w:t>אף</w:t>
      </w:r>
      <w:r w:rsidRPr="00C35A2C">
        <w:rPr>
          <w:rFonts w:ascii="FontbitDavid" w:hAnsi="FontbitDavid"/>
          <w:sz w:val="32"/>
          <w:rtl/>
        </w:rPr>
        <w:t xml:space="preserve"> דקשיא </w:t>
      </w:r>
      <w:r w:rsidR="000C439C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מתה</w:t>
      </w:r>
      <w:r w:rsidR="000C439C">
        <w:rPr>
          <w:rFonts w:ascii="FontbitDavid" w:hAnsi="FontbitDavid" w:hint="cs"/>
          <w:sz w:val="32"/>
          <w:rtl/>
        </w:rPr>
        <w:t>'</w:t>
      </w:r>
      <w:r w:rsidR="000C439C">
        <w:rPr>
          <w:rFonts w:hint="cs"/>
          <w:rtl/>
        </w:rPr>
        <w:t xml:space="preserve"> -</w:t>
      </w:r>
    </w:p>
    <w:p w14:paraId="1FEB9D76" w14:textId="78C908F1" w:rsidR="00B433C9" w:rsidRDefault="000C439C" w:rsidP="00B55EDF">
      <w:pPr>
        <w:rPr>
          <w:rtl/>
        </w:rPr>
      </w:pPr>
      <w:r>
        <w:rPr>
          <w:rFonts w:hint="cs"/>
          <w:rtl/>
        </w:rPr>
        <w:lastRenderedPageBreak/>
        <w:t>ד'</w:t>
      </w:r>
      <w:r w:rsidR="00B433C9" w:rsidRPr="00C35A2C">
        <w:rPr>
          <w:rtl/>
        </w:rPr>
        <w:t>נכסים הנכנסים ויוצאים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 </w:t>
      </w:r>
      <w:r w:rsidR="00B433C9" w:rsidRPr="00EB4CFE">
        <w:rPr>
          <w:rStyle w:val="affff5"/>
          <w:rFonts w:hint="eastAsia"/>
          <w:rtl/>
        </w:rPr>
        <w:t>היינו</w:t>
      </w:r>
      <w:r w:rsidR="00B433C9" w:rsidRPr="00C35A2C">
        <w:rPr>
          <w:rFonts w:hint="cs"/>
          <w:rtl/>
        </w:rPr>
        <w:t xml:space="preserve"> </w:t>
      </w:r>
      <w:r w:rsidR="00B433C9" w:rsidRPr="00C35A2C">
        <w:rPr>
          <w:rtl/>
        </w:rPr>
        <w:t xml:space="preserve">נכנסין לבעל </w:t>
      </w:r>
      <w:r w:rsidR="00B433C9" w:rsidRPr="00D1637C">
        <w:rPr>
          <w:rFonts w:cs="PFT_Frank"/>
          <w:b/>
          <w:bCs/>
          <w:szCs w:val="14"/>
          <w:rtl/>
        </w:rPr>
        <w:t>ויוצאים מ</w:t>
      </w:r>
      <w:r w:rsidRPr="00D1637C">
        <w:rPr>
          <w:rFonts w:cs="PFT_Frank" w:hint="cs"/>
          <w:b/>
          <w:bCs/>
          <w:szCs w:val="14"/>
          <w:rtl/>
        </w:rPr>
        <w:t>ה</w:t>
      </w:r>
      <w:r w:rsidR="00B433C9" w:rsidRPr="00D1637C">
        <w:rPr>
          <w:rFonts w:cs="PFT_Frank"/>
          <w:b/>
          <w:bCs/>
          <w:szCs w:val="14"/>
          <w:rtl/>
        </w:rPr>
        <w:t>בעל</w:t>
      </w:r>
      <w:r w:rsidR="00B433C9" w:rsidRPr="00C35A2C">
        <w:rPr>
          <w:rtl/>
        </w:rPr>
        <w:t>,</w:t>
      </w:r>
    </w:p>
    <w:p w14:paraId="658037D0" w14:textId="0A370F82" w:rsidR="000C439C" w:rsidRPr="00CF5119" w:rsidRDefault="000C439C" w:rsidP="00CF5119">
      <w:pPr>
        <w:rPr>
          <w:rFonts w:ascii="FontbitDavid" w:hAnsi="FontbitDavid"/>
          <w:sz w:val="32"/>
          <w:rtl/>
        </w:rPr>
      </w:pPr>
      <w:r w:rsidRPr="00EB4CFE">
        <w:rPr>
          <w:rStyle w:val="affff8"/>
          <w:rFonts w:hint="eastAsia"/>
          <w:rtl/>
        </w:rPr>
        <w:t>משמע</w:t>
      </w:r>
      <w:r w:rsidRPr="00EB4CFE">
        <w:rPr>
          <w:rStyle w:val="affff8"/>
          <w:rtl/>
        </w:rPr>
        <w:t xml:space="preserve"> </w:t>
      </w:r>
      <w:r w:rsidR="00F80875">
        <w:rPr>
          <w:rStyle w:val="affff8"/>
          <w:rFonts w:hint="cs"/>
          <w:rtl/>
        </w:rPr>
        <w:t>ב</w:t>
      </w:r>
      <w:r w:rsidRPr="00EB4CFE">
        <w:rPr>
          <w:rStyle w:val="affff8"/>
          <w:rFonts w:hint="eastAsia"/>
          <w:rtl/>
        </w:rPr>
        <w:t>נפלו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תחת</w:t>
      </w:r>
      <w:r w:rsidR="00F80875">
        <w:rPr>
          <w:rStyle w:val="affff8"/>
          <w:rFonts w:hint="cs"/>
          <w:rtl/>
        </w:rPr>
        <w:t xml:space="preserve"> הבעל</w:t>
      </w:r>
      <w:r w:rsidRPr="00EB4CFE">
        <w:rPr>
          <w:rStyle w:val="affff8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="00E61469">
        <w:rPr>
          <w:rFonts w:ascii="FontbitDavid" w:hAnsi="FontbitDavid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 xml:space="preserve">קשיא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מתה</w:t>
      </w:r>
      <w:r>
        <w:rPr>
          <w:rFonts w:ascii="FontbitDavid" w:hAnsi="FontbitDavid" w:hint="cs"/>
          <w:sz w:val="32"/>
          <w:rtl/>
        </w:rPr>
        <w:t>' -</w:t>
      </w:r>
      <w:r w:rsidR="00B433C9" w:rsidRPr="00C35A2C">
        <w:rPr>
          <w:rFonts w:ascii="FontbitDavid" w:hAnsi="FontbitDavid"/>
          <w:sz w:val="32"/>
          <w:rtl/>
        </w:rPr>
        <w:t xml:space="preserve"> לפלגו בחייה ולפירות!</w:t>
      </w:r>
    </w:p>
    <w:p w14:paraId="01283F01" w14:textId="603AD389" w:rsidR="00B433C9" w:rsidRPr="00C35A2C" w:rsidRDefault="00B433C9" w:rsidP="007C50EB">
      <w:pPr>
        <w:pStyle w:val="afff4"/>
        <w:rPr>
          <w:rtl/>
        </w:rPr>
      </w:pPr>
      <w:ins w:id="9857" w:author="מספור קטעי משנה" w:date="2026-10-06T06:45:58Z">
        <w:r>
          <w:rPr>
            <w:rStyle w:val="MisparKeta"/>
          </w:rPr>
          <w:t xml:space="preserve">א. </w:t>
        </w:r>
      </w:ins>
      <w:bookmarkStart w:id="370" w:name="_Toc119172755"/>
      <w:bookmarkStart w:id="371" w:name="_Toc119229843"/>
      <w:r w:rsidRPr="00C35A2C">
        <w:rPr>
          <w:rtl/>
        </w:rPr>
        <w:t>כנסה</w:t>
      </w:r>
      <w:r w:rsidR="001A36DA">
        <w:rPr>
          <w:rFonts w:hint="cs"/>
          <w:rtl/>
        </w:rPr>
        <w:t>,</w:t>
      </w:r>
      <w:r w:rsidRPr="00C35A2C">
        <w:rPr>
          <w:rtl/>
        </w:rPr>
        <w:t xml:space="preserve"> הרי היא כ</w:t>
      </w:r>
      <w:r w:rsidR="001A36DA">
        <w:rPr>
          <w:rFonts w:hint="cs"/>
          <w:rtl/>
        </w:rPr>
        <w:t>אשתו לכל דבר</w:t>
      </w:r>
      <w:r w:rsidRPr="00C35A2C">
        <w:rPr>
          <w:rtl/>
        </w:rPr>
        <w:t>.</w:t>
      </w:r>
      <w:bookmarkEnd w:id="370"/>
      <w:bookmarkEnd w:id="371"/>
    </w:p>
    <w:p w14:paraId="766F7E2F" w14:textId="1BE7C45B" w:rsidR="00B433C9" w:rsidRPr="00EB4CFE" w:rsidRDefault="00B433C9" w:rsidP="001A36DA">
      <w:pPr>
        <w:rPr>
          <w:rStyle w:val="affff8"/>
          <w:rtl/>
        </w:rPr>
      </w:pPr>
      <w:r w:rsidRPr="004D68F6">
        <w:rPr>
          <w:rStyle w:val="affff5"/>
          <w:rFonts w:hint="cs"/>
          <w:rtl/>
        </w:rPr>
        <w:t>ריב</w:t>
      </w:r>
      <w:r w:rsidRPr="004D68F6">
        <w:rPr>
          <w:rStyle w:val="affff5"/>
          <w:rtl/>
        </w:rPr>
        <w:t>"</w:t>
      </w:r>
      <w:r w:rsidRPr="004D68F6">
        <w:rPr>
          <w:rStyle w:val="affff5"/>
          <w:rFonts w:hint="cs"/>
          <w:rtl/>
        </w:rPr>
        <w:t>ח</w:t>
      </w:r>
      <w:r w:rsidRPr="004D68F6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="001A36DA" w:rsidRPr="00EB4CFE">
        <w:rPr>
          <w:rStyle w:val="affff5"/>
          <w:rFonts w:hint="eastAsia"/>
          <w:rtl/>
        </w:rPr>
        <w:t>א</w:t>
      </w:r>
      <w:r w:rsidR="001A36DA" w:rsidRPr="00EB4CFE">
        <w:rPr>
          <w:rStyle w:val="affff5"/>
          <w:rtl/>
        </w:rPr>
        <w:t>.</w:t>
      </w:r>
      <w:r w:rsidR="001A36DA">
        <w:rPr>
          <w:rFonts w:hint="cs"/>
          <w:rtl/>
        </w:rPr>
        <w:t xml:space="preserve"> </w:t>
      </w:r>
      <w:r w:rsidRPr="00C35A2C">
        <w:rPr>
          <w:rtl/>
        </w:rPr>
        <w:t>שמגרשה ב</w:t>
      </w:r>
      <w:r w:rsidRPr="001A36DA">
        <w:rPr>
          <w:rtl/>
        </w:rPr>
        <w:t>גט</w:t>
      </w:r>
      <w:r w:rsidR="001A36DA" w:rsidRPr="001A36DA">
        <w:rPr>
          <w:rFonts w:hint="cs"/>
          <w:rtl/>
        </w:rPr>
        <w:t>,</w:t>
      </w:r>
      <w:r w:rsidR="001A36DA" w:rsidRPr="00EB4CFE">
        <w:rPr>
          <w:rtl/>
        </w:rPr>
        <w:t xml:space="preserve"> </w:t>
      </w:r>
      <w:r w:rsidR="001A36DA">
        <w:rPr>
          <w:rStyle w:val="affff8"/>
          <w:rFonts w:hint="cs"/>
          <w:rtl/>
        </w:rPr>
        <w:t>וא</w:t>
      </w:r>
      <w:r w:rsidR="001A36DA" w:rsidRPr="00EB4CFE">
        <w:rPr>
          <w:rStyle w:val="affff8"/>
          <w:rtl/>
        </w:rPr>
        <w:t>"א</w:t>
      </w:r>
      <w:r w:rsidRPr="00EB4CFE">
        <w:rPr>
          <w:rStyle w:val="affff8"/>
          <w:rtl/>
        </w:rPr>
        <w:t xml:space="preserve"> </w:t>
      </w:r>
      <w:r w:rsidR="001A36DA" w:rsidRPr="001A36DA">
        <w:rPr>
          <w:rStyle w:val="affff1"/>
          <w:rFonts w:hint="cs"/>
          <w:rtl/>
        </w:rPr>
        <w:t>'</w:t>
      </w:r>
      <w:r w:rsidRPr="001A36DA">
        <w:rPr>
          <w:rStyle w:val="affff1"/>
          <w:rtl/>
        </w:rPr>
        <w:t>ויבמה</w:t>
      </w:r>
      <w:r w:rsidR="001A36DA" w:rsidRPr="001A36DA">
        <w:rPr>
          <w:rStyle w:val="affff1"/>
          <w:rFonts w:hint="cs"/>
          <w:rtl/>
        </w:rPr>
        <w:t>'</w:t>
      </w:r>
      <w:r w:rsidRPr="00EB4CFE">
        <w:rPr>
          <w:rStyle w:val="affff8"/>
          <w:rtl/>
        </w:rPr>
        <w:t xml:space="preserve"> יבו</w:t>
      </w:r>
      <w:r w:rsidR="001A36DA" w:rsidRPr="00EB4CFE">
        <w:rPr>
          <w:rStyle w:val="affff8"/>
          <w:rFonts w:hint="eastAsia"/>
          <w:rtl/>
        </w:rPr>
        <w:t>ם</w:t>
      </w:r>
      <w:r w:rsidRPr="00EB4CFE">
        <w:rPr>
          <w:rStyle w:val="affff8"/>
          <w:rtl/>
        </w:rPr>
        <w:t xml:space="preserve"> ראשון עליה, </w:t>
      </w:r>
      <w:r w:rsidR="001A36DA" w:rsidRPr="00EB4CFE">
        <w:rPr>
          <w:rStyle w:val="affff8"/>
          <w:rFonts w:hint="eastAsia"/>
          <w:rtl/>
        </w:rPr>
        <w:t>ובעי</w:t>
      </w:r>
      <w:r w:rsidR="001A36DA">
        <w:rPr>
          <w:rStyle w:val="affff8"/>
          <w:rFonts w:hint="cs"/>
          <w:rtl/>
        </w:rPr>
        <w:t>א</w:t>
      </w:r>
      <w:r w:rsidR="001A36DA" w:rsidRPr="00EB4CFE">
        <w:rPr>
          <w:rStyle w:val="affff8"/>
          <w:rtl/>
        </w:rPr>
        <w:t xml:space="preserve"> </w:t>
      </w:r>
      <w:r w:rsidRPr="00EB4CFE">
        <w:rPr>
          <w:rStyle w:val="affff8"/>
          <w:rtl/>
        </w:rPr>
        <w:t>חליצה</w:t>
      </w:r>
      <w:r w:rsidR="001A36DA">
        <w:rPr>
          <w:rStyle w:val="affff8"/>
          <w:rFonts w:hint="cs"/>
          <w:rtl/>
        </w:rPr>
        <w:t>,</w:t>
      </w:r>
    </w:p>
    <w:p w14:paraId="6CC4BB77" w14:textId="77777777" w:rsidR="00746A2F" w:rsidRDefault="001A36DA" w:rsidP="00885A3C">
      <w:pPr>
        <w:ind w:left="226" w:firstLine="113"/>
        <w:rPr>
          <w:rStyle w:val="affff8"/>
          <w:rtl/>
        </w:rPr>
      </w:pPr>
      <w:r w:rsidRPr="00EB4CFE">
        <w:rPr>
          <w:rStyle w:val="affff5"/>
          <w:rFonts w:hint="eastAsia"/>
          <w:rtl/>
        </w:rPr>
        <w:t>ב</w:t>
      </w:r>
      <w:r w:rsidRPr="00EB4CFE">
        <w:rPr>
          <w:rStyle w:val="affff5"/>
          <w:rtl/>
        </w:rPr>
        <w:t>.</w:t>
      </w:r>
      <w:r w:rsidRPr="00EB4CFE">
        <w:rPr>
          <w:rtl/>
        </w:rPr>
        <w:t xml:space="preserve"> ו</w:t>
      </w:r>
      <w:r w:rsidR="00B433C9" w:rsidRPr="00EB4CFE">
        <w:rPr>
          <w:rtl/>
        </w:rPr>
        <w:t>מחזירה</w:t>
      </w:r>
      <w:r w:rsidRPr="00EB4CFE">
        <w:rPr>
          <w:rtl/>
        </w:rPr>
        <w:t>,</w:t>
      </w:r>
      <w:r w:rsidR="00B433C9" w:rsidRPr="00EB4CFE">
        <w:rPr>
          <w:rtl/>
        </w:rPr>
        <w:t xml:space="preserve"> </w:t>
      </w:r>
      <w:r w:rsidRPr="00EB4CFE">
        <w:rPr>
          <w:rStyle w:val="affff8"/>
          <w:rFonts w:hint="eastAsia"/>
          <w:rtl/>
        </w:rPr>
        <w:t>ו</w:t>
      </w:r>
      <w:r w:rsidR="00B433C9" w:rsidRPr="00EB4CFE">
        <w:rPr>
          <w:rStyle w:val="affff8"/>
          <w:rFonts w:hint="eastAsia"/>
          <w:rtl/>
        </w:rPr>
        <w:t>א</w:t>
      </w:r>
      <w:r w:rsidRPr="00EB4CFE">
        <w:rPr>
          <w:rStyle w:val="affff8"/>
          <w:rtl/>
        </w:rPr>
        <w:t>"א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עשה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המצוה</w:t>
      </w:r>
      <w:r w:rsidR="00B433C9" w:rsidRPr="00EB4CFE">
        <w:rPr>
          <w:rStyle w:val="affff8"/>
          <w:rtl/>
        </w:rPr>
        <w:t xml:space="preserve"> השתא ת</w:t>
      </w:r>
      <w:r w:rsidR="00B433C9" w:rsidRPr="00EB4CFE">
        <w:rPr>
          <w:rStyle w:val="affff8"/>
          <w:rFonts w:hint="eastAsia"/>
          <w:rtl/>
        </w:rPr>
        <w:t>אסר</w:t>
      </w:r>
      <w:r w:rsidR="00B433C9"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משום</w:t>
      </w:r>
      <w:r w:rsidRPr="00EB4CFE">
        <w:rPr>
          <w:rStyle w:val="affff8"/>
          <w:rtl/>
        </w:rPr>
        <w:t xml:space="preserve"> '</w:t>
      </w:r>
      <w:r w:rsidR="00B433C9" w:rsidRPr="00EB4CFE">
        <w:rPr>
          <w:rStyle w:val="affff8"/>
          <w:rFonts w:hint="eastAsia"/>
          <w:rtl/>
        </w:rPr>
        <w:t>אשת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אח</w:t>
      </w:r>
      <w:r w:rsidRPr="00EB4CFE">
        <w:rPr>
          <w:rStyle w:val="affff8"/>
          <w:rtl/>
        </w:rPr>
        <w:t>'</w:t>
      </w:r>
      <w:r>
        <w:rPr>
          <w:rStyle w:val="affff8"/>
          <w:rFonts w:hint="cs"/>
          <w:rtl/>
        </w:rPr>
        <w:t xml:space="preserve"> </w:t>
      </w:r>
    </w:p>
    <w:p w14:paraId="2E48B54A" w14:textId="65EFECC8" w:rsidR="00B433C9" w:rsidRPr="00C35A2C" w:rsidRDefault="00B433C9" w:rsidP="00746A2F">
      <w:pPr>
        <w:ind w:left="339" w:firstLine="113"/>
        <w:rPr>
          <w:rFonts w:ascii="FontbitDavid" w:hAnsi="FontbitDavid"/>
          <w:sz w:val="32"/>
          <w:rtl/>
        </w:rPr>
      </w:pPr>
      <w:r w:rsidRPr="00AD1A41">
        <w:rPr>
          <w:rStyle w:val="affff1"/>
          <w:rFonts w:hint="cs"/>
          <w:rtl/>
        </w:rPr>
        <w:t>ד'</w:t>
      </w:r>
      <w:r w:rsidRPr="00AD1A41">
        <w:rPr>
          <w:rStyle w:val="affff1"/>
          <w:rtl/>
        </w:rPr>
        <w:t xml:space="preserve">ולקחה לו </w:t>
      </w:r>
      <w:r w:rsidRPr="00EB4CFE">
        <w:rPr>
          <w:rStyle w:val="affff1"/>
          <w:b/>
          <w:bCs/>
          <w:rtl/>
        </w:rPr>
        <w:t>לאשה</w:t>
      </w:r>
      <w:r w:rsidRPr="00AD1A41">
        <w:rPr>
          <w:rStyle w:val="affff1"/>
          <w:rFonts w:hint="cs"/>
          <w:rtl/>
        </w:rPr>
        <w:t>'</w:t>
      </w:r>
      <w:r w:rsidR="00746A2F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כאשתו לכל דבר</w:t>
      </w:r>
      <w:r w:rsidR="00DD5B59">
        <w:rPr>
          <w:rFonts w:ascii="FontbitDavid" w:hAnsi="FontbitDavid" w:hint="cs"/>
          <w:sz w:val="32"/>
          <w:rtl/>
        </w:rPr>
        <w:t xml:space="preserve"> </w:t>
      </w:r>
      <w:r w:rsidR="00DD5B59" w:rsidRPr="00EB4CFE">
        <w:rPr>
          <w:rStyle w:val="affff8"/>
          <w:rtl/>
        </w:rPr>
        <w:t>[</w:t>
      </w:r>
      <w:r w:rsidR="00DD5B59" w:rsidRPr="00EB4CFE">
        <w:rPr>
          <w:rStyle w:val="affff8"/>
          <w:rFonts w:hint="eastAsia"/>
          <w:rtl/>
        </w:rPr>
        <w:t>ו</w:t>
      </w:r>
      <w:r w:rsidR="00DD5B59" w:rsidRPr="00EB4CFE">
        <w:rPr>
          <w:rStyle w:val="affff1"/>
          <w:rtl/>
        </w:rPr>
        <w:t>'ויבמה'</w:t>
      </w:r>
      <w:r w:rsidR="00DD5B59" w:rsidRPr="00EB4CFE">
        <w:rPr>
          <w:rStyle w:val="affff8"/>
          <w:rtl/>
        </w:rPr>
        <w:t xml:space="preserve"> לבע</w:t>
      </w:r>
      <w:r w:rsidR="00746A2F">
        <w:rPr>
          <w:rStyle w:val="affff8"/>
          <w:rFonts w:hint="cs"/>
          <w:rtl/>
        </w:rPr>
        <w:t>"כ</w:t>
      </w:r>
      <w:r w:rsidR="00DD5B59" w:rsidRPr="00EB4CFE">
        <w:rPr>
          <w:rStyle w:val="affff8"/>
          <w:rtl/>
        </w:rPr>
        <w:t>].</w:t>
      </w:r>
    </w:p>
    <w:p w14:paraId="0FA7DE17" w14:textId="5E331344" w:rsidR="00B433C9" w:rsidRPr="00C35A2C" w:rsidRDefault="00B433C9" w:rsidP="007C50EB">
      <w:pPr>
        <w:pStyle w:val="afff4"/>
        <w:rPr>
          <w:rtl/>
        </w:rPr>
      </w:pPr>
      <w:ins w:id="9858" w:author="מספור קטעי משנה" w:date="2026-10-06T06:45:58Z">
        <w:r>
          <w:rPr>
            <w:rStyle w:val="MisparKeta"/>
          </w:rPr>
          <w:t xml:space="preserve">ב. </w:t>
        </w:r>
      </w:ins>
      <w:bookmarkStart w:id="372" w:name="_Toc119172756"/>
      <w:bookmarkStart w:id="373" w:name="_Toc119229844"/>
      <w:r w:rsidRPr="00C35A2C">
        <w:rPr>
          <w:rtl/>
        </w:rPr>
        <w:t xml:space="preserve">ובלבד שתהא כתובתה </w:t>
      </w:r>
      <w:r w:rsidR="00DD5B59">
        <w:rPr>
          <w:rFonts w:hint="cs"/>
          <w:rtl/>
        </w:rPr>
        <w:t>על נכסי בעלה הראשון</w:t>
      </w:r>
      <w:r w:rsidRPr="00C35A2C">
        <w:rPr>
          <w:rtl/>
        </w:rPr>
        <w:t>.</w:t>
      </w:r>
      <w:bookmarkEnd w:id="372"/>
      <w:bookmarkEnd w:id="373"/>
    </w:p>
    <w:p w14:paraId="25CC2A71" w14:textId="5BC167A6" w:rsidR="00DD5B59" w:rsidRDefault="00B433C9" w:rsidP="007C50EB">
      <w:pPr>
        <w:rPr>
          <w:rFonts w:ascii="FontbitDavid" w:hAnsi="FontbitDavid"/>
          <w:spacing w:val="-8"/>
          <w:sz w:val="32"/>
          <w:rtl/>
        </w:rPr>
      </w:pPr>
      <w:r w:rsidRPr="005C5E95">
        <w:rPr>
          <w:rFonts w:ascii="FontbitDavid" w:hAnsi="FontbitDavid" w:hint="cs"/>
          <w:spacing w:val="-8"/>
          <w:sz w:val="32"/>
          <w:rtl/>
        </w:rPr>
        <w:t>ד</w:t>
      </w:r>
      <w:r w:rsidRPr="005C5E95">
        <w:rPr>
          <w:rFonts w:ascii="FontbitDavid" w:hAnsi="FontbitDavid"/>
          <w:spacing w:val="-8"/>
          <w:sz w:val="32"/>
          <w:rtl/>
        </w:rPr>
        <w:t>אשה הקנו לו מהשמים,</w:t>
      </w:r>
      <w:r w:rsidR="00DD5B59">
        <w:rPr>
          <w:rFonts w:ascii="FontbitDavid" w:hAnsi="FontbitDavid" w:hint="cs"/>
          <w:spacing w:val="-8"/>
          <w:sz w:val="32"/>
          <w:rtl/>
        </w:rPr>
        <w:t xml:space="preserve"> </w:t>
      </w:r>
      <w:r w:rsidR="00DD5B59" w:rsidRPr="00EB4CFE">
        <w:rPr>
          <w:rStyle w:val="affff8"/>
          <w:rFonts w:hint="eastAsia"/>
          <w:rtl/>
        </w:rPr>
        <w:t>ולא</w:t>
      </w:r>
      <w:r w:rsidR="00DD5B59" w:rsidRPr="00EB4CFE">
        <w:rPr>
          <w:rStyle w:val="affff8"/>
          <w:rtl/>
        </w:rPr>
        <w:t xml:space="preserve"> </w:t>
      </w:r>
      <w:r w:rsidR="00DD5B59" w:rsidRPr="00EB4CFE">
        <w:rPr>
          <w:rStyle w:val="affff8"/>
          <w:rFonts w:hint="eastAsia"/>
          <w:rtl/>
        </w:rPr>
        <w:t>ש</w:t>
      </w:r>
      <w:r w:rsidR="00DD5B59">
        <w:rPr>
          <w:rStyle w:val="affff8"/>
          <w:rFonts w:hint="cs"/>
          <w:rtl/>
        </w:rPr>
        <w:t>י</w:t>
      </w:r>
      <w:r w:rsidR="00DD5B59" w:rsidRPr="00EB4CFE">
        <w:rPr>
          <w:rStyle w:val="affff8"/>
          <w:rFonts w:hint="eastAsia"/>
          <w:rtl/>
        </w:rPr>
        <w:t>עבד</w:t>
      </w:r>
      <w:r w:rsidR="00DD5B59" w:rsidRPr="00EB4CFE">
        <w:rPr>
          <w:rStyle w:val="affff8"/>
          <w:rtl/>
        </w:rPr>
        <w:t xml:space="preserve"> </w:t>
      </w:r>
      <w:r w:rsidR="00DD5B59">
        <w:rPr>
          <w:rStyle w:val="affff8"/>
          <w:rFonts w:hint="cs"/>
          <w:rtl/>
        </w:rPr>
        <w:t>נכסיו.</w:t>
      </w:r>
    </w:p>
    <w:p w14:paraId="326D7406" w14:textId="168C5152" w:rsidR="00B433C9" w:rsidRPr="00C35A2C" w:rsidRDefault="00B433C9" w:rsidP="00EB4CFE">
      <w:pPr>
        <w:rPr>
          <w:rtl/>
        </w:rPr>
      </w:pPr>
      <w:r w:rsidRPr="00D1637C">
        <w:rPr>
          <w:rFonts w:ascii="FontbitDavid" w:hAnsi="FontbitDavid" w:cs="PFT_Frank"/>
          <w:b/>
          <w:bCs/>
          <w:spacing w:val="-8"/>
          <w:sz w:val="32"/>
          <w:szCs w:val="14"/>
          <w:rtl/>
        </w:rPr>
        <w:t>וא</w:t>
      </w:r>
      <w:r w:rsidR="00DD5B59" w:rsidRPr="00D1637C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ם</w:t>
      </w:r>
      <w:r w:rsidR="00317898" w:rsidRPr="005C5E95">
        <w:rPr>
          <w:rFonts w:ascii="FontbitDavid" w:hAnsi="FontbitDavid"/>
          <w:spacing w:val="-8"/>
          <w:sz w:val="32"/>
          <w:rtl/>
        </w:rPr>
        <w:t xml:space="preserve"> אין </w:t>
      </w:r>
      <w:r w:rsidRPr="005C5E95">
        <w:rPr>
          <w:rFonts w:ascii="FontbitDavid" w:hAnsi="FontbitDavid"/>
          <w:spacing w:val="-8"/>
          <w:sz w:val="32"/>
          <w:rtl/>
        </w:rPr>
        <w:t xml:space="preserve">לראשון </w:t>
      </w:r>
      <w:r w:rsidR="00DD5B59">
        <w:rPr>
          <w:rFonts w:ascii="FontbitDavid" w:hAnsi="FontbitDavid" w:hint="cs"/>
          <w:spacing w:val="-8"/>
          <w:sz w:val="32"/>
          <w:rtl/>
        </w:rPr>
        <w:t xml:space="preserve">נכסים - </w:t>
      </w:r>
      <w:r w:rsidRPr="005C5E95">
        <w:rPr>
          <w:rFonts w:ascii="FontbitDavid" w:hAnsi="FontbitDavid"/>
          <w:spacing w:val="-8"/>
          <w:sz w:val="32"/>
          <w:rtl/>
        </w:rPr>
        <w:t>ת</w:t>
      </w:r>
      <w:r w:rsidR="00DD5B59">
        <w:rPr>
          <w:rFonts w:ascii="FontbitDavid" w:hAnsi="FontbitDavid" w:hint="cs"/>
          <w:spacing w:val="-8"/>
          <w:sz w:val="32"/>
          <w:rtl/>
        </w:rPr>
        <w:t>י</w:t>
      </w:r>
      <w:r w:rsidRPr="005C5E95">
        <w:rPr>
          <w:rFonts w:ascii="FontbitDavid" w:hAnsi="FontbitDavid"/>
          <w:spacing w:val="-8"/>
          <w:sz w:val="32"/>
          <w:rtl/>
        </w:rPr>
        <w:t>קנו משני, שלא תהא קלה בעיניו להוציאה.</w:t>
      </w:r>
    </w:p>
    <w:p>
      <w:pPr>
        <w:pStyle w:val="MishnaBatzad"/>
        <w:rPr>
          <w:ins w:id="20453" w:author="קלוד" w:date="2026-10-06T10:10:48Z"/>
        </w:rPr>
      </w:pPr>
      <w:ins w:id="20452" w:author="קלוד" w:date="2026-10-06T10:10:48Z">
        <w:r>
          <w:t xml:space="preserve">משנה ה</w:t>
        </w:r>
      </w:ins>
    </w:p>
    <w:p w14:paraId="2C08CDC4" w14:textId="2018659F" w:rsidR="00B433C9" w:rsidRDefault="00B433C9" w:rsidP="007C50EB">
      <w:pPr>
        <w:pStyle w:val="affc"/>
        <w:rPr>
          <w:rtl/>
        </w:rPr>
      </w:pPr>
      <w:bookmarkStart w:id="374" w:name="_Toc119172757"/>
      <w:bookmarkStart w:id="375" w:name="_Toc119229845"/>
      <w:r w:rsidRPr="005251B7">
        <w:rPr>
          <w:rStyle w:val="affffc"/>
          <w:rtl/>
        </w:rPr>
        <w:t>מצוה בגדול לייבם</w:t>
      </w:r>
      <w:bookmarkEnd w:id="374"/>
      <w:bookmarkEnd w:id="375"/>
      <w:r w:rsidRPr="00C35A2C">
        <w:rPr>
          <w:rtl/>
        </w:rPr>
        <w:t xml:space="preserve">, </w:t>
      </w:r>
      <w:r w:rsidR="00DD5B59">
        <w:rPr>
          <w:rtl/>
        </w:rPr>
        <w:tab/>
      </w:r>
      <w:r w:rsidR="00DD5B59">
        <w:rPr>
          <w:rtl/>
        </w:rPr>
        <w:tab/>
      </w:r>
      <w:r w:rsidR="00DD5B59">
        <w:rPr>
          <w:rtl/>
        </w:rPr>
        <w:tab/>
      </w:r>
      <w:r w:rsidR="00DD5B59">
        <w:rPr>
          <w:rtl/>
        </w:rPr>
        <w:tab/>
      </w:r>
      <w:r w:rsidR="00DD5B59">
        <w:rPr>
          <w:rFonts w:hint="cs"/>
          <w:rtl/>
        </w:rPr>
        <w:t xml:space="preserve"> </w:t>
      </w:r>
      <w:r w:rsidRPr="00C35A2C">
        <w:rPr>
          <w:rtl/>
        </w:rPr>
        <w:t>לא רצה מהלכין על כל האחין,</w:t>
      </w:r>
    </w:p>
    <w:p w14:paraId="68CAABE5" w14:textId="5690437C" w:rsidR="00B433C9" w:rsidRPr="00C35A2C" w:rsidRDefault="00B433C9" w:rsidP="00EB4CFE">
      <w:pPr>
        <w:pStyle w:val="affc"/>
        <w:jc w:val="center"/>
        <w:rPr>
          <w:rtl/>
        </w:rPr>
      </w:pPr>
      <w:bookmarkStart w:id="376" w:name="_Toc119172758"/>
      <w:bookmarkStart w:id="377" w:name="_Toc119229846"/>
      <w:r w:rsidRPr="005251B7">
        <w:rPr>
          <w:rStyle w:val="affffc"/>
          <w:rtl/>
        </w:rPr>
        <w:t>לא רצו</w:t>
      </w:r>
      <w:bookmarkEnd w:id="376"/>
      <w:bookmarkEnd w:id="377"/>
      <w:r w:rsidRPr="005251B7">
        <w:rPr>
          <w:rStyle w:val="affffc"/>
          <w:rtl/>
        </w:rPr>
        <w:t xml:space="preserve"> </w:t>
      </w:r>
      <w:r w:rsidRPr="00C35A2C">
        <w:rPr>
          <w:rtl/>
        </w:rPr>
        <w:t>חוזרין לגדול וא</w:t>
      </w:r>
      <w:r w:rsidR="00DD5B59">
        <w:rPr>
          <w:rFonts w:hint="cs"/>
          <w:rtl/>
        </w:rPr>
        <w:t>"</w:t>
      </w:r>
      <w:r w:rsidRPr="00C35A2C">
        <w:rPr>
          <w:rtl/>
        </w:rPr>
        <w:t>ל</w:t>
      </w:r>
      <w:r w:rsidR="00DD5B59">
        <w:rPr>
          <w:rFonts w:hint="cs"/>
          <w:rtl/>
        </w:rPr>
        <w:t>:</w:t>
      </w:r>
      <w:r w:rsidRPr="00C35A2C">
        <w:rPr>
          <w:rtl/>
        </w:rPr>
        <w:t xml:space="preserve"> </w:t>
      </w:r>
      <w:r w:rsidR="00DD5B59">
        <w:rPr>
          <w:rFonts w:hint="cs"/>
          <w:rtl/>
        </w:rPr>
        <w:t>'</w:t>
      </w:r>
      <w:r w:rsidRPr="00C35A2C">
        <w:rPr>
          <w:rtl/>
        </w:rPr>
        <w:t>עליך מצוה, או חלוץ או ייבם</w:t>
      </w:r>
      <w:r w:rsidR="00DD5B59">
        <w:rPr>
          <w:rFonts w:hint="cs"/>
          <w:rtl/>
        </w:rPr>
        <w:t>'</w:t>
      </w:r>
      <w:r w:rsidRPr="00C35A2C">
        <w:rPr>
          <w:rtl/>
        </w:rPr>
        <w:t>.</w:t>
      </w:r>
    </w:p>
    <w:p w14:paraId="6129AEC3" w14:textId="52A15FA2" w:rsidR="00DD5B59" w:rsidRDefault="00B433C9" w:rsidP="007C50EB">
      <w:pPr>
        <w:pStyle w:val="affc"/>
        <w:rPr>
          <w:rtl/>
        </w:rPr>
      </w:pPr>
      <w:bookmarkStart w:id="378" w:name="_Toc119172759"/>
      <w:bookmarkStart w:id="379" w:name="_Toc119229847"/>
      <w:r w:rsidRPr="005251B7">
        <w:rPr>
          <w:rStyle w:val="affffc"/>
          <w:rtl/>
        </w:rPr>
        <w:t>תלה בקטן שיגדיל,</w:t>
      </w:r>
      <w:bookmarkEnd w:id="378"/>
      <w:bookmarkEnd w:id="379"/>
      <w:r w:rsidRPr="00C35A2C">
        <w:rPr>
          <w:rtl/>
        </w:rPr>
        <w:t xml:space="preserve"> או בגדול שיבא ממדה</w:t>
      </w:r>
      <w:r w:rsidR="00DD5B59">
        <w:rPr>
          <w:rFonts w:hint="cs"/>
          <w:rtl/>
        </w:rPr>
        <w:t>"</w:t>
      </w:r>
      <w:r w:rsidRPr="00C35A2C">
        <w:rPr>
          <w:rtl/>
        </w:rPr>
        <w:t xml:space="preserve">י, </w:t>
      </w:r>
      <w:r w:rsidRPr="00EB4CFE">
        <w:rPr>
          <w:rStyle w:val="HesberMishna"/>
          <w:rtl/>
          <w:rPrChange w:id="20045" w:author="קלוד" w:date="2026-10-06T10:10:48Z">
            <w:rPr>
              <w:rStyle w:val="affff8"/>
              <w:rtl/>
            </w:rPr>
          </w:rPrChange>
        </w:rPr>
        <w:t>ו</w:t>
      </w:r>
      <w:r w:rsidR="00DD5B59">
        <w:rPr>
          <w:rStyle w:val="HesberMishna"/>
          <w:rFonts w:hint="cs"/>
          <w:rtl/>
          <w:rPrChange w:id="20046" w:author="קלוד" w:date="2026-10-06T10:10:48Z">
            <w:rPr>
              <w:rStyle w:val="affff8"/>
              <w:rFonts w:hint="cs"/>
              <w:rtl/>
            </w:rPr>
          </w:rPrChange>
        </w:rPr>
        <w:t>ב</w:t>
      </w:r>
      <w:r w:rsidRPr="00EB4CFE">
        <w:rPr>
          <w:rStyle w:val="HesberMishna"/>
          <w:rtl/>
          <w:rPrChange w:id="20047" w:author="קלוד" w:date="2026-10-06T10:10:48Z">
            <w:rPr>
              <w:rStyle w:val="affff8"/>
              <w:rtl/>
            </w:rPr>
          </w:rPrChange>
        </w:rPr>
        <w:t>חר</w:t>
      </w:r>
      <w:r w:rsidR="00DD5B59">
        <w:rPr>
          <w:rStyle w:val="HesberMishna"/>
          <w:rFonts w:hint="cs"/>
          <w:rtl/>
          <w:rPrChange w:id="20048" w:author="קלוד" w:date="2026-10-06T10:10:48Z">
            <w:rPr>
              <w:rStyle w:val="affff8"/>
              <w:rFonts w:hint="cs"/>
              <w:rtl/>
            </w:rPr>
          </w:rPrChange>
        </w:rPr>
        <w:t>ש</w:t>
      </w:r>
      <w:r w:rsidRPr="00EB4CFE">
        <w:rPr>
          <w:rStyle w:val="HesberMishna"/>
          <w:rtl/>
          <w:rPrChange w:id="20049" w:author="קלוד" w:date="2026-10-06T10:10:48Z">
            <w:rPr>
              <w:rStyle w:val="affff8"/>
              <w:rtl/>
            </w:rPr>
          </w:rPrChange>
        </w:rPr>
        <w:t xml:space="preserve"> </w:t>
      </w:r>
      <w:r w:rsidR="00DD5B59">
        <w:rPr>
          <w:rStyle w:val="HesberMishna"/>
          <w:rFonts w:hint="cs"/>
          <w:rtl/>
          <w:rPrChange w:id="20050" w:author="קלוד" w:date="2026-10-06T10:10:48Z">
            <w:rPr>
              <w:rStyle w:val="affff8"/>
              <w:rFonts w:hint="cs"/>
              <w:rtl/>
            </w:rPr>
          </w:rPrChange>
        </w:rPr>
        <w:t>ו</w:t>
      </w:r>
      <w:r w:rsidRPr="00EB4CFE">
        <w:rPr>
          <w:rStyle w:val="HesberMishna"/>
          <w:rtl/>
          <w:rPrChange w:id="20051" w:author="קלוד" w:date="2026-10-06T10:10:48Z">
            <w:rPr>
              <w:rStyle w:val="affff8"/>
              <w:rtl/>
            </w:rPr>
          </w:rPrChange>
        </w:rPr>
        <w:t>שוטה</w:t>
      </w:r>
      <w:r w:rsidR="00DD5B59">
        <w:rPr>
          <w:rFonts w:hint="cs"/>
          <w:rtl/>
        </w:rPr>
        <w:t xml:space="preserve"> -</w:t>
      </w:r>
    </w:p>
    <w:p w14:paraId="42316C46" w14:textId="13DE9887" w:rsidR="00B433C9" w:rsidRPr="00C35A2C" w:rsidRDefault="00B433C9" w:rsidP="00EB4CFE">
      <w:pPr>
        <w:pStyle w:val="affc"/>
        <w:jc w:val="center"/>
        <w:rPr>
          <w:rtl/>
        </w:rPr>
      </w:pPr>
      <w:r w:rsidRPr="00C35A2C">
        <w:rPr>
          <w:rtl/>
        </w:rPr>
        <w:t xml:space="preserve">אין שומעין לו, אלא: </w:t>
      </w:r>
      <w:r w:rsidR="00DD5B59">
        <w:rPr>
          <w:rFonts w:hint="cs"/>
          <w:rtl/>
        </w:rPr>
        <w:t>'</w:t>
      </w:r>
      <w:r w:rsidRPr="00C35A2C">
        <w:rPr>
          <w:rtl/>
        </w:rPr>
        <w:t>עליך מצוה, או חלוץ או ייבם</w:t>
      </w:r>
      <w:r w:rsidR="00DD5B59">
        <w:rPr>
          <w:rFonts w:hint="cs"/>
          <w:rtl/>
        </w:rPr>
        <w:t>'</w:t>
      </w:r>
      <w:r w:rsidRPr="00C35A2C">
        <w:rPr>
          <w:rtl/>
        </w:rPr>
        <w:t>.</w:t>
      </w:r>
    </w:p>
    <w:p w14:paraId="652C30C5" w14:textId="7B00B651" w:rsidR="00DD5B59" w:rsidRPr="005251B7" w:rsidRDefault="00DD5B59" w:rsidP="005251B7">
      <w:pPr>
        <w:pStyle w:val="affff2"/>
        <w:rPr>
          <w:rStyle w:val="affff5"/>
          <w:b w:val="0"/>
          <w:bCs/>
          <w:rtl/>
        </w:rPr>
      </w:pPr>
      <w:bookmarkStart w:id="380" w:name="_Toc119172760"/>
      <w:bookmarkStart w:id="381" w:name="_Toc119229848"/>
      <w:r w:rsidRPr="005251B7">
        <w:rPr>
          <w:rStyle w:val="affff5"/>
          <w:rFonts w:hint="cs"/>
          <w:b w:val="0"/>
          <w:bCs/>
          <w:rtl/>
        </w:rPr>
        <w:t xml:space="preserve">א. </w:t>
      </w:r>
      <w:r w:rsidR="00B433C9" w:rsidRPr="005251B7">
        <w:rPr>
          <w:rStyle w:val="affff3"/>
          <w:b/>
          <w:bCs/>
          <w:rtl/>
        </w:rPr>
        <w:t>ביאת קטן וחליצת גדול</w:t>
      </w:r>
      <w:r w:rsidRPr="005251B7">
        <w:rPr>
          <w:rFonts w:hint="cs"/>
          <w:b w:val="0"/>
          <w:bCs w:val="0"/>
          <w:rtl/>
        </w:rPr>
        <w:t xml:space="preserve"> </w:t>
      </w:r>
      <w:r w:rsidR="00B433C9" w:rsidRPr="005251B7">
        <w:rPr>
          <w:rStyle w:val="affff5"/>
          <w:rFonts w:hint="cs"/>
          <w:b w:val="0"/>
          <w:bCs/>
          <w:rtl/>
        </w:rPr>
        <w:t>רי''ו וריב''ל</w:t>
      </w:r>
      <w:r w:rsidRPr="005251B7">
        <w:rPr>
          <w:rStyle w:val="affff5"/>
          <w:rFonts w:hint="cs"/>
          <w:b w:val="0"/>
          <w:bCs/>
          <w:rtl/>
        </w:rPr>
        <w:t>:</w:t>
      </w:r>
      <w:bookmarkEnd w:id="380"/>
      <w:bookmarkEnd w:id="381"/>
    </w:p>
    <w:p w14:paraId="6ACD1A91" w14:textId="09D85E5C" w:rsidR="00B433C9" w:rsidRDefault="00DD5B59" w:rsidP="00DD5B59">
      <w:pPr>
        <w:rPr>
          <w:sz w:val="32"/>
          <w:rtl/>
        </w:rPr>
      </w:pPr>
      <w:r>
        <w:rPr>
          <w:rStyle w:val="affff5"/>
          <w:rFonts w:hint="cs"/>
          <w:rtl/>
        </w:rPr>
        <w:t>חד:</w:t>
      </w:r>
      <w:r w:rsidR="00B433C9" w:rsidRPr="004D68F6">
        <w:rPr>
          <w:rStyle w:val="affff5"/>
          <w:rFonts w:hint="cs"/>
          <w:rtl/>
        </w:rPr>
        <w:t xml:space="preserve"> </w:t>
      </w:r>
      <w:r w:rsidR="00B433C9" w:rsidRPr="00C35A2C">
        <w:rPr>
          <w:sz w:val="32"/>
          <w:rtl/>
        </w:rPr>
        <w:t>ביאת קטן עדיפא</w:t>
      </w:r>
      <w:r>
        <w:rPr>
          <w:rFonts w:hint="cs"/>
          <w:sz w:val="32"/>
          <w:rtl/>
        </w:rPr>
        <w:t xml:space="preserve"> -</w:t>
      </w:r>
      <w:r w:rsidR="00B433C9" w:rsidRPr="00C35A2C">
        <w:rPr>
          <w:sz w:val="32"/>
          <w:rtl/>
        </w:rPr>
        <w:t xml:space="preserve"> </w:t>
      </w:r>
      <w:r w:rsidR="00D453B1">
        <w:rPr>
          <w:rFonts w:hint="cs"/>
          <w:sz w:val="32"/>
          <w:rtl/>
        </w:rPr>
        <w:t>'</w:t>
      </w:r>
      <w:r w:rsidR="00B433C9" w:rsidRPr="00C35A2C">
        <w:rPr>
          <w:rFonts w:hint="cs"/>
          <w:sz w:val="32"/>
          <w:rtl/>
        </w:rPr>
        <w:t>מצוה ביבום</w:t>
      </w:r>
      <w:r w:rsidR="00D453B1">
        <w:rPr>
          <w:rFonts w:hint="cs"/>
          <w:sz w:val="32"/>
          <w:rtl/>
        </w:rPr>
        <w:t>',</w:t>
      </w:r>
    </w:p>
    <w:p w14:paraId="59812EAD" w14:textId="5EBD9C64" w:rsidR="00B433C9" w:rsidRPr="00C35A2C" w:rsidRDefault="00DD5B59" w:rsidP="00EB4CFE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ח</w:t>
      </w:r>
      <w:r w:rsidRPr="00EB4CFE">
        <w:rPr>
          <w:rStyle w:val="affff5"/>
          <w:rFonts w:hint="eastAsia"/>
          <w:rtl/>
        </w:rPr>
        <w:t>ד</w:t>
      </w:r>
      <w:r w:rsidRPr="00EB4CFE">
        <w:rPr>
          <w:rStyle w:val="affff5"/>
          <w:rtl/>
        </w:rPr>
        <w:t>:</w:t>
      </w:r>
      <w:r>
        <w:rPr>
          <w:rFonts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חליצת גדול עדיפא</w:t>
      </w:r>
      <w:r>
        <w:rPr>
          <w:rFonts w:ascii="FontbitDavid" w:hAnsi="FontbitDavid" w:hint="cs"/>
          <w:sz w:val="32"/>
          <w:rtl/>
        </w:rPr>
        <w:t xml:space="preserve"> -</w:t>
      </w:r>
      <w:r w:rsidR="00B433C9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כשיש</w:t>
      </w:r>
      <w:r w:rsidR="00B433C9" w:rsidRPr="00C35A2C">
        <w:rPr>
          <w:rFonts w:ascii="FontbitDavid" w:hAnsi="FontbitDavid"/>
          <w:sz w:val="32"/>
          <w:rtl/>
        </w:rPr>
        <w:t xml:space="preserve"> גדול ביאת קטן </w:t>
      </w:r>
      <w:r>
        <w:rPr>
          <w:rFonts w:ascii="FontbitDavid" w:hAnsi="FontbitDavid" w:hint="cs"/>
          <w:sz w:val="32"/>
          <w:rtl/>
        </w:rPr>
        <w:t>אינה</w:t>
      </w:r>
      <w:r w:rsidR="00B433C9" w:rsidRPr="00C35A2C">
        <w:rPr>
          <w:rFonts w:ascii="FontbitDavid" w:hAnsi="FontbitDavid"/>
          <w:sz w:val="32"/>
          <w:rtl/>
        </w:rPr>
        <w:t xml:space="preserve"> כלום.</w:t>
      </w:r>
    </w:p>
    <w:p w14:paraId="4BE88261" w14:textId="0022A306" w:rsidR="00B433C9" w:rsidRPr="00C35A2C" w:rsidRDefault="00DD5B59" w:rsidP="00B55EDF">
      <w:pPr>
        <w:rPr>
          <w:rtl/>
        </w:rPr>
      </w:pPr>
      <w:r>
        <w:rPr>
          <w:rStyle w:val="affff5"/>
          <w:rFonts w:hint="cs"/>
          <w:rtl/>
        </w:rPr>
        <w:t>ומוכיח דביאת קטן</w:t>
      </w:r>
      <w:r w:rsidR="00B433C9" w:rsidRPr="004D68F6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לא רצה </w:t>
      </w:r>
      <w:r w:rsidRPr="00EB4CFE">
        <w:rPr>
          <w:rStyle w:val="affff8"/>
          <w:rtl/>
        </w:rPr>
        <w:t>[לייבם]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- מחזרין על אחין</w:t>
      </w:r>
      <w:r>
        <w:rPr>
          <w:rFonts w:ascii="FontbitDavid" w:hAnsi="FontbitDavid" w:hint="cs"/>
          <w:sz w:val="32"/>
          <w:rtl/>
        </w:rPr>
        <w:t>'</w:t>
      </w:r>
      <w:r w:rsidRPr="00EB4CFE">
        <w:rPr>
          <w:rStyle w:val="affff8"/>
          <w:rtl/>
        </w:rPr>
        <w:t xml:space="preserve"> [שיייבמו]</w:t>
      </w:r>
      <w:r>
        <w:rPr>
          <w:rFonts w:hint="cs"/>
          <w:rtl/>
        </w:rPr>
        <w:t>!</w:t>
      </w:r>
    </w:p>
    <w:p w14:paraId="60A669C3" w14:textId="501DB425" w:rsidR="00D453B1" w:rsidRDefault="00DD5B59" w:rsidP="00D453B1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 xml:space="preserve">לא רצה </w:t>
      </w:r>
      <w:r w:rsidRPr="00EB4CFE">
        <w:rPr>
          <w:rStyle w:val="affff8"/>
          <w:rtl/>
        </w:rPr>
        <w:t>[</w:t>
      </w:r>
      <w:r w:rsidR="00B433C9" w:rsidRPr="00EB4CFE">
        <w:rPr>
          <w:rStyle w:val="affff8"/>
          <w:rFonts w:hint="eastAsia"/>
          <w:rtl/>
        </w:rPr>
        <w:t>לחלוץ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ולייבם</w:t>
      </w:r>
      <w:r w:rsidRPr="00EB4CFE">
        <w:rPr>
          <w:rStyle w:val="affff8"/>
          <w:rtl/>
        </w:rPr>
        <w:t>]</w:t>
      </w:r>
      <w:r>
        <w:rPr>
          <w:rFonts w:ascii="FontbitDavid" w:hAnsi="FontbitDavid" w:hint="cs"/>
          <w:sz w:val="32"/>
          <w:rtl/>
        </w:rPr>
        <w:t>..'</w:t>
      </w:r>
      <w:r w:rsidR="00B433C9">
        <w:rPr>
          <w:rFonts w:ascii="FontbitDavid" w:hAnsi="FontbitDavid" w:hint="cs"/>
          <w:sz w:val="32"/>
          <w:rtl/>
        </w:rPr>
        <w:t xml:space="preserve"> </w:t>
      </w:r>
    </w:p>
    <w:p w14:paraId="72D8FA72" w14:textId="07A10BB8" w:rsidR="00B433C9" w:rsidRDefault="00D453B1" w:rsidP="00EB4CFE">
      <w:pPr>
        <w:pStyle w:val="affff7"/>
        <w:rPr>
          <w:rtl/>
        </w:rPr>
      </w:pPr>
      <w:r w:rsidRPr="00EB4CFE">
        <w:rPr>
          <w:rStyle w:val="affff5"/>
          <w:rFonts w:hint="eastAsia"/>
          <w:rtl/>
        </w:rPr>
        <w:t>וסיפא</w:t>
      </w:r>
      <w:r w:rsidRPr="00EB4CFE">
        <w:rPr>
          <w:rStyle w:val="affff5"/>
          <w:rtl/>
        </w:rPr>
        <w:t>:</w:t>
      </w:r>
      <w:r>
        <w:rPr>
          <w:rFonts w:hint="cs"/>
          <w:rtl/>
        </w:rPr>
        <w:t xml:space="preserve"> '</w:t>
      </w:r>
      <w:r w:rsidR="00B433C9" w:rsidRPr="00C35A2C">
        <w:rPr>
          <w:rtl/>
        </w:rPr>
        <w:t xml:space="preserve">לא רצו </w:t>
      </w:r>
      <w:r w:rsidRPr="00EB4CFE">
        <w:rPr>
          <w:rStyle w:val="affff8"/>
          <w:rtl/>
        </w:rPr>
        <w:t>[</w:t>
      </w:r>
      <w:r w:rsidR="00B433C9" w:rsidRPr="00EB4CFE">
        <w:rPr>
          <w:rStyle w:val="affff8"/>
          <w:rtl/>
        </w:rPr>
        <w:t>לחלוץ ולייבם</w:t>
      </w:r>
      <w:r w:rsidRPr="00EB4CFE">
        <w:rPr>
          <w:rStyle w:val="affff8"/>
          <w:rtl/>
        </w:rPr>
        <w:t>]</w:t>
      </w:r>
      <w:r w:rsidR="00B433C9" w:rsidRPr="00C35A2C">
        <w:rPr>
          <w:rFonts w:hint="cs"/>
          <w:rtl/>
        </w:rPr>
        <w:t xml:space="preserve"> חוזרים אצל גדול</w:t>
      </w:r>
      <w:r>
        <w:rPr>
          <w:rFonts w:hint="cs"/>
          <w:rtl/>
        </w:rPr>
        <w:t>'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B433C9" w:rsidRPr="00C35A2C">
        <w:rPr>
          <w:rFonts w:hint="cs"/>
          <w:rtl/>
        </w:rPr>
        <w:t xml:space="preserve"> ל</w:t>
      </w:r>
      <w:r w:rsidR="00444C97">
        <w:rPr>
          <w:rFonts w:hint="cs"/>
          <w:rtl/>
        </w:rPr>
        <w:t>כופו</w:t>
      </w:r>
      <w:r>
        <w:rPr>
          <w:rFonts w:hint="cs"/>
          <w:rtl/>
        </w:rPr>
        <w:t>, דמצוה דידיה.</w:t>
      </w:r>
    </w:p>
    <w:p w14:paraId="341619AE" w14:textId="25A86B3E" w:rsidR="00D453B1" w:rsidRDefault="00D453B1" w:rsidP="00B55EDF">
      <w:pPr>
        <w:rPr>
          <w:rtl/>
        </w:rPr>
      </w:pPr>
      <w:r>
        <w:rPr>
          <w:rStyle w:val="affff5"/>
          <w:rFonts w:hint="cs"/>
          <w:rtl/>
        </w:rPr>
        <w:t>ומוכיח דחליצת גדול</w:t>
      </w:r>
      <w:r w:rsidR="00B433C9" w:rsidRPr="00C20CF6">
        <w:rPr>
          <w:rStyle w:val="affff5"/>
          <w:rtl/>
        </w:rPr>
        <w:t>:</w:t>
      </w:r>
      <w:r w:rsidR="00B433C9" w:rsidRPr="00C35A2C">
        <w:rPr>
          <w:rtl/>
        </w:rPr>
        <w:t xml:space="preserve"> תלה בקטן שיגדיל אין שומעין</w:t>
      </w:r>
      <w:r>
        <w:rPr>
          <w:rFonts w:hint="cs"/>
          <w:rtl/>
        </w:rPr>
        <w:t>!</w:t>
      </w:r>
      <w:r w:rsidRPr="00EB4CFE">
        <w:rPr>
          <w:rStyle w:val="affff8"/>
          <w:rtl/>
        </w:rPr>
        <w:t xml:space="preserve"> ושמא יייבם</w:t>
      </w:r>
    </w:p>
    <w:p w14:paraId="0C72210C" w14:textId="5E024FAC" w:rsidR="00B433C9" w:rsidRPr="00C35A2C" w:rsidRDefault="00B433C9" w:rsidP="00D453B1">
      <w:pPr>
        <w:rPr>
          <w:rFonts w:ascii="FontbitDavid" w:hAnsi="FontbitDavid"/>
          <w:sz w:val="32"/>
          <w:rtl/>
        </w:rPr>
      </w:pPr>
      <w:r w:rsidRPr="00AC7749">
        <w:rPr>
          <w:spacing w:val="-4"/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>שהויי מצוה לא משהינן.</w:t>
      </w:r>
    </w:p>
    <w:p w14:paraId="116A77E5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לט:</w:t>
      </w:r>
    </w:p>
    <w:p w14:paraId="27AFC136" w14:textId="2F74B299" w:rsidR="00D453B1" w:rsidRDefault="00D453B1" w:rsidP="00D453B1">
      <w:pPr>
        <w:rPr>
          <w:rStyle w:val="affff5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C20CF6">
        <w:rPr>
          <w:rStyle w:val="affff5"/>
          <w:rtl/>
        </w:rPr>
        <w:t>א</w:t>
      </w:r>
      <w:r>
        <w:rPr>
          <w:rStyle w:val="affff5"/>
          <w:rFonts w:hint="cs"/>
          <w:rtl/>
        </w:rPr>
        <w:t>"</w:t>
      </w:r>
      <w:r w:rsidR="00B433C9" w:rsidRPr="00C20CF6">
        <w:rPr>
          <w:rStyle w:val="affff5"/>
          <w:rtl/>
        </w:rPr>
        <w:t>ד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EB4CFE">
        <w:rPr>
          <w:rStyle w:val="affff5"/>
          <w:rFonts w:hint="eastAsia"/>
          <w:rtl/>
        </w:rPr>
        <w:t>ל</w:t>
      </w:r>
      <w:r w:rsidR="00B433C9" w:rsidRPr="00EB4CFE">
        <w:rPr>
          <w:rStyle w:val="affff5"/>
          <w:rtl/>
        </w:rPr>
        <w:t>כו"</w:t>
      </w:r>
      <w:r w:rsidR="00B433C9" w:rsidRPr="00EB4CFE">
        <w:rPr>
          <w:rStyle w:val="affff5"/>
          <w:rFonts w:hint="eastAsia"/>
          <w:rtl/>
        </w:rPr>
        <w:t>ע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ביאת קטן עדיפא, </w:t>
      </w:r>
      <w:r w:rsidR="00B433C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חליצת קטן </w:t>
      </w:r>
      <w:r w:rsidRPr="00D1637C">
        <w:rPr>
          <w:rFonts w:ascii="FontbitDavid" w:hAnsi="FontbitDavid" w:cs="PFT_Frank" w:hint="cs"/>
          <w:b/>
          <w:bCs/>
          <w:spacing w:val="-2"/>
          <w:sz w:val="32"/>
          <w:szCs w:val="14"/>
          <w:rtl/>
        </w:rPr>
        <w:t>או</w:t>
      </w:r>
      <w:r w:rsidR="00B433C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גדול</w:t>
      </w:r>
      <w:r w:rsidR="00B433C9" w:rsidRPr="00AC7749">
        <w:rPr>
          <w:rFonts w:ascii="FontbitDavid" w:hAnsi="FontbitDavid"/>
          <w:spacing w:val="-2"/>
          <w:sz w:val="32"/>
          <w:rtl/>
        </w:rPr>
        <w:t xml:space="preserve"> </w:t>
      </w:r>
      <w:r w:rsidR="00B433C9" w:rsidRPr="00EB4CFE">
        <w:rPr>
          <w:rStyle w:val="affff5"/>
          <w:rtl/>
        </w:rPr>
        <w:t>ר</w:t>
      </w:r>
      <w:r w:rsidR="00B433C9" w:rsidRPr="00EB4CFE">
        <w:rPr>
          <w:rStyle w:val="affff5"/>
          <w:rFonts w:hint="eastAsia"/>
          <w:rtl/>
        </w:rPr>
        <w:t>י</w:t>
      </w:r>
      <w:r w:rsidR="00F56A7A" w:rsidRPr="00EB4CFE">
        <w:rPr>
          <w:rStyle w:val="affff5"/>
          <w:rtl/>
        </w:rPr>
        <w:t>"</w:t>
      </w:r>
      <w:r w:rsidR="00B433C9" w:rsidRPr="00EB4CFE">
        <w:rPr>
          <w:rStyle w:val="affff5"/>
          <w:rFonts w:hint="eastAsia"/>
          <w:rtl/>
        </w:rPr>
        <w:t>ו</w:t>
      </w:r>
      <w:r w:rsidR="00B433C9" w:rsidRPr="00EB4CFE">
        <w:rPr>
          <w:rStyle w:val="affff5"/>
          <w:rtl/>
        </w:rPr>
        <w:t xml:space="preserve"> </w:t>
      </w:r>
      <w:r w:rsidR="00B433C9" w:rsidRPr="00EB4CFE">
        <w:rPr>
          <w:rStyle w:val="affff5"/>
          <w:rFonts w:hint="eastAsia"/>
          <w:rtl/>
        </w:rPr>
        <w:t>וריב</w:t>
      </w:r>
      <w:r w:rsidR="00B433C9" w:rsidRPr="00EB4CFE">
        <w:rPr>
          <w:rStyle w:val="affff5"/>
          <w:rtl/>
        </w:rPr>
        <w:t>''ל</w:t>
      </w:r>
      <w:r>
        <w:rPr>
          <w:rStyle w:val="affff5"/>
          <w:rFonts w:hint="cs"/>
          <w:rtl/>
        </w:rPr>
        <w:t>:</w:t>
      </w:r>
    </w:p>
    <w:p w14:paraId="717E2E65" w14:textId="201B17A1" w:rsidR="00B433C9" w:rsidRDefault="00D453B1" w:rsidP="00D453B1">
      <w:pPr>
        <w:rPr>
          <w:rtl/>
        </w:rPr>
      </w:pPr>
      <w:r w:rsidRPr="00EB4CFE">
        <w:rPr>
          <w:rStyle w:val="affff5"/>
          <w:rFonts w:hint="eastAsia"/>
          <w:rtl/>
        </w:rPr>
        <w:t>חד</w:t>
      </w:r>
      <w:r w:rsidRPr="00EB4CFE">
        <w:rPr>
          <w:rStyle w:val="affff5"/>
          <w:rtl/>
        </w:rPr>
        <w:t>:</w:t>
      </w:r>
      <w:r w:rsidR="00B433C9" w:rsidRPr="00AC7749">
        <w:rPr>
          <w:rFonts w:ascii="FontbitDavid" w:hAnsi="FontbitDavid" w:hint="cs"/>
          <w:spacing w:val="-2"/>
          <w:sz w:val="32"/>
          <w:rtl/>
        </w:rPr>
        <w:t xml:space="preserve"> גדול עדיפא</w:t>
      </w:r>
      <w:r>
        <w:rPr>
          <w:rFonts w:hint="cs"/>
          <w:rtl/>
        </w:rPr>
        <w:t xml:space="preserve"> -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'</w:t>
      </w:r>
      <w:r w:rsidR="00B433C9">
        <w:rPr>
          <w:rFonts w:hint="cs"/>
          <w:rtl/>
        </w:rPr>
        <w:t>מ</w:t>
      </w:r>
      <w:r w:rsidR="00B433C9" w:rsidRPr="00C35A2C">
        <w:rPr>
          <w:rtl/>
        </w:rPr>
        <w:t>צוה בגדול</w:t>
      </w:r>
      <w:r>
        <w:rPr>
          <w:rFonts w:hint="cs"/>
          <w:rtl/>
        </w:rPr>
        <w:t>'</w:t>
      </w:r>
      <w:r w:rsidR="00B433C9" w:rsidRPr="00C35A2C">
        <w:rPr>
          <w:rtl/>
        </w:rPr>
        <w:t>,</w:t>
      </w:r>
    </w:p>
    <w:p w14:paraId="10C6CD0F" w14:textId="63BA25BE" w:rsidR="00B433C9" w:rsidRPr="00C35A2C" w:rsidRDefault="00D453B1" w:rsidP="00B55EDF">
      <w:pPr>
        <w:rPr>
          <w:rtl/>
        </w:rPr>
      </w:pPr>
      <w:r>
        <w:rPr>
          <w:rStyle w:val="affff5"/>
          <w:rFonts w:hint="cs"/>
          <w:rtl/>
        </w:rPr>
        <w:lastRenderedPageBreak/>
        <w:t>חד:</w:t>
      </w:r>
      <w:r w:rsidR="00B433C9" w:rsidRPr="00C20CF6">
        <w:rPr>
          <w:rStyle w:val="affff5"/>
          <w:rtl/>
        </w:rPr>
        <w:t xml:space="preserve"> </w:t>
      </w:r>
      <w:r w:rsidRPr="00C35A2C">
        <w:rPr>
          <w:rtl/>
        </w:rPr>
        <w:t xml:space="preserve">כהדדי </w:t>
      </w:r>
      <w:r>
        <w:rPr>
          <w:rtl/>
        </w:rPr>
        <w:t>הן</w:t>
      </w:r>
      <w:r w:rsidRPr="00C35A2C">
        <w:rPr>
          <w:rtl/>
        </w:rPr>
        <w:t xml:space="preserve"> </w:t>
      </w:r>
      <w:r>
        <w:rPr>
          <w:rFonts w:hint="cs"/>
          <w:rtl/>
        </w:rPr>
        <w:t>- ד'</w:t>
      </w:r>
      <w:r w:rsidR="00B433C9" w:rsidRPr="00C35A2C">
        <w:rPr>
          <w:rtl/>
        </w:rPr>
        <w:t>מצוה בגדול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 xml:space="preserve">הוא </w:t>
      </w:r>
      <w:r w:rsidR="00B433C9">
        <w:rPr>
          <w:rFonts w:hint="cs"/>
          <w:rtl/>
        </w:rPr>
        <w:t xml:space="preserve">רק </w:t>
      </w:r>
      <w:r w:rsidR="00B433C9" w:rsidRPr="00C35A2C">
        <w:rPr>
          <w:rFonts w:hint="cs"/>
          <w:rtl/>
        </w:rPr>
        <w:t>ל</w:t>
      </w:r>
      <w:r w:rsidR="00B433C9" w:rsidRPr="00C35A2C">
        <w:rPr>
          <w:rtl/>
        </w:rPr>
        <w:t>ענין יבום.</w:t>
      </w:r>
    </w:p>
    <w:p w14:paraId="35B56F5F" w14:textId="670D9050" w:rsidR="00B433C9" w:rsidRDefault="00B433C9" w:rsidP="00B55EDF">
      <w:pPr>
        <w:rPr>
          <w:rtl/>
        </w:rPr>
      </w:pPr>
      <w:r w:rsidRPr="00C20CF6">
        <w:rPr>
          <w:rStyle w:val="affff5"/>
          <w:rFonts w:hint="cs"/>
          <w:rtl/>
        </w:rPr>
        <w:t>ו</w:t>
      </w:r>
      <w:r w:rsidR="00D453B1">
        <w:rPr>
          <w:rStyle w:val="affff5"/>
          <w:rFonts w:hint="cs"/>
          <w:rtl/>
        </w:rPr>
        <w:t>מוכיח דחליצת גדול</w:t>
      </w:r>
      <w:r w:rsidRPr="00C20CF6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D453B1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לא רצו</w:t>
      </w:r>
      <w:r w:rsidR="00D453B1">
        <w:rPr>
          <w:rFonts w:ascii="FontbitDavid" w:hAnsi="FontbitDavid" w:hint="cs"/>
          <w:sz w:val="32"/>
          <w:rtl/>
        </w:rPr>
        <w:t xml:space="preserve"> </w:t>
      </w:r>
      <w:r w:rsidR="00D453B1" w:rsidRPr="00EB4CFE">
        <w:rPr>
          <w:rStyle w:val="affff8"/>
          <w:rtl/>
        </w:rPr>
        <w:t>[לייבם]</w:t>
      </w:r>
      <w:r w:rsidRPr="00C35A2C">
        <w:rPr>
          <w:rFonts w:ascii="FontbitDavid" w:hAnsi="FontbitDavid"/>
          <w:sz w:val="32"/>
          <w:rtl/>
        </w:rPr>
        <w:t xml:space="preserve"> חוזרי</w:t>
      </w:r>
      <w:r w:rsidR="00D453B1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/>
          <w:sz w:val="32"/>
          <w:rtl/>
        </w:rPr>
        <w:t xml:space="preserve"> אצל גדול</w:t>
      </w:r>
      <w:r w:rsidR="00D453B1">
        <w:rPr>
          <w:rFonts w:ascii="FontbitDavid" w:hAnsi="FontbitDavid" w:hint="cs"/>
          <w:sz w:val="32"/>
          <w:rtl/>
        </w:rPr>
        <w:t xml:space="preserve">' </w:t>
      </w:r>
      <w:r w:rsidR="00D453B1" w:rsidRPr="00EB4CFE">
        <w:rPr>
          <w:rStyle w:val="affff8"/>
          <w:rtl/>
        </w:rPr>
        <w:t>[שיחלוץ]</w:t>
      </w:r>
      <w:r w:rsidR="00D453B1">
        <w:rPr>
          <w:rFonts w:ascii="FontbitDavid" w:hAnsi="FontbitDavid" w:hint="cs"/>
          <w:sz w:val="32"/>
          <w:rtl/>
        </w:rPr>
        <w:t>!</w:t>
      </w:r>
      <w:r>
        <w:rPr>
          <w:rFonts w:ascii="FontbitDavid" w:hAnsi="FontbitDavid" w:hint="cs"/>
          <w:sz w:val="32"/>
          <w:rtl/>
        </w:rPr>
        <w:t xml:space="preserve"> </w:t>
      </w:r>
    </w:p>
    <w:p w14:paraId="4716E88E" w14:textId="2A76B297" w:rsidR="00B433C9" w:rsidRPr="00C35A2C" w:rsidRDefault="00D453B1" w:rsidP="00D453B1">
      <w:pPr>
        <w:ind w:hanging="56"/>
        <w:rPr>
          <w:rFonts w:ascii="FontbitDavid" w:hAnsi="FontbitDavid"/>
          <w:sz w:val="32"/>
          <w:rtl/>
        </w:rPr>
      </w:pPr>
      <w:r>
        <w:rPr>
          <w:rFonts w:ascii="FontbitDavid" w:hAnsi="FontbitDavid"/>
          <w:sz w:val="32"/>
          <w:rtl/>
        </w:rPr>
        <w:tab/>
      </w:r>
      <w:r w:rsidR="00B433C9">
        <w:rPr>
          <w:rFonts w:hint="cs"/>
          <w:rtl/>
        </w:rPr>
        <w:t>-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לא רצו </w:t>
      </w:r>
      <w:r w:rsidRPr="00EB4CFE">
        <w:rPr>
          <w:rStyle w:val="affff8"/>
          <w:rtl/>
        </w:rPr>
        <w:t>[</w:t>
      </w:r>
      <w:r w:rsidR="00B433C9" w:rsidRPr="00EB4CFE">
        <w:rPr>
          <w:rStyle w:val="affff8"/>
          <w:rtl/>
        </w:rPr>
        <w:t>לחלוץ ולייבם</w:t>
      </w:r>
      <w:r w:rsidRPr="00EB4CFE">
        <w:rPr>
          <w:rStyle w:val="affff8"/>
          <w:rtl/>
        </w:rPr>
        <w:t>]</w:t>
      </w:r>
      <w:r>
        <w:rPr>
          <w:rStyle w:val="affff8"/>
          <w:rFonts w:hint="cs"/>
          <w:rtl/>
        </w:rPr>
        <w:t>..'</w:t>
      </w:r>
      <w:r w:rsidR="00B433C9">
        <w:rPr>
          <w:rFonts w:hint="cs"/>
          <w:rtl/>
        </w:rPr>
        <w:t xml:space="preserve"> </w:t>
      </w:r>
      <w:r>
        <w:rPr>
          <w:rStyle w:val="affff8"/>
          <w:rFonts w:hint="cs"/>
          <w:rtl/>
        </w:rPr>
        <w:t>ו'חו</w:t>
      </w:r>
      <w:r w:rsidR="00B433C9" w:rsidRPr="00EB4CFE">
        <w:rPr>
          <w:rStyle w:val="affff8"/>
          <w:rFonts w:hint="eastAsia"/>
          <w:rtl/>
        </w:rPr>
        <w:t>זרין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אצל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גדול</w:t>
      </w:r>
      <w:r w:rsidRPr="00EB4CFE">
        <w:rPr>
          <w:rStyle w:val="affff8"/>
          <w:rtl/>
        </w:rPr>
        <w:t>'</w:t>
      </w:r>
      <w:r w:rsidR="00B433C9" w:rsidRPr="00EB4CFE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- לכופו,</w:t>
      </w:r>
      <w:r w:rsidR="00B433C9" w:rsidRPr="00EB4CFE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ש</w:t>
      </w:r>
      <w:r w:rsidR="00B433C9" w:rsidRPr="00EB4CFE">
        <w:rPr>
          <w:rStyle w:val="affff8"/>
          <w:rFonts w:hint="eastAsia"/>
          <w:rtl/>
        </w:rPr>
        <w:t>המצו</w:t>
      </w:r>
      <w:r w:rsidRPr="00D453B1">
        <w:rPr>
          <w:rStyle w:val="affff8"/>
          <w:rFonts w:hint="cs"/>
          <w:rtl/>
        </w:rPr>
        <w:t>ה</w:t>
      </w:r>
      <w:r w:rsidR="00B433C9" w:rsidRPr="00EB4CFE">
        <w:rPr>
          <w:rStyle w:val="affff8"/>
          <w:rtl/>
        </w:rPr>
        <w:t xml:space="preserve"> </w:t>
      </w:r>
      <w:r w:rsidR="00B433C9" w:rsidRPr="00A07384">
        <w:rPr>
          <w:rStyle w:val="affff8"/>
          <w:rFonts w:cs="PFT_Frank" w:hint="eastAsia"/>
          <w:b/>
          <w:bCs/>
          <w:szCs w:val="10"/>
          <w:rtl/>
        </w:rPr>
        <w:t>עליו</w:t>
      </w:r>
      <w:r>
        <w:rPr>
          <w:rStyle w:val="affff8"/>
          <w:rFonts w:hint="cs"/>
          <w:rtl/>
        </w:rPr>
        <w:t>.</w:t>
      </w:r>
    </w:p>
    <w:p w14:paraId="54E47929" w14:textId="27BA20D0" w:rsidR="00B433C9" w:rsidRPr="00C35A2C" w:rsidRDefault="00D453B1" w:rsidP="007C50EB">
      <w:pPr>
        <w:rPr>
          <w:rtl/>
        </w:rPr>
      </w:pPr>
      <w:r w:rsidRPr="00EB4CFE">
        <w:rPr>
          <w:rStyle w:val="affff5"/>
          <w:rFonts w:hint="eastAsia"/>
          <w:rtl/>
        </w:rPr>
        <w:t>ומוכיח</w:t>
      </w:r>
      <w:r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דכהדדי</w:t>
      </w:r>
      <w:r w:rsidRPr="00EB4CF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תלה בגדול ממדה</w:t>
      </w:r>
      <w:r>
        <w:rPr>
          <w:rFonts w:ascii="FontbitDavid" w:hAnsi="FontbitDavid" w:hint="cs"/>
          <w:sz w:val="32"/>
          <w:rtl/>
        </w:rPr>
        <w:t>"</w:t>
      </w:r>
      <w:r w:rsidR="00B433C9" w:rsidRPr="00C35A2C">
        <w:rPr>
          <w:rFonts w:ascii="FontbitDavid" w:hAnsi="FontbitDavid"/>
          <w:sz w:val="32"/>
          <w:rtl/>
        </w:rPr>
        <w:t>י אין שומעין</w:t>
      </w:r>
      <w:r>
        <w:rPr>
          <w:rFonts w:hint="cs"/>
          <w:rtl/>
        </w:rPr>
        <w:t>!</w:t>
      </w:r>
      <w:r w:rsidRPr="00EB4CFE">
        <w:rPr>
          <w:rStyle w:val="affff8"/>
          <w:rtl/>
        </w:rPr>
        <w:t xml:space="preserve"> ושמא יחלוץ</w:t>
      </w:r>
    </w:p>
    <w:p w14:paraId="5A5DC4BF" w14:textId="7F46E733" w:rsidR="005B5BCA" w:rsidRPr="00C35A2C" w:rsidRDefault="005B5BCA" w:rsidP="00CF5119">
      <w:pPr>
        <w:rPr>
          <w:rFonts w:ascii="FontbitDavid" w:hAnsi="FontbitDavid"/>
          <w:sz w:val="32"/>
          <w:rtl/>
        </w:rPr>
      </w:pPr>
      <w:r w:rsidRPr="00AC7749">
        <w:rPr>
          <w:spacing w:val="-4"/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>שהויי מצוה לא משהינן</w:t>
      </w:r>
      <w:r>
        <w:rPr>
          <w:rFonts w:ascii="FontbitDavid" w:hAnsi="FontbitDavid" w:hint="cs"/>
          <w:sz w:val="32"/>
          <w:rtl/>
        </w:rPr>
        <w:t xml:space="preserve"> </w:t>
      </w:r>
      <w:r w:rsidRPr="00EB4CFE">
        <w:rPr>
          <w:rStyle w:val="affff8"/>
          <w:rFonts w:hint="eastAsia"/>
          <w:rtl/>
        </w:rPr>
        <w:t>ובזה</w:t>
      </w:r>
      <w:r w:rsidRPr="00EB4CFE">
        <w:rPr>
          <w:rStyle w:val="affff8"/>
          <w:rtl/>
        </w:rPr>
        <w:t xml:space="preserve"> יובן גם למה לא ממתין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ליבום</w:t>
      </w:r>
      <w:r w:rsidRPr="00EB4CFE">
        <w:rPr>
          <w:rStyle w:val="affff8"/>
          <w:rtl/>
        </w:rPr>
        <w:t xml:space="preserve"> דקטן.</w:t>
      </w:r>
    </w:p>
    <w:p w14:paraId="0BD9B49D" w14:textId="725AE1BA" w:rsidR="005B5BCA" w:rsidRPr="00EB4CFE" w:rsidRDefault="005B5BCA" w:rsidP="00615A60">
      <w:pPr>
        <w:pStyle w:val="affff2"/>
        <w:rPr>
          <w:rtl/>
        </w:rPr>
      </w:pPr>
      <w:bookmarkStart w:id="382" w:name="_Toc119172761"/>
      <w:bookmarkStart w:id="383" w:name="_Toc119229849"/>
      <w:r w:rsidRPr="00EB4CFE">
        <w:rPr>
          <w:rFonts w:hint="eastAsia"/>
          <w:rtl/>
        </w:rPr>
        <w:t>מצות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יבום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וחליצה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מי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קודמת</w:t>
      </w:r>
      <w:bookmarkEnd w:id="382"/>
      <w:bookmarkEnd w:id="383"/>
    </w:p>
    <w:p w14:paraId="47A75115" w14:textId="3B8C034D" w:rsidR="005B5BCA" w:rsidRPr="00062827" w:rsidRDefault="00D46B6D" w:rsidP="00B55EDF">
      <w:pPr>
        <w:rPr>
          <w:rFonts w:ascii="FontbitDavid" w:hAnsi="FontbitDavid"/>
          <w:spacing w:val="-2"/>
          <w:sz w:val="32"/>
          <w:rtl/>
        </w:rPr>
      </w:pPr>
      <w:r w:rsidRPr="00062827">
        <w:rPr>
          <w:rStyle w:val="affff5"/>
          <w:rFonts w:hint="cs"/>
          <w:rtl/>
        </w:rPr>
        <w:t xml:space="preserve">א. </w:t>
      </w:r>
      <w:r w:rsidR="00B433C9" w:rsidRPr="00062827">
        <w:rPr>
          <w:rStyle w:val="affff5"/>
          <w:rtl/>
        </w:rPr>
        <w:t>תנן התם:</w:t>
      </w:r>
      <w:r w:rsidR="00B433C9" w:rsidRPr="00062827">
        <w:rPr>
          <w:rFonts w:ascii="FontbitDavid" w:hAnsi="FontbitDavid"/>
          <w:spacing w:val="-2"/>
          <w:sz w:val="32"/>
          <w:rtl/>
        </w:rPr>
        <w:t xml:space="preserve"> מצות </w:t>
      </w:r>
      <w:r w:rsidR="00B433C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יבום</w:t>
      </w:r>
      <w:r w:rsidR="00B433C9" w:rsidRPr="00062827">
        <w:rPr>
          <w:rFonts w:ascii="FontbitDavid" w:hAnsi="FontbitDavid"/>
          <w:spacing w:val="-2"/>
          <w:sz w:val="32"/>
          <w:rtl/>
        </w:rPr>
        <w:t xml:space="preserve"> קודמת - בראשונה ש</w:t>
      </w:r>
      <w:r w:rsidR="005B5BCA" w:rsidRPr="00062827">
        <w:rPr>
          <w:rFonts w:ascii="FontbitDavid" w:hAnsi="FontbitDavid" w:hint="cs"/>
          <w:spacing w:val="-2"/>
          <w:sz w:val="32"/>
          <w:rtl/>
        </w:rPr>
        <w:t xml:space="preserve">היו </w:t>
      </w:r>
      <w:r w:rsidR="00B433C9" w:rsidRPr="00062827">
        <w:rPr>
          <w:rFonts w:ascii="FontbitDavid" w:hAnsi="FontbitDavid"/>
          <w:spacing w:val="-2"/>
          <w:sz w:val="32"/>
          <w:rtl/>
        </w:rPr>
        <w:t>מכו</w:t>
      </w:r>
      <w:r w:rsidR="005B5BCA" w:rsidRPr="00062827">
        <w:rPr>
          <w:rFonts w:ascii="FontbitDavid" w:hAnsi="FontbitDavid" w:hint="cs"/>
          <w:spacing w:val="-2"/>
          <w:sz w:val="32"/>
          <w:rtl/>
        </w:rPr>
        <w:t>ו</w:t>
      </w:r>
      <w:r w:rsidR="00B433C9" w:rsidRPr="00062827">
        <w:rPr>
          <w:rFonts w:ascii="FontbitDavid" w:hAnsi="FontbitDavid"/>
          <w:spacing w:val="-2"/>
          <w:sz w:val="32"/>
          <w:rtl/>
        </w:rPr>
        <w:t>נין למצוה,</w:t>
      </w:r>
    </w:p>
    <w:p w14:paraId="6149E72C" w14:textId="749B5EEF" w:rsidR="00B433C9" w:rsidRPr="00C35A2C" w:rsidRDefault="00B433C9" w:rsidP="009454E1">
      <w:pPr>
        <w:ind w:left="452" w:firstLine="113"/>
        <w:rPr>
          <w:rtl/>
        </w:rPr>
      </w:pPr>
      <w:r w:rsidRPr="00C35A2C">
        <w:rPr>
          <w:rtl/>
        </w:rPr>
        <w:t xml:space="preserve">עכשיו שאין מכוונין </w:t>
      </w:r>
      <w:r w:rsidRPr="00C20CF6">
        <w:rPr>
          <w:rStyle w:val="affff5"/>
          <w:rtl/>
        </w:rPr>
        <w:t>אמרו</w:t>
      </w:r>
      <w:r w:rsidRPr="00C35A2C">
        <w:rPr>
          <w:rtl/>
        </w:rPr>
        <w:t xml:space="preserve"> מצות </w:t>
      </w:r>
      <w:r w:rsidRPr="00D1637C">
        <w:rPr>
          <w:rFonts w:cs="PFT_Frank"/>
          <w:b/>
          <w:bCs/>
          <w:szCs w:val="14"/>
          <w:rtl/>
        </w:rPr>
        <w:t>חליצה</w:t>
      </w:r>
      <w:r w:rsidRPr="00C35A2C">
        <w:rPr>
          <w:rtl/>
        </w:rPr>
        <w:t xml:space="preserve"> קודמת.</w:t>
      </w:r>
    </w:p>
    <w:p w14:paraId="6B367D44" w14:textId="0EAAF758" w:rsidR="00B433C9" w:rsidRPr="00C415C0" w:rsidRDefault="00B433C9" w:rsidP="00B55EDF">
      <w:pPr>
        <w:rPr>
          <w:rtl/>
        </w:rPr>
      </w:pPr>
      <w:r w:rsidRPr="00C20CF6">
        <w:rPr>
          <w:rStyle w:val="affff5"/>
          <w:rtl/>
        </w:rPr>
        <w:t xml:space="preserve">רב: </w:t>
      </w:r>
      <w:r w:rsidRPr="00C20CF6">
        <w:rPr>
          <w:rFonts w:ascii="FontbitDavid" w:hAnsi="FontbitDavid"/>
          <w:sz w:val="32"/>
          <w:rtl/>
        </w:rPr>
        <w:t>אין כופין</w:t>
      </w:r>
      <w:r w:rsidR="005B5BCA" w:rsidRPr="00EB4CFE">
        <w:rPr>
          <w:rStyle w:val="affff8"/>
          <w:rtl/>
        </w:rPr>
        <w:t xml:space="preserve"> לחלוץ</w:t>
      </w:r>
      <w:r w:rsidR="005B5BCA" w:rsidRPr="000B65ED">
        <w:rPr>
          <w:rStyle w:val="affff8"/>
          <w:rFonts w:hint="cs"/>
          <w:rtl/>
        </w:rPr>
        <w:t xml:space="preserve"> בזמנינו</w:t>
      </w:r>
      <w:r w:rsidR="005B5BCA">
        <w:rPr>
          <w:rStyle w:val="affff8"/>
          <w:rFonts w:hint="cs"/>
          <w:rtl/>
        </w:rPr>
        <w:t>,</w:t>
      </w:r>
      <w:r w:rsidR="005B5BCA" w:rsidRPr="00EB4CFE">
        <w:rPr>
          <w:rStyle w:val="affff8"/>
          <w:rtl/>
        </w:rPr>
        <w:t xml:space="preserve"> אם מעונין לייב</w:t>
      </w:r>
      <w:r w:rsidR="005B5BCA" w:rsidRPr="00EB4CFE">
        <w:rPr>
          <w:rStyle w:val="affff8"/>
          <w:rFonts w:hint="eastAsia"/>
          <w:rtl/>
        </w:rPr>
        <w:t>ם</w:t>
      </w:r>
      <w:r w:rsidR="005B5BCA" w:rsidRPr="00EB4CFE">
        <w:rPr>
          <w:rStyle w:val="affff8"/>
          <w:rtl/>
        </w:rPr>
        <w:t>.</w:t>
      </w:r>
    </w:p>
    <w:p w14:paraId="4282F7D9" w14:textId="7F5C79AD" w:rsidR="00D46B6D" w:rsidRDefault="00B433C9" w:rsidP="00B55EDF">
      <w:pPr>
        <w:rPr>
          <w:rFonts w:ascii="FontbitDavid" w:hAnsi="FontbitDavid"/>
          <w:sz w:val="32"/>
          <w:rtl/>
        </w:rPr>
      </w:pPr>
      <w:r w:rsidRPr="00C20CF6">
        <w:rPr>
          <w:rStyle w:val="affff5"/>
          <w:rtl/>
        </w:rPr>
        <w:t>ואף ר"</w:t>
      </w:r>
      <w:r w:rsidRPr="00C20CF6">
        <w:rPr>
          <w:rStyle w:val="affff5"/>
          <w:rFonts w:hint="cs"/>
          <w:rtl/>
        </w:rPr>
        <w:t>י</w:t>
      </w:r>
      <w:r w:rsidRPr="00C20CF6">
        <w:rPr>
          <w:rStyle w:val="affff5"/>
          <w:rtl/>
        </w:rPr>
        <w:t>:</w:t>
      </w:r>
      <w:r>
        <w:rPr>
          <w:rFonts w:ascii="FontbitDavid" w:hAnsi="FontbitDavid"/>
          <w:sz w:val="32"/>
          <w:rtl/>
        </w:rPr>
        <w:t xml:space="preserve"> </w:t>
      </w:r>
      <w:r w:rsidR="005B5BCA" w:rsidRPr="00EB4CFE">
        <w:rPr>
          <w:rStyle w:val="affff5"/>
          <w:rFonts w:hint="eastAsia"/>
          <w:rtl/>
        </w:rPr>
        <w:t>ד</w:t>
      </w:r>
      <w:r w:rsidRPr="00C20CF6">
        <w:rPr>
          <w:rStyle w:val="affff5"/>
          <w:rFonts w:hint="cs"/>
          <w:rtl/>
        </w:rPr>
        <w:t>ה</w:t>
      </w:r>
      <w:r w:rsidRPr="00C20CF6">
        <w:rPr>
          <w:rStyle w:val="affff5"/>
          <w:rtl/>
        </w:rPr>
        <w:t>תקין</w:t>
      </w:r>
      <w:r>
        <w:rPr>
          <w:rFonts w:ascii="FontbitDavid" w:hAnsi="FontbitDavid"/>
          <w:sz w:val="32"/>
          <w:rtl/>
        </w:rPr>
        <w:t xml:space="preserve"> בגט</w:t>
      </w:r>
      <w:r w:rsidRPr="00C35A2C">
        <w:rPr>
          <w:rFonts w:ascii="FontbitDavid" w:hAnsi="FontbitDavid"/>
          <w:sz w:val="32"/>
          <w:rtl/>
        </w:rPr>
        <w:t xml:space="preserve"> חליצה: </w:t>
      </w:r>
      <w:r w:rsidR="005B5BCA">
        <w:rPr>
          <w:rFonts w:ascii="FontbitDavid" w:hAnsi="FontbitDavid" w:hint="cs"/>
          <w:sz w:val="32"/>
          <w:rtl/>
        </w:rPr>
        <w:t xml:space="preserve">...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הכרנוהו</w:t>
      </w:r>
      <w:r w:rsidRPr="00C35A2C">
        <w:rPr>
          <w:rFonts w:ascii="FontbitDavid" w:hAnsi="FontbitDavid" w:hint="cs"/>
          <w:sz w:val="32"/>
          <w:rtl/>
        </w:rPr>
        <w:t xml:space="preserve"> שאחי המת מאביו</w:t>
      </w:r>
      <w:r w:rsidR="005B5BCA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ואמר</w:t>
      </w:r>
      <w:r w:rsidR="005B5BCA">
        <w:rPr>
          <w:rFonts w:ascii="FontbitDavid" w:hAnsi="FontbitDavid" w:hint="cs"/>
          <w:sz w:val="32"/>
          <w:rtl/>
        </w:rPr>
        <w:t>נ</w:t>
      </w:r>
      <w:r w:rsidRPr="00C35A2C">
        <w:rPr>
          <w:rFonts w:ascii="FontbitDavid" w:hAnsi="FontbitDavid" w:hint="cs"/>
          <w:sz w:val="32"/>
          <w:rtl/>
        </w:rPr>
        <w:t xml:space="preserve">ו לו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אי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רצונך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לי</w:t>
      </w:r>
      <w:r w:rsidR="005B5BCA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י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בם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יבם</w:t>
      </w:r>
      <w:r w:rsidRPr="00C35A2C">
        <w:rPr>
          <w:rFonts w:ascii="FontbitDavid" w:hAnsi="FontbitDavid" w:hint="cs"/>
          <w:sz w:val="32"/>
          <w:rtl/>
        </w:rPr>
        <w:t xml:space="preserve"> וא</w:t>
      </w:r>
      <w:r w:rsidR="00D46B6D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 w:hint="cs"/>
          <w:sz w:val="32"/>
          <w:rtl/>
        </w:rPr>
        <w:t xml:space="preserve"> לא הצג </w:t>
      </w:r>
      <w:r w:rsidR="00D46B6D">
        <w:rPr>
          <w:rFonts w:ascii="FontbitDavid" w:hAnsi="FontbitDavid" w:hint="cs"/>
          <w:sz w:val="32"/>
          <w:rtl/>
        </w:rPr>
        <w:t xml:space="preserve">לה </w:t>
      </w:r>
      <w:r w:rsidRPr="00C35A2C">
        <w:rPr>
          <w:rFonts w:ascii="FontbitDavid" w:hAnsi="FontbitDavid" w:hint="cs"/>
          <w:sz w:val="32"/>
          <w:rtl/>
        </w:rPr>
        <w:t>רגל ימינך</w:t>
      </w:r>
      <w:r w:rsidR="00D46B6D">
        <w:rPr>
          <w:rFonts w:ascii="FontbitDavid" w:hAnsi="FontbitDavid" w:hint="cs"/>
          <w:sz w:val="32"/>
          <w:rtl/>
        </w:rPr>
        <w:t>...</w:t>
      </w:r>
    </w:p>
    <w:p w14:paraId="7741AC9F" w14:textId="0FB1646D" w:rsidR="00B433C9" w:rsidRPr="0090328A" w:rsidRDefault="00B433C9" w:rsidP="00EB4CFE">
      <w:pPr>
        <w:pStyle w:val="affff7"/>
        <w:jc w:val="center"/>
        <w:rPr>
          <w:rFonts w:cs="PFT_Frank"/>
          <w:b/>
          <w:bCs/>
          <w:rtl/>
        </w:rPr>
      </w:pPr>
      <w:r w:rsidRPr="0090328A">
        <w:rPr>
          <w:rFonts w:cs="PFT_Frank" w:hint="cs"/>
          <w:b/>
          <w:bCs/>
          <w:rtl/>
        </w:rPr>
        <w:t>הכרנוהו</w:t>
      </w:r>
      <w:r w:rsidR="00D46B6D">
        <w:rPr>
          <w:rFonts w:hint="cs"/>
          <w:rtl/>
        </w:rPr>
        <w:t xml:space="preserve"> </w:t>
      </w:r>
      <w:r w:rsidRPr="00C35A2C">
        <w:rPr>
          <w:rtl/>
        </w:rPr>
        <w:t xml:space="preserve">- </w:t>
      </w:r>
      <w:r w:rsidRPr="00C20CF6">
        <w:rPr>
          <w:rStyle w:val="affff5"/>
          <w:rFonts w:hint="cs"/>
          <w:rtl/>
        </w:rPr>
        <w:t>ר</w:t>
      </w:r>
      <w:r w:rsidRPr="00C20CF6">
        <w:rPr>
          <w:rStyle w:val="affff5"/>
          <w:rtl/>
        </w:rPr>
        <w:t>"</w:t>
      </w:r>
      <w:r w:rsidRPr="00C20CF6">
        <w:rPr>
          <w:rStyle w:val="affff5"/>
          <w:rFonts w:hint="cs"/>
          <w:rtl/>
        </w:rPr>
        <w:t>א ורבינא</w:t>
      </w:r>
      <w:r w:rsidRPr="00C35A2C">
        <w:rPr>
          <w:rFonts w:hint="cs"/>
          <w:rtl/>
        </w:rPr>
        <w:t xml:space="preserve"> א</w:t>
      </w:r>
      <w:r w:rsidR="00D46B6D">
        <w:rPr>
          <w:rFonts w:hint="cs"/>
          <w:rtl/>
        </w:rPr>
        <w:t>ם</w:t>
      </w:r>
      <w:r w:rsidRPr="00C35A2C">
        <w:rPr>
          <w:rFonts w:hint="cs"/>
          <w:rtl/>
        </w:rPr>
        <w:t xml:space="preserve"> בעדים </w:t>
      </w:r>
      <w:r w:rsidRPr="00A07384">
        <w:rPr>
          <w:rFonts w:cs="PFT_Frank" w:hint="eastAsia"/>
          <w:b/>
          <w:bCs/>
          <w:szCs w:val="10"/>
          <w:rtl/>
        </w:rPr>
        <w:t>או</w:t>
      </w:r>
      <w:r w:rsidRPr="00C35A2C">
        <w:rPr>
          <w:rFonts w:hint="cs"/>
          <w:rtl/>
        </w:rPr>
        <w:t xml:space="preserve"> </w:t>
      </w:r>
      <w:r w:rsidR="00AB43C5">
        <w:rPr>
          <w:rFonts w:hint="cs"/>
          <w:rtl/>
        </w:rPr>
        <w:t>אף</w:t>
      </w:r>
      <w:r w:rsidRPr="00C35A2C">
        <w:rPr>
          <w:rFonts w:hint="cs"/>
          <w:rtl/>
        </w:rPr>
        <w:t xml:space="preserve"> קרוב ואשה</w:t>
      </w:r>
      <w:r w:rsidR="00D46B6D">
        <w:rPr>
          <w:rFonts w:hint="cs"/>
          <w:rtl/>
        </w:rPr>
        <w:t>,</w:t>
      </w:r>
    </w:p>
    <w:p w14:paraId="745C849F" w14:textId="77777777" w:rsidR="00CF5119" w:rsidRDefault="00B433C9" w:rsidP="00CF5119">
      <w:pPr>
        <w:rPr>
          <w:rtl/>
        </w:rPr>
      </w:pPr>
      <w:r w:rsidRPr="00EB4CFE">
        <w:rPr>
          <w:rStyle w:val="affff5"/>
          <w:rFonts w:hint="eastAsia"/>
          <w:rtl/>
        </w:rPr>
        <w:t>והלכתא</w:t>
      </w:r>
      <w:r w:rsidR="00D46B6D">
        <w:rPr>
          <w:rStyle w:val="affff5"/>
          <w:rFonts w:hint="cs"/>
          <w:rtl/>
        </w:rPr>
        <w:t>:</w:t>
      </w:r>
      <w:r w:rsidRPr="00C35A2C">
        <w:rPr>
          <w:rFonts w:hint="cs"/>
          <w:rtl/>
        </w:rPr>
        <w:t xml:space="preserve"> </w:t>
      </w:r>
      <w:r w:rsidR="00D46B6D">
        <w:rPr>
          <w:rFonts w:hint="cs"/>
          <w:rtl/>
        </w:rPr>
        <w:t>אף</w:t>
      </w:r>
      <w:r w:rsidR="00D46B6D" w:rsidRPr="00C35A2C">
        <w:rPr>
          <w:rFonts w:hint="cs"/>
          <w:rtl/>
        </w:rPr>
        <w:t xml:space="preserve"> קרוב ואשה</w:t>
      </w:r>
      <w:r w:rsidR="00D46B6D">
        <w:rPr>
          <w:rFonts w:hint="cs"/>
          <w:rtl/>
        </w:rPr>
        <w:t>,</w:t>
      </w:r>
      <w:r w:rsidR="00D46B6D" w:rsidRPr="00C35A2C">
        <w:rPr>
          <w:rFonts w:hint="cs"/>
          <w:rtl/>
        </w:rPr>
        <w:t xml:space="preserve"> </w:t>
      </w:r>
      <w:r w:rsidR="00D46B6D">
        <w:rPr>
          <w:rFonts w:hint="cs"/>
          <w:rtl/>
        </w:rPr>
        <w:t>ד</w:t>
      </w:r>
      <w:r w:rsidRPr="00C35A2C">
        <w:rPr>
          <w:rFonts w:hint="cs"/>
          <w:rtl/>
        </w:rPr>
        <w:t>גילוי מילתא בעלמא</w:t>
      </w:r>
      <w:r w:rsidR="00D46B6D">
        <w:rPr>
          <w:rFonts w:hint="cs"/>
          <w:rtl/>
        </w:rPr>
        <w:t>.</w:t>
      </w:r>
    </w:p>
    <w:p w14:paraId="6112FBE2" w14:textId="66B35CB2" w:rsidR="00D46B6D" w:rsidRPr="00CF5119" w:rsidRDefault="00B433C9" w:rsidP="00CF5119">
      <w:pPr>
        <w:jc w:val="center"/>
        <w:rPr>
          <w:rStyle w:val="affff5"/>
          <w:rFonts w:cs="FrankRuehl"/>
          <w:bCs w:val="0"/>
          <w:spacing w:val="0"/>
          <w:szCs w:val="18"/>
          <w:rtl/>
        </w:rPr>
      </w:pPr>
      <w:r w:rsidRPr="00615A60">
        <w:rPr>
          <w:rFonts w:ascii="FrankRuehl" w:hAnsi="FrankRuehl" w:cs="BA חניכי הישיבות" w:hint="cs"/>
          <w:rtl/>
        </w:rPr>
        <w:t>׹</w:t>
      </w:r>
    </w:p>
    <w:p w14:paraId="488A17D6" w14:textId="130FDE5A" w:rsidR="00B433C9" w:rsidRPr="00EB4CFE" w:rsidRDefault="00D46B6D" w:rsidP="00D46B6D">
      <w:pPr>
        <w:rPr>
          <w:rFonts w:ascii="FontbitDavid" w:hAnsi="FontbitDavid"/>
          <w:spacing w:val="-2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5C5E95">
        <w:rPr>
          <w:rStyle w:val="affff5"/>
          <w:rFonts w:hint="cs"/>
          <w:rtl/>
        </w:rPr>
        <w:t>רי</w:t>
      </w:r>
      <w:r w:rsidR="00B433C9" w:rsidRPr="005C5E95">
        <w:rPr>
          <w:rStyle w:val="affff5"/>
          <w:rtl/>
        </w:rPr>
        <w:t>"</w:t>
      </w:r>
      <w:r w:rsidR="00B433C9" w:rsidRPr="005C5E95">
        <w:rPr>
          <w:rStyle w:val="affff5"/>
          <w:rFonts w:hint="cs"/>
          <w:rtl/>
        </w:rPr>
        <w:t>צ</w:t>
      </w:r>
      <w:r w:rsidR="00004082" w:rsidRPr="005C5E95">
        <w:rPr>
          <w:rFonts w:ascii="FontbitDavid" w:hAnsi="FontbitDavid" w:hint="cs"/>
          <w:spacing w:val="-2"/>
          <w:sz w:val="32"/>
          <w:rtl/>
        </w:rPr>
        <w:t>:</w:t>
      </w:r>
      <w:r w:rsidR="00B433C9" w:rsidRPr="005C5E95">
        <w:rPr>
          <w:rStyle w:val="affff5"/>
          <w:rFonts w:hint="cs"/>
          <w:rtl/>
        </w:rPr>
        <w:t xml:space="preserve"> </w:t>
      </w:r>
      <w:r w:rsidR="00B433C9" w:rsidRPr="005C5E95">
        <w:rPr>
          <w:rStyle w:val="affff5"/>
          <w:rtl/>
        </w:rPr>
        <w:t xml:space="preserve">חזרו לומר: </w:t>
      </w:r>
      <w:r w:rsidR="00B433C9" w:rsidRPr="005C5E95">
        <w:rPr>
          <w:rFonts w:ascii="FontbitDavid" w:hAnsi="FontbitDavid"/>
          <w:spacing w:val="-2"/>
          <w:sz w:val="32"/>
          <w:rtl/>
        </w:rPr>
        <w:t>מצות יבום קודמת</w:t>
      </w:r>
      <w:r>
        <w:rPr>
          <w:rFonts w:ascii="FontbitDavid" w:hAnsi="FontbitDavid" w:hint="cs"/>
          <w:spacing w:val="-2"/>
          <w:sz w:val="32"/>
          <w:rtl/>
        </w:rPr>
        <w:t>,</w:t>
      </w:r>
      <w:r w:rsidR="00004082" w:rsidRPr="005C5E95">
        <w:rPr>
          <w:rFonts w:hint="cs"/>
          <w:rtl/>
        </w:rPr>
        <w:t xml:space="preserve"> </w:t>
      </w:r>
      <w:r w:rsidRPr="00EB4CFE">
        <w:rPr>
          <w:rStyle w:val="affff8"/>
          <w:rFonts w:hint="eastAsia"/>
          <w:rtl/>
        </w:rPr>
        <w:t>ש</w:t>
      </w:r>
      <w:r w:rsidR="00B433C9" w:rsidRPr="00EB4CFE">
        <w:rPr>
          <w:rStyle w:val="affff8"/>
          <w:rtl/>
        </w:rPr>
        <w:t>סבר</w:t>
      </w:r>
      <w:r w:rsidRPr="00EB4CFE">
        <w:rPr>
          <w:rStyle w:val="affff8"/>
          <w:rFonts w:hint="eastAsia"/>
          <w:rtl/>
        </w:rPr>
        <w:t>ו</w:t>
      </w:r>
      <w:r w:rsidR="00B433C9" w:rsidRPr="00EB4CFE">
        <w:rPr>
          <w:rStyle w:val="affff8"/>
          <w:rtl/>
        </w:rPr>
        <w:t xml:space="preserve"> כ</w:t>
      </w:r>
      <w:r w:rsidR="00B433C9" w:rsidRPr="00D46B6D">
        <w:rPr>
          <w:rStyle w:val="affff5"/>
          <w:rtl/>
        </w:rPr>
        <w:t>אב</w:t>
      </w:r>
      <w:r w:rsidRPr="00D46B6D">
        <w:rPr>
          <w:rStyle w:val="affff5"/>
          <w:rFonts w:hint="cs"/>
          <w:rtl/>
        </w:rPr>
        <w:t>"</w:t>
      </w:r>
      <w:r w:rsidR="00B433C9" w:rsidRPr="00D46B6D">
        <w:rPr>
          <w:rStyle w:val="affff5"/>
          <w:rtl/>
        </w:rPr>
        <w:t>ש</w:t>
      </w:r>
      <w:r w:rsidR="00B433C9" w:rsidRPr="00EB4CFE">
        <w:rPr>
          <w:rStyle w:val="affff8"/>
          <w:rtl/>
        </w:rPr>
        <w:t>, ולבסוף כ</w:t>
      </w:r>
      <w:r w:rsidR="00B433C9" w:rsidRPr="00D46B6D">
        <w:rPr>
          <w:rStyle w:val="affff5"/>
          <w:rtl/>
        </w:rPr>
        <w:t>רבנן</w:t>
      </w:r>
      <w:r>
        <w:rPr>
          <w:rFonts w:ascii="FontbitDavid" w:hAnsi="FontbitDavid" w:hint="cs"/>
          <w:spacing w:val="-2"/>
          <w:sz w:val="32"/>
          <w:rtl/>
        </w:rPr>
        <w:t>,</w:t>
      </w:r>
    </w:p>
    <w:p w14:paraId="7825E780" w14:textId="2DA95443" w:rsidR="00D46B6D" w:rsidRPr="00CF5119" w:rsidRDefault="00B433C9" w:rsidP="00CF5119">
      <w:pPr>
        <w:ind w:hanging="1"/>
        <w:rPr>
          <w:rFonts w:ascii="FontbitDavid" w:hAnsi="FontbitDavid"/>
          <w:sz w:val="32"/>
          <w:rtl/>
        </w:rPr>
      </w:pPr>
      <w:r w:rsidRPr="00C20CF6">
        <w:rPr>
          <w:rStyle w:val="affff5"/>
          <w:rtl/>
        </w:rPr>
        <w:t>דאבא שאול:</w:t>
      </w:r>
      <w:r w:rsidRPr="002A4BCF">
        <w:rPr>
          <w:rFonts w:ascii="FontbitDavid" w:hAnsi="FontbitDavid"/>
          <w:sz w:val="32"/>
          <w:rtl/>
        </w:rPr>
        <w:t xml:space="preserve"> הכונס יבמתו לשם נ</w:t>
      </w:r>
      <w:r>
        <w:rPr>
          <w:rFonts w:ascii="FontbitDavid" w:hAnsi="FontbitDavid"/>
          <w:sz w:val="32"/>
          <w:rtl/>
        </w:rPr>
        <w:t xml:space="preserve">וי, אישות, </w:t>
      </w:r>
      <w:r w:rsidR="00D46B6D">
        <w:rPr>
          <w:rFonts w:ascii="FontbitDavid" w:hAnsi="FontbitDavid" w:hint="cs"/>
          <w:sz w:val="32"/>
          <w:rtl/>
        </w:rPr>
        <w:t>כ</w:t>
      </w:r>
      <w:r w:rsidRPr="002A4BCF">
        <w:rPr>
          <w:rFonts w:ascii="FontbitDavid" w:hAnsi="FontbitDavid"/>
          <w:sz w:val="32"/>
          <w:rtl/>
        </w:rPr>
        <w:t>פוגע בערוה,</w:t>
      </w:r>
      <w:r w:rsidRPr="002A4BCF">
        <w:rPr>
          <w:rFonts w:ascii="FontbitDavid" w:hAnsi="FontbitDavid" w:hint="cs"/>
          <w:sz w:val="32"/>
          <w:rtl/>
        </w:rPr>
        <w:t xml:space="preserve"> </w:t>
      </w:r>
      <w:r w:rsidRPr="002A4BCF">
        <w:rPr>
          <w:rFonts w:ascii="FontbitDavid" w:hAnsi="FontbitDavid"/>
          <w:sz w:val="32"/>
          <w:rtl/>
        </w:rPr>
        <w:t>וקרוב להיות הולד ממזר</w:t>
      </w:r>
      <w:r w:rsidR="00D46B6D">
        <w:rPr>
          <w:rStyle w:val="affff5"/>
          <w:rFonts w:hint="cs"/>
          <w:rtl/>
        </w:rPr>
        <w:t>,</w:t>
      </w:r>
      <w:r w:rsidR="00004082">
        <w:rPr>
          <w:rStyle w:val="affff5"/>
          <w:rFonts w:hint="cs"/>
          <w:rtl/>
        </w:rPr>
        <w:t xml:space="preserve"> </w:t>
      </w:r>
      <w:r w:rsidR="00D46B6D">
        <w:rPr>
          <w:rStyle w:val="affff5"/>
          <w:rtl/>
        </w:rPr>
        <w:tab/>
      </w:r>
      <w:r w:rsidRPr="00C20CF6">
        <w:rPr>
          <w:rStyle w:val="affff5"/>
          <w:rtl/>
        </w:rPr>
        <w:t>וחכ</w:t>
      </w:r>
      <w:r w:rsidR="00004082">
        <w:rPr>
          <w:rStyle w:val="affff5"/>
          <w:rFonts w:hint="cs"/>
          <w:rtl/>
        </w:rPr>
        <w:t>"א</w:t>
      </w:r>
      <w:r w:rsidRPr="00C20CF6">
        <w:rPr>
          <w:rStyle w:val="affff5"/>
          <w:rtl/>
        </w:rPr>
        <w:t>:</w:t>
      </w:r>
      <w:r w:rsidRPr="002A4BCF">
        <w:rPr>
          <w:rFonts w:ascii="FontbitDavid" w:hAnsi="FontbitDavid"/>
          <w:sz w:val="32"/>
          <w:rtl/>
        </w:rPr>
        <w:t xml:space="preserve"> </w:t>
      </w:r>
      <w:r w:rsidR="00D46B6D">
        <w:rPr>
          <w:rStyle w:val="affff1"/>
          <w:rFonts w:hint="cs"/>
          <w:rtl/>
        </w:rPr>
        <w:t>'</w:t>
      </w:r>
      <w:r w:rsidRPr="00004082">
        <w:rPr>
          <w:rStyle w:val="affff1"/>
          <w:rtl/>
        </w:rPr>
        <w:t>יבמה יבא עליה</w:t>
      </w:r>
      <w:r w:rsidR="00D46B6D">
        <w:rPr>
          <w:rStyle w:val="affff1"/>
          <w:rFonts w:hint="cs"/>
          <w:rtl/>
        </w:rPr>
        <w:t>'</w:t>
      </w:r>
      <w:r w:rsidRPr="002A4BCF">
        <w:rPr>
          <w:rFonts w:ascii="FontbitDavid" w:hAnsi="FontbitDavid"/>
          <w:sz w:val="32"/>
          <w:rtl/>
        </w:rPr>
        <w:t xml:space="preserve"> - מכל מקום.</w:t>
      </w:r>
    </w:p>
    <w:p w14:paraId="6C5D15CB" w14:textId="3032C144" w:rsidR="00D46B6D" w:rsidRDefault="00D46B6D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B433C9" w:rsidRPr="00C20CF6">
        <w:rPr>
          <w:rStyle w:val="affff5"/>
          <w:rtl/>
        </w:rPr>
        <w:t>הא דת"ר:</w:t>
      </w:r>
      <w:r w:rsidR="00B433C9" w:rsidRPr="00C35A2C">
        <w:rPr>
          <w:rFonts w:ascii="FontbitDavid" w:hAnsi="FontbitDavid"/>
          <w:sz w:val="32"/>
          <w:rtl/>
        </w:rPr>
        <w:t xml:space="preserve"> בתחלה בכלל היתר, נאסרה וחזרה והותרה,</w:t>
      </w:r>
    </w:p>
    <w:p w14:paraId="30FD448D" w14:textId="7BC792C0" w:rsidR="00B433C9" w:rsidRDefault="00B433C9" w:rsidP="00A76765">
      <w:pPr>
        <w:ind w:firstLine="113"/>
        <w:rPr>
          <w:rtl/>
        </w:rPr>
      </w:pPr>
      <w:r w:rsidRPr="00C35A2C">
        <w:rPr>
          <w:rFonts w:ascii="FontbitDavid" w:hAnsi="FontbitDavid"/>
          <w:sz w:val="32"/>
          <w:rtl/>
        </w:rPr>
        <w:t xml:space="preserve">יכול תחזור להתירה הראשון? </w:t>
      </w:r>
      <w:r w:rsidR="00970D9A">
        <w:rPr>
          <w:rStyle w:val="affff1"/>
          <w:rFonts w:hint="cs"/>
          <w:rtl/>
        </w:rPr>
        <w:t>-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יבמה יבא עליה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="00AF509A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מצוה</w:t>
      </w:r>
      <w:r w:rsidR="00970D9A">
        <w:rPr>
          <w:rFonts w:hint="cs"/>
          <w:rtl/>
        </w:rPr>
        <w:t>.</w:t>
      </w:r>
    </w:p>
    <w:p w14:paraId="645FC9FC" w14:textId="280CF453" w:rsidR="00D46B6D" w:rsidRDefault="00970D9A" w:rsidP="00B55EDF">
      <w:pPr>
        <w:rPr>
          <w:rtl/>
        </w:rPr>
      </w:pPr>
      <w:r>
        <w:rPr>
          <w:rStyle w:val="affff5"/>
          <w:rFonts w:hint="cs"/>
          <w:rtl/>
        </w:rPr>
        <w:t xml:space="preserve">א. </w:t>
      </w:r>
      <w:r w:rsidR="00D46B6D">
        <w:rPr>
          <w:rStyle w:val="affff5"/>
          <w:rFonts w:hint="cs"/>
          <w:rtl/>
        </w:rPr>
        <w:t>או ל</w:t>
      </w:r>
      <w:r w:rsidR="00B433C9" w:rsidRPr="00C20CF6">
        <w:rPr>
          <w:rStyle w:val="affff5"/>
          <w:rtl/>
        </w:rPr>
        <w:t>אב</w:t>
      </w:r>
      <w:r w:rsidR="00D46B6D">
        <w:rPr>
          <w:rStyle w:val="affff5"/>
          <w:rFonts w:hint="cs"/>
          <w:rtl/>
        </w:rPr>
        <w:t>"</w:t>
      </w:r>
      <w:r w:rsidR="00B433C9" w:rsidRPr="00C20CF6">
        <w:rPr>
          <w:rStyle w:val="affff5"/>
          <w:rtl/>
        </w:rPr>
        <w:t>ש:</w:t>
      </w:r>
      <w:r w:rsidR="00B433C9" w:rsidRPr="00BF2C41">
        <w:rPr>
          <w:rStyle w:val="affff1"/>
          <w:rtl/>
        </w:rPr>
        <w:t xml:space="preserve"> </w:t>
      </w:r>
      <w:r w:rsidR="00D46B6D" w:rsidRPr="00D1637C">
        <w:rPr>
          <w:rFonts w:cs="PFT_Frank" w:hint="eastAsia"/>
          <w:b/>
          <w:bCs/>
          <w:szCs w:val="14"/>
          <w:rtl/>
        </w:rPr>
        <w:t>בכלל</w:t>
      </w:r>
      <w:r w:rsidR="00D46B6D" w:rsidRPr="00D1637C">
        <w:rPr>
          <w:rFonts w:cs="PFT_Frank"/>
          <w:b/>
          <w:bCs/>
          <w:szCs w:val="14"/>
          <w:rtl/>
        </w:rPr>
        <w:t xml:space="preserve"> </w:t>
      </w:r>
      <w:r w:rsidR="00D46B6D" w:rsidRPr="00D1637C">
        <w:rPr>
          <w:rFonts w:cs="PFT_Frank" w:hint="eastAsia"/>
          <w:b/>
          <w:bCs/>
          <w:szCs w:val="14"/>
          <w:rtl/>
        </w:rPr>
        <w:t>הי</w:t>
      </w:r>
      <w:r w:rsidR="00B433C9" w:rsidRPr="00D1637C">
        <w:rPr>
          <w:rFonts w:cs="PFT_Frank"/>
          <w:b/>
          <w:bCs/>
          <w:szCs w:val="14"/>
          <w:rtl/>
        </w:rPr>
        <w:t>תר</w:t>
      </w:r>
      <w:r w:rsidR="00B433C9">
        <w:rPr>
          <w:rtl/>
        </w:rPr>
        <w:t xml:space="preserve"> </w:t>
      </w:r>
      <w:r w:rsidR="00B433C9" w:rsidRPr="00EB4CFE">
        <w:rPr>
          <w:rStyle w:val="affff8"/>
          <w:rtl/>
        </w:rPr>
        <w:t xml:space="preserve">רצה לשם נוי כונסה, </w:t>
      </w:r>
    </w:p>
    <w:p w14:paraId="7F3BA7A4" w14:textId="3F54BFCE" w:rsidR="00B433C9" w:rsidRPr="00C35A2C" w:rsidRDefault="00B433C9" w:rsidP="006D76DC">
      <w:pPr>
        <w:ind w:firstLine="113"/>
        <w:rPr>
          <w:rtl/>
        </w:rPr>
      </w:pPr>
      <w:r w:rsidRPr="00D1637C">
        <w:rPr>
          <w:rFonts w:cs="PFT_Frank"/>
          <w:b/>
          <w:bCs/>
          <w:szCs w:val="14"/>
          <w:rtl/>
        </w:rPr>
        <w:t>תחזור להתירה הראשון</w:t>
      </w:r>
      <w:r w:rsidRPr="00C35A2C">
        <w:rPr>
          <w:rtl/>
        </w:rPr>
        <w:t xml:space="preserve">? </w:t>
      </w:r>
      <w:r w:rsidR="00970D9A">
        <w:rPr>
          <w:rFonts w:hint="cs"/>
          <w:rtl/>
        </w:rPr>
        <w:t>-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יבמה יבא עליה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tl/>
        </w:rPr>
        <w:t xml:space="preserve">- </w:t>
      </w:r>
      <w:r w:rsidRPr="00EB4CFE">
        <w:rPr>
          <w:rStyle w:val="affff8"/>
          <w:rtl/>
        </w:rPr>
        <w:t>ל</w:t>
      </w:r>
      <w:r w:rsidR="00D46B6D" w:rsidRPr="00EB4CFE">
        <w:rPr>
          <w:rStyle w:val="affff8"/>
          <w:rFonts w:hint="eastAsia"/>
          <w:rtl/>
        </w:rPr>
        <w:t>שם</w:t>
      </w:r>
      <w:r w:rsidR="00D46B6D">
        <w:rPr>
          <w:rFonts w:hint="cs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מצוה</w:t>
      </w:r>
      <w:r w:rsidRPr="00C35A2C">
        <w:rPr>
          <w:rtl/>
        </w:rPr>
        <w:t>.</w:t>
      </w:r>
    </w:p>
    <w:p w14:paraId="77ED3A52" w14:textId="550C9627" w:rsidR="00D46B6D" w:rsidRDefault="00970D9A" w:rsidP="00B55EDF">
      <w:pPr>
        <w:rPr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AC6027">
        <w:rPr>
          <w:rStyle w:val="affff5"/>
          <w:rtl/>
        </w:rPr>
        <w:t xml:space="preserve">רבא: </w:t>
      </w:r>
      <w:r w:rsidR="00AB43C5">
        <w:rPr>
          <w:rStyle w:val="affff5"/>
          <w:rtl/>
        </w:rPr>
        <w:t>אף</w:t>
      </w:r>
      <w:r w:rsidR="00B433C9" w:rsidRPr="00AC6027">
        <w:rPr>
          <w:rStyle w:val="affff5"/>
          <w:rtl/>
        </w:rPr>
        <w:t xml:space="preserve"> </w:t>
      </w:r>
      <w:r w:rsidR="00D46B6D">
        <w:rPr>
          <w:rStyle w:val="affff5"/>
          <w:rFonts w:hint="cs"/>
          <w:rtl/>
        </w:rPr>
        <w:t>ל</w:t>
      </w:r>
      <w:r w:rsidR="00B433C9" w:rsidRPr="00AC6027">
        <w:rPr>
          <w:rStyle w:val="affff5"/>
          <w:rtl/>
        </w:rPr>
        <w:t xml:space="preserve">רבנן: </w:t>
      </w:r>
      <w:r w:rsidR="00B433C9" w:rsidRPr="00D1637C">
        <w:rPr>
          <w:rFonts w:cs="PFT_Frank"/>
          <w:b/>
          <w:bCs/>
          <w:szCs w:val="14"/>
          <w:rtl/>
        </w:rPr>
        <w:t>בכלל היתר</w:t>
      </w:r>
      <w:r w:rsidR="00B433C9" w:rsidRPr="00C35A2C">
        <w:rPr>
          <w:rtl/>
        </w:rPr>
        <w:t xml:space="preserve"> </w:t>
      </w:r>
      <w:r w:rsidR="00B433C9" w:rsidRPr="00EB4CFE">
        <w:rPr>
          <w:rStyle w:val="affff8"/>
          <w:rtl/>
        </w:rPr>
        <w:t>רצה כונסה רצה</w:t>
      </w:r>
      <w:r w:rsidR="00AF509A">
        <w:rPr>
          <w:rStyle w:val="affff8"/>
          <w:rFonts w:hint="cs"/>
          <w:rtl/>
        </w:rPr>
        <w:t xml:space="preserve"> אינו כונסה, </w:t>
      </w:r>
      <w:r w:rsidR="00AF509A" w:rsidRPr="00AF509A">
        <w:rPr>
          <w:rStyle w:val="affff8"/>
          <w:rFonts w:hint="cs"/>
          <w:rtl/>
        </w:rPr>
        <w:t>אלא</w:t>
      </w:r>
      <w:r w:rsidR="00B433C9" w:rsidRPr="00EB4CFE">
        <w:rPr>
          <w:rStyle w:val="affff8"/>
          <w:rtl/>
        </w:rPr>
        <w:t xml:space="preserve"> </w:t>
      </w:r>
      <w:r w:rsidR="00D46B6D" w:rsidRPr="00AF509A">
        <w:rPr>
          <w:rStyle w:val="affff8"/>
          <w:rFonts w:hint="cs"/>
          <w:rtl/>
        </w:rPr>
        <w:t>חולץ לה</w:t>
      </w:r>
      <w:r w:rsidR="00B433C9" w:rsidRPr="00EB4CFE">
        <w:rPr>
          <w:rStyle w:val="affff8"/>
          <w:rtl/>
        </w:rPr>
        <w:t>,</w:t>
      </w:r>
      <w:r w:rsidR="00B433C9" w:rsidRPr="00AC7749">
        <w:rPr>
          <w:rtl/>
        </w:rPr>
        <w:t xml:space="preserve"> </w:t>
      </w:r>
    </w:p>
    <w:p w14:paraId="13A4DD57" w14:textId="5C5DAC0D" w:rsidR="00B433C9" w:rsidRPr="00D238B7" w:rsidRDefault="00B433C9" w:rsidP="006D76DC">
      <w:pPr>
        <w:ind w:firstLine="113"/>
        <w:rPr>
          <w:rStyle w:val="affff5"/>
          <w:rtl/>
        </w:rPr>
      </w:pPr>
      <w:r w:rsidRPr="00D1637C">
        <w:rPr>
          <w:rFonts w:cs="PFT_Frank"/>
          <w:b/>
          <w:bCs/>
          <w:szCs w:val="14"/>
          <w:rtl/>
        </w:rPr>
        <w:t>תחזור להתירה הראשון</w:t>
      </w:r>
      <w:r w:rsidR="00D46B6D">
        <w:rPr>
          <w:rFonts w:hint="cs"/>
          <w:rtl/>
        </w:rPr>
        <w:t>?</w:t>
      </w:r>
      <w:r w:rsidRPr="00AC7749">
        <w:rPr>
          <w:rtl/>
        </w:rPr>
        <w:t xml:space="preserve"> </w:t>
      </w:r>
      <w:r w:rsidR="00970D9A">
        <w:rPr>
          <w:rFonts w:hint="cs"/>
          <w:rtl/>
        </w:rPr>
        <w:t>-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יבמה יבא עליה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="00AF509A" w:rsidRPr="00D1637C">
        <w:rPr>
          <w:rFonts w:cs="PFT_Frank" w:hint="cs"/>
          <w:b/>
          <w:bCs/>
          <w:szCs w:val="14"/>
          <w:rtl/>
        </w:rPr>
        <w:t xml:space="preserve">- </w:t>
      </w:r>
      <w:r w:rsidRPr="00D1637C">
        <w:rPr>
          <w:rFonts w:cs="PFT_Frank"/>
          <w:b/>
          <w:bCs/>
          <w:szCs w:val="14"/>
          <w:rtl/>
        </w:rPr>
        <w:t>מצוה</w:t>
      </w:r>
      <w:r w:rsidRPr="00C35A2C">
        <w:rPr>
          <w:rtl/>
        </w:rPr>
        <w:t>.</w:t>
      </w:r>
    </w:p>
    <w:p w14:paraId="36CC02B6" w14:textId="77777777" w:rsidR="00B433C9" w:rsidRPr="00186B2B" w:rsidRDefault="00B433C9" w:rsidP="008E65FC">
      <w:pPr>
        <w:pStyle w:val="aff7"/>
        <w:framePr w:wrap="around"/>
        <w:rPr>
          <w:rtl/>
        </w:rPr>
      </w:pPr>
      <w:r w:rsidRPr="00186B2B">
        <w:rPr>
          <w:rFonts w:hint="cs"/>
          <w:rtl/>
        </w:rPr>
        <w:lastRenderedPageBreak/>
        <w:t>מ.</w:t>
      </w:r>
    </w:p>
    <w:p w14:paraId="5A0D6B9A" w14:textId="2977C985" w:rsidR="00970D9A" w:rsidRDefault="00970D9A" w:rsidP="00970D9A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B433C9" w:rsidRPr="00AC6027">
        <w:rPr>
          <w:rStyle w:val="affff5"/>
          <w:rtl/>
        </w:rPr>
        <w:t>רישא:</w:t>
      </w:r>
      <w:r>
        <w:rPr>
          <w:rStyle w:val="affff1"/>
          <w:rFonts w:hint="cs"/>
          <w:rtl/>
        </w:rPr>
        <w:t xml:space="preserve"> </w:t>
      </w:r>
      <w:r w:rsidRPr="00EB4CFE">
        <w:rPr>
          <w:rStyle w:val="affff8"/>
          <w:rFonts w:hint="eastAsia"/>
          <w:rtl/>
        </w:rPr>
        <w:t>בשיירי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מנחה</w:t>
      </w:r>
      <w:r>
        <w:rPr>
          <w:rStyle w:val="affff1"/>
          <w:rFonts w:hint="cs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בתחלה בכלל היתר,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נאסרה וחזרה והותרה,</w:t>
      </w:r>
    </w:p>
    <w:p w14:paraId="4B90CB1F" w14:textId="379ED89F" w:rsidR="00B433C9" w:rsidRPr="00C35A2C" w:rsidRDefault="00B433C9" w:rsidP="00970D9A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תחזור להתירה הראשון? </w:t>
      </w:r>
      <w:r w:rsidR="00970D9A">
        <w:rPr>
          <w:rStyle w:val="affff1"/>
          <w:rFonts w:hint="cs"/>
          <w:rtl/>
        </w:rPr>
        <w:t>-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מצות תאכל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מצוה</w:t>
      </w:r>
      <w:r w:rsidR="00970D9A">
        <w:rPr>
          <w:rFonts w:ascii="FontbitDavid" w:hAnsi="FontbitDavid" w:hint="cs"/>
          <w:sz w:val="32"/>
          <w:rtl/>
        </w:rPr>
        <w:t>.</w:t>
      </w:r>
    </w:p>
    <w:p w14:paraId="32EEFB02" w14:textId="16347AEE" w:rsidR="00AF509A" w:rsidRDefault="00AF509A" w:rsidP="00AF509A">
      <w:pPr>
        <w:rPr>
          <w:rStyle w:val="affff8"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AC6027">
        <w:rPr>
          <w:rStyle w:val="affff5"/>
          <w:rtl/>
        </w:rPr>
        <w:t xml:space="preserve">לרבא: </w:t>
      </w:r>
      <w:r w:rsidR="00B433C9" w:rsidRPr="00AC6027">
        <w:rPr>
          <w:rStyle w:val="affff5"/>
          <w:rFonts w:hint="cs"/>
          <w:rtl/>
        </w:rPr>
        <w:t>כ</w:t>
      </w:r>
      <w:r w:rsidR="001126A0">
        <w:rPr>
          <w:rStyle w:val="affff5"/>
          <w:rtl/>
        </w:rPr>
        <w:t>רבנן</w:t>
      </w:r>
      <w:r w:rsidR="00B433C9" w:rsidRPr="00C35A2C">
        <w:rPr>
          <w:rFonts w:ascii="FontbitDavid" w:hAnsi="FontbitDavid"/>
          <w:sz w:val="32"/>
          <w:rtl/>
        </w:rPr>
        <w:t>:</w:t>
      </w:r>
      <w:r w:rsidR="00B433C9" w:rsidRPr="00BF2C41">
        <w:rPr>
          <w:rStyle w:val="affff1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בכלל היתר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EB4CFE">
        <w:rPr>
          <w:rStyle w:val="affff8"/>
          <w:rtl/>
        </w:rPr>
        <w:t>רצה אוכלה רצה</w:t>
      </w:r>
      <w:r>
        <w:rPr>
          <w:rStyle w:val="affff8"/>
          <w:rFonts w:hint="cs"/>
          <w:rtl/>
        </w:rPr>
        <w:t xml:space="preserve"> אינו אוכלה, אלא</w:t>
      </w:r>
      <w:r w:rsidR="00B433C9" w:rsidRPr="00EB4CFE">
        <w:rPr>
          <w:rStyle w:val="affff8"/>
          <w:rtl/>
        </w:rPr>
        <w:t xml:space="preserve"> כהן אחר</w:t>
      </w:r>
      <w:r>
        <w:rPr>
          <w:rStyle w:val="affff8"/>
          <w:rFonts w:hint="cs"/>
          <w:rtl/>
        </w:rPr>
        <w:t>,</w:t>
      </w:r>
    </w:p>
    <w:p w14:paraId="0CCD3749" w14:textId="5ABC5349" w:rsidR="00B433C9" w:rsidRPr="00C35A2C" w:rsidRDefault="00AF509A" w:rsidP="006D76DC">
      <w:pPr>
        <w:ind w:firstLine="113"/>
        <w:rPr>
          <w:rFonts w:ascii="FontbitDavid" w:hAnsi="FontbitDavid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תחזור להתירה הראשון</w:t>
      </w:r>
      <w:r>
        <w:rPr>
          <w:rFonts w:hint="cs"/>
          <w:rtl/>
        </w:rPr>
        <w:t>?</w:t>
      </w:r>
      <w:r w:rsidRPr="00AC7749">
        <w:rPr>
          <w:rtl/>
        </w:rPr>
        <w:t xml:space="preserve"> </w:t>
      </w:r>
      <w:r>
        <w:rPr>
          <w:rStyle w:val="affff1"/>
          <w:rFonts w:hint="cs"/>
          <w:rtl/>
        </w:rPr>
        <w:t xml:space="preserve">- 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>מצות תאכל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-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מצוה</w:t>
      </w:r>
      <w:r w:rsidR="00235986">
        <w:rPr>
          <w:rFonts w:ascii="FontbitDavid" w:hAnsi="FontbitDavid" w:hint="cs"/>
          <w:sz w:val="32"/>
          <w:rtl/>
        </w:rPr>
        <w:t>.</w:t>
      </w:r>
    </w:p>
    <w:p w14:paraId="37CEA8E3" w14:textId="7503EC4D" w:rsidR="00B433C9" w:rsidRDefault="00235986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AC6027">
        <w:rPr>
          <w:rStyle w:val="affff5"/>
          <w:rFonts w:hint="cs"/>
          <w:rtl/>
        </w:rPr>
        <w:t>ו</w:t>
      </w:r>
      <w:r>
        <w:rPr>
          <w:rStyle w:val="affff5"/>
          <w:rFonts w:hint="cs"/>
          <w:rtl/>
        </w:rPr>
        <w:t>אפשר</w:t>
      </w:r>
      <w:r w:rsidR="00B433C9" w:rsidRPr="00AC6027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B433C9" w:rsidRPr="00AC6027">
        <w:rPr>
          <w:rStyle w:val="affff5"/>
          <w:rtl/>
        </w:rPr>
        <w:t>אב</w:t>
      </w:r>
      <w:r>
        <w:rPr>
          <w:rStyle w:val="affff5"/>
          <w:rFonts w:hint="cs"/>
          <w:rtl/>
        </w:rPr>
        <w:t>"</w:t>
      </w:r>
      <w:r w:rsidR="00B433C9" w:rsidRPr="00AC6027">
        <w:rPr>
          <w:rStyle w:val="affff5"/>
          <w:rtl/>
        </w:rPr>
        <w:t>ש</w:t>
      </w:r>
      <w:r>
        <w:rPr>
          <w:rFonts w:ascii="FontbitDavid" w:hAnsi="FontbitDavid" w:hint="cs"/>
          <w:sz w:val="32"/>
          <w:rtl/>
        </w:rPr>
        <w:t>:</w:t>
      </w:r>
      <w:r w:rsidR="00274003">
        <w:rPr>
          <w:rFonts w:ascii="FontbitDavid" w:hAnsi="FontbitDavid"/>
          <w:sz w:val="32"/>
          <w:rtl/>
        </w:rPr>
        <w:t xml:space="preserve"> </w:t>
      </w:r>
      <w:r w:rsidRPr="00EB4CFE">
        <w:rPr>
          <w:rStyle w:val="affff8"/>
          <w:rFonts w:hint="eastAsia"/>
          <w:rtl/>
        </w:rPr>
        <w:t>וב</w:t>
      </w:r>
      <w:r w:rsidR="00B433C9" w:rsidRPr="00EB4CFE">
        <w:rPr>
          <w:rStyle w:val="affff8"/>
          <w:rtl/>
        </w:rPr>
        <w:t>תרי גווני</w:t>
      </w:r>
      <w:r>
        <w:rPr>
          <w:rStyle w:val="affff8"/>
          <w:rFonts w:hint="cs"/>
          <w:rtl/>
        </w:rPr>
        <w:t xml:space="preserve"> אכיל</w:t>
      </w:r>
      <w:r w:rsidRPr="00235986">
        <w:rPr>
          <w:rStyle w:val="affff8"/>
          <w:rFonts w:hint="cs"/>
          <w:rtl/>
        </w:rPr>
        <w:t>ה</w:t>
      </w:r>
      <w:r>
        <w:rPr>
          <w:rStyle w:val="affff8"/>
          <w:rFonts w:hint="cs"/>
          <w:rtl/>
        </w:rPr>
        <w:t xml:space="preserve"> -</w:t>
      </w:r>
    </w:p>
    <w:p w14:paraId="0CF3E959" w14:textId="1CC3F232" w:rsidR="00B433C9" w:rsidRDefault="00235986" w:rsidP="006D76DC">
      <w:pPr>
        <w:pStyle w:val="affff7"/>
        <w:ind w:firstLine="113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ולא</w:t>
      </w:r>
      <w:r w:rsidR="00B433C9" w:rsidRPr="00C35A2C">
        <w:rPr>
          <w:rtl/>
        </w:rPr>
        <w:t xml:space="preserve"> אכילה גסה </w:t>
      </w:r>
      <w:r>
        <w:rPr>
          <w:rFonts w:hint="cs"/>
          <w:rtl/>
        </w:rPr>
        <w:t xml:space="preserve">- דאינה </w:t>
      </w:r>
      <w:r w:rsidR="00B433C9" w:rsidRPr="00C35A2C">
        <w:rPr>
          <w:rtl/>
        </w:rPr>
        <w:t>אכילה</w:t>
      </w:r>
      <w:r>
        <w:rPr>
          <w:rFonts w:hint="cs"/>
          <w:rtl/>
        </w:rPr>
        <w:t>,</w:t>
      </w:r>
      <w:r>
        <w:rPr>
          <w:rtl/>
        </w:rPr>
        <w:tab/>
      </w:r>
      <w:r>
        <w:rPr>
          <w:rtl/>
        </w:rPr>
        <w:tab/>
      </w:r>
      <w:r w:rsidR="00B433C9" w:rsidRPr="00A07384">
        <w:rPr>
          <w:rFonts w:cs="PFT_Frank" w:hint="eastAsia"/>
          <w:b/>
          <w:bCs/>
          <w:szCs w:val="10"/>
          <w:rtl/>
        </w:rPr>
        <w:t>ו</w:t>
      </w:r>
      <w:r w:rsidRPr="00A07384">
        <w:rPr>
          <w:rFonts w:cs="PFT_Frank" w:hint="eastAsia"/>
          <w:b/>
          <w:bCs/>
          <w:szCs w:val="10"/>
          <w:rtl/>
        </w:rPr>
        <w:t>ל</w:t>
      </w:r>
      <w:r w:rsidR="00B433C9" w:rsidRPr="00A07384">
        <w:rPr>
          <w:rFonts w:cs="PFT_Frank" w:hint="eastAsia"/>
          <w:b/>
          <w:bCs/>
          <w:szCs w:val="10"/>
          <w:rtl/>
        </w:rPr>
        <w:t>א</w:t>
      </w:r>
      <w:r w:rsidR="00B433C9" w:rsidRPr="00C35A2C">
        <w:rPr>
          <w:rFonts w:hint="cs"/>
          <w:rtl/>
        </w:rPr>
        <w:t xml:space="preserve"> </w:t>
      </w:r>
      <w:r w:rsidR="00B433C9" w:rsidRPr="00C35A2C">
        <w:rPr>
          <w:rtl/>
        </w:rPr>
        <w:t>חמץ</w:t>
      </w:r>
      <w:r>
        <w:rPr>
          <w:rFonts w:hint="cs"/>
          <w:rtl/>
        </w:rPr>
        <w:t xml:space="preserve"> -</w:t>
      </w:r>
      <w:r w:rsidR="00B433C9" w:rsidRPr="00C35A2C">
        <w:rPr>
          <w:rtl/>
        </w:rPr>
        <w:t xml:space="preserve"> </w:t>
      </w:r>
      <w:r>
        <w:rPr>
          <w:rStyle w:val="affff1"/>
          <w:rFonts w:hint="cs"/>
          <w:rtl/>
        </w:rPr>
        <w:t>ד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לא תאפה חמץ</w:t>
      </w:r>
      <w:r>
        <w:rPr>
          <w:rStyle w:val="affff1"/>
          <w:rFonts w:hint="cs"/>
          <w:rtl/>
        </w:rPr>
        <w:t xml:space="preserve"> -</w:t>
      </w:r>
      <w:r w:rsidR="00B433C9" w:rsidRPr="00AD1A41">
        <w:rPr>
          <w:rStyle w:val="affff1"/>
          <w:rtl/>
        </w:rPr>
        <w:t xml:space="preserve"> חלקם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</w:p>
    <w:p w14:paraId="566A9407" w14:textId="248D6F51" w:rsidR="00235986" w:rsidRDefault="00235986" w:rsidP="006D76DC">
      <w:pPr>
        <w:ind w:firstLine="113"/>
        <w:rPr>
          <w:rStyle w:val="affff8"/>
          <w:rtl/>
        </w:rPr>
      </w:pPr>
      <w:r w:rsidRPr="00EB4CFE">
        <w:rPr>
          <w:rStyle w:val="affff5"/>
          <w:rFonts w:hint="eastAsia"/>
          <w:rtl/>
        </w:rPr>
        <w:t>אלא</w:t>
      </w:r>
      <w:r>
        <w:rPr>
          <w:rStyle w:val="affff5"/>
          <w:rFonts w:hint="cs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בכלל היתר</w:t>
      </w:r>
      <w:r>
        <w:rPr>
          <w:rFonts w:ascii="FontbitDavid" w:hAnsi="FontbitDavid" w:hint="cs"/>
          <w:sz w:val="32"/>
          <w:rtl/>
        </w:rPr>
        <w:t xml:space="preserve"> </w:t>
      </w:r>
      <w:r w:rsidRPr="00EB4CFE">
        <w:rPr>
          <w:rStyle w:val="affff8"/>
          <w:rFonts w:hint="eastAsia"/>
          <w:rtl/>
        </w:rPr>
        <w:t>רצה</w:t>
      </w:r>
      <w:r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tl/>
        </w:rPr>
        <w:t>מצה אוכלה רצה חלוט אוכלה</w:t>
      </w:r>
      <w:r w:rsidRPr="00EB4CFE">
        <w:rPr>
          <w:rStyle w:val="affff8"/>
          <w:rtl/>
        </w:rPr>
        <w:t>,</w:t>
      </w:r>
    </w:p>
    <w:p w14:paraId="6974EABA" w14:textId="6DC4A484" w:rsidR="00B433C9" w:rsidRPr="00235986" w:rsidRDefault="00235986" w:rsidP="00235986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תחזור להתירה הראשון</w:t>
      </w:r>
      <w:r>
        <w:rPr>
          <w:rFonts w:hint="cs"/>
          <w:rtl/>
        </w:rPr>
        <w:t xml:space="preserve">? </w:t>
      </w:r>
      <w:r>
        <w:rPr>
          <w:rStyle w:val="affff8"/>
          <w:rFonts w:hint="cs"/>
          <w:rtl/>
        </w:rPr>
        <w:t>ד</w:t>
      </w:r>
      <w:r w:rsidR="00B433C9" w:rsidRPr="00EB4CFE">
        <w:rPr>
          <w:rStyle w:val="affff8"/>
          <w:rFonts w:hint="eastAsia"/>
          <w:rtl/>
        </w:rPr>
        <w:t>חלוט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הו</w:t>
      </w:r>
      <w:r>
        <w:rPr>
          <w:rStyle w:val="affff8"/>
          <w:rFonts w:hint="cs"/>
          <w:rtl/>
        </w:rPr>
        <w:t>א</w:t>
      </w:r>
      <w:r w:rsidR="00B433C9" w:rsidRPr="00EB4CFE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'</w:t>
      </w:r>
      <w:r w:rsidR="00B433C9" w:rsidRPr="00EB4CFE">
        <w:rPr>
          <w:rStyle w:val="affff8"/>
          <w:rFonts w:hint="eastAsia"/>
          <w:rtl/>
        </w:rPr>
        <w:t>מצה</w:t>
      </w:r>
      <w:r>
        <w:rPr>
          <w:rStyle w:val="affff8"/>
          <w:rFonts w:hint="cs"/>
          <w:rtl/>
        </w:rPr>
        <w:t>'</w:t>
      </w:r>
      <w:r w:rsidR="00B433C9" w:rsidRPr="00EB4CFE">
        <w:rPr>
          <w:rStyle w:val="affff8"/>
          <w:rtl/>
        </w:rPr>
        <w:t xml:space="preserve"> </w:t>
      </w:r>
      <w:r>
        <w:rPr>
          <w:rFonts w:hint="cs"/>
          <w:rtl/>
        </w:rPr>
        <w:t xml:space="preserve">- </w:t>
      </w:r>
      <w:r w:rsidR="00B433C9" w:rsidRPr="00EB4CFE">
        <w:rPr>
          <w:rStyle w:val="affff1"/>
          <w:rtl/>
        </w:rPr>
        <w:t>תנא ביה קרא</w:t>
      </w:r>
      <w:r w:rsidR="00B433C9" w:rsidRPr="00D1637C">
        <w:rPr>
          <w:rFonts w:cs="PFT_Frank"/>
          <w:b/>
          <w:bCs/>
          <w:szCs w:val="14"/>
          <w:rtl/>
        </w:rPr>
        <w:t xml:space="preserve"> לעכב</w:t>
      </w:r>
      <w:r w:rsidR="00B433C9" w:rsidRPr="00235986">
        <w:rPr>
          <w:rtl/>
        </w:rPr>
        <w:t>.</w:t>
      </w:r>
    </w:p>
    <w:p w14:paraId="6E9B9B78" w14:textId="6284BED9" w:rsidR="00235986" w:rsidRDefault="00235986" w:rsidP="00235986">
      <w:pPr>
        <w:pStyle w:val="affff7"/>
        <w:rPr>
          <w:rStyle w:val="affff1"/>
          <w:rtl/>
        </w:rPr>
      </w:pPr>
      <w:r>
        <w:rPr>
          <w:rFonts w:hint="cs"/>
          <w:rtl/>
        </w:rPr>
        <w:t>ו'</w:t>
      </w:r>
      <w:r w:rsidR="00B433C9" w:rsidRPr="00C35A2C">
        <w:rPr>
          <w:rtl/>
        </w:rPr>
        <w:t xml:space="preserve">חלוט </w:t>
      </w:r>
      <w:r>
        <w:rPr>
          <w:rFonts w:hint="cs"/>
          <w:rtl/>
        </w:rPr>
        <w:t xml:space="preserve">הוא </w:t>
      </w:r>
      <w:r w:rsidR="00B433C9" w:rsidRPr="00C35A2C">
        <w:rPr>
          <w:rtl/>
        </w:rPr>
        <w:t>מצה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 ה</w:t>
      </w:r>
      <w:r>
        <w:rPr>
          <w:rFonts w:hint="cs"/>
          <w:rtl/>
        </w:rPr>
        <w:t>ו</w:t>
      </w:r>
      <w:r w:rsidR="00B433C9" w:rsidRPr="00C35A2C">
        <w:rPr>
          <w:rtl/>
        </w:rPr>
        <w:t>א</w:t>
      </w:r>
      <w:r>
        <w:rPr>
          <w:rFonts w:hint="cs"/>
          <w:rtl/>
        </w:rPr>
        <w:t xml:space="preserve"> </w:t>
      </w:r>
      <w:r w:rsidR="00B433C9">
        <w:rPr>
          <w:rtl/>
        </w:rPr>
        <w:t>ל</w:t>
      </w:r>
      <w:r>
        <w:rPr>
          <w:rFonts w:hint="cs"/>
          <w:rtl/>
        </w:rPr>
        <w:t>ענין</w:t>
      </w:r>
      <w:r w:rsidR="00B433C9" w:rsidRPr="00C35A2C">
        <w:rPr>
          <w:rtl/>
        </w:rPr>
        <w:t xml:space="preserve"> שיוצא בה יד</w:t>
      </w:r>
      <w:r>
        <w:rPr>
          <w:rFonts w:hint="cs"/>
          <w:rtl/>
        </w:rPr>
        <w:t>"</w:t>
      </w:r>
      <w:r w:rsidR="00B433C9" w:rsidRPr="00C35A2C">
        <w:rPr>
          <w:rtl/>
        </w:rPr>
        <w:t>ח בפסח, כיון דהדר אפייה בתנור</w:t>
      </w:r>
      <w:r w:rsidR="00B433C9" w:rsidRPr="00BF2C41">
        <w:rPr>
          <w:rStyle w:val="affff1"/>
          <w:rtl/>
        </w:rPr>
        <w:t xml:space="preserve"> </w:t>
      </w:r>
    </w:p>
    <w:p w14:paraId="1B19ADA5" w14:textId="77777777" w:rsidR="00CF5119" w:rsidRDefault="00B433C9" w:rsidP="00CF5119">
      <w:pPr>
        <w:rPr>
          <w:rFonts w:ascii="FrankRuehl" w:hAnsi="FrankRuehl" w:cs="BA חניכי הישיבות"/>
          <w:rtl/>
        </w:rPr>
      </w:pP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לחם עוני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tl/>
        </w:rPr>
        <w:t>קרינא ביה.</w:t>
      </w:r>
      <w:r w:rsidR="00235986">
        <w:rPr>
          <w:rFonts w:ascii="FrankRuehl" w:hAnsi="FrankRuehl" w:hint="cs"/>
          <w:rtl/>
        </w:rPr>
        <w:t xml:space="preserve"> </w:t>
      </w:r>
      <w:r w:rsidR="005B1022">
        <w:rPr>
          <w:rFonts w:ascii="FrankRuehl" w:hAnsi="FrankRuehl" w:hint="cs"/>
          <w:rtl/>
        </w:rPr>
        <w:t xml:space="preserve"> </w:t>
      </w:r>
    </w:p>
    <w:p w14:paraId="14B1681D" w14:textId="62E58B30" w:rsidR="00B433C9" w:rsidRPr="00C35A2C" w:rsidRDefault="00B433C9" w:rsidP="00DD2D95">
      <w:pPr>
        <w:jc w:val="center"/>
        <w:rPr>
          <w:rtl/>
        </w:rPr>
      </w:pPr>
      <w:r w:rsidRPr="00615A60">
        <w:rPr>
          <w:rFonts w:ascii="FrankRuehl" w:hAnsi="FrankRuehl" w:cs="BA חניכי הישיבות" w:hint="cs"/>
          <w:rtl/>
        </w:rPr>
        <w:t>׹</w:t>
      </w:r>
    </w:p>
    <w:p>
      <w:pPr>
        <w:pStyle w:val="MishnaBatzad"/>
        <w:rPr>
          <w:ins w:id="20455" w:author="קלוד" w:date="2026-10-06T10:10:48Z"/>
        </w:rPr>
      </w:pPr>
      <w:ins w:id="20454" w:author="קלוד" w:date="2026-10-06T10:10:48Z">
        <w:r>
          <w:t xml:space="preserve">משנה ז</w:t>
        </w:r>
      </w:ins>
    </w:p>
    <w:p w14:paraId="3378F37D" w14:textId="77777777" w:rsidR="00C51F7B" w:rsidRDefault="00B433C9" w:rsidP="007C50EB">
      <w:pPr>
        <w:pStyle w:val="affc"/>
        <w:rPr>
          <w:rtl/>
        </w:rPr>
      </w:pPr>
      <w:bookmarkStart w:id="384" w:name="_Toc119172762"/>
      <w:bookmarkStart w:id="385" w:name="_Toc119229850"/>
      <w:r w:rsidRPr="005251B7">
        <w:rPr>
          <w:rStyle w:val="affffc"/>
          <w:rtl/>
        </w:rPr>
        <w:t>החולץ ליבמתו -</w:t>
      </w:r>
      <w:bookmarkEnd w:id="384"/>
      <w:bookmarkEnd w:id="385"/>
      <w:r w:rsidRPr="00C35A2C">
        <w:rPr>
          <w:rtl/>
        </w:rPr>
        <w:t xml:space="preserve"> הרי הוא כאחד מן האחין לנחלה,</w:t>
      </w:r>
    </w:p>
    <w:p w14:paraId="74F3CDF0" w14:textId="6CE95B6F" w:rsidR="00B433C9" w:rsidRPr="00C35A2C" w:rsidRDefault="005251B7" w:rsidP="007C50EB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B433C9" w:rsidRPr="00C35A2C">
        <w:rPr>
          <w:rtl/>
        </w:rPr>
        <w:t>ואם יש שם אב נכסים של אב.</w:t>
      </w:r>
    </w:p>
    <w:p w14:paraId="4830733D" w14:textId="45456ADD" w:rsidR="00B433C9" w:rsidRPr="00C35A2C" w:rsidRDefault="00B433C9" w:rsidP="007C50EB">
      <w:pPr>
        <w:pStyle w:val="affc"/>
        <w:rPr>
          <w:rtl/>
        </w:rPr>
      </w:pPr>
      <w:bookmarkStart w:id="386" w:name="_Toc119172763"/>
      <w:bookmarkStart w:id="387" w:name="_Toc119229851"/>
      <w:r w:rsidRPr="005251B7">
        <w:rPr>
          <w:rStyle w:val="affffc"/>
          <w:rtl/>
        </w:rPr>
        <w:t>הכונס יבמתו</w:t>
      </w:r>
      <w:bookmarkEnd w:id="386"/>
      <w:bookmarkEnd w:id="387"/>
      <w:r w:rsidRPr="00C35A2C">
        <w:rPr>
          <w:rtl/>
        </w:rPr>
        <w:t xml:space="preserve"> - זכה בנכסים של אחיו</w:t>
      </w:r>
      <w:r w:rsidR="00C51F7B">
        <w:rPr>
          <w:rFonts w:hint="cs"/>
          <w:rtl/>
        </w:rPr>
        <w:t>,</w:t>
      </w:r>
    </w:p>
    <w:p w14:paraId="73E9371A" w14:textId="4A58443D" w:rsidR="00B433C9" w:rsidRPr="00C35A2C" w:rsidRDefault="00B433C9" w:rsidP="00EB4CFE">
      <w:pPr>
        <w:pStyle w:val="affc"/>
        <w:rPr>
          <w:rtl/>
        </w:rPr>
      </w:pPr>
      <w:r w:rsidRPr="004F79D6">
        <w:rPr>
          <w:rStyle w:val="affffa"/>
          <w:rtl/>
        </w:rPr>
        <w:t>ר</w:t>
      </w:r>
      <w:r w:rsidR="00C51F7B" w:rsidRPr="004F79D6">
        <w:rPr>
          <w:rStyle w:val="affffa"/>
          <w:rFonts w:hint="cs"/>
          <w:rtl/>
        </w:rPr>
        <w:t>"</w:t>
      </w:r>
      <w:r w:rsidRPr="004F79D6">
        <w:rPr>
          <w:rStyle w:val="affffa"/>
          <w:rtl/>
        </w:rPr>
        <w:t>י:</w:t>
      </w:r>
      <w:r w:rsidRPr="00C35A2C">
        <w:rPr>
          <w:rtl/>
        </w:rPr>
        <w:t xml:space="preserve"> </w:t>
      </w:r>
      <w:r w:rsidR="00C51F7B">
        <w:rPr>
          <w:rFonts w:hint="cs"/>
          <w:rtl/>
        </w:rPr>
        <w:t>גם כשייבם</w:t>
      </w:r>
      <w:r w:rsidRPr="00C35A2C">
        <w:rPr>
          <w:rtl/>
        </w:rPr>
        <w:t>, אם יש שם אב נכסים של אב.</w:t>
      </w:r>
    </w:p>
    <w:p w14:paraId="2AC494A4" w14:textId="19D2FE77" w:rsidR="00B433C9" w:rsidRDefault="00C51F7B" w:rsidP="00C51F7B">
      <w:pPr>
        <w:rPr>
          <w:rFonts w:ascii="FontbitDavid" w:hAnsi="FontbitDavid"/>
          <w:sz w:val="32"/>
          <w:rtl/>
        </w:rPr>
      </w:pPr>
      <w:bookmarkStart w:id="388" w:name="_Toc119172764"/>
      <w:bookmarkStart w:id="389" w:name="_Toc119229852"/>
      <w:r w:rsidRPr="00EB4CFE">
        <w:rPr>
          <w:rStyle w:val="afff5"/>
          <w:rFonts w:hint="eastAsia"/>
          <w:rtl/>
        </w:rPr>
        <w:t>החולץ</w:t>
      </w:r>
      <w:r w:rsidR="00CE7663">
        <w:rPr>
          <w:rStyle w:val="afff5"/>
          <w:rFonts w:hint="cs"/>
          <w:rtl/>
        </w:rPr>
        <w:t xml:space="preserve"> ליבמתו</w:t>
      </w:r>
      <w:r w:rsidRPr="00EB4CFE">
        <w:rPr>
          <w:rStyle w:val="afff5"/>
          <w:rtl/>
        </w:rPr>
        <w:t>.</w:t>
      </w:r>
      <w:bookmarkEnd w:id="388"/>
      <w:bookmarkEnd w:id="389"/>
      <w:r w:rsidRPr="00EB4CFE">
        <w:rPr>
          <w:rStyle w:val="afff5"/>
          <w:rtl/>
        </w:rPr>
        <w:t xml:space="preserve"> </w:t>
      </w:r>
      <w:r>
        <w:rPr>
          <w:rStyle w:val="affff5"/>
          <w:rFonts w:hint="cs"/>
          <w:rtl/>
        </w:rPr>
        <w:t>דהו</w:t>
      </w:r>
      <w:r w:rsidR="00B433C9" w:rsidRPr="00AC6027">
        <w:rPr>
          <w:rStyle w:val="affff5"/>
          <w:rtl/>
        </w:rPr>
        <w:t>"א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הואיל ואפסדה מיבום</w:t>
      </w:r>
      <w:r w:rsidR="002869BF">
        <w:rPr>
          <w:rFonts w:ascii="FontbitDavid" w:hAnsi="FontbitDavid" w:hint="cs"/>
          <w:sz w:val="32"/>
          <w:rtl/>
        </w:rPr>
        <w:t xml:space="preserve"> </w:t>
      </w:r>
      <w:r w:rsidR="002869BF" w:rsidRPr="00EB4CFE">
        <w:rPr>
          <w:rStyle w:val="affff8"/>
          <w:rFonts w:hint="eastAsia"/>
          <w:rtl/>
        </w:rPr>
        <w:t>מהאחים</w:t>
      </w:r>
      <w:r w:rsidR="00B433C9" w:rsidRPr="00C35A2C">
        <w:rPr>
          <w:rFonts w:ascii="FontbitDavid" w:hAnsi="FontbitDavid" w:hint="cs"/>
          <w:sz w:val="32"/>
          <w:rtl/>
        </w:rPr>
        <w:t xml:space="preserve"> לקנס</w:t>
      </w:r>
      <w:r>
        <w:rPr>
          <w:rFonts w:ascii="FontbitDavid" w:hAnsi="FontbitDavid" w:hint="cs"/>
          <w:sz w:val="32"/>
          <w:rtl/>
        </w:rPr>
        <w:t>יה.</w:t>
      </w:r>
    </w:p>
    <w:p w14:paraId="114CFD0C" w14:textId="1BB92067" w:rsidR="00B433C9" w:rsidRPr="00C35A2C" w:rsidRDefault="00B433C9" w:rsidP="007C50EB">
      <w:pPr>
        <w:spacing w:before="60"/>
        <w:rPr>
          <w:rFonts w:ascii="FontbitDavid" w:hAnsi="FontbitDavid"/>
          <w:sz w:val="32"/>
          <w:rtl/>
        </w:rPr>
      </w:pPr>
      <w:bookmarkStart w:id="390" w:name="_Toc119172765"/>
      <w:bookmarkStart w:id="391" w:name="_Toc119229853"/>
      <w:r w:rsidRPr="00EB4CFE">
        <w:rPr>
          <w:rStyle w:val="afff5"/>
          <w:rtl/>
        </w:rPr>
        <w:t>יש אב.</w:t>
      </w:r>
      <w:bookmarkEnd w:id="390"/>
      <w:bookmarkEnd w:id="391"/>
      <w:r w:rsidR="00196CC4">
        <w:rPr>
          <w:rFonts w:hint="cs"/>
          <w:rtl/>
        </w:rPr>
        <w:t xml:space="preserve"> </w:t>
      </w:r>
      <w:r w:rsidR="001126A0">
        <w:rPr>
          <w:rFonts w:ascii="FontbitDavid" w:hAnsi="FontbitDavid" w:hint="cs"/>
          <w:sz w:val="32"/>
          <w:rtl/>
        </w:rPr>
        <w:t>ד</w:t>
      </w:r>
      <w:r w:rsidR="00E67F37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אב קודם לכל יוצאי ירכו</w:t>
      </w:r>
      <w:r w:rsidR="00E67F37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.</w:t>
      </w:r>
    </w:p>
    <w:p w14:paraId="1B2012B8" w14:textId="73311411" w:rsidR="00B433C9" w:rsidRPr="00C35A2C" w:rsidRDefault="00B433C9" w:rsidP="007C50EB">
      <w:pPr>
        <w:spacing w:before="60"/>
        <w:rPr>
          <w:rFonts w:ascii="FontbitDavid" w:hAnsi="FontbitDavid"/>
          <w:sz w:val="32"/>
          <w:rtl/>
        </w:rPr>
      </w:pPr>
      <w:bookmarkStart w:id="392" w:name="_Toc119172766"/>
      <w:bookmarkStart w:id="393" w:name="_Toc119229854"/>
      <w:r w:rsidRPr="00EB4CFE">
        <w:rPr>
          <w:rStyle w:val="afff5"/>
          <w:rtl/>
        </w:rPr>
        <w:t>הכונס</w:t>
      </w:r>
      <w:r w:rsidR="00E67F37">
        <w:rPr>
          <w:rStyle w:val="afff5"/>
          <w:rFonts w:hint="cs"/>
          <w:rtl/>
        </w:rPr>
        <w:t>.</w:t>
      </w:r>
      <w:bookmarkEnd w:id="392"/>
      <w:bookmarkEnd w:id="393"/>
      <w:r w:rsidR="00196CC4">
        <w:rPr>
          <w:rFonts w:hint="cs"/>
          <w:rtl/>
        </w:rPr>
        <w:t xml:space="preserve"> </w:t>
      </w:r>
      <w:r w:rsidRPr="00BF2C41">
        <w:rPr>
          <w:rStyle w:val="affff1"/>
          <w:rFonts w:hint="cs"/>
          <w:rtl/>
        </w:rPr>
        <w:t>ד'י</w:t>
      </w:r>
      <w:r w:rsidRPr="00BF2C41">
        <w:rPr>
          <w:rStyle w:val="affff1"/>
          <w:rtl/>
        </w:rPr>
        <w:t>קום על שם אחיו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והרי קם.</w:t>
      </w:r>
    </w:p>
    <w:p w14:paraId="458E2C85" w14:textId="6B38978D" w:rsidR="00F30358" w:rsidRDefault="00E67F37" w:rsidP="00F30358">
      <w:pPr>
        <w:rPr>
          <w:rtl/>
        </w:rPr>
      </w:pPr>
      <w:bookmarkStart w:id="394" w:name="_Toc119172767"/>
      <w:bookmarkStart w:id="395" w:name="_Toc119229855"/>
      <w:r>
        <w:rPr>
          <w:rStyle w:val="afff5"/>
          <w:rFonts w:hint="cs"/>
          <w:rtl/>
        </w:rPr>
        <w:t>ר</w:t>
      </w:r>
      <w:r w:rsidR="00B433C9" w:rsidRPr="00EB4CFE">
        <w:rPr>
          <w:rStyle w:val="afff5"/>
          <w:rtl/>
        </w:rPr>
        <w:t>' יהודה</w:t>
      </w:r>
      <w:bookmarkEnd w:id="394"/>
      <w:bookmarkEnd w:id="395"/>
      <w:r>
        <w:rPr>
          <w:rFonts w:hint="cs"/>
          <w:rtl/>
        </w:rPr>
        <w:t>.</w:t>
      </w:r>
      <w:r w:rsidRPr="00E67F37">
        <w:rPr>
          <w:rFonts w:hint="cs"/>
          <w:rtl/>
        </w:rPr>
        <w:t xml:space="preserve"> </w:t>
      </w:r>
      <w:r w:rsidR="00B433C9" w:rsidRPr="00E67F37">
        <w:rPr>
          <w:rStyle w:val="affff1"/>
          <w:rtl/>
        </w:rPr>
        <w:t>ד</w:t>
      </w:r>
      <w:r w:rsidR="00B433C9" w:rsidRPr="00E67F37">
        <w:rPr>
          <w:rStyle w:val="affff1"/>
          <w:rFonts w:hint="cs"/>
          <w:rtl/>
        </w:rPr>
        <w:t>'</w:t>
      </w:r>
      <w:r w:rsidR="00B433C9" w:rsidRPr="00E67F37">
        <w:rPr>
          <w:rStyle w:val="affff1"/>
          <w:rtl/>
        </w:rPr>
        <w:t>והיה הבכור</w:t>
      </w:r>
      <w:r>
        <w:rPr>
          <w:rStyle w:val="affff1"/>
          <w:rFonts w:hint="cs"/>
          <w:rtl/>
        </w:rPr>
        <w:t>..</w:t>
      </w:r>
      <w:r>
        <w:rPr>
          <w:rFonts w:hint="cs"/>
          <w:rtl/>
        </w:rPr>
        <w:t>' -</w:t>
      </w:r>
      <w:r w:rsidR="00B433C9" w:rsidRPr="00E67F37">
        <w:rPr>
          <w:rtl/>
        </w:rPr>
        <w:t xml:space="preserve"> כבכור</w:t>
      </w:r>
      <w:r w:rsidR="001126A0" w:rsidRPr="00E67F37">
        <w:rPr>
          <w:rFonts w:hint="cs"/>
          <w:rtl/>
        </w:rPr>
        <w:t xml:space="preserve"> ש</w:t>
      </w:r>
      <w:r w:rsidR="00B433C9" w:rsidRPr="00E67F37">
        <w:rPr>
          <w:rtl/>
        </w:rPr>
        <w:t>אין לו בחיי האב</w:t>
      </w:r>
      <w:r w:rsidR="00F30358">
        <w:rPr>
          <w:rFonts w:hint="cs"/>
          <w:rtl/>
        </w:rPr>
        <w:t>,</w:t>
      </w:r>
    </w:p>
    <w:p w14:paraId="6D86C994" w14:textId="6285BD27" w:rsidR="00B433C9" w:rsidRPr="00C35A2C" w:rsidRDefault="00B433C9" w:rsidP="00EB4CFE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="00F30358" w:rsidRPr="00D1637C">
        <w:rPr>
          <w:rFonts w:cs="PFT_Frank" w:hint="eastAsia"/>
          <w:b/>
          <w:bCs/>
          <w:szCs w:val="14"/>
          <w:rtl/>
        </w:rPr>
        <w:t>מ</w:t>
      </w:r>
      <w:r w:rsidR="00F30358" w:rsidRPr="00D1637C">
        <w:rPr>
          <w:rFonts w:cs="PFT_Frank"/>
          <w:b/>
          <w:bCs/>
          <w:szCs w:val="14"/>
          <w:rtl/>
        </w:rPr>
        <w:t>"מ</w:t>
      </w:r>
      <w:r w:rsidRPr="00C35A2C">
        <w:rPr>
          <w:rFonts w:hint="cs"/>
          <w:rtl/>
        </w:rPr>
        <w:t xml:space="preserve"> </w:t>
      </w:r>
      <w:r w:rsidR="00F30358">
        <w:rPr>
          <w:rFonts w:hint="cs"/>
          <w:rtl/>
        </w:rPr>
        <w:t xml:space="preserve">אינו </w:t>
      </w:r>
      <w:r w:rsidRPr="00C35A2C">
        <w:rPr>
          <w:rFonts w:hint="cs"/>
          <w:rtl/>
        </w:rPr>
        <w:t>נוטל אחר מיתת אב</w:t>
      </w:r>
      <w:r w:rsidR="00F30358" w:rsidRPr="00EB4CFE">
        <w:rPr>
          <w:rStyle w:val="affff8"/>
          <w:rtl/>
        </w:rPr>
        <w:t xml:space="preserve"> כבכור</w:t>
      </w:r>
      <w:r w:rsidRPr="00C35A2C">
        <w:rPr>
          <w:rFonts w:hint="cs"/>
          <w:rtl/>
        </w:rPr>
        <w:t xml:space="preserve"> </w:t>
      </w:r>
      <w:r w:rsidRPr="00BF2C41">
        <w:rPr>
          <w:rStyle w:val="affff1"/>
          <w:rFonts w:hint="cs"/>
          <w:rtl/>
        </w:rPr>
        <w:t xml:space="preserve">ד'יקום על שם </w:t>
      </w:r>
      <w:r w:rsidRPr="00EB4CFE">
        <w:rPr>
          <w:rStyle w:val="affff1"/>
          <w:rFonts w:hint="eastAsia"/>
          <w:b/>
          <w:bCs/>
          <w:rtl/>
        </w:rPr>
        <w:t>אחיו</w:t>
      </w:r>
      <w:r w:rsidRPr="00BF2C41">
        <w:rPr>
          <w:rStyle w:val="affff1"/>
          <w:rFonts w:hint="cs"/>
          <w:rtl/>
        </w:rPr>
        <w:t>'</w:t>
      </w:r>
      <w:r w:rsidR="00F30358">
        <w:rPr>
          <w:rFonts w:hint="cs"/>
          <w:rtl/>
        </w:rPr>
        <w:t>.</w:t>
      </w:r>
    </w:p>
    <w:p w14:paraId="30F0E164" w14:textId="155A4BEB" w:rsidR="00F30358" w:rsidRDefault="00F30358" w:rsidP="00F30358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וכן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"א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ד</w:t>
      </w:r>
      <w:r>
        <w:rPr>
          <w:rFonts w:ascii="FontbitDavid" w:hAnsi="FontbitDavid" w:hint="cs"/>
          <w:sz w:val="32"/>
          <w:rtl/>
        </w:rPr>
        <w:t>כש</w:t>
      </w:r>
      <w:r w:rsidR="001126A0">
        <w:rPr>
          <w:rFonts w:ascii="FontbitDavid" w:hAnsi="FontbitDavid" w:hint="cs"/>
          <w:sz w:val="32"/>
          <w:rtl/>
        </w:rPr>
        <w:t>יש</w:t>
      </w:r>
      <w:r w:rsidR="00B433C9" w:rsidRPr="00C35A2C">
        <w:rPr>
          <w:rFonts w:ascii="FontbitDavid" w:hAnsi="FontbitDavid" w:hint="cs"/>
          <w:sz w:val="32"/>
          <w:rtl/>
        </w:rPr>
        <w:t xml:space="preserve"> אב </w:t>
      </w:r>
      <w:r w:rsidRPr="00EB4CFE">
        <w:rPr>
          <w:rStyle w:val="affff8"/>
          <w:rFonts w:hint="eastAsia"/>
          <w:rtl/>
        </w:rPr>
        <w:t>ש</w:t>
      </w:r>
      <w:r w:rsidR="00B433C9" w:rsidRPr="00EB4CFE">
        <w:rPr>
          <w:rStyle w:val="affff8"/>
          <w:rFonts w:hint="eastAsia"/>
          <w:rtl/>
        </w:rPr>
        <w:t>לא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ק</w:t>
      </w:r>
      <w:r w:rsidRPr="00EB4CFE">
        <w:rPr>
          <w:rStyle w:val="affff8"/>
          <w:rFonts w:hint="eastAsia"/>
          <w:rtl/>
        </w:rPr>
        <w:t>ם</w:t>
      </w:r>
      <w:r w:rsidR="00B433C9"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ל</w:t>
      </w:r>
      <w:r w:rsidR="00B433C9" w:rsidRPr="00EB4CFE">
        <w:rPr>
          <w:rStyle w:val="affff8"/>
          <w:rFonts w:hint="eastAsia"/>
          <w:rtl/>
        </w:rPr>
        <w:t>נחלה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אין</w:t>
      </w:r>
      <w:r w:rsidR="00B433C9" w:rsidRPr="00C35A2C">
        <w:rPr>
          <w:rFonts w:ascii="FontbitDavid" w:hAnsi="FontbitDavid" w:hint="cs"/>
          <w:sz w:val="32"/>
          <w:rtl/>
        </w:rPr>
        <w:t xml:space="preserve"> יבום</w:t>
      </w:r>
      <w:r>
        <w:rPr>
          <w:rFonts w:ascii="FontbitDavid" w:hAnsi="FontbitDavid" w:hint="cs"/>
          <w:sz w:val="32"/>
          <w:rtl/>
        </w:rPr>
        <w:t xml:space="preserve"> - </w:t>
      </w:r>
      <w:r w:rsidR="001126A0">
        <w:rPr>
          <w:rFonts w:ascii="FontbitDavid" w:hAnsi="FontbitDavid" w:hint="cs"/>
          <w:sz w:val="32"/>
          <w:rtl/>
        </w:rPr>
        <w:t>דלאו ב</w:t>
      </w:r>
      <w:r>
        <w:rPr>
          <w:rFonts w:ascii="FontbitDavid" w:hAnsi="FontbitDavid" w:hint="cs"/>
          <w:sz w:val="32"/>
          <w:rtl/>
        </w:rPr>
        <w:t>נחלה</w:t>
      </w:r>
      <w:r w:rsidR="001126A0">
        <w:rPr>
          <w:rFonts w:ascii="FontbitDavid" w:hAnsi="FontbitDavid" w:hint="cs"/>
          <w:sz w:val="32"/>
          <w:rtl/>
        </w:rPr>
        <w:t xml:space="preserve"> תלה</w:t>
      </w:r>
      <w:r>
        <w:rPr>
          <w:rFonts w:ascii="FontbitDavid" w:hAnsi="FontbitDavid" w:hint="cs"/>
          <w:sz w:val="32"/>
          <w:rtl/>
        </w:rPr>
        <w:t>.</w:t>
      </w:r>
    </w:p>
    <w:p w14:paraId="2E7A2B9C" w14:textId="41A3E821" w:rsidR="00E67F37" w:rsidRPr="00C35A2C" w:rsidRDefault="00E67F37" w:rsidP="00E67F37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א. </w:t>
      </w:r>
      <w:r w:rsidRPr="00AC6027">
        <w:rPr>
          <w:rStyle w:val="affff5"/>
          <w:rtl/>
        </w:rPr>
        <w:t>עולא</w:t>
      </w:r>
      <w:r w:rsidRPr="00AC6027">
        <w:rPr>
          <w:rStyle w:val="affff5"/>
          <w:rFonts w:hint="cs"/>
          <w:rtl/>
        </w:rPr>
        <w:t xml:space="preserve"> ור</w:t>
      </w:r>
      <w:r w:rsidRPr="00AC6027">
        <w:rPr>
          <w:rStyle w:val="affff5"/>
          <w:rtl/>
        </w:rPr>
        <w:t>"</w:t>
      </w:r>
      <w:r w:rsidRPr="00AC6027">
        <w:rPr>
          <w:rStyle w:val="affff5"/>
          <w:rFonts w:hint="cs"/>
          <w:rtl/>
        </w:rPr>
        <w:t>י נפחא</w:t>
      </w:r>
      <w:r w:rsidRPr="00C35A2C">
        <w:rPr>
          <w:rFonts w:ascii="FontbitDavid" w:hAnsi="FontbitDavid"/>
          <w:sz w:val="32"/>
          <w:rtl/>
        </w:rPr>
        <w:t xml:space="preserve">: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הלכה </w:t>
      </w:r>
      <w:r w:rsidRPr="00AC6027">
        <w:rPr>
          <w:rStyle w:val="affff5"/>
          <w:rtl/>
        </w:rPr>
        <w:t>כר"</w:t>
      </w:r>
      <w:r w:rsidRPr="00AC6027">
        <w:rPr>
          <w:rStyle w:val="affff5"/>
          <w:rFonts w:hint="cs"/>
          <w:rtl/>
        </w:rPr>
        <w:t>י</w:t>
      </w:r>
      <w:r w:rsidRPr="00AC6027">
        <w:rPr>
          <w:rStyle w:val="affff5"/>
          <w:rtl/>
        </w:rPr>
        <w:t>.</w:t>
      </w:r>
    </w:p>
    <w:p w14:paraId="70DFDC4E" w14:textId="66D9D5E0" w:rsidR="00EA1013" w:rsidRPr="00062827" w:rsidRDefault="00E67F37" w:rsidP="00EA1013">
      <w:pPr>
        <w:rPr>
          <w:spacing w:val="-2"/>
          <w:rtl/>
        </w:rPr>
      </w:pPr>
      <w:r w:rsidRPr="00062827">
        <w:rPr>
          <w:rStyle w:val="affff5"/>
          <w:rFonts w:hint="cs"/>
          <w:rtl/>
        </w:rPr>
        <w:t xml:space="preserve">ב. </w:t>
      </w:r>
      <w:r w:rsidR="00B433C9" w:rsidRPr="00062827">
        <w:rPr>
          <w:rStyle w:val="affff5"/>
          <w:rFonts w:hint="cs"/>
          <w:rtl/>
        </w:rPr>
        <w:t>ר</w:t>
      </w:r>
      <w:r w:rsidR="00F30358" w:rsidRPr="00062827">
        <w:rPr>
          <w:rStyle w:val="affff5"/>
          <w:rFonts w:hint="cs"/>
          <w:rtl/>
        </w:rPr>
        <w:t>' י</w:t>
      </w:r>
      <w:r w:rsidR="00B433C9" w:rsidRPr="00062827">
        <w:rPr>
          <w:rStyle w:val="affff5"/>
          <w:rFonts w:hint="cs"/>
          <w:rtl/>
        </w:rPr>
        <w:t>נ</w:t>
      </w:r>
      <w:r w:rsidR="00F30358" w:rsidRPr="00062827">
        <w:rPr>
          <w:rStyle w:val="affff5"/>
          <w:rFonts w:hint="cs"/>
          <w:rtl/>
        </w:rPr>
        <w:t>אי</w:t>
      </w:r>
      <w:r w:rsidR="00F30358" w:rsidRPr="00062827">
        <w:rPr>
          <w:rStyle w:val="affff5"/>
          <w:rtl/>
        </w:rPr>
        <w:t xml:space="preserve"> ור"נ:</w:t>
      </w:r>
      <w:r w:rsidR="00B433C9" w:rsidRPr="00062827">
        <w:rPr>
          <w:spacing w:val="-2"/>
          <w:rtl/>
        </w:rPr>
        <w:t xml:space="preserve"> </w:t>
      </w:r>
      <w:r w:rsidR="00F30358" w:rsidRPr="00D1637C">
        <w:rPr>
          <w:rFonts w:cs="PFT_Frank" w:hint="eastAsia"/>
          <w:b/>
          <w:bCs/>
          <w:spacing w:val="-2"/>
          <w:szCs w:val="14"/>
          <w:rtl/>
        </w:rPr>
        <w:t>אין</w:t>
      </w:r>
      <w:r w:rsidR="00F30358" w:rsidRPr="00D1637C">
        <w:rPr>
          <w:rFonts w:cs="PFT_Frank"/>
          <w:b/>
          <w:bCs/>
          <w:spacing w:val="-2"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pacing w:val="-2"/>
          <w:szCs w:val="14"/>
          <w:rtl/>
        </w:rPr>
        <w:t>הלכה</w:t>
      </w:r>
      <w:r w:rsidR="00B433C9" w:rsidRPr="00062827">
        <w:rPr>
          <w:spacing w:val="-2"/>
          <w:rtl/>
        </w:rPr>
        <w:t xml:space="preserve"> </w:t>
      </w:r>
      <w:r w:rsidR="00B433C9" w:rsidRPr="00062827">
        <w:rPr>
          <w:rStyle w:val="affff5"/>
          <w:rtl/>
        </w:rPr>
        <w:t>כר</w:t>
      </w:r>
      <w:r w:rsidR="00B433C9" w:rsidRPr="00062827">
        <w:rPr>
          <w:rStyle w:val="affff5"/>
          <w:rFonts w:hint="cs"/>
          <w:rtl/>
        </w:rPr>
        <w:t>''י</w:t>
      </w:r>
      <w:r w:rsidR="00B433C9" w:rsidRPr="00062827">
        <w:rPr>
          <w:rStyle w:val="affff5"/>
          <w:rtl/>
        </w:rPr>
        <w:t>,</w:t>
      </w:r>
      <w:r w:rsidR="00B433C9" w:rsidRPr="00062827">
        <w:rPr>
          <w:spacing w:val="-2"/>
          <w:rtl/>
        </w:rPr>
        <w:t xml:space="preserve"> </w:t>
      </w:r>
      <w:r w:rsidR="00EA1013" w:rsidRPr="00062827">
        <w:rPr>
          <w:rStyle w:val="affff5"/>
          <w:rFonts w:hint="cs"/>
          <w:rtl/>
        </w:rPr>
        <w:t>'</w:t>
      </w:r>
      <w:r w:rsidR="00B433C9" w:rsidRPr="00062827">
        <w:rPr>
          <w:rStyle w:val="affff8"/>
          <w:spacing w:val="-2"/>
          <w:rtl/>
        </w:rPr>
        <w:t>קר</w:t>
      </w:r>
      <w:r w:rsidR="00B433C9" w:rsidRPr="00062827">
        <w:rPr>
          <w:rStyle w:val="affff8"/>
          <w:rFonts w:hint="eastAsia"/>
          <w:spacing w:val="-2"/>
          <w:rtl/>
        </w:rPr>
        <w:t>א</w:t>
      </w:r>
      <w:r w:rsidR="00B433C9" w:rsidRPr="00062827">
        <w:rPr>
          <w:rStyle w:val="affff8"/>
          <w:spacing w:val="-2"/>
          <w:rtl/>
        </w:rPr>
        <w:t xml:space="preserve"> </w:t>
      </w:r>
      <w:r w:rsidR="00B433C9" w:rsidRPr="00062827">
        <w:rPr>
          <w:rStyle w:val="affff8"/>
          <w:rFonts w:hint="eastAsia"/>
          <w:spacing w:val="-2"/>
          <w:rtl/>
        </w:rPr>
        <w:t>דבריך</w:t>
      </w:r>
      <w:r w:rsidR="00B433C9" w:rsidRPr="00062827">
        <w:rPr>
          <w:rStyle w:val="affff8"/>
          <w:spacing w:val="-2"/>
          <w:rtl/>
        </w:rPr>
        <w:t xml:space="preserve"> </w:t>
      </w:r>
      <w:r w:rsidR="00B433C9" w:rsidRPr="00062827">
        <w:rPr>
          <w:rStyle w:val="affff8"/>
          <w:rFonts w:hint="eastAsia"/>
          <w:spacing w:val="-2"/>
          <w:rtl/>
        </w:rPr>
        <w:t>בחוץ</w:t>
      </w:r>
      <w:r w:rsidR="00EA1013" w:rsidRPr="00062827">
        <w:rPr>
          <w:rStyle w:val="affff8"/>
          <w:spacing w:val="-2"/>
          <w:rtl/>
        </w:rPr>
        <w:t>'</w:t>
      </w:r>
      <w:r w:rsidR="00EA1013" w:rsidRPr="00062827">
        <w:rPr>
          <w:rStyle w:val="affff8"/>
          <w:rFonts w:hint="cs"/>
          <w:spacing w:val="-2"/>
          <w:rtl/>
        </w:rPr>
        <w:t>, 'פשיט</w:t>
      </w:r>
      <w:r w:rsidR="00B433C9" w:rsidRPr="00062827">
        <w:rPr>
          <w:rStyle w:val="affff8"/>
          <w:spacing w:val="-2"/>
          <w:rtl/>
        </w:rPr>
        <w:t>א, הלכה כרבים</w:t>
      </w:r>
      <w:r w:rsidR="00EA1013" w:rsidRPr="00062827">
        <w:rPr>
          <w:rStyle w:val="affff8"/>
          <w:spacing w:val="-2"/>
          <w:rtl/>
        </w:rPr>
        <w:t>'</w:t>
      </w:r>
      <w:r w:rsidR="00B433C9" w:rsidRPr="00062827">
        <w:rPr>
          <w:rStyle w:val="affff8"/>
          <w:spacing w:val="-2"/>
          <w:rtl/>
        </w:rPr>
        <w:t>!</w:t>
      </w:r>
    </w:p>
    <w:p w14:paraId="1DB5CB4A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lastRenderedPageBreak/>
        <w:t>מ:</w:t>
      </w:r>
    </w:p>
    <w:p>
      <w:pPr>
        <w:pStyle w:val="MishnaBatzad"/>
        <w:rPr>
          <w:ins w:id="20457" w:author="קלוד" w:date="2026-10-06T10:10:48Z"/>
        </w:rPr>
      </w:pPr>
      <w:ins w:id="20456" w:author="קלוד" w:date="2026-10-06T10:10:48Z">
        <w:r>
          <w:t xml:space="preserve">משנה ז</w:t>
        </w:r>
      </w:ins>
    </w:p>
    <w:p w14:paraId="7C92665B" w14:textId="4FA63D7F" w:rsidR="00B433C9" w:rsidRPr="00C35A2C" w:rsidRDefault="00B433C9" w:rsidP="00EA1013">
      <w:pPr>
        <w:pStyle w:val="affc"/>
        <w:rPr>
          <w:rtl/>
        </w:rPr>
      </w:pPr>
      <w:bookmarkStart w:id="396" w:name="_Toc119172768"/>
      <w:bookmarkStart w:id="397" w:name="_Toc119229856"/>
      <w:r w:rsidRPr="005251B7">
        <w:rPr>
          <w:rStyle w:val="affffc"/>
          <w:rtl/>
        </w:rPr>
        <w:t>החולץ ליבמתו</w:t>
      </w:r>
      <w:bookmarkEnd w:id="396"/>
      <w:bookmarkEnd w:id="397"/>
      <w:r w:rsidR="00EA1013" w:rsidRPr="005251B7">
        <w:rPr>
          <w:rStyle w:val="affffc"/>
          <w:rFonts w:hint="cs"/>
          <w:rtl/>
        </w:rPr>
        <w:t xml:space="preserve"> </w:t>
      </w:r>
      <w:r w:rsidR="00EA1013">
        <w:rPr>
          <w:rFonts w:hint="cs"/>
          <w:rtl/>
        </w:rPr>
        <w:t>-</w:t>
      </w:r>
      <w:r w:rsidRPr="00C35A2C">
        <w:rPr>
          <w:rtl/>
        </w:rPr>
        <w:t xml:space="preserve"> הוא אסור בקרובותיה</w:t>
      </w:r>
      <w:r w:rsidR="00EA1013">
        <w:rPr>
          <w:rFonts w:hint="cs"/>
          <w:rtl/>
        </w:rPr>
        <w:t xml:space="preserve">, </w:t>
      </w:r>
      <w:r w:rsidRPr="00C35A2C">
        <w:rPr>
          <w:rtl/>
        </w:rPr>
        <w:t>והיא בקרוביו</w:t>
      </w:r>
      <w:r w:rsidR="00EA1013">
        <w:rPr>
          <w:rFonts w:hint="cs"/>
          <w:rtl/>
        </w:rPr>
        <w:t>:</w:t>
      </w:r>
    </w:p>
    <w:p w14:paraId="79F9C179" w14:textId="783A77A6" w:rsidR="00EA1013" w:rsidRDefault="00B433C9" w:rsidP="007C50EB">
      <w:pPr>
        <w:pStyle w:val="affc"/>
        <w:rPr>
          <w:rtl/>
        </w:rPr>
      </w:pPr>
      <w:bookmarkStart w:id="398" w:name="_Toc119172769"/>
      <w:bookmarkStart w:id="399" w:name="_Toc119229857"/>
      <w:r w:rsidRPr="005251B7">
        <w:rPr>
          <w:rStyle w:val="affffc"/>
          <w:rtl/>
        </w:rPr>
        <w:t>הוא</w:t>
      </w:r>
      <w:bookmarkEnd w:id="398"/>
      <w:bookmarkEnd w:id="399"/>
      <w:r w:rsidR="00EA1013" w:rsidRPr="005251B7">
        <w:rPr>
          <w:rStyle w:val="affffc"/>
          <w:rFonts w:hint="cs"/>
          <w:rtl/>
        </w:rPr>
        <w:t xml:space="preserve"> </w:t>
      </w:r>
      <w:r w:rsidR="00EA1013">
        <w:rPr>
          <w:rFonts w:hint="cs"/>
          <w:rtl/>
        </w:rPr>
        <w:t>-</w:t>
      </w:r>
      <w:r w:rsidRPr="00C35A2C">
        <w:rPr>
          <w:rtl/>
        </w:rPr>
        <w:t xml:space="preserve"> באמה </w:t>
      </w:r>
      <w:r w:rsidR="00EA1013">
        <w:rPr>
          <w:rFonts w:hint="cs"/>
          <w:rtl/>
        </w:rPr>
        <w:t>ו</w:t>
      </w:r>
      <w:r w:rsidRPr="00C35A2C">
        <w:rPr>
          <w:rtl/>
        </w:rPr>
        <w:t xml:space="preserve">אם אמה </w:t>
      </w:r>
      <w:r w:rsidR="00EA1013">
        <w:rPr>
          <w:rFonts w:hint="cs"/>
          <w:rtl/>
        </w:rPr>
        <w:t>ו</w:t>
      </w:r>
      <w:r w:rsidRPr="00C35A2C">
        <w:rPr>
          <w:rtl/>
        </w:rPr>
        <w:t xml:space="preserve">אם אביה, בתה </w:t>
      </w:r>
      <w:r w:rsidR="00EA1013">
        <w:rPr>
          <w:rFonts w:hint="cs"/>
          <w:rtl/>
        </w:rPr>
        <w:t>ו</w:t>
      </w:r>
      <w:r w:rsidRPr="00C35A2C">
        <w:rPr>
          <w:rtl/>
        </w:rPr>
        <w:t xml:space="preserve">בת בתה </w:t>
      </w:r>
      <w:r w:rsidR="00EA1013">
        <w:rPr>
          <w:rFonts w:hint="cs"/>
          <w:rtl/>
        </w:rPr>
        <w:t>ו</w:t>
      </w:r>
      <w:r w:rsidRPr="00C35A2C">
        <w:rPr>
          <w:rtl/>
        </w:rPr>
        <w:t>בת בנה,</w:t>
      </w:r>
    </w:p>
    <w:p w14:paraId="176DA25A" w14:textId="16EF31FA" w:rsidR="00B433C9" w:rsidRPr="00C35A2C" w:rsidRDefault="00B433C9" w:rsidP="00EA1013">
      <w:pPr>
        <w:pStyle w:val="affc"/>
        <w:rPr>
          <w:rtl/>
        </w:rPr>
      </w:pPr>
      <w:r w:rsidRPr="00C35A2C">
        <w:rPr>
          <w:rtl/>
        </w:rPr>
        <w:t xml:space="preserve">ובאחותה </w:t>
      </w:r>
      <w:r w:rsidRPr="00EB4CFE">
        <w:rPr>
          <w:rStyle w:val="HesberMishna"/>
          <w:rtl/>
          <w:rPrChange w:id="20052" w:author="קלוד" w:date="2026-10-06T10:10:48Z">
            <w:rPr>
              <w:rStyle w:val="affff8"/>
              <w:rtl/>
            </w:rPr>
          </w:rPrChange>
        </w:rPr>
        <w:t>בזמן שקיימת,</w:t>
      </w:r>
      <w:r w:rsidRPr="00C35A2C">
        <w:rPr>
          <w:rtl/>
        </w:rPr>
        <w:t xml:space="preserve"> </w:t>
      </w:r>
      <w:r w:rsidR="00EA1013">
        <w:rPr>
          <w:rtl/>
        </w:rPr>
        <w:tab/>
      </w:r>
      <w:r w:rsidR="00EA1013">
        <w:rPr>
          <w:rtl/>
        </w:rPr>
        <w:tab/>
      </w:r>
      <w:r w:rsidR="00EA1013">
        <w:rPr>
          <w:rtl/>
        </w:rPr>
        <w:tab/>
      </w:r>
      <w:r w:rsidR="00EA1013">
        <w:rPr>
          <w:rtl/>
        </w:rPr>
        <w:tab/>
      </w:r>
      <w:r w:rsidR="00EA1013">
        <w:rPr>
          <w:rtl/>
        </w:rPr>
        <w:tab/>
      </w:r>
      <w:r w:rsidR="00EA1013">
        <w:rPr>
          <w:rtl/>
        </w:rPr>
        <w:tab/>
      </w:r>
      <w:r w:rsidR="00EA1013">
        <w:rPr>
          <w:rtl/>
        </w:rPr>
        <w:tab/>
      </w:r>
      <w:r w:rsidR="00EA1013">
        <w:rPr>
          <w:rtl/>
        </w:rPr>
        <w:tab/>
      </w:r>
      <w:r w:rsidR="00EA1013">
        <w:rPr>
          <w:rtl/>
        </w:rPr>
        <w:tab/>
      </w:r>
      <w:r w:rsidR="00EA1013">
        <w:rPr>
          <w:rtl/>
        </w:rPr>
        <w:tab/>
      </w:r>
      <w:r w:rsidR="00EA1013">
        <w:rPr>
          <w:rtl/>
        </w:rPr>
        <w:tab/>
      </w:r>
      <w:r w:rsidRPr="00C35A2C">
        <w:rPr>
          <w:rtl/>
        </w:rPr>
        <w:t>והאחין מותרין</w:t>
      </w:r>
      <w:r w:rsidR="00EA1013">
        <w:rPr>
          <w:rFonts w:hint="cs"/>
          <w:rtl/>
        </w:rPr>
        <w:t>.</w:t>
      </w:r>
    </w:p>
    <w:p w14:paraId="63FA22BF" w14:textId="52118AC7" w:rsidR="00B433C9" w:rsidRPr="00C35A2C" w:rsidRDefault="00B433C9" w:rsidP="007C50EB">
      <w:pPr>
        <w:pStyle w:val="affc"/>
        <w:rPr>
          <w:rtl/>
        </w:rPr>
      </w:pPr>
      <w:bookmarkStart w:id="400" w:name="_Toc119172770"/>
      <w:bookmarkStart w:id="401" w:name="_Toc119229858"/>
      <w:r w:rsidRPr="005251B7">
        <w:rPr>
          <w:rStyle w:val="affffc"/>
          <w:rtl/>
        </w:rPr>
        <w:t>היא</w:t>
      </w:r>
      <w:bookmarkEnd w:id="400"/>
      <w:bookmarkEnd w:id="401"/>
      <w:r w:rsidR="00EA1013" w:rsidRPr="005251B7">
        <w:rPr>
          <w:rStyle w:val="affffc"/>
          <w:rFonts w:hint="cs"/>
          <w:rtl/>
        </w:rPr>
        <w:t xml:space="preserve"> </w:t>
      </w:r>
      <w:r w:rsidR="00EA1013">
        <w:rPr>
          <w:rFonts w:hint="cs"/>
          <w:rtl/>
        </w:rPr>
        <w:t>-</w:t>
      </w:r>
      <w:r w:rsidRPr="00C35A2C">
        <w:rPr>
          <w:rtl/>
        </w:rPr>
        <w:t xml:space="preserve"> באביו </w:t>
      </w:r>
      <w:r w:rsidR="00EA1013">
        <w:rPr>
          <w:rFonts w:hint="cs"/>
          <w:rtl/>
        </w:rPr>
        <w:t>ו</w:t>
      </w:r>
      <w:r w:rsidRPr="00C35A2C">
        <w:rPr>
          <w:rtl/>
        </w:rPr>
        <w:t xml:space="preserve">אבי אביו, בנו </w:t>
      </w:r>
      <w:r w:rsidR="00EA1013">
        <w:rPr>
          <w:rFonts w:hint="cs"/>
          <w:rtl/>
        </w:rPr>
        <w:t>ו</w:t>
      </w:r>
      <w:r w:rsidRPr="00C35A2C">
        <w:rPr>
          <w:rtl/>
        </w:rPr>
        <w:t>בן בנו, אחיו ובן אחיו.</w:t>
      </w:r>
    </w:p>
    <w:p w14:paraId="0E13E13E" w14:textId="0605DAB9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>מותר ב</w:t>
      </w:r>
      <w:r w:rsidR="00EA1013">
        <w:rPr>
          <w:rFonts w:hint="cs"/>
          <w:rtl/>
        </w:rPr>
        <w:t>'</w:t>
      </w:r>
      <w:r w:rsidRPr="00C35A2C">
        <w:rPr>
          <w:rtl/>
        </w:rPr>
        <w:t>קרובת צרת חלוצתו</w:t>
      </w:r>
      <w:r w:rsidR="00EA1013">
        <w:rPr>
          <w:rFonts w:hint="cs"/>
          <w:rtl/>
        </w:rPr>
        <w:t>'</w:t>
      </w:r>
      <w:r w:rsidRPr="00C35A2C">
        <w:rPr>
          <w:rtl/>
        </w:rPr>
        <w:t>, ואסור ב</w:t>
      </w:r>
      <w:r w:rsidR="00EA1013">
        <w:rPr>
          <w:rFonts w:hint="cs"/>
          <w:rtl/>
        </w:rPr>
        <w:t>'</w:t>
      </w:r>
      <w:r w:rsidRPr="00C35A2C">
        <w:rPr>
          <w:rtl/>
        </w:rPr>
        <w:t>צרת קרובת חלוצתו</w:t>
      </w:r>
      <w:r w:rsidR="00EA1013">
        <w:rPr>
          <w:rFonts w:hint="cs"/>
          <w:rtl/>
        </w:rPr>
        <w:t>'</w:t>
      </w:r>
      <w:r w:rsidRPr="00C35A2C">
        <w:rPr>
          <w:rtl/>
        </w:rPr>
        <w:t>.</w:t>
      </w:r>
    </w:p>
    <w:p w14:paraId="1AB6AED8" w14:textId="60D93D48" w:rsidR="0000762B" w:rsidRDefault="00B433C9" w:rsidP="005251B7">
      <w:pPr>
        <w:pStyle w:val="affff2"/>
        <w:rPr>
          <w:rtl/>
        </w:rPr>
      </w:pPr>
      <w:bookmarkStart w:id="402" w:name="_Toc119172771"/>
      <w:bookmarkStart w:id="403" w:name="_Toc119229859"/>
      <w:r w:rsidRPr="00AC6027">
        <w:rPr>
          <w:rStyle w:val="affff5"/>
          <w:rtl/>
        </w:rPr>
        <w:t>איבעיא:</w:t>
      </w:r>
      <w:r w:rsidRPr="0039104D">
        <w:rPr>
          <w:rtl/>
        </w:rPr>
        <w:t xml:space="preserve"> </w:t>
      </w:r>
      <w:r w:rsidRPr="00A55030">
        <w:rPr>
          <w:rtl/>
        </w:rPr>
        <w:t>גזרו</w:t>
      </w:r>
      <w:r w:rsidR="0000762B" w:rsidRPr="00A55030">
        <w:rPr>
          <w:rFonts w:hint="cs"/>
          <w:rtl/>
        </w:rPr>
        <w:t xml:space="preserve"> </w:t>
      </w:r>
      <w:r w:rsidR="0000762B" w:rsidRPr="00A55030">
        <w:rPr>
          <w:rFonts w:hint="eastAsia"/>
          <w:rtl/>
        </w:rPr>
        <w:t>קרובות</w:t>
      </w:r>
      <w:r w:rsidR="0000762B" w:rsidRPr="00A55030">
        <w:rPr>
          <w:rtl/>
        </w:rPr>
        <w:t xml:space="preserve"> </w:t>
      </w:r>
      <w:r w:rsidR="0000762B" w:rsidRPr="00A55030">
        <w:rPr>
          <w:rFonts w:hint="eastAsia"/>
          <w:rtl/>
        </w:rPr>
        <w:t>דאורייתא</w:t>
      </w:r>
      <w:r w:rsidR="0000762B" w:rsidRPr="00A55030">
        <w:rPr>
          <w:rFonts w:hint="cs"/>
          <w:rtl/>
        </w:rPr>
        <w:t xml:space="preserve"> בחלוצ</w:t>
      </w:r>
      <w:r w:rsidR="0000762B">
        <w:rPr>
          <w:rFonts w:hint="cs"/>
          <w:rtl/>
        </w:rPr>
        <w:t xml:space="preserve">ה, </w:t>
      </w:r>
      <w:r w:rsidR="0000762B" w:rsidRPr="00D1637C">
        <w:rPr>
          <w:rFonts w:hint="eastAsia"/>
          <w:szCs w:val="14"/>
          <w:rtl/>
        </w:rPr>
        <w:t>האם</w:t>
      </w:r>
      <w:r w:rsidR="0000762B" w:rsidRPr="00D1637C">
        <w:rPr>
          <w:szCs w:val="14"/>
          <w:rtl/>
        </w:rPr>
        <w:t xml:space="preserve"> גם</w:t>
      </w:r>
      <w:r w:rsidRPr="00D1637C">
        <w:rPr>
          <w:szCs w:val="14"/>
          <w:rtl/>
        </w:rPr>
        <w:t xml:space="preserve"> </w:t>
      </w:r>
      <w:r w:rsidR="00EA1013" w:rsidRPr="00D1637C">
        <w:rPr>
          <w:szCs w:val="14"/>
          <w:rtl/>
        </w:rPr>
        <w:t>'</w:t>
      </w:r>
      <w:r w:rsidRPr="00D1637C">
        <w:rPr>
          <w:szCs w:val="14"/>
          <w:rtl/>
        </w:rPr>
        <w:t>שניות</w:t>
      </w:r>
      <w:r w:rsidR="00EA1013" w:rsidRPr="00D1637C">
        <w:rPr>
          <w:szCs w:val="14"/>
          <w:rtl/>
        </w:rPr>
        <w:t>'</w:t>
      </w:r>
      <w:r w:rsidRPr="0039104D">
        <w:rPr>
          <w:rtl/>
        </w:rPr>
        <w:t>?</w:t>
      </w:r>
      <w:bookmarkEnd w:id="402"/>
      <w:bookmarkEnd w:id="403"/>
    </w:p>
    <w:p w14:paraId="532241A6" w14:textId="0ED5A4E9" w:rsidR="00B433C9" w:rsidRDefault="00EA1013" w:rsidP="00EB4CFE">
      <w:pPr>
        <w:ind w:left="339" w:firstLine="113"/>
        <w:rPr>
          <w:sz w:val="32"/>
          <w:rtl/>
        </w:rPr>
      </w:pPr>
      <w:r w:rsidRPr="00EB4CFE">
        <w:rPr>
          <w:rStyle w:val="affff8"/>
          <w:rFonts w:hint="eastAsia"/>
          <w:rtl/>
        </w:rPr>
        <w:t>שמא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רק</w:t>
      </w:r>
      <w:r>
        <w:rPr>
          <w:rStyle w:val="affff8"/>
          <w:rFonts w:hint="cs"/>
          <w:rtl/>
        </w:rPr>
        <w:t xml:space="preserve"> בערוה</w:t>
      </w:r>
      <w:r w:rsidR="001126A0">
        <w:rPr>
          <w:sz w:val="32"/>
          <w:rtl/>
        </w:rPr>
        <w:t xml:space="preserve"> </w:t>
      </w:r>
      <w:r w:rsidR="001126A0" w:rsidRPr="00EB4CFE">
        <w:rPr>
          <w:rStyle w:val="affff8"/>
          <w:rtl/>
        </w:rPr>
        <w:t>דאורייתא</w:t>
      </w:r>
      <w:r w:rsidR="0000762B">
        <w:rPr>
          <w:rStyle w:val="affff8"/>
          <w:rFonts w:hint="cs"/>
          <w:rtl/>
        </w:rPr>
        <w:t xml:space="preserve"> [כאשתו גמורה]</w:t>
      </w:r>
      <w:r w:rsidR="001126A0" w:rsidRPr="00EB4CFE">
        <w:rPr>
          <w:rStyle w:val="affff8"/>
          <w:rtl/>
        </w:rPr>
        <w:t xml:space="preserve"> גזרו</w:t>
      </w:r>
      <w:r w:rsidRPr="00EB4CFE">
        <w:rPr>
          <w:rStyle w:val="affff8"/>
          <w:rtl/>
        </w:rPr>
        <w:t xml:space="preserve"> שניות</w:t>
      </w:r>
      <w:r>
        <w:rPr>
          <w:rFonts w:hint="cs"/>
          <w:sz w:val="32"/>
          <w:rtl/>
        </w:rPr>
        <w:t>.</w:t>
      </w:r>
    </w:p>
    <w:p w14:paraId="22F3F935" w14:textId="1C5F3FAF" w:rsidR="00B433C9" w:rsidRPr="00C35A2C" w:rsidRDefault="001126A0" w:rsidP="00B55EDF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א.</w:t>
      </w:r>
      <w:r w:rsidR="00B433C9" w:rsidRPr="00AC6027">
        <w:rPr>
          <w:rStyle w:val="affff5"/>
          <w:rFonts w:hint="cs"/>
          <w:rtl/>
        </w:rPr>
        <w:t xml:space="preserve"> </w:t>
      </w:r>
      <w:r w:rsidR="00EA1013">
        <w:rPr>
          <w:rStyle w:val="affff5"/>
          <w:rFonts w:hint="cs"/>
          <w:rtl/>
        </w:rPr>
        <w:t>ומוכיח שלא גזרו</w:t>
      </w:r>
      <w:r w:rsidR="00B433C9" w:rsidRPr="00AC6027">
        <w:rPr>
          <w:rStyle w:val="affff5"/>
          <w:rtl/>
        </w:rPr>
        <w:t>:</w:t>
      </w:r>
      <w:r w:rsidR="00B433C9" w:rsidRPr="00EB4CFE">
        <w:rPr>
          <w:rtl/>
        </w:rPr>
        <w:t xml:space="preserve"> </w:t>
      </w:r>
      <w:r w:rsidR="00EA1013" w:rsidRPr="00EB4CFE">
        <w:rPr>
          <w:rFonts w:hint="eastAsia"/>
          <w:rtl/>
        </w:rPr>
        <w:t>שנינו</w:t>
      </w:r>
      <w:r w:rsidR="00EA1013" w:rsidRPr="00EB4CFE">
        <w:rPr>
          <w:rtl/>
        </w:rPr>
        <w:t xml:space="preserve"> </w:t>
      </w:r>
      <w:r w:rsidR="00EA1013">
        <w:rPr>
          <w:rFonts w:ascii="FontbitDavid" w:hAnsi="FontbitDavid" w:hint="cs"/>
          <w:sz w:val="32"/>
          <w:rtl/>
        </w:rPr>
        <w:t>'</w:t>
      </w:r>
      <w:r w:rsidR="00B433C9" w:rsidRPr="00EB4CFE">
        <w:rPr>
          <w:rStyle w:val="affff1"/>
          <w:rtl/>
        </w:rPr>
        <w:t>אמה ואם אמה</w:t>
      </w:r>
      <w:r w:rsidR="00EA1013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ו</w:t>
      </w:r>
      <w:r w:rsidR="00EA1013">
        <w:rPr>
          <w:rFonts w:ascii="FontbitDavid" w:hAnsi="FontbitDavid" w:hint="cs"/>
          <w:sz w:val="32"/>
          <w:rtl/>
        </w:rPr>
        <w:t>לא '</w:t>
      </w:r>
      <w:r w:rsidR="00B433C9" w:rsidRPr="00C35A2C">
        <w:rPr>
          <w:rFonts w:ascii="FontbitDavid" w:hAnsi="FontbitDavid"/>
          <w:sz w:val="32"/>
          <w:rtl/>
        </w:rPr>
        <w:t>אם אם אמה</w:t>
      </w:r>
      <w:r w:rsidR="00EA1013">
        <w:rPr>
          <w:rFonts w:ascii="FontbitDavid" w:hAnsi="FontbitDavid" w:hint="cs"/>
          <w:sz w:val="32"/>
          <w:rtl/>
        </w:rPr>
        <w:t>',</w:t>
      </w:r>
    </w:p>
    <w:p w14:paraId="267F5EDA" w14:textId="48CCCCE3" w:rsidR="00EA1013" w:rsidRDefault="00B433C9" w:rsidP="00EA1013">
      <w:pPr>
        <w:rPr>
          <w:rFonts w:ascii="FontbitDavid" w:hAnsi="FontbitDavid"/>
          <w:sz w:val="32"/>
          <w:rtl/>
        </w:rPr>
      </w:pPr>
      <w:r w:rsidRPr="00AC6027">
        <w:rPr>
          <w:rStyle w:val="affff5"/>
          <w:rFonts w:hint="cs"/>
          <w:rtl/>
        </w:rPr>
        <w:t>ודח</w:t>
      </w:r>
      <w:r w:rsidR="00EA1013">
        <w:rPr>
          <w:rStyle w:val="affff5"/>
          <w:rFonts w:hint="cs"/>
          <w:rtl/>
        </w:rPr>
        <w:t>ה:</w:t>
      </w:r>
      <w:r w:rsidRPr="00AC6027">
        <w:rPr>
          <w:rStyle w:val="affff5"/>
          <w:rFonts w:hint="cs"/>
          <w:rtl/>
        </w:rPr>
        <w:t xml:space="preserve"> </w:t>
      </w:r>
      <w:r w:rsidR="00EA1013">
        <w:rPr>
          <w:rFonts w:ascii="FontbitDavid" w:hAnsi="FontbitDavid" w:hint="cs"/>
          <w:sz w:val="32"/>
          <w:rtl/>
        </w:rPr>
        <w:t>שלא תאמר ד'</w:t>
      </w:r>
      <w:r w:rsidRPr="00C35A2C">
        <w:rPr>
          <w:rFonts w:ascii="FontbitDavid" w:hAnsi="FontbitDavid"/>
          <w:sz w:val="32"/>
          <w:rtl/>
        </w:rPr>
        <w:t>האחין מותרין</w:t>
      </w:r>
      <w:r w:rsidR="00EA1013">
        <w:rPr>
          <w:rFonts w:ascii="FontbitDavid" w:hAnsi="FontbitDavid" w:hint="cs"/>
          <w:sz w:val="32"/>
          <w:rtl/>
        </w:rPr>
        <w:t>' רק ב'</w:t>
      </w:r>
      <w:r w:rsidRPr="00C35A2C">
        <w:rPr>
          <w:rFonts w:ascii="FontbitDavid" w:hAnsi="FontbitDavid"/>
          <w:sz w:val="32"/>
          <w:rtl/>
        </w:rPr>
        <w:t>אם אם אמה</w:t>
      </w:r>
      <w:r w:rsidR="00EA1013">
        <w:rPr>
          <w:rFonts w:ascii="FontbitDavid" w:hAnsi="FontbitDavid" w:hint="cs"/>
          <w:sz w:val="32"/>
          <w:rtl/>
        </w:rPr>
        <w:t>'.</w:t>
      </w:r>
    </w:p>
    <w:p w14:paraId="43C16818" w14:textId="50C51F39" w:rsidR="00B433C9" w:rsidRPr="00C35A2C" w:rsidRDefault="00EA1013" w:rsidP="00EB4CFE">
      <w:pPr>
        <w:rPr>
          <w:rFonts w:ascii="FontbitDavid" w:hAnsi="FontbitDavid"/>
          <w:sz w:val="32"/>
          <w:rtl/>
        </w:rPr>
      </w:pPr>
      <w:r w:rsidRPr="00EB4CFE">
        <w:rPr>
          <w:rStyle w:val="affff5"/>
          <w:rFonts w:hint="eastAsia"/>
          <w:rtl/>
        </w:rPr>
        <w:t>ב</w:t>
      </w:r>
      <w:r>
        <w:rPr>
          <w:rFonts w:ascii="FontbitDavid" w:hAnsi="FontbitDavid" w:hint="cs"/>
          <w:sz w:val="32"/>
          <w:rtl/>
        </w:rPr>
        <w:t>.</w:t>
      </w:r>
      <w:r w:rsidR="00B433C9">
        <w:rPr>
          <w:rFonts w:ascii="FontbitDavid" w:hAnsi="FontbitDavid" w:hint="cs"/>
          <w:sz w:val="32"/>
          <w:rtl/>
        </w:rPr>
        <w:t xml:space="preserve"> </w:t>
      </w:r>
      <w:r w:rsidR="00B433C9" w:rsidRPr="00EB4CFE">
        <w:rPr>
          <w:rStyle w:val="affff5"/>
          <w:rFonts w:hint="eastAsia"/>
          <w:rtl/>
        </w:rPr>
        <w:t>ו</w:t>
      </w:r>
      <w:r w:rsidRPr="00EB4CFE">
        <w:rPr>
          <w:rStyle w:val="affff5"/>
          <w:rFonts w:hint="eastAsia"/>
          <w:rtl/>
        </w:rPr>
        <w:t>מוכיח</w:t>
      </w:r>
      <w:r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שגזרו</w:t>
      </w:r>
      <w:r w:rsidRPr="00EB4CFE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="000D0620" w:rsidRPr="00EB4CFE">
        <w:rPr>
          <w:rtl/>
        </w:rPr>
        <w:t>'</w:t>
      </w:r>
      <w:r w:rsidR="00B433C9" w:rsidRPr="00EB4CFE">
        <w:rPr>
          <w:rtl/>
        </w:rPr>
        <w:t>באבי אביו</w:t>
      </w:r>
      <w:r w:rsidRPr="000D0620">
        <w:rPr>
          <w:rFonts w:hint="cs"/>
          <w:rtl/>
        </w:rPr>
        <w:t>'</w:t>
      </w:r>
      <w:r w:rsidR="000D0620">
        <w:rPr>
          <w:rFonts w:ascii="FontbitDavid" w:hAnsi="FontbitDavid" w:hint="cs"/>
          <w:sz w:val="32"/>
          <w:rtl/>
        </w:rPr>
        <w:t xml:space="preserve"> </w:t>
      </w:r>
      <w:r w:rsidR="000D0620" w:rsidRPr="00EB4CFE">
        <w:rPr>
          <w:rStyle w:val="affff8"/>
          <w:rtl/>
        </w:rPr>
        <w:t>[</w:t>
      </w:r>
      <w:r w:rsidR="000D0620" w:rsidRPr="00EB4CFE">
        <w:rPr>
          <w:rStyle w:val="affff8"/>
          <w:rFonts w:hint="eastAsia"/>
          <w:rtl/>
        </w:rPr>
        <w:t>ד</w:t>
      </w:r>
      <w:r w:rsidR="00B433C9" w:rsidRPr="00EB4CFE">
        <w:rPr>
          <w:rStyle w:val="affff8"/>
          <w:rFonts w:hint="eastAsia"/>
          <w:rtl/>
        </w:rPr>
        <w:t>כלת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בנו</w:t>
      </w:r>
      <w:r w:rsidR="000D0620" w:rsidRPr="00EB4CFE">
        <w:rPr>
          <w:rStyle w:val="affff8"/>
          <w:rtl/>
        </w:rPr>
        <w:t>]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0D0620">
        <w:rPr>
          <w:rFonts w:ascii="FontbitDavid" w:hAnsi="FontbitDavid" w:hint="cs"/>
          <w:sz w:val="32"/>
          <w:rtl/>
        </w:rPr>
        <w:t xml:space="preserve">משום חולץ - </w:t>
      </w:r>
      <w:r w:rsidR="00B433C9" w:rsidRPr="00C35A2C">
        <w:rPr>
          <w:rFonts w:ascii="FontbitDavid" w:hAnsi="FontbitDavid" w:hint="cs"/>
          <w:sz w:val="32"/>
          <w:rtl/>
        </w:rPr>
        <w:t>משום מת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3AE645E2" w14:textId="52C68CCA" w:rsidR="000D0620" w:rsidRDefault="000D0620" w:rsidP="000D0620">
      <w:pPr>
        <w:rPr>
          <w:rtl/>
        </w:rPr>
      </w:pPr>
      <w:r w:rsidRPr="00EB4CFE">
        <w:rPr>
          <w:rStyle w:val="affff5"/>
          <w:rFonts w:hint="eastAsia"/>
          <w:rtl/>
        </w:rPr>
        <w:t>ג</w:t>
      </w:r>
      <w:r w:rsidRPr="00EB4CFE">
        <w:rPr>
          <w:rStyle w:val="affff5"/>
          <w:rtl/>
        </w:rPr>
        <w:t xml:space="preserve">. </w:t>
      </w:r>
      <w:r w:rsidRPr="00EB4CFE">
        <w:rPr>
          <w:rStyle w:val="affff5"/>
          <w:rFonts w:hint="eastAsia"/>
          <w:rtl/>
        </w:rPr>
        <w:t>ומוכיח</w:t>
      </w:r>
      <w:r w:rsidRPr="00EB4CFE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'</w:t>
      </w:r>
      <w:r w:rsidR="00B433C9" w:rsidRPr="00C35A2C">
        <w:rPr>
          <w:rFonts w:ascii="FontbitDavid" w:hAnsi="FontbitDavid"/>
          <w:sz w:val="32"/>
          <w:rtl/>
        </w:rPr>
        <w:t>בבן בנו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EB4CFE">
        <w:rPr>
          <w:rStyle w:val="affff8"/>
          <w:rtl/>
        </w:rPr>
        <w:t>[</w:t>
      </w:r>
      <w:r w:rsidRPr="00EB4CFE">
        <w:rPr>
          <w:rStyle w:val="affff8"/>
          <w:rFonts w:hint="eastAsia"/>
          <w:rtl/>
        </w:rPr>
        <w:t>ד</w:t>
      </w:r>
      <w:r w:rsidR="00B433C9" w:rsidRPr="00EB4CFE">
        <w:rPr>
          <w:rStyle w:val="affff8"/>
          <w:rFonts w:hint="eastAsia"/>
          <w:rtl/>
        </w:rPr>
        <w:t>אשת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אבי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אביו</w:t>
      </w:r>
      <w:r w:rsidRPr="00EB4CFE">
        <w:rPr>
          <w:rStyle w:val="affff8"/>
          <w:rtl/>
        </w:rPr>
        <w:t>]</w:t>
      </w:r>
      <w:r>
        <w:rPr>
          <w:rFonts w:ascii="FontbitDavid" w:hAnsi="FontbitDavid" w:hint="cs"/>
          <w:sz w:val="32"/>
          <w:rtl/>
        </w:rPr>
        <w:t xml:space="preserve"> משום חולץ - </w:t>
      </w:r>
      <w:r w:rsidR="00B433C9" w:rsidRPr="00C35A2C">
        <w:rPr>
          <w:rFonts w:ascii="FontbitDavid" w:hAnsi="FontbitDavid" w:hint="cs"/>
          <w:sz w:val="32"/>
          <w:rtl/>
        </w:rPr>
        <w:t xml:space="preserve">משום </w:t>
      </w:r>
      <w:r w:rsidR="00B433C9" w:rsidRPr="00C35A2C">
        <w:rPr>
          <w:rFonts w:ascii="FontbitDavid" w:hAnsi="FontbitDavid"/>
          <w:sz w:val="32"/>
          <w:rtl/>
        </w:rPr>
        <w:t>מ</w:t>
      </w:r>
      <w:r>
        <w:rPr>
          <w:rFonts w:ascii="FontbitDavid" w:hAnsi="FontbitDavid" w:hint="cs"/>
          <w:sz w:val="32"/>
          <w:rtl/>
        </w:rPr>
        <w:t>ת,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C759BD" w:rsidRPr="00EB4CFE">
        <w:rPr>
          <w:rStyle w:val="affff8"/>
          <w:rFonts w:hint="eastAsia"/>
          <w:rtl/>
        </w:rPr>
        <w:t>ש</w:t>
      </w:r>
      <w:r w:rsidR="00B433C9" w:rsidRPr="00EB4CFE">
        <w:rPr>
          <w:rStyle w:val="affff8"/>
          <w:rtl/>
        </w:rPr>
        <w:t>ה</w:t>
      </w:r>
      <w:r w:rsidR="00C759BD" w:rsidRPr="00EB4CFE">
        <w:rPr>
          <w:rStyle w:val="affff8"/>
          <w:rFonts w:hint="eastAsia"/>
          <w:rtl/>
        </w:rPr>
        <w:t>יא</w:t>
      </w:r>
      <w:r w:rsidR="00B433C9" w:rsidRPr="00EB4CFE">
        <w:rPr>
          <w:rStyle w:val="affff8"/>
          <w:rtl/>
        </w:rPr>
        <w:t xml:space="preserve"> אשת אחי אבי אביו</w:t>
      </w:r>
      <w:r>
        <w:rPr>
          <w:rStyle w:val="affff8"/>
          <w:rFonts w:hint="cs"/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="00B433C9" w:rsidRPr="00AC6027">
        <w:rPr>
          <w:rStyle w:val="affff5"/>
          <w:rFonts w:hint="cs"/>
          <w:rtl/>
        </w:rPr>
        <w:t>ו</w:t>
      </w:r>
      <w:r>
        <w:rPr>
          <w:rStyle w:val="affff5"/>
          <w:rFonts w:hint="cs"/>
          <w:rtl/>
        </w:rPr>
        <w:t>ל</w:t>
      </w:r>
      <w:r w:rsidR="00B433C9" w:rsidRPr="00AC6027">
        <w:rPr>
          <w:rStyle w:val="affff5"/>
          <w:rFonts w:hint="cs"/>
          <w:rtl/>
        </w:rPr>
        <w:t>א</w:t>
      </w:r>
      <w:r w:rsidR="00B433C9" w:rsidRPr="00AC6027">
        <w:rPr>
          <w:rStyle w:val="affff5"/>
          <w:rtl/>
        </w:rPr>
        <w:t xml:space="preserve">מימר </w:t>
      </w:r>
      <w:r>
        <w:rPr>
          <w:rFonts w:hint="cs"/>
          <w:rtl/>
        </w:rPr>
        <w:t>ד</w:t>
      </w:r>
      <w:r w:rsidR="00B433C9" w:rsidRPr="00C35A2C">
        <w:rPr>
          <w:rtl/>
        </w:rPr>
        <w:t>מ</w:t>
      </w:r>
      <w:r>
        <w:rPr>
          <w:rFonts w:hint="cs"/>
          <w:rtl/>
        </w:rPr>
        <w:t>תי</w:t>
      </w:r>
      <w:r w:rsidR="00B433C9" w:rsidRPr="00C35A2C">
        <w:rPr>
          <w:rtl/>
        </w:rPr>
        <w:t>ר ב</w:t>
      </w:r>
      <w:r w:rsidRPr="000D0620">
        <w:rPr>
          <w:rFonts w:hint="cs"/>
          <w:rtl/>
        </w:rPr>
        <w:t>ה</w:t>
      </w:r>
      <w:r w:rsidR="00B433C9" w:rsidRPr="000D0620">
        <w:rPr>
          <w:rFonts w:hint="cs"/>
          <w:rtl/>
        </w:rPr>
        <w:t xml:space="preserve"> </w:t>
      </w:r>
      <w:r w:rsidRPr="00EB4CFE">
        <w:rPr>
          <w:rtl/>
        </w:rPr>
        <w:t xml:space="preserve">- </w:t>
      </w:r>
      <w:r w:rsidR="00B433C9" w:rsidRPr="00EB4CFE">
        <w:rPr>
          <w:rStyle w:val="affff5"/>
          <w:rFonts w:hint="eastAsia"/>
          <w:rtl/>
        </w:rPr>
        <w:t>מוקי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ב'</w:t>
      </w:r>
      <w:r w:rsidR="001126A0" w:rsidRPr="00EB4CFE">
        <w:rPr>
          <w:rStyle w:val="affff1"/>
          <w:rFonts w:hint="eastAsia"/>
          <w:rtl/>
        </w:rPr>
        <w:t>בן</w:t>
      </w:r>
      <w:r w:rsidR="001126A0" w:rsidRPr="00EB4CFE">
        <w:rPr>
          <w:rStyle w:val="affff1"/>
          <w:rtl/>
        </w:rPr>
        <w:t xml:space="preserve"> </w:t>
      </w:r>
      <w:r w:rsidR="001126A0" w:rsidRPr="00EB4CFE">
        <w:rPr>
          <w:rStyle w:val="affff1"/>
          <w:rFonts w:hint="eastAsia"/>
          <w:rtl/>
        </w:rPr>
        <w:t>ב</w:t>
      </w:r>
      <w:r w:rsidRPr="00EB4CFE">
        <w:rPr>
          <w:rStyle w:val="affff1"/>
          <w:rFonts w:hint="eastAsia"/>
          <w:rtl/>
        </w:rPr>
        <w:t>נו</w:t>
      </w:r>
      <w:r w:rsidR="005E2A4B">
        <w:rPr>
          <w:rFonts w:hint="cs"/>
          <w:rtl/>
        </w:rPr>
        <w:t>'</w:t>
      </w:r>
      <w:r w:rsidR="00B433C9" w:rsidRPr="00C35A2C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דסבא</w:t>
      </w:r>
      <w:r w:rsidR="001126A0">
        <w:rPr>
          <w:rFonts w:hint="cs"/>
          <w:rtl/>
        </w:rPr>
        <w:t>,</w:t>
      </w:r>
    </w:p>
    <w:p w14:paraId="7736FFC5" w14:textId="72D6BE82" w:rsidR="00B433C9" w:rsidRPr="00C35A2C" w:rsidRDefault="0000762B" w:rsidP="00EB4CFE">
      <w:pPr>
        <w:rPr>
          <w:rtl/>
        </w:rPr>
      </w:pPr>
      <w:r>
        <w:rPr>
          <w:rFonts w:hint="cs"/>
          <w:rtl/>
        </w:rPr>
        <w:t>שהוא</w:t>
      </w:r>
      <w:r w:rsidR="000D0620">
        <w:rPr>
          <w:rFonts w:hint="cs"/>
          <w:rtl/>
        </w:rPr>
        <w:t xml:space="preserve"> </w:t>
      </w:r>
      <w:r w:rsidR="005E2A4B" w:rsidRPr="0000762B">
        <w:rPr>
          <w:rFonts w:hint="cs"/>
          <w:rtl/>
        </w:rPr>
        <w:t>'</w:t>
      </w:r>
      <w:r w:rsidR="000D0620" w:rsidRPr="00EB4CFE">
        <w:rPr>
          <w:rStyle w:val="affff1"/>
          <w:rFonts w:hint="eastAsia"/>
          <w:rtl/>
        </w:rPr>
        <w:t>בן</w:t>
      </w:r>
      <w:r w:rsidR="000D0620" w:rsidRPr="00EB4CFE">
        <w:rPr>
          <w:rStyle w:val="affff1"/>
          <w:rtl/>
        </w:rPr>
        <w:t xml:space="preserve"> </w:t>
      </w:r>
      <w:r w:rsidR="00B433C9" w:rsidRPr="00EB4CFE">
        <w:rPr>
          <w:rStyle w:val="affff1"/>
          <w:rFonts w:hint="eastAsia"/>
          <w:rtl/>
        </w:rPr>
        <w:t>אחיו</w:t>
      </w:r>
      <w:r w:rsidR="005E2A4B" w:rsidRPr="00EB4CFE">
        <w:rPr>
          <w:rtl/>
        </w:rPr>
        <w:t>'</w:t>
      </w:r>
      <w:r w:rsidR="00B433C9" w:rsidRPr="0000762B">
        <w:rPr>
          <w:rFonts w:hint="cs"/>
          <w:rtl/>
        </w:rPr>
        <w:t xml:space="preserve"> מ</w:t>
      </w:r>
      <w:r w:rsidR="00B433C9" w:rsidRPr="00D1637C">
        <w:rPr>
          <w:rFonts w:cs="PFT_Frank" w:hint="eastAsia"/>
          <w:b/>
          <w:bCs/>
          <w:szCs w:val="14"/>
          <w:rtl/>
        </w:rPr>
        <w:t>האב</w:t>
      </w:r>
      <w:r w:rsidR="001126A0" w:rsidRPr="005E2A4B"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ו</w:t>
      </w:r>
      <w:r w:rsidR="000D0620">
        <w:rPr>
          <w:rFonts w:hint="cs"/>
          <w:rtl/>
        </w:rPr>
        <w:t>'</w:t>
      </w:r>
      <w:r w:rsidR="000D0620" w:rsidRPr="00EB4CFE">
        <w:rPr>
          <w:rStyle w:val="affff1"/>
          <w:rFonts w:hint="eastAsia"/>
          <w:rtl/>
        </w:rPr>
        <w:t>אחיו</w:t>
      </w:r>
      <w:r w:rsidR="000D0620" w:rsidRPr="00EB4CFE">
        <w:rPr>
          <w:rStyle w:val="affff1"/>
          <w:rtl/>
        </w:rPr>
        <w:t xml:space="preserve"> </w:t>
      </w:r>
      <w:r w:rsidR="000D0620" w:rsidRPr="00C759BD">
        <w:rPr>
          <w:rFonts w:hint="cs"/>
          <w:rtl/>
        </w:rPr>
        <w:t>ובן אחיו</w:t>
      </w:r>
      <w:r w:rsidR="000D0620">
        <w:rPr>
          <w:rFonts w:hint="cs"/>
          <w:rtl/>
        </w:rPr>
        <w:t xml:space="preserve">' </w:t>
      </w:r>
      <w:r>
        <w:rPr>
          <w:rFonts w:hint="cs"/>
          <w:rtl/>
        </w:rPr>
        <w:t xml:space="preserve">- </w:t>
      </w:r>
      <w:r w:rsidR="00B433C9" w:rsidRPr="00D1637C">
        <w:rPr>
          <w:rFonts w:cs="PFT_Frank" w:hint="eastAsia"/>
          <w:b/>
          <w:bCs/>
          <w:szCs w:val="14"/>
          <w:rtl/>
        </w:rPr>
        <w:t>מהאם</w:t>
      </w:r>
      <w:r w:rsidR="001126A0">
        <w:rPr>
          <w:rFonts w:hint="cs"/>
          <w:rtl/>
        </w:rPr>
        <w:t>,</w:t>
      </w:r>
      <w:r w:rsidR="00C759BD">
        <w:rPr>
          <w:rFonts w:hint="cs"/>
          <w:rtl/>
        </w:rPr>
        <w:t xml:space="preserve"> </w:t>
      </w:r>
      <w:r w:rsidR="00C759BD" w:rsidRPr="00EB4CFE">
        <w:rPr>
          <w:rStyle w:val="affff8"/>
          <w:rFonts w:hint="eastAsia"/>
          <w:rtl/>
        </w:rPr>
        <w:t>ד</w:t>
      </w:r>
      <w:r w:rsidR="00C759BD">
        <w:rPr>
          <w:rStyle w:val="affff8"/>
          <w:rFonts w:hint="cs"/>
          <w:rtl/>
        </w:rPr>
        <w:t>'</w:t>
      </w:r>
      <w:r w:rsidR="00C759BD" w:rsidRPr="00EB4CFE">
        <w:rPr>
          <w:rStyle w:val="affff8"/>
          <w:rFonts w:hint="eastAsia"/>
          <w:rtl/>
        </w:rPr>
        <w:t>שניה</w:t>
      </w:r>
      <w:r w:rsidR="00C759BD">
        <w:rPr>
          <w:rStyle w:val="affff8"/>
          <w:rFonts w:hint="cs"/>
          <w:rtl/>
        </w:rPr>
        <w:t>'</w:t>
      </w:r>
      <w:r w:rsidR="00C759BD" w:rsidRPr="00EB4CFE">
        <w:rPr>
          <w:rStyle w:val="affff8"/>
          <w:rtl/>
        </w:rPr>
        <w:t xml:space="preserve"> משום מת</w:t>
      </w:r>
      <w:r w:rsidR="00C759BD">
        <w:rPr>
          <w:rStyle w:val="affff8"/>
          <w:rFonts w:hint="cs"/>
          <w:rtl/>
        </w:rPr>
        <w:t>.</w:t>
      </w:r>
    </w:p>
    <w:p w14:paraId="01B66665" w14:textId="1DE446F7" w:rsidR="00C759BD" w:rsidRPr="00C759BD" w:rsidRDefault="00C759BD" w:rsidP="00C759BD">
      <w:pPr>
        <w:rPr>
          <w:rtl/>
        </w:rPr>
      </w:pPr>
      <w:r>
        <w:rPr>
          <w:rStyle w:val="affff5"/>
          <w:rFonts w:hint="cs"/>
          <w:rtl/>
        </w:rPr>
        <w:t>ד. ומוכיח</w:t>
      </w:r>
      <w:r w:rsidR="00B433C9" w:rsidRPr="00AC6027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מ</w:t>
      </w:r>
      <w:r w:rsidR="00B433C9" w:rsidRPr="00AC6027">
        <w:rPr>
          <w:rStyle w:val="affff5"/>
          <w:rFonts w:hint="cs"/>
          <w:rtl/>
        </w:rPr>
        <w:t>ר</w:t>
      </w:r>
      <w:r w:rsidR="00B433C9" w:rsidRPr="00AC6027">
        <w:rPr>
          <w:rStyle w:val="affff5"/>
          <w:rtl/>
        </w:rPr>
        <w:t>"</w:t>
      </w:r>
      <w:r w:rsidR="00B433C9" w:rsidRPr="00AC6027">
        <w:rPr>
          <w:rStyle w:val="affff5"/>
          <w:rFonts w:hint="cs"/>
          <w:rtl/>
        </w:rPr>
        <w:t>ח</w:t>
      </w:r>
      <w:r w:rsidR="00B433C9" w:rsidRPr="00AC6027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>
        <w:rPr>
          <w:rStyle w:val="affff1"/>
          <w:rFonts w:hint="cs"/>
          <w:rtl/>
        </w:rPr>
        <w:t xml:space="preserve">'אב </w:t>
      </w:r>
      <w:r w:rsidR="00B433C9" w:rsidRPr="00EB4CFE">
        <w:rPr>
          <w:rStyle w:val="affff1"/>
          <w:rtl/>
        </w:rPr>
        <w:t>ובנו, אחיו ובן אחיו</w:t>
      </w:r>
      <w:r>
        <w:rPr>
          <w:rStyle w:val="affff1"/>
          <w:rFonts w:hint="cs"/>
          <w:rtl/>
        </w:rPr>
        <w:t>'</w:t>
      </w:r>
      <w:r w:rsidR="00B433C9" w:rsidRPr="00C759BD">
        <w:rPr>
          <w:rtl/>
        </w:rPr>
        <w:t xml:space="preserve"> - מדברי תורה</w:t>
      </w:r>
      <w:r>
        <w:rPr>
          <w:rFonts w:hint="cs"/>
          <w:rtl/>
        </w:rPr>
        <w:t xml:space="preserve"> </w:t>
      </w:r>
      <w:r w:rsidRPr="00EB4CFE">
        <w:rPr>
          <w:rStyle w:val="affff8"/>
          <w:rFonts w:hint="eastAsia"/>
          <w:rtl/>
        </w:rPr>
        <w:t>אילו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הי</w:t>
      </w:r>
      <w:r>
        <w:rPr>
          <w:rStyle w:val="affff8"/>
          <w:rFonts w:hint="cs"/>
          <w:rtl/>
        </w:rPr>
        <w:t>א</w:t>
      </w:r>
      <w:r w:rsidRPr="00EB4CFE">
        <w:rPr>
          <w:rStyle w:val="affff8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אשתו</w:t>
      </w:r>
      <w:r w:rsidRPr="00A07384">
        <w:rPr>
          <w:rStyle w:val="affff8"/>
          <w:rFonts w:cs="PFT_Frank" w:hint="cs"/>
          <w:b/>
          <w:bCs/>
          <w:szCs w:val="10"/>
          <w:rtl/>
        </w:rPr>
        <w:t>.</w:t>
      </w:r>
    </w:p>
    <w:p w14:paraId="3FBD5473" w14:textId="6A4F11C4" w:rsidR="00B433C9" w:rsidRPr="00C35A2C" w:rsidRDefault="00C759BD" w:rsidP="00EB4CFE">
      <w:pPr>
        <w:rPr>
          <w:rtl/>
        </w:rPr>
      </w:pPr>
      <w:r>
        <w:rPr>
          <w:rFonts w:hint="cs"/>
          <w:rtl/>
        </w:rPr>
        <w:t>'</w:t>
      </w:r>
      <w:r w:rsidR="00B433C9" w:rsidRPr="00C759BD">
        <w:rPr>
          <w:rtl/>
        </w:rPr>
        <w:t xml:space="preserve">אבי אביו ואבי </w:t>
      </w:r>
      <w:r w:rsidR="00B433C9" w:rsidRPr="00C35A2C">
        <w:rPr>
          <w:rtl/>
        </w:rPr>
        <w:t>אמו, בן בנו ובן בתו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 - מד</w:t>
      </w:r>
      <w:r>
        <w:rPr>
          <w:rFonts w:hint="cs"/>
          <w:rtl/>
        </w:rPr>
        <w:t xml:space="preserve">ברי </w:t>
      </w:r>
      <w:r w:rsidR="00B433C9" w:rsidRPr="00C35A2C">
        <w:rPr>
          <w:rtl/>
        </w:rPr>
        <w:t>ס</w:t>
      </w:r>
      <w:r>
        <w:rPr>
          <w:rFonts w:hint="cs"/>
          <w:rtl/>
        </w:rPr>
        <w:t>ופרים.</w:t>
      </w:r>
    </w:p>
    <w:p w14:paraId="5D5D9F3C" w14:textId="186D2AD6" w:rsidR="00B433C9" w:rsidRPr="00AC7749" w:rsidRDefault="00B433C9" w:rsidP="00B55EDF">
      <w:pPr>
        <w:rPr>
          <w:rFonts w:ascii="FontbitDavid" w:hAnsi="FontbitDavid"/>
          <w:spacing w:val="-2"/>
          <w:sz w:val="32"/>
          <w:rtl/>
        </w:rPr>
      </w:pPr>
      <w:r w:rsidRPr="00AC6027">
        <w:rPr>
          <w:rStyle w:val="affff5"/>
          <w:rtl/>
        </w:rPr>
        <w:t>קתני</w:t>
      </w:r>
      <w:r w:rsidRPr="00AC7749">
        <w:rPr>
          <w:rFonts w:ascii="FontbitDavid" w:hAnsi="FontbitDavid"/>
          <w:spacing w:val="-2"/>
          <w:sz w:val="32"/>
          <w:rtl/>
        </w:rPr>
        <w:t xml:space="preserve"> </w:t>
      </w:r>
      <w:r w:rsidR="00C759BD">
        <w:rPr>
          <w:rFonts w:ascii="FontbitDavid" w:hAnsi="FontbitDavid" w:hint="cs"/>
          <w:spacing w:val="-2"/>
          <w:sz w:val="32"/>
          <w:rtl/>
        </w:rPr>
        <w:t>'</w:t>
      </w:r>
      <w:r w:rsidRPr="00AC7749">
        <w:rPr>
          <w:rFonts w:ascii="FontbitDavid" w:hAnsi="FontbitDavid"/>
          <w:spacing w:val="-2"/>
          <w:sz w:val="32"/>
          <w:rtl/>
        </w:rPr>
        <w:t>אבי אביו</w:t>
      </w:r>
      <w:r w:rsidR="00C759BD">
        <w:rPr>
          <w:rFonts w:ascii="FontbitDavid" w:hAnsi="FontbitDavid" w:hint="cs"/>
          <w:spacing w:val="-2"/>
          <w:sz w:val="32"/>
          <w:rtl/>
        </w:rPr>
        <w:t>'</w:t>
      </w:r>
      <w:r w:rsidRPr="00AC7749">
        <w:rPr>
          <w:rFonts w:ascii="FontbitDavid" w:hAnsi="FontbitDavid"/>
          <w:spacing w:val="-2"/>
          <w:sz w:val="32"/>
          <w:rtl/>
        </w:rPr>
        <w:t xml:space="preserve"> </w:t>
      </w:r>
      <w:r w:rsidR="00C759BD" w:rsidRPr="00EB4CFE">
        <w:rPr>
          <w:rStyle w:val="affff8"/>
          <w:rtl/>
        </w:rPr>
        <w:t>[</w:t>
      </w:r>
      <w:r w:rsidR="00C759BD" w:rsidRPr="00EB4CFE">
        <w:rPr>
          <w:rStyle w:val="affff8"/>
          <w:rFonts w:hint="eastAsia"/>
          <w:rtl/>
        </w:rPr>
        <w:t>ד</w:t>
      </w:r>
      <w:r w:rsidRPr="00EB4CFE">
        <w:rPr>
          <w:rStyle w:val="affff8"/>
          <w:rtl/>
        </w:rPr>
        <w:t>כלת בנו</w:t>
      </w:r>
      <w:r w:rsidR="00C759BD" w:rsidRPr="00EB4CFE">
        <w:rPr>
          <w:rStyle w:val="affff8"/>
          <w:rtl/>
        </w:rPr>
        <w:t>]</w:t>
      </w:r>
      <w:r w:rsidRPr="00AC7749">
        <w:rPr>
          <w:rFonts w:ascii="FontbitDavid" w:hAnsi="FontbitDavid" w:hint="cs"/>
          <w:spacing w:val="-2"/>
          <w:sz w:val="32"/>
          <w:rtl/>
        </w:rPr>
        <w:t xml:space="preserve"> </w:t>
      </w:r>
      <w:r w:rsidR="00C759BD">
        <w:rPr>
          <w:rFonts w:ascii="FontbitDavid" w:hAnsi="FontbitDavid" w:hint="cs"/>
          <w:spacing w:val="-2"/>
          <w:sz w:val="32"/>
          <w:rtl/>
        </w:rPr>
        <w:t>ומשום חולץ -</w:t>
      </w:r>
      <w:r w:rsidRPr="00AC7749">
        <w:rPr>
          <w:rFonts w:ascii="FontbitDavid" w:hAnsi="FontbitDavid"/>
          <w:spacing w:val="-2"/>
          <w:sz w:val="32"/>
          <w:rtl/>
        </w:rPr>
        <w:t xml:space="preserve"> משום מת.</w:t>
      </w:r>
    </w:p>
    <w:p w14:paraId="6BB2AA5E" w14:textId="223F6522" w:rsidR="00B433C9" w:rsidRDefault="00C759BD" w:rsidP="007C50EB">
      <w:pPr>
        <w:rPr>
          <w:rtl/>
        </w:rPr>
      </w:pPr>
      <w:r w:rsidRPr="00EB4CFE">
        <w:rPr>
          <w:rStyle w:val="affff5"/>
          <w:rFonts w:hint="eastAsia"/>
          <w:rtl/>
        </w:rPr>
        <w:t>ה</w:t>
      </w:r>
      <w:r w:rsidRPr="00EB4CFE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B433C9">
        <w:rPr>
          <w:rFonts w:ascii="FontbitDavid" w:hAnsi="FontbitDavid"/>
          <w:sz w:val="32"/>
          <w:rtl/>
        </w:rPr>
        <w:t>אבי אמ</w:t>
      </w:r>
      <w:r w:rsidR="00B433C9">
        <w:rPr>
          <w:rFonts w:ascii="FontbitDavid" w:hAnsi="FontbitDavid" w:hint="cs"/>
          <w:sz w:val="32"/>
          <w:rtl/>
        </w:rPr>
        <w:t>ו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00762B" w:rsidRPr="00EB4CFE">
        <w:rPr>
          <w:rStyle w:val="affff8"/>
          <w:rtl/>
        </w:rPr>
        <w:t>[</w:t>
      </w:r>
      <w:r w:rsidR="00B433C9" w:rsidRPr="00EB4CFE">
        <w:rPr>
          <w:rStyle w:val="affff8"/>
          <w:rFonts w:hint="eastAsia"/>
          <w:rtl/>
        </w:rPr>
        <w:t>דכלת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בתו</w:t>
      </w:r>
      <w:r w:rsidR="0000762B" w:rsidRPr="00EB4CFE">
        <w:rPr>
          <w:rStyle w:val="affff8"/>
          <w:rtl/>
        </w:rPr>
        <w:t>]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00762B">
        <w:rPr>
          <w:rFonts w:ascii="FontbitDavid" w:hAnsi="FontbitDavid" w:hint="cs"/>
          <w:sz w:val="32"/>
          <w:rtl/>
        </w:rPr>
        <w:t>ומשום חולץ -</w:t>
      </w:r>
      <w:r w:rsidR="00B433C9" w:rsidRPr="00C35A2C">
        <w:rPr>
          <w:rFonts w:ascii="FontbitDavid" w:hAnsi="FontbitDavid" w:hint="cs"/>
          <w:sz w:val="32"/>
          <w:rtl/>
        </w:rPr>
        <w:t xml:space="preserve"> משום מת</w:t>
      </w:r>
      <w:r w:rsidR="0000762B">
        <w:rPr>
          <w:rFonts w:hint="cs"/>
          <w:rtl/>
        </w:rPr>
        <w:t>.</w:t>
      </w:r>
    </w:p>
    <w:p w14:paraId="459A2AE5" w14:textId="2FA6AA80" w:rsidR="00B433C9" w:rsidRPr="0039104D" w:rsidRDefault="00B433C9" w:rsidP="00F64460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EB4CFE">
        <w:rPr>
          <w:rStyle w:val="affff5"/>
          <w:rFonts w:hint="eastAsia"/>
          <w:rtl/>
        </w:rPr>
        <w:t>ו</w:t>
      </w:r>
      <w:r w:rsidR="0000762B" w:rsidRPr="00EB4CFE">
        <w:rPr>
          <w:rStyle w:val="affff5"/>
          <w:rtl/>
        </w:rPr>
        <w:t>.</w:t>
      </w:r>
      <w:r w:rsidR="0000762B">
        <w:rPr>
          <w:rFonts w:ascii="FontbitDavid" w:hAnsi="FontbitDavid" w:hint="cs"/>
          <w:spacing w:val="-6"/>
          <w:sz w:val="32"/>
          <w:rtl/>
        </w:rPr>
        <w:t xml:space="preserve"> '</w:t>
      </w:r>
      <w:r w:rsidRPr="00F93854">
        <w:rPr>
          <w:rFonts w:ascii="FontbitDavid" w:hAnsi="FontbitDavid"/>
          <w:spacing w:val="-6"/>
          <w:sz w:val="32"/>
          <w:rtl/>
        </w:rPr>
        <w:t>בן בנו</w:t>
      </w:r>
      <w:r w:rsidR="0000762B">
        <w:rPr>
          <w:rFonts w:ascii="FontbitDavid" w:hAnsi="FontbitDavid" w:hint="cs"/>
          <w:spacing w:val="-6"/>
          <w:sz w:val="32"/>
          <w:rtl/>
        </w:rPr>
        <w:t>'</w:t>
      </w:r>
      <w:r w:rsidRPr="00F93854">
        <w:rPr>
          <w:rFonts w:ascii="FontbitDavid" w:hAnsi="FontbitDavid" w:hint="cs"/>
          <w:spacing w:val="-6"/>
          <w:sz w:val="32"/>
          <w:rtl/>
        </w:rPr>
        <w:t xml:space="preserve"> </w:t>
      </w:r>
      <w:r w:rsidR="0000762B" w:rsidRPr="00EB4CFE">
        <w:rPr>
          <w:rStyle w:val="affff8"/>
          <w:rtl/>
        </w:rPr>
        <w:t>[</w:t>
      </w:r>
      <w:r w:rsidRPr="00EB4CFE">
        <w:rPr>
          <w:rStyle w:val="affff8"/>
          <w:rFonts w:hint="eastAsia"/>
          <w:rtl/>
        </w:rPr>
        <w:t>דאשת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אבי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אביו</w:t>
      </w:r>
      <w:r w:rsidR="0000762B" w:rsidRPr="00EB4CFE">
        <w:rPr>
          <w:rStyle w:val="affff8"/>
          <w:rtl/>
        </w:rPr>
        <w:t>]</w:t>
      </w:r>
      <w:r w:rsidRPr="00F93854">
        <w:rPr>
          <w:rFonts w:ascii="FontbitDavid" w:hAnsi="FontbitDavid" w:hint="cs"/>
          <w:spacing w:val="-6"/>
          <w:sz w:val="32"/>
          <w:rtl/>
        </w:rPr>
        <w:t xml:space="preserve"> </w:t>
      </w:r>
      <w:r w:rsidR="00F64460">
        <w:rPr>
          <w:rFonts w:ascii="FontbitDavid" w:hAnsi="FontbitDavid" w:hint="cs"/>
          <w:spacing w:val="-6"/>
          <w:sz w:val="32"/>
          <w:rtl/>
        </w:rPr>
        <w:t>ו</w:t>
      </w:r>
      <w:r w:rsidR="00F64460" w:rsidRPr="00F93854">
        <w:rPr>
          <w:rFonts w:ascii="FontbitDavid" w:hAnsi="FontbitDavid" w:hint="cs"/>
          <w:spacing w:val="-6"/>
          <w:sz w:val="32"/>
          <w:rtl/>
        </w:rPr>
        <w:t>משום חולץ</w:t>
      </w:r>
      <w:r w:rsidRPr="00F93854">
        <w:rPr>
          <w:rFonts w:ascii="FontbitDavid" w:hAnsi="FontbitDavid" w:hint="cs"/>
          <w:spacing w:val="-6"/>
          <w:sz w:val="32"/>
          <w:rtl/>
        </w:rPr>
        <w:t xml:space="preserve"> </w:t>
      </w:r>
      <w:r w:rsidR="00F64460">
        <w:rPr>
          <w:rFonts w:ascii="FontbitDavid" w:hAnsi="FontbitDavid" w:hint="cs"/>
          <w:spacing w:val="-6"/>
          <w:sz w:val="32"/>
          <w:rtl/>
        </w:rPr>
        <w:t xml:space="preserve">- </w:t>
      </w:r>
      <w:r w:rsidRPr="00F93854">
        <w:rPr>
          <w:rFonts w:ascii="FontbitDavid" w:hAnsi="FontbitDavid" w:hint="cs"/>
          <w:spacing w:val="-6"/>
          <w:sz w:val="32"/>
          <w:rtl/>
        </w:rPr>
        <w:t>משום מת</w:t>
      </w:r>
      <w:r w:rsidRPr="00EB4CFE">
        <w:rPr>
          <w:rStyle w:val="affff8"/>
          <w:rtl/>
        </w:rPr>
        <w:t xml:space="preserve"> </w:t>
      </w:r>
      <w:r w:rsidR="00F64460" w:rsidRPr="00EB4CFE">
        <w:rPr>
          <w:rStyle w:val="affff8"/>
          <w:rtl/>
        </w:rPr>
        <w:t>[</w:t>
      </w:r>
      <w:r w:rsidRPr="00EB4CFE">
        <w:rPr>
          <w:rStyle w:val="affff8"/>
          <w:rFonts w:hint="eastAsia"/>
          <w:rtl/>
        </w:rPr>
        <w:t>דאשת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אחי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אבי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אביו</w:t>
      </w:r>
      <w:r w:rsidR="00F64460" w:rsidRPr="00EB4CFE">
        <w:rPr>
          <w:rStyle w:val="affff8"/>
          <w:rtl/>
        </w:rPr>
        <w:t>]</w:t>
      </w:r>
      <w:r w:rsidR="00F64460">
        <w:rPr>
          <w:rStyle w:val="affff5"/>
          <w:rFonts w:hint="cs"/>
          <w:rtl/>
        </w:rPr>
        <w:t xml:space="preserve">, </w:t>
      </w:r>
      <w:r w:rsidRPr="00AC6027">
        <w:rPr>
          <w:rStyle w:val="affff5"/>
          <w:rFonts w:hint="cs"/>
          <w:rtl/>
        </w:rPr>
        <w:t>ו</w:t>
      </w:r>
      <w:r w:rsidR="00F64460">
        <w:rPr>
          <w:rStyle w:val="affff5"/>
          <w:rFonts w:hint="cs"/>
          <w:rtl/>
        </w:rPr>
        <w:t>ל</w:t>
      </w:r>
      <w:r w:rsidRPr="00AC6027">
        <w:rPr>
          <w:rStyle w:val="affff5"/>
          <w:rtl/>
        </w:rPr>
        <w:t>אמימר</w:t>
      </w:r>
      <w:r w:rsidRPr="00C35A2C">
        <w:rPr>
          <w:rFonts w:ascii="FontbitDavid" w:hAnsi="FontbitDavid"/>
          <w:sz w:val="32"/>
          <w:rtl/>
        </w:rPr>
        <w:t xml:space="preserve"> </w:t>
      </w:r>
      <w:r w:rsidR="00F64460">
        <w:rPr>
          <w:rFonts w:ascii="FontbitDavid" w:hAnsi="FontbitDavid" w:hint="cs"/>
          <w:sz w:val="32"/>
          <w:rtl/>
        </w:rPr>
        <w:t>ד</w:t>
      </w:r>
      <w:r w:rsidRPr="00C35A2C">
        <w:rPr>
          <w:rFonts w:ascii="FontbitDavid" w:hAnsi="FontbitDavid"/>
          <w:sz w:val="32"/>
          <w:rtl/>
        </w:rPr>
        <w:t>מ</w:t>
      </w:r>
      <w:r w:rsidR="00F64460">
        <w:rPr>
          <w:rFonts w:ascii="FontbitDavid" w:hAnsi="FontbitDavid" w:hint="cs"/>
          <w:sz w:val="32"/>
          <w:rtl/>
        </w:rPr>
        <w:t>ת</w:t>
      </w:r>
      <w:r w:rsidRPr="00C35A2C">
        <w:rPr>
          <w:rFonts w:ascii="FontbitDavid" w:hAnsi="FontbitDavid"/>
          <w:sz w:val="32"/>
          <w:rtl/>
        </w:rPr>
        <w:t>יר</w:t>
      </w:r>
      <w:r w:rsidR="00F64460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F64460">
        <w:rPr>
          <w:rStyle w:val="affff5"/>
          <w:rFonts w:hint="cs"/>
          <w:rtl/>
        </w:rPr>
        <w:t>מו</w:t>
      </w:r>
      <w:r w:rsidR="00F64460" w:rsidRPr="00EB4CFE">
        <w:rPr>
          <w:rStyle w:val="affff5"/>
          <w:rFonts w:hint="eastAsia"/>
          <w:rtl/>
        </w:rPr>
        <w:t>כח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F64460">
        <w:rPr>
          <w:rFonts w:ascii="FontbitDavid" w:hAnsi="FontbitDavid" w:hint="cs"/>
          <w:sz w:val="32"/>
          <w:rtl/>
        </w:rPr>
        <w:t>'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גזרו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שניות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בחלוצה</w:t>
      </w:r>
      <w:r w:rsidR="00F64460">
        <w:rPr>
          <w:rFonts w:ascii="FontbitDavid" w:hAnsi="FontbitDavid" w:hint="cs"/>
          <w:sz w:val="32"/>
          <w:rtl/>
        </w:rPr>
        <w:t>'</w:t>
      </w:r>
      <w:r w:rsidR="00F64460" w:rsidRPr="00EB4CFE">
        <w:rPr>
          <w:rStyle w:val="affff8"/>
          <w:rtl/>
        </w:rPr>
        <w:t xml:space="preserve"> </w:t>
      </w:r>
      <w:r w:rsidR="00F64460">
        <w:rPr>
          <w:rStyle w:val="affff8"/>
          <w:rFonts w:hint="cs"/>
          <w:rtl/>
        </w:rPr>
        <w:t>ד</w:t>
      </w:r>
      <w:r w:rsidR="00F64460" w:rsidRPr="00EB4CFE">
        <w:rPr>
          <w:rStyle w:val="affff8"/>
          <w:rFonts w:hint="eastAsia"/>
          <w:rtl/>
        </w:rPr>
        <w:t>א</w:t>
      </w:r>
      <w:r w:rsidR="00F64460" w:rsidRPr="00EB4CFE">
        <w:rPr>
          <w:rStyle w:val="affff8"/>
          <w:rtl/>
        </w:rPr>
        <w:t>"ל 'סבא'.</w:t>
      </w:r>
    </w:p>
    <w:p w14:paraId="5ED1AC0B" w14:textId="1E21DA83" w:rsidR="00F64460" w:rsidRDefault="00F64460" w:rsidP="00F64460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EB4CFE">
        <w:rPr>
          <w:rStyle w:val="affff5"/>
          <w:rFonts w:hint="eastAsia"/>
          <w:rtl/>
        </w:rPr>
        <w:t>ז</w:t>
      </w:r>
      <w:r w:rsidRPr="00EB4CFE">
        <w:rPr>
          <w:rStyle w:val="affff5"/>
          <w:rtl/>
        </w:rPr>
        <w:t>.</w:t>
      </w:r>
      <w:r>
        <w:rPr>
          <w:rFonts w:ascii="FontbitDavid" w:hAnsi="FontbitDavid" w:hint="cs"/>
          <w:spacing w:val="-6"/>
          <w:sz w:val="32"/>
          <w:rtl/>
        </w:rPr>
        <w:t xml:space="preserve"> '</w:t>
      </w:r>
      <w:r w:rsidR="00B433C9" w:rsidRPr="00353D72">
        <w:rPr>
          <w:rFonts w:ascii="FontbitDavid" w:hAnsi="FontbitDavid"/>
          <w:spacing w:val="-6"/>
          <w:sz w:val="32"/>
          <w:rtl/>
        </w:rPr>
        <w:t>בן בתו</w:t>
      </w:r>
      <w:r>
        <w:rPr>
          <w:rFonts w:ascii="FontbitDavid" w:hAnsi="FontbitDavid" w:hint="cs"/>
          <w:spacing w:val="-6"/>
          <w:sz w:val="32"/>
          <w:rtl/>
        </w:rPr>
        <w:t>'</w:t>
      </w:r>
      <w:r w:rsidR="00B433C9" w:rsidRPr="00353D72">
        <w:rPr>
          <w:rFonts w:ascii="FontbitDavid" w:hAnsi="FontbitDavid" w:hint="cs"/>
          <w:spacing w:val="-6"/>
          <w:sz w:val="32"/>
          <w:rtl/>
        </w:rPr>
        <w:t xml:space="preserve"> </w:t>
      </w:r>
      <w:r w:rsidRPr="00EB4CFE">
        <w:rPr>
          <w:rStyle w:val="affff8"/>
          <w:rtl/>
        </w:rPr>
        <w:t>[</w:t>
      </w:r>
      <w:r w:rsidR="00B433C9" w:rsidRPr="00EB4CFE">
        <w:rPr>
          <w:rStyle w:val="affff8"/>
          <w:rFonts w:hint="eastAsia"/>
          <w:rtl/>
        </w:rPr>
        <w:t>דאשת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אבי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אמו</w:t>
      </w:r>
      <w:r w:rsidRPr="00EB4CFE">
        <w:rPr>
          <w:rStyle w:val="affff8"/>
          <w:rtl/>
        </w:rPr>
        <w:t>]</w:t>
      </w:r>
      <w:r w:rsidR="00B433C9" w:rsidRPr="00353D72">
        <w:rPr>
          <w:rFonts w:ascii="FontbitDavid" w:hAnsi="FontbitDavid" w:hint="cs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>ו</w:t>
      </w:r>
      <w:r w:rsidRPr="00F93854">
        <w:rPr>
          <w:rFonts w:ascii="FontbitDavid" w:hAnsi="FontbitDavid" w:hint="cs"/>
          <w:spacing w:val="-6"/>
          <w:sz w:val="32"/>
          <w:rtl/>
        </w:rPr>
        <w:t>משום חולץ</w:t>
      </w:r>
      <w:r>
        <w:rPr>
          <w:rFonts w:ascii="FontbitDavid" w:hAnsi="FontbitDavid" w:hint="cs"/>
          <w:spacing w:val="-6"/>
          <w:sz w:val="32"/>
          <w:rtl/>
        </w:rPr>
        <w:t xml:space="preserve">, דא"ל </w:t>
      </w:r>
      <w:r w:rsidR="00B433C9" w:rsidRPr="00353D72">
        <w:rPr>
          <w:rFonts w:ascii="FontbitDavid" w:hAnsi="FontbitDavid" w:hint="cs"/>
          <w:spacing w:val="-6"/>
          <w:sz w:val="32"/>
          <w:rtl/>
        </w:rPr>
        <w:t xml:space="preserve">משום מת </w:t>
      </w:r>
      <w:r w:rsidRPr="00EB4CFE">
        <w:rPr>
          <w:rStyle w:val="affff8"/>
          <w:rFonts w:hint="eastAsia"/>
          <w:rtl/>
        </w:rPr>
        <w:t>שהיא</w:t>
      </w:r>
      <w:r w:rsidR="00B433C9" w:rsidRPr="00EB4CFE">
        <w:rPr>
          <w:rStyle w:val="affff8"/>
          <w:rtl/>
        </w:rPr>
        <w:t xml:space="preserve"> אשת אחי אבי אמו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EB4CFE">
        <w:rPr>
          <w:rFonts w:hint="eastAsia"/>
          <w:rtl/>
        </w:rPr>
        <w:t>שהרי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לא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גזרו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בה</w:t>
      </w:r>
      <w:r w:rsidR="00B433C9" w:rsidRPr="00EB4CFE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EB4CFE">
        <w:rPr>
          <w:rtl/>
        </w:rPr>
        <w:t>שני</w:t>
      </w:r>
      <w:r>
        <w:rPr>
          <w:rFonts w:hint="cs"/>
          <w:rtl/>
        </w:rPr>
        <w:t>ה'</w:t>
      </w:r>
      <w:r w:rsidR="00B433C9" w:rsidRPr="00EB4CFE">
        <w:rPr>
          <w:rtl/>
        </w:rPr>
        <w:t>!</w:t>
      </w:r>
      <w:r w:rsidR="00B433C9"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EB4CFE">
        <w:rPr>
          <w:rStyle w:val="affff8"/>
          <w:rFonts w:hint="eastAsia"/>
          <w:rtl/>
        </w:rPr>
        <w:t>כדלעיל</w:t>
      </w:r>
      <w:r w:rsidRPr="00EB4CFE">
        <w:rPr>
          <w:rStyle w:val="affff8"/>
          <w:rtl/>
        </w:rPr>
        <w:t xml:space="preserve"> </w:t>
      </w:r>
      <w:r w:rsidR="00ED3797">
        <w:rPr>
          <w:rStyle w:val="affff8"/>
          <w:rFonts w:hint="cs"/>
          <w:rtl/>
        </w:rPr>
        <w:t>כא. '</w:t>
      </w:r>
      <w:r w:rsidRPr="00EB4CFE">
        <w:rPr>
          <w:rStyle w:val="affff8"/>
          <w:rFonts w:hint="eastAsia"/>
          <w:rtl/>
        </w:rPr>
        <w:t>ד</w:t>
      </w:r>
      <w:r>
        <w:rPr>
          <w:rStyle w:val="affff8"/>
          <w:rFonts w:hint="cs"/>
          <w:rtl/>
        </w:rPr>
        <w:t>'</w:t>
      </w:r>
      <w:r w:rsidRPr="00EB4CFE">
        <w:rPr>
          <w:rStyle w:val="affff8"/>
          <w:rtl/>
        </w:rPr>
        <w:t xml:space="preserve"> נשים יש ה</w:t>
      </w:r>
      <w:r w:rsidRPr="00EB4CFE">
        <w:rPr>
          <w:rStyle w:val="affff8"/>
          <w:rFonts w:hint="eastAsia"/>
          <w:rtl/>
        </w:rPr>
        <w:t>פסק</w:t>
      </w:r>
      <w:r w:rsidR="00ED3797">
        <w:rPr>
          <w:rStyle w:val="affff8"/>
          <w:rFonts w:hint="cs"/>
          <w:rtl/>
        </w:rPr>
        <w:t>',</w:t>
      </w:r>
    </w:p>
    <w:p w14:paraId="472CCE43" w14:textId="5F33F8D5" w:rsidR="00B433C9" w:rsidRPr="00D1637C" w:rsidRDefault="00ED3797" w:rsidP="00EB4CFE">
      <w:pPr>
        <w:jc w:val="center"/>
        <w:rPr>
          <w:rFonts w:cs="PFT_Frank"/>
          <w:b/>
          <w:bCs/>
          <w:szCs w:val="14"/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Pr="00D1637C">
        <w:rPr>
          <w:rFonts w:cs="PFT_Frank"/>
          <w:b/>
          <w:bCs/>
          <w:szCs w:val="14"/>
          <w:rtl/>
        </w:rPr>
        <w:t>'</w:t>
      </w:r>
      <w:r w:rsidR="00B433C9" w:rsidRPr="00D1637C">
        <w:rPr>
          <w:rFonts w:cs="PFT_Frank"/>
          <w:b/>
          <w:bCs/>
          <w:szCs w:val="14"/>
          <w:rtl/>
        </w:rPr>
        <w:t>גזרו שניות בחלוצה</w:t>
      </w:r>
      <w:r w:rsidRPr="00D1637C">
        <w:rPr>
          <w:rFonts w:cs="PFT_Frank"/>
          <w:b/>
          <w:bCs/>
          <w:szCs w:val="14"/>
          <w:rtl/>
        </w:rPr>
        <w:t>'</w:t>
      </w:r>
      <w:r w:rsidR="00B433C9" w:rsidRPr="00D1637C">
        <w:rPr>
          <w:rFonts w:cs="PFT_Frank"/>
          <w:b/>
          <w:bCs/>
          <w:szCs w:val="14"/>
          <w:rtl/>
        </w:rPr>
        <w:t>, ש"מ</w:t>
      </w:r>
      <w:r w:rsidRPr="00D1637C">
        <w:rPr>
          <w:rFonts w:cs="PFT_Frank"/>
          <w:b/>
          <w:bCs/>
          <w:szCs w:val="14"/>
          <w:rtl/>
        </w:rPr>
        <w:t>.</w:t>
      </w:r>
    </w:p>
    <w:p w14:paraId="7F9D3299" w14:textId="783FA0E0" w:rsidR="00B433C9" w:rsidRPr="00C35A2C" w:rsidRDefault="00B433C9" w:rsidP="007C50EB">
      <w:pPr>
        <w:pStyle w:val="afff4"/>
        <w:rPr>
          <w:rtl/>
        </w:rPr>
      </w:pPr>
      <w:ins w:id="9860" w:author="מספור קטעי משנה" w:date="2026-10-06T06:45:58Z">
        <w:r>
          <w:rPr>
            <w:rStyle w:val="MisparKeta"/>
          </w:rPr>
          <w:t xml:space="preserve">ו. </w:t>
        </w:r>
      </w:ins>
      <w:bookmarkStart w:id="404" w:name="_Toc119172772"/>
      <w:bookmarkStart w:id="405" w:name="_Toc119229860"/>
      <w:r w:rsidRPr="00C35A2C">
        <w:rPr>
          <w:rtl/>
        </w:rPr>
        <w:t xml:space="preserve">מותר </w:t>
      </w:r>
      <w:r w:rsidR="001126A0" w:rsidRPr="00C35A2C">
        <w:rPr>
          <w:rtl/>
        </w:rPr>
        <w:t>ב</w:t>
      </w:r>
      <w:r w:rsidR="00016D79">
        <w:rPr>
          <w:rFonts w:hint="cs"/>
          <w:rtl/>
        </w:rPr>
        <w:t>'</w:t>
      </w:r>
      <w:r w:rsidR="001126A0" w:rsidRPr="00C35A2C">
        <w:rPr>
          <w:rtl/>
        </w:rPr>
        <w:t>קרובת צרת חלוצתו</w:t>
      </w:r>
      <w:r w:rsidR="00016D79">
        <w:rPr>
          <w:rFonts w:hint="cs"/>
          <w:rtl/>
        </w:rPr>
        <w:t>'</w:t>
      </w:r>
      <w:r w:rsidRPr="00C35A2C">
        <w:rPr>
          <w:rtl/>
        </w:rPr>
        <w:t>.</w:t>
      </w:r>
      <w:bookmarkEnd w:id="404"/>
      <w:bookmarkEnd w:id="405"/>
    </w:p>
    <w:p w14:paraId="4CAB03A1" w14:textId="0846E1DA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AC6027">
        <w:rPr>
          <w:rStyle w:val="affff5"/>
          <w:rtl/>
        </w:rPr>
        <w:lastRenderedPageBreak/>
        <w:t>שמואל:</w:t>
      </w:r>
      <w:r w:rsidRPr="00C35A2C">
        <w:rPr>
          <w:rFonts w:ascii="FontbitDavid" w:hAnsi="FontbitDavid"/>
          <w:sz w:val="32"/>
          <w:rtl/>
        </w:rPr>
        <w:t xml:space="preserve"> הבא על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צרת</w:t>
      </w:r>
      <w:r w:rsidRPr="00C35A2C">
        <w:rPr>
          <w:rFonts w:ascii="FontbitDavid" w:hAnsi="FontbitDavid"/>
          <w:sz w:val="32"/>
          <w:rtl/>
        </w:rPr>
        <w:t xml:space="preserve"> חלוצה - הולד ממזר</w:t>
      </w:r>
      <w:r w:rsidR="00562041">
        <w:rPr>
          <w:rFonts w:ascii="FontbitDavid" w:hAnsi="FontbitDavid" w:hint="cs"/>
          <w:sz w:val="32"/>
          <w:rtl/>
        </w:rPr>
        <w:t>,</w:t>
      </w:r>
    </w:p>
    <w:p w14:paraId="3F431074" w14:textId="7AE6A7AC" w:rsidR="00562041" w:rsidRDefault="00562041" w:rsidP="00562041">
      <w:pPr>
        <w:rPr>
          <w:spacing w:val="-4"/>
          <w:rtl/>
        </w:rPr>
      </w:pPr>
      <w:r>
        <w:rPr>
          <w:rStyle w:val="affff5"/>
          <w:rFonts w:hint="cs"/>
          <w:rtl/>
        </w:rPr>
        <w:t>ומוכיח</w:t>
      </w:r>
      <w:r w:rsidR="00016D79">
        <w:rPr>
          <w:rStyle w:val="affff5"/>
          <w:rFonts w:hint="cs"/>
          <w:rtl/>
        </w:rPr>
        <w:t>ים</w:t>
      </w:r>
      <w:r w:rsidR="00B433C9" w:rsidRPr="00AC6027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'מותר ב</w:t>
      </w:r>
      <w:r w:rsidR="00B433C9" w:rsidRPr="00C35A2C">
        <w:rPr>
          <w:rFonts w:ascii="FontbitDavid" w:hAnsi="FontbitDavid"/>
          <w:sz w:val="32"/>
          <w:rtl/>
        </w:rPr>
        <w:t xml:space="preserve">קרובת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צרת</w:t>
      </w:r>
      <w:r w:rsidR="00B433C9" w:rsidRPr="00C35A2C">
        <w:rPr>
          <w:rFonts w:ascii="FontbitDavid" w:hAnsi="FontbitDavid"/>
          <w:sz w:val="32"/>
          <w:rtl/>
        </w:rPr>
        <w:t xml:space="preserve"> חלוצתו</w:t>
      </w:r>
      <w:r>
        <w:rPr>
          <w:rFonts w:ascii="FontbitDavid" w:hAnsi="FontbitDavid" w:hint="cs"/>
          <w:sz w:val="32"/>
          <w:rtl/>
        </w:rPr>
        <w:t>'</w:t>
      </w:r>
      <w:r>
        <w:rPr>
          <w:rStyle w:val="affff5"/>
          <w:rFonts w:hint="cs"/>
          <w:spacing w:val="-4"/>
          <w:rtl/>
        </w:rPr>
        <w:t xml:space="preserve"> </w:t>
      </w:r>
      <w:r w:rsidR="00E252C5" w:rsidRPr="00EB4CFE">
        <w:rPr>
          <w:rStyle w:val="affff8"/>
          <w:rFonts w:hint="eastAsia"/>
          <w:rtl/>
        </w:rPr>
        <w:t>כ</w:t>
      </w:r>
      <w:r w:rsidR="00E252C5">
        <w:rPr>
          <w:rStyle w:val="affff8"/>
          <w:rFonts w:hint="cs"/>
          <w:rtl/>
        </w:rPr>
        <w:t xml:space="preserve">אילו </w:t>
      </w:r>
      <w:r w:rsidR="00E252C5" w:rsidRPr="00EB4CFE">
        <w:rPr>
          <w:rStyle w:val="affff8"/>
          <w:rFonts w:hint="eastAsia"/>
          <w:rtl/>
        </w:rPr>
        <w:t>לא</w:t>
      </w:r>
      <w:r w:rsidR="00E252C5" w:rsidRPr="00EB4CFE">
        <w:rPr>
          <w:rStyle w:val="affff8"/>
          <w:rtl/>
        </w:rPr>
        <w:t xml:space="preserve"> </w:t>
      </w:r>
      <w:r w:rsidR="00E252C5" w:rsidRPr="00EB4CFE">
        <w:rPr>
          <w:rStyle w:val="affff8"/>
          <w:rFonts w:hint="eastAsia"/>
          <w:rtl/>
        </w:rPr>
        <w:t>נחלצה</w:t>
      </w:r>
      <w:r w:rsidR="00E252C5">
        <w:rPr>
          <w:rFonts w:hint="cs"/>
          <w:spacing w:val="-4"/>
          <w:rtl/>
        </w:rPr>
        <w:t>.</w:t>
      </w:r>
    </w:p>
    <w:p w14:paraId="6C2147C3" w14:textId="0098D4F0" w:rsidR="00B433C9" w:rsidRPr="00062827" w:rsidRDefault="00562041" w:rsidP="00562041">
      <w:pPr>
        <w:rPr>
          <w:rFonts w:ascii="FontbitDavid" w:hAnsi="FontbitDavid"/>
          <w:spacing w:val="-4"/>
          <w:sz w:val="32"/>
          <w:rtl/>
        </w:rPr>
      </w:pPr>
      <w:r w:rsidRPr="00062827">
        <w:rPr>
          <w:rStyle w:val="affff5"/>
          <w:rFonts w:hint="eastAsia"/>
          <w:spacing w:val="-4"/>
          <w:rtl/>
        </w:rPr>
        <w:t>וד</w:t>
      </w:r>
      <w:r w:rsidR="00016D79" w:rsidRPr="00062827">
        <w:rPr>
          <w:rStyle w:val="affff5"/>
          <w:rFonts w:hint="cs"/>
          <w:spacing w:val="-4"/>
          <w:rtl/>
        </w:rPr>
        <w:t>וחים</w:t>
      </w:r>
      <w:r w:rsidRPr="00062827">
        <w:rPr>
          <w:rStyle w:val="affff5"/>
          <w:spacing w:val="-4"/>
          <w:rtl/>
        </w:rPr>
        <w:t xml:space="preserve"> </w:t>
      </w:r>
      <w:r w:rsidRPr="00062827">
        <w:rPr>
          <w:rStyle w:val="affff5"/>
          <w:rFonts w:hint="cs"/>
          <w:spacing w:val="-4"/>
          <w:rtl/>
        </w:rPr>
        <w:t>ד</w:t>
      </w:r>
      <w:r w:rsidRPr="00062827">
        <w:rPr>
          <w:rStyle w:val="affff5"/>
          <w:rFonts w:hint="eastAsia"/>
          <w:spacing w:val="-4"/>
          <w:rtl/>
        </w:rPr>
        <w:t>אפי</w:t>
      </w:r>
      <w:r w:rsidRPr="00062827">
        <w:rPr>
          <w:rStyle w:val="affff5"/>
          <w:spacing w:val="-4"/>
          <w:rtl/>
        </w:rPr>
        <w:t xml:space="preserve">' </w:t>
      </w:r>
      <w:r w:rsidRPr="00062827">
        <w:rPr>
          <w:rStyle w:val="affff5"/>
          <w:rFonts w:hint="eastAsia"/>
          <w:spacing w:val="-4"/>
          <w:rtl/>
        </w:rPr>
        <w:t>לרי</w:t>
      </w:r>
      <w:r w:rsidRPr="00062827">
        <w:rPr>
          <w:rStyle w:val="affff5"/>
          <w:spacing w:val="-4"/>
          <w:rtl/>
        </w:rPr>
        <w:t>"ו</w:t>
      </w:r>
      <w:r w:rsidRPr="00062827">
        <w:rPr>
          <w:rStyle w:val="affff5"/>
          <w:rFonts w:hint="cs"/>
          <w:spacing w:val="-4"/>
          <w:rtl/>
        </w:rPr>
        <w:t>:</w:t>
      </w:r>
      <w:r w:rsidR="00B433C9" w:rsidRPr="00062827">
        <w:rPr>
          <w:rFonts w:ascii="FontbitDavid" w:hAnsi="FontbitDavid"/>
          <w:spacing w:val="-4"/>
          <w:sz w:val="32"/>
          <w:rtl/>
        </w:rPr>
        <w:t xml:space="preserve"> </w:t>
      </w:r>
      <w:r w:rsidRPr="00062827">
        <w:rPr>
          <w:rFonts w:ascii="FontbitDavid" w:hAnsi="FontbitDavid" w:hint="cs"/>
          <w:spacing w:val="-4"/>
          <w:sz w:val="32"/>
          <w:rtl/>
        </w:rPr>
        <w:t>ש</w:t>
      </w:r>
      <w:r w:rsidR="00B433C9" w:rsidRPr="00062827">
        <w:rPr>
          <w:rFonts w:ascii="FontbitDavid" w:hAnsi="FontbitDavid"/>
          <w:spacing w:val="-4"/>
          <w:sz w:val="32"/>
          <w:rtl/>
        </w:rPr>
        <w:t xml:space="preserve">הוא </w:t>
      </w:r>
      <w:r w:rsidRPr="00062827">
        <w:rPr>
          <w:rFonts w:ascii="FontbitDavid" w:hAnsi="FontbitDavid" w:hint="cs"/>
          <w:spacing w:val="-4"/>
          <w:sz w:val="32"/>
          <w:rtl/>
        </w:rPr>
        <w:t>ו</w:t>
      </w:r>
      <w:r w:rsidR="00B433C9" w:rsidRPr="00062827">
        <w:rPr>
          <w:rFonts w:ascii="FontbitDavid" w:hAnsi="FontbitDavid"/>
          <w:spacing w:val="-4"/>
          <w:sz w:val="32"/>
          <w:rtl/>
        </w:rPr>
        <w:t xml:space="preserve">אחין </w:t>
      </w:r>
      <w:r w:rsidRPr="00062827">
        <w:rPr>
          <w:rFonts w:ascii="FontbitDavid" w:hAnsi="FontbitDavid" w:hint="cs"/>
          <w:spacing w:val="-4"/>
          <w:sz w:val="32"/>
          <w:rtl/>
        </w:rPr>
        <w:t>ל</w:t>
      </w:r>
      <w:r w:rsidR="00B433C9" w:rsidRPr="00062827">
        <w:rPr>
          <w:rFonts w:ascii="FontbitDavid" w:hAnsi="FontbitDavid"/>
          <w:spacing w:val="-4"/>
          <w:sz w:val="32"/>
          <w:rtl/>
        </w:rPr>
        <w:t xml:space="preserve">א חייבין על חלוצה </w:t>
      </w:r>
      <w:r w:rsidR="001126A0" w:rsidRPr="00062827">
        <w:rPr>
          <w:rFonts w:ascii="FontbitDavid" w:hAnsi="FontbitDavid" w:hint="cs"/>
          <w:spacing w:val="-4"/>
          <w:sz w:val="32"/>
          <w:rtl/>
        </w:rPr>
        <w:t>ו</w:t>
      </w:r>
      <w:r w:rsidR="00B433C9" w:rsidRPr="00062827">
        <w:rPr>
          <w:rFonts w:ascii="FontbitDavid" w:hAnsi="FontbitDavid"/>
          <w:spacing w:val="-4"/>
          <w:sz w:val="32"/>
          <w:rtl/>
        </w:rPr>
        <w:t>צרתה כרת</w:t>
      </w:r>
      <w:r w:rsidRPr="00062827">
        <w:rPr>
          <w:rFonts w:ascii="FontbitDavid" w:hAnsi="FontbitDavid" w:hint="cs"/>
          <w:spacing w:val="-4"/>
          <w:sz w:val="32"/>
          <w:rtl/>
        </w:rPr>
        <w:t>,</w:t>
      </w:r>
    </w:p>
    <w:p w14:paraId="53CAEAF1" w14:textId="2E02AB38" w:rsidR="00B433C9" w:rsidRPr="00C35A2C" w:rsidRDefault="00B433C9" w:rsidP="00EB4CFE">
      <w:pPr>
        <w:pStyle w:val="afffc"/>
        <w:ind w:left="0" w:firstLine="0"/>
      </w:pPr>
      <w:r w:rsidRPr="00D1637C">
        <w:rPr>
          <w:rFonts w:cs="PFT_Frank" w:hint="eastAsia"/>
          <w:b/>
          <w:bCs/>
          <w:szCs w:val="14"/>
          <w:rtl/>
        </w:rPr>
        <w:t>אחות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חלוצה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מדברי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סופרים</w:t>
      </w:r>
      <w:r w:rsidR="00E252C5">
        <w:rPr>
          <w:rFonts w:hint="cs"/>
          <w:rtl/>
        </w:rPr>
        <w:t xml:space="preserve">, ולא גזרו </w:t>
      </w:r>
      <w:r w:rsidR="00E252C5" w:rsidRPr="00D1637C">
        <w:rPr>
          <w:rFonts w:cs="PFT_Frank" w:hint="eastAsia"/>
          <w:b/>
          <w:bCs/>
          <w:szCs w:val="14"/>
          <w:rtl/>
        </w:rPr>
        <w:t>בצרתה</w:t>
      </w:r>
      <w:r w:rsidR="00E252C5" w:rsidRPr="00EB4CFE">
        <w:rPr>
          <w:rStyle w:val="affff8"/>
          <w:rtl/>
        </w:rPr>
        <w:t xml:space="preserve"> אף שכאי</w:t>
      </w:r>
      <w:r w:rsidR="00E252C5">
        <w:rPr>
          <w:rStyle w:val="affff8"/>
          <w:rFonts w:hint="cs"/>
          <w:rtl/>
        </w:rPr>
        <w:t>לו</w:t>
      </w:r>
      <w:r w:rsidR="00E252C5" w:rsidRPr="00EB4CFE">
        <w:rPr>
          <w:rStyle w:val="affff8"/>
          <w:rtl/>
        </w:rPr>
        <w:t xml:space="preserve"> נחלצה.</w:t>
      </w:r>
    </w:p>
    <w:p w14:paraId="42E394D8" w14:textId="35BEB07F" w:rsidR="00016D79" w:rsidRDefault="00016D79" w:rsidP="00EB4CFE">
      <w:pPr>
        <w:pStyle w:val="afff4"/>
        <w:rPr>
          <w:rtl/>
        </w:rPr>
      </w:pPr>
      <w:ins w:id="9861" w:author="מספור קטעי משנה" w:date="2026-10-06T06:45:58Z">
        <w:r>
          <w:rPr>
            <w:rStyle w:val="MisparKeta"/>
          </w:rPr>
          <w:t xml:space="preserve">ו. </w:t>
        </w:r>
      </w:ins>
      <w:bookmarkStart w:id="406" w:name="_Toc119172773"/>
      <w:bookmarkStart w:id="407" w:name="_Toc119229861"/>
      <w:r w:rsidRPr="00C35A2C">
        <w:rPr>
          <w:rtl/>
        </w:rPr>
        <w:t>ואסור ב</w:t>
      </w:r>
      <w:r>
        <w:rPr>
          <w:rFonts w:hint="cs"/>
          <w:rtl/>
        </w:rPr>
        <w:t>'</w:t>
      </w:r>
      <w:r w:rsidRPr="00C35A2C">
        <w:rPr>
          <w:rtl/>
        </w:rPr>
        <w:t>צרת קרובת חלוצתו</w:t>
      </w:r>
      <w:r>
        <w:rPr>
          <w:rFonts w:hint="cs"/>
          <w:rtl/>
        </w:rPr>
        <w:t>'</w:t>
      </w:r>
      <w:r w:rsidRPr="00C35A2C">
        <w:rPr>
          <w:rtl/>
        </w:rPr>
        <w:t>.</w:t>
      </w:r>
      <w:bookmarkEnd w:id="406"/>
      <w:bookmarkEnd w:id="407"/>
    </w:p>
    <w:p w14:paraId="04894155" w14:textId="77777777" w:rsidR="00DD2D95" w:rsidRPr="00062827" w:rsidRDefault="00016D79" w:rsidP="00DD2D95">
      <w:pPr>
        <w:rPr>
          <w:spacing w:val="-4"/>
          <w:rtl/>
        </w:rPr>
      </w:pPr>
      <w:r w:rsidRPr="00062827">
        <w:rPr>
          <w:rStyle w:val="affff5"/>
          <w:rFonts w:hint="eastAsia"/>
          <w:spacing w:val="-4"/>
          <w:rtl/>
        </w:rPr>
        <w:t>החילוק</w:t>
      </w:r>
      <w:r w:rsidRPr="00062827">
        <w:rPr>
          <w:rFonts w:hint="cs"/>
          <w:spacing w:val="-4"/>
          <w:rtl/>
        </w:rPr>
        <w:t>:</w:t>
      </w:r>
      <w:r w:rsidR="00B433C9" w:rsidRPr="00062827">
        <w:rPr>
          <w:rFonts w:hint="cs"/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היבמה</w:t>
      </w:r>
      <w:r w:rsidR="00B433C9" w:rsidRPr="00062827">
        <w:rPr>
          <w:rFonts w:hint="cs"/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 xml:space="preserve">הולכת </w:t>
      </w:r>
      <w:r w:rsidR="00B433C9" w:rsidRPr="00062827">
        <w:rPr>
          <w:rFonts w:hint="cs"/>
          <w:spacing w:val="-4"/>
          <w:rtl/>
        </w:rPr>
        <w:t xml:space="preserve">עם </w:t>
      </w:r>
      <w:r w:rsidR="00B433C9" w:rsidRPr="00D1637C">
        <w:rPr>
          <w:rFonts w:cs="PFT_Frank" w:hint="eastAsia"/>
          <w:b/>
          <w:bCs/>
          <w:spacing w:val="-4"/>
          <w:szCs w:val="14"/>
          <w:rtl/>
        </w:rPr>
        <w:t>אחותה</w:t>
      </w:r>
      <w:r w:rsidR="00B433C9" w:rsidRPr="00062827">
        <w:rPr>
          <w:rFonts w:hint="cs"/>
          <w:spacing w:val="-4"/>
          <w:rtl/>
        </w:rPr>
        <w:t xml:space="preserve"> לב</w:t>
      </w:r>
      <w:r w:rsidR="00B433C9" w:rsidRPr="00062827">
        <w:rPr>
          <w:spacing w:val="-4"/>
          <w:rtl/>
        </w:rPr>
        <w:t>"</w:t>
      </w:r>
      <w:r w:rsidR="00B433C9" w:rsidRPr="00062827">
        <w:rPr>
          <w:rFonts w:hint="cs"/>
          <w:spacing w:val="-4"/>
          <w:rtl/>
        </w:rPr>
        <w:t>ד</w:t>
      </w:r>
      <w:r w:rsidRPr="00062827">
        <w:rPr>
          <w:rFonts w:hint="cs"/>
          <w:spacing w:val="-4"/>
          <w:rtl/>
        </w:rPr>
        <w:t xml:space="preserve"> </w:t>
      </w:r>
      <w:r w:rsidRPr="00062827">
        <w:rPr>
          <w:rStyle w:val="affff8"/>
          <w:rFonts w:hint="cs"/>
          <w:spacing w:val="-4"/>
          <w:rtl/>
        </w:rPr>
        <w:t>ו</w:t>
      </w:r>
      <w:r w:rsidRPr="00062827">
        <w:rPr>
          <w:rStyle w:val="affff8"/>
          <w:rFonts w:hint="eastAsia"/>
          <w:spacing w:val="-4"/>
          <w:rtl/>
        </w:rPr>
        <w:t>גזרו</w:t>
      </w:r>
      <w:r w:rsidRPr="00062827">
        <w:rPr>
          <w:rStyle w:val="affff8"/>
          <w:spacing w:val="-4"/>
          <w:rtl/>
        </w:rPr>
        <w:t xml:space="preserve"> </w:t>
      </w:r>
      <w:r w:rsidRPr="00062827">
        <w:rPr>
          <w:rStyle w:val="affff8"/>
          <w:rFonts w:hint="eastAsia"/>
          <w:spacing w:val="-4"/>
          <w:rtl/>
        </w:rPr>
        <w:t>דמיחלפי</w:t>
      </w:r>
      <w:r w:rsidRPr="00062827">
        <w:rPr>
          <w:rStyle w:val="affff8"/>
          <w:spacing w:val="-4"/>
          <w:rtl/>
        </w:rPr>
        <w:t>,</w:t>
      </w:r>
      <w:r w:rsidR="00B433C9" w:rsidRPr="00062827">
        <w:rPr>
          <w:rFonts w:hint="cs"/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 xml:space="preserve">לא עם </w:t>
      </w:r>
      <w:r w:rsidRPr="00D1637C">
        <w:rPr>
          <w:rFonts w:cs="PFT_Frank" w:hint="eastAsia"/>
          <w:b/>
          <w:bCs/>
          <w:spacing w:val="-4"/>
          <w:szCs w:val="14"/>
          <w:rtl/>
        </w:rPr>
        <w:t>צרתה</w:t>
      </w:r>
      <w:r w:rsidRPr="00062827">
        <w:rPr>
          <w:rFonts w:hint="cs"/>
          <w:spacing w:val="-4"/>
          <w:rtl/>
        </w:rPr>
        <w:t>.</w:t>
      </w:r>
    </w:p>
    <w:p w14:paraId="1C80F3E4" w14:textId="25215E5B" w:rsidR="00B433C9" w:rsidRPr="00016D79" w:rsidRDefault="00B433C9" w:rsidP="00DD2D95">
      <w:pPr>
        <w:jc w:val="center"/>
        <w:rPr>
          <w:rtl/>
        </w:rPr>
      </w:pPr>
      <w:r w:rsidRPr="00615A60">
        <w:rPr>
          <w:rFonts w:ascii="FrankRuehl" w:hAnsi="FrankRuehl" w:cs="BA חניכי הישיבות" w:hint="cs"/>
          <w:rtl/>
        </w:rPr>
        <w:t>׹</w:t>
      </w:r>
    </w:p>
    <w:p>
      <w:pPr>
        <w:pStyle w:val="MishnaBatzad"/>
        <w:rPr>
          <w:ins w:id="20459" w:author="קלוד" w:date="2026-10-06T10:10:48Z"/>
        </w:rPr>
      </w:pPr>
      <w:ins w:id="20458" w:author="קלוד" w:date="2026-10-06T10:10:48Z">
        <w:r>
          <w:t xml:space="preserve">משנה ח</w:t>
        </w:r>
      </w:ins>
    </w:p>
    <w:p w14:paraId="53F21966" w14:textId="6FCEFDE1" w:rsidR="00B433C9" w:rsidRPr="00C35A2C" w:rsidRDefault="00B433C9" w:rsidP="00A61F25">
      <w:pPr>
        <w:pStyle w:val="affc"/>
        <w:jc w:val="center"/>
        <w:rPr>
          <w:rtl/>
        </w:rPr>
      </w:pPr>
      <w:bookmarkStart w:id="408" w:name="_Toc119172774"/>
      <w:bookmarkStart w:id="409" w:name="_Toc119229862"/>
      <w:r w:rsidRPr="005251B7">
        <w:rPr>
          <w:rStyle w:val="affffc"/>
          <w:rtl/>
        </w:rPr>
        <w:t>החולץ ליבמתו, ונשא אחיו אחותה ומת</w:t>
      </w:r>
      <w:bookmarkEnd w:id="408"/>
      <w:bookmarkEnd w:id="409"/>
      <w:r w:rsidRPr="005251B7">
        <w:rPr>
          <w:rStyle w:val="affffc"/>
          <w:rtl/>
        </w:rPr>
        <w:t xml:space="preserve"> </w:t>
      </w:r>
      <w:r w:rsidRPr="00C35A2C">
        <w:rPr>
          <w:rtl/>
        </w:rPr>
        <w:t>- חולצת</w:t>
      </w:r>
      <w:r w:rsidR="007215F3">
        <w:rPr>
          <w:rFonts w:hint="cs"/>
          <w:rtl/>
        </w:rPr>
        <w:t>.</w:t>
      </w:r>
    </w:p>
    <w:p w14:paraId="09C55379" w14:textId="6A3E606A" w:rsidR="00B433C9" w:rsidRPr="00C35A2C" w:rsidRDefault="007215F3" w:rsidP="007C50EB">
      <w:pPr>
        <w:pStyle w:val="affc"/>
        <w:rPr>
          <w:rtl/>
        </w:rPr>
      </w:pPr>
      <w:r w:rsidRPr="00A07384">
        <w:rPr>
          <w:rStyle w:val="HesberMishna"/>
          <w:rFonts w:cs="PFT_Frank" w:hint="eastAsia"/>
          <w:b/>
          <w:bCs/>
          <w:rtl/>
          <w:rPrChange w:id="20053" w:author="קלוד" w:date="2026-10-06T10:10:48Z">
            <w:rPr>
              <w:rStyle w:val="affff8"/>
              <w:rFonts w:cs="PFT_Frank" w:hint="eastAsia"/>
              <w:b/>
              <w:bCs/>
              <w:szCs w:val="10"/>
              <w:rtl/>
            </w:rPr>
          </w:rPrChange>
        </w:rPr>
        <w:t>אבל</w:t>
      </w:r>
      <w:r w:rsidRPr="00C35A2C">
        <w:rPr>
          <w:rtl/>
        </w:rPr>
        <w:t xml:space="preserve"> </w:t>
      </w:r>
      <w:r w:rsidR="00B433C9" w:rsidRPr="005251B7">
        <w:rPr>
          <w:rStyle w:val="affffc"/>
          <w:rtl/>
        </w:rPr>
        <w:t>המגרש אשתו, ונשא אחיו אחותה ומת</w:t>
      </w:r>
      <w:r w:rsidR="00B433C9" w:rsidRPr="00C35A2C">
        <w:rPr>
          <w:rtl/>
        </w:rPr>
        <w:t xml:space="preserve"> - פטורה</w:t>
      </w:r>
      <w:r w:rsidRPr="00EB4CFE">
        <w:rPr>
          <w:rStyle w:val="HesberMishna"/>
          <w:rtl/>
          <w:rPrChange w:id="20054" w:author="קלוד" w:date="2026-10-06T10:10:48Z">
            <w:rPr>
              <w:rStyle w:val="affff8"/>
              <w:rtl/>
            </w:rPr>
          </w:rPrChange>
        </w:rPr>
        <w:t xml:space="preserve"> דערוה</w:t>
      </w:r>
      <w:r w:rsidR="00B433C9" w:rsidRPr="00C35A2C">
        <w:rPr>
          <w:rtl/>
        </w:rPr>
        <w:t>.</w:t>
      </w:r>
    </w:p>
    <w:p w14:paraId="721FEE45" w14:textId="334189A4" w:rsidR="00B433C9" w:rsidRDefault="00B433C9" w:rsidP="005251B7">
      <w:pPr>
        <w:pStyle w:val="affffb"/>
        <w:rPr>
          <w:rtl/>
        </w:rPr>
      </w:pPr>
      <w:ins w:id="9862" w:author="מספור קטעי משנה" w:date="2026-10-06T06:45:58Z">
        <w:r>
          <w:rPr>
            <w:rStyle w:val="MisparKeta"/>
          </w:rPr>
          <w:t xml:space="preserve">ב. </w:t>
        </w:r>
      </w:ins>
      <w:bookmarkStart w:id="410" w:name="_Toc119172775"/>
      <w:bookmarkStart w:id="411" w:name="_Toc119229863"/>
      <w:r w:rsidRPr="00C35A2C">
        <w:rPr>
          <w:rtl/>
        </w:rPr>
        <w:t>שומרת יבם, שקידש אחיו את אחותה</w:t>
      </w:r>
      <w:r w:rsidR="007215F3">
        <w:rPr>
          <w:rFonts w:hint="cs"/>
          <w:rtl/>
        </w:rPr>
        <w:t>:</w:t>
      </w:r>
      <w:bookmarkEnd w:id="410"/>
      <w:bookmarkEnd w:id="411"/>
    </w:p>
    <w:p>
      <w:pPr>
        <w:pStyle w:val="MishnaBatzad"/>
        <w:rPr>
          <w:ins w:id="20461" w:author="קלוד" w:date="2026-10-06T10:10:48Z"/>
        </w:rPr>
      </w:pPr>
      <w:ins w:id="20460" w:author="קלוד" w:date="2026-10-06T10:10:48Z">
        <w:r>
          <w:t xml:space="preserve">משנה ט</w:t>
        </w:r>
      </w:ins>
    </w:p>
    <w:p w14:paraId="4E04B870" w14:textId="233D413B" w:rsidR="00B433C9" w:rsidRPr="00C35A2C" w:rsidRDefault="00B433C9" w:rsidP="007C50EB">
      <w:pPr>
        <w:pStyle w:val="affc"/>
        <w:rPr>
          <w:rtl/>
        </w:rPr>
      </w:pPr>
      <w:r w:rsidRPr="007215F3">
        <w:rPr>
          <w:rStyle w:val="affffa"/>
          <w:rFonts w:hint="cs"/>
          <w:rtl/>
        </w:rPr>
        <w:t>ריב</w:t>
      </w:r>
      <w:r w:rsidRPr="007215F3">
        <w:rPr>
          <w:rStyle w:val="affffa"/>
          <w:rtl/>
        </w:rPr>
        <w:t>"</w:t>
      </w:r>
      <w:r w:rsidRPr="007215F3">
        <w:rPr>
          <w:rStyle w:val="affffa"/>
          <w:rFonts w:hint="cs"/>
          <w:rtl/>
        </w:rPr>
        <w:t>ב</w:t>
      </w:r>
      <w:r w:rsidRPr="007215F3">
        <w:rPr>
          <w:rStyle w:val="affffa"/>
          <w:rtl/>
        </w:rPr>
        <w:t>:</w:t>
      </w:r>
      <w:r w:rsidRPr="00C35A2C">
        <w:rPr>
          <w:rtl/>
        </w:rPr>
        <w:t xml:space="preserve"> אומרים לו המתן עד שיעשה אחיך מעשה.</w:t>
      </w:r>
    </w:p>
    <w:p w14:paraId="262485C5" w14:textId="0A40088A" w:rsidR="00B433C9" w:rsidRPr="00C35A2C" w:rsidRDefault="00B433C9" w:rsidP="007215F3">
      <w:pPr>
        <w:pStyle w:val="affc"/>
        <w:rPr>
          <w:rtl/>
        </w:rPr>
      </w:pPr>
      <w:bookmarkStart w:id="412" w:name="_Toc119172776"/>
      <w:bookmarkStart w:id="413" w:name="_Toc119229864"/>
      <w:r w:rsidRPr="005251B7">
        <w:rPr>
          <w:rStyle w:val="affffc"/>
          <w:rtl/>
        </w:rPr>
        <w:t>חלץ לה אחיו, או כנסה</w:t>
      </w:r>
      <w:bookmarkEnd w:id="412"/>
      <w:bookmarkEnd w:id="413"/>
      <w:r w:rsidRPr="00C35A2C">
        <w:rPr>
          <w:rtl/>
        </w:rPr>
        <w:t xml:space="preserve"> - יכנוס אשתו</w:t>
      </w:r>
      <w:r w:rsidR="007215F3">
        <w:rPr>
          <w:rFonts w:hint="cs"/>
          <w:rtl/>
        </w:rPr>
        <w:t>,</w:t>
      </w:r>
    </w:p>
    <w:p w14:paraId="622C8B50" w14:textId="0467DCBF" w:rsidR="00B433C9" w:rsidRPr="00C35A2C" w:rsidRDefault="00B433C9" w:rsidP="007C50EB">
      <w:pPr>
        <w:pStyle w:val="affc"/>
        <w:rPr>
          <w:rtl/>
        </w:rPr>
      </w:pPr>
      <w:bookmarkStart w:id="414" w:name="_Toc119172777"/>
      <w:bookmarkStart w:id="415" w:name="_Toc119229865"/>
      <w:r w:rsidRPr="005251B7">
        <w:rPr>
          <w:rStyle w:val="affffc"/>
          <w:rtl/>
        </w:rPr>
        <w:t>מתה יבמה</w:t>
      </w:r>
      <w:bookmarkEnd w:id="414"/>
      <w:bookmarkEnd w:id="415"/>
      <w:r w:rsidRPr="005251B7">
        <w:rPr>
          <w:rStyle w:val="affffc"/>
          <w:rtl/>
        </w:rPr>
        <w:t xml:space="preserve"> </w:t>
      </w:r>
      <w:r w:rsidRPr="00C35A2C">
        <w:rPr>
          <w:rtl/>
        </w:rPr>
        <w:t>- יכנוס אשתו</w:t>
      </w:r>
      <w:r w:rsidR="007215F3">
        <w:rPr>
          <w:rFonts w:hint="cs"/>
          <w:rtl/>
        </w:rPr>
        <w:t>,</w:t>
      </w:r>
    </w:p>
    <w:p w14:paraId="61E97778" w14:textId="1F8C3772" w:rsidR="00B433C9" w:rsidRPr="00C35A2C" w:rsidRDefault="00B433C9" w:rsidP="007C50EB">
      <w:pPr>
        <w:pStyle w:val="affc"/>
        <w:rPr>
          <w:rtl/>
        </w:rPr>
      </w:pPr>
      <w:bookmarkStart w:id="416" w:name="_Toc119172778"/>
      <w:bookmarkStart w:id="417" w:name="_Toc119229866"/>
      <w:r w:rsidRPr="005251B7">
        <w:rPr>
          <w:rStyle w:val="affffc"/>
          <w:rtl/>
        </w:rPr>
        <w:t>מת יבם</w:t>
      </w:r>
      <w:bookmarkEnd w:id="416"/>
      <w:bookmarkEnd w:id="417"/>
      <w:r w:rsidRPr="00C35A2C">
        <w:rPr>
          <w:rtl/>
        </w:rPr>
        <w:t xml:space="preserve"> - יוציא אשתו בגט, ואשת אחיו בחליצה.</w:t>
      </w:r>
    </w:p>
    <w:p w14:paraId="0938CF73" w14:textId="29D687C2" w:rsidR="007215F3" w:rsidRPr="00C35A2C" w:rsidRDefault="00B433C9" w:rsidP="00DD2D95">
      <w:pPr>
        <w:rPr>
          <w:rtl/>
        </w:rPr>
      </w:pPr>
      <w:r w:rsidRPr="0073121C">
        <w:rPr>
          <w:rStyle w:val="affff5"/>
          <w:rtl/>
        </w:rPr>
        <w:t>ר"</w:t>
      </w:r>
      <w:r w:rsidRPr="0073121C">
        <w:rPr>
          <w:rStyle w:val="affff5"/>
          <w:rFonts w:hint="cs"/>
          <w:rtl/>
        </w:rPr>
        <w:t>ל</w:t>
      </w:r>
      <w:r w:rsidR="001D0296">
        <w:rPr>
          <w:rStyle w:val="affff5"/>
          <w:rFonts w:hint="cs"/>
          <w:rtl/>
        </w:rPr>
        <w:t>:</w:t>
      </w:r>
      <w:r w:rsidRPr="0073121C">
        <w:rPr>
          <w:rStyle w:val="affff5"/>
          <w:rtl/>
        </w:rPr>
        <w:t xml:space="preserve"> כאן שנה רבי: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EB4CFE">
        <w:rPr>
          <w:rtl/>
        </w:rPr>
        <w:t>אחות גרושה - מד</w:t>
      </w:r>
      <w:r w:rsidR="007215F3">
        <w:rPr>
          <w:rFonts w:hint="cs"/>
          <w:rtl/>
        </w:rPr>
        <w:t>"</w:t>
      </w:r>
      <w:r w:rsidRPr="00EB4CFE">
        <w:rPr>
          <w:rtl/>
        </w:rPr>
        <w:t>ת, אחות חלוצה - מד</w:t>
      </w:r>
      <w:r w:rsidR="007215F3">
        <w:rPr>
          <w:rFonts w:hint="cs"/>
          <w:rtl/>
        </w:rPr>
        <w:t>"</w:t>
      </w:r>
      <w:r w:rsidRPr="00EB4CFE">
        <w:rPr>
          <w:rtl/>
        </w:rPr>
        <w:t>ס.</w:t>
      </w:r>
    </w:p>
    <w:p w14:paraId="6ABE40DF" w14:textId="0367C445" w:rsidR="00B433C9" w:rsidRPr="00C35A2C" w:rsidRDefault="00B433C9" w:rsidP="00B55EDF">
      <w:pPr>
        <w:rPr>
          <w:rtl/>
        </w:rPr>
      </w:pPr>
      <w:r w:rsidRPr="0073121C">
        <w:rPr>
          <w:rStyle w:val="affff5"/>
          <w:rtl/>
        </w:rPr>
        <w:t xml:space="preserve">שמואל: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הלכה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73121C">
        <w:rPr>
          <w:rStyle w:val="affff5"/>
          <w:rtl/>
        </w:rPr>
        <w:t>כר</w:t>
      </w:r>
      <w:r w:rsidRPr="0073121C">
        <w:rPr>
          <w:rStyle w:val="affff5"/>
          <w:rFonts w:hint="cs"/>
          <w:rtl/>
        </w:rPr>
        <w:t>יב</w:t>
      </w:r>
      <w:r w:rsidRPr="0073121C">
        <w:rPr>
          <w:rStyle w:val="affff5"/>
          <w:rtl/>
        </w:rPr>
        <w:t>"</w:t>
      </w:r>
      <w:r w:rsidRPr="0073121C">
        <w:rPr>
          <w:rStyle w:val="affff5"/>
          <w:rFonts w:hint="cs"/>
          <w:rtl/>
        </w:rPr>
        <w:t>ב</w:t>
      </w:r>
      <w:r w:rsidR="007215F3">
        <w:rPr>
          <w:rFonts w:hint="cs"/>
          <w:rtl/>
        </w:rPr>
        <w:t xml:space="preserve"> </w:t>
      </w:r>
      <w:r w:rsidR="007215F3" w:rsidRPr="00EB4CFE">
        <w:rPr>
          <w:rStyle w:val="affff8"/>
          <w:rFonts w:hint="eastAsia"/>
          <w:rtl/>
        </w:rPr>
        <w:t>ד</w:t>
      </w:r>
      <w:r w:rsidR="007215F3" w:rsidRPr="00EB4CFE">
        <w:rPr>
          <w:rStyle w:val="affff8"/>
          <w:rtl/>
        </w:rPr>
        <w:t>'</w:t>
      </w:r>
      <w:r w:rsidR="007215F3" w:rsidRPr="00EB4CFE">
        <w:rPr>
          <w:rStyle w:val="affff8"/>
          <w:rFonts w:hint="eastAsia"/>
          <w:rtl/>
        </w:rPr>
        <w:t>יש</w:t>
      </w:r>
      <w:r w:rsidR="007215F3" w:rsidRPr="00EB4CFE">
        <w:rPr>
          <w:rStyle w:val="affff8"/>
          <w:rtl/>
        </w:rPr>
        <w:t xml:space="preserve"> </w:t>
      </w:r>
      <w:r w:rsidR="007215F3" w:rsidRPr="00EB4CFE">
        <w:rPr>
          <w:rStyle w:val="affff8"/>
          <w:rFonts w:hint="eastAsia"/>
          <w:rtl/>
        </w:rPr>
        <w:t>זיקה</w:t>
      </w:r>
      <w:r w:rsidR="007215F3" w:rsidRPr="00EB4CFE">
        <w:rPr>
          <w:rStyle w:val="affff8"/>
          <w:rtl/>
        </w:rPr>
        <w:t>'.</w:t>
      </w:r>
    </w:p>
    <w:p w14:paraId="08577CBE" w14:textId="7B00D645" w:rsidR="007215F3" w:rsidRDefault="00B433C9" w:rsidP="009454E1">
      <w:pPr>
        <w:pStyle w:val="affff2"/>
        <w:rPr>
          <w:rtl/>
        </w:rPr>
      </w:pPr>
      <w:bookmarkStart w:id="418" w:name="_Toc119172779"/>
      <w:bookmarkStart w:id="419" w:name="_Toc119229867"/>
      <w:r w:rsidRPr="0073121C">
        <w:rPr>
          <w:rStyle w:val="affff5"/>
          <w:rtl/>
        </w:rPr>
        <w:t>איבעיא:</w:t>
      </w:r>
      <w:r w:rsidRPr="0039104D">
        <w:rPr>
          <w:rFonts w:ascii="FontbitDavid" w:hAnsi="FontbitDavid"/>
          <w:sz w:val="14"/>
          <w:szCs w:val="14"/>
          <w:rtl/>
        </w:rPr>
        <w:t xml:space="preserve"> </w:t>
      </w:r>
      <w:r w:rsidRPr="00EB4CFE">
        <w:rPr>
          <w:rtl/>
        </w:rPr>
        <w:t>מתה אשתו, מהו ביבמתו?</w:t>
      </w:r>
      <w:bookmarkEnd w:id="418"/>
      <w:bookmarkEnd w:id="419"/>
    </w:p>
    <w:p w14:paraId="5C821AD2" w14:textId="42D11172" w:rsidR="00B433C9" w:rsidRPr="00C35A2C" w:rsidRDefault="00B433C9" w:rsidP="00EB4CFE">
      <w:pPr>
        <w:rPr>
          <w:rFonts w:ascii="FontbitDavid" w:hAnsi="FontbitDavid"/>
          <w:sz w:val="32"/>
          <w:rtl/>
        </w:rPr>
      </w:pPr>
      <w:r w:rsidRPr="0073121C">
        <w:rPr>
          <w:rStyle w:val="affff5"/>
          <w:rtl/>
        </w:rPr>
        <w:t>רב ורבי חנינא: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EB4CFE">
        <w:rPr>
          <w:rtl/>
        </w:rPr>
        <w:t>מותר ביבמתו</w:t>
      </w:r>
      <w:r w:rsidR="007215F3">
        <w:rPr>
          <w:rFonts w:hint="cs"/>
          <w:rtl/>
        </w:rPr>
        <w:t>,</w:t>
      </w:r>
      <w:r w:rsidR="007215F3">
        <w:rPr>
          <w:rStyle w:val="affff5"/>
          <w:rFonts w:hint="cs"/>
          <w:rtl/>
        </w:rPr>
        <w:t xml:space="preserve"> </w:t>
      </w:r>
      <w:r w:rsidR="007215F3">
        <w:rPr>
          <w:rStyle w:val="affff5"/>
          <w:rtl/>
        </w:rPr>
        <w:tab/>
      </w:r>
      <w:r w:rsidR="007215F3">
        <w:rPr>
          <w:rStyle w:val="affff5"/>
          <w:rtl/>
        </w:rPr>
        <w:tab/>
      </w:r>
      <w:r w:rsidR="007215F3">
        <w:rPr>
          <w:rStyle w:val="affff5"/>
          <w:rtl/>
        </w:rPr>
        <w:tab/>
      </w:r>
      <w:r w:rsidR="007215F3">
        <w:rPr>
          <w:rStyle w:val="affff5"/>
          <w:rFonts w:hint="cs"/>
          <w:rtl/>
        </w:rPr>
        <w:t xml:space="preserve">  </w:t>
      </w:r>
      <w:r w:rsidRPr="0073121C">
        <w:rPr>
          <w:rStyle w:val="affff5"/>
          <w:rtl/>
        </w:rPr>
        <w:t>שמואל ורא</w:t>
      </w:r>
      <w:r w:rsidR="007215F3">
        <w:rPr>
          <w:rStyle w:val="affff5"/>
          <w:rFonts w:hint="cs"/>
          <w:rtl/>
        </w:rPr>
        <w:t>"</w:t>
      </w:r>
      <w:r w:rsidRPr="0073121C">
        <w:rPr>
          <w:rStyle w:val="affff5"/>
          <w:rtl/>
        </w:rPr>
        <w:t>ס: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EB4CFE">
        <w:rPr>
          <w:rtl/>
        </w:rPr>
        <w:t>אסור ביב</w:t>
      </w:r>
      <w:r w:rsidRPr="00C35A2C">
        <w:rPr>
          <w:rFonts w:ascii="FontbitDavid" w:hAnsi="FontbitDavid"/>
          <w:sz w:val="32"/>
          <w:rtl/>
        </w:rPr>
        <w:t>מתו.</w:t>
      </w:r>
    </w:p>
    <w:p w14:paraId="064BD13F" w14:textId="38A87192" w:rsidR="00B433C9" w:rsidRPr="00AC7749" w:rsidRDefault="002809F6" w:rsidP="00B55EDF">
      <w:pPr>
        <w:rPr>
          <w:rtl/>
        </w:rPr>
      </w:pPr>
      <w:r>
        <w:rPr>
          <w:rStyle w:val="affff5"/>
          <w:rFonts w:hint="cs"/>
          <w:rtl/>
        </w:rPr>
        <w:t>טעם</w:t>
      </w:r>
      <w:r w:rsidR="00B433C9" w:rsidRPr="0073121C">
        <w:rPr>
          <w:rStyle w:val="affff5"/>
          <w:rFonts w:hint="cs"/>
          <w:rtl/>
        </w:rPr>
        <w:t xml:space="preserve"> רב</w:t>
      </w:r>
      <w:r w:rsidR="007215F3">
        <w:rPr>
          <w:rStyle w:val="affff5"/>
          <w:rFonts w:hint="cs"/>
          <w:rtl/>
        </w:rPr>
        <w:t>:</w:t>
      </w:r>
      <w:r w:rsidR="00B433C9" w:rsidRPr="00AC7749">
        <w:rPr>
          <w:rFonts w:hint="cs"/>
          <w:rtl/>
        </w:rPr>
        <w:t xml:space="preserve"> </w:t>
      </w:r>
      <w:r w:rsidR="00B433C9" w:rsidRPr="00AC7749">
        <w:rPr>
          <w:rtl/>
        </w:rPr>
        <w:t>יבמה שהותרה נאסרה והותרה, חזר</w:t>
      </w:r>
      <w:r w:rsidR="007215F3">
        <w:rPr>
          <w:rFonts w:hint="cs"/>
          <w:rtl/>
        </w:rPr>
        <w:t>ה</w:t>
      </w:r>
      <w:r w:rsidR="00B433C9" w:rsidRPr="00AC7749">
        <w:rPr>
          <w:rtl/>
        </w:rPr>
        <w:t xml:space="preserve"> להיתר הראשון.</w:t>
      </w:r>
    </w:p>
    <w:p w14:paraId="1B7723AB" w14:textId="23DCEDD2" w:rsidR="007215F3" w:rsidRDefault="007215F3" w:rsidP="007215F3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והך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ד</w:t>
      </w:r>
      <w:r w:rsidR="00B433C9" w:rsidRPr="00C35A2C">
        <w:rPr>
          <w:rFonts w:ascii="FontbitDavid" w:hAnsi="FontbitDavid"/>
          <w:sz w:val="32"/>
          <w:rtl/>
        </w:rPr>
        <w:t xml:space="preserve">ג' אחין, ב' נשואין ב' אחיות ואחד מופנה, מת אחד מבעלי אחיות ועשה בה מופנה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מאמר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="00C74AAA">
        <w:rPr>
          <w:rFonts w:ascii="FontbitDavid" w:hAnsi="FontbitDavid"/>
          <w:sz w:val="32"/>
          <w:rtl/>
        </w:rPr>
        <w:t>ואח"כ</w:t>
      </w:r>
      <w:r w:rsidR="00B433C9" w:rsidRPr="00C35A2C">
        <w:rPr>
          <w:rFonts w:ascii="FontbitDavid" w:hAnsi="FontbitDavid"/>
          <w:sz w:val="32"/>
          <w:rtl/>
        </w:rPr>
        <w:t xml:space="preserve"> מת אחיו שני </w:t>
      </w:r>
      <w:r w:rsidR="001D0296">
        <w:rPr>
          <w:rFonts w:ascii="FontbitDavid" w:hAnsi="FontbitDavid" w:hint="cs"/>
          <w:sz w:val="32"/>
          <w:rtl/>
        </w:rPr>
        <w:t>ואח''כ</w:t>
      </w:r>
      <w:r w:rsidR="00B433C9" w:rsidRPr="00C35A2C">
        <w:rPr>
          <w:rFonts w:ascii="FontbitDavid" w:hAnsi="FontbitDavid"/>
          <w:sz w:val="32"/>
          <w:rtl/>
        </w:rPr>
        <w:t xml:space="preserve"> אשתו </w:t>
      </w:r>
      <w:r>
        <w:rPr>
          <w:rFonts w:ascii="FontbitDavid" w:hAnsi="FontbitDavid" w:hint="cs"/>
          <w:sz w:val="32"/>
          <w:rtl/>
        </w:rPr>
        <w:t xml:space="preserve">של שני </w:t>
      </w:r>
      <w:r w:rsidR="00B433C9" w:rsidRPr="00C35A2C">
        <w:rPr>
          <w:rFonts w:ascii="FontbitDavid" w:hAnsi="FontbitDavid"/>
          <w:sz w:val="32"/>
          <w:rtl/>
        </w:rPr>
        <w:t xml:space="preserve">-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אותה יבמה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ד'מאמר'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חולצת</w:t>
      </w:r>
      <w:r>
        <w:rPr>
          <w:rFonts w:ascii="FontbitDavid" w:hAnsi="FontbitDavid" w:hint="cs"/>
          <w:sz w:val="32"/>
          <w:rtl/>
        </w:rPr>
        <w:t>!</w:t>
      </w:r>
    </w:p>
    <w:p w14:paraId="7588AE4C" w14:textId="7E260990" w:rsidR="00B6556F" w:rsidRDefault="007215F3" w:rsidP="00B55EDF">
      <w:pPr>
        <w:rPr>
          <w:spacing w:val="-4"/>
          <w:rtl/>
        </w:rPr>
      </w:pPr>
      <w:r>
        <w:rPr>
          <w:rFonts w:ascii="FontbitDavid" w:hAnsi="FontbitDavid" w:hint="cs"/>
          <w:sz w:val="32"/>
          <w:rtl/>
        </w:rPr>
        <w:t xml:space="preserve">- </w:t>
      </w:r>
      <w:r w:rsidR="001D0296" w:rsidRPr="00262A77">
        <w:rPr>
          <w:rStyle w:val="affff5"/>
          <w:rFonts w:hint="cs"/>
          <w:spacing w:val="-4"/>
          <w:rtl/>
        </w:rPr>
        <w:t>כר''א</w:t>
      </w:r>
      <w:r w:rsidR="00B433C9" w:rsidRPr="00262A77">
        <w:rPr>
          <w:spacing w:val="-4"/>
          <w:rtl/>
        </w:rPr>
        <w:t xml:space="preserve"> </w:t>
      </w:r>
      <w:r>
        <w:rPr>
          <w:rFonts w:hint="cs"/>
          <w:spacing w:val="-4"/>
          <w:rtl/>
        </w:rPr>
        <w:t>ד</w:t>
      </w:r>
      <w:r w:rsidR="00B433C9" w:rsidRPr="00262A77">
        <w:rPr>
          <w:spacing w:val="-4"/>
          <w:rtl/>
        </w:rPr>
        <w:t>כיון שעמדה עליו שעה אחת באיסו</w:t>
      </w:r>
      <w:r w:rsidR="001D0296" w:rsidRPr="00262A77">
        <w:rPr>
          <w:spacing w:val="-4"/>
          <w:rtl/>
        </w:rPr>
        <w:t>ר</w:t>
      </w:r>
      <w:r w:rsidR="00B433C9" w:rsidRPr="00262A77">
        <w:rPr>
          <w:spacing w:val="-4"/>
          <w:rtl/>
        </w:rPr>
        <w:t xml:space="preserve"> נאסרה עולמית</w:t>
      </w:r>
      <w:r>
        <w:rPr>
          <w:rFonts w:hint="cs"/>
          <w:spacing w:val="-4"/>
          <w:rtl/>
        </w:rPr>
        <w:t>.</w:t>
      </w:r>
    </w:p>
    <w:p w14:paraId="74ABEE36" w14:textId="0F822F39" w:rsidR="00B433C9" w:rsidRDefault="00B6556F" w:rsidP="00B6556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lastRenderedPageBreak/>
        <w:t>וא</w:t>
      </w:r>
      <w:r w:rsidRPr="00EB4CFE">
        <w:rPr>
          <w:rStyle w:val="affff5"/>
          <w:rFonts w:hint="eastAsia"/>
          <w:rtl/>
        </w:rPr>
        <w:t>ין</w:t>
      </w:r>
      <w:r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לדחות</w:t>
      </w:r>
      <w:r w:rsidRPr="00EB4CFE">
        <w:rPr>
          <w:rStyle w:val="affff5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73121C">
        <w:rPr>
          <w:rStyle w:val="affff5"/>
          <w:rFonts w:hint="cs"/>
          <w:rtl/>
        </w:rPr>
        <w:t>דר</w:t>
      </w:r>
      <w:r w:rsidR="00B433C9" w:rsidRPr="0073121C">
        <w:rPr>
          <w:rStyle w:val="affff5"/>
          <w:rtl/>
        </w:rPr>
        <w:t>"</w:t>
      </w:r>
      <w:r w:rsidR="00B433C9" w:rsidRPr="0073121C">
        <w:rPr>
          <w:rStyle w:val="affff5"/>
          <w:rFonts w:hint="cs"/>
          <w:rtl/>
        </w:rPr>
        <w:t xml:space="preserve">א </w:t>
      </w:r>
      <w:r w:rsidR="00B433C9" w:rsidRPr="00C35A2C">
        <w:rPr>
          <w:rFonts w:ascii="FontbitDavid" w:hAnsi="FontbitDavid" w:hint="cs"/>
          <w:sz w:val="32"/>
          <w:rtl/>
        </w:rPr>
        <w:t>היכ</w:t>
      </w:r>
      <w:r>
        <w:rPr>
          <w:rFonts w:ascii="FontbitDavid" w:hAnsi="FontbitDavid" w:hint="cs"/>
          <w:sz w:val="32"/>
          <w:rtl/>
        </w:rPr>
        <w:t>א</w:t>
      </w:r>
      <w:r w:rsidR="00B433C9" w:rsidRPr="00C35A2C">
        <w:rPr>
          <w:rFonts w:ascii="FontbitDavid" w:hAnsi="FontbitDavid" w:hint="cs"/>
          <w:sz w:val="32"/>
          <w:rtl/>
        </w:rPr>
        <w:t xml:space="preserve"> דלא חזי</w:t>
      </w:r>
      <w:r>
        <w:rPr>
          <w:rFonts w:ascii="FontbitDavid" w:hAnsi="FontbitDavid" w:hint="cs"/>
          <w:sz w:val="32"/>
          <w:rtl/>
        </w:rPr>
        <w:t>א</w:t>
      </w:r>
      <w:r w:rsidR="00B433C9" w:rsidRPr="00C35A2C">
        <w:rPr>
          <w:rFonts w:ascii="FontbitDavid" w:hAnsi="FontbitDavid" w:hint="cs"/>
          <w:sz w:val="32"/>
          <w:rtl/>
        </w:rPr>
        <w:t xml:space="preserve"> בשעת נפילה</w:t>
      </w:r>
      <w:r>
        <w:rPr>
          <w:rFonts w:ascii="FontbitDavid" w:hAnsi="FontbitDavid" w:hint="cs"/>
          <w:sz w:val="32"/>
          <w:rtl/>
        </w:rPr>
        <w:t xml:space="preserve">, </w:t>
      </w:r>
      <w:r w:rsidRPr="00EB4CFE">
        <w:rPr>
          <w:rStyle w:val="affff8"/>
          <w:rFonts w:hint="eastAsia"/>
          <w:rtl/>
        </w:rPr>
        <w:t>כמגרש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ומחזיר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ומת</w:t>
      </w:r>
      <w:r>
        <w:rPr>
          <w:rFonts w:ascii="FontbitDavid" w:hAnsi="FontbitDavid" w:hint="cs"/>
          <w:sz w:val="32"/>
          <w:rtl/>
        </w:rPr>
        <w:t>,</w:t>
      </w:r>
    </w:p>
    <w:p w14:paraId="02DE8030" w14:textId="5F520177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73121C">
        <w:rPr>
          <w:rStyle w:val="affff5"/>
          <w:rFonts w:hint="cs"/>
          <w:rtl/>
        </w:rPr>
        <w:t>דתניא ר</w:t>
      </w:r>
      <w:r w:rsidRPr="0073121C">
        <w:rPr>
          <w:rStyle w:val="affff5"/>
          <w:rtl/>
        </w:rPr>
        <w:t>"</w:t>
      </w:r>
      <w:r w:rsidRPr="0073121C">
        <w:rPr>
          <w:rStyle w:val="affff5"/>
          <w:rFonts w:hint="cs"/>
          <w:rtl/>
        </w:rPr>
        <w:t>א</w:t>
      </w:r>
      <w:r w:rsidR="00B6556F">
        <w:rPr>
          <w:rStyle w:val="affff5"/>
          <w:rFonts w:hint="cs"/>
          <w:rtl/>
        </w:rPr>
        <w:t xml:space="preserve"> [על משנתינו]</w:t>
      </w:r>
      <w:r w:rsidRPr="0073121C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1D0296">
        <w:rPr>
          <w:rFonts w:ascii="FontbitDavid" w:hAnsi="FontbitDavid"/>
          <w:sz w:val="32"/>
          <w:rtl/>
        </w:rPr>
        <w:t>מתה אשתו</w:t>
      </w:r>
      <w:r w:rsidR="00B6556F" w:rsidRPr="00EB4CFE">
        <w:rPr>
          <w:rStyle w:val="affff8"/>
          <w:rtl/>
        </w:rPr>
        <w:t xml:space="preserve"> שקידש</w:t>
      </w:r>
      <w:r w:rsidR="001D0296"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אותה יבמה חולצת.</w:t>
      </w:r>
    </w:p>
    <w:p w14:paraId="3D48DD51" w14:textId="194A0DB3" w:rsidR="00F5604D" w:rsidRDefault="00B6556F" w:rsidP="00705833">
      <w:pPr>
        <w:rPr>
          <w:rtl/>
        </w:rPr>
      </w:pPr>
      <w:r>
        <w:rPr>
          <w:rStyle w:val="affff5"/>
          <w:rFonts w:hint="cs"/>
          <w:rtl/>
        </w:rPr>
        <w:t>ו</w:t>
      </w:r>
      <w:r w:rsidR="00B433C9" w:rsidRPr="0073121C">
        <w:rPr>
          <w:rStyle w:val="affff5"/>
          <w:rFonts w:hint="cs"/>
          <w:rtl/>
        </w:rPr>
        <w:t>שמואל ורא</w:t>
      </w:r>
      <w:r>
        <w:rPr>
          <w:rStyle w:val="affff5"/>
          <w:rFonts w:hint="cs"/>
          <w:rtl/>
        </w:rPr>
        <w:t>"ס</w:t>
      </w:r>
      <w:r w:rsidR="00B433C9" w:rsidRPr="0073121C">
        <w:rPr>
          <w:rStyle w:val="affff5"/>
          <w:rFonts w:hint="cs"/>
          <w:rtl/>
        </w:rPr>
        <w:t xml:space="preserve"> ס</w:t>
      </w:r>
      <w:r w:rsidR="00B433C9" w:rsidRPr="0073121C">
        <w:rPr>
          <w:rStyle w:val="affff5"/>
          <w:rtl/>
        </w:rPr>
        <w:t>"</w:t>
      </w:r>
      <w:r w:rsidR="00B433C9" w:rsidRPr="0073121C">
        <w:rPr>
          <w:rStyle w:val="affff5"/>
          <w:rFonts w:hint="cs"/>
          <w:rtl/>
        </w:rPr>
        <w:t>ל</w:t>
      </w:r>
      <w:r>
        <w:rPr>
          <w:rStyle w:val="affff5"/>
          <w:rFonts w:hint="cs"/>
          <w:rtl/>
        </w:rPr>
        <w:t>:</w:t>
      </w:r>
      <w:r w:rsidR="00B433C9">
        <w:rPr>
          <w:rtl/>
        </w:rPr>
        <w:t xml:space="preserve"> </w:t>
      </w:r>
      <w:r w:rsidR="00B433C9" w:rsidRPr="00C35A2C">
        <w:rPr>
          <w:rFonts w:hint="cs"/>
          <w:rtl/>
        </w:rPr>
        <w:t>ד</w:t>
      </w:r>
      <w:r w:rsidR="00AB43C5">
        <w:rPr>
          <w:rFonts w:hint="cs"/>
          <w:rtl/>
        </w:rPr>
        <w:t>אף</w:t>
      </w:r>
      <w:r w:rsidR="00B433C9" w:rsidRPr="0073121C">
        <w:rPr>
          <w:rStyle w:val="affff5"/>
          <w:rFonts w:hint="cs"/>
          <w:rtl/>
        </w:rPr>
        <w:t xml:space="preserve"> </w:t>
      </w:r>
      <w:r w:rsidR="00705833">
        <w:rPr>
          <w:rStyle w:val="affff5"/>
          <w:rFonts w:hint="cs"/>
          <w:rtl/>
        </w:rPr>
        <w:t>ל</w:t>
      </w:r>
      <w:r w:rsidR="00B433C9" w:rsidRPr="0073121C">
        <w:rPr>
          <w:rStyle w:val="affff5"/>
          <w:rFonts w:hint="cs"/>
          <w:rtl/>
        </w:rPr>
        <w:t>רבנן</w:t>
      </w:r>
      <w:r w:rsidR="00B433C9" w:rsidRPr="00C35A2C">
        <w:rPr>
          <w:rFonts w:hint="cs"/>
          <w:rtl/>
        </w:rPr>
        <w:t xml:space="preserve"> </w:t>
      </w:r>
      <w:r w:rsidR="00705833" w:rsidRPr="00D1637C">
        <w:rPr>
          <w:rFonts w:cs="PFT_Frank" w:hint="eastAsia"/>
          <w:b/>
          <w:bCs/>
          <w:szCs w:val="14"/>
          <w:rtl/>
        </w:rPr>
        <w:t>רק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E4677A" w:rsidRPr="00D1637C">
        <w:rPr>
          <w:rFonts w:cs="PFT_Frank" w:hint="eastAsia"/>
          <w:b/>
          <w:bCs/>
          <w:szCs w:val="14"/>
          <w:rtl/>
        </w:rPr>
        <w:t>שם</w:t>
      </w:r>
      <w:r w:rsidR="00F5604D">
        <w:rPr>
          <w:rStyle w:val="affff8"/>
          <w:rFonts w:hint="cs"/>
          <w:rtl/>
        </w:rPr>
        <w:t xml:space="preserve"> </w:t>
      </w:r>
      <w:r w:rsidR="00705833" w:rsidRPr="00EB4CFE">
        <w:rPr>
          <w:rStyle w:val="affff8"/>
          <w:rFonts w:hint="eastAsia"/>
          <w:rtl/>
        </w:rPr>
        <w:t>במגרש</w:t>
      </w:r>
      <w:r w:rsidR="00705833" w:rsidRPr="00EB4CFE">
        <w:rPr>
          <w:rStyle w:val="affff8"/>
          <w:rtl/>
        </w:rPr>
        <w:t xml:space="preserve"> </w:t>
      </w:r>
      <w:r w:rsidR="00705833" w:rsidRPr="00EB4CFE">
        <w:rPr>
          <w:rStyle w:val="affff8"/>
          <w:rFonts w:hint="eastAsia"/>
          <w:rtl/>
        </w:rPr>
        <w:t>ומחזיר</w:t>
      </w:r>
      <w:r w:rsidR="00B433C9" w:rsidRPr="00C35A2C">
        <w:rPr>
          <w:rFonts w:hint="cs"/>
          <w:rtl/>
        </w:rPr>
        <w:t xml:space="preserve"> </w:t>
      </w:r>
      <w:r w:rsidR="00705833">
        <w:rPr>
          <w:rFonts w:hint="cs"/>
          <w:rtl/>
        </w:rPr>
        <w:t>התירו</w:t>
      </w:r>
      <w:r w:rsidR="00F5604D">
        <w:rPr>
          <w:rFonts w:hint="cs"/>
          <w:rtl/>
        </w:rPr>
        <w:t>,</w:t>
      </w:r>
    </w:p>
    <w:p w14:paraId="37831841" w14:textId="77777777" w:rsidR="00DD2D95" w:rsidRDefault="00B433C9" w:rsidP="00DD2D95">
      <w:pPr>
        <w:rPr>
          <w:rFonts w:ascii="FrankRuehl" w:hAnsi="FrankRuehl"/>
          <w:rtl/>
        </w:rPr>
      </w:pPr>
      <w:r w:rsidRPr="00C35A2C">
        <w:rPr>
          <w:rFonts w:hint="cs"/>
          <w:rtl/>
        </w:rPr>
        <w:t xml:space="preserve">דמנפילה ואילך לא נאסרה, </w:t>
      </w:r>
      <w:r w:rsidRPr="00D1637C">
        <w:rPr>
          <w:rFonts w:cs="PFT_Frank" w:hint="eastAsia"/>
          <w:b/>
          <w:bCs/>
          <w:szCs w:val="14"/>
          <w:rtl/>
        </w:rPr>
        <w:t>אבל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כאן</w:t>
      </w:r>
      <w:r w:rsidRPr="00C35A2C">
        <w:rPr>
          <w:rFonts w:hint="cs"/>
          <w:rtl/>
        </w:rPr>
        <w:t xml:space="preserve"> מודו</w:t>
      </w:r>
      <w:r w:rsidR="00705833">
        <w:rPr>
          <w:rFonts w:ascii="FrankRuehl" w:hAnsi="FrankRuehl" w:hint="cs"/>
          <w:rtl/>
        </w:rPr>
        <w:t>.</w:t>
      </w:r>
    </w:p>
    <w:p w14:paraId="156D8CB2" w14:textId="18094AB1" w:rsidR="00B433C9" w:rsidRPr="00C35A2C" w:rsidRDefault="00B433C9" w:rsidP="00DD2D95">
      <w:pPr>
        <w:jc w:val="center"/>
        <w:rPr>
          <w:rtl/>
        </w:rPr>
      </w:pPr>
      <w:r w:rsidRPr="00615A60">
        <w:rPr>
          <w:rFonts w:ascii="FrankRuehl" w:hAnsi="FrankRuehl" w:cs="BA חניכי הישיבות" w:hint="cs"/>
          <w:rtl/>
        </w:rPr>
        <w:t>׹</w:t>
      </w:r>
    </w:p>
    <w:p>
      <w:pPr>
        <w:pStyle w:val="MishnaBatzad"/>
        <w:rPr>
          <w:ins w:id="20463" w:author="קלוד" w:date="2026-10-06T10:10:48Z"/>
        </w:rPr>
      </w:pPr>
      <w:ins w:id="20462" w:author="קלוד" w:date="2026-10-06T10:10:48Z">
        <w:r>
          <w:t xml:space="preserve">משנה י</w:t>
        </w:r>
      </w:ins>
    </w:p>
    <w:p w14:paraId="78A5BB3F" w14:textId="2DC4F974" w:rsidR="00B433C9" w:rsidRPr="00C35A2C" w:rsidRDefault="00B433C9" w:rsidP="00F5604D">
      <w:pPr>
        <w:pStyle w:val="affc"/>
        <w:rPr>
          <w:rtl/>
        </w:rPr>
      </w:pPr>
      <w:bookmarkStart w:id="420" w:name="_Toc119172780"/>
      <w:bookmarkStart w:id="421" w:name="_Toc119229868"/>
      <w:r w:rsidRPr="005251B7">
        <w:rPr>
          <w:rStyle w:val="affffc"/>
          <w:rtl/>
        </w:rPr>
        <w:t>היבמה לא תחלוץ ולא תתייבם - עד ש</w:t>
      </w:r>
      <w:r w:rsidR="002D4B67" w:rsidRPr="005251B7">
        <w:rPr>
          <w:rStyle w:val="affffc"/>
          <w:rFonts w:hint="cs"/>
          <w:rtl/>
        </w:rPr>
        <w:t>יעברו</w:t>
      </w:r>
      <w:r w:rsidRPr="005251B7">
        <w:rPr>
          <w:rStyle w:val="affffc"/>
          <w:rtl/>
        </w:rPr>
        <w:t xml:space="preserve"> שלשה חדשים</w:t>
      </w:r>
      <w:bookmarkEnd w:id="420"/>
      <w:bookmarkEnd w:id="421"/>
      <w:r w:rsidRPr="00C35A2C">
        <w:rPr>
          <w:rtl/>
        </w:rPr>
        <w:t>.</w:t>
      </w:r>
    </w:p>
    <w:p w14:paraId="090D56CD" w14:textId="12F55345" w:rsidR="00B433C9" w:rsidRPr="009812AF" w:rsidRDefault="00B433C9" w:rsidP="007C50EB">
      <w:pPr>
        <w:pStyle w:val="affc"/>
        <w:rPr>
          <w:spacing w:val="4"/>
          <w:rtl/>
        </w:rPr>
      </w:pPr>
      <w:bookmarkStart w:id="422" w:name="_Toc119172781"/>
      <w:bookmarkStart w:id="423" w:name="_Toc119229869"/>
      <w:r w:rsidRPr="005251B7">
        <w:rPr>
          <w:rStyle w:val="affffc"/>
          <w:rtl/>
        </w:rPr>
        <w:t>וכן כל הנשים</w:t>
      </w:r>
      <w:bookmarkEnd w:id="422"/>
      <w:bookmarkEnd w:id="423"/>
      <w:r w:rsidRPr="009812AF">
        <w:rPr>
          <w:spacing w:val="4"/>
          <w:rtl/>
        </w:rPr>
        <w:t xml:space="preserve"> לא יתארסו ולא ינשאו - עד </w:t>
      </w:r>
      <w:r w:rsidR="002D4B67">
        <w:rPr>
          <w:rFonts w:hint="cs"/>
          <w:spacing w:val="4"/>
          <w:rtl/>
        </w:rPr>
        <w:t>שיעברו ג'</w:t>
      </w:r>
      <w:r w:rsidRPr="009812AF">
        <w:rPr>
          <w:spacing w:val="4"/>
          <w:rtl/>
        </w:rPr>
        <w:t xml:space="preserve"> חדשים</w:t>
      </w:r>
      <w:r w:rsidR="002D4B67">
        <w:rPr>
          <w:rFonts w:hint="cs"/>
          <w:spacing w:val="4"/>
          <w:rtl/>
        </w:rPr>
        <w:t>,</w:t>
      </w:r>
    </w:p>
    <w:p w14:paraId="5FC7B423" w14:textId="119D4929" w:rsidR="00B433C9" w:rsidRPr="00C35A2C" w:rsidRDefault="001D0296" w:rsidP="007C50EB">
      <w:pPr>
        <w:pStyle w:val="affc"/>
        <w:rPr>
          <w:rtl/>
        </w:rPr>
      </w:pPr>
      <w:r>
        <w:rPr>
          <w:rFonts w:hint="cs"/>
          <w:rtl/>
        </w:rPr>
        <w:t xml:space="preserve">אחד </w:t>
      </w:r>
      <w:r w:rsidR="00B433C9" w:rsidRPr="00C35A2C">
        <w:rPr>
          <w:rtl/>
        </w:rPr>
        <w:t xml:space="preserve">בתולות </w:t>
      </w:r>
      <w:r w:rsidR="002D4B67">
        <w:rPr>
          <w:rFonts w:hint="cs"/>
          <w:rtl/>
        </w:rPr>
        <w:t>ו</w:t>
      </w:r>
      <w:r w:rsidR="00B433C9" w:rsidRPr="00C35A2C">
        <w:rPr>
          <w:rtl/>
        </w:rPr>
        <w:t xml:space="preserve">בעולות, גרושות </w:t>
      </w:r>
      <w:r w:rsidR="002D4B67">
        <w:rPr>
          <w:rFonts w:hint="cs"/>
          <w:rtl/>
        </w:rPr>
        <w:t>ו</w:t>
      </w:r>
      <w:r w:rsidR="00B433C9" w:rsidRPr="00C35A2C">
        <w:rPr>
          <w:rtl/>
        </w:rPr>
        <w:t>אלמנות, ארוסות</w:t>
      </w:r>
      <w:r w:rsidR="002D4B67">
        <w:rPr>
          <w:rFonts w:hint="cs"/>
          <w:rtl/>
        </w:rPr>
        <w:t xml:space="preserve"> ונשואות,</w:t>
      </w:r>
    </w:p>
    <w:p w14:paraId="12C6A4CD" w14:textId="4010D81B" w:rsidR="00B433C9" w:rsidRPr="00C35A2C" w:rsidRDefault="00CB082E" w:rsidP="007C50EB">
      <w:pPr>
        <w:pStyle w:val="affc"/>
        <w:rPr>
          <w:rtl/>
        </w:rPr>
      </w:pPr>
      <w:r>
        <w:rPr>
          <w:rStyle w:val="affffa"/>
          <w:rtl/>
        </w:rPr>
        <w:t>ר</w:t>
      </w:r>
      <w:r>
        <w:rPr>
          <w:rStyle w:val="affffa"/>
          <w:rFonts w:hint="cs"/>
          <w:rtl/>
        </w:rPr>
        <w:t>"י</w:t>
      </w:r>
      <w:r w:rsidR="00B433C9" w:rsidRPr="001D0296">
        <w:rPr>
          <w:rStyle w:val="affffa"/>
          <w:rtl/>
        </w:rPr>
        <w:t>:</w:t>
      </w:r>
      <w:r w:rsidR="00B433C9" w:rsidRPr="00C35A2C">
        <w:rPr>
          <w:rtl/>
        </w:rPr>
        <w:t xml:space="preserve"> נשואות יתארסו, וארוסות ינשאו,</w:t>
      </w:r>
      <w:r w:rsidR="001D0296">
        <w:rPr>
          <w:rFonts w:hint="cs"/>
          <w:rtl/>
        </w:rPr>
        <w:t xml:space="preserve"> </w:t>
      </w:r>
      <w:r w:rsidR="001D0296">
        <w:rPr>
          <w:rtl/>
        </w:rPr>
        <w:t xml:space="preserve">חוץ </w:t>
      </w:r>
      <w:r w:rsidR="001D0296">
        <w:rPr>
          <w:rFonts w:hint="cs"/>
          <w:rtl/>
        </w:rPr>
        <w:t>מ</w:t>
      </w:r>
      <w:r w:rsidR="001D0296">
        <w:rPr>
          <w:rtl/>
        </w:rPr>
        <w:t>ביהודה</w:t>
      </w:r>
      <w:r w:rsidR="001D0296">
        <w:rPr>
          <w:rFonts w:hint="cs"/>
          <w:rtl/>
        </w:rPr>
        <w:t xml:space="preserve"> </w:t>
      </w:r>
      <w:r w:rsidR="00B433C9" w:rsidRPr="00EB4CFE">
        <w:rPr>
          <w:rStyle w:val="HesberMishna"/>
          <w:rtl/>
          <w:rPrChange w:id="20055" w:author="קלוד" w:date="2026-10-06T10:10:48Z">
            <w:rPr>
              <w:rStyle w:val="affff8"/>
              <w:rtl/>
            </w:rPr>
          </w:rPrChange>
        </w:rPr>
        <w:t>שגס בה</w:t>
      </w:r>
      <w:r w:rsidR="002D4B67">
        <w:rPr>
          <w:rStyle w:val="HesberMishna"/>
          <w:rFonts w:hint="cs"/>
          <w:rtl/>
          <w:rPrChange w:id="20056" w:author="קלוד" w:date="2026-10-06T10:10:48Z">
            <w:rPr>
              <w:rStyle w:val="affff8"/>
              <w:rFonts w:hint="cs"/>
              <w:rtl/>
            </w:rPr>
          </w:rPrChange>
        </w:rPr>
        <w:t>,</w:t>
      </w:r>
    </w:p>
    <w:p w14:paraId="2D093D45" w14:textId="0B557F41" w:rsidR="00B433C9" w:rsidRPr="00C35A2C" w:rsidRDefault="00B433C9" w:rsidP="00EB4CFE">
      <w:pPr>
        <w:pStyle w:val="affc"/>
        <w:rPr>
          <w:rtl/>
        </w:rPr>
      </w:pPr>
      <w:r w:rsidRPr="001D0296">
        <w:rPr>
          <w:rStyle w:val="affffa"/>
          <w:rtl/>
        </w:rPr>
        <w:t>ר' יוסי</w:t>
      </w:r>
      <w:r>
        <w:rPr>
          <w:rStyle w:val="TanaiHaMishna"/>
          <w:rtl/>
          <w:rPrChange w:id="42144" w:author="Claude" w:date="2026-10-07T09:48:33Z">
            <w:rPr>
              <w:rtl/>
            </w:rPr>
          </w:rPrChange>
        </w:rPr>
        <w:t xml:space="preserve">:</w:t>
      </w:r>
      <w:r>
        <w:rPr>
          <w:rtl/>
        </w:rPr>
        <w:t xml:space="preserve"> כל הנשים יתארסו, חוץ מהאלמנה,</w:t>
      </w:r>
      <w:r w:rsidRPr="00EB4CFE">
        <w:rPr>
          <w:rStyle w:val="HesberMishna"/>
          <w:rtl/>
          <w:rPrChange w:id="20057" w:author="קלוד" w:date="2026-10-06T10:10:48Z">
            <w:rPr>
              <w:rStyle w:val="affff8"/>
              <w:rtl/>
            </w:rPr>
          </w:rPrChange>
        </w:rPr>
        <w:t xml:space="preserve"> מפני האיבול.</w:t>
      </w:r>
    </w:p>
    <w:p w14:paraId="56804A3F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מא:</w:t>
      </w:r>
    </w:p>
    <w:p w14:paraId="12AD25FC" w14:textId="5DE4EFE0" w:rsidR="00B433C9" w:rsidRDefault="00B433C9" w:rsidP="007C50EB">
      <w:pPr>
        <w:rPr>
          <w:rFonts w:ascii="FontbitDavid" w:hAnsi="FontbitDavid"/>
          <w:sz w:val="32"/>
          <w:rtl/>
        </w:rPr>
      </w:pPr>
      <w:bookmarkStart w:id="424" w:name="_Toc119172782"/>
      <w:bookmarkStart w:id="425" w:name="_Toc119229870"/>
      <w:r w:rsidRPr="00EB4CFE">
        <w:rPr>
          <w:rStyle w:val="afff5"/>
          <w:rtl/>
        </w:rPr>
        <w:t>לא תתייבם</w:t>
      </w:r>
      <w:r w:rsidR="002D4B67">
        <w:rPr>
          <w:rStyle w:val="afff5"/>
          <w:rFonts w:hint="cs"/>
          <w:rtl/>
        </w:rPr>
        <w:t>.</w:t>
      </w:r>
      <w:bookmarkEnd w:id="424"/>
      <w:bookmarkEnd w:id="425"/>
      <w:r w:rsidRPr="00C35A2C">
        <w:rPr>
          <w:rFonts w:ascii="FontbitDavid" w:hAnsi="FontbitDavid"/>
          <w:sz w:val="32"/>
          <w:rtl/>
        </w:rPr>
        <w:t xml:space="preserve"> שמא יהיה ולד קיימא,</w:t>
      </w:r>
      <w:r>
        <w:rPr>
          <w:rFonts w:ascii="FontbitDavid" w:hAnsi="FontbitDavid"/>
          <w:sz w:val="32"/>
          <w:rtl/>
        </w:rPr>
        <w:t xml:space="preserve"> ו</w:t>
      </w:r>
      <w:r w:rsidRPr="00C35A2C">
        <w:rPr>
          <w:rFonts w:ascii="FontbitDavid" w:hAnsi="FontbitDavid"/>
          <w:sz w:val="32"/>
          <w:rtl/>
        </w:rPr>
        <w:t>פגע באא</w:t>
      </w:r>
      <w:r w:rsidR="002D4B67">
        <w:rPr>
          <w:rFonts w:ascii="FontbitDavid" w:hAnsi="FontbitDavid" w:hint="cs"/>
          <w:sz w:val="32"/>
          <w:rtl/>
        </w:rPr>
        <w:t>"</w:t>
      </w:r>
      <w:r w:rsidRPr="00C35A2C">
        <w:rPr>
          <w:rFonts w:ascii="FontbitDavid" w:hAnsi="FontbitDavid"/>
          <w:sz w:val="32"/>
          <w:rtl/>
        </w:rPr>
        <w:t>ח דאורייתא,</w:t>
      </w:r>
    </w:p>
    <w:p w14:paraId="1796F8E2" w14:textId="52E8D042" w:rsidR="00B433C9" w:rsidRDefault="00B433C9" w:rsidP="00B55EDF">
      <w:pPr>
        <w:rPr>
          <w:rFonts w:ascii="FontbitDavid" w:hAnsi="FontbitDavid"/>
          <w:sz w:val="32"/>
          <w:rtl/>
        </w:rPr>
      </w:pPr>
      <w:bookmarkStart w:id="426" w:name="_Toc119172783"/>
      <w:bookmarkStart w:id="427" w:name="_Toc119229871"/>
      <w:r w:rsidRPr="00EB4CFE">
        <w:rPr>
          <w:rStyle w:val="afff5"/>
          <w:rFonts w:hint="eastAsia"/>
          <w:rtl/>
        </w:rPr>
        <w:t>לא</w:t>
      </w:r>
      <w:r w:rsidRPr="00EB4CFE">
        <w:rPr>
          <w:rStyle w:val="afff5"/>
          <w:rtl/>
        </w:rPr>
        <w:t xml:space="preserve"> תחלוץ</w:t>
      </w:r>
      <w:r w:rsidR="002D4B67">
        <w:rPr>
          <w:rStyle w:val="afff5"/>
          <w:rFonts w:hint="cs"/>
          <w:rtl/>
        </w:rPr>
        <w:t>.</w:t>
      </w:r>
      <w:bookmarkEnd w:id="426"/>
      <w:bookmarkEnd w:id="427"/>
      <w:r w:rsidRPr="00C35A2C">
        <w:rPr>
          <w:rFonts w:ascii="FontbitDavid" w:hAnsi="FontbitDavid" w:hint="cs"/>
          <w:sz w:val="32"/>
          <w:rtl/>
        </w:rPr>
        <w:t xml:space="preserve"> </w:t>
      </w:r>
      <w:r w:rsidR="002D4B67" w:rsidRPr="00EB4CFE">
        <w:rPr>
          <w:rStyle w:val="affff5"/>
          <w:rFonts w:hint="eastAsia"/>
          <w:rtl/>
        </w:rPr>
        <w:t>יק</w:t>
      </w:r>
      <w:r w:rsidRPr="00EB4CFE">
        <w:rPr>
          <w:rStyle w:val="affff5"/>
          <w:rFonts w:hint="eastAsia"/>
          <w:rtl/>
        </w:rPr>
        <w:t>ש</w:t>
      </w:r>
      <w:r w:rsidR="002D4B67" w:rsidRPr="00EB4CFE">
        <w:rPr>
          <w:rStyle w:val="affff5"/>
          <w:rFonts w:hint="eastAsia"/>
          <w:rtl/>
        </w:rPr>
        <w:t>ה</w:t>
      </w:r>
      <w:r w:rsidRPr="00EB4CFE">
        <w:rPr>
          <w:rStyle w:val="affff5"/>
          <w:rtl/>
        </w:rPr>
        <w:t xml:space="preserve"> </w:t>
      </w:r>
      <w:r w:rsidR="002D4B67" w:rsidRPr="001A1D98">
        <w:rPr>
          <w:rStyle w:val="affff5"/>
          <w:rFonts w:hint="cs"/>
          <w:rtl/>
        </w:rPr>
        <w:t>ל</w:t>
      </w:r>
      <w:r w:rsidRPr="001A1D98">
        <w:rPr>
          <w:rStyle w:val="affff5"/>
          <w:rFonts w:hint="cs"/>
          <w:rtl/>
        </w:rPr>
        <w:t>רי</w:t>
      </w:r>
      <w:r w:rsidRPr="001A1D98">
        <w:rPr>
          <w:rStyle w:val="affff5"/>
          <w:rtl/>
        </w:rPr>
        <w:t>"</w:t>
      </w:r>
      <w:r w:rsidRPr="0073121C">
        <w:rPr>
          <w:rStyle w:val="affff5"/>
          <w:rFonts w:hint="cs"/>
          <w:rtl/>
        </w:rPr>
        <w:t>ו</w:t>
      </w:r>
      <w:r w:rsidR="002D4B67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1A1D98">
        <w:rPr>
          <w:rFonts w:ascii="FontbitDavid" w:hAnsi="FontbitDavid" w:hint="cs"/>
          <w:sz w:val="32"/>
          <w:rtl/>
        </w:rPr>
        <w:t>ד</w:t>
      </w:r>
      <w:r w:rsidRPr="00C35A2C">
        <w:rPr>
          <w:rFonts w:ascii="FontbitDavid" w:hAnsi="FontbitDavid" w:hint="cs"/>
          <w:sz w:val="32"/>
          <w:rtl/>
        </w:rPr>
        <w:t xml:space="preserve">חליצת מעוברת </w:t>
      </w:r>
      <w:r w:rsidR="001A1D98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 w:hint="cs"/>
          <w:sz w:val="32"/>
          <w:rtl/>
        </w:rPr>
        <w:t xml:space="preserve"> חליצה</w:t>
      </w:r>
      <w:r w:rsidR="001A1D98">
        <w:rPr>
          <w:rFonts w:ascii="FontbitDavid" w:hAnsi="FontbitDavid" w:hint="cs"/>
          <w:sz w:val="32"/>
          <w:rtl/>
        </w:rPr>
        <w:t>,</w:t>
      </w:r>
      <w:r w:rsidR="001A1D98" w:rsidRPr="00EB4CFE">
        <w:rPr>
          <w:rStyle w:val="affff8"/>
          <w:rtl/>
        </w:rPr>
        <w:t xml:space="preserve"> יחלוץ וימתין!</w:t>
      </w:r>
    </w:p>
    <w:p w14:paraId="4125A22D" w14:textId="60CBC07B" w:rsidR="001A1D98" w:rsidRDefault="001A1D98" w:rsidP="001A1D98">
      <w:pPr>
        <w:pStyle w:val="afffc"/>
        <w:ind w:left="0" w:firstLine="0"/>
        <w:rPr>
          <w:rtl/>
        </w:rPr>
      </w:pPr>
      <w:r w:rsidRPr="00EB4CFE">
        <w:rPr>
          <w:rStyle w:val="affff5"/>
          <w:rFonts w:hint="eastAsia"/>
          <w:rtl/>
        </w:rPr>
        <w:t>א</w:t>
      </w:r>
      <w:r>
        <w:rPr>
          <w:rFonts w:hint="cs"/>
          <w:rtl/>
        </w:rPr>
        <w:t xml:space="preserve">. </w:t>
      </w:r>
      <w:r w:rsidR="00B433C9" w:rsidRPr="00C35A2C">
        <w:rPr>
          <w:rFonts w:hint="cs"/>
          <w:rtl/>
        </w:rPr>
        <w:t>שמא ולד קיימא</w:t>
      </w:r>
      <w:r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ומצריכה כרוז לכהונה</w:t>
      </w:r>
      <w:r>
        <w:rPr>
          <w:rFonts w:hint="cs"/>
          <w:rtl/>
        </w:rPr>
        <w:t>,</w:t>
      </w:r>
      <w:r w:rsidR="00B433C9">
        <w:rPr>
          <w:rtl/>
        </w:rPr>
        <w:t xml:space="preserve"> </w:t>
      </w:r>
      <w:r w:rsidR="00B433C9" w:rsidRPr="00C35A2C">
        <w:rPr>
          <w:rtl/>
        </w:rPr>
        <w:t>ו</w:t>
      </w:r>
      <w:r>
        <w:rPr>
          <w:rFonts w:hint="cs"/>
          <w:rtl/>
        </w:rPr>
        <w:t>ד</w:t>
      </w:r>
      <w:r w:rsidR="00B433C9" w:rsidRPr="00C35A2C">
        <w:rPr>
          <w:rFonts w:hint="cs"/>
          <w:rtl/>
        </w:rPr>
        <w:t xml:space="preserve">לא </w:t>
      </w:r>
      <w:r>
        <w:rPr>
          <w:rFonts w:hint="cs"/>
          <w:rtl/>
        </w:rPr>
        <w:t>שמע</w:t>
      </w:r>
      <w:r w:rsidR="00B433C9" w:rsidRPr="00C35A2C">
        <w:rPr>
          <w:rFonts w:hint="cs"/>
          <w:rtl/>
        </w:rPr>
        <w:t xml:space="preserve"> יפס</w:t>
      </w:r>
      <w:r>
        <w:rPr>
          <w:rFonts w:hint="cs"/>
          <w:rtl/>
        </w:rPr>
        <w:t>ו</w:t>
      </w:r>
      <w:r w:rsidR="00B433C9" w:rsidRPr="00C35A2C">
        <w:rPr>
          <w:rFonts w:hint="cs"/>
          <w:rtl/>
        </w:rPr>
        <w:t>ל</w:t>
      </w:r>
      <w:r>
        <w:rPr>
          <w:rFonts w:hint="cs"/>
          <w:rtl/>
        </w:rPr>
        <w:t>,</w:t>
      </w:r>
    </w:p>
    <w:p w14:paraId="6AFA38FB" w14:textId="7463EDA5" w:rsidR="00B433C9" w:rsidRPr="00C35A2C" w:rsidRDefault="001A1D98" w:rsidP="00EB4CFE">
      <w:pPr>
        <w:pStyle w:val="afffc"/>
        <w:ind w:left="0" w:firstLine="0"/>
        <w:rPr>
          <w:rtl/>
        </w:rPr>
      </w:pPr>
      <w:r w:rsidRPr="00EB4CFE">
        <w:rPr>
          <w:rStyle w:val="affff5"/>
          <w:rFonts w:hint="eastAsia"/>
          <w:rtl/>
        </w:rPr>
        <w:t>ב</w:t>
      </w:r>
      <w:r>
        <w:rPr>
          <w:rFonts w:hint="cs"/>
          <w:rtl/>
        </w:rPr>
        <w:t>. ו</w:t>
      </w:r>
      <w:r w:rsidR="00AB43C5">
        <w:rPr>
          <w:rFonts w:hint="cs"/>
          <w:rtl/>
        </w:rPr>
        <w:t>אף</w:t>
      </w:r>
      <w:r w:rsidR="00B433C9" w:rsidRPr="00C35A2C">
        <w:rPr>
          <w:rFonts w:hint="cs"/>
          <w:rtl/>
        </w:rPr>
        <w:t xml:space="preserve"> גרושה </w:t>
      </w:r>
      <w:r>
        <w:rPr>
          <w:rFonts w:hint="cs"/>
          <w:rtl/>
        </w:rPr>
        <w:t>-</w:t>
      </w:r>
      <w:r w:rsidR="00B433C9" w:rsidRPr="00C35A2C">
        <w:rPr>
          <w:rtl/>
        </w:rPr>
        <w:t xml:space="preserve"> מפסידה מזונות</w:t>
      </w:r>
      <w:r>
        <w:rPr>
          <w:rFonts w:hint="cs"/>
          <w:rtl/>
        </w:rPr>
        <w:t xml:space="preserve"> </w:t>
      </w:r>
      <w:r w:rsidRPr="00EB4CFE">
        <w:rPr>
          <w:rStyle w:val="affff8"/>
          <w:rFonts w:hint="eastAsia"/>
          <w:rtl/>
        </w:rPr>
        <w:t>מבעלה</w:t>
      </w:r>
      <w:r>
        <w:rPr>
          <w:rStyle w:val="affff8"/>
          <w:rFonts w:hint="cs"/>
          <w:rtl/>
        </w:rPr>
        <w:t>,</w:t>
      </w:r>
    </w:p>
    <w:p w14:paraId="2A056B00" w14:textId="18D71D22" w:rsidR="001A1D98" w:rsidRDefault="001A1D98" w:rsidP="00B55EDF">
      <w:pPr>
        <w:rPr>
          <w:rFonts w:cs="PFT_Frank"/>
          <w:b/>
          <w:bCs/>
          <w:sz w:val="14"/>
          <w:szCs w:val="14"/>
          <w:rtl/>
        </w:rPr>
      </w:pPr>
      <w:r w:rsidRPr="00EB4CFE">
        <w:rPr>
          <w:rStyle w:val="affff5"/>
          <w:rFonts w:hint="eastAsia"/>
          <w:rtl/>
        </w:rPr>
        <w:t>ויקשה</w:t>
      </w:r>
      <w:r>
        <w:rPr>
          <w:rFonts w:cs="PFT_Frank" w:hint="cs"/>
          <w:b/>
          <w:bCs/>
          <w:sz w:val="14"/>
          <w:szCs w:val="14"/>
          <w:rtl/>
        </w:rPr>
        <w:t xml:space="preserve">: </w:t>
      </w:r>
      <w:r w:rsidRPr="00D1637C">
        <w:rPr>
          <w:rFonts w:cs="PFT_Frank" w:hint="eastAsia"/>
          <w:b/>
          <w:bCs/>
          <w:szCs w:val="14"/>
          <w:rtl/>
        </w:rPr>
        <w:t>גרושה</w:t>
      </w:r>
      <w:r>
        <w:rPr>
          <w:rFonts w:cs="PFT_Frank" w:hint="cs"/>
          <w:b/>
          <w:bCs/>
          <w:sz w:val="14"/>
          <w:szCs w:val="14"/>
          <w:rtl/>
        </w:rPr>
        <w:t xml:space="preserve"> </w:t>
      </w:r>
      <w:r>
        <w:rPr>
          <w:rStyle w:val="affff8"/>
          <w:rFonts w:hint="cs"/>
          <w:rtl/>
        </w:rPr>
        <w:t>מ</w:t>
      </w:r>
      <w:r w:rsidRPr="00EB4CFE">
        <w:rPr>
          <w:rStyle w:val="affff8"/>
          <w:rFonts w:hint="eastAsia"/>
          <w:rtl/>
        </w:rPr>
        <w:t>פעם</w:t>
      </w:r>
      <w:r>
        <w:rPr>
          <w:rStyle w:val="affff8"/>
          <w:rFonts w:hint="cs"/>
          <w:rtl/>
        </w:rPr>
        <w:t>,</w:t>
      </w:r>
      <w:r w:rsidRPr="00EB4CFE">
        <w:rPr>
          <w:rStyle w:val="affff8"/>
          <w:rtl/>
        </w:rPr>
        <w:t xml:space="preserve"> וכעת</w:t>
      </w:r>
      <w:r>
        <w:rPr>
          <w:rFonts w:cs="PFT_Frank" w:hint="cs"/>
          <w:b/>
          <w:bCs/>
          <w:sz w:val="14"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ארוסה</w:t>
      </w:r>
      <w:r>
        <w:rPr>
          <w:rFonts w:cs="PFT_Frank" w:hint="cs"/>
          <w:b/>
          <w:bCs/>
          <w:sz w:val="14"/>
          <w:szCs w:val="14"/>
          <w:rtl/>
        </w:rPr>
        <w:t xml:space="preserve">, </w:t>
      </w:r>
      <w:r w:rsidRPr="00EB4CFE">
        <w:rPr>
          <w:rStyle w:val="affff8"/>
          <w:rFonts w:hint="eastAsia"/>
          <w:rtl/>
        </w:rPr>
        <w:t>אין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טעמים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אלו</w:t>
      </w:r>
      <w:r>
        <w:rPr>
          <w:rStyle w:val="affff8"/>
          <w:rFonts w:hint="cs"/>
          <w:rtl/>
        </w:rPr>
        <w:t>, דלארוסה אין מזונות.</w:t>
      </w:r>
    </w:p>
    <w:p w14:paraId="119689D7" w14:textId="53E9447B" w:rsidR="001A1D98" w:rsidRDefault="001A1D98" w:rsidP="001A1D98">
      <w:pPr>
        <w:rPr>
          <w:rtl/>
        </w:rPr>
      </w:pPr>
      <w:r>
        <w:rPr>
          <w:rStyle w:val="affff5"/>
          <w:rFonts w:hint="cs"/>
          <w:rtl/>
        </w:rPr>
        <w:t>אלא למסקנא, כ</w:t>
      </w:r>
      <w:r w:rsidR="00B433C9" w:rsidRPr="0073121C">
        <w:rPr>
          <w:rStyle w:val="affff5"/>
          <w:rtl/>
        </w:rPr>
        <w:t>דתניא</w:t>
      </w:r>
      <w:r w:rsidR="00B433C9" w:rsidRPr="00C35A2C">
        <w:rPr>
          <w:rtl/>
        </w:rPr>
        <w:t xml:space="preserve">: באדם שבא </w:t>
      </w:r>
      <w:r w:rsidRPr="00EB4CFE">
        <w:rPr>
          <w:rStyle w:val="affff5"/>
          <w:rFonts w:hint="eastAsia"/>
          <w:rtl/>
        </w:rPr>
        <w:t>ל</w:t>
      </w:r>
      <w:r w:rsidR="00B433C9" w:rsidRPr="0073121C">
        <w:rPr>
          <w:rStyle w:val="affff5"/>
          <w:rtl/>
        </w:rPr>
        <w:t>ריו</w:t>
      </w:r>
      <w:r>
        <w:rPr>
          <w:rStyle w:val="affff5"/>
          <w:rFonts w:hint="cs"/>
          <w:rtl/>
        </w:rPr>
        <w:t>"</w:t>
      </w:r>
      <w:r w:rsidR="00B433C9" w:rsidRPr="0073121C">
        <w:rPr>
          <w:rStyle w:val="affff5"/>
          <w:rtl/>
        </w:rPr>
        <w:t>ס</w:t>
      </w:r>
      <w:r w:rsidR="00B433C9" w:rsidRPr="00C35A2C">
        <w:rPr>
          <w:rtl/>
        </w:rPr>
        <w:t xml:space="preserve"> לחלוץ בתוך ג'</w:t>
      </w:r>
      <w:r w:rsidR="00B433C9" w:rsidRPr="0073121C">
        <w:rPr>
          <w:rStyle w:val="affff5"/>
          <w:rtl/>
        </w:rPr>
        <w:t xml:space="preserve"> א"ל</w:t>
      </w:r>
      <w:r w:rsidR="00B433C9" w:rsidRPr="00C35A2C">
        <w:rPr>
          <w:rtl/>
        </w:rPr>
        <w:t xml:space="preserve"> לא</w:t>
      </w:r>
      <w:r>
        <w:rPr>
          <w:rFonts w:hint="cs"/>
          <w:rtl/>
        </w:rPr>
        <w:t>,</w:t>
      </w:r>
    </w:p>
    <w:p w14:paraId="1C68F158" w14:textId="59C78788" w:rsidR="00B433C9" w:rsidRPr="00C35A2C" w:rsidRDefault="00B433C9" w:rsidP="001A1D98">
      <w:pPr>
        <w:rPr>
          <w:rtl/>
        </w:rPr>
      </w:pPr>
      <w:r w:rsidRPr="00AD1A41">
        <w:rPr>
          <w:rStyle w:val="affff1"/>
          <w:rFonts w:hint="cs"/>
          <w:rtl/>
        </w:rPr>
        <w:t>ד'</w:t>
      </w:r>
      <w:r w:rsidRPr="00AD1A41">
        <w:rPr>
          <w:rStyle w:val="affff1"/>
          <w:rtl/>
        </w:rPr>
        <w:t>אם לא יחפוץ</w:t>
      </w:r>
      <w:r w:rsidR="001A1D98">
        <w:rPr>
          <w:rStyle w:val="affff1"/>
          <w:rFonts w:hint="cs"/>
          <w:rtl/>
        </w:rPr>
        <w:t>..</w:t>
      </w:r>
      <w:r w:rsidRPr="00AD1A41">
        <w:rPr>
          <w:rStyle w:val="affff1"/>
          <w:rFonts w:hint="cs"/>
          <w:rtl/>
        </w:rPr>
        <w:t>'</w:t>
      </w:r>
      <w:r>
        <w:rPr>
          <w:rtl/>
        </w:rPr>
        <w:t xml:space="preserve"> </w:t>
      </w:r>
      <w:r w:rsidR="001A1D98">
        <w:rPr>
          <w:rFonts w:hint="cs"/>
          <w:rtl/>
        </w:rPr>
        <w:t xml:space="preserve">- </w:t>
      </w:r>
      <w:r>
        <w:rPr>
          <w:rtl/>
        </w:rPr>
        <w:t xml:space="preserve">הא חפץ </w:t>
      </w:r>
      <w:r w:rsidR="001A1D98">
        <w:rPr>
          <w:rFonts w:hint="cs"/>
          <w:rtl/>
        </w:rPr>
        <w:t>י</w:t>
      </w:r>
      <w:r w:rsidRPr="00C35A2C">
        <w:rPr>
          <w:rtl/>
        </w:rPr>
        <w:t xml:space="preserve">יבם, </w:t>
      </w:r>
      <w:r w:rsidR="001A1D98">
        <w:rPr>
          <w:rFonts w:hint="cs"/>
          <w:rtl/>
        </w:rPr>
        <w:t>רק</w:t>
      </w:r>
      <w:r w:rsidRPr="00C35A2C">
        <w:rPr>
          <w:rtl/>
        </w:rPr>
        <w:t xml:space="preserve"> העולה לייבום עולה לחליצה</w:t>
      </w:r>
      <w:r w:rsidR="001A1D98">
        <w:rPr>
          <w:rFonts w:hint="cs"/>
          <w:rtl/>
        </w:rPr>
        <w:t xml:space="preserve">, </w:t>
      </w:r>
      <w:r w:rsidR="001A1D98" w:rsidRPr="00EB4CFE">
        <w:rPr>
          <w:rStyle w:val="affff8"/>
          <w:rFonts w:hint="eastAsia"/>
          <w:rtl/>
        </w:rPr>
        <w:t>והיינו</w:t>
      </w:r>
      <w:r w:rsidR="001A1D98" w:rsidRPr="00EB4CFE">
        <w:rPr>
          <w:rStyle w:val="affff8"/>
          <w:rtl/>
        </w:rPr>
        <w:t xml:space="preserve"> </w:t>
      </w:r>
      <w:r w:rsidR="001A1D98" w:rsidRPr="00EB4CFE">
        <w:rPr>
          <w:rStyle w:val="affff8"/>
          <w:rFonts w:hint="eastAsia"/>
          <w:rtl/>
        </w:rPr>
        <w:t>לכתחילה</w:t>
      </w:r>
      <w:r w:rsidR="001A1D98" w:rsidRPr="00EB4CFE">
        <w:rPr>
          <w:rStyle w:val="affff8"/>
          <w:rtl/>
        </w:rPr>
        <w:t xml:space="preserve"> </w:t>
      </w:r>
      <w:r w:rsidR="001A1D98" w:rsidRPr="00EB4CFE">
        <w:rPr>
          <w:rStyle w:val="affff8"/>
          <w:rFonts w:hint="eastAsia"/>
          <w:rtl/>
        </w:rPr>
        <w:t>אבל</w:t>
      </w:r>
      <w:r w:rsidR="001A1D98" w:rsidRPr="00EB4CFE">
        <w:rPr>
          <w:rStyle w:val="affff8"/>
          <w:rtl/>
        </w:rPr>
        <w:t xml:space="preserve"> </w:t>
      </w:r>
      <w:r w:rsidR="001A1D98" w:rsidRPr="00EB4CFE">
        <w:rPr>
          <w:rStyle w:val="affff8"/>
          <w:rFonts w:hint="eastAsia"/>
          <w:rtl/>
        </w:rPr>
        <w:t>בדיעבד</w:t>
      </w:r>
      <w:r w:rsidR="001A1D98" w:rsidRPr="00EB4CFE">
        <w:rPr>
          <w:rStyle w:val="affff8"/>
          <w:rtl/>
        </w:rPr>
        <w:t xml:space="preserve"> </w:t>
      </w:r>
      <w:r w:rsidR="001A1D98" w:rsidRPr="00EB4CFE">
        <w:rPr>
          <w:rStyle w:val="affff8"/>
          <w:rFonts w:hint="eastAsia"/>
          <w:rtl/>
        </w:rPr>
        <w:t>או</w:t>
      </w:r>
      <w:r w:rsidR="001A1D98" w:rsidRPr="00EB4CFE">
        <w:rPr>
          <w:rStyle w:val="affff8"/>
          <w:rtl/>
        </w:rPr>
        <w:t xml:space="preserve"> </w:t>
      </w:r>
      <w:r w:rsidR="001A1D98" w:rsidRPr="00EB4CFE">
        <w:rPr>
          <w:rStyle w:val="affff8"/>
          <w:rFonts w:hint="eastAsia"/>
          <w:rtl/>
        </w:rPr>
        <w:t>כשא</w:t>
      </w:r>
      <w:r w:rsidR="001A1D98" w:rsidRPr="00EB4CFE">
        <w:rPr>
          <w:rStyle w:val="affff8"/>
          <w:rtl/>
        </w:rPr>
        <w:t xml:space="preserve">"א </w:t>
      </w:r>
      <w:r w:rsidR="001A1D98" w:rsidRPr="00EB4CFE">
        <w:rPr>
          <w:rStyle w:val="affff8"/>
          <w:rFonts w:hint="eastAsia"/>
          <w:rtl/>
        </w:rPr>
        <w:t>כשר</w:t>
      </w:r>
      <w:r w:rsidR="001A1D98" w:rsidRPr="00EB4CFE">
        <w:rPr>
          <w:rStyle w:val="affff8"/>
          <w:rtl/>
        </w:rPr>
        <w:t>.</w:t>
      </w:r>
    </w:p>
    <w:p w14:paraId="04B5DD7B" w14:textId="066CB384" w:rsidR="00B433C9" w:rsidRPr="00C35A2C" w:rsidRDefault="001A1D98" w:rsidP="001A1D98">
      <w:pPr>
        <w:rPr>
          <w:sz w:val="32"/>
          <w:rtl/>
        </w:rPr>
      </w:pPr>
      <w:r>
        <w:rPr>
          <w:rStyle w:val="affff5"/>
          <w:rFonts w:hint="cs"/>
          <w:rtl/>
        </w:rPr>
        <w:t>ויקשה</w:t>
      </w:r>
      <w:r w:rsidR="00B433C9" w:rsidRPr="0073121C">
        <w:rPr>
          <w:rStyle w:val="affff5"/>
          <w:rtl/>
        </w:rPr>
        <w:t>:</w:t>
      </w:r>
      <w:r w:rsidR="00B433C9" w:rsidRPr="0039104D">
        <w:rPr>
          <w:rtl/>
        </w:rPr>
        <w:t xml:space="preserve"> ה</w:t>
      </w:r>
      <w:r>
        <w:rPr>
          <w:rFonts w:hint="cs"/>
          <w:rtl/>
        </w:rPr>
        <w:t>'</w:t>
      </w:r>
      <w:r w:rsidR="00B433C9" w:rsidRPr="0039104D">
        <w:rPr>
          <w:rtl/>
        </w:rPr>
        <w:t>ספקות</w:t>
      </w:r>
      <w:r>
        <w:rPr>
          <w:rFonts w:hint="cs"/>
          <w:rtl/>
        </w:rPr>
        <w:t>'</w:t>
      </w:r>
      <w:r w:rsidR="00B433C9" w:rsidRPr="0039104D">
        <w:rPr>
          <w:rtl/>
        </w:rPr>
        <w:t xml:space="preserve"> חולצות</w:t>
      </w:r>
      <w:r>
        <w:rPr>
          <w:rFonts w:hint="cs"/>
          <w:rtl/>
        </w:rPr>
        <w:t>,</w:t>
      </w:r>
      <w:r w:rsidR="00B433C9" w:rsidRPr="00C35A2C">
        <w:rPr>
          <w:sz w:val="32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דהיינו</w:t>
      </w:r>
      <w:r>
        <w:rPr>
          <w:rFonts w:hint="cs"/>
          <w:sz w:val="32"/>
          <w:rtl/>
        </w:rPr>
        <w:t xml:space="preserve"> </w:t>
      </w:r>
      <w:r w:rsidR="00B433C9" w:rsidRPr="00C35A2C">
        <w:rPr>
          <w:sz w:val="32"/>
          <w:rtl/>
        </w:rPr>
        <w:t>קידש א מ</w:t>
      </w:r>
      <w:r>
        <w:rPr>
          <w:rFonts w:hint="cs"/>
          <w:sz w:val="32"/>
          <w:rtl/>
        </w:rPr>
        <w:t>ב'</w:t>
      </w:r>
      <w:r w:rsidR="00B433C9" w:rsidRPr="00C35A2C">
        <w:rPr>
          <w:sz w:val="32"/>
          <w:rtl/>
        </w:rPr>
        <w:t xml:space="preserve"> אחיות,</w:t>
      </w:r>
      <w:r w:rsidRPr="00EB4CFE">
        <w:rPr>
          <w:rStyle w:val="affff8"/>
          <w:rtl/>
        </w:rPr>
        <w:t xml:space="preserve"> וא"א לייבם</w:t>
      </w:r>
      <w:r>
        <w:rPr>
          <w:rStyle w:val="affff8"/>
          <w:rFonts w:hint="cs"/>
          <w:rtl/>
        </w:rPr>
        <w:t>,</w:t>
      </w:r>
    </w:p>
    <w:p w14:paraId="0BA1CC9E" w14:textId="558F26D7" w:rsidR="001A1D98" w:rsidRDefault="00B433C9" w:rsidP="001A1D98">
      <w:pPr>
        <w:pStyle w:val="afffc"/>
        <w:ind w:left="0" w:firstLine="0"/>
        <w:rPr>
          <w:rtl/>
        </w:rPr>
      </w:pPr>
      <w:r w:rsidRPr="0073121C">
        <w:rPr>
          <w:rStyle w:val="affff5"/>
          <w:rFonts w:hint="cs"/>
          <w:rtl/>
        </w:rPr>
        <w:t>ו</w:t>
      </w:r>
      <w:r w:rsidR="001A1D98">
        <w:rPr>
          <w:rStyle w:val="affff5"/>
          <w:rFonts w:hint="cs"/>
          <w:rtl/>
        </w:rPr>
        <w:t>תירץ:</w:t>
      </w:r>
      <w:r w:rsidRPr="00C35A2C">
        <w:rPr>
          <w:rFonts w:hint="cs"/>
          <w:rtl/>
        </w:rPr>
        <w:t xml:space="preserve"> </w:t>
      </w:r>
      <w:r w:rsidR="00E4677A">
        <w:rPr>
          <w:rtl/>
        </w:rPr>
        <w:t>שם</w:t>
      </w:r>
      <w:r w:rsidRPr="00C35A2C">
        <w:rPr>
          <w:rtl/>
        </w:rPr>
        <w:t xml:space="preserve"> אם יבא אליהו ויאמר </w:t>
      </w:r>
      <w:r w:rsidR="001A1D98">
        <w:rPr>
          <w:rFonts w:hint="cs"/>
          <w:rtl/>
        </w:rPr>
        <w:t>'זאת</w:t>
      </w:r>
      <w:r w:rsidRPr="00C35A2C">
        <w:rPr>
          <w:rtl/>
        </w:rPr>
        <w:t xml:space="preserve"> קידש</w:t>
      </w:r>
      <w:r w:rsidR="001A1D98">
        <w:rPr>
          <w:rFonts w:hint="cs"/>
          <w:rtl/>
        </w:rPr>
        <w:t>' -</w:t>
      </w:r>
      <w:r w:rsidRPr="00C35A2C">
        <w:rPr>
          <w:rtl/>
        </w:rPr>
        <w:t xml:space="preserve"> בת ייבום היא,</w:t>
      </w:r>
    </w:p>
    <w:p w14:paraId="4FFE6743" w14:textId="1F7349CB" w:rsidR="00B433C9" w:rsidRPr="00062827" w:rsidRDefault="00274003" w:rsidP="00EB4CFE">
      <w:pPr>
        <w:pStyle w:val="afffc"/>
        <w:ind w:left="0" w:firstLine="0"/>
        <w:rPr>
          <w:rFonts w:cs="PFT_Frank"/>
          <w:b/>
          <w:bCs/>
          <w:spacing w:val="-6"/>
          <w:szCs w:val="14"/>
          <w:rtl/>
        </w:rPr>
      </w:pPr>
      <w:r w:rsidRPr="00062827">
        <w:rPr>
          <w:spacing w:val="-6"/>
          <w:rtl/>
        </w:rPr>
        <w:t>כאן</w:t>
      </w:r>
      <w:r w:rsidR="00B433C9" w:rsidRPr="00062827">
        <w:rPr>
          <w:spacing w:val="-6"/>
          <w:rtl/>
        </w:rPr>
        <w:t xml:space="preserve"> אם</w:t>
      </w:r>
      <w:r w:rsidR="001A1D98" w:rsidRPr="00062827">
        <w:rPr>
          <w:rFonts w:hint="cs"/>
          <w:spacing w:val="-6"/>
          <w:rtl/>
        </w:rPr>
        <w:t xml:space="preserve"> </w:t>
      </w:r>
      <w:r w:rsidR="00B433C9" w:rsidRPr="00062827">
        <w:rPr>
          <w:spacing w:val="-6"/>
          <w:rtl/>
        </w:rPr>
        <w:t xml:space="preserve">יאמר </w:t>
      </w:r>
      <w:r w:rsidR="001A1D98" w:rsidRPr="00062827">
        <w:rPr>
          <w:rFonts w:hint="cs"/>
          <w:spacing w:val="-6"/>
          <w:rtl/>
        </w:rPr>
        <w:t>'</w:t>
      </w:r>
      <w:r w:rsidR="00B433C9" w:rsidRPr="00062827">
        <w:rPr>
          <w:spacing w:val="-6"/>
          <w:rtl/>
        </w:rPr>
        <w:t>לא איעברה</w:t>
      </w:r>
      <w:r w:rsidR="001A1D98" w:rsidRPr="00062827">
        <w:rPr>
          <w:rFonts w:hint="cs"/>
          <w:spacing w:val="-6"/>
          <w:rtl/>
        </w:rPr>
        <w:t>' -</w:t>
      </w:r>
      <w:r w:rsidR="00B433C9" w:rsidRPr="00062827">
        <w:rPr>
          <w:spacing w:val="-6"/>
          <w:rtl/>
        </w:rPr>
        <w:t xml:space="preserve"> </w:t>
      </w:r>
      <w:r w:rsidR="001A1D98" w:rsidRPr="00062827">
        <w:rPr>
          <w:rFonts w:hint="cs"/>
          <w:spacing w:val="-6"/>
          <w:rtl/>
        </w:rPr>
        <w:t>אפי'</w:t>
      </w:r>
      <w:r w:rsidR="00B433C9" w:rsidRPr="00062827">
        <w:rPr>
          <w:spacing w:val="-6"/>
          <w:rtl/>
        </w:rPr>
        <w:t xml:space="preserve"> קטנה </w:t>
      </w:r>
      <w:r w:rsidR="001A1D98" w:rsidRPr="00062827">
        <w:rPr>
          <w:rStyle w:val="affff8"/>
          <w:rFonts w:hint="cs"/>
          <w:spacing w:val="-6"/>
          <w:rtl/>
        </w:rPr>
        <w:t>שלא</w:t>
      </w:r>
      <w:r w:rsidR="00B433C9" w:rsidRPr="00062827">
        <w:rPr>
          <w:rStyle w:val="affff8"/>
          <w:spacing w:val="-6"/>
          <w:rtl/>
        </w:rPr>
        <w:t xml:space="preserve"> </w:t>
      </w:r>
      <w:r w:rsidR="001A1D98" w:rsidRPr="00062827">
        <w:rPr>
          <w:rStyle w:val="affff8"/>
          <w:rFonts w:hint="cs"/>
          <w:spacing w:val="-6"/>
          <w:rtl/>
        </w:rPr>
        <w:t>שייך</w:t>
      </w:r>
      <w:r w:rsidR="00B433C9" w:rsidRPr="00062827">
        <w:rPr>
          <w:rStyle w:val="affff8"/>
          <w:spacing w:val="-6"/>
          <w:rtl/>
        </w:rPr>
        <w:t xml:space="preserve"> ע</w:t>
      </w:r>
      <w:r w:rsidR="001A1D98" w:rsidRPr="00062827">
        <w:rPr>
          <w:rStyle w:val="affff8"/>
          <w:rFonts w:hint="cs"/>
          <w:spacing w:val="-6"/>
          <w:rtl/>
        </w:rPr>
        <w:t>י</w:t>
      </w:r>
      <w:r w:rsidR="00B433C9" w:rsidRPr="00062827">
        <w:rPr>
          <w:rStyle w:val="affff8"/>
          <w:spacing w:val="-6"/>
          <w:rtl/>
        </w:rPr>
        <w:t>בור</w:t>
      </w:r>
      <w:r w:rsidR="00B433C9" w:rsidRPr="00062827">
        <w:rPr>
          <w:spacing w:val="-6"/>
          <w:rtl/>
        </w:rPr>
        <w:t xml:space="preserve"> </w:t>
      </w:r>
      <w:r w:rsidR="001A1D98" w:rsidRPr="00062827">
        <w:rPr>
          <w:rFonts w:hint="cs"/>
          <w:spacing w:val="-6"/>
          <w:rtl/>
        </w:rPr>
        <w:t>מ</w:t>
      </w:r>
      <w:r w:rsidR="00B433C9" w:rsidRPr="00062827">
        <w:rPr>
          <w:spacing w:val="-6"/>
          <w:rtl/>
        </w:rPr>
        <w:t>מת</w:t>
      </w:r>
      <w:r w:rsidR="001A1D98" w:rsidRPr="00062827">
        <w:rPr>
          <w:rFonts w:hint="cs"/>
          <w:spacing w:val="-6"/>
          <w:rtl/>
        </w:rPr>
        <w:t>ינה</w:t>
      </w:r>
      <w:r w:rsidR="00B433C9" w:rsidRPr="00062827">
        <w:rPr>
          <w:spacing w:val="-6"/>
          <w:rtl/>
        </w:rPr>
        <w:t xml:space="preserve"> ג</w:t>
      </w:r>
      <w:r w:rsidR="001A1D98" w:rsidRPr="00062827">
        <w:rPr>
          <w:rFonts w:hint="cs"/>
          <w:spacing w:val="-6"/>
          <w:rtl/>
        </w:rPr>
        <w:t>"</w:t>
      </w:r>
      <w:r w:rsidR="00B433C9" w:rsidRPr="00062827">
        <w:rPr>
          <w:spacing w:val="-6"/>
          <w:rtl/>
        </w:rPr>
        <w:t>ח.</w:t>
      </w:r>
    </w:p>
    <w:p w14:paraId="6DCC5C4A" w14:textId="27D55605" w:rsidR="00B433C9" w:rsidRPr="00EB4CFE" w:rsidRDefault="00B433C9" w:rsidP="00615A60">
      <w:pPr>
        <w:pStyle w:val="aff2"/>
        <w:rPr>
          <w:rtl/>
        </w:rPr>
      </w:pPr>
      <w:r w:rsidRPr="00EB4CFE">
        <w:rPr>
          <w:rFonts w:ascii="FrankRuehl" w:hAnsi="FrankRuehl" w:cs="FrankRuehl" w:hint="cs"/>
          <w:rtl/>
        </w:rPr>
        <w:t>׻</w:t>
      </w:r>
      <w:r w:rsidR="00643DD2" w:rsidRPr="00615A60">
        <w:rPr>
          <w:rFonts w:ascii="FrankRuehl" w:hAnsi="FrankRuehl" w:hint="cs"/>
          <w:rtl/>
        </w:rPr>
        <w:t>׹</w:t>
      </w:r>
    </w:p>
    <w:p w14:paraId="351E8118" w14:textId="6298ABD5" w:rsidR="002A1A72" w:rsidRPr="00062827" w:rsidRDefault="00B433C9" w:rsidP="002A1A72">
      <w:pPr>
        <w:rPr>
          <w:rFonts w:ascii="FontbitDavid" w:hAnsi="FontbitDavid"/>
          <w:spacing w:val="-2"/>
          <w:sz w:val="32"/>
          <w:rtl/>
        </w:rPr>
      </w:pPr>
      <w:bookmarkStart w:id="428" w:name="_Toc119229872"/>
      <w:r w:rsidRPr="00E27B92">
        <w:rPr>
          <w:rStyle w:val="affff3"/>
          <w:rtl/>
        </w:rPr>
        <w:t>יבמה</w:t>
      </w:r>
      <w:r w:rsidR="002A1A72" w:rsidRPr="00E27B92">
        <w:rPr>
          <w:rStyle w:val="affff3"/>
          <w:rFonts w:hint="cs"/>
          <w:rtl/>
        </w:rPr>
        <w:t>,</w:t>
      </w:r>
      <w:r w:rsidRPr="00E27B92">
        <w:rPr>
          <w:rStyle w:val="affff3"/>
          <w:rtl/>
        </w:rPr>
        <w:t xml:space="preserve"> </w:t>
      </w:r>
      <w:r w:rsidR="002A1A72" w:rsidRPr="00E27B92">
        <w:rPr>
          <w:rStyle w:val="affff3"/>
          <w:rFonts w:hint="eastAsia"/>
          <w:rtl/>
        </w:rPr>
        <w:t>ג</w:t>
      </w:r>
      <w:r w:rsidR="002A1A72" w:rsidRPr="00E27B92">
        <w:rPr>
          <w:rStyle w:val="affff3"/>
          <w:rtl/>
        </w:rPr>
        <w:t xml:space="preserve">' </w:t>
      </w:r>
      <w:r w:rsidRPr="00E27B92">
        <w:rPr>
          <w:rStyle w:val="affff3"/>
          <w:rtl/>
        </w:rPr>
        <w:t>ח</w:t>
      </w:r>
      <w:r w:rsidR="002A1A72" w:rsidRPr="00E27B92">
        <w:rPr>
          <w:rStyle w:val="affff3"/>
          <w:rFonts w:hint="eastAsia"/>
          <w:rtl/>
        </w:rPr>
        <w:t>דשים</w:t>
      </w:r>
      <w:bookmarkEnd w:id="428"/>
      <w:r w:rsidRPr="00062827">
        <w:rPr>
          <w:spacing w:val="-2"/>
          <w:rtl/>
        </w:rPr>
        <w:t xml:space="preserve"> נזונת מבעל</w:t>
      </w:r>
      <w:r w:rsidRPr="00062827">
        <w:rPr>
          <w:spacing w:val="-2"/>
          <w:sz w:val="32"/>
          <w:rtl/>
        </w:rPr>
        <w:t>,</w:t>
      </w:r>
      <w:r w:rsidR="002A1A72" w:rsidRPr="00062827">
        <w:rPr>
          <w:rFonts w:hint="cs"/>
          <w:spacing w:val="-2"/>
          <w:sz w:val="32"/>
          <w:rtl/>
        </w:rPr>
        <w:t xml:space="preserve"> </w:t>
      </w:r>
      <w:r w:rsidR="002A1A72" w:rsidRPr="00D1637C">
        <w:rPr>
          <w:rFonts w:cs="PFT_Frank" w:hint="eastAsia"/>
          <w:b/>
          <w:bCs/>
          <w:spacing w:val="-2"/>
          <w:sz w:val="32"/>
          <w:szCs w:val="14"/>
          <w:rtl/>
        </w:rPr>
        <w:t>אח</w:t>
      </w:r>
      <w:r w:rsidR="002A1A72" w:rsidRPr="00D1637C">
        <w:rPr>
          <w:rFonts w:cs="PFT_Frank"/>
          <w:b/>
          <w:bCs/>
          <w:spacing w:val="-2"/>
          <w:sz w:val="32"/>
          <w:szCs w:val="14"/>
          <w:rtl/>
        </w:rPr>
        <w:t>"כ</w:t>
      </w:r>
      <w:r w:rsidR="002A1A72" w:rsidRPr="00062827">
        <w:rPr>
          <w:rFonts w:hint="cs"/>
          <w:spacing w:val="-2"/>
          <w:sz w:val="32"/>
          <w:rtl/>
        </w:rPr>
        <w:t xml:space="preserve"> -</w:t>
      </w:r>
      <w:r w:rsidRPr="00062827">
        <w:rPr>
          <w:spacing w:val="-2"/>
          <w:sz w:val="32"/>
          <w:rtl/>
        </w:rPr>
        <w:t xml:space="preserve"> לא מבעל ולא מיבם</w:t>
      </w:r>
      <w:r w:rsidR="002A1A72" w:rsidRPr="00062827">
        <w:rPr>
          <w:rFonts w:hint="cs"/>
          <w:spacing w:val="-2"/>
          <w:sz w:val="32"/>
          <w:rtl/>
        </w:rPr>
        <w:t>,</w:t>
      </w:r>
      <w:r w:rsidR="002A1A72" w:rsidRPr="00062827">
        <w:rPr>
          <w:rFonts w:ascii="FontbitDavid" w:hAnsi="FontbitDavid" w:hint="cs"/>
          <w:spacing w:val="-2"/>
          <w:sz w:val="32"/>
          <w:rtl/>
        </w:rPr>
        <w:t xml:space="preserve"> </w:t>
      </w:r>
    </w:p>
    <w:p w14:paraId="3D2810EF" w14:textId="0F17A40B" w:rsidR="00B433C9" w:rsidRPr="00C35A2C" w:rsidRDefault="00B433C9" w:rsidP="002A1A72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עמד בדין וברח</w:t>
      </w:r>
      <w:r w:rsidRPr="00C35A2C">
        <w:rPr>
          <w:rFonts w:ascii="FontbitDavid" w:hAnsi="FontbitDavid"/>
          <w:sz w:val="32"/>
          <w:rtl/>
        </w:rPr>
        <w:t xml:space="preserve"> - משל יבם.</w:t>
      </w:r>
    </w:p>
    <w:p w14:paraId="3AF618B8" w14:textId="6D774C80" w:rsidR="00B433C9" w:rsidRPr="00062827" w:rsidRDefault="00B433C9" w:rsidP="00EB4CFE">
      <w:pPr>
        <w:rPr>
          <w:spacing w:val="-4"/>
          <w:rtl/>
        </w:rPr>
      </w:pPr>
      <w:r w:rsidRPr="00D1637C">
        <w:rPr>
          <w:rFonts w:cs="PFT_Frank"/>
          <w:b/>
          <w:bCs/>
          <w:spacing w:val="-4"/>
          <w:szCs w:val="14"/>
          <w:rtl/>
        </w:rPr>
        <w:lastRenderedPageBreak/>
        <w:t>נפלה לפני קטן</w:t>
      </w:r>
      <w:r w:rsidRPr="00062827">
        <w:rPr>
          <w:spacing w:val="-4"/>
          <w:rtl/>
        </w:rPr>
        <w:t xml:space="preserve"> - מיבם </w:t>
      </w:r>
      <w:r w:rsidRPr="00062827">
        <w:rPr>
          <w:rFonts w:hint="cs"/>
          <w:spacing w:val="-4"/>
          <w:rtl/>
        </w:rPr>
        <w:t>ל</w:t>
      </w:r>
      <w:r w:rsidR="002A1A72" w:rsidRPr="00062827">
        <w:rPr>
          <w:rFonts w:hint="cs"/>
          <w:spacing w:val="-4"/>
          <w:rtl/>
        </w:rPr>
        <w:t>א</w:t>
      </w:r>
      <w:r w:rsidRPr="00062827">
        <w:rPr>
          <w:rFonts w:hint="cs"/>
          <w:spacing w:val="-4"/>
          <w:rtl/>
        </w:rPr>
        <w:t>,</w:t>
      </w:r>
      <w:r w:rsidR="002A1A72" w:rsidRPr="00062827">
        <w:rPr>
          <w:rFonts w:cs="PFT_Frank" w:hint="cs"/>
          <w:b/>
          <w:bCs/>
          <w:spacing w:val="-4"/>
          <w:sz w:val="14"/>
          <w:szCs w:val="14"/>
          <w:rtl/>
        </w:rPr>
        <w:t xml:space="preserve"> </w:t>
      </w:r>
      <w:r w:rsidRPr="00062827">
        <w:rPr>
          <w:rFonts w:hint="eastAsia"/>
          <w:spacing w:val="-4"/>
          <w:rtl/>
        </w:rPr>
        <w:t>מבעל</w:t>
      </w:r>
      <w:r w:rsidR="002A1A72" w:rsidRPr="00062827">
        <w:rPr>
          <w:rFonts w:hint="cs"/>
          <w:spacing w:val="-4"/>
          <w:rtl/>
        </w:rPr>
        <w:t xml:space="preserve"> -</w:t>
      </w:r>
      <w:r w:rsidRPr="00062827">
        <w:rPr>
          <w:rFonts w:hint="cs"/>
          <w:spacing w:val="-4"/>
          <w:rtl/>
        </w:rPr>
        <w:t xml:space="preserve"> </w:t>
      </w:r>
      <w:r w:rsidR="00A66738" w:rsidRPr="00062827">
        <w:rPr>
          <w:rStyle w:val="affff5"/>
          <w:rFonts w:hint="cs"/>
          <w:spacing w:val="-4"/>
          <w:rtl/>
        </w:rPr>
        <w:t>חלקו</w:t>
      </w:r>
      <w:r w:rsidR="002A1A72" w:rsidRPr="00062827">
        <w:rPr>
          <w:rStyle w:val="affff5"/>
          <w:rFonts w:hint="cs"/>
          <w:spacing w:val="-4"/>
          <w:rtl/>
        </w:rPr>
        <w:t>,</w:t>
      </w:r>
      <w:r w:rsidRPr="00062827">
        <w:rPr>
          <w:rFonts w:hint="cs"/>
          <w:spacing w:val="-4"/>
          <w:rtl/>
        </w:rPr>
        <w:t xml:space="preserve"> </w:t>
      </w:r>
      <w:r w:rsidRPr="00D1637C">
        <w:rPr>
          <w:rFonts w:cs="PFT_Frank" w:hint="eastAsia"/>
          <w:b/>
          <w:bCs/>
          <w:spacing w:val="-4"/>
          <w:szCs w:val="14"/>
          <w:rtl/>
        </w:rPr>
        <w:t>ו</w:t>
      </w:r>
      <w:r w:rsidR="002A1A72" w:rsidRPr="00D1637C">
        <w:rPr>
          <w:rFonts w:cs="PFT_Frank" w:hint="cs"/>
          <w:b/>
          <w:bCs/>
          <w:spacing w:val="-4"/>
          <w:szCs w:val="14"/>
          <w:rtl/>
        </w:rPr>
        <w:t>ל</w:t>
      </w:r>
      <w:r w:rsidRPr="00D1637C">
        <w:rPr>
          <w:rFonts w:cs="PFT_Frank" w:hint="eastAsia"/>
          <w:b/>
          <w:bCs/>
          <w:spacing w:val="-4"/>
          <w:szCs w:val="14"/>
          <w:rtl/>
        </w:rPr>
        <w:t>הלכ</w:t>
      </w:r>
      <w:r w:rsidR="002A1A72" w:rsidRPr="00D1637C">
        <w:rPr>
          <w:rFonts w:cs="PFT_Frank" w:hint="eastAsia"/>
          <w:b/>
          <w:bCs/>
          <w:spacing w:val="-4"/>
          <w:szCs w:val="14"/>
          <w:rtl/>
        </w:rPr>
        <w:t>ה</w:t>
      </w:r>
      <w:r w:rsidRPr="00D1637C">
        <w:rPr>
          <w:rFonts w:cs="PFT_Frank"/>
          <w:b/>
          <w:bCs/>
          <w:spacing w:val="-4"/>
          <w:szCs w:val="14"/>
          <w:rtl/>
        </w:rPr>
        <w:t xml:space="preserve"> </w:t>
      </w:r>
      <w:r w:rsidR="002A1A72" w:rsidRPr="00D1637C">
        <w:rPr>
          <w:rFonts w:cs="PFT_Frank" w:hint="eastAsia"/>
          <w:b/>
          <w:bCs/>
          <w:spacing w:val="-4"/>
          <w:szCs w:val="14"/>
          <w:rtl/>
        </w:rPr>
        <w:t>לא</w:t>
      </w:r>
      <w:r w:rsidRPr="00062827">
        <w:rPr>
          <w:rFonts w:hint="cs"/>
          <w:spacing w:val="-4"/>
          <w:rtl/>
        </w:rPr>
        <w:t xml:space="preserve"> </w:t>
      </w:r>
      <w:r w:rsidRPr="00062827">
        <w:rPr>
          <w:rStyle w:val="affff8"/>
          <w:rFonts w:hint="eastAsia"/>
          <w:spacing w:val="-4"/>
          <w:rtl/>
        </w:rPr>
        <w:t>משמים</w:t>
      </w:r>
      <w:r w:rsidRPr="00062827">
        <w:rPr>
          <w:rStyle w:val="affff8"/>
          <w:spacing w:val="-4"/>
          <w:rtl/>
        </w:rPr>
        <w:t xml:space="preserve"> </w:t>
      </w:r>
      <w:r w:rsidRPr="00062827">
        <w:rPr>
          <w:rStyle w:val="affff8"/>
          <w:rFonts w:hint="eastAsia"/>
          <w:spacing w:val="-4"/>
          <w:rtl/>
        </w:rPr>
        <w:t>קנסוה</w:t>
      </w:r>
      <w:r w:rsidR="002A1A72" w:rsidRPr="00062827">
        <w:rPr>
          <w:rStyle w:val="affff8"/>
          <w:rFonts w:hint="cs"/>
          <w:spacing w:val="-4"/>
          <w:rtl/>
        </w:rPr>
        <w:t>.</w:t>
      </w:r>
    </w:p>
    <w:p w14:paraId="0E1F176D" w14:textId="23FE54DD" w:rsidR="00B433C9" w:rsidRPr="0090328A" w:rsidRDefault="00643DD2" w:rsidP="00615A60">
      <w:pPr>
        <w:pStyle w:val="aff2"/>
        <w:rPr>
          <w:rtl/>
        </w:rPr>
      </w:pPr>
      <w:r w:rsidRPr="00615A60">
        <w:rPr>
          <w:rFonts w:hint="cs"/>
          <w:rtl/>
        </w:rPr>
        <w:t>׹</w:t>
      </w:r>
    </w:p>
    <w:p w14:paraId="4CE875CC" w14:textId="4A53865C" w:rsidR="00AB1E31" w:rsidRDefault="00B433C9" w:rsidP="00B55EDF">
      <w:pPr>
        <w:rPr>
          <w:rtl/>
        </w:rPr>
      </w:pPr>
      <w:r w:rsidRPr="00262A77">
        <w:rPr>
          <w:rStyle w:val="affff5"/>
          <w:spacing w:val="-4"/>
          <w:rtl/>
        </w:rPr>
        <w:t xml:space="preserve">ת"ר: </w:t>
      </w:r>
      <w:r w:rsidRPr="00EB4CFE">
        <w:rPr>
          <w:rtl/>
        </w:rPr>
        <w:t xml:space="preserve">יבמה שחלצו לה </w:t>
      </w:r>
      <w:r w:rsidRPr="00D1637C">
        <w:rPr>
          <w:rFonts w:cs="PFT_Frank"/>
          <w:b/>
          <w:bCs/>
          <w:szCs w:val="14"/>
          <w:rtl/>
        </w:rPr>
        <w:t xml:space="preserve">בתוך </w:t>
      </w:r>
      <w:r w:rsidR="00AB1E31" w:rsidRPr="00D1637C">
        <w:rPr>
          <w:rFonts w:cs="PFT_Frank" w:hint="eastAsia"/>
          <w:b/>
          <w:bCs/>
          <w:szCs w:val="14"/>
          <w:rtl/>
        </w:rPr>
        <w:t>ג</w:t>
      </w:r>
      <w:r w:rsidR="00AB1E31" w:rsidRPr="00D1637C">
        <w:rPr>
          <w:rFonts w:cs="PFT_Frank"/>
          <w:b/>
          <w:bCs/>
          <w:szCs w:val="14"/>
          <w:rtl/>
        </w:rPr>
        <w:t xml:space="preserve">"ח </w:t>
      </w:r>
      <w:r w:rsidR="00AB1E31">
        <w:rPr>
          <w:rFonts w:hint="cs"/>
          <w:rtl/>
        </w:rPr>
        <w:t>-</w:t>
      </w:r>
      <w:r w:rsidRPr="00EB4CFE">
        <w:rPr>
          <w:rtl/>
        </w:rPr>
        <w:t xml:space="preserve"> </w:t>
      </w:r>
      <w:r w:rsidR="00AB1E31">
        <w:rPr>
          <w:rFonts w:hint="cs"/>
          <w:rtl/>
        </w:rPr>
        <w:t>מ</w:t>
      </w:r>
      <w:r w:rsidRPr="00EB4CFE">
        <w:rPr>
          <w:rtl/>
        </w:rPr>
        <w:t>מתי</w:t>
      </w:r>
      <w:r w:rsidR="00AB1E31">
        <w:rPr>
          <w:rFonts w:hint="cs"/>
          <w:rtl/>
        </w:rPr>
        <w:t>נה</w:t>
      </w:r>
      <w:r w:rsidRPr="00EB4CFE">
        <w:rPr>
          <w:rtl/>
        </w:rPr>
        <w:t xml:space="preserve"> </w:t>
      </w:r>
      <w:r w:rsidR="00430DAC" w:rsidRPr="00EB4CFE">
        <w:rPr>
          <w:rFonts w:hint="eastAsia"/>
          <w:rtl/>
        </w:rPr>
        <w:t>ג</w:t>
      </w:r>
      <w:r w:rsidR="00AB1E31">
        <w:rPr>
          <w:rFonts w:hint="cs"/>
          <w:rtl/>
        </w:rPr>
        <w:t>"</w:t>
      </w:r>
      <w:r w:rsidRPr="00EB4CFE">
        <w:rPr>
          <w:rtl/>
        </w:rPr>
        <w:t>ח,</w:t>
      </w:r>
      <w:r w:rsidR="00AB1E31" w:rsidRPr="00EB4CFE">
        <w:rPr>
          <w:rStyle w:val="affff8"/>
          <w:rtl/>
        </w:rPr>
        <w:t xml:space="preserve"> משעת מיתה.</w:t>
      </w:r>
    </w:p>
    <w:p w14:paraId="59D25623" w14:textId="01564D85" w:rsidR="00B433C9" w:rsidRPr="00262A77" w:rsidRDefault="00B433C9" w:rsidP="00B55EDF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אחר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ג</w:t>
      </w:r>
      <w:r w:rsidR="0073121C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"</w:t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ח</w:t>
      </w:r>
      <w:r w:rsidRPr="00262A77">
        <w:rPr>
          <w:rFonts w:ascii="FontbitDavid" w:hAnsi="FontbitDavid" w:hint="cs"/>
          <w:spacing w:val="-4"/>
          <w:sz w:val="32"/>
          <w:rtl/>
        </w:rPr>
        <w:t xml:space="preserve"> </w:t>
      </w:r>
      <w:r w:rsidR="00AB1E31">
        <w:rPr>
          <w:rFonts w:ascii="FontbitDavid" w:hAnsi="FontbitDavid" w:hint="cs"/>
          <w:spacing w:val="-4"/>
          <w:sz w:val="32"/>
          <w:rtl/>
        </w:rPr>
        <w:t xml:space="preserve">- </w:t>
      </w:r>
      <w:r w:rsidRPr="00262A77">
        <w:rPr>
          <w:rFonts w:ascii="FontbitDavid" w:hAnsi="FontbitDavid" w:hint="cs"/>
          <w:spacing w:val="-4"/>
          <w:sz w:val="32"/>
          <w:rtl/>
        </w:rPr>
        <w:t>א</w:t>
      </w:r>
      <w:r w:rsidRPr="00262A77">
        <w:rPr>
          <w:rFonts w:ascii="FontbitDavid" w:hAnsi="FontbitDavid"/>
          <w:spacing w:val="-4"/>
          <w:sz w:val="32"/>
          <w:rtl/>
        </w:rPr>
        <w:t>"</w:t>
      </w:r>
      <w:r w:rsidRPr="00262A77">
        <w:rPr>
          <w:rFonts w:ascii="FontbitDavid" w:hAnsi="FontbitDavid" w:hint="cs"/>
          <w:spacing w:val="-4"/>
          <w:sz w:val="32"/>
          <w:rtl/>
        </w:rPr>
        <w:t>צ להמתין ג</w:t>
      </w:r>
      <w:r w:rsidRPr="00262A77">
        <w:rPr>
          <w:rFonts w:ascii="FontbitDavid" w:hAnsi="FontbitDavid"/>
          <w:spacing w:val="-4"/>
          <w:sz w:val="32"/>
          <w:rtl/>
        </w:rPr>
        <w:t>"</w:t>
      </w:r>
      <w:r w:rsidRPr="00262A77">
        <w:rPr>
          <w:rFonts w:ascii="FontbitDavid" w:hAnsi="FontbitDavid" w:hint="cs"/>
          <w:spacing w:val="-4"/>
          <w:sz w:val="32"/>
          <w:rtl/>
        </w:rPr>
        <w:t>ח</w:t>
      </w:r>
      <w:r w:rsidR="00AB1E31">
        <w:rPr>
          <w:rFonts w:ascii="FontbitDavid" w:hAnsi="FontbitDavid" w:hint="cs"/>
          <w:spacing w:val="-4"/>
          <w:sz w:val="32"/>
          <w:rtl/>
        </w:rPr>
        <w:t>,</w:t>
      </w:r>
      <w:r w:rsidR="00AB1E31">
        <w:rPr>
          <w:rFonts w:hint="cs"/>
          <w:rtl/>
        </w:rPr>
        <w:t xml:space="preserve"> </w:t>
      </w:r>
      <w:r w:rsidR="00AB1E31" w:rsidRPr="00EB4CFE">
        <w:rPr>
          <w:rStyle w:val="affff8"/>
          <w:rFonts w:hint="eastAsia"/>
          <w:rtl/>
        </w:rPr>
        <w:t>ד</w:t>
      </w:r>
      <w:r w:rsidR="00AB1E31" w:rsidRPr="00EB4CFE">
        <w:rPr>
          <w:rStyle w:val="affff8"/>
          <w:rtl/>
        </w:rPr>
        <w:t>ג</w:t>
      </w:r>
      <w:r w:rsidR="00AB1E31">
        <w:rPr>
          <w:rStyle w:val="affff8"/>
          <w:rFonts w:hint="cs"/>
          <w:rtl/>
        </w:rPr>
        <w:t>"</w:t>
      </w:r>
      <w:r w:rsidR="00AB1E31" w:rsidRPr="00EB4CFE">
        <w:rPr>
          <w:rStyle w:val="affff8"/>
          <w:rtl/>
        </w:rPr>
        <w:t>ח משעת מיתה ולא משעת חליצ</w:t>
      </w:r>
      <w:r w:rsidR="00AB1E31">
        <w:rPr>
          <w:rStyle w:val="affff8"/>
          <w:rFonts w:hint="cs"/>
          <w:rtl/>
        </w:rPr>
        <w:t>ה.</w:t>
      </w:r>
    </w:p>
    <w:p w14:paraId="753F56A0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מב.</w:t>
      </w:r>
    </w:p>
    <w:p w14:paraId="3E4DA3FD" w14:textId="0098B2FD" w:rsidR="00AB1E31" w:rsidRDefault="00B433C9" w:rsidP="00AB1E31">
      <w:pPr>
        <w:rPr>
          <w:spacing w:val="-4"/>
          <w:rtl/>
        </w:rPr>
      </w:pPr>
      <w:r w:rsidRPr="00D1637C">
        <w:rPr>
          <w:rFonts w:cs="PFT_Frank" w:hint="eastAsia"/>
          <w:b/>
          <w:bCs/>
          <w:spacing w:val="-4"/>
          <w:szCs w:val="14"/>
          <w:rtl/>
        </w:rPr>
        <w:t>ושאני</w:t>
      </w:r>
      <w:r w:rsidRPr="00D1637C">
        <w:rPr>
          <w:rFonts w:cs="PFT_Frank"/>
          <w:b/>
          <w:bCs/>
          <w:spacing w:val="-4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pacing w:val="-4"/>
          <w:szCs w:val="14"/>
          <w:rtl/>
        </w:rPr>
        <w:t>מגט</w:t>
      </w:r>
      <w:r w:rsidRPr="00262A77">
        <w:rPr>
          <w:rFonts w:hint="cs"/>
          <w:spacing w:val="-4"/>
          <w:rtl/>
        </w:rPr>
        <w:t xml:space="preserve"> </w:t>
      </w:r>
      <w:r w:rsidR="00AB1E31">
        <w:rPr>
          <w:spacing w:val="-4"/>
          <w:rtl/>
        </w:rPr>
        <w:tab/>
      </w:r>
      <w:r w:rsidR="00AB1E31">
        <w:rPr>
          <w:spacing w:val="-4"/>
          <w:rtl/>
        </w:rPr>
        <w:tab/>
      </w:r>
      <w:r w:rsidRPr="00262A77">
        <w:rPr>
          <w:rStyle w:val="affff5"/>
          <w:spacing w:val="-4"/>
          <w:rtl/>
        </w:rPr>
        <w:t>דרב:</w:t>
      </w:r>
      <w:r w:rsidRPr="00262A77">
        <w:rPr>
          <w:spacing w:val="-4"/>
          <w:rtl/>
        </w:rPr>
        <w:t xml:space="preserve"> משעת נתינה, </w:t>
      </w:r>
      <w:r w:rsidR="00AB1E31">
        <w:rPr>
          <w:rStyle w:val="affff5"/>
          <w:spacing w:val="-4"/>
          <w:rtl/>
        </w:rPr>
        <w:tab/>
      </w:r>
      <w:r w:rsidR="00AB1E31">
        <w:rPr>
          <w:rStyle w:val="affff5"/>
          <w:spacing w:val="-4"/>
          <w:rtl/>
        </w:rPr>
        <w:tab/>
      </w:r>
      <w:r w:rsidR="00AB1E31">
        <w:rPr>
          <w:rStyle w:val="affff5"/>
          <w:spacing w:val="-4"/>
          <w:rtl/>
        </w:rPr>
        <w:tab/>
      </w:r>
      <w:r w:rsidR="00AB1E31">
        <w:rPr>
          <w:rStyle w:val="affff5"/>
          <w:spacing w:val="-4"/>
          <w:rtl/>
        </w:rPr>
        <w:tab/>
      </w:r>
      <w:r w:rsidRPr="00262A77">
        <w:rPr>
          <w:rStyle w:val="affff5"/>
          <w:spacing w:val="-4"/>
          <w:rtl/>
        </w:rPr>
        <w:t>ושמואל</w:t>
      </w:r>
      <w:r w:rsidRPr="00262A77">
        <w:rPr>
          <w:spacing w:val="-4"/>
          <w:rtl/>
        </w:rPr>
        <w:t>: משעת כתיבה</w:t>
      </w:r>
    </w:p>
    <w:p w14:paraId="6FAEC254" w14:textId="7D174762" w:rsidR="00B433C9" w:rsidRPr="00262A77" w:rsidRDefault="00430DAC" w:rsidP="00EB4CFE">
      <w:pPr>
        <w:jc w:val="center"/>
        <w:rPr>
          <w:spacing w:val="-4"/>
          <w:rtl/>
        </w:rPr>
      </w:pPr>
      <w:r w:rsidRPr="00262A77">
        <w:rPr>
          <w:rFonts w:hint="cs"/>
          <w:spacing w:val="-4"/>
          <w:rtl/>
        </w:rPr>
        <w:t>- דאיסור כרת התרת</w:t>
      </w:r>
      <w:r w:rsidR="00AB1E31">
        <w:rPr>
          <w:rFonts w:hint="cs"/>
          <w:spacing w:val="-4"/>
          <w:rtl/>
        </w:rPr>
        <w:t>,</w:t>
      </w:r>
      <w:r w:rsidRPr="00262A77">
        <w:rPr>
          <w:rFonts w:hint="cs"/>
          <w:spacing w:val="-4"/>
          <w:rtl/>
        </w:rPr>
        <w:t xml:space="preserve"> כ''ש איסור לאו</w:t>
      </w:r>
      <w:r w:rsidR="00AB1E31">
        <w:rPr>
          <w:rFonts w:hint="cs"/>
          <w:spacing w:val="-4"/>
          <w:rtl/>
        </w:rPr>
        <w:t>.</w:t>
      </w:r>
    </w:p>
    <w:p w14:paraId="1ACBB152" w14:textId="703ADDC3" w:rsidR="00B433C9" w:rsidRPr="00C35A2C" w:rsidRDefault="00B433C9" w:rsidP="007C50EB">
      <w:pPr>
        <w:pStyle w:val="afff4"/>
        <w:rPr>
          <w:rtl/>
        </w:rPr>
      </w:pPr>
      <w:ins w:id="9863" w:author="מספור קטעי משנה" w:date="2026-10-06T06:45:58Z">
        <w:r>
          <w:rPr>
            <w:rStyle w:val="MisparKeta"/>
          </w:rPr>
          <w:t xml:space="preserve">א. </w:t>
        </w:r>
      </w:ins>
      <w:bookmarkStart w:id="429" w:name="_Toc119172784"/>
      <w:bookmarkStart w:id="430" w:name="_Toc119229873"/>
      <w:r w:rsidRPr="00C35A2C">
        <w:rPr>
          <w:rtl/>
        </w:rPr>
        <w:t>וכן שאר כל הנשים</w:t>
      </w:r>
      <w:r w:rsidR="00AB1E31">
        <w:rPr>
          <w:rFonts w:hint="cs"/>
          <w:rtl/>
        </w:rPr>
        <w:t xml:space="preserve"> </w:t>
      </w:r>
      <w:r w:rsidR="00AB1E31" w:rsidRPr="00EB4CFE">
        <w:rPr>
          <w:rStyle w:val="affff8"/>
          <w:rFonts w:hint="eastAsia"/>
          <w:rtl/>
        </w:rPr>
        <w:t>ממתינות</w:t>
      </w:r>
      <w:r w:rsidR="00AB1E31">
        <w:rPr>
          <w:rStyle w:val="affff8"/>
          <w:rFonts w:hint="cs"/>
          <w:rtl/>
        </w:rPr>
        <w:t xml:space="preserve"> </w:t>
      </w:r>
      <w:r w:rsidR="00AB1E31" w:rsidRPr="00EB4CFE">
        <w:rPr>
          <w:rStyle w:val="affff8"/>
          <w:rFonts w:hint="eastAsia"/>
          <w:rtl/>
        </w:rPr>
        <w:t>ג</w:t>
      </w:r>
      <w:r w:rsidR="00AB1E31" w:rsidRPr="00EB4CFE">
        <w:rPr>
          <w:rStyle w:val="affff8"/>
          <w:rtl/>
        </w:rPr>
        <w:t>"ח.</w:t>
      </w:r>
      <w:bookmarkEnd w:id="429"/>
      <w:bookmarkEnd w:id="430"/>
    </w:p>
    <w:p w14:paraId="22E6A94B" w14:textId="6C7F5204" w:rsidR="00B433C9" w:rsidRPr="00262A77" w:rsidRDefault="00AB1E31" w:rsidP="00AB1E31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spacing w:val="-4"/>
          <w:rtl/>
        </w:rPr>
        <w:t xml:space="preserve">א. </w:t>
      </w:r>
      <w:r w:rsidR="00B433C9" w:rsidRPr="00262A77">
        <w:rPr>
          <w:rStyle w:val="affff5"/>
          <w:rFonts w:hint="cs"/>
          <w:spacing w:val="-4"/>
          <w:rtl/>
        </w:rPr>
        <w:t>שמואל</w:t>
      </w:r>
      <w:r>
        <w:rPr>
          <w:rFonts w:ascii="FontbitDavid" w:hAnsi="FontbitDavid" w:hint="cs"/>
          <w:spacing w:val="-4"/>
          <w:sz w:val="32"/>
          <w:rtl/>
        </w:rPr>
        <w:t>:</w:t>
      </w:r>
      <w:r w:rsidR="00B433C9" w:rsidRPr="00262A77">
        <w:rPr>
          <w:rFonts w:ascii="FontbitDavid" w:hAnsi="FontbitDavid"/>
          <w:spacing w:val="-4"/>
          <w:sz w:val="32"/>
          <w:rtl/>
        </w:rPr>
        <w:t xml:space="preserve"> </w:t>
      </w:r>
      <w:r w:rsidR="00B433C9" w:rsidRPr="00262A77">
        <w:rPr>
          <w:rStyle w:val="affff1"/>
          <w:rFonts w:hint="cs"/>
          <w:spacing w:val="-4"/>
          <w:rtl/>
        </w:rPr>
        <w:t>'</w:t>
      </w:r>
      <w:r w:rsidR="00B433C9" w:rsidRPr="00262A77">
        <w:rPr>
          <w:rStyle w:val="affff1"/>
          <w:spacing w:val="-4"/>
          <w:rtl/>
        </w:rPr>
        <w:t>לך לא</w:t>
      </w:r>
      <w:r>
        <w:rPr>
          <w:rStyle w:val="affff1"/>
          <w:rFonts w:hint="cs"/>
          <w:spacing w:val="-4"/>
          <w:rtl/>
        </w:rPr>
        <w:t>-</w:t>
      </w:r>
      <w:r w:rsidR="00B433C9" w:rsidRPr="00262A77">
        <w:rPr>
          <w:rStyle w:val="affff1"/>
          <w:spacing w:val="-4"/>
          <w:rtl/>
        </w:rPr>
        <w:t xml:space="preserve">להים ולזרעך </w:t>
      </w:r>
      <w:r w:rsidR="00B433C9" w:rsidRPr="00EB4CFE">
        <w:rPr>
          <w:rStyle w:val="affff1"/>
          <w:b/>
          <w:bCs/>
          <w:spacing w:val="-4"/>
          <w:rtl/>
        </w:rPr>
        <w:t>אחריך</w:t>
      </w:r>
      <w:r w:rsidR="00B433C9" w:rsidRPr="00262A77">
        <w:rPr>
          <w:rStyle w:val="affff1"/>
          <w:rFonts w:hint="cs"/>
          <w:spacing w:val="-4"/>
          <w:rtl/>
        </w:rPr>
        <w:t>'</w:t>
      </w:r>
      <w:r w:rsidR="00B433C9" w:rsidRPr="00262A77">
        <w:rPr>
          <w:rStyle w:val="affff1"/>
          <w:spacing w:val="-4"/>
          <w:rtl/>
        </w:rPr>
        <w:t>,</w:t>
      </w:r>
      <w:r w:rsidR="00430DAC" w:rsidRPr="00262A77">
        <w:rPr>
          <w:rFonts w:ascii="FontbitDavid" w:hAnsi="FontbitDavid"/>
          <w:spacing w:val="-4"/>
          <w:sz w:val="32"/>
          <w:rtl/>
        </w:rPr>
        <w:t xml:space="preserve"> </w:t>
      </w:r>
      <w:r w:rsidR="00430DAC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להבחין</w:t>
      </w:r>
      <w:r w:rsidR="00430DAC" w:rsidRPr="00262A77">
        <w:rPr>
          <w:rFonts w:ascii="FontbitDavid" w:hAnsi="FontbitDavid"/>
          <w:spacing w:val="-4"/>
          <w:sz w:val="32"/>
          <w:rtl/>
        </w:rPr>
        <w:t xml:space="preserve"> בין זרע</w:t>
      </w:r>
      <w:r w:rsidR="00B433C9" w:rsidRPr="00262A77">
        <w:rPr>
          <w:rFonts w:ascii="FontbitDavid" w:hAnsi="FontbitDavid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ד</w:t>
      </w:r>
      <w:r w:rsidR="00B433C9" w:rsidRPr="00262A77">
        <w:rPr>
          <w:rFonts w:ascii="FontbitDavid" w:hAnsi="FontbitDavid"/>
          <w:spacing w:val="-4"/>
          <w:sz w:val="32"/>
          <w:rtl/>
        </w:rPr>
        <w:t>ראשון לשני.</w:t>
      </w:r>
    </w:p>
    <w:p w14:paraId="05F9586C" w14:textId="41F61455" w:rsidR="00B433C9" w:rsidRPr="00262A77" w:rsidRDefault="00AB1E31" w:rsidP="00B55EDF">
      <w:pPr>
        <w:rPr>
          <w:rtl/>
        </w:rPr>
      </w:pPr>
      <w:r>
        <w:rPr>
          <w:rFonts w:ascii="FontbitDavid" w:hAnsi="FontbitDavid" w:hint="cs"/>
          <w:spacing w:val="-6"/>
          <w:sz w:val="32"/>
          <w:rtl/>
        </w:rPr>
        <w:t>ו</w:t>
      </w:r>
      <w:r w:rsidR="00B433C9" w:rsidRPr="00262A77">
        <w:rPr>
          <w:rFonts w:ascii="FontbitDavid" w:hAnsi="FontbitDavid"/>
          <w:spacing w:val="-6"/>
          <w:sz w:val="32"/>
          <w:rtl/>
        </w:rPr>
        <w:t xml:space="preserve">גר וגיורת </w:t>
      </w:r>
      <w:r>
        <w:rPr>
          <w:rFonts w:ascii="FontbitDavid" w:hAnsi="FontbitDavid" w:hint="cs"/>
          <w:spacing w:val="-6"/>
          <w:sz w:val="32"/>
          <w:rtl/>
        </w:rPr>
        <w:t>שמ</w:t>
      </w:r>
      <w:r w:rsidR="00B433C9" w:rsidRPr="00262A77">
        <w:rPr>
          <w:rFonts w:ascii="FontbitDavid" w:hAnsi="FontbitDavid"/>
          <w:spacing w:val="-6"/>
          <w:sz w:val="32"/>
          <w:rtl/>
        </w:rPr>
        <w:t>מת</w:t>
      </w:r>
      <w:r>
        <w:rPr>
          <w:rFonts w:ascii="FontbitDavid" w:hAnsi="FontbitDavid" w:hint="cs"/>
          <w:spacing w:val="-6"/>
          <w:sz w:val="32"/>
          <w:rtl/>
        </w:rPr>
        <w:t>ינים</w:t>
      </w:r>
      <w:r w:rsidR="00B433C9" w:rsidRPr="00262A77">
        <w:rPr>
          <w:rFonts w:ascii="FontbitDavid" w:hAnsi="FontbitDavid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 xml:space="preserve">-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להבחין</w:t>
      </w:r>
      <w:r>
        <w:rPr>
          <w:rFonts w:ascii="FontbitDavid" w:hAnsi="FontbitDavid" w:hint="cs"/>
          <w:spacing w:val="-6"/>
          <w:sz w:val="32"/>
          <w:rtl/>
        </w:rPr>
        <w:t xml:space="preserve"> </w:t>
      </w:r>
      <w:r w:rsidR="00B433C9" w:rsidRPr="00262A77">
        <w:rPr>
          <w:rFonts w:ascii="FontbitDavid" w:hAnsi="FontbitDavid" w:hint="cs"/>
          <w:spacing w:val="-6"/>
          <w:sz w:val="32"/>
          <w:rtl/>
        </w:rPr>
        <w:t>בין שנזרע בקדושה ל</w:t>
      </w:r>
      <w:r>
        <w:rPr>
          <w:rFonts w:ascii="FontbitDavid" w:hAnsi="FontbitDavid" w:hint="cs"/>
          <w:spacing w:val="-6"/>
          <w:sz w:val="32"/>
          <w:rtl/>
        </w:rPr>
        <w:t>ש</w:t>
      </w:r>
      <w:r w:rsidR="00B433C9" w:rsidRPr="00262A77">
        <w:rPr>
          <w:rFonts w:ascii="FontbitDavid" w:hAnsi="FontbitDavid" w:hint="cs"/>
          <w:spacing w:val="-6"/>
          <w:sz w:val="32"/>
          <w:rtl/>
        </w:rPr>
        <w:t>לא בקדושה</w:t>
      </w:r>
      <w:r>
        <w:rPr>
          <w:rFonts w:ascii="FontbitDavid" w:hAnsi="FontbitDavid" w:hint="cs"/>
          <w:spacing w:val="-6"/>
          <w:sz w:val="32"/>
          <w:rtl/>
        </w:rPr>
        <w:t>.</w:t>
      </w:r>
    </w:p>
    <w:p w14:paraId="49C1E739" w14:textId="7C18C60D" w:rsidR="00B433C9" w:rsidRPr="00C415C0" w:rsidRDefault="00AB1E31" w:rsidP="00B55EDF">
      <w:pPr>
        <w:rPr>
          <w:rtl/>
        </w:rPr>
      </w:pPr>
      <w:r w:rsidRPr="00EB4CFE">
        <w:rPr>
          <w:rStyle w:val="affff5"/>
          <w:rFonts w:hint="eastAsia"/>
          <w:rtl/>
        </w:rPr>
        <w:t>ב</w:t>
      </w:r>
      <w:r w:rsidRPr="00EB4CFE">
        <w:rPr>
          <w:rStyle w:val="affff5"/>
          <w:rtl/>
        </w:rPr>
        <w:t xml:space="preserve">. </w:t>
      </w:r>
      <w:r w:rsidR="00B433C9" w:rsidRPr="00BB70D2">
        <w:rPr>
          <w:rStyle w:val="affff5"/>
          <w:rtl/>
        </w:rPr>
        <w:t>רבא</w:t>
      </w:r>
      <w:r w:rsidR="00B433C9" w:rsidRPr="00C35A2C">
        <w:rPr>
          <w:rtl/>
        </w:rPr>
        <w:t xml:space="preserve">: </w:t>
      </w:r>
      <w:r w:rsidR="00B433C9" w:rsidRPr="00D1637C">
        <w:rPr>
          <w:rFonts w:cs="PFT_Frank"/>
          <w:b/>
          <w:bCs/>
          <w:szCs w:val="14"/>
          <w:rtl/>
        </w:rPr>
        <w:t>שמא</w:t>
      </w:r>
      <w:r w:rsidR="00B433C9" w:rsidRPr="00C35A2C">
        <w:rPr>
          <w:rtl/>
        </w:rPr>
        <w:t xml:space="preserve"> </w:t>
      </w:r>
      <w:r w:rsidRPr="00EB4CFE">
        <w:rPr>
          <w:rStyle w:val="affff5"/>
          <w:rFonts w:hint="eastAsia"/>
          <w:rtl/>
        </w:rPr>
        <w:t>א</w:t>
      </w:r>
      <w:r w:rsidRPr="00EB4CFE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>ישא אחותו מאביו</w:t>
      </w:r>
      <w:r w:rsidRPr="00EB4CFE">
        <w:rPr>
          <w:rStyle w:val="affff8"/>
          <w:rtl/>
        </w:rPr>
        <w:t xml:space="preserve"> מראשון</w:t>
      </w:r>
      <w:r>
        <w:rPr>
          <w:rStyle w:val="affff8"/>
          <w:rFonts w:hint="cs"/>
          <w:rtl/>
        </w:rPr>
        <w:t>,</w:t>
      </w:r>
      <w:r w:rsidR="00B433C9" w:rsidRPr="00C35A2C">
        <w:rPr>
          <w:rtl/>
        </w:rPr>
        <w:t xml:space="preserve"> </w:t>
      </w:r>
      <w:r>
        <w:rPr>
          <w:rStyle w:val="affff5"/>
          <w:rFonts w:hint="cs"/>
          <w:rtl/>
        </w:rPr>
        <w:t xml:space="preserve"> </w:t>
      </w:r>
      <w:r w:rsidRPr="00EB4CFE">
        <w:rPr>
          <w:rStyle w:val="affff5"/>
          <w:rFonts w:hint="eastAsia"/>
          <w:rtl/>
        </w:rPr>
        <w:t>ב</w:t>
      </w:r>
      <w:r w:rsidRPr="00EB4CFE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>יי</w:t>
      </w:r>
      <w:r>
        <w:rPr>
          <w:rFonts w:hint="cs"/>
          <w:rtl/>
        </w:rPr>
        <w:t>י</w:t>
      </w:r>
      <w:r w:rsidR="00B433C9" w:rsidRPr="00C35A2C">
        <w:rPr>
          <w:rtl/>
        </w:rPr>
        <w:t>בם אא</w:t>
      </w:r>
      <w:r>
        <w:rPr>
          <w:rFonts w:hint="cs"/>
          <w:rtl/>
        </w:rPr>
        <w:t>"</w:t>
      </w:r>
      <w:r w:rsidR="00B433C9" w:rsidRPr="00C35A2C">
        <w:rPr>
          <w:rtl/>
        </w:rPr>
        <w:t>ח מאמו</w:t>
      </w:r>
      <w:r>
        <w:rPr>
          <w:rFonts w:hint="cs"/>
          <w:rtl/>
        </w:rPr>
        <w:t xml:space="preserve"> </w:t>
      </w:r>
      <w:r w:rsidRPr="00EB4CFE">
        <w:rPr>
          <w:rStyle w:val="affff8"/>
          <w:rFonts w:hint="eastAsia"/>
          <w:rtl/>
        </w:rPr>
        <w:t>משני</w:t>
      </w:r>
      <w:r w:rsidR="00B433C9" w:rsidRPr="00EB4CFE">
        <w:rPr>
          <w:rStyle w:val="affff8"/>
          <w:rtl/>
        </w:rPr>
        <w:t>,</w:t>
      </w:r>
      <w:r>
        <w:rPr>
          <w:rFonts w:hint="cs"/>
          <w:rtl/>
        </w:rPr>
        <w:t xml:space="preserve">    </w:t>
      </w:r>
      <w:r w:rsidRPr="00EB4CFE">
        <w:rPr>
          <w:rStyle w:val="affff5"/>
          <w:rFonts w:hint="eastAsia"/>
          <w:rtl/>
        </w:rPr>
        <w:t>ג</w:t>
      </w:r>
      <w:r w:rsidRPr="00EB4CFE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>י</w:t>
      </w:r>
      <w:r>
        <w:rPr>
          <w:rFonts w:hint="cs"/>
          <w:rtl/>
        </w:rPr>
        <w:t>פטור</w:t>
      </w:r>
      <w:r w:rsidR="00B433C9" w:rsidRPr="00C35A2C">
        <w:rPr>
          <w:rtl/>
        </w:rPr>
        <w:t xml:space="preserve"> אמו לשוק</w:t>
      </w:r>
      <w:r>
        <w:rPr>
          <w:rFonts w:hint="cs"/>
          <w:rtl/>
        </w:rPr>
        <w:t xml:space="preserve"> </w:t>
      </w:r>
      <w:r w:rsidRPr="00EB4CFE">
        <w:rPr>
          <w:rStyle w:val="affff8"/>
          <w:rFonts w:hint="eastAsia"/>
          <w:rtl/>
        </w:rPr>
        <w:t>כשמת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שני</w:t>
      </w:r>
      <w:r w:rsidR="00B433C9" w:rsidRPr="00EB4CFE">
        <w:rPr>
          <w:rStyle w:val="affff8"/>
          <w:rtl/>
        </w:rPr>
        <w:t>,</w:t>
      </w:r>
      <w:r>
        <w:rPr>
          <w:rFonts w:hint="cs"/>
          <w:rtl/>
        </w:rPr>
        <w:t xml:space="preserve">    </w:t>
      </w:r>
      <w:r w:rsidRPr="00EB4CFE">
        <w:rPr>
          <w:rStyle w:val="affff5"/>
          <w:rFonts w:hint="eastAsia"/>
          <w:rtl/>
        </w:rPr>
        <w:t>ד</w:t>
      </w:r>
      <w:r w:rsidRPr="00EB4CFE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>יפטור יבמתו</w:t>
      </w:r>
      <w:r w:rsidRPr="00EB4CFE">
        <w:rPr>
          <w:rStyle w:val="affff8"/>
          <w:rtl/>
        </w:rPr>
        <w:t xml:space="preserve"> מראשון</w:t>
      </w:r>
      <w:r w:rsidR="00B433C9" w:rsidRPr="00C35A2C">
        <w:rPr>
          <w:rtl/>
        </w:rPr>
        <w:t>.</w:t>
      </w:r>
    </w:p>
    <w:p w14:paraId="093AB784" w14:textId="519DF6DB" w:rsidR="00B433C9" w:rsidRPr="00A047F8" w:rsidRDefault="00A047F8" w:rsidP="00615A60">
      <w:pPr>
        <w:pStyle w:val="affff2"/>
        <w:rPr>
          <w:rtl/>
        </w:rPr>
      </w:pPr>
      <w:bookmarkStart w:id="431" w:name="_Toc119172785"/>
      <w:bookmarkStart w:id="432" w:name="_Toc119229874"/>
      <w:r>
        <w:rPr>
          <w:rFonts w:hint="cs"/>
          <w:rtl/>
        </w:rPr>
        <w:t>הטעם ש</w:t>
      </w:r>
      <w:r w:rsidRPr="00EB4CFE">
        <w:rPr>
          <w:rFonts w:hint="eastAsia"/>
          <w:rtl/>
        </w:rPr>
        <w:t>בכל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מצב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ממתינה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ג</w:t>
      </w:r>
      <w:r w:rsidRPr="00EB4CFE">
        <w:rPr>
          <w:rtl/>
        </w:rPr>
        <w:t>"ח</w:t>
      </w:r>
      <w:bookmarkEnd w:id="431"/>
      <w:bookmarkEnd w:id="432"/>
    </w:p>
    <w:p w14:paraId="2C9F0305" w14:textId="5318A18A" w:rsidR="00B433C9" w:rsidRDefault="00AB1E31" w:rsidP="007C50EB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Pr="00D1637C">
        <w:rPr>
          <w:rFonts w:cs="PFT_Frank" w:hint="cs"/>
          <w:b/>
          <w:bCs/>
          <w:szCs w:val="14"/>
          <w:rtl/>
        </w:rPr>
        <w:t>ל</w:t>
      </w:r>
      <w:r w:rsidRPr="00D1637C">
        <w:rPr>
          <w:rFonts w:cs="PFT_Frank" w:hint="eastAsia"/>
          <w:b/>
          <w:bCs/>
          <w:szCs w:val="14"/>
          <w:rtl/>
        </w:rPr>
        <w:t>א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ממתינה</w:t>
      </w:r>
      <w:r w:rsidR="00B433C9" w:rsidRPr="00C35A2C">
        <w:rPr>
          <w:rFonts w:ascii="FontbitDavid" w:hAnsi="FontbitDavid"/>
          <w:sz w:val="32"/>
          <w:rtl/>
        </w:rPr>
        <w:t xml:space="preserve"> ב</w:t>
      </w:r>
      <w:r>
        <w:rPr>
          <w:rFonts w:ascii="FontbitDavid" w:hAnsi="FontbitDavid" w:hint="cs"/>
          <w:sz w:val="32"/>
          <w:rtl/>
        </w:rPr>
        <w:t>"</w:t>
      </w:r>
      <w:r w:rsidR="00B433C9" w:rsidRPr="00C35A2C">
        <w:rPr>
          <w:rFonts w:ascii="FontbitDavid" w:hAnsi="FontbitDavid"/>
          <w:sz w:val="32"/>
          <w:rtl/>
        </w:rPr>
        <w:t xml:space="preserve">ח </w:t>
      </w:r>
      <w:r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ד</w:t>
      </w:r>
      <w:r w:rsidR="00B433C9">
        <w:rPr>
          <w:rFonts w:ascii="FontbitDavid" w:hAnsi="FontbitDavid"/>
          <w:sz w:val="32"/>
          <w:rtl/>
        </w:rPr>
        <w:t>ספק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ט' לראשון או ז' לאחרון</w:t>
      </w:r>
      <w:r>
        <w:rPr>
          <w:rFonts w:ascii="FontbitDavid" w:hAnsi="FontbitDavid" w:hint="cs"/>
          <w:sz w:val="32"/>
          <w:rtl/>
        </w:rPr>
        <w:t xml:space="preserve"> </w:t>
      </w:r>
      <w:r w:rsidRPr="00EB4CFE">
        <w:rPr>
          <w:rStyle w:val="affff8"/>
          <w:rFonts w:hint="eastAsia"/>
          <w:rtl/>
        </w:rPr>
        <w:t>כשתלד</w:t>
      </w:r>
      <w:r w:rsidRPr="00EB4CFE">
        <w:rPr>
          <w:rStyle w:val="affff8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ל</w:t>
      </w:r>
      <w:r w:rsidRPr="00A07384">
        <w:rPr>
          <w:rStyle w:val="affff8"/>
          <w:rFonts w:cs="PFT_Frank" w:hint="cs"/>
          <w:b/>
          <w:bCs/>
          <w:szCs w:val="10"/>
          <w:rtl/>
        </w:rPr>
        <w:t>ז</w:t>
      </w:r>
      <w:r w:rsidRPr="00A07384">
        <w:rPr>
          <w:rStyle w:val="affff8"/>
          <w:rFonts w:cs="PFT_Frank"/>
          <w:b/>
          <w:bCs/>
          <w:szCs w:val="10"/>
          <w:rtl/>
        </w:rPr>
        <w:t>'</w:t>
      </w:r>
      <w:r>
        <w:rPr>
          <w:rStyle w:val="affff8"/>
          <w:rFonts w:hint="cs"/>
          <w:rtl/>
        </w:rPr>
        <w:t>.</w:t>
      </w:r>
    </w:p>
    <w:p w14:paraId="1ADABCE0" w14:textId="0820349D" w:rsidR="00B433C9" w:rsidRPr="00C35A2C" w:rsidRDefault="00AB1E31" w:rsidP="00AB1E31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ולא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ממתינה</w:t>
      </w:r>
      <w:r w:rsidR="00B433C9" w:rsidRPr="00C35A2C">
        <w:rPr>
          <w:rtl/>
        </w:rPr>
        <w:t xml:space="preserve"> ח</w:t>
      </w:r>
      <w:r>
        <w:rPr>
          <w:rFonts w:hint="cs"/>
          <w:rtl/>
        </w:rPr>
        <w:t>ו</w:t>
      </w:r>
      <w:r w:rsidR="00B433C9" w:rsidRPr="00C35A2C">
        <w:rPr>
          <w:rtl/>
        </w:rPr>
        <w:t xml:space="preserve">דש </w:t>
      </w:r>
      <w:r>
        <w:rPr>
          <w:rFonts w:hint="cs"/>
          <w:rtl/>
        </w:rPr>
        <w:t>-</w:t>
      </w:r>
      <w:r w:rsidR="00B433C9" w:rsidRPr="00C35A2C">
        <w:rPr>
          <w:rtl/>
        </w:rPr>
        <w:t xml:space="preserve"> </w:t>
      </w:r>
      <w:r w:rsidR="00B433C9" w:rsidRPr="00EB4CFE">
        <w:rPr>
          <w:rStyle w:val="affff8"/>
          <w:rtl/>
        </w:rPr>
        <w:t>וא</w:t>
      </w:r>
      <w:r>
        <w:rPr>
          <w:rStyle w:val="affff8"/>
          <w:rFonts w:hint="cs"/>
          <w:rtl/>
        </w:rPr>
        <w:t>ם</w:t>
      </w:r>
      <w:r w:rsidR="00B433C9" w:rsidRPr="00EB4CFE">
        <w:rPr>
          <w:rStyle w:val="affff8"/>
          <w:rtl/>
        </w:rPr>
        <w:t xml:space="preserve"> </w:t>
      </w:r>
      <w:r w:rsidR="00B433C9" w:rsidRPr="00A07384">
        <w:rPr>
          <w:rStyle w:val="affff8"/>
          <w:rFonts w:cs="PFT_Frank"/>
          <w:b/>
          <w:bCs/>
          <w:szCs w:val="10"/>
          <w:rtl/>
        </w:rPr>
        <w:t>ל</w:t>
      </w:r>
      <w:r w:rsidRPr="00A07384">
        <w:rPr>
          <w:rStyle w:val="affff8"/>
          <w:rFonts w:cs="PFT_Frank" w:hint="cs"/>
          <w:b/>
          <w:bCs/>
          <w:szCs w:val="10"/>
          <w:rtl/>
        </w:rPr>
        <w:t>ז'</w:t>
      </w:r>
      <w:r w:rsidR="00B433C9" w:rsidRPr="00EB4CFE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-</w:t>
      </w:r>
      <w:r w:rsidRPr="00EB4CFE">
        <w:rPr>
          <w:rStyle w:val="affff8"/>
          <w:rtl/>
        </w:rPr>
        <w:t xml:space="preserve"> </w:t>
      </w:r>
      <w:r w:rsidR="00274003" w:rsidRPr="00EB4CFE">
        <w:rPr>
          <w:rStyle w:val="affff8"/>
          <w:rtl/>
        </w:rPr>
        <w:t xml:space="preserve">זה </w:t>
      </w:r>
      <w:r w:rsidR="00B433C9" w:rsidRPr="00EB4CFE">
        <w:rPr>
          <w:rStyle w:val="affff8"/>
          <w:rtl/>
        </w:rPr>
        <w:t>ב</w:t>
      </w:r>
      <w:r w:rsidR="0075186D" w:rsidRPr="00EB4CFE">
        <w:rPr>
          <w:rStyle w:val="affff8"/>
          <w:rFonts w:hint="eastAsia"/>
          <w:rtl/>
        </w:rPr>
        <w:t>ן</w:t>
      </w:r>
      <w:r w:rsidR="0075186D" w:rsidRPr="00EB4CFE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ז'</w:t>
      </w:r>
      <w:r w:rsidRPr="00EB4CFE">
        <w:rPr>
          <w:rStyle w:val="affff8"/>
          <w:rtl/>
        </w:rPr>
        <w:t xml:space="preserve"> </w:t>
      </w:r>
      <w:r w:rsidR="0075186D" w:rsidRPr="00EB4CFE">
        <w:rPr>
          <w:rStyle w:val="affff8"/>
          <w:rFonts w:hint="eastAsia"/>
          <w:rtl/>
        </w:rPr>
        <w:t>ל</w:t>
      </w:r>
      <w:r w:rsidR="00A047F8">
        <w:rPr>
          <w:rStyle w:val="affff8"/>
          <w:rFonts w:hint="cs"/>
          <w:rtl/>
        </w:rPr>
        <w:t>אחרון</w:t>
      </w:r>
      <w:r>
        <w:rPr>
          <w:rStyle w:val="affff8"/>
          <w:rFonts w:hint="cs"/>
          <w:rtl/>
        </w:rPr>
        <w:t xml:space="preserve">,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לח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' </w:t>
      </w:r>
      <w:r>
        <w:rPr>
          <w:rStyle w:val="affff8"/>
          <w:rFonts w:hint="cs"/>
          <w:rtl/>
        </w:rPr>
        <w:t xml:space="preserve">- </w:t>
      </w:r>
      <w:r w:rsidR="0075186D" w:rsidRPr="00EB4CFE">
        <w:rPr>
          <w:rStyle w:val="affff8"/>
          <w:rFonts w:hint="eastAsia"/>
          <w:rtl/>
        </w:rPr>
        <w:t>בן</w:t>
      </w:r>
      <w:r w:rsidR="0075186D" w:rsidRPr="00EB4CFE">
        <w:rPr>
          <w:rStyle w:val="affff8"/>
          <w:rtl/>
        </w:rPr>
        <w:t xml:space="preserve"> </w:t>
      </w:r>
      <w:r w:rsidR="0075186D" w:rsidRPr="00EB4CFE">
        <w:rPr>
          <w:rStyle w:val="affff8"/>
          <w:rFonts w:hint="eastAsia"/>
          <w:rtl/>
        </w:rPr>
        <w:t>ט</w:t>
      </w:r>
      <w:r w:rsidR="0075186D" w:rsidRPr="00EB4CFE">
        <w:rPr>
          <w:rStyle w:val="affff8"/>
          <w:rtl/>
        </w:rPr>
        <w:t xml:space="preserve">' </w:t>
      </w:r>
      <w:r w:rsidR="0075186D" w:rsidRPr="00EB4CFE">
        <w:rPr>
          <w:rStyle w:val="affff8"/>
          <w:rFonts w:hint="eastAsia"/>
          <w:rtl/>
        </w:rPr>
        <w:t>לראשון</w:t>
      </w:r>
      <w:r w:rsidRPr="00EB4CFE">
        <w:rPr>
          <w:rStyle w:val="affff8"/>
          <w:rtl/>
        </w:rPr>
        <w:t xml:space="preserve"> -</w:t>
      </w:r>
    </w:p>
    <w:p w14:paraId="548C9DE3" w14:textId="28DCB683" w:rsidR="00B433C9" w:rsidRPr="00C35A2C" w:rsidRDefault="00AB1E31" w:rsidP="00EB4CFE">
      <w:pPr>
        <w:pStyle w:val="afffc"/>
        <w:ind w:left="0" w:firstLine="0"/>
        <w:rPr>
          <w:rtl/>
        </w:rPr>
      </w:pPr>
      <w:r>
        <w:rPr>
          <w:rFonts w:hint="cs"/>
          <w:rtl/>
        </w:rPr>
        <w:t xml:space="preserve">אפי' </w:t>
      </w:r>
      <w:r w:rsidRPr="00D1637C">
        <w:rPr>
          <w:rFonts w:cs="PFT_Frank" w:hint="eastAsia"/>
          <w:b/>
          <w:bCs/>
          <w:szCs w:val="14"/>
          <w:rtl/>
        </w:rPr>
        <w:t>ח</w:t>
      </w:r>
      <w:r w:rsidRPr="00D1637C">
        <w:rPr>
          <w:rFonts w:cs="PFT_Frank"/>
          <w:b/>
          <w:bCs/>
          <w:szCs w:val="14"/>
          <w:rtl/>
        </w:rPr>
        <w:t>'</w:t>
      </w:r>
      <w:r w:rsidR="00B433C9" w:rsidRPr="00AB1E31">
        <w:rPr>
          <w:rtl/>
        </w:rPr>
        <w:t xml:space="preserve"> </w:t>
      </w:r>
      <w:r w:rsidR="00274003" w:rsidRPr="00AB1E31">
        <w:rPr>
          <w:rFonts w:hint="cs"/>
          <w:rtl/>
        </w:rPr>
        <w:t>י</w:t>
      </w:r>
      <w:r>
        <w:rPr>
          <w:rFonts w:hint="cs"/>
          <w:rtl/>
        </w:rPr>
        <w:t>תכן</w:t>
      </w:r>
      <w:r w:rsidR="00274003" w:rsidRPr="00AB1E31">
        <w:rPr>
          <w:rFonts w:hint="cs"/>
          <w:rtl/>
        </w:rPr>
        <w:t xml:space="preserve"> דאחרון</w:t>
      </w:r>
      <w:r>
        <w:rPr>
          <w:rFonts w:hint="cs"/>
          <w:rtl/>
        </w:rPr>
        <w:t>,</w:t>
      </w:r>
      <w:r w:rsidR="00274003" w:rsidRPr="00AB1E31">
        <w:rPr>
          <w:rFonts w:hint="cs"/>
          <w:rtl/>
        </w:rPr>
        <w:t xml:space="preserve"> </w:t>
      </w:r>
      <w:r>
        <w:rPr>
          <w:rFonts w:hint="cs"/>
          <w:rtl/>
        </w:rPr>
        <w:t>וה</w:t>
      </w:r>
      <w:r w:rsidR="00274003" w:rsidRPr="00AB1E31">
        <w:rPr>
          <w:rFonts w:hint="cs"/>
          <w:rtl/>
        </w:rPr>
        <w:t>שתהה חודש</w:t>
      </w:r>
      <w:r w:rsidR="00274003">
        <w:rPr>
          <w:rFonts w:hint="cs"/>
          <w:rtl/>
        </w:rPr>
        <w:t xml:space="preserve"> </w:t>
      </w:r>
      <w:r w:rsidR="009D01D1">
        <w:rPr>
          <w:rFonts w:hint="cs"/>
          <w:rtl/>
        </w:rPr>
        <w:t>והתעברה</w:t>
      </w:r>
      <w:r w:rsidR="00274003">
        <w:rPr>
          <w:rFonts w:hint="cs"/>
          <w:rtl/>
        </w:rPr>
        <w:t>,</w:t>
      </w:r>
      <w:r w:rsidRPr="00EB4CFE">
        <w:rPr>
          <w:rStyle w:val="affff8"/>
          <w:rtl/>
        </w:rPr>
        <w:t xml:space="preserve"> וכן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לז</w:t>
      </w:r>
      <w:r w:rsidRPr="00A07384">
        <w:rPr>
          <w:rStyle w:val="affff8"/>
          <w:rFonts w:cs="PFT_Frank"/>
          <w:b/>
          <w:bCs/>
          <w:szCs w:val="10"/>
          <w:rtl/>
        </w:rPr>
        <w:t>'</w:t>
      </w:r>
      <w:r w:rsidRPr="00EB4CFE">
        <w:rPr>
          <w:rStyle w:val="affff8"/>
          <w:rtl/>
        </w:rPr>
        <w:t xml:space="preserve"> ודראשון</w:t>
      </w:r>
      <w:r>
        <w:rPr>
          <w:rStyle w:val="affff8"/>
          <w:rFonts w:hint="cs"/>
          <w:rtl/>
        </w:rPr>
        <w:t>.</w:t>
      </w:r>
    </w:p>
    <w:p w14:paraId="178DDC40" w14:textId="2D2B8692" w:rsidR="00A047F8" w:rsidRDefault="00B433C9" w:rsidP="00A047F8">
      <w:pPr>
        <w:rPr>
          <w:rStyle w:val="affff8"/>
          <w:rtl/>
        </w:rPr>
      </w:pP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ו</w:t>
      </w:r>
      <w:r w:rsidR="00AB1E31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לא</w:t>
      </w:r>
      <w:r w:rsidR="00AB1E31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AB1E31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ממתינה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ב</w:t>
      </w:r>
      <w:r w:rsidR="00A047F8">
        <w:rPr>
          <w:rFonts w:ascii="FontbitDavid" w:hAnsi="FontbitDavid" w:hint="cs"/>
          <w:sz w:val="32"/>
          <w:rtl/>
        </w:rPr>
        <w:t>"</w:t>
      </w:r>
      <w:r w:rsidRPr="00C35A2C">
        <w:rPr>
          <w:rFonts w:ascii="FontbitDavid" w:hAnsi="FontbitDavid" w:hint="cs"/>
          <w:sz w:val="32"/>
          <w:rtl/>
        </w:rPr>
        <w:t xml:space="preserve">ח </w:t>
      </w:r>
      <w:r w:rsidRPr="00C35A2C">
        <w:rPr>
          <w:rFonts w:ascii="FontbitDavid" w:hAnsi="FontbitDavid"/>
          <w:sz w:val="32"/>
          <w:rtl/>
        </w:rPr>
        <w:t>ומחצה</w:t>
      </w:r>
      <w:r w:rsidR="00A047F8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A07384">
        <w:rPr>
          <w:rStyle w:val="affff8"/>
          <w:rFonts w:cs="PFT_Frank"/>
          <w:b/>
          <w:bCs/>
          <w:szCs w:val="10"/>
          <w:rtl/>
        </w:rPr>
        <w:t>ל</w:t>
      </w:r>
      <w:r w:rsidR="00A047F8" w:rsidRPr="00A07384">
        <w:rPr>
          <w:rStyle w:val="affff8"/>
          <w:rFonts w:cs="PFT_Frank" w:hint="eastAsia"/>
          <w:b/>
          <w:bCs/>
          <w:szCs w:val="10"/>
          <w:rtl/>
        </w:rPr>
        <w:t>ז</w:t>
      </w:r>
      <w:r w:rsidR="00A047F8" w:rsidRPr="00A07384">
        <w:rPr>
          <w:rStyle w:val="affff8"/>
          <w:rFonts w:cs="PFT_Frank"/>
          <w:b/>
          <w:bCs/>
          <w:szCs w:val="10"/>
          <w:rtl/>
        </w:rPr>
        <w:t>'</w:t>
      </w:r>
      <w:r w:rsidRPr="00EB4CFE">
        <w:rPr>
          <w:rStyle w:val="affff8"/>
          <w:rtl/>
        </w:rPr>
        <w:t xml:space="preserve"> - ב</w:t>
      </w:r>
      <w:r w:rsidR="00A047F8" w:rsidRPr="00EB4CFE">
        <w:rPr>
          <w:rStyle w:val="affff8"/>
          <w:rFonts w:hint="eastAsia"/>
          <w:rtl/>
        </w:rPr>
        <w:t>ן</w:t>
      </w:r>
      <w:r w:rsidRPr="00EB4CFE">
        <w:rPr>
          <w:rStyle w:val="affff8"/>
          <w:rtl/>
        </w:rPr>
        <w:t xml:space="preserve"> </w:t>
      </w:r>
      <w:r w:rsidR="00A047F8" w:rsidRPr="00EB4CFE">
        <w:rPr>
          <w:rStyle w:val="affff8"/>
          <w:rFonts w:hint="eastAsia"/>
          <w:rtl/>
        </w:rPr>
        <w:t>ז</w:t>
      </w:r>
      <w:r w:rsidR="00A047F8" w:rsidRPr="00EB4CFE">
        <w:rPr>
          <w:rStyle w:val="affff8"/>
          <w:rtl/>
        </w:rPr>
        <w:t>'</w:t>
      </w:r>
      <w:r w:rsidRPr="00EB4CFE">
        <w:rPr>
          <w:rStyle w:val="affff8"/>
          <w:rtl/>
        </w:rPr>
        <w:t xml:space="preserve"> </w:t>
      </w:r>
      <w:r w:rsidR="00A047F8">
        <w:rPr>
          <w:rStyle w:val="affff8"/>
          <w:rFonts w:hint="cs"/>
          <w:rtl/>
        </w:rPr>
        <w:t xml:space="preserve">לאחרון,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ל</w:t>
      </w:r>
      <w:r w:rsidR="00A047F8" w:rsidRPr="00A07384">
        <w:rPr>
          <w:rStyle w:val="affff8"/>
          <w:rFonts w:cs="PFT_Frank" w:hint="eastAsia"/>
          <w:b/>
          <w:bCs/>
          <w:szCs w:val="10"/>
          <w:rtl/>
        </w:rPr>
        <w:t>ו</w:t>
      </w:r>
      <w:r w:rsidR="00A047F8" w:rsidRPr="00A07384">
        <w:rPr>
          <w:rStyle w:val="affff8"/>
          <w:rFonts w:cs="PFT_Frank"/>
          <w:b/>
          <w:bCs/>
          <w:szCs w:val="10"/>
          <w:rtl/>
        </w:rPr>
        <w:t>'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וחצי</w:t>
      </w:r>
      <w:r w:rsidRPr="00EB4CFE">
        <w:rPr>
          <w:rStyle w:val="affff8"/>
          <w:rtl/>
        </w:rPr>
        <w:t xml:space="preserve"> </w:t>
      </w:r>
      <w:r w:rsidR="00A047F8" w:rsidRPr="00EB4CFE">
        <w:rPr>
          <w:rStyle w:val="affff8"/>
          <w:rtl/>
        </w:rPr>
        <w:t xml:space="preserve">- </w:t>
      </w:r>
      <w:r w:rsidR="009D01D1" w:rsidRPr="00EB4CFE">
        <w:rPr>
          <w:rStyle w:val="affff8"/>
          <w:rtl/>
        </w:rPr>
        <w:t>ב</w:t>
      </w:r>
      <w:r w:rsidR="009D01D1" w:rsidRPr="00EB4CFE">
        <w:rPr>
          <w:rStyle w:val="affff8"/>
          <w:rFonts w:hint="eastAsia"/>
          <w:rtl/>
        </w:rPr>
        <w:t>ן</w:t>
      </w:r>
      <w:r w:rsidRPr="00EB4CFE">
        <w:rPr>
          <w:rStyle w:val="affff8"/>
          <w:rtl/>
        </w:rPr>
        <w:t xml:space="preserve"> </w:t>
      </w:r>
      <w:r w:rsidR="00A047F8" w:rsidRPr="00EB4CFE">
        <w:rPr>
          <w:rStyle w:val="affff8"/>
          <w:rFonts w:hint="eastAsia"/>
          <w:rtl/>
        </w:rPr>
        <w:t>ט</w:t>
      </w:r>
      <w:r w:rsidR="00A047F8" w:rsidRPr="00EB4CFE">
        <w:rPr>
          <w:rStyle w:val="affff8"/>
          <w:rtl/>
        </w:rPr>
        <w:t>'</w:t>
      </w:r>
      <w:r w:rsidRPr="00EB4CFE">
        <w:rPr>
          <w:rStyle w:val="affff8"/>
          <w:rtl/>
        </w:rPr>
        <w:t xml:space="preserve"> ל</w:t>
      </w:r>
      <w:r w:rsidR="009D01D1" w:rsidRPr="00EB4CFE">
        <w:rPr>
          <w:rStyle w:val="affff8"/>
          <w:rFonts w:hint="eastAsia"/>
          <w:rtl/>
        </w:rPr>
        <w:t>ראשון</w:t>
      </w:r>
      <w:r w:rsidR="00A047F8">
        <w:rPr>
          <w:rStyle w:val="affff8"/>
          <w:rFonts w:hint="cs"/>
          <w:rtl/>
        </w:rPr>
        <w:t>-</w:t>
      </w:r>
    </w:p>
    <w:p w14:paraId="7BCAC654" w14:textId="7D02AC21" w:rsidR="00122105" w:rsidRDefault="00B433C9" w:rsidP="00EB4CFE">
      <w:pPr>
        <w:rPr>
          <w:rtl/>
        </w:rPr>
      </w:pPr>
      <w:r w:rsidRPr="00EB4CFE">
        <w:rPr>
          <w:rtl/>
        </w:rPr>
        <w:t>א</w:t>
      </w:r>
      <w:r w:rsidR="00A047F8" w:rsidRPr="00A047F8">
        <w:rPr>
          <w:rFonts w:hint="cs"/>
          <w:rtl/>
        </w:rPr>
        <w:t>פי'</w:t>
      </w:r>
      <w:r w:rsidR="00A047F8">
        <w:rPr>
          <w:rFonts w:hint="cs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ל</w:t>
      </w:r>
      <w:r w:rsidR="00A047F8" w:rsidRPr="00D1637C">
        <w:rPr>
          <w:rFonts w:cs="PFT_Frank" w:hint="eastAsia"/>
          <w:b/>
          <w:bCs/>
          <w:szCs w:val="14"/>
          <w:rtl/>
        </w:rPr>
        <w:t>ו</w:t>
      </w:r>
      <w:r w:rsidR="00A047F8" w:rsidRPr="00D1637C">
        <w:rPr>
          <w:rFonts w:cs="PFT_Frank"/>
          <w:b/>
          <w:bCs/>
          <w:szCs w:val="14"/>
          <w:rtl/>
        </w:rPr>
        <w:t>'</w:t>
      </w:r>
      <w:r w:rsidRPr="00D1637C">
        <w:rPr>
          <w:rFonts w:cs="PFT_Frank"/>
          <w:b/>
          <w:bCs/>
          <w:szCs w:val="14"/>
          <w:rtl/>
        </w:rPr>
        <w:t xml:space="preserve"> ו</w:t>
      </w:r>
      <w:r w:rsidR="00122105" w:rsidRPr="00D1637C">
        <w:rPr>
          <w:rFonts w:cs="PFT_Frank" w:hint="eastAsia"/>
          <w:b/>
          <w:bCs/>
          <w:szCs w:val="14"/>
          <w:rtl/>
        </w:rPr>
        <w:t>חצי</w:t>
      </w:r>
      <w:r w:rsidRPr="00C35A2C">
        <w:rPr>
          <w:rtl/>
        </w:rPr>
        <w:t xml:space="preserve"> </w:t>
      </w:r>
      <w:r w:rsidR="00274003">
        <w:rPr>
          <w:rtl/>
        </w:rPr>
        <w:t>י</w:t>
      </w:r>
      <w:r w:rsidR="00A047F8">
        <w:rPr>
          <w:rFonts w:hint="cs"/>
          <w:rtl/>
        </w:rPr>
        <w:t>תכן</w:t>
      </w:r>
      <w:r w:rsidRPr="00C35A2C">
        <w:rPr>
          <w:rtl/>
        </w:rPr>
        <w:t xml:space="preserve"> ד</w:t>
      </w:r>
      <w:r w:rsidR="00A047F8">
        <w:rPr>
          <w:rFonts w:hint="cs"/>
          <w:rtl/>
        </w:rPr>
        <w:t>אחרון</w:t>
      </w:r>
      <w:r w:rsidRPr="00C35A2C">
        <w:rPr>
          <w:rtl/>
        </w:rPr>
        <w:t>,</w:t>
      </w:r>
      <w:r w:rsidR="00A047F8">
        <w:rPr>
          <w:rStyle w:val="affff5"/>
          <w:rFonts w:hint="cs"/>
          <w:rtl/>
        </w:rPr>
        <w:t xml:space="preserve"> </w:t>
      </w:r>
      <w:r w:rsidR="00A047F8">
        <w:rPr>
          <w:rStyle w:val="affff5"/>
          <w:rtl/>
        </w:rPr>
        <w:tab/>
      </w:r>
      <w:r w:rsidR="00A047F8">
        <w:rPr>
          <w:rStyle w:val="affff5"/>
          <w:rtl/>
        </w:rPr>
        <w:tab/>
      </w:r>
      <w:r w:rsidR="00A047F8">
        <w:rPr>
          <w:rFonts w:hint="cs"/>
          <w:rtl/>
        </w:rPr>
        <w:t>ד'</w:t>
      </w:r>
      <w:r w:rsidRPr="00D1637C">
        <w:rPr>
          <w:rFonts w:cs="PFT_Frank"/>
          <w:b/>
          <w:bCs/>
          <w:szCs w:val="14"/>
          <w:rtl/>
        </w:rPr>
        <w:t>י</w:t>
      </w:r>
      <w:r w:rsidR="00A047F8" w:rsidRPr="00D1637C">
        <w:rPr>
          <w:rFonts w:cs="PFT_Frank" w:hint="eastAsia"/>
          <w:b/>
          <w:bCs/>
          <w:szCs w:val="14"/>
          <w:rtl/>
        </w:rPr>
        <w:t>ו</w:t>
      </w:r>
      <w:r w:rsidRPr="00D1637C">
        <w:rPr>
          <w:rFonts w:cs="PFT_Frank"/>
          <w:b/>
          <w:bCs/>
          <w:szCs w:val="14"/>
          <w:rtl/>
        </w:rPr>
        <w:t>לד</w:t>
      </w:r>
      <w:r w:rsidR="00A047F8" w:rsidRPr="00D1637C">
        <w:rPr>
          <w:rFonts w:cs="PFT_Frank" w:hint="eastAsia"/>
          <w:b/>
          <w:bCs/>
          <w:szCs w:val="14"/>
          <w:rtl/>
        </w:rPr>
        <w:t>ת</w:t>
      </w:r>
      <w:r w:rsidRPr="00D1637C">
        <w:rPr>
          <w:rFonts w:cs="PFT_Frank"/>
          <w:b/>
          <w:bCs/>
          <w:szCs w:val="14"/>
          <w:rtl/>
        </w:rPr>
        <w:t xml:space="preserve"> לז' יולדת למקוטעין</w:t>
      </w:r>
      <w:r w:rsidR="00A047F8">
        <w:rPr>
          <w:rFonts w:hint="cs"/>
          <w:rtl/>
        </w:rPr>
        <w:t>'.</w:t>
      </w:r>
      <w:r w:rsidRPr="00C35A2C">
        <w:rPr>
          <w:rtl/>
        </w:rPr>
        <w:t xml:space="preserve"> </w:t>
      </w:r>
    </w:p>
    <w:p w14:paraId="618BA08B" w14:textId="1DAD8BD7" w:rsidR="00B433C9" w:rsidRPr="00C35A2C" w:rsidRDefault="00B433C9" w:rsidP="00A047F8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ולא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ממתינים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מעט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ובודקים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אח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A047F8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 w:hint="cs"/>
          <w:sz w:val="32"/>
          <w:rtl/>
        </w:rPr>
        <w:t>שאין בודקין הנשואות שלא יתגנו</w:t>
      </w:r>
      <w:r w:rsidR="00A047F8">
        <w:rPr>
          <w:rFonts w:ascii="FontbitDavid" w:hAnsi="FontbitDavid" w:hint="cs"/>
          <w:sz w:val="32"/>
          <w:rtl/>
        </w:rPr>
        <w:t xml:space="preserve">, </w:t>
      </w:r>
      <w:r w:rsidR="00F318F0">
        <w:rPr>
          <w:rFonts w:ascii="FontbitDavid" w:hAnsi="FontbitDavid"/>
          <w:sz w:val="32"/>
          <w:rtl/>
        </w:rPr>
        <w:tab/>
      </w:r>
      <w:r w:rsidR="00F318F0">
        <w:rPr>
          <w:rFonts w:ascii="FontbitDavid" w:hAnsi="FontbitDavid"/>
          <w:sz w:val="32"/>
          <w:rtl/>
        </w:rPr>
        <w:tab/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וגם</w:t>
      </w:r>
      <w:r w:rsidRPr="00C35A2C">
        <w:rPr>
          <w:rFonts w:ascii="FontbitDavid" w:hAnsi="FontbitDavid" w:hint="cs"/>
          <w:sz w:val="32"/>
          <w:rtl/>
        </w:rPr>
        <w:t xml:space="preserve"> לא בהילוכה ד</w:t>
      </w:r>
      <w:r w:rsidRPr="00C35A2C">
        <w:rPr>
          <w:rFonts w:ascii="FontbitDavid" w:hAnsi="FontbitDavid"/>
          <w:sz w:val="32"/>
          <w:rtl/>
        </w:rPr>
        <w:t xml:space="preserve">אשה מחפה, </w:t>
      </w:r>
      <w:r w:rsidR="00A047F8">
        <w:rPr>
          <w:rFonts w:ascii="FontbitDavid" w:hAnsi="FontbitDavid" w:hint="cs"/>
          <w:sz w:val="32"/>
          <w:rtl/>
        </w:rPr>
        <w:t xml:space="preserve">כדי </w:t>
      </w:r>
      <w:r w:rsidRPr="00C35A2C">
        <w:rPr>
          <w:rFonts w:ascii="FontbitDavid" w:hAnsi="FontbitDavid"/>
          <w:sz w:val="32"/>
          <w:rtl/>
        </w:rPr>
        <w:t>שיירש בנה.</w:t>
      </w:r>
    </w:p>
    <w:p w14:paraId="05D2DDEA" w14:textId="4E8A6E0A" w:rsidR="00B433C9" w:rsidRPr="00A047F8" w:rsidRDefault="00274003" w:rsidP="00615A60">
      <w:pPr>
        <w:pStyle w:val="affff2"/>
        <w:rPr>
          <w:rtl/>
        </w:rPr>
      </w:pPr>
      <w:bookmarkStart w:id="433" w:name="_Toc119172786"/>
      <w:bookmarkStart w:id="434" w:name="_Toc119229875"/>
      <w:r w:rsidRPr="00A047F8">
        <w:rPr>
          <w:rFonts w:hint="cs"/>
          <w:rtl/>
        </w:rPr>
        <w:t>במקום</w:t>
      </w:r>
      <w:r w:rsidR="00B433C9" w:rsidRPr="00A047F8">
        <w:rPr>
          <w:rFonts w:hint="cs"/>
          <w:rtl/>
        </w:rPr>
        <w:t xml:space="preserve"> ש</w:t>
      </w:r>
      <w:r w:rsidR="00F318F0">
        <w:rPr>
          <w:rFonts w:hint="cs"/>
          <w:rtl/>
        </w:rPr>
        <w:t>ניכר ש</w:t>
      </w:r>
      <w:r w:rsidR="00B433C9" w:rsidRPr="00A047F8">
        <w:rPr>
          <w:rtl/>
        </w:rPr>
        <w:t xml:space="preserve">מעוברת </w:t>
      </w:r>
      <w:r w:rsidR="00A047F8">
        <w:rPr>
          <w:rFonts w:hint="cs"/>
          <w:rtl/>
        </w:rPr>
        <w:t>למה לא</w:t>
      </w:r>
      <w:r w:rsidR="00B433C9" w:rsidRPr="00A047F8">
        <w:rPr>
          <w:rtl/>
        </w:rPr>
        <w:t xml:space="preserve"> תנשא</w:t>
      </w:r>
      <w:r w:rsidR="00A047F8">
        <w:rPr>
          <w:rFonts w:hint="cs"/>
          <w:rtl/>
        </w:rPr>
        <w:t>?</w:t>
      </w:r>
      <w:bookmarkEnd w:id="433"/>
      <w:bookmarkEnd w:id="434"/>
    </w:p>
    <w:p w14:paraId="0597FE5A" w14:textId="00A38097" w:rsidR="00B433C9" w:rsidRPr="00C35A2C" w:rsidRDefault="00A047F8" w:rsidP="00B55EDF">
      <w:pPr>
        <w:rPr>
          <w:rFonts w:ascii="FontbitDavid" w:hAnsi="FontbitDavid"/>
          <w:sz w:val="32"/>
          <w:rtl/>
        </w:rPr>
      </w:pPr>
      <w:r w:rsidRPr="00EB4CFE">
        <w:rPr>
          <w:rStyle w:val="affff5"/>
          <w:rFonts w:hint="eastAsia"/>
          <w:rtl/>
        </w:rPr>
        <w:t>ד</w:t>
      </w:r>
      <w:r w:rsidR="00F318F0" w:rsidRPr="00EB4CFE">
        <w:rPr>
          <w:rStyle w:val="affff5"/>
          <w:rFonts w:hint="eastAsia"/>
          <w:rtl/>
        </w:rPr>
        <w:t>תניא</w:t>
      </w:r>
      <w:r w:rsidR="00F318F0" w:rsidRPr="00EB4CFE">
        <w:rPr>
          <w:rStyle w:val="affff5"/>
          <w:rtl/>
        </w:rPr>
        <w:t>:</w:t>
      </w:r>
      <w:r w:rsidR="00F318F0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לא ישא מעו</w:t>
      </w:r>
      <w:r w:rsidR="00B433C9">
        <w:rPr>
          <w:rFonts w:ascii="FontbitDavid" w:hAnsi="FontbitDavid"/>
          <w:sz w:val="32"/>
          <w:rtl/>
        </w:rPr>
        <w:t xml:space="preserve">ברת חברו </w:t>
      </w:r>
      <w:r w:rsidR="00B433C9" w:rsidRPr="00EB4CFE">
        <w:rPr>
          <w:rStyle w:val="affff8"/>
          <w:rtl/>
        </w:rPr>
        <w:t>ומינקת חברו,</w:t>
      </w:r>
      <w:r w:rsidR="00B433C9">
        <w:rPr>
          <w:rFonts w:ascii="FontbitDavid" w:hAnsi="FontbitDavid"/>
          <w:sz w:val="32"/>
          <w:rtl/>
        </w:rPr>
        <w:t xml:space="preserve"> ואם נשא </w:t>
      </w:r>
      <w:r w:rsidR="00B433C9" w:rsidRPr="00C35A2C">
        <w:rPr>
          <w:rFonts w:ascii="FontbitDavid" w:hAnsi="FontbitDavid"/>
          <w:sz w:val="32"/>
          <w:rtl/>
        </w:rPr>
        <w:t>יוציא</w:t>
      </w:r>
      <w:r>
        <w:rPr>
          <w:rFonts w:ascii="FontbitDavid" w:hAnsi="FontbitDavid" w:hint="cs"/>
          <w:sz w:val="32"/>
          <w:rtl/>
        </w:rPr>
        <w:t>..</w:t>
      </w:r>
    </w:p>
    <w:p w14:paraId="61B7161C" w14:textId="69C94325" w:rsidR="00A047F8" w:rsidRDefault="00A047F8" w:rsidP="00A047F8">
      <w:pPr>
        <w:ind w:left="-1"/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ולא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שמא תעשה עוברה סנדל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EB4CFE">
        <w:rPr>
          <w:rStyle w:val="affff5"/>
          <w:rFonts w:hint="eastAsia"/>
          <w:rtl/>
        </w:rPr>
        <w:t>דלמ</w:t>
      </w:r>
      <w:r w:rsidRPr="00EB4CFE">
        <w:rPr>
          <w:rStyle w:val="affff5"/>
          <w:rtl/>
        </w:rPr>
        <w:t>"ד</w:t>
      </w:r>
      <w:r w:rsidR="00B433C9" w:rsidRPr="00C35A2C">
        <w:rPr>
          <w:rFonts w:ascii="FontbitDavid" w:hAnsi="FontbitDavid" w:hint="cs"/>
          <w:sz w:val="32"/>
          <w:rtl/>
        </w:rPr>
        <w:t xml:space="preserve"> מוך </w:t>
      </w:r>
      <w:r w:rsidRPr="00EB4CFE">
        <w:rPr>
          <w:rStyle w:val="affff5"/>
          <w:rFonts w:hint="eastAsia"/>
          <w:rtl/>
        </w:rPr>
        <w:t>ולמ</w:t>
      </w:r>
      <w:r w:rsidRPr="00EB4CFE">
        <w:rPr>
          <w:rStyle w:val="affff5"/>
          <w:rtl/>
        </w:rPr>
        <w:t>"ד</w:t>
      </w:r>
      <w:r w:rsidR="00B433C9" w:rsidRPr="00C35A2C">
        <w:rPr>
          <w:rFonts w:ascii="FontbitDavid" w:hAnsi="FontbitDavid" w:hint="cs"/>
          <w:sz w:val="32"/>
          <w:rtl/>
        </w:rPr>
        <w:t xml:space="preserve"> משמים ירחמו,</w:t>
      </w:r>
    </w:p>
    <w:p w14:paraId="74202151" w14:textId="7F55A6AC" w:rsidR="00B433C9" w:rsidRPr="00C35A2C" w:rsidRDefault="00B433C9" w:rsidP="007C50EB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A047F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</w:t>
      </w:r>
      <w:r w:rsidRPr="00C35A2C">
        <w:rPr>
          <w:rFonts w:ascii="FontbitDavid" w:hAnsi="FontbitDavid" w:hint="cs"/>
          <w:sz w:val="32"/>
          <w:rtl/>
        </w:rPr>
        <w:t xml:space="preserve"> מצד </w:t>
      </w:r>
      <w:r w:rsidR="00A047F8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דחסה</w:t>
      </w:r>
      <w:r w:rsidR="00A047F8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A047F8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 w:hint="cs"/>
          <w:sz w:val="32"/>
          <w:rtl/>
        </w:rPr>
        <w:t>חס עליו ונזהר</w:t>
      </w:r>
      <w:r w:rsidR="00A047F8">
        <w:rPr>
          <w:rFonts w:ascii="FontbitDavid" w:hAnsi="FontbitDavid" w:hint="cs"/>
          <w:sz w:val="32"/>
          <w:rtl/>
        </w:rPr>
        <w:t xml:space="preserve"> </w:t>
      </w:r>
      <w:r w:rsidR="00A047F8">
        <w:rPr>
          <w:rFonts w:ascii="FontbitDavid" w:hAnsi="FontbitDavid"/>
          <w:sz w:val="32"/>
          <w:rtl/>
        </w:rPr>
        <w:tab/>
      </w:r>
      <w:r w:rsidR="00A047F8">
        <w:rPr>
          <w:rFonts w:ascii="FontbitDavid" w:hAnsi="FontbitDavid"/>
          <w:sz w:val="32"/>
          <w:rtl/>
        </w:rPr>
        <w:tab/>
      </w:r>
      <w:r w:rsidR="00A047F8">
        <w:rPr>
          <w:rFonts w:ascii="FontbitDavid" w:hAnsi="FontbitDavid"/>
          <w:sz w:val="32"/>
          <w:rtl/>
        </w:rPr>
        <w:tab/>
      </w:r>
      <w:r w:rsidR="00A047F8">
        <w:rPr>
          <w:rFonts w:ascii="FontbitDavid" w:hAnsi="FontbitDavid"/>
          <w:sz w:val="32"/>
          <w:rtl/>
        </w:rPr>
        <w:tab/>
      </w:r>
      <w:r w:rsidR="00A047F8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A047F8">
        <w:rPr>
          <w:rFonts w:ascii="FontbitDavid" w:hAnsi="FontbitDavid"/>
          <w:sz w:val="32"/>
          <w:rtl/>
        </w:rPr>
        <w:tab/>
      </w:r>
      <w:r w:rsidR="00A047F8">
        <w:rPr>
          <w:rFonts w:ascii="FontbitDavid" w:hAnsi="FontbitDavid"/>
          <w:sz w:val="32"/>
          <w:rtl/>
        </w:rPr>
        <w:tab/>
      </w:r>
      <w:r w:rsidR="00A047F8">
        <w:rPr>
          <w:rFonts w:ascii="FontbitDavid" w:hAnsi="FontbitDavid"/>
          <w:sz w:val="32"/>
          <w:rtl/>
        </w:rPr>
        <w:tab/>
      </w:r>
      <w:r w:rsidR="00A047F8">
        <w:rPr>
          <w:rFonts w:ascii="FontbitDavid" w:hAnsi="FontbitDavid" w:hint="cs"/>
          <w:sz w:val="32"/>
          <w:rtl/>
        </w:rPr>
        <w:t xml:space="preserve"> </w:t>
      </w:r>
      <w:r w:rsidR="00A047F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וכמו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ב</w:t>
      </w:r>
      <w:r w:rsidR="00A047F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דידיה</w:t>
      </w:r>
      <w:r w:rsidR="00A047F8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.</w:t>
      </w:r>
    </w:p>
    <w:p w14:paraId="0FAB1611" w14:textId="4593B08D" w:rsidR="00B433C9" w:rsidRPr="00062827" w:rsidRDefault="00B433C9" w:rsidP="00B55EDF">
      <w:pPr>
        <w:rPr>
          <w:spacing w:val="-2"/>
          <w:rtl/>
        </w:rPr>
      </w:pPr>
      <w:r w:rsidRPr="00062827">
        <w:rPr>
          <w:b/>
          <w:spacing w:val="-2"/>
          <w:rtl/>
        </w:rPr>
        <w:lastRenderedPageBreak/>
        <w:t>אלא</w:t>
      </w:r>
      <w:r w:rsidRPr="00062827">
        <w:rPr>
          <w:rFonts w:hint="cs"/>
          <w:spacing w:val="-2"/>
          <w:rtl/>
        </w:rPr>
        <w:t xml:space="preserve"> ד</w:t>
      </w:r>
      <w:r w:rsidRPr="00062827">
        <w:rPr>
          <w:spacing w:val="-2"/>
          <w:rtl/>
        </w:rPr>
        <w:t>מעוברת ל</w:t>
      </w:r>
      <w:r w:rsidR="00A047F8" w:rsidRPr="00062827">
        <w:rPr>
          <w:rFonts w:hint="cs"/>
          <w:spacing w:val="-2"/>
          <w:rtl/>
        </w:rPr>
        <w:t>ה</w:t>
      </w:r>
      <w:r w:rsidRPr="00062827">
        <w:rPr>
          <w:spacing w:val="-2"/>
          <w:rtl/>
        </w:rPr>
        <w:t xml:space="preserve">נקה </w:t>
      </w:r>
      <w:r w:rsidR="00A047F8" w:rsidRPr="00062827">
        <w:rPr>
          <w:rFonts w:hint="cs"/>
          <w:spacing w:val="-2"/>
          <w:rtl/>
        </w:rPr>
        <w:t>קיימא</w:t>
      </w:r>
      <w:r w:rsidRPr="00062827">
        <w:rPr>
          <w:spacing w:val="-2"/>
          <w:rtl/>
        </w:rPr>
        <w:t>,</w:t>
      </w:r>
      <w:r w:rsidRPr="00062827">
        <w:rPr>
          <w:rFonts w:hint="cs"/>
          <w:spacing w:val="-2"/>
          <w:rtl/>
        </w:rPr>
        <w:t xml:space="preserve"> שמא תתעבר ויעכר חלבה וי</w:t>
      </w:r>
      <w:r w:rsidR="00A047F8" w:rsidRPr="00062827">
        <w:rPr>
          <w:rFonts w:hint="cs"/>
          <w:spacing w:val="-2"/>
          <w:rtl/>
        </w:rPr>
        <w:t>מות</w:t>
      </w:r>
      <w:r w:rsidRPr="00062827">
        <w:rPr>
          <w:rFonts w:hint="cs"/>
          <w:spacing w:val="-2"/>
          <w:rtl/>
        </w:rPr>
        <w:t xml:space="preserve">, </w:t>
      </w:r>
    </w:p>
    <w:p w14:paraId="3AA47571" w14:textId="6525AB63" w:rsidR="00B433C9" w:rsidRPr="00062827" w:rsidRDefault="00A047F8" w:rsidP="005136BE">
      <w:pPr>
        <w:rPr>
          <w:spacing w:val="-4"/>
          <w:rtl/>
        </w:rPr>
      </w:pPr>
      <w:r w:rsidRPr="00062827">
        <w:rPr>
          <w:rFonts w:hint="cs"/>
          <w:spacing w:val="-4"/>
          <w:rtl/>
        </w:rPr>
        <w:t>ו</w:t>
      </w:r>
      <w:r w:rsidR="00B433C9" w:rsidRPr="00062827">
        <w:rPr>
          <w:rFonts w:hint="cs"/>
          <w:spacing w:val="-4"/>
          <w:rtl/>
        </w:rPr>
        <w:t>ב</w:t>
      </w:r>
      <w:r w:rsidRPr="00062827">
        <w:rPr>
          <w:rFonts w:hint="cs"/>
          <w:spacing w:val="-4"/>
          <w:rtl/>
        </w:rPr>
        <w:t>דידיה</w:t>
      </w:r>
      <w:r w:rsidR="00B433C9" w:rsidRPr="00062827">
        <w:rPr>
          <w:rFonts w:hint="cs"/>
          <w:spacing w:val="-4"/>
          <w:rtl/>
        </w:rPr>
        <w:t xml:space="preserve"> מאכילתו ביצים וחלב,</w:t>
      </w:r>
      <w:r w:rsidRPr="00062827">
        <w:rPr>
          <w:rFonts w:hint="cs"/>
          <w:spacing w:val="-4"/>
          <w:rtl/>
        </w:rPr>
        <w:t xml:space="preserve"> וכאן</w:t>
      </w:r>
      <w:r w:rsidR="00B433C9" w:rsidRPr="00062827">
        <w:rPr>
          <w:rFonts w:hint="cs"/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בושה</w:t>
      </w:r>
      <w:r w:rsidR="00B433C9" w:rsidRPr="00062827">
        <w:rPr>
          <w:rFonts w:hint="cs"/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לתבוע</w:t>
      </w:r>
      <w:r w:rsidR="00B433C9" w:rsidRPr="00062827">
        <w:rPr>
          <w:rFonts w:hint="cs"/>
          <w:spacing w:val="-4"/>
          <w:rtl/>
        </w:rPr>
        <w:t xml:space="preserve"> היורשים </w:t>
      </w:r>
      <w:r w:rsidRPr="00062827">
        <w:rPr>
          <w:rFonts w:hint="cs"/>
          <w:spacing w:val="-4"/>
          <w:rtl/>
        </w:rPr>
        <w:t>ב</w:t>
      </w:r>
      <w:r w:rsidR="00B433C9" w:rsidRPr="00062827">
        <w:rPr>
          <w:spacing w:val="-4"/>
          <w:rtl/>
        </w:rPr>
        <w:t>ב</w:t>
      </w:r>
      <w:r w:rsidR="00B433C9" w:rsidRPr="00062827">
        <w:rPr>
          <w:rFonts w:hint="cs"/>
          <w:spacing w:val="-4"/>
          <w:rtl/>
        </w:rPr>
        <w:t>"ד</w:t>
      </w:r>
      <w:r w:rsidR="00B433C9" w:rsidRPr="00062827">
        <w:rPr>
          <w:spacing w:val="-4"/>
          <w:rtl/>
        </w:rPr>
        <w:t>.</w:t>
      </w:r>
    </w:p>
    <w:p w14:paraId="21CCBA85" w14:textId="0ED699EB" w:rsidR="00B433C9" w:rsidRPr="00C35A2C" w:rsidRDefault="00B433C9" w:rsidP="007C50EB">
      <w:pPr>
        <w:pStyle w:val="afff4"/>
        <w:rPr>
          <w:rtl/>
        </w:rPr>
      </w:pPr>
      <w:ins w:id="9832" w:author="מספור קטעי משנה" w:date="2026-10-06T10:05:58Z">
        <w:r>
          <w:rPr>
            <w:rStyle w:val="MisparKeta"/>
          </w:rPr>
          <w:t xml:space="preserve">א. </w:t>
        </w:r>
      </w:ins>
      <w:bookmarkStart w:id="435" w:name="_Toc119172787"/>
      <w:bookmarkStart w:id="436" w:name="_Toc119229876"/>
      <w:r w:rsidRPr="00C35A2C">
        <w:rPr>
          <w:rtl/>
        </w:rPr>
        <w:t>אחת בתולות ואחת בעולות</w:t>
      </w:r>
      <w:r w:rsidR="005136BE">
        <w:rPr>
          <w:rFonts w:hint="cs"/>
          <w:rtl/>
        </w:rPr>
        <w:t>.. אחת ארוסות ואחת נשואות.</w:t>
      </w:r>
      <w:bookmarkEnd w:id="435"/>
      <w:bookmarkEnd w:id="436"/>
    </w:p>
    <w:p w14:paraId="461C3AFC" w14:textId="04D3F8C1" w:rsidR="00B433C9" w:rsidRPr="00062827" w:rsidRDefault="00B433C9" w:rsidP="00B55EDF">
      <w:pPr>
        <w:rPr>
          <w:rFonts w:ascii="FontbitDavid" w:hAnsi="FontbitDavid"/>
          <w:sz w:val="32"/>
          <w:rtl/>
        </w:rPr>
      </w:pPr>
      <w:r w:rsidRPr="00062827">
        <w:rPr>
          <w:rStyle w:val="affff5"/>
          <w:rFonts w:hint="cs"/>
          <w:spacing w:val="0"/>
          <w:rtl/>
        </w:rPr>
        <w:t>ה</w:t>
      </w:r>
      <w:r w:rsidRPr="00062827">
        <w:rPr>
          <w:rStyle w:val="affff5"/>
          <w:spacing w:val="0"/>
          <w:rtl/>
        </w:rPr>
        <w:t>"</w:t>
      </w:r>
      <w:r w:rsidRPr="00062827">
        <w:rPr>
          <w:rStyle w:val="affff5"/>
          <w:rFonts w:hint="cs"/>
          <w:spacing w:val="0"/>
          <w:rtl/>
        </w:rPr>
        <w:t xml:space="preserve">ק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אחת</w:t>
      </w:r>
      <w:r w:rsidRPr="00062827">
        <w:rPr>
          <w:rFonts w:ascii="FontbitDavid" w:hAnsi="FontbitDavid" w:hint="cs"/>
          <w:sz w:val="32"/>
          <w:rtl/>
        </w:rPr>
        <w:t xml:space="preserve"> </w:t>
      </w:r>
      <w:r w:rsidRPr="00062827">
        <w:rPr>
          <w:rFonts w:ascii="FontbitDavid" w:hAnsi="FontbitDavid"/>
          <w:sz w:val="32"/>
          <w:rtl/>
        </w:rPr>
        <w:t xml:space="preserve">בתולות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ואחת</w:t>
      </w:r>
      <w:r w:rsidRPr="00062827">
        <w:rPr>
          <w:rFonts w:ascii="FontbitDavid" w:hAnsi="FontbitDavid"/>
          <w:sz w:val="32"/>
          <w:rtl/>
        </w:rPr>
        <w:t xml:space="preserve"> בעולות</w:t>
      </w:r>
      <w:r w:rsidR="005136BE" w:rsidRPr="00062827">
        <w:rPr>
          <w:rFonts w:ascii="FontbitDavid" w:hAnsi="FontbitDavid" w:hint="cs"/>
          <w:sz w:val="32"/>
          <w:rtl/>
        </w:rPr>
        <w:t xml:space="preserve"> </w:t>
      </w:r>
      <w:r w:rsidR="005136BE" w:rsidRPr="00062827">
        <w:rPr>
          <w:rStyle w:val="affff8"/>
          <w:rtl/>
        </w:rPr>
        <w:t>-</w:t>
      </w:r>
      <w:r w:rsidRPr="00062827">
        <w:rPr>
          <w:rStyle w:val="affff8"/>
          <w:rtl/>
        </w:rPr>
        <w:t xml:space="preserve"> שנתארמלו או נתגרשו </w:t>
      </w:r>
      <w:r w:rsidRPr="00062827">
        <w:rPr>
          <w:rFonts w:ascii="FontbitDavid" w:hAnsi="FontbitDavid"/>
          <w:sz w:val="32"/>
          <w:rtl/>
        </w:rPr>
        <w:t xml:space="preserve">מהאירוסין </w:t>
      </w:r>
      <w:r w:rsidR="005136BE" w:rsidRPr="00062827">
        <w:rPr>
          <w:rFonts w:ascii="FontbitDavid" w:hAnsi="FontbitDavid" w:hint="cs"/>
          <w:sz w:val="32"/>
          <w:rtl/>
        </w:rPr>
        <w:t>ו</w:t>
      </w:r>
      <w:r w:rsidRPr="00062827">
        <w:rPr>
          <w:rFonts w:ascii="FontbitDavid" w:hAnsi="FontbitDavid"/>
          <w:sz w:val="32"/>
          <w:rtl/>
        </w:rPr>
        <w:t>מהנשואין.</w:t>
      </w:r>
    </w:p>
    <w:p w14:paraId="25136081" w14:textId="4EE0ECD4" w:rsidR="005136BE" w:rsidRPr="00EB4CFE" w:rsidRDefault="005136BE" w:rsidP="00615A60">
      <w:pPr>
        <w:pStyle w:val="affff2"/>
        <w:rPr>
          <w:rtl/>
        </w:rPr>
      </w:pPr>
      <w:bookmarkStart w:id="437" w:name="_Toc119172788"/>
      <w:bookmarkStart w:id="438" w:name="_Toc119229877"/>
      <w:r w:rsidRPr="00EB4CFE">
        <w:rPr>
          <w:rFonts w:hint="eastAsia"/>
          <w:rtl/>
        </w:rPr>
        <w:t>פסק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ההלכה</w:t>
      </w:r>
      <w:bookmarkEnd w:id="437"/>
      <w:bookmarkEnd w:id="438"/>
    </w:p>
    <w:p w14:paraId="2A12CBC4" w14:textId="471F9884" w:rsidR="00B433C9" w:rsidRPr="00CE4ECD" w:rsidRDefault="005136BE" w:rsidP="00B55EDF">
      <w:pPr>
        <w:rPr>
          <w:rStyle w:val="affff8"/>
          <w:rtl/>
        </w:rPr>
      </w:pPr>
      <w:r>
        <w:rPr>
          <w:rStyle w:val="affff5"/>
          <w:rFonts w:hint="cs"/>
          <w:rtl/>
        </w:rPr>
        <w:t xml:space="preserve">א. </w:t>
      </w:r>
      <w:r w:rsidR="00CE4ECD">
        <w:rPr>
          <w:rStyle w:val="affff5"/>
          <w:rFonts w:hint="cs"/>
          <w:rtl/>
        </w:rPr>
        <w:t xml:space="preserve">ר' אסי </w:t>
      </w:r>
      <w:r>
        <w:rPr>
          <w:rStyle w:val="affff5"/>
          <w:rFonts w:hint="cs"/>
          <w:rtl/>
        </w:rPr>
        <w:t>מ</w:t>
      </w:r>
      <w:r w:rsidR="00CE4ECD">
        <w:rPr>
          <w:rStyle w:val="affff5"/>
          <w:rFonts w:hint="cs"/>
          <w:rtl/>
        </w:rPr>
        <w:t>רי''ו</w:t>
      </w:r>
      <w:r>
        <w:rPr>
          <w:rStyle w:val="affff5"/>
          <w:rFonts w:hint="cs"/>
          <w:rtl/>
        </w:rPr>
        <w:t>:</w:t>
      </w:r>
      <w:r w:rsidR="00CE4ECD">
        <w:rPr>
          <w:rStyle w:val="affff5"/>
          <w:rFonts w:hint="cs"/>
          <w:rtl/>
        </w:rPr>
        <w:t xml:space="preserve"> </w:t>
      </w:r>
      <w:r w:rsidR="00CE4ECD" w:rsidRPr="00D1637C">
        <w:rPr>
          <w:rFonts w:cs="PFT_Frank" w:hint="eastAsia"/>
          <w:b/>
          <w:bCs/>
          <w:szCs w:val="14"/>
          <w:rtl/>
        </w:rPr>
        <w:t>הלכה</w:t>
      </w:r>
      <w:r w:rsidR="00CE4ECD" w:rsidRPr="00CE4ECD">
        <w:rPr>
          <w:rFonts w:hint="cs"/>
          <w:rtl/>
        </w:rPr>
        <w:t xml:space="preserve"> </w:t>
      </w:r>
      <w:r w:rsidR="00CE4ECD">
        <w:rPr>
          <w:rStyle w:val="affff5"/>
          <w:rFonts w:hint="cs"/>
          <w:rtl/>
        </w:rPr>
        <w:t>כרבי יוסי</w:t>
      </w:r>
      <w:r>
        <w:rPr>
          <w:rStyle w:val="affff5"/>
          <w:rFonts w:hint="cs"/>
          <w:rtl/>
        </w:rPr>
        <w:t>,</w:t>
      </w:r>
      <w:r w:rsidR="00CE4ECD">
        <w:rPr>
          <w:rStyle w:val="affff8"/>
          <w:rFonts w:hint="cs"/>
          <w:rtl/>
        </w:rPr>
        <w:t xml:space="preserve"> ש</w:t>
      </w:r>
      <w:r>
        <w:rPr>
          <w:rStyle w:val="affff8"/>
          <w:rFonts w:hint="cs"/>
          <w:rtl/>
        </w:rPr>
        <w:t xml:space="preserve">לארס [או ארוסות] </w:t>
      </w:r>
      <w:r w:rsidR="00CE4ECD">
        <w:rPr>
          <w:rStyle w:val="affff8"/>
          <w:rFonts w:hint="cs"/>
          <w:rtl/>
        </w:rPr>
        <w:t>מותר מיד</w:t>
      </w:r>
      <w:r>
        <w:rPr>
          <w:rStyle w:val="affff8"/>
          <w:rFonts w:hint="cs"/>
          <w:rtl/>
        </w:rPr>
        <w:t>.</w:t>
      </w:r>
    </w:p>
    <w:p w14:paraId="2E1FEA08" w14:textId="49FEF7CA" w:rsidR="00B433C9" w:rsidRDefault="00B433C9" w:rsidP="00B55EDF">
      <w:pPr>
        <w:rPr>
          <w:rtl/>
        </w:rPr>
      </w:pPr>
      <w:r w:rsidRPr="00BB70D2">
        <w:rPr>
          <w:rStyle w:val="affff5"/>
          <w:rFonts w:hint="cs"/>
          <w:rtl/>
        </w:rPr>
        <w:t>דת</w:t>
      </w:r>
      <w:r w:rsidRPr="00BB70D2">
        <w:rPr>
          <w:rStyle w:val="affff5"/>
          <w:rtl/>
        </w:rPr>
        <w:t>"</w:t>
      </w:r>
      <w:r w:rsidRPr="00BB70D2">
        <w:rPr>
          <w:rStyle w:val="affff5"/>
          <w:rFonts w:hint="cs"/>
          <w:rtl/>
        </w:rPr>
        <w:t>ק</w:t>
      </w:r>
      <w:r w:rsidRPr="00C35A2C">
        <w:rPr>
          <w:rFonts w:hint="cs"/>
          <w:rtl/>
        </w:rPr>
        <w:t xml:space="preserve"> </w:t>
      </w:r>
      <w:r w:rsidRPr="00BB70D2">
        <w:rPr>
          <w:rStyle w:val="affff5"/>
          <w:rFonts w:hint="cs"/>
          <w:rtl/>
        </w:rPr>
        <w:t>דמתני'</w:t>
      </w:r>
      <w:r w:rsidRPr="00C35A2C">
        <w:rPr>
          <w:rFonts w:hint="cs"/>
          <w:rtl/>
        </w:rPr>
        <w:t xml:space="preserve"> </w:t>
      </w:r>
      <w:r w:rsidR="00E42F4B">
        <w:rPr>
          <w:rFonts w:hint="cs"/>
          <w:rtl/>
        </w:rPr>
        <w:t>שחלק יחיד</w:t>
      </w:r>
      <w:r w:rsidR="005136BE">
        <w:rPr>
          <w:rFonts w:hint="cs"/>
          <w:rtl/>
        </w:rPr>
        <w:t>אה</w:t>
      </w:r>
      <w:r w:rsidR="00E42F4B">
        <w:rPr>
          <w:rFonts w:hint="cs"/>
          <w:rtl/>
        </w:rPr>
        <w:t xml:space="preserve"> הוא</w:t>
      </w:r>
      <w:r w:rsidR="005136BE">
        <w:rPr>
          <w:rFonts w:hint="cs"/>
          <w:rtl/>
        </w:rPr>
        <w:t xml:space="preserve"> -</w:t>
      </w:r>
    </w:p>
    <w:p w14:paraId="0AE3CBB0" w14:textId="2896434D" w:rsidR="00B433C9" w:rsidRPr="00C35A2C" w:rsidRDefault="00B433C9" w:rsidP="00F318F0">
      <w:pPr>
        <w:rPr>
          <w:rFonts w:ascii="FontbitDavid" w:hAnsi="FontbitDavid"/>
          <w:sz w:val="32"/>
          <w:rtl/>
        </w:rPr>
      </w:pPr>
      <w:r w:rsidRPr="00BB70D2">
        <w:rPr>
          <w:rStyle w:val="affff5"/>
          <w:rFonts w:hint="cs"/>
          <w:rtl/>
        </w:rPr>
        <w:t>דתניא</w:t>
      </w:r>
      <w:r w:rsidRPr="00C35A2C">
        <w:rPr>
          <w:rtl/>
        </w:rPr>
        <w:t xml:space="preserve">: היתה רדופה לילך לבית אביה,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או</w:t>
      </w:r>
      <w:r w:rsidRPr="00C35A2C">
        <w:rPr>
          <w:rFonts w:ascii="FontbitDavid" w:hAnsi="FontbitDavid"/>
          <w:sz w:val="32"/>
          <w:rtl/>
        </w:rPr>
        <w:t xml:space="preserve"> שבעלה בבית האסורין, זקן או חולה,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או</w:t>
      </w:r>
      <w:r w:rsidRPr="00C35A2C">
        <w:rPr>
          <w:rFonts w:ascii="FontbitDavid" w:hAnsi="FontbitDavid"/>
          <w:sz w:val="32"/>
          <w:rtl/>
        </w:rPr>
        <w:t xml:space="preserve"> שהיא חולה,</w:t>
      </w:r>
      <w:r w:rsidR="005136BE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הפילה אחר מיתת</w:t>
      </w:r>
      <w:r w:rsidR="005136BE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 xml:space="preserve">,  עקרה </w:t>
      </w:r>
      <w:r w:rsidR="005136BE">
        <w:rPr>
          <w:rFonts w:ascii="FontbitDavid" w:hAnsi="FontbitDavid" w:hint="cs"/>
          <w:sz w:val="32"/>
          <w:rtl/>
        </w:rPr>
        <w:t xml:space="preserve">או </w:t>
      </w:r>
      <w:r w:rsidRPr="00C35A2C">
        <w:rPr>
          <w:rFonts w:ascii="FontbitDavid" w:hAnsi="FontbitDavid"/>
          <w:sz w:val="32"/>
          <w:rtl/>
        </w:rPr>
        <w:t>זקנה או קטנה</w:t>
      </w:r>
      <w:r w:rsidR="005136BE">
        <w:rPr>
          <w:rFonts w:ascii="FontbitDavid" w:hAnsi="FontbitDavid" w:hint="cs"/>
          <w:sz w:val="32"/>
          <w:rtl/>
        </w:rPr>
        <w:t xml:space="preserve"> - </w:t>
      </w:r>
      <w:r w:rsidRPr="00BB70D2">
        <w:rPr>
          <w:rStyle w:val="affff5"/>
          <w:rFonts w:hint="cs"/>
          <w:rtl/>
        </w:rPr>
        <w:t>ר</w:t>
      </w:r>
      <w:r w:rsidRPr="00BB70D2">
        <w:rPr>
          <w:rStyle w:val="affff5"/>
          <w:rtl/>
        </w:rPr>
        <w:t>"</w:t>
      </w:r>
      <w:r w:rsidRPr="00BB70D2">
        <w:rPr>
          <w:rStyle w:val="affff5"/>
          <w:rFonts w:hint="cs"/>
          <w:rtl/>
        </w:rPr>
        <w:t>מ</w:t>
      </w:r>
      <w:r w:rsidR="005136BE">
        <w:rPr>
          <w:rStyle w:val="affff5"/>
          <w:rFonts w:hint="cs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5136BE">
        <w:rPr>
          <w:rFonts w:ascii="FontbitDavid" w:hAnsi="FontbitDavid" w:hint="cs"/>
          <w:sz w:val="32"/>
          <w:rtl/>
        </w:rPr>
        <w:t>ממתינות</w:t>
      </w:r>
      <w:r w:rsidRPr="00C35A2C">
        <w:rPr>
          <w:rFonts w:ascii="FontbitDavid" w:hAnsi="FontbitDavid"/>
          <w:sz w:val="32"/>
          <w:rtl/>
        </w:rPr>
        <w:t>,</w:t>
      </w:r>
      <w:r w:rsidR="00340550">
        <w:rPr>
          <w:rFonts w:ascii="FontbitDavid" w:hAnsi="FontbitDavid" w:hint="cs"/>
          <w:sz w:val="32"/>
          <w:rtl/>
        </w:rPr>
        <w:t xml:space="preserve"> </w:t>
      </w:r>
      <w:r w:rsidR="005136BE">
        <w:rPr>
          <w:rFonts w:ascii="FontbitDavid" w:hAnsi="FontbitDavid"/>
          <w:sz w:val="32"/>
          <w:rtl/>
        </w:rPr>
        <w:tab/>
      </w:r>
      <w:r w:rsidR="005136BE">
        <w:rPr>
          <w:rFonts w:ascii="FontbitDavid" w:hAnsi="FontbitDavid" w:hint="cs"/>
          <w:sz w:val="32"/>
          <w:rtl/>
        </w:rPr>
        <w:t xml:space="preserve">  </w:t>
      </w:r>
      <w:r w:rsidRPr="00BB70D2">
        <w:rPr>
          <w:rStyle w:val="affff5"/>
          <w:rFonts w:hint="cs"/>
          <w:rtl/>
        </w:rPr>
        <w:t>לר</w:t>
      </w:r>
      <w:r w:rsidRPr="00BB70D2">
        <w:rPr>
          <w:rStyle w:val="affff5"/>
          <w:rtl/>
        </w:rPr>
        <w:t>"</w:t>
      </w:r>
      <w:r w:rsidRPr="00BB70D2">
        <w:rPr>
          <w:rStyle w:val="affff5"/>
          <w:rFonts w:hint="cs"/>
          <w:rtl/>
        </w:rPr>
        <w:t>י: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לינשא מיד.</w:t>
      </w:r>
    </w:p>
    <w:p w14:paraId="75A9E41C" w14:textId="278E8621" w:rsidR="005136BE" w:rsidRPr="00C35A2C" w:rsidRDefault="005136BE" w:rsidP="00F318F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BB70D2">
        <w:rPr>
          <w:rStyle w:val="affff5"/>
          <w:rFonts w:hint="cs"/>
          <w:rtl/>
        </w:rPr>
        <w:t>רחב</w:t>
      </w:r>
      <w:r w:rsidR="00B433C9" w:rsidRPr="00BB70D2">
        <w:rPr>
          <w:rStyle w:val="affff5"/>
          <w:rtl/>
        </w:rPr>
        <w:t>"</w:t>
      </w:r>
      <w:r w:rsidR="00B433C9" w:rsidRPr="00BB70D2">
        <w:rPr>
          <w:rStyle w:val="affff5"/>
          <w:rFonts w:hint="cs"/>
          <w:rtl/>
        </w:rPr>
        <w:t>א</w:t>
      </w:r>
      <w:r w:rsidR="00B433C9" w:rsidRPr="00BB70D2">
        <w:rPr>
          <w:rStyle w:val="affff5"/>
          <w:rtl/>
        </w:rPr>
        <w:t xml:space="preserve">: </w:t>
      </w:r>
      <w:r w:rsidR="00B433C9" w:rsidRPr="00C35A2C">
        <w:rPr>
          <w:rFonts w:ascii="FontbitDavid" w:hAnsi="FontbitDavid"/>
          <w:sz w:val="32"/>
          <w:rtl/>
        </w:rPr>
        <w:t>חזר בו</w:t>
      </w:r>
      <w:r w:rsidR="00B433C9" w:rsidRPr="00BB70D2">
        <w:rPr>
          <w:rStyle w:val="affff5"/>
          <w:rtl/>
        </w:rPr>
        <w:t xml:space="preserve"> רבי יוחנן</w:t>
      </w:r>
      <w:r>
        <w:rPr>
          <w:rFonts w:hint="cs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</w:p>
    <w:p w14:paraId="212B9D26" w14:textId="300442D8" w:rsidR="00B433C9" w:rsidRPr="00AC7749" w:rsidRDefault="005136BE" w:rsidP="00F318F0">
      <w:pPr>
        <w:rPr>
          <w:rtl/>
        </w:rPr>
      </w:pPr>
      <w:r>
        <w:rPr>
          <w:rStyle w:val="affff5"/>
          <w:rFonts w:hint="cs"/>
          <w:rtl/>
        </w:rPr>
        <w:t>ומכח ברייתא ד</w:t>
      </w:r>
      <w:r w:rsidR="00B433C9" w:rsidRPr="004A10C1">
        <w:rPr>
          <w:rStyle w:val="affff5"/>
          <w:rtl/>
        </w:rPr>
        <w:t>כרם ביבנה:</w:t>
      </w:r>
      <w:r w:rsidR="00B433C9" w:rsidRPr="00AC7749">
        <w:rPr>
          <w:rtl/>
        </w:rPr>
        <w:t xml:space="preserve"> </w:t>
      </w:r>
      <w:r>
        <w:rPr>
          <w:rFonts w:hint="cs"/>
          <w:rtl/>
        </w:rPr>
        <w:t>ד</w:t>
      </w:r>
      <w:r w:rsidR="00B433C9" w:rsidRPr="00D1637C">
        <w:rPr>
          <w:rFonts w:cs="PFT_Frank"/>
          <w:b/>
          <w:bCs/>
          <w:szCs w:val="14"/>
          <w:rtl/>
        </w:rPr>
        <w:t>כולן</w:t>
      </w:r>
      <w:r w:rsidR="00B433C9" w:rsidRPr="00AC7749">
        <w:rPr>
          <w:rtl/>
        </w:rPr>
        <w:t xml:space="preserve"> צריכות שלשה חדשים</w:t>
      </w:r>
      <w:r>
        <w:rPr>
          <w:rStyle w:val="affff8"/>
          <w:rtl/>
        </w:rPr>
        <w:t xml:space="preserve"> </w:t>
      </w:r>
      <w:r>
        <w:rPr>
          <w:rStyle w:val="affff5"/>
          <w:rtl/>
          <w:rPrChange w:id="9053" w:author="מנוע אמוראים" w:date="2026-10-05T16:41:34Z">
            <w:rPr>
              <w:rStyle w:val="affff8"/>
              <w:rtl/>
            </w:rPr>
          </w:rPrChange>
        </w:rPr>
        <w:t xml:space="preserve">כר"מ</w:t>
      </w:r>
      <w:r>
        <w:rPr>
          <w:rStyle w:val="affff8"/>
          <w:rtl/>
        </w:rPr>
        <w:t xml:space="preserve">.</w:t>
      </w:r>
    </w:p>
    <w:p w14:paraId="02D6F6D0" w14:textId="30D07226" w:rsidR="004A10C1" w:rsidRDefault="00B433C9" w:rsidP="00B55EDF">
      <w:pPr>
        <w:rPr>
          <w:rFonts w:ascii="FontbitDavid" w:hAnsi="FontbitDavid"/>
          <w:sz w:val="32"/>
          <w:rtl/>
        </w:rPr>
      </w:pPr>
      <w:r w:rsidRPr="00BB70D2">
        <w:rPr>
          <w:rStyle w:val="affff5"/>
          <w:rFonts w:hint="cs"/>
          <w:rtl/>
        </w:rPr>
        <w:t>רי</w:t>
      </w:r>
      <w:r w:rsidRPr="00BB70D2">
        <w:rPr>
          <w:rStyle w:val="affff5"/>
          <w:rtl/>
        </w:rPr>
        <w:t>"</w:t>
      </w:r>
      <w:r w:rsidRPr="00BB70D2">
        <w:rPr>
          <w:rStyle w:val="affff5"/>
          <w:rFonts w:hint="cs"/>
          <w:rtl/>
        </w:rPr>
        <w:t xml:space="preserve">ר </w:t>
      </w:r>
      <w:r w:rsidR="005136BE">
        <w:rPr>
          <w:rStyle w:val="affff5"/>
          <w:rFonts w:hint="cs"/>
          <w:rtl/>
        </w:rPr>
        <w:t>התקשה</w:t>
      </w:r>
      <w:r w:rsidRPr="00BB70D2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5136BE">
        <w:rPr>
          <w:rStyle w:val="affff5"/>
          <w:rFonts w:hint="cs"/>
          <w:rtl/>
        </w:rPr>
        <w:t>איך</w:t>
      </w:r>
      <w:r w:rsidRPr="004A10C1">
        <w:rPr>
          <w:rStyle w:val="affff5"/>
          <w:rFonts w:hint="cs"/>
          <w:rtl/>
        </w:rPr>
        <w:t xml:space="preserve"> ארי</w:t>
      </w:r>
      <w:r w:rsidRPr="004A10C1">
        <w:rPr>
          <w:rStyle w:val="affff5"/>
          <w:rtl/>
        </w:rPr>
        <w:t>"</w:t>
      </w:r>
      <w:r w:rsidRPr="004A10C1">
        <w:rPr>
          <w:rStyle w:val="affff5"/>
          <w:rFonts w:hint="cs"/>
          <w:rtl/>
        </w:rPr>
        <w:t xml:space="preserve">ו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הלכה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BB70D2">
        <w:rPr>
          <w:rStyle w:val="affff5"/>
          <w:rFonts w:hint="cs"/>
          <w:rtl/>
        </w:rPr>
        <w:t>כר' יוסי</w:t>
      </w:r>
      <w:r w:rsidR="004A10C1">
        <w:rPr>
          <w:rStyle w:val="affff5"/>
          <w:rFonts w:hint="cs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BB70D2">
        <w:rPr>
          <w:rStyle w:val="affff5"/>
          <w:rFonts w:hint="cs"/>
          <w:rtl/>
        </w:rPr>
        <w:t>והארי</w:t>
      </w:r>
      <w:r w:rsidRPr="00BB70D2">
        <w:rPr>
          <w:rStyle w:val="affff5"/>
          <w:rtl/>
        </w:rPr>
        <w:t>"</w:t>
      </w:r>
      <w:r w:rsidRPr="00BB70D2">
        <w:rPr>
          <w:rStyle w:val="affff5"/>
          <w:rFonts w:hint="cs"/>
          <w:rtl/>
        </w:rPr>
        <w:t>ו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הלכה</w:t>
      </w:r>
      <w:r w:rsidRPr="00C35A2C">
        <w:rPr>
          <w:rFonts w:ascii="FontbitDavid" w:hAnsi="FontbitDavid"/>
          <w:sz w:val="32"/>
          <w:rtl/>
        </w:rPr>
        <w:t xml:space="preserve"> כסתם משנה,</w:t>
      </w:r>
    </w:p>
    <w:p w14:paraId="5C546306" w14:textId="5AAF3608" w:rsidR="00B433C9" w:rsidRPr="00C35A2C" w:rsidRDefault="005136BE" w:rsidP="00DD2D95">
      <w:pPr>
        <w:pStyle w:val="afffc"/>
        <w:ind w:left="0"/>
        <w:rPr>
          <w:rtl/>
        </w:rPr>
      </w:pP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>ודחהו ר"ז</w:t>
      </w:r>
      <w:r w:rsidR="00B433C9" w:rsidRPr="00BB70D2">
        <w:rPr>
          <w:rStyle w:val="affff5"/>
          <w:rtl/>
        </w:rPr>
        <w:t xml:space="preserve">: </w:t>
      </w:r>
      <w:r w:rsidR="00B433C9" w:rsidRPr="00D1637C">
        <w:rPr>
          <w:rFonts w:cs="PFT_Frank"/>
          <w:b/>
          <w:bCs/>
          <w:szCs w:val="14"/>
          <w:rtl/>
        </w:rPr>
        <w:t>סתם ואח"כ מחלוקת</w:t>
      </w:r>
      <w:r w:rsidR="00B433C9" w:rsidRPr="00C35A2C">
        <w:rPr>
          <w:rtl/>
        </w:rPr>
        <w:t xml:space="preserve"> היא, ואין הלכה כסתם</w:t>
      </w:r>
      <w:r>
        <w:rPr>
          <w:rFonts w:hint="cs"/>
          <w:rtl/>
        </w:rPr>
        <w:t>.</w:t>
      </w:r>
    </w:p>
    <w:p w14:paraId="61C1AB08" w14:textId="5ED9F936" w:rsidR="003767F6" w:rsidRDefault="003767F6" w:rsidP="00615A60">
      <w:pPr>
        <w:pStyle w:val="affff2"/>
        <w:rPr>
          <w:rStyle w:val="affff5"/>
          <w:rtl/>
        </w:rPr>
      </w:pPr>
      <w:bookmarkStart w:id="439" w:name="_Toc119172789"/>
      <w:bookmarkStart w:id="440" w:name="_Toc119229878"/>
      <w:r>
        <w:rPr>
          <w:rFonts w:hint="cs"/>
          <w:rtl/>
        </w:rPr>
        <w:t>כללי 'הלכה כסתם משנה'</w:t>
      </w:r>
      <w:bookmarkEnd w:id="439"/>
      <w:bookmarkEnd w:id="440"/>
    </w:p>
    <w:p w14:paraId="2C67C5A2" w14:textId="29A9D4F5" w:rsidR="00B433C9" w:rsidRDefault="004A10C1" w:rsidP="00B55EDF">
      <w:pPr>
        <w:rPr>
          <w:rtl/>
        </w:rPr>
      </w:pPr>
      <w:r>
        <w:rPr>
          <w:rStyle w:val="affff5"/>
          <w:rFonts w:hint="cs"/>
          <w:rtl/>
        </w:rPr>
        <w:t>נסמך</w:t>
      </w:r>
      <w:r w:rsidR="00B433C9" w:rsidRPr="004A10C1">
        <w:rPr>
          <w:rStyle w:val="affff5"/>
          <w:rtl/>
        </w:rPr>
        <w:t xml:space="preserve"> ר' אבהו </w:t>
      </w:r>
      <w:r>
        <w:rPr>
          <w:rStyle w:val="affff5"/>
          <w:rFonts w:hint="cs"/>
          <w:rtl/>
        </w:rPr>
        <w:t>על כתפי</w:t>
      </w:r>
      <w:r w:rsidR="00B433C9" w:rsidRPr="004A10C1">
        <w:rPr>
          <w:rStyle w:val="affff5"/>
          <w:rFonts w:hint="cs"/>
          <w:rtl/>
        </w:rPr>
        <w:t xml:space="preserve"> שמשו </w:t>
      </w:r>
      <w:r w:rsidR="00B433C9" w:rsidRPr="00C35A2C">
        <w:rPr>
          <w:rFonts w:ascii="FontbitDavid" w:hAnsi="FontbitDavid" w:hint="cs"/>
          <w:sz w:val="32"/>
          <w:rtl/>
        </w:rPr>
        <w:t>ומלקט ממנו הלכות פסוקות</w:t>
      </w:r>
      <w:r w:rsidR="003767F6">
        <w:rPr>
          <w:rFonts w:ascii="FontbitDavid" w:hAnsi="FontbitDavid" w:hint="cs"/>
          <w:sz w:val="32"/>
          <w:rtl/>
        </w:rPr>
        <w:t>:</w:t>
      </w:r>
    </w:p>
    <w:p w14:paraId="387C94C7" w14:textId="3F7EB9B8" w:rsidR="00DF2276" w:rsidRPr="00C35A2C" w:rsidRDefault="00B433C9" w:rsidP="00B55EDF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Cs/>
          <w:sz w:val="32"/>
          <w:szCs w:val="14"/>
          <w:rtl/>
        </w:rPr>
        <w:t>מחלוקת</w:t>
      </w:r>
      <w:r w:rsidRPr="00D1637C">
        <w:rPr>
          <w:rFonts w:ascii="FontbitDavid" w:hAnsi="FontbitDavid" w:cs="PFT_Frank"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Cs/>
          <w:sz w:val="32"/>
          <w:szCs w:val="14"/>
          <w:rtl/>
        </w:rPr>
        <w:t>ואח</w:t>
      </w:r>
      <w:r w:rsidRPr="00D1637C">
        <w:rPr>
          <w:rFonts w:ascii="FontbitDavid" w:hAnsi="FontbitDavid" w:cs="PFT_Frank"/>
          <w:bCs/>
          <w:sz w:val="32"/>
          <w:szCs w:val="14"/>
          <w:rtl/>
        </w:rPr>
        <w:t>"</w:t>
      </w:r>
      <w:r w:rsidRPr="00D1637C">
        <w:rPr>
          <w:rFonts w:ascii="FontbitDavid" w:hAnsi="FontbitDavid" w:cs="PFT_Frank" w:hint="eastAsia"/>
          <w:bCs/>
          <w:sz w:val="32"/>
          <w:szCs w:val="14"/>
          <w:rtl/>
        </w:rPr>
        <w:t>כ</w:t>
      </w:r>
      <w:r w:rsidRPr="00D1637C">
        <w:rPr>
          <w:rFonts w:cs="PFT_Frank"/>
          <w:bCs/>
          <w:szCs w:val="14"/>
          <w:rtl/>
        </w:rPr>
        <w:t xml:space="preserve"> סתם</w:t>
      </w:r>
      <w:r w:rsidRPr="00EB4CFE">
        <w:rPr>
          <w:rtl/>
        </w:rPr>
        <w:t xml:space="preserve"> </w:t>
      </w:r>
      <w:r w:rsidR="003767F6">
        <w:rPr>
          <w:rFonts w:hint="cs"/>
          <w:rtl/>
        </w:rPr>
        <w:t xml:space="preserve">- </w:t>
      </w:r>
      <w:r w:rsidRPr="00EB4CFE">
        <w:rPr>
          <w:rtl/>
        </w:rPr>
        <w:t>ה</w:t>
      </w:r>
      <w:r w:rsidRPr="00C35A2C">
        <w:rPr>
          <w:rFonts w:ascii="FontbitDavid" w:hAnsi="FontbitDavid"/>
          <w:sz w:val="32"/>
          <w:rtl/>
        </w:rPr>
        <w:t>לכה כסתם</w:t>
      </w:r>
      <w:r w:rsidR="003767F6">
        <w:rPr>
          <w:rFonts w:ascii="FontbitDavid" w:hAnsi="FontbitDavid" w:hint="cs"/>
          <w:sz w:val="32"/>
          <w:rtl/>
        </w:rPr>
        <w:t>,</w:t>
      </w:r>
    </w:p>
    <w:p w14:paraId="6ABF997A" w14:textId="501C0EA4" w:rsidR="00B433C9" w:rsidRPr="00C35A2C" w:rsidRDefault="003767F6" w:rsidP="00EB4CFE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להיפך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אין הלכה כסתם.</w:t>
      </w:r>
    </w:p>
    <w:p w14:paraId="536FCE3D" w14:textId="1F8666E0" w:rsidR="00B433C9" w:rsidRPr="00C35A2C" w:rsidRDefault="00B433C9" w:rsidP="00EB4CFE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סת</w:t>
      </w:r>
      <w:r w:rsidR="00B55B91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ם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55B91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במשנה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ומח</w:t>
      </w:r>
      <w:r w:rsidR="00B55B91"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בברי</w:t>
      </w:r>
      <w:r w:rsidRPr="00D1637C">
        <w:rPr>
          <w:rFonts w:cs="PFT_Frank"/>
          <w:b/>
          <w:bCs/>
          <w:szCs w:val="14"/>
          <w:rtl/>
        </w:rPr>
        <w:t>יתא</w:t>
      </w:r>
      <w:r w:rsidR="00B55B91" w:rsidRPr="00EB4CFE">
        <w:rPr>
          <w:rtl/>
        </w:rPr>
        <w:t xml:space="preserve"> -</w:t>
      </w:r>
      <w:r w:rsidRPr="00EB4CFE">
        <w:rPr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כסתם</w:t>
      </w:r>
      <w:r w:rsidR="00DF2276">
        <w:rPr>
          <w:rFonts w:ascii="FontbitDavid" w:hAnsi="FontbitDavid" w:hint="cs"/>
          <w:sz w:val="32"/>
          <w:rtl/>
        </w:rPr>
        <w:t>,</w:t>
      </w:r>
    </w:p>
    <w:p w14:paraId="0347C9BD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מג.</w:t>
      </w:r>
    </w:p>
    <w:p w14:paraId="74130763" w14:textId="1BFE5177" w:rsidR="00B433C9" w:rsidRDefault="00DF2276" w:rsidP="00B55EDF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להיפך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BB70D2">
        <w:rPr>
          <w:rStyle w:val="affff5"/>
          <w:rtl/>
        </w:rPr>
        <w:t>רבי</w:t>
      </w:r>
      <w:r w:rsidR="00B433C9" w:rsidRPr="00C35A2C">
        <w:rPr>
          <w:rFonts w:ascii="FontbitDavid" w:hAnsi="FontbitDavid"/>
          <w:sz w:val="32"/>
          <w:rtl/>
        </w:rPr>
        <w:t xml:space="preserve"> לא שנאה, </w:t>
      </w:r>
      <w:r w:rsidR="00B433C9" w:rsidRPr="00BB70D2">
        <w:rPr>
          <w:rStyle w:val="affff5"/>
          <w:rtl/>
        </w:rPr>
        <w:t>ר"</w:t>
      </w:r>
      <w:r w:rsidR="00B433C9" w:rsidRPr="00BB70D2">
        <w:rPr>
          <w:rStyle w:val="affff5"/>
          <w:rFonts w:hint="cs"/>
          <w:rtl/>
        </w:rPr>
        <w:t xml:space="preserve">ח </w:t>
      </w:r>
      <w:r w:rsidR="00B433C9" w:rsidRPr="00C35A2C">
        <w:rPr>
          <w:rFonts w:ascii="FontbitDavid" w:hAnsi="FontbitDavid" w:hint="cs"/>
          <w:sz w:val="32"/>
          <w:rtl/>
        </w:rPr>
        <w:t>מנין לו</w:t>
      </w:r>
      <w:r>
        <w:rPr>
          <w:rFonts w:ascii="FontbitDavid" w:hAnsi="FontbitDavid" w:hint="cs"/>
          <w:sz w:val="32"/>
          <w:rtl/>
        </w:rPr>
        <w:t>?</w:t>
      </w:r>
    </w:p>
    <w:p w14:paraId="7C5D8AE5" w14:textId="5AC18492" w:rsidR="00B433C9" w:rsidRPr="00C35A2C" w:rsidRDefault="00B433C9" w:rsidP="00DF2276">
      <w:pPr>
        <w:rPr>
          <w:rFonts w:ascii="FontbitDavid" w:hAnsi="FontbitDavid"/>
          <w:sz w:val="32"/>
          <w:rtl/>
        </w:rPr>
      </w:pPr>
      <w:r w:rsidRPr="00BB70D2">
        <w:rPr>
          <w:rStyle w:val="affff5"/>
          <w:rtl/>
        </w:rPr>
        <w:t>והתנן: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מסרק של פשתן</w:t>
      </w:r>
      <w:r w:rsidRPr="00C35A2C">
        <w:rPr>
          <w:rFonts w:ascii="FontbitDavid" w:hAnsi="FontbitDavid"/>
          <w:sz w:val="32"/>
          <w:rtl/>
        </w:rPr>
        <w:t xml:space="preserve"> שניטלו שיניו ונשתיירו שתים - טמא,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אחת - טהור,</w:t>
      </w:r>
      <w:r w:rsidR="00DF2276">
        <w:rPr>
          <w:rFonts w:ascii="FontbitDavid" w:hAnsi="FontbitDavid" w:hint="cs"/>
          <w:sz w:val="32"/>
          <w:rtl/>
        </w:rPr>
        <w:t xml:space="preserve"> </w:t>
      </w:r>
      <w:r w:rsidR="00DF2276">
        <w:rPr>
          <w:rFonts w:ascii="FontbitDavid" w:hAnsi="FontbitDavid"/>
          <w:sz w:val="32"/>
          <w:rtl/>
        </w:rPr>
        <w:tab/>
      </w:r>
      <w:r w:rsidR="00DF2276">
        <w:rPr>
          <w:rFonts w:ascii="FontbitDavid" w:hAnsi="FontbitDavid"/>
          <w:sz w:val="32"/>
          <w:rtl/>
        </w:rPr>
        <w:tab/>
      </w:r>
      <w:r w:rsidR="00DF2276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וכולן</w:t>
      </w:r>
      <w:r w:rsidRPr="00EB4CFE">
        <w:rPr>
          <w:rStyle w:val="affff8"/>
          <w:rtl/>
        </w:rPr>
        <w:t xml:space="preserve"> </w:t>
      </w:r>
      <w:r w:rsidR="00DF2276" w:rsidRPr="00EB4CFE">
        <w:rPr>
          <w:rStyle w:val="affff8"/>
          <w:rFonts w:hint="eastAsia"/>
          <w:rtl/>
        </w:rPr>
        <w:t>השיניים</w:t>
      </w:r>
      <w:r w:rsidR="00DF2276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אחת אחת בפני עצמן - טמאות</w:t>
      </w:r>
      <w:r w:rsidR="00DF2276">
        <w:rPr>
          <w:rFonts w:ascii="FontbitDavid" w:hAnsi="FontbitDavid" w:hint="cs"/>
          <w:sz w:val="32"/>
          <w:rtl/>
        </w:rPr>
        <w:t>.</w:t>
      </w:r>
    </w:p>
    <w:p w14:paraId="17D22548" w14:textId="6E445C30" w:rsidR="00B433C9" w:rsidRDefault="00B433C9" w:rsidP="00DF2276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lastRenderedPageBreak/>
        <w:t xml:space="preserve">של צמר </w:t>
      </w:r>
      <w:r w:rsidRPr="00C35A2C">
        <w:rPr>
          <w:rFonts w:ascii="FontbitDavid" w:hAnsi="FontbitDavid"/>
          <w:sz w:val="32"/>
          <w:rtl/>
        </w:rPr>
        <w:t>שניטלו אחת מבינתים - טהור,</w:t>
      </w:r>
      <w:r w:rsidR="00DF2276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נשתיירו ג' במקום אחד - טמא,</w:t>
      </w:r>
      <w:r w:rsidR="00DF2276">
        <w:rPr>
          <w:rFonts w:ascii="FontbitDavid" w:hAnsi="FontbitDavid" w:hint="cs"/>
          <w:sz w:val="32"/>
          <w:rtl/>
        </w:rPr>
        <w:t xml:space="preserve"> </w:t>
      </w:r>
      <w:r w:rsidR="00DF2276">
        <w:rPr>
          <w:rFonts w:ascii="FontbitDavid" w:hAnsi="FontbitDavid"/>
          <w:sz w:val="32"/>
          <w:rtl/>
        </w:rPr>
        <w:tab/>
      </w:r>
      <w:r w:rsidR="00DF2276">
        <w:rPr>
          <w:rFonts w:ascii="FontbitDavid" w:hAnsi="FontbitDavid"/>
          <w:sz w:val="32"/>
          <w:rtl/>
        </w:rPr>
        <w:tab/>
      </w:r>
      <w:r w:rsidR="00DF2276">
        <w:rPr>
          <w:rFonts w:ascii="FontbitDavid" w:hAnsi="FontbitDavid"/>
          <w:sz w:val="32"/>
          <w:rtl/>
        </w:rPr>
        <w:tab/>
      </w:r>
      <w:r w:rsidR="00DF2276">
        <w:rPr>
          <w:rFonts w:ascii="FontbitDavid" w:hAnsi="FontbitDavid"/>
          <w:sz w:val="32"/>
          <w:rtl/>
        </w:rPr>
        <w:tab/>
      </w:r>
      <w:r w:rsidR="00DF2276">
        <w:rPr>
          <w:rFonts w:ascii="FontbitDavid" w:hAnsi="FontbitDavid"/>
          <w:sz w:val="32"/>
          <w:rtl/>
        </w:rPr>
        <w:tab/>
      </w:r>
      <w:r w:rsidR="00DF2276">
        <w:rPr>
          <w:rFonts w:ascii="FontbitDavid" w:hAnsi="FontbitDavid"/>
          <w:sz w:val="32"/>
          <w:rtl/>
        </w:rPr>
        <w:tab/>
      </w:r>
      <w:r w:rsidR="00DF2276">
        <w:rPr>
          <w:rFonts w:ascii="FontbitDavid" w:hAnsi="FontbitDavid"/>
          <w:sz w:val="32"/>
          <w:rtl/>
        </w:rPr>
        <w:tab/>
      </w:r>
      <w:r w:rsidR="00DF2276">
        <w:rPr>
          <w:rFonts w:ascii="FontbitDavid" w:hAnsi="FontbitDavid"/>
          <w:sz w:val="32"/>
          <w:rtl/>
        </w:rPr>
        <w:tab/>
      </w:r>
      <w:r w:rsidRPr="00C35A2C">
        <w:rPr>
          <w:rFonts w:ascii="FontbitDavid" w:hAnsi="FontbitDavid"/>
          <w:sz w:val="32"/>
          <w:rtl/>
        </w:rPr>
        <w:t>היתה החיצונה אחת מהן - טהור,</w:t>
      </w:r>
    </w:p>
    <w:p w14:paraId="65013DB6" w14:textId="04919C08" w:rsidR="00B433C9" w:rsidRPr="00C35A2C" w:rsidRDefault="00B433C9" w:rsidP="00DF2276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ניטלו ב' ועשאן למלקט - טמאות,</w:t>
      </w:r>
      <w:r w:rsidR="00DF2276">
        <w:rPr>
          <w:rFonts w:ascii="FontbitDavid" w:hAnsi="FontbitDavid" w:hint="cs"/>
          <w:sz w:val="32"/>
          <w:rtl/>
        </w:rPr>
        <w:t xml:space="preserve"> </w:t>
      </w:r>
      <w:r w:rsidRPr="00EB4CFE">
        <w:rPr>
          <w:rStyle w:val="affff8"/>
          <w:rtl/>
        </w:rPr>
        <w:t>א</w:t>
      </w:r>
      <w:r w:rsidR="00DF2276">
        <w:rPr>
          <w:rStyle w:val="affff8"/>
          <w:rFonts w:hint="cs"/>
          <w:rtl/>
        </w:rPr>
        <w:t>'</w:t>
      </w:r>
      <w:r w:rsidRPr="00EB4CFE">
        <w:rPr>
          <w:rStyle w:val="affff8"/>
          <w:rtl/>
        </w:rPr>
        <w:t xml:space="preserve"> והתקינה לנר ולמיתוח - טמאה</w:t>
      </w:r>
      <w:r w:rsidR="00DF2276">
        <w:rPr>
          <w:rStyle w:val="affff8"/>
          <w:rFonts w:hint="cs"/>
          <w:rtl/>
        </w:rPr>
        <w:t>.</w:t>
      </w:r>
    </w:p>
    <w:p w14:paraId="7BA949DA" w14:textId="611B8019" w:rsidR="00B433C9" w:rsidRPr="00D1637C" w:rsidRDefault="00B433C9" w:rsidP="00EB4CFE">
      <w:pPr>
        <w:jc w:val="center"/>
        <w:rPr>
          <w:rFonts w:cs="PFT_Frank"/>
          <w:b/>
          <w:bCs/>
          <w:szCs w:val="14"/>
          <w:rtl/>
        </w:rPr>
      </w:pPr>
      <w:r w:rsidRPr="00D1637C">
        <w:rPr>
          <w:rFonts w:cs="PFT_Frank"/>
          <w:b/>
          <w:bCs/>
          <w:szCs w:val="14"/>
          <w:rtl/>
        </w:rPr>
        <w:t xml:space="preserve">וקי"ל </w:t>
      </w:r>
      <w:r w:rsidR="00DF2276" w:rsidRPr="00D1637C">
        <w:rPr>
          <w:rFonts w:cs="PFT_Frank" w:hint="cs"/>
          <w:b/>
          <w:bCs/>
          <w:szCs w:val="14"/>
          <w:rtl/>
        </w:rPr>
        <w:t>'</w:t>
      </w:r>
      <w:r w:rsidRPr="00D1637C">
        <w:rPr>
          <w:rFonts w:cs="PFT_Frank"/>
          <w:b/>
          <w:bCs/>
          <w:szCs w:val="14"/>
          <w:rtl/>
        </w:rPr>
        <w:t>אין הלכה כאותה משנה</w:t>
      </w:r>
      <w:r w:rsidR="00DF2276" w:rsidRPr="00D1637C">
        <w:rPr>
          <w:rFonts w:cs="PFT_Frank" w:hint="cs"/>
          <w:b/>
          <w:bCs/>
          <w:szCs w:val="14"/>
          <w:rtl/>
        </w:rPr>
        <w:t>'</w:t>
      </w:r>
      <w:r w:rsidRPr="00D1637C">
        <w:rPr>
          <w:rFonts w:cs="PFT_Frank"/>
          <w:b/>
          <w:bCs/>
          <w:szCs w:val="14"/>
          <w:rtl/>
        </w:rPr>
        <w:t>!</w:t>
      </w:r>
    </w:p>
    <w:p w14:paraId="28832F20" w14:textId="5BB1D89D" w:rsidR="00B433C9" w:rsidRDefault="00B433C9" w:rsidP="00B55EDF">
      <w:pPr>
        <w:rPr>
          <w:rtl/>
        </w:rPr>
      </w:pPr>
      <w:r w:rsidRPr="00772AD2">
        <w:rPr>
          <w:rStyle w:val="affff5"/>
          <w:rFonts w:hint="cs"/>
          <w:rtl/>
        </w:rPr>
        <w:t>א</w:t>
      </w:r>
      <w:r w:rsidRPr="00772AD2">
        <w:rPr>
          <w:rStyle w:val="affff5"/>
          <w:rtl/>
        </w:rPr>
        <w:t>"</w:t>
      </w:r>
      <w:r w:rsidRPr="00772AD2">
        <w:rPr>
          <w:rStyle w:val="affff5"/>
          <w:rFonts w:hint="cs"/>
          <w:rtl/>
        </w:rPr>
        <w:t>ל</w:t>
      </w:r>
      <w:r w:rsidR="00DF2276">
        <w:rPr>
          <w:rStyle w:val="affff5"/>
          <w:rFonts w:hint="cs"/>
          <w:rtl/>
        </w:rPr>
        <w:t>:</w:t>
      </w:r>
      <w:r w:rsidRPr="00C35A2C">
        <w:rPr>
          <w:rFonts w:hint="cs"/>
          <w:rtl/>
        </w:rPr>
        <w:t xml:space="preserve"> </w:t>
      </w:r>
      <w:r w:rsidRPr="00772AD2">
        <w:rPr>
          <w:rStyle w:val="affff5"/>
          <w:rFonts w:hint="cs"/>
          <w:rtl/>
        </w:rPr>
        <w:t>רי</w:t>
      </w:r>
      <w:r w:rsidRPr="00772AD2">
        <w:rPr>
          <w:rStyle w:val="affff5"/>
          <w:rtl/>
        </w:rPr>
        <w:t>"</w:t>
      </w:r>
      <w:r w:rsidRPr="00772AD2">
        <w:rPr>
          <w:rStyle w:val="affff5"/>
          <w:rFonts w:hint="cs"/>
          <w:rtl/>
        </w:rPr>
        <w:t>ו ור</w:t>
      </w:r>
      <w:r w:rsidRPr="00772AD2">
        <w:rPr>
          <w:rStyle w:val="affff5"/>
          <w:rtl/>
        </w:rPr>
        <w:t>"</w:t>
      </w:r>
      <w:r w:rsidRPr="00772AD2">
        <w:rPr>
          <w:rStyle w:val="affff5"/>
          <w:rFonts w:hint="cs"/>
          <w:rtl/>
        </w:rPr>
        <w:t>ל</w:t>
      </w:r>
      <w:r w:rsidRPr="00C35A2C">
        <w:rPr>
          <w:rFonts w:hint="cs"/>
          <w:rtl/>
        </w:rPr>
        <w:t xml:space="preserve"> כבר אמרו </w:t>
      </w:r>
      <w:r w:rsidR="00DF2276">
        <w:rPr>
          <w:rFonts w:hint="cs"/>
          <w:rtl/>
        </w:rPr>
        <w:t>'</w:t>
      </w:r>
      <w:r w:rsidRPr="00C35A2C">
        <w:rPr>
          <w:rFonts w:hint="cs"/>
          <w:rtl/>
        </w:rPr>
        <w:t>זו אינה משנה</w:t>
      </w:r>
      <w:r w:rsidR="00DF2276">
        <w:rPr>
          <w:rFonts w:hint="cs"/>
          <w:rtl/>
        </w:rPr>
        <w:t>'.</w:t>
      </w:r>
    </w:p>
    <w:p w14:paraId="70A98846" w14:textId="75B97116" w:rsidR="00DF2276" w:rsidRDefault="00B433C9" w:rsidP="00DF2276">
      <w:pPr>
        <w:rPr>
          <w:rStyle w:val="affff8"/>
          <w:rtl/>
        </w:rPr>
      </w:pPr>
      <w:r w:rsidRPr="00D1637C">
        <w:rPr>
          <w:rFonts w:cs="PFT_Frank" w:hint="eastAsia"/>
          <w:b/>
          <w:bCs/>
          <w:szCs w:val="14"/>
          <w:rtl/>
        </w:rPr>
        <w:t>ולא</w:t>
      </w:r>
      <w:r w:rsidRPr="00D1637C">
        <w:rPr>
          <w:rFonts w:cs="PFT_Frank"/>
          <w:b/>
          <w:bCs/>
          <w:szCs w:val="14"/>
          <w:rtl/>
        </w:rPr>
        <w:t xml:space="preserve"> משום</w:t>
      </w:r>
      <w:r w:rsidRPr="00C35A2C">
        <w:rPr>
          <w:rFonts w:hint="cs"/>
          <w:rtl/>
        </w:rPr>
        <w:t xml:space="preserve"> דקשיא</w:t>
      </w:r>
      <w:r w:rsidR="00DF2276">
        <w:rPr>
          <w:rStyle w:val="affff5"/>
          <w:rFonts w:hint="cs"/>
          <w:rtl/>
        </w:rPr>
        <w:t xml:space="preserve"> </w:t>
      </w:r>
      <w:r w:rsidRPr="00772AD2">
        <w:rPr>
          <w:rStyle w:val="affff5"/>
          <w:rFonts w:hint="cs"/>
          <w:rtl/>
        </w:rPr>
        <w:t>דברישא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F2276">
        <w:rPr>
          <w:rFonts w:ascii="FontbitDavid" w:hAnsi="FontbitDavid" w:hint="cs"/>
          <w:sz w:val="32"/>
          <w:rtl/>
        </w:rPr>
        <w:t xml:space="preserve">ניטלו </w:t>
      </w:r>
      <w:r w:rsidRPr="00C35A2C">
        <w:rPr>
          <w:rFonts w:ascii="FontbitDavid" w:hAnsi="FontbitDavid"/>
          <w:sz w:val="32"/>
          <w:rtl/>
        </w:rPr>
        <w:t>אחת מבינתים טהור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F2276">
        <w:rPr>
          <w:rStyle w:val="affff8"/>
          <w:rFonts w:hint="cs"/>
          <w:rtl/>
        </w:rPr>
        <w:t>-</w:t>
      </w:r>
      <w:r w:rsidRPr="00EB4CFE">
        <w:rPr>
          <w:rStyle w:val="affff8"/>
          <w:rtl/>
        </w:rPr>
        <w:t xml:space="preserve"> </w:t>
      </w:r>
    </w:p>
    <w:p w14:paraId="6F1A5DED" w14:textId="05002C4B" w:rsidR="00B433C9" w:rsidRPr="00C35A2C" w:rsidRDefault="00DF2276" w:rsidP="00DF2276">
      <w:pPr>
        <w:rPr>
          <w:rFonts w:ascii="FontbitDavid" w:hAnsi="FontbitDavid"/>
          <w:sz w:val="32"/>
          <w:rtl/>
        </w:rPr>
      </w:pPr>
      <w:r>
        <w:rPr>
          <w:rStyle w:val="affff8"/>
          <w:rFonts w:hint="cs"/>
          <w:rtl/>
        </w:rPr>
        <w:t xml:space="preserve">משמע </w:t>
      </w:r>
      <w:r w:rsidR="00B433C9" w:rsidRPr="00EB4CFE">
        <w:rPr>
          <w:rStyle w:val="affff8"/>
          <w:rFonts w:hint="eastAsia"/>
          <w:rtl/>
        </w:rPr>
        <w:t>ש</w:t>
      </w:r>
      <w:r w:rsidR="00B433C9" w:rsidRPr="00EB4CFE">
        <w:rPr>
          <w:rStyle w:val="affff8"/>
          <w:rtl/>
        </w:rPr>
        <w:t>תים במקום אחד טמא</w:t>
      </w:r>
      <w:r>
        <w:rPr>
          <w:rStyle w:val="affff8"/>
          <w:rFonts w:hint="cs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EB4CFE">
        <w:rPr>
          <w:rStyle w:val="affff5"/>
          <w:rtl/>
        </w:rPr>
        <w:t>ו</w:t>
      </w:r>
      <w:r w:rsidR="00B433C9" w:rsidRPr="00EB4CFE">
        <w:rPr>
          <w:rStyle w:val="affff5"/>
          <w:rFonts w:hint="eastAsia"/>
          <w:rtl/>
        </w:rPr>
        <w:t>בסיפא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דוקא </w:t>
      </w:r>
      <w:r w:rsidR="00B433C9" w:rsidRPr="00C35A2C">
        <w:rPr>
          <w:rFonts w:ascii="FontbitDavid" w:hAnsi="FontbitDavid"/>
          <w:sz w:val="32"/>
          <w:rtl/>
        </w:rPr>
        <w:t>נשתיירו ג' טמא.</w:t>
      </w:r>
    </w:p>
    <w:p w14:paraId="4025E8C3" w14:textId="72AE1B21" w:rsidR="00B433C9" w:rsidRPr="007230CB" w:rsidRDefault="00B433C9" w:rsidP="00EB4CFE">
      <w:pPr>
        <w:pStyle w:val="afffc"/>
        <w:ind w:left="0" w:firstLine="0"/>
        <w:rPr>
          <w:rFonts w:ascii="FontbitDavid" w:hAnsi="FontbitDavid"/>
        </w:rPr>
      </w:pPr>
      <w:r w:rsidRPr="00EB4CFE">
        <w:rPr>
          <w:rtl/>
        </w:rPr>
        <w:t xml:space="preserve">- </w:t>
      </w:r>
      <w:r w:rsidR="00DF2276" w:rsidRPr="00EB4CFE">
        <w:rPr>
          <w:rFonts w:hint="eastAsia"/>
          <w:rtl/>
        </w:rPr>
        <w:t>זה</w:t>
      </w:r>
      <w:r w:rsidRPr="00DF2276">
        <w:rPr>
          <w:rFonts w:hint="cs"/>
          <w:rtl/>
        </w:rPr>
        <w:t xml:space="preserve"> </w:t>
      </w:r>
      <w:r w:rsidR="00DF2276">
        <w:rPr>
          <w:rFonts w:hint="cs"/>
          <w:rtl/>
        </w:rPr>
        <w:t xml:space="preserve">בשורה פנימית </w:t>
      </w:r>
      <w:r w:rsidR="00DF2276" w:rsidRPr="00EB4CFE">
        <w:rPr>
          <w:rStyle w:val="affff8"/>
          <w:rFonts w:hint="eastAsia"/>
          <w:rtl/>
        </w:rPr>
        <w:t>שתים</w:t>
      </w:r>
      <w:r w:rsidR="00DF2276">
        <w:rPr>
          <w:rFonts w:hint="cs"/>
          <w:rtl/>
        </w:rPr>
        <w:t>,</w:t>
      </w:r>
      <w:r w:rsidRPr="00C35A2C">
        <w:rPr>
          <w:rFonts w:hint="cs"/>
          <w:rtl/>
        </w:rPr>
        <w:t xml:space="preserve"> ו</w:t>
      </w:r>
      <w:r w:rsidR="00DF2276">
        <w:rPr>
          <w:rFonts w:hint="cs"/>
          <w:rtl/>
        </w:rPr>
        <w:t>ז</w:t>
      </w:r>
      <w:r w:rsidRPr="00C35A2C">
        <w:rPr>
          <w:rFonts w:hint="cs"/>
          <w:rtl/>
        </w:rPr>
        <w:t xml:space="preserve">ה </w:t>
      </w:r>
      <w:r w:rsidR="00DF2276">
        <w:rPr>
          <w:rFonts w:hint="cs"/>
          <w:rtl/>
        </w:rPr>
        <w:t>ב</w:t>
      </w:r>
      <w:r w:rsidRPr="00C35A2C">
        <w:rPr>
          <w:rFonts w:hint="cs"/>
          <w:rtl/>
        </w:rPr>
        <w:t>ח</w:t>
      </w:r>
      <w:r w:rsidR="00DF2276">
        <w:rPr>
          <w:rFonts w:hint="cs"/>
          <w:rtl/>
        </w:rPr>
        <w:t xml:space="preserve">יצונה </w:t>
      </w:r>
      <w:r w:rsidR="00DF2276" w:rsidRPr="00EB4CFE">
        <w:rPr>
          <w:rStyle w:val="affff8"/>
          <w:rFonts w:hint="eastAsia"/>
          <w:rtl/>
        </w:rPr>
        <w:t>שלש</w:t>
      </w:r>
      <w:r w:rsidR="00DF2276">
        <w:rPr>
          <w:rStyle w:val="affff8"/>
          <w:rFonts w:hint="cs"/>
          <w:rtl/>
        </w:rPr>
        <w:t>.</w:t>
      </w:r>
    </w:p>
    <w:p w14:paraId="095F6566" w14:textId="5C8DA0FF" w:rsidR="00B433C9" w:rsidRPr="00C35A2C" w:rsidRDefault="004A10C1" w:rsidP="00B55EDF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ולא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משום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772AD2">
        <w:rPr>
          <w:rStyle w:val="affff5"/>
          <w:rFonts w:hint="cs"/>
          <w:rtl/>
        </w:rPr>
        <w:t>דברי</w:t>
      </w:r>
      <w:r w:rsidR="00B433C9" w:rsidRPr="00DF2276">
        <w:rPr>
          <w:rStyle w:val="affff5"/>
          <w:rFonts w:hint="cs"/>
          <w:rtl/>
        </w:rPr>
        <w:t>שא</w:t>
      </w:r>
      <w:r w:rsidR="00DF2276" w:rsidRPr="00EB4CFE">
        <w:rPr>
          <w:rStyle w:val="affff5"/>
          <w:rtl/>
        </w:rPr>
        <w:t xml:space="preserve"> [בפשתן]</w:t>
      </w:r>
      <w:r w:rsidR="00772AD2" w:rsidRPr="00DF2276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בפני עצמן טמאות,</w:t>
      </w:r>
    </w:p>
    <w:p w14:paraId="2BC1A464" w14:textId="4E9310A8" w:rsidR="00B433C9" w:rsidRDefault="00B433C9" w:rsidP="00EB4CFE">
      <w:pPr>
        <w:rPr>
          <w:rFonts w:ascii="FontbitDavid" w:hAnsi="FontbitDavid"/>
          <w:sz w:val="32"/>
          <w:rtl/>
        </w:rPr>
      </w:pPr>
      <w:r w:rsidRPr="00772AD2">
        <w:rPr>
          <w:rStyle w:val="affff5"/>
          <w:rFonts w:hint="cs"/>
          <w:rtl/>
        </w:rPr>
        <w:t>וב</w:t>
      </w:r>
      <w:r w:rsidRPr="00772AD2">
        <w:rPr>
          <w:rStyle w:val="affff5"/>
          <w:rtl/>
        </w:rPr>
        <w:t>סיפא</w:t>
      </w:r>
      <w:r w:rsidR="00DF2276">
        <w:rPr>
          <w:rStyle w:val="affff5"/>
          <w:rFonts w:hint="cs"/>
          <w:rtl/>
        </w:rPr>
        <w:t xml:space="preserve"> [בצמר]</w:t>
      </w:r>
      <w:r w:rsidRPr="00C35A2C">
        <w:rPr>
          <w:rFonts w:ascii="FontbitDavid" w:hAnsi="FontbitDavid"/>
          <w:sz w:val="32"/>
          <w:rtl/>
        </w:rPr>
        <w:t xml:space="preserve">: </w:t>
      </w:r>
      <w:r w:rsidRPr="00DF2276">
        <w:rPr>
          <w:rFonts w:ascii="FontbitDavid" w:hAnsi="FontbitDavid"/>
          <w:sz w:val="32"/>
          <w:rtl/>
        </w:rPr>
        <w:t>התקינה</w:t>
      </w:r>
      <w:r w:rsidRPr="00C35A2C">
        <w:rPr>
          <w:rFonts w:ascii="FontbitDavid" w:hAnsi="FontbitDavid"/>
          <w:sz w:val="32"/>
          <w:rtl/>
        </w:rPr>
        <w:t xml:space="preserve"> לנר טמאה</w:t>
      </w:r>
      <w:r w:rsidR="00DF2276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EB4CFE">
        <w:rPr>
          <w:rStyle w:val="affff8"/>
          <w:rFonts w:hint="eastAsia"/>
          <w:rtl/>
        </w:rPr>
        <w:t>משמע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לא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התקינה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ל</w:t>
      </w:r>
      <w:r w:rsidR="00DF2276">
        <w:rPr>
          <w:rStyle w:val="affff8"/>
          <w:rFonts w:hint="cs"/>
          <w:rtl/>
        </w:rPr>
        <w:t>א.</w:t>
      </w:r>
    </w:p>
    <w:p w14:paraId="3ECC5BDB" w14:textId="7AEE4671" w:rsidR="00B433C9" w:rsidRPr="003F3A85" w:rsidRDefault="00B433C9" w:rsidP="00EB4CFE">
      <w:pPr>
        <w:pStyle w:val="afffc"/>
        <w:ind w:left="0" w:firstLine="0"/>
        <w:rPr>
          <w:rFonts w:cs="PFT_Frank"/>
          <w:b/>
          <w:bCs/>
          <w:szCs w:val="14"/>
          <w:rtl/>
        </w:rPr>
      </w:pPr>
      <w:r w:rsidRPr="00D238B7">
        <w:rPr>
          <w:rStyle w:val="affff5"/>
          <w:rFonts w:hint="cs"/>
          <w:rtl/>
        </w:rPr>
        <w:t xml:space="preserve">א. </w:t>
      </w:r>
      <w:r w:rsidRPr="00C35A2C">
        <w:rPr>
          <w:rtl/>
        </w:rPr>
        <w:t>הא בקתייהו, הא בלא קתייהו</w:t>
      </w:r>
      <w:r w:rsidR="00DF2276">
        <w:rPr>
          <w:rFonts w:cs="PFT_Frank" w:hint="cs"/>
          <w:b/>
          <w:bCs/>
          <w:szCs w:val="14"/>
          <w:rtl/>
        </w:rPr>
        <w:t>.</w:t>
      </w:r>
    </w:p>
    <w:p w14:paraId="40ECBDFF" w14:textId="54415C99" w:rsidR="00B433C9" w:rsidRPr="00C35A2C" w:rsidRDefault="00B433C9" w:rsidP="00EB4CFE">
      <w:pPr>
        <w:pStyle w:val="afffc"/>
        <w:ind w:left="0" w:firstLine="0"/>
        <w:rPr>
          <w:rtl/>
        </w:rPr>
      </w:pPr>
      <w:r w:rsidRPr="00D238B7">
        <w:rPr>
          <w:rStyle w:val="affff5"/>
          <w:rFonts w:hint="cs"/>
          <w:rtl/>
        </w:rPr>
        <w:t xml:space="preserve">ב. </w:t>
      </w:r>
      <w:r w:rsidRPr="00C35A2C">
        <w:rPr>
          <w:rtl/>
        </w:rPr>
        <w:t>הא בקטינתא, הא באלימתא</w:t>
      </w:r>
      <w:r w:rsidR="00DF2276">
        <w:rPr>
          <w:rFonts w:hint="cs"/>
          <w:rtl/>
        </w:rPr>
        <w:t>.</w:t>
      </w:r>
    </w:p>
    <w:p w14:paraId="5541A685" w14:textId="65B79632" w:rsidR="00B433C9" w:rsidRPr="00EB4CFE" w:rsidRDefault="00B433C9" w:rsidP="00DF2276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אלא משום</w:t>
      </w:r>
      <w:r w:rsidRPr="00C35A2C">
        <w:rPr>
          <w:rFonts w:ascii="FontbitDavid" w:hAnsi="FontbitDavid"/>
          <w:sz w:val="32"/>
          <w:rtl/>
        </w:rPr>
        <w:t xml:space="preserve"> </w:t>
      </w:r>
      <w:r w:rsidR="00DF2276">
        <w:rPr>
          <w:rStyle w:val="affff5"/>
          <w:rFonts w:hint="cs"/>
          <w:rtl/>
        </w:rPr>
        <w:t>ש</w:t>
      </w:r>
      <w:r w:rsidRPr="00EB4CFE">
        <w:rPr>
          <w:rStyle w:val="affff5"/>
          <w:rtl/>
        </w:rPr>
        <w:t>סיימ</w:t>
      </w:r>
      <w:r w:rsidR="00DF2276">
        <w:rPr>
          <w:rStyle w:val="affff5"/>
          <w:rFonts w:hint="cs"/>
          <w:rtl/>
        </w:rPr>
        <w:t>ו</w:t>
      </w:r>
      <w:r w:rsidRPr="00EB4CFE">
        <w:rPr>
          <w:rStyle w:val="affff5"/>
          <w:rtl/>
        </w:rPr>
        <w:t xml:space="preserve"> בה </w:t>
      </w:r>
      <w:r w:rsidRPr="00EB4CFE">
        <w:rPr>
          <w:rStyle w:val="affff5"/>
          <w:rFonts w:hint="eastAsia"/>
          <w:rtl/>
        </w:rPr>
        <w:t>המדקדקים</w:t>
      </w:r>
      <w:r w:rsidRPr="00C35A2C">
        <w:rPr>
          <w:rFonts w:ascii="FontbitDavid" w:hAnsi="FontbitDavid"/>
          <w:sz w:val="32"/>
          <w:rtl/>
        </w:rPr>
        <w:t xml:space="preserve">: </w:t>
      </w:r>
      <w:r w:rsidR="00DF2276">
        <w:rPr>
          <w:rFonts w:hint="cs"/>
          <w:rtl/>
        </w:rPr>
        <w:t>'</w:t>
      </w:r>
      <w:r w:rsidRPr="00EB4CFE">
        <w:rPr>
          <w:b/>
          <w:rtl/>
        </w:rPr>
        <w:t xml:space="preserve">זו דברי </w:t>
      </w:r>
      <w:r w:rsidRPr="00EB4CFE">
        <w:rPr>
          <w:rStyle w:val="affff5"/>
          <w:b/>
          <w:rtl/>
        </w:rPr>
        <w:t>ר"ש</w:t>
      </w:r>
      <w:r w:rsidR="00DF2276" w:rsidRPr="00EB4CFE">
        <w:rPr>
          <w:rtl/>
        </w:rPr>
        <w:t>'</w:t>
      </w:r>
      <w:r w:rsidRPr="00EB4CFE">
        <w:rPr>
          <w:rStyle w:val="affff8"/>
          <w:rtl/>
        </w:rPr>
        <w:t xml:space="preserve"> </w:t>
      </w:r>
      <w:r w:rsidRPr="00DF2276">
        <w:rPr>
          <w:rStyle w:val="affff8"/>
          <w:rFonts w:hint="cs"/>
          <w:rtl/>
        </w:rPr>
        <w:t>וא</w:t>
      </w:r>
      <w:r w:rsidR="00DF2276" w:rsidRPr="00EB4CFE">
        <w:rPr>
          <w:rStyle w:val="affff8"/>
          <w:rFonts w:hint="eastAsia"/>
          <w:rtl/>
        </w:rPr>
        <w:t>ינה</w:t>
      </w:r>
      <w:r w:rsidRPr="00DF2276">
        <w:rPr>
          <w:rStyle w:val="affff8"/>
          <w:rFonts w:hint="cs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סתם</w:t>
      </w:r>
      <w:r w:rsidRPr="00DF2276">
        <w:rPr>
          <w:rStyle w:val="affff8"/>
          <w:rFonts w:hint="cs"/>
          <w:rtl/>
        </w:rPr>
        <w:t xml:space="preserve"> מ</w:t>
      </w:r>
      <w:r w:rsidR="00DF2276" w:rsidRPr="00EB4CFE">
        <w:rPr>
          <w:rStyle w:val="affff8"/>
          <w:rFonts w:hint="eastAsia"/>
          <w:rtl/>
        </w:rPr>
        <w:t>שנה</w:t>
      </w:r>
      <w:r w:rsidR="00DF2276" w:rsidRPr="00EB4CFE">
        <w:rPr>
          <w:rStyle w:val="affff8"/>
          <w:rtl/>
        </w:rPr>
        <w:t>.</w:t>
      </w:r>
    </w:p>
    <w:p w14:paraId="304C9F85" w14:textId="31CC5664" w:rsidR="00DF2276" w:rsidRDefault="00DF2276" w:rsidP="00E05266">
      <w:pPr>
        <w:pStyle w:val="affff2"/>
        <w:rPr>
          <w:rtl/>
        </w:rPr>
      </w:pPr>
      <w:bookmarkStart w:id="441" w:name="_Toc119229879"/>
      <w:r>
        <w:rPr>
          <w:rFonts w:hint="cs"/>
          <w:rtl/>
        </w:rPr>
        <w:t>קול</w:t>
      </w:r>
      <w:r w:rsidR="00FE7A5B">
        <w:rPr>
          <w:rFonts w:hint="cs"/>
          <w:rtl/>
        </w:rPr>
        <w:t>א</w:t>
      </w:r>
      <w:r>
        <w:rPr>
          <w:rFonts w:hint="cs"/>
          <w:rtl/>
        </w:rPr>
        <w:t xml:space="preserve"> בג' חדשים </w:t>
      </w:r>
      <w:r w:rsidR="00FE7A5B">
        <w:rPr>
          <w:rStyle w:val="affff8"/>
          <w:rFonts w:hint="cs"/>
          <w:rtl/>
        </w:rPr>
        <w:t>[</w:t>
      </w:r>
      <w:r w:rsidRPr="00EB4CFE">
        <w:rPr>
          <w:rStyle w:val="affff8"/>
          <w:rFonts w:hint="eastAsia"/>
          <w:rtl/>
        </w:rPr>
        <w:t>אפי</w:t>
      </w:r>
      <w:r w:rsidRPr="00EB4CFE">
        <w:rPr>
          <w:rStyle w:val="affff8"/>
          <w:rtl/>
        </w:rPr>
        <w:t xml:space="preserve">' </w:t>
      </w:r>
      <w:r w:rsidRPr="00EB4CFE">
        <w:rPr>
          <w:rStyle w:val="affff8"/>
          <w:rFonts w:hint="eastAsia"/>
          <w:rtl/>
        </w:rPr>
        <w:t>לר</w:t>
      </w:r>
      <w:r w:rsidRPr="00EB4CFE">
        <w:rPr>
          <w:rStyle w:val="affff8"/>
          <w:rtl/>
        </w:rPr>
        <w:t>"מ</w:t>
      </w:r>
      <w:r w:rsidR="00FE7A5B">
        <w:rPr>
          <w:rStyle w:val="affff8"/>
          <w:rFonts w:hint="cs"/>
          <w:rtl/>
        </w:rPr>
        <w:t>]</w:t>
      </w:r>
      <w:r w:rsidRPr="00EB4CFE">
        <w:rPr>
          <w:rStyle w:val="affff8"/>
          <w:rtl/>
        </w:rPr>
        <w:t>,</w:t>
      </w:r>
      <w:r>
        <w:rPr>
          <w:rFonts w:hint="cs"/>
          <w:rtl/>
        </w:rPr>
        <w:t xml:space="preserve"> וההלכה למעשה</w:t>
      </w:r>
      <w:bookmarkEnd w:id="441"/>
    </w:p>
    <w:p w14:paraId="07F88331" w14:textId="5CEE503B" w:rsidR="00DF2276" w:rsidRPr="00C35A2C" w:rsidRDefault="00DF2276" w:rsidP="00B55EDF">
      <w:pPr>
        <w:rPr>
          <w:rtl/>
        </w:rPr>
      </w:pPr>
      <w:r w:rsidRPr="00EB4CFE">
        <w:rPr>
          <w:rStyle w:val="affff5"/>
          <w:rFonts w:hint="eastAsia"/>
          <w:rtl/>
        </w:rPr>
        <w:t>א</w:t>
      </w:r>
      <w:r w:rsidRPr="00EB4CFE">
        <w:rPr>
          <w:rStyle w:val="affff5"/>
          <w:rtl/>
        </w:rPr>
        <w:t xml:space="preserve">. </w:t>
      </w:r>
      <w:r w:rsidR="00B433C9" w:rsidRPr="00772AD2">
        <w:rPr>
          <w:rStyle w:val="affff5"/>
          <w:rFonts w:hint="cs"/>
          <w:rtl/>
        </w:rPr>
        <w:t>רחב</w:t>
      </w:r>
      <w:r w:rsidR="00B433C9" w:rsidRPr="00772AD2">
        <w:rPr>
          <w:rStyle w:val="affff5"/>
          <w:rtl/>
        </w:rPr>
        <w:t>"</w:t>
      </w:r>
      <w:r w:rsidR="00B433C9" w:rsidRPr="00772AD2">
        <w:rPr>
          <w:rStyle w:val="affff5"/>
          <w:rFonts w:hint="cs"/>
          <w:rtl/>
        </w:rPr>
        <w:t>א</w:t>
      </w:r>
      <w:r w:rsidR="00B433C9" w:rsidRPr="00C35A2C">
        <w:rPr>
          <w:rFonts w:ascii="FontbitDavid" w:hAnsi="FontbitDavid"/>
          <w:sz w:val="32"/>
          <w:rtl/>
        </w:rPr>
        <w:t xml:space="preserve">: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מארסין</w:t>
      </w:r>
      <w:r w:rsidR="00B433C9" w:rsidRPr="00C35A2C">
        <w:rPr>
          <w:rFonts w:ascii="FontbitDavid" w:hAnsi="FontbitDavid"/>
          <w:sz w:val="32"/>
          <w:rtl/>
        </w:rPr>
        <w:t xml:space="preserve"> תוך ג'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</w:p>
    <w:p w14:paraId="2E7FE7AF" w14:textId="41C4D1F8" w:rsidR="00B433C9" w:rsidRPr="00C35A2C" w:rsidRDefault="00DF2276" w:rsidP="00DF2276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B433C9" w:rsidRPr="00772AD2">
        <w:rPr>
          <w:rStyle w:val="affff5"/>
          <w:rtl/>
        </w:rPr>
        <w:t>כר</w:t>
      </w:r>
      <w:r w:rsidR="00B433C9" w:rsidRPr="00772AD2">
        <w:rPr>
          <w:rStyle w:val="affff5"/>
          <w:rFonts w:hint="cs"/>
          <w:rtl/>
        </w:rPr>
        <w:t xml:space="preserve">''ח </w:t>
      </w:r>
      <w:r w:rsidR="00B433C9" w:rsidRPr="00772AD2">
        <w:rPr>
          <w:rStyle w:val="affff5"/>
          <w:rtl/>
        </w:rPr>
        <w:t>הגדול: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רובו</w:t>
      </w:r>
      <w:r w:rsidR="00B433C9" w:rsidRPr="00C35A2C">
        <w:rPr>
          <w:rFonts w:ascii="FontbitDavid" w:hAnsi="FontbitDavid"/>
          <w:sz w:val="32"/>
          <w:rtl/>
        </w:rPr>
        <w:t xml:space="preserve"> של ראשון 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>שלישי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ואמצעי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שלם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7BE7F8F1" w14:textId="46AEE225" w:rsidR="00B433C9" w:rsidRDefault="00DF2276" w:rsidP="00B55EDF">
      <w:pPr>
        <w:rPr>
          <w:rtl/>
        </w:rPr>
      </w:pPr>
      <w:r w:rsidRPr="00EB4CFE">
        <w:rPr>
          <w:rStyle w:val="affff5"/>
          <w:rFonts w:hint="eastAsia"/>
          <w:rtl/>
        </w:rPr>
        <w:t>ב</w:t>
      </w:r>
      <w:r w:rsidRPr="00EB4CFE">
        <w:rPr>
          <w:rStyle w:val="affff5"/>
          <w:rtl/>
        </w:rPr>
        <w:t xml:space="preserve">. </w:t>
      </w:r>
      <w:r w:rsidR="00B433C9" w:rsidRPr="00772AD2">
        <w:rPr>
          <w:rStyle w:val="affff5"/>
          <w:rtl/>
        </w:rPr>
        <w:t xml:space="preserve">אמימר </w:t>
      </w:r>
      <w:r w:rsidR="004A10C1">
        <w:rPr>
          <w:rStyle w:val="affff5"/>
          <w:rFonts w:hint="cs"/>
          <w:rtl/>
        </w:rPr>
        <w:t>התיר</w:t>
      </w:r>
      <w:r w:rsidR="00B433C9" w:rsidRPr="00C35A2C">
        <w:rPr>
          <w:rFonts w:ascii="FontbitDavid" w:hAnsi="FontbitDavid"/>
          <w:sz w:val="32"/>
          <w:rtl/>
        </w:rPr>
        <w:t xml:space="preserve"> ליארס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ביום תשעים</w:t>
      </w:r>
      <w:r w:rsidR="00B433C9" w:rsidRPr="00C35A2C">
        <w:rPr>
          <w:rFonts w:ascii="FontbitDavid" w:hAnsi="FontbitDavid"/>
          <w:sz w:val="32"/>
          <w:rtl/>
        </w:rPr>
        <w:t>,</w:t>
      </w:r>
    </w:p>
    <w:p w14:paraId="0D4623A0" w14:textId="14CECDE9" w:rsidR="00B433C9" w:rsidRPr="00AC7749" w:rsidRDefault="004A10C1" w:rsidP="00B55EDF">
      <w:pPr>
        <w:rPr>
          <w:rtl/>
        </w:rPr>
      </w:pPr>
      <w:r>
        <w:rPr>
          <w:rStyle w:val="affff5"/>
          <w:rFonts w:hint="cs"/>
          <w:rtl/>
        </w:rPr>
        <w:t>ו</w:t>
      </w:r>
      <w:r w:rsidR="00DF2276">
        <w:rPr>
          <w:rStyle w:val="affff5"/>
          <w:rFonts w:hint="cs"/>
          <w:rtl/>
        </w:rPr>
        <w:t>העמיד</w:t>
      </w:r>
      <w:r>
        <w:rPr>
          <w:rStyle w:val="affff5"/>
          <w:rFonts w:hint="cs"/>
          <w:rtl/>
        </w:rPr>
        <w:t xml:space="preserve"> </w:t>
      </w:r>
      <w:r w:rsidR="00DF2276">
        <w:rPr>
          <w:rStyle w:val="affff5"/>
          <w:rFonts w:hint="cs"/>
          <w:rtl/>
        </w:rPr>
        <w:t xml:space="preserve">את </w:t>
      </w:r>
      <w:r>
        <w:rPr>
          <w:rStyle w:val="affff5"/>
          <w:rFonts w:hint="cs"/>
          <w:rtl/>
        </w:rPr>
        <w:t>רב ושמואל</w:t>
      </w:r>
      <w:r w:rsidR="00B433C9" w:rsidRPr="00772AD2">
        <w:rPr>
          <w:rStyle w:val="affff5"/>
          <w:rFonts w:hint="cs"/>
          <w:rtl/>
        </w:rPr>
        <w:t>:</w:t>
      </w:r>
      <w:r w:rsidR="00B433C9" w:rsidRPr="00AC7749">
        <w:rPr>
          <w:rtl/>
        </w:rPr>
        <w:t xml:space="preserve"> </w:t>
      </w:r>
      <w:r w:rsidR="00DF2276">
        <w:rPr>
          <w:rFonts w:hint="cs"/>
          <w:rtl/>
        </w:rPr>
        <w:t>ד</w:t>
      </w:r>
      <w:r w:rsidR="00FE7A5B">
        <w:rPr>
          <w:rFonts w:hint="cs"/>
          <w:rtl/>
        </w:rPr>
        <w:t>'</w:t>
      </w:r>
      <w:r w:rsidR="00B433C9" w:rsidRPr="00AC7749">
        <w:rPr>
          <w:rtl/>
        </w:rPr>
        <w:t>חוץ מיום שמת</w:t>
      </w:r>
      <w:r w:rsidR="00DF2276">
        <w:rPr>
          <w:rFonts w:hint="cs"/>
          <w:rtl/>
        </w:rPr>
        <w:t>,</w:t>
      </w:r>
      <w:r w:rsidR="00B433C9" w:rsidRPr="00AC7749">
        <w:rPr>
          <w:rtl/>
        </w:rPr>
        <w:t xml:space="preserve"> ו</w:t>
      </w:r>
      <w:r w:rsidR="00DF2276">
        <w:rPr>
          <w:rFonts w:hint="cs"/>
          <w:rtl/>
        </w:rPr>
        <w:t>חוץ מ</w:t>
      </w:r>
      <w:r w:rsidR="00B433C9" w:rsidRPr="00AC7749">
        <w:rPr>
          <w:rtl/>
        </w:rPr>
        <w:t>יום שנתארסה</w:t>
      </w:r>
      <w:r w:rsidR="00FE7A5B">
        <w:rPr>
          <w:rFonts w:hint="cs"/>
          <w:rtl/>
        </w:rPr>
        <w:t>'</w:t>
      </w:r>
    </w:p>
    <w:p w14:paraId="7DAA9673" w14:textId="1F04EA4D" w:rsidR="00DF2276" w:rsidRDefault="00B433C9" w:rsidP="00DF2276">
      <w:pPr>
        <w:pStyle w:val="afffc"/>
        <w:ind w:left="0" w:firstLine="0"/>
        <w:rPr>
          <w:rtl/>
        </w:rPr>
      </w:pPr>
      <w:r>
        <w:rPr>
          <w:rtl/>
        </w:rPr>
        <w:t xml:space="preserve">- </w:t>
      </w:r>
      <w:r w:rsidRPr="00D1637C">
        <w:rPr>
          <w:rFonts w:cs="PFT_Frank"/>
          <w:b/>
          <w:bCs/>
          <w:szCs w:val="14"/>
          <w:rtl/>
        </w:rPr>
        <w:t>לענין מינקת</w:t>
      </w:r>
      <w:r w:rsidRPr="00C35A2C">
        <w:rPr>
          <w:rtl/>
        </w:rPr>
        <w:t xml:space="preserve">, </w:t>
      </w:r>
      <w:r w:rsidR="004A10C1">
        <w:rPr>
          <w:rFonts w:hint="cs"/>
          <w:rtl/>
        </w:rPr>
        <w:t>שממתנת</w:t>
      </w:r>
      <w:r w:rsidRPr="00C35A2C">
        <w:rPr>
          <w:rtl/>
        </w:rPr>
        <w:t xml:space="preserve"> כ"ד חודש, חוץ מיום</w:t>
      </w:r>
      <w:r w:rsidR="00DF2276">
        <w:rPr>
          <w:rFonts w:hint="cs"/>
          <w:rtl/>
        </w:rPr>
        <w:t xml:space="preserve"> שנולד.. ו</w:t>
      </w:r>
      <w:r w:rsidRPr="00C35A2C">
        <w:rPr>
          <w:rtl/>
        </w:rPr>
        <w:t>יום</w:t>
      </w:r>
      <w:r w:rsidR="00DF2276">
        <w:rPr>
          <w:rFonts w:hint="cs"/>
          <w:rtl/>
        </w:rPr>
        <w:t>..</w:t>
      </w:r>
    </w:p>
    <w:p w14:paraId="391604BD" w14:textId="07066BE1" w:rsidR="00B433C9" w:rsidRDefault="00DF2276" w:rsidP="006C4315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B433C9" w:rsidRPr="00EB4CFE">
        <w:rPr>
          <w:rStyle w:val="affff5"/>
          <w:rFonts w:hint="eastAsia"/>
          <w:rtl/>
        </w:rPr>
        <w:t>את</w:t>
      </w:r>
      <w:r w:rsidRPr="00EB4CFE">
        <w:rPr>
          <w:rStyle w:val="affff5"/>
          <w:rtl/>
        </w:rPr>
        <w:t xml:space="preserve"> רבא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>
        <w:rPr>
          <w:rFonts w:ascii="FontbitDavid" w:hAnsi="FontbitDavid" w:hint="cs"/>
          <w:sz w:val="32"/>
          <w:rtl/>
        </w:rPr>
        <w:t>ש</w:t>
      </w:r>
      <w:r>
        <w:rPr>
          <w:rFonts w:ascii="FontbitDavid" w:hAnsi="FontbitDavid" w:hint="cs"/>
          <w:sz w:val="32"/>
          <w:rtl/>
        </w:rPr>
        <w:t xml:space="preserve">הפסיד </w:t>
      </w:r>
      <w:r w:rsidR="00B433C9" w:rsidRPr="00C35A2C">
        <w:rPr>
          <w:rFonts w:ascii="FontbitDavid" w:hAnsi="FontbitDavid"/>
          <w:sz w:val="32"/>
          <w:rtl/>
        </w:rPr>
        <w:t>סעוד</w:t>
      </w:r>
      <w:r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 xml:space="preserve"> ביום תשעים, </w:t>
      </w:r>
      <w:r>
        <w:rPr>
          <w:rStyle w:val="affff5"/>
          <w:rFonts w:hint="cs"/>
          <w:rtl/>
        </w:rPr>
        <w:t>העמיד</w:t>
      </w:r>
      <w:r w:rsidR="00B433C9" w:rsidRPr="004A10C1">
        <w:rPr>
          <w:rStyle w:val="affff5"/>
          <w:rFonts w:hint="cs"/>
          <w:rtl/>
        </w:rPr>
        <w:t xml:space="preserve"> </w:t>
      </w:r>
      <w:r w:rsidRPr="00EB4CFE">
        <w:rPr>
          <w:rFonts w:hint="eastAsia"/>
          <w:rtl/>
        </w:rPr>
        <w:t>ב</w:t>
      </w:r>
      <w:r w:rsidR="00B433C9" w:rsidRPr="00EB4CFE">
        <w:rPr>
          <w:rFonts w:hint="eastAsia"/>
          <w:rtl/>
        </w:rPr>
        <w:t>סעודת</w:t>
      </w:r>
      <w:r w:rsidR="00B433C9" w:rsidRPr="00EB4CFE">
        <w:rPr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נישואין</w:t>
      </w:r>
      <w:r>
        <w:rPr>
          <w:rFonts w:hint="cs"/>
          <w:rtl/>
        </w:rPr>
        <w:t>.</w:t>
      </w:r>
    </w:p>
    <w:p w14:paraId="1DC37FA3" w14:textId="1C8CA55B" w:rsidR="00DF2276" w:rsidRPr="00D1637C" w:rsidRDefault="00DF2276" w:rsidP="007C50EB">
      <w:pPr>
        <w:rPr>
          <w:rFonts w:ascii="FontbitDavid" w:hAnsi="FontbitDavid" w:cs="PFT_Frank"/>
          <w:b/>
          <w:bCs/>
          <w:sz w:val="32"/>
          <w:szCs w:val="14"/>
          <w:rtl/>
        </w:rPr>
      </w:pPr>
      <w:r w:rsidRPr="00EB4CFE">
        <w:rPr>
          <w:rStyle w:val="affff5"/>
          <w:rFonts w:hint="eastAsia"/>
          <w:rtl/>
        </w:rPr>
        <w:t>ג</w:t>
      </w:r>
      <w:r w:rsidRPr="00EB4CFE">
        <w:rPr>
          <w:rStyle w:val="affff5"/>
          <w:rtl/>
        </w:rPr>
        <w:t xml:space="preserve">. </w:t>
      </w:r>
      <w:r w:rsidR="00B433C9" w:rsidRPr="00EB4CFE">
        <w:rPr>
          <w:rStyle w:val="affff5"/>
          <w:rtl/>
        </w:rPr>
        <w:t>והלכתא:</w:t>
      </w:r>
      <w:r w:rsidR="00B433C9" w:rsidRPr="00EB4CFE">
        <w:rPr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כ"ד חודש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חוץ מיום שנולד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וחוץ מיום שנתארסה</w:t>
      </w:r>
      <w:r>
        <w:rPr>
          <w:rFonts w:ascii="FontbitDavid" w:hAnsi="FontbitDavid" w:hint="cs"/>
          <w:sz w:val="32"/>
          <w:rtl/>
        </w:rPr>
        <w:t>.</w:t>
      </w:r>
    </w:p>
    <w:p w14:paraId="2627912C" w14:textId="3180212B" w:rsidR="00B433C9" w:rsidRPr="00C35A2C" w:rsidRDefault="00B433C9" w:rsidP="00EB4CFE">
      <w:pPr>
        <w:ind w:left="452" w:firstLine="113"/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וג' חדשים</w:t>
      </w:r>
      <w:r w:rsidR="00DF2276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חוץ מיום שמת</w:t>
      </w:r>
      <w:r w:rsidR="00DF2276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וחוץ מיום שנתארסה.</w:t>
      </w:r>
    </w:p>
    <w:p w14:paraId="2B68B59F" w14:textId="0FCBE598" w:rsidR="00B433C9" w:rsidRDefault="00312DC0" w:rsidP="007C50EB">
      <w:pPr>
        <w:pStyle w:val="afff4"/>
        <w:rPr>
          <w:rtl/>
        </w:rPr>
      </w:pPr>
      <w:ins w:id="9864" w:author="מספור קטעי משנה" w:date="2026-10-06T06:45:58Z">
        <w:r>
          <w:rPr>
            <w:rStyle w:val="MisparKeta"/>
          </w:rPr>
          <w:t xml:space="preserve">ב. </w:t>
        </w:r>
      </w:ins>
      <w:bookmarkStart w:id="442" w:name="_Toc119172790"/>
      <w:bookmarkStart w:id="443" w:name="_Toc119229880"/>
      <w:r w:rsidRPr="000167CA">
        <w:rPr>
          <w:rStyle w:val="afffff0"/>
          <w:rFonts w:hint="eastAsia"/>
          <w:rtl/>
        </w:rPr>
        <w:t>ר</w:t>
      </w:r>
      <w:r w:rsidRPr="000167CA">
        <w:rPr>
          <w:rStyle w:val="afffff0"/>
          <w:rtl/>
        </w:rPr>
        <w:t xml:space="preserve">' </w:t>
      </w:r>
      <w:r w:rsidRPr="000167CA">
        <w:rPr>
          <w:rStyle w:val="afffff0"/>
          <w:rFonts w:hint="eastAsia"/>
          <w:rtl/>
        </w:rPr>
        <w:t>יוסי</w:t>
      </w:r>
      <w:r w:rsidRPr="000167CA">
        <w:rPr>
          <w:rStyle w:val="afffff0"/>
          <w:rtl/>
        </w:rPr>
        <w:t>:</w:t>
      </w:r>
      <w:r>
        <w:rPr>
          <w:rFonts w:hint="cs"/>
          <w:rtl/>
        </w:rPr>
        <w:t xml:space="preserve"> </w:t>
      </w:r>
      <w:r w:rsidR="006C4315">
        <w:rPr>
          <w:rFonts w:hint="cs"/>
          <w:rtl/>
        </w:rPr>
        <w:t xml:space="preserve">כל הנשים יתארסו, </w:t>
      </w:r>
      <w:r w:rsidR="00B433C9" w:rsidRPr="00C35A2C">
        <w:rPr>
          <w:rtl/>
        </w:rPr>
        <w:t xml:space="preserve">חוץ מן האלמנה </w:t>
      </w:r>
      <w:r>
        <w:rPr>
          <w:rFonts w:hint="cs"/>
          <w:rtl/>
        </w:rPr>
        <w:t>מפני האיבול</w:t>
      </w:r>
      <w:r w:rsidR="006C4315">
        <w:rPr>
          <w:rFonts w:hint="cs"/>
          <w:rtl/>
        </w:rPr>
        <w:t xml:space="preserve"> </w:t>
      </w:r>
      <w:r w:rsidR="006C4315" w:rsidRPr="00EB4CFE">
        <w:rPr>
          <w:rStyle w:val="affff8"/>
          <w:rFonts w:hint="eastAsia"/>
          <w:rtl/>
        </w:rPr>
        <w:t>ל</w:t>
      </w:r>
      <w:r w:rsidR="006C4315" w:rsidRPr="00EB4CFE">
        <w:rPr>
          <w:rStyle w:val="affff8"/>
          <w:rtl/>
        </w:rPr>
        <w:t>'.</w:t>
      </w:r>
      <w:bookmarkEnd w:id="442"/>
      <w:bookmarkEnd w:id="443"/>
    </w:p>
    <w:p w14:paraId="6B0C6E00" w14:textId="0589FC0E" w:rsidR="00B433C9" w:rsidRPr="00AC7749" w:rsidRDefault="00312DC0" w:rsidP="0004208D">
      <w:pPr>
        <w:rPr>
          <w:rtl/>
        </w:rPr>
      </w:pPr>
      <w:r>
        <w:rPr>
          <w:rStyle w:val="affff5"/>
          <w:rFonts w:hint="cs"/>
          <w:rtl/>
        </w:rPr>
        <w:t>ויקשה</w:t>
      </w:r>
      <w:r w:rsidR="00B433C9" w:rsidRPr="00772AD2">
        <w:rPr>
          <w:rStyle w:val="affff5"/>
          <w:rtl/>
        </w:rPr>
        <w:t xml:space="preserve">: </w:t>
      </w:r>
      <w:r w:rsidR="00B433C9" w:rsidRPr="00AC7749">
        <w:rPr>
          <w:rtl/>
        </w:rPr>
        <w:t xml:space="preserve">במקום שאסור לכבס מותר ליארס, </w:t>
      </w:r>
      <w:r>
        <w:rPr>
          <w:rFonts w:hint="cs"/>
          <w:rtl/>
        </w:rPr>
        <w:t>כ"ש כאן</w:t>
      </w:r>
      <w:r w:rsidR="00B433C9" w:rsidRPr="00AC7749">
        <w:rPr>
          <w:rtl/>
        </w:rPr>
        <w:t xml:space="preserve"> שמותר</w:t>
      </w:r>
      <w:r w:rsidR="006C4315">
        <w:rPr>
          <w:rFonts w:hint="cs"/>
          <w:rtl/>
        </w:rPr>
        <w:t>!</w:t>
      </w:r>
    </w:p>
    <w:p w14:paraId="56E4DCA7" w14:textId="182BC0CB" w:rsidR="00B433C9" w:rsidRPr="00C35A2C" w:rsidRDefault="00312DC0" w:rsidP="00B55EDF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lastRenderedPageBreak/>
        <w:t>ד</w:t>
      </w:r>
      <w:r w:rsidR="00B433C9" w:rsidRPr="00C35A2C">
        <w:rPr>
          <w:rFonts w:ascii="FontbitDavid" w:hAnsi="FontbitDavid"/>
          <w:sz w:val="32"/>
          <w:rtl/>
        </w:rPr>
        <w:t xml:space="preserve">שבת שחל </w:t>
      </w:r>
      <w:r>
        <w:rPr>
          <w:rFonts w:ascii="FontbitDavid" w:hAnsi="FontbitDavid" w:hint="cs"/>
          <w:sz w:val="32"/>
          <w:rtl/>
        </w:rPr>
        <w:t>ט"</w:t>
      </w:r>
      <w:r w:rsidR="00B433C9" w:rsidRPr="00C35A2C">
        <w:rPr>
          <w:rFonts w:ascii="FontbitDavid" w:hAnsi="FontbitDavid"/>
          <w:sz w:val="32"/>
          <w:rtl/>
        </w:rPr>
        <w:t xml:space="preserve">ב </w:t>
      </w:r>
      <w:r w:rsidR="00B433C9">
        <w:rPr>
          <w:rFonts w:ascii="FontbitDavid" w:hAnsi="FontbitDavid"/>
          <w:sz w:val="32"/>
          <w:rtl/>
        </w:rPr>
        <w:t xml:space="preserve">בתוכה </w:t>
      </w:r>
      <w:r w:rsidR="00B433C9" w:rsidRPr="00C35A2C">
        <w:rPr>
          <w:rFonts w:ascii="FontbitDavid" w:hAnsi="FontbitDavid"/>
          <w:sz w:val="32"/>
          <w:rtl/>
        </w:rPr>
        <w:t>אסור לספר ולכבס,</w:t>
      </w:r>
    </w:p>
    <w:p w14:paraId="3D5363D6" w14:textId="6719931D" w:rsidR="006C4315" w:rsidRDefault="00312DC0" w:rsidP="00312DC0">
      <w:pPr>
        <w:rPr>
          <w:rStyle w:val="affff8"/>
          <w:rtl/>
        </w:rPr>
      </w:pPr>
      <w:r w:rsidRPr="00D1637C">
        <w:rPr>
          <w:rFonts w:ascii="FontbitDavid" w:hAnsi="FontbitDavid" w:cs="PFT_Frank" w:hint="eastAsia"/>
          <w:bCs/>
          <w:sz w:val="32"/>
          <w:szCs w:val="14"/>
          <w:rtl/>
        </w:rPr>
        <w:t>ו</w:t>
      </w:r>
      <w:r w:rsidR="00B433C9" w:rsidRPr="00D1637C">
        <w:rPr>
          <w:rFonts w:ascii="FontbitDavid" w:hAnsi="FontbitDavid" w:cs="PFT_Frank"/>
          <w:bCs/>
          <w:sz w:val="32"/>
          <w:szCs w:val="14"/>
          <w:rtl/>
        </w:rPr>
        <w:t>קודם זה</w:t>
      </w:r>
      <w:r w:rsidR="006C4315" w:rsidRPr="00D1637C">
        <w:rPr>
          <w:rFonts w:ascii="FontbitDavid" w:hAnsi="FontbitDavid" w:cs="PFT_Frank" w:hint="cs"/>
          <w:bCs/>
          <w:sz w:val="32"/>
          <w:szCs w:val="14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/>
          <w:sz w:val="32"/>
          <w:rtl/>
        </w:rPr>
        <w:t xml:space="preserve"> ממעטין </w:t>
      </w:r>
      <w:r w:rsidR="006C4315">
        <w:rPr>
          <w:rFonts w:ascii="FontbitDavid" w:hAnsi="FontbitDavid" w:hint="cs"/>
          <w:sz w:val="32"/>
          <w:rtl/>
        </w:rPr>
        <w:t>מלישא וליתן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ומארסין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8"/>
          <w:rFonts w:hint="cs"/>
          <w:rtl/>
        </w:rPr>
        <w:t>בלי סעודה, ו</w:t>
      </w:r>
      <w:r w:rsidR="00B433C9" w:rsidRPr="00EB4CFE">
        <w:rPr>
          <w:rStyle w:val="affff8"/>
          <w:rtl/>
        </w:rPr>
        <w:t>לא כונסין</w:t>
      </w:r>
      <w:r>
        <w:rPr>
          <w:rStyle w:val="affff8"/>
          <w:rFonts w:hint="cs"/>
          <w:rtl/>
        </w:rPr>
        <w:t>.</w:t>
      </w:r>
    </w:p>
    <w:p w14:paraId="2FA8913B" w14:textId="444011DC" w:rsidR="00877AB0" w:rsidRPr="004A10C1" w:rsidRDefault="00B433C9" w:rsidP="00EB4CFE">
      <w:pPr>
        <w:rPr>
          <w:rFonts w:ascii="FontbitDavid" w:hAnsi="FontbitDavid"/>
          <w:sz w:val="32"/>
          <w:rtl/>
        </w:rPr>
      </w:pPr>
      <w:r w:rsidRPr="00772AD2">
        <w:rPr>
          <w:rStyle w:val="affff5"/>
          <w:rtl/>
        </w:rPr>
        <w:t xml:space="preserve">כי תניא </w:t>
      </w:r>
      <w:r w:rsidRPr="004A10C1">
        <w:rPr>
          <w:rFonts w:ascii="FontbitDavid" w:hAnsi="FontbitDavid"/>
          <w:sz w:val="32"/>
          <w:rtl/>
        </w:rPr>
        <w:t>- קודם דקודם</w:t>
      </w:r>
      <w:r w:rsidR="00877AB0">
        <w:rPr>
          <w:rStyle w:val="affff8"/>
          <w:rFonts w:hint="cs"/>
          <w:rtl/>
        </w:rPr>
        <w:t xml:space="preserve">, </w:t>
      </w:r>
      <w:r w:rsidR="00877AB0" w:rsidRPr="00EB4CFE">
        <w:rPr>
          <w:rStyle w:val="affff8"/>
          <w:rFonts w:hint="eastAsia"/>
          <w:rtl/>
        </w:rPr>
        <w:t>לפני</w:t>
      </w:r>
      <w:r w:rsidR="00877AB0" w:rsidRPr="00EB4CFE">
        <w:rPr>
          <w:rStyle w:val="affff8"/>
          <w:rtl/>
        </w:rPr>
        <w:t xml:space="preserve"> </w:t>
      </w:r>
      <w:r w:rsidR="00877AB0" w:rsidRPr="00EB4CFE">
        <w:rPr>
          <w:rStyle w:val="affff8"/>
          <w:rFonts w:hint="eastAsia"/>
          <w:rtl/>
        </w:rPr>
        <w:t>שבוע</w:t>
      </w:r>
      <w:r w:rsidR="00877AB0" w:rsidRPr="00EB4CFE">
        <w:rPr>
          <w:rStyle w:val="affff8"/>
          <w:rtl/>
        </w:rPr>
        <w:t xml:space="preserve"> </w:t>
      </w:r>
      <w:r w:rsidR="00877AB0" w:rsidRPr="00EB4CFE">
        <w:rPr>
          <w:rStyle w:val="affff8"/>
          <w:rFonts w:hint="eastAsia"/>
          <w:rtl/>
        </w:rPr>
        <w:t>זה</w:t>
      </w:r>
      <w:r w:rsidR="00877AB0" w:rsidRPr="00EB4CFE">
        <w:rPr>
          <w:rStyle w:val="affff8"/>
          <w:rtl/>
        </w:rPr>
        <w:t>.</w:t>
      </w:r>
    </w:p>
    <w:p w14:paraId="1A6BC4E3" w14:textId="5C940640" w:rsidR="006C4315" w:rsidRPr="005C5E95" w:rsidRDefault="006C4315" w:rsidP="00370FA4">
      <w:pPr>
        <w:rPr>
          <w:rtl/>
        </w:rPr>
      </w:pPr>
      <w:r>
        <w:rPr>
          <w:rStyle w:val="affff5"/>
          <w:rFonts w:hint="cs"/>
          <w:spacing w:val="-6"/>
          <w:rtl/>
        </w:rPr>
        <w:t>ויקשה עדיין</w:t>
      </w:r>
      <w:r w:rsidR="00772AD2" w:rsidRPr="005C5E95">
        <w:rPr>
          <w:rStyle w:val="affff5"/>
          <w:rFonts w:hint="cs"/>
          <w:spacing w:val="-6"/>
          <w:rtl/>
        </w:rPr>
        <w:t>:</w:t>
      </w:r>
      <w:r w:rsidR="00B433C9" w:rsidRPr="005C5E95">
        <w:rPr>
          <w:rFonts w:ascii="FontbitDavid" w:hAnsi="FontbitDavid"/>
          <w:spacing w:val="-6"/>
          <w:sz w:val="32"/>
          <w:rtl/>
        </w:rPr>
        <w:t xml:space="preserve"> מקום שאסור לישא וליתן מותר ליארס, </w:t>
      </w:r>
      <w:r>
        <w:rPr>
          <w:rFonts w:hint="cs"/>
          <w:rtl/>
        </w:rPr>
        <w:t>כ"ש כאן!</w:t>
      </w:r>
    </w:p>
    <w:p w14:paraId="2A38FEDB" w14:textId="563C9543" w:rsidR="006C4315" w:rsidRPr="00C35A2C" w:rsidRDefault="006C4315" w:rsidP="00EB4CFE">
      <w:pPr>
        <w:rPr>
          <w:rtl/>
        </w:rPr>
      </w:pPr>
      <w:r w:rsidRPr="00EB4CFE">
        <w:rPr>
          <w:rStyle w:val="affff5"/>
          <w:rFonts w:hint="eastAsia"/>
          <w:rtl/>
        </w:rPr>
        <w:t>א</w:t>
      </w:r>
      <w:r w:rsidRPr="00EB4CFE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>
        <w:rPr>
          <w:rStyle w:val="affff5"/>
          <w:rFonts w:hint="cs"/>
          <w:rtl/>
        </w:rPr>
        <w:t xml:space="preserve">אימא: </w:t>
      </w:r>
      <w:r w:rsidR="00B433C9" w:rsidRPr="00772AD2">
        <w:rPr>
          <w:rStyle w:val="affff5"/>
          <w:rtl/>
        </w:rPr>
        <w:t>ריו</w:t>
      </w:r>
      <w:r>
        <w:rPr>
          <w:rStyle w:val="affff5"/>
          <w:rFonts w:hint="cs"/>
          <w:rtl/>
        </w:rPr>
        <w:t>"</w:t>
      </w:r>
      <w:r w:rsidR="00B433C9" w:rsidRPr="00772AD2">
        <w:rPr>
          <w:rStyle w:val="affff5"/>
          <w:rtl/>
        </w:rPr>
        <w:t>ס</w:t>
      </w:r>
      <w:r w:rsidR="00B433C9" w:rsidRPr="00C35A2C">
        <w:rPr>
          <w:rFonts w:ascii="FontbitDavid" w:hAnsi="FontbitDavid"/>
          <w:sz w:val="32"/>
          <w:rtl/>
        </w:rPr>
        <w:t xml:space="preserve"> כל הנשים</w:t>
      </w:r>
      <w:r w:rsidR="00B433C9" w:rsidRPr="00EB4CFE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ינשאו</w:t>
      </w:r>
      <w:r>
        <w:rPr>
          <w:rFonts w:ascii="FontbitDavid" w:hAnsi="FontbitDavid" w:hint="cs"/>
          <w:sz w:val="32"/>
          <w:rtl/>
        </w:rPr>
        <w:t xml:space="preserve"> </w:t>
      </w:r>
      <w:r w:rsidRPr="00EB4CFE">
        <w:rPr>
          <w:rStyle w:val="affff8"/>
          <w:rFonts w:hint="eastAsia"/>
          <w:rtl/>
        </w:rPr>
        <w:t>חוץ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מאלמנה</w:t>
      </w:r>
      <w:r>
        <w:rPr>
          <w:rStyle w:val="affff8"/>
          <w:rFonts w:hint="cs"/>
          <w:rtl/>
        </w:rPr>
        <w:t>,</w:t>
      </w:r>
      <w:r w:rsidRPr="006C4315">
        <w:rPr>
          <w:rtl/>
        </w:rPr>
        <w:t xml:space="preserve"> </w:t>
      </w:r>
      <w:r w:rsidRPr="00EB4CFE">
        <w:rPr>
          <w:rStyle w:val="affff5"/>
          <w:rtl/>
        </w:rPr>
        <w:t>ולית ליה</w:t>
      </w:r>
      <w:r w:rsidRPr="00C35A2C">
        <w:rPr>
          <w:rtl/>
        </w:rPr>
        <w:t xml:space="preserve"> להבחין</w:t>
      </w:r>
      <w:r w:rsidRPr="00C35A2C">
        <w:rPr>
          <w:rFonts w:hint="cs"/>
          <w:rtl/>
        </w:rPr>
        <w:t>!</w:t>
      </w:r>
    </w:p>
    <w:p w14:paraId="13B4BF5E" w14:textId="4A089ADF" w:rsidR="006C4315" w:rsidRPr="00C35A2C" w:rsidRDefault="006C4315" w:rsidP="00370FA4">
      <w:pPr>
        <w:pStyle w:val="afffc"/>
        <w:ind w:left="0"/>
        <w:rPr>
          <w:rtl/>
        </w:rPr>
      </w:pPr>
      <w:r>
        <w:rPr>
          <w:rFonts w:ascii="FontbitDavid" w:hAnsi="FontbitDavid"/>
          <w:rtl/>
        </w:rPr>
        <w:tab/>
      </w:r>
      <w:r>
        <w:rPr>
          <w:rStyle w:val="affff5"/>
          <w:rFonts w:hint="cs"/>
          <w:rtl/>
        </w:rPr>
        <w:t xml:space="preserve">ב. </w:t>
      </w:r>
      <w:r w:rsidR="00B433C9" w:rsidRPr="00772AD2">
        <w:rPr>
          <w:rStyle w:val="affff5"/>
          <w:rFonts w:hint="cs"/>
          <w:rtl/>
        </w:rPr>
        <w:t>אב</w:t>
      </w:r>
      <w:r w:rsidR="00B433C9" w:rsidRPr="00772AD2">
        <w:rPr>
          <w:rStyle w:val="affff5"/>
          <w:rtl/>
        </w:rPr>
        <w:t>"</w:t>
      </w:r>
      <w:r w:rsidR="00B433C9" w:rsidRPr="00772AD2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>:</w:t>
      </w:r>
      <w:r w:rsidR="00B433C9" w:rsidRPr="00C35A2C">
        <w:rPr>
          <w:rtl/>
        </w:rPr>
        <w:t xml:space="preserve"> </w:t>
      </w:r>
      <w:r w:rsidR="00B433C9" w:rsidRPr="00772AD2">
        <w:rPr>
          <w:rStyle w:val="affff5"/>
          <w:rtl/>
        </w:rPr>
        <w:t>ריו</w:t>
      </w:r>
      <w:r>
        <w:rPr>
          <w:rStyle w:val="affff5"/>
          <w:rFonts w:hint="cs"/>
          <w:rtl/>
        </w:rPr>
        <w:t>"</w:t>
      </w:r>
      <w:r w:rsidR="00B433C9" w:rsidRPr="00772AD2">
        <w:rPr>
          <w:rStyle w:val="affff5"/>
          <w:rtl/>
        </w:rPr>
        <w:t xml:space="preserve">ס </w:t>
      </w:r>
      <w:r w:rsidR="00B433C9" w:rsidRPr="00C35A2C">
        <w:rPr>
          <w:rtl/>
        </w:rPr>
        <w:t xml:space="preserve">כל </w:t>
      </w:r>
      <w:r w:rsidR="00B433C9" w:rsidRPr="00D1637C">
        <w:rPr>
          <w:rFonts w:cs="PFT_Frank"/>
          <w:b/>
          <w:bCs/>
          <w:szCs w:val="14"/>
          <w:rtl/>
        </w:rPr>
        <w:t>ארוסות</w:t>
      </w:r>
      <w:r w:rsidR="00B433C9" w:rsidRPr="00C35A2C">
        <w:rPr>
          <w:rtl/>
        </w:rPr>
        <w:t xml:space="preserve"> </w:t>
      </w:r>
      <w:r w:rsidR="00B433C9" w:rsidRPr="00EB4CFE">
        <w:rPr>
          <w:rStyle w:val="affff8"/>
          <w:rtl/>
        </w:rPr>
        <w:t>גרושות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B433C9" w:rsidRPr="00D1637C">
        <w:rPr>
          <w:rFonts w:cs="PFT_Frank"/>
          <w:b/>
          <w:bCs/>
          <w:szCs w:val="14"/>
          <w:rtl/>
        </w:rPr>
        <w:t>ינשאו</w:t>
      </w:r>
      <w:r w:rsidRPr="00EB4CFE">
        <w:rPr>
          <w:rStyle w:val="affff8"/>
          <w:rtl/>
        </w:rPr>
        <w:t xml:space="preserve"> חוץ מאלמנה</w:t>
      </w:r>
      <w:r>
        <w:rPr>
          <w:rStyle w:val="affff8"/>
          <w:rFonts w:hint="cs"/>
          <w:rtl/>
        </w:rPr>
        <w:t>.</w:t>
      </w:r>
    </w:p>
    <w:p w14:paraId="78ACE906" w14:textId="3B296BD7" w:rsidR="006C4315" w:rsidRDefault="006C4315" w:rsidP="00EB4CFE">
      <w:pPr>
        <w:pStyle w:val="afffc"/>
        <w:ind w:left="0" w:firstLine="113"/>
        <w:rPr>
          <w:rtl/>
        </w:rPr>
      </w:pPr>
      <w:r w:rsidRPr="00EB4CFE">
        <w:rPr>
          <w:rStyle w:val="affff5"/>
          <w:rFonts w:hint="eastAsia"/>
          <w:rtl/>
        </w:rPr>
        <w:t>וחלקו</w:t>
      </w:r>
      <w:r w:rsidR="00FE7A5B">
        <w:rPr>
          <w:rStyle w:val="affff5"/>
          <w:rFonts w:hint="cs"/>
          <w:rtl/>
        </w:rPr>
        <w:t>,</w:t>
      </w:r>
      <w:r w:rsidRPr="00EB4CFE">
        <w:rPr>
          <w:rStyle w:val="affff5"/>
          <w:rtl/>
        </w:rPr>
        <w:t xml:space="preserve"> </w:t>
      </w:r>
      <w:r w:rsidR="00B433C9" w:rsidRPr="00772AD2">
        <w:rPr>
          <w:rStyle w:val="affff5"/>
          <w:rFonts w:hint="cs"/>
          <w:rtl/>
        </w:rPr>
        <w:t>דלר</w:t>
      </w:r>
      <w:r w:rsidR="00B433C9" w:rsidRPr="00772AD2">
        <w:rPr>
          <w:rStyle w:val="affff5"/>
          <w:rtl/>
        </w:rPr>
        <w:t>"</w:t>
      </w:r>
      <w:r w:rsidR="00B433C9" w:rsidRPr="00772AD2">
        <w:rPr>
          <w:rStyle w:val="affff5"/>
          <w:rFonts w:hint="cs"/>
          <w:rtl/>
        </w:rPr>
        <w:t>י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 xml:space="preserve">גם </w:t>
      </w:r>
      <w:r w:rsidR="00B433C9" w:rsidRPr="00D1637C">
        <w:rPr>
          <w:rFonts w:cs="PFT_Frank"/>
          <w:b/>
          <w:bCs/>
          <w:szCs w:val="14"/>
          <w:rtl/>
        </w:rPr>
        <w:t xml:space="preserve">נשואה </w:t>
      </w:r>
      <w:r w:rsidR="00B433C9" w:rsidRPr="00C35A2C">
        <w:rPr>
          <w:rFonts w:hint="cs"/>
          <w:rtl/>
        </w:rPr>
        <w:t xml:space="preserve">מותרת </w:t>
      </w:r>
      <w:r w:rsidR="00B433C9" w:rsidRPr="00D1637C">
        <w:rPr>
          <w:rFonts w:cs="PFT_Frank"/>
          <w:b/>
          <w:bCs/>
          <w:szCs w:val="14"/>
          <w:rtl/>
        </w:rPr>
        <w:t>ליארס</w:t>
      </w:r>
      <w:r w:rsidR="00B433C9" w:rsidRPr="00C35A2C">
        <w:rPr>
          <w:rFonts w:hint="cs"/>
          <w:rtl/>
        </w:rPr>
        <w:t xml:space="preserve">, </w:t>
      </w:r>
      <w:r w:rsidR="00BF554A">
        <w:rPr>
          <w:rStyle w:val="affff5"/>
          <w:rFonts w:hint="cs"/>
          <w:rtl/>
        </w:rPr>
        <w:t xml:space="preserve"> </w:t>
      </w:r>
      <w:r w:rsidR="00B433C9" w:rsidRPr="00772AD2">
        <w:rPr>
          <w:rStyle w:val="affff5"/>
          <w:rFonts w:hint="cs"/>
          <w:rtl/>
        </w:rPr>
        <w:t>ולריו</w:t>
      </w:r>
      <w:r>
        <w:rPr>
          <w:rStyle w:val="affff5"/>
          <w:rFonts w:hint="cs"/>
          <w:rtl/>
        </w:rPr>
        <w:t>"</w:t>
      </w:r>
      <w:r w:rsidR="00B433C9" w:rsidRPr="00772AD2">
        <w:rPr>
          <w:rStyle w:val="affff5"/>
          <w:rFonts w:hint="cs"/>
          <w:rtl/>
        </w:rPr>
        <w:t>ס</w:t>
      </w:r>
      <w:r w:rsidR="00B433C9" w:rsidRPr="00C35A2C">
        <w:rPr>
          <w:rFonts w:hint="cs"/>
          <w:rtl/>
        </w:rPr>
        <w:t xml:space="preserve"> </w:t>
      </w:r>
      <w:r w:rsidR="00B433C9" w:rsidRPr="00C35A2C">
        <w:rPr>
          <w:rtl/>
        </w:rPr>
        <w:t>אסורה ליארס.</w:t>
      </w:r>
    </w:p>
    <w:p w14:paraId="12C01A63" w14:textId="054CB887" w:rsidR="00B433C9" w:rsidRPr="00EB4CFE" w:rsidRDefault="0004208D" w:rsidP="00370FA4">
      <w:pPr>
        <w:rPr>
          <w:rtl/>
        </w:rPr>
      </w:pPr>
      <w:r w:rsidRPr="00EB4CFE">
        <w:rPr>
          <w:rStyle w:val="affff5"/>
          <w:rFonts w:hint="eastAsia"/>
          <w:rtl/>
        </w:rPr>
        <w:t>ויקשה</w:t>
      </w:r>
      <w:r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מהך</w:t>
      </w:r>
      <w:r w:rsidR="00B433C9" w:rsidRPr="00370FA4">
        <w:rPr>
          <w:rStyle w:val="affff5"/>
          <w:rFonts w:hint="cs"/>
          <w:rtl/>
        </w:rPr>
        <w:t xml:space="preserve"> ד</w:t>
      </w:r>
      <w:r w:rsidR="006C4315" w:rsidRPr="00EB4CFE">
        <w:rPr>
          <w:rStyle w:val="affff5"/>
          <w:rFonts w:hint="eastAsia"/>
          <w:rtl/>
        </w:rPr>
        <w:t>ל</w:t>
      </w:r>
      <w:r w:rsidR="00B433C9" w:rsidRPr="00370FA4">
        <w:rPr>
          <w:rStyle w:val="affff5"/>
          <w:rFonts w:hint="cs"/>
          <w:rtl/>
        </w:rPr>
        <w:t>ריו</w:t>
      </w:r>
      <w:r w:rsidR="006C4315" w:rsidRPr="00EB4CFE">
        <w:rPr>
          <w:rStyle w:val="affff5"/>
          <w:rtl/>
        </w:rPr>
        <w:t>"</w:t>
      </w:r>
      <w:r w:rsidR="00B433C9" w:rsidRPr="00370FA4">
        <w:rPr>
          <w:rStyle w:val="affff5"/>
          <w:rFonts w:hint="cs"/>
          <w:rtl/>
        </w:rPr>
        <w:t>ס</w:t>
      </w:r>
      <w:r w:rsidR="00B433C9" w:rsidRPr="00370FA4">
        <w:rPr>
          <w:rtl/>
        </w:rPr>
        <w:t xml:space="preserve"> כל הנשים יתארסו</w:t>
      </w:r>
      <w:r w:rsidR="006C4315" w:rsidRPr="00EB4CFE">
        <w:rPr>
          <w:rStyle w:val="affff8"/>
          <w:rtl/>
        </w:rPr>
        <w:t xml:space="preserve"> והיינו </w:t>
      </w:r>
      <w:r w:rsidR="00BF554A" w:rsidRPr="00A07384">
        <w:rPr>
          <w:rStyle w:val="affff8"/>
          <w:rFonts w:cs="PFT_Frank" w:hint="eastAsia"/>
          <w:b/>
          <w:bCs/>
          <w:szCs w:val="10"/>
          <w:rtl/>
        </w:rPr>
        <w:t>ארוסות</w:t>
      </w:r>
      <w:r w:rsidR="00BF554A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6C4315" w:rsidRPr="00A07384">
        <w:rPr>
          <w:rStyle w:val="affff8"/>
          <w:rFonts w:cs="PFT_Frank" w:hint="eastAsia"/>
          <w:b/>
          <w:bCs/>
          <w:szCs w:val="10"/>
          <w:rtl/>
        </w:rPr>
        <w:t>ינשאו</w:t>
      </w:r>
      <w:r w:rsidR="00B433C9" w:rsidRPr="00370FA4">
        <w:rPr>
          <w:rtl/>
        </w:rPr>
        <w:t xml:space="preserve"> חוץ מהאלמנה</w:t>
      </w:r>
      <w:r w:rsidR="00BF554A">
        <w:rPr>
          <w:rFonts w:hint="cs"/>
          <w:rtl/>
        </w:rPr>
        <w:t>..,</w:t>
      </w:r>
      <w:r w:rsidR="00BF554A" w:rsidRPr="00D1637C">
        <w:rPr>
          <w:rFonts w:cs="PFT_Frank" w:hint="cs"/>
          <w:b/>
          <w:bCs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וכולן</w:t>
      </w:r>
      <w:r w:rsidR="00B433C9" w:rsidRPr="00EB4CFE">
        <w:rPr>
          <w:rtl/>
        </w:rPr>
        <w:t xml:space="preserve"> </w:t>
      </w:r>
      <w:r w:rsidR="00BF554A" w:rsidRPr="00EB4CFE">
        <w:rPr>
          <w:rStyle w:val="affff8"/>
          <w:rFonts w:hint="eastAsia"/>
          <w:rtl/>
        </w:rPr>
        <w:t>ע</w:t>
      </w:r>
      <w:r w:rsidR="00BF554A">
        <w:rPr>
          <w:rStyle w:val="affff8"/>
          <w:rFonts w:hint="cs"/>
          <w:rtl/>
        </w:rPr>
        <w:t>ל כרחך</w:t>
      </w:r>
      <w:r w:rsidR="00BF554A" w:rsidRPr="00EB4CFE">
        <w:rPr>
          <w:rStyle w:val="affff8"/>
          <w:rtl/>
        </w:rPr>
        <w:t xml:space="preserve"> </w:t>
      </w:r>
      <w:r w:rsidR="00BF554A" w:rsidRPr="00A07384">
        <w:rPr>
          <w:rStyle w:val="affff8"/>
          <w:rFonts w:cs="PFT_Frank" w:hint="eastAsia"/>
          <w:b/>
          <w:bCs/>
          <w:szCs w:val="10"/>
          <w:rtl/>
        </w:rPr>
        <w:t>נשואות</w:t>
      </w:r>
      <w:r w:rsidR="00B433C9" w:rsidRPr="00EB4CFE">
        <w:rPr>
          <w:rtl/>
        </w:rPr>
        <w:t xml:space="preserve"> </w:t>
      </w:r>
      <w:r w:rsidR="00BF554A">
        <w:rPr>
          <w:rFonts w:hint="cs"/>
          <w:rtl/>
        </w:rPr>
        <w:t xml:space="preserve">לא </w:t>
      </w:r>
      <w:r w:rsidR="00B433C9" w:rsidRPr="00D1637C">
        <w:rPr>
          <w:rFonts w:cs="PFT_Frank"/>
          <w:b/>
          <w:bCs/>
          <w:szCs w:val="14"/>
          <w:rtl/>
        </w:rPr>
        <w:t>ינשאו</w:t>
      </w:r>
      <w:r w:rsidR="00B433C9" w:rsidRPr="00EB4CFE">
        <w:rPr>
          <w:rtl/>
        </w:rPr>
        <w:t xml:space="preserve"> ג</w:t>
      </w:r>
      <w:r w:rsidR="00BF554A">
        <w:rPr>
          <w:rFonts w:hint="cs"/>
          <w:rtl/>
        </w:rPr>
        <w:t>"</w:t>
      </w:r>
      <w:r w:rsidR="00B433C9" w:rsidRPr="00EB4CFE">
        <w:rPr>
          <w:rtl/>
        </w:rPr>
        <w:t>ח</w:t>
      </w:r>
      <w:r w:rsidR="00BF554A">
        <w:rPr>
          <w:rFonts w:hint="cs"/>
          <w:rtl/>
        </w:rPr>
        <w:t xml:space="preserve">- </w:t>
      </w:r>
      <w:r w:rsidR="00B433C9" w:rsidRPr="00EB4CFE">
        <w:rPr>
          <w:rFonts w:hint="eastAsia"/>
          <w:rtl/>
        </w:rPr>
        <w:t>הא</w:t>
      </w:r>
      <w:r w:rsidR="00B433C9" w:rsidRPr="00EB4CFE">
        <w:rPr>
          <w:rtl/>
        </w:rPr>
        <w:t xml:space="preserve"> </w:t>
      </w:r>
      <w:r w:rsidR="00BF554A" w:rsidRPr="00D1637C">
        <w:rPr>
          <w:rFonts w:cs="PFT_Frank" w:hint="eastAsia"/>
          <w:b/>
          <w:bCs/>
          <w:szCs w:val="14"/>
          <w:rtl/>
        </w:rPr>
        <w:t>ל</w:t>
      </w:r>
      <w:r w:rsidR="00B433C9" w:rsidRPr="00D1637C">
        <w:rPr>
          <w:rFonts w:cs="PFT_Frank" w:hint="eastAsia"/>
          <w:b/>
          <w:bCs/>
          <w:szCs w:val="14"/>
          <w:rtl/>
        </w:rPr>
        <w:t>ארס</w:t>
      </w:r>
      <w:r w:rsidR="00B433C9" w:rsidRPr="00EB4CFE">
        <w:rPr>
          <w:rtl/>
        </w:rPr>
        <w:t xml:space="preserve"> כן</w:t>
      </w:r>
      <w:r w:rsidR="00BF554A">
        <w:rPr>
          <w:rFonts w:hint="cs"/>
          <w:rtl/>
        </w:rPr>
        <w:t>!</w:t>
      </w:r>
    </w:p>
    <w:p w14:paraId="670A26A6" w14:textId="0CF966E5" w:rsidR="00B433C9" w:rsidRPr="00C35A2C" w:rsidRDefault="00B433C9" w:rsidP="00EB4CFE">
      <w:pPr>
        <w:rPr>
          <w:rtl/>
        </w:rPr>
      </w:pPr>
      <w:r w:rsidRPr="00772AD2">
        <w:rPr>
          <w:rStyle w:val="affff5"/>
          <w:rFonts w:hint="cs"/>
          <w:rtl/>
        </w:rPr>
        <w:t>וא</w:t>
      </w:r>
      <w:r w:rsidR="0004208D">
        <w:rPr>
          <w:rStyle w:val="affff5"/>
          <w:rFonts w:hint="cs"/>
          <w:rtl/>
        </w:rPr>
        <w:t>ם</w:t>
      </w:r>
      <w:r w:rsidRPr="00772AD2">
        <w:rPr>
          <w:rStyle w:val="affff5"/>
          <w:rFonts w:hint="cs"/>
          <w:rtl/>
        </w:rPr>
        <w:t xml:space="preserve"> </w:t>
      </w:r>
      <w:r w:rsidR="0004208D">
        <w:rPr>
          <w:rStyle w:val="affff5"/>
          <w:rFonts w:hint="cs"/>
          <w:rtl/>
        </w:rPr>
        <w:t>תתרץ</w:t>
      </w:r>
      <w:r w:rsidRPr="00772AD2">
        <w:rPr>
          <w:rStyle w:val="affff5"/>
          <w:rFonts w:hint="cs"/>
          <w:rtl/>
        </w:rPr>
        <w:t>:</w:t>
      </w:r>
      <w:r w:rsidRPr="00AC7749">
        <w:rPr>
          <w:rFonts w:ascii="FontbitDavid" w:hAnsi="FontbitDavid" w:hint="cs"/>
          <w:spacing w:val="-2"/>
          <w:sz w:val="32"/>
          <w:rtl/>
        </w:rPr>
        <w:t xml:space="preserve"> </w:t>
      </w:r>
      <w:r w:rsidR="0004208D">
        <w:rPr>
          <w:rFonts w:ascii="FontbitDavid" w:hAnsi="FontbitDavid" w:hint="cs"/>
          <w:sz w:val="32"/>
          <w:rtl/>
        </w:rPr>
        <w:t xml:space="preserve">וכולן </w:t>
      </w:r>
      <w:r w:rsidRPr="00A07384">
        <w:rPr>
          <w:rStyle w:val="affff8"/>
          <w:rFonts w:cs="PFT_Frank"/>
          <w:b/>
          <w:bCs/>
          <w:szCs w:val="10"/>
          <w:rtl/>
        </w:rPr>
        <w:t>נשואות</w:t>
      </w:r>
      <w:r w:rsidRPr="00C35A2C">
        <w:rPr>
          <w:rFonts w:ascii="FontbitDavid" w:hAnsi="FontbitDavid"/>
          <w:sz w:val="32"/>
          <w:rtl/>
        </w:rPr>
        <w:t xml:space="preserve"> לא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יתארסו</w:t>
      </w:r>
      <w:r w:rsidR="0004208D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EB4CFE">
        <w:rPr>
          <w:rStyle w:val="affff5"/>
          <w:rtl/>
        </w:rPr>
        <w:t>עד</w:t>
      </w:r>
      <w:r w:rsidR="0004208D" w:rsidRPr="00EB4CFE">
        <w:rPr>
          <w:rStyle w:val="affff5"/>
          <w:rFonts w:hint="eastAsia"/>
          <w:rtl/>
        </w:rPr>
        <w:t>יי</w:t>
      </w:r>
      <w:r w:rsidR="0004208D">
        <w:rPr>
          <w:rStyle w:val="affff5"/>
          <w:rFonts w:hint="cs"/>
          <w:rtl/>
        </w:rPr>
        <w:t>ן יקשה:</w:t>
      </w:r>
      <w:r w:rsidR="0004208D">
        <w:rPr>
          <w:rFonts w:ascii="FontbitDavid" w:hAnsi="FontbitDavid" w:hint="cs"/>
          <w:spacing w:val="-2"/>
          <w:sz w:val="32"/>
          <w:rtl/>
        </w:rPr>
        <w:t xml:space="preserve"> </w:t>
      </w:r>
      <w:r w:rsidRPr="00EB4CFE">
        <w:rPr>
          <w:rFonts w:hint="eastAsia"/>
          <w:rtl/>
        </w:rPr>
        <w:t>ד</w:t>
      </w:r>
      <w:r w:rsidR="00110BAA" w:rsidRPr="00EB4CFE">
        <w:rPr>
          <w:rFonts w:hint="eastAsia"/>
          <w:rtl/>
        </w:rPr>
        <w:t>לאלמנה</w:t>
      </w:r>
      <w:r w:rsidR="00110BAA" w:rsidRPr="00EB4CFE">
        <w:rPr>
          <w:rtl/>
        </w:rPr>
        <w:t xml:space="preserve"> </w:t>
      </w:r>
      <w:r w:rsidR="00110BAA" w:rsidRPr="00EB4CFE">
        <w:rPr>
          <w:rFonts w:hint="eastAsia"/>
          <w:rtl/>
        </w:rPr>
        <w:t>מ</w:t>
      </w:r>
      <w:r w:rsidRPr="00EB4CFE">
        <w:rPr>
          <w:rFonts w:hint="eastAsia"/>
          <w:rtl/>
        </w:rPr>
        <w:t>אירוסין</w:t>
      </w:r>
      <w:r w:rsidRPr="00EB4CFE">
        <w:rPr>
          <w:rtl/>
        </w:rPr>
        <w:t xml:space="preserve"> </w:t>
      </w:r>
      <w:r w:rsidRPr="00AC7749">
        <w:rPr>
          <w:rFonts w:ascii="FontbitDavid" w:hAnsi="FontbitDavid" w:hint="cs"/>
          <w:spacing w:val="-2"/>
          <w:sz w:val="32"/>
          <w:rtl/>
        </w:rPr>
        <w:t>אין איבול</w:t>
      </w:r>
      <w:r w:rsidR="00332185">
        <w:rPr>
          <w:rFonts w:ascii="FontbitDavid" w:hAnsi="FontbitDavid" w:hint="cs"/>
          <w:spacing w:val="-2"/>
          <w:sz w:val="32"/>
          <w:rtl/>
        </w:rPr>
        <w:t>,</w:t>
      </w:r>
      <w:r w:rsidR="0004208D">
        <w:rPr>
          <w:rStyle w:val="affff5"/>
          <w:rtl/>
        </w:rPr>
        <w:tab/>
      </w:r>
      <w:r w:rsidR="0004208D">
        <w:rPr>
          <w:rStyle w:val="affff5"/>
          <w:rtl/>
        </w:rPr>
        <w:tab/>
      </w:r>
      <w:r w:rsidR="0004208D">
        <w:rPr>
          <w:rStyle w:val="affff5"/>
          <w:rtl/>
        </w:rPr>
        <w:tab/>
      </w:r>
      <w:r w:rsidR="0004208D">
        <w:rPr>
          <w:rStyle w:val="affff5"/>
          <w:rtl/>
        </w:rPr>
        <w:tab/>
      </w:r>
      <w:r w:rsidR="0004208D">
        <w:rPr>
          <w:rStyle w:val="affff5"/>
          <w:rFonts w:hint="cs"/>
          <w:rtl/>
        </w:rPr>
        <w:t xml:space="preserve">  </w:t>
      </w:r>
      <w:r w:rsidRPr="00772AD2">
        <w:rPr>
          <w:rStyle w:val="affff5"/>
          <w:rFonts w:hint="cs"/>
          <w:rtl/>
        </w:rPr>
        <w:t>דתרחב</w:t>
      </w:r>
      <w:r w:rsidRPr="00772AD2">
        <w:rPr>
          <w:rStyle w:val="affff5"/>
          <w:rtl/>
        </w:rPr>
        <w:t>"</w:t>
      </w:r>
      <w:r w:rsidRPr="00772AD2">
        <w:rPr>
          <w:rStyle w:val="affff5"/>
          <w:rFonts w:hint="cs"/>
          <w:rtl/>
        </w:rPr>
        <w:t>א:</w:t>
      </w:r>
      <w:r w:rsidRPr="00AC7749">
        <w:rPr>
          <w:rFonts w:ascii="FontbitDavid" w:hAnsi="FontbitDavid"/>
          <w:spacing w:val="-2"/>
          <w:sz w:val="32"/>
          <w:rtl/>
        </w:rPr>
        <w:t xml:space="preserve"> אשתו ארוסה </w:t>
      </w:r>
      <w:r w:rsidRPr="00C35A2C">
        <w:rPr>
          <w:rtl/>
        </w:rPr>
        <w:t>לא אוננת</w:t>
      </w:r>
      <w:r w:rsidR="0004208D">
        <w:rPr>
          <w:rFonts w:hint="cs"/>
          <w:rtl/>
        </w:rPr>
        <w:t>..</w:t>
      </w:r>
      <w:r w:rsidRPr="00C35A2C">
        <w:rPr>
          <w:rtl/>
        </w:rPr>
        <w:t xml:space="preserve"> </w:t>
      </w:r>
    </w:p>
    <w:p w14:paraId="0B79A37F" w14:textId="20506851" w:rsidR="00B433C9" w:rsidRPr="00EB4CFE" w:rsidRDefault="0004208D" w:rsidP="00EB4CFE">
      <w:pPr>
        <w:rPr>
          <w:rStyle w:val="affff8"/>
          <w:rtl/>
        </w:rPr>
      </w:pPr>
      <w:r>
        <w:rPr>
          <w:rStyle w:val="affff5"/>
          <w:rFonts w:hint="cs"/>
          <w:rtl/>
        </w:rPr>
        <w:t xml:space="preserve">ג. </w:t>
      </w:r>
      <w:r w:rsidR="00B433C9" w:rsidRPr="00772AD2">
        <w:rPr>
          <w:rStyle w:val="affff5"/>
          <w:rFonts w:hint="cs"/>
          <w:rtl/>
        </w:rPr>
        <w:t>וא</w:t>
      </w:r>
      <w:r>
        <w:rPr>
          <w:rStyle w:val="affff5"/>
          <w:rFonts w:hint="cs"/>
          <w:rtl/>
        </w:rPr>
        <w:t>ין</w:t>
      </w:r>
      <w:r w:rsidR="00B433C9" w:rsidRPr="00772AD2">
        <w:rPr>
          <w:rStyle w:val="affff5"/>
          <w:rFonts w:hint="cs"/>
          <w:rtl/>
        </w:rPr>
        <w:t xml:space="preserve"> ליישב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EB4CFE">
        <w:rPr>
          <w:rStyle w:val="affff8"/>
          <w:rFonts w:hint="eastAsia"/>
          <w:rtl/>
        </w:rPr>
        <w:t>לעולם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כדמעיקרא</w:t>
      </w:r>
      <w:r>
        <w:rPr>
          <w:rFonts w:ascii="FontbitDavid" w:hAnsi="FontbitDavid" w:hint="cs"/>
          <w:sz w:val="32"/>
          <w:rtl/>
        </w:rPr>
        <w:t xml:space="preserve"> </w:t>
      </w:r>
      <w:r w:rsidR="00370FA4" w:rsidRPr="00EB4CFE">
        <w:rPr>
          <w:rStyle w:val="affff5"/>
          <w:rFonts w:hint="eastAsia"/>
          <w:rtl/>
        </w:rPr>
        <w:t>ו</w:t>
      </w:r>
      <w:r w:rsidR="00B433C9" w:rsidRPr="00EB4CFE">
        <w:rPr>
          <w:rStyle w:val="affff5"/>
          <w:rtl/>
        </w:rPr>
        <w:t>תנאי היא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370FA4">
        <w:rPr>
          <w:rFonts w:ascii="FontbitDavid" w:hAnsi="FontbitDavid" w:hint="cs"/>
          <w:sz w:val="32"/>
          <w:rtl/>
        </w:rPr>
        <w:t xml:space="preserve">שיש ברייתא </w:t>
      </w:r>
      <w:r>
        <w:rPr>
          <w:rStyle w:val="affff5"/>
          <w:rFonts w:ascii="FontbitDavid" w:hAnsi="FontbitDavid" w:hint="cs"/>
          <w:sz w:val="32"/>
          <w:rtl/>
          <w:rPrChange w:id="9054" w:author="מנוע אמוראים" w:date="2026-10-05T16:41:34Z">
            <w:rPr>
              <w:rFonts w:ascii="FontbitDavid" w:hAnsi="FontbitDavid" w:hint="cs"/>
              <w:sz w:val="32"/>
              <w:rtl/>
            </w:rPr>
          </w:rPrChange>
        </w:rPr>
        <w:t xml:space="preserve">ד</w:t>
      </w:r>
      <w:r>
        <w:rPr>
          <w:rStyle w:val="affff5"/>
          <w:rFonts w:ascii="FontbitDavid" w:hAnsi="FontbitDavid" w:hint="cs"/>
          <w:sz w:val="32"/>
          <w:rtl/>
          <w:rPrChange w:id="9055" w:author="מנוע אמוראים" w:date="2026-10-05T16:41:34Z">
            <w:rPr>
              <w:rFonts w:ascii="FontbitDavid" w:hAnsi="FontbitDavid" w:hint="cs"/>
              <w:sz w:val="32"/>
              <w:rtl/>
            </w:rPr>
          </w:rPrChange>
        </w:rPr>
        <w:t xml:space="preserve">מ</w:t>
      </w:r>
      <w:r>
        <w:rPr>
          <w:rStyle w:val="affff5"/>
          <w:rFonts w:ascii="FontbitDavid" w:hAnsi="FontbitDavid"/>
          <w:sz w:val="32"/>
          <w:rtl/>
          <w:rPrChange w:id="9056" w:author="מנוע אמוראים" w:date="2026-10-05T16:41:34Z">
            <w:rPr>
              <w:rFonts w:ascii="FontbitDavid" w:hAnsi="FontbitDavid"/>
              <w:sz w:val="32"/>
              <w:rtl/>
            </w:rPr>
          </w:rPrChange>
        </w:rPr>
        <w:t xml:space="preserve">ר"</w:t>
      </w:r>
      <w:r>
        <w:rPr>
          <w:rStyle w:val="affff5"/>
          <w:rFonts w:ascii="FontbitDavid" w:hAnsi="FontbitDavid" w:hint="cs"/>
          <w:sz w:val="32"/>
          <w:rtl/>
          <w:rPrChange w:id="9057" w:author="מנוע אמוראים" w:date="2026-10-05T16:41:34Z">
            <w:rPr>
              <w:rFonts w:ascii="FontbitDavid" w:hAnsi="FontbitDavid" w:hint="cs"/>
              <w:sz w:val="32"/>
              <w:rtl/>
            </w:rPr>
          </w:rPrChange>
        </w:rPr>
        <w:t xml:space="preserve">ח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עד </w:t>
      </w:r>
      <w:r w:rsidR="00370FA4">
        <w:rPr>
          <w:rFonts w:ascii="FontbitDavid" w:hAnsi="FontbitDavid" w:hint="cs"/>
          <w:sz w:val="32"/>
          <w:rtl/>
        </w:rPr>
        <w:t>ט"ב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ממעטין מלישא וליתן</w:t>
      </w:r>
      <w:r w:rsidR="00370FA4">
        <w:rPr>
          <w:rFonts w:ascii="FontbitDavid" w:hAnsi="FontbitDavid" w:hint="cs"/>
          <w:sz w:val="32"/>
          <w:rtl/>
        </w:rPr>
        <w:t>..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370FA4">
        <w:rPr>
          <w:rFonts w:ascii="FontbitDavid" w:hAnsi="FontbitDavid" w:hint="cs"/>
          <w:sz w:val="32"/>
          <w:rtl/>
        </w:rPr>
        <w:t>ו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מלארס</w:t>
      </w:r>
      <w:r w:rsidR="00B433C9" w:rsidRPr="00C35A2C">
        <w:rPr>
          <w:rFonts w:ascii="FontbitDavid" w:hAnsi="FontbitDavid"/>
          <w:sz w:val="32"/>
          <w:rtl/>
        </w:rPr>
        <w:t xml:space="preserve"> ומלישא</w:t>
      </w:r>
      <w:r w:rsidR="00370FA4">
        <w:rPr>
          <w:rFonts w:ascii="FontbitDavid" w:hAnsi="FontbitDavid" w:hint="cs"/>
          <w:sz w:val="32"/>
          <w:rtl/>
        </w:rPr>
        <w:t>,</w:t>
      </w:r>
      <w:r w:rsidR="00370FA4" w:rsidRPr="00EB4CFE">
        <w:rPr>
          <w:rStyle w:val="affff8"/>
          <w:rtl/>
        </w:rPr>
        <w:t xml:space="preserve"> וכך סובר </w:t>
      </w:r>
      <w:r w:rsidR="00370FA4" w:rsidRPr="00EB4CFE">
        <w:rPr>
          <w:rStyle w:val="affff5"/>
          <w:rFonts w:hint="eastAsia"/>
          <w:rtl/>
        </w:rPr>
        <w:t>ריו</w:t>
      </w:r>
      <w:r w:rsidR="00370FA4" w:rsidRPr="00EB4CFE">
        <w:rPr>
          <w:rStyle w:val="affff5"/>
          <w:rtl/>
        </w:rPr>
        <w:t>"ס</w:t>
      </w:r>
      <w:r w:rsidR="00370FA4">
        <w:rPr>
          <w:rStyle w:val="affff8"/>
          <w:rFonts w:hint="cs"/>
          <w:rtl/>
        </w:rPr>
        <w:t>,</w:t>
      </w:r>
    </w:p>
    <w:p w14:paraId="5481F5E9" w14:textId="2047DE3D" w:rsidR="00B433C9" w:rsidRDefault="00370FA4" w:rsidP="00B55EDF">
      <w:pPr>
        <w:rPr>
          <w:rFonts w:ascii="FontbitDavid" w:hAnsi="FontbitDavid"/>
          <w:sz w:val="32"/>
          <w:rtl/>
        </w:rPr>
      </w:pPr>
      <w:r w:rsidRPr="00EB4CFE">
        <w:rPr>
          <w:rtl/>
        </w:rPr>
        <w:t xml:space="preserve">- </w:t>
      </w:r>
      <w:r w:rsidR="00B433C9" w:rsidRPr="00C35A2C">
        <w:rPr>
          <w:rFonts w:ascii="FontbitDavid" w:hAnsi="FontbitDavid" w:hint="cs"/>
          <w:sz w:val="32"/>
          <w:rtl/>
        </w:rPr>
        <w:t>דלארס היינו סעודת אירוסין</w:t>
      </w:r>
      <w:r w:rsidRPr="00EB4CFE">
        <w:rPr>
          <w:rStyle w:val="affff8"/>
          <w:rtl/>
        </w:rPr>
        <w:t xml:space="preserve"> דאיכא שמחה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אבל א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 w:hint="cs"/>
          <w:sz w:val="32"/>
          <w:rtl/>
        </w:rPr>
        <w:t>ר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 w:hint="cs"/>
          <w:sz w:val="32"/>
          <w:rtl/>
        </w:rPr>
        <w:t>ס</w:t>
      </w:r>
      <w:r>
        <w:rPr>
          <w:rFonts w:ascii="FontbitDavid" w:hAnsi="FontbitDavid" w:hint="cs"/>
          <w:sz w:val="32"/>
          <w:rtl/>
        </w:rPr>
        <w:t>ין</w:t>
      </w:r>
      <w:r w:rsidR="00B433C9" w:rsidRPr="00C35A2C">
        <w:rPr>
          <w:rFonts w:ascii="FontbitDavid" w:hAnsi="FontbitDavid" w:hint="cs"/>
          <w:sz w:val="32"/>
          <w:rtl/>
        </w:rPr>
        <w:t xml:space="preserve"> מותר</w:t>
      </w:r>
      <w:r>
        <w:rPr>
          <w:rFonts w:ascii="FontbitDavid" w:hAnsi="FontbitDavid" w:hint="cs"/>
          <w:sz w:val="32"/>
          <w:rtl/>
        </w:rPr>
        <w:t>.</w:t>
      </w:r>
    </w:p>
    <w:p w14:paraId="28CFA54E" w14:textId="46D7AE01" w:rsidR="00370FA4" w:rsidRDefault="00370FA4" w:rsidP="00370FA4">
      <w:pPr>
        <w:pStyle w:val="afffc"/>
        <w:ind w:left="0"/>
        <w:rPr>
          <w:rFonts w:ascii="FrankRuehl" w:hAnsi="FrankRuehl"/>
          <w:rtl/>
        </w:rPr>
      </w:pPr>
      <w:r>
        <w:rPr>
          <w:rFonts w:ascii="FontbitDavid" w:hAnsi="FontbitDavid"/>
          <w:rtl/>
        </w:rPr>
        <w:tab/>
      </w:r>
      <w:r w:rsidR="00B433C9" w:rsidRPr="00772AD2">
        <w:rPr>
          <w:rStyle w:val="affff5"/>
          <w:rFonts w:hint="cs"/>
          <w:rtl/>
        </w:rPr>
        <w:t xml:space="preserve">אלא </w:t>
      </w:r>
      <w:r>
        <w:rPr>
          <w:rStyle w:val="affff5"/>
          <w:rFonts w:hint="cs"/>
          <w:rtl/>
        </w:rPr>
        <w:t>למסקנא</w:t>
      </w:r>
      <w:r w:rsidR="00B433C9" w:rsidRPr="00772AD2">
        <w:rPr>
          <w:rStyle w:val="affff5"/>
          <w:rtl/>
        </w:rPr>
        <w:t>:</w:t>
      </w:r>
      <w:r w:rsidR="00B433C9" w:rsidRPr="00AC7749">
        <w:rPr>
          <w:spacing w:val="-2"/>
          <w:rtl/>
        </w:rPr>
        <w:t xml:space="preserve"> שאני אבילות חדשה מישנה, </w:t>
      </w:r>
      <w:r w:rsidR="00B433C9" w:rsidRPr="00EB4CFE">
        <w:rPr>
          <w:rStyle w:val="affff8"/>
          <w:rtl/>
        </w:rPr>
        <w:t>ואבילות דרבים מדיחיד.</w:t>
      </w:r>
    </w:p>
    <w:p w14:paraId="66C66996" w14:textId="7EDB99B8" w:rsidR="00B433C9" w:rsidRPr="00C35A2C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7041979D" w14:textId="1AC3F440" w:rsidR="00870E24" w:rsidRDefault="00B433C9" w:rsidP="005251B7">
      <w:pPr>
        <w:pStyle w:val="affffb"/>
        <w:rPr>
          <w:rtl/>
        </w:rPr>
      </w:pPr>
      <w:ins w:id="9810" w:author="מספור קטעי משנה" w:date="2026-10-06T10:05:58Z">
        <w:r>
          <w:rPr>
            <w:rStyle w:val="MisparKeta"/>
          </w:rPr>
          <w:t xml:space="preserve">א. </w:t>
        </w:r>
      </w:ins>
      <w:bookmarkStart w:id="444" w:name="_Toc119172791"/>
      <w:bookmarkStart w:id="445" w:name="_Toc119229881"/>
      <w:r w:rsidRPr="00982389">
        <w:rPr>
          <w:rtl/>
        </w:rPr>
        <w:t>ארב</w:t>
      </w:r>
      <w:r w:rsidRPr="00C35A2C">
        <w:rPr>
          <w:rtl/>
        </w:rPr>
        <w:t xml:space="preserve">עה </w:t>
      </w:r>
      <w:r w:rsidR="00870E24" w:rsidRPr="00EB4CFE">
        <w:rPr>
          <w:rStyle w:val="affff8"/>
          <w:rFonts w:hint="eastAsia"/>
          <w:rtl/>
        </w:rPr>
        <w:t>מה</w:t>
      </w:r>
      <w:r w:rsidRPr="00C35A2C">
        <w:rPr>
          <w:rtl/>
        </w:rPr>
        <w:t>אחין נשואין ארבע נשים, ומתו</w:t>
      </w:r>
      <w:r w:rsidR="00870E24">
        <w:rPr>
          <w:rFonts w:hint="cs"/>
          <w:rtl/>
        </w:rPr>
        <w:t xml:space="preserve"> -</w:t>
      </w:r>
      <w:bookmarkEnd w:id="444"/>
      <w:bookmarkEnd w:id="445"/>
    </w:p>
    <w:p>
      <w:pPr>
        <w:pStyle w:val="MishnaBatzad"/>
        <w:rPr>
          <w:ins w:id="20465" w:author="קלוד" w:date="2026-10-06T10:10:48Z"/>
        </w:rPr>
      </w:pPr>
      <w:ins w:id="20464" w:author="קלוד" w:date="2026-10-06T10:10:48Z">
        <w:r>
          <w:t xml:space="preserve">משנה יא</w:t>
        </w:r>
      </w:ins>
    </w:p>
    <w:p w14:paraId="3D1E5C3C" w14:textId="2CADCD1A" w:rsidR="00B433C9" w:rsidRPr="00C35A2C" w:rsidRDefault="00B433C9" w:rsidP="00870E24">
      <w:pPr>
        <w:pStyle w:val="affc"/>
        <w:rPr>
          <w:rtl/>
        </w:rPr>
      </w:pPr>
      <w:r w:rsidRPr="00C35A2C">
        <w:rPr>
          <w:rtl/>
        </w:rPr>
        <w:t>רצה גדול שבהם לייבם כולן</w:t>
      </w:r>
      <w:r w:rsidR="00870E24">
        <w:rPr>
          <w:rFonts w:hint="cs"/>
          <w:rtl/>
        </w:rPr>
        <w:t>,</w:t>
      </w:r>
      <w:r w:rsidRPr="00C35A2C">
        <w:rPr>
          <w:rtl/>
        </w:rPr>
        <w:t xml:space="preserve"> הרשות בידו.</w:t>
      </w:r>
    </w:p>
    <w:p w14:paraId="24D17B8B" w14:textId="22A2209C" w:rsidR="00870E24" w:rsidRDefault="00B433C9" w:rsidP="005251B7">
      <w:pPr>
        <w:pStyle w:val="affffb"/>
        <w:rPr>
          <w:rtl/>
        </w:rPr>
      </w:pPr>
      <w:ins w:id="9811" w:author="מספור קטעי משנה" w:date="2026-10-06T10:05:58Z">
        <w:r>
          <w:rPr>
            <w:rStyle w:val="MisparKeta"/>
          </w:rPr>
          <w:t xml:space="preserve">א. </w:t>
        </w:r>
      </w:ins>
      <w:bookmarkStart w:id="446" w:name="_Toc119172792"/>
      <w:bookmarkStart w:id="447" w:name="_Toc119229882"/>
      <w:r w:rsidRPr="00C35A2C">
        <w:rPr>
          <w:rtl/>
        </w:rPr>
        <w:t>מי שהיה נשוי שתי נשים, ומת -</w:t>
      </w:r>
      <w:bookmarkEnd w:id="446"/>
      <w:bookmarkEnd w:id="447"/>
      <w:r w:rsidRPr="00C35A2C">
        <w:rPr>
          <w:rtl/>
        </w:rPr>
        <w:t xml:space="preserve"> </w:t>
      </w:r>
    </w:p>
    <w:p>
      <w:pPr>
        <w:pStyle w:val="MishnaBatzad"/>
        <w:rPr>
          <w:ins w:id="20467" w:author="קלוד" w:date="2026-10-06T10:10:48Z"/>
        </w:rPr>
      </w:pPr>
      <w:ins w:id="20466" w:author="קלוד" w:date="2026-10-06T10:10:48Z">
        <w:r>
          <w:t xml:space="preserve">משנה יא</w:t>
        </w:r>
      </w:ins>
    </w:p>
    <w:p w14:paraId="50C5505F" w14:textId="40C9C30F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>ביאתה או חליצתה של אחת פוטרת צרתה.</w:t>
      </w:r>
    </w:p>
    <w:p w14:paraId="75F62F52" w14:textId="3BDFB599" w:rsidR="00870E24" w:rsidRDefault="00B433C9" w:rsidP="005251B7">
      <w:pPr>
        <w:pStyle w:val="affffb"/>
        <w:ind w:end="0"/>
        <w:rPr>
          <w:rtl/>
        </w:rPr>
      </w:pPr>
      <w:bookmarkStart w:id="448" w:name="_Toc119172793"/>
      <w:bookmarkStart w:id="449" w:name="_Toc119229883"/>
      <w:r w:rsidRPr="00CB082E">
        <w:rPr>
          <w:rtl/>
        </w:rPr>
        <w:t>אחת כשרה ואחת פסולה</w:t>
      </w:r>
      <w:r w:rsidR="00870E24">
        <w:rPr>
          <w:rFonts w:hint="cs"/>
          <w:rtl/>
        </w:rPr>
        <w:t xml:space="preserve"> -</w:t>
      </w:r>
      <w:bookmarkEnd w:id="448"/>
      <w:bookmarkEnd w:id="449"/>
    </w:p>
    <w:p>
      <w:pPr>
        <w:pStyle w:val="MishnaBatzad"/>
        <w:rPr>
          <w:ins w:id="20469" w:author="קלוד" w:date="2026-10-06T10:10:48Z"/>
        </w:rPr>
      </w:pPr>
      <w:ins w:id="20468" w:author="קלוד" w:date="2026-10-06T10:10:48Z">
        <w:r>
          <w:t xml:space="preserve">משנה יא</w:t>
        </w:r>
      </w:ins>
    </w:p>
    <w:p w14:paraId="3CA93FE7" w14:textId="57B88670" w:rsidR="00B433C9" w:rsidRPr="005251B7" w:rsidRDefault="00B433C9" w:rsidP="007C50EB">
      <w:pPr>
        <w:pStyle w:val="affc"/>
        <w:rPr>
          <w:rtl/>
        </w:rPr>
      </w:pPr>
      <w:r w:rsidRPr="005251B7">
        <w:rPr>
          <w:rtl/>
        </w:rPr>
        <w:t>אם חולץ</w:t>
      </w:r>
      <w:r w:rsidR="00870E24" w:rsidRPr="005251B7">
        <w:rPr>
          <w:rFonts w:hint="cs"/>
          <w:rtl/>
        </w:rPr>
        <w:t>,</w:t>
      </w:r>
      <w:r w:rsidRPr="005251B7">
        <w:rPr>
          <w:rtl/>
        </w:rPr>
        <w:t xml:space="preserve"> חולץ לפסולה, ואם מייבם</w:t>
      </w:r>
      <w:r w:rsidR="00870E24" w:rsidRPr="005251B7">
        <w:rPr>
          <w:rFonts w:hint="cs"/>
          <w:rtl/>
        </w:rPr>
        <w:t>,</w:t>
      </w:r>
      <w:r w:rsidRPr="005251B7">
        <w:rPr>
          <w:rtl/>
        </w:rPr>
        <w:t xml:space="preserve">  מייבם לכשרה.</w:t>
      </w:r>
    </w:p>
    <w:p w14:paraId="2C46CD97" w14:textId="557D5309" w:rsidR="00870E24" w:rsidRDefault="00B433C9" w:rsidP="00B55EDF">
      <w:pPr>
        <w:rPr>
          <w:rFonts w:ascii="FontbitDavid" w:hAnsi="FontbitDavid"/>
          <w:sz w:val="32"/>
          <w:rtl/>
        </w:rPr>
      </w:pPr>
      <w:r w:rsidRPr="00772AD2">
        <w:rPr>
          <w:rStyle w:val="affff5"/>
          <w:rtl/>
        </w:rPr>
        <w:t>והתניא</w:t>
      </w:r>
      <w:r w:rsidRPr="00C35A2C">
        <w:rPr>
          <w:rFonts w:ascii="FontbitDavid" w:hAnsi="FontbitDavid"/>
          <w:sz w:val="32"/>
          <w:rtl/>
        </w:rPr>
        <w:t>: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ודברו אליו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שמשיאין לו עצה הוגנת לו,</w:t>
      </w:r>
    </w:p>
    <w:p w14:paraId="1EE6DBC8" w14:textId="052CFD97" w:rsidR="00B433C9" w:rsidRDefault="00B433C9" w:rsidP="00B55EDF">
      <w:pPr>
        <w:rPr>
          <w:rFonts w:ascii="FontbitDavid" w:hAnsi="FontbitDavid"/>
          <w:sz w:val="32"/>
          <w:rtl/>
        </w:rPr>
      </w:pPr>
      <w:r w:rsidRPr="00EB4CFE">
        <w:rPr>
          <w:rStyle w:val="affff8"/>
          <w:rtl/>
        </w:rPr>
        <w:t xml:space="preserve">אם הוא ילד והיא זקנה, </w:t>
      </w:r>
      <w:r w:rsidR="00870E24">
        <w:rPr>
          <w:rStyle w:val="affff8"/>
          <w:rFonts w:hint="cs"/>
          <w:rtl/>
        </w:rPr>
        <w:t xml:space="preserve">ולהיפך - </w:t>
      </w:r>
      <w:r w:rsidR="00870E24" w:rsidRPr="00A07384">
        <w:rPr>
          <w:rStyle w:val="affff8"/>
          <w:rFonts w:cs="PFT_Frank" w:hint="eastAsia"/>
          <w:b/>
          <w:bCs/>
          <w:szCs w:val="10"/>
          <w:rtl/>
        </w:rPr>
        <w:t>שיחלוץ</w:t>
      </w:r>
      <w:r w:rsidR="00870E24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870E24" w:rsidRPr="00A07384">
        <w:rPr>
          <w:rStyle w:val="affff8"/>
          <w:rFonts w:cs="PFT_Frank" w:hint="eastAsia"/>
          <w:b/>
          <w:bCs/>
          <w:szCs w:val="10"/>
          <w:rtl/>
        </w:rPr>
        <w:t>לה</w:t>
      </w:r>
      <w:r w:rsidR="00870E24">
        <w:rPr>
          <w:rStyle w:val="affff8"/>
          <w:rFonts w:hint="cs"/>
          <w:rtl/>
        </w:rPr>
        <w:t xml:space="preserve">, וכן כאן </w:t>
      </w:r>
      <w:r w:rsidR="00870E24" w:rsidRPr="00A07384">
        <w:rPr>
          <w:rStyle w:val="affff8"/>
          <w:rFonts w:cs="PFT_Frank" w:hint="eastAsia"/>
          <w:b/>
          <w:bCs/>
          <w:szCs w:val="10"/>
          <w:rtl/>
        </w:rPr>
        <w:t>מהיכן</w:t>
      </w:r>
      <w:r w:rsidR="00870E24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870E24" w:rsidRPr="00A07384">
        <w:rPr>
          <w:rStyle w:val="affff8"/>
          <w:rFonts w:cs="PFT_Frank" w:hint="eastAsia"/>
          <w:b/>
          <w:bCs/>
          <w:szCs w:val="10"/>
          <w:rtl/>
        </w:rPr>
        <w:t>יפרנס</w:t>
      </w:r>
      <w:r w:rsidR="00870E24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870E24" w:rsidRPr="00A07384">
        <w:rPr>
          <w:rStyle w:val="affff8"/>
          <w:rFonts w:cs="PFT_Frank" w:hint="eastAsia"/>
          <w:b/>
          <w:bCs/>
          <w:szCs w:val="10"/>
          <w:rtl/>
        </w:rPr>
        <w:t>כולן</w:t>
      </w:r>
      <w:r w:rsidR="00870E24">
        <w:rPr>
          <w:rFonts w:ascii="FontbitDavid" w:hAnsi="FontbitDavid" w:hint="cs"/>
          <w:sz w:val="32"/>
          <w:rtl/>
        </w:rPr>
        <w:t>.</w:t>
      </w:r>
    </w:p>
    <w:p w14:paraId="6A1655F9" w14:textId="1C27D581" w:rsidR="00B433C9" w:rsidRPr="00C35A2C" w:rsidRDefault="00870E24" w:rsidP="007C50EB">
      <w:pPr>
        <w:pStyle w:val="afffc"/>
        <w:ind w:left="0"/>
        <w:rPr>
          <w:rtl/>
        </w:rPr>
      </w:pPr>
      <w:r>
        <w:rPr>
          <w:rStyle w:val="affff5"/>
          <w:rtl/>
        </w:rPr>
        <w:lastRenderedPageBreak/>
        <w:tab/>
      </w:r>
      <w:r w:rsidR="00B433C9">
        <w:rPr>
          <w:rtl/>
        </w:rPr>
        <w:t xml:space="preserve">- </w:t>
      </w:r>
      <w:r>
        <w:rPr>
          <w:rFonts w:hint="cs"/>
          <w:rtl/>
        </w:rPr>
        <w:t>מדובר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ש</w:t>
      </w:r>
      <w:r w:rsidR="00B433C9" w:rsidRPr="00C35A2C">
        <w:rPr>
          <w:rtl/>
        </w:rPr>
        <w:t>אפשר ל</w:t>
      </w:r>
      <w:r>
        <w:rPr>
          <w:rFonts w:hint="cs"/>
          <w:rtl/>
        </w:rPr>
        <w:t xml:space="preserve">ו </w:t>
      </w:r>
      <w:r w:rsidRPr="00EB4CFE">
        <w:rPr>
          <w:rStyle w:val="affff8"/>
          <w:rFonts w:hint="eastAsia"/>
          <w:rtl/>
        </w:rPr>
        <w:t>עשיר</w:t>
      </w:r>
      <w:r>
        <w:rPr>
          <w:rStyle w:val="affff8"/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ו</w:t>
      </w:r>
      <w:r w:rsidRPr="00D1637C">
        <w:rPr>
          <w:rFonts w:cs="PFT_Frank" w:hint="eastAsia"/>
          <w:b/>
          <w:bCs/>
          <w:szCs w:val="14"/>
          <w:rtl/>
        </w:rPr>
        <w:t>ד</w:t>
      </w:r>
      <w:r w:rsidRPr="00D1637C">
        <w:rPr>
          <w:rFonts w:cs="PFT_Frank"/>
          <w:b/>
          <w:bCs/>
          <w:szCs w:val="14"/>
          <w:rtl/>
        </w:rPr>
        <w:t xml:space="preserve">' </w:t>
      </w:r>
      <w:r w:rsidRPr="00D1637C">
        <w:rPr>
          <w:rFonts w:cs="PFT_Frank" w:hint="eastAsia"/>
          <w:b/>
          <w:bCs/>
          <w:szCs w:val="14"/>
          <w:rtl/>
        </w:rPr>
        <w:t>נשים</w:t>
      </w:r>
      <w:r>
        <w:rPr>
          <w:rFonts w:hint="cs"/>
          <w:rtl/>
        </w:rPr>
        <w:t xml:space="preserve"> - </w:t>
      </w:r>
      <w:r w:rsidR="00B433C9" w:rsidRPr="00C35A2C">
        <w:rPr>
          <w:rFonts w:hint="cs"/>
          <w:rtl/>
        </w:rPr>
        <w:t xml:space="preserve">עצה טובה </w:t>
      </w:r>
      <w:r w:rsidR="009C6CA9">
        <w:rPr>
          <w:rFonts w:hint="cs"/>
          <w:rtl/>
        </w:rPr>
        <w:t>ד</w:t>
      </w:r>
      <w:r w:rsidR="00B433C9" w:rsidRPr="00C35A2C">
        <w:rPr>
          <w:rFonts w:hint="cs"/>
          <w:rtl/>
        </w:rPr>
        <w:t>עונה בחודש</w:t>
      </w:r>
      <w:r w:rsidR="00B433C9" w:rsidRPr="00C35A2C">
        <w:rPr>
          <w:rtl/>
        </w:rPr>
        <w:t>.</w:t>
      </w:r>
    </w:p>
    <w:p w14:paraId="26E1DA37" w14:textId="0F2132FF" w:rsidR="00B433C9" w:rsidRPr="00C35A2C" w:rsidRDefault="00DA2419" w:rsidP="007C50EB">
      <w:pPr>
        <w:pStyle w:val="afff4"/>
        <w:rPr>
          <w:rtl/>
        </w:rPr>
      </w:pPr>
      <w:ins w:id="9812" w:author="מספור קטעי משנה" w:date="2026-10-06T10:05:58Z">
        <w:r>
          <w:rPr>
            <w:rStyle w:val="MisparKeta"/>
          </w:rPr>
          <w:t xml:space="preserve">א. </w:t>
        </w:r>
      </w:ins>
      <w:bookmarkStart w:id="450" w:name="_Toc119172794"/>
      <w:bookmarkStart w:id="451" w:name="_Toc119229884"/>
      <w:r>
        <w:rPr>
          <w:rFonts w:hint="cs"/>
          <w:rtl/>
        </w:rPr>
        <w:t>ביאתה וחליצתה של אחת פוטרת צרתה</w:t>
      </w:r>
      <w:r w:rsidR="00B433C9" w:rsidRPr="00C35A2C">
        <w:rPr>
          <w:rtl/>
        </w:rPr>
        <w:t>.</w:t>
      </w:r>
      <w:bookmarkEnd w:id="450"/>
      <w:bookmarkEnd w:id="451"/>
    </w:p>
    <w:p w14:paraId="417D4087" w14:textId="35D282BE" w:rsidR="00B433C9" w:rsidRPr="00AC7749" w:rsidRDefault="00DA2419" w:rsidP="00B55EDF">
      <w:pPr>
        <w:rPr>
          <w:rFonts w:ascii="FontbitDavid" w:hAnsi="FontbitDavid"/>
          <w:spacing w:val="-2"/>
          <w:sz w:val="32"/>
          <w:rtl/>
        </w:rPr>
      </w:pPr>
      <w:r w:rsidRPr="00EB4CFE">
        <w:rPr>
          <w:rStyle w:val="affff5"/>
          <w:rFonts w:hint="eastAsia"/>
          <w:rtl/>
        </w:rPr>
        <w:t>א</w:t>
      </w:r>
      <w:r w:rsidRPr="00EB4CFE">
        <w:rPr>
          <w:rStyle w:val="affff5"/>
          <w:rtl/>
        </w:rPr>
        <w:t>.</w:t>
      </w:r>
      <w:r>
        <w:rPr>
          <w:rFonts w:ascii="FontbitDavid" w:hAnsi="FontbitDavid" w:hint="cs"/>
          <w:spacing w:val="-2"/>
          <w:sz w:val="32"/>
          <w:rtl/>
        </w:rPr>
        <w:t xml:space="preserve"> </w:t>
      </w:r>
      <w:r w:rsidR="00B433C9" w:rsidRPr="00AC7749">
        <w:rPr>
          <w:rFonts w:ascii="FontbitDavid" w:hAnsi="FontbitDavid" w:hint="cs"/>
          <w:spacing w:val="-2"/>
          <w:sz w:val="32"/>
          <w:rtl/>
        </w:rPr>
        <w:t>לא מייבם שניהם</w:t>
      </w:r>
      <w:r>
        <w:rPr>
          <w:rFonts w:ascii="FontbitDavid" w:hAnsi="FontbitDavid" w:hint="cs"/>
          <w:spacing w:val="-2"/>
          <w:sz w:val="32"/>
          <w:rtl/>
        </w:rPr>
        <w:t xml:space="preserve"> </w:t>
      </w:r>
      <w:r w:rsidR="00B433C9" w:rsidRPr="00AC7749">
        <w:rPr>
          <w:rFonts w:ascii="FontbitDavid" w:hAnsi="FontbitDavid" w:hint="cs"/>
          <w:spacing w:val="-2"/>
          <w:sz w:val="32"/>
          <w:rtl/>
        </w:rPr>
        <w:t xml:space="preserve">- </w:t>
      </w:r>
      <w:r w:rsidR="00B433C9" w:rsidRPr="00AC7749">
        <w:rPr>
          <w:rStyle w:val="affff1"/>
          <w:rFonts w:hint="cs"/>
          <w:spacing w:val="-2"/>
          <w:rtl/>
        </w:rPr>
        <w:t>'</w:t>
      </w:r>
      <w:r w:rsidR="00B433C9" w:rsidRPr="00AC7749">
        <w:rPr>
          <w:rStyle w:val="affff1"/>
          <w:spacing w:val="-2"/>
          <w:rtl/>
        </w:rPr>
        <w:t xml:space="preserve">יבנה את </w:t>
      </w:r>
      <w:r w:rsidR="00B433C9" w:rsidRPr="00EB4CFE">
        <w:rPr>
          <w:rStyle w:val="affff1"/>
          <w:b/>
          <w:bCs/>
          <w:spacing w:val="-2"/>
          <w:rtl/>
        </w:rPr>
        <w:t>בית</w:t>
      </w:r>
      <w:r w:rsidR="00B433C9" w:rsidRPr="00AC7749">
        <w:rPr>
          <w:rStyle w:val="affff1"/>
          <w:spacing w:val="-2"/>
          <w:rtl/>
        </w:rPr>
        <w:t xml:space="preserve"> אחיו</w:t>
      </w:r>
      <w:r w:rsidR="00B433C9" w:rsidRPr="00AC7749">
        <w:rPr>
          <w:rStyle w:val="affff1"/>
          <w:rFonts w:hint="cs"/>
          <w:spacing w:val="-2"/>
          <w:rtl/>
        </w:rPr>
        <w:t>'</w:t>
      </w:r>
      <w:r w:rsidR="00B433C9" w:rsidRPr="00AC7749">
        <w:rPr>
          <w:rStyle w:val="affff1"/>
          <w:spacing w:val="-2"/>
          <w:rtl/>
        </w:rPr>
        <w:t>,</w:t>
      </w:r>
      <w:r w:rsidR="00B433C9" w:rsidRPr="00AC7749">
        <w:rPr>
          <w:rFonts w:ascii="FontbitDavid" w:hAnsi="FontbitDavid"/>
          <w:spacing w:val="-2"/>
          <w:sz w:val="32"/>
          <w:rtl/>
        </w:rPr>
        <w:t xml:space="preserve"> בית אחד בונה, ו</w:t>
      </w:r>
      <w:r>
        <w:rPr>
          <w:rFonts w:ascii="FontbitDavid" w:hAnsi="FontbitDavid" w:hint="cs"/>
          <w:spacing w:val="-2"/>
          <w:sz w:val="32"/>
          <w:rtl/>
        </w:rPr>
        <w:t>ל</w:t>
      </w:r>
      <w:r w:rsidR="00B433C9" w:rsidRPr="00AC7749">
        <w:rPr>
          <w:rFonts w:ascii="FontbitDavid" w:hAnsi="FontbitDavid"/>
          <w:spacing w:val="-2"/>
          <w:sz w:val="32"/>
          <w:rtl/>
        </w:rPr>
        <w:t>א שני</w:t>
      </w:r>
      <w:r>
        <w:rPr>
          <w:rFonts w:ascii="FontbitDavid" w:hAnsi="FontbitDavid" w:hint="cs"/>
          <w:spacing w:val="-2"/>
          <w:sz w:val="32"/>
          <w:rtl/>
        </w:rPr>
        <w:t>ם</w:t>
      </w:r>
      <w:r w:rsidR="00B433C9" w:rsidRPr="00AC7749">
        <w:rPr>
          <w:rFonts w:ascii="FontbitDavid" w:hAnsi="FontbitDavid"/>
          <w:spacing w:val="-2"/>
          <w:sz w:val="32"/>
          <w:rtl/>
        </w:rPr>
        <w:t>.</w:t>
      </w:r>
    </w:p>
    <w:p w14:paraId="7D215EFE" w14:textId="31EEC30F" w:rsidR="00B433C9" w:rsidRPr="00C35A2C" w:rsidRDefault="00DA2419" w:rsidP="00B55EDF">
      <w:pPr>
        <w:rPr>
          <w:rFonts w:ascii="FontbitDavid" w:hAnsi="FontbitDavid"/>
          <w:sz w:val="32"/>
          <w:rtl/>
        </w:rPr>
      </w:pPr>
      <w:r w:rsidRPr="00EB4CFE">
        <w:rPr>
          <w:rStyle w:val="affff5"/>
          <w:rFonts w:hint="eastAsia"/>
          <w:rtl/>
        </w:rPr>
        <w:t>ב</w:t>
      </w:r>
      <w:r w:rsidRPr="00EB4CFE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 xml:space="preserve">לא חולץ </w:t>
      </w:r>
      <w:r>
        <w:rPr>
          <w:rFonts w:ascii="FontbitDavid" w:hAnsi="FontbitDavid" w:hint="cs"/>
          <w:sz w:val="32"/>
          <w:rtl/>
        </w:rPr>
        <w:t>שניהם</w:t>
      </w:r>
      <w:r w:rsidR="00B433C9" w:rsidRPr="00C35A2C">
        <w:rPr>
          <w:rFonts w:ascii="FontbitDavid" w:hAnsi="FontbitDavid" w:hint="cs"/>
          <w:sz w:val="32"/>
          <w:rtl/>
        </w:rPr>
        <w:t xml:space="preserve"> - </w:t>
      </w:r>
      <w:r w:rsidR="00B433C9" w:rsidRPr="00AD1A41">
        <w:rPr>
          <w:rStyle w:val="affff1"/>
          <w:rFonts w:hint="cs"/>
          <w:rtl/>
        </w:rPr>
        <w:t>'</w:t>
      </w:r>
      <w:r w:rsidR="00B433C9" w:rsidRPr="00EB4CFE">
        <w:rPr>
          <w:rStyle w:val="affff1"/>
          <w:b/>
          <w:bCs/>
          <w:rtl/>
        </w:rPr>
        <w:t>בית</w:t>
      </w:r>
      <w:r w:rsidR="00B433C9" w:rsidRPr="00AD1A41">
        <w:rPr>
          <w:rStyle w:val="affff1"/>
          <w:rtl/>
        </w:rPr>
        <w:t xml:space="preserve"> חלוץ הנעל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בית אחד חולץ, ו</w:t>
      </w:r>
      <w:r>
        <w:rPr>
          <w:rFonts w:ascii="FontbitDavid" w:hAnsi="FontbitDavid" w:hint="cs"/>
          <w:sz w:val="32"/>
          <w:rtl/>
        </w:rPr>
        <w:t>ל</w:t>
      </w:r>
      <w:r w:rsidR="00B433C9" w:rsidRPr="00C35A2C">
        <w:rPr>
          <w:rFonts w:ascii="FontbitDavid" w:hAnsi="FontbitDavid"/>
          <w:sz w:val="32"/>
          <w:rtl/>
        </w:rPr>
        <w:t>א שני</w:t>
      </w:r>
      <w:r>
        <w:rPr>
          <w:rFonts w:ascii="FontbitDavid" w:hAnsi="FontbitDavid" w:hint="cs"/>
          <w:sz w:val="32"/>
          <w:rtl/>
        </w:rPr>
        <w:t>ם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166AE3A3" w14:textId="4BCA53C8" w:rsidR="00B433C9" w:rsidRPr="00062827" w:rsidRDefault="00DA2419" w:rsidP="009A411F">
      <w:pPr>
        <w:rPr>
          <w:rFonts w:ascii="FontbitDavid" w:hAnsi="FontbitDavid"/>
          <w:spacing w:val="-2"/>
          <w:sz w:val="32"/>
          <w:rtl/>
        </w:rPr>
      </w:pPr>
      <w:r w:rsidRPr="00062827">
        <w:rPr>
          <w:rStyle w:val="affff5"/>
          <w:rFonts w:hint="eastAsia"/>
          <w:rtl/>
        </w:rPr>
        <w:t>ג</w:t>
      </w:r>
      <w:r w:rsidRPr="00062827">
        <w:rPr>
          <w:rStyle w:val="affff5"/>
          <w:rtl/>
        </w:rPr>
        <w:t>.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="00B433C9" w:rsidRPr="00062827">
        <w:rPr>
          <w:rFonts w:ascii="FontbitDavid" w:hAnsi="FontbitDavid" w:hint="cs"/>
          <w:spacing w:val="-2"/>
          <w:sz w:val="32"/>
          <w:rtl/>
        </w:rPr>
        <w:t xml:space="preserve">לא 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מייבם </w:t>
      </w:r>
      <w:r w:rsidR="00B433C9" w:rsidRPr="00062827">
        <w:rPr>
          <w:rFonts w:ascii="FontbitDavid" w:hAnsi="FontbitDavid" w:hint="cs"/>
          <w:spacing w:val="-2"/>
          <w:sz w:val="32"/>
          <w:rtl/>
        </w:rPr>
        <w:t>א</w:t>
      </w:r>
      <w:r w:rsidR="00DB49B5" w:rsidRPr="00062827">
        <w:rPr>
          <w:rFonts w:ascii="FontbitDavid" w:hAnsi="FontbitDavid" w:hint="cs"/>
          <w:spacing w:val="-2"/>
          <w:sz w:val="32"/>
          <w:rtl/>
        </w:rPr>
        <w:t>'</w:t>
      </w:r>
      <w:r w:rsidR="00B433C9" w:rsidRPr="00062827">
        <w:rPr>
          <w:rFonts w:ascii="FontbitDavid" w:hAnsi="FontbitDavid" w:hint="cs"/>
          <w:spacing w:val="-2"/>
          <w:sz w:val="32"/>
          <w:rtl/>
        </w:rPr>
        <w:t xml:space="preserve"> וח</w:t>
      </w:r>
      <w:r w:rsidR="00CD0EF6" w:rsidRPr="00062827">
        <w:rPr>
          <w:rFonts w:ascii="FontbitDavid" w:hAnsi="FontbitDavid" w:hint="cs"/>
          <w:spacing w:val="-2"/>
          <w:sz w:val="32"/>
          <w:rtl/>
        </w:rPr>
        <w:t>ו</w:t>
      </w:r>
      <w:r w:rsidR="00B433C9" w:rsidRPr="00062827">
        <w:rPr>
          <w:rFonts w:ascii="FontbitDavid" w:hAnsi="FontbitDavid" w:hint="cs"/>
          <w:spacing w:val="-2"/>
          <w:sz w:val="32"/>
          <w:rtl/>
        </w:rPr>
        <w:t>לץ א</w:t>
      </w:r>
      <w:r w:rsidR="00DB49B5" w:rsidRPr="00062827">
        <w:rPr>
          <w:rFonts w:ascii="FontbitDavid" w:hAnsi="FontbitDavid" w:hint="cs"/>
          <w:spacing w:val="-2"/>
          <w:sz w:val="32"/>
          <w:rtl/>
        </w:rPr>
        <w:t>'</w:t>
      </w:r>
      <w:r w:rsidR="00B433C9" w:rsidRPr="00062827">
        <w:rPr>
          <w:rFonts w:ascii="FontbitDavid" w:hAnsi="FontbitDavid" w:hint="cs"/>
          <w:spacing w:val="-2"/>
          <w:sz w:val="32"/>
          <w:rtl/>
        </w:rPr>
        <w:t xml:space="preserve"> - </w:t>
      </w:r>
      <w:r w:rsidR="00B433C9" w:rsidRPr="00062827">
        <w:rPr>
          <w:rFonts w:ascii="FontbitDavid" w:hAnsi="FontbitDavid"/>
          <w:spacing w:val="-2"/>
          <w:sz w:val="32"/>
          <w:rtl/>
        </w:rPr>
        <w:t>שאין עולה לייבום אין עולה לחליצה</w:t>
      </w:r>
      <w:r w:rsidR="00DB49B5" w:rsidRPr="00062827">
        <w:rPr>
          <w:rFonts w:ascii="FontbitDavid" w:hAnsi="FontbitDavid" w:hint="cs"/>
          <w:spacing w:val="-2"/>
          <w:sz w:val="32"/>
          <w:rtl/>
        </w:rPr>
        <w:t>.</w:t>
      </w:r>
    </w:p>
    <w:p w14:paraId="5C0985E9" w14:textId="76C01BAF" w:rsidR="00B433C9" w:rsidRPr="00C35A2C" w:rsidRDefault="00CD0EF6" w:rsidP="007C50EB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DB49B5" w:rsidRPr="00EB4CFE">
        <w:rPr>
          <w:rStyle w:val="affff5"/>
          <w:rFonts w:hint="eastAsia"/>
          <w:rtl/>
        </w:rPr>
        <w:t>יקשה</w:t>
      </w:r>
      <w:r w:rsidR="00DB49B5" w:rsidRPr="00EB4CFE">
        <w:rPr>
          <w:rStyle w:val="affff5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DB49B5">
        <w:rPr>
          <w:rFonts w:ascii="FontbitDavid" w:hAnsi="FontbitDavid" w:hint="cs"/>
          <w:sz w:val="32"/>
          <w:rtl/>
        </w:rPr>
        <w:t>נאמר</w:t>
      </w:r>
      <w:r>
        <w:rPr>
          <w:rFonts w:ascii="FontbitDavid" w:hAnsi="FontbitDavid" w:hint="cs"/>
          <w:sz w:val="32"/>
          <w:rtl/>
        </w:rPr>
        <w:t>,</w:t>
      </w:r>
      <w:r w:rsidR="00DB49B5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כ</w:t>
      </w:r>
      <w:r w:rsidR="00DB49B5">
        <w:rPr>
          <w:rFonts w:ascii="FontbitDavid" w:hAnsi="FontbitDavid" w:hint="cs"/>
          <w:sz w:val="32"/>
          <w:rtl/>
        </w:rPr>
        <w:t>ש</w:t>
      </w:r>
      <w:r w:rsidR="0000251D">
        <w:rPr>
          <w:rFonts w:ascii="FontbitDavid" w:hAnsi="FontbitDavid"/>
          <w:sz w:val="32"/>
          <w:rtl/>
        </w:rPr>
        <w:t>יש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DB49B5">
        <w:rPr>
          <w:rFonts w:ascii="FontbitDavid" w:hAnsi="FontbitDavid" w:hint="cs"/>
          <w:sz w:val="32"/>
          <w:rtl/>
        </w:rPr>
        <w:t>שתי נשים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DB49B5">
        <w:rPr>
          <w:rFonts w:ascii="FontbitDavid" w:hAnsi="FontbitDavid" w:hint="cs"/>
          <w:sz w:val="32"/>
          <w:rtl/>
        </w:rPr>
        <w:t>אין</w:t>
      </w:r>
      <w:r w:rsidR="00B433C9" w:rsidRPr="00C35A2C">
        <w:rPr>
          <w:rFonts w:ascii="FontbitDavid" w:hAnsi="FontbitDavid"/>
          <w:sz w:val="32"/>
          <w:rtl/>
        </w:rPr>
        <w:t xml:space="preserve"> מצות יבום</w:t>
      </w:r>
      <w:r w:rsidR="00DB49B5">
        <w:rPr>
          <w:rFonts w:ascii="FontbitDavid" w:hAnsi="FontbitDavid" w:hint="cs"/>
          <w:sz w:val="32"/>
          <w:rtl/>
        </w:rPr>
        <w:t xml:space="preserve"> </w:t>
      </w:r>
      <w:r w:rsidR="00DB49B5" w:rsidRPr="00EB4CFE">
        <w:rPr>
          <w:rStyle w:val="affff8"/>
          <w:rFonts w:hint="eastAsia"/>
          <w:rtl/>
        </w:rPr>
        <w:t>ד</w:t>
      </w:r>
      <w:r w:rsidR="00DB49B5">
        <w:rPr>
          <w:rStyle w:val="affff8"/>
          <w:rFonts w:hint="cs"/>
          <w:rtl/>
        </w:rPr>
        <w:t>'</w:t>
      </w:r>
      <w:r w:rsidR="00DB49B5" w:rsidRPr="00EB4CFE">
        <w:rPr>
          <w:rStyle w:val="affff8"/>
          <w:rFonts w:hint="eastAsia"/>
          <w:rtl/>
        </w:rPr>
        <w:t>בית</w:t>
      </w:r>
      <w:r w:rsidR="00DB49B5" w:rsidRPr="00EB4CFE">
        <w:rPr>
          <w:rStyle w:val="affff8"/>
          <w:rtl/>
        </w:rPr>
        <w:t xml:space="preserve"> </w:t>
      </w:r>
      <w:r w:rsidR="00DB49B5" w:rsidRPr="00EB4CFE">
        <w:rPr>
          <w:rStyle w:val="affff8"/>
          <w:rFonts w:hint="eastAsia"/>
          <w:rtl/>
        </w:rPr>
        <w:t>אחד</w:t>
      </w:r>
      <w:r w:rsidR="00DB49B5">
        <w:rPr>
          <w:rStyle w:val="affff8"/>
          <w:rFonts w:hint="cs"/>
          <w:rtl/>
        </w:rPr>
        <w:t>'</w:t>
      </w:r>
      <w:r>
        <w:rPr>
          <w:rStyle w:val="affff8"/>
          <w:rFonts w:hint="cs"/>
          <w:rtl/>
        </w:rPr>
        <w:t xml:space="preserve"> דוקא</w:t>
      </w:r>
      <w:r w:rsidR="00B433C9" w:rsidRPr="00EB4CFE">
        <w:rPr>
          <w:rStyle w:val="affff8"/>
          <w:rtl/>
        </w:rPr>
        <w:t>!</w:t>
      </w:r>
    </w:p>
    <w:p w14:paraId="5A8CC910" w14:textId="4CE63993" w:rsidR="00DB49B5" w:rsidRDefault="00DB49B5" w:rsidP="00DB49B5">
      <w:pPr>
        <w:pStyle w:val="afffc"/>
        <w:ind w:left="0" w:firstLine="0"/>
        <w:rPr>
          <w:rtl/>
        </w:rPr>
      </w:pPr>
      <w:r>
        <w:rPr>
          <w:rFonts w:hint="cs"/>
          <w:spacing w:val="-4"/>
          <w:rtl/>
        </w:rPr>
        <w:t>ו</w:t>
      </w:r>
      <w:r w:rsidR="00CD0EF6">
        <w:rPr>
          <w:rFonts w:hint="cs"/>
          <w:spacing w:val="-4"/>
          <w:rtl/>
        </w:rPr>
        <w:t xml:space="preserve">מ"מ </w:t>
      </w:r>
      <w:r>
        <w:rPr>
          <w:rFonts w:hint="cs"/>
          <w:spacing w:val="-4"/>
          <w:rtl/>
        </w:rPr>
        <w:t xml:space="preserve">הוצרכנו למעט </w:t>
      </w:r>
      <w:r w:rsidR="00B433C9" w:rsidRPr="00AC7749">
        <w:rPr>
          <w:spacing w:val="-4"/>
          <w:rtl/>
        </w:rPr>
        <w:t>צרת ערוה</w:t>
      </w:r>
      <w:r>
        <w:rPr>
          <w:rFonts w:hint="cs"/>
          <w:spacing w:val="-4"/>
          <w:rtl/>
        </w:rPr>
        <w:t>,</w:t>
      </w:r>
      <w:r w:rsidR="00B433C9" w:rsidRPr="00AC7749">
        <w:rPr>
          <w:spacing w:val="-4"/>
          <w:rtl/>
        </w:rPr>
        <w:t xml:space="preserve"> </w:t>
      </w:r>
      <w:r w:rsidR="00B433C9" w:rsidRPr="00C35A2C">
        <w:rPr>
          <w:rtl/>
        </w:rPr>
        <w:t>סד"א ערוה אבראי קיימא</w:t>
      </w:r>
      <w:r w:rsidR="00CD0EF6">
        <w:rPr>
          <w:rFonts w:hint="cs"/>
          <w:rtl/>
        </w:rPr>
        <w:t>.</w:t>
      </w:r>
    </w:p>
    <w:p w14:paraId="6788558B" w14:textId="111FB54B" w:rsidR="00B433C9" w:rsidRPr="00C35A2C" w:rsidRDefault="00DB49B5" w:rsidP="00DB49B5">
      <w:pPr>
        <w:pStyle w:val="afffc"/>
        <w:ind w:left="0"/>
        <w:rPr>
          <w:rtl/>
        </w:rPr>
      </w:pPr>
      <w:r>
        <w:rPr>
          <w:rtl/>
        </w:rPr>
        <w:tab/>
      </w:r>
      <w:r w:rsidRPr="00EB4CFE">
        <w:rPr>
          <w:rStyle w:val="affff5"/>
          <w:rFonts w:hint="eastAsia"/>
          <w:rtl/>
        </w:rPr>
        <w:t>ומתרץ</w:t>
      </w:r>
      <w:r>
        <w:rPr>
          <w:rFonts w:hint="cs"/>
          <w:rtl/>
        </w:rPr>
        <w:t>: '</w:t>
      </w:r>
      <w:r w:rsidRPr="002D2001">
        <w:rPr>
          <w:rStyle w:val="affff1"/>
          <w:rtl/>
        </w:rPr>
        <w:t>יבמתו</w:t>
      </w:r>
      <w:r w:rsidRPr="00C35A2C" w:rsidDel="00DB49B5">
        <w:rPr>
          <w:rtl/>
        </w:rPr>
        <w:t xml:space="preserve"> </w:t>
      </w:r>
      <w:r w:rsidR="00B433C9" w:rsidRPr="00EB4CFE">
        <w:rPr>
          <w:rStyle w:val="affff1"/>
          <w:rtl/>
        </w:rPr>
        <w:t>יבמתו</w:t>
      </w:r>
      <w:r>
        <w:rPr>
          <w:rStyle w:val="affff1"/>
          <w:rFonts w:hint="cs"/>
          <w:rtl/>
        </w:rPr>
        <w:t>'</w:t>
      </w:r>
      <w:r w:rsidR="00B433C9" w:rsidRPr="00C35A2C">
        <w:rPr>
          <w:rtl/>
        </w:rPr>
        <w:t xml:space="preserve"> - ריבה.</w:t>
      </w:r>
    </w:p>
    <w:p w14:paraId="154757BE" w14:textId="087AC20F" w:rsidR="00110BAA" w:rsidRPr="00110BAA" w:rsidRDefault="00B433C9" w:rsidP="007C50EB">
      <w:pPr>
        <w:pStyle w:val="afff4"/>
        <w:ind w:end="0"/>
        <w:rPr>
          <w:rtl/>
        </w:rPr>
      </w:pPr>
      <w:bookmarkStart w:id="452" w:name="_Toc119172795"/>
      <w:bookmarkStart w:id="453" w:name="_Toc119229885"/>
      <w:r w:rsidRPr="00110BAA">
        <w:rPr>
          <w:rtl/>
        </w:rPr>
        <w:t>אחת כשרה</w:t>
      </w:r>
      <w:r w:rsidRPr="00110BAA">
        <w:rPr>
          <w:rFonts w:hint="cs"/>
          <w:rtl/>
        </w:rPr>
        <w:t xml:space="preserve"> ואחת פסולה</w:t>
      </w:r>
      <w:r w:rsidRPr="00110BAA">
        <w:rPr>
          <w:rtl/>
        </w:rPr>
        <w:t>.</w:t>
      </w:r>
      <w:r w:rsidR="00DB49B5">
        <w:rPr>
          <w:rFonts w:hint="cs"/>
          <w:rtl/>
        </w:rPr>
        <w:t>. חולץ לפסולה..</w:t>
      </w:r>
      <w:bookmarkEnd w:id="452"/>
      <w:bookmarkEnd w:id="453"/>
      <w:r w:rsidRPr="00110BAA">
        <w:rPr>
          <w:rFonts w:hint="cs"/>
          <w:rtl/>
        </w:rPr>
        <w:t xml:space="preserve"> </w:t>
      </w:r>
    </w:p>
    <w:p w14:paraId="57EE96D4" w14:textId="77777777" w:rsidR="00DD2D95" w:rsidRDefault="00B433C9" w:rsidP="00DD2D95">
      <w:pPr>
        <w:rPr>
          <w:rtl/>
        </w:rPr>
      </w:pPr>
      <w:r w:rsidRPr="00772AD2">
        <w:rPr>
          <w:rStyle w:val="affff5"/>
          <w:rtl/>
        </w:rPr>
        <w:t>כאן שנה רבי:</w:t>
      </w:r>
      <w:r w:rsidRPr="00890DF8">
        <w:rPr>
          <w:rtl/>
        </w:rPr>
        <w:t xml:space="preserve"> לא ישפוך אדם מי בורו ואחרים צריכים להם.</w:t>
      </w:r>
    </w:p>
    <w:p w14:paraId="0ECEC771" w14:textId="32ED62A8" w:rsidR="00B433C9" w:rsidRPr="00C35A2C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1BB7D6EB" w14:textId="6A9E97F7" w:rsidR="00B433C9" w:rsidRDefault="00B433C9" w:rsidP="005251B7">
      <w:pPr>
        <w:pStyle w:val="affffb"/>
        <w:ind w:end="0"/>
        <w:rPr>
          <w:rtl/>
        </w:rPr>
      </w:pPr>
      <w:bookmarkStart w:id="454" w:name="_Toc119172796"/>
      <w:bookmarkStart w:id="455" w:name="_Toc119229886"/>
      <w:r w:rsidRPr="00C35A2C">
        <w:rPr>
          <w:rtl/>
        </w:rPr>
        <w:t>המחזיר גרושתו, והנו</w:t>
      </w:r>
      <w:r w:rsidR="00110BAA">
        <w:rPr>
          <w:rtl/>
        </w:rPr>
        <w:t>שא חלוצתו, והנושא קרובת חלוצתו</w:t>
      </w:r>
      <w:r w:rsidR="00DB49B5">
        <w:rPr>
          <w:rFonts w:hint="cs"/>
          <w:rtl/>
        </w:rPr>
        <w:t xml:space="preserve"> -</w:t>
      </w:r>
      <w:bookmarkEnd w:id="454"/>
      <w:bookmarkEnd w:id="455"/>
    </w:p>
    <w:p>
      <w:pPr>
        <w:pStyle w:val="MishnaBatzad"/>
        <w:rPr>
          <w:ins w:id="20471" w:author="קלוד" w:date="2026-10-06T10:10:48Z"/>
        </w:rPr>
      </w:pPr>
      <w:ins w:id="20470" w:author="קלוד" w:date="2026-10-06T10:10:48Z">
        <w:r>
          <w:t xml:space="preserve">משנה יב</w:t>
        </w:r>
      </w:ins>
    </w:p>
    <w:p w14:paraId="4408BE16" w14:textId="0E9DAB0F" w:rsidR="00DB49B5" w:rsidRDefault="00B433C9" w:rsidP="00DB49B5">
      <w:pPr>
        <w:pStyle w:val="affc"/>
        <w:rPr>
          <w:rtl/>
        </w:rPr>
      </w:pPr>
      <w:r w:rsidRPr="00110BAA">
        <w:rPr>
          <w:rStyle w:val="affffa"/>
          <w:rFonts w:hint="cs"/>
          <w:rtl/>
        </w:rPr>
        <w:t>לר</w:t>
      </w:r>
      <w:r w:rsidRPr="00110BAA">
        <w:rPr>
          <w:rStyle w:val="affffa"/>
          <w:rtl/>
        </w:rPr>
        <w:t>"</w:t>
      </w:r>
      <w:r w:rsidRPr="00110BAA">
        <w:rPr>
          <w:rStyle w:val="affffa"/>
          <w:rFonts w:hint="cs"/>
          <w:rtl/>
        </w:rPr>
        <w:t>ע</w:t>
      </w:r>
      <w:r w:rsidR="00DB49B5">
        <w:rPr>
          <w:rStyle w:val="affffa"/>
          <w:rFonts w:hint="cs"/>
          <w:rtl/>
        </w:rPr>
        <w:t>:</w:t>
      </w:r>
      <w:r w:rsidRPr="00C35A2C">
        <w:rPr>
          <w:rFonts w:hint="cs"/>
          <w:rtl/>
        </w:rPr>
        <w:t xml:space="preserve"> </w:t>
      </w:r>
      <w:r w:rsidRPr="00C35A2C">
        <w:rPr>
          <w:rtl/>
        </w:rPr>
        <w:t>הולד ממזר,</w:t>
      </w:r>
      <w:r w:rsidR="00DB49B5">
        <w:rPr>
          <w:rStyle w:val="affffa"/>
          <w:rFonts w:hint="cs"/>
          <w:rtl/>
        </w:rPr>
        <w:t xml:space="preserve"> לחכמים</w:t>
      </w:r>
      <w:r w:rsidRPr="00110BAA">
        <w:rPr>
          <w:rStyle w:val="affffa"/>
          <w:rtl/>
        </w:rPr>
        <w:t>:</w:t>
      </w:r>
      <w:r w:rsidRPr="00110BAA">
        <w:rPr>
          <w:rtl/>
        </w:rPr>
        <w:t xml:space="preserve"> אין הולד ממזר</w:t>
      </w:r>
      <w:r w:rsidR="00DB49B5">
        <w:rPr>
          <w:rFonts w:hint="cs"/>
          <w:rtl/>
        </w:rPr>
        <w:t>.</w:t>
      </w:r>
    </w:p>
    <w:p w14:paraId="403BAC45" w14:textId="1D9A4283" w:rsidR="00B433C9" w:rsidRPr="00110BAA" w:rsidRDefault="00B433C9" w:rsidP="009A411F">
      <w:pPr>
        <w:pStyle w:val="affc"/>
        <w:rPr>
          <w:rtl/>
        </w:rPr>
      </w:pPr>
      <w:r w:rsidRPr="00EB4CFE">
        <w:rPr>
          <w:rStyle w:val="affffa"/>
          <w:rtl/>
        </w:rPr>
        <w:t>ומודים</w:t>
      </w:r>
      <w:r w:rsidRPr="00110BAA">
        <w:rPr>
          <w:rtl/>
        </w:rPr>
        <w:t xml:space="preserve"> בנושא קרובת גרושתו, שהולד ממזר.</w:t>
      </w:r>
    </w:p>
    <w:p w14:paraId="6CC67FC6" w14:textId="60F37DCF" w:rsidR="00B433C9" w:rsidRDefault="00897ECA" w:rsidP="00EB4CFE">
      <w:pPr>
        <w:spacing w:before="60"/>
        <w:rPr>
          <w:rFonts w:ascii="FontbitDavid" w:hAnsi="FontbitDavid"/>
          <w:sz w:val="32"/>
          <w:rtl/>
        </w:rPr>
      </w:pPr>
      <w:bookmarkStart w:id="456" w:name="_Toc119172797"/>
      <w:bookmarkStart w:id="457" w:name="_Toc119229887"/>
      <w:r>
        <w:rPr>
          <w:rStyle w:val="afff5"/>
          <w:rFonts w:hint="cs"/>
          <w:rtl/>
        </w:rPr>
        <w:t>ק</w:t>
      </w:r>
      <w:r w:rsidRPr="00EB4CFE">
        <w:rPr>
          <w:rStyle w:val="afff5"/>
          <w:rFonts w:hint="eastAsia"/>
          <w:rtl/>
        </w:rPr>
        <w:t>רובת</w:t>
      </w:r>
      <w:r w:rsidRPr="00EB4CFE">
        <w:rPr>
          <w:rStyle w:val="afff5"/>
          <w:rtl/>
        </w:rPr>
        <w:t xml:space="preserve"> </w:t>
      </w:r>
      <w:r w:rsidRPr="00EB4CFE">
        <w:rPr>
          <w:rStyle w:val="afff5"/>
          <w:rFonts w:hint="eastAsia"/>
          <w:rtl/>
        </w:rPr>
        <w:t>חלוצתו</w:t>
      </w:r>
      <w:bookmarkEnd w:id="456"/>
      <w:bookmarkEnd w:id="457"/>
      <w:r>
        <w:rPr>
          <w:rFonts w:ascii="FontbitDavid" w:hAnsi="FontbitDavid" w:hint="cs"/>
          <w:sz w:val="32"/>
          <w:rtl/>
        </w:rPr>
        <w:t xml:space="preserve">. </w:t>
      </w:r>
      <w:r>
        <w:rPr>
          <w:rStyle w:val="affff5"/>
          <w:rFonts w:hint="cs"/>
          <w:rtl/>
        </w:rPr>
        <w:t>וי</w:t>
      </w:r>
      <w:r w:rsidRPr="00EB4CFE">
        <w:rPr>
          <w:rStyle w:val="affff5"/>
          <w:rFonts w:hint="eastAsia"/>
          <w:rtl/>
        </w:rPr>
        <w:t>קשה</w:t>
      </w:r>
      <w:r w:rsidRPr="00EB4CFE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 xml:space="preserve">הא </w:t>
      </w:r>
      <w:r>
        <w:rPr>
          <w:rFonts w:ascii="FontbitDavid" w:hAnsi="FontbitDavid" w:hint="cs"/>
          <w:sz w:val="32"/>
          <w:rtl/>
        </w:rPr>
        <w:t xml:space="preserve">אחות </w:t>
      </w:r>
      <w:r w:rsidR="00B433C9" w:rsidRPr="00C35A2C">
        <w:rPr>
          <w:rFonts w:ascii="FontbitDavid" w:hAnsi="FontbitDavid" w:hint="cs"/>
          <w:sz w:val="32"/>
          <w:rtl/>
        </w:rPr>
        <w:t>חלוצ</w:t>
      </w:r>
      <w:r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 w:hint="cs"/>
          <w:sz w:val="32"/>
          <w:rtl/>
        </w:rPr>
        <w:t xml:space="preserve"> מד</w:t>
      </w:r>
      <w:r w:rsidR="00B433C9" w:rsidRPr="00C35A2C">
        <w:rPr>
          <w:rFonts w:ascii="FontbitDavid" w:hAnsi="FontbitDavid"/>
          <w:sz w:val="32"/>
          <w:rtl/>
        </w:rPr>
        <w:t>"</w:t>
      </w:r>
      <w:r w:rsidR="00B433C9" w:rsidRPr="00C35A2C">
        <w:rPr>
          <w:rFonts w:ascii="FontbitDavid" w:hAnsi="FontbitDavid" w:hint="cs"/>
          <w:sz w:val="32"/>
          <w:rtl/>
        </w:rPr>
        <w:t>ס</w:t>
      </w:r>
      <w:r>
        <w:rPr>
          <w:rFonts w:ascii="FontbitDavid" w:hAnsi="FontbitDavid" w:hint="cs"/>
          <w:sz w:val="32"/>
          <w:rtl/>
        </w:rPr>
        <w:t>!</w:t>
      </w:r>
    </w:p>
    <w:p w14:paraId="139CC6D5" w14:textId="758AE7FD" w:rsidR="009A411F" w:rsidRDefault="00897ECA" w:rsidP="009A411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ואין לומר: תני </w:t>
      </w:r>
      <w:r w:rsidRPr="00EB4CFE">
        <w:rPr>
          <w:rtl/>
        </w:rPr>
        <w:t xml:space="preserve">'קרובת </w:t>
      </w:r>
      <w:r w:rsidRPr="00EB4CFE">
        <w:rPr>
          <w:rFonts w:hint="eastAsia"/>
          <w:rtl/>
        </w:rPr>
        <w:t>גר</w:t>
      </w:r>
      <w:r>
        <w:rPr>
          <w:rFonts w:hint="cs"/>
          <w:rtl/>
        </w:rPr>
        <w:t>ו</w:t>
      </w:r>
      <w:r w:rsidRPr="00EB4CFE">
        <w:rPr>
          <w:rFonts w:hint="eastAsia"/>
          <w:rtl/>
        </w:rPr>
        <w:t>שתו</w:t>
      </w:r>
      <w:r w:rsidRPr="00EB4CFE">
        <w:rPr>
          <w:rtl/>
        </w:rPr>
        <w:t>'</w:t>
      </w:r>
      <w:r>
        <w:rPr>
          <w:rFonts w:hint="cs"/>
          <w:rtl/>
        </w:rPr>
        <w:t>,</w:t>
      </w:r>
      <w:r w:rsidR="00B433C9" w:rsidRPr="00EB4CFE">
        <w:rPr>
          <w:rtl/>
        </w:rPr>
        <w:t xml:space="preserve"> </w:t>
      </w:r>
      <w:r w:rsidR="009A411F">
        <w:rPr>
          <w:rtl/>
        </w:rPr>
        <w:tab/>
      </w:r>
      <w:r w:rsidR="009A411F">
        <w:rPr>
          <w:rtl/>
        </w:rPr>
        <w:tab/>
      </w:r>
      <w:r w:rsidR="009A411F">
        <w:rPr>
          <w:rtl/>
        </w:rPr>
        <w:tab/>
      </w:r>
      <w:r w:rsidR="009A411F">
        <w:rPr>
          <w:rtl/>
        </w:rPr>
        <w:tab/>
      </w:r>
      <w:r w:rsidR="009A411F">
        <w:rPr>
          <w:rFonts w:hint="cs"/>
          <w:rtl/>
        </w:rPr>
        <w:t xml:space="preserve"> </w:t>
      </w:r>
      <w:r w:rsidR="00B433C9" w:rsidRPr="00EB4CFE">
        <w:rPr>
          <w:rStyle w:val="affff5"/>
          <w:rtl/>
        </w:rPr>
        <w:t>ומ</w:t>
      </w:r>
      <w:r w:rsidRPr="00EB4CFE">
        <w:rPr>
          <w:rStyle w:val="affff5"/>
          <w:rFonts w:hint="eastAsia"/>
          <w:rtl/>
        </w:rPr>
        <w:t>סתברא</w:t>
      </w:r>
      <w:r w:rsidRPr="00EB4CF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ד'מודים </w:t>
      </w:r>
    </w:p>
    <w:p w14:paraId="1620CBEA" w14:textId="3D8FD4A1" w:rsidR="00B433C9" w:rsidRPr="00EB4CFE" w:rsidRDefault="00B433C9" w:rsidP="000C2FF4">
      <w:pPr>
        <w:rPr>
          <w:rtl/>
        </w:rPr>
      </w:pPr>
      <w:r w:rsidRPr="00C35A2C">
        <w:rPr>
          <w:rFonts w:ascii="FontbitDavid" w:hAnsi="FontbitDavid"/>
          <w:sz w:val="32"/>
          <w:rtl/>
        </w:rPr>
        <w:t>בקרובת גרושתו</w:t>
      </w:r>
      <w:r w:rsidR="00897ECA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897ECA">
        <w:rPr>
          <w:rFonts w:ascii="FontbitDavid" w:hAnsi="FontbitDavid" w:hint="cs"/>
          <w:sz w:val="32"/>
          <w:rtl/>
        </w:rPr>
        <w:t>ד</w:t>
      </w:r>
      <w:r w:rsidRPr="00C35A2C">
        <w:rPr>
          <w:rFonts w:ascii="FontbitDavid" w:hAnsi="FontbitDavid"/>
          <w:sz w:val="32"/>
          <w:rtl/>
        </w:rPr>
        <w:t>ממזר</w:t>
      </w:r>
      <w:r w:rsidR="00897ECA">
        <w:rPr>
          <w:rFonts w:ascii="FontbitDavid" w:hAnsi="FontbitDavid" w:hint="cs"/>
          <w:sz w:val="32"/>
          <w:rtl/>
        </w:rPr>
        <w:t>',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9A411F">
        <w:rPr>
          <w:rFonts w:hint="cs"/>
          <w:rtl/>
        </w:rPr>
        <w:t xml:space="preserve">והיינו, </w:t>
      </w:r>
      <w:r w:rsidRPr="00EB4CFE">
        <w:rPr>
          <w:rFonts w:hint="eastAsia"/>
          <w:rtl/>
        </w:rPr>
        <w:t>משום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דאיירי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בה</w:t>
      </w:r>
      <w:r w:rsidR="009A411F">
        <w:rPr>
          <w:rFonts w:hint="cs"/>
          <w:rtl/>
        </w:rPr>
        <w:t xml:space="preserve"> </w:t>
      </w:r>
      <w:r w:rsidR="009A411F" w:rsidRPr="00EB4CFE">
        <w:rPr>
          <w:rStyle w:val="affff5"/>
          <w:rFonts w:hint="eastAsia"/>
          <w:rtl/>
        </w:rPr>
        <w:t>ר</w:t>
      </w:r>
      <w:r w:rsidR="009A411F" w:rsidRPr="00EB4CFE">
        <w:rPr>
          <w:rStyle w:val="affff5"/>
          <w:rtl/>
        </w:rPr>
        <w:t>"ע,</w:t>
      </w:r>
    </w:p>
    <w:p w14:paraId="29A3C499" w14:textId="5D82C77E" w:rsidR="000C2FF4" w:rsidRDefault="009A411F" w:rsidP="00B55EDF">
      <w:pPr>
        <w:rPr>
          <w:rStyle w:val="affff5"/>
          <w:rtl/>
        </w:rPr>
      </w:pPr>
      <w:r w:rsidRPr="00EB4CFE">
        <w:rPr>
          <w:rStyle w:val="affff5"/>
          <w:rFonts w:hint="eastAsia"/>
          <w:rtl/>
        </w:rPr>
        <w:t>שאפשר</w:t>
      </w:r>
      <w:r w:rsidRPr="00EB4CFE">
        <w:rPr>
          <w:rStyle w:val="affff5"/>
          <w:rtl/>
        </w:rPr>
        <w:t>:</w:t>
      </w:r>
      <w:r w:rsidR="00B433C9" w:rsidRPr="00EB4CFE">
        <w:rPr>
          <w:rtl/>
        </w:rPr>
        <w:t xml:space="preserve"> דקמ"</w:t>
      </w:r>
      <w:r w:rsidR="00B433C9" w:rsidRPr="00EB4CFE">
        <w:rPr>
          <w:rFonts w:hint="eastAsia"/>
          <w:rtl/>
        </w:rPr>
        <w:t>ל</w:t>
      </w:r>
      <w:r w:rsidR="00B433C9" w:rsidRPr="00EB4CFE">
        <w:rPr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'ומודים' ד</w:t>
      </w:r>
      <w:r w:rsidR="00B433C9" w:rsidRPr="00C35A2C">
        <w:rPr>
          <w:rFonts w:ascii="FontbitDavid" w:hAnsi="FontbitDavid" w:hint="cs"/>
          <w:sz w:val="32"/>
          <w:rtl/>
        </w:rPr>
        <w:t>יש ממזר מ</w:t>
      </w:r>
      <w:r w:rsidR="006D4477">
        <w:rPr>
          <w:rFonts w:ascii="FontbitDavid" w:hAnsi="FontbitDavid" w:hint="cs"/>
          <w:sz w:val="32"/>
          <w:rtl/>
        </w:rPr>
        <w:t>כריתות</w:t>
      </w:r>
      <w:r w:rsidR="000C2FF4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-</w:t>
      </w:r>
      <w:r w:rsidR="006D4477">
        <w:rPr>
          <w:rStyle w:val="affff5"/>
          <w:rFonts w:hint="cs"/>
          <w:rtl/>
        </w:rPr>
        <w:t xml:space="preserve"> </w:t>
      </w:r>
      <w:r w:rsidRPr="00EB4CFE">
        <w:rPr>
          <w:rStyle w:val="affff5"/>
          <w:rFonts w:hint="eastAsia"/>
          <w:rtl/>
        </w:rPr>
        <w:t>אף</w:t>
      </w:r>
      <w:r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ששנה</w:t>
      </w:r>
      <w:r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ז</w:t>
      </w:r>
      <w:r w:rsidR="00CD0EF6">
        <w:rPr>
          <w:rStyle w:val="affff5"/>
          <w:rFonts w:hint="cs"/>
          <w:rtl/>
        </w:rPr>
        <w:t>ה</w:t>
      </w:r>
    </w:p>
    <w:p w14:paraId="7A10F77B" w14:textId="54B2ED28" w:rsidR="00110BAA" w:rsidRDefault="00CD0EF6" w:rsidP="00B55EDF">
      <w:pPr>
        <w:rPr>
          <w:rtl/>
        </w:rPr>
      </w:pPr>
      <w:r>
        <w:rPr>
          <w:rStyle w:val="affff5"/>
          <w:rFonts w:hint="cs"/>
          <w:rtl/>
        </w:rPr>
        <w:t>ל</w:t>
      </w:r>
      <w:r w:rsidR="00B433C9" w:rsidRPr="00EB4CFE">
        <w:rPr>
          <w:rStyle w:val="affff5"/>
          <w:rFonts w:hint="eastAsia"/>
          <w:rtl/>
        </w:rPr>
        <w:t>קמן</w:t>
      </w:r>
      <w:r w:rsidR="009A411F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9A411F">
        <w:rPr>
          <w:rFonts w:hint="cs"/>
          <w:rtl/>
        </w:rPr>
        <w:t>'</w:t>
      </w:r>
      <w:r w:rsidR="00B433C9" w:rsidRPr="00EB4CFE">
        <w:rPr>
          <w:rFonts w:hint="eastAsia"/>
          <w:rtl/>
        </w:rPr>
        <w:t>איזהו</w:t>
      </w:r>
      <w:r w:rsidR="00B433C9" w:rsidRPr="00EB4CFE">
        <w:rPr>
          <w:rtl/>
        </w:rPr>
        <w:t xml:space="preserve"> </w:t>
      </w:r>
      <w:r w:rsidR="00B433C9" w:rsidRPr="00EB4CFE">
        <w:rPr>
          <w:rFonts w:hint="eastAsia"/>
          <w:rtl/>
        </w:rPr>
        <w:t>ממזר</w:t>
      </w:r>
      <w:r w:rsidR="009A411F">
        <w:rPr>
          <w:rFonts w:hint="cs"/>
          <w:rtl/>
        </w:rPr>
        <w:t xml:space="preserve">?' </w:t>
      </w:r>
      <w:r w:rsidR="009A411F" w:rsidRPr="00EB4CFE">
        <w:rPr>
          <w:rStyle w:val="affff8"/>
          <w:rFonts w:hint="eastAsia"/>
          <w:rtl/>
        </w:rPr>
        <w:t>ג</w:t>
      </w:r>
      <w:r w:rsidR="009A411F" w:rsidRPr="00EB4CFE">
        <w:rPr>
          <w:rStyle w:val="affff8"/>
          <w:rtl/>
        </w:rPr>
        <w:t xml:space="preserve">' </w:t>
      </w:r>
      <w:r w:rsidR="009A411F" w:rsidRPr="00EB4CFE">
        <w:rPr>
          <w:rStyle w:val="affff8"/>
          <w:rFonts w:hint="eastAsia"/>
          <w:rtl/>
        </w:rPr>
        <w:t>שיטות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0C2FF4">
        <w:rPr>
          <w:rFonts w:ascii="FontbitDavid" w:hAnsi="FontbitDavid" w:hint="cs"/>
          <w:sz w:val="32"/>
          <w:rtl/>
        </w:rPr>
        <w:t xml:space="preserve">  </w:t>
      </w:r>
      <w:r w:rsidR="00977C5D" w:rsidRPr="00EB4CFE">
        <w:rPr>
          <w:rtl/>
        </w:rPr>
        <w:t>-</w:t>
      </w:r>
      <w:r w:rsidR="000C2FF4">
        <w:rPr>
          <w:rFonts w:hint="cs"/>
          <w:rtl/>
        </w:rPr>
        <w:t xml:space="preserve">   </w:t>
      </w:r>
      <w:r w:rsidR="00977C5D">
        <w:rPr>
          <w:rStyle w:val="affff5"/>
          <w:rFonts w:hint="cs"/>
          <w:rtl/>
        </w:rPr>
        <w:t xml:space="preserve"> </w:t>
      </w:r>
      <w:r w:rsidR="00977C5D">
        <w:rPr>
          <w:rFonts w:hint="cs"/>
          <w:rtl/>
        </w:rPr>
        <w:t xml:space="preserve">רצה </w:t>
      </w:r>
      <w:r w:rsidR="00110BAA">
        <w:rPr>
          <w:rFonts w:hint="cs"/>
          <w:rtl/>
        </w:rPr>
        <w:t>ה</w:t>
      </w:r>
      <w:r w:rsidR="00B433C9" w:rsidRPr="00C35A2C">
        <w:rPr>
          <w:rFonts w:hint="cs"/>
          <w:rtl/>
        </w:rPr>
        <w:t xml:space="preserve">תנא </w:t>
      </w:r>
      <w:r w:rsidR="00977C5D">
        <w:rPr>
          <w:rFonts w:hint="cs"/>
          <w:rtl/>
        </w:rPr>
        <w:t>ל</w:t>
      </w:r>
      <w:r w:rsidR="00B433C9" w:rsidRPr="00C35A2C">
        <w:rPr>
          <w:rFonts w:hint="cs"/>
          <w:rtl/>
        </w:rPr>
        <w:t>סת</w:t>
      </w:r>
      <w:r w:rsidR="00977C5D">
        <w:rPr>
          <w:rFonts w:hint="cs"/>
          <w:rtl/>
        </w:rPr>
        <w:t>ו</w:t>
      </w:r>
      <w:r w:rsidR="00B433C9" w:rsidRPr="00C35A2C">
        <w:rPr>
          <w:rFonts w:hint="cs"/>
          <w:rtl/>
        </w:rPr>
        <w:t xml:space="preserve">ם </w:t>
      </w:r>
      <w:r w:rsidR="00977C5D">
        <w:rPr>
          <w:rStyle w:val="affff5"/>
          <w:rFonts w:hint="cs"/>
          <w:rtl/>
        </w:rPr>
        <w:t>כ</w:t>
      </w:r>
      <w:r w:rsidR="00B433C9" w:rsidRPr="00AF5761">
        <w:rPr>
          <w:rStyle w:val="affff5"/>
          <w:rFonts w:hint="cs"/>
          <w:rtl/>
        </w:rPr>
        <w:t>שה</w:t>
      </w:r>
      <w:r w:rsidR="00977C5D">
        <w:rPr>
          <w:rStyle w:val="affff5"/>
          <w:rFonts w:hint="cs"/>
          <w:rtl/>
        </w:rPr>
        <w:t>"</w:t>
      </w:r>
      <w:r w:rsidR="00B433C9" w:rsidRPr="00AF5761">
        <w:rPr>
          <w:rStyle w:val="affff5"/>
          <w:rFonts w:hint="cs"/>
          <w:rtl/>
        </w:rPr>
        <w:t>ת</w:t>
      </w:r>
      <w:r w:rsidR="00977C5D">
        <w:rPr>
          <w:rStyle w:val="affff5"/>
          <w:rFonts w:hint="cs"/>
          <w:rtl/>
        </w:rPr>
        <w:t>,</w:t>
      </w:r>
    </w:p>
    <w:p w14:paraId="380D743E" w14:textId="56EDA955" w:rsidR="000806BD" w:rsidRDefault="000806BD" w:rsidP="000806BD">
      <w:pPr>
        <w:ind w:hanging="1"/>
        <w:rPr>
          <w:rStyle w:val="affff5"/>
          <w:rtl/>
        </w:rPr>
      </w:pPr>
      <w:r>
        <w:rPr>
          <w:rFonts w:hint="cs"/>
          <w:rtl/>
        </w:rPr>
        <w:t>ובחר</w:t>
      </w:r>
      <w:r w:rsidR="00B433C9" w:rsidRPr="00C35A2C">
        <w:rPr>
          <w:rFonts w:hint="cs"/>
          <w:rtl/>
        </w:rPr>
        <w:t xml:space="preserve"> </w:t>
      </w:r>
      <w:r w:rsidR="006D4477">
        <w:rPr>
          <w:rFonts w:hint="cs"/>
          <w:rtl/>
        </w:rPr>
        <w:t>ב</w:t>
      </w:r>
      <w:r>
        <w:rPr>
          <w:rFonts w:hint="cs"/>
          <w:rtl/>
        </w:rPr>
        <w:t>'</w:t>
      </w:r>
      <w:r w:rsidR="00B433C9" w:rsidRPr="00C35A2C">
        <w:rPr>
          <w:rtl/>
        </w:rPr>
        <w:t>קרובת גרושתו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אגב</w:t>
      </w:r>
      <w:r w:rsidR="00B433C9" w:rsidRPr="00C35A2C">
        <w:rPr>
          <w:rFonts w:hint="cs"/>
          <w:rtl/>
        </w:rPr>
        <w:t xml:space="preserve"> </w:t>
      </w:r>
      <w:r w:rsidRPr="00EB4CFE">
        <w:rPr>
          <w:rtl/>
        </w:rPr>
        <w:t>'</w:t>
      </w:r>
      <w:r w:rsidR="00B433C9" w:rsidRPr="00EB4CFE">
        <w:rPr>
          <w:rFonts w:hint="eastAsia"/>
          <w:rtl/>
        </w:rPr>
        <w:t>קרובת</w:t>
      </w:r>
      <w:r w:rsidR="00B433C9" w:rsidRPr="00EB4CFE">
        <w:rPr>
          <w:rtl/>
        </w:rPr>
        <w:t xml:space="preserve"> </w:t>
      </w:r>
      <w:r w:rsidR="00B433C9" w:rsidRPr="00EB4CFE">
        <w:rPr>
          <w:rFonts w:hint="eastAsia"/>
          <w:rtl/>
        </w:rPr>
        <w:t>חלוצתו</w:t>
      </w:r>
      <w:r w:rsidRPr="00EB4CFE">
        <w:rPr>
          <w:rtl/>
        </w:rPr>
        <w:t>'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 xml:space="preserve">שנקט </w:t>
      </w:r>
      <w:r w:rsidRPr="00EB4CFE">
        <w:rPr>
          <w:rStyle w:val="affff5"/>
          <w:rFonts w:hint="eastAsia"/>
          <w:rtl/>
        </w:rPr>
        <w:t>ר</w:t>
      </w:r>
      <w:r w:rsidRPr="00EB4CFE">
        <w:rPr>
          <w:rStyle w:val="affff5"/>
          <w:rtl/>
        </w:rPr>
        <w:t>"ע</w:t>
      </w:r>
      <w:r>
        <w:rPr>
          <w:rStyle w:val="affff5"/>
          <w:rFonts w:hint="cs"/>
          <w:rtl/>
        </w:rPr>
        <w:t>.</w:t>
      </w:r>
    </w:p>
    <w:p w14:paraId="43F19882" w14:textId="29FE2ED3" w:rsidR="00B433C9" w:rsidRPr="006D4477" w:rsidRDefault="000806BD" w:rsidP="006D4477">
      <w:pPr>
        <w:rPr>
          <w:rtl/>
        </w:rPr>
      </w:pPr>
      <w:r w:rsidRPr="00EB4CFE">
        <w:rPr>
          <w:rStyle w:val="affff5"/>
          <w:rFonts w:hint="eastAsia"/>
          <w:rtl/>
        </w:rPr>
        <w:t>אלא</w:t>
      </w:r>
      <w:r w:rsidRPr="006D4477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'קרובת חלוצתו' ממזר </w:t>
      </w:r>
      <w:r>
        <w:rPr>
          <w:rStyle w:val="affff5"/>
          <w:rFonts w:hint="cs"/>
          <w:rtl/>
          <w:rPrChange w:id="9058" w:author="מנוע אמוראים" w:date="2026-10-05T16:41:34Z">
            <w:rPr>
              <w:rFonts w:hint="cs"/>
              <w:rtl/>
            </w:rPr>
          </w:rPrChange>
        </w:rPr>
        <w:t xml:space="preserve">לר"ע</w:t>
      </w:r>
      <w:r>
        <w:rPr>
          <w:rFonts w:hint="cs"/>
          <w:rtl/>
        </w:rPr>
        <w:t xml:space="preserve">, </w:t>
      </w:r>
      <w:r w:rsidR="00B433C9" w:rsidRPr="006D4477">
        <w:rPr>
          <w:rStyle w:val="affff1"/>
          <w:rFonts w:hint="cs"/>
          <w:rtl/>
        </w:rPr>
        <w:t>'</w:t>
      </w:r>
      <w:r w:rsidR="00B433C9" w:rsidRPr="00EB4CFE">
        <w:rPr>
          <w:rStyle w:val="affff1"/>
          <w:b/>
          <w:bCs/>
          <w:rtl/>
        </w:rPr>
        <w:t>בית</w:t>
      </w:r>
      <w:r w:rsidR="00B433C9" w:rsidRPr="006D4477">
        <w:rPr>
          <w:rStyle w:val="affff1"/>
          <w:rtl/>
        </w:rPr>
        <w:t xml:space="preserve"> חלוץ הנעל</w:t>
      </w:r>
      <w:r w:rsidR="00B433C9" w:rsidRPr="006D4477">
        <w:rPr>
          <w:rStyle w:val="affff1"/>
          <w:rFonts w:hint="cs"/>
          <w:rtl/>
        </w:rPr>
        <w:t>'</w:t>
      </w:r>
      <w:r w:rsidR="00B433C9" w:rsidRPr="00EB4CFE">
        <w:rPr>
          <w:rtl/>
        </w:rPr>
        <w:t xml:space="preserve"> קראו ביתו.</w:t>
      </w:r>
    </w:p>
    <w:p w14:paraId="26748B7E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מד:</w:t>
      </w:r>
    </w:p>
    <w:p w14:paraId="60183990" w14:textId="58FA0C61" w:rsidR="00B433C9" w:rsidRPr="00C35A2C" w:rsidRDefault="006D4477" w:rsidP="00615A60">
      <w:pPr>
        <w:pStyle w:val="affff2"/>
        <w:rPr>
          <w:rtl/>
        </w:rPr>
      </w:pPr>
      <w:bookmarkStart w:id="458" w:name="_Toc119172798"/>
      <w:bookmarkStart w:id="459" w:name="_Toc119229888"/>
      <w:r>
        <w:rPr>
          <w:rFonts w:hint="cs"/>
          <w:rtl/>
        </w:rPr>
        <w:t>כשאינו 'ממזר' האם הוא 'פגום לכהונה'</w:t>
      </w:r>
      <w:bookmarkEnd w:id="458"/>
      <w:bookmarkEnd w:id="459"/>
    </w:p>
    <w:p w14:paraId="5E55F605" w14:textId="05C63F85" w:rsidR="006D4477" w:rsidRDefault="006D4477" w:rsidP="006D4477">
      <w:pPr>
        <w:rPr>
          <w:rStyle w:val="affff5"/>
          <w:rtl/>
        </w:rPr>
      </w:pPr>
      <w:r w:rsidRPr="00EB4CFE">
        <w:rPr>
          <w:rStyle w:val="affff5"/>
          <w:rFonts w:hint="eastAsia"/>
          <w:rtl/>
        </w:rPr>
        <w:t>א</w:t>
      </w:r>
      <w:r w:rsidRPr="00EB4CFE">
        <w:rPr>
          <w:rStyle w:val="affff5"/>
          <w:rtl/>
        </w:rPr>
        <w:t xml:space="preserve">. </w:t>
      </w:r>
      <w:r w:rsidR="00B433C9" w:rsidRPr="00AF5761">
        <w:rPr>
          <w:rStyle w:val="affff5"/>
          <w:rFonts w:hint="cs"/>
          <w:rtl/>
        </w:rPr>
        <w:t>רשב</w:t>
      </w:r>
      <w:r w:rsidR="00B433C9" w:rsidRPr="00AF5761">
        <w:rPr>
          <w:rStyle w:val="affff5"/>
          <w:rtl/>
        </w:rPr>
        <w:t>"</w:t>
      </w:r>
      <w:r w:rsidR="00B433C9" w:rsidRPr="00AF5761">
        <w:rPr>
          <w:rStyle w:val="affff5"/>
          <w:rFonts w:hint="cs"/>
          <w:rtl/>
        </w:rPr>
        <w:t>ר</w:t>
      </w:r>
      <w:r w:rsidR="00B433C9" w:rsidRPr="0039104D">
        <w:rPr>
          <w:rtl/>
        </w:rPr>
        <w:t xml:space="preserve">: </w:t>
      </w:r>
      <w:r w:rsidR="00B433C9" w:rsidRPr="00D1637C">
        <w:rPr>
          <w:rFonts w:cs="PFT_Frank"/>
          <w:b/>
          <w:bCs/>
          <w:szCs w:val="14"/>
          <w:rtl/>
        </w:rPr>
        <w:t>הכל מודים</w:t>
      </w:r>
      <w:r w:rsidR="00B433C9" w:rsidRPr="0039104D">
        <w:rPr>
          <w:rtl/>
        </w:rPr>
        <w:t xml:space="preserve"> </w:t>
      </w:r>
      <w:r>
        <w:rPr>
          <w:rStyle w:val="affff5"/>
          <w:rFonts w:hint="cs"/>
          <w:rtl/>
        </w:rPr>
        <w:t>[</w:t>
      </w:r>
      <w:r w:rsidRPr="00AF5761">
        <w:rPr>
          <w:rStyle w:val="affff5"/>
          <w:rFonts w:hint="cs"/>
          <w:rtl/>
        </w:rPr>
        <w:t>ש</w:t>
      </w:r>
      <w:r>
        <w:rPr>
          <w:rStyle w:val="affff5"/>
          <w:rFonts w:hint="cs"/>
          <w:rtl/>
        </w:rPr>
        <w:t xml:space="preserve">מעון התימני ד'אין ממזר מלאוין'] </w:t>
      </w:r>
    </w:p>
    <w:p w14:paraId="1C652C85" w14:textId="06BDBA30" w:rsidR="00B433C9" w:rsidRPr="00EB4CFE" w:rsidRDefault="006D4477" w:rsidP="00CD0EF6">
      <w:pPr>
        <w:rPr>
          <w:rFonts w:ascii="FontbitDavid" w:hAnsi="FontbitDavid"/>
          <w:sz w:val="32"/>
          <w:rtl/>
        </w:rPr>
      </w:pPr>
      <w:r>
        <w:rPr>
          <w:rFonts w:hint="cs"/>
          <w:rtl/>
        </w:rPr>
        <w:lastRenderedPageBreak/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B433C9" w:rsidRPr="0039104D">
        <w:rPr>
          <w:rtl/>
        </w:rPr>
        <w:t>ב</w:t>
      </w:r>
      <w:r>
        <w:rPr>
          <w:rFonts w:hint="cs"/>
          <w:rtl/>
        </w:rPr>
        <w:t>'</w:t>
      </w:r>
      <w:r w:rsidR="00B433C9" w:rsidRPr="0039104D">
        <w:rPr>
          <w:rtl/>
        </w:rPr>
        <w:t>מחזיר גרושתו</w:t>
      </w:r>
      <w:r>
        <w:rPr>
          <w:rFonts w:hint="cs"/>
          <w:rtl/>
        </w:rPr>
        <w:t>'</w:t>
      </w:r>
      <w:r w:rsidRPr="006D4477">
        <w:rPr>
          <w:rStyle w:val="affff8"/>
          <w:rFonts w:hint="cs"/>
          <w:rtl/>
        </w:rPr>
        <w:t xml:space="preserve"> </w:t>
      </w:r>
      <w:r w:rsidRPr="002D2001">
        <w:rPr>
          <w:rStyle w:val="affff8"/>
          <w:rFonts w:hint="cs"/>
          <w:rtl/>
        </w:rPr>
        <w:t>ושאר לאוין</w:t>
      </w:r>
      <w:r w:rsidR="00B433C9" w:rsidRPr="0039104D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ש</w:t>
      </w:r>
      <w:r w:rsidRPr="00D1637C">
        <w:rPr>
          <w:rFonts w:cs="PFT_Frank" w:hint="eastAsia"/>
          <w:b/>
          <w:bCs/>
          <w:szCs w:val="14"/>
          <w:rtl/>
        </w:rPr>
        <w:t>ה</w:t>
      </w:r>
      <w:r w:rsidR="00B433C9" w:rsidRPr="00D1637C">
        <w:rPr>
          <w:rFonts w:cs="PFT_Frank"/>
          <w:b/>
          <w:bCs/>
          <w:szCs w:val="14"/>
          <w:rtl/>
        </w:rPr>
        <w:t>ולד פגום</w:t>
      </w:r>
      <w:r w:rsidR="003247E3">
        <w:rPr>
          <w:rFonts w:hint="cs"/>
          <w:rtl/>
        </w:rPr>
        <w:t>.</w:t>
      </w:r>
    </w:p>
    <w:p w14:paraId="21ABA5D4" w14:textId="1747059E" w:rsidR="00B433C9" w:rsidRDefault="00B433C9" w:rsidP="00CD0EF6">
      <w:pPr>
        <w:rPr>
          <w:rFonts w:ascii="FontbitDavid" w:hAnsi="FontbitDavid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מאלמנה לכ"ג</w:t>
      </w:r>
      <w:r w:rsidRPr="00EB4CFE">
        <w:rPr>
          <w:rtl/>
        </w:rPr>
        <w:t xml:space="preserve"> שאין איסורה </w:t>
      </w:r>
      <w:r w:rsidR="006D4477">
        <w:rPr>
          <w:rFonts w:hint="cs"/>
          <w:rtl/>
        </w:rPr>
        <w:t>לכל</w:t>
      </w:r>
      <w:r w:rsidRPr="00EB4CFE">
        <w:rPr>
          <w:rtl/>
        </w:rPr>
        <w:t xml:space="preserve"> ובנה פגום, </w:t>
      </w:r>
      <w:r w:rsidRPr="00D1637C">
        <w:rPr>
          <w:rFonts w:cs="PFT_Frank" w:hint="eastAsia"/>
          <w:b/>
          <w:bCs/>
          <w:szCs w:val="14"/>
          <w:rtl/>
        </w:rPr>
        <w:t>כ</w:t>
      </w:r>
      <w:r w:rsidRPr="00D1637C">
        <w:rPr>
          <w:rFonts w:cs="PFT_Frank"/>
          <w:b/>
          <w:bCs/>
          <w:szCs w:val="14"/>
          <w:rtl/>
        </w:rPr>
        <w:t>"</w:t>
      </w:r>
      <w:r w:rsidRPr="00D1637C">
        <w:rPr>
          <w:rFonts w:cs="PFT_Frank" w:hint="eastAsia"/>
          <w:b/>
          <w:bCs/>
          <w:szCs w:val="14"/>
          <w:rtl/>
        </w:rPr>
        <w:t>ש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זו</w:t>
      </w:r>
      <w:r w:rsidR="006D4477">
        <w:rPr>
          <w:rStyle w:val="affff8"/>
          <w:rFonts w:hint="cs"/>
          <w:rtl/>
        </w:rPr>
        <w:t>.</w:t>
      </w:r>
    </w:p>
    <w:p w14:paraId="51058CDB" w14:textId="2E460137" w:rsidR="00B433C9" w:rsidRPr="00D238B7" w:rsidRDefault="00B433C9" w:rsidP="00B55EDF">
      <w:pPr>
        <w:rPr>
          <w:rStyle w:val="affff5"/>
          <w:rtl/>
        </w:rPr>
      </w:pPr>
      <w:r w:rsidRPr="00110BAA">
        <w:rPr>
          <w:rStyle w:val="affff5"/>
          <w:rFonts w:hint="cs"/>
          <w:rtl/>
        </w:rPr>
        <w:t>ו</w:t>
      </w:r>
      <w:r w:rsidR="006D4477">
        <w:rPr>
          <w:rStyle w:val="affff5"/>
          <w:rFonts w:hint="cs"/>
          <w:rtl/>
        </w:rPr>
        <w:t>יקשה:</w:t>
      </w:r>
      <w:r w:rsidRPr="00D238B7">
        <w:rPr>
          <w:rStyle w:val="affff5"/>
          <w:rFonts w:hint="cs"/>
          <w:rtl/>
        </w:rPr>
        <w:t xml:space="preserve"> א. </w:t>
      </w:r>
      <w:r w:rsidRPr="00C35A2C">
        <w:rPr>
          <w:rFonts w:ascii="FontbitDavid" w:hAnsi="FontbitDavid" w:hint="cs"/>
          <w:sz w:val="32"/>
          <w:rtl/>
        </w:rPr>
        <w:t>מה לאלמנה ש</w:t>
      </w:r>
      <w:r w:rsidRPr="00C35A2C">
        <w:rPr>
          <w:rFonts w:ascii="FontbitDavid" w:hAnsi="FontbitDavid"/>
          <w:sz w:val="32"/>
          <w:rtl/>
        </w:rPr>
        <w:t>היא עצמה מתחללת</w:t>
      </w:r>
      <w:r w:rsidR="006D4477">
        <w:rPr>
          <w:rFonts w:ascii="FontbitDavid" w:hAnsi="FontbitDavid" w:hint="cs"/>
          <w:sz w:val="32"/>
          <w:rtl/>
        </w:rPr>
        <w:t>,</w:t>
      </w:r>
    </w:p>
    <w:p w14:paraId="5B559A05" w14:textId="52BB01CE" w:rsidR="006D4477" w:rsidRPr="00C35A2C" w:rsidRDefault="006D4477" w:rsidP="00B55EDF">
      <w:pPr>
        <w:ind w:firstLine="340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 </w:t>
      </w:r>
      <w:r w:rsidR="00B433C9" w:rsidRPr="00D238B7">
        <w:rPr>
          <w:rStyle w:val="affff5"/>
          <w:rFonts w:hint="cs"/>
          <w:rtl/>
        </w:rPr>
        <w:t>ב.</w:t>
      </w:r>
      <w:r w:rsidR="00B433C9"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B433C9" w:rsidRPr="00EB4CFE">
        <w:rPr>
          <w:rStyle w:val="affff1"/>
          <w:rtl/>
        </w:rPr>
        <w:t>היא</w:t>
      </w:r>
      <w:r w:rsidR="00B433C9" w:rsidRPr="006D4477">
        <w:rPr>
          <w:rStyle w:val="affff1"/>
          <w:rtl/>
        </w:rPr>
        <w:t xml:space="preserve"> תו</w:t>
      </w:r>
      <w:r w:rsidR="00B433C9" w:rsidRPr="00BF2C41">
        <w:rPr>
          <w:rStyle w:val="affff1"/>
          <w:rtl/>
        </w:rPr>
        <w:t>עבה</w:t>
      </w:r>
      <w:r w:rsidR="00B433C9" w:rsidRPr="00BF2C41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, ואין בניה תועבין</w:t>
      </w:r>
      <w:r>
        <w:rPr>
          <w:rFonts w:ascii="FontbitDavid" w:hAnsi="FontbitDavid" w:hint="cs"/>
          <w:sz w:val="32"/>
          <w:rtl/>
        </w:rPr>
        <w:t>,</w:t>
      </w:r>
    </w:p>
    <w:p w14:paraId="634AEA94" w14:textId="4644C8BD" w:rsidR="006D4477" w:rsidRDefault="006D4477" w:rsidP="00EB4CFE">
      <w:pPr>
        <w:ind w:firstLine="340"/>
        <w:rPr>
          <w:rStyle w:val="affff5"/>
          <w:rtl/>
        </w:rPr>
      </w:pP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B433C9" w:rsidRPr="00D238B7">
        <w:rPr>
          <w:rStyle w:val="affff5"/>
          <w:rFonts w:hint="cs"/>
          <w:rtl/>
        </w:rPr>
        <w:t xml:space="preserve">ג. </w:t>
      </w:r>
      <w:r w:rsidRPr="00EB4CFE">
        <w:rPr>
          <w:rStyle w:val="affff5"/>
          <w:rFonts w:hint="eastAsia"/>
          <w:rtl/>
        </w:rPr>
        <w:t>תניא</w:t>
      </w:r>
      <w:r w:rsidRPr="00EB4CFE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המחזיר גרושתו</w:t>
      </w:r>
      <w:r>
        <w:rPr>
          <w:rFonts w:ascii="FontbitDavid" w:hAnsi="FontbitDavid" w:hint="cs"/>
          <w:sz w:val="32"/>
          <w:rtl/>
        </w:rPr>
        <w:t>..</w:t>
      </w:r>
      <w:r w:rsidR="00B433C9" w:rsidRPr="00AF5761">
        <w:rPr>
          <w:rStyle w:val="affff5"/>
          <w:rFonts w:hint="cs"/>
          <w:rtl/>
        </w:rPr>
        <w:t xml:space="preserve"> לר</w:t>
      </w:r>
      <w:r w:rsidR="00B433C9" w:rsidRPr="00AF5761">
        <w:rPr>
          <w:rStyle w:val="affff5"/>
          <w:rtl/>
        </w:rPr>
        <w:t>"</w:t>
      </w:r>
      <w:r w:rsidR="00B433C9" w:rsidRPr="00AF5761">
        <w:rPr>
          <w:rStyle w:val="affff5"/>
          <w:rFonts w:hint="cs"/>
          <w:rtl/>
        </w:rPr>
        <w:t>ע</w:t>
      </w:r>
      <w:r w:rsidR="00B433C9" w:rsidRPr="00AF5761">
        <w:rPr>
          <w:rStyle w:val="affff5"/>
          <w:rtl/>
        </w:rPr>
        <w:t>:</w:t>
      </w:r>
      <w:r w:rsidR="00B433C9" w:rsidRPr="00AC7749">
        <w:rPr>
          <w:spacing w:val="-6"/>
          <w:rtl/>
        </w:rPr>
        <w:t xml:space="preserve"> היא פסולה וולדה פסול, </w:t>
      </w:r>
    </w:p>
    <w:p w14:paraId="65E8354B" w14:textId="269706CC" w:rsidR="006D4477" w:rsidRDefault="006D4477" w:rsidP="006D4477">
      <w:pPr>
        <w:ind w:firstLine="266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                </w:t>
      </w:r>
      <w:r w:rsidR="00B433C9" w:rsidRPr="00AF5761">
        <w:rPr>
          <w:rStyle w:val="affff5"/>
          <w:rtl/>
        </w:rPr>
        <w:t>ו</w:t>
      </w:r>
      <w:r>
        <w:rPr>
          <w:rStyle w:val="affff5"/>
          <w:rFonts w:hint="cs"/>
          <w:rtl/>
        </w:rPr>
        <w:t>לחכמים</w:t>
      </w:r>
      <w:r w:rsidR="00B433C9" w:rsidRPr="00AF5761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היא כשרה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וולדה כשר</w:t>
      </w:r>
      <w:r>
        <w:rPr>
          <w:rFonts w:ascii="FontbitDavid" w:hAnsi="FontbitDavid" w:hint="cs"/>
          <w:sz w:val="32"/>
          <w:rtl/>
        </w:rPr>
        <w:t xml:space="preserve"> - </w:t>
      </w:r>
      <w:r w:rsidR="00110BAA"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 w:hint="cs"/>
          <w:sz w:val="32"/>
          <w:rtl/>
        </w:rPr>
        <w:t>היינו לכהונה</w:t>
      </w:r>
      <w:r>
        <w:rPr>
          <w:rFonts w:ascii="FontbitDavid" w:hAnsi="FontbitDavid" w:hint="cs"/>
          <w:sz w:val="32"/>
          <w:rtl/>
        </w:rPr>
        <w:t>,</w:t>
      </w:r>
    </w:p>
    <w:p w14:paraId="7C24E43A" w14:textId="0A21A9E7" w:rsidR="006D4477" w:rsidRDefault="00B433C9" w:rsidP="006D4477">
      <w:pPr>
        <w:ind w:left="339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 w:hint="cs"/>
          <w:sz w:val="32"/>
          <w:rtl/>
        </w:rPr>
        <w:t>ד</w:t>
      </w:r>
      <w:r w:rsidR="006D4477">
        <w:rPr>
          <w:rFonts w:ascii="FontbitDavid" w:hAnsi="FontbitDavid" w:hint="cs"/>
          <w:sz w:val="32"/>
          <w:rtl/>
        </w:rPr>
        <w:t>ומיא ד'היא' - דלכהונה, ד</w:t>
      </w:r>
      <w:r w:rsidRPr="00C35A2C">
        <w:rPr>
          <w:rFonts w:ascii="FontbitDavid" w:hAnsi="FontbitDavid" w:hint="cs"/>
          <w:sz w:val="32"/>
          <w:rtl/>
        </w:rPr>
        <w:t xml:space="preserve">לקהל פשיטא </w:t>
      </w:r>
      <w:r w:rsidR="006D4477">
        <w:rPr>
          <w:rFonts w:ascii="FontbitDavid" w:hAnsi="FontbitDavid" w:hint="cs"/>
          <w:sz w:val="32"/>
          <w:rtl/>
        </w:rPr>
        <w:t>שכשרה</w:t>
      </w:r>
      <w:r w:rsidR="00CD0EF6">
        <w:rPr>
          <w:rFonts w:ascii="FontbitDavid" w:hAnsi="FontbitDavid" w:hint="cs"/>
          <w:sz w:val="32"/>
          <w:rtl/>
        </w:rPr>
        <w:t>.</w:t>
      </w:r>
    </w:p>
    <w:p w14:paraId="2A4B6083" w14:textId="179BA576" w:rsidR="006D4477" w:rsidRPr="00C35A2C" w:rsidRDefault="006D4477" w:rsidP="00EB4CFE">
      <w:pPr>
        <w:rPr>
          <w:rFonts w:ascii="FontbitDavid" w:hAnsi="FontbitDavid"/>
          <w:sz w:val="32"/>
          <w:rtl/>
        </w:rPr>
      </w:pPr>
      <w:r w:rsidRPr="00EB4CFE">
        <w:rPr>
          <w:rStyle w:val="affff5"/>
          <w:rFonts w:hint="eastAsia"/>
          <w:rtl/>
        </w:rPr>
        <w:t>ו</w:t>
      </w:r>
      <w:r w:rsidR="00CD0EF6" w:rsidRPr="00EB4CFE">
        <w:rPr>
          <w:rStyle w:val="affff5"/>
          <w:rFonts w:hint="eastAsia"/>
          <w:rtl/>
        </w:rPr>
        <w:t>אמנם</w:t>
      </w:r>
      <w:r w:rsidR="00CD0EF6"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ב</w:t>
      </w:r>
      <w:r w:rsidRPr="00EB4CFE">
        <w:rPr>
          <w:rStyle w:val="affff5"/>
          <w:rtl/>
        </w:rPr>
        <w:t xml:space="preserve">. </w:t>
      </w:r>
      <w:r w:rsidRPr="00EB4CFE">
        <w:rPr>
          <w:rStyle w:val="affff5"/>
          <w:rFonts w:hint="eastAsia"/>
          <w:rtl/>
        </w:rPr>
        <w:t>י</w:t>
      </w:r>
      <w:r w:rsidRPr="00EB4CFE">
        <w:rPr>
          <w:rStyle w:val="affff5"/>
          <w:rtl/>
        </w:rPr>
        <w:t>"ל:</w:t>
      </w:r>
      <w:r>
        <w:rPr>
          <w:rFonts w:ascii="FontbitDavid" w:hAnsi="FontbitDavid" w:hint="cs"/>
          <w:rtl/>
        </w:rPr>
        <w:t xml:space="preserve"> </w:t>
      </w:r>
      <w:r w:rsidRPr="00E03996">
        <w:rPr>
          <w:rStyle w:val="affff1"/>
          <w:rFonts w:hint="cs"/>
          <w:rtl/>
        </w:rPr>
        <w:t>'</w:t>
      </w:r>
      <w:r w:rsidRPr="00E03996">
        <w:rPr>
          <w:rStyle w:val="affff1"/>
          <w:rtl/>
        </w:rPr>
        <w:t>היא תועבה</w:t>
      </w:r>
      <w:r w:rsidRPr="00E03996"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ואין צרתה תועבה</w:t>
      </w:r>
      <w:r w:rsidRPr="00C35A2C">
        <w:rPr>
          <w:rFonts w:ascii="FontbitDavid" w:hAnsi="FontbitDavid" w:hint="cs"/>
          <w:sz w:val="32"/>
          <w:rtl/>
        </w:rPr>
        <w:t>.</w:t>
      </w:r>
    </w:p>
    <w:p w14:paraId="1FC8FE75" w14:textId="76D60AD0" w:rsidR="00B433C9" w:rsidRPr="00110BAA" w:rsidRDefault="00CD0EF6" w:rsidP="00EB4CFE">
      <w:pPr>
        <w:pStyle w:val="afffc"/>
        <w:ind w:left="0" w:firstLine="0"/>
        <w:rPr>
          <w:spacing w:val="-2"/>
          <w:rtl/>
        </w:rPr>
      </w:pPr>
      <w:r>
        <w:rPr>
          <w:rStyle w:val="affff5"/>
          <w:rFonts w:hint="cs"/>
          <w:rtl/>
        </w:rPr>
        <w:t>ו</w:t>
      </w:r>
      <w:r w:rsidR="006D4477" w:rsidRPr="00EB4CFE">
        <w:rPr>
          <w:rStyle w:val="affff5"/>
          <w:rFonts w:hint="eastAsia"/>
          <w:rtl/>
        </w:rPr>
        <w:t>ג</w:t>
      </w:r>
      <w:r w:rsidR="006D4477" w:rsidRPr="00EB4CFE">
        <w:rPr>
          <w:rStyle w:val="affff5"/>
          <w:rtl/>
        </w:rPr>
        <w:t xml:space="preserve">. </w:t>
      </w:r>
      <w:r w:rsidR="006D4477" w:rsidRPr="00EB4CFE">
        <w:rPr>
          <w:rStyle w:val="affff5"/>
          <w:rFonts w:hint="eastAsia"/>
          <w:rtl/>
        </w:rPr>
        <w:t>י</w:t>
      </w:r>
      <w:r w:rsidR="006D4477" w:rsidRPr="00EB4CFE">
        <w:rPr>
          <w:rStyle w:val="affff5"/>
          <w:rtl/>
        </w:rPr>
        <w:t>"ל:</w:t>
      </w:r>
      <w:r w:rsidR="006D4477">
        <w:rPr>
          <w:rFonts w:ascii="FontbitDavid" w:hAnsi="FontbitDavid" w:hint="cs"/>
          <w:rtl/>
        </w:rPr>
        <w:t xml:space="preserve"> </w:t>
      </w:r>
      <w:r w:rsidR="00B433C9" w:rsidRPr="00110BAA">
        <w:rPr>
          <w:spacing w:val="-2"/>
          <w:rtl/>
        </w:rPr>
        <w:t>הא כדאיתא והא כדאיתא</w:t>
      </w:r>
      <w:r w:rsidR="006D4477">
        <w:rPr>
          <w:rFonts w:hint="cs"/>
          <w:spacing w:val="-2"/>
          <w:rtl/>
        </w:rPr>
        <w:t>,</w:t>
      </w:r>
      <w:r w:rsidR="00B433C9" w:rsidRPr="00110BAA">
        <w:rPr>
          <w:rFonts w:hint="cs"/>
          <w:spacing w:val="-2"/>
          <w:rtl/>
        </w:rPr>
        <w:t xml:space="preserve"> </w:t>
      </w:r>
      <w:r w:rsidR="006D4477" w:rsidRPr="00EB4CFE">
        <w:rPr>
          <w:rStyle w:val="affff5"/>
          <w:rFonts w:hint="eastAsia"/>
          <w:rtl/>
        </w:rPr>
        <w:t>כב</w:t>
      </w:r>
      <w:r w:rsidR="00B433C9" w:rsidRPr="00EB4CFE">
        <w:rPr>
          <w:rStyle w:val="affff5"/>
          <w:rFonts w:hint="eastAsia"/>
          <w:rtl/>
        </w:rPr>
        <w:t>ר</w:t>
      </w:r>
      <w:r w:rsidR="006D4477" w:rsidRPr="00EB4CFE">
        <w:rPr>
          <w:rStyle w:val="affff5"/>
          <w:rtl/>
        </w:rPr>
        <w:t>"ע</w:t>
      </w:r>
      <w:r w:rsidR="00B433C9" w:rsidRPr="00EB4CFE">
        <w:rPr>
          <w:rStyle w:val="affff8"/>
          <w:rtl/>
        </w:rPr>
        <w:t xml:space="preserve"> </w:t>
      </w:r>
      <w:r w:rsidR="006D4477" w:rsidRPr="00EB4CFE">
        <w:rPr>
          <w:rStyle w:val="affff8"/>
          <w:rFonts w:hint="eastAsia"/>
          <w:rtl/>
        </w:rPr>
        <w:t>ד</w:t>
      </w:r>
      <w:r w:rsidR="00B433C9" w:rsidRPr="00EB4CFE">
        <w:rPr>
          <w:rStyle w:val="affff8"/>
          <w:rFonts w:hint="eastAsia"/>
          <w:rtl/>
        </w:rPr>
        <w:t>היא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פסולה</w:t>
      </w:r>
      <w:r w:rsidR="00B433C9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וולדה</w:t>
      </w:r>
      <w:r w:rsidR="006D4477" w:rsidRPr="00EB4CFE">
        <w:rPr>
          <w:rStyle w:val="affff8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פסול</w:t>
      </w:r>
      <w:r>
        <w:rPr>
          <w:rFonts w:hint="cs"/>
          <w:spacing w:val="-2"/>
          <w:rtl/>
        </w:rPr>
        <w:t>.</w:t>
      </w:r>
    </w:p>
    <w:p w14:paraId="4690A7AB" w14:textId="3211B741" w:rsidR="00B433C9" w:rsidRPr="00D1637C" w:rsidRDefault="00B433C9" w:rsidP="00EB4CFE">
      <w:pPr>
        <w:jc w:val="center"/>
        <w:rPr>
          <w:rFonts w:cs="PFT_Frank"/>
          <w:b/>
          <w:bCs/>
          <w:szCs w:val="14"/>
          <w:rtl/>
        </w:rPr>
      </w:pPr>
      <w:r w:rsidRPr="00D1637C">
        <w:rPr>
          <w:rFonts w:cs="PFT_Frank"/>
          <w:b/>
          <w:bCs/>
          <w:szCs w:val="14"/>
          <w:rtl/>
        </w:rPr>
        <w:t xml:space="preserve">אלא </w:t>
      </w:r>
      <w:r w:rsidR="006D4477" w:rsidRPr="00D1637C">
        <w:rPr>
          <w:rFonts w:cs="PFT_Frank"/>
          <w:b/>
          <w:bCs/>
          <w:szCs w:val="14"/>
          <w:rtl/>
        </w:rPr>
        <w:t xml:space="preserve">'מה </w:t>
      </w:r>
      <w:r w:rsidR="006D4477" w:rsidRPr="00D1637C">
        <w:rPr>
          <w:rFonts w:cs="PFT_Frank" w:hint="eastAsia"/>
          <w:b/>
          <w:bCs/>
          <w:szCs w:val="14"/>
          <w:rtl/>
        </w:rPr>
        <w:t>ל</w:t>
      </w:r>
      <w:r w:rsidRPr="00D1637C">
        <w:rPr>
          <w:rFonts w:cs="PFT_Frank"/>
          <w:b/>
          <w:bCs/>
          <w:szCs w:val="14"/>
          <w:rtl/>
        </w:rPr>
        <w:t>אלמנה</w:t>
      </w:r>
      <w:r w:rsidR="006D4477" w:rsidRPr="00D1637C">
        <w:rPr>
          <w:rFonts w:cs="PFT_Frank"/>
          <w:b/>
          <w:bCs/>
          <w:szCs w:val="14"/>
          <w:rtl/>
        </w:rPr>
        <w:t>..'</w:t>
      </w:r>
      <w:r w:rsidRPr="00D1637C">
        <w:rPr>
          <w:rFonts w:cs="PFT_Frank"/>
          <w:b/>
          <w:bCs/>
          <w:szCs w:val="14"/>
          <w:rtl/>
        </w:rPr>
        <w:t xml:space="preserve"> קשיא!</w:t>
      </w:r>
    </w:p>
    <w:p w14:paraId="7BECDF41" w14:textId="224EE64B" w:rsidR="006D4477" w:rsidRDefault="00B433C9" w:rsidP="00B55EDF">
      <w:pPr>
        <w:rPr>
          <w:rtl/>
        </w:rPr>
      </w:pPr>
      <w:r w:rsidRPr="00D238B7">
        <w:rPr>
          <w:rStyle w:val="affff5"/>
          <w:rFonts w:hint="cs"/>
          <w:rtl/>
        </w:rPr>
        <w:t>ב.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AF5761">
        <w:rPr>
          <w:rStyle w:val="affff5"/>
          <w:rFonts w:hint="cs"/>
          <w:rtl/>
        </w:rPr>
        <w:t>אלא הכי איתמר</w:t>
      </w:r>
      <w:r w:rsidRPr="00C35A2C">
        <w:rPr>
          <w:rFonts w:ascii="FontbitDavid" w:hAnsi="FontbitDavid"/>
          <w:sz w:val="32"/>
          <w:rtl/>
        </w:rPr>
        <w:t xml:space="preserve">: </w:t>
      </w:r>
      <w:r w:rsidRPr="00D1637C">
        <w:rPr>
          <w:rFonts w:cs="PFT_Frank"/>
          <w:b/>
          <w:bCs/>
          <w:szCs w:val="14"/>
          <w:rtl/>
        </w:rPr>
        <w:t>הכל מודים</w:t>
      </w:r>
      <w:r w:rsidR="006D4477">
        <w:rPr>
          <w:rFonts w:hint="cs"/>
          <w:rtl/>
        </w:rPr>
        <w:t xml:space="preserve"> </w:t>
      </w:r>
      <w:r w:rsidR="006D4477" w:rsidRPr="00EB4CFE">
        <w:rPr>
          <w:rStyle w:val="affff5"/>
          <w:rtl/>
        </w:rPr>
        <w:t>[ריה"ו</w:t>
      </w:r>
      <w:r w:rsidR="006D4477">
        <w:rPr>
          <w:rStyle w:val="affff5"/>
          <w:rFonts w:hint="cs"/>
          <w:rtl/>
        </w:rPr>
        <w:t xml:space="preserve"> ד'אין ממזר מכריתות'</w:t>
      </w:r>
      <w:r w:rsidR="006D4477" w:rsidRPr="00EB4CFE">
        <w:rPr>
          <w:rStyle w:val="affff5"/>
          <w:rtl/>
        </w:rPr>
        <w:t>]</w:t>
      </w:r>
      <w:r w:rsidRPr="00EB4CFE">
        <w:rPr>
          <w:rStyle w:val="affff5"/>
          <w:rtl/>
        </w:rPr>
        <w:t>,</w:t>
      </w:r>
      <w:r w:rsidRPr="00EB4CFE">
        <w:rPr>
          <w:rtl/>
        </w:rPr>
        <w:t xml:space="preserve"> </w:t>
      </w:r>
    </w:p>
    <w:p w14:paraId="79E5E433" w14:textId="47E582D8" w:rsidR="00B433C9" w:rsidRPr="00EB4CFE" w:rsidRDefault="006D4477" w:rsidP="00EB4CFE">
      <w:pPr>
        <w:ind w:left="791" w:firstLine="113"/>
        <w:rPr>
          <w:rtl/>
        </w:rPr>
      </w:pPr>
      <w:r>
        <w:rPr>
          <w:rFonts w:hint="cs"/>
          <w:rtl/>
        </w:rPr>
        <w:t xml:space="preserve"> </w:t>
      </w:r>
      <w:r w:rsidR="00B433C9" w:rsidRPr="00EB4CFE">
        <w:rPr>
          <w:rtl/>
        </w:rPr>
        <w:t xml:space="preserve">בבא על כריתות, </w:t>
      </w:r>
      <w:r w:rsidR="00B433C9" w:rsidRPr="00D1637C">
        <w:rPr>
          <w:rFonts w:cs="PFT_Frank"/>
          <w:b/>
          <w:bCs/>
          <w:szCs w:val="14"/>
          <w:rtl/>
        </w:rPr>
        <w:t>שהולד פגום</w:t>
      </w:r>
      <w:r w:rsidR="00B433C9" w:rsidRPr="00EB4CFE">
        <w:rPr>
          <w:rtl/>
        </w:rPr>
        <w:t>.</w:t>
      </w:r>
    </w:p>
    <w:p w14:paraId="6476E336" w14:textId="6854FBBB" w:rsidR="00B433C9" w:rsidRDefault="00B433C9" w:rsidP="00CD0EF6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מאלמנה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לכה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</w:t>
      </w:r>
      <w:r w:rsidR="006D4477">
        <w:rPr>
          <w:rFonts w:ascii="FontbitDavid" w:hAnsi="FontbitDavid" w:hint="cs"/>
          <w:sz w:val="32"/>
          <w:rtl/>
        </w:rPr>
        <w:t>...</w:t>
      </w:r>
      <w:r w:rsidRPr="00C35A2C">
        <w:rPr>
          <w:rFonts w:ascii="FontbitDavid" w:hAnsi="FontbitDavid" w:hint="cs"/>
          <w:sz w:val="32"/>
          <w:rtl/>
        </w:rPr>
        <w:t xml:space="preserve"> ו</w:t>
      </w:r>
      <w:r w:rsidR="00AB43C5">
        <w:rPr>
          <w:rFonts w:ascii="FontbitDavid" w:hAnsi="FontbitDavid" w:hint="cs"/>
          <w:sz w:val="32"/>
          <w:rtl/>
        </w:rPr>
        <w:t>אף</w:t>
      </w:r>
      <w:r w:rsidRPr="00C35A2C">
        <w:rPr>
          <w:rFonts w:ascii="FontbitDavid" w:hAnsi="FontbitDavid" w:hint="cs"/>
          <w:sz w:val="32"/>
          <w:rtl/>
        </w:rPr>
        <w:t xml:space="preserve"> דאלמנה מתחללת- גם כאן נעשית זונה</w:t>
      </w:r>
      <w:r w:rsidR="006D4477">
        <w:rPr>
          <w:rFonts w:ascii="FontbitDavid" w:hAnsi="FontbitDavid" w:hint="cs"/>
          <w:sz w:val="32"/>
          <w:rtl/>
        </w:rPr>
        <w:t>.</w:t>
      </w:r>
    </w:p>
    <w:p w14:paraId="3FF77A97" w14:textId="405A1EBE" w:rsidR="00B433C9" w:rsidRPr="00C35A2C" w:rsidRDefault="003247E3" w:rsidP="00615A60">
      <w:pPr>
        <w:pStyle w:val="affff2"/>
        <w:rPr>
          <w:rtl/>
        </w:rPr>
      </w:pPr>
      <w:bookmarkStart w:id="460" w:name="_Toc119172799"/>
      <w:bookmarkStart w:id="461" w:name="_Toc119229889"/>
      <w:r>
        <w:rPr>
          <w:rFonts w:hint="cs"/>
          <w:rtl/>
        </w:rPr>
        <w:t>'גוי ועבד הבא על בת ישראל' האם הולד ממזר</w:t>
      </w:r>
      <w:bookmarkEnd w:id="460"/>
      <w:bookmarkEnd w:id="461"/>
    </w:p>
    <w:p w14:paraId="1426C2E2" w14:textId="0A022198" w:rsidR="00B433C9" w:rsidRPr="00EB4CFE" w:rsidRDefault="00B433C9" w:rsidP="00B55EDF">
      <w:pPr>
        <w:rPr>
          <w:rtl/>
        </w:rPr>
      </w:pPr>
      <w:r w:rsidRPr="00AF5761">
        <w:rPr>
          <w:rStyle w:val="affff5"/>
          <w:rFonts w:hint="cs"/>
          <w:rtl/>
        </w:rPr>
        <w:t>מרי</w:t>
      </w:r>
      <w:r w:rsidRPr="00AF5761">
        <w:rPr>
          <w:rStyle w:val="affff5"/>
          <w:rtl/>
        </w:rPr>
        <w:t>"</w:t>
      </w:r>
      <w:r w:rsidRPr="00AF5761">
        <w:rPr>
          <w:rStyle w:val="affff5"/>
          <w:rFonts w:hint="cs"/>
          <w:rtl/>
        </w:rPr>
        <w:t>ו</w:t>
      </w:r>
      <w:r w:rsidRPr="00AF5761">
        <w:rPr>
          <w:rStyle w:val="affff5"/>
          <w:rtl/>
        </w:rPr>
        <w:t>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הכל מודים</w:t>
      </w:r>
      <w:r w:rsidRPr="00EB4CFE">
        <w:rPr>
          <w:rtl/>
        </w:rPr>
        <w:t xml:space="preserve"> ב</w:t>
      </w:r>
      <w:r w:rsidR="003247E3">
        <w:rPr>
          <w:rFonts w:hint="cs"/>
          <w:rtl/>
        </w:rPr>
        <w:t>גוי ו</w:t>
      </w:r>
      <w:r w:rsidRPr="00EB4CFE">
        <w:rPr>
          <w:rtl/>
        </w:rPr>
        <w:t xml:space="preserve">עבד על בת ישראל, </w:t>
      </w:r>
      <w:r w:rsidRPr="00D1637C">
        <w:rPr>
          <w:rFonts w:cs="PFT_Frank"/>
          <w:b/>
          <w:bCs/>
          <w:szCs w:val="14"/>
          <w:rtl/>
        </w:rPr>
        <w:t>שהולד ממזר</w:t>
      </w:r>
      <w:r w:rsidRPr="00EB4CFE">
        <w:rPr>
          <w:rtl/>
        </w:rPr>
        <w:t>.</w:t>
      </w:r>
    </w:p>
    <w:p w14:paraId="6C550461" w14:textId="53DC5736" w:rsidR="003247E3" w:rsidRPr="00C35A2C" w:rsidRDefault="0048425F" w:rsidP="003247E3">
      <w:pPr>
        <w:rPr>
          <w:rFonts w:ascii="FontbitDavid" w:hAnsi="FontbitDavid"/>
          <w:sz w:val="32"/>
          <w:rtl/>
        </w:rPr>
      </w:pPr>
      <w:r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 </w:t>
      </w:r>
      <w:r w:rsidR="00834E34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</w:t>
      </w:r>
      <w:r w:rsidR="003247E3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</w:t>
      </w:r>
      <w:r w:rsidR="003247E3" w:rsidRPr="00D1637C">
        <w:rPr>
          <w:rFonts w:ascii="FontbitDavid" w:hAnsi="FontbitDavid" w:cs="PFT_Frank"/>
          <w:b/>
          <w:bCs/>
          <w:sz w:val="32"/>
          <w:szCs w:val="14"/>
          <w:rtl/>
        </w:rPr>
        <w:t>כיון</w:t>
      </w:r>
      <w:r w:rsidR="003247E3" w:rsidRPr="00C35A2C">
        <w:rPr>
          <w:rFonts w:ascii="FontbitDavid" w:hAnsi="FontbitDavid"/>
          <w:sz w:val="32"/>
          <w:rtl/>
        </w:rPr>
        <w:t xml:space="preserve"> </w:t>
      </w:r>
      <w:r w:rsidR="003247E3">
        <w:rPr>
          <w:rFonts w:ascii="FontbitDavid" w:hAnsi="FontbitDavid" w:hint="cs"/>
          <w:sz w:val="32"/>
          <w:rtl/>
        </w:rPr>
        <w:t>ש</w:t>
      </w:r>
      <w:r w:rsidR="003247E3" w:rsidRPr="00C35A2C">
        <w:rPr>
          <w:rFonts w:ascii="FontbitDavid" w:hAnsi="FontbitDavid"/>
          <w:sz w:val="32"/>
          <w:rtl/>
        </w:rPr>
        <w:t>לא ת</w:t>
      </w:r>
      <w:r w:rsidR="003247E3">
        <w:rPr>
          <w:rFonts w:ascii="FontbitDavid" w:hAnsi="FontbitDavid" w:hint="cs"/>
          <w:sz w:val="32"/>
          <w:rtl/>
        </w:rPr>
        <w:t>ו</w:t>
      </w:r>
      <w:r w:rsidR="003247E3" w:rsidRPr="00C35A2C">
        <w:rPr>
          <w:rFonts w:ascii="FontbitDavid" w:hAnsi="FontbitDavid"/>
          <w:sz w:val="32"/>
          <w:rtl/>
        </w:rPr>
        <w:t>פס בה</w:t>
      </w:r>
      <w:r w:rsidR="003247E3">
        <w:rPr>
          <w:rFonts w:ascii="FontbitDavid" w:hAnsi="FontbitDavid" w:hint="cs"/>
          <w:sz w:val="32"/>
          <w:rtl/>
        </w:rPr>
        <w:t>ם</w:t>
      </w:r>
      <w:r w:rsidR="003247E3" w:rsidRPr="00C35A2C">
        <w:rPr>
          <w:rFonts w:ascii="FontbitDavid" w:hAnsi="FontbitDavid"/>
          <w:sz w:val="32"/>
          <w:rtl/>
        </w:rPr>
        <w:t xml:space="preserve"> קדושין - ככריתות דמי</w:t>
      </w:r>
      <w:r w:rsidR="003247E3" w:rsidRPr="00EB4CFE">
        <w:rPr>
          <w:rStyle w:val="affff8"/>
          <w:rtl/>
        </w:rPr>
        <w:t xml:space="preserve"> ד</w:t>
      </w:r>
      <w:r w:rsidR="003247E3">
        <w:rPr>
          <w:rStyle w:val="affff8"/>
          <w:rFonts w:hint="cs"/>
          <w:rtl/>
        </w:rPr>
        <w:t>'</w:t>
      </w:r>
      <w:r w:rsidR="003247E3" w:rsidRPr="00EB4CFE">
        <w:rPr>
          <w:rStyle w:val="affff8"/>
          <w:rFonts w:hint="eastAsia"/>
          <w:rtl/>
        </w:rPr>
        <w:t>ממזר</w:t>
      </w:r>
      <w:r w:rsidR="003247E3">
        <w:rPr>
          <w:rStyle w:val="affff8"/>
          <w:rFonts w:hint="cs"/>
          <w:rtl/>
        </w:rPr>
        <w:t>'</w:t>
      </w:r>
      <w:r w:rsidR="003247E3" w:rsidRPr="00EB4CFE">
        <w:rPr>
          <w:rStyle w:val="affff8"/>
          <w:rtl/>
        </w:rPr>
        <w:t xml:space="preserve"> </w:t>
      </w:r>
      <w:r w:rsidR="003247E3">
        <w:rPr>
          <w:rStyle w:val="affff8"/>
          <w:rFonts w:hint="cs"/>
          <w:rtl/>
        </w:rPr>
        <w:t>תלוי</w:t>
      </w:r>
      <w:r w:rsidR="003247E3" w:rsidRPr="00EB4CFE">
        <w:rPr>
          <w:rStyle w:val="affff8"/>
          <w:rtl/>
        </w:rPr>
        <w:t xml:space="preserve"> </w:t>
      </w:r>
      <w:r w:rsidR="003247E3">
        <w:rPr>
          <w:rStyle w:val="affff8"/>
          <w:rFonts w:hint="cs"/>
          <w:rtl/>
        </w:rPr>
        <w:t>ב</w:t>
      </w:r>
      <w:r w:rsidR="003247E3" w:rsidRPr="00EB4CFE">
        <w:rPr>
          <w:rStyle w:val="affff8"/>
          <w:rFonts w:hint="eastAsia"/>
          <w:rtl/>
        </w:rPr>
        <w:t>זה</w:t>
      </w:r>
      <w:r w:rsidR="003247E3" w:rsidRPr="00EB4CFE">
        <w:rPr>
          <w:rStyle w:val="affff8"/>
          <w:rtl/>
        </w:rPr>
        <w:t>.</w:t>
      </w:r>
    </w:p>
    <w:p w14:paraId="2A047BEB" w14:textId="16498534" w:rsidR="003247E3" w:rsidRPr="00C35A2C" w:rsidRDefault="003247E3" w:rsidP="00EB4CFE">
      <w:pPr>
        <w:rPr>
          <w:rtl/>
        </w:rPr>
      </w:pPr>
      <w:r w:rsidRPr="00834E34">
        <w:rPr>
          <w:rStyle w:val="affff5"/>
          <w:rFonts w:hint="cs"/>
          <w:spacing w:val="-4"/>
          <w:rtl/>
        </w:rPr>
        <w:t>ו</w:t>
      </w:r>
      <w:r w:rsidR="00B433C9" w:rsidRPr="00834E34">
        <w:rPr>
          <w:rStyle w:val="affff5"/>
          <w:rFonts w:hint="cs"/>
          <w:spacing w:val="-4"/>
          <w:rtl/>
        </w:rPr>
        <w:t>לא</w:t>
      </w:r>
      <w:r w:rsidR="00B433C9" w:rsidRPr="00834E34">
        <w:rPr>
          <w:rFonts w:ascii="FontbitDavid" w:hAnsi="FontbitDavid" w:hint="cs"/>
          <w:spacing w:val="-4"/>
          <w:sz w:val="32"/>
          <w:rtl/>
        </w:rPr>
        <w:t xml:space="preserve"> </w:t>
      </w:r>
      <w:r w:rsidRPr="00834E34">
        <w:rPr>
          <w:rStyle w:val="affff5"/>
          <w:rFonts w:hint="cs"/>
          <w:spacing w:val="-4"/>
          <w:rtl/>
        </w:rPr>
        <w:t>ש</w:t>
      </w:r>
      <w:r w:rsidR="00B433C9" w:rsidRPr="00834E34">
        <w:rPr>
          <w:rStyle w:val="affff5"/>
          <w:spacing w:val="-4"/>
          <w:rtl/>
        </w:rPr>
        <w:t>שה</w:t>
      </w:r>
      <w:r w:rsidRPr="00834E34">
        <w:rPr>
          <w:rStyle w:val="affff5"/>
          <w:rFonts w:hint="cs"/>
          <w:spacing w:val="-4"/>
          <w:rtl/>
        </w:rPr>
        <w:t>"</w:t>
      </w:r>
      <w:r w:rsidR="00B433C9" w:rsidRPr="00834E34">
        <w:rPr>
          <w:rStyle w:val="affff5"/>
          <w:spacing w:val="-4"/>
          <w:rtl/>
        </w:rPr>
        <w:t>ת</w:t>
      </w:r>
      <w:r w:rsidR="00B433C9" w:rsidRPr="00834E34">
        <w:rPr>
          <w:rFonts w:ascii="FontbitDavid" w:hAnsi="FontbitDavid"/>
          <w:spacing w:val="-4"/>
          <w:sz w:val="32"/>
          <w:rtl/>
        </w:rPr>
        <w:t xml:space="preserve"> </w:t>
      </w:r>
      <w:r w:rsidRPr="00834E34">
        <w:rPr>
          <w:rFonts w:ascii="FontbitDavid" w:hAnsi="FontbitDavid" w:hint="cs"/>
          <w:spacing w:val="-4"/>
          <w:sz w:val="32"/>
          <w:rtl/>
        </w:rPr>
        <w:t>מודה,</w:t>
      </w:r>
      <w:r w:rsidR="00110BAA" w:rsidRPr="00834E34">
        <w:rPr>
          <w:rFonts w:ascii="FontbitDavid" w:hAnsi="FontbitDavid" w:hint="cs"/>
          <w:spacing w:val="-4"/>
          <w:sz w:val="32"/>
          <w:rtl/>
        </w:rPr>
        <w:t xml:space="preserve"> </w:t>
      </w:r>
      <w:r w:rsidRPr="00834E34">
        <w:rPr>
          <w:rStyle w:val="affff5"/>
          <w:rFonts w:hint="cs"/>
          <w:spacing w:val="-4"/>
          <w:rtl/>
        </w:rPr>
        <w:t>דתניא</w:t>
      </w:r>
      <w:r w:rsidRPr="00834E34">
        <w:rPr>
          <w:spacing w:val="-4"/>
          <w:rtl/>
        </w:rPr>
        <w:t xml:space="preserve"> </w:t>
      </w:r>
      <w:r w:rsidRPr="00834E34">
        <w:rPr>
          <w:rFonts w:hint="cs"/>
          <w:spacing w:val="-4"/>
          <w:rtl/>
        </w:rPr>
        <w:t>גוי</w:t>
      </w:r>
      <w:r w:rsidRPr="00834E34">
        <w:rPr>
          <w:spacing w:val="-4"/>
          <w:rtl/>
        </w:rPr>
        <w:t xml:space="preserve"> ועבד על בת ישראל</w:t>
      </w:r>
      <w:r w:rsidRPr="00834E34">
        <w:rPr>
          <w:rFonts w:hint="cs"/>
          <w:spacing w:val="-4"/>
          <w:rtl/>
        </w:rPr>
        <w:t xml:space="preserve"> </w:t>
      </w:r>
      <w:r w:rsidR="00834E34" w:rsidRPr="00834E34">
        <w:rPr>
          <w:rFonts w:hint="cs"/>
          <w:spacing w:val="-4"/>
          <w:rtl/>
        </w:rPr>
        <w:t>-</w:t>
      </w:r>
      <w:r w:rsidRPr="00834E34">
        <w:rPr>
          <w:spacing w:val="-4"/>
          <w:rtl/>
        </w:rPr>
        <w:t>ממזר</w:t>
      </w:r>
      <w:r w:rsidRPr="00834E34">
        <w:rPr>
          <w:rStyle w:val="affff8"/>
          <w:spacing w:val="-4"/>
          <w:rtl/>
        </w:rPr>
        <w:t xml:space="preserve"> </w:t>
      </w:r>
      <w:r w:rsidRPr="00834E34">
        <w:rPr>
          <w:rStyle w:val="affff8"/>
          <w:rFonts w:hint="eastAsia"/>
          <w:spacing w:val="-4"/>
          <w:rtl/>
        </w:rPr>
        <w:t>ממזר</w:t>
      </w:r>
      <w:r w:rsidRPr="00834E34">
        <w:rPr>
          <w:rStyle w:val="affff8"/>
          <w:spacing w:val="-4"/>
          <w:rtl/>
        </w:rPr>
        <w:t xml:space="preserve"> </w:t>
      </w:r>
      <w:r w:rsidRPr="00834E34">
        <w:rPr>
          <w:rStyle w:val="affff8"/>
          <w:rFonts w:hint="eastAsia"/>
          <w:spacing w:val="-4"/>
          <w:rtl/>
        </w:rPr>
        <w:t>מלאוין</w:t>
      </w:r>
      <w:r w:rsidRPr="00834E34">
        <w:rPr>
          <w:rStyle w:val="affff8"/>
          <w:spacing w:val="-4"/>
          <w:rtl/>
        </w:rPr>
        <w:t>,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Pr="00AF5761">
        <w:rPr>
          <w:rStyle w:val="affff5"/>
          <w:rFonts w:hint="cs"/>
          <w:rtl/>
        </w:rPr>
        <w:t>רשב</w:t>
      </w:r>
      <w:r w:rsidRPr="00AF5761">
        <w:rPr>
          <w:rStyle w:val="affff5"/>
          <w:rtl/>
        </w:rPr>
        <w:t>"</w:t>
      </w:r>
      <w:r w:rsidRPr="00AF5761">
        <w:rPr>
          <w:rStyle w:val="affff5"/>
          <w:rFonts w:hint="cs"/>
          <w:rtl/>
        </w:rPr>
        <w:t>י</w:t>
      </w:r>
      <w:r w:rsidRPr="00AF5761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 xml:space="preserve">'ממזר' </w:t>
      </w:r>
      <w:r w:rsidRPr="00D1637C">
        <w:rPr>
          <w:rFonts w:cs="PFT_Frank" w:hint="eastAsia"/>
          <w:b/>
          <w:bCs/>
          <w:szCs w:val="14"/>
          <w:rtl/>
        </w:rPr>
        <w:t>רק</w:t>
      </w:r>
      <w:r w:rsidRPr="00D1637C">
        <w:rPr>
          <w:rFonts w:cs="PFT_Frank"/>
          <w:b/>
          <w:bCs/>
          <w:szCs w:val="14"/>
          <w:rtl/>
        </w:rPr>
        <w:t xml:space="preserve"> מערוה </w:t>
      </w:r>
      <w:r w:rsidRPr="00D1637C">
        <w:rPr>
          <w:rFonts w:cs="PFT_Frank" w:hint="eastAsia"/>
          <w:b/>
          <w:bCs/>
          <w:szCs w:val="14"/>
          <w:rtl/>
        </w:rPr>
        <w:t>ד</w:t>
      </w:r>
      <w:r w:rsidRPr="00D1637C">
        <w:rPr>
          <w:rFonts w:cs="PFT_Frank"/>
          <w:b/>
          <w:bCs/>
          <w:szCs w:val="14"/>
          <w:rtl/>
        </w:rPr>
        <w:t xml:space="preserve">כרת </w:t>
      </w:r>
      <w:r w:rsidRPr="00EB4CFE">
        <w:rPr>
          <w:rStyle w:val="affff8"/>
          <w:rFonts w:hint="eastAsia"/>
          <w:rtl/>
        </w:rPr>
        <w:t>א</w:t>
      </w:r>
      <w:r w:rsidRPr="00EB4CFE">
        <w:rPr>
          <w:rStyle w:val="affff8"/>
          <w:rtl/>
        </w:rPr>
        <w:t xml:space="preserve">"כ </w:t>
      </w:r>
      <w:r w:rsidRPr="00EB4CFE">
        <w:rPr>
          <w:rStyle w:val="affff5"/>
          <w:rFonts w:hint="eastAsia"/>
          <w:rtl/>
        </w:rPr>
        <w:t>שה</w:t>
      </w:r>
      <w:r w:rsidRPr="00EB4CFE">
        <w:rPr>
          <w:rStyle w:val="affff5"/>
          <w:rtl/>
        </w:rPr>
        <w:t>"ת</w:t>
      </w:r>
      <w:r w:rsidRPr="00EB4CFE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יתכן</w:t>
      </w:r>
      <w:r w:rsidRPr="009007E1">
        <w:rPr>
          <w:rStyle w:val="affff8"/>
          <w:rFonts w:hint="cs"/>
          <w:rtl/>
        </w:rPr>
        <w:t xml:space="preserve"> </w:t>
      </w:r>
      <w:r w:rsidRPr="00EB4CFE">
        <w:rPr>
          <w:rStyle w:val="affff8"/>
          <w:rFonts w:hint="eastAsia"/>
          <w:rtl/>
        </w:rPr>
        <w:t>שמכשיר</w:t>
      </w:r>
      <w:r>
        <w:rPr>
          <w:rFonts w:hint="cs"/>
          <w:rtl/>
        </w:rPr>
        <w:t>.</w:t>
      </w:r>
    </w:p>
    <w:p w14:paraId="56DB0727" w14:textId="1E42B615" w:rsidR="009007E1" w:rsidRDefault="003247E3" w:rsidP="009007E1">
      <w:pPr>
        <w:pStyle w:val="afffc"/>
        <w:ind w:left="-113" w:firstLine="0"/>
        <w:rPr>
          <w:rStyle w:val="affff5"/>
          <w:rtl/>
        </w:rPr>
      </w:pPr>
      <w:r>
        <w:rPr>
          <w:rtl/>
        </w:rPr>
        <w:tab/>
      </w:r>
      <w:r w:rsidR="009007E1">
        <w:rPr>
          <w:rtl/>
        </w:rPr>
        <w:tab/>
      </w:r>
      <w:r w:rsidR="009007E1">
        <w:rPr>
          <w:rtl/>
        </w:rPr>
        <w:tab/>
      </w:r>
      <w:r w:rsidR="009007E1">
        <w:rPr>
          <w:rtl/>
        </w:rPr>
        <w:tab/>
      </w:r>
      <w:r w:rsidR="009007E1">
        <w:rPr>
          <w:rFonts w:hint="cs"/>
          <w:rtl/>
        </w:rPr>
        <w:t xml:space="preserve">   </w:t>
      </w:r>
      <w:r w:rsidR="00B433C9" w:rsidRPr="00AF5761">
        <w:rPr>
          <w:rStyle w:val="affff5"/>
          <w:rtl/>
        </w:rPr>
        <w:t>אלא:</w:t>
      </w:r>
      <w:r w:rsidR="00B433C9" w:rsidRPr="00C35A2C">
        <w:rPr>
          <w:rtl/>
        </w:rPr>
        <w:t xml:space="preserve"> </w:t>
      </w:r>
      <w:r w:rsidR="00B433C9" w:rsidRPr="00AF5761">
        <w:rPr>
          <w:rStyle w:val="affff5"/>
          <w:rFonts w:hint="cs"/>
          <w:rtl/>
        </w:rPr>
        <w:t>רבי</w:t>
      </w:r>
      <w:r>
        <w:rPr>
          <w:rStyle w:val="affff5"/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אף ש</w:t>
      </w:r>
      <w:r w:rsidR="00B433C9" w:rsidRPr="00C35A2C">
        <w:rPr>
          <w:rFonts w:hint="cs"/>
          <w:rtl/>
        </w:rPr>
        <w:t>לא ס</w:t>
      </w:r>
      <w:r w:rsidR="00B433C9" w:rsidRPr="00C35A2C">
        <w:rPr>
          <w:rtl/>
        </w:rPr>
        <w:t>"</w:t>
      </w:r>
      <w:r w:rsidR="00B433C9" w:rsidRPr="00C35A2C">
        <w:rPr>
          <w:rFonts w:hint="cs"/>
          <w:rtl/>
        </w:rPr>
        <w:t xml:space="preserve">ל </w:t>
      </w:r>
      <w:r w:rsidRPr="00EB4CFE">
        <w:rPr>
          <w:rStyle w:val="affff5"/>
          <w:rFonts w:hint="eastAsia"/>
          <w:rtl/>
        </w:rPr>
        <w:t>כר</w:t>
      </w:r>
      <w:r w:rsidRPr="00EB4CFE">
        <w:rPr>
          <w:rStyle w:val="affff5"/>
          <w:rtl/>
        </w:rPr>
        <w:t>"ע,</w:t>
      </w:r>
      <w:r>
        <w:rPr>
          <w:rFonts w:hint="cs"/>
          <w:rtl/>
        </w:rPr>
        <w:t xml:space="preserve"> </w:t>
      </w:r>
      <w:r w:rsidR="00B433C9" w:rsidRPr="00C35A2C">
        <w:rPr>
          <w:rFonts w:hint="cs"/>
          <w:rtl/>
        </w:rPr>
        <w:t>ב</w:t>
      </w:r>
      <w:r w:rsidR="009007E1">
        <w:rPr>
          <w:rFonts w:hint="cs"/>
          <w:rtl/>
        </w:rPr>
        <w:t>גוי</w:t>
      </w:r>
      <w:r w:rsidR="00B433C9" w:rsidRPr="00C35A2C">
        <w:rPr>
          <w:rFonts w:hint="cs"/>
          <w:rtl/>
        </w:rPr>
        <w:t xml:space="preserve"> ועבד מודה</w:t>
      </w:r>
      <w:r w:rsidR="009007E1">
        <w:rPr>
          <w:rStyle w:val="affff5"/>
          <w:rFonts w:hint="cs"/>
          <w:rtl/>
        </w:rPr>
        <w:t>.</w:t>
      </w:r>
    </w:p>
    <w:p w14:paraId="4A41F10D" w14:textId="2F86F09B" w:rsidR="00B433C9" w:rsidRPr="009007E1" w:rsidRDefault="009007E1" w:rsidP="00615A60">
      <w:pPr>
        <w:pStyle w:val="affff2"/>
        <w:rPr>
          <w:rtl/>
        </w:rPr>
      </w:pPr>
      <w:r w:rsidRPr="00EB4CFE">
        <w:rPr>
          <w:rtl/>
        </w:rPr>
        <w:t xml:space="preserve">  </w:t>
      </w:r>
      <w:bookmarkStart w:id="462" w:name="_Toc119172800"/>
      <w:bookmarkStart w:id="463" w:name="_Toc119229890"/>
      <w:r w:rsidRPr="00EB4CFE">
        <w:rPr>
          <w:rFonts w:hint="eastAsia"/>
          <w:rtl/>
        </w:rPr>
        <w:t>דעת</w:t>
      </w:r>
      <w:r w:rsidRPr="00EB4CFE">
        <w:rPr>
          <w:rtl/>
        </w:rPr>
        <w:t xml:space="preserve"> </w:t>
      </w:r>
      <w:r>
        <w:rPr>
          <w:rFonts w:hint="cs"/>
          <w:rtl/>
        </w:rPr>
        <w:t xml:space="preserve">שאר </w:t>
      </w:r>
      <w:r w:rsidRPr="00EB4CFE">
        <w:rPr>
          <w:rFonts w:hint="eastAsia"/>
          <w:rtl/>
        </w:rPr>
        <w:t>האמוראים</w:t>
      </w:r>
      <w:bookmarkEnd w:id="462"/>
      <w:bookmarkEnd w:id="463"/>
    </w:p>
    <w:p w14:paraId="5EC95178" w14:textId="7334D142" w:rsidR="00B433C9" w:rsidRPr="009007E1" w:rsidRDefault="009007E1" w:rsidP="00B55EDF">
      <w:pPr>
        <w:rPr>
          <w:rtl/>
        </w:rPr>
      </w:pPr>
      <w:r w:rsidRPr="00EB4CFE">
        <w:rPr>
          <w:rStyle w:val="affff5"/>
          <w:rFonts w:hint="eastAsia"/>
          <w:rtl/>
        </w:rPr>
        <w:t>א</w:t>
      </w:r>
      <w:r w:rsidRPr="00EB4CFE">
        <w:rPr>
          <w:rStyle w:val="affff5"/>
          <w:rtl/>
        </w:rPr>
        <w:t xml:space="preserve">. </w:t>
      </w:r>
      <w:r w:rsidR="00B433C9" w:rsidRPr="008D3A0E">
        <w:rPr>
          <w:rStyle w:val="affff5"/>
          <w:rFonts w:hint="cs"/>
          <w:rtl/>
        </w:rPr>
        <w:t xml:space="preserve">ר' </w:t>
      </w:r>
      <w:r w:rsidR="00B433C9" w:rsidRPr="00AF5761">
        <w:rPr>
          <w:rStyle w:val="affff5"/>
          <w:rFonts w:hint="cs"/>
          <w:rtl/>
        </w:rPr>
        <w:t>אמי</w:t>
      </w:r>
      <w:r>
        <w:rPr>
          <w:rStyle w:val="affff5"/>
          <w:rFonts w:hint="cs"/>
          <w:rtl/>
        </w:rPr>
        <w:t xml:space="preserve"> </w:t>
      </w:r>
      <w:r w:rsidRPr="00EB4CFE">
        <w:rPr>
          <w:rFonts w:hint="eastAsia"/>
          <w:rtl/>
        </w:rPr>
        <w:t>על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שבויה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שנתעברה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מהגוי</w:t>
      </w:r>
      <w:r>
        <w:rPr>
          <w:rStyle w:val="affff5"/>
          <w:rFonts w:hint="cs"/>
          <w:rtl/>
        </w:rPr>
        <w:t xml:space="preserve"> </w:t>
      </w:r>
      <w:r w:rsidR="00B433C9" w:rsidRPr="00AF5761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 xml:space="preserve">  בשם</w:t>
      </w:r>
      <w:r w:rsidR="00B433C9" w:rsidRPr="00AF5761">
        <w:rPr>
          <w:rStyle w:val="affff5"/>
          <w:rFonts w:hint="cs"/>
          <w:rtl/>
        </w:rPr>
        <w:t xml:space="preserve"> רי</w:t>
      </w:r>
      <w:r w:rsidR="00B433C9" w:rsidRPr="00AF5761">
        <w:rPr>
          <w:rStyle w:val="affff5"/>
          <w:rtl/>
        </w:rPr>
        <w:t>"</w:t>
      </w:r>
      <w:r w:rsidR="00B433C9" w:rsidRPr="00AF5761">
        <w:rPr>
          <w:rStyle w:val="affff5"/>
          <w:rFonts w:hint="cs"/>
          <w:rtl/>
        </w:rPr>
        <w:t>ו ור</w:t>
      </w:r>
      <w:r w:rsidR="00B433C9" w:rsidRPr="00AF5761">
        <w:rPr>
          <w:rStyle w:val="affff5"/>
          <w:rtl/>
        </w:rPr>
        <w:t>"</w:t>
      </w:r>
      <w:r w:rsidR="00B433C9" w:rsidRPr="00AF5761">
        <w:rPr>
          <w:rStyle w:val="affff5"/>
          <w:rFonts w:hint="cs"/>
          <w:rtl/>
        </w:rPr>
        <w:t>א ור</w:t>
      </w:r>
      <w:r w:rsidR="00B433C9" w:rsidRPr="00AF5761">
        <w:rPr>
          <w:rStyle w:val="affff5"/>
          <w:rtl/>
        </w:rPr>
        <w:t>"</w:t>
      </w:r>
      <w:r w:rsidR="00B433C9" w:rsidRPr="00AF5761">
        <w:rPr>
          <w:rStyle w:val="affff5"/>
          <w:rFonts w:hint="cs"/>
          <w:rtl/>
        </w:rPr>
        <w:t>ח</w:t>
      </w:r>
      <w:r w:rsidR="00AF5761">
        <w:rPr>
          <w:rFonts w:ascii="FontbitDavid" w:hAnsi="FontbitDavid" w:hint="cs"/>
          <w:sz w:val="32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ממזר</w:t>
      </w:r>
      <w:r w:rsidR="00B433C9" w:rsidRPr="00EB4CFE">
        <w:rPr>
          <w:rtl/>
        </w:rPr>
        <w:t>.</w:t>
      </w:r>
    </w:p>
    <w:p w14:paraId="6A1EC010" w14:textId="1A4773A7" w:rsidR="009007E1" w:rsidRDefault="00B433C9" w:rsidP="00B55EDF">
      <w:pPr>
        <w:rPr>
          <w:rStyle w:val="affff5"/>
          <w:rtl/>
        </w:rPr>
      </w:pPr>
      <w:r w:rsidRPr="00AF5761">
        <w:rPr>
          <w:rStyle w:val="affff5"/>
          <w:rtl/>
        </w:rPr>
        <w:t>אמר ריו</w:t>
      </w:r>
      <w:r w:rsidR="009007E1">
        <w:rPr>
          <w:rStyle w:val="affff5"/>
          <w:rFonts w:hint="cs"/>
          <w:rtl/>
        </w:rPr>
        <w:t>"</w:t>
      </w:r>
      <w:r w:rsidRPr="00AF5761">
        <w:rPr>
          <w:rStyle w:val="affff5"/>
          <w:rtl/>
        </w:rPr>
        <w:t xml:space="preserve">ס: </w:t>
      </w:r>
      <w:r w:rsidR="009007E1" w:rsidRPr="00EB4CFE">
        <w:rPr>
          <w:rFonts w:hint="eastAsia"/>
          <w:rtl/>
        </w:rPr>
        <w:t>לא</w:t>
      </w:r>
      <w:r w:rsidR="009007E1" w:rsidRPr="00EB4CFE">
        <w:rPr>
          <w:rtl/>
        </w:rPr>
        <w:t xml:space="preserve"> </w:t>
      </w:r>
      <w:r w:rsidR="009007E1" w:rsidRPr="00EB4CFE">
        <w:rPr>
          <w:rFonts w:hint="eastAsia"/>
          <w:rtl/>
        </w:rPr>
        <w:t>בגלל</w:t>
      </w:r>
      <w:r w:rsidR="009007E1">
        <w:rPr>
          <w:rFonts w:hint="cs"/>
          <w:rtl/>
        </w:rPr>
        <w:t xml:space="preserve"> </w:t>
      </w:r>
      <w:r w:rsidR="009007E1">
        <w:rPr>
          <w:rFonts w:ascii="FontbitDavid" w:hAnsi="FontbitDavid" w:hint="cs"/>
          <w:sz w:val="32"/>
          <w:rtl/>
        </w:rPr>
        <w:t>ד'</w:t>
      </w:r>
      <w:r w:rsidRPr="00C35A2C">
        <w:rPr>
          <w:rFonts w:ascii="FontbitDavid" w:hAnsi="FontbitDavid"/>
          <w:sz w:val="32"/>
          <w:rtl/>
        </w:rPr>
        <w:t>מחשב גברי</w:t>
      </w:r>
      <w:r w:rsidR="009007E1">
        <w:rPr>
          <w:rFonts w:ascii="FontbitDavid" w:hAnsi="FontbitDavid" w:hint="cs"/>
          <w:sz w:val="32"/>
          <w:rtl/>
        </w:rPr>
        <w:t>'</w:t>
      </w:r>
      <w:r w:rsidR="009007E1">
        <w:rPr>
          <w:rStyle w:val="affff5"/>
          <w:rFonts w:hint="cs"/>
          <w:rtl/>
        </w:rPr>
        <w:t>,</w:t>
      </w:r>
    </w:p>
    <w:p w14:paraId="2EDDC672" w14:textId="26F8B1EE" w:rsidR="002D6F1C" w:rsidRPr="00C415C0" w:rsidRDefault="009007E1" w:rsidP="00B55EDF">
      <w:pPr>
        <w:rPr>
          <w:rtl/>
        </w:rPr>
      </w:pPr>
      <w:r>
        <w:rPr>
          <w:rStyle w:val="affff5"/>
          <w:rFonts w:hint="cs"/>
          <w:rtl/>
        </w:rPr>
        <w:t xml:space="preserve">דמנגד יש </w:t>
      </w:r>
      <w:r w:rsidR="00B433C9" w:rsidRPr="00AF5761">
        <w:rPr>
          <w:rStyle w:val="affff5"/>
          <w:rtl/>
        </w:rPr>
        <w:t>רב ושמ</w:t>
      </w:r>
      <w:r w:rsidR="00B433C9" w:rsidRPr="009007E1">
        <w:rPr>
          <w:rStyle w:val="affff5"/>
          <w:rtl/>
        </w:rPr>
        <w:t>ואל</w:t>
      </w:r>
      <w:r w:rsidRPr="009007E1">
        <w:rPr>
          <w:rStyle w:val="affff5"/>
          <w:rFonts w:hint="cs"/>
          <w:rtl/>
        </w:rPr>
        <w:t>,</w:t>
      </w:r>
      <w:r w:rsidR="00B433C9" w:rsidRPr="009007E1">
        <w:rPr>
          <w:rStyle w:val="affff5"/>
          <w:rtl/>
        </w:rPr>
        <w:t xml:space="preserve"> </w:t>
      </w:r>
      <w:r w:rsidR="00B433C9" w:rsidRPr="00AF5761">
        <w:rPr>
          <w:rStyle w:val="affff5"/>
          <w:rtl/>
        </w:rPr>
        <w:t>ר</w:t>
      </w:r>
      <w:r w:rsidR="00B433C9" w:rsidRPr="00AF5761">
        <w:rPr>
          <w:rStyle w:val="affff5"/>
          <w:rFonts w:hint="cs"/>
          <w:rtl/>
        </w:rPr>
        <w:t>יב</w:t>
      </w:r>
      <w:r w:rsidR="00B433C9" w:rsidRPr="00AF5761">
        <w:rPr>
          <w:rStyle w:val="affff5"/>
          <w:rtl/>
        </w:rPr>
        <w:t>"</w:t>
      </w:r>
      <w:r w:rsidR="00B433C9" w:rsidRPr="00AF5761">
        <w:rPr>
          <w:rStyle w:val="affff5"/>
          <w:rFonts w:hint="cs"/>
          <w:rtl/>
        </w:rPr>
        <w:t>ל וב</w:t>
      </w:r>
      <w:r>
        <w:rPr>
          <w:rStyle w:val="affff5"/>
          <w:rFonts w:hint="cs"/>
          <w:rtl/>
        </w:rPr>
        <w:t>"</w:t>
      </w:r>
      <w:r w:rsidR="00B433C9" w:rsidRPr="00AF5761">
        <w:rPr>
          <w:rStyle w:val="affff5"/>
          <w:rFonts w:hint="cs"/>
          <w:rtl/>
        </w:rPr>
        <w:t>ק</w:t>
      </w:r>
      <w:r>
        <w:rPr>
          <w:rStyle w:val="affff5"/>
          <w:rFonts w:hint="cs"/>
          <w:rtl/>
        </w:rPr>
        <w:t xml:space="preserve"> </w:t>
      </w:r>
      <w:r w:rsidR="00B433C9" w:rsidRPr="00AF5761">
        <w:rPr>
          <w:rStyle w:val="affff5"/>
          <w:rFonts w:hint="cs"/>
          <w:rtl/>
        </w:rPr>
        <w:t xml:space="preserve">[או זקני דרום] </w:t>
      </w:r>
      <w:r w:rsidR="00B433C9" w:rsidRPr="00AF5761">
        <w:rPr>
          <w:rStyle w:val="affff5"/>
          <w:rtl/>
        </w:rPr>
        <w:t>דאמרי: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הולד כשר</w:t>
      </w:r>
      <w:r>
        <w:rPr>
          <w:rFonts w:hint="cs"/>
          <w:rtl/>
        </w:rPr>
        <w:t>.</w:t>
      </w:r>
    </w:p>
    <w:p w14:paraId="05C682C0" w14:textId="4356AC56" w:rsidR="00B433C9" w:rsidRDefault="00B433C9" w:rsidP="00B55EDF">
      <w:pPr>
        <w:rPr>
          <w:rtl/>
        </w:rPr>
      </w:pPr>
      <w:r w:rsidRPr="00AF5761">
        <w:rPr>
          <w:rStyle w:val="affff5"/>
          <w:rtl/>
        </w:rPr>
        <w:t xml:space="preserve">אלא </w:t>
      </w:r>
      <w:r w:rsidR="009007E1">
        <w:rPr>
          <w:rStyle w:val="affff5"/>
          <w:rFonts w:hint="cs"/>
          <w:rtl/>
        </w:rPr>
        <w:t>משום</w:t>
      </w:r>
      <w:r w:rsidRPr="00AF5761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="009007E1" w:rsidRPr="00EB4CFE">
        <w:rPr>
          <w:rStyle w:val="affff5"/>
          <w:rFonts w:hint="eastAsia"/>
          <w:rtl/>
        </w:rPr>
        <w:t>ד</w:t>
      </w:r>
      <w:r w:rsidRPr="00AF5761">
        <w:rPr>
          <w:rStyle w:val="affff5"/>
          <w:rtl/>
        </w:rPr>
        <w:t>רבי היא</w:t>
      </w:r>
      <w:r w:rsidR="009007E1">
        <w:rPr>
          <w:rStyle w:val="affff5"/>
          <w:rFonts w:hint="cs"/>
          <w:rtl/>
        </w:rPr>
        <w:t>,</w:t>
      </w:r>
      <w:r w:rsidRPr="00AF5761">
        <w:rPr>
          <w:rStyle w:val="affff5"/>
          <w:rFonts w:hint="cs"/>
          <w:rtl/>
        </w:rPr>
        <w:t xml:space="preserve"> ד</w:t>
      </w:r>
      <w:r w:rsidR="009007E1">
        <w:rPr>
          <w:rStyle w:val="affff5"/>
          <w:rFonts w:hint="cs"/>
          <w:rtl/>
        </w:rPr>
        <w:t>העיד ר' די</w:t>
      </w:r>
      <w:r w:rsidR="009007E1" w:rsidRPr="009007E1">
        <w:rPr>
          <w:rStyle w:val="affff5"/>
          <w:rFonts w:hint="cs"/>
          <w:rtl/>
        </w:rPr>
        <w:t xml:space="preserve">מי </w:t>
      </w:r>
      <w:r w:rsidR="009007E1" w:rsidRPr="00EB4CFE">
        <w:rPr>
          <w:rStyle w:val="affff5"/>
          <w:rFonts w:hint="eastAsia"/>
          <w:rtl/>
        </w:rPr>
        <w:t>משמו</w:t>
      </w:r>
      <w:r>
        <w:rPr>
          <w:rFonts w:hint="cs"/>
          <w:rtl/>
        </w:rPr>
        <w:t xml:space="preserve"> </w:t>
      </w:r>
      <w:r w:rsidR="009007E1" w:rsidRPr="00D1637C">
        <w:rPr>
          <w:rFonts w:cs="PFT_Frank" w:hint="eastAsia"/>
          <w:b/>
          <w:bCs/>
          <w:szCs w:val="14"/>
          <w:rtl/>
        </w:rPr>
        <w:t>ד</w:t>
      </w:r>
      <w:r w:rsidRPr="00D1637C">
        <w:rPr>
          <w:rFonts w:cs="PFT_Frank" w:hint="eastAsia"/>
          <w:b/>
          <w:bCs/>
          <w:szCs w:val="14"/>
          <w:rtl/>
        </w:rPr>
        <w:t>הולד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ממזר</w:t>
      </w:r>
      <w:r w:rsidR="008D3A0E" w:rsidRPr="00D1637C">
        <w:rPr>
          <w:rFonts w:cs="PFT_Frank"/>
          <w:b/>
          <w:bCs/>
          <w:szCs w:val="14"/>
          <w:rtl/>
        </w:rPr>
        <w:t>.</w:t>
      </w:r>
    </w:p>
    <w:p w14:paraId="2B92A597" w14:textId="6FFD1C14" w:rsidR="00B433C9" w:rsidRPr="00C35A2C" w:rsidRDefault="00B433C9" w:rsidP="00EB4CFE">
      <w:pPr>
        <w:pStyle w:val="afffc"/>
        <w:ind w:left="0" w:firstLine="0"/>
        <w:rPr>
          <w:rtl/>
        </w:rPr>
      </w:pPr>
      <w:r w:rsidRPr="00AF5761">
        <w:rPr>
          <w:rStyle w:val="affff5"/>
          <w:rFonts w:hint="cs"/>
          <w:rtl/>
        </w:rPr>
        <w:lastRenderedPageBreak/>
        <w:t>ו</w:t>
      </w:r>
      <w:r w:rsidR="009007E1">
        <w:rPr>
          <w:rStyle w:val="affff5"/>
          <w:rFonts w:hint="cs"/>
          <w:rtl/>
        </w:rPr>
        <w:t xml:space="preserve">בשם </w:t>
      </w:r>
      <w:r w:rsidRPr="00AF5761">
        <w:rPr>
          <w:rStyle w:val="affff5"/>
          <w:rFonts w:hint="cs"/>
          <w:rtl/>
        </w:rPr>
        <w:t>ריב</w:t>
      </w:r>
      <w:r w:rsidRPr="00AF5761">
        <w:rPr>
          <w:rStyle w:val="affff5"/>
          <w:rtl/>
        </w:rPr>
        <w:t>"</w:t>
      </w:r>
      <w:r w:rsidRPr="00AF5761">
        <w:rPr>
          <w:rStyle w:val="affff5"/>
          <w:rFonts w:hint="cs"/>
          <w:rtl/>
        </w:rPr>
        <w:t>ל:</w:t>
      </w:r>
      <w:r w:rsidRPr="00C35A2C">
        <w:rPr>
          <w:rtl/>
        </w:rPr>
        <w:t xml:space="preserve"> </w:t>
      </w:r>
      <w:r w:rsidR="009007E1">
        <w:rPr>
          <w:rFonts w:hint="cs"/>
          <w:rtl/>
        </w:rPr>
        <w:t>ד</w:t>
      </w:r>
      <w:r w:rsidRPr="00C35A2C">
        <w:rPr>
          <w:rtl/>
        </w:rPr>
        <w:t xml:space="preserve">הולד </w:t>
      </w:r>
      <w:r w:rsidRPr="00D1637C">
        <w:rPr>
          <w:rFonts w:cs="PFT_Frank"/>
          <w:b/>
          <w:bCs/>
          <w:szCs w:val="14"/>
          <w:rtl/>
        </w:rPr>
        <w:t xml:space="preserve">מקולקל </w:t>
      </w:r>
      <w:r w:rsidRPr="00D1637C">
        <w:rPr>
          <w:rFonts w:cs="PFT_Frank" w:hint="eastAsia"/>
          <w:b/>
          <w:bCs/>
          <w:szCs w:val="14"/>
          <w:rtl/>
        </w:rPr>
        <w:t>לכהונה</w:t>
      </w:r>
      <w:r w:rsidRPr="00C35A2C">
        <w:rPr>
          <w:rFonts w:hint="cs"/>
          <w:rtl/>
        </w:rPr>
        <w:t xml:space="preserve"> </w:t>
      </w:r>
      <w:r w:rsidRPr="002D6F1C">
        <w:rPr>
          <w:rStyle w:val="affff8"/>
          <w:rFonts w:hint="cs"/>
          <w:rtl/>
        </w:rPr>
        <w:t xml:space="preserve">וכן </w:t>
      </w:r>
      <w:r w:rsidR="009007E1" w:rsidRPr="00EB4CFE">
        <w:rPr>
          <w:rStyle w:val="affff5"/>
          <w:rFonts w:hint="eastAsia"/>
          <w:rtl/>
        </w:rPr>
        <w:t>ל</w:t>
      </w:r>
      <w:r w:rsidRPr="00EB4CFE">
        <w:rPr>
          <w:rStyle w:val="affff5"/>
          <w:rFonts w:hint="eastAsia"/>
          <w:rtl/>
        </w:rPr>
        <w:t>כל</w:t>
      </w:r>
      <w:r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אמוראי</w:t>
      </w:r>
      <w:r w:rsidRPr="002D6F1C">
        <w:rPr>
          <w:rStyle w:val="affff8"/>
          <w:rFonts w:hint="cs"/>
          <w:rtl/>
        </w:rPr>
        <w:t xml:space="preserve"> דמכשרי</w:t>
      </w:r>
      <w:r w:rsidR="009007E1">
        <w:rPr>
          <w:rFonts w:hint="cs"/>
          <w:rtl/>
        </w:rPr>
        <w:t xml:space="preserve"> -</w:t>
      </w:r>
    </w:p>
    <w:p w14:paraId="04E9911B" w14:textId="508D6545" w:rsidR="002D6F1C" w:rsidRDefault="00B433C9" w:rsidP="00EB4CFE">
      <w:pPr>
        <w:pStyle w:val="affff7"/>
        <w:rPr>
          <w:rtl/>
        </w:rPr>
      </w:pPr>
      <w:r w:rsidRPr="00A07384">
        <w:rPr>
          <w:rFonts w:cs="PFT_Frank"/>
          <w:b/>
          <w:bCs/>
          <w:szCs w:val="10"/>
          <w:rtl/>
        </w:rPr>
        <w:t>מאלמנה לכה"</w:t>
      </w:r>
      <w:r w:rsidRPr="00A07384">
        <w:rPr>
          <w:rFonts w:cs="PFT_Frank" w:hint="eastAsia"/>
          <w:b/>
          <w:bCs/>
          <w:szCs w:val="10"/>
          <w:rtl/>
        </w:rPr>
        <w:t>ג</w:t>
      </w:r>
      <w:r w:rsidR="009007E1">
        <w:rPr>
          <w:rFonts w:hint="cs"/>
          <w:rtl/>
        </w:rPr>
        <w:t>...</w:t>
      </w:r>
      <w:r w:rsidRPr="00C35A2C">
        <w:rPr>
          <w:rFonts w:hint="cs"/>
          <w:rtl/>
        </w:rPr>
        <w:t xml:space="preserve"> ו</w:t>
      </w:r>
      <w:r w:rsidR="00AB43C5">
        <w:rPr>
          <w:rFonts w:hint="cs"/>
          <w:rtl/>
        </w:rPr>
        <w:t>אף</w:t>
      </w:r>
      <w:r w:rsidRPr="00C35A2C">
        <w:rPr>
          <w:rFonts w:hint="cs"/>
          <w:rtl/>
        </w:rPr>
        <w:t xml:space="preserve"> דאלמנה מתחללת </w:t>
      </w:r>
      <w:r w:rsidR="008D3A0E">
        <w:rPr>
          <w:rFonts w:hint="cs"/>
          <w:rtl/>
        </w:rPr>
        <w:t>-</w:t>
      </w:r>
      <w:r w:rsidR="009007E1">
        <w:rPr>
          <w:rFonts w:hint="cs"/>
          <w:rtl/>
        </w:rPr>
        <w:t xml:space="preserve"> גם כאן</w:t>
      </w:r>
      <w:r w:rsidRPr="00C35A2C">
        <w:rPr>
          <w:rFonts w:hint="cs"/>
          <w:rtl/>
        </w:rPr>
        <w:t xml:space="preserve"> כיון שנבעלה נפסלה</w:t>
      </w:r>
      <w:r w:rsidR="002D6F1C">
        <w:rPr>
          <w:rFonts w:hint="cs"/>
          <w:rtl/>
        </w:rPr>
        <w:t>,</w:t>
      </w:r>
    </w:p>
    <w:p w14:paraId="4E8BCF50" w14:textId="03B1945E" w:rsidR="00B433C9" w:rsidRPr="00C35A2C" w:rsidRDefault="00B433C9" w:rsidP="00EB4CFE">
      <w:pPr>
        <w:pStyle w:val="affff7"/>
        <w:rPr>
          <w:rtl/>
        </w:rPr>
      </w:pPr>
      <w:r w:rsidRPr="00AF5761">
        <w:rPr>
          <w:rStyle w:val="affff5"/>
          <w:rFonts w:hint="cs"/>
          <w:rtl/>
        </w:rPr>
        <w:t>דארי</w:t>
      </w:r>
      <w:r w:rsidRPr="00AF5761">
        <w:rPr>
          <w:rStyle w:val="affff5"/>
          <w:rtl/>
        </w:rPr>
        <w:t>"</w:t>
      </w:r>
      <w:r w:rsidRPr="00AF5761">
        <w:rPr>
          <w:rStyle w:val="affff5"/>
          <w:rFonts w:hint="cs"/>
          <w:rtl/>
        </w:rPr>
        <w:t>ו מר</w:t>
      </w:r>
      <w:r w:rsidRPr="00AF5761">
        <w:rPr>
          <w:rStyle w:val="affff5"/>
          <w:rtl/>
        </w:rPr>
        <w:t>"</w:t>
      </w:r>
      <w:r w:rsidRPr="00AF5761">
        <w:rPr>
          <w:rStyle w:val="affff5"/>
          <w:rFonts w:hint="cs"/>
          <w:rtl/>
        </w:rPr>
        <w:t>ש</w:t>
      </w:r>
      <w:r w:rsidRPr="00AF5761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="009007E1">
        <w:rPr>
          <w:rFonts w:hint="cs"/>
          <w:rtl/>
        </w:rPr>
        <w:t>גוי</w:t>
      </w:r>
      <w:r w:rsidRPr="00C35A2C">
        <w:rPr>
          <w:rtl/>
        </w:rPr>
        <w:t xml:space="preserve"> ועבד על כהנת לויה וישראלית, פסלוה</w:t>
      </w:r>
      <w:r w:rsidR="009007E1">
        <w:rPr>
          <w:rFonts w:hint="cs"/>
          <w:rtl/>
        </w:rPr>
        <w:t xml:space="preserve"> [לתרומה כ"ש לנישואין], </w:t>
      </w:r>
      <w:r w:rsidRPr="00AD1A41">
        <w:rPr>
          <w:rStyle w:val="affff1"/>
          <w:rtl/>
        </w:rPr>
        <w:t>בת כהן</w:t>
      </w:r>
      <w:r w:rsidR="009007E1">
        <w:rPr>
          <w:rStyle w:val="affff1"/>
          <w:rFonts w:hint="cs"/>
          <w:rtl/>
        </w:rPr>
        <w:t>..</w:t>
      </w:r>
      <w:r w:rsidRPr="00AD1A41">
        <w:rPr>
          <w:rStyle w:val="affff1"/>
          <w:rtl/>
        </w:rPr>
        <w:t xml:space="preserve"> אלמנה וגרושה</w:t>
      </w:r>
      <w:r w:rsidR="009007E1">
        <w:rPr>
          <w:rStyle w:val="affff1"/>
          <w:rFonts w:hint="cs"/>
          <w:rtl/>
        </w:rPr>
        <w:t>, ושבה..</w:t>
      </w:r>
      <w:r w:rsidRPr="00C35A2C">
        <w:rPr>
          <w:rtl/>
        </w:rPr>
        <w:t xml:space="preserve"> יצאו </w:t>
      </w:r>
      <w:r w:rsidR="009007E1">
        <w:rPr>
          <w:rFonts w:hint="cs"/>
          <w:rtl/>
        </w:rPr>
        <w:t>אלו</w:t>
      </w:r>
      <w:r w:rsidRPr="00C35A2C">
        <w:rPr>
          <w:rtl/>
        </w:rPr>
        <w:t xml:space="preserve"> שאין אלמנות וגירו</w:t>
      </w:r>
      <w:r w:rsidR="002D6F1C">
        <w:rPr>
          <w:rtl/>
        </w:rPr>
        <w:t>שין</w:t>
      </w:r>
      <w:r w:rsidR="002D6F1C">
        <w:rPr>
          <w:rFonts w:hint="cs"/>
          <w:rtl/>
        </w:rPr>
        <w:t>.</w:t>
      </w:r>
    </w:p>
    <w:p w14:paraId="1F566435" w14:textId="353A9CEE" w:rsidR="002D6F1C" w:rsidRDefault="009007E1" w:rsidP="00B55EDF">
      <w:pPr>
        <w:rPr>
          <w:rtl/>
        </w:rPr>
      </w:pPr>
      <w:r w:rsidRPr="00EB4CFE">
        <w:rPr>
          <w:rStyle w:val="affff5"/>
          <w:rFonts w:hint="eastAsia"/>
          <w:rtl/>
        </w:rPr>
        <w:t>ב</w:t>
      </w:r>
      <w:r w:rsidRPr="00EB4CFE">
        <w:rPr>
          <w:rStyle w:val="affff5"/>
          <w:rtl/>
        </w:rPr>
        <w:t xml:space="preserve">. </w:t>
      </w:r>
      <w:r>
        <w:rPr>
          <w:rStyle w:val="affff5"/>
          <w:rFonts w:hint="cs"/>
          <w:rtl/>
        </w:rPr>
        <w:t>הקשהו</w:t>
      </w:r>
      <w:r w:rsidR="00B433C9" w:rsidRPr="00AF5761">
        <w:rPr>
          <w:rStyle w:val="affff5"/>
          <w:rFonts w:hint="cs"/>
          <w:rtl/>
        </w:rPr>
        <w:t xml:space="preserve"> </w:t>
      </w:r>
      <w:r w:rsidR="00B433C9" w:rsidRPr="00AF5761">
        <w:rPr>
          <w:rStyle w:val="affff5"/>
          <w:rtl/>
        </w:rPr>
        <w:t>אביי: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2D6F1C">
        <w:rPr>
          <w:rFonts w:ascii="FontbitDavid" w:hAnsi="FontbitDavid" w:hint="cs"/>
          <w:sz w:val="32"/>
          <w:rtl/>
        </w:rPr>
        <w:t xml:space="preserve">למה סמכת על </w:t>
      </w:r>
      <w:r w:rsidR="002D6F1C" w:rsidRPr="002D6F1C">
        <w:rPr>
          <w:rStyle w:val="affff5"/>
          <w:rFonts w:hint="cs"/>
          <w:rtl/>
        </w:rPr>
        <w:t>ר''ד</w:t>
      </w:r>
      <w:r w:rsidR="002D6F1C">
        <w:rPr>
          <w:rFonts w:ascii="FontbitDavid" w:hAnsi="FontbitDavid" w:hint="cs"/>
          <w:sz w:val="32"/>
          <w:rtl/>
        </w:rPr>
        <w:t xml:space="preserve"> יותר </w:t>
      </w:r>
      <w:r w:rsidR="002D6F1C" w:rsidRPr="00EB4CFE">
        <w:rPr>
          <w:rStyle w:val="affff5"/>
          <w:rFonts w:hint="eastAsia"/>
          <w:rtl/>
        </w:rPr>
        <w:t>מ</w:t>
      </w:r>
      <w:r w:rsidR="002D6F1C" w:rsidRPr="008D3A0E">
        <w:rPr>
          <w:rStyle w:val="affff5"/>
          <w:rFonts w:hint="cs"/>
          <w:rtl/>
        </w:rPr>
        <w:t>רבין</w:t>
      </w:r>
      <w:r w:rsidR="002D6F1C" w:rsidRPr="002D6F1C">
        <w:rPr>
          <w:rStyle w:val="affff5"/>
          <w:rFonts w:hint="cs"/>
          <w:rtl/>
        </w:rPr>
        <w:t xml:space="preserve"> ש</w:t>
      </w:r>
      <w:r>
        <w:rPr>
          <w:rStyle w:val="affff5"/>
          <w:rFonts w:hint="cs"/>
          <w:rtl/>
        </w:rPr>
        <w:t>העיד מ</w:t>
      </w:r>
      <w:r w:rsidR="002D6F1C" w:rsidRPr="002D6F1C">
        <w:rPr>
          <w:rStyle w:val="affff5"/>
          <w:rFonts w:hint="cs"/>
          <w:rtl/>
        </w:rPr>
        <w:t>רבי</w:t>
      </w:r>
      <w:r w:rsidR="002D6F1C">
        <w:rPr>
          <w:rFonts w:ascii="FontbitDavid" w:hAnsi="FontbitDavid" w:hint="cs"/>
          <w:sz w:val="32"/>
          <w:rtl/>
        </w:rPr>
        <w:t xml:space="preserve"> </w:t>
      </w:r>
      <w:r w:rsidR="002D6F1C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להיתר</w:t>
      </w:r>
      <w:r>
        <w:rPr>
          <w:rFonts w:ascii="FontbitDavid" w:hAnsi="FontbitDavid" w:hint="cs"/>
          <w:sz w:val="32"/>
          <w:rtl/>
        </w:rPr>
        <w:t>!</w:t>
      </w:r>
      <w:r w:rsidR="002D6F1C">
        <w:rPr>
          <w:rFonts w:ascii="FontbitDavid" w:hAnsi="FontbitDavid" w:hint="cs"/>
          <w:sz w:val="32"/>
          <w:rtl/>
        </w:rPr>
        <w:t xml:space="preserve"> </w:t>
      </w:r>
    </w:p>
    <w:p w14:paraId="79CFFFBC" w14:textId="1CA3525C" w:rsidR="002D6F1C" w:rsidRDefault="00B433C9" w:rsidP="00B55EDF">
      <w:pPr>
        <w:rPr>
          <w:rtl/>
        </w:rPr>
      </w:pPr>
      <w:r w:rsidRPr="00AF5761">
        <w:rPr>
          <w:rStyle w:val="affff5"/>
          <w:rtl/>
        </w:rPr>
        <w:t>ואף רב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D6F1C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הורה</w:t>
      </w:r>
      <w:r w:rsidR="002D6F1C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2D6F1C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היתר</w:t>
      </w:r>
      <w:r w:rsidR="002D6F1C">
        <w:rPr>
          <w:rFonts w:ascii="FontbitDavid" w:hAnsi="FontbitDavid" w:hint="cs"/>
          <w:sz w:val="32"/>
          <w:rtl/>
        </w:rPr>
        <w:t xml:space="preserve">, </w:t>
      </w:r>
      <w:r>
        <w:rPr>
          <w:rFonts w:ascii="FontbitDavid" w:hAnsi="FontbitDavid" w:hint="cs"/>
          <w:sz w:val="32"/>
          <w:rtl/>
        </w:rPr>
        <w:t>כא</w:t>
      </w:r>
      <w:r w:rsidR="009007E1">
        <w:rPr>
          <w:rFonts w:ascii="FontbitDavid" w:hAnsi="FontbitDavid" w:hint="cs"/>
          <w:sz w:val="32"/>
          <w:rtl/>
        </w:rPr>
        <w:t>חד</w:t>
      </w:r>
      <w:r w:rsidRPr="00EB4CFE">
        <w:rPr>
          <w:rStyle w:val="affff5"/>
          <w:rtl/>
        </w:rPr>
        <w:t xml:space="preserve"> שבא </w:t>
      </w:r>
      <w:r w:rsidRPr="008D3A0E">
        <w:rPr>
          <w:rStyle w:val="affff5"/>
          <w:rFonts w:hint="cs"/>
          <w:rtl/>
        </w:rPr>
        <w:t>לפני</w:t>
      </w:r>
      <w:r w:rsidR="009007E1">
        <w:rPr>
          <w:rStyle w:val="affff5"/>
          <w:rFonts w:hint="cs"/>
          <w:rtl/>
        </w:rPr>
        <w:t>ו</w:t>
      </w:r>
      <w:r>
        <w:rPr>
          <w:rFonts w:ascii="FontbitDavid" w:hAnsi="FontbitDavid" w:hint="cs"/>
          <w:sz w:val="32"/>
          <w:rtl/>
        </w:rPr>
        <w:t xml:space="preserve"> </w:t>
      </w:r>
      <w:r w:rsidRPr="00EB4CFE">
        <w:rPr>
          <w:rFonts w:hint="eastAsia"/>
          <w:rtl/>
        </w:rPr>
        <w:t>והורה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שכשר</w:t>
      </w:r>
      <w:r w:rsidRPr="00EB4CFE">
        <w:rPr>
          <w:rtl/>
        </w:rPr>
        <w:t>,</w:t>
      </w:r>
    </w:p>
    <w:p w14:paraId="6BE1BAE1" w14:textId="59F38B18" w:rsidR="002D6F1C" w:rsidRDefault="00B433C9" w:rsidP="00EB4CFE">
      <w:pPr>
        <w:rPr>
          <w:rStyle w:val="affff5"/>
          <w:rtl/>
        </w:rPr>
      </w:pPr>
      <w:r w:rsidRPr="00AF5761">
        <w:rPr>
          <w:rStyle w:val="affff5"/>
          <w:rFonts w:hint="cs"/>
          <w:rtl/>
        </w:rPr>
        <w:t>א</w:t>
      </w:r>
      <w:r w:rsidRPr="00AF5761">
        <w:rPr>
          <w:rStyle w:val="affff5"/>
          <w:rtl/>
        </w:rPr>
        <w:t>"</w:t>
      </w:r>
      <w:r w:rsidRPr="00AF5761">
        <w:rPr>
          <w:rStyle w:val="affff5"/>
          <w:rFonts w:hint="cs"/>
          <w:rtl/>
        </w:rPr>
        <w:t>ל</w:t>
      </w:r>
      <w:r w:rsidRPr="00C35A2C">
        <w:rPr>
          <w:rFonts w:ascii="FontbitDavid" w:hAnsi="FontbitDavid" w:hint="cs"/>
          <w:sz w:val="32"/>
          <w:rtl/>
        </w:rPr>
        <w:t xml:space="preserve"> שיתן בתו לאשה</w:t>
      </w:r>
      <w:r w:rsidR="002D6F1C">
        <w:rPr>
          <w:rFonts w:ascii="FontbitDavid" w:hAnsi="FontbitDavid" w:hint="cs"/>
          <w:sz w:val="32"/>
          <w:rtl/>
        </w:rPr>
        <w:t xml:space="preserve">, </w:t>
      </w:r>
      <w:r w:rsidRPr="00AF5761">
        <w:rPr>
          <w:rStyle w:val="affff5"/>
          <w:rFonts w:hint="cs"/>
          <w:rtl/>
        </w:rPr>
        <w:t>א</w:t>
      </w:r>
      <w:r w:rsidRPr="00AF5761">
        <w:rPr>
          <w:rStyle w:val="affff5"/>
          <w:rtl/>
        </w:rPr>
        <w:t>"</w:t>
      </w:r>
      <w:r w:rsidRPr="00AF5761">
        <w:rPr>
          <w:rStyle w:val="affff5"/>
          <w:rFonts w:hint="cs"/>
          <w:rtl/>
        </w:rPr>
        <w:t>ל רב</w:t>
      </w:r>
      <w:r w:rsidRPr="00AC7749">
        <w:rPr>
          <w:rFonts w:hint="cs"/>
          <w:rtl/>
        </w:rPr>
        <w:t xml:space="preserve"> שלא,</w:t>
      </w:r>
      <w:r w:rsidR="009007E1">
        <w:rPr>
          <w:rFonts w:hint="cs"/>
          <w:rtl/>
        </w:rPr>
        <w:t xml:space="preserve"> והתעקש, ויהב ביה עיניה.</w:t>
      </w:r>
    </w:p>
    <w:p w14:paraId="1129B0A1" w14:textId="265D5C99" w:rsidR="00B433C9" w:rsidRPr="00C35A2C" w:rsidRDefault="00B433C9" w:rsidP="00B55EDF">
      <w:pPr>
        <w:rPr>
          <w:rtl/>
        </w:rPr>
      </w:pPr>
      <w:r w:rsidRPr="00823680">
        <w:rPr>
          <w:rStyle w:val="affff5"/>
          <w:rtl/>
        </w:rPr>
        <w:t>ואף רב מתנה</w:t>
      </w:r>
      <w:r w:rsidR="004A398C">
        <w:rPr>
          <w:rFonts w:ascii="FontbitDavid" w:hAnsi="FontbitDavid"/>
          <w:sz w:val="32"/>
          <w:rtl/>
        </w:rPr>
        <w:t xml:space="preserve"> </w:t>
      </w:r>
      <w:r w:rsidR="004A398C" w:rsidRPr="00D1637C">
        <w:rPr>
          <w:rFonts w:ascii="FontbitDavid" w:hAnsi="FontbitDavid" w:cs="PFT_Frank"/>
          <w:b/>
          <w:bCs/>
          <w:sz w:val="32"/>
          <w:szCs w:val="14"/>
          <w:rtl/>
        </w:rPr>
        <w:t>מורה להיתר</w:t>
      </w:r>
      <w:r w:rsidR="009007E1">
        <w:rPr>
          <w:rFonts w:hint="cs"/>
          <w:rtl/>
        </w:rPr>
        <w:t>,</w:t>
      </w:r>
    </w:p>
    <w:p w14:paraId="730CA9BF" w14:textId="7F817234" w:rsidR="009007E1" w:rsidRDefault="00B433C9" w:rsidP="00B55EDF">
      <w:pPr>
        <w:rPr>
          <w:rFonts w:ascii="FontbitDavid" w:hAnsi="FontbitDavid"/>
          <w:sz w:val="32"/>
          <w:rtl/>
        </w:rPr>
      </w:pPr>
      <w:r w:rsidRPr="00823680">
        <w:rPr>
          <w:rStyle w:val="affff5"/>
          <w:rtl/>
        </w:rPr>
        <w:t>ואף ר"</w:t>
      </w:r>
      <w:r w:rsidRPr="00823680">
        <w:rPr>
          <w:rStyle w:val="affff5"/>
          <w:rFonts w:hint="cs"/>
          <w:rtl/>
        </w:rPr>
        <w:t>י</w:t>
      </w:r>
      <w:r w:rsidR="004A398C">
        <w:rPr>
          <w:rFonts w:ascii="FontbitDavid" w:hAnsi="FontbitDavid"/>
          <w:sz w:val="32"/>
          <w:rtl/>
        </w:rPr>
        <w:t xml:space="preserve"> </w:t>
      </w:r>
      <w:r w:rsidR="004A398C" w:rsidRPr="00D1637C">
        <w:rPr>
          <w:rFonts w:ascii="FontbitDavid" w:hAnsi="FontbitDavid" w:cs="PFT_Frank"/>
          <w:b/>
          <w:bCs/>
          <w:sz w:val="32"/>
          <w:szCs w:val="14"/>
          <w:rtl/>
        </w:rPr>
        <w:t>מורה</w:t>
      </w:r>
      <w:r w:rsidR="009007E1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4A398C" w:rsidRPr="00D1637C">
        <w:rPr>
          <w:rFonts w:ascii="FontbitDavid" w:hAnsi="FontbitDavid" w:cs="PFT_Frank"/>
          <w:b/>
          <w:bCs/>
          <w:sz w:val="32"/>
          <w:szCs w:val="14"/>
          <w:rtl/>
        </w:rPr>
        <w:t>לה</w:t>
      </w:r>
      <w:r w:rsidR="009007E1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י</w:t>
      </w:r>
      <w:r w:rsidR="004A398C" w:rsidRPr="00D1637C">
        <w:rPr>
          <w:rFonts w:ascii="FontbitDavid" w:hAnsi="FontbitDavid" w:cs="PFT_Frank"/>
          <w:b/>
          <w:bCs/>
          <w:sz w:val="32"/>
          <w:szCs w:val="14"/>
          <w:rtl/>
        </w:rPr>
        <w:t>ת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ר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9007E1">
        <w:rPr>
          <w:rStyle w:val="affff5"/>
          <w:rFonts w:hint="cs"/>
          <w:rtl/>
        </w:rPr>
        <w:t>ש</w:t>
      </w:r>
      <w:r w:rsidRPr="00823680">
        <w:rPr>
          <w:rStyle w:val="affff5"/>
          <w:rFonts w:hint="cs"/>
          <w:rtl/>
        </w:rPr>
        <w:t>א</w:t>
      </w:r>
      <w:r w:rsidRPr="00823680">
        <w:rPr>
          <w:rStyle w:val="affff5"/>
          <w:rtl/>
        </w:rPr>
        <w:t>"</w:t>
      </w:r>
      <w:r w:rsidRPr="00823680">
        <w:rPr>
          <w:rStyle w:val="affff5"/>
          <w:rFonts w:hint="cs"/>
          <w:rtl/>
        </w:rPr>
        <w:t>ל</w:t>
      </w:r>
      <w:r w:rsidRPr="00C35A2C">
        <w:rPr>
          <w:rFonts w:ascii="FontbitDavid" w:hAnsi="FontbitDavid" w:hint="cs"/>
          <w:sz w:val="32"/>
          <w:rtl/>
        </w:rPr>
        <w:t xml:space="preserve"> לך למקום אחר ותישא</w:t>
      </w:r>
      <w:r w:rsidR="009007E1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או </w:t>
      </w:r>
      <w:r w:rsidR="009007E1">
        <w:rPr>
          <w:rFonts w:ascii="FontbitDavid" w:hAnsi="FontbitDavid" w:hint="cs"/>
          <w:sz w:val="32"/>
          <w:rtl/>
        </w:rPr>
        <w:t>בת מינך,</w:t>
      </w:r>
    </w:p>
    <w:p w14:paraId="0769DD85" w14:textId="3BFC2A16" w:rsidR="00B433C9" w:rsidRDefault="00B433C9" w:rsidP="00B55EDF">
      <w:pPr>
        <w:rPr>
          <w:rtl/>
        </w:rPr>
      </w:pPr>
      <w:r w:rsidRPr="00EB4CFE">
        <w:rPr>
          <w:rStyle w:val="affff5"/>
          <w:rFonts w:hint="eastAsia"/>
          <w:rtl/>
        </w:rPr>
        <w:t>וגם</w:t>
      </w:r>
      <w:r w:rsidRPr="00EB4CFE">
        <w:rPr>
          <w:rStyle w:val="affff5"/>
          <w:rtl/>
        </w:rPr>
        <w:t xml:space="preserve"> </w:t>
      </w:r>
      <w:r w:rsidRPr="008D3A0E">
        <w:rPr>
          <w:rStyle w:val="affff5"/>
          <w:rFonts w:hint="cs"/>
          <w:rtl/>
        </w:rPr>
        <w:t>רב</w:t>
      </w:r>
      <w:r w:rsidRPr="00823680">
        <w:rPr>
          <w:rStyle w:val="affff5"/>
          <w:rFonts w:hint="cs"/>
          <w:rtl/>
        </w:rPr>
        <w:t>א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823680">
        <w:rPr>
          <w:rStyle w:val="affff5"/>
          <w:rFonts w:hint="cs"/>
          <w:rtl/>
        </w:rPr>
        <w:t>אמר</w:t>
      </w:r>
      <w:r w:rsidR="009007E1">
        <w:rPr>
          <w:rStyle w:val="affff5"/>
          <w:rFonts w:hint="cs"/>
          <w:rtl/>
        </w:rPr>
        <w:t xml:space="preserve"> כן.</w:t>
      </w:r>
    </w:p>
    <w:p w14:paraId="29A0D186" w14:textId="060E36B4" w:rsidR="00B433C9" w:rsidRPr="00C415C0" w:rsidRDefault="009007E1" w:rsidP="00DD2D95">
      <w:pPr>
        <w:pStyle w:val="affff2"/>
        <w:rPr>
          <w:rtl/>
        </w:rPr>
      </w:pPr>
      <w:bookmarkStart w:id="464" w:name="_Toc119172801"/>
      <w:bookmarkStart w:id="465" w:name="_Toc119229891"/>
      <w:r w:rsidRPr="00DD2D95">
        <w:rPr>
          <w:rStyle w:val="affff5"/>
          <w:rFonts w:hint="cs"/>
          <w:rtl/>
        </w:rPr>
        <w:t xml:space="preserve">בעו </w:t>
      </w:r>
      <w:r w:rsidRPr="00DD2D95">
        <w:rPr>
          <w:rStyle w:val="affff5"/>
          <w:rFonts w:hint="eastAsia"/>
          <w:rtl/>
        </w:rPr>
        <w:t>מ</w:t>
      </w:r>
      <w:r w:rsidR="00B433C9" w:rsidRPr="00DD2D95">
        <w:rPr>
          <w:rStyle w:val="affff5"/>
          <w:rtl/>
        </w:rPr>
        <w:t>רבה:</w:t>
      </w:r>
      <w:r w:rsidR="00B433C9" w:rsidRPr="00C35A2C">
        <w:rPr>
          <w:sz w:val="32"/>
          <w:rtl/>
        </w:rPr>
        <w:t xml:space="preserve"> </w:t>
      </w:r>
      <w:r w:rsidR="00B433C9" w:rsidRPr="00EB4CFE">
        <w:rPr>
          <w:rtl/>
        </w:rPr>
        <w:t>חצי עבד וחצי ב</w:t>
      </w:r>
      <w:r w:rsidRPr="00EB4CFE">
        <w:rPr>
          <w:rtl/>
        </w:rPr>
        <w:t>"</w:t>
      </w:r>
      <w:r w:rsidR="00B433C9" w:rsidRPr="00EB4CFE">
        <w:rPr>
          <w:rtl/>
        </w:rPr>
        <w:t>ח</w:t>
      </w:r>
      <w:r w:rsidR="00B433C9" w:rsidRPr="0039104D">
        <w:rPr>
          <w:rtl/>
        </w:rPr>
        <w:t xml:space="preserve"> על בת ישראל</w:t>
      </w:r>
      <w:r w:rsidR="00B433C9" w:rsidRPr="00C35A2C">
        <w:rPr>
          <w:sz w:val="32"/>
          <w:rtl/>
        </w:rPr>
        <w:t>,</w:t>
      </w:r>
      <w:r w:rsidR="00B433C9" w:rsidRPr="0039104D">
        <w:rPr>
          <w:rtl/>
        </w:rPr>
        <w:t xml:space="preserve"> מהו</w:t>
      </w:r>
      <w:r>
        <w:rPr>
          <w:rFonts w:hint="cs"/>
          <w:rtl/>
        </w:rPr>
        <w:t xml:space="preserve"> </w:t>
      </w:r>
      <w:r w:rsidRPr="00A07384">
        <w:rPr>
          <w:rStyle w:val="affff8"/>
          <w:rFonts w:cs="PFT_Frank" w:hint="eastAsia"/>
          <w:szCs w:val="10"/>
          <w:rtl/>
        </w:rPr>
        <w:t>למכשירים</w:t>
      </w:r>
      <w:bookmarkEnd w:id="464"/>
      <w:bookmarkEnd w:id="465"/>
    </w:p>
    <w:p w14:paraId="1992DC92" w14:textId="7D77084B" w:rsidR="00B433C9" w:rsidRPr="00C35A2C" w:rsidRDefault="00B433C9" w:rsidP="00EB4CFE">
      <w:pPr>
        <w:rPr>
          <w:rtl/>
        </w:rPr>
      </w:pPr>
      <w:r w:rsidRPr="00DE309B">
        <w:rPr>
          <w:rStyle w:val="affff5"/>
          <w:rtl/>
        </w:rPr>
        <w:t>א"ל: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</w:t>
      </w:r>
      <w:r w:rsidR="009007E1">
        <w:rPr>
          <w:rFonts w:hint="cs"/>
          <w:rtl/>
        </w:rPr>
        <w:t>ם</w:t>
      </w:r>
      <w:r w:rsidRPr="00C35A2C">
        <w:rPr>
          <w:rFonts w:hint="cs"/>
          <w:rtl/>
        </w:rPr>
        <w:t xml:space="preserve"> </w:t>
      </w:r>
      <w:r w:rsidR="009007E1">
        <w:rPr>
          <w:rFonts w:hint="cs"/>
          <w:rtl/>
        </w:rPr>
        <w:t>ב</w:t>
      </w:r>
      <w:r w:rsidRPr="00C35A2C">
        <w:rPr>
          <w:rtl/>
        </w:rPr>
        <w:t xml:space="preserve">כולו כשר, </w:t>
      </w:r>
      <w:r w:rsidRPr="00C35A2C">
        <w:rPr>
          <w:rFonts w:hint="cs"/>
          <w:rtl/>
        </w:rPr>
        <w:t>כ</w:t>
      </w:r>
      <w:r w:rsidRPr="00C35A2C">
        <w:rPr>
          <w:rtl/>
        </w:rPr>
        <w:t>"</w:t>
      </w:r>
      <w:r w:rsidRPr="00C35A2C">
        <w:rPr>
          <w:rFonts w:hint="cs"/>
          <w:rtl/>
        </w:rPr>
        <w:t>ש חציו</w:t>
      </w:r>
      <w:r w:rsidR="009007E1">
        <w:rPr>
          <w:rFonts w:hint="cs"/>
          <w:rtl/>
        </w:rPr>
        <w:t>.</w:t>
      </w:r>
    </w:p>
    <w:p w14:paraId="32248D2E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מה:</w:t>
      </w:r>
    </w:p>
    <w:p w14:paraId="3F48E3C5" w14:textId="28D37FAA" w:rsidR="00B433C9" w:rsidRDefault="009007E1" w:rsidP="00EB4CFE">
      <w:pPr>
        <w:pStyle w:val="afffc"/>
        <w:ind w:left="0" w:firstLine="0"/>
        <w:rPr>
          <w:rtl/>
        </w:rPr>
      </w:pPr>
      <w:r>
        <w:rPr>
          <w:rStyle w:val="affff5"/>
          <w:rFonts w:hint="cs"/>
          <w:rtl/>
        </w:rPr>
        <w:t>ואף שר"י</w:t>
      </w:r>
      <w:r w:rsidR="00B433C9" w:rsidRPr="00823680">
        <w:rPr>
          <w:rStyle w:val="affff5"/>
          <w:rtl/>
        </w:rPr>
        <w:t>:</w:t>
      </w:r>
      <w:r w:rsidR="00B433C9">
        <w:rPr>
          <w:rtl/>
        </w:rPr>
        <w:t xml:space="preserve"> מרא דשמעתא</w:t>
      </w:r>
      <w:r w:rsidR="00823680">
        <w:rPr>
          <w:rFonts w:hint="cs"/>
          <w:rtl/>
        </w:rPr>
        <w:t xml:space="preserve"> </w:t>
      </w:r>
      <w:r w:rsidRPr="00EB4CFE">
        <w:rPr>
          <w:rStyle w:val="affff5"/>
          <w:rFonts w:hint="eastAsia"/>
          <w:rtl/>
        </w:rPr>
        <w:t>אמר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="00B433C9" w:rsidRPr="00C35A2C">
        <w:rPr>
          <w:rFonts w:hint="cs"/>
          <w:rtl/>
        </w:rPr>
        <w:t>אין לולד תקנה</w:t>
      </w:r>
      <w:r>
        <w:rPr>
          <w:rFonts w:hint="cs"/>
          <w:rtl/>
        </w:rPr>
        <w:t>!</w:t>
      </w:r>
    </w:p>
    <w:p w14:paraId="6A56D009" w14:textId="4B897699" w:rsidR="00B433C9" w:rsidRDefault="00333AE6" w:rsidP="007C50EB">
      <w:pPr>
        <w:rPr>
          <w:rFonts w:ascii="FontbitDavid" w:hAnsi="FontbitDavid"/>
          <w:sz w:val="32"/>
          <w:rtl/>
        </w:rPr>
      </w:pPr>
      <w:r w:rsidRPr="00EB4CFE">
        <w:rPr>
          <w:rStyle w:val="affff5"/>
          <w:rFonts w:hint="eastAsia"/>
          <w:rtl/>
        </w:rPr>
        <w:t>ואין</w:t>
      </w:r>
      <w:r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לתרץ</w:t>
      </w:r>
      <w:r w:rsidRPr="00EB4CFE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בקי</w:t>
      </w:r>
      <w:r w:rsidR="00DE309B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</w:t>
      </w:r>
      <w:r w:rsidR="00B433C9" w:rsidRPr="00C35A2C">
        <w:rPr>
          <w:rFonts w:ascii="FontbitDavid" w:hAnsi="FontbitDavid" w:hint="cs"/>
          <w:sz w:val="32"/>
          <w:rtl/>
        </w:rPr>
        <w:t xml:space="preserve"> בת ישראל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דצד עבדות משתמש באשת איש</w:t>
      </w:r>
      <w:r>
        <w:rPr>
          <w:rFonts w:ascii="FontbitDavid" w:hAnsi="FontbitDavid" w:hint="cs"/>
          <w:sz w:val="32"/>
          <w:rtl/>
        </w:rPr>
        <w:t>.</w:t>
      </w:r>
    </w:p>
    <w:p w14:paraId="6D43F2CA" w14:textId="4B7D5353" w:rsidR="00333AE6" w:rsidRDefault="00B433C9" w:rsidP="00B55EDF">
      <w:pPr>
        <w:rPr>
          <w:rFonts w:ascii="FontbitDavid" w:hAnsi="FontbitDavid"/>
          <w:sz w:val="32"/>
          <w:rtl/>
        </w:rPr>
      </w:pPr>
      <w:r w:rsidRPr="00823680">
        <w:rPr>
          <w:rStyle w:val="affff5"/>
          <w:rFonts w:hint="cs"/>
          <w:rtl/>
        </w:rPr>
        <w:t>ד</w:t>
      </w:r>
      <w:r w:rsidR="00333AE6">
        <w:rPr>
          <w:rStyle w:val="affff5"/>
          <w:rFonts w:hint="cs"/>
          <w:rtl/>
        </w:rPr>
        <w:t xml:space="preserve">הא </w:t>
      </w:r>
      <w:r w:rsidRPr="00823680">
        <w:rPr>
          <w:rStyle w:val="affff5"/>
          <w:rtl/>
        </w:rPr>
        <w:t>נהרדעי: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הפוסל</w:t>
      </w:r>
      <w:r w:rsidRPr="00C35A2C">
        <w:rPr>
          <w:rFonts w:ascii="FontbitDavid" w:hAnsi="FontbitDavid"/>
          <w:sz w:val="32"/>
          <w:rtl/>
        </w:rPr>
        <w:t xml:space="preserve"> - פוסל א</w:t>
      </w:r>
      <w:r w:rsidR="00333AE6">
        <w:rPr>
          <w:rFonts w:ascii="FontbitDavid" w:hAnsi="FontbitDavid" w:hint="cs"/>
          <w:sz w:val="32"/>
          <w:rtl/>
        </w:rPr>
        <w:t>ף</w:t>
      </w:r>
      <w:r w:rsidRPr="00C35A2C">
        <w:rPr>
          <w:rFonts w:ascii="FontbitDavid" w:hAnsi="FontbitDavid"/>
          <w:sz w:val="32"/>
          <w:rtl/>
        </w:rPr>
        <w:t xml:space="preserve"> בפנויה, </w:t>
      </w:r>
      <w:r w:rsidR="00333AE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המכשיר</w:t>
      </w:r>
      <w:r w:rsidRPr="00C35A2C">
        <w:rPr>
          <w:rFonts w:ascii="FontbitDavid" w:hAnsi="FontbitDavid"/>
          <w:sz w:val="32"/>
          <w:rtl/>
        </w:rPr>
        <w:t xml:space="preserve"> - </w:t>
      </w:r>
      <w:r w:rsidR="00AB43C5">
        <w:rPr>
          <w:rFonts w:ascii="FontbitDavid" w:hAnsi="FontbitDavid"/>
          <w:sz w:val="32"/>
          <w:rtl/>
        </w:rPr>
        <w:t>אף</w:t>
      </w:r>
      <w:r w:rsidRPr="00C35A2C">
        <w:rPr>
          <w:rFonts w:ascii="FontbitDavid" w:hAnsi="FontbitDavid"/>
          <w:sz w:val="32"/>
          <w:rtl/>
        </w:rPr>
        <w:t xml:space="preserve"> בא</w:t>
      </w:r>
      <w:r w:rsidR="00333AE6">
        <w:rPr>
          <w:rFonts w:ascii="FontbitDavid" w:hAnsi="FontbitDavid" w:hint="cs"/>
          <w:sz w:val="32"/>
          <w:rtl/>
        </w:rPr>
        <w:t>"</w:t>
      </w:r>
      <w:r w:rsidRPr="00C35A2C">
        <w:rPr>
          <w:rFonts w:ascii="FontbitDavid" w:hAnsi="FontbitDavid"/>
          <w:sz w:val="32"/>
          <w:rtl/>
        </w:rPr>
        <w:t>א</w:t>
      </w:r>
      <w:r w:rsidR="00333AE6">
        <w:rPr>
          <w:rFonts w:ascii="FontbitDavid" w:hAnsi="FontbitDavid" w:hint="cs"/>
          <w:sz w:val="32"/>
          <w:rtl/>
        </w:rPr>
        <w:t>.</w:t>
      </w:r>
      <w:r w:rsidRPr="00C35A2C">
        <w:rPr>
          <w:rFonts w:ascii="FontbitDavid" w:hAnsi="FontbitDavid"/>
          <w:sz w:val="32"/>
          <w:rtl/>
        </w:rPr>
        <w:t xml:space="preserve"> </w:t>
      </w:r>
    </w:p>
    <w:p w14:paraId="1F77D073" w14:textId="0695D9AD" w:rsidR="00B433C9" w:rsidRDefault="00B433C9" w:rsidP="00B55EDF">
      <w:pPr>
        <w:ind w:hanging="1"/>
        <w:rPr>
          <w:rFonts w:ascii="FontbitDavid" w:hAnsi="FontbitDavid"/>
          <w:sz w:val="32"/>
          <w:rtl/>
        </w:rPr>
      </w:pPr>
      <w:r w:rsidRPr="00823680">
        <w:rPr>
          <w:rStyle w:val="affff5"/>
          <w:rtl/>
        </w:rPr>
        <w:t>ד</w:t>
      </w:r>
      <w:r w:rsidR="0097152B">
        <w:rPr>
          <w:rStyle w:val="affff5"/>
          <w:rtl/>
        </w:rPr>
        <w:t>פוסל</w:t>
      </w:r>
      <w:r w:rsidRPr="00823680">
        <w:rPr>
          <w:rStyle w:val="affff5"/>
          <w:rtl/>
        </w:rPr>
        <w:t xml:space="preserve"> סבר</w:t>
      </w:r>
      <w:r w:rsidRPr="00C35A2C">
        <w:rPr>
          <w:rFonts w:ascii="FontbitDavid" w:hAnsi="FontbitDavid"/>
          <w:sz w:val="32"/>
          <w:rtl/>
        </w:rPr>
        <w:t xml:space="preserve">: מה </w:t>
      </w:r>
      <w:r w:rsidRPr="00EB4CFE">
        <w:rPr>
          <w:rStyle w:val="affff1"/>
          <w:rtl/>
        </w:rPr>
        <w:t>אשת אב</w:t>
      </w:r>
      <w:r w:rsidRPr="00C35A2C">
        <w:rPr>
          <w:rFonts w:ascii="FontbitDavid" w:hAnsi="FontbitDavid"/>
          <w:sz w:val="32"/>
          <w:rtl/>
        </w:rPr>
        <w:t xml:space="preserve"> דלא תפסי קדושין</w:t>
      </w:r>
      <w:r w:rsidRPr="00DE309B">
        <w:rPr>
          <w:rStyle w:val="affff8"/>
          <w:rtl/>
        </w:rPr>
        <w:t xml:space="preserve"> </w:t>
      </w:r>
      <w:r w:rsidR="008D3A0E">
        <w:rPr>
          <w:rStyle w:val="affff8"/>
          <w:rFonts w:hint="cs"/>
          <w:rtl/>
        </w:rPr>
        <w:t xml:space="preserve">- </w:t>
      </w:r>
      <w:r w:rsidRPr="00DE309B">
        <w:rPr>
          <w:rStyle w:val="affff8"/>
          <w:rtl/>
        </w:rPr>
        <w:t xml:space="preserve">ממזר, </w:t>
      </w:r>
      <w:r w:rsidRPr="00C35A2C">
        <w:rPr>
          <w:rFonts w:ascii="FontbitDavid" w:hAnsi="FontbitDavid"/>
          <w:sz w:val="32"/>
          <w:rtl/>
        </w:rPr>
        <w:t>אף כל</w:t>
      </w:r>
      <w:r w:rsidR="00333AE6">
        <w:rPr>
          <w:rFonts w:ascii="FontbitDavid" w:hAnsi="FontbitDavid" w:hint="cs"/>
          <w:sz w:val="32"/>
          <w:rtl/>
        </w:rPr>
        <w:t>..</w:t>
      </w:r>
    </w:p>
    <w:p w14:paraId="27CD056F" w14:textId="5F97BFB4" w:rsidR="00333AE6" w:rsidRDefault="00B433C9" w:rsidP="00B55EDF">
      <w:pPr>
        <w:rPr>
          <w:rFonts w:ascii="FontbitDavid" w:hAnsi="FontbitDavid"/>
          <w:sz w:val="32"/>
          <w:rtl/>
        </w:rPr>
      </w:pPr>
      <w:r w:rsidRPr="00823680">
        <w:rPr>
          <w:rStyle w:val="affff5"/>
          <w:rtl/>
        </w:rPr>
        <w:t>דמכשר סבר</w:t>
      </w:r>
      <w:r w:rsidRPr="00C35A2C">
        <w:rPr>
          <w:rFonts w:ascii="FontbitDavid" w:hAnsi="FontbitDavid"/>
          <w:sz w:val="32"/>
          <w:rtl/>
        </w:rPr>
        <w:t xml:space="preserve">: מה </w:t>
      </w:r>
      <w:r w:rsidRPr="00EB4CFE">
        <w:rPr>
          <w:rStyle w:val="affff1"/>
          <w:rtl/>
        </w:rPr>
        <w:t xml:space="preserve">אשת אב </w:t>
      </w:r>
      <w:r w:rsidR="00333AE6">
        <w:rPr>
          <w:rFonts w:ascii="FontbitDavid" w:hAnsi="FontbitDavid" w:hint="cs"/>
          <w:sz w:val="32"/>
          <w:rtl/>
        </w:rPr>
        <w:t>דל</w:t>
      </w:r>
      <w:r w:rsidR="0097152B">
        <w:rPr>
          <w:rFonts w:ascii="FontbitDavid" w:hAnsi="FontbitDavid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 xml:space="preserve"> לא תפסי </w:t>
      </w:r>
      <w:r w:rsidR="00333AE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לאחריני תפסי</w:t>
      </w:r>
      <w:r w:rsidR="00333AE6">
        <w:rPr>
          <w:rFonts w:ascii="FontbitDavid" w:hAnsi="FontbitDavid" w:hint="cs"/>
          <w:sz w:val="32"/>
          <w:rtl/>
        </w:rPr>
        <w:t>, אף כל..</w:t>
      </w:r>
    </w:p>
    <w:p w14:paraId="40C20A66" w14:textId="3682445F" w:rsidR="00B433C9" w:rsidRPr="00C35A2C" w:rsidRDefault="00333AE6" w:rsidP="00B55EDF">
      <w:pPr>
        <w:pStyle w:val="afffc"/>
        <w:ind w:left="0"/>
        <w:rPr>
          <w:rtl/>
        </w:rPr>
      </w:pPr>
      <w:r>
        <w:rPr>
          <w:rFonts w:ascii="FontbitDavid" w:hAnsi="FontbitDavid"/>
          <w:rtl/>
        </w:rPr>
        <w:tab/>
      </w:r>
      <w:r w:rsidR="00B433C9" w:rsidRPr="00823680">
        <w:rPr>
          <w:rStyle w:val="affff5"/>
          <w:rtl/>
        </w:rPr>
        <w:t>אלא</w:t>
      </w:r>
      <w:r>
        <w:rPr>
          <w:rFonts w:hint="cs"/>
          <w:rtl/>
        </w:rPr>
        <w:t>:</w:t>
      </w:r>
      <w:r w:rsidR="00B433C9" w:rsidRPr="00C35A2C">
        <w:rPr>
          <w:rFonts w:hint="cs"/>
          <w:rtl/>
        </w:rPr>
        <w:t xml:space="preserve"> </w:t>
      </w:r>
      <w:r w:rsidRPr="00E443C4">
        <w:rPr>
          <w:rFonts w:hint="cs"/>
          <w:rtl/>
        </w:rPr>
        <w:t>ב</w:t>
      </w:r>
      <w:r w:rsidR="00B433C9" w:rsidRPr="00E443C4">
        <w:rPr>
          <w:rtl/>
        </w:rPr>
        <w:t xml:space="preserve">בא על </w:t>
      </w:r>
      <w:r w:rsidR="00B433C9" w:rsidRPr="00D1637C">
        <w:rPr>
          <w:rFonts w:cs="PFT_Frank"/>
          <w:b/>
          <w:bCs/>
          <w:szCs w:val="14"/>
          <w:rtl/>
        </w:rPr>
        <w:t>א</w:t>
      </w:r>
      <w:r w:rsidRPr="00D1637C">
        <w:rPr>
          <w:rFonts w:cs="PFT_Frank"/>
          <w:b/>
          <w:bCs/>
          <w:szCs w:val="14"/>
          <w:rtl/>
        </w:rPr>
        <w:t>"</w:t>
      </w:r>
      <w:r w:rsidR="00B433C9" w:rsidRPr="00D1637C">
        <w:rPr>
          <w:rFonts w:cs="PFT_Frank"/>
          <w:b/>
          <w:bCs/>
          <w:szCs w:val="14"/>
          <w:rtl/>
        </w:rPr>
        <w:t>א</w:t>
      </w:r>
      <w:r w:rsidR="00B433C9" w:rsidRPr="00C35A2C">
        <w:rPr>
          <w:rtl/>
        </w:rPr>
        <w:t xml:space="preserve">, </w:t>
      </w:r>
      <w:r>
        <w:rPr>
          <w:rFonts w:hint="cs"/>
          <w:rtl/>
        </w:rPr>
        <w:t>ד</w:t>
      </w:r>
      <w:r w:rsidR="00B433C9" w:rsidRPr="00C35A2C">
        <w:rPr>
          <w:rtl/>
        </w:rPr>
        <w:t>צד חירות משתמש בא</w:t>
      </w:r>
      <w:r>
        <w:rPr>
          <w:rFonts w:hint="cs"/>
          <w:rtl/>
        </w:rPr>
        <w:t>"</w:t>
      </w:r>
      <w:r w:rsidR="00B433C9" w:rsidRPr="00C35A2C">
        <w:rPr>
          <w:rtl/>
        </w:rPr>
        <w:t>א</w:t>
      </w:r>
      <w:r w:rsidRPr="00EB4CFE">
        <w:rPr>
          <w:rStyle w:val="affff8"/>
          <w:rtl/>
        </w:rPr>
        <w:t xml:space="preserve"> כשאר ישראל בא"א</w:t>
      </w:r>
      <w:r w:rsidR="00B433C9" w:rsidRPr="00EB4CFE">
        <w:rPr>
          <w:rStyle w:val="affff8"/>
          <w:rtl/>
        </w:rPr>
        <w:t>.</w:t>
      </w:r>
    </w:p>
    <w:p w14:paraId="6F15AF3D" w14:textId="66C1D321" w:rsidR="00B433C9" w:rsidRDefault="00B433C9" w:rsidP="00B55EDF">
      <w:pPr>
        <w:rPr>
          <w:rFonts w:ascii="FontbitDavid" w:hAnsi="FontbitDavid"/>
          <w:sz w:val="32"/>
          <w:rtl/>
        </w:rPr>
      </w:pPr>
      <w:r w:rsidRPr="00823680">
        <w:rPr>
          <w:rStyle w:val="affff5"/>
          <w:rtl/>
        </w:rPr>
        <w:t xml:space="preserve">רבינא </w:t>
      </w:r>
      <w:r w:rsidR="00333AE6">
        <w:rPr>
          <w:rStyle w:val="affff5"/>
          <w:rFonts w:hint="cs"/>
          <w:rtl/>
        </w:rPr>
        <w:t>מ</w:t>
      </w:r>
      <w:r w:rsidRPr="00823680">
        <w:rPr>
          <w:rStyle w:val="affff5"/>
          <w:rtl/>
        </w:rPr>
        <w:t>ר</w:t>
      </w:r>
      <w:r w:rsidR="00333AE6">
        <w:rPr>
          <w:rStyle w:val="affff5"/>
          <w:rFonts w:hint="cs"/>
          <w:rtl/>
        </w:rPr>
        <w:t>"</w:t>
      </w:r>
      <w:r w:rsidRPr="00823680">
        <w:rPr>
          <w:rStyle w:val="affff5"/>
          <w:rtl/>
        </w:rPr>
        <w:t>ג</w:t>
      </w:r>
      <w:r w:rsidRPr="00C35A2C">
        <w:rPr>
          <w:rFonts w:ascii="FontbitDavid" w:hAnsi="FontbitDavid"/>
          <w:sz w:val="32"/>
          <w:rtl/>
        </w:rPr>
        <w:t xml:space="preserve">: </w:t>
      </w:r>
      <w:r w:rsidRPr="00823680">
        <w:rPr>
          <w:rStyle w:val="affff5"/>
          <w:rFonts w:hint="cs"/>
          <w:rtl/>
        </w:rPr>
        <w:t>ריב</w:t>
      </w:r>
      <w:r w:rsidRPr="00823680">
        <w:rPr>
          <w:rStyle w:val="affff5"/>
          <w:rtl/>
        </w:rPr>
        <w:t>"</w:t>
      </w:r>
      <w:r w:rsidRPr="00823680">
        <w:rPr>
          <w:rStyle w:val="affff5"/>
          <w:rFonts w:hint="cs"/>
          <w:rtl/>
        </w:rPr>
        <w:t>א</w:t>
      </w:r>
      <w:r w:rsidRPr="00C35A2C">
        <w:rPr>
          <w:rFonts w:ascii="FontbitDavid" w:hAnsi="FontbitDavid" w:hint="cs"/>
          <w:sz w:val="32"/>
          <w:rtl/>
        </w:rPr>
        <w:t xml:space="preserve"> בפנויה הכשיר, באשת איש פסל.</w:t>
      </w:r>
    </w:p>
    <w:p w14:paraId="2178F8F5" w14:textId="11544C08" w:rsidR="00333AE6" w:rsidRDefault="00B433C9" w:rsidP="00333AE6">
      <w:pPr>
        <w:rPr>
          <w:rFonts w:ascii="FontbitDavid" w:hAnsi="FontbitDavid"/>
          <w:sz w:val="32"/>
          <w:rtl/>
        </w:rPr>
      </w:pPr>
      <w:r w:rsidRPr="00823680">
        <w:rPr>
          <w:rStyle w:val="affff5"/>
          <w:rtl/>
        </w:rPr>
        <w:t>א</w:t>
      </w:r>
      <w:r w:rsidR="00333AE6">
        <w:rPr>
          <w:rStyle w:val="affff5"/>
          <w:rFonts w:hint="cs"/>
          <w:rtl/>
        </w:rPr>
        <w:t>בל</w:t>
      </w:r>
      <w:r w:rsidRPr="00823680">
        <w:rPr>
          <w:rStyle w:val="affff5"/>
          <w:rtl/>
        </w:rPr>
        <w:t xml:space="preserve"> </w:t>
      </w:r>
      <w:r w:rsidR="00333AE6">
        <w:rPr>
          <w:rStyle w:val="affff5"/>
          <w:rFonts w:hint="cs"/>
          <w:rtl/>
        </w:rPr>
        <w:t>לר"</w:t>
      </w:r>
      <w:r w:rsidRPr="00823680">
        <w:rPr>
          <w:rStyle w:val="affff5"/>
          <w:rtl/>
        </w:rPr>
        <w:t>ש</w:t>
      </w:r>
      <w:r w:rsidRPr="00AC7749">
        <w:rPr>
          <w:rFonts w:ascii="FontbitDavid" w:hAnsi="FontbitDavid"/>
          <w:spacing w:val="-4"/>
          <w:sz w:val="32"/>
          <w:rtl/>
        </w:rPr>
        <w:t xml:space="preserve"> </w:t>
      </w:r>
      <w:r w:rsidR="00333AE6">
        <w:rPr>
          <w:rStyle w:val="affff5"/>
          <w:rFonts w:hint="cs"/>
          <w:rtl/>
        </w:rPr>
        <w:t>מר"</w:t>
      </w:r>
      <w:r w:rsidRPr="00823680">
        <w:rPr>
          <w:rStyle w:val="affff5"/>
          <w:rtl/>
        </w:rPr>
        <w:t>ג:</w:t>
      </w:r>
      <w:r w:rsidRPr="00AC7749">
        <w:rPr>
          <w:rFonts w:ascii="FontbitDavid" w:hAnsi="FontbitDavid"/>
          <w:spacing w:val="-4"/>
          <w:sz w:val="32"/>
          <w:rtl/>
        </w:rPr>
        <w:t xml:space="preserve"> </w:t>
      </w:r>
      <w:r w:rsidRPr="00823680">
        <w:rPr>
          <w:rStyle w:val="affff5"/>
          <w:rFonts w:hint="cs"/>
          <w:rtl/>
        </w:rPr>
        <w:t>ריב</w:t>
      </w:r>
      <w:r w:rsidRPr="00823680">
        <w:rPr>
          <w:rStyle w:val="affff5"/>
          <w:rtl/>
        </w:rPr>
        <w:t>"</w:t>
      </w:r>
      <w:r w:rsidRPr="00823680">
        <w:rPr>
          <w:rStyle w:val="affff5"/>
          <w:rFonts w:hint="cs"/>
          <w:rtl/>
        </w:rPr>
        <w:t>ז</w:t>
      </w:r>
      <w:r w:rsidRPr="00AC7749">
        <w:rPr>
          <w:rFonts w:ascii="FontbitDavid" w:hAnsi="FontbitDavid" w:hint="cs"/>
          <w:spacing w:val="-4"/>
          <w:sz w:val="32"/>
          <w:rtl/>
        </w:rPr>
        <w:t xml:space="preserve"> הכשיר </w:t>
      </w:r>
      <w:r w:rsidRPr="00AC7749">
        <w:rPr>
          <w:rFonts w:ascii="FontbitDavid" w:hAnsi="FontbitDavid"/>
          <w:spacing w:val="-4"/>
          <w:sz w:val="32"/>
          <w:rtl/>
        </w:rPr>
        <w:t>ב</w:t>
      </w:r>
      <w:r w:rsidR="00333AE6">
        <w:rPr>
          <w:rFonts w:ascii="FontbitDavid" w:hAnsi="FontbitDavid" w:hint="cs"/>
          <w:spacing w:val="-4"/>
          <w:sz w:val="32"/>
          <w:rtl/>
        </w:rPr>
        <w:t>שניהם,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333AE6">
        <w:rPr>
          <w:rStyle w:val="affff5"/>
          <w:rFonts w:hint="cs"/>
          <w:rtl/>
        </w:rPr>
        <w:t xml:space="preserve">וכן </w:t>
      </w:r>
      <w:r w:rsidRPr="00823680">
        <w:rPr>
          <w:rStyle w:val="affff5"/>
          <w:rtl/>
        </w:rPr>
        <w:t>אמימר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הכשיר ב</w:t>
      </w:r>
      <w:r w:rsidR="00333AE6">
        <w:rPr>
          <w:rFonts w:ascii="FontbitDavid" w:hAnsi="FontbitDavid" w:hint="cs"/>
          <w:sz w:val="32"/>
          <w:rtl/>
        </w:rPr>
        <w:t>שניהם.</w:t>
      </w:r>
      <w:r w:rsidRPr="00C35A2C">
        <w:rPr>
          <w:rFonts w:ascii="FontbitDavid" w:hAnsi="FontbitDavid" w:hint="cs"/>
          <w:sz w:val="32"/>
          <w:rtl/>
        </w:rPr>
        <w:t xml:space="preserve"> </w:t>
      </w:r>
    </w:p>
    <w:p w14:paraId="29FF9DD4" w14:textId="513F7CE1" w:rsidR="00333AE6" w:rsidRDefault="00333AE6" w:rsidP="00615A60">
      <w:pPr>
        <w:pStyle w:val="affff2"/>
        <w:rPr>
          <w:rtl/>
        </w:rPr>
      </w:pPr>
      <w:bookmarkStart w:id="466" w:name="_Toc119172802"/>
      <w:bookmarkStart w:id="467" w:name="_Toc119229892"/>
      <w:r>
        <w:rPr>
          <w:rFonts w:hint="cs"/>
          <w:rtl/>
        </w:rPr>
        <w:t>פסק ההלכה</w:t>
      </w:r>
      <w:bookmarkEnd w:id="466"/>
      <w:bookmarkEnd w:id="467"/>
    </w:p>
    <w:p w14:paraId="4F085158" w14:textId="378B2DB8" w:rsidR="00B433C9" w:rsidRPr="00EB4CFE" w:rsidRDefault="00B433C9" w:rsidP="007C50EB">
      <w:pPr>
        <w:rPr>
          <w:rtl/>
        </w:rPr>
      </w:pPr>
      <w:r w:rsidRPr="00EB4CFE">
        <w:rPr>
          <w:rStyle w:val="affff5"/>
          <w:rtl/>
        </w:rPr>
        <w:t xml:space="preserve">הלכתא: </w:t>
      </w:r>
      <w:r w:rsidR="00333AE6">
        <w:rPr>
          <w:rFonts w:hint="cs"/>
          <w:rtl/>
        </w:rPr>
        <w:t>גוי</w:t>
      </w:r>
      <w:r w:rsidRPr="00EB4CFE">
        <w:rPr>
          <w:rtl/>
        </w:rPr>
        <w:t xml:space="preserve"> ועבד על בת ישראל </w:t>
      </w:r>
      <w:r w:rsidRPr="00D1637C">
        <w:rPr>
          <w:rFonts w:cs="PFT_Frank"/>
          <w:b/>
          <w:bCs/>
          <w:szCs w:val="14"/>
          <w:rtl/>
        </w:rPr>
        <w:t>ולד כשר</w:t>
      </w:r>
      <w:r w:rsidRPr="00EB4CFE">
        <w:rPr>
          <w:rtl/>
        </w:rPr>
        <w:t xml:space="preserve">, בין </w:t>
      </w:r>
      <w:r w:rsidRPr="00D1637C">
        <w:rPr>
          <w:rFonts w:cs="PFT_Frank"/>
          <w:b/>
          <w:bCs/>
          <w:szCs w:val="14"/>
          <w:rtl/>
        </w:rPr>
        <w:t>בפנויה</w:t>
      </w:r>
      <w:r w:rsidRPr="00EB4CFE">
        <w:rPr>
          <w:rtl/>
        </w:rPr>
        <w:t xml:space="preserve"> בין </w:t>
      </w:r>
      <w:r w:rsidRPr="00D1637C">
        <w:rPr>
          <w:rFonts w:cs="PFT_Frank"/>
          <w:b/>
          <w:bCs/>
          <w:szCs w:val="14"/>
          <w:rtl/>
        </w:rPr>
        <w:t>בא</w:t>
      </w:r>
      <w:r w:rsidR="00333AE6" w:rsidRPr="00D1637C">
        <w:rPr>
          <w:rFonts w:cs="PFT_Frank"/>
          <w:b/>
          <w:bCs/>
          <w:szCs w:val="14"/>
          <w:rtl/>
        </w:rPr>
        <w:t>"</w:t>
      </w:r>
      <w:r w:rsidRPr="00D1637C">
        <w:rPr>
          <w:rFonts w:cs="PFT_Frank"/>
          <w:b/>
          <w:bCs/>
          <w:szCs w:val="14"/>
          <w:rtl/>
        </w:rPr>
        <w:t>א</w:t>
      </w:r>
      <w:r w:rsidRPr="00EB4CFE">
        <w:rPr>
          <w:rtl/>
        </w:rPr>
        <w:t>.</w:t>
      </w:r>
    </w:p>
    <w:p w14:paraId="719C4840" w14:textId="5DE1BE6B" w:rsidR="00B433C9" w:rsidRPr="00062827" w:rsidRDefault="00B433C9" w:rsidP="008D3A0E">
      <w:pPr>
        <w:rPr>
          <w:spacing w:val="-6"/>
          <w:rtl/>
        </w:rPr>
      </w:pPr>
      <w:r w:rsidRPr="00062827">
        <w:rPr>
          <w:rStyle w:val="affff5"/>
          <w:spacing w:val="-6"/>
          <w:rtl/>
        </w:rPr>
        <w:t>רבא</w:t>
      </w:r>
      <w:r w:rsidR="00333AE6" w:rsidRPr="00062827">
        <w:rPr>
          <w:rStyle w:val="affff5"/>
          <w:rFonts w:hint="cs"/>
          <w:spacing w:val="-6"/>
          <w:rtl/>
        </w:rPr>
        <w:t>:</w:t>
      </w:r>
      <w:r w:rsidRPr="00062827">
        <w:rPr>
          <w:rFonts w:ascii="FontbitDavid" w:hAnsi="FontbitDavid"/>
          <w:spacing w:val="-6"/>
          <w:sz w:val="32"/>
          <w:rtl/>
        </w:rPr>
        <w:t xml:space="preserve"> </w:t>
      </w:r>
      <w:r w:rsidRPr="00062827">
        <w:rPr>
          <w:rFonts w:ascii="FontbitDavid" w:hAnsi="FontbitDavid" w:hint="cs"/>
          <w:spacing w:val="-6"/>
          <w:sz w:val="32"/>
          <w:rtl/>
        </w:rPr>
        <w:t xml:space="preserve">הכשיר </w:t>
      </w:r>
      <w:r w:rsidRPr="00062827">
        <w:rPr>
          <w:rStyle w:val="affff5"/>
          <w:rFonts w:hint="cs"/>
          <w:spacing w:val="-6"/>
          <w:rtl/>
        </w:rPr>
        <w:t>לרמב</w:t>
      </w:r>
      <w:r w:rsidRPr="00062827">
        <w:rPr>
          <w:rStyle w:val="affff5"/>
          <w:spacing w:val="-6"/>
          <w:rtl/>
        </w:rPr>
        <w:t>"</w:t>
      </w:r>
      <w:r w:rsidRPr="00062827">
        <w:rPr>
          <w:rStyle w:val="affff5"/>
          <w:rFonts w:hint="cs"/>
          <w:spacing w:val="-6"/>
          <w:rtl/>
        </w:rPr>
        <w:t>ח</w:t>
      </w:r>
      <w:r w:rsidRPr="00062827">
        <w:rPr>
          <w:rFonts w:ascii="FontbitDavid" w:hAnsi="FontbitDavid" w:hint="cs"/>
          <w:spacing w:val="-6"/>
          <w:sz w:val="32"/>
          <w:rtl/>
        </w:rPr>
        <w:t xml:space="preserve"> ומנהו גבאי</w:t>
      </w:r>
      <w:r w:rsidRPr="00062827">
        <w:rPr>
          <w:rFonts w:ascii="FontbitDavid" w:hAnsi="FontbitDavid"/>
          <w:spacing w:val="-6"/>
          <w:sz w:val="32"/>
          <w:rtl/>
        </w:rPr>
        <w:t>,</w:t>
      </w:r>
      <w:r w:rsidRPr="00062827">
        <w:rPr>
          <w:rFonts w:hint="cs"/>
          <w:spacing w:val="-6"/>
          <w:rtl/>
        </w:rPr>
        <w:t xml:space="preserve"> כיון שאמו מישראל קרי </w:t>
      </w:r>
      <w:r w:rsidRPr="00062827">
        <w:rPr>
          <w:rStyle w:val="affff1"/>
          <w:rFonts w:hint="eastAsia"/>
          <w:spacing w:val="-6"/>
          <w:rtl/>
        </w:rPr>
        <w:t>מקרב</w:t>
      </w:r>
      <w:r w:rsidRPr="00062827">
        <w:rPr>
          <w:rStyle w:val="affff1"/>
          <w:spacing w:val="-6"/>
          <w:rtl/>
        </w:rPr>
        <w:t xml:space="preserve"> </w:t>
      </w:r>
      <w:r w:rsidRPr="00062827">
        <w:rPr>
          <w:rStyle w:val="affff1"/>
          <w:rFonts w:hint="eastAsia"/>
          <w:spacing w:val="-6"/>
          <w:rtl/>
        </w:rPr>
        <w:t>אחיך</w:t>
      </w:r>
      <w:r w:rsidR="00333AE6" w:rsidRPr="00062827">
        <w:rPr>
          <w:rStyle w:val="affff1"/>
          <w:rFonts w:hint="cs"/>
          <w:spacing w:val="-6"/>
          <w:rtl/>
        </w:rPr>
        <w:t>.</w:t>
      </w:r>
      <w:r w:rsidR="00333AE6" w:rsidRPr="00062827">
        <w:rPr>
          <w:rFonts w:hint="cs"/>
          <w:spacing w:val="-6"/>
          <w:rtl/>
        </w:rPr>
        <w:t xml:space="preserve"> </w:t>
      </w:r>
    </w:p>
    <w:p w14:paraId="5BBA0DB8" w14:textId="6D75820E" w:rsidR="00333AE6" w:rsidRPr="008D3A0E" w:rsidRDefault="00333AE6" w:rsidP="00615A60">
      <w:pPr>
        <w:pStyle w:val="affff2"/>
        <w:rPr>
          <w:rtl/>
        </w:rPr>
      </w:pPr>
      <w:bookmarkStart w:id="468" w:name="_Toc119172803"/>
      <w:bookmarkStart w:id="469" w:name="_Toc119229893"/>
      <w:r w:rsidRPr="008D3A0E">
        <w:rPr>
          <w:rFonts w:hint="cs"/>
          <w:rtl/>
        </w:rPr>
        <w:lastRenderedPageBreak/>
        <w:t>טבילת גרים ועבדים</w:t>
      </w:r>
      <w:bookmarkEnd w:id="468"/>
      <w:bookmarkEnd w:id="469"/>
    </w:p>
    <w:p w14:paraId="54515F7D" w14:textId="6E8D8AFF" w:rsidR="00C84E6A" w:rsidRDefault="007179F8" w:rsidP="00B55EDF">
      <w:pPr>
        <w:rPr>
          <w:rStyle w:val="affff8"/>
          <w:rtl/>
        </w:rPr>
      </w:pPr>
      <w:r w:rsidRPr="007179F8">
        <w:rPr>
          <w:b/>
          <w:bCs/>
          <w:szCs w:val="16"/>
          <w:rtl/>
        </w:rPr>
        <w:t>•</w:t>
      </w:r>
      <w:r w:rsidR="00B433C9"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B433C9" w:rsidRPr="00823680">
        <w:rPr>
          <w:rStyle w:val="affff5"/>
          <w:rtl/>
        </w:rPr>
        <w:t>עבד</w:t>
      </w:r>
      <w:r w:rsidR="00B433C9" w:rsidRPr="00823680">
        <w:rPr>
          <w:rStyle w:val="affff5"/>
          <w:rFonts w:hint="cs"/>
          <w:rtl/>
        </w:rPr>
        <w:t xml:space="preserve"> רחב</w:t>
      </w:r>
      <w:r w:rsidR="00B433C9" w:rsidRPr="00823680">
        <w:rPr>
          <w:rStyle w:val="affff5"/>
          <w:rtl/>
        </w:rPr>
        <w:t>"</w:t>
      </w:r>
      <w:r w:rsidR="00B433C9" w:rsidRPr="00823680">
        <w:rPr>
          <w:rStyle w:val="affff5"/>
          <w:rFonts w:hint="cs"/>
          <w:rtl/>
        </w:rPr>
        <w:t>א</w:t>
      </w:r>
      <w:r w:rsidR="00B433C9" w:rsidRPr="00C35A2C">
        <w:rPr>
          <w:rFonts w:ascii="FontbitDavid" w:hAnsi="FontbitDavid" w:hint="cs"/>
          <w:sz w:val="32"/>
          <w:rtl/>
        </w:rPr>
        <w:t xml:space="preserve"> הטביל </w:t>
      </w:r>
      <w:r w:rsidR="00C84E6A">
        <w:rPr>
          <w:rFonts w:ascii="FontbitDavid" w:hAnsi="FontbitDavid" w:hint="cs"/>
          <w:sz w:val="32"/>
          <w:rtl/>
        </w:rPr>
        <w:t>נכרית</w:t>
      </w:r>
      <w:r w:rsidR="00A92A5A">
        <w:rPr>
          <w:rFonts w:ascii="FontbitDavid" w:hAnsi="FontbitDavid" w:hint="cs"/>
          <w:sz w:val="32"/>
          <w:rtl/>
        </w:rPr>
        <w:t xml:space="preserve"> בשבילו</w:t>
      </w:r>
      <w:r w:rsidR="00B433C9" w:rsidRPr="00C35A2C">
        <w:rPr>
          <w:rFonts w:ascii="FontbitDavid" w:hAnsi="FontbitDavid" w:hint="cs"/>
          <w:sz w:val="32"/>
          <w:rtl/>
        </w:rPr>
        <w:t xml:space="preserve"> לאישות</w:t>
      </w:r>
      <w:r w:rsidR="00C84E6A" w:rsidRPr="00EB4CFE">
        <w:rPr>
          <w:rStyle w:val="affff8"/>
          <w:rtl/>
        </w:rPr>
        <w:t xml:space="preserve"> </w:t>
      </w:r>
      <w:r w:rsidR="00A92A5A" w:rsidRPr="00EB4CFE">
        <w:rPr>
          <w:rStyle w:val="affff8"/>
          <w:rFonts w:hint="eastAsia"/>
          <w:rtl/>
        </w:rPr>
        <w:t>טבילת</w:t>
      </w:r>
      <w:r w:rsidR="00A92A5A" w:rsidRPr="00EB4CFE">
        <w:rPr>
          <w:rStyle w:val="affff8"/>
          <w:rtl/>
        </w:rPr>
        <w:t xml:space="preserve"> </w:t>
      </w:r>
      <w:r w:rsidR="00C84E6A" w:rsidRPr="00EB4CFE">
        <w:rPr>
          <w:rStyle w:val="affff8"/>
          <w:rFonts w:hint="eastAsia"/>
          <w:rtl/>
        </w:rPr>
        <w:t>נידה</w:t>
      </w:r>
      <w:r w:rsidR="00B433C9" w:rsidRPr="00EB4CFE">
        <w:rPr>
          <w:rStyle w:val="affff8"/>
          <w:rtl/>
        </w:rPr>
        <w:t>,</w:t>
      </w:r>
    </w:p>
    <w:p w14:paraId="1E204610" w14:textId="43E7F98A" w:rsidR="00C84E6A" w:rsidRDefault="00A92A5A" w:rsidP="00A92A5A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 </w:t>
      </w:r>
      <w:r w:rsidR="00B433C9" w:rsidRPr="00823680">
        <w:rPr>
          <w:rStyle w:val="affff5"/>
          <w:rFonts w:hint="cs"/>
          <w:rtl/>
        </w:rPr>
        <w:t>אמר ריו</w:t>
      </w:r>
      <w:r w:rsidR="00C84E6A">
        <w:rPr>
          <w:rStyle w:val="affff5"/>
          <w:rFonts w:hint="cs"/>
          <w:rtl/>
        </w:rPr>
        <w:t>"</w:t>
      </w:r>
      <w:r w:rsidR="00B433C9" w:rsidRPr="00823680">
        <w:rPr>
          <w:rStyle w:val="affff5"/>
          <w:rFonts w:hint="cs"/>
          <w:rtl/>
        </w:rPr>
        <w:t>ס</w:t>
      </w:r>
      <w:r w:rsidR="00C84E6A">
        <w:rPr>
          <w:rFonts w:ascii="FontbitDavid" w:hAnsi="FontbitDavid" w:hint="cs"/>
          <w:sz w:val="32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C84E6A" w:rsidRPr="00D1637C">
        <w:rPr>
          <w:rFonts w:cs="PFT_Frank" w:hint="eastAsia"/>
          <w:b/>
          <w:bCs/>
          <w:szCs w:val="14"/>
          <w:rtl/>
        </w:rPr>
        <w:t>היא</w:t>
      </w:r>
      <w:r w:rsidR="00C84E6A" w:rsidRPr="00D1637C">
        <w:rPr>
          <w:rFonts w:cs="PFT_Frank"/>
          <w:b/>
          <w:bCs/>
          <w:szCs w:val="14"/>
          <w:rtl/>
        </w:rPr>
        <w:t xml:space="preserve"> </w:t>
      </w:r>
      <w:r w:rsidR="00C84E6A">
        <w:rPr>
          <w:rFonts w:hint="cs"/>
          <w:rtl/>
        </w:rPr>
        <w:t>כשרה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="00B433C9" w:rsidRPr="00823680">
        <w:rPr>
          <w:rStyle w:val="affff5"/>
          <w:rtl/>
        </w:rPr>
        <w:t>כדרב אסי</w:t>
      </w:r>
      <w:r w:rsidR="00B433C9" w:rsidRPr="00C35A2C">
        <w:rPr>
          <w:rFonts w:ascii="FontbitDavid" w:hAnsi="FontbitDavid" w:hint="cs"/>
          <w:sz w:val="32"/>
          <w:rtl/>
        </w:rPr>
        <w:t xml:space="preserve"> ד</w:t>
      </w:r>
      <w:r w:rsidR="00C84E6A">
        <w:rPr>
          <w:rFonts w:ascii="FontbitDavid" w:hAnsi="FontbitDavid" w:hint="cs"/>
          <w:sz w:val="32"/>
          <w:rtl/>
        </w:rPr>
        <w:t>מועיל</w:t>
      </w:r>
      <w:r w:rsidR="00B433C9" w:rsidRPr="00C35A2C">
        <w:rPr>
          <w:rFonts w:ascii="FontbitDavid" w:hAnsi="FontbitDavid" w:hint="cs"/>
          <w:sz w:val="32"/>
          <w:rtl/>
        </w:rPr>
        <w:t xml:space="preserve"> טבלה לנדותה</w:t>
      </w:r>
      <w:r w:rsidR="00C84E6A">
        <w:rPr>
          <w:rFonts w:ascii="FontbitDavid" w:hAnsi="FontbitDavid" w:hint="cs"/>
          <w:sz w:val="32"/>
          <w:rtl/>
        </w:rPr>
        <w:t>,</w:t>
      </w:r>
    </w:p>
    <w:p w14:paraId="182107C2" w14:textId="06B3CB6A" w:rsidR="00B433C9" w:rsidRDefault="00B433C9" w:rsidP="00EB4CFE">
      <w:pPr>
        <w:ind w:left="452" w:firstLine="113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ובתה</w:t>
      </w:r>
      <w:r w:rsidR="00C84E6A">
        <w:rPr>
          <w:rFonts w:ascii="FontbitDavid" w:hAnsi="FontbitDavid" w:hint="cs"/>
          <w:sz w:val="32"/>
          <w:rtl/>
        </w:rPr>
        <w:t xml:space="preserve"> כשרה</w:t>
      </w:r>
      <w:r w:rsidR="00A92A5A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דעבד על בת ישראל</w:t>
      </w:r>
      <w:r w:rsidR="00A92A5A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 w:hint="cs"/>
          <w:sz w:val="32"/>
          <w:rtl/>
        </w:rPr>
        <w:t xml:space="preserve"> כשר</w:t>
      </w:r>
      <w:r w:rsidR="00C84E6A">
        <w:rPr>
          <w:rFonts w:ascii="FontbitDavid" w:hAnsi="FontbitDavid" w:hint="cs"/>
          <w:sz w:val="32"/>
          <w:rtl/>
        </w:rPr>
        <w:t>.</w:t>
      </w:r>
    </w:p>
    <w:p w14:paraId="2E6EF43C" w14:textId="2C067E76" w:rsidR="00C84E6A" w:rsidRPr="00EB4CFE" w:rsidRDefault="00C84E6A" w:rsidP="00B55EDF">
      <w:pPr>
        <w:rPr>
          <w:rtl/>
        </w:rPr>
      </w:pPr>
      <w:r w:rsidRPr="007179F8">
        <w:rPr>
          <w:b/>
          <w:bCs/>
          <w:szCs w:val="16"/>
          <w:rtl/>
        </w:rPr>
        <w:t>•</w:t>
      </w:r>
      <w:r>
        <w:rPr>
          <w:rFonts w:hint="cs"/>
          <w:b/>
          <w:bCs/>
          <w:szCs w:val="16"/>
          <w:rtl/>
        </w:rPr>
        <w:t xml:space="preserve"> </w:t>
      </w:r>
      <w:r w:rsidRPr="00EB4CFE">
        <w:rPr>
          <w:rFonts w:hint="eastAsia"/>
          <w:rtl/>
        </w:rPr>
        <w:t>על</w:t>
      </w:r>
      <w:r w:rsidRPr="00EB4CFE">
        <w:rPr>
          <w:rtl/>
        </w:rPr>
        <w:t xml:space="preserve"> מי שקראוהו בן </w:t>
      </w:r>
      <w:r>
        <w:rPr>
          <w:rFonts w:hint="cs"/>
          <w:rtl/>
        </w:rPr>
        <w:t xml:space="preserve">ארמית, </w:t>
      </w:r>
      <w:r w:rsidRPr="00EB4CFE">
        <w:rPr>
          <w:rStyle w:val="affff5"/>
          <w:rFonts w:hint="eastAsia"/>
          <w:rtl/>
        </w:rPr>
        <w:t>ארא</w:t>
      </w:r>
      <w:r w:rsidRPr="00EB4CFE">
        <w:rPr>
          <w:rStyle w:val="affff5"/>
          <w:rtl/>
        </w:rPr>
        <w:t>"ס:</w:t>
      </w:r>
      <w:r>
        <w:rPr>
          <w:rFonts w:hint="cs"/>
          <w:rtl/>
        </w:rPr>
        <w:t xml:space="preserve"> וכי לא טבלה לנידותה?</w:t>
      </w:r>
    </w:p>
    <w:p w14:paraId="46335346" w14:textId="6507DE66" w:rsidR="00B433C9" w:rsidRDefault="007179F8" w:rsidP="00B55EDF">
      <w:pPr>
        <w:rPr>
          <w:rtl/>
        </w:rPr>
      </w:pPr>
      <w:r w:rsidRPr="007179F8">
        <w:rPr>
          <w:b/>
          <w:bCs/>
          <w:szCs w:val="16"/>
          <w:rtl/>
        </w:rPr>
        <w:t>•</w:t>
      </w:r>
      <w:r w:rsidR="00B433C9"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C84E6A">
        <w:rPr>
          <w:rFonts w:ascii="FontbitDavid" w:hAnsi="FontbitDavid" w:hint="cs"/>
          <w:sz w:val="32"/>
          <w:rtl/>
        </w:rPr>
        <w:t xml:space="preserve">על מי </w:t>
      </w:r>
      <w:r w:rsidR="00B433C9" w:rsidRPr="00C35A2C">
        <w:rPr>
          <w:rFonts w:ascii="FontbitDavid" w:hAnsi="FontbitDavid" w:hint="cs"/>
          <w:sz w:val="32"/>
          <w:rtl/>
        </w:rPr>
        <w:t>שקראוהו בן ארמי</w:t>
      </w:r>
      <w:r w:rsidR="00C84E6A"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A92A5A">
        <w:rPr>
          <w:rFonts w:ascii="FontbitDavid" w:hAnsi="FontbitDavid"/>
          <w:sz w:val="32"/>
          <w:rtl/>
        </w:rPr>
        <w:tab/>
      </w:r>
      <w:r w:rsidR="00A92A5A">
        <w:rPr>
          <w:rFonts w:ascii="FontbitDavid" w:hAnsi="FontbitDavid" w:hint="cs"/>
          <w:sz w:val="32"/>
          <w:rtl/>
        </w:rPr>
        <w:t xml:space="preserve"> </w:t>
      </w:r>
      <w:r w:rsidR="00B433C9" w:rsidRPr="00823680">
        <w:rPr>
          <w:rStyle w:val="affff5"/>
          <w:rFonts w:hint="cs"/>
          <w:rtl/>
        </w:rPr>
        <w:t>אריב</w:t>
      </w:r>
      <w:r w:rsidR="00B433C9" w:rsidRPr="00823680">
        <w:rPr>
          <w:rStyle w:val="affff5"/>
          <w:rtl/>
        </w:rPr>
        <w:t>"</w:t>
      </w:r>
      <w:r w:rsidR="00B433C9" w:rsidRPr="00823680">
        <w:rPr>
          <w:rStyle w:val="affff5"/>
          <w:rFonts w:hint="cs"/>
          <w:rtl/>
        </w:rPr>
        <w:t>ל</w:t>
      </w:r>
      <w:r w:rsidR="00DE309B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C84E6A">
        <w:rPr>
          <w:rFonts w:ascii="FontbitDavid" w:hAnsi="FontbitDavid" w:hint="cs"/>
          <w:sz w:val="32"/>
          <w:rtl/>
        </w:rPr>
        <w:t>וכי</w:t>
      </w:r>
      <w:r w:rsidR="00B433C9" w:rsidRPr="00C35A2C">
        <w:rPr>
          <w:rFonts w:ascii="FontbitDavid" w:hAnsi="FontbitDavid" w:hint="cs"/>
          <w:sz w:val="32"/>
          <w:rtl/>
        </w:rPr>
        <w:t xml:space="preserve"> לא טבל לקריו</w:t>
      </w:r>
      <w:r w:rsidR="00C84E6A">
        <w:rPr>
          <w:rFonts w:ascii="FontbitDavid" w:hAnsi="FontbitDavid" w:hint="cs"/>
          <w:sz w:val="32"/>
          <w:rtl/>
        </w:rPr>
        <w:t>?</w:t>
      </w:r>
    </w:p>
    <w:p w14:paraId="210BD830" w14:textId="77777777" w:rsidR="00C84E6A" w:rsidRDefault="00C84E6A" w:rsidP="00B55EDF">
      <w:pPr>
        <w:rPr>
          <w:b/>
          <w:bCs/>
          <w:szCs w:val="16"/>
          <w:rtl/>
        </w:rPr>
      </w:pPr>
    </w:p>
    <w:p w14:paraId="3A0E8E4E" w14:textId="1198AA7F" w:rsidR="00B433C9" w:rsidRPr="00C35A2C" w:rsidRDefault="00B433C9" w:rsidP="00B55EDF">
      <w:pPr>
        <w:rPr>
          <w:rtl/>
        </w:rPr>
      </w:pPr>
      <w:r w:rsidRPr="00823680">
        <w:rPr>
          <w:rStyle w:val="affff5"/>
          <w:rFonts w:hint="cs"/>
          <w:rtl/>
        </w:rPr>
        <w:t>רחב</w:t>
      </w:r>
      <w:r w:rsidRPr="00823680">
        <w:rPr>
          <w:rStyle w:val="affff5"/>
          <w:rtl/>
        </w:rPr>
        <w:t>"</w:t>
      </w:r>
      <w:r w:rsidRPr="00823680">
        <w:rPr>
          <w:rStyle w:val="affff5"/>
          <w:rFonts w:hint="cs"/>
          <w:rtl/>
        </w:rPr>
        <w:t>ג מרב</w:t>
      </w:r>
      <w:r w:rsidRPr="00C35A2C">
        <w:rPr>
          <w:rFonts w:ascii="FontbitDavid" w:hAnsi="FontbitDavid"/>
          <w:sz w:val="32"/>
          <w:rtl/>
        </w:rPr>
        <w:t xml:space="preserve">: </w:t>
      </w:r>
      <w:r w:rsidRPr="00A06FAE">
        <w:rPr>
          <w:rStyle w:val="affff3"/>
          <w:rtl/>
        </w:rPr>
        <w:t>הלוקח עבד מ</w:t>
      </w:r>
      <w:r w:rsidR="00C84E6A" w:rsidRPr="00A06FAE">
        <w:rPr>
          <w:rStyle w:val="affff3"/>
          <w:rFonts w:hint="cs"/>
          <w:rtl/>
        </w:rPr>
        <w:t>גוי</w:t>
      </w:r>
      <w:r>
        <w:rPr>
          <w:rFonts w:ascii="FontbitDavid" w:hAnsi="FontbitDavid"/>
          <w:sz w:val="32"/>
          <w:rtl/>
        </w:rPr>
        <w:t xml:space="preserve">, </w:t>
      </w:r>
      <w:r w:rsidRPr="00EB4CFE">
        <w:rPr>
          <w:rStyle w:val="affff8"/>
          <w:rtl/>
        </w:rPr>
        <w:t xml:space="preserve">וקדם </w:t>
      </w:r>
      <w:r>
        <w:rPr>
          <w:rFonts w:ascii="FontbitDavid" w:hAnsi="FontbitDavid"/>
          <w:sz w:val="32"/>
          <w:rtl/>
        </w:rPr>
        <w:t>וטבל ל</w:t>
      </w:r>
      <w:r w:rsidR="00C84E6A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/>
          <w:sz w:val="32"/>
          <w:rtl/>
        </w:rPr>
        <w:t>בן חורין</w:t>
      </w:r>
      <w:r w:rsidR="00C84E6A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קנה עצמו</w:t>
      </w:r>
      <w:r w:rsidR="00C84E6A">
        <w:rPr>
          <w:rFonts w:hint="cs"/>
          <w:rtl/>
        </w:rPr>
        <w:t>,</w:t>
      </w:r>
    </w:p>
    <w:p w14:paraId="5B761310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מו.</w:t>
      </w:r>
    </w:p>
    <w:p w14:paraId="5BC626A6" w14:textId="7D91E45C" w:rsidR="00B433C9" w:rsidRPr="00262A77" w:rsidRDefault="00C84E6A" w:rsidP="007C50EB">
      <w:pPr>
        <w:rPr>
          <w:spacing w:val="-4"/>
          <w:rtl/>
        </w:rPr>
      </w:pPr>
      <w:r w:rsidRPr="00D1637C">
        <w:rPr>
          <w:rFonts w:cs="PFT_Frank" w:hint="eastAsia"/>
          <w:b/>
          <w:bCs/>
          <w:spacing w:val="-4"/>
          <w:szCs w:val="14"/>
          <w:rtl/>
        </w:rPr>
        <w:t>שגוי</w:t>
      </w:r>
      <w:r w:rsidR="00B433C9" w:rsidRPr="00D1637C">
        <w:rPr>
          <w:rFonts w:cs="PFT_Frank"/>
          <w:b/>
          <w:bCs/>
          <w:spacing w:val="-4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pacing w:val="-4"/>
          <w:szCs w:val="14"/>
          <w:rtl/>
        </w:rPr>
        <w:t>ל</w:t>
      </w:r>
      <w:r w:rsidR="00DE309B" w:rsidRPr="00D1637C">
        <w:rPr>
          <w:rFonts w:cs="PFT_Frank" w:hint="eastAsia"/>
          <w:b/>
          <w:bCs/>
          <w:spacing w:val="-4"/>
          <w:szCs w:val="14"/>
          <w:rtl/>
        </w:rPr>
        <w:t>א</w:t>
      </w:r>
      <w:r w:rsidR="00DE309B" w:rsidRPr="00D1637C">
        <w:rPr>
          <w:rFonts w:cs="PFT_Frank"/>
          <w:b/>
          <w:bCs/>
          <w:spacing w:val="-4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pacing w:val="-4"/>
          <w:szCs w:val="14"/>
          <w:rtl/>
        </w:rPr>
        <w:t>קנה</w:t>
      </w:r>
      <w:r w:rsidRPr="00D1637C">
        <w:rPr>
          <w:rFonts w:cs="PFT_Frank"/>
          <w:b/>
          <w:bCs/>
          <w:spacing w:val="-4"/>
          <w:szCs w:val="14"/>
          <w:rtl/>
        </w:rPr>
        <w:t xml:space="preserve"> גופו</w:t>
      </w:r>
      <w:r w:rsidR="00B433C9" w:rsidRPr="00262A77">
        <w:rPr>
          <w:rFonts w:hint="cs"/>
          <w:spacing w:val="-4"/>
          <w:rtl/>
        </w:rPr>
        <w:t xml:space="preserve"> ו</w:t>
      </w:r>
      <w:r>
        <w:rPr>
          <w:rFonts w:hint="cs"/>
          <w:spacing w:val="-4"/>
          <w:rtl/>
        </w:rPr>
        <w:t xml:space="preserve">זה </w:t>
      </w:r>
      <w:r w:rsidR="00B433C9" w:rsidRPr="00262A77">
        <w:rPr>
          <w:rFonts w:hint="cs"/>
          <w:spacing w:val="-4"/>
          <w:rtl/>
        </w:rPr>
        <w:t>מה ש</w:t>
      </w:r>
      <w:r>
        <w:rPr>
          <w:rFonts w:hint="cs"/>
          <w:spacing w:val="-4"/>
          <w:rtl/>
        </w:rPr>
        <w:t>ה</w:t>
      </w:r>
      <w:r w:rsidR="00B433C9" w:rsidRPr="00262A77">
        <w:rPr>
          <w:rFonts w:hint="cs"/>
          <w:spacing w:val="-4"/>
          <w:rtl/>
        </w:rPr>
        <w:t>קנה לישראל</w:t>
      </w:r>
      <w:r>
        <w:rPr>
          <w:rFonts w:hint="cs"/>
          <w:spacing w:val="-4"/>
          <w:rtl/>
        </w:rPr>
        <w:t>,</w:t>
      </w:r>
      <w:r w:rsidR="00B433C9" w:rsidRPr="00262A77">
        <w:rPr>
          <w:rFonts w:hint="cs"/>
          <w:spacing w:val="-4"/>
          <w:rtl/>
        </w:rPr>
        <w:t xml:space="preserve"> </w:t>
      </w:r>
      <w:r w:rsidR="00B433C9" w:rsidRPr="00D1637C">
        <w:rPr>
          <w:rFonts w:cs="PFT_Frank" w:hint="eastAsia"/>
          <w:b/>
          <w:bCs/>
          <w:spacing w:val="-4"/>
          <w:szCs w:val="14"/>
          <w:rtl/>
        </w:rPr>
        <w:t>וכ</w:t>
      </w:r>
      <w:r w:rsidRPr="00D1637C">
        <w:rPr>
          <w:rFonts w:cs="PFT_Frank" w:hint="eastAsia"/>
          <w:b/>
          <w:bCs/>
          <w:spacing w:val="-4"/>
          <w:szCs w:val="14"/>
          <w:rtl/>
        </w:rPr>
        <w:t>ש</w:t>
      </w:r>
      <w:r w:rsidR="00B433C9" w:rsidRPr="00D1637C">
        <w:rPr>
          <w:rFonts w:cs="PFT_Frank"/>
          <w:b/>
          <w:bCs/>
          <w:spacing w:val="-4"/>
          <w:szCs w:val="14"/>
          <w:rtl/>
        </w:rPr>
        <w:t xml:space="preserve">טבל </w:t>
      </w:r>
      <w:r w:rsidR="00B433C9" w:rsidRPr="00D1637C">
        <w:rPr>
          <w:rFonts w:cs="PFT_Frank" w:hint="eastAsia"/>
          <w:b/>
          <w:bCs/>
          <w:spacing w:val="-4"/>
          <w:szCs w:val="14"/>
          <w:rtl/>
        </w:rPr>
        <w:t>פקע</w:t>
      </w:r>
      <w:r w:rsidR="00B433C9" w:rsidRPr="00D1637C">
        <w:rPr>
          <w:rFonts w:cs="PFT_Frank"/>
          <w:b/>
          <w:bCs/>
          <w:spacing w:val="-4"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pacing w:val="-4"/>
          <w:szCs w:val="14"/>
          <w:rtl/>
        </w:rPr>
        <w:t>שיעבוד</w:t>
      </w:r>
      <w:r>
        <w:rPr>
          <w:rFonts w:hint="cs"/>
          <w:spacing w:val="-4"/>
          <w:rtl/>
        </w:rPr>
        <w:t>.</w:t>
      </w:r>
    </w:p>
    <w:p w14:paraId="3005126A" w14:textId="4A2D6CD8" w:rsidR="00A92A5A" w:rsidRDefault="00A92A5A" w:rsidP="00C84E6A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C84E6A" w:rsidRPr="00EB4CFE">
        <w:rPr>
          <w:rStyle w:val="affff5"/>
          <w:rFonts w:hint="eastAsia"/>
          <w:rtl/>
        </w:rPr>
        <w:t>יקשה</w:t>
      </w:r>
      <w:r w:rsidR="00B433C9" w:rsidRPr="00EB4CF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בלוריא הגיורת טבלו </w:t>
      </w:r>
      <w:r w:rsidR="00C84E6A">
        <w:rPr>
          <w:rFonts w:ascii="FontbitDavid" w:hAnsi="FontbitDavid" w:hint="cs"/>
          <w:sz w:val="32"/>
          <w:rtl/>
        </w:rPr>
        <w:t xml:space="preserve">עבדיה </w:t>
      </w:r>
      <w:r w:rsidR="00B433C9" w:rsidRPr="00C35A2C">
        <w:rPr>
          <w:rFonts w:ascii="FontbitDavid" w:hAnsi="FontbitDavid"/>
          <w:sz w:val="32"/>
          <w:rtl/>
        </w:rPr>
        <w:t>לפניה,</w:t>
      </w:r>
      <w:r w:rsidR="00C84E6A">
        <w:rPr>
          <w:rStyle w:val="affff5"/>
          <w:rFonts w:hint="cs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  </w:t>
      </w:r>
      <w:r w:rsidR="00B433C9" w:rsidRPr="00DE309B">
        <w:rPr>
          <w:rStyle w:val="affff5"/>
          <w:rtl/>
        </w:rPr>
        <w:t>ו</w:t>
      </w:r>
      <w:r w:rsidR="00C84E6A">
        <w:rPr>
          <w:rStyle w:val="affff5"/>
          <w:rFonts w:hint="cs"/>
          <w:rtl/>
        </w:rPr>
        <w:t>אמרו</w:t>
      </w:r>
      <w:r w:rsidR="00B433C9" w:rsidRPr="00DE309B">
        <w:rPr>
          <w:rStyle w:val="affff5"/>
          <w:rtl/>
        </w:rPr>
        <w:t xml:space="preserve"> חכמים </w:t>
      </w:r>
      <w:r w:rsidR="00B433C9" w:rsidRPr="00C35A2C">
        <w:rPr>
          <w:rFonts w:ascii="FontbitDavid" w:hAnsi="FontbitDavid"/>
          <w:sz w:val="32"/>
          <w:rtl/>
        </w:rPr>
        <w:t xml:space="preserve">קנו </w:t>
      </w:r>
    </w:p>
    <w:p w14:paraId="6BA77866" w14:textId="1EE60950" w:rsidR="00C84E6A" w:rsidRDefault="00B433C9" w:rsidP="00C84E6A">
      <w:pPr>
        <w:rPr>
          <w:rFonts w:ascii="FontbitDavid" w:hAnsi="FontbitDavid"/>
          <w:spacing w:val="-6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עצמן בני חורין</w:t>
      </w:r>
      <w:r w:rsidR="00C84E6A">
        <w:rPr>
          <w:rFonts w:ascii="FontbitDavid" w:hAnsi="FontbitDavid" w:hint="cs"/>
          <w:sz w:val="32"/>
          <w:rtl/>
        </w:rPr>
        <w:t>,</w:t>
      </w:r>
      <w:r w:rsidR="00C84E6A">
        <w:rPr>
          <w:rFonts w:ascii="FontbitDavid" w:hAnsi="FontbitDavid" w:hint="cs"/>
          <w:spacing w:val="-6"/>
          <w:sz w:val="32"/>
          <w:rtl/>
        </w:rPr>
        <w:t xml:space="preserve"> </w:t>
      </w:r>
      <w:r w:rsidR="00C84E6A">
        <w:rPr>
          <w:rFonts w:ascii="FontbitDavid" w:hAnsi="FontbitDavid"/>
          <w:spacing w:val="-6"/>
          <w:sz w:val="32"/>
          <w:rtl/>
        </w:rPr>
        <w:tab/>
      </w:r>
      <w:r w:rsidR="00C84E6A">
        <w:rPr>
          <w:rFonts w:ascii="FontbitDavid" w:hAnsi="FontbitDavid"/>
          <w:spacing w:val="-6"/>
          <w:sz w:val="32"/>
          <w:rtl/>
        </w:rPr>
        <w:tab/>
      </w:r>
      <w:r w:rsidR="00C84E6A">
        <w:rPr>
          <w:rFonts w:ascii="FontbitDavid" w:hAnsi="FontbitDavid"/>
          <w:spacing w:val="-6"/>
          <w:sz w:val="32"/>
          <w:rtl/>
        </w:rPr>
        <w:tab/>
      </w:r>
      <w:r w:rsidR="00C84E6A">
        <w:rPr>
          <w:rFonts w:ascii="FontbitDavid" w:hAnsi="FontbitDavid"/>
          <w:spacing w:val="-6"/>
          <w:sz w:val="32"/>
          <w:rtl/>
        </w:rPr>
        <w:tab/>
      </w:r>
      <w:r w:rsidR="00C84E6A">
        <w:rPr>
          <w:rFonts w:ascii="FontbitDavid" w:hAnsi="FontbitDavid"/>
          <w:spacing w:val="-6"/>
          <w:sz w:val="32"/>
          <w:rtl/>
        </w:rPr>
        <w:tab/>
      </w:r>
      <w:r w:rsidR="00C84E6A">
        <w:rPr>
          <w:rFonts w:ascii="FontbitDavid" w:hAnsi="FontbitDavid" w:hint="cs"/>
          <w:spacing w:val="-6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משמע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דלאחרי</w:t>
      </w:r>
      <w:r w:rsidR="00C84E6A">
        <w:rPr>
          <w:rFonts w:ascii="FontbitDavid" w:hAnsi="FontbitDavid" w:hint="cs"/>
          <w:spacing w:val="-6"/>
          <w:sz w:val="32"/>
          <w:rtl/>
        </w:rPr>
        <w:t xml:space="preserve"> שהתגיירה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לא</w:t>
      </w:r>
      <w:r w:rsidR="00C84E6A">
        <w:rPr>
          <w:rFonts w:ascii="FontbitDavid" w:hAnsi="FontbitDavid" w:hint="cs"/>
          <w:spacing w:val="-6"/>
          <w:sz w:val="32"/>
          <w:rtl/>
        </w:rPr>
        <w:t xml:space="preserve"> מועיל</w:t>
      </w:r>
      <w:r w:rsidRPr="00AC7749">
        <w:rPr>
          <w:rFonts w:ascii="FontbitDavid" w:hAnsi="FontbitDavid" w:hint="cs"/>
          <w:spacing w:val="-6"/>
          <w:sz w:val="32"/>
          <w:rtl/>
        </w:rPr>
        <w:t>,</w:t>
      </w:r>
    </w:p>
    <w:p w14:paraId="17070E0A" w14:textId="73E4EDCF" w:rsidR="00B433C9" w:rsidRPr="00AC7749" w:rsidRDefault="00C84E6A" w:rsidP="003350A2">
      <w:pPr>
        <w:rPr>
          <w:rFonts w:ascii="FontbitDavid" w:hAnsi="FontbitDavid"/>
          <w:spacing w:val="-6"/>
          <w:sz w:val="32"/>
          <w:rtl/>
        </w:rPr>
      </w:pPr>
      <w:r w:rsidRPr="00EB4CFE">
        <w:rPr>
          <w:rStyle w:val="affff5"/>
          <w:rFonts w:hint="eastAsia"/>
          <w:rtl/>
        </w:rPr>
        <w:t>ומתרץ</w:t>
      </w:r>
      <w:r w:rsidR="00B433C9" w:rsidRPr="00EB4CFE">
        <w:rPr>
          <w:rStyle w:val="affff5"/>
          <w:rtl/>
        </w:rPr>
        <w:t>: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 </w:t>
      </w:r>
      <w:r w:rsidRPr="00A92A5A">
        <w:rPr>
          <w:rFonts w:ascii="FontbitDavid" w:hAnsi="FontbitDavid" w:hint="cs"/>
          <w:spacing w:val="-6"/>
          <w:sz w:val="32"/>
          <w:rtl/>
        </w:rPr>
        <w:t>'</w:t>
      </w:r>
      <w:r w:rsidR="00B433C9" w:rsidRPr="00A92A5A">
        <w:rPr>
          <w:rFonts w:ascii="FontbitDavid" w:hAnsi="FontbitDavid"/>
          <w:spacing w:val="-6"/>
          <w:sz w:val="32"/>
          <w:rtl/>
        </w:rPr>
        <w:t>לפניה</w:t>
      </w:r>
      <w:r w:rsidRPr="00A92A5A">
        <w:rPr>
          <w:rFonts w:ascii="FontbitDavid" w:hAnsi="FontbitDavid" w:hint="cs"/>
          <w:spacing w:val="-6"/>
          <w:sz w:val="32"/>
          <w:rtl/>
        </w:rPr>
        <w:t>'</w:t>
      </w:r>
      <w:r w:rsidR="00B433C9" w:rsidRPr="00A92A5A">
        <w:rPr>
          <w:rFonts w:ascii="FontbitDavid" w:hAnsi="FontbitDavid"/>
          <w:spacing w:val="-6"/>
          <w:sz w:val="32"/>
          <w:rtl/>
        </w:rPr>
        <w:t xml:space="preserve"> בין בסתם בין במפרש, </w:t>
      </w:r>
      <w:r w:rsidR="00A92A5A">
        <w:rPr>
          <w:rFonts w:ascii="FontbitDavid" w:hAnsi="FontbitDavid"/>
          <w:spacing w:val="-6"/>
          <w:sz w:val="32"/>
          <w:rtl/>
        </w:rPr>
        <w:tab/>
      </w:r>
      <w:r w:rsidR="00A92A5A">
        <w:rPr>
          <w:rFonts w:ascii="FontbitDavid" w:hAnsi="FontbitDavid"/>
          <w:spacing w:val="-6"/>
          <w:sz w:val="32"/>
          <w:rtl/>
        </w:rPr>
        <w:tab/>
      </w:r>
      <w:r w:rsidR="00A92A5A">
        <w:rPr>
          <w:rFonts w:ascii="FontbitDavid" w:hAnsi="FontbitDavid" w:hint="cs"/>
          <w:spacing w:val="-6"/>
          <w:sz w:val="32"/>
          <w:rtl/>
        </w:rPr>
        <w:t xml:space="preserve"> </w:t>
      </w:r>
      <w:r w:rsidRPr="00A92A5A">
        <w:rPr>
          <w:rFonts w:ascii="FontbitDavid" w:hAnsi="FontbitDavid" w:hint="cs"/>
          <w:spacing w:val="-6"/>
          <w:sz w:val="32"/>
          <w:rtl/>
        </w:rPr>
        <w:t>'</w:t>
      </w:r>
      <w:r w:rsidR="00B433C9" w:rsidRPr="00A92A5A">
        <w:rPr>
          <w:rFonts w:ascii="FontbitDavid" w:hAnsi="FontbitDavid"/>
          <w:spacing w:val="-6"/>
          <w:sz w:val="32"/>
          <w:rtl/>
        </w:rPr>
        <w:t>לאחריה</w:t>
      </w:r>
      <w:r w:rsidRPr="00A92A5A">
        <w:rPr>
          <w:rFonts w:ascii="FontbitDavid" w:hAnsi="FontbitDavid" w:hint="cs"/>
          <w:spacing w:val="-6"/>
          <w:sz w:val="32"/>
          <w:rtl/>
        </w:rPr>
        <w:t>'</w:t>
      </w:r>
      <w:r w:rsidR="00B433C9" w:rsidRPr="00A92A5A">
        <w:rPr>
          <w:rFonts w:ascii="FontbitDavid" w:hAnsi="FontbitDavid"/>
          <w:spacing w:val="-6"/>
          <w:sz w:val="32"/>
          <w:rtl/>
        </w:rPr>
        <w:t xml:space="preserve"> </w:t>
      </w:r>
      <w:r w:rsidRPr="00A92A5A">
        <w:rPr>
          <w:rFonts w:ascii="FontbitDavid" w:hAnsi="FontbitDavid" w:hint="cs"/>
          <w:spacing w:val="-6"/>
          <w:sz w:val="32"/>
          <w:rtl/>
        </w:rPr>
        <w:t>רק</w:t>
      </w:r>
      <w:r>
        <w:rPr>
          <w:rFonts w:ascii="FontbitDavid" w:hAnsi="FontbitDavid" w:hint="cs"/>
          <w:spacing w:val="-6"/>
          <w:sz w:val="32"/>
          <w:rtl/>
        </w:rPr>
        <w:t xml:space="preserve"> כש</w:t>
      </w:r>
      <w:r w:rsidR="00B433C9" w:rsidRPr="00AC7749">
        <w:rPr>
          <w:rFonts w:ascii="FontbitDavid" w:hAnsi="FontbitDavid"/>
          <w:spacing w:val="-6"/>
          <w:sz w:val="32"/>
          <w:rtl/>
        </w:rPr>
        <w:t>מפרש.</w:t>
      </w:r>
    </w:p>
    <w:p w14:paraId="3D48E681" w14:textId="216C053A" w:rsidR="00826E23" w:rsidRDefault="00C84E6A" w:rsidP="00B55EDF">
      <w:pPr>
        <w:rPr>
          <w:rFonts w:ascii="FontbitDavid" w:hAnsi="FontbitDavid"/>
          <w:sz w:val="32"/>
          <w:rtl/>
        </w:rPr>
      </w:pPr>
      <w:r w:rsidRPr="00EB4CFE">
        <w:rPr>
          <w:rStyle w:val="affff5"/>
          <w:rFonts w:hint="eastAsia"/>
          <w:rtl/>
        </w:rPr>
        <w:t>וכל</w:t>
      </w:r>
      <w:r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זה</w:t>
      </w:r>
      <w:r w:rsidR="00B433C9" w:rsidRPr="00EB4CF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בלוקח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מ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הגוי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A92A5A">
        <w:rPr>
          <w:rFonts w:ascii="FontbitDavid" w:hAnsi="FontbitDavid"/>
          <w:sz w:val="32"/>
          <w:rtl/>
        </w:rPr>
        <w:tab/>
      </w:r>
      <w:r w:rsidR="00A92A5A">
        <w:rPr>
          <w:rFonts w:ascii="FontbitDavid" w:hAnsi="FontbitDavid"/>
          <w:sz w:val="32"/>
          <w:rtl/>
        </w:rPr>
        <w:tab/>
      </w:r>
      <w:r w:rsidR="00A92A5A">
        <w:rPr>
          <w:rFonts w:ascii="FontbitDavid" w:hAnsi="FontbitDavid"/>
          <w:sz w:val="32"/>
          <w:rtl/>
        </w:rPr>
        <w:tab/>
      </w:r>
      <w:r w:rsidR="00A92A5A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 xml:space="preserve">אבל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גוי</w:t>
      </w:r>
      <w:r w:rsidRPr="00EB4CFE">
        <w:rPr>
          <w:rStyle w:val="affff8"/>
          <w:rtl/>
        </w:rPr>
        <w:t xml:space="preserve"> </w:t>
      </w:r>
      <w:r w:rsidR="00826E23" w:rsidRPr="00EB4CFE">
        <w:rPr>
          <w:rStyle w:val="affff8"/>
          <w:rFonts w:hint="eastAsia"/>
          <w:rtl/>
        </w:rPr>
        <w:t>שמוכר</w:t>
      </w:r>
      <w:r w:rsidR="00826E23" w:rsidRPr="00EB4CFE">
        <w:rPr>
          <w:rStyle w:val="affff8"/>
          <w:rtl/>
        </w:rPr>
        <w:t xml:space="preserve"> </w:t>
      </w:r>
      <w:r w:rsidR="00826E23" w:rsidRPr="00EB4CFE">
        <w:rPr>
          <w:rStyle w:val="affff8"/>
          <w:rFonts w:hint="eastAsia"/>
          <w:rtl/>
        </w:rPr>
        <w:t>עצמו</w:t>
      </w:r>
      <w:r w:rsidR="00B433C9" w:rsidRPr="00C35A2C">
        <w:rPr>
          <w:rFonts w:ascii="FontbitDavid" w:hAnsi="FontbitDavid" w:hint="cs"/>
          <w:sz w:val="32"/>
          <w:rtl/>
        </w:rPr>
        <w:t xml:space="preserve"> גופו קנוי</w:t>
      </w:r>
      <w:r w:rsidR="00826E23">
        <w:rPr>
          <w:rFonts w:ascii="FontbitDavid" w:hAnsi="FontbitDavid" w:hint="cs"/>
          <w:sz w:val="32"/>
          <w:rtl/>
        </w:rPr>
        <w:t xml:space="preserve"> מיד,</w:t>
      </w:r>
    </w:p>
    <w:p w14:paraId="04B2619D" w14:textId="302474AC" w:rsidR="00B433C9" w:rsidRPr="00C35A2C" w:rsidRDefault="00826E23" w:rsidP="00EB4CFE">
      <w:pPr>
        <w:ind w:left="113" w:firstLine="113"/>
        <w:rPr>
          <w:rtl/>
        </w:rPr>
      </w:pPr>
      <w:r w:rsidRPr="00EB4CFE">
        <w:rPr>
          <w:rStyle w:val="affff1"/>
          <w:rFonts w:hint="eastAsia"/>
          <w:rtl/>
        </w:rPr>
        <w:t>ד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מבני התושבים</w:t>
      </w:r>
      <w:r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 מהם תקנו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ולא הם מכם, ולא הם זה מזה</w:t>
      </w:r>
      <w:r>
        <w:rPr>
          <w:rFonts w:ascii="FontbitDavid" w:hAnsi="FontbitDavid" w:hint="cs"/>
          <w:sz w:val="32"/>
          <w:rtl/>
        </w:rPr>
        <w:t xml:space="preserve"> -</w:t>
      </w:r>
    </w:p>
    <w:p w14:paraId="1B62706B" w14:textId="0977AB7E" w:rsidR="00826E23" w:rsidRDefault="00A92A5A" w:rsidP="00EB4CFE">
      <w:pPr>
        <w:ind w:left="113"/>
        <w:rPr>
          <w:rStyle w:val="affff1"/>
          <w:rtl/>
        </w:rPr>
      </w:pPr>
      <w:r>
        <w:rPr>
          <w:rFonts w:ascii="FontbitDavid" w:hAnsi="FontbitDavid" w:hint="cs"/>
          <w:sz w:val="32"/>
          <w:rtl/>
        </w:rPr>
        <w:t xml:space="preserve">  </w:t>
      </w:r>
      <w:r w:rsidR="00826E23"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 w:hint="cs"/>
          <w:sz w:val="32"/>
          <w:rtl/>
        </w:rPr>
        <w:t xml:space="preserve">היינו </w:t>
      </w:r>
      <w:r w:rsidR="00826E23">
        <w:rPr>
          <w:rFonts w:ascii="FontbitDavid" w:hAnsi="FontbitDavid" w:hint="cs"/>
          <w:sz w:val="32"/>
          <w:rtl/>
        </w:rPr>
        <w:t>לגופו</w:t>
      </w:r>
      <w:r>
        <w:rPr>
          <w:rFonts w:ascii="FontbitDavid" w:hAnsi="FontbitDavid" w:hint="cs"/>
          <w:sz w:val="32"/>
          <w:rtl/>
        </w:rPr>
        <w:t>,</w:t>
      </w:r>
      <w:r w:rsidR="00826E23">
        <w:rPr>
          <w:rFonts w:ascii="FontbitDavid" w:hAnsi="FontbitDavid" w:hint="cs"/>
          <w:sz w:val="32"/>
          <w:rtl/>
        </w:rPr>
        <w:t xml:space="preserve"> ד</w:t>
      </w:r>
      <w:r w:rsidR="00B433C9" w:rsidRPr="00C35A2C">
        <w:rPr>
          <w:rFonts w:ascii="FontbitDavid" w:hAnsi="FontbitDavid" w:hint="cs"/>
          <w:sz w:val="32"/>
          <w:rtl/>
        </w:rPr>
        <w:t>למעש</w:t>
      </w:r>
      <w:r w:rsidR="00826E23">
        <w:rPr>
          <w:rFonts w:ascii="FontbitDavid" w:hAnsi="FontbitDavid" w:hint="cs"/>
          <w:sz w:val="32"/>
          <w:rtl/>
        </w:rPr>
        <w:t>י ידיו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826E23" w:rsidRPr="00EB4CFE">
        <w:rPr>
          <w:rFonts w:hint="eastAsia"/>
          <w:rtl/>
        </w:rPr>
        <w:t>גם</w:t>
      </w:r>
      <w:r w:rsidR="00826E23" w:rsidRPr="00EB4CFE">
        <w:rPr>
          <w:rtl/>
        </w:rPr>
        <w:t xml:space="preserve"> </w:t>
      </w:r>
      <w:r w:rsidR="00826E23" w:rsidRPr="00EB4CFE">
        <w:rPr>
          <w:rFonts w:hint="eastAsia"/>
          <w:rtl/>
        </w:rPr>
        <w:t>הם</w:t>
      </w:r>
      <w:r w:rsidR="00826E23" w:rsidRPr="00EB4CFE">
        <w:rPr>
          <w:rtl/>
        </w:rPr>
        <w:t xml:space="preserve"> </w:t>
      </w:r>
      <w:r w:rsidR="00826E23" w:rsidRPr="00EB4CFE">
        <w:rPr>
          <w:rFonts w:hint="eastAsia"/>
          <w:rtl/>
        </w:rPr>
        <w:t>קונים</w:t>
      </w:r>
      <w:r w:rsidR="00B433C9" w:rsidRPr="00BF2C41">
        <w:rPr>
          <w:rStyle w:val="affff1"/>
          <w:rFonts w:hint="cs"/>
          <w:rtl/>
        </w:rPr>
        <w:t xml:space="preserve"> </w:t>
      </w:r>
      <w:r w:rsidR="00826E23">
        <w:rPr>
          <w:rStyle w:val="affff1"/>
          <w:rFonts w:hint="cs"/>
          <w:rtl/>
        </w:rPr>
        <w:t>ד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>לעקר משפחת גר</w:t>
      </w:r>
      <w:r w:rsidR="00B433C9" w:rsidRPr="00BF2C41">
        <w:rPr>
          <w:rStyle w:val="affff1"/>
          <w:rFonts w:hint="cs"/>
          <w:rtl/>
        </w:rPr>
        <w:t>'</w:t>
      </w:r>
      <w:r w:rsidR="00826E23">
        <w:rPr>
          <w:rStyle w:val="affff1"/>
          <w:rFonts w:hint="cs"/>
          <w:rtl/>
        </w:rPr>
        <w:t>.</w:t>
      </w:r>
    </w:p>
    <w:p w14:paraId="7F54FB73" w14:textId="0A504F27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823680">
        <w:rPr>
          <w:rStyle w:val="affff5"/>
          <w:rFonts w:hint="cs"/>
          <w:rtl/>
        </w:rPr>
        <w:t>ו</w:t>
      </w:r>
      <w:r w:rsidR="00826E23" w:rsidRPr="00EB4CFE">
        <w:rPr>
          <w:rStyle w:val="affff5"/>
          <w:rFonts w:hint="eastAsia"/>
          <w:rtl/>
        </w:rPr>
        <w:t>יקשה</w:t>
      </w:r>
      <w:r w:rsidR="00826E23" w:rsidRPr="00EB4CFE">
        <w:rPr>
          <w:rStyle w:val="affff5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826E23">
        <w:rPr>
          <w:rFonts w:ascii="FontbitDavid" w:hAnsi="FontbitDavid" w:hint="cs"/>
          <w:sz w:val="32"/>
          <w:rtl/>
        </w:rPr>
        <w:t>שמא</w:t>
      </w:r>
      <w:r w:rsidRPr="00C35A2C">
        <w:rPr>
          <w:rFonts w:ascii="FontbitDavid" w:hAnsi="FontbitDavid" w:hint="cs"/>
          <w:sz w:val="32"/>
          <w:rtl/>
        </w:rPr>
        <w:t xml:space="preserve"> רק בכסף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וטבילה</w:t>
      </w:r>
      <w:r w:rsidR="00826E23">
        <w:rPr>
          <w:rFonts w:ascii="FontbitDavid" w:hAnsi="FontbitDavid" w:hint="cs"/>
          <w:sz w:val="32"/>
          <w:rtl/>
        </w:rPr>
        <w:t xml:space="preserve"> </w:t>
      </w:r>
      <w:r w:rsidR="00826E23" w:rsidRPr="00EB4CFE">
        <w:rPr>
          <w:rStyle w:val="affff8"/>
          <w:rFonts w:hint="eastAsia"/>
          <w:rtl/>
        </w:rPr>
        <w:t>לשם</w:t>
      </w:r>
      <w:r w:rsidR="00826E23" w:rsidRPr="00EB4CFE">
        <w:rPr>
          <w:rStyle w:val="affff8"/>
          <w:rtl/>
        </w:rPr>
        <w:t xml:space="preserve"> </w:t>
      </w:r>
      <w:r w:rsidR="00826E23" w:rsidRPr="00EB4CFE">
        <w:rPr>
          <w:rStyle w:val="affff8"/>
          <w:rFonts w:hint="eastAsia"/>
          <w:rtl/>
        </w:rPr>
        <w:t>עבדות</w:t>
      </w:r>
      <w:r w:rsidR="00A92A5A">
        <w:rPr>
          <w:rStyle w:val="affff8"/>
          <w:rFonts w:hint="cs"/>
          <w:rtl/>
        </w:rPr>
        <w:t>,</w:t>
      </w:r>
      <w:r w:rsidRPr="00EB4CFE">
        <w:rPr>
          <w:rStyle w:val="affff8"/>
          <w:rtl/>
        </w:rPr>
        <w:t xml:space="preserve"> ולא</w:t>
      </w:r>
      <w:r w:rsidR="00826E23" w:rsidRPr="00EB4CFE">
        <w:rPr>
          <w:rStyle w:val="affff8"/>
          <w:rtl/>
        </w:rPr>
        <w:t xml:space="preserve"> קודם</w:t>
      </w:r>
      <w:r w:rsidR="00A92A5A">
        <w:rPr>
          <w:rStyle w:val="affff8"/>
          <w:rFonts w:hint="cs"/>
          <w:rtl/>
        </w:rPr>
        <w:t xml:space="preserve">  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826E23">
        <w:rPr>
          <w:rFonts w:ascii="FontbitDavid" w:hAnsi="FontbitDavid" w:hint="cs"/>
          <w:sz w:val="32"/>
          <w:rtl/>
        </w:rPr>
        <w:t xml:space="preserve">- </w:t>
      </w:r>
      <w:r w:rsidR="00A92A5A">
        <w:rPr>
          <w:rFonts w:ascii="FontbitDavid" w:hAnsi="FontbitDavid" w:hint="cs"/>
          <w:sz w:val="32"/>
          <w:rtl/>
        </w:rPr>
        <w:t xml:space="preserve">  </w:t>
      </w:r>
      <w:r w:rsidRPr="00D1637C">
        <w:rPr>
          <w:rFonts w:cs="PFT_Frank" w:hint="eastAsia"/>
          <w:b/>
          <w:bCs/>
          <w:szCs w:val="14"/>
          <w:rtl/>
        </w:rPr>
        <w:t>קשיא</w:t>
      </w:r>
      <w:r w:rsidR="00826E23" w:rsidRPr="00D1637C">
        <w:rPr>
          <w:rFonts w:cs="PFT_Frank" w:hint="cs"/>
          <w:b/>
          <w:bCs/>
          <w:szCs w:val="14"/>
          <w:rtl/>
        </w:rPr>
        <w:t>.</w:t>
      </w:r>
    </w:p>
    <w:p w14:paraId="6BC1AA7B" w14:textId="68CE0781" w:rsidR="00B433C9" w:rsidRPr="003350A2" w:rsidRDefault="00B433C9" w:rsidP="00B55EDF">
      <w:pPr>
        <w:rPr>
          <w:rtl/>
        </w:rPr>
      </w:pPr>
      <w:r w:rsidRPr="00823680">
        <w:rPr>
          <w:rStyle w:val="affff5"/>
          <w:rtl/>
        </w:rPr>
        <w:t>שמואל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: </w:t>
      </w:r>
      <w:r w:rsidRPr="00D1637C">
        <w:rPr>
          <w:rFonts w:cs="PFT_Frank"/>
          <w:b/>
          <w:bCs/>
          <w:szCs w:val="14"/>
          <w:rtl/>
        </w:rPr>
        <w:t>צריך לתקפו במים</w:t>
      </w:r>
      <w:r w:rsidR="00826E23">
        <w:rPr>
          <w:rFonts w:hint="cs"/>
          <w:rtl/>
        </w:rPr>
        <w:t xml:space="preserve"> </w:t>
      </w:r>
      <w:r w:rsidR="00826E23" w:rsidRPr="00EB4CFE">
        <w:rPr>
          <w:rStyle w:val="affff8"/>
          <w:rFonts w:hint="eastAsia"/>
          <w:rtl/>
        </w:rPr>
        <w:t>כשקונהו</w:t>
      </w:r>
      <w:r w:rsidR="00826E23" w:rsidRPr="00EB4CFE">
        <w:rPr>
          <w:rStyle w:val="affff8"/>
          <w:rtl/>
        </w:rPr>
        <w:t xml:space="preserve"> מהגוי</w:t>
      </w:r>
      <w:r w:rsidR="00826E23">
        <w:rPr>
          <w:rStyle w:val="affff8"/>
          <w:rFonts w:hint="cs"/>
          <w:rtl/>
        </w:rPr>
        <w:t>, ומטבילו.</w:t>
      </w:r>
    </w:p>
    <w:p w14:paraId="3B43DD96" w14:textId="1B40885D" w:rsidR="00185080" w:rsidRDefault="00DE309B" w:rsidP="00826E23">
      <w:pPr>
        <w:rPr>
          <w:rFonts w:ascii="FontbitDavid" w:hAnsi="FontbitDavid"/>
          <w:sz w:val="32"/>
          <w:rtl/>
        </w:rPr>
      </w:pPr>
      <w:r w:rsidRPr="00DE309B">
        <w:rPr>
          <w:rStyle w:val="affff5"/>
          <w:rFonts w:hint="cs"/>
          <w:rtl/>
        </w:rPr>
        <w:t>כ</w:t>
      </w:r>
      <w:r w:rsidR="00B433C9" w:rsidRPr="00DE309B">
        <w:rPr>
          <w:rStyle w:val="affff5"/>
          <w:rtl/>
        </w:rPr>
        <w:t>עבד</w:t>
      </w:r>
      <w:r w:rsidR="00B433C9" w:rsidRPr="00DE309B">
        <w:rPr>
          <w:rStyle w:val="affff5"/>
          <w:rFonts w:hint="cs"/>
          <w:rtl/>
        </w:rPr>
        <w:t xml:space="preserve"> ר</w:t>
      </w:r>
      <w:r w:rsidR="00826E23">
        <w:rPr>
          <w:rStyle w:val="affff5"/>
          <w:rFonts w:hint="cs"/>
          <w:rtl/>
        </w:rPr>
        <w:t>"</w:t>
      </w:r>
      <w:r w:rsidR="00B433C9" w:rsidRPr="00DE309B">
        <w:rPr>
          <w:rStyle w:val="affff5"/>
          <w:rFonts w:hint="cs"/>
          <w:rtl/>
        </w:rPr>
        <w:t xml:space="preserve">א </w:t>
      </w:r>
      <w:r w:rsidR="00826E23">
        <w:rPr>
          <w:rFonts w:hint="cs"/>
          <w:rtl/>
        </w:rPr>
        <w:t>ש</w:t>
      </w:r>
      <w:r w:rsidR="00B433C9" w:rsidRPr="00AC7749">
        <w:rPr>
          <w:rFonts w:hint="cs"/>
          <w:rtl/>
        </w:rPr>
        <w:t xml:space="preserve">מסרו </w:t>
      </w:r>
      <w:r w:rsidR="00B433C9" w:rsidRPr="00823680">
        <w:rPr>
          <w:rStyle w:val="affff5"/>
          <w:rFonts w:hint="cs"/>
          <w:rtl/>
        </w:rPr>
        <w:t>לרבינא ולראבד</w:t>
      </w:r>
      <w:r w:rsidR="00B433C9" w:rsidRPr="00823680">
        <w:rPr>
          <w:rStyle w:val="affff5"/>
          <w:rtl/>
        </w:rPr>
        <w:t>"</w:t>
      </w:r>
      <w:r w:rsidR="00B433C9" w:rsidRPr="00823680">
        <w:rPr>
          <w:rStyle w:val="affff5"/>
          <w:rFonts w:hint="cs"/>
          <w:rtl/>
        </w:rPr>
        <w:t xml:space="preserve">ר </w:t>
      </w:r>
      <w:r w:rsidR="00826E23">
        <w:rPr>
          <w:rFonts w:hint="cs"/>
          <w:rtl/>
        </w:rPr>
        <w:t>שיטבילוהו</w:t>
      </w:r>
      <w:r>
        <w:rPr>
          <w:rFonts w:hint="cs"/>
          <w:rtl/>
        </w:rPr>
        <w:t>,</w:t>
      </w:r>
      <w:r w:rsidR="00826E23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קשרו</w:t>
      </w:r>
      <w:r w:rsidR="00826E23">
        <w:rPr>
          <w:rFonts w:ascii="FontbitDavid" w:hAnsi="FontbitDavid" w:hint="cs"/>
          <w:sz w:val="32"/>
          <w:rtl/>
        </w:rPr>
        <w:t>הו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826E23"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 w:hint="cs"/>
          <w:sz w:val="32"/>
          <w:rtl/>
        </w:rPr>
        <w:t>אפסר</w:t>
      </w:r>
      <w:r w:rsidR="00185080">
        <w:rPr>
          <w:rFonts w:ascii="FontbitDavid" w:hAnsi="FontbitDavid" w:hint="cs"/>
          <w:sz w:val="32"/>
          <w:rtl/>
        </w:rPr>
        <w:t>,</w:t>
      </w:r>
    </w:p>
    <w:p w14:paraId="08B5664A" w14:textId="3B1DF511" w:rsidR="00B433C9" w:rsidRDefault="00B433C9" w:rsidP="003350A2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הרפו</w:t>
      </w:r>
      <w:r w:rsidRPr="00C35A2C">
        <w:rPr>
          <w:rFonts w:ascii="FontbitDavid" w:hAnsi="FontbitDavid" w:hint="cs"/>
          <w:sz w:val="32"/>
          <w:rtl/>
        </w:rPr>
        <w:t xml:space="preserve"> שלא חציצה</w:t>
      </w:r>
      <w:r w:rsidR="00185080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185080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185080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185080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185080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18508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הדקו</w:t>
      </w:r>
      <w:r w:rsidRPr="00C35A2C">
        <w:rPr>
          <w:rFonts w:ascii="FontbitDavid" w:hAnsi="FontbitDavid" w:hint="cs"/>
          <w:sz w:val="32"/>
          <w:rtl/>
        </w:rPr>
        <w:t xml:space="preserve"> שלא יאמר לשם ב</w:t>
      </w:r>
      <w:r w:rsidR="00185080">
        <w:rPr>
          <w:rFonts w:ascii="FontbitDavid" w:hAnsi="FontbitDavid" w:hint="cs"/>
          <w:sz w:val="32"/>
          <w:rtl/>
        </w:rPr>
        <w:t>"</w:t>
      </w:r>
      <w:r w:rsidRPr="00C35A2C">
        <w:rPr>
          <w:rFonts w:ascii="FontbitDavid" w:hAnsi="FontbitDavid" w:hint="cs"/>
          <w:sz w:val="32"/>
          <w:rtl/>
        </w:rPr>
        <w:t>ח טובל</w:t>
      </w:r>
      <w:r w:rsidR="00185080">
        <w:rPr>
          <w:rFonts w:ascii="FontbitDavid" w:hAnsi="FontbitDavid" w:hint="cs"/>
          <w:sz w:val="32"/>
          <w:rtl/>
        </w:rPr>
        <w:t>.</w:t>
      </w:r>
    </w:p>
    <w:p w14:paraId="75BCA433" w14:textId="0C3B390A" w:rsidR="00185080" w:rsidRPr="00062827" w:rsidRDefault="00185080" w:rsidP="00B55EDF">
      <w:pPr>
        <w:rPr>
          <w:rFonts w:ascii="FontbitDavid" w:hAnsi="FontbitDavid"/>
          <w:spacing w:val="-6"/>
          <w:sz w:val="32"/>
          <w:rtl/>
        </w:rPr>
      </w:pPr>
      <w:r w:rsidRPr="00062827">
        <w:rPr>
          <w:rStyle w:val="affff5"/>
          <w:rFonts w:hint="cs"/>
          <w:spacing w:val="-6"/>
          <w:rtl/>
        </w:rPr>
        <w:t>איבעיא מ</w:t>
      </w:r>
      <w:r w:rsidR="00B433C9" w:rsidRPr="00062827">
        <w:rPr>
          <w:rStyle w:val="affff5"/>
          <w:spacing w:val="-6"/>
          <w:rtl/>
        </w:rPr>
        <w:t>רבא:</w:t>
      </w:r>
      <w:r w:rsidR="00B433C9" w:rsidRPr="00062827">
        <w:rPr>
          <w:rFonts w:ascii="FontbitDavid" w:hAnsi="FontbitDavid"/>
          <w:spacing w:val="-6"/>
          <w:sz w:val="32"/>
          <w:rtl/>
        </w:rPr>
        <w:t xml:space="preserve"> </w:t>
      </w:r>
      <w:r w:rsidR="00B433C9" w:rsidRPr="00062827">
        <w:rPr>
          <w:rStyle w:val="affff5"/>
          <w:spacing w:val="-6"/>
          <w:rtl/>
        </w:rPr>
        <w:t>בי פפא ב</w:t>
      </w:r>
      <w:r w:rsidRPr="00062827">
        <w:rPr>
          <w:rStyle w:val="affff5"/>
          <w:rFonts w:hint="cs"/>
          <w:spacing w:val="-6"/>
          <w:rtl/>
        </w:rPr>
        <w:t>"</w:t>
      </w:r>
      <w:r w:rsidR="00B433C9" w:rsidRPr="00062827">
        <w:rPr>
          <w:rStyle w:val="affff5"/>
          <w:spacing w:val="-6"/>
          <w:rtl/>
        </w:rPr>
        <w:t>א</w:t>
      </w:r>
      <w:r w:rsidR="00B433C9" w:rsidRPr="00062827">
        <w:rPr>
          <w:rFonts w:ascii="FontbitDavid" w:hAnsi="FontbitDavid"/>
          <w:spacing w:val="-6"/>
          <w:sz w:val="32"/>
          <w:rtl/>
        </w:rPr>
        <w:t xml:space="preserve"> </w:t>
      </w:r>
      <w:r w:rsidRPr="00062827">
        <w:rPr>
          <w:rFonts w:ascii="FontbitDavid" w:hAnsi="FontbitDavid" w:hint="cs"/>
          <w:spacing w:val="-6"/>
          <w:sz w:val="32"/>
          <w:rtl/>
        </w:rPr>
        <w:t>ש</w:t>
      </w:r>
      <w:r w:rsidR="00B433C9" w:rsidRPr="00062827">
        <w:rPr>
          <w:rFonts w:ascii="FontbitDavid" w:hAnsi="FontbitDavid" w:hint="cs"/>
          <w:spacing w:val="-6"/>
          <w:sz w:val="32"/>
          <w:rtl/>
        </w:rPr>
        <w:t>פורעים מס ל</w:t>
      </w:r>
      <w:r w:rsidRPr="00062827">
        <w:rPr>
          <w:rFonts w:ascii="FontbitDavid" w:hAnsi="FontbitDavid" w:hint="cs"/>
          <w:spacing w:val="-6"/>
          <w:sz w:val="32"/>
          <w:rtl/>
        </w:rPr>
        <w:t>גויים</w:t>
      </w:r>
      <w:r w:rsidR="00B433C9" w:rsidRPr="00062827">
        <w:rPr>
          <w:rFonts w:ascii="FontbitDavid" w:hAnsi="FontbitDavid" w:hint="cs"/>
          <w:spacing w:val="-6"/>
          <w:sz w:val="32"/>
          <w:rtl/>
        </w:rPr>
        <w:t xml:space="preserve"> ובכך משתעבדים בהם</w:t>
      </w:r>
      <w:r w:rsidRPr="00062827">
        <w:rPr>
          <w:rFonts w:ascii="FontbitDavid" w:hAnsi="FontbitDavid" w:hint="cs"/>
          <w:spacing w:val="-6"/>
          <w:sz w:val="32"/>
          <w:rtl/>
        </w:rPr>
        <w:t>,</w:t>
      </w:r>
    </w:p>
    <w:p w14:paraId="0D5FA39C" w14:textId="4AA60615" w:rsidR="00B433C9" w:rsidRDefault="00185080" w:rsidP="00B55EDF">
      <w:pPr>
        <w:rPr>
          <w:rtl/>
        </w:rPr>
      </w:pPr>
      <w:bookmarkStart w:id="470" w:name="_Toc119229894"/>
      <w:r w:rsidRPr="009C0FEE">
        <w:rPr>
          <w:rStyle w:val="affff3"/>
          <w:rFonts w:hint="eastAsia"/>
          <w:rtl/>
        </w:rPr>
        <w:t>ה</w:t>
      </w:r>
      <w:r w:rsidR="00B433C9" w:rsidRPr="009C0FEE">
        <w:rPr>
          <w:rStyle w:val="affff3"/>
          <w:rFonts w:hint="eastAsia"/>
          <w:rtl/>
        </w:rPr>
        <w:t>אם</w:t>
      </w:r>
      <w:r w:rsidR="00B433C9" w:rsidRPr="009C0FEE">
        <w:rPr>
          <w:rStyle w:val="affff3"/>
          <w:rtl/>
        </w:rPr>
        <w:t xml:space="preserve"> צריכים גט </w:t>
      </w:r>
      <w:r w:rsidRPr="009C0FEE">
        <w:rPr>
          <w:rStyle w:val="affff3"/>
          <w:rFonts w:hint="eastAsia"/>
          <w:rtl/>
        </w:rPr>
        <w:t>שחרור</w:t>
      </w:r>
      <w:bookmarkEnd w:id="470"/>
      <w:r>
        <w:rPr>
          <w:rFonts w:ascii="FontbitDavid" w:hAnsi="FontbitDavid" w:hint="cs"/>
          <w:sz w:val="32"/>
          <w:rtl/>
        </w:rPr>
        <w:t xml:space="preserve"> </w:t>
      </w:r>
      <w:r w:rsidRPr="00EB4CFE">
        <w:rPr>
          <w:rStyle w:val="affff8"/>
          <w:rFonts w:hint="eastAsia"/>
          <w:rtl/>
        </w:rPr>
        <w:t>כשיוצאים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ורוצים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להתגייר</w:t>
      </w:r>
      <w:r w:rsidR="00B433C9" w:rsidRPr="00C35A2C">
        <w:rPr>
          <w:rFonts w:ascii="FontbitDavid" w:hAnsi="FontbitDavid" w:hint="cs"/>
          <w:sz w:val="32"/>
          <w:rtl/>
        </w:rPr>
        <w:t>?</w:t>
      </w:r>
    </w:p>
    <w:p w14:paraId="5105E309" w14:textId="07B99230" w:rsidR="000055C3" w:rsidRDefault="00185080" w:rsidP="00B55EDF">
      <w:pPr>
        <w:rPr>
          <w:rFonts w:ascii="FontbitDavid" w:hAnsi="FontbitDavid"/>
          <w:spacing w:val="-8"/>
          <w:sz w:val="32"/>
          <w:rtl/>
        </w:rPr>
      </w:pPr>
      <w:r>
        <w:rPr>
          <w:rStyle w:val="affff5"/>
          <w:rFonts w:hint="cs"/>
          <w:rtl/>
        </w:rPr>
        <w:t>ו</w:t>
      </w:r>
      <w:r w:rsidR="00B433C9" w:rsidRPr="00823680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>מר:</w:t>
      </w:r>
      <w:r w:rsidR="00DE309B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 xml:space="preserve">חותם </w:t>
      </w:r>
      <w:r w:rsidR="00B433C9" w:rsidRPr="00AC7749">
        <w:rPr>
          <w:rFonts w:ascii="FontbitDavid" w:hAnsi="FontbitDavid" w:hint="cs"/>
          <w:spacing w:val="-8"/>
          <w:sz w:val="32"/>
          <w:rtl/>
        </w:rPr>
        <w:t xml:space="preserve">עבדותם </w:t>
      </w:r>
      <w:r w:rsidR="000055C3">
        <w:rPr>
          <w:rFonts w:ascii="FontbitDavid" w:hAnsi="FontbitDavid" w:hint="cs"/>
          <w:spacing w:val="-8"/>
          <w:sz w:val="32"/>
          <w:rtl/>
        </w:rPr>
        <w:t>ל</w:t>
      </w:r>
      <w:r w:rsidR="00B433C9" w:rsidRPr="00AC7749">
        <w:rPr>
          <w:rFonts w:ascii="FontbitDavid" w:hAnsi="FontbitDavid" w:hint="cs"/>
          <w:spacing w:val="-8"/>
          <w:sz w:val="32"/>
          <w:rtl/>
        </w:rPr>
        <w:t>מלך</w:t>
      </w:r>
      <w:r w:rsidR="000055C3">
        <w:rPr>
          <w:rFonts w:ascii="FontbitDavid" w:hAnsi="FontbitDavid" w:hint="cs"/>
          <w:spacing w:val="-8"/>
          <w:sz w:val="32"/>
          <w:rtl/>
        </w:rPr>
        <w:t>,</w:t>
      </w:r>
      <w:r w:rsidR="00B433C9" w:rsidRPr="00AC7749">
        <w:rPr>
          <w:rFonts w:ascii="FontbitDavid" w:hAnsi="FontbitDavid" w:hint="cs"/>
          <w:spacing w:val="-8"/>
          <w:sz w:val="32"/>
          <w:rtl/>
        </w:rPr>
        <w:t xml:space="preserve"> ויכול להקנות</w:t>
      </w:r>
      <w:r w:rsidR="000055C3">
        <w:rPr>
          <w:rFonts w:ascii="FontbitDavid" w:hAnsi="FontbitDavid" w:hint="cs"/>
          <w:spacing w:val="-8"/>
          <w:sz w:val="32"/>
          <w:rtl/>
        </w:rPr>
        <w:t xml:space="preserve"> </w:t>
      </w:r>
      <w:r w:rsidR="000055C3" w:rsidRPr="00D1637C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גופם</w:t>
      </w:r>
      <w:r w:rsidR="00B433C9" w:rsidRPr="00AC7749">
        <w:rPr>
          <w:rFonts w:ascii="FontbitDavid" w:hAnsi="FontbitDavid" w:hint="cs"/>
          <w:spacing w:val="-8"/>
          <w:sz w:val="32"/>
          <w:rtl/>
        </w:rPr>
        <w:t xml:space="preserve"> למי ש</w:t>
      </w:r>
      <w:r w:rsidR="000055C3">
        <w:rPr>
          <w:rFonts w:ascii="FontbitDavid" w:hAnsi="FontbitDavid" w:hint="cs"/>
          <w:spacing w:val="-8"/>
          <w:sz w:val="32"/>
          <w:rtl/>
        </w:rPr>
        <w:t>לא פורע מס.</w:t>
      </w:r>
    </w:p>
    <w:p w14:paraId="06903A6A" w14:textId="77777777" w:rsidR="000055C3" w:rsidRPr="00C35A2C" w:rsidRDefault="000055C3" w:rsidP="00B55EDF">
      <w:pPr>
        <w:rPr>
          <w:rFonts w:ascii="FontbitDavid" w:hAnsi="FontbitDavid"/>
          <w:sz w:val="32"/>
          <w:rtl/>
        </w:rPr>
      </w:pPr>
    </w:p>
    <w:p w14:paraId="45F33AB7" w14:textId="6BB4E905" w:rsidR="00DE309B" w:rsidRPr="00B0367D" w:rsidRDefault="00B433C9" w:rsidP="00B55EDF">
      <w:pPr>
        <w:rPr>
          <w:spacing w:val="-4"/>
          <w:rtl/>
        </w:rPr>
      </w:pPr>
      <w:r w:rsidRPr="00B0367D">
        <w:rPr>
          <w:rStyle w:val="affff5"/>
          <w:spacing w:val="-4"/>
          <w:rtl/>
        </w:rPr>
        <w:t>ר</w:t>
      </w:r>
      <w:r w:rsidRPr="00B0367D">
        <w:rPr>
          <w:rStyle w:val="affff5"/>
          <w:rFonts w:hint="cs"/>
          <w:spacing w:val="-4"/>
          <w:rtl/>
        </w:rPr>
        <w:t>חב</w:t>
      </w:r>
      <w:r w:rsidRPr="00B0367D">
        <w:rPr>
          <w:rStyle w:val="affff5"/>
          <w:spacing w:val="-4"/>
          <w:rtl/>
        </w:rPr>
        <w:t>"</w:t>
      </w:r>
      <w:r w:rsidRPr="00B0367D">
        <w:rPr>
          <w:rStyle w:val="affff5"/>
          <w:rFonts w:hint="cs"/>
          <w:spacing w:val="-4"/>
          <w:rtl/>
        </w:rPr>
        <w:t>א</w:t>
      </w:r>
      <w:r w:rsidRPr="00B0367D">
        <w:rPr>
          <w:rStyle w:val="affff5"/>
          <w:spacing w:val="-4"/>
          <w:rtl/>
        </w:rPr>
        <w:t xml:space="preserve"> </w:t>
      </w:r>
      <w:r w:rsidR="000055C3" w:rsidRPr="00B0367D">
        <w:rPr>
          <w:rStyle w:val="affff5"/>
          <w:rFonts w:hint="eastAsia"/>
          <w:spacing w:val="-4"/>
          <w:rtl/>
        </w:rPr>
        <w:t>ראה</w:t>
      </w:r>
      <w:r w:rsidRPr="00B0367D">
        <w:rPr>
          <w:rStyle w:val="affff5"/>
          <w:spacing w:val="-4"/>
          <w:rtl/>
        </w:rPr>
        <w:t xml:space="preserve"> </w:t>
      </w:r>
      <w:r w:rsidR="000055C3" w:rsidRPr="00B0367D">
        <w:rPr>
          <w:rStyle w:val="affff5"/>
          <w:rFonts w:hint="eastAsia"/>
          <w:spacing w:val="-4"/>
          <w:rtl/>
        </w:rPr>
        <w:t>ב</w:t>
      </w:r>
      <w:r w:rsidRPr="00B0367D">
        <w:rPr>
          <w:rStyle w:val="affff5"/>
          <w:rFonts w:hint="eastAsia"/>
          <w:spacing w:val="-4"/>
          <w:rtl/>
        </w:rPr>
        <w:t>גבלא</w:t>
      </w:r>
      <w:r w:rsidRPr="00B0367D">
        <w:rPr>
          <w:rFonts w:ascii="FontbitDavid" w:hAnsi="FontbitDavid" w:hint="cs"/>
          <w:spacing w:val="-4"/>
          <w:sz w:val="32"/>
          <w:rtl/>
        </w:rPr>
        <w:t xml:space="preserve"> </w:t>
      </w:r>
      <w:r w:rsidR="003350A2" w:rsidRPr="00B0367D">
        <w:rPr>
          <w:rStyle w:val="affff5"/>
          <w:rFonts w:hint="eastAsia"/>
          <w:spacing w:val="-4"/>
          <w:rtl/>
        </w:rPr>
        <w:t>א</w:t>
      </w:r>
      <w:r w:rsidR="003350A2" w:rsidRPr="00B0367D">
        <w:rPr>
          <w:rStyle w:val="affff5"/>
          <w:spacing w:val="-4"/>
          <w:rtl/>
        </w:rPr>
        <w:t>.</w:t>
      </w:r>
      <w:r w:rsidR="003350A2" w:rsidRPr="00B0367D">
        <w:rPr>
          <w:rFonts w:ascii="FontbitDavid" w:hAnsi="FontbitDavid" w:hint="cs"/>
          <w:spacing w:val="-4"/>
          <w:sz w:val="32"/>
          <w:rtl/>
        </w:rPr>
        <w:t xml:space="preserve"> </w:t>
      </w:r>
      <w:r w:rsidRPr="00B0367D">
        <w:rPr>
          <w:rStyle w:val="affff3"/>
          <w:rFonts w:hint="cs"/>
          <w:spacing w:val="-4"/>
          <w:rtl/>
        </w:rPr>
        <w:t xml:space="preserve">בנות ישראל </w:t>
      </w:r>
      <w:r w:rsidR="003350A2" w:rsidRPr="00B0367D">
        <w:rPr>
          <w:rStyle w:val="affff3"/>
          <w:rFonts w:hint="cs"/>
          <w:spacing w:val="-4"/>
          <w:rtl/>
        </w:rPr>
        <w:t>שהתעברו</w:t>
      </w:r>
      <w:r w:rsidRPr="00B0367D">
        <w:rPr>
          <w:rStyle w:val="affff3"/>
          <w:rFonts w:hint="cs"/>
          <w:spacing w:val="-4"/>
          <w:rtl/>
        </w:rPr>
        <w:t xml:space="preserve"> מגר שמל ולא טבל</w:t>
      </w:r>
      <w:r w:rsidR="00DE309B" w:rsidRPr="00B0367D">
        <w:rPr>
          <w:rFonts w:ascii="FontbitDavid" w:hAnsi="FontbitDavid" w:hint="cs"/>
          <w:spacing w:val="-4"/>
          <w:sz w:val="32"/>
          <w:rtl/>
        </w:rPr>
        <w:t>,</w:t>
      </w:r>
      <w:r w:rsidRPr="00B0367D">
        <w:rPr>
          <w:rFonts w:ascii="FontbitDavid" w:hAnsi="FontbitDavid" w:hint="cs"/>
          <w:spacing w:val="-4"/>
          <w:sz w:val="32"/>
          <w:rtl/>
        </w:rPr>
        <w:t xml:space="preserve"> </w:t>
      </w:r>
    </w:p>
    <w:p w14:paraId="11E34FBA" w14:textId="46D4538D" w:rsidR="003350A2" w:rsidRDefault="003350A2" w:rsidP="003350A2">
      <w:pPr>
        <w:rPr>
          <w:rFonts w:ascii="FontbitDavid" w:hAnsi="FontbitDavid"/>
          <w:sz w:val="32"/>
          <w:rtl/>
        </w:rPr>
      </w:pPr>
      <w:r w:rsidRPr="00EB4CFE">
        <w:rPr>
          <w:rStyle w:val="affff5"/>
          <w:rFonts w:hint="eastAsia"/>
          <w:rtl/>
        </w:rPr>
        <w:t>ב</w:t>
      </w:r>
      <w:r w:rsidRPr="00EB4CFE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שתו </w:t>
      </w:r>
      <w:r w:rsidR="00B433C9" w:rsidRPr="00C35A2C">
        <w:rPr>
          <w:rFonts w:ascii="FontbitDavid" w:hAnsi="FontbitDavid" w:hint="cs"/>
          <w:sz w:val="32"/>
          <w:rtl/>
        </w:rPr>
        <w:t xml:space="preserve">יין </w:t>
      </w: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 w:hint="cs"/>
          <w:sz w:val="32"/>
          <w:rtl/>
        </w:rPr>
        <w:t xml:space="preserve">מזג </w:t>
      </w:r>
      <w:r>
        <w:rPr>
          <w:rFonts w:ascii="FontbitDavid" w:hAnsi="FontbitDavid" w:hint="cs"/>
          <w:sz w:val="32"/>
          <w:rtl/>
        </w:rPr>
        <w:t>גוי</w:t>
      </w:r>
      <w:r w:rsidR="00DE309B">
        <w:rPr>
          <w:rFonts w:ascii="FontbitDavid" w:hAnsi="FontbitDavid" w:hint="cs"/>
          <w:sz w:val="32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="00A92A5A">
        <w:rPr>
          <w:rStyle w:val="affff5"/>
          <w:rtl/>
        </w:rPr>
        <w:tab/>
      </w:r>
      <w:r w:rsidR="00A92A5A">
        <w:rPr>
          <w:rStyle w:val="affff5"/>
          <w:rtl/>
        </w:rPr>
        <w:tab/>
      </w:r>
      <w:r w:rsidR="00A92A5A">
        <w:rPr>
          <w:rStyle w:val="affff5"/>
          <w:rtl/>
        </w:rPr>
        <w:tab/>
      </w:r>
      <w:r w:rsidR="00A92A5A">
        <w:rPr>
          <w:rStyle w:val="affff5"/>
          <w:rtl/>
        </w:rPr>
        <w:tab/>
      </w:r>
      <w:r w:rsidR="00A92A5A">
        <w:rPr>
          <w:rStyle w:val="affff5"/>
          <w:rtl/>
        </w:rPr>
        <w:tab/>
      </w:r>
      <w:r w:rsidR="00A92A5A">
        <w:rPr>
          <w:rStyle w:val="affff5"/>
          <w:rtl/>
        </w:rPr>
        <w:tab/>
      </w:r>
      <w:r w:rsidR="00A92A5A">
        <w:rPr>
          <w:rStyle w:val="affff5"/>
          <w:rFonts w:hint="cs"/>
          <w:rtl/>
        </w:rPr>
        <w:t xml:space="preserve"> </w:t>
      </w:r>
      <w:r w:rsidRPr="00EB4CFE">
        <w:rPr>
          <w:rStyle w:val="affff5"/>
          <w:rFonts w:hint="eastAsia"/>
          <w:rtl/>
        </w:rPr>
        <w:t>ג</w:t>
      </w:r>
      <w:r w:rsidRPr="00EB4CFE">
        <w:rPr>
          <w:rStyle w:val="affff5"/>
          <w:rtl/>
        </w:rPr>
        <w:t>.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אכלו </w:t>
      </w:r>
      <w:r w:rsidR="00B433C9" w:rsidRPr="00C35A2C">
        <w:rPr>
          <w:rFonts w:ascii="FontbitDavid" w:hAnsi="FontbitDavid" w:hint="cs"/>
          <w:sz w:val="32"/>
          <w:rtl/>
        </w:rPr>
        <w:t>תורמ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 w:hint="cs"/>
          <w:sz w:val="32"/>
          <w:rtl/>
        </w:rPr>
        <w:t>ס שב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 w:hint="cs"/>
          <w:sz w:val="32"/>
          <w:rtl/>
        </w:rPr>
        <w:t xml:space="preserve">של </w:t>
      </w:r>
      <w:r>
        <w:rPr>
          <w:rFonts w:ascii="FontbitDavid" w:hAnsi="FontbitDavid" w:hint="cs"/>
          <w:sz w:val="32"/>
          <w:rtl/>
        </w:rPr>
        <w:t>גוי.</w:t>
      </w:r>
    </w:p>
    <w:p w14:paraId="0478325D" w14:textId="5F5165E9" w:rsidR="00A92A5A" w:rsidRDefault="003350A2" w:rsidP="003350A2">
      <w:pPr>
        <w:rPr>
          <w:spacing w:val="-2"/>
          <w:sz w:val="32"/>
          <w:rtl/>
        </w:rPr>
      </w:pPr>
      <w:r>
        <w:rPr>
          <w:rFonts w:hint="cs"/>
          <w:rtl/>
        </w:rPr>
        <w:lastRenderedPageBreak/>
        <w:t>א"ל</w:t>
      </w:r>
      <w:r w:rsidR="00B433C9" w:rsidRPr="00C35A2C">
        <w:rPr>
          <w:rFonts w:hint="cs"/>
          <w:rtl/>
        </w:rPr>
        <w:t xml:space="preserve"> </w:t>
      </w:r>
      <w:r w:rsidR="00B433C9" w:rsidRPr="00823680">
        <w:rPr>
          <w:rStyle w:val="affff5"/>
          <w:rFonts w:hint="cs"/>
          <w:rtl/>
        </w:rPr>
        <w:t>רי</w:t>
      </w:r>
      <w:r w:rsidR="00B433C9" w:rsidRPr="00823680">
        <w:rPr>
          <w:rStyle w:val="affff5"/>
          <w:rtl/>
        </w:rPr>
        <w:t>"</w:t>
      </w:r>
      <w:r w:rsidR="00B433C9" w:rsidRPr="00823680">
        <w:rPr>
          <w:rStyle w:val="affff5"/>
          <w:rFonts w:hint="cs"/>
          <w:rtl/>
        </w:rPr>
        <w:t>ו:</w:t>
      </w:r>
      <w:r w:rsidR="00B433C9" w:rsidRPr="0090328A">
        <w:rPr>
          <w:rFonts w:hint="cs"/>
          <w:rtl/>
        </w:rPr>
        <w:t xml:space="preserve"> </w:t>
      </w:r>
      <w:r w:rsidR="00DE309B" w:rsidRPr="00D1637C">
        <w:rPr>
          <w:rFonts w:cs="PFT_Frank"/>
          <w:b/>
          <w:bCs/>
          <w:szCs w:val="14"/>
          <w:rtl/>
        </w:rPr>
        <w:t>הכרז</w:t>
      </w:r>
      <w:r>
        <w:rPr>
          <w:rFonts w:hint="cs"/>
          <w:spacing w:val="-2"/>
          <w:sz w:val="32"/>
          <w:rtl/>
        </w:rPr>
        <w:t xml:space="preserve"> </w:t>
      </w:r>
      <w:r w:rsidRPr="00EB4CFE">
        <w:rPr>
          <w:rStyle w:val="affff5"/>
          <w:rFonts w:hint="eastAsia"/>
          <w:rtl/>
        </w:rPr>
        <w:t>א</w:t>
      </w:r>
      <w:r w:rsidRPr="00EB4CFE">
        <w:rPr>
          <w:rStyle w:val="affff5"/>
          <w:rtl/>
        </w:rPr>
        <w:t xml:space="preserve">. </w:t>
      </w:r>
      <w:r>
        <w:rPr>
          <w:rFonts w:hint="cs"/>
          <w:spacing w:val="-2"/>
          <w:sz w:val="32"/>
          <w:rtl/>
        </w:rPr>
        <w:t>ש</w:t>
      </w:r>
      <w:r w:rsidR="00B433C9" w:rsidRPr="003F3A85">
        <w:rPr>
          <w:spacing w:val="-2"/>
          <w:sz w:val="32"/>
          <w:rtl/>
        </w:rPr>
        <w:t>בניהן ממזרים</w:t>
      </w:r>
      <w:r w:rsidR="00B433C9" w:rsidRPr="005C5E95">
        <w:rPr>
          <w:spacing w:val="-2"/>
          <w:sz w:val="32"/>
          <w:rtl/>
        </w:rPr>
        <w:t xml:space="preserve"> </w:t>
      </w:r>
      <w:r w:rsidR="00A92A5A">
        <w:rPr>
          <w:rStyle w:val="affff5"/>
          <w:rFonts w:hint="cs"/>
          <w:rtl/>
        </w:rPr>
        <w:t>כ</w:t>
      </w:r>
      <w:r w:rsidRPr="00EB4CFE">
        <w:rPr>
          <w:rStyle w:val="affff5"/>
          <w:rFonts w:hint="eastAsia"/>
          <w:rtl/>
        </w:rPr>
        <w:t>שיטתו</w:t>
      </w:r>
      <w:r w:rsidR="00B433C9" w:rsidRPr="005C5E95">
        <w:rPr>
          <w:rFonts w:hint="cs"/>
          <w:spacing w:val="-2"/>
          <w:sz w:val="32"/>
          <w:rtl/>
        </w:rPr>
        <w:t xml:space="preserve"> </w:t>
      </w:r>
      <w:r>
        <w:rPr>
          <w:rFonts w:hint="cs"/>
          <w:spacing w:val="-2"/>
          <w:sz w:val="32"/>
          <w:rtl/>
        </w:rPr>
        <w:t>ש</w:t>
      </w:r>
      <w:r w:rsidR="00DE309B" w:rsidRPr="005C5E95">
        <w:rPr>
          <w:spacing w:val="-2"/>
          <w:sz w:val="32"/>
          <w:rtl/>
        </w:rPr>
        <w:t>עד שימול ויטבול,</w:t>
      </w:r>
    </w:p>
    <w:p w14:paraId="6C04E8C6" w14:textId="4C82BC30" w:rsidR="003350A2" w:rsidRDefault="003350A2" w:rsidP="003350A2">
      <w:pPr>
        <w:rPr>
          <w:sz w:val="32"/>
          <w:rtl/>
        </w:rPr>
      </w:pPr>
      <w:r>
        <w:rPr>
          <w:rStyle w:val="affff5"/>
          <w:rFonts w:hint="cs"/>
          <w:rtl/>
        </w:rPr>
        <w:t>ו</w:t>
      </w:r>
      <w:r w:rsidR="00A92A5A">
        <w:rPr>
          <w:rStyle w:val="affff5"/>
          <w:rFonts w:hint="cs"/>
          <w:rtl/>
        </w:rPr>
        <w:t>כ</w:t>
      </w:r>
      <w:r w:rsidRPr="00EB4CFE">
        <w:rPr>
          <w:rStyle w:val="affff5"/>
          <w:rFonts w:hint="eastAsia"/>
          <w:rtl/>
        </w:rPr>
        <w:t>שיטתו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שגוי</w:t>
      </w:r>
      <w:r w:rsidR="00B433C9" w:rsidRPr="00C35A2C">
        <w:rPr>
          <w:rFonts w:ascii="FontbitDavid" w:hAnsi="FontbitDavid"/>
          <w:sz w:val="32"/>
          <w:rtl/>
        </w:rPr>
        <w:t xml:space="preserve"> על בת ישראל - ממזר</w:t>
      </w:r>
      <w:r>
        <w:rPr>
          <w:rFonts w:ascii="FontbitDavid" w:hAnsi="FontbitDavid" w:hint="cs"/>
          <w:sz w:val="32"/>
          <w:rtl/>
        </w:rPr>
        <w:t>,</w:t>
      </w:r>
      <w:r w:rsidR="00A92A5A">
        <w:rPr>
          <w:rFonts w:ascii="FontbitDavid" w:hAnsi="FontbitDavid"/>
          <w:sz w:val="32"/>
          <w:rtl/>
        </w:rPr>
        <w:tab/>
      </w:r>
      <w:r w:rsidR="00A92A5A">
        <w:rPr>
          <w:rFonts w:ascii="FontbitDavid" w:hAnsi="FontbitDavid"/>
          <w:sz w:val="32"/>
          <w:rtl/>
        </w:rPr>
        <w:tab/>
      </w:r>
      <w:r w:rsidR="00A92A5A">
        <w:rPr>
          <w:rFonts w:ascii="FontbitDavid" w:hAnsi="FontbitDavid"/>
          <w:sz w:val="32"/>
          <w:rtl/>
        </w:rPr>
        <w:tab/>
      </w:r>
      <w:r w:rsidR="00A92A5A">
        <w:rPr>
          <w:rFonts w:hint="cs"/>
          <w:rtl/>
        </w:rPr>
        <w:t xml:space="preserve"> </w:t>
      </w:r>
      <w:r w:rsidRPr="00EB4CFE">
        <w:rPr>
          <w:rStyle w:val="affff5"/>
          <w:rFonts w:hint="eastAsia"/>
          <w:rtl/>
        </w:rPr>
        <w:t>ב</w:t>
      </w:r>
      <w:r w:rsidRPr="00EB4CFE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 w:rsidRPr="0039104D">
        <w:rPr>
          <w:rtl/>
        </w:rPr>
        <w:t>יינם יין נסך</w:t>
      </w:r>
      <w:r w:rsidR="00B433C9" w:rsidRPr="00C35A2C">
        <w:rPr>
          <w:sz w:val="32"/>
          <w:rtl/>
        </w:rPr>
        <w:t xml:space="preserve"> - </w:t>
      </w:r>
      <w:r w:rsidR="00B433C9" w:rsidRPr="00EB4CFE">
        <w:rPr>
          <w:rStyle w:val="affff1"/>
          <w:rtl/>
        </w:rPr>
        <w:t>לך לך אמרין נזירא,</w:t>
      </w:r>
      <w:r>
        <w:rPr>
          <w:rFonts w:hint="cs"/>
          <w:rtl/>
        </w:rPr>
        <w:t xml:space="preserve"> </w:t>
      </w:r>
      <w:r w:rsidR="00A92A5A">
        <w:rPr>
          <w:rStyle w:val="affff5"/>
          <w:rtl/>
        </w:rPr>
        <w:tab/>
      </w:r>
      <w:r w:rsidR="00A92A5A">
        <w:rPr>
          <w:rStyle w:val="affff5"/>
          <w:rtl/>
        </w:rPr>
        <w:tab/>
      </w:r>
      <w:r w:rsidR="00A92A5A">
        <w:rPr>
          <w:rStyle w:val="affff5"/>
          <w:rtl/>
        </w:rPr>
        <w:tab/>
      </w:r>
      <w:r w:rsidR="00A92A5A">
        <w:rPr>
          <w:rStyle w:val="affff5"/>
          <w:rFonts w:hint="cs"/>
          <w:rtl/>
        </w:rPr>
        <w:t xml:space="preserve"> </w:t>
      </w:r>
      <w:r w:rsidRPr="00EB4CFE">
        <w:rPr>
          <w:rStyle w:val="affff5"/>
          <w:rFonts w:hint="eastAsia"/>
          <w:rtl/>
        </w:rPr>
        <w:t>ג</w:t>
      </w:r>
      <w:r w:rsidRPr="00EB4CFE">
        <w:rPr>
          <w:rStyle w:val="affff5"/>
          <w:rtl/>
        </w:rPr>
        <w:t>.</w:t>
      </w:r>
      <w:r w:rsidR="00B433C9" w:rsidRPr="0039104D">
        <w:rPr>
          <w:rtl/>
        </w:rPr>
        <w:t xml:space="preserve"> תורמוסן בשולי </w:t>
      </w:r>
      <w:r>
        <w:rPr>
          <w:rFonts w:hint="cs"/>
          <w:rtl/>
        </w:rPr>
        <w:t>גויי</w:t>
      </w:r>
      <w:r w:rsidR="00B433C9" w:rsidRPr="0039104D">
        <w:rPr>
          <w:rtl/>
        </w:rPr>
        <w:t xml:space="preserve">ם </w:t>
      </w:r>
      <w:r w:rsidR="00823680" w:rsidRPr="0039104D">
        <w:rPr>
          <w:rFonts w:hint="cs"/>
          <w:rtl/>
        </w:rPr>
        <w:t>-</w:t>
      </w:r>
      <w:r w:rsidR="00823680">
        <w:rPr>
          <w:rFonts w:hint="cs"/>
          <w:sz w:val="32"/>
          <w:rtl/>
        </w:rPr>
        <w:t xml:space="preserve"> </w:t>
      </w:r>
      <w:r w:rsidR="00B433C9" w:rsidRPr="00C35A2C">
        <w:rPr>
          <w:sz w:val="32"/>
          <w:rtl/>
        </w:rPr>
        <w:t>שאינן בני תורה</w:t>
      </w:r>
      <w:r w:rsidR="00A92A5A">
        <w:rPr>
          <w:rFonts w:hint="cs"/>
          <w:sz w:val="32"/>
          <w:rtl/>
        </w:rPr>
        <w:t>.</w:t>
      </w:r>
    </w:p>
    <w:p w14:paraId="1C2C57C2" w14:textId="6C641FFD" w:rsidR="00B433C9" w:rsidRPr="00C35A2C" w:rsidRDefault="003350A2" w:rsidP="00EB4CFE">
      <w:r>
        <w:rPr>
          <w:rFonts w:hint="cs"/>
          <w:sz w:val="32"/>
          <w:rtl/>
        </w:rPr>
        <w:t>ול</w:t>
      </w:r>
      <w:r w:rsidR="00B433C9" w:rsidRPr="00C35A2C">
        <w:rPr>
          <w:sz w:val="32"/>
          <w:rtl/>
        </w:rPr>
        <w:t xml:space="preserve">בני תורה </w:t>
      </w:r>
      <w:r>
        <w:rPr>
          <w:rFonts w:hint="cs"/>
          <w:sz w:val="32"/>
          <w:rtl/>
        </w:rPr>
        <w:t>מותר</w:t>
      </w:r>
      <w:r w:rsidR="00DE309B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ס</w:t>
      </w:r>
      <w:r w:rsidR="00A92A5A">
        <w:rPr>
          <w:rStyle w:val="affff5"/>
          <w:rFonts w:hint="cs"/>
          <w:rtl/>
        </w:rPr>
        <w:t>"ל</w:t>
      </w:r>
      <w:r w:rsidR="00B433C9" w:rsidRPr="00823680">
        <w:rPr>
          <w:rStyle w:val="affff5"/>
          <w:rtl/>
        </w:rPr>
        <w:t xml:space="preserve"> </w:t>
      </w:r>
      <w:r w:rsidR="00B433C9" w:rsidRPr="00C35A2C">
        <w:rPr>
          <w:rtl/>
        </w:rPr>
        <w:t>שאי</w:t>
      </w:r>
      <w:r w:rsidR="00A92A5A">
        <w:rPr>
          <w:rFonts w:hint="cs"/>
          <w:rtl/>
        </w:rPr>
        <w:t>נו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ב</w:t>
      </w:r>
      <w:r w:rsidR="00B433C9" w:rsidRPr="00C35A2C">
        <w:rPr>
          <w:rtl/>
        </w:rPr>
        <w:t xml:space="preserve">שולחן מלכים אין בשולי </w:t>
      </w:r>
      <w:r>
        <w:rPr>
          <w:rFonts w:hint="cs"/>
          <w:rtl/>
        </w:rPr>
        <w:t>גויים</w:t>
      </w:r>
      <w:r w:rsidR="00B433C9" w:rsidRPr="00C35A2C">
        <w:rPr>
          <w:rtl/>
        </w:rPr>
        <w:t>.</w:t>
      </w:r>
    </w:p>
    <w:p w14:paraId="6C2F6BAA" w14:textId="7B30ED99" w:rsidR="00B433C9" w:rsidRPr="00C35A2C" w:rsidRDefault="00BD1003" w:rsidP="00615A60">
      <w:pPr>
        <w:pStyle w:val="affff2"/>
        <w:rPr>
          <w:rtl/>
        </w:rPr>
      </w:pPr>
      <w:bookmarkStart w:id="471" w:name="_Toc119172804"/>
      <w:bookmarkStart w:id="472" w:name="_Toc119229895"/>
      <w:r>
        <w:rPr>
          <w:rFonts w:hint="cs"/>
          <w:rtl/>
        </w:rPr>
        <w:t>מילה וטבילה</w:t>
      </w:r>
      <w:bookmarkEnd w:id="471"/>
      <w:bookmarkEnd w:id="472"/>
    </w:p>
    <w:p w14:paraId="72424FD1" w14:textId="58CB4625" w:rsidR="00B433C9" w:rsidRPr="00C35A2C" w:rsidRDefault="00B433C9" w:rsidP="00B55EDF">
      <w:pPr>
        <w:rPr>
          <w:rtl/>
        </w:rPr>
      </w:pPr>
      <w:r w:rsidRPr="00823680">
        <w:rPr>
          <w:rStyle w:val="affff5"/>
          <w:rtl/>
        </w:rPr>
        <w:t>ת"ר: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823680">
        <w:rPr>
          <w:rStyle w:val="affff5"/>
          <w:rtl/>
        </w:rPr>
        <w:t>ר"א</w:t>
      </w:r>
      <w:r w:rsidRPr="00C35A2C">
        <w:rPr>
          <w:rFonts w:ascii="FontbitDavid" w:hAnsi="FontbitDavid"/>
          <w:sz w:val="32"/>
          <w:rtl/>
        </w:rPr>
        <w:t xml:space="preserve">: </w:t>
      </w:r>
      <w:r w:rsidR="00CF7485" w:rsidRPr="000A081A">
        <w:rPr>
          <w:rtl/>
        </w:rPr>
        <w:t>גר שמל ולא טבל</w:t>
      </w:r>
      <w:r w:rsidR="00CF7485" w:rsidRPr="00C35A2C">
        <w:rPr>
          <w:rFonts w:ascii="FontbitDavid" w:hAnsi="FontbitDavid"/>
          <w:sz w:val="32"/>
          <w:rtl/>
        </w:rPr>
        <w:t xml:space="preserve"> </w:t>
      </w:r>
      <w:r w:rsidR="00CF7485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גר, שכן מצינו באבותינו</w:t>
      </w:r>
      <w:r w:rsidR="001B6C72" w:rsidRPr="00EB4CFE">
        <w:rPr>
          <w:rStyle w:val="affff8"/>
          <w:rtl/>
        </w:rPr>
        <w:t xml:space="preserve"> ממצרים.</w:t>
      </w:r>
    </w:p>
    <w:p w14:paraId="74FCF6E4" w14:textId="4F4ACA18" w:rsidR="00B433C9" w:rsidRPr="00C35A2C" w:rsidRDefault="00B433C9" w:rsidP="00FD46BB">
      <w:pPr>
        <w:ind w:left="226"/>
        <w:rPr>
          <w:rFonts w:ascii="FontbitDavid" w:hAnsi="FontbitDavid"/>
          <w:sz w:val="32"/>
          <w:rtl/>
        </w:rPr>
      </w:pPr>
      <w:r w:rsidRPr="00823680">
        <w:rPr>
          <w:rStyle w:val="affff5"/>
          <w:rtl/>
        </w:rPr>
        <w:t>ריה</w:t>
      </w:r>
      <w:r w:rsidR="00CF7485">
        <w:rPr>
          <w:rStyle w:val="affff5"/>
          <w:rFonts w:hint="cs"/>
          <w:rtl/>
        </w:rPr>
        <w:t>"</w:t>
      </w:r>
      <w:r w:rsidRPr="00823680">
        <w:rPr>
          <w:rStyle w:val="affff5"/>
          <w:rtl/>
        </w:rPr>
        <w:t>ו: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CF7485" w:rsidRPr="00EB4CFE">
        <w:rPr>
          <w:rtl/>
        </w:rPr>
        <w:t xml:space="preserve">טבל ולא מל </w:t>
      </w:r>
      <w:r w:rsidR="00CF7485">
        <w:rPr>
          <w:rFonts w:hint="cs"/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>גר, שכן מצינו באמהות</w:t>
      </w:r>
      <w:r w:rsidR="001B6C72" w:rsidRPr="00EB4CFE">
        <w:rPr>
          <w:rStyle w:val="affff8"/>
          <w:rtl/>
        </w:rPr>
        <w:t xml:space="preserve"> כדמפרש.</w:t>
      </w:r>
    </w:p>
    <w:p w14:paraId="27986D4F" w14:textId="1A269C90" w:rsidR="00B433C9" w:rsidRPr="00C35A2C" w:rsidRDefault="00B433C9" w:rsidP="00FD46BB">
      <w:pPr>
        <w:ind w:left="226"/>
        <w:rPr>
          <w:rFonts w:ascii="FontbitDavid" w:hAnsi="FontbitDavid"/>
          <w:sz w:val="32"/>
          <w:rtl/>
        </w:rPr>
      </w:pPr>
      <w:r w:rsidRPr="00823680">
        <w:rPr>
          <w:rStyle w:val="affff5"/>
          <w:rtl/>
        </w:rPr>
        <w:t>חכ</w:t>
      </w:r>
      <w:r w:rsidR="00CF7485">
        <w:rPr>
          <w:rStyle w:val="affff5"/>
          <w:rFonts w:hint="cs"/>
          <w:rtl/>
        </w:rPr>
        <w:t>מים</w:t>
      </w:r>
      <w:r w:rsidRPr="00823680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עד שימול ויטבול.</w:t>
      </w:r>
    </w:p>
    <w:p w14:paraId="42C8A7A0" w14:textId="1D8350BF" w:rsidR="00B433C9" w:rsidRDefault="00CF7485" w:rsidP="00FD46BB">
      <w:pPr>
        <w:ind w:left="226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B433C9" w:rsidRPr="00823680">
        <w:rPr>
          <w:rStyle w:val="affff5"/>
          <w:rtl/>
        </w:rPr>
        <w:t>ר"</w:t>
      </w:r>
      <w:r w:rsidR="00B433C9" w:rsidRPr="00CF7485">
        <w:rPr>
          <w:rStyle w:val="affff5"/>
          <w:rtl/>
        </w:rPr>
        <w:t>א</w:t>
      </w:r>
      <w:r w:rsidR="00B433C9"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מודה</w:t>
      </w:r>
      <w:r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לרי</w:t>
      </w:r>
      <w:r w:rsidR="002B2353">
        <w:rPr>
          <w:rStyle w:val="affff5"/>
          <w:rFonts w:hint="cs"/>
          <w:rtl/>
        </w:rPr>
        <w:t>"</w:t>
      </w:r>
      <w:r w:rsidRPr="00EB4CFE">
        <w:rPr>
          <w:rStyle w:val="affff5"/>
          <w:rFonts w:hint="eastAsia"/>
          <w:rtl/>
        </w:rPr>
        <w:t>ה</w:t>
      </w:r>
      <w:r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בטבל ולא מל</w:t>
      </w:r>
      <w:r w:rsidRPr="00C35A2C" w:rsidDel="00CF7485">
        <w:rPr>
          <w:rFonts w:ascii="FontbitDavid" w:hAnsi="FontbitDavid"/>
          <w:sz w:val="32"/>
          <w:rtl/>
        </w:rPr>
        <w:t xml:space="preserve"> </w:t>
      </w:r>
      <w:r w:rsidR="001B6C72">
        <w:rPr>
          <w:rFonts w:hint="cs"/>
          <w:rtl/>
        </w:rPr>
        <w:t xml:space="preserve">- </w:t>
      </w:r>
      <w:r w:rsidR="00B433C9" w:rsidRPr="00EB4CFE">
        <w:rPr>
          <w:rtl/>
        </w:rPr>
        <w:t>מאמהות</w:t>
      </w:r>
      <w:r>
        <w:rPr>
          <w:rStyle w:val="affff8"/>
          <w:rFonts w:hint="cs"/>
          <w:rtl/>
        </w:rPr>
        <w:t>,</w:t>
      </w:r>
      <w:r>
        <w:rPr>
          <w:rFonts w:ascii="FontbitDavid" w:hAnsi="FontbitDavid" w:hint="cs"/>
          <w:spacing w:val="-8"/>
          <w:sz w:val="32"/>
          <w:rtl/>
        </w:rPr>
        <w:t xml:space="preserve"> </w:t>
      </w:r>
    </w:p>
    <w:p w14:paraId="26D36FE8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מו:</w:t>
      </w:r>
    </w:p>
    <w:p w14:paraId="54D089E6" w14:textId="6DB6B2F8" w:rsidR="002B2353" w:rsidRPr="00AC7749" w:rsidRDefault="002B2353" w:rsidP="00EB4CFE">
      <w:pPr>
        <w:pStyle w:val="affff7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ואין</w:t>
      </w:r>
      <w:r w:rsidRPr="00A07384">
        <w:rPr>
          <w:rFonts w:cs="PFT_Frank"/>
          <w:b/>
          <w:bCs/>
          <w:szCs w:val="10"/>
          <w:rtl/>
        </w:rPr>
        <w:t xml:space="preserve"> לומר</w:t>
      </w:r>
      <w:r>
        <w:rPr>
          <w:rFonts w:hint="cs"/>
          <w:rtl/>
        </w:rPr>
        <w:t>:</w:t>
      </w:r>
      <w:r w:rsidRPr="00AC7749">
        <w:rPr>
          <w:rFonts w:hint="cs"/>
          <w:rtl/>
        </w:rPr>
        <w:t xml:space="preserve"> </w:t>
      </w:r>
      <w:r>
        <w:rPr>
          <w:rFonts w:hint="cs"/>
          <w:rtl/>
        </w:rPr>
        <w:t>'</w:t>
      </w:r>
      <w:r w:rsidRPr="00AC7749">
        <w:rPr>
          <w:rFonts w:hint="cs"/>
          <w:rtl/>
        </w:rPr>
        <w:t>אין דנין מ</w:t>
      </w:r>
      <w:r>
        <w:rPr>
          <w:rFonts w:hint="cs"/>
          <w:rtl/>
        </w:rPr>
        <w:t>ש</w:t>
      </w:r>
      <w:r w:rsidRPr="00AC7749">
        <w:rPr>
          <w:rFonts w:hint="cs"/>
          <w:rtl/>
        </w:rPr>
        <w:t>אי אפשר</w:t>
      </w:r>
      <w:r>
        <w:rPr>
          <w:rFonts w:hint="cs"/>
          <w:rtl/>
        </w:rPr>
        <w:t>'</w:t>
      </w:r>
      <w:r w:rsidRPr="00AC7749">
        <w:rPr>
          <w:rFonts w:hint="cs"/>
          <w:rtl/>
        </w:rPr>
        <w:t xml:space="preserve"> </w:t>
      </w:r>
      <w:r>
        <w:rPr>
          <w:rFonts w:hint="cs"/>
          <w:rtl/>
        </w:rPr>
        <w:t>שהרי למד</w:t>
      </w:r>
      <w:r w:rsidRPr="00AC7749">
        <w:rPr>
          <w:rFonts w:hint="cs"/>
          <w:rtl/>
        </w:rPr>
        <w:t xml:space="preserve"> פסח דורות ממצרים</w:t>
      </w:r>
      <w:r>
        <w:rPr>
          <w:rFonts w:hint="cs"/>
          <w:rtl/>
        </w:rPr>
        <w:t xml:space="preserve"> שמהחולין.</w:t>
      </w:r>
    </w:p>
    <w:p w14:paraId="6E9F73C8" w14:textId="63BCD421" w:rsidR="00B433C9" w:rsidRDefault="002B2353" w:rsidP="00B55EDF">
      <w:pPr>
        <w:rPr>
          <w:rFonts w:ascii="FontbitDavid" w:hAnsi="FontbitDavid"/>
          <w:sz w:val="32"/>
          <w:rtl/>
        </w:rPr>
      </w:pPr>
      <w:r w:rsidRPr="000A081A">
        <w:rPr>
          <w:rStyle w:val="affff5"/>
          <w:rFonts w:hint="cs"/>
          <w:rtl/>
        </w:rPr>
        <w:t>וחלקו</w:t>
      </w:r>
      <w:r w:rsidRPr="00C35A2C">
        <w:rPr>
          <w:rFonts w:ascii="FontbitDavid" w:hAnsi="FontbitDavid" w:hint="cs"/>
          <w:sz w:val="32"/>
          <w:rtl/>
        </w:rPr>
        <w:t xml:space="preserve"> במל ולא טבל</w:t>
      </w:r>
      <w:r>
        <w:rPr>
          <w:rFonts w:ascii="FontbitDavid" w:hAnsi="FontbitDavid" w:hint="cs"/>
          <w:spacing w:val="-8"/>
          <w:sz w:val="32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333F72">
        <w:rPr>
          <w:rStyle w:val="affff5"/>
          <w:rFonts w:hint="cs"/>
          <w:rtl/>
        </w:rPr>
        <w:t>לר</w:t>
      </w:r>
      <w:r w:rsidR="00B433C9" w:rsidRPr="00333F72">
        <w:rPr>
          <w:rStyle w:val="affff5"/>
          <w:rtl/>
        </w:rPr>
        <w:t>"</w:t>
      </w:r>
      <w:r w:rsidR="00B433C9" w:rsidRPr="00333F72">
        <w:rPr>
          <w:rStyle w:val="affff5"/>
          <w:rFonts w:hint="cs"/>
          <w:rtl/>
        </w:rPr>
        <w:t>א:</w:t>
      </w:r>
      <w:r w:rsidR="00B433C9" w:rsidRPr="00C35A2C">
        <w:rPr>
          <w:rFonts w:ascii="FontbitDavid" w:hAnsi="FontbitDavid" w:hint="cs"/>
          <w:sz w:val="32"/>
          <w:rtl/>
        </w:rPr>
        <w:t xml:space="preserve"> מאבות,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 w:rsidR="004B328C">
        <w:rPr>
          <w:rStyle w:val="affff5"/>
          <w:rFonts w:hint="cs"/>
          <w:rtl/>
        </w:rPr>
        <w:t xml:space="preserve"> </w:t>
      </w:r>
      <w:r w:rsidR="00B433C9" w:rsidRPr="00333F72">
        <w:rPr>
          <w:rStyle w:val="affff5"/>
          <w:rFonts w:hint="cs"/>
          <w:rtl/>
        </w:rPr>
        <w:t>ורי</w:t>
      </w:r>
      <w:r w:rsidR="00B433C9" w:rsidRPr="00333F72">
        <w:rPr>
          <w:rStyle w:val="affff5"/>
          <w:rtl/>
        </w:rPr>
        <w:t>"</w:t>
      </w:r>
      <w:r w:rsidR="00B433C9" w:rsidRPr="00333F72">
        <w:rPr>
          <w:rStyle w:val="affff5"/>
          <w:rFonts w:hint="cs"/>
          <w:rtl/>
        </w:rPr>
        <w:t>ה:</w:t>
      </w:r>
      <w:r w:rsidR="00B433C9" w:rsidRPr="00C35A2C">
        <w:rPr>
          <w:rFonts w:ascii="FontbitDavid" w:hAnsi="FontbitDavid" w:hint="cs"/>
          <w:sz w:val="32"/>
          <w:rtl/>
        </w:rPr>
        <w:t xml:space="preserve"> אבות </w:t>
      </w:r>
      <w:r>
        <w:rPr>
          <w:rFonts w:ascii="FontbitDavid" w:hAnsi="FontbitDavid" w:hint="cs"/>
          <w:sz w:val="32"/>
          <w:rtl/>
        </w:rPr>
        <w:t>גם</w:t>
      </w:r>
      <w:r w:rsidR="00B433C9" w:rsidRPr="00C35A2C">
        <w:rPr>
          <w:rFonts w:ascii="FontbitDavid" w:hAnsi="FontbitDavid" w:hint="cs"/>
          <w:sz w:val="32"/>
          <w:rtl/>
        </w:rPr>
        <w:t xml:space="preserve"> טבל</w:t>
      </w:r>
      <w:r>
        <w:rPr>
          <w:rFonts w:ascii="FontbitDavid" w:hAnsi="FontbitDavid" w:hint="cs"/>
          <w:sz w:val="32"/>
          <w:rtl/>
        </w:rPr>
        <w:t>ו,</w:t>
      </w:r>
    </w:p>
    <w:p w14:paraId="1144A9D0" w14:textId="071A4B07" w:rsidR="001B6C72" w:rsidRDefault="00B433C9" w:rsidP="001B6C72">
      <w:pPr>
        <w:rPr>
          <w:rFonts w:ascii="FontbitDavid" w:hAnsi="FontbitDavid"/>
          <w:sz w:val="32"/>
          <w:rtl/>
        </w:rPr>
      </w:pPr>
      <w:r w:rsidRPr="00AD1A41">
        <w:rPr>
          <w:rStyle w:val="affff1"/>
          <w:rFonts w:hint="cs"/>
          <w:rtl/>
        </w:rPr>
        <w:t>'</w:t>
      </w:r>
      <w:r w:rsidR="001B6C72">
        <w:rPr>
          <w:rStyle w:val="affff1"/>
          <w:rFonts w:hint="cs"/>
          <w:rtl/>
        </w:rPr>
        <w:t>..</w:t>
      </w:r>
      <w:r w:rsidRPr="00AD1A41">
        <w:rPr>
          <w:rStyle w:val="affff1"/>
          <w:rtl/>
        </w:rPr>
        <w:t>הדם ויזרוק על העם</w:t>
      </w:r>
      <w:r w:rsidRPr="00AD1A41"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אין הזאה בלא טבילה</w:t>
      </w:r>
      <w:r w:rsidR="001B6C72">
        <w:rPr>
          <w:rFonts w:ascii="FontbitDavid" w:hAnsi="FontbitDavid" w:hint="cs"/>
          <w:sz w:val="32"/>
          <w:rtl/>
        </w:rPr>
        <w:t xml:space="preserve">, </w:t>
      </w:r>
      <w:r w:rsidR="001B6C72">
        <w:rPr>
          <w:rStyle w:val="affff8"/>
          <w:rFonts w:hint="cs"/>
          <w:rtl/>
        </w:rPr>
        <w:t>ו</w:t>
      </w:r>
      <w:r w:rsidRPr="00EB4CFE">
        <w:rPr>
          <w:rStyle w:val="affff8"/>
          <w:rtl/>
        </w:rPr>
        <w:t>טבילה באמהות</w:t>
      </w:r>
      <w:r w:rsidR="001B6C72" w:rsidRPr="00EB4CFE">
        <w:rPr>
          <w:rStyle w:val="affff8"/>
          <w:rtl/>
        </w:rPr>
        <w:t xml:space="preserve"> </w:t>
      </w:r>
      <w:r w:rsidRPr="00A07384">
        <w:rPr>
          <w:rStyle w:val="affff8"/>
          <w:rFonts w:cs="PFT_Frank"/>
          <w:b/>
          <w:bCs/>
          <w:szCs w:val="10"/>
          <w:rtl/>
        </w:rPr>
        <w:t>סברא</w:t>
      </w:r>
      <w:r w:rsidR="001B6C72" w:rsidRPr="00EB4CFE">
        <w:rPr>
          <w:rStyle w:val="affff8"/>
          <w:rtl/>
        </w:rPr>
        <w:t>.</w:t>
      </w:r>
      <w:r w:rsidRPr="00C35A2C">
        <w:rPr>
          <w:rFonts w:ascii="FontbitDavid" w:hAnsi="FontbitDavid"/>
          <w:sz w:val="32"/>
          <w:rtl/>
        </w:rPr>
        <w:t xml:space="preserve"> </w:t>
      </w:r>
    </w:p>
    <w:p w14:paraId="6865D700" w14:textId="0AB814EC" w:rsidR="001B6C72" w:rsidRDefault="00BD1003" w:rsidP="00615A60">
      <w:pPr>
        <w:pStyle w:val="affff2"/>
        <w:rPr>
          <w:rtl/>
        </w:rPr>
      </w:pPr>
      <w:bookmarkStart w:id="473" w:name="_Toc119172805"/>
      <w:bookmarkStart w:id="474" w:name="_Toc119229896"/>
      <w:r>
        <w:rPr>
          <w:rFonts w:hint="cs"/>
          <w:rtl/>
        </w:rPr>
        <w:t>פסק ההלכה</w:t>
      </w:r>
      <w:bookmarkEnd w:id="473"/>
      <w:bookmarkEnd w:id="474"/>
    </w:p>
    <w:p w14:paraId="4209BFF9" w14:textId="13B3A383" w:rsidR="00B433C9" w:rsidRPr="00C35A2C" w:rsidRDefault="00B433C9" w:rsidP="00EB4CFE">
      <w:pPr>
        <w:rPr>
          <w:rtl/>
        </w:rPr>
      </w:pPr>
      <w:r w:rsidRPr="00333F72">
        <w:rPr>
          <w:rStyle w:val="affff5"/>
          <w:rFonts w:hint="cs"/>
          <w:rtl/>
        </w:rPr>
        <w:t>רחב</w:t>
      </w:r>
      <w:r w:rsidR="00BD1003">
        <w:rPr>
          <w:rStyle w:val="affff5"/>
          <w:rFonts w:hint="cs"/>
          <w:rtl/>
        </w:rPr>
        <w:t>"</w:t>
      </w:r>
      <w:r w:rsidRPr="00333F72">
        <w:rPr>
          <w:rStyle w:val="affff5"/>
          <w:rFonts w:hint="cs"/>
          <w:rtl/>
        </w:rPr>
        <w:t>א מרי</w:t>
      </w:r>
      <w:r w:rsidRPr="00333F72">
        <w:rPr>
          <w:rStyle w:val="affff5"/>
          <w:rtl/>
        </w:rPr>
        <w:t>"</w:t>
      </w:r>
      <w:r w:rsidRPr="00333F72">
        <w:rPr>
          <w:rStyle w:val="affff5"/>
          <w:rFonts w:hint="cs"/>
          <w:rtl/>
        </w:rPr>
        <w:t>ו</w:t>
      </w:r>
      <w:r w:rsidRPr="00333F72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עד שימול ויטבול</w:t>
      </w:r>
      <w:r w:rsidR="00BD1003">
        <w:rPr>
          <w:rFonts w:hint="cs"/>
          <w:rtl/>
        </w:rPr>
        <w:t>,</w:t>
      </w:r>
      <w:r w:rsidR="00BD1003" w:rsidRPr="00EB4CFE">
        <w:rPr>
          <w:rStyle w:val="affff8"/>
          <w:rtl/>
        </w:rPr>
        <w:t xml:space="preserve"> </w:t>
      </w:r>
      <w:r w:rsidR="00BD1003" w:rsidRPr="00A07384">
        <w:rPr>
          <w:rStyle w:val="affff8"/>
          <w:rFonts w:cs="PFT_Frank" w:hint="eastAsia"/>
          <w:b/>
          <w:bCs/>
          <w:szCs w:val="10"/>
          <w:rtl/>
        </w:rPr>
        <w:t>ואיצטריך</w:t>
      </w:r>
      <w:r w:rsidR="00BD1003" w:rsidRPr="00EB4CFE">
        <w:rPr>
          <w:rStyle w:val="affff8"/>
          <w:rtl/>
        </w:rPr>
        <w:t xml:space="preserve"> </w:t>
      </w:r>
      <w:r w:rsidRPr="00EB4CFE">
        <w:rPr>
          <w:rStyle w:val="affff5"/>
          <w:rFonts w:hint="eastAsia"/>
          <w:rtl/>
        </w:rPr>
        <w:t>ד</w:t>
      </w:r>
      <w:r w:rsidRPr="00BD1003">
        <w:rPr>
          <w:rStyle w:val="affff5"/>
          <w:rFonts w:hint="cs"/>
          <w:rtl/>
        </w:rPr>
        <w:t>חכמים</w:t>
      </w:r>
      <w:r w:rsidRPr="00EB4CFE">
        <w:rPr>
          <w:rStyle w:val="affff8"/>
          <w:rtl/>
        </w:rPr>
        <w:t xml:space="preserve"> </w:t>
      </w:r>
      <w:r w:rsidR="00BD1003">
        <w:rPr>
          <w:rStyle w:val="affff8"/>
          <w:rFonts w:hint="cs"/>
          <w:rtl/>
        </w:rPr>
        <w:t xml:space="preserve">- </w:t>
      </w:r>
      <w:r w:rsidRPr="00BD1003">
        <w:rPr>
          <w:rStyle w:val="affff5"/>
          <w:rFonts w:hint="cs"/>
          <w:rtl/>
        </w:rPr>
        <w:t>ריו</w:t>
      </w:r>
      <w:r w:rsidR="00BD1003" w:rsidRPr="00BD1003">
        <w:rPr>
          <w:rStyle w:val="affff5"/>
          <w:rFonts w:hint="cs"/>
          <w:rtl/>
        </w:rPr>
        <w:t>"</w:t>
      </w:r>
      <w:r w:rsidRPr="00BD1003">
        <w:rPr>
          <w:rStyle w:val="affff5"/>
          <w:rFonts w:hint="cs"/>
          <w:rtl/>
        </w:rPr>
        <w:t>ס</w:t>
      </w:r>
      <w:r w:rsidR="00BD1003">
        <w:rPr>
          <w:rStyle w:val="affff8"/>
          <w:rFonts w:hint="cs"/>
          <w:rtl/>
        </w:rPr>
        <w:t>,</w:t>
      </w:r>
      <w:r w:rsidR="00BD1003" w:rsidRPr="00EB4CFE">
        <w:rPr>
          <w:rStyle w:val="affff8"/>
          <w:rtl/>
        </w:rPr>
        <w:t xml:space="preserve"> </w:t>
      </w:r>
      <w:r w:rsidR="00BD1003" w:rsidRPr="00EB4CFE">
        <w:rPr>
          <w:rStyle w:val="affff8"/>
          <w:rFonts w:hint="eastAsia"/>
          <w:b/>
          <w:rtl/>
        </w:rPr>
        <w:t>ולא</w:t>
      </w:r>
      <w:r w:rsidR="00BD1003" w:rsidRPr="00EB4CFE">
        <w:rPr>
          <w:rStyle w:val="affff8"/>
          <w:b/>
          <w:rtl/>
        </w:rPr>
        <w:t xml:space="preserve"> </w:t>
      </w:r>
      <w:r w:rsidR="00BD1003" w:rsidRPr="00EB4CFE">
        <w:rPr>
          <w:rStyle w:val="affff8"/>
          <w:rFonts w:hint="eastAsia"/>
          <w:b/>
          <w:rtl/>
        </w:rPr>
        <w:t>רבים</w:t>
      </w:r>
      <w:r w:rsidR="00BD1003">
        <w:rPr>
          <w:rStyle w:val="affff8"/>
          <w:rFonts w:hint="cs"/>
          <w:rtl/>
        </w:rPr>
        <w:t>.</w:t>
      </w:r>
    </w:p>
    <w:p w14:paraId="41AFD794" w14:textId="17FAF4F3" w:rsidR="00BD1003" w:rsidRDefault="00B433C9" w:rsidP="00B55EDF">
      <w:pPr>
        <w:rPr>
          <w:rStyle w:val="affff5"/>
          <w:rtl/>
        </w:rPr>
      </w:pPr>
      <w:r w:rsidRPr="00333F72">
        <w:rPr>
          <w:rStyle w:val="affff5"/>
          <w:rtl/>
        </w:rPr>
        <w:t>דתניא</w:t>
      </w:r>
      <w:r w:rsidRPr="00AC7749">
        <w:rPr>
          <w:rFonts w:ascii="FontbitDavid" w:hAnsi="FontbitDavid"/>
          <w:spacing w:val="-6"/>
          <w:sz w:val="32"/>
          <w:rtl/>
        </w:rPr>
        <w:t xml:space="preserve">: </w:t>
      </w:r>
      <w:r w:rsidR="00BD1003" w:rsidRPr="00177541">
        <w:rPr>
          <w:rFonts w:ascii="FontbitDavid" w:hAnsi="FontbitDavid" w:hint="cs"/>
          <w:sz w:val="32"/>
          <w:rtl/>
        </w:rPr>
        <w:t>'</w:t>
      </w:r>
      <w:r w:rsidRPr="00177541">
        <w:rPr>
          <w:rFonts w:ascii="FontbitDavid" w:hAnsi="FontbitDavid" w:cs="PFT_Frank"/>
          <w:b/>
          <w:bCs/>
          <w:sz w:val="32"/>
          <w:szCs w:val="14"/>
          <w:rtl/>
        </w:rPr>
        <w:t>מלתי</w:t>
      </w:r>
      <w:r w:rsidRPr="00177541">
        <w:rPr>
          <w:rStyle w:val="affff8"/>
          <w:rFonts w:cs="PFT_Frank"/>
          <w:b/>
          <w:bCs/>
          <w:szCs w:val="10"/>
          <w:rtl/>
        </w:rPr>
        <w:t xml:space="preserve"> </w:t>
      </w:r>
      <w:r w:rsidR="00BD1003" w:rsidRPr="00177541">
        <w:rPr>
          <w:rStyle w:val="affff8"/>
          <w:rFonts w:hint="eastAsia"/>
          <w:rtl/>
        </w:rPr>
        <w:t>לבדי</w:t>
      </w:r>
      <w:r w:rsidR="00BD1003" w:rsidRPr="00177541">
        <w:rPr>
          <w:rStyle w:val="affff8"/>
          <w:rFonts w:cs="PFT_Frank"/>
          <w:b/>
          <w:bCs/>
          <w:szCs w:val="10"/>
          <w:rtl/>
        </w:rPr>
        <w:t xml:space="preserve"> </w:t>
      </w:r>
      <w:r w:rsidRPr="00177541">
        <w:rPr>
          <w:rFonts w:ascii="FontbitDavid" w:hAnsi="FontbitDavid" w:cs="PFT_Frank"/>
          <w:b/>
          <w:bCs/>
          <w:sz w:val="32"/>
          <w:szCs w:val="14"/>
          <w:rtl/>
        </w:rPr>
        <w:t>ולא טבלתי</w:t>
      </w:r>
      <w:r w:rsidR="004B328C" w:rsidRPr="00177541">
        <w:rPr>
          <w:rFonts w:ascii="FontbitDavid" w:hAnsi="FontbitDavid" w:hint="cs"/>
          <w:sz w:val="32"/>
          <w:rtl/>
        </w:rPr>
        <w:t>,</w:t>
      </w:r>
      <w:r w:rsidR="00BD1003" w:rsidRPr="00177541">
        <w:rPr>
          <w:rFonts w:ascii="FontbitDavid" w:hAnsi="FontbitDavid" w:hint="cs"/>
          <w:sz w:val="32"/>
          <w:rtl/>
        </w:rPr>
        <w:t xml:space="preserve"> </w:t>
      </w:r>
      <w:r w:rsidRPr="00177541">
        <w:rPr>
          <w:rStyle w:val="affff5"/>
          <w:rFonts w:hint="cs"/>
          <w:spacing w:val="0"/>
          <w:rtl/>
        </w:rPr>
        <w:t>ר</w:t>
      </w:r>
      <w:r w:rsidRPr="00177541">
        <w:rPr>
          <w:rStyle w:val="affff5"/>
          <w:spacing w:val="0"/>
          <w:rtl/>
        </w:rPr>
        <w:t>"</w:t>
      </w:r>
      <w:r w:rsidRPr="00177541">
        <w:rPr>
          <w:rStyle w:val="affff5"/>
          <w:rFonts w:hint="cs"/>
          <w:spacing w:val="0"/>
          <w:rtl/>
        </w:rPr>
        <w:t xml:space="preserve">י: </w:t>
      </w:r>
      <w:r w:rsidRPr="00177541">
        <w:rPr>
          <w:rFonts w:ascii="FontbitDavid" w:hAnsi="FontbitDavid"/>
          <w:sz w:val="32"/>
          <w:rtl/>
        </w:rPr>
        <w:t>מטבילין,</w:t>
      </w:r>
      <w:r w:rsidRPr="00177541">
        <w:rPr>
          <w:rFonts w:ascii="FontbitDavid" w:hAnsi="FontbitDavid" w:hint="cs"/>
          <w:sz w:val="32"/>
          <w:rtl/>
        </w:rPr>
        <w:t xml:space="preserve"> </w:t>
      </w:r>
      <w:r w:rsidR="00BD1003" w:rsidRPr="00177541">
        <w:rPr>
          <w:rFonts w:ascii="FontbitDavid" w:hAnsi="FontbitDavid" w:hint="cs"/>
          <w:sz w:val="32"/>
          <w:rtl/>
        </w:rPr>
        <w:t>דבטבילה סגי</w:t>
      </w:r>
      <w:r w:rsidR="00BD1003">
        <w:rPr>
          <w:rFonts w:ascii="FontbitDavid" w:hAnsi="FontbitDavid" w:hint="cs"/>
          <w:spacing w:val="-6"/>
          <w:sz w:val="32"/>
          <w:rtl/>
        </w:rPr>
        <w:t>.</w:t>
      </w:r>
    </w:p>
    <w:p w14:paraId="0B168A01" w14:textId="1367E728" w:rsidR="00B433C9" w:rsidRPr="00AC7749" w:rsidRDefault="00B433C9" w:rsidP="00B55EDF">
      <w:pPr>
        <w:rPr>
          <w:rFonts w:ascii="FontbitDavid" w:hAnsi="FontbitDavid"/>
          <w:spacing w:val="-6"/>
          <w:sz w:val="32"/>
          <w:rtl/>
        </w:rPr>
      </w:pPr>
      <w:r w:rsidRPr="00333F72">
        <w:rPr>
          <w:rStyle w:val="affff5"/>
          <w:rFonts w:hint="cs"/>
          <w:rtl/>
        </w:rPr>
        <w:t>ריו</w:t>
      </w:r>
      <w:r w:rsidR="00BD1003">
        <w:rPr>
          <w:rStyle w:val="affff5"/>
          <w:rFonts w:hint="cs"/>
          <w:rtl/>
        </w:rPr>
        <w:t>"</w:t>
      </w:r>
      <w:r w:rsidRPr="00333F72">
        <w:rPr>
          <w:rStyle w:val="affff5"/>
          <w:rFonts w:hint="cs"/>
          <w:rtl/>
        </w:rPr>
        <w:t>ס</w:t>
      </w:r>
      <w:r w:rsidRPr="00333F72">
        <w:rPr>
          <w:rStyle w:val="affff5"/>
          <w:rtl/>
        </w:rPr>
        <w:t>:</w:t>
      </w:r>
      <w:r w:rsidRPr="00AC7749">
        <w:rPr>
          <w:rFonts w:ascii="FontbitDavid" w:hAnsi="FontbitDavid"/>
          <w:spacing w:val="-6"/>
          <w:sz w:val="32"/>
          <w:rtl/>
        </w:rPr>
        <w:t xml:space="preserve"> אין מטבילין</w:t>
      </w:r>
      <w:r w:rsidR="00BD1003">
        <w:rPr>
          <w:rFonts w:ascii="FontbitDavid" w:hAnsi="FontbitDavid" w:hint="cs"/>
          <w:spacing w:val="-6"/>
          <w:sz w:val="32"/>
          <w:rtl/>
        </w:rPr>
        <w:t xml:space="preserve">, </w:t>
      </w:r>
      <w:r w:rsidR="004B328C">
        <w:rPr>
          <w:rFonts w:ascii="FontbitDavid" w:hAnsi="FontbitDavid" w:hint="cs"/>
          <w:spacing w:val="-6"/>
          <w:sz w:val="32"/>
          <w:rtl/>
        </w:rPr>
        <w:t>ד</w:t>
      </w:r>
      <w:r w:rsidR="00BD1003">
        <w:rPr>
          <w:rFonts w:ascii="FontbitDavid" w:hAnsi="FontbitDavid" w:hint="cs"/>
          <w:spacing w:val="-6"/>
          <w:sz w:val="32"/>
          <w:rtl/>
        </w:rPr>
        <w:t xml:space="preserve">צריך גם מילה </w:t>
      </w:r>
      <w:r w:rsidR="00BD1003" w:rsidRPr="00EB4CFE">
        <w:rPr>
          <w:rStyle w:val="affff8"/>
          <w:rFonts w:hint="eastAsia"/>
          <w:rtl/>
        </w:rPr>
        <w:t>הטפה</w:t>
      </w:r>
      <w:r w:rsidR="00BD1003" w:rsidRPr="00EB4CFE">
        <w:rPr>
          <w:rStyle w:val="affff8"/>
          <w:rtl/>
        </w:rPr>
        <w:t>.</w:t>
      </w:r>
    </w:p>
    <w:p w14:paraId="038F8482" w14:textId="62C82620" w:rsidR="00BD1003" w:rsidRDefault="00B433C9" w:rsidP="00BD1003">
      <w:pPr>
        <w:rPr>
          <w:rFonts w:ascii="FontbitDavid" w:hAnsi="FontbitDavid"/>
          <w:sz w:val="32"/>
          <w:rtl/>
        </w:rPr>
      </w:pPr>
      <w:r w:rsidRPr="00333F72">
        <w:rPr>
          <w:rStyle w:val="affff5"/>
          <w:rtl/>
        </w:rPr>
        <w:t xml:space="preserve">לפיכך </w:t>
      </w:r>
      <w:r w:rsidRPr="00333F72">
        <w:rPr>
          <w:rStyle w:val="affff5"/>
          <w:rFonts w:hint="cs"/>
          <w:rtl/>
        </w:rPr>
        <w:t>לר</w:t>
      </w:r>
      <w:r w:rsidRPr="00333F72">
        <w:rPr>
          <w:rStyle w:val="affff5"/>
          <w:rtl/>
        </w:rPr>
        <w:t>"</w:t>
      </w:r>
      <w:r w:rsidRPr="00333F72">
        <w:rPr>
          <w:rStyle w:val="affff5"/>
          <w:rFonts w:hint="cs"/>
          <w:rtl/>
        </w:rPr>
        <w:t>י: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מטבילין גר בשבת</w:t>
      </w:r>
      <w:r w:rsidRPr="00C35A2C">
        <w:rPr>
          <w:rFonts w:ascii="FontbitDavid" w:hAnsi="FontbitDavid"/>
          <w:sz w:val="32"/>
          <w:rtl/>
        </w:rPr>
        <w:t>,</w:t>
      </w:r>
      <w:r w:rsidR="00BD1003">
        <w:rPr>
          <w:rFonts w:ascii="FontbitDavid" w:hAnsi="FontbitDavid" w:hint="cs"/>
          <w:sz w:val="32"/>
          <w:rtl/>
        </w:rPr>
        <w:t xml:space="preserve"> </w:t>
      </w:r>
      <w:r w:rsidR="00BD1003" w:rsidRPr="00EB4CFE">
        <w:rPr>
          <w:rStyle w:val="affff8"/>
          <w:rFonts w:hint="eastAsia"/>
          <w:rtl/>
        </w:rPr>
        <w:t>אם</w:t>
      </w:r>
      <w:r w:rsidR="00BD1003" w:rsidRPr="00EB4CFE">
        <w:rPr>
          <w:rStyle w:val="affff8"/>
          <w:rtl/>
        </w:rPr>
        <w:t xml:space="preserve"> </w:t>
      </w:r>
      <w:r w:rsidR="00BD1003" w:rsidRPr="00EB4CFE">
        <w:rPr>
          <w:rStyle w:val="affff8"/>
          <w:rFonts w:hint="eastAsia"/>
          <w:rtl/>
        </w:rPr>
        <w:t>מל</w:t>
      </w:r>
      <w:r w:rsidR="00BD1003">
        <w:rPr>
          <w:rFonts w:ascii="FontbitDavid" w:hAnsi="FontbitDavid" w:hint="cs"/>
          <w:sz w:val="32"/>
          <w:rtl/>
        </w:rPr>
        <w:t xml:space="preserve"> </w:t>
      </w:r>
      <w:r w:rsidR="004B328C">
        <w:rPr>
          <w:rFonts w:ascii="FontbitDavid" w:hAnsi="FontbitDavid" w:hint="cs"/>
          <w:sz w:val="32"/>
          <w:rtl/>
        </w:rPr>
        <w:t>ד</w:t>
      </w:r>
      <w:r w:rsidR="00BD1003">
        <w:rPr>
          <w:rFonts w:ascii="FontbitDavid" w:hAnsi="FontbitDavid" w:hint="cs"/>
          <w:sz w:val="32"/>
          <w:rtl/>
        </w:rPr>
        <w:t>במילה סגי</w:t>
      </w:r>
      <w:r w:rsidR="00BD1003" w:rsidRPr="00EB4CFE">
        <w:rPr>
          <w:rStyle w:val="affff8"/>
          <w:rtl/>
        </w:rPr>
        <w:t xml:space="preserve"> </w:t>
      </w:r>
      <w:r w:rsidR="004B328C">
        <w:rPr>
          <w:rStyle w:val="affff8"/>
          <w:rFonts w:hint="cs"/>
          <w:rtl/>
        </w:rPr>
        <w:t>'</w:t>
      </w:r>
      <w:r w:rsidR="00BD1003" w:rsidRPr="00A07384">
        <w:rPr>
          <w:rStyle w:val="affff8"/>
          <w:rFonts w:cs="PFT_Frank" w:hint="eastAsia"/>
          <w:b/>
          <w:bCs/>
          <w:szCs w:val="10"/>
          <w:rtl/>
        </w:rPr>
        <w:t>או</w:t>
      </w:r>
      <w:r w:rsidR="00BD1003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BD1003" w:rsidRPr="00A07384">
        <w:rPr>
          <w:rStyle w:val="affff8"/>
          <w:rFonts w:cs="PFT_Frank" w:hint="eastAsia"/>
          <w:b/>
          <w:bCs/>
          <w:szCs w:val="10"/>
          <w:rtl/>
        </w:rPr>
        <w:t>הא</w:t>
      </w:r>
      <w:r w:rsidR="00BD1003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BD1003" w:rsidRPr="00A07384">
        <w:rPr>
          <w:rStyle w:val="affff8"/>
          <w:rFonts w:cs="PFT_Frank" w:hint="eastAsia"/>
          <w:b/>
          <w:bCs/>
          <w:szCs w:val="10"/>
          <w:rtl/>
        </w:rPr>
        <w:t>או</w:t>
      </w:r>
      <w:r w:rsidR="00BD1003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BD1003" w:rsidRPr="00A07384">
        <w:rPr>
          <w:rStyle w:val="affff8"/>
          <w:rFonts w:cs="PFT_Frank" w:hint="eastAsia"/>
          <w:b/>
          <w:bCs/>
          <w:szCs w:val="10"/>
          <w:rtl/>
        </w:rPr>
        <w:t>הא</w:t>
      </w:r>
      <w:r w:rsidR="004B328C" w:rsidRPr="00A07384">
        <w:rPr>
          <w:rStyle w:val="affff8"/>
          <w:rFonts w:cs="PFT_Frank" w:hint="cs"/>
          <w:b/>
          <w:bCs/>
          <w:szCs w:val="10"/>
          <w:rtl/>
        </w:rPr>
        <w:t>'</w:t>
      </w:r>
      <w:r w:rsidR="00BD1003" w:rsidRPr="00A07384">
        <w:rPr>
          <w:rStyle w:val="affff8"/>
          <w:rFonts w:cs="PFT_Frank" w:hint="cs"/>
          <w:b/>
          <w:bCs/>
          <w:szCs w:val="10"/>
          <w:rtl/>
        </w:rPr>
        <w:t>.</w:t>
      </w:r>
    </w:p>
    <w:p w14:paraId="7AB8F3F8" w14:textId="7DBDB583" w:rsidR="00B433C9" w:rsidRPr="00C35A2C" w:rsidRDefault="00B433C9" w:rsidP="00EB4CFE">
      <w:pPr>
        <w:rPr>
          <w:rFonts w:ascii="FontbitDavid" w:hAnsi="FontbitDavid"/>
          <w:sz w:val="32"/>
          <w:rtl/>
        </w:rPr>
      </w:pPr>
      <w:r w:rsidRPr="00333F72">
        <w:rPr>
          <w:rStyle w:val="affff5"/>
          <w:rFonts w:hint="cs"/>
          <w:rtl/>
        </w:rPr>
        <w:t>לריו</w:t>
      </w:r>
      <w:r w:rsidR="00BD1003">
        <w:rPr>
          <w:rStyle w:val="affff5"/>
          <w:rFonts w:hint="cs"/>
          <w:rtl/>
        </w:rPr>
        <w:t>"</w:t>
      </w:r>
      <w:r w:rsidRPr="00333F72">
        <w:rPr>
          <w:rStyle w:val="affff5"/>
          <w:rFonts w:hint="cs"/>
          <w:rtl/>
        </w:rPr>
        <w:t>ס</w:t>
      </w:r>
      <w:r w:rsidRPr="00333F72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אין מטבילין</w:t>
      </w:r>
      <w:r w:rsidR="00BD1003">
        <w:rPr>
          <w:rFonts w:ascii="FontbitDavid" w:hAnsi="FontbitDavid" w:hint="cs"/>
          <w:sz w:val="32"/>
          <w:rtl/>
        </w:rPr>
        <w:t xml:space="preserve">, </w:t>
      </w:r>
      <w:r w:rsidR="004B328C">
        <w:rPr>
          <w:rFonts w:ascii="FontbitDavid" w:hAnsi="FontbitDavid" w:hint="cs"/>
          <w:sz w:val="32"/>
          <w:rtl/>
        </w:rPr>
        <w:t>ד</w:t>
      </w:r>
      <w:r w:rsidR="00803611">
        <w:rPr>
          <w:rFonts w:ascii="FontbitDavid" w:hAnsi="FontbitDavid" w:hint="cs"/>
          <w:sz w:val="32"/>
          <w:rtl/>
        </w:rPr>
        <w:t xml:space="preserve">צריך גם טבילה </w:t>
      </w:r>
      <w:r w:rsidR="00803611" w:rsidRPr="00EB4CFE">
        <w:rPr>
          <w:rStyle w:val="affff8"/>
          <w:rFonts w:hint="eastAsia"/>
          <w:rtl/>
        </w:rPr>
        <w:t>כמתקן</w:t>
      </w:r>
      <w:r w:rsidR="00803611" w:rsidRPr="00EB4CFE">
        <w:rPr>
          <w:rStyle w:val="affff8"/>
          <w:rtl/>
        </w:rPr>
        <w:t xml:space="preserve"> בשבת, </w:t>
      </w:r>
      <w:r w:rsidR="004B328C" w:rsidRPr="00A07384">
        <w:rPr>
          <w:rStyle w:val="affff8"/>
          <w:rFonts w:cs="PFT_Frank" w:hint="cs"/>
          <w:b/>
          <w:bCs/>
          <w:szCs w:val="10"/>
          <w:rtl/>
        </w:rPr>
        <w:t>'</w:t>
      </w:r>
      <w:r w:rsidR="00803611" w:rsidRPr="00A07384">
        <w:rPr>
          <w:rStyle w:val="affff8"/>
          <w:rFonts w:cs="PFT_Frank" w:hint="eastAsia"/>
          <w:b/>
          <w:bCs/>
          <w:szCs w:val="10"/>
          <w:rtl/>
        </w:rPr>
        <w:t>תרוייהו</w:t>
      </w:r>
      <w:r w:rsidR="00803611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803611" w:rsidRPr="00A07384">
        <w:rPr>
          <w:rStyle w:val="affff8"/>
          <w:rFonts w:cs="PFT_Frank" w:hint="eastAsia"/>
          <w:b/>
          <w:bCs/>
          <w:szCs w:val="10"/>
          <w:rtl/>
        </w:rPr>
        <w:t>בעי</w:t>
      </w:r>
      <w:r w:rsidR="004B328C" w:rsidRPr="00A07384">
        <w:rPr>
          <w:rStyle w:val="affff8"/>
          <w:rFonts w:cs="PFT_Frank" w:hint="cs"/>
          <w:b/>
          <w:bCs/>
          <w:szCs w:val="10"/>
          <w:rtl/>
        </w:rPr>
        <w:t>'</w:t>
      </w:r>
      <w:r w:rsidR="00803611" w:rsidRPr="00A07384">
        <w:rPr>
          <w:rStyle w:val="affff8"/>
          <w:rFonts w:cs="PFT_Frank"/>
          <w:b/>
          <w:bCs/>
          <w:szCs w:val="10"/>
          <w:rtl/>
        </w:rPr>
        <w:t>.</w:t>
      </w:r>
    </w:p>
    <w:p w14:paraId="6E9D0FE5" w14:textId="339C4C73" w:rsidR="00803611" w:rsidRDefault="00B433C9" w:rsidP="00B55EDF">
      <w:pPr>
        <w:rPr>
          <w:rFonts w:ascii="FontbitDavid" w:hAnsi="FontbitDavid"/>
          <w:spacing w:val="-4"/>
          <w:sz w:val="32"/>
          <w:rtl/>
        </w:rPr>
      </w:pPr>
      <w:r w:rsidRPr="00DE309B">
        <w:rPr>
          <w:rStyle w:val="affff5"/>
          <w:rFonts w:hint="cs"/>
          <w:rtl/>
        </w:rPr>
        <w:t>מעשה אצל</w:t>
      </w:r>
      <w:r w:rsidRPr="00333F72">
        <w:rPr>
          <w:rStyle w:val="affff5"/>
          <w:rFonts w:hint="cs"/>
          <w:rtl/>
        </w:rPr>
        <w:t xml:space="preserve"> ר</w:t>
      </w:r>
      <w:r w:rsidRPr="00333F72">
        <w:rPr>
          <w:rStyle w:val="affff5"/>
          <w:rtl/>
        </w:rPr>
        <w:t>"</w:t>
      </w:r>
      <w:r w:rsidRPr="00333F72">
        <w:rPr>
          <w:rStyle w:val="affff5"/>
          <w:rFonts w:hint="cs"/>
          <w:rtl/>
        </w:rPr>
        <w:t>ח ברבי</w:t>
      </w:r>
      <w:r w:rsidR="00803611">
        <w:rPr>
          <w:rStyle w:val="affff5"/>
          <w:rFonts w:hint="cs"/>
          <w:rtl/>
        </w:rPr>
        <w:t>, ור"א ברבי, ור"א בר"ח</w:t>
      </w:r>
      <w:r w:rsidR="00803611">
        <w:rPr>
          <w:rFonts w:ascii="FontbitDavid" w:hAnsi="FontbitDavid" w:hint="cs"/>
          <w:spacing w:val="-4"/>
          <w:sz w:val="32"/>
          <w:rtl/>
        </w:rPr>
        <w:t>:</w:t>
      </w:r>
      <w:r w:rsidRPr="00AC7749">
        <w:rPr>
          <w:rFonts w:ascii="FontbitDavid" w:hAnsi="FontbitDavid" w:hint="cs"/>
          <w:spacing w:val="-4"/>
          <w:sz w:val="32"/>
          <w:rtl/>
        </w:rPr>
        <w:t xml:space="preserve"> </w:t>
      </w:r>
    </w:p>
    <w:p w14:paraId="680BDE12" w14:textId="066ED554" w:rsidR="00B433C9" w:rsidRPr="00AC7749" w:rsidRDefault="00803611" w:rsidP="007922E4">
      <w:pPr>
        <w:rPr>
          <w:rtl/>
        </w:rPr>
      </w:pPr>
      <w:r>
        <w:rPr>
          <w:rFonts w:hint="cs"/>
          <w:rtl/>
        </w:rPr>
        <w:t>ב</w:t>
      </w:r>
      <w:r w:rsidR="00B433C9" w:rsidRPr="00AC7749">
        <w:rPr>
          <w:rFonts w:hint="cs"/>
          <w:rtl/>
        </w:rPr>
        <w:t xml:space="preserve">גר שמל ולא טבל </w:t>
      </w:r>
      <w:r w:rsidR="00B433C9" w:rsidRPr="00333F72">
        <w:rPr>
          <w:rStyle w:val="affff5"/>
          <w:rFonts w:hint="cs"/>
          <w:rtl/>
        </w:rPr>
        <w:t>וא</w:t>
      </w:r>
      <w:r w:rsidR="00B433C9" w:rsidRPr="00333F72">
        <w:rPr>
          <w:rStyle w:val="affff5"/>
          <w:rtl/>
        </w:rPr>
        <w:t>"</w:t>
      </w:r>
      <w:r w:rsidR="00B433C9" w:rsidRPr="00333F72">
        <w:rPr>
          <w:rStyle w:val="affff5"/>
          <w:rFonts w:hint="cs"/>
          <w:rtl/>
        </w:rPr>
        <w:t>ל</w:t>
      </w:r>
      <w:r w:rsidR="00B433C9" w:rsidRPr="00AC7749">
        <w:rPr>
          <w:rFonts w:hint="cs"/>
          <w:rtl/>
        </w:rPr>
        <w:t xml:space="preserve"> שהא עד למחר ונטבילך</w:t>
      </w:r>
      <w:r>
        <w:rPr>
          <w:rFonts w:hint="cs"/>
          <w:rtl/>
        </w:rPr>
        <w:t>.</w:t>
      </w:r>
    </w:p>
    <w:p w14:paraId="12C9E685" w14:textId="7F31DB6B" w:rsidR="00803611" w:rsidRDefault="00B433C9" w:rsidP="007C50EB">
      <w:pPr>
        <w:rPr>
          <w:rFonts w:ascii="FontbitDavid" w:hAnsi="FontbitDavid"/>
          <w:spacing w:val="-6"/>
          <w:sz w:val="32"/>
          <w:rtl/>
        </w:rPr>
      </w:pPr>
      <w:r w:rsidRPr="00EB4CFE">
        <w:rPr>
          <w:rStyle w:val="affff5"/>
          <w:rtl/>
        </w:rPr>
        <w:t>ש"מ</w:t>
      </w:r>
      <w:r w:rsidR="00803611">
        <w:rPr>
          <w:rStyle w:val="affff5"/>
          <w:rFonts w:hint="cs"/>
          <w:rtl/>
        </w:rPr>
        <w:t>,</w:t>
      </w:r>
      <w:r w:rsidRPr="00EB4CFE">
        <w:rPr>
          <w:rStyle w:val="affff5"/>
          <w:rtl/>
        </w:rPr>
        <w:t xml:space="preserve"> </w:t>
      </w:r>
      <w:r w:rsidR="00803611">
        <w:rPr>
          <w:rStyle w:val="affff5"/>
          <w:rFonts w:hint="cs"/>
          <w:rtl/>
        </w:rPr>
        <w:t>א</w:t>
      </w:r>
      <w:r w:rsidR="00803611">
        <w:rPr>
          <w:rFonts w:ascii="FontbitDavid" w:hAnsi="FontbitDavid" w:hint="cs"/>
          <w:spacing w:val="-6"/>
          <w:sz w:val="32"/>
          <w:rtl/>
        </w:rPr>
        <w:t>.</w:t>
      </w:r>
      <w:r w:rsidRPr="00AC7749">
        <w:rPr>
          <w:rFonts w:ascii="FontbitDavid" w:hAnsi="FontbitDavid"/>
          <w:spacing w:val="-6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גר צריך </w:t>
      </w:r>
      <w:r w:rsidR="00803611"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ג</w:t>
      </w:r>
      <w:r w:rsidR="00803611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' </w:t>
      </w:r>
      <w:r w:rsidR="00803611">
        <w:rPr>
          <w:rStyle w:val="affff8"/>
          <w:rFonts w:hint="cs"/>
          <w:rtl/>
        </w:rPr>
        <w:t>מ</w:t>
      </w:r>
      <w:r w:rsidR="00803611" w:rsidRPr="00EB4CFE">
        <w:rPr>
          <w:rStyle w:val="affff8"/>
          <w:rFonts w:hint="eastAsia"/>
          <w:rtl/>
        </w:rPr>
        <w:t>דבעי</w:t>
      </w:r>
      <w:r w:rsidR="00803611" w:rsidRPr="00EB4CFE">
        <w:rPr>
          <w:rStyle w:val="affff8"/>
          <w:rtl/>
        </w:rPr>
        <w:t xml:space="preserve"> </w:t>
      </w:r>
      <w:r w:rsidR="00803611" w:rsidRPr="00EB4CFE">
        <w:rPr>
          <w:rStyle w:val="affff8"/>
          <w:rFonts w:hint="eastAsia"/>
          <w:rtl/>
        </w:rPr>
        <w:t>שלשתם</w:t>
      </w:r>
      <w:r w:rsidRPr="00EB4CFE">
        <w:rPr>
          <w:rStyle w:val="affff8"/>
          <w:rtl/>
        </w:rPr>
        <w:t xml:space="preserve">, </w:t>
      </w:r>
      <w:r w:rsidR="00803611" w:rsidRPr="00A92A5A">
        <w:rPr>
          <w:rStyle w:val="affff1"/>
          <w:rFonts w:hint="cs"/>
          <w:rtl/>
        </w:rPr>
        <w:t>'</w:t>
      </w:r>
      <w:r w:rsidR="00803611" w:rsidRPr="00A92A5A">
        <w:rPr>
          <w:rStyle w:val="affff1"/>
          <w:rtl/>
        </w:rPr>
        <w:t>משפט</w:t>
      </w:r>
      <w:r w:rsidR="00803611" w:rsidRPr="00A92A5A">
        <w:rPr>
          <w:rStyle w:val="affff1"/>
          <w:rFonts w:hint="cs"/>
          <w:rtl/>
        </w:rPr>
        <w:t>'</w:t>
      </w:r>
      <w:r w:rsidR="00803611" w:rsidRPr="00EB4CFE">
        <w:rPr>
          <w:rStyle w:val="affff8"/>
          <w:rtl/>
        </w:rPr>
        <w:t xml:space="preserve"> כת</w:t>
      </w:r>
      <w:r w:rsidR="00803611">
        <w:rPr>
          <w:rStyle w:val="affff8"/>
          <w:rFonts w:hint="cs"/>
          <w:rtl/>
        </w:rPr>
        <w:t>ו</w:t>
      </w:r>
      <w:r w:rsidR="00803611" w:rsidRPr="00EB4CFE">
        <w:rPr>
          <w:rStyle w:val="affff8"/>
          <w:rtl/>
        </w:rPr>
        <w:t>ב ב</w:t>
      </w:r>
      <w:r w:rsidR="00803611" w:rsidRPr="00EB4CFE">
        <w:rPr>
          <w:rStyle w:val="affff8"/>
          <w:rFonts w:hint="eastAsia"/>
          <w:rtl/>
        </w:rPr>
        <w:t>ו</w:t>
      </w:r>
      <w:r w:rsidR="00803611" w:rsidRPr="00EB4CFE">
        <w:rPr>
          <w:rStyle w:val="affff8"/>
          <w:rtl/>
        </w:rPr>
        <w:t>,</w:t>
      </w:r>
      <w:r w:rsidR="00803611" w:rsidRPr="00A92A5A">
        <w:rPr>
          <w:rStyle w:val="affff5"/>
          <w:rFonts w:hint="cs"/>
          <w:rtl/>
        </w:rPr>
        <w:t xml:space="preserve"> </w:t>
      </w:r>
      <w:r w:rsidR="00803611" w:rsidRPr="00EB4CFE">
        <w:rPr>
          <w:rStyle w:val="affff5"/>
          <w:rFonts w:hint="eastAsia"/>
          <w:rtl/>
        </w:rPr>
        <w:t>ב</w:t>
      </w:r>
      <w:r w:rsidR="00803611" w:rsidRPr="00EB4CFE">
        <w:rPr>
          <w:rStyle w:val="affff5"/>
          <w:rtl/>
        </w:rPr>
        <w:t>.</w:t>
      </w:r>
      <w:r w:rsidR="00803611">
        <w:rPr>
          <w:rFonts w:ascii="FontbitDavid" w:hAnsi="FontbitDavid" w:hint="cs"/>
          <w:spacing w:val="-6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שימול ויטבול</w:t>
      </w:r>
      <w:r w:rsidRPr="00AC7749">
        <w:rPr>
          <w:rFonts w:ascii="FontbitDavid" w:hAnsi="FontbitDavid"/>
          <w:spacing w:val="-6"/>
          <w:sz w:val="32"/>
          <w:rtl/>
        </w:rPr>
        <w:t>,</w:t>
      </w:r>
    </w:p>
    <w:p w14:paraId="5A4C8506" w14:textId="2B64FD40" w:rsidR="00B433C9" w:rsidRDefault="00803611" w:rsidP="00EB4CFE">
      <w:pPr>
        <w:rPr>
          <w:rFonts w:ascii="FontbitDavid" w:hAnsi="FontbitDavid"/>
          <w:sz w:val="32"/>
          <w:rtl/>
        </w:rPr>
      </w:pPr>
      <w:r w:rsidRPr="00EB4CFE">
        <w:rPr>
          <w:rStyle w:val="affff5"/>
          <w:rFonts w:hint="eastAsia"/>
          <w:rtl/>
        </w:rPr>
        <w:t>ג</w:t>
      </w:r>
      <w:r w:rsidRPr="00EB4CFE">
        <w:rPr>
          <w:rStyle w:val="affff5"/>
          <w:rtl/>
        </w:rPr>
        <w:t>.</w:t>
      </w:r>
      <w:r>
        <w:rPr>
          <w:rFonts w:ascii="FontbitDavid" w:hAnsi="FontbitDavid" w:hint="cs"/>
          <w:spacing w:val="-6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אין מטבילין גר בלילה</w:t>
      </w:r>
      <w:r>
        <w:rPr>
          <w:rFonts w:hint="cs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ולא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EB4CFE">
        <w:rPr>
          <w:rStyle w:val="affff8"/>
          <w:rFonts w:hint="eastAsia"/>
          <w:rtl/>
        </w:rPr>
        <w:t>ד</w:t>
      </w:r>
      <w:r>
        <w:rPr>
          <w:rStyle w:val="affff8"/>
          <w:rFonts w:hint="cs"/>
          <w:rtl/>
        </w:rPr>
        <w:t>'</w:t>
      </w:r>
      <w:r w:rsidR="00B433C9" w:rsidRPr="00EB4CFE">
        <w:rPr>
          <w:rStyle w:val="affff8"/>
          <w:rFonts w:hint="eastAsia"/>
          <w:rtl/>
        </w:rPr>
        <w:t>בעי</w:t>
      </w:r>
      <w:r w:rsidR="00B433C9" w:rsidRPr="00EB4CFE">
        <w:rPr>
          <w:rStyle w:val="affff8"/>
          <w:rtl/>
        </w:rPr>
        <w:t xml:space="preserve"> מומחין</w:t>
      </w:r>
      <w:r>
        <w:rPr>
          <w:rStyle w:val="affff8"/>
          <w:rFonts w:hint="cs"/>
          <w:rtl/>
        </w:rPr>
        <w:t>' -</w:t>
      </w:r>
      <w:r w:rsidR="00B433C9" w:rsidRPr="00EB4CFE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ש</w:t>
      </w:r>
      <w:r w:rsidR="00B433C9" w:rsidRPr="00EB4CFE">
        <w:rPr>
          <w:rStyle w:val="affff8"/>
          <w:rFonts w:hint="eastAsia"/>
          <w:rtl/>
        </w:rPr>
        <w:t>במקרה</w:t>
      </w:r>
      <w:r w:rsidRPr="00EB4CFE">
        <w:rPr>
          <w:rStyle w:val="affff8"/>
          <w:rtl/>
        </w:rPr>
        <w:t xml:space="preserve">,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אבל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ג</w:t>
      </w:r>
      <w:r w:rsidRPr="00A07384">
        <w:rPr>
          <w:rStyle w:val="affff8"/>
          <w:rFonts w:cs="PFT_Frank"/>
          <w:b/>
          <w:bCs/>
          <w:szCs w:val="10"/>
          <w:rtl/>
        </w:rPr>
        <w:t>'</w:t>
      </w:r>
      <w:r w:rsidRPr="00EB4CFE">
        <w:rPr>
          <w:rStyle w:val="affff8"/>
          <w:rtl/>
        </w:rPr>
        <w:t xml:space="preserve"> </w:t>
      </w:r>
      <w:r w:rsidRPr="00EB4CFE">
        <w:rPr>
          <w:rStyle w:val="affff5"/>
          <w:rFonts w:hint="eastAsia"/>
          <w:rtl/>
        </w:rPr>
        <w:t>ר</w:t>
      </w:r>
      <w:r w:rsidRPr="00EB4CFE">
        <w:rPr>
          <w:rStyle w:val="affff5"/>
          <w:rtl/>
        </w:rPr>
        <w:t xml:space="preserve">"ס </w:t>
      </w:r>
      <w:r w:rsidRPr="00EB4CFE">
        <w:rPr>
          <w:rStyle w:val="affff5"/>
          <w:rFonts w:hint="eastAsia"/>
          <w:rtl/>
        </w:rPr>
        <w:t>אמר</w:t>
      </w:r>
      <w:r>
        <w:rPr>
          <w:rStyle w:val="affff8"/>
          <w:rFonts w:hint="cs"/>
          <w:rtl/>
        </w:rPr>
        <w:t>.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</w:p>
    <w:p w14:paraId="36B87083" w14:textId="106D098D" w:rsidR="00602BE0" w:rsidRPr="00A92A5A" w:rsidRDefault="00602BE0" w:rsidP="00615A60">
      <w:pPr>
        <w:pStyle w:val="affff2"/>
        <w:rPr>
          <w:rtl/>
        </w:rPr>
      </w:pPr>
      <w:bookmarkStart w:id="475" w:name="_Toc119172806"/>
      <w:bookmarkStart w:id="476" w:name="_Toc119229897"/>
      <w:r w:rsidRPr="00A92A5A">
        <w:rPr>
          <w:rFonts w:hint="cs"/>
          <w:rtl/>
        </w:rPr>
        <w:t>נאמנות ש</w:t>
      </w:r>
      <w:r>
        <w:rPr>
          <w:rFonts w:hint="cs"/>
          <w:rtl/>
        </w:rPr>
        <w:t>'</w:t>
      </w:r>
      <w:r w:rsidRPr="00A92A5A">
        <w:rPr>
          <w:rFonts w:hint="cs"/>
          <w:rtl/>
        </w:rPr>
        <w:t>אני גר</w:t>
      </w:r>
      <w:r>
        <w:rPr>
          <w:rFonts w:hint="cs"/>
          <w:rtl/>
        </w:rPr>
        <w:t>'</w:t>
      </w:r>
      <w:r w:rsidRPr="00A92A5A">
        <w:rPr>
          <w:rFonts w:hint="cs"/>
          <w:rtl/>
        </w:rPr>
        <w:t xml:space="preserve"> </w:t>
      </w:r>
      <w:r w:rsidRPr="00EB4CFE">
        <w:rPr>
          <w:rStyle w:val="affff8"/>
          <w:rFonts w:cs="PFT_Frank" w:hint="eastAsia"/>
          <w:rtl/>
        </w:rPr>
        <w:t>או</w:t>
      </w:r>
      <w:r w:rsidRPr="00EB4CFE">
        <w:rPr>
          <w:rStyle w:val="affff8"/>
          <w:rFonts w:cs="PFT_Frank"/>
          <w:rtl/>
        </w:rPr>
        <w:t xml:space="preserve"> 'שאיני </w:t>
      </w:r>
      <w:r w:rsidRPr="00EB4CFE">
        <w:rPr>
          <w:rStyle w:val="affff8"/>
          <w:rFonts w:cs="PFT_Frank" w:hint="eastAsia"/>
          <w:rtl/>
        </w:rPr>
        <w:t>גר</w:t>
      </w:r>
      <w:r w:rsidRPr="00EB4CFE">
        <w:rPr>
          <w:rStyle w:val="affff8"/>
          <w:rFonts w:cs="PFT_Frank"/>
          <w:rtl/>
        </w:rPr>
        <w:t>',</w:t>
      </w:r>
      <w:r w:rsidRPr="00A92A5A">
        <w:rPr>
          <w:rFonts w:hint="cs"/>
          <w:rtl/>
        </w:rPr>
        <w:t xml:space="preserve"> בארץ ובחו"ל</w:t>
      </w:r>
      <w:bookmarkEnd w:id="475"/>
      <w:bookmarkEnd w:id="476"/>
    </w:p>
    <w:p w14:paraId="04DBBB8F" w14:textId="1BD3DC54" w:rsidR="00B433C9" w:rsidRDefault="00B433C9" w:rsidP="00EB4CFE">
      <w:pPr>
        <w:rPr>
          <w:rFonts w:ascii="FontbitDavid" w:hAnsi="FontbitDavid"/>
          <w:sz w:val="32"/>
          <w:rtl/>
        </w:rPr>
      </w:pPr>
      <w:r w:rsidRPr="00333F72">
        <w:rPr>
          <w:rStyle w:val="affff5"/>
          <w:rtl/>
        </w:rPr>
        <w:lastRenderedPageBreak/>
        <w:t>ת"ר: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 xml:space="preserve">אמר </w:t>
      </w:r>
      <w:r w:rsidR="00887DEF" w:rsidRPr="00D1637C">
        <w:rPr>
          <w:rFonts w:cs="PFT_Frank"/>
          <w:b/>
          <w:bCs/>
          <w:szCs w:val="14"/>
          <w:rtl/>
        </w:rPr>
        <w:t>'</w:t>
      </w:r>
      <w:r w:rsidRPr="00D1637C">
        <w:rPr>
          <w:rFonts w:cs="PFT_Frank"/>
          <w:b/>
          <w:bCs/>
          <w:szCs w:val="14"/>
          <w:rtl/>
        </w:rPr>
        <w:t>גר אני</w:t>
      </w:r>
      <w:r w:rsidR="00887DEF" w:rsidRPr="00D1637C">
        <w:rPr>
          <w:rFonts w:cs="PFT_Frank"/>
          <w:b/>
          <w:bCs/>
          <w:szCs w:val="14"/>
          <w:rtl/>
        </w:rPr>
        <w:t>'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לא</w:t>
      </w:r>
      <w:r w:rsidRPr="00EB4CFE">
        <w:rPr>
          <w:rtl/>
        </w:rPr>
        <w:t xml:space="preserve"> </w:t>
      </w:r>
      <w:r w:rsidRPr="00EB4CFE">
        <w:rPr>
          <w:rFonts w:hint="eastAsia"/>
          <w:rtl/>
        </w:rPr>
        <w:t>מק</w:t>
      </w:r>
      <w:r w:rsidRPr="00C35A2C">
        <w:rPr>
          <w:rFonts w:ascii="FontbitDavid" w:hAnsi="FontbitDavid" w:hint="cs"/>
          <w:sz w:val="32"/>
          <w:rtl/>
        </w:rPr>
        <w:t xml:space="preserve">בלים </w:t>
      </w:r>
      <w:r w:rsidRPr="00AD1A41">
        <w:rPr>
          <w:rStyle w:val="affff1"/>
          <w:rFonts w:hint="cs"/>
          <w:rtl/>
        </w:rPr>
        <w:t>'</w:t>
      </w:r>
      <w:r w:rsidR="00887DEF">
        <w:rPr>
          <w:rStyle w:val="affff1"/>
          <w:rFonts w:hint="cs"/>
          <w:rtl/>
        </w:rPr>
        <w:t xml:space="preserve">כי יגור </w:t>
      </w:r>
      <w:r w:rsidRPr="00EB4CFE">
        <w:rPr>
          <w:rStyle w:val="affff1"/>
          <w:b/>
          <w:bCs/>
          <w:rtl/>
        </w:rPr>
        <w:t>אתך</w:t>
      </w:r>
      <w:r w:rsidR="00887DEF">
        <w:rPr>
          <w:rStyle w:val="affff1"/>
          <w:rFonts w:hint="cs"/>
          <w:rtl/>
        </w:rPr>
        <w:t xml:space="preserve"> גר</w:t>
      </w:r>
      <w:r w:rsidRPr="00AD1A41"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במוחזק לך</w:t>
      </w:r>
      <w:r w:rsidR="00887DEF">
        <w:rPr>
          <w:rFonts w:hint="cs"/>
          <w:rtl/>
        </w:rPr>
        <w:t>,</w:t>
      </w:r>
      <w:r w:rsidR="00887DEF">
        <w:rPr>
          <w:rFonts w:ascii="FontbitDavid" w:hAnsi="FontbitDavid" w:hint="cs"/>
          <w:sz w:val="32"/>
          <w:rtl/>
        </w:rPr>
        <w:t xml:space="preserve"> </w:t>
      </w:r>
      <w:r w:rsidR="00555B87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אא</w:t>
      </w:r>
      <w:r w:rsidR="00555B87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"כ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עדיו עמו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וכי יגור</w:t>
      </w:r>
      <w:r w:rsidRPr="00AD1A41">
        <w:rPr>
          <w:rStyle w:val="affff1"/>
          <w:rFonts w:hint="cs"/>
          <w:rtl/>
        </w:rPr>
        <w:t>'</w:t>
      </w:r>
      <w:r w:rsidR="008177D5">
        <w:rPr>
          <w:rStyle w:val="affff1"/>
          <w:rFonts w:hint="cs"/>
          <w:rtl/>
        </w:rPr>
        <w:t>.</w:t>
      </w:r>
      <w:r>
        <w:rPr>
          <w:rStyle w:val="affff1"/>
          <w:rFonts w:hint="cs"/>
          <w:rtl/>
        </w:rPr>
        <w:t xml:space="preserve"> </w:t>
      </w:r>
      <w:r w:rsidR="00555B87">
        <w:rPr>
          <w:rStyle w:val="affff1"/>
          <w:rFonts w:hint="cs"/>
          <w:rtl/>
        </w:rPr>
        <w:t>'</w:t>
      </w:r>
      <w:r w:rsidR="00555B87" w:rsidRPr="00555B87">
        <w:rPr>
          <w:rStyle w:val="affff1"/>
          <w:rFonts w:hint="cs"/>
          <w:rtl/>
        </w:rPr>
        <w:t>עמ</w:t>
      </w:r>
      <w:r w:rsidRPr="00555B87">
        <w:rPr>
          <w:rStyle w:val="affff1"/>
          <w:rFonts w:hint="cs"/>
          <w:rtl/>
        </w:rPr>
        <w:t>ך</w:t>
      </w:r>
      <w:r w:rsidR="00555B87">
        <w:rPr>
          <w:rStyle w:val="affff1"/>
          <w:rFonts w:hint="cs"/>
          <w:rtl/>
        </w:rPr>
        <w:t>'</w:t>
      </w:r>
      <w:r w:rsidRPr="00544391">
        <w:rPr>
          <w:rFonts w:hint="cs"/>
          <w:rtl/>
        </w:rPr>
        <w:t xml:space="preserve"> </w:t>
      </w:r>
      <w:r w:rsidR="00AB43C5">
        <w:rPr>
          <w:rFonts w:hint="cs"/>
          <w:rtl/>
        </w:rPr>
        <w:t>אף</w:t>
      </w:r>
      <w:r w:rsidRPr="00544391">
        <w:rPr>
          <w:rFonts w:hint="cs"/>
          <w:rtl/>
        </w:rPr>
        <w:t xml:space="preserve"> בחו''ל</w:t>
      </w:r>
      <w:r w:rsidR="00555B87">
        <w:rPr>
          <w:rFonts w:hint="cs"/>
          <w:rtl/>
        </w:rPr>
        <w:t xml:space="preserve"> </w:t>
      </w:r>
      <w:r w:rsidR="00555B87" w:rsidRPr="00EB4CFE">
        <w:rPr>
          <w:rStyle w:val="affff8"/>
          <w:rFonts w:hint="eastAsia"/>
          <w:rtl/>
        </w:rPr>
        <w:t>מגיירים</w:t>
      </w:r>
      <w:r w:rsidR="008177D5">
        <w:rPr>
          <w:rStyle w:val="affff8"/>
          <w:rFonts w:hint="cs"/>
          <w:rtl/>
        </w:rPr>
        <w:t>.</w:t>
      </w:r>
      <w:r>
        <w:rPr>
          <w:rStyle w:val="affff1"/>
          <w:rFonts w:hint="cs"/>
          <w:rtl/>
        </w:rPr>
        <w:t xml:space="preserve"> 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>באר</w:t>
      </w:r>
      <w:r w:rsidR="00555B87">
        <w:rPr>
          <w:rStyle w:val="affff1"/>
          <w:rFonts w:hint="cs"/>
          <w:rtl/>
        </w:rPr>
        <w:t>צכם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 xml:space="preserve"> </w:t>
      </w:r>
      <w:r w:rsidR="00555B87" w:rsidRPr="00EB4CFE">
        <w:rPr>
          <w:rStyle w:val="affff5"/>
          <w:rFonts w:hint="eastAsia"/>
          <w:rtl/>
        </w:rPr>
        <w:t>לר</w:t>
      </w:r>
      <w:r w:rsidR="00555B87" w:rsidRPr="00EB4CFE">
        <w:rPr>
          <w:rStyle w:val="affff5"/>
          <w:rtl/>
        </w:rPr>
        <w:t>"י</w:t>
      </w:r>
      <w:r w:rsidR="00555B87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555B87">
        <w:rPr>
          <w:rFonts w:ascii="FontbitDavid" w:hAnsi="FontbitDavid" w:hint="cs"/>
          <w:sz w:val="32"/>
          <w:rtl/>
        </w:rPr>
        <w:t xml:space="preserve">רק שם </w:t>
      </w:r>
      <w:r w:rsidRPr="00C35A2C">
        <w:rPr>
          <w:rFonts w:ascii="FontbitDavid" w:hAnsi="FontbitDavid"/>
          <w:sz w:val="32"/>
          <w:rtl/>
        </w:rPr>
        <w:t>צריך ראיה</w:t>
      </w:r>
      <w:r w:rsidR="00555B87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333F72">
        <w:rPr>
          <w:rStyle w:val="affff5"/>
          <w:rFonts w:hint="cs"/>
          <w:rtl/>
        </w:rPr>
        <w:t>חכ</w:t>
      </w:r>
      <w:r w:rsidR="00555B87">
        <w:rPr>
          <w:rStyle w:val="affff5"/>
          <w:rFonts w:hint="cs"/>
          <w:rtl/>
        </w:rPr>
        <w:t>מים</w:t>
      </w:r>
      <w:r w:rsidRPr="00333F72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555B87">
        <w:rPr>
          <w:rStyle w:val="affff8"/>
          <w:rFonts w:hint="cs"/>
          <w:rtl/>
        </w:rPr>
        <w:t>אף בחו"ל</w:t>
      </w:r>
      <w:r w:rsidR="00555B87" w:rsidRPr="00EB4CFE">
        <w:rPr>
          <w:rStyle w:val="affff8"/>
          <w:rtl/>
        </w:rPr>
        <w:t xml:space="preserve"> צ</w:t>
      </w:r>
      <w:r w:rsidR="00555B87" w:rsidRPr="00EB4CFE">
        <w:rPr>
          <w:rStyle w:val="affff8"/>
          <w:rFonts w:hint="eastAsia"/>
          <w:rtl/>
        </w:rPr>
        <w:t>ריך</w:t>
      </w:r>
      <w:r w:rsidR="00555B87" w:rsidRPr="00EB4CFE">
        <w:rPr>
          <w:rStyle w:val="affff8"/>
          <w:rtl/>
        </w:rPr>
        <w:t>,</w:t>
      </w:r>
      <w:r w:rsidR="00555B87">
        <w:rPr>
          <w:rFonts w:ascii="FontbitDavid" w:hAnsi="FontbitDavid" w:hint="cs"/>
          <w:sz w:val="32"/>
          <w:rtl/>
        </w:rPr>
        <w:t xml:space="preserve"> אלא שאף בארץ מגיירים.</w:t>
      </w:r>
    </w:p>
    <w:p w14:paraId="7CB718E3" w14:textId="12E754FF" w:rsidR="00B433C9" w:rsidRPr="001F7BC9" w:rsidRDefault="00555B87" w:rsidP="007C50EB">
      <w:pPr>
        <w:rPr>
          <w:rtl/>
        </w:rPr>
      </w:pPr>
      <w:r w:rsidRPr="00EB4CFE">
        <w:rPr>
          <w:rStyle w:val="affff5"/>
          <w:rFonts w:hint="eastAsia"/>
          <w:rtl/>
        </w:rPr>
        <w:t>החידוש</w:t>
      </w:r>
      <w:r w:rsidR="008602BB">
        <w:rPr>
          <w:rStyle w:val="affff5"/>
          <w:rFonts w:hint="cs"/>
          <w:rtl/>
        </w:rPr>
        <w:t>,</w:t>
      </w:r>
      <w:r w:rsidRPr="00EB4CFE">
        <w:rPr>
          <w:rStyle w:val="affff5"/>
          <w:rtl/>
        </w:rPr>
        <w:t xml:space="preserve"> ב</w:t>
      </w:r>
      <w:r w:rsidR="00B433C9" w:rsidRPr="00EB4CFE">
        <w:rPr>
          <w:rStyle w:val="affff5"/>
          <w:rtl/>
        </w:rPr>
        <w:t>עדיו עמו</w:t>
      </w:r>
      <w:r w:rsidR="008602BB" w:rsidRPr="00EB4CFE">
        <w:rPr>
          <w:rStyle w:val="affff5"/>
          <w:rtl/>
        </w:rPr>
        <w:t>:</w:t>
      </w:r>
      <w:r w:rsidR="00B433C9" w:rsidRPr="00EB4CFE">
        <w:rPr>
          <w:rtl/>
        </w:rPr>
        <w:t xml:space="preserve"> </w:t>
      </w:r>
      <w:r w:rsidRPr="00EB4CFE">
        <w:rPr>
          <w:rFonts w:hint="eastAsia"/>
          <w:rtl/>
        </w:rPr>
        <w:t>ב</w:t>
      </w:r>
      <w:r w:rsidR="00B433C9" w:rsidRPr="00EB4CFE">
        <w:rPr>
          <w:rFonts w:hint="eastAsia"/>
          <w:rtl/>
        </w:rPr>
        <w:t>שמעו</w:t>
      </w:r>
      <w:r w:rsidR="00B433C9" w:rsidRPr="00EB4CFE">
        <w:rPr>
          <w:rtl/>
        </w:rPr>
        <w:t xml:space="preserve"> שנתגייר בב"</w:t>
      </w:r>
      <w:r w:rsidR="00B433C9" w:rsidRPr="00EB4CFE">
        <w:rPr>
          <w:rFonts w:hint="eastAsia"/>
          <w:rtl/>
        </w:rPr>
        <w:t>ד</w:t>
      </w:r>
      <w:r w:rsidR="00B433C9" w:rsidRPr="00EB4CFE">
        <w:rPr>
          <w:rtl/>
        </w:rPr>
        <w:t xml:space="preserve"> </w:t>
      </w:r>
      <w:r w:rsidR="00B433C9" w:rsidRPr="00EB4CFE">
        <w:rPr>
          <w:rFonts w:hint="eastAsia"/>
          <w:rtl/>
        </w:rPr>
        <w:t>פלוני</w:t>
      </w:r>
      <w:r>
        <w:rPr>
          <w:rFonts w:hint="cs"/>
          <w:rtl/>
        </w:rPr>
        <w:t>.</w:t>
      </w:r>
    </w:p>
    <w:p w14:paraId="3B99776B" w14:textId="6720B1CA" w:rsidR="00555B87" w:rsidRDefault="00555B87" w:rsidP="00555B87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והח</w:t>
      </w:r>
      <w:r w:rsidRPr="008602BB">
        <w:rPr>
          <w:rStyle w:val="affff5"/>
          <w:rFonts w:hint="eastAsia"/>
          <w:rtl/>
        </w:rPr>
        <w:t>ידוש</w:t>
      </w:r>
      <w:r w:rsidR="008602BB">
        <w:rPr>
          <w:rStyle w:val="affff5"/>
          <w:rFonts w:hint="cs"/>
          <w:rtl/>
        </w:rPr>
        <w:t>,</w:t>
      </w:r>
      <w:r w:rsidR="00B433C9"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ש</w:t>
      </w:r>
      <w:r w:rsidR="00AB43C5" w:rsidRPr="00EB4CFE">
        <w:rPr>
          <w:rStyle w:val="affff5"/>
          <w:rFonts w:hint="eastAsia"/>
          <w:rtl/>
        </w:rPr>
        <w:t>אף</w:t>
      </w:r>
      <w:r w:rsidR="00B433C9" w:rsidRPr="00EB4CFE">
        <w:rPr>
          <w:rStyle w:val="affff5"/>
          <w:rtl/>
        </w:rPr>
        <w:t xml:space="preserve"> בארץ מ</w:t>
      </w:r>
      <w:r w:rsidR="00B433C9" w:rsidRPr="00EB4CFE">
        <w:rPr>
          <w:rStyle w:val="affff5"/>
          <w:rFonts w:hint="eastAsia"/>
          <w:rtl/>
        </w:rPr>
        <w:t>ג</w:t>
      </w:r>
      <w:r w:rsidRPr="00EB4CFE">
        <w:rPr>
          <w:rStyle w:val="affff5"/>
          <w:rFonts w:hint="eastAsia"/>
          <w:rtl/>
        </w:rPr>
        <w:t>יי</w:t>
      </w:r>
      <w:r w:rsidR="00B433C9" w:rsidRPr="00EB4CFE">
        <w:rPr>
          <w:rStyle w:val="affff5"/>
          <w:rFonts w:hint="eastAsia"/>
          <w:rtl/>
        </w:rPr>
        <w:t>רים</w:t>
      </w:r>
      <w:r w:rsidR="008602BB" w:rsidRPr="00EB4CFE">
        <w:rPr>
          <w:rStyle w:val="affff5"/>
          <w:rtl/>
        </w:rPr>
        <w:t>:</w:t>
      </w:r>
      <w:r>
        <w:rPr>
          <w:rStyle w:val="affff5"/>
          <w:rFonts w:hint="cs"/>
          <w:rtl/>
        </w:rPr>
        <w:t xml:space="preserve"> </w:t>
      </w:r>
      <w:r w:rsidR="00B433C9" w:rsidRPr="00333F72">
        <w:rPr>
          <w:rStyle w:val="affff5"/>
          <w:rFonts w:hint="cs"/>
          <w:rtl/>
        </w:rPr>
        <w:t>סד</w:t>
      </w:r>
      <w:r w:rsidR="00B433C9" w:rsidRPr="00333F72">
        <w:rPr>
          <w:rStyle w:val="affff5"/>
          <w:rtl/>
        </w:rPr>
        <w:t>"</w:t>
      </w:r>
      <w:r w:rsidR="00B433C9" w:rsidRPr="00333F72">
        <w:rPr>
          <w:rStyle w:val="affff5"/>
          <w:rFonts w:hint="cs"/>
          <w:rtl/>
        </w:rPr>
        <w:t xml:space="preserve">א </w:t>
      </w:r>
      <w:r w:rsidR="00B433C9" w:rsidRPr="00C35A2C">
        <w:rPr>
          <w:rFonts w:ascii="FontbitDavid" w:hAnsi="FontbitDavid" w:hint="cs"/>
          <w:sz w:val="32"/>
          <w:rtl/>
        </w:rPr>
        <w:t>משום טובת א</w:t>
      </w:r>
      <w:r>
        <w:rPr>
          <w:rFonts w:ascii="FontbitDavid" w:hAnsi="FontbitDavid" w:hint="cs"/>
          <w:sz w:val="32"/>
          <w:rtl/>
        </w:rPr>
        <w:t>"</w:t>
      </w:r>
      <w:r w:rsidR="00B433C9" w:rsidRPr="00C35A2C">
        <w:rPr>
          <w:rFonts w:ascii="FontbitDavid" w:hAnsi="FontbitDavid" w:hint="cs"/>
          <w:sz w:val="32"/>
          <w:rtl/>
        </w:rPr>
        <w:t>י מ</w:t>
      </w:r>
      <w:r>
        <w:rPr>
          <w:rFonts w:ascii="FontbitDavid" w:hAnsi="FontbitDavid" w:hint="cs"/>
          <w:sz w:val="32"/>
          <w:rtl/>
        </w:rPr>
        <w:t>תגיירים.</w:t>
      </w:r>
    </w:p>
    <w:p w14:paraId="3303AFA5" w14:textId="4A1F8D15" w:rsidR="00B433C9" w:rsidRPr="00C35A2C" w:rsidRDefault="00B433C9" w:rsidP="008602BB">
      <w:pPr>
        <w:rPr>
          <w:rFonts w:ascii="FontbitDavid" w:hAnsi="FontbitDavid"/>
          <w:sz w:val="32"/>
          <w:rtl/>
        </w:rPr>
      </w:pPr>
      <w:r w:rsidRPr="00333F72">
        <w:rPr>
          <w:rStyle w:val="affff5"/>
          <w:rFonts w:hint="cs"/>
          <w:rtl/>
        </w:rPr>
        <w:t>רחב</w:t>
      </w:r>
      <w:r w:rsidRPr="00333F72">
        <w:rPr>
          <w:rStyle w:val="affff5"/>
          <w:rtl/>
        </w:rPr>
        <w:t>"</w:t>
      </w:r>
      <w:r w:rsidRPr="00333F72">
        <w:rPr>
          <w:rStyle w:val="affff5"/>
          <w:rFonts w:hint="cs"/>
          <w:rtl/>
        </w:rPr>
        <w:t xml:space="preserve">א </w:t>
      </w:r>
      <w:r w:rsidRPr="008602BB">
        <w:rPr>
          <w:rStyle w:val="affff5"/>
          <w:rFonts w:hint="cs"/>
          <w:rtl/>
        </w:rPr>
        <w:t>מרי</w:t>
      </w:r>
      <w:r w:rsidRPr="008602BB">
        <w:rPr>
          <w:rStyle w:val="affff5"/>
          <w:rtl/>
        </w:rPr>
        <w:t>"</w:t>
      </w:r>
      <w:r w:rsidRPr="008602BB">
        <w:rPr>
          <w:rStyle w:val="affff5"/>
          <w:rFonts w:hint="cs"/>
          <w:rtl/>
        </w:rPr>
        <w:t>ו</w:t>
      </w:r>
      <w:r w:rsidR="008602BB">
        <w:rPr>
          <w:rStyle w:val="affff5"/>
          <w:rFonts w:hint="cs"/>
          <w:rtl/>
        </w:rPr>
        <w:t>:</w:t>
      </w:r>
      <w:r w:rsidRPr="00EB4CFE">
        <w:rPr>
          <w:rStyle w:val="affff5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הלכ</w:t>
      </w:r>
      <w:r w:rsidR="008602BB" w:rsidRPr="00D1637C">
        <w:rPr>
          <w:rFonts w:cs="PFT_Frank" w:hint="eastAsia"/>
          <w:b/>
          <w:bCs/>
          <w:szCs w:val="14"/>
          <w:rtl/>
        </w:rPr>
        <w:t>ה</w:t>
      </w:r>
      <w:r w:rsidRPr="00EB4CFE">
        <w:rPr>
          <w:rtl/>
        </w:rPr>
        <w:t xml:space="preserve"> </w:t>
      </w:r>
      <w:r w:rsidR="00555B87" w:rsidRPr="00EB4CFE">
        <w:rPr>
          <w:rFonts w:hint="eastAsia"/>
          <w:rtl/>
        </w:rPr>
        <w:t>אף</w:t>
      </w:r>
      <w:r w:rsidRPr="00C35A2C">
        <w:rPr>
          <w:rFonts w:ascii="FontbitDavid" w:hAnsi="FontbitDavid"/>
          <w:sz w:val="32"/>
          <w:rtl/>
        </w:rPr>
        <w:t xml:space="preserve"> בח</w:t>
      </w:r>
      <w:r w:rsidR="00555B87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>"ל צריך ראיה</w:t>
      </w:r>
      <w:r w:rsidR="00555B87">
        <w:rPr>
          <w:rFonts w:hint="cs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555B87" w:rsidRPr="00A07384">
        <w:rPr>
          <w:rStyle w:val="affff8"/>
          <w:rFonts w:cs="PFT_Frank" w:hint="eastAsia"/>
          <w:b/>
          <w:bCs/>
          <w:szCs w:val="10"/>
          <w:rtl/>
        </w:rPr>
        <w:t>ו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ל</w:t>
      </w:r>
      <w:r w:rsidR="00555B87" w:rsidRPr="00A07384">
        <w:rPr>
          <w:rStyle w:val="affff8"/>
          <w:rFonts w:cs="PFT_Frank"/>
          <w:b/>
          <w:bCs/>
          <w:szCs w:val="10"/>
          <w:rtl/>
        </w:rPr>
        <w:t>"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א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333F72" w:rsidRPr="00333F72">
        <w:rPr>
          <w:rStyle w:val="affff5"/>
          <w:rFonts w:hint="cs"/>
          <w:rtl/>
        </w:rPr>
        <w:t>ד</w:t>
      </w:r>
      <w:r w:rsidR="00555B87">
        <w:rPr>
          <w:rStyle w:val="affff5"/>
          <w:rFonts w:hint="cs"/>
          <w:rtl/>
        </w:rPr>
        <w:t>ל</w:t>
      </w:r>
      <w:r w:rsidRPr="00333F72">
        <w:rPr>
          <w:rStyle w:val="affff5"/>
          <w:rFonts w:hint="cs"/>
          <w:rtl/>
        </w:rPr>
        <w:t>ר</w:t>
      </w:r>
      <w:r w:rsidRPr="00333F72">
        <w:rPr>
          <w:rStyle w:val="affff5"/>
          <w:rtl/>
        </w:rPr>
        <w:t>"</w:t>
      </w:r>
      <w:r w:rsidRPr="00333F72">
        <w:rPr>
          <w:rStyle w:val="affff5"/>
          <w:rFonts w:hint="cs"/>
          <w:rtl/>
        </w:rPr>
        <w:t>י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מסייע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555B87" w:rsidRPr="00EB4CFE">
        <w:rPr>
          <w:rStyle w:val="affff8"/>
          <w:rFonts w:hint="eastAsia"/>
          <w:rtl/>
        </w:rPr>
        <w:t>קרא</w:t>
      </w:r>
      <w:r w:rsidRPr="00EB4CFE">
        <w:rPr>
          <w:rStyle w:val="affff8"/>
          <w:rtl/>
        </w:rPr>
        <w:t>.</w:t>
      </w:r>
    </w:p>
    <w:p w14:paraId="61D1C2CD" w14:textId="029B8B62" w:rsidR="00B433C9" w:rsidRPr="00062827" w:rsidRDefault="00B433C9" w:rsidP="00B55EDF">
      <w:pPr>
        <w:rPr>
          <w:spacing w:val="-2"/>
          <w:rtl/>
        </w:rPr>
      </w:pPr>
      <w:r w:rsidRPr="00062827">
        <w:rPr>
          <w:rStyle w:val="affff1"/>
          <w:rFonts w:hint="cs"/>
          <w:spacing w:val="-2"/>
          <w:rtl/>
        </w:rPr>
        <w:t>'</w:t>
      </w:r>
      <w:r w:rsidRPr="00062827">
        <w:rPr>
          <w:rStyle w:val="affff1"/>
          <w:b/>
          <w:bCs/>
          <w:spacing w:val="-2"/>
          <w:rtl/>
        </w:rPr>
        <w:t>ושפטתם</w:t>
      </w:r>
      <w:r w:rsidRPr="00062827">
        <w:rPr>
          <w:rStyle w:val="affff1"/>
          <w:spacing w:val="-2"/>
          <w:rtl/>
        </w:rPr>
        <w:t xml:space="preserve"> בין איש</w:t>
      </w:r>
      <w:r w:rsidR="00555B87" w:rsidRPr="00062827">
        <w:rPr>
          <w:rStyle w:val="affff1"/>
          <w:rFonts w:hint="cs"/>
          <w:spacing w:val="-2"/>
          <w:rtl/>
        </w:rPr>
        <w:t>..</w:t>
      </w:r>
      <w:r w:rsidRPr="00062827">
        <w:rPr>
          <w:rStyle w:val="affff1"/>
          <w:spacing w:val="-2"/>
          <w:rtl/>
        </w:rPr>
        <w:t xml:space="preserve"> ובין </w:t>
      </w:r>
      <w:r w:rsidRPr="00062827">
        <w:rPr>
          <w:rStyle w:val="affff1"/>
          <w:b/>
          <w:bCs/>
          <w:spacing w:val="-2"/>
          <w:rtl/>
        </w:rPr>
        <w:t>גרו</w:t>
      </w:r>
      <w:r w:rsidRPr="00062827">
        <w:rPr>
          <w:rStyle w:val="affff1"/>
          <w:rFonts w:hint="cs"/>
          <w:spacing w:val="-2"/>
          <w:rtl/>
        </w:rPr>
        <w:t>'</w:t>
      </w:r>
      <w:r w:rsidRPr="00062827">
        <w:rPr>
          <w:spacing w:val="-2"/>
          <w:rtl/>
        </w:rPr>
        <w:t xml:space="preserve"> </w:t>
      </w:r>
      <w:r w:rsidRPr="00062827">
        <w:rPr>
          <w:rStyle w:val="affff5"/>
          <w:rtl/>
        </w:rPr>
        <w:t xml:space="preserve">מכאן </w:t>
      </w:r>
      <w:r w:rsidR="00555B87" w:rsidRPr="00062827">
        <w:rPr>
          <w:rStyle w:val="affff5"/>
          <w:rFonts w:hint="cs"/>
          <w:rtl/>
        </w:rPr>
        <w:t>ל</w:t>
      </w:r>
      <w:r w:rsidRPr="00062827">
        <w:rPr>
          <w:rStyle w:val="affff5"/>
          <w:rFonts w:hint="cs"/>
          <w:rtl/>
        </w:rPr>
        <w:t>ר</w:t>
      </w:r>
      <w:r w:rsidRPr="00062827">
        <w:rPr>
          <w:rStyle w:val="affff5"/>
          <w:rtl/>
        </w:rPr>
        <w:t>"</w:t>
      </w:r>
      <w:r w:rsidRPr="00062827">
        <w:rPr>
          <w:rStyle w:val="affff5"/>
          <w:rFonts w:hint="cs"/>
          <w:rtl/>
        </w:rPr>
        <w:t>י</w:t>
      </w:r>
      <w:r w:rsidRPr="00062827">
        <w:rPr>
          <w:rStyle w:val="affff5"/>
          <w:rtl/>
        </w:rPr>
        <w:t>:</w:t>
      </w:r>
      <w:r w:rsidRPr="00062827">
        <w:rPr>
          <w:spacing w:val="-2"/>
          <w:rtl/>
        </w:rPr>
        <w:t xml:space="preserve"> נתגייר </w:t>
      </w:r>
      <w:r w:rsidR="00555B87" w:rsidRPr="00062827">
        <w:rPr>
          <w:rFonts w:hint="cs"/>
          <w:spacing w:val="-2"/>
          <w:rtl/>
        </w:rPr>
        <w:t xml:space="preserve">שלא </w:t>
      </w:r>
      <w:r w:rsidRPr="00062827">
        <w:rPr>
          <w:spacing w:val="-2"/>
          <w:rtl/>
        </w:rPr>
        <w:t>בב"ד</w:t>
      </w:r>
      <w:r w:rsidR="008602BB" w:rsidRPr="00062827">
        <w:rPr>
          <w:rFonts w:hint="cs"/>
          <w:spacing w:val="-2"/>
          <w:rtl/>
        </w:rPr>
        <w:t xml:space="preserve"> </w:t>
      </w:r>
      <w:r w:rsidR="00555B87" w:rsidRPr="00062827">
        <w:rPr>
          <w:rFonts w:hint="cs"/>
          <w:spacing w:val="-2"/>
          <w:rtl/>
        </w:rPr>
        <w:t xml:space="preserve">- </w:t>
      </w:r>
      <w:r w:rsidRPr="00062827">
        <w:rPr>
          <w:spacing w:val="-2"/>
          <w:rtl/>
        </w:rPr>
        <w:t>אינו גר</w:t>
      </w:r>
      <w:r w:rsidR="00555B87" w:rsidRPr="00062827">
        <w:rPr>
          <w:rFonts w:hint="cs"/>
          <w:spacing w:val="-2"/>
          <w:rtl/>
        </w:rPr>
        <w:t>,</w:t>
      </w:r>
    </w:p>
    <w:p w14:paraId="472B26C3" w14:textId="1D6C8417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333F72">
        <w:rPr>
          <w:rStyle w:val="affff5"/>
          <w:rtl/>
        </w:rPr>
        <w:t>אחד בא לפני</w:t>
      </w:r>
      <w:r w:rsidR="00555B87">
        <w:rPr>
          <w:rStyle w:val="affff5"/>
          <w:rFonts w:hint="cs"/>
          <w:rtl/>
        </w:rPr>
        <w:t>ו</w:t>
      </w:r>
      <w:r w:rsidRPr="00333F72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נתגיירתי ביני לבין עצמי, </w:t>
      </w:r>
      <w:r w:rsidRPr="00333F72">
        <w:rPr>
          <w:rStyle w:val="affff5"/>
          <w:rtl/>
        </w:rPr>
        <w:t>א"ל:</w:t>
      </w:r>
      <w:r w:rsidRPr="00C35A2C">
        <w:rPr>
          <w:rFonts w:ascii="FontbitDavid" w:hAnsi="FontbitDavid"/>
          <w:sz w:val="32"/>
          <w:rtl/>
        </w:rPr>
        <w:t xml:space="preserve"> יש לך עדים</w:t>
      </w:r>
      <w:r w:rsidR="00555B87">
        <w:rPr>
          <w:rFonts w:ascii="FontbitDavid" w:hAnsi="FontbitDavid" w:hint="cs"/>
          <w:sz w:val="32"/>
          <w:rtl/>
        </w:rPr>
        <w:t xml:space="preserve"> -</w:t>
      </w:r>
      <w:r w:rsidR="005C2374">
        <w:rPr>
          <w:rFonts w:ascii="FontbitDavid" w:hAnsi="FontbitDavid"/>
          <w:sz w:val="32"/>
          <w:rtl/>
        </w:rPr>
        <w:t xml:space="preserve"> לא</w:t>
      </w:r>
      <w:r w:rsidRPr="00C35A2C">
        <w:rPr>
          <w:rFonts w:ascii="FontbitDavid" w:hAnsi="FontbitDavid"/>
          <w:sz w:val="32"/>
          <w:rtl/>
        </w:rPr>
        <w:t>.</w:t>
      </w:r>
    </w:p>
    <w:p w14:paraId="5D7ADD15" w14:textId="6BDB7F80" w:rsidR="00B433C9" w:rsidRPr="0039104D" w:rsidRDefault="00B433C9" w:rsidP="00B55EDF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C35A2C">
        <w:rPr>
          <w:rFonts w:ascii="FontbitDavid" w:hAnsi="FontbitDavid"/>
          <w:sz w:val="32"/>
          <w:rtl/>
        </w:rPr>
        <w:t>בנים</w:t>
      </w:r>
      <w:r w:rsidR="00555B87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="00555B87">
        <w:rPr>
          <w:rFonts w:ascii="FontbitDavid" w:hAnsi="FontbitDavid" w:hint="cs"/>
          <w:sz w:val="32"/>
          <w:rtl/>
        </w:rPr>
        <w:t>כ</w:t>
      </w:r>
      <w:r w:rsidRPr="00C35A2C">
        <w:rPr>
          <w:rFonts w:ascii="FontbitDavid" w:hAnsi="FontbitDavid"/>
          <w:sz w:val="32"/>
          <w:rtl/>
        </w:rPr>
        <w:t>ן.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8602BB">
        <w:rPr>
          <w:rFonts w:ascii="FontbitDavid" w:hAnsi="FontbitDavid"/>
          <w:sz w:val="32"/>
          <w:rtl/>
        </w:rPr>
        <w:tab/>
      </w:r>
      <w:r w:rsidR="008602BB">
        <w:rPr>
          <w:rFonts w:ascii="FontbitDavid" w:hAnsi="FontbitDavid"/>
          <w:sz w:val="32"/>
          <w:rtl/>
        </w:rPr>
        <w:tab/>
      </w:r>
      <w:r w:rsidR="008602BB">
        <w:rPr>
          <w:rFonts w:ascii="FontbitDavid" w:hAnsi="FontbitDavid"/>
          <w:sz w:val="32"/>
          <w:rtl/>
        </w:rPr>
        <w:tab/>
      </w:r>
      <w:r w:rsidR="008602BB">
        <w:rPr>
          <w:rFonts w:ascii="FontbitDavid" w:hAnsi="FontbitDavid"/>
          <w:sz w:val="32"/>
          <w:rtl/>
        </w:rPr>
        <w:tab/>
      </w:r>
      <w:r w:rsidR="008602BB">
        <w:rPr>
          <w:rFonts w:ascii="FontbitDavid" w:hAnsi="FontbitDavid"/>
          <w:sz w:val="32"/>
          <w:rtl/>
        </w:rPr>
        <w:tab/>
      </w:r>
      <w:r w:rsidR="008602BB">
        <w:rPr>
          <w:rFonts w:ascii="FontbitDavid" w:hAnsi="FontbitDavid"/>
          <w:sz w:val="32"/>
          <w:rtl/>
        </w:rPr>
        <w:tab/>
      </w:r>
      <w:r w:rsidRPr="00333F72">
        <w:rPr>
          <w:rStyle w:val="affff5"/>
          <w:rtl/>
        </w:rPr>
        <w:t>א"ל:</w:t>
      </w:r>
      <w:r w:rsidRPr="00C35A2C">
        <w:rPr>
          <w:rFonts w:ascii="FontbitDavid" w:hAnsi="FontbitDavid"/>
          <w:sz w:val="32"/>
          <w:rtl/>
        </w:rPr>
        <w:t xml:space="preserve"> נאמן לפסול עצמך, ו</w:t>
      </w:r>
      <w:r w:rsidR="00555B87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>א את בניך.</w:t>
      </w:r>
    </w:p>
    <w:p w14:paraId="39C1B577" w14:textId="38D4C300" w:rsidR="006A72E6" w:rsidRDefault="00B433C9" w:rsidP="00555B87">
      <w:pPr>
        <w:rPr>
          <w:rFonts w:ascii="FontbitDavid" w:hAnsi="FontbitDavid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והך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BF2C41">
        <w:rPr>
          <w:rStyle w:val="affff1"/>
          <w:rFonts w:hint="cs"/>
          <w:rtl/>
        </w:rPr>
        <w:t xml:space="preserve">'יכיר' </w:t>
      </w:r>
      <w:r w:rsidRPr="00C35A2C">
        <w:rPr>
          <w:rFonts w:ascii="FontbitDavid" w:hAnsi="FontbitDavid" w:hint="cs"/>
          <w:sz w:val="32"/>
          <w:rtl/>
        </w:rPr>
        <w:t>יכירנו לאחרים</w:t>
      </w:r>
      <w:r w:rsidR="006A72E6">
        <w:rPr>
          <w:rFonts w:ascii="FontbitDavid" w:hAnsi="FontbitDavid" w:hint="cs"/>
          <w:sz w:val="32"/>
          <w:rtl/>
        </w:rPr>
        <w:t>,</w:t>
      </w:r>
    </w:p>
    <w:p w14:paraId="4DCD90BD" w14:textId="53FCABB4" w:rsidR="00B433C9" w:rsidRDefault="006A72E6" w:rsidP="00EB4CFE">
      <w:pPr>
        <w:rPr>
          <w:rFonts w:ascii="FontbitDavid" w:hAnsi="FontbitDavid"/>
          <w:sz w:val="32"/>
          <w:rtl/>
        </w:rPr>
      </w:pPr>
      <w:r w:rsidRPr="00EB4CFE">
        <w:rPr>
          <w:rStyle w:val="affff5"/>
          <w:rFonts w:hint="eastAsia"/>
          <w:rtl/>
        </w:rPr>
        <w:t>מכאן</w:t>
      </w:r>
      <w:r w:rsidRPr="00EB4CFE">
        <w:rPr>
          <w:rStyle w:val="affff5"/>
          <w:rtl/>
        </w:rPr>
        <w:t xml:space="preserve"> </w:t>
      </w:r>
      <w:r w:rsidRPr="00EB4CFE">
        <w:rPr>
          <w:rStyle w:val="affff5"/>
          <w:rFonts w:hint="eastAsia"/>
          <w:rtl/>
        </w:rPr>
        <w:t>ל</w:t>
      </w:r>
      <w:r w:rsidR="00B433C9" w:rsidRPr="00333F72">
        <w:rPr>
          <w:rStyle w:val="affff5"/>
          <w:rFonts w:hint="cs"/>
          <w:rtl/>
        </w:rPr>
        <w:t>ר</w:t>
      </w:r>
      <w:r w:rsidR="00B433C9" w:rsidRPr="00333F72">
        <w:rPr>
          <w:rStyle w:val="affff5"/>
          <w:rtl/>
        </w:rPr>
        <w:t>"</w:t>
      </w:r>
      <w:r w:rsidR="00B433C9" w:rsidRPr="00333F72">
        <w:rPr>
          <w:rStyle w:val="affff5"/>
          <w:rFonts w:hint="cs"/>
          <w:rtl/>
        </w:rPr>
        <w:t>י</w:t>
      </w:r>
      <w:r w:rsidR="00333F72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נאמן </w:t>
      </w:r>
      <w:r w:rsidR="00555B87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זה בני בכור</w:t>
      </w:r>
      <w:r w:rsidR="00555B87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="008602BB">
        <w:rPr>
          <w:rFonts w:ascii="FontbitDavid" w:hAnsi="FontbitDavid"/>
          <w:sz w:val="32"/>
          <w:rtl/>
        </w:rPr>
        <w:tab/>
      </w:r>
      <w:r w:rsidR="008602BB">
        <w:rPr>
          <w:rFonts w:ascii="FontbitDavid" w:hAnsi="FontbitDavid"/>
          <w:sz w:val="32"/>
          <w:rtl/>
        </w:rPr>
        <w:tab/>
      </w:r>
      <w:r w:rsidR="008602BB">
        <w:rPr>
          <w:rFonts w:ascii="FontbitDavid" w:hAnsi="FontbitDavid"/>
          <w:sz w:val="32"/>
          <w:rtl/>
        </w:rPr>
        <w:tab/>
      </w:r>
      <w:r w:rsidR="008602BB">
        <w:rPr>
          <w:rFonts w:ascii="FontbitDavid" w:hAnsi="FontbitDavid" w:hint="cs"/>
          <w:sz w:val="32"/>
          <w:rtl/>
        </w:rPr>
        <w:t xml:space="preserve"> </w:t>
      </w:r>
      <w:r w:rsidR="00555B87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בני זה בן גרושה הוא</w:t>
      </w:r>
      <w:r w:rsidR="00555B87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 w:hint="cs"/>
          <w:sz w:val="32"/>
          <w:rtl/>
        </w:rPr>
        <w:t>.</w:t>
      </w:r>
      <w:r w:rsidR="00555B87">
        <w:rPr>
          <w:rStyle w:val="affff5"/>
          <w:rFonts w:hint="cs"/>
          <w:rtl/>
        </w:rPr>
        <w:t xml:space="preserve"> </w:t>
      </w:r>
    </w:p>
    <w:p w14:paraId="62368544" w14:textId="6522C9F3" w:rsidR="00B433C9" w:rsidRPr="00D238B7" w:rsidRDefault="006A72E6" w:rsidP="00EB4CFE">
      <w:pPr>
        <w:pStyle w:val="afffc"/>
        <w:ind w:left="0" w:firstLine="0"/>
        <w:rPr>
          <w:rStyle w:val="affff5"/>
          <w:rtl/>
        </w:rPr>
      </w:pPr>
      <w:r>
        <w:rPr>
          <w:rStyle w:val="affff5"/>
          <w:rFonts w:hint="cs"/>
          <w:rtl/>
        </w:rPr>
        <w:t>א. ל</w:t>
      </w:r>
      <w:r w:rsidR="00B433C9" w:rsidRPr="00333F72">
        <w:rPr>
          <w:rStyle w:val="affff5"/>
          <w:rtl/>
        </w:rPr>
        <w:t>ר</w:t>
      </w:r>
      <w:r w:rsidR="00B433C9" w:rsidRPr="00333F72">
        <w:rPr>
          <w:rStyle w:val="affff5"/>
          <w:rFonts w:hint="cs"/>
          <w:rtl/>
        </w:rPr>
        <w:t>נב</w:t>
      </w:r>
      <w:r w:rsidR="00B433C9" w:rsidRPr="00333F72">
        <w:rPr>
          <w:rStyle w:val="affff5"/>
          <w:rtl/>
        </w:rPr>
        <w:t>"</w:t>
      </w:r>
      <w:r w:rsidR="00B433C9" w:rsidRPr="00333F72">
        <w:rPr>
          <w:rStyle w:val="affff5"/>
          <w:rFonts w:hint="cs"/>
          <w:rtl/>
        </w:rPr>
        <w:t>י</w:t>
      </w:r>
      <w:r>
        <w:rPr>
          <w:rStyle w:val="affff5"/>
          <w:rFonts w:hint="cs"/>
          <w:rtl/>
        </w:rPr>
        <w:t>,</w:t>
      </w:r>
      <w:r w:rsidR="00B433C9" w:rsidRPr="00333F72">
        <w:rPr>
          <w:rStyle w:val="affff5"/>
          <w:rFonts w:hint="cs"/>
          <w:rtl/>
        </w:rPr>
        <w:t xml:space="preserve"> </w:t>
      </w:r>
      <w:r w:rsidR="00B433C9" w:rsidRPr="00333F72">
        <w:rPr>
          <w:rStyle w:val="affff5"/>
          <w:rtl/>
        </w:rPr>
        <w:t>ה"ק:</w:t>
      </w:r>
      <w:r w:rsidR="00B433C9" w:rsidRPr="00C35A2C">
        <w:rPr>
          <w:rtl/>
        </w:rPr>
        <w:t xml:space="preserve"> לדבריך </w:t>
      </w:r>
      <w:r>
        <w:rPr>
          <w:rFonts w:hint="cs"/>
          <w:rtl/>
        </w:rPr>
        <w:t>גוי</w:t>
      </w:r>
      <w:r w:rsidR="00B433C9" w:rsidRPr="00C35A2C">
        <w:rPr>
          <w:rtl/>
        </w:rPr>
        <w:t xml:space="preserve"> אתה, ואין עדות ל</w:t>
      </w:r>
      <w:r>
        <w:rPr>
          <w:rFonts w:hint="cs"/>
          <w:rtl/>
        </w:rPr>
        <w:t>גוי</w:t>
      </w:r>
      <w:r w:rsidR="00B433C9" w:rsidRPr="00C35A2C">
        <w:rPr>
          <w:rtl/>
        </w:rPr>
        <w:t>.</w:t>
      </w:r>
    </w:p>
    <w:p w14:paraId="76353294" w14:textId="1D47F29A" w:rsidR="00B433C9" w:rsidRPr="00C35A2C" w:rsidRDefault="00B433C9" w:rsidP="00EB4CFE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ב.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6A72E6">
        <w:rPr>
          <w:rStyle w:val="affff5"/>
          <w:rFonts w:hint="cs"/>
          <w:rtl/>
        </w:rPr>
        <w:t>ל</w:t>
      </w:r>
      <w:r w:rsidRPr="00333F72">
        <w:rPr>
          <w:rStyle w:val="affff5"/>
          <w:rtl/>
        </w:rPr>
        <w:t>רבינא</w:t>
      </w:r>
      <w:r w:rsidRPr="00C35A2C">
        <w:rPr>
          <w:rFonts w:ascii="FontbitDavid" w:hAnsi="FontbitDavid"/>
          <w:sz w:val="32"/>
          <w:rtl/>
        </w:rPr>
        <w:t xml:space="preserve">, </w:t>
      </w:r>
      <w:r w:rsidRPr="0041543D">
        <w:rPr>
          <w:rStyle w:val="affff5"/>
          <w:rtl/>
        </w:rPr>
        <w:t>ה</w:t>
      </w:r>
      <w:r w:rsidR="006A72E6">
        <w:rPr>
          <w:rStyle w:val="affff5"/>
          <w:rFonts w:hint="cs"/>
          <w:rtl/>
        </w:rPr>
        <w:t>"</w:t>
      </w:r>
      <w:r w:rsidRPr="0041543D">
        <w:rPr>
          <w:rStyle w:val="affff5"/>
          <w:rtl/>
        </w:rPr>
        <w:t>ק:</w:t>
      </w:r>
      <w:r w:rsidRPr="00C35A2C">
        <w:rPr>
          <w:rFonts w:ascii="FontbitDavid" w:hAnsi="FontbitDavid"/>
          <w:sz w:val="32"/>
          <w:rtl/>
        </w:rPr>
        <w:t xml:space="preserve"> נאמן לפסול בניך, ו</w:t>
      </w:r>
      <w:r w:rsidR="006A72E6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>א את בני בניך.</w:t>
      </w:r>
    </w:p>
    <w:p w14:paraId="48F3E1A3" w14:textId="59BAAE4B" w:rsidR="008602BB" w:rsidRDefault="00B433C9" w:rsidP="00DD2D95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והלכ</w:t>
      </w:r>
      <w:r w:rsidR="003E125F" w:rsidRPr="00D1637C">
        <w:rPr>
          <w:rFonts w:cs="PFT_Frank" w:hint="cs"/>
          <w:b/>
          <w:bCs/>
          <w:szCs w:val="14"/>
          <w:rtl/>
        </w:rPr>
        <w:t>ה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6E731A">
        <w:rPr>
          <w:rStyle w:val="affff5"/>
          <w:rFonts w:hint="cs"/>
          <w:rtl/>
        </w:rPr>
        <w:t>כ</w:t>
      </w:r>
      <w:r w:rsidRPr="0041543D">
        <w:rPr>
          <w:rStyle w:val="affff5"/>
          <w:rtl/>
        </w:rPr>
        <w:t>ר</w:t>
      </w:r>
      <w:r w:rsidRPr="0041543D">
        <w:rPr>
          <w:rStyle w:val="affff5"/>
          <w:rFonts w:hint="cs"/>
          <w:rtl/>
        </w:rPr>
        <w:t>נב</w:t>
      </w:r>
      <w:r w:rsidRPr="0041543D">
        <w:rPr>
          <w:rStyle w:val="affff5"/>
          <w:rtl/>
        </w:rPr>
        <w:t>"</w:t>
      </w:r>
      <w:r w:rsidRPr="0041543D">
        <w:rPr>
          <w:rStyle w:val="affff5"/>
          <w:rFonts w:hint="cs"/>
          <w:rtl/>
        </w:rPr>
        <w:t>י</w:t>
      </w:r>
      <w:r w:rsidR="006E731A">
        <w:rPr>
          <w:rStyle w:val="affff5"/>
          <w:rFonts w:hint="cs"/>
          <w:rtl/>
        </w:rPr>
        <w:t>,</w:t>
      </w:r>
      <w:r w:rsidRPr="00C35A2C">
        <w:rPr>
          <w:rFonts w:hint="cs"/>
          <w:rtl/>
        </w:rPr>
        <w:t xml:space="preserve"> </w:t>
      </w:r>
      <w:r w:rsidRPr="00EB4CFE">
        <w:rPr>
          <w:rStyle w:val="affff5"/>
          <w:rFonts w:hint="eastAsia"/>
          <w:rtl/>
        </w:rPr>
        <w:t>ודתניא</w:t>
      </w:r>
      <w:r w:rsidRPr="00C35A2C">
        <w:rPr>
          <w:rFonts w:hint="cs"/>
          <w:rtl/>
        </w:rPr>
        <w:t xml:space="preserve"> </w:t>
      </w:r>
      <w:r w:rsidR="006E731A" w:rsidRPr="006E731A">
        <w:rPr>
          <w:rStyle w:val="affff5"/>
          <w:rFonts w:hint="cs"/>
          <w:rtl/>
        </w:rPr>
        <w:t>כ</w:t>
      </w:r>
      <w:r w:rsidRPr="0041543D">
        <w:rPr>
          <w:rStyle w:val="affff5"/>
          <w:rFonts w:hint="cs"/>
          <w:rtl/>
        </w:rPr>
        <w:t>רבינא</w:t>
      </w:r>
      <w:r w:rsidRPr="00C35A2C">
        <w:rPr>
          <w:rFonts w:hint="cs"/>
          <w:rtl/>
        </w:rPr>
        <w:t xml:space="preserve"> </w:t>
      </w:r>
      <w:r w:rsidR="003E125F" w:rsidRPr="00A07384">
        <w:rPr>
          <w:rStyle w:val="affff8"/>
          <w:rFonts w:cs="PFT_Frank" w:hint="eastAsia"/>
          <w:b/>
          <w:bCs/>
          <w:szCs w:val="10"/>
          <w:rtl/>
        </w:rPr>
        <w:t>שנאמן</w:t>
      </w:r>
      <w:r w:rsidR="003E125F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3E125F" w:rsidRPr="00A07384">
        <w:rPr>
          <w:rStyle w:val="affff8"/>
          <w:rFonts w:cs="PFT_Frank" w:hint="eastAsia"/>
          <w:b/>
          <w:bCs/>
          <w:szCs w:val="10"/>
          <w:rtl/>
        </w:rPr>
        <w:t>על</w:t>
      </w:r>
      <w:r w:rsidR="003E125F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3E125F" w:rsidRPr="00A07384">
        <w:rPr>
          <w:rStyle w:val="affff8"/>
          <w:rFonts w:cs="PFT_Frank" w:hint="eastAsia"/>
          <w:b/>
          <w:bCs/>
          <w:szCs w:val="10"/>
          <w:rtl/>
        </w:rPr>
        <w:t>בנים</w:t>
      </w:r>
      <w:r w:rsidR="003E125F" w:rsidRPr="00EB4CFE">
        <w:rPr>
          <w:rStyle w:val="affff8"/>
          <w:rtl/>
        </w:rPr>
        <w:t xml:space="preserve"> ולא בני בנים</w:t>
      </w:r>
      <w:r w:rsidRPr="00EB4CFE">
        <w:rPr>
          <w:rStyle w:val="affff8"/>
          <w:rtl/>
        </w:rPr>
        <w:t xml:space="preserve"> </w:t>
      </w:r>
      <w:r w:rsidR="003E125F" w:rsidRPr="00EB4CFE">
        <w:rPr>
          <w:rStyle w:val="affff8"/>
          <w:rtl/>
        </w:rPr>
        <w:t xml:space="preserve">- </w:t>
      </w:r>
      <w:r w:rsidRPr="003E125F">
        <w:rPr>
          <w:rFonts w:hint="eastAsia"/>
          <w:rtl/>
        </w:rPr>
        <w:t>לענין</w:t>
      </w:r>
      <w:r w:rsidRPr="00EB4CFE">
        <w:rPr>
          <w:rtl/>
        </w:rPr>
        <w:t xml:space="preserve"> </w:t>
      </w:r>
      <w:r w:rsidR="003E125F">
        <w:rPr>
          <w:rStyle w:val="affff1"/>
          <w:rFonts w:hint="cs"/>
          <w:rtl/>
        </w:rPr>
        <w:t>'</w:t>
      </w:r>
      <w:r w:rsidRPr="003E125F">
        <w:rPr>
          <w:rStyle w:val="affff1"/>
          <w:rFonts w:hint="eastAsia"/>
          <w:rtl/>
        </w:rPr>
        <w:t>יכיר</w:t>
      </w:r>
      <w:r w:rsidR="003E125F">
        <w:rPr>
          <w:rStyle w:val="affff1"/>
          <w:rFonts w:hint="cs"/>
          <w:rtl/>
        </w:rPr>
        <w:t>'</w:t>
      </w:r>
      <w:r w:rsidR="003E125F" w:rsidRPr="00EB4CFE">
        <w:rPr>
          <w:rtl/>
        </w:rPr>
        <w:t>.</w:t>
      </w:r>
    </w:p>
    <w:p w14:paraId="1028D7EA" w14:textId="4909BBE5" w:rsidR="008177D5" w:rsidRPr="00EB4CFE" w:rsidRDefault="008177D5" w:rsidP="00615A60">
      <w:pPr>
        <w:pStyle w:val="affff2"/>
        <w:rPr>
          <w:rtl/>
        </w:rPr>
      </w:pPr>
      <w:bookmarkStart w:id="477" w:name="_Toc119172807"/>
      <w:bookmarkStart w:id="478" w:name="_Toc119229898"/>
      <w:r>
        <w:rPr>
          <w:rFonts w:hint="cs"/>
          <w:rtl/>
        </w:rPr>
        <w:t>סדר קבלת גירות</w:t>
      </w:r>
      <w:bookmarkEnd w:id="477"/>
      <w:bookmarkEnd w:id="478"/>
    </w:p>
    <w:p w14:paraId="30033C78" w14:textId="2CB319AB" w:rsidR="001F7BC9" w:rsidRDefault="00B433C9" w:rsidP="00EB4CFE">
      <w:pPr>
        <w:pStyle w:val="afff4"/>
        <w:rPr>
          <w:rtl/>
        </w:rPr>
      </w:pPr>
      <w:ins w:id="9833" w:author="מספור קטעי משנה" w:date="2026-10-06T10:05:58Z">
        <w:r>
          <w:rPr>
            <w:rStyle w:val="MisparKeta"/>
          </w:rPr>
          <w:t xml:space="preserve">ב. </w:t>
        </w:r>
      </w:ins>
      <w:bookmarkStart w:id="479" w:name="_Toc119172808"/>
      <w:bookmarkStart w:id="480" w:name="_Toc119229899"/>
      <w:r w:rsidRPr="000167CA">
        <w:rPr>
          <w:rStyle w:val="afffff0"/>
          <w:rtl/>
        </w:rPr>
        <w:t>ת"ר:</w:t>
      </w:r>
      <w:r w:rsidRPr="0090328A">
        <w:rPr>
          <w:rFonts w:cs="PFT_Frank"/>
          <w:b/>
          <w:bCs/>
          <w:rtl/>
          <w:rPrChange w:id="40004" w:author="Claude" w:date="2026-10-06T13:34:36Z">
            <w:rPr>
              <w:rFonts w:cs="PFT_Frank"/>
              <w:b/>
              <w:bCs/>
              <w:sz w:val="14"/>
              <w:szCs w:val="14"/>
              <w:rtl/>
            </w:rPr>
          </w:rPrChange>
        </w:rPr>
        <w:t xml:space="preserve"> </w:t>
      </w:r>
      <w:r w:rsidRPr="00EB4CFE">
        <w:rPr>
          <w:rtl/>
        </w:rPr>
        <w:t xml:space="preserve">גר שבא להתגייר, </w:t>
      </w:r>
      <w:r w:rsidRPr="000167CA">
        <w:rPr>
          <w:rStyle w:val="afffff0"/>
          <w:rtl/>
        </w:rPr>
        <w:t>א</w:t>
      </w:r>
      <w:r w:rsidR="008177D5" w:rsidRPr="000167CA">
        <w:rPr>
          <w:rStyle w:val="afffff0"/>
          <w:rtl/>
        </w:rPr>
        <w:t>"</w:t>
      </w:r>
      <w:r w:rsidRPr="000167CA">
        <w:rPr>
          <w:rStyle w:val="afffff0"/>
          <w:rtl/>
        </w:rPr>
        <w:t>ל:</w:t>
      </w:r>
      <w:r w:rsidRPr="00EB4CFE">
        <w:rPr>
          <w:rtl/>
        </w:rPr>
        <w:t xml:space="preserve"> מה ראית להתג</w:t>
      </w:r>
      <w:r w:rsidRPr="00C35A2C">
        <w:rPr>
          <w:rtl/>
        </w:rPr>
        <w:t>ייר?</w:t>
      </w:r>
      <w:bookmarkEnd w:id="479"/>
      <w:bookmarkEnd w:id="480"/>
      <w:r w:rsidRPr="00C35A2C">
        <w:rPr>
          <w:rtl/>
        </w:rPr>
        <w:t xml:space="preserve"> </w:t>
      </w:r>
    </w:p>
    <w:p w14:paraId="5D44B81B" w14:textId="529638CB" w:rsidR="00DE309B" w:rsidRDefault="001F7BC9" w:rsidP="00B55EDF">
      <w:pPr>
        <w:rPr>
          <w:rtl/>
        </w:rPr>
      </w:pPr>
      <w:r>
        <w:rPr>
          <w:rFonts w:hint="cs"/>
          <w:rtl/>
        </w:rPr>
        <w:t>כדי שיפרוש, דקשים לישראל כספחת.</w:t>
      </w:r>
    </w:p>
    <w:p w14:paraId="13BD7D91" w14:textId="4241FBA2" w:rsidR="00DE309B" w:rsidRPr="00EB4CFE" w:rsidRDefault="00B433C9" w:rsidP="00EB4CFE">
      <w:pPr>
        <w:pStyle w:val="afff4"/>
        <w:ind w:end="0"/>
        <w:rPr>
          <w:rtl/>
        </w:rPr>
      </w:pPr>
      <w:bookmarkStart w:id="481" w:name="_Toc119172809"/>
      <w:bookmarkStart w:id="482" w:name="_Toc119229900"/>
      <w:r w:rsidRPr="00EB4CFE">
        <w:rPr>
          <w:rtl/>
        </w:rPr>
        <w:t>אי</w:t>
      </w:r>
      <w:r w:rsidR="008177D5" w:rsidRPr="00EB4CFE">
        <w:rPr>
          <w:rFonts w:hint="eastAsia"/>
          <w:rtl/>
        </w:rPr>
        <w:t>נך</w:t>
      </w:r>
      <w:r w:rsidR="008177D5" w:rsidRPr="00EB4CFE">
        <w:rPr>
          <w:rtl/>
        </w:rPr>
        <w:t xml:space="preserve"> </w:t>
      </w:r>
      <w:r w:rsidRPr="00EB4CFE">
        <w:rPr>
          <w:rtl/>
        </w:rPr>
        <w:t>יודע שישראל בזמן הזה דוויים</w:t>
      </w:r>
      <w:r w:rsidR="008177D5" w:rsidRPr="00EB4CFE">
        <w:rPr>
          <w:rtl/>
        </w:rPr>
        <w:t>...</w:t>
      </w:r>
      <w:r w:rsidRPr="00EB4CFE">
        <w:rPr>
          <w:rtl/>
        </w:rPr>
        <w:t xml:space="preserve"> ויסורין באין עליהם?</w:t>
      </w:r>
      <w:bookmarkEnd w:id="481"/>
      <w:bookmarkEnd w:id="482"/>
      <w:r w:rsidRPr="00EB4CFE">
        <w:rPr>
          <w:rtl/>
        </w:rPr>
        <w:t xml:space="preserve"> </w:t>
      </w:r>
    </w:p>
    <w:p w14:paraId="1837ADDB" w14:textId="612D9FB1" w:rsidR="001F7BC9" w:rsidRPr="00EB4CFE" w:rsidRDefault="00B433C9" w:rsidP="00EB4CFE">
      <w:pPr>
        <w:pStyle w:val="afff4"/>
        <w:ind w:end="0"/>
        <w:rPr>
          <w:rtl/>
        </w:rPr>
      </w:pPr>
      <w:bookmarkStart w:id="483" w:name="_Toc119172810"/>
      <w:bookmarkStart w:id="484" w:name="_Toc119229901"/>
      <w:r w:rsidRPr="00EB4CFE">
        <w:rPr>
          <w:rtl/>
        </w:rPr>
        <w:t xml:space="preserve">אם </w:t>
      </w:r>
      <w:r w:rsidR="008177D5" w:rsidRPr="00EB4CFE">
        <w:rPr>
          <w:rFonts w:hint="eastAsia"/>
          <w:rtl/>
        </w:rPr>
        <w:t>מעוניין</w:t>
      </w:r>
      <w:r w:rsidRPr="00EB4CFE">
        <w:rPr>
          <w:rtl/>
        </w:rPr>
        <w:t xml:space="preserve"> מקבלין אותו</w:t>
      </w:r>
      <w:r w:rsidR="001F7BC9" w:rsidRPr="00EB4CFE">
        <w:rPr>
          <w:rtl/>
        </w:rPr>
        <w:t xml:space="preserve"> מיד</w:t>
      </w:r>
      <w:r w:rsidR="008602BB">
        <w:rPr>
          <w:rFonts w:hint="cs"/>
          <w:rtl/>
        </w:rPr>
        <w:t>.</w:t>
      </w:r>
      <w:bookmarkEnd w:id="483"/>
      <w:bookmarkEnd w:id="484"/>
    </w:p>
    <w:p w14:paraId="203D55D9" w14:textId="3E481E8B" w:rsidR="00B433C9" w:rsidRDefault="00B433C9" w:rsidP="001F7BC9">
      <w:pPr>
        <w:pStyle w:val="afff4"/>
        <w:rPr>
          <w:rtl/>
        </w:rPr>
      </w:pPr>
      <w:ins w:id="9813" w:author="מספור קטעי משנה" w:date="2026-10-06T10:05:58Z">
        <w:r>
          <w:rPr>
            <w:rStyle w:val="MisparKeta"/>
          </w:rPr>
          <w:t xml:space="preserve">ב. </w:t>
        </w:r>
      </w:ins>
      <w:bookmarkStart w:id="485" w:name="_Toc119172811"/>
      <w:bookmarkStart w:id="486" w:name="_Toc119229902"/>
      <w:r w:rsidRPr="001F7BC9">
        <w:rPr>
          <w:rtl/>
        </w:rPr>
        <w:t xml:space="preserve">ומודיעין מקצת מצות קלות וחמורות, </w:t>
      </w:r>
      <w:r w:rsidR="00DE309B" w:rsidRPr="00EB4CFE">
        <w:rPr>
          <w:rStyle w:val="affff8"/>
          <w:rFonts w:hint="eastAsia"/>
          <w:rtl/>
        </w:rPr>
        <w:t>ו</w:t>
      </w:r>
      <w:r w:rsidRPr="00EB4CFE">
        <w:rPr>
          <w:rStyle w:val="affff8"/>
          <w:rtl/>
        </w:rPr>
        <w:t>עון לקט שכחה ופאה</w:t>
      </w:r>
      <w:r w:rsidR="001F7BC9" w:rsidRPr="001F7BC9">
        <w:rPr>
          <w:rStyle w:val="affff8"/>
          <w:rtl/>
        </w:rPr>
        <w:t>..</w:t>
      </w:r>
      <w:bookmarkEnd w:id="485"/>
      <w:bookmarkEnd w:id="486"/>
    </w:p>
    <w:p w14:paraId="1153ACC7" w14:textId="34AF5C79" w:rsidR="001F7BC9" w:rsidRPr="00C35A2C" w:rsidRDefault="001F7BC9" w:rsidP="00EB4CFE">
      <w:pPr>
        <w:rPr>
          <w:rtl/>
        </w:rPr>
      </w:pPr>
      <w:r w:rsidRPr="00EB4CFE">
        <w:rPr>
          <w:rStyle w:val="affff5"/>
          <w:rFonts w:hint="eastAsia"/>
          <w:rtl/>
        </w:rPr>
        <w:t>כ</w:t>
      </w:r>
      <w:r w:rsidRPr="001F7BC9">
        <w:rPr>
          <w:rStyle w:val="affff5"/>
          <w:rFonts w:hint="eastAsia"/>
          <w:rtl/>
        </w:rPr>
        <w:t>ר</w:t>
      </w:r>
      <w:r w:rsidRPr="0041543D">
        <w:rPr>
          <w:rStyle w:val="affff5"/>
          <w:rFonts w:hint="cs"/>
          <w:rtl/>
        </w:rPr>
        <w:t>י</w:t>
      </w:r>
      <w:r w:rsidRPr="0041543D">
        <w:rPr>
          <w:rStyle w:val="affff5"/>
          <w:rtl/>
        </w:rPr>
        <w:t>"</w:t>
      </w:r>
      <w:r w:rsidRPr="0041543D">
        <w:rPr>
          <w:rStyle w:val="affff5"/>
          <w:rFonts w:hint="cs"/>
          <w:rtl/>
        </w:rPr>
        <w:t>ו</w:t>
      </w:r>
      <w:r w:rsidRPr="00C35A2C">
        <w:rPr>
          <w:rtl/>
        </w:rPr>
        <w:t xml:space="preserve">: </w:t>
      </w:r>
      <w:r>
        <w:rPr>
          <w:rFonts w:hint="cs"/>
          <w:rtl/>
        </w:rPr>
        <w:t>ש</w:t>
      </w:r>
      <w:r w:rsidRPr="00C35A2C">
        <w:rPr>
          <w:rtl/>
        </w:rPr>
        <w:t>בן נח נהרג על פחות משו"</w:t>
      </w:r>
      <w:r w:rsidRPr="00C35A2C">
        <w:rPr>
          <w:rFonts w:hint="cs"/>
          <w:rtl/>
        </w:rPr>
        <w:t>פ</w:t>
      </w:r>
      <w:r w:rsidRPr="00C35A2C">
        <w:rPr>
          <w:rtl/>
        </w:rPr>
        <w:t>, ולא ניתן להשבון.</w:t>
      </w:r>
    </w:p>
    <w:p w14:paraId="65B0E6EB" w14:textId="0755B219" w:rsidR="00DE309B" w:rsidRPr="00EB4CFE" w:rsidRDefault="001F7BC9" w:rsidP="00EB4CFE">
      <w:pPr>
        <w:pStyle w:val="afff4"/>
        <w:ind w:end="0"/>
        <w:rPr>
          <w:rtl/>
        </w:rPr>
      </w:pPr>
      <w:bookmarkStart w:id="487" w:name="_Toc119172812"/>
      <w:bookmarkStart w:id="488" w:name="_Toc119229903"/>
      <w:r w:rsidRPr="00EB4CFE">
        <w:rPr>
          <w:rFonts w:hint="eastAsia"/>
          <w:rtl/>
        </w:rPr>
        <w:t>ומודיעין</w:t>
      </w:r>
      <w:r w:rsidRPr="00EB4CFE">
        <w:rPr>
          <w:rtl/>
        </w:rPr>
        <w:t xml:space="preserve"> </w:t>
      </w:r>
      <w:r w:rsidR="00B433C9" w:rsidRPr="00EB4CFE">
        <w:rPr>
          <w:rtl/>
        </w:rPr>
        <w:t>ע</w:t>
      </w:r>
      <w:r w:rsidRPr="00EB4CFE">
        <w:rPr>
          <w:rFonts w:hint="eastAsia"/>
          <w:rtl/>
        </w:rPr>
        <w:t>ו</w:t>
      </w:r>
      <w:r w:rsidR="00B433C9" w:rsidRPr="00EB4CFE">
        <w:rPr>
          <w:rtl/>
        </w:rPr>
        <w:t xml:space="preserve">נש מצות, עד </w:t>
      </w:r>
      <w:r w:rsidRPr="00EB4CFE">
        <w:rPr>
          <w:rFonts w:hint="eastAsia"/>
          <w:rtl/>
        </w:rPr>
        <w:t>עכשיו</w:t>
      </w:r>
      <w:r w:rsidR="00DE309B" w:rsidRPr="00EB4CFE">
        <w:rPr>
          <w:rtl/>
        </w:rPr>
        <w:t xml:space="preserve"> אכלת חלב אי</w:t>
      </w:r>
      <w:r w:rsidRPr="00EB4CFE">
        <w:rPr>
          <w:rFonts w:hint="eastAsia"/>
          <w:rtl/>
        </w:rPr>
        <w:t>נך</w:t>
      </w:r>
      <w:r w:rsidR="00DE309B" w:rsidRPr="00EB4CFE">
        <w:rPr>
          <w:rtl/>
        </w:rPr>
        <w:t xml:space="preserve"> ענוש כרת,</w:t>
      </w:r>
      <w:bookmarkEnd w:id="487"/>
      <w:bookmarkEnd w:id="488"/>
    </w:p>
    <w:p w14:paraId="6C562BFD" w14:textId="3296B2FD" w:rsidR="00DE309B" w:rsidRPr="00EB4CFE" w:rsidRDefault="00B433C9" w:rsidP="00EB4CFE">
      <w:pPr>
        <w:pStyle w:val="afff4"/>
        <w:ind w:end="0"/>
        <w:rPr>
          <w:rStyle w:val="affff8"/>
          <w:rtl/>
        </w:rPr>
      </w:pPr>
      <w:bookmarkStart w:id="489" w:name="_Toc119172813"/>
      <w:bookmarkStart w:id="490" w:name="_Toc119229904"/>
      <w:r w:rsidRPr="00EB4CFE">
        <w:rPr>
          <w:rtl/>
        </w:rPr>
        <w:t xml:space="preserve">עכשיו אכלת חלב ענוש כרת, </w:t>
      </w:r>
      <w:r w:rsidRPr="00EB4CFE">
        <w:rPr>
          <w:rStyle w:val="affff8"/>
          <w:rtl/>
        </w:rPr>
        <w:t>חללת שבת ענוש סקילה.</w:t>
      </w:r>
      <w:bookmarkEnd w:id="489"/>
      <w:bookmarkEnd w:id="490"/>
    </w:p>
    <w:p w14:paraId="358D888D" w14:textId="211D8B32" w:rsidR="00B433C9" w:rsidRPr="00EB4CFE" w:rsidRDefault="001F7BC9" w:rsidP="00EB4CFE">
      <w:pPr>
        <w:pStyle w:val="afff4"/>
        <w:rPr>
          <w:rtl/>
        </w:rPr>
      </w:pPr>
      <w:ins w:id="9814" w:author="מספור קטעי משנה" w:date="2026-10-06T10:05:58Z">
        <w:r>
          <w:rPr>
            <w:rStyle w:val="MisparKeta"/>
          </w:rPr>
          <w:t xml:space="preserve">ב. </w:t>
        </w:r>
      </w:ins>
      <w:bookmarkStart w:id="491" w:name="_Toc119172814"/>
      <w:bookmarkStart w:id="492" w:name="_Toc119229905"/>
      <w:r w:rsidRPr="00EB4CFE">
        <w:rPr>
          <w:rFonts w:hint="eastAsia"/>
          <w:rtl/>
        </w:rPr>
        <w:lastRenderedPageBreak/>
        <w:t>ו</w:t>
      </w:r>
      <w:r w:rsidR="00B433C9" w:rsidRPr="00EB4CFE">
        <w:rPr>
          <w:rtl/>
        </w:rPr>
        <w:t>כך מודיעין מתן שכרן</w:t>
      </w:r>
      <w:r w:rsidR="008602BB">
        <w:rPr>
          <w:rFonts w:hint="cs"/>
          <w:rtl/>
        </w:rPr>
        <w:t>.</w:t>
      </w:r>
      <w:bookmarkEnd w:id="491"/>
      <w:bookmarkEnd w:id="492"/>
    </w:p>
    <w:p w14:paraId="49DC46F1" w14:textId="585CB7EC" w:rsidR="00DE309B" w:rsidRPr="00EB4CFE" w:rsidRDefault="00B433C9" w:rsidP="00EB4CFE">
      <w:pPr>
        <w:pStyle w:val="afff4"/>
        <w:rPr>
          <w:rtl/>
        </w:rPr>
      </w:pPr>
      <w:ins w:id="9815" w:author="מספור קטעי משנה" w:date="2026-10-06T10:05:58Z">
        <w:r>
          <w:rPr>
            <w:rStyle w:val="MisparKeta"/>
          </w:rPr>
          <w:t xml:space="preserve">ב. </w:t>
        </w:r>
      </w:ins>
      <w:bookmarkStart w:id="493" w:name="_Toc119172815"/>
      <w:bookmarkStart w:id="494" w:name="_Toc119229906"/>
      <w:r w:rsidRPr="000167CA">
        <w:rPr>
          <w:rStyle w:val="afffff0"/>
          <w:rtl/>
        </w:rPr>
        <w:t>א</w:t>
      </w:r>
      <w:r w:rsidR="001F7BC9" w:rsidRPr="000167CA">
        <w:rPr>
          <w:rStyle w:val="afffff0"/>
          <w:rtl/>
        </w:rPr>
        <w:t>"</w:t>
      </w:r>
      <w:r w:rsidRPr="000167CA">
        <w:rPr>
          <w:rStyle w:val="afffff0"/>
          <w:rtl/>
        </w:rPr>
        <w:t>ל:</w:t>
      </w:r>
      <w:r w:rsidRPr="00EB4CFE">
        <w:rPr>
          <w:rtl/>
        </w:rPr>
        <w:t xml:space="preserve"> הוי יודע, שהעוה</w:t>
      </w:r>
      <w:r w:rsidR="001F7BC9" w:rsidRPr="00EB4CFE">
        <w:rPr>
          <w:rtl/>
        </w:rPr>
        <w:t>"</w:t>
      </w:r>
      <w:r w:rsidRPr="00EB4CFE">
        <w:rPr>
          <w:rtl/>
        </w:rPr>
        <w:t>ב אינו אלא לצדיקים</w:t>
      </w:r>
      <w:r w:rsidR="008602BB">
        <w:rPr>
          <w:rFonts w:hint="cs"/>
          <w:rtl/>
        </w:rPr>
        <w:t>.</w:t>
      </w:r>
      <w:bookmarkEnd w:id="493"/>
      <w:bookmarkEnd w:id="494"/>
      <w:r w:rsidRPr="00EB4CFE">
        <w:rPr>
          <w:rtl/>
        </w:rPr>
        <w:t xml:space="preserve"> </w:t>
      </w:r>
    </w:p>
    <w:p w14:paraId="11BC5760" w14:textId="740C411D" w:rsidR="00B433C9" w:rsidRPr="00EB4CFE" w:rsidRDefault="00B433C9" w:rsidP="00EB4CFE">
      <w:pPr>
        <w:pStyle w:val="afff4"/>
        <w:ind w:end="0"/>
        <w:rPr>
          <w:rtl/>
        </w:rPr>
      </w:pPr>
      <w:bookmarkStart w:id="495" w:name="_Toc119172816"/>
      <w:bookmarkStart w:id="496" w:name="_Toc119229907"/>
      <w:r w:rsidRPr="00EB4CFE">
        <w:rPr>
          <w:rtl/>
        </w:rPr>
        <w:t xml:space="preserve">וישראל בזמן הזה אינם </w:t>
      </w:r>
      <w:r w:rsidR="001F7BC9">
        <w:rPr>
          <w:rFonts w:hint="cs"/>
          <w:rtl/>
        </w:rPr>
        <w:t>מ</w:t>
      </w:r>
      <w:r w:rsidRPr="00EB4CFE">
        <w:rPr>
          <w:rtl/>
        </w:rPr>
        <w:t>קבל</w:t>
      </w:r>
      <w:r w:rsidR="001F7BC9">
        <w:rPr>
          <w:rFonts w:hint="cs"/>
          <w:rtl/>
        </w:rPr>
        <w:t>ים</w:t>
      </w:r>
      <w:r w:rsidRPr="00EB4CFE">
        <w:rPr>
          <w:rtl/>
        </w:rPr>
        <w:t xml:space="preserve"> רוב טובה </w:t>
      </w:r>
      <w:r w:rsidR="001F7BC9">
        <w:rPr>
          <w:rFonts w:hint="cs"/>
          <w:rtl/>
        </w:rPr>
        <w:t>א</w:t>
      </w:r>
      <w:r w:rsidRPr="00EB4CFE">
        <w:rPr>
          <w:rtl/>
        </w:rPr>
        <w:t>ו</w:t>
      </w:r>
      <w:r w:rsidR="001F7BC9">
        <w:rPr>
          <w:rFonts w:hint="cs"/>
          <w:rtl/>
        </w:rPr>
        <w:t xml:space="preserve"> </w:t>
      </w:r>
      <w:r w:rsidRPr="00EB4CFE">
        <w:rPr>
          <w:rtl/>
        </w:rPr>
        <w:t>רוב פורענות.</w:t>
      </w:r>
      <w:bookmarkEnd w:id="495"/>
      <w:bookmarkEnd w:id="496"/>
    </w:p>
    <w:p w14:paraId="680E567F" w14:textId="5128001E" w:rsidR="001F7BC9" w:rsidRDefault="00B433C9" w:rsidP="001F7BC9">
      <w:pPr>
        <w:pStyle w:val="afff4"/>
        <w:ind w:end="0"/>
        <w:rPr>
          <w:rtl/>
        </w:rPr>
      </w:pPr>
      <w:bookmarkStart w:id="497" w:name="_Toc119172817"/>
      <w:bookmarkStart w:id="498" w:name="_Toc119229908"/>
      <w:r w:rsidRPr="00EB4CFE">
        <w:rPr>
          <w:rtl/>
        </w:rPr>
        <w:t>ואין</w:t>
      </w:r>
      <w:r w:rsidRPr="001F7BC9">
        <w:rPr>
          <w:rtl/>
        </w:rPr>
        <w:t xml:space="preserve"> מרבין</w:t>
      </w:r>
      <w:r w:rsidR="001F7BC9" w:rsidRPr="001F7BC9">
        <w:rPr>
          <w:rtl/>
        </w:rPr>
        <w:t xml:space="preserve"> ומדקדקין</w:t>
      </w:r>
      <w:r w:rsidRPr="001F7BC9">
        <w:rPr>
          <w:rtl/>
        </w:rPr>
        <w:t xml:space="preserve"> עליו</w:t>
      </w:r>
      <w:r w:rsidR="008602BB">
        <w:rPr>
          <w:rFonts w:hint="cs"/>
          <w:rtl/>
        </w:rPr>
        <w:t>.</w:t>
      </w:r>
      <w:bookmarkEnd w:id="497"/>
      <w:bookmarkEnd w:id="498"/>
    </w:p>
    <w:p w14:paraId="175677D2" w14:textId="4309A488" w:rsidR="001F7BC9" w:rsidRDefault="001F7BC9" w:rsidP="00EB4CFE">
      <w:pPr>
        <w:pStyle w:val="affff7"/>
        <w:rPr>
          <w:rtl/>
        </w:rPr>
      </w:pP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ותרא כי מתאמצת היא ללכת אתה</w:t>
      </w:r>
      <w:r w:rsidR="008602BB">
        <w:rPr>
          <w:rStyle w:val="affff1"/>
          <w:rFonts w:hint="cs"/>
          <w:rtl/>
        </w:rPr>
        <w:t>,</w:t>
      </w:r>
      <w:r w:rsidRPr="00AD1A41">
        <w:rPr>
          <w:rStyle w:val="affff1"/>
          <w:rtl/>
        </w:rPr>
        <w:t xml:space="preserve"> ותחדל לדבר אליה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,</w:t>
      </w:r>
      <w:r>
        <w:rPr>
          <w:rFonts w:hint="cs"/>
          <w:rtl/>
        </w:rPr>
        <w:t xml:space="preserve"> </w:t>
      </w:r>
      <w:r w:rsidRPr="00EB4CFE">
        <w:rPr>
          <w:rStyle w:val="affff8"/>
          <w:rFonts w:hint="eastAsia"/>
          <w:rtl/>
        </w:rPr>
        <w:t>שקיבלה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ע</w:t>
      </w:r>
      <w:r w:rsidRPr="00EB4CFE">
        <w:rPr>
          <w:rStyle w:val="affff8"/>
          <w:rtl/>
        </w:rPr>
        <w:t xml:space="preserve">"ע </w:t>
      </w:r>
      <w:r w:rsidRPr="00EB4CFE">
        <w:rPr>
          <w:rStyle w:val="affff8"/>
          <w:rFonts w:hint="eastAsia"/>
          <w:rtl/>
        </w:rPr>
        <w:t>כ</w:t>
      </w:r>
      <w:r w:rsidRPr="00EB4CFE">
        <w:rPr>
          <w:rStyle w:val="affff8"/>
          <w:rtl/>
        </w:rPr>
        <w:t>"ז</w:t>
      </w:r>
      <w:r w:rsidRPr="001F7BC9">
        <w:rPr>
          <w:rStyle w:val="affff8"/>
          <w:rtl/>
        </w:rPr>
        <w:t xml:space="preserve"> -</w:t>
      </w:r>
    </w:p>
    <w:p w14:paraId="440EF99B" w14:textId="7C133A80" w:rsidR="001F7BC9" w:rsidRPr="00C35A2C" w:rsidRDefault="001F7BC9" w:rsidP="00EB4CFE">
      <w:pPr>
        <w:pStyle w:val="affff7"/>
        <w:rPr>
          <w:rFonts w:ascii="FontbitDavid" w:hAnsi="FontbitDavid"/>
          <w:sz w:val="32"/>
          <w:rtl/>
        </w:rPr>
      </w:pPr>
      <w:r w:rsidRPr="00B71F95">
        <w:rPr>
          <w:rStyle w:val="affff1"/>
          <w:rFonts w:hint="cs"/>
          <w:rtl/>
        </w:rPr>
        <w:t>'</w:t>
      </w:r>
      <w:r w:rsidRPr="00B71F95">
        <w:rPr>
          <w:rStyle w:val="affff1"/>
          <w:rtl/>
        </w:rPr>
        <w:t>באשר תלכי אלך</w:t>
      </w:r>
      <w:r w:rsidRPr="00B71F95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תחום שבת</w:t>
      </w:r>
      <w:r>
        <w:rPr>
          <w:rStyle w:val="affff1"/>
          <w:rFonts w:hint="cs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באשר תליני אלין</w:t>
      </w:r>
      <w:r w:rsidRPr="00AD1A41"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יחוד</w:t>
      </w:r>
      <w:r>
        <w:rPr>
          <w:rFonts w:ascii="FontbitDavid" w:hAnsi="FontbitDavid" w:hint="cs"/>
          <w:sz w:val="32"/>
          <w:rtl/>
        </w:rPr>
        <w:t>,</w:t>
      </w:r>
    </w:p>
    <w:p w14:paraId="14EA9D6E" w14:textId="09510B85" w:rsidR="001F7BC9" w:rsidRDefault="001F7BC9" w:rsidP="00EB4CFE">
      <w:pPr>
        <w:pStyle w:val="affff7"/>
        <w:rPr>
          <w:rFonts w:ascii="FontbitDavid" w:hAnsi="FontbitDavid"/>
          <w:sz w:val="32"/>
          <w:rtl/>
        </w:rPr>
      </w:pP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עמך עמי</w:t>
      </w:r>
      <w:r w:rsidRPr="00AD1A41"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</w:t>
      </w:r>
      <w:r>
        <w:rPr>
          <w:rStyle w:val="affff5"/>
          <w:rFonts w:ascii="FontbitDavid" w:hAnsi="FontbitDavid" w:hint="cs"/>
          <w:sz w:val="32"/>
          <w:rtl/>
          <w:rPrChange w:id="9059" w:author="מנוע אמוראים" w:date="2026-10-05T16:41:34Z">
            <w:rPr>
              <w:rFonts w:ascii="FontbitDavid" w:hAnsi="FontbitDavid" w:hint="cs"/>
              <w:sz w:val="32"/>
              <w:rtl/>
            </w:rPr>
          </w:rPrChange>
        </w:rPr>
        <w:t xml:space="preserve">תר</w:t>
      </w:r>
      <w:r>
        <w:rPr>
          <w:rStyle w:val="affff5"/>
          <w:rFonts w:ascii="FontbitDavid" w:hAnsi="FontbitDavid"/>
          <w:sz w:val="32"/>
          <w:rtl/>
          <w:rPrChange w:id="9060" w:author="מנוע אמוראים" w:date="2026-10-05T16:41:34Z">
            <w:rPr>
              <w:rFonts w:ascii="FontbitDavid" w:hAnsi="FontbitDavid"/>
              <w:sz w:val="32"/>
              <w:rtl/>
            </w:rPr>
          </w:rPrChange>
        </w:rPr>
        <w:t xml:space="preserve">י"ג</w:t>
      </w:r>
      <w:r>
        <w:rPr>
          <w:rFonts w:ascii="FontbitDavid" w:hAnsi="FontbitDavid"/>
          <w:sz w:val="32"/>
          <w:rtl/>
        </w:rPr>
        <w:t xml:space="preserve"> מצות</w:t>
      </w:r>
      <w:r>
        <w:rPr>
          <w:rFonts w:ascii="FontbitDavid" w:hAnsi="FontbitDavid" w:hint="cs"/>
          <w:sz w:val="32"/>
          <w:rtl/>
        </w:rPr>
        <w:t>,</w:t>
      </w:r>
      <w:r>
        <w:rPr>
          <w:rFonts w:ascii="FontbitDavid" w:hAnsi="FontbitDavid"/>
          <w:sz w:val="32"/>
          <w:rtl/>
        </w:rPr>
        <w:tab/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וא</w:t>
      </w:r>
      <w:r>
        <w:rPr>
          <w:rStyle w:val="affff1"/>
          <w:rFonts w:hint="cs"/>
          <w:rtl/>
        </w:rPr>
        <w:t>-</w:t>
      </w:r>
      <w:r w:rsidRPr="00AD1A41">
        <w:rPr>
          <w:rStyle w:val="affff1"/>
          <w:rtl/>
        </w:rPr>
        <w:t>להיך א</w:t>
      </w:r>
      <w:r>
        <w:rPr>
          <w:rStyle w:val="affff1"/>
          <w:rFonts w:hint="cs"/>
          <w:rtl/>
        </w:rPr>
        <w:t>-</w:t>
      </w:r>
      <w:r w:rsidRPr="00AD1A41">
        <w:rPr>
          <w:rStyle w:val="affff1"/>
          <w:rtl/>
        </w:rPr>
        <w:t>להי</w:t>
      </w:r>
      <w:r w:rsidRPr="00AD1A41"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ולא </w:t>
      </w:r>
      <w:r w:rsidRPr="00C35A2C">
        <w:rPr>
          <w:rFonts w:ascii="FontbitDavid" w:hAnsi="FontbitDavid"/>
          <w:sz w:val="32"/>
          <w:rtl/>
        </w:rPr>
        <w:t>עבוד</w:t>
      </w:r>
      <w:r>
        <w:rPr>
          <w:rFonts w:ascii="FontbitDavid" w:hAnsi="FontbitDavid" w:hint="cs"/>
          <w:sz w:val="32"/>
          <w:rtl/>
        </w:rPr>
        <w:t>"ז,</w:t>
      </w:r>
    </w:p>
    <w:p w14:paraId="110ED87F" w14:textId="62228C0D" w:rsidR="001F7BC9" w:rsidRPr="00C35A2C" w:rsidRDefault="001F7BC9" w:rsidP="00EB4CFE">
      <w:pPr>
        <w:pStyle w:val="affff7"/>
        <w:rPr>
          <w:rFonts w:ascii="FontbitDavid" w:hAnsi="FontbitDavid"/>
          <w:sz w:val="32"/>
          <w:rtl/>
        </w:rPr>
      </w:pP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באשר תמותי אמות</w:t>
      </w:r>
      <w:r w:rsidRPr="00AD1A41"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/>
          <w:sz w:val="32"/>
          <w:rtl/>
        </w:rPr>
        <w:t>אר</w:t>
      </w:r>
      <w:r w:rsidRPr="00C35A2C">
        <w:rPr>
          <w:rFonts w:ascii="FontbitDavid" w:hAnsi="FontbitDavid"/>
          <w:sz w:val="32"/>
          <w:rtl/>
        </w:rPr>
        <w:t>בע מיתות</w:t>
      </w:r>
      <w:r>
        <w:rPr>
          <w:rFonts w:ascii="FontbitDavid" w:hAnsi="FontbitDavid" w:hint="cs"/>
          <w:sz w:val="32"/>
          <w:rtl/>
        </w:rPr>
        <w:t>,</w:t>
      </w:r>
      <w:r w:rsidRPr="0058432D">
        <w:rPr>
          <w:rStyle w:val="affff1"/>
          <w:rFonts w:hint="cs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Pr="0058432D">
        <w:rPr>
          <w:rStyle w:val="affff1"/>
          <w:rtl/>
        </w:rPr>
        <w:t>ושם אקבר</w:t>
      </w:r>
      <w:r w:rsidRPr="0058432D">
        <w:rPr>
          <w:rStyle w:val="affff1"/>
          <w:rFonts w:hint="cs"/>
          <w:rtl/>
        </w:rPr>
        <w:t xml:space="preserve">' </w:t>
      </w:r>
      <w:r w:rsidRPr="00C35A2C">
        <w:rPr>
          <w:rFonts w:ascii="FontbitDavid" w:hAnsi="FontbitDavid"/>
          <w:sz w:val="32"/>
          <w:rtl/>
        </w:rPr>
        <w:t xml:space="preserve">ב' קברים </w:t>
      </w:r>
      <w:r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>נמסרו לב"ד</w:t>
      </w:r>
      <w:r>
        <w:rPr>
          <w:rFonts w:ascii="FontbitDavid" w:hAnsi="FontbitDavid" w:hint="cs"/>
          <w:sz w:val="32"/>
          <w:rtl/>
        </w:rPr>
        <w:t>.</w:t>
      </w:r>
    </w:p>
    <w:p w14:paraId="2BC54E8A" w14:textId="644AA8A1" w:rsidR="001F7BC9" w:rsidRDefault="00B433C9" w:rsidP="001F7BC9">
      <w:pPr>
        <w:pStyle w:val="afff4"/>
        <w:ind w:end="0"/>
        <w:rPr>
          <w:rtl/>
        </w:rPr>
      </w:pPr>
      <w:bookmarkStart w:id="499" w:name="_Toc119172818"/>
      <w:bookmarkStart w:id="500" w:name="_Toc119229909"/>
      <w:r w:rsidRPr="001F7BC9">
        <w:rPr>
          <w:rtl/>
        </w:rPr>
        <w:t xml:space="preserve">קיבל, </w:t>
      </w:r>
      <w:r w:rsidRPr="00EB4CFE">
        <w:rPr>
          <w:rtl/>
        </w:rPr>
        <w:t>מלין</w:t>
      </w:r>
      <w:r w:rsidRPr="001F7BC9">
        <w:rPr>
          <w:rtl/>
        </w:rPr>
        <w:t xml:space="preserve"> אותו מיד.</w:t>
      </w:r>
      <w:bookmarkEnd w:id="499"/>
      <w:bookmarkEnd w:id="500"/>
    </w:p>
    <w:p w14:paraId="19BE220B" w14:textId="268EAD6E" w:rsidR="001F7BC9" w:rsidRPr="00C35A2C" w:rsidRDefault="001F7BC9" w:rsidP="001F7BC9">
      <w:pPr>
        <w:rPr>
          <w:rtl/>
        </w:rPr>
      </w:pPr>
      <w:r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שהויי מצוה לא משהינן</w:t>
      </w:r>
      <w:r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.</w:t>
      </w:r>
    </w:p>
    <w:p w14:paraId="6FA52557" w14:textId="1F2C5E24" w:rsidR="001F7BC9" w:rsidRPr="00EB4CFE" w:rsidRDefault="00B433C9" w:rsidP="00EB4CFE">
      <w:pPr>
        <w:pStyle w:val="afff4"/>
        <w:ind w:end="0"/>
        <w:rPr>
          <w:rtl/>
        </w:rPr>
      </w:pPr>
      <w:bookmarkStart w:id="501" w:name="_Toc119172819"/>
      <w:bookmarkStart w:id="502" w:name="_Toc119229910"/>
      <w:r w:rsidRPr="00EB4CFE">
        <w:rPr>
          <w:rtl/>
        </w:rPr>
        <w:t>נשתיירו ציצין המעכבין חוזרים ומלין</w:t>
      </w:r>
      <w:r w:rsidR="001F7BC9" w:rsidRPr="00EB4CFE">
        <w:rPr>
          <w:rtl/>
        </w:rPr>
        <w:t>.</w:t>
      </w:r>
      <w:bookmarkEnd w:id="501"/>
      <w:bookmarkEnd w:id="502"/>
    </w:p>
    <w:p w14:paraId="2D707678" w14:textId="5D2201FA" w:rsidR="001F7BC9" w:rsidRPr="001F7BC9" w:rsidRDefault="001F7BC9" w:rsidP="00EB4CFE">
      <w:pPr>
        <w:rPr>
          <w:rtl/>
        </w:rPr>
      </w:pPr>
      <w:r w:rsidRPr="00262A77">
        <w:rPr>
          <w:rFonts w:ascii="FontbitDavid" w:hAnsi="FontbitDavid"/>
          <w:spacing w:val="-4"/>
          <w:sz w:val="32"/>
          <w:rtl/>
        </w:rPr>
        <w:t xml:space="preserve">בשר החופה 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רו</w:t>
      </w:r>
      <w:r w:rsidRPr="00D1637C">
        <w:rPr>
          <w:rFonts w:cs="PFT_Frank"/>
          <w:b/>
          <w:bCs/>
          <w:szCs w:val="14"/>
          <w:rtl/>
        </w:rPr>
        <w:t xml:space="preserve">ב </w:t>
      </w:r>
      <w:r w:rsidRPr="00D1637C">
        <w:rPr>
          <w:rFonts w:cs="PFT_Frank" w:hint="eastAsia"/>
          <w:b/>
          <w:bCs/>
          <w:szCs w:val="14"/>
          <w:rtl/>
        </w:rPr>
        <w:t>גובהה</w:t>
      </w:r>
      <w:r w:rsidRPr="00EB4CFE">
        <w:rPr>
          <w:rtl/>
        </w:rPr>
        <w:t xml:space="preserve"> של ה</w:t>
      </w:r>
      <w:r w:rsidRPr="00262A77">
        <w:rPr>
          <w:rFonts w:ascii="FontbitDavid" w:hAnsi="FontbitDavid"/>
          <w:spacing w:val="-4"/>
          <w:sz w:val="32"/>
          <w:rtl/>
        </w:rPr>
        <w:t>עטרה,</w:t>
      </w:r>
      <w:r>
        <w:rPr>
          <w:rFonts w:hint="cs"/>
          <w:rtl/>
        </w:rPr>
        <w:t xml:space="preserve"> </w:t>
      </w:r>
      <w:r w:rsidRPr="00EB4CFE">
        <w:rPr>
          <w:rStyle w:val="affff8"/>
          <w:rFonts w:hint="eastAsia"/>
          <w:rtl/>
        </w:rPr>
        <w:t>וא</w:t>
      </w:r>
      <w:r w:rsidRPr="00EB4CFE">
        <w:rPr>
          <w:rStyle w:val="affff8"/>
          <w:rtl/>
        </w:rPr>
        <w:t xml:space="preserve">"צ </w:t>
      </w:r>
      <w:r w:rsidRPr="00EB4CFE">
        <w:rPr>
          <w:rStyle w:val="affff8"/>
          <w:rFonts w:hint="eastAsia"/>
          <w:rtl/>
        </w:rPr>
        <w:t>רוב</w:t>
      </w:r>
      <w:r w:rsidRPr="00EB4CFE">
        <w:rPr>
          <w:rStyle w:val="affff8"/>
          <w:rtl/>
        </w:rPr>
        <w:t xml:space="preserve"> </w:t>
      </w:r>
      <w:r w:rsidRPr="00EB4CFE">
        <w:rPr>
          <w:rStyle w:val="affff8"/>
          <w:rFonts w:hint="eastAsia"/>
          <w:rtl/>
        </w:rPr>
        <w:t>הקיפה</w:t>
      </w:r>
      <w:r w:rsidRPr="00EB4CFE">
        <w:rPr>
          <w:rStyle w:val="affff8"/>
          <w:rtl/>
        </w:rPr>
        <w:t>.</w:t>
      </w:r>
    </w:p>
    <w:p w14:paraId="46F96CA9" w14:textId="1934C428" w:rsidR="00B433C9" w:rsidRDefault="00B433C9" w:rsidP="001F7BC9">
      <w:pPr>
        <w:pStyle w:val="afff4"/>
        <w:ind w:end="0"/>
        <w:rPr>
          <w:rtl/>
        </w:rPr>
      </w:pPr>
      <w:bookmarkStart w:id="503" w:name="_Toc119172820"/>
      <w:bookmarkStart w:id="504" w:name="_Toc119229911"/>
      <w:r w:rsidRPr="001F7BC9">
        <w:rPr>
          <w:rtl/>
        </w:rPr>
        <w:t>נתרפא</w:t>
      </w:r>
      <w:r w:rsidR="008602BB">
        <w:rPr>
          <w:rFonts w:hint="cs"/>
          <w:rtl/>
        </w:rPr>
        <w:t>,</w:t>
      </w:r>
      <w:r w:rsidRPr="001F7BC9">
        <w:rPr>
          <w:rtl/>
        </w:rPr>
        <w:t xml:space="preserve"> </w:t>
      </w:r>
      <w:r w:rsidRPr="00EB4CFE">
        <w:rPr>
          <w:rtl/>
        </w:rPr>
        <w:t>מטבילין</w:t>
      </w:r>
      <w:r w:rsidRPr="001F7BC9">
        <w:rPr>
          <w:rtl/>
        </w:rPr>
        <w:t xml:space="preserve"> מיד</w:t>
      </w:r>
      <w:r w:rsidR="001F7BC9" w:rsidRPr="001F7BC9">
        <w:rPr>
          <w:rtl/>
        </w:rPr>
        <w:t>.</w:t>
      </w:r>
      <w:bookmarkEnd w:id="503"/>
      <w:bookmarkEnd w:id="504"/>
    </w:p>
    <w:p w14:paraId="2B33FAA9" w14:textId="0F1406A6" w:rsidR="001F7BC9" w:rsidRDefault="001F7BC9" w:rsidP="001F7BC9">
      <w:pPr>
        <w:rPr>
          <w:rtl/>
        </w:rPr>
      </w:pPr>
      <w:r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 w:hint="cs"/>
          <w:sz w:val="32"/>
          <w:rtl/>
        </w:rPr>
        <w:t>לא</w:t>
      </w:r>
      <w:r>
        <w:rPr>
          <w:rFonts w:ascii="FontbitDavid" w:hAnsi="FontbitDavid" w:hint="cs"/>
          <w:sz w:val="32"/>
          <w:rtl/>
        </w:rPr>
        <w:t xml:space="preserve"> לפני,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 w:hint="cs"/>
          <w:sz w:val="32"/>
          <w:rtl/>
        </w:rPr>
        <w:t>מים מכבידים המכה</w:t>
      </w:r>
      <w:r>
        <w:rPr>
          <w:rFonts w:ascii="FontbitDavid" w:hAnsi="FontbitDavid" w:hint="cs"/>
          <w:sz w:val="32"/>
          <w:rtl/>
        </w:rPr>
        <w:t>.</w:t>
      </w:r>
    </w:p>
    <w:p w14:paraId="69CA71A0" w14:textId="15E4AE34" w:rsidR="00B433C9" w:rsidRPr="00EB4CFE" w:rsidRDefault="00B433C9" w:rsidP="00EB4CFE">
      <w:pPr>
        <w:pStyle w:val="afff4"/>
        <w:ind w:end="0"/>
        <w:rPr>
          <w:rStyle w:val="affff8"/>
          <w:rtl/>
        </w:rPr>
      </w:pPr>
      <w:bookmarkStart w:id="505" w:name="_Toc119172821"/>
      <w:bookmarkStart w:id="506" w:name="_Toc119229912"/>
      <w:r w:rsidRPr="00EB4CFE">
        <w:rPr>
          <w:rtl/>
        </w:rPr>
        <w:t>ו</w:t>
      </w:r>
      <w:r w:rsidR="001F7BC9">
        <w:rPr>
          <w:rFonts w:hint="cs"/>
          <w:rtl/>
        </w:rPr>
        <w:t>ג'</w:t>
      </w:r>
      <w:r w:rsidRPr="00EB4CFE">
        <w:rPr>
          <w:rtl/>
        </w:rPr>
        <w:t xml:space="preserve"> ת"ח עומדים עליו, ומודיעין אותו קצת מצות</w:t>
      </w:r>
      <w:r w:rsidR="001F7BC9" w:rsidRPr="00EB4CFE">
        <w:rPr>
          <w:rStyle w:val="affff8"/>
          <w:rtl/>
        </w:rPr>
        <w:t xml:space="preserve"> </w:t>
      </w:r>
      <w:r w:rsidR="001F7BC9" w:rsidRPr="00EB4CFE">
        <w:rPr>
          <w:rStyle w:val="affff8"/>
          <w:rFonts w:hint="eastAsia"/>
          <w:rtl/>
        </w:rPr>
        <w:t>וטובל</w:t>
      </w:r>
      <w:r w:rsidR="001F7BC9" w:rsidRPr="00EB4CFE">
        <w:rPr>
          <w:rStyle w:val="affff8"/>
          <w:rtl/>
        </w:rPr>
        <w:t xml:space="preserve"> ל</w:t>
      </w:r>
      <w:r w:rsidR="001F7BC9" w:rsidRPr="00EB4CFE">
        <w:rPr>
          <w:rStyle w:val="affff8"/>
          <w:rFonts w:hint="eastAsia"/>
          <w:rtl/>
        </w:rPr>
        <w:t>כך</w:t>
      </w:r>
      <w:r w:rsidR="001F7BC9" w:rsidRPr="00EB4CFE">
        <w:rPr>
          <w:rStyle w:val="affff8"/>
          <w:rtl/>
        </w:rPr>
        <w:t>.</w:t>
      </w:r>
      <w:bookmarkEnd w:id="505"/>
      <w:bookmarkEnd w:id="506"/>
      <w:r w:rsidRPr="00EB4CFE">
        <w:rPr>
          <w:rStyle w:val="affff8"/>
          <w:rtl/>
        </w:rPr>
        <w:t xml:space="preserve"> </w:t>
      </w:r>
    </w:p>
    <w:p w14:paraId="1675E5FD" w14:textId="41AB0B13" w:rsidR="00B433C9" w:rsidRDefault="00B433C9" w:rsidP="001F7BC9">
      <w:pPr>
        <w:pStyle w:val="afff4"/>
        <w:ind w:end="0"/>
        <w:rPr>
          <w:rtl/>
        </w:rPr>
      </w:pPr>
      <w:bookmarkStart w:id="507" w:name="_Toc119172822"/>
      <w:bookmarkStart w:id="508" w:name="_Toc119229913"/>
      <w:r w:rsidRPr="00EB4CFE">
        <w:rPr>
          <w:rtl/>
        </w:rPr>
        <w:t>טבל ועלה</w:t>
      </w:r>
      <w:r w:rsidRPr="001F7BC9">
        <w:rPr>
          <w:rtl/>
        </w:rPr>
        <w:t xml:space="preserve"> - הרי הוא כישראל לכ</w:t>
      </w:r>
      <w:r w:rsidR="001F7BC9" w:rsidRPr="001F7BC9">
        <w:rPr>
          <w:rtl/>
        </w:rPr>
        <w:t>"</w:t>
      </w:r>
      <w:r w:rsidRPr="001F7BC9">
        <w:rPr>
          <w:rtl/>
        </w:rPr>
        <w:t>ד.</w:t>
      </w:r>
      <w:bookmarkEnd w:id="507"/>
      <w:bookmarkEnd w:id="508"/>
    </w:p>
    <w:p w14:paraId="59CA40ED" w14:textId="26E345BF" w:rsidR="001F7BC9" w:rsidRPr="00C35A2C" w:rsidRDefault="008602BB" w:rsidP="001F7BC9">
      <w:pPr>
        <w:rPr>
          <w:rtl/>
        </w:rPr>
      </w:pPr>
      <w:r>
        <w:rPr>
          <w:rFonts w:ascii="FontbitDavid" w:hAnsi="FontbitDavid" w:hint="cs"/>
          <w:sz w:val="32"/>
          <w:rtl/>
        </w:rPr>
        <w:t xml:space="preserve">שאם </w:t>
      </w:r>
      <w:r w:rsidR="001F7BC9">
        <w:rPr>
          <w:rFonts w:ascii="FontbitDavid" w:hAnsi="FontbitDavid" w:hint="cs"/>
          <w:sz w:val="32"/>
          <w:rtl/>
        </w:rPr>
        <w:t>חזר</w:t>
      </w:r>
      <w:r>
        <w:rPr>
          <w:rFonts w:ascii="FontbitDavid" w:hAnsi="FontbitDavid" w:hint="cs"/>
          <w:sz w:val="32"/>
          <w:rtl/>
        </w:rPr>
        <w:t xml:space="preserve"> בו</w:t>
      </w:r>
      <w:r w:rsidR="001F7BC9">
        <w:rPr>
          <w:rFonts w:ascii="FontbitDavid" w:hAnsi="FontbitDavid" w:hint="cs"/>
          <w:sz w:val="32"/>
          <w:rtl/>
        </w:rPr>
        <w:t>, וקידש בת ישראל -</w:t>
      </w:r>
      <w:r w:rsidR="001F7BC9" w:rsidRPr="00C35A2C">
        <w:rPr>
          <w:rFonts w:ascii="FontbitDavid" w:hAnsi="FontbitDavid"/>
          <w:sz w:val="32"/>
          <w:rtl/>
        </w:rPr>
        <w:t xml:space="preserve"> </w:t>
      </w:r>
      <w:r w:rsidR="001F7BC9">
        <w:rPr>
          <w:rFonts w:ascii="FontbitDavid" w:hAnsi="FontbitDavid" w:hint="cs"/>
          <w:sz w:val="32"/>
          <w:rtl/>
        </w:rPr>
        <w:t xml:space="preserve">קידושיו </w:t>
      </w:r>
      <w:r w:rsidR="001F7BC9" w:rsidRPr="00C35A2C">
        <w:rPr>
          <w:rFonts w:ascii="FontbitDavid" w:hAnsi="FontbitDavid"/>
          <w:sz w:val="32"/>
          <w:rtl/>
        </w:rPr>
        <w:t>קידושין</w:t>
      </w:r>
      <w:r w:rsidR="001F7BC9">
        <w:rPr>
          <w:rFonts w:ascii="FontbitDavid" w:hAnsi="FontbitDavid" w:hint="cs"/>
          <w:sz w:val="32"/>
          <w:rtl/>
        </w:rPr>
        <w:t xml:space="preserve"> </w:t>
      </w:r>
      <w:r w:rsidR="001F7BC9" w:rsidRPr="00EB4CFE">
        <w:rPr>
          <w:rStyle w:val="affff8"/>
          <w:rFonts w:hint="eastAsia"/>
          <w:rtl/>
        </w:rPr>
        <w:t>כמומר</w:t>
      </w:r>
      <w:r w:rsidR="001F7BC9" w:rsidRPr="00EB4CFE">
        <w:rPr>
          <w:rStyle w:val="affff8"/>
          <w:rtl/>
        </w:rPr>
        <w:t>.</w:t>
      </w:r>
    </w:p>
    <w:p w14:paraId="62DF0159" w14:textId="1C66E850" w:rsidR="00A22ABA" w:rsidRDefault="00B433C9" w:rsidP="00413974">
      <w:pPr>
        <w:pStyle w:val="afff4"/>
        <w:ind w:end="0"/>
        <w:rPr>
          <w:rtl/>
        </w:rPr>
      </w:pPr>
      <w:bookmarkStart w:id="509" w:name="_Toc119172823"/>
      <w:bookmarkStart w:id="510" w:name="_Toc119229914"/>
      <w:r w:rsidRPr="00EB4CFE">
        <w:rPr>
          <w:rtl/>
        </w:rPr>
        <w:t>אשה</w:t>
      </w:r>
      <w:r w:rsidR="008602BB">
        <w:rPr>
          <w:rFonts w:hint="cs"/>
          <w:rtl/>
        </w:rPr>
        <w:t xml:space="preserve"> -</w:t>
      </w:r>
      <w:r w:rsidRPr="00EB4CFE">
        <w:rPr>
          <w:rtl/>
        </w:rPr>
        <w:t xml:space="preserve"> נשים מושיבות במים,</w:t>
      </w:r>
      <w:r w:rsidR="001F7BC9" w:rsidRPr="00EB4CFE">
        <w:rPr>
          <w:rtl/>
        </w:rPr>
        <w:t xml:space="preserve"> </w:t>
      </w:r>
      <w:r w:rsidRPr="00EB4CFE">
        <w:rPr>
          <w:rtl/>
        </w:rPr>
        <w:t>ות"ח מבחוץ מודיעין</w:t>
      </w:r>
      <w:r w:rsidR="001F7BC9" w:rsidRPr="00EB4CFE">
        <w:rPr>
          <w:rtl/>
        </w:rPr>
        <w:t xml:space="preserve"> ה</w:t>
      </w:r>
      <w:r w:rsidRPr="00EB4CFE">
        <w:rPr>
          <w:rtl/>
        </w:rPr>
        <w:t>מצות.</w:t>
      </w:r>
      <w:bookmarkEnd w:id="509"/>
      <w:bookmarkEnd w:id="510"/>
    </w:p>
    <w:p w14:paraId="5D12D663" w14:textId="08CBE4D6" w:rsidR="000A56D8" w:rsidRDefault="001F7BC9" w:rsidP="00EB4CFE">
      <w:pPr>
        <w:pStyle w:val="afff4"/>
        <w:ind w:end="0"/>
        <w:rPr>
          <w:rtl/>
        </w:rPr>
      </w:pPr>
      <w:bookmarkStart w:id="511" w:name="_Toc119172824"/>
      <w:bookmarkStart w:id="512" w:name="_Toc119229915"/>
      <w:r w:rsidRPr="00EB4CFE">
        <w:rPr>
          <w:rtl/>
        </w:rPr>
        <w:t>אחד גר ואחד עבד משוחרר</w:t>
      </w:r>
      <w:r w:rsidR="000A56D8">
        <w:rPr>
          <w:rFonts w:hint="cs"/>
          <w:rtl/>
        </w:rPr>
        <w:t xml:space="preserve"> </w:t>
      </w:r>
      <w:r w:rsidR="000A56D8" w:rsidRPr="005B4090">
        <w:rPr>
          <w:rStyle w:val="affff8"/>
          <w:rFonts w:hint="eastAsia"/>
          <w:rtl/>
        </w:rPr>
        <w:t>ויתבאר</w:t>
      </w:r>
      <w:r w:rsidR="000A56D8" w:rsidRPr="005B4090">
        <w:rPr>
          <w:rStyle w:val="affff8"/>
          <w:rtl/>
        </w:rPr>
        <w:t xml:space="preserve"> </w:t>
      </w:r>
      <w:r w:rsidR="000A56D8" w:rsidRPr="005B4090">
        <w:rPr>
          <w:rStyle w:val="affff8"/>
          <w:rFonts w:hint="eastAsia"/>
          <w:rtl/>
        </w:rPr>
        <w:t>לענין</w:t>
      </w:r>
      <w:r w:rsidR="000A56D8" w:rsidRPr="005B4090">
        <w:rPr>
          <w:rStyle w:val="affff8"/>
          <w:rtl/>
        </w:rPr>
        <w:t xml:space="preserve"> </w:t>
      </w:r>
      <w:r w:rsidR="000A56D8" w:rsidRPr="005B4090">
        <w:rPr>
          <w:rStyle w:val="affff8"/>
          <w:rFonts w:hint="eastAsia"/>
          <w:rtl/>
        </w:rPr>
        <w:t>מה</w:t>
      </w:r>
      <w:r w:rsidR="000A56D8">
        <w:rPr>
          <w:rStyle w:val="affff8"/>
          <w:rFonts w:hint="cs"/>
          <w:rtl/>
        </w:rPr>
        <w:t>.</w:t>
      </w:r>
      <w:bookmarkEnd w:id="511"/>
      <w:bookmarkEnd w:id="512"/>
    </w:p>
    <w:p w14:paraId="4250A85D" w14:textId="23E07045" w:rsidR="001F7BC9" w:rsidRPr="00EB4CFE" w:rsidRDefault="001F7BC9" w:rsidP="000A56D8">
      <w:pPr>
        <w:pStyle w:val="afff4"/>
        <w:ind w:end="0"/>
        <w:rPr>
          <w:rtl/>
        </w:rPr>
      </w:pPr>
      <w:bookmarkStart w:id="513" w:name="_Toc119172825"/>
      <w:bookmarkStart w:id="514" w:name="_Toc119229916"/>
      <w:r w:rsidRPr="00EB4CFE">
        <w:rPr>
          <w:rtl/>
        </w:rPr>
        <w:t>ובמקום שנדה טובלת</w:t>
      </w:r>
      <w:r w:rsidR="000A56D8">
        <w:rPr>
          <w:rFonts w:hint="cs"/>
          <w:rtl/>
        </w:rPr>
        <w:t xml:space="preserve"> -</w:t>
      </w:r>
      <w:r w:rsidRPr="00EB4CFE">
        <w:rPr>
          <w:rtl/>
        </w:rPr>
        <w:t xml:space="preserve"> </w:t>
      </w:r>
      <w:r w:rsidR="000A56D8">
        <w:rPr>
          <w:rFonts w:hint="cs"/>
          <w:rtl/>
        </w:rPr>
        <w:t>ג</w:t>
      </w:r>
      <w:r w:rsidRPr="00EB4CFE">
        <w:rPr>
          <w:rtl/>
        </w:rPr>
        <w:t>ם גר ומשוחרר</w:t>
      </w:r>
      <w:r w:rsidR="000A56D8">
        <w:rPr>
          <w:rFonts w:hint="cs"/>
          <w:rtl/>
        </w:rPr>
        <w:t>, וכן שוים ל</w:t>
      </w:r>
      <w:r w:rsidRPr="00EB4CFE">
        <w:rPr>
          <w:rtl/>
        </w:rPr>
        <w:t>חצ</w:t>
      </w:r>
      <w:r w:rsidR="000A56D8">
        <w:rPr>
          <w:rFonts w:hint="cs"/>
          <w:rtl/>
        </w:rPr>
        <w:t>יצה</w:t>
      </w:r>
      <w:r w:rsidRPr="00EB4CFE">
        <w:rPr>
          <w:rtl/>
        </w:rPr>
        <w:t>.</w:t>
      </w:r>
      <w:bookmarkEnd w:id="513"/>
      <w:bookmarkEnd w:id="514"/>
    </w:p>
    <w:p w14:paraId="09A6650B" w14:textId="16557223" w:rsidR="00B433C9" w:rsidRDefault="000A56D8" w:rsidP="007C50EB">
      <w:pPr>
        <w:rPr>
          <w:rtl/>
        </w:rPr>
      </w:pPr>
      <w:r w:rsidRPr="005B4090">
        <w:rPr>
          <w:rStyle w:val="affff5"/>
          <w:rFonts w:hint="eastAsia"/>
          <w:rtl/>
        </w:rPr>
        <w:t>א</w:t>
      </w:r>
      <w:r w:rsidRPr="005B4090">
        <w:rPr>
          <w:rStyle w:val="affff5"/>
          <w:rtl/>
        </w:rPr>
        <w:t xml:space="preserve">. </w:t>
      </w:r>
      <w:r w:rsidRPr="005B4090">
        <w:rPr>
          <w:rStyle w:val="affff5"/>
          <w:rFonts w:hint="eastAsia"/>
          <w:rtl/>
        </w:rPr>
        <w:t>בהו</w:t>
      </w:r>
      <w:r w:rsidRPr="005B4090">
        <w:rPr>
          <w:rStyle w:val="affff5"/>
          <w:rtl/>
        </w:rPr>
        <w:t>"א:</w:t>
      </w:r>
      <w:r>
        <w:rPr>
          <w:rFonts w:hint="cs"/>
          <w:spacing w:val="-4"/>
          <w:rtl/>
        </w:rPr>
        <w:t xml:space="preserve"> </w:t>
      </w:r>
      <w:r w:rsidR="00B433C9" w:rsidRPr="00D1637C">
        <w:rPr>
          <w:rFonts w:cs="PFT_Frank" w:hint="eastAsia"/>
          <w:b/>
          <w:bCs/>
          <w:spacing w:val="-4"/>
          <w:szCs w:val="14"/>
          <w:rtl/>
        </w:rPr>
        <w:t>ל</w:t>
      </w:r>
      <w:r w:rsidRPr="00D1637C">
        <w:rPr>
          <w:rFonts w:cs="PFT_Frank" w:hint="eastAsia"/>
          <w:b/>
          <w:bCs/>
          <w:spacing w:val="-4"/>
          <w:szCs w:val="14"/>
          <w:rtl/>
        </w:rPr>
        <w:t>עניין</w:t>
      </w:r>
      <w:r w:rsidRPr="00D1637C">
        <w:rPr>
          <w:rFonts w:cs="PFT_Frank"/>
          <w:b/>
          <w:bCs/>
          <w:spacing w:val="-4"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pacing w:val="-4"/>
          <w:szCs w:val="14"/>
          <w:rtl/>
        </w:rPr>
        <w:t>קבל</w:t>
      </w:r>
      <w:r w:rsidRPr="00D1637C">
        <w:rPr>
          <w:rFonts w:cs="PFT_Frank" w:hint="eastAsia"/>
          <w:b/>
          <w:bCs/>
          <w:spacing w:val="-4"/>
          <w:szCs w:val="14"/>
          <w:rtl/>
        </w:rPr>
        <w:t>ת</w:t>
      </w:r>
      <w:r w:rsidR="00B433C9" w:rsidRPr="00D1637C">
        <w:rPr>
          <w:rFonts w:cs="PFT_Frank"/>
          <w:b/>
          <w:bCs/>
          <w:spacing w:val="-4"/>
          <w:szCs w:val="14"/>
          <w:rtl/>
        </w:rPr>
        <w:t xml:space="preserve"> עול מצוות</w:t>
      </w:r>
      <w:r w:rsidR="00B433C9" w:rsidRPr="00262A77">
        <w:rPr>
          <w:rFonts w:hint="cs"/>
          <w:spacing w:val="-4"/>
          <w:rtl/>
        </w:rPr>
        <w:t xml:space="preserve">, </w:t>
      </w:r>
      <w:r w:rsidR="00B433C9" w:rsidRPr="005B4090">
        <w:rPr>
          <w:rStyle w:val="affff5"/>
          <w:rFonts w:hint="eastAsia"/>
          <w:rtl/>
        </w:rPr>
        <w:t>ו</w:t>
      </w:r>
      <w:r w:rsidRPr="005B4090">
        <w:rPr>
          <w:rStyle w:val="affff5"/>
          <w:rFonts w:hint="eastAsia"/>
          <w:rtl/>
        </w:rPr>
        <w:t>יקשה</w:t>
      </w:r>
      <w:r w:rsidRPr="005B4090">
        <w:rPr>
          <w:rStyle w:val="affff5"/>
          <w:rtl/>
        </w:rPr>
        <w:t xml:space="preserve"> </w:t>
      </w:r>
      <w:r w:rsidRPr="005B4090">
        <w:rPr>
          <w:rStyle w:val="affff5"/>
          <w:rFonts w:hint="eastAsia"/>
          <w:rtl/>
        </w:rPr>
        <w:t>מדתניא</w:t>
      </w:r>
      <w:r w:rsidRPr="005B4090">
        <w:rPr>
          <w:rStyle w:val="affff5"/>
          <w:rtl/>
        </w:rPr>
        <w:t>:</w:t>
      </w:r>
      <w:r w:rsidR="00B433C9" w:rsidRPr="00262A77">
        <w:rPr>
          <w:rFonts w:hint="cs"/>
          <w:spacing w:val="-4"/>
          <w:rtl/>
        </w:rPr>
        <w:t xml:space="preserve"> </w:t>
      </w:r>
      <w:r>
        <w:rPr>
          <w:rFonts w:hint="cs"/>
          <w:spacing w:val="-4"/>
          <w:rtl/>
        </w:rPr>
        <w:t xml:space="preserve">שמשוחרר </w:t>
      </w:r>
      <w:r w:rsidR="00B433C9" w:rsidRPr="00262A77">
        <w:rPr>
          <w:rFonts w:hint="cs"/>
          <w:spacing w:val="-4"/>
          <w:rtl/>
        </w:rPr>
        <w:t>א</w:t>
      </w:r>
      <w:r w:rsidR="00B433C9" w:rsidRPr="00262A77">
        <w:rPr>
          <w:spacing w:val="-4"/>
          <w:rtl/>
        </w:rPr>
        <w:t>"</w:t>
      </w:r>
      <w:r w:rsidR="00B433C9" w:rsidRPr="00262A77">
        <w:rPr>
          <w:rFonts w:hint="cs"/>
          <w:spacing w:val="-4"/>
          <w:rtl/>
        </w:rPr>
        <w:t>צ</w:t>
      </w:r>
      <w:r>
        <w:rPr>
          <w:rFonts w:hint="cs"/>
          <w:rtl/>
        </w:rPr>
        <w:t>,</w:t>
      </w:r>
    </w:p>
    <w:p w14:paraId="4F7EFC89" w14:textId="7750E476" w:rsidR="00B433C9" w:rsidRPr="000A56D8" w:rsidRDefault="00A6102D" w:rsidP="005B4090">
      <w:pPr>
        <w:rPr>
          <w:rtl/>
        </w:rPr>
      </w:pPr>
      <w:r>
        <w:rPr>
          <w:rtl/>
        </w:rPr>
        <w:tab/>
      </w:r>
      <w:r>
        <w:rPr>
          <w:rStyle w:val="affff5"/>
          <w:rFonts w:hint="cs"/>
          <w:rtl/>
        </w:rPr>
        <w:t>ו</w:t>
      </w:r>
      <w:r w:rsidR="000A56D8" w:rsidRPr="005B4090">
        <w:rPr>
          <w:rStyle w:val="affff5"/>
          <w:rFonts w:hint="eastAsia"/>
          <w:rtl/>
        </w:rPr>
        <w:t>מתרץ</w:t>
      </w:r>
      <w:r w:rsidR="000A56D8" w:rsidRPr="005B4090">
        <w:rPr>
          <w:rStyle w:val="affff5"/>
          <w:rtl/>
        </w:rPr>
        <w:t>:</w:t>
      </w:r>
      <w:r w:rsidR="000A56D8">
        <w:rPr>
          <w:rFonts w:hint="cs"/>
          <w:rtl/>
        </w:rPr>
        <w:t xml:space="preserve"> </w:t>
      </w:r>
      <w:r w:rsidR="000A56D8">
        <w:rPr>
          <w:rStyle w:val="affff5"/>
          <w:rFonts w:hint="cs"/>
          <w:rtl/>
        </w:rPr>
        <w:t>ל</w:t>
      </w:r>
      <w:r w:rsidR="00B433C9" w:rsidRPr="0041543D">
        <w:rPr>
          <w:rStyle w:val="affff5"/>
          <w:rtl/>
        </w:rPr>
        <w:t>רבנן</w:t>
      </w:r>
      <w:r w:rsidR="000A56D8">
        <w:rPr>
          <w:rFonts w:hint="cs"/>
          <w:rtl/>
        </w:rPr>
        <w:t xml:space="preserve"> צריך לקבל ע"ע</w:t>
      </w:r>
      <w:r w:rsidR="000A56D8" w:rsidRPr="005B4090">
        <w:rPr>
          <w:rStyle w:val="affff8"/>
          <w:rtl/>
        </w:rPr>
        <w:t xml:space="preserve"> כשמשתחרר</w:t>
      </w:r>
      <w:r w:rsidR="000A56D8">
        <w:rPr>
          <w:rStyle w:val="affff8"/>
          <w:rFonts w:hint="cs"/>
          <w:rtl/>
        </w:rPr>
        <w:t xml:space="preserve">, </w:t>
      </w:r>
      <w:r w:rsidR="000A56D8">
        <w:rPr>
          <w:rStyle w:val="affff5"/>
          <w:rtl/>
        </w:rPr>
        <w:tab/>
      </w:r>
      <w:r w:rsidR="000A56D8">
        <w:rPr>
          <w:rStyle w:val="affff5"/>
          <w:rtl/>
        </w:rPr>
        <w:tab/>
      </w:r>
      <w:r w:rsidR="000A56D8">
        <w:rPr>
          <w:rStyle w:val="affff5"/>
          <w:rtl/>
        </w:rPr>
        <w:tab/>
      </w:r>
      <w:r w:rsidR="000A56D8" w:rsidRPr="005B4090">
        <w:rPr>
          <w:rStyle w:val="affff5"/>
          <w:rFonts w:hint="eastAsia"/>
          <w:rtl/>
        </w:rPr>
        <w:t>ולרשב</w:t>
      </w:r>
      <w:r w:rsidR="000A56D8" w:rsidRPr="005B4090">
        <w:rPr>
          <w:rStyle w:val="affff5"/>
          <w:rtl/>
        </w:rPr>
        <w:t>"א:</w:t>
      </w:r>
      <w:r w:rsidR="000A56D8">
        <w:rPr>
          <w:rStyle w:val="affff5"/>
          <w:rFonts w:hint="cs"/>
          <w:rtl/>
        </w:rPr>
        <w:t xml:space="preserve"> </w:t>
      </w:r>
      <w:r w:rsidR="000A56D8" w:rsidRPr="005B4090">
        <w:rPr>
          <w:rFonts w:hint="eastAsia"/>
          <w:rtl/>
        </w:rPr>
        <w:t>א</w:t>
      </w:r>
      <w:r w:rsidR="000A56D8">
        <w:rPr>
          <w:rFonts w:hint="cs"/>
          <w:rtl/>
        </w:rPr>
        <w:t>"צ</w:t>
      </w:r>
      <w:r w:rsidR="00445EFA">
        <w:rPr>
          <w:rFonts w:hint="cs"/>
          <w:rtl/>
        </w:rPr>
        <w:t>,</w:t>
      </w:r>
    </w:p>
    <w:p w14:paraId="55AAEDAF" w14:textId="0F84D6B9" w:rsidR="00B433C9" w:rsidRDefault="00445EFA" w:rsidP="00B55EDF">
      <w:pPr>
        <w:rPr>
          <w:rFonts w:ascii="FontbitDavid" w:hAnsi="FontbitDavid"/>
          <w:spacing w:val="-2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lastRenderedPageBreak/>
        <w:t>דכ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"ז</w:t>
      </w:r>
      <w:r>
        <w:rPr>
          <w:rFonts w:ascii="FontbitDavid" w:hAnsi="FontbitDavid" w:hint="cs"/>
          <w:spacing w:val="-2"/>
          <w:sz w:val="32"/>
          <w:rtl/>
        </w:rPr>
        <w:t xml:space="preserve"> </w:t>
      </w:r>
      <w:r w:rsidRPr="005B4090">
        <w:rPr>
          <w:rStyle w:val="affff8"/>
          <w:rFonts w:hint="eastAsia"/>
          <w:rtl/>
        </w:rPr>
        <w:t>סדר</w:t>
      </w:r>
      <w:r w:rsidRPr="005B4090">
        <w:rPr>
          <w:rStyle w:val="affff8"/>
          <w:rtl/>
        </w:rPr>
        <w:t xml:space="preserve"> </w:t>
      </w:r>
      <w:r w:rsidRPr="005B4090">
        <w:rPr>
          <w:rStyle w:val="affff8"/>
          <w:rFonts w:hint="eastAsia"/>
          <w:rtl/>
        </w:rPr>
        <w:t>יפת</w:t>
      </w:r>
      <w:r w:rsidRPr="005B4090">
        <w:rPr>
          <w:rStyle w:val="affff8"/>
          <w:rtl/>
        </w:rPr>
        <w:t xml:space="preserve"> </w:t>
      </w:r>
      <w:r w:rsidRPr="005B4090">
        <w:rPr>
          <w:rStyle w:val="affff8"/>
          <w:rFonts w:hint="eastAsia"/>
          <w:rtl/>
        </w:rPr>
        <w:t>תואר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>כ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שלא קבלה, אבל </w:t>
      </w:r>
      <w:r>
        <w:rPr>
          <w:rFonts w:ascii="FontbitDavid" w:hAnsi="FontbitDavid" w:hint="cs"/>
          <w:spacing w:val="-2"/>
          <w:sz w:val="32"/>
          <w:rtl/>
        </w:rPr>
        <w:t>א"כ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 xml:space="preserve">- </w:t>
      </w:r>
      <w:r w:rsidR="00B433C9" w:rsidRPr="00262A77">
        <w:rPr>
          <w:rFonts w:ascii="FontbitDavid" w:hAnsi="FontbitDavid"/>
          <w:spacing w:val="-2"/>
          <w:sz w:val="32"/>
          <w:rtl/>
        </w:rPr>
        <w:t>מטבילה ומותר מיד</w:t>
      </w:r>
      <w:r>
        <w:rPr>
          <w:rFonts w:ascii="FontbitDavid" w:hAnsi="FontbitDavid" w:hint="cs"/>
          <w:spacing w:val="-2"/>
          <w:sz w:val="32"/>
          <w:rtl/>
        </w:rPr>
        <w:t>,</w:t>
      </w:r>
    </w:p>
    <w:p w14:paraId="71E05E78" w14:textId="3A5A68A2" w:rsidR="00445EFA" w:rsidRDefault="00445EFA" w:rsidP="00B55EDF">
      <w:pPr>
        <w:rPr>
          <w:rtl/>
        </w:rPr>
      </w:pPr>
      <w:r>
        <w:rPr>
          <w:rFonts w:ascii="FontbitDavid" w:hAnsi="FontbitDavid"/>
          <w:spacing w:val="-2"/>
          <w:sz w:val="32"/>
          <w:rtl/>
        </w:rPr>
        <w:tab/>
      </w:r>
      <w:r>
        <w:rPr>
          <w:rFonts w:ascii="FontbitDavid" w:hAnsi="FontbitDavid"/>
          <w:spacing w:val="-2"/>
          <w:sz w:val="32"/>
          <w:rtl/>
        </w:rPr>
        <w:tab/>
      </w:r>
      <w:r>
        <w:rPr>
          <w:rFonts w:ascii="FontbitDavid" w:hAnsi="FontbitDavid"/>
          <w:spacing w:val="-2"/>
          <w:sz w:val="32"/>
          <w:rtl/>
        </w:rPr>
        <w:tab/>
      </w:r>
      <w:r>
        <w:rPr>
          <w:rStyle w:val="affff5"/>
          <w:rFonts w:hint="cs"/>
          <w:rtl/>
        </w:rPr>
        <w:t>ול</w:t>
      </w:r>
      <w:r w:rsidR="00B433C9" w:rsidRPr="0041543D">
        <w:rPr>
          <w:rStyle w:val="affff5"/>
          <w:rFonts w:hint="cs"/>
          <w:rtl/>
        </w:rPr>
        <w:t>רשב</w:t>
      </w:r>
      <w:r w:rsidR="00B433C9" w:rsidRPr="0041543D">
        <w:rPr>
          <w:rStyle w:val="affff5"/>
          <w:rtl/>
        </w:rPr>
        <w:t>"</w:t>
      </w:r>
      <w:r w:rsidR="00B433C9" w:rsidRPr="0041543D">
        <w:rPr>
          <w:rStyle w:val="affff5"/>
          <w:rFonts w:hint="cs"/>
          <w:rtl/>
        </w:rPr>
        <w:t>א</w:t>
      </w:r>
      <w:r w:rsidR="00B433C9" w:rsidRPr="0041543D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 w:rsidR="0073182C">
        <w:rPr>
          <w:rtl/>
        </w:rPr>
        <w:t>אף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כש</w:t>
      </w:r>
      <w:r w:rsidR="00B433C9" w:rsidRPr="00C35A2C">
        <w:rPr>
          <w:rtl/>
        </w:rPr>
        <w:t>לא</w:t>
      </w:r>
      <w:r>
        <w:rPr>
          <w:rFonts w:hint="cs"/>
          <w:rtl/>
        </w:rPr>
        <w:t xml:space="preserve"> -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כופה ו</w:t>
      </w:r>
      <w:r w:rsidR="00B433C9" w:rsidRPr="00C35A2C">
        <w:rPr>
          <w:rtl/>
        </w:rPr>
        <w:t xml:space="preserve">מטבילה לשפחות, </w:t>
      </w:r>
    </w:p>
    <w:p w14:paraId="196D2B38" w14:textId="1B74423E" w:rsidR="00B433C9" w:rsidRPr="00C35A2C" w:rsidRDefault="00B433C9" w:rsidP="005B4090">
      <w:pPr>
        <w:ind w:left="226" w:firstLine="113"/>
        <w:rPr>
          <w:rtl/>
        </w:rPr>
      </w:pPr>
      <w:r w:rsidRPr="00C35A2C">
        <w:rPr>
          <w:rtl/>
        </w:rPr>
        <w:t>ו</w:t>
      </w:r>
      <w:r w:rsidR="00445EFA">
        <w:rPr>
          <w:rFonts w:hint="cs"/>
          <w:rtl/>
        </w:rPr>
        <w:t>ש</w:t>
      </w:r>
      <w:r w:rsidRPr="00C35A2C">
        <w:rPr>
          <w:rtl/>
        </w:rPr>
        <w:t>ו</w:t>
      </w:r>
      <w:r w:rsidR="00445EFA">
        <w:rPr>
          <w:rFonts w:hint="cs"/>
          <w:rtl/>
        </w:rPr>
        <w:t xml:space="preserve">ב </w:t>
      </w:r>
      <w:r w:rsidRPr="00C35A2C">
        <w:rPr>
          <w:rtl/>
        </w:rPr>
        <w:t>לשחרור, ומשחררה ומותר מיד</w:t>
      </w:r>
      <w:r w:rsidR="00445EFA">
        <w:rPr>
          <w:rFonts w:hint="cs"/>
          <w:rtl/>
        </w:rPr>
        <w:t xml:space="preserve"> </w:t>
      </w:r>
      <w:r w:rsidR="00445EFA" w:rsidRPr="005B4090">
        <w:rPr>
          <w:rStyle w:val="affff8"/>
          <w:rFonts w:hint="eastAsia"/>
          <w:rtl/>
        </w:rPr>
        <w:t>שחל</w:t>
      </w:r>
      <w:r w:rsidR="00445EFA" w:rsidRPr="005B4090">
        <w:rPr>
          <w:rStyle w:val="affff8"/>
          <w:rtl/>
        </w:rPr>
        <w:t xml:space="preserve"> </w:t>
      </w:r>
      <w:r w:rsidR="00445EFA" w:rsidRPr="005B4090">
        <w:rPr>
          <w:rStyle w:val="affff8"/>
          <w:rFonts w:hint="eastAsia"/>
          <w:rtl/>
        </w:rPr>
        <w:t>גירותה</w:t>
      </w:r>
      <w:r w:rsidR="00445EFA" w:rsidRPr="005B4090">
        <w:rPr>
          <w:rStyle w:val="affff8"/>
          <w:rtl/>
        </w:rPr>
        <w:t xml:space="preserve"> </w:t>
      </w:r>
      <w:r w:rsidR="00445EFA" w:rsidRPr="005B4090">
        <w:rPr>
          <w:rStyle w:val="affff8"/>
          <w:rFonts w:hint="eastAsia"/>
          <w:rtl/>
        </w:rPr>
        <w:t>בע</w:t>
      </w:r>
      <w:r w:rsidR="00445EFA" w:rsidRPr="005B4090">
        <w:rPr>
          <w:rStyle w:val="affff8"/>
          <w:rtl/>
        </w:rPr>
        <w:t>"כ.</w:t>
      </w:r>
    </w:p>
    <w:p w14:paraId="0C1FB241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מח.</w:t>
      </w:r>
    </w:p>
    <w:p w14:paraId="37060FDA" w14:textId="00A13260" w:rsidR="00B433C9" w:rsidRDefault="002809F6" w:rsidP="00B55EDF">
      <w:pPr>
        <w:rPr>
          <w:rtl/>
        </w:rPr>
      </w:pPr>
      <w:r>
        <w:rPr>
          <w:rStyle w:val="affff5"/>
          <w:rFonts w:hint="cs"/>
          <w:rtl/>
        </w:rPr>
        <w:t>טע</w:t>
      </w:r>
      <w:r w:rsidR="00445EFA">
        <w:rPr>
          <w:rStyle w:val="affff5"/>
          <w:rFonts w:hint="cs"/>
          <w:rtl/>
        </w:rPr>
        <w:t>מו</w:t>
      </w:r>
      <w:r w:rsidR="00B433C9" w:rsidRPr="0041543D">
        <w:rPr>
          <w:rStyle w:val="affff5"/>
          <w:rtl/>
        </w:rPr>
        <w:t>:</w:t>
      </w:r>
      <w:r w:rsidR="00B433C9" w:rsidRPr="00AD1A41">
        <w:rPr>
          <w:rStyle w:val="affff1"/>
          <w:rtl/>
        </w:rPr>
        <w:t xml:space="preserve"> </w:t>
      </w:r>
      <w:r w:rsidR="00A6102D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כל עבד </w:t>
      </w:r>
      <w:r w:rsidR="00B433C9" w:rsidRPr="005B4090">
        <w:rPr>
          <w:rStyle w:val="affff1"/>
          <w:b/>
          <w:bCs/>
          <w:rtl/>
        </w:rPr>
        <w:t>איש</w:t>
      </w:r>
      <w:r w:rsidR="00445EFA">
        <w:rPr>
          <w:rStyle w:val="affff1"/>
          <w:rFonts w:hint="cs"/>
          <w:rtl/>
        </w:rPr>
        <w:t>.. ומלתה</w:t>
      </w:r>
      <w:r w:rsidR="00A6102D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445EFA">
        <w:rPr>
          <w:rFonts w:ascii="FontbitDavid" w:hAnsi="FontbitDavid" w:hint="cs"/>
          <w:sz w:val="32"/>
          <w:rtl/>
        </w:rPr>
        <w:t xml:space="preserve">-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עבד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445EFA" w:rsidRPr="005B4090">
        <w:rPr>
          <w:rStyle w:val="affff8"/>
          <w:rFonts w:hint="eastAsia"/>
          <w:rtl/>
        </w:rPr>
        <w:t>שהוא</w:t>
      </w:r>
      <w:r w:rsidR="00445EFA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איש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445EFA">
        <w:rPr>
          <w:rStyle w:val="affff8"/>
          <w:rFonts w:hint="cs"/>
          <w:rtl/>
        </w:rPr>
        <w:t>אף ש</w:t>
      </w:r>
      <w:r w:rsidR="00445EFA" w:rsidRPr="005B4090">
        <w:rPr>
          <w:rStyle w:val="affff8"/>
          <w:rFonts w:hint="eastAsia"/>
          <w:rtl/>
        </w:rPr>
        <w:t>גדול</w:t>
      </w:r>
      <w:r w:rsidR="00445EFA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אתה מל </w:t>
      </w:r>
      <w:r w:rsidR="00445EFA"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/>
          <w:sz w:val="32"/>
          <w:rtl/>
        </w:rPr>
        <w:t>ע"</w:t>
      </w:r>
      <w:r w:rsidR="00B433C9" w:rsidRPr="00C35A2C">
        <w:rPr>
          <w:rFonts w:ascii="FontbitDavid" w:hAnsi="FontbitDavid" w:hint="cs"/>
          <w:sz w:val="32"/>
          <w:rtl/>
        </w:rPr>
        <w:t>כ</w:t>
      </w:r>
      <w:r w:rsidR="00445EFA">
        <w:rPr>
          <w:rFonts w:ascii="FontbitDavid" w:hAnsi="FontbitDavid" w:hint="cs"/>
          <w:sz w:val="32"/>
          <w:rtl/>
        </w:rPr>
        <w:t xml:space="preserve"> </w:t>
      </w:r>
      <w:r w:rsidR="00445EFA" w:rsidRPr="005B4090">
        <w:rPr>
          <w:rStyle w:val="affff8"/>
          <w:rFonts w:hint="eastAsia"/>
          <w:rtl/>
        </w:rPr>
        <w:t>ומועיל</w:t>
      </w:r>
      <w:r w:rsidR="00445EFA" w:rsidRPr="005B4090">
        <w:rPr>
          <w:rStyle w:val="affff8"/>
          <w:rtl/>
        </w:rPr>
        <w:t xml:space="preserve"> </w:t>
      </w:r>
      <w:r w:rsidR="00445EFA" w:rsidRPr="005B4090">
        <w:rPr>
          <w:rStyle w:val="affff8"/>
          <w:rFonts w:hint="eastAsia"/>
          <w:rtl/>
        </w:rPr>
        <w:t>לכשישתחרר</w:t>
      </w:r>
      <w:r w:rsidR="00445EFA">
        <w:rPr>
          <w:rStyle w:val="affff8"/>
          <w:rFonts w:hint="cs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ולא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בן</w:t>
      </w:r>
      <w:r w:rsidR="00445EFA">
        <w:rPr>
          <w:rFonts w:ascii="FontbitDavid" w:hAnsi="FontbitDavid" w:hint="cs"/>
          <w:sz w:val="32"/>
          <w:rtl/>
        </w:rPr>
        <w:t xml:space="preserve"> </w:t>
      </w:r>
      <w:r w:rsidR="00445EFA" w:rsidRPr="005B4090">
        <w:rPr>
          <w:rStyle w:val="affff8"/>
          <w:rFonts w:hint="eastAsia"/>
          <w:rtl/>
        </w:rPr>
        <w:t>גר</w:t>
      </w:r>
      <w:r w:rsidR="00445EFA">
        <w:rPr>
          <w:rStyle w:val="affff8"/>
          <w:rFonts w:hint="cs"/>
          <w:rtl/>
        </w:rPr>
        <w:t>,</w:t>
      </w:r>
      <w:r w:rsidR="00445EFA" w:rsidRPr="005B4090">
        <w:rPr>
          <w:rStyle w:val="affff8"/>
          <w:rtl/>
        </w:rPr>
        <w:t xml:space="preserve"> שה</w:t>
      </w:r>
      <w:r w:rsidR="00445EFA" w:rsidRPr="005B4090">
        <w:rPr>
          <w:rStyle w:val="affff8"/>
          <w:rFonts w:hint="eastAsia"/>
          <w:rtl/>
        </w:rPr>
        <w:t>וא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איש</w:t>
      </w:r>
      <w:r w:rsidR="00A6102D">
        <w:rPr>
          <w:rStyle w:val="affff8"/>
          <w:rFonts w:hint="cs"/>
          <w:rtl/>
        </w:rPr>
        <w:t>,</w:t>
      </w:r>
      <w:r w:rsidR="00A6102D" w:rsidRPr="005B4090">
        <w:rPr>
          <w:rStyle w:val="affff8"/>
          <w:rtl/>
        </w:rPr>
        <w:t xml:space="preserve"> אין אביו מגיירו בע"כ.</w:t>
      </w:r>
    </w:p>
    <w:p w14:paraId="1786C156" w14:textId="088107B5" w:rsidR="00B433C9" w:rsidRPr="00C35A2C" w:rsidRDefault="00B433C9" w:rsidP="00A6102D">
      <w:pPr>
        <w:rPr>
          <w:rFonts w:ascii="FontbitDavid" w:hAnsi="FontbitDavid"/>
          <w:sz w:val="32"/>
          <w:rtl/>
        </w:rPr>
      </w:pPr>
      <w:r w:rsidRPr="0041543D">
        <w:rPr>
          <w:rStyle w:val="affff5"/>
          <w:rtl/>
        </w:rPr>
        <w:t>ורבנן</w:t>
      </w:r>
      <w:r w:rsidR="0084532D">
        <w:rPr>
          <w:rFonts w:ascii="FontbitDavid" w:hAnsi="FontbitDavid" w:hint="cs"/>
          <w:sz w:val="32"/>
          <w:rtl/>
        </w:rPr>
        <w:t xml:space="preserve">: 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עבד</w:t>
      </w:r>
      <w:r w:rsidR="00A6102D">
        <w:rPr>
          <w:rStyle w:val="affff1"/>
          <w:rFonts w:hint="cs"/>
          <w:rtl/>
        </w:rPr>
        <w:t xml:space="preserve"> </w:t>
      </w:r>
      <w:r w:rsidR="00A6102D" w:rsidRPr="005B4090">
        <w:rPr>
          <w:rStyle w:val="affff8"/>
          <w:rFonts w:hint="eastAsia"/>
          <w:rtl/>
        </w:rPr>
        <w:t>של</w:t>
      </w:r>
      <w:r w:rsidRPr="00BF2C41">
        <w:rPr>
          <w:rStyle w:val="affff1"/>
          <w:rtl/>
        </w:rPr>
        <w:t xml:space="preserve"> </w:t>
      </w:r>
      <w:r w:rsidRPr="005B4090">
        <w:rPr>
          <w:rStyle w:val="affff1"/>
          <w:b/>
          <w:bCs/>
          <w:rtl/>
        </w:rPr>
        <w:t>איש</w:t>
      </w:r>
      <w:r w:rsidRPr="00BF2C41">
        <w:rPr>
          <w:rStyle w:val="affff1"/>
          <w:rFonts w:hint="cs"/>
          <w:rtl/>
        </w:rPr>
        <w:t>'</w:t>
      </w:r>
      <w:r w:rsidR="00A6102D" w:rsidRPr="005B4090">
        <w:rPr>
          <w:rStyle w:val="affff8"/>
          <w:rtl/>
        </w:rPr>
        <w:t xml:space="preserve"> -</w:t>
      </w:r>
      <w:r w:rsidRPr="005B4090">
        <w:rPr>
          <w:rStyle w:val="affff8"/>
          <w:rtl/>
        </w:rPr>
        <w:t xml:space="preserve"> </w:t>
      </w:r>
      <w:r w:rsidR="00A6102D" w:rsidRPr="005B4090">
        <w:rPr>
          <w:rStyle w:val="affff8"/>
          <w:rFonts w:hint="eastAsia"/>
          <w:rtl/>
        </w:rPr>
        <w:t>אבל</w:t>
      </w:r>
      <w:r w:rsidR="00A6102D" w:rsidRPr="005B4090">
        <w:rPr>
          <w:rStyle w:val="affff8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הפקירו יצא לחירות, וא"</w:t>
      </w:r>
      <w:r w:rsidRPr="00C35A2C">
        <w:rPr>
          <w:rFonts w:ascii="FontbitDavid" w:hAnsi="FontbitDavid" w:hint="cs"/>
          <w:sz w:val="32"/>
          <w:rtl/>
        </w:rPr>
        <w:t>צ</w:t>
      </w:r>
      <w:r w:rsidRPr="00C35A2C">
        <w:rPr>
          <w:rFonts w:ascii="FontbitDavid" w:hAnsi="FontbitDavid"/>
          <w:sz w:val="32"/>
          <w:rtl/>
        </w:rPr>
        <w:t xml:space="preserve"> גט שחרור.</w:t>
      </w:r>
    </w:p>
    <w:p w14:paraId="355B5BFF" w14:textId="57971157" w:rsidR="00B433C9" w:rsidRDefault="00A6102D" w:rsidP="00A6102D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ודחה</w:t>
      </w:r>
      <w:r w:rsidR="00B433C9" w:rsidRPr="0041543D">
        <w:rPr>
          <w:rStyle w:val="affff5"/>
          <w:rtl/>
        </w:rPr>
        <w:t xml:space="preserve"> </w:t>
      </w:r>
      <w:r w:rsidR="0073182C">
        <w:rPr>
          <w:rStyle w:val="affff5"/>
          <w:rFonts w:hint="cs"/>
          <w:rtl/>
        </w:rPr>
        <w:t>ר''פ</w:t>
      </w:r>
      <w:r w:rsidR="00B433C9" w:rsidRPr="0041543D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5"/>
          <w:rFonts w:hint="cs"/>
          <w:rtl/>
        </w:rPr>
        <w:t>ד</w:t>
      </w:r>
      <w:r w:rsidR="00B433C9" w:rsidRPr="0041543D">
        <w:rPr>
          <w:rStyle w:val="affff5"/>
          <w:rtl/>
        </w:rPr>
        <w:t>רבנן</w:t>
      </w:r>
      <w:r w:rsidR="00B433C9" w:rsidRPr="00C35A2C">
        <w:rPr>
          <w:rFonts w:ascii="FontbitDavid" w:hAnsi="FontbitDavid"/>
          <w:sz w:val="32"/>
          <w:rtl/>
        </w:rPr>
        <w:t xml:space="preserve"> ביפת תואר </w:t>
      </w:r>
      <w:r w:rsidRPr="005B4090">
        <w:rPr>
          <w:rStyle w:val="affff8"/>
          <w:rFonts w:hint="eastAsia"/>
          <w:rtl/>
        </w:rPr>
        <w:t>ש</w:t>
      </w:r>
      <w:r w:rsidR="00B433C9" w:rsidRPr="005B4090">
        <w:rPr>
          <w:rStyle w:val="affff8"/>
          <w:rtl/>
        </w:rPr>
        <w:t xml:space="preserve">לא </w:t>
      </w:r>
      <w:r w:rsidRPr="005B4090">
        <w:rPr>
          <w:rStyle w:val="affff8"/>
          <w:rFonts w:hint="eastAsia"/>
          <w:rtl/>
        </w:rPr>
        <w:t>נהגה</w:t>
      </w:r>
      <w:r w:rsidR="00B433C9" w:rsidRPr="005B4090">
        <w:rPr>
          <w:rStyle w:val="affff8"/>
          <w:rtl/>
        </w:rPr>
        <w:t xml:space="preserve"> במצות,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אבל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עבד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שנהג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כמה ימים </w:t>
      </w:r>
      <w:r w:rsidR="00B433C9" w:rsidRPr="00C35A2C">
        <w:rPr>
          <w:rFonts w:ascii="FontbitDavid" w:hAnsi="FontbitDavid"/>
          <w:sz w:val="32"/>
          <w:rtl/>
        </w:rPr>
        <w:t>במצות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5B4090">
        <w:rPr>
          <w:rStyle w:val="affff8"/>
          <w:rFonts w:hint="eastAsia"/>
          <w:rtl/>
        </w:rPr>
        <w:t>דעבד</w:t>
      </w:r>
      <w:r w:rsidRPr="005B4090">
        <w:rPr>
          <w:rStyle w:val="affff8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 w:hint="cs"/>
          <w:sz w:val="32"/>
          <w:rtl/>
        </w:rPr>
        <w:t>מוד</w:t>
      </w:r>
      <w:r>
        <w:rPr>
          <w:rFonts w:ascii="FontbitDavid" w:hAnsi="FontbitDavid" w:hint="cs"/>
          <w:sz w:val="32"/>
          <w:rtl/>
        </w:rPr>
        <w:t>ים</w:t>
      </w:r>
      <w:r w:rsidR="00B433C9" w:rsidRPr="00C35A2C">
        <w:rPr>
          <w:rFonts w:ascii="FontbitDavid" w:hAnsi="FontbitDavid" w:hint="cs"/>
          <w:sz w:val="32"/>
          <w:rtl/>
        </w:rPr>
        <w:t xml:space="preserve">, </w:t>
      </w:r>
      <w:r>
        <w:rPr>
          <w:rStyle w:val="affff5"/>
          <w:rFonts w:hint="cs"/>
          <w:rtl/>
        </w:rPr>
        <w:t>וכ</w:t>
      </w:r>
      <w:r w:rsidR="00B433C9" w:rsidRPr="0041543D">
        <w:rPr>
          <w:rStyle w:val="affff5"/>
          <w:rtl/>
        </w:rPr>
        <w:t>דתניא</w:t>
      </w:r>
      <w:r w:rsidR="00B433C9" w:rsidRPr="00C35A2C">
        <w:rPr>
          <w:rFonts w:ascii="FontbitDavid" w:hAnsi="FontbitDavid"/>
          <w:sz w:val="32"/>
          <w:rtl/>
        </w:rPr>
        <w:t xml:space="preserve">: </w:t>
      </w:r>
      <w:r>
        <w:rPr>
          <w:rFonts w:ascii="FontbitDavid" w:hAnsi="FontbitDavid" w:hint="cs"/>
          <w:sz w:val="32"/>
          <w:rtl/>
        </w:rPr>
        <w:t>שה</w:t>
      </w:r>
      <w:r w:rsidR="00B433C9" w:rsidRPr="00C35A2C">
        <w:rPr>
          <w:rFonts w:ascii="FontbitDavid" w:hAnsi="FontbitDavid"/>
          <w:sz w:val="32"/>
          <w:rtl/>
        </w:rPr>
        <w:t xml:space="preserve">לוקח </w:t>
      </w:r>
      <w:r>
        <w:rPr>
          <w:rFonts w:ascii="FontbitDavid" w:hAnsi="FontbitDavid" w:hint="cs"/>
          <w:sz w:val="32"/>
          <w:rtl/>
        </w:rPr>
        <w:t xml:space="preserve">עבד </w:t>
      </w:r>
      <w:r w:rsidR="00B433C9" w:rsidRPr="00C35A2C">
        <w:rPr>
          <w:rFonts w:ascii="FontbitDavid" w:hAnsi="FontbitDavid"/>
          <w:sz w:val="32"/>
          <w:rtl/>
        </w:rPr>
        <w:t xml:space="preserve">מישראל </w:t>
      </w:r>
      <w:r>
        <w:rPr>
          <w:rStyle w:val="affff8"/>
          <w:rFonts w:hint="cs"/>
          <w:rtl/>
        </w:rPr>
        <w:t>אף</w:t>
      </w:r>
      <w:r w:rsidRPr="005B4090">
        <w:rPr>
          <w:rStyle w:val="affff8"/>
          <w:rtl/>
        </w:rPr>
        <w:t xml:space="preserve"> לשחררו מיד</w:t>
      </w:r>
      <w:r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 w:hint="cs"/>
          <w:sz w:val="32"/>
          <w:rtl/>
        </w:rPr>
        <w:t>-</w:t>
      </w:r>
      <w:r>
        <w:rPr>
          <w:rFonts w:ascii="FontbitDavid" w:hAnsi="FontbitDavid"/>
          <w:sz w:val="32"/>
          <w:rtl/>
        </w:rPr>
        <w:tab/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א"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צ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לקבל</w:t>
      </w:r>
      <w:r w:rsidR="00B433C9" w:rsidRPr="005B4090">
        <w:rPr>
          <w:rStyle w:val="affff8"/>
          <w:rtl/>
        </w:rPr>
        <w:t xml:space="preserve"> </w:t>
      </w:r>
      <w:r w:rsidRPr="005B4090">
        <w:rPr>
          <w:rStyle w:val="affff8"/>
          <w:rFonts w:hint="eastAsia"/>
          <w:rtl/>
        </w:rPr>
        <w:t>כיון</w:t>
      </w:r>
      <w:r w:rsidRPr="005B4090">
        <w:rPr>
          <w:rStyle w:val="affff8"/>
          <w:rtl/>
        </w:rPr>
        <w:t xml:space="preserve"> </w:t>
      </w:r>
      <w:r w:rsidRPr="005B4090">
        <w:rPr>
          <w:rStyle w:val="affff8"/>
          <w:rFonts w:hint="eastAsia"/>
          <w:rtl/>
        </w:rPr>
        <w:t>שנהג</w:t>
      </w:r>
      <w:r>
        <w:rPr>
          <w:rStyle w:val="affff8"/>
          <w:rFonts w:hint="cs"/>
          <w:rtl/>
        </w:rPr>
        <w:t xml:space="preserve"> כבר</w:t>
      </w:r>
      <w:r w:rsidRPr="005B4090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ב</w:t>
      </w:r>
      <w:r w:rsidRPr="005B4090">
        <w:rPr>
          <w:rStyle w:val="affff8"/>
          <w:rFonts w:hint="eastAsia"/>
          <w:rtl/>
        </w:rPr>
        <w:t>מצוות</w:t>
      </w:r>
      <w:r w:rsidRPr="005B4090">
        <w:rPr>
          <w:rStyle w:val="affff8"/>
          <w:rtl/>
        </w:rPr>
        <w:t xml:space="preserve"> </w:t>
      </w:r>
      <w:r w:rsidRPr="005B4090">
        <w:rPr>
          <w:rStyle w:val="affff8"/>
          <w:rFonts w:hint="eastAsia"/>
          <w:rtl/>
        </w:rPr>
        <w:t>קודם</w:t>
      </w:r>
      <w:r w:rsidRPr="005B4090">
        <w:rPr>
          <w:rStyle w:val="affff8"/>
          <w:rtl/>
        </w:rPr>
        <w:t>.</w:t>
      </w:r>
    </w:p>
    <w:p w14:paraId="4D851686" w14:textId="03CADB4E" w:rsidR="00B433C9" w:rsidRPr="00C35A2C" w:rsidRDefault="00A6102D" w:rsidP="00A6102D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41543D">
        <w:rPr>
          <w:rStyle w:val="affff5"/>
          <w:rFonts w:hint="cs"/>
          <w:rtl/>
        </w:rPr>
        <w:t>אלא</w:t>
      </w:r>
      <w:r>
        <w:rPr>
          <w:rStyle w:val="affff5"/>
          <w:rFonts w:hint="cs"/>
          <w:rtl/>
        </w:rPr>
        <w:t xml:space="preserve"> למסקנא:</w:t>
      </w:r>
      <w:r w:rsidR="00B433C9" w:rsidRPr="00AC7749">
        <w:rPr>
          <w:rFonts w:ascii="FontbitDavid" w:hAnsi="FontbitDavid"/>
          <w:spacing w:val="-4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לענין טבילה</w:t>
      </w:r>
      <w:r>
        <w:rPr>
          <w:rFonts w:ascii="FontbitDavid" w:hAnsi="FontbitDavid" w:hint="cs"/>
          <w:sz w:val="32"/>
          <w:rtl/>
        </w:rPr>
        <w:t>,</w:t>
      </w:r>
      <w:r w:rsidRPr="005B4090">
        <w:rPr>
          <w:rStyle w:val="affff8"/>
          <w:rtl/>
        </w:rPr>
        <w:t xml:space="preserve"> שצריך </w:t>
      </w:r>
      <w:r>
        <w:rPr>
          <w:rStyle w:val="affff8"/>
          <w:rFonts w:hint="cs"/>
          <w:rtl/>
        </w:rPr>
        <w:t>ב</w:t>
      </w:r>
      <w:r w:rsidRPr="005B4090">
        <w:rPr>
          <w:rStyle w:val="affff8"/>
          <w:rFonts w:hint="eastAsia"/>
          <w:rtl/>
        </w:rPr>
        <w:t>מש</w:t>
      </w:r>
      <w:r>
        <w:rPr>
          <w:rStyle w:val="affff8"/>
          <w:rFonts w:hint="cs"/>
          <w:rtl/>
        </w:rPr>
        <w:t>ו</w:t>
      </w:r>
      <w:r w:rsidRPr="005B4090">
        <w:rPr>
          <w:rStyle w:val="affff8"/>
          <w:rFonts w:hint="eastAsia"/>
          <w:rtl/>
        </w:rPr>
        <w:t>חרר</w:t>
      </w:r>
      <w:r w:rsidRPr="005B4090">
        <w:rPr>
          <w:rStyle w:val="affff8"/>
          <w:rtl/>
        </w:rPr>
        <w:t xml:space="preserve">, </w:t>
      </w:r>
      <w:r w:rsidRPr="005B4090">
        <w:rPr>
          <w:rStyle w:val="affff8"/>
          <w:rFonts w:hint="eastAsia"/>
          <w:rtl/>
        </w:rPr>
        <w:t>אבל</w:t>
      </w:r>
      <w:r w:rsidRPr="005B4090">
        <w:rPr>
          <w:rStyle w:val="affff8"/>
          <w:rtl/>
        </w:rPr>
        <w:t xml:space="preserve"> </w:t>
      </w:r>
      <w:r w:rsidRPr="005B4090">
        <w:rPr>
          <w:rStyle w:val="affff8"/>
          <w:rFonts w:hint="eastAsia"/>
          <w:rtl/>
        </w:rPr>
        <w:t>א</w:t>
      </w:r>
      <w:r w:rsidRPr="005B4090">
        <w:rPr>
          <w:rStyle w:val="affff8"/>
          <w:rtl/>
        </w:rPr>
        <w:t xml:space="preserve">"צ </w:t>
      </w:r>
      <w:r w:rsidRPr="005B4090">
        <w:rPr>
          <w:rStyle w:val="affff8"/>
          <w:rFonts w:hint="eastAsia"/>
          <w:rtl/>
        </w:rPr>
        <w:t>קבלת</w:t>
      </w:r>
      <w:r w:rsidRPr="005B4090">
        <w:rPr>
          <w:rStyle w:val="affff8"/>
          <w:rtl/>
        </w:rPr>
        <w:t xml:space="preserve"> מצוות.</w:t>
      </w:r>
    </w:p>
    <w:p w14:paraId="05BE0433" w14:textId="2FD1F8E5" w:rsidR="00B433C9" w:rsidRPr="0039104D" w:rsidRDefault="005529A9" w:rsidP="00615A60">
      <w:pPr>
        <w:pStyle w:val="affff2"/>
        <w:rPr>
          <w:rtl/>
        </w:rPr>
      </w:pPr>
      <w:bookmarkStart w:id="515" w:name="_Toc119172826"/>
      <w:bookmarkStart w:id="516" w:name="_Toc119229917"/>
      <w:r>
        <w:rPr>
          <w:rFonts w:hint="cs"/>
          <w:rtl/>
        </w:rPr>
        <w:t>ביאור פרשת 'יפת תואר'</w:t>
      </w:r>
      <w:bookmarkEnd w:id="515"/>
      <w:bookmarkEnd w:id="516"/>
    </w:p>
    <w:p w14:paraId="34905CEB" w14:textId="01869C89" w:rsidR="005529A9" w:rsidRDefault="00B433C9" w:rsidP="005529A9">
      <w:pPr>
        <w:rPr>
          <w:rtl/>
        </w:rPr>
      </w:pP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וגלחה</w:t>
      </w:r>
      <w:r w:rsidR="005529A9">
        <w:rPr>
          <w:rStyle w:val="affff1"/>
          <w:rFonts w:hint="cs"/>
          <w:rtl/>
        </w:rPr>
        <w:t>..</w:t>
      </w:r>
      <w:r w:rsidRPr="00BF2C41">
        <w:rPr>
          <w:rStyle w:val="affff1"/>
          <w:rtl/>
        </w:rPr>
        <w:t xml:space="preserve"> ראשה</w:t>
      </w:r>
      <w:r w:rsidR="005529A9">
        <w:rPr>
          <w:rStyle w:val="affff1"/>
          <w:rFonts w:hint="cs"/>
          <w:rtl/>
        </w:rPr>
        <w:t>,</w:t>
      </w:r>
      <w:r w:rsidRPr="00BF2C41">
        <w:rPr>
          <w:rStyle w:val="affff1"/>
          <w:rtl/>
        </w:rPr>
        <w:t xml:space="preserve"> </w:t>
      </w:r>
      <w:r w:rsidRPr="005B4090">
        <w:rPr>
          <w:rStyle w:val="affff1"/>
          <w:b/>
          <w:bCs/>
          <w:rtl/>
        </w:rPr>
        <w:t>ועשתה</w:t>
      </w:r>
      <w:r w:rsidR="005529A9">
        <w:rPr>
          <w:rStyle w:val="affff1"/>
          <w:rFonts w:hint="cs"/>
          <w:rtl/>
        </w:rPr>
        <w:t>..</w:t>
      </w:r>
      <w:r w:rsidRPr="00BF2C41">
        <w:rPr>
          <w:rStyle w:val="affff1"/>
          <w:rtl/>
        </w:rPr>
        <w:t xml:space="preserve"> צפרניה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="005529A9">
        <w:rPr>
          <w:rStyle w:val="affff1"/>
          <w:rtl/>
        </w:rPr>
        <w:tab/>
      </w:r>
      <w:r w:rsidR="005529A9">
        <w:rPr>
          <w:rStyle w:val="affff1"/>
          <w:rtl/>
        </w:rPr>
        <w:tab/>
      </w:r>
      <w:r w:rsidR="005529A9">
        <w:rPr>
          <w:rStyle w:val="affff1"/>
          <w:rtl/>
        </w:rPr>
        <w:tab/>
      </w:r>
      <w:r w:rsidR="005529A9">
        <w:rPr>
          <w:rStyle w:val="affff1"/>
          <w:rtl/>
        </w:rPr>
        <w:tab/>
      </w:r>
      <w:r w:rsidR="005529A9" w:rsidRPr="005B4090">
        <w:rPr>
          <w:rStyle w:val="affff5"/>
          <w:rFonts w:hint="eastAsia"/>
          <w:rtl/>
        </w:rPr>
        <w:t>ל</w:t>
      </w:r>
      <w:r w:rsidRPr="0041543D">
        <w:rPr>
          <w:rStyle w:val="affff5"/>
          <w:rtl/>
        </w:rPr>
        <w:t>ר"</w:t>
      </w:r>
      <w:r w:rsidRPr="0041543D">
        <w:rPr>
          <w:rStyle w:val="affff5"/>
          <w:rFonts w:hint="cs"/>
          <w:rtl/>
        </w:rPr>
        <w:t>א</w:t>
      </w:r>
      <w:r w:rsidR="005529A9">
        <w:rPr>
          <w:rFonts w:hint="cs"/>
          <w:rtl/>
        </w:rPr>
        <w:t>:</w:t>
      </w:r>
      <w:r w:rsidRPr="00C35A2C">
        <w:rPr>
          <w:rtl/>
        </w:rPr>
        <w:t xml:space="preserve"> </w:t>
      </w:r>
      <w:r w:rsidR="0073182C" w:rsidRPr="00D1637C">
        <w:rPr>
          <w:rFonts w:cs="PFT_Frank" w:hint="eastAsia"/>
          <w:b/>
          <w:bCs/>
          <w:szCs w:val="14"/>
          <w:rtl/>
        </w:rPr>
        <w:t>תקוץ</w:t>
      </w:r>
      <w:r w:rsidR="005529A9">
        <w:rPr>
          <w:rFonts w:hint="cs"/>
          <w:rtl/>
        </w:rPr>
        <w:t xml:space="preserve">, </w:t>
      </w:r>
      <w:r w:rsidR="005529A9" w:rsidRPr="005B4090">
        <w:rPr>
          <w:rStyle w:val="affff5"/>
          <w:rFonts w:hint="eastAsia"/>
          <w:rtl/>
        </w:rPr>
        <w:t>ל</w:t>
      </w:r>
      <w:r w:rsidRPr="005529A9">
        <w:rPr>
          <w:rStyle w:val="affff5"/>
          <w:rFonts w:hint="cs"/>
          <w:rtl/>
        </w:rPr>
        <w:t>ר</w:t>
      </w:r>
      <w:r w:rsidRPr="005529A9">
        <w:rPr>
          <w:rStyle w:val="affff5"/>
          <w:rtl/>
        </w:rPr>
        <w:t>"</w:t>
      </w:r>
      <w:r w:rsidRPr="005529A9">
        <w:rPr>
          <w:rStyle w:val="affff5"/>
          <w:rFonts w:hint="cs"/>
          <w:rtl/>
        </w:rPr>
        <w:t>ע</w:t>
      </w:r>
      <w:r w:rsidRPr="005529A9">
        <w:rPr>
          <w:rStyle w:val="affff5"/>
          <w:rtl/>
        </w:rPr>
        <w:t>:</w:t>
      </w:r>
      <w:r w:rsidRPr="005529A9">
        <w:rPr>
          <w:rtl/>
        </w:rPr>
        <w:t xml:space="preserve"> </w:t>
      </w:r>
      <w:r w:rsidR="0073182C" w:rsidRPr="00D1637C">
        <w:rPr>
          <w:rFonts w:cs="PFT_Frank" w:hint="eastAsia"/>
          <w:b/>
          <w:bCs/>
          <w:szCs w:val="14"/>
          <w:rtl/>
        </w:rPr>
        <w:t>תגדל</w:t>
      </w:r>
      <w:r w:rsidR="005529A9">
        <w:rPr>
          <w:rFonts w:hint="cs"/>
          <w:rtl/>
        </w:rPr>
        <w:t>.</w:t>
      </w:r>
    </w:p>
    <w:p w14:paraId="137CC246" w14:textId="48A46FFC" w:rsidR="00B433C9" w:rsidRPr="005529A9" w:rsidRDefault="005529A9" w:rsidP="005B4090">
      <w:pPr>
        <w:rPr>
          <w:rtl/>
        </w:rPr>
      </w:pPr>
      <w:r>
        <w:rPr>
          <w:rFonts w:hint="cs"/>
          <w:rtl/>
        </w:rPr>
        <w:t>כ'</w:t>
      </w:r>
      <w:r w:rsidR="00B433C9" w:rsidRPr="005B4090">
        <w:rPr>
          <w:rtl/>
        </w:rPr>
        <w:t xml:space="preserve">עשיה' </w:t>
      </w:r>
      <w:r>
        <w:rPr>
          <w:rFonts w:hint="cs"/>
          <w:rtl/>
        </w:rPr>
        <w:t>ד</w:t>
      </w:r>
      <w:r w:rsidR="00B433C9" w:rsidRPr="005529A9">
        <w:rPr>
          <w:rtl/>
        </w:rPr>
        <w:t xml:space="preserve">ראש </w:t>
      </w:r>
      <w:r w:rsidR="00B433C9" w:rsidRPr="005B4090">
        <w:rPr>
          <w:rtl/>
        </w:rPr>
        <w:t xml:space="preserve">'עשיה' </w:t>
      </w:r>
      <w:r>
        <w:rPr>
          <w:rFonts w:hint="cs"/>
          <w:rtl/>
        </w:rPr>
        <w:t>ד</w:t>
      </w:r>
      <w:r w:rsidR="00B433C9" w:rsidRPr="005529A9">
        <w:rPr>
          <w:rtl/>
        </w:rPr>
        <w:t>צפרנים</w:t>
      </w:r>
      <w:r w:rsidR="009325FF">
        <w:rPr>
          <w:rFonts w:hint="cs"/>
          <w:rtl/>
        </w:rPr>
        <w:t xml:space="preserve"> -</w:t>
      </w:r>
      <w:r>
        <w:rPr>
          <w:rtl/>
        </w:rPr>
        <w:tab/>
      </w:r>
      <w:r w:rsidR="00B433C9" w:rsidRPr="005529A9">
        <w:rPr>
          <w:rtl/>
        </w:rPr>
        <w:t xml:space="preserve"> </w:t>
      </w:r>
      <w:r w:rsidRPr="005B4090">
        <w:rPr>
          <w:rStyle w:val="affff5"/>
          <w:rFonts w:hint="eastAsia"/>
          <w:rtl/>
        </w:rPr>
        <w:t>לר</w:t>
      </w:r>
      <w:r w:rsidRPr="005B4090">
        <w:rPr>
          <w:rStyle w:val="affff5"/>
          <w:rtl/>
        </w:rPr>
        <w:t>"א:</w:t>
      </w:r>
      <w:r>
        <w:rPr>
          <w:rFonts w:hint="cs"/>
          <w:rtl/>
        </w:rPr>
        <w:t xml:space="preserve"> </w:t>
      </w:r>
      <w:r w:rsidR="00B433C9" w:rsidRPr="005529A9">
        <w:rPr>
          <w:rtl/>
        </w:rPr>
        <w:t>ה</w:t>
      </w:r>
      <w:r>
        <w:rPr>
          <w:rFonts w:hint="cs"/>
          <w:rtl/>
        </w:rPr>
        <w:t>עברה,</w:t>
      </w:r>
      <w:r w:rsidR="00B433C9" w:rsidRPr="005529A9">
        <w:rPr>
          <w:rtl/>
        </w:rPr>
        <w:t xml:space="preserve"> </w:t>
      </w:r>
      <w:r w:rsidRPr="005B4090">
        <w:rPr>
          <w:rStyle w:val="affff5"/>
          <w:rFonts w:hint="eastAsia"/>
          <w:rtl/>
        </w:rPr>
        <w:t>לר</w:t>
      </w:r>
      <w:r w:rsidRPr="005B4090">
        <w:rPr>
          <w:rStyle w:val="affff5"/>
          <w:rtl/>
        </w:rPr>
        <w:t>"ע:</w:t>
      </w:r>
      <w:r>
        <w:rPr>
          <w:rStyle w:val="affff5"/>
          <w:rFonts w:hint="cs"/>
          <w:rtl/>
        </w:rPr>
        <w:t xml:space="preserve"> </w:t>
      </w:r>
      <w:r w:rsidR="00B433C9" w:rsidRPr="005529A9">
        <w:rPr>
          <w:rtl/>
        </w:rPr>
        <w:t>ניוול.</w:t>
      </w:r>
    </w:p>
    <w:p w14:paraId="0D822E92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מח:</w:t>
      </w:r>
    </w:p>
    <w:p w14:paraId="1E1FD8B2" w14:textId="0E5BD1AA" w:rsidR="005529A9" w:rsidRPr="00C35A2C" w:rsidRDefault="00B433C9" w:rsidP="00DD2D95">
      <w:pPr>
        <w:rPr>
          <w:rFonts w:ascii="FontbitDavid" w:hAnsi="FontbitDavid"/>
          <w:sz w:val="32"/>
          <w:rtl/>
        </w:rPr>
      </w:pPr>
      <w:r w:rsidRPr="00544391">
        <w:rPr>
          <w:rStyle w:val="affff1"/>
          <w:rFonts w:hint="cs"/>
          <w:rtl/>
        </w:rPr>
        <w:t>'</w:t>
      </w:r>
      <w:r w:rsidRPr="00544391">
        <w:rPr>
          <w:rStyle w:val="affff1"/>
          <w:rtl/>
        </w:rPr>
        <w:t>ובכתה את אביה ואת אמה</w:t>
      </w:r>
      <w:r w:rsidRPr="00544391">
        <w:rPr>
          <w:rStyle w:val="affff1"/>
          <w:rFonts w:hint="cs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5529A9">
        <w:rPr>
          <w:rStyle w:val="affff5"/>
          <w:rFonts w:hint="cs"/>
          <w:rtl/>
        </w:rPr>
        <w:t>ל</w:t>
      </w:r>
      <w:r w:rsidRPr="0041543D">
        <w:rPr>
          <w:rStyle w:val="affff5"/>
          <w:rtl/>
        </w:rPr>
        <w:t>ר</w:t>
      </w:r>
      <w:r w:rsidRPr="0041543D">
        <w:rPr>
          <w:rStyle w:val="affff5"/>
          <w:rFonts w:hint="cs"/>
          <w:rtl/>
        </w:rPr>
        <w:t>''א</w:t>
      </w:r>
      <w:r w:rsidRPr="0041543D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5B4090">
        <w:rPr>
          <w:rtl/>
        </w:rPr>
        <w:t>אביה</w:t>
      </w:r>
      <w:r w:rsidR="005529A9" w:rsidRPr="005B4090">
        <w:rPr>
          <w:rtl/>
        </w:rPr>
        <w:t xml:space="preserve"> ואמה</w:t>
      </w:r>
      <w:r w:rsidRPr="005B4090">
        <w:rPr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ממש,</w:t>
      </w:r>
      <w:r w:rsidR="005529A9">
        <w:rPr>
          <w:rStyle w:val="affff5"/>
          <w:rFonts w:hint="cs"/>
          <w:rtl/>
        </w:rPr>
        <w:t xml:space="preserve"> ל</w:t>
      </w:r>
      <w:r w:rsidR="0073182C">
        <w:rPr>
          <w:rStyle w:val="affff5"/>
          <w:rtl/>
        </w:rPr>
        <w:t>ר"ע</w:t>
      </w:r>
      <w:r w:rsidRPr="0041543D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ע</w:t>
      </w:r>
      <w:r w:rsidR="005529A9">
        <w:rPr>
          <w:rFonts w:ascii="FontbitDavid" w:hAnsi="FontbitDavid" w:hint="cs"/>
          <w:sz w:val="32"/>
          <w:rtl/>
        </w:rPr>
        <w:t>ב</w:t>
      </w:r>
      <w:r w:rsidR="0073182C">
        <w:rPr>
          <w:rFonts w:ascii="FontbitDavid" w:hAnsi="FontbitDavid" w:hint="cs"/>
          <w:sz w:val="32"/>
          <w:rtl/>
        </w:rPr>
        <w:t>ו</w:t>
      </w:r>
      <w:r w:rsidR="005529A9">
        <w:rPr>
          <w:rFonts w:ascii="FontbitDavid" w:hAnsi="FontbitDavid" w:hint="cs"/>
          <w:sz w:val="32"/>
          <w:rtl/>
        </w:rPr>
        <w:t>"ז.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>ירח ימים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 xml:space="preserve"> </w:t>
      </w:r>
      <w:r w:rsidR="0073182C">
        <w:rPr>
          <w:rFonts w:ascii="FontbitDavid" w:hAnsi="FontbitDavid" w:hint="cs"/>
          <w:sz w:val="32"/>
          <w:rtl/>
        </w:rPr>
        <w:t>ל'</w:t>
      </w:r>
      <w:r w:rsidRPr="00C35A2C">
        <w:rPr>
          <w:rFonts w:ascii="FontbitDavid" w:hAnsi="FontbitDavid"/>
          <w:sz w:val="32"/>
          <w:rtl/>
        </w:rPr>
        <w:t xml:space="preserve"> יום</w:t>
      </w:r>
      <w:r w:rsidR="005529A9">
        <w:rPr>
          <w:rFonts w:ascii="FontbitDavid" w:hAnsi="FontbitDavid" w:hint="cs"/>
          <w:sz w:val="32"/>
          <w:rtl/>
        </w:rPr>
        <w:t>,</w:t>
      </w:r>
      <w:r w:rsidR="005529A9">
        <w:rPr>
          <w:rStyle w:val="affff5"/>
          <w:rFonts w:hint="cs"/>
          <w:rtl/>
        </w:rPr>
        <w:t xml:space="preserve"> </w:t>
      </w:r>
      <w:r w:rsidR="009325FF">
        <w:rPr>
          <w:rStyle w:val="affff5"/>
          <w:rtl/>
        </w:rPr>
        <w:tab/>
      </w:r>
      <w:r w:rsidR="009325FF">
        <w:rPr>
          <w:rStyle w:val="affff5"/>
          <w:rtl/>
        </w:rPr>
        <w:tab/>
      </w:r>
      <w:r w:rsidR="009325FF">
        <w:rPr>
          <w:rStyle w:val="affff5"/>
          <w:rtl/>
        </w:rPr>
        <w:tab/>
      </w:r>
      <w:r w:rsidR="009325FF">
        <w:rPr>
          <w:rStyle w:val="affff5"/>
          <w:rtl/>
        </w:rPr>
        <w:tab/>
      </w:r>
      <w:r w:rsidRPr="0041543D">
        <w:rPr>
          <w:rStyle w:val="affff5"/>
          <w:rFonts w:hint="cs"/>
          <w:rtl/>
        </w:rPr>
        <w:t>רשב</w:t>
      </w:r>
      <w:r w:rsidRPr="0041543D">
        <w:rPr>
          <w:rStyle w:val="affff5"/>
          <w:rtl/>
        </w:rPr>
        <w:t>"</w:t>
      </w:r>
      <w:r w:rsidRPr="0041543D">
        <w:rPr>
          <w:rStyle w:val="affff5"/>
          <w:rFonts w:hint="cs"/>
          <w:rtl/>
        </w:rPr>
        <w:t>א</w:t>
      </w:r>
      <w:r w:rsidRPr="0041543D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תשעים</w:t>
      </w:r>
      <w:r w:rsidRPr="00BF2C41">
        <w:rPr>
          <w:rStyle w:val="affff1"/>
          <w:rtl/>
        </w:rPr>
        <w:t xml:space="preserve"> </w:t>
      </w:r>
      <w:r w:rsidR="005529A9" w:rsidRPr="005B4090">
        <w:rPr>
          <w:rStyle w:val="affff8"/>
          <w:rtl/>
        </w:rPr>
        <w:t xml:space="preserve">- </w:t>
      </w:r>
      <w:r w:rsidRPr="005529A9">
        <w:rPr>
          <w:rStyle w:val="affff1"/>
          <w:rtl/>
        </w:rPr>
        <w:t>ירח</w:t>
      </w:r>
      <w:r w:rsidRPr="005B4090">
        <w:rPr>
          <w:rStyle w:val="affff8"/>
          <w:rtl/>
        </w:rPr>
        <w:t xml:space="preserve"> ל</w:t>
      </w:r>
      <w:r w:rsidR="005529A9">
        <w:rPr>
          <w:rStyle w:val="affff8"/>
          <w:rFonts w:hint="cs"/>
          <w:rtl/>
        </w:rPr>
        <w:t>'</w:t>
      </w:r>
      <w:r w:rsidRPr="005B4090">
        <w:rPr>
          <w:rStyle w:val="affff8"/>
          <w:rtl/>
        </w:rPr>
        <w:t xml:space="preserve">, </w:t>
      </w:r>
      <w:r w:rsidRPr="005529A9">
        <w:rPr>
          <w:rStyle w:val="affff1"/>
          <w:rtl/>
        </w:rPr>
        <w:t>ימים</w:t>
      </w:r>
      <w:r w:rsidRPr="005B4090">
        <w:rPr>
          <w:rStyle w:val="affff8"/>
          <w:rtl/>
        </w:rPr>
        <w:t xml:space="preserve"> ל</w:t>
      </w:r>
      <w:r w:rsidR="005529A9">
        <w:rPr>
          <w:rStyle w:val="affff8"/>
          <w:rFonts w:hint="cs"/>
          <w:rtl/>
        </w:rPr>
        <w:t>'</w:t>
      </w:r>
      <w:r w:rsidRPr="005B4090">
        <w:rPr>
          <w:rStyle w:val="affff8"/>
          <w:rtl/>
        </w:rPr>
        <w:t xml:space="preserve">, </w:t>
      </w:r>
      <w:r w:rsidRPr="005B4090">
        <w:rPr>
          <w:rStyle w:val="affff1"/>
          <w:rtl/>
        </w:rPr>
        <w:t>ואחר כן</w:t>
      </w:r>
      <w:r w:rsidRPr="005B4090">
        <w:rPr>
          <w:rStyle w:val="affff8"/>
          <w:rtl/>
        </w:rPr>
        <w:t xml:space="preserve"> ל</w:t>
      </w:r>
      <w:r w:rsidR="005529A9">
        <w:rPr>
          <w:rStyle w:val="affff8"/>
          <w:rFonts w:hint="cs"/>
          <w:rtl/>
        </w:rPr>
        <w:t>'</w:t>
      </w:r>
      <w:r w:rsidR="005529A9" w:rsidRPr="005B4090">
        <w:rPr>
          <w:rStyle w:val="affff8"/>
          <w:rtl/>
        </w:rPr>
        <w:t>.</w:t>
      </w:r>
    </w:p>
    <w:p w14:paraId="02C63FA4" w14:textId="4BDEF29A" w:rsidR="00B433C9" w:rsidRPr="0039104D" w:rsidRDefault="005529A9" w:rsidP="00615A60">
      <w:pPr>
        <w:pStyle w:val="affff2"/>
        <w:rPr>
          <w:rtl/>
        </w:rPr>
      </w:pPr>
      <w:bookmarkStart w:id="517" w:name="_Toc119172827"/>
      <w:bookmarkStart w:id="518" w:name="_Toc119229918"/>
      <w:r>
        <w:rPr>
          <w:rFonts w:hint="cs"/>
          <w:rtl/>
        </w:rPr>
        <w:t>דין 'עבדים שאינם מלין'</w:t>
      </w:r>
      <w:bookmarkEnd w:id="517"/>
      <w:bookmarkEnd w:id="518"/>
    </w:p>
    <w:p w14:paraId="0A842018" w14:textId="62677115" w:rsidR="00B433C9" w:rsidRPr="00C35A2C" w:rsidRDefault="00B433C9" w:rsidP="00B55EDF">
      <w:pPr>
        <w:rPr>
          <w:rtl/>
        </w:rPr>
      </w:pPr>
      <w:r w:rsidRPr="0041543D">
        <w:rPr>
          <w:rStyle w:val="affff5"/>
          <w:rFonts w:hint="cs"/>
          <w:rtl/>
        </w:rPr>
        <w:t>לרי</w:t>
      </w:r>
      <w:r w:rsidRPr="0041543D">
        <w:rPr>
          <w:rStyle w:val="affff5"/>
          <w:rtl/>
        </w:rPr>
        <w:t>"</w:t>
      </w:r>
      <w:r w:rsidRPr="0041543D">
        <w:rPr>
          <w:rStyle w:val="affff5"/>
          <w:rFonts w:hint="cs"/>
          <w:rtl/>
        </w:rPr>
        <w:t>ש: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FC2DB7">
        <w:rPr>
          <w:rFonts w:ascii="FontbitDavid" w:hAnsi="FontbitDavid"/>
          <w:sz w:val="32"/>
          <w:rtl/>
        </w:rPr>
        <w:t>מקיימין,</w:t>
      </w:r>
      <w:r>
        <w:rPr>
          <w:rFonts w:ascii="FontbitDavid" w:hAnsi="FontbitDavid" w:hint="cs"/>
          <w:sz w:val="32"/>
          <w:rtl/>
        </w:rPr>
        <w:t xml:space="preserve"> </w:t>
      </w:r>
      <w:r w:rsidR="005529A9">
        <w:rPr>
          <w:rFonts w:ascii="FontbitDavid" w:hAnsi="FontbitDavid" w:hint="cs"/>
          <w:sz w:val="32"/>
          <w:rtl/>
        </w:rPr>
        <w:t>שע"ז</w:t>
      </w:r>
      <w:r w:rsidRPr="00C35A2C">
        <w:rPr>
          <w:rFonts w:ascii="FontbitDavid" w:hAnsi="FontbitDavid"/>
          <w:sz w:val="32"/>
          <w:rtl/>
        </w:rPr>
        <w:t xml:space="preserve"> </w:t>
      </w:r>
      <w:r w:rsidR="005529A9">
        <w:rPr>
          <w:rFonts w:ascii="FontbitDavid" w:hAnsi="FontbitDavid" w:hint="cs"/>
          <w:sz w:val="32"/>
          <w:rtl/>
        </w:rPr>
        <w:t>נ</w:t>
      </w:r>
      <w:r w:rsidRPr="00C35A2C">
        <w:rPr>
          <w:rFonts w:ascii="FontbitDavid" w:hAnsi="FontbitDavid"/>
          <w:sz w:val="32"/>
          <w:rtl/>
        </w:rPr>
        <w:t>אמר:</w:t>
      </w:r>
      <w:r w:rsidRPr="009C12DE">
        <w:rPr>
          <w:rStyle w:val="affff1"/>
          <w:rtl/>
        </w:rPr>
        <w:t xml:space="preserve"> </w:t>
      </w:r>
      <w:r w:rsidRPr="009C12DE">
        <w:rPr>
          <w:rStyle w:val="affff1"/>
          <w:rFonts w:hint="cs"/>
          <w:rtl/>
        </w:rPr>
        <w:t>'</w:t>
      </w:r>
      <w:r w:rsidRPr="009C12DE">
        <w:rPr>
          <w:rStyle w:val="affff1"/>
          <w:rtl/>
        </w:rPr>
        <w:t>וינפש בן אמתך</w:t>
      </w:r>
      <w:r w:rsidRPr="009C12DE">
        <w:rPr>
          <w:rStyle w:val="affff1"/>
          <w:rFonts w:hint="cs"/>
          <w:rtl/>
        </w:rPr>
        <w:t>',</w:t>
      </w:r>
    </w:p>
    <w:p w14:paraId="09CFDDF7" w14:textId="460AAEB9" w:rsidR="00B433C9" w:rsidRPr="00C35A2C" w:rsidRDefault="00B433C9" w:rsidP="005B4090">
      <w:pPr>
        <w:rPr>
          <w:rFonts w:ascii="FontbitDavid" w:hAnsi="FontbitDavid"/>
          <w:sz w:val="32"/>
          <w:rtl/>
        </w:rPr>
      </w:pPr>
      <w:r w:rsidRPr="0041543D">
        <w:rPr>
          <w:rStyle w:val="affff5"/>
          <w:rFonts w:hint="cs"/>
          <w:rtl/>
        </w:rPr>
        <w:t>לר</w:t>
      </w:r>
      <w:r w:rsidRPr="0041543D">
        <w:rPr>
          <w:rStyle w:val="affff5"/>
          <w:rtl/>
        </w:rPr>
        <w:t>"</w:t>
      </w:r>
      <w:r w:rsidRPr="0041543D">
        <w:rPr>
          <w:rStyle w:val="affff5"/>
          <w:rFonts w:hint="cs"/>
          <w:rtl/>
        </w:rPr>
        <w:t>ע</w:t>
      </w:r>
      <w:r w:rsidRPr="0041543D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5529A9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>א מקיימין</w:t>
      </w:r>
      <w:r w:rsidR="005529A9">
        <w:rPr>
          <w:rFonts w:ascii="FontbitDavid" w:hAnsi="FontbitDavid" w:hint="cs"/>
          <w:sz w:val="32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="005529A9">
        <w:rPr>
          <w:rFonts w:ascii="FontbitDavid" w:hAnsi="FontbitDavid" w:hint="cs"/>
          <w:sz w:val="32"/>
          <w:rtl/>
        </w:rPr>
        <w:t xml:space="preserve">וקרא: </w:t>
      </w:r>
      <w:r>
        <w:rPr>
          <w:rFonts w:ascii="FontbitDavid" w:hAnsi="FontbitDavid" w:hint="cs"/>
          <w:sz w:val="32"/>
          <w:rtl/>
        </w:rPr>
        <w:t>ב</w:t>
      </w:r>
      <w:r w:rsidRPr="00C35A2C">
        <w:rPr>
          <w:rFonts w:ascii="FontbitDavid" w:hAnsi="FontbitDavid"/>
          <w:sz w:val="32"/>
          <w:rtl/>
        </w:rPr>
        <w:t>לוקח</w:t>
      </w:r>
      <w:r w:rsidR="005529A9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 xml:space="preserve"> בין השמשות ולא הספיק.</w:t>
      </w:r>
    </w:p>
    <w:p w14:paraId="0682FB68" w14:textId="1A74C5A4" w:rsidR="00B433C9" w:rsidRDefault="006A393F" w:rsidP="005B4090">
      <w:pPr>
        <w:pStyle w:val="affff7"/>
        <w:rPr>
          <w:rFonts w:ascii="FontbitDavid" w:hAnsi="FontbitDavid"/>
          <w:sz w:val="32"/>
          <w:rtl/>
        </w:rPr>
      </w:pPr>
      <w:r w:rsidRPr="00A07384">
        <w:rPr>
          <w:rFonts w:cs="PFT_Frank" w:hint="eastAsia"/>
          <w:b/>
          <w:bCs/>
          <w:szCs w:val="10"/>
          <w:rtl/>
        </w:rPr>
        <w:t>דבעשרת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הדברות</w:t>
      </w:r>
      <w:r>
        <w:rPr>
          <w:rStyle w:val="affff1"/>
          <w:rFonts w:hint="cs"/>
          <w:rtl/>
        </w:rPr>
        <w:t xml:space="preserve"> </w:t>
      </w:r>
      <w:r w:rsidRPr="0058432D">
        <w:rPr>
          <w:rStyle w:val="affff1"/>
          <w:rFonts w:hint="cs"/>
          <w:rtl/>
        </w:rPr>
        <w:t xml:space="preserve">גרך אשר בשעריך </w:t>
      </w:r>
      <w:r w:rsidRPr="00C35A2C">
        <w:rPr>
          <w:rFonts w:ascii="FontbitDavid" w:hAnsi="FontbitDavid" w:hint="cs"/>
          <w:sz w:val="32"/>
          <w:rtl/>
        </w:rPr>
        <w:t>גר צדק</w:t>
      </w:r>
      <w:r>
        <w:rPr>
          <w:rFonts w:ascii="FontbitDavid" w:hAnsi="FontbitDavid" w:hint="cs"/>
          <w:sz w:val="32"/>
          <w:rtl/>
        </w:rPr>
        <w:t xml:space="preserve">, </w:t>
      </w:r>
      <w:r w:rsidR="00B433C9" w:rsidRPr="0058432D">
        <w:rPr>
          <w:rStyle w:val="affff1"/>
          <w:rFonts w:hint="cs"/>
          <w:rtl/>
        </w:rPr>
        <w:t>למען ינ</w:t>
      </w:r>
      <w:r w:rsidR="00B433C9" w:rsidRPr="006A393F">
        <w:rPr>
          <w:rStyle w:val="affff1"/>
          <w:rFonts w:hint="cs"/>
          <w:rtl/>
        </w:rPr>
        <w:t xml:space="preserve">וח </w:t>
      </w:r>
      <w:r w:rsidRPr="005B4090">
        <w:rPr>
          <w:rStyle w:val="affff1"/>
          <w:rFonts w:hint="eastAsia"/>
          <w:rtl/>
        </w:rPr>
        <w:t>עבדך</w:t>
      </w:r>
      <w:r>
        <w:rPr>
          <w:rStyle w:val="affff1"/>
          <w:rFonts w:hint="cs"/>
          <w:rtl/>
        </w:rPr>
        <w:t>..</w:t>
      </w:r>
      <w:r w:rsidR="00B433C9" w:rsidRPr="00C35A2C">
        <w:rPr>
          <w:rFonts w:ascii="FontbitDavid" w:hAnsi="FontbitDavid" w:hint="cs"/>
          <w:sz w:val="32"/>
          <w:rtl/>
        </w:rPr>
        <w:t xml:space="preserve"> ב</w:t>
      </w:r>
      <w:r>
        <w:rPr>
          <w:rFonts w:ascii="FontbitDavid" w:hAnsi="FontbitDavid" w:hint="cs"/>
          <w:sz w:val="32"/>
          <w:rtl/>
        </w:rPr>
        <w:t xml:space="preserve">עבד </w:t>
      </w:r>
      <w:r w:rsidR="00B433C9" w:rsidRPr="00C35A2C">
        <w:rPr>
          <w:rFonts w:ascii="FontbitDavid" w:hAnsi="FontbitDavid" w:hint="cs"/>
          <w:sz w:val="32"/>
          <w:rtl/>
        </w:rPr>
        <w:t>מהול</w:t>
      </w:r>
      <w:r>
        <w:rPr>
          <w:rFonts w:ascii="FontbitDavid" w:hAnsi="FontbitDavid" w:hint="cs"/>
          <w:sz w:val="32"/>
          <w:rtl/>
        </w:rPr>
        <w:t>,</w:t>
      </w:r>
    </w:p>
    <w:p w14:paraId="69F36F37" w14:textId="6DD515F3" w:rsidR="00B433C9" w:rsidRPr="00C35A2C" w:rsidRDefault="006A393F" w:rsidP="005B4090">
      <w:pPr>
        <w:pStyle w:val="affff7"/>
        <w:rPr>
          <w:rFonts w:ascii="FontbitDavid" w:hAnsi="FontbitDavid"/>
          <w:sz w:val="32"/>
          <w:rtl/>
        </w:rPr>
      </w:pPr>
      <w:r w:rsidRPr="00A07384">
        <w:rPr>
          <w:rFonts w:ascii="FontbitDavid" w:hAnsi="FontbitDavid" w:cs="PFT_Frank" w:hint="eastAsia"/>
          <w:b/>
          <w:bCs/>
          <w:sz w:val="32"/>
          <w:szCs w:val="10"/>
          <w:rtl/>
        </w:rPr>
        <w:t>וממילא</w:t>
      </w:r>
      <w:r w:rsidRPr="00A07384">
        <w:rPr>
          <w:rFonts w:ascii="FontbitDavid" w:hAnsi="FontbitDavid" w:cs="PFT_Frank"/>
          <w:b/>
          <w:bCs/>
          <w:sz w:val="32"/>
          <w:szCs w:val="10"/>
          <w:rtl/>
        </w:rPr>
        <w:t xml:space="preserve"> </w:t>
      </w:r>
      <w:r w:rsidRPr="00A07384">
        <w:rPr>
          <w:rFonts w:ascii="FontbitDavid" w:hAnsi="FontbitDavid" w:cs="PFT_Frank" w:hint="cs"/>
          <w:b/>
          <w:bCs/>
          <w:sz w:val="32"/>
          <w:szCs w:val="10"/>
          <w:rtl/>
        </w:rPr>
        <w:t>קרא ד</w:t>
      </w:r>
      <w:r w:rsidRPr="00A07384">
        <w:rPr>
          <w:rFonts w:ascii="FontbitDavid" w:hAnsi="FontbitDavid" w:cs="PFT_Frank" w:hint="eastAsia"/>
          <w:b/>
          <w:bCs/>
          <w:sz w:val="32"/>
          <w:szCs w:val="10"/>
          <w:rtl/>
        </w:rPr>
        <w:t>משפטים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-</w:t>
      </w:r>
      <w:r>
        <w:rPr>
          <w:rStyle w:val="affff1"/>
          <w:rFonts w:hint="cs"/>
          <w:rtl/>
        </w:rPr>
        <w:t xml:space="preserve"> </w:t>
      </w:r>
      <w:r w:rsidRPr="00BF2C41">
        <w:rPr>
          <w:rStyle w:val="affff1"/>
          <w:rtl/>
        </w:rPr>
        <w:t xml:space="preserve">וינפש בן אמתך </w:t>
      </w:r>
      <w:r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>עבד ערל</w:t>
      </w:r>
      <w:r>
        <w:rPr>
          <w:rFonts w:ascii="FontbitDavid" w:hAnsi="FontbitDavid" w:hint="cs"/>
          <w:sz w:val="32"/>
          <w:rtl/>
        </w:rPr>
        <w:t xml:space="preserve">, </w:t>
      </w:r>
      <w:r w:rsidRPr="005B4090">
        <w:rPr>
          <w:rStyle w:val="affff1"/>
          <w:rFonts w:hint="eastAsia"/>
          <w:rtl/>
        </w:rPr>
        <w:t>והגר</w:t>
      </w:r>
      <w:r w:rsidRPr="005B4090">
        <w:rPr>
          <w:rtl/>
        </w:rPr>
        <w:t xml:space="preserve"> </w:t>
      </w:r>
      <w:r>
        <w:rPr>
          <w:rFonts w:hint="cs"/>
          <w:rtl/>
        </w:rPr>
        <w:t>ל</w:t>
      </w:r>
      <w:r w:rsidRPr="005B4090">
        <w:rPr>
          <w:rFonts w:hint="eastAsia"/>
          <w:rtl/>
        </w:rPr>
        <w:t>גר</w:t>
      </w:r>
      <w:r w:rsidRPr="005B4090">
        <w:rPr>
          <w:rtl/>
        </w:rPr>
        <w:t xml:space="preserve"> </w:t>
      </w:r>
      <w:r w:rsidRPr="005B4090">
        <w:rPr>
          <w:rFonts w:hint="eastAsia"/>
          <w:rtl/>
        </w:rPr>
        <w:t>תושב</w:t>
      </w:r>
      <w:r>
        <w:rPr>
          <w:rFonts w:hint="cs"/>
          <w:rtl/>
        </w:rPr>
        <w:t>.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</w:p>
    <w:p w14:paraId="6722D3AE" w14:textId="6EE4EEBA" w:rsidR="006A393F" w:rsidRDefault="00B433C9" w:rsidP="00B55EDF">
      <w:pPr>
        <w:rPr>
          <w:rFonts w:ascii="FontbitDavid" w:hAnsi="FontbitDavid"/>
          <w:spacing w:val="-8"/>
          <w:sz w:val="32"/>
          <w:rtl/>
        </w:rPr>
      </w:pPr>
      <w:r w:rsidRPr="0041543D">
        <w:rPr>
          <w:rStyle w:val="affff5"/>
          <w:rFonts w:hint="cs"/>
          <w:rtl/>
        </w:rPr>
        <w:t>א</w:t>
      </w:r>
      <w:r w:rsidR="006A393F">
        <w:rPr>
          <w:rStyle w:val="affff5"/>
          <w:rFonts w:hint="cs"/>
          <w:rtl/>
        </w:rPr>
        <w:t xml:space="preserve">. </w:t>
      </w:r>
      <w:r w:rsidRPr="0041543D">
        <w:rPr>
          <w:rStyle w:val="affff5"/>
          <w:rFonts w:hint="cs"/>
          <w:rtl/>
        </w:rPr>
        <w:t>ריב</w:t>
      </w:r>
      <w:r w:rsidRPr="0041543D">
        <w:rPr>
          <w:rStyle w:val="affff5"/>
          <w:rtl/>
        </w:rPr>
        <w:t>"</w:t>
      </w:r>
      <w:r w:rsidRPr="0041543D">
        <w:rPr>
          <w:rStyle w:val="affff5"/>
          <w:rFonts w:hint="cs"/>
          <w:rtl/>
        </w:rPr>
        <w:t>ל</w:t>
      </w:r>
      <w:r w:rsidRPr="0041543D">
        <w:rPr>
          <w:rStyle w:val="affff5"/>
          <w:rtl/>
        </w:rPr>
        <w:t>:</w:t>
      </w:r>
      <w:r w:rsidRPr="003F3A85">
        <w:rPr>
          <w:rFonts w:ascii="FontbitDavid" w:hAnsi="FontbitDavid" w:cs="PFT_Frank"/>
          <w:b/>
          <w:bCs/>
          <w:spacing w:val="-8"/>
          <w:sz w:val="32"/>
          <w:szCs w:val="14"/>
          <w:rtl/>
        </w:rPr>
        <w:t xml:space="preserve"> </w:t>
      </w:r>
      <w:r w:rsidRPr="005B4090">
        <w:rPr>
          <w:rtl/>
        </w:rPr>
        <w:t>הלוקח עבד מ</w:t>
      </w:r>
      <w:r w:rsidR="006A393F">
        <w:rPr>
          <w:rFonts w:hint="cs"/>
          <w:rtl/>
        </w:rPr>
        <w:t>נכרי</w:t>
      </w:r>
      <w:r w:rsidRPr="005B4090">
        <w:rPr>
          <w:rtl/>
        </w:rPr>
        <w:t xml:space="preserve"> ולא רצה למול מגלגל</w:t>
      </w:r>
      <w:r w:rsidRPr="00AC7749">
        <w:rPr>
          <w:rFonts w:ascii="FontbitDavid" w:hAnsi="FontbitDavid"/>
          <w:spacing w:val="-8"/>
          <w:sz w:val="32"/>
          <w:rtl/>
        </w:rPr>
        <w:t xml:space="preserve"> י"ב חדש,</w:t>
      </w:r>
    </w:p>
    <w:p w14:paraId="53170D9B" w14:textId="46436663" w:rsidR="00B433C9" w:rsidRPr="00AC7749" w:rsidRDefault="006A393F" w:rsidP="005B4090">
      <w:pPr>
        <w:ind w:left="339" w:firstLine="113"/>
        <w:rPr>
          <w:rtl/>
        </w:rPr>
      </w:pPr>
      <w:r>
        <w:rPr>
          <w:rFonts w:ascii="FontbitDavid" w:hAnsi="FontbitDavid" w:hint="cs"/>
          <w:spacing w:val="-8"/>
          <w:sz w:val="32"/>
          <w:rtl/>
        </w:rPr>
        <w:t xml:space="preserve"> </w:t>
      </w:r>
      <w:r w:rsidR="00B433C9" w:rsidRPr="00AC7749">
        <w:rPr>
          <w:rFonts w:ascii="FontbitDavid" w:hAnsi="FontbitDavid"/>
          <w:spacing w:val="-8"/>
          <w:sz w:val="32"/>
          <w:rtl/>
        </w:rPr>
        <w:t>לא מל</w:t>
      </w:r>
      <w:r>
        <w:rPr>
          <w:rFonts w:ascii="FontbitDavid" w:hAnsi="FontbitDavid" w:hint="cs"/>
          <w:spacing w:val="-8"/>
          <w:sz w:val="32"/>
          <w:rtl/>
        </w:rPr>
        <w:t xml:space="preserve"> -</w:t>
      </w:r>
      <w:r w:rsidR="00B433C9" w:rsidRPr="00AC7749">
        <w:rPr>
          <w:rFonts w:ascii="FontbitDavid" w:hAnsi="FontbitDavid"/>
          <w:spacing w:val="-8"/>
          <w:sz w:val="32"/>
          <w:rtl/>
        </w:rPr>
        <w:t xml:space="preserve"> חוזר ומוכרו ל</w:t>
      </w:r>
      <w:r w:rsidR="00FC7B37">
        <w:rPr>
          <w:rFonts w:ascii="FontbitDavid" w:hAnsi="FontbitDavid" w:hint="cs"/>
          <w:spacing w:val="-8"/>
          <w:sz w:val="32"/>
          <w:rtl/>
        </w:rPr>
        <w:t>נכרים</w:t>
      </w:r>
      <w:r w:rsidR="00B433C9" w:rsidRPr="00AC7749">
        <w:rPr>
          <w:rFonts w:ascii="FontbitDavid" w:hAnsi="FontbitDavid" w:hint="cs"/>
          <w:spacing w:val="-8"/>
          <w:sz w:val="32"/>
          <w:rtl/>
        </w:rPr>
        <w:t>.</w:t>
      </w:r>
    </w:p>
    <w:p w14:paraId="358E80C9" w14:textId="57A86455" w:rsidR="006756A8" w:rsidRPr="00C35A2C" w:rsidRDefault="00475DF5" w:rsidP="006756A8">
      <w:pPr>
        <w:rPr>
          <w:rtl/>
        </w:rPr>
      </w:pPr>
      <w:r w:rsidRPr="005B4090">
        <w:rPr>
          <w:rStyle w:val="affff5"/>
          <w:rFonts w:hint="eastAsia"/>
          <w:rtl/>
        </w:rPr>
        <w:t>ב</w:t>
      </w:r>
      <w:r w:rsidRPr="005B4090">
        <w:rPr>
          <w:rStyle w:val="affff5"/>
          <w:rtl/>
        </w:rPr>
        <w:t>.</w:t>
      </w:r>
      <w:r>
        <w:rPr>
          <w:rFonts w:hint="cs"/>
          <w:b/>
          <w:bCs/>
          <w:szCs w:val="16"/>
          <w:rtl/>
        </w:rPr>
        <w:t xml:space="preserve"> </w:t>
      </w:r>
      <w:r w:rsidR="006756A8" w:rsidRPr="0041543D">
        <w:rPr>
          <w:rStyle w:val="affff5"/>
          <w:rtl/>
        </w:rPr>
        <w:t xml:space="preserve">רבין </w:t>
      </w:r>
      <w:r>
        <w:rPr>
          <w:rStyle w:val="affff5"/>
          <w:rFonts w:hint="cs"/>
          <w:rtl/>
        </w:rPr>
        <w:t>מ</w:t>
      </w:r>
      <w:r w:rsidR="006756A8" w:rsidRPr="0041543D">
        <w:rPr>
          <w:rStyle w:val="affff5"/>
          <w:rtl/>
        </w:rPr>
        <w:t>רבותיו:</w:t>
      </w:r>
      <w:r w:rsidR="006756A8" w:rsidRPr="00C35A2C">
        <w:rPr>
          <w:rtl/>
        </w:rPr>
        <w:t xml:space="preserve"> עבד שלקחו רבו ע</w:t>
      </w:r>
      <w:r>
        <w:rPr>
          <w:rFonts w:hint="cs"/>
          <w:rtl/>
        </w:rPr>
        <w:t>"</w:t>
      </w:r>
      <w:r w:rsidR="006756A8" w:rsidRPr="00C35A2C">
        <w:rPr>
          <w:rtl/>
        </w:rPr>
        <w:t>מ לא למולו</w:t>
      </w:r>
      <w:r>
        <w:rPr>
          <w:rFonts w:hint="cs"/>
          <w:rtl/>
        </w:rPr>
        <w:t xml:space="preserve"> - מותר לקיימו.</w:t>
      </w:r>
    </w:p>
    <w:p w14:paraId="3671C67B" w14:textId="33ABFA41" w:rsidR="00B433C9" w:rsidRPr="00C35A2C" w:rsidRDefault="00475DF5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הקשו</w:t>
      </w:r>
      <w:r w:rsidR="00B433C9" w:rsidRPr="0041543D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 xml:space="preserve">על שניהם </w:t>
      </w:r>
      <w:r w:rsidR="00B433C9" w:rsidRPr="0041543D">
        <w:rPr>
          <w:rStyle w:val="affff5"/>
          <w:rFonts w:hint="cs"/>
          <w:rtl/>
        </w:rPr>
        <w:t>לפני ר</w:t>
      </w:r>
      <w:r w:rsidR="00B433C9" w:rsidRPr="0041543D">
        <w:rPr>
          <w:rStyle w:val="affff5"/>
          <w:rtl/>
        </w:rPr>
        <w:t>"</w:t>
      </w:r>
      <w:r w:rsidR="00B433C9" w:rsidRPr="0041543D">
        <w:rPr>
          <w:rStyle w:val="affff5"/>
          <w:rFonts w:hint="cs"/>
          <w:rtl/>
        </w:rPr>
        <w:t>פ</w:t>
      </w:r>
      <w:r w:rsidR="00B433C9" w:rsidRPr="0041543D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41543D">
        <w:rPr>
          <w:rStyle w:val="affff5"/>
          <w:rFonts w:hint="cs"/>
          <w:rtl/>
        </w:rPr>
        <w:t>ד</w:t>
      </w:r>
      <w:r w:rsidR="00B433C9" w:rsidRPr="0041543D">
        <w:rPr>
          <w:rStyle w:val="affff5"/>
          <w:rtl/>
        </w:rPr>
        <w:t>לא כר"</w:t>
      </w:r>
      <w:r w:rsidR="00B433C9" w:rsidRPr="00475DF5">
        <w:rPr>
          <w:rStyle w:val="affff5"/>
          <w:rFonts w:hint="cs"/>
          <w:rtl/>
        </w:rPr>
        <w:t>ע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5"/>
          <w:rFonts w:hint="cs"/>
          <w:rtl/>
        </w:rPr>
        <w:t>ד</w:t>
      </w:r>
      <w:r w:rsidR="00B433C9" w:rsidRPr="0041543D">
        <w:rPr>
          <w:rStyle w:val="affff5"/>
          <w:rtl/>
        </w:rPr>
        <w:t>אמר</w:t>
      </w:r>
      <w:r w:rsidR="00B433C9" w:rsidRPr="00C35A2C">
        <w:rPr>
          <w:rFonts w:ascii="FontbitDavid" w:hAnsi="FontbitDavid"/>
          <w:sz w:val="32"/>
          <w:rtl/>
        </w:rPr>
        <w:t xml:space="preserve"> אין מקיימין!</w:t>
      </w:r>
    </w:p>
    <w:p w14:paraId="45D827FD" w14:textId="34BCE8DD" w:rsidR="00B433C9" w:rsidRPr="00262A77" w:rsidRDefault="00475DF5" w:rsidP="00B55EDF">
      <w:pPr>
        <w:rPr>
          <w:rFonts w:ascii="FontbitDavid" w:hAnsi="FontbitDavid"/>
          <w:spacing w:val="-2"/>
          <w:sz w:val="32"/>
          <w:rtl/>
        </w:rPr>
      </w:pPr>
      <w:r>
        <w:rPr>
          <w:rStyle w:val="affff5"/>
          <w:rFonts w:hint="cs"/>
          <w:rtl/>
        </w:rPr>
        <w:lastRenderedPageBreak/>
        <w:t>ותירץ</w:t>
      </w:r>
      <w:r w:rsidR="00B433C9" w:rsidRPr="00262A77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להם</w:t>
      </w:r>
      <w:r w:rsidR="00B433C9" w:rsidRPr="00262A77">
        <w:rPr>
          <w:rStyle w:val="affff5"/>
          <w:rtl/>
        </w:rPr>
        <w:t>: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</w:t>
      </w:r>
      <w:r>
        <w:rPr>
          <w:rStyle w:val="affff5"/>
          <w:rFonts w:hint="cs"/>
          <w:rtl/>
        </w:rPr>
        <w:t>ד</w:t>
      </w:r>
      <w:r w:rsidR="00B433C9" w:rsidRPr="00262A77">
        <w:rPr>
          <w:rStyle w:val="affff5"/>
          <w:rtl/>
        </w:rPr>
        <w:t>ר</w:t>
      </w:r>
      <w:r w:rsidR="00B433C9" w:rsidRPr="00262A77">
        <w:rPr>
          <w:rStyle w:val="affff5"/>
          <w:rFonts w:hint="cs"/>
          <w:rtl/>
        </w:rPr>
        <w:t>'</w:t>
      </w:r>
      <w:r w:rsidR="00B433C9" w:rsidRPr="00262A77">
        <w:rPr>
          <w:rStyle w:val="affff5"/>
          <w:rtl/>
        </w:rPr>
        <w:t>'</w:t>
      </w:r>
      <w:r w:rsidR="00B433C9" w:rsidRPr="00262A77">
        <w:rPr>
          <w:rStyle w:val="affff5"/>
          <w:rFonts w:hint="cs"/>
          <w:rtl/>
        </w:rPr>
        <w:t>ע</w:t>
      </w:r>
      <w:r w:rsidR="00B433C9" w:rsidRPr="00262A77">
        <w:rPr>
          <w:rFonts w:ascii="FontbitDavid" w:hAnsi="FontbitDavid" w:hint="cs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>כ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שלא פסק למילתיה, </w:t>
      </w:r>
      <w:r>
        <w:rPr>
          <w:rFonts w:ascii="FontbitDavid" w:hAnsi="FontbitDavid"/>
          <w:spacing w:val="-2"/>
          <w:sz w:val="32"/>
          <w:rtl/>
        </w:rPr>
        <w:tab/>
      </w:r>
      <w:r>
        <w:rPr>
          <w:rFonts w:ascii="FontbitDavid" w:hAnsi="FontbitDavid"/>
          <w:spacing w:val="-2"/>
          <w:sz w:val="32"/>
          <w:rtl/>
        </w:rPr>
        <w:tab/>
      </w:r>
      <w:r>
        <w:rPr>
          <w:rFonts w:ascii="FontbitDavid" w:hAnsi="FontbitDavid"/>
          <w:spacing w:val="-2"/>
          <w:sz w:val="32"/>
          <w:rtl/>
        </w:rPr>
        <w:tab/>
      </w:r>
      <w:r>
        <w:rPr>
          <w:rFonts w:ascii="FontbitDavid" w:hAnsi="FontbitDavid"/>
          <w:spacing w:val="-2"/>
          <w:sz w:val="32"/>
          <w:rtl/>
        </w:rPr>
        <w:tab/>
      </w:r>
      <w:r>
        <w:rPr>
          <w:rFonts w:ascii="FontbitDavid" w:hAnsi="FontbitDavid"/>
          <w:spacing w:val="-2"/>
          <w:sz w:val="32"/>
          <w:rtl/>
        </w:rPr>
        <w:tab/>
      </w:r>
      <w:r>
        <w:rPr>
          <w:rFonts w:ascii="FontbitDavid" w:hAnsi="FontbitDavid" w:hint="cs"/>
          <w:spacing w:val="-2"/>
          <w:sz w:val="32"/>
          <w:rtl/>
        </w:rPr>
        <w:t xml:space="preserve"> ושלא התנה,</w:t>
      </w:r>
    </w:p>
    <w:p w14:paraId="1D7DB7CF" w14:textId="73CAED23" w:rsidR="00475DF5" w:rsidRDefault="00475DF5" w:rsidP="005B4090">
      <w:pPr>
        <w:ind w:left="226"/>
        <w:rPr>
          <w:rStyle w:val="affff5"/>
          <w:rtl/>
        </w:rPr>
      </w:pPr>
      <w:r w:rsidRPr="005B4090">
        <w:rPr>
          <w:rFonts w:hint="eastAsia"/>
          <w:b/>
          <w:rtl/>
        </w:rPr>
        <w:t>אבל</w:t>
      </w:r>
      <w:r w:rsidRPr="005B4090">
        <w:rPr>
          <w:b/>
          <w:rtl/>
        </w:rPr>
        <w:t xml:space="preserve"> </w:t>
      </w:r>
      <w:r w:rsidRPr="005B4090">
        <w:rPr>
          <w:rFonts w:hint="eastAsia"/>
          <w:rtl/>
        </w:rPr>
        <w:t>אם</w:t>
      </w:r>
      <w:r w:rsidRPr="005B4090">
        <w:rPr>
          <w:rtl/>
        </w:rPr>
        <w:t xml:space="preserve"> פסק </w:t>
      </w:r>
      <w:r w:rsidRPr="005B4090">
        <w:rPr>
          <w:rStyle w:val="affff8"/>
          <w:rFonts w:hint="eastAsia"/>
          <w:rtl/>
        </w:rPr>
        <w:t>בתחילה</w:t>
      </w:r>
      <w:r w:rsidRPr="005B4090">
        <w:rPr>
          <w:rStyle w:val="affff8"/>
          <w:rtl/>
        </w:rPr>
        <w:t xml:space="preserve"> </w:t>
      </w:r>
      <w:r w:rsidRPr="005B4090">
        <w:rPr>
          <w:rStyle w:val="affff8"/>
          <w:rFonts w:hint="eastAsia"/>
          <w:rtl/>
        </w:rPr>
        <w:t>למול</w:t>
      </w:r>
      <w:r>
        <w:rPr>
          <w:rStyle w:val="affff5"/>
          <w:rFonts w:hint="cs"/>
          <w:rtl/>
        </w:rPr>
        <w:t xml:space="preserve"> </w:t>
      </w:r>
      <w:r>
        <w:rPr>
          <w:rStyle w:val="affff5"/>
          <w:rtl/>
        </w:rPr>
        <w:t>–</w:t>
      </w:r>
      <w:r>
        <w:rPr>
          <w:rStyle w:val="affff5"/>
          <w:rFonts w:hint="cs"/>
          <w:rtl/>
        </w:rPr>
        <w:t xml:space="preserve"> </w:t>
      </w:r>
      <w:r w:rsidRPr="005B4090">
        <w:rPr>
          <w:rFonts w:hint="eastAsia"/>
          <w:rtl/>
        </w:rPr>
        <w:t>מגלגל</w:t>
      </w:r>
      <w:r>
        <w:rPr>
          <w:rFonts w:hint="cs"/>
          <w:rtl/>
        </w:rPr>
        <w:t>, וכן אם התנה - מותר.</w:t>
      </w:r>
    </w:p>
    <w:p w14:paraId="1082DD72" w14:textId="6149BD4F" w:rsidR="00B433C9" w:rsidRPr="00AC7749" w:rsidRDefault="00B433C9" w:rsidP="00B55EDF">
      <w:pPr>
        <w:rPr>
          <w:rFonts w:ascii="FontbitDavid" w:hAnsi="FontbitDavid"/>
          <w:spacing w:val="-6"/>
          <w:sz w:val="32"/>
          <w:rtl/>
        </w:rPr>
      </w:pPr>
      <w:r w:rsidRPr="0041543D">
        <w:rPr>
          <w:rStyle w:val="affff5"/>
          <w:rFonts w:hint="cs"/>
          <w:rtl/>
        </w:rPr>
        <w:t>ו</w:t>
      </w:r>
      <w:r w:rsidR="00475DF5">
        <w:rPr>
          <w:rStyle w:val="affff5"/>
          <w:rFonts w:hint="cs"/>
          <w:rtl/>
        </w:rPr>
        <w:t>מה</w:t>
      </w:r>
      <w:r w:rsidRPr="0041543D">
        <w:rPr>
          <w:rStyle w:val="affff5"/>
          <w:rFonts w:hint="cs"/>
          <w:rtl/>
        </w:rPr>
        <w:t xml:space="preserve"> </w:t>
      </w:r>
      <w:r w:rsidR="00475DF5">
        <w:rPr>
          <w:rStyle w:val="affff5"/>
          <w:rFonts w:hint="cs"/>
          <w:rtl/>
        </w:rPr>
        <w:t>ש</w:t>
      </w:r>
      <w:r w:rsidRPr="0041543D">
        <w:rPr>
          <w:rStyle w:val="affff5"/>
          <w:rFonts w:hint="cs"/>
          <w:rtl/>
        </w:rPr>
        <w:t>ר</w:t>
      </w:r>
      <w:r w:rsidRPr="0041543D">
        <w:rPr>
          <w:rStyle w:val="affff5"/>
          <w:rtl/>
        </w:rPr>
        <w:t>"</w:t>
      </w:r>
      <w:r w:rsidRPr="0041543D">
        <w:rPr>
          <w:rStyle w:val="affff5"/>
          <w:rFonts w:hint="cs"/>
          <w:rtl/>
        </w:rPr>
        <w:t>ע</w:t>
      </w:r>
      <w:r w:rsidR="00475DF5">
        <w:rPr>
          <w:rStyle w:val="affff5"/>
          <w:rFonts w:hint="cs"/>
          <w:rtl/>
        </w:rPr>
        <w:t xml:space="preserve"> העמיד:</w:t>
      </w:r>
      <w:r w:rsidRPr="0041543D">
        <w:rPr>
          <w:rStyle w:val="affff5"/>
          <w:rFonts w:hint="cs"/>
          <w:rtl/>
        </w:rPr>
        <w:t xml:space="preserve"> </w:t>
      </w:r>
      <w:r w:rsidRPr="00AC7749">
        <w:rPr>
          <w:rFonts w:ascii="FontbitDavid" w:hAnsi="FontbitDavid" w:hint="cs"/>
          <w:spacing w:val="-6"/>
          <w:sz w:val="32"/>
          <w:rtl/>
        </w:rPr>
        <w:t>בלוקח ביה</w:t>
      </w:r>
      <w:r w:rsidR="00475DF5">
        <w:rPr>
          <w:rFonts w:ascii="FontbitDavid" w:hAnsi="FontbitDavid" w:hint="cs"/>
          <w:spacing w:val="-6"/>
          <w:sz w:val="32"/>
          <w:rtl/>
        </w:rPr>
        <w:t>"</w:t>
      </w:r>
      <w:r w:rsidRPr="00AC7749">
        <w:rPr>
          <w:rFonts w:ascii="FontbitDavid" w:hAnsi="FontbitDavid" w:hint="cs"/>
          <w:spacing w:val="-6"/>
          <w:sz w:val="32"/>
          <w:rtl/>
        </w:rPr>
        <w:t>ש</w:t>
      </w:r>
      <w:r w:rsidR="00475DF5">
        <w:rPr>
          <w:rFonts w:ascii="FontbitDavid" w:hAnsi="FontbitDavid" w:hint="cs"/>
          <w:spacing w:val="-6"/>
          <w:sz w:val="32"/>
          <w:rtl/>
        </w:rPr>
        <w:t xml:space="preserve"> 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</w:t>
      </w:r>
      <w:r w:rsidR="00475DF5">
        <w:rPr>
          <w:rFonts w:ascii="FontbitDavid" w:hAnsi="FontbitDavid" w:hint="cs"/>
          <w:spacing w:val="-6"/>
          <w:sz w:val="32"/>
          <w:rtl/>
        </w:rPr>
        <w:t>-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</w:t>
      </w:r>
      <w:r w:rsidR="00475DF5">
        <w:rPr>
          <w:rFonts w:ascii="FontbitDavid" w:hAnsi="FontbitDavid" w:hint="cs"/>
          <w:spacing w:val="-6"/>
          <w:sz w:val="32"/>
          <w:rtl/>
        </w:rPr>
        <w:t xml:space="preserve"> </w:t>
      </w:r>
      <w:r w:rsidRPr="00AC7749">
        <w:rPr>
          <w:rFonts w:ascii="FontbitDavid" w:hAnsi="FontbitDavid" w:hint="cs"/>
          <w:spacing w:val="-6"/>
          <w:sz w:val="32"/>
          <w:rtl/>
        </w:rPr>
        <w:t>חדא מתרי</w:t>
      </w:r>
      <w:r w:rsidR="00475DF5">
        <w:rPr>
          <w:rFonts w:ascii="FontbitDavid" w:hAnsi="FontbitDavid" w:hint="cs"/>
          <w:spacing w:val="-6"/>
          <w:sz w:val="32"/>
          <w:rtl/>
        </w:rPr>
        <w:t xml:space="preserve"> ותלתא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טעמי אמר</w:t>
      </w:r>
      <w:r w:rsidR="00475DF5">
        <w:rPr>
          <w:rFonts w:ascii="FontbitDavid" w:hAnsi="FontbitDavid" w:hint="cs"/>
          <w:spacing w:val="-6"/>
          <w:sz w:val="32"/>
          <w:rtl/>
        </w:rPr>
        <w:t>.</w:t>
      </w:r>
    </w:p>
    <w:p w14:paraId="249EF551" w14:textId="4003F504" w:rsidR="00B433C9" w:rsidRPr="00C35A2C" w:rsidRDefault="00475DF5" w:rsidP="005B4090">
      <w:pPr>
        <w:pStyle w:val="affff7"/>
        <w:rPr>
          <w:rtl/>
        </w:rPr>
      </w:pPr>
      <w:r w:rsidRPr="00A07384">
        <w:rPr>
          <w:rFonts w:ascii="FontbitDavid" w:hAnsi="FontbitDavid" w:cs="PFT_Frank" w:hint="eastAsia"/>
          <w:b/>
          <w:bCs/>
          <w:sz w:val="32"/>
          <w:szCs w:val="10"/>
          <w:rtl/>
        </w:rPr>
        <w:t>מעשה</w:t>
      </w:r>
      <w:r>
        <w:rPr>
          <w:rFonts w:ascii="FontbitDavid" w:hAnsi="FontbitDavid" w:hint="cs"/>
          <w:sz w:val="32"/>
          <w:rtl/>
        </w:rPr>
        <w:t xml:space="preserve"> ב</w:t>
      </w:r>
      <w:r w:rsidR="00B433C9" w:rsidRPr="00C35A2C">
        <w:rPr>
          <w:rFonts w:ascii="FontbitDavid" w:hAnsi="FontbitDavid"/>
          <w:sz w:val="32"/>
          <w:rtl/>
        </w:rPr>
        <w:t>עיר בא</w:t>
      </w:r>
      <w:r>
        <w:rPr>
          <w:rFonts w:ascii="FontbitDavid" w:hAnsi="FontbitDavid" w:hint="cs"/>
          <w:sz w:val="32"/>
          <w:rtl/>
        </w:rPr>
        <w:t>"</w:t>
      </w:r>
      <w:r w:rsidR="00B433C9" w:rsidRPr="00C35A2C">
        <w:rPr>
          <w:rFonts w:ascii="FontbitDavid" w:hAnsi="FontbitDavid"/>
          <w:sz w:val="32"/>
          <w:rtl/>
        </w:rPr>
        <w:t xml:space="preserve">י </w:t>
      </w: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/>
          <w:sz w:val="32"/>
          <w:rtl/>
        </w:rPr>
        <w:t xml:space="preserve">לא רצו עבדיה למול, גלגלו עמהם </w:t>
      </w:r>
      <w:r>
        <w:rPr>
          <w:rFonts w:ascii="FontbitDavid" w:hAnsi="FontbitDavid" w:hint="cs"/>
          <w:sz w:val="32"/>
          <w:rtl/>
        </w:rPr>
        <w:t>י"ב</w:t>
      </w:r>
      <w:r w:rsidR="00B433C9" w:rsidRPr="00C35A2C">
        <w:rPr>
          <w:rFonts w:ascii="FontbitDavid" w:hAnsi="FontbitDavid"/>
          <w:sz w:val="32"/>
          <w:rtl/>
        </w:rPr>
        <w:t xml:space="preserve"> חדש, וחזרו ומכרום.</w:t>
      </w:r>
    </w:p>
    <w:p w14:paraId="5105F7C1" w14:textId="31A2646F" w:rsidR="00475DF5" w:rsidRDefault="00B433C9" w:rsidP="00475DF5">
      <w:pPr>
        <w:pStyle w:val="affff7"/>
        <w:rPr>
          <w:rFonts w:ascii="FontbitDavid" w:hAnsi="FontbitDavid"/>
          <w:sz w:val="32"/>
          <w:rtl/>
        </w:rPr>
      </w:pPr>
      <w:r w:rsidRPr="009D2840">
        <w:rPr>
          <w:rStyle w:val="affff5"/>
          <w:rFonts w:hint="cs"/>
          <w:rtl/>
        </w:rPr>
        <w:t>וכד</w:t>
      </w:r>
      <w:r w:rsidRPr="009D2840">
        <w:rPr>
          <w:rStyle w:val="affff5"/>
          <w:rtl/>
        </w:rPr>
        <w:t>תניא: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75DF5" w:rsidRPr="005B4090">
        <w:rPr>
          <w:rStyle w:val="affff5"/>
          <w:rFonts w:hint="eastAsia"/>
          <w:rtl/>
        </w:rPr>
        <w:t>לרבנן</w:t>
      </w:r>
      <w:r w:rsidR="00475DF5">
        <w:rPr>
          <w:rStyle w:val="affff5"/>
          <w:rFonts w:hint="cs"/>
          <w:rtl/>
        </w:rPr>
        <w:t>, אבל ל</w:t>
      </w:r>
      <w:r w:rsidRPr="009D2840">
        <w:rPr>
          <w:rStyle w:val="affff5"/>
          <w:rFonts w:hint="cs"/>
          <w:rtl/>
        </w:rPr>
        <w:t>רשב</w:t>
      </w:r>
      <w:r w:rsidRPr="009D2840">
        <w:rPr>
          <w:rStyle w:val="affff5"/>
          <w:rtl/>
        </w:rPr>
        <w:t>"</w:t>
      </w:r>
      <w:r w:rsidRPr="009D2840">
        <w:rPr>
          <w:rStyle w:val="affff5"/>
          <w:rFonts w:hint="cs"/>
          <w:rtl/>
        </w:rPr>
        <w:t>א</w:t>
      </w:r>
      <w:r w:rsidRPr="009D2840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אין משהין אותו בא</w:t>
      </w:r>
      <w:r w:rsidR="00475DF5">
        <w:rPr>
          <w:rFonts w:ascii="FontbitDavid" w:hAnsi="FontbitDavid" w:hint="cs"/>
          <w:sz w:val="32"/>
          <w:rtl/>
        </w:rPr>
        <w:t>"</w:t>
      </w:r>
      <w:r w:rsidRPr="00C35A2C">
        <w:rPr>
          <w:rFonts w:ascii="FontbitDavid" w:hAnsi="FontbitDavid"/>
          <w:sz w:val="32"/>
          <w:rtl/>
        </w:rPr>
        <w:t>י</w:t>
      </w:r>
      <w:r w:rsidR="00475DF5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הפסד טהרות,</w:t>
      </w:r>
    </w:p>
    <w:p w14:paraId="34E14DC7" w14:textId="6299C5C9" w:rsidR="00B433C9" w:rsidRPr="00DD2D95" w:rsidRDefault="00B433C9" w:rsidP="00DD2D95">
      <w:pPr>
        <w:pStyle w:val="affff7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ו</w:t>
      </w:r>
      <w:r w:rsidR="00475DF5">
        <w:rPr>
          <w:rFonts w:ascii="FontbitDavid" w:hAnsi="FontbitDavid" w:hint="cs"/>
          <w:sz w:val="32"/>
          <w:rtl/>
        </w:rPr>
        <w:t xml:space="preserve">לא </w:t>
      </w:r>
      <w:r w:rsidRPr="00C35A2C">
        <w:rPr>
          <w:rFonts w:ascii="FontbitDavid" w:hAnsi="FontbitDavid"/>
          <w:sz w:val="32"/>
          <w:rtl/>
        </w:rPr>
        <w:t xml:space="preserve">בעיר הסמוכה לספר - </w:t>
      </w:r>
      <w:r w:rsidR="00475DF5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 xml:space="preserve">ישמע דבר ויאמר לחברו </w:t>
      </w:r>
      <w:r w:rsidR="00475DF5">
        <w:rPr>
          <w:rFonts w:ascii="FontbitDavid" w:hAnsi="FontbitDavid" w:hint="cs"/>
          <w:sz w:val="32"/>
          <w:rtl/>
        </w:rPr>
        <w:t>נכרי</w:t>
      </w:r>
      <w:r w:rsidRPr="00C35A2C">
        <w:rPr>
          <w:rFonts w:ascii="FontbitDavid" w:hAnsi="FontbitDavid"/>
          <w:sz w:val="32"/>
          <w:rtl/>
        </w:rPr>
        <w:t>.</w:t>
      </w:r>
    </w:p>
    <w:p w14:paraId="42719DAD" w14:textId="1A818AA5" w:rsidR="00B433C9" w:rsidRPr="005B4090" w:rsidRDefault="00B433C9" w:rsidP="00413974">
      <w:pPr>
        <w:pStyle w:val="affff2"/>
        <w:spacing w:before="0"/>
        <w:rPr>
          <w:rtl/>
        </w:rPr>
      </w:pPr>
      <w:bookmarkStart w:id="519" w:name="_Toc119172828"/>
      <w:bookmarkStart w:id="520" w:name="_Toc119229919"/>
      <w:r w:rsidRPr="00475DF5">
        <w:rPr>
          <w:rtl/>
        </w:rPr>
        <w:t>מפני מה גרים בזמן הזה מעונין, ויסורין באין עליהן?</w:t>
      </w:r>
      <w:bookmarkEnd w:id="519"/>
      <w:bookmarkEnd w:id="520"/>
    </w:p>
    <w:p w14:paraId="77099DA2" w14:textId="02B0236D" w:rsidR="00475DF5" w:rsidRDefault="00B433C9" w:rsidP="00475DF5">
      <w:pPr>
        <w:rPr>
          <w:rFonts w:ascii="FontbitDavid" w:hAnsi="FontbitDavid"/>
          <w:spacing w:val="-6"/>
          <w:sz w:val="32"/>
          <w:rtl/>
        </w:rPr>
      </w:pPr>
      <w:r w:rsidRPr="00D238B7">
        <w:rPr>
          <w:rStyle w:val="affff5"/>
          <w:rFonts w:hint="cs"/>
          <w:rtl/>
        </w:rPr>
        <w:t>א.</w:t>
      </w:r>
      <w:r w:rsidRPr="0090328A">
        <w:rPr>
          <w:rFonts w:cs="PFT_Frank" w:hint="cs"/>
          <w:b/>
          <w:bCs/>
          <w:sz w:val="14"/>
          <w:szCs w:val="14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שלא קיימו שבע מצות בני נח</w:t>
      </w:r>
      <w:r w:rsidR="00475DF5">
        <w:rPr>
          <w:rStyle w:val="affff5"/>
          <w:rFonts w:hint="cs"/>
          <w:rtl/>
        </w:rPr>
        <w:t xml:space="preserve">, </w:t>
      </w:r>
      <w:r w:rsidRPr="00D238B7">
        <w:rPr>
          <w:rStyle w:val="affff5"/>
          <w:rFonts w:hint="cs"/>
          <w:rtl/>
        </w:rPr>
        <w:t>ב.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</w:t>
      </w:r>
      <w:r w:rsidRPr="00AC7749">
        <w:rPr>
          <w:rFonts w:ascii="FontbitDavid" w:hAnsi="FontbitDavid"/>
          <w:spacing w:val="-6"/>
          <w:sz w:val="32"/>
          <w:rtl/>
        </w:rPr>
        <w:t>שאין בקיאין בדקדוקי מצות</w:t>
      </w:r>
      <w:r w:rsidR="00475DF5">
        <w:rPr>
          <w:rFonts w:ascii="FontbitDavid" w:hAnsi="FontbitDavid" w:hint="cs"/>
          <w:spacing w:val="-6"/>
          <w:sz w:val="32"/>
          <w:rtl/>
        </w:rPr>
        <w:t>,</w:t>
      </w:r>
    </w:p>
    <w:p w14:paraId="216C4D30" w14:textId="2C0056C3" w:rsidR="00B433C9" w:rsidRPr="00C35A2C" w:rsidRDefault="00B433C9" w:rsidP="00475DF5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ג.</w:t>
      </w:r>
      <w:r w:rsidRPr="009D2840">
        <w:rPr>
          <w:rStyle w:val="affff5"/>
          <w:rFonts w:hint="cs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שעושין </w:t>
      </w:r>
      <w:r w:rsidR="00475DF5">
        <w:rPr>
          <w:rFonts w:ascii="FontbitDavid" w:hAnsi="FontbitDavid" w:hint="cs"/>
          <w:sz w:val="32"/>
          <w:rtl/>
        </w:rPr>
        <w:t xml:space="preserve">רק </w:t>
      </w:r>
      <w:r w:rsidRPr="00C35A2C">
        <w:rPr>
          <w:rFonts w:ascii="FontbitDavid" w:hAnsi="FontbitDavid"/>
          <w:sz w:val="32"/>
          <w:rtl/>
        </w:rPr>
        <w:t>מיראה</w:t>
      </w:r>
      <w:r w:rsidR="00475DF5">
        <w:rPr>
          <w:rStyle w:val="affff5"/>
          <w:rFonts w:hint="cs"/>
          <w:rtl/>
        </w:rPr>
        <w:t xml:space="preserve">, </w:t>
      </w:r>
      <w:r w:rsidRPr="00D238B7">
        <w:rPr>
          <w:rStyle w:val="affff5"/>
          <w:rFonts w:hint="cs"/>
          <w:rtl/>
        </w:rPr>
        <w:t>ד.</w:t>
      </w:r>
      <w:r w:rsidRPr="00C35A2C">
        <w:rPr>
          <w:rFonts w:ascii="FontbitDavid" w:hAnsi="FontbitDavid"/>
          <w:sz w:val="32"/>
          <w:rtl/>
        </w:rPr>
        <w:t xml:space="preserve"> ששהו </w:t>
      </w:r>
      <w:r w:rsidR="00475DF5">
        <w:rPr>
          <w:rFonts w:ascii="FontbitDavid" w:hAnsi="FontbitDavid" w:hint="cs"/>
          <w:sz w:val="32"/>
          <w:rtl/>
        </w:rPr>
        <w:t>מ</w:t>
      </w:r>
      <w:r w:rsidRPr="00C35A2C">
        <w:rPr>
          <w:rFonts w:ascii="FontbitDavid" w:hAnsi="FontbitDavid"/>
          <w:sz w:val="32"/>
          <w:rtl/>
        </w:rPr>
        <w:t>להכנס תחת כנפי השכינה</w:t>
      </w:r>
      <w:r w:rsidR="00475DF5">
        <w:rPr>
          <w:rFonts w:ascii="FontbitDavid" w:hAnsi="FontbitDavid" w:hint="cs"/>
          <w:sz w:val="32"/>
          <w:rtl/>
        </w:rPr>
        <w:t xml:space="preserve"> -</w:t>
      </w:r>
    </w:p>
    <w:p w14:paraId="0E8184E3" w14:textId="4DA1D60B" w:rsidR="00B433C9" w:rsidRPr="00DD2D95" w:rsidRDefault="00475DF5" w:rsidP="00DD2D95">
      <w:pPr>
        <w:ind w:firstLine="113"/>
        <w:jc w:val="center"/>
        <w:rPr>
          <w:rFonts w:ascii="Fb Fontext" w:hAnsi="Fb Fontext" w:cs="BA Haketer Regular"/>
          <w:szCs w:val="16"/>
          <w:rtl/>
        </w:rPr>
      </w:pPr>
      <w:r>
        <w:rPr>
          <w:rStyle w:val="affff1"/>
          <w:rFonts w:hint="cs"/>
          <w:rtl/>
        </w:rPr>
        <w:t>ד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>ישלם ה' פעלך</w:t>
      </w:r>
      <w:r>
        <w:rPr>
          <w:rStyle w:val="affff1"/>
          <w:rFonts w:hint="cs"/>
          <w:rtl/>
        </w:rPr>
        <w:t>..</w:t>
      </w:r>
      <w:r w:rsidR="00B433C9" w:rsidRPr="00BF2C41">
        <w:rPr>
          <w:rStyle w:val="affff1"/>
          <w:rtl/>
        </w:rPr>
        <w:t xml:space="preserve"> </w:t>
      </w:r>
      <w:r w:rsidR="0073182C">
        <w:rPr>
          <w:rStyle w:val="affff1"/>
          <w:rFonts w:hint="cs"/>
          <w:rtl/>
        </w:rPr>
        <w:t xml:space="preserve"> </w:t>
      </w:r>
      <w:r w:rsidR="00B433C9" w:rsidRPr="00BF2C41">
        <w:rPr>
          <w:rStyle w:val="affff1"/>
          <w:rtl/>
        </w:rPr>
        <w:t>אשר באת לחסות</w:t>
      </w:r>
      <w:r w:rsidR="00B433C9" w:rsidRPr="00BF2C41">
        <w:rPr>
          <w:rStyle w:val="affff1"/>
          <w:rFonts w:hint="cs"/>
          <w:rtl/>
        </w:rPr>
        <w:t xml:space="preserve"> </w:t>
      </w:r>
      <w:r w:rsidR="0073182C">
        <w:rPr>
          <w:rStyle w:val="affff1"/>
          <w:rFonts w:hint="cs"/>
          <w:rtl/>
        </w:rPr>
        <w:t>תחת כנפי</w:t>
      </w:r>
      <w:r>
        <w:rPr>
          <w:rStyle w:val="affff1"/>
          <w:rFonts w:hint="cs"/>
          <w:rtl/>
        </w:rPr>
        <w:t xml:space="preserve">ו' </w:t>
      </w:r>
      <w:r w:rsidRPr="005B4090">
        <w:rPr>
          <w:rStyle w:val="affff8"/>
          <w:rFonts w:hint="eastAsia"/>
          <w:rtl/>
        </w:rPr>
        <w:t>מיהרת</w:t>
      </w:r>
      <w:r>
        <w:rPr>
          <w:rStyle w:val="affff8"/>
          <w:rFonts w:hint="cs"/>
          <w:rtl/>
        </w:rPr>
        <w:t>.</w:t>
      </w:r>
    </w:p>
    <w:p w14:paraId="19D3A2CD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מט.</w:t>
      </w:r>
    </w:p>
    <w:p w14:paraId="49DB6D75" w14:textId="77777777" w:rsidR="00FC7B37" w:rsidRDefault="00B433C9" w:rsidP="005251B7">
      <w:pPr>
        <w:pStyle w:val="affffb"/>
        <w:rPr>
          <w:rtl/>
        </w:rPr>
      </w:pPr>
      <w:ins w:id="9865" w:author="מספור קטעי משנה" w:date="2026-10-06T06:45:58Z">
        <w:r>
          <w:rPr>
            <w:rStyle w:val="MisparKeta"/>
          </w:rPr>
          <w:t xml:space="preserve">א. </w:t>
        </w:r>
      </w:ins>
      <w:bookmarkStart w:id="521" w:name="_Toc119172829"/>
      <w:bookmarkStart w:id="522" w:name="_Toc119229920"/>
      <w:r w:rsidRPr="00C35A2C">
        <w:rPr>
          <w:rtl/>
        </w:rPr>
        <w:t>איזהו ממזר?</w:t>
      </w:r>
      <w:bookmarkEnd w:id="521"/>
      <w:bookmarkEnd w:id="522"/>
      <w:r w:rsidRPr="00C35A2C">
        <w:rPr>
          <w:rtl/>
        </w:rPr>
        <w:t xml:space="preserve"> </w:t>
      </w:r>
    </w:p>
    <w:p>
      <w:pPr>
        <w:pStyle w:val="MishnaBatzad"/>
        <w:rPr>
          <w:ins w:id="20473" w:author="קלוד" w:date="2026-10-06T10:10:48Z"/>
        </w:rPr>
      </w:pPr>
      <w:ins w:id="20472" w:author="קלוד" w:date="2026-10-06T10:10:48Z">
        <w:r>
          <w:t xml:space="preserve">משנה יג</w:t>
        </w:r>
      </w:ins>
    </w:p>
    <w:p w14:paraId="5338036F" w14:textId="4352328D" w:rsidR="00B433C9" w:rsidRPr="00C35A2C" w:rsidRDefault="00D86133" w:rsidP="00FC7B37">
      <w:pPr>
        <w:pStyle w:val="affc"/>
        <w:rPr>
          <w:rtl/>
        </w:rPr>
      </w:pPr>
      <w:r w:rsidRPr="00D86133">
        <w:rPr>
          <w:rStyle w:val="affffa"/>
          <w:rFonts w:hint="cs"/>
          <w:rtl/>
        </w:rPr>
        <w:t>ר''ע:</w:t>
      </w:r>
      <w:r>
        <w:rPr>
          <w:rFonts w:hint="cs"/>
          <w:rtl/>
        </w:rPr>
        <w:t xml:space="preserve"> </w:t>
      </w:r>
      <w:r w:rsidR="00FC7B37">
        <w:rPr>
          <w:rFonts w:hint="cs"/>
          <w:rtl/>
        </w:rPr>
        <w:t>'</w:t>
      </w:r>
      <w:r w:rsidRPr="005B4090">
        <w:rPr>
          <w:rStyle w:val="affff1"/>
          <w:rtl/>
        </w:rPr>
        <w:t>שאר בשר</w:t>
      </w:r>
      <w:r w:rsidR="00FC7B37">
        <w:rPr>
          <w:rFonts w:hint="cs"/>
          <w:rtl/>
        </w:rPr>
        <w:t>'</w:t>
      </w:r>
      <w:r>
        <w:rPr>
          <w:rtl/>
        </w:rPr>
        <w:t xml:space="preserve"> שהוא ב</w:t>
      </w:r>
      <w:r w:rsidR="00FC7B37">
        <w:rPr>
          <w:rFonts w:hint="cs"/>
          <w:rtl/>
        </w:rPr>
        <w:t>'</w:t>
      </w:r>
      <w:r w:rsidRPr="005B4090">
        <w:rPr>
          <w:rStyle w:val="affff1"/>
          <w:rtl/>
        </w:rPr>
        <w:t>לא יבא</w:t>
      </w:r>
      <w:r w:rsidR="00FC7B37">
        <w:rPr>
          <w:rFonts w:hint="cs"/>
          <w:rtl/>
        </w:rPr>
        <w:t>'.</w:t>
      </w:r>
    </w:p>
    <w:p w14:paraId="26E8A692" w14:textId="66935EBA" w:rsidR="00B433C9" w:rsidRPr="00D86133" w:rsidRDefault="00B433C9" w:rsidP="007C50EB">
      <w:pPr>
        <w:pStyle w:val="affc"/>
        <w:rPr>
          <w:rtl/>
        </w:rPr>
      </w:pPr>
      <w:r w:rsidRPr="00FC7B37">
        <w:rPr>
          <w:rStyle w:val="affffa"/>
          <w:rtl/>
        </w:rPr>
        <w:t>ש</w:t>
      </w:r>
      <w:r w:rsidRPr="00D86133">
        <w:rPr>
          <w:rStyle w:val="affffa"/>
          <w:rtl/>
        </w:rPr>
        <w:t>מעון התימני</w:t>
      </w:r>
      <w:r w:rsidRPr="00D86133">
        <w:rPr>
          <w:rtl/>
        </w:rPr>
        <w:t xml:space="preserve">: שחייבים עליו </w:t>
      </w:r>
      <w:r w:rsidR="000028A5">
        <w:rPr>
          <w:rFonts w:hint="cs"/>
          <w:rtl/>
        </w:rPr>
        <w:t>'</w:t>
      </w:r>
      <w:r w:rsidRPr="00D86133">
        <w:rPr>
          <w:rtl/>
        </w:rPr>
        <w:t>כרת</w:t>
      </w:r>
      <w:r w:rsidR="000028A5">
        <w:rPr>
          <w:rFonts w:hint="cs"/>
          <w:rtl/>
        </w:rPr>
        <w:t>'</w:t>
      </w:r>
      <w:r w:rsidRPr="00D86133">
        <w:rPr>
          <w:rtl/>
        </w:rPr>
        <w:t xml:space="preserve">, </w:t>
      </w:r>
      <w:r w:rsidRPr="005B4090">
        <w:rPr>
          <w:rStyle w:val="affffa"/>
          <w:rtl/>
        </w:rPr>
        <w:t>והלכה כדבריו</w:t>
      </w:r>
      <w:r w:rsidR="00FC7B37">
        <w:rPr>
          <w:rFonts w:hint="cs"/>
          <w:rtl/>
        </w:rPr>
        <w:t>.</w:t>
      </w:r>
    </w:p>
    <w:p w14:paraId="464B026F" w14:textId="4841CEC1" w:rsidR="00B433C9" w:rsidRPr="00C35A2C" w:rsidRDefault="00B433C9" w:rsidP="007C50EB">
      <w:pPr>
        <w:pStyle w:val="affc"/>
        <w:rPr>
          <w:rtl/>
        </w:rPr>
      </w:pPr>
      <w:r w:rsidRPr="00D86133">
        <w:rPr>
          <w:rStyle w:val="affffa"/>
          <w:rtl/>
        </w:rPr>
        <w:t>רבי יהושע</w:t>
      </w:r>
      <w:r>
        <w:rPr>
          <w:rStyle w:val="TanaiHaMishna"/>
          <w:rtl/>
          <w:rPrChange w:id="41013" w:author="Claude" w:date="2026-10-07T09:24:50Z">
            <w:rPr>
              <w:rtl/>
            </w:rPr>
          </w:rPrChange>
        </w:rPr>
        <w:t xml:space="preserve">:</w:t>
      </w:r>
      <w:r>
        <w:rPr>
          <w:rtl/>
        </w:rPr>
        <w:t xml:space="preserve"> שחייבי</w:t>
      </w:r>
      <w:r w:rsidR="00FC7B37">
        <w:rPr>
          <w:rFonts w:hint="cs"/>
          <w:rtl/>
        </w:rPr>
        <w:t>ם</w:t>
      </w:r>
      <w:r w:rsidRPr="00C35A2C">
        <w:rPr>
          <w:rtl/>
        </w:rPr>
        <w:t xml:space="preserve"> עליו </w:t>
      </w:r>
      <w:r w:rsidR="000028A5">
        <w:rPr>
          <w:rFonts w:hint="cs"/>
          <w:rtl/>
        </w:rPr>
        <w:t>'</w:t>
      </w:r>
      <w:r w:rsidRPr="00C35A2C">
        <w:rPr>
          <w:rtl/>
        </w:rPr>
        <w:t>מיתת בית דין</w:t>
      </w:r>
      <w:r w:rsidR="000028A5">
        <w:rPr>
          <w:rFonts w:hint="cs"/>
          <w:rtl/>
        </w:rPr>
        <w:t>'</w:t>
      </w:r>
      <w:r w:rsidRPr="00C35A2C">
        <w:rPr>
          <w:rtl/>
        </w:rPr>
        <w:t>.</w:t>
      </w:r>
    </w:p>
    <w:p w14:paraId="39A6C341" w14:textId="50D0E69C" w:rsidR="00FC7B37" w:rsidRDefault="00B433C9" w:rsidP="00FC7B37">
      <w:pPr>
        <w:pStyle w:val="affc"/>
        <w:rPr>
          <w:rtl/>
        </w:rPr>
      </w:pPr>
      <w:r w:rsidRPr="00D86133">
        <w:rPr>
          <w:rStyle w:val="affffa"/>
          <w:rtl/>
        </w:rPr>
        <w:t>שמעון בן עזאי:</w:t>
      </w:r>
      <w:r w:rsidRPr="00C35A2C">
        <w:rPr>
          <w:rtl/>
        </w:rPr>
        <w:t xml:space="preserve"> מצאתי מגלת יוחסין בירושלים, וכתוב בה:</w:t>
      </w:r>
    </w:p>
    <w:p w14:paraId="21D6EE79" w14:textId="4B0668ED" w:rsidR="00FC7B37" w:rsidRPr="00DD2D95" w:rsidRDefault="00FC7B37" w:rsidP="00DD2D95">
      <w:pPr>
        <w:pStyle w:val="affc"/>
        <w:rPr>
          <w:rtl/>
        </w:rPr>
      </w:pPr>
      <w:r>
        <w:rPr>
          <w:rFonts w:hint="cs"/>
          <w:rtl/>
        </w:rPr>
        <w:t xml:space="preserve">       '</w:t>
      </w:r>
      <w:r w:rsidR="00B433C9" w:rsidRPr="00C35A2C">
        <w:rPr>
          <w:rtl/>
        </w:rPr>
        <w:t>איש פלוני ממזר מאשת איש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, </w:t>
      </w:r>
      <w:r w:rsidR="00B433C9" w:rsidRPr="005B4090">
        <w:rPr>
          <w:rStyle w:val="affffa"/>
          <w:rtl/>
        </w:rPr>
        <w:t>לקיים דברי רבי יהושע.</w:t>
      </w:r>
    </w:p>
    <w:p w14:paraId="51F14F75" w14:textId="5CF20AD0" w:rsidR="00FC7B37" w:rsidRDefault="00B433C9" w:rsidP="007C50EB">
      <w:pPr>
        <w:pStyle w:val="affc"/>
        <w:rPr>
          <w:spacing w:val="0"/>
          <w:rtl/>
        </w:rPr>
      </w:pPr>
      <w:bookmarkStart w:id="523" w:name="_Toc119172830"/>
      <w:bookmarkStart w:id="524" w:name="_Toc119229921"/>
      <w:r w:rsidRPr="005251B7">
        <w:rPr>
          <w:rStyle w:val="affffc"/>
          <w:rtl/>
        </w:rPr>
        <w:t xml:space="preserve">אשתו שמתה </w:t>
      </w:r>
      <w:r w:rsidR="00FC7B37" w:rsidRPr="005251B7">
        <w:rPr>
          <w:rStyle w:val="affffc"/>
          <w:rFonts w:hint="cs"/>
          <w:rtl/>
        </w:rPr>
        <w:t>-</w:t>
      </w:r>
      <w:bookmarkEnd w:id="523"/>
      <w:bookmarkEnd w:id="524"/>
      <w:r w:rsidR="00FC7B37">
        <w:rPr>
          <w:rFonts w:hint="cs"/>
          <w:spacing w:val="0"/>
          <w:rtl/>
        </w:rPr>
        <w:t xml:space="preserve"> </w:t>
      </w:r>
      <w:r w:rsidRPr="009812AF">
        <w:rPr>
          <w:spacing w:val="0"/>
          <w:rtl/>
        </w:rPr>
        <w:t xml:space="preserve">מותר באחותה, </w:t>
      </w:r>
      <w:r w:rsidR="00FC7B37">
        <w:rPr>
          <w:spacing w:val="0"/>
          <w:rtl/>
        </w:rPr>
        <w:tab/>
      </w:r>
      <w:r w:rsidR="00FC7B37">
        <w:rPr>
          <w:spacing w:val="0"/>
          <w:rtl/>
        </w:rPr>
        <w:tab/>
      </w:r>
      <w:r w:rsidRPr="005251B7">
        <w:rPr>
          <w:rStyle w:val="affffc"/>
          <w:rtl/>
        </w:rPr>
        <w:t xml:space="preserve">גרשה ומתה </w:t>
      </w:r>
      <w:r w:rsidR="00FC7B37">
        <w:rPr>
          <w:rFonts w:hint="cs"/>
          <w:spacing w:val="0"/>
          <w:rtl/>
        </w:rPr>
        <w:t xml:space="preserve">- </w:t>
      </w:r>
      <w:r w:rsidRPr="009812AF">
        <w:rPr>
          <w:spacing w:val="0"/>
          <w:rtl/>
        </w:rPr>
        <w:t>מותר באחותה,</w:t>
      </w:r>
    </w:p>
    <w:p w14:paraId="65840FEF" w14:textId="679375F2" w:rsidR="00B433C9" w:rsidRPr="009812AF" w:rsidRDefault="00B433C9" w:rsidP="005B4090">
      <w:pPr>
        <w:pStyle w:val="affc"/>
        <w:jc w:val="center"/>
        <w:rPr>
          <w:spacing w:val="0"/>
          <w:rtl/>
        </w:rPr>
      </w:pPr>
      <w:bookmarkStart w:id="525" w:name="_Toc119172831"/>
      <w:bookmarkStart w:id="526" w:name="_Toc119229922"/>
      <w:r w:rsidRPr="005251B7">
        <w:rPr>
          <w:rStyle w:val="affffc"/>
          <w:rtl/>
        </w:rPr>
        <w:t>נשאת לאחר ומתה</w:t>
      </w:r>
      <w:bookmarkEnd w:id="525"/>
      <w:bookmarkEnd w:id="526"/>
      <w:r w:rsidRPr="009812AF">
        <w:rPr>
          <w:spacing w:val="0"/>
          <w:rtl/>
        </w:rPr>
        <w:t xml:space="preserve"> </w:t>
      </w:r>
      <w:r w:rsidR="00FC7B37">
        <w:rPr>
          <w:rFonts w:hint="cs"/>
          <w:spacing w:val="0"/>
          <w:rtl/>
        </w:rPr>
        <w:t xml:space="preserve">- </w:t>
      </w:r>
      <w:r w:rsidRPr="009812AF">
        <w:rPr>
          <w:spacing w:val="0"/>
          <w:rtl/>
        </w:rPr>
        <w:t>מותר באחותה.</w:t>
      </w:r>
    </w:p>
    <w:p w14:paraId="37BF82AC" w14:textId="0EB24762" w:rsidR="00FC7B37" w:rsidRDefault="00B433C9" w:rsidP="007C50EB">
      <w:pPr>
        <w:pStyle w:val="affc"/>
        <w:rPr>
          <w:spacing w:val="-2"/>
          <w:rtl/>
        </w:rPr>
      </w:pPr>
      <w:bookmarkStart w:id="527" w:name="_Toc119172832"/>
      <w:bookmarkStart w:id="528" w:name="_Toc119229923"/>
      <w:r w:rsidRPr="005251B7">
        <w:rPr>
          <w:rStyle w:val="affffc"/>
          <w:rtl/>
        </w:rPr>
        <w:t>יבמתו שמתה</w:t>
      </w:r>
      <w:bookmarkEnd w:id="527"/>
      <w:bookmarkEnd w:id="528"/>
      <w:r w:rsidRPr="000978D6">
        <w:rPr>
          <w:rFonts w:hint="cs"/>
          <w:spacing w:val="-2"/>
          <w:rtl/>
        </w:rPr>
        <w:t xml:space="preserve"> </w:t>
      </w:r>
      <w:r w:rsidR="00FC7B37">
        <w:rPr>
          <w:rFonts w:hint="cs"/>
          <w:spacing w:val="-2"/>
          <w:rtl/>
        </w:rPr>
        <w:t xml:space="preserve">- </w:t>
      </w:r>
      <w:r w:rsidRPr="000978D6">
        <w:rPr>
          <w:spacing w:val="-2"/>
          <w:rtl/>
        </w:rPr>
        <w:t xml:space="preserve">מותר באחותה, </w:t>
      </w:r>
      <w:r w:rsidR="00FC7B37" w:rsidRPr="005251B7">
        <w:rPr>
          <w:rStyle w:val="affffc"/>
          <w:rFonts w:hint="cs"/>
          <w:rtl/>
        </w:rPr>
        <w:t xml:space="preserve">  </w:t>
      </w:r>
      <w:r w:rsidRPr="005251B7">
        <w:rPr>
          <w:rStyle w:val="affffc"/>
          <w:rtl/>
        </w:rPr>
        <w:t>חלץ לה ומתה</w:t>
      </w:r>
      <w:r w:rsidR="00FC7B37">
        <w:rPr>
          <w:rFonts w:hint="cs"/>
          <w:spacing w:val="-2"/>
          <w:rtl/>
        </w:rPr>
        <w:t xml:space="preserve"> -</w:t>
      </w:r>
      <w:r w:rsidRPr="000978D6">
        <w:rPr>
          <w:spacing w:val="-2"/>
          <w:rtl/>
        </w:rPr>
        <w:t xml:space="preserve"> </w:t>
      </w:r>
      <w:r w:rsidRPr="000978D6">
        <w:rPr>
          <w:rFonts w:hint="cs"/>
          <w:spacing w:val="-2"/>
          <w:rtl/>
        </w:rPr>
        <w:t>מ</w:t>
      </w:r>
      <w:r w:rsidRPr="000978D6">
        <w:rPr>
          <w:spacing w:val="-2"/>
          <w:rtl/>
        </w:rPr>
        <w:t>ותר באחותה,</w:t>
      </w:r>
    </w:p>
    <w:p w14:paraId="16643E8F" w14:textId="29538942" w:rsidR="00B433C9" w:rsidRPr="000978D6" w:rsidRDefault="00B433C9" w:rsidP="005B4090">
      <w:pPr>
        <w:pStyle w:val="affc"/>
        <w:jc w:val="center"/>
        <w:rPr>
          <w:spacing w:val="-2"/>
          <w:rtl/>
        </w:rPr>
      </w:pPr>
      <w:bookmarkStart w:id="529" w:name="_Toc119172833"/>
      <w:bookmarkStart w:id="530" w:name="_Toc119229924"/>
      <w:r w:rsidRPr="005251B7">
        <w:rPr>
          <w:rStyle w:val="affffc"/>
          <w:rtl/>
        </w:rPr>
        <w:t>נשאת לאחר ומתה</w:t>
      </w:r>
      <w:bookmarkEnd w:id="529"/>
      <w:bookmarkEnd w:id="530"/>
      <w:r w:rsidR="00FC7B37" w:rsidRPr="005251B7">
        <w:rPr>
          <w:rStyle w:val="affffc"/>
          <w:rFonts w:hint="cs"/>
          <w:rtl/>
        </w:rPr>
        <w:t xml:space="preserve"> </w:t>
      </w:r>
      <w:r w:rsidR="00FC7B37">
        <w:rPr>
          <w:rFonts w:hint="cs"/>
          <w:spacing w:val="-2"/>
          <w:rtl/>
        </w:rPr>
        <w:t>-</w:t>
      </w:r>
      <w:r w:rsidRPr="000978D6">
        <w:rPr>
          <w:spacing w:val="-2"/>
          <w:rtl/>
        </w:rPr>
        <w:t xml:space="preserve"> מותר באחותה.</w:t>
      </w:r>
    </w:p>
    <w:p w14:paraId="672F284E" w14:textId="5D843B9A" w:rsidR="00FC7B37" w:rsidRDefault="00787A0F" w:rsidP="00FC7B37">
      <w:pPr>
        <w:rPr>
          <w:rtl/>
        </w:rPr>
      </w:pPr>
      <w:r>
        <w:rPr>
          <w:rStyle w:val="affff5"/>
          <w:rFonts w:hint="cs"/>
          <w:rtl/>
        </w:rPr>
        <w:t xml:space="preserve">א. </w:t>
      </w:r>
      <w:r w:rsidR="002809F6">
        <w:rPr>
          <w:rStyle w:val="affff5"/>
          <w:rFonts w:hint="cs"/>
          <w:rtl/>
        </w:rPr>
        <w:t>טעם</w:t>
      </w:r>
      <w:r w:rsidR="00B433C9" w:rsidRPr="009D2840">
        <w:rPr>
          <w:rStyle w:val="affff5"/>
          <w:rFonts w:hint="cs"/>
          <w:rtl/>
        </w:rPr>
        <w:t xml:space="preserve"> ר</w:t>
      </w:r>
      <w:r w:rsidR="00B433C9" w:rsidRPr="009D2840">
        <w:rPr>
          <w:rStyle w:val="affff5"/>
          <w:rtl/>
        </w:rPr>
        <w:t>"</w:t>
      </w:r>
      <w:r w:rsidR="00B433C9" w:rsidRPr="009D2840">
        <w:rPr>
          <w:rStyle w:val="affff5"/>
          <w:rFonts w:hint="cs"/>
          <w:rtl/>
        </w:rPr>
        <w:t>ע</w:t>
      </w:r>
      <w:r w:rsidR="00FC7B37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לא יקח</w:t>
      </w:r>
      <w:r w:rsidR="00FC7B37"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 ולא יגלה </w:t>
      </w:r>
      <w:r w:rsidR="00B433C9" w:rsidRPr="005B4090">
        <w:rPr>
          <w:rStyle w:val="affff1"/>
          <w:b/>
          <w:bCs/>
          <w:rtl/>
        </w:rPr>
        <w:t>כנף אביו</w:t>
      </w:r>
      <w:r w:rsidR="00B433C9" w:rsidRPr="00AD1A41">
        <w:rPr>
          <w:rStyle w:val="affff1"/>
          <w:rFonts w:hint="cs"/>
          <w:rtl/>
        </w:rPr>
        <w:t>'</w:t>
      </w:r>
      <w:r w:rsidR="00FC7B37">
        <w:rPr>
          <w:rFonts w:ascii="FontbitDavid" w:hAnsi="FontbitDavid" w:hint="cs"/>
          <w:sz w:val="32"/>
          <w:rtl/>
        </w:rPr>
        <w:t xml:space="preserve"> </w:t>
      </w:r>
      <w:r w:rsidR="00B433C9" w:rsidRPr="009D2840">
        <w:rPr>
          <w:rStyle w:val="affff5"/>
          <w:rFonts w:hint="cs"/>
          <w:rtl/>
        </w:rPr>
        <w:t>כר</w:t>
      </w:r>
      <w:r w:rsidR="00B433C9" w:rsidRPr="009D2840">
        <w:rPr>
          <w:rStyle w:val="affff5"/>
          <w:rtl/>
        </w:rPr>
        <w:t>"</w:t>
      </w:r>
      <w:r w:rsidR="00B433C9" w:rsidRPr="009D2840">
        <w:rPr>
          <w:rStyle w:val="affff5"/>
          <w:rFonts w:hint="cs"/>
          <w:rtl/>
        </w:rPr>
        <w:t>י</w:t>
      </w:r>
      <w:r>
        <w:rPr>
          <w:rFonts w:hint="cs"/>
          <w:rtl/>
        </w:rPr>
        <w:t xml:space="preserve"> </w:t>
      </w:r>
      <w:r w:rsidR="00B433C9" w:rsidRPr="00C35A2C">
        <w:rPr>
          <w:rFonts w:hint="cs"/>
          <w:rtl/>
        </w:rPr>
        <w:t>ד</w:t>
      </w:r>
      <w:r w:rsidR="00B433C9" w:rsidRPr="00C35A2C">
        <w:rPr>
          <w:rtl/>
        </w:rPr>
        <w:t>באנוסת אביו מדבר</w:t>
      </w:r>
    </w:p>
    <w:p w14:paraId="104A28F0" w14:textId="5677B0CC" w:rsidR="00B433C9" w:rsidRPr="00C35A2C" w:rsidRDefault="00C44B4A" w:rsidP="005B4090">
      <w:pPr>
        <w:ind w:left="226" w:firstLine="113"/>
        <w:rPr>
          <w:rtl/>
        </w:rPr>
      </w:pPr>
      <w:r>
        <w:rPr>
          <w:rFonts w:hint="cs"/>
          <w:rtl/>
        </w:rPr>
        <w:t xml:space="preserve">- </w:t>
      </w:r>
      <w:r w:rsidR="00B433C9" w:rsidRPr="00C35A2C">
        <w:rPr>
          <w:rtl/>
        </w:rPr>
        <w:t>ד</w:t>
      </w:r>
      <w:r>
        <w:rPr>
          <w:rFonts w:hint="cs"/>
          <w:rtl/>
        </w:rPr>
        <w:t>'</w:t>
      </w:r>
      <w:r w:rsidR="00B433C9" w:rsidRPr="00D1637C">
        <w:rPr>
          <w:rFonts w:cs="PFT_Frank" w:hint="eastAsia"/>
          <w:b/>
          <w:bCs/>
          <w:szCs w:val="14"/>
          <w:rtl/>
        </w:rPr>
        <w:t>ל</w:t>
      </w:r>
      <w:r w:rsidRPr="00D1637C">
        <w:rPr>
          <w:rFonts w:cs="PFT_Frank" w:hint="eastAsia"/>
          <w:b/>
          <w:bCs/>
          <w:szCs w:val="14"/>
          <w:rtl/>
        </w:rPr>
        <w:t>אוין</w:t>
      </w:r>
      <w:r>
        <w:rPr>
          <w:rFonts w:hint="cs"/>
          <w:rtl/>
        </w:rPr>
        <w:t>' -</w:t>
      </w:r>
      <w:r w:rsidR="00B433C9" w:rsidRPr="00C35A2C">
        <w:rPr>
          <w:rFonts w:hint="cs"/>
          <w:rtl/>
        </w:rPr>
        <w:t xml:space="preserve"> </w:t>
      </w:r>
      <w:r w:rsidR="00B433C9" w:rsidRPr="00A07384">
        <w:rPr>
          <w:rStyle w:val="affff8"/>
          <w:rFonts w:cs="PFT_Frank" w:hint="eastAsia"/>
          <w:b/>
          <w:bCs/>
          <w:szCs w:val="10"/>
          <w:rtl/>
        </w:rPr>
        <w:t>וסמיך</w:t>
      </w:r>
      <w:r w:rsidR="00B433C9" w:rsidRPr="00C35A2C">
        <w:rPr>
          <w:rFonts w:hint="cs"/>
          <w:rtl/>
        </w:rPr>
        <w:t xml:space="preserve"> '</w:t>
      </w:r>
      <w:r w:rsidR="00B433C9" w:rsidRPr="005E7518">
        <w:rPr>
          <w:rStyle w:val="affff1"/>
          <w:rtl/>
        </w:rPr>
        <w:t xml:space="preserve">לא יבא </w:t>
      </w:r>
      <w:r w:rsidR="00B433C9" w:rsidRPr="005B4090">
        <w:rPr>
          <w:rStyle w:val="affff1"/>
          <w:b/>
          <w:bCs/>
          <w:rtl/>
        </w:rPr>
        <w:t>ממזר</w:t>
      </w:r>
      <w:r w:rsidR="00B433C9" w:rsidRPr="005E7518">
        <w:rPr>
          <w:rStyle w:val="affff1"/>
          <w:rtl/>
        </w:rPr>
        <w:t xml:space="preserve"> בקהל ה'</w:t>
      </w:r>
      <w:r w:rsidR="00B433C9" w:rsidRPr="00C35A2C">
        <w:rPr>
          <w:rtl/>
        </w:rPr>
        <w:t xml:space="preserve">, </w:t>
      </w:r>
      <w:r>
        <w:rPr>
          <w:rFonts w:hint="cs"/>
          <w:rtl/>
        </w:rPr>
        <w:t>מאלה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נהיה</w:t>
      </w:r>
      <w:r w:rsidR="00B433C9" w:rsidRPr="00C35A2C">
        <w:rPr>
          <w:rtl/>
        </w:rPr>
        <w:t xml:space="preserve"> ממזר</w:t>
      </w:r>
      <w:r>
        <w:rPr>
          <w:rFonts w:hint="cs"/>
          <w:rtl/>
        </w:rPr>
        <w:t>,</w:t>
      </w:r>
    </w:p>
    <w:p w14:paraId="08113F7B" w14:textId="33CD4E35" w:rsidR="00B433C9" w:rsidRPr="00C35A2C" w:rsidRDefault="00B433C9" w:rsidP="005B4090">
      <w:pPr>
        <w:pStyle w:val="affff7"/>
        <w:rPr>
          <w:rtl/>
        </w:rPr>
      </w:pPr>
      <w:r w:rsidRPr="009D2840">
        <w:rPr>
          <w:rStyle w:val="affff5"/>
          <w:rtl/>
        </w:rPr>
        <w:t>ולר</w:t>
      </w:r>
      <w:r w:rsidR="00C44B4A">
        <w:rPr>
          <w:rStyle w:val="affff5"/>
          <w:rFonts w:hint="cs"/>
          <w:rtl/>
        </w:rPr>
        <w:t>"</w:t>
      </w:r>
      <w:r w:rsidRPr="009D2840">
        <w:rPr>
          <w:rStyle w:val="affff5"/>
          <w:rtl/>
        </w:rPr>
        <w:t>ס</w:t>
      </w:r>
      <w:r w:rsidRPr="00C35A2C">
        <w:rPr>
          <w:rtl/>
        </w:rPr>
        <w:t xml:space="preserve"> ד</w:t>
      </w:r>
      <w:r w:rsidR="00C44B4A">
        <w:rPr>
          <w:rFonts w:hint="cs"/>
          <w:rtl/>
        </w:rPr>
        <w:t>אף</w:t>
      </w:r>
      <w:r w:rsidRPr="00C35A2C">
        <w:rPr>
          <w:rtl/>
        </w:rPr>
        <w:t xml:space="preserve"> </w:t>
      </w:r>
      <w:r w:rsidR="00C44B4A">
        <w:rPr>
          <w:rFonts w:hint="cs"/>
          <w:rtl/>
        </w:rPr>
        <w:t>'</w:t>
      </w:r>
      <w:r w:rsidRPr="00A07384">
        <w:rPr>
          <w:rFonts w:cs="PFT_Frank"/>
          <w:b/>
          <w:bCs/>
          <w:szCs w:val="10"/>
          <w:rtl/>
        </w:rPr>
        <w:t>לאוין לא דשאר</w:t>
      </w:r>
      <w:r w:rsidR="00C44B4A">
        <w:rPr>
          <w:rFonts w:hint="cs"/>
          <w:rtl/>
        </w:rPr>
        <w:t>'</w:t>
      </w:r>
      <w:r w:rsidRPr="00C35A2C">
        <w:rPr>
          <w:rtl/>
        </w:rPr>
        <w:t xml:space="preserve"> </w:t>
      </w:r>
      <w:r w:rsidRPr="009D2840">
        <w:rPr>
          <w:rStyle w:val="affff5"/>
          <w:rtl/>
        </w:rPr>
        <w:t>ולרי</w:t>
      </w:r>
      <w:r w:rsidR="00C44B4A">
        <w:rPr>
          <w:rStyle w:val="affff5"/>
          <w:rFonts w:hint="cs"/>
          <w:rtl/>
        </w:rPr>
        <w:t>"</w:t>
      </w:r>
      <w:r w:rsidRPr="009D2840">
        <w:rPr>
          <w:rStyle w:val="affff5"/>
          <w:rtl/>
        </w:rPr>
        <w:t>ש</w:t>
      </w:r>
      <w:r w:rsidRPr="00C35A2C">
        <w:rPr>
          <w:rtl/>
        </w:rPr>
        <w:t xml:space="preserve"> </w:t>
      </w:r>
      <w:r w:rsidR="00C44B4A">
        <w:rPr>
          <w:rFonts w:hint="cs"/>
          <w:rtl/>
        </w:rPr>
        <w:t>ד</w:t>
      </w:r>
      <w:r w:rsidRPr="00C35A2C">
        <w:rPr>
          <w:rtl/>
        </w:rPr>
        <w:t>א</w:t>
      </w:r>
      <w:r w:rsidR="00C44B4A">
        <w:rPr>
          <w:rFonts w:hint="cs"/>
          <w:rtl/>
        </w:rPr>
        <w:t>ף</w:t>
      </w:r>
      <w:r w:rsidRPr="00C35A2C">
        <w:rPr>
          <w:rtl/>
        </w:rPr>
        <w:t xml:space="preserve"> </w:t>
      </w:r>
      <w:r w:rsidR="00C44B4A">
        <w:rPr>
          <w:rFonts w:hint="cs"/>
          <w:rtl/>
        </w:rPr>
        <w:t>'</w:t>
      </w:r>
      <w:r w:rsidRPr="00A07384">
        <w:rPr>
          <w:rFonts w:cs="PFT_Frank"/>
          <w:b/>
          <w:bCs/>
          <w:szCs w:val="10"/>
          <w:rtl/>
        </w:rPr>
        <w:t>חייבי עשה</w:t>
      </w:r>
      <w:r w:rsidR="00C44B4A">
        <w:rPr>
          <w:rFonts w:hint="cs"/>
          <w:rtl/>
        </w:rPr>
        <w:t>'</w:t>
      </w:r>
      <w:r w:rsidR="00787A0F">
        <w:rPr>
          <w:rFonts w:hint="cs"/>
          <w:rtl/>
        </w:rPr>
        <w:t xml:space="preserve"> -</w:t>
      </w:r>
      <w:r w:rsidRPr="00C35A2C">
        <w:rPr>
          <w:rtl/>
        </w:rPr>
        <w:t xml:space="preserve"> </w:t>
      </w:r>
      <w:r w:rsidR="00C44B4A">
        <w:rPr>
          <w:rFonts w:hint="cs"/>
          <w:rtl/>
        </w:rPr>
        <w:t xml:space="preserve">ממזר </w:t>
      </w:r>
      <w:r w:rsidR="00C44B4A" w:rsidRPr="005B4090">
        <w:rPr>
          <w:rStyle w:val="affff5"/>
          <w:rFonts w:hint="eastAsia"/>
          <w:rtl/>
        </w:rPr>
        <w:t>לר</w:t>
      </w:r>
      <w:r w:rsidR="00C44B4A" w:rsidRPr="005B4090">
        <w:rPr>
          <w:rStyle w:val="affff5"/>
          <w:rtl/>
        </w:rPr>
        <w:t>"ע</w:t>
      </w:r>
      <w:r w:rsidR="00C44B4A">
        <w:rPr>
          <w:rFonts w:hint="cs"/>
          <w:rtl/>
        </w:rPr>
        <w:t xml:space="preserve"> -</w:t>
      </w:r>
      <w:r w:rsidRPr="00C35A2C">
        <w:rPr>
          <w:rtl/>
        </w:rPr>
        <w:t xml:space="preserve"> מ</w:t>
      </w:r>
      <w:r w:rsidR="00C44B4A">
        <w:rPr>
          <w:rFonts w:hint="cs"/>
          <w:rtl/>
        </w:rPr>
        <w:t>'</w:t>
      </w:r>
      <w:r w:rsidRPr="00D86133">
        <w:rPr>
          <w:rStyle w:val="affff1"/>
          <w:rtl/>
        </w:rPr>
        <w:t>ולא</w:t>
      </w:r>
      <w:r w:rsidR="00C44B4A">
        <w:rPr>
          <w:rStyle w:val="affff1"/>
          <w:rFonts w:hint="cs"/>
          <w:rtl/>
        </w:rPr>
        <w:t>'</w:t>
      </w:r>
      <w:r w:rsidRPr="00C35A2C">
        <w:rPr>
          <w:rtl/>
        </w:rPr>
        <w:t>.</w:t>
      </w:r>
    </w:p>
    <w:p w14:paraId="7198DAA5" w14:textId="39CF8988" w:rsidR="00C44B4A" w:rsidRDefault="00787A0F" w:rsidP="00B55EDF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C44B4A">
        <w:rPr>
          <w:rStyle w:val="affff5"/>
          <w:rFonts w:hint="cs"/>
          <w:rtl/>
        </w:rPr>
        <w:t xml:space="preserve">טעם </w:t>
      </w:r>
      <w:r w:rsidR="00D86133">
        <w:rPr>
          <w:rStyle w:val="affff5"/>
          <w:rtl/>
        </w:rPr>
        <w:t>שה</w:t>
      </w:r>
      <w:r w:rsidR="00C44B4A">
        <w:rPr>
          <w:rStyle w:val="affff5"/>
          <w:rFonts w:hint="cs"/>
          <w:rtl/>
        </w:rPr>
        <w:t>"</w:t>
      </w:r>
      <w:r w:rsidR="00D86133">
        <w:rPr>
          <w:rStyle w:val="affff5"/>
          <w:rtl/>
        </w:rPr>
        <w:t>ת</w:t>
      </w:r>
      <w:r w:rsidR="00C44B4A">
        <w:rPr>
          <w:rStyle w:val="affff5"/>
          <w:rFonts w:hint="cs"/>
          <w:rtl/>
        </w:rPr>
        <w:t>:</w:t>
      </w:r>
      <w:r w:rsidR="00D86133" w:rsidRPr="005B4090">
        <w:rPr>
          <w:rStyle w:val="affff1"/>
          <w:rtl/>
        </w:rPr>
        <w:t xml:space="preserve"> </w:t>
      </w:r>
      <w:r w:rsidR="00C44B4A" w:rsidRPr="005B4090">
        <w:rPr>
          <w:rStyle w:val="affff1"/>
          <w:rFonts w:hint="eastAsia"/>
          <w:b/>
          <w:rtl/>
        </w:rPr>
        <w:t>כנף</w:t>
      </w:r>
      <w:r w:rsidR="00C44B4A" w:rsidRPr="005B4090">
        <w:rPr>
          <w:rStyle w:val="affff1"/>
          <w:b/>
          <w:rtl/>
        </w:rPr>
        <w:t xml:space="preserve"> </w:t>
      </w:r>
      <w:r w:rsidR="00C44B4A" w:rsidRPr="005B4090">
        <w:rPr>
          <w:rStyle w:val="affff1"/>
          <w:rFonts w:hint="eastAsia"/>
          <w:b/>
          <w:rtl/>
        </w:rPr>
        <w:t>אביו</w:t>
      </w:r>
      <w:r w:rsidR="00C44B4A">
        <w:rPr>
          <w:rStyle w:val="affff5"/>
          <w:rFonts w:hint="cs"/>
          <w:rtl/>
        </w:rPr>
        <w:t xml:space="preserve"> </w:t>
      </w:r>
      <w:r w:rsidR="00B433C9" w:rsidRPr="009D2840">
        <w:rPr>
          <w:rStyle w:val="affff5"/>
          <w:rFonts w:hint="cs"/>
          <w:rtl/>
        </w:rPr>
        <w:t>כרבנן</w:t>
      </w:r>
      <w:r w:rsidR="00B433C9" w:rsidRPr="005E7518">
        <w:rPr>
          <w:rFonts w:ascii="FontbitDavid" w:hAnsi="FontbitDavid" w:hint="cs"/>
          <w:spacing w:val="-4"/>
          <w:sz w:val="32"/>
          <w:rtl/>
        </w:rPr>
        <w:t xml:space="preserve"> </w:t>
      </w:r>
      <w:r w:rsidR="00B433C9" w:rsidRPr="005E7518">
        <w:rPr>
          <w:rFonts w:ascii="FontbitDavid" w:hAnsi="FontbitDavid"/>
          <w:spacing w:val="-4"/>
          <w:sz w:val="32"/>
          <w:rtl/>
        </w:rPr>
        <w:t xml:space="preserve">בשומרת יבם לאביו מדבר </w:t>
      </w:r>
      <w:r w:rsidR="00C44B4A">
        <w:rPr>
          <w:rFonts w:ascii="FontbitDavid" w:hAnsi="FontbitDavid" w:hint="cs"/>
          <w:spacing w:val="-4"/>
          <w:sz w:val="32"/>
          <w:rtl/>
        </w:rPr>
        <w:t xml:space="preserve">- </w:t>
      </w:r>
      <w:r w:rsidR="00B433C9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כ</w:t>
      </w:r>
      <w:r w:rsidR="00C44B4A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ריתות</w:t>
      </w:r>
      <w:r w:rsidR="00C44B4A">
        <w:rPr>
          <w:rFonts w:ascii="FontbitDavid" w:hAnsi="FontbitDavid" w:hint="cs"/>
          <w:spacing w:val="-4"/>
          <w:sz w:val="32"/>
          <w:rtl/>
        </w:rPr>
        <w:t xml:space="preserve"> -</w:t>
      </w:r>
    </w:p>
    <w:p w14:paraId="259B91A8" w14:textId="7DB31AC4" w:rsidR="00B433C9" w:rsidRPr="00C35A2C" w:rsidRDefault="00B433C9" w:rsidP="005B4090">
      <w:pPr>
        <w:jc w:val="center"/>
        <w:rPr>
          <w:rFonts w:ascii="FontbitDavid" w:hAnsi="FontbitDavid"/>
          <w:sz w:val="32"/>
          <w:rtl/>
        </w:rPr>
      </w:pPr>
      <w:r w:rsidRPr="005B4090">
        <w:rPr>
          <w:rStyle w:val="affff8"/>
          <w:rFonts w:hint="eastAsia"/>
          <w:rtl/>
        </w:rPr>
        <w:lastRenderedPageBreak/>
        <w:t>וסמיך</w:t>
      </w:r>
      <w:r w:rsidRPr="005E7518">
        <w:rPr>
          <w:rFonts w:ascii="FontbitDavid" w:hAnsi="FontbitDavid" w:hint="cs"/>
          <w:spacing w:val="-4"/>
          <w:sz w:val="32"/>
          <w:rtl/>
        </w:rPr>
        <w:t xml:space="preserve"> </w:t>
      </w:r>
      <w:r w:rsidRPr="005E7518">
        <w:rPr>
          <w:rStyle w:val="affff1"/>
          <w:spacing w:val="-4"/>
          <w:rtl/>
        </w:rPr>
        <w:t xml:space="preserve">לא יבא </w:t>
      </w:r>
      <w:r w:rsidRPr="005B4090">
        <w:rPr>
          <w:rStyle w:val="affff1"/>
          <w:b/>
          <w:bCs/>
          <w:spacing w:val="-4"/>
          <w:rtl/>
        </w:rPr>
        <w:t>ממזר</w:t>
      </w:r>
      <w:r w:rsidRPr="005E7518">
        <w:rPr>
          <w:rStyle w:val="affff1"/>
          <w:spacing w:val="-4"/>
          <w:rtl/>
        </w:rPr>
        <w:t>,</w:t>
      </w:r>
      <w:r w:rsidR="00787A0F">
        <w:rPr>
          <w:rFonts w:ascii="FontbitDavid" w:hAnsi="FontbitDavid" w:hint="cs"/>
          <w:sz w:val="32"/>
          <w:rtl/>
        </w:rPr>
        <w:t xml:space="preserve"> מאלה נ</w:t>
      </w:r>
      <w:r w:rsidRPr="00C35A2C">
        <w:rPr>
          <w:rFonts w:ascii="FontbitDavid" w:hAnsi="FontbitDavid"/>
          <w:sz w:val="32"/>
          <w:rtl/>
        </w:rPr>
        <w:t>הי</w:t>
      </w:r>
      <w:r w:rsidR="00787A0F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 xml:space="preserve"> ממזר.</w:t>
      </w:r>
    </w:p>
    <w:p w14:paraId="5304E96D" w14:textId="7A69AAD8" w:rsidR="00787A0F" w:rsidRDefault="00787A0F" w:rsidP="00B55EDF">
      <w:pPr>
        <w:rPr>
          <w:rStyle w:val="affff1"/>
          <w:rtl/>
        </w:rPr>
      </w:pPr>
      <w:r w:rsidRPr="005B4090">
        <w:rPr>
          <w:rStyle w:val="affff5"/>
          <w:rFonts w:hint="eastAsia"/>
          <w:rtl/>
        </w:rPr>
        <w:t>ג</w:t>
      </w:r>
      <w:r w:rsidRPr="005B4090">
        <w:rPr>
          <w:rStyle w:val="affff5"/>
          <w:rtl/>
        </w:rPr>
        <w:t xml:space="preserve">. </w:t>
      </w:r>
      <w:r>
        <w:rPr>
          <w:rStyle w:val="affff5"/>
          <w:rFonts w:hint="cs"/>
          <w:rtl/>
        </w:rPr>
        <w:t xml:space="preserve">טעם </w:t>
      </w:r>
      <w:r w:rsidR="00B433C9" w:rsidRPr="009D2840">
        <w:rPr>
          <w:rStyle w:val="affff5"/>
          <w:rtl/>
        </w:rPr>
        <w:t>ריה</w:t>
      </w:r>
      <w:r>
        <w:rPr>
          <w:rStyle w:val="affff5"/>
          <w:rFonts w:hint="cs"/>
          <w:rtl/>
        </w:rPr>
        <w:t>"</w:t>
      </w:r>
      <w:r w:rsidR="00B433C9" w:rsidRPr="009D2840">
        <w:rPr>
          <w:rStyle w:val="affff5"/>
          <w:rtl/>
        </w:rPr>
        <w:t>ו</w:t>
      </w:r>
      <w:r w:rsidR="00B433C9" w:rsidRPr="009D2840">
        <w:rPr>
          <w:rStyle w:val="affff5"/>
          <w:rFonts w:hint="cs"/>
          <w:rtl/>
        </w:rPr>
        <w:t xml:space="preserve">: </w:t>
      </w:r>
      <w:r w:rsidR="00B433C9" w:rsidRPr="00BF2C41">
        <w:rPr>
          <w:rStyle w:val="affff1"/>
          <w:rtl/>
        </w:rPr>
        <w:t>לא יקח</w:t>
      </w:r>
      <w:r>
        <w:rPr>
          <w:rStyle w:val="affff1"/>
          <w:rFonts w:hint="cs"/>
          <w:rtl/>
        </w:rPr>
        <w:t xml:space="preserve">.. </w:t>
      </w:r>
      <w:r w:rsidRPr="005B4090">
        <w:rPr>
          <w:rStyle w:val="affff1"/>
          <w:rFonts w:hint="eastAsia"/>
          <w:b/>
          <w:bCs/>
          <w:rtl/>
        </w:rPr>
        <w:t>אשת</w:t>
      </w:r>
      <w:r w:rsidRPr="005B4090">
        <w:rPr>
          <w:rStyle w:val="affff1"/>
          <w:b/>
          <w:bCs/>
          <w:rtl/>
        </w:rPr>
        <w:t xml:space="preserve"> </w:t>
      </w:r>
      <w:r w:rsidRPr="005B4090">
        <w:rPr>
          <w:rStyle w:val="affff1"/>
          <w:rFonts w:hint="eastAsia"/>
          <w:b/>
          <w:bCs/>
          <w:rtl/>
        </w:rPr>
        <w:t>אביו</w:t>
      </w:r>
      <w:r w:rsidR="00D51AB3" w:rsidRPr="005B4090">
        <w:rPr>
          <w:rStyle w:val="affff8"/>
          <w:rtl/>
        </w:rPr>
        <w:t xml:space="preserve"> ומיותר</w:t>
      </w:r>
      <w:r w:rsidRPr="005B4090">
        <w:rPr>
          <w:rStyle w:val="affff8"/>
          <w:rtl/>
        </w:rPr>
        <w:t>,</w:t>
      </w:r>
      <w:r w:rsidR="00B433C9" w:rsidRPr="00BF2C41">
        <w:rPr>
          <w:rStyle w:val="affff1"/>
          <w:rtl/>
        </w:rPr>
        <w:t xml:space="preserve"> ולא יגלה</w:t>
      </w:r>
      <w:r>
        <w:rPr>
          <w:rStyle w:val="affff1"/>
          <w:rFonts w:hint="cs"/>
          <w:rtl/>
        </w:rPr>
        <w:t xml:space="preserve"> כנף אביו</w:t>
      </w:r>
      <w:r w:rsidR="00B433C9" w:rsidRPr="00BF2C41">
        <w:rPr>
          <w:rStyle w:val="affff1"/>
          <w:rFonts w:hint="cs"/>
          <w:rtl/>
        </w:rPr>
        <w:t xml:space="preserve">' </w:t>
      </w:r>
      <w:r w:rsidR="000028A5" w:rsidRPr="005B4090">
        <w:rPr>
          <w:rStyle w:val="affff8"/>
          <w:rFonts w:hint="eastAsia"/>
          <w:rtl/>
        </w:rPr>
        <w:t>וסמיך</w:t>
      </w:r>
      <w:r w:rsidR="00D51AB3">
        <w:rPr>
          <w:rStyle w:val="affff8"/>
          <w:rFonts w:hint="cs"/>
          <w:rtl/>
        </w:rPr>
        <w:t xml:space="preserve"> </w:t>
      </w:r>
      <w:r w:rsidR="00D51AB3" w:rsidRPr="005B4090">
        <w:rPr>
          <w:rStyle w:val="affff1"/>
          <w:b/>
          <w:bCs/>
          <w:rtl/>
        </w:rPr>
        <w:t>'ממזר'</w:t>
      </w:r>
    </w:p>
    <w:p w14:paraId="5C2F9B98" w14:textId="5C417639" w:rsidR="00B433C9" w:rsidRPr="00C35A2C" w:rsidRDefault="00B433C9" w:rsidP="005B4090">
      <w:pPr>
        <w:ind w:left="452" w:firstLine="113"/>
        <w:rPr>
          <w:rtl/>
        </w:rPr>
      </w:pPr>
      <w:r w:rsidRPr="00C35A2C">
        <w:rPr>
          <w:rFonts w:ascii="FontbitDavid" w:hAnsi="FontbitDavid"/>
          <w:sz w:val="32"/>
          <w:rtl/>
        </w:rPr>
        <w:t>מ</w:t>
      </w:r>
      <w:r w:rsidR="00787A0F" w:rsidRPr="005B4090">
        <w:rPr>
          <w:rStyle w:val="affff1"/>
          <w:rtl/>
        </w:rPr>
        <w:t>'</w:t>
      </w:r>
      <w:r w:rsidRPr="005B4090">
        <w:rPr>
          <w:rStyle w:val="affff1"/>
          <w:rtl/>
        </w:rPr>
        <w:t>לא יקח</w:t>
      </w:r>
      <w:r w:rsidR="00787A0F" w:rsidRPr="005B4090">
        <w:rPr>
          <w:rStyle w:val="affff1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עד </w:t>
      </w:r>
      <w:r w:rsidR="00787A0F" w:rsidRPr="005B4090">
        <w:rPr>
          <w:rStyle w:val="affff1"/>
          <w:rtl/>
        </w:rPr>
        <w:t>'</w:t>
      </w:r>
      <w:r w:rsidRPr="005B4090">
        <w:rPr>
          <w:rStyle w:val="affff1"/>
          <w:rtl/>
        </w:rPr>
        <w:t>לא יגלה</w:t>
      </w:r>
      <w:r w:rsidR="00787A0F" w:rsidRPr="005B4090">
        <w:rPr>
          <w:rStyle w:val="affff1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</w:t>
      </w:r>
      <w:r w:rsidR="00787A0F">
        <w:rPr>
          <w:rFonts w:ascii="FontbitDavid" w:hAnsi="FontbitDavid" w:hint="cs"/>
          <w:sz w:val="32"/>
          <w:rtl/>
        </w:rPr>
        <w:t xml:space="preserve">- </w:t>
      </w:r>
      <w:r w:rsidR="00787A0F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דמיתת</w:t>
      </w:r>
      <w:r w:rsidR="00787A0F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ב"ד </w:t>
      </w:r>
      <w:r w:rsidR="00787A0F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>ממזר, טפי לא.</w:t>
      </w:r>
    </w:p>
    <w:p w14:paraId="2970ED96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מט:</w:t>
      </w:r>
    </w:p>
    <w:p w14:paraId="6C576563" w14:textId="5626F2BE" w:rsidR="00B433C9" w:rsidRDefault="00B433C9" w:rsidP="005B4090">
      <w:pPr>
        <w:jc w:val="center"/>
        <w:rPr>
          <w:rtl/>
        </w:rPr>
      </w:pPr>
      <w:r w:rsidRPr="009D2840">
        <w:rPr>
          <w:rStyle w:val="affff5"/>
          <w:rtl/>
        </w:rPr>
        <w:t>אביי</w:t>
      </w:r>
      <w:r w:rsidR="00483BBF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5B4090">
        <w:rPr>
          <w:rStyle w:val="affff5"/>
          <w:rtl/>
        </w:rPr>
        <w:t>ל</w:t>
      </w:r>
      <w:r w:rsidR="00483BBF">
        <w:rPr>
          <w:rStyle w:val="affff5"/>
          <w:rFonts w:hint="cs"/>
          <w:rtl/>
        </w:rPr>
        <w:t>כו"ע</w:t>
      </w:r>
      <w:r w:rsidR="00787A0F">
        <w:rPr>
          <w:rStyle w:val="affff5"/>
          <w:rFonts w:hint="cs"/>
          <w:rtl/>
        </w:rPr>
        <w:t>:</w:t>
      </w:r>
      <w:r w:rsidRPr="005B4090">
        <w:rPr>
          <w:rStyle w:val="affff5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נדה</w:t>
      </w:r>
      <w:r w:rsidRPr="005B4090">
        <w:rPr>
          <w:rStyle w:val="affff8"/>
          <w:rtl/>
        </w:rPr>
        <w:t xml:space="preserve"> </w:t>
      </w:r>
      <w:r w:rsidR="00483BBF" w:rsidRPr="005B4090">
        <w:rPr>
          <w:rStyle w:val="affff8"/>
          <w:rFonts w:hint="eastAsia"/>
          <w:rtl/>
        </w:rPr>
        <w:t>לשה</w:t>
      </w:r>
      <w:r w:rsidR="00483BBF" w:rsidRPr="005B4090">
        <w:rPr>
          <w:rStyle w:val="affff8"/>
          <w:rtl/>
        </w:rPr>
        <w:t>"ת</w:t>
      </w:r>
      <w:r w:rsidR="00483BBF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וסוטה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5"/>
          <w:rFonts w:hint="eastAsia"/>
          <w:rtl/>
          <w:rPrChange w:id="9061" w:author="מנוע אמוראים" w:date="2026-10-05T16:41:34Z">
            <w:rPr>
              <w:rStyle w:val="affff8"/>
              <w:rFonts w:hint="eastAsia"/>
              <w:rtl/>
            </w:rPr>
          </w:rPrChange>
        </w:rPr>
        <w:t xml:space="preserve">לר</w:t>
      </w:r>
      <w:r>
        <w:rPr>
          <w:rStyle w:val="affff5"/>
          <w:rtl/>
          <w:rPrChange w:id="9062" w:author="מנוע אמוראים" w:date="2026-10-05T16:41:34Z">
            <w:rPr>
              <w:rStyle w:val="affff8"/>
              <w:rtl/>
            </w:rPr>
          </w:rPrChange>
        </w:rPr>
        <w:t xml:space="preserve">"ע</w:t>
      </w:r>
      <w:r>
        <w:rPr>
          <w:rStyle w:val="affff8"/>
          <w:rtl/>
        </w:rPr>
        <w:t xml:space="preserve"> </w:t>
      </w:r>
      <w:r w:rsidR="00483BBF">
        <w:rPr>
          <w:rStyle w:val="affff8"/>
          <w:rFonts w:hint="cs"/>
          <w:rtl/>
        </w:rPr>
        <w:t>[</w:t>
      </w:r>
      <w:r w:rsidR="00483BBF" w:rsidRPr="005B4090">
        <w:rPr>
          <w:rStyle w:val="affff8"/>
          <w:rFonts w:hint="eastAsia"/>
          <w:rtl/>
        </w:rPr>
        <w:t>לא</w:t>
      </w:r>
      <w:r w:rsidR="00483BBF" w:rsidRPr="005B4090">
        <w:rPr>
          <w:rStyle w:val="affff8"/>
          <w:rtl/>
        </w:rPr>
        <w:t xml:space="preserve"> </w:t>
      </w:r>
      <w:r w:rsidR="00483BBF" w:rsidRPr="005B4090">
        <w:rPr>
          <w:rStyle w:val="affff8"/>
          <w:rFonts w:hint="eastAsia"/>
          <w:rtl/>
        </w:rPr>
        <w:t>דשאר</w:t>
      </w:r>
      <w:r w:rsidR="00483BBF">
        <w:rPr>
          <w:rStyle w:val="affff8"/>
          <w:rFonts w:hint="cs"/>
          <w:rtl/>
        </w:rPr>
        <w:t>]</w:t>
      </w:r>
      <w:r w:rsidR="00483BBF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אי</w:t>
      </w:r>
      <w:r w:rsidR="00787A0F">
        <w:rPr>
          <w:rFonts w:ascii="FontbitDavid" w:hAnsi="FontbitDavid" w:hint="cs"/>
          <w:sz w:val="32"/>
          <w:rtl/>
        </w:rPr>
        <w:t>נו</w:t>
      </w:r>
      <w:r w:rsidRPr="00C35A2C">
        <w:rPr>
          <w:rFonts w:ascii="FontbitDavid" w:hAnsi="FontbitDavid"/>
          <w:sz w:val="32"/>
          <w:rtl/>
        </w:rPr>
        <w:t xml:space="preserve"> ממזר</w:t>
      </w:r>
      <w:r w:rsidR="00D51AB3">
        <w:rPr>
          <w:rFonts w:hint="cs"/>
          <w:rtl/>
        </w:rPr>
        <w:t>.</w:t>
      </w:r>
    </w:p>
    <w:p w14:paraId="04744D35" w14:textId="2827286C" w:rsidR="00B433C9" w:rsidRPr="00C35A2C" w:rsidRDefault="00B433C9" w:rsidP="005B4090">
      <w:pPr>
        <w:rPr>
          <w:rFonts w:ascii="FontbitDavid" w:hAnsi="FontbitDavid"/>
          <w:sz w:val="32"/>
          <w:rtl/>
        </w:rPr>
      </w:pPr>
      <w:r w:rsidRPr="00AC7749">
        <w:rPr>
          <w:rFonts w:ascii="FontbitDavid" w:hAnsi="FontbitDavid"/>
          <w:spacing w:val="-6"/>
          <w:sz w:val="32"/>
          <w:rtl/>
        </w:rPr>
        <w:t>נדה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</w:t>
      </w:r>
      <w:r w:rsidR="00787A0F">
        <w:rPr>
          <w:rFonts w:ascii="FontbitDavid" w:hAnsi="FontbitDavid" w:hint="cs"/>
          <w:spacing w:val="-6"/>
          <w:sz w:val="32"/>
          <w:rtl/>
        </w:rPr>
        <w:t xml:space="preserve">- </w:t>
      </w:r>
      <w:r w:rsidRPr="00AC7749">
        <w:rPr>
          <w:rStyle w:val="affff1"/>
          <w:rFonts w:hint="cs"/>
          <w:spacing w:val="-6"/>
          <w:rtl/>
        </w:rPr>
        <w:t>'</w:t>
      </w:r>
      <w:r w:rsidRPr="005B4090">
        <w:rPr>
          <w:rStyle w:val="affff1"/>
          <w:b/>
          <w:bCs/>
          <w:spacing w:val="-6"/>
          <w:rtl/>
        </w:rPr>
        <w:t>ותהי</w:t>
      </w:r>
      <w:r w:rsidRPr="00AC7749">
        <w:rPr>
          <w:rStyle w:val="affff1"/>
          <w:spacing w:val="-6"/>
          <w:rtl/>
        </w:rPr>
        <w:t xml:space="preserve"> נדתה עליו</w:t>
      </w:r>
      <w:r w:rsidRPr="00AC7749">
        <w:rPr>
          <w:rFonts w:ascii="FontbitDavid" w:hAnsi="FontbitDavid"/>
          <w:spacing w:val="-6"/>
          <w:sz w:val="32"/>
          <w:rtl/>
        </w:rPr>
        <w:t xml:space="preserve">, </w:t>
      </w:r>
      <w:r w:rsidR="00483BBF">
        <w:rPr>
          <w:rFonts w:ascii="FontbitDavid" w:hAnsi="FontbitDavid"/>
          <w:spacing w:val="-6"/>
          <w:sz w:val="32"/>
          <w:rtl/>
        </w:rPr>
        <w:tab/>
      </w:r>
      <w:r w:rsidR="00483BBF">
        <w:rPr>
          <w:rFonts w:ascii="FontbitDavid" w:hAnsi="FontbitDavid"/>
          <w:spacing w:val="-6"/>
          <w:sz w:val="32"/>
          <w:rtl/>
        </w:rPr>
        <w:tab/>
      </w:r>
      <w:r w:rsidR="00483BBF">
        <w:rPr>
          <w:rFonts w:ascii="FontbitDavid" w:hAnsi="FontbitDavid"/>
          <w:spacing w:val="-6"/>
          <w:sz w:val="32"/>
          <w:rtl/>
        </w:rPr>
        <w:tab/>
      </w:r>
      <w:r w:rsidR="00483BBF">
        <w:rPr>
          <w:rFonts w:ascii="FontbitDavid" w:hAnsi="FontbitDavid"/>
          <w:spacing w:val="-6"/>
          <w:sz w:val="32"/>
          <w:rtl/>
        </w:rPr>
        <w:tab/>
      </w:r>
      <w:r w:rsidR="00483BBF">
        <w:rPr>
          <w:rFonts w:ascii="FontbitDavid" w:hAnsi="FontbitDavid"/>
          <w:spacing w:val="-6"/>
          <w:sz w:val="32"/>
          <w:rtl/>
        </w:rPr>
        <w:tab/>
      </w:r>
      <w:r w:rsidR="00483BBF">
        <w:rPr>
          <w:rFonts w:ascii="FontbitDavid" w:hAnsi="FontbitDavid"/>
          <w:spacing w:val="-6"/>
          <w:sz w:val="32"/>
          <w:rtl/>
        </w:rPr>
        <w:tab/>
      </w:r>
      <w:r w:rsidR="00483BBF">
        <w:rPr>
          <w:rFonts w:ascii="FontbitDavid" w:hAnsi="FontbitDavid" w:hint="cs"/>
          <w:spacing w:val="-6"/>
          <w:sz w:val="32"/>
          <w:rtl/>
        </w:rPr>
        <w:t xml:space="preserve"> </w:t>
      </w:r>
      <w:r w:rsidRPr="005B4090">
        <w:rPr>
          <w:rtl/>
        </w:rPr>
        <w:t>סוטה</w:t>
      </w:r>
      <w:r w:rsidR="00483BBF">
        <w:rPr>
          <w:rFonts w:hint="cs"/>
          <w:rtl/>
        </w:rPr>
        <w:t xml:space="preserve"> -</w:t>
      </w:r>
      <w:r w:rsidRPr="005B4090">
        <w:rPr>
          <w:rtl/>
        </w:rPr>
        <w:t xml:space="preserve"> </w:t>
      </w:r>
      <w:r w:rsidR="00483BBF">
        <w:rPr>
          <w:rFonts w:ascii="FontbitDavid" w:hAnsi="FontbitDavid" w:hint="cs"/>
          <w:sz w:val="32"/>
          <w:rtl/>
        </w:rPr>
        <w:t xml:space="preserve">הרי </w:t>
      </w:r>
      <w:r w:rsidR="00787A0F">
        <w:rPr>
          <w:rFonts w:ascii="FontbitDavid" w:hAnsi="FontbitDavid" w:hint="cs"/>
          <w:sz w:val="32"/>
          <w:rtl/>
        </w:rPr>
        <w:t>לא פקע</w:t>
      </w:r>
      <w:r w:rsidR="00483BBF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 xml:space="preserve"> קידושי</w:t>
      </w:r>
      <w:r w:rsidR="00483BBF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>.</w:t>
      </w:r>
    </w:p>
    <w:p w14:paraId="71CE55DE" w14:textId="6279F31C" w:rsidR="00483BBF" w:rsidRPr="00DD2D95" w:rsidRDefault="00483BBF" w:rsidP="00DD2D95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וב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שומרת יבם</w:t>
      </w:r>
      <w:r w:rsidR="00B433C9">
        <w:rPr>
          <w:rFonts w:ascii="FontbitDavid" w:hAnsi="FontbitDavid"/>
          <w:sz w:val="32"/>
          <w:rtl/>
        </w:rPr>
        <w:t xml:space="preserve"> </w:t>
      </w:r>
      <w:r w:rsidR="00B433C9" w:rsidRPr="005B4090">
        <w:rPr>
          <w:rStyle w:val="affff5"/>
          <w:rtl/>
        </w:rPr>
        <w:t>מס</w:t>
      </w:r>
      <w:r w:rsidRPr="005B4090">
        <w:rPr>
          <w:rStyle w:val="affff5"/>
          <w:rFonts w:hint="eastAsia"/>
          <w:rtl/>
        </w:rPr>
        <w:t>תפק</w:t>
      </w:r>
      <w:r w:rsidR="00B433C9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9D2840">
        <w:rPr>
          <w:rStyle w:val="affff5"/>
          <w:rtl/>
        </w:rPr>
        <w:t>כרב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5B4090">
        <w:rPr>
          <w:rStyle w:val="affff8"/>
          <w:rFonts w:hint="eastAsia"/>
          <w:rtl/>
        </w:rPr>
        <w:t>שלא</w:t>
      </w:r>
      <w:r w:rsidRPr="005B4090">
        <w:rPr>
          <w:rStyle w:val="affff8"/>
          <w:rtl/>
        </w:rPr>
        <w:t xml:space="preserve"> </w:t>
      </w:r>
      <w:r w:rsidRPr="005B4090">
        <w:rPr>
          <w:rStyle w:val="affff8"/>
          <w:rFonts w:hint="eastAsia"/>
          <w:rtl/>
        </w:rPr>
        <w:t>תופס</w:t>
      </w:r>
      <w:r w:rsidR="00D51AB3">
        <w:rPr>
          <w:rStyle w:val="affff8"/>
          <w:rFonts w:hint="cs"/>
          <w:rtl/>
        </w:rPr>
        <w:t>,</w:t>
      </w:r>
      <w:r w:rsidRPr="005B4090">
        <w:rPr>
          <w:rStyle w:val="affff8"/>
          <w:rtl/>
        </w:rPr>
        <w:t xml:space="preserve"> וממזר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9D2840">
        <w:rPr>
          <w:rStyle w:val="affff5"/>
          <w:rtl/>
        </w:rPr>
        <w:t>כשמואל</w:t>
      </w:r>
      <w:r w:rsidRPr="005B4090">
        <w:rPr>
          <w:rStyle w:val="affff8"/>
          <w:rtl/>
        </w:rPr>
        <w:t xml:space="preserve"> שהסתפק</w:t>
      </w:r>
      <w:r w:rsidR="00B433C9" w:rsidRPr="005B4090">
        <w:rPr>
          <w:rStyle w:val="affff8"/>
          <w:rtl/>
        </w:rPr>
        <w:t>.</w:t>
      </w:r>
    </w:p>
    <w:p w14:paraId="374B4EA8" w14:textId="3CD48DBB" w:rsidR="00B433C9" w:rsidRPr="00C35A2C" w:rsidRDefault="00B433C9" w:rsidP="00483BBF">
      <w:pPr>
        <w:pStyle w:val="afff4"/>
        <w:rPr>
          <w:rtl/>
        </w:rPr>
      </w:pPr>
      <w:ins w:id="9867" w:author="מספור קטעי משנה" w:date="2026-10-06T06:45:58Z">
        <w:r>
          <w:rPr>
            <w:rStyle w:val="MisparKeta"/>
          </w:rPr>
          <w:t xml:space="preserve">א. </w:t>
        </w:r>
      </w:ins>
      <w:bookmarkStart w:id="531" w:name="_Toc119172834"/>
      <w:bookmarkStart w:id="532" w:name="_Toc119229925"/>
      <w:r w:rsidRPr="000167CA">
        <w:rPr>
          <w:rStyle w:val="afffff0"/>
          <w:rtl/>
        </w:rPr>
        <w:t>שמעון בן עזאי</w:t>
      </w:r>
      <w:r w:rsidR="00483BBF" w:rsidRPr="000167CA">
        <w:rPr>
          <w:rStyle w:val="afffff0"/>
          <w:rtl/>
        </w:rPr>
        <w:t>:</w:t>
      </w:r>
      <w:r w:rsidRPr="000167CA">
        <w:rPr>
          <w:rStyle w:val="afffff0"/>
          <w:rtl/>
        </w:rPr>
        <w:t xml:space="preserve"> </w:t>
      </w:r>
      <w:r w:rsidR="00483BBF">
        <w:rPr>
          <w:rFonts w:hint="cs"/>
          <w:rtl/>
        </w:rPr>
        <w:t>ב</w:t>
      </w:r>
      <w:r w:rsidR="00196CC4">
        <w:rPr>
          <w:rFonts w:hint="cs"/>
          <w:rtl/>
        </w:rPr>
        <w:t>מגילת יוחסין כתוב</w:t>
      </w:r>
      <w:r w:rsidR="00483BBF">
        <w:rPr>
          <w:rFonts w:hint="cs"/>
          <w:rtl/>
        </w:rPr>
        <w:t xml:space="preserve">: </w:t>
      </w:r>
      <w:r w:rsidR="00483BBF" w:rsidRPr="000167CA">
        <w:rPr>
          <w:rStyle w:val="afffff0"/>
          <w:rFonts w:hint="eastAsia"/>
          <w:rtl/>
        </w:rPr>
        <w:t>א</w:t>
      </w:r>
      <w:r w:rsidR="00483BBF" w:rsidRPr="000167CA">
        <w:rPr>
          <w:rStyle w:val="afffff0"/>
          <w:rtl/>
        </w:rPr>
        <w:t>.</w:t>
      </w:r>
      <w:r w:rsidR="00196CC4">
        <w:rPr>
          <w:rFonts w:hint="cs"/>
          <w:rtl/>
        </w:rPr>
        <w:t xml:space="preserve"> </w:t>
      </w:r>
      <w:r w:rsidR="00483BBF">
        <w:rPr>
          <w:rFonts w:hint="cs"/>
          <w:rtl/>
        </w:rPr>
        <w:t>'ממזר מאשת איש'.</w:t>
      </w:r>
      <w:bookmarkEnd w:id="531"/>
      <w:bookmarkEnd w:id="532"/>
    </w:p>
    <w:p w14:paraId="4E0971AE" w14:textId="021E4A79" w:rsidR="00B433C9" w:rsidRPr="00C35A2C" w:rsidRDefault="00B433C9" w:rsidP="00483BBF">
      <w:pPr>
        <w:rPr>
          <w:rFonts w:ascii="FontbitDavid" w:hAnsi="FontbitDavid"/>
          <w:sz w:val="32"/>
          <w:rtl/>
        </w:rPr>
      </w:pPr>
      <w:r w:rsidRPr="009D2840">
        <w:rPr>
          <w:rStyle w:val="affff5"/>
          <w:rtl/>
        </w:rPr>
        <w:t>ב</w:t>
      </w:r>
      <w:r w:rsidR="00483BBF">
        <w:rPr>
          <w:rStyle w:val="affff5"/>
          <w:rFonts w:hint="cs"/>
          <w:rtl/>
        </w:rPr>
        <w:t>.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83BBF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משנת </w:t>
      </w:r>
      <w:r w:rsidRPr="005B4090">
        <w:rPr>
          <w:rStyle w:val="affff5"/>
          <w:rtl/>
        </w:rPr>
        <w:t>ר</w:t>
      </w:r>
      <w:r w:rsidR="00483BBF" w:rsidRPr="005B4090">
        <w:rPr>
          <w:rStyle w:val="affff5"/>
          <w:rtl/>
        </w:rPr>
        <w:t>'</w:t>
      </w:r>
      <w:r w:rsidRPr="005B4090">
        <w:rPr>
          <w:rStyle w:val="affff5"/>
          <w:rtl/>
        </w:rPr>
        <w:t xml:space="preserve"> אליעזר בן יעקב</w:t>
      </w:r>
      <w:r w:rsidRPr="00C35A2C">
        <w:rPr>
          <w:rFonts w:ascii="FontbitDavid" w:hAnsi="FontbitDavid"/>
          <w:sz w:val="32"/>
          <w:rtl/>
        </w:rPr>
        <w:t xml:space="preserve"> קב ונקי</w:t>
      </w:r>
      <w:r w:rsidR="00483BBF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483BBF">
        <w:rPr>
          <w:rStyle w:val="affff5"/>
          <w:rtl/>
        </w:rPr>
        <w:tab/>
      </w:r>
      <w:r w:rsidR="00483BBF">
        <w:rPr>
          <w:rStyle w:val="affff5"/>
          <w:rtl/>
        </w:rPr>
        <w:tab/>
      </w:r>
      <w:r w:rsidR="00483BBF">
        <w:rPr>
          <w:rStyle w:val="affff5"/>
          <w:rFonts w:hint="cs"/>
          <w:rtl/>
        </w:rPr>
        <w:t xml:space="preserve">  </w:t>
      </w:r>
      <w:r w:rsidR="00483BBF" w:rsidRPr="005B4090">
        <w:rPr>
          <w:rStyle w:val="affff5"/>
          <w:rFonts w:hint="eastAsia"/>
          <w:rtl/>
        </w:rPr>
        <w:t>ג</w:t>
      </w:r>
      <w:r w:rsidR="00483BBF" w:rsidRPr="005B4090">
        <w:rPr>
          <w:rStyle w:val="affff5"/>
          <w:rtl/>
        </w:rPr>
        <w:t>.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5B4090">
        <w:rPr>
          <w:rStyle w:val="affff5"/>
          <w:rtl/>
        </w:rPr>
        <w:t>מנשה</w:t>
      </w:r>
      <w:r w:rsidRPr="00C35A2C">
        <w:rPr>
          <w:rFonts w:ascii="FontbitDavid" w:hAnsi="FontbitDavid"/>
          <w:sz w:val="32"/>
          <w:rtl/>
        </w:rPr>
        <w:t xml:space="preserve"> הרג את </w:t>
      </w:r>
      <w:r w:rsidRPr="005B4090">
        <w:rPr>
          <w:rStyle w:val="affff5"/>
          <w:rtl/>
        </w:rPr>
        <w:t>ישעיה</w:t>
      </w:r>
      <w:r w:rsidRPr="00C35A2C">
        <w:rPr>
          <w:rFonts w:ascii="FontbitDavid" w:hAnsi="FontbitDavid"/>
          <w:sz w:val="32"/>
          <w:rtl/>
        </w:rPr>
        <w:t>.</w:t>
      </w:r>
    </w:p>
    <w:p w14:paraId="4C73F3AE" w14:textId="587854AA" w:rsidR="00B433C9" w:rsidRPr="00C35A2C" w:rsidRDefault="00483BBF" w:rsidP="00483BB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ד</w:t>
      </w:r>
      <w:r w:rsidR="00B433C9" w:rsidRPr="009D2840">
        <w:rPr>
          <w:rStyle w:val="affff5"/>
          <w:rtl/>
        </w:rPr>
        <w:t>משה: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5E7518">
        <w:rPr>
          <w:rStyle w:val="affff1"/>
          <w:rFonts w:hint="cs"/>
          <w:rtl/>
        </w:rPr>
        <w:t>'</w:t>
      </w:r>
      <w:r w:rsidR="00B433C9" w:rsidRPr="005E7518">
        <w:rPr>
          <w:rStyle w:val="affff1"/>
          <w:rtl/>
        </w:rPr>
        <w:t xml:space="preserve">כי </w:t>
      </w:r>
      <w:r w:rsidR="00B433C9" w:rsidRPr="005B4090">
        <w:rPr>
          <w:rStyle w:val="affff1"/>
          <w:b/>
          <w:bCs/>
          <w:rtl/>
        </w:rPr>
        <w:t>לא יראני</w:t>
      </w:r>
      <w:r w:rsidR="00B433C9" w:rsidRPr="005E7518">
        <w:rPr>
          <w:rStyle w:val="affff1"/>
          <w:rtl/>
        </w:rPr>
        <w:t xml:space="preserve"> האדם וחי</w:t>
      </w:r>
      <w:r w:rsidR="00B433C9" w:rsidRPr="005E7518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 w:hint="cs"/>
          <w:sz w:val="32"/>
          <w:rtl/>
        </w:rPr>
        <w:t xml:space="preserve">  </w:t>
      </w:r>
      <w:r w:rsidR="00B433C9" w:rsidRPr="005B4090">
        <w:rPr>
          <w:rStyle w:val="affff5"/>
          <w:rtl/>
        </w:rPr>
        <w:t>ואת</w:t>
      </w:r>
      <w:r w:rsidRPr="005B4090">
        <w:rPr>
          <w:rStyle w:val="affff5"/>
          <w:rFonts w:hint="eastAsia"/>
          <w:rtl/>
        </w:rPr>
        <w:t>ה</w:t>
      </w:r>
      <w:r w:rsidR="00B433C9" w:rsidRPr="005B4090">
        <w:rPr>
          <w:rStyle w:val="affff5"/>
          <w:rtl/>
        </w:rPr>
        <w:t>:</w:t>
      </w:r>
      <w:r w:rsidR="00B433C9" w:rsidRPr="00BF2C41">
        <w:rPr>
          <w:rStyle w:val="affff1"/>
          <w:rtl/>
        </w:rPr>
        <w:t xml:space="preserve"> </w:t>
      </w:r>
      <w:r w:rsidR="00B433C9" w:rsidRPr="005B4090">
        <w:rPr>
          <w:rStyle w:val="affff1"/>
          <w:b/>
          <w:bCs/>
          <w:rtl/>
        </w:rPr>
        <w:t>'ואראה</w:t>
      </w:r>
      <w:r w:rsidR="00B433C9" w:rsidRPr="00BF2C41">
        <w:rPr>
          <w:rStyle w:val="affff1"/>
          <w:rtl/>
        </w:rPr>
        <w:t xml:space="preserve"> את ה' יושב על כסא</w:t>
      </w:r>
      <w:r>
        <w:rPr>
          <w:rStyle w:val="affff1"/>
          <w:rFonts w:hint="cs"/>
          <w:rtl/>
        </w:rPr>
        <w:t>..</w:t>
      </w:r>
    </w:p>
    <w:p w14:paraId="175829CA" w14:textId="69262702" w:rsidR="00B433C9" w:rsidRPr="00BF2C41" w:rsidRDefault="00B433C9" w:rsidP="00B55EDF">
      <w:pPr>
        <w:rPr>
          <w:rStyle w:val="affff1"/>
          <w:rtl/>
        </w:rPr>
      </w:pPr>
      <w:r w:rsidRPr="009D2840">
        <w:rPr>
          <w:rStyle w:val="affff5"/>
          <w:rtl/>
        </w:rPr>
        <w:t>משה: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5E7518">
        <w:rPr>
          <w:rStyle w:val="affff1"/>
          <w:rFonts w:hint="cs"/>
          <w:rtl/>
        </w:rPr>
        <w:t>'</w:t>
      </w:r>
      <w:r w:rsidRPr="005E7518">
        <w:rPr>
          <w:rStyle w:val="affff1"/>
          <w:rtl/>
        </w:rPr>
        <w:t xml:space="preserve">מי כה' אלהינו </w:t>
      </w:r>
      <w:r w:rsidRPr="005B4090">
        <w:rPr>
          <w:rStyle w:val="affff1"/>
          <w:b/>
          <w:bCs/>
          <w:rtl/>
        </w:rPr>
        <w:t>בכל קראנו</w:t>
      </w:r>
      <w:r w:rsidRPr="005E7518">
        <w:rPr>
          <w:rStyle w:val="affff1"/>
          <w:rtl/>
        </w:rPr>
        <w:t xml:space="preserve"> אליו</w:t>
      </w:r>
      <w:r w:rsidRPr="005E7518"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483BBF">
        <w:rPr>
          <w:rStyle w:val="affff5"/>
          <w:rtl/>
        </w:rPr>
        <w:tab/>
      </w:r>
      <w:r w:rsidR="00483BBF">
        <w:rPr>
          <w:rStyle w:val="affff5"/>
          <w:rtl/>
        </w:rPr>
        <w:tab/>
      </w:r>
      <w:r w:rsidR="00483BBF">
        <w:rPr>
          <w:rStyle w:val="affff5"/>
          <w:rtl/>
        </w:rPr>
        <w:tab/>
      </w:r>
      <w:r w:rsidR="00483BBF">
        <w:rPr>
          <w:rStyle w:val="affff5"/>
          <w:rFonts w:hint="cs"/>
          <w:rtl/>
        </w:rPr>
        <w:t xml:space="preserve">  </w:t>
      </w:r>
      <w:r w:rsidRPr="005B4090">
        <w:rPr>
          <w:rStyle w:val="affff5"/>
          <w:rtl/>
        </w:rPr>
        <w:t>ואת</w:t>
      </w:r>
      <w:r w:rsidR="00483BBF" w:rsidRPr="005B4090">
        <w:rPr>
          <w:rStyle w:val="affff5"/>
          <w:rFonts w:hint="eastAsia"/>
          <w:rtl/>
        </w:rPr>
        <w:t>ה</w:t>
      </w:r>
      <w:r w:rsidRPr="005B4090">
        <w:rPr>
          <w:rStyle w:val="affff5"/>
          <w:rtl/>
        </w:rPr>
        <w:t>: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דרשו ה' </w:t>
      </w:r>
      <w:r w:rsidRPr="005B4090">
        <w:rPr>
          <w:rStyle w:val="affff1"/>
          <w:b/>
          <w:bCs/>
          <w:rtl/>
        </w:rPr>
        <w:t>בהמצאו</w:t>
      </w:r>
      <w:r w:rsidR="00483BBF">
        <w:rPr>
          <w:rStyle w:val="affff1"/>
          <w:rFonts w:hint="cs"/>
          <w:rtl/>
        </w:rPr>
        <w:t>,</w:t>
      </w:r>
    </w:p>
    <w:p w14:paraId="2C47DA1D" w14:textId="41AB2279" w:rsidR="00B433C9" w:rsidRPr="00572F4D" w:rsidRDefault="00B433C9" w:rsidP="00B55EDF">
      <w:pPr>
        <w:rPr>
          <w:rStyle w:val="affff1"/>
          <w:rtl/>
        </w:rPr>
      </w:pPr>
      <w:r w:rsidRPr="009D2840">
        <w:rPr>
          <w:rStyle w:val="affff5"/>
          <w:rtl/>
        </w:rPr>
        <w:t>משה</w:t>
      </w:r>
      <w:r w:rsidRPr="00C35A2C">
        <w:rPr>
          <w:rFonts w:ascii="FontbitDavid" w:hAnsi="FontbitDavid"/>
          <w:sz w:val="32"/>
          <w:rtl/>
        </w:rPr>
        <w:t>: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 xml:space="preserve">את מספר ימיך </w:t>
      </w:r>
      <w:r w:rsidRPr="005B4090">
        <w:rPr>
          <w:rStyle w:val="affff1"/>
          <w:b/>
          <w:bCs/>
          <w:rtl/>
        </w:rPr>
        <w:t>אמלא'</w:t>
      </w:r>
      <w:r w:rsidRPr="00AD1A41">
        <w:rPr>
          <w:rStyle w:val="affff1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5B4090">
        <w:rPr>
          <w:rStyle w:val="affff5"/>
          <w:rtl/>
        </w:rPr>
        <w:t>ואת</w:t>
      </w:r>
      <w:r w:rsidR="00483BBF" w:rsidRPr="005B4090">
        <w:rPr>
          <w:rStyle w:val="affff5"/>
          <w:rFonts w:hint="eastAsia"/>
          <w:rtl/>
        </w:rPr>
        <w:t>ה</w:t>
      </w:r>
      <w:r w:rsidRPr="005B4090">
        <w:rPr>
          <w:rStyle w:val="affff5"/>
          <w:rtl/>
        </w:rPr>
        <w:t>:</w:t>
      </w:r>
      <w:r w:rsidRPr="00572F4D">
        <w:rPr>
          <w:rStyle w:val="affff1"/>
          <w:rtl/>
        </w:rPr>
        <w:t xml:space="preserve"> </w:t>
      </w:r>
      <w:r w:rsidRPr="005B4090">
        <w:rPr>
          <w:rStyle w:val="affff1"/>
          <w:b/>
          <w:bCs/>
          <w:rtl/>
        </w:rPr>
        <w:t>'והוספתי</w:t>
      </w:r>
      <w:r w:rsidRPr="00572F4D">
        <w:rPr>
          <w:rStyle w:val="affff1"/>
          <w:rtl/>
        </w:rPr>
        <w:t xml:space="preserve"> על ימיך חמש עשרה שנה</w:t>
      </w:r>
      <w:r w:rsidR="00483BBF">
        <w:rPr>
          <w:rStyle w:val="affff1"/>
          <w:rFonts w:hint="cs"/>
          <w:rtl/>
        </w:rPr>
        <w:t>.</w:t>
      </w:r>
    </w:p>
    <w:p w14:paraId="5B87590F" w14:textId="74A6B220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9D2840">
        <w:rPr>
          <w:rStyle w:val="affff5"/>
          <w:rtl/>
        </w:rPr>
        <w:t>אמר ישעיה:</w:t>
      </w:r>
      <w:r w:rsidRPr="00C35A2C">
        <w:rPr>
          <w:rFonts w:ascii="FontbitDavid" w:hAnsi="FontbitDavid"/>
          <w:sz w:val="32"/>
          <w:rtl/>
        </w:rPr>
        <w:t xml:space="preserve"> י</w:t>
      </w:r>
      <w:r w:rsidRPr="00C35A2C">
        <w:rPr>
          <w:rFonts w:ascii="FontbitDavid" w:hAnsi="FontbitDavid" w:hint="cs"/>
          <w:sz w:val="32"/>
          <w:rtl/>
        </w:rPr>
        <w:t xml:space="preserve">ודעני </w:t>
      </w:r>
      <w:r w:rsidR="00483BBF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 w:hint="cs"/>
          <w:sz w:val="32"/>
          <w:rtl/>
        </w:rPr>
        <w:t>א</w:t>
      </w:r>
      <w:r w:rsidR="00483BBF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483BBF">
        <w:rPr>
          <w:rFonts w:ascii="FontbitDavid" w:hAnsi="FontbitDavid" w:hint="cs"/>
          <w:sz w:val="32"/>
          <w:rtl/>
        </w:rPr>
        <w:t xml:space="preserve">אתרץ </w:t>
      </w:r>
      <w:r w:rsidRPr="00C35A2C">
        <w:rPr>
          <w:rFonts w:ascii="FontbitDavid" w:hAnsi="FontbitDavid" w:hint="cs"/>
          <w:sz w:val="32"/>
          <w:rtl/>
        </w:rPr>
        <w:t>יהרגני במזיד, אמר שם ונבלע בארז</w:t>
      </w:r>
      <w:r w:rsidR="00483BBF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וניסרוהו</w:t>
      </w:r>
      <w:r w:rsidR="00483BBF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ו</w:t>
      </w:r>
      <w:r w:rsidR="00483BBF">
        <w:rPr>
          <w:rFonts w:ascii="FontbitDavid" w:hAnsi="FontbitDavid" w:hint="cs"/>
          <w:sz w:val="32"/>
          <w:rtl/>
        </w:rPr>
        <w:t>כ</w:t>
      </w:r>
      <w:r w:rsidRPr="00C35A2C">
        <w:rPr>
          <w:rFonts w:ascii="FontbitDavid" w:hAnsi="FontbitDavid" w:hint="cs"/>
          <w:sz w:val="32"/>
          <w:rtl/>
        </w:rPr>
        <w:t>שהגיעו לפיו נפטר</w:t>
      </w:r>
      <w:r w:rsidR="00483BBF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שאמר</w:t>
      </w:r>
      <w:r w:rsidRPr="00AD1A41">
        <w:rPr>
          <w:rStyle w:val="affff1"/>
          <w:rFonts w:hint="cs"/>
          <w:rtl/>
        </w:rPr>
        <w:t xml:space="preserve"> '</w:t>
      </w:r>
      <w:r w:rsidRPr="00AD1A41">
        <w:rPr>
          <w:rStyle w:val="affff1"/>
          <w:rtl/>
        </w:rPr>
        <w:t>עם טמא שפתים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.</w:t>
      </w:r>
    </w:p>
    <w:p w14:paraId="6054C6C2" w14:textId="3AAA0C7C" w:rsidR="00B433C9" w:rsidRPr="00C35A2C" w:rsidRDefault="00483BBF" w:rsidP="00483BBF">
      <w:pPr>
        <w:rPr>
          <w:rtl/>
        </w:rPr>
      </w:pPr>
      <w:r>
        <w:rPr>
          <w:rStyle w:val="affff5"/>
          <w:rFonts w:hint="cs"/>
          <w:rtl/>
        </w:rPr>
        <w:t>ו</w:t>
      </w:r>
      <w:r w:rsidRPr="005B4090">
        <w:rPr>
          <w:rStyle w:val="affff5"/>
          <w:rFonts w:hint="eastAsia"/>
          <w:rtl/>
        </w:rPr>
        <w:t>האמת</w:t>
      </w:r>
      <w:r>
        <w:rPr>
          <w:rStyle w:val="affff5"/>
          <w:rFonts w:hint="cs"/>
          <w:rtl/>
        </w:rPr>
        <w:t>:</w:t>
      </w:r>
      <w:r>
        <w:rPr>
          <w:rStyle w:val="affff1"/>
          <w:rFonts w:hint="cs"/>
          <w:rtl/>
        </w:rPr>
        <w:t xml:space="preserve"> </w:t>
      </w:r>
      <w:r w:rsidR="00B433C9" w:rsidRPr="00964F6D">
        <w:rPr>
          <w:rStyle w:val="affff1"/>
          <w:rFonts w:hint="cs"/>
          <w:rtl/>
        </w:rPr>
        <w:t>'</w:t>
      </w:r>
      <w:r w:rsidR="00B433C9" w:rsidRPr="00964F6D">
        <w:rPr>
          <w:rStyle w:val="affff1"/>
          <w:rtl/>
        </w:rPr>
        <w:t xml:space="preserve">ואראה' </w:t>
      </w:r>
      <w:r w:rsidR="00B433C9" w:rsidRPr="00C35A2C">
        <w:rPr>
          <w:rtl/>
        </w:rPr>
        <w:t>באספקלריא ש</w:t>
      </w:r>
      <w:r>
        <w:rPr>
          <w:rFonts w:hint="cs"/>
          <w:rtl/>
        </w:rPr>
        <w:t>ל</w:t>
      </w:r>
      <w:r w:rsidR="00B433C9" w:rsidRPr="00C35A2C">
        <w:rPr>
          <w:rtl/>
        </w:rPr>
        <w:t>א מאירה</w:t>
      </w:r>
      <w:r w:rsidRPr="005B4090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וסבור</w:t>
      </w:r>
      <w:r w:rsidRPr="005B4090">
        <w:rPr>
          <w:rStyle w:val="affff8"/>
          <w:rtl/>
        </w:rPr>
        <w:t xml:space="preserve"> שראה</w:t>
      </w:r>
      <w:r>
        <w:rPr>
          <w:rStyle w:val="affff8"/>
          <w:rFonts w:hint="cs"/>
          <w:rtl/>
        </w:rPr>
        <w:t>.</w:t>
      </w:r>
    </w:p>
    <w:p w14:paraId="2F59E302" w14:textId="4E4ABDEA" w:rsidR="00B433C9" w:rsidRPr="00C35A2C" w:rsidRDefault="00483BBF" w:rsidP="005B4090">
      <w:pPr>
        <w:ind w:left="226" w:firstLine="113"/>
        <w:rPr>
          <w:rFonts w:ascii="FontbitDavid" w:hAnsi="FontbitDavid"/>
          <w:sz w:val="32"/>
          <w:rtl/>
        </w:rPr>
      </w:pPr>
      <w:r>
        <w:rPr>
          <w:rStyle w:val="affff1"/>
          <w:rFonts w:hint="cs"/>
          <w:rtl/>
        </w:rPr>
        <w:t xml:space="preserve">  </w:t>
      </w:r>
      <w:r w:rsidR="00B433C9" w:rsidRPr="00964F6D">
        <w:rPr>
          <w:rStyle w:val="affff1"/>
          <w:rFonts w:hint="cs"/>
          <w:rtl/>
        </w:rPr>
        <w:t>'</w:t>
      </w:r>
      <w:r w:rsidR="00B433C9" w:rsidRPr="0084532D">
        <w:rPr>
          <w:rStyle w:val="affff1"/>
          <w:rtl/>
        </w:rPr>
        <w:t>בהמצאו</w:t>
      </w:r>
      <w:r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ביחיד</w:t>
      </w:r>
      <w:r w:rsidR="00D86133">
        <w:rPr>
          <w:rFonts w:ascii="FontbitDavid" w:hAnsi="FontbitDavid" w:hint="cs"/>
          <w:sz w:val="32"/>
          <w:rtl/>
        </w:rPr>
        <w:t xml:space="preserve"> </w:t>
      </w:r>
      <w:r w:rsidR="00D86133" w:rsidRPr="005B4090">
        <w:rPr>
          <w:rStyle w:val="affff8"/>
          <w:rFonts w:hint="eastAsia"/>
          <w:rtl/>
        </w:rPr>
        <w:t>בין</w:t>
      </w:r>
      <w:r w:rsidR="00D86133" w:rsidRPr="005B4090">
        <w:rPr>
          <w:rStyle w:val="affff8"/>
          <w:rtl/>
        </w:rPr>
        <w:t xml:space="preserve"> </w:t>
      </w:r>
      <w:r>
        <w:rPr>
          <w:rStyle w:val="affff5"/>
          <w:rFonts w:hint="eastAsia"/>
          <w:rtl/>
          <w:rPrChange w:id="9063" w:author="מנוע אמוראים" w:date="2026-10-05T16:41:34Z">
            <w:rPr>
              <w:rStyle w:val="affff8"/>
              <w:rFonts w:hint="eastAsia"/>
              <w:rtl/>
            </w:rPr>
          </w:rPrChange>
        </w:rPr>
        <w:t xml:space="preserve">ר</w:t>
      </w:r>
      <w:r>
        <w:rPr>
          <w:rStyle w:val="affff5"/>
          <w:rtl/>
          <w:rPrChange w:id="9064" w:author="מנוע אמוראים" w:date="2026-10-05T16:41:34Z">
            <w:rPr>
              <w:rStyle w:val="affff8"/>
              <w:rtl/>
            </w:rPr>
          </w:rPrChange>
        </w:rPr>
        <w:t xml:space="preserve">"</w:t>
      </w:r>
      <w:r>
        <w:rPr>
          <w:rStyle w:val="affff5"/>
          <w:rFonts w:hint="eastAsia"/>
          <w:rtl/>
          <w:rPrChange w:id="9065" w:author="מנוע אמוראים" w:date="2026-10-05T16:41:34Z">
            <w:rPr>
              <w:rStyle w:val="affff8"/>
              <w:rFonts w:hint="eastAsia"/>
              <w:rtl/>
            </w:rPr>
          </w:rPrChange>
        </w:rPr>
        <w:t xml:space="preserve">ה</w:t>
      </w:r>
      <w:r w:rsidR="00D86133" w:rsidRPr="005B4090">
        <w:rPr>
          <w:rStyle w:val="affff8"/>
          <w:rtl/>
        </w:rPr>
        <w:t xml:space="preserve"> </w:t>
      </w:r>
      <w:r w:rsidR="00D86133" w:rsidRPr="005B4090">
        <w:rPr>
          <w:rStyle w:val="affff8"/>
          <w:rFonts w:hint="eastAsia"/>
          <w:rtl/>
        </w:rPr>
        <w:t>ליוה</w:t>
      </w:r>
      <w:r w:rsidRPr="005B4090">
        <w:rPr>
          <w:rStyle w:val="affff8"/>
          <w:rtl/>
        </w:rPr>
        <w:t>"</w:t>
      </w:r>
      <w:r w:rsidR="00D86133" w:rsidRPr="005B4090">
        <w:rPr>
          <w:rStyle w:val="affff8"/>
          <w:rFonts w:hint="eastAsia"/>
          <w:rtl/>
        </w:rPr>
        <w:t>כ</w:t>
      </w:r>
      <w:r>
        <w:rPr>
          <w:rStyle w:val="affff8"/>
          <w:rFonts w:hint="cs"/>
          <w:rtl/>
        </w:rPr>
        <w:t>.</w:t>
      </w:r>
    </w:p>
    <w:p w14:paraId="26669819" w14:textId="6FD87348" w:rsidR="00B433C9" w:rsidRPr="00D238B7" w:rsidRDefault="00B433C9" w:rsidP="00483BBF">
      <w:pPr>
        <w:rPr>
          <w:rStyle w:val="affff5"/>
          <w:rtl/>
        </w:rPr>
      </w:pPr>
      <w:r w:rsidRPr="00EA6942">
        <w:rPr>
          <w:rStyle w:val="affff1"/>
          <w:rFonts w:hint="cs"/>
          <w:spacing w:val="-4"/>
          <w:rtl/>
        </w:rPr>
        <w:t>'</w:t>
      </w:r>
      <w:r w:rsidRPr="00EA6942">
        <w:rPr>
          <w:rStyle w:val="affff1"/>
          <w:spacing w:val="-4"/>
          <w:rtl/>
        </w:rPr>
        <w:t>מספר ימיך אמלא</w:t>
      </w:r>
      <w:r w:rsidR="00483BBF">
        <w:rPr>
          <w:rStyle w:val="affff1"/>
          <w:rFonts w:hint="cs"/>
          <w:spacing w:val="-4"/>
          <w:rtl/>
        </w:rPr>
        <w:t>'</w:t>
      </w:r>
      <w:r w:rsidRPr="00EA6942">
        <w:rPr>
          <w:rStyle w:val="affff1"/>
          <w:spacing w:val="-4"/>
          <w:rtl/>
        </w:rPr>
        <w:t xml:space="preserve"> </w:t>
      </w:r>
      <w:r w:rsidR="00483BBF" w:rsidRPr="005B4090">
        <w:rPr>
          <w:rStyle w:val="affff5"/>
          <w:rFonts w:hint="eastAsia"/>
          <w:rtl/>
        </w:rPr>
        <w:t>כ</w:t>
      </w:r>
      <w:r w:rsidRPr="005B4090">
        <w:rPr>
          <w:rStyle w:val="affff5"/>
          <w:rtl/>
        </w:rPr>
        <w:t>תנאי</w:t>
      </w:r>
      <w:r w:rsidR="00483BBF">
        <w:rPr>
          <w:rStyle w:val="affff5"/>
          <w:rFonts w:hint="cs"/>
          <w:rtl/>
        </w:rPr>
        <w:t>:</w:t>
      </w:r>
      <w:r w:rsidR="00483BBF">
        <w:rPr>
          <w:rStyle w:val="affff5"/>
          <w:rFonts w:hint="cs"/>
          <w:spacing w:val="-8"/>
          <w:rtl/>
        </w:rPr>
        <w:t xml:space="preserve"> </w:t>
      </w:r>
      <w:r w:rsidRPr="00D86133">
        <w:rPr>
          <w:rStyle w:val="affff5"/>
          <w:rFonts w:hint="cs"/>
          <w:spacing w:val="-8"/>
          <w:rtl/>
        </w:rPr>
        <w:t>לר</w:t>
      </w:r>
      <w:r w:rsidRPr="00D86133">
        <w:rPr>
          <w:rStyle w:val="affff5"/>
          <w:spacing w:val="-8"/>
          <w:rtl/>
        </w:rPr>
        <w:t>"</w:t>
      </w:r>
      <w:r w:rsidRPr="00D86133">
        <w:rPr>
          <w:rStyle w:val="affff5"/>
          <w:rFonts w:hint="cs"/>
          <w:spacing w:val="-8"/>
          <w:rtl/>
        </w:rPr>
        <w:t>ע:</w:t>
      </w:r>
      <w:r w:rsidR="00D86133" w:rsidRPr="00D86133">
        <w:rPr>
          <w:rFonts w:ascii="FontbitDavid" w:hAnsi="FontbitDavid" w:hint="cs"/>
          <w:spacing w:val="-8"/>
          <w:sz w:val="32"/>
          <w:rtl/>
        </w:rPr>
        <w:t xml:space="preserve"> </w:t>
      </w:r>
      <w:r w:rsidRPr="00D86133">
        <w:rPr>
          <w:rFonts w:ascii="FontbitDavid" w:hAnsi="FontbitDavid" w:hint="cs"/>
          <w:spacing w:val="-8"/>
          <w:sz w:val="32"/>
          <w:rtl/>
        </w:rPr>
        <w:t>זכה</w:t>
      </w:r>
      <w:r w:rsidR="00483BBF">
        <w:rPr>
          <w:rFonts w:ascii="FontbitDavid" w:hAnsi="FontbitDavid" w:hint="cs"/>
          <w:spacing w:val="-8"/>
          <w:sz w:val="32"/>
          <w:rtl/>
        </w:rPr>
        <w:t xml:space="preserve"> -</w:t>
      </w:r>
      <w:r w:rsidRPr="00D86133">
        <w:rPr>
          <w:rFonts w:ascii="FontbitDavid" w:hAnsi="FontbitDavid" w:hint="cs"/>
          <w:spacing w:val="-8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משלימין</w:t>
      </w:r>
      <w:r w:rsidR="00483BBF">
        <w:rPr>
          <w:rStyle w:val="affff5"/>
          <w:rFonts w:hint="cs"/>
          <w:spacing w:val="-8"/>
          <w:rtl/>
        </w:rPr>
        <w:t>,</w:t>
      </w:r>
      <w:r w:rsidR="00D86133" w:rsidRPr="00D86133">
        <w:rPr>
          <w:rStyle w:val="affff5"/>
          <w:spacing w:val="-8"/>
          <w:rtl/>
        </w:rPr>
        <w:t xml:space="preserve"> </w:t>
      </w:r>
      <w:r w:rsidR="00483BBF">
        <w:rPr>
          <w:rStyle w:val="affff5"/>
          <w:rFonts w:hint="cs"/>
          <w:spacing w:val="-8"/>
          <w:rtl/>
        </w:rPr>
        <w:t xml:space="preserve">    </w:t>
      </w:r>
      <w:r w:rsidR="00D86133" w:rsidRPr="00D86133">
        <w:rPr>
          <w:rStyle w:val="affff5"/>
          <w:spacing w:val="-8"/>
          <w:rtl/>
        </w:rPr>
        <w:t>וחכ</w:t>
      </w:r>
      <w:r w:rsidR="00483BBF">
        <w:rPr>
          <w:rStyle w:val="affff5"/>
          <w:rFonts w:hint="cs"/>
          <w:spacing w:val="-8"/>
          <w:rtl/>
        </w:rPr>
        <w:t>מים</w:t>
      </w:r>
      <w:r w:rsidR="00D86133" w:rsidRPr="00D86133">
        <w:rPr>
          <w:rStyle w:val="affff5"/>
          <w:spacing w:val="-8"/>
          <w:rtl/>
        </w:rPr>
        <w:t>:</w:t>
      </w:r>
      <w:r w:rsidR="00D86133" w:rsidRPr="00D86133">
        <w:rPr>
          <w:rFonts w:ascii="FontbitDavid" w:hAnsi="FontbitDavid"/>
          <w:spacing w:val="-8"/>
          <w:sz w:val="32"/>
          <w:rtl/>
        </w:rPr>
        <w:t xml:space="preserve"> זכה </w:t>
      </w:r>
      <w:r w:rsidR="00483BBF">
        <w:rPr>
          <w:rFonts w:ascii="FontbitDavid" w:hAnsi="FontbitDavid" w:hint="cs"/>
          <w:spacing w:val="-8"/>
          <w:sz w:val="32"/>
          <w:rtl/>
        </w:rPr>
        <w:t xml:space="preserve">- </w:t>
      </w:r>
      <w:r w:rsidR="00D86133" w:rsidRPr="00D1637C">
        <w:rPr>
          <w:rFonts w:ascii="FontbitDavid" w:hAnsi="FontbitDavid" w:cs="PFT_Frank"/>
          <w:b/>
          <w:bCs/>
          <w:spacing w:val="-8"/>
          <w:sz w:val="32"/>
          <w:szCs w:val="14"/>
          <w:rtl/>
        </w:rPr>
        <w:t>מוסיפים</w:t>
      </w:r>
      <w:r w:rsidR="00D86133" w:rsidRPr="00D86133">
        <w:rPr>
          <w:rFonts w:ascii="FontbitDavid" w:hAnsi="FontbitDavid"/>
          <w:spacing w:val="-8"/>
          <w:sz w:val="32"/>
          <w:rtl/>
        </w:rPr>
        <w:t>.</w:t>
      </w:r>
    </w:p>
    <w:p w14:paraId="48E5BECA" w14:textId="77777777" w:rsidR="00B433C9" w:rsidRPr="009C1032" w:rsidRDefault="00B433C9" w:rsidP="009C1032">
      <w:pPr>
        <w:pStyle w:val="aff7"/>
        <w:framePr w:wrap="around"/>
        <w:rPr>
          <w:rtl/>
        </w:rPr>
      </w:pPr>
      <w:r w:rsidRPr="009C1032">
        <w:rPr>
          <w:rFonts w:hint="cs"/>
          <w:rtl/>
        </w:rPr>
        <w:t>נ.</w:t>
      </w:r>
    </w:p>
    <w:p w14:paraId="543D8CFC" w14:textId="1B429A9E" w:rsidR="00483BBF" w:rsidRDefault="00483BBF" w:rsidP="00B55EDF">
      <w:pPr>
        <w:rPr>
          <w:rtl/>
        </w:rPr>
      </w:pPr>
      <w:r>
        <w:rPr>
          <w:rStyle w:val="affff5"/>
          <w:rFonts w:hint="cs"/>
          <w:rtl/>
        </w:rPr>
        <w:t xml:space="preserve">וזהו לדבריהם: </w:t>
      </w:r>
      <w:r w:rsidR="00B433C9" w:rsidRPr="00A54ECA">
        <w:rPr>
          <w:rStyle w:val="affff1"/>
          <w:rFonts w:hint="cs"/>
          <w:rtl/>
        </w:rPr>
        <w:t>'</w:t>
      </w:r>
      <w:r w:rsidR="00B433C9" w:rsidRPr="005B4090">
        <w:rPr>
          <w:rStyle w:val="affff1"/>
          <w:b/>
          <w:bCs/>
          <w:rtl/>
        </w:rPr>
        <w:t>והוספתי</w:t>
      </w:r>
      <w:r>
        <w:rPr>
          <w:rStyle w:val="affff1"/>
          <w:rFonts w:hint="cs"/>
          <w:rtl/>
        </w:rPr>
        <w:t>..</w:t>
      </w:r>
      <w:r w:rsidR="00B433C9" w:rsidRPr="00A54ECA">
        <w:rPr>
          <w:rStyle w:val="affff1"/>
          <w:rtl/>
        </w:rPr>
        <w:t xml:space="preserve"> חמש עשרה שנה</w:t>
      </w:r>
      <w:r w:rsidR="00B433C9">
        <w:rPr>
          <w:rStyle w:val="affff1"/>
          <w:rFonts w:hint="cs"/>
          <w:rtl/>
        </w:rPr>
        <w:t>'</w:t>
      </w:r>
      <w:r>
        <w:rPr>
          <w:rStyle w:val="affff5"/>
          <w:rFonts w:hint="cs"/>
          <w:rtl/>
        </w:rPr>
        <w:t>,</w:t>
      </w:r>
      <w:r w:rsidR="00D15F02" w:rsidRPr="005B4090">
        <w:rPr>
          <w:rStyle w:val="affff5"/>
          <w:rtl/>
        </w:rPr>
        <w:t xml:space="preserve"> </w:t>
      </w:r>
      <w:r w:rsidR="00D51AB3">
        <w:rPr>
          <w:rStyle w:val="affff5"/>
          <w:rtl/>
        </w:rPr>
        <w:tab/>
      </w:r>
      <w:r w:rsidR="00D51AB3">
        <w:rPr>
          <w:rStyle w:val="affff5"/>
          <w:rtl/>
        </w:rPr>
        <w:tab/>
      </w:r>
      <w:r w:rsidRPr="005B4090">
        <w:rPr>
          <w:rStyle w:val="affff5"/>
          <w:rFonts w:hint="eastAsia"/>
          <w:rtl/>
        </w:rPr>
        <w:t>ולר</w:t>
      </w:r>
      <w:r w:rsidRPr="005B4090">
        <w:rPr>
          <w:rStyle w:val="affff5"/>
          <w:rtl/>
        </w:rPr>
        <w:t>"ע</w:t>
      </w:r>
      <w:r w:rsidR="00B433C9" w:rsidRPr="005B4090">
        <w:rPr>
          <w:rStyle w:val="affff5"/>
          <w:rtl/>
        </w:rPr>
        <w:t>:</w:t>
      </w:r>
      <w:r w:rsidR="00B433C9" w:rsidRPr="00C35A2C">
        <w:rPr>
          <w:rtl/>
        </w:rPr>
        <w:t xml:space="preserve"> משלו הוסיפו</w:t>
      </w:r>
      <w:r>
        <w:rPr>
          <w:rFonts w:hint="cs"/>
          <w:rtl/>
        </w:rPr>
        <w:t>,</w:t>
      </w:r>
    </w:p>
    <w:p w14:paraId="01990C59" w14:textId="6F5CA14F" w:rsidR="00483BBF" w:rsidRDefault="00D51AB3" w:rsidP="005B4090">
      <w:pPr>
        <w:ind w:firstLine="113"/>
        <w:rPr>
          <w:rtl/>
        </w:rPr>
      </w:pPr>
      <w:r>
        <w:rPr>
          <w:rFonts w:hint="cs"/>
          <w:rtl/>
        </w:rPr>
        <w:t xml:space="preserve"> </w:t>
      </w:r>
      <w:r w:rsidR="00B433C9" w:rsidRPr="00C35A2C">
        <w:rPr>
          <w:rtl/>
        </w:rPr>
        <w:t xml:space="preserve">שהרי נביא מתנבא </w:t>
      </w:r>
      <w:r w:rsidR="00483BBF" w:rsidRPr="005B4090">
        <w:rPr>
          <w:rStyle w:val="affff1"/>
          <w:rFonts w:hint="eastAsia"/>
          <w:rtl/>
        </w:rPr>
        <w:t>שיוולד</w:t>
      </w:r>
      <w:r w:rsidR="00B433C9" w:rsidRPr="005B4090">
        <w:rPr>
          <w:rStyle w:val="affff1"/>
          <w:rtl/>
        </w:rPr>
        <w:t xml:space="preserve"> לבית דוד</w:t>
      </w:r>
      <w:r w:rsidR="00483BBF">
        <w:rPr>
          <w:rStyle w:val="affff1"/>
          <w:rFonts w:hint="cs"/>
          <w:rtl/>
        </w:rPr>
        <w:t>,</w:t>
      </w:r>
      <w:r w:rsidR="00B433C9" w:rsidRPr="005B4090">
        <w:rPr>
          <w:rStyle w:val="affff1"/>
          <w:rtl/>
        </w:rPr>
        <w:t xml:space="preserve"> יאשיהו</w:t>
      </w:r>
      <w:r w:rsidR="00483BBF">
        <w:rPr>
          <w:rStyle w:val="affff1"/>
          <w:rFonts w:hint="cs"/>
          <w:rtl/>
        </w:rPr>
        <w:t xml:space="preserve"> </w:t>
      </w:r>
      <w:r w:rsidR="00483BBF" w:rsidRPr="005B4090">
        <w:rPr>
          <w:rStyle w:val="affff8"/>
          <w:rFonts w:hint="eastAsia"/>
          <w:rtl/>
        </w:rPr>
        <w:t>צאצא</w:t>
      </w:r>
      <w:r w:rsidR="00483BBF" w:rsidRPr="005B4090">
        <w:rPr>
          <w:rStyle w:val="affff8"/>
          <w:rtl/>
        </w:rPr>
        <w:t xml:space="preserve"> </w:t>
      </w:r>
      <w:r w:rsidR="00483BBF" w:rsidRPr="005B4090">
        <w:rPr>
          <w:rStyle w:val="affff8"/>
          <w:rFonts w:hint="eastAsia"/>
          <w:rtl/>
        </w:rPr>
        <w:t>חזקיה</w:t>
      </w:r>
      <w:r w:rsidR="00483BBF" w:rsidRPr="005B4090">
        <w:rPr>
          <w:rStyle w:val="affff8"/>
          <w:rtl/>
        </w:rPr>
        <w:t xml:space="preserve"> </w:t>
      </w:r>
      <w:r w:rsidR="00483BBF" w:rsidRPr="005B4090">
        <w:rPr>
          <w:rStyle w:val="affff8"/>
          <w:rFonts w:hint="eastAsia"/>
          <w:rtl/>
        </w:rPr>
        <w:t>ממנשה</w:t>
      </w:r>
      <w:r w:rsidR="00B433C9" w:rsidRPr="005B4090">
        <w:rPr>
          <w:rStyle w:val="affff8"/>
          <w:rtl/>
        </w:rPr>
        <w:t>,</w:t>
      </w:r>
      <w:r w:rsidR="00B433C9" w:rsidRPr="00C35A2C">
        <w:rPr>
          <w:rtl/>
        </w:rPr>
        <w:t xml:space="preserve"> </w:t>
      </w:r>
    </w:p>
    <w:p w14:paraId="77781A5A" w14:textId="64778D24" w:rsidR="00483BBF" w:rsidRPr="00C35A2C" w:rsidRDefault="00B433C9" w:rsidP="00483BBF">
      <w:pPr>
        <w:rPr>
          <w:rFonts w:ascii="FontbitDavid" w:hAnsi="FontbitDavid"/>
          <w:sz w:val="32"/>
          <w:rtl/>
        </w:rPr>
      </w:pPr>
      <w:r w:rsidRPr="00C35A2C">
        <w:rPr>
          <w:rtl/>
        </w:rPr>
        <w:t>ועדיין לא נולד מנשה</w:t>
      </w:r>
      <w:r w:rsidR="00483BBF">
        <w:rPr>
          <w:rFonts w:hint="cs"/>
          <w:rtl/>
        </w:rPr>
        <w:t>,</w:t>
      </w:r>
      <w:r w:rsidR="00483BBF">
        <w:rPr>
          <w:rStyle w:val="affff5"/>
          <w:rFonts w:hint="cs"/>
          <w:rtl/>
        </w:rPr>
        <w:t xml:space="preserve"> </w:t>
      </w:r>
      <w:r w:rsidR="00483BBF">
        <w:rPr>
          <w:rStyle w:val="affff5"/>
          <w:rtl/>
        </w:rPr>
        <w:tab/>
      </w:r>
      <w:r w:rsidR="00483BBF">
        <w:rPr>
          <w:rStyle w:val="affff5"/>
          <w:rtl/>
        </w:rPr>
        <w:tab/>
      </w:r>
      <w:r w:rsidRPr="009D2840">
        <w:rPr>
          <w:rStyle w:val="affff5"/>
          <w:rtl/>
        </w:rPr>
        <w:t>ו</w:t>
      </w:r>
      <w:r w:rsidR="00483BBF">
        <w:rPr>
          <w:rStyle w:val="affff5"/>
          <w:rFonts w:hint="cs"/>
          <w:rtl/>
        </w:rPr>
        <w:t>ל</w:t>
      </w:r>
      <w:r w:rsidRPr="009D2840">
        <w:rPr>
          <w:rStyle w:val="affff5"/>
          <w:rtl/>
        </w:rPr>
        <w:t>רבנן</w:t>
      </w:r>
      <w:r w:rsidR="00D51AB3">
        <w:rPr>
          <w:rStyle w:val="affff5"/>
          <w:rFonts w:hint="cs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א</w:t>
      </w:r>
      <w:r w:rsidR="00483BBF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 xml:space="preserve"> מחזקיה </w:t>
      </w:r>
      <w:r w:rsidR="00483BBF">
        <w:rPr>
          <w:rFonts w:ascii="FontbitDavid" w:hAnsi="FontbitDavid" w:hint="cs"/>
          <w:sz w:val="32"/>
          <w:rtl/>
        </w:rPr>
        <w:t>יו</w:t>
      </w:r>
      <w:r w:rsidRPr="00C35A2C">
        <w:rPr>
          <w:rFonts w:ascii="FontbitDavid" w:hAnsi="FontbitDavid"/>
          <w:sz w:val="32"/>
          <w:rtl/>
        </w:rPr>
        <w:t>ולד א</w:t>
      </w:r>
      <w:r w:rsidR="00483BBF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 xml:space="preserve"> מאחר.</w:t>
      </w:r>
    </w:p>
    <w:p w14:paraId="278F2298" w14:textId="66F2DB5C" w:rsidR="00483BBF" w:rsidRPr="00483BBF" w:rsidRDefault="00B433C9" w:rsidP="005B4090">
      <w:pPr>
        <w:pStyle w:val="afff4"/>
        <w:rPr>
          <w:rtl/>
        </w:rPr>
      </w:pPr>
      <w:ins w:id="9868" w:author="מספור קטעי משנה" w:date="2026-10-06T06:45:58Z">
        <w:r>
          <w:rPr>
            <w:rStyle w:val="MisparKeta"/>
          </w:rPr>
          <w:t xml:space="preserve">א. </w:t>
        </w:r>
      </w:ins>
      <w:bookmarkStart w:id="533" w:name="_Toc119172835"/>
      <w:bookmarkStart w:id="534" w:name="_Toc119229926"/>
      <w:r w:rsidRPr="00483BBF">
        <w:rPr>
          <w:rtl/>
        </w:rPr>
        <w:t>אשתו שמתה וכו'</w:t>
      </w:r>
      <w:r w:rsidR="00D51AB3">
        <w:rPr>
          <w:rFonts w:hint="cs"/>
          <w:rtl/>
        </w:rPr>
        <w:t>.</w:t>
      </w:r>
      <w:r w:rsidRPr="00483BBF">
        <w:rPr>
          <w:rtl/>
        </w:rPr>
        <w:t xml:space="preserve"> יבמתו שמתה וכו'.</w:t>
      </w:r>
      <w:bookmarkEnd w:id="533"/>
      <w:bookmarkEnd w:id="534"/>
    </w:p>
    <w:p w14:paraId="0250B7AD" w14:textId="693675CE" w:rsidR="00B433C9" w:rsidRPr="00D15F02" w:rsidRDefault="00B433C9" w:rsidP="00483BBF">
      <w:pPr>
        <w:rPr>
          <w:rtl/>
        </w:rPr>
      </w:pPr>
      <w:r w:rsidRPr="00D15F02">
        <w:rPr>
          <w:rStyle w:val="affff5"/>
          <w:rtl/>
        </w:rPr>
        <w:t>ר</w:t>
      </w:r>
      <w:r w:rsidR="00483BBF">
        <w:rPr>
          <w:rStyle w:val="affff5"/>
          <w:rFonts w:hint="cs"/>
          <w:rtl/>
        </w:rPr>
        <w:t>'</w:t>
      </w:r>
      <w:r w:rsidRPr="00D15F02">
        <w:rPr>
          <w:rStyle w:val="affff5"/>
          <w:rtl/>
        </w:rPr>
        <w:t xml:space="preserve"> יוסף: </w:t>
      </w:r>
      <w:r w:rsidRPr="00D15F02">
        <w:rPr>
          <w:rtl/>
        </w:rPr>
        <w:t xml:space="preserve">כאן שנה </w:t>
      </w:r>
      <w:r w:rsidRPr="005B4090">
        <w:rPr>
          <w:rStyle w:val="affff5"/>
          <w:rtl/>
        </w:rPr>
        <w:t>רבי</w:t>
      </w:r>
      <w:r w:rsidRPr="00D15F02">
        <w:rPr>
          <w:rtl/>
        </w:rPr>
        <w:t xml:space="preserve"> משנה שאינה צריכה</w:t>
      </w:r>
      <w:r w:rsidR="00483BBF">
        <w:rPr>
          <w:rFonts w:hint="cs"/>
          <w:rtl/>
        </w:rPr>
        <w:t xml:space="preserve"> </w:t>
      </w:r>
      <w:r w:rsidR="00483BBF" w:rsidRPr="005B4090">
        <w:rPr>
          <w:rStyle w:val="affff8"/>
          <w:rFonts w:hint="eastAsia"/>
          <w:rtl/>
        </w:rPr>
        <w:t>קרא</w:t>
      </w:r>
      <w:r w:rsidR="00483BBF" w:rsidRPr="005B4090">
        <w:rPr>
          <w:rStyle w:val="affff8"/>
          <w:rtl/>
        </w:rPr>
        <w:t xml:space="preserve"> הוא, </w:t>
      </w:r>
      <w:r w:rsidR="00483BBF" w:rsidRPr="00A07384">
        <w:rPr>
          <w:rStyle w:val="affff8"/>
          <w:rFonts w:cs="PFT_Frank" w:hint="eastAsia"/>
          <w:b/>
          <w:bCs/>
          <w:szCs w:val="10"/>
          <w:rtl/>
        </w:rPr>
        <w:t>או</w:t>
      </w:r>
      <w:r w:rsidR="00483BBF" w:rsidRPr="005B4090">
        <w:rPr>
          <w:rStyle w:val="affff8"/>
          <w:rtl/>
        </w:rPr>
        <w:t xml:space="preserve"> </w:t>
      </w:r>
      <w:r w:rsidR="00D51AB3">
        <w:rPr>
          <w:rStyle w:val="affff8"/>
          <w:rFonts w:hint="cs"/>
          <w:rtl/>
        </w:rPr>
        <w:t>ש</w:t>
      </w:r>
      <w:r w:rsidR="00483BBF" w:rsidRPr="005B4090">
        <w:rPr>
          <w:rStyle w:val="affff8"/>
          <w:rFonts w:hint="eastAsia"/>
          <w:rtl/>
        </w:rPr>
        <w:t>יבמתו</w:t>
      </w:r>
      <w:r w:rsidR="00483BBF" w:rsidRPr="005B4090">
        <w:rPr>
          <w:rStyle w:val="affff8"/>
          <w:rtl/>
        </w:rPr>
        <w:t xml:space="preserve"> כ"ש.</w:t>
      </w:r>
    </w:p>
    <w:p w14:paraId="6DA30CB6" w14:textId="77777777" w:rsidR="00B433C9" w:rsidRPr="00F97732" w:rsidRDefault="00B433C9" w:rsidP="007C50EB">
      <w:pPr>
        <w:pStyle w:val="afff2"/>
        <w:rPr>
          <w:rtl/>
        </w:rPr>
        <w:sectPr w:rsidR="00B433C9" w:rsidRPr="00F97732" w:rsidSect="0090328A">
          <w:footerReference w:type="default" r:id="rId12"/>
          <w:type w:val="continuous"/>
          <w:pgSz w:w="4536" w:h="6804" w:code="8"/>
          <w:pgMar w:top="567" w:right="567" w:bottom="284" w:left="567" w:header="284" w:footer="284" w:gutter="0"/>
          <w:cols w:space="720"/>
          <w:bidi/>
          <w:rtlGutter/>
          <w:docGrid w:linePitch="360"/>
        </w:sectPr>
      </w:pPr>
    </w:p>
    <w:p w14:paraId="232B8A0C" w14:textId="745A8D12" w:rsidR="00B433C9" w:rsidRDefault="00B433C9" w:rsidP="005B4090">
      <w:pPr>
        <w:pStyle w:val="Hadran"/>
        <w:jc w:val="center"/>
        <w:rPr>
          <w:rtl/>
        </w:rPr>
        <w:pPrChange w:id="91008" w:author="Claude" w:date="2026-10-08T08:35:05Z">
          <w:pPr>
            <w:pStyle w:val="afff2"/>
            <w:jc w:val="center"/>
            <w:rPr>
              <w:rtl/>
            </w:rPr>
          </w:pPr>
        </w:pPrChange>
      </w:pPr>
      <w:r w:rsidRPr="00F97732">
        <w:rPr>
          <w:rtl/>
        </w:rPr>
        <w:t>הדרן עלך החולץ.</w:t>
      </w:r>
      <w:r w:rsidR="00483BBF">
        <w:rPr>
          <w:rFonts w:hint="cs"/>
          <w:rtl/>
        </w:rPr>
        <w:t xml:space="preserve"> </w:t>
      </w:r>
    </w:p>
    <w:p w14:paraId="5048F1F0" w14:textId="77777777" w:rsidR="00B433C9" w:rsidRDefault="00B433C9" w:rsidP="007C50EB">
      <w:pPr>
        <w:pStyle w:val="aff9"/>
        <w:framePr w:wrap="around"/>
        <w:spacing w:line="276" w:lineRule="auto"/>
        <w:rPr>
          <w:del w:id="41070" w:author="Claude" w:date="2026-10-07T09:24:50Z"/>
          <w:rtl/>
        </w:rPr>
      </w:pPr>
      <w:del w:id="41069" w:author="Claude" w:date="2026-10-07T09:24:50Z">
        <w:r w:rsidRPr="00C35A2C">
          <w:rPr>
            <w:rFonts w:hint="cs"/>
            <w:rtl/>
          </w:rPr>
          <w:lastRenderedPageBreak/>
          <w:delText xml:space="preserve">פרק חמישי</w:delText>
        </w:r>
      </w:del>
    </w:p>
    <w:p w14:paraId="19766C57" w14:textId="77777777" w:rsidR="00B433C9" w:rsidRDefault="00B433C9" w:rsidP="007C50EB">
      <w:pPr>
        <w:pStyle w:val="affa"/>
        <w:framePr w:wrap="around"/>
        <w:spacing w:line="276" w:lineRule="auto"/>
        <w:rPr>
          <w:del w:id="41072" w:author="Claude" w:date="2026-10-07T09:24:50Z"/>
          <w:rtl/>
        </w:rPr>
      </w:pPr>
      <w:del w:id="41071" w:author="Claude" w:date="2026-10-07T09:24:50Z">
        <w:r w:rsidRPr="00C35A2C">
          <w:rPr>
            <w:rFonts w:hint="cs"/>
            <w:rtl/>
          </w:rPr>
          <w:delText xml:space="preserve">רבן גמליאל</w:delText>
        </w:r>
      </w:del>
    </w:p>
    <w:p w14:paraId="6F270B83" w14:textId="77777777" w:rsidR="00B433C9" w:rsidRPr="00C35A2C" w:rsidRDefault="00B433C9" w:rsidP="007C50EB">
      <w:pPr>
        <w:pStyle w:val="affb"/>
        <w:framePr w:wrap="around"/>
        <w:spacing w:after="0" w:line="276" w:lineRule="auto"/>
        <w:rPr>
          <w:rtl/>
        </w:rPr>
      </w:pPr>
      <w:r>
        <w:rPr>
          <w:rFonts w:hint="cs"/>
          <w:b/>
          <w:bCs/>
          <w:rtl/>
        </w:rPr>
        <w:t>(</w:t>
      </w:r>
      <w:r w:rsidRPr="00C35A2C">
        <w:rPr>
          <w:rFonts w:hint="cs"/>
          <w:b/>
          <w:bCs/>
          <w:rtl/>
        </w:rPr>
        <w:t>נ.</w:t>
      </w:r>
      <w:r w:rsidRPr="00C35A2C">
        <w:rPr>
          <w:rFonts w:hint="cs"/>
          <w:rtl/>
        </w:rPr>
        <w:t>- נג:</w:t>
      </w:r>
      <w:r>
        <w:rPr>
          <w:rFonts w:hint="cs"/>
          <w:rtl/>
        </w:rPr>
        <w:t>)</w:t>
      </w:r>
    </w:p>
    <w:p w14:paraId="42E4CAC0" w14:textId="474276CD" w:rsidR="00AE08E3" w:rsidRPr="005B4090" w:rsidRDefault="00AE08E3" w:rsidP="005B4090">
      <w:pPr>
        <w:pStyle w:val="affff7"/>
        <w:rPr>
          <w:rtl/>
        </w:rPr>
      </w:pPr>
      <w:r w:rsidRPr="005B4090">
        <w:rPr>
          <w:rtl/>
        </w:rPr>
        <w:t xml:space="preserve"> </w:t>
      </w:r>
      <w:r w:rsidRPr="005B4090">
        <w:rPr>
          <w:rStyle w:val="affff5"/>
          <w:rFonts w:hint="eastAsia"/>
          <w:rtl/>
        </w:rPr>
        <w:t>הסדר</w:t>
      </w:r>
      <w:r>
        <w:rPr>
          <w:rFonts w:hint="cs"/>
          <w:rtl/>
        </w:rPr>
        <w:t xml:space="preserve">:   </w:t>
      </w:r>
      <w:r w:rsidRPr="005B4090">
        <w:rPr>
          <w:rFonts w:hint="eastAsia"/>
          <w:rtl/>
        </w:rPr>
        <w:t>קודם</w:t>
      </w:r>
      <w:r w:rsidRPr="005B4090">
        <w:rPr>
          <w:rtl/>
        </w:rPr>
        <w:t xml:space="preserve"> </w:t>
      </w:r>
      <w:r w:rsidRPr="005B4090">
        <w:rPr>
          <w:rFonts w:hint="eastAsia"/>
          <w:rtl/>
        </w:rPr>
        <w:t>מאמר</w:t>
      </w:r>
      <w:r w:rsidRPr="005B4090">
        <w:rPr>
          <w:rtl/>
        </w:rPr>
        <w:t xml:space="preserve"> </w:t>
      </w:r>
      <w:r w:rsidRPr="005B4090">
        <w:rPr>
          <w:rFonts w:hint="eastAsia"/>
          <w:rtl/>
        </w:rPr>
        <w:t>וגט</w:t>
      </w:r>
      <w:r w:rsidRPr="005B4090">
        <w:rPr>
          <w:rtl/>
        </w:rPr>
        <w:t xml:space="preserve"> [דרבנן], ואח"כ </w:t>
      </w:r>
      <w:r w:rsidRPr="005B4090">
        <w:rPr>
          <w:rFonts w:hint="eastAsia"/>
          <w:rtl/>
        </w:rPr>
        <w:t>חליצה</w:t>
      </w:r>
      <w:r w:rsidRPr="005B4090">
        <w:rPr>
          <w:rtl/>
        </w:rPr>
        <w:t xml:space="preserve"> </w:t>
      </w:r>
      <w:r w:rsidRPr="005B4090">
        <w:rPr>
          <w:rFonts w:hint="eastAsia"/>
          <w:rtl/>
        </w:rPr>
        <w:t>ובעילה</w:t>
      </w:r>
      <w:r w:rsidRPr="005B4090">
        <w:rPr>
          <w:rtl/>
        </w:rPr>
        <w:t xml:space="preserve"> [דאורייתא]</w:t>
      </w:r>
      <w:r>
        <w:rPr>
          <w:rFonts w:hint="cs"/>
          <w:rtl/>
        </w:rPr>
        <w:t xml:space="preserve">,  </w:t>
      </w:r>
      <w:r w:rsidRPr="005B4090">
        <w:rPr>
          <w:rtl/>
        </w:rPr>
        <w:t xml:space="preserve"> </w:t>
      </w:r>
      <w:r w:rsidRPr="005B4090">
        <w:rPr>
          <w:rStyle w:val="affff5"/>
          <w:rFonts w:hint="eastAsia"/>
          <w:rtl/>
        </w:rPr>
        <w:t>נמו</w:t>
      </w:r>
      <w:r w:rsidRPr="005B4090">
        <w:rPr>
          <w:rStyle w:val="affff5"/>
          <w:rtl/>
        </w:rPr>
        <w:t>"</w:t>
      </w:r>
      <w:r w:rsidRPr="005B4090">
        <w:rPr>
          <w:rStyle w:val="affff5"/>
          <w:rFonts w:hint="eastAsia"/>
          <w:rtl/>
        </w:rPr>
        <w:t>י</w:t>
      </w:r>
      <w:r>
        <w:rPr>
          <w:rStyle w:val="affff5"/>
          <w:rFonts w:hint="cs"/>
          <w:rtl/>
        </w:rPr>
        <w:t>.</w:t>
      </w:r>
    </w:p>
    <w:p>
      <w:pPr>
        <w:pStyle w:val="PetichatPerek"/>
        <w:rPr>
          <w:ins w:id="41068" w:author="Claude" w:date="2026-10-07T09:24:50Z"/>
        </w:rPr>
      </w:pPr>
      <w:ins w:id="41067" w:author="Claude" w:date="2026-10-07T09:24:50Z">
        <w:r>
          <w:rPr>
            <w:rFonts w:hint="cs"/>
            <w:rtl/>
          </w:rPr>
          <w:t xml:space="preserve">פרק חמישי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רבן גמליאל</w:t>
        </w:r>
      </w:ins>
    </w:p>
    <w:p>
      <w:pPr>
        <w:pStyle w:val="MishnaBatzad"/>
        <w:rPr>
          <w:ins w:id="20475" w:author="קלוד" w:date="2026-10-06T10:10:48Z"/>
        </w:rPr>
      </w:pPr>
      <w:ins w:id="20474" w:author="קלוד" w:date="2026-10-06T10:10:48Z">
        <w:r>
          <w:t xml:space="preserve">משנה א</w:t>
        </w:r>
      </w:ins>
    </w:p>
    <w:p w14:paraId="017F9CF6" w14:textId="3DA6066E" w:rsidR="00AE08E3" w:rsidRDefault="00B433C9" w:rsidP="007C50EB">
      <w:pPr>
        <w:pStyle w:val="affc"/>
        <w:rPr>
          <w:spacing w:val="-2"/>
          <w:rtl/>
        </w:rPr>
      </w:pPr>
      <w:r w:rsidRPr="00D15F02">
        <w:rPr>
          <w:rStyle w:val="affffa"/>
          <w:spacing w:val="-2"/>
          <w:rtl/>
        </w:rPr>
        <w:t>ר</w:t>
      </w:r>
      <w:r w:rsidR="00D15F02" w:rsidRPr="00D15F02">
        <w:rPr>
          <w:rStyle w:val="affffa"/>
          <w:rFonts w:hint="cs"/>
          <w:spacing w:val="-2"/>
          <w:rtl/>
        </w:rPr>
        <w:t>"ג</w:t>
      </w:r>
      <w:r w:rsidRPr="005251B7">
        <w:rPr>
          <w:rStyle w:val="affffc"/>
          <w:rtl/>
        </w:rPr>
        <w:t xml:space="preserve">: אין </w:t>
      </w:r>
      <w:r w:rsidR="00AE08E3" w:rsidRPr="005251B7">
        <w:rPr>
          <w:rStyle w:val="affffc"/>
          <w:rFonts w:hint="cs"/>
          <w:rtl/>
        </w:rPr>
        <w:t xml:space="preserve">- </w:t>
      </w:r>
      <w:r w:rsidRPr="005251B7">
        <w:rPr>
          <w:rStyle w:val="affffc"/>
          <w:rtl/>
        </w:rPr>
        <w:t>גט אחר גט, מאמר אחר מאמר,</w:t>
      </w:r>
      <w:r w:rsidR="00D15F02" w:rsidRPr="00D15F02">
        <w:rPr>
          <w:rFonts w:hint="cs"/>
          <w:spacing w:val="-2"/>
          <w:rtl/>
        </w:rPr>
        <w:t xml:space="preserve"> </w:t>
      </w:r>
    </w:p>
    <w:p w14:paraId="682C92E4" w14:textId="525A6152" w:rsidR="00B433C9" w:rsidRPr="00D15F02" w:rsidRDefault="005251B7" w:rsidP="005251B7">
      <w:pPr>
        <w:pStyle w:val="affc"/>
        <w:ind w:firstLine="113"/>
        <w:rPr>
          <w:spacing w:val="-2"/>
          <w:rtl/>
        </w:rPr>
      </w:pPr>
      <w:r>
        <w:rPr>
          <w:rFonts w:hint="cs"/>
          <w:spacing w:val="-2"/>
          <w:rtl/>
        </w:rPr>
        <w:t xml:space="preserve"> </w:t>
      </w:r>
      <w:r w:rsidR="00B433C9" w:rsidRPr="005251B7">
        <w:rPr>
          <w:spacing w:val="6"/>
          <w:rtl/>
        </w:rPr>
        <w:t>בעילה</w:t>
      </w:r>
      <w:r w:rsidR="00D15F02" w:rsidRPr="005251B7">
        <w:rPr>
          <w:spacing w:val="6"/>
          <w:rtl/>
        </w:rPr>
        <w:t xml:space="preserve"> אחר בעילה, חליצה אחר חליצה</w:t>
      </w:r>
      <w:r w:rsidR="00AE08E3">
        <w:rPr>
          <w:rFonts w:hint="cs"/>
          <w:spacing w:val="-2"/>
          <w:rtl/>
        </w:rPr>
        <w:t>.</w:t>
      </w:r>
    </w:p>
    <w:p w14:paraId="7F29FB09" w14:textId="309E539D" w:rsidR="00AE08E3" w:rsidRDefault="00B433C9" w:rsidP="007C50EB">
      <w:pPr>
        <w:pStyle w:val="affc"/>
        <w:rPr>
          <w:spacing w:val="2"/>
          <w:rtl/>
        </w:rPr>
      </w:pPr>
      <w:r w:rsidRPr="00D15F02">
        <w:rPr>
          <w:rStyle w:val="affffa"/>
          <w:spacing w:val="2"/>
          <w:rtl/>
        </w:rPr>
        <w:t>חכ</w:t>
      </w:r>
      <w:r w:rsidR="00AE08E3">
        <w:rPr>
          <w:rStyle w:val="affffa"/>
          <w:rFonts w:hint="cs"/>
          <w:spacing w:val="2"/>
          <w:rtl/>
        </w:rPr>
        <w:t>מים</w:t>
      </w:r>
      <w:r w:rsidRPr="00D15F02">
        <w:rPr>
          <w:rStyle w:val="affffa"/>
          <w:spacing w:val="2"/>
          <w:rtl/>
        </w:rPr>
        <w:t>:</w:t>
      </w:r>
      <w:r w:rsidRPr="00D15F02">
        <w:rPr>
          <w:spacing w:val="2"/>
          <w:rtl/>
        </w:rPr>
        <w:t xml:space="preserve"> יש </w:t>
      </w:r>
      <w:r w:rsidR="00AE08E3">
        <w:rPr>
          <w:rFonts w:hint="cs"/>
          <w:spacing w:val="2"/>
          <w:rtl/>
        </w:rPr>
        <w:t xml:space="preserve">- </w:t>
      </w:r>
      <w:r w:rsidRPr="00D15F02">
        <w:rPr>
          <w:spacing w:val="2"/>
          <w:rtl/>
        </w:rPr>
        <w:t>גט אחר גט, מאמר אחר מאמר,</w:t>
      </w:r>
    </w:p>
    <w:p w14:paraId="16E6446F" w14:textId="44FA7478" w:rsidR="00B433C9" w:rsidRPr="00D15F02" w:rsidRDefault="00B433C9" w:rsidP="007C50EB">
      <w:pPr>
        <w:pStyle w:val="affc"/>
        <w:rPr>
          <w:spacing w:val="2"/>
          <w:rtl/>
        </w:rPr>
      </w:pPr>
      <w:r w:rsidRPr="00D15F02">
        <w:rPr>
          <w:spacing w:val="2"/>
          <w:rtl/>
        </w:rPr>
        <w:t>אבל לא אחר בעילה ולא אחר חליצה</w:t>
      </w:r>
      <w:r w:rsidR="00AE08E3">
        <w:rPr>
          <w:rFonts w:hint="cs"/>
          <w:spacing w:val="2"/>
          <w:rtl/>
        </w:rPr>
        <w:t>,</w:t>
      </w:r>
      <w:r w:rsidRPr="00D15F02">
        <w:rPr>
          <w:spacing w:val="2"/>
          <w:rtl/>
        </w:rPr>
        <w:t xml:space="preserve"> כלום.</w:t>
      </w:r>
    </w:p>
    <w:p w14:paraId="7BBD37B1" w14:textId="50750334" w:rsidR="00AE08E3" w:rsidRPr="00A07384" w:rsidRDefault="00AE08E3" w:rsidP="00AE08E3">
      <w:pPr>
        <w:pStyle w:val="affff7"/>
        <w:jc w:val="center"/>
        <w:rPr>
          <w:rFonts w:cs="PFT_Frank"/>
          <w:b/>
          <w:bCs/>
          <w:szCs w:val="10"/>
          <w:rtl/>
        </w:rPr>
      </w:pPr>
      <w:r w:rsidRPr="00A07384">
        <w:rPr>
          <w:rFonts w:cs="PFT_Frank" w:hint="eastAsia"/>
          <w:b/>
          <w:bCs/>
          <w:szCs w:val="10"/>
          <w:rtl/>
        </w:rPr>
        <w:t>יבמה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אחת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ליבם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אחד</w:t>
      </w:r>
      <w:r w:rsidRPr="00A07384">
        <w:rPr>
          <w:rFonts w:cs="PFT_Frank"/>
          <w:b/>
          <w:bCs/>
          <w:szCs w:val="10"/>
          <w:rtl/>
        </w:rPr>
        <w:t xml:space="preserve">, </w:t>
      </w:r>
      <w:r w:rsidRPr="00A07384">
        <w:rPr>
          <w:rFonts w:cs="PFT_Frank" w:hint="eastAsia"/>
          <w:b/>
          <w:bCs/>
          <w:szCs w:val="10"/>
          <w:rtl/>
        </w:rPr>
        <w:t>ש</w:t>
      </w:r>
      <w:r w:rsidRPr="00A07384">
        <w:rPr>
          <w:rFonts w:cs="PFT_Frank"/>
          <w:b/>
          <w:bCs/>
          <w:szCs w:val="10"/>
          <w:rtl/>
        </w:rPr>
        <w:t>-</w:t>
      </w:r>
    </w:p>
    <w:p w14:paraId="3408D0A3" w14:textId="0D23E122" w:rsidR="00AE08E3" w:rsidRDefault="00AE08E3" w:rsidP="005B4090">
      <w:pPr>
        <w:pStyle w:val="affff7"/>
        <w:jc w:val="center"/>
        <w:rPr>
          <w:rtl/>
        </w:rPr>
      </w:pPr>
      <w:r>
        <w:rPr>
          <w:rFonts w:hint="cs"/>
          <w:rtl/>
        </w:rPr>
        <w:t>[מאמר - גט/ חליצה/ בע</w:t>
      </w:r>
      <w:r w:rsidR="00EC55A6">
        <w:rPr>
          <w:rFonts w:hint="cs"/>
          <w:rtl/>
        </w:rPr>
        <w:t>י</w:t>
      </w:r>
      <w:r>
        <w:rPr>
          <w:rFonts w:hint="cs"/>
          <w:rtl/>
        </w:rPr>
        <w:t>ל</w:t>
      </w:r>
      <w:r w:rsidR="00EC55A6">
        <w:rPr>
          <w:rFonts w:hint="cs"/>
          <w:rtl/>
        </w:rPr>
        <w:t>ה</w:t>
      </w:r>
      <w:r>
        <w:rPr>
          <w:rFonts w:hint="cs"/>
          <w:rtl/>
        </w:rPr>
        <w:t>]</w:t>
      </w:r>
      <w:r w:rsidR="00D11839">
        <w:rPr>
          <w:rFonts w:hint="cs"/>
          <w:rtl/>
        </w:rPr>
        <w:t>.</w:t>
      </w:r>
    </w:p>
    <w:p>
      <w:pPr>
        <w:pStyle w:val="MishnaBatzad"/>
        <w:rPr>
          <w:ins w:id="20477" w:author="קלוד" w:date="2026-10-06T10:10:48Z"/>
        </w:rPr>
      </w:pPr>
      <w:ins w:id="20476" w:author="קלוד" w:date="2026-10-06T10:10:48Z">
        <w:r>
          <w:t xml:space="preserve">משנה ב</w:t>
        </w:r>
      </w:ins>
    </w:p>
    <w:p w14:paraId="1ADC114C" w14:textId="0811E532" w:rsidR="00B433C9" w:rsidRDefault="00B433C9" w:rsidP="00AE08E3">
      <w:pPr>
        <w:pStyle w:val="affc"/>
        <w:rPr>
          <w:rtl/>
        </w:rPr>
      </w:pPr>
      <w:bookmarkStart w:id="535" w:name="_Toc119172836"/>
      <w:bookmarkStart w:id="536" w:name="_Toc119229927"/>
      <w:r w:rsidRPr="005251B7">
        <w:rPr>
          <w:rStyle w:val="affffc"/>
          <w:rtl/>
        </w:rPr>
        <w:t>עשה מאמר ונתן גט</w:t>
      </w:r>
      <w:bookmarkEnd w:id="535"/>
      <w:bookmarkEnd w:id="536"/>
      <w:r w:rsidRPr="005251B7">
        <w:rPr>
          <w:rStyle w:val="affffc"/>
          <w:rtl/>
        </w:rPr>
        <w:t xml:space="preserve"> </w:t>
      </w:r>
      <w:r w:rsidRPr="00C35A2C">
        <w:rPr>
          <w:rtl/>
        </w:rPr>
        <w:t>- צריכה חליצה</w:t>
      </w:r>
      <w:r w:rsidR="00AE08E3">
        <w:rPr>
          <w:rFonts w:hint="cs"/>
          <w:rtl/>
        </w:rPr>
        <w:t xml:space="preserve"> </w:t>
      </w:r>
      <w:r w:rsidR="00AE08E3" w:rsidRPr="005B4090">
        <w:rPr>
          <w:rStyle w:val="HesberMishna"/>
          <w:rFonts w:hint="eastAsia"/>
          <w:rtl/>
          <w:rPrChange w:id="20058" w:author="קלוד" w:date="2026-10-06T10:10:48Z">
            <w:rPr>
              <w:rStyle w:val="affff8"/>
              <w:rFonts w:hint="eastAsia"/>
              <w:rtl/>
            </w:rPr>
          </w:rPrChange>
        </w:rPr>
        <w:t>ל</w:t>
      </w:r>
      <w:r w:rsidR="00EC55A6">
        <w:rPr>
          <w:rStyle w:val="HesberMishna"/>
          <w:rFonts w:hint="cs"/>
          <w:rtl/>
          <w:rPrChange w:id="20059" w:author="קלוד" w:date="2026-10-06T10:10:48Z">
            <w:rPr>
              <w:rStyle w:val="affff8"/>
              <w:rFonts w:hint="cs"/>
              <w:rtl/>
            </w:rPr>
          </w:rPrChange>
        </w:rPr>
        <w:t xml:space="preserve">הפקיע </w:t>
      </w:r>
      <w:r w:rsidR="00AE08E3" w:rsidRPr="005B4090">
        <w:rPr>
          <w:rStyle w:val="HesberMishna"/>
          <w:rFonts w:hint="eastAsia"/>
          <w:rtl/>
          <w:rPrChange w:id="20060" w:author="קלוד" w:date="2026-10-06T10:10:48Z">
            <w:rPr>
              <w:rStyle w:val="affff8"/>
              <w:rFonts w:hint="eastAsia"/>
              <w:rtl/>
            </w:rPr>
          </w:rPrChange>
        </w:rPr>
        <w:t>זיקה</w:t>
      </w:r>
      <w:r w:rsidR="00AE08E3" w:rsidRPr="005B4090">
        <w:rPr>
          <w:rStyle w:val="HesberMishna"/>
          <w:rtl/>
          <w:rPrChange w:id="20061" w:author="קלוד" w:date="2026-10-06T10:10:48Z">
            <w:rPr>
              <w:rStyle w:val="affff8"/>
              <w:rtl/>
            </w:rPr>
          </w:rPrChange>
        </w:rPr>
        <w:t>.</w:t>
      </w:r>
    </w:p>
    <w:p w14:paraId="07904237" w14:textId="75445488" w:rsidR="00B433C9" w:rsidRDefault="00B433C9" w:rsidP="007C50EB">
      <w:pPr>
        <w:pStyle w:val="affc"/>
        <w:rPr>
          <w:rtl/>
        </w:rPr>
      </w:pPr>
      <w:r w:rsidRPr="00C35A2C">
        <w:rPr>
          <w:rtl/>
        </w:rPr>
        <w:t>מאמר וחליצה - צריכה גט</w:t>
      </w:r>
      <w:r w:rsidR="00AE08E3" w:rsidRPr="005B4090">
        <w:rPr>
          <w:rStyle w:val="HesberMishna"/>
          <w:rtl/>
          <w:rPrChange w:id="20062" w:author="קלוד" w:date="2026-10-06T10:10:48Z">
            <w:rPr>
              <w:rStyle w:val="affff8"/>
              <w:rtl/>
            </w:rPr>
          </w:rPrChange>
        </w:rPr>
        <w:t xml:space="preserve"> ל</w:t>
      </w:r>
      <w:r w:rsidR="00EC55A6" w:rsidRPr="005B4090">
        <w:rPr>
          <w:rStyle w:val="HesberMishna"/>
          <w:rFonts w:hint="eastAsia"/>
          <w:rtl/>
          <w:rPrChange w:id="20063" w:author="קלוד" w:date="2026-10-06T10:10:48Z">
            <w:rPr>
              <w:rStyle w:val="affff8"/>
              <w:rFonts w:hint="eastAsia"/>
              <w:rtl/>
            </w:rPr>
          </w:rPrChange>
        </w:rPr>
        <w:t>הפקיע</w:t>
      </w:r>
      <w:r w:rsidR="00EC55A6" w:rsidRPr="005B4090">
        <w:rPr>
          <w:rStyle w:val="HesberMishna"/>
          <w:rtl/>
          <w:rPrChange w:id="20064" w:author="קלוד" w:date="2026-10-06T10:10:48Z">
            <w:rPr>
              <w:rStyle w:val="affff8"/>
              <w:rtl/>
            </w:rPr>
          </w:rPrChange>
        </w:rPr>
        <w:t xml:space="preserve"> </w:t>
      </w:r>
      <w:r w:rsidR="00EC55A6" w:rsidRPr="005B4090">
        <w:rPr>
          <w:rStyle w:val="HesberMishna"/>
          <w:rFonts w:hint="eastAsia"/>
          <w:rtl/>
          <w:rPrChange w:id="20065" w:author="קלוד" w:date="2026-10-06T10:10:48Z">
            <w:rPr>
              <w:rStyle w:val="affff8"/>
              <w:rFonts w:hint="eastAsia"/>
              <w:rtl/>
            </w:rPr>
          </w:rPrChange>
        </w:rPr>
        <w:t>קידושין</w:t>
      </w:r>
      <w:r w:rsidR="00EC55A6" w:rsidRPr="005B4090">
        <w:rPr>
          <w:rStyle w:val="HesberMishna"/>
          <w:rtl/>
          <w:rPrChange w:id="20066" w:author="קלוד" w:date="2026-10-06T10:10:48Z">
            <w:rPr>
              <w:rStyle w:val="affff8"/>
              <w:rtl/>
            </w:rPr>
          </w:rPrChange>
        </w:rPr>
        <w:t>.</w:t>
      </w:r>
    </w:p>
    <w:p w14:paraId="4448F4E6" w14:textId="41A60B01" w:rsidR="00B433C9" w:rsidRDefault="00B433C9" w:rsidP="007C50EB">
      <w:pPr>
        <w:pStyle w:val="affc"/>
        <w:rPr>
          <w:rtl/>
        </w:rPr>
      </w:pPr>
      <w:r w:rsidRPr="00C35A2C">
        <w:rPr>
          <w:rtl/>
        </w:rPr>
        <w:t>מאמר ובעל - הרי זו כמצותה</w:t>
      </w:r>
      <w:r w:rsidR="00EC55A6" w:rsidRPr="005B4090">
        <w:rPr>
          <w:rStyle w:val="HesberMishna"/>
          <w:rtl/>
          <w:rPrChange w:id="20067" w:author="קלוד" w:date="2026-10-06T10:10:48Z">
            <w:rPr>
              <w:rStyle w:val="affff8"/>
              <w:rtl/>
            </w:rPr>
          </w:rPrChange>
        </w:rPr>
        <w:t xml:space="preserve"> וקנאה.</w:t>
      </w:r>
    </w:p>
    <w:p w14:paraId="5381B647" w14:textId="33BCC56C" w:rsidR="00AE08E3" w:rsidRDefault="00EC55A6" w:rsidP="005B4090">
      <w:pPr>
        <w:pStyle w:val="affff7"/>
        <w:jc w:val="center"/>
        <w:rPr>
          <w:rtl/>
        </w:rPr>
      </w:pPr>
      <w:r>
        <w:rPr>
          <w:rFonts w:hint="cs"/>
          <w:rtl/>
        </w:rPr>
        <w:t>[גט - מאמר/ בעילה/ חליצה].</w:t>
      </w:r>
    </w:p>
    <w:p>
      <w:pPr>
        <w:pStyle w:val="MishnaBatzad"/>
        <w:rPr>
          <w:ins w:id="20479" w:author="קלוד" w:date="2026-10-06T10:10:48Z"/>
        </w:rPr>
      </w:pPr>
      <w:ins w:id="20478" w:author="קלוד" w:date="2026-10-06T10:10:48Z">
        <w:r>
          <w:t xml:space="preserve">משנה ג</w:t>
        </w:r>
      </w:ins>
    </w:p>
    <w:p w14:paraId="3DE7E8E2" w14:textId="7BD8F0BD" w:rsidR="00B433C9" w:rsidRDefault="00B433C9" w:rsidP="007C50EB">
      <w:pPr>
        <w:pStyle w:val="affc"/>
        <w:rPr>
          <w:rtl/>
        </w:rPr>
      </w:pPr>
      <w:bookmarkStart w:id="537" w:name="_Toc119172837"/>
      <w:bookmarkStart w:id="538" w:name="_Toc119229928"/>
      <w:r w:rsidRPr="005251B7">
        <w:rPr>
          <w:rStyle w:val="affffc"/>
          <w:rtl/>
        </w:rPr>
        <w:t>גט ומאמר</w:t>
      </w:r>
      <w:bookmarkEnd w:id="537"/>
      <w:bookmarkEnd w:id="538"/>
      <w:r w:rsidR="00731390" w:rsidRPr="005251B7">
        <w:rPr>
          <w:rStyle w:val="affffc"/>
          <w:rFonts w:hint="cs"/>
          <w:rtl/>
        </w:rPr>
        <w:t xml:space="preserve"> </w:t>
      </w:r>
      <w:r w:rsidRPr="00C35A2C">
        <w:rPr>
          <w:rtl/>
        </w:rPr>
        <w:t>- צריכה גט</w:t>
      </w:r>
      <w:r w:rsidR="00CA6FF4">
        <w:rPr>
          <w:rFonts w:hint="cs"/>
          <w:rtl/>
        </w:rPr>
        <w:t xml:space="preserve"> </w:t>
      </w:r>
      <w:r w:rsidR="00CA6FF4" w:rsidRPr="005B4090">
        <w:rPr>
          <w:rStyle w:val="HesberMishna"/>
          <w:rFonts w:hint="eastAsia"/>
          <w:rtl/>
          <w:rPrChange w:id="20068" w:author="קלוד" w:date="2026-10-06T10:10:48Z">
            <w:rPr>
              <w:rStyle w:val="affff8"/>
              <w:rFonts w:hint="eastAsia"/>
              <w:rtl/>
            </w:rPr>
          </w:rPrChange>
        </w:rPr>
        <w:t>לקידושין</w:t>
      </w:r>
      <w:r w:rsidRPr="00C35A2C">
        <w:rPr>
          <w:rtl/>
        </w:rPr>
        <w:t xml:space="preserve"> וחליצה</w:t>
      </w:r>
      <w:r w:rsidR="00CA6FF4">
        <w:rPr>
          <w:rFonts w:hint="cs"/>
          <w:rtl/>
        </w:rPr>
        <w:t xml:space="preserve"> </w:t>
      </w:r>
      <w:r w:rsidR="00CA6FF4" w:rsidRPr="005B4090">
        <w:rPr>
          <w:rStyle w:val="HesberMishna"/>
          <w:rFonts w:hint="eastAsia"/>
          <w:rtl/>
          <w:rPrChange w:id="20069" w:author="קלוד" w:date="2026-10-06T10:10:48Z">
            <w:rPr>
              <w:rStyle w:val="affff8"/>
              <w:rFonts w:hint="eastAsia"/>
              <w:rtl/>
            </w:rPr>
          </w:rPrChange>
        </w:rPr>
        <w:t>לזיקה</w:t>
      </w:r>
      <w:r w:rsidR="00CA6FF4">
        <w:rPr>
          <w:rStyle w:val="HesberMishna"/>
          <w:rFonts w:hint="cs"/>
          <w:rtl/>
          <w:rPrChange w:id="20070" w:author="קלוד" w:date="2026-10-06T10:10:48Z">
            <w:rPr>
              <w:rStyle w:val="affff8"/>
              <w:rFonts w:hint="cs"/>
              <w:rtl/>
            </w:rPr>
          </w:rPrChange>
        </w:rPr>
        <w:t xml:space="preserve">, </w:t>
      </w:r>
      <w:r w:rsidR="00731390">
        <w:rPr>
          <w:rStyle w:val="HesberMishna"/>
          <w:rFonts w:hint="cs"/>
          <w:rtl/>
          <w:rPrChange w:id="20071" w:author="קלוד" w:date="2026-10-06T10:10:48Z">
            <w:rPr>
              <w:rStyle w:val="affff8"/>
              <w:rFonts w:hint="cs"/>
              <w:rtl/>
            </w:rPr>
          </w:rPrChange>
        </w:rPr>
        <w:t>ו</w:t>
      </w:r>
      <w:r w:rsidR="00CA6FF4">
        <w:rPr>
          <w:rStyle w:val="HesberMishna"/>
          <w:rFonts w:hint="cs"/>
          <w:rtl/>
          <w:rPrChange w:id="20072" w:author="קלוד" w:date="2026-10-06T10:10:48Z">
            <w:rPr>
              <w:rStyle w:val="affff8"/>
              <w:rFonts w:hint="cs"/>
              <w:rtl/>
            </w:rPr>
          </w:rPrChange>
        </w:rPr>
        <w:t>גט אסר ייב</w:t>
      </w:r>
      <w:r w:rsidR="00731390">
        <w:rPr>
          <w:rStyle w:val="HesberMishna"/>
          <w:rFonts w:hint="cs"/>
          <w:rtl/>
          <w:rPrChange w:id="20073" w:author="קלוד" w:date="2026-10-06T10:10:48Z">
            <w:rPr>
              <w:rStyle w:val="affff8"/>
              <w:rFonts w:hint="cs"/>
              <w:rtl/>
            </w:rPr>
          </w:rPrChange>
        </w:rPr>
        <w:t>ו</w:t>
      </w:r>
      <w:r w:rsidR="00CA6FF4">
        <w:rPr>
          <w:rStyle w:val="HesberMishna"/>
          <w:rFonts w:hint="cs"/>
          <w:rtl/>
          <w:rPrChange w:id="20074" w:author="קלוד" w:date="2026-10-06T10:10:48Z">
            <w:rPr>
              <w:rStyle w:val="affff8"/>
              <w:rFonts w:hint="cs"/>
              <w:rtl/>
            </w:rPr>
          </w:rPrChange>
        </w:rPr>
        <w:t>ם.</w:t>
      </w:r>
    </w:p>
    <w:p w14:paraId="04DDEAF7" w14:textId="6A878E35" w:rsidR="00B433C9" w:rsidRDefault="00B433C9" w:rsidP="007C50EB">
      <w:pPr>
        <w:pStyle w:val="affc"/>
        <w:rPr>
          <w:rtl/>
        </w:rPr>
      </w:pPr>
      <w:bookmarkStart w:id="539" w:name="_Toc119172838"/>
      <w:bookmarkStart w:id="540" w:name="_Toc119229929"/>
      <w:r w:rsidRPr="005251B7">
        <w:rPr>
          <w:rStyle w:val="affffc"/>
          <w:rtl/>
        </w:rPr>
        <w:t>גט ובעל -</w:t>
      </w:r>
      <w:bookmarkEnd w:id="539"/>
      <w:bookmarkEnd w:id="540"/>
      <w:r w:rsidRPr="00C35A2C">
        <w:rPr>
          <w:rtl/>
        </w:rPr>
        <w:t xml:space="preserve"> צריכה גט וחליצה</w:t>
      </w:r>
      <w:r w:rsidR="00731390">
        <w:rPr>
          <w:rFonts w:hint="cs"/>
          <w:rtl/>
        </w:rPr>
        <w:t xml:space="preserve"> </w:t>
      </w:r>
      <w:r w:rsidR="00731390" w:rsidRPr="005B4090">
        <w:rPr>
          <w:rStyle w:val="HesberMishna"/>
          <w:rFonts w:hint="eastAsia"/>
          <w:rtl/>
          <w:rPrChange w:id="20075" w:author="קלוד" w:date="2026-10-06T10:10:48Z">
            <w:rPr>
              <w:rStyle w:val="affff8"/>
              <w:rFonts w:hint="eastAsia"/>
              <w:rtl/>
            </w:rPr>
          </w:rPrChange>
        </w:rPr>
        <w:t>כנ</w:t>
      </w:r>
      <w:r w:rsidR="00731390" w:rsidRPr="005B4090">
        <w:rPr>
          <w:rStyle w:val="HesberMishna"/>
          <w:rtl/>
          <w:rPrChange w:id="20076" w:author="קלוד" w:date="2026-10-06T10:10:48Z">
            <w:rPr>
              <w:rStyle w:val="affff8"/>
              <w:rtl/>
            </w:rPr>
          </w:rPrChange>
        </w:rPr>
        <w:t xml:space="preserve">"ל, </w:t>
      </w:r>
      <w:r w:rsidR="00731390" w:rsidRPr="005B4090">
        <w:rPr>
          <w:rStyle w:val="HesberMishna"/>
          <w:rFonts w:hint="eastAsia"/>
          <w:rtl/>
          <w:rPrChange w:id="20077" w:author="קלוד" w:date="2026-10-06T10:10:48Z">
            <w:rPr>
              <w:rStyle w:val="affff8"/>
              <w:rFonts w:hint="eastAsia"/>
              <w:rtl/>
            </w:rPr>
          </w:rPrChange>
        </w:rPr>
        <w:t>ודינה</w:t>
      </w:r>
      <w:r w:rsidR="00731390" w:rsidRPr="005B4090">
        <w:rPr>
          <w:rStyle w:val="HesberMishna"/>
          <w:rtl/>
          <w:rPrChange w:id="20078" w:author="קלוד" w:date="2026-10-06T10:10:48Z">
            <w:rPr>
              <w:rStyle w:val="affff8"/>
              <w:rtl/>
            </w:rPr>
          </w:rPrChange>
        </w:rPr>
        <w:t xml:space="preserve"> </w:t>
      </w:r>
      <w:r w:rsidR="00731390" w:rsidRPr="005B4090">
        <w:rPr>
          <w:rStyle w:val="HesberMishna"/>
          <w:rFonts w:hint="eastAsia"/>
          <w:rtl/>
          <w:rPrChange w:id="20079" w:author="קלוד" w:date="2026-10-06T10:10:48Z">
            <w:rPr>
              <w:rStyle w:val="affff8"/>
              <w:rFonts w:hint="eastAsia"/>
              <w:rtl/>
            </w:rPr>
          </w:rPrChange>
        </w:rPr>
        <w:t>כ</w:t>
      </w:r>
      <w:r w:rsidR="00731390">
        <w:rPr>
          <w:rStyle w:val="HesberMishna"/>
          <w:rFonts w:hint="cs"/>
          <w:rtl/>
          <w:rPrChange w:id="20080" w:author="קלוד" w:date="2026-10-06T10:10:48Z">
            <w:rPr>
              <w:rStyle w:val="affff8"/>
              <w:rFonts w:hint="cs"/>
              <w:rtl/>
            </w:rPr>
          </w:rPrChange>
        </w:rPr>
        <w:t>'</w:t>
      </w:r>
      <w:r w:rsidR="00731390" w:rsidRPr="005B4090">
        <w:rPr>
          <w:rStyle w:val="HesberMishna"/>
          <w:rFonts w:hint="eastAsia"/>
          <w:rtl/>
          <w:rPrChange w:id="20081" w:author="קלוד" w:date="2026-10-06T10:10:48Z">
            <w:rPr>
              <w:rStyle w:val="affff8"/>
              <w:rFonts w:hint="eastAsia"/>
              <w:rtl/>
            </w:rPr>
          </w:rPrChange>
        </w:rPr>
        <w:t>ביאה</w:t>
      </w:r>
      <w:r w:rsidR="00731390" w:rsidRPr="005B4090">
        <w:rPr>
          <w:rStyle w:val="HesberMishna"/>
          <w:rtl/>
          <w:rPrChange w:id="20082" w:author="קלוד" w:date="2026-10-06T10:10:48Z">
            <w:rPr>
              <w:rStyle w:val="affff8"/>
              <w:rtl/>
            </w:rPr>
          </w:rPrChange>
        </w:rPr>
        <w:t xml:space="preserve"> </w:t>
      </w:r>
      <w:r w:rsidR="00731390" w:rsidRPr="005B4090">
        <w:rPr>
          <w:rStyle w:val="HesberMishna"/>
          <w:rFonts w:hint="eastAsia"/>
          <w:rtl/>
          <w:rPrChange w:id="20083" w:author="קלוד" w:date="2026-10-06T10:10:48Z">
            <w:rPr>
              <w:rStyle w:val="affff8"/>
              <w:rFonts w:hint="eastAsia"/>
              <w:rtl/>
            </w:rPr>
          </w:rPrChange>
        </w:rPr>
        <w:t>פסולה</w:t>
      </w:r>
      <w:r w:rsidR="00731390">
        <w:rPr>
          <w:rStyle w:val="HesberMishna"/>
          <w:rFonts w:hint="cs"/>
          <w:rtl/>
          <w:rPrChange w:id="20084" w:author="קלוד" w:date="2026-10-06T10:10:48Z">
            <w:rPr>
              <w:rStyle w:val="affff8"/>
              <w:rFonts w:hint="cs"/>
              <w:rtl/>
            </w:rPr>
          </w:rPrChange>
        </w:rPr>
        <w:t>'</w:t>
      </w:r>
      <w:r w:rsidR="00731390" w:rsidRPr="005B4090">
        <w:rPr>
          <w:rStyle w:val="HesberMishna"/>
          <w:rtl/>
          <w:rPrChange w:id="20085" w:author="קלוד" w:date="2026-10-06T10:10:48Z">
            <w:rPr>
              <w:rStyle w:val="affff8"/>
              <w:rtl/>
            </w:rPr>
          </w:rPrChange>
        </w:rPr>
        <w:t>.</w:t>
      </w:r>
    </w:p>
    <w:p w14:paraId="508BB66F" w14:textId="41BABD04" w:rsidR="00B433C9" w:rsidRPr="00C35A2C" w:rsidRDefault="00B433C9" w:rsidP="007C50EB">
      <w:pPr>
        <w:pStyle w:val="affc"/>
        <w:rPr>
          <w:rtl/>
        </w:rPr>
      </w:pPr>
      <w:bookmarkStart w:id="541" w:name="_Toc119172839"/>
      <w:bookmarkStart w:id="542" w:name="_Toc119229930"/>
      <w:r w:rsidRPr="005251B7">
        <w:rPr>
          <w:rStyle w:val="affffc"/>
          <w:rtl/>
        </w:rPr>
        <w:t>גט וחלץ -</w:t>
      </w:r>
      <w:bookmarkEnd w:id="541"/>
      <w:bookmarkEnd w:id="542"/>
      <w:r w:rsidRPr="00C35A2C">
        <w:rPr>
          <w:rtl/>
        </w:rPr>
        <w:t xml:space="preserve"> אין אחר חליצה כלום</w:t>
      </w:r>
      <w:r w:rsidR="00731390" w:rsidRPr="005B4090">
        <w:rPr>
          <w:rStyle w:val="HesberMishna"/>
          <w:rtl/>
          <w:rPrChange w:id="20086" w:author="קלוד" w:date="2026-10-06T10:10:48Z">
            <w:rPr>
              <w:rStyle w:val="affff8"/>
              <w:rtl/>
            </w:rPr>
          </w:rPrChange>
        </w:rPr>
        <w:t xml:space="preserve"> </w:t>
      </w:r>
      <w:r w:rsidR="00731390" w:rsidRPr="005B4090">
        <w:rPr>
          <w:rStyle w:val="HesberMishna"/>
          <w:rFonts w:hint="eastAsia"/>
          <w:rtl/>
          <w:rPrChange w:id="20087" w:author="קלוד" w:date="2026-10-06T10:10:48Z">
            <w:rPr>
              <w:rStyle w:val="affff8"/>
              <w:rFonts w:hint="eastAsia"/>
              <w:rtl/>
            </w:rPr>
          </w:rPrChange>
        </w:rPr>
        <w:t>זיקה</w:t>
      </w:r>
      <w:r w:rsidR="00731390" w:rsidRPr="005B4090">
        <w:rPr>
          <w:rStyle w:val="HesberMishna"/>
          <w:rtl/>
          <w:rPrChange w:id="20088" w:author="קלוד" w:date="2026-10-06T10:10:48Z">
            <w:rPr>
              <w:rStyle w:val="affff8"/>
              <w:rtl/>
            </w:rPr>
          </w:rPrChange>
        </w:rPr>
        <w:t xml:space="preserve"> </w:t>
      </w:r>
      <w:r w:rsidR="00731390" w:rsidRPr="005B4090">
        <w:rPr>
          <w:rStyle w:val="HesberMishna"/>
          <w:rFonts w:hint="eastAsia"/>
          <w:rtl/>
          <w:rPrChange w:id="20089" w:author="קלוד" w:date="2026-10-06T10:10:48Z">
            <w:rPr>
              <w:rStyle w:val="affff8"/>
              <w:rFonts w:hint="eastAsia"/>
              <w:rtl/>
            </w:rPr>
          </w:rPrChange>
        </w:rPr>
        <w:t>פקע</w:t>
      </w:r>
      <w:r w:rsidR="00731390" w:rsidRPr="005B4090">
        <w:rPr>
          <w:rStyle w:val="HesberMishna"/>
          <w:rtl/>
          <w:rPrChange w:id="20090" w:author="קלוד" w:date="2026-10-06T10:10:48Z">
            <w:rPr>
              <w:rStyle w:val="affff8"/>
              <w:rtl/>
            </w:rPr>
          </w:rPrChange>
        </w:rPr>
        <w:t xml:space="preserve"> </w:t>
      </w:r>
      <w:r w:rsidR="00731390" w:rsidRPr="005B4090">
        <w:rPr>
          <w:rStyle w:val="HesberMishna"/>
          <w:rFonts w:hint="eastAsia"/>
          <w:rtl/>
          <w:rPrChange w:id="20091" w:author="קלוד" w:date="2026-10-06T10:10:48Z">
            <w:rPr>
              <w:rStyle w:val="affff8"/>
              <w:rFonts w:hint="eastAsia"/>
              <w:rtl/>
            </w:rPr>
          </w:rPrChange>
        </w:rPr>
        <w:t>אף</w:t>
      </w:r>
      <w:r w:rsidR="00731390" w:rsidRPr="005B4090">
        <w:rPr>
          <w:rStyle w:val="HesberMishna"/>
          <w:rtl/>
          <w:rPrChange w:id="20092" w:author="קלוד" w:date="2026-10-06T10:10:48Z">
            <w:rPr>
              <w:rStyle w:val="affff8"/>
              <w:rtl/>
            </w:rPr>
          </w:rPrChange>
        </w:rPr>
        <w:t xml:space="preserve"> </w:t>
      </w:r>
      <w:r w:rsidR="00731390" w:rsidRPr="005B4090">
        <w:rPr>
          <w:rStyle w:val="HesberMishna"/>
          <w:rFonts w:hint="eastAsia"/>
          <w:rtl/>
          <w:rPrChange w:id="20093" w:author="קלוד" w:date="2026-10-06T10:10:48Z">
            <w:rPr>
              <w:rStyle w:val="affff8"/>
              <w:rFonts w:hint="eastAsia"/>
              <w:rtl/>
            </w:rPr>
          </w:rPrChange>
        </w:rPr>
        <w:t>ד</w:t>
      </w:r>
      <w:r w:rsidR="00731390">
        <w:rPr>
          <w:rStyle w:val="HesberMishna"/>
          <w:rFonts w:hint="cs"/>
          <w:rtl/>
          <w:rPrChange w:id="20094" w:author="קלוד" w:date="2026-10-06T10:10:48Z">
            <w:rPr>
              <w:rStyle w:val="affff8"/>
              <w:rFonts w:hint="cs"/>
              <w:rtl/>
            </w:rPr>
          </w:rPrChange>
        </w:rPr>
        <w:t>'</w:t>
      </w:r>
      <w:r w:rsidR="00731390" w:rsidRPr="005B4090">
        <w:rPr>
          <w:rStyle w:val="HesberMishna"/>
          <w:rFonts w:hint="eastAsia"/>
          <w:rtl/>
          <w:rPrChange w:id="20095" w:author="קלוד" w:date="2026-10-06T10:10:48Z">
            <w:rPr>
              <w:rStyle w:val="affff8"/>
              <w:rFonts w:hint="eastAsia"/>
              <w:rtl/>
            </w:rPr>
          </w:rPrChange>
        </w:rPr>
        <w:t>חליצה</w:t>
      </w:r>
      <w:r w:rsidR="00731390" w:rsidRPr="005B4090">
        <w:rPr>
          <w:rStyle w:val="HesberMishna"/>
          <w:rtl/>
          <w:rPrChange w:id="20096" w:author="קלוד" w:date="2026-10-06T10:10:48Z">
            <w:rPr>
              <w:rStyle w:val="affff8"/>
              <w:rtl/>
            </w:rPr>
          </w:rPrChange>
        </w:rPr>
        <w:t xml:space="preserve"> </w:t>
      </w:r>
      <w:r w:rsidR="00731390" w:rsidRPr="005B4090">
        <w:rPr>
          <w:rStyle w:val="HesberMishna"/>
          <w:rFonts w:hint="eastAsia"/>
          <w:rtl/>
          <w:rPrChange w:id="20097" w:author="קלוד" w:date="2026-10-06T10:10:48Z">
            <w:rPr>
              <w:rStyle w:val="affff8"/>
              <w:rFonts w:hint="eastAsia"/>
              <w:rtl/>
            </w:rPr>
          </w:rPrChange>
        </w:rPr>
        <w:t>פסולה</w:t>
      </w:r>
      <w:r w:rsidR="00731390">
        <w:rPr>
          <w:rStyle w:val="HesberMishna"/>
          <w:rFonts w:hint="cs"/>
          <w:rtl/>
          <w:rPrChange w:id="20098" w:author="קלוד" w:date="2026-10-06T10:10:48Z">
            <w:rPr>
              <w:rStyle w:val="affff8"/>
              <w:rFonts w:hint="cs"/>
              <w:rtl/>
            </w:rPr>
          </w:rPrChange>
        </w:rPr>
        <w:t>'</w:t>
      </w:r>
      <w:r w:rsidR="00731390" w:rsidRPr="005B4090">
        <w:rPr>
          <w:rStyle w:val="HesberMishna"/>
          <w:rtl/>
          <w:rPrChange w:id="20099" w:author="קלוד" w:date="2026-10-06T10:10:48Z">
            <w:rPr>
              <w:rStyle w:val="affff8"/>
              <w:rtl/>
            </w:rPr>
          </w:rPrChange>
        </w:rPr>
        <w:t>.</w:t>
      </w:r>
    </w:p>
    <w:p w14:paraId="611E03B3" w14:textId="39EB2F78" w:rsidR="00AE08E3" w:rsidRDefault="00731390" w:rsidP="005B4090">
      <w:pPr>
        <w:pStyle w:val="affff7"/>
        <w:jc w:val="center"/>
        <w:rPr>
          <w:rtl/>
        </w:rPr>
      </w:pPr>
      <w:r>
        <w:rPr>
          <w:rFonts w:hint="cs"/>
          <w:rtl/>
        </w:rPr>
        <w:t xml:space="preserve">[חליצה </w:t>
      </w:r>
      <w:r>
        <w:rPr>
          <w:rFonts w:cs="BA Vilna Bold" w:hint="cs"/>
          <w:rtl/>
        </w:rPr>
        <w:t>-</w:t>
      </w:r>
      <w:r>
        <w:rPr>
          <w:rFonts w:hint="cs"/>
          <w:rtl/>
        </w:rPr>
        <w:t xml:space="preserve"> מאמר/ גט/ בעילה. </w:t>
      </w:r>
      <w:r>
        <w:rPr>
          <w:rtl/>
        </w:rPr>
        <w:tab/>
      </w:r>
      <w:r w:rsidR="002A328F" w:rsidRPr="00A07384">
        <w:rPr>
          <w:rFonts w:cs="PFT_Frank" w:hint="eastAsia"/>
          <w:b/>
          <w:bCs/>
          <w:szCs w:val="10"/>
          <w:rtl/>
        </w:rPr>
        <w:t>או</w:t>
      </w:r>
      <w:r w:rsidR="002A328F" w:rsidRPr="00A07384">
        <w:rPr>
          <w:rFonts w:cs="PFT_Frank"/>
          <w:b/>
          <w:bCs/>
          <w:szCs w:val="10"/>
          <w:rtl/>
        </w:rPr>
        <w:t>:</w:t>
      </w:r>
      <w:r>
        <w:rPr>
          <w:rtl/>
        </w:rPr>
        <w:tab/>
      </w:r>
      <w:r>
        <w:rPr>
          <w:rFonts w:hint="cs"/>
          <w:rtl/>
        </w:rPr>
        <w:t xml:space="preserve">בעילה </w:t>
      </w:r>
      <w:r>
        <w:rPr>
          <w:rFonts w:cs="BA Vilna Bold" w:hint="cs"/>
          <w:rtl/>
        </w:rPr>
        <w:t>-</w:t>
      </w:r>
      <w:r>
        <w:rPr>
          <w:rFonts w:hint="cs"/>
          <w:rtl/>
        </w:rPr>
        <w:t xml:space="preserve"> מאמר/ גט/ חליצה].</w:t>
      </w:r>
    </w:p>
    <w:p>
      <w:pPr>
        <w:pStyle w:val="MishnaBatzad"/>
        <w:rPr>
          <w:ins w:id="20481" w:author="קלוד" w:date="2026-10-06T10:10:48Z"/>
        </w:rPr>
      </w:pPr>
      <w:ins w:id="20480" w:author="קלוד" w:date="2026-10-06T10:10:48Z">
        <w:r>
          <w:t xml:space="preserve">משנה ו</w:t>
        </w:r>
      </w:ins>
    </w:p>
    <w:p w14:paraId="7457DB5B" w14:textId="341BED49" w:rsidR="00731390" w:rsidRDefault="00B433C9" w:rsidP="007C50EB">
      <w:pPr>
        <w:pStyle w:val="affc"/>
        <w:rPr>
          <w:spacing w:val="2"/>
          <w:rtl/>
        </w:rPr>
      </w:pPr>
      <w:bookmarkStart w:id="543" w:name="_Toc119172840"/>
      <w:bookmarkStart w:id="544" w:name="_Toc119229931"/>
      <w:r w:rsidRPr="005251B7">
        <w:rPr>
          <w:rStyle w:val="affffc"/>
          <w:rtl/>
        </w:rPr>
        <w:t xml:space="preserve">חלץ </w:t>
      </w:r>
      <w:r w:rsidR="00731390" w:rsidRPr="005251B7">
        <w:rPr>
          <w:rStyle w:val="affffc"/>
          <w:rFonts w:hint="cs"/>
          <w:rtl/>
        </w:rPr>
        <w:t xml:space="preserve">- </w:t>
      </w:r>
      <w:r w:rsidRPr="005251B7">
        <w:rPr>
          <w:rStyle w:val="affffc"/>
          <w:rtl/>
        </w:rPr>
        <w:t>ומאמר</w:t>
      </w:r>
      <w:bookmarkEnd w:id="543"/>
      <w:bookmarkEnd w:id="544"/>
      <w:r w:rsidRPr="00373B7F">
        <w:rPr>
          <w:spacing w:val="2"/>
          <w:rtl/>
        </w:rPr>
        <w:t>, גט</w:t>
      </w:r>
      <w:r w:rsidR="00731390">
        <w:rPr>
          <w:rFonts w:hint="cs"/>
          <w:spacing w:val="2"/>
          <w:rtl/>
        </w:rPr>
        <w:t>,</w:t>
      </w:r>
      <w:r w:rsidRPr="00373B7F">
        <w:rPr>
          <w:spacing w:val="2"/>
          <w:rtl/>
        </w:rPr>
        <w:t xml:space="preserve"> ובעל,</w:t>
      </w:r>
    </w:p>
    <w:p w14:paraId="1AE29CB7" w14:textId="44F763B6" w:rsidR="00B433C9" w:rsidRPr="00373B7F" w:rsidRDefault="00B433C9" w:rsidP="007C50EB">
      <w:pPr>
        <w:pStyle w:val="affc"/>
        <w:rPr>
          <w:spacing w:val="2"/>
          <w:rtl/>
        </w:rPr>
      </w:pPr>
      <w:bookmarkStart w:id="545" w:name="_Toc119172841"/>
      <w:bookmarkStart w:id="546" w:name="_Toc119229932"/>
      <w:r w:rsidRPr="005251B7">
        <w:rPr>
          <w:rStyle w:val="affffc"/>
          <w:rtl/>
        </w:rPr>
        <w:t xml:space="preserve">בעל </w:t>
      </w:r>
      <w:r w:rsidR="00731390" w:rsidRPr="005251B7">
        <w:rPr>
          <w:rStyle w:val="affffc"/>
          <w:rFonts w:hint="cs"/>
          <w:rtl/>
        </w:rPr>
        <w:t xml:space="preserve">- </w:t>
      </w:r>
      <w:r w:rsidRPr="005251B7">
        <w:rPr>
          <w:rStyle w:val="affffc"/>
          <w:rtl/>
        </w:rPr>
        <w:t>ומאמר,</w:t>
      </w:r>
      <w:bookmarkEnd w:id="545"/>
      <w:bookmarkEnd w:id="546"/>
      <w:r w:rsidRPr="00373B7F">
        <w:rPr>
          <w:spacing w:val="2"/>
          <w:rtl/>
        </w:rPr>
        <w:t xml:space="preserve"> גט</w:t>
      </w:r>
      <w:r w:rsidR="00731390">
        <w:rPr>
          <w:rFonts w:hint="cs"/>
          <w:spacing w:val="2"/>
          <w:rtl/>
        </w:rPr>
        <w:t>,</w:t>
      </w:r>
      <w:r w:rsidRPr="00373B7F">
        <w:rPr>
          <w:spacing w:val="2"/>
          <w:rtl/>
        </w:rPr>
        <w:t xml:space="preserve"> וחלץ </w:t>
      </w:r>
      <w:r w:rsidR="00731390">
        <w:rPr>
          <w:spacing w:val="2"/>
          <w:rtl/>
        </w:rPr>
        <w:tab/>
      </w:r>
      <w:r w:rsidR="00731390">
        <w:rPr>
          <w:spacing w:val="2"/>
          <w:rtl/>
        </w:rPr>
        <w:tab/>
      </w:r>
      <w:r w:rsidR="00731390">
        <w:rPr>
          <w:spacing w:val="2"/>
          <w:rtl/>
        </w:rPr>
        <w:tab/>
      </w:r>
      <w:r w:rsidRPr="00373B7F">
        <w:rPr>
          <w:spacing w:val="2"/>
          <w:rtl/>
        </w:rPr>
        <w:t>- אין אחר חליצה</w:t>
      </w:r>
      <w:r w:rsidR="00731390" w:rsidRPr="005B4090">
        <w:rPr>
          <w:rStyle w:val="HesberMishna"/>
          <w:rtl/>
          <w:rPrChange w:id="20100" w:author="קלוד" w:date="2026-10-06T10:10:48Z">
            <w:rPr>
              <w:rStyle w:val="affff8"/>
              <w:rtl/>
            </w:rPr>
          </w:rPrChange>
        </w:rPr>
        <w:t xml:space="preserve"> או בעילה</w:t>
      </w:r>
      <w:r w:rsidRPr="00373B7F">
        <w:rPr>
          <w:spacing w:val="2"/>
          <w:rtl/>
        </w:rPr>
        <w:t xml:space="preserve"> כלום.</w:t>
      </w:r>
    </w:p>
    <w:p w14:paraId="02A2CA89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נ:</w:t>
      </w:r>
    </w:p>
    <w:p w14:paraId="3A40AA22" w14:textId="13BD235E" w:rsidR="00B433C9" w:rsidRPr="00A07384" w:rsidRDefault="00B433C9" w:rsidP="002A328F">
      <w:pPr>
        <w:pStyle w:val="affff7"/>
        <w:jc w:val="center"/>
        <w:rPr>
          <w:rFonts w:cs="PFT_Frank"/>
          <w:b/>
          <w:bCs/>
          <w:szCs w:val="10"/>
          <w:rtl/>
        </w:rPr>
      </w:pPr>
      <w:r w:rsidRPr="00C35A2C">
        <w:rPr>
          <w:rtl/>
        </w:rPr>
        <w:t>ו</w:t>
      </w:r>
      <w:r w:rsidR="00731390">
        <w:rPr>
          <w:rFonts w:hint="cs"/>
          <w:rtl/>
        </w:rPr>
        <w:t>כן</w:t>
      </w:r>
      <w:r w:rsidR="002A328F">
        <w:rPr>
          <w:rFonts w:hint="cs"/>
          <w:rtl/>
        </w:rPr>
        <w:t>:</w:t>
      </w:r>
      <w:r w:rsidR="00731390">
        <w:rPr>
          <w:rFonts w:hint="cs"/>
          <w:rtl/>
        </w:rPr>
        <w:t xml:space="preserve"> </w:t>
      </w:r>
      <w:r w:rsidR="002A328F" w:rsidRPr="00A07384">
        <w:rPr>
          <w:rFonts w:cs="PFT_Frank" w:hint="cs"/>
          <w:b/>
          <w:bCs/>
          <w:szCs w:val="10"/>
          <w:rtl/>
        </w:rPr>
        <w:t>ב'</w:t>
      </w:r>
      <w:r w:rsidRPr="00A07384">
        <w:rPr>
          <w:rFonts w:cs="PFT_Frank"/>
          <w:b/>
          <w:bCs/>
          <w:szCs w:val="10"/>
          <w:rtl/>
        </w:rPr>
        <w:t xml:space="preserve"> יבמות ליבם אחד</w:t>
      </w:r>
      <w:r w:rsidR="002A328F" w:rsidRPr="00A07384">
        <w:rPr>
          <w:rFonts w:cs="PFT_Frank" w:hint="cs"/>
          <w:b/>
          <w:bCs/>
          <w:szCs w:val="10"/>
          <w:rtl/>
        </w:rPr>
        <w:t xml:space="preserve"> </w:t>
      </w:r>
      <w:r w:rsidR="002A328F" w:rsidRPr="005B4090">
        <w:rPr>
          <w:rtl/>
        </w:rPr>
        <w:t>[</w:t>
      </w:r>
      <w:r w:rsidR="002A328F" w:rsidRPr="002A328F">
        <w:rPr>
          <w:rFonts w:hint="cs"/>
          <w:rtl/>
        </w:rPr>
        <w:t>א</w:t>
      </w:r>
      <w:r w:rsidR="002A328F">
        <w:rPr>
          <w:rFonts w:hint="cs"/>
          <w:rtl/>
        </w:rPr>
        <w:t>ו</w:t>
      </w:r>
      <w:r w:rsidR="002A328F" w:rsidRPr="00C35A2C">
        <w:rPr>
          <w:rtl/>
        </w:rPr>
        <w:t xml:space="preserve"> </w:t>
      </w:r>
      <w:r w:rsidR="002A328F">
        <w:rPr>
          <w:rFonts w:hint="cs"/>
          <w:rtl/>
        </w:rPr>
        <w:t>ב'</w:t>
      </w:r>
      <w:r w:rsidR="002A328F" w:rsidRPr="00C35A2C">
        <w:rPr>
          <w:rtl/>
        </w:rPr>
        <w:t xml:space="preserve"> יבמין ליבמה אחת</w:t>
      </w:r>
      <w:r w:rsidR="002A328F" w:rsidRPr="002A328F">
        <w:rPr>
          <w:rFonts w:hint="cs"/>
          <w:rtl/>
        </w:rPr>
        <w:t>]</w:t>
      </w:r>
      <w:r w:rsidR="00731390" w:rsidRPr="005B4090">
        <w:rPr>
          <w:rtl/>
        </w:rPr>
        <w:t>,</w:t>
      </w:r>
      <w:r w:rsidR="00731390" w:rsidRPr="00A07384">
        <w:rPr>
          <w:rFonts w:cs="PFT_Frank" w:hint="cs"/>
          <w:b/>
          <w:bCs/>
          <w:szCs w:val="10"/>
          <w:rtl/>
        </w:rPr>
        <w:t xml:space="preserve"> ש-</w:t>
      </w:r>
    </w:p>
    <w:p w14:paraId="1C6CDC0F" w14:textId="0EA4525A" w:rsidR="00731390" w:rsidRPr="00731390" w:rsidRDefault="00731390" w:rsidP="005B4090">
      <w:pPr>
        <w:pStyle w:val="affff7"/>
        <w:jc w:val="center"/>
        <w:rPr>
          <w:rtl/>
        </w:rPr>
      </w:pPr>
      <w:r>
        <w:rPr>
          <w:rFonts w:hint="cs"/>
          <w:rtl/>
        </w:rPr>
        <w:t>[מאמר (לזו) - מאמר (לזו)/ גט/ בעילה/ חליצה].</w:t>
      </w:r>
    </w:p>
    <w:p>
      <w:pPr>
        <w:pStyle w:val="MishnaBatzad"/>
        <w:rPr>
          <w:ins w:id="20483" w:author="קלוד" w:date="2026-10-06T10:10:48Z"/>
        </w:rPr>
      </w:pPr>
      <w:ins w:id="20482" w:author="קלוד" w:date="2026-10-06T10:10:48Z">
        <w:r>
          <w:t xml:space="preserve">משנה ו</w:t>
        </w:r>
      </w:ins>
    </w:p>
    <w:p w14:paraId="5DCBB551" w14:textId="779FE594" w:rsidR="00B433C9" w:rsidRDefault="00B433C9" w:rsidP="007C50EB">
      <w:pPr>
        <w:pStyle w:val="affc"/>
        <w:rPr>
          <w:rtl/>
        </w:rPr>
      </w:pPr>
      <w:bookmarkStart w:id="547" w:name="_Toc119172842"/>
      <w:bookmarkStart w:id="548" w:name="_Toc119229933"/>
      <w:r w:rsidRPr="005251B7">
        <w:rPr>
          <w:rStyle w:val="affffc"/>
          <w:rtl/>
        </w:rPr>
        <w:t>מאמר בזו ומאמר בזו</w:t>
      </w:r>
      <w:bookmarkEnd w:id="547"/>
      <w:bookmarkEnd w:id="548"/>
      <w:r w:rsidRPr="005251B7">
        <w:rPr>
          <w:rStyle w:val="affffc"/>
          <w:rtl/>
        </w:rPr>
        <w:t xml:space="preserve"> </w:t>
      </w:r>
      <w:r w:rsidRPr="00C35A2C">
        <w:rPr>
          <w:rtl/>
        </w:rPr>
        <w:t xml:space="preserve">- צריכות </w:t>
      </w:r>
      <w:r w:rsidR="00731390">
        <w:rPr>
          <w:rFonts w:hint="cs"/>
          <w:rtl/>
        </w:rPr>
        <w:t>ב'</w:t>
      </w:r>
      <w:r w:rsidRPr="00C35A2C">
        <w:rPr>
          <w:rtl/>
        </w:rPr>
        <w:t xml:space="preserve"> גיטין</w:t>
      </w:r>
      <w:r w:rsidR="00731390" w:rsidRPr="004F79D6">
        <w:rPr>
          <w:rStyle w:val="affffa"/>
          <w:rtl/>
        </w:rPr>
        <w:t xml:space="preserve"> </w:t>
      </w:r>
      <w:r w:rsidR="00731390" w:rsidRPr="005B4090">
        <w:rPr>
          <w:rStyle w:val="HesberMishna"/>
          <w:rFonts w:hint="eastAsia"/>
          <w:rtl/>
          <w:rPrChange w:id="20101" w:author="קלוד" w:date="2026-10-06T10:10:48Z">
            <w:rPr>
              <w:rStyle w:val="affff8"/>
              <w:rFonts w:hint="eastAsia"/>
              <w:rtl/>
            </w:rPr>
          </w:rPrChange>
        </w:rPr>
        <w:t>כרבנן</w:t>
      </w:r>
      <w:r w:rsidRPr="00C35A2C">
        <w:rPr>
          <w:rtl/>
        </w:rPr>
        <w:t xml:space="preserve"> וחליצה</w:t>
      </w:r>
      <w:r w:rsidR="00731390" w:rsidRPr="005B4090">
        <w:rPr>
          <w:rStyle w:val="HesberMishna"/>
          <w:rtl/>
          <w:rPrChange w:id="20102" w:author="קלוד" w:date="2026-10-06T10:10:48Z">
            <w:rPr>
              <w:rStyle w:val="affff8"/>
              <w:rtl/>
            </w:rPr>
          </w:rPrChange>
        </w:rPr>
        <w:t xml:space="preserve"> לזיקה.</w:t>
      </w:r>
    </w:p>
    <w:p w14:paraId="6AF7C289" w14:textId="33A96497" w:rsidR="00B433C9" w:rsidRDefault="00B433C9" w:rsidP="007C50EB">
      <w:pPr>
        <w:pStyle w:val="affc"/>
        <w:rPr>
          <w:rtl/>
        </w:rPr>
      </w:pPr>
      <w:bookmarkStart w:id="549" w:name="_Toc119172843"/>
      <w:bookmarkStart w:id="550" w:name="_Toc119229934"/>
      <w:r w:rsidRPr="005251B7">
        <w:rPr>
          <w:rStyle w:val="affffc"/>
          <w:rtl/>
        </w:rPr>
        <w:t>מאמר בזו וגט לזו</w:t>
      </w:r>
      <w:bookmarkEnd w:id="549"/>
      <w:bookmarkEnd w:id="550"/>
      <w:r w:rsidRPr="005251B7">
        <w:rPr>
          <w:rStyle w:val="affffc"/>
          <w:rtl/>
        </w:rPr>
        <w:t xml:space="preserve"> </w:t>
      </w:r>
      <w:r w:rsidRPr="00C35A2C">
        <w:rPr>
          <w:rtl/>
        </w:rPr>
        <w:t xml:space="preserve">- צריכה גט </w:t>
      </w:r>
      <w:r w:rsidR="001B03A3" w:rsidRPr="005B4090">
        <w:rPr>
          <w:rStyle w:val="HesberMishna"/>
          <w:rFonts w:hint="eastAsia"/>
          <w:rtl/>
          <w:rPrChange w:id="20103" w:author="קלוד" w:date="2026-10-06T10:10:48Z">
            <w:rPr>
              <w:rStyle w:val="affff8"/>
              <w:rFonts w:hint="eastAsia"/>
              <w:rtl/>
            </w:rPr>
          </w:rPrChange>
        </w:rPr>
        <w:t>לקידושין</w:t>
      </w:r>
      <w:r w:rsidR="001B03A3">
        <w:rPr>
          <w:rFonts w:hint="cs"/>
          <w:rtl/>
        </w:rPr>
        <w:t xml:space="preserve"> </w:t>
      </w:r>
      <w:r w:rsidRPr="00C35A2C">
        <w:rPr>
          <w:rtl/>
        </w:rPr>
        <w:t>וחליצה</w:t>
      </w:r>
      <w:r w:rsidR="001B03A3" w:rsidRPr="005B4090">
        <w:rPr>
          <w:rStyle w:val="HesberMishna"/>
          <w:rtl/>
          <w:rPrChange w:id="20104" w:author="קלוד" w:date="2026-10-06T10:10:48Z">
            <w:rPr>
              <w:rStyle w:val="affff8"/>
              <w:rtl/>
            </w:rPr>
          </w:rPrChange>
        </w:rPr>
        <w:t xml:space="preserve"> לזיקה.</w:t>
      </w:r>
    </w:p>
    <w:p w14:paraId="3DEEE101" w14:textId="324912AF" w:rsidR="00B433C9" w:rsidRDefault="00B433C9" w:rsidP="007C50EB">
      <w:pPr>
        <w:pStyle w:val="affc"/>
        <w:rPr>
          <w:rtl/>
        </w:rPr>
      </w:pPr>
      <w:bookmarkStart w:id="551" w:name="_Toc119172844"/>
      <w:bookmarkStart w:id="552" w:name="_Toc119229935"/>
      <w:r w:rsidRPr="005251B7">
        <w:rPr>
          <w:rStyle w:val="affffc"/>
          <w:rtl/>
        </w:rPr>
        <w:t>מאמר בזו ובעל את זו</w:t>
      </w:r>
      <w:bookmarkEnd w:id="551"/>
      <w:bookmarkEnd w:id="552"/>
      <w:r w:rsidRPr="00C35A2C">
        <w:rPr>
          <w:rtl/>
        </w:rPr>
        <w:t xml:space="preserve"> - ב' גיטין</w:t>
      </w:r>
      <w:r w:rsidR="001B03A3">
        <w:rPr>
          <w:rFonts w:hint="cs"/>
          <w:rtl/>
        </w:rPr>
        <w:t xml:space="preserve"> </w:t>
      </w:r>
      <w:r w:rsidR="001B03A3" w:rsidRPr="005B4090">
        <w:rPr>
          <w:rStyle w:val="HesberMishna"/>
          <w:rFonts w:hint="eastAsia"/>
          <w:rtl/>
          <w:rPrChange w:id="20105" w:author="קלוד" w:date="2026-10-06T10:10:48Z">
            <w:rPr>
              <w:rStyle w:val="affff8"/>
              <w:rFonts w:hint="eastAsia"/>
              <w:rtl/>
            </w:rPr>
          </w:rPrChange>
        </w:rPr>
        <w:t>לכו</w:t>
      </w:r>
      <w:r w:rsidR="001B03A3" w:rsidRPr="005B4090">
        <w:rPr>
          <w:rStyle w:val="HesberMishna"/>
          <w:rtl/>
          <w:rPrChange w:id="20106" w:author="קלוד" w:date="2026-10-06T10:10:48Z">
            <w:rPr>
              <w:rStyle w:val="affff8"/>
              <w:rtl/>
            </w:rPr>
          </w:rPrChange>
        </w:rPr>
        <w:t>"ע</w:t>
      </w:r>
      <w:r w:rsidRPr="00C35A2C">
        <w:rPr>
          <w:rtl/>
        </w:rPr>
        <w:t xml:space="preserve"> וחליצה</w:t>
      </w:r>
      <w:r w:rsidR="001B03A3" w:rsidRPr="005B4090">
        <w:rPr>
          <w:rStyle w:val="HesberMishna"/>
          <w:rtl/>
          <w:rPrChange w:id="20107" w:author="קלוד" w:date="2026-10-06T10:10:48Z">
            <w:rPr>
              <w:rStyle w:val="affff8"/>
              <w:rtl/>
            </w:rPr>
          </w:rPrChange>
        </w:rPr>
        <w:t xml:space="preserve"> 'ביאה פסולה'.</w:t>
      </w:r>
    </w:p>
    <w:p w14:paraId="103AB81C" w14:textId="06BA8D94" w:rsidR="00B433C9" w:rsidRDefault="00B433C9" w:rsidP="007C50EB">
      <w:pPr>
        <w:pStyle w:val="affc"/>
        <w:rPr>
          <w:rtl/>
        </w:rPr>
      </w:pPr>
      <w:bookmarkStart w:id="553" w:name="_Toc119172845"/>
      <w:bookmarkStart w:id="554" w:name="_Toc119229936"/>
      <w:r w:rsidRPr="005251B7">
        <w:rPr>
          <w:rStyle w:val="affffc"/>
          <w:rtl/>
        </w:rPr>
        <w:t>מאמר בזו וחלץ לזו</w:t>
      </w:r>
      <w:bookmarkEnd w:id="553"/>
      <w:bookmarkEnd w:id="554"/>
      <w:r w:rsidRPr="00C35A2C">
        <w:rPr>
          <w:rtl/>
        </w:rPr>
        <w:t xml:space="preserve"> - הראשונה צריכה גט</w:t>
      </w:r>
      <w:r w:rsidR="001B03A3">
        <w:rPr>
          <w:rFonts w:hint="cs"/>
          <w:rtl/>
        </w:rPr>
        <w:t>.</w:t>
      </w:r>
    </w:p>
    <w:p w14:paraId="6E8CE716" w14:textId="0EFBBD20" w:rsidR="00AE08E3" w:rsidRDefault="001B03A3" w:rsidP="005B4090">
      <w:pPr>
        <w:pStyle w:val="affff7"/>
        <w:jc w:val="center"/>
        <w:rPr>
          <w:rtl/>
        </w:rPr>
      </w:pPr>
      <w:r>
        <w:rPr>
          <w:rFonts w:hint="cs"/>
          <w:rtl/>
        </w:rPr>
        <w:lastRenderedPageBreak/>
        <w:t xml:space="preserve">[גט (לזו) </w:t>
      </w:r>
      <w:r>
        <w:rPr>
          <w:rFonts w:cs="BA Vilna Bold" w:hint="cs"/>
          <w:rtl/>
        </w:rPr>
        <w:t>-</w:t>
      </w:r>
      <w:r>
        <w:rPr>
          <w:rFonts w:hint="cs"/>
          <w:rtl/>
        </w:rPr>
        <w:t xml:space="preserve"> גט (לזו)/ מאמר/ בעילה/ חליצה].</w:t>
      </w:r>
    </w:p>
    <w:p>
      <w:pPr>
        <w:pStyle w:val="MishnaBatzad"/>
        <w:rPr>
          <w:ins w:id="20485" w:author="קלוד" w:date="2026-10-06T10:10:48Z"/>
        </w:rPr>
      </w:pPr>
      <w:ins w:id="20484" w:author="קלוד" w:date="2026-10-06T10:10:48Z">
        <w:r>
          <w:t xml:space="preserve">משנה ו</w:t>
        </w:r>
      </w:ins>
    </w:p>
    <w:p w14:paraId="37B5CE5C" w14:textId="588E9BA5" w:rsidR="00B433C9" w:rsidRDefault="00B433C9" w:rsidP="007C50EB">
      <w:pPr>
        <w:pStyle w:val="affc"/>
        <w:rPr>
          <w:rtl/>
        </w:rPr>
      </w:pPr>
      <w:bookmarkStart w:id="555" w:name="_Toc119172846"/>
      <w:bookmarkStart w:id="556" w:name="_Toc119229937"/>
      <w:r w:rsidRPr="005251B7">
        <w:rPr>
          <w:rStyle w:val="affffc"/>
          <w:rtl/>
        </w:rPr>
        <w:t>גט לזו וגט לזו</w:t>
      </w:r>
      <w:bookmarkEnd w:id="555"/>
      <w:bookmarkEnd w:id="556"/>
      <w:r w:rsidRPr="00C35A2C">
        <w:rPr>
          <w:rtl/>
        </w:rPr>
        <w:t xml:space="preserve"> - צריכות חליצה</w:t>
      </w:r>
      <w:r w:rsidR="005979D6" w:rsidRPr="005B4090">
        <w:rPr>
          <w:rStyle w:val="HesberMishna"/>
          <w:rtl/>
          <w:rPrChange w:id="20108" w:author="קלוד" w:date="2026-10-06T10:10:48Z">
            <w:rPr>
              <w:rStyle w:val="affff8"/>
              <w:rtl/>
            </w:rPr>
          </w:rPrChange>
        </w:rPr>
        <w:t xml:space="preserve"> </w:t>
      </w:r>
      <w:r w:rsidR="005979D6" w:rsidRPr="005B4090">
        <w:rPr>
          <w:rStyle w:val="HesberMishna"/>
          <w:rFonts w:hint="eastAsia"/>
          <w:rtl/>
          <w:rPrChange w:id="20109" w:author="קלוד" w:date="2026-10-06T10:10:48Z">
            <w:rPr>
              <w:rStyle w:val="affff8"/>
              <w:rFonts w:hint="eastAsia"/>
              <w:rtl/>
            </w:rPr>
          </w:rPrChange>
        </w:rPr>
        <w:t>אחת</w:t>
      </w:r>
      <w:r w:rsidR="005979D6" w:rsidRPr="005B4090">
        <w:rPr>
          <w:rStyle w:val="HesberMishna"/>
          <w:rtl/>
          <w:rPrChange w:id="20110" w:author="קלוד" w:date="2026-10-06T10:10:48Z">
            <w:rPr>
              <w:rStyle w:val="affff8"/>
              <w:rtl/>
            </w:rPr>
          </w:rPrChange>
        </w:rPr>
        <w:t xml:space="preserve">, אסור בקרובות </w:t>
      </w:r>
      <w:r w:rsidR="005979D6">
        <w:rPr>
          <w:rStyle w:val="HesberMishna"/>
          <w:rFonts w:hint="cs"/>
          <w:rtl/>
          <w:rPrChange w:id="20111" w:author="קלוד" w:date="2026-10-06T10:10:48Z">
            <w:rPr>
              <w:rStyle w:val="affff8"/>
              <w:rFonts w:hint="cs"/>
              <w:rtl/>
            </w:rPr>
          </w:rPrChange>
        </w:rPr>
        <w:t>הב'</w:t>
      </w:r>
      <w:r w:rsidR="005979D6" w:rsidRPr="005B4090">
        <w:rPr>
          <w:rStyle w:val="HesberMishna"/>
          <w:rtl/>
          <w:rPrChange w:id="20112" w:author="קלוד" w:date="2026-10-06T10:10:48Z">
            <w:rPr>
              <w:rStyle w:val="affff8"/>
              <w:rtl/>
            </w:rPr>
          </w:rPrChange>
        </w:rPr>
        <w:t xml:space="preserve"> כרבנן.</w:t>
      </w:r>
    </w:p>
    <w:p w14:paraId="0CBA3FD5" w14:textId="03138A0F" w:rsidR="00B433C9" w:rsidRDefault="00B433C9" w:rsidP="007C50EB">
      <w:pPr>
        <w:pStyle w:val="affc"/>
        <w:rPr>
          <w:rtl/>
        </w:rPr>
      </w:pPr>
      <w:bookmarkStart w:id="557" w:name="_Toc119172847"/>
      <w:bookmarkStart w:id="558" w:name="_Toc119229938"/>
      <w:r w:rsidRPr="005251B7">
        <w:rPr>
          <w:rStyle w:val="affffc"/>
          <w:rtl/>
        </w:rPr>
        <w:t>גט לזו ומאמר בזו</w:t>
      </w:r>
      <w:bookmarkEnd w:id="557"/>
      <w:bookmarkEnd w:id="558"/>
      <w:r w:rsidRPr="00C35A2C">
        <w:rPr>
          <w:rtl/>
        </w:rPr>
        <w:t xml:space="preserve"> - צריכה גט </w:t>
      </w:r>
      <w:r w:rsidR="002A328F" w:rsidRPr="005B4090">
        <w:rPr>
          <w:rStyle w:val="HesberMishna"/>
          <w:rFonts w:hint="eastAsia"/>
          <w:rtl/>
          <w:rPrChange w:id="20113" w:author="קלוד" w:date="2026-10-06T10:10:48Z">
            <w:rPr>
              <w:rStyle w:val="affff8"/>
              <w:rFonts w:hint="eastAsia"/>
              <w:rtl/>
            </w:rPr>
          </w:rPrChange>
        </w:rPr>
        <w:t>לקידושין</w:t>
      </w:r>
      <w:r w:rsidR="002A328F">
        <w:rPr>
          <w:rFonts w:hint="cs"/>
          <w:rtl/>
        </w:rPr>
        <w:t xml:space="preserve"> </w:t>
      </w:r>
      <w:r w:rsidRPr="00C35A2C">
        <w:rPr>
          <w:rtl/>
        </w:rPr>
        <w:t>וחליצה</w:t>
      </w:r>
      <w:r w:rsidR="002A328F">
        <w:rPr>
          <w:rFonts w:hint="cs"/>
          <w:rtl/>
        </w:rPr>
        <w:t xml:space="preserve"> </w:t>
      </w:r>
      <w:r w:rsidR="002A328F" w:rsidRPr="005B4090">
        <w:rPr>
          <w:rStyle w:val="HesberMishna"/>
          <w:rFonts w:hint="eastAsia"/>
          <w:rtl/>
          <w:rPrChange w:id="20114" w:author="קלוד" w:date="2026-10-06T10:10:48Z">
            <w:rPr>
              <w:rStyle w:val="affff8"/>
              <w:rFonts w:hint="eastAsia"/>
              <w:rtl/>
            </w:rPr>
          </w:rPrChange>
        </w:rPr>
        <w:t>לזיקה</w:t>
      </w:r>
      <w:r w:rsidR="002A328F" w:rsidRPr="005B4090">
        <w:rPr>
          <w:rStyle w:val="HesberMishna"/>
          <w:rtl/>
          <w:rPrChange w:id="20115" w:author="קלוד" w:date="2026-10-06T10:10:48Z">
            <w:rPr>
              <w:rStyle w:val="affff8"/>
              <w:rtl/>
            </w:rPr>
          </w:rPrChange>
        </w:rPr>
        <w:t>.</w:t>
      </w:r>
      <w:r w:rsidR="005979D6">
        <w:rPr>
          <w:rFonts w:hint="cs"/>
          <w:rtl/>
        </w:rPr>
        <w:t xml:space="preserve"> </w:t>
      </w:r>
    </w:p>
    <w:p w14:paraId="57D77439" w14:textId="71FAB9D8" w:rsidR="005979D6" w:rsidRDefault="005979D6" w:rsidP="005979D6">
      <w:pPr>
        <w:pStyle w:val="affc"/>
        <w:rPr>
          <w:rtl/>
        </w:rPr>
      </w:pPr>
      <w:bookmarkStart w:id="559" w:name="_Toc119172848"/>
      <w:bookmarkStart w:id="560" w:name="_Toc119229939"/>
      <w:r w:rsidRPr="005251B7">
        <w:rPr>
          <w:rStyle w:val="affffc"/>
          <w:rtl/>
        </w:rPr>
        <w:t>גט לזו ובעל זו</w:t>
      </w:r>
      <w:bookmarkEnd w:id="559"/>
      <w:bookmarkEnd w:id="560"/>
      <w:r w:rsidRPr="00C35A2C">
        <w:rPr>
          <w:rtl/>
        </w:rPr>
        <w:t xml:space="preserve"> - צריכה גט וחליצה</w:t>
      </w:r>
      <w:r w:rsidR="002A328F" w:rsidRPr="005B4090">
        <w:rPr>
          <w:rStyle w:val="HesberMishna"/>
          <w:rtl/>
          <w:rPrChange w:id="20116" w:author="קלוד" w:date="2026-10-06T10:10:48Z">
            <w:rPr>
              <w:rStyle w:val="affff8"/>
              <w:rtl/>
            </w:rPr>
          </w:rPrChange>
        </w:rPr>
        <w:t xml:space="preserve"> כנ"ל, ו'ביאה פסולה'.</w:t>
      </w:r>
    </w:p>
    <w:p w14:paraId="602F7D0F" w14:textId="1BCDBF33" w:rsidR="00B433C9" w:rsidRPr="00C35A2C" w:rsidRDefault="00B433C9" w:rsidP="007C50EB">
      <w:pPr>
        <w:pStyle w:val="affc"/>
        <w:rPr>
          <w:rtl/>
        </w:rPr>
      </w:pPr>
      <w:bookmarkStart w:id="561" w:name="_Toc119172849"/>
      <w:bookmarkStart w:id="562" w:name="_Toc119229940"/>
      <w:r w:rsidRPr="005251B7">
        <w:rPr>
          <w:rStyle w:val="affffc"/>
          <w:rtl/>
        </w:rPr>
        <w:t>גט לזו וחלץ לזו</w:t>
      </w:r>
      <w:bookmarkEnd w:id="561"/>
      <w:bookmarkEnd w:id="562"/>
      <w:r w:rsidRPr="00C35A2C">
        <w:rPr>
          <w:rtl/>
        </w:rPr>
        <w:t xml:space="preserve"> - אין אחר חליצה כלום</w:t>
      </w:r>
      <w:r w:rsidR="002A328F">
        <w:rPr>
          <w:rFonts w:hint="cs"/>
          <w:rtl/>
        </w:rPr>
        <w:t>.</w:t>
      </w:r>
    </w:p>
    <w:p w14:paraId="007CDEFA" w14:textId="230770B3" w:rsidR="00AE08E3" w:rsidRDefault="002A328F" w:rsidP="005B4090">
      <w:pPr>
        <w:pStyle w:val="affff7"/>
        <w:jc w:val="center"/>
        <w:rPr>
          <w:rtl/>
        </w:rPr>
      </w:pPr>
      <w:r>
        <w:rPr>
          <w:rFonts w:hint="cs"/>
          <w:rtl/>
        </w:rPr>
        <w:t>[חליצה (לזו) - חליצה (לזו) / מאמר/ גט/ בעילה,</w:t>
      </w:r>
    </w:p>
    <w:p w14:paraId="3B723F23" w14:textId="2F0A43EB" w:rsidR="002A328F" w:rsidRDefault="002A328F" w:rsidP="005B4090">
      <w:pPr>
        <w:pStyle w:val="affff7"/>
        <w:jc w:val="center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או</w:t>
      </w:r>
      <w:r w:rsidRPr="00A07384">
        <w:rPr>
          <w:rFonts w:cs="PFT_Frank"/>
          <w:b/>
          <w:bCs/>
          <w:szCs w:val="10"/>
          <w:rtl/>
        </w:rPr>
        <w:t>:</w:t>
      </w:r>
      <w:r>
        <w:rPr>
          <w:rFonts w:hint="cs"/>
          <w:rtl/>
        </w:rPr>
        <w:t xml:space="preserve"> בעילה (לזו) </w:t>
      </w:r>
      <w:r>
        <w:rPr>
          <w:rFonts w:cs="BA Vilna Bold" w:hint="cs"/>
          <w:rtl/>
        </w:rPr>
        <w:t>-</w:t>
      </w:r>
      <w:r>
        <w:rPr>
          <w:rFonts w:hint="cs"/>
          <w:rtl/>
        </w:rPr>
        <w:t xml:space="preserve"> בעילה (לזו)/ מאמר/ גט/ חליצה].</w:t>
      </w:r>
    </w:p>
    <w:p>
      <w:pPr>
        <w:pStyle w:val="MishnaBatzad"/>
        <w:rPr>
          <w:ins w:id="20487" w:author="קלוד" w:date="2026-10-06T10:10:48Z"/>
        </w:rPr>
      </w:pPr>
      <w:ins w:id="20486" w:author="קלוד" w:date="2026-10-06T10:10:48Z">
        <w:r>
          <w:t xml:space="preserve">משנה ו</w:t>
        </w:r>
      </w:ins>
    </w:p>
    <w:p w14:paraId="18BD0846" w14:textId="2C2E3175" w:rsidR="002A328F" w:rsidRDefault="00B433C9" w:rsidP="007C50EB">
      <w:pPr>
        <w:pStyle w:val="affc"/>
        <w:rPr>
          <w:rtl/>
        </w:rPr>
      </w:pPr>
      <w:bookmarkStart w:id="563" w:name="_Toc119172850"/>
      <w:bookmarkStart w:id="564" w:name="_Toc119229941"/>
      <w:r w:rsidRPr="005251B7">
        <w:rPr>
          <w:rStyle w:val="affffc"/>
          <w:rtl/>
        </w:rPr>
        <w:t xml:space="preserve">חלץ </w:t>
      </w:r>
      <w:r w:rsidR="002A328F" w:rsidRPr="005251B7">
        <w:rPr>
          <w:rStyle w:val="affffc"/>
          <w:rFonts w:hint="cs"/>
          <w:rtl/>
        </w:rPr>
        <w:t xml:space="preserve">- </w:t>
      </w:r>
      <w:r w:rsidRPr="005251B7">
        <w:rPr>
          <w:rStyle w:val="affffc"/>
          <w:rtl/>
        </w:rPr>
        <w:t>וחלץ,</w:t>
      </w:r>
      <w:bookmarkEnd w:id="563"/>
      <w:bookmarkEnd w:id="564"/>
      <w:r w:rsidRPr="00C35A2C">
        <w:rPr>
          <w:rtl/>
        </w:rPr>
        <w:t xml:space="preserve"> מאמר, גט</w:t>
      </w:r>
      <w:r w:rsidR="002A328F">
        <w:rPr>
          <w:rFonts w:hint="cs"/>
          <w:rtl/>
        </w:rPr>
        <w:t>,</w:t>
      </w:r>
      <w:r w:rsidRPr="00C35A2C">
        <w:rPr>
          <w:rtl/>
        </w:rPr>
        <w:t xml:space="preserve"> ובעל,</w:t>
      </w:r>
    </w:p>
    <w:p w14:paraId="05CAB7D3" w14:textId="275B6A29" w:rsidR="00B433C9" w:rsidRPr="00C35A2C" w:rsidRDefault="00B433C9" w:rsidP="007C50EB">
      <w:pPr>
        <w:pStyle w:val="affc"/>
        <w:rPr>
          <w:rtl/>
        </w:rPr>
      </w:pPr>
      <w:bookmarkStart w:id="565" w:name="_Toc119172851"/>
      <w:bookmarkStart w:id="566" w:name="_Toc119229942"/>
      <w:r w:rsidRPr="005251B7">
        <w:rPr>
          <w:rStyle w:val="affffc"/>
          <w:rtl/>
        </w:rPr>
        <w:t xml:space="preserve">בעל </w:t>
      </w:r>
      <w:r w:rsidR="002A328F" w:rsidRPr="005251B7">
        <w:rPr>
          <w:rStyle w:val="affffc"/>
          <w:rFonts w:hint="cs"/>
          <w:rtl/>
        </w:rPr>
        <w:t xml:space="preserve">- </w:t>
      </w:r>
      <w:r w:rsidRPr="005251B7">
        <w:rPr>
          <w:rStyle w:val="affffc"/>
          <w:rtl/>
        </w:rPr>
        <w:t>ובעל,</w:t>
      </w:r>
      <w:bookmarkEnd w:id="565"/>
      <w:bookmarkEnd w:id="566"/>
      <w:r w:rsidRPr="00C35A2C">
        <w:rPr>
          <w:rtl/>
        </w:rPr>
        <w:t xml:space="preserve"> מאמר, גט</w:t>
      </w:r>
      <w:r w:rsidR="002A328F">
        <w:rPr>
          <w:rFonts w:hint="cs"/>
          <w:rtl/>
        </w:rPr>
        <w:t>,</w:t>
      </w:r>
      <w:r w:rsidRPr="00C35A2C">
        <w:rPr>
          <w:rtl/>
        </w:rPr>
        <w:t xml:space="preserve"> וחלץ</w:t>
      </w:r>
      <w:r w:rsidR="002A328F">
        <w:rPr>
          <w:rtl/>
        </w:rPr>
        <w:tab/>
      </w:r>
      <w:r w:rsidR="002A328F">
        <w:rPr>
          <w:rtl/>
        </w:rPr>
        <w:tab/>
      </w:r>
      <w:r w:rsidR="002A328F">
        <w:rPr>
          <w:rtl/>
        </w:rPr>
        <w:tab/>
      </w:r>
      <w:r w:rsidR="002A328F">
        <w:rPr>
          <w:rFonts w:hint="cs"/>
          <w:rtl/>
        </w:rPr>
        <w:t xml:space="preserve"> </w:t>
      </w:r>
      <w:r w:rsidR="00373B7F">
        <w:rPr>
          <w:rFonts w:hint="cs"/>
          <w:rtl/>
        </w:rPr>
        <w:t xml:space="preserve"> </w:t>
      </w:r>
      <w:r w:rsidRPr="00C35A2C">
        <w:rPr>
          <w:rtl/>
        </w:rPr>
        <w:t>- אין אחר חליצה כלום.</w:t>
      </w:r>
    </w:p>
    <w:p w14:paraId="3844BE26" w14:textId="77777777" w:rsidR="00AE08E3" w:rsidRDefault="00AE08E3" w:rsidP="002A328F">
      <w:pPr>
        <w:pStyle w:val="affc"/>
        <w:rPr>
          <w:rtl/>
        </w:rPr>
      </w:pPr>
    </w:p>
    <w:p w14:paraId="4D0697E0" w14:textId="18E720A9" w:rsidR="00B433C9" w:rsidRDefault="00B433C9" w:rsidP="007C50EB">
      <w:pPr>
        <w:pStyle w:val="affc"/>
        <w:rPr>
          <w:rtl/>
        </w:rPr>
      </w:pPr>
      <w:bookmarkStart w:id="567" w:name="_Toc119172852"/>
      <w:bookmarkStart w:id="568" w:name="_Toc119229943"/>
      <w:r w:rsidRPr="005251B7">
        <w:rPr>
          <w:rStyle w:val="affffc"/>
          <w:rtl/>
        </w:rPr>
        <w:t>אין אחר חליצה כלום</w:t>
      </w:r>
      <w:r w:rsidR="002A328F" w:rsidRPr="005251B7">
        <w:rPr>
          <w:rStyle w:val="affffc"/>
          <w:rFonts w:hint="cs"/>
          <w:rtl/>
        </w:rPr>
        <w:t>:</w:t>
      </w:r>
      <w:bookmarkEnd w:id="567"/>
      <w:bookmarkEnd w:id="568"/>
      <w:r w:rsidRPr="005251B7">
        <w:rPr>
          <w:rStyle w:val="affffc"/>
          <w:rtl/>
        </w:rPr>
        <w:t xml:space="preserve"> </w:t>
      </w:r>
      <w:r w:rsidRPr="00C35A2C">
        <w:rPr>
          <w:rtl/>
        </w:rPr>
        <w:t>בתחלה</w:t>
      </w:r>
      <w:r w:rsidR="002A328F">
        <w:rPr>
          <w:rFonts w:hint="cs"/>
          <w:rtl/>
        </w:rPr>
        <w:t>,</w:t>
      </w:r>
      <w:r w:rsidRPr="00C35A2C">
        <w:rPr>
          <w:rtl/>
        </w:rPr>
        <w:t xml:space="preserve"> באמצע</w:t>
      </w:r>
      <w:r w:rsidR="002A328F">
        <w:rPr>
          <w:rFonts w:hint="cs"/>
          <w:rtl/>
        </w:rPr>
        <w:t>,</w:t>
      </w:r>
      <w:r w:rsidRPr="00C35A2C">
        <w:rPr>
          <w:rtl/>
        </w:rPr>
        <w:t xml:space="preserve"> בסוף</w:t>
      </w:r>
      <w:r w:rsidR="002A328F">
        <w:rPr>
          <w:rFonts w:hint="cs"/>
          <w:rtl/>
        </w:rPr>
        <w:t>.</w:t>
      </w:r>
    </w:p>
    <w:p w14:paraId="10FD46BE" w14:textId="0799FDD0" w:rsidR="00B433C9" w:rsidRPr="00C35A2C" w:rsidRDefault="00B433C9" w:rsidP="007C50EB">
      <w:pPr>
        <w:pStyle w:val="affc"/>
        <w:rPr>
          <w:rtl/>
        </w:rPr>
      </w:pPr>
      <w:bookmarkStart w:id="569" w:name="_Toc119172853"/>
      <w:bookmarkStart w:id="570" w:name="_Toc119229944"/>
      <w:r w:rsidRPr="005251B7">
        <w:rPr>
          <w:rStyle w:val="affffc"/>
          <w:rtl/>
        </w:rPr>
        <w:t>והבעילה</w:t>
      </w:r>
      <w:r w:rsidR="002A328F" w:rsidRPr="005251B7">
        <w:rPr>
          <w:rStyle w:val="affffc"/>
          <w:rFonts w:hint="cs"/>
          <w:rtl/>
        </w:rPr>
        <w:t>:</w:t>
      </w:r>
      <w:bookmarkEnd w:id="569"/>
      <w:bookmarkEnd w:id="570"/>
      <w:r>
        <w:rPr>
          <w:rtl/>
        </w:rPr>
        <w:t xml:space="preserve"> בתח</w:t>
      </w:r>
      <w:r w:rsidR="002A328F">
        <w:rPr>
          <w:rFonts w:hint="cs"/>
          <w:rtl/>
        </w:rPr>
        <w:t>י</w:t>
      </w:r>
      <w:r>
        <w:rPr>
          <w:rtl/>
        </w:rPr>
        <w:t>לה</w:t>
      </w:r>
      <w:r w:rsidR="002A328F">
        <w:rPr>
          <w:rFonts w:hint="cs"/>
          <w:rtl/>
        </w:rPr>
        <w:t xml:space="preserve"> -</w:t>
      </w:r>
      <w:r>
        <w:rPr>
          <w:rtl/>
        </w:rPr>
        <w:t xml:space="preserve"> אין אחריה</w:t>
      </w:r>
      <w:r w:rsidR="002A328F">
        <w:rPr>
          <w:rFonts w:hint="cs"/>
          <w:rtl/>
        </w:rPr>
        <w:t xml:space="preserve"> כלום</w:t>
      </w:r>
      <w:r>
        <w:rPr>
          <w:rtl/>
        </w:rPr>
        <w:t>, באמצע ובסוף</w:t>
      </w:r>
      <w:r w:rsidR="002A328F">
        <w:rPr>
          <w:rFonts w:hint="cs"/>
          <w:rtl/>
        </w:rPr>
        <w:t xml:space="preserve"> -</w:t>
      </w:r>
      <w:r>
        <w:rPr>
          <w:rFonts w:hint="cs"/>
          <w:rtl/>
        </w:rPr>
        <w:t xml:space="preserve"> </w:t>
      </w:r>
      <w:r w:rsidRPr="00C35A2C">
        <w:rPr>
          <w:rtl/>
        </w:rPr>
        <w:t>יש</w:t>
      </w:r>
      <w:r w:rsidR="002A328F">
        <w:rPr>
          <w:rFonts w:hint="cs"/>
          <w:rtl/>
        </w:rPr>
        <w:t>.</w:t>
      </w:r>
    </w:p>
    <w:p w14:paraId="237D2E4B" w14:textId="683C846C" w:rsidR="00B433C9" w:rsidRPr="00C35A2C" w:rsidRDefault="00373B7F" w:rsidP="005B4090">
      <w:pPr>
        <w:pStyle w:val="affc"/>
        <w:rPr>
          <w:rtl/>
        </w:rPr>
      </w:pPr>
      <w:r w:rsidRPr="00373B7F">
        <w:rPr>
          <w:rStyle w:val="affffa"/>
          <w:spacing w:val="4"/>
          <w:rtl/>
        </w:rPr>
        <w:t>רבי נחמיה</w:t>
      </w:r>
      <w:r w:rsidR="00B433C9" w:rsidRPr="00373B7F">
        <w:rPr>
          <w:rStyle w:val="affffa"/>
          <w:spacing w:val="4"/>
          <w:rtl/>
        </w:rPr>
        <w:t>:</w:t>
      </w:r>
      <w:r w:rsidR="00B433C9" w:rsidRPr="00373B7F">
        <w:rPr>
          <w:spacing w:val="4"/>
          <w:rtl/>
        </w:rPr>
        <w:t xml:space="preserve"> ב</w:t>
      </w:r>
      <w:r w:rsidR="002A328F">
        <w:rPr>
          <w:rFonts w:hint="cs"/>
          <w:spacing w:val="4"/>
          <w:rtl/>
        </w:rPr>
        <w:t>שניהם,</w:t>
      </w:r>
      <w:r w:rsidR="00B433C9" w:rsidRPr="00373B7F">
        <w:rPr>
          <w:spacing w:val="4"/>
          <w:rtl/>
        </w:rPr>
        <w:t xml:space="preserve"> </w:t>
      </w:r>
      <w:r w:rsidR="002A328F">
        <w:rPr>
          <w:rFonts w:hint="cs"/>
          <w:spacing w:val="4"/>
          <w:rtl/>
        </w:rPr>
        <w:t>אף</w:t>
      </w:r>
      <w:r w:rsidR="00B433C9" w:rsidRPr="00373B7F">
        <w:rPr>
          <w:spacing w:val="4"/>
          <w:rtl/>
        </w:rPr>
        <w:t xml:space="preserve"> באמצע </w:t>
      </w:r>
      <w:r w:rsidR="002A328F">
        <w:rPr>
          <w:rFonts w:hint="cs"/>
          <w:spacing w:val="4"/>
          <w:rtl/>
        </w:rPr>
        <w:t xml:space="preserve">או </w:t>
      </w:r>
      <w:r w:rsidR="00B433C9" w:rsidRPr="00373B7F">
        <w:rPr>
          <w:spacing w:val="4"/>
          <w:rtl/>
        </w:rPr>
        <w:t>בסוף</w:t>
      </w:r>
      <w:r w:rsidR="002A328F">
        <w:rPr>
          <w:rFonts w:hint="cs"/>
          <w:spacing w:val="4"/>
          <w:rtl/>
        </w:rPr>
        <w:t xml:space="preserve"> </w:t>
      </w:r>
      <w:r w:rsidR="00D11839">
        <w:rPr>
          <w:rFonts w:hint="cs"/>
          <w:spacing w:val="4"/>
          <w:rtl/>
        </w:rPr>
        <w:t xml:space="preserve"> </w:t>
      </w:r>
      <w:r w:rsidR="002A328F">
        <w:rPr>
          <w:rFonts w:hint="cs"/>
          <w:spacing w:val="4"/>
          <w:rtl/>
        </w:rPr>
        <w:t>-</w:t>
      </w:r>
      <w:r w:rsidR="00D11839">
        <w:rPr>
          <w:rFonts w:hint="cs"/>
          <w:spacing w:val="4"/>
          <w:rtl/>
        </w:rPr>
        <w:t xml:space="preserve"> </w:t>
      </w:r>
      <w:r w:rsidR="00B433C9" w:rsidRPr="00373B7F">
        <w:rPr>
          <w:spacing w:val="4"/>
          <w:rtl/>
        </w:rPr>
        <w:t xml:space="preserve"> אין אחריה</w:t>
      </w:r>
      <w:r w:rsidR="002A328F">
        <w:rPr>
          <w:rFonts w:hint="cs"/>
          <w:spacing w:val="4"/>
          <w:rtl/>
        </w:rPr>
        <w:t>ם</w:t>
      </w:r>
      <w:r w:rsidR="00B433C9" w:rsidRPr="00373B7F">
        <w:rPr>
          <w:spacing w:val="4"/>
          <w:rtl/>
        </w:rPr>
        <w:t xml:space="preserve"> כלום.</w:t>
      </w:r>
    </w:p>
    <w:p w14:paraId="66A5CF91" w14:textId="49835854" w:rsidR="004E68E0" w:rsidRDefault="004E68E0" w:rsidP="00615A60">
      <w:pPr>
        <w:pStyle w:val="affff2"/>
        <w:rPr>
          <w:rtl/>
        </w:rPr>
      </w:pPr>
      <w:bookmarkStart w:id="571" w:name="_Toc119172854"/>
      <w:bookmarkStart w:id="572" w:name="_Toc119229945"/>
      <w:r>
        <w:rPr>
          <w:rFonts w:hint="cs"/>
          <w:rtl/>
        </w:rPr>
        <w:t>טעם ליסודות ההלכות שבפרקינו</w:t>
      </w:r>
      <w:bookmarkEnd w:id="571"/>
      <w:bookmarkEnd w:id="572"/>
    </w:p>
    <w:p w14:paraId="42942E45" w14:textId="531FD17E" w:rsidR="00B433C9" w:rsidRPr="00C35A2C" w:rsidRDefault="004E68E0" w:rsidP="004E68E0">
      <w:pPr>
        <w:rPr>
          <w:rtl/>
        </w:rPr>
      </w:pPr>
      <w:r>
        <w:rPr>
          <w:rStyle w:val="affff5"/>
          <w:rFonts w:hint="cs"/>
          <w:rtl/>
        </w:rPr>
        <w:t>א. 'גט'</w:t>
      </w:r>
      <w:r w:rsidR="00373B7F" w:rsidRPr="00373B7F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 xml:space="preserve">שמועיל </w:t>
      </w:r>
      <w:r w:rsidR="00373B7F" w:rsidRPr="00373B7F">
        <w:rPr>
          <w:rStyle w:val="affff5"/>
          <w:rFonts w:hint="cs"/>
          <w:rtl/>
        </w:rPr>
        <w:t>ביבמה</w:t>
      </w:r>
      <w:r>
        <w:rPr>
          <w:rStyle w:val="affff5"/>
          <w:rFonts w:hint="cs"/>
          <w:rtl/>
        </w:rPr>
        <w:t xml:space="preserve"> [ונאסרת]:</w:t>
      </w:r>
      <w:r w:rsidR="00373B7F" w:rsidRPr="0039104D">
        <w:rPr>
          <w:rFonts w:cs="PFT_Frank" w:hint="cs"/>
          <w:b/>
          <w:bCs/>
          <w:sz w:val="14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אטו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 xml:space="preserve">חליצה, </w:t>
      </w:r>
      <w:r w:rsidR="005A2351">
        <w:rPr>
          <w:rFonts w:hint="cs"/>
          <w:rtl/>
        </w:rPr>
        <w:t>ש</w:t>
      </w:r>
      <w:r w:rsidR="00B433C9" w:rsidRPr="00C35A2C">
        <w:rPr>
          <w:rtl/>
        </w:rPr>
        <w:t>יבעל אחר חליצה.</w:t>
      </w:r>
    </w:p>
    <w:p w14:paraId="49BFD4B3" w14:textId="0E0E774C" w:rsidR="00B433C9" w:rsidRPr="00C35A2C" w:rsidRDefault="004E68E0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512142">
        <w:rPr>
          <w:rStyle w:val="affff5"/>
          <w:rFonts w:hint="cs"/>
          <w:rtl/>
        </w:rPr>
        <w:t>'</w:t>
      </w:r>
      <w:r w:rsidR="00B433C9" w:rsidRPr="009D2840">
        <w:rPr>
          <w:rStyle w:val="affff5"/>
          <w:rtl/>
        </w:rPr>
        <w:t>מאמר</w:t>
      </w:r>
      <w:r w:rsidR="00512142">
        <w:rPr>
          <w:rStyle w:val="affff5"/>
          <w:rFonts w:hint="cs"/>
          <w:rtl/>
        </w:rPr>
        <w:t>'</w:t>
      </w:r>
      <w:r w:rsidR="00B433C9" w:rsidRPr="009D2840">
        <w:rPr>
          <w:rStyle w:val="affff5"/>
          <w:rtl/>
        </w:rPr>
        <w:t xml:space="preserve"> </w:t>
      </w:r>
      <w:r w:rsidR="00512142">
        <w:rPr>
          <w:rStyle w:val="affff5"/>
          <w:rFonts w:hint="cs"/>
          <w:rtl/>
        </w:rPr>
        <w:t xml:space="preserve">שמועיל </w:t>
      </w:r>
      <w:r w:rsidR="00B433C9" w:rsidRPr="009D2840">
        <w:rPr>
          <w:rStyle w:val="affff5"/>
          <w:rtl/>
        </w:rPr>
        <w:t>ביבמ</w:t>
      </w:r>
      <w:r w:rsidR="00B433C9" w:rsidRPr="00512142">
        <w:rPr>
          <w:rStyle w:val="affff5"/>
          <w:rtl/>
        </w:rPr>
        <w:t>ה</w:t>
      </w:r>
      <w:r w:rsidR="00512142" w:rsidRPr="005B4090">
        <w:rPr>
          <w:rStyle w:val="affff5"/>
          <w:rtl/>
        </w:rPr>
        <w:t xml:space="preserve"> [וצרתה </w:t>
      </w:r>
      <w:r w:rsidR="00512142" w:rsidRPr="005B4090">
        <w:rPr>
          <w:rStyle w:val="affff5"/>
          <w:rFonts w:hint="eastAsia"/>
          <w:rtl/>
        </w:rPr>
        <w:t>נאסרת</w:t>
      </w:r>
      <w:r w:rsidR="00512142" w:rsidRPr="005B4090">
        <w:rPr>
          <w:rStyle w:val="affff5"/>
          <w:rtl/>
        </w:rPr>
        <w:t>]</w:t>
      </w:r>
      <w:r w:rsidR="00512142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512142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אטו</w:t>
      </w:r>
      <w:r w:rsidR="00512142">
        <w:rPr>
          <w:rFonts w:ascii="FontbitDavid" w:hAnsi="FontbitDavid" w:hint="cs"/>
          <w:sz w:val="32"/>
          <w:rtl/>
        </w:rPr>
        <w:t xml:space="preserve"> </w:t>
      </w:r>
      <w:r w:rsidR="00D15F02">
        <w:rPr>
          <w:rFonts w:ascii="FontbitDavid" w:hAnsi="FontbitDavid"/>
          <w:sz w:val="32"/>
          <w:rtl/>
        </w:rPr>
        <w:t>ביאה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="00512142"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/>
          <w:sz w:val="32"/>
          <w:rtl/>
        </w:rPr>
        <w:t>יבעל אחריה.</w:t>
      </w:r>
    </w:p>
    <w:p w14:paraId="3244343E" w14:textId="1943D6AC" w:rsidR="00A936C6" w:rsidRDefault="004E68E0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ג</w:t>
      </w:r>
      <w:r w:rsidRPr="00512142">
        <w:rPr>
          <w:rStyle w:val="affff5"/>
          <w:rFonts w:hint="cs"/>
          <w:rtl/>
        </w:rPr>
        <w:t xml:space="preserve">. </w:t>
      </w:r>
      <w:r w:rsidR="00512142" w:rsidRPr="005B4090">
        <w:rPr>
          <w:rStyle w:val="affff5"/>
          <w:rtl/>
        </w:rPr>
        <w:t>'</w:t>
      </w:r>
      <w:r w:rsidR="00B433C9" w:rsidRPr="005B4090">
        <w:rPr>
          <w:rStyle w:val="affff5"/>
          <w:rtl/>
        </w:rPr>
        <w:t>ביאה פסולה</w:t>
      </w:r>
      <w:r w:rsidR="00512142" w:rsidRPr="005B4090">
        <w:rPr>
          <w:rStyle w:val="affff5"/>
          <w:rtl/>
        </w:rPr>
        <w:t>'</w:t>
      </w:r>
      <w:r w:rsidR="00B433C9" w:rsidRPr="005B4090">
        <w:rPr>
          <w:rStyle w:val="affff5"/>
          <w:rtl/>
        </w:rPr>
        <w:t xml:space="preserve"> יש אחריה כלום</w:t>
      </w:r>
      <w:r w:rsidR="00512142" w:rsidRPr="005B4090">
        <w:rPr>
          <w:rStyle w:val="affff5"/>
          <w:rtl/>
        </w:rPr>
        <w:t>:</w:t>
      </w:r>
      <w:r w:rsidR="00A936C6">
        <w:rPr>
          <w:rFonts w:ascii="FontbitDavid" w:hAnsi="FontbitDavid" w:hint="cs"/>
          <w:sz w:val="32"/>
          <w:rtl/>
        </w:rPr>
        <w:t xml:space="preserve"> </w:t>
      </w:r>
      <w:r w:rsidR="00A936C6" w:rsidRPr="005B4090">
        <w:rPr>
          <w:rStyle w:val="affff8"/>
          <w:rFonts w:hint="eastAsia"/>
          <w:rtl/>
        </w:rPr>
        <w:t>אם</w:t>
      </w:r>
      <w:r w:rsidR="00A936C6" w:rsidRPr="005B4090">
        <w:rPr>
          <w:rStyle w:val="affff8"/>
          <w:rtl/>
        </w:rPr>
        <w:t xml:space="preserve"> </w:t>
      </w:r>
      <w:r w:rsidR="00A936C6" w:rsidRPr="005B4090">
        <w:rPr>
          <w:rStyle w:val="affff8"/>
          <w:rFonts w:hint="eastAsia"/>
          <w:rtl/>
        </w:rPr>
        <w:t>תחשיב</w:t>
      </w:r>
      <w:r w:rsidR="00A936C6" w:rsidRPr="005B4090">
        <w:rPr>
          <w:rStyle w:val="affff8"/>
          <w:rtl/>
        </w:rPr>
        <w:t xml:space="preserve"> </w:t>
      </w:r>
      <w:r w:rsidR="00A936C6" w:rsidRPr="005B4090">
        <w:rPr>
          <w:rStyle w:val="affff8"/>
          <w:rFonts w:hint="eastAsia"/>
          <w:rtl/>
        </w:rPr>
        <w:t>ל</w:t>
      </w:r>
      <w:r w:rsidR="00A936C6" w:rsidRPr="005B4090">
        <w:rPr>
          <w:rStyle w:val="affff8"/>
          <w:rtl/>
        </w:rPr>
        <w:t xml:space="preserve">'ביאה </w:t>
      </w:r>
      <w:r w:rsidR="00A936C6" w:rsidRPr="005B4090">
        <w:rPr>
          <w:rStyle w:val="affff8"/>
          <w:rFonts w:hint="eastAsia"/>
          <w:rtl/>
        </w:rPr>
        <w:t>מעליא</w:t>
      </w:r>
      <w:r w:rsidR="00A936C6" w:rsidRPr="005B4090">
        <w:rPr>
          <w:rStyle w:val="affff8"/>
          <w:rtl/>
        </w:rPr>
        <w:t>' -</w:t>
      </w:r>
    </w:p>
    <w:p w14:paraId="4A5BC947" w14:textId="50132639" w:rsidR="00D15F02" w:rsidRDefault="00B433C9" w:rsidP="005B4090">
      <w:pPr>
        <w:ind w:firstLine="113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ביאה </w:t>
      </w:r>
      <w:r w:rsidR="00512142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>אחר גט</w:t>
      </w:r>
      <w:r w:rsidR="00512142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="00512142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אטו</w:t>
      </w:r>
      <w:r w:rsidRPr="00C35A2C">
        <w:rPr>
          <w:rFonts w:ascii="FontbitDavid" w:hAnsi="FontbitDavid"/>
          <w:sz w:val="32"/>
          <w:rtl/>
        </w:rPr>
        <w:t xml:space="preserve"> ביאה אחר חליצה,</w:t>
      </w:r>
      <w:r w:rsidR="00A936C6">
        <w:rPr>
          <w:rFonts w:ascii="FontbitDavid" w:hAnsi="FontbitDavid" w:hint="cs"/>
          <w:sz w:val="32"/>
          <w:rtl/>
        </w:rPr>
        <w:t xml:space="preserve"> </w:t>
      </w:r>
      <w:r w:rsidR="00A936C6" w:rsidRPr="005B4090">
        <w:rPr>
          <w:rStyle w:val="affff8"/>
          <w:rFonts w:hint="eastAsia"/>
          <w:rtl/>
        </w:rPr>
        <w:t>יאמרו</w:t>
      </w:r>
      <w:r w:rsidR="00A936C6" w:rsidRPr="005B4090">
        <w:rPr>
          <w:rStyle w:val="affff8"/>
          <w:rtl/>
        </w:rPr>
        <w:t xml:space="preserve"> </w:t>
      </w:r>
      <w:r w:rsidR="00A936C6" w:rsidRPr="005B4090">
        <w:rPr>
          <w:rStyle w:val="affff8"/>
          <w:rFonts w:hint="eastAsia"/>
          <w:rtl/>
        </w:rPr>
        <w:t>שמותר</w:t>
      </w:r>
      <w:r w:rsidR="00A936C6" w:rsidRPr="005B4090">
        <w:rPr>
          <w:rStyle w:val="affff8"/>
          <w:rtl/>
        </w:rPr>
        <w:t>.</w:t>
      </w:r>
      <w:r w:rsidRPr="00C35A2C">
        <w:rPr>
          <w:rFonts w:ascii="FontbitDavid" w:hAnsi="FontbitDavid"/>
          <w:sz w:val="32"/>
          <w:rtl/>
        </w:rPr>
        <w:t xml:space="preserve"> </w:t>
      </w:r>
    </w:p>
    <w:p w14:paraId="5F4FA361" w14:textId="48442D47" w:rsidR="00B433C9" w:rsidRPr="00C35A2C" w:rsidRDefault="00B433C9" w:rsidP="005B4090">
      <w:pPr>
        <w:ind w:firstLine="113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ביאה </w:t>
      </w:r>
      <w:r w:rsidR="00A936C6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>אחר מאמר</w:t>
      </w:r>
      <w:r w:rsidR="00A936C6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="00A936C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אטו</w:t>
      </w:r>
      <w:r w:rsidR="00A936C6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ביאה אחר ביאה</w:t>
      </w:r>
      <w:r w:rsidR="00A936C6">
        <w:rPr>
          <w:rFonts w:ascii="FontbitDavid" w:hAnsi="FontbitDavid" w:hint="cs"/>
          <w:sz w:val="32"/>
          <w:rtl/>
        </w:rPr>
        <w:t>,</w:t>
      </w:r>
      <w:r w:rsidR="00A936C6" w:rsidRPr="005B4090">
        <w:rPr>
          <w:rStyle w:val="affff8"/>
          <w:rtl/>
        </w:rPr>
        <w:t xml:space="preserve"> כנ"ל.</w:t>
      </w:r>
    </w:p>
    <w:p w14:paraId="0D3B9D9A" w14:textId="3D524268" w:rsidR="00B433C9" w:rsidRPr="00C35A2C" w:rsidRDefault="004E68E0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ד.</w:t>
      </w:r>
      <w:r w:rsidRPr="00A936C6">
        <w:rPr>
          <w:rStyle w:val="affff5"/>
          <w:rFonts w:hint="cs"/>
          <w:rtl/>
        </w:rPr>
        <w:t xml:space="preserve"> </w:t>
      </w:r>
      <w:r w:rsidR="00A936C6" w:rsidRPr="005B4090">
        <w:rPr>
          <w:rStyle w:val="affff5"/>
          <w:rtl/>
        </w:rPr>
        <w:t>'</w:t>
      </w:r>
      <w:r w:rsidR="00B433C9" w:rsidRPr="005B4090">
        <w:rPr>
          <w:rStyle w:val="affff5"/>
          <w:rtl/>
        </w:rPr>
        <w:t>חליצה פסולה</w:t>
      </w:r>
      <w:r w:rsidR="00A936C6" w:rsidRPr="005B4090">
        <w:rPr>
          <w:rStyle w:val="affff5"/>
          <w:rtl/>
        </w:rPr>
        <w:t>'</w:t>
      </w:r>
      <w:r w:rsidR="00B433C9" w:rsidRPr="005B4090">
        <w:rPr>
          <w:rStyle w:val="affff5"/>
          <w:rtl/>
        </w:rPr>
        <w:t xml:space="preserve"> אין אחריה כלום</w:t>
      </w:r>
      <w:r w:rsidR="00A936C6" w:rsidRPr="005B4090">
        <w:rPr>
          <w:rStyle w:val="affff5"/>
          <w:rtl/>
        </w:rPr>
        <w:t>:</w:t>
      </w:r>
      <w:r w:rsidR="00A936C6">
        <w:rPr>
          <w:rFonts w:ascii="FontbitDavid" w:hAnsi="FontbitDavid" w:hint="cs"/>
          <w:sz w:val="32"/>
          <w:rtl/>
        </w:rPr>
        <w:t xml:space="preserve"> </w:t>
      </w:r>
      <w:r w:rsidR="00A936C6" w:rsidRPr="005B4090">
        <w:rPr>
          <w:rStyle w:val="affff8"/>
          <w:rFonts w:hint="eastAsia"/>
          <w:rtl/>
        </w:rPr>
        <w:t>אף</w:t>
      </w:r>
      <w:r w:rsidR="00A936C6" w:rsidRPr="005B4090">
        <w:rPr>
          <w:rStyle w:val="affff8"/>
          <w:rtl/>
        </w:rPr>
        <w:t xml:space="preserve"> כשתחשיב </w:t>
      </w:r>
      <w:r w:rsidR="00A936C6">
        <w:rPr>
          <w:rStyle w:val="affff8"/>
          <w:rFonts w:hint="cs"/>
          <w:rtl/>
        </w:rPr>
        <w:t xml:space="preserve">ל'חליצה' </w:t>
      </w:r>
      <w:r w:rsidR="00A936C6" w:rsidRPr="005B4090">
        <w:rPr>
          <w:rStyle w:val="affff8"/>
          <w:rFonts w:hint="eastAsia"/>
          <w:rtl/>
        </w:rPr>
        <w:t>לא</w:t>
      </w:r>
      <w:r w:rsidR="00A936C6" w:rsidRPr="005B4090">
        <w:rPr>
          <w:rStyle w:val="affff8"/>
          <w:rtl/>
        </w:rPr>
        <w:t xml:space="preserve"> </w:t>
      </w:r>
      <w:r w:rsidR="00A936C6" w:rsidRPr="005B4090">
        <w:rPr>
          <w:rStyle w:val="affff8"/>
          <w:rFonts w:hint="eastAsia"/>
          <w:rtl/>
        </w:rPr>
        <w:t>יכשלו</w:t>
      </w:r>
      <w:r w:rsidR="00A936C6" w:rsidRPr="005B4090">
        <w:rPr>
          <w:rStyle w:val="affff8"/>
          <w:rtl/>
        </w:rPr>
        <w:t xml:space="preserve"> -</w:t>
      </w:r>
    </w:p>
    <w:p w14:paraId="4319DCDC" w14:textId="730AF384" w:rsidR="00B433C9" w:rsidRDefault="00E23211" w:rsidP="005B4090">
      <w:pPr>
        <w:ind w:firstLine="113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 w:hint="cs"/>
          <w:sz w:val="32"/>
          <w:rtl/>
        </w:rPr>
        <w:t xml:space="preserve">חליצה </w:t>
      </w:r>
      <w:r w:rsidR="00A936C6"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 w:hint="cs"/>
          <w:sz w:val="32"/>
          <w:rtl/>
        </w:rPr>
        <w:t>אחר גט</w:t>
      </w:r>
      <w:r w:rsidR="00A936C6"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A936C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שי</w:t>
      </w:r>
      <w:r w:rsidR="00A936C6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עשו</w:t>
      </w:r>
      <w:r w:rsidR="00A936C6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חליצה אחר חליצה</w:t>
      </w:r>
      <w:r w:rsidR="00A936C6">
        <w:rPr>
          <w:rFonts w:ascii="FontbitDavid" w:hAnsi="FontbitDavid" w:hint="cs"/>
          <w:sz w:val="32"/>
          <w:rtl/>
        </w:rPr>
        <w:t xml:space="preserve">! </w:t>
      </w:r>
      <w:r w:rsidR="00A936C6" w:rsidRPr="005B4090">
        <w:rPr>
          <w:rStyle w:val="affff8"/>
          <w:rFonts w:hint="eastAsia"/>
          <w:rtl/>
        </w:rPr>
        <w:t>לא</w:t>
      </w:r>
      <w:r w:rsidR="00A936C6" w:rsidRPr="005B4090">
        <w:rPr>
          <w:rStyle w:val="affff8"/>
          <w:rtl/>
        </w:rPr>
        <w:t xml:space="preserve"> </w:t>
      </w:r>
      <w:r w:rsidR="00A936C6" w:rsidRPr="005B4090">
        <w:rPr>
          <w:rStyle w:val="affff8"/>
          <w:rFonts w:hint="eastAsia"/>
          <w:rtl/>
        </w:rPr>
        <w:t>איכפת</w:t>
      </w:r>
      <w:r w:rsidR="00A936C6" w:rsidRPr="005B4090">
        <w:rPr>
          <w:rStyle w:val="affff8"/>
          <w:rtl/>
        </w:rPr>
        <w:t>.</w:t>
      </w:r>
    </w:p>
    <w:p w14:paraId="606167AD" w14:textId="212DC480" w:rsidR="00A936C6" w:rsidRDefault="00E23211" w:rsidP="00A936C6">
      <w:pPr>
        <w:ind w:firstLine="113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וב</w:t>
      </w:r>
      <w:r w:rsidR="00B433C9" w:rsidRPr="00C35A2C">
        <w:rPr>
          <w:rFonts w:ascii="FontbitDavid" w:hAnsi="FontbitDavid" w:hint="cs"/>
          <w:sz w:val="32"/>
          <w:rtl/>
        </w:rPr>
        <w:t xml:space="preserve">חליצה </w:t>
      </w:r>
      <w:r w:rsidR="00A936C6"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 w:hint="cs"/>
          <w:sz w:val="32"/>
          <w:rtl/>
        </w:rPr>
        <w:t>אחר מאמר</w:t>
      </w:r>
      <w:r w:rsidR="00A936C6"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A936C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אף</w:t>
      </w:r>
      <w:r w:rsidR="00A936C6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A936C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בה</w:t>
      </w:r>
      <w:r w:rsidR="00A936C6">
        <w:rPr>
          <w:rFonts w:ascii="FontbitDavid" w:hAnsi="FontbitDavid" w:hint="cs"/>
          <w:sz w:val="32"/>
          <w:rtl/>
        </w:rPr>
        <w:t xml:space="preserve"> הצרכנו </w:t>
      </w:r>
      <w:r w:rsidR="00B433C9" w:rsidRPr="00C35A2C">
        <w:rPr>
          <w:rFonts w:ascii="FontbitDavid" w:hAnsi="FontbitDavid" w:hint="cs"/>
          <w:sz w:val="32"/>
          <w:rtl/>
        </w:rPr>
        <w:t>גט למאמר</w:t>
      </w:r>
      <w:r w:rsidR="00A936C6">
        <w:rPr>
          <w:rFonts w:ascii="FontbitDavid" w:hAnsi="FontbitDavid" w:hint="cs"/>
          <w:sz w:val="32"/>
          <w:rtl/>
        </w:rPr>
        <w:t>!</w:t>
      </w:r>
    </w:p>
    <w:p w14:paraId="523ABB70" w14:textId="50E2D75C" w:rsidR="00B433C9" w:rsidRDefault="00B433C9" w:rsidP="005B4090">
      <w:pPr>
        <w:ind w:firstLine="113"/>
        <w:jc w:val="center"/>
        <w:rPr>
          <w:rFonts w:ascii="FontbitDavid" w:hAnsi="FontbitDavid"/>
          <w:sz w:val="32"/>
          <w:rtl/>
        </w:rPr>
      </w:pPr>
    </w:p>
    <w:p w14:paraId="32359786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lastRenderedPageBreak/>
        <w:t>נא.</w:t>
      </w:r>
    </w:p>
    <w:p w14:paraId="44FBF154" w14:textId="54C5BB7B" w:rsidR="00370982" w:rsidRDefault="00370982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 xml:space="preserve">ה. </w:t>
      </w:r>
      <w:r w:rsidR="002809F6">
        <w:rPr>
          <w:rStyle w:val="affff5"/>
          <w:rFonts w:hint="cs"/>
          <w:rtl/>
        </w:rPr>
        <w:t>טעם</w:t>
      </w:r>
      <w:r w:rsidR="00B433C9" w:rsidRPr="009D2840">
        <w:rPr>
          <w:rStyle w:val="affff5"/>
          <w:rFonts w:hint="cs"/>
          <w:rtl/>
        </w:rPr>
        <w:t xml:space="preserve"> ר</w:t>
      </w:r>
      <w:r w:rsidR="00B433C9" w:rsidRPr="00370982">
        <w:rPr>
          <w:rStyle w:val="affff5"/>
          <w:rtl/>
        </w:rPr>
        <w:t>"</w:t>
      </w:r>
      <w:r w:rsidR="00B433C9" w:rsidRPr="00370982">
        <w:rPr>
          <w:rStyle w:val="affff5"/>
          <w:rFonts w:hint="cs"/>
          <w:rtl/>
        </w:rPr>
        <w:t>ג</w:t>
      </w:r>
      <w:r w:rsidR="00B433C9" w:rsidRPr="00110B70">
        <w:rPr>
          <w:rStyle w:val="affff5"/>
          <w:rtl/>
        </w:rPr>
        <w:t xml:space="preserve"> </w:t>
      </w:r>
      <w:r w:rsidRPr="00110B70">
        <w:rPr>
          <w:rStyle w:val="affff5"/>
          <w:rtl/>
        </w:rPr>
        <w:t>[ש</w:t>
      </w:r>
      <w:r w:rsidRPr="00110B70">
        <w:rPr>
          <w:rStyle w:val="affff5"/>
          <w:rFonts w:hint="eastAsia"/>
          <w:rtl/>
        </w:rPr>
        <w:t>אין</w:t>
      </w:r>
      <w:r w:rsidRPr="00110B70">
        <w:rPr>
          <w:rStyle w:val="affff5"/>
          <w:rtl/>
        </w:rPr>
        <w:t xml:space="preserve"> גט אחר גט ומאמר אחר מאמר</w:t>
      </w:r>
      <w:r>
        <w:rPr>
          <w:rStyle w:val="affff5"/>
          <w:rFonts w:hint="cs"/>
          <w:rtl/>
        </w:rPr>
        <w:t>, אבל גט אחר מאמר יש</w:t>
      </w:r>
      <w:r w:rsidRPr="00110B70">
        <w:rPr>
          <w:rStyle w:val="affff5"/>
          <w:rtl/>
        </w:rPr>
        <w:t>]</w:t>
      </w:r>
      <w:r>
        <w:rPr>
          <w:rStyle w:val="affff5"/>
          <w:rFonts w:hint="cs"/>
          <w:rtl/>
        </w:rPr>
        <w:t>:</w:t>
      </w:r>
    </w:p>
    <w:p w14:paraId="7468C0FC" w14:textId="64209F35" w:rsidR="00370982" w:rsidRDefault="00370982" w:rsidP="00B55EDF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eastAsia"/>
          <w:rtl/>
        </w:rPr>
        <w:t>לרבא</w:t>
      </w:r>
      <w:r w:rsidRPr="00110B70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מס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ת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פק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</w:t>
      </w:r>
      <w:r w:rsidR="00373B7F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ם</w:t>
      </w:r>
      <w:r w:rsidR="00373B7F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גט </w:t>
      </w:r>
      <w:r>
        <w:rPr>
          <w:rFonts w:ascii="FontbitDavid" w:hAnsi="FontbitDavid" w:hint="cs"/>
          <w:sz w:val="32"/>
          <w:rtl/>
        </w:rPr>
        <w:t xml:space="preserve">ומאמר </w:t>
      </w:r>
      <w:r w:rsidR="00373B7F">
        <w:rPr>
          <w:rFonts w:ascii="FontbitDavid" w:hAnsi="FontbitDavid" w:hint="cs"/>
          <w:sz w:val="32"/>
          <w:rtl/>
        </w:rPr>
        <w:t>ד</w:t>
      </w:r>
      <w:r>
        <w:rPr>
          <w:rFonts w:ascii="FontbitDavid" w:hAnsi="FontbitDavid" w:hint="cs"/>
          <w:sz w:val="32"/>
          <w:rtl/>
        </w:rPr>
        <w:t>ו</w:t>
      </w:r>
      <w:r w:rsidR="00373B7F">
        <w:rPr>
          <w:rFonts w:ascii="FontbitDavid" w:hAnsi="FontbitDavid" w:hint="cs"/>
          <w:sz w:val="32"/>
          <w:rtl/>
        </w:rPr>
        <w:t>ח</w:t>
      </w:r>
      <w:r>
        <w:rPr>
          <w:rFonts w:ascii="FontbitDavid" w:hAnsi="FontbitDavid" w:hint="cs"/>
          <w:sz w:val="32"/>
          <w:rtl/>
        </w:rPr>
        <w:t>ה</w:t>
      </w:r>
      <w:r w:rsidR="00373B7F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וקונה לגמרי - בתרא אינו כלום,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373B7F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או</w:t>
      </w:r>
      <w:r w:rsidR="00373B7F">
        <w:rPr>
          <w:rFonts w:ascii="FontbitDavid" w:hAnsi="FontbitDavid" w:hint="cs"/>
          <w:sz w:val="32"/>
          <w:rtl/>
        </w:rPr>
        <w:t xml:space="preserve"> לא </w:t>
      </w:r>
      <w:r>
        <w:rPr>
          <w:rFonts w:ascii="FontbitDavid" w:hAnsi="FontbitDavid" w:hint="cs"/>
          <w:sz w:val="32"/>
          <w:rtl/>
        </w:rPr>
        <w:t>דוחה וקונה כלל - קמא ובתרא אינם כלום.</w:t>
      </w:r>
    </w:p>
    <w:p w14:paraId="42F1D9A9" w14:textId="55080008" w:rsidR="00370982" w:rsidRDefault="00370982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ויקשה מדתניא</w:t>
      </w:r>
      <w:r w:rsidR="00B433C9" w:rsidRPr="009D2840">
        <w:rPr>
          <w:rStyle w:val="affff5"/>
          <w:rtl/>
        </w:rPr>
        <w:t>: מודה ר"ג</w:t>
      </w:r>
      <w:r w:rsidR="00B433C9" w:rsidRPr="00C35A2C">
        <w:rPr>
          <w:rFonts w:ascii="FontbitDavid" w:hAnsi="FontbitDavid"/>
          <w:sz w:val="32"/>
          <w:rtl/>
        </w:rPr>
        <w:t xml:space="preserve"> שיש גט אחר מאמר, </w:t>
      </w:r>
      <w:r>
        <w:rPr>
          <w:rFonts w:ascii="FontbitDavid" w:hAnsi="FontbitDavid" w:hint="cs"/>
          <w:sz w:val="32"/>
          <w:rtl/>
        </w:rPr>
        <w:t>ולהיפך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</w:p>
    <w:p w14:paraId="5A40BC6E" w14:textId="30DAE6FB" w:rsidR="00B433C9" w:rsidRPr="00C35A2C" w:rsidRDefault="004A5D06" w:rsidP="00B55EDF">
      <w:pPr>
        <w:rPr>
          <w:rFonts w:ascii="FontbitDavid" w:hAnsi="FontbitDavid"/>
          <w:sz w:val="32"/>
          <w:rtl/>
        </w:rPr>
      </w:pPr>
      <w:r w:rsidRPr="00110B70">
        <w:rPr>
          <w:rFonts w:ascii="FontbitDavid" w:hAnsi="FontbitDavid" w:hint="eastAsia"/>
          <w:sz w:val="32"/>
          <w:rtl/>
        </w:rPr>
        <w:t>וכן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גט </w:t>
      </w:r>
      <w:r w:rsidR="00B433C9" w:rsidRPr="004A5D06">
        <w:rPr>
          <w:rFonts w:ascii="FontbitDavid" w:hAnsi="FontbitDavid"/>
          <w:sz w:val="32"/>
          <w:rtl/>
        </w:rPr>
        <w:t>אחר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ביאה </w:t>
      </w:r>
      <w:r w:rsidR="00370982" w:rsidRPr="004A5D06">
        <w:rPr>
          <w:rFonts w:ascii="FontbitDavid" w:hAnsi="FontbitDavid" w:hint="cs"/>
          <w:sz w:val="32"/>
          <w:rtl/>
        </w:rPr>
        <w:t>שאחר</w:t>
      </w:r>
      <w:r w:rsidR="00370982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מאמר, ומאמר </w:t>
      </w:r>
      <w:r w:rsidR="00B433C9" w:rsidRPr="004A5D06">
        <w:rPr>
          <w:rFonts w:ascii="FontbitDavid" w:hAnsi="FontbitDavid"/>
          <w:sz w:val="32"/>
          <w:rtl/>
        </w:rPr>
        <w:t>אחר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ביאה </w:t>
      </w:r>
      <w:r w:rsidR="00370982" w:rsidRPr="004A5D06">
        <w:rPr>
          <w:rFonts w:ascii="FontbitDavid" w:hAnsi="FontbitDavid" w:hint="cs"/>
          <w:sz w:val="32"/>
          <w:rtl/>
        </w:rPr>
        <w:t>שאחר</w:t>
      </w:r>
      <w:r w:rsidR="00370982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גט</w:t>
      </w:r>
      <w:r w:rsidR="00B433C9" w:rsidRPr="00C35A2C">
        <w:rPr>
          <w:rFonts w:ascii="FontbitDavid" w:hAnsi="FontbitDavid"/>
          <w:sz w:val="32"/>
          <w:rtl/>
        </w:rPr>
        <w:t>;</w:t>
      </w:r>
    </w:p>
    <w:p w14:paraId="0089BB94" w14:textId="7A7D2976" w:rsidR="00B433C9" w:rsidRPr="005C5E95" w:rsidRDefault="00B433C9" w:rsidP="00B55EDF">
      <w:pPr>
        <w:rPr>
          <w:spacing w:val="-6"/>
          <w:rtl/>
        </w:rPr>
      </w:pPr>
      <w:r w:rsidRPr="00110B70">
        <w:rPr>
          <w:rtl/>
        </w:rPr>
        <w:t>וא</w:t>
      </w:r>
      <w:r w:rsidR="00370982" w:rsidRPr="00110B70">
        <w:rPr>
          <w:rFonts w:hint="eastAsia"/>
          <w:rtl/>
        </w:rPr>
        <w:t>ם</w:t>
      </w:r>
      <w:r w:rsidR="00370982" w:rsidRPr="00110B70">
        <w:rPr>
          <w:rtl/>
        </w:rPr>
        <w:t xml:space="preserve"> </w:t>
      </w:r>
      <w:r w:rsidR="00370982" w:rsidRPr="00110B70">
        <w:rPr>
          <w:rFonts w:hint="eastAsia"/>
          <w:rtl/>
        </w:rPr>
        <w:t>משום</w:t>
      </w:r>
      <w:r w:rsidRPr="00110B70">
        <w:rPr>
          <w:rtl/>
        </w:rPr>
        <w:t xml:space="preserve"> ספק</w:t>
      </w:r>
      <w:r w:rsidR="00370982">
        <w:rPr>
          <w:rFonts w:hint="cs"/>
          <w:rtl/>
        </w:rPr>
        <w:t>,</w:t>
      </w:r>
      <w:r w:rsidRPr="00110B70">
        <w:rPr>
          <w:rtl/>
        </w:rPr>
        <w:t xml:space="preserve"> תהי</w:t>
      </w:r>
      <w:r w:rsidR="00370982">
        <w:rPr>
          <w:rFonts w:hint="cs"/>
          <w:rtl/>
        </w:rPr>
        <w:t>ה</w:t>
      </w:r>
      <w:r w:rsidRPr="00110B70">
        <w:rPr>
          <w:rtl/>
        </w:rPr>
        <w:t xml:space="preserve"> כ</w:t>
      </w:r>
      <w:r w:rsidRPr="005C5E95">
        <w:rPr>
          <w:spacing w:val="-6"/>
          <w:rtl/>
        </w:rPr>
        <w:t>ביאה שהיא בתח</w:t>
      </w:r>
      <w:r w:rsidR="00370982">
        <w:rPr>
          <w:rFonts w:hint="cs"/>
          <w:spacing w:val="-6"/>
          <w:rtl/>
        </w:rPr>
        <w:t>י</w:t>
      </w:r>
      <w:r w:rsidRPr="005C5E95">
        <w:rPr>
          <w:spacing w:val="-6"/>
          <w:rtl/>
        </w:rPr>
        <w:t xml:space="preserve">לה </w:t>
      </w:r>
      <w:r w:rsidR="00370982">
        <w:rPr>
          <w:rFonts w:hint="cs"/>
          <w:spacing w:val="-6"/>
          <w:rtl/>
        </w:rPr>
        <w:t>ש</w:t>
      </w:r>
      <w:r w:rsidRPr="005C5E95">
        <w:rPr>
          <w:spacing w:val="-6"/>
          <w:rtl/>
        </w:rPr>
        <w:t>אין אחריה כלום!</w:t>
      </w:r>
    </w:p>
    <w:p w14:paraId="60ED792E" w14:textId="374ED3F3" w:rsidR="004A5D06" w:rsidRDefault="00B433C9" w:rsidP="00B55EDF">
      <w:pPr>
        <w:rPr>
          <w:rtl/>
        </w:rPr>
      </w:pPr>
      <w:r w:rsidRPr="009D2840">
        <w:rPr>
          <w:rStyle w:val="affff5"/>
          <w:rtl/>
        </w:rPr>
        <w:t xml:space="preserve">אלא </w:t>
      </w:r>
      <w:r w:rsidR="00370982">
        <w:rPr>
          <w:rStyle w:val="affff5"/>
          <w:rFonts w:hint="cs"/>
          <w:rtl/>
        </w:rPr>
        <w:t>ל</w:t>
      </w:r>
      <w:r w:rsidRPr="009D2840">
        <w:rPr>
          <w:rStyle w:val="affff5"/>
          <w:rtl/>
        </w:rPr>
        <w:t>אביי:</w:t>
      </w:r>
      <w:r w:rsidRPr="00C35A2C">
        <w:rPr>
          <w:rtl/>
        </w:rPr>
        <w:t xml:space="preserve"> </w:t>
      </w:r>
      <w:r w:rsidRPr="00110B70">
        <w:rPr>
          <w:b/>
          <w:rtl/>
        </w:rPr>
        <w:t>פש</w:t>
      </w:r>
      <w:r w:rsidR="00370982" w:rsidRPr="00D1637C">
        <w:rPr>
          <w:rFonts w:cs="PFT_Frank" w:hint="eastAsia"/>
          <w:b/>
          <w:bCs/>
          <w:szCs w:val="14"/>
          <w:rtl/>
        </w:rPr>
        <w:t>ו</w:t>
      </w:r>
      <w:r w:rsidRPr="00110B70">
        <w:rPr>
          <w:b/>
          <w:rtl/>
        </w:rPr>
        <w:t>ט ל</w:t>
      </w:r>
      <w:r w:rsidR="00370982" w:rsidRPr="00D1637C">
        <w:rPr>
          <w:rFonts w:cs="PFT_Frank" w:hint="eastAsia"/>
          <w:b/>
          <w:bCs/>
          <w:szCs w:val="14"/>
          <w:rtl/>
        </w:rPr>
        <w:t>ו</w:t>
      </w:r>
      <w:r w:rsidRPr="00370982">
        <w:rPr>
          <w:rtl/>
        </w:rPr>
        <w:t xml:space="preserve"> </w:t>
      </w:r>
      <w:r w:rsidR="00370982">
        <w:rPr>
          <w:rFonts w:hint="cs"/>
          <w:rtl/>
        </w:rPr>
        <w:t>ש</w:t>
      </w:r>
      <w:r w:rsidRPr="00370982">
        <w:rPr>
          <w:rtl/>
        </w:rPr>
        <w:t>ד</w:t>
      </w:r>
      <w:r w:rsidR="00370982">
        <w:rPr>
          <w:rFonts w:hint="cs"/>
          <w:rtl/>
        </w:rPr>
        <w:t>ו</w:t>
      </w:r>
      <w:r w:rsidRPr="00370982">
        <w:rPr>
          <w:rtl/>
        </w:rPr>
        <w:t>ח</w:t>
      </w:r>
      <w:r w:rsidR="00370982">
        <w:rPr>
          <w:rFonts w:hint="cs"/>
          <w:rtl/>
        </w:rPr>
        <w:t>ה</w:t>
      </w:r>
      <w:r w:rsidRPr="00370982">
        <w:rPr>
          <w:rtl/>
        </w:rPr>
        <w:t xml:space="preserve"> וק</w:t>
      </w:r>
      <w:r w:rsidR="00370982">
        <w:rPr>
          <w:rFonts w:hint="cs"/>
          <w:rtl/>
        </w:rPr>
        <w:t>ו</w:t>
      </w:r>
      <w:r w:rsidRPr="00C35A2C">
        <w:rPr>
          <w:rtl/>
        </w:rPr>
        <w:t>נ</w:t>
      </w:r>
      <w:r w:rsidR="00370982">
        <w:rPr>
          <w:rFonts w:hint="cs"/>
          <w:rtl/>
        </w:rPr>
        <w:t>ה</w:t>
      </w:r>
      <w:r w:rsidR="004A5D06">
        <w:rPr>
          <w:rFonts w:hint="cs"/>
          <w:rtl/>
        </w:rPr>
        <w:t xml:space="preserve"> לגמרי</w:t>
      </w:r>
      <w:r w:rsidR="00370982">
        <w:rPr>
          <w:rFonts w:hint="cs"/>
          <w:rtl/>
        </w:rPr>
        <w:t xml:space="preserve"> </w:t>
      </w:r>
      <w:r w:rsidR="00370982" w:rsidRPr="00110B70">
        <w:rPr>
          <w:rStyle w:val="affff8"/>
          <w:rtl/>
        </w:rPr>
        <w:t>[מדרבנן]</w:t>
      </w:r>
      <w:r w:rsidRPr="00110B70">
        <w:rPr>
          <w:rStyle w:val="affff8"/>
          <w:rtl/>
        </w:rPr>
        <w:t>,</w:t>
      </w:r>
      <w:r w:rsidRPr="00C35A2C">
        <w:rPr>
          <w:rtl/>
        </w:rPr>
        <w:t xml:space="preserve"> </w:t>
      </w:r>
      <w:r w:rsidR="004A5D06" w:rsidRPr="00D1637C">
        <w:rPr>
          <w:rFonts w:cs="PFT_Frank" w:hint="eastAsia"/>
          <w:b/>
          <w:bCs/>
          <w:szCs w:val="14"/>
          <w:rtl/>
        </w:rPr>
        <w:t>אלא</w:t>
      </w:r>
      <w:r w:rsidRPr="00C35A2C">
        <w:rPr>
          <w:rtl/>
        </w:rPr>
        <w:t xml:space="preserve"> </w:t>
      </w:r>
      <w:r w:rsidR="004A5D06">
        <w:rPr>
          <w:rFonts w:hint="cs"/>
          <w:rtl/>
        </w:rPr>
        <w:t>ש</w:t>
      </w:r>
      <w:r w:rsidR="00B7736C">
        <w:rPr>
          <w:rFonts w:hint="cs"/>
          <w:rtl/>
        </w:rPr>
        <w:t>בצד אחד</w:t>
      </w:r>
      <w:r w:rsidR="004A5D06">
        <w:rPr>
          <w:rFonts w:hint="cs"/>
          <w:rtl/>
        </w:rPr>
        <w:t xml:space="preserve"> דיבמה</w:t>
      </w:r>
      <w:r w:rsidR="00B7736C">
        <w:rPr>
          <w:rFonts w:hint="cs"/>
          <w:rtl/>
        </w:rPr>
        <w:t xml:space="preserve"> </w:t>
      </w:r>
      <w:r w:rsidR="004A5D06">
        <w:rPr>
          <w:rFonts w:hint="cs"/>
          <w:rtl/>
        </w:rPr>
        <w:t>חל</w:t>
      </w:r>
      <w:r w:rsidR="00B7736C">
        <w:rPr>
          <w:rFonts w:hint="cs"/>
          <w:rtl/>
        </w:rPr>
        <w:t xml:space="preserve"> גט</w:t>
      </w:r>
      <w:r w:rsidR="004A5D06">
        <w:rPr>
          <w:rFonts w:hint="cs"/>
          <w:rtl/>
        </w:rPr>
        <w:t xml:space="preserve"> </w:t>
      </w:r>
      <w:r w:rsidR="004A5D06" w:rsidRPr="00110B70">
        <w:rPr>
          <w:rStyle w:val="affff8"/>
          <w:rFonts w:hint="eastAsia"/>
          <w:rtl/>
        </w:rPr>
        <w:t>לדחות</w:t>
      </w:r>
      <w:r w:rsidR="00B7736C">
        <w:rPr>
          <w:rFonts w:hint="cs"/>
          <w:rtl/>
        </w:rPr>
        <w:t xml:space="preserve"> ובצד </w:t>
      </w:r>
      <w:r w:rsidR="004A5D06">
        <w:rPr>
          <w:rFonts w:hint="cs"/>
          <w:rtl/>
        </w:rPr>
        <w:t>אחר</w:t>
      </w:r>
      <w:r w:rsidR="00B7736C">
        <w:rPr>
          <w:rFonts w:hint="cs"/>
          <w:rtl/>
        </w:rPr>
        <w:t xml:space="preserve"> מאמר</w:t>
      </w:r>
      <w:r w:rsidR="004A5D06">
        <w:rPr>
          <w:rFonts w:hint="cs"/>
          <w:rtl/>
        </w:rPr>
        <w:t xml:space="preserve"> </w:t>
      </w:r>
      <w:r w:rsidR="004A5D06" w:rsidRPr="00110B70">
        <w:rPr>
          <w:rStyle w:val="affff8"/>
          <w:rFonts w:hint="eastAsia"/>
          <w:rtl/>
        </w:rPr>
        <w:t>לקנות</w:t>
      </w:r>
      <w:r w:rsidR="00B7736C" w:rsidRPr="00110B70">
        <w:rPr>
          <w:rStyle w:val="affff8"/>
          <w:rtl/>
        </w:rPr>
        <w:t>,</w:t>
      </w:r>
      <w:r w:rsidR="00B7736C">
        <w:rPr>
          <w:rFonts w:hint="cs"/>
          <w:rtl/>
        </w:rPr>
        <w:t xml:space="preserve"> </w:t>
      </w:r>
      <w:r w:rsidR="004A5D06" w:rsidRPr="00D1637C">
        <w:rPr>
          <w:rFonts w:cs="PFT_Frank" w:hint="eastAsia"/>
          <w:b/>
          <w:bCs/>
          <w:szCs w:val="14"/>
          <w:rtl/>
        </w:rPr>
        <w:t>ולכן</w:t>
      </w:r>
      <w:r w:rsidR="004A5D06">
        <w:rPr>
          <w:rFonts w:hint="cs"/>
          <w:rtl/>
        </w:rPr>
        <w:t xml:space="preserve"> </w:t>
      </w:r>
      <w:r w:rsidRPr="00C35A2C">
        <w:rPr>
          <w:rtl/>
        </w:rPr>
        <w:t xml:space="preserve">גט אחר גט לא </w:t>
      </w:r>
      <w:r w:rsidR="004A5D06">
        <w:rPr>
          <w:rFonts w:hint="cs"/>
          <w:rtl/>
        </w:rPr>
        <w:t>חל</w:t>
      </w:r>
      <w:r w:rsidRPr="00C35A2C">
        <w:rPr>
          <w:rtl/>
        </w:rPr>
        <w:t xml:space="preserve"> דדחה</w:t>
      </w:r>
      <w:r w:rsidR="004A5D06">
        <w:rPr>
          <w:rFonts w:hint="cs"/>
          <w:rtl/>
        </w:rPr>
        <w:t>ו</w:t>
      </w:r>
      <w:r w:rsidRPr="00C35A2C">
        <w:rPr>
          <w:rtl/>
        </w:rPr>
        <w:t xml:space="preserve"> קמא, </w:t>
      </w:r>
      <w:r w:rsidR="004A5D06" w:rsidRPr="00D1637C">
        <w:rPr>
          <w:rFonts w:cs="PFT_Frank" w:hint="eastAsia"/>
          <w:b/>
          <w:bCs/>
          <w:szCs w:val="14"/>
          <w:rtl/>
        </w:rPr>
        <w:t>אבל</w:t>
      </w:r>
      <w:r w:rsidRPr="00C35A2C">
        <w:rPr>
          <w:rtl/>
        </w:rPr>
        <w:t xml:space="preserve"> גט אחר מאמר </w:t>
      </w:r>
      <w:r w:rsidR="004A5D06">
        <w:rPr>
          <w:rFonts w:hint="cs"/>
          <w:rtl/>
        </w:rPr>
        <w:t>כ"א חל בצד שלו.</w:t>
      </w:r>
    </w:p>
    <w:p w14:paraId="45EA3A38" w14:textId="666F5A1F" w:rsidR="00B433C9" w:rsidRPr="00C35A2C" w:rsidRDefault="004A5D06" w:rsidP="00110B70">
      <w:pPr>
        <w:pStyle w:val="affff7"/>
        <w:jc w:val="center"/>
        <w:rPr>
          <w:rtl/>
        </w:rPr>
      </w:pPr>
      <w:r>
        <w:rPr>
          <w:rtl/>
        </w:rPr>
        <w:tab/>
      </w:r>
      <w:r w:rsidR="00B433C9" w:rsidRPr="009D2840">
        <w:rPr>
          <w:rStyle w:val="affff5"/>
          <w:rtl/>
        </w:rPr>
        <w:t>ורבנן</w:t>
      </w:r>
      <w:r>
        <w:rPr>
          <w:rStyle w:val="affff5"/>
          <w:rFonts w:hint="cs"/>
          <w:rtl/>
        </w:rPr>
        <w:t xml:space="preserve"> ס"ל: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ל</w:t>
      </w:r>
      <w:r w:rsidR="00B433C9" w:rsidRPr="00C35A2C">
        <w:rPr>
          <w:rtl/>
        </w:rPr>
        <w:t xml:space="preserve">כל </w:t>
      </w:r>
      <w:r w:rsidRPr="00A07384">
        <w:rPr>
          <w:rFonts w:cs="PFT_Frank" w:hint="eastAsia"/>
          <w:b/>
          <w:bCs/>
          <w:szCs w:val="10"/>
          <w:rtl/>
        </w:rPr>
        <w:t>יבם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ויבם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נתנו מקום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ל</w:t>
      </w:r>
      <w:r w:rsidR="00B433C9" w:rsidRPr="00C35A2C">
        <w:rPr>
          <w:rtl/>
        </w:rPr>
        <w:t>גט ומאמר ב</w:t>
      </w:r>
      <w:r>
        <w:rPr>
          <w:rFonts w:hint="cs"/>
          <w:rtl/>
        </w:rPr>
        <w:t xml:space="preserve">כל </w:t>
      </w:r>
      <w:r w:rsidRPr="00A07384">
        <w:rPr>
          <w:rFonts w:cs="PFT_Frank" w:hint="eastAsia"/>
          <w:b/>
          <w:bCs/>
          <w:szCs w:val="10"/>
          <w:rtl/>
        </w:rPr>
        <w:t>יבמה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ו</w:t>
      </w:r>
      <w:r w:rsidR="00B433C9" w:rsidRPr="00A07384">
        <w:rPr>
          <w:rFonts w:cs="PFT_Frank"/>
          <w:b/>
          <w:bCs/>
          <w:szCs w:val="10"/>
          <w:rtl/>
        </w:rPr>
        <w:t>יבמה</w:t>
      </w:r>
      <w:r w:rsidR="00B433C9" w:rsidRPr="00C35A2C">
        <w:rPr>
          <w:rtl/>
        </w:rPr>
        <w:t>.</w:t>
      </w:r>
    </w:p>
    <w:p w14:paraId="07BCC0F7" w14:textId="52EB5216" w:rsidR="00647A38" w:rsidRDefault="00B433C9" w:rsidP="007C50EB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tl/>
        </w:rPr>
        <w:t>ו</w:t>
      </w:r>
      <w:r w:rsidR="004A5D06" w:rsidRPr="00110B70">
        <w:rPr>
          <w:rStyle w:val="affff5"/>
          <w:rtl/>
        </w:rPr>
        <w:t>'</w:t>
      </w:r>
      <w:r w:rsidRPr="00110B70">
        <w:rPr>
          <w:rStyle w:val="affff5"/>
          <w:rtl/>
        </w:rPr>
        <w:t>ביאה פסולה</w:t>
      </w:r>
      <w:r w:rsidR="004A5D06" w:rsidRPr="00110B70">
        <w:rPr>
          <w:rStyle w:val="affff5"/>
          <w:rtl/>
        </w:rPr>
        <w:t xml:space="preserve">' </w:t>
      </w:r>
      <w:r w:rsidR="004A5D06" w:rsidRPr="00110B70">
        <w:rPr>
          <w:rStyle w:val="affff5"/>
          <w:rFonts w:hint="eastAsia"/>
          <w:rtl/>
        </w:rPr>
        <w:t>לר</w:t>
      </w:r>
      <w:r w:rsidR="004A5D06" w:rsidRPr="00110B70">
        <w:rPr>
          <w:rStyle w:val="affff5"/>
          <w:rtl/>
        </w:rPr>
        <w:t>"ג</w:t>
      </w:r>
      <w:r w:rsidR="004A5D06" w:rsidRPr="00110B70">
        <w:rPr>
          <w:rtl/>
        </w:rPr>
        <w:t xml:space="preserve"> -</w:t>
      </w:r>
      <w:r w:rsidRPr="00110B70">
        <w:rPr>
          <w:rtl/>
        </w:rPr>
        <w:t xml:space="preserve"> </w:t>
      </w:r>
      <w:r w:rsidR="00647A38">
        <w:rPr>
          <w:rtl/>
        </w:rPr>
        <w:tab/>
      </w:r>
      <w:r w:rsidR="00647A38" w:rsidRPr="00D1637C">
        <w:rPr>
          <w:rFonts w:cs="PFT_Frank"/>
          <w:b/>
          <w:bCs/>
          <w:szCs w:val="14"/>
          <w:rtl/>
        </w:rPr>
        <w:tab/>
      </w:r>
      <w:r w:rsidR="00647A38" w:rsidRPr="00D1637C">
        <w:rPr>
          <w:rFonts w:cs="PFT_Frank"/>
          <w:b/>
          <w:bCs/>
          <w:szCs w:val="14"/>
          <w:rtl/>
        </w:rPr>
        <w:tab/>
      </w:r>
      <w:r w:rsidR="00647A38" w:rsidRPr="00D1637C">
        <w:rPr>
          <w:rFonts w:cs="PFT_Frank" w:hint="cs"/>
          <w:b/>
          <w:bCs/>
          <w:szCs w:val="14"/>
          <w:rtl/>
        </w:rPr>
        <w:t xml:space="preserve">  </w:t>
      </w:r>
      <w:r w:rsidRPr="00D1637C">
        <w:rPr>
          <w:rFonts w:cs="PFT_Frank"/>
          <w:b/>
          <w:bCs/>
          <w:szCs w:val="14"/>
          <w:rtl/>
        </w:rPr>
        <w:t>עדיפ</w:t>
      </w:r>
      <w:r w:rsidR="004A5D06" w:rsidRPr="00D1637C">
        <w:rPr>
          <w:rFonts w:cs="PFT_Frank" w:hint="eastAsia"/>
          <w:b/>
          <w:bCs/>
          <w:szCs w:val="14"/>
          <w:rtl/>
        </w:rPr>
        <w:t>ה</w:t>
      </w:r>
      <w:r w:rsidRPr="00D1637C">
        <w:rPr>
          <w:rFonts w:cs="PFT_Frank"/>
          <w:b/>
          <w:bCs/>
          <w:szCs w:val="14"/>
          <w:rtl/>
        </w:rPr>
        <w:t xml:space="preserve"> ממאמר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A5D06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 xml:space="preserve">מאמר אחר מאמר </w:t>
      </w:r>
    </w:p>
    <w:p w14:paraId="45C85DD2" w14:textId="1B4C3F5F" w:rsidR="00B433C9" w:rsidRDefault="00647A38" w:rsidP="00110B70">
      <w:pPr>
        <w:ind w:left="339" w:firstLine="113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 </w:t>
      </w:r>
      <w:r w:rsidR="00B433C9" w:rsidRPr="00C35A2C">
        <w:rPr>
          <w:rFonts w:ascii="FontbitDavid" w:hAnsi="FontbitDavid"/>
          <w:sz w:val="32"/>
          <w:rtl/>
        </w:rPr>
        <w:t>לא</w:t>
      </w:r>
      <w:r>
        <w:rPr>
          <w:rFonts w:ascii="FontbitDavid" w:hAnsi="FontbitDavid" w:hint="cs"/>
          <w:sz w:val="32"/>
          <w:rtl/>
        </w:rPr>
        <w:t xml:space="preserve"> </w:t>
      </w:r>
      <w:r w:rsidR="004A5D06">
        <w:rPr>
          <w:rFonts w:ascii="FontbitDavid" w:hAnsi="FontbitDavid" w:hint="cs"/>
          <w:sz w:val="32"/>
          <w:rtl/>
        </w:rPr>
        <w:t>מועיל</w:t>
      </w:r>
      <w:r w:rsidR="00B433C9" w:rsidRPr="00C35A2C">
        <w:rPr>
          <w:rFonts w:ascii="FontbitDavid" w:hAnsi="FontbitDavid"/>
          <w:sz w:val="32"/>
          <w:rtl/>
        </w:rPr>
        <w:t>, וביאה אחר מאמר מ</w:t>
      </w:r>
      <w:r w:rsidR="004A5D06">
        <w:rPr>
          <w:rFonts w:ascii="FontbitDavid" w:hAnsi="FontbitDavid" w:hint="cs"/>
          <w:sz w:val="32"/>
          <w:rtl/>
        </w:rPr>
        <w:t xml:space="preserve">ועיל </w:t>
      </w:r>
      <w:r w:rsidR="004A5D06" w:rsidRPr="00110B70">
        <w:rPr>
          <w:rStyle w:val="affff8"/>
          <w:rtl/>
        </w:rPr>
        <w:t>[</w:t>
      </w:r>
      <w:r>
        <w:rPr>
          <w:rStyle w:val="affff8"/>
          <w:rFonts w:hint="cs"/>
          <w:rtl/>
        </w:rPr>
        <w:t xml:space="preserve">דביאה </w:t>
      </w:r>
      <w:r w:rsidR="004A5D06" w:rsidRPr="00110B70">
        <w:rPr>
          <w:rStyle w:val="affff8"/>
          <w:rFonts w:hint="eastAsia"/>
          <w:rtl/>
        </w:rPr>
        <w:t>דאורייתא</w:t>
      </w:r>
      <w:r w:rsidR="004A5D06" w:rsidRPr="00110B70">
        <w:rPr>
          <w:rStyle w:val="affff8"/>
          <w:rtl/>
        </w:rPr>
        <w:t>]</w:t>
      </w:r>
      <w:r w:rsidR="00B433C9" w:rsidRPr="00110B70">
        <w:rPr>
          <w:rStyle w:val="affff8"/>
          <w:rtl/>
        </w:rPr>
        <w:t>,</w:t>
      </w:r>
    </w:p>
    <w:p w14:paraId="215B2278" w14:textId="65C87CC7" w:rsidR="009C1A9C" w:rsidRDefault="00B433C9" w:rsidP="00647A38">
      <w:pPr>
        <w:rPr>
          <w:rStyle w:val="affff5"/>
          <w:rtl/>
        </w:rPr>
      </w:pPr>
      <w:r w:rsidRPr="00110B70">
        <w:rPr>
          <w:b/>
          <w:rtl/>
        </w:rPr>
        <w:t>וגר</w:t>
      </w:r>
      <w:r w:rsidR="004A5D06" w:rsidRPr="00D1637C">
        <w:rPr>
          <w:rFonts w:cs="PFT_Frank" w:hint="cs"/>
          <w:b/>
          <w:bCs/>
          <w:szCs w:val="14"/>
          <w:rtl/>
        </w:rPr>
        <w:t>ו</w:t>
      </w:r>
      <w:r w:rsidRPr="00110B70">
        <w:rPr>
          <w:b/>
          <w:rtl/>
        </w:rPr>
        <w:t>ע</w:t>
      </w:r>
      <w:r w:rsidR="004A5D06" w:rsidRPr="00D1637C">
        <w:rPr>
          <w:rFonts w:cs="PFT_Frank" w:hint="cs"/>
          <w:b/>
          <w:bCs/>
          <w:szCs w:val="14"/>
          <w:rtl/>
        </w:rPr>
        <w:t>ה</w:t>
      </w:r>
      <w:r w:rsidRPr="00110B70">
        <w:rPr>
          <w:b/>
          <w:rtl/>
        </w:rPr>
        <w:t xml:space="preserve"> ממאמר</w:t>
      </w:r>
      <w:r w:rsidRPr="00110B70">
        <w:rPr>
          <w:rtl/>
        </w:rPr>
        <w:t xml:space="preserve"> - </w:t>
      </w:r>
      <w:r w:rsidR="00647A38">
        <w:rPr>
          <w:rFonts w:hint="cs"/>
          <w:rtl/>
        </w:rPr>
        <w:t>ש</w:t>
      </w:r>
      <w:r w:rsidRPr="00110B70">
        <w:rPr>
          <w:rtl/>
        </w:rPr>
        <w:t>בי</w:t>
      </w:r>
      <w:r>
        <w:rPr>
          <w:rFonts w:ascii="FontbitDavid" w:hAnsi="FontbitDavid"/>
          <w:sz w:val="32"/>
          <w:rtl/>
        </w:rPr>
        <w:t>אה אחר גט לא ק</w:t>
      </w:r>
      <w:r w:rsidR="00647A38">
        <w:rPr>
          <w:rFonts w:ascii="FontbitDavid" w:hAnsi="FontbitDavid" w:hint="cs"/>
          <w:sz w:val="32"/>
          <w:rtl/>
        </w:rPr>
        <w:t>ו</w:t>
      </w:r>
      <w:r>
        <w:rPr>
          <w:rFonts w:ascii="FontbitDavid" w:hAnsi="FontbitDavid"/>
          <w:sz w:val="32"/>
          <w:rtl/>
        </w:rPr>
        <w:t>נ</w:t>
      </w:r>
      <w:r w:rsidR="00647A38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 xml:space="preserve"> כל שיור </w:t>
      </w:r>
      <w:r w:rsidR="00647A38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>גט</w:t>
      </w:r>
      <w:r w:rsidR="00647A38" w:rsidRPr="00110B70">
        <w:rPr>
          <w:rStyle w:val="affff8"/>
          <w:rtl/>
        </w:rPr>
        <w:t xml:space="preserve"> </w:t>
      </w:r>
      <w:r w:rsidR="00647A38" w:rsidRPr="00110B70">
        <w:rPr>
          <w:rStyle w:val="affff5"/>
          <w:rFonts w:hint="eastAsia"/>
          <w:rtl/>
        </w:rPr>
        <w:t>כדתניא</w:t>
      </w:r>
    </w:p>
    <w:p w14:paraId="32C41536" w14:textId="1DEC50B4" w:rsidR="00B433C9" w:rsidRPr="00C35A2C" w:rsidRDefault="00647A38" w:rsidP="00647A38">
      <w:pPr>
        <w:rPr>
          <w:rFonts w:ascii="FontbitDavid" w:hAnsi="FontbitDavid"/>
          <w:sz w:val="32"/>
          <w:rtl/>
        </w:rPr>
      </w:pPr>
      <w:r>
        <w:rPr>
          <w:rStyle w:val="affff8"/>
          <w:rFonts w:hint="cs"/>
          <w:rtl/>
        </w:rPr>
        <w:t>שחל אחריה מאמר,</w:t>
      </w:r>
      <w:r>
        <w:rPr>
          <w:rFonts w:ascii="FontbitDavid" w:hAnsi="FontbitDavid" w:hint="cs"/>
          <w:sz w:val="32"/>
          <w:rtl/>
        </w:rPr>
        <w:t xml:space="preserve"> אבל </w:t>
      </w:r>
      <w:r w:rsidR="00B433C9" w:rsidRPr="00C35A2C">
        <w:rPr>
          <w:rFonts w:ascii="FontbitDavid" w:hAnsi="FontbitDavid" w:hint="cs"/>
          <w:sz w:val="32"/>
          <w:rtl/>
        </w:rPr>
        <w:t>מאמר אחר גט</w:t>
      </w:r>
      <w:r>
        <w:rPr>
          <w:rFonts w:ascii="FontbitDavid" w:hAnsi="FontbitDavid" w:hint="cs"/>
          <w:sz w:val="32"/>
          <w:rtl/>
        </w:rPr>
        <w:t xml:space="preserve"> קונה כל שיור</w:t>
      </w:r>
      <w:r w:rsidRPr="00110B70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ו</w:t>
      </w:r>
      <w:r w:rsidRPr="00110B70">
        <w:rPr>
          <w:rStyle w:val="affff8"/>
          <w:rFonts w:hint="eastAsia"/>
          <w:rtl/>
        </w:rPr>
        <w:t>אין</w:t>
      </w:r>
      <w:r w:rsidRPr="00110B70">
        <w:rPr>
          <w:rStyle w:val="affff8"/>
          <w:rtl/>
        </w:rPr>
        <w:t xml:space="preserve"> מאמר </w:t>
      </w:r>
      <w:r>
        <w:rPr>
          <w:rStyle w:val="affff8"/>
          <w:rFonts w:hint="cs"/>
          <w:rtl/>
        </w:rPr>
        <w:t>עוד</w:t>
      </w:r>
      <w:r w:rsidRPr="00110B70">
        <w:rPr>
          <w:rStyle w:val="affff8"/>
          <w:rtl/>
        </w:rPr>
        <w:t>.</w:t>
      </w:r>
    </w:p>
    <w:p w14:paraId="276E7CE1" w14:textId="703146B6" w:rsidR="00B433C9" w:rsidRPr="00C35A2C" w:rsidRDefault="00647A38" w:rsidP="00615A60">
      <w:pPr>
        <w:pStyle w:val="affff2"/>
        <w:rPr>
          <w:rtl/>
        </w:rPr>
      </w:pPr>
      <w:bookmarkStart w:id="573" w:name="_Toc119172855"/>
      <w:bookmarkStart w:id="574" w:name="_Toc119229946"/>
      <w:r>
        <w:rPr>
          <w:rFonts w:hint="cs"/>
          <w:rtl/>
        </w:rPr>
        <w:t>פירוש הברייתא ל</w:t>
      </w:r>
      <w:r w:rsidR="00EC5173">
        <w:rPr>
          <w:rFonts w:hint="cs"/>
          <w:rtl/>
        </w:rPr>
        <w:t>ר"ג ורבנן ד</w:t>
      </w:r>
      <w:r>
        <w:rPr>
          <w:rFonts w:hint="cs"/>
          <w:rtl/>
        </w:rPr>
        <w:t>משנתינו</w:t>
      </w:r>
      <w:bookmarkEnd w:id="573"/>
      <w:bookmarkEnd w:id="574"/>
    </w:p>
    <w:p w14:paraId="085E7F37" w14:textId="43AF6B5C" w:rsidR="00647A38" w:rsidRDefault="00B433C9" w:rsidP="00647A38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tl/>
        </w:rPr>
        <w:t>כיצד</w:t>
      </w:r>
      <w:r w:rsidRPr="00647A38">
        <w:rPr>
          <w:rStyle w:val="affff5"/>
          <w:rtl/>
        </w:rPr>
        <w:t xml:space="preserve"> </w:t>
      </w:r>
      <w:r w:rsidR="00647A38">
        <w:rPr>
          <w:rStyle w:val="affff5"/>
          <w:rFonts w:hint="cs"/>
          <w:rtl/>
        </w:rPr>
        <w:t>דין</w:t>
      </w:r>
      <w:r w:rsidRPr="00110B70">
        <w:rPr>
          <w:rStyle w:val="affff5"/>
          <w:rtl/>
        </w:rPr>
        <w:t xml:space="preserve"> גט אחר גט?</w:t>
      </w:r>
      <w:r w:rsidRPr="00C35A2C">
        <w:rPr>
          <w:rFonts w:ascii="FontbitDavid" w:hAnsi="FontbitDavid"/>
          <w:sz w:val="32"/>
          <w:rtl/>
        </w:rPr>
        <w:t xml:space="preserve"> </w:t>
      </w:r>
      <w:r w:rsidR="00647A38">
        <w:rPr>
          <w:rFonts w:ascii="FontbitDavid" w:hAnsi="FontbitDavid" w:hint="cs"/>
          <w:sz w:val="32"/>
          <w:rtl/>
        </w:rPr>
        <w:t>ב'</w:t>
      </w:r>
      <w:r w:rsidRPr="00C35A2C">
        <w:rPr>
          <w:rFonts w:ascii="FontbitDavid" w:hAnsi="FontbitDavid"/>
          <w:sz w:val="32"/>
          <w:rtl/>
        </w:rPr>
        <w:t xml:space="preserve"> יבמות ליבם א</w:t>
      </w:r>
      <w:r w:rsidR="00C22DC4">
        <w:rPr>
          <w:rFonts w:ascii="FontbitDavid" w:hAnsi="FontbitDavid" w:hint="cs"/>
          <w:sz w:val="32"/>
          <w:rtl/>
        </w:rPr>
        <w:t>'</w:t>
      </w:r>
      <w:r w:rsidR="00C22DC4" w:rsidRPr="00110B70">
        <w:rPr>
          <w:rStyle w:val="affff8"/>
          <w:rtl/>
        </w:rPr>
        <w:t xml:space="preserve"> ו</w:t>
      </w:r>
      <w:r w:rsidR="00C22DC4">
        <w:rPr>
          <w:rStyle w:val="affff8"/>
          <w:rFonts w:hint="cs"/>
          <w:rtl/>
        </w:rPr>
        <w:t>להי</w:t>
      </w:r>
      <w:r w:rsidR="00C22DC4" w:rsidRPr="00110B70">
        <w:rPr>
          <w:rStyle w:val="affff8"/>
          <w:rFonts w:hint="eastAsia"/>
          <w:rtl/>
        </w:rPr>
        <w:t>פך</w:t>
      </w:r>
      <w:r w:rsidRPr="00110B70">
        <w:rPr>
          <w:rStyle w:val="affff8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ונתן גט לזו ולזו</w:t>
      </w:r>
      <w:r w:rsidR="00647A38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</w:t>
      </w:r>
    </w:p>
    <w:p w14:paraId="6CD9CB39" w14:textId="14A56AE6" w:rsidR="00B433C9" w:rsidRPr="00C35A2C" w:rsidRDefault="00647A38" w:rsidP="00647A38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eastAsia"/>
          <w:rtl/>
        </w:rPr>
        <w:t>ל</w:t>
      </w:r>
      <w:r w:rsidR="00B433C9" w:rsidRPr="009D2840">
        <w:rPr>
          <w:rStyle w:val="affff5"/>
          <w:rtl/>
        </w:rPr>
        <w:t>ר"ג</w:t>
      </w:r>
      <w:r w:rsidR="00B433C9" w:rsidRPr="00C35A2C">
        <w:rPr>
          <w:rFonts w:ascii="FontbitDavid" w:hAnsi="FontbitDavid"/>
          <w:sz w:val="32"/>
          <w:rtl/>
        </w:rPr>
        <w:t>: חולץ לא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Pr="00110B70">
        <w:rPr>
          <w:rStyle w:val="affff8"/>
          <w:rFonts w:hint="eastAsia"/>
          <w:rtl/>
        </w:rPr>
        <w:t>שאז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אס</w:t>
      </w:r>
      <w:r w:rsidR="00C22DC4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ו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ר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110B70">
        <w:rPr>
          <w:rStyle w:val="affff8"/>
          <w:rFonts w:hint="eastAsia"/>
          <w:rtl/>
        </w:rPr>
        <w:t>רק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בקרובותיה</w:t>
      </w:r>
      <w:r w:rsidR="00B433C9" w:rsidRPr="00C35A2C">
        <w:rPr>
          <w:rFonts w:ascii="FontbitDavid" w:hAnsi="FontbitDavid"/>
          <w:sz w:val="32"/>
          <w:rtl/>
        </w:rPr>
        <w:t xml:space="preserve"> ומותר בקרובות </w:t>
      </w:r>
      <w:r>
        <w:rPr>
          <w:rFonts w:ascii="FontbitDavid" w:hAnsi="FontbitDavid" w:hint="cs"/>
          <w:sz w:val="32"/>
          <w:rtl/>
        </w:rPr>
        <w:t>הב'.</w:t>
      </w:r>
    </w:p>
    <w:p w14:paraId="7A56457C" w14:textId="029B1F26" w:rsidR="00B433C9" w:rsidRPr="00C35A2C" w:rsidRDefault="00647A38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ל</w:t>
      </w:r>
      <w:r w:rsidR="00B433C9" w:rsidRPr="009D2840">
        <w:rPr>
          <w:rStyle w:val="affff5"/>
          <w:rtl/>
        </w:rPr>
        <w:t>חכ</w:t>
      </w:r>
      <w:r>
        <w:rPr>
          <w:rStyle w:val="affff5"/>
          <w:rFonts w:hint="cs"/>
          <w:rtl/>
        </w:rPr>
        <w:t>מים</w:t>
      </w:r>
      <w:r w:rsidR="00B433C9" w:rsidRPr="009D2840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אסור</w:t>
      </w:r>
      <w:r w:rsidR="00B433C9"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בין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כך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בקרובות שתי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הם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="00B433C9" w:rsidRPr="00110B70">
        <w:rPr>
          <w:rStyle w:val="affff8"/>
          <w:rtl/>
        </w:rPr>
        <w:t>ו</w:t>
      </w:r>
      <w:r w:rsidRPr="00110B70">
        <w:rPr>
          <w:rStyle w:val="affff8"/>
          <w:rFonts w:hint="eastAsia"/>
          <w:rtl/>
        </w:rPr>
        <w:t>לכן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חליצה לאחת מהן</w:t>
      </w:r>
      <w:r>
        <w:rPr>
          <w:rFonts w:ascii="FontbitDavid" w:hAnsi="FontbitDavid" w:hint="cs"/>
          <w:sz w:val="32"/>
          <w:rtl/>
        </w:rPr>
        <w:t>.</w:t>
      </w:r>
    </w:p>
    <w:p w14:paraId="5FC23257" w14:textId="3A8575FE" w:rsidR="00B433C9" w:rsidRDefault="00B433C9" w:rsidP="00B55EDF">
      <w:pPr>
        <w:rPr>
          <w:rFonts w:ascii="FontbitDavid" w:hAnsi="FontbitDavid"/>
          <w:sz w:val="32"/>
          <w:rtl/>
        </w:rPr>
      </w:pPr>
      <w:r w:rsidRPr="009D2840">
        <w:rPr>
          <w:rStyle w:val="affff5"/>
          <w:rtl/>
        </w:rPr>
        <w:t>כי</w:t>
      </w:r>
      <w:r w:rsidRPr="00C22DC4">
        <w:rPr>
          <w:rStyle w:val="affff5"/>
          <w:rtl/>
        </w:rPr>
        <w:t xml:space="preserve">צד </w:t>
      </w:r>
      <w:r w:rsidR="00C22DC4" w:rsidRPr="00110B70">
        <w:rPr>
          <w:rStyle w:val="affff5"/>
          <w:rFonts w:hint="eastAsia"/>
          <w:rtl/>
        </w:rPr>
        <w:t>דין</w:t>
      </w:r>
      <w:r w:rsidRPr="00110B70">
        <w:rPr>
          <w:rStyle w:val="affff5"/>
          <w:rtl/>
        </w:rPr>
        <w:t xml:space="preserve"> מאמר אחר מאמר?</w:t>
      </w:r>
      <w:r w:rsidRPr="00C35A2C">
        <w:rPr>
          <w:rFonts w:ascii="FontbitDavid" w:hAnsi="FontbitDavid"/>
          <w:sz w:val="32"/>
          <w:rtl/>
        </w:rPr>
        <w:t xml:space="preserve"> </w:t>
      </w:r>
      <w:r w:rsidR="00373B7F" w:rsidRPr="00110B70">
        <w:rPr>
          <w:rStyle w:val="affff8"/>
          <w:rFonts w:hint="eastAsia"/>
          <w:rtl/>
        </w:rPr>
        <w:t>ב</w:t>
      </w:r>
      <w:r w:rsidR="00373B7F" w:rsidRPr="00110B70">
        <w:rPr>
          <w:rStyle w:val="affff8"/>
          <w:rtl/>
        </w:rPr>
        <w:t>' יבמות ליבם</w:t>
      </w:r>
      <w:r w:rsidR="00C22DC4" w:rsidRPr="00110B70">
        <w:rPr>
          <w:rStyle w:val="affff8"/>
          <w:rtl/>
        </w:rPr>
        <w:t xml:space="preserve"> א' ולהיפך</w:t>
      </w:r>
      <w:r w:rsidRPr="00110B70">
        <w:rPr>
          <w:rStyle w:val="affff8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מאמר בזו ובזו</w:t>
      </w:r>
      <w:r w:rsidR="00C22DC4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C22DC4">
        <w:rPr>
          <w:rFonts w:ascii="FontbitDavid" w:hAnsi="FontbitDavid" w:hint="cs"/>
          <w:sz w:val="32"/>
          <w:rtl/>
        </w:rPr>
        <w:t>-</w:t>
      </w:r>
    </w:p>
    <w:p w14:paraId="3812190F" w14:textId="3919A1DE" w:rsidR="00B433C9" w:rsidRPr="00C35A2C" w:rsidRDefault="00C22DC4" w:rsidP="00B55EDF">
      <w:pPr>
        <w:ind w:hanging="1"/>
        <w:rPr>
          <w:rtl/>
        </w:rPr>
      </w:pPr>
      <w:r>
        <w:rPr>
          <w:rStyle w:val="affff5"/>
          <w:rFonts w:hint="cs"/>
          <w:rtl/>
        </w:rPr>
        <w:t>ל</w:t>
      </w:r>
      <w:r w:rsidR="00B433C9" w:rsidRPr="009D2840">
        <w:rPr>
          <w:rStyle w:val="affff5"/>
          <w:rtl/>
        </w:rPr>
        <w:t>ר</w:t>
      </w:r>
      <w:r w:rsidR="00373B7F">
        <w:rPr>
          <w:rStyle w:val="affff5"/>
          <w:rFonts w:hint="cs"/>
          <w:rtl/>
        </w:rPr>
        <w:t>''ג</w:t>
      </w:r>
      <w:r w:rsidR="00B433C9" w:rsidRPr="009D2840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 xml:space="preserve">גט </w:t>
      </w:r>
      <w:r w:rsidR="00B433C9" w:rsidRPr="00C35A2C">
        <w:rPr>
          <w:rtl/>
        </w:rPr>
        <w:t xml:space="preserve">וחולץ </w:t>
      </w:r>
      <w:r w:rsidR="00B433C9" w:rsidRPr="00D1637C">
        <w:rPr>
          <w:rFonts w:cs="PFT_Frank"/>
          <w:b/>
          <w:bCs/>
          <w:szCs w:val="14"/>
          <w:rtl/>
        </w:rPr>
        <w:t>ל</w:t>
      </w:r>
      <w:r w:rsidRPr="00D1637C">
        <w:rPr>
          <w:rFonts w:cs="PFT_Frank" w:hint="eastAsia"/>
          <w:b/>
          <w:bCs/>
          <w:szCs w:val="14"/>
          <w:rtl/>
        </w:rPr>
        <w:t>א</w:t>
      </w:r>
      <w:r w:rsidRPr="00D1637C">
        <w:rPr>
          <w:rFonts w:cs="PFT_Frank"/>
          <w:b/>
          <w:bCs/>
          <w:szCs w:val="14"/>
          <w:rtl/>
        </w:rPr>
        <w:t>'</w:t>
      </w:r>
      <w:r w:rsidR="00B433C9" w:rsidRPr="00C35A2C">
        <w:rPr>
          <w:rtl/>
        </w:rPr>
        <w:t>,</w:t>
      </w:r>
      <w:r w:rsidR="00B433C9"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שאז</w:t>
      </w:r>
      <w:r w:rsidRPr="00110B70">
        <w:rPr>
          <w:rStyle w:val="affff8"/>
          <w:rtl/>
        </w:rPr>
        <w:t xml:space="preserve"> </w:t>
      </w:r>
      <w:r w:rsidR="00B433C9" w:rsidRPr="00C35A2C">
        <w:rPr>
          <w:rtl/>
        </w:rPr>
        <w:t xml:space="preserve">אסור בקרובותיה ומותר בקרובות </w:t>
      </w:r>
      <w:r>
        <w:rPr>
          <w:rFonts w:hint="cs"/>
          <w:rtl/>
        </w:rPr>
        <w:t>ב'.</w:t>
      </w:r>
    </w:p>
    <w:p w14:paraId="6C346B67" w14:textId="3DCD7829" w:rsidR="00373B7F" w:rsidRDefault="00C22DC4" w:rsidP="00B55EDF">
      <w:pPr>
        <w:ind w:hanging="1"/>
        <w:rPr>
          <w:rtl/>
        </w:rPr>
      </w:pPr>
      <w:r>
        <w:rPr>
          <w:rStyle w:val="affff5"/>
          <w:rFonts w:hint="cs"/>
          <w:rtl/>
        </w:rPr>
        <w:t>ל</w:t>
      </w:r>
      <w:r w:rsidR="00B433C9" w:rsidRPr="009D2840">
        <w:rPr>
          <w:rStyle w:val="affff5"/>
          <w:rtl/>
        </w:rPr>
        <w:t>חכ</w:t>
      </w:r>
      <w:r>
        <w:rPr>
          <w:rStyle w:val="affff5"/>
          <w:rFonts w:hint="cs"/>
          <w:rtl/>
        </w:rPr>
        <w:t>מים</w:t>
      </w:r>
      <w:r w:rsidR="00B433C9" w:rsidRPr="009D2840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גט לשתיהן</w:t>
      </w:r>
      <w:r w:rsidR="00B433C9" w:rsidRPr="00C35A2C">
        <w:rPr>
          <w:rtl/>
        </w:rPr>
        <w:t>, ואסור בקרובות שתיה</w:t>
      </w:r>
      <w:r>
        <w:rPr>
          <w:rFonts w:hint="cs"/>
          <w:rtl/>
        </w:rPr>
        <w:t>ם</w:t>
      </w:r>
      <w:r w:rsidR="00B433C9" w:rsidRPr="00C35A2C">
        <w:rPr>
          <w:rtl/>
        </w:rPr>
        <w:t>, וחליצה לאחת</w:t>
      </w:r>
      <w:r>
        <w:rPr>
          <w:rFonts w:hint="cs"/>
          <w:rtl/>
        </w:rPr>
        <w:t>.</w:t>
      </w:r>
    </w:p>
    <w:p w14:paraId="369E626F" w14:textId="77777777" w:rsidR="00B433C9" w:rsidRPr="00C35A2C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75331E41" w14:textId="3D254F6E" w:rsidR="00B433C9" w:rsidRPr="00AC7749" w:rsidRDefault="00C22DC4" w:rsidP="00B55EDF">
      <w:pPr>
        <w:rPr>
          <w:rFonts w:ascii="FontbitDavid" w:hAnsi="FontbitDavid"/>
          <w:spacing w:val="-6"/>
          <w:sz w:val="32"/>
          <w:rtl/>
        </w:rPr>
      </w:pPr>
      <w:r>
        <w:rPr>
          <w:rStyle w:val="affff5"/>
          <w:rFonts w:hint="cs"/>
          <w:rtl/>
        </w:rPr>
        <w:t>שס"ל לר"</w:t>
      </w:r>
      <w:r w:rsidRPr="00C22DC4">
        <w:rPr>
          <w:rStyle w:val="affff5"/>
          <w:rFonts w:hint="cs"/>
          <w:rtl/>
        </w:rPr>
        <w:t>ג</w:t>
      </w:r>
      <w:r w:rsidR="00B433C9" w:rsidRPr="00110B70">
        <w:rPr>
          <w:rStyle w:val="affff5"/>
          <w:rtl/>
        </w:rPr>
        <w:t xml:space="preserve"> </w:t>
      </w:r>
      <w:r w:rsidRPr="00110B70">
        <w:rPr>
          <w:rStyle w:val="affff5"/>
          <w:rtl/>
        </w:rPr>
        <w:t>[ד</w:t>
      </w:r>
      <w:r w:rsidR="00B433C9" w:rsidRPr="00110B70">
        <w:rPr>
          <w:rStyle w:val="affff5"/>
          <w:rtl/>
        </w:rPr>
        <w:t>חולץ לראשונה</w:t>
      </w:r>
      <w:r w:rsidRPr="00110B70">
        <w:rPr>
          <w:rStyle w:val="affff5"/>
          <w:rtl/>
        </w:rPr>
        <w:t>]: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 xml:space="preserve">'אין זיקה' </w:t>
      </w:r>
      <w:r w:rsidRPr="00110B70">
        <w:rPr>
          <w:rStyle w:val="affff8"/>
          <w:rFonts w:hint="eastAsia"/>
          <w:rtl/>
        </w:rPr>
        <w:t>ולכן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מועיל</w:t>
      </w:r>
      <w:r>
        <w:rPr>
          <w:rStyle w:val="affff8"/>
          <w:rFonts w:hint="cs"/>
          <w:rtl/>
        </w:rPr>
        <w:t>ה</w:t>
      </w:r>
      <w:r w:rsidRPr="00110B70">
        <w:rPr>
          <w:rStyle w:val="affff8"/>
          <w:rtl/>
        </w:rPr>
        <w:t xml:space="preserve"> חליצ</w:t>
      </w:r>
      <w:r w:rsidRPr="00110B70">
        <w:rPr>
          <w:rStyle w:val="affff8"/>
          <w:rFonts w:hint="eastAsia"/>
          <w:rtl/>
        </w:rPr>
        <w:t>ה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כל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דהו</w:t>
      </w:r>
      <w:r>
        <w:rPr>
          <w:rStyle w:val="affff8"/>
          <w:rFonts w:hint="cs"/>
          <w:rtl/>
        </w:rPr>
        <w:t>,</w:t>
      </w:r>
    </w:p>
    <w:p w14:paraId="451C8CF6" w14:textId="50C527B1" w:rsidR="00B433C9" w:rsidRDefault="00C22DC4" w:rsidP="00B55EDF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eastAsia"/>
          <w:rtl/>
        </w:rPr>
        <w:t>דלמ</w:t>
      </w:r>
      <w:r w:rsidRPr="00110B70">
        <w:rPr>
          <w:rStyle w:val="affff5"/>
          <w:rtl/>
        </w:rPr>
        <w:t>"ד</w:t>
      </w:r>
      <w:r>
        <w:rPr>
          <w:rFonts w:ascii="FontbitDavid" w:hAnsi="FontbitDavid" w:hint="cs"/>
          <w:sz w:val="32"/>
          <w:rtl/>
        </w:rPr>
        <w:t xml:space="preserve"> 'יש זיקה'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Style w:val="affff5"/>
          <w:rFonts w:hint="cs"/>
          <w:rtl/>
        </w:rPr>
        <w:t xml:space="preserve">סובר </w:t>
      </w:r>
      <w:r w:rsidR="00B433C9" w:rsidRPr="009D2840">
        <w:rPr>
          <w:rStyle w:val="affff5"/>
          <w:rFonts w:hint="cs"/>
          <w:rtl/>
        </w:rPr>
        <w:t>שמואל</w:t>
      </w:r>
      <w:r w:rsidR="00B433C9" w:rsidRPr="00C35A2C">
        <w:rPr>
          <w:rFonts w:ascii="FontbitDavid" w:hAnsi="FontbitDavid" w:hint="cs"/>
          <w:sz w:val="32"/>
          <w:rtl/>
        </w:rPr>
        <w:t xml:space="preserve"> חלץ לבעלת גט לא נפטרה צרה</w:t>
      </w:r>
      <w:r>
        <w:rPr>
          <w:rFonts w:ascii="FontbitDavid" w:hAnsi="FontbitDavid" w:hint="cs"/>
          <w:sz w:val="32"/>
          <w:rtl/>
        </w:rPr>
        <w:t>.</w:t>
      </w:r>
    </w:p>
    <w:p w14:paraId="1E66A992" w14:textId="4B762414" w:rsidR="003C2759" w:rsidRDefault="00B433C9" w:rsidP="00C22DC4">
      <w:pPr>
        <w:rPr>
          <w:rtl/>
        </w:rPr>
      </w:pPr>
      <w:r w:rsidRPr="009D2840">
        <w:rPr>
          <w:rStyle w:val="affff5"/>
          <w:rFonts w:hint="cs"/>
          <w:rtl/>
        </w:rPr>
        <w:lastRenderedPageBreak/>
        <w:t>ו</w:t>
      </w:r>
      <w:r w:rsidR="00C22DC4">
        <w:rPr>
          <w:rStyle w:val="affff5"/>
          <w:rFonts w:hint="cs"/>
          <w:rtl/>
        </w:rPr>
        <w:t xml:space="preserve">כן ס"ל </w:t>
      </w:r>
      <w:r w:rsidRPr="009D2840">
        <w:rPr>
          <w:rStyle w:val="affff5"/>
          <w:rFonts w:hint="cs"/>
          <w:rtl/>
        </w:rPr>
        <w:t>ל</w:t>
      </w:r>
      <w:r w:rsidR="00C22DC4">
        <w:rPr>
          <w:rStyle w:val="affff5"/>
          <w:rFonts w:hint="cs"/>
          <w:rtl/>
        </w:rPr>
        <w:t>רבנן</w:t>
      </w:r>
      <w:r w:rsidRPr="009D2840">
        <w:rPr>
          <w:rStyle w:val="affff5"/>
          <w:rFonts w:hint="cs"/>
          <w:rtl/>
        </w:rPr>
        <w:t xml:space="preserve"> </w:t>
      </w:r>
      <w:r w:rsidR="00C22DC4">
        <w:rPr>
          <w:rStyle w:val="affff5"/>
          <w:rFonts w:hint="cs"/>
          <w:rtl/>
        </w:rPr>
        <w:t xml:space="preserve">[שאפי' בב' יבמין רק אחד חולץ]: </w:t>
      </w:r>
      <w:r w:rsidR="00C22DC4" w:rsidRPr="00110B70">
        <w:rPr>
          <w:rtl/>
        </w:rPr>
        <w:t xml:space="preserve">'אין </w:t>
      </w:r>
      <w:r w:rsidR="00C22DC4" w:rsidRPr="00110B70">
        <w:rPr>
          <w:rFonts w:hint="eastAsia"/>
          <w:rtl/>
        </w:rPr>
        <w:t>זיקה</w:t>
      </w:r>
      <w:r w:rsidR="00C22DC4" w:rsidRPr="00110B70">
        <w:rPr>
          <w:rtl/>
        </w:rPr>
        <w:t>'</w:t>
      </w:r>
      <w:r w:rsidR="003C2759">
        <w:rPr>
          <w:rFonts w:hint="cs"/>
          <w:rtl/>
        </w:rPr>
        <w:t>,</w:t>
      </w:r>
    </w:p>
    <w:p w14:paraId="4F8EA7FB" w14:textId="4EB947B0" w:rsidR="00373B7F" w:rsidRDefault="003C2759" w:rsidP="00C22DC4">
      <w:pPr>
        <w:rPr>
          <w:rtl/>
        </w:rPr>
      </w:pPr>
      <w:r w:rsidRPr="00396B4E">
        <w:rPr>
          <w:rStyle w:val="affff5"/>
          <w:rFonts w:hint="cs"/>
          <w:rtl/>
        </w:rPr>
        <w:t>דלמ"ד</w:t>
      </w:r>
      <w:r>
        <w:rPr>
          <w:rFonts w:ascii="FontbitDavid" w:hAnsi="FontbitDavid" w:hint="cs"/>
          <w:sz w:val="32"/>
          <w:rtl/>
        </w:rPr>
        <w:t xml:space="preserve"> 'יש זיקה'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Style w:val="affff5"/>
          <w:rFonts w:hint="cs"/>
          <w:rtl/>
        </w:rPr>
        <w:t>סובר</w:t>
      </w:r>
      <w:r w:rsidR="00B433C9" w:rsidRPr="009D2840">
        <w:rPr>
          <w:rStyle w:val="affff5"/>
          <w:rFonts w:hint="cs"/>
          <w:rtl/>
        </w:rPr>
        <w:t xml:space="preserve"> רב</w:t>
      </w:r>
      <w:r w:rsidR="00B433C9" w:rsidRPr="00C35A2C">
        <w:rPr>
          <w:rFonts w:ascii="FontbitDavid" w:hAnsi="FontbitDavid" w:hint="cs"/>
          <w:sz w:val="32"/>
          <w:rtl/>
        </w:rPr>
        <w:t xml:space="preserve"> חליצה פסולה צריכה לחזור כל האחין</w:t>
      </w:r>
      <w:r>
        <w:rPr>
          <w:rFonts w:ascii="FontbitDavid" w:hAnsi="FontbitDavid" w:hint="cs"/>
          <w:sz w:val="32"/>
          <w:rtl/>
        </w:rPr>
        <w:t>.</w:t>
      </w:r>
    </w:p>
    <w:p w14:paraId="4BFA0EC4" w14:textId="6B7B1C81" w:rsidR="00B433C9" w:rsidRPr="00C35A2C" w:rsidRDefault="003C2759" w:rsidP="00110B70">
      <w:pPr>
        <w:rPr>
          <w:rtl/>
        </w:rPr>
      </w:pPr>
      <w:r>
        <w:rPr>
          <w:rStyle w:val="affff5"/>
          <w:rFonts w:hint="cs"/>
          <w:rtl/>
        </w:rPr>
        <w:t>וטעם ר"ג</w:t>
      </w:r>
      <w:r w:rsidRPr="00110B70">
        <w:rPr>
          <w:rStyle w:val="affff5"/>
          <w:rtl/>
        </w:rPr>
        <w:t xml:space="preserve"> [</w:t>
      </w:r>
      <w:r w:rsidRPr="00110B70">
        <w:rPr>
          <w:rStyle w:val="affff5"/>
          <w:rFonts w:hint="eastAsia"/>
          <w:rtl/>
        </w:rPr>
        <w:t>ב</w:t>
      </w:r>
      <w:r w:rsidR="00B433C9" w:rsidRPr="00110B70">
        <w:rPr>
          <w:rStyle w:val="affff5"/>
          <w:rtl/>
        </w:rPr>
        <w:t>מאמר בזו ובזו</w:t>
      </w:r>
      <w:r w:rsidRPr="00110B70">
        <w:rPr>
          <w:rStyle w:val="affff5"/>
          <w:rtl/>
        </w:rPr>
        <w:t>]:</w:t>
      </w:r>
      <w:r w:rsidR="00B433C9" w:rsidRPr="0090328A">
        <w:rPr>
          <w:rFonts w:cs="PFT_Frank"/>
          <w:b/>
          <w:bCs/>
          <w:sz w:val="14"/>
          <w:szCs w:val="14"/>
          <w:rtl/>
        </w:rPr>
        <w:t xml:space="preserve"> </w:t>
      </w:r>
      <w:r>
        <w:rPr>
          <w:rFonts w:hint="cs"/>
          <w:rtl/>
        </w:rPr>
        <w:t>ש</w:t>
      </w:r>
      <w:r w:rsidR="00B433C9" w:rsidRPr="00C35A2C">
        <w:rPr>
          <w:rtl/>
        </w:rPr>
        <w:t>נותן גט לראשונה,</w:t>
      </w:r>
      <w:r>
        <w:rPr>
          <w:rFonts w:hint="cs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ולא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מייבמה</w:t>
      </w:r>
      <w:r>
        <w:rPr>
          <w:rFonts w:hint="cs"/>
          <w:rtl/>
        </w:rPr>
        <w:t>,</w:t>
      </w:r>
    </w:p>
    <w:p w14:paraId="45B6E617" w14:textId="4FD61664" w:rsidR="003C2759" w:rsidRDefault="00AB43C5" w:rsidP="00DD2D95">
      <w:pPr>
        <w:rPr>
          <w:rtl/>
        </w:rPr>
      </w:pPr>
      <w:r w:rsidRPr="00110B70">
        <w:rPr>
          <w:rFonts w:hint="eastAsia"/>
          <w:rtl/>
        </w:rPr>
        <w:t>אף</w:t>
      </w:r>
      <w:r w:rsidR="00B433C9" w:rsidRPr="00110B70">
        <w:rPr>
          <w:rtl/>
        </w:rPr>
        <w:t xml:space="preserve"> </w:t>
      </w:r>
      <w:r w:rsidR="003C2759" w:rsidRPr="00110B70">
        <w:rPr>
          <w:rFonts w:hint="eastAsia"/>
          <w:rtl/>
        </w:rPr>
        <w:t>ש</w:t>
      </w:r>
      <w:r w:rsidR="00B433C9" w:rsidRPr="00110B70">
        <w:rPr>
          <w:rFonts w:hint="eastAsia"/>
          <w:rtl/>
        </w:rPr>
        <w:t>ס</w:t>
      </w:r>
      <w:r w:rsidR="003C2759" w:rsidRPr="00110B70">
        <w:rPr>
          <w:rFonts w:hint="eastAsia"/>
          <w:rtl/>
        </w:rPr>
        <w:t>ו</w:t>
      </w:r>
      <w:r w:rsidR="00B433C9" w:rsidRPr="00110B70">
        <w:rPr>
          <w:rFonts w:hint="eastAsia"/>
          <w:rtl/>
        </w:rPr>
        <w:t>בר</w:t>
      </w:r>
      <w:r w:rsidR="00B433C9" w:rsidRPr="003C2759">
        <w:rPr>
          <w:rtl/>
        </w:rPr>
        <w:t xml:space="preserve"> </w:t>
      </w:r>
      <w:r w:rsidR="003C2759">
        <w:rPr>
          <w:rFonts w:hint="cs"/>
          <w:rtl/>
        </w:rPr>
        <w:t>ש</w:t>
      </w:r>
      <w:r w:rsidR="00B433C9" w:rsidRPr="003C2759">
        <w:rPr>
          <w:rtl/>
        </w:rPr>
        <w:t>א</w:t>
      </w:r>
      <w:r w:rsidR="00B433C9" w:rsidRPr="00AC7749">
        <w:rPr>
          <w:rtl/>
        </w:rPr>
        <w:t>ין מ</w:t>
      </w:r>
      <w:r w:rsidR="00C74AAA">
        <w:rPr>
          <w:rtl/>
        </w:rPr>
        <w:t xml:space="preserve">אמר </w:t>
      </w:r>
      <w:r w:rsidR="003C2759">
        <w:rPr>
          <w:rFonts w:hint="cs"/>
          <w:rtl/>
        </w:rPr>
        <w:t>השני חל -</w:t>
      </w:r>
      <w:r w:rsidR="00B433C9" w:rsidRPr="00AC7749">
        <w:rPr>
          <w:rFonts w:hint="cs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גזירה</w:t>
      </w:r>
      <w:r w:rsidR="00B433C9" w:rsidRPr="00AC7749">
        <w:rPr>
          <w:rtl/>
        </w:rPr>
        <w:t xml:space="preserve"> </w:t>
      </w:r>
      <w:r w:rsidR="00771C65">
        <w:rPr>
          <w:rtl/>
        </w:rPr>
        <w:t>שמא</w:t>
      </w:r>
      <w:r w:rsidR="00C74AAA">
        <w:rPr>
          <w:rtl/>
        </w:rPr>
        <w:t xml:space="preserve"> </w:t>
      </w:r>
      <w:r w:rsidR="003C2759">
        <w:rPr>
          <w:rFonts w:hint="cs"/>
          <w:rtl/>
        </w:rPr>
        <w:t>יי</w:t>
      </w:r>
      <w:r w:rsidR="00B433C9" w:rsidRPr="00AC7749">
        <w:rPr>
          <w:rtl/>
        </w:rPr>
        <w:t>יב</w:t>
      </w:r>
      <w:r w:rsidR="00C74AAA">
        <w:rPr>
          <w:rFonts w:hint="cs"/>
          <w:rtl/>
        </w:rPr>
        <w:t>ם</w:t>
      </w:r>
      <w:r w:rsidR="00B433C9" w:rsidRPr="00AC7749">
        <w:rPr>
          <w:rtl/>
        </w:rPr>
        <w:t xml:space="preserve"> </w:t>
      </w:r>
      <w:r w:rsidR="003C2759">
        <w:rPr>
          <w:rFonts w:hint="cs"/>
          <w:rtl/>
        </w:rPr>
        <w:t>ה</w:t>
      </w:r>
      <w:r w:rsidR="00B433C9" w:rsidRPr="00AC7749">
        <w:rPr>
          <w:rtl/>
        </w:rPr>
        <w:t>שניה.</w:t>
      </w:r>
    </w:p>
    <w:p w14:paraId="4C1E18A1" w14:textId="66C7C29F" w:rsidR="00B433C9" w:rsidRPr="003F3A85" w:rsidRDefault="00B433C9" w:rsidP="00615A60">
      <w:pPr>
        <w:pStyle w:val="affff2"/>
        <w:rPr>
          <w:rtl/>
        </w:rPr>
      </w:pPr>
      <w:bookmarkStart w:id="575" w:name="_Toc119172856"/>
      <w:bookmarkStart w:id="576" w:name="_Toc119229947"/>
      <w:r w:rsidRPr="003F3A85">
        <w:rPr>
          <w:rtl/>
        </w:rPr>
        <w:t>ר</w:t>
      </w:r>
      <w:r w:rsidR="00281985" w:rsidRPr="003F3A85">
        <w:rPr>
          <w:rFonts w:hint="cs"/>
          <w:rtl/>
        </w:rPr>
        <w:t>"ג</w:t>
      </w:r>
      <w:r w:rsidR="00CB23C8">
        <w:rPr>
          <w:rFonts w:hint="cs"/>
          <w:rtl/>
        </w:rPr>
        <w:t>,</w:t>
      </w:r>
      <w:r w:rsidRPr="003F3A85">
        <w:rPr>
          <w:rtl/>
        </w:rPr>
        <w:t xml:space="preserve"> </w:t>
      </w:r>
      <w:r w:rsidR="00DD2D95">
        <w:rPr>
          <w:rFonts w:hint="cs"/>
          <w:rtl/>
        </w:rPr>
        <w:t>ב"ש</w:t>
      </w:r>
      <w:r w:rsidR="00CB23C8">
        <w:rPr>
          <w:rFonts w:hint="cs"/>
          <w:rtl/>
        </w:rPr>
        <w:t>,</w:t>
      </w:r>
      <w:r w:rsidRPr="003F3A85">
        <w:rPr>
          <w:rtl/>
        </w:rPr>
        <w:t xml:space="preserve"> ר"ש</w:t>
      </w:r>
      <w:r w:rsidR="00CB23C8">
        <w:rPr>
          <w:rFonts w:hint="cs"/>
          <w:rtl/>
        </w:rPr>
        <w:t>,</w:t>
      </w:r>
      <w:r w:rsidRPr="003F3A85">
        <w:rPr>
          <w:rtl/>
        </w:rPr>
        <w:t xml:space="preserve"> ב</w:t>
      </w:r>
      <w:r w:rsidR="00DD2D95">
        <w:rPr>
          <w:rFonts w:hint="cs"/>
          <w:rtl/>
        </w:rPr>
        <w:t>"ע</w:t>
      </w:r>
      <w:r w:rsidR="00CB23C8">
        <w:rPr>
          <w:rFonts w:hint="cs"/>
          <w:rtl/>
        </w:rPr>
        <w:t>,</w:t>
      </w:r>
      <w:r w:rsidRPr="003F3A85">
        <w:rPr>
          <w:rtl/>
        </w:rPr>
        <w:t xml:space="preserve"> ר</w:t>
      </w:r>
      <w:r w:rsidR="00CB23C8">
        <w:rPr>
          <w:rFonts w:hint="cs"/>
          <w:rtl/>
        </w:rPr>
        <w:t xml:space="preserve">' </w:t>
      </w:r>
      <w:r w:rsidR="00281985" w:rsidRPr="003F3A85">
        <w:rPr>
          <w:rFonts w:hint="cs"/>
          <w:rtl/>
        </w:rPr>
        <w:t>נ</w:t>
      </w:r>
      <w:r w:rsidR="00CB23C8">
        <w:rPr>
          <w:rFonts w:hint="cs"/>
          <w:rtl/>
        </w:rPr>
        <w:t>חמיה -</w:t>
      </w:r>
      <w:r w:rsidRPr="003F3A85">
        <w:rPr>
          <w:rtl/>
        </w:rPr>
        <w:t xml:space="preserve"> מאמר קונה קנין גמור.</w:t>
      </w:r>
      <w:bookmarkEnd w:id="575"/>
      <w:bookmarkEnd w:id="576"/>
    </w:p>
    <w:p w14:paraId="39A3C68F" w14:textId="4412C9A2" w:rsidR="00B433C9" w:rsidRPr="00C35A2C" w:rsidRDefault="00B433C9" w:rsidP="00B55EDF">
      <w:pPr>
        <w:rPr>
          <w:rtl/>
        </w:rPr>
      </w:pPr>
      <w:r w:rsidRPr="00AA5C1E">
        <w:rPr>
          <w:rStyle w:val="affff5"/>
          <w:rtl/>
        </w:rPr>
        <w:t>ר</w:t>
      </w:r>
      <w:r w:rsidR="00281985">
        <w:rPr>
          <w:rStyle w:val="affff5"/>
          <w:rFonts w:hint="cs"/>
          <w:rtl/>
        </w:rPr>
        <w:t>"ג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CB23C8" w:rsidRPr="00110B70">
        <w:rPr>
          <w:rtl/>
        </w:rPr>
        <w:t xml:space="preserve">-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דאמרן</w:t>
      </w:r>
      <w:r w:rsidR="00CB23C8">
        <w:rPr>
          <w:rFonts w:ascii="FontbitDavid" w:hAnsi="FontbitDavid" w:hint="cs"/>
          <w:sz w:val="32"/>
          <w:rtl/>
        </w:rPr>
        <w:t xml:space="preserve"> </w:t>
      </w:r>
      <w:r w:rsidR="00CB23C8" w:rsidRPr="00110B70">
        <w:rPr>
          <w:rStyle w:val="affff8"/>
          <w:rFonts w:hint="eastAsia"/>
          <w:rtl/>
        </w:rPr>
        <w:t>לענין</w:t>
      </w:r>
      <w:r w:rsidR="00CB23C8" w:rsidRPr="00110B70">
        <w:rPr>
          <w:rStyle w:val="affff8"/>
          <w:rtl/>
        </w:rPr>
        <w:t xml:space="preserve"> </w:t>
      </w:r>
      <w:r w:rsidR="00CB23C8">
        <w:rPr>
          <w:rStyle w:val="affff8"/>
          <w:rFonts w:hint="cs"/>
          <w:rtl/>
        </w:rPr>
        <w:t xml:space="preserve">שאין </w:t>
      </w:r>
      <w:r w:rsidR="00CB23C8" w:rsidRPr="00110B70">
        <w:rPr>
          <w:rStyle w:val="affff8"/>
          <w:rFonts w:hint="eastAsia"/>
          <w:rtl/>
        </w:rPr>
        <w:t>מאמר</w:t>
      </w:r>
      <w:r w:rsidR="00CB23C8" w:rsidRPr="00110B70">
        <w:rPr>
          <w:rStyle w:val="affff8"/>
          <w:rtl/>
        </w:rPr>
        <w:t xml:space="preserve"> </w:t>
      </w:r>
      <w:r w:rsidR="00CB23C8" w:rsidRPr="00110B70">
        <w:rPr>
          <w:rStyle w:val="affff8"/>
          <w:rFonts w:hint="eastAsia"/>
          <w:rtl/>
        </w:rPr>
        <w:t>אחר</w:t>
      </w:r>
      <w:r w:rsidR="00CB23C8" w:rsidRPr="00110B70">
        <w:rPr>
          <w:rStyle w:val="affff8"/>
          <w:rtl/>
        </w:rPr>
        <w:t xml:space="preserve"> </w:t>
      </w:r>
      <w:r w:rsidR="00CB23C8" w:rsidRPr="00110B70">
        <w:rPr>
          <w:rStyle w:val="affff8"/>
          <w:rFonts w:hint="eastAsia"/>
          <w:rtl/>
        </w:rPr>
        <w:t>מאמר</w:t>
      </w:r>
      <w:r w:rsidRPr="00110B70">
        <w:rPr>
          <w:rStyle w:val="affff8"/>
          <w:rtl/>
        </w:rPr>
        <w:t>.</w:t>
      </w:r>
    </w:p>
    <w:p w14:paraId="70F3434E" w14:textId="0F9F67C7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AA5C1E">
        <w:rPr>
          <w:rStyle w:val="affff5"/>
          <w:rtl/>
        </w:rPr>
        <w:t>ב"ש</w:t>
      </w:r>
      <w:r w:rsidR="00CB23C8">
        <w:rPr>
          <w:rStyle w:val="affff5"/>
          <w:rFonts w:hint="cs"/>
          <w:rtl/>
        </w:rPr>
        <w:t xml:space="preserve"> </w:t>
      </w:r>
      <w:r w:rsidR="00CB23C8" w:rsidRPr="00110B70">
        <w:rPr>
          <w:rtl/>
        </w:rPr>
        <w:t>-</w:t>
      </w:r>
      <w:r w:rsidRPr="00AA5C1E">
        <w:rPr>
          <w:rStyle w:val="affff5"/>
          <w:rtl/>
        </w:rPr>
        <w:t xml:space="preserve"> </w:t>
      </w:r>
      <w:r w:rsidR="00C74AAA">
        <w:rPr>
          <w:rFonts w:ascii="FontbitDavid" w:hAnsi="FontbitDavid" w:hint="cs"/>
          <w:sz w:val="32"/>
          <w:rtl/>
        </w:rPr>
        <w:t>ג'</w:t>
      </w:r>
      <w:r w:rsidRPr="00C35A2C">
        <w:rPr>
          <w:rFonts w:ascii="FontbitDavid" w:hAnsi="FontbitDavid"/>
          <w:sz w:val="32"/>
          <w:rtl/>
        </w:rPr>
        <w:t xml:space="preserve"> אחין, </w:t>
      </w:r>
      <w:r w:rsidR="00C74AAA">
        <w:rPr>
          <w:rFonts w:ascii="FontbitDavid" w:hAnsi="FontbitDavid" w:hint="cs"/>
          <w:sz w:val="32"/>
          <w:rtl/>
        </w:rPr>
        <w:t>ב'</w:t>
      </w:r>
      <w:r w:rsidRPr="00C35A2C">
        <w:rPr>
          <w:rFonts w:ascii="FontbitDavid" w:hAnsi="FontbitDavid"/>
          <w:sz w:val="32"/>
          <w:rtl/>
        </w:rPr>
        <w:t xml:space="preserve"> נשואין </w:t>
      </w:r>
      <w:r w:rsidR="00C74AAA">
        <w:rPr>
          <w:rFonts w:ascii="FontbitDavid" w:hAnsi="FontbitDavid" w:hint="cs"/>
          <w:sz w:val="32"/>
          <w:rtl/>
        </w:rPr>
        <w:t>ב'</w:t>
      </w:r>
      <w:r w:rsidRPr="00C35A2C">
        <w:rPr>
          <w:rFonts w:ascii="FontbitDavid" w:hAnsi="FontbitDavid"/>
          <w:sz w:val="32"/>
          <w:rtl/>
        </w:rPr>
        <w:t xml:space="preserve"> אחיות וא</w:t>
      </w:r>
      <w:r w:rsidR="00CB23C8">
        <w:rPr>
          <w:rFonts w:ascii="FontbitDavid" w:hAnsi="FontbitDavid" w:hint="cs"/>
          <w:sz w:val="32"/>
          <w:rtl/>
        </w:rPr>
        <w:t>חד</w:t>
      </w:r>
      <w:r w:rsidRPr="00C35A2C">
        <w:rPr>
          <w:rFonts w:ascii="FontbitDavid" w:hAnsi="FontbitDavid"/>
          <w:sz w:val="32"/>
          <w:rtl/>
        </w:rPr>
        <w:t xml:space="preserve"> מופנה, מת אחד מבעלי אחיות ועשה בה מופנה מאמר, ואח"כ מת אחיו השני</w:t>
      </w:r>
      <w:r w:rsidR="00C74AAA">
        <w:rPr>
          <w:rFonts w:ascii="FontbitDavid" w:hAnsi="FontbitDavid" w:hint="cs"/>
          <w:sz w:val="32"/>
          <w:rtl/>
        </w:rPr>
        <w:t xml:space="preserve">  </w:t>
      </w:r>
      <w:r w:rsidR="00CB23C8" w:rsidRPr="00110B70">
        <w:rPr>
          <w:rStyle w:val="affff5"/>
          <w:rFonts w:hint="eastAsia"/>
          <w:rtl/>
        </w:rPr>
        <w:t>ואמרו</w:t>
      </w:r>
      <w:r w:rsidR="00CB23C8" w:rsidRPr="00110B70">
        <w:rPr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אשתו עמו</w:t>
      </w:r>
      <w:r w:rsidR="00CB23C8" w:rsidRPr="00110B70">
        <w:rPr>
          <w:rStyle w:val="affff8"/>
          <w:rtl/>
        </w:rPr>
        <w:t xml:space="preserve"> </w:t>
      </w:r>
      <w:r w:rsidR="00CB23C8">
        <w:rPr>
          <w:rStyle w:val="affff8"/>
          <w:rFonts w:hint="cs"/>
          <w:rtl/>
        </w:rPr>
        <w:t>ש</w:t>
      </w:r>
      <w:r w:rsidR="00CB23C8" w:rsidRPr="00110B70">
        <w:rPr>
          <w:rStyle w:val="affff8"/>
          <w:rFonts w:hint="eastAsia"/>
          <w:rtl/>
        </w:rPr>
        <w:t>מאמר</w:t>
      </w:r>
      <w:r w:rsidR="00CB23C8" w:rsidRPr="00110B70">
        <w:rPr>
          <w:rStyle w:val="affff8"/>
          <w:rtl/>
        </w:rPr>
        <w:t xml:space="preserve"> </w:t>
      </w:r>
      <w:r w:rsidR="00CB23C8" w:rsidRPr="00110B70">
        <w:rPr>
          <w:rStyle w:val="affff8"/>
          <w:rFonts w:hint="eastAsia"/>
          <w:rtl/>
        </w:rPr>
        <w:t>קונה</w:t>
      </w:r>
      <w:r w:rsidR="00CB23C8" w:rsidRPr="00110B70">
        <w:rPr>
          <w:rStyle w:val="affff8"/>
          <w:rtl/>
        </w:rPr>
        <w:t xml:space="preserve"> </w:t>
      </w:r>
      <w:r w:rsidR="00CB23C8" w:rsidRPr="00110B70">
        <w:rPr>
          <w:rStyle w:val="affff8"/>
          <w:rFonts w:hint="eastAsia"/>
          <w:rtl/>
        </w:rPr>
        <w:t>מדאו</w:t>
      </w:r>
      <w:r w:rsidR="00CB23C8">
        <w:rPr>
          <w:rStyle w:val="affff8"/>
          <w:rFonts w:hint="cs"/>
          <w:rtl/>
        </w:rPr>
        <w:t>'</w:t>
      </w:r>
      <w:r w:rsidRPr="00110B70">
        <w:rPr>
          <w:rStyle w:val="affff8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וזו תצא משום אחות אשה.</w:t>
      </w:r>
    </w:p>
    <w:p w14:paraId="3F69EDFD" w14:textId="3AF826D5" w:rsidR="00B433C9" w:rsidRPr="00C35A2C" w:rsidRDefault="00B433C9" w:rsidP="00110B70">
      <w:pPr>
        <w:rPr>
          <w:rFonts w:ascii="FontbitDavid" w:hAnsi="FontbitDavid"/>
          <w:sz w:val="32"/>
          <w:rtl/>
        </w:rPr>
      </w:pPr>
      <w:r w:rsidRPr="00AA5C1E">
        <w:rPr>
          <w:rStyle w:val="affff5"/>
          <w:rtl/>
        </w:rPr>
        <w:t>ר"ש</w:t>
      </w:r>
      <w:r w:rsidR="00CB23C8">
        <w:rPr>
          <w:rStyle w:val="affff5"/>
          <w:rFonts w:hint="cs"/>
          <w:rtl/>
        </w:rPr>
        <w:t xml:space="preserve"> </w:t>
      </w:r>
      <w:r w:rsidR="00CB23C8" w:rsidRPr="00110B70">
        <w:rPr>
          <w:rtl/>
        </w:rPr>
        <w:t>-</w:t>
      </w:r>
      <w:r w:rsidRPr="00AA5C1E">
        <w:rPr>
          <w:rStyle w:val="affff5"/>
          <w:rtl/>
        </w:rPr>
        <w:t xml:space="preserve"> </w:t>
      </w:r>
      <w:r w:rsidR="00CB23C8">
        <w:rPr>
          <w:rStyle w:val="affff5"/>
          <w:rFonts w:hint="cs"/>
          <w:rtl/>
        </w:rPr>
        <w:t>ש</w:t>
      </w:r>
      <w:r w:rsidRPr="00AA5C1E">
        <w:rPr>
          <w:rStyle w:val="affff5"/>
          <w:rtl/>
        </w:rPr>
        <w:t>א</w:t>
      </w:r>
      <w:r w:rsidR="00CB23C8">
        <w:rPr>
          <w:rStyle w:val="affff5"/>
          <w:rFonts w:hint="cs"/>
          <w:rtl/>
        </w:rPr>
        <w:t>מר בביאת בן תשע</w:t>
      </w:r>
      <w:r w:rsidRPr="00C35A2C">
        <w:rPr>
          <w:rFonts w:ascii="FontbitDavid" w:hAnsi="FontbitDavid"/>
          <w:sz w:val="32"/>
          <w:rtl/>
        </w:rPr>
        <w:t xml:space="preserve"> אם ביאת </w:t>
      </w:r>
      <w:r w:rsidR="00CB23C8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>א</w:t>
      </w:r>
      <w:r w:rsidR="00CB23C8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ביאה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ביאת </w:t>
      </w:r>
      <w:r w:rsidR="00CB23C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הב</w:t>
      </w:r>
      <w:r w:rsidR="00CB23C8"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אינה ביאה</w:t>
      </w:r>
      <w:r w:rsidR="00CB23C8">
        <w:rPr>
          <w:rFonts w:ascii="FontbitDavid" w:hAnsi="FontbitDavid" w:hint="cs"/>
          <w:sz w:val="32"/>
          <w:rtl/>
        </w:rPr>
        <w:t xml:space="preserve">..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וה</w:t>
      </w:r>
      <w:r w:rsidR="00CB23C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רי</w:t>
      </w:r>
      <w:r w:rsidRPr="00C35A2C">
        <w:rPr>
          <w:rFonts w:ascii="FontbitDavid" w:hAnsi="FontbitDavid"/>
          <w:sz w:val="32"/>
          <w:rtl/>
        </w:rPr>
        <w:t xml:space="preserve"> ביאת בן תשע </w:t>
      </w:r>
      <w:r w:rsidR="00CB23C8">
        <w:rPr>
          <w:rFonts w:ascii="FontbitDavid" w:hAnsi="FontbitDavid" w:hint="cs"/>
          <w:sz w:val="32"/>
          <w:rtl/>
        </w:rPr>
        <w:t xml:space="preserve">עשאוהו </w:t>
      </w:r>
      <w:r w:rsidRPr="00C35A2C">
        <w:rPr>
          <w:rFonts w:ascii="FontbitDavid" w:hAnsi="FontbitDavid"/>
          <w:sz w:val="32"/>
          <w:rtl/>
        </w:rPr>
        <w:t>כמאמר</w:t>
      </w:r>
      <w:r w:rsidRPr="00110B70">
        <w:rPr>
          <w:rStyle w:val="affff8"/>
          <w:rtl/>
        </w:rPr>
        <w:t xml:space="preserve"> </w:t>
      </w:r>
      <w:r w:rsidR="00CB23C8" w:rsidRPr="00110B70">
        <w:rPr>
          <w:rStyle w:val="affff8"/>
          <w:rFonts w:hint="eastAsia"/>
          <w:rtl/>
        </w:rPr>
        <w:t>ואמר</w:t>
      </w:r>
      <w:r w:rsidR="00CB23C8" w:rsidRPr="00110B70">
        <w:rPr>
          <w:rStyle w:val="affff8"/>
          <w:rtl/>
        </w:rPr>
        <w:t xml:space="preserve"> </w:t>
      </w:r>
      <w:r w:rsidR="00CB23C8" w:rsidRPr="00110B70">
        <w:rPr>
          <w:rStyle w:val="affff8"/>
          <w:rFonts w:hint="eastAsia"/>
          <w:rtl/>
        </w:rPr>
        <w:t>ש</w:t>
      </w:r>
      <w:r w:rsidR="00CB23C8">
        <w:rPr>
          <w:rStyle w:val="affff8"/>
          <w:rFonts w:hint="cs"/>
          <w:rtl/>
        </w:rPr>
        <w:t xml:space="preserve">מא </w:t>
      </w:r>
      <w:r w:rsidR="00CB23C8" w:rsidRPr="00110B70">
        <w:rPr>
          <w:rStyle w:val="affff8"/>
          <w:rFonts w:hint="eastAsia"/>
          <w:rtl/>
        </w:rPr>
        <w:t>קונה</w:t>
      </w:r>
      <w:r w:rsidR="00CB23C8" w:rsidRPr="00110B70">
        <w:rPr>
          <w:rStyle w:val="affff8"/>
          <w:rtl/>
        </w:rPr>
        <w:t xml:space="preserve"> </w:t>
      </w:r>
      <w:r w:rsidR="00CB23C8" w:rsidRPr="00110B70">
        <w:rPr>
          <w:rStyle w:val="affff8"/>
          <w:rFonts w:hint="eastAsia"/>
          <w:rtl/>
        </w:rPr>
        <w:t>לגמרי</w:t>
      </w:r>
      <w:r w:rsidR="00CB23C8">
        <w:rPr>
          <w:rStyle w:val="affff8"/>
          <w:rFonts w:hint="cs"/>
          <w:rtl/>
        </w:rPr>
        <w:t>.</w:t>
      </w:r>
    </w:p>
    <w:p w14:paraId="5DDBD70E" w14:textId="04DFECAC" w:rsidR="00B433C9" w:rsidRPr="00C35A2C" w:rsidRDefault="00B433C9" w:rsidP="00B55EDF">
      <w:pPr>
        <w:rPr>
          <w:rtl/>
        </w:rPr>
      </w:pPr>
      <w:r w:rsidRPr="00AA5C1E">
        <w:rPr>
          <w:rStyle w:val="affff5"/>
          <w:rtl/>
        </w:rPr>
        <w:t>ב</w:t>
      </w:r>
      <w:r w:rsidR="00CB23C8">
        <w:rPr>
          <w:rStyle w:val="affff5"/>
          <w:rFonts w:hint="cs"/>
          <w:rtl/>
        </w:rPr>
        <w:t>"</w:t>
      </w:r>
      <w:r w:rsidRPr="00AA5C1E">
        <w:rPr>
          <w:rStyle w:val="affff5"/>
          <w:rtl/>
        </w:rPr>
        <w:t>ע</w:t>
      </w:r>
      <w:r w:rsidR="00CB23C8">
        <w:rPr>
          <w:rStyle w:val="affff5"/>
          <w:rFonts w:hint="cs"/>
          <w:rtl/>
        </w:rPr>
        <w:t xml:space="preserve"> </w:t>
      </w:r>
      <w:r w:rsidR="00CB23C8" w:rsidRPr="00110B70">
        <w:rPr>
          <w:rtl/>
        </w:rPr>
        <w:t>-</w:t>
      </w:r>
      <w:r w:rsidRPr="00AA5C1E">
        <w:rPr>
          <w:rStyle w:val="affff5"/>
          <w:rtl/>
        </w:rPr>
        <w:t xml:space="preserve"> </w:t>
      </w:r>
      <w:r w:rsidRPr="00AA5C1E">
        <w:rPr>
          <w:rStyle w:val="affff5"/>
          <w:rFonts w:hint="cs"/>
          <w:rtl/>
        </w:rPr>
        <w:t>ש</w:t>
      </w:r>
      <w:r w:rsidRPr="00AA5C1E">
        <w:rPr>
          <w:rStyle w:val="affff5"/>
          <w:rtl/>
        </w:rPr>
        <w:t>אמר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CB23C8" w:rsidRPr="00D1637C">
        <w:rPr>
          <w:rFonts w:cs="PFT_Frank" w:hint="eastAsia"/>
          <w:b/>
          <w:bCs/>
          <w:szCs w:val="14"/>
          <w:rtl/>
        </w:rPr>
        <w:t>אין</w:t>
      </w:r>
      <w:r w:rsidRPr="00D1637C">
        <w:rPr>
          <w:rFonts w:cs="PFT_Frank"/>
          <w:b/>
          <w:bCs/>
          <w:szCs w:val="14"/>
          <w:rtl/>
        </w:rPr>
        <w:t xml:space="preserve"> מאמר אחר מאמר</w:t>
      </w:r>
      <w:r w:rsidRPr="00C35A2C">
        <w:rPr>
          <w:rtl/>
        </w:rPr>
        <w:t xml:space="preserve"> בשתי יבמות ויבם אחד.</w:t>
      </w:r>
    </w:p>
    <w:p w14:paraId="17CF0DD4" w14:textId="2965CDF1" w:rsidR="00CB23C8" w:rsidRDefault="00B433C9" w:rsidP="00CB23C8">
      <w:pPr>
        <w:rPr>
          <w:rFonts w:ascii="FontbitDavid" w:hAnsi="FontbitDavid"/>
          <w:sz w:val="32"/>
          <w:rtl/>
        </w:rPr>
      </w:pPr>
      <w:r w:rsidRPr="00AA5C1E">
        <w:rPr>
          <w:rStyle w:val="affff5"/>
          <w:rtl/>
        </w:rPr>
        <w:t>ר</w:t>
      </w:r>
      <w:r w:rsidR="00CB23C8">
        <w:rPr>
          <w:rStyle w:val="affff5"/>
          <w:rFonts w:hint="cs"/>
          <w:rtl/>
        </w:rPr>
        <w:t>"</w:t>
      </w:r>
      <w:r w:rsidRPr="00AA5C1E">
        <w:rPr>
          <w:rStyle w:val="affff5"/>
          <w:rtl/>
        </w:rPr>
        <w:t>נ</w:t>
      </w:r>
      <w:r w:rsidR="00CB23C8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="00CB23C8" w:rsidRPr="00110B70">
        <w:rPr>
          <w:rStyle w:val="affff5"/>
          <w:rFonts w:hint="eastAsia"/>
          <w:rtl/>
        </w:rPr>
        <w:t>שאמר</w:t>
      </w:r>
      <w:r w:rsidR="00CB23C8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בי</w:t>
      </w:r>
      <w:r w:rsidR="00CB23C8">
        <w:rPr>
          <w:rFonts w:ascii="FontbitDavid" w:hAnsi="FontbitDavid" w:hint="cs"/>
          <w:sz w:val="32"/>
          <w:rtl/>
        </w:rPr>
        <w:t>א</w:t>
      </w:r>
      <w:r w:rsidRPr="00C35A2C">
        <w:rPr>
          <w:rFonts w:ascii="FontbitDavid" w:hAnsi="FontbitDavid"/>
          <w:sz w:val="32"/>
          <w:rtl/>
        </w:rPr>
        <w:t xml:space="preserve">ה </w:t>
      </w:r>
      <w:r w:rsidR="00CB23C8">
        <w:rPr>
          <w:rFonts w:ascii="FontbitDavid" w:hAnsi="FontbitDavid" w:hint="cs"/>
          <w:sz w:val="32"/>
          <w:rtl/>
        </w:rPr>
        <w:t>פסולה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אין אחריה כלום</w:t>
      </w:r>
      <w:r w:rsidR="00CB23C8">
        <w:rPr>
          <w:rFonts w:ascii="FontbitDavid" w:hAnsi="FontbitDavid" w:hint="cs"/>
          <w:sz w:val="32"/>
          <w:rtl/>
        </w:rPr>
        <w:t>,</w:t>
      </w:r>
      <w:r w:rsidR="00CB23C8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</w:t>
      </w:r>
      <w:r w:rsidR="00CB23C8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CB23C8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CB23C8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CB23C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הרי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ביאה</w:t>
      </w:r>
    </w:p>
    <w:p w14:paraId="0FC72FF0" w14:textId="357A2779" w:rsidR="00B433C9" w:rsidRPr="00C35A2C" w:rsidRDefault="00B433C9" w:rsidP="00110B70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פסולה </w:t>
      </w:r>
      <w:r w:rsidR="00CB23C8">
        <w:rPr>
          <w:rFonts w:ascii="FontbitDavid" w:hAnsi="FontbitDavid" w:hint="cs"/>
          <w:sz w:val="32"/>
          <w:rtl/>
        </w:rPr>
        <w:t xml:space="preserve">עשאוה </w:t>
      </w:r>
      <w:r w:rsidRPr="00C35A2C">
        <w:rPr>
          <w:rFonts w:ascii="FontbitDavid" w:hAnsi="FontbitDavid"/>
          <w:sz w:val="32"/>
          <w:rtl/>
        </w:rPr>
        <w:t xml:space="preserve">כמאמר, </w:t>
      </w:r>
      <w:r w:rsidR="00CB23C8" w:rsidRPr="00110B70">
        <w:rPr>
          <w:rStyle w:val="affff8"/>
          <w:rFonts w:hint="eastAsia"/>
          <w:rtl/>
        </w:rPr>
        <w:t>ולשיטתו</w:t>
      </w:r>
      <w:r w:rsidR="00CB23C8" w:rsidRPr="00110B70">
        <w:rPr>
          <w:rStyle w:val="affff8"/>
          <w:rtl/>
        </w:rPr>
        <w:t xml:space="preserve"> </w:t>
      </w:r>
      <w:r w:rsidR="00CB23C8">
        <w:rPr>
          <w:rStyle w:val="affff8"/>
          <w:rFonts w:hint="cs"/>
          <w:rtl/>
        </w:rPr>
        <w:t>יו</w:t>
      </w:r>
      <w:r w:rsidR="00CB23C8" w:rsidRPr="00110B70">
        <w:rPr>
          <w:rStyle w:val="affff8"/>
          <w:rFonts w:hint="eastAsia"/>
          <w:rtl/>
        </w:rPr>
        <w:t>צא</w:t>
      </w:r>
      <w:r w:rsidR="00CB23C8" w:rsidRPr="00110B70">
        <w:rPr>
          <w:rStyle w:val="affff8"/>
          <w:rtl/>
        </w:rPr>
        <w:t xml:space="preserve"> </w:t>
      </w:r>
      <w:r w:rsidR="00CB23C8" w:rsidRPr="00110B70">
        <w:rPr>
          <w:rStyle w:val="affff8"/>
          <w:rFonts w:hint="eastAsia"/>
          <w:rtl/>
        </w:rPr>
        <w:t>ש</w:t>
      </w:r>
      <w:r w:rsidR="00756788">
        <w:rPr>
          <w:rStyle w:val="affff8"/>
          <w:rFonts w:hint="cs"/>
          <w:rtl/>
        </w:rPr>
        <w:t xml:space="preserve">גם </w:t>
      </w:r>
      <w:r w:rsidR="00CB23C8" w:rsidRPr="00110B70">
        <w:rPr>
          <w:rStyle w:val="affff8"/>
          <w:rFonts w:hint="eastAsia"/>
          <w:rtl/>
        </w:rPr>
        <w:t>אין</w:t>
      </w:r>
      <w:r w:rsidR="00CB23C8" w:rsidRPr="00110B70">
        <w:rPr>
          <w:rStyle w:val="affff8"/>
          <w:rtl/>
        </w:rPr>
        <w:t xml:space="preserve"> </w:t>
      </w:r>
      <w:r w:rsidR="00CB23C8" w:rsidRPr="00110B70">
        <w:rPr>
          <w:rStyle w:val="affff8"/>
          <w:rFonts w:hint="eastAsia"/>
          <w:rtl/>
        </w:rPr>
        <w:t>מאמר</w:t>
      </w:r>
      <w:r w:rsidR="00CB23C8" w:rsidRPr="00110B70">
        <w:rPr>
          <w:rStyle w:val="affff8"/>
          <w:rtl/>
        </w:rPr>
        <w:t xml:space="preserve"> </w:t>
      </w:r>
      <w:r w:rsidR="00CB23C8" w:rsidRPr="00110B70">
        <w:rPr>
          <w:rStyle w:val="affff8"/>
          <w:rFonts w:hint="eastAsia"/>
          <w:rtl/>
        </w:rPr>
        <w:t>אחר</w:t>
      </w:r>
      <w:r w:rsidR="00CB23C8" w:rsidRPr="00110B70">
        <w:rPr>
          <w:rStyle w:val="affff8"/>
          <w:rtl/>
        </w:rPr>
        <w:t xml:space="preserve"> </w:t>
      </w:r>
      <w:r w:rsidR="00CB23C8" w:rsidRPr="00110B70">
        <w:rPr>
          <w:rStyle w:val="affff8"/>
          <w:rFonts w:hint="eastAsia"/>
          <w:rtl/>
        </w:rPr>
        <w:t>מאמר</w:t>
      </w:r>
      <w:r w:rsidR="00756788">
        <w:rPr>
          <w:rFonts w:ascii="FontbitDavid" w:hAnsi="FontbitDavid" w:hint="cs"/>
          <w:sz w:val="32"/>
          <w:rtl/>
        </w:rPr>
        <w:t>.</w:t>
      </w:r>
    </w:p>
    <w:p w14:paraId="36E4D768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נב.</w:t>
      </w:r>
    </w:p>
    <w:p w14:paraId="042875DE" w14:textId="02F7512C" w:rsidR="00B433C9" w:rsidRPr="00EC5173" w:rsidRDefault="00B433C9" w:rsidP="00EC5173">
      <w:pPr>
        <w:pStyle w:val="afff4"/>
        <w:rPr>
          <w:rtl/>
        </w:rPr>
      </w:pPr>
      <w:ins w:id="9870" w:author="מספור קטעי משנה" w:date="2026-10-06T06:45:58Z">
        <w:r>
          <w:rPr>
            <w:rStyle w:val="MisparKeta"/>
          </w:rPr>
          <w:t xml:space="preserve">א. </w:t>
        </w:r>
      </w:ins>
      <w:bookmarkStart w:id="577" w:name="_Toc119172857"/>
      <w:bookmarkStart w:id="578" w:name="_Toc119229948"/>
      <w:r w:rsidRPr="00EC5173">
        <w:rPr>
          <w:rtl/>
        </w:rPr>
        <w:t xml:space="preserve">כיצד? עשה מאמר </w:t>
      </w:r>
      <w:r w:rsidR="00EC5173">
        <w:rPr>
          <w:rFonts w:hint="cs"/>
          <w:rtl/>
        </w:rPr>
        <w:t>ביבמתו ונתן לה גט.</w:t>
      </w:r>
      <w:r w:rsidRPr="00EC5173">
        <w:rPr>
          <w:rtl/>
        </w:rPr>
        <w:t>.</w:t>
      </w:r>
      <w:bookmarkEnd w:id="577"/>
      <w:bookmarkEnd w:id="578"/>
    </w:p>
    <w:p w14:paraId="4AB49E26" w14:textId="65AF3649" w:rsidR="00C74AAA" w:rsidRDefault="00B433C9" w:rsidP="00B55EDF">
      <w:pPr>
        <w:rPr>
          <w:rFonts w:ascii="FontbitDavid" w:hAnsi="FontbitDavid"/>
          <w:sz w:val="32"/>
          <w:rtl/>
        </w:rPr>
      </w:pPr>
      <w:r w:rsidRPr="00AA5C1E">
        <w:rPr>
          <w:rStyle w:val="affff5"/>
          <w:rFonts w:hint="cs"/>
          <w:rtl/>
        </w:rPr>
        <w:t>ה</w:t>
      </w:r>
      <w:r w:rsidRPr="00AA5C1E">
        <w:rPr>
          <w:rStyle w:val="affff5"/>
          <w:rtl/>
        </w:rPr>
        <w:t>"</w:t>
      </w:r>
      <w:r w:rsidRPr="00AA5C1E">
        <w:rPr>
          <w:rStyle w:val="affff5"/>
          <w:rFonts w:hint="cs"/>
          <w:rtl/>
        </w:rPr>
        <w:t>ק</w:t>
      </w:r>
      <w:r w:rsidRPr="00AA5C1E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EC5173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גט אחר גט ומאמר אחר מאמר </w:t>
      </w:r>
      <w:r w:rsidR="00EC5173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כדאמרן</w:t>
      </w:r>
      <w:r w:rsidR="00EC5173">
        <w:rPr>
          <w:rFonts w:ascii="FontbitDavid" w:hAnsi="FontbitDavid" w:hint="cs"/>
          <w:sz w:val="32"/>
          <w:rtl/>
        </w:rPr>
        <w:t xml:space="preserve"> </w:t>
      </w:r>
      <w:r w:rsidR="00EC5173" w:rsidRPr="00110B70">
        <w:rPr>
          <w:rStyle w:val="affff5"/>
          <w:rFonts w:hint="eastAsia"/>
          <w:rtl/>
        </w:rPr>
        <w:t>בברייתא</w:t>
      </w:r>
      <w:r w:rsidRPr="00C35A2C">
        <w:rPr>
          <w:rFonts w:ascii="FontbitDavid" w:hAnsi="FontbitDavid"/>
          <w:sz w:val="32"/>
          <w:rtl/>
        </w:rPr>
        <w:t xml:space="preserve">, </w:t>
      </w:r>
    </w:p>
    <w:p w14:paraId="1F3E8B42" w14:textId="0DC26E5B" w:rsidR="00B433C9" w:rsidRPr="00C35A2C" w:rsidRDefault="00B433C9" w:rsidP="007C50EB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יבם אחד ויבמה אחת כיצד התרתן? עשה מאמר ביבמתו</w:t>
      </w:r>
      <w:r w:rsidR="00EC5173">
        <w:rPr>
          <w:rFonts w:ascii="FontbitDavid" w:hAnsi="FontbitDavid" w:hint="cs"/>
          <w:sz w:val="32"/>
          <w:rtl/>
        </w:rPr>
        <w:t>..'</w:t>
      </w:r>
    </w:p>
    <w:p w14:paraId="3ABE608A" w14:textId="053FDC2E" w:rsidR="00B433C9" w:rsidRPr="00C35A2C" w:rsidRDefault="00B433C9" w:rsidP="007C50EB">
      <w:pPr>
        <w:pStyle w:val="afff4"/>
        <w:rPr>
          <w:rtl/>
        </w:rPr>
      </w:pPr>
      <w:ins w:id="9871" w:author="מספור קטעי משנה" w:date="2026-10-06T06:45:58Z">
        <w:r>
          <w:rPr>
            <w:rStyle w:val="MisparKeta"/>
          </w:rPr>
          <w:t xml:space="preserve">א. </w:t>
        </w:r>
      </w:ins>
      <w:bookmarkStart w:id="579" w:name="_Toc119172858"/>
      <w:bookmarkStart w:id="580" w:name="_Toc119229949"/>
      <w:r w:rsidRPr="00C35A2C">
        <w:rPr>
          <w:rtl/>
        </w:rPr>
        <w:t>עשה מאמר ובעל - הרי זו כמצותה.</w:t>
      </w:r>
      <w:bookmarkEnd w:id="579"/>
      <w:bookmarkEnd w:id="580"/>
    </w:p>
    <w:p w14:paraId="348A6A4C" w14:textId="685E2F23" w:rsidR="00B433C9" w:rsidRPr="00C35A2C" w:rsidRDefault="00EC5173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אין להוכיח כ</w:t>
      </w:r>
      <w:r w:rsidR="00B433C9" w:rsidRPr="00AA5C1E">
        <w:rPr>
          <w:rStyle w:val="affff5"/>
          <w:rFonts w:hint="cs"/>
          <w:rtl/>
        </w:rPr>
        <w:t>ר</w:t>
      </w:r>
      <w:r w:rsidR="00B433C9" w:rsidRPr="00AA5C1E">
        <w:rPr>
          <w:rStyle w:val="affff5"/>
          <w:rtl/>
        </w:rPr>
        <w:t>"</w:t>
      </w:r>
      <w:r w:rsidR="00B433C9" w:rsidRPr="00AA5C1E">
        <w:rPr>
          <w:rStyle w:val="affff5"/>
          <w:rFonts w:hint="cs"/>
          <w:rtl/>
        </w:rPr>
        <w:t>ה</w:t>
      </w:r>
      <w:r w:rsidR="00B433C9" w:rsidRPr="00AA5C1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141710"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/>
          <w:sz w:val="32"/>
          <w:rtl/>
        </w:rPr>
        <w:t>מקדש ואח"כ בועל</w:t>
      </w:r>
      <w:r w:rsidR="00B433C9" w:rsidRPr="00C35A2C">
        <w:rPr>
          <w:rFonts w:ascii="FontbitDavid" w:hAnsi="FontbitDavid" w:hint="cs"/>
          <w:sz w:val="32"/>
          <w:rtl/>
        </w:rPr>
        <w:t xml:space="preserve"> - </w:t>
      </w:r>
      <w:r w:rsidR="00B433C9" w:rsidRPr="00110B70">
        <w:rPr>
          <w:rStyle w:val="affff5"/>
          <w:rtl/>
        </w:rPr>
        <w:t>אימא:</w:t>
      </w:r>
      <w:r w:rsidR="00B433C9" w:rsidRPr="00C35A2C">
        <w:rPr>
          <w:rFonts w:ascii="FontbitDavid" w:hAnsi="FontbitDavid"/>
          <w:sz w:val="32"/>
          <w:rtl/>
        </w:rPr>
        <w:t xml:space="preserve"> אף ז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 xml:space="preserve"> כמצותה</w:t>
      </w:r>
      <w:r>
        <w:rPr>
          <w:rFonts w:ascii="FontbitDavid" w:hAnsi="FontbitDavid" w:hint="cs"/>
          <w:sz w:val="32"/>
          <w:rtl/>
        </w:rPr>
        <w:t>,</w:t>
      </w:r>
    </w:p>
    <w:p w14:paraId="3D1CA91F" w14:textId="021CFB7E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110B70">
        <w:rPr>
          <w:rFonts w:hint="eastAsia"/>
          <w:rtl/>
        </w:rPr>
        <w:t>וקמ</w:t>
      </w:r>
      <w:r w:rsidRPr="00110B70">
        <w:rPr>
          <w:rtl/>
        </w:rPr>
        <w:t>"</w:t>
      </w:r>
      <w:r w:rsidRPr="00110B70">
        <w:rPr>
          <w:rFonts w:hint="eastAsia"/>
          <w:rtl/>
        </w:rPr>
        <w:t>ל</w:t>
      </w:r>
      <w:r w:rsidRPr="00110B70">
        <w:rPr>
          <w:rtl/>
        </w:rPr>
        <w:t xml:space="preserve"> </w:t>
      </w:r>
      <w:r w:rsidR="00EC5173">
        <w:rPr>
          <w:rFonts w:hint="cs"/>
          <w:rtl/>
        </w:rPr>
        <w:t>ד</w:t>
      </w:r>
      <w:r w:rsidRPr="00110B70">
        <w:rPr>
          <w:rFonts w:hint="eastAsia"/>
          <w:rtl/>
        </w:rPr>
        <w:t>ל</w:t>
      </w:r>
      <w:r w:rsidR="00EC5173">
        <w:rPr>
          <w:rFonts w:hint="cs"/>
          <w:rtl/>
        </w:rPr>
        <w:t>"</w:t>
      </w:r>
      <w:r w:rsidRPr="00110B70">
        <w:rPr>
          <w:rFonts w:hint="eastAsia"/>
          <w:rtl/>
        </w:rPr>
        <w:t>א</w:t>
      </w:r>
      <w:r w:rsidRPr="00110B70">
        <w:rPr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 xml:space="preserve">מאמר </w:t>
      </w:r>
      <w:r w:rsidR="0002449A">
        <w:rPr>
          <w:rFonts w:ascii="FontbitDavid" w:hAnsi="FontbitDavid" w:hint="cs"/>
          <w:sz w:val="32"/>
          <w:rtl/>
        </w:rPr>
        <w:t>מפריח זיקת יבמין</w:t>
      </w:r>
      <w:r w:rsidR="0002449A" w:rsidRPr="00110B70">
        <w:rPr>
          <w:rStyle w:val="affff8"/>
          <w:rtl/>
        </w:rPr>
        <w:t xml:space="preserve"> </w:t>
      </w:r>
      <w:r w:rsidR="0002449A" w:rsidRPr="00110B70">
        <w:rPr>
          <w:rStyle w:val="affff8"/>
          <w:rFonts w:hint="eastAsia"/>
          <w:rtl/>
        </w:rPr>
        <w:t>כב</w:t>
      </w:r>
      <w:r w:rsidR="0002449A" w:rsidRPr="00110B70">
        <w:rPr>
          <w:rStyle w:val="affff8"/>
          <w:rtl/>
        </w:rPr>
        <w:t>"ש</w:t>
      </w:r>
      <w:r w:rsidR="0002449A">
        <w:rPr>
          <w:rFonts w:ascii="FontbitDavid" w:hAnsi="FontbitDavid" w:hint="cs"/>
          <w:sz w:val="32"/>
          <w:rtl/>
        </w:rPr>
        <w:t xml:space="preserve"> ומפסיד ה</w:t>
      </w:r>
      <w:r w:rsidRPr="00C35A2C">
        <w:rPr>
          <w:rFonts w:ascii="FontbitDavid" w:hAnsi="FontbitDavid" w:hint="cs"/>
          <w:sz w:val="32"/>
          <w:rtl/>
        </w:rPr>
        <w:t>מצוה</w:t>
      </w:r>
      <w:r w:rsidR="0002449A">
        <w:rPr>
          <w:rFonts w:ascii="FontbitDavid" w:hAnsi="FontbitDavid" w:hint="cs"/>
          <w:sz w:val="32"/>
          <w:rtl/>
        </w:rPr>
        <w:t>.</w:t>
      </w:r>
    </w:p>
    <w:p w14:paraId="7CCA3449" w14:textId="7F1D4C3D" w:rsidR="00DF00D0" w:rsidRPr="00DF00D0" w:rsidRDefault="00DF00D0" w:rsidP="00615A60">
      <w:pPr>
        <w:pStyle w:val="affff2"/>
        <w:rPr>
          <w:rtl/>
        </w:rPr>
      </w:pPr>
      <w:bookmarkStart w:id="581" w:name="_Toc119172859"/>
      <w:bookmarkStart w:id="582" w:name="_Toc119229950"/>
      <w:r w:rsidRPr="00DF00D0">
        <w:rPr>
          <w:rFonts w:hint="cs"/>
          <w:rtl/>
        </w:rPr>
        <w:t>דין מאמר</w:t>
      </w:r>
      <w:r w:rsidR="00F05E2C">
        <w:rPr>
          <w:rFonts w:hint="cs"/>
          <w:rtl/>
        </w:rPr>
        <w:t xml:space="preserve"> יבמין</w:t>
      </w:r>
      <w:bookmarkEnd w:id="581"/>
      <w:bookmarkEnd w:id="582"/>
    </w:p>
    <w:p w14:paraId="429481C0" w14:textId="254037C5" w:rsidR="00B433C9" w:rsidRPr="00C415C0" w:rsidRDefault="00B433C9" w:rsidP="00B55EDF">
      <w:pPr>
        <w:rPr>
          <w:rtl/>
        </w:rPr>
      </w:pPr>
      <w:r w:rsidRPr="00AA5C1E">
        <w:rPr>
          <w:rStyle w:val="affff5"/>
          <w:rFonts w:hint="cs"/>
          <w:rtl/>
        </w:rPr>
        <w:t>ר</w:t>
      </w:r>
      <w:r w:rsidRPr="00AA5C1E">
        <w:rPr>
          <w:rStyle w:val="affff5"/>
          <w:rtl/>
        </w:rPr>
        <w:t>"</w:t>
      </w:r>
      <w:r w:rsidRPr="00AA5C1E">
        <w:rPr>
          <w:rStyle w:val="affff5"/>
          <w:rFonts w:hint="cs"/>
          <w:rtl/>
        </w:rPr>
        <w:t>ה</w:t>
      </w:r>
      <w:r w:rsidRPr="00AA5C1E">
        <w:rPr>
          <w:rStyle w:val="affff5"/>
          <w:rtl/>
        </w:rPr>
        <w:t>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110B70">
        <w:rPr>
          <w:rtl/>
        </w:rPr>
        <w:t xml:space="preserve">מצות יבמין - מקדש </w:t>
      </w:r>
      <w:r w:rsidR="00C74AAA" w:rsidRPr="00110B70">
        <w:rPr>
          <w:rtl/>
        </w:rPr>
        <w:t>ואח"כ</w:t>
      </w:r>
      <w:r w:rsidRPr="00110B70">
        <w:rPr>
          <w:rtl/>
        </w:rPr>
        <w:t xml:space="preserve"> בועל, ואם בעל</w:t>
      </w:r>
      <w:r w:rsidR="0002449A">
        <w:rPr>
          <w:rFonts w:hint="cs"/>
          <w:rtl/>
        </w:rPr>
        <w:t xml:space="preserve"> </w:t>
      </w:r>
      <w:r w:rsidR="0002449A" w:rsidRPr="00110B70">
        <w:rPr>
          <w:rStyle w:val="affff8"/>
          <w:rFonts w:hint="eastAsia"/>
          <w:rtl/>
        </w:rPr>
        <w:t>לחוד</w:t>
      </w:r>
      <w:r w:rsidRPr="00110B70">
        <w:rPr>
          <w:rtl/>
        </w:rPr>
        <w:t xml:space="preserve"> - קנה.</w:t>
      </w:r>
    </w:p>
    <w:p w14:paraId="5541FF2B" w14:textId="3D28514A" w:rsidR="0002449A" w:rsidRDefault="0002449A" w:rsidP="0002449A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Cs/>
          <w:sz w:val="32"/>
          <w:szCs w:val="14"/>
          <w:rtl/>
        </w:rPr>
        <w:t>אבל</w:t>
      </w:r>
      <w:r w:rsidR="00B433C9" w:rsidRPr="00C35A2C">
        <w:rPr>
          <w:rFonts w:ascii="FontbitDavid" w:hAnsi="FontbitDavid" w:hint="cs"/>
          <w:sz w:val="32"/>
          <w:rtl/>
        </w:rPr>
        <w:t xml:space="preserve"> לוקה מכת מרדות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110B70">
        <w:rPr>
          <w:rStyle w:val="affff8"/>
          <w:rFonts w:hint="eastAsia"/>
          <w:rtl/>
        </w:rPr>
        <w:t>דפריצות</w:t>
      </w:r>
      <w:r w:rsidRPr="00110B70">
        <w:rPr>
          <w:rStyle w:val="affff8"/>
          <w:rtl/>
        </w:rPr>
        <w:t>.</w:t>
      </w:r>
    </w:p>
    <w:p w14:paraId="6CB22438" w14:textId="73137285" w:rsidR="00DF00D0" w:rsidRDefault="0002449A" w:rsidP="0002449A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eastAsia"/>
          <w:rtl/>
        </w:rPr>
        <w:lastRenderedPageBreak/>
        <w:t>כ</w:t>
      </w:r>
      <w:r w:rsidR="00B433C9" w:rsidRPr="00110B70">
        <w:rPr>
          <w:rStyle w:val="affff5"/>
          <w:rtl/>
        </w:rPr>
        <w:t>רב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 w:hint="cs"/>
          <w:sz w:val="32"/>
          <w:rtl/>
        </w:rPr>
        <w:t xml:space="preserve">הלקה </w:t>
      </w:r>
      <w:r w:rsidRPr="00110B70">
        <w:rPr>
          <w:rStyle w:val="affff5"/>
          <w:rFonts w:hint="eastAsia"/>
          <w:rtl/>
        </w:rPr>
        <w:t>א</w:t>
      </w:r>
      <w:r w:rsidRPr="00110B70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B433C9">
        <w:rPr>
          <w:rFonts w:ascii="FontbitDavid" w:hAnsi="FontbitDavid"/>
          <w:sz w:val="32"/>
          <w:rtl/>
        </w:rPr>
        <w:t xml:space="preserve">מקדש בביאה, </w:t>
      </w:r>
      <w:r w:rsidRPr="00110B70">
        <w:rPr>
          <w:rStyle w:val="affff5"/>
          <w:rFonts w:hint="eastAsia"/>
          <w:rtl/>
        </w:rPr>
        <w:t>ב</w:t>
      </w:r>
      <w:r w:rsidRPr="00110B70">
        <w:rPr>
          <w:rStyle w:val="affff5"/>
          <w:rtl/>
        </w:rPr>
        <w:t xml:space="preserve">. </w:t>
      </w:r>
      <w:r w:rsidR="00B433C9">
        <w:rPr>
          <w:rFonts w:ascii="FontbitDavid" w:hAnsi="FontbitDavid"/>
          <w:sz w:val="32"/>
          <w:rtl/>
        </w:rPr>
        <w:t xml:space="preserve">מקדש בשוק, </w:t>
      </w:r>
      <w:r w:rsidRPr="00110B70">
        <w:rPr>
          <w:rStyle w:val="affff5"/>
          <w:rFonts w:hint="eastAsia"/>
          <w:rtl/>
        </w:rPr>
        <w:t>ג</w:t>
      </w:r>
      <w:r w:rsidRPr="00110B70">
        <w:rPr>
          <w:rStyle w:val="affff5"/>
          <w:rtl/>
        </w:rPr>
        <w:t>.</w:t>
      </w:r>
      <w:r w:rsidR="00B433C9">
        <w:rPr>
          <w:rFonts w:ascii="FontbitDavid" w:hAnsi="FontbitDavid"/>
          <w:sz w:val="32"/>
          <w:rtl/>
        </w:rPr>
        <w:t xml:space="preserve"> מקדש בלא שדו</w:t>
      </w:r>
      <w:r w:rsidR="00B433C9">
        <w:rPr>
          <w:rFonts w:ascii="FontbitDavid" w:hAnsi="FontbitDavid" w:hint="cs"/>
          <w:sz w:val="32"/>
          <w:rtl/>
        </w:rPr>
        <w:t>ך</w:t>
      </w:r>
      <w:r w:rsidR="00B433C9">
        <w:rPr>
          <w:rFonts w:ascii="FontbitDavid" w:hAnsi="FontbitDavid"/>
          <w:sz w:val="32"/>
          <w:rtl/>
        </w:rPr>
        <w:t xml:space="preserve">, </w:t>
      </w:r>
      <w:r w:rsidR="00DF00D0">
        <w:rPr>
          <w:rStyle w:val="affff5"/>
          <w:rtl/>
        </w:rPr>
        <w:tab/>
      </w:r>
      <w:r w:rsidR="00DF00D0">
        <w:rPr>
          <w:rStyle w:val="affff5"/>
          <w:rtl/>
        </w:rPr>
        <w:tab/>
      </w:r>
      <w:r w:rsidR="00DF00D0">
        <w:rPr>
          <w:rStyle w:val="affff5"/>
          <w:rtl/>
        </w:rPr>
        <w:tab/>
      </w:r>
      <w:r w:rsidR="00DF00D0">
        <w:rPr>
          <w:rStyle w:val="affff5"/>
          <w:rtl/>
        </w:rPr>
        <w:tab/>
      </w:r>
      <w:r w:rsidR="00DF00D0">
        <w:rPr>
          <w:rStyle w:val="affff5"/>
          <w:rFonts w:hint="cs"/>
          <w:rtl/>
        </w:rPr>
        <w:t xml:space="preserve"> </w:t>
      </w:r>
      <w:r w:rsidRPr="00110B70">
        <w:rPr>
          <w:rStyle w:val="affff5"/>
          <w:rFonts w:hint="eastAsia"/>
          <w:rtl/>
        </w:rPr>
        <w:t>ד</w:t>
      </w:r>
      <w:r w:rsidRPr="00110B70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B433C9">
        <w:rPr>
          <w:rFonts w:ascii="FontbitDavid" w:hAnsi="FontbitDavid"/>
          <w:sz w:val="32"/>
          <w:rtl/>
        </w:rPr>
        <w:t>מבטל ג</w:t>
      </w:r>
      <w:r w:rsidR="00B433C9">
        <w:rPr>
          <w:rFonts w:ascii="FontbitDavid" w:hAnsi="FontbitDavid" w:hint="cs"/>
          <w:sz w:val="32"/>
          <w:rtl/>
        </w:rPr>
        <w:t>ט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Pr="00110B70">
        <w:rPr>
          <w:rStyle w:val="affff5"/>
          <w:rFonts w:hint="eastAsia"/>
          <w:rtl/>
        </w:rPr>
        <w:t>ה</w:t>
      </w:r>
      <w:r w:rsidRPr="00110B70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מ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 xml:space="preserve">סר מודעא </w:t>
      </w:r>
      <w:r w:rsidR="00B433C9">
        <w:rPr>
          <w:rFonts w:ascii="FontbitDavid" w:hAnsi="FontbitDavid" w:hint="cs"/>
          <w:sz w:val="32"/>
          <w:rtl/>
        </w:rPr>
        <w:t>על גט</w:t>
      </w:r>
      <w:r w:rsidR="00DF00D0">
        <w:rPr>
          <w:rFonts w:ascii="FontbitDavid" w:hAnsi="FontbitDavid" w:hint="cs"/>
          <w:sz w:val="32"/>
          <w:rtl/>
        </w:rPr>
        <w:t xml:space="preserve"> </w:t>
      </w:r>
      <w:r w:rsidR="00DF00D0" w:rsidRPr="00110B70">
        <w:rPr>
          <w:rStyle w:val="affff8"/>
          <w:rFonts w:hint="eastAsia"/>
          <w:rtl/>
        </w:rPr>
        <w:t>לפני</w:t>
      </w:r>
      <w:r w:rsidR="00DF00D0" w:rsidRPr="00110B70">
        <w:rPr>
          <w:rStyle w:val="affff8"/>
          <w:rtl/>
        </w:rPr>
        <w:t xml:space="preserve"> </w:t>
      </w:r>
      <w:r w:rsidR="00DF00D0" w:rsidRPr="00110B70">
        <w:rPr>
          <w:rStyle w:val="affff8"/>
          <w:rFonts w:hint="eastAsia"/>
          <w:rtl/>
        </w:rPr>
        <w:t>שכתבו</w:t>
      </w:r>
      <w:r w:rsidR="00B433C9" w:rsidRPr="00110B70">
        <w:rPr>
          <w:rStyle w:val="affff8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</w:p>
    <w:p w14:paraId="4E792CA0" w14:textId="2B62EAF5" w:rsidR="00B433C9" w:rsidRPr="00C35A2C" w:rsidRDefault="00DF00D0" w:rsidP="0002449A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eastAsia"/>
          <w:rtl/>
        </w:rPr>
        <w:t>ו</w:t>
      </w:r>
      <w:r w:rsidRPr="00110B70">
        <w:rPr>
          <w:rStyle w:val="affff5"/>
          <w:rtl/>
        </w:rPr>
        <w:t>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המחציף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/>
          <w:sz w:val="32"/>
          <w:rtl/>
        </w:rPr>
        <w:t>שליח ב</w:t>
      </w:r>
      <w:r>
        <w:rPr>
          <w:rFonts w:ascii="FontbitDavid" w:hAnsi="FontbitDavid" w:hint="cs"/>
          <w:sz w:val="32"/>
          <w:rtl/>
        </w:rPr>
        <w:t>"ד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Pr="00110B70">
        <w:rPr>
          <w:rStyle w:val="affff5"/>
          <w:rFonts w:hint="eastAsia"/>
          <w:rtl/>
        </w:rPr>
        <w:t>ז</w:t>
      </w:r>
      <w:r w:rsidRPr="00110B70">
        <w:rPr>
          <w:rStyle w:val="affff5"/>
          <w:rtl/>
        </w:rPr>
        <w:t>.</w:t>
      </w:r>
      <w:r w:rsidR="00B433C9" w:rsidRPr="00C35A2C">
        <w:rPr>
          <w:rFonts w:ascii="FontbitDavid" w:hAnsi="FontbitDavid"/>
          <w:sz w:val="32"/>
          <w:rtl/>
        </w:rPr>
        <w:t xml:space="preserve"> שה</w:t>
      </w:r>
      <w:r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בנידוי</w:t>
      </w:r>
      <w:r w:rsidR="00B433C9" w:rsidRPr="00C35A2C">
        <w:rPr>
          <w:rFonts w:ascii="FontbitDavid" w:hAnsi="FontbitDavid"/>
          <w:sz w:val="32"/>
          <w:rtl/>
        </w:rPr>
        <w:t xml:space="preserve"> רבנן </w:t>
      </w:r>
      <w:r w:rsidRPr="00110B70">
        <w:rPr>
          <w:rStyle w:val="affff8"/>
          <w:rFonts w:hint="eastAsia"/>
          <w:rtl/>
        </w:rPr>
        <w:t>שלא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רצה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לישבע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ל' יום ולא  תבע ה</w:t>
      </w:r>
      <w:r>
        <w:rPr>
          <w:rFonts w:ascii="FontbitDavid" w:hAnsi="FontbitDavid" w:hint="cs"/>
          <w:sz w:val="32"/>
          <w:rtl/>
        </w:rPr>
        <w:t>יתר ל</w:t>
      </w:r>
      <w:r w:rsidR="00B433C9" w:rsidRPr="00C35A2C">
        <w:rPr>
          <w:rFonts w:ascii="FontbitDavid" w:hAnsi="FontbitDavid" w:hint="cs"/>
          <w:sz w:val="32"/>
          <w:rtl/>
        </w:rPr>
        <w:t>נידוי,</w:t>
      </w:r>
      <w:r>
        <w:rPr>
          <w:rFonts w:ascii="FontbitDavid" w:hAnsi="FontbitDavid" w:hint="cs"/>
          <w:sz w:val="32"/>
          <w:rtl/>
        </w:rPr>
        <w:t xml:space="preserve"> </w:t>
      </w:r>
      <w:r w:rsidRPr="00110B70">
        <w:rPr>
          <w:rStyle w:val="affff5"/>
          <w:rFonts w:hint="eastAsia"/>
          <w:rtl/>
        </w:rPr>
        <w:t>ח</w:t>
      </w:r>
      <w:r w:rsidRPr="00110B70">
        <w:rPr>
          <w:rStyle w:val="affff5"/>
          <w:rtl/>
        </w:rPr>
        <w:t>.</w:t>
      </w:r>
      <w:r w:rsidR="00B433C9" w:rsidRPr="00C35A2C">
        <w:rPr>
          <w:rFonts w:ascii="FontbitDavid" w:hAnsi="FontbitDavid" w:hint="cs"/>
          <w:sz w:val="32"/>
          <w:rtl/>
        </w:rPr>
        <w:t xml:space="preserve"> ועל חתן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הדר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בקביעות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בבית חמ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 w:hint="cs"/>
          <w:sz w:val="32"/>
          <w:rtl/>
        </w:rPr>
        <w:t>ו</w:t>
      </w:r>
      <w:r>
        <w:rPr>
          <w:rFonts w:ascii="FontbitDavid" w:hAnsi="FontbitDavid" w:hint="cs"/>
          <w:sz w:val="32"/>
          <w:rtl/>
        </w:rPr>
        <w:t>.</w:t>
      </w:r>
    </w:p>
    <w:p w14:paraId="53C67C72" w14:textId="4876F1F5" w:rsidR="00B433C9" w:rsidRPr="00000E42" w:rsidRDefault="00B433C9" w:rsidP="00B55EDF">
      <w:pPr>
        <w:rPr>
          <w:rStyle w:val="affff8"/>
          <w:rtl/>
        </w:rPr>
      </w:pPr>
      <w:r w:rsidRPr="00AA5C1E">
        <w:rPr>
          <w:rStyle w:val="affff5"/>
          <w:rtl/>
        </w:rPr>
        <w:t>נהר</w:t>
      </w:r>
      <w:r w:rsidRPr="00141710">
        <w:rPr>
          <w:rStyle w:val="affff5"/>
          <w:rtl/>
        </w:rPr>
        <w:t>דעי</w:t>
      </w:r>
      <w:r w:rsidR="00141710" w:rsidRPr="00141710">
        <w:rPr>
          <w:rStyle w:val="affff5"/>
          <w:rFonts w:hint="cs"/>
          <w:rtl/>
        </w:rPr>
        <w:t xml:space="preserve">, </w:t>
      </w:r>
      <w:r w:rsidR="00000E42" w:rsidRPr="00110B70">
        <w:rPr>
          <w:rStyle w:val="affff5"/>
          <w:rFonts w:hint="eastAsia"/>
          <w:rtl/>
        </w:rPr>
        <w:t>הלקה</w:t>
      </w:r>
      <w:r w:rsidR="00141710" w:rsidRPr="00110B70">
        <w:rPr>
          <w:rStyle w:val="affff5"/>
          <w:rtl/>
        </w:rPr>
        <w:t>:</w:t>
      </w:r>
      <w:r w:rsidR="00000E42" w:rsidRPr="00110B70">
        <w:rPr>
          <w:rtl/>
        </w:rPr>
        <w:t xml:space="preserve"> </w:t>
      </w:r>
      <w:r w:rsidR="00000E42" w:rsidRPr="00110B70">
        <w:rPr>
          <w:rFonts w:hint="eastAsia"/>
          <w:rtl/>
        </w:rPr>
        <w:t>רק</w:t>
      </w:r>
      <w:r w:rsidR="00000E42" w:rsidRPr="00110B70">
        <w:rPr>
          <w:rtl/>
        </w:rPr>
        <w:t xml:space="preserve"> </w:t>
      </w:r>
      <w:r w:rsidR="00DF00D0">
        <w:rPr>
          <w:rFonts w:hint="cs"/>
          <w:rtl/>
        </w:rPr>
        <w:t>ב</w:t>
      </w:r>
      <w:r w:rsidRPr="00110B70">
        <w:rPr>
          <w:rtl/>
        </w:rPr>
        <w:t xml:space="preserve">מקדש </w:t>
      </w:r>
      <w:r w:rsidRPr="00C35A2C">
        <w:rPr>
          <w:rFonts w:ascii="FontbitDavid" w:hAnsi="FontbitDavid"/>
          <w:sz w:val="32"/>
          <w:rtl/>
        </w:rPr>
        <w:t>בביאה בלא שדוכי</w:t>
      </w:r>
      <w:r w:rsidR="00DF00D0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110B70">
        <w:rPr>
          <w:rStyle w:val="affff5"/>
          <w:rFonts w:hint="eastAsia"/>
          <w:rtl/>
        </w:rPr>
        <w:t>א</w:t>
      </w:r>
      <w:r w:rsidRPr="00110B70">
        <w:rPr>
          <w:rStyle w:val="affff5"/>
          <w:rtl/>
        </w:rPr>
        <w:t>"</w:t>
      </w:r>
      <w:r w:rsidRPr="00110B70">
        <w:rPr>
          <w:rStyle w:val="affff5"/>
          <w:rFonts w:hint="eastAsia"/>
          <w:rtl/>
        </w:rPr>
        <w:t>ד</w:t>
      </w:r>
      <w:r w:rsidRPr="00000E42">
        <w:rPr>
          <w:rStyle w:val="affff8"/>
          <w:rFonts w:hint="cs"/>
          <w:rtl/>
        </w:rPr>
        <w:t xml:space="preserve"> </w:t>
      </w:r>
      <w:r w:rsidR="00AB43C5" w:rsidRPr="00110B70">
        <w:rPr>
          <w:rFonts w:hint="eastAsia"/>
          <w:rtl/>
        </w:rPr>
        <w:t>אף</w:t>
      </w:r>
      <w:r w:rsidRPr="00110B70">
        <w:rPr>
          <w:rtl/>
        </w:rPr>
        <w:t xml:space="preserve"> בשדוכי</w:t>
      </w:r>
      <w:r w:rsidR="00DF00D0">
        <w:rPr>
          <w:rFonts w:hint="cs"/>
          <w:rtl/>
        </w:rPr>
        <w:t>.</w:t>
      </w:r>
    </w:p>
    <w:p w14:paraId="3E7FB3FF" w14:textId="60E3927A" w:rsidR="00B433C9" w:rsidRPr="00C35A2C" w:rsidRDefault="00B433C9" w:rsidP="00DF00D0">
      <w:pPr>
        <w:rPr>
          <w:rtl/>
        </w:rPr>
      </w:pPr>
      <w:r w:rsidRPr="00AA5C1E">
        <w:rPr>
          <w:rStyle w:val="affff5"/>
          <w:rtl/>
        </w:rPr>
        <w:t>ת"ר:</w:t>
      </w:r>
      <w:r w:rsidRPr="0039104D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כיצד מאמר</w:t>
      </w:r>
      <w:r w:rsidRPr="0039104D">
        <w:rPr>
          <w:rtl/>
        </w:rPr>
        <w:t>? נתן לה כסף או שוה כסף</w:t>
      </w:r>
      <w:r w:rsidR="006F08E3">
        <w:rPr>
          <w:rFonts w:hint="cs"/>
          <w:rtl/>
        </w:rPr>
        <w:t xml:space="preserve">, </w:t>
      </w:r>
      <w:r w:rsidR="00141710">
        <w:rPr>
          <w:rFonts w:hint="cs"/>
          <w:rtl/>
        </w:rPr>
        <w:t>[</w:t>
      </w:r>
      <w:r w:rsidR="006F08E3">
        <w:rPr>
          <w:rFonts w:hint="cs"/>
          <w:rtl/>
        </w:rPr>
        <w:t>או שטר</w:t>
      </w:r>
      <w:r w:rsidR="00141710">
        <w:rPr>
          <w:rFonts w:hint="cs"/>
          <w:rtl/>
        </w:rPr>
        <w:t>]</w:t>
      </w:r>
      <w:r w:rsidR="006F08E3">
        <w:rPr>
          <w:rFonts w:hint="cs"/>
          <w:rtl/>
        </w:rPr>
        <w:t>.</w:t>
      </w:r>
    </w:p>
    <w:p w14:paraId="02A37BA5" w14:textId="7ED9C1C9" w:rsidR="00B433C9" w:rsidRPr="00C35A2C" w:rsidRDefault="006F08E3" w:rsidP="006F08E3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כיצד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שטר כתובת יבמין</w:t>
      </w:r>
      <w:r w:rsidR="00B433C9" w:rsidRPr="00110B70">
        <w:rPr>
          <w:rtl/>
        </w:rPr>
        <w:t>?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C35A2C">
        <w:rPr>
          <w:rtl/>
        </w:rPr>
        <w:t>אנ</w:t>
      </w:r>
      <w:r w:rsidR="00000E42">
        <w:rPr>
          <w:rFonts w:hint="cs"/>
          <w:rtl/>
        </w:rPr>
        <w:t>י פב</w:t>
      </w:r>
      <w:r>
        <w:rPr>
          <w:rFonts w:hint="cs"/>
          <w:rtl/>
        </w:rPr>
        <w:t>"</w:t>
      </w:r>
      <w:r w:rsidR="00000E42">
        <w:rPr>
          <w:rFonts w:hint="cs"/>
          <w:rtl/>
        </w:rPr>
        <w:t xml:space="preserve">פ קיבלתי </w:t>
      </w:r>
      <w:r w:rsidR="00F05E2C">
        <w:rPr>
          <w:rFonts w:hint="cs"/>
          <w:rtl/>
        </w:rPr>
        <w:t xml:space="preserve">פ' </w:t>
      </w:r>
      <w:r w:rsidR="00000E42">
        <w:rPr>
          <w:rFonts w:hint="cs"/>
          <w:rtl/>
        </w:rPr>
        <w:t xml:space="preserve">יבמתי </w:t>
      </w:r>
      <w:r w:rsidR="00B433C9" w:rsidRPr="00C35A2C">
        <w:rPr>
          <w:rtl/>
        </w:rPr>
        <w:t>עלי לזון ולפרנסה, כתובתה על נכסי ראשון,</w:t>
      </w:r>
      <w:r>
        <w:rPr>
          <w:rFonts w:hint="cs"/>
          <w:rtl/>
        </w:rPr>
        <w:t xml:space="preserve"> </w:t>
      </w:r>
      <w:r w:rsidR="00317898">
        <w:rPr>
          <w:rtl/>
        </w:rPr>
        <w:t>אין</w:t>
      </w:r>
      <w:r w:rsidR="00F05E2C">
        <w:rPr>
          <w:rFonts w:hint="cs"/>
          <w:rtl/>
        </w:rPr>
        <w:t xml:space="preserve"> לה </w:t>
      </w:r>
      <w:r>
        <w:rPr>
          <w:rFonts w:hint="cs"/>
          <w:rtl/>
        </w:rPr>
        <w:t xml:space="preserve">- </w:t>
      </w:r>
      <w:r w:rsidR="00B433C9" w:rsidRPr="00C35A2C">
        <w:rPr>
          <w:rtl/>
        </w:rPr>
        <w:t>ת</w:t>
      </w:r>
      <w:r>
        <w:rPr>
          <w:rFonts w:hint="cs"/>
          <w:rtl/>
        </w:rPr>
        <w:t>י</w:t>
      </w:r>
      <w:r w:rsidR="00B433C9" w:rsidRPr="00C35A2C">
        <w:rPr>
          <w:rtl/>
        </w:rPr>
        <w:t>קנו משני</w:t>
      </w:r>
      <w:r>
        <w:rPr>
          <w:rFonts w:hint="cs"/>
          <w:rtl/>
        </w:rPr>
        <w:t>'</w:t>
      </w:r>
      <w:r w:rsidR="00B433C9" w:rsidRPr="00C35A2C">
        <w:rPr>
          <w:rtl/>
        </w:rPr>
        <w:t>.</w:t>
      </w:r>
    </w:p>
    <w:p w14:paraId="48B4D265" w14:textId="281484BA" w:rsidR="00F05E2C" w:rsidRDefault="00F05E2C" w:rsidP="00615A60">
      <w:pPr>
        <w:pStyle w:val="affff2"/>
        <w:rPr>
          <w:rtl/>
        </w:rPr>
      </w:pPr>
      <w:bookmarkStart w:id="583" w:name="_Toc119172860"/>
      <w:bookmarkStart w:id="584" w:name="_Toc119229951"/>
      <w:r>
        <w:rPr>
          <w:rFonts w:hint="cs"/>
          <w:rtl/>
        </w:rPr>
        <w:t>דין גט יבמין</w:t>
      </w:r>
      <w:bookmarkEnd w:id="583"/>
      <w:r w:rsidR="00EC19E8">
        <w:rPr>
          <w:rFonts w:hint="cs"/>
          <w:rtl/>
        </w:rPr>
        <w:t xml:space="preserve"> </w:t>
      </w:r>
      <w:r w:rsidR="00EC19E8" w:rsidRPr="00EC19E8">
        <w:rPr>
          <w:rStyle w:val="affff8"/>
          <w:rFonts w:hint="cs"/>
          <w:b w:val="0"/>
          <w:bCs w:val="0"/>
          <w:rtl/>
        </w:rPr>
        <w:t>ג' איבעיות</w:t>
      </w:r>
      <w:bookmarkEnd w:id="584"/>
    </w:p>
    <w:p w14:paraId="6E4F3017" w14:textId="4D6FA1B6" w:rsidR="00F05E2C" w:rsidRDefault="00F05E2C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אי</w:t>
      </w:r>
      <w:r w:rsidR="00B433C9" w:rsidRPr="00AA5C1E">
        <w:rPr>
          <w:rStyle w:val="affff5"/>
          <w:rtl/>
        </w:rPr>
        <w:t>בע</w:t>
      </w:r>
      <w:r>
        <w:rPr>
          <w:rStyle w:val="affff5"/>
          <w:rFonts w:hint="cs"/>
          <w:rtl/>
        </w:rPr>
        <w:t>י</w:t>
      </w:r>
      <w:r w:rsidR="00B433C9" w:rsidRPr="00AA5C1E">
        <w:rPr>
          <w:rStyle w:val="affff5"/>
          <w:rtl/>
        </w:rPr>
        <w:t xml:space="preserve">א: </w:t>
      </w:r>
      <w:r w:rsidR="00B433C9" w:rsidRPr="00C35A2C">
        <w:rPr>
          <w:rFonts w:ascii="FontbitDavid" w:hAnsi="FontbitDavid"/>
          <w:sz w:val="32"/>
          <w:rtl/>
        </w:rPr>
        <w:t xml:space="preserve">אמר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מגורשת </w:t>
      </w:r>
      <w:r>
        <w:rPr>
          <w:rFonts w:ascii="FontbitDavid" w:hAnsi="FontbitDavid" w:hint="cs"/>
          <w:sz w:val="32"/>
          <w:rtl/>
        </w:rPr>
        <w:t>מ</w:t>
      </w:r>
      <w:r w:rsidR="00B433C9" w:rsidRPr="00C35A2C">
        <w:rPr>
          <w:rFonts w:ascii="FontbitDavid" w:hAnsi="FontbitDavid"/>
          <w:sz w:val="32"/>
          <w:rtl/>
        </w:rPr>
        <w:t>מני ואי</w:t>
      </w:r>
      <w:r>
        <w:rPr>
          <w:rFonts w:ascii="FontbitDavid" w:hAnsi="FontbitDavid" w:hint="cs"/>
          <w:sz w:val="32"/>
          <w:rtl/>
        </w:rPr>
        <w:t>נך</w:t>
      </w:r>
      <w:r w:rsidR="00B433C9" w:rsidRPr="00C35A2C">
        <w:rPr>
          <w:rFonts w:ascii="FontbitDavid" w:hAnsi="FontbitDavid"/>
          <w:sz w:val="32"/>
          <w:rtl/>
        </w:rPr>
        <w:t xml:space="preserve"> מותרת לכל אדם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?</w:t>
      </w:r>
      <w:r w:rsidRPr="00110B70">
        <w:rPr>
          <w:rStyle w:val="affff8"/>
          <w:rtl/>
        </w:rPr>
        <w:t xml:space="preserve"> אם נאסרה</w:t>
      </w:r>
    </w:p>
    <w:p w14:paraId="54CB0BEF" w14:textId="65DB4F39" w:rsidR="00B433C9" w:rsidRPr="00C35A2C" w:rsidRDefault="00F05E2C" w:rsidP="00B55EDF">
      <w:pPr>
        <w:rPr>
          <w:rtl/>
        </w:rPr>
      </w:pPr>
      <w:r w:rsidRPr="00110B70">
        <w:rPr>
          <w:rStyle w:val="affff5"/>
          <w:rFonts w:hint="eastAsia"/>
          <w:rtl/>
        </w:rPr>
        <w:t>ונפשט</w:t>
      </w:r>
      <w:r w:rsidRPr="00110B70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אף שאינו מועיל</w:t>
      </w:r>
      <w:r w:rsidR="00B433C9" w:rsidRPr="00C35A2C">
        <w:rPr>
          <w:rFonts w:ascii="FontbitDavid" w:hAnsi="FontbitDavid"/>
          <w:sz w:val="32"/>
          <w:rtl/>
        </w:rPr>
        <w:t xml:space="preserve"> באשת איש, ח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>ש</w:t>
      </w: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/>
          <w:sz w:val="32"/>
          <w:rtl/>
        </w:rPr>
        <w:t>י</w:t>
      </w:r>
      <w:r>
        <w:rPr>
          <w:rFonts w:ascii="FontbitDavid" w:hAnsi="FontbitDavid" w:hint="cs"/>
          <w:sz w:val="32"/>
          <w:rtl/>
        </w:rPr>
        <w:t>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אטו</w:t>
      </w:r>
      <w:r w:rsidR="00771C65">
        <w:rPr>
          <w:rFonts w:ascii="FontbitDavid" w:hAnsi="FontbitDavid"/>
          <w:sz w:val="32"/>
          <w:rtl/>
        </w:rPr>
        <w:t xml:space="preserve"> </w:t>
      </w:r>
      <w:r w:rsidR="0097152B">
        <w:rPr>
          <w:rFonts w:ascii="FontbitDavid" w:hAnsi="FontbitDavid"/>
          <w:sz w:val="32"/>
          <w:rtl/>
        </w:rPr>
        <w:t>גט</w:t>
      </w:r>
      <w:r>
        <w:rPr>
          <w:rFonts w:ascii="FontbitDavid" w:hAnsi="FontbitDavid" w:hint="cs"/>
          <w:sz w:val="32"/>
          <w:rtl/>
        </w:rPr>
        <w:t xml:space="preserve"> כשר,</w:t>
      </w:r>
    </w:p>
    <w:p w14:paraId="7C62C32E" w14:textId="1F58E32B" w:rsidR="00494475" w:rsidRDefault="00F05E2C" w:rsidP="008A6C6A">
      <w:pPr>
        <w:rPr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ושונה</w:t>
      </w:r>
      <w:r w:rsidR="0097152B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מ</w:t>
      </w:r>
      <w:r w:rsidR="0097152B">
        <w:rPr>
          <w:rFonts w:ascii="FontbitDavid" w:hAnsi="FontbitDavid"/>
          <w:sz w:val="32"/>
          <w:rtl/>
        </w:rPr>
        <w:t>נייר</w:t>
      </w:r>
      <w:r w:rsidR="00B433C9" w:rsidRPr="00C35A2C">
        <w:rPr>
          <w:rFonts w:ascii="FontbitDavid" w:hAnsi="FontbitDavid"/>
          <w:sz w:val="32"/>
          <w:rtl/>
        </w:rPr>
        <w:t xml:space="preserve"> בעלמא </w:t>
      </w:r>
      <w:r>
        <w:rPr>
          <w:rFonts w:hint="cs"/>
          <w:rtl/>
        </w:rPr>
        <w:t>כיון</w:t>
      </w:r>
      <w:r w:rsidR="00274003">
        <w:rPr>
          <w:rtl/>
        </w:rPr>
        <w:t xml:space="preserve"> </w:t>
      </w:r>
      <w:r>
        <w:rPr>
          <w:rFonts w:hint="cs"/>
          <w:rtl/>
        </w:rPr>
        <w:t>ש</w:t>
      </w:r>
      <w:r w:rsidR="0097152B">
        <w:rPr>
          <w:rtl/>
        </w:rPr>
        <w:t>פ</w:t>
      </w:r>
      <w:r>
        <w:rPr>
          <w:rFonts w:hint="cs"/>
          <w:rtl/>
        </w:rPr>
        <w:t>ו</w:t>
      </w:r>
      <w:r w:rsidR="0097152B">
        <w:rPr>
          <w:rtl/>
        </w:rPr>
        <w:t>סל</w:t>
      </w:r>
      <w:r w:rsidR="00B433C9" w:rsidRPr="00C35A2C">
        <w:rPr>
          <w:rtl/>
        </w:rPr>
        <w:t xml:space="preserve"> בכהונ</w:t>
      </w:r>
      <w:r w:rsidR="00B433C9" w:rsidRPr="008A6C6A">
        <w:rPr>
          <w:rtl/>
        </w:rPr>
        <w:t>ה</w:t>
      </w:r>
      <w:r w:rsidR="00494475" w:rsidRPr="00110B70">
        <w:rPr>
          <w:rtl/>
        </w:rPr>
        <w:t>,</w:t>
      </w:r>
      <w:r w:rsidR="00B433C9" w:rsidRPr="00C35A2C">
        <w:rPr>
          <w:rtl/>
        </w:rPr>
        <w:t xml:space="preserve"> </w:t>
      </w:r>
      <w:r w:rsidR="00B433C9" w:rsidRPr="00000E42">
        <w:rPr>
          <w:rStyle w:val="affff1"/>
          <w:rtl/>
        </w:rPr>
        <w:t xml:space="preserve">גרושה </w:t>
      </w:r>
      <w:r w:rsidR="00B433C9" w:rsidRPr="00110B70">
        <w:rPr>
          <w:rStyle w:val="affff1"/>
          <w:b/>
          <w:bCs/>
          <w:rtl/>
        </w:rPr>
        <w:t>מאישה</w:t>
      </w:r>
      <w:r w:rsidR="00B433C9" w:rsidRPr="00000E42">
        <w:rPr>
          <w:rStyle w:val="affff1"/>
          <w:rtl/>
        </w:rPr>
        <w:t xml:space="preserve"> לא יקחו</w:t>
      </w:r>
      <w:r w:rsidR="00494475">
        <w:rPr>
          <w:rFonts w:hint="cs"/>
          <w:rtl/>
        </w:rPr>
        <w:t>.</w:t>
      </w:r>
    </w:p>
    <w:p w14:paraId="2F63E2FF" w14:textId="32C8303C" w:rsidR="00B433C9" w:rsidRPr="00D1637C" w:rsidRDefault="00B433C9" w:rsidP="008A6C6A">
      <w:pPr>
        <w:rPr>
          <w:rFonts w:cs="PFT_Frank"/>
          <w:b/>
          <w:bCs/>
          <w:szCs w:val="14"/>
          <w:rtl/>
        </w:rPr>
      </w:pPr>
      <w:r w:rsidRPr="00AA5C1E">
        <w:rPr>
          <w:rStyle w:val="affff5"/>
          <w:rFonts w:hint="cs"/>
          <w:rtl/>
        </w:rPr>
        <w:t>א</w:t>
      </w:r>
      <w:r w:rsidR="008A6C6A">
        <w:rPr>
          <w:rStyle w:val="affff5"/>
          <w:rFonts w:hint="cs"/>
          <w:rtl/>
        </w:rPr>
        <w:t>יבעיא</w:t>
      </w:r>
      <w:r w:rsidRPr="00AA5C1E">
        <w:rPr>
          <w:rStyle w:val="affff5"/>
          <w:rFonts w:hint="cs"/>
          <w:rtl/>
        </w:rPr>
        <w:t xml:space="preserve"> </w:t>
      </w:r>
      <w:r w:rsidR="008A6C6A">
        <w:rPr>
          <w:rStyle w:val="affff5"/>
          <w:rFonts w:hint="cs"/>
          <w:rtl/>
        </w:rPr>
        <w:t>נוספת</w:t>
      </w:r>
      <w:r w:rsidRPr="00AA5C1E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8A6C6A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>א</w:t>
      </w:r>
      <w:r w:rsidR="008A6C6A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 xml:space="preserve">מר ללבלר כתוב גט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לארוסתי</w:t>
      </w:r>
      <w:r w:rsidRPr="00C35A2C">
        <w:rPr>
          <w:rFonts w:ascii="FontbitDavid" w:hAnsi="FontbitDavid"/>
          <w:sz w:val="32"/>
          <w:rtl/>
        </w:rPr>
        <w:t xml:space="preserve"> כשאכנ</w:t>
      </w:r>
      <w:r w:rsidR="008A6C6A">
        <w:rPr>
          <w:rFonts w:ascii="FontbitDavid" w:hAnsi="FontbitDavid" w:hint="cs"/>
          <w:sz w:val="32"/>
          <w:rtl/>
        </w:rPr>
        <w:t>י</w:t>
      </w:r>
      <w:r w:rsidRPr="00C35A2C">
        <w:rPr>
          <w:rFonts w:ascii="FontbitDavid" w:hAnsi="FontbitDavid"/>
          <w:sz w:val="32"/>
          <w:rtl/>
        </w:rPr>
        <w:t xml:space="preserve">ס אגרש - גט,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לאשה בעלמא</w:t>
      </w:r>
      <w:r w:rsidRPr="00110B70">
        <w:rPr>
          <w:rStyle w:val="affff8"/>
          <w:rtl/>
        </w:rPr>
        <w:t xml:space="preserve"> </w:t>
      </w:r>
      <w:r w:rsidR="008A6C6A" w:rsidRPr="00110B70">
        <w:rPr>
          <w:rStyle w:val="affff8"/>
          <w:rFonts w:hint="eastAsia"/>
          <w:rtl/>
        </w:rPr>
        <w:t>כשאכנ</w:t>
      </w:r>
      <w:r w:rsidR="008A6C6A">
        <w:rPr>
          <w:rStyle w:val="affff8"/>
          <w:rFonts w:hint="cs"/>
          <w:rtl/>
        </w:rPr>
        <w:t>י</w:t>
      </w:r>
      <w:r w:rsidR="008A6C6A" w:rsidRPr="00110B70">
        <w:rPr>
          <w:rStyle w:val="affff8"/>
          <w:rFonts w:hint="eastAsia"/>
          <w:rtl/>
        </w:rPr>
        <w:t>סה</w:t>
      </w:r>
      <w:r w:rsidR="008A6C6A" w:rsidRPr="00110B70">
        <w:rPr>
          <w:rStyle w:val="affff8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- </w:t>
      </w:r>
      <w:r w:rsidR="008A6C6A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>א גט,</w:t>
      </w:r>
      <w:r w:rsidRPr="003F3A85">
        <w:rPr>
          <w:rFonts w:cs="PFT_Frank" w:hint="cs"/>
          <w:b/>
          <w:bCs/>
          <w:spacing w:val="-4"/>
          <w:szCs w:val="14"/>
          <w:rtl/>
        </w:rPr>
        <w:t xml:space="preserve"> </w:t>
      </w:r>
      <w:r w:rsidR="008A6C6A">
        <w:rPr>
          <w:rFonts w:cs="PFT_Frank"/>
          <w:b/>
          <w:bCs/>
          <w:spacing w:val="-4"/>
          <w:szCs w:val="14"/>
          <w:rtl/>
        </w:rPr>
        <w:tab/>
      </w:r>
      <w:r w:rsidR="008A6C6A">
        <w:rPr>
          <w:rFonts w:cs="PFT_Frank" w:hint="cs"/>
          <w:b/>
          <w:bCs/>
          <w:spacing w:val="-4"/>
          <w:szCs w:val="14"/>
          <w:rtl/>
        </w:rPr>
        <w:t xml:space="preserve">  </w:t>
      </w:r>
      <w:r w:rsidRPr="00D1637C">
        <w:rPr>
          <w:rFonts w:cs="PFT_Frank"/>
          <w:b/>
          <w:bCs/>
          <w:spacing w:val="-4"/>
          <w:szCs w:val="14"/>
          <w:rtl/>
        </w:rPr>
        <w:t>ליבמתו מהו</w:t>
      </w:r>
      <w:r w:rsidRPr="00000E42">
        <w:rPr>
          <w:spacing w:val="-4"/>
          <w:rtl/>
        </w:rPr>
        <w:t xml:space="preserve">?  </w:t>
      </w:r>
      <w:r w:rsidRPr="00D1637C">
        <w:rPr>
          <w:rFonts w:cs="PFT_Frank"/>
          <w:b/>
          <w:bCs/>
          <w:szCs w:val="14"/>
          <w:rtl/>
        </w:rPr>
        <w:t>תיקו.</w:t>
      </w:r>
    </w:p>
    <w:p w14:paraId="56BE1802" w14:textId="0AE37DE0" w:rsidR="008A6C6A" w:rsidRDefault="008A6C6A" w:rsidP="00B55EDF">
      <w:pPr>
        <w:rPr>
          <w:rtl/>
        </w:rPr>
      </w:pPr>
      <w:r>
        <w:rPr>
          <w:rStyle w:val="affff5"/>
          <w:rFonts w:hint="cs"/>
          <w:rtl/>
        </w:rPr>
        <w:t>אי</w:t>
      </w:r>
      <w:r w:rsidR="00B433C9" w:rsidRPr="00AA5C1E">
        <w:rPr>
          <w:rStyle w:val="affff5"/>
          <w:rtl/>
        </w:rPr>
        <w:t>בעי</w:t>
      </w:r>
      <w:r>
        <w:rPr>
          <w:rStyle w:val="affff5"/>
          <w:rFonts w:hint="cs"/>
          <w:rtl/>
        </w:rPr>
        <w:t>א</w:t>
      </w:r>
      <w:r w:rsidR="00B433C9" w:rsidRPr="00AA5C1E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נוספת</w:t>
      </w:r>
      <w:r w:rsidR="00B433C9" w:rsidRPr="00AA5C1E">
        <w:rPr>
          <w:rStyle w:val="affff5"/>
          <w:rtl/>
        </w:rPr>
        <w:t>:</w:t>
      </w:r>
      <w:r w:rsidR="00B433C9" w:rsidRPr="00C35A2C">
        <w:rPr>
          <w:rtl/>
        </w:rPr>
        <w:t xml:space="preserve"> גט לזיקתו ולא למאמרו, </w:t>
      </w:r>
      <w:r>
        <w:rPr>
          <w:rFonts w:hint="cs"/>
          <w:rtl/>
        </w:rPr>
        <w:t>ולהיפך</w:t>
      </w:r>
      <w:r w:rsidR="00B433C9" w:rsidRPr="00C35A2C">
        <w:rPr>
          <w:rtl/>
        </w:rPr>
        <w:t xml:space="preserve">, מהו? </w:t>
      </w:r>
    </w:p>
    <w:p w14:paraId="47EB3369" w14:textId="13541DC0" w:rsidR="008A6C6A" w:rsidRPr="00110B70" w:rsidRDefault="008A6C6A" w:rsidP="00B55EDF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אם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 xml:space="preserve">מאמר </w:t>
      </w:r>
      <w:r w:rsidR="00386A12">
        <w:rPr>
          <w:rFonts w:hint="cs"/>
          <w:rtl/>
        </w:rPr>
        <w:t>דבוק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ב</w:t>
      </w:r>
      <w:r w:rsidR="00B433C9" w:rsidRPr="00C35A2C">
        <w:rPr>
          <w:rtl/>
        </w:rPr>
        <w:t>זיקה</w:t>
      </w:r>
      <w:r w:rsidR="00B433C9" w:rsidRPr="00AC7749">
        <w:rPr>
          <w:rtl/>
        </w:rPr>
        <w:t xml:space="preserve">, </w:t>
      </w:r>
      <w:r w:rsidR="00B433C9" w:rsidRPr="00AC7749">
        <w:rPr>
          <w:rFonts w:hint="cs"/>
          <w:rtl/>
        </w:rPr>
        <w:t>וכ</w:t>
      </w:r>
      <w:r w:rsidR="00B433C9" w:rsidRPr="00AC7749">
        <w:rPr>
          <w:rtl/>
        </w:rPr>
        <w:t xml:space="preserve">מגרש חצי אשה </w:t>
      </w:r>
      <w:r w:rsidR="00386A12">
        <w:rPr>
          <w:rFonts w:hint="cs"/>
          <w:rtl/>
        </w:rPr>
        <w:t>ו</w:t>
      </w:r>
      <w:r w:rsidR="00B433C9" w:rsidRPr="00AC7749">
        <w:rPr>
          <w:rtl/>
        </w:rPr>
        <w:t>לא</w:t>
      </w:r>
      <w:r>
        <w:rPr>
          <w:rFonts w:hint="cs"/>
          <w:rtl/>
        </w:rPr>
        <w:t xml:space="preserve"> חל</w:t>
      </w:r>
      <w:r w:rsidR="00B433C9" w:rsidRPr="00AC7749">
        <w:rPr>
          <w:rtl/>
        </w:rPr>
        <w:t xml:space="preserve">, </w:t>
      </w:r>
      <w:r w:rsidRPr="00D1637C">
        <w:rPr>
          <w:rFonts w:cs="PFT_Frank" w:hint="eastAsia"/>
          <w:b/>
          <w:bCs/>
          <w:szCs w:val="14"/>
          <w:rtl/>
        </w:rPr>
        <w:t>או</w:t>
      </w:r>
      <w:r w:rsidRPr="00110B70">
        <w:rPr>
          <w:rtl/>
        </w:rPr>
        <w:t xml:space="preserve"> לחוד</w:t>
      </w:r>
      <w:r w:rsidR="00386A12">
        <w:rPr>
          <w:rFonts w:hint="cs"/>
          <w:rtl/>
        </w:rPr>
        <w:t>,</w:t>
      </w:r>
    </w:p>
    <w:p w14:paraId="2201DF9E" w14:textId="3E79E2B9" w:rsidR="00B433C9" w:rsidRDefault="00386A12" w:rsidP="00736C06">
      <w:pPr>
        <w:pStyle w:val="afffc"/>
        <w:ind w:left="0"/>
        <w:rPr>
          <w:rtl/>
        </w:rPr>
      </w:pPr>
      <w:r>
        <w:rPr>
          <w:rtl/>
        </w:rPr>
        <w:tab/>
      </w:r>
      <w:r w:rsidR="00B433C9" w:rsidRPr="00AA5C1E">
        <w:rPr>
          <w:rStyle w:val="affff5"/>
          <w:rFonts w:hint="cs"/>
          <w:rtl/>
        </w:rPr>
        <w:t>ו</w:t>
      </w:r>
      <w:r w:rsidR="00AB43C5">
        <w:rPr>
          <w:rStyle w:val="affff5"/>
          <w:rFonts w:hint="cs"/>
          <w:rtl/>
        </w:rPr>
        <w:t>אף</w:t>
      </w:r>
      <w:r w:rsidR="00B433C9" w:rsidRPr="00C35A2C">
        <w:rPr>
          <w:rFonts w:hint="cs"/>
          <w:rtl/>
        </w:rPr>
        <w:t xml:space="preserve"> </w:t>
      </w:r>
      <w:r>
        <w:rPr>
          <w:rStyle w:val="affff5"/>
          <w:rFonts w:hint="cs"/>
          <w:rtl/>
        </w:rPr>
        <w:t>ש</w:t>
      </w:r>
      <w:r w:rsidR="00B433C9" w:rsidRPr="00AA5C1E">
        <w:rPr>
          <w:rStyle w:val="affff5"/>
          <w:rFonts w:hint="cs"/>
          <w:rtl/>
        </w:rPr>
        <w:t>לרב</w:t>
      </w:r>
      <w:r w:rsidR="00B433C9" w:rsidRPr="00386A12">
        <w:rPr>
          <w:rStyle w:val="affff5"/>
          <w:rFonts w:hint="cs"/>
          <w:rtl/>
        </w:rPr>
        <w:t xml:space="preserve">א </w:t>
      </w:r>
      <w:r w:rsidRPr="00110B70">
        <w:rPr>
          <w:rStyle w:val="affff5"/>
          <w:rFonts w:hint="eastAsia"/>
          <w:rtl/>
        </w:rPr>
        <w:t>חל</w:t>
      </w:r>
      <w:r>
        <w:rPr>
          <w:rFonts w:hint="cs"/>
          <w:rtl/>
        </w:rPr>
        <w:t xml:space="preserve"> </w:t>
      </w:r>
      <w:r w:rsidR="00B433C9" w:rsidRPr="00110B70">
        <w:rPr>
          <w:rStyle w:val="affff8"/>
          <w:rFonts w:hint="eastAsia"/>
          <w:rtl/>
        </w:rPr>
        <w:t>ד</w:t>
      </w:r>
      <w:r w:rsidR="00B433C9" w:rsidRPr="00110B70">
        <w:rPr>
          <w:rStyle w:val="affff8"/>
          <w:rtl/>
        </w:rPr>
        <w:t>נתן גט למאמרו - הותרה צרתה</w:t>
      </w:r>
      <w:r>
        <w:rPr>
          <w:rFonts w:hint="cs"/>
          <w:rtl/>
        </w:rPr>
        <w:t>,</w:t>
      </w:r>
      <w:r w:rsidR="00B433C9" w:rsidRPr="00386A12">
        <w:rPr>
          <w:rFonts w:hint="cs"/>
          <w:rtl/>
        </w:rPr>
        <w:t xml:space="preserve"> </w:t>
      </w:r>
      <w:r w:rsidR="00B433C9" w:rsidRPr="00D31241">
        <w:rPr>
          <w:rStyle w:val="affff5"/>
          <w:rFonts w:hint="cs"/>
          <w:rtl/>
        </w:rPr>
        <w:t>לר</w:t>
      </w:r>
      <w:r w:rsidR="00B433C9" w:rsidRPr="00D31241">
        <w:rPr>
          <w:rStyle w:val="affff5"/>
          <w:rtl/>
        </w:rPr>
        <w:t>"</w:t>
      </w:r>
      <w:r w:rsidR="00B433C9" w:rsidRPr="00D31241">
        <w:rPr>
          <w:rStyle w:val="affff5"/>
          <w:rFonts w:hint="cs"/>
          <w:rtl/>
        </w:rPr>
        <w:t xml:space="preserve">ח </w:t>
      </w:r>
      <w:r w:rsidR="00B433C9" w:rsidRPr="00110B70">
        <w:rPr>
          <w:rStyle w:val="affff5"/>
          <w:rFonts w:hint="eastAsia"/>
          <w:rtl/>
        </w:rPr>
        <w:t>מיבעי</w:t>
      </w:r>
      <w:r w:rsidR="00B433C9" w:rsidRPr="00386A12"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-</w:t>
      </w:r>
      <w:r>
        <w:rPr>
          <w:rtl/>
        </w:rPr>
        <w:tab/>
      </w:r>
      <w:r w:rsidR="00B433C9" w:rsidRPr="00D1637C">
        <w:rPr>
          <w:rFonts w:cs="PFT_Frank" w:hint="eastAsia"/>
          <w:b/>
          <w:bCs/>
          <w:szCs w:val="14"/>
          <w:rtl/>
        </w:rPr>
        <w:t>תיק</w:t>
      </w:r>
      <w:r w:rsidR="00A812EA" w:rsidRPr="00D1637C">
        <w:rPr>
          <w:rFonts w:cs="PFT_Frank" w:hint="eastAsia"/>
          <w:b/>
          <w:bCs/>
          <w:szCs w:val="14"/>
          <w:rtl/>
        </w:rPr>
        <w:t>ו</w:t>
      </w:r>
      <w:r w:rsidR="00A812EA">
        <w:rPr>
          <w:rFonts w:hint="cs"/>
          <w:rtl/>
        </w:rPr>
        <w:t>.</w:t>
      </w:r>
      <w:r w:rsidR="00D31241">
        <w:rPr>
          <w:rtl/>
        </w:rPr>
        <w:tab/>
      </w:r>
    </w:p>
    <w:p w14:paraId="53BA9A4E" w14:textId="4FF196D3" w:rsidR="00B433C9" w:rsidRDefault="00B433C9" w:rsidP="007C50EB">
      <w:pPr>
        <w:pStyle w:val="afff4"/>
        <w:rPr>
          <w:rtl/>
        </w:rPr>
      </w:pPr>
      <w:ins w:id="9834" w:author="מספור קטעי משנה" w:date="2026-10-06T10:05:58Z">
        <w:r>
          <w:rPr>
            <w:rStyle w:val="MisparKeta"/>
          </w:rPr>
          <w:t xml:space="preserve">א. </w:t>
        </w:r>
      </w:ins>
      <w:bookmarkStart w:id="585" w:name="_Toc119172861"/>
      <w:bookmarkStart w:id="586" w:name="_Toc119229952"/>
      <w:r w:rsidRPr="00C35A2C">
        <w:rPr>
          <w:rtl/>
        </w:rPr>
        <w:t>חלץ ועשה מאמר.</w:t>
      </w:r>
      <w:r w:rsidR="00D31241">
        <w:rPr>
          <w:rFonts w:hint="cs"/>
          <w:rtl/>
        </w:rPr>
        <w:t>. אין אחר חליצה כלום.</w:t>
      </w:r>
      <w:bookmarkEnd w:id="585"/>
      <w:bookmarkEnd w:id="586"/>
    </w:p>
    <w:p w14:paraId="14E88F32" w14:textId="1C948EE2" w:rsidR="00D31241" w:rsidRDefault="00D31241" w:rsidP="00B55EDF">
      <w:pPr>
        <w:rPr>
          <w:rFonts w:ascii="FontbitDavid" w:hAnsi="FontbitDavid"/>
          <w:spacing w:val="-6"/>
          <w:sz w:val="32"/>
          <w:rtl/>
        </w:rPr>
      </w:pPr>
      <w:r>
        <w:rPr>
          <w:rStyle w:val="affff5"/>
          <w:rFonts w:hint="cs"/>
          <w:rtl/>
        </w:rPr>
        <w:t>מ</w:t>
      </w:r>
      <w:r w:rsidR="00B433C9" w:rsidRPr="00BD0696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>ב</w:t>
      </w:r>
      <w:r w:rsidR="00B433C9" w:rsidRPr="00BD0696">
        <w:rPr>
          <w:rStyle w:val="affff5"/>
          <w:rtl/>
        </w:rPr>
        <w:t>: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 </w:t>
      </w:r>
      <w:r w:rsidR="00B433C9" w:rsidRPr="00BD0696">
        <w:rPr>
          <w:rStyle w:val="affff5"/>
          <w:rtl/>
        </w:rPr>
        <w:t xml:space="preserve">זו </w:t>
      </w:r>
      <w:r>
        <w:rPr>
          <w:rStyle w:val="affff5"/>
          <w:rFonts w:hint="cs"/>
          <w:rtl/>
        </w:rPr>
        <w:t>כ</w:t>
      </w:r>
      <w:r w:rsidR="00B433C9" w:rsidRPr="00BD0696">
        <w:rPr>
          <w:rStyle w:val="affff5"/>
          <w:rtl/>
        </w:rPr>
        <w:t>ר"</w:t>
      </w:r>
      <w:r w:rsidR="00B433C9" w:rsidRPr="00BD0696">
        <w:rPr>
          <w:rStyle w:val="affff5"/>
          <w:rFonts w:hint="cs"/>
          <w:rtl/>
        </w:rPr>
        <w:t>ע</w:t>
      </w:r>
      <w:r w:rsidR="00B433C9" w:rsidRPr="00BD0696">
        <w:rPr>
          <w:rStyle w:val="affff5"/>
          <w:rtl/>
        </w:rPr>
        <w:t xml:space="preserve">: </w:t>
      </w:r>
      <w:r>
        <w:rPr>
          <w:rFonts w:ascii="FontbitDavid" w:hAnsi="FontbitDavid" w:hint="cs"/>
          <w:spacing w:val="-6"/>
          <w:sz w:val="32"/>
          <w:rtl/>
        </w:rPr>
        <w:t>ש</w:t>
      </w:r>
      <w:r w:rsidR="00B433C9" w:rsidRPr="00AC7749">
        <w:rPr>
          <w:rFonts w:ascii="FontbitDavid" w:hAnsi="FontbitDavid"/>
          <w:spacing w:val="-6"/>
          <w:sz w:val="32"/>
          <w:rtl/>
        </w:rPr>
        <w:t>אין קדושין תופסין בלאוין</w:t>
      </w:r>
      <w:r>
        <w:rPr>
          <w:rFonts w:ascii="FontbitDavid" w:hAnsi="FontbitDavid" w:hint="cs"/>
          <w:spacing w:val="-6"/>
          <w:sz w:val="32"/>
          <w:rtl/>
        </w:rPr>
        <w:t xml:space="preserve"> </w:t>
      </w:r>
      <w:r w:rsidRPr="00110B70">
        <w:rPr>
          <w:rStyle w:val="affff8"/>
          <w:rFonts w:hint="eastAsia"/>
          <w:rtl/>
        </w:rPr>
        <w:t>ד</w:t>
      </w:r>
      <w:r w:rsidRPr="00110B70">
        <w:rPr>
          <w:rStyle w:val="affff8"/>
          <w:rtl/>
        </w:rPr>
        <w:t xml:space="preserve">'לא </w:t>
      </w:r>
      <w:r w:rsidRPr="00110B70">
        <w:rPr>
          <w:rStyle w:val="affff8"/>
          <w:rFonts w:hint="eastAsia"/>
          <w:rtl/>
        </w:rPr>
        <w:t>יבנה</w:t>
      </w:r>
      <w:r w:rsidRPr="00110B70">
        <w:rPr>
          <w:rStyle w:val="affff8"/>
          <w:rtl/>
        </w:rPr>
        <w:t>'</w:t>
      </w:r>
      <w:r>
        <w:rPr>
          <w:rStyle w:val="affff8"/>
          <w:rFonts w:hint="cs"/>
          <w:rtl/>
        </w:rPr>
        <w:t>,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 </w:t>
      </w:r>
    </w:p>
    <w:p w14:paraId="38BE83F8" w14:textId="7488C4E0" w:rsidR="00B433C9" w:rsidRPr="00AC7749" w:rsidRDefault="00B433C9" w:rsidP="00B55EDF">
      <w:pPr>
        <w:rPr>
          <w:rtl/>
        </w:rPr>
      </w:pPr>
      <w:r w:rsidRPr="00BD0696">
        <w:rPr>
          <w:rStyle w:val="affff5"/>
          <w:rtl/>
        </w:rPr>
        <w:t xml:space="preserve">אבל </w:t>
      </w:r>
      <w:r w:rsidR="00D31241">
        <w:rPr>
          <w:rStyle w:val="affff5"/>
          <w:rFonts w:hint="cs"/>
          <w:rtl/>
        </w:rPr>
        <w:t>ל</w:t>
      </w:r>
      <w:r w:rsidRPr="00BD0696">
        <w:rPr>
          <w:rStyle w:val="affff5"/>
          <w:rtl/>
        </w:rPr>
        <w:t>חכ</w:t>
      </w:r>
      <w:r w:rsidR="00D31241">
        <w:rPr>
          <w:rStyle w:val="affff5"/>
          <w:rFonts w:hint="cs"/>
          <w:rtl/>
        </w:rPr>
        <w:t>מים</w:t>
      </w:r>
      <w:r w:rsidRPr="00BD0696">
        <w:rPr>
          <w:rStyle w:val="affff5"/>
          <w:rtl/>
        </w:rPr>
        <w:t>:</w:t>
      </w:r>
      <w:r w:rsidRPr="00AC7749">
        <w:rPr>
          <w:rFonts w:ascii="FontbitDavid" w:hAnsi="FontbitDavid"/>
          <w:spacing w:val="-6"/>
          <w:sz w:val="32"/>
          <w:rtl/>
        </w:rPr>
        <w:t xml:space="preserve"> יש אחר חליצה כלום</w:t>
      </w:r>
      <w:r w:rsidR="00D31241">
        <w:rPr>
          <w:rFonts w:ascii="FontbitDavid" w:hAnsi="FontbitDavid" w:hint="cs"/>
          <w:spacing w:val="-6"/>
          <w:sz w:val="32"/>
          <w:rtl/>
        </w:rPr>
        <w:t xml:space="preserve"> </w:t>
      </w:r>
      <w:r w:rsidR="00D31241" w:rsidRPr="00110B70">
        <w:rPr>
          <w:rStyle w:val="affff8"/>
          <w:rFonts w:hint="eastAsia"/>
          <w:rtl/>
        </w:rPr>
        <w:t>ואף</w:t>
      </w:r>
      <w:r w:rsidR="00D31241" w:rsidRPr="00110B70">
        <w:rPr>
          <w:rStyle w:val="affff8"/>
          <w:rtl/>
        </w:rPr>
        <w:t xml:space="preserve"> </w:t>
      </w:r>
      <w:r w:rsidR="00D31241" w:rsidRPr="00110B70">
        <w:rPr>
          <w:rStyle w:val="affff8"/>
          <w:rFonts w:hint="eastAsia"/>
          <w:rtl/>
        </w:rPr>
        <w:t>שזיקה</w:t>
      </w:r>
      <w:r w:rsidR="00D31241" w:rsidRPr="00110B70">
        <w:rPr>
          <w:rStyle w:val="affff8"/>
          <w:rtl/>
        </w:rPr>
        <w:t xml:space="preserve"> </w:t>
      </w:r>
      <w:r w:rsidR="00D31241" w:rsidRPr="00110B70">
        <w:rPr>
          <w:rStyle w:val="affff8"/>
          <w:rFonts w:hint="eastAsia"/>
          <w:rtl/>
        </w:rPr>
        <w:t>פקעה</w:t>
      </w:r>
      <w:r w:rsidR="00D31241" w:rsidRPr="00110B70">
        <w:rPr>
          <w:rStyle w:val="affff8"/>
          <w:rtl/>
        </w:rPr>
        <w:t>, חל קידושין סתם.</w:t>
      </w:r>
    </w:p>
    <w:p w14:paraId="583F49D5" w14:textId="41D02E2F" w:rsidR="00B433C9" w:rsidRPr="00C35A2C" w:rsidRDefault="00D31241" w:rsidP="00110B70">
      <w:pPr>
        <w:rPr>
          <w:rtl/>
        </w:rPr>
      </w:pPr>
      <w:r w:rsidRPr="00110B70">
        <w:rPr>
          <w:rFonts w:hint="eastAsia"/>
          <w:rtl/>
        </w:rPr>
        <w:t>והך</w:t>
      </w:r>
      <w:r w:rsidR="00B433C9" w:rsidRPr="00BD0696">
        <w:rPr>
          <w:rStyle w:val="affff5"/>
          <w:rFonts w:hint="cs"/>
          <w:rtl/>
        </w:rPr>
        <w:t xml:space="preserve"> ד</w:t>
      </w:r>
      <w:r>
        <w:rPr>
          <w:rStyle w:val="affff5"/>
          <w:rFonts w:hint="cs"/>
          <w:rtl/>
        </w:rPr>
        <w:t>ל</w:t>
      </w:r>
      <w:r w:rsidR="00B433C9" w:rsidRPr="00BD0696">
        <w:rPr>
          <w:rStyle w:val="affff5"/>
          <w:rFonts w:hint="cs"/>
          <w:rtl/>
        </w:rPr>
        <w:t>ר</w:t>
      </w:r>
      <w:r w:rsidR="00B433C9" w:rsidRPr="00BD0696">
        <w:rPr>
          <w:rStyle w:val="affff5"/>
          <w:rtl/>
        </w:rPr>
        <w:t>"</w:t>
      </w:r>
      <w:r w:rsidR="00B433C9" w:rsidRPr="00BD0696">
        <w:rPr>
          <w:rStyle w:val="affff5"/>
          <w:rFonts w:hint="cs"/>
          <w:rtl/>
        </w:rPr>
        <w:t>ע</w:t>
      </w:r>
      <w:r w:rsidR="00B433C9" w:rsidRPr="00C35A2C">
        <w:rPr>
          <w:rFonts w:ascii="FontbitDavid" w:hAnsi="FontbitDavid" w:hint="cs"/>
          <w:sz w:val="32"/>
          <w:rtl/>
        </w:rPr>
        <w:t xml:space="preserve"> נתן גט נאסרה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="00B433C9" w:rsidRPr="00000E42">
        <w:rPr>
          <w:rStyle w:val="affff1"/>
          <w:rFonts w:hint="cs"/>
          <w:rtl/>
        </w:rPr>
        <w:t>לא יוכל בעלה</w:t>
      </w:r>
      <w:r>
        <w:rPr>
          <w:rStyle w:val="affff1"/>
          <w:rFonts w:hint="cs"/>
          <w:rtl/>
        </w:rPr>
        <w:t>..</w:t>
      </w:r>
      <w:r w:rsidR="00B433C9" w:rsidRPr="00000E42">
        <w:rPr>
          <w:rStyle w:val="affff1"/>
          <w:rFonts w:hint="cs"/>
          <w:rtl/>
        </w:rPr>
        <w:t xml:space="preserve"> </w:t>
      </w:r>
      <w:r w:rsidR="00B433C9" w:rsidRPr="00110B70">
        <w:rPr>
          <w:rStyle w:val="affff1"/>
          <w:rFonts w:hint="eastAsia"/>
          <w:b/>
          <w:bCs/>
          <w:rtl/>
        </w:rPr>
        <w:t>אשר</w:t>
      </w:r>
      <w:r w:rsidR="00B433C9" w:rsidRPr="00110B70">
        <w:rPr>
          <w:rStyle w:val="affff1"/>
          <w:b/>
          <w:bCs/>
          <w:rtl/>
        </w:rPr>
        <w:t xml:space="preserve"> </w:t>
      </w:r>
      <w:r w:rsidR="00B433C9" w:rsidRPr="00110B70">
        <w:rPr>
          <w:rStyle w:val="affff1"/>
          <w:rFonts w:hint="eastAsia"/>
          <w:b/>
          <w:bCs/>
          <w:rtl/>
        </w:rPr>
        <w:t>שלחה</w:t>
      </w:r>
      <w:r w:rsidR="00B433C9" w:rsidRPr="00000E42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>
        <w:rPr>
          <w:rtl/>
        </w:rPr>
        <w:t>-</w:t>
      </w:r>
      <w:r w:rsidR="00B433C9" w:rsidRPr="00C35A2C">
        <w:rPr>
          <w:rtl/>
        </w:rPr>
        <w:t xml:space="preserve"> אסמכתא.</w:t>
      </w:r>
    </w:p>
    <w:p w14:paraId="61EF0F45" w14:textId="1442062B" w:rsidR="00D31241" w:rsidRDefault="00B433C9" w:rsidP="00D31241">
      <w:pPr>
        <w:rPr>
          <w:rtl/>
        </w:rPr>
      </w:pPr>
      <w:r w:rsidRPr="00BD0696">
        <w:rPr>
          <w:rStyle w:val="affff5"/>
          <w:rFonts w:hint="cs"/>
          <w:rtl/>
        </w:rPr>
        <w:t>תנ</w:t>
      </w:r>
      <w:r w:rsidRPr="00BD0696">
        <w:rPr>
          <w:rStyle w:val="affff5"/>
          <w:rtl/>
        </w:rPr>
        <w:t>"</w:t>
      </w:r>
      <w:r w:rsidRPr="00BD0696">
        <w:rPr>
          <w:rStyle w:val="affff5"/>
          <w:rFonts w:hint="cs"/>
          <w:rtl/>
        </w:rPr>
        <w:t>ה</w:t>
      </w:r>
      <w:r w:rsidR="00D31241">
        <w:rPr>
          <w:rStyle w:val="affff5"/>
          <w:rFonts w:hint="cs"/>
          <w:rtl/>
        </w:rPr>
        <w:t>,</w:t>
      </w:r>
      <w:r w:rsidRPr="00BD0696">
        <w:rPr>
          <w:rStyle w:val="affff5"/>
          <w:rFonts w:hint="cs"/>
          <w:rtl/>
        </w:rPr>
        <w:t xml:space="preserve"> </w:t>
      </w:r>
      <w:r w:rsidR="00D31241">
        <w:rPr>
          <w:rStyle w:val="affff5"/>
          <w:rFonts w:hint="cs"/>
          <w:rtl/>
        </w:rPr>
        <w:t xml:space="preserve">אמר </w:t>
      </w:r>
      <w:r w:rsidRPr="00BD0696">
        <w:rPr>
          <w:rStyle w:val="affff5"/>
          <w:rtl/>
        </w:rPr>
        <w:t>רבי:</w:t>
      </w:r>
      <w:r w:rsidRPr="00110B70">
        <w:rPr>
          <w:rStyle w:val="affff5"/>
          <w:rtl/>
        </w:rPr>
        <w:t xml:space="preserve"> </w:t>
      </w:r>
      <w:r w:rsidR="00D31241" w:rsidRPr="00110B70">
        <w:rPr>
          <w:rStyle w:val="affff5"/>
          <w:rFonts w:hint="eastAsia"/>
          <w:rtl/>
        </w:rPr>
        <w:t>כ</w:t>
      </w:r>
      <w:r w:rsidR="00D31241" w:rsidRPr="00110B70">
        <w:rPr>
          <w:rStyle w:val="affff5"/>
          <w:rtl/>
        </w:rPr>
        <w:t>"ז</w:t>
      </w:r>
      <w:r w:rsidRPr="00110B70">
        <w:rPr>
          <w:rStyle w:val="affff5"/>
          <w:rtl/>
        </w:rPr>
        <w:t xml:space="preserve"> </w:t>
      </w:r>
      <w:r w:rsidRPr="00D31241">
        <w:rPr>
          <w:rStyle w:val="affff5"/>
          <w:rtl/>
        </w:rPr>
        <w:t>לר"</w:t>
      </w:r>
      <w:r w:rsidRPr="00D31241">
        <w:rPr>
          <w:rStyle w:val="affff5"/>
          <w:rFonts w:hint="cs"/>
          <w:rtl/>
        </w:rPr>
        <w:t>ע</w:t>
      </w:r>
      <w:r w:rsidRPr="00C35A2C">
        <w:rPr>
          <w:rtl/>
        </w:rPr>
        <w:t xml:space="preserve"> שחלוצה כערוה,</w:t>
      </w:r>
      <w:r w:rsidR="00D31241">
        <w:rPr>
          <w:rStyle w:val="affff5"/>
          <w:rFonts w:hint="cs"/>
          <w:rtl/>
        </w:rPr>
        <w:t xml:space="preserve"> </w:t>
      </w:r>
      <w:r w:rsidRPr="00BD0696">
        <w:rPr>
          <w:rStyle w:val="affff5"/>
          <w:rtl/>
        </w:rPr>
        <w:t>אבל חכ"</w:t>
      </w:r>
      <w:r w:rsidRPr="00BD0696">
        <w:rPr>
          <w:rStyle w:val="affff5"/>
          <w:rFonts w:hint="cs"/>
          <w:rtl/>
        </w:rPr>
        <w:t>א</w:t>
      </w:r>
      <w:r w:rsidRPr="00BD0696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="00D31241" w:rsidRPr="00D1637C">
        <w:rPr>
          <w:rFonts w:cs="PFT_Frank" w:hint="eastAsia"/>
          <w:b/>
          <w:bCs/>
          <w:szCs w:val="14"/>
          <w:rtl/>
        </w:rPr>
        <w:t>חל</w:t>
      </w:r>
      <w:r w:rsidR="00D31241" w:rsidRPr="00D1637C">
        <w:rPr>
          <w:rFonts w:cs="PFT_Frank"/>
          <w:b/>
          <w:bCs/>
          <w:szCs w:val="14"/>
          <w:rtl/>
        </w:rPr>
        <w:t xml:space="preserve"> </w:t>
      </w:r>
      <w:r w:rsidR="00D31241" w:rsidRPr="00D1637C">
        <w:rPr>
          <w:rFonts w:cs="PFT_Frank" w:hint="eastAsia"/>
          <w:b/>
          <w:bCs/>
          <w:szCs w:val="14"/>
          <w:rtl/>
        </w:rPr>
        <w:t>אחריה</w:t>
      </w:r>
      <w:r w:rsidRPr="00C35A2C">
        <w:rPr>
          <w:rtl/>
        </w:rPr>
        <w:t>,</w:t>
      </w:r>
    </w:p>
    <w:p w14:paraId="1D4828AF" w14:textId="44690534" w:rsidR="00B433C9" w:rsidRPr="00D31241" w:rsidRDefault="00B433C9" w:rsidP="00D31241">
      <w:pPr>
        <w:rPr>
          <w:spacing w:val="-2"/>
          <w:rtl/>
        </w:rPr>
      </w:pPr>
      <w:r w:rsidRPr="005C5E95">
        <w:rPr>
          <w:rStyle w:val="affff5"/>
          <w:rtl/>
        </w:rPr>
        <w:t>ואני אומר:</w:t>
      </w:r>
      <w:r w:rsidRPr="005C5E95">
        <w:rPr>
          <w:spacing w:val="-2"/>
          <w:rtl/>
        </w:rPr>
        <w:t xml:space="preserve"> </w:t>
      </w:r>
      <w:r w:rsidR="00D31241" w:rsidRPr="00D1637C">
        <w:rPr>
          <w:rFonts w:cs="PFT_Frank" w:hint="eastAsia"/>
          <w:b/>
          <w:bCs/>
          <w:spacing w:val="-2"/>
          <w:szCs w:val="14"/>
          <w:rtl/>
        </w:rPr>
        <w:t>רק</w:t>
      </w:r>
      <w:r w:rsidRPr="005C5E95">
        <w:rPr>
          <w:spacing w:val="-2"/>
          <w:rtl/>
        </w:rPr>
        <w:t xml:space="preserve"> </w:t>
      </w:r>
      <w:r w:rsidR="00D31241">
        <w:rPr>
          <w:rFonts w:hint="cs"/>
          <w:spacing w:val="-2"/>
          <w:rtl/>
        </w:rPr>
        <w:t>ב</w:t>
      </w:r>
      <w:r w:rsidRPr="005C5E95">
        <w:rPr>
          <w:spacing w:val="-2"/>
          <w:rtl/>
        </w:rPr>
        <w:t>קדשה ל</w:t>
      </w:r>
      <w:r w:rsidR="00000E42" w:rsidRPr="005C5E95">
        <w:rPr>
          <w:spacing w:val="-2"/>
          <w:rtl/>
        </w:rPr>
        <w:t xml:space="preserve">שם אישות, </w:t>
      </w:r>
      <w:r w:rsidR="00000E42" w:rsidRPr="00D1637C">
        <w:rPr>
          <w:rFonts w:cs="PFT_Frank"/>
          <w:b/>
          <w:bCs/>
          <w:spacing w:val="-2"/>
          <w:szCs w:val="14"/>
          <w:rtl/>
        </w:rPr>
        <w:t>אבל</w:t>
      </w:r>
      <w:r w:rsidR="00000E42" w:rsidRPr="005C5E95">
        <w:rPr>
          <w:spacing w:val="-2"/>
          <w:rtl/>
        </w:rPr>
        <w:t xml:space="preserve"> לשם יבמות</w:t>
      </w:r>
      <w:r w:rsidRPr="00D31241">
        <w:rPr>
          <w:spacing w:val="-2"/>
          <w:rtl/>
        </w:rPr>
        <w:t xml:space="preserve"> אין אחר</w:t>
      </w:r>
      <w:r w:rsidR="00D31241" w:rsidRPr="00D31241">
        <w:rPr>
          <w:rFonts w:hint="cs"/>
          <w:spacing w:val="-2"/>
          <w:rtl/>
        </w:rPr>
        <w:t>יה</w:t>
      </w:r>
      <w:r w:rsidRPr="00D31241">
        <w:rPr>
          <w:spacing w:val="-2"/>
          <w:rtl/>
        </w:rPr>
        <w:t>.</w:t>
      </w:r>
    </w:p>
    <w:p w14:paraId="7D3E0724" w14:textId="4DFF48AA" w:rsidR="00ED2B62" w:rsidRDefault="00ED2B62" w:rsidP="00110B70">
      <w:pPr>
        <w:jc w:val="center"/>
        <w:rPr>
          <w:rtl/>
        </w:rPr>
      </w:pPr>
    </w:p>
    <w:p w14:paraId="47054BA1" w14:textId="4A1BFC6A" w:rsidR="00ED2B62" w:rsidRPr="00110B70" w:rsidRDefault="002809F6" w:rsidP="00615A60">
      <w:pPr>
        <w:pStyle w:val="affff2"/>
        <w:rPr>
          <w:rtl/>
        </w:rPr>
      </w:pPr>
      <w:bookmarkStart w:id="587" w:name="_Toc119172862"/>
      <w:bookmarkStart w:id="588" w:name="_Toc119229953"/>
      <w:r w:rsidRPr="00110B70">
        <w:rPr>
          <w:rFonts w:hint="eastAsia"/>
          <w:rtl/>
        </w:rPr>
        <w:lastRenderedPageBreak/>
        <w:t>טע</w:t>
      </w:r>
      <w:r w:rsidR="00736C06">
        <w:rPr>
          <w:rFonts w:hint="cs"/>
          <w:rtl/>
        </w:rPr>
        <w:t xml:space="preserve">ם </w:t>
      </w:r>
      <w:r w:rsidR="00B433C9" w:rsidRPr="00110B70">
        <w:rPr>
          <w:rFonts w:hint="eastAsia"/>
          <w:rtl/>
        </w:rPr>
        <w:t>רבי</w:t>
      </w:r>
      <w:r w:rsidR="00ED2B62" w:rsidRPr="00110B70">
        <w:rPr>
          <w:rtl/>
        </w:rPr>
        <w:t xml:space="preserve"> </w:t>
      </w:r>
      <w:r w:rsidR="00ED2B62" w:rsidRPr="00110B70">
        <w:rPr>
          <w:rStyle w:val="affff8"/>
          <w:rFonts w:cs="PFT_Frank" w:hint="eastAsia"/>
          <w:rtl/>
        </w:rPr>
        <w:t>דלשם</w:t>
      </w:r>
      <w:r w:rsidR="00ED2B62" w:rsidRPr="00110B70">
        <w:rPr>
          <w:rStyle w:val="affff8"/>
          <w:rFonts w:cs="PFT_Frank"/>
          <w:rtl/>
        </w:rPr>
        <w:t xml:space="preserve"> </w:t>
      </w:r>
      <w:r w:rsidR="00ED2B62" w:rsidRPr="00110B70">
        <w:rPr>
          <w:rStyle w:val="affff8"/>
          <w:rFonts w:cs="PFT_Frank" w:hint="eastAsia"/>
          <w:rtl/>
        </w:rPr>
        <w:t>יבמות</w:t>
      </w:r>
      <w:r w:rsidR="00ED2B62" w:rsidRPr="00110B70">
        <w:rPr>
          <w:rStyle w:val="affff8"/>
          <w:rFonts w:cs="PFT_Frank"/>
          <w:rtl/>
        </w:rPr>
        <w:t xml:space="preserve"> </w:t>
      </w:r>
      <w:r w:rsidR="00ED2B62" w:rsidRPr="00110B70">
        <w:rPr>
          <w:rStyle w:val="affff8"/>
          <w:rFonts w:cs="PFT_Frank" w:hint="eastAsia"/>
          <w:rtl/>
        </w:rPr>
        <w:t>לא</w:t>
      </w:r>
      <w:r w:rsidR="00ED2B62" w:rsidRPr="00110B70">
        <w:rPr>
          <w:rStyle w:val="affff8"/>
          <w:rFonts w:cs="PFT_Frank"/>
          <w:rtl/>
        </w:rPr>
        <w:t xml:space="preserve"> </w:t>
      </w:r>
      <w:r w:rsidR="00ED2B62" w:rsidRPr="00110B70">
        <w:rPr>
          <w:rStyle w:val="affff8"/>
          <w:rFonts w:cs="PFT_Frank" w:hint="eastAsia"/>
          <w:rtl/>
        </w:rPr>
        <w:t>חל</w:t>
      </w:r>
      <w:r w:rsidR="00ED2B62" w:rsidRPr="00110B70">
        <w:rPr>
          <w:rStyle w:val="affff8"/>
          <w:rFonts w:cs="PFT_Frank"/>
          <w:rtl/>
        </w:rPr>
        <w:t xml:space="preserve">, </w:t>
      </w:r>
      <w:r w:rsidR="00ED2B62" w:rsidRPr="00110B70">
        <w:rPr>
          <w:rStyle w:val="affff8"/>
          <w:rFonts w:cs="PFT_Frank" w:hint="eastAsia"/>
          <w:rtl/>
        </w:rPr>
        <w:t>ול</w:t>
      </w:r>
      <w:r w:rsidR="00ED2B62">
        <w:rPr>
          <w:rStyle w:val="affff8"/>
          <w:rFonts w:cs="PFT_Frank" w:hint="cs"/>
          <w:rtl/>
        </w:rPr>
        <w:t>א</w:t>
      </w:r>
      <w:r w:rsidR="00ED2B62" w:rsidRPr="00110B70">
        <w:rPr>
          <w:rStyle w:val="affff8"/>
          <w:rFonts w:cs="PFT_Frank"/>
          <w:rtl/>
        </w:rPr>
        <w:t xml:space="preserve"> </w:t>
      </w:r>
      <w:r w:rsidR="00ED2B62">
        <w:rPr>
          <w:rStyle w:val="affff8"/>
          <w:rFonts w:cs="PFT_Frank" w:hint="cs"/>
          <w:rtl/>
        </w:rPr>
        <w:t>כ</w:t>
      </w:r>
      <w:r w:rsidR="00ED2B62" w:rsidRPr="00110B70">
        <w:rPr>
          <w:rStyle w:val="affff8"/>
          <w:rFonts w:cs="PFT_Frank" w:hint="eastAsia"/>
          <w:rtl/>
        </w:rPr>
        <w:t>חכמים</w:t>
      </w:r>
      <w:r w:rsidR="00ED2B62">
        <w:rPr>
          <w:rStyle w:val="affff8"/>
          <w:rFonts w:cs="PFT_Frank" w:hint="cs"/>
          <w:rtl/>
        </w:rPr>
        <w:t xml:space="preserve"> שחל מדין אישות</w:t>
      </w:r>
      <w:bookmarkEnd w:id="587"/>
      <w:bookmarkEnd w:id="588"/>
    </w:p>
    <w:p w14:paraId="236B3259" w14:textId="1A427CA8" w:rsidR="00B433C9" w:rsidRPr="00C35A2C" w:rsidRDefault="00ED2B62" w:rsidP="00ED2B62">
      <w:pPr>
        <w:rPr>
          <w:rtl/>
        </w:rPr>
      </w:pPr>
      <w:r w:rsidRPr="00110B70">
        <w:rPr>
          <w:rStyle w:val="affff5"/>
          <w:rFonts w:hint="eastAsia"/>
          <w:rtl/>
        </w:rPr>
        <w:t>בהו</w:t>
      </w:r>
      <w:r w:rsidRPr="00110B70">
        <w:rPr>
          <w:rStyle w:val="affff5"/>
          <w:rtl/>
        </w:rPr>
        <w:t>"א</w:t>
      </w:r>
      <w:r w:rsidR="00BD0696" w:rsidRPr="00110B70">
        <w:rPr>
          <w:rStyle w:val="affff5"/>
          <w:rtl/>
        </w:rPr>
        <w:t>:</w:t>
      </w:r>
      <w:r w:rsidR="00B433C9" w:rsidRPr="00C35A2C">
        <w:rPr>
          <w:rFonts w:hint="cs"/>
          <w:rtl/>
        </w:rPr>
        <w:t xml:space="preserve"> </w:t>
      </w:r>
      <w:r w:rsidR="00B433C9" w:rsidRPr="00C35A2C">
        <w:rPr>
          <w:rtl/>
        </w:rPr>
        <w:t xml:space="preserve">כעודר בנכסי גר וסבור </w:t>
      </w:r>
      <w:r>
        <w:rPr>
          <w:rFonts w:hint="cs"/>
          <w:rtl/>
        </w:rPr>
        <w:t>ש</w:t>
      </w:r>
      <w:r w:rsidR="00B433C9" w:rsidRPr="00C35A2C">
        <w:rPr>
          <w:rtl/>
        </w:rPr>
        <w:t>שלו</w:t>
      </w:r>
      <w:r w:rsidR="000142E2">
        <w:rPr>
          <w:rFonts w:hint="cs"/>
          <w:rtl/>
        </w:rPr>
        <w:t xml:space="preserve">, </w:t>
      </w:r>
      <w:r w:rsidR="00F9592E">
        <w:rPr>
          <w:rFonts w:hint="cs"/>
          <w:rtl/>
        </w:rPr>
        <w:t>ש</w:t>
      </w:r>
      <w:r w:rsidR="000142E2">
        <w:rPr>
          <w:rFonts w:hint="cs"/>
          <w:rtl/>
        </w:rPr>
        <w:t>לא קנה.</w:t>
      </w:r>
    </w:p>
    <w:p w14:paraId="16DF6644" w14:textId="0A21EB74" w:rsidR="00B433C9" w:rsidRPr="00D238B7" w:rsidRDefault="00B433C9" w:rsidP="00110B70">
      <w:pPr>
        <w:rPr>
          <w:rStyle w:val="affff5"/>
          <w:rtl/>
        </w:rPr>
      </w:pPr>
      <w:r w:rsidRPr="00BD0696">
        <w:rPr>
          <w:rStyle w:val="affff5"/>
          <w:rFonts w:hint="cs"/>
          <w:rtl/>
        </w:rPr>
        <w:t>ודח</w:t>
      </w:r>
      <w:r w:rsidR="00ED2B62">
        <w:rPr>
          <w:rStyle w:val="affff5"/>
          <w:rFonts w:hint="cs"/>
          <w:rtl/>
        </w:rPr>
        <w:t>ינו</w:t>
      </w:r>
      <w:r w:rsidR="00BD0696" w:rsidRPr="00BD0696">
        <w:rPr>
          <w:rStyle w:val="affff5"/>
          <w:rFonts w:hint="cs"/>
          <w:rtl/>
        </w:rPr>
        <w:t>: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000E42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 w:hint="cs"/>
          <w:sz w:val="32"/>
          <w:rtl/>
        </w:rPr>
        <w:t>ם לא כ</w:t>
      </w:r>
      <w:r w:rsidR="00ED2B62">
        <w:rPr>
          <w:rFonts w:ascii="FontbitDavid" w:hAnsi="FontbitDavid" w:hint="cs"/>
          <w:sz w:val="32"/>
          <w:rtl/>
        </w:rPr>
        <w:t>י</w:t>
      </w:r>
      <w:r w:rsidRPr="00C35A2C">
        <w:rPr>
          <w:rFonts w:ascii="FontbitDavid" w:hAnsi="FontbitDavid" w:hint="cs"/>
          <w:sz w:val="32"/>
          <w:rtl/>
        </w:rPr>
        <w:t>ון לקנות</w:t>
      </w:r>
      <w:r w:rsidR="00000E42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ED2B62">
        <w:rPr>
          <w:rFonts w:ascii="FontbitDavid" w:hAnsi="FontbitDavid" w:hint="cs"/>
          <w:sz w:val="32"/>
          <w:rtl/>
        </w:rPr>
        <w:t xml:space="preserve">אבל </w:t>
      </w:r>
      <w:r w:rsidR="00274003">
        <w:rPr>
          <w:rFonts w:ascii="FontbitDavid" w:hAnsi="FontbitDavid" w:hint="cs"/>
          <w:sz w:val="32"/>
          <w:rtl/>
        </w:rPr>
        <w:t>כאן</w:t>
      </w:r>
      <w:r w:rsidR="00000E42">
        <w:rPr>
          <w:rFonts w:ascii="FontbitDavid" w:hAnsi="FontbitDavid" w:hint="cs"/>
          <w:sz w:val="32"/>
          <w:rtl/>
        </w:rPr>
        <w:t xml:space="preserve"> ד</w:t>
      </w:r>
      <w:r w:rsidR="00ED2B62">
        <w:rPr>
          <w:rFonts w:ascii="FontbitDavid" w:hAnsi="FontbitDavid" w:hint="cs"/>
          <w:sz w:val="32"/>
          <w:rtl/>
        </w:rPr>
        <w:t>ו</w:t>
      </w:r>
      <w:r w:rsidR="00000E42">
        <w:rPr>
          <w:rFonts w:ascii="FontbitDavid" w:hAnsi="FontbitDavid" w:hint="cs"/>
          <w:sz w:val="32"/>
          <w:rtl/>
        </w:rPr>
        <w:t>מ</w:t>
      </w:r>
      <w:r w:rsidR="00ED2B62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ED2B62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>סבור של גר אחר</w:t>
      </w:r>
      <w:r w:rsidR="00ED2B62">
        <w:rPr>
          <w:rFonts w:ascii="FontbitDavid" w:hAnsi="FontbitDavid" w:hint="cs"/>
          <w:sz w:val="32"/>
          <w:rtl/>
        </w:rPr>
        <w:t>.</w:t>
      </w:r>
    </w:p>
    <w:p w14:paraId="62E98461" w14:textId="4D61CB95" w:rsidR="00C74AAA" w:rsidRPr="00D238B7" w:rsidRDefault="00ED2B62" w:rsidP="00110B70">
      <w:pPr>
        <w:rPr>
          <w:rStyle w:val="affff5"/>
          <w:rtl/>
        </w:rPr>
      </w:pPr>
      <w:r>
        <w:rPr>
          <w:rStyle w:val="affff5"/>
          <w:rFonts w:hint="cs"/>
          <w:rtl/>
        </w:rPr>
        <w:t>א</w:t>
      </w:r>
      <w:r w:rsidR="00000E42" w:rsidRPr="00D238B7">
        <w:rPr>
          <w:rStyle w:val="affff5"/>
          <w:rFonts w:hint="cs"/>
          <w:rtl/>
        </w:rPr>
        <w:t>.</w:t>
      </w:r>
      <w:r w:rsidR="00000E42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אלא ל</w:t>
      </w:r>
      <w:r w:rsidR="00B433C9" w:rsidRPr="00BD0696">
        <w:rPr>
          <w:rStyle w:val="affff5"/>
          <w:rFonts w:hint="cs"/>
          <w:rtl/>
        </w:rPr>
        <w:t>אביי</w:t>
      </w:r>
      <w:r w:rsidR="00000E42">
        <w:rPr>
          <w:rStyle w:val="affff5"/>
          <w:rFonts w:hint="cs"/>
          <w:rtl/>
        </w:rPr>
        <w:t>:</w:t>
      </w:r>
      <w:r w:rsidR="00C74AAA">
        <w:rPr>
          <w:rFonts w:hint="cs"/>
          <w:rtl/>
        </w:rPr>
        <w:t xml:space="preserve"> </w:t>
      </w:r>
      <w:r>
        <w:rPr>
          <w:rFonts w:hint="cs"/>
          <w:rtl/>
        </w:rPr>
        <w:t>ב</w:t>
      </w:r>
      <w:r w:rsidR="00B433C9" w:rsidRPr="00C35A2C">
        <w:rPr>
          <w:rtl/>
        </w:rPr>
        <w:t xml:space="preserve">אמר </w:t>
      </w:r>
      <w:r w:rsidR="00B433C9" w:rsidRPr="00D1637C">
        <w:rPr>
          <w:rFonts w:cs="PFT_Frank"/>
          <w:b/>
          <w:bCs/>
          <w:szCs w:val="14"/>
          <w:rtl/>
        </w:rPr>
        <w:t>התקדשי במאמר יבמין</w:t>
      </w:r>
      <w:r w:rsidR="00B433C9" w:rsidRPr="00C35A2C">
        <w:rPr>
          <w:rtl/>
        </w:rPr>
        <w:t xml:space="preserve">, </w:t>
      </w:r>
      <w:r>
        <w:rPr>
          <w:rStyle w:val="affff5"/>
          <w:rFonts w:hint="cs"/>
          <w:rtl/>
        </w:rPr>
        <w:t>ל</w:t>
      </w:r>
      <w:r w:rsidR="00B433C9" w:rsidRPr="00BD0696">
        <w:rPr>
          <w:rStyle w:val="affff5"/>
          <w:rtl/>
        </w:rPr>
        <w:t>רבי</w:t>
      </w:r>
      <w:r w:rsidR="00B433C9" w:rsidRPr="00C35A2C">
        <w:rPr>
          <w:rtl/>
        </w:rPr>
        <w:t xml:space="preserve"> מאמר </w:t>
      </w:r>
      <w:r>
        <w:rPr>
          <w:rFonts w:hint="cs"/>
          <w:rtl/>
        </w:rPr>
        <w:t>דבוק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ב</w:t>
      </w:r>
      <w:r w:rsidR="00B433C9" w:rsidRPr="00C35A2C">
        <w:rPr>
          <w:rtl/>
        </w:rPr>
        <w:t>זיקה</w:t>
      </w:r>
      <w:r>
        <w:rPr>
          <w:rFonts w:hint="cs"/>
          <w:rtl/>
        </w:rPr>
        <w:t xml:space="preserve"> </w:t>
      </w:r>
      <w:r w:rsidRPr="00110B70">
        <w:rPr>
          <w:rStyle w:val="affff8"/>
          <w:rFonts w:hint="eastAsia"/>
          <w:rtl/>
        </w:rPr>
        <w:t>ומועילה</w:t>
      </w:r>
      <w:r w:rsidRPr="00110B70">
        <w:rPr>
          <w:rStyle w:val="affff8"/>
          <w:rtl/>
        </w:rPr>
        <w:t xml:space="preserve"> זיקה לו</w:t>
      </w:r>
      <w:r w:rsidR="00B433C9" w:rsidRPr="00110B70">
        <w:rPr>
          <w:rStyle w:val="affff8"/>
          <w:rtl/>
        </w:rPr>
        <w:t>,</w:t>
      </w:r>
      <w:r w:rsidR="00B433C9" w:rsidRPr="00C35A2C">
        <w:rPr>
          <w:rtl/>
        </w:rPr>
        <w:t xml:space="preserve"> </w:t>
      </w:r>
      <w:r w:rsidR="00B433C9">
        <w:rPr>
          <w:rtl/>
        </w:rPr>
        <w:t>ו</w:t>
      </w:r>
      <w:r>
        <w:rPr>
          <w:rFonts w:hint="cs"/>
          <w:rtl/>
        </w:rPr>
        <w:t>כעת</w:t>
      </w:r>
      <w:r w:rsidR="00B433C9" w:rsidRPr="00C35A2C">
        <w:rPr>
          <w:rtl/>
        </w:rPr>
        <w:t xml:space="preserve"> פקעה זיקה</w:t>
      </w:r>
      <w:r>
        <w:rPr>
          <w:rFonts w:hint="cs"/>
          <w:rtl/>
        </w:rPr>
        <w:t xml:space="preserve"> </w:t>
      </w:r>
      <w:r w:rsidRPr="00110B70">
        <w:rPr>
          <w:rStyle w:val="affff8"/>
          <w:rFonts w:hint="eastAsia"/>
          <w:rtl/>
        </w:rPr>
        <w:t>וא</w:t>
      </w:r>
      <w:r w:rsidRPr="00110B70">
        <w:rPr>
          <w:rStyle w:val="affff8"/>
          <w:rtl/>
        </w:rPr>
        <w:t xml:space="preserve">"א </w:t>
      </w:r>
      <w:r w:rsidRPr="00110B70">
        <w:rPr>
          <w:rStyle w:val="affff8"/>
          <w:rFonts w:hint="eastAsia"/>
          <w:rtl/>
        </w:rPr>
        <w:t>לומר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כך</w:t>
      </w:r>
      <w:r w:rsidRPr="00110B70">
        <w:rPr>
          <w:rStyle w:val="affff8"/>
          <w:rtl/>
        </w:rPr>
        <w:t>,</w:t>
      </w:r>
      <w:r>
        <w:rPr>
          <w:rStyle w:val="affff5"/>
          <w:rFonts w:hint="cs"/>
          <w:spacing w:val="-4"/>
          <w:rtl/>
        </w:rPr>
        <w:t xml:space="preserve">  </w:t>
      </w:r>
      <w:r w:rsidR="00B433C9" w:rsidRPr="00000E42">
        <w:rPr>
          <w:rStyle w:val="affff5"/>
          <w:spacing w:val="-4"/>
          <w:rtl/>
        </w:rPr>
        <w:t xml:space="preserve">ורבנן </w:t>
      </w:r>
      <w:r>
        <w:rPr>
          <w:rStyle w:val="affff5"/>
          <w:rFonts w:hint="cs"/>
          <w:spacing w:val="-4"/>
          <w:rtl/>
        </w:rPr>
        <w:t>פליגי.</w:t>
      </w:r>
      <w:r w:rsidR="00B433C9" w:rsidRPr="00000E42">
        <w:rPr>
          <w:rFonts w:ascii="FontbitDavid" w:hAnsi="FontbitDavid"/>
          <w:spacing w:val="-4"/>
          <w:sz w:val="32"/>
          <w:rtl/>
        </w:rPr>
        <w:t xml:space="preserve"> </w:t>
      </w:r>
    </w:p>
    <w:p w14:paraId="17BFF29E" w14:textId="423093A0" w:rsidR="000142E2" w:rsidRDefault="00ED2B62" w:rsidP="00ED2B62">
      <w:pPr>
        <w:rPr>
          <w:spacing w:val="-4"/>
          <w:rtl/>
        </w:rPr>
      </w:pPr>
      <w:r>
        <w:rPr>
          <w:rStyle w:val="affff5"/>
          <w:rFonts w:hint="cs"/>
          <w:rtl/>
        </w:rPr>
        <w:t>ב</w:t>
      </w:r>
      <w:r w:rsidR="00000E42" w:rsidRPr="00D238B7">
        <w:rPr>
          <w:rStyle w:val="affff5"/>
          <w:rFonts w:hint="cs"/>
          <w:rtl/>
        </w:rPr>
        <w:t>.</w:t>
      </w:r>
      <w:r w:rsidR="00B433C9"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ל</w:t>
      </w:r>
      <w:r w:rsidR="00B433C9" w:rsidRPr="000142E2">
        <w:rPr>
          <w:rStyle w:val="affff5"/>
          <w:rtl/>
        </w:rPr>
        <w:t>רבא</w:t>
      </w:r>
      <w:r w:rsidR="00B433C9"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בזה</w:t>
      </w:r>
      <w:r w:rsidR="00B433C9" w:rsidRPr="00110B70">
        <w:rPr>
          <w:rStyle w:val="affff5"/>
          <w:rtl/>
        </w:rPr>
        <w:t xml:space="preserve"> </w:t>
      </w:r>
      <w:r w:rsidR="00B433C9" w:rsidRPr="00110B70">
        <w:rPr>
          <w:rStyle w:val="affff5"/>
          <w:rFonts w:hint="eastAsia"/>
          <w:rtl/>
        </w:rPr>
        <w:t>לכו</w:t>
      </w:r>
      <w:r w:rsidR="00B433C9" w:rsidRPr="00110B70">
        <w:rPr>
          <w:rStyle w:val="affff5"/>
          <w:rtl/>
        </w:rPr>
        <w:t>"</w:t>
      </w:r>
      <w:r w:rsidR="00B433C9" w:rsidRPr="00110B70">
        <w:rPr>
          <w:rStyle w:val="affff5"/>
          <w:rFonts w:hint="eastAsia"/>
          <w:rtl/>
        </w:rPr>
        <w:t>ע</w:t>
      </w:r>
      <w:r w:rsidR="00B433C9"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חל</w:t>
      </w:r>
      <w:r w:rsidRPr="00110B70">
        <w:rPr>
          <w:rStyle w:val="affff5"/>
          <w:rtl/>
        </w:rPr>
        <w:t xml:space="preserve">, </w:t>
      </w:r>
      <w:r w:rsidRPr="00110B70">
        <w:rPr>
          <w:rStyle w:val="affff5"/>
          <w:rFonts w:hint="eastAsia"/>
          <w:rtl/>
        </w:rPr>
        <w:t>אלא</w:t>
      </w:r>
      <w:r w:rsidRPr="00110B70">
        <w:rPr>
          <w:rStyle w:val="affff5"/>
          <w:rtl/>
        </w:rPr>
        <w:t>: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ב</w:t>
      </w:r>
      <w:r w:rsidR="00B433C9" w:rsidRPr="00D1637C">
        <w:rPr>
          <w:rFonts w:cs="PFT_Frank" w:hint="eastAsia"/>
          <w:b/>
          <w:bCs/>
          <w:szCs w:val="14"/>
          <w:rtl/>
        </w:rPr>
        <w:t>התקדשי</w:t>
      </w:r>
      <w:r w:rsidR="00B433C9" w:rsidRPr="00D1637C">
        <w:rPr>
          <w:rFonts w:cs="PFT_Frank"/>
          <w:b/>
          <w:bCs/>
          <w:szCs w:val="14"/>
          <w:rtl/>
        </w:rPr>
        <w:t xml:space="preserve"> בזיקת יבמין</w:t>
      </w:r>
      <w:r>
        <w:rPr>
          <w:rFonts w:hint="cs"/>
          <w:rtl/>
        </w:rPr>
        <w:t>,</w:t>
      </w:r>
      <w:r>
        <w:rPr>
          <w:rStyle w:val="affff5"/>
          <w:rFonts w:hint="cs"/>
          <w:spacing w:val="-4"/>
          <w:rtl/>
        </w:rPr>
        <w:t xml:space="preserve"> </w:t>
      </w:r>
      <w:r w:rsidR="00B433C9" w:rsidRPr="005C5E95">
        <w:rPr>
          <w:rStyle w:val="affff5"/>
          <w:rFonts w:hint="cs"/>
          <w:spacing w:val="-4"/>
          <w:rtl/>
        </w:rPr>
        <w:t>לרבי</w:t>
      </w:r>
      <w:r w:rsidR="00B433C9" w:rsidRPr="005C5E95">
        <w:rPr>
          <w:rFonts w:hint="cs"/>
          <w:spacing w:val="-4"/>
          <w:rtl/>
        </w:rPr>
        <w:t xml:space="preserve"> </w:t>
      </w:r>
      <w:r>
        <w:rPr>
          <w:rFonts w:hint="cs"/>
          <w:spacing w:val="-4"/>
          <w:rtl/>
        </w:rPr>
        <w:t>'</w:t>
      </w:r>
      <w:r w:rsidR="00B433C9" w:rsidRPr="005C5E95">
        <w:rPr>
          <w:rFonts w:hint="cs"/>
          <w:spacing w:val="-4"/>
          <w:rtl/>
        </w:rPr>
        <w:t>יש זיקה</w:t>
      </w:r>
      <w:r>
        <w:rPr>
          <w:rFonts w:hint="cs"/>
          <w:spacing w:val="-4"/>
          <w:rtl/>
        </w:rPr>
        <w:t>'</w:t>
      </w:r>
    </w:p>
    <w:p w14:paraId="6507A45C" w14:textId="51E327CF" w:rsidR="00B433C9" w:rsidRPr="005C5E95" w:rsidRDefault="00B433C9" w:rsidP="00110B70">
      <w:pPr>
        <w:rPr>
          <w:spacing w:val="-4"/>
          <w:rtl/>
        </w:rPr>
      </w:pPr>
      <w:r w:rsidRPr="005C5E95">
        <w:rPr>
          <w:rFonts w:hint="cs"/>
          <w:spacing w:val="-4"/>
          <w:rtl/>
        </w:rPr>
        <w:t>ו</w:t>
      </w:r>
      <w:r w:rsidR="00ED2B62">
        <w:rPr>
          <w:rFonts w:hint="cs"/>
          <w:spacing w:val="-4"/>
          <w:rtl/>
        </w:rPr>
        <w:t>כעת</w:t>
      </w:r>
      <w:r w:rsidRPr="005C5E95">
        <w:rPr>
          <w:rFonts w:hint="cs"/>
          <w:spacing w:val="-4"/>
          <w:rtl/>
        </w:rPr>
        <w:t xml:space="preserve"> פקעה</w:t>
      </w:r>
      <w:r w:rsidR="00ED2B62">
        <w:rPr>
          <w:rFonts w:hint="cs"/>
          <w:spacing w:val="-4"/>
          <w:rtl/>
        </w:rPr>
        <w:t xml:space="preserve"> </w:t>
      </w:r>
      <w:r w:rsidR="00ED2B62" w:rsidRPr="00110B70">
        <w:rPr>
          <w:rStyle w:val="affff8"/>
          <w:rFonts w:hint="eastAsia"/>
          <w:rtl/>
        </w:rPr>
        <w:t>וא</w:t>
      </w:r>
      <w:r w:rsidR="00ED2B62" w:rsidRPr="00110B70">
        <w:rPr>
          <w:rStyle w:val="affff8"/>
          <w:rtl/>
        </w:rPr>
        <w:t xml:space="preserve">"א לומר </w:t>
      </w:r>
      <w:r w:rsidR="00ED2B62" w:rsidRPr="00110B70">
        <w:rPr>
          <w:rStyle w:val="affff8"/>
          <w:rFonts w:hint="eastAsia"/>
          <w:rtl/>
        </w:rPr>
        <w:t>כך</w:t>
      </w:r>
      <w:r w:rsidR="00ED2B62" w:rsidRPr="00110B70">
        <w:rPr>
          <w:rStyle w:val="affff8"/>
          <w:rtl/>
        </w:rPr>
        <w:t>,</w:t>
      </w:r>
      <w:r w:rsidRPr="005C5E95">
        <w:rPr>
          <w:rFonts w:hint="cs"/>
          <w:spacing w:val="-4"/>
          <w:rtl/>
        </w:rPr>
        <w:t xml:space="preserve"> </w:t>
      </w:r>
      <w:r w:rsidRPr="005C5E95">
        <w:rPr>
          <w:rStyle w:val="affff5"/>
          <w:rFonts w:hint="cs"/>
          <w:spacing w:val="-4"/>
          <w:rtl/>
        </w:rPr>
        <w:t xml:space="preserve">ולרבנן </w:t>
      </w:r>
      <w:r w:rsidR="00ED2B62" w:rsidRPr="00110B70">
        <w:rPr>
          <w:rtl/>
        </w:rPr>
        <w:t>'</w:t>
      </w:r>
      <w:r w:rsidR="00000E42" w:rsidRPr="00110B70">
        <w:rPr>
          <w:rFonts w:hint="eastAsia"/>
          <w:rtl/>
        </w:rPr>
        <w:t>אין</w:t>
      </w:r>
      <w:r w:rsidR="00000E42" w:rsidRPr="00110B70">
        <w:rPr>
          <w:rtl/>
        </w:rPr>
        <w:t xml:space="preserve"> </w:t>
      </w:r>
      <w:r w:rsidR="00000E42" w:rsidRPr="00110B70">
        <w:rPr>
          <w:rFonts w:hint="eastAsia"/>
          <w:rtl/>
        </w:rPr>
        <w:t>זיקה</w:t>
      </w:r>
      <w:r w:rsidR="00ED2B62" w:rsidRPr="00110B70">
        <w:rPr>
          <w:rtl/>
        </w:rPr>
        <w:t>'</w:t>
      </w:r>
      <w:r w:rsidR="00000E42" w:rsidRPr="005C5E95">
        <w:rPr>
          <w:rFonts w:hint="cs"/>
          <w:spacing w:val="-4"/>
          <w:rtl/>
        </w:rPr>
        <w:t xml:space="preserve"> </w:t>
      </w:r>
      <w:r w:rsidR="00ED2B62">
        <w:rPr>
          <w:rFonts w:hint="cs"/>
          <w:spacing w:val="-4"/>
          <w:rtl/>
        </w:rPr>
        <w:t>וחל כמו מעיקרא.</w:t>
      </w:r>
    </w:p>
    <w:p w14:paraId="71395168" w14:textId="77777777" w:rsidR="00B433C9" w:rsidRPr="00D238B7" w:rsidRDefault="00B433C9" w:rsidP="008E65FC">
      <w:pPr>
        <w:pStyle w:val="aff7"/>
        <w:framePr w:wrap="around"/>
        <w:rPr>
          <w:rStyle w:val="affff5"/>
          <w:rtl/>
        </w:rPr>
      </w:pPr>
      <w:r w:rsidRPr="00C35A2C">
        <w:rPr>
          <w:rFonts w:hint="cs"/>
          <w:rtl/>
        </w:rPr>
        <w:t>נג.</w:t>
      </w:r>
    </w:p>
    <w:p w14:paraId="56B4F7E2" w14:textId="7C459792" w:rsidR="00ED2B62" w:rsidRDefault="00612567" w:rsidP="000142E2">
      <w:pPr>
        <w:rPr>
          <w:rStyle w:val="affff8"/>
          <w:rtl/>
        </w:rPr>
      </w:pPr>
      <w:r>
        <w:rPr>
          <w:rStyle w:val="affff5"/>
          <w:rFonts w:hint="cs"/>
          <w:rtl/>
        </w:rPr>
        <w:t>ג</w:t>
      </w:r>
      <w:r w:rsidR="00000E42" w:rsidRPr="00D238B7">
        <w:rPr>
          <w:rStyle w:val="affff5"/>
          <w:rFonts w:hint="cs"/>
          <w:rtl/>
        </w:rPr>
        <w:t>.</w:t>
      </w:r>
      <w:r w:rsidR="00000E42">
        <w:rPr>
          <w:rStyle w:val="affff5"/>
          <w:rFonts w:hint="cs"/>
          <w:rtl/>
        </w:rPr>
        <w:t xml:space="preserve"> </w:t>
      </w:r>
      <w:r w:rsidR="00ED2B62" w:rsidRPr="000142E2">
        <w:rPr>
          <w:rStyle w:val="affff5"/>
          <w:rFonts w:hint="cs"/>
          <w:rtl/>
        </w:rPr>
        <w:t>ל</w:t>
      </w:r>
      <w:r w:rsidR="00B433C9" w:rsidRPr="000142E2">
        <w:rPr>
          <w:rStyle w:val="affff5"/>
          <w:rtl/>
        </w:rPr>
        <w:t>ר</w:t>
      </w:r>
      <w:r w:rsidR="00ED2B62" w:rsidRPr="000142E2">
        <w:rPr>
          <w:rStyle w:val="affff5"/>
          <w:rFonts w:hint="cs"/>
          <w:rtl/>
        </w:rPr>
        <w:t>"</w:t>
      </w:r>
      <w:r w:rsidR="00B433C9" w:rsidRPr="000142E2">
        <w:rPr>
          <w:rStyle w:val="affff5"/>
          <w:rtl/>
        </w:rPr>
        <w:t>ש</w:t>
      </w:r>
      <w:r w:rsidR="00B433C9" w:rsidRPr="00110B70">
        <w:rPr>
          <w:rStyle w:val="affff5"/>
          <w:rtl/>
        </w:rPr>
        <w:t xml:space="preserve"> ב</w:t>
      </w:r>
      <w:r w:rsidR="00ED2B62" w:rsidRPr="00110B70">
        <w:rPr>
          <w:rStyle w:val="affff5"/>
          <w:rFonts w:hint="eastAsia"/>
          <w:rtl/>
        </w:rPr>
        <w:t>זה</w:t>
      </w:r>
      <w:r w:rsidR="00B433C9" w:rsidRPr="00110B70">
        <w:rPr>
          <w:rStyle w:val="affff5"/>
          <w:rtl/>
        </w:rPr>
        <w:t xml:space="preserve"> </w:t>
      </w:r>
      <w:r w:rsidR="00B433C9" w:rsidRPr="00110B70">
        <w:rPr>
          <w:rStyle w:val="affff5"/>
          <w:rFonts w:hint="eastAsia"/>
          <w:rtl/>
        </w:rPr>
        <w:t>לכו</w:t>
      </w:r>
      <w:r w:rsidR="00B433C9" w:rsidRPr="00110B70">
        <w:rPr>
          <w:rStyle w:val="affff5"/>
          <w:rtl/>
        </w:rPr>
        <w:t xml:space="preserve">"ע לא </w:t>
      </w:r>
      <w:r w:rsidR="00ED2B62" w:rsidRPr="00110B70">
        <w:rPr>
          <w:rStyle w:val="affff5"/>
          <w:rFonts w:hint="eastAsia"/>
          <w:rtl/>
        </w:rPr>
        <w:t>חל</w:t>
      </w:r>
      <w:r w:rsidR="000142E2">
        <w:rPr>
          <w:rStyle w:val="affff5"/>
          <w:rFonts w:hint="cs"/>
          <w:rtl/>
        </w:rPr>
        <w:t xml:space="preserve">, </w:t>
      </w:r>
      <w:r w:rsidR="00ED2B62">
        <w:rPr>
          <w:rStyle w:val="affff5"/>
          <w:rFonts w:hint="cs"/>
          <w:rtl/>
        </w:rPr>
        <w:t>א</w:t>
      </w:r>
      <w:r w:rsidR="000142E2">
        <w:rPr>
          <w:rStyle w:val="affff5"/>
          <w:rFonts w:hint="cs"/>
          <w:rtl/>
        </w:rPr>
        <w:t>לא</w:t>
      </w:r>
      <w:r w:rsidR="00ED2B62">
        <w:rPr>
          <w:rStyle w:val="affff5"/>
          <w:rFonts w:hint="cs"/>
          <w:rtl/>
        </w:rPr>
        <w:t>:</w:t>
      </w:r>
      <w:r w:rsidR="00B433C9" w:rsidRPr="00000E42">
        <w:rPr>
          <w:rStyle w:val="affff5"/>
          <w:rFonts w:hint="cs"/>
          <w:rtl/>
        </w:rPr>
        <w:t xml:space="preserve"> </w:t>
      </w:r>
      <w:r w:rsidR="00ED2B62">
        <w:rPr>
          <w:rFonts w:hint="cs"/>
          <w:rtl/>
        </w:rPr>
        <w:t>ב</w:t>
      </w:r>
      <w:r w:rsidR="00B433C9" w:rsidRPr="00D1637C">
        <w:rPr>
          <w:rFonts w:cs="PFT_Frank"/>
          <w:b/>
          <w:bCs/>
          <w:szCs w:val="14"/>
          <w:rtl/>
        </w:rPr>
        <w:t>חליצה פסולה</w:t>
      </w:r>
      <w:r w:rsidR="00B433C9" w:rsidRPr="00C35A2C">
        <w:rPr>
          <w:rtl/>
        </w:rPr>
        <w:t xml:space="preserve"> </w:t>
      </w:r>
      <w:r w:rsidR="00ED2B62" w:rsidRPr="00110B70">
        <w:rPr>
          <w:rStyle w:val="affff8"/>
          <w:rFonts w:hint="eastAsia"/>
          <w:rtl/>
        </w:rPr>
        <w:t>שאחר</w:t>
      </w:r>
      <w:r w:rsidR="00ED2B62" w:rsidRPr="00110B70">
        <w:rPr>
          <w:rStyle w:val="affff8"/>
          <w:rtl/>
        </w:rPr>
        <w:t xml:space="preserve"> </w:t>
      </w:r>
      <w:r w:rsidR="00ED2B62" w:rsidRPr="00110B70">
        <w:rPr>
          <w:rStyle w:val="affff8"/>
          <w:rFonts w:hint="eastAsia"/>
          <w:rtl/>
        </w:rPr>
        <w:t>גט</w:t>
      </w:r>
      <w:r w:rsidR="00ED2B62">
        <w:rPr>
          <w:rStyle w:val="affff8"/>
          <w:rFonts w:hint="cs"/>
          <w:rtl/>
        </w:rPr>
        <w:t>,</w:t>
      </w:r>
    </w:p>
    <w:p w14:paraId="5988C365" w14:textId="413A4245" w:rsidR="00B433C9" w:rsidRPr="00D238B7" w:rsidRDefault="00ED2B62" w:rsidP="00110B70">
      <w:pPr>
        <w:rPr>
          <w:rStyle w:val="affff5"/>
          <w:rtl/>
        </w:rPr>
      </w:pPr>
      <w:r w:rsidRPr="00110B70">
        <w:rPr>
          <w:rStyle w:val="affff5"/>
          <w:rFonts w:hint="eastAsia"/>
          <w:rtl/>
        </w:rPr>
        <w:t>לרבי</w:t>
      </w:r>
      <w:r w:rsidRPr="00110B70">
        <w:rPr>
          <w:rStyle w:val="affff8"/>
          <w:rtl/>
        </w:rPr>
        <w:t xml:space="preserve"> </w:t>
      </w:r>
      <w:r w:rsidR="00B433C9" w:rsidRPr="00C35A2C">
        <w:rPr>
          <w:rtl/>
        </w:rPr>
        <w:t>פוטרת</w:t>
      </w:r>
      <w:r w:rsidRPr="00110B70">
        <w:rPr>
          <w:rStyle w:val="affff8"/>
          <w:rtl/>
        </w:rPr>
        <w:t xml:space="preserve"> ולא חל</w:t>
      </w:r>
      <w:r w:rsidR="00612567">
        <w:rPr>
          <w:rStyle w:val="affff8"/>
          <w:rFonts w:hint="cs"/>
          <w:rtl/>
        </w:rPr>
        <w:t>,</w:t>
      </w:r>
      <w:r w:rsidRPr="00110B70">
        <w:rPr>
          <w:rStyle w:val="affff8"/>
          <w:rtl/>
        </w:rPr>
        <w:t xml:space="preserve"> </w:t>
      </w:r>
      <w:r w:rsidR="00612567">
        <w:rPr>
          <w:rStyle w:val="affff8"/>
          <w:rFonts w:hint="cs"/>
          <w:rtl/>
        </w:rPr>
        <w:t xml:space="preserve">וכמו </w:t>
      </w:r>
      <w:r w:rsidRPr="00110B70">
        <w:rPr>
          <w:rStyle w:val="affff8"/>
          <w:rFonts w:hint="eastAsia"/>
          <w:rtl/>
        </w:rPr>
        <w:t>בחליצה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כשירה</w:t>
      </w:r>
      <w:r w:rsidRPr="00110B70">
        <w:rPr>
          <w:rStyle w:val="affff8"/>
          <w:rtl/>
        </w:rPr>
        <w:t>,</w:t>
      </w:r>
      <w:r w:rsidR="00B433C9">
        <w:rPr>
          <w:rFonts w:hint="cs"/>
          <w:rtl/>
        </w:rPr>
        <w:t xml:space="preserve"> </w:t>
      </w:r>
      <w:r w:rsidR="00612567" w:rsidRPr="00110B70">
        <w:rPr>
          <w:rStyle w:val="affff5"/>
          <w:rFonts w:hint="eastAsia"/>
          <w:rtl/>
        </w:rPr>
        <w:t>ולרבנן</w:t>
      </w:r>
      <w:r w:rsidR="00612567">
        <w:rPr>
          <w:rStyle w:val="affff5"/>
          <w:rFonts w:hint="cs"/>
          <w:rtl/>
        </w:rPr>
        <w:t xml:space="preserve"> </w:t>
      </w:r>
      <w:r w:rsidR="00612567" w:rsidRPr="00110B70">
        <w:rPr>
          <w:rFonts w:hint="eastAsia"/>
          <w:rtl/>
        </w:rPr>
        <w:t>לא</w:t>
      </w:r>
      <w:r w:rsidR="00612567" w:rsidRPr="00110B70">
        <w:rPr>
          <w:rtl/>
        </w:rPr>
        <w:t xml:space="preserve"> </w:t>
      </w:r>
      <w:r w:rsidR="00612567" w:rsidRPr="00110B70">
        <w:rPr>
          <w:rFonts w:hint="eastAsia"/>
          <w:rtl/>
        </w:rPr>
        <w:t>פוטרת</w:t>
      </w:r>
      <w:r w:rsidR="00612567" w:rsidRPr="00110B70">
        <w:rPr>
          <w:rStyle w:val="affff8"/>
          <w:rtl/>
        </w:rPr>
        <w:t xml:space="preserve"> ונשאר זיקה.</w:t>
      </w:r>
      <w:r w:rsidR="00B433C9" w:rsidRPr="00C35A2C">
        <w:rPr>
          <w:rtl/>
        </w:rPr>
        <w:t xml:space="preserve"> </w:t>
      </w:r>
    </w:p>
    <w:p w14:paraId="6998ACF3" w14:textId="2B79F50C" w:rsidR="00C74AAA" w:rsidRPr="00D238B7" w:rsidRDefault="00612567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>ד</w:t>
      </w:r>
      <w:r w:rsidR="00000E42" w:rsidRPr="00D238B7">
        <w:rPr>
          <w:rStyle w:val="affff5"/>
          <w:rFonts w:hint="cs"/>
          <w:rtl/>
        </w:rPr>
        <w:t>.</w:t>
      </w:r>
      <w:r w:rsidR="00000E42" w:rsidRPr="000142E2">
        <w:rPr>
          <w:rStyle w:val="affff5"/>
          <w:rFonts w:hint="cs"/>
          <w:rtl/>
        </w:rPr>
        <w:t xml:space="preserve"> </w:t>
      </w:r>
      <w:r w:rsidR="00B433C9" w:rsidRPr="000142E2">
        <w:rPr>
          <w:rStyle w:val="affff5"/>
          <w:rFonts w:hint="cs"/>
          <w:rtl/>
        </w:rPr>
        <w:t>לר</w:t>
      </w:r>
      <w:r w:rsidRPr="000142E2">
        <w:rPr>
          <w:rStyle w:val="affff5"/>
          <w:rFonts w:hint="cs"/>
          <w:rtl/>
        </w:rPr>
        <w:t>"</w:t>
      </w:r>
      <w:r w:rsidR="00B433C9" w:rsidRPr="000142E2">
        <w:rPr>
          <w:rStyle w:val="affff5"/>
          <w:rFonts w:hint="cs"/>
          <w:rtl/>
        </w:rPr>
        <w:t>א</w:t>
      </w:r>
      <w:r w:rsidR="00B433C9"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ב</w:t>
      </w:r>
      <w:r w:rsidR="00B433C9" w:rsidRPr="00110B70">
        <w:rPr>
          <w:rStyle w:val="affff5"/>
          <w:rtl/>
        </w:rPr>
        <w:t xml:space="preserve">פסולה </w:t>
      </w:r>
      <w:r w:rsidRPr="00110B70">
        <w:rPr>
          <w:rStyle w:val="affff5"/>
          <w:rFonts w:hint="eastAsia"/>
          <w:rtl/>
        </w:rPr>
        <w:t>לכו</w:t>
      </w:r>
      <w:r w:rsidRPr="00110B70">
        <w:rPr>
          <w:rStyle w:val="affff5"/>
          <w:rtl/>
        </w:rPr>
        <w:t xml:space="preserve">"ע </w:t>
      </w:r>
      <w:r w:rsidRPr="00110B70">
        <w:rPr>
          <w:rStyle w:val="affff5"/>
          <w:rFonts w:hint="eastAsia"/>
          <w:rtl/>
        </w:rPr>
        <w:t>ל</w:t>
      </w:r>
      <w:r w:rsidR="00B433C9" w:rsidRPr="00110B70">
        <w:rPr>
          <w:rStyle w:val="affff5"/>
          <w:rtl/>
        </w:rPr>
        <w:t xml:space="preserve">א פוטרת, </w:t>
      </w:r>
      <w:r w:rsidRPr="000142E2">
        <w:rPr>
          <w:rStyle w:val="affff5"/>
          <w:rFonts w:hint="cs"/>
          <w:rtl/>
        </w:rPr>
        <w:t>א</w:t>
      </w:r>
      <w:r w:rsidR="00000E42" w:rsidRPr="000142E2">
        <w:rPr>
          <w:rStyle w:val="affff5"/>
          <w:rFonts w:hint="cs"/>
          <w:rtl/>
        </w:rPr>
        <w:t>ל</w:t>
      </w:r>
      <w:r w:rsidRPr="00110B70">
        <w:rPr>
          <w:rStyle w:val="affff5"/>
          <w:rFonts w:hint="eastAsia"/>
          <w:rtl/>
        </w:rPr>
        <w:t>א</w:t>
      </w:r>
      <w:r>
        <w:rPr>
          <w:rFonts w:hint="cs"/>
          <w:rtl/>
        </w:rPr>
        <w:t>:</w:t>
      </w:r>
      <w:r w:rsidR="00000E42">
        <w:rPr>
          <w:rFonts w:hint="cs"/>
          <w:rtl/>
        </w:rPr>
        <w:t xml:space="preserve"> </w:t>
      </w:r>
      <w:r w:rsidR="00B433C9" w:rsidRPr="00C35A2C">
        <w:rPr>
          <w:rtl/>
        </w:rPr>
        <w:t>ב</w:t>
      </w:r>
      <w:r w:rsidR="00B433C9" w:rsidRPr="00D1637C">
        <w:rPr>
          <w:rFonts w:cs="PFT_Frank"/>
          <w:b/>
          <w:bCs/>
          <w:szCs w:val="14"/>
          <w:rtl/>
        </w:rPr>
        <w:t>יש תנאי בחליצה</w:t>
      </w:r>
      <w:r w:rsidR="00000E42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110B70">
        <w:rPr>
          <w:rStyle w:val="affff5"/>
          <w:rFonts w:hint="eastAsia"/>
          <w:rtl/>
        </w:rPr>
        <w:t>לרבי</w:t>
      </w:r>
      <w:r w:rsidRPr="00110B70">
        <w:rPr>
          <w:rStyle w:val="affff8"/>
          <w:rtl/>
        </w:rPr>
        <w:t xml:space="preserve"> אין.</w:t>
      </w:r>
    </w:p>
    <w:p w14:paraId="5EB26711" w14:textId="3167C316" w:rsidR="00B433C9" w:rsidRDefault="00612567" w:rsidP="00B55EDF">
      <w:pPr>
        <w:rPr>
          <w:rtl/>
        </w:rPr>
      </w:pPr>
      <w:r w:rsidRPr="000142E2">
        <w:rPr>
          <w:rStyle w:val="affff5"/>
          <w:rFonts w:hint="cs"/>
          <w:rtl/>
        </w:rPr>
        <w:t>ה</w:t>
      </w:r>
      <w:r w:rsidR="00000E42" w:rsidRPr="000142E2">
        <w:rPr>
          <w:rStyle w:val="affff5"/>
          <w:rFonts w:hint="cs"/>
          <w:rtl/>
        </w:rPr>
        <w:t xml:space="preserve">. </w:t>
      </w:r>
      <w:r w:rsidRPr="000142E2">
        <w:rPr>
          <w:rStyle w:val="affff5"/>
          <w:rFonts w:hint="cs"/>
          <w:rtl/>
        </w:rPr>
        <w:t>ל</w:t>
      </w:r>
      <w:r w:rsidR="00B433C9" w:rsidRPr="000142E2">
        <w:rPr>
          <w:rStyle w:val="affff5"/>
          <w:rtl/>
        </w:rPr>
        <w:t>רבי</w:t>
      </w:r>
      <w:r w:rsidR="00B433C9" w:rsidRPr="000142E2">
        <w:rPr>
          <w:rStyle w:val="affff5"/>
          <w:rFonts w:hint="cs"/>
          <w:rtl/>
        </w:rPr>
        <w:t>נא</w:t>
      </w:r>
      <w:r w:rsidR="00B433C9" w:rsidRPr="00110B70">
        <w:rPr>
          <w:rStyle w:val="affff5"/>
          <w:rtl/>
        </w:rPr>
        <w:t xml:space="preserve"> </w:t>
      </w:r>
      <w:r w:rsidR="00B433C9" w:rsidRPr="00110B70">
        <w:rPr>
          <w:rStyle w:val="affff5"/>
          <w:rFonts w:hint="eastAsia"/>
          <w:rtl/>
        </w:rPr>
        <w:t>ל</w:t>
      </w:r>
      <w:r w:rsidR="00B433C9" w:rsidRPr="00110B70">
        <w:rPr>
          <w:rStyle w:val="affff5"/>
          <w:rtl/>
        </w:rPr>
        <w:t>כ</w:t>
      </w:r>
      <w:r w:rsidRPr="00110B70">
        <w:rPr>
          <w:rStyle w:val="affff5"/>
          <w:rFonts w:hint="eastAsia"/>
          <w:rtl/>
        </w:rPr>
        <w:t>ו</w:t>
      </w:r>
      <w:r w:rsidRPr="00110B70">
        <w:rPr>
          <w:rStyle w:val="affff5"/>
          <w:rtl/>
        </w:rPr>
        <w:t>"</w:t>
      </w:r>
      <w:r w:rsidR="00B433C9" w:rsidRPr="00110B70">
        <w:rPr>
          <w:rStyle w:val="affff5"/>
          <w:rtl/>
        </w:rPr>
        <w:t xml:space="preserve">ע </w:t>
      </w:r>
      <w:r w:rsidR="000142E2">
        <w:rPr>
          <w:rStyle w:val="affff5"/>
          <w:rFonts w:hint="cs"/>
          <w:rtl/>
        </w:rPr>
        <w:t>מועיל</w:t>
      </w:r>
      <w:r w:rsidR="00B433C9" w:rsidRPr="00110B70">
        <w:rPr>
          <w:rStyle w:val="affff5"/>
          <w:rtl/>
        </w:rPr>
        <w:t xml:space="preserve"> תנאי, </w:t>
      </w:r>
      <w:r w:rsidRPr="000142E2">
        <w:rPr>
          <w:rStyle w:val="affff5"/>
          <w:rFonts w:hint="cs"/>
          <w:rtl/>
        </w:rPr>
        <w:t>א</w:t>
      </w:r>
      <w:r w:rsidR="00000E42" w:rsidRPr="000142E2">
        <w:rPr>
          <w:rStyle w:val="affff5"/>
          <w:rFonts w:hint="cs"/>
          <w:rtl/>
        </w:rPr>
        <w:t>ל</w:t>
      </w:r>
      <w:r w:rsidRPr="00110B70">
        <w:rPr>
          <w:rStyle w:val="affff5"/>
          <w:rFonts w:hint="eastAsia"/>
          <w:rtl/>
        </w:rPr>
        <w:t>א</w:t>
      </w:r>
      <w:r w:rsidRPr="00110B70">
        <w:rPr>
          <w:rStyle w:val="affff5"/>
          <w:rtl/>
        </w:rPr>
        <w:t>:</w:t>
      </w:r>
      <w:r w:rsidR="00000E42">
        <w:rPr>
          <w:rFonts w:hint="cs"/>
          <w:rtl/>
        </w:rPr>
        <w:t xml:space="preserve"> </w:t>
      </w:r>
      <w:r w:rsidR="00B433C9" w:rsidRPr="00C35A2C">
        <w:rPr>
          <w:rtl/>
        </w:rPr>
        <w:t>ב</w:t>
      </w:r>
      <w:r w:rsidR="00B433C9" w:rsidRPr="00D1637C">
        <w:rPr>
          <w:rFonts w:cs="PFT_Frank"/>
          <w:b/>
          <w:bCs/>
          <w:szCs w:val="14"/>
          <w:rtl/>
        </w:rPr>
        <w:t>תנאי כפול</w:t>
      </w:r>
      <w:r>
        <w:rPr>
          <w:rFonts w:hint="cs"/>
          <w:rtl/>
        </w:rPr>
        <w:t xml:space="preserve">, </w:t>
      </w:r>
      <w:r w:rsidRPr="00110B70">
        <w:rPr>
          <w:rStyle w:val="affff5"/>
          <w:rFonts w:hint="eastAsia"/>
          <w:rtl/>
        </w:rPr>
        <w:t>לרבי</w:t>
      </w:r>
      <w:r w:rsidRPr="00110B70">
        <w:rPr>
          <w:rStyle w:val="affff8"/>
          <w:rtl/>
        </w:rPr>
        <w:t xml:space="preserve"> צריך.</w:t>
      </w:r>
    </w:p>
    <w:p w14:paraId="230C8AF0" w14:textId="166A47FD" w:rsidR="00B433C9" w:rsidRPr="00C35A2C" w:rsidRDefault="00B433C9" w:rsidP="007C50EB">
      <w:pPr>
        <w:pStyle w:val="afff4"/>
        <w:rPr>
          <w:rtl/>
        </w:rPr>
      </w:pPr>
      <w:ins w:id="9872" w:author="מספור קטעי משנה" w:date="2026-10-06T06:45:58Z">
        <w:r>
          <w:rPr>
            <w:rStyle w:val="MisparKeta"/>
          </w:rPr>
          <w:t xml:space="preserve">א. </w:t>
        </w:r>
      </w:ins>
      <w:bookmarkStart w:id="589" w:name="_Toc119172863"/>
      <w:bookmarkStart w:id="590" w:name="_Toc119229954"/>
      <w:r w:rsidRPr="00C35A2C">
        <w:rPr>
          <w:rtl/>
        </w:rPr>
        <w:t>חלץ ועשה מאמר</w:t>
      </w:r>
      <w:r w:rsidR="00612567">
        <w:rPr>
          <w:rFonts w:hint="cs"/>
          <w:rtl/>
        </w:rPr>
        <w:t>..</w:t>
      </w:r>
      <w:r w:rsidRPr="00C35A2C">
        <w:rPr>
          <w:rtl/>
        </w:rPr>
        <w:t xml:space="preserve"> </w:t>
      </w:r>
      <w:r w:rsidR="00612567">
        <w:rPr>
          <w:rFonts w:hint="cs"/>
          <w:rtl/>
        </w:rPr>
        <w:t>א</w:t>
      </w:r>
      <w:r w:rsidRPr="00C35A2C">
        <w:rPr>
          <w:rtl/>
        </w:rPr>
        <w:t>ו</w:t>
      </w:r>
      <w:r w:rsidR="00612567">
        <w:rPr>
          <w:rFonts w:hint="cs"/>
          <w:rtl/>
        </w:rPr>
        <w:t xml:space="preserve"> </w:t>
      </w:r>
      <w:r w:rsidRPr="00C35A2C">
        <w:rPr>
          <w:rtl/>
        </w:rPr>
        <w:t>בעל ו</w:t>
      </w:r>
      <w:r w:rsidR="00612567">
        <w:rPr>
          <w:rFonts w:hint="cs"/>
          <w:rtl/>
        </w:rPr>
        <w:t>עשה.</w:t>
      </w:r>
      <w:r w:rsidRPr="00C35A2C">
        <w:rPr>
          <w:rtl/>
        </w:rPr>
        <w:t>.</w:t>
      </w:r>
      <w:r w:rsidR="00612567">
        <w:rPr>
          <w:rFonts w:hint="cs"/>
          <w:rtl/>
        </w:rPr>
        <w:t xml:space="preserve"> אין אחר חליצה כלום.</w:t>
      </w:r>
      <w:bookmarkEnd w:id="589"/>
      <w:bookmarkEnd w:id="590"/>
    </w:p>
    <w:p w14:paraId="71F8655C" w14:textId="6C578077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BD0696">
        <w:rPr>
          <w:rStyle w:val="affff5"/>
          <w:rtl/>
        </w:rPr>
        <w:t xml:space="preserve">אביי ורבא </w:t>
      </w:r>
      <w:r w:rsidR="00612567">
        <w:rPr>
          <w:rStyle w:val="affff5"/>
          <w:rFonts w:hint="cs"/>
          <w:rtl/>
        </w:rPr>
        <w:t>ש</w:t>
      </w:r>
      <w:r w:rsidRPr="00BD0696">
        <w:rPr>
          <w:rStyle w:val="affff5"/>
          <w:rtl/>
        </w:rPr>
        <w:t>נ</w:t>
      </w:r>
      <w:r w:rsidR="00612567">
        <w:rPr>
          <w:rStyle w:val="affff5"/>
          <w:rFonts w:hint="cs"/>
          <w:rtl/>
        </w:rPr>
        <w:t>ו גם</w:t>
      </w:r>
      <w:r w:rsidRPr="00BD0696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אין אחר ביאה</w:t>
      </w:r>
      <w:r w:rsidR="00612567">
        <w:rPr>
          <w:rStyle w:val="affff5"/>
          <w:rFonts w:hint="cs"/>
          <w:rtl/>
        </w:rPr>
        <w:t>,</w:t>
      </w:r>
      <w:r w:rsidR="00000E42">
        <w:rPr>
          <w:rStyle w:val="affff5"/>
          <w:rFonts w:hint="cs"/>
          <w:rtl/>
        </w:rPr>
        <w:t xml:space="preserve"> </w:t>
      </w:r>
      <w:r w:rsidRPr="00BD0696">
        <w:rPr>
          <w:rStyle w:val="affff5"/>
          <w:rtl/>
        </w:rPr>
        <w:t>ותנא דידן</w:t>
      </w:r>
      <w:r w:rsidRPr="00BD0696">
        <w:rPr>
          <w:rStyle w:val="affff5"/>
          <w:rFonts w:hint="cs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התרת</w:t>
      </w:r>
      <w:r w:rsidR="00612567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 xml:space="preserve"> </w:t>
      </w:r>
      <w:r w:rsidR="00612567">
        <w:rPr>
          <w:rFonts w:ascii="FontbitDavid" w:hAnsi="FontbitDavid" w:hint="cs"/>
          <w:sz w:val="32"/>
          <w:rtl/>
        </w:rPr>
        <w:t>לשוק</w:t>
      </w:r>
      <w:r w:rsidRPr="00C35A2C">
        <w:rPr>
          <w:rFonts w:ascii="FontbitDavid" w:hAnsi="FontbitDavid"/>
          <w:sz w:val="32"/>
          <w:rtl/>
        </w:rPr>
        <w:t xml:space="preserve"> עדיפא.</w:t>
      </w:r>
    </w:p>
    <w:p w14:paraId="231B0E3E" w14:textId="7B5A4D1F" w:rsidR="00B433C9" w:rsidRPr="00C35A2C" w:rsidRDefault="00612567" w:rsidP="007C50EB">
      <w:pPr>
        <w:pStyle w:val="afff4"/>
        <w:rPr>
          <w:rtl/>
        </w:rPr>
      </w:pPr>
      <w:ins w:id="9873" w:author="מספור קטעי משנה" w:date="2026-10-06T06:45:58Z">
        <w:r>
          <w:rPr>
            <w:rStyle w:val="MisparKeta"/>
          </w:rPr>
          <w:t xml:space="preserve">ז. </w:t>
        </w:r>
      </w:ins>
      <w:bookmarkStart w:id="591" w:name="_Toc119172864"/>
      <w:bookmarkStart w:id="592" w:name="_Toc119229955"/>
      <w:r>
        <w:rPr>
          <w:rFonts w:hint="cs"/>
          <w:rtl/>
        </w:rPr>
        <w:t>וכן</w:t>
      </w:r>
      <w:r w:rsidR="00B433C9" w:rsidRPr="00C35A2C">
        <w:rPr>
          <w:rtl/>
        </w:rPr>
        <w:t xml:space="preserve"> שתי יבמות</w:t>
      </w:r>
      <w:r>
        <w:rPr>
          <w:rFonts w:hint="cs"/>
          <w:rtl/>
        </w:rPr>
        <w:t xml:space="preserve"> ליבם אחד</w:t>
      </w:r>
      <w:r w:rsidR="00B433C9" w:rsidRPr="00C35A2C">
        <w:rPr>
          <w:rtl/>
        </w:rPr>
        <w:t>.</w:t>
      </w:r>
      <w:bookmarkEnd w:id="591"/>
      <w:bookmarkEnd w:id="592"/>
    </w:p>
    <w:p w14:paraId="5FFE2143" w14:textId="1B171F94" w:rsidR="00B433C9" w:rsidRPr="00C35A2C" w:rsidRDefault="00B433C9" w:rsidP="00B55EDF">
      <w:pPr>
        <w:rPr>
          <w:rtl/>
        </w:rPr>
      </w:pPr>
      <w:r w:rsidRPr="00BD0696">
        <w:rPr>
          <w:rStyle w:val="affff5"/>
          <w:rtl/>
        </w:rPr>
        <w:t>דלא כב</w:t>
      </w:r>
      <w:r w:rsidR="00612567">
        <w:rPr>
          <w:rStyle w:val="affff5"/>
          <w:rFonts w:hint="cs"/>
          <w:rtl/>
        </w:rPr>
        <w:t>"</w:t>
      </w:r>
      <w:r w:rsidRPr="00BD0696">
        <w:rPr>
          <w:rStyle w:val="affff5"/>
          <w:rtl/>
        </w:rPr>
        <w:t>ע</w:t>
      </w:r>
      <w:r w:rsidRPr="00C35A2C">
        <w:rPr>
          <w:rFonts w:hint="cs"/>
          <w:rtl/>
        </w:rPr>
        <w:t xml:space="preserve"> </w:t>
      </w:r>
      <w:r w:rsidR="00612567">
        <w:rPr>
          <w:rFonts w:hint="cs"/>
          <w:rtl/>
        </w:rPr>
        <w:t>ש</w:t>
      </w:r>
      <w:r w:rsidRPr="00C35A2C">
        <w:rPr>
          <w:rtl/>
        </w:rPr>
        <w:t>אין מאמר אחר מאמר בשתי יבמות ויבם אחד.</w:t>
      </w:r>
    </w:p>
    <w:p w14:paraId="73C57785" w14:textId="175C5B9C" w:rsidR="00B433C9" w:rsidRPr="00C35A2C" w:rsidRDefault="00B433C9" w:rsidP="007C50EB">
      <w:pPr>
        <w:pStyle w:val="afff4"/>
        <w:rPr>
          <w:rtl/>
        </w:rPr>
      </w:pPr>
      <w:ins w:id="9874" w:author="מספור קטעי משנה" w:date="2026-10-06T06:45:58Z">
        <w:r>
          <w:rPr>
            <w:rStyle w:val="MisparKeta"/>
          </w:rPr>
          <w:t xml:space="preserve">ה. </w:t>
        </w:r>
      </w:ins>
      <w:bookmarkStart w:id="593" w:name="_Toc119172865"/>
      <w:bookmarkStart w:id="594" w:name="_Toc119229956"/>
      <w:r w:rsidRPr="00C35A2C">
        <w:rPr>
          <w:rtl/>
        </w:rPr>
        <w:t>מאמר לזו ו</w:t>
      </w:r>
      <w:r w:rsidR="00612567">
        <w:rPr>
          <w:rFonts w:hint="cs"/>
          <w:rtl/>
        </w:rPr>
        <w:t xml:space="preserve">חלץ לזו </w:t>
      </w:r>
      <w:r w:rsidR="000142E2">
        <w:rPr>
          <w:rFonts w:hint="cs"/>
          <w:rtl/>
        </w:rPr>
        <w:t>-</w:t>
      </w:r>
      <w:r w:rsidR="00612567">
        <w:rPr>
          <w:rFonts w:hint="cs"/>
          <w:rtl/>
        </w:rPr>
        <w:t xml:space="preserve"> הראשונה צריכה גט.</w:t>
      </w:r>
      <w:bookmarkEnd w:id="593"/>
      <w:bookmarkEnd w:id="594"/>
    </w:p>
    <w:p w14:paraId="7987137D" w14:textId="390CE3A8" w:rsidR="00B433C9" w:rsidRPr="00110B70" w:rsidRDefault="00B433C9" w:rsidP="00B55EDF">
      <w:pPr>
        <w:rPr>
          <w:rtl/>
        </w:rPr>
      </w:pPr>
      <w:r w:rsidRPr="005C5E95">
        <w:rPr>
          <w:rStyle w:val="affff5"/>
          <w:rFonts w:hint="cs"/>
          <w:spacing w:val="-4"/>
          <w:rtl/>
        </w:rPr>
        <w:t>כשמואל</w:t>
      </w:r>
      <w:r w:rsidRPr="005C5E95">
        <w:rPr>
          <w:rFonts w:ascii="FontbitDavid" w:hAnsi="FontbitDavid" w:hint="cs"/>
          <w:spacing w:val="-4"/>
          <w:sz w:val="32"/>
          <w:rtl/>
        </w:rPr>
        <w:t xml:space="preserve"> חלץ למאמר לא פטר צרה</w:t>
      </w:r>
      <w:r w:rsidR="00612567">
        <w:rPr>
          <w:rFonts w:ascii="FontbitDavid" w:hAnsi="FontbitDavid" w:hint="cs"/>
          <w:spacing w:val="-4"/>
          <w:sz w:val="32"/>
          <w:rtl/>
        </w:rPr>
        <w:t>,</w:t>
      </w:r>
      <w:r w:rsidRPr="005C5E95">
        <w:rPr>
          <w:rFonts w:ascii="FontbitDavid" w:hAnsi="FontbitDavid" w:hint="cs"/>
          <w:spacing w:val="-4"/>
          <w:sz w:val="32"/>
          <w:rtl/>
        </w:rPr>
        <w:t xml:space="preserve"> </w:t>
      </w:r>
      <w:r w:rsidR="00612567" w:rsidRPr="00110B70">
        <w:rPr>
          <w:rStyle w:val="affff5"/>
          <w:rFonts w:hint="eastAsia"/>
          <w:rtl/>
        </w:rPr>
        <w:t>או</w:t>
      </w:r>
      <w:r w:rsidR="00612567" w:rsidRPr="00110B70">
        <w:rPr>
          <w:rStyle w:val="affff5"/>
          <w:rtl/>
        </w:rPr>
        <w:t xml:space="preserve"> </w:t>
      </w:r>
      <w:r w:rsidR="00612567" w:rsidRPr="00110B70">
        <w:rPr>
          <w:rStyle w:val="affff5"/>
          <w:rFonts w:hint="eastAsia"/>
          <w:rtl/>
        </w:rPr>
        <w:t>נגד</w:t>
      </w:r>
      <w:r w:rsidR="00612567"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ר</w:t>
      </w:r>
      <w:r w:rsidRPr="005C5E95">
        <w:rPr>
          <w:rStyle w:val="affff5"/>
          <w:rFonts w:hint="cs"/>
          <w:spacing w:val="-4"/>
          <w:rtl/>
        </w:rPr>
        <w:t>יו</w:t>
      </w:r>
      <w:r w:rsidR="00612567">
        <w:rPr>
          <w:rStyle w:val="affff5"/>
          <w:rFonts w:hint="cs"/>
          <w:spacing w:val="-4"/>
          <w:rtl/>
        </w:rPr>
        <w:t>"</w:t>
      </w:r>
      <w:r w:rsidRPr="005C5E95">
        <w:rPr>
          <w:rStyle w:val="affff5"/>
          <w:rFonts w:hint="cs"/>
          <w:spacing w:val="-4"/>
          <w:rtl/>
        </w:rPr>
        <w:t>ס</w:t>
      </w:r>
      <w:r w:rsidR="00612567">
        <w:rPr>
          <w:rStyle w:val="affff5"/>
          <w:rFonts w:hint="cs"/>
          <w:spacing w:val="-4"/>
          <w:rtl/>
        </w:rPr>
        <w:t>,</w:t>
      </w:r>
      <w:r w:rsidRPr="005C5E95">
        <w:rPr>
          <w:rStyle w:val="affff5"/>
          <w:rFonts w:hint="cs"/>
          <w:spacing w:val="-4"/>
          <w:rtl/>
        </w:rPr>
        <w:t xml:space="preserve"> </w:t>
      </w:r>
      <w:r w:rsidR="00612567" w:rsidRPr="00110B70">
        <w:rPr>
          <w:rStyle w:val="affff5"/>
          <w:rFonts w:hint="eastAsia"/>
          <w:rtl/>
        </w:rPr>
        <w:t>ודחה</w:t>
      </w:r>
      <w:r w:rsidR="00612567" w:rsidRPr="00110B70">
        <w:rPr>
          <w:rStyle w:val="affff5"/>
          <w:rtl/>
        </w:rPr>
        <w:t>:</w:t>
      </w:r>
      <w:r w:rsidRPr="00110B70">
        <w:rPr>
          <w:rtl/>
        </w:rPr>
        <w:t xml:space="preserve"> </w:t>
      </w:r>
      <w:r w:rsidRPr="00110B70">
        <w:rPr>
          <w:rFonts w:hint="eastAsia"/>
          <w:rtl/>
        </w:rPr>
        <w:t>חלץ</w:t>
      </w:r>
      <w:r w:rsidRPr="00110B70">
        <w:rPr>
          <w:rtl/>
        </w:rPr>
        <w:t xml:space="preserve"> דיעבד</w:t>
      </w:r>
      <w:r w:rsidR="00612567" w:rsidRPr="00110B70">
        <w:rPr>
          <w:rtl/>
        </w:rPr>
        <w:t>.</w:t>
      </w:r>
    </w:p>
    <w:p w14:paraId="78FB9B63" w14:textId="2B7F371E" w:rsidR="00B433C9" w:rsidRPr="00C35A2C" w:rsidRDefault="00B433C9" w:rsidP="007C50EB">
      <w:pPr>
        <w:pStyle w:val="afff4"/>
        <w:rPr>
          <w:rtl/>
        </w:rPr>
      </w:pPr>
      <w:ins w:id="9875" w:author="מספור קטעי משנה" w:date="2026-10-06T06:45:58Z">
        <w:r>
          <w:rPr>
            <w:rStyle w:val="MisparKeta"/>
          </w:rPr>
          <w:t xml:space="preserve">ד. </w:t>
        </w:r>
      </w:ins>
      <w:bookmarkStart w:id="595" w:name="_Toc119172866"/>
      <w:bookmarkStart w:id="596" w:name="_Toc119229957"/>
      <w:r w:rsidRPr="00C35A2C">
        <w:rPr>
          <w:rtl/>
        </w:rPr>
        <w:t xml:space="preserve">גט לזו וגט לזו </w:t>
      </w:r>
      <w:r w:rsidR="00612567">
        <w:rPr>
          <w:rFonts w:hint="cs"/>
          <w:rtl/>
        </w:rPr>
        <w:t>צריכות חליצה</w:t>
      </w:r>
      <w:r w:rsidRPr="00C35A2C">
        <w:rPr>
          <w:rtl/>
        </w:rPr>
        <w:t>.</w:t>
      </w:r>
      <w:bookmarkEnd w:id="595"/>
      <w:bookmarkEnd w:id="596"/>
    </w:p>
    <w:p w14:paraId="67852158" w14:textId="6276B894" w:rsidR="00B433C9" w:rsidRPr="00C35A2C" w:rsidRDefault="00612567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כ</w:t>
      </w:r>
      <w:r w:rsidR="00B433C9" w:rsidRPr="00BD0696">
        <w:rPr>
          <w:rStyle w:val="affff5"/>
          <w:rFonts w:hint="cs"/>
          <w:rtl/>
        </w:rPr>
        <w:t>רבר</w:t>
      </w:r>
      <w:r w:rsidR="00B433C9" w:rsidRPr="00BD0696">
        <w:rPr>
          <w:rStyle w:val="affff5"/>
          <w:rtl/>
        </w:rPr>
        <w:t>"</w:t>
      </w:r>
      <w:r w:rsidR="00B433C9" w:rsidRPr="00BD0696">
        <w:rPr>
          <w:rStyle w:val="affff5"/>
          <w:rFonts w:hint="cs"/>
          <w:rtl/>
        </w:rPr>
        <w:t>ה</w:t>
      </w:r>
      <w:r w:rsidR="00B433C9" w:rsidRPr="00C35A2C">
        <w:rPr>
          <w:rFonts w:ascii="FontbitDavid" w:hAnsi="FontbitDavid" w:hint="cs"/>
          <w:sz w:val="32"/>
          <w:rtl/>
        </w:rPr>
        <w:t xml:space="preserve"> דחליצה פסולה צריכה כל האחין</w:t>
      </w:r>
      <w:r>
        <w:rPr>
          <w:rFonts w:ascii="FontbitDavid" w:hAnsi="FontbitDavid" w:hint="cs"/>
          <w:sz w:val="32"/>
          <w:rtl/>
        </w:rPr>
        <w:t>,</w:t>
      </w:r>
      <w:r w:rsidR="00B433C9"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ודחה</w:t>
      </w:r>
      <w:r w:rsidRPr="00110B70">
        <w:rPr>
          <w:rStyle w:val="affff5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צריכות דעלמא</w:t>
      </w:r>
      <w:r>
        <w:rPr>
          <w:rFonts w:ascii="FontbitDavid" w:hAnsi="FontbitDavid" w:hint="cs"/>
          <w:sz w:val="32"/>
          <w:rtl/>
        </w:rPr>
        <w:t>.</w:t>
      </w:r>
    </w:p>
    <w:p w14:paraId="18F9D5DB" w14:textId="6890469A" w:rsidR="00612567" w:rsidRPr="000142E2" w:rsidRDefault="00B433C9" w:rsidP="00110B70">
      <w:pPr>
        <w:pStyle w:val="afff4"/>
        <w:rPr>
          <w:rtl/>
        </w:rPr>
      </w:pPr>
      <w:ins w:id="9876" w:author="מספור קטעי משנה" w:date="2026-10-06T06:45:58Z">
        <w:r>
          <w:rPr>
            <w:rStyle w:val="MisparKeta"/>
          </w:rPr>
          <w:t xml:space="preserve">ה. </w:t>
        </w:r>
      </w:ins>
      <w:bookmarkStart w:id="597" w:name="_Toc119172867"/>
      <w:bookmarkStart w:id="598" w:name="_Toc119229958"/>
      <w:r w:rsidRPr="00110B70">
        <w:rPr>
          <w:rtl/>
        </w:rPr>
        <w:t>גט לזו וחלץ לזו</w:t>
      </w:r>
      <w:r w:rsidR="00612567" w:rsidRPr="000142E2">
        <w:rPr>
          <w:rFonts w:hint="cs"/>
          <w:rtl/>
        </w:rPr>
        <w:t xml:space="preserve"> - אין אחר חליצה כלום.</w:t>
      </w:r>
      <w:bookmarkEnd w:id="597"/>
      <w:bookmarkEnd w:id="598"/>
    </w:p>
    <w:p w14:paraId="03DD6237" w14:textId="71CB1756" w:rsidR="00B433C9" w:rsidRPr="000142E2" w:rsidRDefault="00B433C9" w:rsidP="00110B70">
      <w:pPr>
        <w:rPr>
          <w:rtl/>
        </w:rPr>
      </w:pPr>
      <w:r w:rsidRPr="000142E2">
        <w:rPr>
          <w:rStyle w:val="affff5"/>
          <w:rFonts w:hint="cs"/>
          <w:rtl/>
        </w:rPr>
        <w:t>כשמואל</w:t>
      </w:r>
      <w:r w:rsidR="00612567" w:rsidRPr="000142E2">
        <w:rPr>
          <w:rStyle w:val="affff5"/>
          <w:rFonts w:hint="cs"/>
          <w:rtl/>
        </w:rPr>
        <w:t>,</w:t>
      </w:r>
      <w:r w:rsidRPr="000142E2">
        <w:rPr>
          <w:rStyle w:val="affff5"/>
          <w:rFonts w:hint="cs"/>
          <w:rtl/>
        </w:rPr>
        <w:t xml:space="preserve"> </w:t>
      </w:r>
      <w:r w:rsidR="00612567" w:rsidRPr="000142E2">
        <w:rPr>
          <w:rStyle w:val="affff5"/>
          <w:rFonts w:hint="cs"/>
          <w:rtl/>
        </w:rPr>
        <w:t>או נגד רב</w:t>
      </w:r>
      <w:r w:rsidRPr="000142E2">
        <w:rPr>
          <w:rStyle w:val="affff5"/>
          <w:rFonts w:hint="cs"/>
          <w:rtl/>
        </w:rPr>
        <w:t xml:space="preserve"> יוסף</w:t>
      </w:r>
      <w:r w:rsidR="00612567" w:rsidRPr="000142E2">
        <w:rPr>
          <w:rStyle w:val="affff5"/>
          <w:rFonts w:hint="cs"/>
          <w:rtl/>
        </w:rPr>
        <w:t xml:space="preserve"> [לא ישפוך מי בורו],</w:t>
      </w:r>
      <w:r w:rsidRPr="00110B70">
        <w:rPr>
          <w:rtl/>
        </w:rPr>
        <w:t xml:space="preserve"> </w:t>
      </w:r>
      <w:r w:rsidR="00612567" w:rsidRPr="00110B70">
        <w:rPr>
          <w:rtl/>
        </w:rPr>
        <w:tab/>
      </w:r>
      <w:r w:rsidR="00612567" w:rsidRPr="00110B70">
        <w:rPr>
          <w:rtl/>
        </w:rPr>
        <w:tab/>
      </w:r>
      <w:r w:rsidR="00612567" w:rsidRPr="00110B70">
        <w:rPr>
          <w:rtl/>
        </w:rPr>
        <w:tab/>
      </w:r>
      <w:r w:rsidR="00612567" w:rsidRPr="000142E2">
        <w:rPr>
          <w:rStyle w:val="affff5"/>
          <w:rFonts w:hint="cs"/>
          <w:rtl/>
        </w:rPr>
        <w:t>ודחה:</w:t>
      </w:r>
      <w:r w:rsidR="00612567" w:rsidRPr="00110B70">
        <w:rPr>
          <w:rtl/>
        </w:rPr>
        <w:t xml:space="preserve"> </w:t>
      </w:r>
      <w:r w:rsidRPr="000142E2">
        <w:rPr>
          <w:rFonts w:hint="cs"/>
          <w:rtl/>
        </w:rPr>
        <w:t>חלץ דיעבד</w:t>
      </w:r>
      <w:r w:rsidR="00612567" w:rsidRPr="000142E2">
        <w:rPr>
          <w:rFonts w:hint="cs"/>
          <w:rtl/>
        </w:rPr>
        <w:t>.</w:t>
      </w:r>
    </w:p>
    <w:p w14:paraId="77EB3E2C" w14:textId="49016CF5" w:rsidR="00612567" w:rsidRPr="00612567" w:rsidRDefault="00B433C9" w:rsidP="00110B70">
      <w:pPr>
        <w:pStyle w:val="afff4"/>
        <w:rPr>
          <w:rtl/>
        </w:rPr>
      </w:pPr>
      <w:ins w:id="9877" w:author="מספור קטעי משנה" w:date="2026-10-06T06:45:58Z">
        <w:r>
          <w:rPr>
            <w:rStyle w:val="MisparKeta"/>
          </w:rPr>
          <w:t xml:space="preserve">ו. </w:t>
        </w:r>
      </w:ins>
      <w:bookmarkStart w:id="599" w:name="_Toc119172868"/>
      <w:bookmarkStart w:id="600" w:name="_Toc119229959"/>
      <w:r w:rsidRPr="00110B70">
        <w:rPr>
          <w:rtl/>
        </w:rPr>
        <w:t>חלץ וחלץ</w:t>
      </w:r>
      <w:r w:rsidR="00612567" w:rsidRPr="00110B70">
        <w:rPr>
          <w:rtl/>
        </w:rPr>
        <w:t>..</w:t>
      </w:r>
      <w:r w:rsidRPr="00110B70">
        <w:rPr>
          <w:rtl/>
        </w:rPr>
        <w:t xml:space="preserve"> או </w:t>
      </w:r>
      <w:r w:rsidR="00612567" w:rsidRPr="00110B70">
        <w:rPr>
          <w:rFonts w:hint="eastAsia"/>
          <w:rtl/>
        </w:rPr>
        <w:t>בעל</w:t>
      </w:r>
      <w:r w:rsidR="00612567" w:rsidRPr="00110B70">
        <w:rPr>
          <w:rtl/>
        </w:rPr>
        <w:t xml:space="preserve"> </w:t>
      </w:r>
      <w:r w:rsidR="00612567" w:rsidRPr="00110B70">
        <w:rPr>
          <w:rFonts w:hint="eastAsia"/>
          <w:rtl/>
        </w:rPr>
        <w:t>ובעל</w:t>
      </w:r>
      <w:r w:rsidR="00612567" w:rsidRPr="00110B70">
        <w:rPr>
          <w:rtl/>
        </w:rPr>
        <w:t>..</w:t>
      </w:r>
      <w:r w:rsidR="00612567">
        <w:rPr>
          <w:rFonts w:hint="cs"/>
          <w:rtl/>
        </w:rPr>
        <w:t xml:space="preserve"> אין אחר חליצה כלום.</w:t>
      </w:r>
      <w:bookmarkEnd w:id="599"/>
      <w:bookmarkEnd w:id="600"/>
    </w:p>
    <w:p w14:paraId="5F0D933F" w14:textId="397B274C" w:rsidR="00B433C9" w:rsidRPr="000978D6" w:rsidRDefault="00B433C9" w:rsidP="00B55EDF">
      <w:pPr>
        <w:rPr>
          <w:spacing w:val="-2"/>
          <w:rtl/>
        </w:rPr>
      </w:pPr>
      <w:r w:rsidRPr="00BD0696">
        <w:rPr>
          <w:rStyle w:val="affff5"/>
          <w:rFonts w:hint="cs"/>
          <w:rtl/>
        </w:rPr>
        <w:t xml:space="preserve">אביי ורבא </w:t>
      </w:r>
      <w:r w:rsidR="00612567">
        <w:rPr>
          <w:rStyle w:val="affff5"/>
          <w:rFonts w:hint="cs"/>
          <w:rtl/>
        </w:rPr>
        <w:t>שנו גם</w:t>
      </w:r>
      <w:r w:rsidR="00BD0696">
        <w:rPr>
          <w:rStyle w:val="affff5"/>
          <w:rFonts w:hint="cs"/>
          <w:rtl/>
        </w:rPr>
        <w:t>:</w:t>
      </w:r>
      <w:r w:rsidRPr="000978D6">
        <w:rPr>
          <w:rFonts w:hint="cs"/>
          <w:spacing w:val="-2"/>
          <w:rtl/>
        </w:rPr>
        <w:t xml:space="preserve"> אין אחר ביאה, </w:t>
      </w:r>
      <w:r w:rsidRPr="00BD0696">
        <w:rPr>
          <w:rStyle w:val="affff5"/>
          <w:rFonts w:hint="cs"/>
          <w:rtl/>
        </w:rPr>
        <w:t>ותנא דידן</w:t>
      </w:r>
      <w:r w:rsidR="00612567">
        <w:rPr>
          <w:rStyle w:val="affff5"/>
          <w:rFonts w:hint="cs"/>
          <w:rtl/>
        </w:rPr>
        <w:t>:</w:t>
      </w:r>
      <w:r w:rsidRPr="000978D6">
        <w:rPr>
          <w:rFonts w:hint="cs"/>
          <w:spacing w:val="-2"/>
          <w:rtl/>
        </w:rPr>
        <w:t xml:space="preserve"> התרתה לשוק עדיפא</w:t>
      </w:r>
      <w:r w:rsidR="00612567">
        <w:rPr>
          <w:rFonts w:hint="cs"/>
          <w:spacing w:val="-2"/>
          <w:rtl/>
        </w:rPr>
        <w:t>.</w:t>
      </w:r>
    </w:p>
    <w:p w14:paraId="1952715E" w14:textId="02276F30" w:rsidR="00B433C9" w:rsidRPr="00C35A2C" w:rsidRDefault="00B433C9" w:rsidP="007C50EB">
      <w:pPr>
        <w:pStyle w:val="afff4"/>
        <w:rPr>
          <w:rtl/>
        </w:rPr>
      </w:pPr>
      <w:ins w:id="9878" w:author="מספור קטעי משנה" w:date="2026-10-06T06:45:58Z">
        <w:r>
          <w:rPr>
            <w:rStyle w:val="MisparKeta"/>
          </w:rPr>
          <w:t xml:space="preserve">ז. </w:t>
        </w:r>
      </w:ins>
      <w:bookmarkStart w:id="601" w:name="_Toc119172869"/>
      <w:bookmarkStart w:id="602" w:name="_Toc119229960"/>
      <w:r w:rsidRPr="00C35A2C">
        <w:rPr>
          <w:rtl/>
        </w:rPr>
        <w:lastRenderedPageBreak/>
        <w:t xml:space="preserve">בין יבם אחד לשתי יבמות </w:t>
      </w:r>
      <w:r w:rsidR="003A4A5B">
        <w:rPr>
          <w:rFonts w:hint="cs"/>
          <w:rtl/>
        </w:rPr>
        <w:t>ובין שני יבמין ליבמה אחת</w:t>
      </w:r>
      <w:r w:rsidRPr="00C35A2C">
        <w:rPr>
          <w:rtl/>
        </w:rPr>
        <w:t>.</w:t>
      </w:r>
      <w:bookmarkEnd w:id="601"/>
      <w:bookmarkEnd w:id="602"/>
    </w:p>
    <w:p w14:paraId="0AD3F1FA" w14:textId="1AEBB10A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BD0696">
        <w:rPr>
          <w:rStyle w:val="affff5"/>
          <w:rFonts w:hint="cs"/>
          <w:rtl/>
        </w:rPr>
        <w:t>לרי</w:t>
      </w:r>
      <w:r w:rsidRPr="00BD0696">
        <w:rPr>
          <w:rStyle w:val="affff5"/>
          <w:rtl/>
        </w:rPr>
        <w:t>"</w:t>
      </w:r>
      <w:r w:rsidRPr="00BD0696">
        <w:rPr>
          <w:rStyle w:val="affff5"/>
          <w:rFonts w:hint="cs"/>
          <w:rtl/>
        </w:rPr>
        <w:t>ו</w:t>
      </w:r>
      <w:r w:rsidR="003A4A5B">
        <w:rPr>
          <w:rStyle w:val="affff5"/>
          <w:rFonts w:hint="cs"/>
          <w:rtl/>
        </w:rPr>
        <w:t xml:space="preserve"> ניחא:</w:t>
      </w:r>
      <w:r w:rsidRPr="00C35A2C">
        <w:rPr>
          <w:rFonts w:ascii="FontbitDavid" w:hAnsi="FontbitDavid" w:hint="cs"/>
          <w:sz w:val="32"/>
          <w:rtl/>
        </w:rPr>
        <w:t xml:space="preserve"> ד</w:t>
      </w:r>
      <w:r w:rsidRPr="00C35A2C">
        <w:rPr>
          <w:rFonts w:ascii="FontbitDavid" w:hAnsi="FontbitDavid"/>
          <w:sz w:val="32"/>
          <w:rtl/>
        </w:rPr>
        <w:t>כולה בית</w:t>
      </w:r>
      <w:r w:rsidRPr="00110B70">
        <w:rPr>
          <w:rtl/>
        </w:rPr>
        <w:t xml:space="preserve">א </w:t>
      </w:r>
      <w:r w:rsidRPr="00D1637C">
        <w:rPr>
          <w:rFonts w:cs="PFT_Frank"/>
          <w:b/>
          <w:bCs/>
          <w:szCs w:val="14"/>
          <w:rtl/>
        </w:rPr>
        <w:t>בלאו</w:t>
      </w:r>
      <w:r w:rsidR="003A4A5B" w:rsidRPr="00110B70">
        <w:rPr>
          <w:rStyle w:val="affff8"/>
          <w:rtl/>
        </w:rPr>
        <w:t xml:space="preserve"> אחר החליצה</w:t>
      </w:r>
      <w:r w:rsidR="003A4A5B">
        <w:rPr>
          <w:rStyle w:val="affff8"/>
          <w:rFonts w:hint="cs"/>
          <w:rtl/>
        </w:rPr>
        <w:t>,</w:t>
      </w:r>
      <w:r w:rsidR="003A4A5B" w:rsidRPr="00110B70">
        <w:rPr>
          <w:rStyle w:val="affff8"/>
          <w:rtl/>
        </w:rPr>
        <w:t xml:space="preserve"> כל היבמין והיבמות</w:t>
      </w:r>
      <w:r w:rsidR="003A4A5B">
        <w:rPr>
          <w:rStyle w:val="affff8"/>
          <w:rFonts w:hint="cs"/>
          <w:rtl/>
        </w:rPr>
        <w:t>,</w:t>
      </w:r>
    </w:p>
    <w:p w14:paraId="7FF6BA97" w14:textId="49DCB465" w:rsidR="00B433C9" w:rsidRDefault="00B433C9" w:rsidP="00B55EDF">
      <w:pPr>
        <w:rPr>
          <w:rFonts w:ascii="FontbitDavid" w:hAnsi="FontbitDavid"/>
          <w:sz w:val="32"/>
          <w:rtl/>
        </w:rPr>
      </w:pPr>
      <w:r w:rsidRPr="00BD0696">
        <w:rPr>
          <w:rStyle w:val="affff5"/>
          <w:rFonts w:hint="cs"/>
          <w:rtl/>
        </w:rPr>
        <w:t>ולר</w:t>
      </w:r>
      <w:r w:rsidRPr="00BD0696">
        <w:rPr>
          <w:rStyle w:val="affff5"/>
          <w:rtl/>
        </w:rPr>
        <w:t>"</w:t>
      </w:r>
      <w:r w:rsidRPr="00BD0696">
        <w:rPr>
          <w:rStyle w:val="affff5"/>
          <w:rFonts w:hint="cs"/>
          <w:rtl/>
        </w:rPr>
        <w:t>ל</w:t>
      </w:r>
      <w:r w:rsidR="003A4A5B">
        <w:rPr>
          <w:rStyle w:val="affff5"/>
          <w:rFonts w:hint="cs"/>
          <w:rtl/>
        </w:rPr>
        <w:t xml:space="preserve"> קשיא:</w:t>
      </w:r>
      <w:r w:rsidRPr="00C35A2C">
        <w:rPr>
          <w:rFonts w:ascii="FontbitDavid" w:hAnsi="FontbitDavid" w:hint="cs"/>
          <w:sz w:val="32"/>
          <w:rtl/>
        </w:rPr>
        <w:t xml:space="preserve"> ד</w:t>
      </w:r>
      <w:r w:rsidRPr="00C35A2C">
        <w:rPr>
          <w:rFonts w:ascii="FontbitDavid" w:hAnsi="FontbitDavid"/>
          <w:sz w:val="32"/>
          <w:rtl/>
        </w:rPr>
        <w:t>כולה ביתא</w:t>
      </w:r>
      <w:r w:rsidRPr="00110B70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בכרת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3A4A5B">
        <w:rPr>
          <w:rFonts w:ascii="FontbitDavid" w:hAnsi="FontbitDavid" w:hint="cs"/>
          <w:sz w:val="32"/>
          <w:rtl/>
        </w:rPr>
        <w:t>מ</w:t>
      </w:r>
      <w:r w:rsidR="00C74AAA">
        <w:rPr>
          <w:rFonts w:ascii="FontbitDavid" w:hAnsi="FontbitDavid" w:hint="cs"/>
          <w:sz w:val="32"/>
          <w:rtl/>
        </w:rPr>
        <w:t>שמיע</w:t>
      </w:r>
      <w:r w:rsidRPr="00C35A2C">
        <w:rPr>
          <w:rFonts w:ascii="FontbitDavid" w:hAnsi="FontbitDavid"/>
          <w:sz w:val="32"/>
          <w:rtl/>
        </w:rPr>
        <w:t xml:space="preserve"> </w:t>
      </w:r>
      <w:r w:rsidR="003A4A5B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>אין קדושין תופסין בכריתות</w:t>
      </w:r>
      <w:r w:rsidR="003A4A5B">
        <w:rPr>
          <w:rFonts w:ascii="FontbitDavid" w:hAnsi="FontbitDavid" w:hint="cs"/>
          <w:sz w:val="32"/>
          <w:rtl/>
        </w:rPr>
        <w:t>?</w:t>
      </w:r>
      <w:r w:rsidR="003A4A5B" w:rsidRPr="00110B70">
        <w:rPr>
          <w:rStyle w:val="affff8"/>
          <w:rtl/>
        </w:rPr>
        <w:t xml:space="preserve"> אחר שהשמיע </w:t>
      </w:r>
      <w:r w:rsidR="003A4A5B">
        <w:rPr>
          <w:rStyle w:val="affff8"/>
          <w:rFonts w:hint="cs"/>
          <w:rtl/>
        </w:rPr>
        <w:t xml:space="preserve">ביבם ויבמה אחת </w:t>
      </w:r>
      <w:r w:rsidR="003A4A5B" w:rsidRPr="00110B70">
        <w:rPr>
          <w:rStyle w:val="affff8"/>
          <w:rFonts w:hint="eastAsia"/>
          <w:rtl/>
        </w:rPr>
        <w:t>ש</w:t>
      </w:r>
      <w:r w:rsidR="003A4A5B" w:rsidRPr="00A07384">
        <w:rPr>
          <w:rStyle w:val="affff8"/>
          <w:rFonts w:cs="PFT_Frank" w:hint="cs"/>
          <w:b/>
          <w:bCs/>
          <w:szCs w:val="10"/>
          <w:rtl/>
        </w:rPr>
        <w:t>'</w:t>
      </w:r>
      <w:r w:rsidR="003A4A5B" w:rsidRPr="00A07384">
        <w:rPr>
          <w:rStyle w:val="affff8"/>
          <w:rFonts w:cs="PFT_Frank" w:hint="eastAsia"/>
          <w:b/>
          <w:bCs/>
          <w:szCs w:val="10"/>
          <w:rtl/>
        </w:rPr>
        <w:t>אין</w:t>
      </w:r>
      <w:r w:rsidR="003A4A5B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3A4A5B" w:rsidRPr="00A07384">
        <w:rPr>
          <w:rStyle w:val="affff8"/>
          <w:rFonts w:cs="PFT_Frank" w:hint="eastAsia"/>
          <w:b/>
          <w:bCs/>
          <w:szCs w:val="10"/>
          <w:rtl/>
        </w:rPr>
        <w:t>מאמר</w:t>
      </w:r>
      <w:r w:rsidR="003A4A5B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3A4A5B" w:rsidRPr="00A07384">
        <w:rPr>
          <w:rStyle w:val="affff8"/>
          <w:rFonts w:cs="PFT_Frank" w:hint="eastAsia"/>
          <w:b/>
          <w:bCs/>
          <w:szCs w:val="10"/>
          <w:rtl/>
        </w:rPr>
        <w:t>אחר</w:t>
      </w:r>
      <w:r w:rsidR="003A4A5B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3A4A5B" w:rsidRPr="00A07384">
        <w:rPr>
          <w:rStyle w:val="affff8"/>
          <w:rFonts w:cs="PFT_Frank" w:hint="eastAsia"/>
          <w:b/>
          <w:bCs/>
          <w:szCs w:val="10"/>
          <w:rtl/>
        </w:rPr>
        <w:t>חליצה</w:t>
      </w:r>
      <w:r w:rsidR="003A4A5B" w:rsidRPr="00A07384">
        <w:rPr>
          <w:rStyle w:val="affff8"/>
          <w:rFonts w:cs="PFT_Frank"/>
          <w:b/>
          <w:bCs/>
          <w:szCs w:val="10"/>
          <w:rtl/>
        </w:rPr>
        <w:t>' בלאו</w:t>
      </w:r>
      <w:r w:rsidR="003A4A5B" w:rsidRPr="00110B70">
        <w:rPr>
          <w:rStyle w:val="affff8"/>
          <w:rtl/>
        </w:rPr>
        <w:t>?</w:t>
      </w:r>
    </w:p>
    <w:p w14:paraId="49F9B8BF" w14:textId="6D063020" w:rsidR="00B433C9" w:rsidRPr="00C35A2C" w:rsidRDefault="003A4A5B" w:rsidP="003A4A5B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ותירץ</w:t>
      </w:r>
      <w:r w:rsidR="00B433C9" w:rsidRPr="00BD0696">
        <w:rPr>
          <w:rStyle w:val="affff5"/>
          <w:rFonts w:hint="cs"/>
          <w:rtl/>
        </w:rPr>
        <w:t>:</w:t>
      </w:r>
      <w:r w:rsidR="00B433C9" w:rsidRPr="004D6BF5">
        <w:rPr>
          <w:rFonts w:ascii="FontbitDavid" w:hAnsi="FontbitDavid"/>
          <w:spacing w:val="-6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איידי</w:t>
      </w:r>
      <w:r w:rsidR="00B433C9" w:rsidRPr="00C35A2C">
        <w:rPr>
          <w:rFonts w:ascii="FontbitDavid" w:hAnsi="FontbitDavid"/>
          <w:sz w:val="32"/>
          <w:rtl/>
        </w:rPr>
        <w:t xml:space="preserve"> יבם ויבמה אחת</w:t>
      </w:r>
      <w:r>
        <w:rPr>
          <w:rFonts w:ascii="FontbitDavid" w:hAnsi="FontbitDavid" w:hint="cs"/>
          <w:sz w:val="32"/>
          <w:rtl/>
        </w:rPr>
        <w:t xml:space="preserve"> </w:t>
      </w:r>
      <w:r w:rsidRPr="00110B70">
        <w:rPr>
          <w:rStyle w:val="affff8"/>
          <w:rFonts w:hint="eastAsia"/>
          <w:rtl/>
        </w:rPr>
        <w:t>דלאו</w:t>
      </w:r>
      <w:r w:rsidR="00B433C9" w:rsidRPr="00110B70">
        <w:rPr>
          <w:rStyle w:val="affff8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תנא </w:t>
      </w:r>
      <w:r>
        <w:rPr>
          <w:rFonts w:ascii="FontbitDavid" w:hAnsi="FontbitDavid" w:hint="cs"/>
          <w:sz w:val="32"/>
          <w:rtl/>
        </w:rPr>
        <w:t>ב'</w:t>
      </w:r>
      <w:r w:rsidR="00B433C9" w:rsidRPr="00C35A2C">
        <w:rPr>
          <w:rFonts w:ascii="FontbitDavid" w:hAnsi="FontbitDavid"/>
          <w:sz w:val="32"/>
          <w:rtl/>
        </w:rPr>
        <w:t xml:space="preserve"> יבמות</w:t>
      </w:r>
      <w:r w:rsidRPr="00110B70">
        <w:rPr>
          <w:rStyle w:val="affff8"/>
          <w:rtl/>
        </w:rPr>
        <w:t xml:space="preserve"> אף דכרת,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ואיידי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ב'</w:t>
      </w:r>
      <w:r w:rsidR="00B433C9" w:rsidRPr="00C35A2C">
        <w:rPr>
          <w:rFonts w:ascii="FontbitDavid" w:hAnsi="FontbitDavid"/>
          <w:sz w:val="32"/>
          <w:rtl/>
        </w:rPr>
        <w:t xml:space="preserve"> יבמות תנא </w:t>
      </w:r>
      <w:r>
        <w:rPr>
          <w:rFonts w:ascii="FontbitDavid" w:hAnsi="FontbitDavid" w:hint="cs"/>
          <w:sz w:val="32"/>
          <w:rtl/>
        </w:rPr>
        <w:t>ב'</w:t>
      </w:r>
      <w:r w:rsidR="00B433C9" w:rsidRPr="00C35A2C">
        <w:rPr>
          <w:rFonts w:ascii="FontbitDavid" w:hAnsi="FontbitDavid"/>
          <w:sz w:val="32"/>
          <w:rtl/>
        </w:rPr>
        <w:t xml:space="preserve"> יבמין</w:t>
      </w:r>
      <w:r w:rsidR="00B433C9" w:rsidRPr="00110B70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ד</w:t>
      </w:r>
      <w:r w:rsidRPr="00A07384">
        <w:rPr>
          <w:rStyle w:val="affff8"/>
          <w:rFonts w:cs="PFT_Frank" w:hint="cs"/>
          <w:b/>
          <w:bCs/>
          <w:szCs w:val="10"/>
          <w:rtl/>
        </w:rPr>
        <w:t>אחר ביאה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cs"/>
          <w:b/>
          <w:bCs/>
          <w:szCs w:val="10"/>
          <w:rtl/>
        </w:rPr>
        <w:t xml:space="preserve">אף </w:t>
      </w:r>
      <w:r>
        <w:rPr>
          <w:rStyle w:val="affff5"/>
          <w:rFonts w:cs="PFT_Frank" w:hint="eastAsia"/>
          <w:b/>
          <w:bCs/>
          <w:szCs w:val="10"/>
          <w:rtl/>
          <w:rPrChange w:id="9066" w:author="מנוע אמוראים" w:date="2026-10-05T16:41:34Z">
            <w:rPr>
              <w:rStyle w:val="affff8"/>
              <w:rFonts w:cs="PFT_Frank" w:hint="eastAsia"/>
              <w:b/>
              <w:bCs/>
              <w:szCs w:val="10"/>
              <w:rtl/>
            </w:rPr>
          </w:rPrChange>
        </w:rPr>
        <w:t xml:space="preserve">לרי</w:t>
      </w:r>
      <w:r>
        <w:rPr>
          <w:rStyle w:val="affff5"/>
          <w:rFonts w:cs="PFT_Frank"/>
          <w:b/>
          <w:bCs/>
          <w:szCs w:val="10"/>
          <w:rtl/>
          <w:rPrChange w:id="9067" w:author="מנוע אמוראים" w:date="2026-10-05T16:41:34Z">
            <w:rPr>
              <w:rStyle w:val="affff8"/>
              <w:rFonts w:cs="PFT_Frank"/>
              <w:b/>
              <w:bCs/>
              <w:szCs w:val="10"/>
              <w:rtl/>
            </w:rPr>
          </w:rPrChange>
        </w:rPr>
        <w:t xml:space="preserve">"ו</w:t>
      </w:r>
      <w:r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פשיטא</w:t>
      </w:r>
      <w:r w:rsidRPr="00110B70">
        <w:rPr>
          <w:rStyle w:val="affff8"/>
          <w:rtl/>
        </w:rPr>
        <w:t xml:space="preserve"> ש</w:t>
      </w:r>
      <w:r>
        <w:rPr>
          <w:rStyle w:val="affff8"/>
          <w:rFonts w:hint="cs"/>
          <w:rtl/>
        </w:rPr>
        <w:t>ל</w:t>
      </w:r>
      <w:r w:rsidRPr="00110B70">
        <w:rPr>
          <w:rStyle w:val="affff8"/>
          <w:rFonts w:hint="eastAsia"/>
          <w:rtl/>
        </w:rPr>
        <w:t>א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חל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בא</w:t>
      </w:r>
      <w:r w:rsidRPr="00110B70">
        <w:rPr>
          <w:rStyle w:val="affff8"/>
          <w:rtl/>
        </w:rPr>
        <w:t>"א</w:t>
      </w:r>
      <w:r>
        <w:rPr>
          <w:rStyle w:val="affff8"/>
          <w:rFonts w:hint="cs"/>
          <w:rtl/>
        </w:rPr>
        <w:t>!</w:t>
      </w:r>
    </w:p>
    <w:p w14:paraId="5D3396A7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נג:</w:t>
      </w:r>
    </w:p>
    <w:p w14:paraId="1F276434" w14:textId="141B2991" w:rsidR="00B433C9" w:rsidRPr="00C35A2C" w:rsidRDefault="00B433C9" w:rsidP="007C50EB">
      <w:pPr>
        <w:pStyle w:val="afff4"/>
        <w:rPr>
          <w:rtl/>
        </w:rPr>
      </w:pPr>
      <w:ins w:id="9879" w:author="מספור קטעי משנה" w:date="2026-10-06T06:45:58Z">
        <w:r>
          <w:rPr>
            <w:rStyle w:val="MisparKeta"/>
          </w:rPr>
          <w:t xml:space="preserve">א. </w:t>
        </w:r>
      </w:ins>
      <w:bookmarkStart w:id="603" w:name="_Toc119172870"/>
      <w:bookmarkStart w:id="604" w:name="_Toc119229961"/>
      <w:r w:rsidRPr="00C35A2C">
        <w:rPr>
          <w:rtl/>
        </w:rPr>
        <w:t>חלץ ועשה מאמר</w:t>
      </w:r>
      <w:r w:rsidR="003A4A5B">
        <w:rPr>
          <w:rFonts w:hint="cs"/>
          <w:rtl/>
        </w:rPr>
        <w:t>,</w:t>
      </w:r>
      <w:r w:rsidRPr="00C35A2C">
        <w:rPr>
          <w:rtl/>
        </w:rPr>
        <w:t xml:space="preserve"> </w:t>
      </w:r>
      <w:r w:rsidR="003A4A5B">
        <w:rPr>
          <w:rFonts w:hint="cs"/>
          <w:rtl/>
        </w:rPr>
        <w:t>גט, בעל. או בעל ועשה..</w:t>
      </w:r>
      <w:r w:rsidR="003A4A5B" w:rsidRPr="00110B70">
        <w:rPr>
          <w:rStyle w:val="affff8"/>
          <w:rtl/>
        </w:rPr>
        <w:t xml:space="preserve"> ביבם ויבמה </w:t>
      </w:r>
      <w:r w:rsidR="003A4A5B" w:rsidRPr="00A07384">
        <w:rPr>
          <w:rStyle w:val="affff8"/>
          <w:rFonts w:cs="PFT_Frank" w:hint="eastAsia"/>
          <w:b/>
          <w:bCs/>
          <w:rtl/>
          <w:rPrChange w:id="40005" w:author="Claude" w:date="2026-10-06T13:34:36Z">
            <w:rPr>
              <w:rStyle w:val="affff8"/>
              <w:rFonts w:cs="PFT_Frank" w:hint="eastAsia"/>
              <w:b/>
              <w:bCs/>
              <w:szCs w:val="10"/>
              <w:rtl/>
            </w:rPr>
          </w:rPrChange>
        </w:rPr>
        <w:t>אחת</w:t>
      </w:r>
      <w:r w:rsidR="003A4A5B" w:rsidRPr="00110B70">
        <w:rPr>
          <w:rStyle w:val="affff8"/>
          <w:rtl/>
        </w:rPr>
        <w:t>.</w:t>
      </w:r>
      <w:bookmarkEnd w:id="603"/>
      <w:bookmarkEnd w:id="604"/>
    </w:p>
    <w:p w14:paraId="64BEE152" w14:textId="05945182" w:rsidR="003A4A5B" w:rsidRPr="00C35A2C" w:rsidRDefault="003A4A5B" w:rsidP="003A4A5B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eastAsia"/>
          <w:rtl/>
        </w:rPr>
        <w:t>שנה</w:t>
      </w:r>
      <w:r w:rsidRPr="00110B70">
        <w:rPr>
          <w:rStyle w:val="affff5"/>
          <w:rtl/>
        </w:rPr>
        <w:t xml:space="preserve"> חלץ וגט:</w:t>
      </w:r>
      <w:r>
        <w:rPr>
          <w:rFonts w:hint="cs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דפשיטא</w:t>
      </w:r>
      <w:r>
        <w:rPr>
          <w:rFonts w:hint="cs"/>
          <w:rtl/>
        </w:rPr>
        <w:t xml:space="preserve"> </w:t>
      </w:r>
      <w:r w:rsidRPr="001F6296">
        <w:rPr>
          <w:rStyle w:val="affff8"/>
          <w:rFonts w:hint="cs"/>
          <w:rtl/>
        </w:rPr>
        <w:t>מ</w:t>
      </w:r>
      <w:r>
        <w:rPr>
          <w:rStyle w:val="affff8"/>
          <w:rFonts w:hint="cs"/>
          <w:rtl/>
        </w:rPr>
        <w:t>אי</w:t>
      </w:r>
      <w:r w:rsidRPr="001F6296">
        <w:rPr>
          <w:rStyle w:val="affff8"/>
          <w:rFonts w:hint="cs"/>
          <w:rtl/>
        </w:rPr>
        <w:t xml:space="preserve"> נפ"מ</w:t>
      </w:r>
      <w:r>
        <w:rPr>
          <w:rStyle w:val="affff8"/>
          <w:rFonts w:hint="cs"/>
          <w:rtl/>
        </w:rPr>
        <w:t>,</w:t>
      </w:r>
      <w:r>
        <w:rPr>
          <w:rFonts w:hint="cs"/>
          <w:rtl/>
        </w:rPr>
        <w:t xml:space="preserve"> אגב </w:t>
      </w:r>
      <w:r w:rsidRPr="00C35A2C">
        <w:rPr>
          <w:rFonts w:hint="cs"/>
          <w:rtl/>
        </w:rPr>
        <w:t>בעל</w:t>
      </w:r>
      <w:r w:rsidRPr="00C35A2C">
        <w:rPr>
          <w:rFonts w:ascii="FontbitDavid" w:hAnsi="FontbitDavid"/>
          <w:sz w:val="32"/>
          <w:rtl/>
        </w:rPr>
        <w:t xml:space="preserve"> וגט</w:t>
      </w:r>
      <w:r w:rsidRPr="001F6296">
        <w:rPr>
          <w:rStyle w:val="affff8"/>
          <w:rtl/>
        </w:rPr>
        <w:t xml:space="preserve"> </w:t>
      </w:r>
      <w:r w:rsidRPr="001F6296">
        <w:rPr>
          <w:rStyle w:val="affff8"/>
          <w:rFonts w:hint="cs"/>
          <w:rtl/>
        </w:rPr>
        <w:t xml:space="preserve">ול"ג אטו </w:t>
      </w:r>
      <w:r w:rsidR="009F3BDA">
        <w:rPr>
          <w:rStyle w:val="affff8"/>
          <w:rFonts w:hint="cs"/>
          <w:rtl/>
        </w:rPr>
        <w:t>בלי</w:t>
      </w:r>
      <w:r w:rsidRPr="001F6296">
        <w:rPr>
          <w:rStyle w:val="affff8"/>
          <w:rFonts w:hint="cs"/>
          <w:rtl/>
        </w:rPr>
        <w:t xml:space="preserve"> בעילה.</w:t>
      </w:r>
    </w:p>
    <w:p w14:paraId="453BE912" w14:textId="23864114" w:rsidR="00B433C9" w:rsidRPr="00C35A2C" w:rsidRDefault="00B433C9" w:rsidP="007C50EB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tl/>
        </w:rPr>
        <w:t>ו</w:t>
      </w:r>
      <w:r w:rsidR="003A4A5B" w:rsidRPr="00110B70">
        <w:rPr>
          <w:rStyle w:val="affff5"/>
          <w:rFonts w:hint="eastAsia"/>
          <w:rtl/>
        </w:rPr>
        <w:t>שנה</w:t>
      </w:r>
      <w:r w:rsidR="003A4A5B" w:rsidRPr="00110B70">
        <w:rPr>
          <w:rStyle w:val="affff5"/>
          <w:rtl/>
        </w:rPr>
        <w:t xml:space="preserve"> </w:t>
      </w:r>
      <w:r w:rsidR="003A4A5B" w:rsidRPr="00110B70">
        <w:rPr>
          <w:rStyle w:val="affff5"/>
          <w:rFonts w:hint="eastAsia"/>
          <w:rtl/>
        </w:rPr>
        <w:t>בעל</w:t>
      </w:r>
      <w:r w:rsidRPr="00110B70">
        <w:rPr>
          <w:rStyle w:val="affff5"/>
          <w:rtl/>
        </w:rPr>
        <w:t xml:space="preserve"> </w:t>
      </w:r>
      <w:r w:rsidR="003A4A5B" w:rsidRPr="00110B70">
        <w:rPr>
          <w:rStyle w:val="affff5"/>
          <w:rFonts w:hint="eastAsia"/>
          <w:rtl/>
        </w:rPr>
        <w:t>ו</w:t>
      </w:r>
      <w:r w:rsidRPr="00110B70">
        <w:rPr>
          <w:rStyle w:val="affff5"/>
          <w:rtl/>
        </w:rPr>
        <w:t>מאמר</w:t>
      </w:r>
      <w:r w:rsidR="003A4A5B" w:rsidRPr="00110B70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</w:t>
      </w:r>
      <w:r w:rsidR="003A4A5B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פשיטא</w:t>
      </w:r>
      <w:r w:rsidRPr="00110B70">
        <w:rPr>
          <w:rStyle w:val="affff8"/>
          <w:rtl/>
        </w:rPr>
        <w:t xml:space="preserve"> </w:t>
      </w:r>
      <w:r w:rsidR="003A4A5B" w:rsidRPr="00110B70">
        <w:rPr>
          <w:rStyle w:val="affff8"/>
          <w:rFonts w:hint="eastAsia"/>
          <w:rtl/>
        </w:rPr>
        <w:t>מאי</w:t>
      </w:r>
      <w:r w:rsidR="003A4A5B" w:rsidRPr="00110B70">
        <w:rPr>
          <w:rStyle w:val="affff8"/>
          <w:rtl/>
        </w:rPr>
        <w:t xml:space="preserve"> </w:t>
      </w:r>
      <w:r w:rsidR="003A4A5B" w:rsidRPr="00110B70">
        <w:rPr>
          <w:rStyle w:val="affff8"/>
          <w:rFonts w:hint="eastAsia"/>
          <w:rtl/>
        </w:rPr>
        <w:t>נפ</w:t>
      </w:r>
      <w:r w:rsidR="003A4A5B" w:rsidRPr="00110B70">
        <w:rPr>
          <w:rStyle w:val="affff8"/>
          <w:rtl/>
        </w:rPr>
        <w:t>"מ,</w:t>
      </w:r>
      <w:r w:rsidR="003A4A5B">
        <w:rPr>
          <w:rFonts w:ascii="FontbitDavid" w:hAnsi="FontbitDavid" w:hint="cs"/>
          <w:sz w:val="32"/>
          <w:rtl/>
        </w:rPr>
        <w:t xml:space="preserve"> אגב </w:t>
      </w:r>
      <w:r w:rsidRPr="00C35A2C">
        <w:rPr>
          <w:rFonts w:ascii="FontbitDavid" w:hAnsi="FontbitDavid" w:hint="cs"/>
          <w:sz w:val="32"/>
          <w:rtl/>
        </w:rPr>
        <w:t>חל</w:t>
      </w:r>
      <w:r w:rsidR="003A4A5B">
        <w:rPr>
          <w:rFonts w:ascii="FontbitDavid" w:hAnsi="FontbitDavid" w:hint="cs"/>
          <w:sz w:val="32"/>
          <w:rtl/>
        </w:rPr>
        <w:t>ץ</w:t>
      </w:r>
      <w:r w:rsidRPr="00C35A2C">
        <w:rPr>
          <w:rFonts w:ascii="FontbitDavid" w:hAnsi="FontbitDavid" w:hint="cs"/>
          <w:sz w:val="32"/>
          <w:rtl/>
        </w:rPr>
        <w:t xml:space="preserve"> ומאמר</w:t>
      </w:r>
      <w:r w:rsidRPr="00110B70">
        <w:rPr>
          <w:rStyle w:val="affff8"/>
          <w:rtl/>
        </w:rPr>
        <w:t xml:space="preserve"> </w:t>
      </w:r>
      <w:r w:rsidR="00D65D99">
        <w:rPr>
          <w:rStyle w:val="affff8"/>
          <w:rFonts w:hint="cs"/>
          <w:rtl/>
        </w:rPr>
        <w:t>ש</w:t>
      </w:r>
      <w:r w:rsidR="003A4A5B" w:rsidRPr="00110B70">
        <w:rPr>
          <w:rStyle w:val="affff8"/>
          <w:rFonts w:hint="eastAsia"/>
          <w:rtl/>
        </w:rPr>
        <w:t>ל</w:t>
      </w:r>
      <w:r w:rsidR="003A4A5B">
        <w:rPr>
          <w:rStyle w:val="affff8"/>
          <w:rFonts w:hint="cs"/>
          <w:rtl/>
        </w:rPr>
        <w:t xml:space="preserve">א </w:t>
      </w:r>
      <w:r w:rsidR="003A4A5B" w:rsidRPr="00110B70">
        <w:rPr>
          <w:rStyle w:val="affff8"/>
          <w:rFonts w:hint="eastAsia"/>
          <w:rtl/>
        </w:rPr>
        <w:t>ג</w:t>
      </w:r>
      <w:r w:rsidR="003A4A5B">
        <w:rPr>
          <w:rStyle w:val="affff8"/>
          <w:rFonts w:hint="cs"/>
          <w:rtl/>
        </w:rPr>
        <w:t>זרו</w:t>
      </w:r>
      <w:r w:rsidR="003A4A5B" w:rsidRPr="00110B70">
        <w:rPr>
          <w:rStyle w:val="affff8"/>
          <w:rtl/>
        </w:rPr>
        <w:t xml:space="preserve"> אטו.</w:t>
      </w:r>
    </w:p>
    <w:p w14:paraId="5AEDC83F" w14:textId="12FDA5B9" w:rsidR="00B433C9" w:rsidRPr="00C35A2C" w:rsidRDefault="00BF12FF" w:rsidP="007C50EB">
      <w:pPr>
        <w:pStyle w:val="afff4"/>
        <w:rPr>
          <w:rtl/>
        </w:rPr>
      </w:pPr>
      <w:ins w:id="9880" w:author="מספור קטעי משנה" w:date="2026-10-06T06:45:58Z">
        <w:r>
          <w:rPr>
            <w:rStyle w:val="MisparKeta"/>
          </w:rPr>
          <w:t xml:space="preserve">ב. </w:t>
        </w:r>
      </w:ins>
      <w:bookmarkStart w:id="605" w:name="_Toc119172871"/>
      <w:bookmarkStart w:id="606" w:name="_Toc119229962"/>
      <w:r>
        <w:rPr>
          <w:rFonts w:hint="cs"/>
          <w:rtl/>
        </w:rPr>
        <w:t xml:space="preserve">הבעילה, </w:t>
      </w:r>
      <w:r w:rsidR="00B433C9" w:rsidRPr="00C35A2C">
        <w:rPr>
          <w:rtl/>
        </w:rPr>
        <w:t xml:space="preserve">בזמן שהיא </w:t>
      </w:r>
      <w:r>
        <w:rPr>
          <w:rFonts w:hint="cs"/>
          <w:rtl/>
        </w:rPr>
        <w:t>בתחילה אין אחריה כלום..</w:t>
      </w:r>
      <w:r w:rsidR="00B433C9" w:rsidRPr="00C35A2C">
        <w:rPr>
          <w:rtl/>
        </w:rPr>
        <w:t>.</w:t>
      </w:r>
      <w:r>
        <w:rPr>
          <w:rFonts w:hint="cs"/>
          <w:rtl/>
        </w:rPr>
        <w:t xml:space="preserve"> ר' נחמיה..</w:t>
      </w:r>
      <w:bookmarkEnd w:id="605"/>
      <w:bookmarkEnd w:id="606"/>
    </w:p>
    <w:p w14:paraId="12511CD2" w14:textId="2CB9C478" w:rsidR="00B433C9" w:rsidRPr="00BF12FF" w:rsidRDefault="00BF12FF" w:rsidP="00615A60">
      <w:pPr>
        <w:pStyle w:val="affff2"/>
        <w:rPr>
          <w:rtl/>
        </w:rPr>
      </w:pPr>
      <w:bookmarkStart w:id="607" w:name="_Toc119172872"/>
      <w:bookmarkStart w:id="608" w:name="_Toc119229963"/>
      <w:r>
        <w:rPr>
          <w:rFonts w:hint="cs"/>
          <w:rtl/>
        </w:rPr>
        <w:t>ג'</w:t>
      </w:r>
      <w:r w:rsidR="00B433C9" w:rsidRPr="00BF12FF">
        <w:rPr>
          <w:rtl/>
        </w:rPr>
        <w:t xml:space="preserve"> מחלוק</w:t>
      </w:r>
      <w:r>
        <w:rPr>
          <w:rFonts w:hint="cs"/>
          <w:rtl/>
        </w:rPr>
        <w:t>ו</w:t>
      </w:r>
      <w:r w:rsidR="00B433C9" w:rsidRPr="00BF12FF">
        <w:rPr>
          <w:rtl/>
        </w:rPr>
        <w:t>ת בדבר</w:t>
      </w:r>
      <w:r w:rsidRPr="00110B70">
        <w:rPr>
          <w:rStyle w:val="affff8"/>
          <w:rFonts w:cs="PFT_Frank"/>
          <w:rtl/>
        </w:rPr>
        <w:t xml:space="preserve"> באמצע ובסוף</w:t>
      </w:r>
      <w:r w:rsidR="00D65D99">
        <w:rPr>
          <w:rStyle w:val="affff8"/>
          <w:rFonts w:cs="PFT_Frank" w:hint="cs"/>
          <w:rtl/>
        </w:rPr>
        <w:t>,</w:t>
      </w:r>
      <w:r w:rsidRPr="00110B70">
        <w:rPr>
          <w:rStyle w:val="affff8"/>
          <w:rFonts w:cs="PFT_Frank"/>
          <w:rtl/>
        </w:rPr>
        <w:t xml:space="preserve"> דבעילה וחליצה.</w:t>
      </w:r>
      <w:bookmarkEnd w:id="607"/>
      <w:bookmarkEnd w:id="608"/>
    </w:p>
    <w:p w14:paraId="4CCB5E48" w14:textId="45D8EBC2" w:rsidR="00B433C9" w:rsidRPr="00C35A2C" w:rsidRDefault="00BF12FF" w:rsidP="00B55EDF">
      <w:pPr>
        <w:rPr>
          <w:rtl/>
        </w:rPr>
      </w:pPr>
      <w:r>
        <w:rPr>
          <w:rStyle w:val="affff5"/>
          <w:rFonts w:hint="cs"/>
          <w:rtl/>
        </w:rPr>
        <w:t>ל</w:t>
      </w:r>
      <w:r w:rsidR="00B433C9" w:rsidRPr="00BD0696">
        <w:rPr>
          <w:rStyle w:val="affff5"/>
          <w:rtl/>
        </w:rPr>
        <w:t>ת</w:t>
      </w:r>
      <w:r w:rsidR="00BD0696">
        <w:rPr>
          <w:rStyle w:val="affff5"/>
          <w:rFonts w:hint="cs"/>
          <w:rtl/>
        </w:rPr>
        <w:t>"</w:t>
      </w:r>
      <w:r w:rsidR="00B433C9" w:rsidRPr="00BD0696">
        <w:rPr>
          <w:rStyle w:val="affff5"/>
          <w:rtl/>
        </w:rPr>
        <w:t>ק: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ביאה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274003">
        <w:rPr>
          <w:rFonts w:ascii="FontbitDavid" w:hAnsi="FontbitDavid"/>
          <w:sz w:val="32"/>
          <w:rtl/>
        </w:rPr>
        <w:t xml:space="preserve">שיש </w:t>
      </w:r>
      <w:r>
        <w:rPr>
          <w:rFonts w:ascii="FontbitDavid" w:hAnsi="FontbitDavid" w:hint="cs"/>
          <w:sz w:val="32"/>
          <w:rtl/>
        </w:rPr>
        <w:t xml:space="preserve">טעם </w:t>
      </w:r>
      <w:r w:rsidR="00274003">
        <w:rPr>
          <w:rFonts w:ascii="FontbitDavid" w:hAnsi="FontbitDavid"/>
          <w:sz w:val="32"/>
          <w:rtl/>
        </w:rPr>
        <w:t>לגזור</w:t>
      </w:r>
      <w:r w:rsidRPr="00110B70">
        <w:rPr>
          <w:rStyle w:val="affff8"/>
          <w:rtl/>
        </w:rPr>
        <w:t xml:space="preserve"> כנ"ל</w:t>
      </w:r>
      <w:r w:rsidR="00B433C9" w:rsidRPr="00C35A2C">
        <w:rPr>
          <w:rFonts w:ascii="FontbitDavid" w:hAnsi="FontbitDavid"/>
          <w:sz w:val="32"/>
          <w:rtl/>
        </w:rPr>
        <w:t xml:space="preserve"> -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גזר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חליצה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274003">
        <w:rPr>
          <w:rFonts w:ascii="FontbitDavid" w:hAnsi="FontbitDavid"/>
          <w:sz w:val="32"/>
          <w:rtl/>
        </w:rPr>
        <w:t>אין</w:t>
      </w:r>
      <w:r w:rsidR="00B433C9" w:rsidRPr="00C35A2C">
        <w:rPr>
          <w:rFonts w:ascii="FontbitDavid" w:hAnsi="FontbitDavid"/>
          <w:sz w:val="32"/>
          <w:rtl/>
        </w:rPr>
        <w:t xml:space="preserve"> -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לא גזר</w:t>
      </w:r>
      <w:r>
        <w:rPr>
          <w:rFonts w:hint="cs"/>
          <w:rtl/>
        </w:rPr>
        <w:t>.</w:t>
      </w:r>
    </w:p>
    <w:p w14:paraId="30ECE0A0" w14:textId="461F5293" w:rsidR="00B433C9" w:rsidRPr="00AC7749" w:rsidRDefault="00BF12FF" w:rsidP="00B55EDF">
      <w:pPr>
        <w:rPr>
          <w:rtl/>
        </w:rPr>
      </w:pPr>
      <w:r>
        <w:rPr>
          <w:rStyle w:val="affff5"/>
          <w:rFonts w:hint="cs"/>
          <w:rtl/>
        </w:rPr>
        <w:t>ל</w:t>
      </w:r>
      <w:r w:rsidR="00B433C9" w:rsidRPr="00BD0696">
        <w:rPr>
          <w:rStyle w:val="affff5"/>
          <w:rtl/>
        </w:rPr>
        <w:t>ר</w:t>
      </w:r>
      <w:r>
        <w:rPr>
          <w:rStyle w:val="affff5"/>
          <w:rFonts w:hint="cs"/>
          <w:rtl/>
        </w:rPr>
        <w:t>"</w:t>
      </w:r>
      <w:r w:rsidR="00B433C9" w:rsidRPr="00BD0696">
        <w:rPr>
          <w:rStyle w:val="affff5"/>
          <w:rtl/>
        </w:rPr>
        <w:t>נ: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אף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בביאה </w:t>
      </w:r>
      <w:r w:rsidRPr="00D1637C">
        <w:rPr>
          <w:rFonts w:ascii="FontbitDavid" w:hAnsi="FontbitDavid" w:cs="PFT_Frank" w:hint="cs"/>
          <w:b/>
          <w:bCs/>
          <w:spacing w:val="-6"/>
          <w:sz w:val="32"/>
          <w:szCs w:val="14"/>
          <w:rtl/>
        </w:rPr>
        <w:t>ל</w:t>
      </w:r>
      <w:r w:rsidR="00274003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א</w:t>
      </w:r>
      <w:r w:rsidR="00B433C9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</w:t>
      </w:r>
      <w:r w:rsidR="00274003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גזר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 משום ביאה אחר חליצה</w:t>
      </w:r>
      <w:r>
        <w:rPr>
          <w:rFonts w:ascii="FontbitDavid" w:hAnsi="FontbitDavid" w:hint="cs"/>
          <w:spacing w:val="-6"/>
          <w:sz w:val="32"/>
          <w:rtl/>
        </w:rPr>
        <w:t xml:space="preserve"> וביאה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, </w:t>
      </w:r>
      <w:r w:rsidRPr="00110B70">
        <w:rPr>
          <w:rStyle w:val="affff8"/>
          <w:rFonts w:hint="eastAsia"/>
          <w:rtl/>
        </w:rPr>
        <w:t>שיתירוה</w:t>
      </w:r>
      <w:r>
        <w:rPr>
          <w:rStyle w:val="affff8"/>
          <w:rFonts w:hint="cs"/>
          <w:rtl/>
        </w:rPr>
        <w:t xml:space="preserve"> </w:t>
      </w:r>
      <w:r w:rsidRPr="00110B70">
        <w:rPr>
          <w:rtl/>
        </w:rPr>
        <w:t>-</w:t>
      </w:r>
    </w:p>
    <w:p w14:paraId="0A722641" w14:textId="5F90A385" w:rsidR="00B433C9" w:rsidRDefault="00D65D99" w:rsidP="00110B70">
      <w:pPr>
        <w:ind w:left="113" w:firstLine="113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</w:t>
      </w:r>
      <w:r w:rsidR="00B433C9">
        <w:rPr>
          <w:rFonts w:ascii="FontbitDavid" w:hAnsi="FontbitDavid"/>
          <w:sz w:val="32"/>
          <w:rtl/>
        </w:rPr>
        <w:t xml:space="preserve">דחליצה </w:t>
      </w:r>
      <w:r w:rsidR="00BF12FF">
        <w:rPr>
          <w:rFonts w:ascii="FontbitDavid" w:hAnsi="FontbitDavid" w:hint="cs"/>
          <w:sz w:val="32"/>
          <w:rtl/>
        </w:rPr>
        <w:t xml:space="preserve">וביאה </w:t>
      </w:r>
      <w:r w:rsidR="00B433C9">
        <w:rPr>
          <w:rFonts w:ascii="FontbitDavid" w:hAnsi="FontbitDavid"/>
          <w:sz w:val="32"/>
          <w:rtl/>
        </w:rPr>
        <w:t>דאורייתא</w:t>
      </w:r>
      <w:r w:rsidR="00BF12FF"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F12FF"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 xml:space="preserve">ידעי, </w:t>
      </w:r>
      <w:r w:rsidR="00BF12FF" w:rsidRPr="00110B70">
        <w:rPr>
          <w:rStyle w:val="affff8"/>
          <w:rFonts w:hint="eastAsia"/>
          <w:rtl/>
        </w:rPr>
        <w:t>שאסור</w:t>
      </w:r>
      <w:r w:rsidR="00BF12FF">
        <w:rPr>
          <w:rStyle w:val="affff8"/>
          <w:rFonts w:hint="cs"/>
          <w:rtl/>
        </w:rPr>
        <w:t>ה</w:t>
      </w:r>
      <w:r w:rsidR="00BF12FF" w:rsidRPr="00110B70">
        <w:rPr>
          <w:rStyle w:val="affff8"/>
          <w:rtl/>
        </w:rPr>
        <w:t xml:space="preserve"> </w:t>
      </w:r>
      <w:r w:rsidR="00BF12FF">
        <w:rPr>
          <w:rStyle w:val="affff8"/>
          <w:rFonts w:hint="cs"/>
          <w:rtl/>
        </w:rPr>
        <w:t>ה</w:t>
      </w:r>
      <w:r w:rsidR="00BF12FF" w:rsidRPr="00110B70">
        <w:rPr>
          <w:rStyle w:val="affff8"/>
          <w:rFonts w:hint="eastAsia"/>
          <w:rtl/>
        </w:rPr>
        <w:t>ביאה</w:t>
      </w:r>
      <w:r w:rsidR="00BF12FF" w:rsidRPr="00110B70">
        <w:rPr>
          <w:rStyle w:val="affff8"/>
          <w:rtl/>
        </w:rPr>
        <w:t xml:space="preserve"> </w:t>
      </w:r>
      <w:r w:rsidR="00BF12FF" w:rsidRPr="00110B70">
        <w:rPr>
          <w:rStyle w:val="affff8"/>
          <w:rFonts w:hint="eastAsia"/>
          <w:rtl/>
        </w:rPr>
        <w:t>שוב</w:t>
      </w:r>
      <w:r w:rsidR="00BF12FF" w:rsidRPr="00110B70">
        <w:rPr>
          <w:rStyle w:val="affff8"/>
          <w:rtl/>
        </w:rPr>
        <w:t xml:space="preserve"> </w:t>
      </w:r>
      <w:r w:rsidR="00BF12FF" w:rsidRPr="00110B70">
        <w:rPr>
          <w:rStyle w:val="affff8"/>
          <w:rFonts w:hint="eastAsia"/>
          <w:rtl/>
        </w:rPr>
        <w:t>אחריהם</w:t>
      </w:r>
      <w:r w:rsidR="00BF12FF" w:rsidRPr="00110B70">
        <w:rPr>
          <w:rStyle w:val="affff8"/>
          <w:rtl/>
        </w:rPr>
        <w:t>.</w:t>
      </w:r>
    </w:p>
    <w:p w14:paraId="1DD002D2" w14:textId="003560A1" w:rsidR="00B433C9" w:rsidRPr="00D1637C" w:rsidRDefault="00D65D99" w:rsidP="00110B70">
      <w:pPr>
        <w:rPr>
          <w:rFonts w:cs="PFT_Frank"/>
          <w:b/>
          <w:bCs/>
          <w:szCs w:val="14"/>
          <w:rtl/>
        </w:rPr>
        <w:sectPr w:rsidR="00B433C9" w:rsidRPr="00D1637C" w:rsidSect="0090328A">
          <w:type w:val="continuous"/>
          <w:pgSz w:w="4536" w:h="6804" w:code="8"/>
          <w:pgMar w:top="567" w:right="567" w:bottom="284" w:left="567" w:header="284" w:footer="284" w:gutter="0"/>
          <w:cols w:space="720"/>
          <w:bidi/>
          <w:rtlGutter/>
          <w:docGrid w:linePitch="360"/>
        </w:sectPr>
      </w:pPr>
      <w:r>
        <w:rPr>
          <w:rStyle w:val="affff5"/>
          <w:rFonts w:hint="cs"/>
          <w:rtl/>
        </w:rPr>
        <w:t>ל</w:t>
      </w:r>
      <w:r w:rsidR="00B433C9" w:rsidRPr="00BD0696">
        <w:rPr>
          <w:rStyle w:val="affff5"/>
          <w:rtl/>
        </w:rPr>
        <w:t>אבא יוסי ב</w:t>
      </w:r>
      <w:r w:rsidR="00BF12FF">
        <w:rPr>
          <w:rStyle w:val="affff5"/>
          <w:rFonts w:hint="cs"/>
          <w:rtl/>
        </w:rPr>
        <w:t>"</w:t>
      </w:r>
      <w:r w:rsidR="00B433C9" w:rsidRPr="00BD0696">
        <w:rPr>
          <w:rStyle w:val="affff5"/>
          <w:rtl/>
        </w:rPr>
        <w:t>ח</w:t>
      </w:r>
      <w:r>
        <w:rPr>
          <w:rStyle w:val="affff5"/>
          <w:rFonts w:hint="cs"/>
          <w:rtl/>
        </w:rPr>
        <w:t xml:space="preserve"> מי-ם</w:t>
      </w:r>
      <w:r w:rsidR="00BF12FF">
        <w:rPr>
          <w:rStyle w:val="affff5"/>
          <w:rFonts w:hint="cs"/>
          <w:rtl/>
        </w:rPr>
        <w:t>:</w:t>
      </w:r>
      <w:r w:rsidR="00B433C9" w:rsidRPr="00BD0696">
        <w:rPr>
          <w:rStyle w:val="affff5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גזר בביאה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ו</w:t>
      </w:r>
      <w:r w:rsidR="00BF12FF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שוב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גזר </w:t>
      </w:r>
      <w:r w:rsidR="00BF12FF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גם ב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חליצה </w:t>
      </w:r>
      <w:r w:rsidR="00BF12FF">
        <w:rPr>
          <w:rFonts w:ascii="FontbitDavid" w:hAnsi="FontbitDavid" w:hint="cs"/>
          <w:sz w:val="32"/>
          <w:rtl/>
        </w:rPr>
        <w:t>אטו</w:t>
      </w:r>
      <w:r w:rsidR="00B433C9" w:rsidRPr="00C35A2C">
        <w:rPr>
          <w:rFonts w:ascii="FontbitDavid" w:hAnsi="FontbitDavid"/>
          <w:sz w:val="32"/>
          <w:rtl/>
        </w:rPr>
        <w:t xml:space="preserve"> ביאה.</w:t>
      </w:r>
    </w:p>
    <w:p w14:paraId="7FDF27D2" w14:textId="5593790C" w:rsidR="00B433C9" w:rsidRPr="00C35A2C" w:rsidRDefault="00B433C9" w:rsidP="00110B70">
      <w:pPr>
        <w:pStyle w:val="Hadran"/>
        <w:jc w:val="center"/>
        <w:rPr>
          <w:rFonts w:ascii="FontbitDavid" w:hAnsi="FontbitDavid"/>
          <w:sz w:val="32"/>
        </w:rPr>
        <w:pPrChange w:id="91009" w:author="Claude" w:date="2026-10-08T08:35:05Z">
          <w:pPr>
            <w:pStyle w:val="afff2"/>
            <w:jc w:val="center"/>
            <w:rPr>
              <w:rFonts w:ascii="FontbitDavid" w:hAnsi="FontbitDavid"/>
              <w:sz w:val="32"/>
            </w:rPr>
          </w:pPr>
        </w:pPrChange>
      </w:pPr>
      <w:r w:rsidRPr="00F97732">
        <w:rPr>
          <w:rtl/>
        </w:rPr>
        <w:t>הדרן עלך רבן גמליאל.</w:t>
      </w:r>
      <w:r w:rsidR="00BF12FF">
        <w:rPr>
          <w:rFonts w:ascii="FontbitDavid" w:hAnsi="FontbitDavid" w:hint="cs"/>
          <w:sz w:val="32"/>
          <w:rtl/>
        </w:rPr>
        <w:t xml:space="preserve"> </w:t>
      </w:r>
    </w:p>
    <w:p w14:paraId="2F07A0CC" w14:textId="77777777" w:rsidR="00B433C9" w:rsidRDefault="00B433C9" w:rsidP="007C50EB">
      <w:pPr>
        <w:pStyle w:val="aff9"/>
        <w:framePr w:wrap="around"/>
        <w:spacing w:line="276" w:lineRule="auto"/>
        <w:rPr>
          <w:del w:id="41077" w:author="Claude" w:date="2026-10-07T09:24:50Z"/>
          <w:rtl/>
        </w:rPr>
      </w:pPr>
      <w:del w:id="41075" w:author="Claude" w:date="2026-10-07T09:24:50Z">
        <w:r w:rsidRPr="00C35A2C">
          <w:rPr>
            <w:rtl/>
          </w:rPr>
          <w:lastRenderedPageBreak/>
          <w:delText xml:space="preserve">פרק </w:delText>
        </w:r>
      </w:del>
      <w:del w:id="41076" w:author="Claude" w:date="2026-10-07T09:24:50Z">
        <w:r w:rsidRPr="00C35A2C">
          <w:rPr>
            <w:rFonts w:hint="cs"/>
            <w:rtl/>
          </w:rPr>
          <w:delText xml:space="preserve">שישי</w:delText>
        </w:r>
      </w:del>
    </w:p>
    <w:p w14:paraId="52B06F2D" w14:textId="77777777" w:rsidR="00B433C9" w:rsidRDefault="00B433C9" w:rsidP="007C50EB">
      <w:pPr>
        <w:pStyle w:val="affa"/>
        <w:framePr w:wrap="around"/>
        <w:spacing w:line="276" w:lineRule="auto"/>
        <w:rPr>
          <w:del w:id="41079" w:author="Claude" w:date="2026-10-07T09:24:50Z"/>
          <w:rtl/>
        </w:rPr>
      </w:pPr>
      <w:del w:id="41078" w:author="Claude" w:date="2026-10-07T09:24:50Z">
        <w:r w:rsidRPr="00C35A2C">
          <w:rPr>
            <w:rFonts w:hint="cs"/>
            <w:rtl/>
          </w:rPr>
          <w:delText xml:space="preserve">הבא על יבמתו</w:delText>
        </w:r>
      </w:del>
    </w:p>
    <w:p w14:paraId="55A5EC9C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נג:</w:t>
      </w:r>
    </w:p>
    <w:p w14:paraId="5972FFA7" w14:textId="77777777" w:rsidR="00B433C9" w:rsidRDefault="00B433C9" w:rsidP="007C50EB">
      <w:pPr>
        <w:pStyle w:val="affb"/>
        <w:framePr w:wrap="around"/>
        <w:spacing w:after="0" w:line="276" w:lineRule="auto"/>
        <w:rPr>
          <w:rtl/>
        </w:rPr>
      </w:pPr>
      <w:r w:rsidRPr="00C35A2C">
        <w:rPr>
          <w:rFonts w:hint="cs"/>
          <w:rtl/>
        </w:rPr>
        <w:t>נג:- סו.</w:t>
      </w:r>
    </w:p>
    <w:p w14:paraId="79624763" w14:textId="77B1F9D8" w:rsidR="00B433C9" w:rsidRDefault="00B433C9" w:rsidP="00777FBE">
      <w:pPr>
        <w:pStyle w:val="affffb"/>
        <w:rPr>
          <w:rtl/>
        </w:rPr>
      </w:pPr>
      <w:ins w:id="9881" w:author="מספור קטעי משנה" w:date="2026-10-06T06:45:58Z">
        <w:r>
          <w:rPr>
            <w:rStyle w:val="MisparKeta"/>
          </w:rPr>
          <w:t xml:space="preserve">א. </w:t>
        </w:r>
      </w:ins>
      <w:bookmarkStart w:id="609" w:name="_Toc119172873"/>
      <w:bookmarkStart w:id="610" w:name="_Toc119229964"/>
      <w:r w:rsidRPr="00777FBE">
        <w:rPr>
          <w:rtl/>
        </w:rPr>
        <w:t>הבא על יבמתו</w:t>
      </w:r>
      <w:r w:rsidR="00476E48" w:rsidRPr="00777FBE">
        <w:rPr>
          <w:rFonts w:hint="cs"/>
          <w:rtl/>
        </w:rPr>
        <w:t>:</w:t>
      </w:r>
      <w:r w:rsidRPr="00777FBE">
        <w:rPr>
          <w:rtl/>
        </w:rPr>
        <w:t xml:space="preserve"> שוגג</w:t>
      </w:r>
      <w:r w:rsidR="00476E48" w:rsidRPr="00777FBE">
        <w:rPr>
          <w:rFonts w:hint="cs"/>
          <w:rtl/>
        </w:rPr>
        <w:t>,</w:t>
      </w:r>
      <w:r w:rsidRPr="00777FBE">
        <w:rPr>
          <w:rtl/>
        </w:rPr>
        <w:t xml:space="preserve"> מזיד, אונס</w:t>
      </w:r>
      <w:r w:rsidR="00476E48" w:rsidRPr="00777FBE">
        <w:rPr>
          <w:rFonts w:hint="cs"/>
          <w:rtl/>
        </w:rPr>
        <w:t>,</w:t>
      </w:r>
      <w:r w:rsidRPr="00777FBE">
        <w:rPr>
          <w:rtl/>
        </w:rPr>
        <w:t xml:space="preserve"> רצון</w:t>
      </w:r>
      <w:r w:rsidRPr="00C35A2C">
        <w:rPr>
          <w:rtl/>
        </w:rPr>
        <w:t>,</w:t>
      </w:r>
      <w:bookmarkEnd w:id="609"/>
      <w:bookmarkEnd w:id="610"/>
    </w:p>
    <w:p>
      <w:pPr>
        <w:pStyle w:val="PetichatPerek"/>
        <w:rPr>
          <w:ins w:id="41074" w:author="Claude" w:date="2026-10-07T09:24:50Z"/>
        </w:rPr>
      </w:pPr>
      <w:ins w:id="41073" w:author="Claude" w:date="2026-10-07T09:24:50Z">
        <w:r>
          <w:rPr>
            <w:rtl/>
          </w:rPr>
          <w:t xml:space="preserve">פרק שישי</w:t>
        </w:r>
        <w:r>
          <w:rPr>
            <w:rtl/>
          </w:rPr>
          <w:t xml:space="preserve"> - </w:t>
        </w:r>
        <w:r>
          <w:rPr>
            <w:rFonts w:hint="cs"/>
            <w:rtl/>
          </w:rPr>
          <w:t xml:space="preserve">הבא על יבמתו</w:t>
        </w:r>
      </w:ins>
    </w:p>
    <w:p>
      <w:pPr>
        <w:pStyle w:val="MishnaBatzad"/>
        <w:rPr>
          <w:ins w:id="20489" w:author="קלוד" w:date="2026-10-06T10:10:48Z"/>
        </w:rPr>
      </w:pPr>
      <w:ins w:id="20488" w:author="קלוד" w:date="2026-10-06T10:10:48Z">
        <w:r>
          <w:t xml:space="preserve">משנה א</w:t>
        </w:r>
      </w:ins>
    </w:p>
    <w:p w14:paraId="4A599CE5" w14:textId="2139F1D4" w:rsidR="00B433C9" w:rsidRDefault="00476E48" w:rsidP="007C50EB">
      <w:pPr>
        <w:pStyle w:val="affc"/>
        <w:rPr>
          <w:rtl/>
        </w:rPr>
      </w:pPr>
      <w:r>
        <w:rPr>
          <w:rFonts w:hint="cs"/>
          <w:rtl/>
        </w:rPr>
        <w:t>ו</w:t>
      </w:r>
      <w:r w:rsidR="00AB43C5">
        <w:rPr>
          <w:rtl/>
        </w:rPr>
        <w:t>א</w:t>
      </w:r>
      <w:r>
        <w:rPr>
          <w:rFonts w:hint="cs"/>
          <w:rtl/>
        </w:rPr>
        <w:t>פי'</w:t>
      </w:r>
      <w:r w:rsidR="00B433C9" w:rsidRPr="00C35A2C">
        <w:rPr>
          <w:rtl/>
        </w:rPr>
        <w:t xml:space="preserve"> הוא שוגג והיא מזידה, הוא מזיד והיא שוגגת,</w:t>
      </w:r>
    </w:p>
    <w:p w14:paraId="6AE4E7D0" w14:textId="446AD771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>הוא אנוס והיא לא אנוסה, היא אנוסה והוא לא אנוס,</w:t>
      </w:r>
    </w:p>
    <w:p w14:paraId="6A9E029B" w14:textId="66B2BE17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 xml:space="preserve">מערה </w:t>
      </w:r>
      <w:r w:rsidR="00476E48">
        <w:rPr>
          <w:rFonts w:hint="cs"/>
          <w:rtl/>
        </w:rPr>
        <w:t>או</w:t>
      </w:r>
      <w:r w:rsidRPr="00C35A2C">
        <w:rPr>
          <w:rtl/>
        </w:rPr>
        <w:t xml:space="preserve"> גומר - קנה</w:t>
      </w:r>
      <w:r w:rsidR="00FD25E1">
        <w:rPr>
          <w:rFonts w:hint="cs"/>
          <w:rtl/>
        </w:rPr>
        <w:t>.</w:t>
      </w:r>
      <w:r w:rsidRPr="00C35A2C">
        <w:rPr>
          <w:rtl/>
        </w:rPr>
        <w:t xml:space="preserve"> </w:t>
      </w:r>
      <w:r w:rsidR="00FD25E1">
        <w:rPr>
          <w:rFonts w:hint="cs"/>
          <w:rtl/>
        </w:rPr>
        <w:t xml:space="preserve">  </w:t>
      </w:r>
      <w:r w:rsidRPr="00C35A2C">
        <w:rPr>
          <w:rtl/>
        </w:rPr>
        <w:t>ולא חילק בין ביאה לביאה</w:t>
      </w:r>
      <w:r w:rsidR="00476E48" w:rsidRPr="00110B70">
        <w:rPr>
          <w:rStyle w:val="HesberMishna"/>
          <w:rtl/>
          <w:rPrChange w:id="20117" w:author="קלוד" w:date="2026-10-06T10:10:48Z">
            <w:rPr>
              <w:rStyle w:val="affff8"/>
              <w:rtl/>
            </w:rPr>
          </w:rPrChange>
        </w:rPr>
        <w:t xml:space="preserve"> לא כדרכה</w:t>
      </w:r>
      <w:r w:rsidRPr="00110B70">
        <w:rPr>
          <w:rStyle w:val="HesberMishna"/>
          <w:rtl/>
          <w:rPrChange w:id="20118" w:author="קלוד" w:date="2026-10-06T10:10:48Z">
            <w:rPr>
              <w:rStyle w:val="affff8"/>
              <w:rtl/>
            </w:rPr>
          </w:rPrChange>
        </w:rPr>
        <w:t>.</w:t>
      </w:r>
    </w:p>
    <w:p w14:paraId="606004CC" w14:textId="3951D264" w:rsidR="00832288" w:rsidRDefault="00B433C9" w:rsidP="00777FBE">
      <w:pPr>
        <w:pStyle w:val="affffb"/>
        <w:rPr>
          <w:rtl/>
        </w:rPr>
      </w:pPr>
      <w:ins w:id="9816" w:author="מספור קטעי משנה" w:date="2026-10-06T10:05:58Z">
        <w:r>
          <w:rPr>
            <w:rStyle w:val="MisparKeta"/>
          </w:rPr>
          <w:t xml:space="preserve">א. </w:t>
        </w:r>
      </w:ins>
      <w:bookmarkStart w:id="611" w:name="_Toc119172874"/>
      <w:bookmarkStart w:id="612" w:name="_Toc119229965"/>
      <w:r w:rsidRPr="00C35A2C">
        <w:rPr>
          <w:rtl/>
        </w:rPr>
        <w:t>וכן הבא על אחת מעריות שבתורה</w:t>
      </w:r>
      <w:r w:rsidR="00476E48" w:rsidRPr="00110B70">
        <w:rPr>
          <w:rStyle w:val="affff8"/>
          <w:rtl/>
        </w:rPr>
        <w:t xml:space="preserve"> כרת</w:t>
      </w:r>
      <w:r w:rsidRPr="00110B70">
        <w:rPr>
          <w:rStyle w:val="affff8"/>
          <w:rtl/>
        </w:rPr>
        <w:t>,</w:t>
      </w:r>
      <w:r w:rsidRPr="00C35A2C">
        <w:rPr>
          <w:rtl/>
        </w:rPr>
        <w:t xml:space="preserve"> </w:t>
      </w:r>
      <w:r w:rsidR="00FD25E1">
        <w:rPr>
          <w:rtl/>
        </w:rPr>
        <w:tab/>
      </w:r>
      <w:r w:rsidRPr="00C35A2C">
        <w:rPr>
          <w:rtl/>
        </w:rPr>
        <w:t>או פסולות</w:t>
      </w:r>
      <w:r w:rsidR="00FD25E1">
        <w:rPr>
          <w:rStyle w:val="affff8"/>
          <w:rFonts w:hint="cs"/>
          <w:rtl/>
        </w:rPr>
        <w:t>:</w:t>
      </w:r>
      <w:bookmarkEnd w:id="611"/>
      <w:bookmarkEnd w:id="612"/>
      <w:r w:rsidR="00476E48" w:rsidRPr="00110B70">
        <w:rPr>
          <w:rStyle w:val="affff8"/>
          <w:rtl/>
        </w:rPr>
        <w:t xml:space="preserve"> </w:t>
      </w:r>
      <w:r w:rsidRPr="00C35A2C">
        <w:rPr>
          <w:rtl/>
        </w:rPr>
        <w:t xml:space="preserve"> </w:t>
      </w:r>
    </w:p>
    <w:p>
      <w:pPr>
        <w:pStyle w:val="MishnaBatzad"/>
        <w:rPr>
          <w:ins w:id="20491" w:author="קלוד" w:date="2026-10-06T10:10:48Z"/>
        </w:rPr>
      </w:pPr>
      <w:ins w:id="20490" w:author="קלוד" w:date="2026-10-06T10:10:48Z">
        <w:r>
          <w:t xml:space="preserve">משנה ב</w:t>
        </w:r>
      </w:ins>
    </w:p>
    <w:p w14:paraId="00353AE4" w14:textId="038F3A25" w:rsidR="00FD25E1" w:rsidRDefault="00FD25E1" w:rsidP="00777FBE">
      <w:pPr>
        <w:pStyle w:val="affc"/>
        <w:jc w:val="center"/>
        <w:rPr>
          <w:rtl/>
        </w:rPr>
      </w:pPr>
      <w:r>
        <w:rPr>
          <w:rFonts w:hint="cs"/>
          <w:rtl/>
        </w:rPr>
        <w:t>כ</w:t>
      </w:r>
      <w:r w:rsidR="00B433C9" w:rsidRPr="00C35A2C">
        <w:rPr>
          <w:rtl/>
        </w:rPr>
        <w:t>אלמנה לכ"ג, גרושה וחלוצה לכהן הדיוט,</w:t>
      </w:r>
    </w:p>
    <w:p w14:paraId="236B8C32" w14:textId="536EA22F" w:rsidR="00FD25E1" w:rsidRDefault="00B433C9" w:rsidP="00FD25E1">
      <w:pPr>
        <w:pStyle w:val="affc"/>
        <w:rPr>
          <w:rStyle w:val="affff8"/>
          <w:rtl/>
        </w:rPr>
      </w:pPr>
      <w:r w:rsidRPr="00C35A2C">
        <w:rPr>
          <w:rtl/>
        </w:rPr>
        <w:t>ממזרת ונתינה לישראל</w:t>
      </w:r>
      <w:r w:rsidR="00FD25E1" w:rsidRPr="00110B70">
        <w:rPr>
          <w:rStyle w:val="HesberMishna"/>
          <w:rtl/>
          <w:rPrChange w:id="20119" w:author="קלוד" w:date="2026-10-06T10:10:48Z">
            <w:rPr>
              <w:rStyle w:val="affff8"/>
              <w:rtl/>
            </w:rPr>
          </w:rPrChange>
        </w:rPr>
        <w:t xml:space="preserve"> מלקות</w:t>
      </w:r>
      <w:r w:rsidR="00FD25E1">
        <w:rPr>
          <w:rFonts w:hint="cs"/>
          <w:rtl/>
        </w:rPr>
        <w:t xml:space="preserve"> ולהיפך</w:t>
      </w:r>
      <w:r w:rsidRPr="00C35A2C">
        <w:rPr>
          <w:rtl/>
        </w:rPr>
        <w:t xml:space="preserve"> -</w:t>
      </w:r>
      <w:r w:rsidR="00FD25E1">
        <w:rPr>
          <w:rFonts w:hint="cs"/>
          <w:rtl/>
        </w:rPr>
        <w:t xml:space="preserve"> </w:t>
      </w:r>
      <w:r w:rsidRPr="00C35A2C">
        <w:rPr>
          <w:rtl/>
        </w:rPr>
        <w:t>פסלה</w:t>
      </w:r>
      <w:r w:rsidR="00FD25E1" w:rsidRPr="00110B70">
        <w:rPr>
          <w:rStyle w:val="HesberMishna"/>
          <w:rtl/>
          <w:rPrChange w:id="20120" w:author="קלוד" w:date="2026-10-06T10:10:48Z">
            <w:rPr>
              <w:rStyle w:val="affff8"/>
              <w:rtl/>
            </w:rPr>
          </w:rPrChange>
        </w:rPr>
        <w:t xml:space="preserve"> כהונה ותרומה</w:t>
      </w:r>
      <w:r w:rsidR="00FD25E1">
        <w:rPr>
          <w:rStyle w:val="HesberMishna"/>
          <w:rFonts w:hint="cs"/>
          <w:rtl/>
          <w:rPrChange w:id="20121" w:author="קלוד" w:date="2026-10-06T10:10:48Z">
            <w:rPr>
              <w:rStyle w:val="affff8"/>
              <w:rFonts w:hint="cs"/>
              <w:rtl/>
            </w:rPr>
          </w:rPrChange>
        </w:rPr>
        <w:t>.</w:t>
      </w:r>
    </w:p>
    <w:p w14:paraId="4AD6F1D0" w14:textId="5650D371" w:rsidR="00B433C9" w:rsidRPr="00C35A2C" w:rsidRDefault="00B433C9" w:rsidP="00FD25E1">
      <w:pPr>
        <w:pStyle w:val="affc"/>
        <w:rPr>
          <w:rtl/>
        </w:rPr>
      </w:pPr>
      <w:r w:rsidRPr="00C35A2C">
        <w:rPr>
          <w:rtl/>
        </w:rPr>
        <w:t>ולא חילק בין ביאה לביאה</w:t>
      </w:r>
      <w:r w:rsidR="00FD25E1">
        <w:rPr>
          <w:rFonts w:hint="cs"/>
          <w:rtl/>
        </w:rPr>
        <w:t xml:space="preserve"> </w:t>
      </w:r>
      <w:r w:rsidR="00FD25E1">
        <w:rPr>
          <w:rStyle w:val="HesberMishna"/>
          <w:rFonts w:hint="cs"/>
          <w:rtl/>
          <w:rPrChange w:id="20122" w:author="קלוד" w:date="2026-10-06T10:10:48Z">
            <w:rPr>
              <w:rStyle w:val="affff8"/>
              <w:rFonts w:hint="cs"/>
              <w:rtl/>
            </w:rPr>
          </w:rPrChange>
        </w:rPr>
        <w:t xml:space="preserve">אף </w:t>
      </w:r>
      <w:r w:rsidR="00FD25E1" w:rsidRPr="00110B70">
        <w:rPr>
          <w:rStyle w:val="HesberMishna"/>
          <w:rFonts w:hint="eastAsia"/>
          <w:rtl/>
          <w:rPrChange w:id="20123" w:author="קלוד" w:date="2026-10-06T10:10:48Z">
            <w:rPr>
              <w:rStyle w:val="affff8"/>
              <w:rFonts w:hint="eastAsia"/>
              <w:rtl/>
            </w:rPr>
          </w:rPrChange>
        </w:rPr>
        <w:t>העראה</w:t>
      </w:r>
      <w:r w:rsidR="00FD25E1" w:rsidRPr="00110B70">
        <w:rPr>
          <w:rStyle w:val="HesberMishna"/>
          <w:rtl/>
          <w:rPrChange w:id="20124" w:author="קלוד" w:date="2026-10-06T10:10:48Z">
            <w:rPr>
              <w:rStyle w:val="affff8"/>
              <w:rtl/>
            </w:rPr>
          </w:rPrChange>
        </w:rPr>
        <w:t xml:space="preserve"> </w:t>
      </w:r>
      <w:r w:rsidR="00FD25E1" w:rsidRPr="00110B70">
        <w:rPr>
          <w:rStyle w:val="HesberMishna"/>
          <w:rFonts w:hint="eastAsia"/>
          <w:rtl/>
          <w:rPrChange w:id="20125" w:author="קלוד" w:date="2026-10-06T10:10:48Z">
            <w:rPr>
              <w:rStyle w:val="affff8"/>
              <w:rFonts w:hint="eastAsia"/>
              <w:rtl/>
            </w:rPr>
          </w:rPrChange>
        </w:rPr>
        <w:t>ושלא</w:t>
      </w:r>
      <w:r w:rsidR="00FD25E1" w:rsidRPr="00110B70">
        <w:rPr>
          <w:rStyle w:val="HesberMishna"/>
          <w:rtl/>
          <w:rPrChange w:id="20126" w:author="קלוד" w:date="2026-10-06T10:10:48Z">
            <w:rPr>
              <w:rStyle w:val="affff8"/>
              <w:rtl/>
            </w:rPr>
          </w:rPrChange>
        </w:rPr>
        <w:t xml:space="preserve"> </w:t>
      </w:r>
      <w:r w:rsidR="00FD25E1" w:rsidRPr="00110B70">
        <w:rPr>
          <w:rStyle w:val="HesberMishna"/>
          <w:rFonts w:hint="eastAsia"/>
          <w:rtl/>
          <w:rPrChange w:id="20127" w:author="קלוד" w:date="2026-10-06T10:10:48Z">
            <w:rPr>
              <w:rStyle w:val="affff8"/>
              <w:rFonts w:hint="eastAsia"/>
              <w:rtl/>
            </w:rPr>
          </w:rPrChange>
        </w:rPr>
        <w:t>כדרכה</w:t>
      </w:r>
      <w:r w:rsidRPr="00110B70">
        <w:rPr>
          <w:rStyle w:val="HesberMishna"/>
          <w:rtl/>
          <w:rPrChange w:id="20128" w:author="קלוד" w:date="2026-10-06T10:10:48Z">
            <w:rPr>
              <w:rStyle w:val="affff8"/>
              <w:rtl/>
            </w:rPr>
          </w:rPrChange>
        </w:rPr>
        <w:t>.</w:t>
      </w:r>
    </w:p>
    <w:p w14:paraId="45F55AAA" w14:textId="276690C3" w:rsidR="00B433C9" w:rsidRDefault="00FD25E1" w:rsidP="007C50EB">
      <w:pPr>
        <w:spacing w:before="60"/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eastAsia"/>
          <w:rtl/>
        </w:rPr>
        <w:t>ה</w:t>
      </w:r>
      <w:r w:rsidRPr="00110B70">
        <w:rPr>
          <w:rStyle w:val="affff5"/>
          <w:rtl/>
        </w:rPr>
        <w:t>"ק:</w:t>
      </w:r>
      <w:r w:rsidR="00B433C9" w:rsidRPr="00110B70">
        <w:rPr>
          <w:rStyle w:val="affff5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הוא</w:t>
      </w:r>
      <w:r w:rsidR="00B433C9" w:rsidRPr="00C35A2C">
        <w:rPr>
          <w:rFonts w:ascii="FontbitDavid" w:hAnsi="FontbitDavid"/>
          <w:sz w:val="32"/>
          <w:rtl/>
        </w:rPr>
        <w:t xml:space="preserve"> שוגג </w:t>
      </w:r>
      <w:r>
        <w:rPr>
          <w:rStyle w:val="affff8"/>
          <w:rFonts w:hint="cs"/>
          <w:rtl/>
        </w:rPr>
        <w:t xml:space="preserve">סבר </w:t>
      </w:r>
      <w:r w:rsidRPr="00110B70">
        <w:rPr>
          <w:rStyle w:val="affff8"/>
          <w:rFonts w:hint="eastAsia"/>
          <w:rtl/>
        </w:rPr>
        <w:t>ש</w:t>
      </w:r>
      <w:r>
        <w:rPr>
          <w:rStyle w:val="affff8"/>
          <w:rFonts w:hint="cs"/>
          <w:rtl/>
        </w:rPr>
        <w:t>ל</w:t>
      </w:r>
      <w:r w:rsidRPr="00110B70">
        <w:rPr>
          <w:rStyle w:val="affff8"/>
          <w:rFonts w:hint="eastAsia"/>
          <w:rtl/>
        </w:rPr>
        <w:t>א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יבמתו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הוא</w:t>
      </w:r>
      <w:r w:rsidR="00B433C9" w:rsidRPr="00C35A2C">
        <w:rPr>
          <w:rFonts w:ascii="FontbitDavid" w:hAnsi="FontbitDavid" w:hint="cs"/>
          <w:sz w:val="32"/>
          <w:rtl/>
        </w:rPr>
        <w:t xml:space="preserve"> מזיד</w:t>
      </w:r>
      <w:r w:rsidR="00B433C9"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לזנות</w:t>
      </w:r>
      <w:r>
        <w:rPr>
          <w:rStyle w:val="affff8"/>
          <w:rFonts w:hint="cs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אבל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היא</w:t>
      </w:r>
      <w:r w:rsidR="00B433C9" w:rsidRPr="00C35A2C">
        <w:rPr>
          <w:rFonts w:ascii="FontbitDavid" w:hAnsi="FontbitDavid" w:hint="cs"/>
          <w:sz w:val="32"/>
          <w:rtl/>
        </w:rPr>
        <w:t xml:space="preserve"> למצוה,</w:t>
      </w:r>
    </w:p>
    <w:p w14:paraId="70A412DB" w14:textId="22A18423" w:rsidR="00B433C9" w:rsidRPr="00C35A2C" w:rsidRDefault="00FD25E1" w:rsidP="00B55EDF">
      <w:pPr>
        <w:ind w:hanging="1"/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AB43C5" w:rsidRPr="00D1637C">
        <w:rPr>
          <w:rFonts w:ascii="FontbitDavid" w:hAnsi="FontbitDavid" w:cs="PFT_Frank"/>
          <w:b/>
          <w:bCs/>
          <w:sz w:val="32"/>
          <w:szCs w:val="14"/>
          <w:rtl/>
        </w:rPr>
        <w:t>א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פי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הוא</w:t>
      </w:r>
      <w:r w:rsidR="00B433C9" w:rsidRPr="00C35A2C">
        <w:rPr>
          <w:rFonts w:ascii="FontbitDavid" w:hAnsi="FontbitDavid"/>
          <w:sz w:val="32"/>
          <w:rtl/>
        </w:rPr>
        <w:t xml:space="preserve"> שוגג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והיא</w:t>
      </w:r>
      <w:r w:rsidR="00B433C9" w:rsidRPr="00C35A2C">
        <w:rPr>
          <w:rFonts w:ascii="FontbitDavid" w:hAnsi="FontbitDavid"/>
          <w:sz w:val="32"/>
          <w:rtl/>
        </w:rPr>
        <w:t xml:space="preserve"> מזידה, </w:t>
      </w:r>
      <w:r>
        <w:rPr>
          <w:rFonts w:ascii="FontbitDavid" w:hAnsi="FontbitDavid" w:hint="cs"/>
          <w:sz w:val="32"/>
          <w:rtl/>
        </w:rPr>
        <w:t xml:space="preserve">ולהיפך,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ד</w:t>
      </w:r>
      <w:r w:rsidR="0083228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שניהם</w:t>
      </w:r>
      <w:r w:rsidR="00B433C9" w:rsidRPr="00C35A2C">
        <w:rPr>
          <w:rFonts w:ascii="FontbitDavid" w:hAnsi="FontbitDavid"/>
          <w:sz w:val="32"/>
          <w:rtl/>
        </w:rPr>
        <w:t xml:space="preserve"> לא לשם מצוה.</w:t>
      </w:r>
    </w:p>
    <w:p w14:paraId="6174595D" w14:textId="30D1464C" w:rsidR="00B433C9" w:rsidRPr="00C35A2C" w:rsidRDefault="00B433C9" w:rsidP="00B55EDF">
      <w:pPr>
        <w:rPr>
          <w:rtl/>
        </w:rPr>
      </w:pPr>
      <w:r w:rsidRPr="00FB7EA3">
        <w:rPr>
          <w:rStyle w:val="affff5"/>
          <w:rtl/>
        </w:rPr>
        <w:t>תני ר</w:t>
      </w:r>
      <w:r w:rsidR="00FD25E1">
        <w:rPr>
          <w:rStyle w:val="affff5"/>
          <w:rFonts w:hint="cs"/>
          <w:rtl/>
        </w:rPr>
        <w:t>"</w:t>
      </w:r>
      <w:r w:rsidRPr="00FB7EA3">
        <w:rPr>
          <w:rStyle w:val="affff5"/>
          <w:rtl/>
        </w:rPr>
        <w:t>ח</w:t>
      </w:r>
      <w:r w:rsidRPr="00C35A2C">
        <w:rPr>
          <w:rFonts w:ascii="FontbitDavid" w:hAnsi="FontbitDavid"/>
          <w:sz w:val="32"/>
          <w:rtl/>
        </w:rPr>
        <w:t xml:space="preserve">: </w:t>
      </w:r>
      <w:r w:rsidR="00AB43C5" w:rsidRPr="00D1637C">
        <w:rPr>
          <w:rFonts w:ascii="FontbitDavid" w:hAnsi="FontbitDavid" w:cs="PFT_Frank"/>
          <w:b/>
          <w:bCs/>
          <w:sz w:val="32"/>
          <w:szCs w:val="14"/>
          <w:rtl/>
        </w:rPr>
        <w:t>א</w:t>
      </w:r>
      <w:r w:rsidR="00FD25E1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פי</w:t>
      </w:r>
      <w:r w:rsidR="00FD25E1"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שניהם</w:t>
      </w:r>
      <w:r w:rsidRPr="00FD25E1">
        <w:rPr>
          <w:rFonts w:ascii="FontbitDavid" w:hAnsi="FontbitDavid"/>
          <w:sz w:val="32"/>
          <w:rtl/>
        </w:rPr>
        <w:t xml:space="preserve"> שוגגים, מזידים, אנוסים</w:t>
      </w:r>
      <w:r w:rsidRPr="00C35A2C">
        <w:rPr>
          <w:rFonts w:ascii="FontbitDavid" w:hAnsi="FontbitDavid"/>
          <w:sz w:val="32"/>
          <w:rtl/>
        </w:rPr>
        <w:t>.</w:t>
      </w:r>
    </w:p>
    <w:p w14:paraId="2D25415A" w14:textId="4D7987A0" w:rsidR="00FD25E1" w:rsidRDefault="00FD25E1" w:rsidP="00615A60">
      <w:pPr>
        <w:pStyle w:val="affff2"/>
        <w:rPr>
          <w:rtl/>
        </w:rPr>
      </w:pPr>
      <w:bookmarkStart w:id="613" w:name="_Toc119172875"/>
      <w:bookmarkStart w:id="614" w:name="_Toc119229966"/>
      <w:r>
        <w:rPr>
          <w:rFonts w:hint="cs"/>
          <w:rtl/>
        </w:rPr>
        <w:t>'</w:t>
      </w:r>
      <w:r w:rsidRPr="0090328A">
        <w:rPr>
          <w:rtl/>
        </w:rPr>
        <w:t>אנוס</w:t>
      </w:r>
      <w:r>
        <w:rPr>
          <w:rFonts w:hint="cs"/>
          <w:rtl/>
        </w:rPr>
        <w:t>'</w:t>
      </w:r>
      <w:r w:rsidRPr="0090328A">
        <w:rPr>
          <w:rtl/>
        </w:rPr>
        <w:t xml:space="preserve"> דמ</w:t>
      </w:r>
      <w:r>
        <w:rPr>
          <w:rFonts w:hint="cs"/>
          <w:rtl/>
        </w:rPr>
        <w:t>שנתינו במה מדובר</w:t>
      </w:r>
      <w:bookmarkEnd w:id="613"/>
      <w:bookmarkEnd w:id="614"/>
    </w:p>
    <w:p w14:paraId="0797FF98" w14:textId="77409749" w:rsidR="00FD25E1" w:rsidRDefault="00A1734E" w:rsidP="00B55EDF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לא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FD25E1"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/>
          <w:sz w:val="32"/>
          <w:rtl/>
        </w:rPr>
        <w:t xml:space="preserve">אנסוהו </w:t>
      </w:r>
      <w:r w:rsidR="00FD25E1">
        <w:rPr>
          <w:rFonts w:ascii="FontbitDavid" w:hAnsi="FontbitDavid" w:hint="cs"/>
          <w:sz w:val="32"/>
          <w:rtl/>
        </w:rPr>
        <w:t>גויים</w:t>
      </w:r>
      <w:r w:rsidR="00FD25E1" w:rsidRPr="00110B70">
        <w:rPr>
          <w:rStyle w:val="affff8"/>
          <w:rtl/>
        </w:rPr>
        <w:t xml:space="preserve"> שהדביקוהו </w:t>
      </w:r>
      <w:r w:rsidR="00936944" w:rsidRPr="00110B70">
        <w:rPr>
          <w:rStyle w:val="affff8"/>
          <w:rFonts w:hint="eastAsia"/>
          <w:rtl/>
        </w:rPr>
        <w:t>באבר</w:t>
      </w:r>
      <w:r w:rsidR="00936944" w:rsidRPr="00110B70">
        <w:rPr>
          <w:rStyle w:val="affff8"/>
          <w:rtl/>
        </w:rPr>
        <w:t xml:space="preserve"> </w:t>
      </w:r>
      <w:r w:rsidR="00936944" w:rsidRPr="00110B70">
        <w:rPr>
          <w:rStyle w:val="affff8"/>
          <w:rFonts w:hint="eastAsia"/>
          <w:rtl/>
        </w:rPr>
        <w:t>מת</w:t>
      </w:r>
      <w:r w:rsidR="00936944" w:rsidRPr="00110B70">
        <w:rPr>
          <w:rStyle w:val="affff8"/>
          <w:rtl/>
        </w:rPr>
        <w:t xml:space="preserve"> </w:t>
      </w:r>
      <w:r w:rsidR="00936944" w:rsidRPr="00110B70">
        <w:rPr>
          <w:rStyle w:val="affff8"/>
          <w:rFonts w:hint="eastAsia"/>
          <w:rtl/>
        </w:rPr>
        <w:t>ואם</w:t>
      </w:r>
      <w:r w:rsidR="00936944" w:rsidRPr="00110B70">
        <w:rPr>
          <w:rStyle w:val="affff8"/>
          <w:rtl/>
        </w:rPr>
        <w:t xml:space="preserve"> </w:t>
      </w:r>
      <w:r w:rsidR="00936944" w:rsidRPr="00110B70">
        <w:rPr>
          <w:rStyle w:val="affff8"/>
          <w:rFonts w:hint="eastAsia"/>
          <w:rtl/>
        </w:rPr>
        <w:t>לא</w:t>
      </w:r>
      <w:r w:rsidR="00936944" w:rsidRPr="00110B70">
        <w:rPr>
          <w:rStyle w:val="affff8"/>
          <w:rtl/>
        </w:rPr>
        <w:t xml:space="preserve"> </w:t>
      </w:r>
      <w:r w:rsidR="00936944" w:rsidRPr="00110B70">
        <w:rPr>
          <w:rStyle w:val="affff8"/>
          <w:rFonts w:hint="eastAsia"/>
          <w:rtl/>
        </w:rPr>
        <w:t>יתקשה</w:t>
      </w:r>
      <w:r w:rsidR="00936944" w:rsidRPr="00110B70">
        <w:rPr>
          <w:rStyle w:val="affff8"/>
          <w:rtl/>
        </w:rPr>
        <w:t xml:space="preserve"> </w:t>
      </w:r>
      <w:r w:rsidR="00936944" w:rsidRPr="00110B70">
        <w:rPr>
          <w:rStyle w:val="affff8"/>
          <w:rFonts w:hint="eastAsia"/>
          <w:rtl/>
        </w:rPr>
        <w:t>יהרג</w:t>
      </w:r>
      <w:r w:rsidR="00936944" w:rsidRPr="00110B70">
        <w:rPr>
          <w:rStyle w:val="affff8"/>
          <w:rtl/>
        </w:rPr>
        <w:t xml:space="preserve">, </w:t>
      </w:r>
      <w:r w:rsidR="00936944" w:rsidRPr="00110B70">
        <w:rPr>
          <w:rStyle w:val="affff8"/>
          <w:rFonts w:hint="eastAsia"/>
          <w:rtl/>
        </w:rPr>
        <w:t>והתקשה</w:t>
      </w:r>
      <w:r w:rsidR="00936944">
        <w:rPr>
          <w:rStyle w:val="affff8"/>
          <w:rFonts w:hint="cs"/>
          <w:rtl/>
        </w:rPr>
        <w:t>,</w:t>
      </w:r>
    </w:p>
    <w:p w14:paraId="47951DBA" w14:textId="4E7D2A57" w:rsidR="00B433C9" w:rsidRPr="00110B70" w:rsidRDefault="00936944" w:rsidP="00110B70">
      <w:pPr>
        <w:pStyle w:val="a7"/>
        <w:numPr>
          <w:ilvl w:val="0"/>
          <w:numId w:val="10"/>
        </w:num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'</w:t>
      </w:r>
      <w:r w:rsidR="00A1734E" w:rsidRPr="00110B70">
        <w:rPr>
          <w:rFonts w:ascii="FontbitDavid" w:hAnsi="FontbitDavid"/>
          <w:sz w:val="32"/>
          <w:rtl/>
        </w:rPr>
        <w:t>אין אונס לערוה</w:t>
      </w:r>
      <w:r>
        <w:rPr>
          <w:rFonts w:ascii="FontbitDavid" w:hAnsi="FontbitDavid" w:hint="cs"/>
          <w:sz w:val="32"/>
          <w:rtl/>
        </w:rPr>
        <w:t>,</w:t>
      </w:r>
      <w:r w:rsidR="00B433C9" w:rsidRPr="00110B70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ד</w:t>
      </w:r>
      <w:r w:rsidR="00B433C9" w:rsidRPr="00110B70">
        <w:rPr>
          <w:rFonts w:ascii="FontbitDavid" w:hAnsi="FontbitDavid"/>
          <w:sz w:val="32"/>
          <w:rtl/>
        </w:rPr>
        <w:t xml:space="preserve">קישוי </w:t>
      </w:r>
      <w:r>
        <w:rPr>
          <w:rFonts w:ascii="FontbitDavid" w:hAnsi="FontbitDavid" w:hint="cs"/>
          <w:sz w:val="32"/>
          <w:rtl/>
        </w:rPr>
        <w:t>רק</w:t>
      </w:r>
      <w:r w:rsidR="00B433C9" w:rsidRPr="00110B70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מ</w:t>
      </w:r>
      <w:r w:rsidR="00B433C9" w:rsidRPr="00110B70">
        <w:rPr>
          <w:rFonts w:ascii="FontbitDavid" w:hAnsi="FontbitDavid"/>
          <w:sz w:val="32"/>
          <w:rtl/>
        </w:rPr>
        <w:t>דעת</w:t>
      </w:r>
      <w:r>
        <w:rPr>
          <w:rFonts w:ascii="FontbitDavid" w:hAnsi="FontbitDavid" w:hint="cs"/>
          <w:sz w:val="32"/>
          <w:rtl/>
        </w:rPr>
        <w:t>'</w:t>
      </w:r>
      <w:r w:rsidRPr="00110B70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ו</w:t>
      </w:r>
      <w:r w:rsidRPr="00110B70">
        <w:rPr>
          <w:rStyle w:val="affff8"/>
          <w:rFonts w:hint="eastAsia"/>
          <w:rtl/>
        </w:rPr>
        <w:t>נחשב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שעשה</w:t>
      </w:r>
      <w:r>
        <w:rPr>
          <w:rStyle w:val="affff8"/>
          <w:rFonts w:hint="cs"/>
          <w:rtl/>
        </w:rPr>
        <w:t>, ולא אונס.</w:t>
      </w:r>
    </w:p>
    <w:p w14:paraId="3EA23359" w14:textId="65482D24" w:rsidR="00B433C9" w:rsidRPr="00C35A2C" w:rsidRDefault="00A1734E" w:rsidP="00110B7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ולא</w:t>
      </w:r>
      <w:r w:rsidR="00B433C9" w:rsidRPr="00C35A2C">
        <w:rPr>
          <w:rFonts w:ascii="FontbitDavid" w:hAnsi="FontbitDavid" w:hint="cs"/>
          <w:sz w:val="32"/>
          <w:rtl/>
        </w:rPr>
        <w:t xml:space="preserve"> ב</w:t>
      </w:r>
      <w:r w:rsidR="00B433C9" w:rsidRPr="00110B70">
        <w:rPr>
          <w:rFonts w:hint="eastAsia"/>
          <w:rtl/>
        </w:rPr>
        <w:t>ישן</w:t>
      </w:r>
      <w:r w:rsidR="00B433C9" w:rsidRPr="00110B70">
        <w:rPr>
          <w:rtl/>
        </w:rPr>
        <w:t xml:space="preserve"> </w:t>
      </w:r>
      <w:r w:rsidR="00936944">
        <w:rPr>
          <w:rFonts w:hint="cs"/>
          <w:rtl/>
        </w:rPr>
        <w:t>- ד</w:t>
      </w:r>
      <w:r w:rsidR="00B433C9" w:rsidRPr="00110B70">
        <w:rPr>
          <w:rtl/>
        </w:rPr>
        <w:t>ישן</w:t>
      </w:r>
      <w:r w:rsidR="00B433C9" w:rsidRPr="00C35A2C">
        <w:rPr>
          <w:rFonts w:ascii="FontbitDavid" w:hAnsi="FontbitDavid"/>
          <w:sz w:val="32"/>
          <w:rtl/>
        </w:rPr>
        <w:t xml:space="preserve"> לא קנה יבמתו</w:t>
      </w:r>
      <w:r w:rsidR="00936944">
        <w:rPr>
          <w:rFonts w:ascii="FontbitDavid" w:hAnsi="FontbitDavid" w:hint="cs"/>
          <w:sz w:val="32"/>
          <w:rtl/>
        </w:rPr>
        <w:t xml:space="preserve"> </w:t>
      </w:r>
      <w:r w:rsidR="00936944" w:rsidRPr="00110B70">
        <w:rPr>
          <w:rStyle w:val="affff8"/>
          <w:rFonts w:hint="eastAsia"/>
          <w:rtl/>
        </w:rPr>
        <w:t>אין</w:t>
      </w:r>
      <w:r w:rsidR="00936944" w:rsidRPr="00110B70">
        <w:rPr>
          <w:rStyle w:val="affff8"/>
          <w:rtl/>
        </w:rPr>
        <w:t xml:space="preserve"> </w:t>
      </w:r>
      <w:r w:rsidR="00936944" w:rsidRPr="00110B70">
        <w:rPr>
          <w:rStyle w:val="affff8"/>
          <w:rFonts w:hint="eastAsia"/>
          <w:rtl/>
        </w:rPr>
        <w:t>דעת</w:t>
      </w:r>
      <w:r w:rsidR="00936944" w:rsidRPr="00110B70">
        <w:rPr>
          <w:rStyle w:val="affff8"/>
          <w:rtl/>
        </w:rPr>
        <w:t>.</w:t>
      </w:r>
    </w:p>
    <w:p w14:paraId="6F98C1CF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נד.</w:t>
      </w:r>
    </w:p>
    <w:p w14:paraId="5250124B" w14:textId="1BB6D94F" w:rsidR="00B433C9" w:rsidRPr="00C35A2C" w:rsidRDefault="00B433C9" w:rsidP="00110B7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ולא</w:t>
      </w:r>
      <w:r w:rsidRPr="00110B70">
        <w:rPr>
          <w:rStyle w:val="affff8"/>
          <w:rtl/>
        </w:rPr>
        <w:t xml:space="preserve"> ב</w:t>
      </w:r>
      <w:r w:rsidR="00936944" w:rsidRPr="00110B70">
        <w:rPr>
          <w:rStyle w:val="affff8"/>
          <w:rFonts w:hint="eastAsia"/>
          <w:rtl/>
        </w:rPr>
        <w:t>נתקשה</w:t>
      </w:r>
      <w:r w:rsidR="00936944" w:rsidRPr="00110B70">
        <w:rPr>
          <w:rStyle w:val="affff8"/>
          <w:rtl/>
        </w:rPr>
        <w:t xml:space="preserve"> </w:t>
      </w:r>
      <w:r w:rsidR="00936944" w:rsidRPr="00110B70">
        <w:rPr>
          <w:rStyle w:val="affff8"/>
          <w:rFonts w:hint="eastAsia"/>
          <w:rtl/>
        </w:rPr>
        <w:t>לאשתו</w:t>
      </w:r>
      <w:r w:rsidR="00936944">
        <w:rPr>
          <w:rFonts w:ascii="FontbitDavid" w:hAnsi="FontbitDavid" w:hint="cs"/>
          <w:sz w:val="32"/>
          <w:rtl/>
        </w:rPr>
        <w:t xml:space="preserve"> ו</w:t>
      </w:r>
      <w:r w:rsidRPr="00C35A2C">
        <w:rPr>
          <w:rFonts w:ascii="FontbitDavid" w:hAnsi="FontbitDavid"/>
          <w:sz w:val="32"/>
          <w:rtl/>
        </w:rPr>
        <w:t>נ</w:t>
      </w:r>
      <w:r w:rsidR="00936944">
        <w:rPr>
          <w:rFonts w:ascii="FontbitDavid" w:hAnsi="FontbitDavid" w:hint="cs"/>
          <w:sz w:val="32"/>
          <w:rtl/>
        </w:rPr>
        <w:t>פל מהגג ו</w:t>
      </w:r>
      <w:r w:rsidR="00936944" w:rsidRPr="00110B70">
        <w:rPr>
          <w:rFonts w:hint="eastAsia"/>
          <w:rtl/>
        </w:rPr>
        <w:t>נ</w:t>
      </w:r>
      <w:r w:rsidRPr="00110B70">
        <w:rPr>
          <w:rtl/>
        </w:rPr>
        <w:t>תקע</w:t>
      </w:r>
      <w:r w:rsidR="00936944" w:rsidRPr="00110B70">
        <w:rPr>
          <w:rtl/>
        </w:rPr>
        <w:t xml:space="preserve"> </w:t>
      </w:r>
      <w:r w:rsidR="00936944" w:rsidRPr="00110B70">
        <w:rPr>
          <w:rFonts w:hint="eastAsia"/>
          <w:rtl/>
        </w:rPr>
        <w:t>בה</w:t>
      </w:r>
      <w:r w:rsidR="00936944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="00936944">
        <w:rPr>
          <w:rFonts w:ascii="FontbitDavid" w:hAnsi="FontbitDavid" w:hint="cs"/>
          <w:sz w:val="32"/>
          <w:rtl/>
        </w:rPr>
        <w:t>ד</w:t>
      </w:r>
      <w:r w:rsidRPr="00C35A2C">
        <w:rPr>
          <w:rFonts w:ascii="FontbitDavid" w:hAnsi="FontbitDavid"/>
          <w:sz w:val="32"/>
          <w:rtl/>
        </w:rPr>
        <w:t>לא קנה</w:t>
      </w:r>
      <w:r w:rsidR="00936944" w:rsidRPr="00110B70">
        <w:rPr>
          <w:rStyle w:val="affff8"/>
          <w:rtl/>
        </w:rPr>
        <w:t xml:space="preserve"> לא כיון לביאה.</w:t>
      </w:r>
    </w:p>
    <w:p w14:paraId="64DA96E5" w14:textId="234F16B4" w:rsidR="00B433C9" w:rsidRPr="00C35A2C" w:rsidRDefault="00B433C9" w:rsidP="00110B70">
      <w:pPr>
        <w:rPr>
          <w:rFonts w:ascii="FontbitDavid" w:hAnsi="FontbitDavid"/>
          <w:sz w:val="32"/>
          <w:rtl/>
        </w:rPr>
      </w:pPr>
      <w:r w:rsidRPr="00110B70">
        <w:rPr>
          <w:b/>
          <w:rtl/>
        </w:rPr>
        <w:t>אלא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936944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>נתכו</w:t>
      </w:r>
      <w:r w:rsidR="00936944">
        <w:rPr>
          <w:rFonts w:ascii="FontbitDavid" w:hAnsi="FontbitDavid" w:hint="cs"/>
          <w:sz w:val="32"/>
          <w:rtl/>
        </w:rPr>
        <w:t>י</w:t>
      </w:r>
      <w:r w:rsidRPr="00C35A2C">
        <w:rPr>
          <w:rFonts w:ascii="FontbitDavid" w:hAnsi="FontbitDavid"/>
          <w:sz w:val="32"/>
          <w:rtl/>
        </w:rPr>
        <w:t>ן לאשתו, ותקפתו יבמתו</w:t>
      </w:r>
      <w:r w:rsidR="00936944">
        <w:rPr>
          <w:rFonts w:ascii="FontbitDavid" w:hAnsi="FontbitDavid" w:hint="cs"/>
          <w:sz w:val="32"/>
          <w:rtl/>
        </w:rPr>
        <w:t xml:space="preserve">,    </w:t>
      </w:r>
      <w:r w:rsidR="00936944" w:rsidRPr="00110B70">
        <w:rPr>
          <w:rStyle w:val="affff5"/>
          <w:rFonts w:hint="eastAsia"/>
          <w:rtl/>
        </w:rPr>
        <w:t>ו</w:t>
      </w:r>
      <w:r w:rsidR="00936944">
        <w:rPr>
          <w:rStyle w:val="affff5"/>
          <w:rFonts w:hint="cs"/>
          <w:rtl/>
        </w:rPr>
        <w:t>ד</w:t>
      </w:r>
      <w:r w:rsidR="00936944" w:rsidRPr="00110B70">
        <w:rPr>
          <w:rStyle w:val="affff5"/>
          <w:rFonts w:hint="eastAsia"/>
          <w:rtl/>
        </w:rPr>
        <w:t>ר</w:t>
      </w:r>
      <w:r w:rsidR="00936944" w:rsidRPr="00110B70">
        <w:rPr>
          <w:rStyle w:val="affff5"/>
          <w:rtl/>
        </w:rPr>
        <w:t>"ח</w:t>
      </w:r>
      <w:r w:rsidR="00936944">
        <w:rPr>
          <w:rStyle w:val="affff5"/>
          <w:rFonts w:hint="cs"/>
          <w:rtl/>
        </w:rPr>
        <w:t>:</w:t>
      </w:r>
      <w:r w:rsidR="00936944">
        <w:rPr>
          <w:rFonts w:ascii="FontbitDavid" w:hAnsi="FontbitDavid" w:hint="cs"/>
          <w:sz w:val="32"/>
          <w:rtl/>
        </w:rPr>
        <w:t xml:space="preserve"> בתקפום גויים.</w:t>
      </w:r>
    </w:p>
    <w:p w14:paraId="1625F133" w14:textId="698C82EA" w:rsidR="00936944" w:rsidRDefault="00936944" w:rsidP="00615A60">
      <w:pPr>
        <w:pStyle w:val="affff2"/>
        <w:rPr>
          <w:rtl/>
        </w:rPr>
      </w:pPr>
      <w:bookmarkStart w:id="615" w:name="_Toc119172876"/>
      <w:bookmarkStart w:id="616" w:name="_Toc119229967"/>
      <w:r>
        <w:rPr>
          <w:rFonts w:hint="cs"/>
          <w:rtl/>
        </w:rPr>
        <w:t>המקור מהפסוקים</w:t>
      </w:r>
      <w:bookmarkEnd w:id="615"/>
      <w:bookmarkEnd w:id="616"/>
    </w:p>
    <w:p w14:paraId="03322D87" w14:textId="046D106A" w:rsidR="00936944" w:rsidRDefault="00B433C9" w:rsidP="00936944">
      <w:pPr>
        <w:rPr>
          <w:rStyle w:val="affff1"/>
          <w:spacing w:val="-4"/>
          <w:rtl/>
        </w:rPr>
      </w:pP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יבמה יבא עליה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tl/>
        </w:rPr>
        <w:t xml:space="preserve">- </w:t>
      </w:r>
      <w:r w:rsidR="00936944">
        <w:rPr>
          <w:rFonts w:hint="cs"/>
          <w:rtl/>
        </w:rPr>
        <w:t xml:space="preserve">אפי' </w:t>
      </w:r>
      <w:r w:rsidRPr="00C35A2C">
        <w:rPr>
          <w:rtl/>
        </w:rPr>
        <w:t xml:space="preserve">שוגג </w:t>
      </w:r>
      <w:r w:rsidR="00936944">
        <w:rPr>
          <w:rFonts w:hint="cs"/>
          <w:rtl/>
        </w:rPr>
        <w:t>ו</w:t>
      </w:r>
      <w:r w:rsidRPr="00C35A2C">
        <w:rPr>
          <w:rtl/>
        </w:rPr>
        <w:t xml:space="preserve">מזיד </w:t>
      </w:r>
      <w:r w:rsidR="00936944">
        <w:rPr>
          <w:rFonts w:hint="cs"/>
          <w:rtl/>
        </w:rPr>
        <w:t>ו</w:t>
      </w:r>
      <w:r w:rsidRPr="00C35A2C">
        <w:rPr>
          <w:rtl/>
        </w:rPr>
        <w:t>אונס</w:t>
      </w:r>
      <w:r w:rsidR="00936944">
        <w:rPr>
          <w:rFonts w:hint="cs"/>
          <w:rtl/>
        </w:rPr>
        <w:t xml:space="preserve">, </w:t>
      </w:r>
      <w:r w:rsidR="00936944" w:rsidRPr="00A07384">
        <w:rPr>
          <w:rStyle w:val="affff8"/>
          <w:rFonts w:cs="PFT_Frank" w:hint="eastAsia"/>
          <w:b/>
          <w:bCs/>
          <w:szCs w:val="10"/>
          <w:rtl/>
        </w:rPr>
        <w:t>דלמצ</w:t>
      </w:r>
      <w:r w:rsidRPr="00110B70">
        <w:rPr>
          <w:rStyle w:val="affff8"/>
          <w:rtl/>
        </w:rPr>
        <w:t>ו</w:t>
      </w:r>
      <w:r w:rsidR="00936944" w:rsidRPr="00A07384">
        <w:rPr>
          <w:rStyle w:val="affff8"/>
          <w:rFonts w:cs="PFT_Frank" w:hint="eastAsia"/>
          <w:b/>
          <w:bCs/>
          <w:szCs w:val="10"/>
          <w:rtl/>
        </w:rPr>
        <w:t>ה</w:t>
      </w:r>
      <w:r w:rsidR="00936944">
        <w:rPr>
          <w:rStyle w:val="affff8"/>
          <w:rFonts w:hint="cs"/>
          <w:rtl/>
        </w:rPr>
        <w:t xml:space="preserve"> -</w:t>
      </w:r>
      <w:r w:rsidRPr="00110B70">
        <w:rPr>
          <w:rStyle w:val="affff8"/>
          <w:rtl/>
        </w:rPr>
        <w:t xml:space="preserve"> </w:t>
      </w:r>
      <w:r w:rsidR="00936944" w:rsidRPr="00110B70">
        <w:rPr>
          <w:rStyle w:val="affff8"/>
          <w:rFonts w:hint="eastAsia"/>
          <w:rtl/>
        </w:rPr>
        <w:t>מ</w:t>
      </w:r>
      <w:r w:rsidRPr="00110B70">
        <w:rPr>
          <w:rStyle w:val="affff8"/>
          <w:rtl/>
        </w:rPr>
        <w:t>'אם לא יחפוץ'</w:t>
      </w:r>
      <w:r w:rsidR="00936944" w:rsidRPr="00110B70">
        <w:rPr>
          <w:rStyle w:val="affff8"/>
          <w:rtl/>
        </w:rPr>
        <w:t>.</w:t>
      </w:r>
      <w:r w:rsidRPr="00EA6942">
        <w:rPr>
          <w:rStyle w:val="affff1"/>
          <w:rFonts w:hint="cs"/>
          <w:spacing w:val="-4"/>
          <w:rtl/>
        </w:rPr>
        <w:t xml:space="preserve"> </w:t>
      </w:r>
    </w:p>
    <w:p w14:paraId="71EA4559" w14:textId="2148D3A6" w:rsidR="00A1734E" w:rsidRDefault="00B433C9" w:rsidP="00936944">
      <w:pPr>
        <w:rPr>
          <w:rStyle w:val="affff1"/>
          <w:rtl/>
        </w:rPr>
      </w:pP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ולקחה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- </w:t>
      </w:r>
      <w:r w:rsidR="00936944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>שלא כדרכה</w:t>
      </w:r>
      <w:r w:rsidR="00936944" w:rsidRPr="00110B70">
        <w:rPr>
          <w:rStyle w:val="affff8"/>
          <w:rtl/>
        </w:rPr>
        <w:t xml:space="preserve"> </w:t>
      </w:r>
      <w:r w:rsidR="00936944">
        <w:rPr>
          <w:rStyle w:val="affff8"/>
          <w:rFonts w:hint="cs"/>
          <w:rtl/>
        </w:rPr>
        <w:t>ד</w:t>
      </w:r>
      <w:r w:rsidR="00936944" w:rsidRPr="00110B70">
        <w:rPr>
          <w:rStyle w:val="affff8"/>
          <w:rFonts w:hint="eastAsia"/>
          <w:rtl/>
        </w:rPr>
        <w:t>קנה</w:t>
      </w:r>
      <w:r w:rsidRPr="00110B70">
        <w:rPr>
          <w:rStyle w:val="affff8"/>
          <w:rtl/>
        </w:rPr>
        <w:t xml:space="preserve">, </w:t>
      </w:r>
      <w:r w:rsidR="00936944">
        <w:rPr>
          <w:rStyle w:val="affff8"/>
          <w:rtl/>
        </w:rPr>
        <w:tab/>
      </w:r>
      <w:r w:rsidR="00936944">
        <w:rPr>
          <w:rStyle w:val="affff8"/>
          <w:rtl/>
        </w:rPr>
        <w:tab/>
      </w:r>
      <w:r w:rsidR="00936944">
        <w:rPr>
          <w:rStyle w:val="affff8"/>
          <w:rtl/>
        </w:rPr>
        <w:tab/>
      </w:r>
      <w:r w:rsidR="00936944">
        <w:rPr>
          <w:rStyle w:val="affff8"/>
          <w:rFonts w:hint="cs"/>
          <w:rtl/>
        </w:rPr>
        <w:t xml:space="preserve">  </w:t>
      </w:r>
      <w:r w:rsidR="00936944" w:rsidRPr="00A07384">
        <w:rPr>
          <w:rStyle w:val="affff8"/>
          <w:rFonts w:cs="PFT_Frank" w:hint="eastAsia"/>
          <w:b/>
          <w:bCs/>
          <w:szCs w:val="10"/>
          <w:rtl/>
        </w:rPr>
        <w:t>ולמצוה</w:t>
      </w:r>
      <w:r w:rsidR="00936944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BC5707" w:rsidRPr="00A07384">
        <w:rPr>
          <w:rStyle w:val="affff8"/>
          <w:rFonts w:cs="PFT_Frank" w:hint="cs"/>
          <w:b/>
          <w:bCs/>
          <w:szCs w:val="10"/>
          <w:rtl/>
        </w:rPr>
        <w:t>ב</w:t>
      </w:r>
      <w:r w:rsidR="00936944" w:rsidRPr="00A07384">
        <w:rPr>
          <w:rStyle w:val="affff8"/>
          <w:rFonts w:cs="PFT_Frank" w:hint="eastAsia"/>
          <w:b/>
          <w:bCs/>
          <w:szCs w:val="10"/>
          <w:rtl/>
        </w:rPr>
        <w:t>כדרכה</w:t>
      </w:r>
      <w:r w:rsidR="00936944" w:rsidRPr="00A07384">
        <w:rPr>
          <w:rStyle w:val="affff8"/>
          <w:rFonts w:cs="PFT_Frank" w:hint="cs"/>
          <w:b/>
          <w:bCs/>
          <w:szCs w:val="10"/>
          <w:rtl/>
        </w:rPr>
        <w:t xml:space="preserve"> </w:t>
      </w:r>
      <w:r w:rsidR="00936944" w:rsidRPr="00110B70">
        <w:rPr>
          <w:rStyle w:val="affff8"/>
          <w:rtl/>
        </w:rPr>
        <w:t>- מ'להקים</w:t>
      </w:r>
      <w:r w:rsidR="00936944">
        <w:rPr>
          <w:rStyle w:val="affff8"/>
          <w:rFonts w:hint="cs"/>
          <w:rtl/>
        </w:rPr>
        <w:t>..</w:t>
      </w:r>
      <w:r w:rsidR="00936944" w:rsidRPr="00110B70">
        <w:rPr>
          <w:rStyle w:val="affff8"/>
          <w:rtl/>
        </w:rPr>
        <w:t xml:space="preserve"> שם'</w:t>
      </w:r>
      <w:r w:rsidR="00936944">
        <w:rPr>
          <w:rStyle w:val="affff8"/>
          <w:rFonts w:hint="cs"/>
          <w:rtl/>
        </w:rPr>
        <w:t>.</w:t>
      </w:r>
    </w:p>
    <w:p w14:paraId="66AFB318" w14:textId="764BE074" w:rsidR="00B433C9" w:rsidRPr="00D238B7" w:rsidRDefault="00B433C9" w:rsidP="00110B70">
      <w:pPr>
        <w:rPr>
          <w:rStyle w:val="affff5"/>
          <w:rtl/>
        </w:rPr>
      </w:pP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ויבם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ביאה</w:t>
      </w:r>
      <w:r w:rsidR="00BC5707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ו</w:t>
      </w:r>
      <w:r w:rsidR="00936944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>א כסף ושטר,</w:t>
      </w:r>
      <w:r w:rsidRPr="00BF2C41">
        <w:rPr>
          <w:rStyle w:val="affff1"/>
          <w:rtl/>
        </w:rPr>
        <w:t xml:space="preserve"> </w:t>
      </w:r>
      <w:r w:rsidR="00936944">
        <w:rPr>
          <w:rStyle w:val="affff1"/>
          <w:rtl/>
        </w:rPr>
        <w:tab/>
      </w:r>
      <w:r w:rsidR="00936944">
        <w:rPr>
          <w:rStyle w:val="affff1"/>
          <w:rtl/>
        </w:rPr>
        <w:tab/>
      </w:r>
      <w:r w:rsidR="00936944">
        <w:rPr>
          <w:rStyle w:val="affff1"/>
          <w:rtl/>
        </w:rPr>
        <w:tab/>
      </w:r>
      <w:r w:rsidR="00936944">
        <w:rPr>
          <w:rStyle w:val="affff1"/>
          <w:rtl/>
        </w:rPr>
        <w:tab/>
      </w:r>
      <w:r w:rsidR="00936944">
        <w:rPr>
          <w:rStyle w:val="affff1"/>
          <w:rtl/>
        </w:rPr>
        <w:tab/>
      </w:r>
      <w:r w:rsidR="00936944">
        <w:rPr>
          <w:rStyle w:val="affff1"/>
          <w:rtl/>
        </w:rPr>
        <w:tab/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ויבמה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בעל כרחה.</w:t>
      </w:r>
    </w:p>
    <w:p w14:paraId="4CFFF606" w14:textId="38610EB3" w:rsidR="00B433C9" w:rsidRPr="00D742B9" w:rsidRDefault="00936944" w:rsidP="00D742B9">
      <w:pPr>
        <w:rPr>
          <w:rtl/>
        </w:rPr>
      </w:pPr>
      <w:r>
        <w:rPr>
          <w:rStyle w:val="affff5"/>
          <w:rFonts w:hint="cs"/>
          <w:rtl/>
        </w:rPr>
        <w:t>ושאמר</w:t>
      </w:r>
      <w:r w:rsidR="00D742B9">
        <w:rPr>
          <w:rStyle w:val="affff5"/>
          <w:rFonts w:hint="cs"/>
          <w:rtl/>
        </w:rPr>
        <w:t xml:space="preserve"> ר"י</w:t>
      </w:r>
      <w:r w:rsidR="00B433C9" w:rsidRPr="00FB7EA3">
        <w:rPr>
          <w:rStyle w:val="affff5"/>
          <w:rtl/>
        </w:rPr>
        <w:t xml:space="preserve">: </w:t>
      </w:r>
      <w:r w:rsidR="00B433C9" w:rsidRPr="00110B70">
        <w:rPr>
          <w:rtl/>
        </w:rPr>
        <w:t>ישן לא קנה</w:t>
      </w:r>
      <w:r w:rsidR="00A1734E" w:rsidRPr="00110B70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B433C9" w:rsidRPr="00D742B9">
        <w:rPr>
          <w:rStyle w:val="affff1"/>
          <w:rtl/>
        </w:rPr>
        <w:t>ד</w:t>
      </w:r>
      <w:r w:rsidR="00B433C9" w:rsidRPr="00D742B9">
        <w:rPr>
          <w:rStyle w:val="affff1"/>
          <w:rFonts w:hint="cs"/>
          <w:rtl/>
        </w:rPr>
        <w:t>'</w:t>
      </w:r>
      <w:r w:rsidR="00B433C9" w:rsidRPr="00D742B9">
        <w:rPr>
          <w:rStyle w:val="affff1"/>
          <w:rtl/>
        </w:rPr>
        <w:t>יבמה יבא עליה</w:t>
      </w:r>
      <w:r w:rsidR="00B433C9" w:rsidRPr="00D742B9">
        <w:rPr>
          <w:rStyle w:val="affff1"/>
          <w:rFonts w:hint="cs"/>
          <w:rtl/>
        </w:rPr>
        <w:t>'</w:t>
      </w:r>
      <w:r w:rsidR="00B433C9" w:rsidRPr="00110B70">
        <w:rPr>
          <w:rtl/>
        </w:rPr>
        <w:t>,</w:t>
      </w:r>
      <w:r w:rsidR="00A1734E" w:rsidRPr="00110B70">
        <w:rPr>
          <w:rtl/>
        </w:rPr>
        <w:t xml:space="preserve"> עד </w:t>
      </w:r>
      <w:r w:rsidR="00D742B9">
        <w:rPr>
          <w:rFonts w:hint="cs"/>
          <w:rtl/>
        </w:rPr>
        <w:t>ש</w:t>
      </w:r>
      <w:r w:rsidR="00A1734E" w:rsidRPr="00110B70">
        <w:rPr>
          <w:rtl/>
        </w:rPr>
        <w:t>מכוין</w:t>
      </w:r>
      <w:r w:rsidR="00B433C9" w:rsidRPr="00110B70">
        <w:rPr>
          <w:rtl/>
        </w:rPr>
        <w:t xml:space="preserve"> לביאה.</w:t>
      </w:r>
    </w:p>
    <w:p w14:paraId="72FCC226" w14:textId="6F59B65B" w:rsidR="00B433C9" w:rsidRPr="00C35A2C" w:rsidRDefault="00B433C9" w:rsidP="00110B70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וה</w:t>
      </w:r>
      <w:r w:rsidRPr="00D1637C">
        <w:rPr>
          <w:rFonts w:cs="PFT_Frank" w:hint="eastAsia"/>
          <w:b/>
          <w:bCs/>
          <w:szCs w:val="14"/>
          <w:rtl/>
        </w:rPr>
        <w:t>ך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ד</w:t>
      </w:r>
      <w:r w:rsidRPr="00C35A2C">
        <w:rPr>
          <w:rFonts w:ascii="FontbitDavid" w:hAnsi="FontbitDavid"/>
          <w:sz w:val="32"/>
          <w:rtl/>
        </w:rPr>
        <w:t xml:space="preserve">בין ער בין ישן </w:t>
      </w:r>
      <w:r w:rsidR="00D742B9">
        <w:rPr>
          <w:rFonts w:ascii="FontbitDavid" w:hAnsi="FontbitDavid" w:hint="cs"/>
          <w:sz w:val="32"/>
          <w:rtl/>
        </w:rPr>
        <w:t xml:space="preserve">- </w:t>
      </w:r>
      <w:r w:rsidRPr="00D1637C">
        <w:rPr>
          <w:rFonts w:cs="PFT_Frank"/>
          <w:b/>
          <w:bCs/>
          <w:szCs w:val="14"/>
          <w:rtl/>
        </w:rPr>
        <w:t>במתנמנם</w:t>
      </w:r>
      <w:r w:rsidR="00D742B9">
        <w:rPr>
          <w:rFonts w:hint="cs"/>
          <w:rtl/>
        </w:rPr>
        <w:t>,</w:t>
      </w:r>
      <w:r w:rsidRPr="00D742B9">
        <w:rPr>
          <w:rFonts w:hint="cs"/>
          <w:rtl/>
        </w:rPr>
        <w:t xml:space="preserve"> </w:t>
      </w:r>
      <w:r w:rsidR="00D742B9">
        <w:rPr>
          <w:rStyle w:val="affff8"/>
          <w:rFonts w:hint="cs"/>
          <w:rtl/>
        </w:rPr>
        <w:t xml:space="preserve">וכן </w:t>
      </w:r>
      <w:r w:rsidR="00D742B9" w:rsidRPr="00A07384">
        <w:rPr>
          <w:rStyle w:val="affff8"/>
          <w:rFonts w:cs="PFT_Frank" w:hint="eastAsia"/>
          <w:b/>
          <w:bCs/>
          <w:szCs w:val="10"/>
          <w:rtl/>
        </w:rPr>
        <w:t>בין</w:t>
      </w:r>
      <w:r w:rsidR="00D742B9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D742B9" w:rsidRPr="00A07384">
        <w:rPr>
          <w:rStyle w:val="affff8"/>
          <w:rFonts w:cs="PFT_Frank" w:hint="eastAsia"/>
          <w:b/>
          <w:bCs/>
          <w:szCs w:val="10"/>
          <w:rtl/>
        </w:rPr>
        <w:t>ערה</w:t>
      </w:r>
      <w:r w:rsidR="00D742B9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D742B9" w:rsidRPr="00A07384">
        <w:rPr>
          <w:rStyle w:val="affff8"/>
          <w:rFonts w:cs="PFT_Frank" w:hint="eastAsia"/>
          <w:b/>
          <w:bCs/>
          <w:szCs w:val="10"/>
          <w:rtl/>
        </w:rPr>
        <w:t>בין</w:t>
      </w:r>
      <w:r w:rsidR="00D742B9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D742B9" w:rsidRPr="00A07384">
        <w:rPr>
          <w:rStyle w:val="affff8"/>
          <w:rFonts w:cs="PFT_Frank" w:hint="eastAsia"/>
          <w:b/>
          <w:bCs/>
          <w:szCs w:val="10"/>
          <w:rtl/>
        </w:rPr>
        <w:t>ישנה</w:t>
      </w:r>
      <w:r w:rsidR="00D742B9" w:rsidRPr="00110B70">
        <w:rPr>
          <w:rStyle w:val="affff8"/>
          <w:rtl/>
        </w:rPr>
        <w:t xml:space="preserve"> </w:t>
      </w:r>
      <w:r w:rsidR="00D742B9">
        <w:rPr>
          <w:rStyle w:val="affff8"/>
          <w:rFonts w:hint="cs"/>
          <w:rtl/>
        </w:rPr>
        <w:t>[</w:t>
      </w:r>
      <w:r w:rsidR="00D742B9" w:rsidRPr="00110B70">
        <w:rPr>
          <w:rStyle w:val="affff8"/>
          <w:rFonts w:hint="eastAsia"/>
          <w:rtl/>
        </w:rPr>
        <w:t>אפי</w:t>
      </w:r>
      <w:r w:rsidR="00D742B9" w:rsidRPr="00110B70">
        <w:rPr>
          <w:rStyle w:val="affff8"/>
          <w:rtl/>
        </w:rPr>
        <w:t xml:space="preserve">' </w:t>
      </w:r>
      <w:r w:rsidR="00D742B9" w:rsidRPr="00110B70">
        <w:rPr>
          <w:rStyle w:val="affff8"/>
          <w:rFonts w:hint="eastAsia"/>
          <w:rtl/>
        </w:rPr>
        <w:t>לגמרי</w:t>
      </w:r>
      <w:r w:rsidR="00D742B9">
        <w:rPr>
          <w:rStyle w:val="affff8"/>
          <w:rFonts w:hint="cs"/>
          <w:rtl/>
        </w:rPr>
        <w:t>]</w:t>
      </w:r>
      <w:r w:rsidRPr="00110B70">
        <w:rPr>
          <w:rStyle w:val="affff8"/>
          <w:rtl/>
        </w:rPr>
        <w:t>.</w:t>
      </w:r>
    </w:p>
    <w:p w14:paraId="753F6367" w14:textId="4F0A6896" w:rsidR="00B433C9" w:rsidRPr="00AC7749" w:rsidRDefault="00D742B9" w:rsidP="00D742B9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rtl/>
        </w:rPr>
        <w:lastRenderedPageBreak/>
        <w:t>ושאמר רבה</w:t>
      </w:r>
      <w:r w:rsidR="00B433C9" w:rsidRPr="00FB7EA3">
        <w:rPr>
          <w:rStyle w:val="affff5"/>
          <w:rtl/>
        </w:rPr>
        <w:t>: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B433C9" w:rsidRPr="00110B70">
        <w:rPr>
          <w:rtl/>
        </w:rPr>
        <w:t>נפל מגג ונתקע</w:t>
      </w:r>
      <w:r>
        <w:rPr>
          <w:rFonts w:hint="cs"/>
          <w:rtl/>
        </w:rPr>
        <w:t>,</w:t>
      </w:r>
      <w:r w:rsidR="00B433C9" w:rsidRPr="00110B70">
        <w:rPr>
          <w:rtl/>
        </w:rPr>
        <w:t xml:space="preserve"> חייב ב</w:t>
      </w:r>
      <w:r>
        <w:rPr>
          <w:rFonts w:hint="cs"/>
          <w:rtl/>
        </w:rPr>
        <w:t>ד'</w:t>
      </w:r>
      <w:r w:rsidR="00B433C9" w:rsidRPr="00110B70">
        <w:rPr>
          <w:rtl/>
        </w:rPr>
        <w:t xml:space="preserve"> דברים, </w:t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היינו</w:t>
      </w:r>
      <w:r w:rsidR="00B433C9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ד</w:t>
      </w:r>
      <w:r w:rsidR="00B433C9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בושת לא</w:t>
      </w:r>
      <w:r>
        <w:rPr>
          <w:rFonts w:ascii="FontbitDavid" w:hAnsi="FontbitDavid" w:hint="cs"/>
          <w:spacing w:val="-4"/>
          <w:sz w:val="32"/>
          <w:rtl/>
        </w:rPr>
        <w:t>.</w:t>
      </w:r>
    </w:p>
    <w:p w14:paraId="1BD55EFB" w14:textId="0E181B00" w:rsidR="00B433C9" w:rsidRDefault="00B433C9" w:rsidP="00B55EDF">
      <w:pPr>
        <w:rPr>
          <w:rtl/>
        </w:rPr>
      </w:pPr>
      <w:r w:rsidRPr="00FB7EA3">
        <w:rPr>
          <w:rStyle w:val="affff5"/>
          <w:rtl/>
        </w:rPr>
        <w:t>רבא</w:t>
      </w:r>
      <w:r w:rsidRPr="00C35A2C">
        <w:rPr>
          <w:rFonts w:ascii="FontbitDavid" w:hAnsi="FontbitDavid"/>
          <w:sz w:val="32"/>
          <w:rtl/>
        </w:rPr>
        <w:t xml:space="preserve">: נתכוון להטיח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בכותל</w:t>
      </w:r>
      <w:r w:rsidRPr="00110B70">
        <w:rPr>
          <w:rStyle w:val="affff8"/>
          <w:rtl/>
        </w:rPr>
        <w:t xml:space="preserve"> והטיח ביבמתו - </w:t>
      </w:r>
      <w:r w:rsidRPr="00C35A2C">
        <w:rPr>
          <w:rFonts w:ascii="FontbitDavid" w:hAnsi="FontbitDavid"/>
          <w:sz w:val="32"/>
          <w:rtl/>
        </w:rPr>
        <w:t>לא קנה,</w:t>
      </w:r>
    </w:p>
    <w:p w14:paraId="29E233FE" w14:textId="715083EB" w:rsidR="0077367B" w:rsidRPr="00736C06" w:rsidRDefault="00D742B9" w:rsidP="00736C06">
      <w:pPr>
        <w:ind w:left="113" w:firstLine="113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לבהמה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110B70">
        <w:rPr>
          <w:rStyle w:val="affff8"/>
          <w:rtl/>
        </w:rPr>
        <w:t>והטיח ביבמ</w:t>
      </w:r>
      <w:r>
        <w:rPr>
          <w:rStyle w:val="affff8"/>
          <w:rFonts w:hint="cs"/>
          <w:rtl/>
        </w:rPr>
        <w:t>תו</w:t>
      </w:r>
      <w:r w:rsidR="00B433C9" w:rsidRPr="00110B70">
        <w:rPr>
          <w:rStyle w:val="affff8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קנה, דמכוין לשם ביאה בעולם.</w:t>
      </w:r>
    </w:p>
    <w:p w14:paraId="5E3B5CE8" w14:textId="2D59EDA4" w:rsidR="00A7116A" w:rsidRPr="00C102E9" w:rsidRDefault="00B433C9" w:rsidP="00615A60">
      <w:pPr>
        <w:pStyle w:val="affff2"/>
        <w:rPr>
          <w:rtl/>
        </w:rPr>
      </w:pPr>
      <w:bookmarkStart w:id="617" w:name="_Toc119172877"/>
      <w:bookmarkStart w:id="618" w:name="_Toc119229968"/>
      <w:r w:rsidRPr="00C102E9">
        <w:rPr>
          <w:rtl/>
        </w:rPr>
        <w:t>מנין להעראה מן התורה</w:t>
      </w:r>
      <w:r w:rsidR="00A7116A" w:rsidRPr="00C102E9">
        <w:rPr>
          <w:rFonts w:hint="cs"/>
          <w:rtl/>
        </w:rPr>
        <w:t xml:space="preserve"> שחייב בכל העריות</w:t>
      </w:r>
      <w:bookmarkEnd w:id="617"/>
      <w:bookmarkEnd w:id="618"/>
    </w:p>
    <w:p w14:paraId="206D9026" w14:textId="660ACAAF" w:rsidR="00B433C9" w:rsidRDefault="00A7116A" w:rsidP="00110B70">
      <w:pPr>
        <w:rPr>
          <w:rStyle w:val="affff1"/>
          <w:rtl/>
        </w:rPr>
      </w:pPr>
      <w:r w:rsidRPr="00110B70">
        <w:rPr>
          <w:rStyle w:val="affff5"/>
          <w:rFonts w:hint="eastAsia"/>
          <w:rtl/>
        </w:rPr>
        <w:t>בהו</w:t>
      </w:r>
      <w:r w:rsidRPr="00110B70">
        <w:rPr>
          <w:rStyle w:val="affff5"/>
          <w:rtl/>
        </w:rPr>
        <w:t>"א:</w:t>
      </w:r>
      <w:r w:rsidR="00B433C9" w:rsidRPr="00110B70">
        <w:rPr>
          <w:rtl/>
        </w:rPr>
        <w:t xml:space="preserve"> </w:t>
      </w:r>
      <w:r w:rsidR="00D256CE" w:rsidRPr="00110B70">
        <w:rPr>
          <w:rStyle w:val="affff8"/>
          <w:rFonts w:hint="eastAsia"/>
          <w:rtl/>
        </w:rPr>
        <w:t>בנדה</w:t>
      </w:r>
      <w:r w:rsidR="00D256CE" w:rsidRPr="00110B70">
        <w:rPr>
          <w:rStyle w:val="affff8"/>
          <w:rtl/>
        </w:rPr>
        <w:t xml:space="preserve"> כתיב </w:t>
      </w:r>
      <w:r w:rsidR="00B433C9" w:rsidRPr="00AC7749">
        <w:rPr>
          <w:rStyle w:val="affff1"/>
          <w:rFonts w:hint="cs"/>
          <w:spacing w:val="-4"/>
          <w:rtl/>
        </w:rPr>
        <w:t>'</w:t>
      </w:r>
      <w:r w:rsidR="00B433C9" w:rsidRPr="00AC7749">
        <w:rPr>
          <w:rStyle w:val="affff1"/>
          <w:spacing w:val="-4"/>
          <w:rtl/>
        </w:rPr>
        <w:t>אשה דוה</w:t>
      </w:r>
      <w:r w:rsidR="00D256CE">
        <w:rPr>
          <w:rStyle w:val="affff1"/>
          <w:rFonts w:hint="cs"/>
          <w:spacing w:val="-4"/>
          <w:rtl/>
        </w:rPr>
        <w:t>..</w:t>
      </w:r>
      <w:r w:rsidR="00B433C9" w:rsidRPr="00AC7749">
        <w:rPr>
          <w:rStyle w:val="affff1"/>
          <w:spacing w:val="-4"/>
          <w:rtl/>
        </w:rPr>
        <w:t xml:space="preserve"> מקורה הערה</w:t>
      </w:r>
      <w:r w:rsidR="00B433C9" w:rsidRPr="00AC7749">
        <w:rPr>
          <w:rStyle w:val="affff1"/>
          <w:rFonts w:hint="cs"/>
          <w:spacing w:val="-4"/>
          <w:rtl/>
        </w:rPr>
        <w:t>'</w:t>
      </w:r>
      <w:r w:rsidR="00B433C9" w:rsidRPr="00AC7749">
        <w:rPr>
          <w:rStyle w:val="affff1"/>
          <w:spacing w:val="-4"/>
          <w:rtl/>
        </w:rPr>
        <w:t>,</w:t>
      </w:r>
      <w:r w:rsidR="00D256CE">
        <w:rPr>
          <w:rStyle w:val="affff1"/>
          <w:rFonts w:hint="cs"/>
          <w:spacing w:val="-4"/>
          <w:rtl/>
        </w:rPr>
        <w:t xml:space="preserve"> </w:t>
      </w:r>
      <w:r w:rsidR="00D256CE" w:rsidRPr="00110B70">
        <w:rPr>
          <w:rStyle w:val="affff8"/>
          <w:rFonts w:hint="eastAsia"/>
          <w:rtl/>
        </w:rPr>
        <w:t>ובא</w:t>
      </w:r>
      <w:r w:rsidR="00D256CE">
        <w:rPr>
          <w:rStyle w:val="affff8"/>
          <w:rFonts w:hint="cs"/>
          <w:rtl/>
        </w:rPr>
        <w:t xml:space="preserve">שת אח כתיב </w:t>
      </w:r>
      <w:r w:rsidR="00BC5707">
        <w:rPr>
          <w:rStyle w:val="affff1"/>
          <w:rFonts w:hint="cs"/>
          <w:rtl/>
        </w:rPr>
        <w:t>'</w:t>
      </w:r>
      <w:r w:rsidR="00D256CE" w:rsidRPr="00110B70">
        <w:rPr>
          <w:rStyle w:val="affff1"/>
          <w:rFonts w:hint="eastAsia"/>
          <w:rtl/>
        </w:rPr>
        <w:t>נדה</w:t>
      </w:r>
      <w:r w:rsidR="00D256CE" w:rsidRPr="00110B70">
        <w:rPr>
          <w:rStyle w:val="affff1"/>
          <w:rtl/>
        </w:rPr>
        <w:t xml:space="preserve"> </w:t>
      </w:r>
      <w:r w:rsidR="00D256CE" w:rsidRPr="00110B70">
        <w:rPr>
          <w:rStyle w:val="affff1"/>
          <w:rFonts w:hint="eastAsia"/>
          <w:rtl/>
        </w:rPr>
        <w:t>היא</w:t>
      </w:r>
      <w:r w:rsidR="00BC5707">
        <w:rPr>
          <w:rStyle w:val="affff1"/>
          <w:rFonts w:hint="cs"/>
          <w:rtl/>
        </w:rPr>
        <w:t>'</w:t>
      </w:r>
      <w:r w:rsidR="00D256CE">
        <w:rPr>
          <w:rStyle w:val="affff1"/>
          <w:rFonts w:hint="cs"/>
          <w:rtl/>
        </w:rPr>
        <w:t>,</w:t>
      </w:r>
    </w:p>
    <w:p w14:paraId="2966D1A4" w14:textId="470E9808" w:rsidR="00D256CE" w:rsidRDefault="00D256CE" w:rsidP="00110B70">
      <w:pPr>
        <w:pStyle w:val="affff7"/>
        <w:ind w:firstLine="113"/>
        <w:rPr>
          <w:rtl/>
        </w:rPr>
      </w:pPr>
      <w:r>
        <w:rPr>
          <w:rFonts w:hint="cs"/>
          <w:rtl/>
        </w:rPr>
        <w:t xml:space="preserve">ובאחות אביו ואמו כתיב </w:t>
      </w:r>
      <w:r w:rsidR="00BC5707">
        <w:rPr>
          <w:rStyle w:val="affff1"/>
          <w:rFonts w:hint="cs"/>
          <w:rtl/>
        </w:rPr>
        <w:t>'</w:t>
      </w:r>
      <w:r w:rsidRPr="00110B70">
        <w:rPr>
          <w:rStyle w:val="affff1"/>
          <w:rFonts w:hint="eastAsia"/>
          <w:rtl/>
        </w:rPr>
        <w:t>וערות</w:t>
      </w:r>
      <w:r w:rsidRPr="00110B70">
        <w:rPr>
          <w:rStyle w:val="affff1"/>
          <w:rtl/>
        </w:rPr>
        <w:t xml:space="preserve"> </w:t>
      </w:r>
      <w:r w:rsidRPr="00110B70">
        <w:rPr>
          <w:rStyle w:val="affff1"/>
          <w:rFonts w:hint="eastAsia"/>
          <w:rtl/>
        </w:rPr>
        <w:t>אחות</w:t>
      </w:r>
      <w:r w:rsidRPr="00110B70">
        <w:rPr>
          <w:rStyle w:val="affff1"/>
          <w:rtl/>
        </w:rPr>
        <w:t xml:space="preserve"> </w:t>
      </w:r>
      <w:r w:rsidRPr="00110B70">
        <w:rPr>
          <w:rStyle w:val="affff1"/>
          <w:rFonts w:hint="eastAsia"/>
          <w:rtl/>
        </w:rPr>
        <w:t>אמך</w:t>
      </w:r>
      <w:r w:rsidRPr="00110B70">
        <w:rPr>
          <w:rStyle w:val="affff1"/>
          <w:rtl/>
        </w:rPr>
        <w:t xml:space="preserve"> </w:t>
      </w:r>
      <w:r w:rsidRPr="00110B70">
        <w:rPr>
          <w:rStyle w:val="affff1"/>
          <w:rFonts w:hint="eastAsia"/>
          <w:rtl/>
        </w:rPr>
        <w:t>ואחות</w:t>
      </w:r>
      <w:r w:rsidRPr="00110B70">
        <w:rPr>
          <w:rStyle w:val="affff1"/>
          <w:rtl/>
        </w:rPr>
        <w:t xml:space="preserve"> </w:t>
      </w:r>
      <w:r w:rsidRPr="00110B70">
        <w:rPr>
          <w:rStyle w:val="affff1"/>
          <w:rFonts w:hint="eastAsia"/>
          <w:rtl/>
        </w:rPr>
        <w:t>אביך</w:t>
      </w:r>
      <w:r w:rsidRPr="00110B70">
        <w:rPr>
          <w:rStyle w:val="affff1"/>
          <w:rtl/>
        </w:rPr>
        <w:t xml:space="preserve">.. </w:t>
      </w:r>
      <w:r w:rsidRPr="00110B70">
        <w:rPr>
          <w:rStyle w:val="affff1"/>
          <w:rFonts w:hint="eastAsia"/>
          <w:rtl/>
        </w:rPr>
        <w:t>את</w:t>
      </w:r>
      <w:r w:rsidRPr="00110B70">
        <w:rPr>
          <w:rStyle w:val="affff1"/>
          <w:rtl/>
        </w:rPr>
        <w:t xml:space="preserve"> </w:t>
      </w:r>
      <w:r w:rsidRPr="00110B70">
        <w:rPr>
          <w:rStyle w:val="affff1"/>
          <w:rFonts w:hint="eastAsia"/>
          <w:rtl/>
        </w:rPr>
        <w:t>שארו</w:t>
      </w:r>
      <w:r w:rsidRPr="00110B70">
        <w:rPr>
          <w:rStyle w:val="affff1"/>
          <w:rtl/>
        </w:rPr>
        <w:t xml:space="preserve"> </w:t>
      </w:r>
      <w:r w:rsidRPr="00110B70">
        <w:rPr>
          <w:rStyle w:val="affff1"/>
          <w:rFonts w:hint="eastAsia"/>
          <w:rtl/>
        </w:rPr>
        <w:t>הערה</w:t>
      </w:r>
      <w:r w:rsidRPr="00110B70">
        <w:rPr>
          <w:rStyle w:val="affff1"/>
          <w:rtl/>
        </w:rPr>
        <w:t>'</w:t>
      </w:r>
      <w:r>
        <w:rPr>
          <w:rFonts w:hint="cs"/>
          <w:rtl/>
        </w:rPr>
        <w:t>.</w:t>
      </w:r>
    </w:p>
    <w:p w14:paraId="065B9DD3" w14:textId="79E94699" w:rsidR="00AF2B28" w:rsidRDefault="00B433C9" w:rsidP="00AF2B28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eastAsia"/>
          <w:rtl/>
        </w:rPr>
        <w:t>ו</w:t>
      </w:r>
      <w:r w:rsidR="00AF2B28" w:rsidRPr="00110B70">
        <w:rPr>
          <w:rStyle w:val="affff5"/>
          <w:rFonts w:hint="eastAsia"/>
          <w:rtl/>
        </w:rPr>
        <w:t>דחינו</w:t>
      </w:r>
      <w:r w:rsidR="00AF2B28" w:rsidRPr="00110B70">
        <w:rPr>
          <w:rStyle w:val="affff5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מנדה</w:t>
      </w:r>
      <w:r w:rsidR="00AF2B28" w:rsidRPr="00110B70">
        <w:rPr>
          <w:rStyle w:val="affff8"/>
          <w:rtl/>
        </w:rPr>
        <w:t xml:space="preserve"> - </w:t>
      </w:r>
      <w:r w:rsidR="00AF2B28" w:rsidRPr="00110B70">
        <w:rPr>
          <w:rStyle w:val="affff8"/>
          <w:rFonts w:hint="eastAsia"/>
          <w:rtl/>
        </w:rPr>
        <w:t>מה</w:t>
      </w:r>
      <w:r w:rsidR="00AF2B28" w:rsidRPr="00110B70">
        <w:rPr>
          <w:rStyle w:val="affff8"/>
          <w:rtl/>
        </w:rPr>
        <w:t xml:space="preserve"> </w:t>
      </w:r>
      <w:r w:rsidR="00AF2B28" w:rsidRPr="00110B70">
        <w:rPr>
          <w:rStyle w:val="affff8"/>
          <w:rFonts w:hint="eastAsia"/>
          <w:rtl/>
        </w:rPr>
        <w:t>לה</w:t>
      </w:r>
      <w:r w:rsidR="00AF2B28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מטמאה בועלה</w:t>
      </w:r>
      <w:r w:rsidR="00AF2B28">
        <w:rPr>
          <w:rFonts w:ascii="FontbitDavid" w:hAnsi="FontbitDavid" w:hint="cs"/>
          <w:sz w:val="32"/>
          <w:rtl/>
        </w:rPr>
        <w:t xml:space="preserve">,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מאשת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אח</w:t>
      </w:r>
      <w:r w:rsidR="00AF2B28">
        <w:rPr>
          <w:rFonts w:ascii="FontbitDavid" w:hAnsi="FontbitDavid" w:hint="cs"/>
          <w:sz w:val="32"/>
          <w:rtl/>
        </w:rPr>
        <w:t xml:space="preserve"> - </w:t>
      </w:r>
      <w:r w:rsidRPr="00C35A2C">
        <w:rPr>
          <w:rFonts w:ascii="FontbitDavid" w:hAnsi="FontbitDavid" w:hint="cs"/>
          <w:sz w:val="32"/>
          <w:rtl/>
        </w:rPr>
        <w:t>בידו לרבות</w:t>
      </w:r>
      <w:r w:rsidR="00AF2B28">
        <w:rPr>
          <w:rFonts w:ascii="FontbitDavid" w:hAnsi="FontbitDavid" w:hint="cs"/>
          <w:sz w:val="32"/>
          <w:rtl/>
        </w:rPr>
        <w:t>,</w:t>
      </w:r>
    </w:p>
    <w:p w14:paraId="08CA6B56" w14:textId="0325E382" w:rsidR="00B433C9" w:rsidRDefault="00AF2B28" w:rsidP="00110B70">
      <w:pPr>
        <w:jc w:val="center"/>
        <w:rPr>
          <w:rtl/>
        </w:rPr>
      </w:pPr>
      <w:r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מאחות</w:t>
      </w:r>
      <w:r w:rsidRPr="00D1637C">
        <w:rPr>
          <w:rFonts w:cs="PFT_Frank"/>
          <w:b/>
          <w:bCs/>
          <w:szCs w:val="14"/>
          <w:rtl/>
        </w:rPr>
        <w:t xml:space="preserve"> אב ואם</w:t>
      </w:r>
      <w:r w:rsidR="00B433C9" w:rsidRPr="00110B70">
        <w:rPr>
          <w:rtl/>
        </w:rPr>
        <w:t xml:space="preserve"> </w:t>
      </w:r>
      <w:r w:rsidRPr="00110B70">
        <w:rPr>
          <w:rtl/>
        </w:rPr>
        <w:t>-</w:t>
      </w:r>
      <w:r w:rsidR="00B433C9" w:rsidRPr="00C35A2C">
        <w:rPr>
          <w:rFonts w:hint="cs"/>
          <w:rtl/>
        </w:rPr>
        <w:t xml:space="preserve"> איסור הבא מאליו</w:t>
      </w:r>
      <w:r>
        <w:rPr>
          <w:rFonts w:hint="cs"/>
          <w:rtl/>
        </w:rPr>
        <w:t>.</w:t>
      </w:r>
    </w:p>
    <w:p w14:paraId="6F35EB16" w14:textId="778D41C6" w:rsidR="00B433C9" w:rsidRDefault="00A1734E" w:rsidP="00AF2B28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מאשת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אח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AF2B28">
        <w:rPr>
          <w:rFonts w:ascii="FontbitDavid" w:hAnsi="FontbitDavid" w:cs="PFT_Frank" w:hint="cs"/>
          <w:b/>
          <w:bCs/>
          <w:sz w:val="14"/>
          <w:szCs w:val="14"/>
          <w:rtl/>
        </w:rPr>
        <w:t>ו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אחות</w:t>
      </w:r>
      <w:r w:rsidR="00AF2B28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.. </w:t>
      </w:r>
      <w:r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אסורין משום שאר</w:t>
      </w:r>
      <w:r w:rsidR="00AF2B28">
        <w:rPr>
          <w:rFonts w:ascii="FontbitDavid" w:hAnsi="FontbitDavid" w:hint="cs"/>
          <w:sz w:val="32"/>
          <w:rtl/>
        </w:rPr>
        <w:t xml:space="preserve">,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מנדה </w:t>
      </w:r>
      <w:r w:rsidR="00B433C9" w:rsidRPr="00AF2B28">
        <w:rPr>
          <w:rFonts w:ascii="FontbitDavid" w:hAnsi="FontbitDavid" w:cs="PFT_Frank"/>
          <w:b/>
          <w:bCs/>
          <w:sz w:val="14"/>
          <w:szCs w:val="14"/>
          <w:rtl/>
        </w:rPr>
        <w:t>ו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אחות</w:t>
      </w:r>
      <w:r w:rsidR="00AF2B28" w:rsidRPr="00D1637C">
        <w:rPr>
          <w:rFonts w:ascii="FontbitDavid" w:hAnsi="FontbitDavid" w:cs="PFT_Frank"/>
          <w:b/>
          <w:bCs/>
          <w:sz w:val="32"/>
          <w:szCs w:val="14"/>
          <w:rtl/>
        </w:rPr>
        <w:t>..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AF2B28"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>בא מאליו</w:t>
      </w:r>
      <w:r w:rsidR="00AF2B28">
        <w:rPr>
          <w:rFonts w:ascii="FontbitDavid" w:hAnsi="FontbitDavid" w:hint="cs"/>
          <w:sz w:val="32"/>
          <w:rtl/>
        </w:rPr>
        <w:t>,</w:t>
      </w:r>
      <w:r w:rsidR="00AF2B28">
        <w:rPr>
          <w:rFonts w:hint="cs"/>
          <w:spacing w:val="-2"/>
          <w:rtl/>
        </w:rPr>
        <w:t xml:space="preserve"> </w:t>
      </w:r>
      <w:r w:rsidR="00B433C9" w:rsidRPr="00D1637C">
        <w:rPr>
          <w:rFonts w:cs="PFT_Frank" w:hint="eastAsia"/>
          <w:b/>
          <w:bCs/>
          <w:spacing w:val="-2"/>
          <w:szCs w:val="14"/>
          <w:rtl/>
        </w:rPr>
        <w:t>מנדה</w:t>
      </w:r>
      <w:r w:rsidR="00B433C9" w:rsidRPr="00D1637C">
        <w:rPr>
          <w:rFonts w:cs="PFT_Frank"/>
          <w:b/>
          <w:bCs/>
          <w:spacing w:val="-2"/>
          <w:szCs w:val="14"/>
          <w:rtl/>
        </w:rPr>
        <w:t xml:space="preserve"> </w:t>
      </w:r>
      <w:r w:rsidR="00B433C9" w:rsidRPr="00AF2B28">
        <w:rPr>
          <w:rFonts w:cs="PFT_Frank" w:hint="cs"/>
          <w:b/>
          <w:bCs/>
          <w:spacing w:val="-2"/>
          <w:szCs w:val="14"/>
          <w:rtl/>
        </w:rPr>
        <w:t>ו</w:t>
      </w:r>
      <w:r w:rsidR="00B433C9" w:rsidRPr="00D1637C">
        <w:rPr>
          <w:rFonts w:cs="PFT_Frank" w:hint="eastAsia"/>
          <w:b/>
          <w:bCs/>
          <w:spacing w:val="-2"/>
          <w:szCs w:val="14"/>
          <w:rtl/>
        </w:rPr>
        <w:t>אשת</w:t>
      </w:r>
      <w:r w:rsidR="00B433C9" w:rsidRPr="00D1637C">
        <w:rPr>
          <w:rFonts w:cs="PFT_Frank"/>
          <w:b/>
          <w:bCs/>
          <w:spacing w:val="-2"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pacing w:val="-2"/>
          <w:szCs w:val="14"/>
          <w:rtl/>
        </w:rPr>
        <w:t>אח</w:t>
      </w:r>
      <w:r w:rsidR="00AF2B28">
        <w:rPr>
          <w:rFonts w:hint="cs"/>
          <w:spacing w:val="-2"/>
          <w:rtl/>
        </w:rPr>
        <w:t xml:space="preserve"> -</w:t>
      </w:r>
      <w:r w:rsidR="00B433C9" w:rsidRPr="00262A77">
        <w:rPr>
          <w:rFonts w:hint="cs"/>
          <w:spacing w:val="-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אין אוסרן מתירן</w:t>
      </w:r>
      <w:r w:rsidR="00AF2B28">
        <w:rPr>
          <w:rFonts w:ascii="FontbitDavid" w:hAnsi="FontbitDavid" w:hint="cs"/>
          <w:sz w:val="32"/>
          <w:rtl/>
        </w:rPr>
        <w:t xml:space="preserve"> </w:t>
      </w:r>
      <w:r w:rsidR="00AF2B28" w:rsidRPr="00110B70">
        <w:rPr>
          <w:rStyle w:val="affff8"/>
          <w:rFonts w:hint="eastAsia"/>
          <w:rtl/>
        </w:rPr>
        <w:t>כשמת</w:t>
      </w:r>
      <w:r w:rsidR="00AF2B28">
        <w:rPr>
          <w:rStyle w:val="affff8"/>
          <w:rFonts w:hint="cs"/>
          <w:rtl/>
        </w:rPr>
        <w:t>,</w:t>
      </w:r>
      <w:r w:rsidR="00B433C9" w:rsidRPr="00110B70">
        <w:rPr>
          <w:rStyle w:val="affff8"/>
          <w:rtl/>
        </w:rPr>
        <w:t xml:space="preserve"> </w:t>
      </w:r>
      <w:r w:rsidR="00AF2B28" w:rsidRPr="00A07384">
        <w:rPr>
          <w:rStyle w:val="affff8"/>
          <w:rFonts w:cs="PFT_Frank" w:hint="cs"/>
          <w:b/>
          <w:bCs/>
          <w:szCs w:val="10"/>
          <w:rtl/>
        </w:rPr>
        <w:t>ו</w:t>
      </w:r>
      <w:r w:rsidR="00B433C9" w:rsidRPr="00A07384">
        <w:rPr>
          <w:rStyle w:val="affff8"/>
          <w:rFonts w:cs="PFT_Frank"/>
          <w:b/>
          <w:bCs/>
          <w:szCs w:val="10"/>
          <w:rtl/>
        </w:rPr>
        <w:t>אשת איש</w:t>
      </w:r>
      <w:r w:rsidR="00AF2B28" w:rsidRPr="00A07384">
        <w:rPr>
          <w:rStyle w:val="affff8"/>
          <w:rFonts w:cs="PFT_Frank"/>
          <w:b/>
          <w:bCs/>
          <w:szCs w:val="10"/>
          <w:rtl/>
        </w:rPr>
        <w:t xml:space="preserve"> מנ"ל</w:t>
      </w:r>
      <w:r w:rsidR="00B433C9" w:rsidRPr="00A07384">
        <w:rPr>
          <w:rStyle w:val="affff8"/>
          <w:rFonts w:cs="PFT_Frank"/>
          <w:b/>
          <w:bCs/>
          <w:szCs w:val="10"/>
          <w:rtl/>
        </w:rPr>
        <w:t>?</w:t>
      </w:r>
    </w:p>
    <w:p w14:paraId="02889B8A" w14:textId="16A40625" w:rsidR="00B433C9" w:rsidRPr="00C35A2C" w:rsidRDefault="00A1734E" w:rsidP="00B55EDF">
      <w:pPr>
        <w:rPr>
          <w:rFonts w:ascii="FontbitDavid" w:hAnsi="FontbitDavid"/>
          <w:sz w:val="32"/>
          <w:rtl/>
        </w:rPr>
      </w:pPr>
      <w:r>
        <w:rPr>
          <w:rStyle w:val="affff5"/>
          <w:rtl/>
        </w:rPr>
        <w:t>אלא</w:t>
      </w:r>
      <w:r w:rsidR="00B433C9" w:rsidRPr="00FB7EA3">
        <w:rPr>
          <w:rStyle w:val="affff5"/>
          <w:rtl/>
        </w:rPr>
        <w:t xml:space="preserve"> </w:t>
      </w:r>
      <w:r w:rsidR="00AF2B28">
        <w:rPr>
          <w:rStyle w:val="affff5"/>
          <w:rFonts w:hint="cs"/>
          <w:rtl/>
        </w:rPr>
        <w:t>ל</w:t>
      </w:r>
      <w:r w:rsidR="00B433C9" w:rsidRPr="00FB7EA3">
        <w:rPr>
          <w:rStyle w:val="affff5"/>
          <w:rtl/>
        </w:rPr>
        <w:t>ר' יונה</w:t>
      </w:r>
      <w:r>
        <w:rPr>
          <w:rStyle w:val="affff5"/>
          <w:rFonts w:hint="cs"/>
          <w:rtl/>
        </w:rPr>
        <w:t>:</w:t>
      </w:r>
      <w:r>
        <w:rPr>
          <w:rStyle w:val="affff1"/>
          <w:rFonts w:hint="cs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אשר יעשה מכל התועבות</w:t>
      </w:r>
      <w:r w:rsidR="00AF2B28">
        <w:rPr>
          <w:rStyle w:val="affff1"/>
          <w:rFonts w:hint="cs"/>
          <w:rtl/>
        </w:rPr>
        <w:t>.. ונכרתו</w:t>
      </w:r>
      <w:r w:rsidR="00AF2B28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הוקשו כ</w:t>
      </w:r>
      <w:r w:rsidR="00AF2B28"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>ל</w:t>
      </w:r>
      <w:r w:rsidR="00AF2B28">
        <w:rPr>
          <w:rFonts w:ascii="FontbitDavid" w:hAnsi="FontbitDavid" w:hint="cs"/>
          <w:sz w:val="32"/>
          <w:rtl/>
        </w:rPr>
        <w:t>ם</w:t>
      </w:r>
      <w:r w:rsidR="00B433C9" w:rsidRPr="00C35A2C">
        <w:rPr>
          <w:rFonts w:ascii="FontbitDavid" w:hAnsi="FontbitDavid"/>
          <w:sz w:val="32"/>
          <w:rtl/>
        </w:rPr>
        <w:t xml:space="preserve"> לנדה</w:t>
      </w:r>
      <w:r w:rsidR="00AF2B28">
        <w:rPr>
          <w:rFonts w:ascii="FontbitDavid" w:hAnsi="FontbitDavid" w:hint="cs"/>
          <w:sz w:val="32"/>
          <w:rtl/>
        </w:rPr>
        <w:t>.</w:t>
      </w:r>
    </w:p>
    <w:p w14:paraId="4DC3AA04" w14:textId="2B8AA93E" w:rsidR="00B433C9" w:rsidRDefault="00AF2B28" w:rsidP="00B55EDF">
      <w:pPr>
        <w:rPr>
          <w:rtl/>
        </w:rPr>
      </w:pPr>
      <w:r w:rsidRPr="00C102E9">
        <w:rPr>
          <w:rStyle w:val="affff1"/>
          <w:rFonts w:hint="cs"/>
          <w:rtl/>
        </w:rPr>
        <w:t>ו</w:t>
      </w:r>
      <w:r w:rsidR="00B433C9" w:rsidRPr="00C102E9">
        <w:rPr>
          <w:rStyle w:val="affff1"/>
          <w:rFonts w:hint="cs"/>
          <w:rtl/>
        </w:rPr>
        <w:t>'</w:t>
      </w:r>
      <w:r w:rsidR="00B433C9" w:rsidRPr="00C102E9">
        <w:rPr>
          <w:rStyle w:val="affff1"/>
          <w:rtl/>
        </w:rPr>
        <w:t>נדה</w:t>
      </w:r>
      <w:r w:rsidR="00B433C9" w:rsidRPr="00C102E9">
        <w:rPr>
          <w:rStyle w:val="affff1"/>
          <w:rFonts w:hint="cs"/>
          <w:rtl/>
        </w:rPr>
        <w:t>'</w:t>
      </w:r>
      <w:r w:rsidR="00B433C9" w:rsidRPr="00110B70">
        <w:rPr>
          <w:rStyle w:val="affff5"/>
          <w:rtl/>
        </w:rPr>
        <w:t xml:space="preserve"> דאשת אח</w:t>
      </w:r>
      <w:r w:rsidR="00B433C9" w:rsidRPr="00FB7EA3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ל</w:t>
      </w:r>
      <w:r w:rsidR="00B433C9" w:rsidRPr="00C35A2C">
        <w:rPr>
          <w:rFonts w:ascii="FontbitDavid" w:hAnsi="FontbitDavid"/>
          <w:sz w:val="32"/>
          <w:rtl/>
        </w:rPr>
        <w:t>יבמה שאסורה בחיי בעלה</w:t>
      </w:r>
      <w:r w:rsidR="00B433C9"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על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האח</w:t>
      </w:r>
      <w:r w:rsidRPr="00110B70">
        <w:rPr>
          <w:rStyle w:val="affff8"/>
          <w:rtl/>
        </w:rPr>
        <w:t xml:space="preserve">, </w:t>
      </w:r>
      <w:r w:rsidRPr="00110B70">
        <w:rPr>
          <w:rStyle w:val="affff8"/>
          <w:rFonts w:hint="eastAsia"/>
          <w:rtl/>
        </w:rPr>
        <w:t>אף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ש</w:t>
      </w:r>
      <w:r w:rsidR="00BC5707">
        <w:rPr>
          <w:rStyle w:val="affff8"/>
          <w:rFonts w:hint="cs"/>
          <w:rtl/>
        </w:rPr>
        <w:t>נת</w:t>
      </w:r>
      <w:r w:rsidRPr="00110B70">
        <w:rPr>
          <w:rStyle w:val="affff8"/>
          <w:rFonts w:hint="eastAsia"/>
          <w:rtl/>
        </w:rPr>
        <w:t>גרשה</w:t>
      </w:r>
      <w:r>
        <w:rPr>
          <w:rStyle w:val="affff8"/>
          <w:rFonts w:hint="cs"/>
          <w:rtl/>
        </w:rPr>
        <w:t>,</w:t>
      </w:r>
    </w:p>
    <w:p w14:paraId="2064D79A" w14:textId="5860DFF4" w:rsidR="00C102E9" w:rsidRDefault="00AF2B28" w:rsidP="00C102E9">
      <w:pPr>
        <w:rPr>
          <w:rtl/>
        </w:rPr>
      </w:pP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דהו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"א</w:t>
      </w:r>
      <w:r w:rsidR="00B433C9">
        <w:rPr>
          <w:rtl/>
        </w:rPr>
        <w:t xml:space="preserve"> </w:t>
      </w:r>
      <w:r w:rsidR="00B433C9" w:rsidRPr="00C35A2C">
        <w:rPr>
          <w:rtl/>
        </w:rPr>
        <w:t>לאחר מיתת</w:t>
      </w:r>
      <w:r>
        <w:rPr>
          <w:rFonts w:hint="cs"/>
          <w:rtl/>
        </w:rPr>
        <w:t>ו</w:t>
      </w:r>
      <w:r w:rsidR="00B433C9" w:rsidRPr="00C35A2C">
        <w:rPr>
          <w:rtl/>
        </w:rPr>
        <w:t xml:space="preserve"> מצוה</w:t>
      </w:r>
      <w:r w:rsidR="00D20068">
        <w:rPr>
          <w:rFonts w:hint="cs"/>
          <w:rtl/>
        </w:rPr>
        <w:t xml:space="preserve"> -</w:t>
      </w:r>
      <w:r w:rsidR="00B433C9" w:rsidRPr="00D20068">
        <w:rPr>
          <w:rtl/>
        </w:rPr>
        <w:t xml:space="preserve"> בחיי</w:t>
      </w:r>
      <w:r w:rsidRPr="00D20068">
        <w:rPr>
          <w:rFonts w:hint="cs"/>
          <w:rtl/>
        </w:rPr>
        <w:t>ו</w:t>
      </w:r>
      <w:r w:rsidR="00B433C9" w:rsidRPr="00D20068">
        <w:rPr>
          <w:rtl/>
        </w:rPr>
        <w:t xml:space="preserve"> </w:t>
      </w:r>
      <w:r w:rsidR="003B7875" w:rsidRPr="00110B70">
        <w:rPr>
          <w:rFonts w:hint="eastAsia"/>
          <w:rtl/>
        </w:rPr>
        <w:t>רשות</w:t>
      </w:r>
      <w:r w:rsidR="003B7875" w:rsidRPr="00110B70">
        <w:rPr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א</w:t>
      </w:r>
      <w:r w:rsidR="003B7875" w:rsidRPr="00D1637C">
        <w:rPr>
          <w:rFonts w:cs="PFT_Frank" w:hint="eastAsia"/>
          <w:b/>
          <w:bCs/>
          <w:szCs w:val="14"/>
          <w:rtl/>
        </w:rPr>
        <w:t>ו</w:t>
      </w:r>
      <w:r w:rsidR="00B433C9" w:rsidRPr="00C35A2C">
        <w:rPr>
          <w:rtl/>
        </w:rPr>
        <w:t xml:space="preserve"> לאו הבא מכלל עשה</w:t>
      </w:r>
      <w:r w:rsidR="003B7875">
        <w:rPr>
          <w:rFonts w:hint="cs"/>
          <w:rtl/>
        </w:rPr>
        <w:t>,</w:t>
      </w:r>
      <w:r w:rsidR="00D20068">
        <w:rPr>
          <w:rFonts w:hint="cs"/>
          <w:rtl/>
        </w:rPr>
        <w:t xml:space="preserve"> </w:t>
      </w:r>
      <w:r w:rsidR="00D20068" w:rsidRPr="00D1637C">
        <w:rPr>
          <w:rFonts w:cs="PFT_Frank" w:hint="eastAsia"/>
          <w:b/>
          <w:bCs/>
          <w:szCs w:val="14"/>
          <w:rtl/>
        </w:rPr>
        <w:t>קמ</w:t>
      </w:r>
      <w:r w:rsidR="00D20068" w:rsidRPr="00D1637C">
        <w:rPr>
          <w:rFonts w:cs="PFT_Frank"/>
          <w:b/>
          <w:bCs/>
          <w:szCs w:val="14"/>
          <w:rtl/>
        </w:rPr>
        <w:t>"ל</w:t>
      </w:r>
      <w:r w:rsidR="00B433C9">
        <w:rPr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נדה</w:t>
      </w:r>
      <w:r w:rsidR="00B433C9" w:rsidRPr="00AD1A41">
        <w:rPr>
          <w:rStyle w:val="affff1"/>
          <w:rFonts w:hint="cs"/>
          <w:rtl/>
        </w:rPr>
        <w:t>'</w:t>
      </w:r>
      <w:r w:rsidR="00B433C9" w:rsidRPr="00C35A2C">
        <w:rPr>
          <w:rtl/>
        </w:rPr>
        <w:t xml:space="preserve"> </w:t>
      </w:r>
      <w:r w:rsidR="00D20068">
        <w:rPr>
          <w:rFonts w:hint="cs"/>
          <w:rtl/>
        </w:rPr>
        <w:t xml:space="preserve">- </w:t>
      </w:r>
      <w:r w:rsidR="00B433C9" w:rsidRPr="00D1637C">
        <w:rPr>
          <w:rFonts w:cs="PFT_Frank" w:hint="eastAsia"/>
          <w:b/>
          <w:bCs/>
          <w:szCs w:val="14"/>
          <w:rtl/>
        </w:rPr>
        <w:t>כנדה</w:t>
      </w:r>
      <w:r w:rsidR="00D20068">
        <w:rPr>
          <w:rFonts w:hint="cs"/>
          <w:rtl/>
        </w:rPr>
        <w:t>,</w:t>
      </w:r>
      <w:r w:rsidR="00B433C9" w:rsidRPr="00D20068">
        <w:rPr>
          <w:rFonts w:hint="cs"/>
          <w:rtl/>
        </w:rPr>
        <w:t xml:space="preserve"> </w:t>
      </w:r>
      <w:r w:rsidR="00AB43C5" w:rsidRPr="00D20068">
        <w:rPr>
          <w:rFonts w:hint="cs"/>
          <w:rtl/>
        </w:rPr>
        <w:t>אף</w:t>
      </w:r>
      <w:r w:rsidR="00B433C9" w:rsidRPr="00D20068">
        <w:rPr>
          <w:rFonts w:hint="cs"/>
          <w:rtl/>
        </w:rPr>
        <w:t xml:space="preserve"> שי</w:t>
      </w:r>
      <w:r w:rsidR="00B433C9" w:rsidRPr="00C35A2C">
        <w:rPr>
          <w:rFonts w:hint="cs"/>
          <w:rtl/>
        </w:rPr>
        <w:t xml:space="preserve">ש </w:t>
      </w:r>
      <w:r w:rsidR="00D20068">
        <w:rPr>
          <w:rFonts w:hint="cs"/>
          <w:rtl/>
        </w:rPr>
        <w:t xml:space="preserve">לה </w:t>
      </w:r>
      <w:r w:rsidR="00B433C9" w:rsidRPr="00C35A2C">
        <w:rPr>
          <w:rFonts w:hint="cs"/>
          <w:rtl/>
        </w:rPr>
        <w:t>היתר</w:t>
      </w:r>
      <w:r w:rsidR="00D20068"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בשעת איסור </w:t>
      </w:r>
      <w:r w:rsidR="00B433C9" w:rsidRPr="00D1637C">
        <w:rPr>
          <w:rFonts w:cs="PFT_Frank" w:hint="eastAsia"/>
          <w:b/>
          <w:bCs/>
          <w:szCs w:val="14"/>
          <w:rtl/>
        </w:rPr>
        <w:t>כרת</w:t>
      </w:r>
      <w:r w:rsidR="00D20068">
        <w:rPr>
          <w:rFonts w:hint="cs"/>
          <w:rtl/>
        </w:rPr>
        <w:t>.</w:t>
      </w:r>
    </w:p>
    <w:p w14:paraId="783FFFE8" w14:textId="4C33778F" w:rsidR="00B433C9" w:rsidRPr="000D3FA7" w:rsidRDefault="00C102E9" w:rsidP="00C102E9">
      <w:pPr>
        <w:rPr>
          <w:rFonts w:ascii="FontbitDavid" w:hAnsi="FontbitDavid"/>
          <w:spacing w:val="-4"/>
          <w:sz w:val="32"/>
          <w:rtl/>
        </w:rPr>
      </w:pPr>
      <w:r>
        <w:rPr>
          <w:rStyle w:val="affff1"/>
          <w:rFonts w:hint="cs"/>
          <w:rtl/>
        </w:rPr>
        <w:t>ו'</w:t>
      </w:r>
      <w:r w:rsidR="00B433C9" w:rsidRPr="00110B70">
        <w:rPr>
          <w:rStyle w:val="affff1"/>
          <w:rtl/>
        </w:rPr>
        <w:t>העראה'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110B70">
        <w:rPr>
          <w:rStyle w:val="affff5"/>
          <w:rtl/>
        </w:rPr>
        <w:t>דאחות אב ואם</w:t>
      </w:r>
      <w:r w:rsidR="00B433C9" w:rsidRPr="00FB7EA3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0D3FA7">
        <w:rPr>
          <w:rFonts w:ascii="FontbitDavid" w:hAnsi="FontbitDavid"/>
          <w:spacing w:val="-4"/>
          <w:sz w:val="32"/>
          <w:rtl/>
        </w:rPr>
        <w:t>אם אינו ענין</w:t>
      </w:r>
      <w:r>
        <w:rPr>
          <w:rFonts w:ascii="FontbitDavid" w:hAnsi="FontbitDavid" w:hint="cs"/>
          <w:spacing w:val="-4"/>
          <w:sz w:val="32"/>
          <w:rtl/>
        </w:rPr>
        <w:t>,</w:t>
      </w:r>
      <w:r w:rsidR="00B433C9" w:rsidRPr="000D3FA7">
        <w:rPr>
          <w:rFonts w:ascii="FontbitDavid" w:hAnsi="FontbitDavid"/>
          <w:spacing w:val="-4"/>
          <w:sz w:val="32"/>
          <w:rtl/>
        </w:rPr>
        <w:t xml:space="preserve"> תנהו ענין להעראה דבהמה.</w:t>
      </w:r>
    </w:p>
    <w:p w14:paraId="1AFB25CD" w14:textId="162650D9" w:rsidR="000D3FA7" w:rsidRDefault="00C102E9" w:rsidP="00615A60">
      <w:pPr>
        <w:pStyle w:val="affff2"/>
        <w:rPr>
          <w:rtl/>
        </w:rPr>
      </w:pPr>
      <w:bookmarkStart w:id="619" w:name="_Toc119172878"/>
      <w:bookmarkStart w:id="620" w:name="_Toc119229969"/>
      <w:r>
        <w:rPr>
          <w:rFonts w:hint="cs"/>
          <w:rtl/>
        </w:rPr>
        <w:t>'אחות אב ואחות אם' מנין שבין מהאב בין מהאם</w:t>
      </w:r>
      <w:bookmarkEnd w:id="619"/>
      <w:bookmarkEnd w:id="620"/>
    </w:p>
    <w:p w14:paraId="733F4DB0" w14:textId="5B817C0E" w:rsidR="000D3FA7" w:rsidRDefault="00C102E9" w:rsidP="00110B7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כתי</w:t>
      </w:r>
      <w:r w:rsidRPr="00110B70">
        <w:rPr>
          <w:rStyle w:val="affff5"/>
          <w:rFonts w:hint="eastAsia"/>
          <w:rtl/>
        </w:rPr>
        <w:t>ב</w:t>
      </w:r>
      <w:r w:rsidRPr="00110B70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[</w:t>
      </w:r>
      <w:r w:rsidRPr="00110B70">
        <w:rPr>
          <w:rStyle w:val="affff5"/>
          <w:rFonts w:hint="eastAsia"/>
          <w:rtl/>
        </w:rPr>
        <w:t>באחרי</w:t>
      </w:r>
      <w:r>
        <w:rPr>
          <w:rStyle w:val="affff5"/>
          <w:rFonts w:hint="cs"/>
          <w:rtl/>
        </w:rPr>
        <w:t>]</w:t>
      </w:r>
      <w:r w:rsidRPr="00110B70">
        <w:rPr>
          <w:rtl/>
        </w:rPr>
        <w:t>:</w:t>
      </w:r>
      <w:r>
        <w:rPr>
          <w:rStyle w:val="affff1"/>
          <w:rFonts w:hint="cs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>ערות אחות אביך לא תגלה</w:t>
      </w:r>
      <w:r w:rsidR="00B433C9" w:rsidRPr="00BF2C41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 xml:space="preserve">, </w:t>
      </w:r>
      <w:r w:rsidRPr="00110B70">
        <w:rPr>
          <w:rStyle w:val="affff5"/>
          <w:rFonts w:hint="eastAsia"/>
          <w:rtl/>
        </w:rPr>
        <w:t>והסתפקנו</w:t>
      </w:r>
      <w:r w:rsidRPr="00110B70">
        <w:rPr>
          <w:rStyle w:val="affff5"/>
          <w:rtl/>
        </w:rPr>
        <w:t>:</w:t>
      </w:r>
      <w:r w:rsidR="00B433C9" w:rsidRPr="00BF2C41">
        <w:rPr>
          <w:rStyle w:val="affff1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אם</w:t>
      </w:r>
      <w:r>
        <w:rPr>
          <w:rFonts w:hint="cs"/>
          <w:rtl/>
        </w:rPr>
        <w:t xml:space="preserve"> בין מהאב בין מהאם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110B70">
        <w:rPr>
          <w:rStyle w:val="affff1"/>
          <w:rFonts w:hint="eastAsia"/>
          <w:rtl/>
        </w:rPr>
        <w:t>כ</w:t>
      </w:r>
      <w:r w:rsidR="00B433C9" w:rsidRPr="00110B70">
        <w:rPr>
          <w:rStyle w:val="affff1"/>
          <w:rtl/>
        </w:rPr>
        <w:t>אחותו</w:t>
      </w:r>
      <w:r>
        <w:rPr>
          <w:rStyle w:val="affff1"/>
          <w:rFonts w:hint="cs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0D3FA7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או</w:t>
      </w:r>
      <w:r w:rsidR="00B433C9" w:rsidRPr="00C35A2C">
        <w:rPr>
          <w:rFonts w:ascii="FontbitDavid" w:hAnsi="FontbitDavid"/>
          <w:sz w:val="32"/>
          <w:rtl/>
        </w:rPr>
        <w:t xml:space="preserve"> מהאב ולא מהאם</w:t>
      </w:r>
      <w:r>
        <w:rPr>
          <w:rFonts w:ascii="FontbitDavid" w:hAnsi="FontbitDavid" w:hint="cs"/>
          <w:sz w:val="32"/>
          <w:rtl/>
        </w:rPr>
        <w:t xml:space="preserve"> - </w:t>
      </w:r>
      <w:r w:rsidRPr="00110B70">
        <w:rPr>
          <w:rStyle w:val="affff1"/>
          <w:rFonts w:hint="eastAsia"/>
          <w:rtl/>
        </w:rPr>
        <w:t>כדודתו</w:t>
      </w:r>
      <w:r w:rsidRPr="00110B70">
        <w:rPr>
          <w:rStyle w:val="affff8"/>
          <w:rtl/>
        </w:rPr>
        <w:t xml:space="preserve"> [אשת אח אביו]</w:t>
      </w:r>
      <w:r w:rsidRPr="00C102E9">
        <w:rPr>
          <w:rStyle w:val="affff8"/>
          <w:rFonts w:hint="cs"/>
          <w:rtl/>
        </w:rPr>
        <w:t>:</w:t>
      </w:r>
    </w:p>
    <w:p w14:paraId="1CF9DB47" w14:textId="63C8F652" w:rsidR="00A70374" w:rsidRPr="00110B70" w:rsidRDefault="00C102E9" w:rsidP="00A70374">
      <w:pPr>
        <w:rPr>
          <w:sz w:val="14"/>
          <w:szCs w:val="14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האם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0D3FA7">
        <w:rPr>
          <w:rFonts w:ascii="FontbitDavid" w:hAnsi="FontbitDavid" w:hint="cs"/>
          <w:sz w:val="32"/>
          <w:rtl/>
        </w:rPr>
        <w:t>ד</w:t>
      </w:r>
      <w:r>
        <w:rPr>
          <w:rFonts w:ascii="FontbitDavid" w:hAnsi="FontbitDavid" w:hint="cs"/>
          <w:sz w:val="32"/>
          <w:rtl/>
        </w:rPr>
        <w:t>ומה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לאחותו - ששניהם </w:t>
      </w:r>
      <w:r w:rsidR="00B433C9" w:rsidRPr="00C35A2C">
        <w:rPr>
          <w:rFonts w:ascii="FontbitDavid" w:hAnsi="FontbitDavid"/>
          <w:sz w:val="32"/>
          <w:rtl/>
        </w:rPr>
        <w:t>איסור הבא מאליו</w:t>
      </w:r>
      <w:r w:rsidRPr="00110B70">
        <w:rPr>
          <w:rStyle w:val="affff8"/>
          <w:rtl/>
        </w:rPr>
        <w:t xml:space="preserve"> ולא ע"י קידושין</w:t>
      </w:r>
      <w:r w:rsidR="00B433C9" w:rsidRPr="00110B70">
        <w:rPr>
          <w:rStyle w:val="affff8"/>
          <w:rtl/>
        </w:rPr>
        <w:t>,</w:t>
      </w:r>
    </w:p>
    <w:p w14:paraId="09AC46D9" w14:textId="593DBCB5" w:rsidR="000D3FA7" w:rsidRDefault="00C102E9" w:rsidP="00C102E9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או</w:t>
      </w:r>
      <w:r>
        <w:rPr>
          <w:rFonts w:ascii="FontbitDavid" w:hAnsi="FontbitDavid" w:hint="cs"/>
          <w:sz w:val="32"/>
          <w:rtl/>
        </w:rPr>
        <w:t xml:space="preserve"> דומה לדודתו - ששניהם</w:t>
      </w:r>
      <w:r w:rsidR="00B433C9" w:rsidRPr="00C35A2C">
        <w:rPr>
          <w:rFonts w:ascii="FontbitDavid" w:hAnsi="FontbitDavid"/>
          <w:sz w:val="32"/>
          <w:rtl/>
        </w:rPr>
        <w:t xml:space="preserve"> קרובי האב, </w:t>
      </w:r>
      <w:r w:rsidR="00B433C9" w:rsidRPr="00110B70">
        <w:rPr>
          <w:rStyle w:val="affff8"/>
          <w:rtl/>
        </w:rPr>
        <w:t>ו</w:t>
      </w:r>
      <w:r w:rsidRPr="00110B70">
        <w:rPr>
          <w:rStyle w:val="affff8"/>
          <w:rFonts w:hint="eastAsia"/>
          <w:rtl/>
        </w:rPr>
        <w:t>לא</w:t>
      </w:r>
      <w:r w:rsidR="00B433C9" w:rsidRPr="00110B70">
        <w:rPr>
          <w:rStyle w:val="affff8"/>
          <w:rtl/>
        </w:rPr>
        <w:t xml:space="preserve"> קרובי עצמו</w:t>
      </w:r>
      <w:r w:rsidRPr="00110B70">
        <w:rPr>
          <w:rStyle w:val="affff8"/>
          <w:rtl/>
        </w:rPr>
        <w:t>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</w:p>
    <w:p w14:paraId="20937A4E" w14:textId="6563286E" w:rsidR="000D3FA7" w:rsidRDefault="00A70374" w:rsidP="00110B70">
      <w:pPr>
        <w:rPr>
          <w:rStyle w:val="affff1"/>
          <w:rtl/>
        </w:rPr>
      </w:pPr>
      <w:r w:rsidRPr="00110B70">
        <w:rPr>
          <w:rStyle w:val="affff5"/>
          <w:rFonts w:hint="eastAsia"/>
          <w:rtl/>
        </w:rPr>
        <w:t>קמ</w:t>
      </w:r>
      <w:r w:rsidRPr="00110B70">
        <w:rPr>
          <w:rStyle w:val="affff5"/>
          <w:rtl/>
        </w:rPr>
        <w:t>"ל [בקדושים]</w:t>
      </w:r>
      <w:r w:rsidR="00B433C9" w:rsidRPr="00110B70">
        <w:rPr>
          <w:rStyle w:val="affff5"/>
          <w:rtl/>
        </w:rPr>
        <w:t>:</w:t>
      </w:r>
      <w:r w:rsidR="00B433C9" w:rsidRPr="00BF2C41">
        <w:rPr>
          <w:rStyle w:val="affff1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 xml:space="preserve">ערות </w:t>
      </w:r>
      <w:r w:rsidRPr="000D3FA7">
        <w:rPr>
          <w:rStyle w:val="affff1"/>
          <w:rtl/>
        </w:rPr>
        <w:t>אחות אמך</w:t>
      </w:r>
      <w:r>
        <w:rPr>
          <w:rStyle w:val="affff1"/>
          <w:rFonts w:hint="cs"/>
          <w:rtl/>
        </w:rPr>
        <w:t xml:space="preserve"> ו</w:t>
      </w:r>
      <w:r w:rsidR="00B433C9" w:rsidRPr="00BF2C41">
        <w:rPr>
          <w:rStyle w:val="affff1"/>
          <w:rtl/>
        </w:rPr>
        <w:t>אחות אביך לא תגלה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- בין מהאב בין מה</w:t>
      </w:r>
      <w:r w:rsidR="00B433C9" w:rsidRPr="00110B70">
        <w:rPr>
          <w:rtl/>
        </w:rPr>
        <w:t>אם,</w:t>
      </w:r>
      <w:r w:rsidRPr="00110B70">
        <w:rPr>
          <w:rStyle w:val="affff8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וה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"א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רק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אחות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אב</w:t>
      </w:r>
      <w:r w:rsidRPr="00110B70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-</w:t>
      </w:r>
      <w:r w:rsidRPr="00110B70">
        <w:rPr>
          <w:rStyle w:val="affff8"/>
          <w:rtl/>
        </w:rPr>
        <w:t xml:space="preserve"> דיש חייס,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או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רק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אחות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אם</w:t>
      </w:r>
      <w:r w:rsidRPr="00110B70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-</w:t>
      </w:r>
      <w:r w:rsidRPr="00110B70">
        <w:rPr>
          <w:rStyle w:val="affff8"/>
          <w:rtl/>
        </w:rPr>
        <w:t xml:space="preserve"> דודאית, צריכא</w:t>
      </w:r>
      <w:r>
        <w:rPr>
          <w:rStyle w:val="affff1"/>
          <w:rFonts w:hint="cs"/>
          <w:rtl/>
        </w:rPr>
        <w:t>.</w:t>
      </w:r>
    </w:p>
    <w:p w14:paraId="7F5D6DF7" w14:textId="77777777" w:rsidR="00736C06" w:rsidRDefault="00B433C9" w:rsidP="00615A60">
      <w:pPr>
        <w:pStyle w:val="aff2"/>
        <w:rPr>
          <w:del w:id="90004" w:author="מנוע עיצוב" w:date="2026-10-08T11:01:28Z"/>
          <w:rFonts w:ascii="FrankRuehl" w:hAnsi="FrankRuehl"/>
          <w:rtl/>
        </w:rPr>
      </w:pPr>
      <w:del w:id="90003" w:author="מנוע עיצוב" w:date="2026-10-08T11:01:28Z">
        <w:r w:rsidRPr="00615A60">
          <w:rPr>
            <w:rFonts w:ascii="FrankRuehl" w:hAnsi="FrankRuehl" w:hint="cs"/>
            <w:rtl/>
          </w:rPr>
          <w:delText xml:space="preserve">׹</w:delText>
        </w:r>
      </w:del>
    </w:p>
    <w:p w14:paraId="698B935F" w14:textId="6C6DED84" w:rsidR="00B433C9" w:rsidRPr="00062827" w:rsidRDefault="00A70374" w:rsidP="00736C06">
      <w:pPr>
        <w:pStyle w:val="affff2"/>
        <w:rPr>
          <w:spacing w:val="-2"/>
          <w:rtl/>
        </w:rPr>
      </w:pPr>
      <w:bookmarkStart w:id="621" w:name="_Toc119172879"/>
      <w:bookmarkStart w:id="622" w:name="_Toc119229970"/>
      <w:r w:rsidRPr="00062827">
        <w:rPr>
          <w:rFonts w:hint="cs"/>
          <w:spacing w:val="-2"/>
          <w:rtl/>
        </w:rPr>
        <w:lastRenderedPageBreak/>
        <w:t xml:space="preserve">'אחותו' שמאב ומאם מפורש, 'דודתו' </w:t>
      </w:r>
      <w:r w:rsidR="007D3950" w:rsidRPr="00062827">
        <w:rPr>
          <w:rFonts w:hint="cs"/>
          <w:spacing w:val="-2"/>
          <w:rtl/>
        </w:rPr>
        <w:t xml:space="preserve">מנין </w:t>
      </w:r>
      <w:r w:rsidRPr="00062827">
        <w:rPr>
          <w:rFonts w:hint="cs"/>
          <w:spacing w:val="-2"/>
          <w:rtl/>
        </w:rPr>
        <w:t>מאב ולא מאם?</w:t>
      </w:r>
      <w:bookmarkEnd w:id="621"/>
      <w:bookmarkEnd w:id="622"/>
    </w:p>
    <w:p w14:paraId="1204C3D8" w14:textId="4AA314BD" w:rsidR="00B433C9" w:rsidRDefault="00A70374" w:rsidP="00110B70">
      <w:pPr>
        <w:rPr>
          <w:rtl/>
        </w:rPr>
      </w:pPr>
      <w:r>
        <w:rPr>
          <w:rStyle w:val="affff5"/>
          <w:rFonts w:hint="cs"/>
          <w:rtl/>
        </w:rPr>
        <w:t>כת</w:t>
      </w:r>
      <w:r w:rsidRPr="00110B70">
        <w:rPr>
          <w:rStyle w:val="affff5"/>
          <w:rFonts w:hint="eastAsia"/>
          <w:rtl/>
        </w:rPr>
        <w:t>יב</w:t>
      </w:r>
      <w:r w:rsidR="00B433C9" w:rsidRPr="00110B70">
        <w:rPr>
          <w:rStyle w:val="affff5"/>
          <w:rtl/>
        </w:rPr>
        <w:t>:</w:t>
      </w:r>
      <w:r w:rsidR="00B433C9" w:rsidRPr="00B71F95">
        <w:rPr>
          <w:rStyle w:val="affff1"/>
          <w:rtl/>
        </w:rPr>
        <w:t xml:space="preserve"> </w:t>
      </w:r>
      <w:r w:rsidR="00B433C9" w:rsidRPr="00B71F95">
        <w:rPr>
          <w:rStyle w:val="affff1"/>
          <w:rFonts w:hint="cs"/>
          <w:rtl/>
        </w:rPr>
        <w:t>'</w:t>
      </w:r>
      <w:r w:rsidR="00B433C9" w:rsidRPr="00B71F95">
        <w:rPr>
          <w:rStyle w:val="affff1"/>
          <w:rtl/>
        </w:rPr>
        <w:t xml:space="preserve">ערות </w:t>
      </w:r>
      <w:r w:rsidR="00B433C9" w:rsidRPr="006F4D80">
        <w:rPr>
          <w:rStyle w:val="affff1"/>
          <w:b/>
          <w:bCs/>
          <w:rtl/>
        </w:rPr>
        <w:t xml:space="preserve">דודו </w:t>
      </w:r>
      <w:r w:rsidR="00B433C9" w:rsidRPr="00B71F95">
        <w:rPr>
          <w:rStyle w:val="affff1"/>
          <w:rtl/>
        </w:rPr>
        <w:t>גלה</w:t>
      </w:r>
      <w:r w:rsidR="00B433C9" w:rsidRPr="00B71F95">
        <w:rPr>
          <w:rStyle w:val="affff1"/>
          <w:rFonts w:hint="cs"/>
          <w:rtl/>
        </w:rPr>
        <w:t>'</w:t>
      </w:r>
      <w:r w:rsidR="00B433C9" w:rsidRPr="00B71F95">
        <w:rPr>
          <w:rStyle w:val="affff1"/>
          <w:rtl/>
        </w:rPr>
        <w:t>,</w:t>
      </w:r>
      <w:r w:rsidR="00B433C9" w:rsidRPr="00C35A2C">
        <w:rPr>
          <w:rtl/>
        </w:rPr>
        <w:t xml:space="preserve"> </w:t>
      </w:r>
      <w:r w:rsidR="00B433C9" w:rsidRPr="00110B70">
        <w:rPr>
          <w:rStyle w:val="affff8"/>
          <w:rtl/>
        </w:rPr>
        <w:t>ו</w:t>
      </w:r>
      <w:r w:rsidRPr="00110B70">
        <w:rPr>
          <w:rStyle w:val="affff8"/>
          <w:rFonts w:hint="eastAsia"/>
          <w:rtl/>
        </w:rPr>
        <w:t>נלמד</w:t>
      </w:r>
      <w:r w:rsidR="00B433C9"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בגז</w:t>
      </w:r>
      <w:r w:rsidRPr="00110B70">
        <w:rPr>
          <w:rStyle w:val="affff8"/>
          <w:rtl/>
        </w:rPr>
        <w:t>"ש</w:t>
      </w:r>
      <w:r w:rsidR="00B433C9" w:rsidRPr="00AD1A41">
        <w:rPr>
          <w:rStyle w:val="affff1"/>
          <w:rtl/>
        </w:rPr>
        <w:t xml:space="preserve"> </w:t>
      </w:r>
      <w:r>
        <w:rPr>
          <w:rStyle w:val="affff1"/>
          <w:rFonts w:hint="cs"/>
          <w:rtl/>
        </w:rPr>
        <w:t>מ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או </w:t>
      </w:r>
      <w:r w:rsidR="00B433C9" w:rsidRPr="00110B70">
        <w:rPr>
          <w:rStyle w:val="affff1"/>
          <w:b/>
          <w:bCs/>
          <w:rtl/>
        </w:rPr>
        <w:t>דודו</w:t>
      </w:r>
      <w:r w:rsidR="00B433C9" w:rsidRPr="00AD1A41">
        <w:rPr>
          <w:rStyle w:val="affff1"/>
          <w:rtl/>
        </w:rPr>
        <w:t xml:space="preserve"> או בן דודו יגאלנו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</w:p>
    <w:p w14:paraId="59C02341" w14:textId="6DB1805C" w:rsidR="003E7A80" w:rsidRPr="00736C06" w:rsidRDefault="00A70374" w:rsidP="00736C06">
      <w:pPr>
        <w:rPr>
          <w:rFonts w:ascii="FontbitDavid" w:hAnsi="FontbitDavid"/>
          <w:sz w:val="32"/>
          <w:rtl/>
        </w:rPr>
      </w:pPr>
      <w:r>
        <w:rPr>
          <w:rFonts w:hint="cs"/>
          <w:rtl/>
        </w:rPr>
        <w:t>ושם</w:t>
      </w:r>
      <w:r w:rsidR="00B433C9" w:rsidRPr="00C35A2C">
        <w:rPr>
          <w:rtl/>
        </w:rPr>
        <w:t xml:space="preserve"> מאב ולא מאם</w:t>
      </w:r>
      <w:r>
        <w:rPr>
          <w:rFonts w:hint="cs"/>
          <w:rtl/>
        </w:rPr>
        <w:t xml:space="preserve"> -</w:t>
      </w:r>
      <w:r w:rsidR="00B433C9" w:rsidRPr="00C35A2C">
        <w:rPr>
          <w:rtl/>
        </w:rPr>
        <w:t xml:space="preserve"> </w:t>
      </w:r>
      <w:r w:rsidRPr="00110B70">
        <w:rPr>
          <w:rStyle w:val="affff1"/>
          <w:rFonts w:hint="eastAsia"/>
          <w:rtl/>
        </w:rPr>
        <w:t>ד</w:t>
      </w:r>
      <w:r w:rsidRPr="00110B70">
        <w:rPr>
          <w:rStyle w:val="affff1"/>
          <w:rtl/>
        </w:rPr>
        <w:t>'</w:t>
      </w:r>
      <w:r w:rsidR="00B433C9" w:rsidRPr="00B71F95">
        <w:rPr>
          <w:rStyle w:val="affff1"/>
          <w:rtl/>
        </w:rPr>
        <w:t>ממשפחתו</w:t>
      </w:r>
      <w:r w:rsidR="00B433C9" w:rsidRPr="00B71F95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 xml:space="preserve">משפחת אם </w:t>
      </w:r>
      <w:r w:rsidR="002F2E45">
        <w:rPr>
          <w:rFonts w:ascii="FontbitDavid" w:hAnsi="FontbitDavid" w:hint="cs"/>
          <w:sz w:val="32"/>
          <w:rtl/>
        </w:rPr>
        <w:t>אינה</w:t>
      </w:r>
      <w:r w:rsidR="00B433C9" w:rsidRPr="00C35A2C">
        <w:rPr>
          <w:rFonts w:ascii="FontbitDavid" w:hAnsi="FontbitDavid"/>
          <w:sz w:val="32"/>
          <w:rtl/>
        </w:rPr>
        <w:t xml:space="preserve"> משפחה.</w:t>
      </w:r>
    </w:p>
    <w:p w14:paraId="1EBC2B14" w14:textId="411CCCDF" w:rsidR="007D3950" w:rsidRPr="00110B70" w:rsidRDefault="00737B9E" w:rsidP="00615A60">
      <w:pPr>
        <w:pStyle w:val="affff2"/>
        <w:rPr>
          <w:rtl/>
        </w:rPr>
      </w:pPr>
      <w:bookmarkStart w:id="623" w:name="_Toc119172880"/>
      <w:bookmarkStart w:id="624" w:name="_Toc119229971"/>
      <w:r>
        <w:rPr>
          <w:rFonts w:hint="cs"/>
          <w:rtl/>
        </w:rPr>
        <w:t>'</w:t>
      </w:r>
      <w:r w:rsidR="006B43D8" w:rsidRPr="00110B70">
        <w:rPr>
          <w:rFonts w:hint="eastAsia"/>
          <w:rtl/>
        </w:rPr>
        <w:t>אחות</w:t>
      </w:r>
      <w:r w:rsidR="006B43D8" w:rsidRPr="00110B70">
        <w:rPr>
          <w:rtl/>
        </w:rPr>
        <w:t xml:space="preserve"> </w:t>
      </w:r>
      <w:r w:rsidR="006B43D8" w:rsidRPr="00110B70">
        <w:rPr>
          <w:rFonts w:hint="eastAsia"/>
          <w:rtl/>
        </w:rPr>
        <w:t>אשתו</w:t>
      </w:r>
      <w:r>
        <w:rPr>
          <w:rFonts w:hint="cs"/>
          <w:rtl/>
        </w:rPr>
        <w:t>'</w:t>
      </w:r>
      <w:r w:rsidR="006B43D8" w:rsidRPr="00110B70">
        <w:rPr>
          <w:rtl/>
        </w:rPr>
        <w:t xml:space="preserve"> מנין שבין מהאב ובין מהאם</w:t>
      </w:r>
      <w:bookmarkEnd w:id="623"/>
      <w:bookmarkEnd w:id="624"/>
    </w:p>
    <w:p w14:paraId="5DCC60DD" w14:textId="42D64BD6" w:rsidR="006B43D8" w:rsidRDefault="006B43D8" w:rsidP="006B43D8">
      <w:pPr>
        <w:rPr>
          <w:rFonts w:ascii="FontbitDavid" w:hAnsi="FontbitDavid"/>
          <w:sz w:val="32"/>
          <w:rtl/>
        </w:rPr>
      </w:pPr>
      <w:r w:rsidRPr="00D95921">
        <w:rPr>
          <w:rStyle w:val="affff5"/>
          <w:rFonts w:hint="cs"/>
          <w:rtl/>
        </w:rPr>
        <w:t>הסתפקנו:</w:t>
      </w:r>
      <w:r w:rsidRPr="00BF2C41">
        <w:rPr>
          <w:rStyle w:val="affff1"/>
          <w:rtl/>
        </w:rPr>
        <w:t xml:space="preserve"> </w:t>
      </w:r>
      <w:r w:rsidRPr="00D1637C">
        <w:rPr>
          <w:rFonts w:cs="PFT_Frank" w:hint="cs"/>
          <w:b/>
          <w:bCs/>
          <w:szCs w:val="14"/>
          <w:rtl/>
        </w:rPr>
        <w:t>אם</w:t>
      </w:r>
      <w:r>
        <w:rPr>
          <w:rFonts w:hint="cs"/>
          <w:rtl/>
        </w:rPr>
        <w:t xml:space="preserve"> מאב ומאם</w:t>
      </w:r>
      <w:r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95921">
        <w:rPr>
          <w:rStyle w:val="affff1"/>
          <w:rFonts w:hint="cs"/>
          <w:rtl/>
        </w:rPr>
        <w:t>כ</w:t>
      </w:r>
      <w:r w:rsidRPr="00D95921">
        <w:rPr>
          <w:rStyle w:val="affff1"/>
          <w:rtl/>
        </w:rPr>
        <w:t>אחותו</w:t>
      </w:r>
      <w:r>
        <w:rPr>
          <w:rStyle w:val="affff1"/>
          <w:rFonts w:hint="cs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או</w:t>
      </w:r>
      <w:r w:rsidRPr="00C35A2C">
        <w:rPr>
          <w:rFonts w:ascii="FontbitDavid" w:hAnsi="FontbitDavid"/>
          <w:sz w:val="32"/>
          <w:rtl/>
        </w:rPr>
        <w:t xml:space="preserve"> מאב ולא מאם</w:t>
      </w:r>
      <w:r>
        <w:rPr>
          <w:rFonts w:ascii="FontbitDavid" w:hAnsi="FontbitDavid" w:hint="cs"/>
          <w:sz w:val="32"/>
          <w:rtl/>
        </w:rPr>
        <w:t xml:space="preserve"> - </w:t>
      </w:r>
      <w:r w:rsidRPr="00D95921">
        <w:rPr>
          <w:rStyle w:val="affff1"/>
          <w:rFonts w:hint="cs"/>
          <w:rtl/>
        </w:rPr>
        <w:t>כדודתו</w:t>
      </w:r>
      <w:r w:rsidRPr="00C102E9">
        <w:rPr>
          <w:rStyle w:val="affff8"/>
          <w:rFonts w:hint="cs"/>
          <w:rtl/>
        </w:rPr>
        <w:t>:</w:t>
      </w:r>
    </w:p>
    <w:p w14:paraId="04ACD5A8" w14:textId="775D20FD" w:rsidR="006B43D8" w:rsidRPr="00D95921" w:rsidRDefault="006B43D8" w:rsidP="006B43D8">
      <w:pPr>
        <w:rPr>
          <w:sz w:val="14"/>
          <w:szCs w:val="14"/>
          <w:rtl/>
        </w:rPr>
      </w:pP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האם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דומה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לאחותו - ששניהם</w:t>
      </w:r>
      <w:r w:rsidRPr="00110B70">
        <w:rPr>
          <w:rtl/>
        </w:rPr>
        <w:t xml:space="preserve"> </w:t>
      </w:r>
      <w:r w:rsidRPr="00110B70">
        <w:rPr>
          <w:rFonts w:hint="eastAsia"/>
          <w:rtl/>
        </w:rPr>
        <w:t>קרובי</w:t>
      </w:r>
      <w:r w:rsidRPr="00110B70">
        <w:rPr>
          <w:rtl/>
        </w:rPr>
        <w:t xml:space="preserve"> </w:t>
      </w:r>
      <w:r w:rsidRPr="00110B70">
        <w:rPr>
          <w:rFonts w:hint="eastAsia"/>
          <w:rtl/>
        </w:rPr>
        <w:t>עצמו</w:t>
      </w:r>
      <w:r w:rsidRPr="00110B70">
        <w:rPr>
          <w:rtl/>
        </w:rPr>
        <w:t>,</w:t>
      </w:r>
      <w:r>
        <w:rPr>
          <w:rFonts w:hint="cs"/>
          <w:sz w:val="14"/>
          <w:szCs w:val="14"/>
          <w:rtl/>
        </w:rPr>
        <w:t xml:space="preserve"> ולא קרובי האב,</w:t>
      </w:r>
    </w:p>
    <w:p w14:paraId="45E6379B" w14:textId="0D4DE51A" w:rsidR="006B43D8" w:rsidRDefault="006B43D8" w:rsidP="006B43D8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או</w:t>
      </w:r>
      <w:r>
        <w:rPr>
          <w:rFonts w:ascii="FontbitDavid" w:hAnsi="FontbitDavid" w:hint="cs"/>
          <w:sz w:val="32"/>
          <w:rtl/>
        </w:rPr>
        <w:t xml:space="preserve"> דומה לדודתו - ששניהם ע"י קידושין,</w:t>
      </w:r>
      <w:r w:rsidRPr="00110B70">
        <w:rPr>
          <w:rStyle w:val="affff8"/>
          <w:rtl/>
        </w:rPr>
        <w:t xml:space="preserve"> ולא בא מאליו.</w:t>
      </w:r>
    </w:p>
    <w:p w14:paraId="075B6D28" w14:textId="353D2D0E" w:rsidR="00B433C9" w:rsidRPr="00C35A2C" w:rsidRDefault="00B433C9" w:rsidP="006B43D8">
      <w:pPr>
        <w:rPr>
          <w:rFonts w:ascii="FontbitDavid" w:hAnsi="FontbitDavid"/>
          <w:sz w:val="32"/>
          <w:rtl/>
        </w:rPr>
      </w:pPr>
      <w:r w:rsidRPr="008F7504">
        <w:rPr>
          <w:rStyle w:val="affff5"/>
          <w:rtl/>
        </w:rPr>
        <w:t>אלא</w:t>
      </w:r>
      <w:r w:rsidR="006B43D8">
        <w:rPr>
          <w:rStyle w:val="affff5"/>
          <w:rFonts w:hint="cs"/>
          <w:rtl/>
        </w:rPr>
        <w:t>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6B43D8" w:rsidRPr="00D1637C">
        <w:rPr>
          <w:rFonts w:cs="PFT_Frank" w:hint="eastAsia"/>
          <w:b/>
          <w:bCs/>
          <w:szCs w:val="14"/>
          <w:rtl/>
        </w:rPr>
        <w:t>נלמד</w:t>
      </w:r>
      <w:r w:rsidR="006B43D8">
        <w:rPr>
          <w:rFonts w:hint="cs"/>
          <w:rtl/>
        </w:rPr>
        <w:t xml:space="preserve"> </w:t>
      </w:r>
      <w:r w:rsidRPr="00110B70">
        <w:rPr>
          <w:rtl/>
        </w:rPr>
        <w:t xml:space="preserve">מאשת אח, </w:t>
      </w:r>
      <w:r w:rsidR="006B43D8">
        <w:rPr>
          <w:rFonts w:hint="cs"/>
          <w:rtl/>
        </w:rPr>
        <w:t xml:space="preserve">ששניהם קרובי עצמו </w:t>
      </w:r>
      <w:r w:rsidR="006B43D8">
        <w:rPr>
          <w:rFonts w:ascii="FontbitDavid" w:hAnsi="FontbitDavid" w:hint="cs"/>
          <w:sz w:val="32"/>
          <w:rtl/>
        </w:rPr>
        <w:t>וע"י</w:t>
      </w:r>
      <w:r w:rsidRPr="00C35A2C">
        <w:rPr>
          <w:rFonts w:ascii="FontbitDavid" w:hAnsi="FontbitDavid"/>
          <w:sz w:val="32"/>
          <w:rtl/>
        </w:rPr>
        <w:t xml:space="preserve"> קדושין.</w:t>
      </w:r>
    </w:p>
    <w:p w14:paraId="6951C4C5" w14:textId="64AF91B9" w:rsidR="006B43D8" w:rsidRDefault="00737B9E" w:rsidP="00615A60">
      <w:pPr>
        <w:pStyle w:val="affff2"/>
        <w:rPr>
          <w:rtl/>
        </w:rPr>
      </w:pPr>
      <w:bookmarkStart w:id="625" w:name="_Toc119172881"/>
      <w:bookmarkStart w:id="626" w:name="_Toc119229972"/>
      <w:r>
        <w:rPr>
          <w:rFonts w:hint="cs"/>
          <w:rtl/>
        </w:rPr>
        <w:t>ו</w:t>
      </w:r>
      <w:r w:rsidR="006B43D8">
        <w:rPr>
          <w:rFonts w:hint="cs"/>
          <w:rtl/>
        </w:rPr>
        <w:t>'</w:t>
      </w:r>
      <w:r w:rsidR="00B433C9" w:rsidRPr="00C35A2C">
        <w:rPr>
          <w:rtl/>
        </w:rPr>
        <w:t>אשת אח</w:t>
      </w:r>
      <w:r w:rsidR="006B43D8">
        <w:rPr>
          <w:rFonts w:hint="cs"/>
          <w:rtl/>
        </w:rPr>
        <w:t>'</w:t>
      </w:r>
      <w:r>
        <w:rPr>
          <w:rFonts w:hint="cs"/>
          <w:rtl/>
        </w:rPr>
        <w:t xml:space="preserve"> גופיה,</w:t>
      </w:r>
      <w:r w:rsidR="00B433C9" w:rsidRPr="00C35A2C">
        <w:rPr>
          <w:rtl/>
        </w:rPr>
        <w:t xml:space="preserve"> </w:t>
      </w:r>
      <w:r w:rsidR="006B43D8">
        <w:rPr>
          <w:rFonts w:hint="cs"/>
          <w:rtl/>
        </w:rPr>
        <w:t>מנין שבין מן האב ובין מהאם</w:t>
      </w:r>
      <w:bookmarkEnd w:id="625"/>
      <w:bookmarkEnd w:id="626"/>
    </w:p>
    <w:p w14:paraId="0833FBC9" w14:textId="4BA8D3ED" w:rsidR="00B433C9" w:rsidRPr="00C35A2C" w:rsidRDefault="006B43D8" w:rsidP="006B43D8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eastAsia"/>
          <w:rtl/>
        </w:rPr>
        <w:t>כתיב</w:t>
      </w:r>
      <w:r w:rsidRPr="00110B70">
        <w:rPr>
          <w:rStyle w:val="affff5"/>
          <w:rtl/>
        </w:rPr>
        <w:t xml:space="preserve"> [באחרי]</w:t>
      </w:r>
      <w:r w:rsidR="00B433C9" w:rsidRPr="00110B70">
        <w:rPr>
          <w:rStyle w:val="affff5"/>
          <w:rtl/>
        </w:rPr>
        <w:t>:</w:t>
      </w:r>
      <w:r w:rsidR="00B433C9" w:rsidRPr="00BF2C41">
        <w:rPr>
          <w:rStyle w:val="affff1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>ערות אשת אחיך לא תגלה</w:t>
      </w:r>
      <w:r w:rsidR="00737B9E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>,</w:t>
      </w:r>
      <w:r w:rsidR="00B433C9" w:rsidRPr="00BF2C41">
        <w:rPr>
          <w:rStyle w:val="affff1"/>
          <w:rtl/>
        </w:rPr>
        <w:t xml:space="preserve"> </w:t>
      </w:r>
      <w:r w:rsidRPr="00110B70">
        <w:rPr>
          <w:rStyle w:val="affff5"/>
          <w:rFonts w:hint="eastAsia"/>
          <w:rtl/>
        </w:rPr>
        <w:t>והסתפקנו</w:t>
      </w:r>
      <w:r w:rsidRPr="00110B70">
        <w:rPr>
          <w:rStyle w:val="affff5"/>
          <w:rtl/>
        </w:rPr>
        <w:t>:</w:t>
      </w:r>
      <w:r>
        <w:rPr>
          <w:rStyle w:val="affff1"/>
          <w:rFonts w:hint="cs"/>
          <w:rtl/>
        </w:rPr>
        <w:t xml:space="preserve"> </w:t>
      </w:r>
      <w:r>
        <w:rPr>
          <w:rStyle w:val="affff8"/>
          <w:rFonts w:hint="cs"/>
          <w:rtl/>
        </w:rPr>
        <w:t xml:space="preserve">כנ"ל </w:t>
      </w:r>
      <w:r w:rsidRPr="00110B70">
        <w:rPr>
          <w:rStyle w:val="affff8"/>
          <w:rFonts w:hint="eastAsia"/>
          <w:rtl/>
        </w:rPr>
        <w:t>באחות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אשתו</w:t>
      </w:r>
      <w:r>
        <w:rPr>
          <w:rStyle w:val="affff8"/>
          <w:rFonts w:hint="cs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 </w:t>
      </w:r>
      <w:r w:rsidRPr="00110B70">
        <w:rPr>
          <w:rStyle w:val="affff5"/>
          <w:rFonts w:hint="eastAsia"/>
          <w:rtl/>
        </w:rPr>
        <w:t>קמ</w:t>
      </w:r>
      <w:r w:rsidRPr="00110B70">
        <w:rPr>
          <w:rStyle w:val="affff5"/>
          <w:rtl/>
        </w:rPr>
        <w:t>"</w:t>
      </w:r>
      <w:r w:rsidRPr="00110B70">
        <w:rPr>
          <w:rStyle w:val="affff5"/>
          <w:rFonts w:hint="eastAsia"/>
          <w:rtl/>
        </w:rPr>
        <w:t>ל</w:t>
      </w:r>
      <w:r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סיפא</w:t>
      </w:r>
      <w:r>
        <w:rPr>
          <w:rStyle w:val="affff5"/>
          <w:rFonts w:hint="cs"/>
          <w:rtl/>
        </w:rPr>
        <w:t xml:space="preserve"> דקרא</w:t>
      </w:r>
      <w:r w:rsidR="00B433C9" w:rsidRPr="00110B70">
        <w:rPr>
          <w:rStyle w:val="affff5"/>
          <w:rtl/>
        </w:rPr>
        <w:t>:</w:t>
      </w:r>
      <w:r w:rsidR="00B433C9" w:rsidRPr="00BF2C41">
        <w:rPr>
          <w:rStyle w:val="affff1"/>
          <w:rtl/>
        </w:rPr>
        <w:t xml:space="preserve"> </w:t>
      </w:r>
      <w:r w:rsidR="00737B9E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>ערות אחיך היא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- בין מן האב בין מן האם.</w:t>
      </w:r>
    </w:p>
    <w:p w14:paraId="2EF14142" w14:textId="5AB20D52" w:rsidR="00B433C9" w:rsidRPr="00C35A2C" w:rsidRDefault="00B433C9" w:rsidP="00110B70">
      <w:pPr>
        <w:rPr>
          <w:rtl/>
        </w:rPr>
      </w:pPr>
      <w:r w:rsidRPr="008F7504">
        <w:rPr>
          <w:rStyle w:val="affff5"/>
          <w:rtl/>
        </w:rPr>
        <w:t>ו</w:t>
      </w:r>
      <w:r w:rsidR="006B43D8" w:rsidRPr="00110B70">
        <w:rPr>
          <w:rStyle w:val="affff5"/>
          <w:rFonts w:hint="eastAsia"/>
          <w:rtl/>
        </w:rPr>
        <w:t>יקשה</w:t>
      </w:r>
      <w:r w:rsidRPr="00110B70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6F4D80">
        <w:rPr>
          <w:rFonts w:ascii="FontbitDavid" w:hAnsi="FontbitDavid" w:hint="cs"/>
          <w:sz w:val="32"/>
          <w:rtl/>
        </w:rPr>
        <w:t>ש</w:t>
      </w:r>
      <w:r w:rsidR="006B43D8">
        <w:rPr>
          <w:rFonts w:ascii="FontbitDavid" w:hAnsi="FontbitDavid" w:hint="cs"/>
          <w:sz w:val="32"/>
          <w:rtl/>
        </w:rPr>
        <w:t>מא</w:t>
      </w:r>
      <w:r w:rsidR="006F4D80">
        <w:rPr>
          <w:rFonts w:ascii="FontbitDavid" w:hAnsi="FontbitDavid"/>
          <w:sz w:val="32"/>
          <w:rtl/>
        </w:rPr>
        <w:t xml:space="preserve"> </w:t>
      </w:r>
      <w:r w:rsidR="006B43D8">
        <w:rPr>
          <w:rFonts w:ascii="FontbitDavid" w:hAnsi="FontbitDavid" w:hint="cs"/>
          <w:sz w:val="32"/>
          <w:rtl/>
        </w:rPr>
        <w:t xml:space="preserve">לאסור אשת אח </w:t>
      </w:r>
      <w:r w:rsidR="006B43D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אין לה </w:t>
      </w:r>
      <w:r w:rsidRPr="00D1637C">
        <w:rPr>
          <w:rFonts w:cs="PFT_Frank"/>
          <w:b/>
          <w:bCs/>
          <w:szCs w:val="14"/>
          <w:rtl/>
        </w:rPr>
        <w:t>בנים</w:t>
      </w:r>
      <w:r w:rsidRPr="00C35A2C">
        <w:rPr>
          <w:rtl/>
        </w:rPr>
        <w:t xml:space="preserve"> בחיי בעלה</w:t>
      </w:r>
      <w:r w:rsidR="006B43D8">
        <w:rPr>
          <w:rFonts w:hint="cs"/>
          <w:rtl/>
        </w:rPr>
        <w:t xml:space="preserve"> </w:t>
      </w:r>
      <w:r w:rsidR="006B43D8" w:rsidRPr="00110B70">
        <w:rPr>
          <w:rStyle w:val="affff8"/>
          <w:rFonts w:hint="eastAsia"/>
          <w:rtl/>
        </w:rPr>
        <w:t>וג</w:t>
      </w:r>
      <w:r w:rsidR="006B43D8">
        <w:rPr>
          <w:rStyle w:val="affff8"/>
          <w:rFonts w:hint="cs"/>
          <w:rtl/>
        </w:rPr>
        <w:t>י</w:t>
      </w:r>
      <w:r w:rsidR="006B43D8" w:rsidRPr="00110B70">
        <w:rPr>
          <w:rStyle w:val="affff8"/>
          <w:rFonts w:hint="eastAsia"/>
          <w:rtl/>
        </w:rPr>
        <w:t>רשה</w:t>
      </w:r>
      <w:r w:rsidR="006B43D8">
        <w:rPr>
          <w:rStyle w:val="affff8"/>
          <w:rFonts w:hint="cs"/>
          <w:rtl/>
        </w:rPr>
        <w:t>,</w:t>
      </w:r>
      <w:r w:rsidRPr="00C35A2C">
        <w:rPr>
          <w:rtl/>
        </w:rPr>
        <w:t xml:space="preserve"> </w:t>
      </w:r>
      <w:r w:rsidR="006B43D8" w:rsidRPr="00110B70">
        <w:rPr>
          <w:rStyle w:val="affff5"/>
          <w:rFonts w:hint="eastAsia"/>
          <w:rtl/>
        </w:rPr>
        <w:t>ותירץ</w:t>
      </w:r>
      <w:r w:rsidR="006B43D8">
        <w:rPr>
          <w:rFonts w:hint="cs"/>
          <w:rtl/>
        </w:rPr>
        <w:t>:</w:t>
      </w:r>
      <w:r w:rsidRPr="00C35A2C">
        <w:rPr>
          <w:rtl/>
        </w:rPr>
        <w:t xml:space="preserve"> </w:t>
      </w:r>
      <w:r w:rsidRPr="00110B70">
        <w:rPr>
          <w:rStyle w:val="affff5"/>
          <w:rtl/>
        </w:rPr>
        <w:t>מדר"</w:t>
      </w:r>
      <w:r w:rsidRPr="00110B70">
        <w:rPr>
          <w:rStyle w:val="affff5"/>
          <w:rFonts w:hint="eastAsia"/>
          <w:rtl/>
        </w:rPr>
        <w:t>ה</w:t>
      </w:r>
      <w:r w:rsidRPr="00C35A2C">
        <w:rPr>
          <w:rtl/>
        </w:rPr>
        <w:t xml:space="preserve"> נפקא</w:t>
      </w:r>
      <w:r w:rsidR="006B43D8">
        <w:rPr>
          <w:rFonts w:hint="cs"/>
          <w:rtl/>
        </w:rPr>
        <w:t xml:space="preserve"> </w:t>
      </w:r>
      <w:r w:rsidR="006B43D8" w:rsidRPr="00110B70">
        <w:rPr>
          <w:rStyle w:val="affff8"/>
          <w:rtl/>
        </w:rPr>
        <w:t>[מ'</w:t>
      </w:r>
      <w:r w:rsidR="006B43D8" w:rsidRPr="00110B70">
        <w:rPr>
          <w:rStyle w:val="affff1"/>
          <w:rFonts w:hint="eastAsia"/>
          <w:rtl/>
        </w:rPr>
        <w:t>נדה</w:t>
      </w:r>
      <w:r w:rsidR="006B43D8" w:rsidRPr="00110B70">
        <w:rPr>
          <w:rStyle w:val="affff1"/>
          <w:rtl/>
        </w:rPr>
        <w:t xml:space="preserve"> </w:t>
      </w:r>
      <w:r w:rsidR="006B43D8" w:rsidRPr="00110B70">
        <w:rPr>
          <w:rStyle w:val="affff1"/>
          <w:rFonts w:hint="eastAsia"/>
          <w:rtl/>
        </w:rPr>
        <w:t>היא</w:t>
      </w:r>
      <w:r w:rsidR="006B43D8" w:rsidRPr="00110B70">
        <w:rPr>
          <w:rStyle w:val="affff8"/>
          <w:rtl/>
        </w:rPr>
        <w:t xml:space="preserve">' </w:t>
      </w:r>
      <w:r w:rsidR="006B43D8" w:rsidRPr="00110B70">
        <w:rPr>
          <w:rStyle w:val="affff8"/>
          <w:rFonts w:hint="eastAsia"/>
          <w:rtl/>
        </w:rPr>
        <w:t>ד</w:t>
      </w:r>
      <w:r w:rsidR="006B43D8">
        <w:rPr>
          <w:rStyle w:val="affff8"/>
          <w:rFonts w:hint="cs"/>
          <w:rtl/>
        </w:rPr>
        <w:t>כתיב</w:t>
      </w:r>
      <w:r w:rsidR="006B43D8" w:rsidRPr="006B43D8">
        <w:rPr>
          <w:rStyle w:val="affff8"/>
          <w:rFonts w:hint="cs"/>
          <w:rtl/>
        </w:rPr>
        <w:t xml:space="preserve"> </w:t>
      </w:r>
      <w:r w:rsidR="006B43D8">
        <w:rPr>
          <w:rStyle w:val="affff8"/>
          <w:rFonts w:hint="cs"/>
          <w:rtl/>
        </w:rPr>
        <w:t>ב</w:t>
      </w:r>
      <w:r w:rsidR="006B43D8" w:rsidRPr="00D95921">
        <w:rPr>
          <w:rStyle w:val="affff8"/>
          <w:rFonts w:hint="cs"/>
          <w:rtl/>
        </w:rPr>
        <w:t>קדושים</w:t>
      </w:r>
      <w:r w:rsidR="006B43D8">
        <w:rPr>
          <w:rStyle w:val="affff8"/>
          <w:rFonts w:hint="cs"/>
          <w:rtl/>
        </w:rPr>
        <w:t xml:space="preserve"> באשת אח</w:t>
      </w:r>
      <w:r w:rsidR="006B43D8" w:rsidRPr="00110B70">
        <w:rPr>
          <w:rStyle w:val="affff8"/>
          <w:rtl/>
        </w:rPr>
        <w:t>].</w:t>
      </w:r>
    </w:p>
    <w:p w14:paraId="78615EB5" w14:textId="3791B18D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8F7504">
        <w:rPr>
          <w:rStyle w:val="affff5"/>
          <w:rtl/>
        </w:rPr>
        <w:t>ו</w:t>
      </w:r>
      <w:r w:rsidR="006B43D8" w:rsidRPr="00110B70">
        <w:rPr>
          <w:rStyle w:val="affff5"/>
          <w:rFonts w:hint="eastAsia"/>
          <w:rtl/>
        </w:rPr>
        <w:t>יקשה</w:t>
      </w:r>
      <w:r w:rsidRPr="00110B70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6B43D8">
        <w:rPr>
          <w:rFonts w:ascii="FontbitDavid" w:hAnsi="FontbitDavid" w:hint="cs"/>
          <w:sz w:val="32"/>
          <w:rtl/>
        </w:rPr>
        <w:t>מא</w:t>
      </w:r>
      <w:r>
        <w:rPr>
          <w:rFonts w:ascii="FontbitDavid" w:hAnsi="FontbitDavid" w:hint="cs"/>
          <w:sz w:val="32"/>
          <w:rtl/>
        </w:rPr>
        <w:t xml:space="preserve"> </w:t>
      </w:r>
      <w:r w:rsidR="006B43D8">
        <w:rPr>
          <w:rFonts w:ascii="FontbitDavid" w:hAnsi="FontbitDavid" w:hint="cs"/>
          <w:sz w:val="32"/>
          <w:rtl/>
        </w:rPr>
        <w:t>לאסור ש</w:t>
      </w:r>
      <w:r>
        <w:rPr>
          <w:rFonts w:ascii="FontbitDavid" w:hAnsi="FontbitDavid"/>
          <w:sz w:val="32"/>
          <w:rtl/>
        </w:rPr>
        <w:t>יש לה בנים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לאחר מיתת בעלה</w:t>
      </w:r>
      <w:r w:rsidR="006B43D8">
        <w:rPr>
          <w:rFonts w:ascii="FontbitDavid" w:hAnsi="FontbitDavid" w:hint="cs"/>
          <w:sz w:val="32"/>
          <w:rtl/>
        </w:rPr>
        <w:t>,</w:t>
      </w:r>
    </w:p>
    <w:p w14:paraId="778DAA6F" w14:textId="6D31F38A" w:rsidR="00B433C9" w:rsidRDefault="006B43D8" w:rsidP="006B43D8">
      <w:pPr>
        <w:pStyle w:val="a7"/>
        <w:ind w:left="0"/>
        <w:rPr>
          <w:spacing w:val="-2"/>
          <w:rtl/>
        </w:rPr>
      </w:pPr>
      <w:r w:rsidRPr="00D1637C">
        <w:rPr>
          <w:rFonts w:cs="PFT_Frank" w:hint="eastAsia"/>
          <w:b/>
          <w:bCs/>
          <w:spacing w:val="-2"/>
          <w:szCs w:val="14"/>
          <w:rtl/>
        </w:rPr>
        <w:t>דהו</w:t>
      </w:r>
      <w:r w:rsidRPr="00D1637C">
        <w:rPr>
          <w:rFonts w:cs="PFT_Frank"/>
          <w:b/>
          <w:bCs/>
          <w:spacing w:val="-2"/>
          <w:szCs w:val="14"/>
          <w:rtl/>
        </w:rPr>
        <w:t>"א</w:t>
      </w:r>
      <w:r w:rsidRPr="00D1637C">
        <w:rPr>
          <w:rFonts w:cs="PFT_Frank" w:hint="cs"/>
          <w:b/>
          <w:bCs/>
          <w:spacing w:val="-2"/>
          <w:szCs w:val="14"/>
          <w:rtl/>
        </w:rPr>
        <w:t xml:space="preserve"> קרא</w:t>
      </w:r>
      <w:r>
        <w:rPr>
          <w:rFonts w:hint="cs"/>
          <w:spacing w:val="-2"/>
          <w:rtl/>
        </w:rPr>
        <w:t>,</w:t>
      </w:r>
      <w:r w:rsidR="00B433C9" w:rsidRPr="006F4D80">
        <w:rPr>
          <w:spacing w:val="-2"/>
          <w:rtl/>
        </w:rPr>
        <w:t xml:space="preserve"> </w:t>
      </w:r>
      <w:r w:rsidR="00737B9E">
        <w:rPr>
          <w:rFonts w:hint="cs"/>
          <w:spacing w:val="-2"/>
          <w:rtl/>
        </w:rPr>
        <w:t>'</w:t>
      </w:r>
      <w:r w:rsidR="00B433C9" w:rsidRPr="006F4D80">
        <w:rPr>
          <w:spacing w:val="-2"/>
          <w:rtl/>
        </w:rPr>
        <w:t>אין בנים אסורה לעלמא</w:t>
      </w:r>
      <w:r>
        <w:rPr>
          <w:rFonts w:hint="cs"/>
          <w:spacing w:val="-2"/>
          <w:rtl/>
        </w:rPr>
        <w:t xml:space="preserve"> -</w:t>
      </w:r>
      <w:r w:rsidR="00B433C9" w:rsidRPr="006F4D80">
        <w:rPr>
          <w:spacing w:val="-2"/>
          <w:rtl/>
        </w:rPr>
        <w:t xml:space="preserve"> יש לה מותרת לעלמא</w:t>
      </w:r>
      <w:r w:rsidR="00737B9E">
        <w:rPr>
          <w:rFonts w:hint="cs"/>
          <w:spacing w:val="-2"/>
          <w:rtl/>
        </w:rPr>
        <w:t>'</w:t>
      </w:r>
      <w:r>
        <w:rPr>
          <w:rFonts w:hint="cs"/>
          <w:spacing w:val="-2"/>
          <w:rtl/>
        </w:rPr>
        <w:t>,</w:t>
      </w:r>
    </w:p>
    <w:p w14:paraId="23321D73" w14:textId="1050AF30" w:rsidR="00B433C9" w:rsidRPr="00C35A2C" w:rsidRDefault="006B43D8" w:rsidP="006B43D8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737B9E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אין בנים מצוה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יש בנים רשות</w:t>
      </w:r>
      <w:r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או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לאו הבא מכלל עשה</w:t>
      </w:r>
      <w:r w:rsidR="00737B9E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!</w:t>
      </w:r>
    </w:p>
    <w:p w14:paraId="54A07BC6" w14:textId="052B04C7" w:rsidR="00B433C9" w:rsidRPr="00C35A2C" w:rsidRDefault="007A17B0" w:rsidP="00110B70">
      <w:pPr>
        <w:pStyle w:val="afffc"/>
        <w:ind w:left="0" w:firstLine="0"/>
        <w:rPr>
          <w:rtl/>
        </w:rPr>
      </w:pPr>
      <w:r>
        <w:rPr>
          <w:rStyle w:val="affff5"/>
          <w:rFonts w:hint="cs"/>
          <w:rtl/>
        </w:rPr>
        <w:t>ותירץ:</w:t>
      </w:r>
      <w:r w:rsidR="006B43D8" w:rsidRPr="00110B70">
        <w:rPr>
          <w:rStyle w:val="affff5"/>
          <w:rtl/>
        </w:rPr>
        <w:t xml:space="preserve"> </w:t>
      </w:r>
      <w:r w:rsidR="006B43D8" w:rsidRPr="00110B70">
        <w:rPr>
          <w:rStyle w:val="affff5"/>
          <w:rFonts w:hint="eastAsia"/>
          <w:rtl/>
        </w:rPr>
        <w:t>מ</w:t>
      </w:r>
      <w:r w:rsidR="00B433C9" w:rsidRPr="00110B70">
        <w:rPr>
          <w:rStyle w:val="affff5"/>
          <w:rtl/>
        </w:rPr>
        <w:t xml:space="preserve">קרא </w:t>
      </w:r>
      <w:r w:rsidR="006B43D8" w:rsidRPr="00110B70">
        <w:rPr>
          <w:rStyle w:val="affff5"/>
          <w:rtl/>
        </w:rPr>
        <w:t>[דקדושים]</w:t>
      </w:r>
      <w:r w:rsidRPr="00B72493">
        <w:rPr>
          <w:rtl/>
        </w:rPr>
        <w:t xml:space="preserve"> נפקא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ערות אחיו גלה</w:t>
      </w:r>
      <w:r w:rsidR="00B433C9" w:rsidRPr="00737B9E">
        <w:rPr>
          <w:rStyle w:val="affff1"/>
          <w:rFonts w:hint="cs"/>
          <w:rtl/>
        </w:rPr>
        <w:t>'</w:t>
      </w:r>
      <w:r>
        <w:rPr>
          <w:rFonts w:hint="cs"/>
          <w:rtl/>
        </w:rPr>
        <w:t>.</w:t>
      </w:r>
    </w:p>
    <w:p w14:paraId="2BB94135" w14:textId="70AA98DD" w:rsidR="00B433C9" w:rsidRPr="00110B70" w:rsidRDefault="00B433C9" w:rsidP="00B55EDF">
      <w:pPr>
        <w:rPr>
          <w:rtl/>
        </w:rPr>
      </w:pPr>
      <w:r w:rsidRPr="00737B9E">
        <w:rPr>
          <w:rStyle w:val="affff5"/>
          <w:rtl/>
        </w:rPr>
        <w:t>ו</w:t>
      </w:r>
      <w:r w:rsidR="006B43D8" w:rsidRPr="00110B70">
        <w:rPr>
          <w:rStyle w:val="affff5"/>
          <w:rFonts w:hint="eastAsia"/>
          <w:rtl/>
        </w:rPr>
        <w:t>אין</w:t>
      </w:r>
      <w:r w:rsidR="006B43D8" w:rsidRPr="00110B70">
        <w:rPr>
          <w:rStyle w:val="affff5"/>
          <w:rtl/>
        </w:rPr>
        <w:t xml:space="preserve"> </w:t>
      </w:r>
      <w:r w:rsidR="006B43D8" w:rsidRPr="00110B70">
        <w:rPr>
          <w:rStyle w:val="affff5"/>
          <w:rFonts w:hint="eastAsia"/>
          <w:rtl/>
        </w:rPr>
        <w:t>לומר</w:t>
      </w:r>
      <w:r w:rsidR="006B43D8" w:rsidRPr="00110B70">
        <w:rPr>
          <w:rStyle w:val="affff5"/>
          <w:rtl/>
        </w:rPr>
        <w:t xml:space="preserve"> מעתה</w:t>
      </w:r>
      <w:r w:rsidRPr="00110B70">
        <w:rPr>
          <w:rStyle w:val="affff5"/>
          <w:rtl/>
        </w:rPr>
        <w:t xml:space="preserve">: </w:t>
      </w:r>
      <w:r w:rsidRPr="00110B70">
        <w:rPr>
          <w:rtl/>
        </w:rPr>
        <w:t>אא</w:t>
      </w:r>
      <w:r w:rsidR="006B43D8">
        <w:rPr>
          <w:rFonts w:hint="cs"/>
          <w:rtl/>
        </w:rPr>
        <w:t>"</w:t>
      </w:r>
      <w:r w:rsidRPr="00110B70">
        <w:rPr>
          <w:rtl/>
        </w:rPr>
        <w:t xml:space="preserve">ח מאם כמאב, </w:t>
      </w:r>
      <w:r w:rsidRPr="00110B70">
        <w:rPr>
          <w:rFonts w:hint="eastAsia"/>
          <w:rtl/>
        </w:rPr>
        <w:t>ד</w:t>
      </w:r>
      <w:r w:rsidRPr="00110B70">
        <w:rPr>
          <w:rtl/>
        </w:rPr>
        <w:t>לאחר מיתת</w:t>
      </w:r>
      <w:r w:rsidR="006B43D8">
        <w:rPr>
          <w:rFonts w:hint="cs"/>
          <w:rtl/>
        </w:rPr>
        <w:t>ו</w:t>
      </w:r>
      <w:r w:rsidRPr="00110B70">
        <w:rPr>
          <w:rtl/>
        </w:rPr>
        <w:t xml:space="preserve"> מותרת</w:t>
      </w:r>
      <w:r w:rsidR="00737B9E" w:rsidRPr="00110B70">
        <w:rPr>
          <w:rStyle w:val="affff8"/>
          <w:rtl/>
        </w:rPr>
        <w:t xml:space="preserve"> רשות</w:t>
      </w:r>
      <w:r w:rsidR="006B43D8" w:rsidRPr="00110B70">
        <w:rPr>
          <w:rStyle w:val="affff8"/>
          <w:rtl/>
        </w:rPr>
        <w:t>,</w:t>
      </w:r>
    </w:p>
    <w:p w14:paraId="395942B8" w14:textId="6A8193C6" w:rsidR="0077367B" w:rsidRDefault="00B433C9" w:rsidP="00736C06">
      <w:pPr>
        <w:pStyle w:val="afffc"/>
        <w:ind w:left="0" w:firstLine="0"/>
        <w:jc w:val="center"/>
        <w:rPr>
          <w:rtl/>
        </w:rPr>
      </w:pPr>
      <w:r>
        <w:rPr>
          <w:rtl/>
        </w:rPr>
        <w:t>-</w:t>
      </w:r>
      <w:r w:rsidRPr="00B72493">
        <w:rPr>
          <w:rStyle w:val="affff8"/>
          <w:rtl/>
        </w:rPr>
        <w:t xml:space="preserve"> </w:t>
      </w:r>
      <w:r w:rsidR="006B43D8" w:rsidRPr="00B72493">
        <w:rPr>
          <w:rStyle w:val="affff8"/>
          <w:rtl/>
        </w:rPr>
        <w:t>'</w:t>
      </w:r>
      <w:r w:rsidR="007A17B0" w:rsidRPr="00B72493">
        <w:rPr>
          <w:rStyle w:val="affff8"/>
          <w:rFonts w:hint="eastAsia"/>
          <w:rtl/>
        </w:rPr>
        <w:t>ערות</w:t>
      </w:r>
      <w:r w:rsidR="007A17B0" w:rsidRPr="00B72493">
        <w:rPr>
          <w:rStyle w:val="affff8"/>
          <w:rtl/>
        </w:rPr>
        <w:t xml:space="preserve"> </w:t>
      </w:r>
      <w:r w:rsidR="007A17B0" w:rsidRPr="00B72493">
        <w:rPr>
          <w:rStyle w:val="affff8"/>
          <w:rFonts w:hint="eastAsia"/>
          <w:rtl/>
        </w:rPr>
        <w:t>אחיך</w:t>
      </w:r>
      <w:r w:rsidR="007A17B0">
        <w:rPr>
          <w:rStyle w:val="affff1"/>
          <w:rFonts w:hint="cs"/>
          <w:rtl/>
        </w:rPr>
        <w:t xml:space="preserve"> </w:t>
      </w:r>
      <w:r w:rsidRPr="00B72493">
        <w:rPr>
          <w:rStyle w:val="affff1"/>
          <w:b/>
          <w:bCs/>
          <w:rtl/>
        </w:rPr>
        <w:t>היא</w:t>
      </w:r>
      <w:r w:rsidR="006B43D8">
        <w:rPr>
          <w:rStyle w:val="affff1"/>
          <w:rFonts w:hint="cs"/>
          <w:rtl/>
        </w:rPr>
        <w:t>'</w:t>
      </w:r>
      <w:r w:rsidRPr="00C35A2C">
        <w:rPr>
          <w:rtl/>
        </w:rPr>
        <w:t xml:space="preserve"> בהוייתה תהא.</w:t>
      </w:r>
    </w:p>
    <w:p w14:paraId="1FD81667" w14:textId="459439F4" w:rsidR="00B433C9" w:rsidRPr="00C35A2C" w:rsidRDefault="006B43D8" w:rsidP="00615A60">
      <w:pPr>
        <w:pStyle w:val="affff2"/>
        <w:rPr>
          <w:rtl/>
        </w:rPr>
      </w:pPr>
      <w:bookmarkStart w:id="627" w:name="_Toc119172882"/>
      <w:bookmarkStart w:id="628" w:name="_Toc119229973"/>
      <w:r>
        <w:rPr>
          <w:rFonts w:hint="cs"/>
          <w:rtl/>
        </w:rPr>
        <w:t>דרשות שאר פסוקים שבפרשת עריות</w:t>
      </w:r>
      <w:bookmarkEnd w:id="627"/>
      <w:bookmarkEnd w:id="628"/>
    </w:p>
    <w:p w14:paraId="23C63A6C" w14:textId="07C8F5C2" w:rsidR="006B43D8" w:rsidRDefault="006B43D8" w:rsidP="006B43D8">
      <w:pPr>
        <w:rPr>
          <w:rStyle w:val="affff5"/>
          <w:rtl/>
        </w:rPr>
      </w:pPr>
      <w:r w:rsidRPr="00110B70">
        <w:rPr>
          <w:rStyle w:val="affff5"/>
          <w:rtl/>
        </w:rPr>
        <w:t>'</w:t>
      </w:r>
      <w:r w:rsidR="00B433C9" w:rsidRPr="00110B70">
        <w:rPr>
          <w:rStyle w:val="affff5"/>
          <w:rtl/>
        </w:rPr>
        <w:t>אחותו</w:t>
      </w:r>
      <w:r w:rsidRPr="00110B70">
        <w:rPr>
          <w:rStyle w:val="affff5"/>
          <w:rtl/>
        </w:rPr>
        <w:t>'</w:t>
      </w:r>
      <w:r w:rsidR="00B433C9"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ש</w:t>
      </w:r>
      <w:r w:rsidR="00B433C9" w:rsidRPr="00110B70">
        <w:rPr>
          <w:rStyle w:val="affff5"/>
          <w:rtl/>
        </w:rPr>
        <w:t>כת</w:t>
      </w:r>
      <w:r w:rsidR="00737B9E">
        <w:rPr>
          <w:rStyle w:val="affff5"/>
          <w:rFonts w:hint="cs"/>
          <w:rtl/>
        </w:rPr>
        <w:t>ו</w:t>
      </w:r>
      <w:r w:rsidR="00B433C9" w:rsidRPr="00110B70">
        <w:rPr>
          <w:rStyle w:val="affff5"/>
          <w:rtl/>
        </w:rPr>
        <w:t>ב כרת</w:t>
      </w:r>
      <w:r w:rsidRPr="00110B70">
        <w:rPr>
          <w:rStyle w:val="affff5"/>
          <w:rtl/>
        </w:rPr>
        <w:t>:</w:t>
      </w:r>
      <w:r w:rsidR="00B433C9" w:rsidRPr="00110B70">
        <w:rPr>
          <w:rStyle w:val="affff5"/>
          <w:rtl/>
        </w:rPr>
        <w:t xml:space="preserve"> </w:t>
      </w:r>
      <w:r w:rsidR="00B433C9" w:rsidRPr="00737B9E">
        <w:rPr>
          <w:rStyle w:val="affff5"/>
          <w:rFonts w:hint="cs"/>
          <w:rtl/>
        </w:rPr>
        <w:t>לרי</w:t>
      </w:r>
      <w:r w:rsidR="00B433C9" w:rsidRPr="008F7504">
        <w:rPr>
          <w:rStyle w:val="affff5"/>
          <w:rtl/>
        </w:rPr>
        <w:t>"</w:t>
      </w:r>
      <w:r w:rsidR="00B433C9" w:rsidRPr="008F7504">
        <w:rPr>
          <w:rStyle w:val="affff5"/>
          <w:rFonts w:hint="cs"/>
          <w:rtl/>
        </w:rPr>
        <w:t>ו</w:t>
      </w:r>
      <w:r w:rsidR="00B433C9" w:rsidRPr="008F7504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כולם בהעלם אח</w:t>
      </w:r>
      <w:r>
        <w:rPr>
          <w:rFonts w:ascii="FontbitDavid" w:hAnsi="FontbitDavid" w:hint="cs"/>
          <w:sz w:val="32"/>
          <w:rtl/>
        </w:rPr>
        <w:t>ד,</w:t>
      </w:r>
      <w:r w:rsidR="00B433C9" w:rsidRPr="00C35A2C">
        <w:rPr>
          <w:rFonts w:ascii="FontbitDavid" w:hAnsi="FontbitDavid"/>
          <w:sz w:val="32"/>
          <w:rtl/>
        </w:rPr>
        <w:t xml:space="preserve"> חייב על כל אחת</w:t>
      </w:r>
      <w:r>
        <w:rPr>
          <w:rFonts w:hint="cs"/>
          <w:rtl/>
        </w:rPr>
        <w:t>,</w:t>
      </w:r>
    </w:p>
    <w:p w14:paraId="24E32954" w14:textId="7E80E245" w:rsidR="00B433C9" w:rsidRPr="00C35A2C" w:rsidRDefault="00B433C9" w:rsidP="0077367B">
      <w:pPr>
        <w:rPr>
          <w:rFonts w:ascii="FontbitDavid" w:hAnsi="FontbitDavid"/>
          <w:sz w:val="32"/>
          <w:rtl/>
        </w:rPr>
      </w:pPr>
      <w:r w:rsidRPr="008F7504">
        <w:rPr>
          <w:rStyle w:val="affff5"/>
          <w:rtl/>
        </w:rPr>
        <w:t>ולר</w:t>
      </w:r>
      <w:r w:rsidRPr="008F7504">
        <w:rPr>
          <w:rStyle w:val="affff5"/>
          <w:rFonts w:hint="cs"/>
          <w:rtl/>
        </w:rPr>
        <w:t>י</w:t>
      </w:r>
      <w:r w:rsidRPr="008F7504">
        <w:rPr>
          <w:rStyle w:val="affff5"/>
          <w:rtl/>
        </w:rPr>
        <w:t>"</w:t>
      </w:r>
      <w:r w:rsidRPr="008F7504">
        <w:rPr>
          <w:rStyle w:val="affff5"/>
          <w:rFonts w:hint="cs"/>
          <w:rtl/>
        </w:rPr>
        <w:t>צ</w:t>
      </w:r>
      <w:r w:rsidRPr="008F7504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לדו</w:t>
      </w:r>
      <w:r w:rsidR="006B43D8">
        <w:rPr>
          <w:rFonts w:ascii="FontbitDavid" w:hAnsi="FontbitDavid" w:hint="cs"/>
          <w:sz w:val="32"/>
          <w:rtl/>
        </w:rPr>
        <w:t>ן</w:t>
      </w:r>
      <w:r w:rsidRPr="00C35A2C">
        <w:rPr>
          <w:rFonts w:ascii="FontbitDavid" w:hAnsi="FontbitDavid"/>
          <w:sz w:val="32"/>
          <w:rtl/>
        </w:rPr>
        <w:t xml:space="preserve"> בכרת ולא במלקות</w:t>
      </w:r>
      <w:r w:rsidR="006B43D8">
        <w:rPr>
          <w:rFonts w:ascii="FontbitDavid" w:hAnsi="FontbitDavid" w:hint="cs"/>
          <w:sz w:val="32"/>
          <w:rtl/>
        </w:rPr>
        <w:t xml:space="preserve">, </w:t>
      </w:r>
      <w:r w:rsidR="006B43D8" w:rsidRPr="00A07384">
        <w:rPr>
          <w:rStyle w:val="affff8"/>
          <w:rFonts w:cs="PFT_Frank" w:hint="eastAsia"/>
          <w:b/>
          <w:bCs/>
          <w:szCs w:val="10"/>
          <w:rtl/>
        </w:rPr>
        <w:t>ו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לחלק</w:t>
      </w:r>
      <w:r w:rsidRPr="00110B70">
        <w:rPr>
          <w:rStyle w:val="affff8"/>
          <w:rtl/>
        </w:rPr>
        <w:t xml:space="preserve"> </w:t>
      </w:r>
      <w:r w:rsidR="005B1916">
        <w:rPr>
          <w:rStyle w:val="affff8"/>
          <w:rFonts w:hint="cs"/>
          <w:rtl/>
        </w:rPr>
        <w:t xml:space="preserve">- </w:t>
      </w:r>
      <w:r>
        <w:rPr>
          <w:rStyle w:val="affff8"/>
          <w:rtl/>
        </w:rPr>
        <w:t xml:space="preserve">מ'</w:t>
      </w:r>
      <w:r>
        <w:rPr>
          <w:rStyle w:val="affff1"/>
          <w:rtl/>
          <w:rPrChange w:id="9010" w:author="מנוע פסוקים" w:date="2026-10-05T16:38:21Z">
            <w:rPr>
              <w:rStyle w:val="affff8"/>
              <w:rtl/>
            </w:rPr>
          </w:rPrChange>
        </w:rPr>
        <w:t xml:space="preserve">אל </w:t>
      </w:r>
      <w:r>
        <w:rPr>
          <w:rStyle w:val="affff1"/>
          <w:rFonts w:cs="PFT_Frank"/>
          <w:b/>
          <w:bCs/>
          <w:szCs w:val="10"/>
          <w:rtl/>
          <w:rPrChange w:id="9011" w:author="מנוע פסוקים" w:date="2026-10-05T16:38:21Z">
            <w:rPr>
              <w:rStyle w:val="affff8"/>
              <w:rFonts w:cs="PFT_Frank"/>
              <w:b/>
              <w:bCs/>
              <w:szCs w:val="10"/>
              <w:rtl/>
            </w:rPr>
          </w:rPrChange>
        </w:rPr>
        <w:t xml:space="preserve">אשה</w:t>
      </w:r>
      <w:r>
        <w:rPr>
          <w:rStyle w:val="affff1"/>
          <w:rtl/>
          <w:rPrChange w:id="9012" w:author="מנוע פסוקים" w:date="2026-10-05T16:38:21Z">
            <w:rPr>
              <w:rStyle w:val="affff8"/>
              <w:rtl/>
            </w:rPr>
          </w:rPrChange>
        </w:rPr>
        <w:t xml:space="preserve"> בנדת טומאתה</w:t>
      </w:r>
      <w:r>
        <w:rPr>
          <w:rStyle w:val="affff8"/>
          <w:rtl/>
        </w:rPr>
        <w:t xml:space="preserve">'</w:t>
      </w:r>
      <w:r w:rsidR="005B1916">
        <w:rPr>
          <w:rFonts w:ascii="FontbitDavid" w:hAnsi="FontbitDavid" w:hint="cs"/>
          <w:sz w:val="32"/>
          <w:rtl/>
        </w:rPr>
        <w:t>.</w:t>
      </w:r>
    </w:p>
    <w:p w14:paraId="28CCF8B6" w14:textId="40E7F59D" w:rsidR="0077367B" w:rsidRPr="00110B70" w:rsidRDefault="0077367B" w:rsidP="00110B70">
      <w:pPr>
        <w:pStyle w:val="affff4"/>
        <w:rPr>
          <w:rtl/>
        </w:rPr>
      </w:pPr>
      <w:r w:rsidRPr="00110B70">
        <w:rPr>
          <w:rFonts w:hint="eastAsia"/>
          <w:rtl/>
        </w:rPr>
        <w:t>ב</w:t>
      </w:r>
      <w:r w:rsidRPr="00110B70">
        <w:rPr>
          <w:rtl/>
        </w:rPr>
        <w:t xml:space="preserve">'אשת </w:t>
      </w:r>
      <w:r w:rsidRPr="00110B70">
        <w:rPr>
          <w:rFonts w:hint="eastAsia"/>
          <w:rtl/>
        </w:rPr>
        <w:t>אח</w:t>
      </w:r>
      <w:r w:rsidRPr="00110B70">
        <w:rPr>
          <w:rtl/>
        </w:rPr>
        <w:t>'</w:t>
      </w:r>
      <w:r w:rsidR="00737B9E">
        <w:rPr>
          <w:rFonts w:hint="cs"/>
          <w:rtl/>
        </w:rPr>
        <w:t xml:space="preserve"> </w:t>
      </w:r>
      <w:r w:rsidRPr="00110B70">
        <w:rPr>
          <w:rStyle w:val="affff1"/>
          <w:rFonts w:hint="eastAsia"/>
          <w:b/>
          <w:bCs w:val="0"/>
          <w:rtl/>
        </w:rPr>
        <w:t>ערירים</w:t>
      </w:r>
      <w:r w:rsidRPr="00110B70">
        <w:rPr>
          <w:rStyle w:val="affff1"/>
          <w:b/>
          <w:bCs w:val="0"/>
          <w:rtl/>
        </w:rPr>
        <w:t xml:space="preserve"> </w:t>
      </w:r>
      <w:r w:rsidRPr="00110B70">
        <w:rPr>
          <w:rStyle w:val="affff1"/>
          <w:rFonts w:hint="eastAsia"/>
          <w:b/>
          <w:bCs w:val="0"/>
          <w:rtl/>
        </w:rPr>
        <w:t>י</w:t>
      </w:r>
      <w:r w:rsidR="00737B9E">
        <w:rPr>
          <w:rStyle w:val="affff1"/>
          <w:rFonts w:hint="cs"/>
          <w:b/>
          <w:bCs w:val="0"/>
          <w:rtl/>
        </w:rPr>
        <w:t>היו,</w:t>
      </w:r>
      <w:r w:rsidRPr="00110B70">
        <w:rPr>
          <w:rtl/>
        </w:rPr>
        <w:t xml:space="preserve"> וב</w:t>
      </w:r>
      <w:r w:rsidR="00DF335B" w:rsidRPr="00110B70">
        <w:rPr>
          <w:rtl/>
        </w:rPr>
        <w:t>'</w:t>
      </w:r>
      <w:r w:rsidR="00B433C9" w:rsidRPr="00110B70">
        <w:rPr>
          <w:rtl/>
        </w:rPr>
        <w:t>דודתו</w:t>
      </w:r>
      <w:r w:rsidR="00DF335B" w:rsidRPr="00110B70">
        <w:rPr>
          <w:rtl/>
        </w:rPr>
        <w:t>'</w:t>
      </w:r>
      <w:r w:rsidR="00B433C9" w:rsidRPr="00110B70">
        <w:rPr>
          <w:rtl/>
        </w:rPr>
        <w:t xml:space="preserve"> </w:t>
      </w:r>
      <w:r w:rsidR="00B433C9" w:rsidRPr="00110B70">
        <w:rPr>
          <w:rStyle w:val="affff1"/>
          <w:b/>
          <w:bCs w:val="0"/>
          <w:rtl/>
        </w:rPr>
        <w:t>ערירים י</w:t>
      </w:r>
      <w:r w:rsidRPr="00110B70">
        <w:rPr>
          <w:rStyle w:val="affff1"/>
          <w:rFonts w:hint="eastAsia"/>
          <w:b/>
          <w:bCs w:val="0"/>
          <w:rtl/>
        </w:rPr>
        <w:t>מות</w:t>
      </w:r>
      <w:r w:rsidR="00B433C9" w:rsidRPr="00110B70">
        <w:rPr>
          <w:rStyle w:val="affff1"/>
          <w:b/>
          <w:bCs w:val="0"/>
          <w:rtl/>
        </w:rPr>
        <w:t>ו</w:t>
      </w:r>
      <w:r w:rsidR="00DF335B" w:rsidRPr="00110B70">
        <w:rPr>
          <w:rtl/>
        </w:rPr>
        <w:t>:</w:t>
      </w:r>
      <w:r w:rsidR="006F4D80" w:rsidRPr="00110B70">
        <w:rPr>
          <w:rtl/>
        </w:rPr>
        <w:t xml:space="preserve"> </w:t>
      </w:r>
    </w:p>
    <w:p w14:paraId="5A60AE01" w14:textId="512D5AD9" w:rsidR="0077367B" w:rsidRPr="00736C06" w:rsidRDefault="00B433C9" w:rsidP="00736C06">
      <w:pPr>
        <w:rPr>
          <w:rtl/>
        </w:rPr>
      </w:pPr>
      <w:r w:rsidRPr="00C35A2C">
        <w:rPr>
          <w:rFonts w:ascii="FontbitDavid" w:hAnsi="FontbitDavid" w:hint="cs"/>
          <w:sz w:val="32"/>
          <w:rtl/>
        </w:rPr>
        <w:lastRenderedPageBreak/>
        <w:t>יש לו בנים קוברן</w:t>
      </w:r>
      <w:r w:rsidR="0077367B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אין לו בנים הולך ערירי</w:t>
      </w:r>
      <w:r w:rsidR="0077367B" w:rsidRPr="00110B70">
        <w:rPr>
          <w:rStyle w:val="affff8"/>
          <w:rtl/>
        </w:rPr>
        <w:t xml:space="preserve"> הנולדים ימותו</w:t>
      </w:r>
      <w:r w:rsidR="00737B9E">
        <w:rPr>
          <w:rStyle w:val="affff8"/>
          <w:rFonts w:hint="cs"/>
          <w:rtl/>
        </w:rPr>
        <w:t xml:space="preserve">, </w:t>
      </w:r>
      <w:r w:rsidR="00737B9E" w:rsidRPr="00A07384">
        <w:rPr>
          <w:rStyle w:val="affff8"/>
          <w:rFonts w:cs="PFT_Frank" w:hint="eastAsia"/>
          <w:b/>
          <w:bCs/>
          <w:szCs w:val="10"/>
          <w:rtl/>
        </w:rPr>
        <w:t>וצריכא</w:t>
      </w:r>
      <w:r w:rsidR="00737B9E">
        <w:rPr>
          <w:rStyle w:val="affff8"/>
          <w:rFonts w:hint="cs"/>
          <w:rtl/>
        </w:rPr>
        <w:t>.</w:t>
      </w:r>
    </w:p>
    <w:p w14:paraId="5BFE914F" w14:textId="560D58B6" w:rsidR="0077367B" w:rsidRDefault="0077367B" w:rsidP="00615A60">
      <w:pPr>
        <w:pStyle w:val="affff2"/>
        <w:rPr>
          <w:rtl/>
        </w:rPr>
      </w:pPr>
      <w:bookmarkStart w:id="629" w:name="_Toc119172883"/>
      <w:bookmarkStart w:id="630" w:name="_Toc119229974"/>
      <w:r>
        <w:rPr>
          <w:rFonts w:hint="cs"/>
          <w:rtl/>
        </w:rPr>
        <w:t>מנין להעראה כגמר ביאה, בשאר מקומות שבתורה</w:t>
      </w:r>
      <w:bookmarkEnd w:id="629"/>
      <w:bookmarkEnd w:id="630"/>
      <w:r>
        <w:rPr>
          <w:rFonts w:hint="cs"/>
          <w:rtl/>
        </w:rPr>
        <w:t xml:space="preserve"> </w:t>
      </w:r>
    </w:p>
    <w:p w14:paraId="7BE3C33B" w14:textId="694F541C" w:rsidR="00B433C9" w:rsidRPr="00AC7749" w:rsidRDefault="0077367B" w:rsidP="0077367B">
      <w:pPr>
        <w:rPr>
          <w:rtl/>
        </w:rPr>
      </w:pPr>
      <w:r w:rsidRPr="00110B70">
        <w:rPr>
          <w:rStyle w:val="affff5"/>
          <w:rFonts w:hint="eastAsia"/>
          <w:rtl/>
        </w:rPr>
        <w:t>ב</w:t>
      </w:r>
      <w:r w:rsidR="00B433C9" w:rsidRPr="00110B70">
        <w:rPr>
          <w:rStyle w:val="affff5"/>
          <w:rtl/>
        </w:rPr>
        <w:t>חייבי לאוין</w:t>
      </w:r>
      <w:r w:rsidRPr="00110B70">
        <w:rPr>
          <w:rStyle w:val="affff5"/>
          <w:rtl/>
        </w:rPr>
        <w:t>: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 גלי </w:t>
      </w:r>
      <w:r w:rsidRPr="00110B70">
        <w:rPr>
          <w:rStyle w:val="affff1"/>
          <w:rtl/>
        </w:rPr>
        <w:t>'</w:t>
      </w:r>
      <w:r w:rsidR="00B433C9" w:rsidRPr="00110B70">
        <w:rPr>
          <w:rStyle w:val="affff1"/>
          <w:rtl/>
        </w:rPr>
        <w:t>שכבת זרע</w:t>
      </w:r>
      <w:r w:rsidRPr="00110B70">
        <w:rPr>
          <w:rStyle w:val="affff1"/>
          <w:rtl/>
        </w:rPr>
        <w:t>'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>ב</w:t>
      </w:r>
      <w:r w:rsidR="00B433C9" w:rsidRPr="00AC7749">
        <w:rPr>
          <w:rFonts w:ascii="FontbitDavid" w:hAnsi="FontbitDavid"/>
          <w:spacing w:val="-6"/>
          <w:sz w:val="32"/>
          <w:rtl/>
        </w:rPr>
        <w:t>שפחה חרופה</w:t>
      </w:r>
      <w:r>
        <w:rPr>
          <w:rFonts w:ascii="FontbitDavid" w:hAnsi="FontbitDavid" w:hint="cs"/>
          <w:spacing w:val="-6"/>
          <w:sz w:val="32"/>
          <w:rtl/>
        </w:rPr>
        <w:t xml:space="preserve"> -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>שאר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 לאוין בהעראה.</w:t>
      </w:r>
    </w:p>
    <w:p w14:paraId="21F78E7A" w14:textId="4062571E" w:rsidR="00D7534A" w:rsidRDefault="00D7534A" w:rsidP="00D7534A">
      <w:pPr>
        <w:rPr>
          <w:rStyle w:val="affff8"/>
          <w:rtl/>
        </w:rPr>
      </w:pPr>
      <w:r>
        <w:rPr>
          <w:rStyle w:val="affff5"/>
          <w:rFonts w:hint="cs"/>
          <w:rtl/>
        </w:rPr>
        <w:t>ב</w:t>
      </w:r>
      <w:r w:rsidR="00B433C9" w:rsidRPr="00110B70">
        <w:rPr>
          <w:rStyle w:val="affff5"/>
          <w:rtl/>
        </w:rPr>
        <w:t>חייבי לאוין דכהונה</w:t>
      </w:r>
      <w:r w:rsidRPr="00110B70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="00B433C9" w:rsidRPr="001966DD">
        <w:rPr>
          <w:rStyle w:val="affff1"/>
          <w:rtl/>
        </w:rPr>
        <w:t>קיחה קיחה</w:t>
      </w:r>
      <w:r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</w:t>
      </w:r>
      <w:r w:rsidRPr="00110B70">
        <w:rPr>
          <w:rStyle w:val="affff8"/>
          <w:rFonts w:hint="eastAsia"/>
          <w:rtl/>
        </w:rPr>
        <w:t>מאחותו</w:t>
      </w:r>
      <w:r>
        <w:rPr>
          <w:rStyle w:val="affff8"/>
          <w:rFonts w:hint="cs"/>
          <w:rtl/>
        </w:rPr>
        <w:t xml:space="preserve"> [כרת].</w:t>
      </w:r>
    </w:p>
    <w:p w14:paraId="183CC6D0" w14:textId="1BB13E92" w:rsidR="00B433C9" w:rsidRPr="00C35A2C" w:rsidRDefault="00D7534A" w:rsidP="00D7534A">
      <w:pPr>
        <w:rPr>
          <w:rtl/>
        </w:rPr>
      </w:pPr>
      <w:r w:rsidRPr="00110B70">
        <w:rPr>
          <w:rStyle w:val="affff5"/>
          <w:rFonts w:hint="eastAsia"/>
          <w:rtl/>
        </w:rPr>
        <w:t>ב</w:t>
      </w:r>
      <w:r w:rsidR="00B433C9" w:rsidRPr="00110B70">
        <w:rPr>
          <w:rStyle w:val="affff5"/>
          <w:rFonts w:hint="eastAsia"/>
          <w:rtl/>
        </w:rPr>
        <w:t>חייבי</w:t>
      </w:r>
      <w:r w:rsidR="00B433C9" w:rsidRPr="00110B70">
        <w:rPr>
          <w:rStyle w:val="affff5"/>
          <w:rtl/>
        </w:rPr>
        <w:t xml:space="preserve"> </w:t>
      </w:r>
      <w:r w:rsidR="00B433C9" w:rsidRPr="00110B70">
        <w:rPr>
          <w:rStyle w:val="affff5"/>
          <w:rFonts w:hint="eastAsia"/>
          <w:rtl/>
        </w:rPr>
        <w:t>עשה</w:t>
      </w:r>
      <w:r w:rsidRPr="00110B70">
        <w:rPr>
          <w:rStyle w:val="affff5"/>
          <w:rtl/>
        </w:rPr>
        <w:t>:</w:t>
      </w:r>
      <w:r w:rsidR="00B433C9" w:rsidRPr="00110B70">
        <w:rPr>
          <w:rStyle w:val="affff5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="00B433C9" w:rsidRPr="001966DD">
        <w:rPr>
          <w:rStyle w:val="affff1"/>
          <w:rFonts w:hint="cs"/>
          <w:rtl/>
        </w:rPr>
        <w:t>ביאה ביאה</w:t>
      </w:r>
      <w:r>
        <w:rPr>
          <w:rStyle w:val="affff1"/>
          <w:rFonts w:hint="cs"/>
          <w:rtl/>
        </w:rPr>
        <w:t xml:space="preserve">' </w:t>
      </w:r>
      <w:r w:rsidRPr="00110B70">
        <w:rPr>
          <w:rStyle w:val="affff8"/>
          <w:rFonts w:hint="eastAsia"/>
          <w:rtl/>
        </w:rPr>
        <w:t>מממזר</w:t>
      </w:r>
      <w:r w:rsidRPr="00110B70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[</w:t>
      </w:r>
      <w:r w:rsidRPr="00110B70">
        <w:rPr>
          <w:rStyle w:val="affff8"/>
          <w:rFonts w:hint="eastAsia"/>
          <w:rtl/>
        </w:rPr>
        <w:t>לאו</w:t>
      </w:r>
      <w:r>
        <w:rPr>
          <w:rStyle w:val="affff8"/>
          <w:rFonts w:hint="cs"/>
          <w:rtl/>
        </w:rPr>
        <w:t>].</w:t>
      </w:r>
      <w:r w:rsidR="00B433C9" w:rsidRPr="001966DD">
        <w:rPr>
          <w:rStyle w:val="affff1"/>
          <w:rFonts w:hint="cs"/>
          <w:rtl/>
        </w:rPr>
        <w:t xml:space="preserve"> </w:t>
      </w:r>
    </w:p>
    <w:p w14:paraId="6EA3CCE3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נה:</w:t>
      </w:r>
    </w:p>
    <w:p w14:paraId="1CF80A91" w14:textId="30AE2A0B" w:rsidR="00B433C9" w:rsidRPr="006F4D80" w:rsidRDefault="00D7534A" w:rsidP="007C50EB">
      <w:pPr>
        <w:rPr>
          <w:rStyle w:val="affff8"/>
          <w:rtl/>
        </w:rPr>
      </w:pPr>
      <w:r w:rsidRPr="00110B70">
        <w:rPr>
          <w:rStyle w:val="affff5"/>
          <w:rFonts w:hint="eastAsia"/>
          <w:rtl/>
        </w:rPr>
        <w:t>ב</w:t>
      </w:r>
      <w:r w:rsidR="00B433C9" w:rsidRPr="00110B70">
        <w:rPr>
          <w:rStyle w:val="affff5"/>
          <w:rtl/>
        </w:rPr>
        <w:t xml:space="preserve">יבמה </w:t>
      </w:r>
      <w:r w:rsidRPr="00110B70">
        <w:rPr>
          <w:rStyle w:val="affff5"/>
          <w:rFonts w:hint="eastAsia"/>
          <w:rtl/>
        </w:rPr>
        <w:t>שנקנית</w:t>
      </w:r>
      <w:r w:rsidRPr="00110B70">
        <w:rPr>
          <w:rStyle w:val="affff5"/>
          <w:rtl/>
        </w:rPr>
        <w:t xml:space="preserve"> </w:t>
      </w:r>
      <w:r w:rsidR="00B433C9" w:rsidRPr="00110B70">
        <w:rPr>
          <w:rStyle w:val="affff5"/>
          <w:rtl/>
        </w:rPr>
        <w:t>ליבם</w:t>
      </w:r>
      <w:r w:rsidRPr="00110B70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="00B433C9" w:rsidRPr="001966DD">
        <w:rPr>
          <w:rStyle w:val="affff1"/>
          <w:rtl/>
        </w:rPr>
        <w:t>ביאה ביאה</w:t>
      </w:r>
      <w:r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72BA17F1" w14:textId="0E615C65" w:rsidR="00B433C9" w:rsidRPr="00C35A2C" w:rsidRDefault="00D7534A" w:rsidP="007C50EB">
      <w:pPr>
        <w:rPr>
          <w:rtl/>
        </w:rPr>
      </w:pPr>
      <w:r w:rsidRPr="00110B70">
        <w:rPr>
          <w:rStyle w:val="affff5"/>
          <w:rFonts w:hint="eastAsia"/>
          <w:rtl/>
        </w:rPr>
        <w:t>ב</w:t>
      </w:r>
      <w:r w:rsidR="00B433C9" w:rsidRPr="00110B70">
        <w:rPr>
          <w:rStyle w:val="affff5"/>
          <w:rtl/>
        </w:rPr>
        <w:t xml:space="preserve">אשה </w:t>
      </w:r>
      <w:r w:rsidRPr="00110B70">
        <w:rPr>
          <w:rStyle w:val="affff5"/>
          <w:rFonts w:hint="eastAsia"/>
          <w:rtl/>
        </w:rPr>
        <w:t>שנקנית</w:t>
      </w:r>
      <w:r w:rsidRPr="00110B70">
        <w:rPr>
          <w:rStyle w:val="affff5"/>
          <w:rtl/>
        </w:rPr>
        <w:t xml:space="preserve"> </w:t>
      </w:r>
      <w:r w:rsidR="00B433C9" w:rsidRPr="00110B70">
        <w:rPr>
          <w:rStyle w:val="affff5"/>
          <w:rtl/>
        </w:rPr>
        <w:t>לבעלה</w:t>
      </w:r>
      <w:r w:rsidRPr="00110B70">
        <w:rPr>
          <w:rStyle w:val="affff5"/>
          <w:rtl/>
        </w:rPr>
        <w:t>:</w:t>
      </w:r>
      <w:r w:rsidR="00B433C9">
        <w:rPr>
          <w:rFonts w:ascii="FontbitDavid" w:hAnsi="FontbitDavid"/>
          <w:sz w:val="32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="00B433C9" w:rsidRPr="001966DD">
        <w:rPr>
          <w:rStyle w:val="affff1"/>
          <w:rtl/>
        </w:rPr>
        <w:t>קיחה קיחה</w:t>
      </w:r>
      <w:r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5429340C" w14:textId="6AC16C30" w:rsidR="00D7534A" w:rsidRDefault="00D7534A" w:rsidP="00615A60">
      <w:pPr>
        <w:pStyle w:val="affff2"/>
        <w:rPr>
          <w:rtl/>
        </w:rPr>
      </w:pPr>
      <w:bookmarkStart w:id="631" w:name="_Toc119172884"/>
      <w:bookmarkStart w:id="632" w:name="_Toc119229975"/>
      <w:r>
        <w:rPr>
          <w:rFonts w:hint="cs"/>
          <w:rtl/>
        </w:rPr>
        <w:t>'שכבת זרע' האמורה בג' מקומות</w:t>
      </w:r>
      <w:bookmarkEnd w:id="631"/>
      <w:bookmarkEnd w:id="632"/>
    </w:p>
    <w:p w14:paraId="648C0B46" w14:textId="308C433F" w:rsidR="00B433C9" w:rsidRPr="00C35A2C" w:rsidRDefault="00737B9E" w:rsidP="00D6579C">
      <w:pPr>
        <w:rPr>
          <w:rtl/>
        </w:rPr>
      </w:pPr>
      <w:r>
        <w:rPr>
          <w:rStyle w:val="affff5"/>
          <w:rFonts w:hint="cs"/>
          <w:rtl/>
        </w:rPr>
        <w:t>ב</w:t>
      </w:r>
      <w:r w:rsidR="00B433C9" w:rsidRPr="00110B70">
        <w:rPr>
          <w:rStyle w:val="affff5"/>
          <w:rtl/>
        </w:rPr>
        <w:t>שפחה חרופה</w:t>
      </w:r>
      <w:r w:rsidR="00D7534A" w:rsidRPr="00110B70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 w:rsidR="00D7534A">
        <w:rPr>
          <w:rFonts w:hint="cs"/>
          <w:rtl/>
        </w:rPr>
        <w:t>ל</w:t>
      </w:r>
      <w:r w:rsidR="00B433C9" w:rsidRPr="00C35A2C">
        <w:rPr>
          <w:rtl/>
        </w:rPr>
        <w:t>כדאמרן</w:t>
      </w:r>
      <w:r w:rsidRPr="00110B70">
        <w:rPr>
          <w:rStyle w:val="affff8"/>
          <w:rtl/>
        </w:rPr>
        <w:t xml:space="preserve"> </w:t>
      </w:r>
      <w:r w:rsidR="00D6579C">
        <w:rPr>
          <w:rStyle w:val="affff8"/>
          <w:rFonts w:hint="cs"/>
          <w:rtl/>
        </w:rPr>
        <w:t>היא בגמר ביאה, אבל</w:t>
      </w:r>
      <w:r w:rsidRPr="00110B70">
        <w:rPr>
          <w:rStyle w:val="affff8"/>
          <w:rtl/>
        </w:rPr>
        <w:t xml:space="preserve"> שאר לאוין בהעראה.</w:t>
      </w:r>
    </w:p>
    <w:p w14:paraId="6B995930" w14:textId="48B99991" w:rsidR="00B433C9" w:rsidRPr="00AC7749" w:rsidRDefault="00D7534A" w:rsidP="00B55EDF">
      <w:pPr>
        <w:rPr>
          <w:rFonts w:ascii="FontbitDavid" w:hAnsi="FontbitDavid"/>
          <w:spacing w:val="-8"/>
          <w:sz w:val="32"/>
          <w:rtl/>
        </w:rPr>
      </w:pPr>
      <w:r w:rsidRPr="00110B70">
        <w:rPr>
          <w:rStyle w:val="affff5"/>
          <w:rFonts w:hint="eastAsia"/>
          <w:rtl/>
        </w:rPr>
        <w:t>ב</w:t>
      </w:r>
      <w:r w:rsidR="00B433C9" w:rsidRPr="00110B70">
        <w:rPr>
          <w:rStyle w:val="affff5"/>
          <w:rtl/>
        </w:rPr>
        <w:t>אשת איש</w:t>
      </w:r>
      <w:r w:rsidRPr="00110B70">
        <w:rPr>
          <w:rStyle w:val="affff5"/>
          <w:rtl/>
        </w:rPr>
        <w:t>:</w:t>
      </w:r>
      <w:r w:rsidR="00B433C9" w:rsidRPr="00AC7749">
        <w:rPr>
          <w:rFonts w:ascii="FontbitDavid" w:hAnsi="FontbitDavid"/>
          <w:spacing w:val="-8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למעט</w:t>
      </w:r>
      <w:r w:rsidR="00B433C9" w:rsidRPr="00AC7749">
        <w:rPr>
          <w:rFonts w:ascii="FontbitDavid" w:hAnsi="FontbitDavid"/>
          <w:spacing w:val="-8"/>
          <w:sz w:val="32"/>
          <w:rtl/>
        </w:rPr>
        <w:t xml:space="preserve"> משמש </w:t>
      </w:r>
      <w:r>
        <w:rPr>
          <w:rFonts w:ascii="FontbitDavid" w:hAnsi="FontbitDavid" w:hint="cs"/>
          <w:spacing w:val="-8"/>
          <w:sz w:val="32"/>
          <w:rtl/>
        </w:rPr>
        <w:t xml:space="preserve">באבר </w:t>
      </w:r>
      <w:r w:rsidR="00B433C9" w:rsidRPr="00AC7749">
        <w:rPr>
          <w:rFonts w:ascii="FontbitDavid" w:hAnsi="FontbitDavid"/>
          <w:spacing w:val="-8"/>
          <w:sz w:val="32"/>
          <w:rtl/>
        </w:rPr>
        <w:t>מת</w:t>
      </w:r>
      <w:r>
        <w:rPr>
          <w:rFonts w:ascii="FontbitDavid" w:hAnsi="FontbitDavid" w:hint="cs"/>
          <w:spacing w:val="-8"/>
          <w:sz w:val="32"/>
          <w:rtl/>
        </w:rPr>
        <w:t>,</w:t>
      </w:r>
      <w:r w:rsidR="00B433C9" w:rsidRPr="00AC7749">
        <w:rPr>
          <w:rFonts w:ascii="FontbitDavid" w:hAnsi="FontbitDavid" w:hint="cs"/>
          <w:spacing w:val="-8"/>
          <w:sz w:val="32"/>
          <w:rtl/>
        </w:rPr>
        <w:t xml:space="preserve"> </w:t>
      </w:r>
      <w:r w:rsidR="00B433C9" w:rsidRPr="008F7504">
        <w:rPr>
          <w:rStyle w:val="affff5"/>
          <w:rFonts w:hint="cs"/>
          <w:rtl/>
        </w:rPr>
        <w:t>ולמ</w:t>
      </w:r>
      <w:r w:rsidR="00B433C9" w:rsidRPr="008F7504">
        <w:rPr>
          <w:rStyle w:val="affff5"/>
          <w:rtl/>
        </w:rPr>
        <w:t>"</w:t>
      </w:r>
      <w:r w:rsidR="00B433C9" w:rsidRPr="00D6579C">
        <w:rPr>
          <w:rStyle w:val="affff5"/>
          <w:rFonts w:hint="cs"/>
          <w:rtl/>
        </w:rPr>
        <w:t>ד</w:t>
      </w:r>
      <w:r w:rsidR="00B433C9" w:rsidRPr="00110B70">
        <w:rPr>
          <w:rStyle w:val="affff5"/>
          <w:rtl/>
        </w:rPr>
        <w:t xml:space="preserve"> </w:t>
      </w:r>
      <w:r w:rsidR="00B433C9" w:rsidRPr="00110B70">
        <w:rPr>
          <w:rStyle w:val="affff5"/>
          <w:rFonts w:hint="eastAsia"/>
          <w:rtl/>
        </w:rPr>
        <w:t>חייב</w:t>
      </w:r>
      <w:r w:rsidR="00D6579C">
        <w:rPr>
          <w:rStyle w:val="affff5"/>
          <w:rFonts w:hint="cs"/>
          <w:rtl/>
        </w:rPr>
        <w:t>:</w:t>
      </w:r>
      <w:r w:rsidR="00B433C9" w:rsidRPr="00AC7749">
        <w:rPr>
          <w:rFonts w:ascii="FontbitDavid" w:hAnsi="FontbitDavid" w:hint="cs"/>
          <w:spacing w:val="-8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ל</w:t>
      </w:r>
      <w:r w:rsidR="00B433C9" w:rsidRPr="00D1637C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מ</w:t>
      </w:r>
      <w:r w:rsidRPr="00D1637C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עט</w:t>
      </w:r>
      <w:r>
        <w:rPr>
          <w:rFonts w:ascii="FontbitDavid" w:hAnsi="FontbitDavid" w:hint="cs"/>
          <w:spacing w:val="-8"/>
          <w:sz w:val="32"/>
          <w:rtl/>
        </w:rPr>
        <w:t xml:space="preserve"> מ</w:t>
      </w:r>
      <w:r w:rsidR="00B433C9" w:rsidRPr="00AC7749">
        <w:rPr>
          <w:rFonts w:ascii="FontbitDavid" w:hAnsi="FontbitDavid" w:hint="cs"/>
          <w:spacing w:val="-8"/>
          <w:sz w:val="32"/>
          <w:rtl/>
        </w:rPr>
        <w:t>שמש מתה</w:t>
      </w:r>
      <w:r>
        <w:rPr>
          <w:rFonts w:ascii="FontbitDavid" w:hAnsi="FontbitDavid" w:hint="cs"/>
          <w:spacing w:val="-8"/>
          <w:sz w:val="32"/>
          <w:rtl/>
        </w:rPr>
        <w:t>.</w:t>
      </w:r>
    </w:p>
    <w:p w14:paraId="74FF81B1" w14:textId="3BCD290E" w:rsidR="00B433C9" w:rsidRDefault="00D7534A" w:rsidP="00B55EDF">
      <w:pPr>
        <w:rPr>
          <w:rtl/>
        </w:rPr>
      </w:pPr>
      <w:r w:rsidRPr="00110B70">
        <w:rPr>
          <w:rStyle w:val="affff5"/>
          <w:rFonts w:hint="eastAsia"/>
          <w:rtl/>
        </w:rPr>
        <w:t>ב</w:t>
      </w:r>
      <w:r w:rsidR="00B433C9" w:rsidRPr="00110B70">
        <w:rPr>
          <w:rStyle w:val="affff5"/>
          <w:rtl/>
        </w:rPr>
        <w:t>סוטה</w:t>
      </w:r>
      <w:r w:rsidRPr="00110B70">
        <w:rPr>
          <w:rStyle w:val="affff5"/>
          <w:rtl/>
        </w:rPr>
        <w:t>:</w:t>
      </w:r>
      <w:r w:rsidR="00B433C9" w:rsidRPr="00C35A2C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ל</w:t>
      </w:r>
      <w:r w:rsidRPr="00D1637C">
        <w:rPr>
          <w:rFonts w:cs="PFT_Frank" w:hint="eastAsia"/>
          <w:b/>
          <w:bCs/>
          <w:szCs w:val="14"/>
          <w:rtl/>
        </w:rPr>
        <w:t>מעט</w:t>
      </w:r>
      <w:r>
        <w:rPr>
          <w:rFonts w:hint="cs"/>
          <w:rtl/>
        </w:rPr>
        <w:t xml:space="preserve"> </w:t>
      </w:r>
      <w:r w:rsidR="00B433C9" w:rsidRPr="00C35A2C">
        <w:rPr>
          <w:rFonts w:hint="cs"/>
          <w:rtl/>
        </w:rPr>
        <w:t xml:space="preserve">קינא לה </w:t>
      </w:r>
      <w:r w:rsidR="00D6579C">
        <w:rPr>
          <w:rFonts w:hint="cs"/>
          <w:rtl/>
        </w:rPr>
        <w:t>'</w:t>
      </w:r>
      <w:r w:rsidR="00B433C9" w:rsidRPr="00C35A2C">
        <w:rPr>
          <w:rFonts w:hint="cs"/>
          <w:rtl/>
        </w:rPr>
        <w:t>דרך אברים</w:t>
      </w:r>
      <w:r w:rsidR="00D6579C">
        <w:rPr>
          <w:rFonts w:hint="cs"/>
          <w:rtl/>
        </w:rPr>
        <w:t>'</w:t>
      </w:r>
      <w:r w:rsidR="00B433C9" w:rsidRPr="00C35A2C">
        <w:rPr>
          <w:rFonts w:hint="cs"/>
          <w:rtl/>
        </w:rPr>
        <w:t xml:space="preserve">, </w:t>
      </w:r>
      <w:r w:rsidR="00B433C9" w:rsidRPr="00110B70">
        <w:rPr>
          <w:rStyle w:val="affff5"/>
          <w:rFonts w:hint="eastAsia"/>
          <w:rtl/>
        </w:rPr>
        <w:t>ד</w:t>
      </w:r>
      <w:r w:rsidRPr="00110B70">
        <w:rPr>
          <w:rStyle w:val="affff5"/>
          <w:rFonts w:hint="eastAsia"/>
          <w:rtl/>
        </w:rPr>
        <w:t>הו</w:t>
      </w:r>
      <w:r w:rsidRPr="00110B70">
        <w:rPr>
          <w:rStyle w:val="affff5"/>
          <w:rtl/>
        </w:rPr>
        <w:t>"א</w:t>
      </w:r>
      <w:r w:rsidR="00D6579C">
        <w:rPr>
          <w:rStyle w:val="affff5"/>
          <w:rFonts w:hint="cs"/>
          <w:rtl/>
        </w:rPr>
        <w:t>:</w:t>
      </w:r>
      <w:r w:rsidR="00B433C9" w:rsidRPr="00C35A2C">
        <w:rPr>
          <w:rFonts w:hint="cs"/>
          <w:rtl/>
        </w:rPr>
        <w:t xml:space="preserve"> בקפיד</w:t>
      </w:r>
      <w:r>
        <w:rPr>
          <w:rFonts w:hint="cs"/>
          <w:rtl/>
        </w:rPr>
        <w:t>ת</w:t>
      </w:r>
      <w:r w:rsidR="00B433C9" w:rsidRPr="00C35A2C">
        <w:rPr>
          <w:rFonts w:hint="cs"/>
          <w:rtl/>
        </w:rPr>
        <w:t xml:space="preserve"> בעל תל</w:t>
      </w:r>
      <w:r>
        <w:rPr>
          <w:rFonts w:hint="cs"/>
          <w:rtl/>
        </w:rPr>
        <w:t>וי</w:t>
      </w:r>
      <w:r w:rsidR="00B433C9" w:rsidRPr="00C35A2C">
        <w:rPr>
          <w:rFonts w:hint="cs"/>
          <w:rtl/>
        </w:rPr>
        <w:t>.</w:t>
      </w:r>
    </w:p>
    <w:p w14:paraId="1313EACE" w14:textId="26906E46" w:rsidR="00B433C9" w:rsidRDefault="00B433C9" w:rsidP="00110B70">
      <w:pPr>
        <w:pStyle w:val="affff7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א</w:t>
      </w:r>
      <w:r w:rsidR="00D7534A" w:rsidRPr="00A07384">
        <w:rPr>
          <w:rFonts w:cs="PFT_Frank" w:hint="eastAsia"/>
          <w:b/>
          <w:bCs/>
          <w:szCs w:val="10"/>
          <w:rtl/>
        </w:rPr>
        <w:t>בל</w:t>
      </w:r>
      <w:r w:rsidRPr="00C35A2C">
        <w:rPr>
          <w:rFonts w:hint="cs"/>
          <w:rtl/>
        </w:rPr>
        <w:t xml:space="preserve"> קינ</w:t>
      </w:r>
      <w:r w:rsidR="00D7534A">
        <w:rPr>
          <w:rFonts w:hint="cs"/>
          <w:rtl/>
        </w:rPr>
        <w:t>וי '</w:t>
      </w:r>
      <w:r w:rsidRPr="00C35A2C">
        <w:rPr>
          <w:rFonts w:hint="cs"/>
          <w:rtl/>
        </w:rPr>
        <w:t>שלא כדרכה</w:t>
      </w:r>
      <w:r w:rsidR="00D7534A">
        <w:rPr>
          <w:rFonts w:hint="cs"/>
          <w:rtl/>
        </w:rPr>
        <w:t>'</w:t>
      </w:r>
      <w:r w:rsidRPr="00C35A2C">
        <w:rPr>
          <w:rFonts w:hint="cs"/>
          <w:rtl/>
        </w:rPr>
        <w:t xml:space="preserve"> </w:t>
      </w:r>
      <w:r w:rsidR="00D7534A">
        <w:rPr>
          <w:rFonts w:hint="cs"/>
          <w:rtl/>
        </w:rPr>
        <w:t>[או '</w:t>
      </w:r>
      <w:r w:rsidRPr="00C35A2C">
        <w:rPr>
          <w:rFonts w:hint="cs"/>
          <w:rtl/>
        </w:rPr>
        <w:t>נשיקה</w:t>
      </w:r>
      <w:r w:rsidR="00D7534A">
        <w:rPr>
          <w:rFonts w:hint="cs"/>
          <w:rtl/>
        </w:rPr>
        <w:t>'</w:t>
      </w:r>
      <w:r w:rsidRPr="00C35A2C">
        <w:rPr>
          <w:rFonts w:hint="cs"/>
          <w:rtl/>
        </w:rPr>
        <w:t xml:space="preserve"> למ</w:t>
      </w:r>
      <w:r w:rsidRPr="00C35A2C">
        <w:rPr>
          <w:rtl/>
        </w:rPr>
        <w:t>"</w:t>
      </w:r>
      <w:r w:rsidRPr="00C35A2C">
        <w:rPr>
          <w:rFonts w:hint="cs"/>
          <w:rtl/>
        </w:rPr>
        <w:t>ד העראה זו נשיקה</w:t>
      </w:r>
      <w:r w:rsidR="00D7534A">
        <w:rPr>
          <w:rFonts w:hint="cs"/>
          <w:rtl/>
        </w:rPr>
        <w:t xml:space="preserve">] </w:t>
      </w:r>
      <w:r w:rsidR="00D6579C">
        <w:rPr>
          <w:rFonts w:hint="cs"/>
          <w:rtl/>
        </w:rPr>
        <w:t>-</w:t>
      </w:r>
      <w:r w:rsidRPr="00C35A2C">
        <w:rPr>
          <w:rFonts w:hint="cs"/>
          <w:rtl/>
        </w:rPr>
        <w:t xml:space="preserve"> </w:t>
      </w:r>
      <w:r w:rsidR="00D7534A">
        <w:rPr>
          <w:rFonts w:hint="cs"/>
          <w:rtl/>
        </w:rPr>
        <w:t>נחשב לקינוי.</w:t>
      </w:r>
    </w:p>
    <w:p w14:paraId="7CF72151" w14:textId="068100E2" w:rsidR="00D7534A" w:rsidRDefault="00D7534A" w:rsidP="00615A60">
      <w:pPr>
        <w:pStyle w:val="affff2"/>
        <w:rPr>
          <w:rtl/>
        </w:rPr>
      </w:pPr>
      <w:bookmarkStart w:id="633" w:name="_Toc119172885"/>
      <w:bookmarkStart w:id="634" w:name="_Toc119229976"/>
      <w:r>
        <w:rPr>
          <w:rFonts w:hint="cs"/>
          <w:rtl/>
        </w:rPr>
        <w:t xml:space="preserve">מהי 'העראה' </w:t>
      </w:r>
      <w:r w:rsidRPr="00110B70">
        <w:rPr>
          <w:rStyle w:val="affff8"/>
          <w:rFonts w:cs="PFT_Frank" w:hint="eastAsia"/>
          <w:rtl/>
        </w:rPr>
        <w:t>דכולהו</w:t>
      </w:r>
      <w:r>
        <w:rPr>
          <w:rFonts w:hint="cs"/>
          <w:rtl/>
        </w:rPr>
        <w:t xml:space="preserve">, ומהי 'גמר ביאה' </w:t>
      </w:r>
      <w:r w:rsidRPr="00110B70">
        <w:rPr>
          <w:rStyle w:val="affff8"/>
          <w:rFonts w:cs="PFT_Frank" w:hint="eastAsia"/>
          <w:rtl/>
        </w:rPr>
        <w:t>דשפחה</w:t>
      </w:r>
      <w:r w:rsidRPr="00110B70">
        <w:rPr>
          <w:rStyle w:val="affff8"/>
          <w:rFonts w:cs="PFT_Frank"/>
          <w:rtl/>
        </w:rPr>
        <w:t xml:space="preserve"> </w:t>
      </w:r>
      <w:r w:rsidRPr="00110B70">
        <w:rPr>
          <w:rStyle w:val="affff8"/>
          <w:rFonts w:cs="PFT_Frank" w:hint="eastAsia"/>
          <w:rtl/>
        </w:rPr>
        <w:t>חרופה</w:t>
      </w:r>
      <w:bookmarkEnd w:id="633"/>
      <w:bookmarkEnd w:id="634"/>
    </w:p>
    <w:p w14:paraId="7E23992E" w14:textId="6F7C3D1A" w:rsidR="00B433C9" w:rsidRPr="00110B70" w:rsidRDefault="00D7534A" w:rsidP="00B55EDF">
      <w:pPr>
        <w:rPr>
          <w:rStyle w:val="affff8"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8F7504">
        <w:rPr>
          <w:rStyle w:val="affff5"/>
          <w:rtl/>
        </w:rPr>
        <w:t>שמואל</w:t>
      </w:r>
      <w:r w:rsidR="00B433C9" w:rsidRPr="00AC7749">
        <w:rPr>
          <w:rtl/>
        </w:rPr>
        <w:t xml:space="preserve">: </w:t>
      </w:r>
      <w:r w:rsidR="00B433C9" w:rsidRPr="00D1637C">
        <w:rPr>
          <w:rFonts w:cs="PFT_Frank"/>
          <w:b/>
          <w:bCs/>
          <w:szCs w:val="14"/>
          <w:rtl/>
        </w:rPr>
        <w:t>העראה</w:t>
      </w:r>
      <w:r w:rsidR="00B433C9" w:rsidRPr="00AC7749">
        <w:rPr>
          <w:rtl/>
        </w:rPr>
        <w:t xml:space="preserve"> - נשיקה, </w:t>
      </w:r>
      <w:r>
        <w:rPr>
          <w:rStyle w:val="affff8"/>
          <w:rFonts w:hint="cs"/>
          <w:rtl/>
        </w:rPr>
        <w:t>וכ</w:t>
      </w:r>
      <w:r w:rsidR="00B433C9" w:rsidRPr="00110B70">
        <w:rPr>
          <w:rStyle w:val="affff8"/>
          <w:rtl/>
        </w:rPr>
        <w:t>מניח אצבע על פיו ש</w:t>
      </w:r>
      <w:r w:rsidRPr="00110B70">
        <w:rPr>
          <w:rStyle w:val="affff8"/>
          <w:rFonts w:hint="eastAsia"/>
          <w:rtl/>
        </w:rPr>
        <w:t>ודאי</w:t>
      </w:r>
      <w:r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י</w:t>
      </w:r>
      <w:r w:rsidR="00B433C9" w:rsidRPr="00110B70">
        <w:rPr>
          <w:rStyle w:val="affff8"/>
          <w:rtl/>
        </w:rPr>
        <w:t>דח</w:t>
      </w:r>
      <w:r w:rsidRPr="00110B70">
        <w:rPr>
          <w:rStyle w:val="affff8"/>
          <w:rFonts w:hint="eastAsia"/>
          <w:rtl/>
        </w:rPr>
        <w:t>ו</w:t>
      </w:r>
      <w:r w:rsidR="00B433C9" w:rsidRPr="00110B70">
        <w:rPr>
          <w:rStyle w:val="affff8"/>
          <w:rtl/>
        </w:rPr>
        <w:t>ק הבשר.</w:t>
      </w:r>
    </w:p>
    <w:p w14:paraId="36B86A54" w14:textId="181F50BC" w:rsidR="00B433C9" w:rsidRPr="008F7504" w:rsidRDefault="00D7534A" w:rsidP="00B55EDF">
      <w:pPr>
        <w:rPr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8F7504">
        <w:rPr>
          <w:rStyle w:val="affff5"/>
          <w:rFonts w:hint="cs"/>
          <w:rtl/>
        </w:rPr>
        <w:t>רבב</w:t>
      </w:r>
      <w:r w:rsidR="00B433C9" w:rsidRPr="008F7504">
        <w:rPr>
          <w:rStyle w:val="affff5"/>
          <w:rtl/>
        </w:rPr>
        <w:t>"</w:t>
      </w:r>
      <w:r w:rsidR="00B433C9" w:rsidRPr="008F7504">
        <w:rPr>
          <w:rStyle w:val="affff5"/>
          <w:rFonts w:hint="cs"/>
          <w:rtl/>
        </w:rPr>
        <w:t>ח מרי</w:t>
      </w:r>
      <w:r w:rsidR="00B433C9" w:rsidRPr="008F7504">
        <w:rPr>
          <w:rStyle w:val="affff5"/>
          <w:rtl/>
        </w:rPr>
        <w:t>"</w:t>
      </w:r>
      <w:r w:rsidR="00B433C9" w:rsidRPr="008F7504">
        <w:rPr>
          <w:rStyle w:val="affff5"/>
          <w:rFonts w:hint="cs"/>
          <w:rtl/>
        </w:rPr>
        <w:t>ו</w:t>
      </w:r>
      <w:r w:rsidR="00B433C9" w:rsidRPr="008F7504">
        <w:rPr>
          <w:rStyle w:val="affff5"/>
          <w:rtl/>
        </w:rPr>
        <w:t>: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גמר ביאה</w:t>
      </w:r>
      <w:r w:rsidR="00B433C9" w:rsidRPr="008F7504">
        <w:rPr>
          <w:rFonts w:ascii="FontbitDavid" w:hAnsi="FontbitDavid"/>
          <w:sz w:val="32"/>
          <w:rtl/>
        </w:rPr>
        <w:t xml:space="preserve"> </w:t>
      </w:r>
      <w:r w:rsidR="00B433C9" w:rsidRPr="00110B70">
        <w:rPr>
          <w:rStyle w:val="affff8"/>
          <w:rtl/>
        </w:rPr>
        <w:t>בחרופה -</w:t>
      </w:r>
      <w:r w:rsidR="00B433C9" w:rsidRPr="008F7504">
        <w:rPr>
          <w:rFonts w:ascii="FontbitDavid" w:hAnsi="FontbitDavid"/>
          <w:sz w:val="32"/>
          <w:rtl/>
        </w:rPr>
        <w:t xml:space="preserve"> הכנסת עטרה</w:t>
      </w:r>
      <w:r>
        <w:rPr>
          <w:rFonts w:hint="cs"/>
          <w:rtl/>
        </w:rPr>
        <w:t>,</w:t>
      </w:r>
      <w:r w:rsidRPr="00110B70">
        <w:rPr>
          <w:rStyle w:val="affff8"/>
          <w:rtl/>
        </w:rPr>
        <w:t xml:space="preserve"> וא"צ מירוק גיד.</w:t>
      </w:r>
    </w:p>
    <w:p w14:paraId="6D10DE36" w14:textId="0A3703FB" w:rsidR="00B433C9" w:rsidRPr="00C415C0" w:rsidRDefault="00D7534A" w:rsidP="00B02631">
      <w:pPr>
        <w:rPr>
          <w:rtl/>
        </w:rPr>
      </w:pPr>
      <w:r>
        <w:rPr>
          <w:rStyle w:val="affff5"/>
          <w:rFonts w:hint="cs"/>
          <w:rtl/>
        </w:rPr>
        <w:t>ג.</w:t>
      </w:r>
      <w:r w:rsidR="00B433C9" w:rsidRPr="00C35A2C">
        <w:rPr>
          <w:sz w:val="32"/>
          <w:rtl/>
        </w:rPr>
        <w:t xml:space="preserve"> </w:t>
      </w:r>
      <w:r w:rsidR="00B433C9" w:rsidRPr="008F7504">
        <w:rPr>
          <w:rStyle w:val="affff5"/>
          <w:rFonts w:hint="cs"/>
          <w:rtl/>
        </w:rPr>
        <w:t>ר</w:t>
      </w:r>
      <w:r w:rsidR="00B433C9" w:rsidRPr="008F7504">
        <w:rPr>
          <w:rStyle w:val="affff5"/>
          <w:rtl/>
        </w:rPr>
        <w:t>"</w:t>
      </w:r>
      <w:r w:rsidR="00B433C9" w:rsidRPr="008F7504">
        <w:rPr>
          <w:rStyle w:val="affff5"/>
          <w:rFonts w:hint="cs"/>
          <w:rtl/>
        </w:rPr>
        <w:t xml:space="preserve">ד </w:t>
      </w:r>
      <w:r>
        <w:rPr>
          <w:rStyle w:val="affff5"/>
          <w:rFonts w:hint="cs"/>
          <w:rtl/>
        </w:rPr>
        <w:t xml:space="preserve">או רבין </w:t>
      </w:r>
      <w:r w:rsidR="00B433C9" w:rsidRPr="008F7504">
        <w:rPr>
          <w:rStyle w:val="affff5"/>
          <w:rFonts w:hint="cs"/>
          <w:rtl/>
        </w:rPr>
        <w:t>מרי</w:t>
      </w:r>
      <w:r w:rsidR="00B433C9" w:rsidRPr="008F7504">
        <w:rPr>
          <w:rStyle w:val="affff5"/>
          <w:rtl/>
        </w:rPr>
        <w:t>"</w:t>
      </w:r>
      <w:r w:rsidR="00B433C9" w:rsidRPr="008F7504">
        <w:rPr>
          <w:rStyle w:val="affff5"/>
          <w:rFonts w:hint="cs"/>
          <w:rtl/>
        </w:rPr>
        <w:t>ו</w:t>
      </w:r>
      <w:r w:rsidR="00B433C9" w:rsidRPr="008F7504">
        <w:rPr>
          <w:rStyle w:val="affff5"/>
          <w:rtl/>
        </w:rPr>
        <w:t>:</w:t>
      </w:r>
      <w:r w:rsidR="00B433C9" w:rsidRPr="0039104D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 xml:space="preserve">העראה </w:t>
      </w:r>
      <w:r w:rsidR="00B433C9" w:rsidRPr="0039104D">
        <w:rPr>
          <w:rtl/>
        </w:rPr>
        <w:t>- הכנסת עטרה.</w:t>
      </w:r>
    </w:p>
    <w:p w14:paraId="04CBD613" w14:textId="26C8F2E6" w:rsidR="00D7534A" w:rsidRDefault="00B433C9" w:rsidP="00D7534A">
      <w:pPr>
        <w:rPr>
          <w:rFonts w:ascii="FontbitDavid" w:hAnsi="FontbitDavid"/>
          <w:sz w:val="32"/>
          <w:rtl/>
        </w:rPr>
      </w:pPr>
      <w:r w:rsidRPr="006F4D80">
        <w:rPr>
          <w:rStyle w:val="affff5"/>
          <w:rFonts w:hint="cs"/>
          <w:rtl/>
        </w:rPr>
        <w:t>ו</w:t>
      </w:r>
      <w:r w:rsidR="00D7534A" w:rsidRPr="00110B70">
        <w:rPr>
          <w:rStyle w:val="affff5"/>
          <w:rFonts w:hint="eastAsia"/>
          <w:rtl/>
        </w:rPr>
        <w:t>זה</w:t>
      </w:r>
      <w:r w:rsidR="00D7534A">
        <w:rPr>
          <w:rStyle w:val="affff5"/>
          <w:rFonts w:hint="cs"/>
          <w:rtl/>
        </w:rPr>
        <w:t xml:space="preserve"> לא</w:t>
      </w:r>
      <w:r w:rsidRPr="00110B70">
        <w:rPr>
          <w:rStyle w:val="affff5"/>
          <w:rtl/>
        </w:rPr>
        <w:t xml:space="preserve"> </w:t>
      </w:r>
      <w:r w:rsidR="00D7534A" w:rsidRPr="00110B70">
        <w:rPr>
          <w:rStyle w:val="affff5"/>
          <w:rFonts w:hint="eastAsia"/>
          <w:rtl/>
        </w:rPr>
        <w:t>כ</w:t>
      </w:r>
      <w:r w:rsidRPr="008F7504">
        <w:rPr>
          <w:rStyle w:val="affff5"/>
          <w:rFonts w:hint="cs"/>
          <w:rtl/>
        </w:rPr>
        <w:t>רבב</w:t>
      </w:r>
      <w:r w:rsidRPr="008F7504">
        <w:rPr>
          <w:rStyle w:val="affff5"/>
          <w:rtl/>
        </w:rPr>
        <w:t>"</w:t>
      </w:r>
      <w:r w:rsidRPr="008F7504">
        <w:rPr>
          <w:rStyle w:val="affff5"/>
          <w:rFonts w:hint="cs"/>
          <w:rtl/>
        </w:rPr>
        <w:t>ח</w:t>
      </w:r>
      <w:r w:rsidR="006F4D80">
        <w:rPr>
          <w:rFonts w:hint="cs"/>
          <w:sz w:val="32"/>
          <w:rtl/>
        </w:rPr>
        <w:t>:</w:t>
      </w:r>
      <w:r w:rsidRPr="00C35A2C">
        <w:rPr>
          <w:rFonts w:hint="cs"/>
          <w:sz w:val="32"/>
          <w:rtl/>
        </w:rPr>
        <w:t xml:space="preserve"> </w:t>
      </w:r>
      <w:r w:rsidR="00D7534A">
        <w:rPr>
          <w:rFonts w:ascii="FontbitDavid" w:hAnsi="FontbitDavid" w:hint="cs"/>
          <w:sz w:val="32"/>
          <w:rtl/>
        </w:rPr>
        <w:t>שהחשיב זה לגמר ביאה,</w:t>
      </w:r>
      <w:r w:rsidR="00D7534A" w:rsidRPr="00110B70">
        <w:rPr>
          <w:rStyle w:val="affff8"/>
          <w:rtl/>
        </w:rPr>
        <w:t xml:space="preserve"> ולשיטת</w:t>
      </w:r>
      <w:r w:rsidR="00D7534A" w:rsidRPr="00110B70">
        <w:rPr>
          <w:rStyle w:val="affff8"/>
          <w:rFonts w:hint="eastAsia"/>
          <w:rtl/>
        </w:rPr>
        <w:t>ם</w:t>
      </w:r>
      <w:r w:rsidR="00D7534A" w:rsidRPr="00110B70">
        <w:rPr>
          <w:rStyle w:val="affff8"/>
          <w:rtl/>
        </w:rPr>
        <w:t xml:space="preserve"> </w:t>
      </w:r>
      <w:r w:rsidR="00D7534A">
        <w:rPr>
          <w:rStyle w:val="affff8"/>
          <w:rFonts w:hint="cs"/>
          <w:rtl/>
        </w:rPr>
        <w:t>רק</w:t>
      </w:r>
      <w:r w:rsidR="00D7534A" w:rsidRPr="00110B70">
        <w:rPr>
          <w:rStyle w:val="affff8"/>
          <w:rtl/>
        </w:rPr>
        <w:t xml:space="preserve"> </w:t>
      </w:r>
      <w:r w:rsidR="00D7534A">
        <w:rPr>
          <w:rStyle w:val="affff8"/>
          <w:rFonts w:hint="cs"/>
          <w:rtl/>
        </w:rPr>
        <w:t>ב</w:t>
      </w:r>
      <w:r w:rsidR="00D7534A" w:rsidRPr="00110B70">
        <w:rPr>
          <w:rStyle w:val="affff8"/>
          <w:rFonts w:hint="eastAsia"/>
          <w:rtl/>
        </w:rPr>
        <w:t>גמר</w:t>
      </w:r>
      <w:r w:rsidR="00D7534A" w:rsidRPr="00110B70">
        <w:rPr>
          <w:rStyle w:val="affff8"/>
          <w:rtl/>
        </w:rPr>
        <w:t xml:space="preserve"> </w:t>
      </w:r>
      <w:r w:rsidR="00D7534A" w:rsidRPr="00110B70">
        <w:rPr>
          <w:rStyle w:val="affff8"/>
          <w:rFonts w:hint="eastAsia"/>
          <w:rtl/>
        </w:rPr>
        <w:t>ממש</w:t>
      </w:r>
      <w:r w:rsidR="00D7534A">
        <w:rPr>
          <w:rStyle w:val="affff8"/>
          <w:rFonts w:hint="cs"/>
          <w:rtl/>
        </w:rPr>
        <w:t>,</w:t>
      </w:r>
    </w:p>
    <w:p w14:paraId="7A460556" w14:textId="673CE127" w:rsidR="00B433C9" w:rsidRPr="00C35A2C" w:rsidRDefault="00D7534A" w:rsidP="00B02631">
      <w:pPr>
        <w:rPr>
          <w:rtl/>
        </w:rPr>
      </w:pPr>
      <w:r w:rsidRPr="00110B70">
        <w:rPr>
          <w:rStyle w:val="affff5"/>
          <w:rFonts w:hint="eastAsia"/>
          <w:rtl/>
        </w:rPr>
        <w:t>אבל</w:t>
      </w:r>
      <w:r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מתיישב</w:t>
      </w:r>
      <w:r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עם</w:t>
      </w:r>
      <w:r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שמואל</w:t>
      </w:r>
      <w:r w:rsidRPr="00110B70">
        <w:rPr>
          <w:rStyle w:val="affff5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 w:hint="cs"/>
          <w:sz w:val="32"/>
          <w:rtl/>
        </w:rPr>
        <w:t>מנשיקה עד הכנסת עטרה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02631">
        <w:rPr>
          <w:rFonts w:ascii="FontbitDavid" w:hAnsi="FontbitDavid" w:hint="cs"/>
          <w:sz w:val="32"/>
          <w:rtl/>
        </w:rPr>
        <w:t xml:space="preserve">קרוי </w:t>
      </w:r>
      <w:r w:rsidR="00B433C9" w:rsidRPr="00C35A2C">
        <w:rPr>
          <w:rFonts w:ascii="FontbitDavid" w:hAnsi="FontbitDavid"/>
          <w:sz w:val="32"/>
          <w:rtl/>
        </w:rPr>
        <w:t>העראה</w:t>
      </w:r>
      <w:r w:rsidR="00B02631">
        <w:rPr>
          <w:rFonts w:ascii="FontbitDavid" w:hAnsi="FontbitDavid" w:hint="cs"/>
          <w:sz w:val="32"/>
          <w:rtl/>
        </w:rPr>
        <w:t>.</w:t>
      </w:r>
    </w:p>
    <w:p w14:paraId="6B479CC4" w14:textId="2117377B" w:rsidR="00B433C9" w:rsidRDefault="00B02631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ד. </w:t>
      </w:r>
      <w:r w:rsidR="00B433C9" w:rsidRPr="008F7504">
        <w:rPr>
          <w:rStyle w:val="affff5"/>
          <w:rFonts w:hint="cs"/>
          <w:rtl/>
        </w:rPr>
        <w:t>רשב</w:t>
      </w:r>
      <w:r w:rsidR="00B433C9" w:rsidRPr="008F7504">
        <w:rPr>
          <w:rStyle w:val="affff5"/>
          <w:rtl/>
        </w:rPr>
        <w:t>"</w:t>
      </w:r>
      <w:r w:rsidR="00B433C9" w:rsidRPr="008F7504">
        <w:rPr>
          <w:rStyle w:val="affff5"/>
          <w:rFonts w:hint="cs"/>
          <w:rtl/>
        </w:rPr>
        <w:t>י מרי</w:t>
      </w:r>
      <w:r w:rsidR="00B433C9" w:rsidRPr="008F7504">
        <w:rPr>
          <w:rStyle w:val="affff5"/>
          <w:rtl/>
        </w:rPr>
        <w:t>"</w:t>
      </w:r>
      <w:r w:rsidR="00B433C9" w:rsidRPr="008F7504">
        <w:rPr>
          <w:rStyle w:val="affff5"/>
          <w:rFonts w:hint="cs"/>
          <w:rtl/>
        </w:rPr>
        <w:t>ו</w:t>
      </w:r>
      <w:r w:rsidR="00B433C9" w:rsidRPr="008F7504">
        <w:rPr>
          <w:rStyle w:val="affff5"/>
          <w:rtl/>
        </w:rPr>
        <w:t>:</w:t>
      </w:r>
      <w:r w:rsidR="006F4D80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העראה</w:t>
      </w:r>
      <w:r w:rsidR="00B433C9" w:rsidRPr="00C35A2C">
        <w:rPr>
          <w:rFonts w:ascii="FontbitDavid" w:hAnsi="FontbitDavid"/>
          <w:sz w:val="32"/>
          <w:rtl/>
        </w:rPr>
        <w:t xml:space="preserve"> - הכנסת עטרה,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גמר ביאה</w:t>
      </w:r>
      <w:r w:rsidR="00B433C9" w:rsidRPr="00C35A2C">
        <w:rPr>
          <w:rFonts w:ascii="FontbitDavid" w:hAnsi="FontbitDavid"/>
          <w:sz w:val="32"/>
          <w:rtl/>
        </w:rPr>
        <w:t xml:space="preserve"> - ממש,</w:t>
      </w:r>
    </w:p>
    <w:p w14:paraId="3555F407" w14:textId="2D84986E" w:rsidR="00B433C9" w:rsidRDefault="00D6579C" w:rsidP="00B55EDF">
      <w:pPr>
        <w:ind w:firstLine="112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פחות מזה,</w:t>
      </w:r>
      <w:r w:rsidR="00B433C9" w:rsidRPr="00C35A2C">
        <w:rPr>
          <w:rFonts w:ascii="FontbitDavid" w:hAnsi="FontbitDavid"/>
          <w:sz w:val="32"/>
          <w:rtl/>
        </w:rPr>
        <w:t xml:space="preserve"> אינו אלא נשיקה ופטור, </w:t>
      </w:r>
      <w:r w:rsidR="00B433C9" w:rsidRPr="008F7504">
        <w:rPr>
          <w:rStyle w:val="affff5"/>
          <w:rtl/>
        </w:rPr>
        <w:t>ו</w:t>
      </w:r>
      <w:r w:rsidR="00B02631">
        <w:rPr>
          <w:rStyle w:val="affff5"/>
          <w:rFonts w:hint="cs"/>
          <w:rtl/>
        </w:rPr>
        <w:t>לא</w:t>
      </w:r>
      <w:r w:rsidR="00B433C9" w:rsidRPr="008F7504">
        <w:rPr>
          <w:rStyle w:val="affff5"/>
          <w:rtl/>
        </w:rPr>
        <w:t xml:space="preserve"> </w:t>
      </w:r>
      <w:r w:rsidR="00B02631">
        <w:rPr>
          <w:rStyle w:val="affff5"/>
          <w:rFonts w:hint="cs"/>
          <w:rtl/>
        </w:rPr>
        <w:t>כ</w:t>
      </w:r>
      <w:r w:rsidR="00B433C9" w:rsidRPr="008F7504">
        <w:rPr>
          <w:rStyle w:val="affff5"/>
          <w:rtl/>
        </w:rPr>
        <w:t>שמואל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61991B83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נו.</w:t>
      </w:r>
    </w:p>
    <w:p w14:paraId="49C15F42" w14:textId="602FB610" w:rsidR="00B433C9" w:rsidRPr="00C35A2C" w:rsidRDefault="00CB56A8" w:rsidP="007C50EB">
      <w:pPr>
        <w:pStyle w:val="afff4"/>
        <w:rPr>
          <w:rtl/>
        </w:rPr>
      </w:pPr>
      <w:ins w:id="9883" w:author="מספור קטעי משנה" w:date="2026-10-06T06:45:58Z">
        <w:r>
          <w:rPr>
            <w:rStyle w:val="MisparKeta"/>
          </w:rPr>
          <w:t xml:space="preserve">ב. </w:t>
        </w:r>
      </w:ins>
      <w:bookmarkStart w:id="635" w:name="_Toc119172886"/>
      <w:bookmarkStart w:id="636" w:name="_Toc119229977"/>
      <w:r>
        <w:rPr>
          <w:rFonts w:hint="cs"/>
          <w:rtl/>
        </w:rPr>
        <w:t xml:space="preserve">שוגג ומזיד, אונס ורצון, </w:t>
      </w:r>
      <w:r w:rsidR="00B433C9" w:rsidRPr="00C35A2C">
        <w:rPr>
          <w:rtl/>
        </w:rPr>
        <w:t>מערה וגומר</w:t>
      </w:r>
      <w:r>
        <w:rPr>
          <w:rFonts w:hint="cs"/>
          <w:rtl/>
        </w:rPr>
        <w:t>,</w:t>
      </w:r>
      <w:r w:rsidR="00B433C9" w:rsidRPr="00C35A2C">
        <w:rPr>
          <w:rtl/>
        </w:rPr>
        <w:t xml:space="preserve"> קנה</w:t>
      </w:r>
      <w:r>
        <w:rPr>
          <w:rFonts w:hint="cs"/>
          <w:rtl/>
        </w:rPr>
        <w:t>.</w:t>
      </w:r>
      <w:r w:rsidRPr="00110B70">
        <w:rPr>
          <w:rStyle w:val="affff8"/>
          <w:rtl/>
        </w:rPr>
        <w:t xml:space="preserve"> ודין ביאה גרועה -</w:t>
      </w:r>
      <w:bookmarkEnd w:id="635"/>
      <w:bookmarkEnd w:id="636"/>
    </w:p>
    <w:p w14:paraId="611430D8" w14:textId="380467F2" w:rsidR="00B433C9" w:rsidRPr="00110B70" w:rsidRDefault="00CB56A8" w:rsidP="00110B70">
      <w:pPr>
        <w:rPr>
          <w:rtl/>
        </w:rPr>
      </w:pPr>
      <w:r w:rsidRPr="00110B70">
        <w:rPr>
          <w:rStyle w:val="affff5"/>
          <w:rFonts w:hint="eastAsia"/>
          <w:rtl/>
        </w:rPr>
        <w:t>ל</w:t>
      </w:r>
      <w:r w:rsidR="00B433C9" w:rsidRPr="008F7504">
        <w:rPr>
          <w:rStyle w:val="affff5"/>
          <w:rtl/>
        </w:rPr>
        <w:t>רב:</w:t>
      </w:r>
      <w:r w:rsidR="00B433C9" w:rsidRPr="00C35A2C">
        <w:rPr>
          <w:rFonts w:ascii="FontbitDavid" w:hAnsi="FontbitDavid"/>
          <w:sz w:val="32"/>
          <w:rtl/>
        </w:rPr>
        <w:t xml:space="preserve"> קנה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לכל</w:t>
      </w:r>
      <w:r w:rsidR="00B433C9" w:rsidRPr="00C35A2C">
        <w:rPr>
          <w:rFonts w:ascii="FontbitDavid" w:hAnsi="FontbitDavid"/>
          <w:sz w:val="32"/>
          <w:rtl/>
        </w:rPr>
        <w:t>,</w:t>
      </w:r>
      <w:r>
        <w:rPr>
          <w:rStyle w:val="affff5"/>
          <w:rFonts w:hint="cs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  ול</w:t>
      </w:r>
      <w:r w:rsidR="00B433C9" w:rsidRPr="008F7504">
        <w:rPr>
          <w:rStyle w:val="affff5"/>
          <w:rtl/>
        </w:rPr>
        <w:t>שמואל</w:t>
      </w:r>
      <w:del w:id="41014" w:author="Claude" w:date="2026-10-07T09:24:50Z">
        <w:r>
          <w:rPr>
            <w:rFonts w:ascii="FontbitDavid" w:hAnsi="FontbitDavid"/>
            <w:sz w:val="32"/>
            <w:rtl/>
          </w:rPr>
          <w:delText xml:space="preserve"> </w:delText>
        </w:r>
      </w:del>
      <w:r>
        <w:rPr>
          <w:rFonts w:ascii="FontbitDavid" w:hAnsi="FontbitDavid"/>
          <w:sz w:val="32"/>
          <w:rtl/>
        </w:rPr>
        <w:t xml:space="preserve">: </w:t>
      </w:r>
      <w:r w:rsidR="006F4D80">
        <w:rPr>
          <w:rFonts w:ascii="FontbitDavid" w:hAnsi="FontbitDavid" w:hint="cs"/>
          <w:sz w:val="32"/>
          <w:rtl/>
        </w:rPr>
        <w:t>רק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לירש</w:t>
      </w:r>
      <w:r w:rsidR="00B433C9" w:rsidRPr="00110B70">
        <w:rPr>
          <w:rtl/>
        </w:rPr>
        <w:t xml:space="preserve"> אחיו </w:t>
      </w:r>
      <w:r w:rsidR="00B433C9" w:rsidRPr="00D1637C">
        <w:rPr>
          <w:rFonts w:cs="PFT_Frank"/>
          <w:b/>
          <w:bCs/>
          <w:szCs w:val="14"/>
          <w:rtl/>
        </w:rPr>
        <w:t>ולפוטרה</w:t>
      </w:r>
      <w:r w:rsidR="00B433C9" w:rsidRPr="00110B70">
        <w:rPr>
          <w:rtl/>
        </w:rPr>
        <w:t xml:space="preserve"> מייבום.</w:t>
      </w:r>
    </w:p>
    <w:p w14:paraId="5EA2B81E" w14:textId="26234539" w:rsidR="00B433C9" w:rsidRDefault="00CB56A8" w:rsidP="00CB56A8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eastAsia"/>
          <w:rtl/>
        </w:rPr>
        <w:t>א</w:t>
      </w:r>
      <w:r w:rsidRPr="00110B70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מהנשואין</w:t>
      </w:r>
      <w:r w:rsidRPr="00D1637C">
        <w:rPr>
          <w:rFonts w:cs="PFT_Frank" w:hint="cs"/>
          <w:b/>
          <w:bCs/>
          <w:szCs w:val="14"/>
          <w:rtl/>
        </w:rPr>
        <w:t>,</w:t>
      </w:r>
      <w:r w:rsidR="00B433C9" w:rsidRPr="00110B70">
        <w:rPr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 w:rsidR="00B433C9" w:rsidRPr="00110B70">
        <w:rPr>
          <w:rStyle w:val="affff5"/>
          <w:rtl/>
        </w:rPr>
        <w:t>ל</w:t>
      </w:r>
      <w:r w:rsidRPr="00110B70">
        <w:rPr>
          <w:rStyle w:val="affff5"/>
          <w:rFonts w:hint="eastAsia"/>
          <w:rtl/>
        </w:rPr>
        <w:t>כו</w:t>
      </w:r>
      <w:r w:rsidRPr="00110B70">
        <w:rPr>
          <w:rStyle w:val="affff5"/>
          <w:rtl/>
        </w:rPr>
        <w:t>"ע</w:t>
      </w:r>
      <w:r w:rsidR="00B433C9" w:rsidRPr="00110B70">
        <w:rPr>
          <w:rtl/>
        </w:rPr>
        <w:t xml:space="preserve"> א</w:t>
      </w:r>
      <w:r>
        <w:rPr>
          <w:rFonts w:ascii="FontbitDavid" w:hAnsi="FontbitDavid" w:hint="cs"/>
          <w:sz w:val="32"/>
          <w:rtl/>
        </w:rPr>
        <w:t>וכלת בתרומה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110B70">
        <w:rPr>
          <w:rStyle w:val="affff8"/>
          <w:rFonts w:hint="eastAsia"/>
          <w:rtl/>
        </w:rPr>
        <w:t>שהרי</w:t>
      </w:r>
      <w:r w:rsidR="00B433C9" w:rsidRPr="00110B70">
        <w:rPr>
          <w:rStyle w:val="affff8"/>
          <w:rtl/>
        </w:rPr>
        <w:t xml:space="preserve"> אכלה מעיקרא,</w:t>
      </w:r>
    </w:p>
    <w:p w14:paraId="237E3516" w14:textId="74675242" w:rsidR="00B433C9" w:rsidRDefault="00CB56A8" w:rsidP="00B55EDF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eastAsia"/>
          <w:rtl/>
        </w:rPr>
        <w:lastRenderedPageBreak/>
        <w:t>וחלקו</w:t>
      </w:r>
      <w:r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מהאירוסין</w:t>
      </w:r>
      <w:r w:rsidR="00B433C9" w:rsidRPr="00110B70">
        <w:rPr>
          <w:rtl/>
        </w:rPr>
        <w:t xml:space="preserve">,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 </w:t>
      </w:r>
      <w:r w:rsidR="00B433C9" w:rsidRPr="008F7504">
        <w:rPr>
          <w:rStyle w:val="affff5"/>
          <w:rFonts w:hint="cs"/>
          <w:rtl/>
        </w:rPr>
        <w:t>לרב:</w:t>
      </w:r>
      <w:r w:rsidR="00B433C9" w:rsidRPr="00C35A2C">
        <w:rPr>
          <w:rFonts w:ascii="FontbitDavid" w:hAnsi="FontbitDavid" w:hint="cs"/>
          <w:sz w:val="32"/>
          <w:rtl/>
        </w:rPr>
        <w:t xml:space="preserve"> אוכלת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6F4D80" w:rsidRPr="00110B70">
        <w:rPr>
          <w:rStyle w:val="affff8"/>
          <w:rFonts w:hint="eastAsia"/>
          <w:rtl/>
        </w:rPr>
        <w:t>ש</w:t>
      </w:r>
      <w:r>
        <w:rPr>
          <w:rStyle w:val="affff8"/>
          <w:rFonts w:hint="cs"/>
          <w:rtl/>
        </w:rPr>
        <w:t>הת</w:t>
      </w:r>
      <w:r w:rsidR="006F4D80" w:rsidRPr="00110B70">
        <w:rPr>
          <w:rStyle w:val="affff8"/>
          <w:rFonts w:hint="eastAsia"/>
          <w:rtl/>
        </w:rPr>
        <w:t>רבה</w:t>
      </w:r>
      <w:r w:rsidR="006F4D80" w:rsidRPr="00110B70">
        <w:rPr>
          <w:rStyle w:val="affff8"/>
          <w:rtl/>
        </w:rPr>
        <w:t xml:space="preserve"> </w:t>
      </w:r>
      <w:r w:rsidR="00B433C9" w:rsidRPr="00110B70">
        <w:rPr>
          <w:rStyle w:val="affff8"/>
          <w:rFonts w:hint="eastAsia"/>
          <w:rtl/>
        </w:rPr>
        <w:t>שוגג</w:t>
      </w:r>
      <w:r w:rsidR="00B433C9" w:rsidRPr="00110B70">
        <w:rPr>
          <w:rStyle w:val="affff8"/>
          <w:rtl/>
        </w:rPr>
        <w:t xml:space="preserve"> </w:t>
      </w:r>
      <w:r w:rsidR="00B433C9" w:rsidRPr="00110B70">
        <w:rPr>
          <w:rStyle w:val="affff8"/>
          <w:rFonts w:hint="eastAsia"/>
          <w:rtl/>
        </w:rPr>
        <w:t>כמזיד</w:t>
      </w:r>
      <w:r>
        <w:rPr>
          <w:rStyle w:val="affff8"/>
          <w:rFonts w:hint="cs"/>
          <w:rtl/>
        </w:rPr>
        <w:t>,</w:t>
      </w:r>
    </w:p>
    <w:p w14:paraId="3BC74CD5" w14:textId="4775561A" w:rsidR="00B433C9" w:rsidRPr="00C35A2C" w:rsidRDefault="00B433C9" w:rsidP="00110B70">
      <w:pPr>
        <w:ind w:left="452" w:firstLine="113"/>
        <w:rPr>
          <w:rFonts w:ascii="FontbitDavid" w:hAnsi="FontbitDavid"/>
          <w:sz w:val="32"/>
          <w:rtl/>
        </w:rPr>
      </w:pPr>
      <w:r w:rsidRPr="008F7504">
        <w:rPr>
          <w:rStyle w:val="affff5"/>
          <w:rFonts w:hint="cs"/>
          <w:rtl/>
        </w:rPr>
        <w:t>ולשמואל</w:t>
      </w:r>
      <w:r w:rsidRPr="00C35A2C">
        <w:rPr>
          <w:rFonts w:ascii="FontbitDavid" w:hAnsi="FontbitDavid"/>
          <w:sz w:val="32"/>
          <w:rtl/>
        </w:rPr>
        <w:t xml:space="preserve">: </w:t>
      </w:r>
      <w:r w:rsidR="00CB56A8">
        <w:rPr>
          <w:rFonts w:ascii="FontbitDavid" w:hAnsi="FontbitDavid" w:hint="cs"/>
          <w:sz w:val="32"/>
          <w:rtl/>
        </w:rPr>
        <w:t>לא אוכלת,</w:t>
      </w:r>
      <w:r w:rsidR="00CB56A8" w:rsidRPr="00110B70">
        <w:rPr>
          <w:rStyle w:val="affff8"/>
          <w:rtl/>
        </w:rPr>
        <w:t xml:space="preserve"> שהת</w:t>
      </w:r>
      <w:r w:rsidR="006F4D80" w:rsidRPr="00110B70">
        <w:rPr>
          <w:rStyle w:val="affff8"/>
          <w:rFonts w:hint="eastAsia"/>
          <w:rtl/>
        </w:rPr>
        <w:t>רבה</w:t>
      </w:r>
      <w:r w:rsidR="006F4D80" w:rsidRPr="00110B70">
        <w:rPr>
          <w:rStyle w:val="affff8"/>
          <w:rtl/>
        </w:rPr>
        <w:t xml:space="preserve"> </w:t>
      </w:r>
      <w:r w:rsidR="006F4D80" w:rsidRPr="00110B70">
        <w:rPr>
          <w:rStyle w:val="affff8"/>
          <w:rFonts w:hint="eastAsia"/>
          <w:rtl/>
        </w:rPr>
        <w:t>רק</w:t>
      </w:r>
      <w:r w:rsidR="006F4D80" w:rsidRPr="00110B70">
        <w:rPr>
          <w:rStyle w:val="affff8"/>
          <w:rtl/>
        </w:rPr>
        <w:t xml:space="preserve"> להעמידו </w:t>
      </w:r>
      <w:r w:rsidR="00CB56A8" w:rsidRPr="00110B70">
        <w:rPr>
          <w:rStyle w:val="affff8"/>
          <w:rFonts w:hint="eastAsia"/>
          <w:rtl/>
        </w:rPr>
        <w:t>כ</w:t>
      </w:r>
      <w:r w:rsidRPr="00110B70">
        <w:rPr>
          <w:rStyle w:val="affff8"/>
          <w:rtl/>
        </w:rPr>
        <w:t xml:space="preserve">בעל </w:t>
      </w:r>
      <w:r w:rsidR="006F4D80" w:rsidRPr="00110B70">
        <w:rPr>
          <w:rStyle w:val="affff8"/>
          <w:rFonts w:hint="eastAsia"/>
          <w:rtl/>
        </w:rPr>
        <w:t>ולא</w:t>
      </w:r>
      <w:r w:rsidR="006F4D80" w:rsidRPr="00110B70">
        <w:rPr>
          <w:rStyle w:val="affff8"/>
          <w:rtl/>
        </w:rPr>
        <w:t xml:space="preserve"> </w:t>
      </w:r>
      <w:r w:rsidR="006F4D80" w:rsidRPr="00110B70">
        <w:rPr>
          <w:rStyle w:val="affff8"/>
          <w:rFonts w:hint="eastAsia"/>
          <w:rtl/>
        </w:rPr>
        <w:t>יותר</w:t>
      </w:r>
      <w:r w:rsidR="00CB56A8">
        <w:rPr>
          <w:rStyle w:val="affff8"/>
          <w:rFonts w:hint="cs"/>
          <w:rtl/>
        </w:rPr>
        <w:t>.</w:t>
      </w:r>
      <w:r w:rsidR="006F4D80">
        <w:rPr>
          <w:rFonts w:ascii="FontbitDavid" w:hAnsi="FontbitDavid" w:hint="cs"/>
          <w:sz w:val="32"/>
          <w:rtl/>
        </w:rPr>
        <w:t xml:space="preserve"> </w:t>
      </w:r>
    </w:p>
    <w:p w14:paraId="67DB57ED" w14:textId="26E68822" w:rsidR="00B433C9" w:rsidRPr="00062827" w:rsidRDefault="00B433C9" w:rsidP="00110B70">
      <w:pPr>
        <w:rPr>
          <w:rFonts w:ascii="FontbitDavid" w:hAnsi="FontbitDavid"/>
          <w:spacing w:val="-6"/>
          <w:sz w:val="32"/>
          <w:rtl/>
        </w:rPr>
      </w:pPr>
      <w:r w:rsidRPr="00062827">
        <w:rPr>
          <w:rStyle w:val="affff5"/>
          <w:rFonts w:hint="cs"/>
          <w:spacing w:val="-6"/>
          <w:rtl/>
        </w:rPr>
        <w:t>ו</w:t>
      </w:r>
      <w:r w:rsidR="005F63E0" w:rsidRPr="00062827">
        <w:rPr>
          <w:rStyle w:val="affff5"/>
          <w:rFonts w:hint="cs"/>
          <w:spacing w:val="-6"/>
          <w:rtl/>
        </w:rPr>
        <w:t>כשיטתו:</w:t>
      </w:r>
      <w:r w:rsidRPr="00062827">
        <w:rPr>
          <w:rStyle w:val="affff5"/>
          <w:spacing w:val="-6"/>
          <w:rtl/>
        </w:rPr>
        <w:t xml:space="preserve"> </w:t>
      </w:r>
      <w:r w:rsidR="008E7D4B" w:rsidRPr="00062827">
        <w:rPr>
          <w:rFonts w:ascii="FontbitDavid" w:hAnsi="FontbitDavid" w:hint="cs"/>
          <w:spacing w:val="-6"/>
          <w:sz w:val="32"/>
          <w:rtl/>
        </w:rPr>
        <w:t>'</w:t>
      </w:r>
      <w:r w:rsidRPr="00062827">
        <w:rPr>
          <w:rFonts w:ascii="FontbitDavid" w:hAnsi="FontbitDavid"/>
          <w:spacing w:val="-6"/>
          <w:sz w:val="32"/>
          <w:rtl/>
        </w:rPr>
        <w:t>כל שהבעל מאכיל</w:t>
      </w:r>
      <w:r w:rsidR="008E7D4B" w:rsidRPr="00062827">
        <w:rPr>
          <w:rFonts w:ascii="FontbitDavid" w:hAnsi="FontbitDavid" w:hint="cs"/>
          <w:spacing w:val="-6"/>
          <w:sz w:val="32"/>
          <w:rtl/>
        </w:rPr>
        <w:t xml:space="preserve"> -</w:t>
      </w:r>
      <w:r w:rsidR="005F63E0" w:rsidRPr="00062827">
        <w:rPr>
          <w:rFonts w:ascii="FontbitDavid" w:hAnsi="FontbitDavid" w:hint="cs"/>
          <w:spacing w:val="-6"/>
          <w:sz w:val="32"/>
          <w:rtl/>
        </w:rPr>
        <w:t xml:space="preserve"> </w:t>
      </w:r>
      <w:r w:rsidRPr="00062827">
        <w:rPr>
          <w:rFonts w:ascii="FontbitDavid" w:hAnsi="FontbitDavid"/>
          <w:spacing w:val="-6"/>
          <w:sz w:val="32"/>
          <w:rtl/>
        </w:rPr>
        <w:t>יבם מאכיל, וכל ש</w:t>
      </w:r>
      <w:r w:rsidR="005F63E0" w:rsidRPr="00062827">
        <w:rPr>
          <w:rFonts w:ascii="FontbitDavid" w:hAnsi="FontbitDavid" w:hint="cs"/>
          <w:spacing w:val="-6"/>
          <w:sz w:val="32"/>
          <w:rtl/>
        </w:rPr>
        <w:t>ל</w:t>
      </w:r>
      <w:r w:rsidRPr="00062827">
        <w:rPr>
          <w:rFonts w:ascii="FontbitDavid" w:hAnsi="FontbitDavid"/>
          <w:spacing w:val="-6"/>
          <w:sz w:val="32"/>
          <w:rtl/>
        </w:rPr>
        <w:t>א</w:t>
      </w:r>
      <w:r w:rsidR="008E7D4B" w:rsidRPr="00062827">
        <w:rPr>
          <w:rFonts w:ascii="FontbitDavid" w:hAnsi="FontbitDavid" w:hint="cs"/>
          <w:spacing w:val="-6"/>
          <w:sz w:val="32"/>
          <w:rtl/>
        </w:rPr>
        <w:t xml:space="preserve"> - </w:t>
      </w:r>
      <w:r w:rsidR="005F63E0" w:rsidRPr="00062827">
        <w:rPr>
          <w:rFonts w:ascii="FontbitDavid" w:hAnsi="FontbitDavid" w:hint="cs"/>
          <w:spacing w:val="-6"/>
          <w:sz w:val="32"/>
          <w:rtl/>
        </w:rPr>
        <w:t>לא</w:t>
      </w:r>
      <w:r w:rsidR="008E7D4B" w:rsidRPr="00062827">
        <w:rPr>
          <w:rFonts w:ascii="FontbitDavid" w:hAnsi="FontbitDavid" w:hint="cs"/>
          <w:spacing w:val="-6"/>
          <w:sz w:val="32"/>
          <w:rtl/>
        </w:rPr>
        <w:t>'</w:t>
      </w:r>
      <w:r w:rsidR="008E7D4B" w:rsidRPr="00062827">
        <w:rPr>
          <w:rStyle w:val="affff8"/>
          <w:spacing w:val="-6"/>
          <w:rtl/>
        </w:rPr>
        <w:t xml:space="preserve"> בביאה גרועה.</w:t>
      </w:r>
    </w:p>
    <w:p w14:paraId="0E86EF67" w14:textId="54509F83" w:rsidR="00B433C9" w:rsidRPr="00C35A2C" w:rsidRDefault="005F63E0" w:rsidP="008E7D4B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eastAsia"/>
          <w:rtl/>
        </w:rPr>
        <w:t>ויקשה</w:t>
      </w:r>
      <w:r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לשמואל</w:t>
      </w:r>
      <w:r w:rsidR="00B433C9" w:rsidRPr="00110B70">
        <w:rPr>
          <w:rStyle w:val="affff5"/>
          <w:rtl/>
        </w:rPr>
        <w:t>:</w:t>
      </w:r>
      <w:r w:rsidR="00B433C9" w:rsidRPr="00AC7749">
        <w:rPr>
          <w:rFonts w:ascii="FontbitDavid" w:hAnsi="FontbitDavid"/>
          <w:spacing w:val="-4"/>
          <w:sz w:val="32"/>
          <w:rtl/>
        </w:rPr>
        <w:t xml:space="preserve"> בת ישראל פקחת שנתארסה לכהן פקח, לא הספיק לכונסה </w:t>
      </w:r>
      <w:r>
        <w:rPr>
          <w:rFonts w:ascii="FontbitDavid" w:hAnsi="FontbitDavid" w:hint="cs"/>
          <w:spacing w:val="-4"/>
          <w:sz w:val="32"/>
          <w:rtl/>
        </w:rPr>
        <w:t>ו</w:t>
      </w:r>
      <w:r w:rsidR="00B433C9" w:rsidRPr="00AC7749">
        <w:rPr>
          <w:rFonts w:ascii="FontbitDavid" w:hAnsi="FontbitDavid"/>
          <w:spacing w:val="-4"/>
          <w:sz w:val="32"/>
          <w:rtl/>
        </w:rPr>
        <w:t>נתחרש</w:t>
      </w:r>
      <w:r>
        <w:rPr>
          <w:rFonts w:ascii="FontbitDavid" w:hAnsi="FontbitDavid" w:hint="cs"/>
          <w:spacing w:val="-4"/>
          <w:sz w:val="32"/>
          <w:rtl/>
        </w:rPr>
        <w:t xml:space="preserve"> -</w:t>
      </w:r>
      <w:r w:rsidR="00B433C9" w:rsidRPr="00AC7749">
        <w:rPr>
          <w:rFonts w:ascii="FontbitDavid" w:hAnsi="FontbitDavid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ל</w:t>
      </w:r>
      <w:r w:rsidR="00B433C9" w:rsidRPr="00AC7749">
        <w:rPr>
          <w:rFonts w:ascii="FontbitDavid" w:hAnsi="FontbitDavid"/>
          <w:spacing w:val="-4"/>
          <w:sz w:val="32"/>
          <w:rtl/>
        </w:rPr>
        <w:t>א אוכלת,</w:t>
      </w:r>
      <w:r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נפלה לפני יבם חרש - אוכלת</w:t>
      </w:r>
      <w:r>
        <w:rPr>
          <w:rFonts w:ascii="FontbitDavid" w:hAnsi="FontbitDavid" w:hint="cs"/>
          <w:sz w:val="32"/>
          <w:rtl/>
        </w:rPr>
        <w:t>!</w:t>
      </w:r>
    </w:p>
    <w:p w14:paraId="1347F3B7" w14:textId="49B609AE" w:rsidR="00B433C9" w:rsidRDefault="005F63E0" w:rsidP="008E7D4B">
      <w:pPr>
        <w:rPr>
          <w:rtl/>
        </w:rPr>
      </w:pPr>
      <w:r>
        <w:rPr>
          <w:rStyle w:val="affff5"/>
          <w:rFonts w:hint="cs"/>
          <w:rtl/>
        </w:rPr>
        <w:t>ומתרצים</w:t>
      </w:r>
      <w:r w:rsidRPr="008E7D4B">
        <w:rPr>
          <w:rStyle w:val="affff5"/>
          <w:rFonts w:hint="cs"/>
          <w:rtl/>
        </w:rPr>
        <w:t xml:space="preserve">, </w:t>
      </w:r>
      <w:r w:rsidR="008E7D4B">
        <w:rPr>
          <w:rStyle w:val="affff5"/>
          <w:rFonts w:hint="cs"/>
          <w:rtl/>
        </w:rPr>
        <w:t>תוסיף</w:t>
      </w:r>
      <w:r w:rsidR="00B433C9" w:rsidRPr="00110B70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כנס ואח"כ נתחרש - אוכלת, נפלה לפני יבם</w:t>
      </w:r>
      <w:r w:rsidR="008E7D4B">
        <w:rPr>
          <w:rFonts w:ascii="FontbitDavid" w:hAnsi="FontbitDavid" w:hint="cs"/>
          <w:sz w:val="32"/>
          <w:rtl/>
        </w:rPr>
        <w:t>...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</w:p>
    <w:p w14:paraId="5A23BD0D" w14:textId="77777777" w:rsidR="008E7D4B" w:rsidRPr="00C35A2C" w:rsidRDefault="008E7D4B" w:rsidP="00110B70">
      <w:pPr>
        <w:rPr>
          <w:rtl/>
        </w:rPr>
      </w:pPr>
    </w:p>
    <w:p w14:paraId="4A5D6C47" w14:textId="55D73379" w:rsidR="00B433C9" w:rsidRPr="008E7D4B" w:rsidRDefault="008E7D4B" w:rsidP="008E7D4B">
      <w:pPr>
        <w:rPr>
          <w:rtl/>
        </w:rPr>
      </w:pPr>
      <w:r w:rsidRPr="00110B70">
        <w:rPr>
          <w:rStyle w:val="affff5"/>
          <w:rFonts w:hint="eastAsia"/>
          <w:rtl/>
        </w:rPr>
        <w:t>ב</w:t>
      </w:r>
      <w:r w:rsidRPr="00110B70">
        <w:rPr>
          <w:rStyle w:val="affff5"/>
          <w:rtl/>
        </w:rPr>
        <w:t xml:space="preserve">. </w:t>
      </w:r>
      <w:r w:rsidR="00B433C9" w:rsidRPr="008F7504">
        <w:rPr>
          <w:rStyle w:val="affff5"/>
          <w:rtl/>
        </w:rPr>
        <w:t>א"</w:t>
      </w:r>
      <w:r w:rsidR="00B433C9" w:rsidRPr="008F7504">
        <w:rPr>
          <w:rStyle w:val="affff5"/>
          <w:rFonts w:hint="cs"/>
          <w:rtl/>
        </w:rPr>
        <w:t>ד</w:t>
      </w:r>
      <w:r w:rsidR="00B433C9" w:rsidRPr="008F7504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מהאירוסין</w:t>
      </w:r>
      <w:r>
        <w:rPr>
          <w:rFonts w:hint="cs"/>
          <w:rtl/>
        </w:rPr>
        <w:t>,</w:t>
      </w:r>
      <w:r w:rsidR="00B433C9" w:rsidRPr="00110B70">
        <w:rPr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 w:rsidRPr="00110B70">
        <w:rPr>
          <w:rStyle w:val="affff5"/>
          <w:rFonts w:hint="eastAsia"/>
          <w:rtl/>
        </w:rPr>
        <w:t>לכו</w:t>
      </w:r>
      <w:r w:rsidRPr="00110B70">
        <w:rPr>
          <w:rStyle w:val="affff5"/>
          <w:rtl/>
        </w:rPr>
        <w:t>"ע</w:t>
      </w:r>
      <w:r w:rsidR="00B433C9" w:rsidRPr="008E7D4B">
        <w:rPr>
          <w:rtl/>
        </w:rPr>
        <w:t xml:space="preserve"> לא א</w:t>
      </w:r>
      <w:r>
        <w:rPr>
          <w:rFonts w:hint="cs"/>
          <w:rtl/>
        </w:rPr>
        <w:t>ו</w:t>
      </w:r>
      <w:r w:rsidR="00B433C9" w:rsidRPr="008E7D4B">
        <w:rPr>
          <w:rtl/>
        </w:rPr>
        <w:t>כל</w:t>
      </w:r>
      <w:r>
        <w:rPr>
          <w:rFonts w:hint="cs"/>
          <w:rtl/>
        </w:rPr>
        <w:t>ת</w:t>
      </w:r>
      <w:r w:rsidR="00B433C9" w:rsidRPr="008E7D4B">
        <w:rPr>
          <w:rtl/>
        </w:rPr>
        <w:t>,</w:t>
      </w:r>
      <w:r w:rsidR="00B433C9" w:rsidRPr="00110B70">
        <w:rPr>
          <w:rStyle w:val="affff8"/>
          <w:rtl/>
        </w:rPr>
        <w:t xml:space="preserve"> </w:t>
      </w:r>
      <w:r w:rsidRPr="00110B70">
        <w:rPr>
          <w:rStyle w:val="affff8"/>
          <w:rFonts w:hint="eastAsia"/>
          <w:rtl/>
        </w:rPr>
        <w:t>שהרי</w:t>
      </w:r>
      <w:r w:rsidR="00B433C9" w:rsidRPr="00110B70">
        <w:rPr>
          <w:rStyle w:val="affff8"/>
          <w:rtl/>
        </w:rPr>
        <w:t xml:space="preserve"> לא אכלה </w:t>
      </w:r>
      <w:r w:rsidRPr="00110B70">
        <w:rPr>
          <w:rStyle w:val="affff8"/>
          <w:rFonts w:hint="eastAsia"/>
          <w:rtl/>
        </w:rPr>
        <w:t>מעיקרא</w:t>
      </w:r>
      <w:r w:rsidR="00B433C9" w:rsidRPr="00110B70">
        <w:rPr>
          <w:rStyle w:val="affff8"/>
          <w:rtl/>
        </w:rPr>
        <w:t>,</w:t>
      </w:r>
    </w:p>
    <w:p w14:paraId="7D0FAD7D" w14:textId="66866C0E" w:rsidR="00B433C9" w:rsidRPr="00C35A2C" w:rsidRDefault="00B433C9" w:rsidP="00110B70">
      <w:pPr>
        <w:rPr>
          <w:rtl/>
        </w:rPr>
      </w:pPr>
      <w:r w:rsidRPr="00110B70">
        <w:rPr>
          <w:rStyle w:val="affff5"/>
          <w:rFonts w:hint="eastAsia"/>
          <w:rtl/>
        </w:rPr>
        <w:t>ו</w:t>
      </w:r>
      <w:r w:rsidR="00A66738" w:rsidRPr="00110B70">
        <w:rPr>
          <w:rStyle w:val="affff5"/>
          <w:rFonts w:hint="eastAsia"/>
          <w:rtl/>
        </w:rPr>
        <w:t>חלקו</w:t>
      </w:r>
      <w:r w:rsidRPr="00110B70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מהנשואין</w:t>
      </w:r>
      <w:r w:rsidRPr="008E7D4B">
        <w:rPr>
          <w:rtl/>
        </w:rPr>
        <w:t>,</w:t>
      </w:r>
      <w:r w:rsidRPr="00110B70">
        <w:rPr>
          <w:rtl/>
        </w:rPr>
        <w:t xml:space="preserve"> </w:t>
      </w:r>
      <w:r w:rsidR="008E7D4B">
        <w:rPr>
          <w:rtl/>
        </w:rPr>
        <w:tab/>
      </w:r>
      <w:r w:rsidR="008E7D4B">
        <w:rPr>
          <w:rtl/>
        </w:rPr>
        <w:tab/>
      </w:r>
      <w:r w:rsidR="008E7D4B">
        <w:rPr>
          <w:rtl/>
        </w:rPr>
        <w:tab/>
      </w:r>
      <w:r w:rsidR="008E7D4B">
        <w:rPr>
          <w:rtl/>
        </w:rPr>
        <w:tab/>
      </w:r>
      <w:r w:rsidR="008E7D4B">
        <w:rPr>
          <w:rtl/>
        </w:rPr>
        <w:tab/>
      </w:r>
      <w:r w:rsidR="008E7D4B">
        <w:rPr>
          <w:rtl/>
        </w:rPr>
        <w:tab/>
      </w:r>
      <w:r w:rsidR="008E7D4B">
        <w:rPr>
          <w:rtl/>
        </w:rPr>
        <w:tab/>
      </w:r>
      <w:r w:rsidR="008E7D4B">
        <w:rPr>
          <w:rFonts w:hint="cs"/>
          <w:rtl/>
        </w:rPr>
        <w:t xml:space="preserve">  </w:t>
      </w:r>
      <w:r w:rsidR="00C96DBA" w:rsidRPr="00C96DBA">
        <w:rPr>
          <w:rStyle w:val="affff5"/>
          <w:rFonts w:hint="cs"/>
          <w:rtl/>
        </w:rPr>
        <w:t>ל</w:t>
      </w:r>
      <w:r w:rsidRPr="00C96DBA">
        <w:rPr>
          <w:rStyle w:val="affff5"/>
          <w:rtl/>
        </w:rPr>
        <w:t>רב</w:t>
      </w:r>
      <w:r w:rsidRPr="008F7504">
        <w:rPr>
          <w:rStyle w:val="affff5"/>
          <w:rtl/>
        </w:rPr>
        <w:t>:</w:t>
      </w:r>
      <w:r w:rsidRPr="00C35A2C">
        <w:rPr>
          <w:rtl/>
        </w:rPr>
        <w:t xml:space="preserve"> אוכלת, </w:t>
      </w:r>
      <w:r w:rsidR="008E7D4B" w:rsidRPr="00110B70">
        <w:rPr>
          <w:rStyle w:val="affff8"/>
          <w:rFonts w:hint="eastAsia"/>
          <w:rtl/>
        </w:rPr>
        <w:t>שהרי</w:t>
      </w:r>
      <w:r w:rsidRPr="00110B70">
        <w:rPr>
          <w:rStyle w:val="affff8"/>
          <w:rtl/>
        </w:rPr>
        <w:t xml:space="preserve"> אכלה מעיקרא</w:t>
      </w:r>
      <w:r w:rsidR="008E7D4B" w:rsidRPr="00110B70">
        <w:rPr>
          <w:rStyle w:val="affff8"/>
          <w:rtl/>
        </w:rPr>
        <w:t>,</w:t>
      </w:r>
    </w:p>
    <w:p w14:paraId="0488E4C9" w14:textId="733C46A9" w:rsidR="00B433C9" w:rsidRPr="00AC7749" w:rsidRDefault="00C96DBA" w:rsidP="00110B70">
      <w:pPr>
        <w:rPr>
          <w:rFonts w:ascii="FontbitDavid" w:hAnsi="FontbitDavid"/>
          <w:spacing w:val="-6"/>
          <w:sz w:val="32"/>
          <w:rtl/>
        </w:rPr>
      </w:pPr>
      <w:r>
        <w:rPr>
          <w:rStyle w:val="affff5"/>
          <w:rtl/>
        </w:rPr>
        <w:t>ו</w:t>
      </w:r>
      <w:r>
        <w:rPr>
          <w:rStyle w:val="affff5"/>
          <w:rFonts w:hint="cs"/>
          <w:rtl/>
        </w:rPr>
        <w:t>ל</w:t>
      </w:r>
      <w:r>
        <w:rPr>
          <w:rStyle w:val="affff5"/>
          <w:rtl/>
        </w:rPr>
        <w:t>שמואל</w:t>
      </w:r>
      <w:r w:rsidR="00B433C9" w:rsidRPr="008F7504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8E7D4B">
        <w:rPr>
          <w:rFonts w:ascii="FontbitDavid" w:hAnsi="FontbitDavid" w:hint="cs"/>
          <w:sz w:val="32"/>
          <w:rtl/>
        </w:rPr>
        <w:t>ל</w:t>
      </w:r>
      <w:r w:rsidR="00B433C9" w:rsidRPr="00C35A2C">
        <w:rPr>
          <w:rFonts w:ascii="FontbitDavid" w:hAnsi="FontbitDavid"/>
          <w:sz w:val="32"/>
          <w:rtl/>
        </w:rPr>
        <w:t>א אוכלת,</w:t>
      </w:r>
      <w:r w:rsidR="008E7D4B">
        <w:rPr>
          <w:rFonts w:ascii="FontbitDavid" w:hAnsi="FontbitDavid" w:hint="cs"/>
          <w:spacing w:val="-6"/>
          <w:sz w:val="32"/>
          <w:rtl/>
        </w:rPr>
        <w:t xml:space="preserve"> </w:t>
      </w:r>
      <w:r w:rsidR="008E7D4B">
        <w:rPr>
          <w:rStyle w:val="affff8"/>
          <w:rFonts w:hint="cs"/>
          <w:rtl/>
        </w:rPr>
        <w:t xml:space="preserve">התרבה </w:t>
      </w:r>
      <w:r w:rsidR="00B433C9" w:rsidRPr="00110B70">
        <w:rPr>
          <w:rStyle w:val="affff8"/>
          <w:rtl/>
        </w:rPr>
        <w:t xml:space="preserve">שוגג </w:t>
      </w:r>
      <w:r w:rsidR="008E7D4B" w:rsidRPr="00110B70">
        <w:rPr>
          <w:rStyle w:val="affff8"/>
          <w:rFonts w:hint="eastAsia"/>
          <w:rtl/>
        </w:rPr>
        <w:t>רק</w:t>
      </w:r>
      <w:r w:rsidR="008E7D4B" w:rsidRPr="00110B70">
        <w:rPr>
          <w:rStyle w:val="affff8"/>
          <w:rtl/>
        </w:rPr>
        <w:t xml:space="preserve"> </w:t>
      </w:r>
      <w:r w:rsidR="00B433C9" w:rsidRPr="00110B70">
        <w:rPr>
          <w:rStyle w:val="affff8"/>
          <w:rtl/>
        </w:rPr>
        <w:t xml:space="preserve">לדברים </w:t>
      </w:r>
      <w:r w:rsidR="008E7D4B" w:rsidRPr="00110B70">
        <w:rPr>
          <w:rStyle w:val="affff8"/>
          <w:rFonts w:hint="eastAsia"/>
          <w:rtl/>
        </w:rPr>
        <w:t>ש</w:t>
      </w:r>
      <w:r w:rsidR="00B433C9" w:rsidRPr="00110B70">
        <w:rPr>
          <w:rStyle w:val="affff8"/>
          <w:rtl/>
        </w:rPr>
        <w:t>בפרשה</w:t>
      </w:r>
      <w:r w:rsidR="008E7D4B">
        <w:rPr>
          <w:rStyle w:val="affff8"/>
          <w:rFonts w:hint="cs"/>
          <w:rtl/>
        </w:rPr>
        <w:t xml:space="preserve"> [לירש, ולפטו</w:t>
      </w:r>
      <w:r w:rsidR="008E7D4B" w:rsidRPr="00234DDA">
        <w:rPr>
          <w:rStyle w:val="affff8"/>
          <w:rFonts w:hint="cs"/>
          <w:rtl/>
        </w:rPr>
        <w:t>ר</w:t>
      </w:r>
      <w:r w:rsidR="008E7D4B" w:rsidRPr="00110B70">
        <w:rPr>
          <w:rStyle w:val="affff8"/>
          <w:rtl/>
        </w:rPr>
        <w:t>].</w:t>
      </w:r>
      <w:r w:rsidR="00B433C9" w:rsidRPr="00AC7749">
        <w:rPr>
          <w:rFonts w:ascii="FontbitDavid" w:hAnsi="FontbitDavid" w:hint="cs"/>
          <w:spacing w:val="-6"/>
          <w:sz w:val="32"/>
          <w:rtl/>
        </w:rPr>
        <w:t xml:space="preserve"> </w:t>
      </w:r>
    </w:p>
    <w:p w14:paraId="12BDAAEB" w14:textId="506A4A11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8F7504">
        <w:rPr>
          <w:rStyle w:val="affff5"/>
          <w:rFonts w:hint="cs"/>
          <w:rtl/>
        </w:rPr>
        <w:t>ו</w:t>
      </w:r>
      <w:r w:rsidR="008E7D4B">
        <w:rPr>
          <w:rStyle w:val="affff5"/>
          <w:rFonts w:hint="cs"/>
          <w:rtl/>
        </w:rPr>
        <w:t>יקשה ל</w:t>
      </w:r>
      <w:r w:rsidRPr="008F7504">
        <w:rPr>
          <w:rStyle w:val="affff5"/>
          <w:rtl/>
        </w:rPr>
        <w:t>שמואל</w:t>
      </w:r>
      <w:r w:rsidR="008E7D4B">
        <w:rPr>
          <w:rStyle w:val="affff5"/>
          <w:rFonts w:hint="cs"/>
          <w:rtl/>
        </w:rPr>
        <w:t xml:space="preserve"> שאמר</w:t>
      </w:r>
      <w:r w:rsidRPr="008F7504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כל שהבעל מאכיל - יבם מאכיל!</w:t>
      </w:r>
    </w:p>
    <w:p w14:paraId="1152C02E" w14:textId="620BCBD3" w:rsidR="00B433C9" w:rsidRPr="00110B70" w:rsidRDefault="00B433C9" w:rsidP="00B55EDF">
      <w:pPr>
        <w:rPr>
          <w:rStyle w:val="affff8"/>
          <w:rtl/>
        </w:rPr>
      </w:pPr>
      <w:r w:rsidRPr="008F7504">
        <w:rPr>
          <w:rStyle w:val="affff5"/>
          <w:rtl/>
        </w:rPr>
        <w:t>אימא</w:t>
      </w:r>
      <w:r w:rsidRPr="00C35A2C">
        <w:rPr>
          <w:rFonts w:ascii="FontbitDavid" w:hAnsi="FontbitDavid"/>
          <w:sz w:val="32"/>
          <w:rtl/>
        </w:rPr>
        <w:t xml:space="preserve">: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כל ביאה</w:t>
      </w:r>
      <w:r w:rsidRPr="00110B70">
        <w:rPr>
          <w:rStyle w:val="affff8"/>
          <w:rtl/>
        </w:rPr>
        <w:t xml:space="preserve"> </w:t>
      </w:r>
      <w:r w:rsidR="00234DDA" w:rsidRPr="00110B70">
        <w:rPr>
          <w:rStyle w:val="affff8"/>
          <w:rtl/>
        </w:rPr>
        <w:t>[דנישואין]</w:t>
      </w:r>
      <w:r w:rsidR="00234DDA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/>
          <w:sz w:val="32"/>
          <w:rtl/>
        </w:rPr>
        <w:t>שבעל מאכיל</w:t>
      </w:r>
      <w:r w:rsidR="00234DDA">
        <w:rPr>
          <w:rFonts w:ascii="FontbitDavid" w:hAnsi="FontbitDavid" w:hint="cs"/>
          <w:sz w:val="32"/>
          <w:rtl/>
        </w:rPr>
        <w:t xml:space="preserve"> -</w:t>
      </w:r>
      <w:r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יבם מאכיל</w:t>
      </w:r>
      <w:r w:rsidR="00234DDA">
        <w:rPr>
          <w:rFonts w:ascii="FontbitDavid" w:hAnsi="FontbitDavid" w:hint="cs"/>
          <w:sz w:val="32"/>
          <w:rtl/>
        </w:rPr>
        <w:t>...</w:t>
      </w:r>
      <w:r w:rsidRPr="00110B70">
        <w:rPr>
          <w:rStyle w:val="affff8"/>
          <w:rtl/>
        </w:rPr>
        <w:t xml:space="preserve"> </w:t>
      </w:r>
      <w:r w:rsidR="00234DDA" w:rsidRPr="00110B70">
        <w:rPr>
          <w:rStyle w:val="affff8"/>
          <w:rtl/>
        </w:rPr>
        <w:t>[-</w:t>
      </w:r>
      <w:r w:rsidR="00234DDA">
        <w:rPr>
          <w:rStyle w:val="affff8"/>
          <w:rFonts w:hint="cs"/>
          <w:rtl/>
        </w:rPr>
        <w:t xml:space="preserve"> </w:t>
      </w:r>
      <w:r w:rsidR="00234DDA" w:rsidRPr="00110B70">
        <w:rPr>
          <w:rStyle w:val="affff8"/>
          <w:rFonts w:hint="eastAsia"/>
          <w:rtl/>
        </w:rPr>
        <w:t>ברצון</w:t>
      </w:r>
      <w:r w:rsidR="00234DDA" w:rsidRPr="00110B70">
        <w:rPr>
          <w:rStyle w:val="affff8"/>
          <w:rtl/>
        </w:rPr>
        <w:t>].</w:t>
      </w:r>
    </w:p>
    <w:p w14:paraId="58838A3E" w14:textId="261B8EB3" w:rsidR="00234DDA" w:rsidRPr="00D1637C" w:rsidRDefault="00234DDA" w:rsidP="00234DDA">
      <w:pPr>
        <w:rPr>
          <w:rFonts w:ascii="FontbitDavid" w:hAnsi="FontbitDavid" w:cs="PFT_Frank"/>
          <w:b/>
          <w:bCs/>
          <w:sz w:val="32"/>
          <w:szCs w:val="14"/>
          <w:rtl/>
        </w:rPr>
      </w:pPr>
      <w:r w:rsidRPr="00110B70">
        <w:rPr>
          <w:rStyle w:val="affff5"/>
          <w:rFonts w:hint="eastAsia"/>
          <w:rtl/>
        </w:rPr>
        <w:t>ויקשה</w:t>
      </w:r>
      <w:r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עוד</w:t>
      </w:r>
      <w:r w:rsidR="00B433C9" w:rsidRPr="00110B70">
        <w:rPr>
          <w:rStyle w:val="affff5"/>
          <w:rtl/>
        </w:rPr>
        <w:t>:</w:t>
      </w:r>
      <w:r w:rsidR="00B433C9" w:rsidRPr="00EA6942">
        <w:rPr>
          <w:rtl/>
        </w:rPr>
        <w:t xml:space="preserve"> בת ישראל</w:t>
      </w:r>
      <w:r>
        <w:rPr>
          <w:rFonts w:hint="cs"/>
          <w:rtl/>
        </w:rPr>
        <w:t>..</w:t>
      </w:r>
      <w:r w:rsidR="00B433C9" w:rsidRPr="00EA6942">
        <w:rPr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נפלה לפני יבם חרש - אוכלת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,</w:t>
      </w:r>
    </w:p>
    <w:p w14:paraId="3997F827" w14:textId="5A8AE5DC" w:rsidR="00B433C9" w:rsidRPr="003F3A85" w:rsidRDefault="00B433C9" w:rsidP="00110B70">
      <w:pPr>
        <w:rPr>
          <w:rFonts w:cs="PFT_Frank"/>
          <w:b/>
          <w:bCs/>
          <w:szCs w:val="14"/>
          <w:rtl/>
        </w:rPr>
      </w:pPr>
      <w:r w:rsidRPr="008F7504">
        <w:rPr>
          <w:rStyle w:val="affff5"/>
          <w:rtl/>
        </w:rPr>
        <w:t>רב</w:t>
      </w:r>
      <w:r w:rsidRPr="00C35A2C">
        <w:rPr>
          <w:rtl/>
        </w:rPr>
        <w:t xml:space="preserve"> </w:t>
      </w:r>
      <w:r w:rsidRPr="008F7504">
        <w:rPr>
          <w:rStyle w:val="affff5"/>
          <w:rtl/>
        </w:rPr>
        <w:t>מתרץ</w:t>
      </w:r>
      <w:r w:rsidRPr="00C35A2C">
        <w:rPr>
          <w:rtl/>
        </w:rPr>
        <w:t xml:space="preserve"> </w:t>
      </w:r>
      <w:r w:rsidR="00234DDA">
        <w:rPr>
          <w:rFonts w:hint="cs"/>
          <w:rtl/>
        </w:rPr>
        <w:t xml:space="preserve">כדמעיקרא </w:t>
      </w:r>
      <w:r w:rsidR="00234DDA" w:rsidRPr="00110B70">
        <w:rPr>
          <w:rStyle w:val="affff8"/>
          <w:rFonts w:hint="eastAsia"/>
          <w:rtl/>
        </w:rPr>
        <w:t>בכנסה</w:t>
      </w:r>
      <w:r w:rsidR="00234DDA">
        <w:rPr>
          <w:rStyle w:val="affff8"/>
          <w:rFonts w:hint="cs"/>
          <w:rtl/>
        </w:rPr>
        <w:t xml:space="preserve"> בעל</w:t>
      </w:r>
      <w:r w:rsidR="00234DDA" w:rsidRPr="00110B70">
        <w:rPr>
          <w:rStyle w:val="affff8"/>
          <w:rtl/>
        </w:rPr>
        <w:t xml:space="preserve"> </w:t>
      </w:r>
      <w:r w:rsidR="00234DDA">
        <w:rPr>
          <w:rStyle w:val="affff8"/>
          <w:rFonts w:hint="cs"/>
          <w:rtl/>
        </w:rPr>
        <w:t>ואח"כ</w:t>
      </w:r>
      <w:r w:rsidR="00234DDA" w:rsidRPr="00110B70">
        <w:rPr>
          <w:rStyle w:val="affff8"/>
          <w:rtl/>
        </w:rPr>
        <w:t xml:space="preserve"> שנתחרש</w:t>
      </w:r>
      <w:r w:rsidRPr="00110B70">
        <w:rPr>
          <w:rStyle w:val="affff8"/>
          <w:rtl/>
        </w:rPr>
        <w:t>,</w:t>
      </w:r>
      <w:r w:rsidRPr="00C35A2C">
        <w:rPr>
          <w:rtl/>
        </w:rPr>
        <w:t xml:space="preserve"> </w:t>
      </w:r>
      <w:r w:rsidR="00C62CC5">
        <w:rPr>
          <w:rStyle w:val="affff5"/>
          <w:rFonts w:hint="cs"/>
          <w:rtl/>
        </w:rPr>
        <w:t xml:space="preserve">   </w:t>
      </w:r>
      <w:r w:rsidRPr="008F7504">
        <w:rPr>
          <w:rStyle w:val="affff5"/>
          <w:rtl/>
        </w:rPr>
        <w:t>אלא</w:t>
      </w:r>
      <w:r w:rsidRPr="00C35A2C">
        <w:rPr>
          <w:rtl/>
        </w:rPr>
        <w:t xml:space="preserve"> </w:t>
      </w:r>
      <w:r w:rsidRPr="008F7504">
        <w:rPr>
          <w:rStyle w:val="affff5"/>
          <w:rtl/>
        </w:rPr>
        <w:t>לשמואל</w:t>
      </w:r>
      <w:r w:rsidRPr="00C35A2C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קשיא</w:t>
      </w:r>
      <w:r w:rsidR="00C62CC5">
        <w:rPr>
          <w:rFonts w:hint="cs"/>
          <w:rtl/>
        </w:rPr>
        <w:t>.</w:t>
      </w:r>
    </w:p>
    <w:p w14:paraId="44C6C7FA" w14:textId="77777777" w:rsidR="00C62CC5" w:rsidRDefault="00C62CC5" w:rsidP="00B55EDF">
      <w:pPr>
        <w:rPr>
          <w:b/>
          <w:bCs/>
          <w:szCs w:val="16"/>
          <w:rtl/>
        </w:rPr>
      </w:pPr>
    </w:p>
    <w:p w14:paraId="4CFCE149" w14:textId="6B9F101F" w:rsidR="00B433C9" w:rsidRPr="00C35A2C" w:rsidRDefault="00C62CC5" w:rsidP="00110B7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ברייתא דלעיל</w:t>
      </w:r>
      <w:r w:rsidR="00B433C9" w:rsidRPr="00FD2E61">
        <w:rPr>
          <w:rStyle w:val="affff5"/>
          <w:rtl/>
        </w:rPr>
        <w:t>:</w:t>
      </w:r>
      <w:r w:rsidR="00B433C9" w:rsidRPr="008F7504">
        <w:rPr>
          <w:rtl/>
        </w:rPr>
        <w:t xml:space="preserve"> בת ישראל</w:t>
      </w:r>
      <w:r>
        <w:rPr>
          <w:rFonts w:hint="cs"/>
          <w:rtl/>
        </w:rPr>
        <w:t>..</w:t>
      </w:r>
      <w:r w:rsidR="00B433C9" w:rsidRPr="008F7504">
        <w:rPr>
          <w:rtl/>
        </w:rPr>
        <w:t xml:space="preserve"> לא הספיק לכונסה </w:t>
      </w:r>
      <w:r>
        <w:rPr>
          <w:rFonts w:hint="cs"/>
          <w:rtl/>
        </w:rPr>
        <w:t>ו</w:t>
      </w:r>
      <w:r w:rsidR="00B433C9" w:rsidRPr="008F7504">
        <w:rPr>
          <w:rtl/>
        </w:rPr>
        <w:t xml:space="preserve">נתחרש </w:t>
      </w:r>
      <w:r>
        <w:rPr>
          <w:rFonts w:hint="cs"/>
          <w:rtl/>
        </w:rPr>
        <w:t xml:space="preserve">- </w:t>
      </w:r>
      <w:r w:rsidRPr="00D1637C">
        <w:rPr>
          <w:rFonts w:cs="PFT_Frank" w:hint="eastAsia"/>
          <w:b/>
          <w:bCs/>
          <w:szCs w:val="14"/>
          <w:rtl/>
        </w:rPr>
        <w:t>ל</w:t>
      </w:r>
      <w:r w:rsidR="00B433C9" w:rsidRPr="00D1637C">
        <w:rPr>
          <w:rFonts w:cs="PFT_Frank"/>
          <w:b/>
          <w:bCs/>
          <w:szCs w:val="14"/>
          <w:rtl/>
        </w:rPr>
        <w:t>א אוכלת</w:t>
      </w:r>
      <w:r w:rsidR="00B433C9" w:rsidRPr="008F7504">
        <w:rPr>
          <w:rtl/>
        </w:rPr>
        <w:t>,</w:t>
      </w:r>
      <w:r>
        <w:rPr>
          <w:rFonts w:hint="cs"/>
          <w:rtl/>
        </w:rPr>
        <w:t xml:space="preserve"> </w:t>
      </w:r>
      <w:r w:rsidR="00B433C9" w:rsidRPr="008F7504">
        <w:rPr>
          <w:rtl/>
        </w:rPr>
        <w:t xml:space="preserve">נולד לה בן - </w:t>
      </w:r>
      <w:r w:rsidR="00B433C9" w:rsidRPr="00D1637C">
        <w:rPr>
          <w:rFonts w:cs="PFT_Frank"/>
          <w:b/>
          <w:bCs/>
          <w:szCs w:val="14"/>
          <w:rtl/>
        </w:rPr>
        <w:t>אוכלת</w:t>
      </w:r>
      <w:r w:rsidR="00B433C9" w:rsidRPr="008F7504">
        <w:rPr>
          <w:rtl/>
        </w:rPr>
        <w:t>,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B433C9" w:rsidRPr="00110B70">
        <w:rPr>
          <w:rtl/>
        </w:rPr>
        <w:t>מת הבן</w:t>
      </w:r>
      <w:r>
        <w:rPr>
          <w:rFonts w:hint="cs"/>
          <w:rtl/>
        </w:rPr>
        <w:t xml:space="preserve"> -</w:t>
      </w:r>
      <w:r w:rsidR="00B433C9" w:rsidRPr="00110B70">
        <w:rPr>
          <w:rtl/>
        </w:rPr>
        <w:t xml:space="preserve"> </w:t>
      </w:r>
      <w:r w:rsidR="00C96DBA">
        <w:rPr>
          <w:rStyle w:val="affff5"/>
          <w:rFonts w:hint="cs"/>
          <w:rtl/>
        </w:rPr>
        <w:t>ר"נ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אוכלת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FD2E61">
        <w:rPr>
          <w:rStyle w:val="affff5"/>
          <w:rtl/>
        </w:rPr>
        <w:t>וחכ</w:t>
      </w:r>
      <w:r>
        <w:rPr>
          <w:rStyle w:val="affff5"/>
          <w:rFonts w:hint="cs"/>
          <w:rtl/>
        </w:rPr>
        <w:t>מים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49E35C5D" w14:textId="676B5B65" w:rsidR="00C62CC5" w:rsidRDefault="002809F6" w:rsidP="00C62CC5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טעם</w:t>
      </w:r>
      <w:r w:rsidR="00B433C9" w:rsidRPr="00FD2E61">
        <w:rPr>
          <w:rStyle w:val="affff5"/>
          <w:rFonts w:hint="cs"/>
          <w:rtl/>
        </w:rPr>
        <w:t xml:space="preserve"> ר</w:t>
      </w:r>
      <w:r w:rsidR="00B433C9" w:rsidRPr="00FD2E61">
        <w:rPr>
          <w:rStyle w:val="affff5"/>
          <w:rtl/>
        </w:rPr>
        <w:t>"</w:t>
      </w:r>
      <w:r w:rsidR="00B433C9" w:rsidRPr="00FD2E61">
        <w:rPr>
          <w:rStyle w:val="affff5"/>
          <w:rFonts w:hint="cs"/>
          <w:rtl/>
        </w:rPr>
        <w:t>נ</w:t>
      </w:r>
      <w:r w:rsidR="00B433C9"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: </w:t>
      </w:r>
      <w:r w:rsidR="00C62CC5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לא</w:t>
      </w:r>
      <w:r w:rsidR="00C62CC5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C62CC5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בגלל</w:t>
      </w:r>
      <w:r w:rsidR="00C62CC5">
        <w:rPr>
          <w:rFonts w:ascii="FontbitDavid" w:hAnsi="FontbitDavid" w:hint="cs"/>
          <w:sz w:val="32"/>
          <w:rtl/>
        </w:rPr>
        <w:t xml:space="preserve"> שכבר אכלה, ש</w:t>
      </w:r>
      <w:r w:rsidR="00B433C9" w:rsidRPr="00C35A2C">
        <w:rPr>
          <w:rFonts w:ascii="FontbitDavid" w:hAnsi="FontbitDavid"/>
          <w:sz w:val="32"/>
          <w:rtl/>
        </w:rPr>
        <w:t xml:space="preserve">כיון </w:t>
      </w:r>
      <w:r w:rsidR="00C62CC5"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/>
          <w:sz w:val="32"/>
          <w:rtl/>
        </w:rPr>
        <w:t>מ</w:t>
      </w:r>
      <w:r w:rsidR="00B433C9" w:rsidRPr="00C35A2C">
        <w:rPr>
          <w:rFonts w:ascii="FontbitDavid" w:hAnsi="FontbitDavid" w:hint="cs"/>
          <w:sz w:val="32"/>
          <w:rtl/>
        </w:rPr>
        <w:t>ת</w:t>
      </w:r>
      <w:r w:rsidR="00C62CC5">
        <w:rPr>
          <w:rFonts w:ascii="FontbitDavid" w:hAnsi="FontbitDavid" w:hint="cs"/>
          <w:sz w:val="32"/>
          <w:rtl/>
        </w:rPr>
        <w:t xml:space="preserve"> </w:t>
      </w:r>
      <w:r w:rsidR="00C62CC5" w:rsidRPr="00110B70">
        <w:rPr>
          <w:rStyle w:val="affff8"/>
          <w:rFonts w:hint="eastAsia"/>
          <w:rtl/>
        </w:rPr>
        <w:t>הבן</w:t>
      </w:r>
      <w:r w:rsidR="00B433C9" w:rsidRPr="00C35A2C">
        <w:rPr>
          <w:rFonts w:ascii="FontbitDavid" w:hAnsi="FontbitDavid" w:hint="cs"/>
          <w:sz w:val="32"/>
          <w:rtl/>
        </w:rPr>
        <w:t xml:space="preserve"> פקע קדוש</w:t>
      </w:r>
      <w:r w:rsidR="00C62CC5">
        <w:rPr>
          <w:rFonts w:ascii="FontbitDavid" w:hAnsi="FontbitDavid" w:hint="cs"/>
          <w:sz w:val="32"/>
          <w:rtl/>
        </w:rPr>
        <w:t>תה,</w:t>
      </w:r>
    </w:p>
    <w:p w14:paraId="3335DE6D" w14:textId="6FBAC913" w:rsidR="00B433C9" w:rsidRPr="0039104D" w:rsidRDefault="00B433C9" w:rsidP="00C62CC5">
      <w:pPr>
        <w:rPr>
          <w:rFonts w:cs="PFT_Frank"/>
          <w:b/>
          <w:bCs/>
          <w:sz w:val="14"/>
          <w:szCs w:val="14"/>
          <w:rtl/>
        </w:rPr>
      </w:pPr>
      <w:r w:rsidRPr="00110B70">
        <w:rPr>
          <w:b/>
          <w:rtl/>
        </w:rPr>
        <w:t xml:space="preserve">אלא </w:t>
      </w:r>
      <w:r w:rsidR="00C62CC5">
        <w:rPr>
          <w:rStyle w:val="affff5"/>
          <w:rFonts w:hint="cs"/>
          <w:rtl/>
        </w:rPr>
        <w:t xml:space="preserve">ס"ל </w:t>
      </w:r>
      <w:r w:rsidRPr="00C35A2C">
        <w:rPr>
          <w:rtl/>
        </w:rPr>
        <w:t>נשואי חרש מאכילין בתרומה, ו</w:t>
      </w:r>
      <w:r w:rsidR="00C62CC5">
        <w:rPr>
          <w:rFonts w:hint="cs"/>
          <w:rtl/>
        </w:rPr>
        <w:t>ל"</w:t>
      </w:r>
      <w:r w:rsidRPr="00C35A2C">
        <w:rPr>
          <w:rtl/>
        </w:rPr>
        <w:t>ג אטו קדושי חרש.</w:t>
      </w:r>
    </w:p>
    <w:p w14:paraId="666CF526" w14:textId="4DA0940F" w:rsidR="00B433C9" w:rsidRPr="00C35A2C" w:rsidRDefault="00B433C9" w:rsidP="00003D18">
      <w:pPr>
        <w:rPr>
          <w:rFonts w:ascii="FontbitDavid" w:hAnsi="FontbitDavid"/>
          <w:sz w:val="32"/>
          <w:rtl/>
        </w:rPr>
      </w:pPr>
      <w:r w:rsidRPr="00FD2E61">
        <w:rPr>
          <w:rStyle w:val="affff5"/>
          <w:rFonts w:hint="cs"/>
          <w:rtl/>
        </w:rPr>
        <w:t>ויקשה</w:t>
      </w:r>
      <w:r w:rsidR="00C62CC5">
        <w:rPr>
          <w:rStyle w:val="affff5"/>
          <w:rFonts w:hint="cs"/>
          <w:rtl/>
        </w:rPr>
        <w:t>,</w:t>
      </w:r>
      <w:r w:rsidRPr="00110B70">
        <w:rPr>
          <w:rStyle w:val="affff5"/>
          <w:rtl/>
        </w:rPr>
        <w:t xml:space="preserve"> </w:t>
      </w:r>
      <w:r w:rsidRPr="00003D18">
        <w:rPr>
          <w:rStyle w:val="affff5"/>
          <w:rtl/>
        </w:rPr>
        <w:t>ל</w:t>
      </w:r>
      <w:r w:rsidRPr="00FD2E61">
        <w:rPr>
          <w:rStyle w:val="affff5"/>
          <w:rtl/>
        </w:rPr>
        <w:t>יתני</w:t>
      </w:r>
      <w:r w:rsidRPr="00C35A2C">
        <w:rPr>
          <w:rFonts w:ascii="FontbitDavid" w:hAnsi="FontbitDavid"/>
          <w:sz w:val="32"/>
          <w:rtl/>
        </w:rPr>
        <w:t xml:space="preserve">: מת הבן </w:t>
      </w:r>
      <w:r w:rsidR="00C62CC5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 xml:space="preserve">א אוכלת, </w:t>
      </w:r>
      <w:r w:rsidRPr="00FD2E61">
        <w:rPr>
          <w:rStyle w:val="affff5"/>
          <w:rtl/>
        </w:rPr>
        <w:t>ר</w:t>
      </w:r>
      <w:r w:rsidR="00C62CC5">
        <w:rPr>
          <w:rStyle w:val="affff5"/>
          <w:rFonts w:hint="cs"/>
          <w:rtl/>
        </w:rPr>
        <w:t>"</w:t>
      </w:r>
      <w:r w:rsidRPr="00FD2E61">
        <w:rPr>
          <w:rStyle w:val="affff5"/>
          <w:rtl/>
        </w:rPr>
        <w:t>נ</w:t>
      </w:r>
      <w:r w:rsidRPr="00C35A2C">
        <w:rPr>
          <w:rFonts w:ascii="FontbitDavid" w:hAnsi="FontbitDavid"/>
          <w:sz w:val="32"/>
          <w:rtl/>
        </w:rPr>
        <w:t xml:space="preserve"> אוכלת</w:t>
      </w:r>
      <w:r w:rsidR="00C62CC5">
        <w:rPr>
          <w:rFonts w:ascii="FontbitDavid" w:hAnsi="FontbitDavid" w:hint="cs"/>
          <w:sz w:val="32"/>
          <w:rtl/>
        </w:rPr>
        <w:t xml:space="preserve"> </w:t>
      </w:r>
      <w:r w:rsidR="00C62CC5" w:rsidRPr="00110B70">
        <w:rPr>
          <w:rStyle w:val="affff8"/>
          <w:rFonts w:hint="eastAsia"/>
          <w:rtl/>
        </w:rPr>
        <w:t>ש</w:t>
      </w:r>
      <w:r w:rsidR="00F553B4">
        <w:rPr>
          <w:rStyle w:val="affff8"/>
          <w:rFonts w:hint="cs"/>
          <w:rtl/>
        </w:rPr>
        <w:t>מ</w:t>
      </w:r>
      <w:r w:rsidR="00C62CC5">
        <w:rPr>
          <w:rStyle w:val="affff8"/>
          <w:rFonts w:hint="cs"/>
          <w:rtl/>
        </w:rPr>
        <w:t>מתין ל</w:t>
      </w:r>
      <w:r w:rsidR="00C62CC5" w:rsidRPr="00110B70">
        <w:rPr>
          <w:rStyle w:val="affff8"/>
          <w:rFonts w:hint="eastAsia"/>
          <w:rtl/>
        </w:rPr>
        <w:t>חל</w:t>
      </w:r>
      <w:r w:rsidR="00C62CC5">
        <w:rPr>
          <w:rStyle w:val="affff8"/>
          <w:rFonts w:hint="cs"/>
          <w:rtl/>
        </w:rPr>
        <w:t>ו</w:t>
      </w:r>
      <w:r w:rsidR="00C62CC5" w:rsidRPr="00110B70">
        <w:rPr>
          <w:rStyle w:val="affff8"/>
          <w:rFonts w:hint="eastAsia"/>
          <w:rtl/>
        </w:rPr>
        <w:t>ק</w:t>
      </w:r>
      <w:r w:rsidR="00C62CC5" w:rsidRPr="00110B70">
        <w:rPr>
          <w:rStyle w:val="affff8"/>
          <w:rtl/>
        </w:rPr>
        <w:t xml:space="preserve"> </w:t>
      </w:r>
      <w:r w:rsidR="00C62CC5" w:rsidRPr="00A07384">
        <w:rPr>
          <w:rStyle w:val="affff8"/>
          <w:rFonts w:cs="PFT_Frank" w:hint="eastAsia"/>
          <w:b/>
          <w:bCs/>
          <w:szCs w:val="10"/>
          <w:rtl/>
        </w:rPr>
        <w:t>על</w:t>
      </w:r>
      <w:r w:rsidR="00C62CC5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C62CC5" w:rsidRPr="00A07384">
        <w:rPr>
          <w:rStyle w:val="affff8"/>
          <w:rFonts w:cs="PFT_Frank" w:hint="eastAsia"/>
          <w:b/>
          <w:bCs/>
          <w:szCs w:val="10"/>
          <w:rtl/>
        </w:rPr>
        <w:t>הכל</w:t>
      </w:r>
      <w:r w:rsidRPr="00C35A2C">
        <w:rPr>
          <w:rFonts w:ascii="FontbitDavid" w:hAnsi="FontbitDavid"/>
          <w:sz w:val="32"/>
          <w:rtl/>
        </w:rPr>
        <w:t>.</w:t>
      </w:r>
    </w:p>
    <w:p w14:paraId="5DB9F085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נו:</w:t>
      </w:r>
    </w:p>
    <w:p w14:paraId="414D00D9" w14:textId="4E83B6F7" w:rsidR="00B433C9" w:rsidRPr="00C35A2C" w:rsidRDefault="00B433C9" w:rsidP="007C50EB">
      <w:pPr>
        <w:pStyle w:val="afff4"/>
        <w:rPr>
          <w:rtl/>
        </w:rPr>
      </w:pPr>
      <w:ins w:id="9884" w:author="מספור קטעי משנה" w:date="2026-10-06T06:45:58Z">
        <w:r>
          <w:rPr>
            <w:rStyle w:val="MisparKeta"/>
          </w:rPr>
          <w:t xml:space="preserve">ג. </w:t>
        </w:r>
      </w:ins>
      <w:bookmarkStart w:id="637" w:name="_Toc119172887"/>
      <w:bookmarkStart w:id="638" w:name="_Toc119229978"/>
      <w:r w:rsidRPr="00C35A2C">
        <w:rPr>
          <w:rtl/>
        </w:rPr>
        <w:t>וכן הבא על אחת מכל העריות.</w:t>
      </w:r>
      <w:r w:rsidR="00003D18">
        <w:rPr>
          <w:rFonts w:hint="cs"/>
          <w:rtl/>
        </w:rPr>
        <w:t>. או פסולות.. - פסלה..</w:t>
      </w:r>
      <w:bookmarkEnd w:id="637"/>
      <w:bookmarkEnd w:id="638"/>
    </w:p>
    <w:p w14:paraId="42265934" w14:textId="300F054E" w:rsidR="00B433C9" w:rsidRDefault="00B433C9" w:rsidP="00110B70">
      <w:pPr>
        <w:rPr>
          <w:rtl/>
        </w:rPr>
      </w:pPr>
      <w:r w:rsidRPr="00C96DBA">
        <w:rPr>
          <w:rStyle w:val="affff5"/>
          <w:rFonts w:hint="cs"/>
          <w:rtl/>
        </w:rPr>
        <w:t>ר</w:t>
      </w:r>
      <w:r w:rsidRPr="00C96DBA">
        <w:rPr>
          <w:rStyle w:val="affff5"/>
          <w:rtl/>
        </w:rPr>
        <w:t>"</w:t>
      </w:r>
      <w:r w:rsidRPr="00003D18">
        <w:rPr>
          <w:rStyle w:val="affff5"/>
          <w:rFonts w:hint="cs"/>
          <w:rtl/>
        </w:rPr>
        <w:t>ש</w:t>
      </w:r>
      <w:r w:rsidR="00003D18" w:rsidRPr="00110B70">
        <w:rPr>
          <w:rStyle w:val="affff5"/>
          <w:rtl/>
        </w:rPr>
        <w:t xml:space="preserve"> לר</w:t>
      </w:r>
      <w:r w:rsidR="00003D18">
        <w:rPr>
          <w:rStyle w:val="affff5"/>
          <w:rFonts w:hint="cs"/>
          <w:rtl/>
        </w:rPr>
        <w:t>"</w:t>
      </w:r>
      <w:r w:rsidR="00003D18" w:rsidRPr="00110B70">
        <w:rPr>
          <w:rStyle w:val="affff5"/>
          <w:rFonts w:hint="eastAsia"/>
          <w:rtl/>
        </w:rPr>
        <w:t>ע</w:t>
      </w:r>
      <w:r w:rsidRPr="00110B70">
        <w:rPr>
          <w:rStyle w:val="affff5"/>
          <w:rtl/>
        </w:rPr>
        <w:t>:</w:t>
      </w:r>
      <w:r w:rsidR="00003D18">
        <w:rPr>
          <w:rFonts w:hint="cs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אשת ישראל שנאנסה</w:t>
      </w:r>
      <w:r w:rsidRPr="00C35A2C">
        <w:rPr>
          <w:rtl/>
        </w:rPr>
        <w:t xml:space="preserve"> </w:t>
      </w:r>
      <w:r w:rsidRPr="00110B70">
        <w:rPr>
          <w:rStyle w:val="affff8"/>
          <w:rtl/>
        </w:rPr>
        <w:t xml:space="preserve">שמותרת לבעלה </w:t>
      </w:r>
      <w:r w:rsidR="00003D18">
        <w:rPr>
          <w:rStyle w:val="affff8"/>
          <w:rFonts w:hint="cs"/>
          <w:rtl/>
        </w:rPr>
        <w:t xml:space="preserve">- </w:t>
      </w:r>
      <w:r w:rsidRPr="00C35A2C">
        <w:rPr>
          <w:rtl/>
        </w:rPr>
        <w:t>פסולה לכהונה</w:t>
      </w:r>
      <w:r w:rsidR="00003D18">
        <w:rPr>
          <w:rFonts w:hint="cs"/>
          <w:rtl/>
        </w:rPr>
        <w:t>.</w:t>
      </w:r>
    </w:p>
    <w:p w14:paraId="6FEC928E" w14:textId="3501C852" w:rsidR="00003D18" w:rsidRDefault="00B433C9" w:rsidP="00003D18">
      <w:pPr>
        <w:rPr>
          <w:rtl/>
        </w:rPr>
      </w:pPr>
      <w:r w:rsidRPr="00FD2E61">
        <w:rPr>
          <w:rStyle w:val="affff5"/>
          <w:rtl/>
        </w:rPr>
        <w:t>ו</w:t>
      </w:r>
      <w:r w:rsidR="00003D18">
        <w:rPr>
          <w:rStyle w:val="affff5"/>
          <w:rFonts w:hint="cs"/>
          <w:rtl/>
        </w:rPr>
        <w:t>הוכיח ממשנתינו</w:t>
      </w:r>
      <w:r w:rsidRPr="00FD2E61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וכן</w:t>
      </w:r>
      <w:r w:rsidRPr="00110B70">
        <w:rPr>
          <w:rtl/>
        </w:rPr>
        <w:t xml:space="preserve"> הבא על אחת מכל העריות</w:t>
      </w:r>
      <w:r w:rsidR="00003D18">
        <w:rPr>
          <w:rFonts w:hint="cs"/>
          <w:rtl/>
        </w:rPr>
        <w:t>..</w:t>
      </w:r>
      <w:r w:rsidR="00003D18" w:rsidRPr="00110B70">
        <w:rPr>
          <w:rStyle w:val="affff8"/>
          <w:rtl/>
        </w:rPr>
        <w:t xml:space="preserve"> </w:t>
      </w:r>
      <w:r w:rsidR="00173877">
        <w:rPr>
          <w:rStyle w:val="affff8"/>
          <w:rFonts w:hint="cs"/>
          <w:rtl/>
        </w:rPr>
        <w:t>נלמד</w:t>
      </w:r>
      <w:r w:rsidR="00003D18" w:rsidRPr="00110B70">
        <w:rPr>
          <w:rStyle w:val="affff8"/>
          <w:rtl/>
        </w:rPr>
        <w:t xml:space="preserve"> </w:t>
      </w:r>
      <w:r w:rsidR="00173877">
        <w:rPr>
          <w:rStyle w:val="affff8"/>
          <w:rFonts w:hint="cs"/>
          <w:rtl/>
        </w:rPr>
        <w:t>דינו מ</w:t>
      </w:r>
      <w:r w:rsidR="00003D18" w:rsidRPr="00110B70">
        <w:rPr>
          <w:rStyle w:val="affff8"/>
          <w:rFonts w:hint="eastAsia"/>
          <w:rtl/>
        </w:rPr>
        <w:t>יבמה</w:t>
      </w:r>
      <w:r w:rsidR="00003D18">
        <w:rPr>
          <w:rStyle w:val="affff8"/>
          <w:rFonts w:hint="cs"/>
          <w:rtl/>
        </w:rPr>
        <w:t>,</w:t>
      </w:r>
    </w:p>
    <w:p w14:paraId="2619ABE7" w14:textId="052E78CE" w:rsidR="00B433C9" w:rsidRPr="00EA6942" w:rsidRDefault="00003D18" w:rsidP="00003D18">
      <w:pPr>
        <w:rPr>
          <w:rtl/>
        </w:rPr>
      </w:pPr>
      <w:r w:rsidRPr="00110B70">
        <w:rPr>
          <w:rStyle w:val="affff5"/>
          <w:rFonts w:hint="eastAsia"/>
          <w:rtl/>
        </w:rPr>
        <w:t>ומה</w:t>
      </w:r>
      <w:r w:rsidRPr="00110B70">
        <w:rPr>
          <w:rStyle w:val="affff5"/>
          <w:rtl/>
        </w:rPr>
        <w:t xml:space="preserve"> נלמד מיבמה? </w:t>
      </w:r>
      <w:r w:rsidR="00B433C9" w:rsidRPr="00110B70">
        <w:rPr>
          <w:rStyle w:val="affff5"/>
          <w:rtl/>
        </w:rPr>
        <w:t>ל</w:t>
      </w:r>
      <w:r w:rsidR="00173877" w:rsidRPr="00110B70">
        <w:rPr>
          <w:rStyle w:val="affff5"/>
          <w:rFonts w:hint="eastAsia"/>
          <w:rtl/>
        </w:rPr>
        <w:t>כאורה</w:t>
      </w:r>
      <w:r w:rsidR="00173877" w:rsidRPr="00110B70">
        <w:rPr>
          <w:rStyle w:val="affff5"/>
          <w:rtl/>
        </w:rPr>
        <w:t>:</w:t>
      </w:r>
      <w:r w:rsidR="00B433C9" w:rsidRPr="00EA6942">
        <w:rPr>
          <w:rFonts w:hint="cs"/>
          <w:rtl/>
        </w:rPr>
        <w:t xml:space="preserve"> </w:t>
      </w:r>
      <w:r w:rsidR="00173877">
        <w:rPr>
          <w:rFonts w:hint="cs"/>
          <w:rtl/>
        </w:rPr>
        <w:t xml:space="preserve">דין </w:t>
      </w:r>
      <w:r w:rsidR="00B433C9" w:rsidRPr="00D1637C">
        <w:rPr>
          <w:rFonts w:cs="PFT_Frank" w:hint="eastAsia"/>
          <w:b/>
          <w:bCs/>
          <w:szCs w:val="14"/>
          <w:rtl/>
        </w:rPr>
        <w:t>אונס</w:t>
      </w:r>
      <w:r w:rsidR="00173877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173877">
        <w:rPr>
          <w:rFonts w:hint="cs"/>
          <w:rtl/>
        </w:rPr>
        <w:t>ש</w:t>
      </w:r>
      <w:r w:rsidR="00B433C9" w:rsidRPr="00EA6942">
        <w:rPr>
          <w:rFonts w:hint="cs"/>
          <w:rtl/>
        </w:rPr>
        <w:t>פסלה</w:t>
      </w:r>
      <w:r w:rsidR="00C96DBA">
        <w:rPr>
          <w:rFonts w:hint="cs"/>
        </w:rPr>
        <w:t xml:space="preserve"> </w:t>
      </w:r>
      <w:r w:rsidR="00173877">
        <w:rPr>
          <w:rStyle w:val="affff8"/>
          <w:rFonts w:hint="cs"/>
          <w:rtl/>
        </w:rPr>
        <w:t>ל</w:t>
      </w:r>
      <w:r w:rsidR="00B433C9" w:rsidRPr="00C96DBA">
        <w:rPr>
          <w:rStyle w:val="affff8"/>
          <w:rFonts w:hint="cs"/>
          <w:rtl/>
        </w:rPr>
        <w:t>אשת איש שנאנסה</w:t>
      </w:r>
      <w:r w:rsidR="00173877">
        <w:rPr>
          <w:rStyle w:val="affff8"/>
          <w:rFonts w:hint="cs"/>
          <w:rtl/>
        </w:rPr>
        <w:t>.</w:t>
      </w:r>
    </w:p>
    <w:p w14:paraId="41E49628" w14:textId="246CDC7B" w:rsidR="00B433C9" w:rsidRPr="00C35A2C" w:rsidRDefault="00B433C9" w:rsidP="00173877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eastAsia"/>
          <w:rtl/>
        </w:rPr>
        <w:lastRenderedPageBreak/>
        <w:t>ו</w:t>
      </w:r>
      <w:r w:rsidR="00173877" w:rsidRPr="00110B70">
        <w:rPr>
          <w:rStyle w:val="affff5"/>
          <w:rFonts w:hint="eastAsia"/>
          <w:rtl/>
        </w:rPr>
        <w:t>אין</w:t>
      </w:r>
      <w:r w:rsidR="00173877" w:rsidRPr="00110B70">
        <w:rPr>
          <w:rStyle w:val="affff5"/>
          <w:rtl/>
        </w:rPr>
        <w:t xml:space="preserve"> </w:t>
      </w:r>
      <w:r w:rsidR="00173877" w:rsidRPr="00110B70">
        <w:rPr>
          <w:rStyle w:val="affff5"/>
          <w:rFonts w:hint="eastAsia"/>
          <w:rtl/>
        </w:rPr>
        <w:t>לדחות</w:t>
      </w:r>
      <w:r w:rsidR="00173877" w:rsidRPr="00110B70">
        <w:rPr>
          <w:rStyle w:val="affff5"/>
          <w:rtl/>
        </w:rPr>
        <w:t>:</w:t>
      </w:r>
      <w:r w:rsidR="00173877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העראה </w:t>
      </w:r>
      <w:r w:rsidRPr="00173877">
        <w:rPr>
          <w:rFonts w:ascii="FontbitDavid" w:hAnsi="FontbitDavid" w:hint="cs"/>
          <w:sz w:val="32"/>
          <w:rtl/>
        </w:rPr>
        <w:t>דעריות</w:t>
      </w:r>
      <w:r w:rsidR="00173877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- </w:t>
      </w:r>
      <w:r w:rsidRPr="00C35A2C">
        <w:rPr>
          <w:rFonts w:ascii="FontbitDavid" w:hAnsi="FontbitDavid" w:hint="cs"/>
          <w:sz w:val="32"/>
          <w:rtl/>
        </w:rPr>
        <w:t xml:space="preserve">עיקרה בעריות </w:t>
      </w:r>
      <w:r w:rsidRPr="00110B70">
        <w:rPr>
          <w:rStyle w:val="affff1"/>
          <w:rFonts w:hint="eastAsia"/>
          <w:rtl/>
        </w:rPr>
        <w:t>כתיב</w:t>
      </w:r>
      <w:r w:rsidR="00173877">
        <w:rPr>
          <w:rStyle w:val="affff1"/>
          <w:rFonts w:hint="cs"/>
          <w:rtl/>
        </w:rPr>
        <w:t>,</w:t>
      </w:r>
    </w:p>
    <w:p w14:paraId="7961632E" w14:textId="6E4C3B19" w:rsidR="00B433C9" w:rsidRPr="00C35A2C" w:rsidRDefault="00173877" w:rsidP="00110B70">
      <w:pPr>
        <w:ind w:left="452" w:firstLine="113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שלא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כדרכה </w:t>
      </w:r>
      <w:r w:rsidR="00B433C9" w:rsidRPr="00173877">
        <w:rPr>
          <w:rFonts w:ascii="FontbitDavid" w:hAnsi="FontbitDavid" w:hint="cs"/>
          <w:sz w:val="32"/>
          <w:rtl/>
        </w:rPr>
        <w:t>דעריות</w:t>
      </w:r>
      <w:r w:rsidR="00B433C9" w:rsidRPr="00C35A2C">
        <w:rPr>
          <w:rFonts w:ascii="FontbitDavid" w:hAnsi="FontbitDavid" w:hint="cs"/>
          <w:sz w:val="32"/>
          <w:rtl/>
        </w:rPr>
        <w:t xml:space="preserve"> - </w:t>
      </w:r>
      <w:r w:rsidR="00B433C9" w:rsidRPr="00C35A2C">
        <w:rPr>
          <w:rFonts w:ascii="FontbitDavid" w:hAnsi="FontbitDavid"/>
          <w:sz w:val="32"/>
          <w:rtl/>
        </w:rPr>
        <w:t>עיקר</w:t>
      </w:r>
      <w:r w:rsidR="00B433C9" w:rsidRPr="00BF2C41">
        <w:rPr>
          <w:rStyle w:val="affff1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>משכבי אשה</w:t>
      </w:r>
      <w:r w:rsidR="00B433C9" w:rsidRPr="00BF2C41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>,</w:t>
      </w:r>
      <w:r w:rsidR="00B433C9" w:rsidRPr="00BF2C41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בעריות</w:t>
      </w:r>
      <w:r>
        <w:rPr>
          <w:rFonts w:ascii="FontbitDavid" w:hAnsi="FontbitDavid" w:hint="cs"/>
          <w:sz w:val="32"/>
          <w:rtl/>
        </w:rPr>
        <w:t>.</w:t>
      </w:r>
    </w:p>
    <w:p w14:paraId="2826D612" w14:textId="39DFBF55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FD2E61">
        <w:rPr>
          <w:rStyle w:val="affff5"/>
          <w:rtl/>
        </w:rPr>
        <w:t>אלא</w:t>
      </w:r>
      <w:r w:rsidR="00173877">
        <w:rPr>
          <w:rStyle w:val="affff5"/>
          <w:rFonts w:hint="cs"/>
          <w:rtl/>
        </w:rPr>
        <w:t xml:space="preserve"> יש לדחות: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שלא כדרכה</w:t>
      </w:r>
      <w:r w:rsidRPr="00C35A2C">
        <w:rPr>
          <w:rFonts w:ascii="FontbitDavid" w:hAnsi="FontbitDavid"/>
          <w:sz w:val="32"/>
          <w:rtl/>
        </w:rPr>
        <w:t xml:space="preserve"> דלאוין</w:t>
      </w:r>
      <w:r w:rsidR="00173877">
        <w:rPr>
          <w:rFonts w:ascii="FontbitDavid" w:hAnsi="FontbitDavid" w:hint="cs"/>
          <w:sz w:val="32"/>
          <w:rtl/>
        </w:rPr>
        <w:t xml:space="preserve"> </w:t>
      </w:r>
      <w:r w:rsidR="00173877" w:rsidRPr="00110B70">
        <w:rPr>
          <w:rStyle w:val="affff8"/>
          <w:rFonts w:hint="eastAsia"/>
          <w:rtl/>
        </w:rPr>
        <w:t>שלא</w:t>
      </w:r>
      <w:r w:rsidR="00173877" w:rsidRPr="00110B70">
        <w:rPr>
          <w:rStyle w:val="affff8"/>
          <w:rtl/>
        </w:rPr>
        <w:t xml:space="preserve"> </w:t>
      </w:r>
      <w:r w:rsidR="00173877" w:rsidRPr="00110B70">
        <w:rPr>
          <w:rStyle w:val="affff8"/>
          <w:rFonts w:hint="eastAsia"/>
          <w:rtl/>
        </w:rPr>
        <w:t>כתוב</w:t>
      </w:r>
      <w:r w:rsidR="00173877">
        <w:rPr>
          <w:rStyle w:val="affff8"/>
          <w:rFonts w:hint="cs"/>
          <w:rtl/>
        </w:rPr>
        <w:t>,</w:t>
      </w:r>
      <w:r w:rsidR="00173877" w:rsidRPr="00110B70">
        <w:rPr>
          <w:rStyle w:val="affff8"/>
          <w:rtl/>
        </w:rPr>
        <w:t xml:space="preserve"> ונלמד מיבמה.</w:t>
      </w:r>
    </w:p>
    <w:p w14:paraId="2D371A20" w14:textId="77777777" w:rsidR="00736C06" w:rsidRDefault="00736C06" w:rsidP="00B55EDF">
      <w:pPr>
        <w:rPr>
          <w:rStyle w:val="affff5"/>
          <w:rtl/>
        </w:rPr>
      </w:pPr>
    </w:p>
    <w:p w14:paraId="18D79601" w14:textId="27BA32AF" w:rsidR="00B433C9" w:rsidRPr="00C35A2C" w:rsidRDefault="0026246A" w:rsidP="00B55EDF">
      <w:pPr>
        <w:rPr>
          <w:rtl/>
        </w:rPr>
      </w:pPr>
      <w:r w:rsidRPr="00110B70">
        <w:rPr>
          <w:rStyle w:val="affff5"/>
          <w:rFonts w:hint="eastAsia"/>
          <w:rtl/>
        </w:rPr>
        <w:t>א</w:t>
      </w:r>
      <w:r w:rsidRPr="00110B70">
        <w:rPr>
          <w:rStyle w:val="affff5"/>
          <w:rtl/>
        </w:rPr>
        <w:t xml:space="preserve">. </w:t>
      </w:r>
      <w:r w:rsidR="00B433C9" w:rsidRPr="00FD2E61">
        <w:rPr>
          <w:rStyle w:val="affff5"/>
          <w:rtl/>
        </w:rPr>
        <w:t>רב</w:t>
      </w:r>
      <w:r w:rsidRPr="00110B70">
        <w:rPr>
          <w:rStyle w:val="affff5"/>
          <w:rFonts w:hint="eastAsia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 xml:space="preserve">: </w:t>
      </w:r>
      <w:r w:rsidR="00B433C9" w:rsidRPr="00D1637C">
        <w:rPr>
          <w:rFonts w:cs="PFT_Frank"/>
          <w:b/>
          <w:bCs/>
          <w:szCs w:val="14"/>
          <w:rtl/>
        </w:rPr>
        <w:t>אשת כהן שנאנסה</w:t>
      </w:r>
      <w:r w:rsidR="00B433C9" w:rsidRPr="00110B70">
        <w:rPr>
          <w:rtl/>
        </w:rPr>
        <w:t xml:space="preserve"> - בעלה לוקה עליה </w:t>
      </w:r>
      <w:r w:rsidR="00B433C9" w:rsidRPr="00D1637C">
        <w:rPr>
          <w:rFonts w:cs="PFT_Frank" w:hint="eastAsia"/>
          <w:b/>
          <w:bCs/>
          <w:szCs w:val="14"/>
          <w:rtl/>
        </w:rPr>
        <w:t>אף</w:t>
      </w:r>
      <w:r w:rsidR="00B433C9" w:rsidRPr="00110B70">
        <w:rPr>
          <w:rtl/>
        </w:rPr>
        <w:t xml:space="preserve"> משום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110B70">
        <w:rPr>
          <w:rStyle w:val="affff1"/>
          <w:rtl/>
        </w:rPr>
        <w:t>זונה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21A2513F" w14:textId="07551186" w:rsidR="00B433C9" w:rsidRDefault="0026246A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ויקשה</w:t>
      </w:r>
      <w:r w:rsidR="00B433C9" w:rsidRPr="00FD2E61">
        <w:rPr>
          <w:rStyle w:val="affff5"/>
          <w:rtl/>
        </w:rPr>
        <w:t>: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110B70">
        <w:rPr>
          <w:rStyle w:val="affff1"/>
          <w:b/>
          <w:bCs/>
          <w:rtl/>
        </w:rPr>
        <w:t xml:space="preserve">והיא </w:t>
      </w:r>
      <w:r w:rsidR="00B433C9" w:rsidRPr="00AD1A41">
        <w:rPr>
          <w:rStyle w:val="affff1"/>
          <w:rtl/>
        </w:rPr>
        <w:t>לא נתפשה</w:t>
      </w:r>
      <w:r w:rsidR="00B433C9" w:rsidRPr="00AD1A41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אסורה - </w:t>
      </w:r>
      <w:r w:rsidR="00B433C9" w:rsidRPr="00C35A2C">
        <w:rPr>
          <w:rFonts w:ascii="FontbitDavid" w:hAnsi="FontbitDavid"/>
          <w:sz w:val="32"/>
          <w:rtl/>
        </w:rPr>
        <w:t>נתפשה</w:t>
      </w:r>
      <w:r w:rsidR="004A755F">
        <w:rPr>
          <w:rFonts w:ascii="FontbitDavid" w:hAnsi="FontbitDavid" w:hint="cs"/>
          <w:sz w:val="32"/>
          <w:rtl/>
        </w:rPr>
        <w:t xml:space="preserve"> </w:t>
      </w:r>
      <w:r w:rsidR="00B433C9" w:rsidRPr="004A755F">
        <w:rPr>
          <w:rStyle w:val="affff8"/>
          <w:rFonts w:hint="cs"/>
          <w:rtl/>
        </w:rPr>
        <w:t>נאנסה</w:t>
      </w:r>
      <w:r w:rsidR="00B433C9" w:rsidRPr="00C35A2C">
        <w:rPr>
          <w:rFonts w:ascii="FontbitDavid" w:hAnsi="FontbitDavid"/>
          <w:sz w:val="32"/>
          <w:rtl/>
        </w:rPr>
        <w:t xml:space="preserve"> מותרת,</w:t>
      </w:r>
    </w:p>
    <w:p w14:paraId="6B13B028" w14:textId="27CF33C9" w:rsidR="00B433C9" w:rsidRPr="00C35A2C" w:rsidRDefault="0026246A" w:rsidP="007C50EB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אבל</w:t>
      </w:r>
      <w:r w:rsidR="00B433C9" w:rsidRPr="00C35A2C">
        <w:rPr>
          <w:rFonts w:ascii="FontbitDavid" w:hAnsi="FontbitDavid"/>
          <w:sz w:val="32"/>
          <w:rtl/>
        </w:rPr>
        <w:t xml:space="preserve"> אחרת </w:t>
      </w:r>
      <w:r w:rsidR="0073182C">
        <w:rPr>
          <w:rFonts w:ascii="FontbitDavid" w:hAnsi="FontbitDavid"/>
          <w:sz w:val="32"/>
          <w:rtl/>
        </w:rPr>
        <w:t>אף</w:t>
      </w:r>
      <w:r w:rsidR="00B433C9" w:rsidRPr="00C35A2C">
        <w:rPr>
          <w:rFonts w:ascii="FontbitDavid" w:hAnsi="FontbitDavid"/>
          <w:sz w:val="32"/>
          <w:rtl/>
        </w:rPr>
        <w:t xml:space="preserve"> נתפשה אסורה </w:t>
      </w:r>
      <w:r w:rsidR="00B433C9" w:rsidRPr="00C35A2C"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/>
          <w:sz w:val="32"/>
          <w:rtl/>
        </w:rPr>
        <w:t xml:space="preserve"> אשת כהן, </w:t>
      </w:r>
      <w:r w:rsidR="00B433C9" w:rsidRPr="00110B70">
        <w:rPr>
          <w:rStyle w:val="affff8"/>
          <w:rtl/>
        </w:rPr>
        <w:t>ולאו מכלל עשה - עשה!</w:t>
      </w:r>
    </w:p>
    <w:p w14:paraId="6D59D94D" w14:textId="703D72CF" w:rsidR="00B433C9" w:rsidRPr="00C35A2C" w:rsidRDefault="0026246A" w:rsidP="00B55EDF">
      <w:pPr>
        <w:rPr>
          <w:rtl/>
        </w:rPr>
      </w:pPr>
      <w:r w:rsidRPr="00110B70">
        <w:rPr>
          <w:rStyle w:val="affff5"/>
          <w:rFonts w:hint="eastAsia"/>
          <w:rtl/>
        </w:rPr>
        <w:t>ומתרץ</w:t>
      </w:r>
      <w:r w:rsidR="00B433C9" w:rsidRPr="00110B70">
        <w:rPr>
          <w:rStyle w:val="affff5"/>
          <w:rtl/>
        </w:rPr>
        <w:t>:</w:t>
      </w:r>
      <w:r w:rsidR="00B433C9" w:rsidRPr="00C35A2C">
        <w:rPr>
          <w:rtl/>
        </w:rPr>
        <w:t xml:space="preserve"> הכל היו בכלל </w:t>
      </w:r>
      <w:r w:rsidR="00B433C9" w:rsidRPr="00110B70">
        <w:rPr>
          <w:rStyle w:val="affff1"/>
          <w:rtl/>
        </w:rPr>
        <w:t>זונה</w:t>
      </w:r>
      <w:r w:rsidR="00B433C9" w:rsidRPr="00C35A2C">
        <w:rPr>
          <w:rtl/>
        </w:rPr>
        <w:t xml:space="preserve">, </w:t>
      </w:r>
      <w:r>
        <w:rPr>
          <w:rFonts w:hint="cs"/>
          <w:rtl/>
        </w:rPr>
        <w:t>ו</w:t>
      </w:r>
      <w:r w:rsidR="00B433C9" w:rsidRPr="00C35A2C">
        <w:rPr>
          <w:rtl/>
        </w:rPr>
        <w:t xml:space="preserve">פרט לך </w:t>
      </w:r>
      <w:r>
        <w:rPr>
          <w:rFonts w:hint="cs"/>
          <w:rtl/>
        </w:rPr>
        <w:t>ב</w:t>
      </w:r>
      <w:r w:rsidR="00B433C9" w:rsidRPr="00C35A2C">
        <w:rPr>
          <w:rtl/>
        </w:rPr>
        <w:t>אשת ישראל</w:t>
      </w:r>
      <w:r w:rsidR="00B433C9" w:rsidRPr="00BF2C41">
        <w:rPr>
          <w:rStyle w:val="affff1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>והיא לא נתפשה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 xml:space="preserve"> </w:t>
      </w:r>
      <w:r>
        <w:rPr>
          <w:rFonts w:hint="cs"/>
          <w:rtl/>
        </w:rPr>
        <w:t>ד</w:t>
      </w:r>
      <w:r w:rsidR="00B433C9" w:rsidRPr="00C35A2C">
        <w:rPr>
          <w:rtl/>
        </w:rPr>
        <w:t xml:space="preserve">נתפשה מותרת, </w:t>
      </w:r>
      <w:r>
        <w:rPr>
          <w:rFonts w:hint="cs"/>
          <w:rtl/>
        </w:rPr>
        <w:t xml:space="preserve">אבל </w:t>
      </w:r>
      <w:r w:rsidR="00B433C9" w:rsidRPr="00C35A2C">
        <w:rPr>
          <w:rtl/>
        </w:rPr>
        <w:t>אשת כהן כדקיימא קיימא</w:t>
      </w:r>
      <w:r>
        <w:rPr>
          <w:rFonts w:hint="cs"/>
          <w:rtl/>
        </w:rPr>
        <w:t xml:space="preserve"> </w:t>
      </w:r>
      <w:r w:rsidRPr="00110B70">
        <w:rPr>
          <w:rStyle w:val="affff8"/>
          <w:rFonts w:hint="eastAsia"/>
          <w:rtl/>
        </w:rPr>
        <w:t>בלאו</w:t>
      </w:r>
      <w:r w:rsidRPr="00110B70">
        <w:rPr>
          <w:rStyle w:val="affff8"/>
          <w:rtl/>
        </w:rPr>
        <w:t>.</w:t>
      </w:r>
    </w:p>
    <w:p w14:paraId="1E072B31" w14:textId="534F91E3" w:rsidR="002A5C90" w:rsidRDefault="0026246A" w:rsidP="00EE4769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FD2E61">
        <w:rPr>
          <w:rStyle w:val="affff5"/>
          <w:rFonts w:hint="cs"/>
          <w:rtl/>
        </w:rPr>
        <w:t>א</w:t>
      </w:r>
      <w:r w:rsidR="00B433C9" w:rsidRPr="00FD2E61">
        <w:rPr>
          <w:rStyle w:val="affff5"/>
          <w:rtl/>
        </w:rPr>
        <w:t>"</w:t>
      </w:r>
      <w:r w:rsidR="00B433C9" w:rsidRPr="00FD2E61">
        <w:rPr>
          <w:rStyle w:val="affff5"/>
          <w:rFonts w:hint="cs"/>
          <w:rtl/>
        </w:rPr>
        <w:t xml:space="preserve">ד </w:t>
      </w:r>
      <w:r w:rsidR="00B433C9" w:rsidRPr="00FD2E61">
        <w:rPr>
          <w:rStyle w:val="affff5"/>
          <w:rtl/>
        </w:rPr>
        <w:t xml:space="preserve">רבה: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אשת כהן שנאנסה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 xml:space="preserve">בעלה לוקה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רק</w:t>
      </w:r>
      <w:r w:rsidR="00B433C9" w:rsidRPr="00C35A2C">
        <w:rPr>
          <w:rFonts w:ascii="FontbitDavid" w:hAnsi="FontbitDavid"/>
          <w:sz w:val="32"/>
          <w:rtl/>
        </w:rPr>
        <w:t xml:space="preserve"> משום </w:t>
      </w:r>
      <w:r w:rsidR="00B433C9" w:rsidRPr="001966DD">
        <w:rPr>
          <w:rStyle w:val="affff1"/>
          <w:rtl/>
        </w:rPr>
        <w:t>טומאה</w:t>
      </w:r>
      <w:r w:rsidR="001C69D4">
        <w:rPr>
          <w:rFonts w:ascii="FontbitDavid" w:hAnsi="FontbitDavid" w:hint="cs"/>
          <w:sz w:val="32"/>
          <w:rtl/>
        </w:rPr>
        <w:t xml:space="preserve">, </w:t>
      </w:r>
    </w:p>
    <w:p w14:paraId="3440F815" w14:textId="19D3F999" w:rsidR="002A5C90" w:rsidRDefault="002A5C90" w:rsidP="00110B70">
      <w:pPr>
        <w:ind w:left="452" w:firstLine="113"/>
        <w:rPr>
          <w:rtl/>
        </w:rPr>
      </w:pP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 xml:space="preserve">ולא משום </w:t>
      </w:r>
      <w:r w:rsidR="00B433C9" w:rsidRPr="00110B70">
        <w:rPr>
          <w:rStyle w:val="affff1"/>
          <w:rFonts w:hint="eastAsia"/>
          <w:rtl/>
        </w:rPr>
        <w:t>זונה</w:t>
      </w:r>
      <w:r w:rsidR="004A755F">
        <w:rPr>
          <w:rFonts w:ascii="FontbitDavid" w:hAnsi="FontbitDavid" w:hint="cs"/>
          <w:sz w:val="32"/>
          <w:rtl/>
        </w:rPr>
        <w:t>,</w:t>
      </w:r>
      <w:r w:rsidR="001C69D4">
        <w:rPr>
          <w:rFonts w:hint="cs"/>
          <w:rtl/>
        </w:rPr>
        <w:t xml:space="preserve"> ד'ב</w:t>
      </w:r>
      <w:r w:rsidR="00B433C9" w:rsidRPr="00C35A2C">
        <w:rPr>
          <w:rFonts w:hint="cs"/>
          <w:rtl/>
        </w:rPr>
        <w:t>אונס לא קרינ</w:t>
      </w:r>
      <w:r w:rsidR="001C69D4">
        <w:rPr>
          <w:rFonts w:hint="cs"/>
          <w:rtl/>
        </w:rPr>
        <w:t>א</w:t>
      </w:r>
      <w:r w:rsidR="00B433C9" w:rsidRPr="00C35A2C">
        <w:rPr>
          <w:rFonts w:hint="cs"/>
          <w:rtl/>
        </w:rPr>
        <w:t xml:space="preserve"> </w:t>
      </w:r>
      <w:r w:rsidR="00B433C9" w:rsidRPr="00110B70">
        <w:rPr>
          <w:rStyle w:val="affff1"/>
          <w:rFonts w:hint="eastAsia"/>
          <w:rtl/>
        </w:rPr>
        <w:t>זונה</w:t>
      </w:r>
      <w:r w:rsidR="00EE4769" w:rsidRPr="00110B70">
        <w:rPr>
          <w:rtl/>
        </w:rPr>
        <w:t>'</w:t>
      </w:r>
      <w:r w:rsidR="00EE4769">
        <w:rPr>
          <w:rFonts w:hint="cs"/>
          <w:rtl/>
        </w:rPr>
        <w:t>.</w:t>
      </w:r>
    </w:p>
    <w:p w14:paraId="2E4E5DB3" w14:textId="232A67B8" w:rsidR="00B433C9" w:rsidRDefault="002A5C90" w:rsidP="00FA5F70">
      <w:pPr>
        <w:rPr>
          <w:rStyle w:val="affff8"/>
          <w:rtl/>
        </w:rPr>
      </w:pPr>
      <w:r>
        <w:rPr>
          <w:rStyle w:val="affff5"/>
          <w:rFonts w:hint="cs"/>
          <w:rtl/>
        </w:rPr>
        <w:t>ויקשה</w:t>
      </w:r>
      <w:r w:rsidR="00B433C9" w:rsidRPr="00FD2E61">
        <w:rPr>
          <w:rStyle w:val="affff5"/>
          <w:rtl/>
        </w:rPr>
        <w:t>: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110B70">
        <w:rPr>
          <w:rStyle w:val="affff1"/>
          <w:b/>
          <w:bCs/>
          <w:rtl/>
        </w:rPr>
        <w:t>והיא</w:t>
      </w:r>
      <w:r w:rsidR="00B433C9" w:rsidRPr="00AD1A41">
        <w:rPr>
          <w:rStyle w:val="affff1"/>
          <w:rtl/>
        </w:rPr>
        <w:t xml:space="preserve"> לא נתפשה</w:t>
      </w:r>
      <w:r w:rsidR="00B433C9" w:rsidRPr="00AD1A41">
        <w:rPr>
          <w:rStyle w:val="affff1"/>
          <w:rFonts w:hint="cs"/>
          <w:rtl/>
        </w:rPr>
        <w:t>'</w:t>
      </w:r>
      <w:r w:rsidR="00FA5F70">
        <w:rPr>
          <w:rFonts w:hint="cs"/>
          <w:rtl/>
        </w:rPr>
        <w:t>..</w:t>
      </w:r>
      <w:r w:rsidR="00B433C9" w:rsidRPr="00C35A2C">
        <w:rPr>
          <w:rtl/>
        </w:rPr>
        <w:t xml:space="preserve"> </w:t>
      </w:r>
      <w:r w:rsidR="00FA5F70">
        <w:rPr>
          <w:rFonts w:hint="cs"/>
          <w:rtl/>
        </w:rPr>
        <w:t>אבל</w:t>
      </w:r>
      <w:r w:rsidR="00B433C9" w:rsidRPr="00C35A2C">
        <w:rPr>
          <w:rtl/>
        </w:rPr>
        <w:t xml:space="preserve"> אחרת</w:t>
      </w:r>
      <w:r w:rsidR="00FA5F70">
        <w:rPr>
          <w:rFonts w:hint="cs"/>
          <w:rtl/>
        </w:rPr>
        <w:t xml:space="preserve"> אסורה</w:t>
      </w:r>
      <w:r w:rsidR="00B433C9" w:rsidRPr="00C35A2C">
        <w:rPr>
          <w:rtl/>
        </w:rPr>
        <w:t xml:space="preserve"> </w:t>
      </w:r>
      <w:r w:rsidR="00B433C9" w:rsidRPr="00110B70">
        <w:rPr>
          <w:rStyle w:val="affff8"/>
          <w:rtl/>
        </w:rPr>
        <w:t>ולאו מכלל עשה - עשה!</w:t>
      </w:r>
    </w:p>
    <w:p w14:paraId="0F6D750C" w14:textId="6DC8736D" w:rsidR="00B433C9" w:rsidRPr="00C35A2C" w:rsidRDefault="00FA5F70" w:rsidP="00B55EDF">
      <w:pPr>
        <w:rPr>
          <w:rtl/>
        </w:rPr>
      </w:pPr>
      <w:r>
        <w:rPr>
          <w:rStyle w:val="affff5"/>
          <w:rFonts w:hint="cs"/>
          <w:rtl/>
        </w:rPr>
        <w:t>ומתרץ</w:t>
      </w:r>
      <w:r w:rsidR="00B433C9" w:rsidRPr="00FD2E61">
        <w:rPr>
          <w:rStyle w:val="affff5"/>
          <w:rtl/>
        </w:rPr>
        <w:t>:</w:t>
      </w:r>
      <w:r w:rsidR="00B433C9" w:rsidRPr="00C35A2C">
        <w:rPr>
          <w:rtl/>
        </w:rPr>
        <w:t xml:space="preserve"> הכל בכלל</w:t>
      </w:r>
      <w:r w:rsidR="00B433C9" w:rsidRPr="00B71F95">
        <w:rPr>
          <w:rStyle w:val="affff1"/>
          <w:rtl/>
        </w:rPr>
        <w:t xml:space="preserve"> אחרי אשר הוטמאה</w:t>
      </w:r>
      <w:r w:rsidR="00C57B70">
        <w:rPr>
          <w:rStyle w:val="affff1"/>
          <w:rFonts w:hint="cs"/>
          <w:rtl/>
        </w:rPr>
        <w:t>..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ו</w:t>
      </w:r>
      <w:r w:rsidR="00B433C9" w:rsidRPr="00C35A2C">
        <w:rPr>
          <w:rtl/>
        </w:rPr>
        <w:t>פרט לך</w:t>
      </w:r>
      <w:r w:rsidR="00C57B70">
        <w:rPr>
          <w:rFonts w:hint="cs"/>
          <w:rtl/>
        </w:rPr>
        <w:t>.. אבל אשת כהן..</w:t>
      </w:r>
    </w:p>
    <w:p w14:paraId="752FF8BD" w14:textId="559686B2" w:rsidR="00B433C9" w:rsidRPr="00C35A2C" w:rsidRDefault="00B433C9" w:rsidP="00615A60">
      <w:pPr>
        <w:pStyle w:val="aff2"/>
        <w:rPr>
          <w:rtl/>
        </w:rPr>
      </w:pPr>
      <w:r w:rsidRPr="00615A60">
        <w:rPr>
          <w:rFonts w:hint="cs"/>
          <w:rtl/>
        </w:rPr>
        <w:t>׹</w:t>
      </w:r>
    </w:p>
    <w:p w14:paraId="24950EF2" w14:textId="77777777" w:rsidR="00851D9B" w:rsidRDefault="00B433C9" w:rsidP="00AB0056">
      <w:pPr>
        <w:pStyle w:val="affffb"/>
        <w:rPr>
          <w:rtl/>
        </w:rPr>
      </w:pPr>
      <w:ins w:id="9885" w:author="מספור קטעי משנה" w:date="2026-10-06T06:45:58Z">
        <w:r>
          <w:rPr>
            <w:rStyle w:val="MisparKeta"/>
          </w:rPr>
          <w:t xml:space="preserve">ב. </w:t>
        </w:r>
      </w:ins>
      <w:bookmarkStart w:id="639" w:name="_Toc119172888"/>
      <w:bookmarkStart w:id="640" w:name="_Toc119229979"/>
      <w:r w:rsidRPr="0084532D">
        <w:rPr>
          <w:rtl/>
        </w:rPr>
        <w:t>אלמנה לכהן גדול, גרושה וחלוצה לכהן הדיוט,</w:t>
      </w:r>
      <w:bookmarkEnd w:id="639"/>
      <w:bookmarkEnd w:id="640"/>
      <w:r w:rsidRPr="0084532D">
        <w:rPr>
          <w:rtl/>
        </w:rPr>
        <w:t xml:space="preserve"> </w:t>
      </w:r>
    </w:p>
    <w:p>
      <w:pPr>
        <w:pStyle w:val="MishnaBatzad"/>
        <w:rPr>
          <w:ins w:id="20493" w:author="קלוד" w:date="2026-10-06T10:10:48Z"/>
        </w:rPr>
      </w:pPr>
      <w:ins w:id="20492" w:author="קלוד" w:date="2026-10-06T10:10:48Z">
        <w:r>
          <w:t xml:space="preserve">משנה ג</w:t>
        </w:r>
      </w:ins>
    </w:p>
    <w:p w14:paraId="74FA599F" w14:textId="2FC0E3BA" w:rsidR="00B433C9" w:rsidRPr="00C35A2C" w:rsidRDefault="00B433C9" w:rsidP="00851D9B">
      <w:pPr>
        <w:pStyle w:val="affc"/>
        <w:rPr>
          <w:rtl/>
        </w:rPr>
      </w:pPr>
      <w:bookmarkStart w:id="641" w:name="_Toc119172889"/>
      <w:bookmarkStart w:id="642" w:name="_Toc119229980"/>
      <w:r w:rsidRPr="00AB0056">
        <w:rPr>
          <w:rStyle w:val="affffc"/>
          <w:rtl/>
        </w:rPr>
        <w:t>מהאירוסין</w:t>
      </w:r>
      <w:bookmarkEnd w:id="641"/>
      <w:bookmarkEnd w:id="642"/>
      <w:r w:rsidRPr="00AB0056">
        <w:rPr>
          <w:rStyle w:val="affffc"/>
          <w:rtl/>
        </w:rPr>
        <w:t xml:space="preserve"> </w:t>
      </w:r>
      <w:r w:rsidR="00851D9B">
        <w:rPr>
          <w:rFonts w:hint="cs"/>
          <w:rtl/>
        </w:rPr>
        <w:t xml:space="preserve">- </w:t>
      </w:r>
      <w:r w:rsidRPr="0084532D">
        <w:rPr>
          <w:rtl/>
        </w:rPr>
        <w:t>לא יאכלו בתרומה,</w:t>
      </w:r>
      <w:r w:rsidR="00851D9B">
        <w:rPr>
          <w:rStyle w:val="affffa"/>
          <w:rFonts w:hint="cs"/>
          <w:rtl/>
        </w:rPr>
        <w:t xml:space="preserve"> </w:t>
      </w:r>
      <w:r w:rsidRPr="004A755F">
        <w:rPr>
          <w:rStyle w:val="affffa"/>
          <w:rtl/>
        </w:rPr>
        <w:t>ר</w:t>
      </w:r>
      <w:r w:rsidR="00851D9B">
        <w:rPr>
          <w:rStyle w:val="affffa"/>
          <w:rFonts w:hint="cs"/>
          <w:rtl/>
        </w:rPr>
        <w:t>"</w:t>
      </w:r>
      <w:r w:rsidRPr="004A755F">
        <w:rPr>
          <w:rStyle w:val="affffa"/>
          <w:rtl/>
        </w:rPr>
        <w:t>א ור</w:t>
      </w:r>
      <w:r w:rsidR="00851D9B">
        <w:rPr>
          <w:rStyle w:val="affffa"/>
          <w:rFonts w:hint="cs"/>
          <w:rtl/>
        </w:rPr>
        <w:t>"</w:t>
      </w:r>
      <w:r w:rsidRPr="004A755F">
        <w:rPr>
          <w:rStyle w:val="affffa"/>
          <w:rtl/>
        </w:rPr>
        <w:t>ש</w:t>
      </w:r>
      <w:r w:rsidR="004A755F">
        <w:rPr>
          <w:rStyle w:val="affffa"/>
          <w:rFonts w:hint="cs"/>
          <w:rtl/>
        </w:rPr>
        <w:t>:</w:t>
      </w:r>
      <w:r w:rsidRPr="00C35A2C">
        <w:rPr>
          <w:rtl/>
        </w:rPr>
        <w:t xml:space="preserve"> מכשירין.</w:t>
      </w:r>
    </w:p>
    <w:p w14:paraId="434D0F57" w14:textId="1504B0CA" w:rsidR="00B433C9" w:rsidRPr="00C35A2C" w:rsidRDefault="00B433C9" w:rsidP="007C50EB">
      <w:pPr>
        <w:pStyle w:val="affc"/>
        <w:rPr>
          <w:rtl/>
        </w:rPr>
      </w:pPr>
      <w:bookmarkStart w:id="643" w:name="_Toc119172890"/>
      <w:bookmarkStart w:id="644" w:name="_Toc119229981"/>
      <w:r w:rsidRPr="00AB0056">
        <w:rPr>
          <w:rStyle w:val="affffc"/>
          <w:rtl/>
        </w:rPr>
        <w:t>נתארמלו או נתגרשו,</w:t>
      </w:r>
      <w:bookmarkEnd w:id="643"/>
      <w:bookmarkEnd w:id="644"/>
      <w:r w:rsidRPr="00C35A2C">
        <w:rPr>
          <w:rtl/>
        </w:rPr>
        <w:t xml:space="preserve"> מהנשואין פסולות, מהאירוסין כשרות.</w:t>
      </w:r>
    </w:p>
    <w:p w14:paraId="35E27B12" w14:textId="25EDC4F1" w:rsidR="00B433C9" w:rsidRPr="00C35A2C" w:rsidRDefault="00851D9B" w:rsidP="00B55EDF">
      <w:pPr>
        <w:rPr>
          <w:rtl/>
        </w:rPr>
      </w:pPr>
      <w:r>
        <w:rPr>
          <w:rStyle w:val="affff5"/>
          <w:rFonts w:hint="cs"/>
          <w:rtl/>
        </w:rPr>
        <w:t xml:space="preserve">טעם </w:t>
      </w:r>
      <w:r w:rsidR="00B433C9" w:rsidRPr="00FD2E61">
        <w:rPr>
          <w:rStyle w:val="affff5"/>
          <w:rtl/>
        </w:rPr>
        <w:t>ר"מ: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אם</w:t>
      </w:r>
      <w:r w:rsidR="00B433C9" w:rsidRPr="00C35A2C">
        <w:rPr>
          <w:rFonts w:ascii="FontbitDavid" w:hAnsi="FontbitDavid"/>
          <w:sz w:val="32"/>
          <w:rtl/>
        </w:rPr>
        <w:t xml:space="preserve"> קדושי רשות </w:t>
      </w:r>
      <w:r>
        <w:rPr>
          <w:rFonts w:ascii="FontbitDavid" w:hAnsi="FontbitDavid" w:hint="cs"/>
          <w:sz w:val="32"/>
          <w:rtl/>
        </w:rPr>
        <w:t>ל</w:t>
      </w:r>
      <w:r w:rsidR="00B433C9" w:rsidRPr="00C35A2C">
        <w:rPr>
          <w:rFonts w:ascii="FontbitDavid" w:hAnsi="FontbitDavid"/>
          <w:sz w:val="32"/>
          <w:rtl/>
        </w:rPr>
        <w:t xml:space="preserve">א מאכילין,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קדושי עבירה</w:t>
      </w:r>
      <w:r>
        <w:rPr>
          <w:rFonts w:ascii="FontbitDavid" w:hAnsi="FontbitDavid" w:hint="cs"/>
          <w:sz w:val="32"/>
          <w:rtl/>
        </w:rPr>
        <w:t>,</w:t>
      </w:r>
    </w:p>
    <w:p w14:paraId="50D3F49C" w14:textId="7937138A" w:rsidR="007A42E1" w:rsidRDefault="00B433C9" w:rsidP="006B1422">
      <w:pPr>
        <w:rPr>
          <w:rFonts w:ascii="FontbitDavid" w:hAnsi="FontbitDavid"/>
          <w:sz w:val="32"/>
          <w:rtl/>
        </w:rPr>
      </w:pPr>
      <w:r w:rsidRPr="001E1EF6">
        <w:rPr>
          <w:rStyle w:val="affff5"/>
          <w:rFonts w:hint="cs"/>
          <w:rtl/>
        </w:rPr>
        <w:t>ו</w:t>
      </w:r>
      <w:r w:rsidR="00851D9B" w:rsidRPr="00110B70">
        <w:rPr>
          <w:rStyle w:val="affff5"/>
          <w:rFonts w:hint="eastAsia"/>
          <w:rtl/>
        </w:rPr>
        <w:t>החולקים</w:t>
      </w:r>
      <w:r w:rsidR="00851D9B" w:rsidRPr="00110B70">
        <w:rPr>
          <w:rStyle w:val="affff5"/>
          <w:rtl/>
        </w:rPr>
        <w:t>:</w:t>
      </w:r>
      <w:r w:rsidRPr="00C35A2C">
        <w:rPr>
          <w:rFonts w:hint="cs"/>
          <w:rtl/>
        </w:rPr>
        <w:t xml:space="preserve"> </w:t>
      </w:r>
      <w:r w:rsidR="00851D9B">
        <w:rPr>
          <w:rFonts w:hint="cs"/>
          <w:rtl/>
        </w:rPr>
        <w:t>'</w:t>
      </w:r>
      <w:r w:rsidRPr="00C35A2C">
        <w:rPr>
          <w:rFonts w:hint="cs"/>
          <w:rtl/>
        </w:rPr>
        <w:t>רשות</w:t>
      </w:r>
      <w:r w:rsidR="00851D9B">
        <w:rPr>
          <w:rFonts w:hint="cs"/>
          <w:rtl/>
        </w:rPr>
        <w:t>'</w:t>
      </w:r>
      <w:r w:rsidRPr="00C35A2C">
        <w:rPr>
          <w:rFonts w:hint="cs"/>
          <w:rtl/>
        </w:rPr>
        <w:t xml:space="preserve"> </w:t>
      </w:r>
      <w:r w:rsidR="00851D9B">
        <w:rPr>
          <w:rFonts w:hint="cs"/>
          <w:rtl/>
        </w:rPr>
        <w:t>ל</w:t>
      </w:r>
      <w:r w:rsidRPr="00C35A2C">
        <w:rPr>
          <w:rFonts w:hint="cs"/>
          <w:rtl/>
        </w:rPr>
        <w:t xml:space="preserve">א </w:t>
      </w:r>
      <w:r w:rsidR="00851D9B">
        <w:rPr>
          <w:rFonts w:hint="cs"/>
          <w:rtl/>
        </w:rPr>
        <w:t>מ</w:t>
      </w:r>
      <w:r w:rsidRPr="00C35A2C">
        <w:rPr>
          <w:rFonts w:hint="cs"/>
          <w:rtl/>
        </w:rPr>
        <w:t>אכיל במקום אחר</w:t>
      </w:r>
      <w:r w:rsidR="004A755F">
        <w:rPr>
          <w:rFonts w:hint="cs"/>
          <w:rtl/>
        </w:rPr>
        <w:t>,</w:t>
      </w:r>
      <w:r w:rsidRPr="00C35A2C">
        <w:rPr>
          <w:rFonts w:hint="cs"/>
          <w:rtl/>
        </w:rPr>
        <w:t xml:space="preserve"> </w:t>
      </w:r>
      <w:r w:rsidR="00851D9B">
        <w:rPr>
          <w:rFonts w:hint="cs"/>
          <w:rtl/>
        </w:rPr>
        <w:t>'</w:t>
      </w:r>
      <w:r w:rsidRPr="00C35A2C">
        <w:rPr>
          <w:rFonts w:hint="cs"/>
          <w:rtl/>
        </w:rPr>
        <w:t>עבירה</w:t>
      </w:r>
      <w:r w:rsidR="00851D9B">
        <w:rPr>
          <w:rFonts w:hint="cs"/>
          <w:rtl/>
        </w:rPr>
        <w:t>'</w:t>
      </w:r>
      <w:r w:rsidRPr="00C35A2C">
        <w:rPr>
          <w:rFonts w:hint="cs"/>
          <w:rtl/>
        </w:rPr>
        <w:t xml:space="preserve"> </w:t>
      </w:r>
      <w:r w:rsidR="00851D9B">
        <w:rPr>
          <w:rFonts w:hint="cs"/>
          <w:rtl/>
        </w:rPr>
        <w:t>כן</w:t>
      </w:r>
      <w:r w:rsidR="009A663C">
        <w:rPr>
          <w:rFonts w:ascii="FontbitDavid" w:hAnsi="FontbitDavid" w:hint="cs"/>
          <w:sz w:val="32"/>
          <w:rtl/>
        </w:rPr>
        <w:t xml:space="preserve"> מאכיל.</w:t>
      </w:r>
    </w:p>
    <w:p w14:paraId="089AB95C" w14:textId="64187FB2" w:rsidR="00B433C9" w:rsidRDefault="007A42E1" w:rsidP="00D779D6">
      <w:pPr>
        <w:rPr>
          <w:rtl/>
        </w:rPr>
      </w:pPr>
      <w:r w:rsidRPr="00110B70">
        <w:rPr>
          <w:rStyle w:val="affff5"/>
          <w:rFonts w:hint="eastAsia"/>
          <w:rtl/>
        </w:rPr>
        <w:t>מ</w:t>
      </w:r>
      <w:r w:rsidR="00B433C9" w:rsidRPr="00D779D6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>' אושעיא</w:t>
      </w:r>
      <w:r w:rsidR="00B433C9" w:rsidRPr="00FD2E61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פצוע דכא כהן </w:t>
      </w:r>
      <w:r w:rsidR="00B433C9" w:rsidRPr="00C35A2C">
        <w:rPr>
          <w:rFonts w:ascii="FontbitDavid" w:hAnsi="FontbitDavid"/>
          <w:sz w:val="32"/>
          <w:rtl/>
        </w:rPr>
        <w:t xml:space="preserve">שקדש בת ישראל </w:t>
      </w:r>
      <w:r w:rsidRPr="00110B70">
        <w:rPr>
          <w:rStyle w:val="affff5"/>
          <w:rFonts w:hint="eastAsia"/>
          <w:rtl/>
        </w:rPr>
        <w:t>תלוי</w:t>
      </w:r>
      <w:r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ב</w:t>
      </w:r>
      <w:r w:rsidR="00B433C9" w:rsidRPr="00110B70">
        <w:rPr>
          <w:rStyle w:val="affff5"/>
          <w:rtl/>
        </w:rPr>
        <w:t>מחלוקת</w:t>
      </w:r>
      <w:r w:rsidR="00B433C9" w:rsidRPr="00D779D6">
        <w:rPr>
          <w:rStyle w:val="affff5"/>
          <w:rtl/>
        </w:rPr>
        <w:t xml:space="preserve"> </w:t>
      </w:r>
      <w:r w:rsidRPr="00D779D6">
        <w:rPr>
          <w:rStyle w:val="affff5"/>
          <w:rFonts w:hint="cs"/>
          <w:rtl/>
        </w:rPr>
        <w:t>זו</w:t>
      </w:r>
      <w:r>
        <w:rPr>
          <w:rStyle w:val="affff5"/>
          <w:rFonts w:hint="cs"/>
          <w:rtl/>
        </w:rPr>
        <w:t>:</w:t>
      </w:r>
    </w:p>
    <w:p w14:paraId="66A54672" w14:textId="5C751CDB" w:rsidR="00B433C9" w:rsidRPr="00C35A2C" w:rsidRDefault="00B433C9" w:rsidP="00D779D6">
      <w:pPr>
        <w:rPr>
          <w:rFonts w:ascii="FontbitDavid" w:hAnsi="FontbitDavid"/>
          <w:sz w:val="32"/>
          <w:rtl/>
        </w:rPr>
      </w:pPr>
      <w:r w:rsidRPr="00FD2E61">
        <w:rPr>
          <w:rStyle w:val="affff5"/>
          <w:rtl/>
        </w:rPr>
        <w:t>לר"מ</w:t>
      </w:r>
      <w:r w:rsidRPr="00C35A2C">
        <w:rPr>
          <w:rFonts w:ascii="FontbitDavid" w:hAnsi="FontbitDavid"/>
          <w:sz w:val="32"/>
          <w:rtl/>
        </w:rPr>
        <w:t xml:space="preserve"> משתמרת לביאה פסולה </w:t>
      </w:r>
      <w:r w:rsidR="007A42E1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 xml:space="preserve">לא אכלה, </w:t>
      </w:r>
      <w:r w:rsidR="007A42E1">
        <w:rPr>
          <w:rStyle w:val="affff5"/>
          <w:rFonts w:hint="cs"/>
          <w:rtl/>
        </w:rPr>
        <w:t>לחולקים</w:t>
      </w:r>
      <w:r w:rsidRPr="00C35A2C">
        <w:rPr>
          <w:rFonts w:ascii="FontbitDavid" w:hAnsi="FontbitDavid"/>
          <w:sz w:val="32"/>
          <w:rtl/>
        </w:rPr>
        <w:t xml:space="preserve"> אכלה.</w:t>
      </w:r>
    </w:p>
    <w:p w14:paraId="6D8C7F1E" w14:textId="13E0E530" w:rsidR="00B433C9" w:rsidRPr="00C35A2C" w:rsidRDefault="00B433C9" w:rsidP="008E65FC">
      <w:pPr>
        <w:pStyle w:val="aff7"/>
        <w:framePr w:wrap="around"/>
        <w:rPr>
          <w:rtl/>
        </w:rPr>
      </w:pPr>
    </w:p>
    <w:p w14:paraId="41F59DD4" w14:textId="5D88791E" w:rsidR="00B433C9" w:rsidRPr="004A755F" w:rsidRDefault="00B433C9" w:rsidP="00B55EDF">
      <w:pPr>
        <w:rPr>
          <w:rFonts w:ascii="FontbitDavid" w:hAnsi="FontbitDavid"/>
          <w:spacing w:val="-6"/>
          <w:sz w:val="32"/>
          <w:rtl/>
        </w:rPr>
      </w:pPr>
      <w:r w:rsidRPr="004A755F">
        <w:rPr>
          <w:rStyle w:val="affff5"/>
          <w:rFonts w:hint="cs"/>
          <w:spacing w:val="-6"/>
          <w:rtl/>
        </w:rPr>
        <w:t>ו</w:t>
      </w:r>
      <w:r w:rsidR="00D779D6">
        <w:rPr>
          <w:rStyle w:val="affff5"/>
          <w:rFonts w:hint="cs"/>
          <w:spacing w:val="-6"/>
          <w:rtl/>
        </w:rPr>
        <w:t>יקשה</w:t>
      </w:r>
      <w:r w:rsidR="007A42E1">
        <w:rPr>
          <w:rStyle w:val="affff5"/>
          <w:rFonts w:hint="cs"/>
          <w:spacing w:val="-6"/>
          <w:rtl/>
        </w:rPr>
        <w:t>:</w:t>
      </w:r>
      <w:r w:rsidRPr="004A755F">
        <w:rPr>
          <w:rStyle w:val="affff5"/>
          <w:rFonts w:hint="cs"/>
          <w:spacing w:val="-6"/>
          <w:rtl/>
        </w:rPr>
        <w:t xml:space="preserve"> ר</w:t>
      </w:r>
      <w:r w:rsidRPr="004A755F">
        <w:rPr>
          <w:rStyle w:val="affff5"/>
          <w:spacing w:val="-6"/>
          <w:rtl/>
        </w:rPr>
        <w:t>"</w:t>
      </w:r>
      <w:r w:rsidRPr="004A755F">
        <w:rPr>
          <w:rStyle w:val="affff5"/>
          <w:rFonts w:hint="cs"/>
          <w:spacing w:val="-6"/>
          <w:rtl/>
        </w:rPr>
        <w:t>א ור</w:t>
      </w:r>
      <w:r w:rsidRPr="004A755F">
        <w:rPr>
          <w:rStyle w:val="affff5"/>
          <w:spacing w:val="-6"/>
          <w:rtl/>
        </w:rPr>
        <w:t>"</w:t>
      </w:r>
      <w:r w:rsidRPr="004A755F">
        <w:rPr>
          <w:rStyle w:val="affff5"/>
          <w:rFonts w:hint="cs"/>
          <w:spacing w:val="-6"/>
          <w:rtl/>
        </w:rPr>
        <w:t>ש</w:t>
      </w:r>
      <w:r w:rsidRPr="004A755F">
        <w:rPr>
          <w:rFonts w:ascii="FontbitDavid" w:hAnsi="FontbitDavid" w:hint="cs"/>
          <w:spacing w:val="-6"/>
          <w:sz w:val="32"/>
          <w:rtl/>
        </w:rPr>
        <w:t xml:space="preserve"> </w:t>
      </w:r>
      <w:r w:rsidR="007A42E1">
        <w:rPr>
          <w:rFonts w:ascii="FontbitDavid" w:hAnsi="FontbitDavid" w:hint="cs"/>
          <w:spacing w:val="-6"/>
          <w:sz w:val="32"/>
          <w:rtl/>
        </w:rPr>
        <w:t>מודים כאן שלא,</w:t>
      </w:r>
      <w:r w:rsidRPr="004A755F">
        <w:rPr>
          <w:rFonts w:ascii="FontbitDavid" w:hAnsi="FontbitDavid" w:hint="cs"/>
          <w:spacing w:val="-6"/>
          <w:sz w:val="32"/>
          <w:rtl/>
        </w:rPr>
        <w:t xml:space="preserve"> </w:t>
      </w:r>
      <w:r w:rsidR="00D779D6">
        <w:rPr>
          <w:rFonts w:ascii="FontbitDavid" w:hAnsi="FontbitDavid" w:hint="cs"/>
          <w:spacing w:val="-6"/>
          <w:sz w:val="32"/>
          <w:rtl/>
        </w:rPr>
        <w:t xml:space="preserve">כיון </w:t>
      </w:r>
      <w:r w:rsidR="007A42E1">
        <w:rPr>
          <w:rFonts w:ascii="FontbitDavid" w:hAnsi="FontbitDavid" w:hint="cs"/>
          <w:spacing w:val="-6"/>
          <w:sz w:val="32"/>
          <w:rtl/>
        </w:rPr>
        <w:t>ש</w:t>
      </w:r>
      <w:r w:rsidRPr="004A755F">
        <w:rPr>
          <w:rFonts w:ascii="FontbitDavid" w:hAnsi="FontbitDavid" w:hint="cs"/>
          <w:spacing w:val="-6"/>
          <w:sz w:val="32"/>
          <w:rtl/>
        </w:rPr>
        <w:t>אי</w:t>
      </w:r>
      <w:r w:rsidR="007A42E1">
        <w:rPr>
          <w:rFonts w:ascii="FontbitDavid" w:hAnsi="FontbitDavid" w:hint="cs"/>
          <w:spacing w:val="-6"/>
          <w:sz w:val="32"/>
          <w:rtl/>
        </w:rPr>
        <w:t>נו</w:t>
      </w:r>
      <w:r w:rsidRPr="004A755F">
        <w:rPr>
          <w:rFonts w:ascii="FontbitDavid" w:hAnsi="FontbitDavid" w:hint="cs"/>
          <w:spacing w:val="-6"/>
          <w:sz w:val="32"/>
          <w:rtl/>
        </w:rPr>
        <w:t xml:space="preserve"> </w:t>
      </w:r>
      <w:r w:rsidR="007A42E1">
        <w:rPr>
          <w:rFonts w:ascii="FontbitDavid" w:hAnsi="FontbitDavid" w:hint="cs"/>
          <w:spacing w:val="-6"/>
          <w:sz w:val="32"/>
          <w:rtl/>
        </w:rPr>
        <w:t>מ</w:t>
      </w:r>
      <w:r w:rsidRPr="004A755F">
        <w:rPr>
          <w:rFonts w:ascii="FontbitDavid" w:hAnsi="FontbitDavid" w:hint="cs"/>
          <w:spacing w:val="-6"/>
          <w:sz w:val="32"/>
          <w:rtl/>
        </w:rPr>
        <w:t>אכיל במקום אחר</w:t>
      </w:r>
      <w:r w:rsidR="00F50701">
        <w:rPr>
          <w:rFonts w:ascii="FontbitDavid" w:hAnsi="FontbitDavid" w:hint="cs"/>
          <w:spacing w:val="-6"/>
          <w:sz w:val="32"/>
          <w:rtl/>
        </w:rPr>
        <w:t>!</w:t>
      </w:r>
    </w:p>
    <w:p w14:paraId="2F79A971" w14:textId="44D674B8" w:rsidR="007A42E1" w:rsidRDefault="004A755F" w:rsidP="00B55EDF">
      <w:pPr>
        <w:rPr>
          <w:rStyle w:val="affff5"/>
          <w:spacing w:val="-4"/>
          <w:rtl/>
        </w:rPr>
      </w:pPr>
      <w:r w:rsidRPr="00262A77">
        <w:rPr>
          <w:rStyle w:val="affff5"/>
          <w:rFonts w:hint="cs"/>
          <w:spacing w:val="-4"/>
          <w:rtl/>
        </w:rPr>
        <w:t>ואין</w:t>
      </w:r>
      <w:r w:rsidR="00B433C9" w:rsidRPr="00262A77">
        <w:rPr>
          <w:rStyle w:val="affff5"/>
          <w:rFonts w:hint="cs"/>
          <w:spacing w:val="-4"/>
          <w:rtl/>
        </w:rPr>
        <w:t xml:space="preserve"> </w:t>
      </w:r>
      <w:r w:rsidR="00D779D6">
        <w:rPr>
          <w:rStyle w:val="affff5"/>
          <w:rFonts w:hint="cs"/>
          <w:spacing w:val="-4"/>
          <w:rtl/>
        </w:rPr>
        <w:t>לתרץ:</w:t>
      </w:r>
      <w:r w:rsidRPr="00262A77">
        <w:rPr>
          <w:rFonts w:ascii="FontbitDavid" w:hAnsi="FontbitDavid" w:hint="cs"/>
          <w:spacing w:val="-4"/>
          <w:sz w:val="32"/>
          <w:rtl/>
        </w:rPr>
        <w:t xml:space="preserve"> </w:t>
      </w:r>
      <w:r w:rsidR="007A42E1">
        <w:rPr>
          <w:rFonts w:ascii="FontbitDavid" w:hAnsi="FontbitDavid" w:hint="cs"/>
          <w:spacing w:val="-4"/>
          <w:sz w:val="32"/>
          <w:rtl/>
        </w:rPr>
        <w:t>ש</w:t>
      </w:r>
      <w:r w:rsidR="00B433C9" w:rsidRPr="00262A77">
        <w:rPr>
          <w:rFonts w:ascii="FontbitDavid" w:hAnsi="FontbitDavid" w:hint="cs"/>
          <w:spacing w:val="-4"/>
          <w:sz w:val="32"/>
          <w:rtl/>
        </w:rPr>
        <w:t xml:space="preserve">פצוע דכא </w:t>
      </w:r>
      <w:r w:rsidR="007A42E1">
        <w:rPr>
          <w:rFonts w:ascii="FontbitDavid" w:hAnsi="FontbitDavid" w:hint="cs"/>
          <w:spacing w:val="-4"/>
          <w:sz w:val="32"/>
          <w:rtl/>
        </w:rPr>
        <w:t>מ</w:t>
      </w:r>
      <w:r w:rsidR="00B433C9" w:rsidRPr="00262A77">
        <w:rPr>
          <w:rFonts w:ascii="FontbitDavid" w:hAnsi="FontbitDavid" w:hint="cs"/>
          <w:spacing w:val="-4"/>
          <w:sz w:val="32"/>
          <w:rtl/>
        </w:rPr>
        <w:t xml:space="preserve">אכיל </w:t>
      </w:r>
      <w:r w:rsidR="00B433C9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בבת</w:t>
      </w:r>
      <w:r w:rsidR="00B433C9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גרים</w:t>
      </w:r>
      <w:r w:rsidR="007A42E1">
        <w:rPr>
          <w:rFonts w:ascii="FontbitDavid" w:hAnsi="FontbitDavid" w:hint="cs"/>
          <w:spacing w:val="-4"/>
          <w:sz w:val="32"/>
          <w:rtl/>
        </w:rPr>
        <w:t xml:space="preserve"> </w:t>
      </w:r>
      <w:r w:rsidR="007A42E1" w:rsidRPr="00110B70">
        <w:rPr>
          <w:rStyle w:val="affff5"/>
          <w:rFonts w:hint="eastAsia"/>
          <w:rtl/>
        </w:rPr>
        <w:t>לר</w:t>
      </w:r>
      <w:r w:rsidR="007A42E1" w:rsidRPr="00110B70">
        <w:rPr>
          <w:rStyle w:val="affff5"/>
          <w:rtl/>
        </w:rPr>
        <w:t xml:space="preserve">' </w:t>
      </w:r>
      <w:r w:rsidR="007A42E1" w:rsidRPr="00110B70">
        <w:rPr>
          <w:rStyle w:val="affff5"/>
          <w:rFonts w:hint="eastAsia"/>
          <w:rtl/>
        </w:rPr>
        <w:t>אושעיא</w:t>
      </w:r>
      <w:r w:rsidR="007A42E1">
        <w:rPr>
          <w:rFonts w:ascii="FontbitDavid" w:hAnsi="FontbitDavid" w:hint="cs"/>
          <w:spacing w:val="-4"/>
          <w:sz w:val="32"/>
          <w:rtl/>
        </w:rPr>
        <w:t>,</w:t>
      </w:r>
      <w:r w:rsidR="00B433C9" w:rsidRPr="00262A77">
        <w:rPr>
          <w:rFonts w:ascii="FontbitDavid" w:hAnsi="FontbitDavid" w:hint="cs"/>
          <w:spacing w:val="-4"/>
          <w:sz w:val="32"/>
          <w:rtl/>
        </w:rPr>
        <w:t xml:space="preserve"> </w:t>
      </w:r>
      <w:r w:rsidR="007A42E1">
        <w:rPr>
          <w:rStyle w:val="affff5"/>
          <w:rFonts w:hint="cs"/>
          <w:spacing w:val="-4"/>
          <w:rtl/>
        </w:rPr>
        <w:t>שהרי</w:t>
      </w:r>
      <w:r w:rsidR="00B433C9" w:rsidRPr="00262A77">
        <w:rPr>
          <w:rStyle w:val="affff5"/>
          <w:rFonts w:hint="cs"/>
          <w:spacing w:val="-4"/>
          <w:rtl/>
        </w:rPr>
        <w:t xml:space="preserve">  </w:t>
      </w:r>
      <w:r w:rsidR="007A42E1">
        <w:rPr>
          <w:rStyle w:val="affff5"/>
          <w:rFonts w:hint="cs"/>
          <w:spacing w:val="-4"/>
          <w:rtl/>
        </w:rPr>
        <w:t>הסתפק.</w:t>
      </w:r>
    </w:p>
    <w:p w14:paraId="1B1EC84D" w14:textId="61B97C26" w:rsidR="00B433C9" w:rsidRPr="00C35A2C" w:rsidRDefault="00D779D6" w:rsidP="00D779D6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ותירץ </w:t>
      </w:r>
      <w:r w:rsidR="00B433C9" w:rsidRPr="00FD2E61">
        <w:rPr>
          <w:rStyle w:val="affff5"/>
          <w:rFonts w:hint="cs"/>
          <w:rtl/>
        </w:rPr>
        <w:t>אביי</w:t>
      </w:r>
      <w:r w:rsidR="00B433C9" w:rsidRPr="00C35A2C">
        <w:rPr>
          <w:rFonts w:ascii="FontbitDavid" w:hAnsi="FontbitDavid"/>
          <w:sz w:val="32"/>
          <w:rtl/>
        </w:rPr>
        <w:t>: מאכילה בלא ידעה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0D2E5F">
        <w:rPr>
          <w:rFonts w:ascii="FontbitDavid" w:hAnsi="FontbitDavid"/>
          <w:sz w:val="32"/>
          <w:rtl/>
        </w:rPr>
        <w:tab/>
      </w:r>
      <w:r w:rsidR="00B433C9" w:rsidRPr="00FD2E61">
        <w:rPr>
          <w:rStyle w:val="affff5"/>
          <w:rtl/>
        </w:rPr>
        <w:t>רבא</w:t>
      </w:r>
      <w:r w:rsidR="00B433C9" w:rsidRPr="00C35A2C">
        <w:rPr>
          <w:rFonts w:ascii="FontbitDavid" w:hAnsi="FontbitDavid"/>
          <w:sz w:val="32"/>
          <w:rtl/>
        </w:rPr>
        <w:t>: מאכיל עבדיו</w:t>
      </w:r>
      <w:r>
        <w:rPr>
          <w:rFonts w:ascii="FontbitDavid" w:hAnsi="FontbitDavid" w:hint="cs"/>
          <w:sz w:val="32"/>
          <w:rtl/>
        </w:rPr>
        <w:t xml:space="preserve"> ה</w:t>
      </w:r>
      <w:r w:rsidR="00B433C9" w:rsidRPr="00C35A2C">
        <w:rPr>
          <w:rFonts w:ascii="FontbitDavid" w:hAnsi="FontbitDavid"/>
          <w:sz w:val="32"/>
          <w:rtl/>
        </w:rPr>
        <w:t>כנענים.</w:t>
      </w:r>
    </w:p>
    <w:p w14:paraId="4934B9CB" w14:textId="484B6787" w:rsidR="00B433C9" w:rsidRPr="00C35A2C" w:rsidRDefault="00D779D6" w:rsidP="00DE27DE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ל</w:t>
      </w:r>
      <w:r w:rsidR="00B433C9" w:rsidRPr="00EE6530">
        <w:rPr>
          <w:rStyle w:val="affff5"/>
          <w:rtl/>
        </w:rPr>
        <w:t xml:space="preserve">אביי </w:t>
      </w:r>
      <w:r w:rsidR="00B433C9" w:rsidRPr="00C35A2C">
        <w:rPr>
          <w:rFonts w:ascii="FontbitDavid" w:hAnsi="FontbitDavid"/>
          <w:sz w:val="32"/>
          <w:rtl/>
        </w:rPr>
        <w:t xml:space="preserve">קנין אישות מקנין אישות, </w:t>
      </w:r>
      <w:r>
        <w:rPr>
          <w:rStyle w:val="affff5"/>
          <w:rFonts w:hint="cs"/>
          <w:rtl/>
        </w:rPr>
        <w:t>ל</w:t>
      </w:r>
      <w:r w:rsidR="00B433C9" w:rsidRPr="00EE6530">
        <w:rPr>
          <w:rStyle w:val="affff5"/>
          <w:rtl/>
        </w:rPr>
        <w:t xml:space="preserve">רבא </w:t>
      </w:r>
      <w:r>
        <w:rPr>
          <w:rFonts w:ascii="FontbitDavid" w:hAnsi="FontbitDavid" w:hint="cs"/>
          <w:sz w:val="32"/>
          <w:rtl/>
        </w:rPr>
        <w:t>בלא ידעה</w:t>
      </w:r>
      <w:r w:rsidR="00B433C9" w:rsidRPr="00C35A2C">
        <w:rPr>
          <w:rFonts w:ascii="FontbitDavid" w:hAnsi="FontbitDavid"/>
          <w:sz w:val="32"/>
          <w:rtl/>
        </w:rPr>
        <w:t xml:space="preserve"> כבר אכלה</w:t>
      </w:r>
      <w:r w:rsidRPr="00110B70">
        <w:rPr>
          <w:rStyle w:val="affff8"/>
          <w:rtl/>
        </w:rPr>
        <w:t xml:space="preserve"> קודם</w:t>
      </w:r>
    </w:p>
    <w:p w14:paraId="44B52FDE" w14:textId="7E675AFF" w:rsidR="00B433C9" w:rsidRPr="00C35A2C" w:rsidRDefault="00DE27DE" w:rsidP="00736C06">
      <w:pPr>
        <w:pStyle w:val="affff2"/>
        <w:rPr>
          <w:rtl/>
        </w:rPr>
      </w:pPr>
      <w:bookmarkStart w:id="645" w:name="_Toc119172891"/>
      <w:bookmarkStart w:id="646" w:name="_Toc119229982"/>
      <w:r>
        <w:rPr>
          <w:rFonts w:hint="cs"/>
          <w:rtl/>
        </w:rPr>
        <w:lastRenderedPageBreak/>
        <w:t>פצוע דכא כהן</w:t>
      </w:r>
      <w:r w:rsidR="00F50701">
        <w:rPr>
          <w:rFonts w:hint="cs"/>
          <w:rtl/>
        </w:rPr>
        <w:t>,</w:t>
      </w:r>
      <w:r>
        <w:rPr>
          <w:rFonts w:hint="cs"/>
          <w:rtl/>
        </w:rPr>
        <w:t xml:space="preserve"> אם </w:t>
      </w:r>
      <w:r w:rsidRPr="00A07384">
        <w:rPr>
          <w:rStyle w:val="affff8"/>
          <w:rFonts w:cs="PFT_Frank" w:hint="eastAsia"/>
          <w:szCs w:val="10"/>
          <w:rtl/>
        </w:rPr>
        <w:t>מותר</w:t>
      </w:r>
      <w:r w:rsidRPr="00A07384">
        <w:rPr>
          <w:rStyle w:val="affff8"/>
          <w:rFonts w:cs="PFT_Frank"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szCs w:val="10"/>
          <w:rtl/>
        </w:rPr>
        <w:t>בבת</w:t>
      </w:r>
      <w:r w:rsidRPr="00A07384">
        <w:rPr>
          <w:rStyle w:val="affff8"/>
          <w:rFonts w:cs="PFT_Frank"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szCs w:val="10"/>
          <w:rtl/>
        </w:rPr>
        <w:t>גרים</w:t>
      </w:r>
      <w:r>
        <w:rPr>
          <w:rFonts w:hint="cs"/>
          <w:rtl/>
        </w:rPr>
        <w:t xml:space="preserve"> ומאכילה בתרומה</w:t>
      </w:r>
      <w:bookmarkEnd w:id="645"/>
      <w:bookmarkEnd w:id="646"/>
    </w:p>
    <w:p w14:paraId="4F1AA293" w14:textId="362584B3" w:rsidR="00DE27DE" w:rsidRDefault="00B433C9" w:rsidP="00DE27DE">
      <w:pPr>
        <w:rPr>
          <w:rtl/>
        </w:rPr>
      </w:pPr>
      <w:r w:rsidRPr="001E1EF6">
        <w:rPr>
          <w:rStyle w:val="affff5"/>
          <w:rFonts w:hint="cs"/>
          <w:rtl/>
        </w:rPr>
        <w:t>רי</w:t>
      </w:r>
      <w:r w:rsidRPr="001E1EF6">
        <w:rPr>
          <w:rStyle w:val="affff5"/>
          <w:rtl/>
        </w:rPr>
        <w:t>"</w:t>
      </w:r>
      <w:r w:rsidRPr="001E1EF6">
        <w:rPr>
          <w:rStyle w:val="affff5"/>
          <w:rFonts w:hint="cs"/>
          <w:rtl/>
        </w:rPr>
        <w:t>ו</w:t>
      </w:r>
      <w:r w:rsidRPr="001E1EF6">
        <w:rPr>
          <w:rStyle w:val="affff5"/>
          <w:rtl/>
        </w:rPr>
        <w:t xml:space="preserve"> מר</w:t>
      </w:r>
      <w:r w:rsidR="00DE27DE">
        <w:rPr>
          <w:rStyle w:val="affff5"/>
          <w:rFonts w:hint="cs"/>
          <w:rtl/>
        </w:rPr>
        <w:t xml:space="preserve">' </w:t>
      </w:r>
      <w:r w:rsidR="00EE6530">
        <w:rPr>
          <w:rStyle w:val="affff5"/>
          <w:rFonts w:hint="cs"/>
          <w:rtl/>
        </w:rPr>
        <w:t>א</w:t>
      </w:r>
      <w:r w:rsidR="00DE27DE">
        <w:rPr>
          <w:rStyle w:val="affff5"/>
          <w:rFonts w:hint="cs"/>
          <w:rtl/>
        </w:rPr>
        <w:t>ושעיא</w:t>
      </w:r>
      <w:r w:rsidRPr="0039104D">
        <w:rPr>
          <w:rtl/>
        </w:rPr>
        <w:t xml:space="preserve">: </w:t>
      </w:r>
      <w:r w:rsidRPr="00D1637C">
        <w:rPr>
          <w:rFonts w:cs="PFT_Frank"/>
          <w:b/>
          <w:bCs/>
          <w:szCs w:val="14"/>
          <w:rtl/>
        </w:rPr>
        <w:t xml:space="preserve">פצוע דכא כהן </w:t>
      </w:r>
      <w:r w:rsidRPr="00DE27DE">
        <w:rPr>
          <w:rtl/>
        </w:rPr>
        <w:t>שנשא בת גרים, ה</w:t>
      </w:r>
      <w:r w:rsidR="00DE27DE">
        <w:rPr>
          <w:rFonts w:hint="cs"/>
          <w:rtl/>
        </w:rPr>
        <w:t>אם</w:t>
      </w:r>
      <w:r w:rsidRPr="00DE27DE">
        <w:rPr>
          <w:rtl/>
        </w:rPr>
        <w:t xml:space="preserve"> </w:t>
      </w:r>
      <w:r w:rsidR="00DE27DE">
        <w:rPr>
          <w:rFonts w:hint="cs"/>
          <w:rtl/>
        </w:rPr>
        <w:t>מ</w:t>
      </w:r>
      <w:r w:rsidRPr="00DE27DE">
        <w:rPr>
          <w:rtl/>
        </w:rPr>
        <w:t>אכילה?</w:t>
      </w:r>
      <w:r w:rsidR="00EE6530" w:rsidRPr="00DE27DE">
        <w:rPr>
          <w:rFonts w:hint="cs"/>
          <w:rtl/>
        </w:rPr>
        <w:t xml:space="preserve"> </w:t>
      </w:r>
    </w:p>
    <w:p w14:paraId="4FB3CE25" w14:textId="096FC2C8" w:rsidR="00B433C9" w:rsidRPr="00110B70" w:rsidRDefault="00EE6530" w:rsidP="00110B70">
      <w:pPr>
        <w:pStyle w:val="affff4"/>
        <w:rPr>
          <w:rtl/>
        </w:rPr>
      </w:pPr>
      <w:r w:rsidRPr="00DE27DE">
        <w:rPr>
          <w:rFonts w:hint="cs"/>
          <w:rtl/>
        </w:rPr>
        <w:t xml:space="preserve">ולא </w:t>
      </w:r>
      <w:r w:rsidR="00DE27DE" w:rsidRPr="00DE27DE">
        <w:rPr>
          <w:rFonts w:hint="cs"/>
          <w:rtl/>
        </w:rPr>
        <w:t>ענהו</w:t>
      </w:r>
      <w:r w:rsidR="00DE27DE" w:rsidRPr="00110B70">
        <w:rPr>
          <w:rtl/>
        </w:rPr>
        <w:t>,</w:t>
      </w:r>
      <w:r w:rsidR="00DE27DE" w:rsidRPr="00DE27DE">
        <w:rPr>
          <w:rFonts w:hint="cs"/>
          <w:rtl/>
        </w:rPr>
        <w:t xml:space="preserve"> </w:t>
      </w:r>
      <w:r w:rsidR="00DE27DE">
        <w:rPr>
          <w:rFonts w:hint="cs"/>
          <w:rtl/>
        </w:rPr>
        <w:t>וכש</w:t>
      </w:r>
      <w:r w:rsidR="00B433C9" w:rsidRPr="00110B70">
        <w:rPr>
          <w:rtl/>
        </w:rPr>
        <w:t xml:space="preserve">בא </w:t>
      </w:r>
      <w:r>
        <w:rPr>
          <w:rStyle w:val="affff5"/>
          <w:rFonts w:hint="eastAsia"/>
          <w:rtl/>
          <w:rPrChange w:id="9068" w:author="מנוע אמוראים" w:date="2026-10-05T16:41:34Z">
            <w:rPr>
              <w:rFonts w:hint="eastAsia"/>
              <w:rtl/>
            </w:rPr>
          </w:rPrChange>
        </w:rPr>
        <w:t xml:space="preserve">ר</w:t>
      </w:r>
      <w:r>
        <w:rPr>
          <w:rStyle w:val="affff5"/>
          <w:rtl/>
          <w:rPrChange w:id="9069" w:author="מנוע אמוראים" w:date="2026-10-05T16:41:34Z">
            <w:rPr>
              <w:rtl/>
            </w:rPr>
          </w:rPrChange>
        </w:rPr>
        <w:t xml:space="preserve">"</w:t>
      </w:r>
      <w:r>
        <w:rPr>
          <w:rStyle w:val="affff5"/>
          <w:rFonts w:hint="eastAsia"/>
          <w:rtl/>
          <w:rPrChange w:id="9070" w:author="מנוע אמוראים" w:date="2026-10-05T16:41:34Z">
            <w:rPr>
              <w:rFonts w:hint="eastAsia"/>
              <w:rtl/>
            </w:rPr>
          </w:rPrChange>
        </w:rPr>
        <w:t xml:space="preserve">ל</w:t>
      </w:r>
      <w:r w:rsidR="00B433C9" w:rsidRPr="00110B70">
        <w:rPr>
          <w:rtl/>
        </w:rPr>
        <w:t xml:space="preserve"> ו</w:t>
      </w:r>
      <w:r w:rsidR="00B433C9" w:rsidRPr="00110B70">
        <w:rPr>
          <w:rFonts w:hint="eastAsia"/>
          <w:rtl/>
        </w:rPr>
        <w:t>שאלו</w:t>
      </w:r>
      <w:r w:rsidR="00B433C9" w:rsidRPr="00110B70">
        <w:rPr>
          <w:rtl/>
        </w:rPr>
        <w:t xml:space="preserve"> דבר אחר </w:t>
      </w:r>
      <w:r w:rsidR="00DE27DE">
        <w:rPr>
          <w:rFonts w:hint="cs"/>
          <w:rtl/>
        </w:rPr>
        <w:t>ענהו</w:t>
      </w:r>
      <w:r w:rsidRPr="00110B70">
        <w:rPr>
          <w:rtl/>
        </w:rPr>
        <w:t>,</w:t>
      </w:r>
      <w:r>
        <w:rPr>
          <w:rFonts w:hint="cs"/>
          <w:rtl/>
        </w:rPr>
        <w:t xml:space="preserve"> ולא ענה </w:t>
      </w:r>
      <w:r>
        <w:rPr>
          <w:rStyle w:val="affff5"/>
          <w:rFonts w:hint="cs"/>
          <w:rtl/>
          <w:rPrChange w:id="9071" w:author="מנוע אמוראים" w:date="2026-10-05T16:41:34Z">
            <w:rPr>
              <w:rFonts w:hint="cs"/>
              <w:rtl/>
            </w:rPr>
          </w:rPrChange>
        </w:rPr>
        <w:t xml:space="preserve">לרי"ו</w:t>
      </w:r>
      <w:r>
        <w:rPr>
          <w:rFonts w:hint="cs"/>
          <w:rtl/>
        </w:rPr>
        <w:t xml:space="preserve"> שאין פיתרון -</w:t>
      </w:r>
    </w:p>
    <w:p w14:paraId="3348D0D6" w14:textId="14E25FD9" w:rsidR="00B433C9" w:rsidRDefault="00B433C9" w:rsidP="00DE27DE">
      <w:pPr>
        <w:rPr>
          <w:rFonts w:ascii="FontbitDavid" w:hAnsi="FontbitDavid"/>
          <w:sz w:val="32"/>
          <w:rtl/>
        </w:rPr>
      </w:pPr>
      <w:r w:rsidRPr="001E1EF6">
        <w:rPr>
          <w:rStyle w:val="affff5"/>
          <w:rFonts w:hint="cs"/>
          <w:rtl/>
        </w:rPr>
        <w:t>ד</w:t>
      </w:r>
      <w:r w:rsidRPr="001E1EF6">
        <w:rPr>
          <w:rStyle w:val="affff5"/>
          <w:rtl/>
        </w:rPr>
        <w:t>ל</w:t>
      </w:r>
      <w:r w:rsidRPr="001E1EF6">
        <w:rPr>
          <w:rStyle w:val="affff5"/>
          <w:rFonts w:hint="cs"/>
          <w:rtl/>
        </w:rPr>
        <w:t>ר</w:t>
      </w:r>
      <w:r w:rsidRPr="001E1EF6">
        <w:rPr>
          <w:rStyle w:val="affff5"/>
          <w:rtl/>
        </w:rPr>
        <w:t>"</w:t>
      </w:r>
      <w:r w:rsidRPr="001E1EF6">
        <w:rPr>
          <w:rStyle w:val="affff5"/>
          <w:rFonts w:hint="cs"/>
          <w:rtl/>
        </w:rPr>
        <w:t>י</w:t>
      </w:r>
      <w:r w:rsidR="00DE27DE">
        <w:rPr>
          <w:rStyle w:val="affff5"/>
          <w:rFonts w:hint="cs"/>
          <w:rtl/>
        </w:rPr>
        <w:t xml:space="preserve"> לא אכלה: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DE27DE" w:rsidRPr="00110B70">
        <w:rPr>
          <w:rFonts w:hint="eastAsia"/>
          <w:rtl/>
        </w:rPr>
        <w:t>בין</w:t>
      </w:r>
      <w:r w:rsidR="00DE27DE" w:rsidRPr="00110B70">
        <w:rPr>
          <w:rtl/>
        </w:rPr>
        <w:t xml:space="preserve"> אם </w:t>
      </w:r>
      <w:r w:rsidRPr="00C35A2C">
        <w:rPr>
          <w:rFonts w:ascii="FontbitDavid" w:hAnsi="FontbitDavid"/>
          <w:sz w:val="32"/>
          <w:rtl/>
        </w:rPr>
        <w:t>בקדושת</w:t>
      </w:r>
      <w:r w:rsidR="00EE6530">
        <w:rPr>
          <w:rFonts w:ascii="FontbitDavid" w:hAnsi="FontbitDavid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 xml:space="preserve"> </w:t>
      </w:r>
      <w:r w:rsidR="00DE27DE">
        <w:rPr>
          <w:rFonts w:ascii="FontbitDavid" w:hAnsi="FontbitDavid" w:hint="cs"/>
          <w:sz w:val="32"/>
          <w:rtl/>
        </w:rPr>
        <w:t xml:space="preserve">- </w:t>
      </w:r>
      <w:r w:rsidR="00DE27DE" w:rsidRPr="00110B70">
        <w:rPr>
          <w:rStyle w:val="affff5"/>
          <w:rFonts w:hint="eastAsia"/>
          <w:rtl/>
        </w:rPr>
        <w:t>שאמר</w:t>
      </w:r>
      <w:r w:rsidRPr="00C35A2C">
        <w:rPr>
          <w:rFonts w:ascii="FontbitDavid" w:hAnsi="FontbitDavid" w:hint="cs"/>
          <w:sz w:val="32"/>
          <w:rtl/>
        </w:rPr>
        <w:t xml:space="preserve"> בת גר כבת חלל</w:t>
      </w:r>
      <w:r w:rsidR="00DE27DE">
        <w:rPr>
          <w:rFonts w:ascii="FontbitDavid" w:hAnsi="FontbitDavid" w:hint="cs"/>
          <w:sz w:val="32"/>
          <w:rtl/>
        </w:rPr>
        <w:t>,</w:t>
      </w:r>
    </w:p>
    <w:p w14:paraId="0B80646F" w14:textId="208E4CBE" w:rsidR="00B433C9" w:rsidRPr="00C35A2C" w:rsidRDefault="00DE27DE" w:rsidP="00110B70">
      <w:pPr>
        <w:ind w:left="451" w:firstLine="340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בין </w:t>
      </w:r>
      <w:r w:rsidR="00EE6530">
        <w:rPr>
          <w:rFonts w:ascii="FontbitDavid" w:hAnsi="FontbitDavid"/>
          <w:sz w:val="32"/>
          <w:rtl/>
        </w:rPr>
        <w:t>לא</w:t>
      </w:r>
      <w:r w:rsidR="00B433C9" w:rsidRPr="00C35A2C">
        <w:rPr>
          <w:rFonts w:ascii="FontbitDavid" w:hAnsi="FontbitDavid"/>
          <w:sz w:val="32"/>
          <w:rtl/>
        </w:rPr>
        <w:t xml:space="preserve"> בקדושת</w:t>
      </w:r>
      <w:r w:rsidR="00EE6530">
        <w:rPr>
          <w:rFonts w:ascii="FontbitDavid" w:hAnsi="FontbitDavid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-</w:t>
      </w:r>
      <w:r w:rsidR="00B433C9" w:rsidRPr="001E1EF6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ש</w:t>
      </w:r>
      <w:r w:rsidR="00B433C9" w:rsidRPr="001E1EF6">
        <w:rPr>
          <w:rStyle w:val="affff5"/>
          <w:rtl/>
        </w:rPr>
        <w:t>אמר</w:t>
      </w:r>
      <w:r w:rsidR="00B433C9" w:rsidRPr="00C35A2C">
        <w:rPr>
          <w:rFonts w:ascii="FontbitDavid" w:hAnsi="FontbitDavid"/>
          <w:sz w:val="32"/>
          <w:rtl/>
        </w:rPr>
        <w:t xml:space="preserve"> קהל גרים איקרי </w:t>
      </w:r>
      <w:r w:rsidR="00B433C9" w:rsidRPr="002B40EB">
        <w:rPr>
          <w:rStyle w:val="affff1"/>
          <w:rtl/>
        </w:rPr>
        <w:t>קהל</w:t>
      </w:r>
      <w:r>
        <w:rPr>
          <w:rFonts w:ascii="FontbitDavid" w:hAnsi="FontbitDavid" w:hint="cs"/>
          <w:sz w:val="32"/>
          <w:rtl/>
        </w:rPr>
        <w:t>,</w:t>
      </w:r>
    </w:p>
    <w:p w14:paraId="1AA2C201" w14:textId="177EC3D6" w:rsidR="00DE27DE" w:rsidRDefault="00DE27DE" w:rsidP="00DE27DE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rtl/>
        </w:rPr>
        <w:t>ו</w:t>
      </w:r>
      <w:r w:rsidR="00B433C9" w:rsidRPr="001E1EF6">
        <w:rPr>
          <w:rStyle w:val="affff5"/>
          <w:rtl/>
        </w:rPr>
        <w:t>לריו</w:t>
      </w:r>
      <w:r>
        <w:rPr>
          <w:rStyle w:val="affff5"/>
          <w:rFonts w:hint="cs"/>
          <w:rtl/>
        </w:rPr>
        <w:t>"</w:t>
      </w:r>
      <w:r w:rsidR="00B433C9" w:rsidRPr="00DE27DE">
        <w:rPr>
          <w:rStyle w:val="affff5"/>
          <w:rtl/>
        </w:rPr>
        <w:t>ס</w:t>
      </w:r>
      <w:r w:rsidR="00B433C9" w:rsidRPr="00110B70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אכלה</w:t>
      </w:r>
      <w:r w:rsidRPr="00110B70">
        <w:rPr>
          <w:rStyle w:val="affff5"/>
          <w:rtl/>
        </w:rPr>
        <w:t>:</w:t>
      </w:r>
      <w:r>
        <w:rPr>
          <w:rFonts w:ascii="FontbitDavid" w:hAnsi="FontbitDavid" w:hint="cs"/>
          <w:spacing w:val="-4"/>
          <w:sz w:val="32"/>
          <w:rtl/>
        </w:rPr>
        <w:t xml:space="preserve"> </w:t>
      </w:r>
      <w:r w:rsidR="00B433C9" w:rsidRPr="00AC7749">
        <w:rPr>
          <w:rFonts w:ascii="FontbitDavid" w:hAnsi="FontbitDavid" w:hint="cs"/>
          <w:spacing w:val="-4"/>
          <w:sz w:val="32"/>
          <w:rtl/>
        </w:rPr>
        <w:t>בין</w:t>
      </w:r>
      <w:r>
        <w:rPr>
          <w:rFonts w:ascii="FontbitDavid" w:hAnsi="FontbitDavid" w:hint="cs"/>
          <w:spacing w:val="-4"/>
          <w:sz w:val="32"/>
          <w:rtl/>
        </w:rPr>
        <w:t xml:space="preserve"> אם</w:t>
      </w:r>
      <w:r w:rsidR="00B433C9" w:rsidRPr="00AC7749">
        <w:rPr>
          <w:rFonts w:ascii="FontbitDavid" w:hAnsi="FontbitDavid" w:hint="cs"/>
          <w:spacing w:val="-4"/>
          <w:sz w:val="32"/>
          <w:rtl/>
        </w:rPr>
        <w:t xml:space="preserve"> בקדושתו</w:t>
      </w:r>
      <w:r>
        <w:rPr>
          <w:rFonts w:ascii="FontbitDavid" w:hAnsi="FontbitDavid" w:hint="cs"/>
          <w:spacing w:val="-4"/>
          <w:sz w:val="32"/>
          <w:rtl/>
        </w:rPr>
        <w:t xml:space="preserve"> -</w:t>
      </w:r>
      <w:r w:rsidR="00B433C9" w:rsidRPr="001E1EF6">
        <w:rPr>
          <w:rStyle w:val="affff5"/>
          <w:rtl/>
        </w:rPr>
        <w:t xml:space="preserve"> </w:t>
      </w:r>
      <w:r w:rsidRPr="00110B70">
        <w:rPr>
          <w:rStyle w:val="affff5"/>
          <w:rFonts w:hint="eastAsia"/>
          <w:rtl/>
        </w:rPr>
        <w:t>שאמר</w:t>
      </w:r>
      <w:r w:rsidR="00B433C9" w:rsidRPr="00AC7749">
        <w:rPr>
          <w:rFonts w:ascii="FontbitDavid" w:hAnsi="FontbitDavid"/>
          <w:spacing w:val="-4"/>
          <w:sz w:val="32"/>
          <w:rtl/>
        </w:rPr>
        <w:t xml:space="preserve"> גר </w:t>
      </w:r>
      <w:r>
        <w:rPr>
          <w:rFonts w:ascii="FontbitDavid" w:hAnsi="FontbitDavid" w:hint="cs"/>
          <w:spacing w:val="-4"/>
          <w:sz w:val="32"/>
          <w:rtl/>
        </w:rPr>
        <w:t>ו</w:t>
      </w:r>
      <w:r w:rsidR="00B433C9" w:rsidRPr="00AC7749">
        <w:rPr>
          <w:rFonts w:ascii="FontbitDavid" w:hAnsi="FontbitDavid"/>
          <w:spacing w:val="-4"/>
          <w:sz w:val="32"/>
          <w:rtl/>
        </w:rPr>
        <w:t>גיורת בת</w:t>
      </w:r>
      <w:r>
        <w:rPr>
          <w:rFonts w:ascii="FontbitDavid" w:hAnsi="FontbitDavid" w:hint="cs"/>
          <w:spacing w:val="-4"/>
          <w:sz w:val="32"/>
          <w:rtl/>
        </w:rPr>
        <w:t>ם</w:t>
      </w:r>
      <w:r w:rsidR="00B433C9" w:rsidRPr="00AC7749">
        <w:rPr>
          <w:rFonts w:ascii="FontbitDavid" w:hAnsi="FontbitDavid"/>
          <w:spacing w:val="-4"/>
          <w:sz w:val="32"/>
          <w:rtl/>
        </w:rPr>
        <w:t xml:space="preserve"> כשרה</w:t>
      </w:r>
      <w:r w:rsidR="00F50701" w:rsidRPr="00110B70">
        <w:rPr>
          <w:rStyle w:val="affff8"/>
          <w:rtl/>
        </w:rPr>
        <w:t xml:space="preserve"> לכהן</w:t>
      </w:r>
      <w:r w:rsidRPr="00110B70">
        <w:rPr>
          <w:rStyle w:val="affff8"/>
          <w:rtl/>
        </w:rPr>
        <w:t>,</w:t>
      </w:r>
    </w:p>
    <w:p w14:paraId="3B1FC5A6" w14:textId="7D228B96" w:rsidR="00B433C9" w:rsidRPr="00C35A2C" w:rsidRDefault="00DE27DE" w:rsidP="00110B70">
      <w:pPr>
        <w:rPr>
          <w:rFonts w:ascii="FontbitDavid" w:hAnsi="FontbitDavid"/>
          <w:sz w:val="32"/>
          <w:rtl/>
        </w:rPr>
      </w:pPr>
      <w:r>
        <w:rPr>
          <w:rFonts w:ascii="FontbitDavid" w:hAnsi="FontbitDavid"/>
          <w:spacing w:val="-4"/>
          <w:sz w:val="32"/>
          <w:rtl/>
        </w:rPr>
        <w:tab/>
      </w:r>
      <w:r>
        <w:rPr>
          <w:rFonts w:ascii="FontbitDavid" w:hAnsi="FontbitDavid"/>
          <w:spacing w:val="-4"/>
          <w:sz w:val="32"/>
          <w:rtl/>
        </w:rPr>
        <w:tab/>
      </w:r>
      <w:r>
        <w:rPr>
          <w:rFonts w:ascii="FontbitDavid" w:hAnsi="FontbitDavid"/>
          <w:spacing w:val="-4"/>
          <w:sz w:val="32"/>
          <w:rtl/>
        </w:rPr>
        <w:tab/>
      </w:r>
      <w:r>
        <w:rPr>
          <w:rFonts w:ascii="FontbitDavid" w:hAnsi="FontbitDavid"/>
          <w:spacing w:val="-4"/>
          <w:sz w:val="32"/>
          <w:rtl/>
        </w:rPr>
        <w:tab/>
      </w:r>
      <w:r>
        <w:rPr>
          <w:rFonts w:ascii="FontbitDavid" w:hAnsi="FontbitDavid"/>
          <w:spacing w:val="-4"/>
          <w:sz w:val="32"/>
          <w:rtl/>
        </w:rPr>
        <w:tab/>
      </w:r>
      <w:r>
        <w:rPr>
          <w:rFonts w:ascii="FontbitDavid" w:hAnsi="FontbitDavid"/>
          <w:spacing w:val="-4"/>
          <w:sz w:val="32"/>
          <w:rtl/>
        </w:rPr>
        <w:tab/>
      </w:r>
      <w:r>
        <w:rPr>
          <w:rFonts w:ascii="FontbitDavid" w:hAnsi="FontbitDavid" w:hint="cs"/>
          <w:spacing w:val="-4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 xml:space="preserve">בין </w:t>
      </w:r>
      <w:r w:rsidR="00B433C9" w:rsidRPr="00C35A2C">
        <w:rPr>
          <w:rFonts w:ascii="FontbitDavid" w:hAnsi="FontbitDavid"/>
          <w:sz w:val="32"/>
          <w:rtl/>
        </w:rPr>
        <w:t>לא בקדושת</w:t>
      </w:r>
      <w:r w:rsidR="00B433C9" w:rsidRPr="00C35A2C">
        <w:rPr>
          <w:rFonts w:ascii="FontbitDavid" w:hAnsi="FontbitDavid" w:hint="cs"/>
          <w:sz w:val="32"/>
          <w:rtl/>
        </w:rPr>
        <w:t>ו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5"/>
          <w:rFonts w:hint="cs"/>
          <w:rtl/>
        </w:rPr>
        <w:t>ש</w:t>
      </w:r>
      <w:r w:rsidR="00B433C9" w:rsidRPr="001E1EF6">
        <w:rPr>
          <w:rStyle w:val="affff5"/>
          <w:rtl/>
        </w:rPr>
        <w:t>אמר</w:t>
      </w:r>
      <w:r w:rsidR="00B433C9" w:rsidRPr="00C35A2C">
        <w:rPr>
          <w:rFonts w:ascii="FontbitDavid" w:hAnsi="FontbitDavid"/>
          <w:sz w:val="32"/>
          <w:rtl/>
        </w:rPr>
        <w:t xml:space="preserve"> קהל גרים לא איקרי </w:t>
      </w:r>
      <w:r w:rsidR="00B433C9" w:rsidRPr="002B40EB">
        <w:rPr>
          <w:rStyle w:val="affff1"/>
          <w:rtl/>
        </w:rPr>
        <w:t>קהל</w:t>
      </w:r>
      <w:r>
        <w:rPr>
          <w:rFonts w:ascii="FontbitDavid" w:hAnsi="FontbitDavid" w:hint="cs"/>
          <w:sz w:val="32"/>
          <w:rtl/>
        </w:rPr>
        <w:t>,</w:t>
      </w:r>
    </w:p>
    <w:p w14:paraId="6AEE3152" w14:textId="26B4B335" w:rsidR="00B433C9" w:rsidRDefault="00DE27DE" w:rsidP="00B55EDF">
      <w:pPr>
        <w:rPr>
          <w:rtl/>
        </w:rPr>
      </w:pPr>
      <w:r>
        <w:rPr>
          <w:rStyle w:val="affff5"/>
          <w:rFonts w:hint="cs"/>
          <w:rtl/>
        </w:rPr>
        <w:t>ו</w:t>
      </w:r>
      <w:r w:rsidR="00B433C9" w:rsidRPr="00886C29">
        <w:rPr>
          <w:rStyle w:val="affff5"/>
          <w:rtl/>
        </w:rPr>
        <w:t>אליבא דר</w:t>
      </w:r>
      <w:r w:rsidR="00B433C9" w:rsidRPr="00886C29">
        <w:rPr>
          <w:rStyle w:val="affff5"/>
          <w:rFonts w:hint="cs"/>
          <w:rtl/>
        </w:rPr>
        <w:t>אב</w:t>
      </w:r>
      <w:r w:rsidR="00B433C9" w:rsidRPr="00886C29">
        <w:rPr>
          <w:rStyle w:val="affff5"/>
          <w:rtl/>
        </w:rPr>
        <w:t>"</w:t>
      </w:r>
      <w:r w:rsidR="00B433C9" w:rsidRPr="00886C29">
        <w:rPr>
          <w:rStyle w:val="affff5"/>
          <w:rFonts w:hint="cs"/>
          <w:rtl/>
        </w:rPr>
        <w:t>י</w:t>
      </w:r>
      <w:r>
        <w:rPr>
          <w:rStyle w:val="affff5"/>
          <w:rFonts w:hint="cs"/>
          <w:rtl/>
        </w:rPr>
        <w:t xml:space="preserve"> ספק:</w:t>
      </w:r>
      <w:r w:rsidR="00886C29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 xml:space="preserve">שאמר </w:t>
      </w:r>
      <w:r>
        <w:rPr>
          <w:rFonts w:ascii="FontbitDavid" w:hAnsi="FontbitDavid" w:hint="cs"/>
          <w:sz w:val="32"/>
          <w:rtl/>
        </w:rPr>
        <w:t xml:space="preserve">בבת גרים </w:t>
      </w:r>
      <w:r w:rsidR="00F50701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עד שתהא אמה מישראל</w:t>
      </w:r>
      <w:r w:rsidR="00F50701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,</w:t>
      </w:r>
    </w:p>
    <w:p w14:paraId="4EE707DB" w14:textId="1C51F0DE" w:rsidR="00B433C9" w:rsidRDefault="00EE6530" w:rsidP="00B55EDF">
      <w:pPr>
        <w:rPr>
          <w:rFonts w:ascii="FontbitDavid" w:hAnsi="FontbitDavid"/>
          <w:sz w:val="32"/>
          <w:rtl/>
        </w:rPr>
      </w:pPr>
      <w:r>
        <w:rPr>
          <w:rStyle w:val="affff5"/>
          <w:rtl/>
        </w:rPr>
        <w:t>ו</w:t>
      </w:r>
      <w:r>
        <w:rPr>
          <w:rStyle w:val="affff5"/>
          <w:rFonts w:hint="cs"/>
          <w:rtl/>
        </w:rPr>
        <w:t>כך שא</w:t>
      </w:r>
      <w:r w:rsidR="00B433C9" w:rsidRPr="00886C29">
        <w:rPr>
          <w:rStyle w:val="affff5"/>
          <w:rtl/>
        </w:rPr>
        <w:t>ל</w:t>
      </w:r>
      <w:r>
        <w:rPr>
          <w:rStyle w:val="affff5"/>
          <w:rtl/>
        </w:rPr>
        <w:t>ו</w:t>
      </w:r>
      <w:r w:rsidR="00B433C9" w:rsidRPr="00886C29">
        <w:rPr>
          <w:rStyle w:val="affff5"/>
          <w:rtl/>
        </w:rPr>
        <w:t>: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כשרות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נוספ</w:t>
      </w:r>
      <w:r w:rsidR="00DE27DE"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 xml:space="preserve"> בה </w:t>
      </w:r>
      <w:r w:rsidR="00B433C9" w:rsidRPr="00110B70">
        <w:rPr>
          <w:rStyle w:val="affff8"/>
          <w:rtl/>
        </w:rPr>
        <w:t xml:space="preserve">ואכלה, 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>או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>קדושה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נוספ</w:t>
      </w:r>
      <w:r w:rsidR="00DE27DE"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110B70">
        <w:rPr>
          <w:rStyle w:val="affff8"/>
          <w:rtl/>
        </w:rPr>
        <w:t>ולא אכלה</w:t>
      </w:r>
      <w:r w:rsidR="00B433C9" w:rsidRPr="00C35A2C">
        <w:rPr>
          <w:rFonts w:ascii="FontbitDavid" w:hAnsi="FontbitDavid"/>
          <w:sz w:val="32"/>
          <w:rtl/>
        </w:rPr>
        <w:t>?</w:t>
      </w:r>
    </w:p>
    <w:p w14:paraId="1A103F7F" w14:textId="6A3E7C5C" w:rsidR="00B433C9" w:rsidRPr="00C35A2C" w:rsidRDefault="00DE27DE" w:rsidP="00736C06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ופשטה הגמ' מברייתא:</w:t>
      </w:r>
      <w:r>
        <w:rPr>
          <w:rStyle w:val="affff1"/>
          <w:rFonts w:hint="cs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>וכהן כי יקנה נפש קנין כספו</w:t>
      </w:r>
      <w:r>
        <w:rPr>
          <w:rStyle w:val="affff1"/>
          <w:rFonts w:hint="cs"/>
          <w:rtl/>
        </w:rPr>
        <w:t>..</w:t>
      </w:r>
      <w:r w:rsidR="00B433C9" w:rsidRPr="00EE6530">
        <w:rPr>
          <w:rStyle w:val="affff1"/>
          <w:rtl/>
        </w:rPr>
        <w:t xml:space="preserve"> יאכל בו,</w:t>
      </w:r>
      <w:r w:rsidR="00EE6530">
        <w:rPr>
          <w:rFonts w:ascii="FontbitDavid" w:hAnsi="FontbitDavid" w:hint="cs"/>
          <w:sz w:val="32"/>
          <w:rtl/>
        </w:rPr>
        <w:t xml:space="preserve"> </w:t>
      </w:r>
      <w:r w:rsidR="00EE6530" w:rsidRPr="00C35A2C">
        <w:rPr>
          <w:rFonts w:ascii="FontbitDavid" w:hAnsi="FontbitDavid"/>
          <w:sz w:val="32"/>
          <w:rtl/>
        </w:rPr>
        <w:t>ל</w:t>
      </w:r>
      <w:r>
        <w:rPr>
          <w:rFonts w:ascii="FontbitDavid" w:hAnsi="FontbitDavid" w:hint="cs"/>
          <w:sz w:val="32"/>
          <w:rtl/>
        </w:rPr>
        <w:t xml:space="preserve">רבות </w:t>
      </w:r>
      <w:r w:rsidR="00EE6530" w:rsidRPr="00C35A2C">
        <w:rPr>
          <w:rFonts w:ascii="FontbitDavid" w:hAnsi="FontbitDavid"/>
          <w:sz w:val="32"/>
          <w:rtl/>
        </w:rPr>
        <w:t>פצוע דכא כהן שנשא בת גרים, שמאכילה</w:t>
      </w:r>
      <w:r w:rsidRPr="00110B70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והי</w:t>
      </w:r>
      <w:r w:rsidRPr="00110B70">
        <w:rPr>
          <w:rStyle w:val="affff8"/>
          <w:rFonts w:hint="eastAsia"/>
          <w:rtl/>
        </w:rPr>
        <w:t>ינו</w:t>
      </w:r>
      <w:r w:rsidRPr="00110B70">
        <w:rPr>
          <w:rStyle w:val="affff8"/>
          <w:rtl/>
        </w:rPr>
        <w:t xml:space="preserve"> </w:t>
      </w:r>
      <w:r w:rsidRPr="00110B70">
        <w:rPr>
          <w:rStyle w:val="affff5"/>
          <w:rFonts w:hint="eastAsia"/>
          <w:rtl/>
        </w:rPr>
        <w:t>לראב</w:t>
      </w:r>
      <w:r w:rsidRPr="00110B70">
        <w:rPr>
          <w:rStyle w:val="affff5"/>
          <w:rtl/>
        </w:rPr>
        <w:t>"י</w:t>
      </w:r>
      <w:r w:rsidR="00EE6530" w:rsidRPr="00110B70">
        <w:rPr>
          <w:rStyle w:val="affff8"/>
          <w:rtl/>
        </w:rPr>
        <w:t>.</w:t>
      </w:r>
    </w:p>
    <w:p w14:paraId="7C60A5CD" w14:textId="057D4BC9" w:rsidR="00B433C9" w:rsidRPr="00C35A2C" w:rsidRDefault="00DE27DE" w:rsidP="00615A60">
      <w:pPr>
        <w:pStyle w:val="affff2"/>
        <w:rPr>
          <w:rtl/>
        </w:rPr>
      </w:pPr>
      <w:bookmarkStart w:id="647" w:name="_Toc119172892"/>
      <w:bookmarkStart w:id="648" w:name="_Toc119229983"/>
      <w:r>
        <w:rPr>
          <w:rFonts w:hint="cs"/>
          <w:rtl/>
        </w:rPr>
        <w:t xml:space="preserve">אם יש חופה לפסולות </w:t>
      </w:r>
      <w:r w:rsidRPr="00110B70">
        <w:rPr>
          <w:rStyle w:val="affff8"/>
          <w:rFonts w:cs="PFT_Frank"/>
          <w:rtl/>
        </w:rPr>
        <w:t xml:space="preserve">[לפוסלה </w:t>
      </w:r>
      <w:r w:rsidRPr="00110B70">
        <w:rPr>
          <w:rStyle w:val="affff8"/>
          <w:rFonts w:cs="PFT_Frank" w:hint="eastAsia"/>
          <w:rtl/>
        </w:rPr>
        <w:t>מתרומה</w:t>
      </w:r>
      <w:r w:rsidRPr="00110B70">
        <w:rPr>
          <w:rStyle w:val="affff8"/>
          <w:rFonts w:cs="PFT_Frank"/>
          <w:rtl/>
        </w:rPr>
        <w:t>]</w:t>
      </w:r>
      <w:bookmarkEnd w:id="647"/>
      <w:bookmarkEnd w:id="648"/>
    </w:p>
    <w:p w14:paraId="22C5B24B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נז:</w:t>
      </w:r>
    </w:p>
    <w:p w14:paraId="1555B4CD" w14:textId="733C55FB" w:rsidR="00B433C9" w:rsidRPr="00C415C0" w:rsidRDefault="00B433C9" w:rsidP="00B55EDF">
      <w:pPr>
        <w:rPr>
          <w:rtl/>
        </w:rPr>
      </w:pPr>
      <w:r w:rsidRPr="00886C29">
        <w:rPr>
          <w:rStyle w:val="affff5"/>
          <w:rtl/>
        </w:rPr>
        <w:t>רב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: יש חופה לפסולות </w:t>
      </w:r>
      <w:r w:rsidR="00626A83" w:rsidRPr="0039104D">
        <w:rPr>
          <w:rFonts w:ascii="FontbitDavid" w:hAnsi="FontbitDavid" w:cs="PFT_Frank"/>
          <w:b/>
          <w:bCs/>
          <w:sz w:val="14"/>
          <w:szCs w:val="14"/>
          <w:rtl/>
        </w:rPr>
        <w:tab/>
      </w:r>
      <w:r w:rsidR="00DE27DE">
        <w:rPr>
          <w:rStyle w:val="affff5"/>
          <w:rtl/>
        </w:rPr>
        <w:tab/>
      </w:r>
      <w:r w:rsidR="00DE27DE">
        <w:rPr>
          <w:rStyle w:val="affff5"/>
          <w:rtl/>
        </w:rPr>
        <w:tab/>
      </w:r>
      <w:r w:rsidR="00DE27DE">
        <w:rPr>
          <w:rStyle w:val="affff5"/>
          <w:rtl/>
        </w:rPr>
        <w:tab/>
      </w:r>
      <w:r w:rsidR="00DE27DE">
        <w:rPr>
          <w:rStyle w:val="affff5"/>
          <w:rtl/>
        </w:rPr>
        <w:tab/>
      </w:r>
      <w:r w:rsidR="00EE6530">
        <w:rPr>
          <w:rStyle w:val="affff5"/>
          <w:rtl/>
        </w:rPr>
        <w:t>שמואל</w:t>
      </w:r>
      <w:r w:rsidRPr="00886C29">
        <w:rPr>
          <w:rStyle w:val="affff5"/>
          <w:rtl/>
        </w:rPr>
        <w:t>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אין חופה לפסולות.</w:t>
      </w:r>
    </w:p>
    <w:p w14:paraId="1405CFE0" w14:textId="26C42230" w:rsidR="00B433C9" w:rsidRPr="00262A77" w:rsidRDefault="00B433C9" w:rsidP="00B55EDF">
      <w:pPr>
        <w:rPr>
          <w:rFonts w:ascii="FontbitDavid" w:hAnsi="FontbitDavid"/>
          <w:spacing w:val="-6"/>
          <w:sz w:val="32"/>
          <w:rtl/>
        </w:rPr>
      </w:pPr>
      <w:r w:rsidRPr="00262A77">
        <w:rPr>
          <w:rStyle w:val="affff5"/>
          <w:spacing w:val="-6"/>
          <w:rtl/>
        </w:rPr>
        <w:t>שמואל</w:t>
      </w:r>
      <w:r w:rsidR="00DE27DE" w:rsidRPr="00110B70">
        <w:rPr>
          <w:rStyle w:val="affff5"/>
          <w:rtl/>
        </w:rPr>
        <w:t>,</w:t>
      </w:r>
      <w:r w:rsidRPr="00110B70">
        <w:rPr>
          <w:rStyle w:val="affff5"/>
          <w:rtl/>
        </w:rPr>
        <w:t xml:space="preserve"> מודה לי אבא</w:t>
      </w:r>
      <w:r w:rsidR="00DE27DE" w:rsidRPr="00110B70">
        <w:rPr>
          <w:rStyle w:val="affff5"/>
          <w:rtl/>
        </w:rPr>
        <w:t>:</w:t>
      </w:r>
      <w:r w:rsidRPr="00262A77">
        <w:rPr>
          <w:rFonts w:ascii="FontbitDavid" w:hAnsi="FontbitDavid"/>
          <w:spacing w:val="-6"/>
          <w:sz w:val="32"/>
          <w:rtl/>
        </w:rPr>
        <w:t xml:space="preserve"> בתינוקת פחות מ</w:t>
      </w:r>
      <w:r w:rsidR="00EE6530" w:rsidRPr="00262A77">
        <w:rPr>
          <w:rFonts w:ascii="FontbitDavid" w:hAnsi="FontbitDavid" w:hint="cs"/>
          <w:spacing w:val="-6"/>
          <w:sz w:val="32"/>
          <w:rtl/>
        </w:rPr>
        <w:t>ג'</w:t>
      </w:r>
      <w:r w:rsidRPr="00262A77">
        <w:rPr>
          <w:rFonts w:ascii="FontbitDavid" w:hAnsi="FontbitDavid"/>
          <w:spacing w:val="-6"/>
          <w:sz w:val="32"/>
          <w:rtl/>
        </w:rPr>
        <w:t>, הואיל ואין ביאה אין חופה.</w:t>
      </w:r>
    </w:p>
    <w:p w14:paraId="47811AFB" w14:textId="5C47D59A" w:rsidR="00DE27DE" w:rsidRDefault="00DE27DE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ד</w:t>
      </w:r>
      <w:r w:rsidR="00B433C9" w:rsidRPr="00886C29">
        <w:rPr>
          <w:rStyle w:val="affff5"/>
          <w:rtl/>
        </w:rPr>
        <w:t>תנינא</w:t>
      </w:r>
      <w:r>
        <w:rPr>
          <w:rStyle w:val="affff5"/>
          <w:rFonts w:hint="cs"/>
          <w:rtl/>
        </w:rPr>
        <w:t xml:space="preserve"> שאין ביאה</w:t>
      </w:r>
      <w:r w:rsidR="00B433C9" w:rsidRPr="00886C29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בת </w:t>
      </w:r>
      <w:r w:rsidR="00EE6530">
        <w:rPr>
          <w:rFonts w:ascii="FontbitDavid" w:hAnsi="FontbitDavid" w:hint="cs"/>
          <w:sz w:val="32"/>
          <w:rtl/>
        </w:rPr>
        <w:t>ג'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מתקדשת בביאה, בא עליה יבם קנאה,</w:t>
      </w:r>
    </w:p>
    <w:p w14:paraId="0BB73BF8" w14:textId="35232E89" w:rsidR="00DE27DE" w:rsidRDefault="00B433C9" w:rsidP="00DE27DE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חייבין עליה משום אשת איש, מטמאה בועלה</w:t>
      </w:r>
      <w:r w:rsidR="00DE27DE" w:rsidRPr="00110B70">
        <w:rPr>
          <w:rStyle w:val="affff8"/>
          <w:rtl/>
        </w:rPr>
        <w:t xml:space="preserve"> </w:t>
      </w:r>
      <w:r w:rsidR="00DE27DE">
        <w:rPr>
          <w:rStyle w:val="affff8"/>
          <w:rFonts w:hint="cs"/>
          <w:rtl/>
        </w:rPr>
        <w:t>ל</w:t>
      </w:r>
      <w:r w:rsidR="00DE27DE" w:rsidRPr="00110B70">
        <w:rPr>
          <w:rStyle w:val="affff8"/>
          <w:rFonts w:hint="eastAsia"/>
          <w:rtl/>
        </w:rPr>
        <w:t>תחתון</w:t>
      </w:r>
      <w:r w:rsidR="00DE27DE" w:rsidRPr="00110B70">
        <w:rPr>
          <w:rStyle w:val="affff8"/>
          <w:rtl/>
        </w:rPr>
        <w:t xml:space="preserve"> </w:t>
      </w:r>
      <w:r w:rsidR="00DE27DE" w:rsidRPr="00110B70">
        <w:rPr>
          <w:rStyle w:val="affff8"/>
          <w:rFonts w:hint="eastAsia"/>
          <w:rtl/>
        </w:rPr>
        <w:t>כעליון</w:t>
      </w:r>
      <w:r w:rsidR="00DE27DE" w:rsidRPr="00110B70">
        <w:rPr>
          <w:rStyle w:val="affff8"/>
          <w:rtl/>
        </w:rPr>
        <w:t>,</w:t>
      </w:r>
      <w:r w:rsidR="00DE27DE">
        <w:rPr>
          <w:rFonts w:ascii="FontbitDavid" w:hAnsi="FontbitDavid" w:hint="cs"/>
          <w:sz w:val="32"/>
          <w:rtl/>
        </w:rPr>
        <w:t xml:space="preserve"> </w:t>
      </w:r>
    </w:p>
    <w:p w14:paraId="3E048F14" w14:textId="07C804BE" w:rsidR="00B433C9" w:rsidRPr="00C35A2C" w:rsidRDefault="00B433C9" w:rsidP="00110B70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נשאת לכהן אוכלת תרומה,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בא עליה אחד מהפסולין - פסלה</w:t>
      </w:r>
      <w:r w:rsidR="00DE27DE">
        <w:rPr>
          <w:rFonts w:ascii="FontbitDavid" w:hAnsi="FontbitDavid" w:hint="cs"/>
          <w:sz w:val="32"/>
          <w:rtl/>
        </w:rPr>
        <w:t>.</w:t>
      </w:r>
    </w:p>
    <w:p w14:paraId="5D4665DD" w14:textId="5FD3CB32" w:rsidR="00C43D2C" w:rsidRDefault="00C43D2C" w:rsidP="00615A60">
      <w:pPr>
        <w:pStyle w:val="affff2"/>
        <w:rPr>
          <w:rtl/>
        </w:rPr>
      </w:pPr>
      <w:bookmarkStart w:id="649" w:name="_Toc119172893"/>
      <w:bookmarkStart w:id="650" w:name="_Toc119229984"/>
      <w:r>
        <w:rPr>
          <w:rFonts w:hint="cs"/>
          <w:rtl/>
        </w:rPr>
        <w:t>'חופה לפסולות' תלוי במח' תנאים</w:t>
      </w:r>
      <w:bookmarkEnd w:id="649"/>
      <w:bookmarkEnd w:id="650"/>
    </w:p>
    <w:p w14:paraId="08FD01B8" w14:textId="2CDE9A55" w:rsidR="00B433C9" w:rsidRPr="00886C29" w:rsidRDefault="007179F8" w:rsidP="00B55EDF">
      <w:pPr>
        <w:rPr>
          <w:rStyle w:val="affff5"/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886C29">
        <w:rPr>
          <w:rStyle w:val="affff5"/>
          <w:rtl/>
        </w:rPr>
        <w:t xml:space="preserve"> </w:t>
      </w:r>
      <w:r w:rsidR="00B433C9" w:rsidRPr="00886C29">
        <w:rPr>
          <w:rStyle w:val="affff5"/>
          <w:rFonts w:hint="cs"/>
          <w:rtl/>
        </w:rPr>
        <w:t>רב</w:t>
      </w:r>
      <w:r w:rsidR="00B433C9" w:rsidRPr="00886C29">
        <w:rPr>
          <w:rStyle w:val="affff5"/>
          <w:rtl/>
        </w:rPr>
        <w:t>"</w:t>
      </w:r>
      <w:r w:rsidR="00B433C9" w:rsidRPr="00886C29">
        <w:rPr>
          <w:rStyle w:val="affff5"/>
          <w:rFonts w:hint="cs"/>
          <w:rtl/>
        </w:rPr>
        <w:t>ח</w:t>
      </w:r>
      <w:r w:rsidR="00B433C9" w:rsidRPr="00886C29">
        <w:rPr>
          <w:rStyle w:val="affff5"/>
          <w:rtl/>
        </w:rPr>
        <w:t xml:space="preserve">: </w:t>
      </w:r>
      <w:r w:rsidR="00C43D2C">
        <w:rPr>
          <w:rFonts w:ascii="FontbitDavid" w:hAnsi="FontbitDavid" w:hint="cs"/>
          <w:sz w:val="32"/>
          <w:rtl/>
        </w:rPr>
        <w:t>חלקו בזה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886C29">
        <w:rPr>
          <w:rStyle w:val="affff5"/>
          <w:rtl/>
        </w:rPr>
        <w:t>ר</w:t>
      </w:r>
      <w:r w:rsidR="00C43D2C">
        <w:rPr>
          <w:rStyle w:val="affff5"/>
          <w:rFonts w:hint="cs"/>
          <w:rtl/>
        </w:rPr>
        <w:t>"</w:t>
      </w:r>
      <w:r w:rsidR="00B433C9" w:rsidRPr="00886C29">
        <w:rPr>
          <w:rStyle w:val="affff5"/>
          <w:rtl/>
        </w:rPr>
        <w:t>מ ור</w:t>
      </w:r>
      <w:r w:rsidR="00C43D2C">
        <w:rPr>
          <w:rStyle w:val="affff5"/>
          <w:rFonts w:hint="cs"/>
          <w:rtl/>
        </w:rPr>
        <w:t>"</w:t>
      </w:r>
      <w:r w:rsidR="00B433C9" w:rsidRPr="00886C29">
        <w:rPr>
          <w:rStyle w:val="affff5"/>
          <w:rtl/>
        </w:rPr>
        <w:t>א ור</w:t>
      </w:r>
      <w:r w:rsidR="00C43D2C">
        <w:rPr>
          <w:rStyle w:val="affff5"/>
          <w:rFonts w:hint="cs"/>
          <w:rtl/>
        </w:rPr>
        <w:t>"</w:t>
      </w:r>
      <w:r w:rsidR="00B433C9" w:rsidRPr="00886C29">
        <w:rPr>
          <w:rStyle w:val="affff5"/>
          <w:rtl/>
        </w:rPr>
        <w:t>ש</w:t>
      </w:r>
      <w:r w:rsidR="00C43D2C">
        <w:rPr>
          <w:rStyle w:val="affff5"/>
          <w:rFonts w:hint="cs"/>
          <w:rtl/>
        </w:rPr>
        <w:t xml:space="preserve"> </w:t>
      </w:r>
      <w:r w:rsidR="00C43D2C" w:rsidRPr="00110B70">
        <w:rPr>
          <w:rStyle w:val="affff8"/>
          <w:rFonts w:hint="cs"/>
          <w:rtl/>
        </w:rPr>
        <w:t xml:space="preserve">[ולא כרב ושמואל שנקטו </w:t>
      </w:r>
      <w:r w:rsidR="00C43D2C" w:rsidRPr="00C43D2C">
        <w:rPr>
          <w:rStyle w:val="affff5"/>
          <w:rFonts w:hint="cs"/>
          <w:rtl/>
        </w:rPr>
        <w:t>לכו"ע</w:t>
      </w:r>
      <w:r w:rsidR="00C43D2C" w:rsidRPr="00110B70">
        <w:rPr>
          <w:rStyle w:val="affff8"/>
          <w:rFonts w:hint="cs"/>
          <w:rtl/>
        </w:rPr>
        <w:t>]</w:t>
      </w:r>
      <w:r w:rsidR="00C43D2C">
        <w:rPr>
          <w:rStyle w:val="affff8"/>
          <w:rFonts w:hint="cs"/>
          <w:rtl/>
        </w:rPr>
        <w:t xml:space="preserve"> -</w:t>
      </w:r>
    </w:p>
    <w:p w14:paraId="6D37AA10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נח.</w:t>
      </w:r>
    </w:p>
    <w:p w14:paraId="63068C6A" w14:textId="1CAD8BE6" w:rsidR="00B433C9" w:rsidRDefault="00B433C9" w:rsidP="00C43D2C">
      <w:pPr>
        <w:rPr>
          <w:rFonts w:ascii="FontbitDavid" w:hAnsi="FontbitDavid"/>
          <w:sz w:val="32"/>
          <w:rtl/>
        </w:rPr>
      </w:pPr>
      <w:r w:rsidRPr="00886C29">
        <w:rPr>
          <w:rStyle w:val="affff5"/>
          <w:rtl/>
        </w:rPr>
        <w:t>ר</w:t>
      </w:r>
      <w:r w:rsidR="00C43D2C">
        <w:rPr>
          <w:rStyle w:val="affff5"/>
          <w:rFonts w:hint="cs"/>
          <w:rtl/>
        </w:rPr>
        <w:t>"</w:t>
      </w:r>
      <w:r w:rsidRPr="00886C29">
        <w:rPr>
          <w:rStyle w:val="affff5"/>
          <w:rtl/>
        </w:rPr>
        <w:t>מ</w:t>
      </w:r>
      <w:r w:rsidRPr="00C35A2C">
        <w:rPr>
          <w:rFonts w:ascii="FontbitDavid" w:hAnsi="FontbitDavid"/>
          <w:sz w:val="32"/>
          <w:rtl/>
        </w:rPr>
        <w:t xml:space="preserve"> קדושין פ</w:t>
      </w:r>
      <w:r w:rsidR="00C43D2C">
        <w:rPr>
          <w:rFonts w:ascii="FontbitDavid" w:hAnsi="FontbitDavid" w:hint="cs"/>
          <w:sz w:val="32"/>
          <w:rtl/>
        </w:rPr>
        <w:t>וסל -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חופה נמי</w:t>
      </w:r>
      <w:r w:rsidR="00C43D2C">
        <w:rPr>
          <w:rFonts w:ascii="FontbitDavid" w:hAnsi="FontbitDavid" w:hint="cs"/>
          <w:sz w:val="32"/>
          <w:rtl/>
        </w:rPr>
        <w:t>,</w:t>
      </w:r>
      <w:r w:rsidR="00C43D2C">
        <w:rPr>
          <w:rStyle w:val="affff5"/>
          <w:rFonts w:hint="cs"/>
          <w:rtl/>
        </w:rPr>
        <w:t xml:space="preserve"> </w:t>
      </w:r>
      <w:r w:rsidRPr="00886C29">
        <w:rPr>
          <w:rStyle w:val="affff5"/>
          <w:rtl/>
        </w:rPr>
        <w:t>ר"</w:t>
      </w:r>
      <w:r w:rsidRPr="00886C29">
        <w:rPr>
          <w:rStyle w:val="affff5"/>
          <w:rFonts w:hint="cs"/>
          <w:rtl/>
        </w:rPr>
        <w:t>א ור</w:t>
      </w:r>
      <w:r w:rsidRPr="00886C29">
        <w:rPr>
          <w:rStyle w:val="affff5"/>
          <w:rtl/>
        </w:rPr>
        <w:t>"</w:t>
      </w:r>
      <w:r w:rsidRPr="00886C29">
        <w:rPr>
          <w:rStyle w:val="affff5"/>
          <w:rFonts w:hint="cs"/>
          <w:rtl/>
        </w:rPr>
        <w:t xml:space="preserve">ש </w:t>
      </w:r>
      <w:r w:rsidRPr="00C35A2C">
        <w:rPr>
          <w:rFonts w:ascii="FontbitDavid" w:hAnsi="FontbitDavid"/>
          <w:sz w:val="32"/>
          <w:rtl/>
        </w:rPr>
        <w:t xml:space="preserve">קדושין לא </w:t>
      </w:r>
      <w:r w:rsidR="00C43D2C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חופה לא</w:t>
      </w:r>
      <w:r w:rsidR="00C43D2C">
        <w:rPr>
          <w:rFonts w:ascii="FontbitDavid" w:hAnsi="FontbitDavid" w:hint="cs"/>
          <w:sz w:val="32"/>
          <w:rtl/>
        </w:rPr>
        <w:t>.</w:t>
      </w:r>
    </w:p>
    <w:p w14:paraId="0D45AE74" w14:textId="06980D9D" w:rsidR="00B433C9" w:rsidRDefault="00C43D2C" w:rsidP="00C43D2C">
      <w:pPr>
        <w:rPr>
          <w:rtl/>
        </w:rPr>
      </w:pPr>
      <w:r>
        <w:rPr>
          <w:rStyle w:val="affff5"/>
          <w:rFonts w:hint="cs"/>
          <w:rtl/>
        </w:rPr>
        <w:t>ו</w:t>
      </w:r>
      <w:r w:rsidR="00B433C9" w:rsidRPr="00110B70">
        <w:rPr>
          <w:rStyle w:val="affff5"/>
          <w:rFonts w:hint="cs"/>
          <w:rtl/>
        </w:rPr>
        <w:t>דחי</w:t>
      </w:r>
      <w:r w:rsidRPr="00110B70">
        <w:rPr>
          <w:rStyle w:val="affff5"/>
          <w:rFonts w:hint="cs"/>
          <w:rtl/>
        </w:rPr>
        <w:t>נו:</w:t>
      </w:r>
      <w:r w:rsidR="00B433C9" w:rsidRPr="00110B70">
        <w:rPr>
          <w:rStyle w:val="affff5"/>
          <w:rFonts w:hint="cs"/>
          <w:rtl/>
        </w:rPr>
        <w:t xml:space="preserve"> </w:t>
      </w:r>
      <w:r w:rsidR="00B433C9" w:rsidRPr="00886C29">
        <w:rPr>
          <w:rStyle w:val="affff5"/>
          <w:rFonts w:hint="cs"/>
          <w:rtl/>
        </w:rPr>
        <w:t>ר</w:t>
      </w:r>
      <w:r w:rsidR="00B433C9" w:rsidRPr="00886C29">
        <w:rPr>
          <w:rStyle w:val="affff5"/>
          <w:rtl/>
        </w:rPr>
        <w:t>"</w:t>
      </w:r>
      <w:r w:rsidR="00B433C9" w:rsidRPr="00886C29">
        <w:rPr>
          <w:rStyle w:val="affff5"/>
          <w:rFonts w:hint="cs"/>
          <w:rtl/>
        </w:rPr>
        <w:t>מ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 xml:space="preserve">רק </w:t>
      </w:r>
      <w:r w:rsidR="00B433C9" w:rsidRPr="00C35A2C">
        <w:rPr>
          <w:rFonts w:hint="cs"/>
          <w:rtl/>
        </w:rPr>
        <w:t xml:space="preserve">בקידושין </w:t>
      </w:r>
      <w:r>
        <w:rPr>
          <w:rFonts w:hint="cs"/>
          <w:rtl/>
        </w:rPr>
        <w:t>שקנאה</w:t>
      </w:r>
      <w:r w:rsidR="00FD7F12"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  <w:r w:rsidR="00B433C9" w:rsidRPr="00D1637C">
        <w:rPr>
          <w:rFonts w:cs="PFT_Frank" w:hint="cs"/>
          <w:b/>
          <w:bCs/>
          <w:szCs w:val="14"/>
          <w:rtl/>
        </w:rPr>
        <w:t>אבל</w:t>
      </w:r>
      <w:r w:rsidR="00B433C9" w:rsidRPr="00C35A2C">
        <w:rPr>
          <w:rFonts w:hint="cs"/>
          <w:rtl/>
        </w:rPr>
        <w:t xml:space="preserve"> חופה</w:t>
      </w:r>
      <w:r w:rsidR="00B433C9" w:rsidRPr="00110B70">
        <w:rPr>
          <w:rStyle w:val="affff8"/>
          <w:rFonts w:hint="cs"/>
          <w:rtl/>
        </w:rPr>
        <w:t xml:space="preserve"> </w:t>
      </w:r>
      <w:r w:rsidRPr="00110B70">
        <w:rPr>
          <w:rStyle w:val="affff8"/>
          <w:rFonts w:hint="cs"/>
          <w:rtl/>
        </w:rPr>
        <w:t xml:space="preserve">לחוד </w:t>
      </w:r>
      <w:r w:rsidR="00B433C9" w:rsidRPr="00C35A2C">
        <w:rPr>
          <w:rFonts w:hint="cs"/>
          <w:rtl/>
        </w:rPr>
        <w:t>לא קנ</w:t>
      </w:r>
      <w:r>
        <w:rPr>
          <w:rFonts w:hint="cs"/>
          <w:rtl/>
        </w:rPr>
        <w:t>א</w:t>
      </w:r>
      <w:r w:rsidR="00B433C9" w:rsidRPr="00C35A2C">
        <w:rPr>
          <w:rFonts w:hint="cs"/>
          <w:rtl/>
        </w:rPr>
        <w:t>ה</w:t>
      </w:r>
      <w:r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לא</w:t>
      </w:r>
      <w:r>
        <w:rPr>
          <w:rFonts w:hint="cs"/>
          <w:rtl/>
        </w:rPr>
        <w:t>.</w:t>
      </w:r>
    </w:p>
    <w:p w14:paraId="3B50A45F" w14:textId="2EEEBA49" w:rsidR="006A46F5" w:rsidRDefault="00B433C9" w:rsidP="00110B70">
      <w:pPr>
        <w:ind w:left="226" w:firstLine="113"/>
        <w:rPr>
          <w:rFonts w:ascii="FontbitDavid" w:hAnsi="FontbitDavid"/>
          <w:spacing w:val="-2"/>
          <w:sz w:val="32"/>
          <w:rtl/>
        </w:rPr>
      </w:pPr>
      <w:r w:rsidRPr="00110B70">
        <w:rPr>
          <w:rStyle w:val="affff5"/>
          <w:rtl/>
        </w:rPr>
        <w:t>א</w:t>
      </w:r>
      <w:r w:rsidR="00C43D2C" w:rsidRPr="00110B70">
        <w:rPr>
          <w:rStyle w:val="affff5"/>
          <w:rFonts w:hint="cs"/>
          <w:rtl/>
        </w:rPr>
        <w:t>ו</w:t>
      </w:r>
      <w:r w:rsidRPr="00110B70">
        <w:rPr>
          <w:rStyle w:val="affff5"/>
          <w:rtl/>
        </w:rPr>
        <w:t xml:space="preserve"> </w:t>
      </w:r>
      <w:r w:rsidRPr="00262A77">
        <w:rPr>
          <w:rStyle w:val="affff5"/>
          <w:rFonts w:hint="cs"/>
          <w:rtl/>
        </w:rPr>
        <w:t>ר</w:t>
      </w:r>
      <w:r w:rsidRPr="00262A77">
        <w:rPr>
          <w:rStyle w:val="affff5"/>
          <w:rtl/>
        </w:rPr>
        <w:t>"</w:t>
      </w:r>
      <w:r w:rsidRPr="00262A77">
        <w:rPr>
          <w:rStyle w:val="affff5"/>
          <w:rFonts w:hint="cs"/>
          <w:rtl/>
        </w:rPr>
        <w:t>א ור</w:t>
      </w:r>
      <w:r w:rsidRPr="00262A77">
        <w:rPr>
          <w:rStyle w:val="affff5"/>
          <w:rtl/>
        </w:rPr>
        <w:t>"</w:t>
      </w:r>
      <w:r w:rsidRPr="00262A77">
        <w:rPr>
          <w:rStyle w:val="affff5"/>
          <w:rFonts w:hint="cs"/>
          <w:rtl/>
        </w:rPr>
        <w:t xml:space="preserve">ש </w:t>
      </w:r>
      <w:r w:rsidR="00C43D2C">
        <w:rPr>
          <w:rFonts w:ascii="FontbitDavid" w:hAnsi="FontbitDavid" w:hint="cs"/>
          <w:spacing w:val="-2"/>
          <w:sz w:val="32"/>
          <w:rtl/>
        </w:rPr>
        <w:t xml:space="preserve">רק </w:t>
      </w:r>
      <w:r w:rsidRPr="00262A77">
        <w:rPr>
          <w:rFonts w:ascii="FontbitDavid" w:hAnsi="FontbitDavid"/>
          <w:spacing w:val="-2"/>
          <w:sz w:val="32"/>
          <w:rtl/>
        </w:rPr>
        <w:t xml:space="preserve">בקדושין </w:t>
      </w:r>
      <w:r w:rsidR="00C43D2C">
        <w:rPr>
          <w:rFonts w:ascii="FontbitDavid" w:hAnsi="FontbitDavid" w:hint="cs"/>
          <w:spacing w:val="-2"/>
          <w:sz w:val="32"/>
          <w:rtl/>
        </w:rPr>
        <w:t>ש</w:t>
      </w:r>
      <w:r w:rsidRPr="00262A77">
        <w:rPr>
          <w:rFonts w:ascii="FontbitDavid" w:hAnsi="FontbitDavid"/>
          <w:spacing w:val="-2"/>
          <w:sz w:val="32"/>
          <w:rtl/>
        </w:rPr>
        <w:t>לא קר</w:t>
      </w:r>
      <w:r w:rsidR="00C43D2C">
        <w:rPr>
          <w:rFonts w:ascii="FontbitDavid" w:hAnsi="FontbitDavid" w:hint="cs"/>
          <w:spacing w:val="-2"/>
          <w:sz w:val="32"/>
          <w:rtl/>
        </w:rPr>
        <w:t>וב</w:t>
      </w:r>
      <w:r w:rsidRPr="00262A77">
        <w:rPr>
          <w:rFonts w:ascii="FontbitDavid" w:hAnsi="FontbitDavid"/>
          <w:spacing w:val="-2"/>
          <w:sz w:val="32"/>
          <w:rtl/>
        </w:rPr>
        <w:t xml:space="preserve"> לביאה, </w:t>
      </w:r>
    </w:p>
    <w:p w14:paraId="454259DA" w14:textId="515C78D3" w:rsidR="00B433C9" w:rsidRPr="00262A77" w:rsidRDefault="00B433C9" w:rsidP="00110B70">
      <w:pPr>
        <w:ind w:left="226" w:firstLine="113"/>
        <w:rPr>
          <w:rFonts w:ascii="FontbitDavid" w:hAnsi="FontbitDavid"/>
          <w:spacing w:val="-2"/>
          <w:sz w:val="32"/>
          <w:rtl/>
        </w:rPr>
      </w:pP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אבל</w:t>
      </w:r>
      <w:r w:rsidRPr="00262A77">
        <w:rPr>
          <w:rFonts w:ascii="FontbitDavid" w:hAnsi="FontbitDavid"/>
          <w:spacing w:val="-2"/>
          <w:sz w:val="32"/>
          <w:rtl/>
        </w:rPr>
        <w:t xml:space="preserve"> חופה </w:t>
      </w:r>
      <w:r w:rsidR="006A46F5">
        <w:rPr>
          <w:rFonts w:ascii="FontbitDavid" w:hAnsi="FontbitDavid" w:hint="cs"/>
          <w:spacing w:val="-2"/>
          <w:sz w:val="32"/>
          <w:rtl/>
        </w:rPr>
        <w:t>ש</w:t>
      </w:r>
      <w:r w:rsidRPr="00262A77">
        <w:rPr>
          <w:rFonts w:ascii="FontbitDavid" w:hAnsi="FontbitDavid" w:hint="cs"/>
          <w:spacing w:val="-2"/>
          <w:sz w:val="32"/>
          <w:rtl/>
        </w:rPr>
        <w:t>קרובה לביאה</w:t>
      </w:r>
      <w:r w:rsidR="006A46F5">
        <w:rPr>
          <w:rFonts w:ascii="FontbitDavid" w:hAnsi="FontbitDavid" w:hint="cs"/>
          <w:spacing w:val="-2"/>
          <w:sz w:val="32"/>
          <w:rtl/>
        </w:rPr>
        <w:t>,</w:t>
      </w:r>
      <w:r w:rsidRPr="00262A77">
        <w:rPr>
          <w:rFonts w:ascii="FontbitDavid" w:hAnsi="FontbitDavid" w:hint="cs"/>
          <w:spacing w:val="-2"/>
          <w:sz w:val="32"/>
          <w:rtl/>
        </w:rPr>
        <w:t xml:space="preserve"> פ</w:t>
      </w:r>
      <w:r w:rsidR="006A46F5">
        <w:rPr>
          <w:rFonts w:ascii="FontbitDavid" w:hAnsi="FontbitDavid" w:hint="cs"/>
          <w:spacing w:val="-2"/>
          <w:sz w:val="32"/>
          <w:rtl/>
        </w:rPr>
        <w:t>ו</w:t>
      </w:r>
      <w:r w:rsidRPr="00262A77">
        <w:rPr>
          <w:rFonts w:ascii="FontbitDavid" w:hAnsi="FontbitDavid" w:hint="cs"/>
          <w:spacing w:val="-2"/>
          <w:sz w:val="32"/>
          <w:rtl/>
        </w:rPr>
        <w:t>סל</w:t>
      </w:r>
      <w:r w:rsidR="006A46F5">
        <w:rPr>
          <w:rFonts w:ascii="FontbitDavid" w:hAnsi="FontbitDavid" w:hint="cs"/>
          <w:spacing w:val="-2"/>
          <w:sz w:val="32"/>
          <w:rtl/>
        </w:rPr>
        <w:t xml:space="preserve">ת </w:t>
      </w:r>
      <w:r w:rsidR="006A46F5" w:rsidRPr="00110B70">
        <w:rPr>
          <w:rStyle w:val="affff8"/>
          <w:rFonts w:hint="cs"/>
          <w:rtl/>
        </w:rPr>
        <w:t>[</w:t>
      </w:r>
      <w:r w:rsidR="006A46F5">
        <w:rPr>
          <w:rStyle w:val="affff5"/>
          <w:rFonts w:hint="cs"/>
          <w:rtl/>
        </w:rPr>
        <w:t>כשמואל</w:t>
      </w:r>
      <w:r w:rsidR="006A46F5" w:rsidRPr="00110B70">
        <w:rPr>
          <w:rStyle w:val="affff8"/>
          <w:rFonts w:hint="cs"/>
          <w:rtl/>
        </w:rPr>
        <w:t xml:space="preserve"> עצמו </w:t>
      </w:r>
      <w:r w:rsidR="006A46F5" w:rsidRPr="00110B70">
        <w:rPr>
          <w:rStyle w:val="affff5"/>
          <w:rFonts w:hint="cs"/>
          <w:rtl/>
        </w:rPr>
        <w:t>ו</w:t>
      </w:r>
      <w:r w:rsidR="006A46F5">
        <w:rPr>
          <w:rStyle w:val="affff5"/>
          <w:rFonts w:hint="cs"/>
          <w:rtl/>
        </w:rPr>
        <w:t>רב</w:t>
      </w:r>
      <w:r w:rsidR="006A46F5" w:rsidRPr="00110B70">
        <w:rPr>
          <w:rStyle w:val="affff8"/>
          <w:rFonts w:hint="cs"/>
          <w:rtl/>
        </w:rPr>
        <w:t xml:space="preserve"> עצמו].</w:t>
      </w:r>
    </w:p>
    <w:p w14:paraId="2969AC37" w14:textId="53F454A9" w:rsidR="00B433C9" w:rsidRPr="00EA6942" w:rsidRDefault="006A46F5" w:rsidP="006A46F5">
      <w:pPr>
        <w:rPr>
          <w:rtl/>
        </w:rPr>
      </w:pPr>
      <w:r>
        <w:rPr>
          <w:rStyle w:val="affff5"/>
          <w:rFonts w:hint="cs"/>
          <w:rtl/>
        </w:rPr>
        <w:lastRenderedPageBreak/>
        <w:t>א</w:t>
      </w:r>
      <w:r w:rsidR="00B433C9" w:rsidRPr="00110B70">
        <w:rPr>
          <w:rStyle w:val="affff5"/>
          <w:rtl/>
        </w:rPr>
        <w:t xml:space="preserve">לא </w:t>
      </w:r>
      <w:r w:rsidRPr="00110B70">
        <w:rPr>
          <w:rStyle w:val="affff5"/>
          <w:rFonts w:hint="cs"/>
          <w:rtl/>
        </w:rPr>
        <w:t xml:space="preserve">אלו </w:t>
      </w:r>
      <w:r w:rsidR="00A66738" w:rsidRPr="00110B70">
        <w:rPr>
          <w:rStyle w:val="affff5"/>
          <w:rFonts w:hint="cs"/>
          <w:rtl/>
        </w:rPr>
        <w:t>חלקו</w:t>
      </w:r>
      <w:r w:rsidR="00B433C9" w:rsidRPr="00110B70">
        <w:rPr>
          <w:rStyle w:val="affff5"/>
          <w:rFonts w:hint="cs"/>
          <w:rtl/>
        </w:rPr>
        <w:t xml:space="preserve"> </w:t>
      </w:r>
      <w:r w:rsidR="00B433C9" w:rsidRPr="00110B70">
        <w:rPr>
          <w:rStyle w:val="affff5"/>
          <w:rtl/>
        </w:rPr>
        <w:t>ב</w:t>
      </w:r>
      <w:r w:rsidRPr="00110B70">
        <w:rPr>
          <w:rStyle w:val="affff5"/>
          <w:rFonts w:hint="cs"/>
          <w:rtl/>
        </w:rPr>
        <w:t>זה:</w:t>
      </w:r>
      <w:r>
        <w:rPr>
          <w:rFonts w:hint="cs"/>
          <w:rtl/>
        </w:rPr>
        <w:t xml:space="preserve"> </w:t>
      </w:r>
      <w:r w:rsidR="00B433C9" w:rsidRPr="006A46F5">
        <w:rPr>
          <w:rtl/>
        </w:rPr>
        <w:t xml:space="preserve">נישאו </w:t>
      </w:r>
      <w:r w:rsidRPr="00110B70">
        <w:rPr>
          <w:rStyle w:val="affff8"/>
          <w:rFonts w:hint="cs"/>
          <w:rtl/>
        </w:rPr>
        <w:t>לכהן</w:t>
      </w:r>
      <w:r w:rsidR="00B433C9" w:rsidRPr="006A46F5">
        <w:rPr>
          <w:rtl/>
        </w:rPr>
        <w:t xml:space="preserve"> כשרות ופסולות </w:t>
      </w:r>
      <w:r>
        <w:rPr>
          <w:rFonts w:hint="cs"/>
          <w:rtl/>
        </w:rPr>
        <w:t xml:space="preserve">- </w:t>
      </w:r>
      <w:r w:rsidR="00B433C9" w:rsidRPr="00110B70">
        <w:rPr>
          <w:rStyle w:val="affff8"/>
          <w:rtl/>
        </w:rPr>
        <w:t>שנכנסו לחופה ולא נבעלו</w:t>
      </w:r>
      <w:r w:rsidR="00B433C9" w:rsidRPr="006A46F5">
        <w:rPr>
          <w:rtl/>
        </w:rPr>
        <w:t xml:space="preserve"> - אוכלות</w:t>
      </w:r>
      <w:r w:rsidR="00B433C9" w:rsidRPr="00EA6942">
        <w:rPr>
          <w:rtl/>
        </w:rPr>
        <w:t xml:space="preserve"> בתרומה</w:t>
      </w:r>
      <w:r>
        <w:rPr>
          <w:rFonts w:hint="cs"/>
          <w:rtl/>
        </w:rPr>
        <w:t xml:space="preserve">, </w:t>
      </w:r>
      <w:r w:rsidRPr="00110B70">
        <w:rPr>
          <w:rStyle w:val="affff8"/>
          <w:rFonts w:hint="cs"/>
          <w:rtl/>
        </w:rPr>
        <w:t>אף ישראלית וכ"ש כהנת, ד</w:t>
      </w:r>
      <w:r w:rsidRPr="00A07384">
        <w:rPr>
          <w:rStyle w:val="affff8"/>
          <w:rFonts w:cs="PFT_Frank" w:hint="cs"/>
          <w:b/>
          <w:bCs/>
          <w:szCs w:val="10"/>
          <w:rtl/>
        </w:rPr>
        <w:t>'אין חופה'</w:t>
      </w:r>
      <w:r w:rsidRPr="00110B70">
        <w:rPr>
          <w:rStyle w:val="affff8"/>
          <w:rFonts w:hint="cs"/>
          <w:rtl/>
        </w:rPr>
        <w:t xml:space="preserve"> לפסל</w:t>
      </w:r>
      <w:r>
        <w:rPr>
          <w:rStyle w:val="affff8"/>
          <w:rFonts w:hint="cs"/>
          <w:rtl/>
        </w:rPr>
        <w:t>ה,</w:t>
      </w:r>
    </w:p>
    <w:p w14:paraId="6A8DBD81" w14:textId="0926BDDC" w:rsidR="00B433C9" w:rsidRPr="00262A77" w:rsidRDefault="00B433C9" w:rsidP="006A46F5">
      <w:pPr>
        <w:rPr>
          <w:rFonts w:ascii="FontbitDavid" w:hAnsi="FontbitDavid"/>
          <w:spacing w:val="-8"/>
          <w:sz w:val="32"/>
          <w:rtl/>
        </w:rPr>
      </w:pPr>
      <w:r w:rsidRPr="00262A77">
        <w:rPr>
          <w:rStyle w:val="affff5"/>
          <w:spacing w:val="-8"/>
          <w:rtl/>
        </w:rPr>
        <w:t>ר</w:t>
      </w:r>
      <w:r w:rsidRPr="00262A77">
        <w:rPr>
          <w:rStyle w:val="affff5"/>
          <w:rFonts w:hint="cs"/>
          <w:spacing w:val="-8"/>
          <w:rtl/>
        </w:rPr>
        <w:t>יבריב</w:t>
      </w:r>
      <w:r w:rsidRPr="00262A77">
        <w:rPr>
          <w:rStyle w:val="affff5"/>
          <w:spacing w:val="-8"/>
          <w:rtl/>
        </w:rPr>
        <w:t>"</w:t>
      </w:r>
      <w:r w:rsidRPr="00262A77">
        <w:rPr>
          <w:rStyle w:val="affff5"/>
          <w:rFonts w:hint="cs"/>
          <w:spacing w:val="-8"/>
          <w:rtl/>
        </w:rPr>
        <w:t>ב</w:t>
      </w:r>
      <w:r w:rsidRPr="00262A77">
        <w:rPr>
          <w:rStyle w:val="affff5"/>
          <w:spacing w:val="-8"/>
          <w:rtl/>
        </w:rPr>
        <w:t>:</w:t>
      </w:r>
      <w:r w:rsidRPr="00262A77">
        <w:rPr>
          <w:rFonts w:ascii="FontbitDavid" w:hAnsi="FontbitDavid"/>
          <w:spacing w:val="-8"/>
          <w:sz w:val="32"/>
          <w:rtl/>
        </w:rPr>
        <w:t xml:space="preserve"> כל שאין ביאתה מאכילתה</w:t>
      </w:r>
      <w:r w:rsidR="006A46F5">
        <w:rPr>
          <w:rFonts w:ascii="FontbitDavid" w:hAnsi="FontbitDavid" w:hint="cs"/>
          <w:spacing w:val="-8"/>
          <w:sz w:val="32"/>
          <w:rtl/>
        </w:rPr>
        <w:t xml:space="preserve"> -</w:t>
      </w:r>
      <w:r w:rsidRPr="00262A77">
        <w:rPr>
          <w:rFonts w:ascii="FontbitDavid" w:hAnsi="FontbitDavid"/>
          <w:spacing w:val="-8"/>
          <w:sz w:val="32"/>
          <w:rtl/>
        </w:rPr>
        <w:t xml:space="preserve"> אין חופתה מאכילתה</w:t>
      </w:r>
      <w:r w:rsidR="006A46F5" w:rsidRPr="00110B70">
        <w:rPr>
          <w:rStyle w:val="affff8"/>
          <w:rFonts w:hint="cs"/>
          <w:rtl/>
        </w:rPr>
        <w:t xml:space="preserve"> ד'</w:t>
      </w:r>
      <w:r w:rsidR="006A46F5" w:rsidRPr="00A07384">
        <w:rPr>
          <w:rStyle w:val="affff8"/>
          <w:rFonts w:cs="PFT_Frank" w:hint="cs"/>
          <w:b/>
          <w:bCs/>
          <w:szCs w:val="10"/>
          <w:rtl/>
        </w:rPr>
        <w:t>יש חופה</w:t>
      </w:r>
      <w:r w:rsidR="006A46F5" w:rsidRPr="00110B70">
        <w:rPr>
          <w:rStyle w:val="affff8"/>
          <w:rFonts w:hint="cs"/>
          <w:rtl/>
        </w:rPr>
        <w:t>'.</w:t>
      </w:r>
    </w:p>
    <w:p w14:paraId="0EC97731" w14:textId="1132BAB5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886C29">
        <w:rPr>
          <w:rStyle w:val="affff5"/>
          <w:rFonts w:hint="cs"/>
          <w:rtl/>
        </w:rPr>
        <w:t>ודחי</w:t>
      </w:r>
      <w:r w:rsidR="006A46F5" w:rsidRPr="00110B70">
        <w:rPr>
          <w:rStyle w:val="affff5"/>
          <w:rFonts w:hint="cs"/>
          <w:rtl/>
        </w:rPr>
        <w:t>נו</w:t>
      </w:r>
      <w:r w:rsidR="006A46F5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771C65">
        <w:rPr>
          <w:rFonts w:ascii="FontbitDavid" w:hAnsi="FontbitDavid"/>
          <w:sz w:val="32"/>
          <w:rtl/>
        </w:rPr>
        <w:t>שמא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886C29">
        <w:rPr>
          <w:rStyle w:val="affff5"/>
          <w:rtl/>
        </w:rPr>
        <w:t>ר</w:t>
      </w:r>
      <w:r w:rsidRPr="00886C29">
        <w:rPr>
          <w:rStyle w:val="affff5"/>
          <w:rFonts w:hint="cs"/>
          <w:rtl/>
        </w:rPr>
        <w:t>י</w:t>
      </w:r>
      <w:r w:rsidRPr="00886C29">
        <w:rPr>
          <w:rStyle w:val="affff5"/>
          <w:rtl/>
        </w:rPr>
        <w:t>"</w:t>
      </w:r>
      <w:r w:rsidRPr="00886C29">
        <w:rPr>
          <w:rStyle w:val="affff5"/>
          <w:rFonts w:hint="cs"/>
          <w:rtl/>
        </w:rPr>
        <w:t>ש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886C29">
        <w:rPr>
          <w:rStyle w:val="affff5"/>
          <w:rtl/>
        </w:rPr>
        <w:t>כר"</w:t>
      </w:r>
      <w:r w:rsidRPr="00886C29">
        <w:rPr>
          <w:rStyle w:val="affff5"/>
          <w:rFonts w:hint="cs"/>
          <w:rtl/>
        </w:rPr>
        <w:t>מ</w:t>
      </w:r>
      <w:r w:rsidRPr="00C35A2C">
        <w:rPr>
          <w:rFonts w:ascii="FontbitDavid" w:hAnsi="FontbitDavid"/>
          <w:sz w:val="32"/>
          <w:rtl/>
        </w:rPr>
        <w:t xml:space="preserve"> ד</w:t>
      </w:r>
      <w:r w:rsidR="006A46F5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מ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קדושין</w:t>
      </w:r>
      <w:r w:rsidRPr="00C35A2C">
        <w:rPr>
          <w:rFonts w:ascii="FontbitDavid" w:hAnsi="FontbitDavid"/>
          <w:sz w:val="32"/>
          <w:rtl/>
        </w:rPr>
        <w:t xml:space="preserve"> </w:t>
      </w:r>
      <w:r w:rsidR="006A46F5">
        <w:rPr>
          <w:rFonts w:ascii="FontbitDavid" w:hAnsi="FontbitDavid" w:hint="cs"/>
          <w:sz w:val="32"/>
          <w:rtl/>
        </w:rPr>
        <w:t xml:space="preserve">כבר </w:t>
      </w:r>
      <w:r w:rsidRPr="00C35A2C">
        <w:rPr>
          <w:rFonts w:ascii="FontbitDavid" w:hAnsi="FontbitDavid"/>
          <w:sz w:val="32"/>
          <w:rtl/>
        </w:rPr>
        <w:t>לא אכלה!</w:t>
      </w:r>
      <w:r w:rsidR="006A46F5" w:rsidRPr="00110B70">
        <w:rPr>
          <w:rStyle w:val="affff8"/>
          <w:rFonts w:hint="cs"/>
          <w:rtl/>
        </w:rPr>
        <w:t xml:space="preserve"> לא מצד החופה.</w:t>
      </w:r>
    </w:p>
    <w:p w14:paraId="39CD1AE1" w14:textId="77777777" w:rsidR="006A46F5" w:rsidRDefault="006A46F5" w:rsidP="00615A60">
      <w:pPr>
        <w:pStyle w:val="affff2"/>
        <w:rPr>
          <w:rtl/>
        </w:rPr>
      </w:pPr>
      <w:bookmarkStart w:id="651" w:name="_Toc119172894"/>
      <w:bookmarkStart w:id="652" w:name="_Toc119229985"/>
      <w:r w:rsidRPr="00110B70">
        <w:rPr>
          <w:rFonts w:hint="cs"/>
          <w:rtl/>
        </w:rPr>
        <w:t>הוכחה ממשנה ד'יש חופה לפסולות'</w:t>
      </w:r>
      <w:bookmarkEnd w:id="651"/>
      <w:bookmarkEnd w:id="652"/>
      <w:r w:rsidRPr="00110B70">
        <w:rPr>
          <w:rFonts w:hint="cs"/>
          <w:rtl/>
        </w:rPr>
        <w:t xml:space="preserve"> </w:t>
      </w:r>
    </w:p>
    <w:p w14:paraId="10B11970" w14:textId="52C7FD4B" w:rsidR="00B433C9" w:rsidRPr="00110B70" w:rsidRDefault="006A46F5" w:rsidP="00110B70">
      <w:pPr>
        <w:pStyle w:val="affff7"/>
        <w:jc w:val="center"/>
        <w:rPr>
          <w:rtl/>
        </w:rPr>
      </w:pPr>
      <w:r w:rsidRPr="00110B70">
        <w:rPr>
          <w:rFonts w:hint="cs"/>
          <w:rtl/>
        </w:rPr>
        <w:t xml:space="preserve">[לענין </w:t>
      </w:r>
      <w:r w:rsidRPr="00A07384">
        <w:rPr>
          <w:rFonts w:cs="PFT_Frank" w:hint="cs"/>
          <w:b/>
          <w:bCs/>
          <w:szCs w:val="10"/>
          <w:rtl/>
        </w:rPr>
        <w:t>שחלה</w:t>
      </w:r>
      <w:r w:rsidRPr="00110B70">
        <w:rPr>
          <w:rFonts w:hint="cs"/>
          <w:rtl/>
        </w:rPr>
        <w:t xml:space="preserve"> </w:t>
      </w:r>
      <w:r>
        <w:rPr>
          <w:rFonts w:hint="cs"/>
          <w:rtl/>
        </w:rPr>
        <w:t xml:space="preserve">כשהיא </w:t>
      </w:r>
      <w:r w:rsidRPr="00110B70">
        <w:rPr>
          <w:rFonts w:hint="cs"/>
          <w:rtl/>
        </w:rPr>
        <w:t>אחר</w:t>
      </w:r>
      <w:r>
        <w:rPr>
          <w:rFonts w:hint="cs"/>
          <w:rtl/>
        </w:rPr>
        <w:t>י</w:t>
      </w:r>
      <w:r w:rsidRPr="00110B70">
        <w:rPr>
          <w:rFonts w:hint="cs"/>
          <w:rtl/>
        </w:rPr>
        <w:t xml:space="preserve"> קידושין</w:t>
      </w:r>
      <w:r>
        <w:rPr>
          <w:rFonts w:hint="cs"/>
          <w:rtl/>
        </w:rPr>
        <w:t>,</w:t>
      </w:r>
      <w:r w:rsidRPr="00110B70">
        <w:rPr>
          <w:rFonts w:hint="cs"/>
          <w:rtl/>
        </w:rPr>
        <w:t xml:space="preserve"> ו</w:t>
      </w:r>
      <w:r>
        <w:rPr>
          <w:rFonts w:hint="cs"/>
          <w:rtl/>
        </w:rPr>
        <w:t>ממילא</w:t>
      </w:r>
      <w:r w:rsidRPr="00110B70">
        <w:rPr>
          <w:rFonts w:hint="cs"/>
          <w:rtl/>
        </w:rPr>
        <w:t xml:space="preserve"> </w:t>
      </w:r>
      <w:r w:rsidRPr="00A07384">
        <w:rPr>
          <w:rFonts w:cs="PFT_Frank" w:hint="cs"/>
          <w:b/>
          <w:bCs/>
          <w:szCs w:val="10"/>
          <w:rtl/>
        </w:rPr>
        <w:t>פוסלת</w:t>
      </w:r>
      <w:r w:rsidRPr="00110B70">
        <w:rPr>
          <w:rFonts w:hint="cs"/>
          <w:rtl/>
        </w:rPr>
        <w:t xml:space="preserve"> </w:t>
      </w:r>
      <w:r>
        <w:rPr>
          <w:rFonts w:hint="cs"/>
          <w:rtl/>
        </w:rPr>
        <w:t>אפי' בלי</w:t>
      </w:r>
      <w:r w:rsidRPr="00110B70">
        <w:rPr>
          <w:rFonts w:hint="cs"/>
          <w:rtl/>
        </w:rPr>
        <w:t xml:space="preserve"> קידושין]</w:t>
      </w:r>
    </w:p>
    <w:p w14:paraId="75299415" w14:textId="2A9F0D6E" w:rsidR="00B433C9" w:rsidRDefault="00B433C9" w:rsidP="00B55EDF">
      <w:pPr>
        <w:rPr>
          <w:rtl/>
        </w:rPr>
      </w:pPr>
      <w:r w:rsidRPr="00886C29">
        <w:rPr>
          <w:rStyle w:val="affff5"/>
          <w:rFonts w:hint="cs"/>
          <w:rtl/>
        </w:rPr>
        <w:t>ר</w:t>
      </w:r>
      <w:r w:rsidRPr="00886C29">
        <w:rPr>
          <w:rStyle w:val="affff5"/>
          <w:rtl/>
        </w:rPr>
        <w:t>"</w:t>
      </w:r>
      <w:r w:rsidRPr="001806CD">
        <w:rPr>
          <w:rStyle w:val="affff5"/>
          <w:rFonts w:hint="cs"/>
          <w:rtl/>
        </w:rPr>
        <w:t>ש</w:t>
      </w:r>
      <w:r w:rsidRPr="001806CD">
        <w:rPr>
          <w:rStyle w:val="affff5"/>
          <w:rtl/>
        </w:rPr>
        <w:t xml:space="preserve"> </w:t>
      </w:r>
      <w:r w:rsidR="006A46F5" w:rsidRPr="00110B70">
        <w:rPr>
          <w:rStyle w:val="affff5"/>
          <w:rFonts w:hint="cs"/>
          <w:rtl/>
        </w:rPr>
        <w:t>האיר עינינו ממשנ</w:t>
      </w:r>
      <w:r w:rsidR="00284612" w:rsidRPr="00110B70">
        <w:rPr>
          <w:rStyle w:val="affff5"/>
          <w:rFonts w:hint="cs"/>
          <w:rtl/>
        </w:rPr>
        <w:t>תינו</w:t>
      </w:r>
      <w:r w:rsidR="006A46F5" w:rsidRPr="00110B70">
        <w:rPr>
          <w:rStyle w:val="affff5"/>
          <w:rFonts w:hint="cs"/>
          <w:rtl/>
        </w:rPr>
        <w:t>:</w:t>
      </w:r>
      <w:r w:rsidRPr="00110B70">
        <w:rPr>
          <w:rtl/>
        </w:rPr>
        <w:t xml:space="preserve"> </w:t>
      </w:r>
      <w:r w:rsidR="006A46F5" w:rsidRPr="00110B70">
        <w:rPr>
          <w:rFonts w:hint="cs"/>
          <w:rtl/>
        </w:rPr>
        <w:t>ד'</w:t>
      </w:r>
      <w:r w:rsidRPr="00D1637C">
        <w:rPr>
          <w:rFonts w:cs="PFT_Frank"/>
          <w:b/>
          <w:bCs/>
          <w:szCs w:val="14"/>
          <w:rtl/>
        </w:rPr>
        <w:t>יש חופה לפסולות</w:t>
      </w:r>
      <w:r w:rsidR="006A46F5" w:rsidRPr="00110B70">
        <w:rPr>
          <w:rFonts w:hint="cs"/>
          <w:rtl/>
        </w:rPr>
        <w:t>'</w:t>
      </w:r>
      <w:r w:rsidR="001806CD">
        <w:rPr>
          <w:rFonts w:hint="cs"/>
          <w:rtl/>
        </w:rPr>
        <w:t xml:space="preserve"> -</w:t>
      </w:r>
    </w:p>
    <w:p w14:paraId="5722E4E3" w14:textId="41BF78A1" w:rsidR="00B433C9" w:rsidRPr="00C35A2C" w:rsidRDefault="00284612" w:rsidP="00110B70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אמן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שלא ש</w:t>
      </w:r>
      <w:r w:rsidR="00B433C9" w:rsidRPr="00284612">
        <w:rPr>
          <w:rFonts w:ascii="FontbitDavid" w:hAnsi="FontbitDavid"/>
          <w:sz w:val="32"/>
          <w:rtl/>
        </w:rPr>
        <w:t xml:space="preserve">טיתי </w:t>
      </w:r>
      <w:r w:rsidR="00B433C9" w:rsidRPr="00110B70">
        <w:rPr>
          <w:rFonts w:ascii="FontbitDavid" w:hAnsi="FontbitDavid" w:cs="PFT_Frank"/>
          <w:sz w:val="14"/>
          <w:szCs w:val="14"/>
          <w:rtl/>
        </w:rPr>
        <w:t>ארוסה</w:t>
      </w:r>
      <w:r>
        <w:rPr>
          <w:rFonts w:ascii="FontbitDavid" w:hAnsi="FontbitDavid" w:cs="PFT_Frank" w:hint="cs"/>
          <w:sz w:val="14"/>
          <w:szCs w:val="14"/>
          <w:rtl/>
        </w:rPr>
        <w:t>,</w:t>
      </w:r>
      <w:r w:rsidR="00B433C9" w:rsidRPr="00284612">
        <w:rPr>
          <w:rFonts w:ascii="FontbitDavid" w:hAnsi="FontbitDavid"/>
          <w:sz w:val="32"/>
          <w:rtl/>
        </w:rPr>
        <w:t xml:space="preserve"> </w:t>
      </w:r>
      <w:r w:rsidR="00B433C9" w:rsidRPr="00110B70">
        <w:rPr>
          <w:rFonts w:ascii="FontbitDavid" w:hAnsi="FontbitDavid" w:cs="PFT_Frank"/>
          <w:sz w:val="14"/>
          <w:szCs w:val="14"/>
          <w:rtl/>
        </w:rPr>
        <w:t>נשואה</w:t>
      </w:r>
      <w:r w:rsidR="00B433C9" w:rsidRPr="00284612">
        <w:rPr>
          <w:rFonts w:ascii="FontbitDavid" w:hAnsi="FontbitDavid"/>
          <w:sz w:val="32"/>
          <w:rtl/>
        </w:rPr>
        <w:t>, שומרת יבם</w:t>
      </w:r>
      <w:r>
        <w:rPr>
          <w:rFonts w:ascii="FontbitDavid" w:hAnsi="FontbitDavid" w:hint="cs"/>
          <w:sz w:val="32"/>
          <w:rtl/>
        </w:rPr>
        <w:t>,</w:t>
      </w:r>
      <w:r w:rsidR="00B433C9" w:rsidRPr="00284612">
        <w:rPr>
          <w:rFonts w:ascii="FontbitDavid" w:hAnsi="FontbitDavid"/>
          <w:sz w:val="32"/>
          <w:rtl/>
        </w:rPr>
        <w:t xml:space="preserve"> כנוסה</w:t>
      </w:r>
      <w:r w:rsidRPr="00284612">
        <w:rPr>
          <w:rFonts w:ascii="FontbitDavid" w:hAnsi="FontbitDavid" w:hint="cs"/>
          <w:sz w:val="32"/>
          <w:rtl/>
        </w:rPr>
        <w:t>' -</w:t>
      </w:r>
    </w:p>
    <w:p w14:paraId="52611057" w14:textId="065C7B69" w:rsidR="00FD7F12" w:rsidRDefault="00284612" w:rsidP="007C50EB">
      <w:pPr>
        <w:ind w:hanging="1"/>
        <w:rPr>
          <w:rtl/>
        </w:rPr>
      </w:pPr>
      <w:r w:rsidRPr="00110B70">
        <w:rPr>
          <w:rStyle w:val="affff5"/>
          <w:rFonts w:hint="cs"/>
          <w:rtl/>
        </w:rPr>
        <w:t>ו'</w:t>
      </w:r>
      <w:r w:rsidR="00B433C9" w:rsidRPr="00110B70">
        <w:rPr>
          <w:rStyle w:val="affff5"/>
          <w:rFonts w:hint="cs"/>
          <w:rtl/>
        </w:rPr>
        <w:t>ארוסה</w:t>
      </w:r>
      <w:r w:rsidRPr="00110B70">
        <w:rPr>
          <w:rStyle w:val="affff5"/>
          <w:rFonts w:hint="cs"/>
          <w:rtl/>
        </w:rPr>
        <w:t>'</w:t>
      </w:r>
      <w:r>
        <w:rPr>
          <w:rStyle w:val="affff5"/>
          <w:rFonts w:hint="cs"/>
          <w:rtl/>
        </w:rPr>
        <w:t>:</w:t>
      </w:r>
      <w:r w:rsidR="00B433C9" w:rsidRPr="00C35A2C">
        <w:rPr>
          <w:rFonts w:hint="cs"/>
          <w:rtl/>
        </w:rPr>
        <w:t xml:space="preserve"> </w:t>
      </w:r>
      <w:r w:rsidR="00B433C9" w:rsidRPr="00D1637C">
        <w:rPr>
          <w:rFonts w:cs="PFT_Frank" w:hint="cs"/>
          <w:b/>
          <w:bCs/>
          <w:szCs w:val="14"/>
          <w:rtl/>
        </w:rPr>
        <w:t>לא</w:t>
      </w:r>
      <w:r w:rsidR="00FD7F12" w:rsidRPr="00D1637C">
        <w:rPr>
          <w:rFonts w:cs="PFT_Frank" w:hint="cs"/>
          <w:b/>
          <w:bCs/>
          <w:szCs w:val="14"/>
          <w:rtl/>
        </w:rPr>
        <w:t xml:space="preserve"> </w:t>
      </w:r>
      <w:r>
        <w:rPr>
          <w:rFonts w:hint="cs"/>
          <w:rtl/>
        </w:rPr>
        <w:t>בנסתרה ועדיין</w:t>
      </w:r>
      <w:r w:rsidR="00FD7F12">
        <w:rPr>
          <w:rFonts w:hint="cs"/>
          <w:rtl/>
        </w:rPr>
        <w:t xml:space="preserve"> ארוסה </w:t>
      </w:r>
      <w:r>
        <w:rPr>
          <w:rFonts w:hint="cs"/>
          <w:rtl/>
        </w:rPr>
        <w:t xml:space="preserve">- </w:t>
      </w:r>
      <w:r w:rsidR="00FD7F12">
        <w:rPr>
          <w:rFonts w:hint="cs"/>
          <w:rtl/>
        </w:rPr>
        <w:t>אינה בת שתיה</w:t>
      </w:r>
      <w:r>
        <w:rPr>
          <w:rFonts w:hint="cs"/>
          <w:rtl/>
        </w:rPr>
        <w:t xml:space="preserve"> </w:t>
      </w:r>
      <w:r w:rsidRPr="00110B70">
        <w:rPr>
          <w:rStyle w:val="affff5"/>
          <w:rFonts w:hint="cs"/>
          <w:rtl/>
        </w:rPr>
        <w:t>כדתנן</w:t>
      </w:r>
      <w:r>
        <w:rPr>
          <w:rFonts w:hint="cs"/>
          <w:rtl/>
        </w:rPr>
        <w:t>,</w:t>
      </w:r>
    </w:p>
    <w:p w14:paraId="37A6F933" w14:textId="6A20BFE8" w:rsidR="00B433C9" w:rsidRPr="00C35A2C" w:rsidRDefault="00B433C9" w:rsidP="00110B70">
      <w:pPr>
        <w:rPr>
          <w:rFonts w:ascii="FontbitDavid" w:hAnsi="FontbitDavid"/>
          <w:sz w:val="32"/>
          <w:rtl/>
        </w:rPr>
      </w:pPr>
      <w:r w:rsidRPr="00D1637C">
        <w:rPr>
          <w:rFonts w:cs="PFT_Frank" w:hint="cs"/>
          <w:b/>
          <w:bCs/>
          <w:szCs w:val="14"/>
          <w:rtl/>
        </w:rPr>
        <w:t>ולא</w:t>
      </w:r>
      <w:r w:rsidRPr="00110B70">
        <w:rPr>
          <w:rFonts w:hint="cs"/>
          <w:rtl/>
        </w:rPr>
        <w:t xml:space="preserve"> </w:t>
      </w:r>
      <w:r w:rsidR="00284612">
        <w:rPr>
          <w:rFonts w:hint="cs"/>
          <w:rtl/>
        </w:rPr>
        <w:t>בנסתרה</w:t>
      </w:r>
      <w:r w:rsidRPr="00C35A2C">
        <w:rPr>
          <w:rtl/>
        </w:rPr>
        <w:t xml:space="preserve"> ארוסה</w:t>
      </w:r>
      <w:r w:rsidRPr="00C35A2C">
        <w:rPr>
          <w:rFonts w:hint="cs"/>
          <w:rtl/>
        </w:rPr>
        <w:t xml:space="preserve"> ו</w:t>
      </w:r>
      <w:r w:rsidR="00284612">
        <w:rPr>
          <w:rFonts w:hint="cs"/>
          <w:rtl/>
        </w:rPr>
        <w:t>עכשיו כבר</w:t>
      </w:r>
      <w:r w:rsidRPr="00C35A2C">
        <w:rPr>
          <w:rtl/>
        </w:rPr>
        <w:t xml:space="preserve"> נשואה </w:t>
      </w:r>
      <w:r w:rsidR="00FD7F12">
        <w:rPr>
          <w:rFonts w:hint="cs"/>
          <w:rtl/>
        </w:rPr>
        <w:t>-</w:t>
      </w:r>
      <w:r w:rsidR="00FD7F12" w:rsidRPr="00284612">
        <w:rPr>
          <w:rFonts w:hint="cs"/>
          <w:rtl/>
        </w:rPr>
        <w:t xml:space="preserve"> דא</w:t>
      </w:r>
      <w:r w:rsidR="00284612" w:rsidRPr="00284612">
        <w:rPr>
          <w:rFonts w:hint="cs"/>
          <w:rtl/>
        </w:rPr>
        <w:t>ם</w:t>
      </w:r>
      <w:r w:rsidR="00FD7F12" w:rsidRPr="00284612">
        <w:rPr>
          <w:rFonts w:hint="cs"/>
          <w:rtl/>
        </w:rPr>
        <w:t xml:space="preserve"> </w:t>
      </w:r>
      <w:r w:rsidR="00284612" w:rsidRPr="00110B70">
        <w:rPr>
          <w:rFonts w:hint="cs"/>
          <w:rtl/>
        </w:rPr>
        <w:t>אין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ונקה האיש מעון</w:t>
      </w:r>
      <w:r w:rsidRPr="00AD1A41">
        <w:rPr>
          <w:rStyle w:val="affff1"/>
          <w:rFonts w:hint="cs"/>
          <w:rtl/>
        </w:rPr>
        <w:t>'</w:t>
      </w:r>
      <w:r w:rsidRPr="00C35A2C">
        <w:rPr>
          <w:rtl/>
        </w:rPr>
        <w:t xml:space="preserve"> </w:t>
      </w:r>
      <w:r w:rsidR="00284612" w:rsidRPr="00110B70">
        <w:rPr>
          <w:rStyle w:val="affff8"/>
          <w:rFonts w:hint="cs"/>
          <w:rtl/>
        </w:rPr>
        <w:t>[שעשה איסור בבעילתה שאחר סתירה]</w:t>
      </w:r>
      <w:r w:rsidRPr="00C35A2C">
        <w:rPr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אין מים בודקין אשתו!</w:t>
      </w:r>
    </w:p>
    <w:p w14:paraId="5DF0E64D" w14:textId="07EEB693" w:rsidR="00284612" w:rsidRDefault="00B433C9" w:rsidP="00B55EDF">
      <w:pPr>
        <w:rPr>
          <w:rFonts w:ascii="FontbitDavid" w:hAnsi="FontbitDavid" w:cs="PFT_Frank"/>
          <w:b/>
          <w:bCs/>
          <w:spacing w:val="-4"/>
          <w:sz w:val="32"/>
          <w:szCs w:val="14"/>
          <w:rtl/>
        </w:rPr>
      </w:pPr>
      <w:r w:rsidRPr="00D1637C">
        <w:rPr>
          <w:rFonts w:cs="PFT_Frank"/>
          <w:b/>
          <w:bCs/>
          <w:szCs w:val="14"/>
          <w:rtl/>
        </w:rPr>
        <w:t>אלא</w:t>
      </w:r>
      <w:r w:rsidRPr="00110B70">
        <w:rPr>
          <w:rtl/>
        </w:rPr>
        <w:t xml:space="preserve"> </w:t>
      </w:r>
      <w:r w:rsidR="00284612">
        <w:rPr>
          <w:rStyle w:val="affff8"/>
          <w:rFonts w:hint="cs"/>
          <w:rtl/>
        </w:rPr>
        <w:t>ב</w:t>
      </w:r>
      <w:r w:rsidRPr="00110B70">
        <w:rPr>
          <w:rStyle w:val="affff8"/>
          <w:rtl/>
        </w:rPr>
        <w:t>ק</w:t>
      </w:r>
      <w:r w:rsidR="00284612" w:rsidRPr="00110B70">
        <w:rPr>
          <w:rStyle w:val="affff8"/>
          <w:rFonts w:hint="cs"/>
          <w:rtl/>
        </w:rPr>
        <w:t>י</w:t>
      </w:r>
      <w:r w:rsidRPr="00110B70">
        <w:rPr>
          <w:rStyle w:val="affff8"/>
          <w:rtl/>
        </w:rPr>
        <w:t>נ</w:t>
      </w:r>
      <w:r w:rsidR="00284612" w:rsidRPr="00110B70">
        <w:rPr>
          <w:rStyle w:val="affff8"/>
          <w:rFonts w:hint="cs"/>
          <w:rtl/>
        </w:rPr>
        <w:t>א</w:t>
      </w:r>
      <w:r w:rsidRPr="00110B70">
        <w:rPr>
          <w:rStyle w:val="affff8"/>
          <w:rtl/>
        </w:rPr>
        <w:t xml:space="preserve"> לה</w:t>
      </w:r>
      <w:r w:rsidRPr="00AC7749">
        <w:rPr>
          <w:rFonts w:ascii="FontbitDavid" w:hAnsi="FontbitDavid"/>
          <w:spacing w:val="-4"/>
          <w:sz w:val="32"/>
          <w:rtl/>
        </w:rPr>
        <w:t xml:space="preserve"> ו</w:t>
      </w:r>
      <w:r w:rsidR="00284612">
        <w:rPr>
          <w:rFonts w:ascii="FontbitDavid" w:hAnsi="FontbitDavid" w:hint="cs"/>
          <w:spacing w:val="-4"/>
          <w:sz w:val="32"/>
          <w:rtl/>
        </w:rPr>
        <w:t>נ</w:t>
      </w:r>
      <w:r w:rsidRPr="00AC7749">
        <w:rPr>
          <w:rFonts w:ascii="FontbitDavid" w:hAnsi="FontbitDavid"/>
          <w:spacing w:val="-4"/>
          <w:sz w:val="32"/>
          <w:rtl/>
        </w:rPr>
        <w:t>סת</w:t>
      </w:r>
      <w:r w:rsidRPr="00110B70">
        <w:rPr>
          <w:rtl/>
        </w:rPr>
        <w:t>רה</w:t>
      </w:r>
      <w:r w:rsidR="00284612" w:rsidRPr="00110B70">
        <w:rPr>
          <w:rtl/>
        </w:rPr>
        <w:t xml:space="preserve"> כשארוסה</w:t>
      </w:r>
      <w:r w:rsidR="00284612" w:rsidRPr="00110B70">
        <w:rPr>
          <w:rFonts w:hint="cs"/>
          <w:rtl/>
        </w:rPr>
        <w:t>,</w:t>
      </w:r>
      <w:r w:rsidRPr="00AC7749">
        <w:rPr>
          <w:rFonts w:ascii="FontbitDavid" w:hAnsi="FontbitDavid"/>
          <w:spacing w:val="-4"/>
          <w:sz w:val="32"/>
          <w:rtl/>
        </w:rPr>
        <w:t xml:space="preserve"> ונכנסה לחופה </w:t>
      </w:r>
      <w:r w:rsidR="00284612">
        <w:rPr>
          <w:rFonts w:ascii="FontbitDavid" w:hAnsi="FontbitDavid" w:hint="cs"/>
          <w:spacing w:val="-4"/>
          <w:sz w:val="32"/>
          <w:rtl/>
        </w:rPr>
        <w:t>בלא</w:t>
      </w:r>
      <w:r w:rsidRPr="00AC7749">
        <w:rPr>
          <w:rFonts w:ascii="FontbitDavid" w:hAnsi="FontbitDavid"/>
          <w:spacing w:val="-4"/>
          <w:sz w:val="32"/>
          <w:rtl/>
        </w:rPr>
        <w:t xml:space="preserve"> בע</w:t>
      </w:r>
      <w:r w:rsidR="00284612">
        <w:rPr>
          <w:rFonts w:ascii="FontbitDavid" w:hAnsi="FontbitDavid" w:hint="cs"/>
          <w:spacing w:val="-4"/>
          <w:sz w:val="32"/>
          <w:rtl/>
        </w:rPr>
        <w:t>י</w:t>
      </w:r>
      <w:r w:rsidRPr="00AC7749">
        <w:rPr>
          <w:rFonts w:ascii="FontbitDavid" w:hAnsi="FontbitDavid"/>
          <w:spacing w:val="-4"/>
          <w:sz w:val="32"/>
          <w:rtl/>
        </w:rPr>
        <w:t xml:space="preserve">לה, </w:t>
      </w:r>
    </w:p>
    <w:p w14:paraId="1BB2F145" w14:textId="5E726A13" w:rsidR="00B433C9" w:rsidRPr="00AC7749" w:rsidRDefault="00B433C9" w:rsidP="00110B70">
      <w:pPr>
        <w:jc w:val="center"/>
        <w:rPr>
          <w:rtl/>
        </w:rPr>
      </w:pPr>
      <w:r w:rsidRPr="003F3A85">
        <w:rPr>
          <w:rtl/>
        </w:rPr>
        <w:t>וש"</w:t>
      </w:r>
      <w:r w:rsidRPr="003F3A85">
        <w:rPr>
          <w:rFonts w:hint="cs"/>
          <w:rtl/>
        </w:rPr>
        <w:t>מ</w:t>
      </w:r>
      <w:r w:rsidRPr="003F3A85">
        <w:rPr>
          <w:rtl/>
        </w:rPr>
        <w:t xml:space="preserve"> </w:t>
      </w:r>
      <w:r w:rsidR="00284612">
        <w:rPr>
          <w:rFonts w:hint="cs"/>
          <w:rtl/>
        </w:rPr>
        <w:t>'</w:t>
      </w:r>
      <w:r w:rsidRPr="00D1637C">
        <w:rPr>
          <w:rFonts w:cs="PFT_Frank"/>
          <w:b/>
          <w:bCs/>
          <w:szCs w:val="14"/>
          <w:rtl/>
        </w:rPr>
        <w:t>יש חופה לפסולות</w:t>
      </w:r>
      <w:r w:rsidR="00284612">
        <w:rPr>
          <w:rFonts w:hint="cs"/>
          <w:rtl/>
        </w:rPr>
        <w:t>'!</w:t>
      </w:r>
      <w:r w:rsidR="001806CD" w:rsidRPr="00110B70">
        <w:rPr>
          <w:rStyle w:val="affff8"/>
          <w:rFonts w:hint="cs"/>
          <w:rtl/>
        </w:rPr>
        <w:t xml:space="preserve"> שנחשבת נשואה ובת שתיה</w:t>
      </w:r>
      <w:r w:rsidR="001806CD">
        <w:rPr>
          <w:rStyle w:val="affff8"/>
          <w:rFonts w:hint="cs"/>
          <w:rtl/>
        </w:rPr>
        <w:t>.</w:t>
      </w:r>
    </w:p>
    <w:p w14:paraId="4EE5981D" w14:textId="3E1750B7" w:rsidR="00284612" w:rsidRDefault="00B433C9" w:rsidP="00284612">
      <w:pPr>
        <w:rPr>
          <w:rFonts w:ascii="FontbitDavid" w:hAnsi="FontbitDavid"/>
          <w:sz w:val="32"/>
          <w:rtl/>
        </w:rPr>
      </w:pPr>
      <w:r w:rsidRPr="00886C29">
        <w:rPr>
          <w:rStyle w:val="affff5"/>
          <w:rtl/>
        </w:rPr>
        <w:t>רבא</w:t>
      </w:r>
      <w:r w:rsidR="00284612">
        <w:rPr>
          <w:rFonts w:ascii="FontbitDavid" w:hAnsi="FontbitDavid" w:hint="cs"/>
          <w:sz w:val="32"/>
          <w:rtl/>
        </w:rPr>
        <w:t>,</w:t>
      </w:r>
      <w:r w:rsidR="00284612" w:rsidRPr="00110B70">
        <w:rPr>
          <w:rStyle w:val="affff5"/>
          <w:rFonts w:hint="cs"/>
          <w:rtl/>
        </w:rPr>
        <w:t xml:space="preserve"> עדיין יקשה</w:t>
      </w:r>
      <w:r w:rsidRPr="00110B70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>מבלעדי אישך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-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שקדמה</w:t>
      </w:r>
      <w:r w:rsidRPr="00C35A2C">
        <w:rPr>
          <w:rFonts w:ascii="FontbitDavid" w:hAnsi="FontbitDavid"/>
          <w:sz w:val="32"/>
          <w:rtl/>
        </w:rPr>
        <w:t xml:space="preserve"> שכיבת בעל לבועל,</w:t>
      </w:r>
    </w:p>
    <w:p w14:paraId="0056DA41" w14:textId="5ACEDA18" w:rsidR="00284612" w:rsidRDefault="00284612" w:rsidP="00284612">
      <w:pPr>
        <w:rPr>
          <w:rStyle w:val="affff8"/>
          <w:rtl/>
        </w:rPr>
      </w:pPr>
      <w:r>
        <w:rPr>
          <w:rStyle w:val="affff5"/>
          <w:rFonts w:hint="cs"/>
          <w:rtl/>
        </w:rPr>
        <w:t>ו</w:t>
      </w:r>
      <w:r w:rsidRPr="00110B70">
        <w:rPr>
          <w:rStyle w:val="affff5"/>
          <w:rFonts w:hint="cs"/>
          <w:rtl/>
        </w:rPr>
        <w:t>תירצנו</w:t>
      </w:r>
      <w:r w:rsidR="00B433C9" w:rsidRPr="00110B70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כ</w:t>
      </w:r>
      <w:r w:rsidR="00B433C9" w:rsidRPr="00C35A2C">
        <w:rPr>
          <w:rtl/>
        </w:rPr>
        <w:t xml:space="preserve">שבא עליה </w:t>
      </w:r>
      <w:r>
        <w:rPr>
          <w:rFonts w:hint="cs"/>
          <w:rtl/>
        </w:rPr>
        <w:t>ה</w:t>
      </w:r>
      <w:r w:rsidR="00B433C9" w:rsidRPr="00C35A2C">
        <w:rPr>
          <w:rtl/>
        </w:rPr>
        <w:t>ארוס בבית אביה</w:t>
      </w:r>
      <w:r>
        <w:rPr>
          <w:rFonts w:hint="cs"/>
          <w:rtl/>
        </w:rPr>
        <w:t xml:space="preserve"> </w:t>
      </w:r>
      <w:r w:rsidRPr="00110B70">
        <w:rPr>
          <w:rStyle w:val="affff8"/>
          <w:rFonts w:hint="cs"/>
          <w:rtl/>
        </w:rPr>
        <w:t>ל</w:t>
      </w:r>
      <w:r>
        <w:rPr>
          <w:rStyle w:val="affff8"/>
          <w:rFonts w:hint="cs"/>
          <w:rtl/>
        </w:rPr>
        <w:t xml:space="preserve">שם </w:t>
      </w:r>
      <w:r w:rsidRPr="00110B70">
        <w:rPr>
          <w:rStyle w:val="affff8"/>
          <w:rFonts w:hint="cs"/>
          <w:rtl/>
        </w:rPr>
        <w:t>זנות,</w:t>
      </w:r>
    </w:p>
    <w:p w14:paraId="50EEA6C2" w14:textId="702860DD" w:rsidR="00B433C9" w:rsidRDefault="00FD7F12" w:rsidP="00284612">
      <w:pPr>
        <w:rPr>
          <w:rtl/>
        </w:rPr>
      </w:pPr>
      <w:r w:rsidRPr="00110B70">
        <w:rPr>
          <w:rStyle w:val="affff5"/>
          <w:rFonts w:hint="cs"/>
          <w:rtl/>
        </w:rPr>
        <w:t>וב</w:t>
      </w:r>
      <w:r w:rsidR="00284612" w:rsidRPr="00110B70">
        <w:rPr>
          <w:rStyle w:val="affff5"/>
          <w:rFonts w:hint="cs"/>
          <w:rtl/>
        </w:rPr>
        <w:t>'</w:t>
      </w:r>
      <w:r w:rsidR="00B433C9" w:rsidRPr="00110B70">
        <w:rPr>
          <w:rStyle w:val="affff5"/>
          <w:rtl/>
        </w:rPr>
        <w:t>שומרת יבם</w:t>
      </w:r>
      <w:r w:rsidR="00284612" w:rsidRPr="00110B70">
        <w:rPr>
          <w:rStyle w:val="affff5"/>
          <w:rFonts w:hint="cs"/>
          <w:rtl/>
        </w:rPr>
        <w:t>'</w:t>
      </w:r>
      <w:r w:rsidR="00284612">
        <w:rPr>
          <w:rStyle w:val="affff5"/>
          <w:rFonts w:hint="cs"/>
          <w:rtl/>
        </w:rPr>
        <w:t>, א.</w:t>
      </w:r>
      <w:r w:rsidR="00B433C9" w:rsidRPr="00C35A2C">
        <w:rPr>
          <w:rtl/>
        </w:rPr>
        <w:t xml:space="preserve"> </w:t>
      </w:r>
      <w:r w:rsidR="00284612" w:rsidRPr="00D1637C">
        <w:rPr>
          <w:rFonts w:cs="PFT_Frank" w:hint="cs"/>
          <w:b/>
          <w:bCs/>
          <w:szCs w:val="14"/>
          <w:rtl/>
        </w:rPr>
        <w:t>כ</w:t>
      </w:r>
      <w:r w:rsidR="00B433C9" w:rsidRPr="00D1637C">
        <w:rPr>
          <w:rFonts w:cs="PFT_Frank"/>
          <w:b/>
          <w:bCs/>
          <w:szCs w:val="14"/>
          <w:rtl/>
        </w:rPr>
        <w:t>שבא עליה</w:t>
      </w:r>
      <w:r w:rsidR="00B433C9" w:rsidRPr="00C35A2C">
        <w:rPr>
          <w:rtl/>
        </w:rPr>
        <w:t xml:space="preserve"> יבם בבית חמיה</w:t>
      </w:r>
      <w:r w:rsidR="00284612">
        <w:rPr>
          <w:rFonts w:hint="cs"/>
          <w:rtl/>
        </w:rPr>
        <w:t xml:space="preserve"> </w:t>
      </w:r>
      <w:r w:rsidR="00284612" w:rsidRPr="00110B70">
        <w:rPr>
          <w:rStyle w:val="affff8"/>
          <w:rFonts w:hint="cs"/>
          <w:rtl/>
        </w:rPr>
        <w:t>ל</w:t>
      </w:r>
      <w:r w:rsidR="00284612">
        <w:rPr>
          <w:rStyle w:val="affff8"/>
          <w:rFonts w:hint="cs"/>
          <w:rtl/>
        </w:rPr>
        <w:t xml:space="preserve">שם </w:t>
      </w:r>
      <w:r w:rsidR="00284612" w:rsidRPr="00110B70">
        <w:rPr>
          <w:rStyle w:val="affff8"/>
          <w:rFonts w:hint="cs"/>
          <w:rtl/>
        </w:rPr>
        <w:t>זנות,</w:t>
      </w:r>
    </w:p>
    <w:p w14:paraId="6E80421B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נח:</w:t>
      </w:r>
    </w:p>
    <w:p w14:paraId="4B95D259" w14:textId="059AAE12" w:rsidR="00284612" w:rsidRDefault="00284612" w:rsidP="00284612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cs"/>
          <w:rtl/>
        </w:rPr>
        <w:t>ויקשה:</w:t>
      </w:r>
      <w:r>
        <w:rPr>
          <w:rFonts w:ascii="FontbitDavid" w:hAnsi="FontbitDavid" w:hint="cs"/>
          <w:sz w:val="32"/>
          <w:rtl/>
        </w:rPr>
        <w:t xml:space="preserve"> א"כ קנאה</w:t>
      </w:r>
      <w:r w:rsidR="001806CD">
        <w:rPr>
          <w:rFonts w:ascii="FontbitDavid" w:hAnsi="FontbitDavid" w:hint="cs"/>
          <w:sz w:val="32"/>
          <w:rtl/>
        </w:rPr>
        <w:t xml:space="preserve"> כאשתו,</w:t>
      </w:r>
      <w:r w:rsidRPr="00110B70">
        <w:rPr>
          <w:rStyle w:val="affff5"/>
          <w:rFonts w:hint="cs"/>
          <w:rtl/>
        </w:rPr>
        <w:t xml:space="preserve"> לרב</w:t>
      </w:r>
      <w:r>
        <w:rPr>
          <w:rStyle w:val="affff5"/>
          <w:rFonts w:hint="cs"/>
          <w:rtl/>
        </w:rPr>
        <w:t xml:space="preserve"> ש'קנאה לכל'</w:t>
      </w:r>
      <w:r>
        <w:rPr>
          <w:rFonts w:ascii="FontbitDavid" w:hAnsi="FontbitDavid" w:hint="cs"/>
          <w:sz w:val="32"/>
          <w:rtl/>
        </w:rPr>
        <w:t xml:space="preserve"> ואינה '</w:t>
      </w:r>
      <w:r w:rsidR="00B433C9" w:rsidRPr="00C35A2C">
        <w:rPr>
          <w:rFonts w:ascii="FontbitDavid" w:hAnsi="FontbitDavid"/>
          <w:sz w:val="32"/>
          <w:rtl/>
        </w:rPr>
        <w:t>שומרת יבם</w:t>
      </w:r>
      <w:r>
        <w:rPr>
          <w:rFonts w:ascii="FontbitDavid" w:hAnsi="FontbitDavid" w:hint="cs"/>
          <w:sz w:val="32"/>
          <w:rtl/>
        </w:rPr>
        <w:t>',</w:t>
      </w:r>
      <w:r w:rsidR="00FD7F12">
        <w:rPr>
          <w:rFonts w:ascii="FontbitDavid" w:hAnsi="FontbitDavid" w:hint="cs"/>
          <w:sz w:val="32"/>
          <w:rtl/>
        </w:rPr>
        <w:t xml:space="preserve"> </w:t>
      </w:r>
    </w:p>
    <w:p w14:paraId="279A2841" w14:textId="27015AE9" w:rsidR="00B433C9" w:rsidRDefault="00284612" w:rsidP="00284612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cs"/>
          <w:rtl/>
        </w:rPr>
        <w:t>אלא, ב.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כ</w:t>
      </w:r>
      <w:r w:rsidR="00FD7F12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ש</w:t>
      </w:r>
      <w:r w:rsidR="00B433C9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עשה בה מאמר</w:t>
      </w:r>
      <w:r w:rsidRPr="00110B70">
        <w:rPr>
          <w:rStyle w:val="affff8"/>
          <w:rFonts w:hint="cs"/>
          <w:rtl/>
        </w:rPr>
        <w:t xml:space="preserve"> ו</w:t>
      </w:r>
      <w:r>
        <w:rPr>
          <w:rStyle w:val="affff8"/>
          <w:rFonts w:hint="cs"/>
          <w:rtl/>
        </w:rPr>
        <w:t xml:space="preserve">אח"כ </w:t>
      </w:r>
      <w:r w:rsidRPr="00110B70">
        <w:rPr>
          <w:rStyle w:val="affff8"/>
          <w:rFonts w:hint="cs"/>
          <w:rtl/>
        </w:rPr>
        <w:t>בא עליה,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4507EF">
        <w:rPr>
          <w:rStyle w:val="affff5"/>
          <w:rFonts w:hint="cs"/>
          <w:rtl/>
        </w:rPr>
        <w:t>וכב</w:t>
      </w:r>
      <w:r w:rsidR="00B433C9" w:rsidRPr="004507EF">
        <w:rPr>
          <w:rStyle w:val="affff5"/>
          <w:rtl/>
        </w:rPr>
        <w:t>"</w:t>
      </w:r>
      <w:r w:rsidR="00B433C9" w:rsidRPr="004507EF">
        <w:rPr>
          <w:rStyle w:val="affff5"/>
          <w:rFonts w:hint="cs"/>
          <w:rtl/>
        </w:rPr>
        <w:t>ש</w:t>
      </w:r>
      <w:r w:rsidR="00B433C9" w:rsidRPr="00C35A2C">
        <w:rPr>
          <w:rFonts w:ascii="FontbitDavid" w:hAnsi="FontbitDavid" w:hint="cs"/>
          <w:sz w:val="32"/>
          <w:rtl/>
        </w:rPr>
        <w:t xml:space="preserve"> דקונה</w:t>
      </w:r>
      <w:r>
        <w:rPr>
          <w:rFonts w:ascii="FontbitDavid" w:hAnsi="FontbitDavid" w:hint="cs"/>
          <w:sz w:val="32"/>
          <w:rtl/>
        </w:rPr>
        <w:t xml:space="preserve"> </w:t>
      </w:r>
      <w:r w:rsidRPr="00110B70">
        <w:rPr>
          <w:rStyle w:val="affff8"/>
          <w:rFonts w:hint="cs"/>
          <w:rtl/>
        </w:rPr>
        <w:t>כאירוסין</w:t>
      </w:r>
      <w:r>
        <w:rPr>
          <w:rStyle w:val="affff8"/>
          <w:rFonts w:hint="cs"/>
          <w:rtl/>
        </w:rPr>
        <w:t>.</w:t>
      </w:r>
    </w:p>
    <w:p w14:paraId="06FED3FD" w14:textId="04A08A0B" w:rsidR="00B433C9" w:rsidRPr="00D238B7" w:rsidRDefault="00B433C9" w:rsidP="00B55EDF">
      <w:pPr>
        <w:rPr>
          <w:rStyle w:val="affff5"/>
          <w:rtl/>
        </w:rPr>
      </w:pPr>
      <w:r w:rsidRPr="004507EF">
        <w:rPr>
          <w:rStyle w:val="affff5"/>
          <w:rtl/>
        </w:rPr>
        <w:t>ר"</w:t>
      </w:r>
      <w:r w:rsidRPr="004507EF">
        <w:rPr>
          <w:rStyle w:val="affff5"/>
          <w:rFonts w:hint="cs"/>
          <w:rtl/>
        </w:rPr>
        <w:t xml:space="preserve">פ </w:t>
      </w:r>
      <w:r w:rsidR="00284612">
        <w:rPr>
          <w:rStyle w:val="affff5"/>
          <w:rFonts w:hint="cs"/>
          <w:rtl/>
        </w:rPr>
        <w:t>דחה ד</w:t>
      </w:r>
      <w:r w:rsidRPr="004507EF">
        <w:rPr>
          <w:rStyle w:val="affff5"/>
          <w:rFonts w:hint="cs"/>
          <w:rtl/>
        </w:rPr>
        <w:t>כהאי תנא</w:t>
      </w:r>
      <w:r w:rsidR="00284612">
        <w:rPr>
          <w:rStyle w:val="affff5"/>
          <w:rFonts w:hint="cs"/>
          <w:rtl/>
        </w:rPr>
        <w:t>:</w:t>
      </w:r>
      <w:r w:rsidRPr="00C35A2C">
        <w:rPr>
          <w:rFonts w:hint="cs"/>
          <w:rtl/>
        </w:rPr>
        <w:t xml:space="preserve"> </w:t>
      </w:r>
      <w:r w:rsidRPr="00C35A2C">
        <w:rPr>
          <w:rtl/>
        </w:rPr>
        <w:t xml:space="preserve">מקנין לארוסה להשקותה </w:t>
      </w:r>
      <w:r w:rsidRPr="00D1637C">
        <w:rPr>
          <w:rFonts w:cs="PFT_Frank"/>
          <w:b/>
          <w:bCs/>
          <w:szCs w:val="14"/>
          <w:rtl/>
        </w:rPr>
        <w:t>כשהיא נשואה</w:t>
      </w:r>
      <w:r w:rsidRPr="00C35A2C">
        <w:rPr>
          <w:rtl/>
        </w:rPr>
        <w:t>.</w:t>
      </w:r>
    </w:p>
    <w:p w14:paraId="79173CAA" w14:textId="14A8E415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4507EF">
        <w:rPr>
          <w:rStyle w:val="affff5"/>
          <w:rtl/>
        </w:rPr>
        <w:t>ר</w:t>
      </w:r>
      <w:r w:rsidR="00FD7F12">
        <w:rPr>
          <w:rStyle w:val="affff5"/>
          <w:rFonts w:hint="cs"/>
          <w:rtl/>
        </w:rPr>
        <w:t>נב</w:t>
      </w:r>
      <w:r w:rsidR="001806CD">
        <w:rPr>
          <w:rStyle w:val="affff5"/>
          <w:rFonts w:hint="cs"/>
          <w:rtl/>
        </w:rPr>
        <w:t>"</w:t>
      </w:r>
      <w:r w:rsidR="00FD7F12">
        <w:rPr>
          <w:rStyle w:val="affff5"/>
          <w:rFonts w:hint="cs"/>
          <w:rtl/>
        </w:rPr>
        <w:t>י</w:t>
      </w:r>
      <w:r w:rsidR="00284612">
        <w:rPr>
          <w:rStyle w:val="affff5"/>
          <w:rFonts w:hint="cs"/>
          <w:rtl/>
        </w:rPr>
        <w:t xml:space="preserve"> דחה</w:t>
      </w:r>
      <w:r w:rsidRPr="004507EF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84612">
        <w:rPr>
          <w:rFonts w:ascii="FontbitDavid" w:hAnsi="FontbitDavid" w:hint="cs"/>
          <w:sz w:val="32"/>
          <w:rtl/>
        </w:rPr>
        <w:t xml:space="preserve">דמיירי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על ידי גלגול</w:t>
      </w:r>
      <w:r w:rsidR="00284612" w:rsidRPr="00110B70">
        <w:rPr>
          <w:rStyle w:val="affff8"/>
          <w:rFonts w:hint="cs"/>
          <w:rtl/>
        </w:rPr>
        <w:t xml:space="preserve"> [</w:t>
      </w:r>
      <w:r w:rsidR="00284612" w:rsidRPr="00110B70">
        <w:rPr>
          <w:rStyle w:val="affff5"/>
          <w:rFonts w:hint="cs"/>
          <w:rtl/>
        </w:rPr>
        <w:t>ולתרוייהו</w:t>
      </w:r>
      <w:r w:rsidR="00284612" w:rsidRPr="00110B70">
        <w:rPr>
          <w:rStyle w:val="affff8"/>
          <w:rFonts w:hint="cs"/>
          <w:rtl/>
        </w:rPr>
        <w:t xml:space="preserve"> </w:t>
      </w:r>
      <w:r w:rsidR="00284612" w:rsidRPr="00A07384">
        <w:rPr>
          <w:rStyle w:val="affff8"/>
          <w:rFonts w:cs="PFT_Frank" w:hint="cs"/>
          <w:b/>
          <w:bCs/>
          <w:szCs w:val="10"/>
          <w:rtl/>
        </w:rPr>
        <w:t xml:space="preserve">לא </w:t>
      </w:r>
      <w:r w:rsidR="00284612">
        <w:rPr>
          <w:rStyle w:val="affff8"/>
          <w:rFonts w:hint="cs"/>
          <w:rtl/>
        </w:rPr>
        <w:t>ב</w:t>
      </w:r>
      <w:r w:rsidR="00284612" w:rsidRPr="00110B70">
        <w:rPr>
          <w:rStyle w:val="affff8"/>
          <w:rFonts w:hint="cs"/>
          <w:rtl/>
        </w:rPr>
        <w:t>נסתרה כש</w:t>
      </w:r>
      <w:r w:rsidR="00284612">
        <w:rPr>
          <w:rStyle w:val="affff8"/>
          <w:rFonts w:hint="cs"/>
          <w:rtl/>
        </w:rPr>
        <w:t xml:space="preserve">היא </w:t>
      </w:r>
      <w:r w:rsidR="00284612" w:rsidRPr="00110B70">
        <w:rPr>
          <w:rStyle w:val="affff8"/>
          <w:rFonts w:hint="cs"/>
          <w:rtl/>
        </w:rPr>
        <w:t>ארוסה].</w:t>
      </w:r>
    </w:p>
    <w:p w14:paraId="115E63B6" w14:textId="01FD9CC4" w:rsidR="00C45AB8" w:rsidRPr="00110B70" w:rsidRDefault="00C45AB8" w:rsidP="00615A60">
      <w:pPr>
        <w:pStyle w:val="affff2"/>
        <w:rPr>
          <w:rtl/>
        </w:rPr>
      </w:pPr>
      <w:bookmarkStart w:id="653" w:name="_Toc119172895"/>
      <w:bookmarkStart w:id="654" w:name="_Toc119229986"/>
      <w:r w:rsidRPr="00110B70">
        <w:rPr>
          <w:rFonts w:hint="cs"/>
          <w:rtl/>
        </w:rPr>
        <w:t>מקרים נוספים של 'משתמרת לביאה פסולה'</w:t>
      </w:r>
      <w:bookmarkEnd w:id="653"/>
      <w:bookmarkEnd w:id="654"/>
    </w:p>
    <w:p w14:paraId="161E6453" w14:textId="255CA85C" w:rsidR="00C45AB8" w:rsidRDefault="00B433C9" w:rsidP="00B55EDF">
      <w:pPr>
        <w:rPr>
          <w:rFonts w:ascii="FontbitDavid" w:hAnsi="FontbitDavid"/>
          <w:sz w:val="32"/>
          <w:rtl/>
        </w:rPr>
      </w:pPr>
      <w:r w:rsidRPr="00FD7F12">
        <w:rPr>
          <w:rStyle w:val="affff5"/>
          <w:rtl/>
        </w:rPr>
        <w:t>רבי</w:t>
      </w:r>
      <w:r w:rsidRPr="0026369A">
        <w:rPr>
          <w:rStyle w:val="affff5"/>
          <w:rtl/>
        </w:rPr>
        <w:t>ן</w:t>
      </w:r>
      <w:r w:rsidR="00FD7F12" w:rsidRPr="00110B70">
        <w:rPr>
          <w:rStyle w:val="affff5"/>
          <w:rtl/>
        </w:rPr>
        <w:t>:</w:t>
      </w:r>
      <w:r w:rsidR="00C45AB8" w:rsidRPr="00110B70">
        <w:rPr>
          <w:rStyle w:val="affff5"/>
          <w:rFonts w:hint="cs"/>
          <w:rtl/>
        </w:rPr>
        <w:t xml:space="preserve"> א.</w:t>
      </w:r>
      <w:r w:rsidR="00FD7F12">
        <w:rPr>
          <w:rFonts w:ascii="FontbitDavid" w:hAnsi="FontbitDavid"/>
          <w:sz w:val="32"/>
          <w:rtl/>
        </w:rPr>
        <w:t xml:space="preserve"> עשה </w:t>
      </w:r>
      <w:r w:rsidRPr="00C35A2C">
        <w:rPr>
          <w:rFonts w:ascii="FontbitDavid" w:hAnsi="FontbitDavid"/>
          <w:sz w:val="32"/>
          <w:rtl/>
        </w:rPr>
        <w:t>מאמר ביבמתו</w:t>
      </w:r>
      <w:r w:rsidR="00C45AB8">
        <w:rPr>
          <w:rFonts w:ascii="FontbitDavid" w:hAnsi="FontbitDavid" w:hint="cs"/>
          <w:sz w:val="32"/>
          <w:rtl/>
        </w:rPr>
        <w:t xml:space="preserve"> כהנת</w:t>
      </w:r>
      <w:r w:rsidR="001806CD">
        <w:rPr>
          <w:rFonts w:ascii="FontbitDavid" w:hAnsi="FontbitDavid" w:hint="cs"/>
          <w:sz w:val="32"/>
          <w:rtl/>
        </w:rPr>
        <w:t xml:space="preserve"> -</w:t>
      </w:r>
      <w:r w:rsidR="00C45AB8">
        <w:rPr>
          <w:rFonts w:ascii="FontbitDavid" w:hAnsi="FontbitDavid" w:hint="cs"/>
          <w:sz w:val="32"/>
          <w:rtl/>
        </w:rPr>
        <w:t xml:space="preserve"> </w:t>
      </w:r>
      <w:r w:rsidR="00C45AB8">
        <w:rPr>
          <w:rStyle w:val="affff5"/>
          <w:rFonts w:hint="cs"/>
          <w:rtl/>
        </w:rPr>
        <w:t>בין לרי"ו בין לר"ל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</w:t>
      </w:r>
      <w:r w:rsidR="00C45AB8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ו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כל</w:t>
      </w:r>
      <w:r w:rsidR="00C45AB8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ת</w:t>
      </w:r>
      <w:r w:rsidRPr="00C35A2C">
        <w:rPr>
          <w:rFonts w:ascii="FontbitDavid" w:hAnsi="FontbitDavid"/>
          <w:sz w:val="32"/>
          <w:rtl/>
        </w:rPr>
        <w:t>,</w:t>
      </w:r>
    </w:p>
    <w:p w14:paraId="7CC7650E" w14:textId="39B170DA" w:rsidR="00C45AB8" w:rsidRDefault="00C45AB8" w:rsidP="00110B70">
      <w:pPr>
        <w:ind w:left="113" w:firstLine="113"/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ואפי'</w:t>
      </w:r>
      <w:r>
        <w:rPr>
          <w:rFonts w:ascii="FontbitDavid" w:hAnsi="FontbitDavid" w:hint="cs"/>
          <w:sz w:val="32"/>
          <w:rtl/>
        </w:rPr>
        <w:t xml:space="preserve"> </w:t>
      </w:r>
      <w:r w:rsidRPr="00110B70">
        <w:rPr>
          <w:rStyle w:val="affff5"/>
          <w:rFonts w:hint="cs"/>
          <w:rtl/>
        </w:rPr>
        <w:t>לר"מ</w:t>
      </w:r>
      <w:r>
        <w:rPr>
          <w:rStyle w:val="affff5"/>
          <w:rFonts w:hint="cs"/>
          <w:rtl/>
        </w:rPr>
        <w:t>,</w:t>
      </w:r>
      <w:r w:rsidRPr="00110B70">
        <w:rPr>
          <w:rStyle w:val="affff5"/>
          <w:rFonts w:hint="cs"/>
          <w:rtl/>
        </w:rPr>
        <w:t xml:space="preserve"> שמודה</w:t>
      </w:r>
      <w:r>
        <w:rPr>
          <w:rFonts w:ascii="FontbitDavid" w:hAnsi="FontbitDavid" w:hint="cs"/>
          <w:sz w:val="32"/>
          <w:rtl/>
        </w:rPr>
        <w:t xml:space="preserve"> ב'משתמרת לביאה פסולה 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דרבנן</w:t>
      </w:r>
      <w:r>
        <w:rPr>
          <w:rFonts w:ascii="FontbitDavid" w:hAnsi="FontbitDavid" w:hint="cs"/>
          <w:sz w:val="32"/>
          <w:rtl/>
        </w:rPr>
        <w:t>'.</w:t>
      </w:r>
    </w:p>
    <w:p w14:paraId="0E905D80" w14:textId="79402EBD" w:rsidR="00B433C9" w:rsidRDefault="00C45AB8" w:rsidP="00B55EDF">
      <w:pPr>
        <w:rPr>
          <w:rtl/>
        </w:rPr>
      </w:pPr>
      <w:r w:rsidRPr="00110B70">
        <w:rPr>
          <w:rStyle w:val="affff5"/>
          <w:rFonts w:hint="cs"/>
          <w:rtl/>
        </w:rPr>
        <w:t>ב.</w:t>
      </w:r>
      <w:r>
        <w:rPr>
          <w:rFonts w:ascii="FontbitDavid" w:hAnsi="FontbitDavid" w:hint="cs"/>
          <w:sz w:val="32"/>
          <w:rtl/>
        </w:rPr>
        <w:t xml:space="preserve"> </w:t>
      </w:r>
      <w:r w:rsidR="00B433C9">
        <w:rPr>
          <w:rFonts w:ascii="FontbitDavid" w:hAnsi="FontbitDavid"/>
          <w:sz w:val="32"/>
          <w:rtl/>
        </w:rPr>
        <w:t xml:space="preserve">יש לו אח חלל </w:t>
      </w:r>
      <w:r w:rsidR="00FD7F12" w:rsidRPr="00FD7F12">
        <w:rPr>
          <w:rStyle w:val="affff5"/>
          <w:rFonts w:hint="cs"/>
          <w:rtl/>
        </w:rPr>
        <w:t>לכו''ע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ל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 אוכלת</w:t>
      </w:r>
      <w:r w:rsidRPr="00110B70">
        <w:rPr>
          <w:rStyle w:val="affff8"/>
          <w:rFonts w:hint="cs"/>
          <w:rtl/>
        </w:rPr>
        <w:t xml:space="preserve"> </w:t>
      </w:r>
      <w:r w:rsidRPr="00A07384">
        <w:rPr>
          <w:rStyle w:val="affff8"/>
          <w:rFonts w:cs="PFT_Frank" w:hint="cs"/>
          <w:b/>
          <w:bCs/>
          <w:szCs w:val="10"/>
          <w:rtl/>
        </w:rPr>
        <w:t>דאורייתא</w:t>
      </w:r>
      <w:r w:rsidR="00B433C9" w:rsidRPr="00110B70">
        <w:rPr>
          <w:rStyle w:val="affff8"/>
          <w:rtl/>
        </w:rPr>
        <w:t>,</w:t>
      </w:r>
      <w:r w:rsidRPr="00110B70">
        <w:rPr>
          <w:rStyle w:val="affff8"/>
          <w:rFonts w:hint="cs"/>
          <w:rtl/>
        </w:rPr>
        <w:t xml:space="preserve"> ו</w:t>
      </w:r>
      <w:r w:rsidRPr="00A07384">
        <w:rPr>
          <w:rStyle w:val="affff8"/>
          <w:rFonts w:cs="PFT_Frank" w:hint="cs"/>
          <w:b/>
          <w:bCs/>
          <w:szCs w:val="10"/>
          <w:rtl/>
        </w:rPr>
        <w:t>לא מאכיל</w:t>
      </w:r>
      <w:r w:rsidRPr="00110B70">
        <w:rPr>
          <w:rStyle w:val="affff8"/>
          <w:rFonts w:hint="cs"/>
          <w:rtl/>
        </w:rPr>
        <w:t xml:space="preserve"> במקום אחר</w:t>
      </w:r>
      <w:r>
        <w:rPr>
          <w:rStyle w:val="affff8"/>
          <w:rFonts w:hint="cs"/>
          <w:rtl/>
        </w:rPr>
        <w:t>.</w:t>
      </w:r>
    </w:p>
    <w:p w14:paraId="3882150F" w14:textId="5901FC40" w:rsidR="00ED34E7" w:rsidRDefault="00ED34E7" w:rsidP="00ED34E7">
      <w:pPr>
        <w:rPr>
          <w:rFonts w:ascii="FontbitDavid" w:hAnsi="FontbitDavid"/>
          <w:spacing w:val="-4"/>
          <w:sz w:val="32"/>
          <w:rtl/>
        </w:rPr>
      </w:pPr>
      <w:r w:rsidRPr="00110B70">
        <w:rPr>
          <w:rStyle w:val="affff5"/>
          <w:rFonts w:hint="cs"/>
          <w:rtl/>
        </w:rPr>
        <w:lastRenderedPageBreak/>
        <w:t>ג.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נתן לה גט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4507EF">
        <w:rPr>
          <w:rStyle w:val="affff5"/>
          <w:rtl/>
        </w:rPr>
        <w:t>ר</w:t>
      </w:r>
      <w:r w:rsidR="00B433C9" w:rsidRPr="004507EF">
        <w:rPr>
          <w:rStyle w:val="affff5"/>
          <w:rFonts w:hint="cs"/>
          <w:rtl/>
        </w:rPr>
        <w:t>י</w:t>
      </w:r>
      <w:r w:rsidR="00B433C9" w:rsidRPr="004507EF">
        <w:rPr>
          <w:rStyle w:val="affff5"/>
          <w:rtl/>
        </w:rPr>
        <w:t>"</w:t>
      </w:r>
      <w:r w:rsidR="00B433C9" w:rsidRPr="004507EF">
        <w:rPr>
          <w:rStyle w:val="affff5"/>
          <w:rFonts w:hint="cs"/>
          <w:rtl/>
        </w:rPr>
        <w:t>ו</w:t>
      </w:r>
      <w:r w:rsidR="00B433C9" w:rsidRPr="004507EF">
        <w:rPr>
          <w:rStyle w:val="affff5"/>
          <w:rtl/>
        </w:rPr>
        <w:t>: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אוכלת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, </w:t>
      </w:r>
      <w:r w:rsidR="001806CD">
        <w:rPr>
          <w:rStyle w:val="affff5"/>
          <w:rFonts w:hint="cs"/>
          <w:rtl/>
        </w:rPr>
        <w:t>ד</w:t>
      </w:r>
      <w:r w:rsidR="00AB43C5">
        <w:rPr>
          <w:rStyle w:val="affff5"/>
          <w:rFonts w:hint="cs"/>
          <w:rtl/>
        </w:rPr>
        <w:t>א</w:t>
      </w:r>
      <w:r w:rsidR="001806CD">
        <w:rPr>
          <w:rStyle w:val="affff5"/>
          <w:rFonts w:hint="cs"/>
          <w:rtl/>
        </w:rPr>
        <w:t>פי'</w:t>
      </w:r>
      <w:r w:rsidR="00B433C9" w:rsidRPr="004507EF">
        <w:rPr>
          <w:rStyle w:val="affff5"/>
          <w:rFonts w:hint="cs"/>
          <w:rtl/>
        </w:rPr>
        <w:t xml:space="preserve"> לר</w:t>
      </w:r>
      <w:r w:rsidR="00B433C9" w:rsidRPr="004507EF">
        <w:rPr>
          <w:rStyle w:val="affff5"/>
          <w:rtl/>
        </w:rPr>
        <w:t>"</w:t>
      </w:r>
      <w:r w:rsidR="00B433C9" w:rsidRPr="004507EF">
        <w:rPr>
          <w:rStyle w:val="affff5"/>
          <w:rFonts w:hint="cs"/>
          <w:rtl/>
        </w:rPr>
        <w:t>מ</w:t>
      </w:r>
      <w:r w:rsidR="00B433C9" w:rsidRPr="00EA6942">
        <w:rPr>
          <w:rFonts w:ascii="FontbitDavid" w:hAnsi="FontbitDavid" w:hint="cs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רק</w:t>
      </w:r>
      <w:r w:rsidR="00B433C9" w:rsidRPr="00EA6942">
        <w:rPr>
          <w:rFonts w:ascii="FontbitDavid" w:hAnsi="FontbitDavid" w:hint="cs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ב'</w:t>
      </w:r>
      <w:r w:rsidR="00B433C9" w:rsidRPr="00EA6942">
        <w:rPr>
          <w:rFonts w:ascii="FontbitDavid" w:hAnsi="FontbitDavid" w:hint="cs"/>
          <w:spacing w:val="-4"/>
          <w:sz w:val="32"/>
          <w:rtl/>
        </w:rPr>
        <w:t>פסולה דאורייתא</w:t>
      </w:r>
      <w:r>
        <w:rPr>
          <w:rFonts w:ascii="FontbitDavid" w:hAnsi="FontbitDavid" w:hint="cs"/>
          <w:spacing w:val="-4"/>
          <w:sz w:val="32"/>
          <w:rtl/>
        </w:rPr>
        <w:t>',</w:t>
      </w:r>
    </w:p>
    <w:p w14:paraId="2B32D405" w14:textId="572FE355" w:rsidR="00FD7F12" w:rsidRDefault="00B433C9" w:rsidP="00110B70">
      <w:pPr>
        <w:ind w:firstLine="113"/>
        <w:rPr>
          <w:rtl/>
        </w:rPr>
      </w:pPr>
      <w:r w:rsidRPr="004507EF">
        <w:rPr>
          <w:rStyle w:val="affff5"/>
          <w:rFonts w:hint="cs"/>
          <w:rtl/>
        </w:rPr>
        <w:t>ר</w:t>
      </w:r>
      <w:r w:rsidRPr="004507EF">
        <w:rPr>
          <w:rStyle w:val="affff5"/>
          <w:rtl/>
        </w:rPr>
        <w:t>"</w:t>
      </w:r>
      <w:r w:rsidRPr="004507EF">
        <w:rPr>
          <w:rStyle w:val="affff5"/>
          <w:rFonts w:hint="cs"/>
          <w:rtl/>
        </w:rPr>
        <w:t>ל</w:t>
      </w:r>
      <w:r w:rsidRPr="004507EF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="00ED34E7" w:rsidRPr="00D1637C">
        <w:rPr>
          <w:rFonts w:cs="PFT_Frank" w:hint="cs"/>
          <w:b/>
          <w:bCs/>
          <w:szCs w:val="14"/>
          <w:rtl/>
        </w:rPr>
        <w:t>ל</w:t>
      </w:r>
      <w:r w:rsidRPr="00D1637C">
        <w:rPr>
          <w:rFonts w:cs="PFT_Frank"/>
          <w:b/>
          <w:bCs/>
          <w:szCs w:val="14"/>
          <w:rtl/>
        </w:rPr>
        <w:t>א אוכלת</w:t>
      </w:r>
      <w:r w:rsidRPr="00C35A2C">
        <w:rPr>
          <w:rtl/>
        </w:rPr>
        <w:t xml:space="preserve">, </w:t>
      </w:r>
      <w:r w:rsidR="001806CD">
        <w:rPr>
          <w:rStyle w:val="affff5"/>
          <w:rFonts w:hint="cs"/>
          <w:rtl/>
        </w:rPr>
        <w:t>ד</w:t>
      </w:r>
      <w:r w:rsidRPr="00110B70">
        <w:rPr>
          <w:rStyle w:val="affff5"/>
          <w:rtl/>
        </w:rPr>
        <w:t>אפי</w:t>
      </w:r>
      <w:r w:rsidR="00ED34E7" w:rsidRPr="00110B70">
        <w:rPr>
          <w:rStyle w:val="affff5"/>
          <w:rFonts w:hint="cs"/>
          <w:rtl/>
        </w:rPr>
        <w:t>'</w:t>
      </w:r>
      <w:r w:rsidRPr="00110B70">
        <w:rPr>
          <w:rStyle w:val="affff5"/>
          <w:rtl/>
        </w:rPr>
        <w:t xml:space="preserve"> </w:t>
      </w:r>
      <w:r w:rsidRPr="004507EF">
        <w:rPr>
          <w:rStyle w:val="affff5"/>
          <w:rtl/>
        </w:rPr>
        <w:t>לר"א ור</w:t>
      </w:r>
      <w:r w:rsidR="00FD7F12">
        <w:rPr>
          <w:rStyle w:val="affff5"/>
          <w:rFonts w:hint="cs"/>
          <w:rtl/>
        </w:rPr>
        <w:t>"ש</w:t>
      </w:r>
      <w:r w:rsidRPr="00C35A2C">
        <w:rPr>
          <w:rtl/>
        </w:rPr>
        <w:t xml:space="preserve"> </w:t>
      </w:r>
      <w:r w:rsidR="00ED34E7">
        <w:rPr>
          <w:rFonts w:hint="cs"/>
          <w:rtl/>
        </w:rPr>
        <w:t>רק כשמ</w:t>
      </w:r>
      <w:r w:rsidRPr="00C35A2C">
        <w:rPr>
          <w:rtl/>
        </w:rPr>
        <w:t>אכיל במקום אחר,</w:t>
      </w:r>
    </w:p>
    <w:p w14:paraId="4236E8F9" w14:textId="148D5D16" w:rsidR="00B433C9" w:rsidRDefault="00B433C9" w:rsidP="00ED34E7">
      <w:pPr>
        <w:ind w:firstLine="113"/>
        <w:rPr>
          <w:rFonts w:ascii="FontbitDavid" w:hAnsi="FontbitDavid"/>
          <w:spacing w:val="-2"/>
          <w:sz w:val="32"/>
          <w:rtl/>
        </w:rPr>
      </w:pPr>
      <w:r w:rsidRPr="00C35A2C">
        <w:rPr>
          <w:rtl/>
        </w:rPr>
        <w:t>אבל</w:t>
      </w:r>
      <w:r w:rsidR="00274003">
        <w:rPr>
          <w:rtl/>
        </w:rPr>
        <w:t xml:space="preserve"> </w:t>
      </w:r>
      <w:r w:rsidR="00ED34E7">
        <w:rPr>
          <w:rFonts w:hint="cs"/>
          <w:rtl/>
        </w:rPr>
        <w:t>בכהאי גוונא דגירושין</w:t>
      </w:r>
      <w:r w:rsidR="00274003">
        <w:rPr>
          <w:rtl/>
        </w:rPr>
        <w:t xml:space="preserve"> </w:t>
      </w:r>
      <w:r w:rsidR="00ED34E7">
        <w:rPr>
          <w:rFonts w:hint="cs"/>
          <w:rtl/>
        </w:rPr>
        <w:t xml:space="preserve">- </w:t>
      </w:r>
      <w:r w:rsidR="00FD7F12">
        <w:rPr>
          <w:rtl/>
        </w:rPr>
        <w:t>אי</w:t>
      </w:r>
      <w:r w:rsidR="00ED34E7">
        <w:rPr>
          <w:rFonts w:hint="cs"/>
          <w:rtl/>
        </w:rPr>
        <w:t>נו</w:t>
      </w:r>
      <w:r w:rsidR="00FD7F12">
        <w:rPr>
          <w:rtl/>
        </w:rPr>
        <w:t xml:space="preserve"> </w:t>
      </w:r>
      <w:r w:rsidR="00ED34E7">
        <w:rPr>
          <w:rFonts w:hint="cs"/>
          <w:rtl/>
        </w:rPr>
        <w:t>מ</w:t>
      </w:r>
      <w:r w:rsidR="00FD7F12">
        <w:rPr>
          <w:rtl/>
        </w:rPr>
        <w:t>אכיל במקום אחר</w:t>
      </w:r>
      <w:r w:rsidR="00ED34E7">
        <w:rPr>
          <w:rFonts w:ascii="FontbitDavid" w:hAnsi="FontbitDavid" w:hint="cs"/>
          <w:spacing w:val="-2"/>
          <w:sz w:val="32"/>
          <w:rtl/>
        </w:rPr>
        <w:t>.</w:t>
      </w:r>
    </w:p>
    <w:p w14:paraId="0B313376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נט.</w:t>
      </w:r>
    </w:p>
    <w:p w14:paraId="798FDF99" w14:textId="2F43BC9F" w:rsidR="00B433C9" w:rsidRPr="00C35A2C" w:rsidRDefault="00B433C9" w:rsidP="007C50EB">
      <w:pPr>
        <w:pStyle w:val="afff4"/>
        <w:rPr>
          <w:rtl/>
        </w:rPr>
      </w:pPr>
      <w:ins w:id="9887" w:author="מספור קטעי משנה" w:date="2026-10-06T06:45:58Z">
        <w:r>
          <w:rPr>
            <w:rStyle w:val="MisparKeta"/>
          </w:rPr>
          <w:t xml:space="preserve">ב. </w:t>
        </w:r>
      </w:ins>
      <w:bookmarkStart w:id="655" w:name="_Toc119172896"/>
      <w:bookmarkStart w:id="656" w:name="_Toc119229987"/>
      <w:r w:rsidRPr="00C35A2C">
        <w:rPr>
          <w:rtl/>
        </w:rPr>
        <w:t xml:space="preserve">נתארמלו </w:t>
      </w:r>
      <w:r w:rsidRPr="00110B70">
        <w:rPr>
          <w:rStyle w:val="affff8"/>
          <w:rtl/>
        </w:rPr>
        <w:t>ונתגרשו</w:t>
      </w:r>
      <w:r w:rsidR="00825C34">
        <w:rPr>
          <w:rStyle w:val="affff8"/>
          <w:rFonts w:hint="cs"/>
          <w:rtl/>
        </w:rPr>
        <w:t>-</w:t>
      </w:r>
      <w:r w:rsidRPr="00110B70">
        <w:rPr>
          <w:rStyle w:val="affff8"/>
          <w:rtl/>
        </w:rPr>
        <w:t xml:space="preserve"> </w:t>
      </w:r>
      <w:r w:rsidR="00825C34">
        <w:rPr>
          <w:rFonts w:hint="cs"/>
          <w:rtl/>
        </w:rPr>
        <w:t>מהנישואין פסולות</w:t>
      </w:r>
      <w:r w:rsidR="00587FCC">
        <w:rPr>
          <w:rFonts w:hint="cs"/>
          <w:rtl/>
        </w:rPr>
        <w:t>,</w:t>
      </w:r>
      <w:r w:rsidR="00825C34">
        <w:rPr>
          <w:rFonts w:hint="cs"/>
          <w:rtl/>
        </w:rPr>
        <w:t xml:space="preserve"> מהאירוסין כשרות</w:t>
      </w:r>
      <w:r w:rsidRPr="00C35A2C">
        <w:rPr>
          <w:rtl/>
        </w:rPr>
        <w:t>.</w:t>
      </w:r>
      <w:bookmarkEnd w:id="655"/>
      <w:bookmarkEnd w:id="656"/>
    </w:p>
    <w:p w14:paraId="1F81F775" w14:textId="659FB7FE" w:rsidR="00B433C9" w:rsidRPr="00262A77" w:rsidRDefault="00825C34" w:rsidP="00B55EDF">
      <w:pPr>
        <w:rPr>
          <w:spacing w:val="-6"/>
          <w:rtl/>
        </w:rPr>
      </w:pPr>
      <w:r>
        <w:rPr>
          <w:rStyle w:val="affff5"/>
          <w:rFonts w:hint="cs"/>
          <w:spacing w:val="-6"/>
          <w:rtl/>
        </w:rPr>
        <w:t>אי</w:t>
      </w:r>
      <w:r w:rsidR="00B433C9" w:rsidRPr="00262A77">
        <w:rPr>
          <w:rStyle w:val="affff5"/>
          <w:spacing w:val="-6"/>
          <w:rtl/>
        </w:rPr>
        <w:t>בע</w:t>
      </w:r>
      <w:r>
        <w:rPr>
          <w:rStyle w:val="affff5"/>
          <w:rFonts w:hint="cs"/>
          <w:spacing w:val="-6"/>
          <w:rtl/>
        </w:rPr>
        <w:t>י</w:t>
      </w:r>
      <w:r w:rsidR="00B433C9" w:rsidRPr="00262A77">
        <w:rPr>
          <w:rStyle w:val="affff5"/>
          <w:spacing w:val="-6"/>
          <w:rtl/>
        </w:rPr>
        <w:t>א:</w:t>
      </w:r>
      <w:r w:rsidR="00B433C9" w:rsidRPr="003F3A85">
        <w:rPr>
          <w:rFonts w:cs="PFT_Frank"/>
          <w:b/>
          <w:bCs/>
          <w:spacing w:val="-6"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כה"</w:t>
      </w:r>
      <w:r w:rsidR="00B433C9" w:rsidRPr="00D1637C">
        <w:rPr>
          <w:rFonts w:cs="PFT_Frank" w:hint="cs"/>
          <w:b/>
          <w:bCs/>
          <w:szCs w:val="14"/>
          <w:rtl/>
        </w:rPr>
        <w:t>ג</w:t>
      </w:r>
      <w:r w:rsidR="00B433C9" w:rsidRPr="00D1637C">
        <w:rPr>
          <w:rFonts w:cs="PFT_Frank"/>
          <w:b/>
          <w:bCs/>
          <w:szCs w:val="14"/>
          <w:rtl/>
        </w:rPr>
        <w:t xml:space="preserve"> שקדש קטנה ובגרה</w:t>
      </w:r>
      <w:r w:rsidR="00B433C9" w:rsidRPr="00262A77">
        <w:rPr>
          <w:spacing w:val="-6"/>
          <w:rtl/>
        </w:rPr>
        <w:t xml:space="preserve">, </w:t>
      </w:r>
      <w:r w:rsidR="00FD7F12" w:rsidRPr="00262A77">
        <w:rPr>
          <w:rFonts w:hint="cs"/>
          <w:spacing w:val="-6"/>
          <w:rtl/>
        </w:rPr>
        <w:t xml:space="preserve">אחר נישואין או </w:t>
      </w:r>
      <w:r w:rsidR="00587FCC">
        <w:rPr>
          <w:rFonts w:hint="cs"/>
          <w:spacing w:val="-6"/>
          <w:rtl/>
        </w:rPr>
        <w:t xml:space="preserve">אחר </w:t>
      </w:r>
      <w:r w:rsidR="00FD7F12" w:rsidRPr="00262A77">
        <w:rPr>
          <w:rFonts w:hint="cs"/>
          <w:spacing w:val="-6"/>
          <w:rtl/>
        </w:rPr>
        <w:t>אירוסין</w:t>
      </w:r>
      <w:r>
        <w:rPr>
          <w:rFonts w:hint="cs"/>
          <w:spacing w:val="-6"/>
          <w:rtl/>
        </w:rPr>
        <w:t>?</w:t>
      </w:r>
    </w:p>
    <w:p w14:paraId="57FEF52E" w14:textId="311A28B7" w:rsidR="00B433C9" w:rsidRPr="00AC7749" w:rsidRDefault="00825C34" w:rsidP="00B55EDF">
      <w:pPr>
        <w:rPr>
          <w:rtl/>
        </w:rPr>
      </w:pPr>
      <w:r>
        <w:rPr>
          <w:rStyle w:val="affff5"/>
          <w:rFonts w:hint="cs"/>
          <w:rtl/>
        </w:rPr>
        <w:t>ופשט</w:t>
      </w:r>
      <w:r w:rsidR="00B433C9" w:rsidRPr="004507EF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ממש</w:t>
      </w:r>
      <w:r w:rsidR="00B433C9" w:rsidRPr="004507EF">
        <w:rPr>
          <w:rStyle w:val="affff5"/>
          <w:rtl/>
        </w:rPr>
        <w:t>נת</w:t>
      </w:r>
      <w:r>
        <w:rPr>
          <w:rStyle w:val="affff5"/>
          <w:rFonts w:hint="cs"/>
          <w:rtl/>
        </w:rPr>
        <w:t>ינו</w:t>
      </w:r>
      <w:r w:rsidR="00B433C9" w:rsidRPr="004507EF">
        <w:rPr>
          <w:rStyle w:val="affff5"/>
          <w:rtl/>
        </w:rPr>
        <w:t>:</w:t>
      </w:r>
      <w:r w:rsidR="00B433C9" w:rsidRPr="00AC7749">
        <w:rPr>
          <w:rtl/>
        </w:rPr>
        <w:t xml:space="preserve"> מהאירוסין כשרות</w:t>
      </w:r>
      <w:r>
        <w:rPr>
          <w:rFonts w:hint="cs"/>
          <w:rtl/>
        </w:rPr>
        <w:t>,</w:t>
      </w:r>
      <w:r w:rsidR="00B433C9" w:rsidRPr="00FD7F12">
        <w:rPr>
          <w:rStyle w:val="affff8"/>
          <w:rFonts w:hint="cs"/>
          <w:rtl/>
        </w:rPr>
        <w:t xml:space="preserve"> דאחר נישואין</w:t>
      </w:r>
      <w:r>
        <w:rPr>
          <w:rStyle w:val="affff8"/>
          <w:rFonts w:hint="cs"/>
          <w:rtl/>
        </w:rPr>
        <w:t>.</w:t>
      </w:r>
    </w:p>
    <w:p w14:paraId="6B10CFF5" w14:textId="3388B21E" w:rsidR="00B433C9" w:rsidRDefault="00825C34" w:rsidP="00B55EDF">
      <w:pPr>
        <w:rPr>
          <w:rFonts w:ascii="FontbitDavid" w:hAnsi="FontbitDavid"/>
          <w:sz w:val="32"/>
          <w:rtl/>
        </w:rPr>
      </w:pPr>
      <w:r w:rsidRPr="00110B70">
        <w:rPr>
          <w:rStyle w:val="affff5"/>
          <w:rFonts w:hint="cs"/>
          <w:rtl/>
        </w:rPr>
        <w:t>ודחה: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זה </w:t>
      </w:r>
      <w:r w:rsidR="00B433C9" w:rsidRPr="00C35A2C">
        <w:rPr>
          <w:rFonts w:ascii="FontbitDavid" w:hAnsi="FontbitDavid"/>
          <w:sz w:val="32"/>
          <w:rtl/>
        </w:rPr>
        <w:t>ל</w:t>
      </w:r>
      <w:r w:rsidR="00FD7F12">
        <w:rPr>
          <w:rFonts w:ascii="FontbitDavid" w:hAnsi="FontbitDavid" w:hint="cs"/>
          <w:sz w:val="32"/>
          <w:rtl/>
        </w:rPr>
        <w:t>עשות</w:t>
      </w:r>
      <w:r w:rsidR="00587FCC">
        <w:rPr>
          <w:rFonts w:ascii="FontbitDavid" w:hAnsi="FontbitDavid" w:hint="cs"/>
          <w:sz w:val="32"/>
          <w:rtl/>
        </w:rPr>
        <w:t>ה</w:t>
      </w:r>
      <w:r w:rsidR="00FD7F12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חללה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 xml:space="preserve">ביאה </w:t>
      </w:r>
      <w:r w:rsidR="00B433C9" w:rsidRPr="00C35A2C">
        <w:rPr>
          <w:rFonts w:ascii="FontbitDavid" w:hAnsi="FontbitDavid" w:hint="cs"/>
          <w:sz w:val="32"/>
          <w:rtl/>
        </w:rPr>
        <w:t>עושא</w:t>
      </w:r>
      <w:r>
        <w:rPr>
          <w:rFonts w:ascii="FontbitDavid" w:hAnsi="FontbitDavid" w:hint="cs"/>
          <w:sz w:val="32"/>
          <w:rtl/>
        </w:rPr>
        <w:t>ת</w:t>
      </w:r>
      <w:r w:rsidR="00B433C9" w:rsidRPr="00C35A2C">
        <w:rPr>
          <w:rFonts w:ascii="FontbitDavid" w:hAnsi="FontbitDavid" w:hint="cs"/>
          <w:sz w:val="32"/>
          <w:rtl/>
        </w:rPr>
        <w:t>ה חללה,</w:t>
      </w:r>
    </w:p>
    <w:p w14:paraId="7F06D992" w14:textId="653291BC" w:rsidR="00B433C9" w:rsidRDefault="00587FCC" w:rsidP="00110B70">
      <w:pPr>
        <w:ind w:left="226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</w:t>
      </w:r>
      <w:r w:rsidR="00825C34">
        <w:rPr>
          <w:rFonts w:ascii="FontbitDavid" w:hAnsi="FontbitDavid" w:hint="cs"/>
          <w:sz w:val="32"/>
          <w:rtl/>
        </w:rPr>
        <w:t>והא</w:t>
      </w:r>
      <w:r w:rsidR="00B433C9">
        <w:rPr>
          <w:rFonts w:ascii="FontbitDavid" w:hAnsi="FontbitDavid" w:hint="cs"/>
          <w:sz w:val="32"/>
          <w:rtl/>
        </w:rPr>
        <w:t>יבעיא</w:t>
      </w:r>
      <w:r w:rsidR="00B433C9" w:rsidRPr="00AD1A41">
        <w:rPr>
          <w:rStyle w:val="affff1"/>
          <w:rFonts w:hint="cs"/>
          <w:rtl/>
        </w:rPr>
        <w:t xml:space="preserve"> </w:t>
      </w:r>
      <w:r w:rsidR="00825C34">
        <w:rPr>
          <w:rStyle w:val="affff1"/>
          <w:rFonts w:hint="cs"/>
          <w:rtl/>
        </w:rPr>
        <w:t>ב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והוא אשה בבתוליה </w:t>
      </w:r>
      <w:r w:rsidR="00B433C9" w:rsidRPr="00110B70">
        <w:rPr>
          <w:rStyle w:val="affff1"/>
          <w:b/>
          <w:bCs/>
          <w:rtl/>
        </w:rPr>
        <w:t>יקח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  <w:r w:rsidR="00FD7F12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דקדושין או דנישואין?</w:t>
      </w:r>
    </w:p>
    <w:p w14:paraId="1DE70DDA" w14:textId="7E293687" w:rsidR="00825C34" w:rsidRDefault="00825C34" w:rsidP="00825C34">
      <w:pPr>
        <w:rPr>
          <w:rtl/>
        </w:rPr>
      </w:pPr>
      <w:r>
        <w:rPr>
          <w:rStyle w:val="affff5"/>
          <w:rFonts w:hint="cs"/>
          <w:rtl/>
        </w:rPr>
        <w:t>ופשט</w:t>
      </w:r>
      <w:r w:rsidR="00B433C9" w:rsidRPr="004507EF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מלקמן</w:t>
      </w:r>
      <w:r w:rsidR="00B433C9" w:rsidRPr="004507EF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אירס ה</w:t>
      </w:r>
      <w:r w:rsidR="00FD7F12">
        <w:rPr>
          <w:rFonts w:ascii="FontbitDavid" w:hAnsi="FontbitDavid"/>
          <w:sz w:val="32"/>
          <w:rtl/>
        </w:rPr>
        <w:t>אלמנה ונתמנה לכה</w:t>
      </w:r>
      <w:r w:rsidR="00FD7F12">
        <w:rPr>
          <w:rFonts w:ascii="FontbitDavid" w:hAnsi="FontbitDavid" w:hint="cs"/>
          <w:sz w:val="32"/>
          <w:rtl/>
        </w:rPr>
        <w:t>"ג</w:t>
      </w:r>
      <w:r w:rsidR="00B433C9" w:rsidRPr="00C35A2C">
        <w:rPr>
          <w:rFonts w:ascii="FontbitDavid" w:hAnsi="FontbitDavid"/>
          <w:sz w:val="32"/>
          <w:rtl/>
        </w:rPr>
        <w:t xml:space="preserve"> יכנוס!</w:t>
      </w:r>
    </w:p>
    <w:p w14:paraId="632FD60E" w14:textId="1B256423" w:rsidR="007219D0" w:rsidRDefault="00B433C9" w:rsidP="007219D0">
      <w:pPr>
        <w:rPr>
          <w:rFonts w:ascii="FontbitDavid" w:hAnsi="FontbitDavid"/>
          <w:rtl/>
        </w:rPr>
      </w:pPr>
      <w:r w:rsidRPr="00110B70">
        <w:rPr>
          <w:rStyle w:val="affff5"/>
          <w:rFonts w:hint="cs"/>
          <w:rtl/>
        </w:rPr>
        <w:t>ודחינו</w:t>
      </w:r>
      <w:r w:rsidR="00825C34">
        <w:rPr>
          <w:rFonts w:hint="cs"/>
          <w:rtl/>
        </w:rPr>
        <w:t>:</w:t>
      </w:r>
      <w:r w:rsidRPr="00C35A2C">
        <w:rPr>
          <w:rFonts w:hint="cs"/>
          <w:rtl/>
        </w:rPr>
        <w:t xml:space="preserve"> </w:t>
      </w:r>
      <w:r w:rsidR="00E4677A">
        <w:rPr>
          <w:rtl/>
        </w:rPr>
        <w:t>שם</w:t>
      </w:r>
      <w:r w:rsidRPr="00C35A2C">
        <w:rPr>
          <w:rtl/>
        </w:rPr>
        <w:t xml:space="preserve"> ד</w:t>
      </w:r>
      <w:r w:rsidR="00825C34">
        <w:rPr>
          <w:rFonts w:hint="cs"/>
          <w:rtl/>
        </w:rPr>
        <w:t xml:space="preserve">ורשים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אשה</w:t>
      </w:r>
      <w:r w:rsidR="007219D0">
        <w:rPr>
          <w:rStyle w:val="affff1"/>
          <w:rFonts w:hint="cs"/>
          <w:rtl/>
        </w:rPr>
        <w:t>'</w:t>
      </w:r>
      <w:r w:rsidR="00FD7F12">
        <w:rPr>
          <w:rStyle w:val="affff1"/>
          <w:rFonts w:hint="cs"/>
          <w:rtl/>
        </w:rPr>
        <w:t xml:space="preserve"> </w:t>
      </w:r>
      <w:r w:rsidR="007219D0" w:rsidRPr="00110B70">
        <w:rPr>
          <w:rStyle w:val="affff8"/>
          <w:rFonts w:hint="cs"/>
          <w:rtl/>
        </w:rPr>
        <w:t>יתירא</w:t>
      </w:r>
      <w:r w:rsidR="007219D0">
        <w:rPr>
          <w:rStyle w:val="affff8"/>
          <w:rFonts w:hint="cs"/>
          <w:rtl/>
        </w:rPr>
        <w:t>,</w:t>
      </w:r>
      <w:r w:rsidR="007219D0" w:rsidRPr="00110B70">
        <w:rPr>
          <w:rStyle w:val="affff8"/>
          <w:rFonts w:hint="cs"/>
          <w:rtl/>
        </w:rPr>
        <w:t xml:space="preserve"> להכשירה</w:t>
      </w:r>
      <w:r w:rsidR="007219D0">
        <w:rPr>
          <w:rStyle w:val="affff8"/>
          <w:rFonts w:hint="cs"/>
          <w:rtl/>
        </w:rPr>
        <w:t xml:space="preserve">, </w:t>
      </w:r>
      <w:r w:rsidR="007219D0">
        <w:rPr>
          <w:rFonts w:ascii="FontbitDavid" w:hAnsi="FontbitDavid" w:hint="cs"/>
          <w:rtl/>
        </w:rPr>
        <w:t>ומשמע אחת</w:t>
      </w:r>
      <w:r w:rsidR="00587FCC">
        <w:rPr>
          <w:rFonts w:ascii="FontbitDavid" w:hAnsi="FontbitDavid" w:hint="cs"/>
          <w:rtl/>
        </w:rPr>
        <w:t>,</w:t>
      </w:r>
      <w:r w:rsidR="007219D0">
        <w:rPr>
          <w:rFonts w:ascii="FontbitDavid" w:hAnsi="FontbitDavid" w:hint="cs"/>
          <w:rtl/>
        </w:rPr>
        <w:t xml:space="preserve"> וראינו </w:t>
      </w:r>
      <w:r w:rsidR="007219D0" w:rsidRPr="00D1637C">
        <w:rPr>
          <w:rFonts w:ascii="FontbitDavid" w:hAnsi="FontbitDavid" w:cs="PFT_Frank" w:hint="cs"/>
          <w:b/>
          <w:bCs/>
          <w:szCs w:val="14"/>
          <w:rtl/>
        </w:rPr>
        <w:t>לרבותה</w:t>
      </w:r>
      <w:r w:rsidRPr="00C35A2C">
        <w:rPr>
          <w:rFonts w:ascii="FontbitDavid" w:hAnsi="FontbitDavid" w:hint="cs"/>
          <w:rtl/>
        </w:rPr>
        <w:t xml:space="preserve"> </w:t>
      </w:r>
      <w:r w:rsidR="007219D0">
        <w:rPr>
          <w:rFonts w:ascii="FontbitDavid" w:hAnsi="FontbitDavid" w:hint="cs"/>
          <w:rtl/>
        </w:rPr>
        <w:t xml:space="preserve">שלא השתנה גופה, ולא </w:t>
      </w:r>
      <w:r w:rsidR="00587FCC">
        <w:rPr>
          <w:rFonts w:ascii="FontbitDavid" w:hAnsi="FontbitDavid" w:hint="cs"/>
          <w:rtl/>
        </w:rPr>
        <w:t xml:space="preserve">את </w:t>
      </w:r>
      <w:r w:rsidR="007219D0" w:rsidRPr="00D1637C">
        <w:rPr>
          <w:rFonts w:ascii="FontbitDavid" w:hAnsi="FontbitDavid" w:cs="PFT_Frank" w:hint="cs"/>
          <w:b/>
          <w:bCs/>
          <w:szCs w:val="14"/>
          <w:rtl/>
        </w:rPr>
        <w:t>בגרה</w:t>
      </w:r>
      <w:r w:rsidRPr="00FD7F12">
        <w:rPr>
          <w:rStyle w:val="affff5"/>
          <w:rFonts w:hint="cs"/>
          <w:rtl/>
        </w:rPr>
        <w:t xml:space="preserve"> </w:t>
      </w:r>
      <w:r w:rsidR="007219D0">
        <w:rPr>
          <w:rFonts w:ascii="FontbitDavid" w:hAnsi="FontbitDavid" w:hint="cs"/>
          <w:rtl/>
        </w:rPr>
        <w:t>שה</w:t>
      </w:r>
      <w:r w:rsidRPr="00C35A2C">
        <w:rPr>
          <w:rFonts w:ascii="FontbitDavid" w:hAnsi="FontbitDavid" w:hint="cs"/>
          <w:rtl/>
        </w:rPr>
        <w:t>שתנ</w:t>
      </w:r>
      <w:r w:rsidR="007219D0">
        <w:rPr>
          <w:rFonts w:ascii="FontbitDavid" w:hAnsi="FontbitDavid" w:hint="cs"/>
          <w:rtl/>
        </w:rPr>
        <w:t>ה</w:t>
      </w:r>
      <w:r w:rsidRPr="00C35A2C">
        <w:rPr>
          <w:rFonts w:ascii="FontbitDavid" w:hAnsi="FontbitDavid" w:hint="cs"/>
          <w:rtl/>
        </w:rPr>
        <w:t xml:space="preserve"> גופה</w:t>
      </w:r>
      <w:r w:rsidR="007219D0">
        <w:rPr>
          <w:rFonts w:ascii="FontbitDavid" w:hAnsi="FontbitDavid" w:hint="cs"/>
          <w:rtl/>
        </w:rPr>
        <w:t>.</w:t>
      </w:r>
    </w:p>
    <w:p w14:paraId="2E5C6F69" w14:textId="20DD0823" w:rsidR="00B433C9" w:rsidRPr="0084532D" w:rsidRDefault="00B433C9" w:rsidP="00AB0056">
      <w:pPr>
        <w:pStyle w:val="affffb"/>
        <w:rPr>
          <w:rtl/>
        </w:rPr>
      </w:pPr>
      <w:ins w:id="9888" w:author="מספור קטעי משנה" w:date="2026-10-06T06:45:58Z">
        <w:r>
          <w:rPr>
            <w:rStyle w:val="MisparKeta"/>
          </w:rPr>
          <w:t xml:space="preserve">א. </w:t>
        </w:r>
      </w:ins>
      <w:bookmarkStart w:id="657" w:name="_Toc119172897"/>
      <w:bookmarkStart w:id="658" w:name="_Toc119229988"/>
      <w:r w:rsidRPr="0084532D">
        <w:rPr>
          <w:rtl/>
        </w:rPr>
        <w:t xml:space="preserve">כהן גדול לא ישא אלמנה, </w:t>
      </w:r>
      <w:r w:rsidR="00587FCC">
        <w:rPr>
          <w:rFonts w:hint="cs"/>
          <w:rtl/>
        </w:rPr>
        <w:t>אף</w:t>
      </w:r>
      <w:r w:rsidRPr="0084532D">
        <w:rPr>
          <w:rtl/>
        </w:rPr>
        <w:t xml:space="preserve"> אלמנה מן האירוסין</w:t>
      </w:r>
      <w:r w:rsidR="00587FCC">
        <w:rPr>
          <w:rFonts w:hint="cs"/>
          <w:rtl/>
        </w:rPr>
        <w:t>.</w:t>
      </w:r>
      <w:bookmarkEnd w:id="657"/>
      <w:bookmarkEnd w:id="658"/>
    </w:p>
    <w:p>
      <w:pPr>
        <w:pStyle w:val="MishnaBatzad"/>
        <w:rPr>
          <w:ins w:id="20495" w:author="קלוד" w:date="2026-10-06T10:10:48Z"/>
        </w:rPr>
      </w:pPr>
      <w:ins w:id="20494" w:author="קלוד" w:date="2026-10-06T10:10:48Z">
        <w:r>
          <w:t xml:space="preserve">משנה ד</w:t>
        </w:r>
      </w:ins>
    </w:p>
    <w:p w14:paraId="2B2ACCF6" w14:textId="06D11237" w:rsidR="00B433C9" w:rsidRDefault="00B433C9" w:rsidP="007C50EB">
      <w:pPr>
        <w:pStyle w:val="affc"/>
        <w:rPr>
          <w:rtl/>
        </w:rPr>
      </w:pPr>
      <w:r w:rsidRPr="00C35A2C">
        <w:rPr>
          <w:rtl/>
        </w:rPr>
        <w:t xml:space="preserve">לא ישא בוגרת, </w:t>
      </w:r>
      <w:r w:rsidRPr="00C3375E">
        <w:rPr>
          <w:rStyle w:val="affffa"/>
          <w:rtl/>
        </w:rPr>
        <w:t>ר' אלעזר ור' שמעון</w:t>
      </w:r>
      <w:r w:rsidRPr="00C35A2C">
        <w:rPr>
          <w:rtl/>
        </w:rPr>
        <w:t xml:space="preserve"> מכשירין בבוגרת.</w:t>
      </w:r>
    </w:p>
    <w:p w14:paraId="718433FD" w14:textId="5308DB26" w:rsidR="007219D0" w:rsidRPr="00C35A2C" w:rsidRDefault="007219D0" w:rsidP="007C50EB">
      <w:pPr>
        <w:pStyle w:val="affc"/>
        <w:rPr>
          <w:rtl/>
        </w:rPr>
      </w:pPr>
      <w:r>
        <w:rPr>
          <w:rFonts w:hint="cs"/>
          <w:rtl/>
        </w:rPr>
        <w:t>לא ישא מוכת עץ.</w:t>
      </w:r>
    </w:p>
    <w:p w14:paraId="3A3F7CB0" w14:textId="2873194E" w:rsidR="00B433C9" w:rsidRDefault="007219D0" w:rsidP="00110B70">
      <w:pPr>
        <w:rPr>
          <w:rFonts w:ascii="FontbitDavid" w:hAnsi="FontbitDavid"/>
          <w:sz w:val="32"/>
          <w:rtl/>
        </w:rPr>
      </w:pPr>
      <w:r w:rsidRPr="00110B70">
        <w:rPr>
          <w:rStyle w:val="affff1"/>
          <w:rFonts w:hint="cs"/>
          <w:rtl/>
        </w:rPr>
        <w:t>ד'</w:t>
      </w:r>
      <w:r w:rsidR="00B433C9" w:rsidRPr="007219D0">
        <w:rPr>
          <w:rStyle w:val="affff1"/>
          <w:rtl/>
        </w:rPr>
        <w:t>אלמ</w:t>
      </w:r>
      <w:r w:rsidR="00B433C9" w:rsidRPr="00C3375E">
        <w:rPr>
          <w:rStyle w:val="affff1"/>
          <w:rtl/>
        </w:rPr>
        <w:t>נה לא יקח</w:t>
      </w:r>
      <w:r>
        <w:rPr>
          <w:rStyle w:val="affff1"/>
          <w:rFonts w:hint="cs"/>
          <w:rtl/>
        </w:rPr>
        <w:t>'</w:t>
      </w:r>
      <w:r w:rsidR="00B433C9" w:rsidRPr="00C3375E">
        <w:rPr>
          <w:rStyle w:val="affff1"/>
          <w:rtl/>
        </w:rPr>
        <w:t xml:space="preserve"> </w:t>
      </w:r>
      <w:r w:rsidRPr="00110B70">
        <w:rPr>
          <w:rFonts w:hint="cs"/>
          <w:rtl/>
        </w:rPr>
        <w:t>אף</w:t>
      </w:r>
      <w:r w:rsidR="00B433C9" w:rsidRPr="00110B70">
        <w:rPr>
          <w:rtl/>
        </w:rPr>
        <w:t xml:space="preserve"> מהאירוסין,</w:t>
      </w:r>
      <w:r w:rsidRPr="007219D0">
        <w:rPr>
          <w:rFonts w:hint="cs"/>
          <w:rtl/>
        </w:rPr>
        <w:t xml:space="preserve"> </w:t>
      </w:r>
      <w:r w:rsidR="00B433C9" w:rsidRPr="00C3375E">
        <w:rPr>
          <w:rStyle w:val="affff5"/>
          <w:rFonts w:hint="cs"/>
          <w:rtl/>
        </w:rPr>
        <w:t>וקמ</w:t>
      </w:r>
      <w:r w:rsidR="00B433C9" w:rsidRPr="00C3375E">
        <w:rPr>
          <w:rStyle w:val="affff5"/>
          <w:rtl/>
        </w:rPr>
        <w:t>"</w:t>
      </w:r>
      <w:r w:rsidR="00B433C9" w:rsidRPr="00C3375E">
        <w:rPr>
          <w:rStyle w:val="affff5"/>
          <w:rFonts w:hint="cs"/>
          <w:rtl/>
        </w:rPr>
        <w:t>ל</w:t>
      </w:r>
      <w:r w:rsidR="00B433C9" w:rsidRPr="00C35A2C">
        <w:rPr>
          <w:rFonts w:ascii="FontbitDavid" w:hAnsi="FontbitDavid" w:hint="cs"/>
          <w:sz w:val="32"/>
          <w:rtl/>
        </w:rPr>
        <w:t xml:space="preserve"> דלא ילפי' מתמר </w:t>
      </w:r>
      <w:r w:rsidR="00B433C9" w:rsidRPr="00110B70">
        <w:rPr>
          <w:rStyle w:val="affff8"/>
          <w:rFonts w:hint="cs"/>
          <w:rtl/>
        </w:rPr>
        <w:t>מנישואין</w:t>
      </w:r>
      <w:r>
        <w:rPr>
          <w:rStyle w:val="affff8"/>
          <w:rFonts w:hint="cs"/>
          <w:rtl/>
        </w:rPr>
        <w:t>,</w:t>
      </w:r>
    </w:p>
    <w:p w14:paraId="635F9421" w14:textId="17D13AAC" w:rsidR="007219D0" w:rsidRDefault="00B433C9" w:rsidP="007219D0">
      <w:pPr>
        <w:pStyle w:val="afffc"/>
        <w:ind w:left="0" w:firstLine="0"/>
        <w:rPr>
          <w:rStyle w:val="affff8"/>
          <w:rtl/>
        </w:rPr>
      </w:pPr>
      <w:r>
        <w:rPr>
          <w:rtl/>
        </w:rPr>
        <w:t xml:space="preserve">- </w:t>
      </w:r>
      <w:r w:rsidRPr="00C35A2C">
        <w:rPr>
          <w:rFonts w:hint="cs"/>
          <w:rtl/>
        </w:rPr>
        <w:t>דדומיא דגרושה ד</w:t>
      </w:r>
      <w:r w:rsidR="007219D0">
        <w:rPr>
          <w:rFonts w:hint="cs"/>
          <w:rtl/>
        </w:rPr>
        <w:t xml:space="preserve">אף </w:t>
      </w:r>
      <w:r w:rsidRPr="00C35A2C">
        <w:rPr>
          <w:rFonts w:hint="cs"/>
          <w:rtl/>
        </w:rPr>
        <w:t>מהאירוסין</w:t>
      </w:r>
      <w:r w:rsidR="007219D0">
        <w:rPr>
          <w:rFonts w:hint="cs"/>
          <w:rtl/>
        </w:rPr>
        <w:t xml:space="preserve"> </w:t>
      </w:r>
      <w:r w:rsidR="007219D0" w:rsidRPr="00110B70">
        <w:rPr>
          <w:rStyle w:val="affff8"/>
          <w:rFonts w:hint="cs"/>
          <w:rtl/>
        </w:rPr>
        <w:t>שאין ב</w:t>
      </w:r>
      <w:r w:rsidR="007219D0">
        <w:rPr>
          <w:rStyle w:val="affff8"/>
          <w:rFonts w:hint="cs"/>
          <w:rtl/>
        </w:rPr>
        <w:t>גרוש</w:t>
      </w:r>
      <w:r w:rsidR="007219D0" w:rsidRPr="00110B70">
        <w:rPr>
          <w:rStyle w:val="affff8"/>
          <w:rFonts w:hint="cs"/>
          <w:rtl/>
        </w:rPr>
        <w:t>ה גז"ש</w:t>
      </w:r>
      <w:r w:rsidR="007219D0">
        <w:rPr>
          <w:rStyle w:val="affff8"/>
          <w:rFonts w:hint="cs"/>
          <w:rtl/>
        </w:rPr>
        <w:t>, ואין לחלק.</w:t>
      </w:r>
    </w:p>
    <w:p w14:paraId="6D86BFEA" w14:textId="2C94FC2A" w:rsidR="007219D0" w:rsidRPr="007219D0" w:rsidRDefault="007219D0" w:rsidP="00110B70">
      <w:pPr>
        <w:pStyle w:val="afff4"/>
        <w:rPr>
          <w:rtl/>
        </w:rPr>
      </w:pPr>
      <w:ins w:id="9890" w:author="מספור קטעי משנה" w:date="2026-10-06T06:45:58Z">
        <w:r>
          <w:rPr>
            <w:rStyle w:val="MisparKeta"/>
          </w:rPr>
          <w:t xml:space="preserve">א. </w:t>
        </w:r>
      </w:ins>
      <w:bookmarkStart w:id="659" w:name="_Toc119172898"/>
      <w:bookmarkStart w:id="660" w:name="_Toc119229989"/>
      <w:r w:rsidRPr="007219D0">
        <w:rPr>
          <w:rtl/>
        </w:rPr>
        <w:t xml:space="preserve">לא ישא בוגרת, </w:t>
      </w:r>
      <w:r w:rsidRPr="000167CA">
        <w:rPr>
          <w:rStyle w:val="afffff0"/>
          <w:rtl/>
        </w:rPr>
        <w:t>ר' אלעזר ור' שמעון</w:t>
      </w:r>
      <w:r w:rsidRPr="007219D0">
        <w:rPr>
          <w:rtl/>
        </w:rPr>
        <w:t xml:space="preserve"> מכשירין בבוגרת.</w:t>
      </w:r>
      <w:bookmarkEnd w:id="659"/>
      <w:bookmarkEnd w:id="660"/>
    </w:p>
    <w:p w14:paraId="34803286" w14:textId="6A3EB771" w:rsidR="00B433C9" w:rsidRDefault="00B433C9" w:rsidP="007219D0">
      <w:pPr>
        <w:rPr>
          <w:rFonts w:ascii="FontbitDavid" w:hAnsi="FontbitDavid"/>
          <w:sz w:val="32"/>
          <w:rtl/>
        </w:rPr>
      </w:pPr>
      <w:r w:rsidRPr="00AC7749">
        <w:rPr>
          <w:rStyle w:val="affff1"/>
          <w:rFonts w:hint="cs"/>
          <w:spacing w:val="-6"/>
          <w:rtl/>
        </w:rPr>
        <w:t>'</w:t>
      </w:r>
      <w:r w:rsidRPr="00AC7749">
        <w:rPr>
          <w:rStyle w:val="affff1"/>
          <w:spacing w:val="-6"/>
          <w:rtl/>
        </w:rPr>
        <w:t>אשה בבתוליה יקח</w:t>
      </w:r>
      <w:r w:rsidRPr="00AC7749">
        <w:rPr>
          <w:rStyle w:val="affff1"/>
          <w:rFonts w:hint="cs"/>
          <w:spacing w:val="-6"/>
          <w:rtl/>
        </w:rPr>
        <w:t>'</w:t>
      </w:r>
      <w:r w:rsidRPr="00AC7749">
        <w:rPr>
          <w:rStyle w:val="affff1"/>
          <w:spacing w:val="-6"/>
          <w:rtl/>
        </w:rPr>
        <w:t xml:space="preserve"> </w:t>
      </w:r>
      <w:r w:rsidRPr="004507EF">
        <w:rPr>
          <w:rStyle w:val="affff5"/>
          <w:rFonts w:hint="cs"/>
          <w:rtl/>
        </w:rPr>
        <w:t>ר</w:t>
      </w:r>
      <w:r w:rsidRPr="004507EF">
        <w:rPr>
          <w:rStyle w:val="affff5"/>
          <w:rtl/>
        </w:rPr>
        <w:t>"</w:t>
      </w:r>
      <w:r w:rsidRPr="004507EF">
        <w:rPr>
          <w:rStyle w:val="affff5"/>
          <w:rFonts w:hint="cs"/>
          <w:rtl/>
        </w:rPr>
        <w:t>מ סבר</w:t>
      </w:r>
      <w:r w:rsidRPr="004507EF">
        <w:rPr>
          <w:rStyle w:val="affff5"/>
          <w:rtl/>
        </w:rPr>
        <w:t>: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בתולה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אפי</w:t>
      </w:r>
      <w:r w:rsidR="007219D0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מקצת בתולים</w:t>
      </w:r>
      <w:r w:rsidR="007219D0" w:rsidRPr="00110B70">
        <w:rPr>
          <w:rStyle w:val="affff8"/>
          <w:rFonts w:hint="cs"/>
          <w:rtl/>
        </w:rPr>
        <w:t xml:space="preserve"> היה משמע</w:t>
      </w:r>
      <w:r w:rsidRPr="00110B70">
        <w:rPr>
          <w:rStyle w:val="affff8"/>
          <w:rtl/>
        </w:rPr>
        <w:t>,</w:t>
      </w:r>
    </w:p>
    <w:p w14:paraId="351EFDEC" w14:textId="5989CE32" w:rsidR="00B433C9" w:rsidRPr="00C35A2C" w:rsidRDefault="00B433C9" w:rsidP="00110B70">
      <w:pPr>
        <w:rPr>
          <w:rFonts w:ascii="FontbitDavid" w:hAnsi="FontbitDavid"/>
          <w:sz w:val="32"/>
          <w:rtl/>
        </w:rPr>
      </w:pP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>בתול</w:t>
      </w:r>
      <w:r w:rsidRPr="00110B70">
        <w:rPr>
          <w:rStyle w:val="affff1"/>
          <w:b/>
          <w:bCs/>
          <w:rtl/>
        </w:rPr>
        <w:t>י</w:t>
      </w:r>
      <w:r w:rsidRPr="00836CD1">
        <w:rPr>
          <w:rStyle w:val="affff1"/>
          <w:rtl/>
        </w:rPr>
        <w:t>ה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 xml:space="preserve"> </w:t>
      </w:r>
      <w:r w:rsidR="007219D0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</w:t>
      </w:r>
      <w:r w:rsidR="007219D0" w:rsidRPr="00110B70">
        <w:rPr>
          <w:rStyle w:val="affff8"/>
          <w:rFonts w:hint="cs"/>
          <w:rtl/>
        </w:rPr>
        <w:t>קמ"ל</w:t>
      </w:r>
      <w:r w:rsidR="007219D0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כל הבתולים</w:t>
      </w:r>
      <w:r w:rsidR="007219D0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7219D0">
        <w:rPr>
          <w:rFonts w:ascii="FontbitDavid" w:hAnsi="FontbitDavid" w:hint="cs"/>
          <w:sz w:val="32"/>
          <w:rtl/>
        </w:rPr>
        <w:t>ולא</w:t>
      </w:r>
      <w:r w:rsidRPr="00C35A2C">
        <w:rPr>
          <w:rFonts w:ascii="FontbitDavid" w:hAnsi="FontbitDavid" w:hint="cs"/>
          <w:sz w:val="32"/>
          <w:rtl/>
        </w:rPr>
        <w:t xml:space="preserve"> בוגרת שכלו בתוליה</w:t>
      </w:r>
      <w:r w:rsidR="007219D0">
        <w:rPr>
          <w:rFonts w:ascii="FontbitDavid" w:hAnsi="FontbitDavid" w:hint="cs"/>
          <w:sz w:val="32"/>
          <w:rtl/>
        </w:rPr>
        <w:t>,</w:t>
      </w:r>
    </w:p>
    <w:p w14:paraId="7444C445" w14:textId="76B32DBF" w:rsidR="00836CD1" w:rsidRPr="00110B70" w:rsidRDefault="00B433C9" w:rsidP="00836CD1">
      <w:pPr>
        <w:rPr>
          <w:rtl/>
        </w:rPr>
      </w:pPr>
      <w:r w:rsidRPr="00964F6D">
        <w:rPr>
          <w:rStyle w:val="affff1"/>
          <w:rFonts w:hint="cs"/>
          <w:rtl/>
        </w:rPr>
        <w:t>'</w:t>
      </w:r>
      <w:r w:rsidRPr="00110B70">
        <w:rPr>
          <w:rStyle w:val="affff1"/>
          <w:b/>
          <w:bCs/>
          <w:rtl/>
        </w:rPr>
        <w:t>ב</w:t>
      </w:r>
      <w:r w:rsidRPr="00964F6D">
        <w:rPr>
          <w:rStyle w:val="affff1"/>
          <w:rtl/>
        </w:rPr>
        <w:t>בתוליה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 xml:space="preserve"> </w:t>
      </w:r>
      <w:r w:rsidRPr="00C35A2C">
        <w:rPr>
          <w:rtl/>
        </w:rPr>
        <w:t xml:space="preserve">- </w:t>
      </w:r>
      <w:r w:rsidRPr="00110B70">
        <w:rPr>
          <w:rStyle w:val="affff8"/>
          <w:rtl/>
        </w:rPr>
        <w:t>ב</w:t>
      </w:r>
      <w:r w:rsidR="00836CD1">
        <w:rPr>
          <w:rStyle w:val="affff8"/>
          <w:rFonts w:hint="cs"/>
          <w:rtl/>
        </w:rPr>
        <w:t>נבעלה</w:t>
      </w:r>
      <w:r w:rsidR="007219D0">
        <w:rPr>
          <w:rFonts w:hint="cs"/>
          <w:rtl/>
        </w:rPr>
        <w:t xml:space="preserve"> </w:t>
      </w:r>
      <w:r w:rsidRPr="00C35A2C">
        <w:rPr>
          <w:rtl/>
        </w:rPr>
        <w:t xml:space="preserve">כדרכה </w:t>
      </w:r>
      <w:r w:rsidR="00836CD1">
        <w:rPr>
          <w:rFonts w:hint="cs"/>
          <w:rtl/>
        </w:rPr>
        <w:t>נאסרת,</w:t>
      </w:r>
      <w:r w:rsidRPr="00C35A2C">
        <w:rPr>
          <w:rtl/>
        </w:rPr>
        <w:t xml:space="preserve"> שלא כד</w:t>
      </w:r>
      <w:r w:rsidRPr="00836CD1">
        <w:rPr>
          <w:rtl/>
        </w:rPr>
        <w:t xml:space="preserve">רכה </w:t>
      </w:r>
      <w:r w:rsidR="00836CD1" w:rsidRPr="00110B70">
        <w:rPr>
          <w:rFonts w:hint="cs"/>
          <w:rtl/>
        </w:rPr>
        <w:t>לא</w:t>
      </w:r>
      <w:r w:rsidR="00836CD1">
        <w:rPr>
          <w:rFonts w:hint="cs"/>
          <w:rtl/>
        </w:rPr>
        <w:t>.</w:t>
      </w:r>
    </w:p>
    <w:p w14:paraId="09BC6638" w14:textId="7177FDE3" w:rsidR="00B433C9" w:rsidRPr="00C35A2C" w:rsidRDefault="00B433C9" w:rsidP="00110B70">
      <w:pPr>
        <w:rPr>
          <w:rFonts w:ascii="FontbitDavid" w:hAnsi="FontbitDavid"/>
          <w:sz w:val="32"/>
          <w:rtl/>
        </w:rPr>
      </w:pPr>
      <w:r w:rsidRPr="004507EF">
        <w:rPr>
          <w:rStyle w:val="affff5"/>
          <w:rFonts w:hint="cs"/>
          <w:rtl/>
        </w:rPr>
        <w:t>ר</w:t>
      </w:r>
      <w:r w:rsidRPr="004507EF">
        <w:rPr>
          <w:rStyle w:val="affff5"/>
          <w:rtl/>
        </w:rPr>
        <w:t>"</w:t>
      </w:r>
      <w:r w:rsidRPr="004507EF">
        <w:rPr>
          <w:rStyle w:val="affff5"/>
          <w:rFonts w:hint="cs"/>
          <w:rtl/>
        </w:rPr>
        <w:t>א ור</w:t>
      </w:r>
      <w:r w:rsidRPr="004507EF">
        <w:rPr>
          <w:rStyle w:val="affff5"/>
          <w:rtl/>
        </w:rPr>
        <w:t>"</w:t>
      </w:r>
      <w:r w:rsidRPr="004507EF">
        <w:rPr>
          <w:rStyle w:val="affff5"/>
          <w:rFonts w:hint="cs"/>
          <w:rtl/>
        </w:rPr>
        <w:t>ש</w:t>
      </w:r>
      <w:r w:rsidRPr="004507EF">
        <w:rPr>
          <w:rStyle w:val="affff5"/>
          <w:rtl/>
        </w:rPr>
        <w:t>: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בתולה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שלימה,</w:t>
      </w:r>
      <w:r w:rsidR="00836CD1">
        <w:rPr>
          <w:rStyle w:val="affff1"/>
          <w:rFonts w:hint="cs"/>
          <w:rtl/>
        </w:rPr>
        <w:t xml:space="preserve"> 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>בתול</w:t>
      </w:r>
      <w:r w:rsidRPr="00110B70">
        <w:rPr>
          <w:rStyle w:val="affff1"/>
          <w:b/>
          <w:bCs/>
          <w:rtl/>
        </w:rPr>
        <w:t>י</w:t>
      </w:r>
      <w:r w:rsidRPr="00964F6D">
        <w:rPr>
          <w:rStyle w:val="affff1"/>
          <w:rtl/>
        </w:rPr>
        <w:t>ה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- </w:t>
      </w:r>
      <w:r w:rsidR="00AB43C5">
        <w:rPr>
          <w:rFonts w:ascii="FontbitDavid" w:hAnsi="FontbitDavid"/>
          <w:sz w:val="32"/>
          <w:rtl/>
        </w:rPr>
        <w:t>אף</w:t>
      </w:r>
      <w:r w:rsidRPr="00C35A2C">
        <w:rPr>
          <w:rFonts w:ascii="FontbitDavid" w:hAnsi="FontbitDavid"/>
          <w:sz w:val="32"/>
          <w:rtl/>
        </w:rPr>
        <w:t xml:space="preserve"> מקצת </w:t>
      </w:r>
      <w:r w:rsidRPr="00C3375E">
        <w:rPr>
          <w:rStyle w:val="affff8"/>
          <w:rFonts w:hint="cs"/>
          <w:rtl/>
        </w:rPr>
        <w:t>[בוגרת]</w:t>
      </w:r>
      <w:r w:rsidR="00836CD1">
        <w:rPr>
          <w:rStyle w:val="affff8"/>
          <w:rFonts w:hint="cs"/>
          <w:rtl/>
        </w:rPr>
        <w:t>,</w:t>
      </w:r>
    </w:p>
    <w:p w14:paraId="24FC4F19" w14:textId="5DDC93E9" w:rsidR="00736C06" w:rsidRDefault="00B433C9" w:rsidP="006279F2">
      <w:pPr>
        <w:rPr>
          <w:rFonts w:ascii="FontbitDavid" w:hAnsi="FontbitDavid"/>
          <w:sz w:val="32"/>
          <w:rtl/>
        </w:rPr>
      </w:pPr>
      <w:r w:rsidRPr="00964F6D">
        <w:rPr>
          <w:rStyle w:val="affff1"/>
          <w:rFonts w:hint="cs"/>
          <w:rtl/>
        </w:rPr>
        <w:t>'</w:t>
      </w:r>
      <w:r w:rsidRPr="00110B70">
        <w:rPr>
          <w:rStyle w:val="affff1"/>
          <w:b/>
          <w:bCs/>
          <w:rtl/>
        </w:rPr>
        <w:t>ב</w:t>
      </w:r>
      <w:r w:rsidRPr="00964F6D">
        <w:rPr>
          <w:rStyle w:val="affff1"/>
          <w:rtl/>
        </w:rPr>
        <w:t>בתוליה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בין כדרכה בין שלא כדרכה</w:t>
      </w:r>
      <w:r w:rsidR="00587FCC">
        <w:rPr>
          <w:rFonts w:ascii="FontbitDavid" w:hAnsi="FontbitDavid" w:hint="cs"/>
          <w:sz w:val="32"/>
          <w:rtl/>
        </w:rPr>
        <w:t>,</w:t>
      </w:r>
      <w:r w:rsidR="00836CD1">
        <w:rPr>
          <w:rFonts w:ascii="FontbitDavid" w:hAnsi="FontbitDavid" w:hint="cs"/>
          <w:sz w:val="32"/>
          <w:rtl/>
        </w:rPr>
        <w:t xml:space="preserve"> נאסרת.</w:t>
      </w:r>
    </w:p>
    <w:p w14:paraId="6C7C184D" w14:textId="414ABD43" w:rsidR="00B433C9" w:rsidRPr="00C35A2C" w:rsidRDefault="007179F8" w:rsidP="00B55EDF">
      <w:pPr>
        <w:rPr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4507EF">
        <w:rPr>
          <w:rStyle w:val="affff5"/>
          <w:rFonts w:hint="cs"/>
          <w:rtl/>
        </w:rPr>
        <w:t>מרב</w:t>
      </w:r>
      <w:r w:rsidR="00B433C9" w:rsidRPr="004507EF">
        <w:rPr>
          <w:rStyle w:val="affff5"/>
          <w:rtl/>
        </w:rPr>
        <w:t xml:space="preserve">: </w:t>
      </w:r>
      <w:r w:rsidR="00B433C9" w:rsidRPr="006279F2">
        <w:rPr>
          <w:rStyle w:val="affff3"/>
          <w:rtl/>
        </w:rPr>
        <w:t>נבעלה שלא כדרכה</w:t>
      </w:r>
      <w:r w:rsidR="00B433C9" w:rsidRPr="00C35A2C">
        <w:rPr>
          <w:rFonts w:ascii="FontbitDavid" w:hAnsi="FontbitDavid"/>
          <w:sz w:val="32"/>
          <w:rtl/>
        </w:rPr>
        <w:t xml:space="preserve"> - פסולה לכהונה</w:t>
      </w:r>
      <w:r w:rsidR="00836CD1">
        <w:rPr>
          <w:rFonts w:ascii="FontbitDavid" w:hAnsi="FontbitDavid" w:hint="cs"/>
          <w:sz w:val="32"/>
          <w:rtl/>
        </w:rPr>
        <w:t xml:space="preserve"> </w:t>
      </w:r>
      <w:r w:rsidR="00836CD1" w:rsidRPr="00110B70">
        <w:rPr>
          <w:rStyle w:val="affff8"/>
          <w:rFonts w:hint="cs"/>
          <w:rtl/>
        </w:rPr>
        <w:t>גדולה</w:t>
      </w:r>
      <w:r w:rsidR="00B433C9" w:rsidRPr="00110B70">
        <w:rPr>
          <w:rStyle w:val="affff8"/>
          <w:rtl/>
        </w:rPr>
        <w:t>.</w:t>
      </w:r>
    </w:p>
    <w:p w14:paraId="5F951F10" w14:textId="03D1F129" w:rsidR="00836CD1" w:rsidRDefault="00B433C9" w:rsidP="007C50EB">
      <w:pPr>
        <w:rPr>
          <w:rFonts w:ascii="FontbitDavid" w:hAnsi="FontbitDavid"/>
          <w:spacing w:val="-4"/>
          <w:sz w:val="32"/>
          <w:rtl/>
        </w:rPr>
      </w:pPr>
      <w:r w:rsidRPr="00D1637C">
        <w:rPr>
          <w:rFonts w:ascii="FontbitDavid" w:hAnsi="FontbitDavid" w:cs="PFT_Frank" w:hint="cs"/>
          <w:b/>
          <w:bCs/>
          <w:spacing w:val="-4"/>
          <w:sz w:val="32"/>
          <w:szCs w:val="14"/>
          <w:rtl/>
        </w:rPr>
        <w:t>והך</w:t>
      </w:r>
      <w:r w:rsidRPr="00EA6942">
        <w:rPr>
          <w:rFonts w:ascii="FontbitDavid" w:hAnsi="FontbitDavid" w:hint="cs"/>
          <w:spacing w:val="-4"/>
          <w:sz w:val="32"/>
          <w:rtl/>
        </w:rPr>
        <w:t xml:space="preserve"> </w:t>
      </w:r>
      <w:r w:rsidR="00836CD1">
        <w:rPr>
          <w:rStyle w:val="affff8"/>
          <w:rFonts w:hint="cs"/>
          <w:rtl/>
        </w:rPr>
        <w:t>ד</w:t>
      </w:r>
      <w:r w:rsidR="00836CD1" w:rsidRPr="00110B70">
        <w:rPr>
          <w:rStyle w:val="affff8"/>
          <w:rFonts w:hint="cs"/>
          <w:rtl/>
        </w:rPr>
        <w:t xml:space="preserve">באונס </w:t>
      </w:r>
      <w:r w:rsidRPr="00EA6942">
        <w:rPr>
          <w:rStyle w:val="affff1"/>
          <w:rFonts w:hint="cs"/>
          <w:spacing w:val="-4"/>
          <w:rtl/>
        </w:rPr>
        <w:t>'</w:t>
      </w:r>
      <w:r w:rsidRPr="00EA6942">
        <w:rPr>
          <w:rStyle w:val="affff1"/>
          <w:spacing w:val="-4"/>
          <w:rtl/>
        </w:rPr>
        <w:t>ולו תהיה לאשה</w:t>
      </w:r>
      <w:r w:rsidRPr="00EA6942">
        <w:rPr>
          <w:rStyle w:val="affff1"/>
          <w:rFonts w:hint="cs"/>
          <w:spacing w:val="-4"/>
          <w:rtl/>
        </w:rPr>
        <w:t>'</w:t>
      </w:r>
      <w:r w:rsidRPr="00EA6942">
        <w:rPr>
          <w:rStyle w:val="affff1"/>
          <w:spacing w:val="-4"/>
          <w:rtl/>
        </w:rPr>
        <w:t xml:space="preserve"> </w:t>
      </w:r>
      <w:r w:rsidRPr="00EA6942">
        <w:rPr>
          <w:rFonts w:ascii="FontbitDavid" w:hAnsi="FontbitDavid"/>
          <w:spacing w:val="-4"/>
          <w:sz w:val="32"/>
          <w:rtl/>
        </w:rPr>
        <w:t xml:space="preserve">- בראויה לו, </w:t>
      </w:r>
      <w:r w:rsidR="00836CD1">
        <w:rPr>
          <w:rFonts w:ascii="FontbitDavid" w:hAnsi="FontbitDavid" w:hint="cs"/>
          <w:spacing w:val="-4"/>
          <w:sz w:val="32"/>
          <w:rtl/>
        </w:rPr>
        <w:t>ולא</w:t>
      </w:r>
      <w:r w:rsidRPr="00EA6942">
        <w:rPr>
          <w:rFonts w:ascii="FontbitDavid" w:hAnsi="FontbitDavid"/>
          <w:spacing w:val="-4"/>
          <w:sz w:val="32"/>
          <w:rtl/>
        </w:rPr>
        <w:t xml:space="preserve"> אלמנה לכהן גדול</w:t>
      </w:r>
      <w:r w:rsidR="00836CD1">
        <w:rPr>
          <w:rFonts w:ascii="FontbitDavid" w:hAnsi="FontbitDavid" w:hint="cs"/>
          <w:spacing w:val="-4"/>
          <w:sz w:val="32"/>
          <w:rtl/>
        </w:rPr>
        <w:t>..</w:t>
      </w:r>
    </w:p>
    <w:p w14:paraId="4605FF1E" w14:textId="2DC89452" w:rsidR="00B433C9" w:rsidRPr="00C35A2C" w:rsidRDefault="00B433C9" w:rsidP="00836CD1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 w:hint="cs"/>
          <w:sz w:val="32"/>
          <w:rtl/>
        </w:rPr>
        <w:lastRenderedPageBreak/>
        <w:t>משמע מ</w:t>
      </w:r>
      <w:r w:rsidR="00836CD1">
        <w:rPr>
          <w:rFonts w:ascii="FontbitDavid" w:hAnsi="FontbitDavid" w:hint="cs"/>
          <w:sz w:val="32"/>
          <w:rtl/>
        </w:rPr>
        <w:t>צד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אלמנה</w:t>
      </w:r>
      <w:r w:rsidRPr="00C35A2C">
        <w:rPr>
          <w:rFonts w:ascii="FontbitDavid" w:hAnsi="FontbitDavid" w:hint="cs"/>
          <w:sz w:val="32"/>
          <w:rtl/>
        </w:rPr>
        <w:t xml:space="preserve"> ולא מ</w:t>
      </w:r>
      <w:r w:rsidR="00836CD1">
        <w:rPr>
          <w:rFonts w:ascii="FontbitDavid" w:hAnsi="FontbitDavid" w:hint="cs"/>
          <w:sz w:val="32"/>
          <w:rtl/>
        </w:rPr>
        <w:t>צד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836CD1" w:rsidRPr="00110B70">
        <w:rPr>
          <w:rFonts w:hint="cs"/>
          <w:rtl/>
        </w:rPr>
        <w:t>ש</w:t>
      </w:r>
      <w:r w:rsidRPr="00D1637C">
        <w:rPr>
          <w:rFonts w:cs="PFT_Frank" w:hint="cs"/>
          <w:b/>
          <w:bCs/>
          <w:szCs w:val="14"/>
          <w:rtl/>
        </w:rPr>
        <w:t>בעלה</w:t>
      </w:r>
      <w:r w:rsidR="00836CD1">
        <w:rPr>
          <w:rFonts w:hint="cs"/>
          <w:rtl/>
        </w:rPr>
        <w:t>, והיינו בשלא כדרכה,</w:t>
      </w:r>
    </w:p>
    <w:p w14:paraId="6F1903FA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נט:</w:t>
      </w:r>
    </w:p>
    <w:p w14:paraId="6077EFB0" w14:textId="4A73910B" w:rsidR="00836CD1" w:rsidRDefault="00836CD1" w:rsidP="00836CD1">
      <w:pPr>
        <w:pStyle w:val="afffc"/>
        <w:ind w:left="0" w:firstLine="0"/>
        <w:rPr>
          <w:rStyle w:val="affff8"/>
          <w:rtl/>
        </w:rPr>
      </w:pPr>
      <w:r>
        <w:rPr>
          <w:rStyle w:val="affff5"/>
          <w:rFonts w:hint="cs"/>
          <w:rtl/>
        </w:rPr>
        <w:t>זה</w:t>
      </w:r>
      <w:r w:rsidR="00B433C9" w:rsidRPr="004507EF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כ</w:t>
      </w:r>
      <w:r w:rsidR="00B433C9" w:rsidRPr="004507EF">
        <w:rPr>
          <w:rStyle w:val="affff5"/>
          <w:rtl/>
        </w:rPr>
        <w:t>ר"</w:t>
      </w:r>
      <w:r w:rsidR="00B433C9" w:rsidRPr="004507EF">
        <w:rPr>
          <w:rStyle w:val="affff5"/>
          <w:rFonts w:hint="cs"/>
          <w:rtl/>
        </w:rPr>
        <w:t>מ</w:t>
      </w:r>
      <w:r>
        <w:rPr>
          <w:rStyle w:val="affff5"/>
          <w:rFonts w:hint="cs"/>
          <w:rtl/>
        </w:rPr>
        <w:t xml:space="preserve"> </w:t>
      </w:r>
      <w:r w:rsidRPr="00110B70">
        <w:rPr>
          <w:rFonts w:hint="cs"/>
          <w:rtl/>
        </w:rPr>
        <w:t>שהכשיר</w:t>
      </w:r>
      <w:r>
        <w:rPr>
          <w:rStyle w:val="affff5"/>
          <w:rFonts w:hint="cs"/>
          <w:rtl/>
        </w:rPr>
        <w:t>,</w:t>
      </w:r>
      <w:r w:rsidR="00B433C9" w:rsidRPr="004507EF">
        <w:rPr>
          <w:rStyle w:val="affff5"/>
          <w:rFonts w:hint="cs"/>
          <w:rtl/>
        </w:rPr>
        <w:t xml:space="preserve"> ורב כר</w:t>
      </w:r>
      <w:r w:rsidR="00B433C9" w:rsidRPr="004507EF">
        <w:rPr>
          <w:rStyle w:val="affff5"/>
          <w:rtl/>
        </w:rPr>
        <w:t>"</w:t>
      </w:r>
      <w:r w:rsidR="00B433C9" w:rsidRPr="004507EF">
        <w:rPr>
          <w:rStyle w:val="affff5"/>
          <w:rFonts w:hint="cs"/>
          <w:rtl/>
        </w:rPr>
        <w:t>א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="00B433C9" w:rsidRPr="00C35A2C">
        <w:rPr>
          <w:rFonts w:hint="cs"/>
          <w:rtl/>
        </w:rPr>
        <w:t>פוסל שלא כדרכה</w:t>
      </w:r>
      <w:r>
        <w:rPr>
          <w:rFonts w:hint="cs"/>
          <w:rtl/>
        </w:rPr>
        <w:t xml:space="preserve"> </w:t>
      </w:r>
      <w:r w:rsidRPr="00110B70">
        <w:rPr>
          <w:rStyle w:val="affff8"/>
          <w:rFonts w:hint="cs"/>
          <w:rtl/>
        </w:rPr>
        <w:t>כנ"ל,</w:t>
      </w:r>
    </w:p>
    <w:p w14:paraId="49E74498" w14:textId="55322C0A" w:rsidR="00B433C9" w:rsidRPr="00C35A2C" w:rsidRDefault="00B433C9" w:rsidP="00110B70">
      <w:pPr>
        <w:pStyle w:val="afffc"/>
        <w:ind w:left="0" w:firstLine="0"/>
        <w:rPr>
          <w:rFonts w:ascii="FontbitDavid" w:hAnsi="FontbitDavid"/>
          <w:rtl/>
        </w:rPr>
      </w:pPr>
      <w:r w:rsidRPr="004507EF">
        <w:rPr>
          <w:rStyle w:val="affff5"/>
          <w:rFonts w:hint="cs"/>
          <w:rtl/>
        </w:rPr>
        <w:t>ו</w:t>
      </w:r>
      <w:r w:rsidR="00AB43C5">
        <w:rPr>
          <w:rStyle w:val="affff5"/>
          <w:rFonts w:hint="cs"/>
          <w:rtl/>
        </w:rPr>
        <w:t>אף</w:t>
      </w:r>
      <w:r w:rsidRPr="004507EF">
        <w:rPr>
          <w:rStyle w:val="affff5"/>
          <w:rFonts w:hint="cs"/>
          <w:rtl/>
        </w:rPr>
        <w:t xml:space="preserve"> </w:t>
      </w:r>
      <w:r w:rsidR="00836CD1">
        <w:rPr>
          <w:rStyle w:val="affff5"/>
          <w:rFonts w:hint="cs"/>
          <w:rtl/>
        </w:rPr>
        <w:t>ש</w:t>
      </w:r>
      <w:r w:rsidRPr="004507EF">
        <w:rPr>
          <w:rStyle w:val="affff5"/>
          <w:rFonts w:hint="cs"/>
          <w:rtl/>
        </w:rPr>
        <w:t>לר</w:t>
      </w:r>
      <w:r w:rsidRPr="004507EF">
        <w:rPr>
          <w:rStyle w:val="affff5"/>
          <w:rtl/>
        </w:rPr>
        <w:t>"</w:t>
      </w:r>
      <w:r w:rsidRPr="004507EF">
        <w:rPr>
          <w:rStyle w:val="affff5"/>
          <w:rFonts w:hint="cs"/>
          <w:rtl/>
        </w:rPr>
        <w:t>א</w:t>
      </w:r>
      <w:r w:rsidRPr="00C35A2C">
        <w:rPr>
          <w:rFonts w:ascii="FontbitDavid" w:hAnsi="FontbitDavid" w:hint="cs"/>
          <w:rtl/>
        </w:rPr>
        <w:t xml:space="preserve"> פנוי הבא על פנויה </w:t>
      </w:r>
      <w:r>
        <w:rPr>
          <w:rFonts w:ascii="FontbitDavid" w:hAnsi="FontbitDavid"/>
          <w:rtl/>
        </w:rPr>
        <w:t xml:space="preserve">עשאה </w:t>
      </w:r>
      <w:r w:rsidRPr="00D1637C">
        <w:rPr>
          <w:rFonts w:ascii="FontbitDavid" w:hAnsi="FontbitDavid" w:cs="PFT_Frank"/>
          <w:b/>
          <w:bCs/>
          <w:szCs w:val="14"/>
          <w:rtl/>
        </w:rPr>
        <w:t>זונה</w:t>
      </w:r>
      <w:r w:rsidR="00836CD1" w:rsidRPr="00110B70">
        <w:rPr>
          <w:rStyle w:val="affff8"/>
          <w:rFonts w:hint="cs"/>
          <w:rtl/>
        </w:rPr>
        <w:t xml:space="preserve"> ופסולה אף להדיוט</w:t>
      </w:r>
      <w:r w:rsidRPr="00110B70">
        <w:rPr>
          <w:rStyle w:val="affff8"/>
          <w:rFonts w:hint="cs"/>
          <w:rtl/>
        </w:rPr>
        <w:t>,</w:t>
      </w:r>
    </w:p>
    <w:p w14:paraId="483F6997" w14:textId="547448BB" w:rsidR="00B433C9" w:rsidRDefault="006E731A" w:rsidP="00110B70">
      <w:pPr>
        <w:pStyle w:val="afffc"/>
        <w:ind w:left="0" w:firstLine="0"/>
        <w:rPr>
          <w:rtl/>
        </w:rPr>
      </w:pPr>
      <w:r>
        <w:rPr>
          <w:rStyle w:val="affff5"/>
          <w:rFonts w:hint="cs"/>
          <w:rtl/>
        </w:rPr>
        <w:t>כאן</w:t>
      </w:r>
      <w:r w:rsidR="00B433C9" w:rsidRPr="004507EF">
        <w:rPr>
          <w:rStyle w:val="affff5"/>
          <w:rFonts w:hint="cs"/>
          <w:rtl/>
        </w:rPr>
        <w:t xml:space="preserve"> מיירי</w:t>
      </w:r>
      <w:r w:rsidR="00B433C9" w:rsidRPr="00C35A2C">
        <w:rPr>
          <w:rFonts w:hint="cs"/>
          <w:rtl/>
        </w:rPr>
        <w:t xml:space="preserve"> </w:t>
      </w:r>
      <w:r w:rsidR="00B433C9" w:rsidRPr="00D1637C">
        <w:rPr>
          <w:rFonts w:cs="PFT_Frank" w:hint="cs"/>
          <w:b/>
          <w:bCs/>
          <w:szCs w:val="14"/>
          <w:rtl/>
        </w:rPr>
        <w:t>בממאנת</w:t>
      </w:r>
      <w:r w:rsidR="00B433C9" w:rsidRPr="007736B6">
        <w:rPr>
          <w:rFonts w:hint="cs"/>
          <w:rtl/>
        </w:rPr>
        <w:t xml:space="preserve"> </w:t>
      </w:r>
      <w:r w:rsidR="00836CD1">
        <w:rPr>
          <w:rFonts w:hint="cs"/>
          <w:rtl/>
        </w:rPr>
        <w:t>[</w:t>
      </w:r>
      <w:r w:rsidR="00B433C9" w:rsidRPr="007736B6">
        <w:rPr>
          <w:rFonts w:hint="cs"/>
          <w:rtl/>
        </w:rPr>
        <w:t>ו</w:t>
      </w:r>
      <w:r w:rsidR="00B433C9" w:rsidRPr="00C35A2C">
        <w:rPr>
          <w:rFonts w:hint="cs"/>
          <w:rtl/>
        </w:rPr>
        <w:t>ב</w:t>
      </w:r>
      <w:r w:rsidR="00836CD1">
        <w:rPr>
          <w:rFonts w:hint="cs"/>
          <w:rtl/>
        </w:rPr>
        <w:t xml:space="preserve">עלה </w:t>
      </w:r>
      <w:r w:rsidR="00B433C9" w:rsidRPr="00C35A2C">
        <w:rPr>
          <w:rFonts w:hint="cs"/>
          <w:rtl/>
        </w:rPr>
        <w:t>שלא כדרכה</w:t>
      </w:r>
      <w:r w:rsidR="00836CD1"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  <w:r w:rsidR="00836CD1">
        <w:rPr>
          <w:rFonts w:hint="cs"/>
          <w:rtl/>
        </w:rPr>
        <w:t>שאינה</w:t>
      </w:r>
      <w:r w:rsidR="00B433C9" w:rsidRPr="00C35A2C">
        <w:rPr>
          <w:rFonts w:hint="cs"/>
          <w:rtl/>
        </w:rPr>
        <w:t xml:space="preserve"> זונה</w:t>
      </w:r>
      <w:r w:rsidR="00836CD1">
        <w:rPr>
          <w:rFonts w:hint="cs"/>
          <w:rtl/>
        </w:rPr>
        <w:t>]</w:t>
      </w:r>
      <w:r w:rsidR="005E6A8B">
        <w:rPr>
          <w:rFonts w:hint="cs"/>
          <w:rtl/>
        </w:rPr>
        <w:t>,</w:t>
      </w:r>
    </w:p>
    <w:p w14:paraId="43C28EB0" w14:textId="1DC02F9C" w:rsidR="00B433C9" w:rsidRDefault="00B433C9" w:rsidP="00B55EDF">
      <w:pPr>
        <w:pStyle w:val="affff7"/>
        <w:rPr>
          <w:rtl/>
        </w:rPr>
      </w:pPr>
      <w:r w:rsidRPr="00C3375E">
        <w:rPr>
          <w:rStyle w:val="affff5"/>
          <w:rFonts w:hint="cs"/>
          <w:sz w:val="16"/>
          <w:szCs w:val="13"/>
          <w:rtl/>
        </w:rPr>
        <w:t>ולא</w:t>
      </w:r>
      <w:r w:rsidRPr="00C35A2C">
        <w:rPr>
          <w:rFonts w:hint="cs"/>
          <w:rtl/>
        </w:rPr>
        <w:t xml:space="preserve"> ב</w:t>
      </w:r>
      <w:r w:rsidRPr="00C35A2C">
        <w:rPr>
          <w:rtl/>
        </w:rPr>
        <w:t>נבעלה לבהמה</w:t>
      </w:r>
      <w:r w:rsidR="005E6A8B">
        <w:rPr>
          <w:rFonts w:hint="cs"/>
          <w:rtl/>
        </w:rPr>
        <w:t xml:space="preserve"> [שלא כדרכה]</w:t>
      </w:r>
      <w:r w:rsidRPr="00C35A2C">
        <w:rPr>
          <w:rtl/>
        </w:rPr>
        <w:t xml:space="preserve">, </w:t>
      </w:r>
      <w:r w:rsidR="00836CD1">
        <w:rPr>
          <w:rFonts w:hint="cs"/>
          <w:rtl/>
        </w:rPr>
        <w:t>ד</w:t>
      </w:r>
      <w:r w:rsidR="005E6A8B">
        <w:rPr>
          <w:rFonts w:hint="cs"/>
          <w:rtl/>
        </w:rPr>
        <w:t>כשם</w:t>
      </w:r>
      <w:r w:rsidRPr="00C35A2C">
        <w:rPr>
          <w:rFonts w:hint="cs"/>
          <w:rtl/>
        </w:rPr>
        <w:t xml:space="preserve"> </w:t>
      </w:r>
      <w:r w:rsidR="005E6A8B">
        <w:rPr>
          <w:rFonts w:hint="cs"/>
          <w:rtl/>
        </w:rPr>
        <w:t>ש</w:t>
      </w:r>
      <w:r>
        <w:rPr>
          <w:rFonts w:hint="cs"/>
          <w:rtl/>
        </w:rPr>
        <w:t xml:space="preserve">אינה </w:t>
      </w:r>
      <w:r w:rsidR="005E6A8B">
        <w:rPr>
          <w:rFonts w:hint="cs"/>
          <w:rtl/>
        </w:rPr>
        <w:t>'</w:t>
      </w:r>
      <w:r>
        <w:rPr>
          <w:rtl/>
        </w:rPr>
        <w:t>זונה</w:t>
      </w:r>
      <w:r w:rsidR="005E6A8B"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 xml:space="preserve">גם אינה </w:t>
      </w:r>
      <w:r w:rsidR="005E6A8B">
        <w:rPr>
          <w:rFonts w:hint="cs"/>
          <w:rtl/>
        </w:rPr>
        <w:t>'</w:t>
      </w:r>
      <w:r>
        <w:rPr>
          <w:rFonts w:hint="cs"/>
          <w:rtl/>
        </w:rPr>
        <w:t>בעולה</w:t>
      </w:r>
      <w:r w:rsidR="005E6A8B">
        <w:rPr>
          <w:rFonts w:hint="cs"/>
          <w:rtl/>
        </w:rPr>
        <w:t>'</w:t>
      </w:r>
      <w:r w:rsidR="00836CD1">
        <w:rPr>
          <w:rFonts w:hint="cs"/>
          <w:rtl/>
        </w:rPr>
        <w:t>.</w:t>
      </w:r>
    </w:p>
    <w:p w14:paraId="10E87474" w14:textId="77777777" w:rsidR="00B433C9" w:rsidRPr="00C35A2C" w:rsidRDefault="00B433C9" w:rsidP="00110B70">
      <w:pPr>
        <w:pStyle w:val="affff7"/>
        <w:rPr>
          <w:rFonts w:ascii="FontbitDavid" w:hAnsi="FontbitDavid"/>
          <w:sz w:val="32"/>
          <w:rtl/>
        </w:rPr>
      </w:pPr>
    </w:p>
    <w:p w14:paraId="44C98123" w14:textId="54C566B4" w:rsidR="007736B6" w:rsidRDefault="00B433C9" w:rsidP="007736B6">
      <w:pPr>
        <w:rPr>
          <w:rtl/>
        </w:rPr>
      </w:pPr>
      <w:r w:rsidRPr="00262A77">
        <w:rPr>
          <w:rStyle w:val="affff5"/>
          <w:rFonts w:hint="cs"/>
          <w:spacing w:val="-6"/>
          <w:rtl/>
        </w:rPr>
        <w:t>רשב</w:t>
      </w:r>
      <w:r w:rsidRPr="00262A77">
        <w:rPr>
          <w:rStyle w:val="affff5"/>
          <w:spacing w:val="-6"/>
          <w:rtl/>
        </w:rPr>
        <w:t>"</w:t>
      </w:r>
      <w:r w:rsidRPr="00262A77">
        <w:rPr>
          <w:rStyle w:val="affff5"/>
          <w:rFonts w:hint="cs"/>
          <w:spacing w:val="-6"/>
          <w:rtl/>
        </w:rPr>
        <w:t>ח</w:t>
      </w:r>
      <w:r w:rsidRPr="00262A77">
        <w:rPr>
          <w:rStyle w:val="affff5"/>
          <w:spacing w:val="-6"/>
          <w:rtl/>
        </w:rPr>
        <w:t xml:space="preserve">: </w:t>
      </w:r>
      <w:r w:rsidR="00C3375E" w:rsidRPr="00531C0C">
        <w:rPr>
          <w:rStyle w:val="affff3"/>
          <w:rtl/>
        </w:rPr>
        <w:t>נבעלה לבהמה</w:t>
      </w:r>
      <w:r w:rsidRPr="00262A77">
        <w:rPr>
          <w:rFonts w:ascii="FontbitDavid" w:hAnsi="FontbitDavid"/>
          <w:spacing w:val="-6"/>
          <w:sz w:val="32"/>
          <w:rtl/>
        </w:rPr>
        <w:t xml:space="preserve"> </w:t>
      </w:r>
      <w:r w:rsidR="007736B6">
        <w:rPr>
          <w:rFonts w:ascii="FontbitDavid" w:hAnsi="FontbitDavid" w:hint="cs"/>
          <w:spacing w:val="-6"/>
          <w:sz w:val="32"/>
          <w:rtl/>
        </w:rPr>
        <w:t xml:space="preserve">- </w:t>
      </w:r>
      <w:r w:rsidRPr="00262A77">
        <w:rPr>
          <w:rFonts w:ascii="FontbitDavid" w:hAnsi="FontbitDavid"/>
          <w:spacing w:val="-6"/>
          <w:sz w:val="32"/>
          <w:rtl/>
        </w:rPr>
        <w:t>כשרה לכהונה</w:t>
      </w:r>
      <w:r w:rsidR="007736B6">
        <w:rPr>
          <w:rFonts w:ascii="FontbitDavid" w:hAnsi="FontbitDavid" w:hint="cs"/>
          <w:spacing w:val="-6"/>
          <w:sz w:val="32"/>
          <w:rtl/>
        </w:rPr>
        <w:t xml:space="preserve"> </w:t>
      </w:r>
      <w:r w:rsidR="007736B6" w:rsidRPr="00110B70">
        <w:rPr>
          <w:rStyle w:val="affff8"/>
          <w:rFonts w:hint="cs"/>
          <w:rtl/>
        </w:rPr>
        <w:t>אף לכה"ג, למכשיר מוכת עץ</w:t>
      </w:r>
      <w:r w:rsidR="007736B6">
        <w:rPr>
          <w:rStyle w:val="affff8"/>
          <w:rFonts w:hint="cs"/>
          <w:rtl/>
        </w:rPr>
        <w:t>.</w:t>
      </w:r>
      <w:r w:rsidRPr="00262A77">
        <w:rPr>
          <w:rFonts w:ascii="FontbitDavid" w:hAnsi="FontbitDavid" w:hint="cs"/>
          <w:spacing w:val="-6"/>
          <w:sz w:val="32"/>
          <w:rtl/>
        </w:rPr>
        <w:t xml:space="preserve"> </w:t>
      </w:r>
      <w:r w:rsidRPr="00262A77">
        <w:rPr>
          <w:rStyle w:val="affff5"/>
          <w:rFonts w:hint="cs"/>
          <w:spacing w:val="-6"/>
          <w:rtl/>
        </w:rPr>
        <w:t>ותנ</w:t>
      </w:r>
      <w:r w:rsidRPr="00262A77">
        <w:rPr>
          <w:rStyle w:val="affff5"/>
          <w:spacing w:val="-6"/>
          <w:rtl/>
        </w:rPr>
        <w:t>"</w:t>
      </w:r>
      <w:r w:rsidRPr="00262A77">
        <w:rPr>
          <w:rStyle w:val="affff5"/>
          <w:rFonts w:hint="cs"/>
          <w:spacing w:val="-6"/>
          <w:rtl/>
        </w:rPr>
        <w:t>ה</w:t>
      </w:r>
      <w:r w:rsidR="007736B6">
        <w:rPr>
          <w:rStyle w:val="affff5"/>
          <w:rFonts w:hint="cs"/>
          <w:spacing w:val="-6"/>
          <w:rtl/>
        </w:rPr>
        <w:t>,</w:t>
      </w:r>
      <w:r w:rsidRPr="00262A77">
        <w:rPr>
          <w:rFonts w:ascii="FontbitDavid" w:hAnsi="FontbitDavid" w:hint="cs"/>
          <w:spacing w:val="-6"/>
          <w:sz w:val="32"/>
          <w:rtl/>
        </w:rPr>
        <w:t xml:space="preserve"> </w:t>
      </w:r>
      <w:r w:rsidR="007736B6">
        <w:rPr>
          <w:rFonts w:ascii="FontbitDavid" w:hAnsi="FontbitDavid"/>
          <w:spacing w:val="-6"/>
          <w:sz w:val="32"/>
          <w:rtl/>
        </w:rPr>
        <w:tab/>
      </w:r>
      <w:r w:rsidR="007736B6">
        <w:rPr>
          <w:rFonts w:ascii="FontbitDavid" w:hAnsi="FontbitDavid"/>
          <w:spacing w:val="-6"/>
          <w:sz w:val="32"/>
          <w:rtl/>
        </w:rPr>
        <w:tab/>
      </w:r>
      <w:r w:rsidR="007736B6">
        <w:rPr>
          <w:rFonts w:ascii="FontbitDavid" w:hAnsi="FontbitDavid"/>
          <w:spacing w:val="-6"/>
          <w:sz w:val="32"/>
          <w:rtl/>
        </w:rPr>
        <w:tab/>
      </w:r>
      <w:r w:rsidR="007736B6">
        <w:rPr>
          <w:rFonts w:ascii="FontbitDavid" w:hAnsi="FontbitDavid"/>
          <w:spacing w:val="-6"/>
          <w:sz w:val="32"/>
          <w:rtl/>
        </w:rPr>
        <w:tab/>
      </w:r>
      <w:r w:rsidR="007736B6">
        <w:rPr>
          <w:rFonts w:ascii="FontbitDavid" w:hAnsi="FontbitDavid"/>
          <w:spacing w:val="-6"/>
          <w:sz w:val="32"/>
          <w:rtl/>
        </w:rPr>
        <w:tab/>
      </w:r>
      <w:r w:rsidR="007736B6">
        <w:rPr>
          <w:rStyle w:val="affff5"/>
          <w:rFonts w:hint="cs"/>
          <w:rtl/>
        </w:rPr>
        <w:t>ומ</w:t>
      </w:r>
      <w:r w:rsidRPr="004507EF">
        <w:rPr>
          <w:rStyle w:val="affff5"/>
          <w:rFonts w:hint="cs"/>
          <w:rtl/>
        </w:rPr>
        <w:t>רב דימי:</w:t>
      </w:r>
      <w:r w:rsidRPr="004507EF">
        <w:rPr>
          <w:rStyle w:val="affff5"/>
          <w:rtl/>
        </w:rPr>
        <w:t xml:space="preserve"> </w:t>
      </w:r>
      <w:r w:rsidRPr="00C35A2C">
        <w:rPr>
          <w:rtl/>
        </w:rPr>
        <w:t>מעשה בריבה שרבעה כלב מאחריה,</w:t>
      </w:r>
    </w:p>
    <w:p w14:paraId="101F3109" w14:textId="5C076C3A" w:rsidR="00B433C9" w:rsidRPr="00C35A2C" w:rsidRDefault="00B433C9" w:rsidP="00110B70">
      <w:pPr>
        <w:jc w:val="center"/>
        <w:rPr>
          <w:rFonts w:ascii="FontbitDavid" w:hAnsi="FontbitDavid"/>
          <w:sz w:val="32"/>
          <w:rtl/>
        </w:rPr>
      </w:pPr>
      <w:r w:rsidRPr="00C35A2C">
        <w:rPr>
          <w:rtl/>
        </w:rPr>
        <w:t xml:space="preserve">והכשירה </w:t>
      </w:r>
      <w:r w:rsidRPr="004507EF">
        <w:rPr>
          <w:rStyle w:val="affff5"/>
          <w:rtl/>
        </w:rPr>
        <w:t>רבי</w:t>
      </w:r>
      <w:r w:rsidRPr="00C35A2C">
        <w:rPr>
          <w:rtl/>
        </w:rPr>
        <w:t xml:space="preserve"> לכהונה</w:t>
      </w:r>
      <w:r w:rsidR="007736B6">
        <w:rPr>
          <w:rFonts w:hint="cs"/>
          <w:rtl/>
        </w:rPr>
        <w:t>,</w:t>
      </w:r>
      <w:r w:rsidR="00C3375E">
        <w:rPr>
          <w:rFonts w:hint="cs"/>
          <w:rtl/>
        </w:rPr>
        <w:t xml:space="preserve"> </w:t>
      </w:r>
      <w:r w:rsidR="007736B6" w:rsidRPr="00110B70">
        <w:rPr>
          <w:rStyle w:val="affff5"/>
          <w:rFonts w:hint="cs"/>
          <w:rtl/>
        </w:rPr>
        <w:t>ואמר</w:t>
      </w:r>
      <w:r w:rsidR="007736B6">
        <w:rPr>
          <w:rFonts w:ascii="FontbitDavid" w:hAnsi="FontbitDavid" w:hint="cs"/>
          <w:sz w:val="32"/>
          <w:rtl/>
        </w:rPr>
        <w:t xml:space="preserve"> ש</w:t>
      </w:r>
      <w:r w:rsidRPr="00C35A2C">
        <w:rPr>
          <w:rFonts w:ascii="FontbitDavid" w:hAnsi="FontbitDavid" w:hint="cs"/>
          <w:sz w:val="32"/>
          <w:rtl/>
        </w:rPr>
        <w:t xml:space="preserve">ראויה </w:t>
      </w:r>
      <w:r w:rsidRPr="00C35A2C">
        <w:rPr>
          <w:rFonts w:ascii="FontbitDavid" w:hAnsi="FontbitDavid"/>
          <w:sz w:val="32"/>
          <w:rtl/>
        </w:rPr>
        <w:t>לכהן גדול.</w:t>
      </w:r>
    </w:p>
    <w:p w14:paraId="17A8DD92" w14:textId="5177B88F" w:rsidR="00B433C9" w:rsidRDefault="00B433C9" w:rsidP="00B55EDF">
      <w:pPr>
        <w:rPr>
          <w:rtl/>
        </w:rPr>
      </w:pPr>
      <w:r w:rsidRPr="004507EF">
        <w:rPr>
          <w:rStyle w:val="affff5"/>
          <w:rtl/>
        </w:rPr>
        <w:t>רבא מפרקין</w:t>
      </w:r>
      <w:r w:rsidR="00587FCC">
        <w:rPr>
          <w:rStyle w:val="affff5"/>
          <w:rFonts w:hint="cs"/>
          <w:rtl/>
        </w:rPr>
        <w:t>, מנין</w:t>
      </w:r>
      <w:r w:rsidRPr="004507EF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אין זנות לבהמה</w:t>
      </w:r>
      <w:r w:rsidR="007736B6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B71F95">
        <w:rPr>
          <w:rStyle w:val="affff1"/>
          <w:rFonts w:hint="cs"/>
          <w:rtl/>
        </w:rPr>
        <w:t>'</w:t>
      </w:r>
      <w:r w:rsidRPr="00B71F95">
        <w:rPr>
          <w:rStyle w:val="affff1"/>
          <w:rtl/>
        </w:rPr>
        <w:t>לא תביא אתנן זונה ומחיר כלב</w:t>
      </w:r>
      <w:r w:rsidRPr="00B71F95">
        <w:rPr>
          <w:rStyle w:val="affff1"/>
          <w:rFonts w:hint="cs"/>
          <w:rtl/>
        </w:rPr>
        <w:t>'</w:t>
      </w:r>
      <w:r w:rsidRPr="00B71F95">
        <w:rPr>
          <w:rStyle w:val="affff1"/>
          <w:rtl/>
        </w:rPr>
        <w:t>,</w:t>
      </w:r>
    </w:p>
    <w:p w14:paraId="3AB19F43" w14:textId="5C9691FE" w:rsidR="00B433C9" w:rsidRPr="00736C06" w:rsidRDefault="00B433C9" w:rsidP="00736C06">
      <w:pPr>
        <w:ind w:firstLine="112"/>
        <w:rPr>
          <w:rFonts w:ascii="FontbitDavid" w:hAnsi="FontbitDavid"/>
          <w:sz w:val="32"/>
          <w:rtl/>
        </w:rPr>
      </w:pPr>
      <w:r w:rsidRPr="004507EF">
        <w:rPr>
          <w:rStyle w:val="affff5"/>
          <w:rtl/>
        </w:rPr>
        <w:t>ותנן:</w:t>
      </w:r>
      <w:r w:rsidRPr="00C35A2C">
        <w:rPr>
          <w:rFonts w:ascii="FontbitDavid" w:hAnsi="FontbitDavid"/>
          <w:sz w:val="32"/>
          <w:rtl/>
        </w:rPr>
        <w:t xml:space="preserve"> אתנן כלב ומחיר זונה - מותרי</w:t>
      </w:r>
      <w:r w:rsidR="00587FCC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587FCC" w:rsidRPr="00110B70">
        <w:rPr>
          <w:rStyle w:val="affff1"/>
          <w:rFonts w:hint="cs"/>
          <w:rtl/>
        </w:rPr>
        <w:t>ד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שניהם</w:t>
      </w:r>
      <w:r w:rsidRPr="00AD1A41"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</w:t>
      </w:r>
      <w:r w:rsidR="007736B6">
        <w:rPr>
          <w:rFonts w:ascii="FontbitDavid" w:hAnsi="FontbitDavid" w:hint="cs"/>
          <w:sz w:val="32"/>
          <w:rtl/>
        </w:rPr>
        <w:t>שנים</w:t>
      </w:r>
      <w:r w:rsidRPr="00C35A2C">
        <w:rPr>
          <w:rFonts w:ascii="FontbitDavid" w:hAnsi="FontbitDavid"/>
          <w:sz w:val="32"/>
          <w:rtl/>
        </w:rPr>
        <w:t xml:space="preserve"> ולא </w:t>
      </w:r>
      <w:r w:rsidR="007736B6">
        <w:rPr>
          <w:rFonts w:ascii="FontbitDavid" w:hAnsi="FontbitDavid" w:hint="cs"/>
          <w:sz w:val="32"/>
          <w:rtl/>
        </w:rPr>
        <w:t>ד'</w:t>
      </w:r>
      <w:r w:rsidRPr="00C35A2C">
        <w:rPr>
          <w:rFonts w:ascii="FontbitDavid" w:hAnsi="FontbitDavid"/>
          <w:sz w:val="32"/>
          <w:rtl/>
        </w:rPr>
        <w:t>.</w:t>
      </w:r>
    </w:p>
    <w:p w14:paraId="15919F3E" w14:textId="3F0440CD" w:rsidR="005B4669" w:rsidRPr="005B4669" w:rsidRDefault="005B4669" w:rsidP="00615A60">
      <w:pPr>
        <w:pStyle w:val="affff2"/>
        <w:rPr>
          <w:rtl/>
        </w:rPr>
      </w:pPr>
      <w:bookmarkStart w:id="661" w:name="_Toc119172899"/>
      <w:bookmarkStart w:id="662" w:name="_Toc119229990"/>
      <w:r w:rsidRPr="005B4669">
        <w:rPr>
          <w:rFonts w:hint="cs"/>
          <w:rtl/>
        </w:rPr>
        <w:t xml:space="preserve">בדיעבד, </w:t>
      </w:r>
      <w:r>
        <w:rPr>
          <w:rFonts w:hint="cs"/>
          <w:rtl/>
        </w:rPr>
        <w:t xml:space="preserve">מה </w:t>
      </w:r>
      <w:r w:rsidRPr="005B4669">
        <w:rPr>
          <w:rFonts w:hint="cs"/>
          <w:rtl/>
        </w:rPr>
        <w:t xml:space="preserve">הדין אם נשא כה"ג </w:t>
      </w:r>
      <w:r>
        <w:rPr>
          <w:rFonts w:hint="cs"/>
          <w:rtl/>
        </w:rPr>
        <w:t>אינה בתולה</w:t>
      </w:r>
      <w:bookmarkEnd w:id="661"/>
      <w:bookmarkEnd w:id="662"/>
    </w:p>
    <w:p w14:paraId="4B37AEAC" w14:textId="4C39F96D" w:rsidR="00B433C9" w:rsidRPr="005B4669" w:rsidRDefault="005B4669" w:rsidP="00B45C2D">
      <w:pPr>
        <w:pStyle w:val="afff4"/>
        <w:jc w:val="center"/>
        <w:rPr>
          <w:rtl/>
        </w:rPr>
      </w:pPr>
      <w:ins w:id="9891" w:author="מספור קטעי משנה" w:date="2026-10-06T06:45:58Z">
        <w:r>
          <w:rPr>
            <w:rStyle w:val="MisparKeta"/>
          </w:rPr>
          <w:t xml:space="preserve">ב. </w:t>
        </w:r>
      </w:ins>
      <w:bookmarkStart w:id="663" w:name="_Toc119172900"/>
      <w:bookmarkStart w:id="664" w:name="_Toc119229991"/>
      <w:r w:rsidRPr="000167CA">
        <w:rPr>
          <w:rStyle w:val="afffff0"/>
          <w:rFonts w:hint="cs"/>
          <w:rtl/>
        </w:rPr>
        <w:t xml:space="preserve">ת"ר: </w:t>
      </w:r>
      <w:r w:rsidR="00B433C9" w:rsidRPr="005B4669">
        <w:rPr>
          <w:rtl/>
        </w:rPr>
        <w:t>אנוסת ומפותת עצמו לא ישא, ואם נשא - נשוי</w:t>
      </w:r>
      <w:r>
        <w:rPr>
          <w:rFonts w:hint="cs"/>
          <w:rtl/>
        </w:rPr>
        <w:t>.</w:t>
      </w:r>
      <w:bookmarkEnd w:id="663"/>
      <w:bookmarkEnd w:id="664"/>
    </w:p>
    <w:p w14:paraId="509B6E27" w14:textId="08AF2516" w:rsidR="00B433C9" w:rsidRPr="00D238B7" w:rsidRDefault="00B433C9" w:rsidP="005B4669">
      <w:pPr>
        <w:rPr>
          <w:rStyle w:val="affff5"/>
          <w:rtl/>
        </w:rPr>
      </w:pPr>
      <w:r w:rsidRPr="004507EF">
        <w:rPr>
          <w:rStyle w:val="affff5"/>
          <w:rFonts w:hint="cs"/>
          <w:rtl/>
        </w:rPr>
        <w:t>ר</w:t>
      </w:r>
      <w:r w:rsidRPr="004507EF">
        <w:rPr>
          <w:rStyle w:val="affff5"/>
          <w:rtl/>
        </w:rPr>
        <w:t>"</w:t>
      </w:r>
      <w:r w:rsidRPr="004507EF">
        <w:rPr>
          <w:rStyle w:val="affff5"/>
          <w:rFonts w:hint="cs"/>
          <w:rtl/>
        </w:rPr>
        <w:t>ה מרב</w:t>
      </w:r>
      <w:r w:rsidRPr="004507EF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ומוציא</w:t>
      </w:r>
      <w:r w:rsidR="005B466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בגט</w:t>
      </w:r>
      <w:r w:rsidR="005B4669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5B4669" w:rsidRPr="005B4669">
        <w:rPr>
          <w:rFonts w:ascii="FontbitDavid" w:hAnsi="FontbitDavid" w:hint="cs"/>
          <w:sz w:val="32"/>
          <w:rtl/>
        </w:rPr>
        <w:t>ו</w:t>
      </w:r>
      <w:r w:rsidR="005B4669" w:rsidRPr="00B45C2D">
        <w:rPr>
          <w:rFonts w:ascii="FontbitDavid" w:hAnsi="FontbitDavid"/>
          <w:sz w:val="32"/>
          <w:rtl/>
        </w:rPr>
        <w:t>'</w:t>
      </w:r>
      <w:r w:rsidRPr="005B4669">
        <w:rPr>
          <w:rFonts w:ascii="FontbitDavid" w:hAnsi="FontbitDavid"/>
          <w:sz w:val="32"/>
          <w:rtl/>
        </w:rPr>
        <w:t>נשוי</w:t>
      </w:r>
      <w:r w:rsidR="005B4669" w:rsidRPr="00B45C2D">
        <w:rPr>
          <w:rFonts w:ascii="FontbitDavid" w:hAnsi="FontbitDavid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5B4669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5B4669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 w:hint="cs"/>
          <w:sz w:val="32"/>
          <w:rtl/>
        </w:rPr>
        <w:t>אין משלם קנס במפותה</w:t>
      </w:r>
      <w:r w:rsidR="005B4669">
        <w:rPr>
          <w:rFonts w:ascii="FontbitDavid" w:hAnsi="FontbitDavid" w:hint="cs"/>
          <w:sz w:val="32"/>
          <w:rtl/>
        </w:rPr>
        <w:t>.</w:t>
      </w:r>
    </w:p>
    <w:p w14:paraId="75DDA53B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D238B7">
        <w:rPr>
          <w:rStyle w:val="affff5"/>
          <w:rFonts w:hint="cs"/>
          <w:rtl/>
        </w:rPr>
        <w:t>ס.</w:t>
      </w:r>
    </w:p>
    <w:p w14:paraId="5318CB2F" w14:textId="00AEC57C" w:rsidR="00B433C9" w:rsidRPr="00B45C2D" w:rsidRDefault="005B4669" w:rsidP="00B55EDF">
      <w:pPr>
        <w:rPr>
          <w:rtl/>
        </w:rPr>
      </w:pPr>
      <w:r>
        <w:rPr>
          <w:rStyle w:val="affff5"/>
          <w:rFonts w:hint="cs"/>
          <w:rtl/>
        </w:rPr>
        <w:t>והקשה</w:t>
      </w:r>
      <w:r w:rsidR="00B433C9" w:rsidRPr="00074D93">
        <w:rPr>
          <w:rStyle w:val="affff5"/>
          <w:rFonts w:hint="cs"/>
          <w:rtl/>
        </w:rPr>
        <w:t xml:space="preserve"> ר</w:t>
      </w:r>
      <w:r w:rsidR="00B433C9" w:rsidRPr="00074D93">
        <w:rPr>
          <w:rStyle w:val="affff5"/>
          <w:rtl/>
        </w:rPr>
        <w:t>"</w:t>
      </w:r>
      <w:r w:rsidR="00B433C9" w:rsidRPr="00074D93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>,</w:t>
      </w:r>
      <w:r w:rsidR="00B433C9" w:rsidRPr="00074D93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שלפי</w:t>
      </w:r>
      <w:r w:rsidR="00B433C9" w:rsidRPr="00074D93">
        <w:rPr>
          <w:rStyle w:val="affff5"/>
          <w:rFonts w:hint="cs"/>
          <w:rtl/>
        </w:rPr>
        <w:t xml:space="preserve"> רב ורי</w:t>
      </w:r>
      <w:r w:rsidR="00B433C9" w:rsidRPr="00074D93">
        <w:rPr>
          <w:rStyle w:val="affff5"/>
          <w:rtl/>
        </w:rPr>
        <w:t>"</w:t>
      </w:r>
      <w:r w:rsidR="00B433C9" w:rsidRPr="00074D93">
        <w:rPr>
          <w:rStyle w:val="affff5"/>
          <w:rFonts w:hint="cs"/>
          <w:rtl/>
        </w:rPr>
        <w:t>ו</w:t>
      </w:r>
      <w:r>
        <w:rPr>
          <w:rStyle w:val="affff5"/>
          <w:rFonts w:hint="cs"/>
          <w:rtl/>
        </w:rPr>
        <w:t>:</w:t>
      </w:r>
      <w:r w:rsidR="00B433C9" w:rsidRPr="00AC7749">
        <w:rPr>
          <w:rFonts w:ascii="FontbitDavid" w:hAnsi="FontbitDavid" w:hint="cs"/>
          <w:spacing w:val="-4"/>
          <w:sz w:val="32"/>
          <w:rtl/>
        </w:rPr>
        <w:t xml:space="preserve"> </w:t>
      </w:r>
      <w:r w:rsidR="00B433C9" w:rsidRPr="00AC7749">
        <w:rPr>
          <w:rFonts w:ascii="FontbitDavid" w:hAnsi="FontbitDavid"/>
          <w:spacing w:val="-4"/>
          <w:sz w:val="32"/>
          <w:rtl/>
        </w:rPr>
        <w:t>בוגרת ומוכ</w:t>
      </w:r>
      <w:r>
        <w:rPr>
          <w:rFonts w:ascii="FontbitDavid" w:hAnsi="FontbitDavid" w:hint="cs"/>
          <w:spacing w:val="-4"/>
          <w:sz w:val="32"/>
          <w:rtl/>
        </w:rPr>
        <w:t>"</w:t>
      </w:r>
      <w:r w:rsidR="00B433C9" w:rsidRPr="00AC7749">
        <w:rPr>
          <w:rFonts w:ascii="FontbitDavid" w:hAnsi="FontbitDavid"/>
          <w:spacing w:val="-4"/>
          <w:sz w:val="32"/>
          <w:rtl/>
        </w:rPr>
        <w:t xml:space="preserve">ע </w:t>
      </w:r>
      <w:r>
        <w:rPr>
          <w:rFonts w:ascii="FontbitDavid" w:hAnsi="FontbitDavid" w:hint="cs"/>
          <w:spacing w:val="-4"/>
          <w:sz w:val="32"/>
          <w:rtl/>
        </w:rPr>
        <w:t>בדיעב</w:t>
      </w:r>
      <w:r w:rsidRPr="00B45C2D">
        <w:rPr>
          <w:rFonts w:hint="eastAsia"/>
          <w:rtl/>
        </w:rPr>
        <w:t>ד</w:t>
      </w:r>
      <w:r w:rsidRPr="00B45C2D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לא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מוציא</w:t>
      </w:r>
      <w:r w:rsidRPr="00B45C2D">
        <w:rPr>
          <w:rtl/>
        </w:rPr>
        <w:t>,</w:t>
      </w:r>
    </w:p>
    <w:p w14:paraId="38B8ED54" w14:textId="2EFAC967" w:rsidR="005B4669" w:rsidRDefault="005B4669" w:rsidP="007C50EB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ה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טעם</w:t>
      </w:r>
      <w:r w:rsidR="00B433C9" w:rsidRPr="00C35A2C">
        <w:rPr>
          <w:rFonts w:ascii="FontbitDavid" w:hAnsi="FontbitDavid" w:hint="cs"/>
          <w:sz w:val="32"/>
          <w:rtl/>
        </w:rPr>
        <w:t xml:space="preserve"> שסופה להיות בוגרת ומוכ</w:t>
      </w:r>
      <w:r>
        <w:rPr>
          <w:rFonts w:ascii="FontbitDavid" w:hAnsi="FontbitDavid" w:hint="cs"/>
          <w:sz w:val="32"/>
          <w:rtl/>
        </w:rPr>
        <w:t>"</w:t>
      </w:r>
      <w:r w:rsidR="00B433C9" w:rsidRPr="00C35A2C">
        <w:rPr>
          <w:rFonts w:ascii="FontbitDavid" w:hAnsi="FontbitDavid" w:hint="cs"/>
          <w:sz w:val="32"/>
          <w:rtl/>
        </w:rPr>
        <w:t>ע תחתיו</w:t>
      </w:r>
      <w:r>
        <w:rPr>
          <w:rFonts w:ascii="FontbitDavid" w:hAnsi="FontbitDavid" w:hint="cs"/>
          <w:sz w:val="32"/>
          <w:rtl/>
        </w:rPr>
        <w:t>,</w:t>
      </w:r>
    </w:p>
    <w:p w14:paraId="7937A290" w14:textId="62AE9E63" w:rsidR="00B433C9" w:rsidRPr="00C35A2C" w:rsidRDefault="005B4669" w:rsidP="007C50EB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כאן</w:t>
      </w:r>
      <w:r>
        <w:rPr>
          <w:rFonts w:ascii="FontbitDavid" w:hAnsi="FontbitDavid" w:hint="cs"/>
          <w:sz w:val="32"/>
          <w:rtl/>
        </w:rPr>
        <w:t xml:space="preserve"> בבעולה</w:t>
      </w:r>
      <w:r w:rsidR="00B433C9" w:rsidRPr="00C35A2C">
        <w:rPr>
          <w:rFonts w:ascii="FontbitDavid" w:hAnsi="FontbitDavid" w:hint="cs"/>
          <w:sz w:val="32"/>
          <w:rtl/>
        </w:rPr>
        <w:t xml:space="preserve"> סופה להיות בעולה תחתיו</w:t>
      </w:r>
      <w:r>
        <w:rPr>
          <w:rFonts w:ascii="FontbitDavid" w:hAnsi="FontbitDavid" w:hint="cs"/>
          <w:sz w:val="32"/>
          <w:rtl/>
        </w:rPr>
        <w:t>!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>קשיא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>.</w:t>
      </w:r>
    </w:p>
    <w:p w14:paraId="132AAFD2" w14:textId="3F99F001" w:rsidR="005B4669" w:rsidRDefault="00B433C9" w:rsidP="00B45C2D">
      <w:pPr>
        <w:pStyle w:val="afff4"/>
        <w:jc w:val="center"/>
        <w:rPr>
          <w:rtl/>
        </w:rPr>
      </w:pPr>
      <w:ins w:id="9892" w:author="מספור קטעי משנה" w:date="2026-10-06T06:45:58Z">
        <w:r>
          <w:rPr>
            <w:rStyle w:val="MisparKeta"/>
          </w:rPr>
          <w:t xml:space="preserve">א. </w:t>
        </w:r>
      </w:ins>
      <w:bookmarkStart w:id="665" w:name="_Toc119172901"/>
      <w:bookmarkStart w:id="666" w:name="_Toc119229992"/>
      <w:r w:rsidRPr="005B4669">
        <w:rPr>
          <w:rtl/>
        </w:rPr>
        <w:t>אנוסת ומפותת חבירו לא ישא,</w:t>
      </w:r>
      <w:bookmarkEnd w:id="665"/>
      <w:bookmarkEnd w:id="666"/>
    </w:p>
    <w:p w14:paraId="332A8F92" w14:textId="0CC3575E" w:rsidR="00B433C9" w:rsidRPr="005B4669" w:rsidRDefault="00B433C9" w:rsidP="00B45C2D">
      <w:pPr>
        <w:pStyle w:val="afff4"/>
        <w:jc w:val="center"/>
        <w:rPr>
          <w:rtl/>
        </w:rPr>
      </w:pPr>
      <w:ins w:id="9893" w:author="מספור קטעי משנה" w:date="2026-10-06T06:45:58Z">
        <w:r>
          <w:rPr>
            <w:rStyle w:val="MisparKeta"/>
          </w:rPr>
          <w:t xml:space="preserve">א. </w:t>
        </w:r>
      </w:ins>
      <w:bookmarkStart w:id="667" w:name="_Toc119172902"/>
      <w:bookmarkStart w:id="668" w:name="_Toc119229993"/>
      <w:r w:rsidRPr="005B4669">
        <w:rPr>
          <w:rtl/>
        </w:rPr>
        <w:t xml:space="preserve">ואם נשא </w:t>
      </w:r>
      <w:r w:rsidRPr="000167CA">
        <w:rPr>
          <w:rStyle w:val="afffff0"/>
          <w:rFonts w:hint="cs"/>
          <w:rtl/>
        </w:rPr>
        <w:t>ראב</w:t>
      </w:r>
      <w:r w:rsidRPr="000167CA">
        <w:rPr>
          <w:rStyle w:val="afffff0"/>
          <w:rtl/>
        </w:rPr>
        <w:t>"</w:t>
      </w:r>
      <w:r w:rsidRPr="000167CA">
        <w:rPr>
          <w:rStyle w:val="afffff0"/>
          <w:rFonts w:hint="cs"/>
          <w:rtl/>
        </w:rPr>
        <w:t>י</w:t>
      </w:r>
      <w:r w:rsidRPr="000167CA">
        <w:rPr>
          <w:rStyle w:val="afffff0"/>
          <w:rtl/>
        </w:rPr>
        <w:t>:</w:t>
      </w:r>
      <w:r w:rsidRPr="005B4669">
        <w:rPr>
          <w:rtl/>
        </w:rPr>
        <w:t xml:space="preserve"> הולד חלל,</w:t>
      </w:r>
      <w:r w:rsidRPr="00B45C2D">
        <w:rPr>
          <w:rtl/>
        </w:rPr>
        <w:t xml:space="preserve"> </w:t>
      </w:r>
      <w:r w:rsidRPr="000167CA">
        <w:rPr>
          <w:rStyle w:val="afffff0"/>
          <w:rtl/>
        </w:rPr>
        <w:t>ו</w:t>
      </w:r>
      <w:r w:rsidR="00196756" w:rsidRPr="000167CA">
        <w:rPr>
          <w:rStyle w:val="afffff0"/>
          <w:rFonts w:hint="cs"/>
          <w:rtl/>
        </w:rPr>
        <w:t>ל</w:t>
      </w:r>
      <w:r w:rsidR="00196756" w:rsidRPr="000167CA">
        <w:rPr>
          <w:rStyle w:val="afffff0"/>
          <w:rtl/>
        </w:rPr>
        <w:t>חכמי</w:t>
      </w:r>
      <w:r w:rsidR="00196756" w:rsidRPr="000167CA">
        <w:rPr>
          <w:rStyle w:val="afffff0"/>
          <w:rFonts w:hint="cs"/>
          <w:rtl/>
        </w:rPr>
        <w:t>ם</w:t>
      </w:r>
      <w:r w:rsidRPr="000167CA">
        <w:rPr>
          <w:rStyle w:val="afffff0"/>
          <w:rtl/>
        </w:rPr>
        <w:t>:</w:t>
      </w:r>
      <w:r w:rsidRPr="00B45C2D">
        <w:rPr>
          <w:rtl/>
        </w:rPr>
        <w:t xml:space="preserve"> </w:t>
      </w:r>
      <w:r w:rsidRPr="005B4669">
        <w:rPr>
          <w:rtl/>
        </w:rPr>
        <w:t>כשר.</w:t>
      </w:r>
      <w:bookmarkEnd w:id="667"/>
      <w:bookmarkEnd w:id="668"/>
    </w:p>
    <w:p w14:paraId="02D29B86" w14:textId="029E8039" w:rsidR="00B433C9" w:rsidRPr="00D238B7" w:rsidRDefault="00B433C9" w:rsidP="00B55EDF">
      <w:pPr>
        <w:rPr>
          <w:rStyle w:val="affff5"/>
          <w:rtl/>
        </w:rPr>
      </w:pPr>
      <w:r w:rsidRPr="00074D93">
        <w:rPr>
          <w:rStyle w:val="affff5"/>
          <w:rFonts w:hint="cs"/>
          <w:rtl/>
        </w:rPr>
        <w:t>מרב: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הלכה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074D93">
        <w:rPr>
          <w:rStyle w:val="affff5"/>
          <w:rtl/>
        </w:rPr>
        <w:t>כר</w:t>
      </w:r>
      <w:r w:rsidRPr="00074D93">
        <w:rPr>
          <w:rStyle w:val="affff5"/>
          <w:rFonts w:hint="cs"/>
          <w:rtl/>
        </w:rPr>
        <w:t>אב</w:t>
      </w:r>
      <w:r w:rsidRPr="00074D93">
        <w:rPr>
          <w:rStyle w:val="affff5"/>
          <w:rtl/>
        </w:rPr>
        <w:t>"</w:t>
      </w:r>
      <w:r w:rsidRPr="00074D93">
        <w:rPr>
          <w:rStyle w:val="affff5"/>
          <w:rFonts w:hint="cs"/>
          <w:rtl/>
        </w:rPr>
        <w:t>י</w:t>
      </w:r>
      <w:r w:rsidR="00E256FF">
        <w:rPr>
          <w:rStyle w:val="affff5"/>
          <w:rFonts w:hint="cs"/>
          <w:rtl/>
        </w:rPr>
        <w:t>.</w:t>
      </w:r>
    </w:p>
    <w:p w14:paraId="64A52218" w14:textId="14A0FB2E" w:rsidR="00B433C9" w:rsidRPr="00C35A2C" w:rsidRDefault="00E256FF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א</w:t>
      </w:r>
      <w:r w:rsidR="005B4669" w:rsidRPr="00B45C2D">
        <w:rPr>
          <w:rStyle w:val="affff5"/>
          <w:rtl/>
        </w:rPr>
        <w:t>.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074D93">
        <w:rPr>
          <w:rStyle w:val="affff5"/>
          <w:rFonts w:hint="cs"/>
          <w:rtl/>
        </w:rPr>
        <w:t>א</w:t>
      </w:r>
      <w:r w:rsidR="00B433C9" w:rsidRPr="00074D93">
        <w:rPr>
          <w:rStyle w:val="affff5"/>
          <w:rtl/>
        </w:rPr>
        <w:t>"</w:t>
      </w:r>
      <w:r w:rsidR="00B433C9" w:rsidRPr="00074D93">
        <w:rPr>
          <w:rStyle w:val="affff5"/>
          <w:rFonts w:hint="cs"/>
          <w:rtl/>
        </w:rPr>
        <w:t>ד מרב</w:t>
      </w:r>
      <w:r w:rsidR="00B433C9" w:rsidRPr="00074D93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2809F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טעם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074D93">
        <w:rPr>
          <w:rStyle w:val="affff5"/>
          <w:rFonts w:hint="cs"/>
          <w:rtl/>
        </w:rPr>
        <w:t>ראב</w:t>
      </w:r>
      <w:r w:rsidR="00B433C9" w:rsidRPr="00074D93">
        <w:rPr>
          <w:rStyle w:val="affff5"/>
          <w:rtl/>
        </w:rPr>
        <w:t>"</w:t>
      </w:r>
      <w:r w:rsidR="00B433C9" w:rsidRPr="00074D93">
        <w:rPr>
          <w:rStyle w:val="affff5"/>
          <w:rFonts w:hint="cs"/>
          <w:rtl/>
        </w:rPr>
        <w:t>י</w:t>
      </w:r>
      <w:r>
        <w:rPr>
          <w:rStyle w:val="affff5"/>
          <w:rFonts w:hint="cs"/>
          <w:rtl/>
        </w:rPr>
        <w:t>,</w:t>
      </w:r>
      <w:r w:rsidR="00B433C9" w:rsidRPr="00074D93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ש</w:t>
      </w:r>
      <w:r w:rsidR="00B433C9" w:rsidRPr="00074D93">
        <w:rPr>
          <w:rStyle w:val="affff5"/>
          <w:rFonts w:hint="cs"/>
          <w:rtl/>
        </w:rPr>
        <w:t>ס</w:t>
      </w:r>
      <w:r>
        <w:rPr>
          <w:rStyle w:val="affff5"/>
          <w:rFonts w:hint="cs"/>
          <w:rtl/>
        </w:rPr>
        <w:t>ובר</w:t>
      </w:r>
      <w:r w:rsidR="00B433C9" w:rsidRPr="00074D93">
        <w:rPr>
          <w:rStyle w:val="affff5"/>
          <w:rFonts w:hint="cs"/>
          <w:rtl/>
        </w:rPr>
        <w:t xml:space="preserve"> כר</w:t>
      </w:r>
      <w:r>
        <w:rPr>
          <w:rStyle w:val="affff5"/>
          <w:rFonts w:hint="cs"/>
          <w:rtl/>
        </w:rPr>
        <w:t>"</w:t>
      </w:r>
      <w:r w:rsidR="00B433C9" w:rsidRPr="00074D93">
        <w:rPr>
          <w:rStyle w:val="affff5"/>
          <w:rFonts w:hint="cs"/>
          <w:rtl/>
        </w:rPr>
        <w:t>א</w:t>
      </w:r>
      <w:r w:rsidR="00074D93">
        <w:rPr>
          <w:rStyle w:val="affff5"/>
          <w:rFonts w:hint="cs"/>
          <w:rtl/>
        </w:rPr>
        <w:t xml:space="preserve"> </w:t>
      </w:r>
      <w:r w:rsidR="00B433C9" w:rsidRPr="00196756">
        <w:rPr>
          <w:rStyle w:val="affff8"/>
          <w:rFonts w:hint="cs"/>
          <w:rtl/>
        </w:rPr>
        <w:t>דפנוי על הפנויה בלאו</w:t>
      </w:r>
      <w:r>
        <w:rPr>
          <w:rStyle w:val="affff8"/>
          <w:rFonts w:hint="cs"/>
          <w:rtl/>
        </w:rPr>
        <w:t xml:space="preserve"> דזונה, ומחלל</w:t>
      </w:r>
    </w:p>
    <w:p w14:paraId="2E19D853" w14:textId="68D1FD2E" w:rsidR="00B433C9" w:rsidRPr="00D238B7" w:rsidRDefault="00B433C9" w:rsidP="00B55EDF">
      <w:pPr>
        <w:rPr>
          <w:rStyle w:val="affff5"/>
          <w:rtl/>
        </w:rPr>
      </w:pPr>
      <w:r w:rsidRPr="00074D93">
        <w:rPr>
          <w:rStyle w:val="affff5"/>
          <w:rFonts w:hint="cs"/>
          <w:rtl/>
        </w:rPr>
        <w:t>ו</w:t>
      </w:r>
      <w:r w:rsidR="00E256FF" w:rsidRPr="00E256FF">
        <w:rPr>
          <w:rStyle w:val="affff5"/>
          <w:rFonts w:hint="cs"/>
          <w:rtl/>
        </w:rPr>
        <w:t>יקשה</w:t>
      </w:r>
      <w:r w:rsidR="00E256FF" w:rsidRPr="00B45C2D">
        <w:rPr>
          <w:rStyle w:val="affff5"/>
          <w:rtl/>
        </w:rPr>
        <w:t xml:space="preserve"> ע"ז:</w:t>
      </w:r>
      <w:r w:rsidRPr="00B45C2D">
        <w:rPr>
          <w:rStyle w:val="affff5"/>
          <w:rtl/>
        </w:rPr>
        <w:t xml:space="preserve"> ד</w:t>
      </w:r>
      <w:r w:rsidRPr="00E256FF">
        <w:rPr>
          <w:rStyle w:val="affff5"/>
          <w:rtl/>
        </w:rPr>
        <w:t>משנת ראב</w:t>
      </w:r>
      <w:r w:rsidR="00E256FF" w:rsidRPr="00E256FF">
        <w:rPr>
          <w:rStyle w:val="affff5"/>
          <w:rFonts w:hint="cs"/>
          <w:rtl/>
        </w:rPr>
        <w:t>"</w:t>
      </w:r>
      <w:r w:rsidRPr="00E256FF">
        <w:rPr>
          <w:rStyle w:val="affff5"/>
          <w:rtl/>
        </w:rPr>
        <w:t>י</w:t>
      </w:r>
      <w:r w:rsidRPr="00B45C2D">
        <w:rPr>
          <w:rStyle w:val="affff5"/>
          <w:rtl/>
        </w:rPr>
        <w:t xml:space="preserve"> קב ונקי, ואילו בהא </w:t>
      </w:r>
      <w:r w:rsidR="00E256FF" w:rsidRPr="00B45C2D">
        <w:rPr>
          <w:rStyle w:val="affff8"/>
          <w:rFonts w:hint="eastAsia"/>
          <w:rtl/>
        </w:rPr>
        <w:t>דפנויה</w:t>
      </w:r>
      <w:r w:rsidRPr="00B45C2D">
        <w:rPr>
          <w:rStyle w:val="affff5"/>
          <w:rtl/>
        </w:rPr>
        <w:t xml:space="preserve"> אין הלכה </w:t>
      </w:r>
      <w:r w:rsidRPr="00E256FF">
        <w:rPr>
          <w:rStyle w:val="affff5"/>
          <w:rtl/>
        </w:rPr>
        <w:t>כר</w:t>
      </w:r>
      <w:r w:rsidRPr="00E256FF">
        <w:rPr>
          <w:rStyle w:val="affff5"/>
          <w:rFonts w:hint="cs"/>
          <w:rtl/>
        </w:rPr>
        <w:t>"א</w:t>
      </w:r>
      <w:r w:rsidR="00E256FF">
        <w:rPr>
          <w:rStyle w:val="affff5"/>
          <w:rFonts w:hint="cs"/>
          <w:rtl/>
        </w:rPr>
        <w:t>!</w:t>
      </w:r>
    </w:p>
    <w:p w14:paraId="308CBE52" w14:textId="297F65C8" w:rsidR="00B433C9" w:rsidRPr="00AC7749" w:rsidRDefault="00B433C9" w:rsidP="00B55EDF">
      <w:pPr>
        <w:rPr>
          <w:rFonts w:ascii="FontbitDavid" w:hAnsi="FontbitDavid"/>
          <w:spacing w:val="-4"/>
          <w:sz w:val="32"/>
          <w:rtl/>
        </w:rPr>
      </w:pPr>
      <w:r w:rsidRPr="00D238B7">
        <w:rPr>
          <w:rStyle w:val="affff5"/>
          <w:rFonts w:hint="cs"/>
          <w:rtl/>
        </w:rPr>
        <w:t>ב.</w:t>
      </w:r>
      <w:r w:rsidRPr="00074D93">
        <w:rPr>
          <w:rStyle w:val="affff5"/>
          <w:rFonts w:hint="cs"/>
          <w:rtl/>
        </w:rPr>
        <w:t xml:space="preserve"> </w:t>
      </w:r>
      <w:r w:rsidR="00196756">
        <w:rPr>
          <w:rStyle w:val="affff5"/>
          <w:rtl/>
        </w:rPr>
        <w:t>רב אשי</w:t>
      </w:r>
      <w:r w:rsidRPr="00074D93">
        <w:rPr>
          <w:rStyle w:val="affff5"/>
          <w:rtl/>
        </w:rPr>
        <w:t>:</w:t>
      </w:r>
      <w:r w:rsidRPr="00AC7749">
        <w:rPr>
          <w:rFonts w:ascii="FontbitDavid" w:hAnsi="FontbitDavid"/>
          <w:spacing w:val="-4"/>
          <w:sz w:val="32"/>
          <w:rtl/>
        </w:rPr>
        <w:t xml:space="preserve"> </w:t>
      </w:r>
      <w:r w:rsidR="00E256FF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טעם</w:t>
      </w:r>
      <w:r w:rsidR="00E256FF">
        <w:rPr>
          <w:rFonts w:ascii="FontbitDavid" w:hAnsi="FontbitDavid" w:hint="cs"/>
          <w:spacing w:val="-4"/>
          <w:sz w:val="32"/>
          <w:rtl/>
        </w:rPr>
        <w:t xml:space="preserve"> </w:t>
      </w:r>
      <w:r w:rsidRPr="00074D93">
        <w:rPr>
          <w:rStyle w:val="affff5"/>
          <w:rtl/>
        </w:rPr>
        <w:t>ר</w:t>
      </w:r>
      <w:r w:rsidRPr="00074D93">
        <w:rPr>
          <w:rStyle w:val="affff5"/>
          <w:rFonts w:hint="cs"/>
          <w:rtl/>
        </w:rPr>
        <w:t>אב</w:t>
      </w:r>
      <w:r w:rsidRPr="00074D93">
        <w:rPr>
          <w:rStyle w:val="affff5"/>
          <w:rtl/>
        </w:rPr>
        <w:t>"</w:t>
      </w:r>
      <w:r w:rsidR="00196756">
        <w:rPr>
          <w:rStyle w:val="affff5"/>
          <w:rFonts w:hint="cs"/>
          <w:rtl/>
        </w:rPr>
        <w:t>י</w:t>
      </w:r>
      <w:r w:rsidR="00E256FF">
        <w:rPr>
          <w:rFonts w:ascii="FontbitDavid" w:hAnsi="FontbitDavid" w:hint="cs"/>
          <w:spacing w:val="-4"/>
          <w:sz w:val="32"/>
          <w:rtl/>
        </w:rPr>
        <w:t>,</w:t>
      </w:r>
      <w:r w:rsidRPr="00AC7749">
        <w:rPr>
          <w:rFonts w:ascii="FontbitDavid" w:hAnsi="FontbitDavid"/>
          <w:spacing w:val="-4"/>
          <w:sz w:val="32"/>
          <w:rtl/>
        </w:rPr>
        <w:t xml:space="preserve"> יש חלל מ</w:t>
      </w:r>
      <w:r w:rsidR="00E256FF">
        <w:rPr>
          <w:rFonts w:ascii="FontbitDavid" w:hAnsi="FontbitDavid" w:hint="cs"/>
          <w:spacing w:val="-4"/>
          <w:sz w:val="32"/>
          <w:rtl/>
        </w:rPr>
        <w:t>'</w:t>
      </w:r>
      <w:r w:rsidRPr="00AC7749">
        <w:rPr>
          <w:rFonts w:ascii="FontbitDavid" w:hAnsi="FontbitDavid"/>
          <w:spacing w:val="-4"/>
          <w:sz w:val="32"/>
          <w:rtl/>
        </w:rPr>
        <w:t>עשה</w:t>
      </w:r>
      <w:r w:rsidR="00E256FF">
        <w:rPr>
          <w:rFonts w:ascii="FontbitDavid" w:hAnsi="FontbitDavid" w:hint="cs"/>
          <w:spacing w:val="-4"/>
          <w:sz w:val="32"/>
          <w:rtl/>
        </w:rPr>
        <w:t>'</w:t>
      </w:r>
      <w:r w:rsidRPr="00AC7749">
        <w:rPr>
          <w:rFonts w:ascii="FontbitDavid" w:hAnsi="FontbitDavid"/>
          <w:spacing w:val="-4"/>
          <w:sz w:val="32"/>
          <w:rtl/>
        </w:rPr>
        <w:t xml:space="preserve">, </w:t>
      </w:r>
      <w:r w:rsidRPr="00074D93">
        <w:rPr>
          <w:rStyle w:val="affff5"/>
          <w:rtl/>
        </w:rPr>
        <w:t>ורבנן:</w:t>
      </w:r>
      <w:r w:rsidRPr="00AC7749">
        <w:rPr>
          <w:rFonts w:ascii="FontbitDavid" w:hAnsi="FontbitDavid"/>
          <w:spacing w:val="-4"/>
          <w:sz w:val="32"/>
          <w:rtl/>
        </w:rPr>
        <w:t xml:space="preserve"> אין חלל מ</w:t>
      </w:r>
      <w:r w:rsidR="00E256FF">
        <w:rPr>
          <w:rFonts w:ascii="FontbitDavid" w:hAnsi="FontbitDavid" w:hint="cs"/>
          <w:spacing w:val="-4"/>
          <w:sz w:val="32"/>
          <w:rtl/>
        </w:rPr>
        <w:t>'</w:t>
      </w:r>
      <w:r w:rsidRPr="00AC7749">
        <w:rPr>
          <w:rFonts w:ascii="FontbitDavid" w:hAnsi="FontbitDavid"/>
          <w:spacing w:val="-4"/>
          <w:sz w:val="32"/>
          <w:rtl/>
        </w:rPr>
        <w:t>עשה</w:t>
      </w:r>
      <w:r w:rsidR="00E256FF">
        <w:rPr>
          <w:rFonts w:ascii="FontbitDavid" w:hAnsi="FontbitDavid" w:hint="cs"/>
          <w:spacing w:val="-4"/>
          <w:sz w:val="32"/>
          <w:rtl/>
        </w:rPr>
        <w:t>'</w:t>
      </w:r>
      <w:r w:rsidRPr="00AC7749">
        <w:rPr>
          <w:rFonts w:ascii="FontbitDavid" w:hAnsi="FontbitDavid"/>
          <w:spacing w:val="-4"/>
          <w:sz w:val="32"/>
          <w:rtl/>
        </w:rPr>
        <w:t>.</w:t>
      </w:r>
    </w:p>
    <w:p w14:paraId="1877181A" w14:textId="0DEBA63F" w:rsidR="00E256FF" w:rsidRDefault="00B433C9" w:rsidP="00B55EDF">
      <w:pPr>
        <w:rPr>
          <w:rStyle w:val="affff8"/>
          <w:rtl/>
        </w:rPr>
      </w:pPr>
      <w:r w:rsidRPr="00AD1A41">
        <w:rPr>
          <w:rStyle w:val="affff1"/>
          <w:rtl/>
        </w:rPr>
        <w:lastRenderedPageBreak/>
        <w:t>ד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אלמנה וגרושה וחללה זו</w:t>
      </w:r>
      <w:r w:rsidRPr="00E256FF">
        <w:rPr>
          <w:rStyle w:val="affff1"/>
          <w:rtl/>
        </w:rPr>
        <w:t xml:space="preserve">נה את אלה לא </w:t>
      </w:r>
      <w:r w:rsidRPr="00AD1A41">
        <w:rPr>
          <w:rStyle w:val="affff1"/>
          <w:rtl/>
        </w:rPr>
        <w:t>יקח</w:t>
      </w:r>
      <w:r w:rsidR="00E256FF">
        <w:rPr>
          <w:rStyle w:val="affff1"/>
          <w:rFonts w:hint="cs"/>
          <w:rtl/>
        </w:rPr>
        <w:t>,</w:t>
      </w:r>
      <w:r w:rsidRPr="00AD1A41">
        <w:rPr>
          <w:rStyle w:val="affff1"/>
          <w:rtl/>
        </w:rPr>
        <w:t xml:space="preserve"> כי אם בתולה</w:t>
      </w:r>
      <w:r w:rsidR="00E256FF">
        <w:rPr>
          <w:rStyle w:val="affff1"/>
          <w:rFonts w:hint="cs"/>
          <w:rtl/>
        </w:rPr>
        <w:t>..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B45C2D">
        <w:rPr>
          <w:rStyle w:val="affff8"/>
          <w:rtl/>
        </w:rPr>
        <w:t>וכתיב</w:t>
      </w:r>
      <w:r w:rsidR="00E256FF" w:rsidRPr="00B45C2D">
        <w:rPr>
          <w:rStyle w:val="affff8"/>
          <w:rtl/>
        </w:rPr>
        <w:t xml:space="preserve"> בתריה</w:t>
      </w:r>
    </w:p>
    <w:p w14:paraId="2D7B9E9B" w14:textId="4A4616EA" w:rsidR="00E256FF" w:rsidRDefault="00B433C9" w:rsidP="00E256FF">
      <w:pPr>
        <w:rPr>
          <w:rFonts w:ascii="FontbitDavid" w:hAnsi="FontbitDavid"/>
          <w:sz w:val="32"/>
          <w:rtl/>
        </w:rPr>
      </w:pPr>
      <w:r w:rsidRPr="00AD1A41">
        <w:rPr>
          <w:rStyle w:val="affff1"/>
          <w:rtl/>
        </w:rPr>
        <w:t>ולא יחלל זרעו בעמיו</w:t>
      </w:r>
      <w:r w:rsidR="00E256FF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 xml:space="preserve"> </w:t>
      </w:r>
      <w:r w:rsidR="00E256FF" w:rsidRPr="00B45C2D">
        <w:rPr>
          <w:rStyle w:val="affff5"/>
          <w:rFonts w:hint="eastAsia"/>
          <w:rtl/>
        </w:rPr>
        <w:t>לראב</w:t>
      </w:r>
      <w:r w:rsidR="00E256FF" w:rsidRPr="00B45C2D">
        <w:rPr>
          <w:rStyle w:val="affff5"/>
          <w:rtl/>
        </w:rPr>
        <w:t>"י</w:t>
      </w:r>
      <w:r w:rsidR="00E256FF">
        <w:rPr>
          <w:rStyle w:val="affff5"/>
          <w:rFonts w:hint="cs"/>
          <w:rtl/>
        </w:rPr>
        <w:t>:</w:t>
      </w:r>
      <w:r w:rsidR="00E256FF" w:rsidRPr="00B45C2D">
        <w:rPr>
          <w:rtl/>
        </w:rPr>
        <w:t xml:space="preserve"> </w:t>
      </w:r>
      <w:r w:rsidRPr="00B45C2D">
        <w:rPr>
          <w:rtl/>
        </w:rPr>
        <w:t>אכולהו</w:t>
      </w:r>
      <w:r w:rsidR="00E256FF">
        <w:rPr>
          <w:rFonts w:hint="cs"/>
          <w:rtl/>
        </w:rPr>
        <w:t xml:space="preserve">, </w:t>
      </w:r>
      <w:r w:rsidRPr="00074D93">
        <w:rPr>
          <w:rStyle w:val="affff5"/>
          <w:rtl/>
        </w:rPr>
        <w:t>ו</w:t>
      </w:r>
      <w:r w:rsidR="00E256FF">
        <w:rPr>
          <w:rStyle w:val="affff5"/>
          <w:rFonts w:hint="cs"/>
          <w:rtl/>
        </w:rPr>
        <w:t>ל</w:t>
      </w:r>
      <w:r w:rsidRPr="00074D93">
        <w:rPr>
          <w:rStyle w:val="affff5"/>
          <w:rtl/>
        </w:rPr>
        <w:t>רבנן</w:t>
      </w:r>
      <w:r w:rsidR="00E256FF">
        <w:rPr>
          <w:rStyle w:val="affff5"/>
          <w:rFonts w:hint="cs"/>
          <w:rtl/>
        </w:rPr>
        <w:t>: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Pr="00B45C2D">
        <w:rPr>
          <w:rStyle w:val="affff1"/>
          <w:b/>
          <w:bCs/>
          <w:rtl/>
        </w:rPr>
        <w:t>אלה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הפסיק הענין.</w:t>
      </w:r>
    </w:p>
    <w:p w14:paraId="5776DC3E" w14:textId="659622E7" w:rsidR="00B433C9" w:rsidRPr="00736C06" w:rsidRDefault="00B433C9" w:rsidP="00736C06">
      <w:pPr>
        <w:jc w:val="center"/>
        <w:rPr>
          <w:rFonts w:ascii="FontbitDavid" w:hAnsi="FontbitDavid"/>
          <w:sz w:val="32"/>
          <w:rtl/>
        </w:rPr>
      </w:pPr>
      <w:r w:rsidRPr="00074D93">
        <w:rPr>
          <w:rStyle w:val="affff5"/>
          <w:rtl/>
        </w:rPr>
        <w:t>ו</w:t>
      </w:r>
      <w:r w:rsidR="00E256FF">
        <w:rPr>
          <w:rStyle w:val="affff5"/>
          <w:rFonts w:hint="cs"/>
          <w:rtl/>
        </w:rPr>
        <w:t>ל</w:t>
      </w:r>
      <w:r w:rsidRPr="00074D93">
        <w:rPr>
          <w:rStyle w:val="affff5"/>
          <w:rtl/>
        </w:rPr>
        <w:t>ר</w:t>
      </w:r>
      <w:r w:rsidRPr="00074D93">
        <w:rPr>
          <w:rStyle w:val="affff5"/>
          <w:rFonts w:hint="cs"/>
          <w:rtl/>
        </w:rPr>
        <w:t>אב</w:t>
      </w:r>
      <w:r w:rsidRPr="00074D93">
        <w:rPr>
          <w:rStyle w:val="affff5"/>
          <w:rtl/>
        </w:rPr>
        <w:t>"</w:t>
      </w:r>
      <w:r w:rsidRPr="00074D93">
        <w:rPr>
          <w:rStyle w:val="affff5"/>
          <w:rFonts w:hint="cs"/>
          <w:rtl/>
        </w:rPr>
        <w:t>י</w:t>
      </w:r>
      <w:r w:rsidRPr="00074D93">
        <w:rPr>
          <w:rStyle w:val="affff5"/>
          <w:rtl/>
        </w:rPr>
        <w:t>:</w:t>
      </w:r>
      <w:r w:rsidR="00074D93">
        <w:rPr>
          <w:rFonts w:ascii="FontbitDavid" w:hAnsi="FontbitDavid" w:hint="cs"/>
          <w:sz w:val="32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Pr="00B45C2D">
        <w:rPr>
          <w:rStyle w:val="affff1"/>
          <w:b/>
          <w:bCs/>
          <w:rtl/>
        </w:rPr>
        <w:t>אלה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למעט נדה</w:t>
      </w:r>
      <w:r w:rsidR="00E256FF">
        <w:rPr>
          <w:rFonts w:ascii="FontbitDavid" w:hAnsi="FontbitDavid" w:hint="cs"/>
          <w:sz w:val="32"/>
          <w:rtl/>
        </w:rPr>
        <w:t xml:space="preserve"> </w:t>
      </w:r>
      <w:r w:rsidR="00E256FF" w:rsidRPr="00B45C2D">
        <w:rPr>
          <w:rStyle w:val="affff8"/>
          <w:rFonts w:hint="eastAsia"/>
          <w:rtl/>
        </w:rPr>
        <w:t>שאין</w:t>
      </w:r>
      <w:r w:rsidR="00E256FF" w:rsidRPr="00B45C2D">
        <w:rPr>
          <w:rStyle w:val="affff8"/>
          <w:rtl/>
        </w:rPr>
        <w:t xml:space="preserve"> </w:t>
      </w:r>
      <w:r w:rsidR="00E256FF" w:rsidRPr="00B45C2D">
        <w:rPr>
          <w:rStyle w:val="affff8"/>
          <w:rFonts w:hint="eastAsia"/>
          <w:rtl/>
        </w:rPr>
        <w:t>הולד</w:t>
      </w:r>
      <w:r w:rsidR="00E256FF" w:rsidRPr="00B45C2D">
        <w:rPr>
          <w:rStyle w:val="affff8"/>
          <w:rtl/>
        </w:rPr>
        <w:t xml:space="preserve"> </w:t>
      </w:r>
      <w:r w:rsidR="00E256FF" w:rsidRPr="00B45C2D">
        <w:rPr>
          <w:rStyle w:val="affff8"/>
          <w:rFonts w:hint="eastAsia"/>
          <w:rtl/>
        </w:rPr>
        <w:t>חלל</w:t>
      </w:r>
      <w:r w:rsidRPr="00B45C2D">
        <w:rPr>
          <w:rStyle w:val="affff8"/>
          <w:rtl/>
        </w:rPr>
        <w:t>.</w:t>
      </w:r>
    </w:p>
    <w:p w14:paraId="53A282AD" w14:textId="415A5AA5" w:rsidR="00E256FF" w:rsidRPr="00C35A2C" w:rsidRDefault="00680607" w:rsidP="00615A60">
      <w:pPr>
        <w:pStyle w:val="affff2"/>
        <w:rPr>
          <w:rtl/>
        </w:rPr>
      </w:pPr>
      <w:bookmarkStart w:id="669" w:name="_Toc119172903"/>
      <w:bookmarkStart w:id="670" w:name="_Toc119229994"/>
      <w:r>
        <w:rPr>
          <w:rFonts w:hint="cs"/>
          <w:rtl/>
        </w:rPr>
        <w:t>דין טומאת כהן לאחותו שאינה בתולה, או מאורסה</w:t>
      </w:r>
      <w:bookmarkEnd w:id="669"/>
      <w:bookmarkEnd w:id="670"/>
    </w:p>
    <w:p w14:paraId="2AF873A2" w14:textId="539A4B84" w:rsidR="00680607" w:rsidRDefault="00B433C9" w:rsidP="00B55EDF">
      <w:pPr>
        <w:rPr>
          <w:rFonts w:ascii="FontbitDavid" w:hAnsi="FontbitDavid"/>
          <w:sz w:val="32"/>
          <w:rtl/>
        </w:rPr>
      </w:pPr>
      <w:bookmarkStart w:id="671" w:name="_Toc119172904"/>
      <w:bookmarkStart w:id="672" w:name="_Toc119229995"/>
      <w:r w:rsidRPr="00B45C2D">
        <w:rPr>
          <w:rStyle w:val="afff5"/>
          <w:rtl/>
        </w:rPr>
        <w:t>אחותו ארוסה</w:t>
      </w:r>
      <w:r w:rsidR="00680607">
        <w:rPr>
          <w:rStyle w:val="afff5"/>
          <w:rFonts w:hint="cs"/>
          <w:rtl/>
        </w:rPr>
        <w:t>.</w:t>
      </w:r>
      <w:bookmarkEnd w:id="671"/>
      <w:bookmarkEnd w:id="672"/>
      <w:r w:rsidRPr="00B45C2D">
        <w:rPr>
          <w:rtl/>
        </w:rPr>
        <w:t xml:space="preserve"> </w:t>
      </w:r>
      <w:r w:rsidRPr="00074D93">
        <w:rPr>
          <w:rStyle w:val="affff5"/>
          <w:rtl/>
        </w:rPr>
        <w:t>ר"</w:t>
      </w:r>
      <w:r w:rsidRPr="00074D93">
        <w:rPr>
          <w:rStyle w:val="affff5"/>
          <w:rFonts w:hint="cs"/>
          <w:rtl/>
        </w:rPr>
        <w:t>מ ור</w:t>
      </w:r>
      <w:r w:rsidRPr="00074D93">
        <w:rPr>
          <w:rStyle w:val="affff5"/>
          <w:rtl/>
        </w:rPr>
        <w:t>"</w:t>
      </w:r>
      <w:r w:rsidRPr="00074D93">
        <w:rPr>
          <w:rStyle w:val="affff5"/>
          <w:rFonts w:hint="cs"/>
          <w:rtl/>
        </w:rPr>
        <w:t>י</w:t>
      </w:r>
      <w:r w:rsidRPr="00074D93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מטמא לה, </w:t>
      </w:r>
      <w:r w:rsidRPr="00074D93">
        <w:rPr>
          <w:rStyle w:val="affff5"/>
          <w:rtl/>
        </w:rPr>
        <w:t>ר</w:t>
      </w:r>
      <w:r w:rsidR="00680607">
        <w:rPr>
          <w:rStyle w:val="affff5"/>
          <w:rFonts w:hint="cs"/>
          <w:rtl/>
        </w:rPr>
        <w:t>'</w:t>
      </w:r>
      <w:r w:rsidRPr="00074D93">
        <w:rPr>
          <w:rStyle w:val="affff5"/>
          <w:rtl/>
        </w:rPr>
        <w:t xml:space="preserve"> יוסי ור</w:t>
      </w:r>
      <w:r w:rsidR="00680607">
        <w:rPr>
          <w:rStyle w:val="affff5"/>
          <w:rFonts w:hint="cs"/>
          <w:rtl/>
        </w:rPr>
        <w:t>'</w:t>
      </w:r>
      <w:r w:rsidRPr="00074D93">
        <w:rPr>
          <w:rStyle w:val="affff5"/>
          <w:rtl/>
        </w:rPr>
        <w:t xml:space="preserve"> שמעון: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680607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>א מטמא</w:t>
      </w:r>
      <w:r w:rsidR="00680607">
        <w:rPr>
          <w:rFonts w:ascii="FontbitDavid" w:hAnsi="FontbitDavid" w:hint="cs"/>
          <w:sz w:val="32"/>
          <w:rtl/>
        </w:rPr>
        <w:t>.</w:t>
      </w:r>
    </w:p>
    <w:p w14:paraId="4DB240A5" w14:textId="269ED00F" w:rsidR="00B433C9" w:rsidRPr="00C35A2C" w:rsidRDefault="00680607" w:rsidP="00680607">
      <w:pPr>
        <w:rPr>
          <w:rtl/>
        </w:rPr>
      </w:pPr>
      <w:bookmarkStart w:id="673" w:name="_Toc119172905"/>
      <w:bookmarkStart w:id="674" w:name="_Toc119229996"/>
      <w:r>
        <w:rPr>
          <w:rStyle w:val="afff5"/>
          <w:rFonts w:hint="cs"/>
          <w:rtl/>
        </w:rPr>
        <w:t>א</w:t>
      </w:r>
      <w:r w:rsidR="00B433C9" w:rsidRPr="00B45C2D">
        <w:rPr>
          <w:rStyle w:val="afff5"/>
          <w:rtl/>
        </w:rPr>
        <w:t>נוסה ומפותה</w:t>
      </w:r>
      <w:r>
        <w:rPr>
          <w:rStyle w:val="afff5"/>
          <w:rFonts w:hint="cs"/>
          <w:rtl/>
        </w:rPr>
        <w:t>.</w:t>
      </w:r>
      <w:bookmarkEnd w:id="673"/>
      <w:bookmarkEnd w:id="674"/>
      <w:r w:rsidR="00B433C9" w:rsidRPr="00C35A2C">
        <w:rPr>
          <w:rtl/>
        </w:rPr>
        <w:t xml:space="preserve"> </w:t>
      </w:r>
      <w:r w:rsidRPr="00B45C2D">
        <w:rPr>
          <w:rStyle w:val="affff5"/>
          <w:rFonts w:hint="eastAsia"/>
          <w:rtl/>
        </w:rPr>
        <w:t>לכו</w:t>
      </w:r>
      <w:r w:rsidRPr="00B45C2D">
        <w:rPr>
          <w:rStyle w:val="affff5"/>
          <w:rtl/>
        </w:rPr>
        <w:t>"ע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ל</w:t>
      </w:r>
      <w:r w:rsidR="00B433C9" w:rsidRPr="00C35A2C">
        <w:rPr>
          <w:rtl/>
        </w:rPr>
        <w:t>א מטמא</w:t>
      </w:r>
      <w:r>
        <w:rPr>
          <w:rFonts w:hint="cs"/>
          <w:rtl/>
        </w:rPr>
        <w:t>.</w:t>
      </w:r>
    </w:p>
    <w:p w14:paraId="4A66D4AE" w14:textId="096A5F14" w:rsidR="00B433C9" w:rsidRPr="00EA6942" w:rsidRDefault="00B433C9" w:rsidP="00B55EDF">
      <w:pPr>
        <w:rPr>
          <w:rFonts w:ascii="FontbitDavid" w:hAnsi="FontbitDavid"/>
          <w:spacing w:val="-4"/>
          <w:sz w:val="32"/>
          <w:rtl/>
        </w:rPr>
      </w:pPr>
      <w:bookmarkStart w:id="675" w:name="_Toc119172906"/>
      <w:bookmarkStart w:id="676" w:name="_Toc119229997"/>
      <w:r w:rsidRPr="00B45C2D">
        <w:rPr>
          <w:rStyle w:val="afff5"/>
          <w:rtl/>
        </w:rPr>
        <w:t>מוכת עץ</w:t>
      </w:r>
      <w:r w:rsidR="00680607">
        <w:rPr>
          <w:rStyle w:val="afff5"/>
          <w:rFonts w:hint="cs"/>
          <w:rtl/>
        </w:rPr>
        <w:t>.</w:t>
      </w:r>
      <w:bookmarkEnd w:id="675"/>
      <w:bookmarkEnd w:id="676"/>
      <w:r w:rsidRPr="00EA6942">
        <w:rPr>
          <w:rFonts w:ascii="FontbitDavid" w:hAnsi="FontbitDavid"/>
          <w:spacing w:val="-4"/>
          <w:sz w:val="32"/>
          <w:rtl/>
        </w:rPr>
        <w:t xml:space="preserve"> </w:t>
      </w:r>
      <w:r w:rsidR="00680607">
        <w:rPr>
          <w:rStyle w:val="affff5"/>
          <w:rFonts w:hint="cs"/>
          <w:rtl/>
        </w:rPr>
        <w:t>רק ל</w:t>
      </w:r>
      <w:r w:rsidRPr="00074D93">
        <w:rPr>
          <w:rStyle w:val="affff5"/>
          <w:rFonts w:hint="cs"/>
          <w:rtl/>
        </w:rPr>
        <w:t>ר</w:t>
      </w:r>
      <w:r w:rsidRPr="00074D93">
        <w:rPr>
          <w:rStyle w:val="affff5"/>
          <w:rtl/>
        </w:rPr>
        <w:t>"</w:t>
      </w:r>
      <w:r w:rsidRPr="00074D93">
        <w:rPr>
          <w:rStyle w:val="affff5"/>
          <w:rFonts w:hint="cs"/>
          <w:rtl/>
        </w:rPr>
        <w:t>ש:</w:t>
      </w:r>
      <w:r w:rsidRPr="00EA6942">
        <w:rPr>
          <w:rFonts w:ascii="FontbitDavid" w:hAnsi="FontbitDavid" w:hint="cs"/>
          <w:spacing w:val="-4"/>
          <w:sz w:val="32"/>
          <w:rtl/>
        </w:rPr>
        <w:t xml:space="preserve"> </w:t>
      </w:r>
      <w:r w:rsidR="00680607">
        <w:rPr>
          <w:rFonts w:ascii="FontbitDavid" w:hAnsi="FontbitDavid" w:hint="cs"/>
          <w:spacing w:val="-4"/>
          <w:sz w:val="32"/>
          <w:rtl/>
        </w:rPr>
        <w:t>ל</w:t>
      </w:r>
      <w:r w:rsidRPr="00EA6942">
        <w:rPr>
          <w:rFonts w:ascii="FontbitDavid" w:hAnsi="FontbitDavid"/>
          <w:spacing w:val="-4"/>
          <w:sz w:val="32"/>
          <w:rtl/>
        </w:rPr>
        <w:t>א מטמא,</w:t>
      </w:r>
      <w:r w:rsidR="00074D93">
        <w:rPr>
          <w:rFonts w:ascii="FontbitDavid" w:hAnsi="FontbitDavid" w:hint="cs"/>
          <w:spacing w:val="-4"/>
          <w:sz w:val="32"/>
          <w:rtl/>
        </w:rPr>
        <w:t xml:space="preserve"> </w:t>
      </w:r>
      <w:r w:rsidRPr="00EA6942">
        <w:rPr>
          <w:rFonts w:ascii="FontbitDavid" w:hAnsi="FontbitDavid" w:hint="cs"/>
          <w:spacing w:val="-4"/>
          <w:sz w:val="32"/>
          <w:rtl/>
        </w:rPr>
        <w:t>ד</w:t>
      </w:r>
      <w:r w:rsidRPr="00EA6942">
        <w:rPr>
          <w:rFonts w:ascii="FontbitDavid" w:hAnsi="FontbitDavid"/>
          <w:spacing w:val="-4"/>
          <w:sz w:val="32"/>
          <w:rtl/>
        </w:rPr>
        <w:t>שאין ראויה לכ"ג</w:t>
      </w:r>
      <w:r w:rsidR="00680607">
        <w:rPr>
          <w:rFonts w:ascii="FontbitDavid" w:hAnsi="FontbitDavid" w:hint="cs"/>
          <w:spacing w:val="-4"/>
          <w:sz w:val="32"/>
          <w:rtl/>
        </w:rPr>
        <w:t xml:space="preserve"> </w:t>
      </w:r>
      <w:r w:rsidR="00680607">
        <w:rPr>
          <w:rFonts w:ascii="FontbitDavid" w:hAnsi="FontbitDavid"/>
          <w:spacing w:val="-4"/>
          <w:sz w:val="32"/>
          <w:rtl/>
        </w:rPr>
        <w:t>–</w:t>
      </w:r>
      <w:r w:rsidRPr="00EA6942">
        <w:rPr>
          <w:rFonts w:ascii="FontbitDavid" w:hAnsi="FontbitDavid"/>
          <w:spacing w:val="-4"/>
          <w:sz w:val="32"/>
          <w:rtl/>
        </w:rPr>
        <w:t xml:space="preserve"> אין מטמא</w:t>
      </w:r>
      <w:r w:rsidR="00680607">
        <w:rPr>
          <w:rFonts w:ascii="FontbitDavid" w:hAnsi="FontbitDavid" w:hint="cs"/>
          <w:spacing w:val="-4"/>
          <w:sz w:val="32"/>
          <w:rtl/>
        </w:rPr>
        <w:t>.</w:t>
      </w:r>
    </w:p>
    <w:p w14:paraId="65F9EFC6" w14:textId="22CD0ADB" w:rsidR="00B433C9" w:rsidRPr="00C35A2C" w:rsidRDefault="00B433C9" w:rsidP="007C50EB">
      <w:pPr>
        <w:rPr>
          <w:rFonts w:ascii="FontbitDavid" w:hAnsi="FontbitDavid"/>
          <w:sz w:val="32"/>
          <w:rtl/>
        </w:rPr>
      </w:pPr>
      <w:bookmarkStart w:id="677" w:name="_Toc119172907"/>
      <w:bookmarkStart w:id="678" w:name="_Toc119229998"/>
      <w:r w:rsidRPr="00B45C2D">
        <w:rPr>
          <w:rStyle w:val="afff5"/>
          <w:rtl/>
        </w:rPr>
        <w:t>בוגרת</w:t>
      </w:r>
      <w:r w:rsidR="00680607">
        <w:rPr>
          <w:rStyle w:val="afff5"/>
          <w:rFonts w:hint="cs"/>
          <w:rtl/>
        </w:rPr>
        <w:t>.</w:t>
      </w:r>
      <w:bookmarkEnd w:id="677"/>
      <w:bookmarkEnd w:id="678"/>
      <w:r w:rsidRPr="00C35A2C">
        <w:rPr>
          <w:rFonts w:ascii="FontbitDavid" w:hAnsi="FontbitDavid"/>
          <w:sz w:val="32"/>
          <w:rtl/>
        </w:rPr>
        <w:t xml:space="preserve"> </w:t>
      </w:r>
      <w:r w:rsidR="00680607" w:rsidRPr="00B45C2D">
        <w:rPr>
          <w:rStyle w:val="affff5"/>
          <w:rFonts w:hint="eastAsia"/>
          <w:rtl/>
        </w:rPr>
        <w:t>לכו</w:t>
      </w:r>
      <w:r w:rsidR="00680607" w:rsidRPr="00B45C2D">
        <w:rPr>
          <w:rStyle w:val="affff5"/>
          <w:rtl/>
        </w:rPr>
        <w:t>"ע</w:t>
      </w:r>
      <w:r w:rsidR="00680607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מטמא.</w:t>
      </w:r>
    </w:p>
    <w:p w14:paraId="1A77CF66" w14:textId="0B44DE57" w:rsidR="00606B8B" w:rsidRDefault="00B433C9" w:rsidP="00606B8B">
      <w:pPr>
        <w:rPr>
          <w:rFonts w:ascii="FontbitDavid" w:hAnsi="FontbitDavid"/>
          <w:sz w:val="32"/>
          <w:rtl/>
        </w:rPr>
      </w:pPr>
      <w:r w:rsidRPr="00074D93">
        <w:rPr>
          <w:rStyle w:val="affff5"/>
          <w:rtl/>
        </w:rPr>
        <w:t>ר"מ ור</w:t>
      </w:r>
      <w:r w:rsidR="00680607">
        <w:rPr>
          <w:rStyle w:val="affff5"/>
          <w:rFonts w:hint="cs"/>
          <w:rtl/>
        </w:rPr>
        <w:t>"</w:t>
      </w:r>
      <w:r w:rsidRPr="00680607">
        <w:rPr>
          <w:rStyle w:val="affff5"/>
          <w:rtl/>
        </w:rPr>
        <w:t>י</w:t>
      </w:r>
      <w:r w:rsidR="00680607" w:rsidRPr="00B45C2D">
        <w:rPr>
          <w:rStyle w:val="affff5"/>
          <w:rtl/>
        </w:rPr>
        <w:t xml:space="preserve"> דורשים</w:t>
      </w:r>
      <w:r w:rsidR="00680607">
        <w:rPr>
          <w:rStyle w:val="affff5"/>
          <w:rFonts w:hint="cs"/>
          <w:rtl/>
        </w:rPr>
        <w:t>:</w:t>
      </w:r>
      <w:r w:rsidRPr="00EA6942">
        <w:rPr>
          <w:rStyle w:val="affff1"/>
          <w:spacing w:val="-2"/>
          <w:rtl/>
        </w:rPr>
        <w:t xml:space="preserve"> </w:t>
      </w:r>
      <w:r w:rsidRPr="00EA6942">
        <w:rPr>
          <w:rStyle w:val="affff1"/>
          <w:rFonts w:hint="cs"/>
          <w:spacing w:val="-2"/>
          <w:rtl/>
        </w:rPr>
        <w:t>'</w:t>
      </w:r>
      <w:r w:rsidRPr="00EA6942">
        <w:rPr>
          <w:rStyle w:val="affff1"/>
          <w:spacing w:val="-2"/>
          <w:rtl/>
        </w:rPr>
        <w:t>ול</w:t>
      </w:r>
      <w:r w:rsidRPr="001611A8">
        <w:rPr>
          <w:rStyle w:val="affff1"/>
          <w:spacing w:val="-2"/>
          <w:rtl/>
        </w:rPr>
        <w:t>אחותו הבתולה</w:t>
      </w:r>
      <w:r w:rsidRPr="001611A8">
        <w:rPr>
          <w:rStyle w:val="affff1"/>
          <w:rFonts w:hint="cs"/>
          <w:spacing w:val="-2"/>
          <w:rtl/>
        </w:rPr>
        <w:t>'</w:t>
      </w:r>
      <w:r w:rsidRPr="001611A8">
        <w:rPr>
          <w:rStyle w:val="affff1"/>
          <w:spacing w:val="-2"/>
          <w:rtl/>
        </w:rPr>
        <w:t xml:space="preserve"> </w:t>
      </w:r>
      <w:r w:rsidR="00680607">
        <w:rPr>
          <w:rFonts w:ascii="FontbitDavid" w:hAnsi="FontbitDavid" w:hint="cs"/>
          <w:spacing w:val="-2"/>
          <w:sz w:val="32"/>
          <w:rtl/>
        </w:rPr>
        <w:t>- ולא</w:t>
      </w:r>
      <w:r w:rsidRPr="00EA6942">
        <w:rPr>
          <w:rFonts w:ascii="FontbitDavid" w:hAnsi="FontbitDavid"/>
          <w:spacing w:val="-2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אנוסה ומפותה</w:t>
      </w:r>
      <w:r w:rsidRPr="00EA6942">
        <w:rPr>
          <w:rFonts w:ascii="FontbitDavid" w:hAnsi="FontbitDavid"/>
          <w:spacing w:val="-2"/>
          <w:sz w:val="32"/>
          <w:rtl/>
        </w:rPr>
        <w:t>,</w:t>
      </w:r>
      <w:r w:rsidR="00680607" w:rsidRPr="00B45C2D">
        <w:rPr>
          <w:rStyle w:val="affff8"/>
          <w:rtl/>
        </w:rPr>
        <w:t xml:space="preserve"> </w:t>
      </w:r>
      <w:r w:rsidR="00680607" w:rsidRPr="00680607">
        <w:rPr>
          <w:rStyle w:val="affff8"/>
          <w:rFonts w:hint="cs"/>
          <w:rtl/>
        </w:rPr>
        <w:t>ו</w:t>
      </w:r>
      <w:r w:rsidR="00680607" w:rsidRPr="00B45C2D">
        <w:rPr>
          <w:rStyle w:val="affff8"/>
          <w:rFonts w:hint="eastAsia"/>
          <w:rtl/>
        </w:rPr>
        <w:t>רק</w:t>
      </w:r>
      <w:r w:rsidR="00680607" w:rsidRPr="00B45C2D">
        <w:rPr>
          <w:rStyle w:val="affff8"/>
          <w:rtl/>
        </w:rPr>
        <w:t xml:space="preserve"> </w:t>
      </w:r>
      <w:r w:rsidR="00680607" w:rsidRPr="00B45C2D">
        <w:rPr>
          <w:rStyle w:val="affff8"/>
          <w:rFonts w:hint="eastAsia"/>
          <w:rtl/>
        </w:rPr>
        <w:t>כשנשרו</w:t>
      </w:r>
      <w:r w:rsidR="00680607" w:rsidRPr="00B45C2D">
        <w:rPr>
          <w:rStyle w:val="affff8"/>
          <w:rtl/>
        </w:rPr>
        <w:t xml:space="preserve"> </w:t>
      </w:r>
      <w:r w:rsidR="00680607" w:rsidRPr="00B45C2D">
        <w:rPr>
          <w:rStyle w:val="affff8"/>
          <w:rFonts w:hint="eastAsia"/>
          <w:rtl/>
        </w:rPr>
        <w:t>בתוליה</w:t>
      </w:r>
      <w:r w:rsidR="00680607">
        <w:rPr>
          <w:rStyle w:val="affff8"/>
          <w:rFonts w:hint="cs"/>
          <w:rtl/>
        </w:rPr>
        <w:t xml:space="preserve"> </w:t>
      </w:r>
      <w:r w:rsidR="00680607" w:rsidRPr="00B45C2D">
        <w:rPr>
          <w:rStyle w:val="affff8"/>
          <w:rFonts w:hint="eastAsia"/>
          <w:rtl/>
        </w:rPr>
        <w:t>ע</w:t>
      </w:r>
      <w:r w:rsidR="00680607" w:rsidRPr="00B45C2D">
        <w:rPr>
          <w:rStyle w:val="affff8"/>
          <w:rtl/>
        </w:rPr>
        <w:t xml:space="preserve">"י </w:t>
      </w:r>
      <w:r w:rsidRPr="00B45C2D">
        <w:rPr>
          <w:rStyle w:val="affff8"/>
          <w:rtl/>
        </w:rPr>
        <w:t>איש</w:t>
      </w:r>
      <w:r w:rsidR="001611A8">
        <w:rPr>
          <w:rStyle w:val="affff8"/>
          <w:rFonts w:hint="cs"/>
          <w:rtl/>
        </w:rPr>
        <w:t xml:space="preserve"> -</w:t>
      </w:r>
      <w:r w:rsidR="00606B8B">
        <w:rPr>
          <w:rStyle w:val="affff8"/>
          <w:rFonts w:hint="cs"/>
          <w:rtl/>
        </w:rPr>
        <w:t xml:space="preserve"> </w:t>
      </w:r>
      <w:r w:rsidR="00606B8B" w:rsidRPr="00AD1A41">
        <w:rPr>
          <w:rStyle w:val="affff1"/>
          <w:rFonts w:hint="cs"/>
          <w:rtl/>
        </w:rPr>
        <w:t>'</w:t>
      </w:r>
      <w:r w:rsidR="00606B8B" w:rsidRPr="00AD1A41">
        <w:rPr>
          <w:rStyle w:val="affff1"/>
          <w:rtl/>
        </w:rPr>
        <w:t xml:space="preserve">אשר </w:t>
      </w:r>
      <w:r w:rsidR="00606B8B" w:rsidRPr="001611A8">
        <w:rPr>
          <w:rStyle w:val="affff1"/>
          <w:rtl/>
        </w:rPr>
        <w:t xml:space="preserve">לא </w:t>
      </w:r>
      <w:r w:rsidR="00606B8B" w:rsidRPr="00B45C2D">
        <w:rPr>
          <w:rStyle w:val="affff1"/>
          <w:rtl/>
        </w:rPr>
        <w:t>היתה לאיש</w:t>
      </w:r>
      <w:r w:rsidR="00606B8B" w:rsidRPr="001611A8">
        <w:rPr>
          <w:rStyle w:val="affff1"/>
          <w:rFonts w:hint="cs"/>
          <w:rtl/>
        </w:rPr>
        <w:t>'</w:t>
      </w:r>
      <w:r w:rsidR="00C74BA7">
        <w:rPr>
          <w:rStyle w:val="affff8"/>
          <w:rFonts w:hint="cs"/>
          <w:rtl/>
        </w:rPr>
        <w:t xml:space="preserve"> </w:t>
      </w:r>
      <w:r w:rsidR="00CC5B99">
        <w:rPr>
          <w:rStyle w:val="affff8"/>
          <w:rFonts w:hint="cs"/>
          <w:rtl/>
        </w:rPr>
        <w:t xml:space="preserve"> </w:t>
      </w:r>
      <w:r w:rsidR="00C74BA7">
        <w:rPr>
          <w:rStyle w:val="affff8"/>
          <w:rFonts w:hint="cs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</w:t>
      </w:r>
      <w:r w:rsidR="00CC5B99">
        <w:rPr>
          <w:rFonts w:ascii="FontbitDavid" w:hAnsi="FontbitDavid" w:hint="cs"/>
          <w:sz w:val="32"/>
          <w:rtl/>
        </w:rPr>
        <w:t xml:space="preserve"> </w:t>
      </w:r>
      <w:r w:rsidR="00606B8B">
        <w:rPr>
          <w:rFonts w:ascii="FontbitDavid" w:hAnsi="FontbitDavid" w:hint="cs"/>
          <w:sz w:val="32"/>
          <w:rtl/>
        </w:rPr>
        <w:t xml:space="preserve">אבל </w:t>
      </w:r>
      <w:r w:rsidR="00606B8B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מוכ</w:t>
      </w:r>
      <w:r w:rsidR="001611A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ת</w:t>
      </w:r>
      <w:r w:rsidR="001611A8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1611A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עץ</w:t>
      </w:r>
      <w:r w:rsidR="00606B8B">
        <w:rPr>
          <w:rFonts w:ascii="FontbitDavid" w:hAnsi="FontbitDavid" w:hint="cs"/>
          <w:sz w:val="32"/>
          <w:rtl/>
        </w:rPr>
        <w:t xml:space="preserve"> מטמא לה.</w:t>
      </w:r>
    </w:p>
    <w:p w14:paraId="60D00809" w14:textId="07EC5825" w:rsidR="00B433C9" w:rsidRPr="00C35A2C" w:rsidRDefault="00B433C9" w:rsidP="00CC5B99">
      <w:pPr>
        <w:rPr>
          <w:rFonts w:ascii="FontbitDavid" w:hAnsi="FontbitDavid"/>
          <w:sz w:val="32"/>
          <w:rtl/>
        </w:rPr>
      </w:pP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>הקרובה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 xml:space="preserve"> </w:t>
      </w:r>
      <w:r w:rsidR="00C74BA7">
        <w:rPr>
          <w:rFonts w:ascii="FontbitDavid" w:hAnsi="FontbitDavid" w:hint="cs"/>
          <w:sz w:val="32"/>
          <w:rtl/>
        </w:rPr>
        <w:t xml:space="preserve">- </w:t>
      </w:r>
      <w:r w:rsidRPr="00B45C2D">
        <w:rPr>
          <w:rtl/>
        </w:rPr>
        <w:t xml:space="preserve">לרבות </w:t>
      </w:r>
      <w:r w:rsidR="00CC5B99" w:rsidRPr="00D1637C">
        <w:rPr>
          <w:rFonts w:cs="PFT_Frank" w:hint="eastAsia"/>
          <w:b/>
          <w:bCs/>
          <w:szCs w:val="14"/>
          <w:rtl/>
        </w:rPr>
        <w:t>ה</w:t>
      </w:r>
      <w:r w:rsidRPr="00D1637C">
        <w:rPr>
          <w:rFonts w:cs="PFT_Frank"/>
          <w:b/>
          <w:bCs/>
          <w:szCs w:val="14"/>
          <w:rtl/>
        </w:rPr>
        <w:t>ארוסה</w:t>
      </w:r>
      <w:r w:rsidR="00CC5B99">
        <w:rPr>
          <w:rFonts w:hint="cs"/>
          <w:rtl/>
        </w:rPr>
        <w:t>,</w:t>
      </w:r>
      <w:r w:rsidR="00CC5B99">
        <w:rPr>
          <w:rStyle w:val="affff1"/>
          <w:rtl/>
        </w:rPr>
        <w:tab/>
      </w:r>
      <w:r w:rsidR="00CC5B99">
        <w:rPr>
          <w:rStyle w:val="affff1"/>
          <w:rtl/>
        </w:rPr>
        <w:tab/>
      </w:r>
      <w:r w:rsidR="00CC5B99">
        <w:rPr>
          <w:rStyle w:val="affff1"/>
          <w:rtl/>
        </w:rPr>
        <w:tab/>
      </w:r>
      <w:r w:rsidR="00CC5B99">
        <w:rPr>
          <w:rStyle w:val="affff1"/>
          <w:rtl/>
        </w:rPr>
        <w:tab/>
      </w:r>
      <w:r w:rsidR="00CC5B99">
        <w:rPr>
          <w:rStyle w:val="affff1"/>
          <w:rtl/>
        </w:rPr>
        <w:tab/>
      </w:r>
      <w:r w:rsidR="00CC5B99">
        <w:rPr>
          <w:rStyle w:val="affff1"/>
          <w:rtl/>
        </w:rPr>
        <w:tab/>
      </w:r>
      <w:r w:rsidR="00CC5B99">
        <w:rPr>
          <w:rStyle w:val="affff1"/>
          <w:rtl/>
        </w:rPr>
        <w:tab/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>אליו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- לרבות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הבוגרת</w:t>
      </w:r>
      <w:r w:rsidRPr="00C35A2C">
        <w:rPr>
          <w:rFonts w:ascii="FontbitDavid" w:hAnsi="FontbitDavid"/>
          <w:sz w:val="32"/>
          <w:rtl/>
        </w:rPr>
        <w:t>.</w:t>
      </w:r>
    </w:p>
    <w:p w14:paraId="20765FE4" w14:textId="7EBDF2D5" w:rsidR="00B433C9" w:rsidRDefault="00CC5B99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B433C9" w:rsidRPr="00074D93">
        <w:rPr>
          <w:rStyle w:val="affff5"/>
          <w:rtl/>
        </w:rPr>
        <w:t>ריו</w:t>
      </w:r>
      <w:r>
        <w:rPr>
          <w:rStyle w:val="affff5"/>
          <w:rFonts w:hint="cs"/>
          <w:rtl/>
        </w:rPr>
        <w:t>"</w:t>
      </w:r>
      <w:r w:rsidR="00B433C9" w:rsidRPr="00074D93">
        <w:rPr>
          <w:rStyle w:val="affff5"/>
          <w:rtl/>
        </w:rPr>
        <w:t>ס ו</w:t>
      </w:r>
      <w:r w:rsidR="00B433C9" w:rsidRPr="00CC5B99">
        <w:rPr>
          <w:rStyle w:val="affff5"/>
          <w:rtl/>
        </w:rPr>
        <w:t>ר</w:t>
      </w:r>
      <w:r w:rsidRPr="00CC5B99">
        <w:rPr>
          <w:rStyle w:val="affff5"/>
          <w:rFonts w:hint="cs"/>
          <w:rtl/>
        </w:rPr>
        <w:t>"</w:t>
      </w:r>
      <w:r w:rsidR="00B433C9" w:rsidRPr="00CC5B99">
        <w:rPr>
          <w:rStyle w:val="affff5"/>
          <w:rtl/>
        </w:rPr>
        <w:t>ש</w:t>
      </w:r>
      <w:r w:rsidRPr="00B45C2D">
        <w:rPr>
          <w:rStyle w:val="affff5"/>
          <w:rtl/>
        </w:rPr>
        <w:t>: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>ולאחותו הבתולה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- </w:t>
      </w:r>
      <w:r>
        <w:rPr>
          <w:rFonts w:ascii="FontbitDavid" w:hAnsi="FontbitDavid" w:hint="cs"/>
          <w:sz w:val="32"/>
          <w:rtl/>
        </w:rPr>
        <w:t>ולא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אנוסה ומפותה ומוכת עץ</w:t>
      </w:r>
      <w:r w:rsidR="00B433C9" w:rsidRPr="00C35A2C">
        <w:rPr>
          <w:rFonts w:ascii="FontbitDavid" w:hAnsi="FontbitDavid"/>
          <w:sz w:val="32"/>
          <w:rtl/>
        </w:rPr>
        <w:t>,</w:t>
      </w:r>
    </w:p>
    <w:p w14:paraId="5424B454" w14:textId="738AD6A2" w:rsidR="00D724E5" w:rsidRDefault="00B433C9" w:rsidP="00D724E5">
      <w:pPr>
        <w:rPr>
          <w:rFonts w:ascii="FontbitDavid" w:hAnsi="FontbitDavid"/>
          <w:sz w:val="32"/>
          <w:rtl/>
        </w:rPr>
      </w:pP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>אשר לא היתה</w:t>
      </w:r>
      <w:r w:rsidR="00D724E5">
        <w:rPr>
          <w:rStyle w:val="affff1"/>
          <w:rFonts w:hint="cs"/>
          <w:rtl/>
        </w:rPr>
        <w:t xml:space="preserve"> לאיש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- </w:t>
      </w:r>
      <w:r w:rsidR="00D724E5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>ל</w:t>
      </w:r>
      <w:r w:rsidR="00D724E5">
        <w:rPr>
          <w:rFonts w:ascii="FontbitDavid" w:hAnsi="FontbitDavid" w:hint="cs"/>
          <w:sz w:val="32"/>
          <w:rtl/>
        </w:rPr>
        <w:t xml:space="preserve">א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ארוסה</w:t>
      </w:r>
      <w:r w:rsidRPr="00C35A2C">
        <w:rPr>
          <w:rFonts w:ascii="FontbitDavid" w:hAnsi="FontbitDavid"/>
          <w:sz w:val="32"/>
          <w:rtl/>
        </w:rPr>
        <w:t>,</w:t>
      </w:r>
      <w:r w:rsidR="00D724E5">
        <w:rPr>
          <w:rStyle w:val="affff1"/>
          <w:rFonts w:hint="cs"/>
          <w:rtl/>
        </w:rPr>
        <w:t xml:space="preserve"> </w:t>
      </w:r>
      <w:r w:rsidR="00D724E5">
        <w:rPr>
          <w:rStyle w:val="affff1"/>
          <w:rtl/>
        </w:rPr>
        <w:tab/>
      </w:r>
      <w:r w:rsidR="00D724E5">
        <w:rPr>
          <w:rStyle w:val="affff1"/>
          <w:rtl/>
        </w:rPr>
        <w:tab/>
      </w:r>
      <w:r w:rsidR="00D724E5">
        <w:rPr>
          <w:rStyle w:val="affff1"/>
          <w:rtl/>
        </w:rPr>
        <w:tab/>
      </w:r>
      <w:r w:rsidR="00D724E5">
        <w:rPr>
          <w:rStyle w:val="affff1"/>
          <w:rtl/>
        </w:rPr>
        <w:tab/>
      </w:r>
      <w:r w:rsidR="00D724E5">
        <w:rPr>
          <w:rStyle w:val="affff1"/>
          <w:rFonts w:hint="cs"/>
          <w:rtl/>
        </w:rPr>
        <w:t xml:space="preserve">      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>הקרובה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לרבות</w:t>
      </w:r>
    </w:p>
    <w:p w14:paraId="08FF2C18" w14:textId="5F9CF901" w:rsidR="00B433C9" w:rsidRPr="00C35A2C" w:rsidRDefault="00B433C9" w:rsidP="00D724E5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ארוסה שנתגרשה</w:t>
      </w:r>
      <w:r w:rsidRPr="00C35A2C">
        <w:rPr>
          <w:rFonts w:ascii="FontbitDavid" w:hAnsi="FontbitDavid"/>
          <w:sz w:val="32"/>
          <w:rtl/>
        </w:rPr>
        <w:t>,</w:t>
      </w:r>
      <w:r w:rsidR="00D724E5">
        <w:rPr>
          <w:rStyle w:val="affff1"/>
          <w:rFonts w:hint="cs"/>
          <w:rtl/>
        </w:rPr>
        <w:t xml:space="preserve"> </w:t>
      </w:r>
      <w:r w:rsidR="00D724E5">
        <w:rPr>
          <w:rStyle w:val="affff1"/>
          <w:rtl/>
        </w:rPr>
        <w:tab/>
      </w:r>
      <w:r w:rsidR="00D724E5">
        <w:rPr>
          <w:rStyle w:val="affff1"/>
          <w:rtl/>
        </w:rPr>
        <w:tab/>
      </w:r>
      <w:r w:rsidR="00D724E5">
        <w:rPr>
          <w:rStyle w:val="affff1"/>
          <w:rtl/>
        </w:rPr>
        <w:tab/>
      </w:r>
      <w:r w:rsidR="00D724E5">
        <w:rPr>
          <w:rStyle w:val="affff1"/>
          <w:rtl/>
        </w:rPr>
        <w:tab/>
      </w:r>
      <w:r w:rsidR="00D724E5">
        <w:rPr>
          <w:rStyle w:val="affff1"/>
          <w:rtl/>
        </w:rPr>
        <w:tab/>
      </w:r>
      <w:r w:rsidR="00D724E5">
        <w:rPr>
          <w:rStyle w:val="affff1"/>
          <w:rtl/>
        </w:rPr>
        <w:tab/>
      </w:r>
      <w:r w:rsidR="00D724E5">
        <w:rPr>
          <w:rStyle w:val="affff1"/>
          <w:rtl/>
        </w:rPr>
        <w:tab/>
      </w:r>
      <w:r w:rsidR="00D724E5">
        <w:rPr>
          <w:rStyle w:val="affff1"/>
          <w:rFonts w:hint="cs"/>
          <w:rtl/>
        </w:rPr>
        <w:t xml:space="preserve">  </w:t>
      </w:r>
      <w:r w:rsidR="00780435">
        <w:rPr>
          <w:rStyle w:val="affff1"/>
          <w:rFonts w:hint="cs"/>
          <w:rtl/>
        </w:rPr>
        <w:t xml:space="preserve"> 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>אליו</w:t>
      </w:r>
      <w:r w:rsidRPr="00964F6D">
        <w:rPr>
          <w:rStyle w:val="affff1"/>
          <w:rFonts w:hint="cs"/>
          <w:rtl/>
        </w:rPr>
        <w:t>'</w:t>
      </w:r>
      <w:r w:rsidRPr="00964F6D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- לרבות את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הבוגרת</w:t>
      </w:r>
      <w:r w:rsidRPr="00C35A2C">
        <w:rPr>
          <w:rFonts w:ascii="FontbitDavid" w:hAnsi="FontbitDavid"/>
          <w:sz w:val="32"/>
          <w:rtl/>
        </w:rPr>
        <w:t>.</w:t>
      </w:r>
    </w:p>
    <w:p w14:paraId="4463CC1E" w14:textId="376F4470" w:rsidR="00B433C9" w:rsidRPr="00AC7749" w:rsidRDefault="00B433C9" w:rsidP="00B55EDF">
      <w:pPr>
        <w:rPr>
          <w:rFonts w:ascii="FontbitDavid" w:hAnsi="FontbitDavid"/>
          <w:spacing w:val="-6"/>
          <w:sz w:val="32"/>
          <w:rtl/>
        </w:rPr>
      </w:pPr>
      <w:r w:rsidRPr="00074D93">
        <w:rPr>
          <w:rStyle w:val="affff5"/>
          <w:rtl/>
        </w:rPr>
        <w:t>וריו</w:t>
      </w:r>
      <w:r w:rsidR="00D330D0">
        <w:rPr>
          <w:rStyle w:val="affff5"/>
          <w:rFonts w:hint="cs"/>
          <w:rtl/>
        </w:rPr>
        <w:t>"</w:t>
      </w:r>
      <w:r w:rsidRPr="00D330D0">
        <w:rPr>
          <w:rStyle w:val="affff5"/>
          <w:rtl/>
        </w:rPr>
        <w:t>ס</w:t>
      </w:r>
      <w:r w:rsidRPr="00B45C2D">
        <w:rPr>
          <w:rStyle w:val="affff5"/>
          <w:rtl/>
        </w:rPr>
        <w:t xml:space="preserve"> במוכ</w:t>
      </w:r>
      <w:r w:rsidR="00D330D0">
        <w:rPr>
          <w:rStyle w:val="affff5"/>
          <w:rFonts w:hint="cs"/>
          <w:rtl/>
        </w:rPr>
        <w:t>"</w:t>
      </w:r>
      <w:r w:rsidRPr="00B45C2D">
        <w:rPr>
          <w:rStyle w:val="affff5"/>
          <w:rtl/>
        </w:rPr>
        <w:t xml:space="preserve">ע </w:t>
      </w:r>
      <w:r w:rsidR="00D330D0" w:rsidRPr="00B45C2D">
        <w:rPr>
          <w:rStyle w:val="affff5"/>
          <w:rFonts w:hint="eastAsia"/>
          <w:rtl/>
        </w:rPr>
        <w:t>מכשיר</w:t>
      </w:r>
      <w:r w:rsidR="00D330D0" w:rsidRPr="00B45C2D">
        <w:rPr>
          <w:rStyle w:val="affff5"/>
          <w:rtl/>
        </w:rPr>
        <w:t xml:space="preserve"> </w:t>
      </w:r>
      <w:r w:rsidRPr="00B45C2D">
        <w:rPr>
          <w:rStyle w:val="affff5"/>
          <w:rtl/>
        </w:rPr>
        <w:t>כר"</w:t>
      </w:r>
      <w:r w:rsidRPr="00B45C2D">
        <w:rPr>
          <w:rStyle w:val="affff5"/>
          <w:rFonts w:hint="eastAsia"/>
          <w:rtl/>
        </w:rPr>
        <w:t>מ</w:t>
      </w:r>
      <w:r w:rsidR="00D330D0" w:rsidRPr="00B45C2D">
        <w:rPr>
          <w:rStyle w:val="affff5"/>
          <w:rtl/>
        </w:rPr>
        <w:t>: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</w:t>
      </w:r>
      <w:r w:rsidR="00D330D0">
        <w:rPr>
          <w:rStyle w:val="affff1"/>
          <w:rFonts w:hint="cs"/>
          <w:spacing w:val="-6"/>
          <w:rtl/>
        </w:rPr>
        <w:t>דמ</w:t>
      </w:r>
      <w:r w:rsidRPr="00AC7749">
        <w:rPr>
          <w:rStyle w:val="affff1"/>
          <w:rFonts w:hint="cs"/>
          <w:spacing w:val="-6"/>
          <w:rtl/>
        </w:rPr>
        <w:t xml:space="preserve">'לא היתה' </w:t>
      </w:r>
      <w:r w:rsidRPr="00AC7749">
        <w:rPr>
          <w:rFonts w:ascii="FontbitDavid" w:hAnsi="FontbitDavid" w:hint="cs"/>
          <w:spacing w:val="-6"/>
          <w:sz w:val="32"/>
          <w:rtl/>
        </w:rPr>
        <w:t>חדא</w:t>
      </w:r>
      <w:r w:rsidR="00D330D0">
        <w:rPr>
          <w:rFonts w:ascii="FontbitDavid" w:hAnsi="FontbitDavid" w:hint="cs"/>
          <w:spacing w:val="-6"/>
          <w:sz w:val="32"/>
          <w:rtl/>
        </w:rPr>
        <w:t>,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</w:t>
      </w:r>
      <w:r w:rsidR="00D330D0">
        <w:rPr>
          <w:rFonts w:ascii="FontbitDavid" w:hAnsi="FontbitDavid"/>
          <w:spacing w:val="-6"/>
          <w:sz w:val="32"/>
          <w:rtl/>
        </w:rPr>
        <w:tab/>
      </w:r>
      <w:r w:rsidR="00D330D0">
        <w:rPr>
          <w:rFonts w:ascii="FontbitDavid" w:hAnsi="FontbitDavid"/>
          <w:spacing w:val="-6"/>
          <w:sz w:val="32"/>
          <w:rtl/>
        </w:rPr>
        <w:tab/>
      </w:r>
      <w:r w:rsidR="00D330D0">
        <w:rPr>
          <w:rFonts w:ascii="FontbitDavid" w:hAnsi="FontbitDavid"/>
          <w:spacing w:val="-6"/>
          <w:sz w:val="32"/>
          <w:rtl/>
        </w:rPr>
        <w:tab/>
      </w:r>
      <w:r w:rsidR="00D330D0">
        <w:rPr>
          <w:rFonts w:ascii="FontbitDavid" w:hAnsi="FontbitDavid" w:hint="cs"/>
          <w:spacing w:val="-6"/>
          <w:sz w:val="32"/>
          <w:rtl/>
        </w:rPr>
        <w:t xml:space="preserve">  </w:t>
      </w:r>
      <w:r w:rsidR="00D330D0">
        <w:rPr>
          <w:rStyle w:val="affff1"/>
          <w:rFonts w:hint="cs"/>
          <w:spacing w:val="-6"/>
          <w:rtl/>
        </w:rPr>
        <w:t>ו</w:t>
      </w:r>
      <w:r w:rsidRPr="00AC7749">
        <w:rPr>
          <w:rStyle w:val="affff1"/>
          <w:rFonts w:hint="cs"/>
          <w:spacing w:val="-6"/>
          <w:rtl/>
        </w:rPr>
        <w:t>מ'לאיש</w:t>
      </w:r>
      <w:r w:rsidRPr="00AC7749">
        <w:rPr>
          <w:rStyle w:val="affff1"/>
          <w:spacing w:val="-6"/>
          <w:rtl/>
        </w:rPr>
        <w:t>'</w:t>
      </w:r>
      <w:r w:rsidR="00D330D0">
        <w:rPr>
          <w:rFonts w:ascii="FontbitDavid" w:hAnsi="FontbitDavid" w:hint="cs"/>
          <w:spacing w:val="-6"/>
          <w:sz w:val="32"/>
          <w:rtl/>
        </w:rPr>
        <w:t xml:space="preserve"> חדא.</w:t>
      </w:r>
    </w:p>
    <w:p w14:paraId="3B50293D" w14:textId="3CC19C5B" w:rsidR="00D330D0" w:rsidRPr="00B45C2D" w:rsidRDefault="00A84289" w:rsidP="00615A60">
      <w:pPr>
        <w:pStyle w:val="affff2"/>
        <w:rPr>
          <w:rtl/>
        </w:rPr>
      </w:pPr>
      <w:bookmarkStart w:id="679" w:name="_Toc119172908"/>
      <w:bookmarkStart w:id="680" w:name="_Toc119229999"/>
      <w:r w:rsidRPr="00B45C2D">
        <w:rPr>
          <w:rFonts w:hint="eastAsia"/>
          <w:rtl/>
        </w:rPr>
        <w:t>ב</w:t>
      </w:r>
      <w:r w:rsidRPr="00B45C2D">
        <w:rPr>
          <w:rtl/>
        </w:rPr>
        <w:t xml:space="preserve">' </w:t>
      </w:r>
      <w:r w:rsidRPr="00B45C2D">
        <w:rPr>
          <w:rFonts w:hint="eastAsia"/>
          <w:rtl/>
        </w:rPr>
        <w:t>מימרות</w:t>
      </w:r>
      <w:r w:rsidRPr="00B45C2D">
        <w:rPr>
          <w:rtl/>
        </w:rPr>
        <w:t xml:space="preserve"> </w:t>
      </w:r>
      <w:r w:rsidRPr="00B45C2D">
        <w:rPr>
          <w:rFonts w:hint="eastAsia"/>
          <w:rtl/>
        </w:rPr>
        <w:t>של</w:t>
      </w:r>
      <w:r w:rsidRPr="00B45C2D">
        <w:rPr>
          <w:rtl/>
        </w:rPr>
        <w:t xml:space="preserve"> </w:t>
      </w:r>
      <w:r w:rsidRPr="00B45C2D">
        <w:rPr>
          <w:rFonts w:hint="eastAsia"/>
          <w:rtl/>
        </w:rPr>
        <w:t>רשב</w:t>
      </w:r>
      <w:r w:rsidRPr="00B45C2D">
        <w:rPr>
          <w:rtl/>
        </w:rPr>
        <w:t xml:space="preserve">"י </w:t>
      </w:r>
      <w:r w:rsidRPr="00B45C2D">
        <w:rPr>
          <w:rFonts w:hint="eastAsia"/>
          <w:rtl/>
        </w:rPr>
        <w:t>הקשורות</w:t>
      </w:r>
      <w:r w:rsidRPr="00B45C2D">
        <w:rPr>
          <w:rtl/>
        </w:rPr>
        <w:t xml:space="preserve"> </w:t>
      </w:r>
      <w:r w:rsidRPr="00B45C2D">
        <w:rPr>
          <w:rFonts w:hint="eastAsia"/>
          <w:rtl/>
        </w:rPr>
        <w:t>ל</w:t>
      </w:r>
      <w:r>
        <w:rPr>
          <w:rFonts w:hint="cs"/>
          <w:rtl/>
        </w:rPr>
        <w:t>בעולות, ול</w:t>
      </w:r>
      <w:r w:rsidRPr="00B45C2D">
        <w:rPr>
          <w:rFonts w:hint="eastAsia"/>
          <w:rtl/>
        </w:rPr>
        <w:t>מלחמת</w:t>
      </w:r>
      <w:r w:rsidRPr="00B45C2D">
        <w:rPr>
          <w:rtl/>
        </w:rPr>
        <w:t xml:space="preserve"> </w:t>
      </w:r>
      <w:r w:rsidRPr="00B45C2D">
        <w:rPr>
          <w:rFonts w:hint="eastAsia"/>
          <w:rtl/>
        </w:rPr>
        <w:t>מדין</w:t>
      </w:r>
      <w:bookmarkEnd w:id="679"/>
      <w:bookmarkEnd w:id="680"/>
    </w:p>
    <w:p w14:paraId="04AC537C" w14:textId="4CB92E66" w:rsidR="00A84289" w:rsidRDefault="00A84289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074D93">
        <w:rPr>
          <w:rStyle w:val="affff5"/>
          <w:rFonts w:hint="cs"/>
          <w:rtl/>
        </w:rPr>
        <w:t>רשב</w:t>
      </w:r>
      <w:r w:rsidR="00B433C9" w:rsidRPr="00074D93">
        <w:rPr>
          <w:rStyle w:val="affff5"/>
          <w:rtl/>
        </w:rPr>
        <w:t>"</w:t>
      </w:r>
      <w:r w:rsidR="00B433C9" w:rsidRPr="00074D93">
        <w:rPr>
          <w:rStyle w:val="affff5"/>
          <w:rFonts w:hint="cs"/>
          <w:rtl/>
        </w:rPr>
        <w:t>י</w:t>
      </w:r>
      <w:r w:rsidR="00B433C9" w:rsidRPr="00074D93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גיורת פחותה מבת שלש </w:t>
      </w:r>
      <w:r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/>
          <w:sz w:val="32"/>
          <w:rtl/>
        </w:rPr>
        <w:t xml:space="preserve"> כשרה לכהונה</w:t>
      </w:r>
      <w:r w:rsidRPr="00B45C2D">
        <w:rPr>
          <w:rStyle w:val="affff8"/>
          <w:rtl/>
        </w:rPr>
        <w:t xml:space="preserve"> ואינה כזונה</w:t>
      </w:r>
      <w:r w:rsidR="00B433C9" w:rsidRPr="00B45C2D">
        <w:rPr>
          <w:rStyle w:val="affff8"/>
          <w:rtl/>
        </w:rPr>
        <w:t>,</w:t>
      </w:r>
    </w:p>
    <w:p w14:paraId="77D105CB" w14:textId="12303EAC" w:rsidR="00B433C9" w:rsidRDefault="00196756" w:rsidP="00A84289">
      <w:pPr>
        <w:rPr>
          <w:rFonts w:ascii="FontbitDavid" w:hAnsi="FontbitDavid"/>
          <w:sz w:val="32"/>
          <w:rtl/>
        </w:rPr>
      </w:pPr>
      <w:r w:rsidRPr="00B45C2D">
        <w:rPr>
          <w:rStyle w:val="affff1"/>
          <w:rFonts w:hint="eastAsia"/>
          <w:rtl/>
        </w:rPr>
        <w:t>ד</w:t>
      </w:r>
      <w:r w:rsidR="00B433C9" w:rsidRPr="00A84289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וכל הטף בנשים</w:t>
      </w:r>
      <w:r w:rsidR="00A84289"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 החיו לכם</w:t>
      </w:r>
      <w:r w:rsidR="00B433C9" w:rsidRPr="00AD1A41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ופנחס עמהם</w:t>
      </w:r>
      <w:r w:rsidR="00A84289">
        <w:rPr>
          <w:rFonts w:ascii="FontbitDavid" w:hAnsi="FontbitDavid" w:hint="cs"/>
          <w:sz w:val="32"/>
          <w:rtl/>
        </w:rPr>
        <w:t xml:space="preserve">, </w:t>
      </w:r>
      <w:r w:rsidR="00A84289">
        <w:rPr>
          <w:rStyle w:val="affff5"/>
          <w:rFonts w:hint="cs"/>
          <w:rtl/>
        </w:rPr>
        <w:t>ול</w:t>
      </w:r>
      <w:r w:rsidR="00B433C9" w:rsidRPr="00A84289">
        <w:rPr>
          <w:rStyle w:val="affff5"/>
          <w:rtl/>
        </w:rPr>
        <w:t>רבנן</w:t>
      </w:r>
      <w:r w:rsidR="00A84289">
        <w:rPr>
          <w:rStyle w:val="affff8"/>
          <w:rFonts w:hint="cs"/>
          <w:rtl/>
        </w:rPr>
        <w:t xml:space="preserve"> </w:t>
      </w:r>
      <w:r w:rsidR="00B433C9" w:rsidRPr="00B45C2D">
        <w:rPr>
          <w:rStyle w:val="affff8"/>
          <w:rtl/>
        </w:rPr>
        <w:t>-</w:t>
      </w:r>
      <w:r w:rsidR="00A84289">
        <w:rPr>
          <w:rStyle w:val="affff8"/>
          <w:rFonts w:hint="cs"/>
          <w:rtl/>
        </w:rPr>
        <w:t xml:space="preserve"> </w:t>
      </w:r>
      <w:r w:rsidR="00B433C9" w:rsidRPr="00B45C2D">
        <w:rPr>
          <w:rStyle w:val="affff8"/>
          <w:rtl/>
        </w:rPr>
        <w:t>לעבדים ולשפחות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28D8298B" w14:textId="77533611" w:rsidR="00B433C9" w:rsidRDefault="00A84289" w:rsidP="00B55EDF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אבל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בת ג'</w:t>
      </w:r>
      <w:r>
        <w:rPr>
          <w:rFonts w:ascii="FontbitDavid" w:hAnsi="FontbitDavid" w:hint="cs"/>
          <w:sz w:val="32"/>
          <w:rtl/>
        </w:rPr>
        <w:t xml:space="preserve"> פסולה אפי' לא נבעלה </w:t>
      </w:r>
      <w:r w:rsidR="00B433C9" w:rsidRPr="00C35A2C">
        <w:rPr>
          <w:rFonts w:ascii="FontbitDavid" w:hAnsi="FontbitDavid" w:hint="cs"/>
          <w:sz w:val="32"/>
          <w:rtl/>
        </w:rPr>
        <w:t xml:space="preserve">- </w:t>
      </w: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 w:hint="cs"/>
          <w:sz w:val="32"/>
          <w:rtl/>
        </w:rPr>
        <w:t>בראויה ליבעל מדבר</w:t>
      </w:r>
      <w:r w:rsidR="00196756">
        <w:rPr>
          <w:rFonts w:ascii="FontbitDavid" w:hAnsi="FontbitDavid" w:hint="cs"/>
          <w:sz w:val="32"/>
          <w:rtl/>
        </w:rPr>
        <w:t>,</w:t>
      </w:r>
    </w:p>
    <w:p w14:paraId="07BE8973" w14:textId="2BD25817" w:rsidR="00B433C9" w:rsidRDefault="00A84289" w:rsidP="007C50EB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ד</w:t>
      </w:r>
      <w:r w:rsidRPr="00B45C2D">
        <w:rPr>
          <w:rStyle w:val="affff5"/>
          <w:rFonts w:hint="eastAsia"/>
          <w:rtl/>
        </w:rPr>
        <w:t>יקשה</w:t>
      </w:r>
      <w:r w:rsidRPr="00B45C2D">
        <w:rPr>
          <w:rStyle w:val="affff5"/>
          <w:rtl/>
        </w:rPr>
        <w:t>:</w:t>
      </w:r>
      <w:r>
        <w:rPr>
          <w:rStyle w:val="affff5"/>
          <w:rFonts w:hint="cs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כל אשה </w:t>
      </w:r>
      <w:r>
        <w:rPr>
          <w:rStyle w:val="affff8"/>
          <w:rFonts w:hint="cs"/>
          <w:rtl/>
        </w:rPr>
        <w:t>[</w:t>
      </w:r>
      <w:r w:rsidRPr="00B45C2D">
        <w:rPr>
          <w:rStyle w:val="affff8"/>
          <w:rFonts w:hint="eastAsia"/>
          <w:rtl/>
        </w:rPr>
        <w:t>גדולה</w:t>
      </w:r>
      <w:r>
        <w:rPr>
          <w:rStyle w:val="affff8"/>
          <w:rFonts w:hint="cs"/>
          <w:rtl/>
        </w:rPr>
        <w:t>]</w:t>
      </w:r>
      <w:r>
        <w:rPr>
          <w:rStyle w:val="affff1"/>
          <w:rFonts w:hint="cs"/>
          <w:rtl/>
        </w:rPr>
        <w:t xml:space="preserve"> </w:t>
      </w:r>
      <w:r w:rsidR="00B433C9" w:rsidRPr="00AD1A41">
        <w:rPr>
          <w:rStyle w:val="affff1"/>
          <w:rtl/>
        </w:rPr>
        <w:t>יודעת איש</w:t>
      </w:r>
      <w:r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 הרוגו</w:t>
      </w:r>
      <w:r w:rsidR="00B433C9" w:rsidRPr="00AD1A41"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הא אינה יודעת קיימו,</w:t>
      </w:r>
    </w:p>
    <w:p w14:paraId="45EC4E06" w14:textId="5A6B7215" w:rsidR="00A84289" w:rsidRDefault="00A84289" w:rsidP="00A84289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 xml:space="preserve">טף </w:t>
      </w:r>
      <w:r>
        <w:rPr>
          <w:rFonts w:ascii="FontbitDavid" w:hAnsi="FontbitDavid" w:hint="cs"/>
          <w:sz w:val="32"/>
          <w:rtl/>
        </w:rPr>
        <w:t>תמיד</w:t>
      </w:r>
      <w:r w:rsidR="00B433C9" w:rsidRPr="00C35A2C">
        <w:rPr>
          <w:rFonts w:ascii="FontbitDavid" w:hAnsi="FontbitDavid"/>
          <w:sz w:val="32"/>
          <w:rtl/>
        </w:rPr>
        <w:t xml:space="preserve"> קיימו</w:t>
      </w:r>
      <w:r>
        <w:rPr>
          <w:rFonts w:ascii="FontbitDavid" w:hAnsi="FontbitDavid" w:hint="cs"/>
          <w:sz w:val="32"/>
          <w:rtl/>
        </w:rPr>
        <w:t xml:space="preserve">, </w:t>
      </w:r>
      <w:r w:rsidR="00B433C9" w:rsidRPr="00B45C2D">
        <w:rPr>
          <w:rStyle w:val="affff5"/>
          <w:rtl/>
        </w:rPr>
        <w:t>וכתיב</w:t>
      </w:r>
      <w:r w:rsidRPr="00B45C2D">
        <w:rPr>
          <w:rStyle w:val="affff5"/>
          <w:rtl/>
        </w:rPr>
        <w:t xml:space="preserve"> בתריה</w:t>
      </w:r>
      <w:r w:rsidR="00B433C9" w:rsidRPr="00C35A2C">
        <w:rPr>
          <w:rFonts w:ascii="FontbitDavid" w:hAnsi="FontbitDavid"/>
          <w:sz w:val="32"/>
          <w:rtl/>
        </w:rPr>
        <w:t>: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וכל הטף</w:t>
      </w:r>
      <w:r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 אשר לא ידעו</w:t>
      </w:r>
      <w:r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 החיו לכם</w:t>
      </w:r>
      <w:r w:rsidR="00B433C9" w:rsidRPr="00AD1A41"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</w:t>
      </w:r>
    </w:p>
    <w:p w14:paraId="5C181FD4" w14:textId="5B31C588" w:rsidR="00B433C9" w:rsidRPr="00C35A2C" w:rsidRDefault="00A84289" w:rsidP="00A84289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/>
          <w:sz w:val="32"/>
          <w:rtl/>
        </w:rPr>
        <w:t xml:space="preserve"> הא ידעי</w:t>
      </w:r>
      <w:r w:rsidRPr="00B45C2D">
        <w:rPr>
          <w:rStyle w:val="affff8"/>
          <w:rtl/>
        </w:rPr>
        <w:t xml:space="preserve"> [או גדולה אף לא ידעה]</w:t>
      </w:r>
      <w:r>
        <w:rPr>
          <w:rStyle w:val="affff8"/>
          <w:rFonts w:hint="cs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הרוגו</w:t>
      </w:r>
      <w:r>
        <w:rPr>
          <w:rFonts w:ascii="FontbitDavid" w:hAnsi="FontbitDavid" w:hint="cs"/>
          <w:sz w:val="32"/>
          <w:rtl/>
        </w:rPr>
        <w:t>,</w:t>
      </w:r>
    </w:p>
    <w:p w14:paraId="2489F184" w14:textId="3A102BCF" w:rsidR="00B433C9" w:rsidRPr="00C35A2C" w:rsidRDefault="00A84289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ובהכרח</w:t>
      </w:r>
      <w:r w:rsidR="00B433C9" w:rsidRPr="00074D93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ב</w:t>
      </w:r>
      <w:r>
        <w:rPr>
          <w:rFonts w:ascii="FontbitDavid" w:hAnsi="FontbitDavid" w:hint="cs"/>
          <w:sz w:val="32"/>
          <w:rtl/>
        </w:rPr>
        <w:t>'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ראויה ליבעל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הכתוב מדבר</w:t>
      </w:r>
      <w:r w:rsidRPr="00B45C2D">
        <w:rPr>
          <w:rStyle w:val="affff8"/>
          <w:rtl/>
        </w:rPr>
        <w:t xml:space="preserve"> [ואפי' בת ג</w:t>
      </w:r>
      <w:r>
        <w:rPr>
          <w:rStyle w:val="affff8"/>
          <w:rFonts w:hint="cs"/>
          <w:rtl/>
        </w:rPr>
        <w:t>' - בכלל אשה</w:t>
      </w:r>
      <w:r w:rsidRPr="00B45C2D">
        <w:rPr>
          <w:rStyle w:val="affff8"/>
          <w:rtl/>
        </w:rPr>
        <w:t>].</w:t>
      </w:r>
    </w:p>
    <w:p w14:paraId="1EB5FFA2" w14:textId="323AACC9" w:rsidR="00196756" w:rsidRDefault="00B433C9" w:rsidP="00F816C3">
      <w:pPr>
        <w:rPr>
          <w:rFonts w:ascii="FontbitDavid" w:hAnsi="FontbitDavid"/>
          <w:sz w:val="32"/>
          <w:rtl/>
        </w:rPr>
      </w:pPr>
      <w:r w:rsidRPr="00074D93">
        <w:rPr>
          <w:rStyle w:val="affff5"/>
          <w:rFonts w:hint="cs"/>
          <w:rtl/>
        </w:rPr>
        <w:t>וידע</w:t>
      </w:r>
      <w:r w:rsidR="00F816C3">
        <w:rPr>
          <w:rStyle w:val="affff5"/>
          <w:rFonts w:hint="cs"/>
          <w:rtl/>
        </w:rPr>
        <w:t>ו</w:t>
      </w:r>
      <w:r w:rsidRPr="00074D93">
        <w:rPr>
          <w:rStyle w:val="affff5"/>
          <w:rFonts w:hint="cs"/>
          <w:rtl/>
        </w:rPr>
        <w:t xml:space="preserve"> </w:t>
      </w:r>
      <w:r w:rsidR="00F816C3">
        <w:rPr>
          <w:rStyle w:val="affff5"/>
          <w:rFonts w:hint="cs"/>
          <w:rtl/>
        </w:rPr>
        <w:t xml:space="preserve">ה'ראויה ליבעל': </w:t>
      </w:r>
      <w:r w:rsidR="00F816C3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>העבירום לפני הציץ, כל שפניה מוריקות</w:t>
      </w:r>
      <w:r w:rsidR="00F816C3">
        <w:rPr>
          <w:rFonts w:ascii="FontbitDavid" w:hAnsi="FontbitDavid" w:hint="cs"/>
          <w:sz w:val="32"/>
          <w:rtl/>
        </w:rPr>
        <w:t>.</w:t>
      </w:r>
    </w:p>
    <w:p w14:paraId="08F4A39D" w14:textId="72A4DB8C" w:rsidR="00B433C9" w:rsidRPr="00C35A2C" w:rsidRDefault="00F816C3" w:rsidP="00F816C3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lastRenderedPageBreak/>
        <w:t>ו</w:t>
      </w:r>
      <w:r w:rsidR="00B433C9" w:rsidRPr="00074D93">
        <w:rPr>
          <w:rStyle w:val="affff5"/>
          <w:rtl/>
        </w:rPr>
        <w:t>כיוצ"</w:t>
      </w:r>
      <w:r w:rsidR="00B433C9" w:rsidRPr="00074D93">
        <w:rPr>
          <w:rStyle w:val="affff5"/>
          <w:rFonts w:hint="cs"/>
          <w:rtl/>
        </w:rPr>
        <w:t>ב</w:t>
      </w:r>
      <w:r w:rsidR="00B433C9" w:rsidRPr="00074D93">
        <w:rPr>
          <w:rStyle w:val="affff5"/>
          <w:rtl/>
        </w:rPr>
        <w:t xml:space="preserve">: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וימצאו מיושבי יבש גלעד ארבע מאות נערה בתולה אשר לא ידעו איש למשכב זכר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ד</w:t>
      </w:r>
      <w:r w:rsidR="00B433C9" w:rsidRPr="00C35A2C">
        <w:rPr>
          <w:rFonts w:ascii="FontbitDavid" w:hAnsi="FontbitDavid"/>
          <w:sz w:val="32"/>
          <w:rtl/>
        </w:rPr>
        <w:t>הושיבום על פי חבית יין, בעולה ריחה נודף.</w:t>
      </w:r>
    </w:p>
    <w:p w14:paraId="6C813CBA" w14:textId="605AC390" w:rsidR="00F816C3" w:rsidRDefault="00B433C9" w:rsidP="00736C06">
      <w:pPr>
        <w:rPr>
          <w:rFonts w:ascii="FontbitDavid" w:hAnsi="FontbitDavid"/>
          <w:sz w:val="32"/>
          <w:rtl/>
        </w:rPr>
      </w:pPr>
      <w:r w:rsidRPr="00074D93">
        <w:rPr>
          <w:rStyle w:val="affff5"/>
          <w:rtl/>
        </w:rPr>
        <w:t>ו</w:t>
      </w:r>
      <w:r w:rsidRPr="00074D93">
        <w:rPr>
          <w:rStyle w:val="affff5"/>
          <w:rFonts w:hint="cs"/>
          <w:rtl/>
        </w:rPr>
        <w:t xml:space="preserve">לא </w:t>
      </w:r>
      <w:r w:rsidRPr="00B45C2D">
        <w:rPr>
          <w:rStyle w:val="affff5"/>
          <w:rFonts w:hint="eastAsia"/>
          <w:rtl/>
        </w:rPr>
        <w:t>לפני</w:t>
      </w:r>
      <w:r w:rsidRPr="00B45C2D">
        <w:rPr>
          <w:rStyle w:val="affff5"/>
          <w:rtl/>
        </w:rPr>
        <w:t xml:space="preserve"> </w:t>
      </w:r>
      <w:r w:rsidRPr="00B45C2D">
        <w:rPr>
          <w:rStyle w:val="affff5"/>
          <w:rFonts w:hint="eastAsia"/>
          <w:rtl/>
        </w:rPr>
        <w:t>ציץ</w:t>
      </w:r>
      <w:r w:rsidR="00F816C3" w:rsidRPr="00B45C2D">
        <w:rPr>
          <w:rStyle w:val="affff5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BF2C41">
        <w:rPr>
          <w:rStyle w:val="affff1"/>
          <w:rtl/>
        </w:rPr>
        <w:t>לרצון</w:t>
      </w:r>
      <w:r w:rsidR="00F816C3">
        <w:rPr>
          <w:rStyle w:val="affff1"/>
          <w:rFonts w:hint="cs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ולא פורענות</w:t>
      </w:r>
      <w:r w:rsidR="00F816C3">
        <w:rPr>
          <w:rFonts w:ascii="FontbitDavid" w:hAnsi="FontbitDavid" w:hint="cs"/>
          <w:sz w:val="32"/>
          <w:rtl/>
        </w:rPr>
        <w:t>,</w:t>
      </w:r>
      <w:r w:rsidR="00F816C3" w:rsidRPr="00B45C2D">
        <w:rPr>
          <w:rStyle w:val="affff1"/>
          <w:rtl/>
        </w:rPr>
        <w:t xml:space="preserve"> להם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F816C3">
        <w:rPr>
          <w:rFonts w:ascii="FontbitDavid" w:hAnsi="FontbitDavid" w:hint="cs"/>
          <w:sz w:val="32"/>
          <w:rtl/>
        </w:rPr>
        <w:t>אבל לגוים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AB43C5">
        <w:rPr>
          <w:rFonts w:ascii="FontbitDavid" w:hAnsi="FontbitDavid" w:hint="cs"/>
          <w:sz w:val="32"/>
          <w:rtl/>
        </w:rPr>
        <w:t>אף</w:t>
      </w:r>
      <w:r w:rsidRPr="00C35A2C">
        <w:rPr>
          <w:rFonts w:ascii="FontbitDavid" w:hAnsi="FontbitDavid" w:hint="cs"/>
          <w:sz w:val="32"/>
          <w:rtl/>
        </w:rPr>
        <w:t xml:space="preserve"> לפורענות</w:t>
      </w:r>
      <w:r w:rsidR="00F816C3">
        <w:rPr>
          <w:rFonts w:ascii="FontbitDavid" w:hAnsi="FontbitDavid" w:hint="cs"/>
          <w:sz w:val="32"/>
          <w:rtl/>
        </w:rPr>
        <w:t>.</w:t>
      </w:r>
    </w:p>
    <w:p w14:paraId="1B83E6EB" w14:textId="4496A948" w:rsidR="00B433C9" w:rsidRPr="00C35A2C" w:rsidRDefault="00B433C9" w:rsidP="00B55EDF">
      <w:pPr>
        <w:rPr>
          <w:rtl/>
        </w:rPr>
      </w:pPr>
      <w:r w:rsidRPr="00074D93">
        <w:rPr>
          <w:rStyle w:val="affff5"/>
          <w:rFonts w:hint="cs"/>
          <w:rtl/>
        </w:rPr>
        <w:t>ריב</w:t>
      </w:r>
      <w:r w:rsidRPr="00074D93">
        <w:rPr>
          <w:rStyle w:val="affff5"/>
          <w:rtl/>
        </w:rPr>
        <w:t>"</w:t>
      </w:r>
      <w:r w:rsidRPr="00074D93">
        <w:rPr>
          <w:rStyle w:val="affff5"/>
          <w:rFonts w:hint="cs"/>
          <w:rtl/>
        </w:rPr>
        <w:t>א מריב</w:t>
      </w:r>
      <w:r w:rsidRPr="00074D93">
        <w:rPr>
          <w:rStyle w:val="affff5"/>
          <w:rtl/>
        </w:rPr>
        <w:t>"</w:t>
      </w:r>
      <w:r w:rsidRPr="00074D93">
        <w:rPr>
          <w:rStyle w:val="affff5"/>
          <w:rFonts w:hint="cs"/>
          <w:rtl/>
        </w:rPr>
        <w:t>ל</w:t>
      </w:r>
      <w:r w:rsidRPr="00074D93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הלכה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074D93">
        <w:rPr>
          <w:rStyle w:val="affff5"/>
          <w:rtl/>
        </w:rPr>
        <w:t>כר</w:t>
      </w:r>
      <w:r w:rsidRPr="00074D93">
        <w:rPr>
          <w:rStyle w:val="affff5"/>
          <w:rFonts w:hint="cs"/>
          <w:rtl/>
        </w:rPr>
        <w:t>שב</w:t>
      </w:r>
      <w:r w:rsidRPr="00074D93">
        <w:rPr>
          <w:rStyle w:val="affff5"/>
          <w:rtl/>
        </w:rPr>
        <w:t>"</w:t>
      </w:r>
      <w:r w:rsidRPr="00074D93">
        <w:rPr>
          <w:rStyle w:val="affff5"/>
          <w:rFonts w:hint="cs"/>
          <w:rtl/>
        </w:rPr>
        <w:t>י</w:t>
      </w:r>
      <w:r w:rsidRPr="00074D93">
        <w:rPr>
          <w:rStyle w:val="affff5"/>
          <w:rtl/>
        </w:rPr>
        <w:t>.</w:t>
      </w:r>
    </w:p>
    <w:p w14:paraId="05A693F9" w14:textId="55803FD0" w:rsidR="00B433C9" w:rsidRPr="0039104D" w:rsidRDefault="00B97C19" w:rsidP="002978E0">
      <w:pPr>
        <w:rPr>
          <w:rFonts w:ascii="FontbitDavid" w:hAnsi="FontbitDavid" w:cs="PFT_Frank"/>
          <w:b/>
          <w:bCs/>
          <w:sz w:val="14"/>
          <w:szCs w:val="14"/>
          <w:rtl/>
        </w:rPr>
      </w:pPr>
      <w:r>
        <w:rPr>
          <w:rStyle w:val="affff5"/>
          <w:rFonts w:hint="cs"/>
          <w:rtl/>
        </w:rPr>
        <w:t>ו</w:t>
      </w:r>
      <w:r w:rsidR="00F816C3" w:rsidRPr="00B45C2D">
        <w:rPr>
          <w:rStyle w:val="affff5"/>
          <w:rFonts w:hint="eastAsia"/>
          <w:rtl/>
        </w:rPr>
        <w:t>שמעה</w:t>
      </w:r>
      <w:r w:rsidR="00F816C3" w:rsidRPr="00B45C2D">
        <w:rPr>
          <w:rStyle w:val="affff5"/>
          <w:rtl/>
        </w:rPr>
        <w:t xml:space="preserve"> </w:t>
      </w:r>
      <w:r w:rsidR="00F816C3" w:rsidRPr="00B45C2D">
        <w:rPr>
          <w:rStyle w:val="affff5"/>
          <w:rFonts w:hint="eastAsia"/>
          <w:rtl/>
        </w:rPr>
        <w:t>בפירו</w:t>
      </w:r>
      <w:r w:rsidRPr="00B45C2D">
        <w:rPr>
          <w:rStyle w:val="affff5"/>
          <w:rFonts w:hint="eastAsia"/>
          <w:rtl/>
        </w:rPr>
        <w:t>ש</w:t>
      </w:r>
      <w:r w:rsidRPr="00B45C2D">
        <w:rPr>
          <w:rStyle w:val="affff5"/>
          <w:rtl/>
        </w:rPr>
        <w:t>,</w:t>
      </w:r>
      <w:r w:rsidR="00F816C3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>
        <w:rPr>
          <w:rStyle w:val="affff5"/>
          <w:rFonts w:hint="cs"/>
          <w:rtl/>
        </w:rPr>
        <w:t>ולא מ</w:t>
      </w:r>
      <w:r w:rsidR="00B433C9" w:rsidRPr="00B45C2D">
        <w:rPr>
          <w:rStyle w:val="affff5"/>
          <w:rFonts w:hint="eastAsia"/>
          <w:rtl/>
        </w:rPr>
        <w:t>כללא</w:t>
      </w:r>
      <w:r>
        <w:rPr>
          <w:rStyle w:val="affff5"/>
          <w:rFonts w:hint="cs"/>
          <w:rtl/>
        </w:rPr>
        <w:t>:</w:t>
      </w:r>
      <w:r w:rsidR="00B433C9" w:rsidRPr="00B45C2D">
        <w:rPr>
          <w:rStyle w:val="affff5"/>
          <w:rtl/>
        </w:rPr>
        <w:t xml:space="preserve"> </w:t>
      </w:r>
      <w:r w:rsidR="00F816C3">
        <w:rPr>
          <w:rStyle w:val="affff5"/>
          <w:rFonts w:hint="cs"/>
          <w:rtl/>
        </w:rPr>
        <w:t xml:space="preserve">שהעיד </w:t>
      </w:r>
      <w:r w:rsidR="00B433C9" w:rsidRPr="00074D93">
        <w:rPr>
          <w:rStyle w:val="affff5"/>
          <w:rFonts w:hint="cs"/>
          <w:rtl/>
        </w:rPr>
        <w:t>ריב</w:t>
      </w:r>
      <w:r w:rsidR="00B433C9" w:rsidRPr="00074D93">
        <w:rPr>
          <w:rStyle w:val="affff5"/>
          <w:rtl/>
        </w:rPr>
        <w:t>"</w:t>
      </w:r>
      <w:r w:rsidR="00B433C9" w:rsidRPr="00074D93">
        <w:rPr>
          <w:rStyle w:val="affff5"/>
          <w:rFonts w:hint="cs"/>
          <w:rtl/>
        </w:rPr>
        <w:t>ל</w:t>
      </w:r>
      <w:r w:rsidR="00B433C9" w:rsidRPr="00C35A2C">
        <w:rPr>
          <w:rFonts w:ascii="FontbitDavid" w:hAnsi="FontbitDavid"/>
          <w:sz w:val="32"/>
          <w:rtl/>
        </w:rPr>
        <w:t xml:space="preserve"> ע</w:t>
      </w:r>
      <w:r w:rsidR="00F816C3">
        <w:rPr>
          <w:rFonts w:ascii="FontbitDavid" w:hAnsi="FontbitDavid" w:hint="cs"/>
          <w:sz w:val="32"/>
          <w:rtl/>
        </w:rPr>
        <w:t>ל ע</w:t>
      </w:r>
      <w:r w:rsidR="00B433C9" w:rsidRPr="00C35A2C">
        <w:rPr>
          <w:rFonts w:ascii="FontbitDavid" w:hAnsi="FontbitDavid"/>
          <w:sz w:val="32"/>
          <w:rtl/>
        </w:rPr>
        <w:t>יר בא</w:t>
      </w:r>
      <w:r w:rsidR="00F816C3">
        <w:rPr>
          <w:rFonts w:ascii="FontbitDavid" w:hAnsi="FontbitDavid" w:hint="cs"/>
          <w:sz w:val="32"/>
          <w:rtl/>
        </w:rPr>
        <w:t>"</w:t>
      </w:r>
      <w:r w:rsidR="00B433C9" w:rsidRPr="00C35A2C">
        <w:rPr>
          <w:rFonts w:ascii="FontbitDavid" w:hAnsi="FontbitDavid"/>
          <w:sz w:val="32"/>
          <w:rtl/>
        </w:rPr>
        <w:t xml:space="preserve">י </w:t>
      </w:r>
      <w:r w:rsidR="00F816C3">
        <w:rPr>
          <w:rStyle w:val="affff5"/>
          <w:rFonts w:hint="cs"/>
          <w:rtl/>
        </w:rPr>
        <w:t>ש</w:t>
      </w:r>
      <w:r w:rsidR="00B433C9" w:rsidRPr="00074D93">
        <w:rPr>
          <w:rStyle w:val="affff5"/>
          <w:rtl/>
        </w:rPr>
        <w:t xml:space="preserve">שגר רבי </w:t>
      </w:r>
      <w:r w:rsidR="00440341">
        <w:rPr>
          <w:rStyle w:val="affff5"/>
          <w:rFonts w:hint="cs"/>
          <w:rtl/>
        </w:rPr>
        <w:t>ל</w:t>
      </w:r>
      <w:r w:rsidR="00B433C9" w:rsidRPr="00074D93">
        <w:rPr>
          <w:rStyle w:val="affff5"/>
          <w:rtl/>
        </w:rPr>
        <w:t>ר</w:t>
      </w:r>
      <w:r w:rsidR="00F816C3">
        <w:rPr>
          <w:rStyle w:val="affff5"/>
          <w:rFonts w:hint="cs"/>
          <w:rtl/>
        </w:rPr>
        <w:t>"</w:t>
      </w:r>
      <w:r w:rsidR="00B433C9" w:rsidRPr="00074D93">
        <w:rPr>
          <w:rStyle w:val="affff5"/>
          <w:rtl/>
        </w:rPr>
        <w:t xml:space="preserve">ר </w:t>
      </w:r>
      <w:r w:rsidR="00B433C9" w:rsidRPr="00C35A2C">
        <w:rPr>
          <w:rFonts w:ascii="FontbitDavid" w:hAnsi="FontbitDavid"/>
          <w:sz w:val="32"/>
          <w:rtl/>
        </w:rPr>
        <w:t xml:space="preserve">ובדקה, ומצא בה גיורת פחותה משלש, </w:t>
      </w:r>
      <w:r w:rsidR="00B433C9" w:rsidRPr="00B45C2D">
        <w:rPr>
          <w:rStyle w:val="affff5"/>
          <w:rtl/>
        </w:rPr>
        <w:t>והכ</w:t>
      </w:r>
      <w:r>
        <w:rPr>
          <w:rStyle w:val="affff5"/>
          <w:rFonts w:hint="cs"/>
          <w:rtl/>
        </w:rPr>
        <w:t>שירה</w:t>
      </w:r>
      <w:r w:rsidR="002978E0">
        <w:rPr>
          <w:rFonts w:ascii="FontbitDavid" w:hAnsi="FontbitDavid" w:hint="cs"/>
          <w:sz w:val="32"/>
          <w:rtl/>
        </w:rPr>
        <w:t xml:space="preserve"> </w:t>
      </w:r>
      <w:r w:rsidR="00B433C9" w:rsidRPr="00074D93">
        <w:rPr>
          <w:rStyle w:val="affff5"/>
          <w:rtl/>
        </w:rPr>
        <w:t>ר</w:t>
      </w:r>
      <w:r w:rsidR="002978E0">
        <w:rPr>
          <w:rStyle w:val="affff5"/>
          <w:rFonts w:hint="cs"/>
          <w:rtl/>
        </w:rPr>
        <w:t>בי.</w:t>
      </w:r>
    </w:p>
    <w:p w14:paraId="0C71E05D" w14:textId="439FAC5C" w:rsidR="009F2F1D" w:rsidRDefault="001B2CE6" w:rsidP="00B97C19">
      <w:pPr>
        <w:rPr>
          <w:rtl/>
        </w:rPr>
      </w:pPr>
      <w:r w:rsidRPr="00B45C2D">
        <w:rPr>
          <w:rStyle w:val="affff5"/>
          <w:rFonts w:hint="eastAsia"/>
          <w:rtl/>
        </w:rPr>
        <w:t>ד</w:t>
      </w:r>
      <w:r w:rsidR="00B433C9" w:rsidRPr="00B45C2D">
        <w:rPr>
          <w:rStyle w:val="affff5"/>
          <w:rFonts w:hint="eastAsia"/>
          <w:rtl/>
        </w:rPr>
        <w:t>אי</w:t>
      </w:r>
      <w:r w:rsidR="00B433C9" w:rsidRPr="00B45C2D">
        <w:rPr>
          <w:rStyle w:val="affff5"/>
          <w:rtl/>
        </w:rPr>
        <w:t xml:space="preserve"> </w:t>
      </w:r>
      <w:r w:rsidR="00B433C9" w:rsidRPr="00B45C2D">
        <w:rPr>
          <w:rStyle w:val="affff5"/>
          <w:rFonts w:hint="eastAsia"/>
          <w:rtl/>
        </w:rPr>
        <w:t>מכללא</w:t>
      </w:r>
      <w:r w:rsidR="00B97C19">
        <w:rPr>
          <w:rStyle w:val="affff5"/>
          <w:rFonts w:hint="cs"/>
          <w:rtl/>
        </w:rPr>
        <w:t>:</w:t>
      </w:r>
      <w:r w:rsidR="00B433C9" w:rsidRPr="00EA6942">
        <w:rPr>
          <w:rFonts w:hint="cs"/>
          <w:rtl/>
        </w:rPr>
        <w:t xml:space="preserve"> </w:t>
      </w:r>
      <w:r w:rsidR="009F2F1D">
        <w:rPr>
          <w:rFonts w:hint="cs"/>
          <w:rtl/>
        </w:rPr>
        <w:t>משום</w:t>
      </w:r>
      <w:r w:rsidR="00B433C9" w:rsidRPr="00EA6942">
        <w:rPr>
          <w:rFonts w:hint="cs"/>
          <w:rtl/>
        </w:rPr>
        <w:t xml:space="preserve"> </w:t>
      </w:r>
      <w:r w:rsidR="009F2F1D">
        <w:rPr>
          <w:rFonts w:hint="cs"/>
          <w:rtl/>
        </w:rPr>
        <w:t>ש</w:t>
      </w:r>
      <w:r w:rsidR="00B433C9" w:rsidRPr="00EA6942">
        <w:rPr>
          <w:rFonts w:hint="cs"/>
          <w:rtl/>
        </w:rPr>
        <w:t xml:space="preserve">נישאה, </w:t>
      </w:r>
      <w:r>
        <w:rPr>
          <w:rStyle w:val="affff5"/>
          <w:rFonts w:hint="cs"/>
          <w:rtl/>
        </w:rPr>
        <w:t>וכ</w:t>
      </w:r>
      <w:r w:rsidR="00B433C9" w:rsidRPr="00074D93">
        <w:rPr>
          <w:rStyle w:val="affff5"/>
          <w:rFonts w:hint="cs"/>
          <w:rtl/>
        </w:rPr>
        <w:t>רב</w:t>
      </w:r>
      <w:r w:rsidR="00E03FA9">
        <w:rPr>
          <w:rStyle w:val="affff5"/>
          <w:rFonts w:hint="cs"/>
          <w:rtl/>
        </w:rPr>
        <w:t xml:space="preserve"> </w:t>
      </w:r>
      <w:r>
        <w:rPr>
          <w:rFonts w:hint="cs"/>
          <w:rtl/>
        </w:rPr>
        <w:t>ד</w:t>
      </w:r>
      <w:r w:rsidR="00B433C9" w:rsidRPr="00EA6942">
        <w:rPr>
          <w:rFonts w:hint="cs"/>
          <w:rtl/>
        </w:rPr>
        <w:t>בוגרת ומוכ</w:t>
      </w:r>
      <w:r w:rsidR="00B433C9" w:rsidRPr="00EA6942">
        <w:rPr>
          <w:rtl/>
        </w:rPr>
        <w:t>"</w:t>
      </w:r>
      <w:r w:rsidR="00B433C9" w:rsidRPr="00EA6942">
        <w:rPr>
          <w:rFonts w:hint="cs"/>
          <w:rtl/>
        </w:rPr>
        <w:t>ע אם נשא נשוי</w:t>
      </w:r>
      <w:r>
        <w:rPr>
          <w:rFonts w:hint="cs"/>
          <w:rtl/>
        </w:rPr>
        <w:t>,</w:t>
      </w:r>
    </w:p>
    <w:p w14:paraId="0237AC51" w14:textId="3B4F6F00" w:rsidR="00B433C9" w:rsidRPr="00EA6942" w:rsidRDefault="00B433C9" w:rsidP="001B2CE6">
      <w:pPr>
        <w:rPr>
          <w:rFonts w:ascii="FontbitDavid" w:hAnsi="FontbitDavid"/>
          <w:spacing w:val="-2"/>
          <w:sz w:val="32"/>
          <w:rtl/>
        </w:rPr>
      </w:pPr>
      <w:r w:rsidRPr="00B97C19">
        <w:rPr>
          <w:rStyle w:val="affff5"/>
          <w:rFonts w:hint="cs"/>
          <w:rtl/>
        </w:rPr>
        <w:t>ודחי</w:t>
      </w:r>
      <w:r w:rsidR="001B2CE6" w:rsidRPr="00B45C2D">
        <w:rPr>
          <w:rStyle w:val="affff5"/>
          <w:rFonts w:hint="eastAsia"/>
          <w:rtl/>
        </w:rPr>
        <w:t>נו</w:t>
      </w:r>
      <w:r w:rsidR="00B97C19" w:rsidRPr="00B45C2D">
        <w:rPr>
          <w:rStyle w:val="affff5"/>
          <w:rtl/>
        </w:rPr>
        <w:t>:</w:t>
      </w:r>
      <w:r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 w:rsidR="00E4677A">
        <w:rPr>
          <w:rFonts w:ascii="FontbitDavid" w:hAnsi="FontbitDavid"/>
          <w:spacing w:val="-2"/>
          <w:sz w:val="32"/>
          <w:rtl/>
        </w:rPr>
        <w:t>שם</w:t>
      </w:r>
      <w:r w:rsidRPr="00EA6942">
        <w:rPr>
          <w:rFonts w:ascii="FontbitDavid" w:hAnsi="FontbitDavid"/>
          <w:spacing w:val="-2"/>
          <w:sz w:val="32"/>
          <w:rtl/>
        </w:rPr>
        <w:t xml:space="preserve"> סופה ל</w:t>
      </w:r>
      <w:r w:rsidR="001B2CE6">
        <w:rPr>
          <w:rFonts w:ascii="FontbitDavid" w:hAnsi="FontbitDavid" w:hint="cs"/>
          <w:spacing w:val="-2"/>
          <w:sz w:val="32"/>
          <w:rtl/>
        </w:rPr>
        <w:t>כך,</w:t>
      </w:r>
      <w:r w:rsidRPr="00EA6942">
        <w:rPr>
          <w:rFonts w:ascii="FontbitDavid" w:hAnsi="FontbitDavid"/>
          <w:spacing w:val="-2"/>
          <w:sz w:val="32"/>
          <w:rtl/>
        </w:rPr>
        <w:t xml:space="preserve"> </w:t>
      </w:r>
      <w:r w:rsidR="009F2F1D">
        <w:rPr>
          <w:rFonts w:ascii="FontbitDavid" w:hAnsi="FontbitDavid" w:hint="cs"/>
          <w:spacing w:val="-2"/>
          <w:sz w:val="32"/>
          <w:rtl/>
        </w:rPr>
        <w:t xml:space="preserve">אבל </w:t>
      </w:r>
      <w:r w:rsidR="00274003">
        <w:rPr>
          <w:rFonts w:ascii="FontbitDavid" w:hAnsi="FontbitDavid"/>
          <w:spacing w:val="-2"/>
          <w:sz w:val="32"/>
          <w:rtl/>
        </w:rPr>
        <w:t xml:space="preserve">כאן </w:t>
      </w:r>
      <w:r w:rsidR="00B97C19">
        <w:rPr>
          <w:rFonts w:ascii="FontbitDavid" w:hAnsi="FontbitDavid" w:hint="cs"/>
          <w:spacing w:val="-2"/>
          <w:sz w:val="32"/>
          <w:rtl/>
        </w:rPr>
        <w:t xml:space="preserve">אין </w:t>
      </w:r>
      <w:r w:rsidRPr="00EA6942">
        <w:rPr>
          <w:rFonts w:ascii="FontbitDavid" w:hAnsi="FontbitDavid"/>
          <w:spacing w:val="-2"/>
          <w:sz w:val="32"/>
          <w:rtl/>
        </w:rPr>
        <w:t>סופה להיות זונה תחתיו</w:t>
      </w:r>
      <w:r w:rsidR="00B97C19">
        <w:rPr>
          <w:rFonts w:ascii="FontbitDavid" w:hAnsi="FontbitDavid" w:hint="cs"/>
          <w:spacing w:val="-2"/>
          <w:sz w:val="32"/>
          <w:rtl/>
        </w:rPr>
        <w:t>.</w:t>
      </w:r>
    </w:p>
    <w:p w14:paraId="21C62DD4" w14:textId="2C799FE3" w:rsidR="00B433C9" w:rsidRPr="00C35A2C" w:rsidRDefault="00B97C19" w:rsidP="00B97C19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מעשה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ב</w:t>
      </w:r>
      <w:r w:rsidR="00B433C9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כהן</w:t>
      </w:r>
      <w:r w:rsidR="00B433C9" w:rsidRPr="00EA6942">
        <w:rPr>
          <w:rFonts w:ascii="FontbitDavid" w:hAnsi="FontbitDavid" w:hint="cs"/>
          <w:spacing w:val="-2"/>
          <w:sz w:val="32"/>
          <w:rtl/>
        </w:rPr>
        <w:t xml:space="preserve"> שנשא גיורת פחותה מג' </w:t>
      </w:r>
      <w:r w:rsidR="00B433C9" w:rsidRPr="00074D93">
        <w:rPr>
          <w:rStyle w:val="affff5"/>
          <w:rFonts w:hint="cs"/>
          <w:rtl/>
        </w:rPr>
        <w:t>ו</w:t>
      </w:r>
      <w:r>
        <w:rPr>
          <w:rStyle w:val="affff5"/>
          <w:rFonts w:hint="cs"/>
          <w:rtl/>
        </w:rPr>
        <w:t>הכריחו</w:t>
      </w:r>
      <w:r w:rsidR="00B433C9" w:rsidRPr="00074D93">
        <w:rPr>
          <w:rStyle w:val="affff5"/>
          <w:rFonts w:hint="cs"/>
          <w:rtl/>
        </w:rPr>
        <w:t xml:space="preserve"> רנב</w:t>
      </w:r>
      <w:r w:rsidR="00B433C9" w:rsidRPr="00074D93">
        <w:rPr>
          <w:rStyle w:val="affff5"/>
          <w:rtl/>
        </w:rPr>
        <w:t>"</w:t>
      </w:r>
      <w:r w:rsidR="00B433C9" w:rsidRPr="00074D93">
        <w:rPr>
          <w:rStyle w:val="affff5"/>
          <w:rFonts w:hint="cs"/>
          <w:rtl/>
        </w:rPr>
        <w:t>י</w:t>
      </w:r>
      <w:r w:rsidR="00B433C9" w:rsidRPr="00074D93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להוציאה</w:t>
      </w:r>
      <w:r>
        <w:rPr>
          <w:rFonts w:ascii="FontbitDavid" w:hAnsi="FontbitDavid" w:hint="cs"/>
          <w:sz w:val="32"/>
          <w:rtl/>
        </w:rPr>
        <w:t>.</w:t>
      </w:r>
    </w:p>
    <w:p w14:paraId="4AD8D011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סא.</w:t>
      </w:r>
    </w:p>
    <w:p w14:paraId="50B914AE" w14:textId="0C8D29D2" w:rsidR="00B97C19" w:rsidRDefault="00B97C19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074D93">
        <w:rPr>
          <w:rStyle w:val="affff5"/>
          <w:rFonts w:hint="cs"/>
          <w:rtl/>
        </w:rPr>
        <w:t>רשב"י</w:t>
      </w:r>
      <w:r w:rsidR="00B433C9" w:rsidRPr="00074D93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קברי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גו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י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ים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>אינ</w:t>
      </w:r>
      <w:r>
        <w:rPr>
          <w:rFonts w:ascii="FontbitDavid" w:hAnsi="FontbitDavid" w:hint="cs"/>
          <w:sz w:val="32"/>
          <w:rtl/>
        </w:rPr>
        <w:t>ם</w:t>
      </w:r>
      <w:r w:rsidR="00B433C9" w:rsidRPr="00C35A2C">
        <w:rPr>
          <w:rFonts w:ascii="FontbitDavid" w:hAnsi="FontbitDavid"/>
          <w:sz w:val="32"/>
          <w:rtl/>
        </w:rPr>
        <w:t xml:space="preserve"> מטמאי</w:t>
      </w:r>
      <w:r>
        <w:rPr>
          <w:rFonts w:ascii="FontbitDavid" w:hAnsi="FontbitDavid" w:hint="cs"/>
          <w:sz w:val="32"/>
          <w:rtl/>
        </w:rPr>
        <w:t>ם</w:t>
      </w:r>
      <w:r w:rsidR="00B433C9" w:rsidRPr="00C35A2C">
        <w:rPr>
          <w:rFonts w:ascii="FontbitDavid" w:hAnsi="FontbitDavid"/>
          <w:sz w:val="32"/>
          <w:rtl/>
        </w:rPr>
        <w:t xml:space="preserve"> באהל,</w:t>
      </w:r>
    </w:p>
    <w:p w14:paraId="7AB302E6" w14:textId="2BC26112" w:rsidR="00B433C9" w:rsidRPr="00C415C0" w:rsidRDefault="00B97C19" w:rsidP="00B97C19">
      <w:pPr>
        <w:rPr>
          <w:rtl/>
        </w:rPr>
      </w:pPr>
      <w:r>
        <w:rPr>
          <w:rStyle w:val="affff1"/>
          <w:rFonts w:hint="cs"/>
          <w:rtl/>
        </w:rPr>
        <w:t>ד</w:t>
      </w:r>
      <w:r w:rsidR="00B433C9" w:rsidRPr="00AD1A41">
        <w:rPr>
          <w:rStyle w:val="affff1"/>
          <w:rtl/>
        </w:rPr>
        <w:t>'ואתן צאני צאן מרעיתי</w:t>
      </w:r>
      <w:r>
        <w:rPr>
          <w:rStyle w:val="affff1"/>
          <w:rFonts w:hint="cs"/>
          <w:rtl/>
        </w:rPr>
        <w:t>,</w:t>
      </w:r>
      <w:r w:rsidR="00B433C9" w:rsidRPr="00AD1A41">
        <w:rPr>
          <w:rStyle w:val="affff1"/>
          <w:rtl/>
        </w:rPr>
        <w:t xml:space="preserve"> אדם אתם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אתם קרויין אדם, ו</w:t>
      </w:r>
      <w:r>
        <w:rPr>
          <w:rFonts w:ascii="FontbitDavid" w:hAnsi="FontbitDavid" w:hint="cs"/>
          <w:sz w:val="32"/>
          <w:rtl/>
        </w:rPr>
        <w:t>ל</w:t>
      </w:r>
      <w:r w:rsidR="00B433C9" w:rsidRPr="00C35A2C">
        <w:rPr>
          <w:rFonts w:ascii="FontbitDavid" w:hAnsi="FontbitDavid"/>
          <w:sz w:val="32"/>
          <w:rtl/>
        </w:rPr>
        <w:t>א ה</w:t>
      </w:r>
      <w:r>
        <w:rPr>
          <w:rFonts w:ascii="FontbitDavid" w:hAnsi="FontbitDavid" w:hint="cs"/>
          <w:sz w:val="32"/>
          <w:rtl/>
        </w:rPr>
        <w:t>גויים.</w:t>
      </w:r>
    </w:p>
    <w:p w14:paraId="3876CC4C" w14:textId="43FBEB0C" w:rsidR="00B433C9" w:rsidRPr="00C35A2C" w:rsidRDefault="00B433C9" w:rsidP="007C50EB">
      <w:pPr>
        <w:rPr>
          <w:rFonts w:ascii="FontbitDavid" w:hAnsi="FontbitDavid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והך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כל הורג נפש וכל נוגע בחלל תתחטאו</w:t>
      </w:r>
      <w:r w:rsidRPr="00BF2C41">
        <w:rPr>
          <w:rStyle w:val="affff1"/>
          <w:rFonts w:hint="cs"/>
          <w:rtl/>
        </w:rPr>
        <w:t>'</w:t>
      </w:r>
      <w:r w:rsidR="00CB0263">
        <w:rPr>
          <w:rStyle w:val="affff1"/>
          <w:rFonts w:hint="cs"/>
          <w:rtl/>
        </w:rPr>
        <w:t xml:space="preserve"> </w:t>
      </w:r>
      <w:r w:rsidR="00CB0263" w:rsidRPr="00CB0263">
        <w:rPr>
          <w:rStyle w:val="affff5"/>
          <w:rFonts w:hint="cs"/>
          <w:rtl/>
        </w:rPr>
        <w:t xml:space="preserve"> </w:t>
      </w:r>
      <w:r w:rsidR="00CB0263" w:rsidRPr="00F929E9">
        <w:rPr>
          <w:rStyle w:val="affff5"/>
          <w:rFonts w:hint="cs"/>
          <w:rtl/>
        </w:rPr>
        <w:t>א.</w:t>
      </w:r>
      <w:r w:rsidR="00CB0263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771C65">
        <w:rPr>
          <w:rFonts w:ascii="FontbitDavid" w:hAnsi="FontbitDavid"/>
          <w:sz w:val="32"/>
          <w:rtl/>
        </w:rPr>
        <w:t>שמא</w:t>
      </w:r>
      <w:r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נהרג</w:t>
      </w:r>
      <w:r w:rsidRPr="00C35A2C">
        <w:rPr>
          <w:rFonts w:ascii="FontbitDavid" w:hAnsi="FontbitDavid"/>
          <w:sz w:val="32"/>
          <w:rtl/>
        </w:rPr>
        <w:t xml:space="preserve"> </w:t>
      </w:r>
      <w:r w:rsidR="00B97C19">
        <w:rPr>
          <w:rFonts w:ascii="FontbitDavid" w:hAnsi="FontbitDavid" w:hint="cs"/>
          <w:sz w:val="32"/>
          <w:rtl/>
        </w:rPr>
        <w:t>א'</w:t>
      </w:r>
      <w:r w:rsidRPr="00C35A2C">
        <w:rPr>
          <w:rFonts w:ascii="FontbitDavid" w:hAnsi="FontbitDavid"/>
          <w:sz w:val="32"/>
          <w:rtl/>
        </w:rPr>
        <w:t xml:space="preserve"> ישראל.</w:t>
      </w:r>
    </w:p>
    <w:p w14:paraId="4E6C798A" w14:textId="340C7A23" w:rsidR="00B97C19" w:rsidRPr="00B45C2D" w:rsidRDefault="00B97C19" w:rsidP="00B97C19">
      <w:pPr>
        <w:rPr>
          <w:rFonts w:ascii="FontbitDavid" w:hAnsi="FontbitDavid"/>
          <w:spacing w:val="-6"/>
          <w:sz w:val="32"/>
          <w:highlight w:val="yellow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25076E">
        <w:rPr>
          <w:rStyle w:val="affff5"/>
          <w:rtl/>
        </w:rPr>
        <w:t>רבינא: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 מעטינהו </w:t>
      </w:r>
      <w:r w:rsidR="00CB0263">
        <w:rPr>
          <w:rFonts w:ascii="FontbitDavid" w:hAnsi="FontbitDavid" w:hint="cs"/>
          <w:spacing w:val="-6"/>
          <w:sz w:val="32"/>
          <w:rtl/>
        </w:rPr>
        <w:t xml:space="preserve">רק </w:t>
      </w:r>
      <w:r w:rsidR="00B433C9" w:rsidRPr="00AC7749">
        <w:rPr>
          <w:rFonts w:ascii="FontbitDavid" w:hAnsi="FontbitDavid" w:hint="cs"/>
          <w:spacing w:val="-6"/>
          <w:sz w:val="32"/>
          <w:rtl/>
        </w:rPr>
        <w:t>מא</w:t>
      </w:r>
      <w:r w:rsidR="00CB0263">
        <w:rPr>
          <w:rFonts w:ascii="FontbitDavid" w:hAnsi="FontbitDavid" w:hint="cs"/>
          <w:spacing w:val="-6"/>
          <w:sz w:val="32"/>
          <w:rtl/>
        </w:rPr>
        <w:t>ו</w:t>
      </w:r>
      <w:r w:rsidR="00B433C9" w:rsidRPr="00AC7749">
        <w:rPr>
          <w:rFonts w:ascii="FontbitDavid" w:hAnsi="FontbitDavid" w:hint="cs"/>
          <w:spacing w:val="-6"/>
          <w:sz w:val="32"/>
          <w:rtl/>
        </w:rPr>
        <w:t xml:space="preserve">הל </w:t>
      </w:r>
      <w:r w:rsidR="00B433C9" w:rsidRPr="00B45C2D">
        <w:rPr>
          <w:rStyle w:val="affff1"/>
          <w:rFonts w:hint="eastAsia"/>
          <w:b/>
          <w:bCs/>
          <w:spacing w:val="-6"/>
          <w:rtl/>
        </w:rPr>
        <w:t>ד</w:t>
      </w:r>
      <w:r w:rsidR="00B433C9" w:rsidRPr="00B45C2D">
        <w:rPr>
          <w:rStyle w:val="affff1"/>
          <w:b/>
          <w:bCs/>
          <w:spacing w:val="-6"/>
          <w:rtl/>
        </w:rPr>
        <w:t>'אדם</w:t>
      </w:r>
      <w:r w:rsidR="00B433C9" w:rsidRPr="00AC7749">
        <w:rPr>
          <w:rStyle w:val="affff1"/>
          <w:spacing w:val="-6"/>
          <w:rtl/>
        </w:rPr>
        <w:t xml:space="preserve"> כי ימות באהל</w:t>
      </w:r>
      <w:r w:rsidR="00B433C9" w:rsidRPr="00AC7749">
        <w:rPr>
          <w:rStyle w:val="affff1"/>
          <w:rFonts w:hint="cs"/>
          <w:spacing w:val="-6"/>
          <w:rtl/>
        </w:rPr>
        <w:t>'</w:t>
      </w:r>
      <w:r w:rsidR="00B433C9" w:rsidRPr="00AC7749">
        <w:rPr>
          <w:rStyle w:val="affff1"/>
          <w:spacing w:val="-6"/>
          <w:rtl/>
        </w:rPr>
        <w:t>,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 xml:space="preserve">ולא </w:t>
      </w:r>
      <w:r w:rsidR="00B433C9" w:rsidRPr="00AC7749">
        <w:rPr>
          <w:rFonts w:ascii="FontbitDavid" w:hAnsi="FontbitDavid"/>
          <w:spacing w:val="-6"/>
          <w:sz w:val="32"/>
          <w:rtl/>
        </w:rPr>
        <w:t>ממגע ומשא</w:t>
      </w:r>
      <w:r>
        <w:rPr>
          <w:rFonts w:ascii="FontbitDavid" w:hAnsi="FontbitDavid" w:hint="cs"/>
          <w:spacing w:val="-6"/>
          <w:sz w:val="32"/>
          <w:rtl/>
        </w:rPr>
        <w:t>.</w:t>
      </w:r>
    </w:p>
    <w:p w14:paraId="008B9040" w14:textId="301126B7" w:rsidR="00B433C9" w:rsidRPr="00C35A2C" w:rsidRDefault="00B433C9" w:rsidP="00AB0056">
      <w:pPr>
        <w:pStyle w:val="affffb"/>
        <w:rPr>
          <w:rtl/>
        </w:rPr>
      </w:pPr>
      <w:ins w:id="9894" w:author="מספור קטעי משנה" w:date="2026-10-06T06:45:58Z">
        <w:r>
          <w:rPr>
            <w:rStyle w:val="MisparKeta"/>
          </w:rPr>
          <w:t xml:space="preserve">ב. </w:t>
        </w:r>
      </w:ins>
      <w:bookmarkStart w:id="681" w:name="_Toc119172909"/>
      <w:bookmarkStart w:id="682" w:name="_Toc119230000"/>
      <w:r w:rsidRPr="00C35A2C">
        <w:rPr>
          <w:rtl/>
        </w:rPr>
        <w:t>אירס האלמנה ונתמנה לכהן גדול - יכנוס</w:t>
      </w:r>
      <w:r w:rsidR="00ED2F07">
        <w:rPr>
          <w:rFonts w:hint="cs"/>
          <w:rtl/>
        </w:rPr>
        <w:t>,</w:t>
      </w:r>
      <w:bookmarkEnd w:id="681"/>
      <w:bookmarkEnd w:id="682"/>
    </w:p>
    <w:p>
      <w:pPr>
        <w:pStyle w:val="MishnaBatzad"/>
        <w:rPr>
          <w:ins w:id="20497" w:author="קלוד" w:date="2026-10-06T10:10:48Z"/>
        </w:rPr>
      </w:pPr>
      <w:ins w:id="20496" w:author="קלוד" w:date="2026-10-06T10:10:48Z">
        <w:r>
          <w:t xml:space="preserve">משנה ד</w:t>
        </w:r>
      </w:ins>
    </w:p>
    <w:p w14:paraId="05299722" w14:textId="0D6BF9E5" w:rsidR="00B433C9" w:rsidRDefault="00B433C9" w:rsidP="007C50EB">
      <w:pPr>
        <w:pStyle w:val="affc"/>
        <w:rPr>
          <w:rtl/>
        </w:rPr>
      </w:pPr>
      <w:bookmarkStart w:id="683" w:name="_Toc119172910"/>
      <w:bookmarkStart w:id="684" w:name="_Toc119230001"/>
      <w:r w:rsidRPr="00AB0056">
        <w:rPr>
          <w:rStyle w:val="affffc"/>
          <w:rtl/>
        </w:rPr>
        <w:t>מעשה</w:t>
      </w:r>
      <w:bookmarkEnd w:id="683"/>
      <w:bookmarkEnd w:id="684"/>
      <w:r w:rsidRPr="00196756">
        <w:rPr>
          <w:rtl/>
        </w:rPr>
        <w:t xml:space="preserve"> </w:t>
      </w:r>
      <w:r w:rsidRPr="00196756">
        <w:rPr>
          <w:rStyle w:val="affffa"/>
          <w:rtl/>
        </w:rPr>
        <w:t>ביהושע ב</w:t>
      </w:r>
      <w:r w:rsidR="00ED2F07">
        <w:rPr>
          <w:rStyle w:val="affffa"/>
          <w:rFonts w:hint="cs"/>
          <w:rtl/>
        </w:rPr>
        <w:t>"</w:t>
      </w:r>
      <w:r w:rsidRPr="00196756">
        <w:rPr>
          <w:rStyle w:val="affffa"/>
          <w:rtl/>
        </w:rPr>
        <w:t xml:space="preserve">ג שקדש </w:t>
      </w:r>
      <w:r w:rsidR="00ED2F07">
        <w:rPr>
          <w:rStyle w:val="affffa"/>
          <w:rFonts w:hint="cs"/>
          <w:rtl/>
        </w:rPr>
        <w:t>ל</w:t>
      </w:r>
      <w:r w:rsidRPr="00196756">
        <w:rPr>
          <w:rStyle w:val="affffa"/>
          <w:rtl/>
        </w:rPr>
        <w:t>מרתא ב</w:t>
      </w:r>
      <w:r w:rsidR="00ED2F07">
        <w:rPr>
          <w:rStyle w:val="affffa"/>
          <w:rFonts w:hint="cs"/>
          <w:rtl/>
        </w:rPr>
        <w:t>"</w:t>
      </w:r>
      <w:r w:rsidRPr="00196756">
        <w:rPr>
          <w:rStyle w:val="affffa"/>
          <w:rtl/>
        </w:rPr>
        <w:t>ב</w:t>
      </w:r>
      <w:r w:rsidRPr="00196756">
        <w:rPr>
          <w:rtl/>
        </w:rPr>
        <w:t xml:space="preserve"> ומנהו המלך לכה"ג, וכנסה.</w:t>
      </w:r>
    </w:p>
    <w:p w14:paraId="5CEBB1B5" w14:textId="1A19E031" w:rsidR="00ED2F07" w:rsidRDefault="00B433C9" w:rsidP="00AB0056">
      <w:pPr>
        <w:pStyle w:val="affffb"/>
        <w:rPr>
          <w:rtl/>
        </w:rPr>
      </w:pPr>
      <w:ins w:id="9895" w:author="מספור קטעי משנה" w:date="2026-10-06T06:45:58Z">
        <w:r>
          <w:rPr>
            <w:rStyle w:val="MisparKeta"/>
          </w:rPr>
          <w:t xml:space="preserve">א. </w:t>
        </w:r>
      </w:ins>
      <w:bookmarkStart w:id="685" w:name="_Toc119172911"/>
      <w:bookmarkStart w:id="686" w:name="_Toc119230002"/>
      <w:r w:rsidRPr="00EC26FF">
        <w:rPr>
          <w:rtl/>
        </w:rPr>
        <w:t>שומרת יבם שנפלה לכהן הדיוט ונתמנה לכה"ג</w:t>
      </w:r>
      <w:r w:rsidR="00ED2F07">
        <w:rPr>
          <w:rFonts w:hint="cs"/>
          <w:rtl/>
        </w:rPr>
        <w:t xml:space="preserve"> -</w:t>
      </w:r>
      <w:bookmarkEnd w:id="685"/>
      <w:bookmarkEnd w:id="686"/>
    </w:p>
    <w:p>
      <w:pPr>
        <w:pStyle w:val="MishnaBatzad"/>
        <w:rPr>
          <w:ins w:id="20499" w:author="קלוד" w:date="2026-10-06T10:10:48Z"/>
        </w:rPr>
      </w:pPr>
      <w:ins w:id="20498" w:author="קלוד" w:date="2026-10-06T10:10:48Z">
        <w:r>
          <w:t xml:space="preserve">משנה ד</w:t>
        </w:r>
      </w:ins>
    </w:p>
    <w:p w14:paraId="004C8BA9" w14:textId="096A1B43" w:rsidR="00B433C9" w:rsidRPr="00EC26FF" w:rsidRDefault="0073182C" w:rsidP="00AB0056">
      <w:pPr>
        <w:pStyle w:val="affc"/>
        <w:jc w:val="center"/>
        <w:rPr>
          <w:spacing w:val="2"/>
          <w:rtl/>
        </w:rPr>
      </w:pPr>
      <w:r w:rsidRPr="00EC26FF">
        <w:rPr>
          <w:spacing w:val="2"/>
          <w:rtl/>
        </w:rPr>
        <w:t>אף</w:t>
      </w:r>
      <w:r w:rsidR="00B433C9" w:rsidRPr="00EC26FF">
        <w:rPr>
          <w:rFonts w:hint="cs"/>
          <w:spacing w:val="2"/>
          <w:rtl/>
        </w:rPr>
        <w:t xml:space="preserve"> </w:t>
      </w:r>
      <w:r w:rsidR="00B433C9" w:rsidRPr="00EC26FF">
        <w:rPr>
          <w:spacing w:val="2"/>
          <w:rtl/>
        </w:rPr>
        <w:t>שעשה בה מאמר</w:t>
      </w:r>
      <w:r w:rsidR="000243DA">
        <w:rPr>
          <w:rFonts w:hint="cs"/>
          <w:spacing w:val="2"/>
          <w:rtl/>
        </w:rPr>
        <w:t>,</w:t>
      </w:r>
      <w:r w:rsidR="00B433C9" w:rsidRPr="00EC26FF">
        <w:rPr>
          <w:spacing w:val="2"/>
          <w:rtl/>
        </w:rPr>
        <w:t xml:space="preserve"> לא יכנוס.</w:t>
      </w:r>
    </w:p>
    <w:p w14:paraId="12F7A277" w14:textId="2DC7851A" w:rsidR="00B433C9" w:rsidRPr="00AC7749" w:rsidRDefault="00B433C9" w:rsidP="007C50EB">
      <w:pPr>
        <w:spacing w:before="60"/>
        <w:rPr>
          <w:rFonts w:ascii="FontbitDavid" w:hAnsi="FontbitDavid"/>
          <w:spacing w:val="-6"/>
          <w:sz w:val="32"/>
          <w:rtl/>
        </w:rPr>
      </w:pPr>
      <w:bookmarkStart w:id="687" w:name="_Toc119172912"/>
      <w:bookmarkStart w:id="688" w:name="_Toc119230003"/>
      <w:r w:rsidRPr="00EC26FF">
        <w:rPr>
          <w:rStyle w:val="afff5"/>
          <w:rtl/>
        </w:rPr>
        <w:t>יכנוס</w:t>
      </w:r>
      <w:r w:rsidR="00ED2F07">
        <w:rPr>
          <w:rStyle w:val="afff5"/>
          <w:rFonts w:hint="cs"/>
          <w:rtl/>
        </w:rPr>
        <w:t>.</w:t>
      </w:r>
      <w:bookmarkEnd w:id="687"/>
      <w:bookmarkEnd w:id="688"/>
      <w:r w:rsidRPr="00AC7749">
        <w:rPr>
          <w:rStyle w:val="affff1"/>
          <w:spacing w:val="-6"/>
          <w:rtl/>
        </w:rPr>
        <w:t xml:space="preserve"> </w:t>
      </w:r>
      <w:r w:rsidR="00EC26FF" w:rsidRPr="00147CA8">
        <w:rPr>
          <w:rStyle w:val="affff1"/>
          <w:rFonts w:hint="cs"/>
          <w:rtl/>
        </w:rPr>
        <w:t>ד</w:t>
      </w:r>
      <w:r w:rsidRPr="00147CA8">
        <w:rPr>
          <w:rStyle w:val="affff1"/>
          <w:rFonts w:hint="cs"/>
          <w:rtl/>
        </w:rPr>
        <w:t>'</w:t>
      </w:r>
      <w:r w:rsidRPr="00147CA8">
        <w:rPr>
          <w:rStyle w:val="affff1"/>
          <w:rtl/>
        </w:rPr>
        <w:t>יקח</w:t>
      </w:r>
      <w:r w:rsidR="00147CA8" w:rsidRPr="00147CA8">
        <w:rPr>
          <w:rStyle w:val="affff1"/>
          <w:rFonts w:hint="cs"/>
          <w:rtl/>
        </w:rPr>
        <w:t xml:space="preserve"> </w:t>
      </w:r>
      <w:r w:rsidRPr="00147CA8">
        <w:rPr>
          <w:rStyle w:val="affff1"/>
          <w:rtl/>
        </w:rPr>
        <w:t xml:space="preserve"> </w:t>
      </w:r>
      <w:r w:rsidRPr="00147CA8">
        <w:rPr>
          <w:rStyle w:val="affff1"/>
          <w:b/>
          <w:bCs/>
          <w:rtl/>
        </w:rPr>
        <w:t>אשה</w:t>
      </w:r>
      <w:r w:rsidRPr="00147CA8">
        <w:rPr>
          <w:rStyle w:val="affff1"/>
          <w:rFonts w:hint="cs"/>
          <w:rtl/>
        </w:rPr>
        <w:t>'</w:t>
      </w:r>
      <w:r w:rsidR="00ED2F07" w:rsidRPr="00147CA8">
        <w:rPr>
          <w:rFonts w:ascii="FontbitDavid" w:hAnsi="FontbitDavid" w:hint="cs"/>
          <w:sz w:val="32"/>
          <w:rtl/>
        </w:rPr>
        <w:t xml:space="preserve"> </w:t>
      </w:r>
      <w:r w:rsidR="00ED2F07" w:rsidRPr="00147CA8">
        <w:rPr>
          <w:rStyle w:val="affff8"/>
          <w:rFonts w:hint="eastAsia"/>
          <w:rtl/>
        </w:rPr>
        <w:t>ריבוי</w:t>
      </w:r>
      <w:r w:rsidR="00ED2F07" w:rsidRPr="00147CA8">
        <w:rPr>
          <w:rStyle w:val="affff8"/>
          <w:rFonts w:hint="cs"/>
          <w:rtl/>
        </w:rPr>
        <w:t>,</w:t>
      </w:r>
      <w:r w:rsidRPr="00147CA8">
        <w:rPr>
          <w:rFonts w:ascii="FontbitDavid" w:hAnsi="FontbitDavid"/>
          <w:sz w:val="32"/>
          <w:rtl/>
        </w:rPr>
        <w:t xml:space="preserve"> </w:t>
      </w:r>
      <w:r w:rsidR="00ED2F07" w:rsidRPr="00147CA8">
        <w:rPr>
          <w:rFonts w:ascii="FontbitDavid" w:hAnsi="FontbitDavid" w:hint="cs"/>
          <w:sz w:val="32"/>
          <w:rtl/>
        </w:rPr>
        <w:t xml:space="preserve">אבל רק </w:t>
      </w:r>
      <w:r w:rsidR="00ED2F07" w:rsidRPr="00147CA8">
        <w:rPr>
          <w:rStyle w:val="affff1"/>
          <w:rFonts w:hint="cs"/>
          <w:rtl/>
        </w:rPr>
        <w:t>'</w:t>
      </w:r>
      <w:r w:rsidR="00ED2F07" w:rsidRPr="00147CA8">
        <w:rPr>
          <w:rStyle w:val="affff1"/>
          <w:rFonts w:hint="eastAsia"/>
          <w:rtl/>
        </w:rPr>
        <w:t>אשה</w:t>
      </w:r>
      <w:r w:rsidR="00ED2F07" w:rsidRPr="00147CA8">
        <w:rPr>
          <w:rStyle w:val="affff1"/>
          <w:rFonts w:hint="cs"/>
          <w:rtl/>
        </w:rPr>
        <w:t>'</w:t>
      </w:r>
      <w:r w:rsidR="00ED2F07" w:rsidRPr="00147CA8">
        <w:rPr>
          <w:rStyle w:val="affff1"/>
          <w:rtl/>
        </w:rPr>
        <w:t xml:space="preserve"> </w:t>
      </w:r>
      <w:r w:rsidR="00ED2F07" w:rsidRPr="00147CA8">
        <w:rPr>
          <w:rStyle w:val="affff8"/>
          <w:rFonts w:hint="cs"/>
          <w:rtl/>
        </w:rPr>
        <w:t>ש</w:t>
      </w:r>
      <w:r w:rsidR="00ED2F07" w:rsidRPr="00147CA8">
        <w:rPr>
          <w:rStyle w:val="affff8"/>
          <w:rFonts w:hint="eastAsia"/>
          <w:rtl/>
        </w:rPr>
        <w:t>א</w:t>
      </w:r>
      <w:r w:rsidR="00ED2F07" w:rsidRPr="00147CA8">
        <w:rPr>
          <w:rStyle w:val="affff8"/>
          <w:rFonts w:hint="cs"/>
          <w:rtl/>
        </w:rPr>
        <w:t>י</w:t>
      </w:r>
      <w:r w:rsidR="00ED2F07" w:rsidRPr="00147CA8">
        <w:rPr>
          <w:rStyle w:val="affff8"/>
          <w:rFonts w:hint="eastAsia"/>
          <w:rtl/>
        </w:rPr>
        <w:t>רסה</w:t>
      </w:r>
      <w:r w:rsidR="00ED2F07" w:rsidRPr="00147CA8">
        <w:rPr>
          <w:rFonts w:ascii="FontbitDavid" w:hAnsi="FontbitDavid" w:hint="cs"/>
          <w:sz w:val="32"/>
          <w:rtl/>
        </w:rPr>
        <w:t xml:space="preserve"> ו</w:t>
      </w:r>
      <w:r w:rsidRPr="00147CA8">
        <w:rPr>
          <w:rFonts w:ascii="FontbitDavid" w:hAnsi="FontbitDavid"/>
          <w:sz w:val="32"/>
          <w:rtl/>
        </w:rPr>
        <w:t>לא יבמה.</w:t>
      </w:r>
    </w:p>
    <w:p w14:paraId="13E832D8" w14:textId="7772E213" w:rsidR="00B433C9" w:rsidRPr="00C35A2C" w:rsidRDefault="00B433C9" w:rsidP="007C50EB">
      <w:pPr>
        <w:pStyle w:val="afff4"/>
        <w:rPr>
          <w:rtl/>
        </w:rPr>
      </w:pPr>
      <w:ins w:id="9897" w:author="מספור קטעי משנה" w:date="2026-10-06T06:45:58Z">
        <w:r>
          <w:rPr>
            <w:rStyle w:val="MisparKeta"/>
          </w:rPr>
          <w:t xml:space="preserve">ג. </w:t>
        </w:r>
      </w:ins>
      <w:bookmarkStart w:id="689" w:name="_Toc119172913"/>
      <w:bookmarkStart w:id="690" w:name="_Toc119230004"/>
      <w:r w:rsidRPr="00C35A2C">
        <w:rPr>
          <w:rFonts w:hint="cs"/>
          <w:rtl/>
        </w:rPr>
        <w:t>מנהו המלך</w:t>
      </w:r>
      <w:r w:rsidR="00ED2F07">
        <w:rPr>
          <w:rFonts w:hint="cs"/>
          <w:rtl/>
        </w:rPr>
        <w:t>.</w:t>
      </w:r>
      <w:bookmarkEnd w:id="689"/>
      <w:bookmarkEnd w:id="690"/>
    </w:p>
    <w:p w14:paraId="731E0211" w14:textId="10251ABB" w:rsidR="00B433C9" w:rsidRPr="00C35A2C" w:rsidRDefault="00B433C9" w:rsidP="009454E1">
      <w:pPr>
        <w:rPr>
          <w:rtl/>
        </w:rPr>
      </w:pPr>
      <w:r w:rsidRPr="00C35A2C">
        <w:rPr>
          <w:rtl/>
        </w:rPr>
        <w:t xml:space="preserve">מנהו </w:t>
      </w:r>
      <w:r w:rsidR="00ED2F07">
        <w:rPr>
          <w:rFonts w:hint="cs"/>
          <w:rtl/>
        </w:rPr>
        <w:t xml:space="preserve">מעצמו </w:t>
      </w:r>
      <w:r w:rsidR="00ED2F07" w:rsidRPr="00B45C2D">
        <w:rPr>
          <w:rStyle w:val="affff8"/>
          <w:rFonts w:hint="eastAsia"/>
          <w:rtl/>
        </w:rPr>
        <w:t>בלא</w:t>
      </w:r>
      <w:r w:rsidR="00ED2F07" w:rsidRPr="00B45C2D">
        <w:rPr>
          <w:rStyle w:val="affff8"/>
          <w:rtl/>
        </w:rPr>
        <w:t xml:space="preserve"> </w:t>
      </w:r>
      <w:r w:rsidR="00ED2F07" w:rsidRPr="00B45C2D">
        <w:rPr>
          <w:rStyle w:val="affff8"/>
          <w:rFonts w:hint="eastAsia"/>
          <w:rtl/>
        </w:rPr>
        <w:t>סנהדרין</w:t>
      </w:r>
      <w:r w:rsidRPr="00C35A2C">
        <w:rPr>
          <w:rtl/>
        </w:rPr>
        <w:t xml:space="preserve"> </w:t>
      </w:r>
      <w:r w:rsidR="00ED2F07">
        <w:rPr>
          <w:rFonts w:hint="cs"/>
          <w:rtl/>
        </w:rPr>
        <w:t>ד</w:t>
      </w:r>
      <w:r>
        <w:rPr>
          <w:rtl/>
        </w:rPr>
        <w:t>תרקב</w:t>
      </w:r>
      <w:r w:rsidRPr="00C35A2C">
        <w:rPr>
          <w:rtl/>
        </w:rPr>
        <w:t xml:space="preserve"> דינרי</w:t>
      </w:r>
      <w:r>
        <w:rPr>
          <w:rFonts w:hint="cs"/>
          <w:rtl/>
        </w:rPr>
        <w:t>ם</w:t>
      </w:r>
      <w:r w:rsidRPr="00C35A2C">
        <w:rPr>
          <w:rtl/>
        </w:rPr>
        <w:t xml:space="preserve"> </w:t>
      </w:r>
      <w:r>
        <w:rPr>
          <w:rFonts w:hint="cs"/>
          <w:rtl/>
        </w:rPr>
        <w:t>העלתה</w:t>
      </w:r>
      <w:r w:rsidRPr="00EC26FF">
        <w:rPr>
          <w:rStyle w:val="affff5"/>
          <w:rtl/>
        </w:rPr>
        <w:t xml:space="preserve"> מרתא לינא</w:t>
      </w:r>
      <w:r w:rsidRPr="0025076E">
        <w:rPr>
          <w:rStyle w:val="affff5"/>
          <w:rtl/>
        </w:rPr>
        <w:t xml:space="preserve">י </w:t>
      </w:r>
      <w:r w:rsidRPr="0025076E">
        <w:rPr>
          <w:rStyle w:val="affff5"/>
          <w:rFonts w:hint="cs"/>
          <w:rtl/>
        </w:rPr>
        <w:t>המלך</w:t>
      </w:r>
      <w:r w:rsidRPr="00C35A2C">
        <w:rPr>
          <w:rtl/>
        </w:rPr>
        <w:t>.</w:t>
      </w:r>
    </w:p>
    <w:p>
      <w:pPr>
        <w:pStyle w:val="MishnaBatzad"/>
        <w:rPr>
          <w:ins w:id="20501" w:author="קלוד" w:date="2026-10-06T10:10:48Z"/>
        </w:rPr>
      </w:pPr>
      <w:ins w:id="20500" w:author="קלוד" w:date="2026-10-06T10:10:48Z">
        <w:r>
          <w:t xml:space="preserve">משנה ד</w:t>
        </w:r>
      </w:ins>
    </w:p>
    <w:p w14:paraId="43B5C9E3" w14:textId="20B1327A" w:rsidR="00B433C9" w:rsidRPr="00C35A2C" w:rsidRDefault="00B433C9" w:rsidP="00ED2F07">
      <w:pPr>
        <w:pStyle w:val="affc"/>
        <w:rPr>
          <w:rtl/>
        </w:rPr>
      </w:pPr>
      <w:bookmarkStart w:id="691" w:name="_Toc119172914"/>
      <w:bookmarkStart w:id="692" w:name="_Toc119230005"/>
      <w:r w:rsidRPr="00AB0056">
        <w:rPr>
          <w:rStyle w:val="affffc"/>
          <w:rtl/>
        </w:rPr>
        <w:t>כהן גדול שמת אחיו</w:t>
      </w:r>
      <w:bookmarkEnd w:id="691"/>
      <w:bookmarkEnd w:id="692"/>
      <w:r w:rsidRPr="00AB0056">
        <w:rPr>
          <w:rStyle w:val="affffc"/>
          <w:rtl/>
        </w:rPr>
        <w:t xml:space="preserve"> </w:t>
      </w:r>
      <w:r w:rsidRPr="00C35A2C">
        <w:rPr>
          <w:rtl/>
        </w:rPr>
        <w:t>- חולץ ולא מייבם</w:t>
      </w:r>
      <w:r w:rsidR="00ED2F07">
        <w:rPr>
          <w:rFonts w:hint="cs"/>
          <w:rtl/>
        </w:rPr>
        <w:t xml:space="preserve"> </w:t>
      </w:r>
      <w:r w:rsidR="00ED2F07" w:rsidRPr="00B45C2D">
        <w:rPr>
          <w:rStyle w:val="HesberMishna"/>
          <w:rFonts w:hint="eastAsia"/>
          <w:rtl/>
          <w:rPrChange w:id="20129" w:author="קלוד" w:date="2026-10-06T10:10:48Z">
            <w:rPr>
              <w:rStyle w:val="affff8"/>
              <w:rFonts w:hint="eastAsia"/>
              <w:rtl/>
            </w:rPr>
          </w:rPrChange>
        </w:rPr>
        <w:t>שהיא</w:t>
      </w:r>
      <w:r w:rsidR="00ED2F07" w:rsidRPr="00B45C2D">
        <w:rPr>
          <w:rStyle w:val="HesberMishna"/>
          <w:rtl/>
          <w:rPrChange w:id="20130" w:author="קלוד" w:date="2026-10-06T10:10:48Z">
            <w:rPr>
              <w:rStyle w:val="affff8"/>
              <w:rtl/>
            </w:rPr>
          </w:rPrChange>
        </w:rPr>
        <w:t xml:space="preserve"> </w:t>
      </w:r>
      <w:r w:rsidR="00ED2F07" w:rsidRPr="00B45C2D">
        <w:rPr>
          <w:rStyle w:val="HesberMishna"/>
          <w:rFonts w:hint="eastAsia"/>
          <w:rtl/>
          <w:rPrChange w:id="20131" w:author="קלוד" w:date="2026-10-06T10:10:48Z">
            <w:rPr>
              <w:rStyle w:val="affff8"/>
              <w:rFonts w:hint="eastAsia"/>
              <w:rtl/>
            </w:rPr>
          </w:rPrChange>
        </w:rPr>
        <w:t>אלמנה</w:t>
      </w:r>
      <w:r w:rsidR="00ED2F07" w:rsidRPr="00B45C2D">
        <w:rPr>
          <w:rStyle w:val="HesberMishna"/>
          <w:rtl/>
          <w:rPrChange w:id="20132" w:author="קלוד" w:date="2026-10-06T10:10:48Z">
            <w:rPr>
              <w:rStyle w:val="affff8"/>
              <w:rtl/>
            </w:rPr>
          </w:rPrChange>
        </w:rPr>
        <w:t>.</w:t>
      </w:r>
    </w:p>
    <w:p w14:paraId="2C2A43CC" w14:textId="61B74E5F" w:rsidR="00B433C9" w:rsidRDefault="00B433C9" w:rsidP="007C50EB">
      <w:pPr>
        <w:rPr>
          <w:rFonts w:ascii="FontbitDavid" w:hAnsi="FontbitDavid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מ</w:t>
      </w:r>
      <w:r w:rsidRPr="00D1637C">
        <w:rPr>
          <w:rFonts w:cs="PFT_Frank"/>
          <w:b/>
          <w:bCs/>
          <w:szCs w:val="14"/>
          <w:rtl/>
        </w:rPr>
        <w:t>הנשואין</w:t>
      </w:r>
      <w:r w:rsidRPr="00C35A2C">
        <w:rPr>
          <w:rFonts w:ascii="FontbitDavid" w:hAnsi="FontbitDavid"/>
          <w:sz w:val="32"/>
          <w:rtl/>
        </w:rPr>
        <w:t xml:space="preserve"> - </w:t>
      </w:r>
      <w:r w:rsidR="00ED2F07">
        <w:rPr>
          <w:rFonts w:ascii="FontbitDavid" w:hAnsi="FontbitDavid" w:hint="cs"/>
          <w:sz w:val="32"/>
          <w:rtl/>
        </w:rPr>
        <w:t>ד'</w:t>
      </w:r>
      <w:r w:rsidRPr="00C35A2C">
        <w:rPr>
          <w:rFonts w:ascii="FontbitDavid" w:hAnsi="FontbitDavid"/>
          <w:sz w:val="32"/>
          <w:rtl/>
        </w:rPr>
        <w:t>עשה ולא תעשה</w:t>
      </w:r>
      <w:r w:rsidR="00ED2F07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, ואין </w:t>
      </w:r>
      <w:r w:rsidR="00907804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עשה</w:t>
      </w:r>
      <w:r w:rsidR="00907804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</w:t>
      </w:r>
      <w:r w:rsidR="00ED2F07">
        <w:rPr>
          <w:rFonts w:ascii="FontbitDavid" w:hAnsi="FontbitDavid" w:hint="cs"/>
          <w:sz w:val="32"/>
          <w:rtl/>
        </w:rPr>
        <w:t xml:space="preserve">דייבום </w:t>
      </w:r>
      <w:r w:rsidRPr="00C35A2C">
        <w:rPr>
          <w:rFonts w:ascii="FontbitDavid" w:hAnsi="FontbitDavid"/>
          <w:sz w:val="32"/>
          <w:rtl/>
        </w:rPr>
        <w:t>דוח</w:t>
      </w:r>
      <w:r w:rsidR="00ED2F07">
        <w:rPr>
          <w:rFonts w:ascii="FontbitDavid" w:hAnsi="FontbitDavid" w:hint="cs"/>
          <w:sz w:val="32"/>
          <w:rtl/>
        </w:rPr>
        <w:t>ה,</w:t>
      </w:r>
    </w:p>
    <w:p w14:paraId="47345055" w14:textId="397B51D5" w:rsidR="00B433C9" w:rsidRPr="00C35A2C" w:rsidRDefault="00ED2F07" w:rsidP="009454E1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אבל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מהאירוסין</w:t>
      </w:r>
      <w:r w:rsidR="00B433C9" w:rsidRPr="00C35A2C">
        <w:rPr>
          <w:rtl/>
        </w:rPr>
        <w:t xml:space="preserve"> - </w:t>
      </w:r>
      <w:r w:rsidR="00907804">
        <w:rPr>
          <w:rFonts w:hint="cs"/>
          <w:rtl/>
        </w:rPr>
        <w:t>'</w:t>
      </w:r>
      <w:r w:rsidR="00B433C9" w:rsidRPr="00C35A2C">
        <w:rPr>
          <w:rtl/>
        </w:rPr>
        <w:t>גזירה</w:t>
      </w:r>
      <w:r w:rsidR="00907804">
        <w:rPr>
          <w:rFonts w:hint="cs"/>
          <w:rtl/>
        </w:rPr>
        <w:t>'</w:t>
      </w:r>
      <w:r w:rsidR="00B433C9" w:rsidRPr="00C35A2C">
        <w:rPr>
          <w:rtl/>
        </w:rPr>
        <w:t xml:space="preserve"> </w:t>
      </w:r>
      <w:r w:rsidRPr="00B45C2D">
        <w:rPr>
          <w:rStyle w:val="affff8"/>
          <w:rFonts w:hint="eastAsia"/>
          <w:rtl/>
        </w:rPr>
        <w:t>מדרבנן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>ביאה ראשונה אטו שניה.</w:t>
      </w:r>
    </w:p>
    <w:p>
      <w:pPr>
        <w:pStyle w:val="MishnaBatzad"/>
        <w:rPr>
          <w:ins w:id="20503" w:author="קלוד" w:date="2026-10-06T10:10:48Z"/>
        </w:rPr>
      </w:pPr>
      <w:ins w:id="20502" w:author="קלוד" w:date="2026-10-06T10:10:48Z">
        <w:r>
          <w:t xml:space="preserve">משנה ה</w:t>
        </w:r>
      </w:ins>
    </w:p>
    <w:p w14:paraId="7650B8B8" w14:textId="0D64469D" w:rsidR="00B433C9" w:rsidRPr="00C35A2C" w:rsidRDefault="00B433C9" w:rsidP="00ED2F07">
      <w:pPr>
        <w:pStyle w:val="affc"/>
        <w:rPr>
          <w:rtl/>
        </w:rPr>
      </w:pPr>
      <w:bookmarkStart w:id="693" w:name="_Toc119172915"/>
      <w:bookmarkStart w:id="694" w:name="_Toc119230006"/>
      <w:r w:rsidRPr="00AB0056">
        <w:rPr>
          <w:rStyle w:val="affffc"/>
          <w:rtl/>
        </w:rPr>
        <w:t>כהן הדיוט</w:t>
      </w:r>
      <w:bookmarkEnd w:id="693"/>
      <w:bookmarkEnd w:id="694"/>
      <w:r w:rsidRPr="00AB0056">
        <w:rPr>
          <w:rStyle w:val="affffc"/>
          <w:rtl/>
        </w:rPr>
        <w:t xml:space="preserve"> </w:t>
      </w:r>
      <w:r w:rsidRPr="00C35A2C">
        <w:rPr>
          <w:rtl/>
        </w:rPr>
        <w:t>לא ישא אילונית</w:t>
      </w:r>
      <w:r w:rsidR="00ED2F07">
        <w:rPr>
          <w:rFonts w:hint="cs"/>
          <w:rtl/>
        </w:rPr>
        <w:t>,</w:t>
      </w:r>
      <w:r w:rsidRPr="00C35A2C">
        <w:rPr>
          <w:rtl/>
        </w:rPr>
        <w:t xml:space="preserve"> אלא א"כ יש לו בנים</w:t>
      </w:r>
      <w:r w:rsidR="00ED2F07">
        <w:rPr>
          <w:rFonts w:hint="cs"/>
          <w:rtl/>
        </w:rPr>
        <w:t>,</w:t>
      </w:r>
    </w:p>
    <w:p w14:paraId="664B210C" w14:textId="47AABF51" w:rsidR="00647D70" w:rsidRDefault="00647D70" w:rsidP="007C50EB">
      <w:pPr>
        <w:pStyle w:val="affc"/>
        <w:rPr>
          <w:spacing w:val="-2"/>
          <w:rtl/>
        </w:rPr>
      </w:pPr>
      <w:r w:rsidRPr="00647D70">
        <w:rPr>
          <w:rStyle w:val="affffa"/>
          <w:rtl/>
        </w:rPr>
        <w:lastRenderedPageBreak/>
        <w:t>ר</w:t>
      </w:r>
      <w:r w:rsidR="00ED2F07">
        <w:rPr>
          <w:rStyle w:val="affffa"/>
          <w:rFonts w:hint="cs"/>
          <w:rtl/>
        </w:rPr>
        <w:t>"</w:t>
      </w:r>
      <w:r w:rsidRPr="00647D70">
        <w:rPr>
          <w:rStyle w:val="affffa"/>
          <w:rtl/>
        </w:rPr>
        <w:t>י</w:t>
      </w:r>
      <w:r w:rsidR="00B433C9" w:rsidRPr="00647D70">
        <w:rPr>
          <w:rStyle w:val="affffa"/>
          <w:rtl/>
        </w:rPr>
        <w:t>:</w:t>
      </w:r>
      <w:r w:rsidR="00B433C9" w:rsidRPr="00647D70">
        <w:rPr>
          <w:rtl/>
        </w:rPr>
        <w:t xml:space="preserve"> </w:t>
      </w:r>
      <w:r w:rsidR="0073182C" w:rsidRPr="00647D70">
        <w:rPr>
          <w:rtl/>
        </w:rPr>
        <w:t>אף</w:t>
      </w:r>
      <w:r w:rsidR="00B433C9" w:rsidRPr="00647D70">
        <w:rPr>
          <w:rFonts w:hint="cs"/>
          <w:rtl/>
        </w:rPr>
        <w:t xml:space="preserve"> </w:t>
      </w:r>
      <w:r w:rsidR="00B433C9" w:rsidRPr="00647D70">
        <w:rPr>
          <w:rtl/>
        </w:rPr>
        <w:t>שיש לו לא ישא</w:t>
      </w:r>
      <w:r w:rsidR="00ED2F07">
        <w:rPr>
          <w:rFonts w:hint="cs"/>
          <w:rtl/>
        </w:rPr>
        <w:t>נה</w:t>
      </w:r>
      <w:r w:rsidR="00B433C9" w:rsidRPr="00647D70">
        <w:rPr>
          <w:rtl/>
        </w:rPr>
        <w:t xml:space="preserve">, שהיא </w:t>
      </w:r>
      <w:r w:rsidR="00B433C9" w:rsidRPr="00B45C2D">
        <w:rPr>
          <w:rStyle w:val="affff1"/>
          <w:rtl/>
        </w:rPr>
        <w:t>זונה</w:t>
      </w:r>
      <w:r w:rsidR="00B433C9" w:rsidRPr="00647D70">
        <w:rPr>
          <w:rtl/>
        </w:rPr>
        <w:t xml:space="preserve"> </w:t>
      </w:r>
      <w:r w:rsidR="00ED2F07">
        <w:rPr>
          <w:rFonts w:hint="cs"/>
          <w:rtl/>
        </w:rPr>
        <w:t>ש</w:t>
      </w:r>
      <w:r w:rsidR="00B433C9" w:rsidRPr="00647D70">
        <w:rPr>
          <w:rtl/>
        </w:rPr>
        <w:t>בתורה</w:t>
      </w:r>
      <w:r w:rsidR="00ED2F07">
        <w:rPr>
          <w:rFonts w:hint="cs"/>
          <w:spacing w:val="-2"/>
          <w:rtl/>
        </w:rPr>
        <w:t>,</w:t>
      </w:r>
    </w:p>
    <w:p w14:paraId="11CB7098" w14:textId="5BE16C02" w:rsidR="00B433C9" w:rsidRPr="00647D70" w:rsidRDefault="00647D70" w:rsidP="007C50EB">
      <w:pPr>
        <w:pStyle w:val="affc"/>
        <w:rPr>
          <w:rtl/>
        </w:rPr>
      </w:pPr>
      <w:r w:rsidRPr="00647D70">
        <w:rPr>
          <w:rStyle w:val="affffa"/>
          <w:rtl/>
        </w:rPr>
        <w:t>וחכמים</w:t>
      </w:r>
      <w:r w:rsidR="00B433C9" w:rsidRPr="00647D70">
        <w:rPr>
          <w:rStyle w:val="affffa"/>
          <w:rtl/>
        </w:rPr>
        <w:t>:</w:t>
      </w:r>
      <w:r w:rsidR="00B433C9" w:rsidRPr="00647D70">
        <w:rPr>
          <w:rtl/>
        </w:rPr>
        <w:t xml:space="preserve"> </w:t>
      </w:r>
      <w:r w:rsidR="00B433C9" w:rsidRPr="00B45C2D">
        <w:rPr>
          <w:rStyle w:val="affff1"/>
          <w:rtl/>
        </w:rPr>
        <w:t>זונה</w:t>
      </w:r>
      <w:r w:rsidR="00ED2F07">
        <w:rPr>
          <w:rStyle w:val="affff1"/>
          <w:rFonts w:hint="cs"/>
          <w:rtl/>
        </w:rPr>
        <w:t>,</w:t>
      </w:r>
      <w:r w:rsidR="00B433C9" w:rsidRPr="00647D70">
        <w:rPr>
          <w:rtl/>
        </w:rPr>
        <w:t xml:space="preserve"> </w:t>
      </w:r>
      <w:r w:rsidR="00ED2F07">
        <w:rPr>
          <w:rFonts w:hint="cs"/>
          <w:rtl/>
        </w:rPr>
        <w:t xml:space="preserve">רק </w:t>
      </w:r>
      <w:r w:rsidR="00B433C9" w:rsidRPr="00647D70">
        <w:rPr>
          <w:rtl/>
        </w:rPr>
        <w:t>גיורת ומשוחררת, ושנבעלה בזנות</w:t>
      </w:r>
      <w:r w:rsidR="00ED2F07" w:rsidRPr="00B45C2D">
        <w:rPr>
          <w:rStyle w:val="HesberMishna"/>
          <w:rtl/>
          <w:rPrChange w:id="20133" w:author="קלוד" w:date="2026-10-06T10:10:48Z">
            <w:rPr>
              <w:rStyle w:val="affff8"/>
              <w:rtl/>
            </w:rPr>
          </w:rPrChange>
        </w:rPr>
        <w:t xml:space="preserve"> לפסול</w:t>
      </w:r>
      <w:r w:rsidR="00ED2F07">
        <w:rPr>
          <w:rStyle w:val="HesberMishna"/>
          <w:rFonts w:hint="cs"/>
          <w:rtl/>
          <w:rPrChange w:id="20134" w:author="קלוד" w:date="2026-10-06T10:10:48Z">
            <w:rPr>
              <w:rStyle w:val="affff8"/>
              <w:rFonts w:hint="cs"/>
              <w:rtl/>
            </w:rPr>
          </w:rPrChange>
        </w:rPr>
        <w:t xml:space="preserve"> לה</w:t>
      </w:r>
      <w:r w:rsidR="00B433C9" w:rsidRPr="00B45C2D">
        <w:rPr>
          <w:rStyle w:val="HesberMishna"/>
          <w:rtl/>
          <w:rPrChange w:id="20135" w:author="קלוד" w:date="2026-10-06T10:10:48Z">
            <w:rPr>
              <w:rStyle w:val="affff8"/>
              <w:rtl/>
            </w:rPr>
          </w:rPrChange>
        </w:rPr>
        <w:t>.</w:t>
      </w:r>
    </w:p>
    <w:p w14:paraId="76E4F113" w14:textId="53B81771" w:rsidR="00B433C9" w:rsidRDefault="0009780F" w:rsidP="00B55EDF">
      <w:pPr>
        <w:rPr>
          <w:rtl/>
        </w:rPr>
      </w:pPr>
      <w:r>
        <w:rPr>
          <w:rStyle w:val="affff5"/>
          <w:rFonts w:hint="cs"/>
          <w:rtl/>
        </w:rPr>
        <w:t>ת"</w:t>
      </w:r>
      <w:r w:rsidR="00647D70">
        <w:rPr>
          <w:rStyle w:val="affff5"/>
          <w:rFonts w:hint="cs"/>
          <w:rtl/>
        </w:rPr>
        <w:t>ק</w:t>
      </w:r>
      <w:r>
        <w:rPr>
          <w:rStyle w:val="affff5"/>
          <w:rFonts w:hint="cs"/>
          <w:rtl/>
        </w:rPr>
        <w:t xml:space="preserve"> נקט כהן</w:t>
      </w:r>
      <w:r w:rsidR="00647D70">
        <w:rPr>
          <w:rFonts w:ascii="FontbitDavid" w:hAnsi="FontbitDavid" w:hint="cs"/>
          <w:sz w:val="32"/>
          <w:rtl/>
        </w:rPr>
        <w:t xml:space="preserve">: </w:t>
      </w:r>
      <w:r>
        <w:rPr>
          <w:rStyle w:val="affff5"/>
          <w:rFonts w:hint="cs"/>
          <w:rtl/>
        </w:rPr>
        <w:t xml:space="preserve">משום </w:t>
      </w:r>
      <w:r w:rsidR="00B433C9" w:rsidRPr="0025076E">
        <w:rPr>
          <w:rStyle w:val="affff5"/>
          <w:rFonts w:hint="cs"/>
          <w:rtl/>
        </w:rPr>
        <w:t>ר</w:t>
      </w:r>
      <w:r w:rsidR="0025076E" w:rsidRPr="0025076E">
        <w:rPr>
          <w:rStyle w:val="affff5"/>
          <w:rFonts w:hint="cs"/>
          <w:rtl/>
        </w:rPr>
        <w:t>"</w:t>
      </w:r>
      <w:r w:rsidR="00B433C9" w:rsidRPr="0025076E">
        <w:rPr>
          <w:rStyle w:val="affff5"/>
          <w:rFonts w:hint="cs"/>
          <w:rtl/>
        </w:rPr>
        <w:t>י</w:t>
      </w:r>
      <w:r>
        <w:rPr>
          <w:rStyle w:val="affff5"/>
          <w:rFonts w:hint="cs"/>
          <w:rtl/>
        </w:rPr>
        <w:t>,</w:t>
      </w:r>
      <w:r w:rsidR="00B433C9" w:rsidRPr="0025076E">
        <w:rPr>
          <w:rStyle w:val="affff5"/>
          <w:rFonts w:hint="cs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ולעולם אוסר גם</w:t>
      </w:r>
      <w:r w:rsidR="00B433C9" w:rsidRPr="00C35A2C">
        <w:rPr>
          <w:rFonts w:ascii="FontbitDavid" w:hAnsi="FontbitDavid" w:hint="cs"/>
          <w:sz w:val="32"/>
          <w:rtl/>
        </w:rPr>
        <w:t xml:space="preserve"> לישראל</w:t>
      </w:r>
      <w:r>
        <w:rPr>
          <w:rFonts w:ascii="FontbitDavid" w:hAnsi="FontbitDavid" w:hint="cs"/>
          <w:sz w:val="32"/>
          <w:rtl/>
        </w:rPr>
        <w:t xml:space="preserve"> משום </w:t>
      </w:r>
      <w:r w:rsidRPr="00B45C2D">
        <w:rPr>
          <w:rStyle w:val="affff1"/>
          <w:rFonts w:hint="eastAsia"/>
          <w:rtl/>
        </w:rPr>
        <w:t>פר</w:t>
      </w:r>
      <w:r>
        <w:rPr>
          <w:rStyle w:val="affff1"/>
          <w:rFonts w:hint="cs"/>
          <w:rtl/>
        </w:rPr>
        <w:t>ו</w:t>
      </w:r>
      <w:r w:rsidRPr="00B45C2D">
        <w:rPr>
          <w:rStyle w:val="affff1"/>
          <w:rtl/>
        </w:rPr>
        <w:t xml:space="preserve"> ורב</w:t>
      </w:r>
      <w:r>
        <w:rPr>
          <w:rStyle w:val="affff1"/>
          <w:rFonts w:hint="cs"/>
          <w:rtl/>
        </w:rPr>
        <w:t>ו.</w:t>
      </w:r>
    </w:p>
    <w:p w14:paraId="48014BBB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סא:</w:t>
      </w:r>
    </w:p>
    <w:p w14:paraId="7291AD88" w14:textId="1CD7C91E" w:rsidR="0009780F" w:rsidRPr="00736C06" w:rsidRDefault="00B433C9" w:rsidP="00736C06">
      <w:pPr>
        <w:rPr>
          <w:rtl/>
        </w:rPr>
      </w:pPr>
      <w:r w:rsidRPr="00262A77">
        <w:rPr>
          <w:rStyle w:val="affff5"/>
          <w:rFonts w:hint="cs"/>
          <w:spacing w:val="-6"/>
          <w:rtl/>
        </w:rPr>
        <w:t>ט</w:t>
      </w:r>
      <w:r w:rsidR="0009780F">
        <w:rPr>
          <w:rStyle w:val="affff5"/>
          <w:rFonts w:hint="cs"/>
          <w:spacing w:val="-6"/>
          <w:rtl/>
        </w:rPr>
        <w:t>עם</w:t>
      </w:r>
      <w:r w:rsidRPr="00262A77">
        <w:rPr>
          <w:rStyle w:val="affff5"/>
          <w:rFonts w:hint="cs"/>
          <w:spacing w:val="-6"/>
          <w:rtl/>
        </w:rPr>
        <w:t xml:space="preserve"> ר</w:t>
      </w:r>
      <w:r w:rsidRPr="00262A77">
        <w:rPr>
          <w:rStyle w:val="affff5"/>
          <w:spacing w:val="-6"/>
          <w:rtl/>
        </w:rPr>
        <w:t>"</w:t>
      </w:r>
      <w:r w:rsidRPr="00262A77">
        <w:rPr>
          <w:rStyle w:val="affff5"/>
          <w:rFonts w:hint="cs"/>
          <w:spacing w:val="-6"/>
          <w:rtl/>
        </w:rPr>
        <w:t>י</w:t>
      </w:r>
      <w:r w:rsidR="0009780F">
        <w:rPr>
          <w:rStyle w:val="affff5"/>
          <w:rFonts w:hint="cs"/>
          <w:spacing w:val="-6"/>
          <w:rtl/>
        </w:rPr>
        <w:t xml:space="preserve">: </w:t>
      </w:r>
      <w:r w:rsidRPr="00262A77">
        <w:rPr>
          <w:rStyle w:val="affff1"/>
          <w:rFonts w:hint="cs"/>
          <w:spacing w:val="-6"/>
          <w:rtl/>
        </w:rPr>
        <w:t>'</w:t>
      </w:r>
      <w:r w:rsidRPr="00262A77">
        <w:rPr>
          <w:rStyle w:val="affff1"/>
          <w:spacing w:val="-6"/>
          <w:rtl/>
        </w:rPr>
        <w:t>הזנו ולא יפרוצו</w:t>
      </w:r>
      <w:r w:rsidRPr="00262A77">
        <w:rPr>
          <w:rStyle w:val="affff1"/>
          <w:rFonts w:hint="cs"/>
          <w:spacing w:val="-6"/>
          <w:rtl/>
        </w:rPr>
        <w:t>'</w:t>
      </w:r>
      <w:r w:rsidRPr="00262A77">
        <w:rPr>
          <w:rStyle w:val="affff1"/>
          <w:spacing w:val="-6"/>
          <w:rtl/>
        </w:rPr>
        <w:t>,</w:t>
      </w:r>
      <w:r w:rsidRPr="00262A77">
        <w:rPr>
          <w:rFonts w:ascii="FontbitDavid" w:hAnsi="FontbitDavid"/>
          <w:spacing w:val="-6"/>
          <w:sz w:val="32"/>
          <w:rtl/>
        </w:rPr>
        <w:t xml:space="preserve"> כל ביאה שאין בה פר</w:t>
      </w:r>
      <w:r w:rsidR="0009780F">
        <w:rPr>
          <w:rFonts w:ascii="FontbitDavid" w:hAnsi="FontbitDavid" w:hint="cs"/>
          <w:spacing w:val="-6"/>
          <w:sz w:val="32"/>
          <w:rtl/>
        </w:rPr>
        <w:t>י</w:t>
      </w:r>
      <w:r w:rsidRPr="00262A77">
        <w:rPr>
          <w:rFonts w:ascii="FontbitDavid" w:hAnsi="FontbitDavid"/>
          <w:spacing w:val="-6"/>
          <w:sz w:val="32"/>
          <w:rtl/>
        </w:rPr>
        <w:t>צה אינה אלא זנות.</w:t>
      </w:r>
    </w:p>
    <w:p w14:paraId="7BA5ED6D" w14:textId="55D1FFAF" w:rsidR="00B433C9" w:rsidRPr="0009780F" w:rsidRDefault="00B433C9" w:rsidP="00B55EDF">
      <w:pPr>
        <w:rPr>
          <w:rtl/>
        </w:rPr>
      </w:pPr>
      <w:r w:rsidRPr="0025076E">
        <w:rPr>
          <w:rStyle w:val="affff5"/>
          <w:rtl/>
        </w:rPr>
        <w:t xml:space="preserve">תניא, </w:t>
      </w:r>
      <w:r w:rsidR="00647D70">
        <w:rPr>
          <w:rStyle w:val="affff5"/>
          <w:rFonts w:hint="cs"/>
          <w:rtl/>
        </w:rPr>
        <w:t>ר'</w:t>
      </w:r>
      <w:r w:rsidR="0009780F">
        <w:rPr>
          <w:rStyle w:val="affff5"/>
          <w:rFonts w:hint="cs"/>
          <w:rtl/>
        </w:rPr>
        <w:t xml:space="preserve"> אליעזר</w:t>
      </w:r>
      <w:r w:rsidRPr="0025076E">
        <w:rPr>
          <w:rStyle w:val="affff5"/>
          <w:rtl/>
        </w:rPr>
        <w:t>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AE2008">
        <w:rPr>
          <w:rStyle w:val="affff3"/>
          <w:rtl/>
        </w:rPr>
        <w:t>כהן לא ישא קטנה</w:t>
      </w:r>
      <w:r w:rsidRPr="00B45C2D">
        <w:rPr>
          <w:rtl/>
        </w:rPr>
        <w:t>.</w:t>
      </w:r>
    </w:p>
    <w:p w14:paraId="389775E0" w14:textId="6103DD5B" w:rsidR="00B433C9" w:rsidRPr="00C35A2C" w:rsidRDefault="00907804" w:rsidP="00907804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טעמו ב</w:t>
      </w:r>
      <w:r w:rsidR="0009780F">
        <w:rPr>
          <w:rStyle w:val="affff5"/>
          <w:rFonts w:hint="cs"/>
          <w:rtl/>
        </w:rPr>
        <w:t xml:space="preserve">הו"א, </w:t>
      </w:r>
      <w:r w:rsidR="00B433C9" w:rsidRPr="0025076E">
        <w:rPr>
          <w:rStyle w:val="affff5"/>
          <w:rFonts w:hint="cs"/>
          <w:rtl/>
        </w:rPr>
        <w:t>לרבה</w:t>
      </w:r>
      <w:r w:rsidR="00B433C9" w:rsidRPr="0025076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25076E">
        <w:rPr>
          <w:rStyle w:val="affff5"/>
          <w:rFonts w:hint="cs"/>
          <w:rtl/>
        </w:rPr>
        <w:t>כר</w:t>
      </w:r>
      <w:r w:rsidR="00B433C9" w:rsidRPr="0025076E">
        <w:rPr>
          <w:rStyle w:val="affff5"/>
          <w:rtl/>
        </w:rPr>
        <w:t>"</w:t>
      </w:r>
      <w:r w:rsidR="00B433C9" w:rsidRPr="0025076E">
        <w:rPr>
          <w:rStyle w:val="affff5"/>
          <w:rFonts w:hint="cs"/>
          <w:rtl/>
        </w:rPr>
        <w:t>מ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דחייש למיעוט</w:t>
      </w:r>
      <w:r>
        <w:rPr>
          <w:rFonts w:ascii="FontbitDavid" w:hAnsi="FontbitDavid" w:hint="cs"/>
          <w:sz w:val="32"/>
          <w:rtl/>
        </w:rPr>
        <w:t>,</w:t>
      </w:r>
      <w:r w:rsidR="00B433C9">
        <w:rPr>
          <w:rFonts w:ascii="FontbitDavid" w:hAnsi="FontbitDavid" w:hint="cs"/>
          <w:sz w:val="32"/>
          <w:rtl/>
        </w:rPr>
        <w:t xml:space="preserve"> </w:t>
      </w:r>
      <w:r w:rsidR="00B433C9" w:rsidRPr="0025076E">
        <w:rPr>
          <w:rStyle w:val="affff5"/>
          <w:rtl/>
        </w:rPr>
        <w:t>ו</w:t>
      </w:r>
      <w:r w:rsidR="00B433C9" w:rsidRPr="0025076E">
        <w:rPr>
          <w:rStyle w:val="affff5"/>
          <w:rFonts w:hint="cs"/>
          <w:rtl/>
        </w:rPr>
        <w:t>כר</w:t>
      </w:r>
      <w:r w:rsidR="00B433C9" w:rsidRPr="0025076E">
        <w:rPr>
          <w:rStyle w:val="affff5"/>
          <w:rtl/>
        </w:rPr>
        <w:t>"</w:t>
      </w:r>
      <w:r w:rsidR="00B433C9" w:rsidRPr="0025076E">
        <w:rPr>
          <w:rStyle w:val="affff5"/>
          <w:rFonts w:hint="cs"/>
          <w:rtl/>
        </w:rPr>
        <w:t>י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אילונית </w:t>
      </w:r>
      <w:r w:rsidR="00B433C9" w:rsidRPr="00B45C2D">
        <w:rPr>
          <w:rStyle w:val="affff1"/>
          <w:b/>
          <w:bCs/>
          <w:rtl/>
        </w:rPr>
        <w:t>זונה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67B007B7" w14:textId="3423876F" w:rsidR="00B433C9" w:rsidRPr="0039104D" w:rsidRDefault="00907804" w:rsidP="00907804">
      <w:pPr>
        <w:rPr>
          <w:rFonts w:ascii="FontbitDavid" w:hAnsi="FontbitDavid" w:cs="PFT_Frank"/>
          <w:b/>
          <w:bCs/>
          <w:sz w:val="14"/>
          <w:szCs w:val="14"/>
          <w:rtl/>
        </w:rPr>
      </w:pPr>
      <w:r>
        <w:rPr>
          <w:rStyle w:val="affff5"/>
          <w:rFonts w:hint="cs"/>
          <w:rtl/>
        </w:rPr>
        <w:t xml:space="preserve">ודחינו: דאינו חושש </w:t>
      </w:r>
      <w:r w:rsidR="00B433C9" w:rsidRPr="0025076E">
        <w:rPr>
          <w:rStyle w:val="affff5"/>
          <w:rFonts w:hint="cs"/>
          <w:rtl/>
        </w:rPr>
        <w:t>כר</w:t>
      </w:r>
      <w:r w:rsidR="00B433C9" w:rsidRPr="0025076E">
        <w:rPr>
          <w:rStyle w:val="affff5"/>
          <w:rtl/>
        </w:rPr>
        <w:t>"</w:t>
      </w:r>
      <w:r w:rsidR="00B433C9" w:rsidRPr="0025076E">
        <w:rPr>
          <w:rStyle w:val="affff5"/>
          <w:rFonts w:hint="cs"/>
          <w:rtl/>
        </w:rPr>
        <w:t>מ</w:t>
      </w:r>
      <w:r w:rsidR="00647D70">
        <w:rPr>
          <w:rFonts w:ascii="FontbitDavid" w:hAnsi="FontbitDavid" w:hint="cs"/>
          <w:sz w:val="32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ד</w:t>
      </w:r>
      <w:r w:rsidR="00B433C9" w:rsidRPr="00C35A2C">
        <w:rPr>
          <w:rFonts w:ascii="FontbitDavid" w:hAnsi="FontbitDavid"/>
          <w:sz w:val="32"/>
          <w:rtl/>
        </w:rPr>
        <w:t xml:space="preserve">קטן וקטנה </w:t>
      </w:r>
      <w:r w:rsidR="00B433C9" w:rsidRPr="00B45C2D">
        <w:rPr>
          <w:rStyle w:val="affff8"/>
          <w:rtl/>
        </w:rPr>
        <w:t>לא חולצין</w:t>
      </w:r>
      <w:r w:rsidR="00B433C9" w:rsidRPr="00C35A2C">
        <w:rPr>
          <w:rFonts w:ascii="FontbitDavid" w:hAnsi="FontbitDavid"/>
          <w:sz w:val="32"/>
          <w:rtl/>
        </w:rPr>
        <w:t xml:space="preserve"> ולא מיבמין, </w:t>
      </w:r>
    </w:p>
    <w:p w14:paraId="2E89B988" w14:textId="0B7B721C" w:rsidR="00B433C9" w:rsidRDefault="00B433C9" w:rsidP="00184AB9">
      <w:pPr>
        <w:rPr>
          <w:rFonts w:ascii="FontbitDavid" w:hAnsi="FontbitDavid"/>
          <w:sz w:val="32"/>
          <w:rtl/>
        </w:rPr>
      </w:pPr>
      <w:r w:rsidRPr="00AC7749">
        <w:rPr>
          <w:rFonts w:ascii="FontbitDavid" w:hAnsi="FontbitDavid"/>
          <w:spacing w:val="-4"/>
          <w:sz w:val="32"/>
          <w:rtl/>
        </w:rPr>
        <w:t xml:space="preserve">שמא ימצא סריס, </w:t>
      </w:r>
      <w:r w:rsidR="00907804">
        <w:rPr>
          <w:rFonts w:ascii="FontbitDavid" w:hAnsi="FontbitDavid" w:hint="cs"/>
          <w:spacing w:val="-4"/>
          <w:sz w:val="32"/>
          <w:rtl/>
        </w:rPr>
        <w:t>ו</w:t>
      </w:r>
      <w:r w:rsidRPr="00AC7749">
        <w:rPr>
          <w:rFonts w:ascii="FontbitDavid" w:hAnsi="FontbitDavid"/>
          <w:spacing w:val="-4"/>
          <w:sz w:val="32"/>
          <w:rtl/>
        </w:rPr>
        <w:t xml:space="preserve">אילונית, </w:t>
      </w:r>
      <w:r w:rsidR="00184AB9">
        <w:rPr>
          <w:rStyle w:val="affff5"/>
          <w:rFonts w:hint="cs"/>
          <w:rtl/>
        </w:rPr>
        <w:t>ד</w:t>
      </w:r>
      <w:r w:rsidR="00647D70">
        <w:rPr>
          <w:rStyle w:val="affff5"/>
          <w:rFonts w:hint="cs"/>
          <w:rtl/>
        </w:rPr>
        <w:t>לר</w:t>
      </w:r>
      <w:r w:rsidR="000243DA">
        <w:rPr>
          <w:rStyle w:val="affff5"/>
          <w:rFonts w:hint="cs"/>
          <w:rtl/>
        </w:rPr>
        <w:t>"</w:t>
      </w:r>
      <w:r w:rsidR="00647D70">
        <w:rPr>
          <w:rStyle w:val="affff5"/>
          <w:rFonts w:hint="cs"/>
          <w:rtl/>
        </w:rPr>
        <w:t>א</w:t>
      </w:r>
      <w:r w:rsidRPr="0025076E">
        <w:rPr>
          <w:rStyle w:val="affff5"/>
          <w:rtl/>
        </w:rPr>
        <w:t xml:space="preserve">: </w:t>
      </w:r>
      <w:r w:rsidRPr="00C35A2C">
        <w:rPr>
          <w:rFonts w:ascii="FontbitDavid" w:hAnsi="FontbitDavid"/>
          <w:sz w:val="32"/>
          <w:rtl/>
        </w:rPr>
        <w:t>קטנה מתייבמת</w:t>
      </w:r>
      <w:r w:rsidR="00184AB9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</w:p>
    <w:p w14:paraId="1EFBE81A" w14:textId="5CA87DB7" w:rsidR="00B433C9" w:rsidRDefault="00184AB9" w:rsidP="00184AB9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וכן </w:t>
      </w:r>
      <w:r w:rsidRPr="00B45C2D">
        <w:rPr>
          <w:rStyle w:val="affff5"/>
          <w:rFonts w:hint="eastAsia"/>
          <w:rtl/>
        </w:rPr>
        <w:t>אינו</w:t>
      </w:r>
      <w:r w:rsidRPr="00B45C2D">
        <w:rPr>
          <w:rStyle w:val="affff5"/>
          <w:rtl/>
        </w:rPr>
        <w:t xml:space="preserve"> מפרש </w:t>
      </w:r>
      <w:r w:rsidRPr="00AB6A4A">
        <w:rPr>
          <w:rStyle w:val="affff3"/>
          <w:rFonts w:hint="eastAsia"/>
          <w:rtl/>
        </w:rPr>
        <w:t>זונה</w:t>
      </w:r>
      <w:r w:rsidRPr="00B45C2D">
        <w:rPr>
          <w:rStyle w:val="affff5"/>
          <w:rtl/>
        </w:rPr>
        <w:t xml:space="preserve"> כר"י: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>
        <w:rPr>
          <w:rStyle w:val="affff5"/>
          <w:rFonts w:hint="cs"/>
          <w:rtl/>
        </w:rPr>
        <w:t>ד</w:t>
      </w:r>
      <w:r w:rsidR="00B433C9" w:rsidRPr="0025076E">
        <w:rPr>
          <w:rStyle w:val="affff5"/>
          <w:rFonts w:hint="cs"/>
          <w:rtl/>
        </w:rPr>
        <w:t>לר</w:t>
      </w:r>
      <w:r w:rsidR="00B433C9" w:rsidRPr="0025076E">
        <w:rPr>
          <w:rStyle w:val="affff5"/>
          <w:rtl/>
        </w:rPr>
        <w:t>"</w:t>
      </w:r>
      <w:r w:rsidR="00B433C9" w:rsidRPr="0025076E">
        <w:rPr>
          <w:rStyle w:val="affff5"/>
          <w:rFonts w:hint="cs"/>
          <w:rtl/>
        </w:rPr>
        <w:t xml:space="preserve">א: </w:t>
      </w:r>
      <w:r w:rsidR="00B433C9" w:rsidRPr="00B45C2D">
        <w:rPr>
          <w:rStyle w:val="affff1"/>
          <w:rtl/>
        </w:rPr>
        <w:t>זונה</w:t>
      </w:r>
      <w:r w:rsidR="00B433C9" w:rsidRPr="00C35A2C">
        <w:rPr>
          <w:rFonts w:ascii="FontbitDavid" w:hAnsi="FontbitDavid"/>
          <w:sz w:val="32"/>
          <w:rtl/>
        </w:rPr>
        <w:t xml:space="preserve"> כשמה</w:t>
      </w:r>
      <w:r>
        <w:rPr>
          <w:rFonts w:ascii="FontbitDavid" w:hAnsi="FontbitDavid" w:hint="cs"/>
          <w:sz w:val="32"/>
          <w:rtl/>
        </w:rPr>
        <w:t xml:space="preserve"> </w:t>
      </w:r>
      <w:r w:rsidRPr="00B45C2D">
        <w:rPr>
          <w:rStyle w:val="affff8"/>
          <w:rFonts w:hint="eastAsia"/>
          <w:rtl/>
        </w:rPr>
        <w:t>מבעלה</w:t>
      </w:r>
      <w:r>
        <w:rPr>
          <w:rStyle w:val="affff8"/>
          <w:rFonts w:hint="cs"/>
          <w:rtl/>
        </w:rPr>
        <w:t>,</w:t>
      </w:r>
      <w:r w:rsidR="00B433C9">
        <w:rPr>
          <w:rFonts w:ascii="FontbitDavid" w:hAnsi="FontbitDavid" w:hint="cs"/>
          <w:sz w:val="32"/>
          <w:rtl/>
        </w:rPr>
        <w:t xml:space="preserve"> </w:t>
      </w:r>
      <w:r w:rsidR="00B433C9" w:rsidRPr="0025076E">
        <w:rPr>
          <w:rStyle w:val="affff5"/>
          <w:rFonts w:hint="cs"/>
          <w:rtl/>
        </w:rPr>
        <w:t>ר</w:t>
      </w:r>
      <w:r w:rsidR="00B433C9" w:rsidRPr="0025076E">
        <w:rPr>
          <w:rStyle w:val="affff5"/>
          <w:rtl/>
        </w:rPr>
        <w:t>"</w:t>
      </w:r>
      <w:r w:rsidR="00B433C9" w:rsidRPr="0025076E">
        <w:rPr>
          <w:rStyle w:val="affff5"/>
          <w:rFonts w:hint="cs"/>
          <w:rtl/>
        </w:rPr>
        <w:t>ע</w:t>
      </w:r>
      <w:r w:rsidR="00B433C9" w:rsidRPr="0025076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מופקרת</w:t>
      </w:r>
      <w:r>
        <w:rPr>
          <w:rFonts w:ascii="FontbitDavid" w:hAnsi="FontbitDavid" w:hint="cs"/>
          <w:sz w:val="32"/>
          <w:rtl/>
        </w:rPr>
        <w:t>,</w:t>
      </w:r>
    </w:p>
    <w:p w14:paraId="4F7EF0E2" w14:textId="36A20438" w:rsidR="00B433C9" w:rsidRPr="00C35A2C" w:rsidRDefault="00184AB9" w:rsidP="00B45C2D">
      <w:pPr>
        <w:rPr>
          <w:rFonts w:ascii="FontbitDavid" w:hAnsi="FontbitDavid"/>
          <w:sz w:val="32"/>
          <w:rtl/>
        </w:rPr>
      </w:pP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 w:hint="cs"/>
          <w:sz w:val="32"/>
          <w:rtl/>
        </w:rPr>
        <w:t xml:space="preserve">   </w:t>
      </w:r>
      <w:r w:rsidR="00B433C9" w:rsidRPr="0025076E">
        <w:rPr>
          <w:rStyle w:val="affff5"/>
          <w:rFonts w:hint="cs"/>
          <w:rtl/>
        </w:rPr>
        <w:t>רמב</w:t>
      </w:r>
      <w:r w:rsidR="00B433C9" w:rsidRPr="0025076E">
        <w:rPr>
          <w:rStyle w:val="affff5"/>
          <w:rtl/>
        </w:rPr>
        <w:t>"</w:t>
      </w:r>
      <w:r w:rsidR="00B433C9" w:rsidRPr="0025076E">
        <w:rPr>
          <w:rStyle w:val="affff5"/>
          <w:rFonts w:hint="cs"/>
          <w:rtl/>
        </w:rPr>
        <w:t>ח</w:t>
      </w:r>
      <w:r w:rsidR="00B433C9" w:rsidRPr="0025076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הלך בעלה להשקותה ובא עליה</w:t>
      </w:r>
      <w:r>
        <w:rPr>
          <w:rFonts w:ascii="FontbitDavid" w:hAnsi="FontbitDavid" w:hint="cs"/>
          <w:sz w:val="32"/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="00B433C9" w:rsidRPr="0025076E">
        <w:rPr>
          <w:rStyle w:val="affff5"/>
          <w:rFonts w:hint="cs"/>
          <w:rtl/>
        </w:rPr>
        <w:t>ר</w:t>
      </w:r>
      <w:r w:rsidR="00B433C9" w:rsidRPr="0025076E">
        <w:rPr>
          <w:rStyle w:val="affff5"/>
          <w:rtl/>
        </w:rPr>
        <w:t>"</w:t>
      </w:r>
      <w:r w:rsidR="00B433C9" w:rsidRPr="0025076E">
        <w:rPr>
          <w:rStyle w:val="affff5"/>
          <w:rFonts w:hint="cs"/>
          <w:rtl/>
        </w:rPr>
        <w:t>י</w:t>
      </w:r>
      <w:r w:rsidR="00B433C9" w:rsidRPr="0025076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אילונית</w:t>
      </w:r>
      <w:r>
        <w:rPr>
          <w:rFonts w:ascii="FontbitDavid" w:hAnsi="FontbitDavid" w:hint="cs"/>
          <w:sz w:val="32"/>
          <w:rtl/>
        </w:rPr>
        <w:t>,</w:t>
      </w:r>
    </w:p>
    <w:p w14:paraId="53EC005E" w14:textId="5A6728CB" w:rsidR="00B433C9" w:rsidRPr="00C35A2C" w:rsidRDefault="00184AB9" w:rsidP="00B45C2D">
      <w:pPr>
        <w:ind w:left="226" w:firstLine="113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   </w:t>
      </w:r>
      <w:r w:rsidR="00B433C9" w:rsidRPr="0025076E">
        <w:rPr>
          <w:rStyle w:val="affff5"/>
          <w:rFonts w:hint="cs"/>
          <w:rtl/>
        </w:rPr>
        <w:t>וחכ</w:t>
      </w:r>
      <w:r>
        <w:rPr>
          <w:rStyle w:val="affff5"/>
          <w:rFonts w:hint="cs"/>
          <w:rtl/>
        </w:rPr>
        <w:t>מים</w:t>
      </w:r>
      <w:r w:rsidR="00B433C9" w:rsidRPr="0025076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רק</w:t>
      </w:r>
      <w:r w:rsidR="00B433C9" w:rsidRPr="00C35A2C">
        <w:rPr>
          <w:rFonts w:ascii="FontbitDavid" w:hAnsi="FontbitDavid"/>
          <w:sz w:val="32"/>
          <w:rtl/>
        </w:rPr>
        <w:t xml:space="preserve"> גיורת ומשוחררת, ושנבעלה בעילת זנות</w:t>
      </w:r>
      <w:r>
        <w:rPr>
          <w:rFonts w:ascii="FontbitDavid" w:hAnsi="FontbitDavid" w:hint="cs"/>
          <w:sz w:val="32"/>
          <w:rtl/>
        </w:rPr>
        <w:t>,</w:t>
      </w:r>
    </w:p>
    <w:p w14:paraId="5654CA14" w14:textId="0DC7A85C" w:rsidR="00184AB9" w:rsidRPr="00B45C2D" w:rsidRDefault="00184AB9" w:rsidP="00B45C2D">
      <w:pPr>
        <w:ind w:left="226" w:firstLine="113"/>
        <w:rPr>
          <w:rStyle w:val="affff8"/>
          <w:rtl/>
        </w:rPr>
      </w:pPr>
      <w:r>
        <w:rPr>
          <w:rStyle w:val="affff5"/>
          <w:rFonts w:hint="cs"/>
          <w:rtl/>
        </w:rPr>
        <w:t xml:space="preserve">   </w:t>
      </w:r>
      <w:r w:rsidR="00B433C9" w:rsidRPr="0025076E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 xml:space="preserve">' </w:t>
      </w:r>
      <w:r w:rsidR="00B433C9" w:rsidRPr="0025076E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>לעזר</w:t>
      </w:r>
      <w:r w:rsidR="00B433C9" w:rsidRPr="0025076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פנוי על הפנויה שלא לאישות</w:t>
      </w:r>
      <w:r w:rsidRPr="00184AB9">
        <w:rPr>
          <w:rStyle w:val="affff5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ו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אין הלכה </w:t>
      </w:r>
      <w:r w:rsidRPr="00B45C2D">
        <w:rPr>
          <w:rStyle w:val="affff8"/>
          <w:b/>
          <w:rtl/>
        </w:rPr>
        <w:t>כ</w:t>
      </w:r>
      <w:r w:rsidRPr="00B45C2D">
        <w:rPr>
          <w:rStyle w:val="affff8"/>
          <w:rFonts w:hint="eastAsia"/>
          <w:b/>
          <w:rtl/>
        </w:rPr>
        <w:t>מותו</w:t>
      </w:r>
      <w:r w:rsidRPr="00B45C2D">
        <w:rPr>
          <w:rStyle w:val="affff8"/>
          <w:rtl/>
        </w:rPr>
        <w:t>.</w:t>
      </w:r>
    </w:p>
    <w:p w14:paraId="4DE4730D" w14:textId="7A479333" w:rsidR="00411A46" w:rsidRDefault="00184AB9" w:rsidP="00184AB9">
      <w:pPr>
        <w:rPr>
          <w:rFonts w:ascii="FontbitDavid" w:hAnsi="FontbitDavid"/>
          <w:spacing w:val="-6"/>
          <w:sz w:val="32"/>
          <w:rtl/>
        </w:rPr>
      </w:pPr>
      <w:r>
        <w:rPr>
          <w:rStyle w:val="affff5"/>
          <w:rFonts w:hint="cs"/>
          <w:rtl/>
        </w:rPr>
        <w:t>ר</w:t>
      </w:r>
      <w:r w:rsidRPr="00B45C2D">
        <w:rPr>
          <w:rStyle w:val="affff5"/>
          <w:rFonts w:hint="eastAsia"/>
          <w:rtl/>
        </w:rPr>
        <w:t>אב</w:t>
      </w:r>
      <w:r w:rsidRPr="00B45C2D">
        <w:rPr>
          <w:rStyle w:val="affff5"/>
          <w:rtl/>
        </w:rPr>
        <w:t>"א:</w:t>
      </w:r>
      <w:r>
        <w:rPr>
          <w:rFonts w:ascii="FontbitDavid" w:hAnsi="FontbitDavid" w:hint="cs"/>
          <w:spacing w:val="-6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בכ</w:t>
      </w:r>
      <w:r w:rsidR="00B433C9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"</w:t>
      </w:r>
      <w:r w:rsidR="00B433C9"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ג</w:t>
      </w:r>
      <w:r>
        <w:rPr>
          <w:rFonts w:ascii="FontbitDavid" w:hAnsi="FontbitDavid" w:hint="cs"/>
          <w:spacing w:val="-6"/>
          <w:sz w:val="32"/>
          <w:rtl/>
        </w:rPr>
        <w:t>,</w:t>
      </w:r>
      <w:r w:rsidR="00B433C9" w:rsidRPr="00AC7749">
        <w:rPr>
          <w:rFonts w:ascii="FontbitDavid" w:hAnsi="FontbitDavid" w:hint="cs"/>
          <w:spacing w:val="-6"/>
          <w:sz w:val="32"/>
          <w:rtl/>
        </w:rPr>
        <w:t xml:space="preserve"> שקונה אותה כשגדולה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ואז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היא</w:t>
      </w:r>
      <w:r w:rsidR="00B433C9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בעולה</w:t>
      </w:r>
      <w:r w:rsidR="00411A46">
        <w:rPr>
          <w:rFonts w:ascii="FontbitDavid" w:hAnsi="FontbitDavid" w:hint="cs"/>
          <w:spacing w:val="-6"/>
          <w:sz w:val="32"/>
          <w:rtl/>
        </w:rPr>
        <w:t>.</w:t>
      </w:r>
    </w:p>
    <w:p w14:paraId="71CE2D68" w14:textId="4B1AFFF5" w:rsidR="00B433C9" w:rsidRPr="00D238B7" w:rsidRDefault="00411A46" w:rsidP="00411A46">
      <w:pPr>
        <w:rPr>
          <w:rStyle w:val="affff5"/>
          <w:rtl/>
        </w:rPr>
      </w:pPr>
      <w:r w:rsidRPr="00B45C2D">
        <w:rPr>
          <w:rStyle w:val="affff5"/>
          <w:rFonts w:hint="eastAsia"/>
          <w:rtl/>
        </w:rPr>
        <w:t>ודחינו</w:t>
      </w:r>
      <w:r w:rsidRPr="00B45C2D">
        <w:rPr>
          <w:rStyle w:val="affff5"/>
          <w:rtl/>
        </w:rPr>
        <w:t>:</w:t>
      </w:r>
      <w:r w:rsidR="00B433C9" w:rsidRPr="00AC7749">
        <w:rPr>
          <w:rFonts w:ascii="FontbitDavid" w:hAnsi="FontbitDavid" w:hint="cs"/>
          <w:spacing w:val="-6"/>
          <w:sz w:val="32"/>
          <w:rtl/>
        </w:rPr>
        <w:t xml:space="preserve"> א</w:t>
      </w:r>
      <w:r>
        <w:rPr>
          <w:rFonts w:ascii="FontbitDavid" w:hAnsi="FontbitDavid" w:hint="cs"/>
          <w:spacing w:val="-6"/>
          <w:sz w:val="32"/>
          <w:rtl/>
        </w:rPr>
        <w:t>ם</w:t>
      </w:r>
      <w:r w:rsidR="00B433C9" w:rsidRPr="00AC7749">
        <w:rPr>
          <w:rFonts w:ascii="FontbitDavid" w:hAnsi="FontbitDavid" w:hint="cs"/>
          <w:spacing w:val="-6"/>
          <w:sz w:val="32"/>
          <w:rtl/>
        </w:rPr>
        <w:t xml:space="preserve"> קידשה אביה מאז נתקדשה</w:t>
      </w:r>
      <w:r>
        <w:rPr>
          <w:rFonts w:ascii="FontbitDavid" w:hAnsi="FontbitDavid" w:hint="cs"/>
          <w:spacing w:val="-6"/>
          <w:sz w:val="32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וא</w:t>
      </w:r>
      <w:r>
        <w:rPr>
          <w:rFonts w:ascii="FontbitDavid" w:hAnsi="FontbitDavid" w:hint="cs"/>
          <w:sz w:val="32"/>
          <w:rtl/>
        </w:rPr>
        <w:t>ם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לא -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B45C2D">
        <w:rPr>
          <w:rStyle w:val="affff5"/>
          <w:rFonts w:hint="eastAsia"/>
          <w:rtl/>
        </w:rPr>
        <w:t>ל</w:t>
      </w:r>
      <w:r w:rsidR="00B433C9" w:rsidRPr="00411A46">
        <w:rPr>
          <w:rStyle w:val="affff5"/>
          <w:rFonts w:hint="cs"/>
          <w:rtl/>
        </w:rPr>
        <w:t>כ</w:t>
      </w:r>
      <w:r>
        <w:rPr>
          <w:rStyle w:val="affff5"/>
          <w:rFonts w:hint="cs"/>
          <w:rtl/>
        </w:rPr>
        <w:t>ו"ע</w:t>
      </w:r>
      <w:r w:rsidR="00B433C9" w:rsidRPr="0025076E">
        <w:rPr>
          <w:rStyle w:val="affff5"/>
          <w:rFonts w:hint="cs"/>
          <w:rtl/>
        </w:rPr>
        <w:t xml:space="preserve"> </w:t>
      </w:r>
      <w:r>
        <w:rPr>
          <w:rFonts w:hint="cs"/>
          <w:rtl/>
        </w:rPr>
        <w:t>ת</w:t>
      </w:r>
      <w:r w:rsidR="00B433C9" w:rsidRPr="0025076E">
        <w:rPr>
          <w:rFonts w:hint="cs"/>
          <w:rtl/>
        </w:rPr>
        <w:t>א</w:t>
      </w:r>
      <w:r>
        <w:rPr>
          <w:rFonts w:hint="cs"/>
          <w:rtl/>
        </w:rPr>
        <w:t>סר.</w:t>
      </w:r>
    </w:p>
    <w:p w14:paraId="0DB0E3BF" w14:textId="6AFB2342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א.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25076E">
        <w:rPr>
          <w:rStyle w:val="affff5"/>
          <w:rFonts w:hint="cs"/>
          <w:rtl/>
        </w:rPr>
        <w:t xml:space="preserve">אלא </w:t>
      </w:r>
      <w:r w:rsidR="00411A46">
        <w:rPr>
          <w:rStyle w:val="affff5"/>
          <w:rFonts w:hint="cs"/>
          <w:rtl/>
        </w:rPr>
        <w:t>ל</w:t>
      </w:r>
      <w:r w:rsidRPr="0025076E">
        <w:rPr>
          <w:rStyle w:val="affff5"/>
          <w:rFonts w:hint="cs"/>
          <w:rtl/>
        </w:rPr>
        <w:t>רבא</w:t>
      </w:r>
      <w:r w:rsidRPr="0025076E">
        <w:rPr>
          <w:rStyle w:val="affff5"/>
          <w:rtl/>
        </w:rPr>
        <w:t xml:space="preserve">: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בכהן הדיוט</w:t>
      </w:r>
      <w:r w:rsidRPr="00C35A2C">
        <w:rPr>
          <w:rFonts w:ascii="FontbitDavid" w:hAnsi="FontbitDavid"/>
          <w:sz w:val="32"/>
          <w:rtl/>
        </w:rPr>
        <w:t xml:space="preserve">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שמא תתפתה עליו</w:t>
      </w:r>
      <w:r w:rsidR="00411A46">
        <w:rPr>
          <w:rFonts w:ascii="FontbitDavid" w:hAnsi="FontbitDavid" w:hint="cs"/>
          <w:sz w:val="32"/>
          <w:rtl/>
        </w:rPr>
        <w:t>,</w:t>
      </w:r>
      <w:r w:rsidR="00411A46" w:rsidRPr="00B45C2D">
        <w:rPr>
          <w:rStyle w:val="affff8"/>
          <w:rtl/>
        </w:rPr>
        <w:t xml:space="preserve"> ו</w:t>
      </w:r>
      <w:r w:rsidR="000243DA">
        <w:rPr>
          <w:rStyle w:val="affff8"/>
          <w:rFonts w:hint="cs"/>
          <w:rtl/>
        </w:rPr>
        <w:t>לכהן נ</w:t>
      </w:r>
      <w:r w:rsidR="00411A46" w:rsidRPr="00B45C2D">
        <w:rPr>
          <w:rStyle w:val="affff8"/>
          <w:rFonts w:hint="eastAsia"/>
          <w:rtl/>
        </w:rPr>
        <w:t>אסר</w:t>
      </w:r>
      <w:r w:rsidR="000243DA">
        <w:rPr>
          <w:rStyle w:val="affff8"/>
          <w:rFonts w:hint="cs"/>
          <w:rtl/>
        </w:rPr>
        <w:t>ת ב</w:t>
      </w:r>
      <w:r w:rsidR="00411A46" w:rsidRPr="00B45C2D">
        <w:rPr>
          <w:rStyle w:val="affff8"/>
          <w:rFonts w:hint="eastAsia"/>
          <w:rtl/>
        </w:rPr>
        <w:t>אונס</w:t>
      </w:r>
      <w:r w:rsidR="00411A46">
        <w:rPr>
          <w:rStyle w:val="affff8"/>
          <w:rFonts w:hint="cs"/>
          <w:rtl/>
        </w:rPr>
        <w:t>.</w:t>
      </w:r>
    </w:p>
    <w:p w14:paraId="52F51101" w14:textId="24C85FAD" w:rsidR="00B433C9" w:rsidRPr="00D238B7" w:rsidRDefault="00B433C9" w:rsidP="00B45C2D">
      <w:pPr>
        <w:rPr>
          <w:rStyle w:val="affff5"/>
          <w:rtl/>
        </w:rPr>
      </w:pPr>
      <w:r w:rsidRPr="00D238B7">
        <w:rPr>
          <w:rStyle w:val="affff5"/>
          <w:rFonts w:hint="cs"/>
          <w:rtl/>
        </w:rPr>
        <w:t>ב.</w:t>
      </w:r>
      <w:r w:rsidRPr="00C35A2C">
        <w:rPr>
          <w:rFonts w:hint="cs"/>
          <w:rtl/>
        </w:rPr>
        <w:t xml:space="preserve"> </w:t>
      </w:r>
      <w:r w:rsidRPr="0025076E">
        <w:rPr>
          <w:rStyle w:val="affff5"/>
          <w:rFonts w:hint="cs"/>
          <w:rtl/>
        </w:rPr>
        <w:t>ר</w:t>
      </w:r>
      <w:r w:rsidRPr="0025076E">
        <w:rPr>
          <w:rStyle w:val="affff5"/>
          <w:rtl/>
        </w:rPr>
        <w:t>"</w:t>
      </w:r>
      <w:r w:rsidRPr="0025076E">
        <w:rPr>
          <w:rStyle w:val="affff5"/>
          <w:rFonts w:hint="cs"/>
          <w:rtl/>
        </w:rPr>
        <w:t>פ</w:t>
      </w:r>
      <w:r w:rsidRPr="0025076E">
        <w:rPr>
          <w:rStyle w:val="affff5"/>
          <w:rtl/>
        </w:rPr>
        <w:t>:</w:t>
      </w:r>
      <w:r w:rsidRPr="00C35A2C">
        <w:rPr>
          <w:rFonts w:hint="cs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בכ"ג</w:t>
      </w:r>
      <w:r w:rsidRPr="00C35A2C">
        <w:rPr>
          <w:rtl/>
        </w:rPr>
        <w:t xml:space="preserve">, </w:t>
      </w:r>
      <w:r w:rsidRPr="0025076E">
        <w:rPr>
          <w:rStyle w:val="affff5"/>
          <w:rFonts w:hint="cs"/>
          <w:rtl/>
        </w:rPr>
        <w:t>וכהאי תנא</w:t>
      </w:r>
      <w:r w:rsidRPr="00C35A2C">
        <w:rPr>
          <w:rFonts w:hint="cs"/>
          <w:rtl/>
        </w:rPr>
        <w:t xml:space="preserve"> </w:t>
      </w:r>
      <w:r w:rsidRPr="00BF2C41">
        <w:rPr>
          <w:rStyle w:val="affff1"/>
          <w:rFonts w:hint="cs"/>
          <w:rtl/>
        </w:rPr>
        <w:t>ד'אשה'</w:t>
      </w:r>
      <w:r w:rsidR="00411A46">
        <w:rPr>
          <w:rStyle w:val="affff1"/>
          <w:rFonts w:hint="cs"/>
          <w:rtl/>
        </w:rPr>
        <w:t xml:space="preserve"> </w:t>
      </w:r>
      <w:r w:rsidR="00411A46" w:rsidRPr="00D1637C">
        <w:rPr>
          <w:rFonts w:cs="PFT_Frank" w:hint="eastAsia"/>
          <w:b/>
          <w:bCs/>
          <w:szCs w:val="14"/>
          <w:rtl/>
        </w:rPr>
        <w:t>ול</w:t>
      </w:r>
      <w:r w:rsidR="00AB43C5" w:rsidRPr="00D1637C">
        <w:rPr>
          <w:rFonts w:cs="PFT_Frank" w:hint="eastAsia"/>
          <w:b/>
          <w:bCs/>
          <w:szCs w:val="14"/>
          <w:rtl/>
        </w:rPr>
        <w:t>א</w:t>
      </w:r>
      <w:r w:rsidRPr="00D1637C">
        <w:rPr>
          <w:rFonts w:cs="PFT_Frank"/>
          <w:b/>
          <w:bCs/>
          <w:szCs w:val="14"/>
          <w:rtl/>
        </w:rPr>
        <w:t xml:space="preserve"> קטנה</w:t>
      </w:r>
      <w:r w:rsidRPr="00C35A2C">
        <w:rPr>
          <w:rFonts w:hint="cs"/>
          <w:rtl/>
        </w:rPr>
        <w:t xml:space="preserve">, </w:t>
      </w:r>
      <w:r w:rsidRPr="00BF2C41">
        <w:rPr>
          <w:rStyle w:val="affff1"/>
          <w:rFonts w:hint="cs"/>
          <w:rtl/>
        </w:rPr>
        <w:t>'בתולה'</w:t>
      </w:r>
      <w:r w:rsidRPr="00C35A2C">
        <w:rPr>
          <w:rFonts w:hint="cs"/>
          <w:rtl/>
        </w:rPr>
        <w:t xml:space="preserve"> ולא ב</w:t>
      </w:r>
      <w:r w:rsidR="00411A46">
        <w:rPr>
          <w:rFonts w:hint="cs"/>
          <w:rtl/>
        </w:rPr>
        <w:t>ו</w:t>
      </w:r>
      <w:r w:rsidRPr="00C35A2C">
        <w:rPr>
          <w:rFonts w:hint="cs"/>
          <w:rtl/>
        </w:rPr>
        <w:t>גרת</w:t>
      </w:r>
      <w:r w:rsidR="00411A46">
        <w:rPr>
          <w:rFonts w:hint="cs"/>
          <w:rtl/>
        </w:rPr>
        <w:t>.</w:t>
      </w:r>
    </w:p>
    <w:p w14:paraId="1E9A3200" w14:textId="0D75F33B" w:rsidR="00B433C9" w:rsidRPr="00D238B7" w:rsidRDefault="00B433C9" w:rsidP="00B55EDF">
      <w:pPr>
        <w:rPr>
          <w:rStyle w:val="affff5"/>
          <w:rtl/>
        </w:rPr>
      </w:pPr>
      <w:r w:rsidRPr="00D238B7">
        <w:rPr>
          <w:rStyle w:val="affff5"/>
          <w:rFonts w:hint="cs"/>
          <w:rtl/>
        </w:rPr>
        <w:t>ג.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25076E">
        <w:rPr>
          <w:rStyle w:val="affff5"/>
          <w:rFonts w:hint="cs"/>
          <w:rtl/>
        </w:rPr>
        <w:t>רנב</w:t>
      </w:r>
      <w:r w:rsidRPr="0025076E">
        <w:rPr>
          <w:rStyle w:val="affff5"/>
          <w:rtl/>
        </w:rPr>
        <w:t>"</w:t>
      </w:r>
      <w:r w:rsidRPr="0025076E">
        <w:rPr>
          <w:rStyle w:val="affff5"/>
          <w:rFonts w:hint="cs"/>
          <w:rtl/>
        </w:rPr>
        <w:t>י</w:t>
      </w:r>
      <w:r w:rsidR="00411A46">
        <w:rPr>
          <w:rStyle w:val="affff5"/>
          <w:rFonts w:hint="cs"/>
          <w:rtl/>
        </w:rPr>
        <w:t>: כהאי תנא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Pr="00BF2C41">
        <w:rPr>
          <w:rStyle w:val="affff1"/>
          <w:rtl/>
        </w:rPr>
        <w:t>בתולה</w:t>
      </w:r>
      <w:r w:rsidRPr="00BF2C41"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נערה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411A46">
        <w:rPr>
          <w:rStyle w:val="affff1"/>
          <w:rFonts w:hint="cs"/>
          <w:rtl/>
        </w:rPr>
        <w:t>ד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הנערה טובת מראה מאד</w:t>
      </w:r>
      <w:r w:rsidR="00411A46">
        <w:rPr>
          <w:rStyle w:val="affff1"/>
          <w:rFonts w:hint="cs"/>
          <w:rtl/>
        </w:rPr>
        <w:t>,</w:t>
      </w:r>
      <w:r w:rsidRPr="00AD1A41">
        <w:rPr>
          <w:rStyle w:val="affff1"/>
          <w:rtl/>
        </w:rPr>
        <w:t xml:space="preserve"> בתולה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.</w:t>
      </w:r>
    </w:p>
    <w:p>
      <w:pPr>
        <w:pStyle w:val="MishnaBatzad"/>
        <w:rPr>
          <w:ins w:id="20505" w:author="קלוד" w:date="2026-10-06T10:10:48Z"/>
        </w:rPr>
      </w:pPr>
      <w:ins w:id="20504" w:author="קלוד" w:date="2026-10-06T10:10:48Z">
        <w:r>
          <w:t xml:space="preserve">משנה ו</w:t>
        </w:r>
      </w:ins>
    </w:p>
    <w:p w14:paraId="7232B828" w14:textId="10EE86EE" w:rsidR="00B433C9" w:rsidRPr="00C35A2C" w:rsidRDefault="00B433C9" w:rsidP="00B45C2D">
      <w:pPr>
        <w:pStyle w:val="affc"/>
        <w:jc w:val="center"/>
        <w:rPr>
          <w:rtl/>
        </w:rPr>
      </w:pPr>
      <w:bookmarkStart w:id="695" w:name="_Toc119172916"/>
      <w:bookmarkStart w:id="696" w:name="_Toc119230007"/>
      <w:r w:rsidRPr="00AB0056">
        <w:rPr>
          <w:rStyle w:val="affffc"/>
          <w:rtl/>
        </w:rPr>
        <w:t>לא יבטל אדם מפריה ורביה</w:t>
      </w:r>
      <w:r w:rsidR="0023243D" w:rsidRPr="00AB0056">
        <w:rPr>
          <w:rStyle w:val="affffc"/>
          <w:rFonts w:hint="cs"/>
          <w:rtl/>
        </w:rPr>
        <w:t>,</w:t>
      </w:r>
      <w:bookmarkEnd w:id="695"/>
      <w:bookmarkEnd w:id="696"/>
      <w:r w:rsidRPr="00C35A2C">
        <w:rPr>
          <w:rtl/>
        </w:rPr>
        <w:t xml:space="preserve"> אלא א"כ יש לו בנים.</w:t>
      </w:r>
    </w:p>
    <w:p w14:paraId="1ECFBC5C" w14:textId="4F8F9D6D" w:rsidR="00B433C9" w:rsidRPr="00177A98" w:rsidRDefault="0023243D" w:rsidP="007C50EB">
      <w:pPr>
        <w:pStyle w:val="affc"/>
        <w:rPr>
          <w:spacing w:val="6"/>
          <w:rtl/>
        </w:rPr>
      </w:pPr>
      <w:r>
        <w:rPr>
          <w:rStyle w:val="affffa"/>
          <w:rFonts w:hint="cs"/>
          <w:rtl/>
        </w:rPr>
        <w:t>ל</w:t>
      </w:r>
      <w:r w:rsidR="00B433C9" w:rsidRPr="00647D70">
        <w:rPr>
          <w:rStyle w:val="affffa"/>
          <w:rtl/>
        </w:rPr>
        <w:t>ב"ש:</w:t>
      </w:r>
      <w:r w:rsidR="00B433C9" w:rsidRPr="00647D70">
        <w:rPr>
          <w:rtl/>
        </w:rPr>
        <w:t xml:space="preserve"> שני זכרים,</w:t>
      </w:r>
      <w:r w:rsidR="00B433C9" w:rsidRPr="00647D70">
        <w:rPr>
          <w:rStyle w:val="affffa"/>
          <w:rtl/>
        </w:rPr>
        <w:t xml:space="preserve"> </w:t>
      </w:r>
      <w:r>
        <w:rPr>
          <w:rStyle w:val="affffa"/>
          <w:rtl/>
        </w:rPr>
        <w:tab/>
      </w:r>
      <w:r>
        <w:rPr>
          <w:rStyle w:val="affffa"/>
          <w:rtl/>
        </w:rPr>
        <w:tab/>
      </w:r>
      <w:r>
        <w:rPr>
          <w:rStyle w:val="affffa"/>
          <w:rtl/>
        </w:rPr>
        <w:tab/>
      </w:r>
      <w:r>
        <w:rPr>
          <w:rStyle w:val="affffa"/>
          <w:rtl/>
        </w:rPr>
        <w:tab/>
      </w:r>
      <w:r>
        <w:rPr>
          <w:rStyle w:val="affffa"/>
          <w:rFonts w:hint="cs"/>
          <w:rtl/>
        </w:rPr>
        <w:t>ל</w:t>
      </w:r>
      <w:r w:rsidR="00B433C9" w:rsidRPr="00647D70">
        <w:rPr>
          <w:rStyle w:val="affffa"/>
          <w:rtl/>
        </w:rPr>
        <w:t>ב"ה:</w:t>
      </w:r>
      <w:r w:rsidR="00B433C9" w:rsidRPr="00647D70">
        <w:rPr>
          <w:rtl/>
        </w:rPr>
        <w:t xml:space="preserve"> זכר ונקבה, </w:t>
      </w:r>
      <w:r>
        <w:rPr>
          <w:rStyle w:val="affff1"/>
          <w:rFonts w:hint="cs"/>
          <w:rtl/>
        </w:rPr>
        <w:t>ד'</w:t>
      </w:r>
      <w:r w:rsidR="00B433C9" w:rsidRPr="00AD4CC3">
        <w:rPr>
          <w:rStyle w:val="affff1"/>
          <w:rtl/>
        </w:rPr>
        <w:t>זכר ונקבה בראם</w:t>
      </w:r>
      <w:r>
        <w:rPr>
          <w:rStyle w:val="affff1"/>
          <w:rFonts w:hint="cs"/>
          <w:rtl/>
        </w:rPr>
        <w:t>'</w:t>
      </w:r>
      <w:r w:rsidR="00B433C9" w:rsidRPr="00177A98">
        <w:rPr>
          <w:spacing w:val="6"/>
          <w:rtl/>
        </w:rPr>
        <w:t>.</w:t>
      </w:r>
    </w:p>
    <w:p w14:paraId="36D04DCB" w14:textId="3DA73B5F" w:rsidR="0023243D" w:rsidRDefault="00B433C9" w:rsidP="0023243D">
      <w:pPr>
        <w:rPr>
          <w:rtl/>
        </w:rPr>
      </w:pP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הא </w:t>
      </w:r>
      <w:r w:rsidR="00647D70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יש לו בנים</w:t>
      </w:r>
      <w:r>
        <w:rPr>
          <w:rtl/>
        </w:rPr>
        <w:t xml:space="preserve"> </w:t>
      </w:r>
      <w:r w:rsidR="0023243D">
        <w:rPr>
          <w:rFonts w:hint="cs"/>
          <w:rtl/>
        </w:rPr>
        <w:t xml:space="preserve">- </w:t>
      </w:r>
      <w:r w:rsidRPr="00C35A2C">
        <w:rPr>
          <w:rtl/>
        </w:rPr>
        <w:t>נושא אשה דלאו בת בנים</w:t>
      </w:r>
      <w:r w:rsidR="0023243D">
        <w:rPr>
          <w:rFonts w:hint="cs"/>
          <w:rtl/>
        </w:rPr>
        <w:t>,</w:t>
      </w:r>
      <w:r w:rsidR="0023243D" w:rsidRPr="00B45C2D">
        <w:rPr>
          <w:rStyle w:val="affff8"/>
          <w:rtl/>
        </w:rPr>
        <w:t xml:space="preserve"> </w:t>
      </w:r>
      <w:r w:rsidR="00203A71">
        <w:rPr>
          <w:rStyle w:val="affff8"/>
          <w:rFonts w:hint="cs"/>
          <w:rtl/>
        </w:rPr>
        <w:t xml:space="preserve">אבל </w:t>
      </w:r>
      <w:r w:rsidR="0023243D" w:rsidRPr="00B45C2D">
        <w:rPr>
          <w:rStyle w:val="affff8"/>
          <w:rFonts w:hint="eastAsia"/>
          <w:rtl/>
        </w:rPr>
        <w:t>לא</w:t>
      </w:r>
      <w:r w:rsidR="0023243D" w:rsidRPr="00B45C2D">
        <w:rPr>
          <w:rStyle w:val="affff8"/>
          <w:rtl/>
        </w:rPr>
        <w:t xml:space="preserve"> </w:t>
      </w:r>
      <w:r w:rsidR="0023243D" w:rsidRPr="00B45C2D">
        <w:rPr>
          <w:rStyle w:val="affff8"/>
          <w:rFonts w:hint="eastAsia"/>
          <w:rtl/>
        </w:rPr>
        <w:t>יתבטל</w:t>
      </w:r>
      <w:r w:rsidR="0023243D" w:rsidRPr="00B45C2D">
        <w:rPr>
          <w:rStyle w:val="affff8"/>
          <w:rtl/>
        </w:rPr>
        <w:t xml:space="preserve"> </w:t>
      </w:r>
      <w:r w:rsidR="0023243D" w:rsidRPr="00B45C2D">
        <w:rPr>
          <w:rStyle w:val="affff8"/>
          <w:rFonts w:hint="eastAsia"/>
          <w:rtl/>
        </w:rPr>
        <w:t>מאשה</w:t>
      </w:r>
      <w:r w:rsidR="0023243D" w:rsidRPr="00B45C2D">
        <w:rPr>
          <w:rStyle w:val="affff8"/>
          <w:rtl/>
        </w:rPr>
        <w:t>,</w:t>
      </w:r>
    </w:p>
    <w:p w14:paraId="3F1C931B" w14:textId="5425523A" w:rsidR="0023243D" w:rsidRPr="00B45C2D" w:rsidRDefault="0023243D" w:rsidP="0023243D">
      <w:pPr>
        <w:rPr>
          <w:rtl/>
        </w:rPr>
      </w:pPr>
      <w:r>
        <w:rPr>
          <w:rStyle w:val="affff5"/>
          <w:rFonts w:hint="cs"/>
          <w:rtl/>
        </w:rPr>
        <w:t>מ</w:t>
      </w:r>
      <w:r w:rsidRPr="00C4407B">
        <w:rPr>
          <w:rStyle w:val="affff5"/>
          <w:rFonts w:hint="cs"/>
          <w:rtl/>
        </w:rPr>
        <w:t>שמואל</w:t>
      </w:r>
      <w:r>
        <w:rPr>
          <w:rStyle w:val="affff5"/>
          <w:rFonts w:hint="cs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ד</w:t>
      </w:r>
      <w:r w:rsidRPr="00C35A2C">
        <w:rPr>
          <w:rFonts w:ascii="FontbitDavid" w:hAnsi="FontbitDavid"/>
          <w:sz w:val="32"/>
          <w:rtl/>
        </w:rPr>
        <w:t xml:space="preserve">אסור לעמוד בלא אשה, </w:t>
      </w:r>
      <w:r w:rsidRPr="00B45C2D">
        <w:rPr>
          <w:rStyle w:val="affff1"/>
          <w:rFonts w:hint="eastAsia"/>
          <w:rtl/>
        </w:rPr>
        <w:t>ד</w:t>
      </w:r>
      <w:r w:rsidRPr="0023243D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לא טוב היות האדם לבדו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.</w:t>
      </w:r>
    </w:p>
    <w:p w14:paraId="2F44A95B" w14:textId="539D8BB8" w:rsidR="00B433C9" w:rsidRPr="00C35A2C" w:rsidRDefault="0023243D" w:rsidP="00B55EDF">
      <w:pPr>
        <w:ind w:hanging="56"/>
        <w:rPr>
          <w:rFonts w:ascii="FontbitDavid" w:hAnsi="FontbitDavid"/>
          <w:sz w:val="32"/>
          <w:rtl/>
        </w:rPr>
      </w:pPr>
      <w:r>
        <w:rPr>
          <w:rtl/>
        </w:rPr>
        <w:tab/>
      </w:r>
      <w:r>
        <w:rPr>
          <w:rStyle w:val="affff5"/>
          <w:rFonts w:hint="cs"/>
          <w:rtl/>
        </w:rPr>
        <w:t>ו</w:t>
      </w:r>
      <w:r w:rsidR="009318C0" w:rsidRPr="00B45C2D">
        <w:rPr>
          <w:rStyle w:val="affff5"/>
          <w:rFonts w:hint="eastAsia"/>
          <w:rtl/>
        </w:rPr>
        <w:t>ה</w:t>
      </w:r>
      <w:r w:rsidR="00B433C9" w:rsidRPr="00647D70">
        <w:rPr>
          <w:rStyle w:val="affff5"/>
          <w:rFonts w:hint="cs"/>
          <w:rtl/>
        </w:rPr>
        <w:t>נפק</w:t>
      </w:r>
      <w:r w:rsidR="00B433C9" w:rsidRPr="00647D70">
        <w:rPr>
          <w:rStyle w:val="affff5"/>
          <w:rtl/>
        </w:rPr>
        <w:t>"</w:t>
      </w:r>
      <w:r w:rsidR="00B433C9" w:rsidRPr="00647D70">
        <w:rPr>
          <w:rStyle w:val="affff5"/>
          <w:rFonts w:hint="cs"/>
          <w:rtl/>
        </w:rPr>
        <w:t>מ</w:t>
      </w:r>
      <w:r>
        <w:rPr>
          <w:rStyle w:val="affff5"/>
          <w:rFonts w:hint="cs"/>
          <w:rtl/>
        </w:rPr>
        <w:t>:</w:t>
      </w:r>
      <w:r w:rsidR="00B433C9" w:rsidRPr="00647D70">
        <w:rPr>
          <w:rStyle w:val="affff5"/>
          <w:rtl/>
        </w:rPr>
        <w:t xml:space="preserve"> </w:t>
      </w:r>
      <w:r w:rsidR="00B433C9" w:rsidRPr="00B45C2D">
        <w:rPr>
          <w:rtl/>
        </w:rPr>
        <w:t>למ</w:t>
      </w:r>
      <w:r w:rsidR="00B433C9" w:rsidRPr="00C35A2C">
        <w:rPr>
          <w:rFonts w:ascii="FontbitDavid" w:hAnsi="FontbitDavid"/>
          <w:sz w:val="32"/>
          <w:rtl/>
        </w:rPr>
        <w:t>כור ספר תורה בשביל</w:t>
      </w:r>
      <w:r w:rsidR="00B433C9"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אשה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בת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בנים.</w:t>
      </w:r>
    </w:p>
    <w:p w14:paraId="0A220A0E" w14:textId="051C471D" w:rsidR="0023243D" w:rsidRPr="00B45C2D" w:rsidRDefault="0023243D" w:rsidP="00615A60">
      <w:pPr>
        <w:pStyle w:val="affff2"/>
        <w:rPr>
          <w:rtl/>
        </w:rPr>
      </w:pPr>
      <w:bookmarkStart w:id="697" w:name="_Toc119172917"/>
      <w:bookmarkStart w:id="698" w:name="_Toc119230008"/>
      <w:r w:rsidRPr="0023243D">
        <w:rPr>
          <w:rFonts w:hint="cs"/>
          <w:rtl/>
        </w:rPr>
        <w:t xml:space="preserve">טעמם של </w:t>
      </w:r>
      <w:r w:rsidR="00B433C9" w:rsidRPr="0023243D">
        <w:rPr>
          <w:rtl/>
        </w:rPr>
        <w:t>ב</w:t>
      </w:r>
      <w:r w:rsidRPr="0023243D">
        <w:rPr>
          <w:rFonts w:hint="cs"/>
          <w:rtl/>
        </w:rPr>
        <w:t>"</w:t>
      </w:r>
      <w:r w:rsidR="00B433C9" w:rsidRPr="0023243D">
        <w:rPr>
          <w:rtl/>
        </w:rPr>
        <w:t xml:space="preserve">ש </w:t>
      </w:r>
      <w:r w:rsidRPr="00B45C2D">
        <w:rPr>
          <w:rFonts w:hint="eastAsia"/>
          <w:rtl/>
        </w:rPr>
        <w:t>וב</w:t>
      </w:r>
      <w:r w:rsidRPr="00B45C2D">
        <w:rPr>
          <w:rtl/>
        </w:rPr>
        <w:t>"ה</w:t>
      </w:r>
      <w:bookmarkEnd w:id="697"/>
      <w:bookmarkEnd w:id="698"/>
    </w:p>
    <w:p w14:paraId="2110212F" w14:textId="26ADCDC8" w:rsidR="00B433C9" w:rsidRPr="00262A77" w:rsidRDefault="00B433C9" w:rsidP="0023243D">
      <w:pPr>
        <w:rPr>
          <w:rFonts w:ascii="FontbitDavid" w:hAnsi="FontbitDavid"/>
          <w:spacing w:val="-6"/>
          <w:sz w:val="32"/>
          <w:rtl/>
        </w:rPr>
      </w:pPr>
      <w:r w:rsidRPr="00262A77">
        <w:rPr>
          <w:rStyle w:val="affff5"/>
          <w:rFonts w:hint="cs"/>
          <w:spacing w:val="-6"/>
          <w:rtl/>
        </w:rPr>
        <w:t>ב</w:t>
      </w:r>
      <w:r w:rsidRPr="00262A77">
        <w:rPr>
          <w:rStyle w:val="affff5"/>
          <w:spacing w:val="-6"/>
          <w:rtl/>
        </w:rPr>
        <w:t>"</w:t>
      </w:r>
      <w:r w:rsidRPr="00262A77">
        <w:rPr>
          <w:rStyle w:val="affff5"/>
          <w:rFonts w:hint="cs"/>
          <w:spacing w:val="-6"/>
          <w:rtl/>
        </w:rPr>
        <w:t>ש</w:t>
      </w:r>
      <w:r w:rsidR="0023243D">
        <w:rPr>
          <w:rFonts w:ascii="FontbitDavid" w:hAnsi="FontbitDavid" w:hint="cs"/>
          <w:spacing w:val="-6"/>
          <w:sz w:val="32"/>
          <w:rtl/>
        </w:rPr>
        <w:t>:</w:t>
      </w:r>
      <w:r w:rsidRPr="00262A77">
        <w:rPr>
          <w:rFonts w:ascii="FontbitDavid" w:hAnsi="FontbitDavid"/>
          <w:spacing w:val="-6"/>
          <w:sz w:val="32"/>
          <w:rtl/>
        </w:rPr>
        <w:t xml:space="preserve"> </w:t>
      </w:r>
      <w:r w:rsidR="0007369A" w:rsidRPr="00262A77">
        <w:rPr>
          <w:rFonts w:ascii="FontbitDavid" w:hAnsi="FontbitDavid"/>
          <w:spacing w:val="-6"/>
          <w:sz w:val="32"/>
          <w:rtl/>
        </w:rPr>
        <w:t>לומדים</w:t>
      </w:r>
      <w:r w:rsidRPr="00262A77">
        <w:rPr>
          <w:rFonts w:ascii="FontbitDavid" w:hAnsi="FontbitDavid"/>
          <w:spacing w:val="-6"/>
          <w:sz w:val="32"/>
          <w:rtl/>
        </w:rPr>
        <w:t xml:space="preserve"> ממשה, ד</w:t>
      </w:r>
      <w:r w:rsidRPr="00262A77">
        <w:rPr>
          <w:rStyle w:val="affff1"/>
          <w:rFonts w:hint="cs"/>
          <w:spacing w:val="-6"/>
          <w:rtl/>
        </w:rPr>
        <w:t>'</w:t>
      </w:r>
      <w:r w:rsidRPr="00262A77">
        <w:rPr>
          <w:rStyle w:val="affff1"/>
          <w:spacing w:val="-6"/>
          <w:rtl/>
        </w:rPr>
        <w:t>בני משה גרשם ואליעזר</w:t>
      </w:r>
      <w:r w:rsidRPr="00262A77">
        <w:rPr>
          <w:rStyle w:val="affff1"/>
          <w:rFonts w:hint="cs"/>
          <w:spacing w:val="-6"/>
          <w:rtl/>
        </w:rPr>
        <w:t>'</w:t>
      </w:r>
      <w:r w:rsidR="0023243D">
        <w:rPr>
          <w:rFonts w:ascii="FontbitDavid" w:hAnsi="FontbitDavid" w:hint="cs"/>
          <w:spacing w:val="-6"/>
          <w:sz w:val="32"/>
          <w:rtl/>
        </w:rPr>
        <w:t>,</w:t>
      </w:r>
      <w:r w:rsidRPr="00262A77">
        <w:rPr>
          <w:rFonts w:ascii="FontbitDavid" w:hAnsi="FontbitDavid" w:hint="cs"/>
          <w:spacing w:val="-6"/>
          <w:sz w:val="32"/>
          <w:rtl/>
        </w:rPr>
        <w:t xml:space="preserve"> </w:t>
      </w:r>
      <w:r w:rsidRPr="00B45C2D">
        <w:rPr>
          <w:rStyle w:val="affff8"/>
          <w:rFonts w:hint="eastAsia"/>
          <w:rtl/>
        </w:rPr>
        <w:t>ולא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מ</w:t>
      </w:r>
      <w:r w:rsidR="0023243D">
        <w:rPr>
          <w:rStyle w:val="affff8"/>
          <w:rFonts w:hint="cs"/>
          <w:rtl/>
        </w:rPr>
        <w:t>ה</w:t>
      </w:r>
      <w:r w:rsidRPr="00B45C2D">
        <w:rPr>
          <w:rStyle w:val="affff8"/>
          <w:rFonts w:hint="eastAsia"/>
          <w:rtl/>
        </w:rPr>
        <w:t>ברי</w:t>
      </w:r>
      <w:r w:rsidR="0023243D">
        <w:rPr>
          <w:rStyle w:val="affff8"/>
          <w:rFonts w:hint="cs"/>
          <w:rtl/>
        </w:rPr>
        <w:t>אה,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דאי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אפשר</w:t>
      </w:r>
      <w:r w:rsidR="0023243D">
        <w:rPr>
          <w:rStyle w:val="affff8"/>
          <w:rFonts w:hint="cs"/>
          <w:rtl/>
        </w:rPr>
        <w:t>.</w:t>
      </w:r>
    </w:p>
    <w:p w14:paraId="02D5BB2E" w14:textId="0396C416" w:rsidR="00B433C9" w:rsidRDefault="00B433C9" w:rsidP="00B45C2D">
      <w:pPr>
        <w:rPr>
          <w:rFonts w:ascii="FontbitDavid" w:hAnsi="FontbitDavid"/>
          <w:sz w:val="32"/>
          <w:rtl/>
        </w:rPr>
      </w:pPr>
      <w:r w:rsidRPr="00C4407B">
        <w:rPr>
          <w:rStyle w:val="affff5"/>
          <w:rFonts w:hint="cs"/>
          <w:rtl/>
        </w:rPr>
        <w:lastRenderedPageBreak/>
        <w:t>ב</w:t>
      </w:r>
      <w:r w:rsidRPr="00C4407B">
        <w:rPr>
          <w:rStyle w:val="affff5"/>
          <w:rtl/>
        </w:rPr>
        <w:t>"</w:t>
      </w:r>
      <w:r w:rsidRPr="00C4407B">
        <w:rPr>
          <w:rStyle w:val="affff5"/>
          <w:rFonts w:hint="cs"/>
          <w:rtl/>
        </w:rPr>
        <w:t>ה</w:t>
      </w:r>
      <w:r w:rsidR="0023243D">
        <w:rPr>
          <w:rStyle w:val="affff5"/>
          <w:rFonts w:hint="cs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07369A">
        <w:rPr>
          <w:rFonts w:ascii="FontbitDavid" w:hAnsi="FontbitDavid"/>
          <w:sz w:val="32"/>
          <w:rtl/>
        </w:rPr>
        <w:t>לומדים</w:t>
      </w:r>
      <w:r w:rsidRPr="00C35A2C">
        <w:rPr>
          <w:rFonts w:ascii="FontbitDavid" w:hAnsi="FontbitDavid"/>
          <w:sz w:val="32"/>
          <w:rtl/>
        </w:rPr>
        <w:t xml:space="preserve"> מברי</w:t>
      </w:r>
      <w:r w:rsidR="0023243D">
        <w:rPr>
          <w:rFonts w:ascii="FontbitDavid" w:hAnsi="FontbitDavid" w:hint="cs"/>
          <w:sz w:val="32"/>
          <w:rtl/>
        </w:rPr>
        <w:t>את</w:t>
      </w:r>
      <w:r w:rsidRPr="00C35A2C">
        <w:rPr>
          <w:rFonts w:ascii="FontbitDavid" w:hAnsi="FontbitDavid"/>
          <w:sz w:val="32"/>
          <w:rtl/>
        </w:rPr>
        <w:t xml:space="preserve"> עולם</w:t>
      </w:r>
      <w:r w:rsidR="0023243D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B45C2D">
        <w:rPr>
          <w:rStyle w:val="affff8"/>
          <w:rFonts w:hint="eastAsia"/>
          <w:rtl/>
        </w:rPr>
        <w:t>ולא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ממשה</w:t>
      </w:r>
      <w:r w:rsidR="0023243D" w:rsidRPr="00B45C2D">
        <w:rPr>
          <w:rStyle w:val="affff8"/>
          <w:rtl/>
        </w:rPr>
        <w:t>,</w:t>
      </w:r>
      <w:r w:rsidRPr="00B45C2D">
        <w:rPr>
          <w:rStyle w:val="affff8"/>
          <w:rtl/>
        </w:rPr>
        <w:t xml:space="preserve"> דמ</w:t>
      </w:r>
      <w:r w:rsidR="0023243D">
        <w:rPr>
          <w:rStyle w:val="affff8"/>
          <w:rFonts w:hint="cs"/>
          <w:rtl/>
        </w:rPr>
        <w:t>דעתו [מ</w:t>
      </w:r>
      <w:r w:rsidR="0023243D" w:rsidRPr="00B45C2D">
        <w:rPr>
          <w:rStyle w:val="affff8"/>
          <w:rFonts w:hint="eastAsia"/>
          <w:rtl/>
        </w:rPr>
        <w:t>שום</w:t>
      </w:r>
      <w:r w:rsidR="0023243D" w:rsidRPr="00B45C2D">
        <w:rPr>
          <w:rStyle w:val="affff8"/>
          <w:rtl/>
        </w:rPr>
        <w:t xml:space="preserve"> </w:t>
      </w:r>
      <w:r w:rsidR="0023243D" w:rsidRPr="00B45C2D">
        <w:rPr>
          <w:rStyle w:val="affff8"/>
          <w:rFonts w:hint="eastAsia"/>
          <w:rtl/>
        </w:rPr>
        <w:t>שכינה</w:t>
      </w:r>
      <w:r w:rsidR="0023243D">
        <w:rPr>
          <w:rStyle w:val="affff8"/>
          <w:rFonts w:hint="cs"/>
          <w:rtl/>
        </w:rPr>
        <w:t>]</w:t>
      </w:r>
      <w:r w:rsidRPr="00B45C2D">
        <w:rPr>
          <w:rStyle w:val="affff8"/>
          <w:rtl/>
        </w:rPr>
        <w:t xml:space="preserve"> עשה</w:t>
      </w:r>
      <w:r w:rsidR="0023243D" w:rsidRPr="00B45C2D">
        <w:rPr>
          <w:rStyle w:val="affff8"/>
          <w:rtl/>
        </w:rPr>
        <w:t>.</w:t>
      </w:r>
    </w:p>
    <w:p w14:paraId="5C7A828A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סב.</w:t>
      </w:r>
    </w:p>
    <w:p w14:paraId="62EED621" w14:textId="2BCDF4EA" w:rsidR="00B433C9" w:rsidRDefault="00B433C9" w:rsidP="00B55EDF">
      <w:pPr>
        <w:rPr>
          <w:rtl/>
        </w:rPr>
      </w:pPr>
      <w:r w:rsidRPr="00C4407B">
        <w:rPr>
          <w:rStyle w:val="affff5"/>
          <w:rtl/>
        </w:rPr>
        <w:t>דתניא</w:t>
      </w:r>
      <w:r w:rsidRPr="00C35A2C">
        <w:rPr>
          <w:rtl/>
        </w:rPr>
        <w:t xml:space="preserve">: </w:t>
      </w:r>
      <w:r w:rsidRPr="00C35A2C">
        <w:rPr>
          <w:rFonts w:hint="cs"/>
          <w:rtl/>
        </w:rPr>
        <w:t>ג'</w:t>
      </w:r>
      <w:r w:rsidRPr="00C35A2C">
        <w:rPr>
          <w:rtl/>
        </w:rPr>
        <w:t xml:space="preserve"> דברים עשה משה מדעתו, והסכי</w:t>
      </w:r>
      <w:r w:rsidR="0023243D">
        <w:rPr>
          <w:rFonts w:hint="cs"/>
          <w:rtl/>
        </w:rPr>
        <w:t>ם</w:t>
      </w:r>
      <w:r w:rsidRPr="00C35A2C">
        <w:rPr>
          <w:rtl/>
        </w:rPr>
        <w:t xml:space="preserve"> לדעת המקום: </w:t>
      </w:r>
    </w:p>
    <w:p w14:paraId="622E4A96" w14:textId="3F79EC30" w:rsidR="0023243D" w:rsidRDefault="00B433C9" w:rsidP="0023243D">
      <w:pPr>
        <w:rPr>
          <w:rFonts w:ascii="FontbitDavid" w:hAnsi="FontbitDavid"/>
          <w:spacing w:val="-2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פירש מן האשה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3243D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3243D">
        <w:rPr>
          <w:rFonts w:ascii="FontbitDavid" w:hAnsi="FontbitDavid" w:hint="cs"/>
          <w:sz w:val="32"/>
          <w:rtl/>
        </w:rPr>
        <w:t>ד</w:t>
      </w:r>
      <w:r w:rsidRPr="00C35A2C">
        <w:rPr>
          <w:rFonts w:ascii="FontbitDavid" w:hAnsi="FontbitDavid"/>
          <w:sz w:val="32"/>
          <w:rtl/>
        </w:rPr>
        <w:t xml:space="preserve">ישראל </w:t>
      </w:r>
      <w:r w:rsidRPr="00EA6942">
        <w:rPr>
          <w:rStyle w:val="affff1"/>
          <w:rFonts w:hint="cs"/>
          <w:spacing w:val="-2"/>
          <w:rtl/>
        </w:rPr>
        <w:t>'</w:t>
      </w:r>
      <w:r w:rsidRPr="00EA6942">
        <w:rPr>
          <w:rStyle w:val="affff1"/>
          <w:spacing w:val="-2"/>
          <w:rtl/>
        </w:rPr>
        <w:t>אל תגשו אל אשה</w:t>
      </w:r>
      <w:r w:rsidRPr="00EA6942">
        <w:rPr>
          <w:rStyle w:val="affff1"/>
          <w:rFonts w:hint="cs"/>
          <w:spacing w:val="-2"/>
          <w:rtl/>
        </w:rPr>
        <w:t>'</w:t>
      </w:r>
      <w:r w:rsidRPr="00EA6942">
        <w:rPr>
          <w:rFonts w:ascii="FontbitDavid" w:hAnsi="FontbitDavid"/>
          <w:spacing w:val="-2"/>
          <w:sz w:val="32"/>
          <w:rtl/>
        </w:rPr>
        <w:t>,</w:t>
      </w:r>
      <w:r w:rsidR="0023243D">
        <w:rPr>
          <w:rFonts w:ascii="FontbitDavid" w:hAnsi="FontbitDavid" w:hint="cs"/>
          <w:spacing w:val="-2"/>
          <w:sz w:val="32"/>
          <w:rtl/>
        </w:rPr>
        <w:t xml:space="preserve"> כ"ש אני דכל שעה,</w:t>
      </w:r>
    </w:p>
    <w:p w14:paraId="7475365C" w14:textId="299CF1C7" w:rsidR="00B433C9" w:rsidRDefault="0023243D" w:rsidP="0023243D">
      <w:pPr>
        <w:rPr>
          <w:rFonts w:ascii="FontbitDavid" w:hAnsi="FontbitDavid"/>
          <w:sz w:val="32"/>
          <w:rtl/>
        </w:rPr>
      </w:pPr>
      <w:r>
        <w:rPr>
          <w:rFonts w:ascii="FontbitDavid" w:hAnsi="FontbitDavid"/>
          <w:spacing w:val="-2"/>
          <w:sz w:val="32"/>
          <w:rtl/>
        </w:rPr>
        <w:tab/>
      </w:r>
      <w:r>
        <w:rPr>
          <w:rFonts w:ascii="FontbitDavid" w:hAnsi="FontbitDavid"/>
          <w:spacing w:val="-2"/>
          <w:sz w:val="32"/>
          <w:rtl/>
        </w:rPr>
        <w:tab/>
      </w:r>
      <w:r>
        <w:rPr>
          <w:rFonts w:ascii="FontbitDavid" w:hAnsi="FontbitDavid"/>
          <w:spacing w:val="-2"/>
          <w:sz w:val="32"/>
          <w:rtl/>
        </w:rPr>
        <w:tab/>
      </w:r>
      <w:r w:rsidR="00B433C9" w:rsidRPr="00C35A2C">
        <w:rPr>
          <w:rFonts w:ascii="FontbitDavid" w:hAnsi="FontbitDavid"/>
          <w:sz w:val="32"/>
          <w:rtl/>
        </w:rPr>
        <w:t>והסכי</w:t>
      </w:r>
      <w:r>
        <w:rPr>
          <w:rFonts w:ascii="FontbitDavid" w:hAnsi="FontbitDavid" w:hint="cs"/>
          <w:sz w:val="32"/>
          <w:rtl/>
        </w:rPr>
        <w:t>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ל</w:t>
      </w:r>
      <w:r w:rsidR="00B433C9" w:rsidRPr="00C35A2C">
        <w:rPr>
          <w:rFonts w:ascii="FontbitDavid" w:hAnsi="FontbitDavid"/>
          <w:sz w:val="32"/>
          <w:rtl/>
        </w:rPr>
        <w:t>מקום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B45C2D">
        <w:rPr>
          <w:rStyle w:val="affff1"/>
          <w:rFonts w:hint="eastAsia"/>
          <w:rtl/>
        </w:rPr>
        <w:t>ד</w:t>
      </w:r>
      <w:r w:rsidR="00B433C9" w:rsidRPr="0023243D">
        <w:rPr>
          <w:rStyle w:val="affff1"/>
          <w:rFonts w:hint="cs"/>
          <w:rtl/>
        </w:rPr>
        <w:t>'</w:t>
      </w:r>
      <w:r w:rsidR="00B433C9" w:rsidRPr="00232540">
        <w:rPr>
          <w:rStyle w:val="affff1"/>
          <w:rtl/>
        </w:rPr>
        <w:t>שובו לכם לאהליכם, ואתה פה עמוד עמדי</w:t>
      </w:r>
      <w:r w:rsidR="00B433C9">
        <w:rPr>
          <w:rFonts w:ascii="FontbitDavid" w:hAnsi="FontbitDavid"/>
          <w:sz w:val="32"/>
          <w:rtl/>
        </w:rPr>
        <w:t>'</w:t>
      </w:r>
      <w:r w:rsidR="00B433C9">
        <w:rPr>
          <w:rFonts w:ascii="FontbitDavid" w:hAnsi="FontbitDavid" w:hint="cs"/>
          <w:sz w:val="32"/>
          <w:rtl/>
        </w:rPr>
        <w:t>.</w:t>
      </w:r>
    </w:p>
    <w:p w14:paraId="353C1055" w14:textId="64C34CC2" w:rsidR="0023243D" w:rsidRDefault="00B433C9" w:rsidP="0023243D">
      <w:pPr>
        <w:rPr>
          <w:rFonts w:ascii="FontbitDavid" w:hAnsi="FontbitDavid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שיבר הלוחות</w:t>
      </w:r>
      <w:r w:rsidRPr="00C35A2C">
        <w:rPr>
          <w:rFonts w:ascii="FontbitDavid" w:hAnsi="FontbitDavid"/>
          <w:sz w:val="32"/>
          <w:rtl/>
        </w:rPr>
        <w:t xml:space="preserve"> - פסח אחד ממצות,</w:t>
      </w:r>
      <w:r w:rsidR="0023243D">
        <w:rPr>
          <w:rFonts w:ascii="FontbitDavid" w:hAnsi="FontbitDavid" w:hint="cs"/>
          <w:sz w:val="32"/>
          <w:rtl/>
        </w:rPr>
        <w:t xml:space="preserve"> כ"ש כל ה</w:t>
      </w:r>
      <w:r w:rsidRPr="00C35A2C">
        <w:rPr>
          <w:rFonts w:ascii="FontbitDavid" w:hAnsi="FontbitDavid"/>
          <w:sz w:val="32"/>
          <w:rtl/>
        </w:rPr>
        <w:t>תורה</w:t>
      </w:r>
      <w:r w:rsidR="0023243D">
        <w:rPr>
          <w:rFonts w:ascii="FontbitDavid" w:hAnsi="FontbitDavid" w:hint="cs"/>
          <w:sz w:val="32"/>
          <w:rtl/>
        </w:rPr>
        <w:t xml:space="preserve"> ומשומדים,</w:t>
      </w:r>
    </w:p>
    <w:p w14:paraId="02E0C8CF" w14:textId="2B98B5D0" w:rsidR="00B433C9" w:rsidRPr="00AC7749" w:rsidRDefault="0023243D" w:rsidP="0023243D">
      <w:pPr>
        <w:rPr>
          <w:rFonts w:ascii="FontbitDavid" w:hAnsi="FontbitDavid"/>
          <w:spacing w:val="-6"/>
          <w:sz w:val="32"/>
          <w:rtl/>
        </w:rPr>
      </w:pP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 w:rsidR="00B433C9" w:rsidRPr="00AC7749">
        <w:rPr>
          <w:rFonts w:ascii="FontbitDavid" w:hAnsi="FontbitDavid"/>
          <w:spacing w:val="-6"/>
          <w:sz w:val="32"/>
          <w:rtl/>
        </w:rPr>
        <w:t>והסכי</w:t>
      </w:r>
      <w:r>
        <w:rPr>
          <w:rFonts w:ascii="FontbitDavid" w:hAnsi="FontbitDavid" w:hint="cs"/>
          <w:spacing w:val="-6"/>
          <w:sz w:val="32"/>
          <w:rtl/>
        </w:rPr>
        <w:t>ם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>ל</w:t>
      </w:r>
      <w:r w:rsidR="00B433C9" w:rsidRPr="00AC7749">
        <w:rPr>
          <w:rFonts w:ascii="FontbitDavid" w:hAnsi="FontbitDavid"/>
          <w:spacing w:val="-6"/>
          <w:sz w:val="32"/>
          <w:rtl/>
        </w:rPr>
        <w:t xml:space="preserve">מקום, </w:t>
      </w:r>
      <w:r w:rsidR="00B433C9" w:rsidRPr="00AC7749">
        <w:rPr>
          <w:rStyle w:val="affff1"/>
          <w:spacing w:val="-6"/>
          <w:rtl/>
        </w:rPr>
        <w:t>ד</w:t>
      </w:r>
      <w:r w:rsidR="00B433C9" w:rsidRPr="00AC7749">
        <w:rPr>
          <w:rStyle w:val="affff1"/>
          <w:rFonts w:hint="cs"/>
          <w:spacing w:val="-6"/>
          <w:rtl/>
        </w:rPr>
        <w:t>'</w:t>
      </w:r>
      <w:r w:rsidR="00B433C9" w:rsidRPr="00AC7749">
        <w:rPr>
          <w:rStyle w:val="affff1"/>
          <w:spacing w:val="-6"/>
          <w:rtl/>
        </w:rPr>
        <w:t>אשר שברת</w:t>
      </w:r>
      <w:r w:rsidR="00B433C9" w:rsidRPr="00AC7749">
        <w:rPr>
          <w:rStyle w:val="affff1"/>
          <w:rFonts w:hint="cs"/>
          <w:spacing w:val="-6"/>
          <w:rtl/>
        </w:rPr>
        <w:t>'</w:t>
      </w:r>
      <w:r>
        <w:rPr>
          <w:rStyle w:val="affff5"/>
          <w:rFonts w:hint="cs"/>
          <w:rtl/>
        </w:rPr>
        <w:t xml:space="preserve"> -</w:t>
      </w:r>
      <w:r w:rsidR="00B433C9" w:rsidRPr="00C4407B">
        <w:rPr>
          <w:rStyle w:val="affff5"/>
          <w:rtl/>
        </w:rPr>
        <w:t xml:space="preserve"> </w:t>
      </w:r>
      <w:r w:rsidR="00B433C9" w:rsidRPr="00AC7749">
        <w:rPr>
          <w:rFonts w:ascii="FontbitDavid" w:hAnsi="FontbitDavid"/>
          <w:spacing w:val="-6"/>
          <w:sz w:val="32"/>
          <w:rtl/>
        </w:rPr>
        <w:t>יישר כחך ששברת.</w:t>
      </w:r>
    </w:p>
    <w:p w14:paraId="5A673D34" w14:textId="523FA6AE" w:rsidR="0023243D" w:rsidRDefault="00B433C9" w:rsidP="007C50EB">
      <w:pPr>
        <w:rPr>
          <w:rFonts w:ascii="FontbitDavid" w:hAnsi="FontbitDavid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הוסיף יום אחד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3243D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AD1A41">
        <w:rPr>
          <w:rStyle w:val="affff1"/>
          <w:rFonts w:hint="cs"/>
          <w:rtl/>
        </w:rPr>
        <w:t>ד'</w:t>
      </w:r>
      <w:r w:rsidRPr="00AD1A41">
        <w:rPr>
          <w:rStyle w:val="affff1"/>
          <w:rtl/>
        </w:rPr>
        <w:t>וקדשתם היום ומחר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היום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כ</w:t>
      </w:r>
      <w:r w:rsidRPr="00C35A2C">
        <w:rPr>
          <w:rFonts w:ascii="FontbitDavid" w:hAnsi="FontbitDavid"/>
          <w:sz w:val="32"/>
          <w:rtl/>
        </w:rPr>
        <w:t>מחר</w:t>
      </w:r>
      <w:r w:rsidR="00647D70">
        <w:rPr>
          <w:rFonts w:ascii="FontbitDavid" w:hAnsi="FontbitDavid" w:hint="cs"/>
          <w:sz w:val="32"/>
          <w:rtl/>
        </w:rPr>
        <w:t xml:space="preserve"> </w:t>
      </w:r>
      <w:r w:rsidR="0023243D">
        <w:rPr>
          <w:rFonts w:ascii="FontbitDavid" w:hAnsi="FontbitDavid" w:hint="cs"/>
          <w:sz w:val="32"/>
          <w:rtl/>
        </w:rPr>
        <w:t xml:space="preserve">- </w:t>
      </w:r>
      <w:r w:rsidR="00647D70">
        <w:rPr>
          <w:rFonts w:ascii="FontbitDavid" w:hAnsi="FontbitDavid" w:hint="cs"/>
          <w:sz w:val="32"/>
          <w:rtl/>
        </w:rPr>
        <w:t>לילו עמו</w:t>
      </w:r>
      <w:r w:rsidR="0023243D">
        <w:rPr>
          <w:rFonts w:ascii="FontbitDavid" w:hAnsi="FontbitDavid" w:hint="cs"/>
          <w:sz w:val="32"/>
          <w:rtl/>
        </w:rPr>
        <w:t>,</w:t>
      </w:r>
    </w:p>
    <w:p w14:paraId="6510636F" w14:textId="68730DFD" w:rsidR="00B433C9" w:rsidRPr="00C35A2C" w:rsidRDefault="000260CA" w:rsidP="0023243D">
      <w:pPr>
        <w:rPr>
          <w:rFonts w:ascii="FontbitDavid" w:hAnsi="FontbitDavid"/>
          <w:sz w:val="32"/>
          <w:rtl/>
        </w:rPr>
      </w:pP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ו</w:t>
      </w:r>
      <w:r w:rsidR="00B433C9">
        <w:rPr>
          <w:rFonts w:ascii="FontbitDavid" w:hAnsi="FontbitDavid"/>
          <w:sz w:val="32"/>
          <w:rtl/>
        </w:rPr>
        <w:t>הסכי</w:t>
      </w:r>
      <w:r w:rsidR="0023243D">
        <w:rPr>
          <w:rFonts w:ascii="FontbitDavid" w:hAnsi="FontbitDavid" w:hint="cs"/>
          <w:sz w:val="32"/>
          <w:rtl/>
        </w:rPr>
        <w:t>ם</w:t>
      </w:r>
      <w:r w:rsidR="00B433C9">
        <w:rPr>
          <w:rFonts w:ascii="FontbitDavid" w:hAnsi="FontbitDavid"/>
          <w:sz w:val="32"/>
          <w:rtl/>
        </w:rPr>
        <w:t xml:space="preserve"> למקום, </w:t>
      </w:r>
      <w:r w:rsidR="0023243D">
        <w:rPr>
          <w:rFonts w:ascii="FontbitDavid" w:hAnsi="FontbitDavid" w:hint="cs"/>
          <w:sz w:val="32"/>
          <w:rtl/>
        </w:rPr>
        <w:t>ש</w:t>
      </w:r>
      <w:r w:rsidR="00B433C9">
        <w:rPr>
          <w:rFonts w:ascii="FontbitDavid" w:hAnsi="FontbitDavid"/>
          <w:sz w:val="32"/>
          <w:rtl/>
        </w:rPr>
        <w:t>לא שר</w:t>
      </w:r>
      <w:r w:rsidR="00B433C9">
        <w:rPr>
          <w:rFonts w:ascii="FontbitDavid" w:hAnsi="FontbitDavid" w:hint="cs"/>
          <w:sz w:val="32"/>
          <w:rtl/>
        </w:rPr>
        <w:t>תה</w:t>
      </w:r>
      <w:r w:rsidR="00B433C9">
        <w:rPr>
          <w:rFonts w:ascii="FontbitDavid" w:hAnsi="FontbitDavid"/>
          <w:sz w:val="32"/>
          <w:rtl/>
        </w:rPr>
        <w:t xml:space="preserve"> שכינה עד שב</w:t>
      </w:r>
      <w:r w:rsidR="00B433C9">
        <w:rPr>
          <w:rFonts w:ascii="FontbitDavid" w:hAnsi="FontbitDavid" w:hint="cs"/>
          <w:sz w:val="32"/>
          <w:rtl/>
        </w:rPr>
        <w:t>ת</w:t>
      </w:r>
      <w:r w:rsidR="0023243D" w:rsidRPr="00B45C2D">
        <w:rPr>
          <w:rStyle w:val="affff8"/>
          <w:rtl/>
        </w:rPr>
        <w:t xml:space="preserve"> יום ג'</w:t>
      </w:r>
      <w:r>
        <w:rPr>
          <w:rStyle w:val="affff8"/>
          <w:rFonts w:hint="cs"/>
          <w:rtl/>
        </w:rPr>
        <w:t>, חוץ מהא'</w:t>
      </w:r>
      <w:r w:rsidR="0023243D" w:rsidRPr="00B45C2D">
        <w:rPr>
          <w:rStyle w:val="affff8"/>
          <w:rtl/>
        </w:rPr>
        <w:t>.</w:t>
      </w:r>
    </w:p>
    <w:p w14:paraId="40C38CDB" w14:textId="3A1D1E34" w:rsidR="00B433C9" w:rsidRPr="00C35A2C" w:rsidRDefault="000260CA" w:rsidP="00615A60">
      <w:pPr>
        <w:pStyle w:val="affff2"/>
        <w:rPr>
          <w:rtl/>
        </w:rPr>
      </w:pPr>
      <w:bookmarkStart w:id="699" w:name="_Toc119172918"/>
      <w:bookmarkStart w:id="700" w:name="_Toc119230009"/>
      <w:r w:rsidRPr="000F61C9">
        <w:rPr>
          <w:rFonts w:hint="cs"/>
          <w:rtl/>
        </w:rPr>
        <w:t>דעות נוספות</w:t>
      </w:r>
      <w:bookmarkEnd w:id="699"/>
      <w:bookmarkEnd w:id="700"/>
    </w:p>
    <w:p w14:paraId="28FF7B90" w14:textId="329C80AB" w:rsidR="00B433C9" w:rsidRPr="00647D70" w:rsidRDefault="00B837FA" w:rsidP="00B55EDF">
      <w:pPr>
        <w:rPr>
          <w:rtl/>
        </w:rPr>
      </w:pPr>
      <w:r w:rsidRPr="00B45C2D">
        <w:rPr>
          <w:rStyle w:val="affff5"/>
          <w:rFonts w:hint="eastAsia"/>
          <w:rtl/>
        </w:rPr>
        <w:t>א</w:t>
      </w:r>
      <w:r w:rsidRPr="00B45C2D">
        <w:rPr>
          <w:rStyle w:val="affff5"/>
          <w:rtl/>
        </w:rPr>
        <w:t xml:space="preserve">. </w:t>
      </w:r>
      <w:r w:rsidR="00B433C9" w:rsidRPr="00647D70">
        <w:rPr>
          <w:rStyle w:val="affff5"/>
          <w:rtl/>
        </w:rPr>
        <w:t>ר</w:t>
      </w:r>
      <w:r w:rsidR="000260CA">
        <w:rPr>
          <w:rStyle w:val="affff5"/>
          <w:rFonts w:hint="cs"/>
          <w:rtl/>
        </w:rPr>
        <w:t>"</w:t>
      </w:r>
      <w:r w:rsidR="00B433C9" w:rsidRPr="00647D70">
        <w:rPr>
          <w:rStyle w:val="affff5"/>
          <w:rtl/>
        </w:rPr>
        <w:t xml:space="preserve">נ, </w:t>
      </w:r>
      <w:r>
        <w:rPr>
          <w:rStyle w:val="affff5"/>
          <w:rFonts w:hint="cs"/>
          <w:rtl/>
        </w:rPr>
        <w:t>ל</w:t>
      </w:r>
      <w:r w:rsidR="00B433C9" w:rsidRPr="00647D70">
        <w:rPr>
          <w:rStyle w:val="affff5"/>
          <w:rtl/>
        </w:rPr>
        <w:t>ב"ש:</w:t>
      </w:r>
      <w:r w:rsidR="00B433C9" w:rsidRPr="00647D70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שני</w:t>
      </w:r>
      <w:r w:rsidR="00B433C9" w:rsidRPr="00647D70">
        <w:rPr>
          <w:rtl/>
        </w:rPr>
        <w:t xml:space="preserve"> זכרים </w:t>
      </w:r>
      <w:r w:rsidR="00B433C9" w:rsidRPr="00D1637C">
        <w:rPr>
          <w:rFonts w:cs="PFT_Frank"/>
          <w:b/>
          <w:bCs/>
          <w:szCs w:val="14"/>
          <w:rtl/>
        </w:rPr>
        <w:t>ושתי</w:t>
      </w:r>
      <w:r w:rsidR="00B433C9" w:rsidRPr="00647D70">
        <w:rPr>
          <w:rtl/>
        </w:rPr>
        <w:t xml:space="preserve"> נקבות,</w:t>
      </w:r>
      <w:r w:rsidR="00B433C9" w:rsidRPr="00647D70">
        <w:rPr>
          <w:rStyle w:val="affff5"/>
          <w:rtl/>
        </w:rPr>
        <w:t xml:space="preserve"> </w:t>
      </w:r>
      <w:r w:rsidR="000260CA"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 </w:t>
      </w:r>
      <w:r w:rsidR="00B433C9" w:rsidRPr="00647D70">
        <w:rPr>
          <w:rStyle w:val="affff5"/>
          <w:rtl/>
        </w:rPr>
        <w:t>וב</w:t>
      </w:r>
      <w:r w:rsidR="000260CA">
        <w:rPr>
          <w:rStyle w:val="affff5"/>
          <w:rFonts w:hint="cs"/>
          <w:rtl/>
        </w:rPr>
        <w:t>"</w:t>
      </w:r>
      <w:r w:rsidR="00B433C9" w:rsidRPr="00647D70">
        <w:rPr>
          <w:rStyle w:val="affff5"/>
          <w:rtl/>
        </w:rPr>
        <w:t xml:space="preserve">ה: </w:t>
      </w:r>
      <w:r w:rsidR="00B433C9" w:rsidRPr="00647D70">
        <w:rPr>
          <w:rtl/>
        </w:rPr>
        <w:t>זכר ונקבה.</w:t>
      </w:r>
    </w:p>
    <w:p w14:paraId="6C33FA28" w14:textId="3B13536F" w:rsidR="00B433C9" w:rsidRPr="00B45C2D" w:rsidRDefault="002809F6" w:rsidP="00B45C2D">
      <w:pPr>
        <w:rPr>
          <w:rtl/>
        </w:rPr>
      </w:pPr>
      <w:r w:rsidRPr="00B45C2D">
        <w:rPr>
          <w:rStyle w:val="affff5"/>
          <w:rFonts w:hint="eastAsia"/>
          <w:rtl/>
        </w:rPr>
        <w:t>טעם</w:t>
      </w:r>
      <w:r w:rsidR="00B433C9" w:rsidRPr="00B45C2D">
        <w:rPr>
          <w:rStyle w:val="affff5"/>
          <w:rtl/>
        </w:rPr>
        <w:t xml:space="preserve"> ב"ש</w:t>
      </w:r>
      <w:r w:rsidR="000260CA" w:rsidRPr="00B45C2D">
        <w:rPr>
          <w:rStyle w:val="affff5"/>
          <w:rtl/>
        </w:rPr>
        <w:t>:</w:t>
      </w:r>
      <w:r w:rsidR="00B433C9" w:rsidRPr="000260CA">
        <w:rPr>
          <w:rtl/>
        </w:rPr>
        <w:t xml:space="preserve"> </w:t>
      </w:r>
      <w:r w:rsidR="00B433C9" w:rsidRPr="000260CA">
        <w:rPr>
          <w:rStyle w:val="affff1"/>
          <w:rtl/>
        </w:rPr>
        <w:t>ד</w:t>
      </w:r>
      <w:r w:rsidR="00B433C9" w:rsidRPr="000260CA">
        <w:rPr>
          <w:rStyle w:val="affff1"/>
          <w:rFonts w:hint="cs"/>
          <w:rtl/>
        </w:rPr>
        <w:t>'</w:t>
      </w:r>
      <w:r w:rsidR="00B433C9" w:rsidRPr="000260CA">
        <w:rPr>
          <w:rStyle w:val="affff1"/>
          <w:rtl/>
        </w:rPr>
        <w:t xml:space="preserve">ותוסף ללדת </w:t>
      </w:r>
      <w:r w:rsidR="00B433C9" w:rsidRPr="00B45C2D">
        <w:rPr>
          <w:rStyle w:val="affff1"/>
          <w:b/>
          <w:bCs/>
          <w:rtl/>
        </w:rPr>
        <w:t>את</w:t>
      </w:r>
      <w:r w:rsidR="00B433C9" w:rsidRPr="000260CA">
        <w:rPr>
          <w:rStyle w:val="affff1"/>
          <w:rtl/>
        </w:rPr>
        <w:t xml:space="preserve"> אחיו </w:t>
      </w:r>
      <w:r w:rsidR="00B433C9" w:rsidRPr="00B45C2D">
        <w:rPr>
          <w:rStyle w:val="affff1"/>
          <w:b/>
          <w:bCs/>
          <w:rtl/>
        </w:rPr>
        <w:t>את</w:t>
      </w:r>
      <w:r w:rsidR="00B433C9" w:rsidRPr="000260CA">
        <w:rPr>
          <w:rStyle w:val="affff1"/>
          <w:rtl/>
        </w:rPr>
        <w:t xml:space="preserve"> הבל</w:t>
      </w:r>
      <w:r w:rsidR="00B837FA">
        <w:rPr>
          <w:rStyle w:val="affff1"/>
          <w:rFonts w:hint="cs"/>
          <w:rtl/>
        </w:rPr>
        <w:t>'</w:t>
      </w:r>
      <w:r w:rsidR="00B837FA">
        <w:rPr>
          <w:rStyle w:val="affff8"/>
          <w:rFonts w:hint="cs"/>
          <w:rtl/>
        </w:rPr>
        <w:t xml:space="preserve"> </w:t>
      </w:r>
      <w:r w:rsidR="00B837FA" w:rsidRPr="000F61C9">
        <w:rPr>
          <w:rStyle w:val="affff8"/>
          <w:rFonts w:hint="cs"/>
          <w:rtl/>
        </w:rPr>
        <w:t>[תאומות</w:t>
      </w:r>
      <w:r w:rsidR="00B837FA">
        <w:rPr>
          <w:rStyle w:val="affff8"/>
          <w:rFonts w:hint="cs"/>
          <w:rtl/>
        </w:rPr>
        <w:t xml:space="preserve"> עמהם</w:t>
      </w:r>
      <w:r w:rsidR="00B837FA" w:rsidRPr="000F61C9">
        <w:rPr>
          <w:rStyle w:val="affff8"/>
          <w:rFonts w:hint="cs"/>
          <w:rtl/>
        </w:rPr>
        <w:t>]</w:t>
      </w:r>
      <w:r w:rsidR="00B433C9" w:rsidRPr="00B45C2D">
        <w:rPr>
          <w:rtl/>
        </w:rPr>
        <w:t>,</w:t>
      </w:r>
    </w:p>
    <w:p w14:paraId="2110CF3D" w14:textId="5AE5B5AA" w:rsidR="00B433C9" w:rsidRPr="00C35A2C" w:rsidRDefault="00B837FA" w:rsidP="00AB6A4A">
      <w:pPr>
        <w:ind w:left="452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 </w:t>
      </w:r>
      <w:r w:rsidR="00B433C9" w:rsidRPr="00B45C2D">
        <w:rPr>
          <w:rStyle w:val="affff8"/>
          <w:rtl/>
        </w:rPr>
        <w:t>וכתיב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שת לי א</w:t>
      </w:r>
      <w:r>
        <w:rPr>
          <w:rStyle w:val="affff1"/>
          <w:rFonts w:hint="cs"/>
          <w:rtl/>
        </w:rPr>
        <w:t>-</w:t>
      </w:r>
      <w:r w:rsidR="00B433C9" w:rsidRPr="00AD1A41">
        <w:rPr>
          <w:rStyle w:val="affff1"/>
          <w:rtl/>
        </w:rPr>
        <w:t>להים זרע אחר</w:t>
      </w:r>
      <w:r>
        <w:rPr>
          <w:rStyle w:val="affff1"/>
          <w:rFonts w:hint="cs"/>
          <w:rtl/>
        </w:rPr>
        <w:t>,</w:t>
      </w:r>
      <w:r w:rsidR="00B433C9" w:rsidRPr="00AD1A41">
        <w:rPr>
          <w:rStyle w:val="affff1"/>
          <w:rtl/>
        </w:rPr>
        <w:t xml:space="preserve"> תחת הבל</w:t>
      </w:r>
      <w:r w:rsidR="00AB6A4A">
        <w:rPr>
          <w:rStyle w:val="affff1"/>
          <w:rFonts w:hint="cs"/>
          <w:rtl/>
        </w:rPr>
        <w:t xml:space="preserve"> </w:t>
      </w:r>
      <w:r w:rsidR="00B433C9" w:rsidRPr="00AD1A41">
        <w:rPr>
          <w:rStyle w:val="affff1"/>
          <w:rtl/>
        </w:rPr>
        <w:t xml:space="preserve"> כי הרגו קין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.</w:t>
      </w:r>
    </w:p>
    <w:p w14:paraId="00E9D68B" w14:textId="1062F6CA" w:rsidR="00B433C9" w:rsidRPr="00C35A2C" w:rsidRDefault="00B433C9" w:rsidP="00B837FA">
      <w:pPr>
        <w:rPr>
          <w:rtl/>
        </w:rPr>
      </w:pPr>
      <w:r w:rsidRPr="00C35A2C">
        <w:rPr>
          <w:rFonts w:ascii="FontbitDavid" w:hAnsi="FontbitDavid"/>
          <w:sz w:val="32"/>
          <w:rtl/>
        </w:rPr>
        <w:t xml:space="preserve"> </w:t>
      </w:r>
      <w:r w:rsidR="00B837FA">
        <w:rPr>
          <w:rStyle w:val="affff5"/>
          <w:rFonts w:hint="cs"/>
          <w:rtl/>
        </w:rPr>
        <w:t>ב.</w:t>
      </w:r>
      <w:r w:rsidR="00647D70">
        <w:rPr>
          <w:rStyle w:val="affff5"/>
          <w:rtl/>
        </w:rPr>
        <w:t xml:space="preserve"> אידך </w:t>
      </w:r>
      <w:r w:rsidR="00B837FA">
        <w:rPr>
          <w:rStyle w:val="affff5"/>
          <w:rFonts w:hint="cs"/>
          <w:rtl/>
        </w:rPr>
        <w:t>ד</w:t>
      </w:r>
      <w:r w:rsidR="00647D70">
        <w:rPr>
          <w:rStyle w:val="affff5"/>
          <w:rtl/>
        </w:rPr>
        <w:t>ר</w:t>
      </w:r>
      <w:r w:rsidR="00B837FA">
        <w:rPr>
          <w:rStyle w:val="affff5"/>
          <w:rFonts w:hint="cs"/>
          <w:rtl/>
        </w:rPr>
        <w:t>"</w:t>
      </w:r>
      <w:r w:rsidR="00647D70">
        <w:rPr>
          <w:rStyle w:val="affff5"/>
          <w:rtl/>
        </w:rPr>
        <w:t>נ</w:t>
      </w:r>
      <w:r w:rsidR="00B837FA">
        <w:rPr>
          <w:rStyle w:val="affff5"/>
          <w:rFonts w:hint="cs"/>
          <w:rtl/>
        </w:rPr>
        <w:t>,</w:t>
      </w:r>
      <w:r w:rsidR="00647D70">
        <w:rPr>
          <w:rStyle w:val="affff5"/>
          <w:rtl/>
        </w:rPr>
        <w:t xml:space="preserve"> </w:t>
      </w:r>
      <w:r w:rsidR="00B837FA">
        <w:rPr>
          <w:rStyle w:val="affff5"/>
          <w:rFonts w:hint="cs"/>
          <w:rtl/>
        </w:rPr>
        <w:t>ל</w:t>
      </w:r>
      <w:r w:rsidR="00647D70">
        <w:rPr>
          <w:rStyle w:val="affff5"/>
          <w:rtl/>
        </w:rPr>
        <w:t>ב"ש</w:t>
      </w:r>
      <w:r w:rsidRPr="00C4407B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זכר ונקבה, </w:t>
      </w:r>
      <w:r w:rsidR="00B837FA">
        <w:rPr>
          <w:rStyle w:val="affff5"/>
          <w:rtl/>
        </w:rPr>
        <w:tab/>
      </w:r>
      <w:r w:rsidR="00B837FA">
        <w:rPr>
          <w:rStyle w:val="affff5"/>
          <w:rtl/>
        </w:rPr>
        <w:tab/>
      </w:r>
      <w:r w:rsidR="00B837FA">
        <w:rPr>
          <w:rStyle w:val="affff5"/>
          <w:rtl/>
        </w:rPr>
        <w:tab/>
      </w:r>
      <w:r w:rsidR="00B837FA">
        <w:rPr>
          <w:rStyle w:val="affff5"/>
          <w:rFonts w:hint="cs"/>
          <w:rtl/>
        </w:rPr>
        <w:t xml:space="preserve">  </w:t>
      </w:r>
      <w:r w:rsidRPr="00C4407B">
        <w:rPr>
          <w:rStyle w:val="affff5"/>
          <w:rtl/>
        </w:rPr>
        <w:t>וב</w:t>
      </w:r>
      <w:r w:rsidR="00B837FA">
        <w:rPr>
          <w:rStyle w:val="affff5"/>
          <w:rFonts w:hint="cs"/>
          <w:rtl/>
        </w:rPr>
        <w:t>"</w:t>
      </w:r>
      <w:r w:rsidRPr="00C4407B">
        <w:rPr>
          <w:rStyle w:val="affff5"/>
          <w:rtl/>
        </w:rPr>
        <w:t>ה: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או </w:t>
      </w:r>
      <w:r w:rsidRPr="00C35A2C">
        <w:rPr>
          <w:rFonts w:ascii="FontbitDavid" w:hAnsi="FontbitDavid"/>
          <w:sz w:val="32"/>
          <w:rtl/>
        </w:rPr>
        <w:t xml:space="preserve">זכר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או</w:t>
      </w:r>
      <w:r w:rsidRPr="00C35A2C">
        <w:rPr>
          <w:rFonts w:ascii="FontbitDavid" w:hAnsi="FontbitDavid"/>
          <w:sz w:val="32"/>
          <w:rtl/>
        </w:rPr>
        <w:t xml:space="preserve"> נקבה.</w:t>
      </w:r>
    </w:p>
    <w:p w14:paraId="0D3A8E4F" w14:textId="2FFD2552" w:rsidR="00B837FA" w:rsidRPr="00736C06" w:rsidRDefault="002809F6" w:rsidP="00736C06">
      <w:pPr>
        <w:rPr>
          <w:rFonts w:ascii="FontbitDavid" w:hAnsi="FontbitDavid"/>
          <w:sz w:val="32"/>
          <w:rtl/>
        </w:rPr>
      </w:pPr>
      <w:r w:rsidRPr="00B45C2D">
        <w:rPr>
          <w:rStyle w:val="affff5"/>
          <w:rFonts w:hint="eastAsia"/>
          <w:rtl/>
        </w:rPr>
        <w:t>טעם</w:t>
      </w:r>
      <w:r w:rsidR="00B433C9" w:rsidRPr="00B837FA">
        <w:rPr>
          <w:rStyle w:val="affff5"/>
          <w:rFonts w:hint="cs"/>
          <w:rtl/>
        </w:rPr>
        <w:t xml:space="preserve"> </w:t>
      </w:r>
      <w:r w:rsidR="00B433C9" w:rsidRPr="00B837FA">
        <w:rPr>
          <w:rStyle w:val="affff5"/>
          <w:rtl/>
        </w:rPr>
        <w:t>ב"ה</w:t>
      </w:r>
      <w:r w:rsidR="00B837FA" w:rsidRPr="00B837FA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B71F95">
        <w:rPr>
          <w:rStyle w:val="affff1"/>
          <w:rtl/>
        </w:rPr>
        <w:t>'לא תהו בראה</w:t>
      </w:r>
      <w:r w:rsidR="00B837FA">
        <w:rPr>
          <w:rStyle w:val="affff1"/>
          <w:rFonts w:hint="cs"/>
          <w:rtl/>
        </w:rPr>
        <w:t xml:space="preserve"> -</w:t>
      </w:r>
      <w:r w:rsidR="00B433C9" w:rsidRPr="00B71F95">
        <w:rPr>
          <w:rStyle w:val="affff1"/>
          <w:rtl/>
        </w:rPr>
        <w:t xml:space="preserve"> לשבת יצרה</w:t>
      </w:r>
      <w:r w:rsidR="00B433C9" w:rsidRPr="00B71F95">
        <w:rPr>
          <w:rStyle w:val="affff1"/>
          <w:rFonts w:hint="cs"/>
          <w:rtl/>
        </w:rPr>
        <w:t>'</w:t>
      </w:r>
      <w:r w:rsidR="00B433C9" w:rsidRPr="00B71F95">
        <w:rPr>
          <w:rStyle w:val="affff1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וה</w:t>
      </w:r>
      <w:r w:rsidR="00B837FA">
        <w:rPr>
          <w:rFonts w:ascii="FontbitDavid" w:hAnsi="FontbitDavid" w:hint="cs"/>
          <w:sz w:val="32"/>
          <w:rtl/>
        </w:rPr>
        <w:t>רי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837FA">
        <w:rPr>
          <w:rFonts w:ascii="FontbitDavid" w:hAnsi="FontbitDavid" w:hint="cs"/>
          <w:sz w:val="32"/>
          <w:rtl/>
        </w:rPr>
        <w:t>קיים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B45C2D">
        <w:rPr>
          <w:rStyle w:val="affff1"/>
          <w:rtl/>
        </w:rPr>
        <w:t>שבת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4DA2EBCB" w14:textId="6FAD85B5" w:rsidR="00B433C9" w:rsidRPr="00DD057D" w:rsidRDefault="00B433C9" w:rsidP="00615A60">
      <w:pPr>
        <w:pStyle w:val="affff2"/>
        <w:rPr>
          <w:rtl/>
        </w:rPr>
      </w:pPr>
      <w:bookmarkStart w:id="701" w:name="_Toc119172919"/>
      <w:bookmarkStart w:id="702" w:name="_Toc119230010"/>
      <w:r w:rsidRPr="00DD057D">
        <w:rPr>
          <w:rtl/>
        </w:rPr>
        <w:t xml:space="preserve">היו לו בנים בהיותו </w:t>
      </w:r>
      <w:r w:rsidR="00DD057D">
        <w:rPr>
          <w:rFonts w:hint="cs"/>
          <w:rtl/>
        </w:rPr>
        <w:t>נכרי,</w:t>
      </w:r>
      <w:r w:rsidRPr="00DD057D">
        <w:rPr>
          <w:rtl/>
        </w:rPr>
        <w:t xml:space="preserve"> ונתגייר</w:t>
      </w:r>
      <w:bookmarkEnd w:id="701"/>
      <w:bookmarkEnd w:id="702"/>
    </w:p>
    <w:p w14:paraId="7E3CA6AE" w14:textId="6513FB69" w:rsidR="00B433C9" w:rsidRDefault="00B433C9" w:rsidP="00B55EDF">
      <w:pPr>
        <w:rPr>
          <w:rFonts w:ascii="FontbitDavid" w:hAnsi="FontbitDavid"/>
          <w:sz w:val="32"/>
          <w:rtl/>
        </w:rPr>
      </w:pPr>
      <w:r w:rsidRPr="00AB09EA">
        <w:rPr>
          <w:rStyle w:val="affff5"/>
          <w:rFonts w:hint="cs"/>
          <w:rtl/>
        </w:rPr>
        <w:t>לרי</w:t>
      </w:r>
      <w:r w:rsidRPr="00AB09EA">
        <w:rPr>
          <w:rStyle w:val="affff5"/>
          <w:rtl/>
        </w:rPr>
        <w:t>"</w:t>
      </w:r>
      <w:r w:rsidRPr="00AB09EA">
        <w:rPr>
          <w:rStyle w:val="affff5"/>
          <w:rFonts w:hint="cs"/>
          <w:rtl/>
        </w:rPr>
        <w:t>ו: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קיים</w:t>
      </w:r>
      <w:r w:rsidRPr="00C35A2C">
        <w:rPr>
          <w:rFonts w:ascii="FontbitDavid" w:hAnsi="FontbitDavid" w:hint="cs"/>
          <w:sz w:val="32"/>
          <w:rtl/>
        </w:rPr>
        <w:t xml:space="preserve"> פריה ורביה</w:t>
      </w:r>
      <w:r w:rsidR="00DD057D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 w:hint="cs"/>
          <w:sz w:val="32"/>
          <w:rtl/>
        </w:rPr>
        <w:t xml:space="preserve"> שהרי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D057D">
        <w:rPr>
          <w:rFonts w:ascii="FontbitDavid" w:hAnsi="FontbitDavid" w:hint="cs"/>
          <w:sz w:val="32"/>
          <w:rtl/>
        </w:rPr>
        <w:t>היו</w:t>
      </w:r>
      <w:r w:rsidR="00647D70">
        <w:rPr>
          <w:rFonts w:ascii="FontbitDavid" w:hAnsi="FontbitDavid" w:hint="cs"/>
          <w:sz w:val="32"/>
          <w:rtl/>
        </w:rPr>
        <w:t xml:space="preserve"> לו</w:t>
      </w:r>
      <w:r w:rsidR="00DD057D">
        <w:rPr>
          <w:rFonts w:ascii="FontbitDavid" w:hAnsi="FontbitDavid" w:hint="cs"/>
          <w:sz w:val="32"/>
          <w:rtl/>
        </w:rPr>
        <w:t>,</w:t>
      </w:r>
    </w:p>
    <w:p w14:paraId="77D35C8A" w14:textId="3E62B141" w:rsidR="00B433C9" w:rsidRDefault="00B433C9" w:rsidP="00B55EDF">
      <w:pPr>
        <w:rPr>
          <w:rFonts w:ascii="FontbitDavid" w:hAnsi="FontbitDavid"/>
          <w:sz w:val="32"/>
          <w:rtl/>
        </w:rPr>
      </w:pPr>
      <w:r w:rsidRPr="00AB09EA">
        <w:rPr>
          <w:rStyle w:val="affff5"/>
          <w:rFonts w:hint="cs"/>
          <w:rtl/>
        </w:rPr>
        <w:t>לר</w:t>
      </w:r>
      <w:r w:rsidRPr="00AB09EA">
        <w:rPr>
          <w:rStyle w:val="affff5"/>
          <w:rtl/>
        </w:rPr>
        <w:t>"</w:t>
      </w:r>
      <w:r>
        <w:rPr>
          <w:rStyle w:val="affff5"/>
          <w:rFonts w:hint="cs"/>
          <w:rtl/>
        </w:rPr>
        <w:t xml:space="preserve">ל</w:t>
      </w:r>
      <w:del w:id="41015" w:author="Claude" w:date="2026-10-07T09:24:50Z">
        <w:r>
          <w:rPr>
            <w:rStyle w:val="affff5"/>
            <w:rFonts w:hint="cs"/>
            <w:rtl/>
          </w:rPr>
          <w:delText xml:space="preserve"> </w:delText>
        </w:r>
      </w:del>
      <w:r>
        <w:rPr>
          <w:rStyle w:val="affff5"/>
          <w:rFonts w:hint="cs"/>
          <w:rtl/>
        </w:rPr>
        <w:t xml:space="preserve"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לא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קיים</w:t>
      </w:r>
      <w:r w:rsidR="00DD057D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/>
          <w:sz w:val="32"/>
          <w:rtl/>
        </w:rPr>
        <w:tab/>
      </w:r>
      <w:r w:rsidR="00DD057D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ד</w:t>
      </w:r>
      <w:r w:rsidR="00DD057D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גר שנתגייר כקטן שנולד</w:t>
      </w:r>
      <w:r w:rsidR="00DD057D">
        <w:rPr>
          <w:rFonts w:ascii="FontbitDavid" w:hAnsi="FontbitDavid" w:hint="cs"/>
          <w:sz w:val="32"/>
          <w:rtl/>
        </w:rPr>
        <w:t>'.</w:t>
      </w:r>
    </w:p>
    <w:p w14:paraId="39F22806" w14:textId="223DE523" w:rsidR="00B433C9" w:rsidRPr="00C35A2C" w:rsidRDefault="00DD057D" w:rsidP="00DD057D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כ</w:t>
      </w:r>
      <w:r w:rsidRPr="00B45C2D">
        <w:rPr>
          <w:rStyle w:val="affff5"/>
          <w:rFonts w:hint="eastAsia"/>
          <w:rtl/>
        </w:rPr>
        <w:t>שיטתם</w:t>
      </w:r>
      <w:r>
        <w:rPr>
          <w:rStyle w:val="affff5"/>
          <w:rFonts w:hint="cs"/>
          <w:rtl/>
        </w:rPr>
        <w:t xml:space="preserve"> שבמקרה זה, ל</w:t>
      </w:r>
      <w:r w:rsidR="00B433C9" w:rsidRPr="00AB09EA">
        <w:rPr>
          <w:rStyle w:val="affff5"/>
          <w:rFonts w:hint="cs"/>
          <w:rtl/>
        </w:rPr>
        <w:t>רי</w:t>
      </w:r>
      <w:r w:rsidR="00B433C9" w:rsidRPr="00AB09EA">
        <w:rPr>
          <w:rStyle w:val="affff5"/>
          <w:rtl/>
        </w:rPr>
        <w:t>"</w:t>
      </w:r>
      <w:r w:rsidR="00B433C9" w:rsidRPr="00AB09EA">
        <w:rPr>
          <w:rStyle w:val="affff5"/>
          <w:rFonts w:hint="cs"/>
          <w:rtl/>
        </w:rPr>
        <w:t>ו: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אין לו</w:t>
      </w:r>
      <w:r w:rsidR="00B433C9" w:rsidRPr="00C35A2C">
        <w:rPr>
          <w:rFonts w:ascii="FontbitDavid" w:hAnsi="FontbitDavid"/>
          <w:sz w:val="32"/>
          <w:rtl/>
        </w:rPr>
        <w:t xml:space="preserve"> בכור לנחלה, </w:t>
      </w:r>
      <w:r>
        <w:rPr>
          <w:rFonts w:ascii="FontbitDavid" w:hAnsi="FontbitDavid" w:hint="cs"/>
          <w:sz w:val="32"/>
          <w:rtl/>
        </w:rPr>
        <w:t>שהיה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232540">
        <w:rPr>
          <w:rStyle w:val="affff1"/>
          <w:rtl/>
        </w:rPr>
        <w:t>ראשית אונו</w:t>
      </w:r>
      <w:r>
        <w:rPr>
          <w:rStyle w:val="affff1"/>
          <w:rFonts w:hint="cs"/>
          <w:rtl/>
        </w:rPr>
        <w:t>,</w:t>
      </w:r>
    </w:p>
    <w:p w14:paraId="19F64926" w14:textId="13DAF7A7" w:rsidR="00B433C9" w:rsidRPr="00C35A2C" w:rsidRDefault="00DD057D" w:rsidP="00B45C2D">
      <w:pPr>
        <w:ind w:left="904" w:firstLine="113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ול</w:t>
      </w:r>
      <w:r w:rsidR="00B433C9" w:rsidRPr="00AB09EA">
        <w:rPr>
          <w:rStyle w:val="affff5"/>
          <w:rFonts w:hint="cs"/>
          <w:rtl/>
        </w:rPr>
        <w:t>ר</w:t>
      </w:r>
      <w:r w:rsidR="00B433C9" w:rsidRPr="00AB09EA">
        <w:rPr>
          <w:rStyle w:val="affff5"/>
          <w:rtl/>
        </w:rPr>
        <w:t>"</w:t>
      </w:r>
      <w:r w:rsidR="00B433C9" w:rsidRPr="00AB09EA">
        <w:rPr>
          <w:rStyle w:val="affff5"/>
          <w:rFonts w:hint="cs"/>
          <w:rtl/>
        </w:rPr>
        <w:t>ל</w:t>
      </w:r>
      <w:r w:rsidR="00B433C9" w:rsidRPr="00AB09EA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יש לו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 w:hint="cs"/>
          <w:sz w:val="32"/>
          <w:rtl/>
        </w:rPr>
        <w:t>ד'</w:t>
      </w:r>
      <w:r w:rsidR="00B433C9" w:rsidRPr="00C35A2C">
        <w:rPr>
          <w:rFonts w:ascii="FontbitDavid" w:hAnsi="FontbitDavid"/>
          <w:sz w:val="32"/>
          <w:rtl/>
        </w:rPr>
        <w:t>כקטן שנולד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2C867F83" w14:textId="1FE6A88A" w:rsidR="00B433C9" w:rsidRPr="00C35A2C" w:rsidRDefault="00DD057D" w:rsidP="00B45C2D">
      <w:pPr>
        <w:rPr>
          <w:rtl/>
        </w:rPr>
      </w:pPr>
      <w:r>
        <w:rPr>
          <w:rStyle w:val="affff5"/>
          <w:rFonts w:hint="cs"/>
          <w:rtl/>
        </w:rPr>
        <w:t>ו</w:t>
      </w:r>
      <w:r w:rsidR="00B433C9" w:rsidRPr="00AB09EA">
        <w:rPr>
          <w:rStyle w:val="affff5"/>
          <w:rtl/>
        </w:rPr>
        <w:t>ר"ל</w:t>
      </w:r>
      <w:r>
        <w:rPr>
          <w:rStyle w:val="affff5"/>
          <w:rFonts w:hint="cs"/>
          <w:rtl/>
        </w:rPr>
        <w:t xml:space="preserve"> מודה</w:t>
      </w:r>
      <w:r w:rsidR="00B433C9" w:rsidRPr="00AB09EA">
        <w:rPr>
          <w:rStyle w:val="affff5"/>
          <w:rtl/>
        </w:rPr>
        <w:t xml:space="preserve">: </w:t>
      </w:r>
      <w:r w:rsidR="00B433C9" w:rsidRPr="00D1637C">
        <w:rPr>
          <w:rFonts w:cs="PFT_Frank"/>
          <w:b/>
          <w:bCs/>
          <w:szCs w:val="14"/>
          <w:rtl/>
        </w:rPr>
        <w:t>בהיות</w:t>
      </w:r>
      <w:r w:rsidRPr="00D1637C">
        <w:rPr>
          <w:rFonts w:cs="PFT_Frank" w:hint="eastAsia"/>
          <w:b/>
          <w:bCs/>
          <w:szCs w:val="14"/>
          <w:rtl/>
        </w:rPr>
        <w:t>ו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נכרי</w:t>
      </w:r>
      <w:r w:rsidR="00B433C9" w:rsidRPr="00C35A2C">
        <w:rPr>
          <w:rtl/>
        </w:rPr>
        <w:t xml:space="preserve"> </w:t>
      </w:r>
      <w:r w:rsidR="00647D70">
        <w:rPr>
          <w:rFonts w:hint="cs"/>
          <w:rtl/>
        </w:rPr>
        <w:t>יש ל</w:t>
      </w:r>
      <w:r>
        <w:rPr>
          <w:rFonts w:hint="cs"/>
          <w:rtl/>
        </w:rPr>
        <w:t>ו</w:t>
      </w:r>
      <w:r w:rsidR="00647D70">
        <w:rPr>
          <w:rFonts w:hint="cs"/>
          <w:rtl/>
        </w:rPr>
        <w:t xml:space="preserve"> ח</w:t>
      </w:r>
      <w:r>
        <w:rPr>
          <w:rFonts w:hint="cs"/>
          <w:rtl/>
        </w:rPr>
        <w:t>יי</w:t>
      </w:r>
      <w:r w:rsidR="00647D70">
        <w:rPr>
          <w:rFonts w:hint="cs"/>
          <w:rtl/>
        </w:rPr>
        <w:t>ס</w:t>
      </w:r>
      <w:r w:rsidR="00B433C9" w:rsidRPr="00C35A2C">
        <w:rPr>
          <w:rtl/>
        </w:rPr>
        <w:t>,</w:t>
      </w:r>
      <w:r w:rsidRPr="00DD057D">
        <w:rPr>
          <w:rFonts w:ascii="FontbitDavid" w:hAnsi="FontbitDavid"/>
          <w:sz w:val="32"/>
          <w:rtl/>
        </w:rPr>
        <w:t xml:space="preserve"> </w:t>
      </w:r>
      <w:r>
        <w:rPr>
          <w:rStyle w:val="affff1"/>
          <w:rFonts w:hint="cs"/>
          <w:rtl/>
        </w:rPr>
        <w:t>ד'</w:t>
      </w:r>
      <w:r w:rsidRPr="0058432D">
        <w:rPr>
          <w:rStyle w:val="affff1"/>
          <w:rtl/>
        </w:rPr>
        <w:t>בראדך בלאדן בן בלאדן</w:t>
      </w:r>
      <w:r>
        <w:rPr>
          <w:rStyle w:val="affff1"/>
          <w:rFonts w:hint="cs"/>
          <w:rtl/>
        </w:rPr>
        <w:t>'</w:t>
      </w:r>
      <w:r>
        <w:rPr>
          <w:rFonts w:hint="cs"/>
          <w:rtl/>
        </w:rPr>
        <w:t>.</w:t>
      </w:r>
    </w:p>
    <w:p w14:paraId="3ED69F54" w14:textId="758E9B7B" w:rsidR="00B433C9" w:rsidRPr="00C35A2C" w:rsidRDefault="00DD057D" w:rsidP="00B55EDF">
      <w:pPr>
        <w:ind w:hanging="1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ול</w:t>
      </w:r>
      <w:r w:rsidR="00B433C9" w:rsidRPr="00B45C2D">
        <w:rPr>
          <w:rStyle w:val="affff5"/>
          <w:rtl/>
        </w:rPr>
        <w:t>כ</w:t>
      </w:r>
      <w:r>
        <w:rPr>
          <w:rStyle w:val="affff5"/>
          <w:rFonts w:hint="cs"/>
          <w:rtl/>
        </w:rPr>
        <w:t>ו"ע</w:t>
      </w:r>
      <w:r w:rsidRPr="00B45C2D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בעבד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אין לו חייס</w:t>
      </w:r>
      <w:r>
        <w:rPr>
          <w:rFonts w:ascii="FontbitDavid" w:hAnsi="FontbitDavid" w:hint="cs"/>
          <w:sz w:val="32"/>
          <w:rtl/>
        </w:rPr>
        <w:t xml:space="preserve"> </w:t>
      </w:r>
      <w:r w:rsidRPr="00B45C2D">
        <w:rPr>
          <w:rStyle w:val="affff8"/>
          <w:rFonts w:hint="eastAsia"/>
          <w:rtl/>
        </w:rPr>
        <w:t>ולא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קיים</w:t>
      </w:r>
      <w:r w:rsidR="00B433C9" w:rsidRPr="00B45C2D">
        <w:rPr>
          <w:rStyle w:val="affff8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AD1A41">
        <w:rPr>
          <w:rStyle w:val="affff1"/>
          <w:rtl/>
        </w:rPr>
        <w:t>ד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עם החמור</w:t>
      </w:r>
      <w:r w:rsidR="00B433C9" w:rsidRPr="00AD1A41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דומה לחמור.</w:t>
      </w:r>
    </w:p>
    <w:p w14:paraId="27F48BB8" w14:textId="757E0D59" w:rsidR="00B433C9" w:rsidRPr="00DD057D" w:rsidRDefault="00B433C9" w:rsidP="00615A60">
      <w:pPr>
        <w:pStyle w:val="affff2"/>
        <w:rPr>
          <w:rtl/>
        </w:rPr>
      </w:pPr>
      <w:bookmarkStart w:id="703" w:name="_Toc119172920"/>
      <w:bookmarkStart w:id="704" w:name="_Toc119230011"/>
      <w:r w:rsidRPr="00DD057D">
        <w:rPr>
          <w:rtl/>
        </w:rPr>
        <w:t>היו לו בנים</w:t>
      </w:r>
      <w:r w:rsidR="00DD057D">
        <w:rPr>
          <w:rFonts w:hint="cs"/>
          <w:rtl/>
        </w:rPr>
        <w:t>,</w:t>
      </w:r>
      <w:r w:rsidRPr="00DD057D">
        <w:rPr>
          <w:rtl/>
        </w:rPr>
        <w:t xml:space="preserve"> ומתו</w:t>
      </w:r>
      <w:bookmarkEnd w:id="703"/>
      <w:bookmarkEnd w:id="704"/>
    </w:p>
    <w:p w14:paraId="6BA0E2FD" w14:textId="2101869C" w:rsidR="00B433C9" w:rsidRPr="00EA6942" w:rsidRDefault="00B433C9" w:rsidP="00B55EDF">
      <w:pPr>
        <w:rPr>
          <w:rStyle w:val="affff1"/>
          <w:spacing w:val="-4"/>
          <w:rtl/>
        </w:rPr>
      </w:pPr>
      <w:r w:rsidRPr="00AB09EA">
        <w:rPr>
          <w:rStyle w:val="affff5"/>
          <w:rFonts w:hint="cs"/>
          <w:rtl/>
        </w:rPr>
        <w:t>לר</w:t>
      </w:r>
      <w:r w:rsidRPr="00AB09EA">
        <w:rPr>
          <w:rStyle w:val="affff5"/>
          <w:rtl/>
        </w:rPr>
        <w:t>"</w:t>
      </w:r>
      <w:r w:rsidRPr="00AB09EA">
        <w:rPr>
          <w:rStyle w:val="affff5"/>
          <w:rFonts w:hint="cs"/>
          <w:rtl/>
        </w:rPr>
        <w:t xml:space="preserve">ה: </w:t>
      </w:r>
      <w:r w:rsidRPr="00D1637C">
        <w:rPr>
          <w:rFonts w:cs="PFT_Frank"/>
          <w:b/>
          <w:bCs/>
          <w:szCs w:val="14"/>
          <w:rtl/>
        </w:rPr>
        <w:t>קיים</w:t>
      </w:r>
      <w:r w:rsidRPr="00B45C2D">
        <w:rPr>
          <w:rtl/>
        </w:rPr>
        <w:t xml:space="preserve">, </w:t>
      </w:r>
      <w:r w:rsidR="00DD057D">
        <w:rPr>
          <w:rtl/>
        </w:rPr>
        <w:tab/>
      </w:r>
      <w:r w:rsidR="00DD057D">
        <w:rPr>
          <w:rtl/>
        </w:rPr>
        <w:tab/>
      </w:r>
      <w:r w:rsidR="00DD057D">
        <w:rPr>
          <w:rtl/>
        </w:rPr>
        <w:tab/>
      </w:r>
      <w:r w:rsidR="00DD057D">
        <w:rPr>
          <w:rtl/>
        </w:rPr>
        <w:tab/>
      </w:r>
      <w:r w:rsidR="00DD057D">
        <w:rPr>
          <w:rtl/>
        </w:rPr>
        <w:tab/>
      </w:r>
      <w:r w:rsidR="00DD057D">
        <w:rPr>
          <w:rFonts w:hint="cs"/>
          <w:rtl/>
        </w:rPr>
        <w:t xml:space="preserve"> </w:t>
      </w:r>
      <w:r w:rsidR="00DD057D">
        <w:rPr>
          <w:rStyle w:val="affff5"/>
          <w:rFonts w:hint="cs"/>
          <w:rtl/>
        </w:rPr>
        <w:t>טעם פו"ר</w:t>
      </w:r>
      <w:r w:rsidR="00AB09EA">
        <w:rPr>
          <w:rStyle w:val="affff5"/>
          <w:rFonts w:hint="cs"/>
          <w:rtl/>
        </w:rPr>
        <w:t xml:space="preserve"> </w:t>
      </w:r>
      <w:r w:rsidRPr="00EA6942">
        <w:rPr>
          <w:spacing w:val="-4"/>
          <w:rtl/>
        </w:rPr>
        <w:t xml:space="preserve">שיכלו כל נשמות שבגוף, </w:t>
      </w:r>
      <w:r w:rsidR="00DD057D">
        <w:rPr>
          <w:rStyle w:val="affff1"/>
          <w:rFonts w:hint="cs"/>
          <w:spacing w:val="-4"/>
          <w:rtl/>
        </w:rPr>
        <w:t>מקרא,</w:t>
      </w:r>
    </w:p>
    <w:p w14:paraId="1630F940" w14:textId="673B7748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AB09EA">
        <w:rPr>
          <w:rStyle w:val="affff5"/>
          <w:rFonts w:hint="cs"/>
          <w:rtl/>
        </w:rPr>
        <w:lastRenderedPageBreak/>
        <w:t>לרי</w:t>
      </w:r>
      <w:r w:rsidRPr="00AB09EA">
        <w:rPr>
          <w:rStyle w:val="affff5"/>
          <w:rtl/>
        </w:rPr>
        <w:t>"</w:t>
      </w:r>
      <w:r w:rsidRPr="00AB09EA">
        <w:rPr>
          <w:rStyle w:val="affff5"/>
          <w:rFonts w:hint="cs"/>
          <w:rtl/>
        </w:rPr>
        <w:t>ו: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לא קיים</w:t>
      </w:r>
      <w:r w:rsidR="00DD057D">
        <w:rPr>
          <w:rFonts w:ascii="FontbitDavid" w:hAnsi="FontbitDavid" w:cs="PFT_Frank" w:hint="cs"/>
          <w:b/>
          <w:bCs/>
          <w:sz w:val="14"/>
          <w:szCs w:val="14"/>
          <w:rtl/>
        </w:rPr>
        <w:t>,</w:t>
      </w:r>
      <w:r w:rsidRPr="00B45C2D">
        <w:rPr>
          <w:rStyle w:val="affff5"/>
          <w:rtl/>
        </w:rPr>
        <w:t xml:space="preserve"> </w:t>
      </w:r>
      <w:r w:rsidR="00DD057D">
        <w:rPr>
          <w:rStyle w:val="affff5"/>
          <w:rtl/>
        </w:rPr>
        <w:tab/>
      </w:r>
      <w:r w:rsidR="00DD057D">
        <w:rPr>
          <w:rStyle w:val="affff5"/>
          <w:rtl/>
        </w:rPr>
        <w:tab/>
      </w:r>
      <w:r w:rsidR="00DD057D">
        <w:rPr>
          <w:rStyle w:val="affff5"/>
          <w:rtl/>
        </w:rPr>
        <w:tab/>
      </w:r>
      <w:r w:rsidR="00DD057D">
        <w:rPr>
          <w:rStyle w:val="affff5"/>
          <w:rFonts w:hint="cs"/>
          <w:rtl/>
        </w:rPr>
        <w:t xml:space="preserve"> </w:t>
      </w:r>
      <w:r w:rsidR="00DD057D" w:rsidRPr="00B45C2D">
        <w:rPr>
          <w:rStyle w:val="affff5"/>
          <w:rFonts w:hint="eastAsia"/>
          <w:rtl/>
        </w:rPr>
        <w:t>טעם</w:t>
      </w:r>
      <w:r w:rsidR="00DD057D" w:rsidRPr="00B45C2D">
        <w:rPr>
          <w:rStyle w:val="affff5"/>
          <w:rtl/>
        </w:rPr>
        <w:t xml:space="preserve"> </w:t>
      </w:r>
      <w:r w:rsidR="00DD057D" w:rsidRPr="00B45C2D">
        <w:rPr>
          <w:rStyle w:val="affff5"/>
          <w:rFonts w:hint="eastAsia"/>
          <w:rtl/>
        </w:rPr>
        <w:t>פו</w:t>
      </w:r>
      <w:r w:rsidR="00DD057D" w:rsidRPr="00B45C2D">
        <w:rPr>
          <w:rStyle w:val="affff5"/>
          <w:rtl/>
        </w:rPr>
        <w:t>"ר</w:t>
      </w:r>
      <w:r w:rsidR="00DD057D">
        <w:rPr>
          <w:rStyle w:val="affff1"/>
          <w:rFonts w:hint="cs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Pr="00EB1592">
        <w:rPr>
          <w:rStyle w:val="affff1"/>
          <w:rtl/>
        </w:rPr>
        <w:t>לשבת יצרה</w:t>
      </w:r>
      <w:r>
        <w:rPr>
          <w:rStyle w:val="affff1"/>
          <w:rFonts w:hint="cs"/>
          <w:rtl/>
        </w:rPr>
        <w:t>'</w:t>
      </w:r>
      <w:r w:rsidR="00DD057D">
        <w:rPr>
          <w:rStyle w:val="affff1"/>
          <w:rFonts w:hint="cs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ו</w:t>
      </w:r>
      <w:r w:rsidR="00274003">
        <w:rPr>
          <w:rFonts w:ascii="FontbitDavid" w:hAnsi="FontbitDavid"/>
          <w:sz w:val="32"/>
          <w:rtl/>
        </w:rPr>
        <w:t>אין</w:t>
      </w:r>
      <w:r w:rsidRPr="00C35A2C">
        <w:rPr>
          <w:rFonts w:ascii="FontbitDavid" w:hAnsi="FontbitDavid"/>
          <w:sz w:val="32"/>
          <w:rtl/>
        </w:rPr>
        <w:t>.</w:t>
      </w:r>
    </w:p>
    <w:p w14:paraId="6FD6D11B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סב:</w:t>
      </w:r>
    </w:p>
    <w:p w14:paraId="1F20F63E" w14:textId="6CF14C71" w:rsidR="00B433C9" w:rsidRDefault="00B433C9" w:rsidP="007C50EB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והך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D057D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בני בנים כבנים</w:t>
      </w:r>
      <w:r w:rsidR="00DD057D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D057D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 w:hint="cs"/>
          <w:sz w:val="32"/>
          <w:rtl/>
        </w:rPr>
        <w:t xml:space="preserve"> להשלים</w:t>
      </w:r>
      <w:r w:rsidR="00DD057D">
        <w:rPr>
          <w:rFonts w:ascii="FontbitDavid" w:hAnsi="FontbitDavid" w:hint="cs"/>
          <w:sz w:val="32"/>
          <w:rtl/>
        </w:rPr>
        <w:t>.</w:t>
      </w:r>
    </w:p>
    <w:p w14:paraId="4E935EB2" w14:textId="6C7A0D97" w:rsidR="00B433C9" w:rsidRPr="00EA6942" w:rsidRDefault="00DD057D" w:rsidP="00B55EDF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rtl/>
        </w:rPr>
        <w:t>ויקשה:</w:t>
      </w:r>
      <w:r w:rsidR="00B433C9" w:rsidRPr="00EA6942">
        <w:rPr>
          <w:rFonts w:ascii="FontbitDavid" w:hAnsi="FontbitDavid" w:hint="cs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ד</w:t>
      </w:r>
      <w:r w:rsidR="00B433C9" w:rsidRPr="00EA6942">
        <w:rPr>
          <w:rFonts w:ascii="FontbitDavid" w:hAnsi="FontbitDavid" w:hint="cs"/>
          <w:spacing w:val="-4"/>
          <w:sz w:val="32"/>
          <w:rtl/>
        </w:rPr>
        <w:t>בני בנים כבנים</w:t>
      </w:r>
      <w:r>
        <w:rPr>
          <w:rFonts w:ascii="FontbitDavid" w:hAnsi="FontbitDavid" w:hint="cs"/>
          <w:spacing w:val="-4"/>
          <w:sz w:val="32"/>
          <w:rtl/>
        </w:rPr>
        <w:t>,</w:t>
      </w:r>
      <w:r w:rsidR="00B433C9" w:rsidRPr="00EA6942">
        <w:rPr>
          <w:rFonts w:ascii="FontbitDavid" w:hAnsi="FontbitDavid" w:hint="cs"/>
          <w:spacing w:val="-4"/>
          <w:sz w:val="32"/>
          <w:rtl/>
        </w:rPr>
        <w:t xml:space="preserve"> </w:t>
      </w:r>
      <w:r w:rsidR="00B433C9" w:rsidRPr="00EA6942">
        <w:rPr>
          <w:rFonts w:ascii="FontbitDavid" w:hAnsi="FontbitDavid"/>
          <w:spacing w:val="-4"/>
          <w:sz w:val="32"/>
          <w:rtl/>
        </w:rPr>
        <w:t>מת אחד</w:t>
      </w:r>
      <w:r>
        <w:rPr>
          <w:rFonts w:ascii="FontbitDavid" w:hAnsi="FontbitDavid" w:hint="cs"/>
          <w:spacing w:val="-4"/>
          <w:sz w:val="32"/>
          <w:rtl/>
        </w:rPr>
        <w:t xml:space="preserve"> </w:t>
      </w:r>
      <w:r w:rsidR="00B433C9" w:rsidRPr="00B45C2D">
        <w:rPr>
          <w:rStyle w:val="affff8"/>
          <w:rtl/>
        </w:rPr>
        <w:t>או נמצא סריס</w:t>
      </w:r>
      <w:r>
        <w:rPr>
          <w:rStyle w:val="affff8"/>
          <w:rFonts w:hint="cs"/>
          <w:rtl/>
        </w:rPr>
        <w:t xml:space="preserve"> -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 לא קיים</w:t>
      </w:r>
      <w:r>
        <w:rPr>
          <w:rFonts w:ascii="FontbitDavid" w:hAnsi="FontbitDavid" w:hint="cs"/>
          <w:spacing w:val="-4"/>
          <w:sz w:val="32"/>
          <w:rtl/>
        </w:rPr>
        <w:t xml:space="preserve">, </w:t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תיובתא</w:t>
      </w:r>
      <w:r w:rsidRPr="00D1637C">
        <w:rPr>
          <w:rFonts w:ascii="FontbitDavid" w:hAnsi="FontbitDavid" w:cs="PFT_Frank" w:hint="cs"/>
          <w:b/>
          <w:bCs/>
          <w:spacing w:val="-4"/>
          <w:sz w:val="32"/>
          <w:szCs w:val="14"/>
          <w:rtl/>
        </w:rPr>
        <w:t>!</w:t>
      </w:r>
    </w:p>
    <w:p w14:paraId="37A578A9" w14:textId="635F0611" w:rsidR="00DD057D" w:rsidRDefault="00DD057D" w:rsidP="00DD057D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ושאמרנו ד'כבנים',</w:t>
      </w:r>
      <w:r w:rsidR="00B433C9" w:rsidRPr="00AB09EA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B433C9" w:rsidRPr="00AB09EA">
        <w:rPr>
          <w:rStyle w:val="affff5"/>
          <w:rtl/>
        </w:rPr>
        <w:t>אביי: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ן</w:t>
      </w:r>
      <w:r w:rsidR="00B433C9">
        <w:rPr>
          <w:rFonts w:ascii="FontbitDavid" w:hAnsi="FontbitDavid" w:hint="cs"/>
          <w:sz w:val="32"/>
          <w:rtl/>
        </w:rPr>
        <w:t xml:space="preserve"> לבן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ובת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וכ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''ש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בן</w:t>
      </w:r>
      <w:r>
        <w:rPr>
          <w:rFonts w:ascii="FontbitDavid" w:hAnsi="FontbitDavid" w:hint="cs"/>
          <w:sz w:val="32"/>
          <w:rtl/>
        </w:rPr>
        <w:t xml:space="preserve"> </w:t>
      </w:r>
      <w:r w:rsidR="00B433C9">
        <w:rPr>
          <w:rFonts w:ascii="FontbitDavid" w:hAnsi="FontbitDavid" w:hint="cs"/>
          <w:sz w:val="32"/>
          <w:rtl/>
        </w:rPr>
        <w:t>לבת</w:t>
      </w:r>
      <w:r>
        <w:rPr>
          <w:rFonts w:ascii="FontbitDavid" w:hAnsi="FontbitDavid" w:hint="cs"/>
          <w:sz w:val="32"/>
          <w:rtl/>
        </w:rPr>
        <w:t>,</w:t>
      </w:r>
      <w:r w:rsidR="00B433C9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בת</w:t>
      </w:r>
      <w:r w:rsidR="00B433C9">
        <w:rPr>
          <w:rFonts w:ascii="FontbitDavid" w:hAnsi="FontbitDavid" w:hint="cs"/>
          <w:sz w:val="32"/>
          <w:rtl/>
        </w:rPr>
        <w:t xml:space="preserve"> לבן</w:t>
      </w:r>
      <w:r>
        <w:rPr>
          <w:rFonts w:ascii="FontbitDavid" w:hAnsi="FontbitDavid" w:hint="cs"/>
          <w:sz w:val="32"/>
          <w:rtl/>
        </w:rPr>
        <w:t>,</w:t>
      </w:r>
    </w:p>
    <w:p w14:paraId="7F44B3FA" w14:textId="6F6689C5" w:rsidR="00B433C9" w:rsidRPr="00C35A2C" w:rsidRDefault="00DD057D" w:rsidP="00DD057D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ודחה</w:t>
      </w:r>
      <w:r w:rsidR="00B433C9" w:rsidRPr="00AB09EA">
        <w:rPr>
          <w:rStyle w:val="affff5"/>
          <w:rtl/>
        </w:rPr>
        <w:t xml:space="preserve"> רבא: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יש </w:t>
      </w:r>
      <w:r w:rsidRPr="00B45C2D">
        <w:rPr>
          <w:rStyle w:val="affff1"/>
          <w:rtl/>
        </w:rPr>
        <w:t>'</w:t>
      </w:r>
      <w:r w:rsidR="00B433C9" w:rsidRPr="00B45C2D">
        <w:rPr>
          <w:rStyle w:val="affff1"/>
          <w:rtl/>
        </w:rPr>
        <w:t>לשבת יצרה</w:t>
      </w:r>
      <w:r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! </w:t>
      </w:r>
      <w:r w:rsidRPr="00B45C2D">
        <w:rPr>
          <w:rStyle w:val="affff8"/>
          <w:rFonts w:hint="eastAsia"/>
          <w:rtl/>
        </w:rPr>
        <w:t>ועומדים</w:t>
      </w:r>
      <w:r w:rsidRPr="00B45C2D">
        <w:rPr>
          <w:rStyle w:val="affff8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במקום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הוריהם</w:t>
      </w:r>
      <w:r w:rsidRPr="00B45C2D">
        <w:rPr>
          <w:rStyle w:val="affff8"/>
          <w:rtl/>
        </w:rPr>
        <w:t>,</w:t>
      </w:r>
    </w:p>
    <w:p w14:paraId="0410E2CB" w14:textId="0FB4C879" w:rsidR="00647D70" w:rsidRDefault="00DD057D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אבל ל</w:t>
      </w:r>
      <w:r w:rsidR="00B433C9" w:rsidRPr="00AB09EA">
        <w:rPr>
          <w:rStyle w:val="affff5"/>
          <w:rFonts w:hint="cs"/>
          <w:rtl/>
        </w:rPr>
        <w:t>כו</w:t>
      </w:r>
      <w:r w:rsidR="00B433C9" w:rsidRPr="00AB09EA">
        <w:rPr>
          <w:rStyle w:val="affff5"/>
          <w:rtl/>
        </w:rPr>
        <w:t>"</w:t>
      </w:r>
      <w:r w:rsidR="00B433C9" w:rsidRPr="00AB09EA">
        <w:rPr>
          <w:rStyle w:val="affff5"/>
          <w:rFonts w:hint="cs"/>
          <w:rtl/>
        </w:rPr>
        <w:t>ע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שנים </w:t>
      </w:r>
      <w:r w:rsidRPr="00B45C2D">
        <w:rPr>
          <w:rStyle w:val="affff8"/>
          <w:rFonts w:hint="eastAsia"/>
          <w:rtl/>
        </w:rPr>
        <w:t>בן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ובת</w:t>
      </w:r>
      <w:r w:rsidR="00B433C9" w:rsidRPr="00C35A2C">
        <w:rPr>
          <w:rFonts w:ascii="FontbitDavid" w:hAnsi="FontbitDavid"/>
          <w:sz w:val="32"/>
          <w:rtl/>
        </w:rPr>
        <w:t xml:space="preserve"> מ</w:t>
      </w:r>
      <w:r>
        <w:rPr>
          <w:rFonts w:ascii="FontbitDavid" w:hAnsi="FontbitDavid" w:hint="cs"/>
          <w:sz w:val="32"/>
          <w:rtl/>
        </w:rPr>
        <w:t>ילד א</w:t>
      </w:r>
      <w:r w:rsidR="00B433C9" w:rsidRPr="00C35A2C">
        <w:rPr>
          <w:rFonts w:ascii="FontbitDavid" w:hAnsi="FontbitDavid"/>
          <w:sz w:val="32"/>
          <w:rtl/>
        </w:rPr>
        <w:t>חד לא</w:t>
      </w:r>
      <w:r>
        <w:rPr>
          <w:rFonts w:ascii="FontbitDavid" w:hAnsi="FontbitDavid" w:hint="cs"/>
          <w:sz w:val="32"/>
          <w:rtl/>
        </w:rPr>
        <w:t xml:space="preserve"> קיים</w:t>
      </w:r>
      <w:r w:rsidR="00B433C9" w:rsidRPr="00C35A2C">
        <w:rPr>
          <w:rFonts w:ascii="FontbitDavid" w:hAnsi="FontbitDavid"/>
          <w:sz w:val="32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Pr="00B45C2D">
        <w:rPr>
          <w:rStyle w:val="affff8"/>
          <w:rFonts w:hint="eastAsia"/>
          <w:rtl/>
        </w:rPr>
        <w:t>שאינו</w:t>
      </w:r>
      <w:r w:rsidRPr="00B45C2D">
        <w:rPr>
          <w:rStyle w:val="affff8"/>
          <w:rtl/>
        </w:rPr>
        <w:t xml:space="preserve"> מועיל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מצד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עצמו</w:t>
      </w:r>
      <w:r w:rsidRPr="00B45C2D">
        <w:rPr>
          <w:rStyle w:val="affff8"/>
          <w:rtl/>
        </w:rPr>
        <w:t>.</w:t>
      </w:r>
    </w:p>
    <w:p w14:paraId="45B2914A" w14:textId="61C0BED1" w:rsidR="00B433C9" w:rsidRPr="00C35A2C" w:rsidRDefault="006C6101" w:rsidP="00B45C2D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והמ</w:t>
      </w:r>
      <w:r w:rsidR="00DD057D" w:rsidRPr="00B45C2D">
        <w:rPr>
          <w:rStyle w:val="affff5"/>
          <w:rFonts w:hint="eastAsia"/>
          <w:rtl/>
        </w:rPr>
        <w:t>קור</w:t>
      </w:r>
      <w:r w:rsidR="00DD057D" w:rsidRPr="00B45C2D">
        <w:rPr>
          <w:rStyle w:val="affff5"/>
          <w:rtl/>
        </w:rPr>
        <w:t xml:space="preserve"> </w:t>
      </w:r>
      <w:r w:rsidR="00DD057D" w:rsidRPr="00B45C2D">
        <w:rPr>
          <w:rStyle w:val="affff5"/>
          <w:rFonts w:hint="eastAsia"/>
          <w:rtl/>
        </w:rPr>
        <w:t>ד</w:t>
      </w:r>
      <w:r w:rsidR="00DD057D" w:rsidRPr="00B45C2D">
        <w:rPr>
          <w:rStyle w:val="affff5"/>
          <w:rtl/>
        </w:rPr>
        <w:t>'</w:t>
      </w:r>
      <w:r w:rsidR="00B433C9" w:rsidRPr="00B45C2D">
        <w:rPr>
          <w:rStyle w:val="affff5"/>
          <w:rtl/>
        </w:rPr>
        <w:t>כבנים</w:t>
      </w:r>
      <w:r w:rsidR="00DD057D" w:rsidRPr="00B45C2D">
        <w:rPr>
          <w:rStyle w:val="affff5"/>
          <w:rtl/>
        </w:rPr>
        <w:t xml:space="preserve">' </w:t>
      </w:r>
      <w:r w:rsidR="00DD057D" w:rsidRPr="00B45C2D">
        <w:rPr>
          <w:rStyle w:val="affff5"/>
          <w:rFonts w:hint="eastAsia"/>
          <w:rtl/>
        </w:rPr>
        <w:t>אף</w:t>
      </w:r>
      <w:r w:rsidR="00DD057D" w:rsidRPr="00B45C2D">
        <w:rPr>
          <w:rStyle w:val="affff5"/>
          <w:rtl/>
        </w:rPr>
        <w:t xml:space="preserve"> </w:t>
      </w:r>
      <w:r w:rsidR="00DD057D" w:rsidRPr="00B45C2D">
        <w:rPr>
          <w:rStyle w:val="affff5"/>
          <w:rFonts w:hint="eastAsia"/>
          <w:rtl/>
        </w:rPr>
        <w:t>בבן</w:t>
      </w:r>
      <w:r w:rsidR="00DD057D" w:rsidRPr="00B45C2D">
        <w:rPr>
          <w:rStyle w:val="affff5"/>
          <w:rtl/>
        </w:rPr>
        <w:t xml:space="preserve"> </w:t>
      </w:r>
      <w:r w:rsidR="00DD057D" w:rsidRPr="00B45C2D">
        <w:rPr>
          <w:rStyle w:val="affff5"/>
          <w:rFonts w:hint="eastAsia"/>
          <w:rtl/>
        </w:rPr>
        <w:t>הב</w:t>
      </w:r>
      <w:r>
        <w:rPr>
          <w:rStyle w:val="affff5"/>
          <w:rFonts w:hint="cs"/>
          <w:rtl/>
        </w:rPr>
        <w:t>ת: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מני מכיר ירדו מחוקקים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Pr="00B45C2D">
        <w:rPr>
          <w:rStyle w:val="affff1"/>
          <w:rFonts w:hint="eastAsia"/>
          <w:rtl/>
        </w:rPr>
        <w:t>ו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יהודה מחוקקי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.</w:t>
      </w:r>
    </w:p>
    <w:p w14:paraId="3664CBDA" w14:textId="14C7A7D8" w:rsidR="006C6101" w:rsidRPr="00B45C2D" w:rsidRDefault="009318C0" w:rsidP="00615A60">
      <w:pPr>
        <w:pStyle w:val="affff2"/>
        <w:rPr>
          <w:rtl/>
        </w:rPr>
      </w:pPr>
      <w:bookmarkStart w:id="705" w:name="_Toc119172921"/>
      <w:bookmarkStart w:id="706" w:name="_Toc119230012"/>
      <w:r w:rsidRPr="00B45C2D">
        <w:rPr>
          <w:rFonts w:hint="eastAsia"/>
          <w:rtl/>
        </w:rPr>
        <w:t>קיים</w:t>
      </w:r>
      <w:r w:rsidRPr="00B45C2D">
        <w:rPr>
          <w:rtl/>
        </w:rPr>
        <w:t xml:space="preserve"> פו"ר אם יש מצוה </w:t>
      </w:r>
      <w:r w:rsidR="00381B86">
        <w:rPr>
          <w:rStyle w:val="affff8"/>
          <w:rFonts w:cs="PFT_Frank" w:hint="cs"/>
          <w:rtl/>
        </w:rPr>
        <w:t>[</w:t>
      </w:r>
      <w:r w:rsidR="00381B86" w:rsidRPr="000F61C9">
        <w:rPr>
          <w:rStyle w:val="affff8"/>
          <w:rFonts w:cs="PFT_Frank" w:hint="cs"/>
          <w:rtl/>
        </w:rPr>
        <w:t>קצ</w:t>
      </w:r>
      <w:r w:rsidR="00381B86" w:rsidRPr="00381B86">
        <w:rPr>
          <w:rStyle w:val="affff8"/>
          <w:rFonts w:cs="PFT_Frank" w:hint="cs"/>
          <w:rtl/>
        </w:rPr>
        <w:t>ת</w:t>
      </w:r>
      <w:r w:rsidR="00381B86">
        <w:rPr>
          <w:rStyle w:val="affff8"/>
          <w:rFonts w:cs="PFT_Frank" w:hint="cs"/>
          <w:rtl/>
        </w:rPr>
        <w:t>,</w:t>
      </w:r>
      <w:r w:rsidR="00381B86" w:rsidRPr="00B45C2D">
        <w:rPr>
          <w:rStyle w:val="affff8"/>
          <w:rFonts w:cs="PFT_Frank"/>
          <w:rtl/>
        </w:rPr>
        <w:t xml:space="preserve"> מדרבנן</w:t>
      </w:r>
      <w:r w:rsidR="00381B86">
        <w:rPr>
          <w:rStyle w:val="affff8"/>
          <w:rFonts w:cs="PFT_Frank" w:hint="cs"/>
          <w:rtl/>
        </w:rPr>
        <w:t>]</w:t>
      </w:r>
      <w:r w:rsidR="00381B86">
        <w:rPr>
          <w:rFonts w:hint="cs"/>
          <w:rtl/>
        </w:rPr>
        <w:t xml:space="preserve"> </w:t>
      </w:r>
      <w:r w:rsidRPr="00B45C2D">
        <w:rPr>
          <w:rFonts w:hint="eastAsia"/>
          <w:rtl/>
        </w:rPr>
        <w:t>להוליד</w:t>
      </w:r>
      <w:r w:rsidRPr="00B45C2D">
        <w:rPr>
          <w:rtl/>
        </w:rPr>
        <w:t xml:space="preserve"> </w:t>
      </w:r>
      <w:r w:rsidRPr="00B45C2D">
        <w:rPr>
          <w:rFonts w:hint="eastAsia"/>
          <w:rtl/>
        </w:rPr>
        <w:t>עוד</w:t>
      </w:r>
      <w:bookmarkEnd w:id="705"/>
      <w:bookmarkEnd w:id="706"/>
    </w:p>
    <w:p w14:paraId="6E7C92B4" w14:textId="1314BC62" w:rsidR="00B433C9" w:rsidRDefault="00B433C9" w:rsidP="00B55EDF">
      <w:pPr>
        <w:rPr>
          <w:rtl/>
        </w:rPr>
      </w:pPr>
      <w:r w:rsidRPr="00AB09EA">
        <w:rPr>
          <w:rStyle w:val="affff5"/>
          <w:rtl/>
        </w:rPr>
        <w:t>מתניתין ד</w:t>
      </w:r>
      <w:r w:rsidR="00EE6530">
        <w:rPr>
          <w:rStyle w:val="affff5"/>
          <w:rtl/>
        </w:rPr>
        <w:t>לא</w:t>
      </w:r>
      <w:r w:rsidRPr="00AB09EA">
        <w:rPr>
          <w:rStyle w:val="affff5"/>
          <w:rtl/>
        </w:rPr>
        <w:t xml:space="preserve"> כר</w:t>
      </w:r>
      <w:r w:rsidR="009318C0">
        <w:rPr>
          <w:rStyle w:val="affff5"/>
          <w:rFonts w:hint="cs"/>
          <w:rtl/>
        </w:rPr>
        <w:t>'</w:t>
      </w:r>
      <w:r w:rsidRPr="00AB09EA">
        <w:rPr>
          <w:rStyle w:val="affff5"/>
          <w:rtl/>
        </w:rPr>
        <w:t xml:space="preserve"> יהושע</w:t>
      </w:r>
      <w:r w:rsidR="009318C0">
        <w:rPr>
          <w:rStyle w:val="affff5"/>
          <w:rFonts w:hint="cs"/>
          <w:rtl/>
        </w:rPr>
        <w:t xml:space="preserve">: </w:t>
      </w:r>
      <w:r w:rsidR="002068D7">
        <w:rPr>
          <w:rFonts w:hint="cs"/>
          <w:rtl/>
        </w:rPr>
        <w:t>ד</w:t>
      </w:r>
      <w:r w:rsidRPr="00C35A2C">
        <w:rPr>
          <w:rFonts w:hint="cs"/>
          <w:rtl/>
        </w:rPr>
        <w:t xml:space="preserve">היו לו בנים בילדותו </w:t>
      </w:r>
      <w:r w:rsidRPr="00D1637C">
        <w:rPr>
          <w:rFonts w:cs="PFT_Frank" w:hint="eastAsia"/>
          <w:b/>
          <w:bCs/>
          <w:szCs w:val="14"/>
          <w:rtl/>
        </w:rPr>
        <w:t>יהיו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לו</w:t>
      </w:r>
      <w:r w:rsidR="009318C0" w:rsidRPr="00D1637C">
        <w:rPr>
          <w:rFonts w:cs="PFT_Frank"/>
          <w:b/>
          <w:bCs/>
          <w:szCs w:val="14"/>
          <w:rtl/>
        </w:rPr>
        <w:t xml:space="preserve"> גם</w:t>
      </w:r>
      <w:r w:rsidRPr="00D1637C">
        <w:rPr>
          <w:rFonts w:cs="PFT_Frank"/>
          <w:b/>
          <w:bCs/>
          <w:szCs w:val="14"/>
          <w:rtl/>
        </w:rPr>
        <w:t xml:space="preserve"> בזקנותו</w:t>
      </w:r>
      <w:r w:rsidR="009318C0">
        <w:rPr>
          <w:rFonts w:hint="cs"/>
          <w:rtl/>
        </w:rPr>
        <w:t>,</w:t>
      </w:r>
    </w:p>
    <w:p w14:paraId="3C1506E4" w14:textId="7CBA0A07" w:rsidR="00B433C9" w:rsidRPr="00AC7749" w:rsidRDefault="009318C0" w:rsidP="00B45C2D">
      <w:pPr>
        <w:ind w:left="452" w:firstLine="113"/>
        <w:rPr>
          <w:rFonts w:ascii="FontbitDavid" w:hAnsi="FontbitDavid"/>
          <w:spacing w:val="-4"/>
          <w:sz w:val="32"/>
          <w:rtl/>
        </w:rPr>
      </w:pPr>
      <w:r>
        <w:rPr>
          <w:rStyle w:val="affff1"/>
          <w:rFonts w:hint="cs"/>
          <w:spacing w:val="-4"/>
          <w:rtl/>
        </w:rPr>
        <w:t>ד</w:t>
      </w:r>
      <w:r w:rsidR="00B433C9" w:rsidRPr="00AC7749">
        <w:rPr>
          <w:rStyle w:val="affff1"/>
          <w:spacing w:val="-4"/>
          <w:rtl/>
        </w:rPr>
        <w:t>'בבקר זרע את זרעך ולערב אל תנח ידך כי אינך יודע אי זה יכשר</w:t>
      </w:r>
      <w:r>
        <w:rPr>
          <w:rStyle w:val="affff1"/>
          <w:rFonts w:hint="cs"/>
          <w:spacing w:val="-4"/>
          <w:rtl/>
        </w:rPr>
        <w:t>..</w:t>
      </w:r>
      <w:r w:rsidR="00B433C9" w:rsidRPr="00AC7749">
        <w:rPr>
          <w:rStyle w:val="affff1"/>
          <w:rFonts w:hint="cs"/>
          <w:spacing w:val="-4"/>
          <w:rtl/>
        </w:rPr>
        <w:t>'</w:t>
      </w:r>
    </w:p>
    <w:p w14:paraId="68EB678E" w14:textId="4C7AD0B7" w:rsidR="009318C0" w:rsidRPr="00B041C2" w:rsidRDefault="009318C0" w:rsidP="009318C0">
      <w:pPr>
        <w:rPr>
          <w:rStyle w:val="affff5"/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>
        <w:rPr>
          <w:rFonts w:ascii="FontbitDavid" w:hAnsi="FontbitDavid"/>
          <w:sz w:val="32"/>
          <w:rtl/>
        </w:rPr>
        <w:t xml:space="preserve"> </w:t>
      </w:r>
      <w:r w:rsidRPr="00B041C2">
        <w:rPr>
          <w:rStyle w:val="affff5"/>
          <w:rtl/>
        </w:rPr>
        <w:t>ר"</w:t>
      </w:r>
      <w:r w:rsidRPr="00B041C2">
        <w:rPr>
          <w:rStyle w:val="affff5"/>
          <w:rFonts w:hint="cs"/>
          <w:rtl/>
        </w:rPr>
        <w:t>מ</w:t>
      </w:r>
      <w:r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הלכה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B041C2">
        <w:rPr>
          <w:rStyle w:val="affff5"/>
          <w:rFonts w:hint="cs"/>
          <w:rtl/>
        </w:rPr>
        <w:t>כרי</w:t>
      </w:r>
      <w:r w:rsidRPr="00B041C2">
        <w:rPr>
          <w:rStyle w:val="affff5"/>
          <w:rtl/>
        </w:rPr>
        <w:t>"</w:t>
      </w:r>
      <w:r w:rsidRPr="00B041C2">
        <w:rPr>
          <w:rStyle w:val="affff5"/>
          <w:rFonts w:hint="cs"/>
          <w:rtl/>
        </w:rPr>
        <w:t>ה</w:t>
      </w:r>
      <w:r>
        <w:rPr>
          <w:rStyle w:val="affff5"/>
          <w:rFonts w:hint="cs"/>
          <w:rtl/>
        </w:rPr>
        <w:t>.</w:t>
      </w:r>
    </w:p>
    <w:p w14:paraId="0DB62A47" w14:textId="4B0D790A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AB09EA">
        <w:rPr>
          <w:rStyle w:val="affff5"/>
          <w:rtl/>
        </w:rPr>
        <w:t xml:space="preserve">ר"ע: </w:t>
      </w:r>
      <w:r>
        <w:rPr>
          <w:rFonts w:ascii="FontbitDavid" w:hAnsi="FontbitDavid"/>
          <w:sz w:val="32"/>
          <w:rtl/>
        </w:rPr>
        <w:t xml:space="preserve">היו לו תלמידים בילדותו </w:t>
      </w:r>
      <w:r w:rsidR="002068D7">
        <w:rPr>
          <w:rFonts w:ascii="FontbitDavid" w:hAnsi="FontbitDavid"/>
          <w:sz w:val="32"/>
          <w:rtl/>
        </w:rPr>
        <w:t xml:space="preserve">יהיו לו </w:t>
      </w:r>
      <w:r w:rsidR="009318C0">
        <w:rPr>
          <w:rFonts w:ascii="FontbitDavid" w:hAnsi="FontbitDavid" w:hint="cs"/>
          <w:sz w:val="32"/>
          <w:rtl/>
        </w:rPr>
        <w:t>גם</w:t>
      </w:r>
      <w:r w:rsidR="002068D7">
        <w:rPr>
          <w:rFonts w:ascii="FontbitDavid" w:hAnsi="FontbitDavid"/>
          <w:sz w:val="32"/>
          <w:rtl/>
        </w:rPr>
        <w:t xml:space="preserve"> בזקנותו,</w:t>
      </w:r>
      <w:r w:rsidR="002068D7" w:rsidRPr="00B45C2D">
        <w:rPr>
          <w:rStyle w:val="affff1"/>
          <w:rtl/>
        </w:rPr>
        <w:t xml:space="preserve"> </w:t>
      </w:r>
      <w:r w:rsidR="009318C0">
        <w:rPr>
          <w:rStyle w:val="affff1"/>
          <w:rtl/>
        </w:rPr>
        <w:tab/>
      </w:r>
      <w:r w:rsidR="009318C0" w:rsidRPr="00B45C2D">
        <w:rPr>
          <w:rStyle w:val="affff1"/>
          <w:rFonts w:hint="eastAsia"/>
          <w:rtl/>
        </w:rPr>
        <w:t>ממקרא</w:t>
      </w:r>
      <w:r w:rsidR="009318C0" w:rsidRPr="00B45C2D">
        <w:rPr>
          <w:rStyle w:val="affff1"/>
          <w:rtl/>
        </w:rPr>
        <w:t xml:space="preserve"> </w:t>
      </w:r>
      <w:r w:rsidR="009318C0" w:rsidRPr="00B45C2D">
        <w:rPr>
          <w:rStyle w:val="affff1"/>
          <w:rFonts w:hint="eastAsia"/>
          <w:rtl/>
        </w:rPr>
        <w:t>זה</w:t>
      </w:r>
      <w:r w:rsidR="009318C0" w:rsidRPr="00B45C2D">
        <w:rPr>
          <w:rStyle w:val="affff1"/>
          <w:rtl/>
        </w:rPr>
        <w:t>.</w:t>
      </w:r>
    </w:p>
    <w:p w14:paraId="386D2625" w14:textId="598DA44C" w:rsidR="009318C0" w:rsidRDefault="00B433C9" w:rsidP="009318C0">
      <w:pPr>
        <w:rPr>
          <w:rFonts w:ascii="FontbitDavid" w:hAnsi="FontbitDavid"/>
          <w:sz w:val="32"/>
          <w:rtl/>
        </w:rPr>
      </w:pPr>
      <w:r w:rsidRPr="00AB09EA">
        <w:rPr>
          <w:rStyle w:val="affff5"/>
          <w:rtl/>
        </w:rPr>
        <w:t>אמרו: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9318C0">
        <w:rPr>
          <w:rFonts w:ascii="FontbitDavid" w:hAnsi="FontbitDavid" w:hint="cs"/>
          <w:sz w:val="32"/>
          <w:rtl/>
        </w:rPr>
        <w:t>י"ב</w:t>
      </w:r>
      <w:r w:rsidRPr="00C35A2C">
        <w:rPr>
          <w:rFonts w:ascii="FontbitDavid" w:hAnsi="FontbitDavid"/>
          <w:sz w:val="32"/>
          <w:rtl/>
        </w:rPr>
        <w:t xml:space="preserve"> אלף זוגים תלמידים </w:t>
      </w:r>
      <w:r w:rsidRPr="00AB09EA">
        <w:rPr>
          <w:rStyle w:val="affff5"/>
          <w:rtl/>
        </w:rPr>
        <w:t>היו לו לר"</w:t>
      </w:r>
      <w:r w:rsidRPr="00AB09EA">
        <w:rPr>
          <w:rStyle w:val="affff5"/>
          <w:rFonts w:hint="cs"/>
          <w:rtl/>
        </w:rPr>
        <w:t>ע</w:t>
      </w:r>
      <w:r w:rsidRPr="00AB09EA">
        <w:rPr>
          <w:rStyle w:val="affff5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מגבת עד אנטיפרס, וכולן מתו </w:t>
      </w:r>
      <w:r w:rsidR="009318C0">
        <w:rPr>
          <w:rFonts w:ascii="FontbitDavid" w:hAnsi="FontbitDavid" w:hint="cs"/>
          <w:sz w:val="32"/>
          <w:rtl/>
        </w:rPr>
        <w:t>מפסח עד עצרת באסכרה,</w:t>
      </w:r>
      <w:r w:rsidRPr="00C35A2C">
        <w:rPr>
          <w:rFonts w:ascii="FontbitDavid" w:hAnsi="FontbitDavid"/>
          <w:sz w:val="32"/>
          <w:rtl/>
        </w:rPr>
        <w:t xml:space="preserve"> שלא נהגו כבוד זה לזה</w:t>
      </w:r>
      <w:r w:rsidR="009318C0">
        <w:rPr>
          <w:rFonts w:ascii="FontbitDavid" w:hAnsi="FontbitDavid" w:hint="cs"/>
          <w:sz w:val="32"/>
          <w:rtl/>
        </w:rPr>
        <w:t>,</w:t>
      </w:r>
    </w:p>
    <w:p w14:paraId="3CD40B57" w14:textId="29E4EBC0" w:rsidR="009318C0" w:rsidRDefault="00B433C9" w:rsidP="009318C0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והיה העולם שמם, </w:t>
      </w:r>
      <w:r w:rsidRPr="00AB09EA">
        <w:rPr>
          <w:rStyle w:val="affff5"/>
          <w:rtl/>
        </w:rPr>
        <w:t>עד שבא ר"ע</w:t>
      </w:r>
      <w:r w:rsidRPr="009318C0">
        <w:rPr>
          <w:rStyle w:val="affff5"/>
          <w:rtl/>
        </w:rPr>
        <w:t xml:space="preserve"> </w:t>
      </w:r>
      <w:r w:rsidR="009318C0" w:rsidRPr="00B45C2D">
        <w:rPr>
          <w:rStyle w:val="affff5"/>
          <w:rFonts w:hint="eastAsia"/>
          <w:rtl/>
        </w:rPr>
        <w:t>ושנאה</w:t>
      </w:r>
      <w:r w:rsidRPr="00C35A2C">
        <w:rPr>
          <w:rFonts w:ascii="FontbitDavid" w:hAnsi="FontbitDavid"/>
          <w:sz w:val="32"/>
          <w:rtl/>
        </w:rPr>
        <w:t xml:space="preserve"> </w:t>
      </w:r>
      <w:r w:rsidR="009318C0" w:rsidRPr="00B45C2D">
        <w:rPr>
          <w:rStyle w:val="affff5"/>
          <w:rFonts w:hint="eastAsia"/>
          <w:rtl/>
        </w:rPr>
        <w:t>ל</w:t>
      </w:r>
      <w:r w:rsidRPr="00AB09EA">
        <w:rPr>
          <w:rStyle w:val="affff5"/>
          <w:rtl/>
        </w:rPr>
        <w:t>רבותינו שבדרום</w:t>
      </w:r>
      <w:r w:rsidR="009318C0">
        <w:rPr>
          <w:rFonts w:ascii="FontbitDavid" w:hAnsi="FontbitDavid" w:hint="cs"/>
          <w:sz w:val="32"/>
          <w:rtl/>
        </w:rPr>
        <w:t>,</w:t>
      </w:r>
    </w:p>
    <w:p w14:paraId="47DFBA3B" w14:textId="0F9C3D48" w:rsidR="00B433C9" w:rsidRDefault="009318C0" w:rsidP="00736C06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ואלו הן: </w:t>
      </w:r>
      <w:r w:rsidR="00B433C9" w:rsidRPr="00B041C2">
        <w:rPr>
          <w:rStyle w:val="affff5"/>
          <w:rtl/>
        </w:rPr>
        <w:t>ר"מ ר</w:t>
      </w:r>
      <w:r>
        <w:rPr>
          <w:rStyle w:val="affff5"/>
          <w:rFonts w:hint="cs"/>
          <w:rtl/>
        </w:rPr>
        <w:t>"</w:t>
      </w:r>
      <w:r w:rsidR="00B433C9" w:rsidRPr="00B041C2">
        <w:rPr>
          <w:rStyle w:val="affff5"/>
          <w:rtl/>
        </w:rPr>
        <w:t>י ריו</w:t>
      </w:r>
      <w:r>
        <w:rPr>
          <w:rStyle w:val="affff5"/>
          <w:rFonts w:hint="cs"/>
          <w:rtl/>
        </w:rPr>
        <w:t>"</w:t>
      </w:r>
      <w:r w:rsidR="00B433C9" w:rsidRPr="00B041C2">
        <w:rPr>
          <w:rStyle w:val="affff5"/>
          <w:rtl/>
        </w:rPr>
        <w:t>ס ר"</w:t>
      </w:r>
      <w:r w:rsidR="00B433C9" w:rsidRPr="00B041C2">
        <w:rPr>
          <w:rStyle w:val="affff5"/>
          <w:rFonts w:hint="cs"/>
          <w:rtl/>
        </w:rPr>
        <w:t>ש ור</w:t>
      </w:r>
      <w:r>
        <w:rPr>
          <w:rStyle w:val="affff5"/>
          <w:rFonts w:hint="cs"/>
          <w:rtl/>
        </w:rPr>
        <w:t>' אלעזר בן שמוע</w:t>
      </w:r>
      <w:r w:rsidR="00B433C9" w:rsidRPr="00B041C2">
        <w:rPr>
          <w:rStyle w:val="affff5"/>
          <w:rtl/>
        </w:rPr>
        <w:t xml:space="preserve">, </w:t>
      </w:r>
      <w:r w:rsidR="00B433C9" w:rsidRPr="00C35A2C">
        <w:rPr>
          <w:rFonts w:ascii="FontbitDavid" w:hAnsi="FontbitDavid"/>
          <w:sz w:val="32"/>
          <w:rtl/>
        </w:rPr>
        <w:t>והם העמידו תורה.</w:t>
      </w:r>
    </w:p>
    <w:p w14:paraId="1AF38E01" w14:textId="1AD388AC" w:rsidR="00381B86" w:rsidRDefault="00B433C9" w:rsidP="00615A60">
      <w:pPr>
        <w:pStyle w:val="affff2"/>
        <w:rPr>
          <w:rtl/>
        </w:rPr>
      </w:pPr>
      <w:bookmarkStart w:id="707" w:name="_Toc119172922"/>
      <w:bookmarkStart w:id="708" w:name="_Toc119230013"/>
      <w:r w:rsidRPr="00C35A2C">
        <w:rPr>
          <w:rtl/>
        </w:rPr>
        <w:t>כל אדם שאין לו אשה</w:t>
      </w:r>
      <w:bookmarkEnd w:id="707"/>
      <w:bookmarkEnd w:id="708"/>
    </w:p>
    <w:p w14:paraId="416991D1" w14:textId="4E9F8105" w:rsidR="00381B86" w:rsidRDefault="00B433C9" w:rsidP="00381B86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שרוי</w:t>
      </w:r>
      <w:r w:rsidRPr="00C35A2C">
        <w:rPr>
          <w:rFonts w:ascii="FontbitDavid" w:hAnsi="FontbitDavid" w:hint="cs"/>
          <w:sz w:val="32"/>
          <w:rtl/>
        </w:rPr>
        <w:t xml:space="preserve"> בל</w:t>
      </w:r>
      <w:r w:rsidRPr="00C35A2C">
        <w:rPr>
          <w:rFonts w:ascii="FontbitDavid" w:hAnsi="FontbitDavid"/>
          <w:sz w:val="32"/>
          <w:rtl/>
        </w:rPr>
        <w:t>א שמחה</w:t>
      </w:r>
      <w:r w:rsidR="00381B86">
        <w:rPr>
          <w:rFonts w:ascii="FontbitDavid" w:hAnsi="FontbitDavid" w:hint="cs"/>
          <w:sz w:val="32"/>
          <w:rtl/>
        </w:rPr>
        <w:t xml:space="preserve">, </w:t>
      </w:r>
      <w:r w:rsidRPr="00C35A2C">
        <w:rPr>
          <w:rFonts w:ascii="FontbitDavid" w:hAnsi="FontbitDavid"/>
          <w:sz w:val="32"/>
          <w:rtl/>
        </w:rPr>
        <w:t>בלא ברכה</w:t>
      </w:r>
      <w:r w:rsidR="00381B86">
        <w:rPr>
          <w:rFonts w:ascii="FontbitDavid" w:hAnsi="FontbitDavid" w:hint="cs"/>
          <w:sz w:val="32"/>
          <w:rtl/>
        </w:rPr>
        <w:t xml:space="preserve">, </w:t>
      </w:r>
      <w:r w:rsidRPr="00C35A2C">
        <w:rPr>
          <w:rFonts w:ascii="FontbitDavid" w:hAnsi="FontbitDavid"/>
          <w:sz w:val="32"/>
          <w:rtl/>
        </w:rPr>
        <w:t>בלא טובה</w:t>
      </w:r>
      <w:r w:rsidR="00381B86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בלא תורה</w:t>
      </w:r>
      <w:r w:rsidR="00381B86">
        <w:rPr>
          <w:rFonts w:ascii="FontbitDavid" w:hAnsi="FontbitDavid" w:hint="cs"/>
          <w:sz w:val="32"/>
          <w:rtl/>
        </w:rPr>
        <w:t>,</w:t>
      </w:r>
    </w:p>
    <w:p w14:paraId="14C8BB6A" w14:textId="56B93CC7" w:rsidR="00B433C9" w:rsidRPr="00C35A2C" w:rsidRDefault="00B433C9" w:rsidP="00381B86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בלא חומה </w:t>
      </w:r>
      <w:r w:rsidR="00381B86" w:rsidRPr="00B45C2D">
        <w:rPr>
          <w:rStyle w:val="affff8"/>
          <w:rtl/>
        </w:rPr>
        <w:t>[מחטא]</w:t>
      </w:r>
      <w:r w:rsidR="00381B86">
        <w:rPr>
          <w:rStyle w:val="affff8"/>
          <w:rFonts w:hint="cs"/>
          <w:rtl/>
        </w:rPr>
        <w:t>,</w:t>
      </w:r>
      <w:r w:rsidRPr="00B041C2">
        <w:rPr>
          <w:rStyle w:val="affff5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בלא שלום, </w:t>
      </w:r>
      <w:r w:rsidR="00381B86" w:rsidRPr="00B45C2D">
        <w:rPr>
          <w:rStyle w:val="affff8"/>
          <w:rFonts w:hint="eastAsia"/>
          <w:rtl/>
        </w:rPr>
        <w:t>וכולהו</w:t>
      </w:r>
      <w:r w:rsidR="00381B86" w:rsidRPr="00B45C2D">
        <w:rPr>
          <w:rStyle w:val="affff8"/>
          <w:rtl/>
        </w:rPr>
        <w:t xml:space="preserve"> </w:t>
      </w:r>
      <w:r w:rsidR="00381B86" w:rsidRPr="00B45C2D">
        <w:rPr>
          <w:rStyle w:val="affff8"/>
          <w:rFonts w:hint="eastAsia"/>
          <w:rtl/>
        </w:rPr>
        <w:t>מקראי</w:t>
      </w:r>
      <w:r w:rsidR="00381B86" w:rsidRPr="00B45C2D">
        <w:rPr>
          <w:rStyle w:val="affff8"/>
          <w:rtl/>
        </w:rPr>
        <w:t>.</w:t>
      </w:r>
    </w:p>
    <w:p w14:paraId="2F316821" w14:textId="2B754568" w:rsidR="00381B86" w:rsidRDefault="00B433C9" w:rsidP="00B55EDF">
      <w:pPr>
        <w:rPr>
          <w:rFonts w:ascii="FontbitDavid" w:hAnsi="FontbitDavid"/>
          <w:sz w:val="32"/>
          <w:rtl/>
        </w:rPr>
      </w:pPr>
      <w:r w:rsidRPr="00B041C2">
        <w:rPr>
          <w:rStyle w:val="affff5"/>
          <w:rtl/>
        </w:rPr>
        <w:t xml:space="preserve">ריב"ל: </w:t>
      </w:r>
      <w:r>
        <w:rPr>
          <w:rFonts w:ascii="FontbitDavid" w:hAnsi="FontbitDavid"/>
          <w:sz w:val="32"/>
          <w:rtl/>
        </w:rPr>
        <w:t xml:space="preserve">היודע באשתו שהיא </w:t>
      </w:r>
      <w:r>
        <w:rPr>
          <w:rStyle w:val="affff5"/>
          <w:rFonts w:ascii="FontbitDavid" w:hAnsi="FontbitDavid"/>
          <w:sz w:val="32"/>
          <w:rtl/>
          <w:rPrChange w:id="9072" w:author="מנוע אמוראים" w:date="2026-10-05T16:41:34Z">
            <w:rPr>
              <w:rFonts w:ascii="FontbitDavid" w:hAnsi="FontbitDavid"/>
              <w:sz w:val="32"/>
              <w:rtl/>
            </w:rPr>
          </w:rPrChange>
        </w:rPr>
        <w:t xml:space="preserve">ירא</w:t>
      </w:r>
      <w:r>
        <w:rPr>
          <w:rStyle w:val="affff5"/>
          <w:rFonts w:ascii="FontbitDavid" w:hAnsi="FontbitDavid" w:hint="cs"/>
          <w:sz w:val="32"/>
          <w:rtl/>
          <w:rPrChange w:id="9073" w:author="מנוע אמוראים" w:date="2026-10-05T16:41:34Z">
            <w:rPr>
              <w:rFonts w:ascii="FontbitDavid" w:hAnsi="FontbitDavid" w:hint="cs"/>
              <w:sz w:val="32"/>
              <w:rtl/>
            </w:rPr>
          </w:rPrChange>
        </w:rPr>
        <w:t xml:space="preserve">"ש</w:t>
      </w:r>
      <w:r w:rsidRPr="00C35A2C">
        <w:rPr>
          <w:rFonts w:ascii="FontbitDavid" w:hAnsi="FontbitDavid"/>
          <w:sz w:val="32"/>
          <w:rtl/>
        </w:rPr>
        <w:t xml:space="preserve"> ואינו פוקדה נקרא חוטא</w:t>
      </w:r>
      <w:r w:rsidR="00381B86">
        <w:rPr>
          <w:rFonts w:ascii="FontbitDavid" w:hAnsi="FontbitDavid" w:hint="cs"/>
          <w:sz w:val="32"/>
          <w:rtl/>
        </w:rPr>
        <w:t>.</w:t>
      </w:r>
    </w:p>
    <w:p w14:paraId="3BA745DB" w14:textId="69679DCE" w:rsidR="00B433C9" w:rsidRPr="00EA6942" w:rsidRDefault="00B433C9" w:rsidP="00B55EDF">
      <w:pPr>
        <w:rPr>
          <w:rFonts w:ascii="FontbitDavid" w:hAnsi="FontbitDavid"/>
          <w:spacing w:val="-2"/>
          <w:sz w:val="32"/>
          <w:rtl/>
        </w:rPr>
      </w:pPr>
      <w:r w:rsidRPr="00B041C2">
        <w:rPr>
          <w:rStyle w:val="affff5"/>
          <w:rtl/>
        </w:rPr>
        <w:t>ו</w:t>
      </w:r>
      <w:r w:rsidRPr="00B041C2">
        <w:rPr>
          <w:rStyle w:val="affff5"/>
          <w:rFonts w:hint="cs"/>
          <w:rtl/>
        </w:rPr>
        <w:t>א</w:t>
      </w:r>
      <w:r w:rsidRPr="00B041C2">
        <w:rPr>
          <w:rStyle w:val="affff5"/>
          <w:rtl/>
        </w:rPr>
        <w:t>ריב"ל:</w:t>
      </w:r>
      <w:r w:rsidRPr="00EA6942">
        <w:rPr>
          <w:rFonts w:ascii="FontbitDavid" w:hAnsi="FontbitDavid"/>
          <w:spacing w:val="-2"/>
          <w:sz w:val="32"/>
          <w:rtl/>
        </w:rPr>
        <w:t xml:space="preserve"> חייב לפקוד אשתו </w:t>
      </w:r>
      <w:r w:rsidR="00381B86">
        <w:rPr>
          <w:rFonts w:ascii="FontbitDavid" w:hAnsi="FontbitDavid" w:hint="cs"/>
          <w:spacing w:val="-2"/>
          <w:sz w:val="32"/>
          <w:rtl/>
        </w:rPr>
        <w:t>כש</w:t>
      </w:r>
      <w:r w:rsidRPr="00EA6942">
        <w:rPr>
          <w:rFonts w:ascii="FontbitDavid" w:hAnsi="FontbitDavid"/>
          <w:spacing w:val="-2"/>
          <w:sz w:val="32"/>
          <w:rtl/>
        </w:rPr>
        <w:t>יוצא לדרך,</w:t>
      </w:r>
      <w:r w:rsidR="00381B86">
        <w:rPr>
          <w:rFonts w:ascii="FontbitDavid" w:hAnsi="FontbitDavid" w:hint="cs"/>
          <w:spacing w:val="-2"/>
          <w:sz w:val="32"/>
          <w:rtl/>
        </w:rPr>
        <w:t xml:space="preserve"> דמשתוקקת,</w:t>
      </w:r>
    </w:p>
    <w:p w14:paraId="117E9ADC" w14:textId="5C0E9438" w:rsidR="00381B86" w:rsidRDefault="00381B86" w:rsidP="00381B86">
      <w:pPr>
        <w:rPr>
          <w:rStyle w:val="affff8"/>
          <w:rtl/>
        </w:rPr>
      </w:pPr>
      <w:r>
        <w:rPr>
          <w:rStyle w:val="affff5"/>
          <w:rFonts w:hint="cs"/>
          <w:rtl/>
        </w:rPr>
        <w:t>וקמ"ל</w:t>
      </w:r>
      <w:r w:rsidR="00B041C2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אפי' </w:t>
      </w:r>
      <w:r w:rsidR="00B433C9" w:rsidRPr="00C35A2C">
        <w:rPr>
          <w:rFonts w:ascii="FontbitDavid" w:hAnsi="FontbitDavid"/>
          <w:sz w:val="32"/>
          <w:rtl/>
        </w:rPr>
        <w:t>סמוך לווסתה</w:t>
      </w:r>
      <w:r>
        <w:rPr>
          <w:rFonts w:ascii="FontbitDavid" w:hAnsi="FontbitDavid" w:hint="cs"/>
          <w:sz w:val="32"/>
          <w:rtl/>
        </w:rPr>
        <w:t>,</w:t>
      </w:r>
      <w:r w:rsidR="00B433C9"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דקיי</w:t>
      </w:r>
      <w:r w:rsidRPr="00B45C2D">
        <w:rPr>
          <w:rStyle w:val="affff8"/>
          <w:rtl/>
        </w:rPr>
        <w:t xml:space="preserve">"ל </w:t>
      </w:r>
      <w:r w:rsidRPr="00B45C2D">
        <w:rPr>
          <w:rStyle w:val="affff8"/>
          <w:rFonts w:hint="eastAsia"/>
          <w:rtl/>
        </w:rPr>
        <w:t>שפורש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בעונה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הסמוכה</w:t>
      </w:r>
      <w:r w:rsidRPr="00B45C2D">
        <w:rPr>
          <w:rStyle w:val="affff8"/>
          <w:rtl/>
        </w:rPr>
        <w:t>.</w:t>
      </w:r>
    </w:p>
    <w:p w14:paraId="0E022408" w14:textId="1227A61E" w:rsidR="00B433C9" w:rsidRPr="0039104D" w:rsidRDefault="00B433C9" w:rsidP="00381B86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B041C2">
        <w:rPr>
          <w:rStyle w:val="affff5"/>
          <w:rFonts w:hint="cs"/>
          <w:rtl/>
        </w:rPr>
        <w:t>ו</w:t>
      </w:r>
      <w:r w:rsidR="00381B86" w:rsidRPr="00B45C2D">
        <w:rPr>
          <w:rStyle w:val="affff5"/>
          <w:rFonts w:hint="eastAsia"/>
          <w:rtl/>
        </w:rPr>
        <w:t>דוקא</w:t>
      </w:r>
      <w:r w:rsidR="00381B86" w:rsidRPr="00B45C2D">
        <w:rPr>
          <w:rStyle w:val="affff5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לדבר הרשות, אבל למצוה מיטר</w:t>
      </w:r>
      <w:r w:rsidR="00381B86">
        <w:rPr>
          <w:rFonts w:ascii="FontbitDavid" w:hAnsi="FontbitDavid" w:hint="cs"/>
          <w:sz w:val="32"/>
          <w:rtl/>
        </w:rPr>
        <w:t>י</w:t>
      </w:r>
      <w:r w:rsidRPr="00C35A2C">
        <w:rPr>
          <w:rFonts w:ascii="FontbitDavid" w:hAnsi="FontbitDavid"/>
          <w:sz w:val="32"/>
          <w:rtl/>
        </w:rPr>
        <w:t>ד.</w:t>
      </w:r>
    </w:p>
    <w:p w14:paraId="4E7CA4D5" w14:textId="38B3B007" w:rsidR="00381B86" w:rsidRDefault="00B433C9" w:rsidP="00B55EDF">
      <w:pPr>
        <w:rPr>
          <w:rStyle w:val="affff8"/>
          <w:rtl/>
        </w:rPr>
      </w:pPr>
      <w:r w:rsidRPr="00B041C2">
        <w:rPr>
          <w:rStyle w:val="affff5"/>
          <w:rtl/>
        </w:rPr>
        <w:t>ת"ר: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B45C2D">
        <w:rPr>
          <w:rtl/>
        </w:rPr>
        <w:t>האוהב אשתו כגופו, והמכ</w:t>
      </w:r>
      <w:r w:rsidRPr="00C35A2C">
        <w:rPr>
          <w:rFonts w:ascii="FontbitDavid" w:hAnsi="FontbitDavid"/>
          <w:sz w:val="32"/>
          <w:rtl/>
        </w:rPr>
        <w:t>בדה יותר מגופו</w:t>
      </w:r>
      <w:r w:rsidR="00381B86">
        <w:rPr>
          <w:rFonts w:ascii="FontbitDavid" w:hAnsi="FontbitDavid" w:hint="cs"/>
          <w:sz w:val="32"/>
          <w:rtl/>
        </w:rPr>
        <w:t xml:space="preserve"> </w:t>
      </w:r>
      <w:r w:rsidR="00381B86" w:rsidRPr="00B45C2D">
        <w:rPr>
          <w:rStyle w:val="affff8"/>
          <w:rtl/>
        </w:rPr>
        <w:t>[</w:t>
      </w:r>
      <w:r w:rsidR="00381B86" w:rsidRPr="00B45C2D">
        <w:rPr>
          <w:rStyle w:val="affff8"/>
          <w:rFonts w:hint="eastAsia"/>
          <w:rtl/>
        </w:rPr>
        <w:t>בבגדים</w:t>
      </w:r>
      <w:r w:rsidR="00381B86" w:rsidRPr="00B45C2D">
        <w:rPr>
          <w:rStyle w:val="affff8"/>
          <w:rtl/>
        </w:rPr>
        <w:t>]</w:t>
      </w:r>
      <w:r w:rsidRPr="00B45C2D">
        <w:rPr>
          <w:rStyle w:val="affff8"/>
          <w:rtl/>
        </w:rPr>
        <w:t>,</w:t>
      </w:r>
    </w:p>
    <w:p w14:paraId="4728F31A" w14:textId="7BE70F91" w:rsidR="00381B86" w:rsidRDefault="00B433C9" w:rsidP="00B55EDF">
      <w:pPr>
        <w:rPr>
          <w:rStyle w:val="affff8"/>
          <w:rtl/>
        </w:rPr>
      </w:pPr>
      <w:r w:rsidRPr="00C35A2C">
        <w:rPr>
          <w:rFonts w:ascii="FontbitDavid" w:hAnsi="FontbitDavid"/>
          <w:sz w:val="32"/>
          <w:rtl/>
        </w:rPr>
        <w:lastRenderedPageBreak/>
        <w:t>המדריך בניו ובנותיו בדרך ישרה, והמשיאן סמוך לפירקן</w:t>
      </w:r>
      <w:r w:rsidR="00381B86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</w:p>
    <w:p w14:paraId="6DAE48DE" w14:textId="4C11A215" w:rsidR="00B433C9" w:rsidRPr="00C35A2C" w:rsidRDefault="00B433C9" w:rsidP="00B45C2D">
      <w:pPr>
        <w:jc w:val="center"/>
        <w:rPr>
          <w:rtl/>
        </w:rPr>
      </w:pPr>
      <w:r w:rsidRPr="00B45C2D">
        <w:rPr>
          <w:rStyle w:val="affff8"/>
          <w:rtl/>
        </w:rPr>
        <w:t xml:space="preserve">עליו </w:t>
      </w:r>
      <w:r w:rsidR="00381B86" w:rsidRPr="00B45C2D">
        <w:rPr>
          <w:rStyle w:val="affff8"/>
          <w:rFonts w:hint="eastAsia"/>
          <w:rtl/>
        </w:rPr>
        <w:t>נ</w:t>
      </w:r>
      <w:r w:rsidRPr="00B45C2D">
        <w:rPr>
          <w:rStyle w:val="affff8"/>
          <w:rtl/>
        </w:rPr>
        <w:t>אמר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וידעת כי שלום אהלך</w:t>
      </w:r>
      <w:r w:rsidR="00203A71">
        <w:rPr>
          <w:rStyle w:val="affff1"/>
          <w:rFonts w:hint="cs"/>
          <w:rtl/>
        </w:rPr>
        <w:t>..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.</w:t>
      </w:r>
    </w:p>
    <w:p w14:paraId="522E6A14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סג.</w:t>
      </w:r>
    </w:p>
    <w:p w14:paraId="50077022" w14:textId="7AB6ECA0" w:rsidR="00203A71" w:rsidRDefault="00B433C9" w:rsidP="00203A71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האוהב שכיניו, מקרב קרוביו, נושא בת אחותו,</w:t>
      </w:r>
      <w:r w:rsidR="00203A71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מלוה לעני</w:t>
      </w:r>
      <w:r w:rsidR="00203A71">
        <w:rPr>
          <w:rFonts w:ascii="FontbitDavid" w:hAnsi="FontbitDavid" w:hint="cs"/>
          <w:sz w:val="32"/>
          <w:rtl/>
        </w:rPr>
        <w:t xml:space="preserve"> -</w:t>
      </w:r>
    </w:p>
    <w:p w14:paraId="59A874BB" w14:textId="0E58E243" w:rsidR="00B433C9" w:rsidRDefault="00B433C9" w:rsidP="00203A71">
      <w:pPr>
        <w:jc w:val="center"/>
        <w:rPr>
          <w:rtl/>
        </w:rPr>
      </w:pPr>
      <w:r w:rsidRPr="00B45C2D">
        <w:rPr>
          <w:rStyle w:val="affff8"/>
          <w:rtl/>
        </w:rPr>
        <w:t xml:space="preserve">עליו </w:t>
      </w:r>
      <w:r w:rsidR="00381B86" w:rsidRPr="00B45C2D">
        <w:rPr>
          <w:rStyle w:val="affff8"/>
          <w:rFonts w:hint="eastAsia"/>
          <w:rtl/>
        </w:rPr>
        <w:t>נ</w:t>
      </w:r>
      <w:r w:rsidRPr="00B45C2D">
        <w:rPr>
          <w:rStyle w:val="affff8"/>
          <w:rtl/>
        </w:rPr>
        <w:t>אמר</w:t>
      </w:r>
      <w:r w:rsidRPr="00BF2C41">
        <w:rPr>
          <w:rStyle w:val="affff1"/>
          <w:rtl/>
        </w:rPr>
        <w:t xml:space="preserve"> </w:t>
      </w:r>
      <w:r w:rsidRPr="00BF2C41">
        <w:rPr>
          <w:rStyle w:val="affff1"/>
          <w:rFonts w:hint="cs"/>
          <w:rtl/>
        </w:rPr>
        <w:t>'</w:t>
      </w:r>
      <w:r w:rsidR="00203A71">
        <w:rPr>
          <w:rStyle w:val="affff1"/>
          <w:rFonts w:hint="cs"/>
          <w:rtl/>
        </w:rPr>
        <w:t xml:space="preserve">.. </w:t>
      </w:r>
      <w:r w:rsidRPr="00BF2C41">
        <w:rPr>
          <w:rStyle w:val="affff1"/>
          <w:rtl/>
        </w:rPr>
        <w:t>אז תקרא וה' יענה</w:t>
      </w:r>
      <w:r w:rsidR="00203A71">
        <w:rPr>
          <w:rStyle w:val="affff1"/>
          <w:rFonts w:hint="cs"/>
          <w:rtl/>
        </w:rPr>
        <w:t>,</w:t>
      </w:r>
      <w:r w:rsidRPr="00BF2C41">
        <w:rPr>
          <w:rStyle w:val="affff1"/>
          <w:rtl/>
        </w:rPr>
        <w:t xml:space="preserve"> תשוע ויאמר הנני</w:t>
      </w:r>
      <w:r w:rsidRPr="00BF2C41"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>.</w:t>
      </w:r>
    </w:p>
    <w:p w14:paraId="2E930041" w14:textId="1A075160" w:rsidR="00B433C9" w:rsidRPr="00C35A2C" w:rsidRDefault="00373D42" w:rsidP="00615A60">
      <w:pPr>
        <w:pStyle w:val="affff2"/>
        <w:rPr>
          <w:rtl/>
        </w:rPr>
      </w:pPr>
      <w:bookmarkStart w:id="709" w:name="_Toc119172923"/>
      <w:bookmarkStart w:id="710" w:name="_Toc119230014"/>
      <w:r>
        <w:rPr>
          <w:rFonts w:hint="cs"/>
          <w:rtl/>
        </w:rPr>
        <w:t>מימרות דרבי אלעזר</w:t>
      </w:r>
      <w:bookmarkEnd w:id="709"/>
      <w:bookmarkEnd w:id="710"/>
    </w:p>
    <w:p w14:paraId="587D7AAE" w14:textId="2B69DC7D" w:rsidR="00B433C9" w:rsidRPr="00C35A2C" w:rsidRDefault="00B433C9" w:rsidP="00B55EDF">
      <w:pPr>
        <w:rPr>
          <w:rtl/>
        </w:rPr>
      </w:pPr>
      <w:r w:rsidRPr="00B041C2">
        <w:rPr>
          <w:rStyle w:val="affff5"/>
          <w:rFonts w:hint="cs"/>
          <w:rtl/>
        </w:rPr>
        <w:t>א</w:t>
      </w:r>
      <w:r w:rsidR="00373D42">
        <w:rPr>
          <w:rStyle w:val="affff5"/>
          <w:rFonts w:hint="cs"/>
          <w:rtl/>
        </w:rPr>
        <w:t>.</w:t>
      </w:r>
      <w:r w:rsidRPr="00C35A2C">
        <w:rPr>
          <w:rFonts w:ascii="FontbitDavid" w:hAnsi="FontbitDavid"/>
          <w:sz w:val="32"/>
          <w:rtl/>
        </w:rPr>
        <w:t xml:space="preserve"> </w:t>
      </w:r>
      <w:r w:rsidR="00373D42">
        <w:rPr>
          <w:rFonts w:ascii="FontbitDavid" w:hAnsi="FontbitDavid" w:hint="cs"/>
          <w:sz w:val="32"/>
          <w:rtl/>
        </w:rPr>
        <w:t>מי ש</w:t>
      </w:r>
      <w:r w:rsidRPr="00C35A2C">
        <w:rPr>
          <w:rFonts w:ascii="FontbitDavid" w:hAnsi="FontbitDavid"/>
          <w:sz w:val="32"/>
          <w:rtl/>
        </w:rPr>
        <w:t>אין לו אשה</w:t>
      </w:r>
      <w:r w:rsidR="00373D42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אינו אדם, </w:t>
      </w:r>
      <w:r w:rsidRPr="00373D42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זכר ונקבה בראם</w:t>
      </w:r>
      <w:r w:rsidRPr="00AD1A41">
        <w:rPr>
          <w:rStyle w:val="affff1"/>
          <w:rFonts w:hint="cs"/>
          <w:rtl/>
        </w:rPr>
        <w:t xml:space="preserve"> </w:t>
      </w:r>
      <w:r w:rsidRPr="00AD1A41">
        <w:rPr>
          <w:rStyle w:val="affff1"/>
          <w:rtl/>
        </w:rPr>
        <w:t>ויקרא</w:t>
      </w:r>
      <w:r w:rsidR="00373D42">
        <w:rPr>
          <w:rStyle w:val="affff1"/>
          <w:rFonts w:hint="cs"/>
          <w:rtl/>
        </w:rPr>
        <w:t>..</w:t>
      </w:r>
      <w:r w:rsidRPr="00AD1A41">
        <w:rPr>
          <w:rStyle w:val="affff1"/>
          <w:rtl/>
        </w:rPr>
        <w:t xml:space="preserve"> שמם אדם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.</w:t>
      </w:r>
    </w:p>
    <w:p w14:paraId="60D84079" w14:textId="310684DC" w:rsidR="00B433C9" w:rsidRPr="00C35A2C" w:rsidRDefault="00373D42" w:rsidP="00B55EDF">
      <w:pPr>
        <w:rPr>
          <w:rtl/>
        </w:rPr>
      </w:pPr>
      <w:r>
        <w:rPr>
          <w:rStyle w:val="affff5"/>
          <w:rFonts w:hint="cs"/>
          <w:rtl/>
        </w:rPr>
        <w:t>ב.</w:t>
      </w:r>
      <w:r w:rsidR="00B433C9" w:rsidRPr="00B041C2">
        <w:rPr>
          <w:rStyle w:val="affff5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מי</w:t>
      </w:r>
      <w:r w:rsidR="00B433C9" w:rsidRPr="00C35A2C">
        <w:rPr>
          <w:rFonts w:ascii="FontbitDavid" w:hAnsi="FontbitDavid"/>
          <w:sz w:val="32"/>
          <w:rtl/>
        </w:rPr>
        <w:t xml:space="preserve"> שאין לו קרקע אינו אדם, </w:t>
      </w:r>
      <w:r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>הארץ נתן לבני אדם</w:t>
      </w:r>
      <w:r w:rsidR="00B433C9" w:rsidRPr="00BF2C41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01178302" w14:textId="4A4C4C7A" w:rsidR="00B433C9" w:rsidRPr="00C35A2C" w:rsidRDefault="00373D42" w:rsidP="00B45C2D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ג.</w:t>
      </w:r>
      <w:r w:rsidR="00B433C9" w:rsidRPr="00BF2C41">
        <w:rPr>
          <w:rStyle w:val="affff1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>עזר כנגדו</w:t>
      </w:r>
      <w:r>
        <w:rPr>
          <w:rStyle w:val="affff1"/>
          <w:rFonts w:hint="cs"/>
          <w:rtl/>
        </w:rPr>
        <w:t>' -</w:t>
      </w:r>
      <w:r w:rsidR="00B433C9" w:rsidRPr="00C35A2C">
        <w:rPr>
          <w:rFonts w:ascii="FontbitDavid" w:hAnsi="FontbitDavid"/>
          <w:sz w:val="32"/>
          <w:rtl/>
        </w:rPr>
        <w:t xml:space="preserve"> זכה עזר, לא זכה כנגדו</w:t>
      </w:r>
      <w:r>
        <w:rPr>
          <w:rStyle w:val="affff5"/>
          <w:rFonts w:hint="cs"/>
          <w:rtl/>
        </w:rPr>
        <w:t xml:space="preserve">, 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B433C9" w:rsidRPr="00B041C2">
        <w:rPr>
          <w:rStyle w:val="affff5"/>
          <w:rFonts w:hint="cs"/>
          <w:rtl/>
        </w:rPr>
        <w:t>א</w:t>
      </w:r>
      <w:r w:rsidR="00B433C9" w:rsidRPr="00B041C2">
        <w:rPr>
          <w:rStyle w:val="affff5"/>
          <w:rtl/>
        </w:rPr>
        <w:t>"</w:t>
      </w:r>
      <w:r w:rsidR="00B433C9" w:rsidRPr="00B041C2">
        <w:rPr>
          <w:rStyle w:val="affff5"/>
          <w:rFonts w:hint="cs"/>
          <w:rtl/>
        </w:rPr>
        <w:t>ד</w:t>
      </w:r>
      <w:r>
        <w:rPr>
          <w:rStyle w:val="affff5"/>
          <w:rFonts w:hint="cs"/>
          <w:rtl/>
        </w:rPr>
        <w:t>:</w:t>
      </w:r>
      <w:r w:rsidR="00B433C9" w:rsidRPr="00B041C2">
        <w:rPr>
          <w:rStyle w:val="affff5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מנגדתו</w:t>
      </w:r>
      <w:r w:rsidRPr="00B45C2D">
        <w:rPr>
          <w:rStyle w:val="affff8"/>
          <w:rtl/>
        </w:rPr>
        <w:t xml:space="preserve"> מלקות.</w:t>
      </w:r>
    </w:p>
    <w:p w14:paraId="504DFF53" w14:textId="2EC32D9F" w:rsidR="00B433C9" w:rsidRDefault="00B433C9" w:rsidP="00373D42">
      <w:pPr>
        <w:rPr>
          <w:rFonts w:ascii="FontbitDavid" w:hAnsi="FontbitDavid"/>
          <w:sz w:val="32"/>
          <w:rtl/>
        </w:rPr>
      </w:pPr>
      <w:r w:rsidRPr="00B041C2">
        <w:rPr>
          <w:rStyle w:val="affff5"/>
          <w:rtl/>
        </w:rPr>
        <w:t>אליהו:</w:t>
      </w:r>
      <w:r w:rsidRPr="00C35A2C">
        <w:rPr>
          <w:rFonts w:ascii="FontbitDavid" w:hAnsi="FontbitDavid"/>
          <w:sz w:val="32"/>
          <w:rtl/>
        </w:rPr>
        <w:t xml:space="preserve"> במה עוזרתו</w:t>
      </w:r>
      <w:r w:rsidR="00373D42">
        <w:rPr>
          <w:rFonts w:hint="cs"/>
          <w:rtl/>
        </w:rPr>
        <w:t xml:space="preserve"> -</w:t>
      </w:r>
      <w:r w:rsidR="00373D42">
        <w:rPr>
          <w:rStyle w:val="affff5"/>
          <w:rFonts w:hint="cs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חיטין כוסס? פשתן לובש? מאירה עיניו</w:t>
      </w:r>
      <w:r w:rsidR="00373D42">
        <w:rPr>
          <w:rFonts w:ascii="FontbitDavid" w:hAnsi="FontbitDavid" w:hint="cs"/>
          <w:sz w:val="32"/>
          <w:rtl/>
        </w:rPr>
        <w:t>!</w:t>
      </w:r>
    </w:p>
    <w:p w14:paraId="5B48E2CD" w14:textId="3DFE3DAE" w:rsidR="00B433C9" w:rsidRPr="00C35A2C" w:rsidRDefault="00373D42" w:rsidP="00B55EDF">
      <w:pPr>
        <w:rPr>
          <w:rtl/>
        </w:rPr>
      </w:pPr>
      <w:r>
        <w:rPr>
          <w:rStyle w:val="affff5"/>
          <w:rFonts w:hint="cs"/>
          <w:rtl/>
        </w:rPr>
        <w:t>ד.</w:t>
      </w:r>
      <w:r w:rsidR="00B433C9" w:rsidRPr="00BF2C41">
        <w:rPr>
          <w:rStyle w:val="affff1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 xml:space="preserve">זאת </w:t>
      </w:r>
      <w:r w:rsidR="00B433C9" w:rsidRPr="00B45C2D">
        <w:rPr>
          <w:rStyle w:val="affff1"/>
          <w:b/>
          <w:bCs/>
          <w:rtl/>
        </w:rPr>
        <w:t>הפעם</w:t>
      </w:r>
      <w:r w:rsidR="00B433C9" w:rsidRPr="00BF2C41">
        <w:rPr>
          <w:rStyle w:val="affff1"/>
          <w:rtl/>
        </w:rPr>
        <w:t xml:space="preserve"> עצם מעצמי</w:t>
      </w:r>
      <w:r w:rsidR="00B433C9" w:rsidRPr="00BF2C41">
        <w:rPr>
          <w:rStyle w:val="affff1"/>
          <w:rFonts w:hint="cs"/>
          <w:rtl/>
        </w:rPr>
        <w:t>'</w:t>
      </w:r>
      <w:r w:rsidR="00B433C9" w:rsidRPr="00BF2C41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בא על כל בהמה, ונתקררה דעתו </w:t>
      </w:r>
      <w:r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/>
          <w:sz w:val="32"/>
          <w:rtl/>
        </w:rPr>
        <w:t>חוה.</w:t>
      </w:r>
    </w:p>
    <w:p w14:paraId="0B27E52D" w14:textId="6CC4F4B8" w:rsidR="00B433C9" w:rsidRPr="00AC7749" w:rsidRDefault="00373D42" w:rsidP="00373D42">
      <w:pPr>
        <w:rPr>
          <w:rFonts w:ascii="FontbitDavid" w:hAnsi="FontbitDavid"/>
          <w:spacing w:val="-6"/>
          <w:sz w:val="32"/>
          <w:rtl/>
        </w:rPr>
      </w:pPr>
      <w:r>
        <w:rPr>
          <w:rStyle w:val="affff5"/>
          <w:rFonts w:hint="cs"/>
          <w:rtl/>
        </w:rPr>
        <w:t>ה.</w:t>
      </w:r>
      <w:r w:rsidR="00B433C9" w:rsidRPr="009C12DE">
        <w:rPr>
          <w:rStyle w:val="affff1"/>
          <w:rtl/>
        </w:rPr>
        <w:t xml:space="preserve"> </w:t>
      </w:r>
      <w:r w:rsidR="00B433C9" w:rsidRPr="009C12DE">
        <w:rPr>
          <w:rStyle w:val="affff1"/>
          <w:rFonts w:hint="cs"/>
          <w:rtl/>
        </w:rPr>
        <w:t>'</w:t>
      </w:r>
      <w:r w:rsidR="00B433C9" w:rsidRPr="00B45C2D">
        <w:rPr>
          <w:rStyle w:val="affff1"/>
          <w:b/>
          <w:bCs/>
          <w:rtl/>
        </w:rPr>
        <w:t>ונברכו</w:t>
      </w:r>
      <w:r>
        <w:rPr>
          <w:rStyle w:val="affff1"/>
          <w:rFonts w:hint="cs"/>
          <w:rtl/>
        </w:rPr>
        <w:t xml:space="preserve"> </w:t>
      </w:r>
      <w:r w:rsidRPr="00B45C2D">
        <w:rPr>
          <w:rStyle w:val="affff8"/>
          <w:rtl/>
        </w:rPr>
        <w:t>[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מבריך</w:t>
      </w:r>
      <w:r w:rsidRPr="00B45C2D">
        <w:rPr>
          <w:rStyle w:val="affff8"/>
          <w:rtl/>
        </w:rPr>
        <w:t>]</w:t>
      </w:r>
      <w:r w:rsidR="00B433C9" w:rsidRPr="009C12DE">
        <w:rPr>
          <w:rStyle w:val="affff1"/>
          <w:rtl/>
        </w:rPr>
        <w:t xml:space="preserve"> בך כל משפחות האדמה</w:t>
      </w:r>
      <w:r w:rsidR="00B433C9" w:rsidRPr="009C12DE">
        <w:rPr>
          <w:rStyle w:val="affff1"/>
          <w:rFonts w:hint="cs"/>
          <w:rtl/>
        </w:rPr>
        <w:t>',</w:t>
      </w:r>
      <w:r>
        <w:rPr>
          <w:rStyle w:val="affff5"/>
          <w:rFonts w:hint="cs"/>
          <w:rtl/>
        </w:rPr>
        <w:t xml:space="preserve"> </w:t>
      </w:r>
      <w:r w:rsidR="00B433C9" w:rsidRPr="00B45C2D">
        <w:rPr>
          <w:rStyle w:val="affff5"/>
          <w:rtl/>
        </w:rPr>
        <w:t>רות המואביה ונעמה העמונית</w:t>
      </w:r>
      <w:r>
        <w:rPr>
          <w:rFonts w:ascii="FontbitDavid" w:hAnsi="FontbitDavid" w:hint="cs"/>
          <w:spacing w:val="-6"/>
          <w:sz w:val="32"/>
          <w:rtl/>
        </w:rPr>
        <w:t>.</w:t>
      </w:r>
    </w:p>
    <w:p w14:paraId="0847A08A" w14:textId="0600115B" w:rsidR="00C56714" w:rsidRDefault="00B433C9" w:rsidP="002E42E4">
      <w:pPr>
        <w:rPr>
          <w:rFonts w:ascii="FontbitDavid" w:hAnsi="FontbitDavid"/>
          <w:spacing w:val="-4"/>
          <w:sz w:val="32"/>
          <w:rtl/>
        </w:rPr>
      </w:pPr>
      <w:r w:rsidRPr="00041161">
        <w:rPr>
          <w:rStyle w:val="affff1"/>
          <w:rFonts w:hint="cs"/>
          <w:rtl/>
        </w:rPr>
        <w:t>'</w:t>
      </w:r>
      <w:r w:rsidRPr="00041161">
        <w:rPr>
          <w:rStyle w:val="affff1"/>
          <w:rtl/>
        </w:rPr>
        <w:t xml:space="preserve">כל משפחות </w:t>
      </w:r>
      <w:r w:rsidRPr="00B45C2D">
        <w:rPr>
          <w:rStyle w:val="affff1"/>
          <w:b/>
          <w:bCs/>
          <w:rtl/>
        </w:rPr>
        <w:t>האדמה</w:t>
      </w:r>
      <w:r w:rsidRPr="00041161">
        <w:rPr>
          <w:rStyle w:val="affff1"/>
          <w:rFonts w:hint="cs"/>
          <w:rtl/>
        </w:rPr>
        <w:t>'</w:t>
      </w:r>
      <w:r w:rsidRPr="00041161">
        <w:rPr>
          <w:rStyle w:val="affff1"/>
          <w:rtl/>
        </w:rPr>
        <w:t xml:space="preserve"> </w:t>
      </w:r>
      <w:r w:rsidR="00427BEA">
        <w:rPr>
          <w:rStyle w:val="affff1"/>
          <w:rFonts w:hint="cs"/>
          <w:rtl/>
        </w:rPr>
        <w:t>ו</w:t>
      </w:r>
      <w:r w:rsidR="00373D42">
        <w:rPr>
          <w:rStyle w:val="affff1"/>
          <w:rFonts w:hint="cs"/>
          <w:spacing w:val="-4"/>
          <w:rtl/>
        </w:rPr>
        <w:t>'</w:t>
      </w:r>
      <w:r w:rsidR="00373D42" w:rsidRPr="00AC7749">
        <w:rPr>
          <w:rStyle w:val="affff1"/>
          <w:spacing w:val="-4"/>
          <w:rtl/>
        </w:rPr>
        <w:t>כל גויי הארץ</w:t>
      </w:r>
      <w:r w:rsidR="00373D42" w:rsidRPr="00AC7749">
        <w:rPr>
          <w:rStyle w:val="affff1"/>
          <w:rFonts w:hint="cs"/>
          <w:spacing w:val="-4"/>
          <w:rtl/>
        </w:rPr>
        <w:t>'</w:t>
      </w:r>
      <w:r w:rsidR="00373D42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אפי</w:t>
      </w:r>
      <w:r w:rsidR="00373D42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הדר</w:t>
      </w:r>
      <w:r w:rsidR="00373D42">
        <w:rPr>
          <w:rFonts w:ascii="FontbitDavid" w:hAnsi="FontbitDavid" w:hint="cs"/>
          <w:sz w:val="32"/>
          <w:rtl/>
        </w:rPr>
        <w:t>ין</w:t>
      </w:r>
      <w:r w:rsidRPr="00C35A2C">
        <w:rPr>
          <w:rFonts w:ascii="FontbitDavid" w:hAnsi="FontbitDavid"/>
          <w:sz w:val="32"/>
          <w:rtl/>
        </w:rPr>
        <w:t xml:space="preserve"> באדמה,</w:t>
      </w:r>
      <w:r w:rsidR="00427BEA">
        <w:rPr>
          <w:rFonts w:ascii="FontbitDavid" w:hAnsi="FontbitDavid" w:hint="cs"/>
          <w:sz w:val="32"/>
          <w:rtl/>
        </w:rPr>
        <w:t xml:space="preserve"> </w:t>
      </w:r>
      <w:r w:rsidR="002E42E4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או</w:t>
      </w:r>
      <w:r w:rsidR="002E42E4">
        <w:rPr>
          <w:rFonts w:ascii="FontbitDavid" w:hAnsi="FontbitDavid" w:hint="cs"/>
          <w:sz w:val="32"/>
          <w:rtl/>
        </w:rPr>
        <w:t xml:space="preserve"> </w:t>
      </w:r>
      <w:r w:rsidRPr="00AC7749">
        <w:rPr>
          <w:rFonts w:ascii="FontbitDavid" w:hAnsi="FontbitDavid"/>
          <w:spacing w:val="-4"/>
          <w:sz w:val="32"/>
          <w:rtl/>
        </w:rPr>
        <w:t xml:space="preserve">אפילו </w:t>
      </w:r>
    </w:p>
    <w:p w14:paraId="678591E1" w14:textId="7882ABE7" w:rsidR="00B433C9" w:rsidRPr="00AC7749" w:rsidRDefault="00C56714" w:rsidP="00B45C2D">
      <w:pPr>
        <w:ind w:left="339" w:firstLine="113"/>
        <w:rPr>
          <w:rFonts w:ascii="FontbitDavid" w:hAnsi="FontbitDavid"/>
          <w:spacing w:val="-4"/>
          <w:sz w:val="32"/>
          <w:rtl/>
        </w:rPr>
      </w:pPr>
      <w:r>
        <w:rPr>
          <w:rFonts w:ascii="FontbitDavid" w:hAnsi="FontbitDavid" w:hint="cs"/>
          <w:spacing w:val="-4"/>
          <w:sz w:val="32"/>
          <w:rtl/>
        </w:rPr>
        <w:t xml:space="preserve"> </w:t>
      </w:r>
      <w:r w:rsidR="00B433C9" w:rsidRPr="00AC7749">
        <w:rPr>
          <w:rFonts w:ascii="FontbitDavid" w:hAnsi="FontbitDavid"/>
          <w:spacing w:val="-4"/>
          <w:sz w:val="32"/>
          <w:rtl/>
        </w:rPr>
        <w:t>ספינות מגליא לאספמיא</w:t>
      </w:r>
      <w:r w:rsidR="002E42E4">
        <w:rPr>
          <w:rFonts w:ascii="FontbitDavid" w:hAnsi="FontbitDavid" w:hint="cs"/>
          <w:spacing w:val="-4"/>
          <w:sz w:val="32"/>
          <w:rtl/>
        </w:rPr>
        <w:t xml:space="preserve"> -</w:t>
      </w:r>
      <w:r w:rsidR="00B433C9" w:rsidRPr="00AC7749">
        <w:rPr>
          <w:rFonts w:ascii="FontbitDavid" w:hAnsi="FontbitDavid"/>
          <w:spacing w:val="-4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מתברכ</w:t>
      </w:r>
      <w:r w:rsidR="002E42E4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י</w:t>
      </w:r>
      <w:r w:rsidR="00E9122B" w:rsidRPr="00D1637C">
        <w:rPr>
          <w:rFonts w:ascii="FontbitDavid" w:hAnsi="FontbitDavid" w:cs="PFT_Frank" w:hint="cs"/>
          <w:b/>
          <w:bCs/>
          <w:spacing w:val="-4"/>
          <w:sz w:val="32"/>
          <w:szCs w:val="14"/>
          <w:rtl/>
        </w:rPr>
        <w:t>ם</w:t>
      </w:r>
      <w:r w:rsidR="00B433C9" w:rsidRPr="00AC7749">
        <w:rPr>
          <w:rFonts w:ascii="FontbitDavid" w:hAnsi="FontbitDavid"/>
          <w:spacing w:val="-4"/>
          <w:sz w:val="32"/>
          <w:rtl/>
        </w:rPr>
        <w:t xml:space="preserve"> </w:t>
      </w:r>
      <w:r w:rsidR="002E42E4">
        <w:rPr>
          <w:rFonts w:ascii="FontbitDavid" w:hAnsi="FontbitDavid" w:hint="cs"/>
          <w:spacing w:val="-4"/>
          <w:sz w:val="32"/>
          <w:rtl/>
        </w:rPr>
        <w:t>רק</w:t>
      </w:r>
      <w:r w:rsidR="00B433C9" w:rsidRPr="00AC7749">
        <w:rPr>
          <w:rFonts w:ascii="FontbitDavid" w:hAnsi="FontbitDavid"/>
          <w:spacing w:val="-4"/>
          <w:sz w:val="32"/>
          <w:rtl/>
        </w:rPr>
        <w:t xml:space="preserve"> בשביל ישראל.</w:t>
      </w:r>
    </w:p>
    <w:p w14:paraId="27C46AB3" w14:textId="69F71AA8" w:rsidR="002504CB" w:rsidRDefault="00C56714" w:rsidP="002504CB">
      <w:pPr>
        <w:rPr>
          <w:rStyle w:val="affff1"/>
          <w:rtl/>
        </w:rPr>
      </w:pPr>
      <w:r>
        <w:rPr>
          <w:rStyle w:val="affff5"/>
          <w:rFonts w:hint="cs"/>
          <w:rtl/>
        </w:rPr>
        <w:t>ו.</w:t>
      </w:r>
      <w:r w:rsidR="00B433C9" w:rsidRPr="00B041C2">
        <w:rPr>
          <w:rStyle w:val="affff5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עתידים בעלי אומניות ל</w:t>
      </w:r>
      <w:r w:rsidR="002504CB">
        <w:rPr>
          <w:rFonts w:ascii="FontbitDavid" w:hAnsi="FontbitDavid" w:hint="cs"/>
          <w:sz w:val="32"/>
          <w:rtl/>
        </w:rPr>
        <w:t>עבודת</w:t>
      </w:r>
      <w:r w:rsidR="00B433C9" w:rsidRPr="00C35A2C">
        <w:rPr>
          <w:rFonts w:ascii="FontbitDavid" w:hAnsi="FontbitDavid"/>
          <w:sz w:val="32"/>
          <w:rtl/>
        </w:rPr>
        <w:t xml:space="preserve"> הקרקע,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וירדו מאניותיהם</w:t>
      </w:r>
      <w:r w:rsidR="002504CB">
        <w:rPr>
          <w:rStyle w:val="affff1"/>
          <w:rFonts w:hint="cs"/>
          <w:rtl/>
        </w:rPr>
        <w:t>..</w:t>
      </w:r>
    </w:p>
    <w:p w14:paraId="7B70780A" w14:textId="12F6765B" w:rsidR="00B433C9" w:rsidRDefault="002504CB" w:rsidP="00B55EDF">
      <w:pPr>
        <w:rPr>
          <w:rStyle w:val="affff1"/>
          <w:rtl/>
        </w:rPr>
      </w:pPr>
      <w:r>
        <w:rPr>
          <w:rStyle w:val="affff5"/>
          <w:rFonts w:hint="cs"/>
          <w:rtl/>
        </w:rPr>
        <w:t>ז.</w:t>
      </w:r>
      <w:r w:rsidR="00B433C9" w:rsidRPr="00C35A2C">
        <w:rPr>
          <w:rFonts w:ascii="FontbitDavid" w:hAnsi="FontbitDavid"/>
          <w:sz w:val="32"/>
          <w:rtl/>
        </w:rPr>
        <w:t xml:space="preserve"> אין לך אומנות פחותה מהקרקע,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וירדו</w:t>
      </w:r>
      <w:r>
        <w:rPr>
          <w:rStyle w:val="affff1"/>
          <w:rFonts w:hint="cs"/>
          <w:rtl/>
        </w:rPr>
        <w:t xml:space="preserve"> מאניותיהם.. אל הארץ..'</w:t>
      </w:r>
    </w:p>
    <w:p w14:paraId="64D802B4" w14:textId="23A56ABC" w:rsidR="00D667DB" w:rsidRPr="00062827" w:rsidRDefault="00D667DB" w:rsidP="00B45C2D">
      <w:pPr>
        <w:rPr>
          <w:rFonts w:ascii="FontbitDavid" w:hAnsi="FontbitDavid"/>
          <w:spacing w:val="-2"/>
          <w:sz w:val="32"/>
          <w:rtl/>
        </w:rPr>
      </w:pPr>
      <w:r w:rsidRPr="00062827">
        <w:rPr>
          <w:rStyle w:val="affff5"/>
          <w:rFonts w:hint="cs"/>
          <w:rtl/>
        </w:rPr>
        <w:t>ח.</w:t>
      </w:r>
      <w:r w:rsidRPr="00062827">
        <w:rPr>
          <w:rFonts w:ascii="FontbitDavid" w:hAnsi="FontbitDavid"/>
          <w:spacing w:val="-2"/>
          <w:sz w:val="32"/>
          <w:rtl/>
        </w:rPr>
        <w:t xml:space="preserve"> פורענות לעולם בשביל ישראל,</w:t>
      </w:r>
      <w:r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Pr="00062827">
        <w:rPr>
          <w:rStyle w:val="affff1"/>
          <w:rFonts w:hint="cs"/>
          <w:spacing w:val="-2"/>
          <w:rtl/>
        </w:rPr>
        <w:t>'</w:t>
      </w:r>
      <w:r w:rsidRPr="00062827">
        <w:rPr>
          <w:rStyle w:val="affff1"/>
          <w:spacing w:val="-2"/>
          <w:rtl/>
        </w:rPr>
        <w:t>הכרתי גוים</w:t>
      </w:r>
      <w:r w:rsidRPr="00062827">
        <w:rPr>
          <w:rStyle w:val="affff1"/>
          <w:rFonts w:hint="cs"/>
          <w:spacing w:val="-2"/>
          <w:rtl/>
        </w:rPr>
        <w:t xml:space="preserve">.. </w:t>
      </w:r>
      <w:r w:rsidRPr="00062827">
        <w:rPr>
          <w:rStyle w:val="affff1"/>
          <w:spacing w:val="-2"/>
          <w:rtl/>
        </w:rPr>
        <w:t>אמרתי</w:t>
      </w:r>
      <w:r w:rsidRPr="00062827">
        <w:rPr>
          <w:rStyle w:val="affff1"/>
          <w:rFonts w:hint="cs"/>
          <w:spacing w:val="-2"/>
          <w:rtl/>
        </w:rPr>
        <w:t>..</w:t>
      </w:r>
      <w:r w:rsidRPr="00062827">
        <w:rPr>
          <w:rStyle w:val="affff1"/>
          <w:spacing w:val="-2"/>
          <w:rtl/>
        </w:rPr>
        <w:t xml:space="preserve"> </w:t>
      </w:r>
      <w:r w:rsidRPr="00062827">
        <w:rPr>
          <w:rStyle w:val="affff1"/>
          <w:b/>
          <w:bCs/>
          <w:spacing w:val="-2"/>
          <w:rtl/>
        </w:rPr>
        <w:t>תקחי מוסר</w:t>
      </w:r>
      <w:r w:rsidRPr="00062827">
        <w:rPr>
          <w:rStyle w:val="affff1"/>
          <w:rFonts w:hint="cs"/>
          <w:spacing w:val="-2"/>
          <w:rtl/>
        </w:rPr>
        <w:t>'</w:t>
      </w:r>
      <w:r w:rsidRPr="00062827">
        <w:rPr>
          <w:rStyle w:val="affff1"/>
          <w:spacing w:val="-2"/>
          <w:rtl/>
        </w:rPr>
        <w:t>.</w:t>
      </w:r>
    </w:p>
    <w:p w14:paraId="3E00EE9E" w14:textId="2DC98BBD" w:rsidR="002504CB" w:rsidRDefault="002504CB" w:rsidP="00615A60">
      <w:pPr>
        <w:pStyle w:val="affff2"/>
        <w:rPr>
          <w:rtl/>
        </w:rPr>
      </w:pPr>
      <w:bookmarkStart w:id="711" w:name="_Toc119172924"/>
      <w:bookmarkStart w:id="712" w:name="_Toc119230015"/>
      <w:r>
        <w:rPr>
          <w:rFonts w:hint="cs"/>
          <w:rtl/>
        </w:rPr>
        <w:t>עצות בעבודה ומשא ומתן</w:t>
      </w:r>
      <w:bookmarkEnd w:id="711"/>
      <w:bookmarkEnd w:id="712"/>
    </w:p>
    <w:p w14:paraId="24BA22B4" w14:textId="09742BDF" w:rsidR="00B433C9" w:rsidRDefault="00B433C9" w:rsidP="00B55EDF">
      <w:pPr>
        <w:rPr>
          <w:rtl/>
        </w:rPr>
      </w:pPr>
      <w:r w:rsidRPr="00B041C2">
        <w:rPr>
          <w:rStyle w:val="affff5"/>
          <w:rFonts w:hint="cs"/>
          <w:rtl/>
        </w:rPr>
        <w:t>ר</w:t>
      </w:r>
      <w:r w:rsidRPr="00D667DB">
        <w:rPr>
          <w:rStyle w:val="affff5"/>
          <w:rtl/>
        </w:rPr>
        <w:t>"</w:t>
      </w:r>
      <w:r w:rsidRPr="00D667DB">
        <w:rPr>
          <w:rStyle w:val="affff5"/>
          <w:rFonts w:hint="cs"/>
          <w:rtl/>
        </w:rPr>
        <w:t>א</w:t>
      </w:r>
      <w:r w:rsidR="00D667DB">
        <w:rPr>
          <w:rStyle w:val="affff5"/>
          <w:rFonts w:hint="cs"/>
          <w:rtl/>
        </w:rPr>
        <w:t>,</w:t>
      </w:r>
      <w:r w:rsidRPr="00B45C2D">
        <w:rPr>
          <w:rStyle w:val="affff5"/>
          <w:rtl/>
        </w:rPr>
        <w:t xml:space="preserve"> </w:t>
      </w:r>
      <w:r w:rsidRPr="00B45C2D">
        <w:rPr>
          <w:rStyle w:val="affff5"/>
          <w:rFonts w:hint="eastAsia"/>
          <w:rtl/>
        </w:rPr>
        <w:t>לקרקע</w:t>
      </w:r>
      <w:r w:rsidRPr="00B45C2D">
        <w:rPr>
          <w:rStyle w:val="affff5"/>
          <w:rtl/>
        </w:rPr>
        <w:t xml:space="preserve"> </w:t>
      </w:r>
      <w:r w:rsidRPr="00B45C2D">
        <w:rPr>
          <w:rStyle w:val="affff5"/>
          <w:rFonts w:hint="eastAsia"/>
          <w:rtl/>
        </w:rPr>
        <w:t>חר</w:t>
      </w:r>
      <w:r w:rsidR="00D667DB" w:rsidRPr="00B45C2D">
        <w:rPr>
          <w:rStyle w:val="affff5"/>
          <w:rFonts w:hint="eastAsia"/>
          <w:rtl/>
        </w:rPr>
        <w:t>ו</w:t>
      </w:r>
      <w:r w:rsidRPr="00B45C2D">
        <w:rPr>
          <w:rStyle w:val="affff5"/>
          <w:rFonts w:hint="eastAsia"/>
          <w:rtl/>
        </w:rPr>
        <w:t>ש</w:t>
      </w:r>
      <w:r w:rsidR="00D667DB" w:rsidRPr="00B45C2D">
        <w:rPr>
          <w:rStyle w:val="affff5"/>
          <w:rFonts w:hint="eastAsia"/>
          <w:rtl/>
        </w:rPr>
        <w:t>ה</w:t>
      </w:r>
      <w:r w:rsidR="00D667DB" w:rsidRPr="00B45C2D">
        <w:rPr>
          <w:rStyle w:val="affff5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667DB">
        <w:rPr>
          <w:rFonts w:ascii="FontbitDavid" w:hAnsi="FontbitDavid" w:hint="cs"/>
          <w:sz w:val="32"/>
          <w:rtl/>
        </w:rPr>
        <w:t>להתעסק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667DB">
        <w:rPr>
          <w:rFonts w:ascii="FontbitDavid" w:hAnsi="FontbitDavid" w:hint="cs"/>
          <w:sz w:val="32"/>
          <w:rtl/>
        </w:rPr>
        <w:t>ב'</w:t>
      </w:r>
      <w:r w:rsidRPr="00C35A2C">
        <w:rPr>
          <w:rFonts w:ascii="FontbitDavid" w:hAnsi="FontbitDavid" w:hint="cs"/>
          <w:sz w:val="32"/>
          <w:rtl/>
        </w:rPr>
        <w:t>עיסק</w:t>
      </w:r>
      <w:r w:rsidR="00D667DB">
        <w:rPr>
          <w:rFonts w:ascii="FontbitDavid" w:hAnsi="FontbitDavid" w:hint="cs"/>
          <w:sz w:val="32"/>
          <w:rtl/>
        </w:rPr>
        <w:t>א'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667DB">
        <w:rPr>
          <w:rFonts w:ascii="FontbitDavid" w:hAnsi="FontbitDavid" w:hint="cs"/>
          <w:sz w:val="32"/>
          <w:rtl/>
        </w:rPr>
        <w:t>טוב</w:t>
      </w:r>
      <w:r w:rsidRPr="00C35A2C">
        <w:rPr>
          <w:rFonts w:ascii="FontbitDavid" w:hAnsi="FontbitDavid" w:hint="cs"/>
          <w:sz w:val="32"/>
          <w:rtl/>
        </w:rPr>
        <w:t xml:space="preserve"> ממ</w:t>
      </w:r>
      <w:r w:rsidR="00D667DB">
        <w:rPr>
          <w:rFonts w:hint="cs"/>
          <w:rtl/>
        </w:rPr>
        <w:t>ך,</w:t>
      </w:r>
      <w:r w:rsidR="00D667DB" w:rsidRPr="00B45C2D">
        <w:rPr>
          <w:rStyle w:val="affff8"/>
          <w:rtl/>
        </w:rPr>
        <w:t xml:space="preserve"> </w:t>
      </w:r>
      <w:r w:rsidR="00D667DB" w:rsidRPr="00B45C2D">
        <w:rPr>
          <w:rStyle w:val="affff5"/>
          <w:rFonts w:hint="eastAsia"/>
          <w:rtl/>
        </w:rPr>
        <w:t>וכן</w:t>
      </w:r>
      <w:r w:rsidR="00D667DB" w:rsidRPr="00B45C2D">
        <w:rPr>
          <w:rStyle w:val="affff5"/>
          <w:rtl/>
        </w:rPr>
        <w:t xml:space="preserve"> </w:t>
      </w:r>
      <w:r w:rsidR="00D667DB" w:rsidRPr="00B45C2D">
        <w:rPr>
          <w:rStyle w:val="affff5"/>
          <w:rFonts w:hint="eastAsia"/>
          <w:rtl/>
        </w:rPr>
        <w:t>רב</w:t>
      </w:r>
      <w:r w:rsidR="00D667DB" w:rsidRPr="00B45C2D">
        <w:rPr>
          <w:rStyle w:val="affff8"/>
          <w:rtl/>
        </w:rPr>
        <w:t xml:space="preserve"> לשיבולים.</w:t>
      </w:r>
    </w:p>
    <w:p w14:paraId="5B48C44E" w14:textId="58A75514" w:rsidR="00D667DB" w:rsidRDefault="00B433C9" w:rsidP="00D667DB">
      <w:pPr>
        <w:rPr>
          <w:rFonts w:ascii="FontbitDavid" w:hAnsi="FontbitDavid"/>
          <w:sz w:val="32"/>
          <w:rtl/>
        </w:rPr>
      </w:pPr>
      <w:r w:rsidRPr="00B041C2">
        <w:rPr>
          <w:rStyle w:val="affff5"/>
          <w:rtl/>
        </w:rPr>
        <w:t xml:space="preserve">רבא: </w:t>
      </w:r>
      <w:r w:rsidR="00D667DB">
        <w:rPr>
          <w:rFonts w:ascii="FontbitDavid" w:hAnsi="FontbitDavid" w:hint="cs"/>
          <w:sz w:val="32"/>
          <w:rtl/>
        </w:rPr>
        <w:t>השקעה</w:t>
      </w:r>
      <w:r w:rsidR="001658FA">
        <w:rPr>
          <w:rFonts w:ascii="FontbitDavid" w:hAnsi="FontbitDavid"/>
          <w:sz w:val="32"/>
          <w:rtl/>
        </w:rPr>
        <w:t xml:space="preserve"> בעיסקא </w:t>
      </w:r>
      <w:r w:rsidR="00D667DB">
        <w:rPr>
          <w:rFonts w:ascii="FontbitDavid" w:hAnsi="FontbitDavid" w:hint="cs"/>
          <w:sz w:val="32"/>
          <w:rtl/>
        </w:rPr>
        <w:t>-</w:t>
      </w:r>
      <w:r w:rsidR="001658FA">
        <w:rPr>
          <w:rFonts w:ascii="FontbitDavid" w:hAnsi="FontbitDavid"/>
          <w:sz w:val="32"/>
          <w:rtl/>
        </w:rPr>
        <w:t xml:space="preserve"> </w:t>
      </w:r>
      <w:r w:rsidR="00D667DB">
        <w:rPr>
          <w:rFonts w:ascii="FontbitDavid" w:hAnsi="FontbitDavid" w:hint="cs"/>
          <w:sz w:val="32"/>
          <w:rtl/>
        </w:rPr>
        <w:t xml:space="preserve">כל יום </w:t>
      </w:r>
      <w:r w:rsidR="001658FA">
        <w:rPr>
          <w:rFonts w:ascii="FontbitDavid" w:hAnsi="FontbitDavid"/>
          <w:sz w:val="32"/>
          <w:rtl/>
        </w:rPr>
        <w:t>בשר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ויין</w:t>
      </w:r>
      <w:r w:rsidRPr="00C35A2C">
        <w:rPr>
          <w:rFonts w:ascii="FontbitDavid" w:hAnsi="FontbitDavid"/>
          <w:sz w:val="32"/>
          <w:rtl/>
        </w:rPr>
        <w:t xml:space="preserve">, </w:t>
      </w:r>
      <w:r w:rsidRPr="00C35A2C">
        <w:rPr>
          <w:rFonts w:ascii="FontbitDavid" w:hAnsi="FontbitDavid" w:hint="cs"/>
          <w:sz w:val="32"/>
          <w:rtl/>
        </w:rPr>
        <w:t xml:space="preserve">בקרקע </w:t>
      </w:r>
      <w:r w:rsidR="00D667DB">
        <w:rPr>
          <w:rFonts w:ascii="FontbitDavid" w:hAnsi="FontbitDavid" w:hint="cs"/>
          <w:sz w:val="32"/>
          <w:rtl/>
        </w:rPr>
        <w:t>- ירק ב</w:t>
      </w:r>
      <w:r w:rsidRPr="00C35A2C">
        <w:rPr>
          <w:rFonts w:ascii="FontbitDavid" w:hAnsi="FontbitDavid" w:hint="cs"/>
          <w:sz w:val="32"/>
          <w:rtl/>
        </w:rPr>
        <w:t>מלח</w:t>
      </w:r>
      <w:r w:rsidR="00D667DB">
        <w:rPr>
          <w:rFonts w:ascii="FontbitDavid" w:hAnsi="FontbitDavid" w:hint="cs"/>
          <w:sz w:val="32"/>
          <w:rtl/>
        </w:rPr>
        <w:t>.</w:t>
      </w:r>
    </w:p>
    <w:p w14:paraId="2C89C28B" w14:textId="27BC38E9" w:rsidR="00D667DB" w:rsidRDefault="00B433C9" w:rsidP="00B55EDF">
      <w:pPr>
        <w:rPr>
          <w:rFonts w:ascii="FontbitDavid" w:hAnsi="FontbitDavid"/>
          <w:sz w:val="32"/>
          <w:rtl/>
        </w:rPr>
      </w:pPr>
      <w:r w:rsidRPr="00B041C2">
        <w:rPr>
          <w:rStyle w:val="affff5"/>
          <w:rFonts w:hint="cs"/>
          <w:rtl/>
        </w:rPr>
        <w:t>ר</w:t>
      </w:r>
      <w:r w:rsidRPr="00B041C2">
        <w:rPr>
          <w:rStyle w:val="affff5"/>
          <w:rtl/>
        </w:rPr>
        <w:t>"</w:t>
      </w:r>
      <w:r w:rsidRPr="00B041C2">
        <w:rPr>
          <w:rStyle w:val="affff5"/>
          <w:rFonts w:hint="cs"/>
          <w:rtl/>
        </w:rPr>
        <w:t>פ</w:t>
      </w:r>
      <w:r w:rsidRPr="00C35A2C">
        <w:rPr>
          <w:rFonts w:ascii="FontbitDavid" w:hAnsi="FontbitDavid"/>
          <w:sz w:val="32"/>
          <w:rtl/>
        </w:rPr>
        <w:t xml:space="preserve">: </w:t>
      </w:r>
      <w:r w:rsidR="00D667DB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ת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זרע</w:t>
      </w:r>
      <w:r w:rsidRPr="00C35A2C">
        <w:rPr>
          <w:rFonts w:ascii="FontbitDavid" w:hAnsi="FontbitDavid"/>
          <w:sz w:val="32"/>
          <w:rtl/>
        </w:rPr>
        <w:t xml:space="preserve"> </w:t>
      </w:r>
      <w:r w:rsidR="00D667DB">
        <w:rPr>
          <w:rFonts w:ascii="FontbitDavid" w:hAnsi="FontbitDavid" w:hint="cs"/>
          <w:sz w:val="32"/>
          <w:rtl/>
        </w:rPr>
        <w:t xml:space="preserve">ותאכל </w:t>
      </w:r>
      <w:r w:rsidRPr="00C35A2C">
        <w:rPr>
          <w:rFonts w:ascii="FontbitDavid" w:hAnsi="FontbitDavid"/>
          <w:sz w:val="32"/>
          <w:rtl/>
        </w:rPr>
        <w:t>ו</w:t>
      </w:r>
      <w:r w:rsidR="00D667DB">
        <w:rPr>
          <w:rFonts w:ascii="FontbitDavid" w:hAnsi="FontbitDavid" w:hint="cs"/>
          <w:sz w:val="32"/>
          <w:rtl/>
        </w:rPr>
        <w:t>א</w:t>
      </w:r>
      <w:r w:rsidRPr="00C35A2C">
        <w:rPr>
          <w:rFonts w:ascii="FontbitDavid" w:hAnsi="FontbitDavid"/>
          <w:sz w:val="32"/>
          <w:rtl/>
        </w:rPr>
        <w:t>ל ת</w:t>
      </w:r>
      <w:r w:rsidR="00D667DB">
        <w:rPr>
          <w:rFonts w:ascii="FontbitDavid" w:hAnsi="FontbitDavid" w:hint="cs"/>
          <w:sz w:val="32"/>
          <w:rtl/>
        </w:rPr>
        <w:t>קנה מהשוק,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D667DB">
        <w:rPr>
          <w:rFonts w:ascii="FontbitDavid" w:hAnsi="FontbitDavid" w:hint="cs"/>
          <w:sz w:val="32"/>
          <w:rtl/>
        </w:rPr>
        <w:t>ששלך מת</w:t>
      </w:r>
      <w:r w:rsidRPr="00C35A2C">
        <w:rPr>
          <w:rFonts w:ascii="FontbitDavid" w:hAnsi="FontbitDavid"/>
          <w:sz w:val="32"/>
          <w:rtl/>
        </w:rPr>
        <w:t>ברכ</w:t>
      </w:r>
      <w:r w:rsidR="00D667DB">
        <w:rPr>
          <w:rFonts w:ascii="FontbitDavid" w:hAnsi="FontbitDavid" w:hint="cs"/>
          <w:sz w:val="32"/>
          <w:rtl/>
        </w:rPr>
        <w:t>ות,</w:t>
      </w:r>
    </w:p>
    <w:p w14:paraId="32B2DAFD" w14:textId="55EF83F5" w:rsidR="00B433C9" w:rsidRDefault="00D667DB" w:rsidP="00B55EDF">
      <w:pPr>
        <w:rPr>
          <w:rFonts w:ascii="FontbitDavid" w:hAnsi="FontbitDavid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מ</w:t>
      </w:r>
      <w:r w:rsidR="00B433C9" w:rsidRPr="00D1637C">
        <w:rPr>
          <w:rFonts w:cs="PFT_Frank" w:hint="eastAsia"/>
          <w:b/>
          <w:bCs/>
          <w:szCs w:val="14"/>
          <w:rtl/>
        </w:rPr>
        <w:t>כור</w:t>
      </w:r>
      <w:r w:rsidR="00B433C9" w:rsidRPr="00B45C2D">
        <w:rPr>
          <w:rtl/>
        </w:rPr>
        <w:t xml:space="preserve"> חפ</w:t>
      </w:r>
      <w:r w:rsidR="00B433C9" w:rsidRPr="00C35A2C">
        <w:rPr>
          <w:rFonts w:ascii="FontbitDavid" w:hAnsi="FontbitDavid" w:hint="cs"/>
          <w:sz w:val="32"/>
          <w:rtl/>
        </w:rPr>
        <w:t>ציך</w:t>
      </w:r>
      <w:r w:rsidR="00B433C9" w:rsidRPr="00B45C2D">
        <w:rPr>
          <w:rStyle w:val="affff8"/>
          <w:rtl/>
        </w:rPr>
        <w:t xml:space="preserve"> </w:t>
      </w:r>
      <w:r w:rsidRPr="00B45C2D">
        <w:rPr>
          <w:rStyle w:val="affff8"/>
          <w:rtl/>
        </w:rPr>
        <w:t xml:space="preserve">[לטובת </w:t>
      </w:r>
      <w:r w:rsidRPr="00B45C2D">
        <w:rPr>
          <w:rStyle w:val="affff8"/>
          <w:rFonts w:hint="eastAsia"/>
          <w:rtl/>
        </w:rPr>
        <w:t>עיסקא</w:t>
      </w:r>
      <w:r w:rsidRPr="00B45C2D">
        <w:rPr>
          <w:rStyle w:val="affff8"/>
          <w:rtl/>
        </w:rPr>
        <w:t>]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קודם שתעני</w:t>
      </w:r>
      <w:r>
        <w:rPr>
          <w:rFonts w:ascii="FontbitDavid" w:hAnsi="FontbitDavid" w:hint="cs"/>
          <w:sz w:val="32"/>
          <w:rtl/>
        </w:rPr>
        <w:t>,</w:t>
      </w:r>
      <w:r w:rsidR="00B433C9" w:rsidRPr="00B45C2D">
        <w:rPr>
          <w:rStyle w:val="affff8"/>
          <w:rtl/>
        </w:rPr>
        <w:t xml:space="preserve"> ו</w:t>
      </w:r>
      <w:r>
        <w:rPr>
          <w:rStyle w:val="affff8"/>
          <w:rFonts w:hint="cs"/>
          <w:rtl/>
        </w:rPr>
        <w:t>דווקא</w:t>
      </w:r>
      <w:r w:rsidRPr="00B45C2D">
        <w:rPr>
          <w:rStyle w:val="affff8"/>
          <w:rtl/>
        </w:rPr>
        <w:t xml:space="preserve"> כלי ביתו ולא בגדיו.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</w:p>
    <w:p w14:paraId="1287F381" w14:textId="30A2511C" w:rsidR="00B433C9" w:rsidRPr="00EA6942" w:rsidRDefault="00D667DB" w:rsidP="007C50EB">
      <w:pPr>
        <w:rPr>
          <w:rFonts w:ascii="FontbitDavid" w:hAnsi="FontbitDavid"/>
          <w:spacing w:val="-2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ת</w:t>
      </w:r>
      <w:r w:rsidR="00B433C9" w:rsidRPr="00D1637C">
        <w:rPr>
          <w:rFonts w:cs="PFT_Frank" w:hint="eastAsia"/>
          <w:b/>
          <w:bCs/>
          <w:szCs w:val="14"/>
          <w:rtl/>
        </w:rPr>
        <w:t>א</w:t>
      </w:r>
      <w:r w:rsidR="00B433C9" w:rsidRPr="00D1637C">
        <w:rPr>
          <w:rFonts w:cs="PFT_Frank"/>
          <w:b/>
          <w:bCs/>
          <w:szCs w:val="14"/>
          <w:rtl/>
        </w:rPr>
        <w:t>טום</w:t>
      </w:r>
      <w:r w:rsidR="00B433C9" w:rsidRPr="00B45C2D">
        <w:rPr>
          <w:rtl/>
        </w:rPr>
        <w:t xml:space="preserve"> ולא 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תשפץ, </w:t>
      </w:r>
      <w:r>
        <w:rPr>
          <w:rFonts w:ascii="FontbitDavid" w:hAnsi="FontbitDavid" w:hint="cs"/>
          <w:spacing w:val="-2"/>
          <w:sz w:val="32"/>
          <w:rtl/>
        </w:rPr>
        <w:t>ת</w:t>
      </w:r>
      <w:r w:rsidR="00B433C9" w:rsidRPr="00EA6942">
        <w:rPr>
          <w:rFonts w:ascii="FontbitDavid" w:hAnsi="FontbitDavid" w:hint="cs"/>
          <w:spacing w:val="-2"/>
          <w:sz w:val="32"/>
          <w:rtl/>
        </w:rPr>
        <w:t>שפץ ו</w:t>
      </w:r>
      <w:r>
        <w:rPr>
          <w:rFonts w:ascii="FontbitDavid" w:hAnsi="FontbitDavid" w:hint="cs"/>
          <w:spacing w:val="-2"/>
          <w:sz w:val="32"/>
          <w:rtl/>
        </w:rPr>
        <w:t>לא</w:t>
      </w:r>
      <w:r w:rsidR="00B433C9" w:rsidRPr="00EA6942">
        <w:rPr>
          <w:rFonts w:ascii="FontbitDavid" w:hAnsi="FontbitDavid" w:hint="cs"/>
          <w:spacing w:val="-2"/>
          <w:sz w:val="32"/>
          <w:rtl/>
        </w:rPr>
        <w:t xml:space="preserve"> מחדש, ש</w:t>
      </w:r>
      <w:r>
        <w:rPr>
          <w:rFonts w:ascii="FontbitDavid" w:hAnsi="FontbitDavid" w:hint="cs"/>
          <w:spacing w:val="-2"/>
          <w:sz w:val="32"/>
          <w:rtl/>
        </w:rPr>
        <w:t>ה</w:t>
      </w:r>
      <w:r w:rsidR="00B433C9" w:rsidRPr="00EA6942">
        <w:rPr>
          <w:rFonts w:ascii="FontbitDavid" w:hAnsi="FontbitDavid" w:hint="cs"/>
          <w:spacing w:val="-2"/>
          <w:sz w:val="32"/>
          <w:rtl/>
        </w:rPr>
        <w:t xml:space="preserve">עסק </w:t>
      </w:r>
      <w:r>
        <w:rPr>
          <w:rFonts w:ascii="FontbitDavid" w:hAnsi="FontbitDavid" w:hint="cs"/>
          <w:spacing w:val="-2"/>
          <w:sz w:val="32"/>
          <w:rtl/>
        </w:rPr>
        <w:t>ב</w:t>
      </w:r>
      <w:r w:rsidR="00B433C9" w:rsidRPr="00EA6942">
        <w:rPr>
          <w:rFonts w:ascii="FontbitDavid" w:hAnsi="FontbitDavid" w:hint="cs"/>
          <w:spacing w:val="-2"/>
          <w:sz w:val="32"/>
          <w:rtl/>
        </w:rPr>
        <w:t>בנין מ</w:t>
      </w:r>
      <w:r>
        <w:rPr>
          <w:rFonts w:ascii="FontbitDavid" w:hAnsi="FontbitDavid" w:hint="cs"/>
          <w:spacing w:val="-2"/>
          <w:sz w:val="32"/>
          <w:rtl/>
        </w:rPr>
        <w:t>עני.</w:t>
      </w:r>
    </w:p>
    <w:p w14:paraId="00752C17" w14:textId="370C0A85" w:rsidR="00D667DB" w:rsidRDefault="00B433C9" w:rsidP="007C50EB">
      <w:pPr>
        <w:rPr>
          <w:rFonts w:ascii="FontbitDavid" w:hAnsi="FontbitDavid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קפוץ</w:t>
      </w:r>
      <w:r w:rsidRPr="00C35A2C">
        <w:rPr>
          <w:rFonts w:ascii="FontbitDavid" w:hAnsi="FontbitDavid" w:hint="cs"/>
          <w:sz w:val="32"/>
          <w:rtl/>
        </w:rPr>
        <w:t xml:space="preserve"> וקנה קרקע, </w:t>
      </w:r>
      <w:r w:rsidR="00D667DB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במתינות</w:t>
      </w:r>
      <w:r w:rsidRPr="00B45C2D">
        <w:rPr>
          <w:rStyle w:val="affff8"/>
          <w:rtl/>
        </w:rPr>
        <w:t xml:space="preserve"> </w:t>
      </w:r>
      <w:r w:rsidR="00D667DB" w:rsidRPr="00B45C2D">
        <w:rPr>
          <w:rStyle w:val="affff8"/>
          <w:rtl/>
        </w:rPr>
        <w:t>[</w:t>
      </w:r>
      <w:r w:rsidR="00D667DB">
        <w:rPr>
          <w:rStyle w:val="affff8"/>
          <w:rFonts w:hint="cs"/>
          <w:rtl/>
        </w:rPr>
        <w:t xml:space="preserve">בדוק </w:t>
      </w:r>
      <w:r w:rsidR="00D667DB" w:rsidRPr="00B45C2D">
        <w:rPr>
          <w:rStyle w:val="affff8"/>
          <w:rFonts w:hint="eastAsia"/>
          <w:rtl/>
        </w:rPr>
        <w:t>ש</w:t>
      </w:r>
      <w:r w:rsidR="00D667DB">
        <w:rPr>
          <w:rStyle w:val="affff8"/>
          <w:rFonts w:hint="cs"/>
          <w:rtl/>
        </w:rPr>
        <w:t>ל</w:t>
      </w:r>
      <w:r w:rsidR="00D667DB" w:rsidRPr="00B45C2D">
        <w:rPr>
          <w:rStyle w:val="affff8"/>
          <w:rFonts w:hint="eastAsia"/>
          <w:rtl/>
        </w:rPr>
        <w:t>א</w:t>
      </w:r>
      <w:r w:rsidR="00D667DB" w:rsidRPr="00B45C2D">
        <w:rPr>
          <w:rStyle w:val="affff8"/>
          <w:rtl/>
        </w:rPr>
        <w:t xml:space="preserve"> </w:t>
      </w:r>
      <w:r w:rsidR="00D667DB" w:rsidRPr="00B45C2D">
        <w:rPr>
          <w:rStyle w:val="affff8"/>
          <w:rFonts w:hint="eastAsia"/>
          <w:rtl/>
        </w:rPr>
        <w:t>קנטרנית</w:t>
      </w:r>
      <w:r w:rsidR="00D667DB" w:rsidRPr="00B45C2D">
        <w:rPr>
          <w:rStyle w:val="affff8"/>
          <w:rtl/>
        </w:rPr>
        <w:t>]</w:t>
      </w:r>
      <w:r w:rsidR="00D667DB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שא אשה,</w:t>
      </w:r>
    </w:p>
    <w:p w14:paraId="7102D7E7" w14:textId="38DF602E" w:rsidR="00B433C9" w:rsidRDefault="00B433C9" w:rsidP="00D667DB">
      <w:pPr>
        <w:rPr>
          <w:rFonts w:ascii="FontbitDavid" w:hAnsi="FontbitDavid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רד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דרגה</w:t>
      </w:r>
      <w:r>
        <w:rPr>
          <w:rFonts w:ascii="FontbitDavid" w:hAnsi="FontbitDavid" w:hint="cs"/>
          <w:sz w:val="32"/>
          <w:rtl/>
        </w:rPr>
        <w:t xml:space="preserve"> </w:t>
      </w:r>
      <w:r w:rsidR="00D667DB">
        <w:rPr>
          <w:rFonts w:ascii="FontbitDavid" w:hAnsi="FontbitDavid" w:hint="cs"/>
          <w:sz w:val="32"/>
          <w:rtl/>
        </w:rPr>
        <w:t>ו</w:t>
      </w:r>
      <w:r>
        <w:rPr>
          <w:rFonts w:ascii="FontbitDavid" w:hAnsi="FontbitDavid" w:hint="cs"/>
          <w:sz w:val="32"/>
          <w:rtl/>
        </w:rPr>
        <w:t xml:space="preserve">שא אשה,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עלה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דרגה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667DB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 w:hint="cs"/>
          <w:sz w:val="32"/>
          <w:rtl/>
        </w:rPr>
        <w:t xml:space="preserve">בחר </w:t>
      </w:r>
      <w:r w:rsidR="00D667DB">
        <w:rPr>
          <w:rFonts w:ascii="FontbitDavid" w:hAnsi="FontbitDavid" w:hint="cs"/>
          <w:sz w:val="32"/>
          <w:rtl/>
        </w:rPr>
        <w:t>אוהב.</w:t>
      </w:r>
    </w:p>
    <w:p w14:paraId="08A0B1C3" w14:textId="34CB4760" w:rsidR="00E32285" w:rsidRDefault="00E32285" w:rsidP="00615A60">
      <w:pPr>
        <w:pStyle w:val="affff2"/>
        <w:rPr>
          <w:rtl/>
        </w:rPr>
      </w:pPr>
      <w:bookmarkStart w:id="713" w:name="_Toc119172925"/>
      <w:bookmarkStart w:id="714" w:name="_Toc119230016"/>
      <w:r>
        <w:rPr>
          <w:rFonts w:hint="cs"/>
          <w:rtl/>
        </w:rPr>
        <w:lastRenderedPageBreak/>
        <w:t>אשה רעה</w:t>
      </w:r>
      <w:bookmarkEnd w:id="713"/>
      <w:bookmarkEnd w:id="714"/>
    </w:p>
    <w:p w14:paraId="465AF387" w14:textId="2DF3CBE8" w:rsidR="00B433C9" w:rsidRPr="00EA6942" w:rsidRDefault="00B433C9" w:rsidP="00B55EDF">
      <w:pPr>
        <w:rPr>
          <w:rStyle w:val="affff1"/>
          <w:spacing w:val="-2"/>
          <w:rtl/>
        </w:rPr>
      </w:pPr>
      <w:r w:rsidRPr="00B041C2">
        <w:rPr>
          <w:rStyle w:val="affff5"/>
          <w:rFonts w:hint="cs"/>
          <w:rtl/>
        </w:rPr>
        <w:t>ר</w:t>
      </w:r>
      <w:r w:rsidRPr="00B041C2">
        <w:rPr>
          <w:rStyle w:val="affff5"/>
          <w:rtl/>
        </w:rPr>
        <w:t>"</w:t>
      </w:r>
      <w:r w:rsidRPr="00B041C2">
        <w:rPr>
          <w:rStyle w:val="affff5"/>
          <w:rFonts w:hint="cs"/>
          <w:rtl/>
        </w:rPr>
        <w:t>ח</w:t>
      </w:r>
      <w:r w:rsidR="00875F7C">
        <w:rPr>
          <w:rStyle w:val="affff5"/>
          <w:rFonts w:hint="cs"/>
          <w:rtl/>
        </w:rPr>
        <w:t xml:space="preserve"> לרב</w:t>
      </w:r>
      <w:r w:rsidRPr="00B041C2">
        <w:rPr>
          <w:rStyle w:val="affff5"/>
          <w:rtl/>
        </w:rPr>
        <w:t>:</w:t>
      </w:r>
      <w:r w:rsidRPr="00EA6942">
        <w:rPr>
          <w:rFonts w:ascii="FontbitDavid" w:hAnsi="FontbitDavid"/>
          <w:spacing w:val="-2"/>
          <w:sz w:val="32"/>
          <w:rtl/>
        </w:rPr>
        <w:t xml:space="preserve"> </w:t>
      </w:r>
      <w:r w:rsidR="00E32285">
        <w:rPr>
          <w:rFonts w:ascii="FontbitDavid" w:hAnsi="FontbitDavid" w:hint="cs"/>
          <w:spacing w:val="-2"/>
          <w:sz w:val="32"/>
          <w:rtl/>
        </w:rPr>
        <w:t>ה'</w:t>
      </w:r>
      <w:r w:rsidRPr="00EA6942">
        <w:rPr>
          <w:rFonts w:ascii="FontbitDavid" w:hAnsi="FontbitDavid"/>
          <w:spacing w:val="-2"/>
          <w:sz w:val="32"/>
          <w:rtl/>
        </w:rPr>
        <w:t xml:space="preserve"> </w:t>
      </w:r>
      <w:r w:rsidRPr="00EA6942">
        <w:rPr>
          <w:rFonts w:ascii="FontbitDavid" w:hAnsi="FontbitDavid" w:hint="cs"/>
          <w:spacing w:val="-2"/>
          <w:sz w:val="32"/>
          <w:rtl/>
        </w:rPr>
        <w:t>יצילך מהקשה ממוות</w:t>
      </w:r>
      <w:r w:rsidR="00E32285">
        <w:rPr>
          <w:rFonts w:ascii="FontbitDavid" w:hAnsi="FontbitDavid" w:hint="cs"/>
          <w:spacing w:val="-2"/>
          <w:sz w:val="32"/>
          <w:rtl/>
        </w:rPr>
        <w:t>,</w:t>
      </w:r>
      <w:r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 w:rsidRPr="00EA6942">
        <w:rPr>
          <w:rStyle w:val="affff1"/>
          <w:rFonts w:hint="cs"/>
          <w:spacing w:val="-2"/>
          <w:rtl/>
        </w:rPr>
        <w:t>'ומוצא אני מר ממוות את האשה</w:t>
      </w:r>
      <w:r w:rsidR="00E32285">
        <w:rPr>
          <w:rStyle w:val="affff1"/>
          <w:rFonts w:hint="cs"/>
          <w:spacing w:val="-2"/>
          <w:rtl/>
        </w:rPr>
        <w:t>..</w:t>
      </w:r>
      <w:r w:rsidRPr="00EA6942">
        <w:rPr>
          <w:rStyle w:val="affff1"/>
          <w:rFonts w:hint="cs"/>
          <w:spacing w:val="-2"/>
          <w:rtl/>
        </w:rPr>
        <w:t>'</w:t>
      </w:r>
    </w:p>
    <w:p w14:paraId="44FBA523" w14:textId="2E073C0D" w:rsidR="00E32285" w:rsidRDefault="00E32285" w:rsidP="00B55EDF">
      <w:pPr>
        <w:rPr>
          <w:rFonts w:ascii="FontbitDavid" w:hAnsi="FontbitDavid"/>
          <w:sz w:val="32"/>
          <w:rtl/>
        </w:rPr>
      </w:pPr>
      <w:r w:rsidRPr="00B45C2D">
        <w:rPr>
          <w:rStyle w:val="affff5"/>
          <w:rFonts w:hint="eastAsia"/>
          <w:rtl/>
        </w:rPr>
        <w:t>אשת</w:t>
      </w:r>
      <w:r w:rsidRPr="00B45C2D">
        <w:rPr>
          <w:rStyle w:val="affff5"/>
          <w:rtl/>
        </w:rPr>
        <w:t xml:space="preserve"> </w:t>
      </w:r>
      <w:r w:rsidR="00B433C9" w:rsidRPr="00E32285">
        <w:rPr>
          <w:rStyle w:val="affff5"/>
          <w:rtl/>
        </w:rPr>
        <w:t>רב</w:t>
      </w:r>
      <w:r w:rsidR="00B433C9" w:rsidRPr="00B45C2D">
        <w:rPr>
          <w:rStyle w:val="affff5"/>
          <w:rtl/>
        </w:rPr>
        <w:t xml:space="preserve"> </w:t>
      </w:r>
      <w:r w:rsidRPr="00B45C2D">
        <w:rPr>
          <w:rStyle w:val="affff5"/>
          <w:rFonts w:hint="eastAsia"/>
          <w:rtl/>
        </w:rPr>
        <w:t>היתה</w:t>
      </w:r>
      <w:r w:rsidR="00B433C9" w:rsidRPr="00B45C2D">
        <w:rPr>
          <w:rStyle w:val="affff5"/>
          <w:rtl/>
        </w:rPr>
        <w:t xml:space="preserve"> </w:t>
      </w:r>
      <w:r w:rsidRPr="00B45C2D">
        <w:rPr>
          <w:rStyle w:val="affff5"/>
          <w:rFonts w:hint="eastAsia"/>
          <w:rtl/>
        </w:rPr>
        <w:t>מ</w:t>
      </w:r>
      <w:r w:rsidR="00B433C9" w:rsidRPr="00B45C2D">
        <w:rPr>
          <w:rStyle w:val="affff5"/>
          <w:rFonts w:hint="eastAsia"/>
          <w:rtl/>
        </w:rPr>
        <w:t>צערתו</w:t>
      </w:r>
      <w:r w:rsidRPr="00B45C2D">
        <w:rPr>
          <w:rStyle w:val="affff5"/>
          <w:rtl/>
        </w:rPr>
        <w:t>:</w:t>
      </w:r>
      <w:r w:rsidR="00B433C9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 xml:space="preserve">אמר עשי עדשים היתה מכינה </w:t>
      </w:r>
      <w:r>
        <w:rPr>
          <w:rFonts w:ascii="FontbitDavid" w:hAnsi="FontbitDavid" w:hint="cs"/>
          <w:sz w:val="32"/>
          <w:rtl/>
        </w:rPr>
        <w:t>חימצי,</w:t>
      </w:r>
    </w:p>
    <w:p w14:paraId="0FA45725" w14:textId="3102A9A6" w:rsidR="00B433C9" w:rsidRPr="00EA6942" w:rsidRDefault="00E0512B" w:rsidP="00E32285">
      <w:pPr>
        <w:rPr>
          <w:rFonts w:ascii="FontbitDavid" w:hAnsi="FontbitDavid"/>
          <w:spacing w:val="-2"/>
          <w:sz w:val="32"/>
          <w:rtl/>
        </w:rPr>
      </w:pPr>
      <w:r>
        <w:rPr>
          <w:rFonts w:ascii="FontbitDavid" w:hAnsi="FontbitDavid" w:hint="cs"/>
          <w:sz w:val="32"/>
          <w:rtl/>
        </w:rPr>
        <w:t>כש</w:t>
      </w:r>
      <w:r w:rsidR="00B433C9" w:rsidRPr="00C35A2C">
        <w:rPr>
          <w:rFonts w:ascii="FontbitDavid" w:hAnsi="FontbitDavid" w:hint="cs"/>
          <w:sz w:val="32"/>
          <w:rtl/>
        </w:rPr>
        <w:t xml:space="preserve">גדל </w:t>
      </w:r>
      <w:r w:rsidR="00B433C9" w:rsidRPr="00B041C2">
        <w:rPr>
          <w:rStyle w:val="affff5"/>
          <w:rFonts w:hint="cs"/>
          <w:rtl/>
        </w:rPr>
        <w:t>חייא בנו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E32285"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 w:hint="cs"/>
          <w:sz w:val="32"/>
          <w:rtl/>
        </w:rPr>
        <w:t>אמר לה הפוך</w:t>
      </w:r>
      <w:r w:rsidR="00E32285">
        <w:rPr>
          <w:rFonts w:ascii="FontbitDavid" w:hAnsi="FontbitDavid" w:hint="cs"/>
          <w:sz w:val="32"/>
          <w:rtl/>
        </w:rPr>
        <w:t xml:space="preserve"> </w:t>
      </w:r>
      <w:r w:rsidR="00E32285" w:rsidRPr="00B45C2D">
        <w:rPr>
          <w:rStyle w:val="affff5"/>
          <w:rFonts w:hint="eastAsia"/>
          <w:rtl/>
        </w:rPr>
        <w:t>מרב</w:t>
      </w:r>
      <w:r w:rsidR="00E32285"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E32285">
        <w:rPr>
          <w:rFonts w:ascii="FontbitDavid" w:hAnsi="FontbitDavid"/>
          <w:sz w:val="32"/>
          <w:rtl/>
        </w:rPr>
        <w:tab/>
      </w:r>
      <w:r w:rsidR="00E32285">
        <w:rPr>
          <w:rStyle w:val="affff5"/>
          <w:rFonts w:hint="cs"/>
          <w:rtl/>
        </w:rPr>
        <w:t>א</w:t>
      </w:r>
      <w:r w:rsidR="00E32285" w:rsidRPr="00B45C2D">
        <w:rPr>
          <w:rStyle w:val="affff5"/>
          <w:rtl/>
        </w:rPr>
        <w:t>"ל:</w:t>
      </w:r>
      <w:r w:rsidR="00B433C9"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 w:rsidR="00B433C9" w:rsidRPr="00EA6942">
        <w:rPr>
          <w:rStyle w:val="affff1"/>
          <w:rFonts w:hint="cs"/>
          <w:spacing w:val="-2"/>
          <w:rtl/>
        </w:rPr>
        <w:t>'למדו לשונם דבר שקר</w:t>
      </w:r>
      <w:r w:rsidR="00E32285">
        <w:rPr>
          <w:rStyle w:val="affff1"/>
          <w:rFonts w:hint="cs"/>
          <w:spacing w:val="-2"/>
          <w:rtl/>
        </w:rPr>
        <w:t>'</w:t>
      </w:r>
      <w:r w:rsidR="00E32285">
        <w:rPr>
          <w:rFonts w:ascii="FontbitDavid" w:hAnsi="FontbitDavid" w:hint="cs"/>
          <w:spacing w:val="-2"/>
          <w:sz w:val="32"/>
          <w:rtl/>
        </w:rPr>
        <w:t>.</w:t>
      </w:r>
    </w:p>
    <w:p w14:paraId="70B5E2F9" w14:textId="3202B355" w:rsidR="00B433C9" w:rsidRPr="00C35A2C" w:rsidRDefault="00B206B7" w:rsidP="00B45C2D">
      <w:pPr>
        <w:rPr>
          <w:rtl/>
        </w:rPr>
      </w:pPr>
      <w:r w:rsidRPr="00B45C2D">
        <w:rPr>
          <w:rStyle w:val="affff5"/>
          <w:rFonts w:hint="eastAsia"/>
          <w:rtl/>
        </w:rPr>
        <w:t>אשת</w:t>
      </w:r>
      <w:r w:rsidR="00B433C9" w:rsidRPr="00B45C2D">
        <w:rPr>
          <w:rStyle w:val="affff5"/>
          <w:rtl/>
        </w:rPr>
        <w:t xml:space="preserve"> </w:t>
      </w:r>
      <w:r w:rsidR="00B433C9" w:rsidRPr="00B206B7">
        <w:rPr>
          <w:rStyle w:val="affff5"/>
          <w:rFonts w:hint="cs"/>
          <w:rtl/>
        </w:rPr>
        <w:t>ר</w:t>
      </w:r>
      <w:r w:rsidR="00B433C9" w:rsidRPr="00B206B7">
        <w:rPr>
          <w:rStyle w:val="affff5"/>
          <w:rtl/>
        </w:rPr>
        <w:t>"</w:t>
      </w:r>
      <w:r w:rsidR="00B433C9" w:rsidRPr="00B206B7">
        <w:rPr>
          <w:rStyle w:val="affff5"/>
          <w:rFonts w:hint="cs"/>
          <w:rtl/>
        </w:rPr>
        <w:t>ח</w:t>
      </w:r>
      <w:r w:rsidR="00B433C9" w:rsidRPr="00B45C2D">
        <w:rPr>
          <w:rStyle w:val="affff5"/>
          <w:rtl/>
        </w:rPr>
        <w:t xml:space="preserve"> </w:t>
      </w:r>
      <w:r w:rsidRPr="00B45C2D">
        <w:rPr>
          <w:rStyle w:val="affff5"/>
          <w:rFonts w:hint="eastAsia"/>
          <w:rtl/>
        </w:rPr>
        <w:t>היתה</w:t>
      </w:r>
      <w:r w:rsidRPr="00B45C2D">
        <w:rPr>
          <w:rStyle w:val="affff5"/>
          <w:rtl/>
        </w:rPr>
        <w:t xml:space="preserve"> </w:t>
      </w:r>
      <w:r w:rsidRPr="00B45C2D">
        <w:rPr>
          <w:rStyle w:val="affff5"/>
          <w:rFonts w:hint="eastAsia"/>
          <w:rtl/>
        </w:rPr>
        <w:t>מ</w:t>
      </w:r>
      <w:r w:rsidR="00B433C9" w:rsidRPr="00B45C2D">
        <w:rPr>
          <w:rStyle w:val="affff5"/>
          <w:rFonts w:hint="eastAsia"/>
          <w:rtl/>
        </w:rPr>
        <w:t>צערתו</w:t>
      </w:r>
      <w:r w:rsidRPr="00B45C2D">
        <w:rPr>
          <w:rStyle w:val="affff5"/>
          <w:rtl/>
        </w:rPr>
        <w:t>:</w:t>
      </w:r>
      <w:r w:rsidR="00B433C9"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 xml:space="preserve">ומ"מ </w:t>
      </w:r>
      <w:r w:rsidR="00B433C9" w:rsidRPr="00EA6942">
        <w:rPr>
          <w:rFonts w:ascii="FontbitDavid" w:hAnsi="FontbitDavid" w:hint="cs"/>
          <w:spacing w:val="-2"/>
          <w:sz w:val="32"/>
          <w:rtl/>
        </w:rPr>
        <w:t>כשמצא דבר היה צוררו בסודר ומביא לה</w:t>
      </w:r>
      <w:r>
        <w:rPr>
          <w:rFonts w:ascii="FontbitDavid" w:hAnsi="FontbitDavid" w:hint="cs"/>
          <w:spacing w:val="-2"/>
          <w:sz w:val="32"/>
          <w:rtl/>
        </w:rPr>
        <w:t>,</w:t>
      </w:r>
      <w:r w:rsidR="00B433C9"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 w:rsidR="00E0512B">
        <w:rPr>
          <w:rStyle w:val="affff5"/>
          <w:rtl/>
        </w:rPr>
        <w:tab/>
      </w:r>
      <w:r>
        <w:rPr>
          <w:rFonts w:ascii="FontbitDavid" w:hAnsi="FontbitDavid" w:hint="cs"/>
          <w:sz w:val="32"/>
          <w:rtl/>
        </w:rPr>
        <w:t>ש</w:t>
      </w:r>
      <w:r w:rsidR="002978E2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>דיינו שמגדלות בנינו ומצילות אות</w:t>
      </w:r>
      <w:r w:rsidR="007445E0">
        <w:rPr>
          <w:rFonts w:ascii="FontbitDavid" w:hAnsi="FontbitDavid" w:hint="cs"/>
          <w:sz w:val="32"/>
          <w:rtl/>
        </w:rPr>
        <w:t>נו מהחטא'.</w:t>
      </w:r>
    </w:p>
    <w:p w14:paraId="018538BE" w14:textId="17A1E558" w:rsidR="0029099A" w:rsidRDefault="0029099A" w:rsidP="0029099A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אשת</w:t>
      </w:r>
      <w:r w:rsidR="00B433C9" w:rsidRPr="00B041C2">
        <w:rPr>
          <w:rStyle w:val="affff5"/>
          <w:rtl/>
        </w:rPr>
        <w:t xml:space="preserve"> </w:t>
      </w:r>
      <w:r w:rsidR="00B433C9" w:rsidRPr="00B041C2">
        <w:rPr>
          <w:rStyle w:val="affff5"/>
          <w:rFonts w:hint="cs"/>
          <w:rtl/>
        </w:rPr>
        <w:t>ר</w:t>
      </w:r>
      <w:r w:rsidR="00B433C9" w:rsidRPr="00B041C2">
        <w:rPr>
          <w:rStyle w:val="affff5"/>
          <w:rtl/>
        </w:rPr>
        <w:t>"</w:t>
      </w:r>
      <w:r w:rsidR="00B433C9" w:rsidRPr="00B041C2">
        <w:rPr>
          <w:rStyle w:val="affff5"/>
          <w:rFonts w:hint="cs"/>
          <w:rtl/>
        </w:rPr>
        <w:t>י</w:t>
      </w:r>
      <w:r w:rsidR="00B433C9" w:rsidRPr="00B45C2D">
        <w:rPr>
          <w:rStyle w:val="affff5"/>
          <w:rtl/>
        </w:rPr>
        <w:t xml:space="preserve"> </w:t>
      </w:r>
      <w:r w:rsidRPr="00B45C2D">
        <w:rPr>
          <w:rStyle w:val="affff5"/>
          <w:rFonts w:hint="eastAsia"/>
          <w:rtl/>
        </w:rPr>
        <w:t>מצד</w:t>
      </w:r>
      <w:r w:rsidRPr="00B45C2D">
        <w:rPr>
          <w:rStyle w:val="affff5"/>
          <w:rtl/>
        </w:rPr>
        <w:t xml:space="preserve"> </w:t>
      </w:r>
      <w:r w:rsidRPr="00B45C2D">
        <w:rPr>
          <w:rStyle w:val="affff5"/>
          <w:rFonts w:hint="eastAsia"/>
          <w:rtl/>
        </w:rPr>
        <w:t>אחד</w:t>
      </w:r>
      <w:r>
        <w:rPr>
          <w:rStyle w:val="affff5"/>
          <w:rFonts w:hint="cs"/>
          <w:rtl/>
        </w:rPr>
        <w:t xml:space="preserve"> קרא עליה הפסוק</w:t>
      </w:r>
      <w:r w:rsidRPr="00B45C2D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="00B433C9">
        <w:rPr>
          <w:rStyle w:val="affff1"/>
          <w:rFonts w:hint="cs"/>
          <w:rtl/>
        </w:rPr>
        <w:t>'</w:t>
      </w:r>
      <w:r w:rsidR="00B433C9" w:rsidRPr="00B776EA">
        <w:rPr>
          <w:rStyle w:val="affff1"/>
          <w:rtl/>
        </w:rPr>
        <w:t>מר ממות</w:t>
      </w:r>
      <w:r w:rsidR="00B433C9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="001F5831">
        <w:rPr>
          <w:rFonts w:ascii="FontbitDavid" w:hAnsi="FontbitDavid"/>
          <w:sz w:val="32"/>
          <w:rtl/>
        </w:rPr>
        <w:tab/>
      </w:r>
      <w:r w:rsidR="001F5831">
        <w:rPr>
          <w:rFonts w:ascii="FontbitDavid" w:hAnsi="FontbitDavid" w:hint="cs"/>
          <w:sz w:val="32"/>
          <w:rtl/>
        </w:rPr>
        <w:t xml:space="preserve"> </w:t>
      </w:r>
      <w:r w:rsidRPr="00B45C2D">
        <w:rPr>
          <w:rStyle w:val="affff5"/>
          <w:rFonts w:hint="eastAsia"/>
          <w:rtl/>
        </w:rPr>
        <w:t>ומצד</w:t>
      </w:r>
      <w:r w:rsidRPr="00B45C2D">
        <w:rPr>
          <w:rStyle w:val="affff5"/>
          <w:rtl/>
        </w:rPr>
        <w:t xml:space="preserve"> </w:t>
      </w:r>
      <w:r w:rsidRPr="00B45C2D">
        <w:rPr>
          <w:rStyle w:val="affff5"/>
          <w:rFonts w:hint="eastAsia"/>
          <w:rtl/>
        </w:rPr>
        <w:t>שני</w:t>
      </w:r>
      <w:r>
        <w:rPr>
          <w:rStyle w:val="affff5"/>
          <w:rFonts w:hint="cs"/>
          <w:rtl/>
        </w:rPr>
        <w:t xml:space="preserve"> קרא עליה</w:t>
      </w:r>
      <w:r w:rsidRPr="00B45C2D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</w:p>
    <w:p w14:paraId="2DB585B5" w14:textId="1BB6A8CA" w:rsidR="0029099A" w:rsidRDefault="0029099A" w:rsidP="0029099A">
      <w:pPr>
        <w:rPr>
          <w:rFonts w:ascii="FontbitDavid" w:hAnsi="FontbitDavid"/>
          <w:sz w:val="32"/>
          <w:rtl/>
        </w:rPr>
      </w:pPr>
      <w:r>
        <w:rPr>
          <w:rFonts w:hint="cs"/>
          <w:rtl/>
        </w:rPr>
        <w:t>ש</w:t>
      </w:r>
      <w:r w:rsidR="00B433C9" w:rsidRPr="00C35A2C">
        <w:rPr>
          <w:rtl/>
        </w:rPr>
        <w:t xml:space="preserve">מוצא קורת רוח </w:t>
      </w:r>
      <w:r>
        <w:rPr>
          <w:rFonts w:hint="cs"/>
          <w:rtl/>
        </w:rPr>
        <w:t>רק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ב</w:t>
      </w:r>
      <w:r w:rsidR="00B433C9" w:rsidRPr="00C35A2C">
        <w:rPr>
          <w:rtl/>
        </w:rPr>
        <w:t>אשתו ראשונה</w:t>
      </w:r>
      <w:r w:rsidR="00E0512B">
        <w:rPr>
          <w:rFonts w:hint="cs"/>
          <w:rtl/>
        </w:rPr>
        <w:t xml:space="preserve"> -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תקיפ</w:t>
      </w:r>
      <w:r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אבל מתפייסת.</w:t>
      </w:r>
    </w:p>
    <w:p w14:paraId="427AF371" w14:textId="3DADCE16" w:rsidR="00485DCB" w:rsidRPr="00C35A2C" w:rsidRDefault="00485DCB" w:rsidP="00485DCB">
      <w:pPr>
        <w:rPr>
          <w:rFonts w:ascii="FontbitDavid" w:hAnsi="FontbitDavid"/>
          <w:sz w:val="32"/>
          <w:rtl/>
        </w:rPr>
      </w:pPr>
      <w:r w:rsidRPr="00D110BF">
        <w:rPr>
          <w:rStyle w:val="affff5"/>
          <w:rtl/>
        </w:rPr>
        <w:t>ר</w:t>
      </w:r>
      <w:r w:rsidRPr="00353C1A">
        <w:rPr>
          <w:rStyle w:val="affff5"/>
          <w:rtl/>
        </w:rPr>
        <w:t>בא</w:t>
      </w:r>
      <w:r>
        <w:rPr>
          <w:rStyle w:val="affff5"/>
          <w:rFonts w:hint="cs"/>
          <w:rtl/>
        </w:rPr>
        <w:t>,</w:t>
      </w:r>
      <w:r w:rsidRPr="0031200D">
        <w:rPr>
          <w:rStyle w:val="affff5"/>
          <w:rtl/>
        </w:rPr>
        <w:t xml:space="preserve"> כמה טובה אשה טובה</w:t>
      </w:r>
      <w:r w:rsidR="00E0512B">
        <w:rPr>
          <w:rStyle w:val="affff5"/>
          <w:rFonts w:hint="cs"/>
          <w:rtl/>
        </w:rPr>
        <w:t>!</w:t>
      </w:r>
      <w:r>
        <w:rPr>
          <w:rFonts w:hint="cs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שהכתוב משבחה, </w:t>
      </w:r>
      <w:r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>תורה נמשלה בה</w:t>
      </w:r>
      <w:r>
        <w:rPr>
          <w:rFonts w:ascii="FontbitDavid" w:hAnsi="FontbitDavid" w:hint="cs"/>
          <w:sz w:val="32"/>
          <w:rtl/>
        </w:rPr>
        <w:t>,</w:t>
      </w:r>
    </w:p>
    <w:p w14:paraId="01DA022F" w14:textId="543A3A2E" w:rsidR="00485DCB" w:rsidRPr="00C35A2C" w:rsidRDefault="00485DCB" w:rsidP="00485DCB">
      <w:pPr>
        <w:ind w:left="226" w:firstLine="113"/>
        <w:rPr>
          <w:rtl/>
        </w:rPr>
      </w:pPr>
      <w:r>
        <w:rPr>
          <w:rStyle w:val="affff5"/>
          <w:rFonts w:hint="cs"/>
          <w:rtl/>
        </w:rPr>
        <w:t>כמה ר</w:t>
      </w:r>
      <w:r w:rsidRPr="0031200D">
        <w:rPr>
          <w:rStyle w:val="affff5"/>
          <w:rtl/>
        </w:rPr>
        <w:t>עה אשה רע</w:t>
      </w:r>
      <w:r w:rsidRPr="00E0512B">
        <w:rPr>
          <w:rStyle w:val="affff5"/>
          <w:rtl/>
        </w:rPr>
        <w:t>ה</w:t>
      </w:r>
      <w:r w:rsidR="00E0512B" w:rsidRPr="00B45C2D">
        <w:rPr>
          <w:rStyle w:val="affff5"/>
          <w:rtl/>
        </w:rPr>
        <w:t>!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C35A2C">
        <w:rPr>
          <w:rtl/>
        </w:rPr>
        <w:t>שהכתוב מגנה,</w:t>
      </w:r>
      <w:r>
        <w:rPr>
          <w:rFonts w:hint="cs"/>
          <w:rtl/>
        </w:rPr>
        <w:t xml:space="preserve"> </w:t>
      </w:r>
      <w:r w:rsidR="00E0512B">
        <w:rPr>
          <w:rtl/>
        </w:rPr>
        <w:tab/>
      </w:r>
      <w:r w:rsidR="00E0512B">
        <w:rPr>
          <w:rtl/>
        </w:rPr>
        <w:tab/>
      </w:r>
      <w:r w:rsidR="00E0512B">
        <w:rPr>
          <w:rFonts w:hint="cs"/>
          <w:rtl/>
        </w:rPr>
        <w:t xml:space="preserve">  </w:t>
      </w:r>
      <w:r>
        <w:rPr>
          <w:rFonts w:hint="cs"/>
          <w:rtl/>
        </w:rPr>
        <w:t>ו</w:t>
      </w:r>
      <w:r w:rsidRPr="00C35A2C">
        <w:rPr>
          <w:rtl/>
        </w:rPr>
        <w:t>גיהנם נמשל בה</w:t>
      </w:r>
      <w:r>
        <w:rPr>
          <w:rFonts w:hint="cs"/>
          <w:rtl/>
        </w:rPr>
        <w:t>.</w:t>
      </w:r>
    </w:p>
    <w:p w14:paraId="1F699D86" w14:textId="69631E9A" w:rsidR="00B433C9" w:rsidRDefault="00B433C9" w:rsidP="0029099A">
      <w:pPr>
        <w:rPr>
          <w:rtl/>
        </w:rPr>
      </w:pPr>
      <w:bookmarkStart w:id="715" w:name="_Toc119172926"/>
      <w:bookmarkStart w:id="716" w:name="_Toc119230017"/>
      <w:r w:rsidRPr="00B45C2D">
        <w:rPr>
          <w:rStyle w:val="afff5"/>
          <w:rtl/>
        </w:rPr>
        <w:t>אשה רעה</w:t>
      </w:r>
      <w:bookmarkEnd w:id="715"/>
      <w:bookmarkEnd w:id="716"/>
      <w:r w:rsidR="0029099A">
        <w:rPr>
          <w:rFonts w:ascii="FontbitDavid" w:hAnsi="FontbitDavid" w:hint="cs"/>
          <w:sz w:val="32"/>
          <w:rtl/>
        </w:rPr>
        <w:t>.</w:t>
      </w:r>
      <w:r>
        <w:rPr>
          <w:rFonts w:ascii="FontbitDavid" w:hAnsi="FontbitDavid"/>
          <w:sz w:val="32"/>
          <w:rtl/>
        </w:rPr>
        <w:t xml:space="preserve"> </w:t>
      </w:r>
      <w:r w:rsidRPr="00267276">
        <w:rPr>
          <w:rStyle w:val="affff5"/>
          <w:rtl/>
        </w:rPr>
        <w:t>אביי:</w:t>
      </w:r>
      <w:r w:rsidRPr="00C35A2C">
        <w:rPr>
          <w:rFonts w:ascii="FontbitDavid" w:hAnsi="FontbitDavid"/>
          <w:sz w:val="32"/>
          <w:rtl/>
        </w:rPr>
        <w:t xml:space="preserve"> מקשט</w:t>
      </w:r>
      <w:r>
        <w:rPr>
          <w:rFonts w:ascii="FontbitDavid" w:hAnsi="FontbitDavid" w:hint="cs"/>
          <w:sz w:val="32"/>
          <w:rtl/>
        </w:rPr>
        <w:t>ת שולחן</w:t>
      </w:r>
      <w:r w:rsidR="001658FA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 xml:space="preserve">ומקללתו, </w:t>
      </w:r>
      <w:r w:rsidRPr="00267276">
        <w:rPr>
          <w:rStyle w:val="affff5"/>
          <w:rFonts w:hint="cs"/>
          <w:rtl/>
        </w:rPr>
        <w:t>רבא:</w:t>
      </w:r>
      <w:r w:rsidRPr="00C35A2C">
        <w:rPr>
          <w:rFonts w:ascii="FontbitDavid" w:hAnsi="FontbitDavid" w:hint="cs"/>
          <w:sz w:val="32"/>
          <w:rtl/>
        </w:rPr>
        <w:t xml:space="preserve"> מחזירה גבה</w:t>
      </w:r>
      <w:r w:rsidR="0029099A">
        <w:rPr>
          <w:rFonts w:ascii="FontbitDavid" w:hAnsi="FontbitDavid" w:hint="cs"/>
          <w:sz w:val="32"/>
          <w:rtl/>
        </w:rPr>
        <w:t>.</w:t>
      </w:r>
    </w:p>
    <w:p w14:paraId="5BCA278B" w14:textId="0F5DCDAB" w:rsidR="0029099A" w:rsidRDefault="00B433C9" w:rsidP="0029099A">
      <w:pPr>
        <w:rPr>
          <w:rFonts w:ascii="FontbitDavid" w:hAnsi="FontbitDavid"/>
          <w:sz w:val="32"/>
          <w:rtl/>
        </w:rPr>
      </w:pPr>
      <w:r w:rsidRPr="00D110BF">
        <w:rPr>
          <w:rStyle w:val="affff5"/>
          <w:rtl/>
        </w:rPr>
        <w:t>רבא:</w:t>
      </w:r>
      <w:r w:rsidRPr="00C35A2C">
        <w:rPr>
          <w:rFonts w:ascii="FontbitDavid" w:hAnsi="FontbitDavid"/>
          <w:sz w:val="32"/>
          <w:rtl/>
        </w:rPr>
        <w:t xml:space="preserve"> מצוה לגרשה, </w:t>
      </w:r>
      <w:r w:rsidR="00E0512B">
        <w:rPr>
          <w:rFonts w:ascii="FontbitDavid" w:hAnsi="FontbitDavid"/>
          <w:sz w:val="32"/>
          <w:rtl/>
        </w:rPr>
        <w:tab/>
      </w:r>
      <w:r w:rsidR="00E0512B">
        <w:rPr>
          <w:rFonts w:ascii="FontbitDavid" w:hAnsi="FontbitDavid"/>
          <w:sz w:val="32"/>
          <w:rtl/>
        </w:rPr>
        <w:tab/>
      </w:r>
      <w:r w:rsidR="00E0512B">
        <w:rPr>
          <w:rFonts w:ascii="FontbitDavid" w:hAnsi="FontbitDavid"/>
          <w:sz w:val="32"/>
          <w:rtl/>
        </w:rPr>
        <w:tab/>
      </w:r>
      <w:r w:rsidR="00E0512B">
        <w:rPr>
          <w:rFonts w:ascii="FontbitDavid" w:hAnsi="FontbitDavid" w:hint="cs"/>
          <w:sz w:val="32"/>
          <w:rtl/>
        </w:rPr>
        <w:t xml:space="preserve"> </w:t>
      </w:r>
      <w:r w:rsidRPr="00D110BF">
        <w:rPr>
          <w:rStyle w:val="affff5"/>
          <w:rtl/>
        </w:rPr>
        <w:t>רבא:</w:t>
      </w:r>
      <w:r w:rsidRPr="00C35A2C">
        <w:rPr>
          <w:rFonts w:ascii="FontbitDavid" w:hAnsi="FontbitDavid"/>
          <w:sz w:val="32"/>
          <w:rtl/>
        </w:rPr>
        <w:t xml:space="preserve"> כתובתה מרובה - צרתה בצדה</w:t>
      </w:r>
      <w:r w:rsidR="0029099A">
        <w:rPr>
          <w:rFonts w:ascii="FontbitDavid" w:hAnsi="FontbitDavid" w:hint="cs"/>
          <w:sz w:val="32"/>
          <w:rtl/>
        </w:rPr>
        <w:t>.</w:t>
      </w:r>
    </w:p>
    <w:p w14:paraId="70C3C280" w14:textId="5ACEFE2E" w:rsidR="00B433C9" w:rsidRPr="00C35A2C" w:rsidRDefault="00B433C9" w:rsidP="00B55EDF">
      <w:pPr>
        <w:rPr>
          <w:rtl/>
        </w:rPr>
      </w:pPr>
      <w:r w:rsidRPr="00D110BF">
        <w:rPr>
          <w:rStyle w:val="affff5"/>
          <w:rtl/>
        </w:rPr>
        <w:t>רבא:</w:t>
      </w:r>
      <w:r w:rsidRPr="00C35A2C">
        <w:rPr>
          <w:rFonts w:ascii="FontbitDavid" w:hAnsi="FontbitDavid"/>
          <w:sz w:val="32"/>
          <w:rtl/>
        </w:rPr>
        <w:t xml:space="preserve"> קשה כיום סגריר, </w:t>
      </w:r>
      <w:r w:rsidRPr="00B71F95">
        <w:rPr>
          <w:rStyle w:val="affff1"/>
          <w:rFonts w:hint="cs"/>
          <w:rtl/>
        </w:rPr>
        <w:t>'</w:t>
      </w:r>
      <w:r w:rsidRPr="00B71F95">
        <w:rPr>
          <w:rStyle w:val="affff1"/>
          <w:rtl/>
        </w:rPr>
        <w:t xml:space="preserve">דלף טורד ביום סגריר ואשת מדינים </w:t>
      </w:r>
      <w:r w:rsidR="0029099A">
        <w:rPr>
          <w:rStyle w:val="affff1"/>
          <w:rFonts w:hint="cs"/>
          <w:rtl/>
        </w:rPr>
        <w:t xml:space="preserve">- </w:t>
      </w:r>
      <w:r w:rsidRPr="00B71F95">
        <w:rPr>
          <w:rStyle w:val="affff1"/>
          <w:rtl/>
        </w:rPr>
        <w:t>נשתוה</w:t>
      </w:r>
      <w:r w:rsidRPr="00B71F95">
        <w:rPr>
          <w:rStyle w:val="affff1"/>
          <w:rFonts w:hint="cs"/>
          <w:rtl/>
        </w:rPr>
        <w:t>'</w:t>
      </w:r>
      <w:r w:rsidRPr="00B71F95">
        <w:rPr>
          <w:rStyle w:val="affff1"/>
          <w:rtl/>
        </w:rPr>
        <w:t>.</w:t>
      </w:r>
    </w:p>
    <w:p w14:paraId="236A510B" w14:textId="3BE4EA21" w:rsidR="00485DCB" w:rsidRDefault="00485DCB" w:rsidP="00485DCB">
      <w:pPr>
        <w:pStyle w:val="affff0"/>
        <w:rPr>
          <w:rtl/>
        </w:rPr>
      </w:pPr>
      <w:bookmarkStart w:id="717" w:name="_Toc119172927"/>
      <w:bookmarkStart w:id="718" w:name="_Toc119230018"/>
      <w:r>
        <w:rPr>
          <w:rStyle w:val="afff5"/>
          <w:rFonts w:hint="cs"/>
          <w:rtl/>
        </w:rPr>
        <w:t>ר</w:t>
      </w:r>
      <w:r w:rsidRPr="00B45C2D">
        <w:rPr>
          <w:rStyle w:val="afff5"/>
          <w:rFonts w:hint="eastAsia"/>
          <w:rtl/>
        </w:rPr>
        <w:t>עה</w:t>
      </w:r>
      <w:r w:rsidRPr="00B45C2D">
        <w:rPr>
          <w:rStyle w:val="afff5"/>
          <w:rtl/>
        </w:rPr>
        <w:t xml:space="preserve"> </w:t>
      </w:r>
      <w:r w:rsidRPr="00B45C2D">
        <w:rPr>
          <w:rStyle w:val="afff5"/>
          <w:rFonts w:hint="eastAsia"/>
          <w:rtl/>
        </w:rPr>
        <w:t>וכתובתה</w:t>
      </w:r>
      <w:r w:rsidRPr="00B45C2D">
        <w:rPr>
          <w:rStyle w:val="afff5"/>
          <w:rtl/>
        </w:rPr>
        <w:t xml:space="preserve"> </w:t>
      </w:r>
      <w:r w:rsidRPr="00B45C2D">
        <w:rPr>
          <w:rStyle w:val="afff5"/>
          <w:rFonts w:hint="eastAsia"/>
          <w:rtl/>
        </w:rPr>
        <w:t>מרובה</w:t>
      </w:r>
      <w:r w:rsidRPr="00B45C2D">
        <w:rPr>
          <w:rStyle w:val="afff5"/>
          <w:rtl/>
        </w:rPr>
        <w:t>.</w:t>
      </w:r>
      <w:bookmarkEnd w:id="717"/>
      <w:bookmarkEnd w:id="718"/>
      <w:r w:rsidRPr="00485DCB">
        <w:rPr>
          <w:rFonts w:hint="cs"/>
          <w:rtl/>
        </w:rPr>
        <w:t xml:space="preserve"> </w:t>
      </w:r>
      <w:r w:rsidRPr="00B45C2D">
        <w:rPr>
          <w:rStyle w:val="affff8"/>
          <w:rFonts w:hint="eastAsia"/>
          <w:rtl/>
        </w:rPr>
        <w:t>עליה</w:t>
      </w:r>
      <w:r w:rsidRPr="00B45C2D">
        <w:rPr>
          <w:rStyle w:val="affff8"/>
          <w:rtl/>
        </w:rPr>
        <w:t xml:space="preserve"> נאמר </w:t>
      </w:r>
      <w:r>
        <w:rPr>
          <w:rtl/>
        </w:rPr>
        <w:t xml:space="preserve">'</w:t>
      </w:r>
      <w:r>
        <w:rPr>
          <w:rStyle w:val="affff1"/>
          <w:rtl/>
          <w:rPrChange w:id="9013" w:author="מנוע פסוקים" w:date="2026-10-05T16:38:21Z">
            <w:rPr>
              <w:rtl/>
            </w:rPr>
          </w:rPrChange>
        </w:rPr>
        <w:t xml:space="preserve">רעה אשר לא יוכלו לצאת ממנה</w:t>
      </w:r>
      <w:r>
        <w:rPr>
          <w:rtl/>
        </w:rPr>
        <w:t xml:space="preserve">'</w:t>
      </w:r>
      <w:r>
        <w:rPr>
          <w:rFonts w:hint="cs"/>
          <w:rtl/>
        </w:rPr>
        <w:t>,</w:t>
      </w:r>
    </w:p>
    <w:p w14:paraId="18437168" w14:textId="08EEC91D" w:rsidR="00485DCB" w:rsidRDefault="00485DCB" w:rsidP="00485DCB">
      <w:pPr>
        <w:pStyle w:val="affff7"/>
        <w:rPr>
          <w:rStyle w:val="affff1"/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>
        <w:rPr>
          <w:rStyle w:val="affff8"/>
          <w:rFonts w:hint="cs"/>
          <w:rtl/>
        </w:rPr>
        <w:t>ו</w:t>
      </w:r>
      <w:r w:rsidRPr="00B45C2D">
        <w:rPr>
          <w:rStyle w:val="affff8"/>
          <w:rFonts w:hint="eastAsia"/>
          <w:rtl/>
        </w:rPr>
        <w:t>כן</w:t>
      </w:r>
      <w:r>
        <w:rPr>
          <w:rStyle w:val="affff1"/>
          <w:rFonts w:hint="cs"/>
          <w:rtl/>
        </w:rPr>
        <w:t xml:space="preserve"> </w:t>
      </w:r>
      <w:r w:rsidR="00B433C9" w:rsidRPr="00BF2C41">
        <w:rPr>
          <w:rStyle w:val="affff1"/>
          <w:rFonts w:hint="cs"/>
          <w:rtl/>
        </w:rPr>
        <w:t>'נ</w:t>
      </w:r>
      <w:r w:rsidR="00B433C9" w:rsidRPr="00BF2C41">
        <w:rPr>
          <w:rStyle w:val="affff1"/>
          <w:rtl/>
        </w:rPr>
        <w:t>תנני ה' בידי לא אוכל קום</w:t>
      </w:r>
      <w:r w:rsidR="00B433C9" w:rsidRPr="00BF2C41">
        <w:rPr>
          <w:rStyle w:val="affff1"/>
          <w:rFonts w:hint="cs"/>
          <w:rtl/>
        </w:rPr>
        <w:t>'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וכן</w:t>
      </w:r>
      <w:r w:rsidR="00B433C9" w:rsidRPr="00C35A2C">
        <w:rPr>
          <w:rtl/>
        </w:rPr>
        <w:t xml:space="preserve"> </w:t>
      </w:r>
      <w:r w:rsidR="00B433C9" w:rsidRPr="00B776EA">
        <w:rPr>
          <w:rStyle w:val="affff1"/>
          <w:rFonts w:hint="cs"/>
          <w:rtl/>
        </w:rPr>
        <w:t>'</w:t>
      </w:r>
      <w:r w:rsidR="00B433C9" w:rsidRPr="00B776EA">
        <w:rPr>
          <w:rStyle w:val="affff1"/>
          <w:rtl/>
        </w:rPr>
        <w:t>בגוי נבל אכעיסם</w:t>
      </w:r>
      <w:r w:rsidR="00B433C9" w:rsidRPr="00B776EA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>.</w:t>
      </w:r>
    </w:p>
    <w:p w14:paraId="56A14B4B" w14:textId="71D57709" w:rsidR="00B433C9" w:rsidRPr="00485DCB" w:rsidRDefault="00C457FE" w:rsidP="00B45C2D">
      <w:pPr>
        <w:pStyle w:val="affff0"/>
        <w:jc w:val="center"/>
        <w:rPr>
          <w:rtl/>
        </w:rPr>
      </w:pPr>
      <w:bookmarkStart w:id="719" w:name="_Toc119230019"/>
      <w:r w:rsidRPr="00C457FE">
        <w:rPr>
          <w:rStyle w:val="affff3"/>
          <w:rFonts w:hint="cs"/>
          <w:rtl/>
        </w:rPr>
        <w:t>בספר בן סירא</w:t>
      </w:r>
      <w:r>
        <w:rPr>
          <w:rStyle w:val="affff3"/>
          <w:rFonts w:hint="cs"/>
          <w:rtl/>
        </w:rPr>
        <w:t>:</w:t>
      </w:r>
      <w:bookmarkEnd w:id="719"/>
      <w:r>
        <w:rPr>
          <w:rFonts w:hint="cs"/>
          <w:rtl/>
        </w:rPr>
        <w:t xml:space="preserve"> </w:t>
      </w:r>
      <w:r w:rsidR="00B433C9" w:rsidRPr="00485DCB">
        <w:rPr>
          <w:rtl/>
        </w:rPr>
        <w:t>אשה טובה מתנה טובה</w:t>
      </w:r>
      <w:r w:rsidR="00485DCB">
        <w:rPr>
          <w:rFonts w:hint="cs"/>
          <w:rtl/>
        </w:rPr>
        <w:t>,</w:t>
      </w:r>
      <w:r w:rsidR="00B433C9" w:rsidRPr="00485DCB">
        <w:rPr>
          <w:rtl/>
        </w:rPr>
        <w:t xml:space="preserve"> </w:t>
      </w:r>
      <w:r w:rsidR="00B433C9" w:rsidRPr="00B45C2D">
        <w:rPr>
          <w:rtl/>
        </w:rPr>
        <w:t>בחיק ירא א</w:t>
      </w:r>
      <w:r w:rsidR="00485DCB" w:rsidRPr="00B45C2D">
        <w:rPr>
          <w:rtl/>
        </w:rPr>
        <w:t>-</w:t>
      </w:r>
      <w:r w:rsidR="00B433C9" w:rsidRPr="00B45C2D">
        <w:rPr>
          <w:rtl/>
        </w:rPr>
        <w:t>להים תנתן</w:t>
      </w:r>
      <w:r w:rsidR="00485DCB">
        <w:rPr>
          <w:rFonts w:hint="cs"/>
          <w:rtl/>
        </w:rPr>
        <w:t>.</w:t>
      </w:r>
    </w:p>
    <w:p w14:paraId="04D260E1" w14:textId="7ADB7EAE" w:rsidR="00B433C9" w:rsidRPr="00C35A2C" w:rsidRDefault="00B433C9" w:rsidP="00B45C2D">
      <w:pPr>
        <w:pStyle w:val="affff0"/>
        <w:jc w:val="center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אשה רעה צרעת לבעלה</w:t>
      </w:r>
      <w:r w:rsidR="00485DCB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יגרשנה ויתרפא מצרעתו.</w:t>
      </w:r>
    </w:p>
    <w:p w14:paraId="15DB490B" w14:textId="7CC3A8DF" w:rsidR="00B433C9" w:rsidRPr="00C35A2C" w:rsidRDefault="00B433C9" w:rsidP="00B45C2D">
      <w:pPr>
        <w:pStyle w:val="affff0"/>
        <w:jc w:val="center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אשה יפה אשרי בעלה</w:t>
      </w:r>
      <w:r w:rsidR="00485DCB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מספר ימיו כפלי</w:t>
      </w:r>
      <w:r w:rsidR="00485DCB">
        <w:rPr>
          <w:rFonts w:ascii="FontbitDavid" w:hAnsi="FontbitDavid" w:hint="cs"/>
          <w:sz w:val="32"/>
          <w:rtl/>
        </w:rPr>
        <w:t>י</w:t>
      </w:r>
      <w:r w:rsidRPr="00C35A2C">
        <w:rPr>
          <w:rFonts w:ascii="FontbitDavid" w:hAnsi="FontbitDavid"/>
          <w:sz w:val="32"/>
          <w:rtl/>
        </w:rPr>
        <w:t>ם.</w:t>
      </w:r>
    </w:p>
    <w:p w14:paraId="1899373B" w14:textId="2F3C54F8" w:rsidR="00B433C9" w:rsidRPr="00EA6942" w:rsidRDefault="00B433C9" w:rsidP="00B45C2D">
      <w:pPr>
        <w:pStyle w:val="affff0"/>
        <w:rPr>
          <w:rFonts w:ascii="FontbitDavid" w:hAnsi="FontbitDavid"/>
          <w:spacing w:val="-2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העלם עיניך מאשת חן</w:t>
      </w:r>
      <w:r w:rsidR="00485DCB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פן תלכד במצודתה</w:t>
      </w:r>
      <w:r w:rsidR="00485DCB">
        <w:rPr>
          <w:rFonts w:ascii="FontbitDavid" w:hAnsi="FontbitDavid" w:hint="cs"/>
          <w:sz w:val="32"/>
          <w:rtl/>
        </w:rPr>
        <w:t>,</w:t>
      </w:r>
      <w:r w:rsidR="00485DCB">
        <w:rPr>
          <w:rFonts w:ascii="FontbitDavid" w:hAnsi="FontbitDavid" w:hint="cs"/>
          <w:spacing w:val="-2"/>
          <w:sz w:val="32"/>
          <w:rtl/>
        </w:rPr>
        <w:t xml:space="preserve"> </w:t>
      </w:r>
      <w:r w:rsidR="00FD0E11">
        <w:rPr>
          <w:rFonts w:ascii="FontbitDavid" w:hAnsi="FontbitDavid"/>
          <w:spacing w:val="-2"/>
          <w:sz w:val="32"/>
          <w:rtl/>
        </w:rPr>
        <w:tab/>
      </w:r>
      <w:r w:rsidR="00FD0E11">
        <w:rPr>
          <w:rFonts w:ascii="FontbitDavid" w:hAnsi="FontbitDavid"/>
          <w:spacing w:val="-2"/>
          <w:sz w:val="32"/>
          <w:rtl/>
        </w:rPr>
        <w:tab/>
      </w:r>
      <w:r w:rsidRPr="00EA6942">
        <w:rPr>
          <w:rFonts w:ascii="FontbitDavid" w:hAnsi="FontbitDavid"/>
          <w:spacing w:val="-2"/>
          <w:sz w:val="32"/>
          <w:rtl/>
        </w:rPr>
        <w:t>אל תט אצל בעלה למסוך עמו יין ושכר,</w:t>
      </w:r>
      <w:r w:rsidR="00FD0E11">
        <w:rPr>
          <w:rFonts w:ascii="FontbitDavid" w:hAnsi="FontbitDavid" w:hint="cs"/>
          <w:spacing w:val="-2"/>
          <w:sz w:val="32"/>
          <w:rtl/>
        </w:rPr>
        <w:t xml:space="preserve"> </w:t>
      </w:r>
      <w:r w:rsidR="00D838D1">
        <w:rPr>
          <w:rFonts w:ascii="FontbitDavid" w:hAnsi="FontbitDavid"/>
          <w:spacing w:val="-2"/>
          <w:sz w:val="32"/>
          <w:rtl/>
        </w:rPr>
        <w:tab/>
      </w:r>
      <w:r w:rsidR="00D838D1">
        <w:rPr>
          <w:rFonts w:ascii="FontbitDavid" w:hAnsi="FontbitDavid"/>
          <w:spacing w:val="-2"/>
          <w:sz w:val="32"/>
          <w:rtl/>
        </w:rPr>
        <w:tab/>
      </w:r>
      <w:r w:rsidR="00D838D1">
        <w:rPr>
          <w:rFonts w:ascii="FontbitDavid" w:hAnsi="FontbitDavid"/>
          <w:spacing w:val="-2"/>
          <w:sz w:val="32"/>
          <w:rtl/>
        </w:rPr>
        <w:tab/>
      </w:r>
      <w:r w:rsidR="00E23B0C">
        <w:rPr>
          <w:rFonts w:ascii="FontbitDavid" w:hAnsi="FontbitDavid" w:hint="cs"/>
          <w:spacing w:val="-2"/>
          <w:sz w:val="32"/>
          <w:rtl/>
        </w:rPr>
        <w:t xml:space="preserve">  </w:t>
      </w:r>
      <w:r w:rsidRPr="00EA6942">
        <w:rPr>
          <w:rFonts w:ascii="FontbitDavid" w:hAnsi="FontbitDavid"/>
          <w:spacing w:val="-2"/>
          <w:sz w:val="32"/>
          <w:rtl/>
        </w:rPr>
        <w:t>כי בתואר אשה יפה רבים הושחתו</w:t>
      </w:r>
      <w:r w:rsidR="00E23B0C">
        <w:rPr>
          <w:rFonts w:ascii="FontbitDavid" w:hAnsi="FontbitDavid" w:hint="cs"/>
          <w:spacing w:val="-2"/>
          <w:sz w:val="32"/>
          <w:rtl/>
        </w:rPr>
        <w:t>,</w:t>
      </w:r>
      <w:r w:rsidRPr="00EA6942">
        <w:rPr>
          <w:rFonts w:ascii="FontbitDavid" w:hAnsi="FontbitDavid"/>
          <w:spacing w:val="-2"/>
          <w:sz w:val="32"/>
          <w:rtl/>
        </w:rPr>
        <w:t xml:space="preserve"> ועצומים כל הרוגיה.</w:t>
      </w:r>
    </w:p>
    <w:p w14:paraId="48E895CB" w14:textId="0F7CEC30" w:rsidR="00B433C9" w:rsidRPr="00C35A2C" w:rsidRDefault="00B433C9" w:rsidP="00B45C2D">
      <w:pPr>
        <w:pStyle w:val="affff0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רבים פצעי רוכל המרגילים לערוה,</w:t>
      </w:r>
      <w:r w:rsidR="00266BCF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כניצוץ מבעיר גחלת</w:t>
      </w:r>
      <w:r w:rsidR="001658FA">
        <w:rPr>
          <w:rFonts w:ascii="FontbitDavid" w:hAnsi="FontbitDavid" w:hint="cs"/>
          <w:sz w:val="32"/>
          <w:rtl/>
        </w:rPr>
        <w:t>,</w:t>
      </w:r>
      <w:r w:rsidR="00266BCF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ככלוב מלא עוף</w:t>
      </w:r>
      <w:r w:rsidR="00266BCF">
        <w:rPr>
          <w:rFonts w:ascii="FontbitDavid" w:hAnsi="FontbitDavid" w:hint="cs"/>
          <w:sz w:val="32"/>
          <w:rtl/>
        </w:rPr>
        <w:t>.</w:t>
      </w:r>
      <w:r w:rsidRPr="00C35A2C">
        <w:rPr>
          <w:rFonts w:ascii="FontbitDavid" w:hAnsi="FontbitDavid"/>
          <w:sz w:val="32"/>
          <w:rtl/>
        </w:rPr>
        <w:t>.</w:t>
      </w:r>
    </w:p>
    <w:p w14:paraId="1DC771E7" w14:textId="2CFA0903" w:rsidR="00B433C9" w:rsidRPr="00C35A2C" w:rsidRDefault="00B433C9" w:rsidP="00B45C2D">
      <w:pPr>
        <w:pStyle w:val="affff0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אל תצר צרת מחר</w:t>
      </w:r>
      <w:r w:rsidR="00E23B0C">
        <w:rPr>
          <w:rFonts w:ascii="FontbitDavid" w:hAnsi="FontbitDavid" w:hint="cs"/>
          <w:sz w:val="32"/>
          <w:rtl/>
        </w:rPr>
        <w:t>..</w:t>
      </w:r>
      <w:r w:rsidRPr="00C35A2C">
        <w:rPr>
          <w:rFonts w:ascii="FontbitDavid" w:hAnsi="FontbitDavid"/>
          <w:sz w:val="32"/>
          <w:rtl/>
        </w:rPr>
        <w:t xml:space="preserve"> שמא מחר </w:t>
      </w:r>
      <w:r w:rsidR="00E23B0C">
        <w:rPr>
          <w:rFonts w:ascii="FontbitDavid" w:hAnsi="FontbitDavid" w:hint="cs"/>
          <w:sz w:val="32"/>
          <w:rtl/>
        </w:rPr>
        <w:t>מת</w:t>
      </w:r>
      <w:r w:rsidRPr="00C35A2C">
        <w:rPr>
          <w:rFonts w:ascii="FontbitDavid" w:hAnsi="FontbitDavid"/>
          <w:sz w:val="32"/>
          <w:rtl/>
        </w:rPr>
        <w:t xml:space="preserve"> ואיננו,</w:t>
      </w:r>
      <w:r w:rsidR="00E23B0C">
        <w:rPr>
          <w:rFonts w:ascii="FontbitDavid" w:hAnsi="FontbitDavid" w:hint="cs"/>
          <w:sz w:val="32"/>
          <w:rtl/>
        </w:rPr>
        <w:t xml:space="preserve">   </w:t>
      </w:r>
      <w:r w:rsidR="00E23B0C">
        <w:rPr>
          <w:rFonts w:ascii="FontbitDavid" w:hAnsi="FontbitDavid"/>
          <w:sz w:val="32"/>
          <w:rtl/>
        </w:rPr>
        <w:tab/>
      </w:r>
      <w:r w:rsidR="00E23B0C">
        <w:rPr>
          <w:rFonts w:ascii="FontbitDavid" w:hAnsi="FontbitDavid" w:hint="cs"/>
          <w:sz w:val="32"/>
          <w:rtl/>
        </w:rPr>
        <w:t>..</w:t>
      </w:r>
      <w:r w:rsidRPr="00C35A2C">
        <w:rPr>
          <w:rFonts w:ascii="FontbitDavid" w:hAnsi="FontbitDavid"/>
          <w:sz w:val="32"/>
          <w:rtl/>
        </w:rPr>
        <w:t>מצטער על עולם שאין שלו.</w:t>
      </w:r>
    </w:p>
    <w:p w14:paraId="076966A4" w14:textId="4E50B4C0" w:rsidR="00B433C9" w:rsidRPr="00C35A2C" w:rsidRDefault="00B433C9" w:rsidP="00B45C2D">
      <w:pPr>
        <w:pStyle w:val="affff0"/>
        <w:jc w:val="center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מנע רבים מתוך ביתך</w:t>
      </w:r>
      <w:r w:rsidR="00E23B0C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ולא הכל תביא </w:t>
      </w:r>
      <w:r w:rsidR="00E23B0C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>ביתך.</w:t>
      </w:r>
    </w:p>
    <w:p w14:paraId="71934C22" w14:textId="39CA3A1A" w:rsidR="00B433C9" w:rsidRPr="00C35A2C" w:rsidRDefault="00B433C9" w:rsidP="00B45C2D">
      <w:pPr>
        <w:pStyle w:val="affff0"/>
        <w:jc w:val="center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רבים יהיו דורשי שלומך</w:t>
      </w:r>
      <w:r w:rsidR="00E23B0C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גלה סוד לאחד מאלף.</w:t>
      </w:r>
    </w:p>
    <w:p w14:paraId="0FA745D1" w14:textId="7C50F9B0" w:rsidR="00E23B0C" w:rsidRDefault="00B433C9" w:rsidP="00615A60">
      <w:pPr>
        <w:pStyle w:val="affff2"/>
        <w:rPr>
          <w:rtl/>
        </w:rPr>
      </w:pPr>
      <w:bookmarkStart w:id="720" w:name="_Toc119172929"/>
      <w:bookmarkStart w:id="721" w:name="_Toc119230020"/>
      <w:r w:rsidRPr="00C35A2C">
        <w:rPr>
          <w:rtl/>
        </w:rPr>
        <w:lastRenderedPageBreak/>
        <w:t>מי שאין עוסק בפריה ורביה</w:t>
      </w:r>
      <w:bookmarkEnd w:id="720"/>
      <w:bookmarkEnd w:id="721"/>
    </w:p>
    <w:p w14:paraId="114E0DB1" w14:textId="02C0C6F7" w:rsidR="00E23B0C" w:rsidRDefault="00B433C9" w:rsidP="00E23B0C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כאילו</w:t>
      </w:r>
      <w:r w:rsidRPr="00C35A2C">
        <w:rPr>
          <w:rFonts w:ascii="FontbitDavid" w:hAnsi="FontbitDavid"/>
          <w:sz w:val="32"/>
          <w:rtl/>
        </w:rPr>
        <w:t xml:space="preserve"> שופך דמים, </w:t>
      </w:r>
      <w:r w:rsidR="00E0512B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E0512B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כאילו</w:t>
      </w:r>
      <w:r w:rsidRPr="00C35A2C">
        <w:rPr>
          <w:rFonts w:ascii="FontbitDavid" w:hAnsi="FontbitDavid"/>
          <w:sz w:val="32"/>
          <w:rtl/>
        </w:rPr>
        <w:t xml:space="preserve"> ממעט הדמות,</w:t>
      </w:r>
      <w:r w:rsidR="00E23B0C">
        <w:rPr>
          <w:rFonts w:ascii="FontbitDavid" w:hAnsi="FontbitDavid" w:hint="cs"/>
          <w:sz w:val="32"/>
          <w:rtl/>
        </w:rPr>
        <w:t xml:space="preserve"> </w:t>
      </w:r>
      <w:r w:rsidR="00E0512B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E0512B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E0512B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E23B0C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וחייב</w:t>
      </w:r>
      <w:r w:rsidR="00E23B0C">
        <w:rPr>
          <w:rFonts w:ascii="FontbitDavid" w:hAnsi="FontbitDavid" w:hint="cs"/>
          <w:sz w:val="32"/>
          <w:rtl/>
        </w:rPr>
        <w:t xml:space="preserve"> מיתה,</w:t>
      </w:r>
    </w:p>
    <w:p w14:paraId="30E84DDA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סד.</w:t>
      </w:r>
    </w:p>
    <w:p w14:paraId="3B81179C" w14:textId="77777777" w:rsidR="00E0512B" w:rsidRDefault="00E23B0C" w:rsidP="00E0512B">
      <w:pPr>
        <w:jc w:val="center"/>
        <w:rPr>
          <w:b/>
          <w:bCs/>
          <w:szCs w:val="16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וכן</w:t>
      </w:r>
      <w:r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גורם לשכינה שתסתלק מישראל</w:t>
      </w:r>
      <w:r w:rsidR="00E0512B">
        <w:rPr>
          <w:rFonts w:ascii="FontbitDavid" w:hAnsi="FontbitDavid" w:hint="cs"/>
          <w:sz w:val="32"/>
          <w:rtl/>
        </w:rPr>
        <w:t xml:space="preserve"> -</w:t>
      </w:r>
    </w:p>
    <w:p w14:paraId="5AFF5F76" w14:textId="17D8B6F9" w:rsidR="00B433C9" w:rsidRDefault="00E0512B" w:rsidP="00B45C2D">
      <w:pPr>
        <w:jc w:val="center"/>
        <w:rPr>
          <w:rtl/>
        </w:rPr>
      </w:pPr>
      <w:r w:rsidRPr="00B45C2D">
        <w:rPr>
          <w:rStyle w:val="affff5"/>
          <w:rFonts w:hint="eastAsia"/>
          <w:rtl/>
        </w:rPr>
        <w:t>א</w:t>
      </w:r>
      <w:r w:rsidRPr="00B45C2D">
        <w:rPr>
          <w:rStyle w:val="affff5"/>
          <w:rtl/>
        </w:rPr>
        <w:t xml:space="preserve">. </w:t>
      </w:r>
      <w:r w:rsidR="00B433C9" w:rsidRPr="00C35A2C">
        <w:rPr>
          <w:rtl/>
        </w:rPr>
        <w:t xml:space="preserve">שאין שורה </w:t>
      </w:r>
      <w:r w:rsidR="00E23B0C">
        <w:rPr>
          <w:rFonts w:hint="cs"/>
          <w:rtl/>
        </w:rPr>
        <w:t>ב</w:t>
      </w:r>
      <w:r w:rsidR="00B433C9" w:rsidRPr="00C35A2C">
        <w:rPr>
          <w:rtl/>
        </w:rPr>
        <w:t xml:space="preserve">פחות </w:t>
      </w:r>
      <w:r w:rsidR="00B433C9" w:rsidRPr="00B45C2D">
        <w:rPr>
          <w:rStyle w:val="affff1"/>
          <w:rtl/>
        </w:rPr>
        <w:t>מ</w:t>
      </w:r>
      <w:r w:rsidR="00E87E2A" w:rsidRPr="00B45C2D">
        <w:rPr>
          <w:rStyle w:val="affff1"/>
          <w:rtl/>
        </w:rPr>
        <w:t>'</w:t>
      </w:r>
      <w:r w:rsidR="00B433C9" w:rsidRPr="00B45C2D">
        <w:rPr>
          <w:rStyle w:val="affff1"/>
          <w:rtl/>
        </w:rPr>
        <w:t>רבבות</w:t>
      </w:r>
      <w:r w:rsidR="00E87E2A" w:rsidRPr="00B45C2D">
        <w:rPr>
          <w:rStyle w:val="affff1"/>
          <w:rtl/>
        </w:rPr>
        <w:t xml:space="preserve"> אלפי </w:t>
      </w:r>
      <w:r w:rsidR="00B433C9" w:rsidRPr="00B45C2D">
        <w:rPr>
          <w:rStyle w:val="affff1"/>
          <w:rtl/>
        </w:rPr>
        <w:t>ישראל</w:t>
      </w:r>
      <w:r w:rsidR="00E87E2A" w:rsidRPr="00B45C2D">
        <w:rPr>
          <w:rStyle w:val="affff1"/>
          <w:rtl/>
        </w:rPr>
        <w:t>',</w:t>
      </w:r>
    </w:p>
    <w:p w14:paraId="436CE70C" w14:textId="5A80CDB9" w:rsidR="00B433C9" w:rsidRPr="00E0512B" w:rsidRDefault="00E0512B" w:rsidP="00B45C2D">
      <w:pPr>
        <w:jc w:val="center"/>
        <w:rPr>
          <w:rtl/>
        </w:rPr>
      </w:pPr>
      <w:r>
        <w:rPr>
          <w:rStyle w:val="affff5"/>
          <w:rFonts w:hint="cs"/>
          <w:rtl/>
        </w:rPr>
        <w:t>ב</w:t>
      </w:r>
      <w:r w:rsidRPr="00B45C2D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לך לא</w:t>
      </w:r>
      <w:r w:rsidR="00E87E2A">
        <w:rPr>
          <w:rStyle w:val="affff1"/>
          <w:rFonts w:hint="cs"/>
          <w:rtl/>
        </w:rPr>
        <w:t>-</w:t>
      </w:r>
      <w:r w:rsidR="00B433C9" w:rsidRPr="00AD1A41">
        <w:rPr>
          <w:rStyle w:val="affff1"/>
          <w:rtl/>
        </w:rPr>
        <w:t>להים ולזרעך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  <w:r w:rsidR="00B433C9" w:rsidRPr="00C35A2C">
        <w:rPr>
          <w:sz w:val="32"/>
          <w:rtl/>
        </w:rPr>
        <w:t xml:space="preserve"> </w:t>
      </w:r>
      <w:r w:rsidR="00E87E2A">
        <w:rPr>
          <w:rFonts w:hint="cs"/>
          <w:spacing w:val="-6"/>
          <w:sz w:val="32"/>
          <w:rtl/>
        </w:rPr>
        <w:t xml:space="preserve">אם לא על </w:t>
      </w:r>
      <w:r w:rsidR="00B433C9" w:rsidRPr="00AC7749">
        <w:rPr>
          <w:spacing w:val="-6"/>
          <w:sz w:val="32"/>
          <w:rtl/>
        </w:rPr>
        <w:t>מי שורה</w:t>
      </w:r>
      <w:r>
        <w:rPr>
          <w:rFonts w:hint="cs"/>
          <w:spacing w:val="-6"/>
          <w:sz w:val="32"/>
          <w:rtl/>
        </w:rPr>
        <w:t>,</w:t>
      </w:r>
      <w:r w:rsidR="00B433C9" w:rsidRPr="00AC7749">
        <w:rPr>
          <w:spacing w:val="-6"/>
          <w:sz w:val="32"/>
          <w:rtl/>
        </w:rPr>
        <w:t xml:space="preserve"> על עצים ואבנים</w:t>
      </w:r>
      <w:r w:rsidR="00B433C9" w:rsidRPr="00AC7749">
        <w:rPr>
          <w:rFonts w:hint="cs"/>
          <w:spacing w:val="-6"/>
          <w:sz w:val="32"/>
          <w:rtl/>
        </w:rPr>
        <w:t>?</w:t>
      </w:r>
    </w:p>
    <w:p w14:paraId="43E8947F" w14:textId="1A61260C" w:rsidR="00B433C9" w:rsidRDefault="00E87E2A" w:rsidP="00E0512B">
      <w:pPr>
        <w:jc w:val="center"/>
        <w:rPr>
          <w:rtl/>
        </w:rPr>
      </w:pPr>
      <w:r w:rsidRPr="00B45C2D">
        <w:rPr>
          <w:rStyle w:val="affff5"/>
          <w:rFonts w:hint="eastAsia"/>
          <w:rtl/>
        </w:rPr>
        <w:t>ובן</w:t>
      </w:r>
      <w:r w:rsidRPr="00B45C2D">
        <w:rPr>
          <w:rStyle w:val="affff5"/>
          <w:rtl/>
        </w:rPr>
        <w:t xml:space="preserve"> </w:t>
      </w:r>
      <w:r w:rsidRPr="00B45C2D">
        <w:rPr>
          <w:rStyle w:val="affff5"/>
          <w:rFonts w:hint="eastAsia"/>
          <w:rtl/>
        </w:rPr>
        <w:t>עזאי</w:t>
      </w:r>
      <w:r w:rsidRPr="00B45C2D">
        <w:rPr>
          <w:rStyle w:val="affff5"/>
          <w:rtl/>
        </w:rPr>
        <w:t xml:space="preserve"> </w:t>
      </w:r>
      <w:r w:rsidRPr="00B45C2D">
        <w:rPr>
          <w:rStyle w:val="affff5"/>
          <w:rFonts w:hint="eastAsia"/>
          <w:rtl/>
        </w:rPr>
        <w:t>שאני</w:t>
      </w:r>
      <w:r w:rsidRPr="00B45C2D">
        <w:rPr>
          <w:rStyle w:val="affff5"/>
          <w:rtl/>
        </w:rPr>
        <w:t>:</w:t>
      </w:r>
      <w:r w:rsidRPr="00B45C2D">
        <w:rPr>
          <w:rtl/>
        </w:rPr>
        <w:t xml:space="preserve"> שנפשו חשקה בתורה</w:t>
      </w:r>
      <w:r w:rsidR="00E0512B">
        <w:rPr>
          <w:rFonts w:hint="cs"/>
          <w:rtl/>
        </w:rPr>
        <w:t>!</w:t>
      </w:r>
    </w:p>
    <w:p>
      <w:pPr>
        <w:pStyle w:val="MishnaBatzad"/>
        <w:rPr>
          <w:ins w:id="20507" w:author="קלוד" w:date="2026-10-06T10:10:48Z"/>
        </w:rPr>
      </w:pPr>
      <w:ins w:id="20506" w:author="קלוד" w:date="2026-10-06T10:10:48Z">
        <w:r>
          <w:t xml:space="preserve">משנה ו</w:t>
        </w:r>
      </w:ins>
    </w:p>
    <w:p w14:paraId="5C3D9129" w14:textId="6451665B" w:rsidR="000E6562" w:rsidRPr="00C35A2C" w:rsidRDefault="00B433C9" w:rsidP="000E6562">
      <w:pPr>
        <w:pStyle w:val="affc"/>
        <w:rPr>
          <w:rtl/>
        </w:rPr>
      </w:pPr>
      <w:bookmarkStart w:id="722" w:name="_Toc119230021"/>
      <w:r w:rsidRPr="002F1014">
        <w:rPr>
          <w:rStyle w:val="affffc"/>
          <w:rtl/>
        </w:rPr>
        <w:t>נשא אשה ושהה עשר שנים ולא ילדה</w:t>
      </w:r>
      <w:bookmarkEnd w:id="722"/>
      <w:r w:rsidRPr="00C35A2C">
        <w:rPr>
          <w:rtl/>
        </w:rPr>
        <w:t xml:space="preserve"> - אינו רשאי לבטל.</w:t>
      </w:r>
    </w:p>
    <w:p w14:paraId="7D4EB284" w14:textId="6CD19CA6" w:rsidR="00B433C9" w:rsidRPr="00C35A2C" w:rsidRDefault="00B433C9" w:rsidP="007C50EB">
      <w:pPr>
        <w:pStyle w:val="affc"/>
        <w:rPr>
          <w:rtl/>
        </w:rPr>
      </w:pPr>
      <w:bookmarkStart w:id="723" w:name="_Toc119230022"/>
      <w:r w:rsidRPr="002F1014">
        <w:rPr>
          <w:rStyle w:val="affffc"/>
          <w:rtl/>
        </w:rPr>
        <w:t>גירשה</w:t>
      </w:r>
      <w:bookmarkEnd w:id="723"/>
      <w:r w:rsidRPr="00C35A2C">
        <w:rPr>
          <w:rtl/>
        </w:rPr>
        <w:t xml:space="preserve"> - מותרת לאחר, ו</w:t>
      </w:r>
      <w:r w:rsidR="000E6562">
        <w:rPr>
          <w:rFonts w:hint="cs"/>
          <w:rtl/>
        </w:rPr>
        <w:t>שוהה</w:t>
      </w:r>
      <w:r w:rsidRPr="00C35A2C">
        <w:rPr>
          <w:rtl/>
        </w:rPr>
        <w:t xml:space="preserve"> השני עמה י' שנים.</w:t>
      </w:r>
    </w:p>
    <w:p w14:paraId="4F236292" w14:textId="40736B04" w:rsidR="00B433C9" w:rsidRPr="00C35A2C" w:rsidRDefault="00B433C9" w:rsidP="007C50EB">
      <w:pPr>
        <w:pStyle w:val="affc"/>
        <w:rPr>
          <w:rtl/>
        </w:rPr>
      </w:pPr>
      <w:bookmarkStart w:id="724" w:name="_Toc119230023"/>
      <w:r w:rsidRPr="002F1014">
        <w:rPr>
          <w:rStyle w:val="affffc"/>
          <w:rtl/>
        </w:rPr>
        <w:t>הפילה</w:t>
      </w:r>
      <w:bookmarkEnd w:id="724"/>
      <w:r w:rsidRPr="00C35A2C">
        <w:rPr>
          <w:rtl/>
        </w:rPr>
        <w:t xml:space="preserve"> - מונה משעה שהפילה.</w:t>
      </w:r>
    </w:p>
    <w:p w14:paraId="7E958CE4" w14:textId="0793F2E8" w:rsidR="00B433C9" w:rsidRPr="00062827" w:rsidRDefault="00B433C9" w:rsidP="00B55EDF">
      <w:pPr>
        <w:rPr>
          <w:spacing w:val="-6"/>
          <w:rtl/>
        </w:rPr>
      </w:pPr>
      <w:r w:rsidRPr="00062827">
        <w:rPr>
          <w:rStyle w:val="affff5"/>
          <w:spacing w:val="-6"/>
          <w:rtl/>
        </w:rPr>
        <w:t>ת"ר</w:t>
      </w:r>
      <w:r w:rsidR="000E6562" w:rsidRPr="00062827">
        <w:rPr>
          <w:rStyle w:val="affff5"/>
          <w:rFonts w:hint="cs"/>
          <w:spacing w:val="-6"/>
          <w:rtl/>
        </w:rPr>
        <w:t>:</w:t>
      </w:r>
      <w:r w:rsidRPr="00062827">
        <w:rPr>
          <w:rFonts w:ascii="FontbitDavid" w:hAnsi="FontbitDavid" w:cs="PFT_Frank" w:hint="cs"/>
          <w:b/>
          <w:bCs/>
          <w:spacing w:val="-6"/>
          <w:sz w:val="32"/>
          <w:szCs w:val="14"/>
          <w:rtl/>
        </w:rPr>
        <w:t xml:space="preserve"> </w:t>
      </w:r>
      <w:r w:rsidRPr="00062827">
        <w:rPr>
          <w:spacing w:val="-6"/>
          <w:rtl/>
        </w:rPr>
        <w:t xml:space="preserve">שהה </w:t>
      </w:r>
      <w:r w:rsidR="000E6562" w:rsidRPr="00062827">
        <w:rPr>
          <w:rFonts w:hint="cs"/>
          <w:spacing w:val="-6"/>
          <w:rtl/>
        </w:rPr>
        <w:t>י'</w:t>
      </w:r>
      <w:r w:rsidRPr="00062827">
        <w:rPr>
          <w:spacing w:val="-6"/>
          <w:rtl/>
        </w:rPr>
        <w:t xml:space="preserve"> שנים - יוציא ויתן כתובה, שמא</w:t>
      </w:r>
      <w:r w:rsidRPr="00062827">
        <w:rPr>
          <w:rFonts w:ascii="FontbitDavid" w:hAnsi="FontbitDavid"/>
          <w:spacing w:val="-6"/>
          <w:sz w:val="32"/>
          <w:rtl/>
        </w:rPr>
        <w:t xml:space="preserve"> לא זכה להבנות ממנה.</w:t>
      </w:r>
    </w:p>
    <w:p w14:paraId="4A4AF619" w14:textId="53877678" w:rsidR="00B433C9" w:rsidRDefault="000E6562" w:rsidP="007C50EB">
      <w:pPr>
        <w:rPr>
          <w:rFonts w:ascii="FontbitDavid" w:hAnsi="FontbitDavid"/>
          <w:spacing w:val="-2"/>
          <w:sz w:val="32"/>
          <w:rtl/>
        </w:rPr>
      </w:pPr>
      <w:r>
        <w:rPr>
          <w:rStyle w:val="affff1"/>
          <w:rFonts w:hint="cs"/>
          <w:spacing w:val="-2"/>
          <w:rtl/>
        </w:rPr>
        <w:t>ד</w:t>
      </w:r>
      <w:r w:rsidR="00B433C9" w:rsidRPr="005C5E95">
        <w:rPr>
          <w:rStyle w:val="affff1"/>
          <w:rFonts w:hint="cs"/>
          <w:spacing w:val="-2"/>
          <w:rtl/>
        </w:rPr>
        <w:t>'</w:t>
      </w:r>
      <w:r w:rsidR="00B433C9" w:rsidRPr="005C5E95">
        <w:rPr>
          <w:rStyle w:val="affff1"/>
          <w:spacing w:val="-2"/>
          <w:rtl/>
        </w:rPr>
        <w:t xml:space="preserve">מקץ עשר שנים לשבת אברם בארץ כנען </w:t>
      </w:r>
      <w:r w:rsidR="00B433C9" w:rsidRPr="005C5E95">
        <w:rPr>
          <w:rStyle w:val="affff1"/>
          <w:rFonts w:hint="cs"/>
          <w:spacing w:val="-2"/>
          <w:rtl/>
        </w:rPr>
        <w:t>'</w:t>
      </w:r>
      <w:r>
        <w:rPr>
          <w:rStyle w:val="affff1"/>
          <w:rFonts w:hint="cs"/>
          <w:spacing w:val="-2"/>
          <w:rtl/>
        </w:rPr>
        <w:t>,</w:t>
      </w:r>
      <w:r w:rsidR="00B433C9" w:rsidRPr="005C5E95">
        <w:rPr>
          <w:rFonts w:ascii="FontbitDavid" w:hAnsi="FontbitDavid"/>
          <w:spacing w:val="-2"/>
          <w:sz w:val="32"/>
          <w:rtl/>
        </w:rPr>
        <w:t xml:space="preserve"> </w:t>
      </w:r>
      <w:r w:rsidR="00B55A6A">
        <w:rPr>
          <w:rFonts w:ascii="FontbitDavid" w:hAnsi="FontbitDavid" w:hint="cs"/>
          <w:spacing w:val="-2"/>
          <w:sz w:val="32"/>
          <w:rtl/>
        </w:rPr>
        <w:t>ו</w:t>
      </w:r>
      <w:r w:rsidR="00B433C9" w:rsidRPr="005C5E95">
        <w:rPr>
          <w:rFonts w:ascii="FontbitDavid" w:hAnsi="FontbitDavid"/>
          <w:spacing w:val="-2"/>
          <w:sz w:val="32"/>
          <w:rtl/>
        </w:rPr>
        <w:t>אין ישיבת חו"ל מהמנין</w:t>
      </w:r>
      <w:r w:rsidR="00B55A6A">
        <w:rPr>
          <w:rFonts w:ascii="FontbitDavid" w:hAnsi="FontbitDavid" w:hint="cs"/>
          <w:spacing w:val="-2"/>
          <w:sz w:val="32"/>
          <w:rtl/>
        </w:rPr>
        <w:t>,</w:t>
      </w:r>
    </w:p>
    <w:p w14:paraId="38CFECE2" w14:textId="46705602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חלה הוא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או</w:t>
      </w:r>
      <w:r w:rsidRPr="00C35A2C">
        <w:rPr>
          <w:rFonts w:ascii="FontbitDavid" w:hAnsi="FontbitDavid"/>
          <w:sz w:val="32"/>
          <w:rtl/>
        </w:rPr>
        <w:t xml:space="preserve"> היא,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או </w:t>
      </w:r>
      <w:r w:rsidR="000E6562">
        <w:rPr>
          <w:rFonts w:ascii="FontbitDavid" w:hAnsi="FontbitDavid" w:hint="cs"/>
          <w:sz w:val="32"/>
          <w:rtl/>
        </w:rPr>
        <w:t xml:space="preserve">שהיו </w:t>
      </w:r>
      <w:r w:rsidRPr="00C35A2C">
        <w:rPr>
          <w:rFonts w:ascii="FontbitDavid" w:hAnsi="FontbitDavid"/>
          <w:sz w:val="32"/>
          <w:rtl/>
        </w:rPr>
        <w:t>בבית האסורים - אין עולין מהמנין.</w:t>
      </w:r>
    </w:p>
    <w:p w14:paraId="43FD5D64" w14:textId="06C47420" w:rsidR="000E6562" w:rsidRDefault="00B433C9" w:rsidP="00B55EDF">
      <w:pPr>
        <w:rPr>
          <w:rStyle w:val="affff1"/>
          <w:rtl/>
        </w:rPr>
      </w:pPr>
      <w:r w:rsidRPr="00262A77">
        <w:rPr>
          <w:rStyle w:val="affff5"/>
          <w:rFonts w:hint="cs"/>
          <w:spacing w:val="0"/>
          <w:rtl/>
        </w:rPr>
        <w:t>ו</w:t>
      </w:r>
      <w:r w:rsidR="000E6562">
        <w:rPr>
          <w:rStyle w:val="affff5"/>
          <w:rFonts w:hint="cs"/>
          <w:spacing w:val="0"/>
          <w:rtl/>
        </w:rPr>
        <w:t>יקשה:</w:t>
      </w:r>
      <w:r w:rsidRPr="00262A77">
        <w:rPr>
          <w:rStyle w:val="affff5"/>
          <w:rFonts w:hint="cs"/>
          <w:spacing w:val="0"/>
          <w:rtl/>
        </w:rPr>
        <w:t xml:space="preserve"> </w:t>
      </w:r>
      <w:r w:rsidR="000E6562">
        <w:rPr>
          <w:rFonts w:hint="cs"/>
          <w:rtl/>
        </w:rPr>
        <w:t>נ</w:t>
      </w:r>
      <w:r w:rsidR="0007369A" w:rsidRPr="00B45C2D">
        <w:rPr>
          <w:rFonts w:hint="eastAsia"/>
          <w:rtl/>
        </w:rPr>
        <w:t>למד</w:t>
      </w:r>
      <w:r w:rsidRPr="000E6562">
        <w:rPr>
          <w:rFonts w:hint="cs"/>
          <w:rtl/>
        </w:rPr>
        <w:t xml:space="preserve"> </w:t>
      </w:r>
      <w:r w:rsidRPr="00B45C2D">
        <w:rPr>
          <w:rFonts w:hint="eastAsia"/>
          <w:rtl/>
        </w:rPr>
        <w:t>מיצחק</w:t>
      </w:r>
      <w:r w:rsidRPr="00262A77">
        <w:rPr>
          <w:rFonts w:hint="cs"/>
          <w:rtl/>
        </w:rPr>
        <w:t xml:space="preserve"> </w:t>
      </w:r>
      <w:r w:rsidRPr="00262A77">
        <w:rPr>
          <w:rStyle w:val="affff1"/>
          <w:rFonts w:hint="cs"/>
          <w:rtl/>
        </w:rPr>
        <w:t>ד</w:t>
      </w:r>
      <w:r w:rsidR="000E6562">
        <w:rPr>
          <w:rStyle w:val="affff1"/>
          <w:rFonts w:hint="cs"/>
          <w:rtl/>
        </w:rPr>
        <w:t>'</w:t>
      </w:r>
      <w:r w:rsidRPr="00262A77">
        <w:rPr>
          <w:rStyle w:val="affff1"/>
          <w:rFonts w:hint="cs"/>
          <w:rtl/>
        </w:rPr>
        <w:t>בן ארבעים</w:t>
      </w:r>
      <w:r w:rsidR="000E6562">
        <w:rPr>
          <w:rStyle w:val="affff1"/>
          <w:rFonts w:hint="cs"/>
          <w:rtl/>
        </w:rPr>
        <w:t>..</w:t>
      </w:r>
      <w:r w:rsidRPr="00262A77">
        <w:rPr>
          <w:rStyle w:val="affff1"/>
          <w:rFonts w:hint="cs"/>
          <w:rtl/>
        </w:rPr>
        <w:t xml:space="preserve"> בקחתו</w:t>
      </w:r>
      <w:r w:rsidR="000E6562">
        <w:rPr>
          <w:rStyle w:val="affff1"/>
          <w:rFonts w:hint="cs"/>
          <w:rtl/>
        </w:rPr>
        <w:t>..</w:t>
      </w:r>
      <w:r w:rsidRPr="00262A77">
        <w:rPr>
          <w:rStyle w:val="affff1"/>
          <w:rFonts w:hint="cs"/>
          <w:rtl/>
        </w:rPr>
        <w:t xml:space="preserve"> רבקה</w:t>
      </w:r>
      <w:r w:rsidR="000E6562">
        <w:rPr>
          <w:rStyle w:val="affff1"/>
          <w:rFonts w:hint="cs"/>
          <w:rtl/>
        </w:rPr>
        <w:t>'</w:t>
      </w:r>
      <w:r w:rsidRPr="00262A77">
        <w:rPr>
          <w:rFonts w:hint="cs"/>
          <w:rtl/>
        </w:rPr>
        <w:t xml:space="preserve"> </w:t>
      </w:r>
      <w:r w:rsidRPr="00262A77">
        <w:rPr>
          <w:rStyle w:val="affff1"/>
          <w:rFonts w:hint="cs"/>
          <w:rtl/>
        </w:rPr>
        <w:t>ו</w:t>
      </w:r>
      <w:r w:rsidR="000E6562">
        <w:rPr>
          <w:rStyle w:val="affff1"/>
          <w:rFonts w:hint="cs"/>
          <w:rtl/>
        </w:rPr>
        <w:t>'</w:t>
      </w:r>
      <w:r w:rsidRPr="00262A77">
        <w:rPr>
          <w:rStyle w:val="affff1"/>
          <w:rFonts w:hint="cs"/>
          <w:rtl/>
        </w:rPr>
        <w:t>בן ש</w:t>
      </w:r>
      <w:r w:rsidR="000E6562">
        <w:rPr>
          <w:rStyle w:val="affff1"/>
          <w:rFonts w:hint="cs"/>
          <w:rtl/>
        </w:rPr>
        <w:t>י</w:t>
      </w:r>
      <w:r w:rsidRPr="00262A77">
        <w:rPr>
          <w:rStyle w:val="affff1"/>
          <w:rFonts w:hint="cs"/>
          <w:rtl/>
        </w:rPr>
        <w:t>ש</w:t>
      </w:r>
      <w:r w:rsidR="000E6562">
        <w:rPr>
          <w:rStyle w:val="affff1"/>
          <w:rFonts w:hint="cs"/>
          <w:rtl/>
        </w:rPr>
        <w:t>י</w:t>
      </w:r>
      <w:r w:rsidRPr="00262A77">
        <w:rPr>
          <w:rStyle w:val="affff1"/>
          <w:rFonts w:hint="cs"/>
          <w:rtl/>
        </w:rPr>
        <w:t>ם</w:t>
      </w:r>
      <w:r w:rsidR="000E6562">
        <w:rPr>
          <w:rStyle w:val="affff1"/>
          <w:rFonts w:hint="cs"/>
          <w:rtl/>
        </w:rPr>
        <w:t>..</w:t>
      </w:r>
      <w:r w:rsidRPr="00262A77">
        <w:rPr>
          <w:rStyle w:val="affff1"/>
          <w:rFonts w:hint="cs"/>
          <w:rtl/>
        </w:rPr>
        <w:t xml:space="preserve"> בלדת</w:t>
      </w:r>
      <w:r w:rsidR="000E6562">
        <w:rPr>
          <w:rStyle w:val="affff1"/>
          <w:rFonts w:hint="cs"/>
          <w:rtl/>
        </w:rPr>
        <w:t>',</w:t>
      </w:r>
    </w:p>
    <w:p w14:paraId="5998DFF5" w14:textId="59110ACA" w:rsidR="000E6562" w:rsidRDefault="000E6562" w:rsidP="00B55EDF">
      <w:pPr>
        <w:rPr>
          <w:rtl/>
        </w:rPr>
      </w:pPr>
      <w:r w:rsidRPr="00B45C2D">
        <w:rPr>
          <w:rStyle w:val="affff5"/>
          <w:rFonts w:hint="eastAsia"/>
          <w:rtl/>
        </w:rPr>
        <w:t>ומתרץ</w:t>
      </w:r>
      <w:r w:rsidRPr="00B45C2D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="00B433C9" w:rsidRPr="00262A77">
        <w:rPr>
          <w:rFonts w:hint="cs"/>
          <w:rtl/>
        </w:rPr>
        <w:t xml:space="preserve">יצחק </w:t>
      </w:r>
      <w:r w:rsidR="00B433C9" w:rsidRPr="00D1637C">
        <w:rPr>
          <w:rFonts w:cs="PFT_Frank" w:hint="eastAsia"/>
          <w:b/>
          <w:bCs/>
          <w:szCs w:val="14"/>
          <w:rtl/>
        </w:rPr>
        <w:t>עק</w:t>
      </w:r>
      <w:r w:rsidR="00976E2A" w:rsidRPr="00D1637C">
        <w:rPr>
          <w:rFonts w:cs="PFT_Frank" w:hint="cs"/>
          <w:b/>
          <w:bCs/>
          <w:szCs w:val="14"/>
          <w:rtl/>
        </w:rPr>
        <w:t>ו</w:t>
      </w:r>
      <w:r w:rsidR="00B433C9" w:rsidRPr="00D1637C">
        <w:rPr>
          <w:rFonts w:cs="PFT_Frank" w:hint="eastAsia"/>
          <w:b/>
          <w:bCs/>
          <w:szCs w:val="14"/>
          <w:rtl/>
        </w:rPr>
        <w:t>ר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היה</w:t>
      </w:r>
      <w:r>
        <w:rPr>
          <w:rFonts w:hint="cs"/>
          <w:rtl/>
        </w:rPr>
        <w:t xml:space="preserve">, ולמדים מאברהם אף </w:t>
      </w:r>
      <w:r w:rsidRPr="00D1637C">
        <w:rPr>
          <w:rFonts w:cs="PFT_Frank" w:hint="eastAsia"/>
          <w:b/>
          <w:bCs/>
          <w:szCs w:val="14"/>
          <w:rtl/>
        </w:rPr>
        <w:t>שגם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היה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עקור</w:t>
      </w:r>
      <w:r>
        <w:rPr>
          <w:rFonts w:hint="cs"/>
          <w:rtl/>
        </w:rPr>
        <w:t>,</w:t>
      </w:r>
    </w:p>
    <w:p w14:paraId="17A23AD3" w14:textId="5DBEAC05" w:rsidR="00B433C9" w:rsidRPr="00C35A2C" w:rsidRDefault="000E6562" w:rsidP="000E6562">
      <w:pPr>
        <w:rPr>
          <w:rFonts w:ascii="FontbitDavid" w:hAnsi="FontbitDavid"/>
          <w:sz w:val="32"/>
          <w:rtl/>
        </w:rPr>
      </w:pPr>
      <w:r>
        <w:rPr>
          <w:rFonts w:hint="cs"/>
          <w:rtl/>
        </w:rPr>
        <w:t>דקרא יתירא, אבל שנות יצחק</w:t>
      </w:r>
      <w:r w:rsidRPr="00B45C2D">
        <w:rPr>
          <w:rStyle w:val="affff8"/>
          <w:rtl/>
        </w:rPr>
        <w:t xml:space="preserve"> [וישמעאל]</w:t>
      </w:r>
      <w:r>
        <w:rPr>
          <w:rFonts w:ascii="FontbitDavid" w:hAnsi="FontbitDavid" w:hint="cs"/>
          <w:sz w:val="32"/>
          <w:rtl/>
        </w:rPr>
        <w:t xml:space="preserve"> - </w:t>
      </w:r>
      <w:r w:rsidR="00B433C9" w:rsidRPr="00C35A2C">
        <w:rPr>
          <w:rFonts w:ascii="FontbitDavid" w:hAnsi="FontbitDavid"/>
          <w:sz w:val="32"/>
          <w:rtl/>
        </w:rPr>
        <w:t>לייחס שנ</w:t>
      </w:r>
      <w:r>
        <w:rPr>
          <w:rFonts w:ascii="FontbitDavid" w:hAnsi="FontbitDavid" w:hint="cs"/>
          <w:sz w:val="32"/>
          <w:rtl/>
        </w:rPr>
        <w:t>ות</w:t>
      </w:r>
      <w:r w:rsidR="00B433C9" w:rsidRPr="00C35A2C">
        <w:rPr>
          <w:rFonts w:ascii="FontbitDavid" w:hAnsi="FontbitDavid"/>
          <w:sz w:val="32"/>
          <w:rtl/>
        </w:rPr>
        <w:t xml:space="preserve"> יעקב.</w:t>
      </w:r>
    </w:p>
    <w:p w14:paraId="285070E6" w14:textId="7B05AD19" w:rsidR="00976E2A" w:rsidRPr="00B45C2D" w:rsidRDefault="006C642E" w:rsidP="00615A60">
      <w:pPr>
        <w:pStyle w:val="affff2"/>
        <w:rPr>
          <w:rtl/>
        </w:rPr>
      </w:pPr>
      <w:bookmarkStart w:id="725" w:name="_Toc119172930"/>
      <w:bookmarkStart w:id="726" w:name="_Toc119230024"/>
      <w:r w:rsidRPr="00B45C2D">
        <w:rPr>
          <w:rFonts w:hint="eastAsia"/>
          <w:rtl/>
        </w:rPr>
        <w:t>אבותינו</w:t>
      </w:r>
      <w:r w:rsidRPr="00B45C2D">
        <w:rPr>
          <w:rtl/>
        </w:rPr>
        <w:t xml:space="preserve"> </w:t>
      </w:r>
      <w:r w:rsidRPr="00B45C2D">
        <w:rPr>
          <w:rFonts w:hint="eastAsia"/>
          <w:rtl/>
        </w:rPr>
        <w:t>היו</w:t>
      </w:r>
      <w:r w:rsidRPr="00B45C2D">
        <w:rPr>
          <w:rtl/>
        </w:rPr>
        <w:t xml:space="preserve"> </w:t>
      </w:r>
      <w:r w:rsidRPr="00B45C2D">
        <w:rPr>
          <w:rFonts w:hint="eastAsia"/>
          <w:rtl/>
        </w:rPr>
        <w:t>עקרים</w:t>
      </w:r>
      <w:bookmarkEnd w:id="725"/>
      <w:bookmarkEnd w:id="726"/>
    </w:p>
    <w:p w14:paraId="45B7730A" w14:textId="40AC3077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D110BF">
        <w:rPr>
          <w:rStyle w:val="affff5"/>
          <w:rtl/>
        </w:rPr>
        <w:t>רי</w:t>
      </w:r>
      <w:r w:rsidR="00175337">
        <w:rPr>
          <w:rStyle w:val="affff5"/>
          <w:rFonts w:hint="cs"/>
          <w:rtl/>
        </w:rPr>
        <w:t>"</w:t>
      </w:r>
      <w:r w:rsidRPr="00D110BF">
        <w:rPr>
          <w:rStyle w:val="affff5"/>
          <w:rtl/>
        </w:rPr>
        <w:t>צ:</w:t>
      </w:r>
      <w:r w:rsidRPr="00C35A2C">
        <w:rPr>
          <w:rFonts w:ascii="FontbitDavid" w:hAnsi="FontbitDavid"/>
          <w:sz w:val="32"/>
          <w:rtl/>
        </w:rPr>
        <w:t xml:space="preserve"> יצחק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עקור היה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1658FA" w:rsidRPr="00B45C2D">
        <w:rPr>
          <w:rStyle w:val="affff1"/>
          <w:rFonts w:hint="eastAsia"/>
          <w:rtl/>
        </w:rPr>
        <w:t>ד</w:t>
      </w:r>
      <w:r w:rsidRPr="00175337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>ויעתר</w:t>
      </w:r>
      <w:r w:rsidR="00175337">
        <w:rPr>
          <w:rStyle w:val="affff1"/>
          <w:rFonts w:hint="cs"/>
          <w:rtl/>
        </w:rPr>
        <w:t>..</w:t>
      </w:r>
      <w:r w:rsidRPr="006B2A7E">
        <w:rPr>
          <w:rStyle w:val="affff1"/>
          <w:rtl/>
        </w:rPr>
        <w:t xml:space="preserve"> </w:t>
      </w:r>
      <w:r w:rsidRPr="00B45C2D">
        <w:rPr>
          <w:rStyle w:val="affff1"/>
          <w:b/>
          <w:bCs/>
          <w:rtl/>
        </w:rPr>
        <w:t>לנ</w:t>
      </w:r>
      <w:r w:rsidR="00175337" w:rsidRPr="00B45C2D">
        <w:rPr>
          <w:rStyle w:val="affff1"/>
          <w:rFonts w:hint="eastAsia"/>
          <w:b/>
          <w:bCs/>
          <w:rtl/>
        </w:rPr>
        <w:t>ו</w:t>
      </w:r>
      <w:r w:rsidRPr="00B45C2D">
        <w:rPr>
          <w:rStyle w:val="affff1"/>
          <w:b/>
          <w:bCs/>
          <w:rtl/>
        </w:rPr>
        <w:t>כח</w:t>
      </w:r>
      <w:r w:rsidRPr="006B2A7E">
        <w:rPr>
          <w:rStyle w:val="affff1"/>
          <w:rtl/>
        </w:rPr>
        <w:t xml:space="preserve"> אשתו</w:t>
      </w:r>
      <w:r w:rsidR="00175337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ששניהם עקורים.</w:t>
      </w:r>
    </w:p>
    <w:p w14:paraId="29C51DED" w14:textId="54FFC612" w:rsidR="00B433C9" w:rsidRPr="00C35A2C" w:rsidRDefault="00B433C9" w:rsidP="007C50EB">
      <w:pPr>
        <w:rPr>
          <w:rFonts w:ascii="FontbitDavid" w:hAnsi="FontbitDavid"/>
          <w:sz w:val="32"/>
          <w:rtl/>
        </w:rPr>
      </w:pPr>
      <w:r w:rsidRPr="006B2A7E">
        <w:rPr>
          <w:rStyle w:val="affff1"/>
          <w:rFonts w:hint="cs"/>
          <w:rtl/>
        </w:rPr>
        <w:t xml:space="preserve">'ויעתר </w:t>
      </w:r>
      <w:r w:rsidRPr="00B45C2D">
        <w:rPr>
          <w:rStyle w:val="affff1"/>
          <w:rFonts w:hint="eastAsia"/>
          <w:b/>
          <w:bCs/>
          <w:rtl/>
        </w:rPr>
        <w:t>לו</w:t>
      </w:r>
      <w:r w:rsidR="00175337">
        <w:rPr>
          <w:rStyle w:val="affff1"/>
          <w:rFonts w:hint="cs"/>
          <w:rtl/>
        </w:rPr>
        <w:t xml:space="preserve"> ה'</w:t>
      </w:r>
      <w:r w:rsidRPr="006B2A7E">
        <w:rPr>
          <w:rStyle w:val="affff1"/>
          <w:rFonts w:hint="cs"/>
          <w:rtl/>
        </w:rPr>
        <w:t xml:space="preserve">' </w:t>
      </w:r>
      <w:r w:rsidR="00976E2A">
        <w:rPr>
          <w:rStyle w:val="affff1"/>
          <w:rFonts w:hint="cs"/>
          <w:rtl/>
        </w:rPr>
        <w:t xml:space="preserve"> </w:t>
      </w:r>
      <w:r w:rsidR="00175337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>אינו דומה תפלת צדיק בן צדיק לצדיק בן רשע.</w:t>
      </w:r>
    </w:p>
    <w:p w14:paraId="0A19D808" w14:textId="347F9686" w:rsidR="00B433C9" w:rsidRPr="00C35A2C" w:rsidRDefault="00175337" w:rsidP="00B55EDF">
      <w:pPr>
        <w:rPr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היו </w:t>
      </w:r>
      <w:r>
        <w:rPr>
          <w:rFonts w:ascii="FontbitDavid" w:hAnsi="FontbitDavid" w:hint="cs"/>
          <w:sz w:val="32"/>
          <w:rtl/>
        </w:rPr>
        <w:t xml:space="preserve">אבותינו </w:t>
      </w:r>
      <w:r w:rsidR="00B433C9" w:rsidRPr="00C35A2C">
        <w:rPr>
          <w:rFonts w:ascii="FontbitDavid" w:hAnsi="FontbitDavid"/>
          <w:sz w:val="32"/>
          <w:rtl/>
        </w:rPr>
        <w:t>עקורים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מפני שהקב"ה מתאוה לתפלת צדיקים.</w:t>
      </w:r>
    </w:p>
    <w:p w14:paraId="49DB0AE7" w14:textId="604F65F0" w:rsidR="00175337" w:rsidRDefault="00175337" w:rsidP="00B55EDF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נמשלה</w:t>
      </w:r>
      <w:r w:rsidR="00B433C9" w:rsidRPr="00C35A2C">
        <w:rPr>
          <w:rFonts w:ascii="FontbitDavid" w:hAnsi="FontbitDavid"/>
          <w:sz w:val="32"/>
          <w:rtl/>
        </w:rPr>
        <w:t xml:space="preserve"> תפלת צדיקים כעתר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/>
          <w:sz w:val="32"/>
          <w:rtl/>
        </w:rPr>
        <w:t xml:space="preserve">מהפך תבואה, </w:t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 w:hint="cs"/>
          <w:sz w:val="32"/>
          <w:rtl/>
        </w:rPr>
        <w:t xml:space="preserve">  </w:t>
      </w:r>
      <w:r w:rsidR="00B433C9" w:rsidRPr="00C35A2C">
        <w:rPr>
          <w:rFonts w:ascii="FontbitDavid" w:hAnsi="FontbitDavid"/>
          <w:sz w:val="32"/>
          <w:rtl/>
        </w:rPr>
        <w:t xml:space="preserve">כך תפלתן </w:t>
      </w:r>
    </w:p>
    <w:p w14:paraId="1C815099" w14:textId="55FE46F1" w:rsidR="00B433C9" w:rsidRPr="00C35A2C" w:rsidRDefault="00B433C9" w:rsidP="00B45C2D">
      <w:pPr>
        <w:ind w:left="678" w:firstLine="113"/>
        <w:rPr>
          <w:rtl/>
        </w:rPr>
      </w:pPr>
      <w:r w:rsidRPr="00C35A2C">
        <w:rPr>
          <w:rFonts w:ascii="FontbitDavid" w:hAnsi="FontbitDavid"/>
          <w:sz w:val="32"/>
          <w:rtl/>
        </w:rPr>
        <w:t>מהפכת מדותיו של הקב"ה מרגזנות לרחמנות.</w:t>
      </w:r>
    </w:p>
    <w:p w14:paraId="27FDBF12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סד:</w:t>
      </w:r>
    </w:p>
    <w:p w14:paraId="5C90FECF" w14:textId="735F7D90" w:rsidR="00B433C9" w:rsidRPr="00EA6942" w:rsidRDefault="00B433C9" w:rsidP="006C642E">
      <w:pPr>
        <w:rPr>
          <w:rtl/>
        </w:rPr>
      </w:pPr>
      <w:r w:rsidRPr="00D110BF">
        <w:rPr>
          <w:rStyle w:val="affff5"/>
          <w:rtl/>
        </w:rPr>
        <w:t>ר</w:t>
      </w:r>
      <w:r w:rsidR="00976E2A">
        <w:rPr>
          <w:rStyle w:val="affff5"/>
          <w:rFonts w:hint="cs"/>
          <w:rtl/>
        </w:rPr>
        <w:t>"</w:t>
      </w:r>
      <w:r w:rsidRPr="00D110BF">
        <w:rPr>
          <w:rStyle w:val="affff5"/>
          <w:rtl/>
        </w:rPr>
        <w:t>א:</w:t>
      </w:r>
      <w:r w:rsidRPr="00C35A2C">
        <w:rPr>
          <w:rFonts w:ascii="FontbitDavid" w:hAnsi="FontbitDavid"/>
          <w:sz w:val="32"/>
          <w:rtl/>
        </w:rPr>
        <w:t xml:space="preserve"> אברהם ושרה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טומטמי</w:t>
      </w:r>
      <w:r w:rsidR="00976E2A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ם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היו</w:t>
      </w:r>
      <w:r w:rsidRPr="00C35A2C">
        <w:rPr>
          <w:rFonts w:ascii="FontbitDavid" w:hAnsi="FontbitDavid"/>
          <w:sz w:val="32"/>
          <w:rtl/>
        </w:rPr>
        <w:t>,</w:t>
      </w:r>
      <w:r w:rsidR="00976E2A">
        <w:rPr>
          <w:rFonts w:ascii="FontbitDavid" w:hAnsi="FontbitDavid" w:hint="cs"/>
          <w:sz w:val="32"/>
          <w:rtl/>
        </w:rPr>
        <w:t xml:space="preserve"> </w:t>
      </w:r>
      <w:r w:rsidRPr="006C642E">
        <w:rPr>
          <w:rStyle w:val="affff1"/>
          <w:rtl/>
        </w:rPr>
        <w:t>'</w:t>
      </w:r>
      <w:r w:rsidRPr="00AD1A41">
        <w:rPr>
          <w:rStyle w:val="affff1"/>
          <w:rtl/>
        </w:rPr>
        <w:t>צור חוצבתם ו</w:t>
      </w:r>
      <w:r w:rsidR="006C642E">
        <w:rPr>
          <w:rStyle w:val="affff1"/>
          <w:rFonts w:hint="cs"/>
          <w:rtl/>
        </w:rPr>
        <w:t>..</w:t>
      </w:r>
      <w:r w:rsidRPr="00AD1A41">
        <w:rPr>
          <w:rStyle w:val="affff1"/>
          <w:rtl/>
        </w:rPr>
        <w:t xml:space="preserve"> מקבת</w:t>
      </w:r>
      <w:r w:rsidR="006C642E">
        <w:rPr>
          <w:rStyle w:val="affff1"/>
          <w:rFonts w:hint="cs"/>
          <w:rtl/>
        </w:rPr>
        <w:t>..</w:t>
      </w:r>
      <w:r w:rsidRPr="00AD1A41">
        <w:rPr>
          <w:rStyle w:val="affff1"/>
          <w:rtl/>
        </w:rPr>
        <w:t xml:space="preserve"> נוקרתם</w:t>
      </w:r>
      <w:r w:rsidRPr="00AD1A41">
        <w:rPr>
          <w:rStyle w:val="affff1"/>
          <w:rFonts w:hint="cs"/>
          <w:rtl/>
        </w:rPr>
        <w:t>'</w:t>
      </w:r>
      <w:r w:rsidR="006C642E">
        <w:rPr>
          <w:rFonts w:ascii="FontbitDavid" w:hAnsi="FontbitDavid" w:hint="cs"/>
          <w:sz w:val="32"/>
          <w:rtl/>
        </w:rPr>
        <w:t>.</w:t>
      </w:r>
      <w:r w:rsidR="001658FA">
        <w:rPr>
          <w:rFonts w:ascii="FontbitDavid" w:hAnsi="FontbitDavid" w:hint="cs"/>
          <w:sz w:val="32"/>
          <w:rtl/>
        </w:rPr>
        <w:t xml:space="preserve"> </w:t>
      </w:r>
      <w:r w:rsidRPr="00D110BF">
        <w:rPr>
          <w:rStyle w:val="affff5"/>
          <w:rFonts w:hint="cs"/>
          <w:rtl/>
        </w:rPr>
        <w:t>מרב</w:t>
      </w:r>
      <w:r w:rsidRPr="00D110BF">
        <w:rPr>
          <w:rStyle w:val="affff5"/>
          <w:rtl/>
        </w:rPr>
        <w:t>"</w:t>
      </w:r>
      <w:r w:rsidRPr="00D110BF">
        <w:rPr>
          <w:rStyle w:val="affff5"/>
          <w:rFonts w:hint="cs"/>
          <w:rtl/>
        </w:rPr>
        <w:t>א</w:t>
      </w:r>
      <w:r w:rsidRPr="00D110BF">
        <w:rPr>
          <w:rStyle w:val="affff5"/>
          <w:rtl/>
        </w:rPr>
        <w:t>:</w:t>
      </w:r>
      <w:r w:rsidRPr="00EA6942">
        <w:rPr>
          <w:rFonts w:ascii="FontbitDavid" w:hAnsi="FontbitDavid"/>
          <w:spacing w:val="-2"/>
          <w:sz w:val="32"/>
          <w:rtl/>
        </w:rPr>
        <w:t xml:space="preserve"> שרה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אילונית היתה</w:t>
      </w:r>
      <w:r w:rsidRPr="00EA6942">
        <w:rPr>
          <w:rFonts w:ascii="FontbitDavid" w:hAnsi="FontbitDavid"/>
          <w:spacing w:val="-2"/>
          <w:sz w:val="32"/>
          <w:rtl/>
        </w:rPr>
        <w:t xml:space="preserve">, </w:t>
      </w:r>
      <w:r w:rsidRPr="00EA6942">
        <w:rPr>
          <w:rStyle w:val="affff1"/>
          <w:rFonts w:hint="cs"/>
          <w:spacing w:val="-2"/>
          <w:rtl/>
        </w:rPr>
        <w:t>'</w:t>
      </w:r>
      <w:r w:rsidRPr="00EA6942">
        <w:rPr>
          <w:rStyle w:val="affff1"/>
          <w:spacing w:val="-2"/>
          <w:rtl/>
        </w:rPr>
        <w:t xml:space="preserve">ותהי שרי עקרה </w:t>
      </w:r>
      <w:r w:rsidRPr="00B45C2D">
        <w:rPr>
          <w:rStyle w:val="affff1"/>
          <w:b/>
          <w:bCs/>
          <w:spacing w:val="-2"/>
          <w:rtl/>
        </w:rPr>
        <w:t>אין לה ולד</w:t>
      </w:r>
      <w:r w:rsidRPr="00EA6942">
        <w:rPr>
          <w:rStyle w:val="affff1"/>
          <w:rFonts w:hint="cs"/>
          <w:spacing w:val="-2"/>
          <w:rtl/>
        </w:rPr>
        <w:t>'</w:t>
      </w:r>
      <w:r w:rsidRPr="00EA6942">
        <w:rPr>
          <w:rFonts w:ascii="FontbitDavid" w:hAnsi="FontbitDavid"/>
          <w:spacing w:val="-2"/>
          <w:sz w:val="32"/>
          <w:rtl/>
        </w:rPr>
        <w:t xml:space="preserve"> </w:t>
      </w:r>
      <w:r w:rsidR="006C642E">
        <w:rPr>
          <w:rFonts w:ascii="FontbitDavid" w:hAnsi="FontbitDavid" w:hint="cs"/>
          <w:spacing w:val="-2"/>
          <w:sz w:val="32"/>
          <w:rtl/>
        </w:rPr>
        <w:t>-</w:t>
      </w:r>
      <w:r w:rsidRPr="00EA6942">
        <w:rPr>
          <w:rFonts w:ascii="FontbitDavid" w:hAnsi="FontbitDavid"/>
          <w:spacing w:val="-2"/>
          <w:sz w:val="32"/>
          <w:rtl/>
        </w:rPr>
        <w:t xml:space="preserve"> בית ולד.</w:t>
      </w:r>
    </w:p>
    <w:p w14:paraId="25B85F73" w14:textId="751392B8" w:rsidR="006C642E" w:rsidRDefault="006C642E" w:rsidP="00615A60">
      <w:pPr>
        <w:pStyle w:val="affff2"/>
        <w:rPr>
          <w:rtl/>
        </w:rPr>
      </w:pPr>
      <w:bookmarkStart w:id="727" w:name="_Toc119172931"/>
      <w:bookmarkStart w:id="728" w:name="_Toc119230025"/>
      <w:r>
        <w:rPr>
          <w:rFonts w:hint="cs"/>
          <w:rtl/>
        </w:rPr>
        <w:lastRenderedPageBreak/>
        <w:t>מתי נאמר ששוהה עשר שנים</w:t>
      </w:r>
      <w:bookmarkEnd w:id="727"/>
      <w:bookmarkEnd w:id="728"/>
    </w:p>
    <w:p w14:paraId="65DCB98B" w14:textId="0453C382" w:rsidR="006C642E" w:rsidRDefault="006C642E" w:rsidP="006C642E">
      <w:pPr>
        <w:rPr>
          <w:rtl/>
        </w:rPr>
      </w:pPr>
      <w:r>
        <w:rPr>
          <w:rFonts w:hint="cs"/>
          <w:rtl/>
        </w:rPr>
        <w:t xml:space="preserve">רק </w:t>
      </w:r>
      <w:r w:rsidR="00B433C9" w:rsidRPr="00C35A2C">
        <w:rPr>
          <w:rtl/>
        </w:rPr>
        <w:t>בדורות הראשונים,</w:t>
      </w:r>
      <w:r>
        <w:rPr>
          <w:rFonts w:hint="cs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אבל</w:t>
      </w:r>
      <w:r w:rsidR="00B433C9" w:rsidRPr="00C35A2C">
        <w:rPr>
          <w:rtl/>
        </w:rPr>
        <w:t xml:space="preserve"> אחרונים ששנותיהן מועטות -</w:t>
      </w:r>
    </w:p>
    <w:p w14:paraId="3B27A344" w14:textId="23E4083E" w:rsidR="00B433C9" w:rsidRPr="00C35A2C" w:rsidRDefault="006C642E" w:rsidP="006C642E">
      <w:pPr>
        <w:rPr>
          <w:rtl/>
        </w:rPr>
      </w:pPr>
      <w:r w:rsidRPr="00D110BF">
        <w:rPr>
          <w:rStyle w:val="affff5"/>
          <w:rFonts w:hint="cs"/>
          <w:rtl/>
        </w:rPr>
        <w:t>מרב</w:t>
      </w:r>
      <w:r w:rsidRPr="00D110BF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ב</w:t>
      </w:r>
      <w:r w:rsidRPr="00D1637C">
        <w:rPr>
          <w:rFonts w:cs="PFT_Frank"/>
          <w:b/>
          <w:bCs/>
          <w:szCs w:val="14"/>
          <w:rtl/>
        </w:rPr>
        <w:t>'</w:t>
      </w:r>
      <w:r w:rsidR="00B433C9" w:rsidRPr="00D1637C">
        <w:rPr>
          <w:rFonts w:cs="PFT_Frank"/>
          <w:b/>
          <w:bCs/>
          <w:szCs w:val="14"/>
          <w:rtl/>
        </w:rPr>
        <w:t xml:space="preserve"> שנים ומחצה</w:t>
      </w:r>
      <w:r w:rsidR="00B433C9" w:rsidRPr="00C35A2C">
        <w:rPr>
          <w:rtl/>
        </w:rPr>
        <w:t xml:space="preserve">, </w:t>
      </w:r>
      <w:r>
        <w:rPr>
          <w:rStyle w:val="affff8"/>
          <w:rFonts w:hint="cs"/>
          <w:rtl/>
        </w:rPr>
        <w:t>ג'</w:t>
      </w:r>
      <w:r w:rsidR="00B433C9" w:rsidRPr="00B45C2D">
        <w:rPr>
          <w:rStyle w:val="affff8"/>
          <w:rtl/>
        </w:rPr>
        <w:t xml:space="preserve"> עיבורים</w:t>
      </w:r>
      <w:r w:rsidR="00B433C9" w:rsidRPr="00C35A2C">
        <w:rPr>
          <w:rtl/>
        </w:rPr>
        <w:t>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 </w:t>
      </w:r>
      <w:r w:rsidR="00B433C9" w:rsidRPr="00D110BF">
        <w:rPr>
          <w:rStyle w:val="affff5"/>
          <w:rFonts w:hint="cs"/>
          <w:rtl/>
        </w:rPr>
        <w:t>מר</w:t>
      </w:r>
      <w:r w:rsidR="00B433C9" w:rsidRPr="00D110BF">
        <w:rPr>
          <w:rStyle w:val="affff5"/>
          <w:rtl/>
        </w:rPr>
        <w:t>"</w:t>
      </w:r>
      <w:r w:rsidR="00B433C9" w:rsidRPr="00D110BF">
        <w:rPr>
          <w:rStyle w:val="affff5"/>
          <w:rFonts w:hint="cs"/>
          <w:rtl/>
        </w:rPr>
        <w:t>נ</w:t>
      </w:r>
      <w:r w:rsidR="00B433C9" w:rsidRPr="00D110BF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שנים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>
        <w:rPr>
          <w:rStyle w:val="affff8"/>
          <w:rFonts w:hint="cs"/>
          <w:rtl/>
        </w:rPr>
        <w:t>ג'</w:t>
      </w:r>
      <w:r w:rsidR="00B433C9" w:rsidRPr="00B45C2D">
        <w:rPr>
          <w:rStyle w:val="affff8"/>
          <w:rtl/>
        </w:rPr>
        <w:t xml:space="preserve"> פקידות</w:t>
      </w:r>
      <w:r>
        <w:rPr>
          <w:rStyle w:val="affff8"/>
          <w:rFonts w:hint="cs"/>
          <w:rtl/>
        </w:rPr>
        <w:t xml:space="preserve"> </w:t>
      </w:r>
      <w:r>
        <w:rPr>
          <w:rStyle w:val="affff5"/>
          <w:rFonts w:hint="cs"/>
          <w:rtl/>
          <w:rPrChange w:id="9074" w:author="מנוע אמוראים" w:date="2026-10-05T16:41:34Z">
            <w:rPr>
              <w:rStyle w:val="affff8"/>
              <w:rFonts w:hint="cs"/>
              <w:rtl/>
            </w:rPr>
          </w:rPrChange>
        </w:rPr>
        <w:t xml:space="preserve">דר"ה</w:t>
      </w:r>
      <w:r>
        <w:rPr>
          <w:rStyle w:val="affff8"/>
          <w:rFonts w:hint="cs"/>
          <w:rtl/>
        </w:rPr>
        <w:t xml:space="preserve">.</w:t>
      </w:r>
    </w:p>
    <w:p w14:paraId="7AAF497B" w14:textId="301FEADD" w:rsidR="00B433C9" w:rsidRPr="00EA6942" w:rsidRDefault="00B433C9" w:rsidP="00B55EDF">
      <w:pPr>
        <w:rPr>
          <w:rtl/>
        </w:rPr>
      </w:pPr>
      <w:r w:rsidRPr="00D110BF">
        <w:rPr>
          <w:rStyle w:val="affff5"/>
          <w:rtl/>
        </w:rPr>
        <w:t>רב</w:t>
      </w:r>
      <w:r w:rsidR="00875F7C">
        <w:rPr>
          <w:rStyle w:val="affff5"/>
          <w:rFonts w:hint="cs"/>
          <w:rtl/>
        </w:rPr>
        <w:t>א</w:t>
      </w:r>
      <w:r w:rsidRPr="00D110BF">
        <w:rPr>
          <w:rStyle w:val="affff5"/>
          <w:rtl/>
        </w:rPr>
        <w:t>:</w:t>
      </w:r>
      <w:r w:rsidRPr="00EA6942">
        <w:rPr>
          <w:rFonts w:ascii="FontbitDavid" w:hAnsi="FontbitDavid"/>
          <w:spacing w:val="-4"/>
          <w:sz w:val="32"/>
          <w:rtl/>
        </w:rPr>
        <w:t xml:space="preserve"> </w:t>
      </w:r>
      <w:r w:rsidR="00875F7C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אין</w:t>
      </w:r>
      <w:r w:rsidR="00875F7C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 </w:t>
      </w:r>
      <w:r w:rsidR="00875F7C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הלכה</w:t>
      </w:r>
      <w:r w:rsidR="00875F7C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 </w:t>
      </w:r>
      <w:r w:rsidR="00875F7C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כן</w:t>
      </w:r>
      <w:r w:rsidRPr="00EA6942">
        <w:rPr>
          <w:rFonts w:ascii="FontbitDavid" w:hAnsi="FontbitDavid"/>
          <w:spacing w:val="-4"/>
          <w:sz w:val="32"/>
          <w:rtl/>
        </w:rPr>
        <w:t xml:space="preserve">, </w:t>
      </w:r>
      <w:r w:rsidR="00875F7C">
        <w:rPr>
          <w:rStyle w:val="affff5"/>
          <w:rFonts w:hint="cs"/>
          <w:rtl/>
        </w:rPr>
        <w:t>ד</w:t>
      </w:r>
      <w:r w:rsidRPr="00D110BF">
        <w:rPr>
          <w:rStyle w:val="affff5"/>
          <w:rFonts w:hint="cs"/>
          <w:rtl/>
        </w:rPr>
        <w:t>רב</w:t>
      </w:r>
      <w:r w:rsidRPr="00366981">
        <w:rPr>
          <w:rStyle w:val="affff5"/>
          <w:rFonts w:hint="cs"/>
          <w:rtl/>
        </w:rPr>
        <w:t>י</w:t>
      </w:r>
      <w:r w:rsidR="00875F7C" w:rsidRPr="00B45C2D">
        <w:rPr>
          <w:rStyle w:val="affff5"/>
          <w:rtl/>
        </w:rPr>
        <w:t xml:space="preserve"> שנאה</w:t>
      </w:r>
      <w:r w:rsidR="00875F7C">
        <w:rPr>
          <w:rStyle w:val="affff5"/>
          <w:rFonts w:hint="cs"/>
          <w:rtl/>
        </w:rPr>
        <w:t>,</w:t>
      </w:r>
      <w:r w:rsidRPr="00EA6942">
        <w:rPr>
          <w:rFonts w:ascii="FontbitDavid" w:hAnsi="FontbitDavid"/>
          <w:spacing w:val="-4"/>
          <w:sz w:val="32"/>
          <w:rtl/>
        </w:rPr>
        <w:t xml:space="preserve"> </w:t>
      </w:r>
      <w:r w:rsidR="00875F7C">
        <w:rPr>
          <w:rStyle w:val="affff5"/>
          <w:rFonts w:hint="cs"/>
          <w:rtl/>
        </w:rPr>
        <w:t>ו</w:t>
      </w:r>
      <w:r w:rsidRPr="00D110BF">
        <w:rPr>
          <w:rStyle w:val="affff5"/>
          <w:rtl/>
        </w:rPr>
        <w:t>בימי דוד</w:t>
      </w:r>
      <w:r w:rsidRPr="00EA6942">
        <w:rPr>
          <w:rFonts w:ascii="FontbitDavid" w:hAnsi="FontbitDavid"/>
          <w:spacing w:val="-4"/>
          <w:sz w:val="32"/>
          <w:rtl/>
        </w:rPr>
        <w:t xml:space="preserve"> </w:t>
      </w:r>
      <w:r w:rsidR="00875F7C">
        <w:rPr>
          <w:rFonts w:ascii="FontbitDavid" w:hAnsi="FontbitDavid" w:hint="cs"/>
          <w:spacing w:val="-4"/>
          <w:sz w:val="32"/>
          <w:rtl/>
        </w:rPr>
        <w:t>הת</w:t>
      </w:r>
      <w:r w:rsidRPr="00EA6942">
        <w:rPr>
          <w:rFonts w:ascii="FontbitDavid" w:hAnsi="FontbitDavid"/>
          <w:spacing w:val="-4"/>
          <w:sz w:val="32"/>
          <w:rtl/>
        </w:rPr>
        <w:t xml:space="preserve">מעט, </w:t>
      </w:r>
      <w:r w:rsidR="00875F7C">
        <w:rPr>
          <w:rStyle w:val="affff1"/>
          <w:rFonts w:hint="cs"/>
          <w:spacing w:val="-4"/>
          <w:rtl/>
        </w:rPr>
        <w:t xml:space="preserve">'ימי </w:t>
      </w:r>
      <w:r w:rsidRPr="00EA6942">
        <w:rPr>
          <w:rStyle w:val="affff1"/>
          <w:spacing w:val="-4"/>
          <w:rtl/>
        </w:rPr>
        <w:t>שנותינו</w:t>
      </w:r>
      <w:r w:rsidR="00875F7C">
        <w:rPr>
          <w:rStyle w:val="affff1"/>
          <w:rFonts w:hint="cs"/>
          <w:spacing w:val="-4"/>
          <w:rtl/>
        </w:rPr>
        <w:t>..</w:t>
      </w:r>
      <w:r w:rsidRPr="00EA6942">
        <w:rPr>
          <w:rStyle w:val="affff1"/>
          <w:spacing w:val="-4"/>
          <w:rtl/>
        </w:rPr>
        <w:t xml:space="preserve"> שבעים</w:t>
      </w:r>
      <w:r w:rsidR="00875F7C">
        <w:rPr>
          <w:rStyle w:val="affff1"/>
          <w:rFonts w:hint="cs"/>
          <w:spacing w:val="-4"/>
          <w:rtl/>
        </w:rPr>
        <w:t>'.</w:t>
      </w:r>
    </w:p>
    <w:p w14:paraId="31A2F576" w14:textId="311CD09F" w:rsidR="00B433C9" w:rsidRDefault="00B433C9" w:rsidP="00B55EDF">
      <w:pPr>
        <w:rPr>
          <w:rFonts w:ascii="FontbitDavid" w:hAnsi="FontbitDavid"/>
          <w:sz w:val="32"/>
          <w:rtl/>
        </w:rPr>
      </w:pPr>
      <w:r w:rsidRPr="00B45C2D">
        <w:rPr>
          <w:rStyle w:val="affff5"/>
          <w:rtl/>
        </w:rPr>
        <w:t>ו</w:t>
      </w:r>
      <w:r w:rsidR="00366981" w:rsidRPr="00B45C2D">
        <w:rPr>
          <w:rStyle w:val="affff5"/>
          <w:rFonts w:hint="eastAsia"/>
          <w:rtl/>
        </w:rPr>
        <w:t>שאמרנו</w:t>
      </w:r>
      <w:r w:rsidR="00366981" w:rsidRPr="00B45C2D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366981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הוא</w:t>
      </w:r>
      <w:r w:rsidRPr="00C35A2C">
        <w:rPr>
          <w:rFonts w:ascii="FontbitDavid" w:hAnsi="FontbitDavid"/>
          <w:sz w:val="32"/>
          <w:rtl/>
        </w:rPr>
        <w:t xml:space="preserve"> לא זכה להבנות</w:t>
      </w:r>
      <w:r w:rsidR="00366981">
        <w:rPr>
          <w:rFonts w:ascii="FontbitDavid" w:hAnsi="FontbitDavid" w:hint="cs"/>
          <w:sz w:val="32"/>
          <w:rtl/>
        </w:rPr>
        <w:t xml:space="preserve"> ממנה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366981" w:rsidRPr="00B45C2D">
        <w:rPr>
          <w:rFonts w:hint="eastAsia"/>
          <w:rtl/>
        </w:rPr>
        <w:t>ולא</w:t>
      </w:r>
      <w:r w:rsidR="00366981" w:rsidRPr="00B45C2D">
        <w:rPr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היא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366981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 w:hint="cs"/>
          <w:sz w:val="32"/>
          <w:rtl/>
        </w:rPr>
        <w:t>ש</w:t>
      </w:r>
      <w:r w:rsidR="00366981">
        <w:rPr>
          <w:rFonts w:ascii="FontbitDavid" w:hAnsi="FontbitDavid" w:hint="cs"/>
          <w:sz w:val="32"/>
          <w:rtl/>
        </w:rPr>
        <w:t>אינה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366981">
        <w:rPr>
          <w:rFonts w:ascii="FontbitDavid" w:hAnsi="FontbitDavid" w:hint="cs"/>
          <w:sz w:val="32"/>
          <w:rtl/>
        </w:rPr>
        <w:t>מ</w:t>
      </w:r>
      <w:r w:rsidRPr="00C35A2C">
        <w:rPr>
          <w:rFonts w:ascii="FontbitDavid" w:hAnsi="FontbitDavid" w:hint="cs"/>
          <w:sz w:val="32"/>
          <w:rtl/>
        </w:rPr>
        <w:t>צו</w:t>
      </w:r>
      <w:r w:rsidR="00366981">
        <w:rPr>
          <w:rFonts w:ascii="FontbitDavid" w:hAnsi="FontbitDavid" w:hint="cs"/>
          <w:sz w:val="32"/>
          <w:rtl/>
        </w:rPr>
        <w:t>וי</w:t>
      </w:r>
      <w:r w:rsidRPr="00C35A2C">
        <w:rPr>
          <w:rFonts w:ascii="FontbitDavid" w:hAnsi="FontbitDavid" w:hint="cs"/>
          <w:sz w:val="32"/>
          <w:rtl/>
        </w:rPr>
        <w:t>ת</w:t>
      </w:r>
      <w:r w:rsidR="00366981">
        <w:rPr>
          <w:rFonts w:ascii="FontbitDavid" w:hAnsi="FontbitDavid" w:hint="cs"/>
          <w:sz w:val="32"/>
          <w:rtl/>
        </w:rPr>
        <w:t>.</w:t>
      </w:r>
    </w:p>
    <w:p w14:paraId="53AF7A6C" w14:textId="6ADADBC4" w:rsidR="00B433C9" w:rsidRPr="00EA6942" w:rsidRDefault="00B433C9" w:rsidP="00B55EDF">
      <w:pPr>
        <w:rPr>
          <w:rFonts w:ascii="FontbitDavid" w:hAnsi="FontbitDavid"/>
          <w:spacing w:val="-6"/>
          <w:sz w:val="32"/>
          <w:rtl/>
        </w:rPr>
      </w:pPr>
      <w:r w:rsidRPr="00D110BF">
        <w:rPr>
          <w:rStyle w:val="affff5"/>
          <w:rFonts w:hint="cs"/>
          <w:rtl/>
        </w:rPr>
        <w:t>ו</w:t>
      </w:r>
      <w:r w:rsidR="00366981">
        <w:rPr>
          <w:rStyle w:val="affff5"/>
          <w:rFonts w:hint="cs"/>
          <w:rtl/>
        </w:rPr>
        <w:t>שאמר</w:t>
      </w:r>
      <w:r w:rsidRPr="00D110BF">
        <w:rPr>
          <w:rStyle w:val="affff5"/>
          <w:rtl/>
        </w:rPr>
        <w:t xml:space="preserve"> </w:t>
      </w:r>
      <w:r w:rsidRPr="00D110BF">
        <w:rPr>
          <w:rStyle w:val="affff5"/>
          <w:rFonts w:hint="cs"/>
          <w:rtl/>
        </w:rPr>
        <w:t>ראב</w:t>
      </w:r>
      <w:r w:rsidRPr="00D110BF">
        <w:rPr>
          <w:rStyle w:val="affff5"/>
          <w:rtl/>
        </w:rPr>
        <w:t>"</w:t>
      </w:r>
      <w:r w:rsidRPr="00D110BF">
        <w:rPr>
          <w:rStyle w:val="affff5"/>
          <w:rFonts w:hint="cs"/>
          <w:rtl/>
        </w:rPr>
        <w:t>ז</w:t>
      </w:r>
      <w:r w:rsidRPr="00D110BF">
        <w:rPr>
          <w:rStyle w:val="affff5"/>
          <w:rtl/>
        </w:rPr>
        <w:t>:</w:t>
      </w:r>
      <w:r w:rsidRPr="00EA6942">
        <w:rPr>
          <w:rFonts w:ascii="FontbitDavid" w:hAnsi="FontbitDavid"/>
          <w:spacing w:val="-6"/>
          <w:sz w:val="32"/>
          <w:rtl/>
        </w:rPr>
        <w:t xml:space="preserve"> </w:t>
      </w:r>
      <w:r w:rsidRPr="00EA6942">
        <w:rPr>
          <w:rFonts w:ascii="FontbitDavid" w:hAnsi="FontbitDavid" w:hint="cs"/>
          <w:spacing w:val="-6"/>
          <w:sz w:val="32"/>
          <w:rtl/>
        </w:rPr>
        <w:t>א</w:t>
      </w:r>
      <w:r w:rsidR="00366981">
        <w:rPr>
          <w:rFonts w:ascii="FontbitDavid" w:hAnsi="FontbitDavid" w:hint="cs"/>
          <w:spacing w:val="-6"/>
          <w:sz w:val="32"/>
          <w:rtl/>
        </w:rPr>
        <w:t>ם</w:t>
      </w:r>
      <w:r w:rsidRPr="00EA6942">
        <w:rPr>
          <w:rFonts w:ascii="FontbitDavid" w:hAnsi="FontbitDavid" w:hint="cs"/>
          <w:spacing w:val="-6"/>
          <w:sz w:val="32"/>
          <w:rtl/>
        </w:rPr>
        <w:t xml:space="preserve"> הייתי זכאי</w:t>
      </w:r>
      <w:r w:rsidR="00366981">
        <w:rPr>
          <w:rFonts w:ascii="FontbitDavid" w:hAnsi="FontbitDavid" w:hint="cs"/>
          <w:spacing w:val="-6"/>
          <w:sz w:val="32"/>
          <w:rtl/>
        </w:rPr>
        <w:t>,</w:t>
      </w:r>
      <w:r w:rsidRPr="00EA6942">
        <w:rPr>
          <w:rFonts w:ascii="FontbitDavid" w:hAnsi="FontbitDavid" w:hint="cs"/>
          <w:spacing w:val="-6"/>
          <w:sz w:val="32"/>
          <w:rtl/>
        </w:rPr>
        <w:t xml:space="preserve"> מראשונה הייתי נפקד</w:t>
      </w:r>
      <w:r w:rsidR="00366981" w:rsidRPr="00B45C2D">
        <w:rPr>
          <w:rStyle w:val="affff8"/>
          <w:rtl/>
        </w:rPr>
        <w:t xml:space="preserve"> [ושנינו שלא יבטל]</w:t>
      </w:r>
    </w:p>
    <w:p w14:paraId="14D78406" w14:textId="454A3149" w:rsidR="003058B8" w:rsidRDefault="00B433C9" w:rsidP="004D10B0">
      <w:pPr>
        <w:rPr>
          <w:rFonts w:ascii="FontbitDavid" w:hAnsi="FontbitDavid"/>
          <w:sz w:val="32"/>
          <w:rtl/>
        </w:rPr>
      </w:pPr>
      <w:r>
        <w:rPr>
          <w:rtl/>
        </w:rPr>
        <w:t xml:space="preserve">- </w:t>
      </w:r>
      <w:r w:rsidRPr="00D110BF">
        <w:rPr>
          <w:rStyle w:val="affff5"/>
          <w:rFonts w:hint="cs"/>
          <w:rtl/>
        </w:rPr>
        <w:t>דחה לרבנן</w:t>
      </w:r>
      <w:r w:rsidR="00366981">
        <w:rPr>
          <w:rStyle w:val="affff5"/>
          <w:rFonts w:hint="cs"/>
          <w:rtl/>
        </w:rPr>
        <w:t>,</w:t>
      </w:r>
      <w:r w:rsidRPr="00C35A2C">
        <w:rPr>
          <w:rFonts w:hint="cs"/>
          <w:rtl/>
        </w:rPr>
        <w:t xml:space="preserve"> </w:t>
      </w:r>
      <w:r w:rsidR="00366981">
        <w:rPr>
          <w:rFonts w:hint="cs"/>
          <w:rtl/>
        </w:rPr>
        <w:t>ובאמת</w:t>
      </w:r>
      <w:r w:rsidRPr="00C35A2C">
        <w:rPr>
          <w:rFonts w:hint="cs"/>
          <w:rtl/>
        </w:rPr>
        <w:t xml:space="preserve"> נעקר </w:t>
      </w:r>
      <w:r w:rsidRPr="00D110BF">
        <w:rPr>
          <w:rStyle w:val="affff5"/>
          <w:rFonts w:hint="cs"/>
          <w:rtl/>
        </w:rPr>
        <w:t>מדרשות ר</w:t>
      </w:r>
      <w:r w:rsidRPr="00D110BF">
        <w:rPr>
          <w:rStyle w:val="affff5"/>
          <w:rtl/>
        </w:rPr>
        <w:t>"</w:t>
      </w:r>
      <w:r w:rsidRPr="00D110BF">
        <w:rPr>
          <w:rStyle w:val="affff5"/>
          <w:rFonts w:hint="cs"/>
          <w:rtl/>
        </w:rPr>
        <w:t>ה</w:t>
      </w:r>
      <w:r w:rsidRPr="00C35A2C">
        <w:rPr>
          <w:rFonts w:hint="cs"/>
          <w:rtl/>
        </w:rPr>
        <w:t xml:space="preserve"> , </w:t>
      </w:r>
      <w:r w:rsidRPr="00D1637C">
        <w:rPr>
          <w:rFonts w:cs="PFT_Frank" w:hint="eastAsia"/>
          <w:b/>
          <w:bCs/>
          <w:szCs w:val="14"/>
          <w:rtl/>
        </w:rPr>
        <w:t>וכן</w:t>
      </w:r>
      <w:r w:rsidRPr="00C35A2C">
        <w:rPr>
          <w:rFonts w:hint="cs"/>
          <w:rtl/>
        </w:rPr>
        <w:t xml:space="preserve"> </w:t>
      </w:r>
      <w:r w:rsidR="00366981">
        <w:rPr>
          <w:rStyle w:val="affff5"/>
          <w:rFonts w:hint="cs"/>
          <w:rtl/>
        </w:rPr>
        <w:t>ש</w:t>
      </w:r>
      <w:r w:rsidRPr="00B45C2D">
        <w:rPr>
          <w:rStyle w:val="affff5"/>
          <w:rtl/>
        </w:rPr>
        <w:t>יתין סבי</w:t>
      </w:r>
      <w:r w:rsidRPr="00C35A2C">
        <w:rPr>
          <w:rFonts w:ascii="FontbitDavid" w:hAnsi="FontbitDavid"/>
          <w:sz w:val="32"/>
          <w:rtl/>
        </w:rPr>
        <w:t xml:space="preserve"> </w:t>
      </w:r>
      <w:r w:rsidR="00366981">
        <w:rPr>
          <w:rFonts w:ascii="FontbitDavid" w:hAnsi="FontbitDavid" w:hint="cs"/>
          <w:sz w:val="32"/>
          <w:rtl/>
        </w:rPr>
        <w:t xml:space="preserve">חוץ </w:t>
      </w:r>
      <w:r w:rsidR="00366981" w:rsidRPr="00B45C2D">
        <w:rPr>
          <w:rStyle w:val="affff5"/>
          <w:rFonts w:hint="eastAsia"/>
          <w:rtl/>
        </w:rPr>
        <w:t>מראב</w:t>
      </w:r>
      <w:r w:rsidR="00366981" w:rsidRPr="00B45C2D">
        <w:rPr>
          <w:rStyle w:val="affff5"/>
          <w:rtl/>
        </w:rPr>
        <w:t>"י</w:t>
      </w:r>
      <w:r w:rsidR="00366981">
        <w:rPr>
          <w:rFonts w:ascii="FontbitDavid" w:hAnsi="FontbitDavid" w:hint="cs"/>
          <w:sz w:val="32"/>
          <w:rtl/>
        </w:rPr>
        <w:t>.</w:t>
      </w:r>
    </w:p>
    <w:p w14:paraId="1C880CBC" w14:textId="6A04758D" w:rsidR="00B433C9" w:rsidRPr="00C35A2C" w:rsidRDefault="00B433C9" w:rsidP="007C50EB">
      <w:pPr>
        <w:pStyle w:val="afff4"/>
        <w:rPr>
          <w:rtl/>
        </w:rPr>
      </w:pPr>
      <w:ins w:id="9902" w:author="מספור קטעי משנה" w:date="2026-10-06T06:45:58Z">
        <w:r>
          <w:rPr>
            <w:rStyle w:val="MisparKeta"/>
          </w:rPr>
          <w:t xml:space="preserve">ב. </w:t>
        </w:r>
      </w:ins>
      <w:bookmarkStart w:id="729" w:name="_Toc119172932"/>
      <w:bookmarkStart w:id="730" w:name="_Toc119230026"/>
      <w:r w:rsidRPr="00C35A2C">
        <w:rPr>
          <w:rtl/>
        </w:rPr>
        <w:t xml:space="preserve">גירשה - מותרת </w:t>
      </w:r>
      <w:r w:rsidR="003058B8">
        <w:rPr>
          <w:rFonts w:hint="cs"/>
          <w:rtl/>
        </w:rPr>
        <w:t>לינשא לאחר</w:t>
      </w:r>
      <w:r w:rsidRPr="00C35A2C">
        <w:rPr>
          <w:rtl/>
        </w:rPr>
        <w:t>.</w:t>
      </w:r>
      <w:bookmarkEnd w:id="729"/>
      <w:bookmarkEnd w:id="730"/>
    </w:p>
    <w:p w14:paraId="581DF1D4" w14:textId="5F9FC076" w:rsidR="00B433C9" w:rsidRPr="00C35A2C" w:rsidRDefault="003058B8" w:rsidP="003058B8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ל</w:t>
      </w:r>
      <w:r w:rsidR="00B433C9" w:rsidRPr="00C35A2C">
        <w:rPr>
          <w:rFonts w:ascii="FontbitDavid" w:hAnsi="FontbitDavid"/>
          <w:sz w:val="32"/>
          <w:rtl/>
        </w:rPr>
        <w:t xml:space="preserve">שני </w:t>
      </w:r>
      <w:r>
        <w:rPr>
          <w:rFonts w:ascii="FontbitDavid" w:hAnsi="FontbitDavid" w:hint="cs"/>
          <w:sz w:val="32"/>
          <w:rtl/>
        </w:rPr>
        <w:t>כ</w:t>
      </w:r>
      <w:r w:rsidR="00B433C9" w:rsidRPr="00C35A2C">
        <w:rPr>
          <w:rFonts w:ascii="FontbitDavid" w:hAnsi="FontbitDavid"/>
          <w:sz w:val="32"/>
          <w:rtl/>
        </w:rPr>
        <w:t xml:space="preserve">ן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שלישי לא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>
        <w:rPr>
          <w:rStyle w:val="affff5"/>
          <w:rFonts w:hint="cs"/>
          <w:rtl/>
        </w:rPr>
        <w:t>ו</w:t>
      </w:r>
      <w:r w:rsidR="00B433C9" w:rsidRPr="00D110BF">
        <w:rPr>
          <w:rStyle w:val="affff5"/>
          <w:rFonts w:hint="cs"/>
          <w:rtl/>
        </w:rPr>
        <w:t>כרבי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מלה </w:t>
      </w:r>
      <w:r>
        <w:rPr>
          <w:rFonts w:ascii="FontbitDavid" w:hAnsi="FontbitDavid" w:hint="cs"/>
          <w:sz w:val="32"/>
          <w:rtl/>
        </w:rPr>
        <w:t xml:space="preserve">בנה </w:t>
      </w:r>
      <w:r w:rsidR="00B433C9" w:rsidRPr="00C35A2C">
        <w:rPr>
          <w:rFonts w:ascii="FontbitDavid" w:hAnsi="FontbitDavid"/>
          <w:sz w:val="32"/>
          <w:rtl/>
        </w:rPr>
        <w:t xml:space="preserve">ראשון ומת, שני ומת -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שלישי לא תמול</w:t>
      </w:r>
      <w:r w:rsidR="00B433C9" w:rsidRPr="00C35A2C">
        <w:rPr>
          <w:rFonts w:ascii="FontbitDavid" w:hAnsi="FontbitDavid"/>
          <w:sz w:val="32"/>
          <w:rtl/>
        </w:rPr>
        <w:t>,</w:t>
      </w:r>
      <w:r>
        <w:rPr>
          <w:rStyle w:val="affff5"/>
          <w:rFonts w:hint="cs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 w:rsidR="00B433C9" w:rsidRPr="00D110BF">
        <w:rPr>
          <w:rStyle w:val="affff5"/>
          <w:rFonts w:hint="cs"/>
          <w:rtl/>
        </w:rPr>
        <w:t>רשב</w:t>
      </w:r>
      <w:r w:rsidR="00B433C9" w:rsidRPr="00D110BF">
        <w:rPr>
          <w:rStyle w:val="affff5"/>
          <w:rtl/>
        </w:rPr>
        <w:t>"</w:t>
      </w:r>
      <w:r w:rsidR="00B433C9" w:rsidRPr="00D110BF">
        <w:rPr>
          <w:rStyle w:val="affff5"/>
          <w:rFonts w:hint="cs"/>
          <w:rtl/>
        </w:rPr>
        <w:t>ג</w:t>
      </w:r>
      <w:r w:rsidR="00B433C9" w:rsidRPr="00D110BF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שלישי תמול,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רביעי לא תמול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0FD348B5" w14:textId="3E90AFF9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D110BF">
        <w:rPr>
          <w:rStyle w:val="affff5"/>
          <w:rFonts w:hint="cs"/>
          <w:rtl/>
        </w:rPr>
        <w:t>ו</w:t>
      </w:r>
      <w:r w:rsidR="003058B8">
        <w:rPr>
          <w:rStyle w:val="affff5"/>
          <w:rFonts w:hint="cs"/>
          <w:rtl/>
        </w:rPr>
        <w:t>תניא איפכא, וקמייתא היא האחרונה,</w:t>
      </w:r>
      <w:r w:rsidRPr="00D110BF">
        <w:rPr>
          <w:rStyle w:val="affff5"/>
          <w:rFonts w:hint="cs"/>
          <w:rtl/>
        </w:rPr>
        <w:t xml:space="preserve"> דמרי</w:t>
      </w:r>
      <w:r w:rsidR="00D110BF" w:rsidRPr="00D110BF">
        <w:rPr>
          <w:rStyle w:val="affff5"/>
          <w:rFonts w:hint="cs"/>
          <w:rtl/>
        </w:rPr>
        <w:t>"</w:t>
      </w:r>
      <w:r w:rsidRPr="00D110BF">
        <w:rPr>
          <w:rStyle w:val="affff5"/>
          <w:rFonts w:hint="cs"/>
          <w:rtl/>
        </w:rPr>
        <w:t>ו</w:t>
      </w:r>
      <w:r w:rsidRPr="00D110BF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מעשה ב</w:t>
      </w:r>
      <w:r w:rsidR="003058B8">
        <w:rPr>
          <w:rFonts w:ascii="FontbitDavid" w:hAnsi="FontbitDavid" w:hint="cs"/>
          <w:sz w:val="32"/>
          <w:rtl/>
        </w:rPr>
        <w:t>ד'</w:t>
      </w:r>
      <w:r w:rsidRPr="00C35A2C">
        <w:rPr>
          <w:rFonts w:ascii="FontbitDavid" w:hAnsi="FontbitDavid"/>
          <w:sz w:val="32"/>
          <w:rtl/>
        </w:rPr>
        <w:t xml:space="preserve"> אחיות, שמלה ראשונה</w:t>
      </w:r>
      <w:r w:rsidR="003058B8">
        <w:rPr>
          <w:rFonts w:ascii="FontbitDavid" w:hAnsi="FontbitDavid" w:hint="cs"/>
          <w:sz w:val="32"/>
          <w:rtl/>
        </w:rPr>
        <w:t xml:space="preserve"> בנה</w:t>
      </w:r>
      <w:r w:rsidRPr="00C35A2C">
        <w:rPr>
          <w:rFonts w:ascii="FontbitDavid" w:hAnsi="FontbitDavid"/>
          <w:sz w:val="32"/>
          <w:rtl/>
        </w:rPr>
        <w:t xml:space="preserve"> ומת, שניה ומת, שלישית ומת, רביעית - בא</w:t>
      </w:r>
      <w:r w:rsidR="003058B8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B45C2D">
        <w:rPr>
          <w:rStyle w:val="affff5"/>
          <w:rtl/>
        </w:rPr>
        <w:t>ל</w:t>
      </w:r>
      <w:r w:rsidRPr="003058B8">
        <w:rPr>
          <w:rStyle w:val="affff5"/>
          <w:rFonts w:hint="cs"/>
          <w:rtl/>
        </w:rPr>
        <w:t>ר</w:t>
      </w:r>
      <w:r w:rsidRPr="00FC276F">
        <w:rPr>
          <w:rStyle w:val="affff5"/>
          <w:rFonts w:hint="cs"/>
          <w:rtl/>
        </w:rPr>
        <w:t>שב</w:t>
      </w:r>
      <w:r w:rsidRPr="00FC276F">
        <w:rPr>
          <w:rStyle w:val="affff5"/>
          <w:rtl/>
        </w:rPr>
        <w:t>"</w:t>
      </w:r>
      <w:r w:rsidRPr="00FC276F">
        <w:rPr>
          <w:rStyle w:val="affff5"/>
          <w:rFonts w:hint="cs"/>
          <w:rtl/>
        </w:rPr>
        <w:t>ג</w:t>
      </w:r>
      <w:r w:rsidRPr="00FC276F">
        <w:rPr>
          <w:rStyle w:val="affff5"/>
          <w:rtl/>
        </w:rPr>
        <w:t xml:space="preserve"> </w:t>
      </w:r>
      <w:r w:rsidR="003058B8">
        <w:rPr>
          <w:rStyle w:val="affff5"/>
          <w:rFonts w:hint="cs"/>
          <w:rtl/>
        </w:rPr>
        <w:t>ו</w:t>
      </w:r>
      <w:r w:rsidRPr="00FC276F">
        <w:rPr>
          <w:rStyle w:val="affff5"/>
          <w:rtl/>
        </w:rPr>
        <w:t>א</w:t>
      </w:r>
      <w:r w:rsidR="003058B8">
        <w:rPr>
          <w:rStyle w:val="affff5"/>
          <w:rFonts w:hint="cs"/>
          <w:rtl/>
        </w:rPr>
        <w:t>"</w:t>
      </w:r>
      <w:r w:rsidRPr="00FC276F">
        <w:rPr>
          <w:rStyle w:val="affff5"/>
          <w:rtl/>
        </w:rPr>
        <w:t>ל</w:t>
      </w:r>
      <w:r w:rsidRPr="00C35A2C">
        <w:rPr>
          <w:rFonts w:ascii="FontbitDavid" w:hAnsi="FontbitDavid"/>
          <w:sz w:val="32"/>
          <w:rtl/>
        </w:rPr>
        <w:t xml:space="preserve"> אל תמולי</w:t>
      </w:r>
      <w:r w:rsidR="003058B8" w:rsidRPr="00B45C2D">
        <w:rPr>
          <w:rStyle w:val="affff8"/>
          <w:rtl/>
        </w:rPr>
        <w:t xml:space="preserve"> </w:t>
      </w:r>
      <w:r w:rsidR="003058B8" w:rsidRPr="00A07384">
        <w:rPr>
          <w:rStyle w:val="affff8"/>
          <w:rFonts w:cs="PFT_Frank" w:hint="eastAsia"/>
          <w:b/>
          <w:bCs/>
          <w:szCs w:val="10"/>
          <w:rtl/>
        </w:rPr>
        <w:t>משמע</w:t>
      </w:r>
      <w:r w:rsidR="003058B8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3058B8" w:rsidRPr="00B45C2D">
        <w:rPr>
          <w:rStyle w:val="affff8"/>
          <w:rFonts w:hint="eastAsia"/>
          <w:rtl/>
        </w:rPr>
        <w:t>שבזמן</w:t>
      </w:r>
      <w:r>
        <w:rPr>
          <w:rStyle w:val="affff8"/>
          <w:rtl/>
        </w:rPr>
        <w:t xml:space="preserve"> </w:t>
      </w:r>
      <w:r>
        <w:rPr>
          <w:rStyle w:val="affff5"/>
          <w:rtl/>
          <w:rPrChange w:id="9075" w:author="מנוע אמוראים" w:date="2026-10-05T16:41:34Z">
            <w:rPr>
              <w:rStyle w:val="affff8"/>
              <w:rtl/>
            </w:rPr>
          </w:rPrChange>
        </w:rPr>
        <w:t xml:space="preserve">רי"ו</w:t>
      </w:r>
      <w:r>
        <w:rPr>
          <w:rStyle w:val="affff8"/>
          <w:rtl/>
        </w:rPr>
        <w:t xml:space="preserve"> שינה דעתו </w:t>
      </w:r>
      <w:r w:rsidR="003058B8" w:rsidRPr="00A07384">
        <w:rPr>
          <w:rStyle w:val="affff8"/>
          <w:rFonts w:cs="PFT_Frank" w:hint="eastAsia"/>
          <w:b/>
          <w:bCs/>
          <w:szCs w:val="10"/>
          <w:rtl/>
        </w:rPr>
        <w:t>דבתלת</w:t>
      </w:r>
      <w:r w:rsidR="003058B8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3058B8" w:rsidRPr="00A07384">
        <w:rPr>
          <w:rStyle w:val="affff8"/>
          <w:rFonts w:cs="PFT_Frank" w:hint="eastAsia"/>
          <w:b/>
          <w:bCs/>
          <w:szCs w:val="10"/>
          <w:rtl/>
        </w:rPr>
        <w:t>חזקה</w:t>
      </w:r>
      <w:r w:rsidR="003058B8" w:rsidRPr="00B45C2D">
        <w:rPr>
          <w:rStyle w:val="affff8"/>
          <w:rtl/>
        </w:rPr>
        <w:t>.</w:t>
      </w:r>
    </w:p>
    <w:p w14:paraId="3798F071" w14:textId="58D86B3C" w:rsidR="00B433C9" w:rsidRPr="00C35A2C" w:rsidRDefault="003058B8" w:rsidP="00DC5F3E">
      <w:pPr>
        <w:rPr>
          <w:rtl/>
        </w:rPr>
      </w:pPr>
      <w:r>
        <w:rPr>
          <w:rStyle w:val="affff5"/>
          <w:rFonts w:hint="cs"/>
          <w:rtl/>
        </w:rPr>
        <w:t>וד</w:t>
      </w:r>
      <w:r w:rsidR="00B433C9" w:rsidRPr="00FC276F">
        <w:rPr>
          <w:rStyle w:val="affff5"/>
          <w:rFonts w:hint="cs"/>
          <w:rtl/>
        </w:rPr>
        <w:t>ח</w:t>
      </w:r>
      <w:r>
        <w:rPr>
          <w:rStyle w:val="affff5"/>
          <w:rFonts w:hint="cs"/>
          <w:rtl/>
        </w:rPr>
        <w:t>ינו:</w:t>
      </w:r>
      <w:r w:rsidR="00B433C9" w:rsidRPr="00C35A2C">
        <w:rPr>
          <w:rFonts w:hint="cs"/>
          <w:rtl/>
        </w:rPr>
        <w:t xml:space="preserve"> </w:t>
      </w:r>
      <w:r w:rsidR="00DC5F3E">
        <w:rPr>
          <w:rFonts w:hint="cs"/>
          <w:rtl/>
        </w:rPr>
        <w:t>שמא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גם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ל</w:t>
      </w:r>
      <w:r w:rsidR="00B433C9" w:rsidRPr="00C35A2C">
        <w:rPr>
          <w:rFonts w:hint="cs"/>
          <w:rtl/>
        </w:rPr>
        <w:t>שלישי</w:t>
      </w:r>
      <w:r>
        <w:rPr>
          <w:rFonts w:hint="cs"/>
          <w:rtl/>
        </w:rPr>
        <w:t>ת</w:t>
      </w:r>
      <w:r w:rsidR="00B433C9" w:rsidRPr="00C35A2C">
        <w:rPr>
          <w:rFonts w:hint="cs"/>
          <w:rtl/>
        </w:rPr>
        <w:t xml:space="preserve"> היה </w:t>
      </w:r>
      <w:r w:rsidR="00DC5F3E">
        <w:rPr>
          <w:rFonts w:hint="cs"/>
          <w:rtl/>
        </w:rPr>
        <w:t>אוסר</w:t>
      </w:r>
      <w:r>
        <w:rPr>
          <w:rFonts w:hint="cs"/>
          <w:rtl/>
        </w:rPr>
        <w:t>,</w:t>
      </w:r>
      <w:r w:rsidR="00DC5F3E">
        <w:rPr>
          <w:rFonts w:hint="cs"/>
          <w:rtl/>
        </w:rPr>
        <w:t xml:space="preserve"> </w:t>
      </w:r>
      <w:r w:rsidR="00B433C9" w:rsidRPr="00FC276F">
        <w:rPr>
          <w:rStyle w:val="affff5"/>
          <w:rFonts w:hint="cs"/>
          <w:rtl/>
        </w:rPr>
        <w:t xml:space="preserve">ועדותו </w:t>
      </w:r>
      <w:r w:rsidR="00B433C9" w:rsidRPr="00C35A2C">
        <w:rPr>
          <w:rFonts w:hint="cs"/>
          <w:rtl/>
        </w:rPr>
        <w:t>ש</w:t>
      </w:r>
      <w:r w:rsidR="00DC5F3E">
        <w:rPr>
          <w:rFonts w:hint="cs"/>
          <w:rtl/>
        </w:rPr>
        <w:t>'</w:t>
      </w:r>
      <w:r w:rsidR="00B433C9" w:rsidRPr="00C35A2C">
        <w:rPr>
          <w:rFonts w:hint="cs"/>
          <w:rtl/>
        </w:rPr>
        <w:t>אחיות מחזקות</w:t>
      </w:r>
      <w:r w:rsidR="00DC5F3E">
        <w:rPr>
          <w:rFonts w:hint="cs"/>
          <w:rtl/>
        </w:rPr>
        <w:t>'.</w:t>
      </w:r>
    </w:p>
    <w:p w14:paraId="6B241E8E" w14:textId="6703CC59" w:rsidR="00B433C9" w:rsidRPr="00C35A2C" w:rsidRDefault="00B724F1" w:rsidP="00B45C2D">
      <w:pPr>
        <w:pStyle w:val="affff7"/>
        <w:rPr>
          <w:rtl/>
        </w:rPr>
      </w:pPr>
      <w:r>
        <w:rPr>
          <w:rFonts w:hint="cs"/>
          <w:rtl/>
        </w:rPr>
        <w:t xml:space="preserve">  </w:t>
      </w:r>
      <w:r>
        <w:rPr>
          <w:rStyle w:val="affff5"/>
          <w:rFonts w:hint="cs"/>
          <w:rtl/>
        </w:rPr>
        <w:t>[</w:t>
      </w:r>
      <w:r w:rsidR="00B433C9" w:rsidRPr="00FC276F">
        <w:rPr>
          <w:rStyle w:val="affff5"/>
          <w:rtl/>
        </w:rPr>
        <w:t xml:space="preserve">רבא: </w:t>
      </w:r>
      <w:r w:rsidR="00DC5F3E">
        <w:rPr>
          <w:rFonts w:hint="cs"/>
          <w:spacing w:val="-8"/>
          <w:rtl/>
        </w:rPr>
        <w:t>כיון</w:t>
      </w:r>
      <w:r w:rsidR="00B433C9" w:rsidRPr="00EA6942">
        <w:rPr>
          <w:spacing w:val="-8"/>
          <w:rtl/>
        </w:rPr>
        <w:t xml:space="preserve"> </w:t>
      </w:r>
      <w:r w:rsidR="00DC5F3E">
        <w:rPr>
          <w:rFonts w:hint="cs"/>
          <w:spacing w:val="-8"/>
          <w:rtl/>
        </w:rPr>
        <w:t>ש'</w:t>
      </w:r>
      <w:r w:rsidR="00B433C9" w:rsidRPr="00EA6942">
        <w:rPr>
          <w:spacing w:val="-8"/>
          <w:rtl/>
        </w:rPr>
        <w:t>אחיות מחזקות</w:t>
      </w:r>
      <w:r w:rsidR="00DC5F3E">
        <w:rPr>
          <w:rFonts w:hint="cs"/>
          <w:spacing w:val="-8"/>
          <w:rtl/>
        </w:rPr>
        <w:t>' -</w:t>
      </w:r>
      <w:r w:rsidR="00B433C9" w:rsidRPr="00EA6942">
        <w:rPr>
          <w:spacing w:val="-8"/>
          <w:rtl/>
        </w:rPr>
        <w:t xml:space="preserve"> לא ישא ממשפחת נכפין </w:t>
      </w:r>
      <w:r w:rsidR="00E5038E">
        <w:rPr>
          <w:rFonts w:hint="cs"/>
          <w:spacing w:val="-8"/>
          <w:rtl/>
        </w:rPr>
        <w:t>או</w:t>
      </w:r>
      <w:r w:rsidR="00B433C9" w:rsidRPr="00EA6942">
        <w:rPr>
          <w:spacing w:val="-8"/>
          <w:rtl/>
        </w:rPr>
        <w:t xml:space="preserve"> מצורעים</w:t>
      </w:r>
      <w:r w:rsidR="00E5038E">
        <w:rPr>
          <w:rFonts w:hint="cs"/>
          <w:rtl/>
        </w:rPr>
        <w:t>,</w:t>
      </w:r>
      <w:r w:rsidR="00B433C9" w:rsidRPr="00C35A2C">
        <w:rPr>
          <w:rtl/>
        </w:rPr>
        <w:t xml:space="preserve"> </w:t>
      </w:r>
      <w:r w:rsidR="00E5038E" w:rsidRPr="00A07384">
        <w:rPr>
          <w:rFonts w:cs="PFT_Frank" w:hint="eastAsia"/>
          <w:b/>
          <w:bCs/>
          <w:szCs w:val="10"/>
          <w:rtl/>
        </w:rPr>
        <w:t>בהו</w:t>
      </w:r>
      <w:r w:rsidR="00B433C9" w:rsidRPr="00A07384">
        <w:rPr>
          <w:rFonts w:cs="PFT_Frank"/>
          <w:b/>
          <w:bCs/>
          <w:szCs w:val="10"/>
          <w:rtl/>
        </w:rPr>
        <w:t xml:space="preserve">חזק </w:t>
      </w:r>
      <w:r w:rsidR="00E5038E" w:rsidRPr="00A07384">
        <w:rPr>
          <w:rFonts w:cs="PFT_Frank" w:hint="eastAsia"/>
          <w:b/>
          <w:bCs/>
          <w:szCs w:val="10"/>
          <w:rtl/>
        </w:rPr>
        <w:t>ג</w:t>
      </w:r>
      <w:r w:rsidR="00E5038E" w:rsidRPr="00A07384">
        <w:rPr>
          <w:rFonts w:cs="PFT_Frank"/>
          <w:b/>
          <w:bCs/>
          <w:szCs w:val="10"/>
          <w:rtl/>
        </w:rPr>
        <w:t>'</w:t>
      </w:r>
      <w:r w:rsidR="00B433C9" w:rsidRPr="00A07384">
        <w:rPr>
          <w:rFonts w:cs="PFT_Frank"/>
          <w:b/>
          <w:bCs/>
          <w:szCs w:val="10"/>
          <w:rtl/>
        </w:rPr>
        <w:t xml:space="preserve"> זימני</w:t>
      </w:r>
      <w:r>
        <w:rPr>
          <w:rFonts w:hint="cs"/>
          <w:rtl/>
        </w:rPr>
        <w:t>]</w:t>
      </w:r>
      <w:r w:rsidR="00B433C9" w:rsidRPr="00C35A2C">
        <w:rPr>
          <w:rtl/>
        </w:rPr>
        <w:t>.</w:t>
      </w:r>
    </w:p>
    <w:p w14:paraId="63B50D44" w14:textId="381F1FAA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B93D3B">
        <w:rPr>
          <w:rStyle w:val="affff5"/>
          <w:rFonts w:hint="cs"/>
          <w:rtl/>
        </w:rPr>
        <w:t>ו</w:t>
      </w:r>
      <w:r w:rsidR="00B724F1" w:rsidRPr="00B45C2D">
        <w:rPr>
          <w:rStyle w:val="affff5"/>
          <w:rFonts w:hint="eastAsia"/>
          <w:rtl/>
        </w:rPr>
        <w:t>נפשט</w:t>
      </w:r>
      <w:r w:rsidR="0018743E">
        <w:rPr>
          <w:rStyle w:val="affff5"/>
          <w:rFonts w:hint="cs"/>
          <w:rtl/>
        </w:rPr>
        <w:t xml:space="preserve"> שהעיד רי"צ</w:t>
      </w:r>
      <w:r w:rsidR="00C519D2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 xml:space="preserve">מעשה </w:t>
      </w:r>
      <w:r w:rsidRPr="00C35A2C">
        <w:rPr>
          <w:rFonts w:ascii="FontbitDavid" w:hAnsi="FontbitDavid"/>
          <w:sz w:val="32"/>
          <w:rtl/>
        </w:rPr>
        <w:t xml:space="preserve">ביוה"כ שחל בשבת, </w:t>
      </w:r>
      <w:r w:rsidR="00B93D3B" w:rsidRPr="00B45C2D">
        <w:rPr>
          <w:rStyle w:val="affff8"/>
          <w:rFonts w:hint="eastAsia"/>
          <w:rtl/>
        </w:rPr>
        <w:t>אחר</w:t>
      </w:r>
      <w:r w:rsidR="00B93D3B" w:rsidRPr="00B45C2D">
        <w:rPr>
          <w:rStyle w:val="affff8"/>
          <w:rtl/>
        </w:rPr>
        <w:t xml:space="preserve"> </w:t>
      </w:r>
      <w:r w:rsidR="00B93D3B" w:rsidRPr="00B45C2D">
        <w:rPr>
          <w:rStyle w:val="affff8"/>
          <w:rFonts w:hint="eastAsia"/>
          <w:rtl/>
        </w:rPr>
        <w:t>ש</w:t>
      </w:r>
      <w:r w:rsidRPr="00B45C2D">
        <w:rPr>
          <w:rStyle w:val="affff8"/>
          <w:rtl/>
        </w:rPr>
        <w:t>מל</w:t>
      </w:r>
      <w:r w:rsidR="0018743E">
        <w:rPr>
          <w:rStyle w:val="affff8"/>
          <w:rFonts w:hint="cs"/>
          <w:rtl/>
        </w:rPr>
        <w:t>ה</w:t>
      </w:r>
      <w:r w:rsidRPr="00B45C2D">
        <w:rPr>
          <w:rStyle w:val="affff8"/>
          <w:rtl/>
        </w:rPr>
        <w:t xml:space="preserve"> </w:t>
      </w:r>
      <w:r w:rsidR="00B93D3B" w:rsidRPr="00B45C2D">
        <w:rPr>
          <w:rStyle w:val="affff8"/>
          <w:rFonts w:hint="eastAsia"/>
          <w:rtl/>
        </w:rPr>
        <w:t>שנים</w:t>
      </w:r>
      <w:r w:rsidRPr="00B45C2D">
        <w:rPr>
          <w:rStyle w:val="affff8"/>
          <w:rtl/>
        </w:rPr>
        <w:t xml:space="preserve"> ומת</w:t>
      </w:r>
      <w:r w:rsidR="00B93D3B" w:rsidRPr="00B45C2D">
        <w:rPr>
          <w:rStyle w:val="affff8"/>
          <w:rFonts w:hint="eastAsia"/>
          <w:rtl/>
        </w:rPr>
        <w:t>ו</w:t>
      </w:r>
      <w:r w:rsidRPr="00B45C2D">
        <w:rPr>
          <w:rStyle w:val="affff8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B93D3B">
        <w:rPr>
          <w:rFonts w:ascii="FontbitDavid" w:hAnsi="FontbitDavid" w:hint="cs"/>
          <w:sz w:val="32"/>
          <w:rtl/>
        </w:rPr>
        <w:t xml:space="preserve">באה </w:t>
      </w:r>
      <w:r w:rsidRPr="00C35A2C">
        <w:rPr>
          <w:rFonts w:ascii="FontbitDavid" w:hAnsi="FontbitDavid"/>
          <w:sz w:val="32"/>
          <w:rtl/>
        </w:rPr>
        <w:t xml:space="preserve">שלישית לפניו, </w:t>
      </w:r>
      <w:r w:rsidR="00B93D3B" w:rsidRPr="00B45C2D">
        <w:rPr>
          <w:rStyle w:val="affff5"/>
          <w:rFonts w:hint="eastAsia"/>
          <w:rtl/>
        </w:rPr>
        <w:t>ו</w:t>
      </w:r>
      <w:r w:rsidRPr="00B93D3B">
        <w:rPr>
          <w:rStyle w:val="affff5"/>
          <w:rtl/>
        </w:rPr>
        <w:t>א</w:t>
      </w:r>
      <w:r w:rsidR="00B93D3B" w:rsidRPr="00B93D3B">
        <w:rPr>
          <w:rStyle w:val="affff5"/>
          <w:rFonts w:hint="cs"/>
          <w:rtl/>
        </w:rPr>
        <w:t>"</w:t>
      </w:r>
      <w:r w:rsidRPr="00B93D3B">
        <w:rPr>
          <w:rStyle w:val="affff5"/>
          <w:rtl/>
        </w:rPr>
        <w:t>ל</w:t>
      </w:r>
      <w:r w:rsidR="00B93D3B">
        <w:rPr>
          <w:rStyle w:val="affff5"/>
          <w:rFonts w:hint="cs"/>
          <w:rtl/>
        </w:rPr>
        <w:t xml:space="preserve"> רי"ו</w:t>
      </w:r>
      <w:r w:rsidRPr="00FC276F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לכי ומולי</w:t>
      </w:r>
      <w:r w:rsidR="00B93D3B" w:rsidRPr="00B45C2D">
        <w:rPr>
          <w:rStyle w:val="affff8"/>
          <w:rtl/>
        </w:rPr>
        <w:t xml:space="preserve"> </w:t>
      </w:r>
      <w:r w:rsidR="00B93D3B" w:rsidRPr="00A07384">
        <w:rPr>
          <w:rStyle w:val="affff8"/>
          <w:rFonts w:cs="PFT_Frank" w:hint="eastAsia"/>
          <w:b/>
          <w:bCs/>
          <w:szCs w:val="10"/>
          <w:rtl/>
        </w:rPr>
        <w:t>ש</w:t>
      </w:r>
      <w:r w:rsidR="00B93D3B" w:rsidRPr="00A07384">
        <w:rPr>
          <w:rStyle w:val="affff8"/>
          <w:rFonts w:cs="PFT_Frank"/>
          <w:b/>
          <w:bCs/>
          <w:szCs w:val="10"/>
          <w:rtl/>
        </w:rPr>
        <w:t xml:space="preserve">"מ </w:t>
      </w:r>
      <w:r w:rsidR="00B93D3B" w:rsidRPr="00A07384">
        <w:rPr>
          <w:rStyle w:val="affff8"/>
          <w:rFonts w:cs="PFT_Frank" w:hint="eastAsia"/>
          <w:b/>
          <w:bCs/>
          <w:szCs w:val="10"/>
          <w:rtl/>
        </w:rPr>
        <w:t>חזקה</w:t>
      </w:r>
      <w:r w:rsidR="00B93D3B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B93D3B" w:rsidRPr="00A07384">
        <w:rPr>
          <w:rStyle w:val="affff8"/>
          <w:rFonts w:cs="PFT_Frank" w:hint="eastAsia"/>
          <w:b/>
          <w:bCs/>
          <w:szCs w:val="10"/>
          <w:rtl/>
        </w:rPr>
        <w:t>רק</w:t>
      </w:r>
      <w:r w:rsidR="00B93D3B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B93D3B" w:rsidRPr="00A07384">
        <w:rPr>
          <w:rStyle w:val="affff8"/>
          <w:rFonts w:cs="PFT_Frank" w:hint="eastAsia"/>
          <w:b/>
          <w:bCs/>
          <w:szCs w:val="10"/>
          <w:rtl/>
        </w:rPr>
        <w:t>בתלת</w:t>
      </w:r>
      <w:r w:rsidR="00B93D3B" w:rsidRPr="00B45C2D">
        <w:rPr>
          <w:rStyle w:val="affff8"/>
          <w:rtl/>
        </w:rPr>
        <w:t>.</w:t>
      </w:r>
    </w:p>
    <w:p w14:paraId="33CAE842" w14:textId="4702187E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FC276F">
        <w:rPr>
          <w:rStyle w:val="affff5"/>
          <w:rtl/>
        </w:rPr>
        <w:t>א"ל אביי: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B55A6A">
        <w:rPr>
          <w:rStyle w:val="affff8"/>
          <w:rtl/>
        </w:rPr>
        <w:tab/>
      </w:r>
      <w:r w:rsidR="0018743E" w:rsidRPr="00B45C2D">
        <w:rPr>
          <w:rStyle w:val="affff8"/>
          <w:rFonts w:hint="eastAsia"/>
          <w:rtl/>
        </w:rPr>
        <w:t>דקדק</w:t>
      </w:r>
      <w:r w:rsidR="0018743E" w:rsidRPr="00B45C2D">
        <w:rPr>
          <w:rStyle w:val="affff8"/>
          <w:rtl/>
        </w:rPr>
        <w:t xml:space="preserve"> </w:t>
      </w:r>
      <w:r w:rsidR="0018743E" w:rsidRPr="00B45C2D">
        <w:rPr>
          <w:rStyle w:val="affff8"/>
          <w:rFonts w:hint="eastAsia"/>
          <w:rtl/>
        </w:rPr>
        <w:t>היטב</w:t>
      </w:r>
      <w:r w:rsidR="0018743E" w:rsidRPr="00B45C2D">
        <w:rPr>
          <w:rStyle w:val="affff8"/>
          <w:rtl/>
        </w:rPr>
        <w:t xml:space="preserve"> </w:t>
      </w:r>
      <w:r w:rsidR="0018743E" w:rsidRPr="00B45C2D">
        <w:rPr>
          <w:rStyle w:val="affff8"/>
          <w:rFonts w:hint="eastAsia"/>
          <w:rtl/>
        </w:rPr>
        <w:t>בעדותך</w:t>
      </w:r>
      <w:r w:rsidR="0018743E" w:rsidRPr="00B45C2D">
        <w:rPr>
          <w:rStyle w:val="affff8"/>
          <w:rtl/>
        </w:rPr>
        <w:t>!</w:t>
      </w:r>
      <w:r w:rsidRPr="00B45C2D">
        <w:rPr>
          <w:rStyle w:val="affff8"/>
          <w:rtl/>
        </w:rPr>
        <w:t xml:space="preserve"> </w:t>
      </w:r>
      <w:r w:rsidR="00B55A6A">
        <w:rPr>
          <w:rStyle w:val="affff8"/>
          <w:rtl/>
        </w:rPr>
        <w:tab/>
      </w:r>
      <w:r w:rsidR="00B55A6A">
        <w:rPr>
          <w:rStyle w:val="affff8"/>
          <w:rtl/>
        </w:rPr>
        <w:tab/>
      </w:r>
      <w:r w:rsidR="0018743E">
        <w:rPr>
          <w:rFonts w:ascii="FontbitDavid" w:hAnsi="FontbitDavid" w:hint="cs"/>
          <w:sz w:val="32"/>
          <w:rtl/>
        </w:rPr>
        <w:t>שאתה מתיר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/>
          <w:sz w:val="32"/>
          <w:rtl/>
        </w:rPr>
        <w:t>איסור</w:t>
      </w:r>
      <w:r w:rsidR="0018743E" w:rsidRPr="00B45C2D">
        <w:rPr>
          <w:rStyle w:val="affff8"/>
          <w:rtl/>
        </w:rPr>
        <w:t xml:space="preserve"> שבת</w:t>
      </w:r>
      <w:r w:rsidRPr="00B45C2D">
        <w:rPr>
          <w:rStyle w:val="affff8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וסכנ</w:t>
      </w:r>
      <w:r w:rsidR="0018743E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>.</w:t>
      </w:r>
    </w:p>
    <w:p w14:paraId="480C7EB5" w14:textId="12B12319" w:rsidR="0018743E" w:rsidRDefault="0018743E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 xml:space="preserve">ואעפ"כ </w:t>
      </w:r>
      <w:r w:rsidR="00B433C9" w:rsidRPr="00FC276F">
        <w:rPr>
          <w:rStyle w:val="affff5"/>
          <w:rtl/>
        </w:rPr>
        <w:t>סמך ע</w:t>
      </w:r>
      <w:r>
        <w:rPr>
          <w:rStyle w:val="affff5"/>
          <w:rFonts w:hint="cs"/>
          <w:rtl/>
        </w:rPr>
        <w:t>"ז</w:t>
      </w:r>
      <w:r w:rsidR="00B433C9" w:rsidRPr="00FC276F">
        <w:rPr>
          <w:rStyle w:val="affff5"/>
          <w:rtl/>
        </w:rPr>
        <w:t xml:space="preserve"> אביי</w:t>
      </w:r>
      <w:r w:rsidR="00B433C9" w:rsidRPr="00C35A2C">
        <w:rPr>
          <w:rtl/>
        </w:rPr>
        <w:t>, ו</w:t>
      </w:r>
      <w:r w:rsidR="00B433C9" w:rsidRPr="00C35A2C">
        <w:rPr>
          <w:rFonts w:hint="cs"/>
          <w:rtl/>
        </w:rPr>
        <w:t xml:space="preserve">נשא </w:t>
      </w:r>
      <w:r>
        <w:rPr>
          <w:rFonts w:hint="cs"/>
          <w:rtl/>
        </w:rPr>
        <w:t xml:space="preserve">את </w:t>
      </w:r>
      <w:r w:rsidR="00B433C9" w:rsidRPr="00B45C2D">
        <w:rPr>
          <w:rStyle w:val="affff5"/>
          <w:rtl/>
        </w:rPr>
        <w:t>חומה</w:t>
      </w:r>
      <w:r w:rsidR="00B433C9" w:rsidRPr="00C35A2C">
        <w:rPr>
          <w:rtl/>
        </w:rPr>
        <w:t xml:space="preserve">, </w:t>
      </w:r>
      <w:r w:rsidR="00B433C9" w:rsidRPr="00C35A2C">
        <w:rPr>
          <w:rFonts w:hint="cs"/>
          <w:rtl/>
        </w:rPr>
        <w:t>שנשא</w:t>
      </w:r>
      <w:r>
        <w:rPr>
          <w:rFonts w:hint="cs"/>
          <w:rtl/>
        </w:rPr>
        <w:t>ו</w:t>
      </w:r>
      <w:r w:rsidR="00B433C9" w:rsidRPr="00C35A2C">
        <w:rPr>
          <w:rFonts w:hint="cs"/>
          <w:rtl/>
        </w:rPr>
        <w:t>ה</w:t>
      </w:r>
      <w:r>
        <w:rPr>
          <w:rFonts w:hint="cs"/>
          <w:rtl/>
        </w:rPr>
        <w:t xml:space="preserve"> </w:t>
      </w:r>
      <w:r w:rsidRPr="00B45C2D">
        <w:rPr>
          <w:rStyle w:val="affff5"/>
          <w:rFonts w:hint="eastAsia"/>
          <w:rtl/>
        </w:rPr>
        <w:t>שני</w:t>
      </w:r>
      <w:r w:rsidRPr="00B45C2D">
        <w:rPr>
          <w:rStyle w:val="affff5"/>
          <w:rtl/>
        </w:rPr>
        <w:t xml:space="preserve"> </w:t>
      </w:r>
      <w:r w:rsidRPr="00B45C2D">
        <w:rPr>
          <w:rStyle w:val="affff5"/>
          <w:rFonts w:hint="eastAsia"/>
          <w:rtl/>
        </w:rPr>
        <w:t>אמוראים</w:t>
      </w:r>
      <w:r w:rsidR="00B433C9" w:rsidRPr="00FC276F">
        <w:rPr>
          <w:rStyle w:val="affff5"/>
          <w:rtl/>
        </w:rPr>
        <w:t xml:space="preserve"> </w:t>
      </w:r>
      <w:r w:rsidR="00B433C9" w:rsidRPr="00B45C2D">
        <w:rPr>
          <w:rtl/>
        </w:rPr>
        <w:t>ו</w:t>
      </w:r>
      <w:r w:rsidR="00B433C9" w:rsidRPr="00B45C2D">
        <w:rPr>
          <w:rFonts w:hint="eastAsia"/>
          <w:rtl/>
        </w:rPr>
        <w:t>מת</w:t>
      </w:r>
      <w:r w:rsidRPr="00B45C2D">
        <w:rPr>
          <w:rFonts w:hint="eastAsia"/>
          <w:rtl/>
        </w:rPr>
        <w:t>ו</w:t>
      </w:r>
      <w:r w:rsidR="00B433C9" w:rsidRPr="00FC276F">
        <w:rPr>
          <w:rStyle w:val="affff5"/>
          <w:rtl/>
        </w:rPr>
        <w:t>,</w:t>
      </w:r>
    </w:p>
    <w:p w14:paraId="24EF5D19" w14:textId="27B25A2F" w:rsidR="0018743E" w:rsidRDefault="00B433C9" w:rsidP="007F7912">
      <w:pPr>
        <w:rPr>
          <w:rStyle w:val="affff5"/>
          <w:rtl/>
        </w:rPr>
      </w:pPr>
      <w:r w:rsidRPr="00B45C2D">
        <w:rPr>
          <w:rStyle w:val="affff5"/>
          <w:rtl/>
        </w:rPr>
        <w:t>ו</w:t>
      </w:r>
      <w:r w:rsidR="0018743E" w:rsidRPr="00B45C2D">
        <w:rPr>
          <w:rStyle w:val="affff5"/>
          <w:rFonts w:hint="eastAsia"/>
          <w:rtl/>
        </w:rPr>
        <w:t>אף</w:t>
      </w:r>
      <w:r w:rsidR="0018743E" w:rsidRPr="00B45C2D">
        <w:rPr>
          <w:rStyle w:val="affff5"/>
          <w:rtl/>
        </w:rPr>
        <w:t xml:space="preserve"> אביי </w:t>
      </w:r>
      <w:r w:rsidRPr="00C35A2C">
        <w:rPr>
          <w:rFonts w:hint="cs"/>
          <w:rtl/>
        </w:rPr>
        <w:t>מת</w:t>
      </w:r>
      <w:r w:rsidR="0018743E">
        <w:rPr>
          <w:rFonts w:hint="cs"/>
          <w:rtl/>
        </w:rPr>
        <w:t xml:space="preserve">, </w:t>
      </w:r>
      <w:r w:rsidR="0018743E">
        <w:rPr>
          <w:rStyle w:val="affff5"/>
          <w:rFonts w:hint="cs"/>
          <w:rtl/>
        </w:rPr>
        <w:t xml:space="preserve">תמה </w:t>
      </w:r>
      <w:r w:rsidRPr="00FC276F">
        <w:rPr>
          <w:rStyle w:val="affff5"/>
          <w:rtl/>
        </w:rPr>
        <w:t>רבא</w:t>
      </w:r>
      <w:r w:rsidRPr="00C35A2C">
        <w:rPr>
          <w:rFonts w:ascii="FontbitDavid" w:hAnsi="FontbitDavid"/>
          <w:sz w:val="32"/>
          <w:rtl/>
        </w:rPr>
        <w:t xml:space="preserve"> </w:t>
      </w:r>
      <w:r w:rsidR="0018743E">
        <w:rPr>
          <w:rFonts w:ascii="FontbitDavid" w:hAnsi="FontbitDavid" w:hint="cs"/>
          <w:sz w:val="32"/>
          <w:rtl/>
        </w:rPr>
        <w:t xml:space="preserve">איך סמך על </w:t>
      </w:r>
      <w:r w:rsidR="0018743E" w:rsidRPr="00B45C2D">
        <w:rPr>
          <w:rStyle w:val="affff5"/>
          <w:rFonts w:hint="eastAsia"/>
          <w:rtl/>
        </w:rPr>
        <w:t>רי</w:t>
      </w:r>
      <w:r w:rsidR="0018743E" w:rsidRPr="00B45C2D">
        <w:rPr>
          <w:rStyle w:val="affff5"/>
          <w:rtl/>
        </w:rPr>
        <w:t>"צ</w:t>
      </w:r>
      <w:r w:rsidR="007F7912">
        <w:rPr>
          <w:rStyle w:val="affff5"/>
          <w:rFonts w:hint="cs"/>
          <w:rtl/>
        </w:rPr>
        <w:t>,</w:t>
      </w:r>
      <w:r w:rsidR="0018743E">
        <w:rPr>
          <w:rStyle w:val="affff5"/>
          <w:rFonts w:hint="cs"/>
          <w:rtl/>
        </w:rPr>
        <w:t xml:space="preserve"> </w:t>
      </w:r>
      <w:r w:rsidR="007F7912">
        <w:rPr>
          <w:rStyle w:val="affff5"/>
          <w:rFonts w:hint="cs"/>
          <w:rtl/>
        </w:rPr>
        <w:t xml:space="preserve">הרי </w:t>
      </w:r>
      <w:r w:rsidR="0018743E">
        <w:rPr>
          <w:rStyle w:val="affff5"/>
          <w:rFonts w:hint="cs"/>
          <w:rtl/>
        </w:rPr>
        <w:t xml:space="preserve">אמר </w:t>
      </w:r>
      <w:r w:rsidR="0018743E" w:rsidRPr="00B45C2D">
        <w:rPr>
          <w:rFonts w:hint="eastAsia"/>
          <w:rtl/>
        </w:rPr>
        <w:t>שאינו</w:t>
      </w:r>
      <w:r w:rsidR="0018743E" w:rsidRPr="00B45C2D">
        <w:rPr>
          <w:rtl/>
        </w:rPr>
        <w:t xml:space="preserve"> </w:t>
      </w:r>
      <w:r w:rsidR="0018743E" w:rsidRPr="00B45C2D">
        <w:rPr>
          <w:rFonts w:hint="eastAsia"/>
          <w:rtl/>
        </w:rPr>
        <w:t>בר</w:t>
      </w:r>
      <w:r w:rsidR="0018743E" w:rsidRPr="00B45C2D">
        <w:rPr>
          <w:rtl/>
        </w:rPr>
        <w:t xml:space="preserve"> </w:t>
      </w:r>
      <w:r w:rsidR="0018743E" w:rsidRPr="00B45C2D">
        <w:rPr>
          <w:rFonts w:hint="eastAsia"/>
          <w:rtl/>
        </w:rPr>
        <w:t>סמכא</w:t>
      </w:r>
      <w:r w:rsidR="007F7912">
        <w:rPr>
          <w:rStyle w:val="affff5"/>
          <w:rFonts w:hint="cs"/>
          <w:rtl/>
        </w:rPr>
        <w:t>.</w:t>
      </w:r>
    </w:p>
    <w:p w14:paraId="02FF90BE" w14:textId="63F19A68" w:rsidR="00021316" w:rsidRPr="00C35A2C" w:rsidRDefault="00021316" w:rsidP="00615A60">
      <w:pPr>
        <w:pStyle w:val="affff2"/>
        <w:rPr>
          <w:rtl/>
        </w:rPr>
      </w:pPr>
      <w:bookmarkStart w:id="731" w:name="_Toc119172933"/>
      <w:bookmarkStart w:id="732" w:name="_Toc119230027"/>
      <w:r>
        <w:rPr>
          <w:rFonts w:hint="cs"/>
          <w:rtl/>
        </w:rPr>
        <w:t>חזקה בנישואין, כשבעליה מתים</w:t>
      </w:r>
      <w:bookmarkEnd w:id="731"/>
      <w:bookmarkEnd w:id="732"/>
    </w:p>
    <w:p w14:paraId="0A1727C8" w14:textId="28543B65" w:rsidR="00021316" w:rsidRDefault="00A66738" w:rsidP="00021316">
      <w:pPr>
        <w:rPr>
          <w:rFonts w:ascii="FontbitDavid" w:hAnsi="FontbitDavid"/>
          <w:sz w:val="32"/>
          <w:rtl/>
        </w:rPr>
      </w:pPr>
      <w:r w:rsidRPr="00B45C2D">
        <w:rPr>
          <w:rStyle w:val="affff5"/>
          <w:rtl/>
        </w:rPr>
        <w:t>חלקו</w:t>
      </w:r>
      <w:r w:rsidR="00B433C9" w:rsidRPr="00B45C2D">
        <w:rPr>
          <w:rStyle w:val="affff5"/>
          <w:rtl/>
        </w:rPr>
        <w:t xml:space="preserve"> </w:t>
      </w:r>
      <w:r w:rsidR="00021316" w:rsidRPr="00B45C2D">
        <w:rPr>
          <w:rStyle w:val="affff5"/>
          <w:rFonts w:hint="eastAsia"/>
          <w:rtl/>
        </w:rPr>
        <w:t>אף</w:t>
      </w:r>
      <w:r w:rsidR="00021316" w:rsidRPr="00B45C2D">
        <w:rPr>
          <w:rStyle w:val="affff5"/>
          <w:rtl/>
        </w:rPr>
        <w:t xml:space="preserve"> </w:t>
      </w:r>
      <w:r w:rsidR="00B433C9" w:rsidRPr="00B45C2D">
        <w:rPr>
          <w:rStyle w:val="affff5"/>
          <w:rtl/>
        </w:rPr>
        <w:t>בנישואין</w:t>
      </w:r>
      <w:r w:rsidR="00021316" w:rsidRPr="00B45C2D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FC276F">
        <w:rPr>
          <w:rStyle w:val="affff5"/>
          <w:rFonts w:hint="cs"/>
          <w:rtl/>
        </w:rPr>
        <w:t>לרבי</w:t>
      </w:r>
      <w:r w:rsidR="00626F38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נ</w:t>
      </w:r>
      <w:r w:rsidR="00B433C9" w:rsidRPr="00C35A2C">
        <w:rPr>
          <w:rFonts w:ascii="FontbitDavid" w:hAnsi="FontbitDavid"/>
          <w:sz w:val="32"/>
          <w:rtl/>
        </w:rPr>
        <w:t>יסת לראשון ומת, לשני ומת -</w:t>
      </w:r>
    </w:p>
    <w:p w14:paraId="7EE320D7" w14:textId="7A8D5BC4" w:rsidR="00B433C9" w:rsidRPr="00C35A2C" w:rsidRDefault="00B433C9" w:rsidP="00021316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לשלישי לא תנשא</w:t>
      </w:r>
      <w:r w:rsidRPr="00C35A2C">
        <w:rPr>
          <w:rFonts w:ascii="FontbitDavid" w:hAnsi="FontbitDavid"/>
          <w:sz w:val="32"/>
          <w:rtl/>
        </w:rPr>
        <w:t>,</w:t>
      </w:r>
      <w:r w:rsidR="00021316">
        <w:rPr>
          <w:rStyle w:val="affff5"/>
          <w:rFonts w:hint="cs"/>
          <w:rtl/>
        </w:rPr>
        <w:t xml:space="preserve"> </w:t>
      </w:r>
      <w:r w:rsidR="00021316">
        <w:rPr>
          <w:rStyle w:val="affff5"/>
          <w:rtl/>
        </w:rPr>
        <w:tab/>
      </w:r>
      <w:r w:rsidRPr="00FC276F">
        <w:rPr>
          <w:rStyle w:val="affff5"/>
          <w:rFonts w:hint="cs"/>
          <w:rtl/>
        </w:rPr>
        <w:t>רשב</w:t>
      </w:r>
      <w:r w:rsidRPr="00FC276F">
        <w:rPr>
          <w:rStyle w:val="affff5"/>
          <w:rtl/>
        </w:rPr>
        <w:t>"</w:t>
      </w:r>
      <w:r w:rsidRPr="00FC276F">
        <w:rPr>
          <w:rStyle w:val="affff5"/>
          <w:rFonts w:hint="cs"/>
          <w:rtl/>
        </w:rPr>
        <w:t>ג</w:t>
      </w:r>
      <w:r w:rsidRPr="00FC276F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לשלישי תנשא,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לרביעי לא תנשא</w:t>
      </w:r>
      <w:r w:rsidRPr="00C35A2C">
        <w:rPr>
          <w:rFonts w:ascii="FontbitDavid" w:hAnsi="FontbitDavid"/>
          <w:sz w:val="32"/>
          <w:rtl/>
        </w:rPr>
        <w:t>.</w:t>
      </w:r>
    </w:p>
    <w:p w14:paraId="4D85F367" w14:textId="163EDD8D" w:rsidR="00021316" w:rsidRDefault="00021316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מהות החזק</w:t>
      </w:r>
      <w:r w:rsidRPr="00B55A6A">
        <w:rPr>
          <w:rStyle w:val="affff5"/>
          <w:rFonts w:hint="cs"/>
          <w:rtl/>
        </w:rPr>
        <w:t>ה</w:t>
      </w:r>
      <w:r w:rsidR="00B433C9" w:rsidRPr="00B45C2D">
        <w:rPr>
          <w:rStyle w:val="affff5"/>
          <w:rtl/>
        </w:rPr>
        <w:t xml:space="preserve"> גבי מילה</w:t>
      </w:r>
      <w:r w:rsidRPr="00B45C2D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יש </w:t>
      </w:r>
      <w:r w:rsidR="00B433C9" w:rsidRPr="00C35A2C">
        <w:rPr>
          <w:rFonts w:ascii="FontbitDavid" w:hAnsi="FontbitDavid"/>
          <w:sz w:val="32"/>
          <w:rtl/>
        </w:rPr>
        <w:t>משפחה דרפי דמא</w:t>
      </w:r>
      <w:r w:rsidR="00B55A6A">
        <w:rPr>
          <w:rStyle w:val="affff8"/>
          <w:rFonts w:hint="cs"/>
          <w:rtl/>
        </w:rPr>
        <w:t xml:space="preserve"> </w:t>
      </w:r>
      <w:r w:rsidR="00B55A6A" w:rsidRPr="00B1551D">
        <w:rPr>
          <w:rStyle w:val="affff8"/>
          <w:rFonts w:hint="cs"/>
          <w:rtl/>
        </w:rPr>
        <w:t>[דליל</w:t>
      </w:r>
      <w:r w:rsidR="00B55A6A">
        <w:rPr>
          <w:rStyle w:val="affff8"/>
          <w:rFonts w:hint="cs"/>
          <w:rtl/>
        </w:rPr>
        <w:t>, ולא נקרש],</w:t>
      </w:r>
    </w:p>
    <w:p w14:paraId="07B2BFA7" w14:textId="49188DC7" w:rsidR="00B433C9" w:rsidRPr="00C35A2C" w:rsidRDefault="00B55A6A" w:rsidP="00B45C2D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lastRenderedPageBreak/>
        <w:t>ו</w:t>
      </w:r>
      <w:r w:rsidR="00021316" w:rsidRPr="00B45C2D">
        <w:rPr>
          <w:rStyle w:val="affff5"/>
          <w:rFonts w:hint="eastAsia"/>
          <w:rtl/>
        </w:rPr>
        <w:t>גבי</w:t>
      </w:r>
      <w:r w:rsidR="00B433C9" w:rsidRPr="00B45C2D">
        <w:rPr>
          <w:rStyle w:val="affff5"/>
          <w:rtl/>
        </w:rPr>
        <w:t xml:space="preserve"> נישואין</w:t>
      </w:r>
      <w:r w:rsidR="00021316" w:rsidRPr="00B45C2D">
        <w:rPr>
          <w:rStyle w:val="affff5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021316"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 </w:t>
      </w:r>
      <w:r w:rsidR="00B433C9" w:rsidRPr="00FC276F">
        <w:rPr>
          <w:rStyle w:val="affff5"/>
          <w:rFonts w:hint="cs"/>
          <w:rtl/>
        </w:rPr>
        <w:t>מר</w:t>
      </w:r>
      <w:r w:rsidR="00B433C9" w:rsidRPr="00FC276F">
        <w:rPr>
          <w:rStyle w:val="affff5"/>
          <w:rtl/>
        </w:rPr>
        <w:t>"</w:t>
      </w:r>
      <w:r w:rsidR="00B433C9" w:rsidRPr="00FC276F">
        <w:rPr>
          <w:rStyle w:val="affff5"/>
          <w:rFonts w:hint="cs"/>
          <w:rtl/>
        </w:rPr>
        <w:t>ה: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מעין גורם</w:t>
      </w:r>
      <w:r w:rsidR="00021316" w:rsidRPr="00B45C2D">
        <w:rPr>
          <w:rtl/>
        </w:rPr>
        <w:t>,</w:t>
      </w:r>
      <w:r w:rsidR="00626A83">
        <w:rPr>
          <w:rFonts w:ascii="FontbitDavid" w:hAnsi="FontbitDavid"/>
          <w:sz w:val="32"/>
          <w:rtl/>
        </w:rPr>
        <w:tab/>
      </w:r>
      <w:r w:rsidR="00021316">
        <w:rPr>
          <w:rFonts w:ascii="FontbitDavid" w:hAnsi="FontbitDavid"/>
          <w:sz w:val="32"/>
          <w:rtl/>
        </w:rPr>
        <w:tab/>
      </w:r>
      <w:r w:rsidR="00021316">
        <w:rPr>
          <w:rFonts w:ascii="FontbitDavid" w:hAnsi="FontbitDavid"/>
          <w:sz w:val="32"/>
          <w:rtl/>
        </w:rPr>
        <w:tab/>
      </w:r>
      <w:r w:rsidR="00021316">
        <w:rPr>
          <w:rFonts w:ascii="FontbitDavid" w:hAnsi="FontbitDavid"/>
          <w:sz w:val="32"/>
          <w:rtl/>
        </w:rPr>
        <w:tab/>
      </w:r>
      <w:r w:rsidR="00021316">
        <w:rPr>
          <w:rFonts w:ascii="FontbitDavid" w:hAnsi="FontbitDavid"/>
          <w:sz w:val="32"/>
          <w:rtl/>
        </w:rPr>
        <w:tab/>
      </w:r>
      <w:r>
        <w:rPr>
          <w:rStyle w:val="affff5"/>
          <w:rFonts w:hint="cs"/>
          <w:rtl/>
        </w:rPr>
        <w:t xml:space="preserve"> </w:t>
      </w:r>
      <w:r w:rsidR="00B433C9" w:rsidRPr="00FC276F">
        <w:rPr>
          <w:rStyle w:val="affff5"/>
          <w:rtl/>
        </w:rPr>
        <w:t>רב אשי: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מזל גורם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6F6F2263" w14:textId="0A024D28" w:rsidR="00B433C9" w:rsidRPr="00C35A2C" w:rsidRDefault="00021316" w:rsidP="00B45C2D">
      <w:pPr>
        <w:ind w:left="791" w:firstLine="113"/>
        <w:rPr>
          <w:rFonts w:ascii="FontbitDavid" w:hAnsi="FontbitDavid"/>
          <w:sz w:val="32"/>
          <w:rtl/>
        </w:rPr>
      </w:pPr>
      <w:r w:rsidRPr="00B45C2D">
        <w:rPr>
          <w:rStyle w:val="affff5"/>
          <w:rFonts w:hint="eastAsia"/>
          <w:rtl/>
        </w:rPr>
        <w:t>ונפק</w:t>
      </w:r>
      <w:r w:rsidRPr="00B45C2D">
        <w:rPr>
          <w:rStyle w:val="affff5"/>
          <w:rtl/>
        </w:rPr>
        <w:t>"מ</w:t>
      </w:r>
      <w:r w:rsidR="00B433C9" w:rsidRPr="00B45C2D">
        <w:rPr>
          <w:rStyle w:val="affff5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626F38">
        <w:rPr>
          <w:rFonts w:ascii="FontbitDavid" w:hAnsi="FontbitDavid"/>
          <w:sz w:val="32"/>
          <w:rtl/>
        </w:rPr>
        <w:t>אירסה ומ</w:t>
      </w:r>
      <w:r w:rsidR="00B433C9" w:rsidRPr="00C35A2C">
        <w:rPr>
          <w:rFonts w:ascii="FontbitDavid" w:hAnsi="FontbitDavid"/>
          <w:sz w:val="32"/>
          <w:rtl/>
        </w:rPr>
        <w:t>ת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או</w:t>
      </w:r>
      <w:r>
        <w:rPr>
          <w:rFonts w:ascii="FontbitDavid" w:hAnsi="FontbitDavid" w:hint="cs"/>
          <w:sz w:val="32"/>
          <w:rtl/>
        </w:rPr>
        <w:t xml:space="preserve"> </w:t>
      </w:r>
      <w:r w:rsidR="00626F38">
        <w:rPr>
          <w:rFonts w:ascii="FontbitDavid" w:hAnsi="FontbitDavid"/>
          <w:sz w:val="32"/>
          <w:rtl/>
        </w:rPr>
        <w:t>נפל מדקל ומ</w:t>
      </w:r>
      <w:r w:rsidR="00B433C9" w:rsidRPr="00C35A2C">
        <w:rPr>
          <w:rFonts w:ascii="FontbitDavid" w:hAnsi="FontbitDavid"/>
          <w:sz w:val="32"/>
          <w:rtl/>
        </w:rPr>
        <w:t>ת.</w:t>
      </w:r>
    </w:p>
    <w:p w14:paraId="234AFCCB" w14:textId="79F054CA" w:rsidR="00021316" w:rsidRPr="00B45C2D" w:rsidRDefault="00021316" w:rsidP="00615A60">
      <w:pPr>
        <w:pStyle w:val="affff2"/>
        <w:rPr>
          <w:rtl/>
        </w:rPr>
      </w:pPr>
      <w:bookmarkStart w:id="733" w:name="_Toc119172934"/>
      <w:bookmarkStart w:id="734" w:name="_Toc119230028"/>
      <w:r w:rsidRPr="00B45C2D">
        <w:rPr>
          <w:rFonts w:hint="eastAsia"/>
          <w:rtl/>
        </w:rPr>
        <w:t>פסק</w:t>
      </w:r>
      <w:r w:rsidRPr="00B45C2D">
        <w:rPr>
          <w:rtl/>
        </w:rPr>
        <w:t xml:space="preserve"> </w:t>
      </w:r>
      <w:r w:rsidRPr="00B45C2D">
        <w:rPr>
          <w:rFonts w:hint="eastAsia"/>
          <w:rtl/>
        </w:rPr>
        <w:t>ההלכה</w:t>
      </w:r>
      <w:bookmarkEnd w:id="733"/>
      <w:bookmarkEnd w:id="734"/>
    </w:p>
    <w:p w14:paraId="7B72B445" w14:textId="6C9436FC" w:rsidR="00B433C9" w:rsidRPr="003B3252" w:rsidRDefault="00F06025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>כסתם משנ</w:t>
      </w:r>
      <w:r w:rsidR="00B55A6A">
        <w:rPr>
          <w:rStyle w:val="affff5"/>
          <w:rFonts w:hint="cs"/>
          <w:rtl/>
        </w:rPr>
        <w:t>יות</w:t>
      </w:r>
      <w:r w:rsidR="00B433C9" w:rsidRPr="003B3252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נישואין ומלקיות</w:t>
      </w:r>
      <w:r w:rsidR="00B433C9" w:rsidRPr="00C35A2C">
        <w:rPr>
          <w:rtl/>
        </w:rPr>
        <w:t xml:space="preserve"> </w:t>
      </w:r>
      <w:r w:rsidR="00B433C9" w:rsidRPr="003B3252">
        <w:rPr>
          <w:rStyle w:val="affff5"/>
          <w:rtl/>
        </w:rPr>
        <w:t>כרבי</w:t>
      </w:r>
      <w:r w:rsidR="00B433C9" w:rsidRPr="00C35A2C">
        <w:rPr>
          <w:rtl/>
        </w:rPr>
        <w:t xml:space="preserve">, </w:t>
      </w:r>
      <w:r w:rsidR="00B433C9" w:rsidRPr="00D1637C">
        <w:rPr>
          <w:rFonts w:cs="PFT_Frank"/>
          <w:b/>
          <w:bCs/>
          <w:szCs w:val="14"/>
          <w:rtl/>
        </w:rPr>
        <w:t>וסתות ושור מועד</w:t>
      </w:r>
      <w:r w:rsidR="00B433C9" w:rsidRPr="00C35A2C">
        <w:rPr>
          <w:rtl/>
        </w:rPr>
        <w:t xml:space="preserve"> </w:t>
      </w:r>
      <w:r w:rsidR="00B433C9" w:rsidRPr="003B3252">
        <w:rPr>
          <w:rStyle w:val="affff5"/>
          <w:rFonts w:hint="cs"/>
          <w:rtl/>
        </w:rPr>
        <w:t>כרשב</w:t>
      </w:r>
      <w:r w:rsidR="00B433C9" w:rsidRPr="003B3252">
        <w:rPr>
          <w:rStyle w:val="affff5"/>
          <w:rtl/>
        </w:rPr>
        <w:t>"</w:t>
      </w:r>
      <w:r w:rsidR="00797DD0">
        <w:rPr>
          <w:rStyle w:val="affff5"/>
          <w:rFonts w:hint="cs"/>
          <w:rtl/>
        </w:rPr>
        <w:t>ג.</w:t>
      </w:r>
    </w:p>
    <w:p w14:paraId="7A7AA383" w14:textId="16905946" w:rsidR="00B433C9" w:rsidRPr="00C35A2C" w:rsidRDefault="00B433C9" w:rsidP="007C50EB">
      <w:pPr>
        <w:rPr>
          <w:rFonts w:ascii="FontbitDavid" w:hAnsi="FontbitDavid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נישואין</w:t>
      </w:r>
      <w:r w:rsidRPr="00C35A2C">
        <w:rPr>
          <w:rFonts w:ascii="FontbitDavid" w:hAnsi="FontbitDavid"/>
          <w:sz w:val="32"/>
          <w:rtl/>
        </w:rPr>
        <w:t xml:space="preserve"> </w:t>
      </w:r>
      <w:r w:rsidR="00F06025">
        <w:rPr>
          <w:rFonts w:ascii="FontbitDavid" w:hAnsi="FontbitDavid" w:hint="cs"/>
          <w:sz w:val="32"/>
          <w:rtl/>
        </w:rPr>
        <w:t xml:space="preserve">- </w:t>
      </w:r>
      <w:r w:rsidR="00F06025" w:rsidRPr="00B45C2D">
        <w:rPr>
          <w:rStyle w:val="affff5"/>
          <w:rFonts w:hint="eastAsia"/>
          <w:rtl/>
        </w:rPr>
        <w:t>משנתינו</w:t>
      </w:r>
      <w:r w:rsidR="00F06025" w:rsidRPr="00B45C2D">
        <w:rPr>
          <w:rStyle w:val="affff8"/>
          <w:rtl/>
        </w:rPr>
        <w:t xml:space="preserve"> [</w:t>
      </w:r>
      <w:r w:rsidR="00B55A6A">
        <w:rPr>
          <w:rStyle w:val="affff8"/>
          <w:rFonts w:hint="cs"/>
          <w:rtl/>
        </w:rPr>
        <w:t>ש</w:t>
      </w:r>
      <w:r w:rsidR="00F06025" w:rsidRPr="00B45C2D">
        <w:rPr>
          <w:rStyle w:val="affff8"/>
          <w:rFonts w:hint="eastAsia"/>
          <w:rtl/>
        </w:rPr>
        <w:t>דייקנו</w:t>
      </w:r>
      <w:r w:rsidR="00F06025" w:rsidRPr="00B45C2D">
        <w:rPr>
          <w:rStyle w:val="affff8"/>
          <w:rtl/>
        </w:rPr>
        <w:t xml:space="preserve"> </w:t>
      </w:r>
      <w:r w:rsidR="00F06025" w:rsidRPr="00B45C2D">
        <w:rPr>
          <w:rStyle w:val="affff8"/>
          <w:rFonts w:hint="eastAsia"/>
          <w:rtl/>
        </w:rPr>
        <w:t>מותרת</w:t>
      </w:r>
      <w:r w:rsidR="00F06025" w:rsidRPr="00B45C2D">
        <w:rPr>
          <w:rStyle w:val="affff8"/>
          <w:rtl/>
        </w:rPr>
        <w:t xml:space="preserve"> </w:t>
      </w:r>
      <w:r w:rsidR="00F06025" w:rsidRPr="00B45C2D">
        <w:rPr>
          <w:rStyle w:val="affff8"/>
          <w:rFonts w:hint="eastAsia"/>
          <w:rtl/>
        </w:rPr>
        <w:t>לשני</w:t>
      </w:r>
      <w:r w:rsidR="00F06025" w:rsidRPr="00B45C2D">
        <w:rPr>
          <w:rStyle w:val="affff8"/>
          <w:rtl/>
        </w:rPr>
        <w:t xml:space="preserve"> </w:t>
      </w:r>
      <w:r w:rsidR="00F06025" w:rsidRPr="00B45C2D">
        <w:rPr>
          <w:rStyle w:val="affff8"/>
          <w:rFonts w:hint="eastAsia"/>
          <w:rtl/>
        </w:rPr>
        <w:t>אבל</w:t>
      </w:r>
      <w:r w:rsidR="00F06025" w:rsidRPr="00B45C2D">
        <w:rPr>
          <w:rStyle w:val="affff8"/>
          <w:rtl/>
        </w:rPr>
        <w:t xml:space="preserve"> </w:t>
      </w:r>
      <w:r w:rsidR="00F06025" w:rsidRPr="00B45C2D">
        <w:rPr>
          <w:rStyle w:val="affff8"/>
          <w:rFonts w:hint="eastAsia"/>
          <w:rtl/>
        </w:rPr>
        <w:t>לא</w:t>
      </w:r>
      <w:r w:rsidR="00F06025" w:rsidRPr="00B45C2D">
        <w:rPr>
          <w:rStyle w:val="affff8"/>
          <w:rtl/>
        </w:rPr>
        <w:t xml:space="preserve"> </w:t>
      </w:r>
      <w:r w:rsidR="00F06025" w:rsidRPr="00B45C2D">
        <w:rPr>
          <w:rStyle w:val="affff8"/>
          <w:rFonts w:hint="eastAsia"/>
          <w:rtl/>
        </w:rPr>
        <w:t>ל</w:t>
      </w:r>
      <w:r w:rsidR="00F06025">
        <w:rPr>
          <w:rStyle w:val="affff8"/>
          <w:rFonts w:hint="cs"/>
          <w:rtl/>
        </w:rPr>
        <w:t>ג'</w:t>
      </w:r>
      <w:r w:rsidR="00F06025" w:rsidRPr="00B45C2D">
        <w:rPr>
          <w:rStyle w:val="affff8"/>
          <w:rtl/>
        </w:rPr>
        <w:t xml:space="preserve">, </w:t>
      </w:r>
      <w:r w:rsidR="00F06025" w:rsidRPr="00A07384">
        <w:rPr>
          <w:rStyle w:val="affff8"/>
          <w:rFonts w:cs="PFT_Frank" w:hint="eastAsia"/>
          <w:b/>
          <w:bCs/>
          <w:szCs w:val="10"/>
          <w:rtl/>
        </w:rPr>
        <w:t>שהוחזקה</w:t>
      </w:r>
      <w:r w:rsidR="00F06025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F06025" w:rsidRPr="00A07384">
        <w:rPr>
          <w:rStyle w:val="affff8"/>
          <w:rFonts w:cs="PFT_Frank" w:hint="eastAsia"/>
          <w:b/>
          <w:bCs/>
          <w:szCs w:val="10"/>
          <w:rtl/>
        </w:rPr>
        <w:t>עקרה</w:t>
      </w:r>
      <w:r w:rsidR="00EA20EF" w:rsidRPr="00A07384">
        <w:rPr>
          <w:rStyle w:val="affff8"/>
          <w:rFonts w:cs="PFT_Frank" w:hint="cs"/>
          <w:b/>
          <w:bCs/>
          <w:szCs w:val="10"/>
          <w:rtl/>
        </w:rPr>
        <w:t xml:space="preserve"> בב'</w:t>
      </w:r>
      <w:r w:rsidR="00F06025" w:rsidRPr="00B45C2D">
        <w:rPr>
          <w:rStyle w:val="affff8"/>
          <w:rtl/>
        </w:rPr>
        <w:t>].</w:t>
      </w:r>
    </w:p>
    <w:p w14:paraId="4DDFE0E2" w14:textId="558F0690" w:rsidR="00B433C9" w:rsidRPr="00262A77" w:rsidRDefault="00B433C9" w:rsidP="00B55EDF">
      <w:pPr>
        <w:rPr>
          <w:rFonts w:ascii="FontbitDavid" w:hAnsi="FontbitDavid"/>
          <w:spacing w:val="-4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מלקיות</w:t>
      </w:r>
      <w:r w:rsidR="00F06025" w:rsidRPr="00B45C2D">
        <w:rPr>
          <w:rtl/>
        </w:rPr>
        <w:t xml:space="preserve"> -</w:t>
      </w:r>
      <w:r w:rsidRPr="00262A77">
        <w:rPr>
          <w:rFonts w:ascii="FontbitDavid" w:hAnsi="FontbitDavid"/>
          <w:spacing w:val="-4"/>
          <w:sz w:val="32"/>
          <w:rtl/>
        </w:rPr>
        <w:t xml:space="preserve"> לקה 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ושנה</w:t>
      </w:r>
      <w:r w:rsidR="00F06025">
        <w:rPr>
          <w:rFonts w:ascii="FontbitDavid" w:hAnsi="FontbitDavid" w:hint="cs"/>
          <w:spacing w:val="-4"/>
          <w:sz w:val="32"/>
          <w:rtl/>
        </w:rPr>
        <w:t>,</w:t>
      </w:r>
      <w:r w:rsidRPr="00262A77">
        <w:rPr>
          <w:rFonts w:ascii="FontbitDavid" w:hAnsi="FontbitDavid"/>
          <w:spacing w:val="-4"/>
          <w:sz w:val="32"/>
          <w:rtl/>
        </w:rPr>
        <w:t xml:space="preserve"> כונסין לכי</w:t>
      </w:r>
      <w:r w:rsidR="00626F38" w:rsidRPr="00262A77">
        <w:rPr>
          <w:rFonts w:ascii="FontbitDavid" w:hAnsi="FontbitDavid"/>
          <w:spacing w:val="-4"/>
          <w:sz w:val="32"/>
          <w:rtl/>
        </w:rPr>
        <w:t>פה, ומאכילין עד ש</w:t>
      </w:r>
      <w:r w:rsidRPr="00262A77">
        <w:rPr>
          <w:rFonts w:ascii="FontbitDavid" w:hAnsi="FontbitDavid"/>
          <w:spacing w:val="-4"/>
          <w:sz w:val="32"/>
          <w:rtl/>
        </w:rPr>
        <w:t>כריסו נבקעת.</w:t>
      </w:r>
    </w:p>
    <w:p w14:paraId="63146610" w14:textId="644F2E1B" w:rsidR="00F06025" w:rsidRDefault="00B433C9" w:rsidP="00B55EDF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וסתות</w:t>
      </w:r>
      <w:r w:rsidR="00F06025">
        <w:rPr>
          <w:rFonts w:hint="cs"/>
          <w:rtl/>
        </w:rPr>
        <w:t xml:space="preserve"> - </w:t>
      </w:r>
      <w:r w:rsidRPr="00C35A2C">
        <w:rPr>
          <w:rtl/>
        </w:rPr>
        <w:t>אין אשה קובעת וסת</w:t>
      </w:r>
      <w:r w:rsidR="00F06025">
        <w:rPr>
          <w:rFonts w:hint="cs"/>
          <w:rtl/>
        </w:rPr>
        <w:t>,</w:t>
      </w:r>
      <w:r w:rsidRPr="00C35A2C">
        <w:rPr>
          <w:rtl/>
        </w:rPr>
        <w:t xml:space="preserve"> עד שתקבענה </w:t>
      </w:r>
      <w:r w:rsidRPr="00D1637C">
        <w:rPr>
          <w:rFonts w:cs="PFT_Frank" w:hint="eastAsia"/>
          <w:b/>
          <w:bCs/>
          <w:szCs w:val="14"/>
          <w:rtl/>
        </w:rPr>
        <w:t>ג</w:t>
      </w:r>
      <w:r w:rsidRPr="00D1637C">
        <w:rPr>
          <w:rFonts w:cs="PFT_Frank"/>
          <w:b/>
          <w:bCs/>
          <w:szCs w:val="14"/>
          <w:rtl/>
        </w:rPr>
        <w:t>' פעמים</w:t>
      </w:r>
      <w:r w:rsidR="00F06025">
        <w:rPr>
          <w:rFonts w:hint="cs"/>
          <w:rtl/>
        </w:rPr>
        <w:t>...</w:t>
      </w:r>
    </w:p>
    <w:p w14:paraId="42B44F5B" w14:textId="7A5CC2ED" w:rsidR="00B433C9" w:rsidRPr="00C35A2C" w:rsidRDefault="00B433C9" w:rsidP="00736C06">
      <w:pPr>
        <w:rPr>
          <w:rFonts w:ascii="FontbitDavid" w:hAnsi="FontbitDavid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שור המועד</w:t>
      </w:r>
      <w:r w:rsidR="00F06025">
        <w:rPr>
          <w:rFonts w:hint="cs"/>
          <w:rtl/>
        </w:rPr>
        <w:t xml:space="preserve"> </w:t>
      </w:r>
      <w:r w:rsidR="00F06025" w:rsidRPr="00B45C2D">
        <w:rPr>
          <w:rtl/>
        </w:rPr>
        <w:t>-</w:t>
      </w:r>
      <w:r w:rsidRPr="003B3252">
        <w:rPr>
          <w:rStyle w:val="affff5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אין השור מועד</w:t>
      </w:r>
      <w:r w:rsidR="00F06025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עד שיעידו בו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שלשה פעמים</w:t>
      </w:r>
      <w:r w:rsidRPr="00C35A2C">
        <w:rPr>
          <w:rFonts w:ascii="FontbitDavid" w:hAnsi="FontbitDavid"/>
          <w:sz w:val="32"/>
          <w:rtl/>
        </w:rPr>
        <w:t>.</w:t>
      </w:r>
    </w:p>
    <w:p w14:paraId="1A55258F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סה.</w:t>
      </w:r>
    </w:p>
    <w:p w14:paraId="5FA64ECE" w14:textId="38A3BA83" w:rsidR="00EA20EF" w:rsidRPr="00EA20EF" w:rsidRDefault="00EA20EF" w:rsidP="00615A60">
      <w:pPr>
        <w:pStyle w:val="affff2"/>
        <w:rPr>
          <w:rtl/>
        </w:rPr>
      </w:pPr>
      <w:bookmarkStart w:id="735" w:name="_Toc119172935"/>
      <w:bookmarkStart w:id="736" w:name="_Toc119230029"/>
      <w:r w:rsidRPr="00EA20EF">
        <w:rPr>
          <w:rFonts w:hint="cs"/>
          <w:rtl/>
        </w:rPr>
        <w:t xml:space="preserve">התברר בשלישי שהיא עקרה, </w:t>
      </w:r>
      <w:r>
        <w:rPr>
          <w:rFonts w:hint="cs"/>
          <w:rtl/>
        </w:rPr>
        <w:t>או</w:t>
      </w:r>
      <w:r w:rsidRPr="00EA20EF">
        <w:rPr>
          <w:rFonts w:hint="cs"/>
          <w:rtl/>
        </w:rPr>
        <w:t xml:space="preserve"> התברר ברביעי שיולדת</w:t>
      </w:r>
      <w:bookmarkEnd w:id="735"/>
      <w:bookmarkEnd w:id="736"/>
    </w:p>
    <w:p w14:paraId="00A9A040" w14:textId="7157E789" w:rsidR="00EA20EF" w:rsidRDefault="00B433C9" w:rsidP="00EA20EF">
      <w:pPr>
        <w:rPr>
          <w:rStyle w:val="affff8"/>
          <w:rtl/>
        </w:rPr>
      </w:pPr>
      <w:r w:rsidRPr="002D1696">
        <w:rPr>
          <w:rStyle w:val="affff5"/>
          <w:rtl/>
        </w:rPr>
        <w:t>ת"ר:</w:t>
      </w:r>
      <w:r w:rsidRPr="0039104D">
        <w:rPr>
          <w:rtl/>
        </w:rPr>
        <w:t xml:space="preserve"> </w:t>
      </w:r>
      <w:r w:rsidRPr="00EA20EF">
        <w:rPr>
          <w:rtl/>
        </w:rPr>
        <w:t>ניסת ל</w:t>
      </w:r>
      <w:r w:rsidR="00EA20EF">
        <w:rPr>
          <w:rFonts w:hint="cs"/>
          <w:rtl/>
        </w:rPr>
        <w:t>שנים</w:t>
      </w:r>
      <w:r w:rsidRPr="00EA20EF">
        <w:rPr>
          <w:rtl/>
        </w:rPr>
        <w:t xml:space="preserve"> ולא היו בנים,</w:t>
      </w:r>
      <w:r w:rsidRPr="00B45C2D">
        <w:rPr>
          <w:rtl/>
        </w:rPr>
        <w:t xml:space="preserve"> לש</w:t>
      </w:r>
      <w:r w:rsidRPr="00C35A2C">
        <w:rPr>
          <w:sz w:val="32"/>
          <w:rtl/>
        </w:rPr>
        <w:t xml:space="preserve">לישי לא תנשא </w:t>
      </w:r>
      <w:r w:rsidRPr="00B45C2D">
        <w:rPr>
          <w:rStyle w:val="affff8"/>
          <w:rtl/>
        </w:rPr>
        <w:t>א</w:t>
      </w:r>
      <w:r w:rsidR="00EA20EF" w:rsidRPr="00B45C2D">
        <w:rPr>
          <w:rStyle w:val="affff8"/>
          <w:rFonts w:hint="eastAsia"/>
          <w:rtl/>
        </w:rPr>
        <w:t>א</w:t>
      </w:r>
      <w:r w:rsidR="00EA20EF" w:rsidRPr="00B45C2D">
        <w:rPr>
          <w:rStyle w:val="affff8"/>
          <w:rtl/>
        </w:rPr>
        <w:t>"כ</w:t>
      </w:r>
      <w:r w:rsidRPr="00B45C2D">
        <w:rPr>
          <w:rStyle w:val="affff8"/>
          <w:rtl/>
        </w:rPr>
        <w:t xml:space="preserve"> יש לו</w:t>
      </w:r>
      <w:r w:rsidR="00EA20EF">
        <w:rPr>
          <w:rStyle w:val="affff8"/>
          <w:rFonts w:hint="cs"/>
          <w:rtl/>
        </w:rPr>
        <w:t>,</w:t>
      </w:r>
    </w:p>
    <w:p w14:paraId="2FB8E18D" w14:textId="285381BF" w:rsidR="00B433C9" w:rsidRPr="00C35A2C" w:rsidRDefault="00B433C9" w:rsidP="00B45C2D">
      <w:pPr>
        <w:jc w:val="center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נישאת למי שאין לו - תצא בלא כתובה.</w:t>
      </w:r>
    </w:p>
    <w:p w14:paraId="7F1B08BA" w14:textId="4A081680" w:rsidR="00EA20EF" w:rsidRPr="00062827" w:rsidRDefault="00B433C9" w:rsidP="00EA20EF">
      <w:pPr>
        <w:rPr>
          <w:rFonts w:ascii="FontbitDavid" w:hAnsi="FontbitDavid"/>
          <w:spacing w:val="-6"/>
          <w:sz w:val="32"/>
          <w:rtl/>
        </w:rPr>
      </w:pPr>
      <w:r w:rsidRPr="00062827">
        <w:rPr>
          <w:rStyle w:val="affff5"/>
          <w:spacing w:val="-6"/>
          <w:rtl/>
        </w:rPr>
        <w:t>איבעיא:</w:t>
      </w:r>
      <w:r w:rsidRPr="00062827">
        <w:rPr>
          <w:rFonts w:ascii="FontbitDavid" w:hAnsi="FontbitDavid" w:cs="PFT_Frank"/>
          <w:b/>
          <w:bCs/>
          <w:spacing w:val="-6"/>
          <w:sz w:val="14"/>
          <w:szCs w:val="14"/>
          <w:rtl/>
        </w:rPr>
        <w:t xml:space="preserve"> </w:t>
      </w:r>
      <w:r w:rsidRPr="00D1637C">
        <w:rPr>
          <w:rFonts w:cs="PFT_Frank"/>
          <w:b/>
          <w:bCs/>
          <w:spacing w:val="-6"/>
          <w:szCs w:val="14"/>
          <w:rtl/>
        </w:rPr>
        <w:t>נישאת לשלישי ולא היו</w:t>
      </w:r>
      <w:r w:rsidR="00EA20EF" w:rsidRPr="00D1637C">
        <w:rPr>
          <w:rFonts w:cs="PFT_Frank"/>
          <w:b/>
          <w:bCs/>
          <w:spacing w:val="-6"/>
          <w:szCs w:val="14"/>
          <w:rtl/>
        </w:rPr>
        <w:t xml:space="preserve"> בנים</w:t>
      </w:r>
      <w:r w:rsidRPr="00062827">
        <w:rPr>
          <w:spacing w:val="-6"/>
          <w:rtl/>
        </w:rPr>
        <w:t>,</w:t>
      </w:r>
      <w:r w:rsidR="00EA20EF" w:rsidRPr="00062827">
        <w:rPr>
          <w:rFonts w:ascii="FontbitDavid" w:hAnsi="FontbitDavid" w:hint="cs"/>
          <w:spacing w:val="-6"/>
          <w:sz w:val="32"/>
          <w:rtl/>
        </w:rPr>
        <w:t xml:space="preserve"> ו</w:t>
      </w:r>
      <w:r w:rsidRPr="00062827">
        <w:rPr>
          <w:rFonts w:ascii="FontbitDavid" w:hAnsi="FontbitDavid" w:hint="cs"/>
          <w:spacing w:val="-6"/>
          <w:sz w:val="32"/>
          <w:rtl/>
        </w:rPr>
        <w:t xml:space="preserve">ראשונים </w:t>
      </w:r>
      <w:r w:rsidR="00EA20EF" w:rsidRPr="00062827">
        <w:rPr>
          <w:rFonts w:ascii="FontbitDavid" w:hAnsi="FontbitDavid" w:hint="cs"/>
          <w:spacing w:val="-6"/>
          <w:sz w:val="32"/>
          <w:rtl/>
        </w:rPr>
        <w:t>תובעים הכתובה?</w:t>
      </w:r>
    </w:p>
    <w:p w14:paraId="465E0064" w14:textId="51D8F027" w:rsidR="00B433C9" w:rsidRPr="00C35A2C" w:rsidRDefault="00EA20EF" w:rsidP="00B45C2D">
      <w:pPr>
        <w:rPr>
          <w:rFonts w:ascii="FontbitDavid" w:hAnsi="FontbitDavid"/>
          <w:sz w:val="32"/>
          <w:rtl/>
        </w:rPr>
      </w:pPr>
      <w:r w:rsidRPr="00B45C2D">
        <w:rPr>
          <w:rStyle w:val="affff5"/>
          <w:rFonts w:hint="eastAsia"/>
          <w:rtl/>
        </w:rPr>
        <w:t>ונפשט</w:t>
      </w:r>
      <w:r>
        <w:rPr>
          <w:rFonts w:ascii="FontbitDavid" w:hAnsi="FontbitDavid" w:hint="cs"/>
          <w:spacing w:val="-4"/>
          <w:sz w:val="32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יכולה לומר </w:t>
      </w: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 w:hint="cs"/>
          <w:sz w:val="32"/>
          <w:rtl/>
        </w:rPr>
        <w:t>רק עכשיו הוכחשה</w:t>
      </w:r>
      <w:r>
        <w:rPr>
          <w:rFonts w:ascii="FontbitDavid" w:hAnsi="FontbitDavid" w:hint="cs"/>
          <w:sz w:val="32"/>
          <w:rtl/>
        </w:rPr>
        <w:t xml:space="preserve"> מלילד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3CEA13F9" w14:textId="33ACA6BE" w:rsidR="00B433C9" w:rsidRPr="00EA20EF" w:rsidRDefault="00B433C9" w:rsidP="00EA20EF">
      <w:pPr>
        <w:rPr>
          <w:rtl/>
        </w:rPr>
      </w:pPr>
      <w:r w:rsidRPr="002D1696">
        <w:rPr>
          <w:rStyle w:val="affff5"/>
          <w:rtl/>
        </w:rPr>
        <w:t>איבעיא:</w:t>
      </w:r>
      <w:r w:rsidRPr="0039104D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נישאת לרביעי והיו בנים</w:t>
      </w:r>
      <w:r w:rsidRPr="00EA20EF">
        <w:rPr>
          <w:rtl/>
        </w:rPr>
        <w:t xml:space="preserve">, </w:t>
      </w:r>
      <w:r w:rsidR="00EA20EF">
        <w:rPr>
          <w:rFonts w:hint="cs"/>
          <w:rtl/>
        </w:rPr>
        <w:t>ו</w:t>
      </w:r>
      <w:r w:rsidRPr="00EA20EF">
        <w:rPr>
          <w:rFonts w:hint="cs"/>
          <w:rtl/>
        </w:rPr>
        <w:t>ת</w:t>
      </w:r>
      <w:r w:rsidR="00EA20EF">
        <w:rPr>
          <w:rFonts w:hint="cs"/>
          <w:rtl/>
        </w:rPr>
        <w:t>ו</w:t>
      </w:r>
      <w:r w:rsidRPr="00EA20EF">
        <w:rPr>
          <w:rFonts w:hint="cs"/>
          <w:rtl/>
        </w:rPr>
        <w:t>בע</w:t>
      </w:r>
      <w:r w:rsidR="00EA20EF">
        <w:rPr>
          <w:rFonts w:hint="cs"/>
          <w:rtl/>
        </w:rPr>
        <w:t>ת כתובה</w:t>
      </w:r>
      <w:r w:rsidRPr="00EA20EF">
        <w:rPr>
          <w:rFonts w:hint="cs"/>
          <w:rtl/>
        </w:rPr>
        <w:t xml:space="preserve"> </w:t>
      </w:r>
      <w:r w:rsidR="00EA20EF">
        <w:rPr>
          <w:rFonts w:hint="cs"/>
          <w:rtl/>
        </w:rPr>
        <w:t>מה</w:t>
      </w:r>
      <w:r w:rsidRPr="00EA20EF">
        <w:rPr>
          <w:rFonts w:hint="cs"/>
          <w:rtl/>
        </w:rPr>
        <w:t>שלישי?</w:t>
      </w:r>
    </w:p>
    <w:p w14:paraId="7B0D0E5F" w14:textId="12981BD4" w:rsidR="00B433C9" w:rsidRDefault="00EA20EF" w:rsidP="00B45C2D">
      <w:pPr>
        <w:rPr>
          <w:rtl/>
        </w:rPr>
      </w:pPr>
      <w:r w:rsidRPr="00B45C2D">
        <w:rPr>
          <w:rStyle w:val="affff5"/>
          <w:rFonts w:hint="eastAsia"/>
          <w:rtl/>
        </w:rPr>
        <w:t>ונפשט</w:t>
      </w:r>
      <w:r>
        <w:rPr>
          <w:rFonts w:hint="cs"/>
          <w:rtl/>
        </w:rPr>
        <w:t>:</w:t>
      </w:r>
      <w:r w:rsidR="00B433C9" w:rsidRPr="00EA20EF">
        <w:rPr>
          <w:rtl/>
        </w:rPr>
        <w:t xml:space="preserve"> </w:t>
      </w:r>
      <w:r w:rsidR="00B433C9" w:rsidRPr="00EA20EF">
        <w:rPr>
          <w:rFonts w:hint="cs"/>
          <w:rtl/>
        </w:rPr>
        <w:t xml:space="preserve">יכול </w:t>
      </w:r>
      <w:r>
        <w:rPr>
          <w:rFonts w:hint="cs"/>
          <w:rtl/>
        </w:rPr>
        <w:t>לומר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שרק עכשיו הבריאה.</w:t>
      </w:r>
    </w:p>
    <w:p w14:paraId="50D1FB14" w14:textId="01CCB1B9" w:rsidR="00EC362E" w:rsidRDefault="00EA20EF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>א. ה</w:t>
      </w:r>
      <w:r w:rsidR="00B433C9" w:rsidRPr="00B45C2D">
        <w:rPr>
          <w:rStyle w:val="affff5"/>
          <w:rtl/>
        </w:rPr>
        <w:t>וא א</w:t>
      </w:r>
      <w:r w:rsidRPr="00B45C2D">
        <w:rPr>
          <w:rStyle w:val="affff5"/>
          <w:rFonts w:hint="eastAsia"/>
          <w:rtl/>
        </w:rPr>
        <w:t>ו</w:t>
      </w:r>
      <w:r w:rsidR="00B433C9" w:rsidRPr="00B45C2D">
        <w:rPr>
          <w:rStyle w:val="affff5"/>
          <w:rtl/>
        </w:rPr>
        <w:t>מר</w:t>
      </w:r>
      <w:r w:rsidRPr="00B45C2D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מ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מנה</w:t>
      </w:r>
      <w:r>
        <w:rPr>
          <w:rFonts w:ascii="FontbitDavid" w:hAnsi="FontbitDavid" w:hint="cs"/>
          <w:sz w:val="32"/>
          <w:rtl/>
        </w:rPr>
        <w:t xml:space="preserve"> </w:t>
      </w:r>
      <w:r w:rsidRPr="00B45C2D">
        <w:rPr>
          <w:rStyle w:val="affff8"/>
          <w:rtl/>
        </w:rPr>
        <w:t>[העקרות]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B45C2D">
        <w:rPr>
          <w:rStyle w:val="affff5"/>
          <w:rFonts w:hint="eastAsia"/>
          <w:rtl/>
        </w:rPr>
        <w:t>והיא</w:t>
      </w:r>
      <w:r w:rsidR="00B433C9" w:rsidRPr="00B45C2D">
        <w:rPr>
          <w:rStyle w:val="affff5"/>
          <w:rtl/>
        </w:rPr>
        <w:t xml:space="preserve"> </w:t>
      </w:r>
      <w:r w:rsidR="00B433C9" w:rsidRPr="00B45C2D">
        <w:rPr>
          <w:rStyle w:val="affff5"/>
          <w:rFonts w:hint="eastAsia"/>
          <w:rtl/>
        </w:rPr>
        <w:t>א</w:t>
      </w:r>
      <w:r w:rsidRPr="00B45C2D">
        <w:rPr>
          <w:rStyle w:val="affff5"/>
          <w:rFonts w:hint="eastAsia"/>
          <w:rtl/>
        </w:rPr>
        <w:t>ו</w:t>
      </w:r>
      <w:r w:rsidR="00B433C9" w:rsidRPr="00B45C2D">
        <w:rPr>
          <w:rStyle w:val="affff5"/>
          <w:rFonts w:hint="eastAsia"/>
          <w:rtl/>
        </w:rPr>
        <w:t>מר</w:t>
      </w:r>
      <w:r w:rsidRPr="00B45C2D">
        <w:rPr>
          <w:rStyle w:val="affff5"/>
          <w:rFonts w:hint="eastAsia"/>
          <w:rtl/>
        </w:rPr>
        <w:t>ת</w:t>
      </w:r>
      <w:r w:rsidRPr="00B45C2D">
        <w:rPr>
          <w:rStyle w:val="affff5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ממנו</w:t>
      </w:r>
      <w:r>
        <w:rPr>
          <w:rStyle w:val="affff5"/>
          <w:rFonts w:hint="cs"/>
          <w:rtl/>
        </w:rPr>
        <w:t xml:space="preserve"> </w:t>
      </w:r>
      <w:r w:rsidRPr="00B45C2D">
        <w:rPr>
          <w:rStyle w:val="affff8"/>
          <w:rtl/>
        </w:rPr>
        <w:t xml:space="preserve">[שאינו </w:t>
      </w:r>
      <w:r w:rsidRPr="00B45C2D">
        <w:rPr>
          <w:rStyle w:val="affff8"/>
          <w:rFonts w:hint="eastAsia"/>
          <w:rtl/>
        </w:rPr>
        <w:t>יורה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כחץ</w:t>
      </w:r>
      <w:r w:rsidRPr="00B45C2D">
        <w:rPr>
          <w:rStyle w:val="affff8"/>
          <w:rtl/>
        </w:rPr>
        <w:t>]</w:t>
      </w:r>
      <w:r>
        <w:rPr>
          <w:rStyle w:val="affff5"/>
          <w:rFonts w:hint="cs"/>
          <w:rtl/>
        </w:rPr>
        <w:t xml:space="preserve"> </w:t>
      </w:r>
      <w:r w:rsidRPr="00B45C2D">
        <w:rPr>
          <w:rtl/>
        </w:rPr>
        <w:t>-</w:t>
      </w:r>
      <w:r w:rsidR="00B433C9" w:rsidRPr="002D1696">
        <w:rPr>
          <w:rStyle w:val="affff5"/>
          <w:rtl/>
        </w:rPr>
        <w:t xml:space="preserve"> </w:t>
      </w:r>
    </w:p>
    <w:p w14:paraId="43F89A0C" w14:textId="1E257CD1" w:rsidR="00B433C9" w:rsidRPr="00C35A2C" w:rsidRDefault="00B433C9" w:rsidP="00B45C2D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דברים שבינו לבינה - נאמנת</w:t>
      </w:r>
      <w:r w:rsidR="00EA20EF">
        <w:rPr>
          <w:rFonts w:ascii="FontbitDavid" w:hAnsi="FontbitDavid" w:hint="cs"/>
          <w:sz w:val="32"/>
          <w:rtl/>
        </w:rPr>
        <w:t>,</w:t>
      </w:r>
      <w:r w:rsidR="00EC362E">
        <w:rPr>
          <w:rFonts w:ascii="FontbitDavid" w:hAnsi="FontbitDavid" w:hint="cs"/>
          <w:sz w:val="32"/>
          <w:rtl/>
        </w:rPr>
        <w:t xml:space="preserve"> </w:t>
      </w:r>
      <w:r w:rsidR="00B55A6A">
        <w:rPr>
          <w:rStyle w:val="affff8"/>
          <w:rFonts w:hint="cs"/>
          <w:rtl/>
        </w:rPr>
        <w:t>ש</w:t>
      </w:r>
      <w:r w:rsidR="00EA20EF" w:rsidRPr="00B45C2D">
        <w:rPr>
          <w:rStyle w:val="affff8"/>
          <w:rFonts w:hint="eastAsia"/>
          <w:rtl/>
        </w:rPr>
        <w:t>רק</w:t>
      </w:r>
      <w:r w:rsidR="00EA20EF"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היא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מבחנת</w:t>
      </w:r>
      <w:r w:rsidRPr="00B45C2D">
        <w:rPr>
          <w:rStyle w:val="affff8"/>
          <w:rtl/>
        </w:rPr>
        <w:t xml:space="preserve"> ב</w:t>
      </w:r>
      <w:r w:rsidR="00EA20EF">
        <w:rPr>
          <w:rStyle w:val="affff8"/>
          <w:rFonts w:hint="cs"/>
          <w:rtl/>
        </w:rPr>
        <w:t>'</w:t>
      </w:r>
      <w:r w:rsidRPr="00B45C2D">
        <w:rPr>
          <w:rStyle w:val="affff8"/>
          <w:rtl/>
        </w:rPr>
        <w:t>יורה כחץ</w:t>
      </w:r>
      <w:r w:rsidR="00EA20EF">
        <w:rPr>
          <w:rStyle w:val="affff8"/>
          <w:rFonts w:hint="cs"/>
          <w:rtl/>
        </w:rPr>
        <w:t>'</w:t>
      </w:r>
      <w:r w:rsidRPr="00B45C2D">
        <w:rPr>
          <w:rStyle w:val="affff8"/>
          <w:rtl/>
        </w:rPr>
        <w:t>.</w:t>
      </w:r>
    </w:p>
    <w:p w14:paraId="1BFECBEC" w14:textId="1144C0DE" w:rsidR="00EC362E" w:rsidRDefault="00EA20EF" w:rsidP="007C50EB">
      <w:pPr>
        <w:rPr>
          <w:rtl/>
        </w:rPr>
      </w:pPr>
      <w:r w:rsidRPr="00B45C2D">
        <w:rPr>
          <w:rStyle w:val="affff5"/>
          <w:rFonts w:hint="eastAsia"/>
          <w:rtl/>
        </w:rPr>
        <w:t>ב</w:t>
      </w:r>
      <w:r w:rsidRPr="00B45C2D">
        <w:rPr>
          <w:rStyle w:val="affff5"/>
          <w:rtl/>
        </w:rPr>
        <w:t xml:space="preserve">. </w:t>
      </w:r>
      <w:r w:rsidR="00B433C9" w:rsidRPr="00B45C2D">
        <w:rPr>
          <w:rStyle w:val="affff5"/>
          <w:rFonts w:hint="eastAsia"/>
          <w:rtl/>
        </w:rPr>
        <w:t>אמר</w:t>
      </w:r>
      <w:r w:rsidRPr="00B45C2D">
        <w:rPr>
          <w:rStyle w:val="affff5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אשא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שניה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ואבדוק עצמי</w:t>
      </w:r>
      <w:r>
        <w:rPr>
          <w:rFonts w:ascii="FontbitDavid" w:hAnsi="FontbitDavid" w:hint="cs"/>
          <w:sz w:val="32"/>
          <w:rtl/>
        </w:rPr>
        <w:t xml:space="preserve">, </w:t>
      </w:r>
      <w:r w:rsidRPr="00B45C2D">
        <w:rPr>
          <w:rStyle w:val="affff8"/>
          <w:rtl/>
        </w:rPr>
        <w:t>[</w:t>
      </w:r>
      <w:r>
        <w:rPr>
          <w:rStyle w:val="affff8"/>
          <w:rFonts w:hint="cs"/>
          <w:rtl/>
        </w:rPr>
        <w:t>ה</w:t>
      </w:r>
      <w:r w:rsidRPr="00B45C2D">
        <w:rPr>
          <w:rStyle w:val="affff8"/>
          <w:rFonts w:hint="eastAsia"/>
          <w:rtl/>
        </w:rPr>
        <w:t>אם</w:t>
      </w:r>
      <w:r w:rsidRPr="00B45C2D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מותר</w:t>
      </w:r>
      <w:r w:rsidRPr="00B45C2D">
        <w:rPr>
          <w:rStyle w:val="affff8"/>
          <w:rtl/>
        </w:rPr>
        <w:t xml:space="preserve"> לישא אשה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עליה</w:t>
      </w:r>
      <w:r w:rsidRPr="00B45C2D">
        <w:rPr>
          <w:rStyle w:val="affff8"/>
          <w:rtl/>
        </w:rPr>
        <w:t>]</w:t>
      </w:r>
      <w:r>
        <w:rPr>
          <w:rFonts w:ascii="FontbitDavid" w:hAnsi="FontbitDavid" w:hint="cs"/>
          <w:sz w:val="32"/>
          <w:rtl/>
        </w:rPr>
        <w:t xml:space="preserve"> -</w:t>
      </w:r>
    </w:p>
    <w:p w14:paraId="6A88E737" w14:textId="3E68947F" w:rsidR="00B433C9" w:rsidRDefault="00B433C9" w:rsidP="00B55A6A">
      <w:pPr>
        <w:rPr>
          <w:rtl/>
        </w:rPr>
      </w:pPr>
      <w:r w:rsidRPr="002D1696">
        <w:rPr>
          <w:rStyle w:val="affff5"/>
          <w:rFonts w:hint="cs"/>
          <w:rtl/>
        </w:rPr>
        <w:t>ר''א</w:t>
      </w:r>
      <w:r w:rsidRPr="002D1696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יוציא ויתן כתובה, </w:t>
      </w:r>
      <w:r w:rsidRPr="002D1696">
        <w:rPr>
          <w:rStyle w:val="affff5"/>
          <w:rtl/>
        </w:rPr>
        <w:t>רבא:</w:t>
      </w:r>
      <w:r w:rsidRPr="00C35A2C">
        <w:rPr>
          <w:rFonts w:ascii="FontbitDavid" w:hAnsi="FontbitDavid"/>
          <w:sz w:val="32"/>
          <w:rtl/>
        </w:rPr>
        <w:t xml:space="preserve"> נושא כמה נשים, </w:t>
      </w:r>
      <w:r w:rsidR="00EA20EF">
        <w:rPr>
          <w:rFonts w:ascii="FontbitDavid" w:hAnsi="FontbitDavid" w:hint="cs"/>
          <w:sz w:val="32"/>
          <w:rtl/>
        </w:rPr>
        <w:t>ב</w:t>
      </w:r>
      <w:r w:rsidRPr="00C35A2C">
        <w:rPr>
          <w:rFonts w:ascii="FontbitDavid" w:hAnsi="FontbitDavid" w:hint="cs"/>
          <w:sz w:val="32"/>
          <w:rtl/>
        </w:rPr>
        <w:t>שיש לו לז</w:t>
      </w:r>
      <w:r w:rsidR="00EA20EF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 w:hint="cs"/>
          <w:sz w:val="32"/>
          <w:rtl/>
        </w:rPr>
        <w:t>ן</w:t>
      </w:r>
      <w:r w:rsidR="00EA20EF">
        <w:rPr>
          <w:rFonts w:ascii="FontbitDavid" w:hAnsi="FontbitDavid" w:hint="cs"/>
          <w:sz w:val="32"/>
          <w:rtl/>
        </w:rPr>
        <w:t>.</w:t>
      </w:r>
    </w:p>
    <w:p w14:paraId="211B0A04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סה:</w:t>
      </w:r>
    </w:p>
    <w:p w14:paraId="6C9EDF8D" w14:textId="6F523465" w:rsidR="00EC362E" w:rsidRDefault="00EA20EF" w:rsidP="00B55EDF">
      <w:pPr>
        <w:rPr>
          <w:rtl/>
        </w:rPr>
      </w:pPr>
      <w:r>
        <w:rPr>
          <w:rStyle w:val="affff5"/>
          <w:rFonts w:hint="cs"/>
          <w:rtl/>
        </w:rPr>
        <w:t>ג. ה</w:t>
      </w:r>
      <w:r w:rsidR="00B433C9" w:rsidRPr="002D1696">
        <w:rPr>
          <w:rStyle w:val="affff5"/>
          <w:rtl/>
        </w:rPr>
        <w:t>וא א</w:t>
      </w:r>
      <w:r w:rsidR="00B55A6A">
        <w:rPr>
          <w:rStyle w:val="affff5"/>
          <w:rFonts w:hint="cs"/>
          <w:rtl/>
        </w:rPr>
        <w:t>ו</w:t>
      </w:r>
      <w:r w:rsidR="00B433C9" w:rsidRPr="002D1696">
        <w:rPr>
          <w:rStyle w:val="affff5"/>
          <w:rtl/>
        </w:rPr>
        <w:t>מר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הפלת</w:t>
      </w:r>
      <w:r w:rsidR="00B433C9" w:rsidRPr="00B55A6A">
        <w:rPr>
          <w:rFonts w:ascii="FontbitDavid" w:hAnsi="FontbitDavid" w:hint="cs"/>
          <w:sz w:val="32"/>
          <w:rtl/>
        </w:rPr>
        <w:t xml:space="preserve"> בתוך עשר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2D1696">
        <w:rPr>
          <w:rStyle w:val="affff5"/>
          <w:rFonts w:hint="cs"/>
          <w:rtl/>
        </w:rPr>
        <w:t xml:space="preserve">והיא </w:t>
      </w:r>
      <w:r w:rsidR="00B433C9" w:rsidRPr="00B55A6A">
        <w:rPr>
          <w:rStyle w:val="affff5"/>
          <w:rFonts w:hint="cs"/>
          <w:rtl/>
        </w:rPr>
        <w:t>א</w:t>
      </w:r>
      <w:r w:rsidRPr="00B55A6A">
        <w:rPr>
          <w:rStyle w:val="affff5"/>
          <w:rFonts w:hint="cs"/>
          <w:rtl/>
        </w:rPr>
        <w:t>ו</w:t>
      </w:r>
      <w:r w:rsidR="00B433C9" w:rsidRPr="00B55A6A">
        <w:rPr>
          <w:rStyle w:val="affff5"/>
          <w:rFonts w:hint="cs"/>
          <w:rtl/>
        </w:rPr>
        <w:t>מר</w:t>
      </w:r>
      <w:r w:rsidRPr="00B45C2D">
        <w:rPr>
          <w:rStyle w:val="affff5"/>
          <w:rFonts w:hint="eastAsia"/>
          <w:rtl/>
        </w:rPr>
        <w:t>ת</w:t>
      </w:r>
      <w:r w:rsidRPr="00B45C2D">
        <w:rPr>
          <w:rStyle w:val="affff5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לא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הפלתי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</w:p>
    <w:p w14:paraId="255BF78C" w14:textId="4395B3BC" w:rsidR="00B433C9" w:rsidRDefault="00B433C9" w:rsidP="00B45C2D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 w:hint="cs"/>
          <w:sz w:val="32"/>
          <w:rtl/>
        </w:rPr>
        <w:t>נאמנת</w:t>
      </w:r>
      <w:r w:rsidR="00EA20EF">
        <w:rPr>
          <w:rFonts w:ascii="FontbitDavid" w:hAnsi="FontbitDavid" w:hint="cs"/>
          <w:sz w:val="32"/>
          <w:rtl/>
        </w:rPr>
        <w:t xml:space="preserve"> </w:t>
      </w:r>
      <w:r w:rsidR="00EA20EF" w:rsidRPr="00B45C2D">
        <w:rPr>
          <w:rStyle w:val="affff8"/>
          <w:rtl/>
        </w:rPr>
        <w:t>[ויוציא],</w:t>
      </w:r>
      <w:r w:rsidRPr="00C35A2C">
        <w:rPr>
          <w:rFonts w:ascii="FontbitDavid" w:hAnsi="FontbitDavid" w:hint="cs"/>
          <w:sz w:val="32"/>
          <w:rtl/>
        </w:rPr>
        <w:t xml:space="preserve"> דאשה לא</w:t>
      </w:r>
      <w:r w:rsidR="00EA20EF">
        <w:rPr>
          <w:rFonts w:ascii="FontbitDavid" w:hAnsi="FontbitDavid" w:hint="cs"/>
          <w:sz w:val="32"/>
          <w:rtl/>
        </w:rPr>
        <w:t xml:space="preserve"> תחזיק עצמה בשקר, כעקרה.</w:t>
      </w:r>
    </w:p>
    <w:p w14:paraId="54348342" w14:textId="69B0D091" w:rsidR="00B433C9" w:rsidRPr="00C35A2C" w:rsidRDefault="00EA20EF" w:rsidP="007C50EB">
      <w:pPr>
        <w:rPr>
          <w:rtl/>
        </w:rPr>
      </w:pPr>
      <w:r w:rsidRPr="00B45C2D">
        <w:rPr>
          <w:rStyle w:val="affff5"/>
          <w:rFonts w:hint="eastAsia"/>
          <w:rtl/>
        </w:rPr>
        <w:t>ד</w:t>
      </w:r>
      <w:r w:rsidRPr="00B45C2D">
        <w:rPr>
          <w:rStyle w:val="affff5"/>
          <w:rtl/>
        </w:rPr>
        <w:t>.</w:t>
      </w:r>
      <w:r w:rsidR="00B433C9" w:rsidRPr="00C35A2C">
        <w:rPr>
          <w:rFonts w:ascii="FontbitDavid" w:hAnsi="FontbitDavid"/>
          <w:sz w:val="32"/>
          <w:rtl/>
        </w:rPr>
        <w:t xml:space="preserve"> הפילה, ו</w:t>
      </w:r>
      <w:r w:rsidR="00B55A6A">
        <w:rPr>
          <w:rFonts w:ascii="FontbitDavid" w:hAnsi="FontbitDavid" w:hint="cs"/>
          <w:sz w:val="32"/>
          <w:rtl/>
        </w:rPr>
        <w:t xml:space="preserve">שוב </w:t>
      </w:r>
      <w:r w:rsidR="00B433C9" w:rsidRPr="00C35A2C">
        <w:rPr>
          <w:rFonts w:ascii="FontbitDavid" w:hAnsi="FontbitDavid"/>
          <w:sz w:val="32"/>
          <w:rtl/>
        </w:rPr>
        <w:t>והפילה, ו</w:t>
      </w:r>
      <w:r w:rsidR="00B55A6A">
        <w:rPr>
          <w:rFonts w:ascii="FontbitDavid" w:hAnsi="FontbitDavid" w:hint="cs"/>
          <w:sz w:val="32"/>
          <w:rtl/>
        </w:rPr>
        <w:t>שוב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- הוחזקה לנפלים.</w:t>
      </w:r>
    </w:p>
    <w:p w14:paraId="16396F09" w14:textId="6DD8FF18" w:rsidR="00EA20EF" w:rsidRDefault="00EA20EF" w:rsidP="00B55EDF">
      <w:pPr>
        <w:rPr>
          <w:rFonts w:ascii="FontbitDavid" w:hAnsi="FontbitDavid"/>
          <w:spacing w:val="-8"/>
          <w:sz w:val="32"/>
          <w:rtl/>
        </w:rPr>
      </w:pPr>
      <w:r>
        <w:rPr>
          <w:rStyle w:val="affff5"/>
          <w:rFonts w:hint="cs"/>
          <w:spacing w:val="-8"/>
          <w:rtl/>
        </w:rPr>
        <w:t xml:space="preserve">ה. </w:t>
      </w:r>
      <w:r w:rsidR="00B433C9" w:rsidRPr="00262A77">
        <w:rPr>
          <w:rStyle w:val="affff5"/>
          <w:spacing w:val="-8"/>
          <w:rtl/>
        </w:rPr>
        <w:t>הוא א</w:t>
      </w:r>
      <w:r w:rsidR="00B55A6A">
        <w:rPr>
          <w:rStyle w:val="affff5"/>
          <w:rFonts w:hint="cs"/>
          <w:spacing w:val="-8"/>
          <w:rtl/>
        </w:rPr>
        <w:t>ו</w:t>
      </w:r>
      <w:r w:rsidR="00B433C9" w:rsidRPr="00262A77">
        <w:rPr>
          <w:rStyle w:val="affff5"/>
          <w:spacing w:val="-8"/>
          <w:rtl/>
        </w:rPr>
        <w:t>מר</w:t>
      </w:r>
      <w:r>
        <w:rPr>
          <w:rStyle w:val="affff5"/>
          <w:rFonts w:hint="cs"/>
          <w:spacing w:val="-8"/>
          <w:rtl/>
        </w:rPr>
        <w:t>:</w:t>
      </w:r>
      <w:r w:rsidR="00B433C9" w:rsidRPr="00262A77">
        <w:rPr>
          <w:rFonts w:ascii="FontbitDavid" w:hAnsi="FontbitDavid"/>
          <w:spacing w:val="-8"/>
          <w:sz w:val="32"/>
          <w:rtl/>
        </w:rPr>
        <w:t xml:space="preserve"> </w:t>
      </w:r>
      <w:r w:rsidR="00B433C9" w:rsidRPr="00262A77">
        <w:rPr>
          <w:rFonts w:ascii="FontbitDavid" w:hAnsi="FontbitDavid" w:hint="cs"/>
          <w:spacing w:val="-8"/>
          <w:sz w:val="32"/>
          <w:rtl/>
        </w:rPr>
        <w:t xml:space="preserve">הפילה </w:t>
      </w:r>
      <w:r w:rsidR="00B433C9" w:rsidRPr="00D1637C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שנים</w:t>
      </w:r>
      <w:r>
        <w:rPr>
          <w:rFonts w:ascii="FontbitDavid" w:hAnsi="FontbitDavid" w:hint="cs"/>
          <w:spacing w:val="-8"/>
          <w:sz w:val="32"/>
          <w:rtl/>
        </w:rPr>
        <w:t>,</w:t>
      </w:r>
      <w:r w:rsidR="00B433C9" w:rsidRPr="00262A77">
        <w:rPr>
          <w:rFonts w:ascii="FontbitDavid" w:hAnsi="FontbitDavid" w:hint="cs"/>
          <w:spacing w:val="-8"/>
          <w:sz w:val="32"/>
          <w:rtl/>
        </w:rPr>
        <w:t xml:space="preserve"> </w:t>
      </w:r>
      <w:r w:rsidR="00B55A6A">
        <w:rPr>
          <w:rFonts w:ascii="FontbitDavid" w:hAnsi="FontbitDavid"/>
          <w:spacing w:val="-8"/>
          <w:sz w:val="32"/>
          <w:rtl/>
        </w:rPr>
        <w:tab/>
      </w:r>
      <w:r w:rsidR="00B55A6A">
        <w:rPr>
          <w:rFonts w:ascii="FontbitDavid" w:hAnsi="FontbitDavid"/>
          <w:spacing w:val="-8"/>
          <w:sz w:val="32"/>
          <w:rtl/>
        </w:rPr>
        <w:tab/>
      </w:r>
      <w:r w:rsidR="00B55A6A">
        <w:rPr>
          <w:rFonts w:ascii="FontbitDavid" w:hAnsi="FontbitDavid"/>
          <w:spacing w:val="-8"/>
          <w:sz w:val="32"/>
          <w:rtl/>
        </w:rPr>
        <w:tab/>
      </w:r>
      <w:r w:rsidR="00B55A6A">
        <w:rPr>
          <w:rFonts w:ascii="FontbitDavid" w:hAnsi="FontbitDavid"/>
          <w:spacing w:val="-8"/>
          <w:sz w:val="32"/>
          <w:rtl/>
        </w:rPr>
        <w:tab/>
      </w:r>
      <w:r w:rsidR="00B433C9" w:rsidRPr="00262A77">
        <w:rPr>
          <w:rStyle w:val="affff5"/>
          <w:rFonts w:hint="cs"/>
          <w:spacing w:val="-8"/>
          <w:rtl/>
        </w:rPr>
        <w:t>והיא אומרת</w:t>
      </w:r>
      <w:r>
        <w:rPr>
          <w:rStyle w:val="affff5"/>
          <w:rFonts w:hint="cs"/>
          <w:spacing w:val="-8"/>
          <w:rtl/>
        </w:rPr>
        <w:t>:</w:t>
      </w:r>
      <w:r w:rsidR="00B433C9" w:rsidRPr="00262A77">
        <w:rPr>
          <w:rFonts w:ascii="FontbitDavid" w:hAnsi="FontbitDavid" w:hint="cs"/>
          <w:spacing w:val="-8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שלש</w:t>
      </w:r>
      <w:r w:rsidRPr="00D1637C">
        <w:rPr>
          <w:rFonts w:ascii="FontbitDavid" w:hAnsi="FontbitDavid" w:cs="PFT_Frank"/>
          <w:b/>
          <w:bCs/>
          <w:spacing w:val="-8"/>
          <w:sz w:val="32"/>
          <w:szCs w:val="14"/>
          <w:rtl/>
        </w:rPr>
        <w:t xml:space="preserve"> </w:t>
      </w:r>
      <w:r w:rsidR="00EC362E" w:rsidRPr="00262A77">
        <w:rPr>
          <w:rFonts w:ascii="FontbitDavid" w:hAnsi="FontbitDavid" w:hint="cs"/>
          <w:spacing w:val="-8"/>
          <w:sz w:val="32"/>
          <w:rtl/>
        </w:rPr>
        <w:t>-</w:t>
      </w:r>
    </w:p>
    <w:p w14:paraId="57BE0B5C" w14:textId="77777777" w:rsidR="00736C06" w:rsidRDefault="00B433C9" w:rsidP="00736C06">
      <w:pPr>
        <w:rPr>
          <w:rFonts w:ascii="FrankRuehl" w:hAnsi="FrankRuehl"/>
          <w:rtl/>
        </w:rPr>
      </w:pPr>
      <w:r w:rsidRPr="00262A77">
        <w:rPr>
          <w:rFonts w:hint="cs"/>
          <w:rtl/>
        </w:rPr>
        <w:t>נאמנת</w:t>
      </w:r>
      <w:r w:rsidR="00EA20EF">
        <w:rPr>
          <w:rFonts w:hint="cs"/>
          <w:rtl/>
        </w:rPr>
        <w:t>,</w:t>
      </w:r>
      <w:r w:rsidRPr="00262A77">
        <w:rPr>
          <w:rFonts w:hint="cs"/>
          <w:rtl/>
        </w:rPr>
        <w:t xml:space="preserve"> </w:t>
      </w:r>
      <w:r w:rsidR="00EA20EF">
        <w:rPr>
          <w:rFonts w:hint="cs"/>
          <w:rtl/>
        </w:rPr>
        <w:t xml:space="preserve">אשה לא תחזיק עצמה בשקר, </w:t>
      </w:r>
      <w:r w:rsidRPr="00262A77">
        <w:rPr>
          <w:rFonts w:hint="cs"/>
          <w:rtl/>
        </w:rPr>
        <w:t>כמפלת</w:t>
      </w:r>
      <w:r w:rsidR="00EA20EF">
        <w:rPr>
          <w:rFonts w:hint="cs"/>
          <w:rtl/>
        </w:rPr>
        <w:t>.</w:t>
      </w:r>
    </w:p>
    <w:p w14:paraId="50A5DD87" w14:textId="021C305D" w:rsidR="00B433C9" w:rsidRPr="00C35A2C" w:rsidRDefault="00B433C9" w:rsidP="00AB0056">
      <w:pPr>
        <w:pStyle w:val="affffb"/>
        <w:rPr>
          <w:rtl/>
        </w:rPr>
      </w:pPr>
      <w:ins w:id="9903" w:author="מספור קטעי משנה" w:date="2026-10-06T06:45:58Z">
        <w:r>
          <w:rPr>
            <w:rStyle w:val="MisparKeta"/>
          </w:rPr>
          <w:t xml:space="preserve">א. </w:t>
        </w:r>
      </w:ins>
      <w:bookmarkStart w:id="737" w:name="_Toc119172936"/>
      <w:bookmarkStart w:id="738" w:name="_Toc119230030"/>
      <w:r w:rsidRPr="00C35A2C">
        <w:rPr>
          <w:rtl/>
        </w:rPr>
        <w:lastRenderedPageBreak/>
        <w:t xml:space="preserve">האיש מצווה על </w:t>
      </w:r>
      <w:r w:rsidRPr="00B45C2D">
        <w:rPr>
          <w:rStyle w:val="affff1"/>
          <w:rtl/>
        </w:rPr>
        <w:t>פריה ורביה</w:t>
      </w:r>
      <w:r w:rsidRPr="00C35A2C">
        <w:rPr>
          <w:rtl/>
        </w:rPr>
        <w:t xml:space="preserve">, </w:t>
      </w:r>
      <w:r w:rsidR="00596F74">
        <w:rPr>
          <w:rFonts w:hint="cs"/>
          <w:rtl/>
        </w:rPr>
        <w:t>ו</w:t>
      </w:r>
      <w:r w:rsidRPr="00C35A2C">
        <w:rPr>
          <w:rtl/>
        </w:rPr>
        <w:t>לא האשה</w:t>
      </w:r>
      <w:r w:rsidR="00596F74">
        <w:rPr>
          <w:rFonts w:hint="cs"/>
          <w:rtl/>
        </w:rPr>
        <w:t>,</w:t>
      </w:r>
      <w:bookmarkEnd w:id="737"/>
      <w:bookmarkEnd w:id="738"/>
    </w:p>
    <w:p>
      <w:pPr>
        <w:pStyle w:val="MishnaBatzad"/>
        <w:rPr>
          <w:ins w:id="20509" w:author="קלוד" w:date="2026-10-06T10:10:48Z"/>
        </w:rPr>
      </w:pPr>
      <w:ins w:id="20508" w:author="קלוד" w:date="2026-10-06T10:10:48Z">
        <w:r>
          <w:t xml:space="preserve">משנה ו</w:t>
        </w:r>
      </w:ins>
    </w:p>
    <w:p w14:paraId="06305904" w14:textId="29216CE2" w:rsidR="00B433C9" w:rsidRPr="00EC362E" w:rsidRDefault="00B433C9" w:rsidP="007C50EB">
      <w:pPr>
        <w:pStyle w:val="affc"/>
        <w:rPr>
          <w:spacing w:val="6"/>
          <w:rtl/>
        </w:rPr>
      </w:pPr>
      <w:r w:rsidRPr="00EC362E">
        <w:rPr>
          <w:rStyle w:val="affffa"/>
          <w:spacing w:val="6"/>
          <w:rtl/>
        </w:rPr>
        <w:t>ריב</w:t>
      </w:r>
      <w:r w:rsidR="00596F74">
        <w:rPr>
          <w:rStyle w:val="affffa"/>
          <w:rFonts w:hint="cs"/>
          <w:spacing w:val="6"/>
          <w:rtl/>
        </w:rPr>
        <w:t>"</w:t>
      </w:r>
      <w:r w:rsidRPr="00EC362E">
        <w:rPr>
          <w:rStyle w:val="affffa"/>
          <w:spacing w:val="6"/>
          <w:rtl/>
        </w:rPr>
        <w:t>ב</w:t>
      </w:r>
      <w:r w:rsidR="00EC362E" w:rsidRPr="00EC362E">
        <w:rPr>
          <w:rStyle w:val="affffa"/>
          <w:rFonts w:hint="cs"/>
          <w:spacing w:val="6"/>
          <w:rtl/>
        </w:rPr>
        <w:t xml:space="preserve">: </w:t>
      </w:r>
      <w:r w:rsidRPr="00EC362E">
        <w:rPr>
          <w:spacing w:val="6"/>
          <w:rtl/>
        </w:rPr>
        <w:t xml:space="preserve">על שניהם אומר: </w:t>
      </w:r>
      <w:r w:rsidR="00596F74" w:rsidRPr="00B45C2D">
        <w:rPr>
          <w:rStyle w:val="affff1"/>
          <w:rtl/>
        </w:rPr>
        <w:t>'</w:t>
      </w:r>
      <w:r w:rsidRPr="00B45C2D">
        <w:rPr>
          <w:rStyle w:val="affff1"/>
          <w:rtl/>
        </w:rPr>
        <w:t>ויאמר להם א</w:t>
      </w:r>
      <w:r w:rsidR="00596F74">
        <w:rPr>
          <w:rStyle w:val="affff1"/>
          <w:rFonts w:hint="cs"/>
          <w:rtl/>
        </w:rPr>
        <w:t>-</w:t>
      </w:r>
      <w:r w:rsidRPr="00B45C2D">
        <w:rPr>
          <w:rStyle w:val="affff1"/>
          <w:rtl/>
        </w:rPr>
        <w:t>להים פרו ורבו</w:t>
      </w:r>
      <w:r w:rsidR="00596F74" w:rsidRPr="00B45C2D">
        <w:rPr>
          <w:rStyle w:val="affff1"/>
          <w:rtl/>
        </w:rPr>
        <w:t>'</w:t>
      </w:r>
      <w:r w:rsidRPr="00EC362E">
        <w:rPr>
          <w:spacing w:val="6"/>
          <w:rtl/>
        </w:rPr>
        <w:t>.</w:t>
      </w:r>
    </w:p>
    <w:p w14:paraId="0B3582FD" w14:textId="58AC8398" w:rsidR="00596F74" w:rsidRDefault="00596F74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טעם ת"ק: </w:t>
      </w:r>
      <w:r w:rsidR="00B433C9" w:rsidRPr="00D238B7">
        <w:rPr>
          <w:rStyle w:val="affff5"/>
          <w:rFonts w:hint="cs"/>
          <w:rtl/>
        </w:rPr>
        <w:t>א.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ומלאו את הארץ </w:t>
      </w:r>
      <w:r w:rsidR="00B433C9" w:rsidRPr="00B45C2D">
        <w:rPr>
          <w:rStyle w:val="affff1"/>
          <w:b/>
          <w:bCs/>
          <w:rtl/>
        </w:rPr>
        <w:t>וכבשה</w:t>
      </w:r>
      <w:r w:rsidR="00B433C9" w:rsidRPr="00AD1A41">
        <w:rPr>
          <w:rStyle w:val="affff1"/>
          <w:rFonts w:hint="cs"/>
          <w:rtl/>
        </w:rPr>
        <w:t>'</w:t>
      </w:r>
      <w:r w:rsidRPr="00B45C2D">
        <w:rPr>
          <w:rStyle w:val="affff8"/>
          <w:rtl/>
        </w:rPr>
        <w:t xml:space="preserve"> [</w:t>
      </w:r>
      <w:r w:rsidRPr="00673C7B">
        <w:rPr>
          <w:rStyle w:val="affff8"/>
          <w:rFonts w:hint="cs"/>
          <w:rtl/>
        </w:rPr>
        <w:t>חסר</w:t>
      </w:r>
      <w:r w:rsidRPr="00B45C2D">
        <w:rPr>
          <w:rStyle w:val="affff8"/>
          <w:rtl/>
        </w:rPr>
        <w:t>]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 xml:space="preserve">איש </w:t>
      </w: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/>
          <w:sz w:val="32"/>
          <w:rtl/>
        </w:rPr>
        <w:t>דרכו לכב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>ש</w:t>
      </w:r>
      <w:r>
        <w:rPr>
          <w:rFonts w:ascii="FontbitDavid" w:hAnsi="FontbitDavid" w:hint="cs"/>
          <w:sz w:val="32"/>
          <w:rtl/>
        </w:rPr>
        <w:t>.</w:t>
      </w:r>
    </w:p>
    <w:p w14:paraId="6CB9DA4F" w14:textId="068A7932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ב.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B71F95">
        <w:rPr>
          <w:rStyle w:val="affff1"/>
          <w:rFonts w:hint="cs"/>
          <w:rtl/>
        </w:rPr>
        <w:t>'</w:t>
      </w:r>
      <w:r w:rsidRPr="00B71F95">
        <w:rPr>
          <w:rStyle w:val="affff1"/>
          <w:rtl/>
        </w:rPr>
        <w:t>אני א</w:t>
      </w:r>
      <w:r w:rsidR="00596F74">
        <w:rPr>
          <w:rStyle w:val="affff1"/>
          <w:rFonts w:hint="cs"/>
          <w:rtl/>
        </w:rPr>
        <w:t>-</w:t>
      </w:r>
      <w:r w:rsidRPr="00B71F95">
        <w:rPr>
          <w:rStyle w:val="affff1"/>
          <w:rtl/>
        </w:rPr>
        <w:t>ל ש</w:t>
      </w:r>
      <w:r w:rsidR="00596F74">
        <w:rPr>
          <w:rStyle w:val="affff1"/>
          <w:rFonts w:hint="cs"/>
          <w:rtl/>
        </w:rPr>
        <w:t>-</w:t>
      </w:r>
      <w:r w:rsidRPr="00B71F95">
        <w:rPr>
          <w:rStyle w:val="affff1"/>
          <w:rtl/>
        </w:rPr>
        <w:t xml:space="preserve">די </w:t>
      </w:r>
      <w:r w:rsidRPr="00B45C2D">
        <w:rPr>
          <w:rStyle w:val="affff1"/>
          <w:b/>
          <w:bCs/>
          <w:rtl/>
        </w:rPr>
        <w:t>פרה ורבה</w:t>
      </w:r>
      <w:r w:rsidRPr="00B71F95">
        <w:rPr>
          <w:rStyle w:val="affff1"/>
          <w:rFonts w:hint="cs"/>
          <w:rtl/>
        </w:rPr>
        <w:t>'</w:t>
      </w:r>
      <w:r w:rsidRPr="00B71F95">
        <w:rPr>
          <w:rStyle w:val="affff1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ולא </w:t>
      </w:r>
      <w:r w:rsidR="00596F74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פרו ורבו</w:t>
      </w:r>
      <w:r w:rsidR="00596F74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.</w:t>
      </w:r>
    </w:p>
    <w:p w14:paraId="30F90947" w14:textId="58A37440" w:rsidR="00B433C9" w:rsidRPr="00C35A2C" w:rsidRDefault="007179F8" w:rsidP="00B55EDF">
      <w:pPr>
        <w:rPr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2D1696">
        <w:rPr>
          <w:rStyle w:val="affff5"/>
          <w:rFonts w:hint="cs"/>
          <w:rtl/>
        </w:rPr>
        <w:t>ראמר</w:t>
      </w:r>
      <w:r w:rsidR="00596F74">
        <w:rPr>
          <w:rStyle w:val="affff5"/>
          <w:rFonts w:hint="cs"/>
          <w:rtl/>
        </w:rPr>
        <w:t>א</w:t>
      </w:r>
      <w:r w:rsidR="00B433C9" w:rsidRPr="002D1696">
        <w:rPr>
          <w:rStyle w:val="affff5"/>
          <w:rFonts w:hint="cs"/>
          <w:rtl/>
        </w:rPr>
        <w:t>ב</w:t>
      </w:r>
      <w:r w:rsidR="00B433C9" w:rsidRPr="002D1696">
        <w:rPr>
          <w:rStyle w:val="affff5"/>
          <w:rtl/>
        </w:rPr>
        <w:t>"</w:t>
      </w:r>
      <w:r w:rsidR="00B433C9" w:rsidRPr="002D1696">
        <w:rPr>
          <w:rStyle w:val="affff5"/>
          <w:rFonts w:hint="cs"/>
          <w:rtl/>
        </w:rPr>
        <w:t>ש</w:t>
      </w:r>
      <w:r w:rsidR="00B433C9" w:rsidRPr="002D1696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מצוה</w:t>
      </w:r>
      <w:r w:rsidR="00B433C9" w:rsidRPr="00C35A2C">
        <w:rPr>
          <w:rFonts w:ascii="FontbitDavid" w:hAnsi="FontbitDavid"/>
          <w:sz w:val="32"/>
          <w:rtl/>
        </w:rPr>
        <w:t xml:space="preserve"> שלא לומר דבר ש</w:t>
      </w:r>
      <w:r w:rsidR="00596F74">
        <w:rPr>
          <w:rFonts w:ascii="FontbitDavid" w:hAnsi="FontbitDavid" w:hint="cs"/>
          <w:sz w:val="32"/>
          <w:rtl/>
        </w:rPr>
        <w:t>לא</w:t>
      </w:r>
      <w:r w:rsidR="00B433C9" w:rsidRPr="00C35A2C">
        <w:rPr>
          <w:rFonts w:ascii="FontbitDavid" w:hAnsi="FontbitDavid"/>
          <w:sz w:val="32"/>
          <w:rtl/>
        </w:rPr>
        <w:t xml:space="preserve"> נשמע.</w:t>
      </w:r>
    </w:p>
    <w:p w14:paraId="5CE5B6F1" w14:textId="11AF94CB" w:rsidR="00B433C9" w:rsidRPr="00C35A2C" w:rsidRDefault="00B433C9" w:rsidP="00B45C2D">
      <w:pPr>
        <w:ind w:firstLine="113"/>
        <w:rPr>
          <w:rFonts w:ascii="FontbitDavid" w:hAnsi="FontbitDavid"/>
          <w:sz w:val="32"/>
          <w:rtl/>
        </w:rPr>
      </w:pPr>
      <w:r w:rsidRPr="002D1696">
        <w:rPr>
          <w:rStyle w:val="affff5"/>
          <w:rtl/>
        </w:rPr>
        <w:t>רבי אבא: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חובה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EC362E">
        <w:rPr>
          <w:rStyle w:val="affff1"/>
          <w:rFonts w:hint="cs"/>
          <w:rtl/>
        </w:rPr>
        <w:t>ד</w:t>
      </w:r>
      <w:r w:rsidRPr="00B71F95">
        <w:rPr>
          <w:rStyle w:val="affff1"/>
          <w:rFonts w:hint="cs"/>
          <w:rtl/>
        </w:rPr>
        <w:t>'</w:t>
      </w:r>
      <w:r w:rsidRPr="00B71F95">
        <w:rPr>
          <w:rStyle w:val="affff1"/>
          <w:rtl/>
        </w:rPr>
        <w:t>אל תוכח לץ</w:t>
      </w:r>
      <w:r w:rsidRPr="00B71F95">
        <w:rPr>
          <w:rStyle w:val="affff1"/>
          <w:rFonts w:hint="cs"/>
          <w:rtl/>
        </w:rPr>
        <w:t>'</w:t>
      </w:r>
      <w:r w:rsidRPr="00B71F95">
        <w:rPr>
          <w:rStyle w:val="affff1"/>
          <w:rtl/>
        </w:rPr>
        <w:t>.</w:t>
      </w:r>
    </w:p>
    <w:p w14:paraId="73A826B2" w14:textId="396ED3AC" w:rsidR="00B433C9" w:rsidRPr="005C5E95" w:rsidRDefault="007179F8" w:rsidP="00B55EDF">
      <w:pPr>
        <w:rPr>
          <w:rtl/>
        </w:rPr>
      </w:pPr>
      <w:r w:rsidRPr="007179F8">
        <w:rPr>
          <w:spacing w:val="-2"/>
          <w:rtl/>
        </w:rPr>
        <w:t>•</w:t>
      </w:r>
      <w:r w:rsidR="00B433C9" w:rsidRPr="005C5E95">
        <w:rPr>
          <w:spacing w:val="-2"/>
          <w:rtl/>
        </w:rPr>
        <w:t xml:space="preserve"> </w:t>
      </w:r>
      <w:r w:rsidR="00B433C9" w:rsidRPr="005C5E95">
        <w:rPr>
          <w:rStyle w:val="affff5"/>
          <w:rFonts w:hint="cs"/>
          <w:rtl/>
        </w:rPr>
        <w:t>ראמראבר</w:t>
      </w:r>
      <w:r w:rsidR="00B433C9" w:rsidRPr="005C5E95">
        <w:rPr>
          <w:rStyle w:val="affff5"/>
          <w:rtl/>
        </w:rPr>
        <w:t>"</w:t>
      </w:r>
      <w:r w:rsidR="00B433C9" w:rsidRPr="005C5E95">
        <w:rPr>
          <w:rStyle w:val="affff5"/>
          <w:rFonts w:hint="cs"/>
          <w:rtl/>
        </w:rPr>
        <w:t>ש</w:t>
      </w:r>
      <w:r w:rsidR="00B433C9" w:rsidRPr="005C5E95">
        <w:rPr>
          <w:rStyle w:val="affff5"/>
          <w:rtl/>
        </w:rPr>
        <w:t>:</w:t>
      </w:r>
      <w:r w:rsidR="00B433C9" w:rsidRPr="005C5E95">
        <w:rPr>
          <w:spacing w:val="-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 xml:space="preserve">מותר </w:t>
      </w:r>
      <w:r w:rsidR="00B433C9" w:rsidRPr="005C5E95">
        <w:rPr>
          <w:spacing w:val="-2"/>
          <w:rtl/>
        </w:rPr>
        <w:t>לשנות בדבר שלום,</w:t>
      </w:r>
      <w:r w:rsidR="00EC362E" w:rsidRPr="005C5E95">
        <w:rPr>
          <w:rFonts w:hint="cs"/>
          <w:spacing w:val="-2"/>
          <w:rtl/>
        </w:rPr>
        <w:t xml:space="preserve"> ד</w:t>
      </w:r>
      <w:r w:rsidR="00B433C9" w:rsidRPr="005C5E95">
        <w:rPr>
          <w:rStyle w:val="affff1"/>
          <w:spacing w:val="-2"/>
          <w:rtl/>
        </w:rPr>
        <w:t>'אביך צוה</w:t>
      </w:r>
      <w:r w:rsidR="00596F74">
        <w:rPr>
          <w:rStyle w:val="affff1"/>
          <w:rFonts w:hint="cs"/>
          <w:spacing w:val="-2"/>
          <w:rtl/>
        </w:rPr>
        <w:t>..</w:t>
      </w:r>
      <w:r w:rsidR="00B433C9" w:rsidRPr="005C5E95">
        <w:rPr>
          <w:rStyle w:val="affff1"/>
          <w:spacing w:val="-2"/>
          <w:rtl/>
        </w:rPr>
        <w:t>'</w:t>
      </w:r>
      <w:r w:rsidR="00B433C9" w:rsidRPr="005C5E95">
        <w:rPr>
          <w:spacing w:val="-2"/>
          <w:rtl/>
        </w:rPr>
        <w:t>.</w:t>
      </w:r>
    </w:p>
    <w:p w14:paraId="14E17121" w14:textId="4C5B2CA1" w:rsidR="00B433C9" w:rsidRPr="00C35A2C" w:rsidRDefault="00EC362E" w:rsidP="00B45C2D">
      <w:pPr>
        <w:ind w:firstLine="113"/>
        <w:rPr>
          <w:rtl/>
        </w:rPr>
      </w:pPr>
      <w:r>
        <w:rPr>
          <w:rStyle w:val="affff5"/>
          <w:rtl/>
        </w:rPr>
        <w:t>ר' נתן</w:t>
      </w:r>
      <w:r w:rsidR="00B433C9" w:rsidRPr="002D1696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מצוה</w:t>
      </w:r>
      <w:r w:rsidR="00B433C9" w:rsidRPr="00C35A2C">
        <w:rPr>
          <w:rFonts w:ascii="FontbitDavid" w:hAnsi="FontbitDavid"/>
          <w:sz w:val="32"/>
          <w:rtl/>
        </w:rPr>
        <w:t>,</w:t>
      </w:r>
      <w:r w:rsidR="00596F74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ד</w:t>
      </w:r>
      <w:r w:rsidR="00B433C9" w:rsidRPr="00AD1A41">
        <w:rPr>
          <w:rStyle w:val="affff1"/>
          <w:rtl/>
        </w:rPr>
        <w:t>'ויאמר שמואל איך אלך</w:t>
      </w:r>
      <w:r w:rsidR="00596F74"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 </w:t>
      </w:r>
      <w:r w:rsidR="00596F74">
        <w:rPr>
          <w:rStyle w:val="affff1"/>
          <w:rFonts w:hint="cs"/>
          <w:rtl/>
        </w:rPr>
        <w:t>ואמרת לזבח לה' באתי'</w:t>
      </w:r>
      <w:r w:rsidR="00B433C9" w:rsidRPr="00AD1A41">
        <w:rPr>
          <w:rStyle w:val="affff1"/>
          <w:rtl/>
        </w:rPr>
        <w:t>.</w:t>
      </w:r>
    </w:p>
    <w:p w14:paraId="27BDB936" w14:textId="65CA29BD" w:rsidR="00B433C9" w:rsidRPr="00C35A2C" w:rsidRDefault="00392867" w:rsidP="00B55EDF">
      <w:pPr>
        <w:rPr>
          <w:rFonts w:ascii="FontbitDavid" w:hAnsi="FontbitDavid"/>
          <w:sz w:val="32"/>
          <w:rtl/>
        </w:rPr>
      </w:pPr>
      <w:r w:rsidRPr="007179F8">
        <w:rPr>
          <w:spacing w:val="-2"/>
          <w:rtl/>
        </w:rPr>
        <w:t>•</w:t>
      </w:r>
      <w:r>
        <w:rPr>
          <w:rStyle w:val="affff5"/>
          <w:rFonts w:hint="cs"/>
          <w:b/>
          <w:bCs w:val="0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גדול השלום</w:t>
      </w:r>
      <w:r w:rsidR="00B433C9" w:rsidRPr="00C35A2C">
        <w:rPr>
          <w:rFonts w:ascii="FontbitDavid" w:hAnsi="FontbitDavid"/>
          <w:sz w:val="32"/>
          <w:rtl/>
        </w:rPr>
        <w:t xml:space="preserve"> שאף </w:t>
      </w:r>
      <w:r w:rsidR="00B433C9" w:rsidRPr="00C35A2C">
        <w:rPr>
          <w:rFonts w:ascii="FontbitDavid" w:hAnsi="FontbitDavid" w:hint="cs"/>
          <w:sz w:val="32"/>
          <w:rtl/>
        </w:rPr>
        <w:t>ה</w:t>
      </w:r>
      <w:r w:rsidR="00596F74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שינה בו, </w:t>
      </w:r>
      <w:r w:rsidR="00596F74" w:rsidRPr="00B45C2D">
        <w:rPr>
          <w:rStyle w:val="affff8"/>
          <w:rFonts w:hint="eastAsia"/>
          <w:rtl/>
        </w:rPr>
        <w:t>היא</w:t>
      </w:r>
      <w:r w:rsidR="00596F74">
        <w:rPr>
          <w:rStyle w:val="affff8"/>
          <w:rFonts w:hint="cs"/>
          <w:rtl/>
        </w:rPr>
        <w:t xml:space="preserve"> -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ואדוני זקן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B45C2D">
        <w:rPr>
          <w:rStyle w:val="affff8"/>
          <w:rtl/>
        </w:rPr>
        <w:t>ו</w:t>
      </w:r>
      <w:r w:rsidR="00596F74" w:rsidRPr="00B45C2D">
        <w:rPr>
          <w:rStyle w:val="affff8"/>
          <w:rFonts w:hint="eastAsia"/>
          <w:rtl/>
        </w:rPr>
        <w:t>ה</w:t>
      </w:r>
      <w:r w:rsidR="00596F74">
        <w:rPr>
          <w:rStyle w:val="affff8"/>
          <w:rFonts w:hint="cs"/>
          <w:rtl/>
        </w:rPr>
        <w:t>'</w:t>
      </w:r>
      <w:r w:rsidR="00596F74">
        <w:rPr>
          <w:rFonts w:ascii="FontbitDavid" w:hAnsi="FontbitDavid" w:hint="cs"/>
          <w:sz w:val="32"/>
          <w:rtl/>
        </w:rPr>
        <w:t xml:space="preserve"> -</w:t>
      </w:r>
      <w:r w:rsidR="00596F74">
        <w:rPr>
          <w:rStyle w:val="affff1"/>
          <w:rFonts w:hint="cs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ואני זקנתי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.</w:t>
      </w:r>
    </w:p>
    <w:p w14:paraId="5511C177" w14:textId="5E7417F1" w:rsidR="00B433C9" w:rsidRPr="00BF0B8B" w:rsidRDefault="00596F74" w:rsidP="00615A60">
      <w:pPr>
        <w:pStyle w:val="affff2"/>
        <w:rPr>
          <w:rtl/>
        </w:rPr>
      </w:pPr>
      <w:bookmarkStart w:id="739" w:name="_Toc119172937"/>
      <w:bookmarkStart w:id="740" w:name="_Toc119230031"/>
      <w:r w:rsidRPr="00BF0B8B">
        <w:rPr>
          <w:rFonts w:hint="cs"/>
          <w:rtl/>
        </w:rPr>
        <w:t>פסק ההלכה</w:t>
      </w:r>
      <w:bookmarkEnd w:id="739"/>
      <w:bookmarkEnd w:id="740"/>
    </w:p>
    <w:p w14:paraId="2537E22D" w14:textId="5A55AF5F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2D1696">
        <w:rPr>
          <w:rStyle w:val="affff5"/>
          <w:rFonts w:hint="cs"/>
          <w:rtl/>
        </w:rPr>
        <w:t>רי</w:t>
      </w:r>
      <w:r w:rsidRPr="002D1696">
        <w:rPr>
          <w:rStyle w:val="affff5"/>
          <w:rtl/>
        </w:rPr>
        <w:t>"</w:t>
      </w:r>
      <w:r w:rsidRPr="002D1696">
        <w:rPr>
          <w:rStyle w:val="affff5"/>
          <w:rFonts w:hint="cs"/>
          <w:rtl/>
        </w:rPr>
        <w:t>ו וריב</w:t>
      </w:r>
      <w:r w:rsidRPr="002D1696">
        <w:rPr>
          <w:rStyle w:val="affff5"/>
          <w:rtl/>
        </w:rPr>
        <w:t>"</w:t>
      </w:r>
      <w:r w:rsidRPr="002D1696">
        <w:rPr>
          <w:rStyle w:val="affff5"/>
          <w:rFonts w:hint="cs"/>
          <w:rtl/>
        </w:rPr>
        <w:t>ל: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2D1696">
        <w:rPr>
          <w:rStyle w:val="affff5"/>
          <w:rtl/>
        </w:rPr>
        <w:t>חד: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הלכה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2D1696">
        <w:rPr>
          <w:rStyle w:val="affff5"/>
          <w:rtl/>
        </w:rPr>
        <w:t>כר</w:t>
      </w:r>
      <w:r w:rsidRPr="002D1696">
        <w:rPr>
          <w:rStyle w:val="affff5"/>
          <w:rFonts w:hint="cs"/>
          <w:rtl/>
        </w:rPr>
        <w:t>יב''ב</w:t>
      </w:r>
      <w:r w:rsidRPr="002D1696">
        <w:rPr>
          <w:rStyle w:val="affff5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596F74">
        <w:rPr>
          <w:rStyle w:val="affff5"/>
          <w:rtl/>
        </w:rPr>
        <w:tab/>
      </w:r>
      <w:r w:rsidR="00596F74">
        <w:rPr>
          <w:rStyle w:val="affff5"/>
          <w:rtl/>
        </w:rPr>
        <w:tab/>
      </w:r>
      <w:r w:rsidR="00596F74">
        <w:rPr>
          <w:rStyle w:val="affff5"/>
          <w:rtl/>
        </w:rPr>
        <w:tab/>
      </w:r>
      <w:r w:rsidR="00596F74">
        <w:rPr>
          <w:rStyle w:val="affff5"/>
          <w:rtl/>
        </w:rPr>
        <w:tab/>
      </w:r>
      <w:r w:rsidR="00596F74">
        <w:rPr>
          <w:rStyle w:val="affff5"/>
          <w:rtl/>
        </w:rPr>
        <w:tab/>
      </w:r>
      <w:r w:rsidR="00596F74">
        <w:rPr>
          <w:rStyle w:val="affff5"/>
          <w:rFonts w:hint="cs"/>
          <w:rtl/>
        </w:rPr>
        <w:t xml:space="preserve"> </w:t>
      </w:r>
      <w:r w:rsidRPr="002D1696">
        <w:rPr>
          <w:rStyle w:val="affff5"/>
          <w:rtl/>
        </w:rPr>
        <w:t>וחד: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אין הלכה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2D1696">
        <w:rPr>
          <w:rStyle w:val="affff5"/>
          <w:rtl/>
        </w:rPr>
        <w:t>כ</w:t>
      </w:r>
      <w:r w:rsidR="00596F74">
        <w:rPr>
          <w:rStyle w:val="affff5"/>
          <w:rFonts w:hint="cs"/>
          <w:rtl/>
        </w:rPr>
        <w:t>ריב"ב</w:t>
      </w:r>
      <w:r w:rsidRPr="002D1696">
        <w:rPr>
          <w:rStyle w:val="affff5"/>
          <w:rtl/>
        </w:rPr>
        <w:t>.</w:t>
      </w:r>
    </w:p>
    <w:p w14:paraId="6BEC9A0F" w14:textId="66CFB606" w:rsidR="00B433C9" w:rsidRPr="00262A77" w:rsidRDefault="00BF0B8B" w:rsidP="00B55EDF">
      <w:pPr>
        <w:rPr>
          <w:rFonts w:ascii="FontbitDavid" w:hAnsi="FontbitDavid"/>
          <w:spacing w:val="-6"/>
          <w:sz w:val="32"/>
          <w:rtl/>
        </w:rPr>
      </w:pPr>
      <w:r>
        <w:rPr>
          <w:rStyle w:val="affff5"/>
          <w:rFonts w:hint="cs"/>
          <w:spacing w:val="-6"/>
          <w:rtl/>
        </w:rPr>
        <w:t>ומוכיח</w:t>
      </w:r>
      <w:r w:rsidR="00B433C9" w:rsidRPr="00262A77">
        <w:rPr>
          <w:rStyle w:val="affff5"/>
          <w:spacing w:val="-6"/>
          <w:rtl/>
        </w:rPr>
        <w:t xml:space="preserve"> </w:t>
      </w:r>
      <w:r w:rsidR="00B433C9" w:rsidRPr="00262A77">
        <w:rPr>
          <w:rStyle w:val="affff5"/>
          <w:rFonts w:hint="cs"/>
          <w:spacing w:val="-6"/>
          <w:rtl/>
        </w:rPr>
        <w:t>דרי</w:t>
      </w:r>
      <w:r w:rsidR="00B433C9" w:rsidRPr="00262A77">
        <w:rPr>
          <w:rStyle w:val="affff5"/>
          <w:spacing w:val="-6"/>
          <w:rtl/>
        </w:rPr>
        <w:t>"</w:t>
      </w:r>
      <w:r w:rsidR="00B433C9" w:rsidRPr="00262A77">
        <w:rPr>
          <w:rStyle w:val="affff5"/>
          <w:rFonts w:hint="cs"/>
          <w:spacing w:val="-6"/>
          <w:rtl/>
        </w:rPr>
        <w:t>ו</w:t>
      </w:r>
      <w:r w:rsidR="00B433C9" w:rsidRPr="00B45C2D">
        <w:rPr>
          <w:rStyle w:val="affff5"/>
          <w:rtl/>
        </w:rPr>
        <w:t xml:space="preserve"> </w:t>
      </w:r>
      <w:r w:rsidRPr="00B45C2D">
        <w:rPr>
          <w:rStyle w:val="affff5"/>
          <w:rtl/>
        </w:rPr>
        <w:t>'</w:t>
      </w:r>
      <w:r w:rsidR="00B433C9" w:rsidRPr="00B45C2D">
        <w:rPr>
          <w:rStyle w:val="affff5"/>
          <w:rtl/>
        </w:rPr>
        <w:t>אין הלכה</w:t>
      </w:r>
      <w:r w:rsidRPr="00B45C2D">
        <w:rPr>
          <w:rStyle w:val="affff5"/>
          <w:rtl/>
        </w:rPr>
        <w:t>':</w:t>
      </w:r>
      <w:r w:rsidR="00B433C9" w:rsidRPr="00262A77">
        <w:rPr>
          <w:rFonts w:ascii="FontbitDavid" w:hAnsi="FontbitDavid"/>
          <w:spacing w:val="-6"/>
          <w:sz w:val="32"/>
          <w:rtl/>
        </w:rPr>
        <w:t xml:space="preserve"> </w:t>
      </w:r>
      <w:r w:rsidR="00B433C9" w:rsidRPr="00262A77">
        <w:rPr>
          <w:rStyle w:val="affff5"/>
          <w:rFonts w:hint="cs"/>
          <w:spacing w:val="-6"/>
          <w:rtl/>
        </w:rPr>
        <w:t>ש</w:t>
      </w:r>
      <w:r>
        <w:rPr>
          <w:rStyle w:val="affff5"/>
          <w:rFonts w:hint="cs"/>
          <w:spacing w:val="-6"/>
          <w:rtl/>
        </w:rPr>
        <w:t>אמרו משמו</w:t>
      </w:r>
      <w:r w:rsidR="00B433C9" w:rsidRPr="00262A77">
        <w:rPr>
          <w:rFonts w:ascii="FontbitDavid" w:hAnsi="FontbitDavid"/>
          <w:spacing w:val="-6"/>
          <w:sz w:val="32"/>
          <w:rtl/>
        </w:rPr>
        <w:t xml:space="preserve"> הלכה, ו</w:t>
      </w:r>
      <w:r w:rsidR="00B433C9" w:rsidRPr="00262A77">
        <w:rPr>
          <w:rFonts w:ascii="FontbitDavid" w:hAnsi="FontbitDavid" w:hint="cs"/>
          <w:spacing w:val="-6"/>
          <w:sz w:val="32"/>
          <w:rtl/>
        </w:rPr>
        <w:t xml:space="preserve">החזירו </w:t>
      </w:r>
      <w:r w:rsidR="00B433C9" w:rsidRPr="00262A77">
        <w:rPr>
          <w:rStyle w:val="affff5"/>
          <w:spacing w:val="-6"/>
          <w:rtl/>
        </w:rPr>
        <w:t>ר</w:t>
      </w:r>
      <w:r>
        <w:rPr>
          <w:rStyle w:val="affff5"/>
          <w:rFonts w:hint="cs"/>
          <w:spacing w:val="-6"/>
          <w:rtl/>
        </w:rPr>
        <w:t>"</w:t>
      </w:r>
      <w:r w:rsidR="00B433C9" w:rsidRPr="00262A77">
        <w:rPr>
          <w:rStyle w:val="affff5"/>
          <w:spacing w:val="-6"/>
          <w:rtl/>
        </w:rPr>
        <w:t>א ור</w:t>
      </w:r>
      <w:r>
        <w:rPr>
          <w:rStyle w:val="affff5"/>
          <w:rFonts w:hint="cs"/>
          <w:spacing w:val="-6"/>
          <w:rtl/>
        </w:rPr>
        <w:t>"</w:t>
      </w:r>
      <w:r w:rsidR="00B433C9" w:rsidRPr="00262A77">
        <w:rPr>
          <w:rStyle w:val="affff5"/>
          <w:spacing w:val="-6"/>
          <w:rtl/>
        </w:rPr>
        <w:t>א</w:t>
      </w:r>
      <w:r w:rsidR="00B433C9" w:rsidRPr="00262A77">
        <w:rPr>
          <w:rFonts w:ascii="FontbitDavid" w:hAnsi="FontbitDavid"/>
          <w:spacing w:val="-6"/>
          <w:sz w:val="32"/>
          <w:rtl/>
        </w:rPr>
        <w:t xml:space="preserve"> </w:t>
      </w:r>
      <w:r w:rsidR="00B433C9" w:rsidRPr="00262A77">
        <w:rPr>
          <w:rFonts w:ascii="FontbitDavid" w:hAnsi="FontbitDavid" w:hint="cs"/>
          <w:spacing w:val="-6"/>
          <w:sz w:val="32"/>
          <w:rtl/>
        </w:rPr>
        <w:t>פניהם</w:t>
      </w:r>
      <w:r>
        <w:rPr>
          <w:rFonts w:ascii="FontbitDavid" w:hAnsi="FontbitDavid" w:hint="cs"/>
          <w:spacing w:val="-6"/>
          <w:sz w:val="32"/>
          <w:rtl/>
        </w:rPr>
        <w:t>!</w:t>
      </w:r>
    </w:p>
    <w:p w14:paraId="54955552" w14:textId="238BF746" w:rsidR="00B433C9" w:rsidRPr="00AC7749" w:rsidRDefault="00B433C9" w:rsidP="00BF0B8B">
      <w:pPr>
        <w:rPr>
          <w:rFonts w:ascii="FontbitDavid" w:hAnsi="FontbitDavid"/>
          <w:spacing w:val="-6"/>
          <w:sz w:val="32"/>
          <w:rtl/>
        </w:rPr>
      </w:pPr>
      <w:r w:rsidRPr="00BE7BD0">
        <w:rPr>
          <w:rStyle w:val="affff5"/>
          <w:rFonts w:hint="cs"/>
          <w:rtl/>
        </w:rPr>
        <w:t>ו</w:t>
      </w:r>
      <w:r w:rsidR="00BF0B8B">
        <w:rPr>
          <w:rStyle w:val="affff5"/>
          <w:rFonts w:hint="cs"/>
          <w:rtl/>
        </w:rPr>
        <w:t>מוכיח להיפך: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מעשה </w:t>
      </w:r>
      <w:r w:rsidRPr="00BE7BD0">
        <w:rPr>
          <w:rStyle w:val="affff5"/>
          <w:rFonts w:hint="cs"/>
          <w:rtl/>
        </w:rPr>
        <w:t>לפני רי</w:t>
      </w:r>
      <w:r w:rsidRPr="00BE7BD0">
        <w:rPr>
          <w:rStyle w:val="affff5"/>
          <w:rtl/>
        </w:rPr>
        <w:t>"</w:t>
      </w:r>
      <w:r w:rsidRPr="00BE7BD0">
        <w:rPr>
          <w:rStyle w:val="affff5"/>
          <w:rFonts w:hint="cs"/>
          <w:rtl/>
        </w:rPr>
        <w:t>ו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</w:t>
      </w:r>
      <w:r w:rsidR="00BF0B8B">
        <w:rPr>
          <w:rFonts w:ascii="FontbitDavid" w:hAnsi="FontbitDavid" w:hint="cs"/>
          <w:spacing w:val="-6"/>
          <w:sz w:val="32"/>
          <w:rtl/>
        </w:rPr>
        <w:t xml:space="preserve">שהאשה תבעה, </w:t>
      </w:r>
      <w:r w:rsidRPr="00BE7BD0">
        <w:rPr>
          <w:rStyle w:val="affff5"/>
          <w:rtl/>
        </w:rPr>
        <w:t>ואמר</w:t>
      </w:r>
      <w:r w:rsidRPr="00AC7749">
        <w:rPr>
          <w:rFonts w:ascii="FontbitDavid" w:hAnsi="FontbitDavid"/>
          <w:spacing w:val="-6"/>
          <w:sz w:val="32"/>
          <w:rtl/>
        </w:rPr>
        <w:t xml:space="preserve"> יוציא </w:t>
      </w:r>
      <w:r w:rsidR="00BF0B8B">
        <w:rPr>
          <w:rFonts w:ascii="FontbitDavid" w:hAnsi="FontbitDavid" w:hint="cs"/>
          <w:spacing w:val="-6"/>
          <w:sz w:val="32"/>
          <w:rtl/>
        </w:rPr>
        <w:t>ב</w:t>
      </w:r>
      <w:r w:rsidRPr="00AC7749">
        <w:rPr>
          <w:rFonts w:ascii="FontbitDavid" w:hAnsi="FontbitDavid"/>
          <w:spacing w:val="-6"/>
          <w:sz w:val="32"/>
          <w:rtl/>
        </w:rPr>
        <w:t>כתובה</w:t>
      </w:r>
      <w:r w:rsidR="00BF0B8B">
        <w:rPr>
          <w:rFonts w:ascii="FontbitDavid" w:hAnsi="FontbitDavid" w:hint="cs"/>
          <w:spacing w:val="-6"/>
          <w:sz w:val="32"/>
          <w:rtl/>
        </w:rPr>
        <w:t>,</w:t>
      </w:r>
    </w:p>
    <w:p w14:paraId="7FF71303" w14:textId="052CCDB7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BE7BD0">
        <w:rPr>
          <w:rStyle w:val="affff5"/>
          <w:rtl/>
        </w:rPr>
        <w:t>ו</w:t>
      </w:r>
      <w:r w:rsidR="00BF0B8B">
        <w:rPr>
          <w:rStyle w:val="affff5"/>
          <w:rFonts w:hint="cs"/>
          <w:rtl/>
        </w:rPr>
        <w:t>דחה: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BF0B8B">
        <w:rPr>
          <w:rFonts w:ascii="FontbitDavid" w:hAnsi="FontbitDavid" w:hint="cs"/>
          <w:sz w:val="32"/>
          <w:rtl/>
        </w:rPr>
        <w:t>יתכן שלא מיפקדא, ומ"מ יוציא - '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בבאה מחמת טענה</w:t>
      </w:r>
      <w:r w:rsidR="00BF0B8B">
        <w:rPr>
          <w:rFonts w:ascii="FontbitDavid" w:hAnsi="FontbitDavid" w:hint="cs"/>
          <w:sz w:val="32"/>
          <w:rtl/>
        </w:rPr>
        <w:t>'.</w:t>
      </w:r>
    </w:p>
    <w:p w14:paraId="44A14D54" w14:textId="27085F7C" w:rsidR="00B433C9" w:rsidRPr="00AC7749" w:rsidRDefault="00B433C9" w:rsidP="00B55EDF">
      <w:pPr>
        <w:rPr>
          <w:rFonts w:ascii="FontbitDavid" w:hAnsi="FontbitDavid"/>
          <w:spacing w:val="-6"/>
          <w:sz w:val="32"/>
          <w:rtl/>
        </w:rPr>
      </w:pPr>
      <w:r w:rsidRPr="00BE7BD0">
        <w:rPr>
          <w:rStyle w:val="affff5"/>
          <w:rFonts w:hint="cs"/>
          <w:rtl/>
        </w:rPr>
        <w:t>כאותה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</w:t>
      </w:r>
      <w:r w:rsidRPr="00BE7BD0">
        <w:rPr>
          <w:rStyle w:val="affff5"/>
          <w:rFonts w:hint="cs"/>
          <w:rtl/>
        </w:rPr>
        <w:t>שבאה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</w:t>
      </w:r>
      <w:r w:rsidRPr="00BE7BD0">
        <w:rPr>
          <w:rStyle w:val="affff5"/>
          <w:rFonts w:hint="cs"/>
          <w:rtl/>
        </w:rPr>
        <w:t>לפני</w:t>
      </w:r>
      <w:r w:rsidRPr="00AC7749">
        <w:rPr>
          <w:rFonts w:ascii="FontbitDavid" w:hAnsi="FontbitDavid" w:hint="cs"/>
          <w:spacing w:val="-6"/>
          <w:sz w:val="32"/>
          <w:rtl/>
        </w:rPr>
        <w:t xml:space="preserve"> </w:t>
      </w:r>
      <w:r w:rsidRPr="00BE7BD0">
        <w:rPr>
          <w:rStyle w:val="affff5"/>
          <w:rFonts w:hint="cs"/>
          <w:rtl/>
        </w:rPr>
        <w:t>ר</w:t>
      </w:r>
      <w:r w:rsidR="00BF0B8B">
        <w:rPr>
          <w:rStyle w:val="affff5"/>
          <w:rFonts w:hint="cs"/>
          <w:rtl/>
        </w:rPr>
        <w:t>"</w:t>
      </w:r>
      <w:r w:rsidRPr="00BE7BD0">
        <w:rPr>
          <w:rStyle w:val="affff5"/>
          <w:rFonts w:hint="cs"/>
          <w:rtl/>
        </w:rPr>
        <w:t>א ואמרה לו</w:t>
      </w:r>
      <w:r w:rsidRPr="00BE7BD0">
        <w:rPr>
          <w:rStyle w:val="affff5"/>
          <w:rtl/>
        </w:rPr>
        <w:t>:</w:t>
      </w:r>
      <w:r w:rsidRPr="00AC7749">
        <w:rPr>
          <w:rFonts w:ascii="FontbitDavid" w:hAnsi="FontbitDavid"/>
          <w:spacing w:val="-6"/>
          <w:sz w:val="32"/>
          <w:rtl/>
        </w:rPr>
        <w:t xml:space="preserve"> </w:t>
      </w:r>
      <w:r w:rsidR="00BF0B8B">
        <w:rPr>
          <w:rFonts w:ascii="FontbitDavid" w:hAnsi="FontbitDavid" w:hint="cs"/>
          <w:spacing w:val="-6"/>
          <w:sz w:val="32"/>
          <w:rtl/>
        </w:rPr>
        <w:t>'</w:t>
      </w:r>
      <w:r w:rsidRPr="00AC7749">
        <w:rPr>
          <w:rFonts w:ascii="FontbitDavid" w:hAnsi="FontbitDavid" w:hint="cs"/>
          <w:spacing w:val="-6"/>
          <w:sz w:val="32"/>
          <w:rtl/>
        </w:rPr>
        <w:t>בזקנ</w:t>
      </w:r>
      <w:r w:rsidR="00BF0B8B">
        <w:rPr>
          <w:rFonts w:ascii="FontbitDavid" w:hAnsi="FontbitDavid" w:hint="cs"/>
          <w:spacing w:val="-6"/>
          <w:sz w:val="32"/>
          <w:rtl/>
        </w:rPr>
        <w:t>ו</w:t>
      </w:r>
      <w:r w:rsidRPr="00AC7749">
        <w:rPr>
          <w:rFonts w:ascii="FontbitDavid" w:hAnsi="FontbitDavid" w:hint="cs"/>
          <w:spacing w:val="-6"/>
          <w:sz w:val="32"/>
          <w:rtl/>
        </w:rPr>
        <w:t>תה מה יהא עליה</w:t>
      </w:r>
      <w:r w:rsidR="00BF0B8B">
        <w:rPr>
          <w:rFonts w:ascii="FontbitDavid" w:hAnsi="FontbitDavid" w:hint="cs"/>
          <w:spacing w:val="-6"/>
          <w:sz w:val="32"/>
          <w:rtl/>
        </w:rPr>
        <w:t>'?</w:t>
      </w:r>
    </w:p>
    <w:p w14:paraId="2793016B" w14:textId="7AD57B5E" w:rsidR="00B433C9" w:rsidRPr="00AC7749" w:rsidRDefault="00BF0B8B" w:rsidP="00BF0B8B">
      <w:pPr>
        <w:rPr>
          <w:rtl/>
        </w:rPr>
      </w:pPr>
      <w:r>
        <w:rPr>
          <w:rStyle w:val="affff5"/>
          <w:rFonts w:hint="cs"/>
          <w:rtl/>
        </w:rPr>
        <w:t>ו</w:t>
      </w:r>
      <w:r w:rsidR="00B433C9" w:rsidRPr="00BE7BD0">
        <w:rPr>
          <w:rStyle w:val="affff5"/>
          <w:rFonts w:hint="cs"/>
          <w:rtl/>
        </w:rPr>
        <w:t>אותה שלפני ר</w:t>
      </w:r>
      <w:r w:rsidR="00B433C9" w:rsidRPr="00BE7BD0">
        <w:rPr>
          <w:rStyle w:val="affff5"/>
          <w:rtl/>
        </w:rPr>
        <w:t>"</w:t>
      </w:r>
      <w:r w:rsidR="00B433C9" w:rsidRPr="00BE7BD0">
        <w:rPr>
          <w:rStyle w:val="affff5"/>
          <w:rFonts w:hint="cs"/>
          <w:rtl/>
        </w:rPr>
        <w:t>נ</w:t>
      </w:r>
      <w:r w:rsidR="00BE7BD0">
        <w:rPr>
          <w:rStyle w:val="affff5"/>
          <w:rFonts w:hint="cs"/>
          <w:rtl/>
        </w:rPr>
        <w:t>,</w:t>
      </w:r>
      <w:r w:rsidR="00B433C9" w:rsidRPr="00BE7BD0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ו</w:t>
      </w:r>
      <w:r w:rsidR="00B433C9" w:rsidRPr="00BE7BD0">
        <w:rPr>
          <w:rStyle w:val="affff5"/>
          <w:rFonts w:hint="cs"/>
          <w:rtl/>
        </w:rPr>
        <w:t>אמרה לו</w:t>
      </w:r>
      <w:r w:rsidR="00BE7BD0">
        <w:rPr>
          <w:rStyle w:val="affff5"/>
          <w:rFonts w:hint="cs"/>
          <w:rtl/>
        </w:rPr>
        <w:t>:</w:t>
      </w:r>
      <w:r w:rsidR="00B433C9" w:rsidRPr="00AC7749">
        <w:rPr>
          <w:rFonts w:ascii="FontbitDavid" w:hAnsi="FontbitDavid" w:hint="cs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'</w:t>
      </w:r>
      <w:r w:rsidR="003B1A7D">
        <w:rPr>
          <w:rFonts w:ascii="FontbitDavid" w:hAnsi="FontbitDavid" w:hint="cs"/>
          <w:spacing w:val="-4"/>
          <w:sz w:val="32"/>
          <w:rtl/>
        </w:rPr>
        <w:t>איני צריכה מקל</w:t>
      </w:r>
      <w:r>
        <w:rPr>
          <w:rFonts w:ascii="FontbitDavid" w:hAnsi="FontbitDavid" w:hint="cs"/>
          <w:spacing w:val="-4"/>
          <w:sz w:val="32"/>
          <w:rtl/>
        </w:rPr>
        <w:t>,</w:t>
      </w:r>
      <w:r w:rsidR="003B1A7D">
        <w:rPr>
          <w:rFonts w:ascii="FontbitDavid" w:hAnsi="FontbitDavid" w:hint="cs"/>
          <w:spacing w:val="-4"/>
          <w:sz w:val="32"/>
          <w:rtl/>
        </w:rPr>
        <w:t xml:space="preserve"> </w:t>
      </w:r>
      <w:r w:rsidR="00B433C9" w:rsidRPr="00AC7749">
        <w:rPr>
          <w:rFonts w:ascii="FontbitDavid" w:hAnsi="FontbitDavid" w:hint="cs"/>
          <w:spacing w:val="-4"/>
          <w:sz w:val="32"/>
          <w:rtl/>
        </w:rPr>
        <w:t>ומעדר לקבורה</w:t>
      </w:r>
      <w:r>
        <w:rPr>
          <w:rFonts w:ascii="FontbitDavid" w:hAnsi="FontbitDavid" w:hint="cs"/>
          <w:spacing w:val="-4"/>
          <w:sz w:val="32"/>
          <w:rtl/>
        </w:rPr>
        <w:t>'?</w:t>
      </w:r>
      <w:r w:rsidR="00B433C9" w:rsidRPr="00AC7749">
        <w:rPr>
          <w:rFonts w:ascii="FontbitDavid" w:hAnsi="FontbitDavid" w:hint="cs"/>
          <w:spacing w:val="-4"/>
          <w:sz w:val="32"/>
          <w:rtl/>
        </w:rPr>
        <w:t xml:space="preserve"> </w:t>
      </w:r>
      <w:r w:rsidR="00B433C9" w:rsidRPr="003B1A7D">
        <w:rPr>
          <w:rStyle w:val="affff8"/>
          <w:rFonts w:hint="cs"/>
          <w:rtl/>
        </w:rPr>
        <w:t>בן</w:t>
      </w:r>
      <w:r w:rsidR="00392867">
        <w:rPr>
          <w:rStyle w:val="affff8"/>
          <w:rFonts w:hint="cs"/>
          <w:rtl/>
        </w:rPr>
        <w:t>,</w:t>
      </w:r>
    </w:p>
    <w:p w14:paraId="1630083E" w14:textId="05F5054A" w:rsidR="00B433C9" w:rsidRPr="00736C06" w:rsidRDefault="00BF0B8B" w:rsidP="00736C06">
      <w:pPr>
        <w:jc w:val="center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B433C9" w:rsidRPr="00BE7BD0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>מרו</w:t>
      </w:r>
      <w:r w:rsidR="00B433C9" w:rsidRPr="00BE7BD0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בכה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ודאי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כופין</w:t>
      </w:r>
      <w:r>
        <w:rPr>
          <w:rFonts w:ascii="FontbitDavid" w:hAnsi="FontbitDavid" w:hint="cs"/>
          <w:sz w:val="32"/>
          <w:rtl/>
        </w:rPr>
        <w:t xml:space="preserve"> </w:t>
      </w:r>
      <w:r w:rsidRPr="00B45C2D">
        <w:rPr>
          <w:rStyle w:val="affff8"/>
          <w:rFonts w:hint="eastAsia"/>
          <w:rtl/>
        </w:rPr>
        <w:t>אף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ש</w:t>
      </w:r>
      <w:r w:rsidR="00392867">
        <w:rPr>
          <w:rStyle w:val="affff8"/>
          <w:rFonts w:hint="cs"/>
          <w:rtl/>
        </w:rPr>
        <w:t>אינה</w:t>
      </w:r>
      <w:r w:rsidRPr="00B45C2D">
        <w:rPr>
          <w:rStyle w:val="affff8"/>
          <w:rtl/>
        </w:rPr>
        <w:t xml:space="preserve"> מצווה</w:t>
      </w:r>
      <w:r>
        <w:rPr>
          <w:rFonts w:ascii="FontbitDavid" w:hAnsi="FontbitDavid" w:hint="cs"/>
          <w:sz w:val="32"/>
          <w:rtl/>
        </w:rPr>
        <w:t>.</w:t>
      </w:r>
    </w:p>
    <w:p w14:paraId="48559187" w14:textId="6CDC1EFF" w:rsidR="00BF0B8B" w:rsidRDefault="007179F8" w:rsidP="00B55EDF">
      <w:pPr>
        <w:rPr>
          <w:rFonts w:ascii="FontbitDavid" w:hAnsi="FontbitDavid"/>
          <w:sz w:val="32"/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BE7BD0">
        <w:rPr>
          <w:rStyle w:val="affff5"/>
          <w:rFonts w:hint="cs"/>
          <w:rtl/>
        </w:rPr>
        <w:t>אשת ר</w:t>
      </w:r>
      <w:r w:rsidR="00B433C9" w:rsidRPr="00BE7BD0">
        <w:rPr>
          <w:rStyle w:val="affff5"/>
          <w:rtl/>
        </w:rPr>
        <w:t>"</w:t>
      </w:r>
      <w:r w:rsidR="00B433C9" w:rsidRPr="00BE7BD0">
        <w:rPr>
          <w:rStyle w:val="affff5"/>
          <w:rFonts w:hint="cs"/>
          <w:rtl/>
        </w:rPr>
        <w:t>ח</w:t>
      </w:r>
      <w:r w:rsidR="00B433C9" w:rsidRPr="00C35A2C">
        <w:rPr>
          <w:rFonts w:ascii="FontbitDavid" w:hAnsi="FontbitDavid"/>
          <w:sz w:val="32"/>
          <w:rtl/>
        </w:rPr>
        <w:t xml:space="preserve"> ה</w:t>
      </w:r>
      <w:r w:rsidR="00B433C9" w:rsidRPr="00C35A2C"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/>
          <w:sz w:val="32"/>
          <w:rtl/>
        </w:rPr>
        <w:t xml:space="preserve">ה לה צער לידה, </w:t>
      </w:r>
      <w:r w:rsidR="00B433C9" w:rsidRPr="00C35A2C">
        <w:rPr>
          <w:rFonts w:ascii="FontbitDavid" w:hAnsi="FontbitDavid" w:hint="cs"/>
          <w:sz w:val="32"/>
          <w:rtl/>
        </w:rPr>
        <w:t>שינתה בגדיה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BE7BD0">
        <w:rPr>
          <w:rStyle w:val="affff5"/>
          <w:rFonts w:hint="cs"/>
          <w:rtl/>
        </w:rPr>
        <w:t>ובאה לפני</w:t>
      </w:r>
      <w:r w:rsidR="00BF0B8B">
        <w:rPr>
          <w:rStyle w:val="affff5"/>
          <w:rFonts w:hint="cs"/>
          <w:rtl/>
        </w:rPr>
        <w:t>ו,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F0B8B">
        <w:rPr>
          <w:rFonts w:ascii="FontbitDavid" w:hAnsi="FontbitDavid" w:hint="cs"/>
          <w:sz w:val="32"/>
          <w:rtl/>
        </w:rPr>
        <w:t>ו</w:t>
      </w:r>
      <w:r w:rsidR="00AD4CC3">
        <w:rPr>
          <w:rFonts w:ascii="FontbitDavid" w:hAnsi="FontbitDavid" w:hint="cs"/>
          <w:sz w:val="32"/>
          <w:rtl/>
        </w:rPr>
        <w:t>שאלה</w:t>
      </w:r>
      <w:r w:rsidR="00BF0B8B">
        <w:rPr>
          <w:rFonts w:ascii="FontbitDavid" w:hAnsi="FontbitDavid" w:hint="cs"/>
          <w:sz w:val="32"/>
          <w:rtl/>
        </w:rPr>
        <w:t>,</w:t>
      </w:r>
    </w:p>
    <w:p w14:paraId="1452E3D4" w14:textId="1520E619" w:rsidR="00BF0B8B" w:rsidRDefault="00B433C9" w:rsidP="00B55EDF">
      <w:pPr>
        <w:rPr>
          <w:rtl/>
        </w:rPr>
      </w:pPr>
      <w:r w:rsidRPr="00C35A2C">
        <w:rPr>
          <w:rFonts w:ascii="FontbitDavid" w:hAnsi="FontbitDavid" w:hint="cs"/>
          <w:sz w:val="32"/>
          <w:rtl/>
        </w:rPr>
        <w:t>אשה מצווה</w:t>
      </w:r>
      <w:r w:rsidR="00BF0B8B">
        <w:rPr>
          <w:rFonts w:ascii="FontbitDavid" w:hAnsi="FontbitDavid" w:hint="cs"/>
          <w:sz w:val="32"/>
          <w:rtl/>
        </w:rPr>
        <w:t>?</w:t>
      </w:r>
      <w:r w:rsidR="00AD4CC3">
        <w:rPr>
          <w:rFonts w:hint="cs"/>
          <w:rtl/>
        </w:rPr>
        <w:t xml:space="preserve"> </w:t>
      </w:r>
      <w:r w:rsidR="00BF0B8B">
        <w:rPr>
          <w:rStyle w:val="affff5"/>
          <w:rtl/>
        </w:rPr>
        <w:tab/>
      </w:r>
      <w:r w:rsidR="00BF0B8B">
        <w:rPr>
          <w:rStyle w:val="affff5"/>
          <w:rtl/>
        </w:rPr>
        <w:tab/>
      </w:r>
      <w:r w:rsidR="00BF0B8B">
        <w:rPr>
          <w:rStyle w:val="affff5"/>
          <w:rtl/>
        </w:rPr>
        <w:tab/>
      </w:r>
      <w:r w:rsidRPr="00BE7BD0">
        <w:rPr>
          <w:rStyle w:val="affff5"/>
          <w:rFonts w:hint="cs"/>
          <w:rtl/>
        </w:rPr>
        <w:t>וא</w:t>
      </w:r>
      <w:r w:rsidRPr="00BE7BD0">
        <w:rPr>
          <w:rStyle w:val="affff5"/>
          <w:rtl/>
        </w:rPr>
        <w:t>"</w:t>
      </w:r>
      <w:r w:rsidRPr="00BE7BD0">
        <w:rPr>
          <w:rStyle w:val="affff5"/>
          <w:rFonts w:hint="cs"/>
          <w:rtl/>
        </w:rPr>
        <w:t>ל</w:t>
      </w:r>
      <w:r w:rsidR="00EC362E">
        <w:rPr>
          <w:rFonts w:ascii="FontbitDavid" w:hAnsi="FontbitDavid" w:hint="cs"/>
          <w:sz w:val="32"/>
          <w:rtl/>
        </w:rPr>
        <w:t xml:space="preserve"> לא</w:t>
      </w:r>
      <w:r w:rsidR="003B1A7D">
        <w:rPr>
          <w:rFonts w:ascii="FontbitDavid" w:hAnsi="FontbitDavid" w:hint="cs"/>
          <w:sz w:val="32"/>
          <w:rtl/>
        </w:rPr>
        <w:t>,</w:t>
      </w:r>
      <w:r w:rsidR="00EC362E">
        <w:rPr>
          <w:rFonts w:ascii="FontbitDavid" w:hAnsi="FontbitDavid" w:hint="cs"/>
          <w:sz w:val="32"/>
          <w:rtl/>
        </w:rPr>
        <w:t xml:space="preserve"> שתתה סם עקרים</w:t>
      </w:r>
      <w:r w:rsidRPr="00C35A2C">
        <w:rPr>
          <w:rFonts w:ascii="FontbitDavid" w:hAnsi="FontbitDavid"/>
          <w:sz w:val="32"/>
          <w:rtl/>
        </w:rPr>
        <w:t>, לסו</w:t>
      </w:r>
      <w:r w:rsidRPr="00B45C2D">
        <w:rPr>
          <w:rtl/>
        </w:rPr>
        <w:t xml:space="preserve">ף </w:t>
      </w:r>
      <w:r w:rsidR="00BF0B8B" w:rsidRPr="00B45C2D">
        <w:rPr>
          <w:rFonts w:hint="eastAsia"/>
          <w:rtl/>
        </w:rPr>
        <w:t>גילתה</w:t>
      </w:r>
      <w:r w:rsidR="00BF0B8B">
        <w:rPr>
          <w:rFonts w:hint="cs"/>
          <w:rtl/>
        </w:rPr>
        <w:t xml:space="preserve"> לו,</w:t>
      </w:r>
    </w:p>
    <w:p w14:paraId="382D837F" w14:textId="3A3458E5" w:rsidR="00BF0B8B" w:rsidRDefault="00B433C9" w:rsidP="00BF0B8B">
      <w:pPr>
        <w:rPr>
          <w:rFonts w:ascii="FontbitDavid" w:hAnsi="FontbitDavid"/>
          <w:sz w:val="32"/>
          <w:rtl/>
        </w:rPr>
      </w:pPr>
      <w:r w:rsidRPr="00BE7BD0">
        <w:rPr>
          <w:rStyle w:val="affff5"/>
          <w:rFonts w:hint="cs"/>
          <w:rtl/>
        </w:rPr>
        <w:t>א</w:t>
      </w:r>
      <w:r w:rsidRPr="00BE7BD0">
        <w:rPr>
          <w:rStyle w:val="affff5"/>
          <w:rtl/>
        </w:rPr>
        <w:t>"</w:t>
      </w:r>
      <w:r w:rsidRPr="00BE7BD0">
        <w:rPr>
          <w:rStyle w:val="affff5"/>
          <w:rFonts w:hint="cs"/>
          <w:rtl/>
        </w:rPr>
        <w:t>ל</w:t>
      </w:r>
      <w:r w:rsidRPr="00C35A2C">
        <w:rPr>
          <w:rFonts w:ascii="FontbitDavid" w:hAnsi="FontbitDavid" w:hint="cs"/>
          <w:sz w:val="32"/>
          <w:rtl/>
        </w:rPr>
        <w:t xml:space="preserve"> מי יתן והיית יולדת עוד </w:t>
      </w:r>
      <w:r w:rsidR="00BF0B8B">
        <w:rPr>
          <w:rFonts w:ascii="FontbitDavid" w:hAnsi="FontbitDavid" w:hint="cs"/>
          <w:sz w:val="32"/>
          <w:rtl/>
        </w:rPr>
        <w:t>תאומים -</w:t>
      </w:r>
      <w:r w:rsidR="00AD4CC3">
        <w:rPr>
          <w:rFonts w:ascii="FontbitDavid" w:hAnsi="FontbitDavid" w:hint="cs"/>
          <w:sz w:val="32"/>
          <w:rtl/>
        </w:rPr>
        <w:t xml:space="preserve"> </w:t>
      </w:r>
      <w:r w:rsidR="00BF0B8B">
        <w:rPr>
          <w:rStyle w:val="affff5"/>
          <w:rFonts w:hint="cs"/>
          <w:rtl/>
        </w:rPr>
        <w:t>ש</w:t>
      </w:r>
      <w:r w:rsidRPr="00BE7BD0">
        <w:rPr>
          <w:rStyle w:val="affff5"/>
          <w:rtl/>
        </w:rPr>
        <w:t>יהודה וחזקיה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תאומים,</w:t>
      </w:r>
    </w:p>
    <w:p w14:paraId="385D0DE9" w14:textId="054328A7" w:rsidR="00B433C9" w:rsidRPr="00C35A2C" w:rsidRDefault="00BF0B8B" w:rsidP="00BF0B8B">
      <w:pPr>
        <w:rPr>
          <w:rFonts w:ascii="FontbitDavid" w:hAnsi="FontbitDavid"/>
          <w:sz w:val="32"/>
          <w:rtl/>
        </w:rPr>
      </w:pPr>
      <w:r>
        <w:rPr>
          <w:rStyle w:val="affff8"/>
          <w:rFonts w:hint="cs"/>
          <w:rtl/>
        </w:rPr>
        <w:t xml:space="preserve">[- </w:t>
      </w:r>
      <w:r w:rsidRPr="00B45C2D">
        <w:rPr>
          <w:rStyle w:val="affff8"/>
          <w:rFonts w:hint="eastAsia"/>
          <w:rtl/>
        </w:rPr>
        <w:t>א</w:t>
      </w:r>
      <w:r>
        <w:rPr>
          <w:rStyle w:val="affff8"/>
          <w:rFonts w:hint="cs"/>
          <w:rtl/>
        </w:rPr>
        <w:t>חד</w:t>
      </w:r>
      <w:r w:rsidRPr="00B45C2D">
        <w:rPr>
          <w:rStyle w:val="affff8"/>
          <w:rtl/>
        </w:rPr>
        <w:t xml:space="preserve"> נגמר לסוף ט'</w:t>
      </w:r>
      <w:r>
        <w:rPr>
          <w:rStyle w:val="affff8"/>
          <w:rFonts w:hint="cs"/>
          <w:rtl/>
        </w:rPr>
        <w:t>,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ו</w:t>
      </w:r>
      <w:r>
        <w:rPr>
          <w:rStyle w:val="affff8"/>
          <w:rFonts w:hint="cs"/>
          <w:rtl/>
        </w:rPr>
        <w:t>השני</w:t>
      </w:r>
      <w:r w:rsidRPr="00B45C2D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ב</w:t>
      </w:r>
      <w:r w:rsidRPr="00B45C2D">
        <w:rPr>
          <w:rStyle w:val="affff8"/>
          <w:rFonts w:hint="eastAsia"/>
          <w:rtl/>
        </w:rPr>
        <w:t>תחילת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ז</w:t>
      </w:r>
      <w:r w:rsidRPr="00B45C2D">
        <w:rPr>
          <w:rStyle w:val="affff8"/>
          <w:rtl/>
        </w:rPr>
        <w:t>']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 w:rsidR="00B433C9" w:rsidRPr="00BE7BD0">
        <w:rPr>
          <w:rStyle w:val="affff5"/>
          <w:rtl/>
        </w:rPr>
        <w:t>פזי וטוי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תאומות.</w:t>
      </w:r>
    </w:p>
    <w:p w14:paraId="64EB6A3A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סו.</w:t>
      </w:r>
    </w:p>
    <w:p w14:paraId="547150E8" w14:textId="18DB7023" w:rsidR="00BF0B8B" w:rsidRDefault="00BF0B8B" w:rsidP="00BF0B8B">
      <w:pPr>
        <w:rPr>
          <w:rStyle w:val="affff8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וה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מעשה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EC362E"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/>
          <w:sz w:val="32"/>
          <w:rtl/>
        </w:rPr>
        <w:t>חצי שפחה חצי ב</w:t>
      </w:r>
      <w:r>
        <w:rPr>
          <w:rFonts w:ascii="FontbitDavid" w:hAnsi="FontbitDavid" w:hint="cs"/>
          <w:sz w:val="32"/>
          <w:rtl/>
        </w:rPr>
        <w:t>"</w:t>
      </w:r>
      <w:r w:rsidR="00B433C9" w:rsidRPr="00C35A2C">
        <w:rPr>
          <w:rFonts w:ascii="FontbitDavid" w:hAnsi="FontbitDavid"/>
          <w:sz w:val="32"/>
          <w:rtl/>
        </w:rPr>
        <w:t xml:space="preserve">ח </w:t>
      </w:r>
      <w:r w:rsidR="00EC362E"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/>
          <w:sz w:val="32"/>
          <w:rtl/>
        </w:rPr>
        <w:t xml:space="preserve">כפו </w:t>
      </w:r>
      <w:r>
        <w:rPr>
          <w:rFonts w:ascii="FontbitDavid" w:hAnsi="FontbitDavid" w:hint="cs"/>
          <w:sz w:val="32"/>
          <w:rtl/>
        </w:rPr>
        <w:t>לשחררה</w:t>
      </w:r>
      <w:r w:rsidRPr="00B45C2D">
        <w:rPr>
          <w:rStyle w:val="affff8"/>
          <w:rtl/>
        </w:rPr>
        <w:t xml:space="preserve"> משמע שמצווה</w:t>
      </w:r>
      <w:r>
        <w:rPr>
          <w:rStyle w:val="affff8"/>
          <w:rFonts w:hint="cs"/>
          <w:rtl/>
        </w:rPr>
        <w:t>!</w:t>
      </w:r>
    </w:p>
    <w:p w14:paraId="45325155" w14:textId="23124CDC" w:rsidR="00B433C9" w:rsidRDefault="00BF0B8B" w:rsidP="00B45C2D">
      <w:pPr>
        <w:jc w:val="center"/>
        <w:rPr>
          <w:rtl/>
        </w:rPr>
      </w:pPr>
      <w:r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C35A2C">
        <w:rPr>
          <w:rFonts w:hint="cs"/>
          <w:rtl/>
        </w:rPr>
        <w:t>מנהג הפקר נהגו בה</w:t>
      </w:r>
      <w:r>
        <w:rPr>
          <w:rFonts w:hint="cs"/>
          <w:rtl/>
        </w:rPr>
        <w:t>.</w:t>
      </w:r>
    </w:p>
    <w:p w14:paraId="36670AE9" w14:textId="77777777" w:rsidR="00B433C9" w:rsidRPr="00F97732" w:rsidRDefault="00B433C9" w:rsidP="007C50EB">
      <w:pPr>
        <w:pStyle w:val="afff2"/>
        <w:rPr>
          <w:rtl/>
        </w:rPr>
        <w:sectPr w:rsidR="00B433C9" w:rsidRPr="00F97732" w:rsidSect="0090328A">
          <w:type w:val="continuous"/>
          <w:pgSz w:w="4536" w:h="6804" w:code="8"/>
          <w:pgMar w:top="567" w:right="567" w:bottom="284" w:left="567" w:header="284" w:footer="284" w:gutter="0"/>
          <w:cols w:space="720"/>
          <w:bidi/>
          <w:rtlGutter/>
          <w:docGrid w:linePitch="360"/>
        </w:sectPr>
      </w:pPr>
    </w:p>
    <w:p w14:paraId="532505D8" w14:textId="3C7ECE55" w:rsidR="00B433C9" w:rsidRPr="00F97732" w:rsidRDefault="00B433C9" w:rsidP="009454E1">
      <w:pPr>
        <w:pStyle w:val="Hadran"/>
        <w:jc w:val="center"/>
        <w:rPr>
          <w:rFonts w:asciiTheme="minorHAnsi" w:hAnsiTheme="minorHAnsi"/>
          <w:sz w:val="32"/>
        </w:rPr>
        <w:pPrChange w:id="91010" w:author="Claude" w:date="2026-10-08T08:35:05Z">
          <w:pPr>
            <w:pStyle w:val="afff2"/>
            <w:jc w:val="center"/>
            <w:rPr>
              <w:rFonts w:asciiTheme="minorHAnsi" w:hAnsiTheme="minorHAnsi"/>
              <w:sz w:val="32"/>
            </w:rPr>
          </w:pPr>
        </w:pPrChange>
      </w:pPr>
      <w:r w:rsidRPr="00F97732">
        <w:rPr>
          <w:rtl/>
        </w:rPr>
        <w:t>הדרן עלך הבא על יבמתו.</w:t>
      </w:r>
      <w:r w:rsidRPr="00F97732">
        <w:rPr>
          <w:rtl/>
        </w:rPr>
        <w:br w:type="page"/>
      </w:r>
    </w:p>
    <w:p w14:paraId="4E5E21A9" w14:textId="77777777" w:rsidR="00B433C9" w:rsidRDefault="00B433C9" w:rsidP="007C50EB">
      <w:pPr>
        <w:pStyle w:val="aff9"/>
        <w:framePr w:wrap="around"/>
        <w:spacing w:line="276" w:lineRule="auto"/>
        <w:rPr>
          <w:del w:id="41083" w:author="Claude" w:date="2026-10-07T09:24:50Z"/>
          <w:rtl/>
        </w:rPr>
      </w:pPr>
      <w:del w:id="41082" w:author="Claude" w:date="2026-10-07T09:24:50Z">
        <w:r w:rsidRPr="00C35A2C">
          <w:rPr>
            <w:rFonts w:hint="cs"/>
            <w:rtl/>
          </w:rPr>
          <w:lastRenderedPageBreak/>
          <w:delText xml:space="preserve">פרק שביעי</w:delText>
        </w:r>
      </w:del>
    </w:p>
    <w:p w14:paraId="0C3E2358" w14:textId="77777777" w:rsidR="00B433C9" w:rsidRDefault="00B433C9" w:rsidP="007C50EB">
      <w:pPr>
        <w:pStyle w:val="affa"/>
        <w:framePr w:wrap="around"/>
        <w:spacing w:line="276" w:lineRule="auto"/>
        <w:rPr>
          <w:del w:id="41086" w:author="Claude" w:date="2026-10-07T09:24:50Z"/>
          <w:rtl/>
        </w:rPr>
      </w:pPr>
      <w:del w:id="41084" w:author="Claude" w:date="2026-10-07T09:24:50Z">
        <w:r w:rsidRPr="00C35A2C">
          <w:rPr>
            <w:rFonts w:hint="cs"/>
            <w:rtl/>
          </w:rPr>
          <w:delText xml:space="preserve">אלמנה לכה</w:delText>
        </w:r>
      </w:del>
      <w:del w:id="41085" w:author="Claude" w:date="2026-10-07T09:24:50Z">
        <w:r>
          <w:rPr>
            <w:rFonts w:hint="cs"/>
            <w:rtl/>
          </w:rPr>
          <w:delText xml:space="preserve">"ג</w:delText>
        </w:r>
      </w:del>
    </w:p>
    <w:p w14:paraId="46DE9D5E" w14:textId="77777777" w:rsidR="00B433C9" w:rsidRDefault="00B433C9" w:rsidP="007C50EB">
      <w:pPr>
        <w:pStyle w:val="affb"/>
        <w:framePr w:wrap="around"/>
        <w:spacing w:after="0" w:line="276" w:lineRule="auto"/>
        <w:rPr>
          <w:rtl/>
        </w:rPr>
      </w:pPr>
      <w:r>
        <w:rPr>
          <w:rFonts w:hint="cs"/>
          <w:rtl/>
        </w:rPr>
        <w:t>(</w:t>
      </w:r>
      <w:r w:rsidRPr="00C35A2C">
        <w:rPr>
          <w:rFonts w:hint="cs"/>
          <w:rtl/>
        </w:rPr>
        <w:t xml:space="preserve">סו. </w:t>
      </w:r>
      <w:r w:rsidRPr="00C35A2C">
        <w:rPr>
          <w:rtl/>
        </w:rPr>
        <w:t>–</w:t>
      </w:r>
      <w:r w:rsidRPr="00C35A2C">
        <w:rPr>
          <w:rFonts w:hint="cs"/>
          <w:rtl/>
        </w:rPr>
        <w:t xml:space="preserve"> ע.</w:t>
      </w:r>
      <w:r>
        <w:rPr>
          <w:rFonts w:hint="cs"/>
          <w:rtl/>
        </w:rPr>
        <w:t>)</w:t>
      </w:r>
    </w:p>
    <w:p w14:paraId="146A1C1F" w14:textId="6639B485" w:rsidR="00B433C9" w:rsidRPr="00B81C5A" w:rsidRDefault="00B433C9" w:rsidP="00AB0056">
      <w:pPr>
        <w:pStyle w:val="affffb"/>
        <w:rPr>
          <w:rtl/>
        </w:rPr>
      </w:pPr>
      <w:ins w:id="9905" w:author="מספור קטעי משנה" w:date="2026-10-06T06:45:58Z">
        <w:r>
          <w:rPr>
            <w:rStyle w:val="MisparKeta"/>
          </w:rPr>
          <w:t xml:space="preserve">א. </w:t>
        </w:r>
      </w:ins>
      <w:bookmarkStart w:id="741" w:name="_Toc119172938"/>
      <w:bookmarkStart w:id="742" w:name="_Toc119230032"/>
      <w:r w:rsidRPr="00B81C5A">
        <w:rPr>
          <w:rtl/>
        </w:rPr>
        <w:t>אלמנה לכה</w:t>
      </w:r>
      <w:r w:rsidR="00B87864">
        <w:rPr>
          <w:rFonts w:hint="cs"/>
          <w:rtl/>
        </w:rPr>
        <w:t>"</w:t>
      </w:r>
      <w:r w:rsidRPr="00B81C5A">
        <w:rPr>
          <w:rtl/>
        </w:rPr>
        <w:t>ג, גרושה וחלוצה לכהן הדיוט</w:t>
      </w:r>
      <w:r w:rsidR="00B87864">
        <w:rPr>
          <w:rFonts w:hint="cs"/>
          <w:rtl/>
        </w:rPr>
        <w:t xml:space="preserve"> -</w:t>
      </w:r>
      <w:bookmarkEnd w:id="741"/>
      <w:bookmarkEnd w:id="742"/>
    </w:p>
    <w:p>
      <w:pPr>
        <w:pStyle w:val="PetichatPerek"/>
        <w:rPr>
          <w:ins w:id="41081" w:author="Claude" w:date="2026-10-07T09:24:50Z"/>
        </w:rPr>
      </w:pPr>
      <w:ins w:id="41080" w:author="Claude" w:date="2026-10-07T09:24:50Z">
        <w:r>
          <w:rPr>
            <w:rFonts w:hint="cs"/>
            <w:rtl/>
          </w:rPr>
          <w:t xml:space="preserve">פרק שביעי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אלמנה לכה"ג</w:t>
        </w:r>
      </w:ins>
    </w:p>
    <w:p>
      <w:pPr>
        <w:pStyle w:val="MishnaBatzad"/>
        <w:rPr>
          <w:ins w:id="20511" w:author="קלוד" w:date="2026-10-06T10:10:48Z"/>
        </w:rPr>
      </w:pPr>
      <w:ins w:id="20510" w:author="קלוד" w:date="2026-10-06T10:10:48Z">
        <w:r>
          <w:t xml:space="preserve">משנה א</w:t>
        </w:r>
      </w:ins>
    </w:p>
    <w:p w14:paraId="45C587BC" w14:textId="2CCE2668" w:rsidR="00B433C9" w:rsidRPr="00C35A2C" w:rsidRDefault="00B433C9" w:rsidP="007C50EB">
      <w:pPr>
        <w:pStyle w:val="affc"/>
        <w:rPr>
          <w:rtl/>
        </w:rPr>
      </w:pPr>
      <w:bookmarkStart w:id="743" w:name="_Toc119172939"/>
      <w:bookmarkStart w:id="744" w:name="_Toc119230033"/>
      <w:r w:rsidRPr="00AB0056">
        <w:rPr>
          <w:rStyle w:val="affffc"/>
          <w:rtl/>
        </w:rPr>
        <w:t>עבדי מלוג</w:t>
      </w:r>
      <w:bookmarkEnd w:id="743"/>
      <w:bookmarkEnd w:id="744"/>
      <w:r w:rsidRPr="00AB0056">
        <w:rPr>
          <w:rStyle w:val="affffc"/>
          <w:rtl/>
        </w:rPr>
        <w:t xml:space="preserve"> </w:t>
      </w:r>
      <w:r w:rsidR="00B87864">
        <w:rPr>
          <w:rFonts w:hint="cs"/>
          <w:rtl/>
        </w:rPr>
        <w:t xml:space="preserve">- </w:t>
      </w:r>
      <w:r w:rsidRPr="00C35A2C">
        <w:rPr>
          <w:rtl/>
        </w:rPr>
        <w:t xml:space="preserve">לא יאכלו בתרומה, </w:t>
      </w:r>
      <w:r w:rsidRPr="00AB0056">
        <w:rPr>
          <w:rStyle w:val="affffc"/>
          <w:rtl/>
        </w:rPr>
        <w:t>עבדי צאן ברזל</w:t>
      </w:r>
      <w:r w:rsidR="00B87864">
        <w:rPr>
          <w:rFonts w:hint="cs"/>
          <w:rtl/>
        </w:rPr>
        <w:t xml:space="preserve"> -</w:t>
      </w:r>
      <w:r w:rsidRPr="00C35A2C">
        <w:rPr>
          <w:rtl/>
        </w:rPr>
        <w:t xml:space="preserve"> יאכלו.</w:t>
      </w:r>
    </w:p>
    <w:p w14:paraId="45F51329" w14:textId="40A3005B" w:rsidR="00B433C9" w:rsidRPr="004D10B0" w:rsidRDefault="00B433C9" w:rsidP="00B45C2D">
      <w:pPr>
        <w:pStyle w:val="affff9"/>
        <w:jc w:val="center"/>
        <w:rPr>
          <w:b w:val="0"/>
          <w:bCs/>
          <w:rtl/>
        </w:rPr>
      </w:pPr>
      <w:r w:rsidRPr="004D10B0">
        <w:rPr>
          <w:b w:val="0"/>
          <w:rtl/>
        </w:rPr>
        <w:t>עבדי מלוג: מתו - מתו לה, הותירו - הותירו לה,</w:t>
      </w:r>
    </w:p>
    <w:p w14:paraId="65ECD9E5" w14:textId="788D7C98" w:rsidR="00B433C9" w:rsidRPr="004D10B0" w:rsidRDefault="0073182C" w:rsidP="00B45C2D">
      <w:pPr>
        <w:pStyle w:val="affff9"/>
        <w:jc w:val="center"/>
        <w:rPr>
          <w:b w:val="0"/>
          <w:bCs/>
          <w:rtl/>
        </w:rPr>
      </w:pPr>
      <w:r w:rsidRPr="004D10B0">
        <w:rPr>
          <w:b w:val="0"/>
          <w:rtl/>
        </w:rPr>
        <w:t>אף</w:t>
      </w:r>
      <w:r w:rsidR="00B433C9" w:rsidRPr="004D10B0">
        <w:rPr>
          <w:rFonts w:hint="cs"/>
          <w:b w:val="0"/>
          <w:rtl/>
        </w:rPr>
        <w:t xml:space="preserve"> </w:t>
      </w:r>
      <w:r w:rsidR="00B433C9" w:rsidRPr="004D10B0">
        <w:rPr>
          <w:b w:val="0"/>
          <w:rtl/>
        </w:rPr>
        <w:t>שחייב במזונותן - לא יאכלו בתרומה.</w:t>
      </w:r>
    </w:p>
    <w:p w14:paraId="4A700367" w14:textId="1A0BDC71" w:rsidR="00B433C9" w:rsidRPr="004D10B0" w:rsidRDefault="00B433C9" w:rsidP="00B45C2D">
      <w:pPr>
        <w:pStyle w:val="affff9"/>
        <w:jc w:val="center"/>
        <w:rPr>
          <w:b w:val="0"/>
          <w:bCs/>
          <w:rtl/>
        </w:rPr>
      </w:pPr>
      <w:r w:rsidRPr="004D10B0">
        <w:rPr>
          <w:b w:val="0"/>
          <w:rtl/>
        </w:rPr>
        <w:t>עבדי צאן ברזל: מתו - מתו לו, הותירו - הותירו לו,</w:t>
      </w:r>
    </w:p>
    <w:p w14:paraId="463F5EC2" w14:textId="352251E7" w:rsidR="00B433C9" w:rsidRPr="004D10B0" w:rsidRDefault="00B433C9" w:rsidP="00B45C2D">
      <w:pPr>
        <w:pStyle w:val="affff9"/>
        <w:jc w:val="center"/>
        <w:rPr>
          <w:b w:val="0"/>
          <w:bCs/>
          <w:spacing w:val="4"/>
          <w:rtl/>
        </w:rPr>
      </w:pPr>
      <w:r w:rsidRPr="004D10B0">
        <w:rPr>
          <w:b w:val="0"/>
          <w:spacing w:val="4"/>
          <w:rtl/>
        </w:rPr>
        <w:t>הואיל וחייב באחריותן - יאכלו בתרומה.</w:t>
      </w:r>
    </w:p>
    <w:p w14:paraId="456594E2" w14:textId="3064E525" w:rsidR="00B433C9" w:rsidRPr="00C35A2C" w:rsidRDefault="00B433C9" w:rsidP="00B87864">
      <w:pPr>
        <w:pStyle w:val="affc"/>
        <w:rPr>
          <w:rtl/>
        </w:rPr>
      </w:pPr>
      <w:bookmarkStart w:id="745" w:name="_Toc119172940"/>
      <w:bookmarkStart w:id="746" w:name="_Toc119230034"/>
      <w:r w:rsidRPr="00AB0056">
        <w:rPr>
          <w:rStyle w:val="affffc"/>
          <w:rtl/>
        </w:rPr>
        <w:t>בת ישראל שניסת לכהן</w:t>
      </w:r>
      <w:bookmarkEnd w:id="745"/>
      <w:bookmarkEnd w:id="746"/>
      <w:r w:rsidRPr="00C35A2C">
        <w:rPr>
          <w:rtl/>
        </w:rPr>
        <w:t>, בין מלוג בין צאן ברזל</w:t>
      </w:r>
      <w:r w:rsidRPr="00C35A2C">
        <w:rPr>
          <w:rFonts w:hint="cs"/>
          <w:rtl/>
        </w:rPr>
        <w:t xml:space="preserve"> </w:t>
      </w:r>
      <w:r w:rsidR="007C50EB">
        <w:rPr>
          <w:rFonts w:hint="cs"/>
          <w:rtl/>
        </w:rPr>
        <w:tab/>
      </w:r>
      <w:r w:rsidRPr="00C35A2C">
        <w:rPr>
          <w:rtl/>
        </w:rPr>
        <w:t>- יאכלו.</w:t>
      </w:r>
    </w:p>
    <w:p w14:paraId="4E7B9F33" w14:textId="69029D6B" w:rsidR="00B433C9" w:rsidRPr="00C35A2C" w:rsidRDefault="00B433C9" w:rsidP="00B87864">
      <w:pPr>
        <w:pStyle w:val="affc"/>
        <w:rPr>
          <w:rtl/>
        </w:rPr>
      </w:pPr>
      <w:bookmarkStart w:id="747" w:name="_Toc119172941"/>
      <w:bookmarkStart w:id="748" w:name="_Toc119230035"/>
      <w:r w:rsidRPr="00AB0056">
        <w:rPr>
          <w:rStyle w:val="affffc"/>
          <w:rtl/>
        </w:rPr>
        <w:t>בת כהן ניסת לישראל,</w:t>
      </w:r>
      <w:bookmarkEnd w:id="747"/>
      <w:bookmarkEnd w:id="748"/>
      <w:r w:rsidRPr="00C35A2C">
        <w:rPr>
          <w:rtl/>
        </w:rPr>
        <w:t xml:space="preserve"> בין מלוג בין צאן ברזל</w:t>
      </w:r>
      <w:r w:rsidRPr="00C35A2C">
        <w:rPr>
          <w:rFonts w:hint="cs"/>
          <w:rtl/>
        </w:rPr>
        <w:t xml:space="preserve"> </w:t>
      </w:r>
      <w:r w:rsidR="00B87864">
        <w:rPr>
          <w:rFonts w:hint="cs"/>
          <w:rtl/>
        </w:rPr>
        <w:t xml:space="preserve">- </w:t>
      </w:r>
      <w:r w:rsidRPr="00C35A2C">
        <w:rPr>
          <w:rtl/>
        </w:rPr>
        <w:t>לא</w:t>
      </w:r>
      <w:r w:rsidR="00B87864">
        <w:rPr>
          <w:rFonts w:hint="cs"/>
          <w:rtl/>
        </w:rPr>
        <w:t xml:space="preserve"> </w:t>
      </w:r>
      <w:r w:rsidRPr="00C35A2C">
        <w:rPr>
          <w:rtl/>
        </w:rPr>
        <w:t>יאכלו.</w:t>
      </w:r>
    </w:p>
    <w:p w14:paraId="02E40B9B" w14:textId="17EB9A13" w:rsidR="00B433C9" w:rsidRPr="00C35A2C" w:rsidRDefault="00B433C9" w:rsidP="007C50EB">
      <w:pPr>
        <w:pStyle w:val="afff4"/>
        <w:rPr>
          <w:rtl/>
        </w:rPr>
      </w:pPr>
      <w:ins w:id="9907" w:author="מספור קטעי משנה" w:date="2026-10-06T06:45:58Z">
        <w:r>
          <w:rPr>
            <w:rStyle w:val="MisparKeta"/>
          </w:rPr>
          <w:t xml:space="preserve">ב. </w:t>
        </w:r>
      </w:ins>
      <w:bookmarkStart w:id="749" w:name="_Toc119172942"/>
      <w:bookmarkStart w:id="750" w:name="_Toc119230036"/>
      <w:r w:rsidRPr="00C35A2C">
        <w:rPr>
          <w:rFonts w:hint="cs"/>
          <w:rtl/>
        </w:rPr>
        <w:t>עבדי מלוג לא יאכלו</w:t>
      </w:r>
      <w:r w:rsidR="00B87864">
        <w:rPr>
          <w:rFonts w:hint="cs"/>
          <w:rtl/>
        </w:rPr>
        <w:t>.</w:t>
      </w:r>
      <w:bookmarkEnd w:id="749"/>
      <w:bookmarkEnd w:id="750"/>
    </w:p>
    <w:p w14:paraId="22D0E9DA" w14:textId="22060116" w:rsidR="00B433C9" w:rsidRPr="00572F4D" w:rsidRDefault="00B87864" w:rsidP="00B45C2D">
      <w:pPr>
        <w:rPr>
          <w:rStyle w:val="affff1"/>
          <w:rtl/>
        </w:rPr>
      </w:pPr>
      <w:r w:rsidRPr="00B45C2D">
        <w:rPr>
          <w:rStyle w:val="affff5"/>
          <w:rFonts w:hint="eastAsia"/>
          <w:rtl/>
        </w:rPr>
        <w:t>ויקשה</w:t>
      </w:r>
      <w:r>
        <w:rPr>
          <w:rFonts w:ascii="FontbitDavid" w:hAnsi="FontbitDavid" w:hint="cs"/>
          <w:sz w:val="32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להוי כקנינו!</w:t>
      </w:r>
      <w:r w:rsidR="009812AF">
        <w:rPr>
          <w:rFonts w:ascii="FontbitDavid" w:hAnsi="FontbitDavid" w:hint="cs"/>
          <w:sz w:val="32"/>
          <w:rtl/>
        </w:rPr>
        <w:t xml:space="preserve"> </w:t>
      </w:r>
      <w:r w:rsidRPr="00B45C2D">
        <w:rPr>
          <w:rStyle w:val="affff1"/>
          <w:rFonts w:hint="eastAsia"/>
          <w:rtl/>
        </w:rPr>
        <w:t>ד</w:t>
      </w:r>
      <w:r w:rsidR="00B433C9" w:rsidRPr="00572F4D">
        <w:rPr>
          <w:rStyle w:val="affff1"/>
          <w:rFonts w:hint="cs"/>
          <w:rtl/>
        </w:rPr>
        <w:t>'</w:t>
      </w:r>
      <w:r w:rsidR="00B433C9" w:rsidRPr="00572F4D">
        <w:rPr>
          <w:rStyle w:val="affff1"/>
          <w:rtl/>
        </w:rPr>
        <w:t>כהן כי יקנה נפש</w:t>
      </w:r>
      <w:r>
        <w:rPr>
          <w:rStyle w:val="affff1"/>
          <w:rFonts w:hint="cs"/>
          <w:rtl/>
        </w:rPr>
        <w:t>,</w:t>
      </w:r>
      <w:r w:rsidR="00B433C9" w:rsidRPr="00572F4D">
        <w:rPr>
          <w:rStyle w:val="affff1"/>
          <w:rtl/>
        </w:rPr>
        <w:t xml:space="preserve"> קנין כספו</w:t>
      </w:r>
      <w:r>
        <w:rPr>
          <w:rStyle w:val="affff1"/>
          <w:rFonts w:hint="cs"/>
          <w:rtl/>
        </w:rPr>
        <w:t>,</w:t>
      </w:r>
      <w:r w:rsidR="00B433C9" w:rsidRPr="00572F4D">
        <w:rPr>
          <w:rStyle w:val="affff1"/>
          <w:rtl/>
        </w:rPr>
        <w:t xml:space="preserve"> הוא יאכל בו</w:t>
      </w:r>
      <w:r w:rsidR="00B433C9" w:rsidRPr="00572F4D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 xml:space="preserve"> -</w:t>
      </w:r>
    </w:p>
    <w:p w14:paraId="20C53108" w14:textId="3D035E05" w:rsidR="009812AF" w:rsidRDefault="00B87864" w:rsidP="007C50EB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ד</w:t>
      </w:r>
      <w:r w:rsidR="00B433C9" w:rsidRPr="00C35A2C">
        <w:rPr>
          <w:rFonts w:ascii="FontbitDavid" w:hAnsi="FontbitDavid"/>
          <w:sz w:val="32"/>
          <w:rtl/>
        </w:rPr>
        <w:t xml:space="preserve">אשה שקנתה עבדים, ועבדיו שקנו עבדים, </w:t>
      </w:r>
      <w:r>
        <w:rPr>
          <w:rFonts w:ascii="FontbitDavid" w:hAnsi="FontbitDavid" w:hint="cs"/>
          <w:sz w:val="32"/>
          <w:rtl/>
        </w:rPr>
        <w:t>שהם '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קנינו שקנה קנין</w:t>
      </w:r>
      <w:r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א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>כל</w:t>
      </w:r>
      <w:r>
        <w:rPr>
          <w:rFonts w:ascii="FontbitDavid" w:hAnsi="FontbitDavid" w:hint="cs"/>
          <w:sz w:val="32"/>
          <w:rtl/>
        </w:rPr>
        <w:t>ים,</w:t>
      </w:r>
      <w:r w:rsidRPr="00B45C2D">
        <w:rPr>
          <w:rStyle w:val="affff8"/>
          <w:rtl/>
        </w:rPr>
        <w:t xml:space="preserve"> </w:t>
      </w:r>
      <w:r>
        <w:rPr>
          <w:rStyle w:val="affff8"/>
          <w:rtl/>
        </w:rPr>
        <w:tab/>
      </w:r>
      <w:r>
        <w:rPr>
          <w:rStyle w:val="affff8"/>
          <w:rtl/>
        </w:rPr>
        <w:tab/>
      </w:r>
      <w:r>
        <w:rPr>
          <w:rStyle w:val="affff8"/>
          <w:rFonts w:hint="cs"/>
          <w:rtl/>
        </w:rPr>
        <w:t xml:space="preserve">  </w:t>
      </w:r>
      <w:r w:rsidRPr="00B45C2D">
        <w:rPr>
          <w:rStyle w:val="affff8"/>
          <w:rFonts w:hint="eastAsia"/>
          <w:rtl/>
        </w:rPr>
        <w:t>מלבד</w:t>
      </w:r>
      <w:r w:rsidRPr="00B45C2D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 xml:space="preserve">הדין </w:t>
      </w:r>
      <w:r w:rsidRPr="00B45C2D">
        <w:rPr>
          <w:rStyle w:val="affff8"/>
          <w:rFonts w:hint="eastAsia"/>
          <w:rtl/>
        </w:rPr>
        <w:t>שהיא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ועבדיו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עצמם</w:t>
      </w:r>
      <w:r w:rsidRPr="00B45C2D">
        <w:rPr>
          <w:rStyle w:val="affff8"/>
          <w:rtl/>
        </w:rPr>
        <w:t xml:space="preserve"> </w:t>
      </w:r>
      <w:r w:rsidRPr="00B45C2D">
        <w:rPr>
          <w:rStyle w:val="affff8"/>
          <w:rFonts w:hint="eastAsia"/>
          <w:rtl/>
        </w:rPr>
        <w:t>אוכלים</w:t>
      </w:r>
      <w:r>
        <w:rPr>
          <w:rStyle w:val="affff8"/>
          <w:rFonts w:hint="cs"/>
          <w:rtl/>
        </w:rPr>
        <w:t xml:space="preserve"> - </w:t>
      </w:r>
      <w:r w:rsidRPr="00B45C2D">
        <w:rPr>
          <w:rStyle w:val="affff1"/>
          <w:rFonts w:hint="eastAsia"/>
          <w:rtl/>
        </w:rPr>
        <w:t>מפשט</w:t>
      </w:r>
      <w:r w:rsidRPr="00B45C2D">
        <w:rPr>
          <w:rStyle w:val="affff1"/>
          <w:rtl/>
        </w:rPr>
        <w:t xml:space="preserve"> </w:t>
      </w:r>
      <w:r w:rsidRPr="00B45C2D">
        <w:rPr>
          <w:rStyle w:val="affff1"/>
          <w:rFonts w:hint="eastAsia"/>
          <w:rtl/>
        </w:rPr>
        <w:t>הכתוב</w:t>
      </w:r>
      <w:r>
        <w:rPr>
          <w:rStyle w:val="affff8"/>
          <w:rFonts w:hint="cs"/>
          <w:rtl/>
        </w:rPr>
        <w:t>.</w:t>
      </w:r>
    </w:p>
    <w:p w14:paraId="20EC06C7" w14:textId="2000DA70" w:rsidR="00B433C9" w:rsidRPr="00C35A2C" w:rsidRDefault="00B433C9" w:rsidP="00B87864">
      <w:pPr>
        <w:rPr>
          <w:rtl/>
        </w:rPr>
      </w:pPr>
      <w:r w:rsidRPr="00BE7BD0">
        <w:rPr>
          <w:rStyle w:val="affff5"/>
          <w:rFonts w:hint="cs"/>
          <w:rtl/>
        </w:rPr>
        <w:t>א</w:t>
      </w:r>
      <w:r w:rsidR="00B87864">
        <w:rPr>
          <w:rStyle w:val="affff5"/>
          <w:rFonts w:hint="cs"/>
          <w:rtl/>
        </w:rPr>
        <w:t xml:space="preserve">. </w:t>
      </w:r>
      <w:r w:rsidRPr="00C35A2C">
        <w:rPr>
          <w:rFonts w:ascii="FontbitDavid" w:hAnsi="FontbitDavid"/>
          <w:sz w:val="32"/>
          <w:rtl/>
        </w:rPr>
        <w:t xml:space="preserve">האוכל - מאכיל, שאין אוכל - </w:t>
      </w:r>
      <w:r w:rsidR="00B87864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>א מאכיל</w:t>
      </w:r>
      <w:r w:rsidR="00B87864">
        <w:rPr>
          <w:rFonts w:ascii="FontbitDavid" w:hAnsi="FontbitDavid" w:hint="cs"/>
          <w:sz w:val="32"/>
          <w:rtl/>
        </w:rPr>
        <w:t xml:space="preserve"> </w:t>
      </w:r>
      <w:r w:rsidR="00B87864">
        <w:rPr>
          <w:rStyle w:val="affff8"/>
          <w:rFonts w:hint="cs"/>
          <w:rtl/>
        </w:rPr>
        <w:t>[</w:t>
      </w:r>
      <w:r w:rsidR="00B87864" w:rsidRPr="00B45C2D">
        <w:rPr>
          <w:rStyle w:val="affff8"/>
          <w:rFonts w:hint="eastAsia"/>
          <w:rtl/>
        </w:rPr>
        <w:t>מדאורייתא</w:t>
      </w:r>
      <w:r w:rsidR="00B87864">
        <w:rPr>
          <w:rStyle w:val="affff8"/>
          <w:rFonts w:hint="cs"/>
          <w:rtl/>
        </w:rPr>
        <w:t>]</w:t>
      </w:r>
      <w:r w:rsidR="00B87864" w:rsidRPr="00B45C2D">
        <w:rPr>
          <w:rStyle w:val="affff8"/>
          <w:rtl/>
        </w:rPr>
        <w:t>.</w:t>
      </w:r>
    </w:p>
    <w:p w14:paraId="19CCCF92" w14:textId="1F30DE30" w:rsidR="00B433C9" w:rsidRDefault="00B433C9" w:rsidP="007C50EB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ערל וטמאים</w:t>
      </w:r>
      <w:r w:rsidRPr="00C35A2C">
        <w:rPr>
          <w:rFonts w:ascii="FontbitDavid" w:hAnsi="FontbitDavid"/>
          <w:sz w:val="32"/>
          <w:rtl/>
        </w:rPr>
        <w:t xml:space="preserve"> ש</w:t>
      </w:r>
      <w:r w:rsidR="00B87864">
        <w:rPr>
          <w:rFonts w:ascii="FontbitDavid" w:hAnsi="FontbitDavid" w:hint="cs"/>
          <w:sz w:val="32"/>
          <w:rtl/>
        </w:rPr>
        <w:t>לא אוכלין ו</w:t>
      </w:r>
      <w:r w:rsidRPr="00C35A2C">
        <w:rPr>
          <w:rFonts w:ascii="FontbitDavid" w:hAnsi="FontbitDavid"/>
          <w:sz w:val="32"/>
          <w:rtl/>
        </w:rPr>
        <w:t>מאכילין</w:t>
      </w:r>
      <w:r w:rsidR="009812AF">
        <w:rPr>
          <w:rFonts w:ascii="FontbitDavid" w:hAnsi="FontbitDavid" w:hint="cs"/>
          <w:sz w:val="32"/>
          <w:rtl/>
        </w:rPr>
        <w:t xml:space="preserve"> </w:t>
      </w:r>
      <w:r w:rsidR="00B87864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 w:hint="cs"/>
          <w:sz w:val="32"/>
          <w:rtl/>
        </w:rPr>
        <w:t>פ</w:t>
      </w:r>
      <w:r w:rsidR="009812AF">
        <w:rPr>
          <w:rFonts w:ascii="FontbitDavid" w:hAnsi="FontbitDavid" w:hint="cs"/>
          <w:sz w:val="32"/>
          <w:rtl/>
        </w:rPr>
        <w:t>יהם כואב להם</w:t>
      </w:r>
      <w:r w:rsidR="00B87864">
        <w:rPr>
          <w:rFonts w:ascii="FontbitDavid" w:hAnsi="FontbitDavid" w:hint="cs"/>
          <w:sz w:val="32"/>
          <w:rtl/>
        </w:rPr>
        <w:t>.</w:t>
      </w:r>
    </w:p>
    <w:p w14:paraId="7295E1AC" w14:textId="4B56D4A2" w:rsidR="00B433C9" w:rsidRPr="00D238B7" w:rsidRDefault="00B87864" w:rsidP="00B55EDF">
      <w:pPr>
        <w:rPr>
          <w:rStyle w:val="affff5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ממזר</w:t>
      </w:r>
      <w:r w:rsidR="00B433C9" w:rsidRPr="00C35A2C">
        <w:rPr>
          <w:rFonts w:ascii="FontbitDavid" w:hAnsi="FontbitDavid" w:hint="cs"/>
          <w:sz w:val="32"/>
          <w:rtl/>
        </w:rPr>
        <w:t xml:space="preserve"> שאין אוכל ומאכיל</w:t>
      </w:r>
      <w:r w:rsidRPr="00B45C2D">
        <w:rPr>
          <w:rStyle w:val="affff8"/>
          <w:rtl/>
        </w:rPr>
        <w:t xml:space="preserve"> אם אמו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Pr="00B87864">
        <w:rPr>
          <w:rFonts w:hint="cs"/>
          <w:rtl/>
        </w:rPr>
        <w:t>'</w:t>
      </w:r>
      <w:r w:rsidR="00B433C9" w:rsidRPr="00D1637C">
        <w:rPr>
          <w:rFonts w:cs="PFT_Frank"/>
          <w:b/>
          <w:bCs/>
          <w:szCs w:val="14"/>
          <w:rtl/>
        </w:rPr>
        <w:t>קנין</w:t>
      </w:r>
      <w:r w:rsidR="00B433C9" w:rsidRPr="00B45C2D">
        <w:rPr>
          <w:rtl/>
        </w:rPr>
        <w:t xml:space="preserve"> אוכל</w:t>
      </w:r>
      <w:r w:rsidRPr="00B45C2D">
        <w:rPr>
          <w:rtl/>
        </w:rPr>
        <w:t>'</w:t>
      </w:r>
      <w:r w:rsidR="00B433C9" w:rsidRPr="0090328A">
        <w:rPr>
          <w:rFonts w:cs="PFT_Frank"/>
          <w:b/>
          <w:bCs/>
          <w:sz w:val="14"/>
          <w:szCs w:val="14"/>
          <w:rtl/>
        </w:rPr>
        <w:t xml:space="preserve"> </w:t>
      </w:r>
      <w:r>
        <w:rPr>
          <w:rFonts w:hint="cs"/>
          <w:rtl/>
        </w:rPr>
        <w:t>אמרנו,</w:t>
      </w:r>
      <w:r w:rsidRPr="00B45C2D">
        <w:rPr>
          <w:rStyle w:val="affff8"/>
          <w:rtl/>
        </w:rPr>
        <w:t xml:space="preserve"> לא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זרע</w:t>
      </w:r>
      <w:r w:rsidRPr="00B45C2D">
        <w:rPr>
          <w:rStyle w:val="affff8"/>
          <w:rtl/>
        </w:rPr>
        <w:t>.</w:t>
      </w:r>
    </w:p>
    <w:p w14:paraId="7AFF736D" w14:textId="3B680366" w:rsidR="00B433C9" w:rsidRPr="00D238B7" w:rsidRDefault="00B433C9" w:rsidP="00B45C2D">
      <w:pPr>
        <w:rPr>
          <w:rStyle w:val="affff5"/>
          <w:rtl/>
        </w:rPr>
      </w:pPr>
      <w:r w:rsidRPr="00D238B7">
        <w:rPr>
          <w:rStyle w:val="affff5"/>
          <w:rFonts w:hint="cs"/>
          <w:rtl/>
        </w:rPr>
        <w:t>ב.</w:t>
      </w:r>
      <w:r w:rsidRPr="008C5772">
        <w:rPr>
          <w:rFonts w:hint="cs"/>
          <w:rtl/>
        </w:rPr>
        <w:t xml:space="preserve"> </w:t>
      </w:r>
      <w:r w:rsidRPr="008C5772">
        <w:rPr>
          <w:rtl/>
        </w:rPr>
        <w:t xml:space="preserve">מדאורייתא </w:t>
      </w:r>
      <w:r w:rsidRPr="008C5772">
        <w:rPr>
          <w:rFonts w:hint="cs"/>
          <w:rtl/>
        </w:rPr>
        <w:t>א</w:t>
      </w:r>
      <w:r w:rsidR="009812AF">
        <w:rPr>
          <w:rFonts w:hint="cs"/>
          <w:rtl/>
        </w:rPr>
        <w:t>וכלים, וגזרו</w:t>
      </w:r>
      <w:r w:rsidR="00B87864">
        <w:rPr>
          <w:rStyle w:val="affff5"/>
          <w:rFonts w:hint="cs"/>
          <w:rtl/>
        </w:rPr>
        <w:t xml:space="preserve"> </w:t>
      </w:r>
      <w:r w:rsidR="00B87864">
        <w:rPr>
          <w:rFonts w:hint="cs"/>
          <w:rtl/>
        </w:rPr>
        <w:t>שתרגיש</w:t>
      </w:r>
      <w:r w:rsidRPr="008C5772">
        <w:rPr>
          <w:rtl/>
        </w:rPr>
        <w:t xml:space="preserve"> </w:t>
      </w:r>
      <w:r w:rsidR="00B87864">
        <w:rPr>
          <w:rFonts w:hint="cs"/>
          <w:rtl/>
        </w:rPr>
        <w:t>כ</w:t>
      </w:r>
      <w:r w:rsidRPr="008C5772">
        <w:rPr>
          <w:rtl/>
        </w:rPr>
        <w:t xml:space="preserve">זונה אצלו, </w:t>
      </w:r>
      <w:r w:rsidR="00B87864">
        <w:rPr>
          <w:rFonts w:hint="cs"/>
          <w:rtl/>
        </w:rPr>
        <w:t>וי</w:t>
      </w:r>
      <w:r w:rsidR="00771C65">
        <w:rPr>
          <w:rFonts w:hint="cs"/>
          <w:rtl/>
        </w:rPr>
        <w:t>וציא</w:t>
      </w:r>
      <w:r w:rsidR="00B87864">
        <w:rPr>
          <w:rFonts w:hint="cs"/>
          <w:rtl/>
        </w:rPr>
        <w:t>נ</w:t>
      </w:r>
      <w:r w:rsidR="00771C65">
        <w:rPr>
          <w:rFonts w:hint="cs"/>
          <w:rtl/>
        </w:rPr>
        <w:t>ה</w:t>
      </w:r>
      <w:r w:rsidRPr="008C5772">
        <w:rPr>
          <w:rtl/>
        </w:rPr>
        <w:t>.</w:t>
      </w:r>
    </w:p>
    <w:p w14:paraId="30CAE512" w14:textId="5AF8D03E" w:rsidR="00B433C9" w:rsidRPr="00C35A2C" w:rsidRDefault="00B433C9" w:rsidP="00736C06">
      <w:pPr>
        <w:rPr>
          <w:rtl/>
        </w:rPr>
      </w:pPr>
      <w:r w:rsidRPr="00262A77">
        <w:rPr>
          <w:rStyle w:val="affff5"/>
          <w:rFonts w:hint="cs"/>
          <w:rtl/>
        </w:rPr>
        <w:t>ג.</w:t>
      </w:r>
      <w:r w:rsidRPr="003F3A85">
        <w:rPr>
          <w:rFonts w:cs="PFT_Frank" w:hint="cs"/>
          <w:b/>
          <w:bCs/>
          <w:spacing w:val="-2"/>
          <w:szCs w:val="14"/>
          <w:rtl/>
        </w:rPr>
        <w:t xml:space="preserve"> </w:t>
      </w:r>
      <w:r w:rsidRPr="00262A77">
        <w:rPr>
          <w:spacing w:val="-2"/>
          <w:rtl/>
        </w:rPr>
        <w:t>גזר</w:t>
      </w:r>
      <w:r w:rsidR="00B87864">
        <w:rPr>
          <w:rFonts w:hint="cs"/>
          <w:spacing w:val="-2"/>
          <w:rtl/>
        </w:rPr>
        <w:t>ו</w:t>
      </w:r>
      <w:r w:rsidRPr="00262A77">
        <w:rPr>
          <w:spacing w:val="-2"/>
          <w:rtl/>
        </w:rPr>
        <w:t xml:space="preserve"> </w:t>
      </w:r>
      <w:r w:rsidR="00B87864">
        <w:rPr>
          <w:rFonts w:hint="cs"/>
          <w:rtl/>
        </w:rPr>
        <w:t xml:space="preserve">אטו </w:t>
      </w:r>
      <w:r w:rsidRPr="00C35A2C">
        <w:rPr>
          <w:rtl/>
        </w:rPr>
        <w:t xml:space="preserve">אלמנה </w:t>
      </w:r>
      <w:r w:rsidRPr="00D1637C">
        <w:rPr>
          <w:rFonts w:cs="PFT_Frank"/>
          <w:b/>
          <w:bCs/>
          <w:szCs w:val="14"/>
          <w:rtl/>
        </w:rPr>
        <w:t>כהנת</w:t>
      </w:r>
      <w:r w:rsidRPr="00C35A2C">
        <w:rPr>
          <w:rFonts w:hint="cs"/>
          <w:rtl/>
        </w:rPr>
        <w:t xml:space="preserve"> ש</w:t>
      </w:r>
      <w:r w:rsidR="00B87864">
        <w:rPr>
          <w:rFonts w:hint="cs"/>
          <w:rtl/>
        </w:rPr>
        <w:t>תור</w:t>
      </w:r>
      <w:r w:rsidRPr="00C35A2C">
        <w:rPr>
          <w:rFonts w:hint="cs"/>
          <w:rtl/>
        </w:rPr>
        <w:t>ה היתר</w:t>
      </w:r>
      <w:r w:rsidR="00B87864">
        <w:rPr>
          <w:rFonts w:hint="cs"/>
          <w:rtl/>
        </w:rPr>
        <w:t>,</w:t>
      </w:r>
      <w:r w:rsidRPr="00C35A2C">
        <w:rPr>
          <w:rFonts w:hint="cs"/>
          <w:rtl/>
        </w:rPr>
        <w:t xml:space="preserve"> </w:t>
      </w:r>
      <w:r w:rsidR="00B87864">
        <w:rPr>
          <w:rFonts w:hint="cs"/>
          <w:rtl/>
        </w:rPr>
        <w:t>'</w:t>
      </w:r>
      <w:r w:rsidRPr="00C35A2C">
        <w:rPr>
          <w:rFonts w:hint="cs"/>
          <w:rtl/>
        </w:rPr>
        <w:t>מתחילה אכל</w:t>
      </w:r>
      <w:r w:rsidR="00B87864">
        <w:rPr>
          <w:rFonts w:hint="cs"/>
          <w:rtl/>
        </w:rPr>
        <w:t>ו</w:t>
      </w:r>
      <w:r w:rsidRPr="00C35A2C">
        <w:rPr>
          <w:rFonts w:hint="cs"/>
          <w:rtl/>
        </w:rPr>
        <w:t xml:space="preserve"> בתרומה </w:t>
      </w:r>
      <w:r w:rsidR="00B87864">
        <w:rPr>
          <w:rFonts w:hint="cs"/>
          <w:rtl/>
        </w:rPr>
        <w:t>ד</w:t>
      </w:r>
      <w:r w:rsidRPr="00C35A2C">
        <w:rPr>
          <w:rFonts w:hint="cs"/>
          <w:rtl/>
        </w:rPr>
        <w:t>אביה</w:t>
      </w:r>
      <w:r w:rsidR="00B87864">
        <w:rPr>
          <w:rFonts w:hint="cs"/>
          <w:rtl/>
        </w:rPr>
        <w:t>,</w:t>
      </w:r>
      <w:r w:rsidRPr="00C35A2C">
        <w:rPr>
          <w:rFonts w:hint="cs"/>
          <w:rtl/>
        </w:rPr>
        <w:t xml:space="preserve"> ו</w:t>
      </w:r>
      <w:r w:rsidR="00B87864">
        <w:rPr>
          <w:rFonts w:hint="cs"/>
          <w:rtl/>
        </w:rPr>
        <w:t xml:space="preserve">אח"כ דבעלה, ושוב </w:t>
      </w:r>
      <w:r w:rsidRPr="00C35A2C">
        <w:rPr>
          <w:rFonts w:hint="cs"/>
          <w:rtl/>
        </w:rPr>
        <w:t>עכשיו</w:t>
      </w:r>
      <w:r w:rsidR="00A869D3">
        <w:rPr>
          <w:rFonts w:hint="cs"/>
          <w:rtl/>
        </w:rPr>
        <w:t xml:space="preserve"> כשמת</w:t>
      </w:r>
      <w:r w:rsidRPr="00C35A2C">
        <w:rPr>
          <w:rFonts w:hint="cs"/>
          <w:rtl/>
        </w:rPr>
        <w:t xml:space="preserve"> </w:t>
      </w:r>
      <w:r w:rsidR="00A869D3">
        <w:rPr>
          <w:rFonts w:hint="cs"/>
          <w:rtl/>
        </w:rPr>
        <w:t>יאכלו בדאביה</w:t>
      </w:r>
      <w:r w:rsidR="00392867">
        <w:rPr>
          <w:rFonts w:hint="cs"/>
          <w:rtl/>
        </w:rPr>
        <w:t>'</w:t>
      </w:r>
      <w:r w:rsidR="009812AF">
        <w:rPr>
          <w:rFonts w:hint="cs"/>
          <w:rtl/>
        </w:rPr>
        <w:t>,</w:t>
      </w:r>
      <w:r w:rsidRPr="00C35A2C">
        <w:rPr>
          <w:rFonts w:hint="cs"/>
          <w:rtl/>
        </w:rPr>
        <w:t xml:space="preserve"> ולא י</w:t>
      </w:r>
      <w:r w:rsidR="00A869D3">
        <w:rPr>
          <w:rFonts w:hint="cs"/>
          <w:rtl/>
        </w:rPr>
        <w:t>ו</w:t>
      </w:r>
      <w:r w:rsidRPr="00C35A2C">
        <w:rPr>
          <w:rFonts w:hint="cs"/>
          <w:rtl/>
        </w:rPr>
        <w:t>דע</w:t>
      </w:r>
      <w:r w:rsidR="00A869D3">
        <w:rPr>
          <w:rFonts w:hint="cs"/>
          <w:rtl/>
        </w:rPr>
        <w:t>ת</w:t>
      </w:r>
      <w:r w:rsidRPr="00C35A2C">
        <w:rPr>
          <w:rFonts w:hint="cs"/>
          <w:rtl/>
        </w:rPr>
        <w:t xml:space="preserve"> </w:t>
      </w:r>
      <w:r w:rsidR="00A869D3">
        <w:rPr>
          <w:rFonts w:hint="cs"/>
          <w:rtl/>
        </w:rPr>
        <w:t>ש</w:t>
      </w:r>
      <w:r w:rsidRPr="00C35A2C">
        <w:rPr>
          <w:rFonts w:hint="cs"/>
          <w:rtl/>
        </w:rPr>
        <w:t>נעשית חללה</w:t>
      </w:r>
      <w:r w:rsidR="00A869D3">
        <w:rPr>
          <w:rFonts w:hint="cs"/>
          <w:rtl/>
        </w:rPr>
        <w:t xml:space="preserve"> </w:t>
      </w:r>
      <w:r w:rsidR="00A869D3" w:rsidRPr="00A07384">
        <w:rPr>
          <w:rStyle w:val="affff8"/>
          <w:rFonts w:cs="PFT_Frank" w:hint="eastAsia"/>
          <w:b/>
          <w:bCs/>
          <w:szCs w:val="10"/>
          <w:rtl/>
        </w:rPr>
        <w:t>ואין</w:t>
      </w:r>
      <w:r w:rsidR="00A869D3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A869D3" w:rsidRPr="00A07384">
        <w:rPr>
          <w:rStyle w:val="affff8"/>
          <w:rFonts w:cs="PFT_Frank" w:hint="eastAsia"/>
          <w:b/>
          <w:bCs/>
          <w:szCs w:val="10"/>
          <w:rtl/>
        </w:rPr>
        <w:t>לעבדים</w:t>
      </w:r>
      <w:r w:rsidR="00A869D3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A869D3" w:rsidRPr="00A07384">
        <w:rPr>
          <w:rStyle w:val="affff8"/>
          <w:rFonts w:cs="PFT_Frank" w:hint="eastAsia"/>
          <w:b/>
          <w:bCs/>
          <w:szCs w:val="10"/>
          <w:rtl/>
        </w:rPr>
        <w:t>לאכול</w:t>
      </w:r>
      <w:r w:rsidR="00A869D3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A869D3" w:rsidRPr="00A07384">
        <w:rPr>
          <w:rStyle w:val="affff8"/>
          <w:rFonts w:cs="PFT_Frank" w:hint="eastAsia"/>
          <w:b/>
          <w:bCs/>
          <w:szCs w:val="10"/>
          <w:rtl/>
        </w:rPr>
        <w:t>כעת</w:t>
      </w:r>
      <w:r w:rsidR="00A869D3" w:rsidRPr="00A07384">
        <w:rPr>
          <w:rStyle w:val="affff8"/>
          <w:rFonts w:cs="PFT_Frank"/>
          <w:b/>
          <w:bCs/>
          <w:szCs w:val="10"/>
          <w:rtl/>
        </w:rPr>
        <w:t xml:space="preserve"> באביה</w:t>
      </w:r>
      <w:r w:rsidR="00A869D3">
        <w:rPr>
          <w:rStyle w:val="affff8"/>
          <w:rFonts w:hint="cs"/>
          <w:rtl/>
        </w:rPr>
        <w:t>.</w:t>
      </w:r>
    </w:p>
    <w:p w14:paraId="72C2BB6D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סו.</w:t>
      </w:r>
    </w:p>
    <w:p w14:paraId="339D4746" w14:textId="3E9DB895" w:rsidR="00B433C9" w:rsidRPr="00062827" w:rsidRDefault="00B433C9" w:rsidP="00736C06">
      <w:pPr>
        <w:pStyle w:val="affff2"/>
        <w:rPr>
          <w:spacing w:val="-6"/>
          <w:rtl/>
        </w:rPr>
      </w:pPr>
      <w:bookmarkStart w:id="751" w:name="_Toc119172943"/>
      <w:bookmarkStart w:id="752" w:name="_Toc119230037"/>
      <w:r w:rsidRPr="00062827">
        <w:rPr>
          <w:spacing w:val="-6"/>
          <w:rtl/>
        </w:rPr>
        <w:t>המכנסת שום לבעלה, היא</w:t>
      </w:r>
      <w:r w:rsidR="00A869D3" w:rsidRPr="00062827">
        <w:rPr>
          <w:rFonts w:hint="cs"/>
          <w:spacing w:val="-6"/>
          <w:rtl/>
        </w:rPr>
        <w:t>:</w:t>
      </w:r>
      <w:r w:rsidRPr="00062827">
        <w:rPr>
          <w:spacing w:val="-6"/>
          <w:rtl/>
        </w:rPr>
        <w:t xml:space="preserve"> כלי אני נוטלת</w:t>
      </w:r>
      <w:r w:rsidR="00392867" w:rsidRPr="00062827">
        <w:rPr>
          <w:rFonts w:hint="cs"/>
          <w:spacing w:val="-6"/>
          <w:rtl/>
        </w:rPr>
        <w:t>!</w:t>
      </w:r>
      <w:r w:rsidRPr="00062827">
        <w:rPr>
          <w:spacing w:val="-6"/>
          <w:rtl/>
        </w:rPr>
        <w:t xml:space="preserve"> והוא</w:t>
      </w:r>
      <w:r w:rsidR="00A869D3" w:rsidRPr="00062827">
        <w:rPr>
          <w:spacing w:val="-6"/>
          <w:rtl/>
        </w:rPr>
        <w:t>:</w:t>
      </w:r>
      <w:r w:rsidRPr="00062827">
        <w:rPr>
          <w:spacing w:val="-6"/>
          <w:rtl/>
        </w:rPr>
        <w:t xml:space="preserve"> דמים אתן</w:t>
      </w:r>
      <w:r w:rsidR="00392867" w:rsidRPr="00062827">
        <w:rPr>
          <w:rFonts w:hint="cs"/>
          <w:spacing w:val="-6"/>
          <w:rtl/>
        </w:rPr>
        <w:t>!</w:t>
      </w:r>
      <w:bookmarkEnd w:id="751"/>
      <w:bookmarkEnd w:id="752"/>
    </w:p>
    <w:p w14:paraId="0521913A" w14:textId="5D69EB30" w:rsidR="00B433C9" w:rsidRPr="00EA6942" w:rsidRDefault="00B433C9" w:rsidP="002C449D">
      <w:pPr>
        <w:rPr>
          <w:rFonts w:ascii="FontbitDavid" w:hAnsi="FontbitDavid"/>
          <w:spacing w:val="-6"/>
          <w:sz w:val="32"/>
          <w:rtl/>
        </w:rPr>
      </w:pPr>
      <w:r w:rsidRPr="00BE7BD0">
        <w:rPr>
          <w:rStyle w:val="affff5"/>
          <w:rtl/>
        </w:rPr>
        <w:t>ר</w:t>
      </w:r>
      <w:r w:rsidR="009812AF">
        <w:rPr>
          <w:rStyle w:val="affff5"/>
          <w:rFonts w:hint="cs"/>
          <w:rtl/>
        </w:rPr>
        <w:t>"י</w:t>
      </w:r>
      <w:r w:rsidRPr="00BE7BD0">
        <w:rPr>
          <w:rStyle w:val="affff5"/>
          <w:rFonts w:hint="cs"/>
          <w:rtl/>
        </w:rPr>
        <w:t>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הדין עמה</w:t>
      </w:r>
      <w:r w:rsidR="00392867" w:rsidRPr="00D1637C">
        <w:rPr>
          <w:rFonts w:cs="PFT_Frank" w:hint="cs"/>
          <w:b/>
          <w:bCs/>
          <w:szCs w:val="14"/>
          <w:rtl/>
        </w:rPr>
        <w:t xml:space="preserve"> </w:t>
      </w:r>
      <w:r w:rsidR="00392867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>שבח בית אביה</w:t>
      </w:r>
      <w:r w:rsidR="00392867">
        <w:rPr>
          <w:rStyle w:val="affff5"/>
          <w:rFonts w:hint="cs"/>
          <w:rtl/>
        </w:rPr>
        <w:t>,</w:t>
      </w:r>
      <w:r w:rsidR="00962A77">
        <w:rPr>
          <w:rStyle w:val="affff5"/>
          <w:rFonts w:hint="cs"/>
          <w:rtl/>
        </w:rPr>
        <w:t xml:space="preserve"> </w:t>
      </w:r>
      <w:r w:rsidR="00392867">
        <w:rPr>
          <w:rFonts w:ascii="FontbitDavid" w:hAnsi="FontbitDavid" w:hint="cs"/>
          <w:sz w:val="32"/>
          <w:rtl/>
        </w:rPr>
        <w:t xml:space="preserve"> </w:t>
      </w:r>
      <w:r w:rsidRPr="00BE7BD0">
        <w:rPr>
          <w:rStyle w:val="affff5"/>
          <w:rtl/>
        </w:rPr>
        <w:t>ר</w:t>
      </w:r>
      <w:r w:rsidR="00962A77">
        <w:rPr>
          <w:rStyle w:val="affff5"/>
          <w:rFonts w:hint="cs"/>
          <w:rtl/>
        </w:rPr>
        <w:t>"</w:t>
      </w:r>
      <w:r w:rsidRPr="00BE7BD0">
        <w:rPr>
          <w:rStyle w:val="affff5"/>
          <w:rtl/>
        </w:rPr>
        <w:t>א</w:t>
      </w:r>
      <w:r w:rsidRPr="00BE7BD0">
        <w:rPr>
          <w:rStyle w:val="affff5"/>
          <w:rFonts w:hint="cs"/>
          <w:rtl/>
        </w:rPr>
        <w:t>:</w:t>
      </w:r>
      <w:r w:rsidRPr="00BE7BD0">
        <w:rPr>
          <w:rStyle w:val="affff5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עמו</w:t>
      </w:r>
      <w:r w:rsidRPr="00EA6942">
        <w:rPr>
          <w:rFonts w:ascii="FontbitDavid" w:hAnsi="FontbitDavid"/>
          <w:spacing w:val="-6"/>
          <w:sz w:val="32"/>
          <w:rtl/>
        </w:rPr>
        <w:t xml:space="preserve"> </w:t>
      </w:r>
      <w:r w:rsidR="00392867">
        <w:rPr>
          <w:rFonts w:ascii="FontbitDavid" w:hAnsi="FontbitDavid" w:hint="cs"/>
          <w:spacing w:val="-6"/>
          <w:sz w:val="32"/>
          <w:rtl/>
        </w:rPr>
        <w:t xml:space="preserve"> - </w:t>
      </w:r>
      <w:r w:rsidRPr="00EA6942">
        <w:rPr>
          <w:rFonts w:ascii="FontbitDavid" w:hAnsi="FontbitDavid"/>
          <w:spacing w:val="-6"/>
          <w:sz w:val="32"/>
          <w:rtl/>
        </w:rPr>
        <w:t>באחריו</w:t>
      </w:r>
      <w:r w:rsidR="00962A77">
        <w:rPr>
          <w:rFonts w:ascii="FontbitDavid" w:hAnsi="FontbitDavid" w:hint="cs"/>
          <w:spacing w:val="-6"/>
          <w:sz w:val="32"/>
          <w:rtl/>
        </w:rPr>
        <w:t>תו</w:t>
      </w:r>
      <w:r w:rsidR="00392867">
        <w:rPr>
          <w:rFonts w:ascii="FontbitDavid" w:hAnsi="FontbitDavid" w:hint="cs"/>
          <w:spacing w:val="-6"/>
          <w:sz w:val="32"/>
          <w:rtl/>
        </w:rPr>
        <w:t>, כשלו</w:t>
      </w:r>
      <w:r w:rsidR="00962A77">
        <w:rPr>
          <w:rFonts w:ascii="FontbitDavid" w:hAnsi="FontbitDavid" w:hint="cs"/>
          <w:spacing w:val="-6"/>
          <w:sz w:val="32"/>
          <w:rtl/>
        </w:rPr>
        <w:t>.</w:t>
      </w:r>
    </w:p>
    <w:p w14:paraId="73CD124B" w14:textId="52CB7471" w:rsidR="00B433C9" w:rsidRPr="00C35A2C" w:rsidRDefault="00962A77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2C449D">
        <w:rPr>
          <w:rStyle w:val="affff5"/>
          <w:rFonts w:hint="cs"/>
          <w:rtl/>
        </w:rPr>
        <w:t>יקשה לר"י ממשנתינו</w:t>
      </w:r>
      <w:r w:rsidR="00B433C9" w:rsidRPr="00855F8A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2C449D"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/>
          <w:sz w:val="32"/>
          <w:rtl/>
        </w:rPr>
        <w:t xml:space="preserve">חייב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באחריות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2C449D">
        <w:rPr>
          <w:rFonts w:ascii="FontbitDavid" w:hAnsi="FontbitDavid" w:hint="cs"/>
          <w:sz w:val="32"/>
          <w:rtl/>
        </w:rPr>
        <w:t>- מ"מ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אינם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שלו</w:t>
      </w:r>
      <w:r w:rsidR="002C449D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.</w:t>
      </w:r>
    </w:p>
    <w:p w14:paraId="3EB37469" w14:textId="6546C53B" w:rsidR="009812AF" w:rsidRDefault="00B433C9" w:rsidP="00B45C2D">
      <w:pPr>
        <w:rPr>
          <w:rtl/>
        </w:rPr>
      </w:pPr>
      <w:r w:rsidRPr="00B45C2D">
        <w:rPr>
          <w:rStyle w:val="affff5"/>
          <w:rtl/>
        </w:rPr>
        <w:t>ו</w:t>
      </w:r>
      <w:r w:rsidR="002C449D" w:rsidRPr="00B45C2D">
        <w:rPr>
          <w:rStyle w:val="affff5"/>
          <w:rFonts w:hint="eastAsia"/>
          <w:rtl/>
        </w:rPr>
        <w:t>יקשה</w:t>
      </w:r>
      <w:r w:rsidR="002C449D">
        <w:rPr>
          <w:rFonts w:hint="cs"/>
          <w:rtl/>
        </w:rPr>
        <w:t>: וכי משום</w:t>
      </w:r>
      <w:r w:rsidRPr="00C35A2C">
        <w:rPr>
          <w:rtl/>
        </w:rPr>
        <w:t xml:space="preserve"> אחריות</w:t>
      </w:r>
      <w:r w:rsidR="00392867">
        <w:rPr>
          <w:rFonts w:hint="cs"/>
          <w:rtl/>
        </w:rPr>
        <w:t xml:space="preserve"> </w:t>
      </w:r>
      <w:r w:rsidR="00392867" w:rsidRPr="00D1637C">
        <w:rPr>
          <w:rFonts w:cs="PFT_Frank" w:hint="eastAsia"/>
          <w:b/>
          <w:bCs/>
          <w:szCs w:val="14"/>
          <w:rtl/>
        </w:rPr>
        <w:t>לחוד</w:t>
      </w:r>
      <w:r w:rsidRPr="00C35A2C">
        <w:rPr>
          <w:rtl/>
        </w:rPr>
        <w:t xml:space="preserve"> </w:t>
      </w:r>
      <w:r w:rsidR="002C449D">
        <w:rPr>
          <w:rFonts w:hint="cs"/>
          <w:rtl/>
        </w:rPr>
        <w:t>י</w:t>
      </w:r>
      <w:r w:rsidRPr="00C35A2C">
        <w:rPr>
          <w:rtl/>
        </w:rPr>
        <w:t>אכל</w:t>
      </w:r>
      <w:r w:rsidR="002C449D">
        <w:rPr>
          <w:rFonts w:hint="cs"/>
          <w:rtl/>
        </w:rPr>
        <w:t>ו</w:t>
      </w:r>
      <w:r w:rsidRPr="00C35A2C">
        <w:rPr>
          <w:rtl/>
        </w:rPr>
        <w:t xml:space="preserve"> בתרומה?</w:t>
      </w:r>
    </w:p>
    <w:p w14:paraId="06975FB0" w14:textId="6F6FEA15" w:rsidR="00B433C9" w:rsidRPr="00B45C2D" w:rsidRDefault="002C449D" w:rsidP="00B55EDF">
      <w:pPr>
        <w:rPr>
          <w:rStyle w:val="affff8"/>
          <w:rtl/>
        </w:rPr>
      </w:pPr>
      <w:r>
        <w:rPr>
          <w:rStyle w:val="affff5"/>
          <w:rFonts w:hint="cs"/>
          <w:rtl/>
        </w:rPr>
        <w:lastRenderedPageBreak/>
        <w:t>ותירץ שכן, דתנן</w:t>
      </w:r>
      <w:r w:rsidR="00B433C9" w:rsidRPr="00855F8A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B45C2D">
        <w:rPr>
          <w:rStyle w:val="affff8"/>
          <w:rtl/>
        </w:rPr>
        <w:t>ישראל ששם פרה מכהן</w:t>
      </w:r>
      <w:r>
        <w:rPr>
          <w:rStyle w:val="affff8"/>
          <w:rFonts w:hint="cs"/>
          <w:rtl/>
        </w:rPr>
        <w:t xml:space="preserve"> -</w:t>
      </w:r>
      <w:r w:rsidR="00B433C9" w:rsidRPr="00B45C2D">
        <w:rPr>
          <w:rStyle w:val="affff8"/>
          <w:rtl/>
        </w:rPr>
        <w:t xml:space="preserve"> לא יאכילנה כרשיני תרומה,</w:t>
      </w:r>
    </w:p>
    <w:p w14:paraId="783EA0C0" w14:textId="19DAF40A" w:rsidR="00B433C9" w:rsidRDefault="00B433C9" w:rsidP="002C449D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אבל כהן ששם</w:t>
      </w:r>
      <w:r w:rsidR="002C449D">
        <w:rPr>
          <w:rFonts w:ascii="FontbitDavid" w:hAnsi="FontbitDavid" w:hint="cs"/>
          <w:sz w:val="32"/>
          <w:rtl/>
        </w:rPr>
        <w:t xml:space="preserve"> פרה</w:t>
      </w:r>
      <w:r w:rsidRPr="00C35A2C">
        <w:rPr>
          <w:rFonts w:ascii="FontbitDavid" w:hAnsi="FontbitDavid"/>
          <w:sz w:val="32"/>
          <w:rtl/>
        </w:rPr>
        <w:t xml:space="preserve"> מישראל </w:t>
      </w:r>
      <w:r w:rsidR="008E7609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יאכילנה</w:t>
      </w:r>
      <w:r w:rsidR="002C449D">
        <w:rPr>
          <w:rFonts w:ascii="FontbitDavid" w:hAnsi="FontbitDavid" w:hint="cs"/>
          <w:sz w:val="32"/>
          <w:rtl/>
        </w:rPr>
        <w:t xml:space="preserve"> תרומה</w:t>
      </w:r>
      <w:r w:rsidRPr="00C35A2C">
        <w:rPr>
          <w:rFonts w:ascii="FontbitDavid" w:hAnsi="FontbitDavid"/>
          <w:sz w:val="32"/>
          <w:rtl/>
        </w:rPr>
        <w:t>.</w:t>
      </w:r>
    </w:p>
    <w:p w14:paraId="4CA33C40" w14:textId="43AA9926" w:rsidR="002C449D" w:rsidRPr="00B45C2D" w:rsidRDefault="002C449D" w:rsidP="002C449D">
      <w:pPr>
        <w:rPr>
          <w:rStyle w:val="affff8"/>
          <w:rtl/>
        </w:rPr>
      </w:pPr>
      <w:r w:rsidRPr="00855F8A">
        <w:rPr>
          <w:rStyle w:val="affff5"/>
          <w:rtl/>
        </w:rPr>
        <w:t>ו</w:t>
      </w:r>
      <w:r>
        <w:rPr>
          <w:rStyle w:val="affff5"/>
          <w:rFonts w:hint="cs"/>
          <w:rtl/>
        </w:rPr>
        <w:t>לא דומה לרישא</w:t>
      </w:r>
      <w:r w:rsidRPr="00855F8A">
        <w:rPr>
          <w:rStyle w:val="affff5"/>
          <w:rtl/>
        </w:rPr>
        <w:t xml:space="preserve">: </w:t>
      </w:r>
      <w:r w:rsidRPr="00B45C2D">
        <w:rPr>
          <w:rStyle w:val="affff8"/>
          <w:rtl/>
        </w:rPr>
        <w:t>ישראל ששכר פרה מכהן</w:t>
      </w:r>
      <w:r>
        <w:rPr>
          <w:rStyle w:val="affff8"/>
          <w:rFonts w:hint="cs"/>
          <w:rtl/>
        </w:rPr>
        <w:t xml:space="preserve"> -</w:t>
      </w:r>
      <w:r w:rsidRPr="00B45C2D">
        <w:rPr>
          <w:rStyle w:val="affff8"/>
          <w:rtl/>
        </w:rPr>
        <w:t xml:space="preserve"> יאכילנה</w:t>
      </w:r>
      <w:r>
        <w:rPr>
          <w:rStyle w:val="affff8"/>
          <w:rFonts w:hint="cs"/>
          <w:rtl/>
        </w:rPr>
        <w:t>,</w:t>
      </w:r>
    </w:p>
    <w:p w14:paraId="6301794B" w14:textId="77777777" w:rsidR="002C449D" w:rsidRDefault="002C449D" w:rsidP="002C449D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כהן ששכר פרה מישראל, </w:t>
      </w:r>
      <w:r w:rsidRPr="00B45C2D">
        <w:rPr>
          <w:rStyle w:val="affff8"/>
          <w:rtl/>
        </w:rPr>
        <w:t>אף שמזונותיה עליו</w:t>
      </w:r>
      <w:r w:rsidRPr="00C35A2C">
        <w:rPr>
          <w:rFonts w:ascii="FontbitDavid" w:hAnsi="FontbitDavid"/>
          <w:sz w:val="32"/>
          <w:rtl/>
        </w:rPr>
        <w:t xml:space="preserve"> - לא יאכילנה</w:t>
      </w:r>
      <w:r>
        <w:rPr>
          <w:rFonts w:ascii="FontbitDavid" w:hAnsi="FontbitDavid" w:hint="cs"/>
          <w:sz w:val="32"/>
          <w:rtl/>
        </w:rPr>
        <w:t>,</w:t>
      </w:r>
    </w:p>
    <w:p w14:paraId="3D420CB2" w14:textId="19BF777F" w:rsidR="002C449D" w:rsidRDefault="002C449D" w:rsidP="00B45C2D">
      <w:pPr>
        <w:pStyle w:val="a7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>ד</w:t>
      </w:r>
      <w:r w:rsidRPr="00C35A2C">
        <w:rPr>
          <w:rtl/>
        </w:rPr>
        <w:t xml:space="preserve">נהי דמחייב בגנבה ואבדה, באונסיה </w:t>
      </w:r>
      <w:r>
        <w:rPr>
          <w:rFonts w:hint="cs"/>
          <w:rtl/>
        </w:rPr>
        <w:t>ו</w:t>
      </w:r>
      <w:r w:rsidRPr="00C35A2C">
        <w:rPr>
          <w:rtl/>
        </w:rPr>
        <w:t>ב</w:t>
      </w:r>
      <w:r>
        <w:rPr>
          <w:rFonts w:hint="cs"/>
          <w:rtl/>
        </w:rPr>
        <w:t>פחת</w:t>
      </w:r>
      <w:r w:rsidR="008E7609">
        <w:rPr>
          <w:rFonts w:hint="cs"/>
          <w:rtl/>
        </w:rPr>
        <w:t xml:space="preserve"> דמיה</w:t>
      </w:r>
      <w:r>
        <w:rPr>
          <w:rFonts w:hint="cs"/>
          <w:rtl/>
        </w:rPr>
        <w:t xml:space="preserve"> לא.</w:t>
      </w:r>
    </w:p>
    <w:p w14:paraId="084DF115" w14:textId="4833BBF9" w:rsidR="002C449D" w:rsidRPr="00C35A2C" w:rsidRDefault="002C449D" w:rsidP="00615A60">
      <w:pPr>
        <w:pStyle w:val="affff2"/>
        <w:rPr>
          <w:rtl/>
        </w:rPr>
      </w:pPr>
      <w:bookmarkStart w:id="753" w:name="_Toc119172944"/>
      <w:bookmarkStart w:id="754" w:name="_Toc119230038"/>
      <w:r>
        <w:rPr>
          <w:rFonts w:hint="cs"/>
          <w:rtl/>
        </w:rPr>
        <w:t>פסק ההלכה</w:t>
      </w:r>
      <w:bookmarkEnd w:id="753"/>
      <w:bookmarkEnd w:id="754"/>
    </w:p>
    <w:p w14:paraId="310FFD03" w14:textId="2F1FD81B" w:rsidR="00B433C9" w:rsidRPr="00C35A2C" w:rsidRDefault="00B433C9" w:rsidP="00B45C2D">
      <w:pPr>
        <w:rPr>
          <w:rFonts w:ascii="FontbitDavid" w:hAnsi="FontbitDavid"/>
          <w:sz w:val="32"/>
          <w:rtl/>
        </w:rPr>
      </w:pPr>
      <w:r w:rsidRPr="00855F8A">
        <w:rPr>
          <w:rStyle w:val="affff5"/>
          <w:rFonts w:hint="cs"/>
          <w:rtl/>
        </w:rPr>
        <w:t>ת</w:t>
      </w:r>
      <w:r w:rsidRPr="00855F8A">
        <w:rPr>
          <w:rStyle w:val="affff5"/>
          <w:rtl/>
        </w:rPr>
        <w:t>"</w:t>
      </w:r>
      <w:r w:rsidRPr="00855F8A">
        <w:rPr>
          <w:rStyle w:val="affff5"/>
          <w:rFonts w:hint="cs"/>
          <w:rtl/>
        </w:rPr>
        <w:t xml:space="preserve">כ </w:t>
      </w:r>
      <w:r w:rsidRPr="00855F8A">
        <w:rPr>
          <w:rStyle w:val="affff5"/>
          <w:rtl/>
        </w:rPr>
        <w:t>דר' אמי:</w:t>
      </w:r>
      <w:r w:rsidRPr="00C35A2C">
        <w:rPr>
          <w:rFonts w:ascii="FontbitDavid" w:hAnsi="FontbitDavid"/>
          <w:sz w:val="32"/>
          <w:rtl/>
        </w:rPr>
        <w:t xml:space="preserve"> עבדי צאן ברזל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יוצאין בשן ועין לאיש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2C449D" w:rsidRPr="00B45C2D">
        <w:rPr>
          <w:rStyle w:val="affff8"/>
          <w:rFonts w:hint="eastAsia"/>
          <w:rtl/>
        </w:rPr>
        <w:t>ו</w:t>
      </w:r>
      <w:r w:rsidRPr="00B45C2D">
        <w:rPr>
          <w:rStyle w:val="affff8"/>
          <w:rtl/>
        </w:rPr>
        <w:t>לא לאשה</w:t>
      </w:r>
      <w:r w:rsidR="002C449D" w:rsidRPr="00B45C2D">
        <w:rPr>
          <w:rStyle w:val="affff8"/>
          <w:rtl/>
        </w:rPr>
        <w:t>.</w:t>
      </w:r>
    </w:p>
    <w:p w14:paraId="4D6A37A7" w14:textId="1531B29A" w:rsidR="00B433C9" w:rsidRDefault="00B433C9" w:rsidP="00B55EDF">
      <w:pPr>
        <w:rPr>
          <w:rFonts w:ascii="FontbitDavid" w:hAnsi="FontbitDavid"/>
          <w:sz w:val="32"/>
          <w:rtl/>
        </w:rPr>
      </w:pPr>
      <w:r w:rsidRPr="00855F8A">
        <w:rPr>
          <w:rStyle w:val="affff5"/>
          <w:rFonts w:hint="cs"/>
          <w:rtl/>
        </w:rPr>
        <w:t>ת</w:t>
      </w:r>
      <w:r w:rsidRPr="00855F8A">
        <w:rPr>
          <w:rStyle w:val="affff5"/>
          <w:rtl/>
        </w:rPr>
        <w:t>"</w:t>
      </w:r>
      <w:r w:rsidRPr="00855F8A">
        <w:rPr>
          <w:rStyle w:val="affff5"/>
          <w:rFonts w:hint="cs"/>
          <w:rtl/>
        </w:rPr>
        <w:t>כ</w:t>
      </w:r>
      <w:r w:rsidRPr="00855F8A">
        <w:rPr>
          <w:rStyle w:val="affff5"/>
          <w:rtl/>
        </w:rPr>
        <w:t xml:space="preserve"> דר"</w:t>
      </w:r>
      <w:r w:rsidRPr="00855F8A">
        <w:rPr>
          <w:rStyle w:val="affff5"/>
          <w:rFonts w:hint="cs"/>
          <w:rtl/>
        </w:rPr>
        <w:t>י</w:t>
      </w:r>
      <w:r w:rsidRPr="00855F8A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המכנסת שום, רצה הבעל למכור - לא ימכור</w:t>
      </w:r>
      <w:r w:rsidR="002C449D">
        <w:rPr>
          <w:rFonts w:ascii="FontbitDavid" w:hAnsi="FontbitDavid" w:hint="cs"/>
          <w:sz w:val="32"/>
          <w:rtl/>
        </w:rPr>
        <w:t>,</w:t>
      </w:r>
    </w:p>
    <w:p w14:paraId="7EE5DA28" w14:textId="5C22BF9A" w:rsidR="00B433C9" w:rsidRDefault="002C449D" w:rsidP="007C50EB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ואפי'</w:t>
      </w:r>
      <w:r w:rsidR="00B433C9" w:rsidRPr="00C35A2C">
        <w:rPr>
          <w:rFonts w:ascii="FontbitDavid" w:hAnsi="FontbitDavid"/>
          <w:sz w:val="32"/>
          <w:rtl/>
        </w:rPr>
        <w:t xml:space="preserve"> הכניס לה </w:t>
      </w:r>
      <w:r>
        <w:rPr>
          <w:rFonts w:ascii="FontbitDavid" w:hAnsi="FontbitDavid" w:hint="cs"/>
          <w:sz w:val="32"/>
          <w:rtl/>
        </w:rPr>
        <w:t xml:space="preserve">שום </w:t>
      </w:r>
      <w:r w:rsidR="00B433C9" w:rsidRPr="00C35A2C">
        <w:rPr>
          <w:rFonts w:ascii="FontbitDavid" w:hAnsi="FontbitDavid"/>
          <w:sz w:val="32"/>
          <w:rtl/>
        </w:rPr>
        <w:t>- לא ימכור</w:t>
      </w:r>
      <w:r>
        <w:rPr>
          <w:rFonts w:ascii="FontbitDavid" w:hAnsi="FontbitDavid" w:hint="cs"/>
          <w:sz w:val="32"/>
          <w:rtl/>
        </w:rPr>
        <w:t>,</w:t>
      </w:r>
    </w:p>
    <w:p w14:paraId="52EF1E3A" w14:textId="5F3BFA11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מכרו </w:t>
      </w:r>
      <w:r w:rsidR="002C449D">
        <w:rPr>
          <w:rFonts w:ascii="FontbitDavid" w:hAnsi="FontbitDavid" w:hint="cs"/>
          <w:sz w:val="32"/>
          <w:rtl/>
        </w:rPr>
        <w:t>היא או הוא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9812AF">
        <w:rPr>
          <w:rStyle w:val="affff5"/>
          <w:rtl/>
        </w:rPr>
        <w:t xml:space="preserve">רשב"ג אמר: </w:t>
      </w:r>
      <w:r w:rsidRPr="00C35A2C">
        <w:rPr>
          <w:rFonts w:ascii="FontbitDavid" w:hAnsi="FontbitDavid"/>
          <w:sz w:val="32"/>
          <w:rtl/>
        </w:rPr>
        <w:t>הבעל</w:t>
      </w:r>
      <w:r w:rsidRPr="00B45C2D">
        <w:rPr>
          <w:rStyle w:val="affff8"/>
          <w:rtl/>
        </w:rPr>
        <w:t xml:space="preserve"> </w:t>
      </w:r>
      <w:r w:rsidR="002C449D" w:rsidRPr="00B45C2D">
        <w:rPr>
          <w:rStyle w:val="affff8"/>
          <w:rFonts w:hint="eastAsia"/>
          <w:rtl/>
        </w:rPr>
        <w:t>או</w:t>
      </w:r>
      <w:r w:rsidR="002C449D" w:rsidRPr="00B45C2D">
        <w:rPr>
          <w:rStyle w:val="affff8"/>
          <w:rtl/>
        </w:rPr>
        <w:t xml:space="preserve"> </w:t>
      </w:r>
      <w:r w:rsidR="002C449D" w:rsidRPr="00B45C2D">
        <w:rPr>
          <w:rStyle w:val="affff8"/>
          <w:rFonts w:hint="eastAsia"/>
          <w:rtl/>
        </w:rPr>
        <w:t>האשה</w:t>
      </w:r>
      <w:r w:rsidR="002C449D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מוציא מהלקוחות.</w:t>
      </w:r>
    </w:p>
    <w:p w14:paraId="2CF0717E" w14:textId="738A1145" w:rsidR="00B433C9" w:rsidRPr="00C35A2C" w:rsidRDefault="007179F8" w:rsidP="009454E1">
      <w:pPr>
        <w:rPr>
          <w:rFonts w:ascii="FontbitDavid" w:hAnsi="FontbitDavid"/>
          <w:sz w:val="32"/>
          <w:rtl/>
        </w:rPr>
      </w:pPr>
      <w:r w:rsidRPr="007179F8">
        <w:rPr>
          <w:rFonts w:ascii="FontbitDavid" w:hAnsi="FontbitDavid"/>
          <w:spacing w:val="-2"/>
          <w:sz w:val="32"/>
          <w:rtl/>
        </w:rPr>
        <w:t>•</w:t>
      </w:r>
      <w:r w:rsidR="00B433C9"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 w:rsidR="00B433C9" w:rsidRPr="00855F8A">
        <w:rPr>
          <w:rStyle w:val="affff5"/>
          <w:rtl/>
        </w:rPr>
        <w:t xml:space="preserve">רבא </w:t>
      </w:r>
      <w:r w:rsidR="00B433C9" w:rsidRPr="00855F8A">
        <w:rPr>
          <w:rStyle w:val="affff5"/>
          <w:rFonts w:hint="cs"/>
          <w:rtl/>
        </w:rPr>
        <w:t>מר</w:t>
      </w:r>
      <w:r w:rsidR="00B433C9" w:rsidRPr="00855F8A">
        <w:rPr>
          <w:rStyle w:val="affff5"/>
          <w:rtl/>
        </w:rPr>
        <w:t>ב נחמן: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הלכה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</w:t>
      </w:r>
      <w:r w:rsidR="00B433C9" w:rsidRPr="00855F8A">
        <w:rPr>
          <w:rStyle w:val="affff5"/>
          <w:rFonts w:hint="cs"/>
          <w:rtl/>
        </w:rPr>
        <w:t>כר</w:t>
      </w:r>
      <w:r w:rsidR="00B433C9" w:rsidRPr="00855F8A">
        <w:rPr>
          <w:rStyle w:val="affff5"/>
          <w:rtl/>
        </w:rPr>
        <w:t>"</w:t>
      </w:r>
      <w:r w:rsidR="00B433C9" w:rsidRPr="00855F8A">
        <w:rPr>
          <w:rStyle w:val="affff5"/>
          <w:rFonts w:hint="cs"/>
          <w:rtl/>
        </w:rPr>
        <w:t>י</w:t>
      </w:r>
      <w:r w:rsidR="002C449D">
        <w:rPr>
          <w:rFonts w:ascii="FontbitDavid" w:hAnsi="FontbitDavid" w:hint="cs"/>
          <w:spacing w:val="-2"/>
          <w:sz w:val="32"/>
          <w:rtl/>
        </w:rPr>
        <w:t>,</w:t>
      </w:r>
      <w:r w:rsidR="00B433C9"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 w:rsidR="009812AF">
        <w:rPr>
          <w:rFonts w:ascii="FontbitDavid" w:hAnsi="FontbitDavid" w:hint="cs"/>
          <w:spacing w:val="-2"/>
          <w:sz w:val="32"/>
          <w:rtl/>
        </w:rPr>
        <w:t>שמסתבר טעמו</w:t>
      </w:r>
      <w:r w:rsidR="002C449D">
        <w:rPr>
          <w:rFonts w:ascii="FontbitDavid" w:hAnsi="FontbitDavid" w:hint="cs"/>
          <w:spacing w:val="-2"/>
          <w:sz w:val="32"/>
          <w:rtl/>
        </w:rPr>
        <w:t>.</w:t>
      </w:r>
    </w:p>
    <w:p w14:paraId="1C087A64" w14:textId="15AA812F" w:rsidR="00591199" w:rsidRPr="00A07384" w:rsidRDefault="002C449D" w:rsidP="009454E1">
      <w:pPr>
        <w:pStyle w:val="affff2"/>
        <w:rPr>
          <w:rStyle w:val="affff8"/>
          <w:rFonts w:cs="PFT_Frank"/>
          <w:spacing w:val="-6"/>
          <w:szCs w:val="10"/>
          <w:rtl/>
        </w:rPr>
      </w:pPr>
      <w:bookmarkStart w:id="755" w:name="_Toc119172945"/>
      <w:bookmarkStart w:id="756" w:name="_Toc119230039"/>
      <w:r w:rsidRPr="00B45C2D">
        <w:rPr>
          <w:rFonts w:hint="eastAsia"/>
          <w:rtl/>
        </w:rPr>
        <w:t>מעשה</w:t>
      </w:r>
      <w:r w:rsidR="00B433C9" w:rsidRPr="00B45C2D">
        <w:rPr>
          <w:rtl/>
        </w:rPr>
        <w:t xml:space="preserve"> שה</w:t>
      </w:r>
      <w:r w:rsidRPr="00B45C2D">
        <w:rPr>
          <w:rFonts w:hint="eastAsia"/>
          <w:rtl/>
        </w:rPr>
        <w:t>כניסה</w:t>
      </w:r>
      <w:r w:rsidR="00B433C9" w:rsidRPr="00B45C2D">
        <w:rPr>
          <w:rtl/>
        </w:rPr>
        <w:t xml:space="preserve"> </w:t>
      </w:r>
      <w:r w:rsidR="00591199">
        <w:rPr>
          <w:rFonts w:ascii="FontbitDavid" w:hAnsi="FontbitDavid" w:hint="cs"/>
          <w:spacing w:val="-6"/>
          <w:sz w:val="32"/>
          <w:rtl/>
        </w:rPr>
        <w:t>בגד</w:t>
      </w:r>
      <w:r w:rsidR="00B433C9" w:rsidRPr="00262A77">
        <w:rPr>
          <w:rFonts w:ascii="FontbitDavid" w:hAnsi="FontbitDavid" w:hint="cs"/>
          <w:spacing w:val="-6"/>
          <w:sz w:val="32"/>
          <w:rtl/>
        </w:rPr>
        <w:t xml:space="preserve"> צמר</w:t>
      </w:r>
      <w:r w:rsidR="00591199">
        <w:rPr>
          <w:rFonts w:ascii="FontbitDavid" w:hAnsi="FontbitDavid" w:hint="cs"/>
          <w:spacing w:val="-6"/>
          <w:sz w:val="32"/>
          <w:rtl/>
        </w:rPr>
        <w:t xml:space="preserve"> חשוב</w:t>
      </w:r>
      <w:r w:rsidR="00B433C9" w:rsidRPr="00262A77">
        <w:rPr>
          <w:rFonts w:ascii="FontbitDavid" w:hAnsi="FontbitDavid" w:hint="cs"/>
          <w:spacing w:val="-6"/>
          <w:sz w:val="32"/>
          <w:rtl/>
        </w:rPr>
        <w:t xml:space="preserve"> </w:t>
      </w:r>
      <w:r w:rsidR="00B433C9" w:rsidRPr="00B45C2D">
        <w:rPr>
          <w:rFonts w:hint="eastAsia"/>
          <w:rtl/>
        </w:rPr>
        <w:t>בנכסי</w:t>
      </w:r>
      <w:r w:rsidR="00B433C9" w:rsidRPr="00B45C2D">
        <w:rPr>
          <w:rtl/>
        </w:rPr>
        <w:t xml:space="preserve"> </w:t>
      </w:r>
      <w:r w:rsidR="00B433C9" w:rsidRPr="00B45C2D">
        <w:rPr>
          <w:rFonts w:hint="eastAsia"/>
          <w:rtl/>
        </w:rPr>
        <w:t>צאן</w:t>
      </w:r>
      <w:r w:rsidR="00B433C9" w:rsidRPr="00B45C2D">
        <w:rPr>
          <w:rtl/>
        </w:rPr>
        <w:t xml:space="preserve"> </w:t>
      </w:r>
      <w:r w:rsidR="00B433C9" w:rsidRPr="00B45C2D">
        <w:rPr>
          <w:rFonts w:hint="eastAsia"/>
          <w:rtl/>
        </w:rPr>
        <w:t>ברזל</w:t>
      </w:r>
      <w:r w:rsidR="00591199" w:rsidRPr="00A07384">
        <w:rPr>
          <w:rStyle w:val="affff8"/>
          <w:rFonts w:cs="PFT_Frank" w:hint="cs"/>
          <w:spacing w:val="-6"/>
          <w:szCs w:val="10"/>
          <w:rtl/>
        </w:rPr>
        <w:t>,</w:t>
      </w:r>
      <w:bookmarkEnd w:id="755"/>
      <w:bookmarkEnd w:id="756"/>
      <w:r w:rsidR="00B433C9" w:rsidRPr="00A07384">
        <w:rPr>
          <w:rStyle w:val="affff8"/>
          <w:rFonts w:cs="PFT_Frank" w:hint="cs"/>
          <w:spacing w:val="-6"/>
          <w:szCs w:val="10"/>
          <w:rtl/>
        </w:rPr>
        <w:t xml:space="preserve"> </w:t>
      </w:r>
    </w:p>
    <w:p w14:paraId="4ED91F93" w14:textId="4443F7F8" w:rsidR="00DB7872" w:rsidRDefault="009812AF" w:rsidP="00B45C2D">
      <w:pPr>
        <w:rPr>
          <w:rtl/>
        </w:rPr>
      </w:pPr>
      <w:r w:rsidRPr="00262A77">
        <w:rPr>
          <w:rFonts w:ascii="FontbitDavid" w:hAnsi="FontbitDavid" w:hint="cs"/>
          <w:spacing w:val="-6"/>
          <w:sz w:val="32"/>
          <w:rtl/>
        </w:rPr>
        <w:t>פרסו</w:t>
      </w:r>
      <w:r w:rsidR="00591199">
        <w:rPr>
          <w:rFonts w:ascii="FontbitDavid" w:hAnsi="FontbitDavid" w:hint="cs"/>
          <w:spacing w:val="-6"/>
          <w:sz w:val="32"/>
          <w:rtl/>
        </w:rPr>
        <w:t>הו</w:t>
      </w:r>
      <w:r w:rsidRPr="00262A77">
        <w:rPr>
          <w:rFonts w:ascii="FontbitDavid" w:hAnsi="FontbitDavid" w:hint="cs"/>
          <w:spacing w:val="-6"/>
          <w:sz w:val="32"/>
          <w:rtl/>
        </w:rPr>
        <w:t xml:space="preserve"> </w:t>
      </w:r>
      <w:r w:rsidR="00B433C9" w:rsidRPr="00262A77">
        <w:rPr>
          <w:rFonts w:ascii="FontbitDavid" w:hAnsi="FontbitDavid" w:hint="cs"/>
          <w:spacing w:val="-6"/>
          <w:sz w:val="32"/>
          <w:rtl/>
        </w:rPr>
        <w:t>היתומים על המת</w:t>
      </w:r>
      <w:r w:rsidR="00591199">
        <w:rPr>
          <w:rFonts w:hint="cs"/>
          <w:rtl/>
        </w:rPr>
        <w:t>,</w:t>
      </w:r>
      <w:r w:rsidR="00B433C9">
        <w:rPr>
          <w:rtl/>
        </w:rPr>
        <w:t xml:space="preserve"> </w:t>
      </w:r>
      <w:r w:rsidR="00DB7872">
        <w:rPr>
          <w:rtl/>
        </w:rPr>
        <w:tab/>
      </w:r>
      <w:r w:rsidR="00DB7872">
        <w:rPr>
          <w:rtl/>
        </w:rPr>
        <w:tab/>
      </w:r>
      <w:r w:rsidR="00DB7872">
        <w:rPr>
          <w:rtl/>
        </w:rPr>
        <w:tab/>
      </w:r>
      <w:r w:rsidR="00591199">
        <w:rPr>
          <w:rStyle w:val="affff5"/>
          <w:rFonts w:hint="cs"/>
          <w:rtl/>
        </w:rPr>
        <w:t xml:space="preserve">אמר </w:t>
      </w:r>
      <w:r w:rsidR="00B433C9" w:rsidRPr="00855F8A">
        <w:rPr>
          <w:rStyle w:val="affff5"/>
          <w:rFonts w:hint="cs"/>
          <w:rtl/>
        </w:rPr>
        <w:t>רבא</w:t>
      </w:r>
      <w:r>
        <w:rPr>
          <w:rStyle w:val="affff5"/>
          <w:rFonts w:hint="cs"/>
          <w:rtl/>
        </w:rPr>
        <w:t>:</w:t>
      </w:r>
      <w:r w:rsidR="00B433C9" w:rsidRPr="00C35A2C">
        <w:rPr>
          <w:rFonts w:hint="cs"/>
          <w:rtl/>
        </w:rPr>
        <w:t xml:space="preserve"> קנ</w:t>
      </w:r>
      <w:r w:rsidR="00DB7872">
        <w:rPr>
          <w:rFonts w:hint="cs"/>
          <w:rtl/>
        </w:rPr>
        <w:t>או</w:t>
      </w:r>
      <w:r w:rsidR="00B433C9" w:rsidRPr="00C35A2C">
        <w:rPr>
          <w:rFonts w:hint="cs"/>
          <w:rtl/>
        </w:rPr>
        <w:t xml:space="preserve"> המת</w:t>
      </w:r>
      <w:r w:rsidR="00DB7872">
        <w:rPr>
          <w:rFonts w:hint="cs"/>
          <w:rtl/>
        </w:rPr>
        <w:t xml:space="preserve"> </w:t>
      </w:r>
      <w:r w:rsidR="00DB7872" w:rsidRPr="00B45C2D">
        <w:rPr>
          <w:rStyle w:val="affff8"/>
          <w:rFonts w:hint="eastAsia"/>
          <w:rtl/>
        </w:rPr>
        <w:t>ונאסר</w:t>
      </w:r>
      <w:r w:rsidR="00DB7872" w:rsidRPr="00B45C2D">
        <w:rPr>
          <w:rStyle w:val="affff8"/>
          <w:rtl/>
        </w:rPr>
        <w:t xml:space="preserve"> </w:t>
      </w:r>
      <w:r w:rsidR="00DB7872" w:rsidRPr="00B45C2D">
        <w:rPr>
          <w:rStyle w:val="affff8"/>
          <w:rFonts w:hint="eastAsia"/>
          <w:rtl/>
        </w:rPr>
        <w:t>בהנאה</w:t>
      </w:r>
      <w:r w:rsidR="00DB7872">
        <w:rPr>
          <w:rStyle w:val="affff8"/>
          <w:rFonts w:hint="cs"/>
          <w:rtl/>
        </w:rPr>
        <w:t>.</w:t>
      </w:r>
    </w:p>
    <w:p w14:paraId="7424B553" w14:textId="6F14AD47" w:rsidR="00DB7872" w:rsidRDefault="00B433C9" w:rsidP="00DB7872">
      <w:pPr>
        <w:rPr>
          <w:rStyle w:val="affff8"/>
          <w:rtl/>
        </w:rPr>
      </w:pPr>
      <w:r w:rsidRPr="00855F8A">
        <w:rPr>
          <w:rStyle w:val="affff5"/>
          <w:rFonts w:hint="cs"/>
          <w:rtl/>
        </w:rPr>
        <w:t>ו</w:t>
      </w:r>
      <w:r w:rsidR="00DB7872">
        <w:rPr>
          <w:rStyle w:val="affff5"/>
          <w:rFonts w:hint="cs"/>
          <w:rtl/>
        </w:rPr>
        <w:t>אף</w:t>
      </w:r>
      <w:r w:rsidRPr="00855F8A">
        <w:rPr>
          <w:rStyle w:val="affff5"/>
          <w:rFonts w:hint="cs"/>
          <w:rtl/>
        </w:rPr>
        <w:t xml:space="preserve"> </w:t>
      </w:r>
      <w:r w:rsidR="00DB7872">
        <w:rPr>
          <w:rStyle w:val="affff5"/>
          <w:rFonts w:hint="cs"/>
          <w:rtl/>
        </w:rPr>
        <w:t>ש</w:t>
      </w:r>
      <w:r w:rsidRPr="00855F8A">
        <w:rPr>
          <w:rStyle w:val="affff5"/>
          <w:rFonts w:hint="cs"/>
          <w:rtl/>
        </w:rPr>
        <w:t>ר</w:t>
      </w:r>
      <w:r w:rsidRPr="008E7609">
        <w:rPr>
          <w:rStyle w:val="affff5"/>
          <w:rFonts w:hint="cs"/>
          <w:rtl/>
        </w:rPr>
        <w:t>ב</w:t>
      </w:r>
      <w:r w:rsidR="00DB7872" w:rsidRPr="00B45C2D">
        <w:rPr>
          <w:rStyle w:val="affff5"/>
          <w:rFonts w:hint="eastAsia"/>
          <w:rtl/>
        </w:rPr>
        <w:t>א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B7872">
        <w:rPr>
          <w:rStyle w:val="affff5"/>
          <w:rFonts w:hint="cs"/>
          <w:rtl/>
        </w:rPr>
        <w:t>עצמו</w:t>
      </w:r>
      <w:r w:rsidR="00DB7872" w:rsidRPr="008E7609">
        <w:rPr>
          <w:rStyle w:val="affff5"/>
          <w:rFonts w:hint="cs"/>
          <w:rtl/>
        </w:rPr>
        <w:t xml:space="preserve"> </w:t>
      </w:r>
      <w:r w:rsidRPr="00B45C2D">
        <w:rPr>
          <w:rStyle w:val="affff5"/>
          <w:rFonts w:hint="eastAsia"/>
          <w:rtl/>
        </w:rPr>
        <w:t>הורה</w:t>
      </w:r>
      <w:r w:rsidRPr="00B45C2D">
        <w:rPr>
          <w:rStyle w:val="affff5"/>
          <w:rtl/>
        </w:rPr>
        <w:t xml:space="preserve"> </w:t>
      </w:r>
      <w:r w:rsidRPr="00855F8A">
        <w:rPr>
          <w:rStyle w:val="affff5"/>
          <w:rFonts w:hint="cs"/>
          <w:rtl/>
        </w:rPr>
        <w:t>כר</w:t>
      </w:r>
      <w:r w:rsidRPr="00855F8A">
        <w:rPr>
          <w:rStyle w:val="affff5"/>
          <w:rtl/>
        </w:rPr>
        <w:t>"</w:t>
      </w:r>
      <w:r w:rsidRPr="00855F8A">
        <w:rPr>
          <w:rStyle w:val="affff5"/>
          <w:rFonts w:hint="cs"/>
          <w:rtl/>
        </w:rPr>
        <w:t>י</w:t>
      </w:r>
      <w:r w:rsidR="008E7609">
        <w:rPr>
          <w:rStyle w:val="affff5"/>
          <w:rFonts w:hint="cs"/>
          <w:rtl/>
        </w:rPr>
        <w:t>,</w:t>
      </w:r>
      <w:r w:rsidR="00DB7872">
        <w:rPr>
          <w:rStyle w:val="affff5"/>
          <w:rFonts w:hint="cs"/>
          <w:rtl/>
        </w:rPr>
        <w:t xml:space="preserve"> </w:t>
      </w:r>
      <w:r w:rsidR="00DB7872" w:rsidRPr="00B45C2D">
        <w:rPr>
          <w:rFonts w:hint="eastAsia"/>
          <w:rtl/>
        </w:rPr>
        <w:t>וא</w:t>
      </w:r>
      <w:r w:rsidR="00DB7872" w:rsidRPr="00B45C2D">
        <w:rPr>
          <w:rtl/>
        </w:rPr>
        <w:t xml:space="preserve">"כ </w:t>
      </w:r>
      <w:r w:rsidR="00DB7872" w:rsidRPr="00B45C2D">
        <w:rPr>
          <w:rFonts w:hint="eastAsia"/>
          <w:rtl/>
        </w:rPr>
        <w:t>הוא</w:t>
      </w:r>
      <w:r w:rsidR="00DB7872" w:rsidRPr="00B45C2D">
        <w:rPr>
          <w:rtl/>
        </w:rPr>
        <w:t xml:space="preserve"> </w:t>
      </w:r>
      <w:r w:rsidR="00DB7872" w:rsidRPr="00B45C2D">
        <w:rPr>
          <w:rFonts w:hint="eastAsia"/>
          <w:rtl/>
        </w:rPr>
        <w:t>שלה</w:t>
      </w:r>
      <w:r w:rsidR="008E7609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855F8A">
        <w:rPr>
          <w:rStyle w:val="affff5"/>
          <w:rFonts w:hint="cs"/>
          <w:rtl/>
        </w:rPr>
        <w:t>מודה ר</w:t>
      </w:r>
      <w:r w:rsidRPr="00855F8A">
        <w:rPr>
          <w:rStyle w:val="affff5"/>
          <w:rtl/>
        </w:rPr>
        <w:t>"</w:t>
      </w:r>
      <w:r w:rsidRPr="00855F8A">
        <w:rPr>
          <w:rStyle w:val="affff5"/>
          <w:rFonts w:hint="cs"/>
          <w:rtl/>
        </w:rPr>
        <w:t>י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B7872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 w:hint="cs"/>
          <w:sz w:val="32"/>
          <w:rtl/>
        </w:rPr>
        <w:t>מחוסר גוביינא וברשות הי</w:t>
      </w:r>
      <w:r w:rsidR="00DB7872">
        <w:rPr>
          <w:rFonts w:ascii="FontbitDavid" w:hAnsi="FontbitDavid" w:hint="cs"/>
          <w:sz w:val="32"/>
          <w:rtl/>
        </w:rPr>
        <w:t>תומים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B7872">
        <w:rPr>
          <w:rFonts w:ascii="FontbitDavid" w:hAnsi="FontbitDavid" w:hint="cs"/>
          <w:sz w:val="32"/>
          <w:rtl/>
        </w:rPr>
        <w:t>הוא</w:t>
      </w:r>
      <w:r w:rsidR="008E7609">
        <w:rPr>
          <w:rFonts w:ascii="FontbitDavid" w:hAnsi="FontbitDavid" w:hint="cs"/>
          <w:sz w:val="32"/>
          <w:rtl/>
        </w:rPr>
        <w:t>,</w:t>
      </w:r>
      <w:r w:rsidR="00DB7872">
        <w:rPr>
          <w:rFonts w:ascii="FontbitDavid" w:hAnsi="FontbitDavid" w:hint="cs"/>
          <w:sz w:val="32"/>
          <w:rtl/>
        </w:rPr>
        <w:t xml:space="preserve"> </w:t>
      </w:r>
      <w:r w:rsidR="00DB7872" w:rsidRPr="00B45C2D">
        <w:rPr>
          <w:rStyle w:val="affff8"/>
          <w:rtl/>
        </w:rPr>
        <w:t xml:space="preserve">[והראיה </w:t>
      </w:r>
      <w:r w:rsidR="00DB7872" w:rsidRPr="00B45C2D">
        <w:rPr>
          <w:rStyle w:val="affff8"/>
          <w:rFonts w:hint="eastAsia"/>
          <w:rtl/>
        </w:rPr>
        <w:t>שאם</w:t>
      </w:r>
      <w:r w:rsidR="00DB7872" w:rsidRPr="00B45C2D">
        <w:rPr>
          <w:rStyle w:val="affff8"/>
          <w:rtl/>
        </w:rPr>
        <w:t xml:space="preserve"> </w:t>
      </w:r>
      <w:r w:rsidR="00DB7872" w:rsidRPr="00B45C2D">
        <w:rPr>
          <w:rStyle w:val="affff8"/>
          <w:rFonts w:hint="eastAsia"/>
          <w:rtl/>
        </w:rPr>
        <w:t>יגנב</w:t>
      </w:r>
      <w:r w:rsidR="00DB7872" w:rsidRPr="00B45C2D">
        <w:rPr>
          <w:rStyle w:val="affff8"/>
          <w:rtl/>
        </w:rPr>
        <w:t xml:space="preserve"> </w:t>
      </w:r>
      <w:r w:rsidR="00DB7872" w:rsidRPr="00B45C2D">
        <w:rPr>
          <w:rStyle w:val="affff8"/>
          <w:rFonts w:hint="eastAsia"/>
          <w:rtl/>
        </w:rPr>
        <w:t>חייבים</w:t>
      </w:r>
      <w:r w:rsidR="00DB7872" w:rsidRPr="00B45C2D">
        <w:rPr>
          <w:rStyle w:val="affff8"/>
          <w:rtl/>
        </w:rPr>
        <w:t>]</w:t>
      </w:r>
      <w:r w:rsidR="008E7609">
        <w:rPr>
          <w:rStyle w:val="affff8"/>
          <w:rFonts w:hint="cs"/>
          <w:rtl/>
        </w:rPr>
        <w:t>.</w:t>
      </w:r>
    </w:p>
    <w:p w14:paraId="263989FD" w14:textId="32401209" w:rsidR="00DB7872" w:rsidRPr="00C35A2C" w:rsidRDefault="00B433C9" w:rsidP="00FA444F">
      <w:pPr>
        <w:rPr>
          <w:rtl/>
        </w:rPr>
      </w:pPr>
      <w:r w:rsidRPr="00855F8A">
        <w:rPr>
          <w:rStyle w:val="affff5"/>
          <w:rtl/>
        </w:rPr>
        <w:t>רבא ל</w:t>
      </w:r>
      <w:r w:rsidR="00DB7872">
        <w:rPr>
          <w:rStyle w:val="affff5"/>
          <w:rFonts w:hint="cs"/>
          <w:rtl/>
        </w:rPr>
        <w:t>שיטתו</w:t>
      </w:r>
      <w:r w:rsidRPr="00855F8A">
        <w:rPr>
          <w:rStyle w:val="affff5"/>
          <w:rtl/>
        </w:rPr>
        <w:t xml:space="preserve">: </w:t>
      </w:r>
      <w:r w:rsidR="00DB7872">
        <w:rPr>
          <w:rFonts w:hint="cs"/>
          <w:rtl/>
        </w:rPr>
        <w:t>ש</w:t>
      </w:r>
      <w:r w:rsidR="00DB7872" w:rsidRPr="00B45C2D">
        <w:rPr>
          <w:rtl/>
        </w:rPr>
        <w:t>'</w:t>
      </w:r>
      <w:r w:rsidRPr="00C35A2C">
        <w:rPr>
          <w:rFonts w:ascii="FontbitDavid" w:hAnsi="FontbitDavid"/>
          <w:sz w:val="32"/>
          <w:rtl/>
        </w:rPr>
        <w:t>הקדש, חמץ ושחרור - מפקיעין משעבוד.</w:t>
      </w:r>
    </w:p>
    <w:p w14:paraId="19307218" w14:textId="7ADA26D9" w:rsidR="009812AF" w:rsidRDefault="009812AF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ר''י</w:t>
      </w:r>
      <w:r w:rsidR="00B433C9" w:rsidRPr="009812AF">
        <w:rPr>
          <w:rStyle w:val="affff5"/>
          <w:rtl/>
        </w:rPr>
        <w:t xml:space="preserve">: </w:t>
      </w:r>
      <w:r w:rsidR="00B433C9" w:rsidRPr="00FA444F">
        <w:rPr>
          <w:rStyle w:val="affff3"/>
          <w:rtl/>
        </w:rPr>
        <w:t xml:space="preserve">הכניסה לו </w:t>
      </w:r>
      <w:r w:rsidR="00250F31" w:rsidRPr="00FA444F">
        <w:rPr>
          <w:rStyle w:val="affff3"/>
          <w:rFonts w:hint="cs"/>
          <w:rtl/>
        </w:rPr>
        <w:t>ב'</w:t>
      </w:r>
      <w:r w:rsidR="00B433C9" w:rsidRPr="00FA444F">
        <w:rPr>
          <w:rStyle w:val="affff3"/>
          <w:rtl/>
        </w:rPr>
        <w:t xml:space="preserve"> כלים באלף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="00B433C9" w:rsidRPr="00FA444F">
        <w:rPr>
          <w:rStyle w:val="affff3"/>
          <w:rtl/>
        </w:rPr>
        <w:t xml:space="preserve">ועמדו על </w:t>
      </w:r>
      <w:r w:rsidR="00250F31" w:rsidRPr="00FA444F">
        <w:rPr>
          <w:rStyle w:val="affff3"/>
          <w:rFonts w:hint="cs"/>
          <w:rtl/>
        </w:rPr>
        <w:t>ב'</w:t>
      </w:r>
      <w:r w:rsidR="00B433C9" w:rsidRPr="00FA444F">
        <w:rPr>
          <w:rStyle w:val="affff3"/>
          <w:rtl/>
        </w:rPr>
        <w:t xml:space="preserve"> אלפים</w:t>
      </w:r>
      <w:r w:rsidR="00927EC4" w:rsidRPr="00FA444F">
        <w:rPr>
          <w:rStyle w:val="affff3"/>
          <w:rFonts w:hint="cs"/>
          <w:rtl/>
        </w:rPr>
        <w:t xml:space="preserve"> </w:t>
      </w:r>
      <w:r w:rsidR="00927EC4"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</w:p>
    <w:p w14:paraId="1B5152AC" w14:textId="57F183F0" w:rsidR="00B433C9" w:rsidRPr="00C35A2C" w:rsidRDefault="00B433C9" w:rsidP="007C50EB">
      <w:pPr>
        <w:ind w:hanging="1"/>
        <w:rPr>
          <w:rFonts w:ascii="FontbitDavid" w:hAnsi="FontbitDavid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אחד</w:t>
      </w:r>
      <w:r w:rsidRPr="00C35A2C">
        <w:rPr>
          <w:rFonts w:ascii="FontbitDavid" w:hAnsi="FontbitDavid"/>
          <w:sz w:val="32"/>
          <w:rtl/>
        </w:rPr>
        <w:t xml:space="preserve"> נוטלתו בכתובתה, </w:t>
      </w:r>
      <w:r w:rsidRPr="00D1637C">
        <w:rPr>
          <w:rFonts w:cs="PFT_Frank"/>
          <w:b/>
          <w:bCs/>
          <w:szCs w:val="14"/>
          <w:rtl/>
        </w:rPr>
        <w:t>ו</w:t>
      </w:r>
      <w:r w:rsidR="00250F31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השני</w:t>
      </w:r>
      <w:r w:rsidRPr="00C35A2C">
        <w:rPr>
          <w:rFonts w:ascii="FontbitDavid" w:hAnsi="FontbitDavid"/>
          <w:sz w:val="32"/>
          <w:rtl/>
        </w:rPr>
        <w:t xml:space="preserve"> נותנת דמי</w:t>
      </w:r>
      <w:r w:rsidR="00250F31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 xml:space="preserve"> ונוטלתו</w:t>
      </w:r>
      <w:r w:rsidR="00250F31">
        <w:rPr>
          <w:rFonts w:ascii="FontbitDavid" w:hAnsi="FontbitDavid" w:hint="cs"/>
          <w:sz w:val="32"/>
          <w:rtl/>
        </w:rPr>
        <w:t>,</w:t>
      </w:r>
    </w:p>
    <w:p w14:paraId="408D6F3B" w14:textId="77777777" w:rsidR="00C1557E" w:rsidRDefault="00B433C9" w:rsidP="00C1557E">
      <w:pPr>
        <w:rPr>
          <w:rFonts w:ascii="FrankRuehl" w:hAnsi="FrankRuehl"/>
          <w:rtl/>
        </w:rPr>
      </w:pPr>
      <w:r w:rsidRPr="009812AF">
        <w:rPr>
          <w:rStyle w:val="affff5"/>
          <w:rFonts w:hint="cs"/>
          <w:rtl/>
        </w:rPr>
        <w:t>וקמ</w:t>
      </w:r>
      <w:r w:rsidRPr="009812AF">
        <w:rPr>
          <w:rStyle w:val="affff5"/>
          <w:rtl/>
        </w:rPr>
        <w:t>"</w:t>
      </w:r>
      <w:r w:rsidRPr="009812AF">
        <w:rPr>
          <w:rStyle w:val="affff5"/>
          <w:rFonts w:hint="cs"/>
          <w:rtl/>
        </w:rPr>
        <w:t>ל</w:t>
      </w:r>
      <w:r w:rsidRPr="00C35A2C">
        <w:rPr>
          <w:rFonts w:hint="cs"/>
          <w:rtl/>
        </w:rPr>
        <w:t xml:space="preserve"> </w:t>
      </w:r>
      <w:r w:rsidR="00250F31">
        <w:rPr>
          <w:rFonts w:hint="cs"/>
          <w:rtl/>
        </w:rPr>
        <w:t>ש</w:t>
      </w:r>
      <w:r w:rsidR="00AB43C5">
        <w:rPr>
          <w:rFonts w:hint="cs"/>
          <w:rtl/>
        </w:rPr>
        <w:t>אף</w:t>
      </w:r>
      <w:r w:rsidRPr="00C35A2C">
        <w:rPr>
          <w:rFonts w:hint="cs"/>
          <w:rtl/>
        </w:rPr>
        <w:t xml:space="preserve"> </w:t>
      </w:r>
      <w:r w:rsidR="00250F31">
        <w:rPr>
          <w:rFonts w:hint="cs"/>
          <w:rtl/>
        </w:rPr>
        <w:t>כדי לתת</w:t>
      </w:r>
      <w:r w:rsidRPr="00C35A2C">
        <w:rPr>
          <w:rFonts w:hint="cs"/>
          <w:rtl/>
        </w:rPr>
        <w:t xml:space="preserve"> דמי</w:t>
      </w:r>
      <w:r w:rsidR="00250F31">
        <w:rPr>
          <w:rFonts w:hint="cs"/>
          <w:rtl/>
        </w:rPr>
        <w:t>ם</w:t>
      </w:r>
      <w:r w:rsidRPr="00C35A2C">
        <w:rPr>
          <w:rFonts w:hint="cs"/>
          <w:rtl/>
        </w:rPr>
        <w:t xml:space="preserve"> ו</w:t>
      </w:r>
      <w:r w:rsidR="00250F31">
        <w:rPr>
          <w:rFonts w:hint="cs"/>
          <w:rtl/>
        </w:rPr>
        <w:t>לקחתו</w:t>
      </w:r>
      <w:r w:rsidRPr="00C35A2C">
        <w:rPr>
          <w:rFonts w:hint="cs"/>
          <w:rtl/>
        </w:rPr>
        <w:t xml:space="preserve"> </w:t>
      </w:r>
      <w:r w:rsidR="00250F31">
        <w:rPr>
          <w:rFonts w:hint="cs"/>
          <w:rtl/>
        </w:rPr>
        <w:t xml:space="preserve">- </w:t>
      </w:r>
      <w:r w:rsidRPr="00C35A2C">
        <w:rPr>
          <w:rFonts w:hint="cs"/>
          <w:rtl/>
        </w:rPr>
        <w:t xml:space="preserve">אמרי' </w:t>
      </w:r>
      <w:r w:rsidR="00250F31">
        <w:rPr>
          <w:rFonts w:hint="cs"/>
          <w:rtl/>
        </w:rPr>
        <w:t>'</w:t>
      </w:r>
      <w:r w:rsidRPr="00C35A2C">
        <w:rPr>
          <w:rFonts w:hint="cs"/>
          <w:rtl/>
        </w:rPr>
        <w:t>שבח בית אביה</w:t>
      </w:r>
      <w:r w:rsidR="00250F31">
        <w:rPr>
          <w:rFonts w:hint="cs"/>
          <w:rtl/>
        </w:rPr>
        <w:t>'.</w:t>
      </w:r>
    </w:p>
    <w:p w14:paraId="5B5C4551" w14:textId="629D1DCF" w:rsidR="00B433C9" w:rsidRPr="00C35A2C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>
      <w:pPr>
        <w:pStyle w:val="MishnaBatzad"/>
        <w:rPr>
          <w:ins w:id="20513" w:author="קלוד" w:date="2026-10-06T10:10:48Z"/>
        </w:rPr>
      </w:pPr>
      <w:ins w:id="20512" w:author="קלוד" w:date="2026-10-06T10:10:48Z">
        <w:r>
          <w:t xml:space="preserve">משנה ג</w:t>
        </w:r>
      </w:ins>
    </w:p>
    <w:p w14:paraId="725248F5" w14:textId="6ED8FDFF" w:rsidR="00250F31" w:rsidRDefault="00B433C9" w:rsidP="00250F31">
      <w:pPr>
        <w:pStyle w:val="affc"/>
        <w:rPr>
          <w:rtl/>
        </w:rPr>
      </w:pPr>
      <w:bookmarkStart w:id="757" w:name="_Toc119172946"/>
      <w:bookmarkStart w:id="758" w:name="_Toc119230040"/>
      <w:r w:rsidRPr="00AB0056">
        <w:rPr>
          <w:rStyle w:val="affffc"/>
          <w:rtl/>
        </w:rPr>
        <w:t>בת ישראל שניסת לכהן ומת,</w:t>
      </w:r>
      <w:bookmarkEnd w:id="757"/>
      <w:bookmarkEnd w:id="758"/>
      <w:r w:rsidRPr="00C35A2C">
        <w:rPr>
          <w:rtl/>
        </w:rPr>
        <w:t xml:space="preserve"> והניחה </w:t>
      </w:r>
      <w:r w:rsidRPr="009812AF">
        <w:rPr>
          <w:rtl/>
        </w:rPr>
        <w:t>מעוברת</w:t>
      </w:r>
      <w:r w:rsidR="00250F31">
        <w:rPr>
          <w:rFonts w:hint="cs"/>
          <w:rtl/>
        </w:rPr>
        <w:t xml:space="preserve"> -</w:t>
      </w:r>
      <w:r w:rsidRPr="009812AF">
        <w:rPr>
          <w:rtl/>
        </w:rPr>
        <w:t xml:space="preserve"> </w:t>
      </w:r>
      <w:r w:rsidR="009812AF" w:rsidRPr="009812AF">
        <w:rPr>
          <w:rStyle w:val="affffa"/>
          <w:rFonts w:hint="cs"/>
          <w:rtl/>
        </w:rPr>
        <w:t>רבי יוסי:</w:t>
      </w:r>
      <w:r w:rsidR="009812AF">
        <w:rPr>
          <w:rFonts w:hint="cs"/>
          <w:rtl/>
        </w:rPr>
        <w:t xml:space="preserve"> </w:t>
      </w:r>
    </w:p>
    <w:p w14:paraId="69E45261" w14:textId="15951E91" w:rsidR="00250F31" w:rsidRDefault="00B433C9" w:rsidP="00B72493">
      <w:pPr>
        <w:pStyle w:val="affc"/>
        <w:jc w:val="center"/>
        <w:rPr>
          <w:rtl/>
        </w:rPr>
      </w:pPr>
      <w:r w:rsidRPr="009812AF">
        <w:rPr>
          <w:rtl/>
        </w:rPr>
        <w:t>לא יאכלו עבדיה בתרומה מפני חלקו ש</w:t>
      </w:r>
      <w:r w:rsidR="009812AF">
        <w:rPr>
          <w:rtl/>
        </w:rPr>
        <w:t>ל עובר</w:t>
      </w:r>
      <w:r w:rsidR="00250F31">
        <w:rPr>
          <w:rFonts w:hint="cs"/>
          <w:rtl/>
        </w:rPr>
        <w:t>.</w:t>
      </w:r>
    </w:p>
    <w:p w14:paraId="5B059CF7" w14:textId="37D30FBA" w:rsidR="00B433C9" w:rsidRPr="00C35A2C" w:rsidRDefault="00B433C9" w:rsidP="007C50EB">
      <w:pPr>
        <w:pStyle w:val="affc"/>
        <w:rPr>
          <w:rtl/>
        </w:rPr>
      </w:pPr>
      <w:r w:rsidRPr="009812AF">
        <w:rPr>
          <w:rStyle w:val="affffa"/>
          <w:rtl/>
        </w:rPr>
        <w:t>אמרו לו:</w:t>
      </w:r>
      <w:r w:rsidRPr="00C35A2C">
        <w:rPr>
          <w:rtl/>
        </w:rPr>
        <w:t xml:space="preserve"> </w:t>
      </w:r>
      <w:r w:rsidR="00250F31">
        <w:rPr>
          <w:rFonts w:hint="cs"/>
          <w:rtl/>
        </w:rPr>
        <w:t>א"כ</w:t>
      </w:r>
      <w:r w:rsidRPr="00C35A2C">
        <w:rPr>
          <w:rtl/>
        </w:rPr>
        <w:t xml:space="preserve"> אף בת כהן לכהן</w:t>
      </w:r>
      <w:r w:rsidR="00250F31">
        <w:rPr>
          <w:rFonts w:hint="cs"/>
          <w:rtl/>
        </w:rPr>
        <w:t>..</w:t>
      </w:r>
      <w:r w:rsidRPr="00C35A2C">
        <w:rPr>
          <w:rtl/>
        </w:rPr>
        <w:t xml:space="preserve"> לא יאכלו</w:t>
      </w:r>
      <w:r w:rsidR="00250F31">
        <w:rPr>
          <w:rFonts w:hint="cs"/>
          <w:rtl/>
        </w:rPr>
        <w:t>..</w:t>
      </w:r>
      <w:r w:rsidRPr="00C35A2C">
        <w:rPr>
          <w:rtl/>
        </w:rPr>
        <w:t xml:space="preserve"> מפני חלק עובר.</w:t>
      </w:r>
    </w:p>
    <w:p w14:paraId="789D0F16" w14:textId="4DB135B4" w:rsidR="002A7C31" w:rsidRDefault="00B433C9" w:rsidP="002A7C31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F80240">
        <w:rPr>
          <w:rStyle w:val="affff5"/>
          <w:rtl/>
        </w:rPr>
        <w:lastRenderedPageBreak/>
        <w:t xml:space="preserve">איבעיא: </w:t>
      </w:r>
      <w:r w:rsidR="002809F6" w:rsidRPr="00F80240">
        <w:rPr>
          <w:rStyle w:val="affff5"/>
          <w:rtl/>
        </w:rPr>
        <w:t>טע</w:t>
      </w:r>
      <w:r w:rsidR="002A7C31">
        <w:rPr>
          <w:rStyle w:val="affff5"/>
          <w:rFonts w:hint="cs"/>
          <w:rtl/>
        </w:rPr>
        <w:t>מו</w:t>
      </w:r>
      <w:r w:rsidRPr="00F80240">
        <w:rPr>
          <w:rStyle w:val="affff5"/>
          <w:rtl/>
        </w:rPr>
        <w:t xml:space="preserve"> </w:t>
      </w:r>
      <w:r w:rsidR="002A7C31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עובר במעי זרה</w:t>
      </w:r>
      <w:r w:rsidR="002A7C31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זר</w:t>
      </w:r>
      <w:r w:rsidR="002A7C31">
        <w:rPr>
          <w:rFonts w:ascii="FontbitDavid" w:hAnsi="FontbitDavid" w:hint="cs"/>
          <w:sz w:val="32"/>
          <w:rtl/>
        </w:rPr>
        <w:t>',</w:t>
      </w:r>
      <w:r w:rsidR="008959AB">
        <w:rPr>
          <w:rStyle w:val="affff5"/>
          <w:rFonts w:hint="cs"/>
          <w:rtl/>
        </w:rPr>
        <w:t xml:space="preserve"> </w:t>
      </w:r>
      <w:r w:rsidRPr="00B72493">
        <w:rPr>
          <w:rFonts w:hint="eastAsia"/>
          <w:rtl/>
        </w:rPr>
        <w:t>או</w:t>
      </w:r>
      <w:r w:rsidRPr="00B72493">
        <w:rPr>
          <w:rtl/>
        </w:rPr>
        <w:t xml:space="preserve"> </w:t>
      </w:r>
      <w:r w:rsidR="002A7C31">
        <w:rPr>
          <w:rFonts w:hint="cs"/>
          <w:rtl/>
        </w:rPr>
        <w:t>'</w:t>
      </w:r>
      <w:r w:rsidR="002A7C31">
        <w:rPr>
          <w:rFonts w:ascii="FontbitDavid" w:hAnsi="FontbitDavid" w:hint="cs"/>
          <w:sz w:val="32"/>
          <w:rtl/>
        </w:rPr>
        <w:t>שאין</w:t>
      </w:r>
      <w:r w:rsidRPr="00C35A2C">
        <w:rPr>
          <w:rFonts w:ascii="FontbitDavid" w:hAnsi="FontbitDavid"/>
          <w:sz w:val="32"/>
          <w:rtl/>
        </w:rPr>
        <w:t xml:space="preserve"> ילוד אינו מאכיל</w:t>
      </w:r>
      <w:r w:rsidR="002A7C31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?</w:t>
      </w:r>
      <w:r w:rsidR="008959AB">
        <w:rPr>
          <w:rFonts w:ascii="FontbitDavid" w:hAnsi="FontbitDavid" w:hint="cs"/>
          <w:sz w:val="32"/>
          <w:rtl/>
        </w:rPr>
        <w:t xml:space="preserve"> </w:t>
      </w:r>
    </w:p>
    <w:p w14:paraId="26F10C41" w14:textId="3F00C5AD" w:rsidR="00B433C9" w:rsidRDefault="00B433C9" w:rsidP="00B72493">
      <w:pPr>
        <w:jc w:val="center"/>
        <w:rPr>
          <w:rFonts w:ascii="FontbitDavid" w:hAnsi="FontbitDavid"/>
          <w:sz w:val="32"/>
          <w:rtl/>
        </w:rPr>
      </w:pPr>
      <w:r w:rsidRPr="00B72493">
        <w:rPr>
          <w:rStyle w:val="affff5"/>
          <w:rFonts w:hint="eastAsia"/>
          <w:rtl/>
        </w:rPr>
        <w:t>נפק</w:t>
      </w:r>
      <w:r w:rsidRPr="00B72493">
        <w:rPr>
          <w:rStyle w:val="affff5"/>
          <w:rtl/>
        </w:rPr>
        <w:t>"</w:t>
      </w:r>
      <w:r w:rsidRPr="00B72493">
        <w:rPr>
          <w:rStyle w:val="affff5"/>
          <w:rFonts w:hint="eastAsia"/>
          <w:rtl/>
        </w:rPr>
        <w:t>מ</w:t>
      </w:r>
      <w:r w:rsidR="002A7C31">
        <w:rPr>
          <w:rStyle w:val="affff5"/>
          <w:rFonts w:hint="cs"/>
          <w:rtl/>
        </w:rPr>
        <w:t>:</w:t>
      </w:r>
      <w:r w:rsidRPr="00B72493">
        <w:rPr>
          <w:rStyle w:val="affff5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עובר במעי כהנת</w:t>
      </w:r>
      <w:r w:rsidR="00927EC4">
        <w:rPr>
          <w:rFonts w:ascii="FontbitDavid" w:hAnsi="FontbitDavid" w:hint="cs"/>
          <w:sz w:val="32"/>
          <w:rtl/>
        </w:rPr>
        <w:t>.</w:t>
      </w:r>
    </w:p>
    <w:p w14:paraId="47C1F2FF" w14:textId="75A188DE" w:rsidR="00B433C9" w:rsidRPr="00C35A2C" w:rsidRDefault="002A7C31" w:rsidP="002A7C31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ל</w:t>
      </w:r>
      <w:r w:rsidR="00B433C9" w:rsidRPr="00855F8A">
        <w:rPr>
          <w:rStyle w:val="affff5"/>
          <w:rFonts w:hint="cs"/>
          <w:rtl/>
        </w:rPr>
        <w:t>רבה</w:t>
      </w:r>
      <w:r w:rsidR="00B433C9" w:rsidRPr="00C35A2C">
        <w:rPr>
          <w:rFonts w:ascii="FontbitDavid" w:hAnsi="FontbitDavid" w:hint="cs"/>
          <w:sz w:val="32"/>
          <w:rtl/>
        </w:rPr>
        <w:t xml:space="preserve">: </w:t>
      </w:r>
      <w:r>
        <w:rPr>
          <w:rFonts w:ascii="FontbitDavid" w:hAnsi="FontbitDavid" w:hint="cs"/>
          <w:sz w:val="32"/>
          <w:rtl/>
        </w:rPr>
        <w:t>'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עובר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במעי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זרה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זר</w:t>
      </w:r>
      <w:r>
        <w:rPr>
          <w:rFonts w:ascii="FontbitDavid" w:hAnsi="FontbitDavid" w:hint="cs"/>
          <w:sz w:val="32"/>
          <w:rtl/>
        </w:rPr>
        <w:t>',</w:t>
      </w:r>
      <w:r>
        <w:rPr>
          <w:rStyle w:val="affff5"/>
          <w:rFonts w:hint="cs"/>
          <w:rtl/>
        </w:rPr>
        <w:t xml:space="preserve">  ל</w:t>
      </w:r>
      <w:r w:rsidR="00B433C9" w:rsidRPr="00855F8A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 xml:space="preserve">' </w:t>
      </w:r>
      <w:r w:rsidR="00B433C9" w:rsidRPr="00855F8A">
        <w:rPr>
          <w:rStyle w:val="affff5"/>
          <w:rFonts w:hint="cs"/>
          <w:rtl/>
        </w:rPr>
        <w:t>יוס</w:t>
      </w:r>
      <w:r>
        <w:rPr>
          <w:rStyle w:val="affff5"/>
          <w:rFonts w:hint="cs"/>
          <w:rtl/>
        </w:rPr>
        <w:t>ף</w:t>
      </w:r>
      <w:r w:rsidR="00B433C9" w:rsidRPr="00855F8A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שאין ילוד אינו מאכיל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069DF0C0" w14:textId="6FB13DD4" w:rsidR="002A7C31" w:rsidRDefault="002A7C31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ויקשה מדתניא: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   </w:t>
      </w:r>
      <w:r w:rsidR="00B433C9" w:rsidRPr="00855F8A">
        <w:rPr>
          <w:rStyle w:val="affff5"/>
          <w:rtl/>
        </w:rPr>
        <w:t>אמרו לריו</w:t>
      </w:r>
      <w:r>
        <w:rPr>
          <w:rStyle w:val="affff5"/>
          <w:rFonts w:hint="cs"/>
          <w:rtl/>
        </w:rPr>
        <w:t>"</w:t>
      </w:r>
      <w:r w:rsidR="00B433C9" w:rsidRPr="00855F8A">
        <w:rPr>
          <w:rStyle w:val="affff5"/>
          <w:rtl/>
        </w:rPr>
        <w:t xml:space="preserve">ס </w:t>
      </w:r>
      <w:r w:rsidR="00B433C9" w:rsidRPr="00C35A2C">
        <w:rPr>
          <w:rFonts w:ascii="FontbitDavid" w:hAnsi="FontbitDavid"/>
          <w:sz w:val="32"/>
          <w:rtl/>
        </w:rPr>
        <w:t xml:space="preserve">אחר שהעדת על בת ישראל לכהן, </w:t>
      </w:r>
    </w:p>
    <w:p w14:paraId="266D06F3" w14:textId="2A00232F" w:rsidR="00B433C9" w:rsidRPr="00C35A2C" w:rsidRDefault="00B433C9" w:rsidP="002A7C31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בת כהן לכהן מהו?</w:t>
      </w:r>
      <w:r w:rsidR="002A7C31">
        <w:rPr>
          <w:rStyle w:val="affff5"/>
          <w:rFonts w:hint="cs"/>
          <w:rtl/>
        </w:rPr>
        <w:t xml:space="preserve"> </w:t>
      </w:r>
      <w:r w:rsidR="002A7C31">
        <w:rPr>
          <w:rStyle w:val="affff5"/>
          <w:rtl/>
        </w:rPr>
        <w:tab/>
      </w:r>
      <w:r w:rsidR="002A7C31">
        <w:rPr>
          <w:rStyle w:val="affff5"/>
          <w:rtl/>
        </w:rPr>
        <w:tab/>
      </w:r>
      <w:r w:rsidR="002A7C31">
        <w:rPr>
          <w:rtl/>
        </w:rPr>
        <w:tab/>
      </w:r>
      <w:r w:rsidR="002A7C31">
        <w:rPr>
          <w:rFonts w:hint="cs"/>
          <w:rtl/>
        </w:rPr>
        <w:t xml:space="preserve">  </w:t>
      </w:r>
      <w:r w:rsidRPr="00855F8A">
        <w:rPr>
          <w:rStyle w:val="affff5"/>
          <w:rtl/>
        </w:rPr>
        <w:t>אמר להם:</w:t>
      </w:r>
      <w:r w:rsidRPr="00C35A2C">
        <w:rPr>
          <w:rFonts w:ascii="FontbitDavid" w:hAnsi="FontbitDavid"/>
          <w:sz w:val="32"/>
          <w:rtl/>
        </w:rPr>
        <w:t xml:space="preserve"> זו שמעתי, וזו לא שמעתי</w:t>
      </w:r>
      <w:r w:rsidR="002A7C31">
        <w:rPr>
          <w:rFonts w:ascii="FontbitDavid" w:hAnsi="FontbitDavid" w:hint="cs"/>
          <w:sz w:val="32"/>
          <w:rtl/>
        </w:rPr>
        <w:t>.</w:t>
      </w:r>
    </w:p>
    <w:p w14:paraId="6DF187C2" w14:textId="5FBF3637" w:rsidR="00B433C9" w:rsidRPr="00EA6942" w:rsidRDefault="002A7C31" w:rsidP="00B72493">
      <w:pPr>
        <w:jc w:val="center"/>
        <w:rPr>
          <w:rFonts w:ascii="FontbitDavid" w:hAnsi="FontbitDavid"/>
          <w:spacing w:val="-4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ו</w:t>
      </w:r>
      <w:r w:rsidR="00B433C9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א</w:t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ם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'</w:t>
      </w:r>
      <w:r w:rsidR="00B433C9" w:rsidRPr="00EA6942">
        <w:rPr>
          <w:rFonts w:ascii="FontbitDavid" w:hAnsi="FontbitDavid"/>
          <w:spacing w:val="-4"/>
          <w:sz w:val="32"/>
          <w:rtl/>
        </w:rPr>
        <w:t>שאין ילוד אי</w:t>
      </w:r>
      <w:r>
        <w:rPr>
          <w:rFonts w:ascii="FontbitDavid" w:hAnsi="FontbitDavid" w:hint="cs"/>
          <w:spacing w:val="-4"/>
          <w:sz w:val="32"/>
          <w:rtl/>
        </w:rPr>
        <w:t>נו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 מאכיל</w:t>
      </w:r>
      <w:r>
        <w:rPr>
          <w:rFonts w:ascii="FontbitDavid" w:hAnsi="FontbitDavid" w:hint="cs"/>
          <w:spacing w:val="-4"/>
          <w:sz w:val="32"/>
          <w:rtl/>
        </w:rPr>
        <w:t xml:space="preserve">' </w:t>
      </w:r>
      <w:r w:rsidR="00B433C9" w:rsidRPr="00EA6942">
        <w:rPr>
          <w:rFonts w:ascii="FontbitDavid" w:hAnsi="FontbitDavid"/>
          <w:spacing w:val="-4"/>
          <w:sz w:val="32"/>
          <w:rtl/>
        </w:rPr>
        <w:t>הי</w:t>
      </w:r>
      <w:r>
        <w:rPr>
          <w:rFonts w:ascii="FontbitDavid" w:hAnsi="FontbitDavid" w:hint="cs"/>
          <w:spacing w:val="-4"/>
          <w:sz w:val="32"/>
          <w:rtl/>
        </w:rPr>
        <w:t>א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 היא!</w:t>
      </w:r>
      <w:r w:rsidR="00B433C9" w:rsidRPr="00EA6942">
        <w:rPr>
          <w:rFonts w:ascii="FontbitDavid" w:hAnsi="FontbitDavid" w:hint="cs"/>
          <w:spacing w:val="-4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קשיא</w:t>
      </w:r>
      <w:r w:rsidR="00B433C9" w:rsidRPr="00EA6942">
        <w:rPr>
          <w:rFonts w:ascii="FontbitDavid" w:hAnsi="FontbitDavid"/>
          <w:spacing w:val="-4"/>
          <w:sz w:val="32"/>
          <w:rtl/>
        </w:rPr>
        <w:t>.</w:t>
      </w:r>
    </w:p>
    <w:p w14:paraId="215C5DC6" w14:textId="27F8BCFF" w:rsidR="002A7C31" w:rsidRPr="00B72493" w:rsidRDefault="00927EC4" w:rsidP="00615A60">
      <w:pPr>
        <w:pStyle w:val="affff2"/>
        <w:rPr>
          <w:rtl/>
        </w:rPr>
      </w:pPr>
      <w:bookmarkStart w:id="759" w:name="_Toc119172947"/>
      <w:bookmarkStart w:id="760" w:name="_Toc119230041"/>
      <w:r w:rsidRPr="00B72493">
        <w:rPr>
          <w:rFonts w:hint="eastAsia"/>
          <w:rtl/>
        </w:rPr>
        <w:t>דעת</w:t>
      </w:r>
      <w:r w:rsidRPr="00B72493">
        <w:rPr>
          <w:rtl/>
        </w:rPr>
        <w:t xml:space="preserve"> </w:t>
      </w:r>
      <w:r w:rsidRPr="00B72493">
        <w:rPr>
          <w:rFonts w:hint="eastAsia"/>
          <w:rtl/>
        </w:rPr>
        <w:t>חכמים</w:t>
      </w:r>
      <w:bookmarkEnd w:id="759"/>
      <w:bookmarkEnd w:id="760"/>
    </w:p>
    <w:p w14:paraId="65F21B94" w14:textId="47B6ED81" w:rsidR="00B433C9" w:rsidRDefault="002A7C31" w:rsidP="00B55EDF">
      <w:pPr>
        <w:rPr>
          <w:rtl/>
        </w:rPr>
      </w:pPr>
      <w:r>
        <w:rPr>
          <w:rStyle w:val="affff5"/>
          <w:rFonts w:hint="cs"/>
          <w:rtl/>
        </w:rPr>
        <w:t>מ</w:t>
      </w:r>
      <w:r w:rsidR="00B433C9" w:rsidRPr="008959AB">
        <w:rPr>
          <w:rStyle w:val="affff5"/>
          <w:rFonts w:hint="cs"/>
          <w:rtl/>
        </w:rPr>
        <w:t>ש</w:t>
      </w:r>
      <w:r>
        <w:rPr>
          <w:rStyle w:val="affff5"/>
          <w:rFonts w:hint="cs"/>
          <w:rtl/>
        </w:rPr>
        <w:t>מואל</w:t>
      </w:r>
      <w:r w:rsidR="00B433C9" w:rsidRPr="008959AB">
        <w:rPr>
          <w:rStyle w:val="affff5"/>
          <w:rtl/>
        </w:rPr>
        <w:t xml:space="preserve">: </w:t>
      </w:r>
      <w:r w:rsidR="00B433C9" w:rsidRPr="00B72493">
        <w:rPr>
          <w:b/>
          <w:rtl/>
        </w:rPr>
        <w:t>ז</w:t>
      </w:r>
      <w:r w:rsidR="00B433C9" w:rsidRPr="00D1637C">
        <w:rPr>
          <w:rFonts w:cs="PFT_Frank"/>
          <w:b/>
          <w:bCs/>
          <w:szCs w:val="14"/>
          <w:rtl/>
        </w:rPr>
        <w:t>ו</w:t>
      </w:r>
      <w:r w:rsidR="00B433C9" w:rsidRPr="002A7C31">
        <w:rPr>
          <w:rtl/>
        </w:rPr>
        <w:t xml:space="preserve"> ד</w:t>
      </w:r>
      <w:r w:rsidR="00B433C9" w:rsidRPr="00855F8A">
        <w:rPr>
          <w:rtl/>
        </w:rPr>
        <w:t>ברי</w:t>
      </w:r>
      <w:r w:rsidR="00B433C9" w:rsidRPr="00855F8A">
        <w:rPr>
          <w:rStyle w:val="affff5"/>
          <w:rtl/>
        </w:rPr>
        <w:t xml:space="preserve"> ריו</w:t>
      </w:r>
      <w:r>
        <w:rPr>
          <w:rStyle w:val="affff5"/>
          <w:rFonts w:hint="cs"/>
          <w:rtl/>
        </w:rPr>
        <w:t>"</w:t>
      </w:r>
      <w:r w:rsidR="00B433C9" w:rsidRPr="00855F8A">
        <w:rPr>
          <w:rStyle w:val="affff5"/>
          <w:rtl/>
        </w:rPr>
        <w:t xml:space="preserve">ס, </w:t>
      </w:r>
      <w:r w:rsidR="00B433C9" w:rsidRPr="00D1637C">
        <w:rPr>
          <w:rFonts w:cs="PFT_Frank"/>
          <w:b/>
          <w:bCs/>
          <w:szCs w:val="14"/>
          <w:rtl/>
        </w:rPr>
        <w:t>אבל</w:t>
      </w:r>
      <w:r w:rsidR="00B433C9" w:rsidRPr="00855F8A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B433C9" w:rsidRPr="00855F8A">
        <w:rPr>
          <w:rStyle w:val="affff5"/>
          <w:rtl/>
        </w:rPr>
        <w:t>חכ</w:t>
      </w:r>
      <w:r>
        <w:rPr>
          <w:rStyle w:val="affff5"/>
          <w:rFonts w:hint="cs"/>
          <w:rtl/>
        </w:rPr>
        <w:t>מים</w:t>
      </w:r>
      <w:r w:rsidR="00B433C9" w:rsidRPr="00C35A2C">
        <w:rPr>
          <w:rFonts w:ascii="FontbitDavid" w:hAnsi="FontbitDavid"/>
          <w:sz w:val="32"/>
          <w:rtl/>
        </w:rPr>
        <w:t xml:space="preserve"> יש בנים - </w:t>
      </w:r>
      <w:r>
        <w:rPr>
          <w:rFonts w:ascii="FontbitDavid" w:hAnsi="FontbitDavid"/>
          <w:sz w:val="32"/>
          <w:rtl/>
        </w:rPr>
        <w:tab/>
      </w:r>
      <w:r w:rsidR="00B433C9" w:rsidRPr="00C35A2C">
        <w:rPr>
          <w:rFonts w:ascii="FontbitDavid" w:hAnsi="FontbitDavid"/>
          <w:sz w:val="32"/>
          <w:rtl/>
        </w:rPr>
        <w:t xml:space="preserve">אוכלים </w:t>
      </w:r>
      <w:r>
        <w:rPr>
          <w:rFonts w:ascii="FontbitDavid" w:hAnsi="FontbitDavid" w:hint="cs"/>
          <w:sz w:val="32"/>
          <w:rtl/>
        </w:rPr>
        <w:t>בגינם</w:t>
      </w:r>
      <w:r w:rsidR="00B433C9" w:rsidRPr="00C35A2C">
        <w:rPr>
          <w:rFonts w:ascii="FontbitDavid" w:hAnsi="FontbitDavid"/>
          <w:sz w:val="32"/>
          <w:rtl/>
        </w:rPr>
        <w:t>,</w:t>
      </w:r>
    </w:p>
    <w:p w14:paraId="1418F195" w14:textId="2317BD42" w:rsidR="00B433C9" w:rsidRPr="00C35A2C" w:rsidRDefault="00B433C9" w:rsidP="007C50EB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אין - אוכלים משום אחים, אין - אוכלים משום משפחה כולה.</w:t>
      </w:r>
    </w:p>
    <w:p w14:paraId="1BF89B6D" w14:textId="1957073B" w:rsidR="00B433C9" w:rsidRDefault="00B433C9" w:rsidP="00B55EDF">
      <w:pPr>
        <w:rPr>
          <w:rFonts w:ascii="FontbitDavid" w:hAnsi="FontbitDavid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זו וס"ל</w:t>
      </w:r>
      <w:r w:rsidR="002A7C31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="00A83CDC">
        <w:rPr>
          <w:rStyle w:val="affff5"/>
          <w:rFonts w:hint="cs"/>
          <w:rtl/>
        </w:rPr>
        <w:t>שהרי</w:t>
      </w:r>
      <w:r w:rsidRPr="00855F8A">
        <w:rPr>
          <w:rStyle w:val="affff5"/>
          <w:rFonts w:hint="cs"/>
          <w:rtl/>
        </w:rPr>
        <w:t xml:space="preserve"> אמר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927EC4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המזכה לעובר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קנה</w:t>
      </w:r>
      <w:r w:rsidR="00927EC4" w:rsidRPr="00B72493">
        <w:rPr>
          <w:rFonts w:ascii="FontbitDavid" w:hAnsi="FontbitDavid"/>
          <w:sz w:val="32"/>
          <w:rtl/>
        </w:rPr>
        <w:t>'</w:t>
      </w:r>
      <w:r w:rsidR="00A83CDC" w:rsidRPr="00B72493">
        <w:rPr>
          <w:rStyle w:val="affff8"/>
          <w:rtl/>
        </w:rPr>
        <w:t xml:space="preserve"> וא"כ העובר פוסלם.</w:t>
      </w:r>
    </w:p>
    <w:p w14:paraId="2B6F6437" w14:textId="4D78411B" w:rsidR="00B433C9" w:rsidRPr="00855F8A" w:rsidRDefault="00B433C9" w:rsidP="00B55EDF">
      <w:pPr>
        <w:rPr>
          <w:rStyle w:val="affff5"/>
          <w:rtl/>
        </w:rPr>
      </w:pPr>
      <w:r w:rsidRPr="00D1637C">
        <w:rPr>
          <w:rFonts w:cs="PFT_Frank" w:hint="eastAsia"/>
          <w:b/>
          <w:bCs/>
          <w:szCs w:val="14"/>
          <w:rtl/>
        </w:rPr>
        <w:t>וקמ</w:t>
      </w:r>
      <w:r w:rsidRPr="00D1637C">
        <w:rPr>
          <w:rFonts w:cs="PFT_Frank"/>
          <w:b/>
          <w:bCs/>
          <w:szCs w:val="14"/>
          <w:rtl/>
        </w:rPr>
        <w:t>"</w:t>
      </w:r>
      <w:r w:rsidRPr="00D1637C">
        <w:rPr>
          <w:rFonts w:cs="PFT_Frank" w:hint="eastAsia"/>
          <w:b/>
          <w:bCs/>
          <w:szCs w:val="14"/>
          <w:rtl/>
        </w:rPr>
        <w:t>ל</w:t>
      </w:r>
      <w:r w:rsidR="00A83CDC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A83CDC">
        <w:rPr>
          <w:rFonts w:hint="cs"/>
          <w:rtl/>
        </w:rPr>
        <w:t>-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A83CDC">
        <w:rPr>
          <w:rStyle w:val="affff5"/>
          <w:rFonts w:hint="cs"/>
          <w:rtl/>
        </w:rPr>
        <w:t>ש</w:t>
      </w:r>
      <w:r w:rsidRPr="00855F8A">
        <w:rPr>
          <w:rStyle w:val="affff5"/>
          <w:rFonts w:hint="cs"/>
          <w:rtl/>
        </w:rPr>
        <w:t>רבנן</w:t>
      </w:r>
      <w:r w:rsidR="00A83CDC">
        <w:rPr>
          <w:rStyle w:val="affff5"/>
          <w:rFonts w:hint="cs"/>
          <w:rtl/>
        </w:rPr>
        <w:t xml:space="preserve"> </w:t>
      </w:r>
      <w:r w:rsidR="00A83CDC" w:rsidRPr="00B72493">
        <w:rPr>
          <w:rFonts w:hint="eastAsia"/>
          <w:b/>
          <w:rtl/>
        </w:rPr>
        <w:t>חולקים</w:t>
      </w:r>
      <w:r w:rsidR="00A83CDC">
        <w:rPr>
          <w:rStyle w:val="affff5"/>
          <w:rFonts w:hint="cs"/>
          <w:rtl/>
        </w:rPr>
        <w:t xml:space="preserve"> על</w:t>
      </w:r>
      <w:r w:rsidRPr="00855F8A">
        <w:rPr>
          <w:rStyle w:val="affff5"/>
          <w:rFonts w:hint="cs"/>
          <w:rtl/>
        </w:rPr>
        <w:t xml:space="preserve"> ר' יוסי</w:t>
      </w:r>
      <w:r w:rsidR="00A83CDC">
        <w:rPr>
          <w:rStyle w:val="affff5"/>
          <w:rFonts w:hint="cs"/>
          <w:rtl/>
        </w:rPr>
        <w:t>.</w:t>
      </w:r>
    </w:p>
    <w:p w14:paraId="0202BD15" w14:textId="32DFC9A7" w:rsidR="00B433C9" w:rsidRPr="00C35A2C" w:rsidRDefault="00A83CDC" w:rsidP="00615A60">
      <w:pPr>
        <w:pStyle w:val="affff2"/>
        <w:rPr>
          <w:rtl/>
        </w:rPr>
      </w:pPr>
      <w:bookmarkStart w:id="761" w:name="_Toc119172948"/>
      <w:bookmarkStart w:id="762" w:name="_Toc119230042"/>
      <w:r>
        <w:rPr>
          <w:rFonts w:hint="cs"/>
          <w:rtl/>
        </w:rPr>
        <w:t>ביאור דברי רבי יוסי, ודעות נוספות</w:t>
      </w:r>
      <w:bookmarkEnd w:id="761"/>
      <w:bookmarkEnd w:id="762"/>
    </w:p>
    <w:p w14:paraId="3E1C8CE5" w14:textId="138733F7" w:rsidR="00B433C9" w:rsidRDefault="00B433C9" w:rsidP="00B55EDF">
      <w:pPr>
        <w:rPr>
          <w:rFonts w:ascii="FontbitDavid" w:hAnsi="FontbitDavid"/>
          <w:sz w:val="32"/>
          <w:rtl/>
        </w:rPr>
      </w:pPr>
      <w:r w:rsidRPr="00855F8A">
        <w:rPr>
          <w:rStyle w:val="affff5"/>
          <w:rtl/>
        </w:rPr>
        <w:t>ת"ר</w:t>
      </w:r>
      <w:r w:rsidR="00A83CDC">
        <w:rPr>
          <w:rStyle w:val="affff5"/>
          <w:rFonts w:hint="cs"/>
          <w:rtl/>
        </w:rPr>
        <w:t>: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הניח בנים</w:t>
      </w:r>
      <w:r w:rsidRPr="00B72493">
        <w:rPr>
          <w:rtl/>
        </w:rPr>
        <w:t xml:space="preserve"> - </w:t>
      </w:r>
      <w:r w:rsidR="00A83CDC">
        <w:rPr>
          <w:rFonts w:hint="cs"/>
          <w:rtl/>
        </w:rPr>
        <w:t>כולם</w:t>
      </w:r>
      <w:r w:rsidRPr="00B72493">
        <w:rPr>
          <w:rtl/>
        </w:rPr>
        <w:t xml:space="preserve"> אוכלים, </w:t>
      </w:r>
      <w:r w:rsidRPr="00D1637C">
        <w:rPr>
          <w:rFonts w:cs="PFT_Frank"/>
          <w:b/>
          <w:bCs/>
          <w:szCs w:val="14"/>
          <w:rtl/>
        </w:rPr>
        <w:t>הניחה מעוברת</w:t>
      </w:r>
      <w:r w:rsidRPr="00B72493">
        <w:rPr>
          <w:rtl/>
        </w:rPr>
        <w:t xml:space="preserve"> - </w:t>
      </w:r>
      <w:r w:rsidR="00A83CDC">
        <w:rPr>
          <w:rFonts w:hint="cs"/>
          <w:rtl/>
        </w:rPr>
        <w:t>לא</w:t>
      </w:r>
      <w:r w:rsidRPr="00B72493">
        <w:rPr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אוכלים,</w:t>
      </w:r>
    </w:p>
    <w:p w14:paraId="685604DC" w14:textId="12F0A857" w:rsidR="00B433C9" w:rsidRDefault="00B433C9" w:rsidP="007C50EB">
      <w:pPr>
        <w:ind w:hanging="1"/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הניח בנים ומעוברת</w:t>
      </w:r>
      <w:r w:rsidRPr="00C35A2C">
        <w:rPr>
          <w:rFonts w:ascii="FontbitDavid" w:hAnsi="FontbitDavid"/>
          <w:sz w:val="32"/>
          <w:rtl/>
        </w:rPr>
        <w:t xml:space="preserve"> - עבדי מלוג אוכלים </w:t>
      </w:r>
      <w:r w:rsidR="00A83CDC">
        <w:rPr>
          <w:rStyle w:val="affff8"/>
          <w:rFonts w:hint="cs"/>
          <w:rtl/>
        </w:rPr>
        <w:t xml:space="preserve">- </w:t>
      </w:r>
      <w:r w:rsidRPr="00B72493">
        <w:rPr>
          <w:rStyle w:val="affff8"/>
          <w:rtl/>
        </w:rPr>
        <w:t>כ</w:t>
      </w:r>
      <w:r w:rsidR="00A83CDC" w:rsidRPr="00B72493">
        <w:rPr>
          <w:rStyle w:val="affff8"/>
          <w:rFonts w:hint="eastAsia"/>
          <w:rtl/>
        </w:rPr>
        <w:t>מוה</w:t>
      </w:r>
      <w:r w:rsidRPr="00B72493">
        <w:rPr>
          <w:rStyle w:val="affff8"/>
          <w:rtl/>
        </w:rPr>
        <w:t>,</w:t>
      </w:r>
    </w:p>
    <w:p w14:paraId="47054A55" w14:textId="0D41547F" w:rsidR="00B433C9" w:rsidRPr="00B72493" w:rsidRDefault="00B433C9" w:rsidP="00B55EDF">
      <w:pPr>
        <w:rPr>
          <w:rStyle w:val="affff8"/>
          <w:rtl/>
        </w:rPr>
      </w:pPr>
      <w:r w:rsidRPr="00C35A2C">
        <w:rPr>
          <w:rFonts w:ascii="FontbitDavid" w:hAnsi="FontbitDavid"/>
          <w:sz w:val="32"/>
          <w:rtl/>
        </w:rPr>
        <w:t xml:space="preserve">צאן ברזל </w:t>
      </w:r>
      <w:r w:rsidR="00A83CDC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 xml:space="preserve">לא יאכלו </w:t>
      </w:r>
      <w:r w:rsidR="00A83CDC" w:rsidRPr="00B72493">
        <w:rPr>
          <w:rStyle w:val="affff8"/>
          <w:rtl/>
        </w:rPr>
        <w:t xml:space="preserve">- </w:t>
      </w:r>
      <w:r w:rsidRPr="00B72493">
        <w:rPr>
          <w:rStyle w:val="affff8"/>
          <w:rtl/>
        </w:rPr>
        <w:t xml:space="preserve">מפני חלקו של עובר, </w:t>
      </w:r>
      <w:r w:rsidRPr="00A07384">
        <w:rPr>
          <w:rStyle w:val="affff8"/>
          <w:rFonts w:cs="PFT_Frank"/>
          <w:b/>
          <w:bCs/>
          <w:szCs w:val="10"/>
          <w:rtl/>
        </w:rPr>
        <w:t>שהעובר פוסל ואינו מאכיל</w:t>
      </w:r>
      <w:r w:rsidR="00A83CDC">
        <w:rPr>
          <w:rStyle w:val="affff8"/>
          <w:rFonts w:hint="cs"/>
          <w:rtl/>
        </w:rPr>
        <w:t>.</w:t>
      </w:r>
    </w:p>
    <w:p w14:paraId="310173A0" w14:textId="5E04BA14" w:rsidR="00B433C9" w:rsidRDefault="00B433C9" w:rsidP="00B55EDF">
      <w:pPr>
        <w:rPr>
          <w:rFonts w:ascii="FontbitDavid" w:hAnsi="FontbitDavid"/>
          <w:sz w:val="32"/>
          <w:rtl/>
        </w:rPr>
      </w:pPr>
      <w:r w:rsidRPr="00855F8A">
        <w:rPr>
          <w:rStyle w:val="affff5"/>
          <w:rtl/>
        </w:rPr>
        <w:t>רי</w:t>
      </w:r>
      <w:r w:rsidR="00A83CDC">
        <w:rPr>
          <w:rStyle w:val="affff5"/>
          <w:rFonts w:hint="cs"/>
          <w:rtl/>
        </w:rPr>
        <w:t>"</w:t>
      </w:r>
      <w:r w:rsidRPr="00855F8A">
        <w:rPr>
          <w:rStyle w:val="affff5"/>
          <w:rtl/>
        </w:rPr>
        <w:t>ש בריו</w:t>
      </w:r>
      <w:r w:rsidR="00A83CDC">
        <w:rPr>
          <w:rStyle w:val="affff5"/>
          <w:rFonts w:hint="cs"/>
          <w:rtl/>
        </w:rPr>
        <w:t>"</w:t>
      </w:r>
      <w:r w:rsidRPr="00855F8A">
        <w:rPr>
          <w:rStyle w:val="affff5"/>
          <w:rtl/>
        </w:rPr>
        <w:t>ס מש</w:t>
      </w:r>
      <w:r w:rsidR="00A83CDC">
        <w:rPr>
          <w:rStyle w:val="affff5"/>
          <w:rFonts w:hint="cs"/>
          <w:rtl/>
        </w:rPr>
        <w:t>מו</w:t>
      </w:r>
      <w:r w:rsidRPr="00855F8A">
        <w:rPr>
          <w:rStyle w:val="affff5"/>
          <w:rtl/>
        </w:rPr>
        <w:t>: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בת</w:t>
      </w:r>
      <w:r w:rsidRPr="00C35A2C">
        <w:rPr>
          <w:rFonts w:ascii="FontbitDavid" w:hAnsi="FontbitDavid"/>
          <w:sz w:val="32"/>
          <w:rtl/>
        </w:rPr>
        <w:t xml:space="preserve"> </w:t>
      </w:r>
      <w:r w:rsidR="00A83CDC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 xml:space="preserve">מאכלת, </w:t>
      </w:r>
      <w:r w:rsidR="00A83CD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בן</w:t>
      </w:r>
      <w:r w:rsidR="00A83CDC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אינו מאכיל</w:t>
      </w:r>
      <w:r w:rsidR="00A83CDC">
        <w:rPr>
          <w:rFonts w:ascii="FontbitDavid" w:hAnsi="FontbitDavid" w:hint="cs"/>
          <w:sz w:val="32"/>
          <w:rtl/>
        </w:rPr>
        <w:t>.</w:t>
      </w:r>
    </w:p>
    <w:p w14:paraId="4D097819" w14:textId="425937EC" w:rsidR="00A83CDC" w:rsidRDefault="00B433C9" w:rsidP="00A83CDC">
      <w:pPr>
        <w:rPr>
          <w:rFonts w:ascii="FontbitDavid" w:hAnsi="FontbitDavid"/>
          <w:spacing w:val="-6"/>
          <w:sz w:val="32"/>
          <w:rtl/>
        </w:rPr>
      </w:pPr>
      <w:r w:rsidRPr="00855F8A">
        <w:rPr>
          <w:rStyle w:val="affff5"/>
          <w:rFonts w:hint="cs"/>
          <w:rtl/>
        </w:rPr>
        <w:t>רשב</w:t>
      </w:r>
      <w:r w:rsidRPr="00855F8A">
        <w:rPr>
          <w:rStyle w:val="affff5"/>
          <w:rtl/>
        </w:rPr>
        <w:t>"</w:t>
      </w:r>
      <w:r w:rsidRPr="00855F8A">
        <w:rPr>
          <w:rStyle w:val="affff5"/>
          <w:rFonts w:hint="cs"/>
          <w:rtl/>
        </w:rPr>
        <w:t>י</w:t>
      </w:r>
      <w:r w:rsidRPr="00855F8A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זכרים</w:t>
      </w:r>
      <w:r w:rsidRPr="00C35A2C">
        <w:rPr>
          <w:rFonts w:ascii="FontbitDavid" w:hAnsi="FontbitDavid"/>
          <w:sz w:val="32"/>
          <w:rtl/>
        </w:rPr>
        <w:t xml:space="preserve"> - יאכלו</w:t>
      </w:r>
      <w:r w:rsidR="00A83CDC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A83CDC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A83CDC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A83CDC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A83CDC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A83CDC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A83CDC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="00A83CDC"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כולן</w:t>
      </w:r>
      <w:r w:rsidR="00A83CDC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נקבות</w:t>
      </w:r>
      <w:r w:rsidRPr="00262A77">
        <w:rPr>
          <w:rFonts w:ascii="FontbitDavid" w:hAnsi="FontbitDavid"/>
          <w:spacing w:val="-6"/>
          <w:sz w:val="32"/>
          <w:rtl/>
        </w:rPr>
        <w:t xml:space="preserve"> - לא יאכלו</w:t>
      </w:r>
      <w:r w:rsidR="00A83CDC">
        <w:rPr>
          <w:rFonts w:ascii="FontbitDavid" w:hAnsi="FontbitDavid" w:hint="cs"/>
          <w:spacing w:val="-6"/>
          <w:sz w:val="32"/>
          <w:rtl/>
        </w:rPr>
        <w:t xml:space="preserve"> -</w:t>
      </w:r>
    </w:p>
    <w:p w14:paraId="2A60AFD4" w14:textId="3FB974DE" w:rsidR="00B433C9" w:rsidRPr="00262A77" w:rsidRDefault="008959AB" w:rsidP="00B72493">
      <w:pPr>
        <w:rPr>
          <w:rFonts w:ascii="FontbitDavid" w:hAnsi="FontbitDavid"/>
          <w:spacing w:val="-6"/>
          <w:sz w:val="32"/>
          <w:rtl/>
        </w:rPr>
      </w:pPr>
      <w:r w:rsidRPr="00262A77">
        <w:rPr>
          <w:rStyle w:val="affff5"/>
          <w:rFonts w:hint="cs"/>
          <w:spacing w:val="-6"/>
          <w:rtl/>
        </w:rPr>
        <w:t xml:space="preserve">א. </w:t>
      </w:r>
      <w:r w:rsidR="00A83CDC">
        <w:rPr>
          <w:rFonts w:hint="cs"/>
          <w:rtl/>
        </w:rPr>
        <w:t>שאם היא נקבה - פוסלתם,</w:t>
      </w:r>
      <w:r w:rsidRPr="00262A77">
        <w:rPr>
          <w:rStyle w:val="affff5"/>
          <w:rFonts w:hint="cs"/>
          <w:spacing w:val="-6"/>
          <w:rtl/>
        </w:rPr>
        <w:t xml:space="preserve"> </w:t>
      </w:r>
      <w:r w:rsidR="00A83CDC">
        <w:rPr>
          <w:rFonts w:ascii="FontbitDavid" w:hAnsi="FontbitDavid" w:hint="cs"/>
          <w:spacing w:val="-6"/>
          <w:sz w:val="32"/>
          <w:rtl/>
        </w:rPr>
        <w:t xml:space="preserve">ואם </w:t>
      </w:r>
      <w:r w:rsidR="00B433C9" w:rsidRPr="00262A77">
        <w:rPr>
          <w:rFonts w:ascii="FontbitDavid" w:hAnsi="FontbitDavid"/>
          <w:spacing w:val="-6"/>
          <w:sz w:val="32"/>
          <w:rtl/>
        </w:rPr>
        <w:t>זכר</w:t>
      </w:r>
      <w:r w:rsidR="00A83CDC">
        <w:rPr>
          <w:rFonts w:ascii="FontbitDavid" w:hAnsi="FontbitDavid" w:hint="cs"/>
          <w:spacing w:val="-6"/>
          <w:sz w:val="32"/>
          <w:rtl/>
        </w:rPr>
        <w:t xml:space="preserve"> -</w:t>
      </w:r>
      <w:r w:rsidR="00B433C9" w:rsidRPr="00262A77">
        <w:rPr>
          <w:rFonts w:ascii="FontbitDavid" w:hAnsi="FontbitDavid"/>
          <w:spacing w:val="-6"/>
          <w:sz w:val="32"/>
          <w:rtl/>
        </w:rPr>
        <w:t xml:space="preserve"> אין לבנות כלום</w:t>
      </w:r>
      <w:r w:rsidR="00A83CDC">
        <w:rPr>
          <w:rFonts w:ascii="FontbitDavid" w:hAnsi="FontbitDavid" w:hint="cs"/>
          <w:spacing w:val="-6"/>
          <w:sz w:val="32"/>
          <w:rtl/>
        </w:rPr>
        <w:t>, ופוסלם.</w:t>
      </w:r>
    </w:p>
    <w:p w14:paraId="5A4611B6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סז:</w:t>
      </w:r>
    </w:p>
    <w:p w14:paraId="4D2247B6" w14:textId="699C9F37" w:rsidR="00B433C9" w:rsidRDefault="00A83CDC" w:rsidP="00B55EDF">
      <w:pPr>
        <w:rPr>
          <w:rtl/>
        </w:rPr>
      </w:pPr>
      <w:r w:rsidRPr="00B72493">
        <w:rPr>
          <w:rFonts w:hint="eastAsia"/>
          <w:rtl/>
        </w:rPr>
        <w:t>אבל</w:t>
      </w:r>
      <w:r w:rsidRPr="00B72493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D1637C">
        <w:rPr>
          <w:rFonts w:cs="PFT_Frank"/>
          <w:b/>
          <w:bCs/>
          <w:szCs w:val="14"/>
          <w:rtl/>
        </w:rPr>
        <w:t>זכרים יאכלו</w:t>
      </w:r>
      <w:r w:rsidRPr="00B72493">
        <w:rPr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- ש</w:t>
      </w:r>
      <w:r w:rsidR="008959AB">
        <w:rPr>
          <w:rFonts w:ascii="FontbitDavid" w:hAnsi="FontbitDavid" w:hint="cs"/>
          <w:sz w:val="32"/>
          <w:rtl/>
        </w:rPr>
        <w:t>אין חוששין למיעוט</w:t>
      </w:r>
      <w:r w:rsidRPr="00B72493">
        <w:rPr>
          <w:rStyle w:val="affff8"/>
          <w:rtl/>
        </w:rPr>
        <w:t xml:space="preserve"> שיהיה זכר ובר קיימא.</w:t>
      </w:r>
    </w:p>
    <w:p w14:paraId="22FF7E54" w14:textId="0E1013BB" w:rsidR="00A83CDC" w:rsidRDefault="00B433C9" w:rsidP="00B55EDF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ב</w:t>
      </w:r>
      <w:r w:rsidR="00855F8A" w:rsidRPr="00D238B7">
        <w:rPr>
          <w:rStyle w:val="affff5"/>
          <w:rFonts w:hint="cs"/>
          <w:rtl/>
        </w:rPr>
        <w:t>.</w:t>
      </w:r>
      <w:r w:rsidR="008959AB" w:rsidRPr="00D238B7">
        <w:rPr>
          <w:rStyle w:val="affff5"/>
          <w:rFonts w:hint="cs"/>
          <w:rtl/>
        </w:rPr>
        <w:t xml:space="preserve"> </w:t>
      </w:r>
      <w:r w:rsidR="008959AB">
        <w:rPr>
          <w:rFonts w:ascii="FontbitDavid" w:hAnsi="FontbitDavid" w:hint="cs"/>
          <w:sz w:val="32"/>
          <w:rtl/>
        </w:rPr>
        <w:t>חוששין למיעוט,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A83CDC">
        <w:rPr>
          <w:rFonts w:ascii="FontbitDavid" w:hAnsi="FontbitDavid" w:hint="cs"/>
          <w:sz w:val="32"/>
          <w:rtl/>
        </w:rPr>
        <w:t xml:space="preserve">אלא שעושים </w:t>
      </w:r>
      <w:r w:rsidRPr="00B72493">
        <w:rPr>
          <w:rFonts w:hint="eastAsia"/>
          <w:rtl/>
        </w:rPr>
        <w:t>תקנה</w:t>
      </w:r>
      <w:r w:rsidRPr="00B72493">
        <w:rPr>
          <w:rtl/>
        </w:rPr>
        <w:t xml:space="preserve"> </w:t>
      </w:r>
      <w:r w:rsidR="00A83CDC">
        <w:rPr>
          <w:rStyle w:val="affff5"/>
          <w:rFonts w:hint="cs"/>
          <w:rtl/>
        </w:rPr>
        <w:t>כ</w:t>
      </w:r>
      <w:r w:rsidRPr="00855F8A">
        <w:rPr>
          <w:rStyle w:val="affff5"/>
          <w:rFonts w:hint="cs"/>
          <w:rtl/>
        </w:rPr>
        <w:t>ר</w:t>
      </w:r>
      <w:r w:rsidRPr="00855F8A">
        <w:rPr>
          <w:rStyle w:val="affff5"/>
          <w:rtl/>
        </w:rPr>
        <w:t>"</w:t>
      </w:r>
      <w:r w:rsidRPr="00855F8A">
        <w:rPr>
          <w:rStyle w:val="affff5"/>
          <w:rFonts w:hint="cs"/>
          <w:rtl/>
        </w:rPr>
        <w:t xml:space="preserve">נ </w:t>
      </w:r>
      <w:r w:rsidRPr="00C35A2C">
        <w:rPr>
          <w:rFonts w:ascii="FontbitDavid" w:hAnsi="FontbitDavid" w:hint="cs"/>
          <w:sz w:val="32"/>
          <w:rtl/>
        </w:rPr>
        <w:t>דיתומים שבאו לחלוק</w:t>
      </w:r>
      <w:r w:rsidR="00A83CDC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ב</w:t>
      </w:r>
      <w:r w:rsidRPr="00C35A2C">
        <w:rPr>
          <w:rFonts w:ascii="FontbitDavid" w:hAnsi="FontbitDavid"/>
          <w:sz w:val="32"/>
          <w:rtl/>
        </w:rPr>
        <w:t>"</w:t>
      </w:r>
      <w:r w:rsidRPr="00C35A2C">
        <w:rPr>
          <w:rFonts w:ascii="FontbitDavid" w:hAnsi="FontbitDavid" w:hint="cs"/>
          <w:sz w:val="32"/>
          <w:rtl/>
        </w:rPr>
        <w:t>ד מעמידין אפוטרופוס ובורר להם חלק יפה</w:t>
      </w:r>
      <w:r w:rsidR="00A83CDC">
        <w:rPr>
          <w:rFonts w:ascii="FontbitDavid" w:hAnsi="FontbitDavid" w:hint="cs"/>
          <w:sz w:val="32"/>
          <w:rtl/>
        </w:rPr>
        <w:t>,</w:t>
      </w:r>
    </w:p>
    <w:p w14:paraId="451DE5E4" w14:textId="2ED03B5F" w:rsidR="00B433C9" w:rsidRDefault="00B433C9" w:rsidP="00A83CDC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הגדילו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A83CDC" w:rsidRPr="00B72493">
        <w:rPr>
          <w:rStyle w:val="affff5"/>
          <w:rFonts w:hint="eastAsia"/>
          <w:rtl/>
        </w:rPr>
        <w:t>לשמואל</w:t>
      </w:r>
      <w:r w:rsidR="00A83CD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יכולין למחות</w:t>
      </w:r>
      <w:r w:rsidR="00A83CDC">
        <w:rPr>
          <w:rFonts w:ascii="FontbitDavid" w:hAnsi="FontbitDavid" w:hint="cs"/>
          <w:sz w:val="32"/>
          <w:rtl/>
        </w:rPr>
        <w:t>,</w:t>
      </w:r>
      <w:r w:rsidR="00A83CDC">
        <w:rPr>
          <w:rStyle w:val="affff5"/>
          <w:rFonts w:hint="cs"/>
          <w:rtl/>
        </w:rPr>
        <w:t xml:space="preserve"> ל</w:t>
      </w:r>
      <w:r w:rsidRPr="00855F8A">
        <w:rPr>
          <w:rStyle w:val="affff5"/>
          <w:rFonts w:hint="cs"/>
          <w:rtl/>
        </w:rPr>
        <w:t>ר</w:t>
      </w:r>
      <w:r w:rsidR="00855F8A">
        <w:rPr>
          <w:rStyle w:val="affff5"/>
          <w:rFonts w:hint="cs"/>
          <w:rtl/>
        </w:rPr>
        <w:t>"</w:t>
      </w:r>
      <w:r w:rsidRPr="00855F8A">
        <w:rPr>
          <w:rStyle w:val="affff5"/>
          <w:rFonts w:hint="cs"/>
          <w:rtl/>
        </w:rPr>
        <w:t>נ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A83CDC">
        <w:rPr>
          <w:rFonts w:ascii="FontbitDavid" w:hAnsi="FontbitDavid" w:hint="cs"/>
          <w:sz w:val="32"/>
          <w:rtl/>
        </w:rPr>
        <w:t xml:space="preserve">אין </w:t>
      </w:r>
      <w:r w:rsidRPr="00C35A2C">
        <w:rPr>
          <w:rFonts w:ascii="FontbitDavid" w:hAnsi="FontbitDavid" w:hint="cs"/>
          <w:sz w:val="32"/>
          <w:rtl/>
        </w:rPr>
        <w:t>יכולין</w:t>
      </w:r>
      <w:r w:rsidR="00927EC4">
        <w:rPr>
          <w:rFonts w:ascii="FontbitDavid" w:hAnsi="FontbitDavid" w:hint="cs"/>
          <w:sz w:val="32"/>
          <w:rtl/>
        </w:rPr>
        <w:t>,</w:t>
      </w:r>
    </w:p>
    <w:p w14:paraId="03BB5169" w14:textId="058286EE" w:rsidR="00A83CDC" w:rsidRDefault="00A83CDC" w:rsidP="00B72493">
      <w:pPr>
        <w:pStyle w:val="affff7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ובוררים</w:t>
      </w:r>
      <w:r>
        <w:rPr>
          <w:rFonts w:hint="cs"/>
          <w:rtl/>
        </w:rPr>
        <w:t xml:space="preserve"> לעובר שאר נכסים, והעבדים לנולדים, </w:t>
      </w:r>
      <w:r w:rsidRPr="00A07384">
        <w:rPr>
          <w:rFonts w:cs="PFT_Frank" w:hint="eastAsia"/>
          <w:b/>
          <w:bCs/>
          <w:szCs w:val="10"/>
          <w:rtl/>
        </w:rPr>
        <w:t>אבל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בנקבות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שמא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העובר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זכר</w:t>
      </w:r>
      <w:r>
        <w:rPr>
          <w:rFonts w:hint="cs"/>
          <w:rtl/>
        </w:rPr>
        <w:t>.</w:t>
      </w:r>
    </w:p>
    <w:p w14:paraId="22EA0F7C" w14:textId="2F8AD1DE" w:rsidR="00A83CDC" w:rsidRDefault="00A83CDC" w:rsidP="00A83CDC">
      <w:pPr>
        <w:pStyle w:val="afffc"/>
        <w:ind w:left="0"/>
        <w:rPr>
          <w:rtl/>
        </w:rPr>
      </w:pP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וטעם </w:t>
      </w:r>
      <w:r w:rsidR="00B433C9" w:rsidRPr="00855F8A">
        <w:rPr>
          <w:rStyle w:val="affff5"/>
          <w:rFonts w:hint="cs"/>
          <w:rtl/>
        </w:rPr>
        <w:t>רי</w:t>
      </w:r>
      <w:r>
        <w:rPr>
          <w:rStyle w:val="affff5"/>
          <w:rFonts w:hint="cs"/>
          <w:rtl/>
        </w:rPr>
        <w:t>"ש בריו"ס</w:t>
      </w:r>
      <w:r w:rsidR="008959AB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rtl/>
        </w:rPr>
        <w:t xml:space="preserve"> </w:t>
      </w:r>
      <w:r w:rsidRPr="00C35A2C">
        <w:rPr>
          <w:rFonts w:hint="cs"/>
          <w:rtl/>
        </w:rPr>
        <w:t>צ</w:t>
      </w:r>
      <w:r w:rsidRPr="00C35A2C">
        <w:rPr>
          <w:rtl/>
        </w:rPr>
        <w:t>"</w:t>
      </w:r>
      <w:r w:rsidRPr="00C35A2C">
        <w:rPr>
          <w:rFonts w:hint="cs"/>
          <w:rtl/>
        </w:rPr>
        <w:t>ל ד</w:t>
      </w:r>
      <w:r>
        <w:rPr>
          <w:rFonts w:hint="cs"/>
          <w:rtl/>
        </w:rPr>
        <w:t>'</w:t>
      </w:r>
      <w:r w:rsidRPr="00D1637C">
        <w:rPr>
          <w:rFonts w:cs="PFT_Frank" w:hint="eastAsia"/>
          <w:b/>
          <w:bCs/>
          <w:szCs w:val="14"/>
          <w:rtl/>
        </w:rPr>
        <w:t>בת</w:t>
      </w:r>
      <w:r>
        <w:rPr>
          <w:rFonts w:hint="cs"/>
          <w:rtl/>
        </w:rPr>
        <w:t>'</w:t>
      </w:r>
      <w:r w:rsidRPr="00C35A2C">
        <w:rPr>
          <w:rFonts w:hint="cs"/>
          <w:rtl/>
        </w:rPr>
        <w:t xml:space="preserve"> היינו </w:t>
      </w:r>
      <w:r>
        <w:rPr>
          <w:rFonts w:hint="cs"/>
          <w:rtl/>
        </w:rPr>
        <w:t>'</w:t>
      </w:r>
      <w:r w:rsidRPr="00D1637C">
        <w:rPr>
          <w:rFonts w:cs="PFT_Frank" w:hint="eastAsia"/>
          <w:b/>
          <w:bCs/>
          <w:szCs w:val="14"/>
          <w:rtl/>
        </w:rPr>
        <w:t>אם</w:t>
      </w:r>
      <w:r>
        <w:rPr>
          <w:rFonts w:hint="cs"/>
          <w:rtl/>
        </w:rPr>
        <w:t>',</w:t>
      </w:r>
      <w:r w:rsidRPr="00C35A2C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Pr="00D1637C">
        <w:rPr>
          <w:rFonts w:cs="PFT_Frank" w:hint="eastAsia"/>
          <w:b/>
          <w:bCs/>
          <w:szCs w:val="14"/>
          <w:rtl/>
        </w:rPr>
        <w:t>מאכלת</w:t>
      </w:r>
      <w:r w:rsidRPr="00C35A2C">
        <w:rPr>
          <w:rFonts w:hint="cs"/>
          <w:rtl/>
        </w:rPr>
        <w:t xml:space="preserve"> עבדי מלוג</w:t>
      </w:r>
      <w:r>
        <w:rPr>
          <w:rFonts w:hint="cs"/>
          <w:rtl/>
        </w:rPr>
        <w:t>,</w:t>
      </w:r>
    </w:p>
    <w:p w14:paraId="5C1B4243" w14:textId="7DE80F40" w:rsidR="00A83CDC" w:rsidRPr="00C35A2C" w:rsidRDefault="00A83CDC" w:rsidP="00B72493">
      <w:pPr>
        <w:pStyle w:val="afffc"/>
        <w:ind w:left="0" w:firstLine="0"/>
        <w:rPr>
          <w:rFonts w:ascii="FontbitDavid" w:hAnsi="FontbitDavid"/>
          <w:rtl/>
        </w:rPr>
      </w:pPr>
      <w:r w:rsidRPr="00C35A2C">
        <w:rPr>
          <w:rFonts w:hint="cs"/>
          <w:rtl/>
        </w:rPr>
        <w:lastRenderedPageBreak/>
        <w:t>כדרך שה</w:t>
      </w:r>
      <w:r w:rsidR="00063E30">
        <w:rPr>
          <w:rFonts w:hint="cs"/>
          <w:rtl/>
        </w:rPr>
        <w:t>יא</w:t>
      </w:r>
      <w:r w:rsidRPr="00C35A2C">
        <w:rPr>
          <w:rFonts w:hint="cs"/>
          <w:rtl/>
        </w:rPr>
        <w:t xml:space="preserve"> אוכלת,</w:t>
      </w:r>
      <w:r w:rsidR="00063E30">
        <w:rPr>
          <w:rFonts w:ascii="FontbitDavid" w:hAnsi="FontbitDavid" w:hint="cs"/>
          <w:rtl/>
        </w:rPr>
        <w:t xml:space="preserve"> </w:t>
      </w:r>
      <w:r w:rsidRPr="00C35A2C">
        <w:rPr>
          <w:rFonts w:ascii="FontbitDavid" w:hAnsi="FontbitDavid" w:hint="cs"/>
          <w:rtl/>
        </w:rPr>
        <w:t>וה</w:t>
      </w:r>
      <w:r w:rsidRPr="00D1637C">
        <w:rPr>
          <w:rFonts w:ascii="FontbitDavid" w:hAnsi="FontbitDavid" w:cs="PFT_Frank" w:hint="eastAsia"/>
          <w:b/>
          <w:bCs/>
          <w:szCs w:val="14"/>
          <w:rtl/>
        </w:rPr>
        <w:t>בן</w:t>
      </w:r>
      <w:r w:rsidRPr="00D1637C">
        <w:rPr>
          <w:rFonts w:ascii="FontbitDavid" w:hAnsi="FontbitDavid" w:cs="PFT_Frank"/>
          <w:b/>
          <w:bCs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Cs w:val="14"/>
          <w:rtl/>
        </w:rPr>
        <w:t>אינו</w:t>
      </w:r>
      <w:r w:rsidRPr="00D1637C">
        <w:rPr>
          <w:rFonts w:ascii="FontbitDavid" w:hAnsi="FontbitDavid" w:cs="PFT_Frank"/>
          <w:b/>
          <w:bCs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Cs w:val="14"/>
          <w:rtl/>
        </w:rPr>
        <w:t>מאכיל</w:t>
      </w:r>
      <w:r w:rsidRPr="00C35A2C">
        <w:rPr>
          <w:rFonts w:ascii="FontbitDavid" w:hAnsi="FontbitDavid" w:hint="cs"/>
          <w:rtl/>
        </w:rPr>
        <w:t xml:space="preserve"> עבדי צאן ברזל </w:t>
      </w:r>
      <w:r w:rsidRPr="00B72493">
        <w:rPr>
          <w:rStyle w:val="affff8"/>
          <w:rFonts w:hint="eastAsia"/>
          <w:rtl/>
        </w:rPr>
        <w:t>מפני</w:t>
      </w:r>
      <w:r w:rsidRPr="00B72493">
        <w:rPr>
          <w:rStyle w:val="affff8"/>
          <w:rtl/>
        </w:rPr>
        <w:t xml:space="preserve"> </w:t>
      </w:r>
      <w:r w:rsidRPr="00B72493">
        <w:rPr>
          <w:rStyle w:val="affff8"/>
          <w:rFonts w:hint="eastAsia"/>
          <w:rtl/>
        </w:rPr>
        <w:t>עובר</w:t>
      </w:r>
      <w:r w:rsidR="00063E30">
        <w:rPr>
          <w:rStyle w:val="affff8"/>
          <w:rFonts w:hint="cs"/>
          <w:rtl/>
        </w:rPr>
        <w:t>,</w:t>
      </w:r>
    </w:p>
    <w:p w14:paraId="1CC9E599" w14:textId="309B16A4" w:rsidR="00A83CDC" w:rsidRDefault="00063E30" w:rsidP="00B72493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Cs/>
          <w:sz w:val="32"/>
          <w:szCs w:val="14"/>
          <w:rtl/>
        </w:rPr>
        <w:t>ו</w:t>
      </w:r>
      <w:r w:rsidR="00A83CDC" w:rsidRPr="00D1637C">
        <w:rPr>
          <w:rFonts w:ascii="FontbitDavid" w:hAnsi="FontbitDavid" w:cs="PFT_Frank" w:hint="eastAsia"/>
          <w:bCs/>
          <w:sz w:val="32"/>
          <w:szCs w:val="14"/>
          <w:rtl/>
        </w:rPr>
        <w:t>היינו</w:t>
      </w:r>
      <w:r w:rsidR="00A83CDC" w:rsidRPr="00C35A2C">
        <w:rPr>
          <w:rFonts w:ascii="FontbitDavid" w:hAnsi="FontbitDavid" w:hint="cs"/>
          <w:sz w:val="32"/>
          <w:rtl/>
        </w:rPr>
        <w:t xml:space="preserve"> </w:t>
      </w:r>
      <w:r w:rsidR="00A83CDC" w:rsidRPr="00C82E09">
        <w:rPr>
          <w:rStyle w:val="affff5"/>
          <w:rFonts w:hint="cs"/>
          <w:rtl/>
        </w:rPr>
        <w:t>ריו</w:t>
      </w:r>
      <w:r>
        <w:rPr>
          <w:rStyle w:val="affff5"/>
          <w:rFonts w:hint="cs"/>
          <w:rtl/>
        </w:rPr>
        <w:t>"</w:t>
      </w:r>
      <w:r w:rsidR="00A83CDC" w:rsidRPr="00C82E09">
        <w:rPr>
          <w:rStyle w:val="affff5"/>
          <w:rFonts w:hint="cs"/>
          <w:rtl/>
        </w:rPr>
        <w:t>ס</w:t>
      </w:r>
      <w:r>
        <w:rPr>
          <w:rStyle w:val="affff5"/>
          <w:rFonts w:hint="cs"/>
          <w:rtl/>
        </w:rPr>
        <w:t xml:space="preserve"> [דרישא]</w:t>
      </w:r>
      <w:r w:rsidR="00A83CDC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</w:t>
      </w:r>
      <w:r w:rsidR="00A83CDC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כולה</w:t>
      </w:r>
      <w:r w:rsidR="00A83CDC" w:rsidRPr="00C35A2C">
        <w:rPr>
          <w:rFonts w:ascii="FontbitDavid" w:hAnsi="FontbitDavid" w:hint="cs"/>
          <w:sz w:val="32"/>
          <w:rtl/>
        </w:rPr>
        <w:t xml:space="preserve"> </w:t>
      </w:r>
      <w:r w:rsidR="00A83CDC" w:rsidRPr="00C82E09">
        <w:rPr>
          <w:rStyle w:val="affff5"/>
          <w:rFonts w:hint="cs"/>
          <w:rtl/>
        </w:rPr>
        <w:t>רי</w:t>
      </w:r>
      <w:r>
        <w:rPr>
          <w:rStyle w:val="affff5"/>
          <w:rFonts w:hint="cs"/>
          <w:rtl/>
        </w:rPr>
        <w:t>"</w:t>
      </w:r>
      <w:r w:rsidR="00A83CDC" w:rsidRPr="00C82E09">
        <w:rPr>
          <w:rStyle w:val="affff5"/>
          <w:rFonts w:hint="cs"/>
          <w:rtl/>
        </w:rPr>
        <w:t>ש בריו</w:t>
      </w:r>
      <w:r>
        <w:rPr>
          <w:rStyle w:val="affff5"/>
          <w:rFonts w:hint="cs"/>
          <w:rtl/>
        </w:rPr>
        <w:t>"</w:t>
      </w:r>
      <w:r w:rsidR="00A83CDC" w:rsidRPr="00C82E09">
        <w:rPr>
          <w:rStyle w:val="affff5"/>
          <w:rFonts w:hint="cs"/>
          <w:rtl/>
        </w:rPr>
        <w:t>ס</w:t>
      </w:r>
      <w:r w:rsidR="00A83CDC" w:rsidRPr="00C35A2C">
        <w:rPr>
          <w:rFonts w:ascii="FontbitDavid" w:hAnsi="FontbitDavid" w:hint="cs"/>
          <w:sz w:val="32"/>
          <w:rtl/>
        </w:rPr>
        <w:t xml:space="preserve"> קתני לה</w:t>
      </w:r>
      <w:r>
        <w:rPr>
          <w:rFonts w:ascii="FontbitDavid" w:hAnsi="FontbitDavid" w:hint="cs"/>
          <w:sz w:val="32"/>
          <w:rtl/>
        </w:rPr>
        <w:t>.</w:t>
      </w:r>
    </w:p>
    <w:p w14:paraId="25D84401" w14:textId="6E6D52C6" w:rsidR="00063E30" w:rsidRDefault="00063E30" w:rsidP="00A83CDC">
      <w:pPr>
        <w:rPr>
          <w:rFonts w:ascii="FontbitDavid" w:hAnsi="FontbitDavid"/>
          <w:sz w:val="32"/>
          <w:rtl/>
        </w:rPr>
      </w:pPr>
      <w:r w:rsidRPr="00B72493">
        <w:rPr>
          <w:rStyle w:val="affff5"/>
          <w:rFonts w:hint="eastAsia"/>
          <w:rtl/>
        </w:rPr>
        <w:t>אבל</w:t>
      </w:r>
      <w:r w:rsidRPr="00B72493">
        <w:rPr>
          <w:rStyle w:val="affff5"/>
          <w:rtl/>
        </w:rPr>
        <w:t xml:space="preserve"> </w:t>
      </w:r>
      <w:r w:rsidRPr="00B72493">
        <w:rPr>
          <w:rStyle w:val="affff5"/>
          <w:rFonts w:hint="eastAsia"/>
          <w:rtl/>
        </w:rPr>
        <w:t>אין</w:t>
      </w:r>
      <w:r w:rsidRPr="00B72493">
        <w:rPr>
          <w:rStyle w:val="affff5"/>
          <w:rtl/>
        </w:rPr>
        <w:t xml:space="preserve"> </w:t>
      </w:r>
      <w:r w:rsidRPr="00B72493">
        <w:rPr>
          <w:rStyle w:val="affff5"/>
          <w:rFonts w:hint="eastAsia"/>
          <w:rtl/>
        </w:rPr>
        <w:t>לפרש</w:t>
      </w:r>
      <w:r>
        <w:rPr>
          <w:rStyle w:val="affff5"/>
          <w:rFonts w:hint="cs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'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בת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מאכלת</w:t>
      </w:r>
      <w:r>
        <w:rPr>
          <w:rFonts w:ascii="FontbitDavid" w:hAnsi="FontbitDavid" w:hint="cs"/>
          <w:sz w:val="32"/>
          <w:rtl/>
        </w:rPr>
        <w:t xml:space="preserve">' </w:t>
      </w:r>
      <w:r w:rsidR="00927EC4">
        <w:rPr>
          <w:rFonts w:ascii="FontbitDavid" w:hAnsi="FontbitDavid" w:hint="cs"/>
          <w:sz w:val="32"/>
          <w:rtl/>
        </w:rPr>
        <w:t xml:space="preserve">- </w:t>
      </w:r>
      <w:r>
        <w:rPr>
          <w:rFonts w:ascii="FontbitDavid" w:hAnsi="FontbitDavid" w:hint="cs"/>
          <w:sz w:val="32"/>
          <w:rtl/>
        </w:rPr>
        <w:t>כשיש בן עמה, ובנכסים מועטים,</w:t>
      </w:r>
    </w:p>
    <w:p w14:paraId="6F46CDC5" w14:textId="41753787" w:rsidR="00063E30" w:rsidRDefault="00927EC4" w:rsidP="00A83CDC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ו</w:t>
      </w:r>
      <w:r w:rsidR="00063E3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ממ</w:t>
      </w:r>
      <w:r w:rsidR="00063E30" w:rsidRPr="00D1637C">
        <w:rPr>
          <w:rFonts w:ascii="FontbitDavid" w:hAnsi="FontbitDavid" w:cs="PFT_Frank"/>
          <w:b/>
          <w:bCs/>
          <w:sz w:val="32"/>
          <w:szCs w:val="14"/>
          <w:rtl/>
        </w:rPr>
        <w:t>"נ</w:t>
      </w:r>
      <w:r w:rsidR="00063E30">
        <w:rPr>
          <w:rFonts w:ascii="FontbitDavid" w:hAnsi="FontbitDavid" w:hint="cs"/>
          <w:sz w:val="32"/>
          <w:rtl/>
        </w:rPr>
        <w:t xml:space="preserve"> - אם עובר בן - אין לו, ואם בת - לא זוכה עד שתיולד,</w:t>
      </w:r>
    </w:p>
    <w:p w14:paraId="7ABC7719" w14:textId="6EA0FE85" w:rsidR="00B433C9" w:rsidRDefault="00063E30" w:rsidP="00063E3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דיקשה מ</w:t>
      </w:r>
      <w:r w:rsidR="00B433C9" w:rsidRPr="00C82E09">
        <w:rPr>
          <w:rStyle w:val="affff5"/>
          <w:rFonts w:hint="cs"/>
          <w:rtl/>
        </w:rPr>
        <w:t>רי</w:t>
      </w:r>
      <w:r w:rsidR="00B433C9" w:rsidRPr="00C82E09">
        <w:rPr>
          <w:rStyle w:val="affff5"/>
          <w:rtl/>
        </w:rPr>
        <w:t>"</w:t>
      </w:r>
      <w:r w:rsidR="00B433C9" w:rsidRPr="00C82E09">
        <w:rPr>
          <w:rStyle w:val="affff5"/>
          <w:rFonts w:hint="cs"/>
          <w:rtl/>
        </w:rPr>
        <w:t>ו</w:t>
      </w:r>
      <w:r w:rsidR="008959AB">
        <w:rPr>
          <w:rFonts w:ascii="FontbitDavid" w:hAnsi="FontbitDavid" w:hint="cs"/>
          <w:sz w:val="32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יתומין שמכרו בנכסים מועטים, מה שמכרו מכרו!</w:t>
      </w:r>
      <w:r>
        <w:rPr>
          <w:rFonts w:ascii="FontbitDavid" w:hAnsi="FontbitDavid" w:hint="cs"/>
          <w:sz w:val="32"/>
          <w:rtl/>
        </w:rPr>
        <w:t xml:space="preserve"> </w:t>
      </w:r>
      <w:r w:rsidRPr="00B72493">
        <w:rPr>
          <w:rStyle w:val="affff8"/>
          <w:rFonts w:hint="eastAsia"/>
          <w:rtl/>
        </w:rPr>
        <w:t>וא</w:t>
      </w:r>
      <w:r w:rsidRPr="00B72493">
        <w:rPr>
          <w:rStyle w:val="affff8"/>
          <w:rtl/>
        </w:rPr>
        <w:t xml:space="preserve">"כ </w:t>
      </w:r>
      <w:r w:rsidRPr="00B72493">
        <w:rPr>
          <w:rStyle w:val="affff8"/>
          <w:rFonts w:hint="eastAsia"/>
          <w:rtl/>
        </w:rPr>
        <w:t>ה</w:t>
      </w:r>
      <w:r w:rsidR="00927EC4">
        <w:rPr>
          <w:rStyle w:val="affff8"/>
          <w:rFonts w:hint="cs"/>
          <w:rtl/>
        </w:rPr>
        <w:t>עבדים</w:t>
      </w:r>
      <w:r w:rsidRPr="00B72493">
        <w:rPr>
          <w:rStyle w:val="affff8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עדיין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ברשות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הבנים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והעובר</w:t>
      </w:r>
      <w:r>
        <w:rPr>
          <w:rStyle w:val="affff8"/>
          <w:rFonts w:hint="cs"/>
          <w:rtl/>
        </w:rPr>
        <w:t xml:space="preserve"> [אם יהיה זכר]</w:t>
      </w:r>
      <w:r w:rsidRPr="00B72493">
        <w:rPr>
          <w:rStyle w:val="affff8"/>
          <w:rtl/>
        </w:rPr>
        <w:t xml:space="preserve">,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ופוסלם</w:t>
      </w:r>
      <w:r w:rsidRPr="00B72493">
        <w:rPr>
          <w:rStyle w:val="affff8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</w:p>
    <w:p w14:paraId="50EBE562" w14:textId="23B9D6F5" w:rsidR="00B433C9" w:rsidRPr="00C35A2C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>
      <w:pPr>
        <w:pStyle w:val="MishnaBatzad"/>
        <w:rPr>
          <w:ins w:id="20515" w:author="קלוד" w:date="2026-10-06T10:10:48Z"/>
        </w:rPr>
      </w:pPr>
      <w:ins w:id="20514" w:author="קלוד" w:date="2026-10-06T10:10:48Z">
        <w:r>
          <w:t xml:space="preserve">משנה ד</w:t>
        </w:r>
      </w:ins>
    </w:p>
    <w:p w14:paraId="37A9D39C" w14:textId="7D61E7A2" w:rsidR="00314467" w:rsidRDefault="00B433C9" w:rsidP="00063E30">
      <w:pPr>
        <w:pStyle w:val="affc"/>
        <w:rPr>
          <w:rStyle w:val="affffc"/>
          <w:rtl/>
        </w:rPr>
      </w:pPr>
      <w:bookmarkStart w:id="763" w:name="_Toc119172949"/>
      <w:bookmarkStart w:id="764" w:name="_Toc119230043"/>
      <w:r w:rsidRPr="00314467">
        <w:rPr>
          <w:rStyle w:val="affffc"/>
          <w:rtl/>
        </w:rPr>
        <w:t>העובר, היבם, האירוסין, החרש, ובן תשע שנים ויום אחד</w:t>
      </w:r>
      <w:bookmarkEnd w:id="763"/>
      <w:bookmarkEnd w:id="764"/>
    </w:p>
    <w:p w14:paraId="1A4B89BB" w14:textId="582CFFDC" w:rsidR="00B433C9" w:rsidRPr="00C35A2C" w:rsidRDefault="00B433C9" w:rsidP="00314467">
      <w:pPr>
        <w:pStyle w:val="affc"/>
        <w:rPr>
          <w:rtl/>
        </w:rPr>
      </w:pPr>
      <w:r w:rsidRPr="00C35A2C">
        <w:rPr>
          <w:rtl/>
        </w:rPr>
        <w:t xml:space="preserve"> -</w:t>
      </w:r>
      <w:r w:rsidR="00314467">
        <w:rPr>
          <w:rFonts w:hint="cs"/>
          <w:rtl/>
        </w:rPr>
        <w:t xml:space="preserve"> </w:t>
      </w:r>
      <w:r w:rsidRPr="00C35A2C">
        <w:rPr>
          <w:rtl/>
        </w:rPr>
        <w:t>פוסלין</w:t>
      </w:r>
      <w:r w:rsidR="00323891">
        <w:rPr>
          <w:rFonts w:hint="cs"/>
          <w:rtl/>
        </w:rPr>
        <w:t>,</w:t>
      </w:r>
      <w:r w:rsidRPr="00C35A2C">
        <w:rPr>
          <w:rtl/>
        </w:rPr>
        <w:t xml:space="preserve"> ולא מאכילין</w:t>
      </w:r>
      <w:r w:rsidR="00323891">
        <w:rPr>
          <w:rFonts w:hint="cs"/>
          <w:rtl/>
        </w:rPr>
        <w:t>;</w:t>
      </w:r>
    </w:p>
    <w:p w14:paraId="529DD954" w14:textId="38370536" w:rsidR="00323891" w:rsidRDefault="00B433C9" w:rsidP="007C50EB">
      <w:pPr>
        <w:pStyle w:val="affc"/>
        <w:rPr>
          <w:rtl/>
        </w:rPr>
      </w:pPr>
      <w:bookmarkStart w:id="765" w:name="_Toc119172950"/>
      <w:bookmarkStart w:id="766" w:name="_Toc119230044"/>
      <w:r w:rsidRPr="00314467">
        <w:rPr>
          <w:rStyle w:val="affffc"/>
          <w:rtl/>
        </w:rPr>
        <w:t>ספק בן ט' ספק שאינו, ספק הביא ב' שערות</w:t>
      </w:r>
      <w:bookmarkEnd w:id="765"/>
      <w:bookmarkEnd w:id="766"/>
      <w:r w:rsidRPr="00314467">
        <w:rPr>
          <w:rStyle w:val="affffc"/>
          <w:rtl/>
        </w:rPr>
        <w:t xml:space="preserve"> </w:t>
      </w:r>
      <w:r w:rsidRPr="00C35A2C">
        <w:rPr>
          <w:rtl/>
        </w:rPr>
        <w:t>ספק לא הביא</w:t>
      </w:r>
      <w:r w:rsidR="00323891">
        <w:rPr>
          <w:rFonts w:hint="cs"/>
          <w:rtl/>
        </w:rPr>
        <w:t>.</w:t>
      </w:r>
    </w:p>
    <w:p w14:paraId="4AC06F2E" w14:textId="7A0D0701" w:rsidR="00323891" w:rsidRDefault="00B433C9" w:rsidP="007C50EB">
      <w:pPr>
        <w:pStyle w:val="affc"/>
        <w:rPr>
          <w:spacing w:val="2"/>
          <w:rtl/>
        </w:rPr>
      </w:pPr>
      <w:bookmarkStart w:id="767" w:name="_Toc119172951"/>
      <w:bookmarkStart w:id="768" w:name="_Toc119230045"/>
      <w:r w:rsidRPr="00314467">
        <w:rPr>
          <w:rStyle w:val="affffc"/>
          <w:rtl/>
        </w:rPr>
        <w:t>נפל הבית עליו ועל בת</w:t>
      </w:r>
      <w:r w:rsidR="008959AB" w:rsidRPr="00314467">
        <w:rPr>
          <w:rStyle w:val="affffc"/>
          <w:rtl/>
        </w:rPr>
        <w:t xml:space="preserve"> אחיו</w:t>
      </w:r>
      <w:bookmarkEnd w:id="767"/>
      <w:bookmarkEnd w:id="768"/>
      <w:r w:rsidR="00A76BDF" w:rsidRPr="00314467">
        <w:rPr>
          <w:rStyle w:val="affffc"/>
          <w:rFonts w:hint="cs"/>
          <w:rtl/>
        </w:rPr>
        <w:t xml:space="preserve"> </w:t>
      </w:r>
      <w:r w:rsidR="00A76BDF">
        <w:rPr>
          <w:rStyle w:val="HesberMishna"/>
          <w:rFonts w:hint="cs"/>
          <w:rtl/>
          <w:rPrChange w:id="20136" w:author="קלוד" w:date="2026-10-06T10:10:48Z">
            <w:rPr>
              <w:rStyle w:val="affff8"/>
              <w:rFonts w:hint="cs"/>
              <w:rtl/>
            </w:rPr>
          </w:rPrChange>
        </w:rPr>
        <w:t>-</w:t>
      </w:r>
      <w:r w:rsidR="00A76BDF" w:rsidRPr="00B72493">
        <w:rPr>
          <w:rStyle w:val="HesberMishna"/>
          <w:rFonts w:hint="eastAsia"/>
          <w:rtl/>
          <w:rPrChange w:id="20137" w:author="קלוד" w:date="2026-10-06T10:10:48Z">
            <w:rPr>
              <w:rStyle w:val="affff8"/>
              <w:rFonts w:hint="eastAsia"/>
              <w:rtl/>
            </w:rPr>
          </w:rPrChange>
        </w:rPr>
        <w:t>אשתו</w:t>
      </w:r>
      <w:r w:rsidR="00A76BDF" w:rsidRPr="00B72493">
        <w:rPr>
          <w:rStyle w:val="HesberMishna"/>
          <w:rtl/>
          <w:rPrChange w:id="20138" w:author="קלוד" w:date="2026-10-06T10:10:48Z">
            <w:rPr>
              <w:rStyle w:val="affff8"/>
              <w:rtl/>
            </w:rPr>
          </w:rPrChange>
        </w:rPr>
        <w:t>,</w:t>
      </w:r>
      <w:r w:rsidR="008959AB" w:rsidRPr="00CB082E">
        <w:rPr>
          <w:spacing w:val="2"/>
          <w:rtl/>
        </w:rPr>
        <w:t xml:space="preserve"> ואין ידוע אי זה מת ראשון</w:t>
      </w:r>
      <w:r w:rsidR="00323891">
        <w:rPr>
          <w:rFonts w:hint="cs"/>
          <w:spacing w:val="2"/>
          <w:rtl/>
        </w:rPr>
        <w:t xml:space="preserve"> </w:t>
      </w:r>
    </w:p>
    <w:p w14:paraId="5EEF7BEF" w14:textId="665868D7" w:rsidR="00B433C9" w:rsidRPr="00C35A2C" w:rsidRDefault="00314467" w:rsidP="00314467">
      <w:pPr>
        <w:pStyle w:val="affc"/>
        <w:rPr>
          <w:rtl/>
        </w:rPr>
      </w:pPr>
      <w:r w:rsidRPr="00314467">
        <w:rPr>
          <w:rFonts w:hint="cs"/>
          <w:spacing w:val="2"/>
          <w:rtl/>
        </w:rPr>
        <w:t>-</w:t>
      </w:r>
      <w:r>
        <w:rPr>
          <w:spacing w:val="2"/>
          <w:rtl/>
        </w:rPr>
        <w:t xml:space="preserve"> </w:t>
      </w:r>
      <w:r w:rsidR="00B433C9" w:rsidRPr="00CB082E">
        <w:rPr>
          <w:spacing w:val="2"/>
          <w:rtl/>
        </w:rPr>
        <w:t>צרתה חולצת</w:t>
      </w:r>
      <w:r w:rsidR="00323891">
        <w:rPr>
          <w:rFonts w:hint="cs"/>
          <w:spacing w:val="2"/>
          <w:rtl/>
        </w:rPr>
        <w:t>,</w:t>
      </w:r>
      <w:r w:rsidR="00B433C9" w:rsidRPr="00CB082E">
        <w:rPr>
          <w:spacing w:val="2"/>
          <w:rtl/>
        </w:rPr>
        <w:t xml:space="preserve"> ולא מתייבמת</w:t>
      </w:r>
      <w:r w:rsidR="00A76BDF">
        <w:rPr>
          <w:rFonts w:hint="cs"/>
          <w:spacing w:val="2"/>
          <w:rtl/>
        </w:rPr>
        <w:t xml:space="preserve"> </w:t>
      </w:r>
      <w:r w:rsidR="00A76BDF" w:rsidRPr="00B72493">
        <w:rPr>
          <w:rStyle w:val="HesberMishna"/>
          <w:rFonts w:hint="eastAsia"/>
          <w:rtl/>
          <w:rPrChange w:id="20139" w:author="קלוד" w:date="2026-10-06T10:10:48Z">
            <w:rPr>
              <w:rStyle w:val="affff8"/>
              <w:rFonts w:hint="eastAsia"/>
              <w:rtl/>
            </w:rPr>
          </w:rPrChange>
        </w:rPr>
        <w:t>ספק</w:t>
      </w:r>
      <w:r w:rsidR="00A76BDF" w:rsidRPr="00B72493">
        <w:rPr>
          <w:rStyle w:val="HesberMishna"/>
          <w:rtl/>
          <w:rPrChange w:id="20140" w:author="קלוד" w:date="2026-10-06T10:10:48Z">
            <w:rPr>
              <w:rStyle w:val="affff8"/>
              <w:rtl/>
            </w:rPr>
          </w:rPrChange>
        </w:rPr>
        <w:t xml:space="preserve"> </w:t>
      </w:r>
      <w:r w:rsidR="00A76BDF" w:rsidRPr="00B72493">
        <w:rPr>
          <w:rStyle w:val="HesberMishna"/>
          <w:rFonts w:hint="eastAsia"/>
          <w:rtl/>
          <w:rPrChange w:id="20141" w:author="קלוד" w:date="2026-10-06T10:10:48Z">
            <w:rPr>
              <w:rStyle w:val="affff8"/>
              <w:rFonts w:hint="eastAsia"/>
              <w:rtl/>
            </w:rPr>
          </w:rPrChange>
        </w:rPr>
        <w:t>צרת</w:t>
      </w:r>
      <w:r w:rsidR="00A76BDF" w:rsidRPr="00B72493">
        <w:rPr>
          <w:rStyle w:val="HesberMishna"/>
          <w:rtl/>
          <w:rPrChange w:id="20142" w:author="קלוד" w:date="2026-10-06T10:10:48Z">
            <w:rPr>
              <w:rStyle w:val="affff8"/>
              <w:rtl/>
            </w:rPr>
          </w:rPrChange>
        </w:rPr>
        <w:t xml:space="preserve"> </w:t>
      </w:r>
      <w:r w:rsidR="00A76BDF" w:rsidRPr="00B72493">
        <w:rPr>
          <w:rStyle w:val="HesberMishna"/>
          <w:rFonts w:hint="eastAsia"/>
          <w:rtl/>
          <w:rPrChange w:id="20143" w:author="קלוד" w:date="2026-10-06T10:10:48Z">
            <w:rPr>
              <w:rStyle w:val="affff8"/>
              <w:rFonts w:hint="eastAsia"/>
              <w:rtl/>
            </w:rPr>
          </w:rPrChange>
        </w:rPr>
        <w:t>ערוה</w:t>
      </w:r>
      <w:r w:rsidR="00B433C9" w:rsidRPr="00B72493">
        <w:rPr>
          <w:rStyle w:val="HesberMishna"/>
          <w:rtl/>
          <w:rPrChange w:id="20144" w:author="קלוד" w:date="2026-10-06T10:10:48Z">
            <w:rPr>
              <w:rStyle w:val="affff8"/>
              <w:rtl/>
            </w:rPr>
          </w:rPrChange>
        </w:rPr>
        <w:t>.</w:t>
      </w:r>
    </w:p>
    <w:p w14:paraId="6E7FED5B" w14:textId="1F71076D" w:rsidR="00763C52" w:rsidRDefault="00B433C9" w:rsidP="00B72493">
      <w:pPr>
        <w:rPr>
          <w:rtl/>
        </w:rPr>
      </w:pPr>
      <w:bookmarkStart w:id="769" w:name="_Toc119172952"/>
      <w:bookmarkStart w:id="770" w:name="_Toc119230046"/>
      <w:r w:rsidRPr="00B72493">
        <w:rPr>
          <w:rStyle w:val="afff5"/>
          <w:rtl/>
        </w:rPr>
        <w:t>עובר</w:t>
      </w:r>
      <w:bookmarkEnd w:id="769"/>
      <w:bookmarkEnd w:id="770"/>
      <w:r w:rsidRPr="007F7DF1">
        <w:rPr>
          <w:rtl/>
        </w:rPr>
        <w:t>.</w:t>
      </w:r>
      <w:r w:rsidR="00323891">
        <w:rPr>
          <w:rFonts w:hint="cs"/>
          <w:rtl/>
        </w:rPr>
        <w:t xml:space="preserve"> </w:t>
      </w:r>
      <w:r w:rsidR="00A76BDF">
        <w:rPr>
          <w:rFonts w:hint="cs"/>
          <w:rtl/>
        </w:rPr>
        <w:t xml:space="preserve">  </w:t>
      </w:r>
      <w:r w:rsidRPr="00323891">
        <w:rPr>
          <w:rtl/>
        </w:rPr>
        <w:t>בת כהן לישראל</w:t>
      </w:r>
      <w:r w:rsidR="00323891">
        <w:rPr>
          <w:rFonts w:hint="cs"/>
          <w:rtl/>
        </w:rPr>
        <w:t xml:space="preserve"> -</w:t>
      </w:r>
      <w:r w:rsidRPr="00B72493">
        <w:rPr>
          <w:rtl/>
        </w:rPr>
        <w:t xml:space="preserve"> </w:t>
      </w:r>
      <w:r w:rsidRPr="00323891">
        <w:rPr>
          <w:rStyle w:val="affff1"/>
          <w:rFonts w:hint="cs"/>
          <w:rtl/>
        </w:rPr>
        <w:t>'</w:t>
      </w:r>
      <w:r w:rsidR="00A76BDF">
        <w:rPr>
          <w:rStyle w:val="affff1"/>
          <w:rFonts w:hint="cs"/>
          <w:rtl/>
        </w:rPr>
        <w:t xml:space="preserve">ושבה.. </w:t>
      </w:r>
      <w:r w:rsidRPr="00323891">
        <w:rPr>
          <w:rStyle w:val="affff1"/>
          <w:rtl/>
        </w:rPr>
        <w:t>כנעוריה</w:t>
      </w:r>
      <w:r w:rsidRPr="00323891">
        <w:rPr>
          <w:rStyle w:val="affff1"/>
          <w:rFonts w:hint="cs"/>
          <w:rtl/>
        </w:rPr>
        <w:t>'</w:t>
      </w:r>
      <w:r w:rsidRPr="00B72493">
        <w:rPr>
          <w:rtl/>
        </w:rPr>
        <w:t xml:space="preserve"> </w:t>
      </w:r>
      <w:r w:rsidR="00323891">
        <w:rPr>
          <w:rFonts w:hint="cs"/>
          <w:rtl/>
        </w:rPr>
        <w:t>ו</w:t>
      </w:r>
      <w:r w:rsidRPr="00323891">
        <w:rPr>
          <w:rtl/>
        </w:rPr>
        <w:t>ל</w:t>
      </w:r>
      <w:r w:rsidR="00811952">
        <w:rPr>
          <w:rFonts w:hint="cs"/>
          <w:rtl/>
        </w:rPr>
        <w:t xml:space="preserve">א </w:t>
      </w:r>
      <w:r w:rsidRPr="00323891">
        <w:rPr>
          <w:rtl/>
        </w:rPr>
        <w:t>מעובר</w:t>
      </w:r>
      <w:r w:rsidRPr="00C35A2C">
        <w:rPr>
          <w:rtl/>
        </w:rPr>
        <w:t>ת</w:t>
      </w:r>
      <w:r w:rsidR="00763C52">
        <w:rPr>
          <w:rFonts w:hint="cs"/>
          <w:rtl/>
        </w:rPr>
        <w:t>,</w:t>
      </w:r>
    </w:p>
    <w:p w14:paraId="7C9AFE3E" w14:textId="0BECA1A9" w:rsidR="00B433C9" w:rsidRPr="00C35A2C" w:rsidRDefault="00A76BDF" w:rsidP="00B72493">
      <w:pPr>
        <w:ind w:left="339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 </w:t>
      </w:r>
      <w:r w:rsidR="00B433C9" w:rsidRPr="00C35A2C">
        <w:rPr>
          <w:rFonts w:ascii="FontbitDavid" w:hAnsi="FontbitDavid"/>
          <w:sz w:val="32"/>
          <w:rtl/>
        </w:rPr>
        <w:t xml:space="preserve">בת ישראל לכהן </w:t>
      </w:r>
      <w:r w:rsidR="00763C52" w:rsidRPr="00B72493">
        <w:rPr>
          <w:rtl/>
        </w:rPr>
        <w:t>-</w:t>
      </w:r>
      <w:r w:rsidR="00B433C9" w:rsidRPr="006B2A7E">
        <w:rPr>
          <w:rStyle w:val="affff1"/>
          <w:rtl/>
        </w:rPr>
        <w:t xml:space="preserve"> </w:t>
      </w:r>
      <w:r w:rsidR="00763C52" w:rsidRPr="00B72493">
        <w:rPr>
          <w:rFonts w:hint="eastAsia"/>
          <w:rtl/>
        </w:rPr>
        <w:t>ילוד</w:t>
      </w:r>
      <w:r w:rsidR="00763C52" w:rsidRPr="00B72493">
        <w:rPr>
          <w:rtl/>
        </w:rPr>
        <w:t xml:space="preserve"> </w:t>
      </w:r>
      <w:r w:rsidR="00763C52" w:rsidRPr="00B72493">
        <w:rPr>
          <w:rStyle w:val="affff8"/>
          <w:rtl/>
        </w:rPr>
        <w:t>[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יל</w:t>
      </w:r>
      <w:r w:rsidR="00763C52">
        <w:rPr>
          <w:rStyle w:val="affff1"/>
          <w:rFonts w:hint="cs"/>
          <w:rtl/>
        </w:rPr>
        <w:t>י</w:t>
      </w:r>
      <w:r w:rsidR="00B433C9" w:rsidRPr="006B2A7E">
        <w:rPr>
          <w:rStyle w:val="affff1"/>
          <w:rtl/>
        </w:rPr>
        <w:t>ד</w:t>
      </w:r>
      <w:r>
        <w:rPr>
          <w:rStyle w:val="affff1"/>
          <w:rFonts w:hint="cs"/>
          <w:rtl/>
        </w:rPr>
        <w:t xml:space="preserve"> ביתו</w:t>
      </w:r>
      <w:r w:rsidR="00B433C9" w:rsidRPr="006B2A7E">
        <w:rPr>
          <w:rStyle w:val="affff1"/>
          <w:rFonts w:hint="cs"/>
          <w:rtl/>
        </w:rPr>
        <w:t>'</w:t>
      </w:r>
      <w:r w:rsidR="00763C52" w:rsidRPr="00B72493">
        <w:rPr>
          <w:rStyle w:val="affff8"/>
          <w:rtl/>
        </w:rPr>
        <w:t>]</w:t>
      </w:r>
      <w:r w:rsidR="00B433C9" w:rsidRPr="006B2A7E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מאכיל, שאינו</w:t>
      </w:r>
      <w:r w:rsidR="00763C52"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763C52">
        <w:rPr>
          <w:rFonts w:ascii="FontbitDavid" w:hAnsi="FontbitDavid" w:hint="cs"/>
          <w:sz w:val="32"/>
          <w:rtl/>
        </w:rPr>
        <w:t>לא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6156C5CE" w14:textId="0676A76A" w:rsidR="00773348" w:rsidRDefault="00B433C9" w:rsidP="00773348">
      <w:pPr>
        <w:rPr>
          <w:rFonts w:ascii="FontbitDavid" w:hAnsi="FontbitDavid"/>
          <w:sz w:val="32"/>
          <w:rtl/>
        </w:rPr>
      </w:pPr>
      <w:bookmarkStart w:id="771" w:name="_Toc119172953"/>
      <w:bookmarkStart w:id="772" w:name="_Toc119230047"/>
      <w:r w:rsidRPr="00B72493">
        <w:rPr>
          <w:rStyle w:val="afff5"/>
          <w:rtl/>
        </w:rPr>
        <w:t>יבם</w:t>
      </w:r>
      <w:bookmarkEnd w:id="771"/>
      <w:bookmarkEnd w:id="772"/>
      <w:r w:rsidRPr="00C35A2C">
        <w:rPr>
          <w:rFonts w:ascii="FontbitDavid" w:hAnsi="FontbitDavid" w:cs="Guttman Vilna"/>
          <w:rtl/>
        </w:rPr>
        <w:t>.</w:t>
      </w:r>
      <w:r w:rsidRPr="00C35A2C">
        <w:rPr>
          <w:rFonts w:ascii="FontbitDavid" w:hAnsi="FontbitDavid"/>
          <w:sz w:val="32"/>
          <w:rtl/>
        </w:rPr>
        <w:t xml:space="preserve"> </w:t>
      </w:r>
      <w:r w:rsidR="00A76BDF">
        <w:rPr>
          <w:rFonts w:ascii="FontbitDavid" w:hAnsi="FontbitDavid" w:hint="cs"/>
          <w:sz w:val="32"/>
          <w:rtl/>
        </w:rPr>
        <w:t xml:space="preserve">   </w:t>
      </w:r>
      <w:r w:rsidRPr="00C35A2C">
        <w:rPr>
          <w:rFonts w:ascii="FontbitDavid" w:hAnsi="FontbitDavid"/>
          <w:sz w:val="32"/>
          <w:rtl/>
        </w:rPr>
        <w:t xml:space="preserve">בת כהן לישראל </w:t>
      </w:r>
      <w:r w:rsidR="00763C52" w:rsidRPr="00B72493">
        <w:rPr>
          <w:rtl/>
        </w:rPr>
        <w:t>-</w:t>
      </w:r>
      <w:r w:rsidRPr="006B2A7E">
        <w:rPr>
          <w:rStyle w:val="affff1"/>
          <w:rtl/>
        </w:rPr>
        <w:t xml:space="preserve"> 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>ושבה אל בית אביה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 </w:t>
      </w:r>
      <w:r w:rsidR="00763C52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>ל</w:t>
      </w:r>
      <w:r w:rsidR="00763C52">
        <w:rPr>
          <w:rFonts w:ascii="FontbitDavid" w:hAnsi="FontbitDavid" w:hint="cs"/>
          <w:sz w:val="32"/>
          <w:rtl/>
        </w:rPr>
        <w:t xml:space="preserve">א </w:t>
      </w:r>
      <w:r w:rsidRPr="00C35A2C">
        <w:rPr>
          <w:rFonts w:ascii="FontbitDavid" w:hAnsi="FontbitDavid"/>
          <w:sz w:val="32"/>
          <w:rtl/>
        </w:rPr>
        <w:t>שומרת יבם</w:t>
      </w:r>
      <w:r w:rsidR="00773348">
        <w:rPr>
          <w:rFonts w:ascii="FontbitDavid" w:hAnsi="FontbitDavid" w:hint="cs"/>
          <w:sz w:val="32"/>
          <w:rtl/>
        </w:rPr>
        <w:t>,</w:t>
      </w:r>
    </w:p>
    <w:p w14:paraId="71DA6F34" w14:textId="00532A0E" w:rsidR="00A76BDF" w:rsidRDefault="00A76BDF" w:rsidP="00A76BDF">
      <w:pPr>
        <w:ind w:left="339"/>
        <w:rPr>
          <w:rStyle w:val="afff5"/>
          <w:rtl/>
        </w:rPr>
      </w:pPr>
      <w:r>
        <w:rPr>
          <w:rFonts w:ascii="FontbitDavid" w:hAnsi="FontbitDavid" w:hint="cs"/>
          <w:sz w:val="32"/>
          <w:rtl/>
        </w:rPr>
        <w:t xml:space="preserve">  </w:t>
      </w:r>
      <w:r w:rsidR="00B433C9" w:rsidRPr="00C35A2C">
        <w:rPr>
          <w:rFonts w:ascii="FontbitDavid" w:hAnsi="FontbitDavid"/>
          <w:sz w:val="32"/>
          <w:rtl/>
        </w:rPr>
        <w:t xml:space="preserve">בת ישראל לכהן -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קנין כספו</w:t>
      </w:r>
      <w:r>
        <w:rPr>
          <w:rStyle w:val="affff1"/>
          <w:rFonts w:hint="cs"/>
          <w:rtl/>
        </w:rPr>
        <w:t>.. יאכל</w:t>
      </w:r>
      <w:r w:rsidR="00B433C9" w:rsidRPr="006B2A7E">
        <w:rPr>
          <w:rStyle w:val="affff1"/>
          <w:rFonts w:hint="cs"/>
          <w:rtl/>
        </w:rPr>
        <w:t>'</w:t>
      </w:r>
      <w:r w:rsidR="009D2E1E">
        <w:rPr>
          <w:rStyle w:val="affff1"/>
          <w:rFonts w:hint="cs"/>
          <w:rtl/>
        </w:rPr>
        <w:t xml:space="preserve">, </w:t>
      </w:r>
      <w:r w:rsidR="00B433C9" w:rsidRPr="00C35A2C">
        <w:rPr>
          <w:rFonts w:ascii="FontbitDavid" w:hAnsi="FontbitDavid"/>
          <w:sz w:val="32"/>
          <w:rtl/>
        </w:rPr>
        <w:t>ו</w:t>
      </w:r>
      <w:r w:rsidR="009D2E1E">
        <w:rPr>
          <w:rFonts w:ascii="FontbitDavid" w:hAnsi="FontbitDavid" w:hint="cs"/>
          <w:sz w:val="32"/>
          <w:rtl/>
        </w:rPr>
        <w:t>ז</w:t>
      </w:r>
      <w:r w:rsidR="00F3665C">
        <w:rPr>
          <w:rFonts w:ascii="FontbitDavid" w:hAnsi="FontbitDavid" w:hint="cs"/>
          <w:sz w:val="32"/>
          <w:rtl/>
        </w:rPr>
        <w:t>את</w:t>
      </w:r>
      <w:r w:rsidR="00B433C9" w:rsidRPr="00C35A2C">
        <w:rPr>
          <w:rFonts w:ascii="FontbitDavid" w:hAnsi="FontbitDavid"/>
          <w:sz w:val="32"/>
          <w:rtl/>
        </w:rPr>
        <w:t xml:space="preserve"> קנין אחיו.</w:t>
      </w:r>
      <w:r>
        <w:rPr>
          <w:rStyle w:val="afff5"/>
          <w:rFonts w:hint="cs"/>
          <w:rtl/>
        </w:rPr>
        <w:t xml:space="preserve"> </w:t>
      </w:r>
    </w:p>
    <w:p w14:paraId="7C5F85FB" w14:textId="21C989F3" w:rsidR="00B433C9" w:rsidRDefault="00B433C9" w:rsidP="00B72493">
      <w:pPr>
        <w:rPr>
          <w:rFonts w:ascii="FontbitDavid" w:hAnsi="FontbitDavid"/>
          <w:sz w:val="32"/>
          <w:rtl/>
        </w:rPr>
      </w:pPr>
      <w:bookmarkStart w:id="773" w:name="_Toc119172954"/>
      <w:bookmarkStart w:id="774" w:name="_Toc119230048"/>
      <w:r w:rsidRPr="00B72493">
        <w:rPr>
          <w:rStyle w:val="afff5"/>
          <w:rtl/>
        </w:rPr>
        <w:t>אירוסין</w:t>
      </w:r>
      <w:bookmarkEnd w:id="773"/>
      <w:bookmarkEnd w:id="774"/>
      <w:r w:rsidRPr="00C35A2C">
        <w:rPr>
          <w:rFonts w:ascii="FontbitDavid" w:hAnsi="FontbitDavid" w:cs="Guttman Vilna"/>
          <w:rtl/>
        </w:rPr>
        <w:t>.</w:t>
      </w:r>
      <w:r w:rsidR="00F3665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בת כהן לישראל - </w:t>
      </w:r>
      <w:r w:rsidR="00F3665C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>קנ</w:t>
      </w:r>
      <w:r w:rsidR="00F3665C">
        <w:rPr>
          <w:rFonts w:ascii="FontbitDavid" w:hAnsi="FontbitDavid" w:hint="cs"/>
          <w:sz w:val="32"/>
          <w:rtl/>
        </w:rPr>
        <w:t>א</w:t>
      </w:r>
      <w:r w:rsidRPr="00C35A2C">
        <w:rPr>
          <w:rFonts w:ascii="FontbitDavid" w:hAnsi="FontbitDavid"/>
          <w:sz w:val="32"/>
          <w:rtl/>
        </w:rPr>
        <w:t>ה בהויה</w:t>
      </w:r>
      <w:r w:rsidR="00F3665C">
        <w:rPr>
          <w:rFonts w:ascii="FontbitDavid" w:hAnsi="FontbitDavid" w:hint="cs"/>
          <w:sz w:val="32"/>
          <w:rtl/>
        </w:rPr>
        <w:t xml:space="preserve"> </w:t>
      </w:r>
      <w:r w:rsidR="00F3665C" w:rsidRPr="00B72493">
        <w:rPr>
          <w:rStyle w:val="affff8"/>
          <w:rtl/>
        </w:rPr>
        <w:t>[</w:t>
      </w:r>
      <w:r w:rsidR="00F3665C">
        <w:rPr>
          <w:rStyle w:val="affff1"/>
          <w:rFonts w:hint="cs"/>
          <w:rtl/>
        </w:rPr>
        <w:t>'</w:t>
      </w:r>
      <w:r w:rsidR="00F3665C" w:rsidRPr="00B72493">
        <w:rPr>
          <w:rStyle w:val="affff1"/>
          <w:rFonts w:hint="eastAsia"/>
          <w:rtl/>
        </w:rPr>
        <w:t>כי</w:t>
      </w:r>
      <w:r w:rsidR="00F3665C" w:rsidRPr="00B72493">
        <w:rPr>
          <w:rStyle w:val="affff1"/>
          <w:rtl/>
        </w:rPr>
        <w:t xml:space="preserve"> </w:t>
      </w:r>
      <w:r w:rsidR="00F3665C" w:rsidRPr="00B72493">
        <w:rPr>
          <w:rStyle w:val="affff1"/>
          <w:rFonts w:hint="eastAsia"/>
          <w:rtl/>
        </w:rPr>
        <w:t>תהיה</w:t>
      </w:r>
      <w:r w:rsidR="00A76BDF">
        <w:rPr>
          <w:rStyle w:val="affff1"/>
          <w:rFonts w:hint="cs"/>
          <w:rtl/>
        </w:rPr>
        <w:t xml:space="preserve"> לאיש זר'</w:t>
      </w:r>
      <w:r w:rsidR="00F3665C" w:rsidRPr="00B72493">
        <w:rPr>
          <w:rStyle w:val="affff8"/>
          <w:rtl/>
        </w:rPr>
        <w:t>]</w:t>
      </w:r>
      <w:r w:rsidRPr="00B72493">
        <w:rPr>
          <w:rStyle w:val="affff8"/>
          <w:rtl/>
        </w:rPr>
        <w:t>,</w:t>
      </w:r>
    </w:p>
    <w:p w14:paraId="77A3D61B" w14:textId="381A4EBE" w:rsidR="00B433C9" w:rsidRPr="00C35A2C" w:rsidRDefault="00A76BDF" w:rsidP="00B72493">
      <w:pPr>
        <w:ind w:left="339" w:firstLine="113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 </w:t>
      </w:r>
      <w:r w:rsidR="00B433C9" w:rsidRPr="00C35A2C">
        <w:rPr>
          <w:rFonts w:ascii="FontbitDavid" w:hAnsi="FontbitDavid"/>
          <w:sz w:val="32"/>
          <w:rtl/>
        </w:rPr>
        <w:t xml:space="preserve">בת ישראל לכהן - </w:t>
      </w:r>
      <w:r w:rsidR="00B433C9" w:rsidRPr="00C82E09">
        <w:rPr>
          <w:rStyle w:val="affff5"/>
          <w:rtl/>
        </w:rPr>
        <w:t>משום דעולא</w:t>
      </w:r>
      <w:r w:rsidR="00F3665C">
        <w:rPr>
          <w:rStyle w:val="affff5"/>
          <w:rFonts w:hint="cs"/>
          <w:rtl/>
        </w:rPr>
        <w:t xml:space="preserve"> </w:t>
      </w:r>
      <w:r w:rsidR="00F3665C">
        <w:rPr>
          <w:rStyle w:val="affff8"/>
          <w:rFonts w:hint="cs"/>
          <w:rtl/>
        </w:rPr>
        <w:t>[</w:t>
      </w:r>
      <w:r w:rsidR="00F3665C" w:rsidRPr="00B72493">
        <w:rPr>
          <w:rStyle w:val="affff8"/>
          <w:rFonts w:hint="eastAsia"/>
          <w:rtl/>
        </w:rPr>
        <w:t>שמא</w:t>
      </w:r>
      <w:r w:rsidR="00F3665C" w:rsidRPr="00B72493">
        <w:rPr>
          <w:rStyle w:val="affff8"/>
          <w:rtl/>
        </w:rPr>
        <w:t xml:space="preserve"> תשקה </w:t>
      </w:r>
      <w:r w:rsidR="00F3665C" w:rsidRPr="00B72493">
        <w:rPr>
          <w:rStyle w:val="affff8"/>
          <w:rFonts w:hint="eastAsia"/>
          <w:rtl/>
        </w:rPr>
        <w:t>לאחיה</w:t>
      </w:r>
      <w:r w:rsidR="00F3665C" w:rsidRPr="00B72493">
        <w:rPr>
          <w:rStyle w:val="affff8"/>
          <w:rtl/>
        </w:rPr>
        <w:t>]</w:t>
      </w:r>
      <w:r w:rsidR="00B433C9" w:rsidRPr="00B72493">
        <w:rPr>
          <w:rStyle w:val="affff8"/>
          <w:rtl/>
        </w:rPr>
        <w:t>.</w:t>
      </w:r>
    </w:p>
    <w:p w14:paraId="1FEB039A" w14:textId="3BE35DEA" w:rsidR="00B433C9" w:rsidRDefault="00B433C9" w:rsidP="00B72493">
      <w:pPr>
        <w:rPr>
          <w:rFonts w:ascii="FontbitDavid" w:hAnsi="FontbitDavid"/>
          <w:sz w:val="32"/>
          <w:rtl/>
        </w:rPr>
      </w:pPr>
      <w:bookmarkStart w:id="775" w:name="_Toc119172955"/>
      <w:bookmarkStart w:id="776" w:name="_Toc119230049"/>
      <w:r w:rsidRPr="00B72493">
        <w:rPr>
          <w:rStyle w:val="afff5"/>
          <w:rtl/>
        </w:rPr>
        <w:t>חרש</w:t>
      </w:r>
      <w:bookmarkEnd w:id="775"/>
      <w:bookmarkEnd w:id="776"/>
      <w:r w:rsidRPr="00C35A2C">
        <w:rPr>
          <w:rFonts w:ascii="FontbitDavid" w:hAnsi="FontbitDavid" w:cs="Guttman Vilna"/>
          <w:rtl/>
        </w:rPr>
        <w:t>.</w:t>
      </w:r>
      <w:r w:rsidRPr="00C35A2C">
        <w:rPr>
          <w:rFonts w:ascii="FontbitDavid" w:hAnsi="FontbitDavid"/>
          <w:sz w:val="32"/>
          <w:rtl/>
        </w:rPr>
        <w:t xml:space="preserve"> </w:t>
      </w:r>
      <w:r w:rsidR="00A76BDF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בת כהן לישראל - </w:t>
      </w:r>
      <w:r w:rsidR="00F3665C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>קנ</w:t>
      </w:r>
      <w:r w:rsidRPr="00C35A2C">
        <w:rPr>
          <w:rFonts w:ascii="FontbitDavid" w:hAnsi="FontbitDavid" w:hint="cs"/>
          <w:sz w:val="32"/>
          <w:rtl/>
        </w:rPr>
        <w:t>א</w:t>
      </w:r>
      <w:r w:rsidR="00F3665C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 xml:space="preserve"> ב</w:t>
      </w:r>
      <w:r w:rsidR="002809F6">
        <w:rPr>
          <w:rFonts w:ascii="FontbitDavid" w:hAnsi="FontbitDavid"/>
          <w:sz w:val="32"/>
          <w:rtl/>
        </w:rPr>
        <w:t>תקנה</w:t>
      </w:r>
      <w:r w:rsidRPr="00C35A2C">
        <w:rPr>
          <w:rFonts w:ascii="FontbitDavid" w:hAnsi="FontbitDavid"/>
          <w:sz w:val="32"/>
          <w:rtl/>
        </w:rPr>
        <w:t xml:space="preserve"> דרבנן,</w:t>
      </w:r>
    </w:p>
    <w:p w14:paraId="15F5E910" w14:textId="0F2D17DB" w:rsidR="00B433C9" w:rsidRPr="00C35A2C" w:rsidRDefault="00A76BDF" w:rsidP="00B72493">
      <w:pPr>
        <w:ind w:left="226" w:firstLine="113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בת ישראל לכהן - </w:t>
      </w:r>
      <w:r w:rsidR="00F3665C">
        <w:rPr>
          <w:rStyle w:val="affff1"/>
          <w:rFonts w:hint="cs"/>
          <w:rtl/>
        </w:rPr>
        <w:t>'</w:t>
      </w:r>
      <w:r w:rsidR="00B433C9" w:rsidRPr="00030CDC">
        <w:rPr>
          <w:rStyle w:val="affff1"/>
          <w:rtl/>
        </w:rPr>
        <w:t>קנין כספו</w:t>
      </w:r>
      <w:r w:rsidR="00F3665C">
        <w:rPr>
          <w:rStyle w:val="affff1"/>
          <w:rFonts w:hint="cs"/>
          <w:rtl/>
        </w:rPr>
        <w:t>',</w:t>
      </w:r>
      <w:r w:rsidR="00B433C9" w:rsidRPr="00C35A2C">
        <w:rPr>
          <w:rFonts w:ascii="FontbitDavid" w:hAnsi="FontbitDavid"/>
          <w:sz w:val="32"/>
          <w:rtl/>
        </w:rPr>
        <w:t xml:space="preserve"> ו</w:t>
      </w:r>
      <w:r w:rsidR="00274003">
        <w:rPr>
          <w:rFonts w:ascii="FontbitDavid" w:hAnsi="FontbitDavid" w:hint="cs"/>
          <w:sz w:val="32"/>
          <w:rtl/>
        </w:rPr>
        <w:t>ז</w:t>
      </w:r>
      <w:r w:rsidR="00F3665C">
        <w:rPr>
          <w:rFonts w:ascii="FontbitDavid" w:hAnsi="FontbitDavid" w:hint="cs"/>
          <w:sz w:val="32"/>
          <w:rtl/>
        </w:rPr>
        <w:t>ה</w:t>
      </w:r>
      <w:r w:rsidR="00274003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לא בר קנין.</w:t>
      </w:r>
    </w:p>
    <w:p w14:paraId="5D421517" w14:textId="2B722EF1" w:rsidR="00F3665C" w:rsidRDefault="00B433C9" w:rsidP="00B72493">
      <w:pPr>
        <w:pStyle w:val="afff4"/>
        <w:rPr>
          <w:rFonts w:ascii="FontbitDavid" w:hAnsi="FontbitDavid"/>
          <w:rtl/>
        </w:rPr>
      </w:pPr>
      <w:ins w:id="9908" w:author="מספור קטעי משנה" w:date="2026-10-06T06:45:58Z">
        <w:r>
          <w:rPr>
            <w:rStyle w:val="MisparKeta"/>
          </w:rPr>
          <w:t xml:space="preserve">א. </w:t>
        </w:r>
      </w:ins>
      <w:bookmarkStart w:id="777" w:name="_Toc119172956"/>
      <w:bookmarkStart w:id="778" w:name="_Toc119230050"/>
      <w:r w:rsidRPr="00C35A2C">
        <w:rPr>
          <w:rtl/>
        </w:rPr>
        <w:t>בן תשע שנים ו</w:t>
      </w:r>
      <w:r w:rsidR="00F3665C">
        <w:rPr>
          <w:rFonts w:hint="cs"/>
          <w:rtl/>
        </w:rPr>
        <w:t>יום אחד</w:t>
      </w:r>
      <w:r w:rsidRPr="00C35A2C">
        <w:rPr>
          <w:rtl/>
        </w:rPr>
        <w:t>.</w:t>
      </w:r>
      <w:bookmarkEnd w:id="777"/>
      <w:bookmarkEnd w:id="778"/>
    </w:p>
    <w:p w14:paraId="11177081" w14:textId="0711CDBB" w:rsidR="00B433C9" w:rsidRDefault="00A043FB" w:rsidP="00F3665C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ל</w:t>
      </w:r>
      <w:r w:rsidR="00B433C9" w:rsidRPr="00C82E09">
        <w:rPr>
          <w:rStyle w:val="affff5"/>
          <w:rtl/>
        </w:rPr>
        <w:t>אביי: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ביבם</w:t>
      </w:r>
      <w:r w:rsidR="00B433C9" w:rsidRPr="00C35A2C">
        <w:rPr>
          <w:rFonts w:ascii="FontbitDavid" w:hAnsi="FontbitDavid"/>
          <w:sz w:val="32"/>
          <w:rtl/>
        </w:rPr>
        <w:t xml:space="preserve"> בן </w:t>
      </w:r>
      <w:r w:rsidR="00B433C9" w:rsidRPr="00C35A2C">
        <w:rPr>
          <w:rFonts w:ascii="FontbitDavid" w:hAnsi="FontbitDavid" w:hint="cs"/>
          <w:sz w:val="32"/>
          <w:rtl/>
        </w:rPr>
        <w:t>ט'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הבא</w:t>
      </w:r>
      <w:r w:rsidR="00B433C9" w:rsidRPr="00C35A2C">
        <w:rPr>
          <w:rFonts w:ascii="FontbitDavid" w:hAnsi="FontbitDavid"/>
          <w:sz w:val="32"/>
          <w:rtl/>
        </w:rPr>
        <w:t xml:space="preserve"> על יבמתו </w:t>
      </w:r>
      <w:r w:rsidR="00BC1BB6"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 w:hint="cs"/>
          <w:sz w:val="32"/>
          <w:rtl/>
        </w:rPr>
        <w:t xml:space="preserve">דעשוהו </w:t>
      </w:r>
      <w:r w:rsidR="00EB02AE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רק</w:t>
      </w:r>
      <w:r w:rsidR="00EB02AE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כמאמר בגדול</w:t>
      </w:r>
      <w:r w:rsidR="00EB02AE">
        <w:rPr>
          <w:rFonts w:ascii="FontbitDavid" w:hAnsi="FontbitDavid" w:hint="cs"/>
          <w:sz w:val="32"/>
          <w:rtl/>
        </w:rPr>
        <w:t>,</w:t>
      </w:r>
    </w:p>
    <w:p w14:paraId="2E6ED6DB" w14:textId="06D07D1A" w:rsidR="00EB02AE" w:rsidRDefault="00EB02AE" w:rsidP="00B72493">
      <w:pPr>
        <w:pStyle w:val="affff7"/>
        <w:ind w:left="113" w:firstLine="113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ועיקר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החידוש</w:t>
      </w:r>
      <w:r>
        <w:rPr>
          <w:rFonts w:hint="cs"/>
          <w:rtl/>
        </w:rPr>
        <w:t xml:space="preserve"> ש'</w:t>
      </w:r>
      <w:r w:rsidRPr="00C35A2C">
        <w:rPr>
          <w:rFonts w:hint="cs"/>
          <w:rtl/>
        </w:rPr>
        <w:t>אינו מאכיל</w:t>
      </w:r>
      <w:r>
        <w:rPr>
          <w:rFonts w:hint="cs"/>
          <w:rtl/>
        </w:rPr>
        <w:t>' כגדול [</w:t>
      </w:r>
      <w:r w:rsidRPr="00A07384">
        <w:rPr>
          <w:rFonts w:cs="PFT_Frank" w:hint="eastAsia"/>
          <w:b/>
          <w:bCs/>
          <w:szCs w:val="10"/>
          <w:rtl/>
        </w:rPr>
        <w:t>ולא</w:t>
      </w:r>
      <w:r>
        <w:rPr>
          <w:rFonts w:hint="cs"/>
          <w:rtl/>
        </w:rPr>
        <w:t xml:space="preserve"> ש'פוסל' שזה אף בפחות</w:t>
      </w:r>
      <w:r w:rsidR="00A76BDF">
        <w:rPr>
          <w:rFonts w:hint="cs"/>
          <w:rtl/>
        </w:rPr>
        <w:t xml:space="preserve"> מט'</w:t>
      </w:r>
      <w:r>
        <w:rPr>
          <w:rFonts w:hint="cs"/>
          <w:rtl/>
        </w:rPr>
        <w:t>].</w:t>
      </w:r>
    </w:p>
    <w:p w14:paraId="4B43CF44" w14:textId="6D8BE7B9" w:rsidR="00B433C9" w:rsidRDefault="00EB02AE" w:rsidP="00B55EDF">
      <w:pPr>
        <w:rPr>
          <w:rtl/>
        </w:rPr>
      </w:pPr>
      <w:r>
        <w:rPr>
          <w:rStyle w:val="affff5"/>
          <w:rFonts w:hint="cs"/>
          <w:rtl/>
        </w:rPr>
        <w:t>ויקשה</w:t>
      </w:r>
      <w:r w:rsidR="00B433C9" w:rsidRPr="00B72493">
        <w:rPr>
          <w:rStyle w:val="affff5"/>
          <w:rtl/>
        </w:rPr>
        <w:t xml:space="preserve"> </w:t>
      </w:r>
      <w:r w:rsidRPr="00B72493">
        <w:rPr>
          <w:rStyle w:val="affff5"/>
          <w:rFonts w:hint="eastAsia"/>
          <w:rtl/>
        </w:rPr>
        <w:t>מה</w:t>
      </w:r>
      <w:r w:rsidR="00B433C9" w:rsidRPr="00B72493">
        <w:rPr>
          <w:rStyle w:val="affff5"/>
          <w:rFonts w:hint="eastAsia"/>
          <w:rtl/>
        </w:rPr>
        <w:t>סיפא</w:t>
      </w:r>
      <w:r w:rsidRPr="00B72493">
        <w:rPr>
          <w:rStyle w:val="affff5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ד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 xml:space="preserve">ספק </w:t>
      </w:r>
      <w:r>
        <w:rPr>
          <w:rFonts w:ascii="FontbitDavid" w:hAnsi="FontbitDavid" w:hint="cs"/>
          <w:sz w:val="32"/>
          <w:rtl/>
        </w:rPr>
        <w:t xml:space="preserve">בן ט'',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הרי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"ש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אינו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מאכיל</w:t>
      </w:r>
      <w:r>
        <w:rPr>
          <w:rFonts w:ascii="FontbitDavid" w:hAnsi="FontbitDavid" w:hint="cs"/>
          <w:sz w:val="32"/>
          <w:rtl/>
        </w:rPr>
        <w:t>!</w:t>
      </w:r>
    </w:p>
    <w:p w14:paraId="0FD3FCDA" w14:textId="45F215F2" w:rsidR="00EB02AE" w:rsidRDefault="00B433C9" w:rsidP="00EB02AE">
      <w:pPr>
        <w:rPr>
          <w:rFonts w:ascii="FontbitDavid" w:hAnsi="FontbitDavid"/>
          <w:sz w:val="32"/>
          <w:rtl/>
        </w:rPr>
      </w:pPr>
      <w:r w:rsidRPr="00C82E09">
        <w:rPr>
          <w:rStyle w:val="affff5"/>
          <w:rFonts w:hint="cs"/>
          <w:rtl/>
        </w:rPr>
        <w:lastRenderedPageBreak/>
        <w:t>אלא לרבא</w:t>
      </w:r>
      <w:r w:rsidRPr="00C82E09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בבן </w:t>
      </w:r>
      <w:r w:rsidR="00EB02AE">
        <w:rPr>
          <w:rFonts w:ascii="FontbitDavid" w:hAnsi="FontbitDavid" w:hint="cs"/>
          <w:sz w:val="32"/>
          <w:rtl/>
        </w:rPr>
        <w:t>ט'</w:t>
      </w:r>
      <w:r w:rsidRPr="00C35A2C">
        <w:rPr>
          <w:rFonts w:ascii="FontbitDavid" w:hAnsi="FontbitDavid"/>
          <w:sz w:val="32"/>
          <w:rtl/>
        </w:rPr>
        <w:t xml:space="preserve"> </w:t>
      </w:r>
      <w:r w:rsidR="00EB02AE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של</w:t>
      </w:r>
      <w:r w:rsidR="00EB02AE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EB02AE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אלו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EB02AE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פסולים</w:t>
      </w:r>
      <w:r w:rsidRPr="00C35A2C">
        <w:rPr>
          <w:rFonts w:ascii="FontbitDavid" w:hAnsi="FontbitDavid"/>
          <w:sz w:val="32"/>
          <w:rtl/>
        </w:rPr>
        <w:t xml:space="preserve"> </w:t>
      </w:r>
      <w:r w:rsidR="00EB02AE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>פ</w:t>
      </w:r>
      <w:r w:rsidR="00EB02AE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>סלי</w:t>
      </w:r>
      <w:r w:rsidR="00EB02AE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בביאת</w:t>
      </w:r>
      <w:r w:rsidR="00EB02AE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ם</w:t>
      </w:r>
      <w:r w:rsidRPr="00C35A2C">
        <w:rPr>
          <w:rFonts w:ascii="FontbitDavid" w:hAnsi="FontbitDavid"/>
          <w:sz w:val="32"/>
          <w:rtl/>
        </w:rPr>
        <w:t>,</w:t>
      </w:r>
      <w:r w:rsidR="00EB02AE">
        <w:rPr>
          <w:rFonts w:ascii="FontbitDavid" w:hAnsi="FontbitDavid" w:hint="cs"/>
          <w:sz w:val="32"/>
          <w:rtl/>
        </w:rPr>
        <w:t xml:space="preserve"> </w:t>
      </w:r>
      <w:r w:rsidRPr="00C82E09">
        <w:rPr>
          <w:rStyle w:val="affff5"/>
          <w:rtl/>
        </w:rPr>
        <w:t>כדתניא</w:t>
      </w:r>
      <w:r w:rsidR="00EB02AE">
        <w:rPr>
          <w:rFonts w:ascii="FontbitDavid" w:hAnsi="FontbitDavid" w:hint="cs"/>
          <w:sz w:val="32"/>
          <w:rtl/>
        </w:rPr>
        <w:t>.</w:t>
      </w:r>
    </w:p>
    <w:p w14:paraId="08CCC309" w14:textId="766E6A6F" w:rsidR="00EB02AE" w:rsidRDefault="00B433C9" w:rsidP="00EB02AE">
      <w:pPr>
        <w:rPr>
          <w:rFonts w:ascii="FontbitDavid" w:hAnsi="FontbitDavid"/>
          <w:spacing w:val="-6"/>
          <w:sz w:val="32"/>
          <w:rtl/>
        </w:rPr>
      </w:pPr>
      <w:r w:rsidRPr="00262A77">
        <w:rPr>
          <w:rStyle w:val="affff5"/>
          <w:spacing w:val="-6"/>
          <w:rtl/>
        </w:rPr>
        <w:t>ו</w:t>
      </w:r>
      <w:r w:rsidR="00A76BDF">
        <w:rPr>
          <w:rStyle w:val="affff5"/>
          <w:rFonts w:hint="cs"/>
          <w:spacing w:val="-6"/>
          <w:rtl/>
        </w:rPr>
        <w:t>אף ששנה זאת ב</w:t>
      </w:r>
      <w:r w:rsidRPr="00262A77">
        <w:rPr>
          <w:rStyle w:val="affff5"/>
          <w:spacing w:val="-6"/>
          <w:rtl/>
        </w:rPr>
        <w:t>סיפא</w:t>
      </w:r>
      <w:r w:rsidR="00EB02AE">
        <w:rPr>
          <w:rStyle w:val="affff5"/>
          <w:rFonts w:hint="cs"/>
          <w:spacing w:val="-6"/>
          <w:rtl/>
        </w:rPr>
        <w:t xml:space="preserve"> [לקמן]</w:t>
      </w:r>
      <w:r w:rsidRPr="00262A77">
        <w:rPr>
          <w:rStyle w:val="affff5"/>
          <w:spacing w:val="-6"/>
          <w:rtl/>
        </w:rPr>
        <w:t>:</w:t>
      </w:r>
      <w:r w:rsidRPr="00262A77">
        <w:rPr>
          <w:rFonts w:ascii="FontbitDavid" w:hAnsi="FontbitDavid"/>
          <w:spacing w:val="-6"/>
          <w:sz w:val="32"/>
          <w:rtl/>
        </w:rPr>
        <w:t xml:space="preserve"> </w:t>
      </w:r>
      <w:r w:rsidR="00EB02AE">
        <w:rPr>
          <w:rFonts w:ascii="FontbitDavid" w:hAnsi="FontbitDavid" w:hint="cs"/>
          <w:spacing w:val="-6"/>
          <w:sz w:val="32"/>
          <w:rtl/>
        </w:rPr>
        <w:t>ד'</w:t>
      </w:r>
      <w:r w:rsidRPr="00262A77">
        <w:rPr>
          <w:rFonts w:ascii="FontbitDavid" w:hAnsi="FontbitDavid"/>
          <w:spacing w:val="-6"/>
          <w:sz w:val="32"/>
          <w:rtl/>
        </w:rPr>
        <w:t>אם אינן ראו</w:t>
      </w:r>
      <w:r w:rsidR="00EB02AE">
        <w:rPr>
          <w:rFonts w:ascii="FontbitDavid" w:hAnsi="FontbitDavid" w:hint="cs"/>
          <w:spacing w:val="-6"/>
          <w:sz w:val="32"/>
          <w:rtl/>
        </w:rPr>
        <w:t>י</w:t>
      </w:r>
      <w:r w:rsidRPr="00262A77">
        <w:rPr>
          <w:rFonts w:ascii="FontbitDavid" w:hAnsi="FontbitDavid"/>
          <w:spacing w:val="-6"/>
          <w:sz w:val="32"/>
          <w:rtl/>
        </w:rPr>
        <w:t>ין לבא בישראל פוסלים</w:t>
      </w:r>
      <w:r w:rsidR="00E27CB8">
        <w:rPr>
          <w:rFonts w:ascii="FontbitDavid" w:hAnsi="FontbitDavid" w:hint="cs"/>
          <w:spacing w:val="-6"/>
          <w:sz w:val="32"/>
          <w:rtl/>
        </w:rPr>
        <w:t>'</w:t>
      </w:r>
      <w:r w:rsidRPr="00262A77">
        <w:rPr>
          <w:rFonts w:ascii="FontbitDavid" w:hAnsi="FontbitDavid"/>
          <w:spacing w:val="-6"/>
          <w:sz w:val="32"/>
          <w:rtl/>
        </w:rPr>
        <w:t>,</w:t>
      </w:r>
    </w:p>
    <w:p w14:paraId="792C16B9" w14:textId="4F0ABA17" w:rsidR="00B433C9" w:rsidRPr="00B72493" w:rsidRDefault="00B433C9" w:rsidP="00B72493">
      <w:pPr>
        <w:pStyle w:val="a7"/>
        <w:numPr>
          <w:ilvl w:val="0"/>
          <w:numId w:val="10"/>
        </w:numPr>
        <w:jc w:val="center"/>
        <w:rPr>
          <w:rFonts w:ascii="FontbitDavid" w:hAnsi="FontbitDavid"/>
          <w:spacing w:val="-6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רישא</w:t>
      </w:r>
      <w:r w:rsidRPr="00B72493">
        <w:rPr>
          <w:rFonts w:ascii="FontbitDavid" w:hAnsi="FontbitDavid"/>
          <w:spacing w:val="-6"/>
          <w:sz w:val="32"/>
          <w:rtl/>
        </w:rPr>
        <w:t xml:space="preserve"> פסולי קהל</w:t>
      </w:r>
      <w:r w:rsidR="00EB02AE" w:rsidRPr="00B72493">
        <w:rPr>
          <w:rFonts w:ascii="FontbitDavid" w:hAnsi="FontbitDavid"/>
          <w:spacing w:val="-6"/>
          <w:sz w:val="32"/>
          <w:rtl/>
        </w:rPr>
        <w:t xml:space="preserve"> </w:t>
      </w:r>
      <w:r w:rsidR="00EB02AE" w:rsidRPr="00B72493">
        <w:rPr>
          <w:rStyle w:val="affff8"/>
          <w:rtl/>
        </w:rPr>
        <w:t>[מייתורא],</w:t>
      </w:r>
      <w:r w:rsidRPr="00B72493">
        <w:rPr>
          <w:rFonts w:ascii="FontbitDavid" w:hAnsi="FontbitDavid"/>
          <w:spacing w:val="-6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וסיפא</w:t>
      </w:r>
      <w:r w:rsidRPr="00B72493">
        <w:rPr>
          <w:rFonts w:ascii="FontbitDavid" w:hAnsi="FontbitDavid"/>
          <w:spacing w:val="-6"/>
          <w:sz w:val="32"/>
          <w:rtl/>
        </w:rPr>
        <w:t xml:space="preserve"> פסולי כהונה</w:t>
      </w:r>
      <w:r w:rsidR="00EB02AE" w:rsidRPr="00B72493">
        <w:rPr>
          <w:rFonts w:ascii="FontbitDavid" w:hAnsi="FontbitDavid"/>
          <w:spacing w:val="-6"/>
          <w:sz w:val="32"/>
          <w:rtl/>
        </w:rPr>
        <w:t xml:space="preserve"> </w:t>
      </w:r>
      <w:r w:rsidR="00EB02AE" w:rsidRPr="00B72493">
        <w:rPr>
          <w:rStyle w:val="affff8"/>
          <w:rtl/>
        </w:rPr>
        <w:t xml:space="preserve">[שפשוט </w:t>
      </w:r>
      <w:r w:rsidR="00EB02AE" w:rsidRPr="00B72493">
        <w:rPr>
          <w:rStyle w:val="affff8"/>
          <w:rFonts w:hint="eastAsia"/>
          <w:rtl/>
        </w:rPr>
        <w:t>יותר</w:t>
      </w:r>
      <w:r w:rsidR="00EB02AE" w:rsidRPr="00B72493">
        <w:rPr>
          <w:rStyle w:val="affff8"/>
          <w:rtl/>
        </w:rPr>
        <w:t>]</w:t>
      </w:r>
      <w:r w:rsidR="00EB02AE">
        <w:rPr>
          <w:rStyle w:val="affff8"/>
          <w:rFonts w:hint="cs"/>
          <w:rtl/>
        </w:rPr>
        <w:t>.</w:t>
      </w:r>
    </w:p>
    <w:p w14:paraId="2B70AB59" w14:textId="0736BB8E" w:rsidR="00B433C9" w:rsidRPr="00C35A2C" w:rsidRDefault="00E27CB8" w:rsidP="00615A60">
      <w:pPr>
        <w:pStyle w:val="affff2"/>
        <w:rPr>
          <w:rtl/>
        </w:rPr>
      </w:pPr>
      <w:bookmarkStart w:id="779" w:name="_Toc119172957"/>
      <w:bookmarkStart w:id="780" w:name="_Toc119230051"/>
      <w:r>
        <w:rPr>
          <w:rFonts w:hint="cs"/>
          <w:rtl/>
        </w:rPr>
        <w:t>הברייתא של 'הפוסלים בביאתם'</w:t>
      </w:r>
      <w:bookmarkEnd w:id="779"/>
      <w:bookmarkEnd w:id="780"/>
    </w:p>
    <w:p w14:paraId="1C6A3DCA" w14:textId="484741E8" w:rsidR="00B433C9" w:rsidRPr="00E27CB8" w:rsidRDefault="00B433C9" w:rsidP="00B55EDF">
      <w:pPr>
        <w:rPr>
          <w:rtl/>
        </w:rPr>
      </w:pPr>
      <w:r w:rsidRPr="009D2E1E">
        <w:rPr>
          <w:rStyle w:val="affff5"/>
          <w:rtl/>
        </w:rPr>
        <w:t xml:space="preserve">גופא: </w:t>
      </w:r>
      <w:r w:rsidRPr="00D1637C">
        <w:rPr>
          <w:rFonts w:cs="PFT_Frank"/>
          <w:b/>
          <w:bCs/>
          <w:szCs w:val="14"/>
          <w:rtl/>
        </w:rPr>
        <w:t>בן ט'</w:t>
      </w:r>
      <w:r w:rsidRPr="00B72493">
        <w:rPr>
          <w:rtl/>
        </w:rPr>
        <w:t xml:space="preserve"> </w:t>
      </w:r>
      <w:r w:rsidR="00E27CB8">
        <w:rPr>
          <w:rFonts w:hint="cs"/>
          <w:rtl/>
        </w:rPr>
        <w:t>-</w:t>
      </w:r>
      <w:r w:rsidRPr="00B72493">
        <w:rPr>
          <w:rtl/>
        </w:rPr>
        <w:t xml:space="preserve"> גר עמוני ומואבי, מצרי ואדומי, כותי, נתין, חלל וממזר</w:t>
      </w:r>
      <w:r w:rsidR="00E27CB8">
        <w:rPr>
          <w:rFonts w:hint="cs"/>
          <w:rtl/>
        </w:rPr>
        <w:t xml:space="preserve"> -</w:t>
      </w:r>
      <w:r w:rsidRPr="00B72493">
        <w:rPr>
          <w:rtl/>
        </w:rPr>
        <w:t xml:space="preserve"> שבאו על כהנת לויה וישראלית - </w:t>
      </w:r>
      <w:r w:rsidRPr="00D1637C">
        <w:rPr>
          <w:rFonts w:cs="PFT_Frank"/>
          <w:b/>
          <w:bCs/>
          <w:szCs w:val="14"/>
          <w:rtl/>
        </w:rPr>
        <w:t>פסל</w:t>
      </w:r>
      <w:r w:rsidR="00E27CB8" w:rsidRPr="00D1637C">
        <w:rPr>
          <w:rFonts w:cs="PFT_Frank" w:hint="eastAsia"/>
          <w:b/>
          <w:bCs/>
          <w:szCs w:val="14"/>
          <w:rtl/>
        </w:rPr>
        <w:t>ם</w:t>
      </w:r>
      <w:r w:rsidR="00E1659C">
        <w:rPr>
          <w:rFonts w:hint="cs"/>
          <w:rtl/>
        </w:rPr>
        <w:t xml:space="preserve"> </w:t>
      </w:r>
      <w:r w:rsidR="00BF7DD1" w:rsidRPr="00B72493">
        <w:rPr>
          <w:rStyle w:val="affff8"/>
          <w:rtl/>
        </w:rPr>
        <w:t>[</w:t>
      </w:r>
      <w:r w:rsidR="00E1659C" w:rsidRPr="00B72493">
        <w:rPr>
          <w:rStyle w:val="affff8"/>
          <w:rFonts w:hint="eastAsia"/>
          <w:rtl/>
        </w:rPr>
        <w:t>כהונה</w:t>
      </w:r>
      <w:r w:rsidR="00BF7DD1" w:rsidRPr="00B72493">
        <w:rPr>
          <w:rStyle w:val="affff8"/>
          <w:rtl/>
        </w:rPr>
        <w:t xml:space="preserve"> ותרומה</w:t>
      </w:r>
      <w:r w:rsidR="00BF7DD1">
        <w:rPr>
          <w:rStyle w:val="affff8"/>
          <w:rFonts w:hint="cs"/>
          <w:rtl/>
        </w:rPr>
        <w:t>]</w:t>
      </w:r>
      <w:r w:rsidR="00E27CB8" w:rsidRPr="00B72493">
        <w:rPr>
          <w:rStyle w:val="affff8"/>
          <w:rtl/>
        </w:rPr>
        <w:t>,</w:t>
      </w:r>
    </w:p>
    <w:p w14:paraId="32D13AA9" w14:textId="27988E2B" w:rsidR="00B433C9" w:rsidRPr="00C35A2C" w:rsidRDefault="009D2E1E" w:rsidP="00B55EDF">
      <w:pPr>
        <w:ind w:hanging="1"/>
        <w:rPr>
          <w:rFonts w:ascii="FontbitDavid" w:hAnsi="FontbitDavid"/>
          <w:sz w:val="32"/>
          <w:rtl/>
        </w:rPr>
      </w:pPr>
      <w:r>
        <w:rPr>
          <w:rStyle w:val="affff5"/>
          <w:rtl/>
        </w:rPr>
        <w:t>ריו</w:t>
      </w:r>
      <w:r w:rsidR="00E27CB8">
        <w:rPr>
          <w:rStyle w:val="affff5"/>
          <w:rFonts w:hint="cs"/>
          <w:rtl/>
        </w:rPr>
        <w:t>"</w:t>
      </w:r>
      <w:r>
        <w:rPr>
          <w:rStyle w:val="affff5"/>
          <w:rtl/>
        </w:rPr>
        <w:t>ס</w:t>
      </w:r>
      <w:r w:rsidR="00B433C9" w:rsidRPr="00C82E09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זרעו פסול - פוסל, אין זרעו פסול - </w:t>
      </w:r>
      <w:r w:rsidR="00E27CB8">
        <w:rPr>
          <w:rFonts w:ascii="FontbitDavid" w:hAnsi="FontbitDavid" w:hint="cs"/>
          <w:sz w:val="32"/>
          <w:rtl/>
        </w:rPr>
        <w:t>ל</w:t>
      </w:r>
      <w:r w:rsidR="00B433C9" w:rsidRPr="00C35A2C">
        <w:rPr>
          <w:rFonts w:ascii="FontbitDavid" w:hAnsi="FontbitDavid"/>
          <w:sz w:val="32"/>
          <w:rtl/>
        </w:rPr>
        <w:t>א פוסל</w:t>
      </w:r>
      <w:r w:rsidR="00E27CB8">
        <w:rPr>
          <w:rFonts w:ascii="FontbitDavid" w:hAnsi="FontbitDavid" w:hint="cs"/>
          <w:sz w:val="32"/>
          <w:rtl/>
        </w:rPr>
        <w:t>,</w:t>
      </w:r>
    </w:p>
    <w:p w14:paraId="4636786B" w14:textId="6A1E13B8" w:rsidR="00B433C9" w:rsidRPr="00C35A2C" w:rsidRDefault="009D2E1E" w:rsidP="00B72493">
      <w:pPr>
        <w:ind w:hanging="1"/>
        <w:rPr>
          <w:rFonts w:ascii="FontbitDavid" w:hAnsi="FontbitDavid"/>
          <w:sz w:val="32"/>
          <w:rtl/>
        </w:rPr>
      </w:pPr>
      <w:r>
        <w:rPr>
          <w:rStyle w:val="affff5"/>
          <w:rtl/>
        </w:rPr>
        <w:t>רשב"ג</w:t>
      </w:r>
      <w:r w:rsidR="00B433C9" w:rsidRPr="00C82E09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E1659C">
        <w:rPr>
          <w:rFonts w:ascii="FontbitDavid" w:hAnsi="FontbitDavid" w:hint="cs"/>
          <w:sz w:val="32"/>
          <w:rtl/>
        </w:rPr>
        <w:t>אם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84532D">
        <w:rPr>
          <w:rFonts w:ascii="FontbitDavid" w:hAnsi="FontbitDavid"/>
          <w:sz w:val="32"/>
          <w:rtl/>
        </w:rPr>
        <w:t>אי</w:t>
      </w:r>
      <w:r w:rsidR="00E1659C">
        <w:rPr>
          <w:rFonts w:ascii="FontbitDavid" w:hAnsi="FontbitDavid" w:hint="cs"/>
          <w:sz w:val="32"/>
          <w:rtl/>
        </w:rPr>
        <w:t>נך</w:t>
      </w:r>
      <w:r w:rsidR="0084532D">
        <w:rPr>
          <w:rFonts w:ascii="FontbitDavid" w:hAnsi="FontbitDavid"/>
          <w:sz w:val="32"/>
          <w:rtl/>
        </w:rPr>
        <w:t xml:space="preserve"> נושא בתו</w:t>
      </w:r>
      <w:r w:rsidR="00E1659C">
        <w:rPr>
          <w:rFonts w:ascii="FontbitDavid" w:hAnsi="FontbitDavid" w:hint="cs"/>
          <w:sz w:val="32"/>
          <w:rtl/>
        </w:rPr>
        <w:t xml:space="preserve"> -</w:t>
      </w:r>
      <w:r w:rsidR="0084532D">
        <w:rPr>
          <w:rFonts w:ascii="FontbitDavid" w:hAnsi="FontbitDavid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אי</w:t>
      </w:r>
      <w:r w:rsidR="00E1659C">
        <w:rPr>
          <w:rFonts w:ascii="FontbitDavid" w:hAnsi="FontbitDavid" w:hint="cs"/>
          <w:sz w:val="32"/>
          <w:rtl/>
        </w:rPr>
        <w:t>נך</w:t>
      </w:r>
      <w:r w:rsidR="00B433C9" w:rsidRPr="00C35A2C">
        <w:rPr>
          <w:rFonts w:ascii="FontbitDavid" w:hAnsi="FontbitDavid"/>
          <w:sz w:val="32"/>
          <w:rtl/>
        </w:rPr>
        <w:t xml:space="preserve"> נושא אלמנתו</w:t>
      </w:r>
      <w:r w:rsidR="00E1659C" w:rsidRPr="00B72493">
        <w:rPr>
          <w:rStyle w:val="affff8"/>
          <w:rtl/>
        </w:rPr>
        <w:t xml:space="preserve"> [אם אתה כהן].</w:t>
      </w:r>
    </w:p>
    <w:p w14:paraId="1151FE6F" w14:textId="355A09ED" w:rsidR="00A918A1" w:rsidRPr="00B72493" w:rsidRDefault="00A76BDF" w:rsidP="00615A60">
      <w:pPr>
        <w:pStyle w:val="affff2"/>
        <w:rPr>
          <w:rtl/>
        </w:rPr>
      </w:pPr>
      <w:bookmarkStart w:id="781" w:name="_Toc119172958"/>
      <w:bookmarkStart w:id="782" w:name="_Toc119230052"/>
      <w:r w:rsidRPr="00B72493">
        <w:rPr>
          <w:rFonts w:hint="eastAsia"/>
          <w:rtl/>
        </w:rPr>
        <w:t>המקור</w:t>
      </w:r>
      <w:r w:rsidRPr="00B72493">
        <w:rPr>
          <w:rtl/>
        </w:rPr>
        <w:t xml:space="preserve"> </w:t>
      </w:r>
      <w:r>
        <w:rPr>
          <w:rFonts w:hint="cs"/>
          <w:rtl/>
        </w:rPr>
        <w:t>בתורה</w:t>
      </w:r>
      <w:bookmarkEnd w:id="781"/>
      <w:bookmarkEnd w:id="782"/>
    </w:p>
    <w:p w14:paraId="7A065144" w14:textId="03701879" w:rsidR="00CA0B44" w:rsidRDefault="00B433C9" w:rsidP="00B72493">
      <w:pPr>
        <w:jc w:val="center"/>
        <w:rPr>
          <w:rStyle w:val="affff1"/>
          <w:color w:val="808080" w:themeColor="background1" w:themeShade="80"/>
          <w:rtl/>
        </w:rPr>
      </w:pPr>
      <w:r w:rsidRPr="00B71F95">
        <w:rPr>
          <w:rStyle w:val="affff1"/>
          <w:rFonts w:hint="cs"/>
          <w:rtl/>
        </w:rPr>
        <w:t>מ'</w:t>
      </w:r>
      <w:r w:rsidRPr="00B71F95">
        <w:rPr>
          <w:rStyle w:val="affff1"/>
          <w:rtl/>
        </w:rPr>
        <w:t>ובת כהן כי תהיה לאיש זר</w:t>
      </w:r>
      <w:r w:rsidR="00CA0B44">
        <w:rPr>
          <w:rStyle w:val="affff1"/>
          <w:rFonts w:hint="cs"/>
          <w:rtl/>
        </w:rPr>
        <w:t>, היא בתרומת הקדשים לא תאכל</w:t>
      </w:r>
      <w:r w:rsidRPr="00B71F95">
        <w:rPr>
          <w:rStyle w:val="affff1"/>
          <w:rFonts w:hint="cs"/>
          <w:rtl/>
        </w:rPr>
        <w:t>'</w:t>
      </w:r>
      <w:r w:rsidR="00CA0B44">
        <w:rPr>
          <w:rStyle w:val="affff1"/>
          <w:rFonts w:hint="cs"/>
          <w:rtl/>
        </w:rPr>
        <w:t xml:space="preserve"> -</w:t>
      </w:r>
    </w:p>
    <w:p w14:paraId="32B67804" w14:textId="67479A5F" w:rsidR="00B433C9" w:rsidRPr="00C35A2C" w:rsidRDefault="00B433C9" w:rsidP="00B72493">
      <w:pPr>
        <w:jc w:val="center"/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כיון שנבעלה לפסול לה - פסלה.</w:t>
      </w:r>
    </w:p>
    <w:p w14:paraId="23F4E5BE" w14:textId="7FA7ABB2" w:rsidR="00CA0B44" w:rsidRDefault="00B433C9" w:rsidP="00B55EDF">
      <w:pPr>
        <w:rPr>
          <w:rtl/>
        </w:rPr>
      </w:pPr>
      <w:r w:rsidRPr="00C82E09">
        <w:rPr>
          <w:rStyle w:val="affff5"/>
          <w:rFonts w:hint="cs"/>
          <w:rtl/>
        </w:rPr>
        <w:t>ו</w:t>
      </w:r>
      <w:r w:rsidR="00CA0B44">
        <w:rPr>
          <w:rStyle w:val="affff5"/>
          <w:rFonts w:hint="cs"/>
          <w:rtl/>
        </w:rPr>
        <w:t xml:space="preserve">אף שנצרך: </w:t>
      </w:r>
      <w:r w:rsidR="00CA0B44" w:rsidRPr="00B72493">
        <w:rPr>
          <w:rFonts w:hint="eastAsia"/>
          <w:rtl/>
        </w:rPr>
        <w:t>ל</w:t>
      </w:r>
      <w:r w:rsidRPr="00B72493">
        <w:rPr>
          <w:rFonts w:hint="eastAsia"/>
          <w:rtl/>
        </w:rPr>
        <w:t>בת</w:t>
      </w:r>
      <w:r w:rsidRPr="00B72493">
        <w:rPr>
          <w:rtl/>
        </w:rPr>
        <w:t xml:space="preserve"> </w:t>
      </w:r>
      <w:r w:rsidRPr="00B72493">
        <w:rPr>
          <w:rFonts w:hint="eastAsia"/>
          <w:rtl/>
        </w:rPr>
        <w:t>כהן</w:t>
      </w:r>
      <w:r w:rsidRPr="00CA0B44">
        <w:rPr>
          <w:rFonts w:hint="cs"/>
          <w:rtl/>
        </w:rPr>
        <w:t xml:space="preserve"> שני</w:t>
      </w:r>
      <w:r w:rsidRPr="00C35A2C">
        <w:rPr>
          <w:rFonts w:hint="cs"/>
          <w:rtl/>
        </w:rPr>
        <w:t>שאת ל</w:t>
      </w:r>
      <w:r w:rsidR="00CA0B44">
        <w:rPr>
          <w:rFonts w:hint="cs"/>
          <w:rtl/>
        </w:rPr>
        <w:t>ישראל</w:t>
      </w:r>
      <w:r w:rsidRPr="00C35A2C">
        <w:rPr>
          <w:rFonts w:hint="cs"/>
          <w:rtl/>
        </w:rPr>
        <w:t xml:space="preserve"> </w:t>
      </w:r>
      <w:r w:rsidR="00CA0B44">
        <w:rPr>
          <w:rFonts w:hint="cs"/>
          <w:rtl/>
        </w:rPr>
        <w:t>ש</w:t>
      </w:r>
      <w:r w:rsidRPr="00C35A2C">
        <w:rPr>
          <w:rFonts w:hint="cs"/>
          <w:rtl/>
        </w:rPr>
        <w:t>לא ת</w:t>
      </w:r>
      <w:r w:rsidR="00044713">
        <w:rPr>
          <w:rFonts w:hint="cs"/>
          <w:rtl/>
        </w:rPr>
        <w:t>אכ</w:t>
      </w:r>
      <w:r w:rsidRPr="00C35A2C">
        <w:rPr>
          <w:rFonts w:hint="cs"/>
          <w:rtl/>
        </w:rPr>
        <w:t>ל</w:t>
      </w:r>
      <w:r w:rsidR="00044713">
        <w:rPr>
          <w:rFonts w:hint="cs"/>
          <w:rtl/>
        </w:rPr>
        <w:t>,</w:t>
      </w:r>
    </w:p>
    <w:p w14:paraId="79965FB5" w14:textId="2EBF1A2E" w:rsidR="00B433C9" w:rsidRDefault="00CA0B44" w:rsidP="00CA0B44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- כבר כתב בה לאו,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B72493">
        <w:rPr>
          <w:rStyle w:val="affff1"/>
          <w:rtl/>
        </w:rPr>
        <w:t>'</w:t>
      </w:r>
      <w:r w:rsidR="00B433C9" w:rsidRPr="00B72493">
        <w:rPr>
          <w:rStyle w:val="affff1"/>
          <w:rFonts w:hint="eastAsia"/>
          <w:rtl/>
        </w:rPr>
        <w:t>וכל</w:t>
      </w:r>
      <w:r w:rsidR="00B433C9" w:rsidRPr="00B72493">
        <w:rPr>
          <w:rStyle w:val="affff1"/>
          <w:rtl/>
        </w:rPr>
        <w:t xml:space="preserve"> </w:t>
      </w:r>
      <w:r w:rsidR="00B433C9" w:rsidRPr="00B72493">
        <w:rPr>
          <w:rStyle w:val="affff1"/>
          <w:rFonts w:hint="eastAsia"/>
          <w:rtl/>
        </w:rPr>
        <w:t>זר</w:t>
      </w:r>
      <w:r w:rsidRPr="00B72493">
        <w:rPr>
          <w:rStyle w:val="affff1"/>
          <w:rtl/>
        </w:rPr>
        <w:t xml:space="preserve"> לא יאכל בו'</w:t>
      </w:r>
      <w:r>
        <w:rPr>
          <w:rStyle w:val="affff1"/>
          <w:rFonts w:hint="cs"/>
          <w:rtl/>
        </w:rPr>
        <w:t xml:space="preserve"> </w:t>
      </w:r>
      <w:r w:rsidRPr="00B72493">
        <w:rPr>
          <w:rStyle w:val="affff8"/>
          <w:rtl/>
        </w:rPr>
        <w:t>[בסיפא</w:t>
      </w:r>
      <w:r>
        <w:rPr>
          <w:rStyle w:val="affff1"/>
          <w:rFonts w:hint="cs"/>
          <w:rtl/>
        </w:rPr>
        <w:t xml:space="preserve"> ד'ושבה אל בית אביה'</w:t>
      </w:r>
      <w:r w:rsidRPr="00B72493">
        <w:rPr>
          <w:rStyle w:val="affff8"/>
          <w:rtl/>
        </w:rPr>
        <w:t>],</w:t>
      </w:r>
    </w:p>
    <w:p w14:paraId="5CFBDE75" w14:textId="50F59C97" w:rsidR="00B433C9" w:rsidRPr="00C35A2C" w:rsidRDefault="00B433C9" w:rsidP="00B72493">
      <w:pPr>
        <w:pStyle w:val="affff7"/>
        <w:rPr>
          <w:rtl/>
        </w:rPr>
      </w:pPr>
      <w:r w:rsidRPr="00C35A2C">
        <w:rPr>
          <w:rtl/>
        </w:rPr>
        <w:t>וא</w:t>
      </w:r>
      <w:r w:rsidR="00E67DF4">
        <w:rPr>
          <w:rFonts w:hint="cs"/>
          <w:rtl/>
        </w:rPr>
        <w:t xml:space="preserve">ף </w:t>
      </w:r>
      <w:r w:rsidR="00E67DF4">
        <w:rPr>
          <w:rStyle w:val="affff1"/>
          <w:rFonts w:hint="cs"/>
          <w:rtl/>
        </w:rPr>
        <w:t>ש'</w:t>
      </w:r>
      <w:r w:rsidRPr="00030CDC">
        <w:rPr>
          <w:rStyle w:val="affff1"/>
          <w:rtl/>
        </w:rPr>
        <w:t>וכל זר</w:t>
      </w:r>
      <w:r w:rsidR="00E67DF4">
        <w:rPr>
          <w:rStyle w:val="affff1"/>
          <w:rFonts w:hint="cs"/>
          <w:rtl/>
        </w:rPr>
        <w:t>'</w:t>
      </w:r>
      <w:r w:rsidRPr="00C35A2C">
        <w:rPr>
          <w:rtl/>
        </w:rPr>
        <w:t xml:space="preserve"> </w:t>
      </w:r>
      <w:r w:rsidR="00E67DF4">
        <w:rPr>
          <w:rFonts w:hint="cs"/>
          <w:rtl/>
        </w:rPr>
        <w:t xml:space="preserve">נלמד </w:t>
      </w:r>
      <w:r w:rsidRPr="00C35A2C">
        <w:rPr>
          <w:rtl/>
        </w:rPr>
        <w:t>- זרות ולא אנינות</w:t>
      </w:r>
      <w:r w:rsidR="00E67DF4">
        <w:rPr>
          <w:rFonts w:hint="cs"/>
          <w:rtl/>
        </w:rPr>
        <w:t>,</w:t>
      </w:r>
      <w:r w:rsidR="00E67DF4">
        <w:rPr>
          <w:rStyle w:val="affff5"/>
          <w:rFonts w:hint="cs"/>
          <w:rtl/>
        </w:rPr>
        <w:t xml:space="preserve"> </w:t>
      </w:r>
      <w:r w:rsidR="00E67DF4">
        <w:rPr>
          <w:rFonts w:hint="cs"/>
          <w:rtl/>
        </w:rPr>
        <w:t>הוא"ו</w:t>
      </w:r>
      <w:r w:rsidRPr="00C35A2C">
        <w:rPr>
          <w:rtl/>
        </w:rPr>
        <w:t xml:space="preserve"> </w:t>
      </w:r>
      <w:r w:rsidR="00044713" w:rsidRPr="00B72493">
        <w:rPr>
          <w:rStyle w:val="affff1"/>
          <w:rtl/>
        </w:rPr>
        <w:t>'</w:t>
      </w:r>
      <w:r w:rsidRPr="00B72493">
        <w:rPr>
          <w:rStyle w:val="affff1"/>
          <w:b/>
          <w:bCs/>
          <w:rtl/>
        </w:rPr>
        <w:t>ו</w:t>
      </w:r>
      <w:r w:rsidRPr="00030CDC">
        <w:rPr>
          <w:rStyle w:val="affff1"/>
          <w:rtl/>
        </w:rPr>
        <w:t>כל זר</w:t>
      </w:r>
      <w:r w:rsidR="00044713">
        <w:rPr>
          <w:rStyle w:val="affff1"/>
          <w:rFonts w:hint="cs"/>
          <w:rtl/>
        </w:rPr>
        <w:t>'</w:t>
      </w:r>
      <w:r w:rsidRPr="00C35A2C">
        <w:rPr>
          <w:rtl/>
        </w:rPr>
        <w:t xml:space="preserve"> </w:t>
      </w:r>
      <w:r w:rsidR="00E67DF4">
        <w:rPr>
          <w:rFonts w:hint="cs"/>
          <w:rtl/>
        </w:rPr>
        <w:t>- לבת כהן לישראל.</w:t>
      </w:r>
    </w:p>
    <w:p w14:paraId="4592171B" w14:textId="571F9303" w:rsidR="00B433C9" w:rsidRPr="00C35A2C" w:rsidRDefault="00B433C9" w:rsidP="00B55EDF">
      <w:pPr>
        <w:rPr>
          <w:rtl/>
        </w:rPr>
      </w:pPr>
      <w:r w:rsidRPr="00C82E09">
        <w:rPr>
          <w:rStyle w:val="affff5"/>
          <w:rtl/>
        </w:rPr>
        <w:t>וא</w:t>
      </w:r>
      <w:r w:rsidR="00141C19">
        <w:rPr>
          <w:rStyle w:val="affff5"/>
          <w:rFonts w:hint="cs"/>
          <w:rtl/>
        </w:rPr>
        <w:t>ף שנצרך</w:t>
      </w:r>
      <w:r w:rsidRPr="00C82E09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כשהיא חוזרת - לתרומה, </w:t>
      </w:r>
      <w:r w:rsidR="00044713">
        <w:rPr>
          <w:rFonts w:ascii="FontbitDavid" w:hAnsi="FontbitDavid" w:hint="cs"/>
          <w:sz w:val="32"/>
          <w:rtl/>
        </w:rPr>
        <w:t xml:space="preserve">ולא </w:t>
      </w:r>
      <w:r w:rsidRPr="00C35A2C">
        <w:rPr>
          <w:rFonts w:ascii="FontbitDavid" w:hAnsi="FontbitDavid"/>
          <w:sz w:val="32"/>
          <w:rtl/>
        </w:rPr>
        <w:t>לחזה ושוק</w:t>
      </w:r>
      <w:r w:rsidR="00141C19">
        <w:rPr>
          <w:rFonts w:hint="cs"/>
          <w:rtl/>
        </w:rPr>
        <w:t>,</w:t>
      </w:r>
    </w:p>
    <w:p w14:paraId="108D302B" w14:textId="30460323" w:rsidR="00B433C9" w:rsidRPr="00C35A2C" w:rsidRDefault="00B433C9" w:rsidP="00B55EDF">
      <w:pPr>
        <w:rPr>
          <w:rtl/>
        </w:rPr>
      </w:pPr>
      <w:r w:rsidRPr="00AD1A41">
        <w:rPr>
          <w:rStyle w:val="affff1"/>
          <w:rFonts w:hint="cs"/>
          <w:rtl/>
        </w:rPr>
        <w:t>ד'</w:t>
      </w:r>
      <w:r w:rsidRPr="00AD1A41">
        <w:rPr>
          <w:rStyle w:val="affff1"/>
          <w:rtl/>
        </w:rPr>
        <w:t>בתרומת הקדשים לא תאכל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,</w:t>
      </w:r>
      <w:r w:rsidRPr="00C35A2C">
        <w:rPr>
          <w:rtl/>
        </w:rPr>
        <w:t xml:space="preserve"> במורם מן הקדשים</w:t>
      </w:r>
      <w:r w:rsidR="00141C19">
        <w:rPr>
          <w:rFonts w:hint="cs"/>
          <w:rtl/>
        </w:rPr>
        <w:t>,</w:t>
      </w:r>
    </w:p>
    <w:p w14:paraId="137D8E6E" w14:textId="194C188E" w:rsidR="00B433C9" w:rsidRPr="00C35A2C" w:rsidRDefault="00141C19" w:rsidP="007C50EB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/>
          <w:sz w:val="32"/>
          <w:rtl/>
        </w:rPr>
        <w:t xml:space="preserve"> לכתוב </w:t>
      </w:r>
      <w:r w:rsidRPr="00B72493">
        <w:rPr>
          <w:rStyle w:val="affff1"/>
          <w:rtl/>
        </w:rPr>
        <w:t>'</w:t>
      </w:r>
      <w:r w:rsidR="00B433C9" w:rsidRPr="00B72493">
        <w:rPr>
          <w:rStyle w:val="affff1"/>
          <w:rtl/>
        </w:rPr>
        <w:t>בקדשים לא תאכל</w:t>
      </w:r>
      <w:r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B72493">
        <w:rPr>
          <w:rStyle w:val="affff8"/>
          <w:rFonts w:hint="eastAsia"/>
          <w:rtl/>
        </w:rPr>
        <w:t>וכתב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B72493">
        <w:rPr>
          <w:rStyle w:val="affff1"/>
          <w:rtl/>
        </w:rPr>
        <w:t>'</w:t>
      </w:r>
      <w:r w:rsidR="00B433C9" w:rsidRPr="00B72493">
        <w:rPr>
          <w:rStyle w:val="affff1"/>
          <w:b/>
          <w:bCs/>
          <w:rtl/>
        </w:rPr>
        <w:t>בתרומת</w:t>
      </w:r>
      <w:r w:rsidR="00B433C9" w:rsidRPr="00B72493">
        <w:rPr>
          <w:rStyle w:val="affff1"/>
          <w:rtl/>
        </w:rPr>
        <w:t xml:space="preserve"> הקדשים</w:t>
      </w:r>
      <w:r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-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ש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מ תרתי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52CDDD43" w14:textId="206783AB" w:rsidR="00B433C9" w:rsidRPr="00C35A2C" w:rsidRDefault="00A76BDF" w:rsidP="00615A60">
      <w:pPr>
        <w:pStyle w:val="affff2"/>
        <w:rPr>
          <w:rtl/>
        </w:rPr>
      </w:pPr>
      <w:bookmarkStart w:id="783" w:name="_Toc119172959"/>
      <w:bookmarkStart w:id="784" w:name="_Toc119230053"/>
      <w:r>
        <w:rPr>
          <w:rFonts w:hint="cs"/>
          <w:rtl/>
        </w:rPr>
        <w:t xml:space="preserve">המקור ללויה וישראלית, ולכהונה </w:t>
      </w:r>
      <w:r w:rsidRPr="00B72493">
        <w:rPr>
          <w:rStyle w:val="affff8"/>
          <w:rFonts w:cs="PFT_Frank"/>
          <w:rtl/>
        </w:rPr>
        <w:t>[</w:t>
      </w:r>
      <w:r>
        <w:rPr>
          <w:rStyle w:val="affff8"/>
          <w:rFonts w:cs="PFT_Frank" w:hint="cs"/>
          <w:rtl/>
        </w:rPr>
        <w:t>לינשא</w:t>
      </w:r>
      <w:r w:rsidRPr="00B72493">
        <w:rPr>
          <w:rStyle w:val="affff8"/>
          <w:rFonts w:cs="PFT_Frank"/>
          <w:rtl/>
        </w:rPr>
        <w:t xml:space="preserve"> </w:t>
      </w:r>
      <w:r>
        <w:rPr>
          <w:rStyle w:val="affff8"/>
          <w:rFonts w:cs="PFT_Frank" w:hint="cs"/>
          <w:rtl/>
        </w:rPr>
        <w:t>ל</w:t>
      </w:r>
      <w:r w:rsidRPr="00B72493">
        <w:rPr>
          <w:rStyle w:val="affff8"/>
          <w:rFonts w:cs="PFT_Frank" w:hint="eastAsia"/>
          <w:rtl/>
        </w:rPr>
        <w:t>כהן</w:t>
      </w:r>
      <w:r w:rsidRPr="00B72493">
        <w:rPr>
          <w:rStyle w:val="affff8"/>
          <w:rFonts w:cs="PFT_Frank"/>
          <w:rtl/>
        </w:rPr>
        <w:t>]</w:t>
      </w:r>
      <w:bookmarkEnd w:id="783"/>
      <w:bookmarkEnd w:id="784"/>
    </w:p>
    <w:p w14:paraId="268E167A" w14:textId="6B599DD9" w:rsidR="00B433C9" w:rsidRPr="00C35A2C" w:rsidRDefault="00A918A1" w:rsidP="00B72493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כהנת,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לויה וישראלית</w:t>
      </w:r>
      <w:r w:rsidR="00CA2A2E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מנין</w:t>
      </w:r>
      <w:r w:rsidR="00C063C0"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בת </w:t>
      </w:r>
      <w:r w:rsidR="00B433C9" w:rsidRPr="00B72493">
        <w:rPr>
          <w:rStyle w:val="affff1"/>
          <w:b/>
          <w:bCs/>
          <w:rtl/>
        </w:rPr>
        <w:t>ו</w:t>
      </w:r>
      <w:r w:rsidR="00B433C9" w:rsidRPr="00AD1A41">
        <w:rPr>
          <w:rStyle w:val="affff1"/>
          <w:rtl/>
        </w:rPr>
        <w:t>בת</w:t>
      </w:r>
      <w:r w:rsidR="00B433C9" w:rsidRPr="00AD1A41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>,</w:t>
      </w:r>
      <w:r w:rsidR="00B433C9" w:rsidRPr="00C82E09">
        <w:rPr>
          <w:rStyle w:val="affff5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או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כל</w:t>
      </w:r>
      <w:r w:rsidR="00B433C9" w:rsidRPr="006B2A7E">
        <w:rPr>
          <w:rStyle w:val="affff1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B72493">
        <w:rPr>
          <w:rStyle w:val="affff1"/>
          <w:b/>
          <w:bCs/>
          <w:rtl/>
        </w:rPr>
        <w:t>ובת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יתירא.</w:t>
      </w:r>
    </w:p>
    <w:p w14:paraId="0564EBF7" w14:textId="77A7FB3D" w:rsidR="00CA2A2E" w:rsidRPr="00D1637C" w:rsidRDefault="00B433C9" w:rsidP="007C50EB">
      <w:pPr>
        <w:rPr>
          <w:rFonts w:cs="PFT_Frank"/>
          <w:b/>
          <w:bCs/>
          <w:szCs w:val="14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לפסל</w:t>
      </w:r>
      <w:r w:rsidR="00C063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C063C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תרומה</w:t>
      </w:r>
      <w:r w:rsidR="005E35D6">
        <w:rPr>
          <w:rFonts w:ascii="FontbitDavid" w:hAnsi="FontbitDavid" w:hint="cs"/>
          <w:sz w:val="32"/>
          <w:rtl/>
        </w:rPr>
        <w:t xml:space="preserve"> </w:t>
      </w:r>
      <w:r w:rsidR="00CA2A2E">
        <w:rPr>
          <w:rStyle w:val="affff8"/>
          <w:rFonts w:hint="cs"/>
          <w:rtl/>
        </w:rPr>
        <w:t>ו</w:t>
      </w:r>
      <w:r w:rsidR="005E35D6" w:rsidRPr="00B72493">
        <w:rPr>
          <w:rStyle w:val="affff8"/>
          <w:rFonts w:hint="eastAsia"/>
          <w:rtl/>
        </w:rPr>
        <w:t>בישראלית</w:t>
      </w:r>
      <w:r w:rsidR="005E35D6" w:rsidRPr="00B72493">
        <w:rPr>
          <w:rStyle w:val="affff8"/>
          <w:rtl/>
        </w:rPr>
        <w:t xml:space="preserve"> </w:t>
      </w:r>
      <w:r w:rsidR="00CA2A2E">
        <w:rPr>
          <w:rStyle w:val="affff8"/>
          <w:rFonts w:hint="cs"/>
          <w:rtl/>
        </w:rPr>
        <w:t xml:space="preserve">שאוכלת </w:t>
      </w:r>
      <w:r w:rsidR="005E35D6" w:rsidRPr="00B72493">
        <w:rPr>
          <w:rStyle w:val="affff8"/>
          <w:rFonts w:hint="eastAsia"/>
          <w:rtl/>
        </w:rPr>
        <w:t>ב</w:t>
      </w:r>
      <w:r w:rsidR="00CA2A2E">
        <w:rPr>
          <w:rStyle w:val="affff8"/>
          <w:rFonts w:hint="cs"/>
          <w:rtl/>
        </w:rPr>
        <w:t>גין</w:t>
      </w:r>
      <w:r w:rsidR="005E35D6" w:rsidRPr="00B72493">
        <w:rPr>
          <w:rStyle w:val="affff8"/>
          <w:rtl/>
        </w:rPr>
        <w:t xml:space="preserve"> בנה</w:t>
      </w:r>
      <w:r w:rsidR="00CA2A2E">
        <w:rPr>
          <w:rStyle w:val="affff8"/>
          <w:rFonts w:hint="cs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CA2A2E" w:rsidRPr="00D1637C">
        <w:rPr>
          <w:rFonts w:cs="PFT_Frank" w:hint="eastAsia"/>
          <w:b/>
          <w:bCs/>
          <w:szCs w:val="14"/>
          <w:rtl/>
        </w:rPr>
        <w:t>ל</w:t>
      </w:r>
      <w:r w:rsidRPr="00D1637C">
        <w:rPr>
          <w:rFonts w:cs="PFT_Frank" w:hint="eastAsia"/>
          <w:b/>
          <w:bCs/>
          <w:szCs w:val="14"/>
          <w:rtl/>
        </w:rPr>
        <w:t>פסלה</w:t>
      </w:r>
      <w:r w:rsidRPr="00D1637C">
        <w:rPr>
          <w:rFonts w:cs="PFT_Frank"/>
          <w:b/>
          <w:bCs/>
          <w:szCs w:val="14"/>
          <w:rtl/>
        </w:rPr>
        <w:t xml:space="preserve"> לכהונה</w:t>
      </w:r>
      <w:r w:rsidR="00CA2A2E" w:rsidRPr="00D1637C">
        <w:rPr>
          <w:rFonts w:cs="PFT_Frank"/>
          <w:b/>
          <w:bCs/>
          <w:szCs w:val="14"/>
          <w:rtl/>
        </w:rPr>
        <w:t xml:space="preserve"> מנין</w:t>
      </w:r>
    </w:p>
    <w:p w14:paraId="5E0B0532" w14:textId="1DD0BFE8" w:rsidR="00B20687" w:rsidRDefault="00B433C9" w:rsidP="00B20687">
      <w:pPr>
        <w:rPr>
          <w:rtl/>
        </w:rPr>
      </w:pPr>
      <w:r w:rsidRPr="00B72493">
        <w:rPr>
          <w:rtl/>
        </w:rPr>
        <w:t>-</w:t>
      </w:r>
      <w:r w:rsidR="00CA2A2E">
        <w:rPr>
          <w:rFonts w:hint="cs"/>
          <w:rtl/>
        </w:rPr>
        <w:t xml:space="preserve"> </w:t>
      </w:r>
      <w:r w:rsidRPr="00B72493">
        <w:rPr>
          <w:rtl/>
        </w:rPr>
        <w:t>מגרושה</w:t>
      </w:r>
      <w:r w:rsidRPr="00B20687">
        <w:rPr>
          <w:rtl/>
        </w:rPr>
        <w:t xml:space="preserve"> שמותרת בתרומה </w:t>
      </w:r>
      <w:r w:rsidR="00B20687">
        <w:rPr>
          <w:rFonts w:hint="cs"/>
          <w:rtl/>
        </w:rPr>
        <w:t>ו</w:t>
      </w:r>
      <w:r w:rsidRPr="00B20687">
        <w:rPr>
          <w:rtl/>
        </w:rPr>
        <w:t>אסורה לכהונה,</w:t>
      </w:r>
      <w:r w:rsidR="00CA2A2E">
        <w:rPr>
          <w:rFonts w:hint="cs"/>
          <w:rtl/>
        </w:rPr>
        <w:t xml:space="preserve"> כ"ש זו.</w:t>
      </w:r>
    </w:p>
    <w:p w14:paraId="2EB489BE" w14:textId="59CA0E73" w:rsidR="005E35D6" w:rsidRDefault="00B433C9" w:rsidP="00B20687">
      <w:pPr>
        <w:rPr>
          <w:rStyle w:val="affff1"/>
          <w:rtl/>
        </w:rPr>
      </w:pPr>
      <w:r w:rsidRPr="00C82E09">
        <w:rPr>
          <w:rStyle w:val="affff5"/>
          <w:rFonts w:hint="cs"/>
          <w:rtl/>
        </w:rPr>
        <w:t>וגילוי מיל</w:t>
      </w:r>
      <w:r w:rsidRPr="00B20687">
        <w:rPr>
          <w:rStyle w:val="affff5"/>
          <w:rFonts w:hint="cs"/>
          <w:rtl/>
        </w:rPr>
        <w:t>תא</w:t>
      </w:r>
      <w:r w:rsidRPr="00B72493">
        <w:rPr>
          <w:rStyle w:val="affff5"/>
          <w:rtl/>
        </w:rPr>
        <w:t xml:space="preserve"> </w:t>
      </w:r>
      <w:r w:rsidRPr="00B72493">
        <w:rPr>
          <w:rStyle w:val="affff5"/>
          <w:rFonts w:hint="eastAsia"/>
          <w:rtl/>
        </w:rPr>
        <w:t>הוא</w:t>
      </w:r>
      <w:r w:rsidR="00B20687" w:rsidRPr="00B72493">
        <w:rPr>
          <w:rStyle w:val="affff5"/>
          <w:rtl/>
        </w:rPr>
        <w:t>:</w:t>
      </w:r>
      <w:r w:rsidRPr="00C35A2C">
        <w:rPr>
          <w:rFonts w:hint="cs"/>
          <w:rtl/>
        </w:rPr>
        <w:t xml:space="preserve"> </w:t>
      </w:r>
      <w:r w:rsidR="00CA2A2E">
        <w:rPr>
          <w:rFonts w:hint="cs"/>
          <w:rtl/>
        </w:rPr>
        <w:t>שאין</w:t>
      </w:r>
      <w:r w:rsidRPr="00C35A2C">
        <w:rPr>
          <w:rFonts w:hint="cs"/>
          <w:rtl/>
        </w:rPr>
        <w:t xml:space="preserve"> </w:t>
      </w:r>
      <w:r w:rsidR="00CA2A2E">
        <w:rPr>
          <w:rFonts w:hint="cs"/>
          <w:rtl/>
        </w:rPr>
        <w:t>מזהירין</w:t>
      </w:r>
      <w:r w:rsidRPr="00C35A2C">
        <w:rPr>
          <w:rFonts w:hint="cs"/>
          <w:rtl/>
        </w:rPr>
        <w:t xml:space="preserve"> מן הדין</w:t>
      </w:r>
      <w:r w:rsidR="00CA2A2E">
        <w:rPr>
          <w:rStyle w:val="affff1"/>
          <w:rFonts w:hint="cs"/>
          <w:rtl/>
        </w:rPr>
        <w:t>.</w:t>
      </w:r>
      <w:r w:rsidRPr="006B2A7E">
        <w:rPr>
          <w:rStyle w:val="affff1"/>
          <w:rFonts w:hint="cs"/>
          <w:rtl/>
        </w:rPr>
        <w:t xml:space="preserve"> </w:t>
      </w:r>
    </w:p>
    <w:p w14:paraId="7E1B4B4E" w14:textId="7B3442AE" w:rsidR="001325A2" w:rsidRPr="00C1557E" w:rsidRDefault="001325A2" w:rsidP="00615A60">
      <w:pPr>
        <w:pStyle w:val="affff2"/>
        <w:rPr>
          <w:rStyle w:val="affff5"/>
          <w:rtl/>
        </w:rPr>
      </w:pPr>
      <w:bookmarkStart w:id="785" w:name="_Toc119172960"/>
      <w:bookmarkStart w:id="786" w:name="_Toc119230054"/>
      <w:r>
        <w:rPr>
          <w:rFonts w:hint="cs"/>
          <w:rtl/>
        </w:rPr>
        <w:t xml:space="preserve">דין </w:t>
      </w:r>
      <w:r w:rsidRPr="00B72493">
        <w:rPr>
          <w:rFonts w:hint="eastAsia"/>
          <w:rtl/>
        </w:rPr>
        <w:t>ביאת</w:t>
      </w:r>
      <w:r w:rsidRPr="00B72493">
        <w:rPr>
          <w:rtl/>
        </w:rPr>
        <w:t xml:space="preserve"> חייבי כריתות, גוי ועבד, </w:t>
      </w:r>
      <w:r>
        <w:rPr>
          <w:rFonts w:hint="cs"/>
          <w:rtl/>
        </w:rPr>
        <w:t>ו</w:t>
      </w:r>
      <w:r w:rsidRPr="00B72493">
        <w:rPr>
          <w:rFonts w:hint="eastAsia"/>
          <w:rtl/>
        </w:rPr>
        <w:t>מחזיר</w:t>
      </w:r>
      <w:r w:rsidRPr="00B72493">
        <w:rPr>
          <w:rtl/>
        </w:rPr>
        <w:t xml:space="preserve"> </w:t>
      </w:r>
      <w:r w:rsidRPr="00B72493">
        <w:rPr>
          <w:rFonts w:hint="eastAsia"/>
          <w:rtl/>
        </w:rPr>
        <w:t>גרושתו</w:t>
      </w:r>
      <w:r w:rsidR="00C1557E">
        <w:rPr>
          <w:rStyle w:val="affff5"/>
          <w:rFonts w:hint="cs"/>
          <w:rtl/>
        </w:rPr>
        <w:t xml:space="preserve"> </w:t>
      </w:r>
      <w:r w:rsidRPr="00C1557E">
        <w:rPr>
          <w:rStyle w:val="affff5"/>
          <w:rFonts w:hint="eastAsia"/>
          <w:rtl/>
        </w:rPr>
        <w:t>משנישאת</w:t>
      </w:r>
      <w:bookmarkEnd w:id="785"/>
      <w:bookmarkEnd w:id="786"/>
    </w:p>
    <w:p w14:paraId="268292D4" w14:textId="0EA8EA58" w:rsidR="00DF3305" w:rsidRDefault="00DF3305" w:rsidP="005E35D6">
      <w:pPr>
        <w:rPr>
          <w:rtl/>
        </w:rPr>
      </w:pPr>
      <w:r w:rsidRPr="00B72493">
        <w:rPr>
          <w:rStyle w:val="affff5"/>
          <w:rFonts w:hint="eastAsia"/>
          <w:rtl/>
        </w:rPr>
        <w:lastRenderedPageBreak/>
        <w:t>ויקשה</w:t>
      </w:r>
      <w:r>
        <w:rPr>
          <w:rStyle w:val="affff5"/>
          <w:rFonts w:hint="cs"/>
          <w:rtl/>
        </w:rPr>
        <w:t>, נאמר דוקא</w:t>
      </w:r>
      <w:r w:rsidRPr="00B72493">
        <w:rPr>
          <w:rStyle w:val="affff5"/>
          <w:rtl/>
        </w:rPr>
        <w:t>:</w:t>
      </w:r>
      <w:r>
        <w:rPr>
          <w:rStyle w:val="affff1"/>
          <w:rFonts w:hint="cs"/>
          <w:rtl/>
        </w:rPr>
        <w:t xml:space="preserve"> </w:t>
      </w:r>
      <w:r w:rsidRPr="00B72493">
        <w:rPr>
          <w:rFonts w:hint="eastAsia"/>
          <w:rtl/>
        </w:rPr>
        <w:t>חייבי</w:t>
      </w:r>
      <w:r w:rsidRPr="00B72493">
        <w:rPr>
          <w:rtl/>
        </w:rPr>
        <w:t xml:space="preserve"> כריתות - </w:t>
      </w:r>
      <w:r w:rsidR="00B433C9" w:rsidRPr="006B2A7E">
        <w:rPr>
          <w:rStyle w:val="affff1"/>
          <w:rFonts w:hint="cs"/>
          <w:rtl/>
        </w:rPr>
        <w:t xml:space="preserve">'כי </w:t>
      </w:r>
      <w:r w:rsidR="00B433C9" w:rsidRPr="00B72493">
        <w:rPr>
          <w:rStyle w:val="affff1"/>
          <w:rFonts w:hint="eastAsia"/>
          <w:b/>
          <w:bCs/>
          <w:rtl/>
        </w:rPr>
        <w:t>תהיה</w:t>
      </w:r>
      <w:r w:rsidR="00B433C9" w:rsidRPr="00B72493">
        <w:rPr>
          <w:rStyle w:val="affff1"/>
          <w:b/>
          <w:bCs/>
          <w:rtl/>
        </w:rPr>
        <w:t>'</w:t>
      </w:r>
      <w:r w:rsidR="00B433C9" w:rsidRPr="006B2A7E">
        <w:rPr>
          <w:rStyle w:val="affff1"/>
          <w:rFonts w:hint="cs"/>
          <w:rtl/>
        </w:rPr>
        <w:t xml:space="preserve"> </w:t>
      </w:r>
      <w:r w:rsidR="00B433C9" w:rsidRPr="00C35A2C">
        <w:rPr>
          <w:rFonts w:hint="cs"/>
          <w:rtl/>
        </w:rPr>
        <w:t>בר הוויה</w:t>
      </w:r>
      <w:r w:rsidR="00B433C9" w:rsidRPr="00B72493">
        <w:rPr>
          <w:rStyle w:val="affff8"/>
          <w:rtl/>
        </w:rPr>
        <w:t xml:space="preserve"> </w:t>
      </w:r>
      <w:r w:rsidRPr="00B72493">
        <w:rPr>
          <w:rStyle w:val="affff8"/>
          <w:rFonts w:hint="eastAsia"/>
          <w:rtl/>
        </w:rPr>
        <w:t>תופש</w:t>
      </w:r>
      <w:r w:rsidRPr="00B72493">
        <w:rPr>
          <w:rStyle w:val="affff8"/>
          <w:rtl/>
        </w:rPr>
        <w:t xml:space="preserve"> </w:t>
      </w:r>
      <w:r w:rsidRPr="00B72493">
        <w:rPr>
          <w:rStyle w:val="affff8"/>
          <w:rFonts w:hint="eastAsia"/>
          <w:rtl/>
        </w:rPr>
        <w:t>קידושין</w:t>
      </w:r>
      <w:r w:rsidRPr="00B72493">
        <w:rPr>
          <w:rStyle w:val="affff8"/>
          <w:rtl/>
        </w:rPr>
        <w:t>.</w:t>
      </w:r>
    </w:p>
    <w:p w14:paraId="21BB25BB" w14:textId="712C9DA8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C82E09">
        <w:rPr>
          <w:rStyle w:val="affff5"/>
          <w:rFonts w:hint="cs"/>
          <w:rtl/>
        </w:rPr>
        <w:t>ו</w:t>
      </w:r>
      <w:r w:rsidR="00DF3305">
        <w:rPr>
          <w:rStyle w:val="affff5"/>
          <w:rFonts w:hint="cs"/>
          <w:rtl/>
        </w:rPr>
        <w:t xml:space="preserve">מ"מ: </w:t>
      </w:r>
      <w:r w:rsidR="00DF3305" w:rsidRPr="00B72493">
        <w:rPr>
          <w:rFonts w:hint="eastAsia"/>
          <w:rtl/>
        </w:rPr>
        <w:t>גוי</w:t>
      </w:r>
      <w:r w:rsidRPr="00B72493">
        <w:rPr>
          <w:rtl/>
        </w:rPr>
        <w:t xml:space="preserve"> ועבד </w:t>
      </w:r>
      <w:r w:rsidR="00DF3305" w:rsidRPr="00B72493">
        <w:rPr>
          <w:rStyle w:val="affff8"/>
          <w:rtl/>
        </w:rPr>
        <w:t xml:space="preserve">[וה"ה </w:t>
      </w:r>
      <w:r w:rsidR="00DF3305" w:rsidRPr="00B72493">
        <w:rPr>
          <w:rStyle w:val="affff8"/>
          <w:rFonts w:hint="eastAsia"/>
          <w:rtl/>
        </w:rPr>
        <w:t>כריתות</w:t>
      </w:r>
      <w:r w:rsidR="00DF3305" w:rsidRPr="00B72493">
        <w:rPr>
          <w:rStyle w:val="affff8"/>
          <w:rtl/>
        </w:rPr>
        <w:t>]</w:t>
      </w:r>
      <w:r w:rsidR="00DF3305">
        <w:rPr>
          <w:rFonts w:hint="cs"/>
          <w:rtl/>
        </w:rPr>
        <w:t xml:space="preserve"> </w:t>
      </w:r>
      <w:r w:rsidR="00DF3305" w:rsidRPr="00D1637C">
        <w:rPr>
          <w:rFonts w:cs="PFT_Frank" w:hint="eastAsia"/>
          <w:b/>
          <w:bCs/>
          <w:szCs w:val="14"/>
          <w:rtl/>
        </w:rPr>
        <w:t>גם</w:t>
      </w:r>
      <w:r w:rsidR="00DF3305">
        <w:rPr>
          <w:rFonts w:hint="cs"/>
          <w:rtl/>
        </w:rPr>
        <w:t xml:space="preserve"> </w:t>
      </w:r>
      <w:r w:rsidRPr="00B72493">
        <w:rPr>
          <w:rFonts w:hint="eastAsia"/>
          <w:rtl/>
        </w:rPr>
        <w:t>פ</w:t>
      </w:r>
      <w:r w:rsidR="00DF3305">
        <w:rPr>
          <w:rFonts w:hint="cs"/>
          <w:rtl/>
        </w:rPr>
        <w:t>ו</w:t>
      </w:r>
      <w:r w:rsidRPr="00B72493">
        <w:rPr>
          <w:rFonts w:hint="eastAsia"/>
          <w:rtl/>
        </w:rPr>
        <w:t>ס</w:t>
      </w:r>
      <w:r w:rsidRPr="00C35A2C">
        <w:rPr>
          <w:rFonts w:ascii="FontbitDavid" w:hAnsi="FontbitDavid" w:hint="cs"/>
          <w:sz w:val="32"/>
          <w:rtl/>
        </w:rPr>
        <w:t>לי</w:t>
      </w:r>
      <w:r w:rsidR="00DF3305">
        <w:rPr>
          <w:rFonts w:ascii="FontbitDavid" w:hAnsi="FontbitDavid" w:hint="cs"/>
          <w:sz w:val="32"/>
          <w:rtl/>
        </w:rPr>
        <w:t>ם -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EA6942">
        <w:rPr>
          <w:rStyle w:val="affff1"/>
          <w:rFonts w:hint="cs"/>
          <w:spacing w:val="-6"/>
          <w:rtl/>
        </w:rPr>
        <w:t>'</w:t>
      </w:r>
      <w:r w:rsidRPr="00EA6942">
        <w:rPr>
          <w:rStyle w:val="affff1"/>
          <w:spacing w:val="-6"/>
          <w:rtl/>
        </w:rPr>
        <w:t xml:space="preserve">ובת כהן כי תהיה </w:t>
      </w:r>
      <w:r w:rsidRPr="00B72493">
        <w:rPr>
          <w:rStyle w:val="affff1"/>
          <w:b/>
          <w:bCs/>
          <w:spacing w:val="-6"/>
          <w:rtl/>
        </w:rPr>
        <w:t xml:space="preserve">אלמנה וגרושה </w:t>
      </w:r>
      <w:r w:rsidRPr="00EA6942">
        <w:rPr>
          <w:rStyle w:val="affff1"/>
          <w:spacing w:val="-6"/>
          <w:rtl/>
        </w:rPr>
        <w:t>ו</w:t>
      </w:r>
      <w:r w:rsidR="00DF3305">
        <w:rPr>
          <w:rStyle w:val="affff1"/>
          <w:rFonts w:hint="cs"/>
          <w:spacing w:val="-6"/>
          <w:rtl/>
        </w:rPr>
        <w:t>זרע אין לה, ושבה..</w:t>
      </w:r>
      <w:r w:rsidRPr="00EA6942">
        <w:rPr>
          <w:rStyle w:val="affff1"/>
          <w:spacing w:val="-6"/>
          <w:rtl/>
        </w:rPr>
        <w:t>'</w:t>
      </w:r>
      <w:r w:rsidRPr="00EA6942">
        <w:rPr>
          <w:rFonts w:ascii="FontbitDavid" w:hAnsi="FontbitDavid"/>
          <w:spacing w:val="-6"/>
          <w:sz w:val="32"/>
          <w:rtl/>
        </w:rPr>
        <w:t xml:space="preserve"> </w:t>
      </w:r>
      <w:r w:rsidR="00DF3305">
        <w:rPr>
          <w:rFonts w:ascii="FontbitDavid" w:hAnsi="FontbitDavid" w:hint="cs"/>
          <w:spacing w:val="-6"/>
          <w:sz w:val="32"/>
          <w:rtl/>
        </w:rPr>
        <w:t>- ולא</w:t>
      </w:r>
      <w:r w:rsidRPr="00EA6942">
        <w:rPr>
          <w:rFonts w:ascii="FontbitDavid" w:hAnsi="FontbitDavid" w:hint="cs"/>
          <w:spacing w:val="-6"/>
          <w:sz w:val="32"/>
          <w:rtl/>
        </w:rPr>
        <w:t xml:space="preserve"> </w:t>
      </w:r>
      <w:r w:rsidR="00DF3305">
        <w:rPr>
          <w:rFonts w:ascii="FontbitDavid" w:hAnsi="FontbitDavid" w:hint="cs"/>
          <w:spacing w:val="-6"/>
          <w:sz w:val="32"/>
          <w:rtl/>
        </w:rPr>
        <w:t>גוי</w:t>
      </w:r>
      <w:r w:rsidRPr="00EA6942">
        <w:rPr>
          <w:rFonts w:ascii="FontbitDavid" w:hAnsi="FontbitDavid" w:hint="cs"/>
          <w:spacing w:val="-6"/>
          <w:sz w:val="32"/>
          <w:rtl/>
        </w:rPr>
        <w:t xml:space="preserve"> ועבד</w:t>
      </w:r>
      <w:r w:rsidRPr="00EA6942">
        <w:rPr>
          <w:rFonts w:ascii="FontbitDavid" w:hAnsi="FontbitDavid"/>
          <w:spacing w:val="-6"/>
          <w:sz w:val="32"/>
          <w:rtl/>
        </w:rPr>
        <w:t xml:space="preserve"> שאין לו</w:t>
      </w:r>
      <w:r w:rsidR="00DF3305">
        <w:rPr>
          <w:rFonts w:ascii="FontbitDavid" w:hAnsi="FontbitDavid" w:hint="cs"/>
          <w:spacing w:val="-6"/>
          <w:sz w:val="32"/>
          <w:rtl/>
        </w:rPr>
        <w:t xml:space="preserve"> בה</w:t>
      </w:r>
      <w:r w:rsidRPr="00EA6942">
        <w:rPr>
          <w:rFonts w:ascii="FontbitDavid" w:hAnsi="FontbitDavid"/>
          <w:spacing w:val="-6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אלמנות וגירושין</w:t>
      </w:r>
      <w:r w:rsidR="003C78D8">
        <w:rPr>
          <w:rFonts w:ascii="FontbitDavid" w:hAnsi="FontbitDavid" w:hint="cs"/>
          <w:spacing w:val="-6"/>
          <w:sz w:val="32"/>
          <w:rtl/>
        </w:rPr>
        <w:t>,</w:t>
      </w:r>
    </w:p>
    <w:p w14:paraId="23A32F6E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סט.</w:t>
      </w:r>
    </w:p>
    <w:p w14:paraId="125FC9A9" w14:textId="77777777" w:rsidR="003C78D8" w:rsidRPr="00C35A2C" w:rsidRDefault="003C78D8" w:rsidP="003C78D8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כהנת, לויה וישראלית מנין</w:t>
      </w:r>
      <w:r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 xml:space="preserve">בת </w:t>
      </w:r>
      <w:r w:rsidRPr="00DF68FE">
        <w:rPr>
          <w:rStyle w:val="affff1"/>
          <w:b/>
          <w:bCs/>
          <w:rtl/>
        </w:rPr>
        <w:t>ו</w:t>
      </w:r>
      <w:r w:rsidRPr="00AD1A41">
        <w:rPr>
          <w:rStyle w:val="affff1"/>
          <w:rtl/>
        </w:rPr>
        <w:t>בת</w:t>
      </w:r>
      <w:r w:rsidRPr="00AD1A41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>,</w:t>
      </w:r>
      <w:r w:rsidRPr="00C82E09">
        <w:rPr>
          <w:rStyle w:val="affff5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או</w:t>
      </w:r>
      <w:r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כל</w:t>
      </w:r>
      <w:r w:rsidRPr="006B2A7E">
        <w:rPr>
          <w:rStyle w:val="affff1"/>
          <w:rtl/>
        </w:rPr>
        <w:t xml:space="preserve"> </w:t>
      </w:r>
      <w:r w:rsidRPr="006B2A7E">
        <w:rPr>
          <w:rStyle w:val="affff1"/>
          <w:rFonts w:hint="cs"/>
          <w:rtl/>
        </w:rPr>
        <w:t>'</w:t>
      </w:r>
      <w:r w:rsidRPr="00DF68FE">
        <w:rPr>
          <w:rStyle w:val="affff1"/>
          <w:b/>
          <w:bCs/>
          <w:rtl/>
        </w:rPr>
        <w:t>ובת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יתירא.</w:t>
      </w:r>
    </w:p>
    <w:p w14:paraId="0D6980C4" w14:textId="0A3ADEBE" w:rsidR="001325A2" w:rsidRDefault="00B433C9" w:rsidP="003C78D8">
      <w:pPr>
        <w:pStyle w:val="affff7"/>
        <w:rPr>
          <w:rtl/>
        </w:rPr>
      </w:pPr>
      <w:r w:rsidRPr="00C82E09">
        <w:rPr>
          <w:rStyle w:val="affff5"/>
          <w:rFonts w:hint="cs"/>
          <w:rtl/>
        </w:rPr>
        <w:t>ולר</w:t>
      </w:r>
      <w:r w:rsidR="00C82E09">
        <w:rPr>
          <w:rStyle w:val="affff5"/>
          <w:rFonts w:hint="cs"/>
          <w:rtl/>
        </w:rPr>
        <w:t>"</w:t>
      </w:r>
      <w:r w:rsidRPr="00C82E09">
        <w:rPr>
          <w:rStyle w:val="affff5"/>
          <w:rFonts w:hint="cs"/>
          <w:rtl/>
        </w:rPr>
        <w:t>ע</w:t>
      </w:r>
      <w:r w:rsidRPr="00C35A2C">
        <w:rPr>
          <w:rFonts w:hint="cs"/>
          <w:rtl/>
        </w:rPr>
        <w:t xml:space="preserve"> </w:t>
      </w:r>
      <w:r w:rsidR="003C78D8">
        <w:rPr>
          <w:rFonts w:hint="cs"/>
          <w:rtl/>
        </w:rPr>
        <w:t>ש</w:t>
      </w:r>
      <w:r w:rsidRPr="00C35A2C">
        <w:rPr>
          <w:rFonts w:hint="cs"/>
          <w:rtl/>
        </w:rPr>
        <w:t>אין</w:t>
      </w:r>
      <w:r w:rsidRPr="00C35A2C">
        <w:rPr>
          <w:rtl/>
        </w:rPr>
        <w:t xml:space="preserve"> קדושין תופסין בלאוין</w:t>
      </w:r>
      <w:r w:rsidR="003C78D8">
        <w:rPr>
          <w:rFonts w:hint="cs"/>
          <w:rtl/>
        </w:rPr>
        <w:t xml:space="preserve"> -</w:t>
      </w:r>
      <w:r w:rsidRPr="00C35A2C">
        <w:rPr>
          <w:rtl/>
        </w:rPr>
        <w:t xml:space="preserve"> </w:t>
      </w:r>
      <w:r w:rsidR="001325A2">
        <w:rPr>
          <w:rFonts w:hint="cs"/>
          <w:rtl/>
        </w:rPr>
        <w:t>ו</w:t>
      </w:r>
      <w:r w:rsidR="003C78D8">
        <w:rPr>
          <w:rFonts w:hint="cs"/>
          <w:rtl/>
        </w:rPr>
        <w:t>ממילא</w:t>
      </w:r>
      <w:r w:rsidRPr="00C35A2C">
        <w:rPr>
          <w:rFonts w:hint="cs"/>
          <w:rtl/>
        </w:rPr>
        <w:t xml:space="preserve"> </w:t>
      </w:r>
      <w:r w:rsidRPr="00030CDC">
        <w:rPr>
          <w:rStyle w:val="affff1"/>
          <w:rFonts w:hint="cs"/>
          <w:rtl/>
        </w:rPr>
        <w:t>'</w:t>
      </w:r>
      <w:r w:rsidRPr="00030CDC">
        <w:rPr>
          <w:rStyle w:val="affff1"/>
          <w:rtl/>
        </w:rPr>
        <w:t xml:space="preserve">כי </w:t>
      </w:r>
      <w:r w:rsidRPr="00B72493">
        <w:rPr>
          <w:rStyle w:val="affff1"/>
          <w:b/>
          <w:bCs/>
          <w:rtl/>
        </w:rPr>
        <w:t>תהיה</w:t>
      </w:r>
      <w:r w:rsidRPr="00030CDC">
        <w:rPr>
          <w:rStyle w:val="affff1"/>
          <w:rtl/>
        </w:rPr>
        <w:t xml:space="preserve"> לאיש זר</w:t>
      </w:r>
      <w:r>
        <w:rPr>
          <w:rStyle w:val="affff1"/>
          <w:rFonts w:hint="cs"/>
          <w:rtl/>
        </w:rPr>
        <w:t>'</w:t>
      </w:r>
      <w:r w:rsidRPr="00C35A2C">
        <w:rPr>
          <w:rtl/>
        </w:rPr>
        <w:t xml:space="preserve"> </w:t>
      </w:r>
      <w:r w:rsidR="003C78D8">
        <w:rPr>
          <w:rFonts w:hint="cs"/>
          <w:rtl/>
        </w:rPr>
        <w:t>בהכרח</w:t>
      </w:r>
    </w:p>
    <w:p w14:paraId="390B341C" w14:textId="3D7EDB62" w:rsidR="003C78D8" w:rsidRDefault="00B433C9" w:rsidP="003C78D8">
      <w:pPr>
        <w:pStyle w:val="affff7"/>
        <w:rPr>
          <w:rtl/>
        </w:rPr>
      </w:pPr>
      <w:r w:rsidRPr="00C35A2C">
        <w:rPr>
          <w:rFonts w:hint="cs"/>
          <w:rtl/>
        </w:rPr>
        <w:t xml:space="preserve">היינו </w:t>
      </w:r>
      <w:r w:rsidR="003C78D8">
        <w:rPr>
          <w:rFonts w:hint="cs"/>
          <w:rtl/>
        </w:rPr>
        <w:t>'</w:t>
      </w:r>
      <w:r w:rsidRPr="00C35A2C">
        <w:rPr>
          <w:rtl/>
        </w:rPr>
        <w:t xml:space="preserve">כי </w:t>
      </w:r>
      <w:r w:rsidRPr="00A07384">
        <w:rPr>
          <w:rFonts w:cs="PFT_Frank"/>
          <w:b/>
          <w:bCs/>
          <w:szCs w:val="10"/>
          <w:rtl/>
        </w:rPr>
        <w:t>תיבעל</w:t>
      </w:r>
      <w:r w:rsidR="003C78D8">
        <w:rPr>
          <w:rFonts w:hint="cs"/>
          <w:rtl/>
        </w:rPr>
        <w:t>'</w:t>
      </w:r>
      <w:r w:rsidRPr="00C35A2C">
        <w:rPr>
          <w:rtl/>
        </w:rPr>
        <w:t>,</w:t>
      </w:r>
      <w:r w:rsidR="003C78D8">
        <w:rPr>
          <w:rFonts w:hint="cs"/>
          <w:rtl/>
        </w:rPr>
        <w:t xml:space="preserve"> ואין צורך לפסוק נוסף לגוי ועבד -</w:t>
      </w:r>
      <w:r w:rsidR="001325A2">
        <w:rPr>
          <w:rFonts w:hint="cs"/>
          <w:rtl/>
        </w:rPr>
        <w:t xml:space="preserve"> </w:t>
      </w:r>
      <w:r w:rsidR="003C78D8" w:rsidRPr="00B72493">
        <w:rPr>
          <w:rFonts w:hint="eastAsia"/>
          <w:rtl/>
        </w:rPr>
        <w:t>ל</w:t>
      </w:r>
      <w:r w:rsidR="003C78D8" w:rsidRPr="00B72493">
        <w:rPr>
          <w:rtl/>
        </w:rPr>
        <w:t>"ל</w:t>
      </w:r>
      <w:r w:rsidR="003C78D8">
        <w:rPr>
          <w:rStyle w:val="affff1"/>
          <w:rFonts w:hint="cs"/>
          <w:rtl/>
        </w:rPr>
        <w:t xml:space="preserve"> 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>אלמנה וגרושה</w:t>
      </w:r>
      <w:r w:rsidRPr="006B2A7E">
        <w:rPr>
          <w:rStyle w:val="affff1"/>
          <w:rFonts w:hint="cs"/>
          <w:rtl/>
        </w:rPr>
        <w:t>'</w:t>
      </w:r>
      <w:r w:rsidR="003C78D8" w:rsidRPr="00B72493">
        <w:rPr>
          <w:rtl/>
        </w:rPr>
        <w:t>?</w:t>
      </w:r>
    </w:p>
    <w:p w14:paraId="6B991301" w14:textId="2DC6A068" w:rsidR="003C78D8" w:rsidRDefault="00B433C9" w:rsidP="00B72493">
      <w:pPr>
        <w:pStyle w:val="affff7"/>
        <w:ind w:firstLine="113"/>
        <w:rPr>
          <w:rtl/>
        </w:rPr>
      </w:pPr>
      <w:r w:rsidRPr="00C35A2C">
        <w:rPr>
          <w:rFonts w:hint="cs"/>
          <w:rtl/>
        </w:rPr>
        <w:t>-</w:t>
      </w:r>
      <w:r w:rsidRPr="00C35A2C">
        <w:rPr>
          <w:rtl/>
        </w:rPr>
        <w:t xml:space="preserve"> </w:t>
      </w:r>
      <w:r w:rsidRPr="00A07384">
        <w:rPr>
          <w:rFonts w:cs="PFT_Frank"/>
          <w:b/>
          <w:bCs/>
          <w:szCs w:val="10"/>
          <w:rtl/>
        </w:rPr>
        <w:t>אלמנה להחמיר עליה</w:t>
      </w:r>
      <w:r w:rsidR="003C78D8">
        <w:rPr>
          <w:rFonts w:hint="cs"/>
          <w:rtl/>
        </w:rPr>
        <w:t xml:space="preserve"> [אף</w:t>
      </w:r>
      <w:r w:rsidR="003C78D8" w:rsidRPr="00C35A2C">
        <w:rPr>
          <w:rFonts w:hint="cs"/>
          <w:rtl/>
        </w:rPr>
        <w:t xml:space="preserve"> דחזיא לכהונה </w:t>
      </w:r>
      <w:r w:rsidR="003C78D8">
        <w:rPr>
          <w:rFonts w:hint="cs"/>
          <w:rtl/>
        </w:rPr>
        <w:t>- אם יש לה</w:t>
      </w:r>
      <w:r w:rsidR="003C78D8" w:rsidRPr="00C35A2C">
        <w:rPr>
          <w:rFonts w:hint="cs"/>
          <w:rtl/>
        </w:rPr>
        <w:t xml:space="preserve"> זרע לא אכלה</w:t>
      </w:r>
      <w:r w:rsidR="003C78D8">
        <w:rPr>
          <w:rFonts w:hint="cs"/>
          <w:rtl/>
        </w:rPr>
        <w:t>],</w:t>
      </w:r>
    </w:p>
    <w:p w14:paraId="478896CE" w14:textId="59C674A5" w:rsidR="00B433C9" w:rsidRDefault="003C78D8" w:rsidP="00B72493">
      <w:pPr>
        <w:pStyle w:val="affff7"/>
        <w:ind w:left="113"/>
        <w:rPr>
          <w:rtl/>
        </w:rPr>
      </w:pPr>
      <w:r>
        <w:rPr>
          <w:rFonts w:hint="cs"/>
          <w:rtl/>
        </w:rPr>
        <w:t xml:space="preserve">  </w:t>
      </w:r>
      <w:r w:rsidR="00B433C9" w:rsidRPr="00A07384">
        <w:rPr>
          <w:rFonts w:cs="PFT_Frank"/>
          <w:b/>
          <w:bCs/>
          <w:szCs w:val="10"/>
          <w:rtl/>
        </w:rPr>
        <w:t>וגרושה להקל עליה</w:t>
      </w:r>
      <w:r>
        <w:rPr>
          <w:rFonts w:hint="cs"/>
          <w:rtl/>
        </w:rPr>
        <w:t xml:space="preserve"> [</w:t>
      </w:r>
      <w:r w:rsidR="0073182C">
        <w:rPr>
          <w:rFonts w:hint="cs"/>
          <w:rtl/>
        </w:rPr>
        <w:t>אף</w:t>
      </w:r>
      <w:r w:rsidR="00B433C9" w:rsidRPr="00C35A2C">
        <w:rPr>
          <w:rFonts w:hint="cs"/>
          <w:rtl/>
        </w:rPr>
        <w:t xml:space="preserve"> דלא חזי</w:t>
      </w:r>
      <w:r>
        <w:rPr>
          <w:rFonts w:hint="cs"/>
          <w:rtl/>
        </w:rPr>
        <w:t>א לכהונה -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 xml:space="preserve">אם </w:t>
      </w:r>
      <w:r w:rsidR="00B433C9">
        <w:rPr>
          <w:rFonts w:hint="cs"/>
          <w:rtl/>
        </w:rPr>
        <w:t>אין ל</w:t>
      </w:r>
      <w:r>
        <w:rPr>
          <w:rFonts w:hint="cs"/>
          <w:rtl/>
        </w:rPr>
        <w:t>ה</w:t>
      </w:r>
      <w:r w:rsidR="00B433C9" w:rsidRPr="00C35A2C">
        <w:rPr>
          <w:rFonts w:hint="cs"/>
          <w:rtl/>
        </w:rPr>
        <w:t xml:space="preserve"> זרע</w:t>
      </w:r>
      <w:r>
        <w:rPr>
          <w:rFonts w:hint="cs"/>
          <w:rtl/>
        </w:rPr>
        <w:t xml:space="preserve"> אכלה].</w:t>
      </w:r>
    </w:p>
    <w:p w14:paraId="78F47AB0" w14:textId="34EB3BDF" w:rsidR="00B433C9" w:rsidRPr="0039104D" w:rsidRDefault="001325A2" w:rsidP="00B55EDF">
      <w:pPr>
        <w:rPr>
          <w:rFonts w:ascii="FontbitDavid" w:hAnsi="FontbitDavid" w:cs="PFT_Frank"/>
          <w:b/>
          <w:bCs/>
          <w:sz w:val="14"/>
          <w:szCs w:val="14"/>
          <w:rtl/>
        </w:rPr>
      </w:pPr>
      <w:r>
        <w:rPr>
          <w:rStyle w:val="affff5"/>
          <w:rFonts w:hint="cs"/>
          <w:rtl/>
        </w:rPr>
        <w:t>ו</w:t>
      </w:r>
      <w:r w:rsidR="00B433C9" w:rsidRPr="00C82E09">
        <w:rPr>
          <w:rStyle w:val="affff5"/>
          <w:rFonts w:hint="cs"/>
          <w:rtl/>
        </w:rPr>
        <w:t>י</w:t>
      </w:r>
      <w:r>
        <w:rPr>
          <w:rStyle w:val="affff5"/>
          <w:rFonts w:hint="cs"/>
          <w:rtl/>
        </w:rPr>
        <w:t>קשה, נאמר גם:</w:t>
      </w:r>
      <w:r w:rsidR="00B433C9" w:rsidRPr="00C35A2C">
        <w:rPr>
          <w:rFonts w:ascii="FontbitDavid" w:hAnsi="FontbitDavid" w:hint="cs"/>
          <w:sz w:val="32"/>
          <w:rtl/>
        </w:rPr>
        <w:t xml:space="preserve"> מחזיר גרושתו </w:t>
      </w:r>
      <w:r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B72493">
        <w:rPr>
          <w:rStyle w:val="affff1"/>
          <w:rtl/>
        </w:rPr>
        <w:t>'</w:t>
      </w:r>
      <w:r w:rsidR="00B433C9" w:rsidRPr="00B72493">
        <w:rPr>
          <w:rStyle w:val="affff1"/>
          <w:rFonts w:hint="eastAsia"/>
          <w:rtl/>
        </w:rPr>
        <w:t>לאיש</w:t>
      </w:r>
      <w:r w:rsidR="00B433C9" w:rsidRPr="00B72493">
        <w:rPr>
          <w:rStyle w:val="affff1"/>
          <w:rtl/>
        </w:rPr>
        <w:t xml:space="preserve"> </w:t>
      </w:r>
      <w:r w:rsidR="00B433C9" w:rsidRPr="00B72493">
        <w:rPr>
          <w:rStyle w:val="affff1"/>
          <w:rFonts w:hint="eastAsia"/>
          <w:b/>
          <w:bCs/>
          <w:rtl/>
        </w:rPr>
        <w:t>זר</w:t>
      </w:r>
      <w:r w:rsidRPr="00B72493">
        <w:rPr>
          <w:rStyle w:val="affff1"/>
          <w:b/>
          <w:bCs/>
          <w:rtl/>
        </w:rPr>
        <w:t>'</w:t>
      </w:r>
      <w:r>
        <w:rPr>
          <w:rStyle w:val="affff1"/>
          <w:rFonts w:hint="cs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ז</w:t>
      </w:r>
      <w:r>
        <w:rPr>
          <w:rFonts w:ascii="FontbitDavid" w:hAnsi="FontbitDavid" w:hint="cs"/>
          <w:sz w:val="32"/>
          <w:rtl/>
        </w:rPr>
        <w:t>ר</w:t>
      </w:r>
      <w:r w:rsidR="00B433C9" w:rsidRPr="00C35A2C">
        <w:rPr>
          <w:rFonts w:ascii="FontbitDavid" w:hAnsi="FontbitDavid" w:hint="cs"/>
          <w:sz w:val="32"/>
          <w:rtl/>
        </w:rPr>
        <w:t xml:space="preserve"> אצלה מעיקרא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72F5D572" w14:textId="25DCB76F" w:rsidR="001325A2" w:rsidRDefault="001325A2" w:rsidP="007C50EB">
      <w:pPr>
        <w:rPr>
          <w:rtl/>
        </w:rPr>
      </w:pPr>
      <w:r w:rsidRPr="00B72493">
        <w:rPr>
          <w:rStyle w:val="affff5"/>
          <w:rFonts w:hint="eastAsia"/>
          <w:rtl/>
        </w:rPr>
        <w:t>ושאמרנו</w:t>
      </w:r>
      <w:r w:rsidR="00B433C9" w:rsidRPr="00B72493">
        <w:rPr>
          <w:rStyle w:val="affff5"/>
          <w:rtl/>
        </w:rPr>
        <w:t xml:space="preserve"> </w:t>
      </w:r>
      <w:r w:rsidRPr="00B72493">
        <w:rPr>
          <w:rStyle w:val="affff5"/>
          <w:rFonts w:hint="eastAsia"/>
          <w:rtl/>
        </w:rPr>
        <w:t>ש</w:t>
      </w:r>
      <w:r w:rsidR="00044713" w:rsidRPr="00B72493">
        <w:rPr>
          <w:rStyle w:val="affff5"/>
          <w:rtl/>
        </w:rPr>
        <w:t xml:space="preserve">חלל </w:t>
      </w:r>
      <w:r w:rsidRPr="00B72493">
        <w:rPr>
          <w:rStyle w:val="affff5"/>
          <w:rFonts w:hint="eastAsia"/>
          <w:rtl/>
        </w:rPr>
        <w:t>פוסל</w:t>
      </w:r>
      <w:r>
        <w:rPr>
          <w:rStyle w:val="affff5"/>
          <w:rFonts w:hint="cs"/>
          <w:rtl/>
        </w:rPr>
        <w:t>, יקשה:</w:t>
      </w:r>
      <w:r w:rsidR="00044713" w:rsidRPr="00B72493">
        <w:rPr>
          <w:rStyle w:val="affff5"/>
          <w:rtl/>
        </w:rPr>
        <w:t xml:space="preserve"> </w:t>
      </w:r>
      <w:r w:rsidRPr="00B72493">
        <w:rPr>
          <w:rFonts w:hint="eastAsia"/>
          <w:rtl/>
        </w:rPr>
        <w:t>והרי</w:t>
      </w:r>
      <w:r w:rsidRPr="00B72493">
        <w:rPr>
          <w:rtl/>
        </w:rPr>
        <w:t xml:space="preserve"> אינו </w:t>
      </w:r>
      <w:r w:rsidRPr="00B72493">
        <w:rPr>
          <w:rStyle w:val="affff1"/>
          <w:rtl/>
        </w:rPr>
        <w:t>'</w:t>
      </w:r>
      <w:r w:rsidR="00044713" w:rsidRPr="00B72493">
        <w:rPr>
          <w:rStyle w:val="affff1"/>
          <w:rtl/>
        </w:rPr>
        <w:t>זר</w:t>
      </w:r>
      <w:r w:rsidRPr="00B72493">
        <w:rPr>
          <w:rStyle w:val="affff1"/>
          <w:rtl/>
        </w:rPr>
        <w:t>'</w:t>
      </w:r>
      <w:r w:rsidRPr="00B72493">
        <w:rPr>
          <w:rtl/>
        </w:rPr>
        <w:t>!</w:t>
      </w:r>
    </w:p>
    <w:p w14:paraId="5613A327" w14:textId="3C0B249A" w:rsidR="00B433C9" w:rsidRPr="00C35A2C" w:rsidRDefault="001325A2" w:rsidP="007C50EB">
      <w:pPr>
        <w:rPr>
          <w:rFonts w:ascii="FontbitDavid" w:hAnsi="FontbitDavid"/>
          <w:sz w:val="32"/>
          <w:rtl/>
        </w:rPr>
      </w:pPr>
      <w:r>
        <w:rPr>
          <w:rFonts w:hint="cs"/>
          <w:rtl/>
        </w:rPr>
        <w:t xml:space="preserve">- </w:t>
      </w:r>
      <w:r w:rsidRPr="00B72493">
        <w:rPr>
          <w:rStyle w:val="affff8"/>
          <w:rFonts w:hint="eastAsia"/>
          <w:rtl/>
        </w:rPr>
        <w:t>נלמד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Style w:val="affff1"/>
          <w:rFonts w:hint="cs"/>
          <w:rtl/>
        </w:rPr>
        <w:t>מ</w:t>
      </w:r>
      <w:r w:rsidR="00B433C9" w:rsidRPr="00030CDC">
        <w:rPr>
          <w:rStyle w:val="affff1"/>
          <w:rFonts w:hint="cs"/>
          <w:rtl/>
        </w:rPr>
        <w:t>'ל</w:t>
      </w:r>
      <w:r w:rsidR="00B433C9" w:rsidRPr="00030CDC">
        <w:rPr>
          <w:rStyle w:val="affff1"/>
          <w:rtl/>
        </w:rPr>
        <w:t>א יחלל זרעו בעמיו</w:t>
      </w:r>
      <w:r w:rsidR="00B433C9">
        <w:rPr>
          <w:rStyle w:val="affff1"/>
          <w:rFonts w:hint="cs"/>
          <w:rtl/>
        </w:rPr>
        <w:t>'</w:t>
      </w:r>
      <w:r w:rsidR="00B433C9" w:rsidRPr="00030CDC">
        <w:rPr>
          <w:rStyle w:val="affff1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 xml:space="preserve">מה הוא </w:t>
      </w:r>
      <w:r>
        <w:rPr>
          <w:rFonts w:ascii="FontbitDavid" w:hAnsi="FontbitDavid" w:hint="cs"/>
          <w:sz w:val="32"/>
          <w:rtl/>
        </w:rPr>
        <w:t xml:space="preserve">פוסל </w:t>
      </w:r>
      <w:r w:rsidRPr="00B72493">
        <w:rPr>
          <w:rStyle w:val="affff8"/>
          <w:rtl/>
        </w:rPr>
        <w:t>[אשתו]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אף זרעו</w:t>
      </w:r>
      <w:r>
        <w:rPr>
          <w:rFonts w:ascii="FontbitDavid" w:hAnsi="FontbitDavid" w:hint="cs"/>
          <w:sz w:val="32"/>
          <w:rtl/>
        </w:rPr>
        <w:t xml:space="preserve"> כן.</w:t>
      </w:r>
    </w:p>
    <w:p w14:paraId="4A66FAB1" w14:textId="4B4A3CCF" w:rsidR="00B433C9" w:rsidRPr="00C35A2C" w:rsidRDefault="00937EF0" w:rsidP="00B72493">
      <w:pPr>
        <w:rPr>
          <w:rFonts w:ascii="FontbitDavid" w:hAnsi="FontbitDavid"/>
          <w:sz w:val="32"/>
          <w:rtl/>
        </w:rPr>
      </w:pPr>
      <w:r w:rsidRPr="00B72493">
        <w:rPr>
          <w:rStyle w:val="affff5"/>
          <w:rFonts w:hint="eastAsia"/>
          <w:rtl/>
        </w:rPr>
        <w:t>ו</w:t>
      </w:r>
      <w:r w:rsidR="001325A2" w:rsidRPr="00B72493">
        <w:rPr>
          <w:rStyle w:val="affff5"/>
          <w:rFonts w:hint="eastAsia"/>
          <w:rtl/>
        </w:rPr>
        <w:t>פוסלים</w:t>
      </w:r>
      <w:r w:rsidR="001325A2">
        <w:rPr>
          <w:rStyle w:val="affff5"/>
          <w:rFonts w:hint="cs"/>
          <w:rtl/>
        </w:rPr>
        <w:t xml:space="preserve"> ככה"ג באלמנה</w:t>
      </w:r>
      <w:r w:rsidR="001325A2" w:rsidRPr="00B72493">
        <w:rPr>
          <w:rStyle w:val="affff5"/>
          <w:rtl/>
        </w:rPr>
        <w:t>:</w:t>
      </w:r>
      <w:r w:rsidR="001325A2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בביאה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לחודה</w:t>
      </w:r>
      <w:r w:rsidR="001325A2">
        <w:rPr>
          <w:rFonts w:ascii="FontbitDavid" w:hAnsi="FontbitDavid" w:hint="cs"/>
          <w:sz w:val="32"/>
          <w:rtl/>
        </w:rPr>
        <w:t xml:space="preserve">, </w:t>
      </w:r>
      <w:r w:rsidR="001325A2" w:rsidRPr="00A07384">
        <w:rPr>
          <w:rStyle w:val="affff8"/>
          <w:rFonts w:cs="PFT_Frank" w:hint="eastAsia"/>
          <w:b/>
          <w:bCs/>
          <w:szCs w:val="10"/>
          <w:rtl/>
        </w:rPr>
        <w:t>ולא</w:t>
      </w:r>
      <w:r w:rsidR="001325A2" w:rsidRPr="00B72493">
        <w:rPr>
          <w:rStyle w:val="affff8"/>
          <w:rtl/>
        </w:rPr>
        <w:t xml:space="preserve"> משעת הויה </w:t>
      </w:r>
      <w:r w:rsidR="001325A2" w:rsidRPr="00A07384">
        <w:rPr>
          <w:rStyle w:val="affff8"/>
          <w:rFonts w:cs="PFT_Frank" w:hint="eastAsia"/>
          <w:b/>
          <w:bCs/>
          <w:szCs w:val="10"/>
          <w:rtl/>
        </w:rPr>
        <w:t>או</w:t>
      </w:r>
      <w:r w:rsidR="001325A2" w:rsidRPr="00B72493">
        <w:rPr>
          <w:rStyle w:val="affff8"/>
          <w:rtl/>
        </w:rPr>
        <w:t xml:space="preserve"> הויה וביאה.</w:t>
      </w:r>
    </w:p>
    <w:p w14:paraId="6BAC24E0" w14:textId="00D6710C" w:rsidR="00B433C9" w:rsidRPr="00C35A2C" w:rsidRDefault="001325A2" w:rsidP="00615A60">
      <w:pPr>
        <w:pStyle w:val="affff2"/>
        <w:rPr>
          <w:rtl/>
        </w:rPr>
      </w:pPr>
      <w:bookmarkStart w:id="787" w:name="_Toc119172961"/>
      <w:bookmarkStart w:id="788" w:name="_Toc119230055"/>
      <w:r>
        <w:rPr>
          <w:rFonts w:hint="cs"/>
          <w:rtl/>
        </w:rPr>
        <w:t>ביאור דעת ר' יוסי, ודעת רשב"ג</w:t>
      </w:r>
      <w:bookmarkEnd w:id="787"/>
      <w:bookmarkEnd w:id="788"/>
    </w:p>
    <w:p w14:paraId="460F97A4" w14:textId="012B2218" w:rsidR="00B433C9" w:rsidRPr="00C415C0" w:rsidRDefault="00937EF0" w:rsidP="00B72493">
      <w:pPr>
        <w:pStyle w:val="afff4"/>
        <w:rPr>
          <w:rtl/>
        </w:rPr>
      </w:pPr>
      <w:ins w:id="9909" w:author="מספור קטעי משנה" w:date="2026-10-06T06:45:58Z">
        <w:r>
          <w:rPr>
            <w:rStyle w:val="MisparKeta"/>
          </w:rPr>
          <w:t xml:space="preserve">א. </w:t>
        </w:r>
      </w:ins>
      <w:bookmarkStart w:id="789" w:name="_Toc119172962"/>
      <w:bookmarkStart w:id="790" w:name="_Toc119230056"/>
      <w:r w:rsidRPr="000167CA">
        <w:rPr>
          <w:rStyle w:val="afffff0"/>
          <w:rtl/>
        </w:rPr>
        <w:t>ריו</w:t>
      </w:r>
      <w:r w:rsidR="001325A2" w:rsidRPr="000167CA">
        <w:rPr>
          <w:rStyle w:val="afffff0"/>
          <w:rFonts w:hint="cs"/>
          <w:rtl/>
        </w:rPr>
        <w:t>"</w:t>
      </w:r>
      <w:r w:rsidRPr="000167CA">
        <w:rPr>
          <w:rStyle w:val="afffff0"/>
          <w:rtl/>
        </w:rPr>
        <w:t>ס</w:t>
      </w:r>
      <w:r w:rsidR="00B433C9" w:rsidRPr="000167CA">
        <w:rPr>
          <w:rStyle w:val="afffff0"/>
          <w:rtl/>
        </w:rPr>
        <w:t>:</w:t>
      </w:r>
      <w:r w:rsidR="00B433C9" w:rsidRPr="0039104D">
        <w:rPr>
          <w:rtl/>
        </w:rPr>
        <w:t xml:space="preserve"> זרעו פסול - פוסל, אין זרעו פסול - אינו פוסל.</w:t>
      </w:r>
      <w:bookmarkEnd w:id="789"/>
      <w:bookmarkEnd w:id="790"/>
    </w:p>
    <w:p w14:paraId="5F394891" w14:textId="5EA4D472" w:rsidR="00B433C9" w:rsidRPr="0039104D" w:rsidRDefault="001325A2" w:rsidP="007C50EB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B72493">
        <w:rPr>
          <w:rStyle w:val="affff5"/>
          <w:rFonts w:hint="eastAsia"/>
          <w:rtl/>
        </w:rPr>
        <w:t>הנפק</w:t>
      </w:r>
      <w:r w:rsidRPr="00B72493">
        <w:rPr>
          <w:rStyle w:val="affff5"/>
          <w:rtl/>
        </w:rPr>
        <w:t>"מ</w:t>
      </w:r>
      <w:r>
        <w:rPr>
          <w:rStyle w:val="affff5"/>
          <w:rFonts w:hint="cs"/>
          <w:rtl/>
        </w:rPr>
        <w:t>:</w:t>
      </w:r>
      <w:r w:rsidR="00B433C9"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מצרי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ואדומי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שני</w:t>
      </w:r>
      <w:r>
        <w:rPr>
          <w:rFonts w:ascii="FontbitDavid" w:hAnsi="FontbitDavid" w:hint="cs"/>
          <w:sz w:val="32"/>
          <w:rtl/>
        </w:rPr>
        <w:t xml:space="preserve"> -</w:t>
      </w:r>
    </w:p>
    <w:p w14:paraId="33A1C249" w14:textId="1664075D" w:rsidR="00B433C9" w:rsidRDefault="001325A2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ל</w:t>
      </w:r>
      <w:r w:rsidR="00B433C9" w:rsidRPr="00C82E09">
        <w:rPr>
          <w:rStyle w:val="affff5"/>
          <w:rFonts w:hint="cs"/>
          <w:rtl/>
        </w:rPr>
        <w:t>ת</w:t>
      </w:r>
      <w:r w:rsidR="00B433C9" w:rsidRPr="00C82E09">
        <w:rPr>
          <w:rStyle w:val="affff5"/>
          <w:rtl/>
        </w:rPr>
        <w:t>"</w:t>
      </w:r>
      <w:r w:rsidR="00B433C9" w:rsidRPr="00C82E09">
        <w:rPr>
          <w:rStyle w:val="affff5"/>
          <w:rFonts w:hint="cs"/>
          <w:rtl/>
        </w:rPr>
        <w:t>ק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כ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ה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באלמנה</w:t>
      </w:r>
      <w:r>
        <w:rPr>
          <w:rFonts w:ascii="FontbitDavid" w:hAnsi="FontbitDavid" w:hint="cs"/>
          <w:sz w:val="32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שביאתו בעבירה ופוסל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וכן</w:t>
      </w:r>
      <w:r w:rsidR="00274003">
        <w:rPr>
          <w:rFonts w:ascii="FontbitDavid" w:hAnsi="FontbitDavid" w:hint="cs"/>
          <w:sz w:val="32"/>
          <w:rtl/>
        </w:rPr>
        <w:t xml:space="preserve"> כאן</w:t>
      </w:r>
      <w:r>
        <w:rPr>
          <w:rFonts w:ascii="FontbitDavid" w:hAnsi="FontbitDavid" w:hint="cs"/>
          <w:sz w:val="32"/>
          <w:rtl/>
        </w:rPr>
        <w:t>.</w:t>
      </w:r>
    </w:p>
    <w:p w14:paraId="42EFDFA4" w14:textId="17C141A8" w:rsidR="001325A2" w:rsidRDefault="00B433C9" w:rsidP="001325A2">
      <w:pPr>
        <w:rPr>
          <w:rtl/>
        </w:rPr>
      </w:pPr>
      <w:r w:rsidRPr="00C82E09">
        <w:rPr>
          <w:rStyle w:val="affff5"/>
          <w:rFonts w:hint="cs"/>
          <w:rtl/>
        </w:rPr>
        <w:t>לריו</w:t>
      </w:r>
      <w:r w:rsidR="001325A2">
        <w:rPr>
          <w:rStyle w:val="affff5"/>
          <w:rFonts w:hint="cs"/>
          <w:rtl/>
        </w:rPr>
        <w:t>"</w:t>
      </w:r>
      <w:r w:rsidRPr="00C82E09">
        <w:rPr>
          <w:rStyle w:val="affff5"/>
          <w:rFonts w:hint="cs"/>
          <w:rtl/>
        </w:rPr>
        <w:t>ס</w:t>
      </w:r>
      <w:r w:rsidRPr="00C35A2C">
        <w:rPr>
          <w:rFonts w:hint="cs"/>
          <w:rtl/>
        </w:rPr>
        <w:t xml:space="preserve"> </w:t>
      </w:r>
      <w:r w:rsidRPr="00C35A2C">
        <w:rPr>
          <w:rtl/>
        </w:rPr>
        <w:t xml:space="preserve">שזרעו פסול ופוסל </w:t>
      </w:r>
      <w:r w:rsidR="001325A2">
        <w:rPr>
          <w:rStyle w:val="affff8"/>
          <w:rFonts w:hint="cs"/>
          <w:rtl/>
        </w:rPr>
        <w:t>-</w:t>
      </w:r>
      <w:r w:rsidR="001325A2" w:rsidRPr="00B72493">
        <w:rPr>
          <w:rStyle w:val="affff8"/>
          <w:rFonts w:hint="eastAsia"/>
          <w:rtl/>
        </w:rPr>
        <w:t>כ</w:t>
      </w:r>
      <w:r w:rsidR="001325A2">
        <w:rPr>
          <w:rStyle w:val="affff8"/>
          <w:rFonts w:hint="cs"/>
          <w:rtl/>
        </w:rPr>
        <w:t>ך</w:t>
      </w:r>
      <w:r w:rsidR="001325A2" w:rsidRPr="00B72493">
        <w:rPr>
          <w:rStyle w:val="affff8"/>
          <w:rtl/>
        </w:rPr>
        <w:t xml:space="preserve"> </w:t>
      </w:r>
      <w:r w:rsidRPr="00B72493">
        <w:rPr>
          <w:rStyle w:val="affff8"/>
          <w:rtl/>
        </w:rPr>
        <w:t>כ</w:t>
      </w:r>
      <w:r w:rsidR="001325A2" w:rsidRPr="00B72493">
        <w:rPr>
          <w:rStyle w:val="affff8"/>
          <w:rFonts w:hint="eastAsia"/>
          <w:rtl/>
        </w:rPr>
        <w:t>ו</w:t>
      </w:r>
      <w:r w:rsidRPr="00B72493">
        <w:rPr>
          <w:rStyle w:val="affff8"/>
          <w:rtl/>
        </w:rPr>
        <w:t>ל</w:t>
      </w:r>
      <w:r w:rsidR="001325A2" w:rsidRPr="00B72493">
        <w:rPr>
          <w:rStyle w:val="affff8"/>
          <w:rFonts w:hint="eastAsia"/>
          <w:rtl/>
        </w:rPr>
        <w:t>ם</w:t>
      </w:r>
      <w:r w:rsidR="001325A2" w:rsidRPr="00B72493">
        <w:rPr>
          <w:rStyle w:val="affff8"/>
          <w:rtl/>
        </w:rPr>
        <w:t>,</w:t>
      </w:r>
      <w:r w:rsidRPr="00C35A2C">
        <w:rPr>
          <w:rtl/>
        </w:rPr>
        <w:t xml:space="preserve"> לאפוקי מצרי שני</w:t>
      </w:r>
      <w:r w:rsidR="001325A2" w:rsidRPr="00B72493">
        <w:rPr>
          <w:rStyle w:val="affff8"/>
          <w:rtl/>
        </w:rPr>
        <w:t xml:space="preserve"> שזרעו כשר.</w:t>
      </w:r>
    </w:p>
    <w:p w14:paraId="425D29CB" w14:textId="2A126EBB" w:rsidR="00B433C9" w:rsidRPr="00B72493" w:rsidRDefault="001325A2" w:rsidP="00B72493">
      <w:pPr>
        <w:pStyle w:val="afff4"/>
        <w:rPr>
          <w:rtl/>
        </w:rPr>
      </w:pPr>
      <w:ins w:id="9910" w:author="מספור קטעי משנה" w:date="2026-10-06T06:45:58Z">
        <w:r>
          <w:rPr>
            <w:rStyle w:val="MisparKeta"/>
          </w:rPr>
          <w:t xml:space="preserve">ב. </w:t>
        </w:r>
      </w:ins>
      <w:bookmarkStart w:id="791" w:name="_Toc119172963"/>
      <w:bookmarkStart w:id="792" w:name="_Toc119230057"/>
      <w:r w:rsidRPr="000167CA">
        <w:rPr>
          <w:rStyle w:val="afffff0"/>
          <w:rFonts w:hint="cs"/>
          <w:rtl/>
        </w:rPr>
        <w:t>ר</w:t>
      </w:r>
      <w:r w:rsidR="00B433C9" w:rsidRPr="000167CA">
        <w:rPr>
          <w:rStyle w:val="afffff0"/>
          <w:rtl/>
        </w:rPr>
        <w:t>שב"ג:</w:t>
      </w:r>
      <w:r w:rsidR="00B433C9" w:rsidRPr="00B72493">
        <w:rPr>
          <w:rtl/>
        </w:rPr>
        <w:t xml:space="preserve"> כל שאתה נושא בתו - אתה נושא אלמנתו</w:t>
      </w:r>
      <w:r>
        <w:rPr>
          <w:rFonts w:hint="cs"/>
          <w:rtl/>
        </w:rPr>
        <w:t>..</w:t>
      </w:r>
      <w:bookmarkEnd w:id="791"/>
      <w:bookmarkEnd w:id="792"/>
    </w:p>
    <w:p w14:paraId="386DF82F" w14:textId="374C0899" w:rsidR="001325A2" w:rsidRDefault="001325A2" w:rsidP="00B55EDF">
      <w:pPr>
        <w:rPr>
          <w:rFonts w:ascii="FontbitDavid" w:hAnsi="FontbitDavid"/>
          <w:spacing w:val="-6"/>
          <w:sz w:val="32"/>
          <w:rtl/>
        </w:rPr>
      </w:pPr>
      <w:r w:rsidRPr="00B72493">
        <w:rPr>
          <w:rStyle w:val="affff5"/>
          <w:rFonts w:hint="eastAsia"/>
          <w:rtl/>
        </w:rPr>
        <w:t>הנפק</w:t>
      </w:r>
      <w:r w:rsidRPr="00B72493">
        <w:rPr>
          <w:rStyle w:val="affff5"/>
          <w:rtl/>
        </w:rPr>
        <w:t>"מ:</w:t>
      </w:r>
      <w:r w:rsidR="00B433C9" w:rsidRPr="00C82E09">
        <w:rPr>
          <w:rStyle w:val="affff5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גר עמוני ומואבי</w:t>
      </w:r>
      <w:r>
        <w:rPr>
          <w:rFonts w:ascii="FontbitDavid" w:hAnsi="FontbitDavid" w:hint="cs"/>
          <w:spacing w:val="-6"/>
          <w:sz w:val="32"/>
          <w:rtl/>
        </w:rPr>
        <w:t xml:space="preserve"> -</w:t>
      </w:r>
    </w:p>
    <w:p w14:paraId="5D028B01" w14:textId="1E73C329" w:rsidR="00B433C9" w:rsidRPr="00C35A2C" w:rsidRDefault="001325A2" w:rsidP="001325A2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לר</w:t>
      </w:r>
      <w:r w:rsidR="00B433C9" w:rsidRPr="00C82E09">
        <w:rPr>
          <w:rStyle w:val="affff5"/>
          <w:rtl/>
        </w:rPr>
        <w:t>יו</w:t>
      </w:r>
      <w:r>
        <w:rPr>
          <w:rStyle w:val="affff5"/>
          <w:rFonts w:hint="cs"/>
          <w:rtl/>
        </w:rPr>
        <w:t>"</w:t>
      </w:r>
      <w:r w:rsidR="00B433C9" w:rsidRPr="00C82E09">
        <w:rPr>
          <w:rStyle w:val="affff5"/>
          <w:rtl/>
        </w:rPr>
        <w:t>ס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כה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ג באלמנה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שזרעו פסול ופוסל, </w:t>
      </w:r>
      <w:r>
        <w:rPr>
          <w:rFonts w:ascii="FontbitDavid" w:hAnsi="FontbitDavid" w:hint="cs"/>
          <w:sz w:val="32"/>
          <w:rtl/>
        </w:rPr>
        <w:t>וכן כאן</w:t>
      </w:r>
      <w:r w:rsidRPr="00B72493">
        <w:rPr>
          <w:rStyle w:val="affff8"/>
          <w:rtl/>
        </w:rPr>
        <w:t xml:space="preserve"> </w:t>
      </w:r>
      <w:r w:rsidR="000868E8" w:rsidRPr="00A07384">
        <w:rPr>
          <w:rStyle w:val="affff8"/>
          <w:rFonts w:cs="PFT_Frank" w:hint="cs"/>
          <w:b/>
          <w:bCs/>
          <w:szCs w:val="10"/>
          <w:rtl/>
        </w:rPr>
        <w:t>ש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חלק</w:t>
      </w:r>
      <w:r w:rsidRPr="00B72493">
        <w:rPr>
          <w:rStyle w:val="affff8"/>
          <w:rtl/>
        </w:rPr>
        <w:t xml:space="preserve"> פסול.</w:t>
      </w:r>
    </w:p>
    <w:p w14:paraId="4EB4CE27" w14:textId="35C8B141" w:rsidR="001325A2" w:rsidRDefault="001325A2" w:rsidP="001325A2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rtl/>
        </w:rPr>
        <w:t>ל</w:t>
      </w:r>
      <w:r w:rsidR="00B433C9" w:rsidRPr="00C82E09">
        <w:rPr>
          <w:rStyle w:val="affff5"/>
          <w:rtl/>
        </w:rPr>
        <w:t>רשב"ג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כל </w:t>
      </w:r>
      <w:r w:rsidR="00B433C9" w:rsidRPr="00C35A2C">
        <w:rPr>
          <w:rFonts w:ascii="FontbitDavid" w:hAnsi="FontbitDavid"/>
          <w:sz w:val="32"/>
          <w:rtl/>
        </w:rPr>
        <w:t>זרעו פסול ופוסל</w:t>
      </w:r>
      <w:r w:rsidRPr="00B72493">
        <w:rPr>
          <w:rStyle w:val="affff8"/>
          <w:rtl/>
        </w:rPr>
        <w:t xml:space="preserve"> -כך כולם,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EA6942">
        <w:rPr>
          <w:rFonts w:ascii="FontbitDavid" w:hAnsi="FontbitDavid"/>
          <w:spacing w:val="-4"/>
          <w:sz w:val="32"/>
          <w:rtl/>
        </w:rPr>
        <w:t>לאפוקי עמוני ומואבי</w:t>
      </w:r>
      <w:r>
        <w:rPr>
          <w:rFonts w:ascii="FontbitDavid" w:hAnsi="FontbitDavid" w:hint="cs"/>
          <w:spacing w:val="-4"/>
          <w:sz w:val="32"/>
          <w:rtl/>
        </w:rPr>
        <w:t>,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 </w:t>
      </w:r>
    </w:p>
    <w:p w14:paraId="7692561A" w14:textId="77777777" w:rsidR="00C1557E" w:rsidRDefault="00B433C9" w:rsidP="00C1557E">
      <w:pPr>
        <w:rPr>
          <w:rFonts w:ascii="FrankRuehl" w:hAnsi="FrankRuehl"/>
          <w:rtl/>
        </w:rPr>
      </w:pPr>
      <w:r w:rsidRPr="00C82E09">
        <w:rPr>
          <w:rStyle w:val="affff5"/>
          <w:rtl/>
        </w:rPr>
        <w:t>דאמר מר:</w:t>
      </w:r>
      <w:r w:rsidRPr="00EA6942">
        <w:rPr>
          <w:rtl/>
        </w:rPr>
        <w:t xml:space="preserve"> </w:t>
      </w:r>
      <w:r w:rsidR="001325A2">
        <w:rPr>
          <w:rStyle w:val="affff1"/>
          <w:rFonts w:hint="cs"/>
          <w:spacing w:val="-4"/>
          <w:rtl/>
        </w:rPr>
        <w:t>'</w:t>
      </w:r>
      <w:r w:rsidRPr="00EA6942">
        <w:rPr>
          <w:rStyle w:val="affff1"/>
          <w:spacing w:val="-4"/>
          <w:rtl/>
        </w:rPr>
        <w:t>עמוני</w:t>
      </w:r>
      <w:r w:rsidR="001325A2">
        <w:rPr>
          <w:rStyle w:val="affff1"/>
          <w:rFonts w:hint="cs"/>
          <w:spacing w:val="-4"/>
          <w:rtl/>
        </w:rPr>
        <w:t>'</w:t>
      </w:r>
      <w:r w:rsidRPr="00EA6942">
        <w:rPr>
          <w:rStyle w:val="affff1"/>
          <w:spacing w:val="-4"/>
          <w:rtl/>
        </w:rPr>
        <w:t xml:space="preserve"> </w:t>
      </w:r>
      <w:r w:rsidRPr="00EA6942">
        <w:rPr>
          <w:rtl/>
        </w:rPr>
        <w:t xml:space="preserve">- ולא עמונית, </w:t>
      </w:r>
      <w:r w:rsidR="001325A2" w:rsidRPr="00B72493">
        <w:rPr>
          <w:rStyle w:val="affff1"/>
          <w:rtl/>
        </w:rPr>
        <w:t>'</w:t>
      </w:r>
      <w:r w:rsidRPr="00EA6942">
        <w:rPr>
          <w:rStyle w:val="affff1"/>
          <w:spacing w:val="-4"/>
          <w:rtl/>
        </w:rPr>
        <w:t>מואבי</w:t>
      </w:r>
      <w:r w:rsidR="001325A2">
        <w:rPr>
          <w:rStyle w:val="affff1"/>
          <w:rFonts w:hint="cs"/>
          <w:spacing w:val="-4"/>
          <w:rtl/>
        </w:rPr>
        <w:t>'</w:t>
      </w:r>
      <w:r w:rsidRPr="00EA6942">
        <w:rPr>
          <w:rStyle w:val="affff1"/>
          <w:spacing w:val="-4"/>
          <w:rtl/>
        </w:rPr>
        <w:t xml:space="preserve"> </w:t>
      </w:r>
      <w:r w:rsidRPr="00EA6942">
        <w:rPr>
          <w:rtl/>
        </w:rPr>
        <w:t>- ולא מואבית.</w:t>
      </w:r>
    </w:p>
    <w:p w14:paraId="37A6D1E0" w14:textId="3A23481D" w:rsidR="00B433C9" w:rsidRPr="00C35A2C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>
      <w:pPr>
        <w:pStyle w:val="MishnaBatzad"/>
        <w:rPr>
          <w:ins w:id="20517" w:author="קלוד" w:date="2026-10-06T10:10:48Z"/>
        </w:rPr>
      </w:pPr>
      <w:ins w:id="20516" w:author="קלוד" w:date="2026-10-06T10:10:48Z">
        <w:r>
          <w:t xml:space="preserve">משנה ה</w:t>
        </w:r>
      </w:ins>
    </w:p>
    <w:p w14:paraId="5FBF16DC" w14:textId="13879E78" w:rsidR="00937EF0" w:rsidRDefault="001325A2" w:rsidP="001325A2">
      <w:pPr>
        <w:pStyle w:val="affc"/>
        <w:rPr>
          <w:rtl/>
        </w:rPr>
      </w:pPr>
      <w:bookmarkStart w:id="793" w:name="_Toc119172964"/>
      <w:bookmarkStart w:id="794" w:name="_Toc119230058"/>
      <w:r w:rsidRPr="00395D40">
        <w:rPr>
          <w:rStyle w:val="affffc"/>
          <w:rFonts w:hint="cs"/>
          <w:rtl/>
        </w:rPr>
        <w:lastRenderedPageBreak/>
        <w:t>ה</w:t>
      </w:r>
      <w:r w:rsidR="00B433C9" w:rsidRPr="00395D40">
        <w:rPr>
          <w:rStyle w:val="affffc"/>
          <w:rtl/>
        </w:rPr>
        <w:t>אונס</w:t>
      </w:r>
      <w:r w:rsidRPr="00395D40">
        <w:rPr>
          <w:rStyle w:val="affffc"/>
          <w:rFonts w:hint="cs"/>
          <w:rtl/>
        </w:rPr>
        <w:t>,</w:t>
      </w:r>
      <w:r w:rsidR="00B433C9" w:rsidRPr="00395D40">
        <w:rPr>
          <w:rStyle w:val="affffc"/>
          <w:rtl/>
        </w:rPr>
        <w:t xml:space="preserve"> המפתה, והשוטה</w:t>
      </w:r>
      <w:bookmarkEnd w:id="793"/>
      <w:bookmarkEnd w:id="794"/>
      <w:r w:rsidRPr="00395D40">
        <w:rPr>
          <w:rStyle w:val="affffc"/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B433C9" w:rsidRPr="00C35A2C">
        <w:rPr>
          <w:rtl/>
        </w:rPr>
        <w:t xml:space="preserve"> לא פוסלין ולא מאכילין</w:t>
      </w:r>
      <w:r>
        <w:rPr>
          <w:rFonts w:hint="cs"/>
          <w:rtl/>
        </w:rPr>
        <w:t>;</w:t>
      </w:r>
    </w:p>
    <w:p w14:paraId="24BCAE74" w14:textId="00B204E4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 xml:space="preserve">ואם אינן ראויין לבא בישראל </w:t>
      </w:r>
      <w:r w:rsidR="001325A2">
        <w:rPr>
          <w:rFonts w:hint="cs"/>
          <w:rtl/>
        </w:rPr>
        <w:t>-</w:t>
      </w:r>
      <w:r w:rsidR="001325A2">
        <w:rPr>
          <w:rFonts w:hint="cs"/>
        </w:rPr>
        <w:t xml:space="preserve"> </w:t>
      </w:r>
      <w:r w:rsidRPr="00C35A2C">
        <w:rPr>
          <w:rtl/>
        </w:rPr>
        <w:t>פוסלין</w:t>
      </w:r>
      <w:r w:rsidR="001325A2">
        <w:rPr>
          <w:rFonts w:hint="cs"/>
          <w:rtl/>
        </w:rPr>
        <w:t>.</w:t>
      </w:r>
    </w:p>
    <w:p w14:paraId="757D53DB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סט:</w:t>
      </w:r>
    </w:p>
    <w:p>
      <w:pPr>
        <w:pStyle w:val="MishnaBatzad"/>
        <w:rPr>
          <w:ins w:id="20519" w:author="קלוד" w:date="2026-10-06T10:10:48Z"/>
        </w:rPr>
      </w:pPr>
      <w:ins w:id="20518" w:author="קלוד" w:date="2026-10-06T10:10:48Z">
        <w:r>
          <w:t xml:space="preserve">משנה ה</w:t>
        </w:r>
      </w:ins>
    </w:p>
    <w:p w14:paraId="6406EFD8" w14:textId="48724D49" w:rsidR="00B433C9" w:rsidRDefault="00B433C9" w:rsidP="007C50EB">
      <w:pPr>
        <w:pStyle w:val="affc"/>
        <w:rPr>
          <w:rtl/>
        </w:rPr>
      </w:pPr>
      <w:r w:rsidRPr="00C35A2C">
        <w:rPr>
          <w:rtl/>
        </w:rPr>
        <w:t xml:space="preserve">כיצד? ישראל שבא על בת כהן </w:t>
      </w:r>
      <w:r w:rsidR="00C37CF7">
        <w:rPr>
          <w:rtl/>
        </w:rPr>
        <w:t>–</w:t>
      </w:r>
      <w:r w:rsidR="00C37CF7">
        <w:rPr>
          <w:rFonts w:hint="cs"/>
          <w:rtl/>
        </w:rPr>
        <w:t xml:space="preserve"> </w:t>
      </w:r>
      <w:r w:rsidRPr="00C35A2C">
        <w:rPr>
          <w:rtl/>
        </w:rPr>
        <w:t>תאכל</w:t>
      </w:r>
      <w:r w:rsidR="00C37CF7">
        <w:rPr>
          <w:rFonts w:hint="cs"/>
          <w:rtl/>
        </w:rPr>
        <w:t xml:space="preserve"> בתרומה</w:t>
      </w:r>
      <w:r w:rsidRPr="00C35A2C">
        <w:rPr>
          <w:rtl/>
        </w:rPr>
        <w:t>,</w:t>
      </w:r>
    </w:p>
    <w:p w14:paraId="792C11E6" w14:textId="287FDB82" w:rsidR="00B433C9" w:rsidRPr="00C35A2C" w:rsidRDefault="00B433C9" w:rsidP="007C50EB">
      <w:pPr>
        <w:pStyle w:val="affc"/>
        <w:rPr>
          <w:rtl/>
        </w:rPr>
      </w:pPr>
      <w:r>
        <w:rPr>
          <w:rtl/>
        </w:rPr>
        <w:t xml:space="preserve">עיברה </w:t>
      </w:r>
      <w:r w:rsidR="00C37CF7">
        <w:rPr>
          <w:rFonts w:hint="cs"/>
          <w:rtl/>
        </w:rPr>
        <w:t xml:space="preserve">- </w:t>
      </w:r>
      <w:r w:rsidRPr="00C35A2C">
        <w:rPr>
          <w:rtl/>
        </w:rPr>
        <w:t>לא תאכל, נחתך העובר במעיה - תאכל</w:t>
      </w:r>
      <w:r w:rsidR="00C37CF7">
        <w:rPr>
          <w:rFonts w:hint="cs"/>
          <w:rtl/>
        </w:rPr>
        <w:t>.</w:t>
      </w:r>
    </w:p>
    <w:p w14:paraId="2AB79BFE" w14:textId="0A80AA26" w:rsidR="00B433C9" w:rsidRDefault="00B433C9" w:rsidP="007C50EB">
      <w:pPr>
        <w:pStyle w:val="affc"/>
        <w:rPr>
          <w:rtl/>
        </w:rPr>
      </w:pPr>
      <w:r w:rsidRPr="00C35A2C">
        <w:rPr>
          <w:rtl/>
        </w:rPr>
        <w:t>כהן שבא על בת ישראל - לא תאכל,</w:t>
      </w:r>
    </w:p>
    <w:p w14:paraId="6528165E" w14:textId="3D4EAE59" w:rsidR="00C37CF7" w:rsidRPr="008335A1" w:rsidRDefault="00B433C9" w:rsidP="008335A1">
      <w:pPr>
        <w:pStyle w:val="affc"/>
        <w:rPr>
          <w:rFonts w:cs="FrankRuehl"/>
          <w:sz w:val="14"/>
          <w:szCs w:val="14"/>
          <w:rtl/>
        </w:rPr>
      </w:pPr>
      <w:r w:rsidRPr="00937EF0">
        <w:rPr>
          <w:rtl/>
        </w:rPr>
        <w:t xml:space="preserve">עיברה - לא תאכל, ילדה - תאכל, </w:t>
      </w:r>
      <w:r w:rsidRPr="00B72493">
        <w:rPr>
          <w:rStyle w:val="HesberMishna"/>
          <w:rtl/>
          <w:rPrChange w:id="20145" w:author="קלוד" w:date="2026-10-06T10:10:48Z">
            <w:rPr>
              <w:rStyle w:val="affff8"/>
              <w:rtl/>
            </w:rPr>
          </w:rPrChange>
        </w:rPr>
        <w:t>נמצא כח בן גדול משל אב</w:t>
      </w:r>
      <w:r w:rsidR="00C37CF7">
        <w:rPr>
          <w:rStyle w:val="HesberMishna"/>
          <w:rFonts w:hint="cs"/>
          <w:rtl/>
          <w:rPrChange w:id="20146" w:author="קלוד" w:date="2026-10-06T10:10:48Z">
            <w:rPr>
              <w:rStyle w:val="affff8"/>
              <w:rFonts w:hint="cs"/>
              <w:rtl/>
            </w:rPr>
          </w:rPrChange>
        </w:rPr>
        <w:t>!</w:t>
      </w:r>
    </w:p>
    <w:p w14:paraId="453D7DBA" w14:textId="4EBDDF30" w:rsidR="00B433C9" w:rsidRPr="00C35A2C" w:rsidRDefault="00B433C9" w:rsidP="008335A1">
      <w:pPr>
        <w:pStyle w:val="affc"/>
        <w:jc w:val="center"/>
        <w:rPr>
          <w:rtl/>
        </w:rPr>
      </w:pPr>
      <w:bookmarkStart w:id="795" w:name="_Toc119172965"/>
      <w:bookmarkStart w:id="796" w:name="_Toc119230059"/>
      <w:r w:rsidRPr="00395D40">
        <w:rPr>
          <w:rStyle w:val="affffc"/>
          <w:rtl/>
        </w:rPr>
        <w:t>העבד</w:t>
      </w:r>
      <w:bookmarkEnd w:id="795"/>
      <w:bookmarkEnd w:id="796"/>
      <w:r w:rsidRPr="00395D40">
        <w:rPr>
          <w:rStyle w:val="affffc"/>
          <w:rtl/>
        </w:rPr>
        <w:t xml:space="preserve"> </w:t>
      </w:r>
      <w:r w:rsidRPr="00C35A2C">
        <w:rPr>
          <w:rtl/>
        </w:rPr>
        <w:t>פוסל משום ביאה, ואינו פוסל משום זרע.</w:t>
      </w:r>
    </w:p>
    <w:p w14:paraId="1D4A6CA7" w14:textId="57D478A6" w:rsidR="00937EF0" w:rsidRDefault="00B433C9" w:rsidP="007C50EB">
      <w:pPr>
        <w:pStyle w:val="affc"/>
        <w:rPr>
          <w:rtl/>
        </w:rPr>
      </w:pPr>
      <w:r w:rsidRPr="00C35A2C">
        <w:rPr>
          <w:rtl/>
        </w:rPr>
        <w:t xml:space="preserve">כיצד? בת ישראל לכהן, בת כהן לישראל, וילדה בן, </w:t>
      </w:r>
    </w:p>
    <w:p w14:paraId="630D2F72" w14:textId="75D55ED8" w:rsidR="00B433C9" w:rsidRDefault="00B433C9" w:rsidP="00C37CF7">
      <w:pPr>
        <w:pStyle w:val="affc"/>
        <w:rPr>
          <w:rtl/>
        </w:rPr>
      </w:pPr>
      <w:r w:rsidRPr="00C35A2C">
        <w:rPr>
          <w:rtl/>
        </w:rPr>
        <w:t>הלך הבן ונכבש על השפחה וילדה בן - הרי זה עבד</w:t>
      </w:r>
      <w:r w:rsidR="00C37CF7">
        <w:rPr>
          <w:rFonts w:hint="cs"/>
          <w:rtl/>
        </w:rPr>
        <w:t>!</w:t>
      </w:r>
      <w:r w:rsidRPr="00C35A2C">
        <w:rPr>
          <w:rtl/>
        </w:rPr>
        <w:t xml:space="preserve"> </w:t>
      </w:r>
    </w:p>
    <w:p w14:paraId="0BE21151" w14:textId="6029F2C5" w:rsidR="00B433C9" w:rsidRDefault="00B433C9" w:rsidP="007C50EB">
      <w:pPr>
        <w:pStyle w:val="affc"/>
        <w:rPr>
          <w:rtl/>
        </w:rPr>
      </w:pPr>
      <w:r w:rsidRPr="00C35A2C">
        <w:rPr>
          <w:rtl/>
        </w:rPr>
        <w:t xml:space="preserve">היתה אם אביו בת ישראל לכהן - לא תאכל בתרומה, </w:t>
      </w:r>
    </w:p>
    <w:p w14:paraId="7ABF0F4A" w14:textId="4B3F406D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>בת כהן לישראל - תאכל בתרומה.</w:t>
      </w:r>
    </w:p>
    <w:p w14:paraId="0EBA72F0" w14:textId="4B054CA6" w:rsidR="00B433C9" w:rsidRPr="00C35A2C" w:rsidRDefault="00B433C9" w:rsidP="008335A1">
      <w:pPr>
        <w:pStyle w:val="affc"/>
        <w:jc w:val="center"/>
        <w:rPr>
          <w:rtl/>
        </w:rPr>
      </w:pPr>
      <w:bookmarkStart w:id="797" w:name="_Toc119172966"/>
      <w:bookmarkStart w:id="798" w:name="_Toc119230060"/>
      <w:r w:rsidRPr="00395D40">
        <w:rPr>
          <w:rStyle w:val="affffc"/>
          <w:rtl/>
        </w:rPr>
        <w:t>ממזר</w:t>
      </w:r>
      <w:bookmarkEnd w:id="797"/>
      <w:bookmarkEnd w:id="798"/>
      <w:r w:rsidRPr="00C35A2C">
        <w:rPr>
          <w:rtl/>
        </w:rPr>
        <w:t xml:space="preserve"> פוסל ומאכיל.</w:t>
      </w:r>
    </w:p>
    <w:p w14:paraId="7D4756B3" w14:textId="50980D7D" w:rsidR="00C37CF7" w:rsidRDefault="00B433C9" w:rsidP="007C50EB">
      <w:pPr>
        <w:pStyle w:val="affc"/>
        <w:rPr>
          <w:rtl/>
        </w:rPr>
      </w:pPr>
      <w:r w:rsidRPr="00C35A2C">
        <w:rPr>
          <w:rtl/>
        </w:rPr>
        <w:t>כיצד? בת ישראל לכהן</w:t>
      </w:r>
      <w:r w:rsidR="00C37CF7">
        <w:rPr>
          <w:rFonts w:hint="cs"/>
          <w:rtl/>
        </w:rPr>
        <w:t>,</w:t>
      </w:r>
      <w:r w:rsidRPr="00C35A2C">
        <w:rPr>
          <w:rtl/>
        </w:rPr>
        <w:t xml:space="preserve"> בת כהן לישראל, וילדה בת,</w:t>
      </w:r>
    </w:p>
    <w:p w14:paraId="21D807C7" w14:textId="4920FCA8" w:rsidR="00B433C9" w:rsidRDefault="00B433C9" w:rsidP="007C50EB">
      <w:pPr>
        <w:pStyle w:val="affc"/>
        <w:rPr>
          <w:rtl/>
        </w:rPr>
      </w:pPr>
      <w:r w:rsidRPr="00C35A2C">
        <w:rPr>
          <w:rtl/>
        </w:rPr>
        <w:t>הלכה הבת ונישאת לעבד או ל</w:t>
      </w:r>
      <w:r w:rsidR="00C37CF7">
        <w:rPr>
          <w:rFonts w:hint="cs"/>
          <w:rtl/>
        </w:rPr>
        <w:t>גוי</w:t>
      </w:r>
      <w:r w:rsidRPr="00C35A2C">
        <w:rPr>
          <w:rtl/>
        </w:rPr>
        <w:t xml:space="preserve"> וילדה בן - הרי זה ממזר</w:t>
      </w:r>
      <w:r w:rsidR="00C37CF7">
        <w:rPr>
          <w:rFonts w:hint="cs"/>
          <w:rtl/>
        </w:rPr>
        <w:t>!</w:t>
      </w:r>
    </w:p>
    <w:p w14:paraId="6E6FEB9F" w14:textId="77777777" w:rsidR="00C37CF7" w:rsidRDefault="00B433C9" w:rsidP="007C50EB">
      <w:pPr>
        <w:pStyle w:val="affc"/>
        <w:rPr>
          <w:spacing w:val="4"/>
          <w:rtl/>
        </w:rPr>
      </w:pPr>
      <w:r w:rsidRPr="00B81C5A">
        <w:rPr>
          <w:spacing w:val="4"/>
          <w:rtl/>
        </w:rPr>
        <w:t>היתה אם אמו בת ישראל לכהן</w:t>
      </w:r>
      <w:r w:rsidR="00C37CF7">
        <w:rPr>
          <w:rFonts w:hint="cs"/>
          <w:spacing w:val="4"/>
          <w:rtl/>
        </w:rPr>
        <w:t xml:space="preserve"> -</w:t>
      </w:r>
      <w:r w:rsidRPr="00B81C5A">
        <w:rPr>
          <w:spacing w:val="4"/>
          <w:rtl/>
        </w:rPr>
        <w:t xml:space="preserve"> תאכל בתרומה,</w:t>
      </w:r>
    </w:p>
    <w:p w14:paraId="77AF25AC" w14:textId="118993EC" w:rsidR="00B433C9" w:rsidRPr="00B81C5A" w:rsidRDefault="00B433C9" w:rsidP="007C50EB">
      <w:pPr>
        <w:pStyle w:val="affc"/>
        <w:rPr>
          <w:spacing w:val="4"/>
          <w:rtl/>
        </w:rPr>
      </w:pPr>
      <w:r w:rsidRPr="00B81C5A">
        <w:rPr>
          <w:spacing w:val="4"/>
          <w:rtl/>
        </w:rPr>
        <w:t>בת כהן לישראל - לא תאכל בתרומה.</w:t>
      </w:r>
    </w:p>
    <w:p w14:paraId="15452329" w14:textId="6EDB18B0" w:rsidR="00B433C9" w:rsidRPr="00C35A2C" w:rsidRDefault="00B433C9" w:rsidP="00395D40">
      <w:pPr>
        <w:pStyle w:val="affffb"/>
        <w:rPr>
          <w:rtl/>
        </w:rPr>
      </w:pPr>
      <w:ins w:id="9912" w:author="מספור קטעי משנה" w:date="2026-10-06T06:45:58Z">
        <w:r>
          <w:rPr>
            <w:rStyle w:val="MisparKeta"/>
          </w:rPr>
          <w:t xml:space="preserve">ג. </w:t>
        </w:r>
      </w:ins>
      <w:bookmarkStart w:id="799" w:name="_Toc119172967"/>
      <w:bookmarkStart w:id="800" w:name="_Toc119230061"/>
      <w:r w:rsidRPr="00C35A2C">
        <w:rPr>
          <w:rtl/>
        </w:rPr>
        <w:t xml:space="preserve">כהן גדול פעמים </w:t>
      </w:r>
      <w:r w:rsidR="000868E8">
        <w:rPr>
          <w:rFonts w:hint="cs"/>
          <w:rtl/>
        </w:rPr>
        <w:t>ש</w:t>
      </w:r>
      <w:r w:rsidRPr="00C35A2C">
        <w:rPr>
          <w:rtl/>
        </w:rPr>
        <w:t>פוסל.</w:t>
      </w:r>
      <w:bookmarkEnd w:id="799"/>
      <w:bookmarkEnd w:id="800"/>
    </w:p>
    <w:p>
      <w:pPr>
        <w:pStyle w:val="MishnaBatzad"/>
        <w:rPr>
          <w:ins w:id="20521" w:author="קלוד" w:date="2026-10-06T10:10:48Z"/>
        </w:rPr>
      </w:pPr>
      <w:ins w:id="20520" w:author="קלוד" w:date="2026-10-06T10:10:48Z">
        <w:r>
          <w:t xml:space="preserve">משנה ו</w:t>
        </w:r>
      </w:ins>
    </w:p>
    <w:p w14:paraId="0D2D8487" w14:textId="23824B6F" w:rsidR="00C37CF7" w:rsidRDefault="00B433C9" w:rsidP="007C50EB">
      <w:pPr>
        <w:pStyle w:val="affc"/>
        <w:rPr>
          <w:rtl/>
        </w:rPr>
      </w:pPr>
      <w:r w:rsidRPr="00C35A2C">
        <w:rPr>
          <w:rtl/>
        </w:rPr>
        <w:t>כיצד? בת כהן לישראל</w:t>
      </w:r>
      <w:r w:rsidR="00C37CF7">
        <w:rPr>
          <w:rFonts w:hint="cs"/>
          <w:rtl/>
        </w:rPr>
        <w:t>,</w:t>
      </w:r>
      <w:r w:rsidRPr="00C35A2C">
        <w:rPr>
          <w:rtl/>
        </w:rPr>
        <w:t xml:space="preserve"> וילדה בת,</w:t>
      </w:r>
    </w:p>
    <w:p w14:paraId="1862901F" w14:textId="0159A24C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>הלכה הבת וניסת לכהן וילדה בן - ה</w:t>
      </w:r>
      <w:r w:rsidR="00C37CF7">
        <w:rPr>
          <w:rFonts w:hint="cs"/>
          <w:rtl/>
        </w:rPr>
        <w:t>רי זה</w:t>
      </w:r>
      <w:r w:rsidRPr="00C35A2C">
        <w:rPr>
          <w:rtl/>
        </w:rPr>
        <w:t xml:space="preserve"> ראוי להיות כהן גדול משמש ע</w:t>
      </w:r>
      <w:r w:rsidR="00C37CF7">
        <w:rPr>
          <w:rFonts w:hint="cs"/>
          <w:rtl/>
        </w:rPr>
        <w:t>"</w:t>
      </w:r>
      <w:r w:rsidRPr="00C35A2C">
        <w:rPr>
          <w:rtl/>
        </w:rPr>
        <w:t>ג המזבח</w:t>
      </w:r>
      <w:r w:rsidR="00C37CF7">
        <w:rPr>
          <w:rFonts w:hint="cs"/>
          <w:rtl/>
        </w:rPr>
        <w:t xml:space="preserve"> -</w:t>
      </w:r>
      <w:r w:rsidRPr="00C35A2C">
        <w:rPr>
          <w:rtl/>
        </w:rPr>
        <w:t xml:space="preserve"> מאכיל את אמו ופוסל אם אמו;</w:t>
      </w:r>
    </w:p>
    <w:p w14:paraId="183FBFE5" w14:textId="66B3F355" w:rsidR="00B433C9" w:rsidRPr="00C35A2C" w:rsidRDefault="00C37CF7" w:rsidP="007C50EB">
      <w:pPr>
        <w:pStyle w:val="affc"/>
        <w:rPr>
          <w:rtl/>
        </w:rPr>
      </w:pPr>
      <w:r>
        <w:rPr>
          <w:rFonts w:hint="cs"/>
          <w:rtl/>
        </w:rPr>
        <w:t>ו</w:t>
      </w:r>
      <w:r w:rsidR="00B433C9" w:rsidRPr="00C35A2C">
        <w:rPr>
          <w:rtl/>
        </w:rPr>
        <w:t xml:space="preserve">זאת אומרת: </w:t>
      </w:r>
      <w:r>
        <w:rPr>
          <w:rFonts w:hint="cs"/>
          <w:rtl/>
        </w:rPr>
        <w:t>'</w:t>
      </w:r>
      <w:r w:rsidR="00B433C9" w:rsidRPr="00C35A2C">
        <w:rPr>
          <w:rtl/>
        </w:rPr>
        <w:t>לא כבני כ"ג</w:t>
      </w:r>
      <w:r>
        <w:rPr>
          <w:rFonts w:hint="cs"/>
          <w:rtl/>
        </w:rPr>
        <w:t>,</w:t>
      </w:r>
      <w:r w:rsidR="00B433C9" w:rsidRPr="00C35A2C">
        <w:rPr>
          <w:rtl/>
        </w:rPr>
        <w:t xml:space="preserve"> שהוא פוסלני מן התרומה</w:t>
      </w:r>
      <w:r>
        <w:rPr>
          <w:rFonts w:hint="cs"/>
          <w:rtl/>
        </w:rPr>
        <w:t>'!</w:t>
      </w:r>
    </w:p>
    <w:p w14:paraId="1064627D" w14:textId="1244AF7D" w:rsidR="00B433C9" w:rsidRPr="00C35A2C" w:rsidRDefault="006439B9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כד</w:t>
      </w:r>
      <w:r w:rsidR="00B433C9" w:rsidRPr="00C82E09">
        <w:rPr>
          <w:rStyle w:val="affff5"/>
          <w:rtl/>
        </w:rPr>
        <w:t>ת"ר: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שוטה</w:t>
      </w:r>
      <w:r w:rsidR="00B433C9" w:rsidRPr="00C35A2C">
        <w:rPr>
          <w:rFonts w:ascii="FontbitDavid" w:hAnsi="FontbitDavid"/>
          <w:sz w:val="32"/>
          <w:rtl/>
        </w:rPr>
        <w:t xml:space="preserve"> וקטן שמתו - נשותיהן פטורות מחליצה וייבום.</w:t>
      </w:r>
    </w:p>
    <w:p w14:paraId="37751105" w14:textId="7AD9BED7" w:rsidR="00B433C9" w:rsidRPr="00937EF0" w:rsidRDefault="00B433C9" w:rsidP="007C50EB">
      <w:pPr>
        <w:pStyle w:val="afff4"/>
        <w:rPr>
          <w:spacing w:val="6"/>
          <w:rtl/>
        </w:rPr>
      </w:pPr>
      <w:ins w:id="9913" w:author="מספור קטעי משנה" w:date="2026-10-06T06:45:58Z">
        <w:r>
          <w:rPr>
            <w:rStyle w:val="MisparKeta"/>
          </w:rPr>
          <w:t xml:space="preserve">ג. </w:t>
        </w:r>
      </w:ins>
      <w:bookmarkStart w:id="801" w:name="_Toc119172968"/>
      <w:bookmarkStart w:id="802" w:name="_Toc119230062"/>
      <w:r w:rsidRPr="00937EF0">
        <w:rPr>
          <w:spacing w:val="6"/>
          <w:rtl/>
        </w:rPr>
        <w:t>ישראל שבא על בת כהן - תאכל, עיברה - לא תאכל.</w:t>
      </w:r>
      <w:bookmarkEnd w:id="801"/>
      <w:bookmarkEnd w:id="802"/>
    </w:p>
    <w:p w14:paraId="39A71126" w14:textId="732485B7" w:rsidR="00B433C9" w:rsidRDefault="006E5D07" w:rsidP="006E5D07">
      <w:pPr>
        <w:rPr>
          <w:rtl/>
        </w:rPr>
      </w:pPr>
      <w:r w:rsidRPr="00B72493">
        <w:rPr>
          <w:rStyle w:val="affff5"/>
          <w:rFonts w:hint="eastAsia"/>
          <w:rtl/>
        </w:rPr>
        <w:lastRenderedPageBreak/>
        <w:t>ויקשה</w:t>
      </w:r>
      <w:r w:rsidRPr="00B72493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ליחוש שמא עיברה</w:t>
      </w:r>
      <w:r>
        <w:rPr>
          <w:rFonts w:ascii="FontbitDavid" w:hAnsi="FontbitDavid" w:hint="cs"/>
          <w:sz w:val="32"/>
          <w:rtl/>
        </w:rPr>
        <w:t>,</w:t>
      </w:r>
      <w:r w:rsidR="00B433C9">
        <w:rPr>
          <w:rtl/>
        </w:rPr>
        <w:t xml:space="preserve"> </w:t>
      </w:r>
      <w:r w:rsidRPr="00B72493">
        <w:rPr>
          <w:rStyle w:val="affff8"/>
          <w:rFonts w:hint="eastAsia"/>
          <w:rtl/>
        </w:rPr>
        <w:t>כדחששו</w:t>
      </w:r>
      <w:r w:rsidR="00B433C9" w:rsidRPr="00B72493">
        <w:rPr>
          <w:rStyle w:val="affff8"/>
          <w:rtl/>
        </w:rPr>
        <w:t xml:space="preserve"> </w:t>
      </w:r>
      <w:r w:rsidRPr="00B72493">
        <w:rPr>
          <w:rStyle w:val="affff8"/>
          <w:rFonts w:hint="eastAsia"/>
          <w:rtl/>
        </w:rPr>
        <w:t>ב</w:t>
      </w:r>
      <w:r>
        <w:rPr>
          <w:rStyle w:val="affff8"/>
          <w:rFonts w:hint="cs"/>
          <w:rtl/>
        </w:rPr>
        <w:t>'</w:t>
      </w:r>
      <w:r w:rsidR="00B433C9" w:rsidRPr="00B72493">
        <w:rPr>
          <w:rStyle w:val="affff8"/>
          <w:rFonts w:hint="eastAsia"/>
          <w:rtl/>
        </w:rPr>
        <w:t>גיטך</w:t>
      </w:r>
      <w:r w:rsidR="00B433C9" w:rsidRPr="00B72493">
        <w:rPr>
          <w:rStyle w:val="affff8"/>
          <w:rtl/>
        </w:rPr>
        <w:t xml:space="preserve"> </w:t>
      </w:r>
      <w:r w:rsidR="00B433C9" w:rsidRPr="00B72493">
        <w:rPr>
          <w:rStyle w:val="affff8"/>
          <w:rFonts w:hint="eastAsia"/>
          <w:rtl/>
        </w:rPr>
        <w:t>שעה</w:t>
      </w:r>
      <w:r w:rsidR="00B433C9" w:rsidRPr="00B72493">
        <w:rPr>
          <w:rStyle w:val="affff8"/>
          <w:rtl/>
        </w:rPr>
        <w:t xml:space="preserve"> </w:t>
      </w:r>
      <w:r w:rsidR="00B433C9" w:rsidRPr="00B72493">
        <w:rPr>
          <w:rStyle w:val="affff8"/>
          <w:rFonts w:hint="eastAsia"/>
          <w:rtl/>
        </w:rPr>
        <w:t>אחת</w:t>
      </w:r>
      <w:r w:rsidR="00B433C9" w:rsidRPr="00B72493">
        <w:rPr>
          <w:rStyle w:val="affff8"/>
          <w:rtl/>
        </w:rPr>
        <w:t xml:space="preserve"> </w:t>
      </w:r>
      <w:r w:rsidR="00B433C9" w:rsidRPr="00B72493">
        <w:rPr>
          <w:rStyle w:val="affff8"/>
          <w:rFonts w:hint="eastAsia"/>
          <w:rtl/>
        </w:rPr>
        <w:t>קודם</w:t>
      </w:r>
      <w:r w:rsidR="00B433C9" w:rsidRPr="00B72493">
        <w:rPr>
          <w:rStyle w:val="affff8"/>
          <w:rtl/>
        </w:rPr>
        <w:t xml:space="preserve"> </w:t>
      </w:r>
      <w:r w:rsidR="00B433C9" w:rsidRPr="00B72493">
        <w:rPr>
          <w:rStyle w:val="affff8"/>
          <w:rFonts w:hint="eastAsia"/>
          <w:rtl/>
        </w:rPr>
        <w:t>מיתתי</w:t>
      </w:r>
      <w:r>
        <w:rPr>
          <w:rStyle w:val="affff8"/>
          <w:rFonts w:hint="cs"/>
          <w:rtl/>
        </w:rPr>
        <w:t>'!</w:t>
      </w:r>
    </w:p>
    <w:p w14:paraId="5949BAD1" w14:textId="7AA488D4" w:rsidR="00B433C9" w:rsidRDefault="0023777F" w:rsidP="00B55EDF">
      <w:pPr>
        <w:rPr>
          <w:rtl/>
        </w:rPr>
      </w:pPr>
      <w:r>
        <w:rPr>
          <w:rStyle w:val="affff5"/>
          <w:rFonts w:hint="cs"/>
          <w:rtl/>
        </w:rPr>
        <w:t>ותירץ</w:t>
      </w:r>
      <w:r w:rsidR="00C82E09">
        <w:rPr>
          <w:rStyle w:val="affff5"/>
          <w:rFonts w:hint="cs"/>
          <w:rtl/>
        </w:rPr>
        <w:t>:</w:t>
      </w:r>
      <w:r w:rsidR="00B433C9" w:rsidRPr="00C35A2C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בנישואין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חששו</w:t>
      </w:r>
      <w:r w:rsidRPr="00B72493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אף</w:t>
      </w:r>
      <w:r w:rsidRPr="00B72493">
        <w:rPr>
          <w:rStyle w:val="affff8"/>
          <w:rtl/>
        </w:rPr>
        <w:t xml:space="preserve"> בביאה אחת </w:t>
      </w:r>
      <w:r w:rsidR="00526808">
        <w:rPr>
          <w:rStyle w:val="affff8"/>
          <w:rFonts w:hint="cs"/>
          <w:rtl/>
        </w:rPr>
        <w:t>ב</w:t>
      </w:r>
      <w:r w:rsidRPr="00B72493">
        <w:rPr>
          <w:rStyle w:val="affff8"/>
          <w:rtl/>
        </w:rPr>
        <w:t>'החליפו'</w:t>
      </w:r>
      <w:r w:rsidR="00B433C9" w:rsidRPr="00C35A2C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ולא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בזנות</w:t>
      </w:r>
      <w:r w:rsidRPr="00B72493">
        <w:rPr>
          <w:rStyle w:val="affff8"/>
          <w:rtl/>
        </w:rPr>
        <w:t xml:space="preserve"> דמהפכת.</w:t>
      </w:r>
    </w:p>
    <w:p w14:paraId="2A78C1C8" w14:textId="29AB8BF4" w:rsidR="00526808" w:rsidRDefault="00B433C9" w:rsidP="007C50EB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והך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C35A2C">
        <w:rPr>
          <w:rFonts w:hint="cs"/>
          <w:rtl/>
        </w:rPr>
        <w:t>דבת כהן לישראל ומת</w:t>
      </w:r>
      <w:r w:rsidR="00526808">
        <w:rPr>
          <w:rFonts w:hint="cs"/>
          <w:rtl/>
        </w:rPr>
        <w:t>,</w:t>
      </w:r>
      <w:r w:rsidRPr="00C35A2C">
        <w:rPr>
          <w:rFonts w:hint="cs"/>
          <w:rtl/>
        </w:rPr>
        <w:t xml:space="preserve"> אוכלת בתרומה</w:t>
      </w:r>
      <w:r w:rsidR="00526808">
        <w:rPr>
          <w:rFonts w:hint="cs"/>
          <w:rtl/>
        </w:rPr>
        <w:t xml:space="preserve"> מיד </w:t>
      </w:r>
      <w:r w:rsidR="00526808" w:rsidRPr="00B72493">
        <w:rPr>
          <w:rStyle w:val="affff8"/>
          <w:rFonts w:hint="eastAsia"/>
          <w:rtl/>
        </w:rPr>
        <w:t>ולא</w:t>
      </w:r>
      <w:r w:rsidR="00526808" w:rsidRPr="00B72493">
        <w:rPr>
          <w:rStyle w:val="affff8"/>
          <w:rtl/>
        </w:rPr>
        <w:t xml:space="preserve"> </w:t>
      </w:r>
      <w:r w:rsidR="00526808" w:rsidRPr="00B72493">
        <w:rPr>
          <w:rStyle w:val="affff8"/>
          <w:rFonts w:hint="eastAsia"/>
          <w:rtl/>
        </w:rPr>
        <w:t>חוששים</w:t>
      </w:r>
      <w:r w:rsidR="00526808">
        <w:rPr>
          <w:rStyle w:val="affff8"/>
          <w:rFonts w:hint="cs"/>
          <w:rtl/>
        </w:rPr>
        <w:t>,</w:t>
      </w:r>
    </w:p>
    <w:p w14:paraId="581D5641" w14:textId="340F3BBC" w:rsidR="00B433C9" w:rsidRDefault="00B433C9" w:rsidP="00B55EDF">
      <w:pPr>
        <w:rPr>
          <w:rtl/>
        </w:rPr>
      </w:pPr>
      <w:r>
        <w:rPr>
          <w:rtl/>
        </w:rPr>
        <w:t xml:space="preserve">- </w:t>
      </w:r>
      <w:r w:rsidR="00937EF0">
        <w:rPr>
          <w:rFonts w:hint="cs"/>
          <w:rtl/>
        </w:rPr>
        <w:t xml:space="preserve">טובלת ואוכלת </w:t>
      </w:r>
      <w:r w:rsidR="00937EF0" w:rsidRPr="00D1637C">
        <w:rPr>
          <w:rFonts w:cs="PFT_Frank" w:hint="eastAsia"/>
          <w:b/>
          <w:bCs/>
          <w:szCs w:val="14"/>
          <w:rtl/>
        </w:rPr>
        <w:t>עד</w:t>
      </w:r>
      <w:r w:rsidR="00937EF0" w:rsidRPr="00D1637C">
        <w:rPr>
          <w:rFonts w:cs="PFT_Frank"/>
          <w:b/>
          <w:bCs/>
          <w:szCs w:val="14"/>
          <w:rtl/>
        </w:rPr>
        <w:t xml:space="preserve"> </w:t>
      </w:r>
      <w:r w:rsidR="00937EF0" w:rsidRPr="00D1637C">
        <w:rPr>
          <w:rFonts w:cs="PFT_Frank" w:hint="eastAsia"/>
          <w:b/>
          <w:bCs/>
          <w:szCs w:val="14"/>
          <w:rtl/>
        </w:rPr>
        <w:t>ארבעים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526808" w:rsidRPr="00D1637C">
        <w:rPr>
          <w:rFonts w:cs="PFT_Frank" w:hint="eastAsia"/>
          <w:b/>
          <w:bCs/>
          <w:szCs w:val="14"/>
          <w:rtl/>
        </w:rPr>
        <w:t>יום</w:t>
      </w:r>
      <w:r w:rsidR="00937EF0">
        <w:rPr>
          <w:rFonts w:hint="cs"/>
          <w:rtl/>
        </w:rPr>
        <w:t xml:space="preserve">, </w:t>
      </w:r>
      <w:r w:rsidR="00526808">
        <w:rPr>
          <w:rFonts w:hint="cs"/>
          <w:rtl/>
        </w:rPr>
        <w:t xml:space="preserve">דעובר </w:t>
      </w:r>
      <w:r w:rsidR="00937EF0">
        <w:rPr>
          <w:rFonts w:hint="cs"/>
          <w:rtl/>
        </w:rPr>
        <w:t>מי</w:t>
      </w:r>
      <w:r w:rsidR="00526808">
        <w:rPr>
          <w:rFonts w:hint="cs"/>
          <w:rtl/>
        </w:rPr>
        <w:t>א</w:t>
      </w:r>
      <w:r w:rsidRPr="00C35A2C">
        <w:rPr>
          <w:rFonts w:hint="cs"/>
          <w:rtl/>
        </w:rPr>
        <w:t xml:space="preserve"> בעלמא</w:t>
      </w:r>
      <w:r w:rsidR="00526808">
        <w:rPr>
          <w:rFonts w:hint="cs"/>
          <w:rtl/>
        </w:rPr>
        <w:t>.</w:t>
      </w:r>
    </w:p>
    <w:p w14:paraId="1F7D79FB" w14:textId="0B708B19" w:rsidR="00B433C9" w:rsidRPr="00062827" w:rsidRDefault="006E48C9" w:rsidP="00615A60">
      <w:pPr>
        <w:pStyle w:val="affff2"/>
        <w:rPr>
          <w:spacing w:val="-4"/>
          <w:rtl/>
        </w:rPr>
      </w:pPr>
      <w:bookmarkStart w:id="803" w:name="_Toc119172969"/>
      <w:bookmarkStart w:id="804" w:name="_Toc119230063"/>
      <w:r w:rsidRPr="00062827">
        <w:rPr>
          <w:rStyle w:val="affff5"/>
          <w:rFonts w:hint="cs"/>
          <w:spacing w:val="-4"/>
          <w:rtl/>
        </w:rPr>
        <w:t>א</w:t>
      </w:r>
      <w:r w:rsidRPr="00062827">
        <w:rPr>
          <w:rStyle w:val="affff5"/>
          <w:spacing w:val="-4"/>
          <w:rtl/>
        </w:rPr>
        <w:t>.</w:t>
      </w:r>
      <w:r w:rsidRPr="00062827">
        <w:rPr>
          <w:rFonts w:hint="cs"/>
          <w:spacing w:val="-4"/>
          <w:rtl/>
        </w:rPr>
        <w:t xml:space="preserve"> </w:t>
      </w:r>
      <w:r w:rsidR="00B433C9" w:rsidRPr="00062827">
        <w:rPr>
          <w:spacing w:val="-4"/>
          <w:rtl/>
        </w:rPr>
        <w:t>בא על ארוסתו בבית חמיו</w:t>
      </w:r>
      <w:r w:rsidR="00526808" w:rsidRPr="00062827">
        <w:rPr>
          <w:rFonts w:hint="cs"/>
          <w:spacing w:val="-4"/>
          <w:rtl/>
        </w:rPr>
        <w:t xml:space="preserve"> </w:t>
      </w:r>
      <w:r w:rsidR="00937EF0" w:rsidRPr="00062827">
        <w:rPr>
          <w:rStyle w:val="affff5"/>
          <w:rFonts w:hint="cs"/>
          <w:spacing w:val="-4"/>
          <w:rtl/>
        </w:rPr>
        <w:t>ל</w:t>
      </w:r>
      <w:r w:rsidR="00B433C9" w:rsidRPr="00062827">
        <w:rPr>
          <w:rStyle w:val="affff5"/>
          <w:spacing w:val="-4"/>
          <w:rtl/>
        </w:rPr>
        <w:t>רב:</w:t>
      </w:r>
      <w:r w:rsidR="00B433C9" w:rsidRPr="00062827">
        <w:rPr>
          <w:spacing w:val="-4"/>
          <w:rtl/>
        </w:rPr>
        <w:t xml:space="preserve"> </w:t>
      </w:r>
      <w:r w:rsidR="00526808" w:rsidRPr="00062827">
        <w:rPr>
          <w:rFonts w:hint="eastAsia"/>
          <w:spacing w:val="-4"/>
          <w:rtl/>
        </w:rPr>
        <w:t>ה</w:t>
      </w:r>
      <w:r w:rsidR="00B433C9" w:rsidRPr="00062827">
        <w:rPr>
          <w:spacing w:val="-4"/>
          <w:rtl/>
        </w:rPr>
        <w:t xml:space="preserve">ולד ממזר, </w:t>
      </w:r>
      <w:r w:rsidR="00937EF0" w:rsidRPr="00062827">
        <w:rPr>
          <w:rStyle w:val="affff5"/>
          <w:rFonts w:hint="cs"/>
          <w:spacing w:val="-4"/>
          <w:rtl/>
        </w:rPr>
        <w:t>ל</w:t>
      </w:r>
      <w:r w:rsidR="00937EF0" w:rsidRPr="00062827">
        <w:rPr>
          <w:rStyle w:val="affff5"/>
          <w:spacing w:val="-4"/>
          <w:rtl/>
        </w:rPr>
        <w:t>שמואל</w:t>
      </w:r>
      <w:r w:rsidR="00B433C9" w:rsidRPr="00062827">
        <w:rPr>
          <w:rStyle w:val="affff5"/>
          <w:spacing w:val="-4"/>
          <w:rtl/>
        </w:rPr>
        <w:t>:</w:t>
      </w:r>
      <w:r w:rsidR="00B433C9" w:rsidRPr="00062827">
        <w:rPr>
          <w:spacing w:val="-4"/>
          <w:rtl/>
        </w:rPr>
        <w:t xml:space="preserve"> שתוקי.</w:t>
      </w:r>
      <w:bookmarkEnd w:id="803"/>
      <w:bookmarkEnd w:id="804"/>
    </w:p>
    <w:p w14:paraId="2BBD44FD" w14:textId="6D4FCD4C" w:rsidR="00B433C9" w:rsidRDefault="00B433C9" w:rsidP="00B55EDF">
      <w:pPr>
        <w:rPr>
          <w:rFonts w:ascii="FontbitDavid" w:hAnsi="FontbitDavid"/>
          <w:sz w:val="32"/>
          <w:rtl/>
        </w:rPr>
      </w:pPr>
      <w:r w:rsidRPr="00DB4E65">
        <w:rPr>
          <w:rStyle w:val="affff5"/>
          <w:rtl/>
        </w:rPr>
        <w:t>רבא</w:t>
      </w:r>
      <w:r>
        <w:rPr>
          <w:rFonts w:ascii="FontbitDavid" w:hAnsi="FontbitDavid"/>
          <w:sz w:val="32"/>
          <w:rtl/>
        </w:rPr>
        <w:t xml:space="preserve">: </w:t>
      </w:r>
      <w:r w:rsidRPr="00937EF0">
        <w:rPr>
          <w:rStyle w:val="affff5"/>
          <w:rtl/>
        </w:rPr>
        <w:t xml:space="preserve">מסתבר דרב </w:t>
      </w:r>
      <w:r w:rsidRPr="00B72493">
        <w:rPr>
          <w:rFonts w:hint="eastAsia"/>
          <w:b/>
          <w:rtl/>
        </w:rPr>
        <w:t>בחשודה</w:t>
      </w:r>
      <w:r w:rsidRPr="00B72493">
        <w:rPr>
          <w:b/>
          <w:rtl/>
        </w:rPr>
        <w:t xml:space="preserve"> </w:t>
      </w:r>
      <w:r w:rsidRPr="00B72493">
        <w:rPr>
          <w:rFonts w:hint="eastAsia"/>
          <w:b/>
          <w:rtl/>
        </w:rPr>
        <w:t>מהעולם</w:t>
      </w:r>
      <w:r w:rsidRPr="00B72493">
        <w:rPr>
          <w:rtl/>
        </w:rPr>
        <w:t xml:space="preserve">, אבל </w:t>
      </w:r>
      <w:r w:rsidRPr="00B72493">
        <w:rPr>
          <w:rFonts w:hint="eastAsia"/>
          <w:rtl/>
        </w:rPr>
        <w:t>לא</w:t>
      </w:r>
      <w:r w:rsidRPr="00B72493">
        <w:rPr>
          <w:rtl/>
        </w:rPr>
        <w:t xml:space="preserve"> </w:t>
      </w:r>
      <w:r w:rsidR="006E48C9">
        <w:rPr>
          <w:rFonts w:hint="cs"/>
          <w:rtl/>
        </w:rPr>
        <w:t xml:space="preserve">- </w:t>
      </w:r>
      <w:r w:rsidRPr="00B72493">
        <w:rPr>
          <w:rFonts w:hint="eastAsia"/>
          <w:rtl/>
        </w:rPr>
        <w:t>מייחסים</w:t>
      </w:r>
      <w:r w:rsidRPr="00B72493">
        <w:rPr>
          <w:rtl/>
        </w:rPr>
        <w:t xml:space="preserve"> </w:t>
      </w:r>
      <w:r w:rsidRPr="00B72493">
        <w:rPr>
          <w:rFonts w:hint="eastAsia"/>
          <w:rtl/>
        </w:rPr>
        <w:t>א</w:t>
      </w:r>
      <w:r w:rsidR="006E48C9">
        <w:rPr>
          <w:rFonts w:ascii="FontbitDavid" w:hAnsi="FontbitDavid" w:hint="cs"/>
          <w:sz w:val="32"/>
          <w:rtl/>
        </w:rPr>
        <w:t>ליו.</w:t>
      </w:r>
    </w:p>
    <w:p w14:paraId="170C573C" w14:textId="76669F72" w:rsidR="00B433C9" w:rsidRPr="00EA6942" w:rsidRDefault="006E48C9" w:rsidP="00B55EDF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rtl/>
        </w:rPr>
        <w:t>וראיה ממשנתינו</w:t>
      </w:r>
      <w:r w:rsidR="00B433C9" w:rsidRPr="00DB4E65">
        <w:rPr>
          <w:rStyle w:val="affff5"/>
          <w:rtl/>
        </w:rPr>
        <w:t>: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ילדה - תאכל</w:t>
      </w:r>
      <w:r>
        <w:rPr>
          <w:rFonts w:ascii="FontbitDavid" w:hAnsi="FontbitDavid" w:hint="cs"/>
          <w:spacing w:val="-4"/>
          <w:sz w:val="32"/>
          <w:rtl/>
        </w:rPr>
        <w:t>,</w:t>
      </w:r>
      <w:r w:rsidR="00B433C9" w:rsidRPr="00EA6942">
        <w:rPr>
          <w:rFonts w:ascii="FontbitDavid" w:hAnsi="FontbitDavid" w:hint="cs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וב</w:t>
      </w:r>
      <w:r w:rsidR="00B433C9" w:rsidRPr="00EA6942">
        <w:rPr>
          <w:rFonts w:ascii="FontbitDavid" w:hAnsi="FontbitDavid" w:hint="cs"/>
          <w:spacing w:val="-4"/>
          <w:sz w:val="32"/>
          <w:rtl/>
        </w:rPr>
        <w:t>חשודה ממנו</w:t>
      </w:r>
      <w:r w:rsidRPr="00B72493">
        <w:rPr>
          <w:rStyle w:val="affff8"/>
          <w:rtl/>
        </w:rPr>
        <w:t xml:space="preserve"> [ובא עליה]</w:t>
      </w:r>
      <w:r w:rsidR="00B433C9" w:rsidRPr="00EA6942">
        <w:rPr>
          <w:rFonts w:ascii="FontbitDavid" w:hAnsi="FontbitDavid" w:hint="cs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בלבד,</w:t>
      </w:r>
    </w:p>
    <w:p w14:paraId="02E67D4B" w14:textId="71629F4D" w:rsidR="006E48C9" w:rsidRDefault="006E48C9" w:rsidP="007C50EB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ואף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ששניהם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>איסור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מייחסים אליו,</w:t>
      </w:r>
      <w:r w:rsidR="00274003">
        <w:rPr>
          <w:rFonts w:ascii="FontbitDavid" w:hAnsi="FontbitDavid" w:hint="cs"/>
          <w:sz w:val="32"/>
          <w:rtl/>
        </w:rPr>
        <w:t xml:space="preserve"> </w:t>
      </w:r>
      <w:r w:rsidR="00274003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"ש</w:t>
      </w:r>
      <w:r w:rsidR="00274003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כשרק אליו היתר!</w:t>
      </w:r>
    </w:p>
    <w:p w14:paraId="29FE9AF2" w14:textId="33C483CA" w:rsidR="006E48C9" w:rsidRDefault="006E48C9" w:rsidP="006E48C9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rtl/>
        </w:rPr>
        <w:t>דחה</w:t>
      </w:r>
      <w:r w:rsidR="00B433C9" w:rsidRPr="00DB4E65">
        <w:rPr>
          <w:rStyle w:val="affff5"/>
          <w:rtl/>
        </w:rPr>
        <w:t xml:space="preserve"> אביי</w:t>
      </w:r>
      <w:r w:rsidR="00DB4E65">
        <w:rPr>
          <w:rStyle w:val="affff5"/>
          <w:rFonts w:hint="cs"/>
          <w:rtl/>
        </w:rPr>
        <w:t>:</w:t>
      </w:r>
      <w:r w:rsidR="00B433C9" w:rsidRPr="00DB4E65">
        <w:rPr>
          <w:rStyle w:val="affff5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>שמא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</w:t>
      </w:r>
      <w:r w:rsidR="00B433C9" w:rsidRPr="00EA6942">
        <w:rPr>
          <w:rFonts w:ascii="FontbitDavid" w:hAnsi="FontbitDavid" w:hint="cs"/>
          <w:spacing w:val="-2"/>
          <w:sz w:val="32"/>
          <w:rtl/>
        </w:rPr>
        <w:t>ממזר</w:t>
      </w:r>
      <w:r>
        <w:rPr>
          <w:rFonts w:ascii="FontbitDavid" w:hAnsi="FontbitDavid" w:hint="cs"/>
          <w:spacing w:val="-2"/>
          <w:sz w:val="32"/>
          <w:rtl/>
        </w:rPr>
        <w:t>,</w:t>
      </w:r>
      <w:r w:rsidR="00B433C9" w:rsidRPr="00262A77">
        <w:rPr>
          <w:rFonts w:ascii="FontbitDavid" w:hAnsi="FontbitDavid" w:hint="cs"/>
          <w:spacing w:val="-4"/>
          <w:sz w:val="32"/>
          <w:rtl/>
        </w:rPr>
        <w:t xml:space="preserve"> </w:t>
      </w:r>
      <w:r w:rsidR="00937EF0" w:rsidRPr="00262A77">
        <w:rPr>
          <w:rFonts w:ascii="FontbitDavid" w:hAnsi="FontbitDavid" w:hint="cs"/>
          <w:spacing w:val="-4"/>
          <w:sz w:val="32"/>
          <w:rtl/>
        </w:rPr>
        <w:t>מדהפקירה עצמה ל</w:t>
      </w:r>
      <w:r w:rsidR="00937EF0" w:rsidRPr="00262A77">
        <w:rPr>
          <w:rFonts w:ascii="FontbitDavid" w:hAnsi="FontbitDavid"/>
          <w:spacing w:val="-4"/>
          <w:sz w:val="32"/>
          <w:rtl/>
        </w:rPr>
        <w:t>ארוס</w:t>
      </w:r>
      <w:r w:rsidR="00B433C9" w:rsidRPr="00262A77">
        <w:rPr>
          <w:rFonts w:ascii="FontbitDavid" w:hAnsi="FontbitDavid"/>
          <w:spacing w:val="-4"/>
          <w:sz w:val="32"/>
          <w:rtl/>
        </w:rPr>
        <w:t xml:space="preserve"> </w:t>
      </w:r>
      <w:r w:rsidR="00B433C9" w:rsidRPr="00262A77">
        <w:rPr>
          <w:rFonts w:ascii="FontbitDavid" w:hAnsi="FontbitDavid" w:hint="cs"/>
          <w:spacing w:val="-4"/>
          <w:sz w:val="32"/>
          <w:rtl/>
        </w:rPr>
        <w:t>הפקירה לעולם</w:t>
      </w:r>
      <w:r w:rsidR="00B433C9" w:rsidRPr="00262A77">
        <w:rPr>
          <w:rFonts w:ascii="FontbitDavid" w:hAnsi="FontbitDavid"/>
          <w:spacing w:val="-4"/>
          <w:sz w:val="32"/>
          <w:rtl/>
        </w:rPr>
        <w:t>,</w:t>
      </w:r>
    </w:p>
    <w:p w14:paraId="22D99A5A" w14:textId="1B673F32" w:rsidR="00B433C9" w:rsidRPr="00D1637C" w:rsidRDefault="006E48C9" w:rsidP="00B72493">
      <w:pPr>
        <w:ind w:left="339" w:firstLine="113"/>
        <w:jc w:val="center"/>
        <w:rPr>
          <w:rFonts w:ascii="FontbitDavid" w:hAnsi="FontbitDavid" w:cs="PFT_Frank"/>
          <w:bCs/>
          <w:spacing w:val="-4"/>
          <w:sz w:val="32"/>
          <w:szCs w:val="14"/>
          <w:rtl/>
        </w:rPr>
      </w:pPr>
      <w:r w:rsidRPr="00B72493">
        <w:rPr>
          <w:rStyle w:val="affff5"/>
          <w:rFonts w:hint="eastAsia"/>
          <w:rtl/>
        </w:rPr>
        <w:t>ומשנתינו</w:t>
      </w:r>
      <w:r w:rsidRPr="00D1637C">
        <w:rPr>
          <w:rFonts w:ascii="FontbitDavid" w:hAnsi="FontbitDavid" w:cs="PFT_Frank"/>
          <w:bCs/>
          <w:spacing w:val="-4"/>
          <w:sz w:val="32"/>
          <w:szCs w:val="14"/>
          <w:rtl/>
        </w:rPr>
        <w:t xml:space="preserve"> ב</w:t>
      </w:r>
      <w:r w:rsidRPr="00D1637C">
        <w:rPr>
          <w:rFonts w:ascii="FontbitDavid" w:hAnsi="FontbitDavid" w:cs="PFT_Frank" w:hint="eastAsia"/>
          <w:bCs/>
          <w:spacing w:val="-4"/>
          <w:sz w:val="32"/>
          <w:szCs w:val="14"/>
          <w:rtl/>
        </w:rPr>
        <w:t>ש</w:t>
      </w:r>
      <w:r w:rsidR="00B433C9" w:rsidRPr="00D1637C">
        <w:rPr>
          <w:rFonts w:ascii="FontbitDavid" w:hAnsi="FontbitDavid" w:cs="PFT_Frank"/>
          <w:bCs/>
          <w:spacing w:val="-4"/>
          <w:sz w:val="32"/>
          <w:szCs w:val="14"/>
          <w:rtl/>
        </w:rPr>
        <w:t>שניהם חבושים בבית האסורין.</w:t>
      </w:r>
    </w:p>
    <w:p w14:paraId="42FA645C" w14:textId="3E4622D2" w:rsidR="00B433C9" w:rsidRPr="006E48C9" w:rsidRDefault="006E48C9" w:rsidP="00B55EDF">
      <w:pPr>
        <w:rPr>
          <w:rtl/>
        </w:rPr>
      </w:pPr>
      <w:r>
        <w:rPr>
          <w:rStyle w:val="affff5"/>
          <w:rFonts w:hint="cs"/>
          <w:rtl/>
        </w:rPr>
        <w:t>ב. א"</w:t>
      </w:r>
      <w:r w:rsidR="00733CCF">
        <w:rPr>
          <w:rStyle w:val="affff5"/>
          <w:rFonts w:hint="cs"/>
          <w:rtl/>
        </w:rPr>
        <w:t>ד</w:t>
      </w:r>
      <w:r w:rsidR="00B433C9" w:rsidRPr="00DB4E65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בבא עליה</w:t>
      </w:r>
      <w:r w:rsidRPr="00D1637C">
        <w:rPr>
          <w:rFonts w:cs="PFT_Frank" w:hint="cs"/>
          <w:b/>
          <w:bCs/>
          <w:szCs w:val="14"/>
          <w:rtl/>
        </w:rPr>
        <w:t xml:space="preserve"> </w:t>
      </w:r>
      <w:r w:rsidRPr="00B72493">
        <w:rPr>
          <w:rStyle w:val="affff8"/>
          <w:rtl/>
        </w:rPr>
        <w:t xml:space="preserve">[ולא </w:t>
      </w:r>
      <w:r w:rsidRPr="00B72493">
        <w:rPr>
          <w:rStyle w:val="affff8"/>
          <w:rFonts w:hint="eastAsia"/>
          <w:rtl/>
        </w:rPr>
        <w:t>חשודה</w:t>
      </w:r>
      <w:r w:rsidRPr="00B72493">
        <w:rPr>
          <w:rStyle w:val="affff8"/>
          <w:rtl/>
        </w:rPr>
        <w:t xml:space="preserve"> </w:t>
      </w:r>
      <w:r w:rsidRPr="00B72493">
        <w:rPr>
          <w:rStyle w:val="affff8"/>
          <w:rFonts w:hint="eastAsia"/>
          <w:rtl/>
        </w:rPr>
        <w:t>מעלמא</w:t>
      </w:r>
      <w:r w:rsidRPr="00B72493">
        <w:rPr>
          <w:rStyle w:val="affff8"/>
          <w:rtl/>
        </w:rPr>
        <w:t>]</w:t>
      </w:r>
      <w:r w:rsidR="00B433C9" w:rsidRPr="00B72493">
        <w:rPr>
          <w:rtl/>
        </w:rPr>
        <w:t xml:space="preserve"> </w:t>
      </w:r>
      <w:r w:rsidR="00733CCF" w:rsidRPr="006E48C9">
        <w:rPr>
          <w:rStyle w:val="affff5"/>
          <w:rFonts w:hint="cs"/>
          <w:rtl/>
        </w:rPr>
        <w:t>ל</w:t>
      </w:r>
      <w:r w:rsidR="00B433C9" w:rsidRPr="006E48C9">
        <w:rPr>
          <w:rStyle w:val="affff5"/>
          <w:rtl/>
        </w:rPr>
        <w:t>כ</w:t>
      </w:r>
      <w:r w:rsidRPr="00B72493">
        <w:rPr>
          <w:rStyle w:val="affff5"/>
          <w:rFonts w:hint="eastAsia"/>
          <w:rtl/>
        </w:rPr>
        <w:t>ו</w:t>
      </w:r>
      <w:r w:rsidRPr="00B72493">
        <w:rPr>
          <w:rStyle w:val="affff5"/>
          <w:rtl/>
        </w:rPr>
        <w:t>"</w:t>
      </w:r>
      <w:r w:rsidR="00B433C9" w:rsidRPr="006E48C9">
        <w:rPr>
          <w:rStyle w:val="affff5"/>
          <w:rtl/>
        </w:rPr>
        <w:t>ע</w:t>
      </w:r>
      <w:r w:rsidR="00B433C9" w:rsidRPr="00B72493">
        <w:rPr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מייחסים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א</w:t>
      </w:r>
      <w:r w:rsidRPr="00D1637C">
        <w:rPr>
          <w:rFonts w:cs="PFT_Frank" w:hint="eastAsia"/>
          <w:b/>
          <w:bCs/>
          <w:szCs w:val="14"/>
          <w:rtl/>
        </w:rPr>
        <w:t>ליו</w:t>
      </w:r>
      <w:r>
        <w:rPr>
          <w:rFonts w:hint="cs"/>
          <w:rtl/>
        </w:rPr>
        <w:t>,</w:t>
      </w:r>
    </w:p>
    <w:p w14:paraId="372991A5" w14:textId="23BC9E44" w:rsidR="006E48C9" w:rsidRDefault="006E48C9" w:rsidP="00B72493">
      <w:pPr>
        <w:jc w:val="center"/>
        <w:rPr>
          <w:rtl/>
        </w:rPr>
      </w:pPr>
      <w:r w:rsidRPr="00B72493">
        <w:rPr>
          <w:rStyle w:val="affff5"/>
          <w:rFonts w:hint="eastAsia"/>
          <w:rtl/>
        </w:rPr>
        <w:t>וחלקו</w:t>
      </w:r>
      <w:r w:rsidRPr="00B72493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[</w:t>
      </w:r>
      <w:r w:rsidRPr="00B72493">
        <w:rPr>
          <w:rStyle w:val="affff5"/>
          <w:rFonts w:hint="eastAsia"/>
          <w:rtl/>
        </w:rPr>
        <w:t>רב</w:t>
      </w:r>
      <w:r w:rsidRPr="00B72493">
        <w:rPr>
          <w:rStyle w:val="affff5"/>
          <w:rtl/>
        </w:rPr>
        <w:t xml:space="preserve"> </w:t>
      </w:r>
      <w:r w:rsidRPr="00B72493">
        <w:rPr>
          <w:rStyle w:val="affff5"/>
          <w:rFonts w:hint="eastAsia"/>
          <w:rtl/>
        </w:rPr>
        <w:t>ושמואל</w:t>
      </w:r>
      <w:r>
        <w:rPr>
          <w:rStyle w:val="affff5"/>
          <w:rFonts w:hint="cs"/>
          <w:rtl/>
        </w:rPr>
        <w:t>]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B72493">
        <w:rPr>
          <w:rFonts w:hint="eastAsia"/>
          <w:rtl/>
        </w:rPr>
        <w:t>ב</w:t>
      </w:r>
      <w:r w:rsidR="00B433C9" w:rsidRPr="00D1637C">
        <w:rPr>
          <w:rFonts w:cs="PFT_Frank"/>
          <w:b/>
          <w:bCs/>
          <w:szCs w:val="14"/>
          <w:rtl/>
        </w:rPr>
        <w:t>ארוסה שעיברה</w:t>
      </w:r>
      <w:r>
        <w:rPr>
          <w:rFonts w:hint="cs"/>
          <w:rtl/>
        </w:rPr>
        <w:t>.</w:t>
      </w:r>
    </w:p>
    <w:p w14:paraId="76571787" w14:textId="47027A66" w:rsidR="00B433C9" w:rsidRPr="00D238B7" w:rsidRDefault="00B433C9" w:rsidP="00DA19F5">
      <w:pPr>
        <w:rPr>
          <w:rStyle w:val="affff5"/>
          <w:rtl/>
        </w:rPr>
      </w:pPr>
      <w:r w:rsidRPr="00DB4E65">
        <w:rPr>
          <w:rStyle w:val="affff5"/>
          <w:rtl/>
        </w:rPr>
        <w:t>רבא:</w:t>
      </w:r>
      <w:r w:rsidR="00733CCF" w:rsidRPr="00B72493">
        <w:rPr>
          <w:rStyle w:val="affff5"/>
          <w:rtl/>
        </w:rPr>
        <w:t xml:space="preserve"> מסתבר</w:t>
      </w:r>
      <w:r w:rsidRPr="00B72493">
        <w:rPr>
          <w:rStyle w:val="affff5"/>
          <w:rtl/>
        </w:rPr>
        <w:t xml:space="preserve"> </w:t>
      </w:r>
      <w:r w:rsidRPr="00DB4E65">
        <w:rPr>
          <w:rStyle w:val="affff5"/>
          <w:rtl/>
        </w:rPr>
        <w:t xml:space="preserve">דרב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בחשודה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6E48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רק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</w:t>
      </w:r>
      <w:r w:rsidR="006E48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העולם</w:t>
      </w:r>
      <w:r w:rsidR="00733CCF">
        <w:rPr>
          <w:rFonts w:ascii="FontbitDavid" w:hAnsi="FontbitDavid" w:hint="cs"/>
          <w:sz w:val="32"/>
          <w:rtl/>
        </w:rPr>
        <w:t>,</w:t>
      </w:r>
      <w:r w:rsidR="00DA19F5">
        <w:rPr>
          <w:rFonts w:hint="cs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אבל</w:t>
      </w:r>
      <w:r w:rsidRPr="006E48C9">
        <w:rPr>
          <w:rFonts w:ascii="FontbitDavid" w:hAnsi="FontbitDavid" w:hint="cs"/>
          <w:sz w:val="32"/>
          <w:rtl/>
        </w:rPr>
        <w:t xml:space="preserve"> </w:t>
      </w:r>
      <w:r w:rsidR="00942C8B">
        <w:rPr>
          <w:rFonts w:ascii="FontbitDavid" w:hAnsi="FontbitDavid" w:hint="cs"/>
          <w:sz w:val="32"/>
          <w:rtl/>
        </w:rPr>
        <w:t xml:space="preserve">חשודה </w:t>
      </w:r>
      <w:r w:rsidR="006E48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גם</w:t>
      </w:r>
      <w:r w:rsidR="006E48C9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ממנו</w:t>
      </w:r>
      <w:r w:rsidR="006E48C9" w:rsidRPr="00B72493">
        <w:rPr>
          <w:rStyle w:val="affff8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מייחסים א</w:t>
      </w:r>
      <w:r w:rsidR="006E48C9">
        <w:rPr>
          <w:rFonts w:ascii="FontbitDavid" w:hAnsi="FontbitDavid" w:hint="cs"/>
          <w:sz w:val="32"/>
          <w:rtl/>
        </w:rPr>
        <w:t>ליו</w:t>
      </w:r>
      <w:r w:rsidR="006E48C9">
        <w:rPr>
          <w:rStyle w:val="affff5"/>
          <w:rFonts w:hint="cs"/>
          <w:rtl/>
        </w:rPr>
        <w:t>.</w:t>
      </w:r>
    </w:p>
    <w:p w14:paraId="062E7FEC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D238B7">
        <w:rPr>
          <w:rStyle w:val="affff5"/>
          <w:rFonts w:hint="cs"/>
          <w:rtl/>
        </w:rPr>
        <w:t>ע.</w:t>
      </w:r>
    </w:p>
    <w:p w14:paraId="721DD616" w14:textId="504F7391" w:rsidR="00733CCF" w:rsidRDefault="006E48C9" w:rsidP="006E48C9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וראיה ממשנתינו</w:t>
      </w:r>
      <w:r w:rsidR="00B433C9" w:rsidRPr="00DB4E65">
        <w:rPr>
          <w:rStyle w:val="affff5"/>
          <w:rtl/>
        </w:rPr>
        <w:t>:</w:t>
      </w:r>
      <w:r w:rsidR="00733CCF">
        <w:rPr>
          <w:rFonts w:ascii="FontbitDavid" w:hAnsi="FontbitDavid"/>
          <w:sz w:val="32"/>
          <w:rtl/>
        </w:rPr>
        <w:t xml:space="preserve"> </w:t>
      </w:r>
      <w:r w:rsidR="00733CCF" w:rsidRPr="00D1637C">
        <w:rPr>
          <w:rFonts w:ascii="FontbitDavid" w:hAnsi="FontbitDavid" w:cs="PFT_Frank"/>
          <w:b/>
          <w:bCs/>
          <w:sz w:val="32"/>
          <w:szCs w:val="14"/>
          <w:rtl/>
        </w:rPr>
        <w:t>ילדה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-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תאכל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ולא ב</w:t>
      </w:r>
      <w:r w:rsidR="00B433C9" w:rsidRPr="00C35A2C">
        <w:rPr>
          <w:rFonts w:ascii="FontbitDavid" w:hAnsi="FontbitDavid" w:hint="cs"/>
          <w:sz w:val="32"/>
          <w:rtl/>
        </w:rPr>
        <w:t xml:space="preserve">חשודה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רק</w:t>
      </w:r>
      <w:r w:rsidR="00B433C9" w:rsidRPr="00C35A2C">
        <w:rPr>
          <w:rFonts w:ascii="FontbitDavid" w:hAnsi="FontbitDavid" w:hint="cs"/>
          <w:sz w:val="32"/>
          <w:rtl/>
        </w:rPr>
        <w:t xml:space="preserve"> ממנו </w:t>
      </w:r>
      <w:r>
        <w:rPr>
          <w:rFonts w:ascii="FontbitDavid" w:hAnsi="FontbitDavid" w:hint="cs"/>
          <w:sz w:val="32"/>
          <w:rtl/>
        </w:rPr>
        <w:t>דפשיטא!</w:t>
      </w:r>
    </w:p>
    <w:p w14:paraId="3BD5704C" w14:textId="36C1ADAA" w:rsidR="00B433C9" w:rsidRPr="009454E1" w:rsidRDefault="006E48C9" w:rsidP="009454E1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דחה</w:t>
      </w:r>
      <w:r w:rsidR="00733CCF">
        <w:rPr>
          <w:rStyle w:val="affff5"/>
          <w:rtl/>
        </w:rPr>
        <w:t xml:space="preserve"> אביי</w:t>
      </w:r>
      <w:r w:rsidR="00733CCF">
        <w:rPr>
          <w:rStyle w:val="affff5"/>
          <w:rFonts w:hint="cs"/>
          <w:rtl/>
        </w:rPr>
        <w:t>:</w:t>
      </w:r>
      <w:r w:rsidR="00B433C9" w:rsidRPr="00DB4E65">
        <w:rPr>
          <w:rStyle w:val="affff5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שמא</w:t>
      </w:r>
      <w:r w:rsidR="00B433C9" w:rsidRPr="00C35A2C">
        <w:rPr>
          <w:rFonts w:ascii="FontbitDavid" w:hAnsi="FontbitDavid" w:hint="cs"/>
          <w:sz w:val="32"/>
          <w:rtl/>
        </w:rPr>
        <w:t xml:space="preserve"> ממזר</w:t>
      </w:r>
      <w:r w:rsidR="00733CCF">
        <w:rPr>
          <w:rFonts w:ascii="FontbitDavid" w:hAnsi="FontbitDavid" w:hint="cs"/>
          <w:sz w:val="32"/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="00B433C9" w:rsidRPr="006E48C9">
        <w:rPr>
          <w:rStyle w:val="affff5"/>
          <w:rFonts w:hint="cs"/>
          <w:rtl/>
        </w:rPr>
        <w:t>ו</w:t>
      </w:r>
      <w:r w:rsidRPr="00B72493">
        <w:rPr>
          <w:rStyle w:val="affff5"/>
          <w:rFonts w:hint="eastAsia"/>
          <w:rtl/>
        </w:rPr>
        <w:t>משנתינו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כ</w:t>
      </w:r>
      <w:r w:rsidR="00B433C9" w:rsidRPr="00C35A2C">
        <w:rPr>
          <w:rFonts w:ascii="FontbitDavid" w:hAnsi="FontbitDavid" w:hint="cs"/>
          <w:sz w:val="32"/>
          <w:rtl/>
        </w:rPr>
        <w:t>שאינה חשודה כלל</w:t>
      </w:r>
      <w:r w:rsidRPr="00B72493">
        <w:rPr>
          <w:rStyle w:val="affff8"/>
          <w:rtl/>
        </w:rPr>
        <w:t xml:space="preserve"> [ובא עליה].</w:t>
      </w:r>
    </w:p>
    <w:p w14:paraId="0641ED61" w14:textId="179848CE" w:rsidR="00B433C9" w:rsidRPr="00C35A2C" w:rsidRDefault="00B433C9" w:rsidP="007C50EB">
      <w:pPr>
        <w:pStyle w:val="afff4"/>
        <w:rPr>
          <w:rtl/>
        </w:rPr>
      </w:pPr>
      <w:ins w:id="9914" w:author="מספור קטעי משנה" w:date="2026-10-06T06:45:58Z">
        <w:r>
          <w:rPr>
            <w:rStyle w:val="MisparKeta"/>
          </w:rPr>
          <w:t xml:space="preserve">א. </w:t>
        </w:r>
      </w:ins>
      <w:bookmarkStart w:id="805" w:name="_Toc119172970"/>
      <w:bookmarkStart w:id="806" w:name="_Toc119230064"/>
      <w:r w:rsidRPr="00C35A2C">
        <w:rPr>
          <w:rtl/>
        </w:rPr>
        <w:t>העבד</w:t>
      </w:r>
      <w:r w:rsidR="002206A9">
        <w:rPr>
          <w:rFonts w:hint="cs"/>
          <w:rtl/>
        </w:rPr>
        <w:t>..</w:t>
      </w:r>
      <w:r w:rsidRPr="00C35A2C">
        <w:rPr>
          <w:rtl/>
        </w:rPr>
        <w:t xml:space="preserve"> </w:t>
      </w:r>
      <w:r w:rsidR="002206A9">
        <w:rPr>
          <w:rFonts w:hint="cs"/>
          <w:rtl/>
        </w:rPr>
        <w:t xml:space="preserve">ואינו </w:t>
      </w:r>
      <w:r w:rsidRPr="00C35A2C">
        <w:rPr>
          <w:rtl/>
        </w:rPr>
        <w:t xml:space="preserve">פוסל משום </w:t>
      </w:r>
      <w:r w:rsidR="002206A9">
        <w:rPr>
          <w:rFonts w:hint="cs"/>
          <w:rtl/>
        </w:rPr>
        <w:t>זרע</w:t>
      </w:r>
      <w:r w:rsidRPr="00C35A2C">
        <w:rPr>
          <w:rtl/>
        </w:rPr>
        <w:t>.</w:t>
      </w:r>
      <w:r>
        <w:rPr>
          <w:rFonts w:hint="cs"/>
          <w:rtl/>
        </w:rPr>
        <w:t xml:space="preserve"> </w:t>
      </w:r>
      <w:r w:rsidR="002206A9">
        <w:rPr>
          <w:rStyle w:val="affff1"/>
          <w:rFonts w:hint="cs"/>
          <w:rtl/>
        </w:rPr>
        <w:t xml:space="preserve"> </w:t>
      </w:r>
      <w:r w:rsidRPr="00DB460E">
        <w:rPr>
          <w:rStyle w:val="affff1"/>
          <w:rFonts w:hint="cs"/>
          <w:rtl/>
        </w:rPr>
        <w:t>'</w:t>
      </w:r>
      <w:r w:rsidRPr="00DB460E">
        <w:rPr>
          <w:rStyle w:val="affff1"/>
          <w:rtl/>
        </w:rPr>
        <w:t xml:space="preserve">האשה וילדיה תהיה </w:t>
      </w:r>
      <w:r w:rsidR="002206A9">
        <w:rPr>
          <w:rStyle w:val="affff1"/>
          <w:rFonts w:hint="cs"/>
          <w:rtl/>
        </w:rPr>
        <w:t>לאדניה</w:t>
      </w:r>
      <w:r w:rsidRPr="00DB460E">
        <w:rPr>
          <w:rStyle w:val="affff1"/>
          <w:rtl/>
        </w:rPr>
        <w:t>.</w:t>
      </w:r>
      <w:bookmarkEnd w:id="805"/>
      <w:bookmarkEnd w:id="806"/>
    </w:p>
    <w:p w14:paraId="656C7946" w14:textId="4D48A3B0" w:rsidR="00B433C9" w:rsidRDefault="002206A9" w:rsidP="002206A9">
      <w:pPr>
        <w:rPr>
          <w:rFonts w:ascii="FontbitDavid" w:hAnsi="FontbitDavid"/>
          <w:sz w:val="32"/>
          <w:rtl/>
        </w:rPr>
      </w:pPr>
      <w:bookmarkStart w:id="807" w:name="_Toc119172971"/>
      <w:bookmarkStart w:id="808" w:name="_Toc119230065"/>
      <w:r>
        <w:rPr>
          <w:rStyle w:val="afff5"/>
          <w:rFonts w:hint="cs"/>
          <w:rtl/>
        </w:rPr>
        <w:t>מ</w:t>
      </w:r>
      <w:r w:rsidR="00B433C9" w:rsidRPr="00B72493">
        <w:rPr>
          <w:rStyle w:val="afff5"/>
          <w:rtl/>
        </w:rPr>
        <w:t>מזר פוסל ומאכי</w:t>
      </w:r>
      <w:r>
        <w:rPr>
          <w:rStyle w:val="afff5"/>
          <w:rFonts w:hint="cs"/>
          <w:rtl/>
        </w:rPr>
        <w:t>ל.</w:t>
      </w:r>
      <w:bookmarkEnd w:id="807"/>
      <w:bookmarkEnd w:id="808"/>
      <w:r w:rsidR="00B433C9" w:rsidRPr="00B72493">
        <w:rPr>
          <w:rtl/>
        </w:rPr>
        <w:t xml:space="preserve"> </w:t>
      </w:r>
      <w:r w:rsidR="00B433C9" w:rsidRPr="002206A9">
        <w:rPr>
          <w:rStyle w:val="affff1"/>
          <w:rFonts w:hint="cs"/>
          <w:rtl/>
        </w:rPr>
        <w:t>'</w:t>
      </w:r>
      <w:r w:rsidR="00B433C9" w:rsidRPr="002206A9">
        <w:rPr>
          <w:rStyle w:val="affff1"/>
          <w:rtl/>
        </w:rPr>
        <w:t>וזרע אין לה</w:t>
      </w:r>
      <w:r w:rsidR="00B433C9" w:rsidRPr="00041161"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 w:hint="cs"/>
          <w:sz w:val="32"/>
          <w:rtl/>
        </w:rPr>
        <w:t xml:space="preserve"> עיין עליה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אף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זרע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פסול</w:t>
      </w:r>
      <w:r>
        <w:rPr>
          <w:rFonts w:ascii="FontbitDavid" w:hAnsi="FontbitDavid" w:hint="cs"/>
          <w:sz w:val="32"/>
          <w:rtl/>
        </w:rPr>
        <w:t>.</w:t>
      </w:r>
    </w:p>
    <w:p w14:paraId="5B2F3F1B" w14:textId="513E0488" w:rsidR="002206A9" w:rsidRDefault="00AB7758" w:rsidP="00B72493">
      <w:pPr>
        <w:pStyle w:val="affff7"/>
        <w:ind w:left="1582"/>
        <w:rPr>
          <w:rtl/>
        </w:rPr>
      </w:pPr>
      <w:r>
        <w:rPr>
          <w:rFonts w:hint="cs"/>
          <w:rtl/>
        </w:rPr>
        <w:t xml:space="preserve">   </w:t>
      </w:r>
      <w:r w:rsidR="002206A9" w:rsidRPr="00A07384">
        <w:rPr>
          <w:rFonts w:cs="PFT_Frank" w:hint="eastAsia"/>
          <w:b/>
          <w:bCs/>
          <w:szCs w:val="10"/>
          <w:rtl/>
        </w:rPr>
        <w:t>וזרע</w:t>
      </w:r>
      <w:r w:rsidR="002206A9" w:rsidRPr="00A07384">
        <w:rPr>
          <w:rFonts w:cs="PFT_Frank"/>
          <w:b/>
          <w:bCs/>
          <w:szCs w:val="10"/>
          <w:rtl/>
        </w:rPr>
        <w:t xml:space="preserve"> </w:t>
      </w:r>
      <w:r w:rsidR="002206A9" w:rsidRPr="00A07384">
        <w:rPr>
          <w:rFonts w:cs="PFT_Frank" w:hint="eastAsia"/>
          <w:b/>
          <w:bCs/>
          <w:szCs w:val="10"/>
          <w:rtl/>
        </w:rPr>
        <w:t>זרעה</w:t>
      </w:r>
      <w:r w:rsidR="002206A9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2206A9">
        <w:rPr>
          <w:rFonts w:hint="cs"/>
          <w:rtl/>
        </w:rPr>
        <w:t>פשיטא דבני בנים כבנים.</w:t>
      </w:r>
    </w:p>
    <w:p w14:paraId="0D7566A6" w14:textId="26A9706A" w:rsidR="00B433C9" w:rsidRDefault="008525C7" w:rsidP="00B72493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וששנינו</w:t>
      </w:r>
      <w:r w:rsidR="00016887">
        <w:rPr>
          <w:rStyle w:val="affff5"/>
          <w:rFonts w:hint="cs"/>
          <w:rtl/>
        </w:rPr>
        <w:t>,</w:t>
      </w:r>
      <w:r>
        <w:rPr>
          <w:rStyle w:val="affff5"/>
          <w:rFonts w:hint="cs"/>
          <w:rtl/>
        </w:rPr>
        <w:t xml:space="preserve"> דמעבד וגוי </w:t>
      </w:r>
      <w:r w:rsidR="00016887">
        <w:rPr>
          <w:rStyle w:val="affff5"/>
          <w:rFonts w:hint="cs"/>
          <w:rtl/>
        </w:rPr>
        <w:t xml:space="preserve">הולד </w:t>
      </w:r>
      <w:r>
        <w:rPr>
          <w:rStyle w:val="affff5"/>
          <w:rFonts w:hint="cs"/>
          <w:rtl/>
        </w:rPr>
        <w:t>ממזר</w:t>
      </w:r>
      <w:r w:rsidR="00733CCF">
        <w:rPr>
          <w:rStyle w:val="affff5"/>
          <w:rFonts w:hint="cs"/>
          <w:rtl/>
        </w:rPr>
        <w:t>:</w:t>
      </w:r>
      <w:r w:rsidR="00B433C9" w:rsidRPr="00DB4E65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 xml:space="preserve">לכאורה </w:t>
      </w:r>
      <w:r w:rsidR="00B433C9" w:rsidRPr="00DB4E65">
        <w:rPr>
          <w:rStyle w:val="affff5"/>
          <w:rFonts w:hint="cs"/>
          <w:rtl/>
        </w:rPr>
        <w:t xml:space="preserve">כר''ע </w:t>
      </w:r>
      <w:r w:rsidR="00B433C9" w:rsidRPr="00C35A2C">
        <w:rPr>
          <w:rFonts w:ascii="FontbitDavid" w:hAnsi="FontbitDavid" w:hint="cs"/>
          <w:sz w:val="32"/>
          <w:rtl/>
        </w:rPr>
        <w:t>דיש ממזר מ</w:t>
      </w:r>
      <w:r>
        <w:rPr>
          <w:rFonts w:ascii="FontbitDavid" w:hAnsi="FontbitDavid" w:hint="cs"/>
          <w:sz w:val="32"/>
          <w:rtl/>
        </w:rPr>
        <w:t>לאוין,</w:t>
      </w:r>
    </w:p>
    <w:p w14:paraId="6188F990" w14:textId="4CB6911F" w:rsidR="00B433C9" w:rsidRPr="00C35A2C" w:rsidRDefault="008525C7" w:rsidP="00B72493">
      <w:pPr>
        <w:rPr>
          <w:rtl/>
        </w:rPr>
      </w:pPr>
      <w:r>
        <w:rPr>
          <w:rStyle w:val="affff5"/>
          <w:rFonts w:hint="cs"/>
          <w:rtl/>
        </w:rPr>
        <w:t xml:space="preserve">ודחה רי"ו: </w:t>
      </w:r>
      <w:r w:rsidR="00016887">
        <w:rPr>
          <w:rStyle w:val="affff5"/>
          <w:rtl/>
        </w:rPr>
        <w:tab/>
      </w:r>
      <w:r w:rsidR="00016887">
        <w:rPr>
          <w:rStyle w:val="affff5"/>
          <w:rFonts w:hint="cs"/>
          <w:rtl/>
        </w:rPr>
        <w:t xml:space="preserve">   </w:t>
      </w:r>
      <w:r>
        <w:rPr>
          <w:rStyle w:val="affff5"/>
          <w:rFonts w:hint="cs"/>
          <w:rtl/>
        </w:rPr>
        <w:t>ד</w:t>
      </w:r>
      <w:r w:rsidR="00B433C9" w:rsidRPr="00DB4E65">
        <w:rPr>
          <w:rStyle w:val="affff5"/>
          <w:rFonts w:hint="cs"/>
          <w:rtl/>
        </w:rPr>
        <w:t>מודו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B4E65">
        <w:rPr>
          <w:rStyle w:val="affff5"/>
          <w:rFonts w:hint="cs"/>
          <w:rtl/>
        </w:rPr>
        <w:t>רבנן</w:t>
      </w:r>
      <w:r w:rsidR="00B433C9" w:rsidRPr="00C35A2C">
        <w:rPr>
          <w:rFonts w:ascii="FontbitDavid" w:hAnsi="FontbitDavid" w:hint="cs"/>
          <w:sz w:val="32"/>
          <w:rtl/>
        </w:rPr>
        <w:t xml:space="preserve"> ב</w:t>
      </w:r>
      <w:r>
        <w:rPr>
          <w:rFonts w:ascii="FontbitDavid" w:hAnsi="FontbitDavid" w:hint="cs"/>
          <w:sz w:val="32"/>
          <w:rtl/>
        </w:rPr>
        <w:t xml:space="preserve">גוי </w:t>
      </w:r>
      <w:r w:rsidR="00B433C9" w:rsidRPr="00C35A2C">
        <w:rPr>
          <w:rFonts w:ascii="FontbitDavid" w:hAnsi="FontbitDavid" w:hint="cs"/>
          <w:sz w:val="32"/>
          <w:rtl/>
        </w:rPr>
        <w:t>ועבד על בת ישראל הולד ממזר</w:t>
      </w:r>
      <w:r>
        <w:rPr>
          <w:rFonts w:ascii="FontbitDavid" w:hAnsi="FontbitDavid" w:hint="cs"/>
          <w:sz w:val="32"/>
          <w:rtl/>
        </w:rPr>
        <w:t>.</w:t>
      </w:r>
    </w:p>
    <w:p w14:paraId="5EDAE865" w14:textId="28022B49" w:rsidR="00B433C9" w:rsidRPr="00C35A2C" w:rsidRDefault="00B433C9" w:rsidP="007C50EB">
      <w:pPr>
        <w:pStyle w:val="afff4"/>
        <w:rPr>
          <w:b/>
          <w:rtl/>
        </w:rPr>
      </w:pPr>
      <w:ins w:id="9915" w:author="מספור קטעי משנה" w:date="2026-10-06T06:45:58Z">
        <w:r>
          <w:rPr>
            <w:rStyle w:val="MisparKeta"/>
          </w:rPr>
          <w:t xml:space="preserve">ג. </w:t>
        </w:r>
      </w:ins>
      <w:bookmarkStart w:id="809" w:name="_Toc119172972"/>
      <w:bookmarkStart w:id="810" w:name="_Toc119230066"/>
      <w:r w:rsidRPr="00C35A2C">
        <w:rPr>
          <w:rtl/>
        </w:rPr>
        <w:t>כ</w:t>
      </w:r>
      <w:r w:rsidR="008525C7">
        <w:rPr>
          <w:rFonts w:hint="cs"/>
          <w:rtl/>
        </w:rPr>
        <w:t>ה</w:t>
      </w:r>
      <w:r w:rsidRPr="00C35A2C">
        <w:rPr>
          <w:rtl/>
        </w:rPr>
        <w:t>"ג פעמים שפוסל.</w:t>
      </w:r>
      <w:bookmarkEnd w:id="809"/>
      <w:bookmarkEnd w:id="810"/>
    </w:p>
    <w:p w14:paraId="0F1257CA" w14:textId="1912EE90" w:rsidR="00B433C9" w:rsidRDefault="00B433C9" w:rsidP="00B55EDF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הריני</w:t>
      </w:r>
      <w:r w:rsidRPr="00C35A2C">
        <w:rPr>
          <w:rtl/>
        </w:rPr>
        <w:t xml:space="preserve"> כפרת בן בתי </w:t>
      </w:r>
      <w:r w:rsidR="008525C7">
        <w:rPr>
          <w:rFonts w:hint="cs"/>
          <w:rtl/>
        </w:rPr>
        <w:t>'</w:t>
      </w:r>
      <w:r w:rsidRPr="00C35A2C">
        <w:rPr>
          <w:rtl/>
        </w:rPr>
        <w:t>כוזא</w:t>
      </w:r>
      <w:r w:rsidR="008525C7">
        <w:rPr>
          <w:rFonts w:hint="cs"/>
          <w:rtl/>
        </w:rPr>
        <w:t>'</w:t>
      </w:r>
      <w:r>
        <w:rPr>
          <w:rFonts w:hint="cs"/>
          <w:rtl/>
        </w:rPr>
        <w:t xml:space="preserve"> </w:t>
      </w:r>
      <w:r w:rsidRPr="00733CCF">
        <w:rPr>
          <w:rStyle w:val="affff8"/>
          <w:rFonts w:hint="cs"/>
          <w:rtl/>
        </w:rPr>
        <w:t>[ממזר]</w:t>
      </w:r>
      <w:r w:rsidRPr="00C35A2C">
        <w:rPr>
          <w:rtl/>
        </w:rPr>
        <w:t xml:space="preserve"> שמאכילני בתרומה, </w:t>
      </w:r>
    </w:p>
    <w:p w14:paraId="4DBEA5D7" w14:textId="3E995F4C" w:rsidR="00B433C9" w:rsidRPr="00C35A2C" w:rsidRDefault="00B433C9" w:rsidP="007C50EB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ואיני</w:t>
      </w:r>
      <w:r w:rsidRPr="00C35A2C">
        <w:rPr>
          <w:rtl/>
        </w:rPr>
        <w:t xml:space="preserve"> כפרת בן בתי </w:t>
      </w:r>
      <w:r w:rsidR="008525C7">
        <w:rPr>
          <w:rFonts w:hint="cs"/>
          <w:rtl/>
        </w:rPr>
        <w:t>'</w:t>
      </w:r>
      <w:r w:rsidRPr="00C35A2C">
        <w:rPr>
          <w:rtl/>
        </w:rPr>
        <w:t>כדא</w:t>
      </w:r>
      <w:r w:rsidR="008525C7">
        <w:rPr>
          <w:rFonts w:hint="cs"/>
          <w:rtl/>
        </w:rPr>
        <w:t>'</w:t>
      </w:r>
      <w:r w:rsidRPr="00C35A2C">
        <w:rPr>
          <w:rtl/>
        </w:rPr>
        <w:t xml:space="preserve"> </w:t>
      </w:r>
      <w:r w:rsidRPr="00733CCF">
        <w:rPr>
          <w:rStyle w:val="affff8"/>
          <w:rFonts w:hint="cs"/>
          <w:rtl/>
        </w:rPr>
        <w:t>[כה</w:t>
      </w:r>
      <w:r w:rsidRPr="00733CCF">
        <w:rPr>
          <w:rStyle w:val="affff8"/>
          <w:rtl/>
        </w:rPr>
        <w:t>"</w:t>
      </w:r>
      <w:r w:rsidRPr="00733CCF">
        <w:rPr>
          <w:rStyle w:val="affff8"/>
          <w:rFonts w:hint="cs"/>
          <w:rtl/>
        </w:rPr>
        <w:t xml:space="preserve">ג] </w:t>
      </w:r>
      <w:r w:rsidRPr="00C35A2C">
        <w:rPr>
          <w:rtl/>
        </w:rPr>
        <w:t>שפוסלני מן התרומה.</w:t>
      </w:r>
    </w:p>
    <w:p w14:paraId="12C7565F" w14:textId="0656C56F" w:rsidR="00B433C9" w:rsidRPr="00F97732" w:rsidRDefault="00B433C9" w:rsidP="00B72493">
      <w:pPr>
        <w:pStyle w:val="Hadran"/>
        <w:jc w:val="center"/>
        <w:rPr>
          <w:rtl/>
        </w:rPr>
        <w:pPrChange w:id="91011" w:author="Claude" w:date="2026-10-08T08:35:05Z">
          <w:pPr>
            <w:pStyle w:val="afff2"/>
            <w:jc w:val="center"/>
            <w:rPr>
              <w:rtl/>
            </w:rPr>
          </w:pPr>
        </w:pPrChange>
      </w:pPr>
      <w:r w:rsidRPr="00F97732">
        <w:rPr>
          <w:rtl/>
        </w:rPr>
        <w:lastRenderedPageBreak/>
        <w:t>הדרן עלך אלמנה.</w:t>
      </w:r>
      <w:r w:rsidR="00016887" w:rsidRPr="00F97732" w:rsidDel="00016887">
        <w:rPr>
          <w:rtl/>
        </w:rPr>
        <w:t xml:space="preserve"> </w:t>
      </w:r>
    </w:p>
    <w:p w14:paraId="06B271DF" w14:textId="49E0F2DD" w:rsidR="00B433C9" w:rsidRPr="00C35A2C" w:rsidRDefault="00B433C9" w:rsidP="00B72493">
      <w:pPr>
        <w:pStyle w:val="afff2"/>
        <w:bidi w:val="0"/>
        <w:rPr>
          <w:rFonts w:ascii="FontbitDavid" w:hAnsi="FontbitDavid"/>
          <w:sz w:val="32"/>
        </w:rPr>
      </w:pPr>
    </w:p>
    <w:p w14:paraId="06C7213A" w14:textId="77777777" w:rsidR="00B433C9" w:rsidRDefault="00B433C9" w:rsidP="007C50EB">
      <w:pPr>
        <w:pStyle w:val="aff9"/>
        <w:framePr w:wrap="around"/>
        <w:spacing w:line="276" w:lineRule="auto"/>
        <w:rPr>
          <w:del w:id="41091" w:author="Claude" w:date="2026-10-07T09:24:50Z"/>
          <w:rtl/>
        </w:rPr>
      </w:pPr>
      <w:del w:id="41089" w:author="Claude" w:date="2026-10-07T09:24:50Z">
        <w:r w:rsidRPr="00C35A2C">
          <w:rPr>
            <w:rtl/>
          </w:rPr>
          <w:lastRenderedPageBreak/>
          <w:delText xml:space="preserve">פרק </w:delText>
        </w:r>
      </w:del>
      <w:del w:id="41090" w:author="Claude" w:date="2026-10-07T09:24:50Z">
        <w:r w:rsidRPr="00C35A2C">
          <w:rPr>
            <w:rFonts w:hint="cs"/>
            <w:rtl/>
          </w:rPr>
          <w:delText xml:space="preserve">שמיני</w:delText>
        </w:r>
      </w:del>
    </w:p>
    <w:p w14:paraId="20525DCD" w14:textId="77777777" w:rsidR="00B433C9" w:rsidRDefault="00B433C9" w:rsidP="007C50EB">
      <w:pPr>
        <w:pStyle w:val="affa"/>
        <w:framePr w:wrap="around"/>
        <w:spacing w:line="276" w:lineRule="auto"/>
        <w:rPr>
          <w:del w:id="41093" w:author="Claude" w:date="2026-10-07T09:24:50Z"/>
          <w:rtl/>
        </w:rPr>
      </w:pPr>
      <w:del w:id="41092" w:author="Claude" w:date="2026-10-07T09:24:50Z">
        <w:r w:rsidRPr="00C35A2C">
          <w:rPr>
            <w:rtl/>
          </w:rPr>
          <w:delText xml:space="preserve">הערל</w:delText>
        </w:r>
      </w:del>
    </w:p>
    <w:p w14:paraId="12E55000" w14:textId="77777777" w:rsidR="00B433C9" w:rsidRDefault="00B433C9" w:rsidP="007C50EB">
      <w:pPr>
        <w:pStyle w:val="affb"/>
        <w:framePr w:wrap="around"/>
        <w:spacing w:after="0" w:line="276" w:lineRule="auto"/>
        <w:rPr>
          <w:rtl/>
        </w:rPr>
      </w:pPr>
      <w:r>
        <w:rPr>
          <w:rFonts w:hint="cs"/>
          <w:b/>
          <w:bCs/>
          <w:rtl/>
        </w:rPr>
        <w:t>(</w:t>
      </w:r>
      <w:r w:rsidRPr="00C35A2C">
        <w:rPr>
          <w:rFonts w:hint="cs"/>
          <w:b/>
          <w:bCs/>
          <w:rtl/>
        </w:rPr>
        <w:t>ע.</w:t>
      </w:r>
      <w:r w:rsidRPr="00C35A2C">
        <w:rPr>
          <w:rFonts w:hint="cs"/>
          <w:rtl/>
        </w:rPr>
        <w:t>- פד.</w:t>
      </w:r>
      <w:r>
        <w:rPr>
          <w:rFonts w:hint="cs"/>
          <w:rtl/>
        </w:rPr>
        <w:t>)</w:t>
      </w:r>
    </w:p>
    <w:p>
      <w:pPr>
        <w:pStyle w:val="PetichatPerek"/>
        <w:rPr>
          <w:ins w:id="41088" w:author="Claude" w:date="2026-10-07T09:24:50Z"/>
        </w:rPr>
      </w:pPr>
      <w:ins w:id="41087" w:author="Claude" w:date="2026-10-07T09:24:50Z">
        <w:r>
          <w:rPr>
            <w:rtl/>
          </w:rPr>
          <w:t xml:space="preserve">פרק שמיני</w:t>
        </w:r>
        <w:r>
          <w:rPr>
            <w:rtl/>
          </w:rPr>
          <w:t xml:space="preserve"> - </w:t>
        </w:r>
        <w:r>
          <w:rPr>
            <w:rtl/>
          </w:rPr>
          <w:t xml:space="preserve">הערל</w:t>
        </w:r>
      </w:ins>
    </w:p>
    <w:p>
      <w:pPr>
        <w:pStyle w:val="MishnaBatzad"/>
        <w:rPr>
          <w:ins w:id="20523" w:author="קלוד" w:date="2026-10-06T10:10:48Z"/>
        </w:rPr>
      </w:pPr>
      <w:ins w:id="20522" w:author="קלוד" w:date="2026-10-06T10:10:48Z">
        <w:r>
          <w:t xml:space="preserve">משנה א</w:t>
        </w:r>
      </w:ins>
    </w:p>
    <w:p w14:paraId="1F9A2B67" w14:textId="77777777" w:rsidR="008525C7" w:rsidRDefault="00B433C9" w:rsidP="008525C7">
      <w:pPr>
        <w:pStyle w:val="affc"/>
        <w:rPr>
          <w:rtl/>
        </w:rPr>
      </w:pPr>
      <w:bookmarkStart w:id="811" w:name="_Toc119172973"/>
      <w:bookmarkStart w:id="812" w:name="_Toc119230067"/>
      <w:r w:rsidRPr="00560C20">
        <w:rPr>
          <w:rStyle w:val="affffc"/>
          <w:rtl/>
        </w:rPr>
        <w:t>הערל וכל הטמאים</w:t>
      </w:r>
      <w:bookmarkEnd w:id="811"/>
      <w:bookmarkEnd w:id="812"/>
      <w:r w:rsidRPr="00560C20">
        <w:rPr>
          <w:rStyle w:val="affffc"/>
          <w:rtl/>
        </w:rPr>
        <w:t xml:space="preserve"> </w:t>
      </w:r>
      <w:r w:rsidRPr="00C35A2C">
        <w:rPr>
          <w:rtl/>
        </w:rPr>
        <w:t xml:space="preserve">- לא יאכלו בתרומה, </w:t>
      </w:r>
    </w:p>
    <w:p w14:paraId="257AD933" w14:textId="700AB53A" w:rsidR="00B433C9" w:rsidRPr="00C35A2C" w:rsidRDefault="00B433C9" w:rsidP="008525C7">
      <w:pPr>
        <w:pStyle w:val="affc"/>
        <w:rPr>
          <w:rtl/>
        </w:rPr>
      </w:pPr>
      <w:bookmarkStart w:id="813" w:name="_Toc119172974"/>
      <w:bookmarkStart w:id="814" w:name="_Toc119230068"/>
      <w:r w:rsidRPr="00560C20">
        <w:rPr>
          <w:rStyle w:val="affffc"/>
          <w:rtl/>
        </w:rPr>
        <w:t>נשיהן ועבדיהן</w:t>
      </w:r>
      <w:bookmarkEnd w:id="813"/>
      <w:bookmarkEnd w:id="814"/>
      <w:r w:rsidR="008525C7">
        <w:rPr>
          <w:rFonts w:hint="cs"/>
          <w:rtl/>
        </w:rPr>
        <w:t xml:space="preserve"> -</w:t>
      </w:r>
      <w:r w:rsidRPr="00C35A2C">
        <w:rPr>
          <w:rtl/>
        </w:rPr>
        <w:t xml:space="preserve"> </w:t>
      </w:r>
      <w:r w:rsidR="0042221B">
        <w:rPr>
          <w:rFonts w:hint="cs"/>
          <w:rtl/>
        </w:rPr>
        <w:t>י</w:t>
      </w:r>
      <w:r w:rsidRPr="00C35A2C">
        <w:rPr>
          <w:rtl/>
        </w:rPr>
        <w:t>אכלו.</w:t>
      </w:r>
    </w:p>
    <w:p w14:paraId="52194B0C" w14:textId="1114A98C" w:rsidR="008525C7" w:rsidRDefault="00B433C9" w:rsidP="008525C7">
      <w:pPr>
        <w:pStyle w:val="affc"/>
        <w:rPr>
          <w:rtl/>
        </w:rPr>
      </w:pPr>
      <w:bookmarkStart w:id="815" w:name="_Toc119172975"/>
      <w:bookmarkStart w:id="816" w:name="_Toc119230069"/>
      <w:r w:rsidRPr="00560C20">
        <w:rPr>
          <w:rStyle w:val="affffc"/>
          <w:rtl/>
        </w:rPr>
        <w:t>פצוע דכא וכרות שפכה</w:t>
      </w:r>
      <w:bookmarkEnd w:id="815"/>
      <w:bookmarkEnd w:id="816"/>
      <w:r w:rsidRPr="00C35A2C">
        <w:rPr>
          <w:rtl/>
        </w:rPr>
        <w:t xml:space="preserve"> - הן ועבדיהן יאכלו, ונשיהן לא, </w:t>
      </w:r>
    </w:p>
    <w:p w14:paraId="7E72194B" w14:textId="51F4B1B2" w:rsidR="00B433C9" w:rsidRPr="00C35A2C" w:rsidRDefault="00560C20" w:rsidP="008525C7">
      <w:pPr>
        <w:pStyle w:val="affc"/>
        <w:rPr>
          <w:rtl/>
        </w:rPr>
      </w:pPr>
      <w:r>
        <w:rPr>
          <w:rFonts w:hint="cs"/>
          <w:rtl/>
        </w:rPr>
        <w:t xml:space="preserve">     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B433C9" w:rsidRPr="00C35A2C">
        <w:rPr>
          <w:rtl/>
        </w:rPr>
        <w:t>ואם לא ידעה משנעשה פצוע דכא</w:t>
      </w:r>
      <w:r w:rsidR="008525C7">
        <w:rPr>
          <w:rFonts w:hint="cs"/>
          <w:rtl/>
        </w:rPr>
        <w:t>..</w:t>
      </w:r>
      <w:r w:rsidR="00B433C9" w:rsidRPr="00C35A2C">
        <w:rPr>
          <w:rtl/>
        </w:rPr>
        <w:t xml:space="preserve"> - יאכלו.</w:t>
      </w:r>
    </w:p>
    <w:p w14:paraId="7A413F90" w14:textId="3CECDCDA" w:rsidR="00B433C9" w:rsidRPr="00C35A2C" w:rsidRDefault="00B433C9" w:rsidP="007C50EB">
      <w:pPr>
        <w:pStyle w:val="affc"/>
        <w:rPr>
          <w:rtl/>
        </w:rPr>
      </w:pPr>
      <w:bookmarkStart w:id="817" w:name="_Toc119172976"/>
      <w:bookmarkStart w:id="818" w:name="_Toc119230070"/>
      <w:r w:rsidRPr="00560C20">
        <w:rPr>
          <w:rStyle w:val="affffc"/>
          <w:rtl/>
        </w:rPr>
        <w:t>איזהו פצוע דכא?</w:t>
      </w:r>
      <w:bookmarkEnd w:id="817"/>
      <w:bookmarkEnd w:id="818"/>
      <w:r w:rsidRPr="00C35A2C">
        <w:rPr>
          <w:rtl/>
        </w:rPr>
        <w:t xml:space="preserve"> שנפצעו הביצים שלו, </w:t>
      </w:r>
      <w:r w:rsidR="00A63FED">
        <w:rPr>
          <w:rtl/>
        </w:rPr>
        <w:t>וא</w:t>
      </w:r>
      <w:r w:rsidR="008525C7">
        <w:rPr>
          <w:rFonts w:hint="cs"/>
          <w:rtl/>
        </w:rPr>
        <w:t>פי'</w:t>
      </w:r>
      <w:r w:rsidRPr="00C35A2C">
        <w:rPr>
          <w:rtl/>
        </w:rPr>
        <w:t xml:space="preserve"> אחת מהן</w:t>
      </w:r>
      <w:r w:rsidR="008525C7">
        <w:rPr>
          <w:rFonts w:hint="cs"/>
          <w:rtl/>
        </w:rPr>
        <w:t>,</w:t>
      </w:r>
    </w:p>
    <w:p w14:paraId="427CD3AA" w14:textId="01AB30E9" w:rsidR="00B433C9" w:rsidRPr="00C35A2C" w:rsidRDefault="00B433C9" w:rsidP="00B72493">
      <w:pPr>
        <w:pStyle w:val="affc"/>
        <w:rPr>
          <w:rtl/>
        </w:rPr>
      </w:pPr>
      <w:bookmarkStart w:id="819" w:name="_Toc119172977"/>
      <w:bookmarkStart w:id="820" w:name="_Toc119230071"/>
      <w:r w:rsidRPr="00560C20">
        <w:rPr>
          <w:rStyle w:val="affffc"/>
          <w:rtl/>
        </w:rPr>
        <w:t>וכרות שפכה?</w:t>
      </w:r>
      <w:bookmarkEnd w:id="819"/>
      <w:bookmarkEnd w:id="820"/>
      <w:r w:rsidRPr="00C35A2C">
        <w:rPr>
          <w:rtl/>
        </w:rPr>
        <w:t xml:space="preserve"> שנכרת הגיד, </w:t>
      </w:r>
      <w:r w:rsidRPr="00B72493">
        <w:rPr>
          <w:rStyle w:val="HesberMishna"/>
          <w:rtl/>
          <w:rPrChange w:id="20147" w:author="קלוד" w:date="2026-10-06T10:10:48Z">
            <w:rPr>
              <w:rStyle w:val="affff8"/>
              <w:rtl/>
            </w:rPr>
          </w:rPrChange>
        </w:rPr>
        <w:t>נש</w:t>
      </w:r>
      <w:r w:rsidR="008525C7">
        <w:rPr>
          <w:rStyle w:val="HesberMishna"/>
          <w:rFonts w:hint="cs"/>
          <w:rtl/>
          <w:rPrChange w:id="20148" w:author="קלוד" w:date="2026-10-06T10:10:48Z">
            <w:rPr>
              <w:rStyle w:val="affff8"/>
              <w:rFonts w:hint="cs"/>
              <w:rtl/>
            </w:rPr>
          </w:rPrChange>
        </w:rPr>
        <w:t>א</w:t>
      </w:r>
      <w:r w:rsidRPr="00B72493">
        <w:rPr>
          <w:rStyle w:val="HesberMishna"/>
          <w:rtl/>
          <w:rPrChange w:id="20149" w:author="קלוד" w:date="2026-10-06T10:10:48Z">
            <w:rPr>
              <w:rStyle w:val="affff8"/>
              <w:rtl/>
            </w:rPr>
          </w:rPrChange>
        </w:rPr>
        <w:t>ר מ</w:t>
      </w:r>
      <w:r w:rsidR="008525C7">
        <w:rPr>
          <w:rStyle w:val="HesberMishna"/>
          <w:rFonts w:hint="cs"/>
          <w:rtl/>
          <w:rPrChange w:id="20150" w:author="קלוד" w:date="2026-10-06T10:10:48Z">
            <w:rPr>
              <w:rStyle w:val="affff8"/>
              <w:rFonts w:hint="cs"/>
              <w:rtl/>
            </w:rPr>
          </w:rPrChange>
        </w:rPr>
        <w:t>ה</w:t>
      </w:r>
      <w:r w:rsidRPr="00B72493">
        <w:rPr>
          <w:rStyle w:val="HesberMishna"/>
          <w:rtl/>
          <w:rPrChange w:id="20151" w:author="קלוד" w:date="2026-10-06T10:10:48Z">
            <w:rPr>
              <w:rStyle w:val="affff8"/>
              <w:rtl/>
            </w:rPr>
          </w:rPrChange>
        </w:rPr>
        <w:t>עטרה כחוט השערה</w:t>
      </w:r>
      <w:r w:rsidR="008525C7">
        <w:rPr>
          <w:rStyle w:val="HesberMishna"/>
          <w:rFonts w:hint="cs"/>
          <w:rtl/>
          <w:rPrChange w:id="20152" w:author="קלוד" w:date="2026-10-06T10:10:48Z">
            <w:rPr>
              <w:rStyle w:val="affff8"/>
              <w:rFonts w:hint="cs"/>
              <w:rtl/>
            </w:rPr>
          </w:rPrChange>
        </w:rPr>
        <w:t>-</w:t>
      </w:r>
      <w:r w:rsidRPr="00B72493">
        <w:rPr>
          <w:rStyle w:val="HesberMishna"/>
          <w:rtl/>
          <w:rPrChange w:id="20153" w:author="קלוד" w:date="2026-10-06T10:10:48Z">
            <w:rPr>
              <w:rStyle w:val="affff8"/>
              <w:rtl/>
            </w:rPr>
          </w:rPrChange>
        </w:rPr>
        <w:t xml:space="preserve"> כשר.</w:t>
      </w:r>
    </w:p>
    <w:p w14:paraId="49D10683" w14:textId="1DC3EEE4" w:rsidR="00B433C9" w:rsidRPr="00B72493" w:rsidRDefault="00B433C9" w:rsidP="00615A60">
      <w:pPr>
        <w:pStyle w:val="affff2"/>
        <w:rPr>
          <w:rtl/>
        </w:rPr>
      </w:pPr>
      <w:bookmarkStart w:id="821" w:name="_Toc119172978"/>
      <w:bookmarkStart w:id="822" w:name="_Toc119230072"/>
      <w:r w:rsidRPr="00B72493">
        <w:rPr>
          <w:rtl/>
        </w:rPr>
        <w:t>מנין ל</w:t>
      </w:r>
      <w:r w:rsidR="00016887">
        <w:rPr>
          <w:rFonts w:hint="cs"/>
          <w:rtl/>
        </w:rPr>
        <w:t>'</w:t>
      </w:r>
      <w:r w:rsidRPr="00B72493">
        <w:rPr>
          <w:rtl/>
        </w:rPr>
        <w:t>ערל</w:t>
      </w:r>
      <w:r w:rsidR="00016887">
        <w:rPr>
          <w:rFonts w:hint="cs"/>
          <w:rtl/>
        </w:rPr>
        <w:t>'</w:t>
      </w:r>
      <w:r w:rsidRPr="00B72493">
        <w:rPr>
          <w:rtl/>
        </w:rPr>
        <w:t xml:space="preserve"> שאין אוכל בתרומה?</w:t>
      </w:r>
      <w:bookmarkEnd w:id="821"/>
      <w:bookmarkEnd w:id="822"/>
    </w:p>
    <w:p w14:paraId="7A32F09E" w14:textId="43299CA9" w:rsidR="008525C7" w:rsidRDefault="008525C7" w:rsidP="007C50EB">
      <w:pPr>
        <w:rPr>
          <w:rFonts w:ascii="FontbitDavid" w:hAnsi="FontbitDavid"/>
          <w:sz w:val="32"/>
          <w:rtl/>
        </w:rPr>
      </w:pPr>
      <w:r w:rsidRPr="00B72493">
        <w:rPr>
          <w:rStyle w:val="affff5"/>
          <w:rFonts w:hint="eastAsia"/>
          <w:rtl/>
        </w:rPr>
        <w:t>לר</w:t>
      </w:r>
      <w:r w:rsidRPr="00B72493">
        <w:rPr>
          <w:rStyle w:val="affff5"/>
          <w:rtl/>
        </w:rPr>
        <w:t xml:space="preserve">' </w:t>
      </w:r>
      <w:r w:rsidRPr="00B72493">
        <w:rPr>
          <w:rStyle w:val="affff5"/>
          <w:rFonts w:hint="eastAsia"/>
          <w:rtl/>
        </w:rPr>
        <w:t>אליעזר</w:t>
      </w:r>
      <w:r w:rsidRPr="00B72493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B72493">
        <w:rPr>
          <w:rStyle w:val="affff1"/>
          <w:rtl/>
        </w:rPr>
        <w:t>מ</w:t>
      </w:r>
      <w:r w:rsidRPr="00B72493">
        <w:rPr>
          <w:rStyle w:val="affff1"/>
          <w:rtl/>
        </w:rPr>
        <w:t>'</w:t>
      </w:r>
      <w:r w:rsidR="00B433C9" w:rsidRPr="00B72493">
        <w:rPr>
          <w:rStyle w:val="affff1"/>
          <w:rtl/>
        </w:rPr>
        <w:t>תושב ושכיר</w:t>
      </w:r>
      <w:r w:rsidRPr="00B72493">
        <w:rPr>
          <w:rStyle w:val="affff1"/>
          <w:rtl/>
        </w:rPr>
        <w:t>'</w:t>
      </w:r>
      <w:r w:rsidR="00B433C9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B433C9">
        <w:rPr>
          <w:rFonts w:ascii="FontbitDavid" w:hAnsi="FontbitDavid"/>
          <w:sz w:val="32"/>
          <w:rtl/>
        </w:rPr>
        <w:t>בפסח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 xml:space="preserve">ערל אסור </w:t>
      </w:r>
      <w:r w:rsidR="00B433C9">
        <w:rPr>
          <w:rFonts w:ascii="FontbitDavid" w:hAnsi="FontbitDavid"/>
          <w:sz w:val="32"/>
          <w:rtl/>
        </w:rPr>
        <w:t xml:space="preserve">בו, </w:t>
      </w:r>
    </w:p>
    <w:p w14:paraId="72F39CB0" w14:textId="7965B0E1" w:rsidR="00B433C9" w:rsidRPr="00C35A2C" w:rsidRDefault="00B433C9" w:rsidP="00B72493">
      <w:pPr>
        <w:ind w:left="452" w:firstLine="113"/>
        <w:rPr>
          <w:rFonts w:ascii="FontbitDavid" w:hAnsi="FontbitDavid"/>
          <w:sz w:val="32"/>
          <w:rtl/>
        </w:rPr>
      </w:pPr>
      <w:r>
        <w:rPr>
          <w:rFonts w:ascii="FontbitDavid" w:hAnsi="FontbitDavid"/>
          <w:sz w:val="32"/>
          <w:rtl/>
        </w:rPr>
        <w:t xml:space="preserve">אף </w:t>
      </w:r>
      <w:r w:rsidR="008525C7" w:rsidRPr="00B72493">
        <w:rPr>
          <w:rStyle w:val="affff1"/>
          <w:rtl/>
        </w:rPr>
        <w:t>'</w:t>
      </w:r>
      <w:r w:rsidRPr="00B72493">
        <w:rPr>
          <w:rStyle w:val="affff1"/>
          <w:rtl/>
        </w:rPr>
        <w:t>תושב ושכיר</w:t>
      </w:r>
      <w:r w:rsidR="008525C7" w:rsidRPr="00B72493">
        <w:rPr>
          <w:rStyle w:val="affff1"/>
          <w:rtl/>
        </w:rPr>
        <w:t>'</w:t>
      </w:r>
      <w:r>
        <w:rPr>
          <w:rFonts w:ascii="FontbitDavid" w:hAnsi="FontbitDavid"/>
          <w:sz w:val="32"/>
          <w:rtl/>
        </w:rPr>
        <w:t xml:space="preserve"> </w:t>
      </w:r>
      <w:r w:rsidR="008525C7">
        <w:rPr>
          <w:rFonts w:ascii="FontbitDavid" w:hAnsi="FontbitDavid" w:hint="cs"/>
          <w:sz w:val="32"/>
          <w:rtl/>
        </w:rPr>
        <w:t>ש</w:t>
      </w:r>
      <w:r>
        <w:rPr>
          <w:rFonts w:ascii="FontbitDavid" w:hAnsi="FontbitDavid"/>
          <w:sz w:val="32"/>
          <w:rtl/>
        </w:rPr>
        <w:t>בתרומה</w:t>
      </w:r>
      <w:r w:rsidR="008525C7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ערל אסור בו</w:t>
      </w:r>
      <w:r w:rsidR="008525C7">
        <w:rPr>
          <w:rFonts w:ascii="FontbitDavid" w:hAnsi="FontbitDavid" w:hint="cs"/>
          <w:sz w:val="32"/>
          <w:rtl/>
        </w:rPr>
        <w:t>.</w:t>
      </w:r>
    </w:p>
    <w:p w14:paraId="695249C5" w14:textId="1454C632" w:rsidR="00636D10" w:rsidRPr="00F4042D" w:rsidRDefault="008525C7" w:rsidP="00F4042D">
      <w:pPr>
        <w:rPr>
          <w:rStyle w:val="affff5"/>
          <w:rFonts w:ascii="FontbitDavid" w:hAnsi="FontbitDavid" w:cs="FrankRuehl"/>
          <w:bCs w:val="0"/>
          <w:spacing w:val="0"/>
          <w:sz w:val="32"/>
          <w:szCs w:val="18"/>
          <w:rtl/>
        </w:rPr>
      </w:pPr>
      <w:r>
        <w:rPr>
          <w:rStyle w:val="affff5"/>
          <w:rFonts w:hint="cs"/>
          <w:rtl/>
        </w:rPr>
        <w:t>ל</w:t>
      </w:r>
      <w:r w:rsidR="0042221B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 xml:space="preserve">' </w:t>
      </w:r>
      <w:r w:rsidR="0042221B">
        <w:rPr>
          <w:rStyle w:val="affff5"/>
          <w:rFonts w:hint="cs"/>
          <w:rtl/>
        </w:rPr>
        <w:t>ע</w:t>
      </w:r>
      <w:r>
        <w:rPr>
          <w:rStyle w:val="affff5"/>
          <w:rFonts w:hint="cs"/>
          <w:rtl/>
        </w:rPr>
        <w:t>קיבא</w:t>
      </w:r>
      <w:r w:rsidR="0042221B">
        <w:rPr>
          <w:rStyle w:val="affff5"/>
          <w:rFonts w:hint="cs"/>
          <w:rtl/>
        </w:rPr>
        <w:t>:</w:t>
      </w:r>
      <w:r w:rsidR="00B433C9" w:rsidRPr="00DB4E65">
        <w:rPr>
          <w:rStyle w:val="affff5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="00B433C9" w:rsidRPr="00316B4E">
        <w:rPr>
          <w:rStyle w:val="affff1"/>
          <w:rtl/>
        </w:rPr>
        <w:t>איש איש</w:t>
      </w:r>
      <w:r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8"/>
          <w:rFonts w:hint="cs"/>
          <w:rtl/>
        </w:rPr>
        <w:t>[</w:t>
      </w:r>
      <w:r w:rsidR="00016887">
        <w:rPr>
          <w:rStyle w:val="affff8"/>
          <w:rFonts w:hint="cs"/>
          <w:rtl/>
        </w:rPr>
        <w:t xml:space="preserve">האמור </w:t>
      </w:r>
      <w:r w:rsidRPr="00B72493">
        <w:rPr>
          <w:rStyle w:val="affff8"/>
          <w:rFonts w:hint="eastAsia"/>
          <w:rtl/>
        </w:rPr>
        <w:t>בתרומה</w:t>
      </w:r>
      <w:r w:rsidRPr="00B72493">
        <w:rPr>
          <w:rStyle w:val="affff8"/>
          <w:rtl/>
        </w:rPr>
        <w:t>]</w:t>
      </w:r>
      <w:r>
        <w:rPr>
          <w:rStyle w:val="affff8"/>
          <w:rFonts w:hint="cs"/>
          <w:rtl/>
        </w:rPr>
        <w:t xml:space="preserve"> </w:t>
      </w:r>
      <w:r w:rsidR="00016887">
        <w:rPr>
          <w:rStyle w:val="affff8"/>
          <w:rtl/>
        </w:rPr>
        <w:tab/>
      </w:r>
      <w:r w:rsidR="00016887">
        <w:rPr>
          <w:rStyle w:val="affff8"/>
          <w:rFonts w:hint="cs"/>
          <w:rtl/>
        </w:rPr>
        <w:t xml:space="preserve"> </w:t>
      </w:r>
      <w:r>
        <w:rPr>
          <w:rStyle w:val="affff8"/>
          <w:rFonts w:hint="cs"/>
          <w:rtl/>
        </w:rPr>
        <w:t>-</w:t>
      </w:r>
      <w:r w:rsidR="00016887">
        <w:rPr>
          <w:rStyle w:val="affff8"/>
          <w:rFonts w:hint="cs"/>
          <w:rtl/>
        </w:rPr>
        <w:t xml:space="preserve">  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לרבות הערל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0E4A3848" w14:textId="5D09A447" w:rsidR="00B433C9" w:rsidRPr="0042221B" w:rsidRDefault="008525C7" w:rsidP="00016887">
      <w:pPr>
        <w:rPr>
          <w:rStyle w:val="affff8"/>
          <w:rtl/>
        </w:rPr>
      </w:pPr>
      <w:r>
        <w:rPr>
          <w:rStyle w:val="affff5"/>
          <w:rFonts w:hint="cs"/>
          <w:spacing w:val="-4"/>
          <w:rtl/>
        </w:rPr>
        <w:t>וצ"ל ל</w:t>
      </w:r>
      <w:r w:rsidR="0042221B" w:rsidRPr="005C5E95">
        <w:rPr>
          <w:rStyle w:val="affff5"/>
          <w:spacing w:val="-4"/>
          <w:rtl/>
        </w:rPr>
        <w:t>ר"א</w:t>
      </w:r>
      <w:r w:rsidR="0042221B" w:rsidRPr="005C5E95">
        <w:rPr>
          <w:rStyle w:val="affff5"/>
          <w:rFonts w:hint="cs"/>
          <w:spacing w:val="-4"/>
          <w:rtl/>
        </w:rPr>
        <w:t>:</w:t>
      </w:r>
      <w:r w:rsidR="00B433C9" w:rsidRPr="005C5E95">
        <w:rPr>
          <w:rtl/>
        </w:rPr>
        <w:t xml:space="preserve"> </w:t>
      </w:r>
      <w:r w:rsidRPr="00B72493">
        <w:rPr>
          <w:rStyle w:val="affff1"/>
          <w:rFonts w:hint="eastAsia"/>
          <w:rtl/>
        </w:rPr>
        <w:t>ש</w:t>
      </w:r>
      <w:r w:rsidRPr="00B72493">
        <w:rPr>
          <w:rStyle w:val="affff1"/>
          <w:rtl/>
        </w:rPr>
        <w:t>'</w:t>
      </w:r>
      <w:r w:rsidR="0042221B" w:rsidRPr="00B72493">
        <w:rPr>
          <w:rStyle w:val="affff1"/>
          <w:rtl/>
        </w:rPr>
        <w:t>תושב ושכיר</w:t>
      </w:r>
      <w:r w:rsidRPr="00B72493">
        <w:rPr>
          <w:rStyle w:val="affff1"/>
          <w:rtl/>
        </w:rPr>
        <w:t>'</w:t>
      </w:r>
      <w:r w:rsidR="0042221B" w:rsidRPr="005C5E95">
        <w:rPr>
          <w:rtl/>
        </w:rPr>
        <w:t xml:space="preserve"> </w:t>
      </w:r>
      <w:r w:rsidR="00016887">
        <w:rPr>
          <w:rFonts w:hint="cs"/>
          <w:rtl/>
        </w:rPr>
        <w:t>'</w:t>
      </w:r>
      <w:r w:rsidR="00B433C9" w:rsidRPr="00B72493">
        <w:rPr>
          <w:rtl/>
        </w:rPr>
        <w:t>מופנה</w:t>
      </w:r>
      <w:r w:rsidR="00016887">
        <w:rPr>
          <w:rFonts w:hint="cs"/>
          <w:rtl/>
        </w:rPr>
        <w:t>'</w:t>
      </w:r>
      <w:r w:rsidRPr="00B72493">
        <w:rPr>
          <w:rtl/>
        </w:rPr>
        <w:t>,</w:t>
      </w:r>
      <w:r w:rsidR="00B433C9" w:rsidRPr="00016887">
        <w:rPr>
          <w:rFonts w:hint="cs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ו</w:t>
      </w:r>
      <w:r w:rsidR="00B433C9" w:rsidRPr="00D1637C">
        <w:rPr>
          <w:rFonts w:cs="PFT_Frank" w:hint="eastAsia"/>
          <w:b/>
          <w:bCs/>
          <w:szCs w:val="14"/>
          <w:rtl/>
        </w:rPr>
        <w:t>לא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ד</w:t>
      </w:r>
      <w:r w:rsidR="00B433C9" w:rsidRPr="00D1637C">
        <w:rPr>
          <w:rFonts w:cs="PFT_Frank" w:hint="eastAsia"/>
          <w:b/>
          <w:bCs/>
          <w:szCs w:val="14"/>
          <w:rtl/>
        </w:rPr>
        <w:t>תרומה</w:t>
      </w:r>
      <w:r w:rsidR="00B433C9" w:rsidRPr="00C35A2C">
        <w:rPr>
          <w:rFonts w:hint="cs"/>
          <w:rtl/>
        </w:rPr>
        <w:t xml:space="preserve"> </w:t>
      </w:r>
      <w:r w:rsidR="00016887">
        <w:rPr>
          <w:rFonts w:hint="cs"/>
          <w:rtl/>
        </w:rPr>
        <w:t xml:space="preserve">- </w:t>
      </w:r>
      <w:r w:rsidR="00B433C9" w:rsidRPr="00C35A2C">
        <w:rPr>
          <w:rFonts w:hint="cs"/>
          <w:rtl/>
        </w:rPr>
        <w:t>דצרי</w:t>
      </w:r>
      <w:r w:rsidR="00016887">
        <w:rPr>
          <w:rFonts w:hint="cs"/>
          <w:rtl/>
        </w:rPr>
        <w:t>ך שניהם</w:t>
      </w:r>
      <w:r>
        <w:rPr>
          <w:rFonts w:hint="cs"/>
          <w:rtl/>
        </w:rPr>
        <w:t>,</w:t>
      </w:r>
    </w:p>
    <w:p w14:paraId="505DDEC6" w14:textId="0021ECE1" w:rsidR="00B433C9" w:rsidRDefault="00B433C9" w:rsidP="00B55EDF">
      <w:pPr>
        <w:rPr>
          <w:rFonts w:ascii="FontbitDavid" w:hAnsi="FontbitDavid"/>
          <w:sz w:val="32"/>
          <w:rtl/>
        </w:rPr>
      </w:pPr>
      <w:r w:rsidRPr="00B72493">
        <w:rPr>
          <w:b/>
          <w:rtl/>
        </w:rPr>
        <w:t>אלא</w:t>
      </w:r>
      <w:r w:rsidRPr="00D1637C">
        <w:rPr>
          <w:rFonts w:cs="PFT_Frank"/>
          <w:b/>
          <w:bCs/>
          <w:szCs w:val="14"/>
          <w:rtl/>
        </w:rPr>
        <w:t xml:space="preserve"> דפסח</w:t>
      </w:r>
      <w:r w:rsidRPr="00B72493">
        <w:rPr>
          <w:rtl/>
        </w:rPr>
        <w:t xml:space="preserve"> </w:t>
      </w:r>
      <w:r w:rsidR="008525C7" w:rsidRPr="00B72493">
        <w:rPr>
          <w:rtl/>
        </w:rPr>
        <w:t xml:space="preserve">- </w:t>
      </w:r>
      <w:r w:rsidRPr="00C35A2C">
        <w:rPr>
          <w:rFonts w:ascii="FontbitDavid" w:hAnsi="FontbitDavid" w:hint="cs"/>
          <w:sz w:val="32"/>
          <w:rtl/>
        </w:rPr>
        <w:t xml:space="preserve">דאי </w:t>
      </w:r>
      <w:r w:rsidR="008525C7">
        <w:rPr>
          <w:rFonts w:ascii="FontbitDavid" w:hAnsi="FontbitDavid" w:hint="cs"/>
          <w:sz w:val="32"/>
          <w:rtl/>
        </w:rPr>
        <w:t>לגופיה למה</w:t>
      </w:r>
      <w:r w:rsidRPr="00C35A2C">
        <w:rPr>
          <w:rFonts w:ascii="FontbitDavid" w:hAnsi="FontbitDavid" w:hint="cs"/>
          <w:sz w:val="32"/>
          <w:rtl/>
        </w:rPr>
        <w:t xml:space="preserve"> שיפטר </w:t>
      </w:r>
      <w:r w:rsidR="008525C7">
        <w:rPr>
          <w:rFonts w:ascii="FontbitDavid" w:hAnsi="FontbitDavid" w:hint="cs"/>
          <w:sz w:val="32"/>
          <w:rtl/>
        </w:rPr>
        <w:t xml:space="preserve">מפסח </w:t>
      </w:r>
      <w:r w:rsidRPr="00C35A2C">
        <w:rPr>
          <w:rFonts w:ascii="FontbitDavid" w:hAnsi="FontbitDavid" w:hint="cs"/>
          <w:sz w:val="32"/>
          <w:rtl/>
        </w:rPr>
        <w:t xml:space="preserve">אם </w:t>
      </w:r>
      <w:r w:rsidR="0042221B">
        <w:rPr>
          <w:rFonts w:ascii="FontbitDavid" w:hAnsi="FontbitDavid" w:hint="cs"/>
          <w:sz w:val="32"/>
          <w:rtl/>
        </w:rPr>
        <w:t xml:space="preserve">רבו </w:t>
      </w:r>
      <w:r w:rsidRPr="00C35A2C">
        <w:rPr>
          <w:rFonts w:ascii="FontbitDavid" w:hAnsi="FontbitDavid" w:hint="cs"/>
          <w:sz w:val="32"/>
          <w:rtl/>
        </w:rPr>
        <w:t>לא קנ</w:t>
      </w:r>
      <w:r w:rsidR="008525C7">
        <w:rPr>
          <w:rFonts w:ascii="FontbitDavid" w:hAnsi="FontbitDavid" w:hint="cs"/>
          <w:sz w:val="32"/>
          <w:rtl/>
        </w:rPr>
        <w:t>א</w:t>
      </w:r>
      <w:r w:rsidRPr="00C35A2C">
        <w:rPr>
          <w:rFonts w:ascii="FontbitDavid" w:hAnsi="FontbitDavid" w:hint="cs"/>
          <w:sz w:val="32"/>
          <w:rtl/>
        </w:rPr>
        <w:t>ו</w:t>
      </w:r>
      <w:r w:rsidR="008525C7">
        <w:rPr>
          <w:rFonts w:ascii="FontbitDavid" w:hAnsi="FontbitDavid" w:hint="cs"/>
          <w:sz w:val="32"/>
          <w:rtl/>
        </w:rPr>
        <w:t>.</w:t>
      </w:r>
    </w:p>
    <w:p w14:paraId="3C3829BF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ע:</w:t>
      </w:r>
    </w:p>
    <w:p w14:paraId="495B54D8" w14:textId="49A78FF6" w:rsidR="00232CC4" w:rsidRDefault="00B433C9" w:rsidP="00232CC4">
      <w:pPr>
        <w:rPr>
          <w:rtl/>
        </w:rPr>
      </w:pPr>
      <w:r w:rsidRPr="00B72493">
        <w:rPr>
          <w:b/>
          <w:rtl/>
        </w:rPr>
        <w:t>ו</w:t>
      </w:r>
      <w:r w:rsidR="00232CC4" w:rsidRPr="00D1637C">
        <w:rPr>
          <w:rFonts w:cs="PFT_Frank" w:hint="eastAsia"/>
          <w:b/>
          <w:bCs/>
          <w:szCs w:val="14"/>
          <w:rtl/>
        </w:rPr>
        <w:t>נחשב</w:t>
      </w:r>
      <w:r w:rsidRPr="00232CC4">
        <w:rPr>
          <w:rFonts w:hint="cs"/>
          <w:rtl/>
        </w:rPr>
        <w:t xml:space="preserve"> </w:t>
      </w:r>
      <w:r w:rsidR="00016887">
        <w:rPr>
          <w:rFonts w:hint="cs"/>
          <w:rtl/>
        </w:rPr>
        <w:t>'</w:t>
      </w:r>
      <w:r w:rsidRPr="00232CC4">
        <w:rPr>
          <w:rFonts w:hint="cs"/>
          <w:rtl/>
        </w:rPr>
        <w:t>מ</w:t>
      </w:r>
      <w:r w:rsidRPr="00C35A2C">
        <w:rPr>
          <w:rFonts w:hint="cs"/>
          <w:rtl/>
        </w:rPr>
        <w:t>ופנה מ</w:t>
      </w:r>
      <w:r w:rsidR="00232CC4">
        <w:rPr>
          <w:rFonts w:hint="cs"/>
          <w:rtl/>
        </w:rPr>
        <w:t>ב' צדדין</w:t>
      </w:r>
      <w:r w:rsidR="00016887">
        <w:rPr>
          <w:rFonts w:hint="cs"/>
          <w:rtl/>
        </w:rPr>
        <w:t>'</w:t>
      </w:r>
      <w:r w:rsidR="00232CC4">
        <w:rPr>
          <w:rFonts w:hint="cs"/>
          <w:rtl/>
        </w:rPr>
        <w:t xml:space="preserve"> </w:t>
      </w:r>
      <w:r w:rsidR="00016887">
        <w:rPr>
          <w:rFonts w:hint="cs"/>
          <w:rtl/>
        </w:rPr>
        <w:t xml:space="preserve">- </w:t>
      </w:r>
      <w:r w:rsidR="00232CC4">
        <w:rPr>
          <w:rFonts w:hint="cs"/>
          <w:rtl/>
        </w:rPr>
        <w:t>דשדי ח</w:t>
      </w:r>
      <w:r w:rsidRPr="00C35A2C">
        <w:rPr>
          <w:rFonts w:hint="cs"/>
          <w:rtl/>
        </w:rPr>
        <w:t xml:space="preserve">ד </w:t>
      </w:r>
      <w:r w:rsidR="00016887">
        <w:rPr>
          <w:rFonts w:hint="cs"/>
          <w:rtl/>
        </w:rPr>
        <w:t xml:space="preserve">על </w:t>
      </w:r>
      <w:r w:rsidRPr="00C35A2C">
        <w:rPr>
          <w:rFonts w:hint="cs"/>
          <w:rtl/>
        </w:rPr>
        <w:t xml:space="preserve">למד וחד </w:t>
      </w:r>
      <w:r w:rsidR="00016887">
        <w:rPr>
          <w:rFonts w:hint="cs"/>
          <w:rtl/>
        </w:rPr>
        <w:t xml:space="preserve">על </w:t>
      </w:r>
      <w:r w:rsidRPr="00C35A2C">
        <w:rPr>
          <w:rFonts w:hint="cs"/>
          <w:rtl/>
        </w:rPr>
        <w:t>מלמד</w:t>
      </w:r>
      <w:r w:rsidR="00232CC4">
        <w:rPr>
          <w:rFonts w:hint="cs"/>
          <w:rtl/>
        </w:rPr>
        <w:t>.</w:t>
      </w:r>
    </w:p>
    <w:p w14:paraId="51A9AD3F" w14:textId="53C5F47F" w:rsidR="00232CC4" w:rsidRPr="00232CC4" w:rsidRDefault="00232CC4" w:rsidP="00232CC4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ולא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למדים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מפסח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ד</w:t>
      </w:r>
      <w:r w:rsidR="00016887" w:rsidRPr="00D1637C">
        <w:rPr>
          <w:rFonts w:cs="PFT_Frank" w:hint="cs"/>
          <w:b/>
          <w:bCs/>
          <w:szCs w:val="14"/>
          <w:rtl/>
        </w:rPr>
        <w:t>'</w:t>
      </w:r>
      <w:r w:rsidRPr="00D1637C">
        <w:rPr>
          <w:rFonts w:cs="PFT_Frank" w:hint="eastAsia"/>
          <w:b/>
          <w:bCs/>
          <w:szCs w:val="14"/>
          <w:rtl/>
        </w:rPr>
        <w:t>אונן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אסור</w:t>
      </w:r>
      <w:r w:rsidR="00016887" w:rsidRPr="00D1637C">
        <w:rPr>
          <w:rFonts w:cs="PFT_Frank" w:hint="cs"/>
          <w:b/>
          <w:bCs/>
          <w:szCs w:val="14"/>
          <w:rtl/>
        </w:rPr>
        <w:t>'</w:t>
      </w:r>
      <w:r>
        <w:rPr>
          <w:rFonts w:hint="cs"/>
          <w:rtl/>
        </w:rPr>
        <w:t xml:space="preserve"> </w:t>
      </w:r>
      <w:r w:rsidR="00016887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Pr="00B72493">
        <w:rPr>
          <w:rStyle w:val="affff1"/>
          <w:rFonts w:hint="eastAsia"/>
          <w:rtl/>
        </w:rPr>
        <w:t>ד</w:t>
      </w:r>
      <w:r w:rsidRPr="00B72493">
        <w:rPr>
          <w:rStyle w:val="affff1"/>
          <w:rtl/>
        </w:rPr>
        <w:t xml:space="preserve">'וכל </w:t>
      </w:r>
      <w:r w:rsidRPr="00B72493">
        <w:rPr>
          <w:rStyle w:val="affff1"/>
          <w:rFonts w:hint="eastAsia"/>
          <w:rtl/>
        </w:rPr>
        <w:t>זר</w:t>
      </w:r>
      <w:r w:rsidRPr="00B72493">
        <w:rPr>
          <w:rStyle w:val="affff1"/>
          <w:rtl/>
        </w:rPr>
        <w:t>',</w:t>
      </w:r>
      <w:r>
        <w:rPr>
          <w:rFonts w:hint="cs"/>
          <w:rtl/>
        </w:rPr>
        <w:t xml:space="preserve"> </w:t>
      </w:r>
      <w:r w:rsidR="00016887">
        <w:rPr>
          <w:rtl/>
        </w:rPr>
        <w:tab/>
      </w:r>
      <w:r w:rsidR="00016887">
        <w:rPr>
          <w:rFonts w:hint="cs"/>
          <w:rtl/>
        </w:rPr>
        <w:t xml:space="preserve">  </w:t>
      </w:r>
      <w:r>
        <w:rPr>
          <w:rFonts w:hint="cs"/>
          <w:rtl/>
        </w:rPr>
        <w:t>זרות ולא אנינות.</w:t>
      </w:r>
    </w:p>
    <w:p w14:paraId="36B94430" w14:textId="595B27BC" w:rsidR="00232CC4" w:rsidRDefault="00636D10" w:rsidP="00232CC4">
      <w:pPr>
        <w:rPr>
          <w:rtl/>
        </w:rPr>
      </w:pPr>
      <w:r w:rsidRPr="00B72493">
        <w:rPr>
          <w:rStyle w:val="affff5"/>
          <w:rFonts w:hint="eastAsia"/>
          <w:rtl/>
        </w:rPr>
        <w:t>א</w:t>
      </w:r>
      <w:r>
        <w:rPr>
          <w:rFonts w:hint="cs"/>
          <w:rtl/>
        </w:rPr>
        <w:t xml:space="preserve">. </w:t>
      </w:r>
      <w:r w:rsidR="00B433C9" w:rsidRPr="00B72493">
        <w:rPr>
          <w:rFonts w:hint="eastAsia"/>
          <w:rtl/>
        </w:rPr>
        <w:t>ומסתבר</w:t>
      </w:r>
      <w:r w:rsidR="00232CC4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ערלות</w:t>
      </w:r>
      <w:r w:rsidR="00232CC4" w:rsidRPr="00D1637C">
        <w:rPr>
          <w:rFonts w:cs="PFT_Frank"/>
          <w:b/>
          <w:bCs/>
          <w:szCs w:val="14"/>
          <w:rtl/>
        </w:rPr>
        <w:t xml:space="preserve"> </w:t>
      </w:r>
      <w:r w:rsidR="00232CC4" w:rsidRPr="00D1637C">
        <w:rPr>
          <w:rFonts w:cs="PFT_Frank" w:hint="eastAsia"/>
          <w:b/>
          <w:bCs/>
          <w:szCs w:val="14"/>
          <w:rtl/>
        </w:rPr>
        <w:t>דמרובה</w:t>
      </w:r>
      <w:r w:rsidR="00B433C9" w:rsidRPr="00232CC4">
        <w:rPr>
          <w:rFonts w:hint="cs"/>
          <w:rtl/>
        </w:rPr>
        <w:t xml:space="preserve"> </w:t>
      </w:r>
      <w:r w:rsidR="00016887">
        <w:rPr>
          <w:rStyle w:val="affff5"/>
          <w:rFonts w:hint="cs"/>
          <w:rtl/>
        </w:rPr>
        <w:t xml:space="preserve">  </w:t>
      </w:r>
      <w:r w:rsidR="00232CC4" w:rsidRPr="00B72493">
        <w:rPr>
          <w:rStyle w:val="affff5"/>
          <w:rFonts w:hint="eastAsia"/>
          <w:rtl/>
        </w:rPr>
        <w:t>א</w:t>
      </w:r>
      <w:r w:rsidR="00232CC4" w:rsidRPr="00B72493">
        <w:rPr>
          <w:rStyle w:val="affff5"/>
          <w:rtl/>
        </w:rPr>
        <w:t>.</w:t>
      </w:r>
      <w:r w:rsidR="00232CC4">
        <w:rPr>
          <w:rFonts w:hint="cs"/>
          <w:rtl/>
        </w:rPr>
        <w:t xml:space="preserve"> </w:t>
      </w:r>
      <w:r w:rsidR="00B433C9" w:rsidRPr="00232CC4">
        <w:rPr>
          <w:rtl/>
        </w:rPr>
        <w:t>מחוסר מעשה, בגופו,</w:t>
      </w:r>
      <w:r w:rsidR="00232CC4">
        <w:rPr>
          <w:rFonts w:hint="cs"/>
          <w:rtl/>
        </w:rPr>
        <w:t xml:space="preserve"> </w:t>
      </w:r>
      <w:r w:rsidR="00232CC4" w:rsidRPr="00B72493">
        <w:rPr>
          <w:rStyle w:val="affff5"/>
          <w:rFonts w:hint="eastAsia"/>
          <w:rtl/>
        </w:rPr>
        <w:t>ב</w:t>
      </w:r>
      <w:r w:rsidR="00232CC4" w:rsidRPr="00B72493">
        <w:rPr>
          <w:rStyle w:val="affff5"/>
          <w:rtl/>
        </w:rPr>
        <w:t>.</w:t>
      </w:r>
      <w:r w:rsidR="00B433C9" w:rsidRPr="00232CC4">
        <w:rPr>
          <w:rtl/>
        </w:rPr>
        <w:t xml:space="preserve"> </w:t>
      </w:r>
      <w:r w:rsidR="00B433C9" w:rsidRPr="00C35A2C">
        <w:rPr>
          <w:rtl/>
        </w:rPr>
        <w:t>כרת,</w:t>
      </w:r>
    </w:p>
    <w:p w14:paraId="7FA0F7C7" w14:textId="1A26A47F" w:rsidR="00B433C9" w:rsidRPr="00C35A2C" w:rsidRDefault="00016887" w:rsidP="00B72493">
      <w:pPr>
        <w:ind w:left="791"/>
        <w:rPr>
          <w:rtl/>
        </w:rPr>
      </w:pPr>
      <w:r>
        <w:rPr>
          <w:rStyle w:val="affff5"/>
          <w:rFonts w:hint="cs"/>
          <w:rtl/>
        </w:rPr>
        <w:t xml:space="preserve">  </w:t>
      </w:r>
      <w:r w:rsidR="00232CC4">
        <w:rPr>
          <w:rStyle w:val="affff5"/>
          <w:rFonts w:hint="cs"/>
          <w:rtl/>
        </w:rPr>
        <w:t xml:space="preserve"> </w:t>
      </w:r>
      <w:r w:rsidR="00232CC4" w:rsidRPr="00B72493">
        <w:rPr>
          <w:rStyle w:val="affff5"/>
          <w:rFonts w:hint="eastAsia"/>
          <w:rtl/>
        </w:rPr>
        <w:t>ג</w:t>
      </w:r>
      <w:r w:rsidR="00232CC4" w:rsidRPr="00B72493">
        <w:rPr>
          <w:rStyle w:val="affff5"/>
          <w:rtl/>
        </w:rPr>
        <w:t>.</w:t>
      </w:r>
      <w:r w:rsidR="00232CC4">
        <w:rPr>
          <w:rFonts w:hint="cs"/>
          <w:rtl/>
        </w:rPr>
        <w:t xml:space="preserve"> </w:t>
      </w:r>
      <w:r w:rsidR="00B433C9" w:rsidRPr="00C35A2C">
        <w:rPr>
          <w:rtl/>
        </w:rPr>
        <w:t xml:space="preserve">לפני הדבור, </w:t>
      </w:r>
      <w:r w:rsidR="00232CC4" w:rsidRPr="00B72493">
        <w:rPr>
          <w:rStyle w:val="affff5"/>
          <w:rFonts w:hint="eastAsia"/>
          <w:rtl/>
        </w:rPr>
        <w:t>ד</w:t>
      </w:r>
      <w:r w:rsidR="00232CC4" w:rsidRPr="00B72493">
        <w:rPr>
          <w:rStyle w:val="affff5"/>
          <w:rtl/>
        </w:rPr>
        <w:t>.</w:t>
      </w:r>
      <w:r w:rsidR="00232CC4">
        <w:rPr>
          <w:rFonts w:hint="cs"/>
          <w:rtl/>
        </w:rPr>
        <w:t xml:space="preserve"> </w:t>
      </w:r>
      <w:r w:rsidR="00B433C9" w:rsidRPr="00C35A2C">
        <w:rPr>
          <w:rtl/>
        </w:rPr>
        <w:t>מילת זכריו ועבדיו מעכבת.</w:t>
      </w:r>
    </w:p>
    <w:p w14:paraId="5D4E8434" w14:textId="755A3A9A" w:rsidR="00B433C9" w:rsidRPr="00D238B7" w:rsidRDefault="00636D10" w:rsidP="00B55EDF">
      <w:pPr>
        <w:rPr>
          <w:rStyle w:val="affff5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אנינות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מועט</w:t>
      </w:r>
      <w:r w:rsidRPr="00B72493">
        <w:rPr>
          <w:rStyle w:val="affff5"/>
          <w:rtl/>
        </w:rPr>
        <w:t xml:space="preserve"> א. </w:t>
      </w:r>
      <w:r w:rsidR="00B433C9" w:rsidRPr="00C35A2C">
        <w:rPr>
          <w:rFonts w:ascii="FontbitDavid" w:hAnsi="FontbitDavid"/>
          <w:sz w:val="32"/>
          <w:rtl/>
        </w:rPr>
        <w:t>כל שעה,</w:t>
      </w:r>
      <w:r w:rsidR="00B433C9" w:rsidRPr="00B72493">
        <w:rPr>
          <w:rStyle w:val="affff5"/>
          <w:rtl/>
        </w:rPr>
        <w:t xml:space="preserve"> </w:t>
      </w:r>
      <w:r w:rsidRPr="00B72493">
        <w:rPr>
          <w:rStyle w:val="affff5"/>
          <w:rFonts w:hint="eastAsia"/>
          <w:rtl/>
        </w:rPr>
        <w:t>ב</w:t>
      </w:r>
      <w:r w:rsidRPr="00B72493">
        <w:rPr>
          <w:rStyle w:val="affff5"/>
          <w:rtl/>
        </w:rPr>
        <w:t xml:space="preserve">. </w:t>
      </w:r>
      <w:r w:rsidR="00B433C9" w:rsidRPr="00C35A2C">
        <w:rPr>
          <w:rFonts w:ascii="FontbitDavid" w:hAnsi="FontbitDavid"/>
          <w:sz w:val="32"/>
          <w:rtl/>
        </w:rPr>
        <w:t>אנשים ונשים,</w:t>
      </w:r>
      <w:r w:rsidR="00B433C9" w:rsidRPr="00B72493">
        <w:rPr>
          <w:rStyle w:val="affff5"/>
          <w:rtl/>
        </w:rPr>
        <w:t xml:space="preserve"> </w:t>
      </w:r>
      <w:r w:rsidRPr="00B72493">
        <w:rPr>
          <w:rStyle w:val="affff5"/>
          <w:rFonts w:hint="eastAsia"/>
          <w:rtl/>
        </w:rPr>
        <w:t>ג</w:t>
      </w:r>
      <w:r w:rsidRPr="00B72493">
        <w:rPr>
          <w:rStyle w:val="affff5"/>
          <w:rtl/>
        </w:rPr>
        <w:t xml:space="preserve">. </w:t>
      </w:r>
      <w:r w:rsidR="00B433C9" w:rsidRPr="00C35A2C">
        <w:rPr>
          <w:rFonts w:ascii="FontbitDavid" w:hAnsi="FontbitDavid"/>
          <w:sz w:val="32"/>
          <w:rtl/>
        </w:rPr>
        <w:t>אין בידו לתקן</w:t>
      </w:r>
      <w:r>
        <w:rPr>
          <w:rStyle w:val="affff5"/>
          <w:rFonts w:hint="cs"/>
          <w:rtl/>
        </w:rPr>
        <w:t>.</w:t>
      </w:r>
    </w:p>
    <w:p w14:paraId="2832A2EC" w14:textId="0E379615" w:rsidR="00B433C9" w:rsidRPr="0042221B" w:rsidRDefault="00636D10" w:rsidP="00B55EDF">
      <w:pPr>
        <w:rPr>
          <w:spacing w:val="-8"/>
          <w:rtl/>
        </w:rPr>
      </w:pPr>
      <w:r>
        <w:rPr>
          <w:rStyle w:val="affff5"/>
          <w:rFonts w:hint="cs"/>
          <w:spacing w:val="-8"/>
          <w:rtl/>
        </w:rPr>
        <w:t>ב.</w:t>
      </w:r>
      <w:r w:rsidR="00DB4E65" w:rsidRPr="0042221B">
        <w:rPr>
          <w:rStyle w:val="affff5"/>
          <w:rFonts w:hint="cs"/>
          <w:spacing w:val="-8"/>
          <w:rtl/>
        </w:rPr>
        <w:t xml:space="preserve"> </w:t>
      </w:r>
      <w:r w:rsidR="00016887">
        <w:rPr>
          <w:rtl/>
        </w:rPr>
        <w:tab/>
      </w:r>
      <w:r w:rsidR="00016887">
        <w:rPr>
          <w:rtl/>
        </w:rPr>
        <w:tab/>
      </w:r>
      <w:r w:rsidR="00B433C9" w:rsidRPr="00D1637C">
        <w:rPr>
          <w:rFonts w:cs="PFT_Frank"/>
          <w:b/>
          <w:bCs/>
          <w:szCs w:val="14"/>
          <w:rtl/>
        </w:rPr>
        <w:t>ערלות</w:t>
      </w:r>
      <w:r w:rsidR="00B433C9" w:rsidRPr="00B72493">
        <w:rPr>
          <w:rtl/>
        </w:rPr>
        <w:t xml:space="preserve"> כתיב</w:t>
      </w:r>
      <w:r w:rsidR="00B433C9" w:rsidRPr="0042221B">
        <w:rPr>
          <w:spacing w:val="-8"/>
          <w:rtl/>
        </w:rPr>
        <w:t xml:space="preserve"> בפסח</w:t>
      </w:r>
      <w:r w:rsidR="0042221B" w:rsidRPr="0042221B">
        <w:rPr>
          <w:rFonts w:hint="cs"/>
          <w:spacing w:val="-8"/>
          <w:rtl/>
        </w:rPr>
        <w:t>,</w:t>
      </w:r>
      <w:r w:rsidR="00B433C9" w:rsidRPr="0042221B">
        <w:rPr>
          <w:spacing w:val="-8"/>
          <w:rtl/>
        </w:rPr>
        <w:t xml:space="preserve"> </w:t>
      </w:r>
      <w:r w:rsidR="00016887">
        <w:rPr>
          <w:spacing w:val="-8"/>
          <w:rtl/>
        </w:rPr>
        <w:tab/>
      </w:r>
      <w:r w:rsidR="00016887">
        <w:rPr>
          <w:spacing w:val="-8"/>
          <w:rtl/>
        </w:rPr>
        <w:tab/>
      </w:r>
      <w:r w:rsidR="00016887">
        <w:rPr>
          <w:rFonts w:hint="cs"/>
          <w:spacing w:val="-8"/>
          <w:rtl/>
        </w:rPr>
        <w:t xml:space="preserve"> </w:t>
      </w:r>
      <w:r w:rsidRPr="00D1637C">
        <w:rPr>
          <w:rFonts w:cs="PFT_Frank" w:hint="eastAsia"/>
          <w:b/>
          <w:bCs/>
          <w:spacing w:val="-8"/>
          <w:szCs w:val="14"/>
          <w:rtl/>
        </w:rPr>
        <w:t>אבל</w:t>
      </w:r>
      <w:r w:rsidR="00B433C9" w:rsidRPr="00D1637C">
        <w:rPr>
          <w:rFonts w:cs="PFT_Frank"/>
          <w:b/>
          <w:bCs/>
          <w:spacing w:val="-8"/>
          <w:szCs w:val="14"/>
          <w:rtl/>
        </w:rPr>
        <w:t xml:space="preserve"> אנינות</w:t>
      </w:r>
      <w:r w:rsidR="00016887">
        <w:rPr>
          <w:rFonts w:hint="cs"/>
          <w:spacing w:val="-8"/>
          <w:rtl/>
        </w:rPr>
        <w:t xml:space="preserve"> </w:t>
      </w:r>
      <w:r>
        <w:rPr>
          <w:rFonts w:hint="cs"/>
          <w:spacing w:val="-8"/>
          <w:rtl/>
        </w:rPr>
        <w:t>-</w:t>
      </w:r>
      <w:r w:rsidR="00B433C9" w:rsidRPr="0042221B">
        <w:rPr>
          <w:spacing w:val="-8"/>
          <w:rtl/>
        </w:rPr>
        <w:t xml:space="preserve"> פסח</w:t>
      </w:r>
      <w:r w:rsidR="0042221B" w:rsidRPr="0042221B">
        <w:rPr>
          <w:rFonts w:hint="cs"/>
          <w:spacing w:val="-8"/>
          <w:rtl/>
        </w:rPr>
        <w:t xml:space="preserve"> עצמו למד</w:t>
      </w:r>
      <w:r w:rsidR="00B433C9" w:rsidRPr="0042221B">
        <w:rPr>
          <w:spacing w:val="-8"/>
          <w:rtl/>
        </w:rPr>
        <w:t xml:space="preserve"> </w:t>
      </w:r>
      <w:r w:rsidR="0042221B" w:rsidRPr="0042221B">
        <w:rPr>
          <w:spacing w:val="-8"/>
          <w:rtl/>
        </w:rPr>
        <w:t>ממעשר</w:t>
      </w:r>
      <w:r w:rsidR="00B433C9" w:rsidRPr="0042221B">
        <w:rPr>
          <w:spacing w:val="-8"/>
          <w:rtl/>
        </w:rPr>
        <w:t>.</w:t>
      </w:r>
    </w:p>
    <w:p w14:paraId="1AA38D1A" w14:textId="77777777" w:rsidR="00636D10" w:rsidRDefault="00636D10" w:rsidP="00B55EDF">
      <w:pPr>
        <w:rPr>
          <w:rStyle w:val="affff5"/>
          <w:rtl/>
        </w:rPr>
      </w:pPr>
    </w:p>
    <w:p w14:paraId="4A0325CA" w14:textId="0F64A814" w:rsidR="00636D10" w:rsidRPr="00D1637C" w:rsidRDefault="00636D10" w:rsidP="00636D10">
      <w:pPr>
        <w:rPr>
          <w:rFonts w:cs="PFT_Frank"/>
          <w:bCs/>
          <w:szCs w:val="14"/>
          <w:rtl/>
        </w:rPr>
      </w:pPr>
      <w:bookmarkStart w:id="823" w:name="_Toc119230073"/>
      <w:r w:rsidRPr="00015E6C">
        <w:rPr>
          <w:rStyle w:val="affff3"/>
          <w:rFonts w:hint="eastAsia"/>
          <w:rtl/>
        </w:rPr>
        <w:t>ולא</w:t>
      </w:r>
      <w:r w:rsidRPr="00015E6C">
        <w:rPr>
          <w:rStyle w:val="affff3"/>
          <w:rtl/>
        </w:rPr>
        <w:t xml:space="preserve"> למדים מפסח</w:t>
      </w:r>
      <w:bookmarkEnd w:id="823"/>
      <w:r w:rsidRPr="00D1637C">
        <w:rPr>
          <w:rFonts w:cs="PFT_Frank"/>
          <w:bCs/>
          <w:szCs w:val="14"/>
          <w:rtl/>
        </w:rPr>
        <w:t xml:space="preserve"> </w:t>
      </w:r>
      <w:r w:rsidRPr="00D1637C">
        <w:rPr>
          <w:rFonts w:cs="PFT_Frank" w:hint="eastAsia"/>
          <w:bCs/>
          <w:szCs w:val="14"/>
          <w:rtl/>
        </w:rPr>
        <w:t>ד</w:t>
      </w:r>
      <w:r w:rsidR="00016887" w:rsidRPr="00D1637C">
        <w:rPr>
          <w:rFonts w:cs="PFT_Frank"/>
          <w:bCs/>
          <w:szCs w:val="14"/>
          <w:rtl/>
        </w:rPr>
        <w:t>'</w:t>
      </w:r>
      <w:r w:rsidRPr="00D1637C">
        <w:rPr>
          <w:rFonts w:cs="PFT_Frank" w:hint="eastAsia"/>
          <w:bCs/>
          <w:szCs w:val="14"/>
          <w:rtl/>
        </w:rPr>
        <w:t>מילת</w:t>
      </w:r>
      <w:r w:rsidRPr="00D1637C">
        <w:rPr>
          <w:rFonts w:cs="PFT_Frank"/>
          <w:bCs/>
          <w:szCs w:val="14"/>
          <w:rtl/>
        </w:rPr>
        <w:t xml:space="preserve"> </w:t>
      </w:r>
      <w:r w:rsidRPr="00D1637C">
        <w:rPr>
          <w:rFonts w:cs="PFT_Frank" w:hint="eastAsia"/>
          <w:bCs/>
          <w:szCs w:val="14"/>
          <w:rtl/>
        </w:rPr>
        <w:t>זכריו</w:t>
      </w:r>
      <w:r w:rsidRPr="00D1637C">
        <w:rPr>
          <w:rFonts w:cs="PFT_Frank"/>
          <w:bCs/>
          <w:szCs w:val="14"/>
          <w:rtl/>
        </w:rPr>
        <w:t xml:space="preserve"> </w:t>
      </w:r>
      <w:r w:rsidRPr="00D1637C">
        <w:rPr>
          <w:rFonts w:cs="PFT_Frank" w:hint="eastAsia"/>
          <w:bCs/>
          <w:szCs w:val="14"/>
          <w:rtl/>
        </w:rPr>
        <w:t>ועבדיו</w:t>
      </w:r>
      <w:r w:rsidRPr="00D1637C">
        <w:rPr>
          <w:rFonts w:cs="PFT_Frank"/>
          <w:bCs/>
          <w:szCs w:val="14"/>
          <w:rtl/>
        </w:rPr>
        <w:t xml:space="preserve"> </w:t>
      </w:r>
      <w:r w:rsidRPr="00D1637C">
        <w:rPr>
          <w:rFonts w:cs="PFT_Frank" w:hint="eastAsia"/>
          <w:bCs/>
          <w:szCs w:val="14"/>
          <w:rtl/>
        </w:rPr>
        <w:t>מעכבים</w:t>
      </w:r>
      <w:r w:rsidRPr="00D1637C">
        <w:rPr>
          <w:rFonts w:cs="PFT_Frank"/>
          <w:bCs/>
          <w:szCs w:val="14"/>
          <w:rtl/>
        </w:rPr>
        <w:t xml:space="preserve"> </w:t>
      </w:r>
      <w:r w:rsidRPr="00D1637C">
        <w:rPr>
          <w:rFonts w:cs="PFT_Frank" w:hint="eastAsia"/>
          <w:bCs/>
          <w:szCs w:val="14"/>
          <w:rtl/>
        </w:rPr>
        <w:t>אותו</w:t>
      </w:r>
      <w:r w:rsidR="00016887" w:rsidRPr="00D1637C">
        <w:rPr>
          <w:rFonts w:cs="PFT_Frank"/>
          <w:bCs/>
          <w:szCs w:val="14"/>
          <w:rtl/>
        </w:rPr>
        <w:t>'</w:t>
      </w:r>
      <w:r w:rsidRPr="00D1637C">
        <w:rPr>
          <w:rFonts w:cs="PFT_Frank"/>
          <w:bCs/>
          <w:szCs w:val="14"/>
          <w:rtl/>
        </w:rPr>
        <w:t xml:space="preserve"> -</w:t>
      </w:r>
    </w:p>
    <w:p w14:paraId="39A0FE05" w14:textId="5622A9AA" w:rsidR="00B433C9" w:rsidRPr="00C35A2C" w:rsidRDefault="00B433C9" w:rsidP="00B55EDF">
      <w:pPr>
        <w:rPr>
          <w:rtl/>
        </w:rPr>
      </w:pP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ומלתה אותו</w:t>
      </w:r>
      <w:r w:rsidR="00636D10">
        <w:rPr>
          <w:rStyle w:val="affff1"/>
          <w:rFonts w:hint="cs"/>
          <w:rtl/>
        </w:rPr>
        <w:t xml:space="preserve"> </w:t>
      </w:r>
      <w:r w:rsidR="00636D10" w:rsidRPr="00B72493">
        <w:rPr>
          <w:rStyle w:val="affff8"/>
          <w:rtl/>
        </w:rPr>
        <w:t>[העבד]</w:t>
      </w:r>
      <w:r w:rsidR="00636D10">
        <w:rPr>
          <w:rStyle w:val="affff8"/>
          <w:rFonts w:hint="cs"/>
          <w:rtl/>
        </w:rPr>
        <w:t>,</w:t>
      </w:r>
      <w:r w:rsidRPr="00AD1A41">
        <w:rPr>
          <w:rStyle w:val="affff1"/>
          <w:rtl/>
        </w:rPr>
        <w:t xml:space="preserve"> אז יאכל</w:t>
      </w:r>
      <w:r w:rsidR="00636D10">
        <w:rPr>
          <w:rStyle w:val="affff1"/>
          <w:rFonts w:hint="cs"/>
          <w:rtl/>
        </w:rPr>
        <w:t xml:space="preserve"> </w:t>
      </w:r>
      <w:r w:rsidR="00636D10" w:rsidRPr="00B72493">
        <w:rPr>
          <w:rStyle w:val="affff8"/>
          <w:rtl/>
        </w:rPr>
        <w:t>[האדון]</w:t>
      </w:r>
      <w:r w:rsidRPr="00AD1A41">
        <w:rPr>
          <w:rStyle w:val="affff1"/>
          <w:rtl/>
        </w:rPr>
        <w:t xml:space="preserve"> </w:t>
      </w:r>
      <w:r w:rsidRPr="00B72493">
        <w:rPr>
          <w:rStyle w:val="affff1"/>
          <w:b/>
          <w:bCs/>
          <w:rtl/>
        </w:rPr>
        <w:t>בו</w:t>
      </w:r>
      <w:r w:rsidRPr="00AD1A41">
        <w:rPr>
          <w:rStyle w:val="affff1"/>
          <w:rFonts w:hint="cs"/>
          <w:rtl/>
        </w:rPr>
        <w:t>'</w:t>
      </w:r>
      <w:r w:rsidR="00636D10">
        <w:rPr>
          <w:rFonts w:hint="cs"/>
          <w:rtl/>
        </w:rPr>
        <w:t xml:space="preserve"> -</w:t>
      </w:r>
      <w:r w:rsidRPr="00C35A2C">
        <w:rPr>
          <w:rtl/>
        </w:rPr>
        <w:t xml:space="preserve"> </w:t>
      </w:r>
      <w:r w:rsidR="00636D10">
        <w:rPr>
          <w:rFonts w:hint="cs"/>
          <w:rtl/>
        </w:rPr>
        <w:t>ולא מעכבת</w:t>
      </w:r>
      <w:r w:rsidRPr="00C35A2C">
        <w:rPr>
          <w:rtl/>
        </w:rPr>
        <w:t xml:space="preserve"> </w:t>
      </w:r>
      <w:r w:rsidR="0042221B">
        <w:rPr>
          <w:rFonts w:hint="cs"/>
          <w:rtl/>
        </w:rPr>
        <w:t>בתרומה</w:t>
      </w:r>
      <w:r w:rsidR="00636D10">
        <w:rPr>
          <w:rFonts w:hint="cs"/>
          <w:rtl/>
        </w:rPr>
        <w:t>.</w:t>
      </w:r>
    </w:p>
    <w:p w14:paraId="703DC7D3" w14:textId="0E54316A" w:rsidR="00B433C9" w:rsidRPr="001B3C3C" w:rsidRDefault="00636D10" w:rsidP="001B3C3C">
      <w:pPr>
        <w:rPr>
          <w:rtl/>
        </w:rPr>
      </w:pPr>
      <w:r w:rsidRPr="00B72493">
        <w:rPr>
          <w:rStyle w:val="affff5"/>
          <w:rFonts w:hint="eastAsia"/>
          <w:rtl/>
        </w:rPr>
        <w:t>א</w:t>
      </w:r>
      <w:r w:rsidRPr="00B72493">
        <w:rPr>
          <w:rStyle w:val="affff5"/>
          <w:rtl/>
        </w:rPr>
        <w:t>.</w:t>
      </w:r>
      <w:r>
        <w:rPr>
          <w:rFonts w:cs="PFT_Frank" w:hint="cs"/>
          <w:b/>
          <w:bCs/>
          <w:sz w:val="14"/>
          <w:szCs w:val="14"/>
          <w:rtl/>
        </w:rPr>
        <w:t xml:space="preserve"> </w:t>
      </w:r>
      <w:r w:rsidR="00B433C9" w:rsidRPr="00B72493">
        <w:rPr>
          <w:rFonts w:hint="eastAsia"/>
          <w:rtl/>
        </w:rPr>
        <w:t>ומ</w:t>
      </w:r>
      <w:r w:rsidRPr="001B3C3C">
        <w:rPr>
          <w:rFonts w:hint="cs"/>
          <w:rtl/>
        </w:rPr>
        <w:t xml:space="preserve">סתבר </w:t>
      </w:r>
      <w:r w:rsidR="00B433C9" w:rsidRPr="00D1637C">
        <w:rPr>
          <w:rFonts w:cs="PFT_Frank" w:hint="eastAsia"/>
          <w:b/>
          <w:bCs/>
          <w:szCs w:val="14"/>
          <w:rtl/>
        </w:rPr>
        <w:t>ערלות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שלו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דמרובה</w:t>
      </w:r>
      <w:r w:rsidRPr="001B3C3C">
        <w:rPr>
          <w:rFonts w:hint="cs"/>
          <w:rtl/>
        </w:rPr>
        <w:t xml:space="preserve"> </w:t>
      </w:r>
      <w:r w:rsidRPr="00B72493">
        <w:rPr>
          <w:rStyle w:val="affff5"/>
          <w:rFonts w:hint="eastAsia"/>
          <w:rtl/>
        </w:rPr>
        <w:t>א</w:t>
      </w:r>
      <w:r w:rsidRPr="00B72493">
        <w:rPr>
          <w:rStyle w:val="affff5"/>
          <w:rtl/>
        </w:rPr>
        <w:t>.</w:t>
      </w:r>
      <w:r w:rsidR="00B433C9" w:rsidRPr="001B3C3C">
        <w:rPr>
          <w:rFonts w:hint="cs"/>
          <w:rtl/>
        </w:rPr>
        <w:t xml:space="preserve"> מעשה בגופו</w:t>
      </w:r>
      <w:r w:rsidR="0042221B" w:rsidRPr="001B3C3C">
        <w:rPr>
          <w:rFonts w:hint="cs"/>
          <w:rtl/>
        </w:rPr>
        <w:t>,</w:t>
      </w:r>
      <w:r w:rsidR="00B433C9" w:rsidRPr="001B3C3C">
        <w:rPr>
          <w:rFonts w:hint="cs"/>
          <w:rtl/>
        </w:rPr>
        <w:t xml:space="preserve"> </w:t>
      </w:r>
      <w:r w:rsidRPr="00B72493">
        <w:rPr>
          <w:rStyle w:val="affff5"/>
          <w:rFonts w:hint="eastAsia"/>
          <w:rtl/>
        </w:rPr>
        <w:t>ב</w:t>
      </w:r>
      <w:r w:rsidRPr="00B72493">
        <w:rPr>
          <w:rStyle w:val="affff5"/>
          <w:rtl/>
        </w:rPr>
        <w:t xml:space="preserve">. </w:t>
      </w:r>
      <w:r w:rsidR="00B433C9" w:rsidRPr="001B3C3C">
        <w:rPr>
          <w:rFonts w:hint="cs"/>
          <w:rtl/>
        </w:rPr>
        <w:t>כרת</w:t>
      </w:r>
      <w:r w:rsidRPr="001B3C3C">
        <w:rPr>
          <w:rFonts w:hint="cs"/>
          <w:rtl/>
        </w:rPr>
        <w:t>,</w:t>
      </w:r>
    </w:p>
    <w:p w14:paraId="0A372F48" w14:textId="60012D9F" w:rsidR="00636D10" w:rsidRPr="001B3C3C" w:rsidRDefault="001B3C3C" w:rsidP="001B3C3C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מ</w:t>
      </w:r>
      <w:r w:rsidR="00B433C9" w:rsidRPr="00D1637C">
        <w:rPr>
          <w:rFonts w:cs="PFT_Frank" w:hint="eastAsia"/>
          <w:b/>
          <w:bCs/>
          <w:szCs w:val="14"/>
          <w:rtl/>
        </w:rPr>
        <w:t>מילת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זכריו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ועבדיו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636D10" w:rsidRPr="00D1637C">
        <w:rPr>
          <w:rFonts w:cs="PFT_Frank" w:hint="eastAsia"/>
          <w:b/>
          <w:bCs/>
          <w:szCs w:val="14"/>
          <w:rtl/>
        </w:rPr>
        <w:t>דמועט</w:t>
      </w:r>
      <w:r w:rsidR="00636D10" w:rsidRPr="001B3C3C">
        <w:rPr>
          <w:rFonts w:hint="cs"/>
          <w:rtl/>
        </w:rPr>
        <w:t xml:space="preserve"> </w:t>
      </w:r>
      <w:r w:rsidR="00AB43C5" w:rsidRPr="00B72493">
        <w:rPr>
          <w:rStyle w:val="affff5"/>
          <w:rFonts w:hint="eastAsia"/>
          <w:rtl/>
        </w:rPr>
        <w:t>א</w:t>
      </w:r>
      <w:r w:rsidR="00636D10" w:rsidRPr="00B72493">
        <w:rPr>
          <w:rStyle w:val="affff5"/>
          <w:rtl/>
        </w:rPr>
        <w:t>.</w:t>
      </w:r>
      <w:r w:rsidR="00636D10" w:rsidRPr="001B3C3C">
        <w:rPr>
          <w:rFonts w:hint="cs"/>
          <w:rtl/>
        </w:rPr>
        <w:t xml:space="preserve"> </w:t>
      </w:r>
      <w:r w:rsidR="00B433C9" w:rsidRPr="001B3C3C">
        <w:rPr>
          <w:rFonts w:hint="cs"/>
          <w:rtl/>
        </w:rPr>
        <w:t>בכל שעה</w:t>
      </w:r>
      <w:r w:rsidR="00636D10" w:rsidRPr="001B3C3C">
        <w:rPr>
          <w:rFonts w:hint="cs"/>
          <w:rtl/>
        </w:rPr>
        <w:t>.</w:t>
      </w:r>
    </w:p>
    <w:p w14:paraId="62F97517" w14:textId="305DB1DC" w:rsidR="00636D10" w:rsidRDefault="00B433C9" w:rsidP="008E5DE4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ב.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1B3C3C">
        <w:rPr>
          <w:rFonts w:ascii="FontbitDavid" w:hAnsi="FontbitDavid" w:hint="cs"/>
          <w:sz w:val="32"/>
          <w:rtl/>
        </w:rPr>
        <w:t>ערלות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42221B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עצמו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1B3C3C">
        <w:rPr>
          <w:rFonts w:ascii="FontbitDavid" w:hAnsi="FontbitDavid" w:hint="cs"/>
          <w:sz w:val="32"/>
          <w:rtl/>
        </w:rPr>
        <w:t xml:space="preserve">ודאי </w:t>
      </w:r>
      <w:r w:rsidR="00636D10">
        <w:rPr>
          <w:rFonts w:ascii="FontbitDavid" w:hAnsi="FontbitDavid" w:hint="cs"/>
          <w:sz w:val="32"/>
          <w:rtl/>
        </w:rPr>
        <w:t>עדיפה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636D10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 w:hint="cs"/>
          <w:sz w:val="32"/>
          <w:rtl/>
        </w:rPr>
        <w:t xml:space="preserve">עכב </w:t>
      </w:r>
      <w:r w:rsidR="00636D10" w:rsidRPr="001B3C3C">
        <w:rPr>
          <w:rFonts w:ascii="FontbitDavid" w:hAnsi="FontbitDavid" w:hint="cs"/>
          <w:sz w:val="32"/>
          <w:rtl/>
        </w:rPr>
        <w:t>מ</w:t>
      </w:r>
      <w:r w:rsidRPr="001B3C3C">
        <w:rPr>
          <w:rFonts w:ascii="FontbitDavid" w:hAnsi="FontbitDavid" w:hint="cs"/>
          <w:sz w:val="32"/>
          <w:rtl/>
        </w:rPr>
        <w:t>ערלות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אחר</w:t>
      </w:r>
      <w:r w:rsidR="00636D1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ים</w:t>
      </w:r>
      <w:r w:rsidR="001B3C3C">
        <w:rPr>
          <w:rFonts w:ascii="FontbitDavid" w:hAnsi="FontbitDavid" w:hint="cs"/>
          <w:sz w:val="32"/>
          <w:rtl/>
        </w:rPr>
        <w:t>.</w:t>
      </w:r>
    </w:p>
    <w:p w14:paraId="0FAC5FAF" w14:textId="043C59ED" w:rsidR="008B6C9F" w:rsidRPr="00D53BA4" w:rsidDel="00577C31" w:rsidRDefault="008B6C9F" w:rsidP="00615A60">
      <w:pPr>
        <w:pStyle w:val="affff2"/>
        <w:rPr>
          <w:rtl/>
        </w:rPr>
      </w:pPr>
      <w:bookmarkStart w:id="824" w:name="_Toc119172979"/>
      <w:bookmarkStart w:id="825" w:name="_Toc119230074"/>
      <w:r w:rsidRPr="00D53BA4">
        <w:rPr>
          <w:rFonts w:hint="eastAsia"/>
          <w:rtl/>
        </w:rPr>
        <w:lastRenderedPageBreak/>
        <w:t>דרשת</w:t>
      </w:r>
      <w:r w:rsidRPr="00D53BA4">
        <w:rPr>
          <w:rtl/>
        </w:rPr>
        <w:t xml:space="preserve"> שאר </w:t>
      </w:r>
      <w:r w:rsidR="00951B58">
        <w:rPr>
          <w:rFonts w:hint="cs"/>
          <w:rtl/>
        </w:rPr>
        <w:t>מיעוטים</w:t>
      </w:r>
      <w:r w:rsidRPr="00D53BA4">
        <w:rPr>
          <w:rtl/>
        </w:rPr>
        <w:t xml:space="preserve"> </w:t>
      </w:r>
      <w:r>
        <w:rPr>
          <w:rFonts w:hint="cs"/>
          <w:rtl/>
        </w:rPr>
        <w:t>ש</w:t>
      </w:r>
      <w:r w:rsidRPr="00D53BA4">
        <w:rPr>
          <w:rFonts w:hint="eastAsia"/>
          <w:rtl/>
        </w:rPr>
        <w:t>בפסח</w:t>
      </w:r>
      <w:r>
        <w:rPr>
          <w:rFonts w:hint="cs"/>
          <w:rtl/>
        </w:rPr>
        <w:t>, וצריכות</w:t>
      </w:r>
      <w:r w:rsidR="00A7622C">
        <w:rPr>
          <w:rFonts w:hint="cs"/>
          <w:rtl/>
        </w:rPr>
        <w:t>א</w:t>
      </w:r>
      <w:r w:rsidR="00951B58">
        <w:rPr>
          <w:rFonts w:hint="cs"/>
          <w:rtl/>
        </w:rPr>
        <w:t xml:space="preserve"> 'ערל' ו'בן נכר'</w:t>
      </w:r>
      <w:bookmarkEnd w:id="824"/>
      <w:bookmarkEnd w:id="825"/>
    </w:p>
    <w:p w14:paraId="7508F783" w14:textId="5552DC13" w:rsidR="00B433C9" w:rsidRPr="00C35A2C" w:rsidRDefault="00B433C9" w:rsidP="007C50EB">
      <w:pPr>
        <w:rPr>
          <w:rFonts w:ascii="FontbitDavid" w:hAnsi="FontbitDavid"/>
          <w:sz w:val="32"/>
          <w:rtl/>
        </w:rPr>
      </w:pP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כל ערל לא יאכל </w:t>
      </w:r>
      <w:r w:rsidRPr="00D53BA4">
        <w:rPr>
          <w:rStyle w:val="affff1"/>
          <w:b/>
          <w:bCs/>
          <w:rtl/>
        </w:rPr>
        <w:t>בו</w:t>
      </w:r>
      <w:r w:rsidRPr="006B2A7E">
        <w:rPr>
          <w:rStyle w:val="affff1"/>
          <w:rFonts w:hint="cs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8B6C9F">
        <w:rPr>
          <w:rStyle w:val="affff1"/>
          <w:rFonts w:hint="cs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אבל אוכל במצה ומרור.</w:t>
      </w:r>
    </w:p>
    <w:p w14:paraId="0F9BC129" w14:textId="65A6DCAC" w:rsidR="00577C31" w:rsidRPr="00C35A2C" w:rsidRDefault="00577C31" w:rsidP="00577C31">
      <w:pPr>
        <w:rPr>
          <w:rFonts w:ascii="FontbitDavid" w:hAnsi="FontbitDavid"/>
          <w:sz w:val="32"/>
          <w:rtl/>
        </w:rPr>
      </w:pP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כל בן נכר לא יאכל </w:t>
      </w:r>
      <w:r w:rsidRPr="00D53BA4">
        <w:rPr>
          <w:rStyle w:val="affff1"/>
          <w:b/>
          <w:bCs/>
          <w:rtl/>
        </w:rPr>
        <w:t>בו</w:t>
      </w:r>
      <w:r w:rsidRPr="006B2A7E"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</w:t>
      </w:r>
      <w:r w:rsidR="008B6C9F">
        <w:rPr>
          <w:rFonts w:ascii="FontbitDavid" w:hAnsi="FontbitDavid" w:hint="cs"/>
          <w:sz w:val="32"/>
          <w:rtl/>
        </w:rPr>
        <w:t>-</w:t>
      </w:r>
      <w:r w:rsidRPr="00D53BA4">
        <w:rPr>
          <w:rtl/>
        </w:rPr>
        <w:t xml:space="preserve"> </w:t>
      </w:r>
      <w:r w:rsidR="008B6C9F" w:rsidRPr="00D53BA4">
        <w:rPr>
          <w:rFonts w:hint="eastAsia"/>
          <w:rtl/>
        </w:rPr>
        <w:t>אבל</w:t>
      </w:r>
      <w:r w:rsidR="008B6C9F" w:rsidRPr="00D53BA4">
        <w:rPr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אין </w:t>
      </w:r>
      <w:r w:rsidR="008B6C9F">
        <w:rPr>
          <w:rFonts w:ascii="FontbitDavid" w:hAnsi="FontbitDavid" w:hint="cs"/>
          <w:sz w:val="32"/>
          <w:rtl/>
        </w:rPr>
        <w:t>משומדות</w:t>
      </w:r>
      <w:r w:rsidRPr="00C35A2C">
        <w:rPr>
          <w:rFonts w:ascii="FontbitDavid" w:hAnsi="FontbitDavid"/>
          <w:sz w:val="32"/>
          <w:rtl/>
        </w:rPr>
        <w:t xml:space="preserve"> פוסלת במעשר.</w:t>
      </w:r>
    </w:p>
    <w:p w14:paraId="740C475C" w14:textId="6F5DC4C1" w:rsidR="00B433C9" w:rsidRDefault="00B433C9" w:rsidP="00B55EDF">
      <w:pPr>
        <w:rPr>
          <w:rFonts w:ascii="FontbitDavid" w:hAnsi="FontbitDavid"/>
          <w:sz w:val="32"/>
          <w:rtl/>
        </w:rPr>
      </w:pPr>
      <w:r w:rsidRPr="00DB4E65">
        <w:rPr>
          <w:rStyle w:val="affff5"/>
          <w:rtl/>
        </w:rPr>
        <w:t>ו</w:t>
      </w:r>
      <w:r w:rsidR="0042221B">
        <w:rPr>
          <w:rStyle w:val="affff5"/>
          <w:rFonts w:hint="cs"/>
          <w:rtl/>
        </w:rPr>
        <w:t>צרי</w:t>
      </w:r>
      <w:r w:rsidR="0042221B" w:rsidRPr="008B6C9F">
        <w:rPr>
          <w:rStyle w:val="affff5"/>
          <w:rFonts w:hint="cs"/>
          <w:rtl/>
        </w:rPr>
        <w:t>ך</w:t>
      </w:r>
      <w:r w:rsidR="008B6C9F" w:rsidRPr="00D53BA4">
        <w:rPr>
          <w:rStyle w:val="affff5"/>
          <w:rtl/>
        </w:rPr>
        <w:t xml:space="preserve"> שניהם</w:t>
      </w:r>
      <w:r w:rsidR="0042221B">
        <w:rPr>
          <w:rStyle w:val="affff5"/>
          <w:rFonts w:hint="cs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8B6C9F" w:rsidRPr="00D53BA4">
        <w:rPr>
          <w:rStyle w:val="affff1"/>
          <w:rtl/>
        </w:rPr>
        <w:t>'</w:t>
      </w:r>
      <w:r w:rsidRPr="00D53BA4">
        <w:rPr>
          <w:rStyle w:val="affff1"/>
          <w:rtl/>
        </w:rPr>
        <w:t>ערל</w:t>
      </w:r>
      <w:r w:rsidR="008B6C9F" w:rsidRPr="00D53BA4">
        <w:rPr>
          <w:rStyle w:val="affff1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AB43C5">
        <w:rPr>
          <w:rFonts w:ascii="FontbitDavid" w:hAnsi="FontbitDavid" w:hint="cs"/>
          <w:sz w:val="32"/>
          <w:rtl/>
        </w:rPr>
        <w:t>אף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8B6C9F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 w:hint="cs"/>
          <w:sz w:val="32"/>
          <w:rtl/>
        </w:rPr>
        <w:t>ליבו לשמי</w:t>
      </w:r>
      <w:r w:rsidR="0042221B">
        <w:rPr>
          <w:rFonts w:ascii="FontbitDavid" w:hAnsi="FontbitDavid" w:hint="cs"/>
          <w:sz w:val="32"/>
          <w:rtl/>
        </w:rPr>
        <w:t>ם</w:t>
      </w:r>
      <w:r w:rsidR="008B6C9F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53BA4">
        <w:rPr>
          <w:rStyle w:val="affff1"/>
          <w:rFonts w:hint="eastAsia"/>
          <w:rtl/>
        </w:rPr>
        <w:t>ו</w:t>
      </w:r>
      <w:r w:rsidR="008B6C9F" w:rsidRPr="00D53BA4">
        <w:rPr>
          <w:rStyle w:val="affff1"/>
          <w:rtl/>
        </w:rPr>
        <w:t>'</w:t>
      </w:r>
      <w:r w:rsidRPr="00D53BA4">
        <w:rPr>
          <w:rStyle w:val="affff1"/>
          <w:rFonts w:hint="eastAsia"/>
          <w:rtl/>
        </w:rPr>
        <w:t>בן</w:t>
      </w:r>
      <w:r w:rsidRPr="00D53BA4">
        <w:rPr>
          <w:rStyle w:val="affff1"/>
          <w:rtl/>
        </w:rPr>
        <w:t xml:space="preserve"> </w:t>
      </w:r>
      <w:r w:rsidRPr="00D53BA4">
        <w:rPr>
          <w:rStyle w:val="affff1"/>
          <w:rFonts w:hint="eastAsia"/>
          <w:rtl/>
        </w:rPr>
        <w:t>נכר</w:t>
      </w:r>
      <w:r w:rsidR="008B6C9F" w:rsidRPr="00D53BA4">
        <w:rPr>
          <w:rStyle w:val="affff1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AB43C5">
        <w:rPr>
          <w:rFonts w:ascii="FontbitDavid" w:hAnsi="FontbitDavid" w:hint="cs"/>
          <w:sz w:val="32"/>
          <w:rtl/>
        </w:rPr>
        <w:t>אף</w:t>
      </w:r>
      <w:r w:rsidRPr="00C35A2C">
        <w:rPr>
          <w:rFonts w:ascii="FontbitDavid" w:hAnsi="FontbitDavid" w:hint="cs"/>
          <w:sz w:val="32"/>
          <w:rtl/>
        </w:rPr>
        <w:t xml:space="preserve"> דלא</w:t>
      </w:r>
      <w:r w:rsidR="008B6C9F">
        <w:rPr>
          <w:rFonts w:ascii="FontbitDavid" w:hAnsi="FontbitDavid" w:hint="cs"/>
          <w:sz w:val="32"/>
          <w:rtl/>
        </w:rPr>
        <w:t xml:space="preserve"> מאיס.</w:t>
      </w:r>
    </w:p>
    <w:p w14:paraId="170F9796" w14:textId="7B520710" w:rsidR="008B6C9F" w:rsidRPr="00D53BA4" w:rsidRDefault="00B433C9" w:rsidP="00B55EDF">
      <w:pPr>
        <w:rPr>
          <w:rStyle w:val="affff8"/>
          <w:rtl/>
        </w:rPr>
      </w:pPr>
      <w:r w:rsidRPr="00041161">
        <w:rPr>
          <w:rStyle w:val="affff1"/>
          <w:rFonts w:hint="cs"/>
          <w:rtl/>
        </w:rPr>
        <w:t>'</w:t>
      </w:r>
      <w:r w:rsidRPr="00041161">
        <w:rPr>
          <w:rStyle w:val="affff1"/>
          <w:rtl/>
        </w:rPr>
        <w:t>ממנו ממנו</w:t>
      </w:r>
      <w:r w:rsidR="00951B58">
        <w:rPr>
          <w:rStyle w:val="affff1"/>
          <w:rFonts w:hint="cs"/>
          <w:rtl/>
        </w:rPr>
        <w:t xml:space="preserve"> ממנו</w:t>
      </w:r>
      <w:r w:rsidRPr="00041161">
        <w:rPr>
          <w:rStyle w:val="affff1"/>
          <w:rFonts w:hint="cs"/>
          <w:rtl/>
        </w:rPr>
        <w:t>'</w:t>
      </w:r>
      <w:r w:rsidR="00A7622C">
        <w:rPr>
          <w:rStyle w:val="affff1"/>
          <w:rFonts w:hint="cs"/>
          <w:rtl/>
        </w:rPr>
        <w:t xml:space="preserve"> </w:t>
      </w:r>
      <w:r w:rsidR="00A7622C" w:rsidRPr="00D53BA4">
        <w:rPr>
          <w:rtl/>
        </w:rPr>
        <w:t>-</w:t>
      </w:r>
      <w:r w:rsidRPr="00041161">
        <w:rPr>
          <w:rStyle w:val="affff1"/>
          <w:rtl/>
        </w:rPr>
        <w:t xml:space="preserve"> </w:t>
      </w:r>
      <w:r w:rsidRPr="00DB4E65">
        <w:rPr>
          <w:rStyle w:val="affff5"/>
          <w:rFonts w:hint="cs"/>
          <w:rtl/>
        </w:rPr>
        <w:t>לכדרב</w:t>
      </w:r>
      <w:r w:rsidRPr="00DB4E65">
        <w:rPr>
          <w:rStyle w:val="affff5"/>
          <w:rtl/>
        </w:rPr>
        <w:t>"</w:t>
      </w:r>
      <w:r w:rsidRPr="00DB4E65">
        <w:rPr>
          <w:rStyle w:val="affff5"/>
          <w:rFonts w:hint="cs"/>
          <w:rtl/>
        </w:rPr>
        <w:t>י</w:t>
      </w:r>
      <w:r w:rsidR="00951B58">
        <w:rPr>
          <w:rStyle w:val="affff5"/>
          <w:rFonts w:hint="cs"/>
          <w:rtl/>
        </w:rPr>
        <w:t xml:space="preserve"> </w:t>
      </w:r>
      <w:r w:rsidR="00951B58" w:rsidRPr="00D53BA4">
        <w:rPr>
          <w:rStyle w:val="affff8"/>
          <w:rtl/>
        </w:rPr>
        <w:t>[לקמן]</w:t>
      </w:r>
      <w:r w:rsidR="00951B58">
        <w:rPr>
          <w:rStyle w:val="affff8"/>
          <w:rFonts w:hint="cs"/>
          <w:rtl/>
        </w:rPr>
        <w:t>.</w:t>
      </w:r>
    </w:p>
    <w:p w14:paraId="70F252AE" w14:textId="74F2A9D6" w:rsidR="00951B58" w:rsidRPr="00D53BA4" w:rsidRDefault="00951B58" w:rsidP="00615A60">
      <w:pPr>
        <w:pStyle w:val="affff2"/>
        <w:rPr>
          <w:rtl/>
        </w:rPr>
      </w:pPr>
      <w:bookmarkStart w:id="826" w:name="_Toc119172980"/>
      <w:bookmarkStart w:id="827" w:name="_Toc119230075"/>
      <w:r>
        <w:rPr>
          <w:rFonts w:hint="cs"/>
          <w:rtl/>
        </w:rPr>
        <w:t>ביאור שיטת</w:t>
      </w:r>
      <w:r w:rsidRPr="00D53BA4">
        <w:rPr>
          <w:rtl/>
        </w:rPr>
        <w:t xml:space="preserve"> ר' עקיבא</w:t>
      </w:r>
      <w:bookmarkEnd w:id="826"/>
      <w:bookmarkEnd w:id="827"/>
    </w:p>
    <w:p w14:paraId="01425357" w14:textId="6012F32E" w:rsidR="00B433C9" w:rsidRPr="00D53BA4" w:rsidRDefault="00951B58" w:rsidP="00B55EDF">
      <w:pPr>
        <w:rPr>
          <w:rtl/>
        </w:rPr>
      </w:pPr>
      <w:r>
        <w:rPr>
          <w:rStyle w:val="affff5"/>
          <w:rFonts w:hint="cs"/>
          <w:rtl/>
        </w:rPr>
        <w:t>ל</w:t>
      </w:r>
      <w:r w:rsidR="00B433C9" w:rsidRPr="00DB4E65">
        <w:rPr>
          <w:rStyle w:val="affff5"/>
          <w:rFonts w:hint="cs"/>
          <w:rtl/>
        </w:rPr>
        <w:t>ר</w:t>
      </w:r>
      <w:r w:rsidR="00B433C9" w:rsidRPr="00DB4E65">
        <w:rPr>
          <w:rStyle w:val="affff5"/>
          <w:rtl/>
        </w:rPr>
        <w:t>"</w:t>
      </w:r>
      <w:r w:rsidR="00B433C9" w:rsidRPr="00DB4E65">
        <w:rPr>
          <w:rStyle w:val="affff5"/>
          <w:rFonts w:hint="cs"/>
          <w:rtl/>
        </w:rPr>
        <w:t>ע</w:t>
      </w:r>
      <w:r>
        <w:rPr>
          <w:rStyle w:val="affff5"/>
          <w:rFonts w:hint="cs"/>
          <w:rtl/>
        </w:rPr>
        <w:t>:</w:t>
      </w:r>
      <w:r w:rsidR="00B433C9" w:rsidRPr="00DB4E65">
        <w:rPr>
          <w:rStyle w:val="affff5"/>
          <w:rFonts w:hint="cs"/>
          <w:rtl/>
        </w:rPr>
        <w:t xml:space="preserve"> </w:t>
      </w:r>
      <w:r w:rsidRPr="00D53BA4">
        <w:rPr>
          <w:rStyle w:val="affff1"/>
          <w:rtl/>
        </w:rPr>
        <w:t>'</w:t>
      </w:r>
      <w:r w:rsidR="00B433C9" w:rsidRPr="00D53BA4">
        <w:rPr>
          <w:rStyle w:val="affff1"/>
          <w:rFonts w:hint="eastAsia"/>
          <w:rtl/>
        </w:rPr>
        <w:t>א</w:t>
      </w:r>
      <w:r w:rsidR="00B433C9" w:rsidRPr="00951B58">
        <w:rPr>
          <w:rStyle w:val="affff1"/>
          <w:rFonts w:hint="cs"/>
          <w:rtl/>
        </w:rPr>
        <w:t>י</w:t>
      </w:r>
      <w:r w:rsidR="00B433C9" w:rsidRPr="008A7349">
        <w:rPr>
          <w:rStyle w:val="affff1"/>
          <w:rFonts w:hint="cs"/>
          <w:rtl/>
        </w:rPr>
        <w:t>ש איש</w:t>
      </w:r>
      <w:r>
        <w:rPr>
          <w:rStyle w:val="affff1"/>
          <w:rFonts w:hint="cs"/>
          <w:rtl/>
        </w:rPr>
        <w:t>'</w:t>
      </w:r>
      <w:r w:rsidR="00B433C9" w:rsidRPr="008A7349">
        <w:rPr>
          <w:rStyle w:val="affff1"/>
          <w:rFonts w:hint="cs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לרבות ערל</w:t>
      </w:r>
      <w:r w:rsidR="008A7349">
        <w:rPr>
          <w:rFonts w:ascii="FontbitDavid" w:hAnsi="FontbitDavid" w:hint="cs"/>
          <w:sz w:val="32"/>
          <w:rtl/>
        </w:rPr>
        <w:t xml:space="preserve">, </w:t>
      </w:r>
      <w:r w:rsidR="00B433C9" w:rsidRPr="00D1637C">
        <w:rPr>
          <w:rFonts w:cs="PFT_Frank" w:hint="eastAsia"/>
          <w:b/>
          <w:bCs/>
          <w:szCs w:val="14"/>
          <w:rtl/>
        </w:rPr>
        <w:t>ולא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אונן</w:t>
      </w:r>
      <w:r w:rsidR="00B433C9" w:rsidRPr="00D53BA4">
        <w:rPr>
          <w:rtl/>
        </w:rPr>
        <w:t xml:space="preserve"> </w:t>
      </w:r>
      <w:r w:rsidR="00B433C9" w:rsidRPr="00D53BA4">
        <w:rPr>
          <w:rStyle w:val="affff1"/>
          <w:rFonts w:hint="eastAsia"/>
          <w:rtl/>
        </w:rPr>
        <w:t>ד</w:t>
      </w:r>
      <w:r w:rsidRPr="00D53BA4">
        <w:rPr>
          <w:rStyle w:val="affff1"/>
          <w:rtl/>
        </w:rPr>
        <w:t>'</w:t>
      </w:r>
      <w:r w:rsidR="00B433C9" w:rsidRPr="00D53BA4">
        <w:rPr>
          <w:rStyle w:val="affff1"/>
          <w:rFonts w:hint="eastAsia"/>
          <w:rtl/>
        </w:rPr>
        <w:t>וכל</w:t>
      </w:r>
      <w:r w:rsidR="00B433C9" w:rsidRPr="00D53BA4">
        <w:rPr>
          <w:rStyle w:val="affff1"/>
          <w:rtl/>
        </w:rPr>
        <w:t xml:space="preserve"> </w:t>
      </w:r>
      <w:r w:rsidR="00B433C9" w:rsidRPr="00D53BA4">
        <w:rPr>
          <w:rStyle w:val="affff1"/>
          <w:rFonts w:hint="eastAsia"/>
          <w:rtl/>
        </w:rPr>
        <w:t>זר</w:t>
      </w:r>
      <w:r w:rsidRPr="00D53BA4">
        <w:rPr>
          <w:rStyle w:val="affff1"/>
          <w:rtl/>
        </w:rPr>
        <w:t>'</w:t>
      </w:r>
      <w:r>
        <w:rPr>
          <w:rFonts w:hint="cs"/>
          <w:rtl/>
        </w:rPr>
        <w:t>,</w:t>
      </w:r>
      <w:r w:rsidR="00B433C9" w:rsidRPr="00D53BA4">
        <w:rPr>
          <w:rtl/>
        </w:rPr>
        <w:t xml:space="preserve"> זרות ולא אנינות</w:t>
      </w:r>
      <w:r>
        <w:rPr>
          <w:rFonts w:hint="cs"/>
          <w:rtl/>
        </w:rPr>
        <w:t>.</w:t>
      </w:r>
    </w:p>
    <w:p w14:paraId="20C533B2" w14:textId="4293C2BD" w:rsidR="00951B58" w:rsidRDefault="00951B58" w:rsidP="00B55EDF">
      <w:pPr>
        <w:rPr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D53BA4">
        <w:rPr>
          <w:rFonts w:hint="eastAsia"/>
          <w:rtl/>
        </w:rPr>
        <w:t>ומסתבר</w:t>
      </w:r>
      <w:r w:rsidR="00B433C9" w:rsidRPr="00951B58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ערלות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 xml:space="preserve">דמרובה </w:t>
      </w:r>
      <w:r w:rsidRPr="00D1637C">
        <w:rPr>
          <w:rFonts w:cs="PFT_Frank" w:hint="eastAsia"/>
          <w:b/>
          <w:bCs/>
          <w:szCs w:val="14"/>
          <w:rtl/>
        </w:rPr>
        <w:t>מאנינות</w:t>
      </w:r>
      <w:r>
        <w:rPr>
          <w:rFonts w:hint="cs"/>
          <w:rtl/>
        </w:rPr>
        <w:t xml:space="preserve">, </w:t>
      </w:r>
      <w:r w:rsidRPr="00D53BA4">
        <w:rPr>
          <w:rStyle w:val="affff8"/>
          <w:rFonts w:hint="eastAsia"/>
          <w:rtl/>
        </w:rPr>
        <w:t>וכנ</w:t>
      </w:r>
      <w:r w:rsidRPr="00D53BA4">
        <w:rPr>
          <w:rStyle w:val="affff8"/>
          <w:rtl/>
        </w:rPr>
        <w:t>"ל.</w:t>
      </w:r>
    </w:p>
    <w:p w14:paraId="26206444" w14:textId="36793F9D" w:rsidR="00B433C9" w:rsidRPr="00D53BA4" w:rsidRDefault="00951B58" w:rsidP="00B55EDF">
      <w:pPr>
        <w:rPr>
          <w:rStyle w:val="affff8"/>
          <w:rtl/>
        </w:rPr>
      </w:pPr>
      <w:r>
        <w:rPr>
          <w:rStyle w:val="affff5"/>
          <w:rFonts w:hint="cs"/>
          <w:rtl/>
        </w:rPr>
        <w:t>ב.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איש איש</w:t>
      </w:r>
      <w:r w:rsidR="00B433C9" w:rsidRPr="00AD1A41"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דבר שבאיש ו</w:t>
      </w:r>
      <w:r>
        <w:rPr>
          <w:rFonts w:ascii="FontbitDavid" w:hAnsi="FontbitDavid" w:hint="cs"/>
          <w:sz w:val="32"/>
          <w:rtl/>
        </w:rPr>
        <w:t>ל</w:t>
      </w:r>
      <w:r w:rsidR="00B433C9" w:rsidRPr="00C35A2C">
        <w:rPr>
          <w:rFonts w:ascii="FontbitDavid" w:hAnsi="FontbitDavid"/>
          <w:sz w:val="32"/>
          <w:rtl/>
        </w:rPr>
        <w:t>א באשה</w:t>
      </w:r>
      <w:r w:rsidR="00B433C9">
        <w:rPr>
          <w:rFonts w:ascii="FontbitDavid" w:hAnsi="FontbitDavid" w:hint="cs"/>
          <w:sz w:val="32"/>
          <w:rtl/>
        </w:rPr>
        <w:t xml:space="preserve"> </w:t>
      </w:r>
      <w:r w:rsidR="00A7622C" w:rsidRPr="00D53BA4">
        <w:rPr>
          <w:rStyle w:val="affff8"/>
          <w:rFonts w:hint="eastAsia"/>
          <w:rtl/>
        </w:rPr>
        <w:t>זה</w:t>
      </w:r>
      <w:r w:rsidR="00A7622C" w:rsidRPr="00D53BA4">
        <w:rPr>
          <w:rStyle w:val="affff8"/>
          <w:rtl/>
        </w:rPr>
        <w:t xml:space="preserve"> </w:t>
      </w:r>
      <w:r w:rsidR="00B433C9" w:rsidRPr="00D53BA4">
        <w:rPr>
          <w:rStyle w:val="affff8"/>
          <w:rtl/>
        </w:rPr>
        <w:t>ערלות.</w:t>
      </w:r>
    </w:p>
    <w:p w14:paraId="73EF6A05" w14:textId="6F1A0D26" w:rsidR="00951B58" w:rsidRDefault="00951B58" w:rsidP="00951B58">
      <w:pPr>
        <w:rPr>
          <w:rtl/>
        </w:rPr>
      </w:pPr>
      <w:r w:rsidRPr="00D53BA4">
        <w:rPr>
          <w:rStyle w:val="affff5"/>
          <w:rFonts w:hint="eastAsia"/>
          <w:rtl/>
        </w:rPr>
        <w:t>ולר</w:t>
      </w:r>
      <w:r w:rsidRPr="00D53BA4">
        <w:rPr>
          <w:rStyle w:val="affff5"/>
          <w:rtl/>
        </w:rPr>
        <w:t xml:space="preserve">"ע: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תושב ושכיר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>
        <w:rPr>
          <w:rStyle w:val="affff1"/>
          <w:rFonts w:hint="cs"/>
          <w:rtl/>
        </w:rPr>
        <w:t xml:space="preserve">- </w:t>
      </w:r>
      <w:r w:rsidR="00B433C9" w:rsidRPr="00C35A2C">
        <w:rPr>
          <w:rtl/>
        </w:rPr>
        <w:t xml:space="preserve">לגר שמל </w:t>
      </w:r>
      <w:r w:rsidR="008A7349">
        <w:rPr>
          <w:rtl/>
        </w:rPr>
        <w:t>ולא טבל, וקטן שנולד מהול</w:t>
      </w:r>
      <w:r>
        <w:rPr>
          <w:rFonts w:hint="cs"/>
          <w:rtl/>
        </w:rPr>
        <w:t>.</w:t>
      </w:r>
    </w:p>
    <w:p w14:paraId="4E62CF88" w14:textId="5A7269F1" w:rsidR="00B433C9" w:rsidRPr="00C35A2C" w:rsidRDefault="00A7622C" w:rsidP="00D53BA4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951B58" w:rsidRPr="00D53BA4">
        <w:rPr>
          <w:rStyle w:val="affff5"/>
          <w:rFonts w:hint="eastAsia"/>
          <w:rtl/>
        </w:rPr>
        <w:t>לר</w:t>
      </w:r>
      <w:r w:rsidR="00951B58" w:rsidRPr="00D53BA4">
        <w:rPr>
          <w:rStyle w:val="affff5"/>
          <w:rtl/>
        </w:rPr>
        <w:t>"א:</w:t>
      </w:r>
      <w:r w:rsidR="00951B58">
        <w:rPr>
          <w:rFonts w:hint="cs"/>
          <w:rtl/>
        </w:rPr>
        <w:t xml:space="preserve"> </w:t>
      </w:r>
      <w:r w:rsidR="008A7349">
        <w:rPr>
          <w:rStyle w:val="affff1"/>
          <w:rFonts w:hint="cs"/>
          <w:rtl/>
        </w:rPr>
        <w:t>'</w:t>
      </w:r>
      <w:r w:rsidR="00B433C9" w:rsidRPr="00965072">
        <w:rPr>
          <w:rStyle w:val="affff1"/>
          <w:rFonts w:hint="cs"/>
          <w:rtl/>
        </w:rPr>
        <w:t>איש איש</w:t>
      </w:r>
      <w:r w:rsidR="008A7349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 xml:space="preserve"> -</w:t>
      </w:r>
      <w:r w:rsidR="00951B58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דברה תורה כלשון בני אדם.</w:t>
      </w:r>
    </w:p>
    <w:p w14:paraId="3FC06F12" w14:textId="51FCAA84" w:rsidR="00B433C9" w:rsidRDefault="00A7622C" w:rsidP="00615A60">
      <w:pPr>
        <w:pStyle w:val="affff2"/>
        <w:rPr>
          <w:rtl/>
        </w:rPr>
      </w:pPr>
      <w:bookmarkStart w:id="828" w:name="_Toc119172981"/>
      <w:bookmarkStart w:id="829" w:name="_Toc119230076"/>
      <w:r>
        <w:rPr>
          <w:rFonts w:hint="cs"/>
          <w:rtl/>
        </w:rPr>
        <w:t>קטן ערל, בתרומה</w:t>
      </w:r>
      <w:bookmarkEnd w:id="828"/>
      <w:bookmarkEnd w:id="829"/>
    </w:p>
    <w:p w14:paraId="45C5F0EC" w14:textId="5DA5B82D" w:rsidR="00951B58" w:rsidRDefault="00951B58" w:rsidP="00951B58">
      <w:pPr>
        <w:rPr>
          <w:rStyle w:val="affff5"/>
          <w:rtl/>
        </w:rPr>
      </w:pPr>
      <w:r>
        <w:rPr>
          <w:rStyle w:val="affff5"/>
          <w:rFonts w:hint="cs"/>
          <w:rtl/>
        </w:rPr>
        <w:t>א</w:t>
      </w:r>
      <w:r w:rsidR="00B433C9" w:rsidRPr="00DB4E65">
        <w:rPr>
          <w:rStyle w:val="affff5"/>
          <w:rtl/>
        </w:rPr>
        <w:t>בעי</w:t>
      </w:r>
      <w:r>
        <w:rPr>
          <w:rStyle w:val="affff5"/>
          <w:rFonts w:hint="cs"/>
          <w:rtl/>
        </w:rPr>
        <w:t>א</w:t>
      </w:r>
      <w:r w:rsidR="00B433C9" w:rsidRPr="00DB4E65">
        <w:rPr>
          <w:rStyle w:val="affff5"/>
          <w:rtl/>
        </w:rPr>
        <w:t>: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קטן</w:t>
      </w:r>
      <w:r w:rsidR="00B433C9" w:rsidRPr="00D53BA4">
        <w:rPr>
          <w:rStyle w:val="affff8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פחות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מח</w:t>
      </w:r>
      <w:r w:rsidRPr="00A07384">
        <w:rPr>
          <w:rStyle w:val="affff8"/>
          <w:rFonts w:cs="PFT_Frank"/>
          <w:b/>
          <w:bCs/>
          <w:szCs w:val="10"/>
          <w:rtl/>
        </w:rPr>
        <w:t>'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 xml:space="preserve">ערל </w:t>
      </w:r>
      <w:r w:rsidR="00B433C9" w:rsidRPr="00D53BA4">
        <w:rPr>
          <w:rtl/>
        </w:rPr>
        <w:t xml:space="preserve">לסוכו בשמן תרומה? </w:t>
      </w:r>
      <w:r w:rsidR="00B433C9" w:rsidRPr="00D53BA4">
        <w:rPr>
          <w:rStyle w:val="affff8"/>
          <w:rtl/>
        </w:rPr>
        <w:t>ערלות שלא בזמנה</w:t>
      </w:r>
      <w:r>
        <w:rPr>
          <w:rFonts w:hint="cs"/>
          <w:rtl/>
        </w:rPr>
        <w:t>.</w:t>
      </w:r>
      <w:r w:rsidR="00B433C9" w:rsidRPr="00D53BA4">
        <w:rPr>
          <w:rtl/>
        </w:rPr>
        <w:t xml:space="preserve"> </w:t>
      </w:r>
    </w:p>
    <w:p w14:paraId="53A698F7" w14:textId="47CEF7BE" w:rsidR="00951B58" w:rsidRDefault="00951B58" w:rsidP="00951B58">
      <w:pPr>
        <w:rPr>
          <w:rStyle w:val="affff8"/>
          <w:rtl/>
        </w:rPr>
      </w:pPr>
      <w:r>
        <w:rPr>
          <w:rStyle w:val="affff5"/>
          <w:rFonts w:hint="cs"/>
          <w:rtl/>
        </w:rPr>
        <w:t>ומוכיח</w:t>
      </w:r>
      <w:r w:rsidR="00B433C9" w:rsidRPr="00262A77">
        <w:rPr>
          <w:rStyle w:val="affff5"/>
          <w:rtl/>
        </w:rPr>
        <w:t>: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אין לי</w:t>
      </w:r>
      <w:r w:rsidR="00B433C9" w:rsidRPr="00D53BA4">
        <w:rPr>
          <w:rtl/>
        </w:rPr>
        <w:t xml:space="preserve"> אלא מילת</w:t>
      </w:r>
      <w:r w:rsidR="00B433C9" w:rsidRPr="00D53BA4">
        <w:rPr>
          <w:rStyle w:val="affff1"/>
          <w:rtl/>
        </w:rPr>
        <w:t xml:space="preserve"> זכריו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בשעת </w:t>
      </w:r>
      <w:r w:rsidR="00B433C9" w:rsidRPr="00D53BA4">
        <w:rPr>
          <w:rStyle w:val="affff1"/>
          <w:rtl/>
        </w:rPr>
        <w:t>עשיה,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</w:t>
      </w:r>
      <w:r w:rsidR="00B433C9" w:rsidRPr="00D53BA4">
        <w:rPr>
          <w:rStyle w:val="affff1"/>
          <w:rtl/>
        </w:rPr>
        <w:t>ועבדיו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בשעת </w:t>
      </w:r>
      <w:r w:rsidR="00B433C9" w:rsidRPr="00D53BA4">
        <w:rPr>
          <w:rStyle w:val="affff1"/>
          <w:rtl/>
        </w:rPr>
        <w:t>אכילה,</w:t>
      </w:r>
      <w:r w:rsidR="00B433C9" w:rsidRPr="00262A77">
        <w:rPr>
          <w:rStyle w:val="affff1"/>
          <w:spacing w:val="-2"/>
          <w:rtl/>
        </w:rPr>
        <w:t xml:space="preserve"> </w:t>
      </w:r>
    </w:p>
    <w:p w14:paraId="2E572C23" w14:textId="0E5FD748" w:rsidR="00B433C9" w:rsidRPr="00262A77" w:rsidRDefault="00951B58" w:rsidP="00D53BA4">
      <w:pPr>
        <w:ind w:left="339" w:firstLine="113"/>
        <w:rPr>
          <w:rtl/>
        </w:rPr>
      </w:pPr>
      <w:r w:rsidRPr="00D53BA4">
        <w:rPr>
          <w:rStyle w:val="affff8"/>
          <w:rFonts w:hint="eastAsia"/>
          <w:rtl/>
        </w:rPr>
        <w:t>ת</w:t>
      </w:r>
      <w:r w:rsidRPr="00D53BA4">
        <w:rPr>
          <w:rStyle w:val="affff8"/>
          <w:rtl/>
        </w:rPr>
        <w:t xml:space="preserve">"ל </w:t>
      </w:r>
      <w:r w:rsidR="00B433C9" w:rsidRPr="00262A77">
        <w:rPr>
          <w:rStyle w:val="affff1"/>
          <w:rFonts w:hint="cs"/>
          <w:spacing w:val="-2"/>
          <w:rtl/>
        </w:rPr>
        <w:t>'</w:t>
      </w:r>
      <w:r w:rsidR="00B433C9" w:rsidRPr="00262A77">
        <w:rPr>
          <w:rStyle w:val="affff1"/>
          <w:spacing w:val="-2"/>
          <w:rtl/>
        </w:rPr>
        <w:t>אז אז</w:t>
      </w:r>
      <w:r w:rsidR="00B433C9" w:rsidRPr="00262A77">
        <w:rPr>
          <w:rStyle w:val="affff1"/>
          <w:rFonts w:hint="cs"/>
          <w:spacing w:val="-2"/>
          <w:rtl/>
        </w:rPr>
        <w:t>'</w:t>
      </w:r>
      <w:r w:rsidR="00B433C9" w:rsidRPr="00262A77">
        <w:rPr>
          <w:rStyle w:val="affff1"/>
          <w:spacing w:val="-2"/>
          <w:rtl/>
        </w:rPr>
        <w:t xml:space="preserve"> </w:t>
      </w:r>
      <w:r w:rsidR="008A7349" w:rsidRPr="00262A77">
        <w:rPr>
          <w:rFonts w:hint="cs"/>
          <w:spacing w:val="-2"/>
          <w:rtl/>
        </w:rPr>
        <w:t>ליתן של זה בזה</w:t>
      </w:r>
      <w:r>
        <w:rPr>
          <w:rFonts w:hint="cs"/>
          <w:rtl/>
        </w:rPr>
        <w:t>, ולהיפך.</w:t>
      </w:r>
    </w:p>
    <w:p w14:paraId="61450D0F" w14:textId="45D98164" w:rsidR="00B433C9" w:rsidRDefault="00951B58" w:rsidP="00D53BA4">
      <w:pPr>
        <w:rPr>
          <w:rFonts w:ascii="FontbitDavid" w:hAnsi="FontbitDavid"/>
          <w:sz w:val="32"/>
          <w:rtl/>
        </w:rPr>
      </w:pPr>
      <w:r w:rsidRPr="00D1637C">
        <w:rPr>
          <w:rFonts w:cs="PFT_Frank" w:hint="cs"/>
          <w:b/>
          <w:bCs/>
          <w:szCs w:val="14"/>
          <w:rtl/>
        </w:rPr>
        <w:t xml:space="preserve">מובן </w:t>
      </w:r>
      <w:r w:rsidR="00B433C9" w:rsidRPr="00D1637C">
        <w:rPr>
          <w:rFonts w:cs="PFT_Frank"/>
          <w:b/>
          <w:bCs/>
          <w:szCs w:val="14"/>
          <w:rtl/>
        </w:rPr>
        <w:t>עבדיו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53BA4">
        <w:rPr>
          <w:rStyle w:val="affff8"/>
          <w:rtl/>
        </w:rPr>
        <w:t>בשעת אכילה ו</w:t>
      </w:r>
      <w:r w:rsidRPr="00D53BA4">
        <w:rPr>
          <w:rStyle w:val="affff8"/>
          <w:rFonts w:hint="eastAsia"/>
          <w:rtl/>
        </w:rPr>
        <w:t>ל</w:t>
      </w:r>
      <w:r w:rsidR="00B433C9" w:rsidRPr="00D53BA4">
        <w:rPr>
          <w:rStyle w:val="affff8"/>
          <w:rFonts w:hint="eastAsia"/>
          <w:rtl/>
        </w:rPr>
        <w:t>א</w:t>
      </w:r>
      <w:r w:rsidR="00B433C9" w:rsidRPr="00D53BA4">
        <w:rPr>
          <w:rStyle w:val="affff8"/>
          <w:rtl/>
        </w:rPr>
        <w:t xml:space="preserve"> עשיה</w:t>
      </w:r>
      <w:r>
        <w:rPr>
          <w:rStyle w:val="affff8"/>
          <w:rFonts w:hint="cs"/>
          <w:rtl/>
        </w:rPr>
        <w:t xml:space="preserve"> -</w:t>
      </w:r>
      <w:r>
        <w:rPr>
          <w:rFonts w:ascii="FontbitDavid" w:hAnsi="FontbitDavid" w:hint="cs"/>
          <w:sz w:val="32"/>
          <w:rtl/>
        </w:rPr>
        <w:t xml:space="preserve"> שקנאם</w:t>
      </w:r>
      <w:r w:rsidR="00B433C9" w:rsidRPr="00C35A2C">
        <w:rPr>
          <w:rFonts w:ascii="FontbitDavid" w:hAnsi="FontbitDavid" w:hint="cs"/>
          <w:sz w:val="32"/>
          <w:rtl/>
        </w:rPr>
        <w:t xml:space="preserve"> בי</w:t>
      </w:r>
      <w:r w:rsidR="00DF2D60">
        <w:rPr>
          <w:rFonts w:ascii="FontbitDavid" w:hAnsi="FontbitDavid" w:hint="cs"/>
          <w:sz w:val="32"/>
          <w:rtl/>
        </w:rPr>
        <w:t>ן עשיה לאכילה</w:t>
      </w:r>
      <w:r w:rsidR="00B433C9" w:rsidRPr="00C35A2C">
        <w:rPr>
          <w:rFonts w:ascii="FontbitDavid" w:hAnsi="FontbitDavid"/>
          <w:sz w:val="32"/>
          <w:rtl/>
        </w:rPr>
        <w:t>,</w:t>
      </w:r>
    </w:p>
    <w:p w14:paraId="331FB8C0" w14:textId="2B417C91" w:rsidR="002B0DFD" w:rsidRDefault="00951B58" w:rsidP="002B0DFD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אבל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זכריו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A7622C">
        <w:rPr>
          <w:rFonts w:ascii="FontbitDavid" w:hAnsi="FontbitDavid" w:hint="cs"/>
          <w:sz w:val="32"/>
          <w:rtl/>
        </w:rPr>
        <w:t xml:space="preserve">- </w:t>
      </w:r>
      <w:r>
        <w:rPr>
          <w:rFonts w:ascii="FontbitDavid" w:hAnsi="FontbitDavid" w:hint="cs"/>
          <w:sz w:val="32"/>
          <w:rtl/>
        </w:rPr>
        <w:t>רק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 w:hint="cs"/>
          <w:sz w:val="32"/>
          <w:rtl/>
        </w:rPr>
        <w:t>נולדו בי</w:t>
      </w:r>
      <w:r>
        <w:rPr>
          <w:rFonts w:ascii="FontbitDavid" w:hAnsi="FontbitDavid" w:hint="cs"/>
          <w:sz w:val="32"/>
          <w:rtl/>
        </w:rPr>
        <w:t>נ</w:t>
      </w:r>
      <w:r w:rsidR="00DF2D60">
        <w:rPr>
          <w:rFonts w:ascii="FontbitDavid" w:hAnsi="FontbitDavid" w:hint="cs"/>
          <w:sz w:val="32"/>
          <w:rtl/>
        </w:rPr>
        <w:t>יה</w:t>
      </w:r>
      <w:r>
        <w:rPr>
          <w:rFonts w:ascii="FontbitDavid" w:hAnsi="FontbitDavid" w:hint="cs"/>
          <w:sz w:val="32"/>
          <w:rtl/>
        </w:rPr>
        <w:t>ם,</w:t>
      </w:r>
      <w:r>
        <w:rPr>
          <w:rFonts w:hint="cs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ו</w:t>
      </w:r>
      <w:r w:rsidR="00B433C9" w:rsidRPr="00D1637C">
        <w:rPr>
          <w:rFonts w:cs="PFT_Frank" w:hint="eastAsia"/>
          <w:b/>
          <w:bCs/>
          <w:szCs w:val="14"/>
          <w:rtl/>
        </w:rPr>
        <w:t>ערלות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שלא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בזמנה</w:t>
      </w:r>
      <w:r w:rsidR="002B0DFD" w:rsidRPr="00D1637C">
        <w:rPr>
          <w:rFonts w:cs="PFT_Frank"/>
          <w:b/>
          <w:bCs/>
          <w:szCs w:val="14"/>
          <w:rtl/>
        </w:rPr>
        <w:t xml:space="preserve"> </w:t>
      </w:r>
      <w:r w:rsidR="002B0DFD" w:rsidRPr="00D53BA4">
        <w:rPr>
          <w:rFonts w:hint="eastAsia"/>
          <w:b/>
          <w:rtl/>
        </w:rPr>
        <w:t>מעכבת</w:t>
      </w:r>
      <w:r w:rsidR="002B0DFD" w:rsidRPr="00D53BA4">
        <w:rPr>
          <w:rtl/>
        </w:rPr>
        <w:t>.</w:t>
      </w:r>
    </w:p>
    <w:p w14:paraId="3DAF294D" w14:textId="4BA48343" w:rsidR="00B433C9" w:rsidRPr="00EA6942" w:rsidRDefault="00B433C9" w:rsidP="002B0DFD">
      <w:pPr>
        <w:rPr>
          <w:spacing w:val="-2"/>
          <w:rtl/>
        </w:rPr>
      </w:pPr>
      <w:r w:rsidRPr="00D238B7">
        <w:rPr>
          <w:rStyle w:val="affff5"/>
          <w:rFonts w:hint="cs"/>
          <w:rtl/>
        </w:rPr>
        <w:t>א.</w:t>
      </w:r>
      <w:r w:rsidRPr="00EA6942">
        <w:rPr>
          <w:rFonts w:hint="cs"/>
          <w:spacing w:val="-2"/>
          <w:rtl/>
        </w:rPr>
        <w:t xml:space="preserve"> </w:t>
      </w:r>
      <w:r w:rsidR="00FF557F">
        <w:rPr>
          <w:rStyle w:val="affff5"/>
          <w:rFonts w:hint="cs"/>
          <w:rtl/>
        </w:rPr>
        <w:t>ודחינו</w:t>
      </w:r>
      <w:r w:rsidRPr="00320A7F">
        <w:rPr>
          <w:rStyle w:val="affff5"/>
          <w:rtl/>
        </w:rPr>
        <w:t>:</w:t>
      </w:r>
      <w:r w:rsidRPr="00EA6942">
        <w:rPr>
          <w:spacing w:val="-2"/>
          <w:rtl/>
        </w:rPr>
        <w:t xml:space="preserve"> שחלצתו חמה</w:t>
      </w:r>
      <w:r w:rsidR="00DF2D60">
        <w:rPr>
          <w:rFonts w:hint="cs"/>
          <w:spacing w:val="-2"/>
          <w:rtl/>
        </w:rPr>
        <w:t xml:space="preserve"> ביניהם</w:t>
      </w:r>
      <w:r w:rsidR="00FF557F">
        <w:rPr>
          <w:rFonts w:hint="cs"/>
          <w:spacing w:val="-2"/>
          <w:rtl/>
        </w:rPr>
        <w:t>,</w:t>
      </w:r>
      <w:r w:rsidRPr="00EA6942">
        <w:rPr>
          <w:rFonts w:hint="cs"/>
          <w:spacing w:val="-2"/>
          <w:rtl/>
        </w:rPr>
        <w:t xml:space="preserve"> ו</w:t>
      </w:r>
      <w:r w:rsidR="00DF2D60">
        <w:rPr>
          <w:rFonts w:hint="cs"/>
          <w:spacing w:val="-2"/>
          <w:rtl/>
        </w:rPr>
        <w:t>ממתין</w:t>
      </w:r>
      <w:r w:rsidRPr="00EA6942">
        <w:rPr>
          <w:rFonts w:hint="cs"/>
          <w:spacing w:val="-2"/>
          <w:rtl/>
        </w:rPr>
        <w:t xml:space="preserve"> שבעה מעת לעת</w:t>
      </w:r>
      <w:r w:rsidR="00DF2D60">
        <w:rPr>
          <w:rFonts w:hint="cs"/>
          <w:spacing w:val="-2"/>
          <w:rtl/>
        </w:rPr>
        <w:t>.</w:t>
      </w:r>
    </w:p>
    <w:p w14:paraId="03D03E1A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עא:</w:t>
      </w:r>
    </w:p>
    <w:p w14:paraId="63FA21D2" w14:textId="0A914A3B" w:rsidR="00B433C9" w:rsidRPr="00D238B7" w:rsidRDefault="00B433C9" w:rsidP="00B55EDF">
      <w:pPr>
        <w:rPr>
          <w:rStyle w:val="affff5"/>
          <w:rtl/>
        </w:rPr>
      </w:pPr>
      <w:r w:rsidRPr="00D238B7">
        <w:rPr>
          <w:rStyle w:val="affff5"/>
          <w:rFonts w:hint="cs"/>
          <w:rtl/>
        </w:rPr>
        <w:t>ב.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F2D60" w:rsidRPr="00D53BA4">
        <w:rPr>
          <w:rFonts w:hint="eastAsia"/>
          <w:rtl/>
        </w:rPr>
        <w:t>ש</w:t>
      </w:r>
      <w:r w:rsidRPr="00D53BA4">
        <w:rPr>
          <w:rtl/>
        </w:rPr>
        <w:t>כ</w:t>
      </w:r>
      <w:r w:rsidRPr="00C35A2C">
        <w:rPr>
          <w:rFonts w:ascii="FontbitDavid" w:hAnsi="FontbitDavid"/>
          <w:sz w:val="32"/>
          <w:rtl/>
        </w:rPr>
        <w:t>אב</w:t>
      </w:r>
      <w:r w:rsidR="00DF2D60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 xml:space="preserve"> עיני </w:t>
      </w:r>
      <w:r>
        <w:rPr>
          <w:rFonts w:ascii="FontbitDavid" w:hAnsi="FontbitDavid" w:hint="cs"/>
          <w:sz w:val="32"/>
          <w:rtl/>
        </w:rPr>
        <w:t>תינוק</w:t>
      </w:r>
      <w:r w:rsidRPr="00C35A2C">
        <w:rPr>
          <w:rFonts w:ascii="FontbitDavid" w:hAnsi="FontbitDavid"/>
          <w:sz w:val="32"/>
          <w:rtl/>
        </w:rPr>
        <w:t>, ו</w:t>
      </w:r>
      <w:r w:rsidR="008A7349">
        <w:rPr>
          <w:rFonts w:ascii="FontbitDavid" w:hAnsi="FontbitDavid" w:hint="cs"/>
          <w:sz w:val="32"/>
          <w:rtl/>
        </w:rPr>
        <w:t>הבריא בינ</w:t>
      </w:r>
      <w:r w:rsidR="00DF2D60">
        <w:rPr>
          <w:rFonts w:ascii="FontbitDavid" w:hAnsi="FontbitDavid" w:hint="cs"/>
          <w:sz w:val="32"/>
          <w:rtl/>
        </w:rPr>
        <w:t>יה</w:t>
      </w:r>
      <w:r w:rsidR="008A7349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/>
          <w:sz w:val="32"/>
          <w:rtl/>
        </w:rPr>
        <w:t>.</w:t>
      </w:r>
    </w:p>
    <w:p w14:paraId="0DF05AAC" w14:textId="3B1FC6CF" w:rsidR="00B433C9" w:rsidRPr="00D238B7" w:rsidRDefault="00B433C9" w:rsidP="00B55EDF">
      <w:pPr>
        <w:rPr>
          <w:rStyle w:val="affff5"/>
          <w:rtl/>
        </w:rPr>
      </w:pPr>
      <w:r w:rsidRPr="00D238B7">
        <w:rPr>
          <w:rStyle w:val="affff5"/>
          <w:rFonts w:hint="cs"/>
          <w:rtl/>
        </w:rPr>
        <w:t>ג.</w:t>
      </w:r>
      <w:r w:rsidRPr="00C35A2C">
        <w:rPr>
          <w:rFonts w:ascii="FontbitDavid" w:hAnsi="FontbitDavid"/>
          <w:sz w:val="32"/>
          <w:rtl/>
        </w:rPr>
        <w:t xml:space="preserve"> שהיו אביו ואמו חבושין בבית האסורין.</w:t>
      </w:r>
    </w:p>
    <w:p w14:paraId="58D322BE" w14:textId="781ACDD7" w:rsidR="00B433C9" w:rsidRPr="00D238B7" w:rsidRDefault="00B433C9" w:rsidP="00B55EDF">
      <w:pPr>
        <w:rPr>
          <w:rStyle w:val="affff5"/>
          <w:rtl/>
        </w:rPr>
      </w:pPr>
      <w:r w:rsidRPr="00D238B7">
        <w:rPr>
          <w:rStyle w:val="affff5"/>
          <w:rFonts w:hint="cs"/>
          <w:rtl/>
        </w:rPr>
        <w:t>ד.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F2D60">
        <w:rPr>
          <w:rFonts w:ascii="FontbitDavid" w:hAnsi="FontbitDavid" w:hint="cs"/>
          <w:sz w:val="32"/>
          <w:rtl/>
        </w:rPr>
        <w:t>ב</w:t>
      </w:r>
      <w:r w:rsidRPr="00C35A2C">
        <w:rPr>
          <w:rFonts w:ascii="FontbitDavid" w:hAnsi="FontbitDavid"/>
          <w:sz w:val="32"/>
          <w:rtl/>
        </w:rPr>
        <w:t>טומטום שנקרע ונמצא זכר.</w:t>
      </w:r>
    </w:p>
    <w:p w14:paraId="36E8BDF2" w14:textId="6610F7A5" w:rsidR="00B433C9" w:rsidRPr="0039104D" w:rsidRDefault="00B433C9" w:rsidP="00B55EDF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D238B7">
        <w:rPr>
          <w:rStyle w:val="affff5"/>
          <w:rFonts w:hint="cs"/>
          <w:rtl/>
        </w:rPr>
        <w:t>ה.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שהוציא ראשו חוץ לפרוזדור</w:t>
      </w:r>
      <w:r w:rsidR="00DF2D60">
        <w:rPr>
          <w:rFonts w:ascii="FontbitDavid" w:hAnsi="FontbitDavid" w:hint="cs"/>
          <w:sz w:val="32"/>
          <w:rtl/>
        </w:rPr>
        <w:t xml:space="preserve"> </w:t>
      </w:r>
      <w:r w:rsidR="00DF2D60" w:rsidRPr="00D53BA4">
        <w:rPr>
          <w:rStyle w:val="affff8"/>
          <w:rFonts w:hint="eastAsia"/>
          <w:rtl/>
        </w:rPr>
        <w:t>ושהה</w:t>
      </w:r>
      <w:r w:rsidR="00DF2D60" w:rsidRPr="00D53BA4">
        <w:rPr>
          <w:rStyle w:val="affff8"/>
          <w:rtl/>
        </w:rPr>
        <w:t xml:space="preserve"> </w:t>
      </w:r>
      <w:r w:rsidR="00DF2D60" w:rsidRPr="00D53BA4">
        <w:rPr>
          <w:rStyle w:val="affff8"/>
          <w:rFonts w:hint="eastAsia"/>
          <w:rtl/>
        </w:rPr>
        <w:t>ז</w:t>
      </w:r>
      <w:r w:rsidR="00DF2D60" w:rsidRPr="00D53BA4">
        <w:rPr>
          <w:rStyle w:val="affff8"/>
          <w:rtl/>
        </w:rPr>
        <w:t xml:space="preserve">' </w:t>
      </w:r>
      <w:r w:rsidR="00DF2D60" w:rsidRPr="00D53BA4">
        <w:rPr>
          <w:rStyle w:val="affff8"/>
          <w:rFonts w:hint="eastAsia"/>
          <w:rtl/>
        </w:rPr>
        <w:t>ימים</w:t>
      </w:r>
      <w:r w:rsidR="00A7622C">
        <w:rPr>
          <w:rStyle w:val="affff8"/>
          <w:rFonts w:hint="cs"/>
          <w:rtl/>
        </w:rPr>
        <w:t>, ונולד ביניהם</w:t>
      </w:r>
      <w:r w:rsidR="00DF2D60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-</w:t>
      </w:r>
    </w:p>
    <w:p w14:paraId="4EBC64C9" w14:textId="6784FBCC" w:rsidR="00DF2D60" w:rsidRDefault="00DF2D60" w:rsidP="007C50EB">
      <w:pPr>
        <w:rPr>
          <w:rFonts w:ascii="FontbitDavid" w:hAnsi="FontbitDavid"/>
          <w:spacing w:val="-2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ואף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</w:t>
      </w:r>
      <w:r w:rsidR="00B433C9" w:rsidRPr="00262A77">
        <w:rPr>
          <w:rFonts w:ascii="FontbitDavid" w:hAnsi="FontbitDavid"/>
          <w:spacing w:val="-2"/>
          <w:sz w:val="32"/>
          <w:rtl/>
        </w:rPr>
        <w:t>ש</w:t>
      </w:r>
      <w:r>
        <w:rPr>
          <w:rFonts w:ascii="FontbitDavid" w:hAnsi="FontbitDavid" w:hint="cs"/>
          <w:spacing w:val="-2"/>
          <w:sz w:val="32"/>
          <w:rtl/>
        </w:rPr>
        <w:t>'</w:t>
      </w:r>
      <w:r w:rsidR="00B433C9" w:rsidRPr="00262A77">
        <w:rPr>
          <w:rFonts w:ascii="FontbitDavid" w:hAnsi="FontbitDavid"/>
          <w:spacing w:val="-2"/>
          <w:sz w:val="32"/>
          <w:rtl/>
        </w:rPr>
        <w:t>יצא לאויר העולם, נפתח הסתום ונסתם הפתוח</w:t>
      </w:r>
      <w:r>
        <w:rPr>
          <w:rFonts w:ascii="FontbitDavid" w:hAnsi="FontbitDavid" w:hint="cs"/>
          <w:spacing w:val="-2"/>
          <w:sz w:val="32"/>
          <w:rtl/>
        </w:rPr>
        <w:t>'</w:t>
      </w:r>
      <w:r w:rsidRPr="00D53BA4">
        <w:rPr>
          <w:rStyle w:val="affff8"/>
          <w:rtl/>
        </w:rPr>
        <w:t xml:space="preserve"> ואיך ניזון</w:t>
      </w:r>
    </w:p>
    <w:p w14:paraId="5F4A8AED" w14:textId="41A3B78C" w:rsidR="00DF2D60" w:rsidRPr="008E5DE4" w:rsidRDefault="00DF2D60" w:rsidP="008E5DE4">
      <w:pPr>
        <w:ind w:hanging="114"/>
        <w:rPr>
          <w:rFonts w:ascii="FontbitDavid" w:hAnsi="FontbitDavid"/>
          <w:spacing w:val="-4"/>
          <w:sz w:val="32"/>
          <w:rtl/>
        </w:rPr>
      </w:pPr>
      <w:r>
        <w:rPr>
          <w:rFonts w:ascii="FontbitDavid" w:hAnsi="FontbitDavid"/>
          <w:spacing w:val="-2"/>
          <w:sz w:val="32"/>
          <w:rtl/>
        </w:rPr>
        <w:tab/>
      </w:r>
      <w:r w:rsidR="00B433C9" w:rsidRPr="00262A77">
        <w:rPr>
          <w:rStyle w:val="affff5"/>
          <w:rFonts w:hint="cs"/>
          <w:spacing w:val="-4"/>
          <w:rtl/>
        </w:rPr>
        <w:t xml:space="preserve">א. </w:t>
      </w:r>
      <w:r w:rsidR="008A7349" w:rsidRPr="00262A77">
        <w:rPr>
          <w:rFonts w:ascii="FontbitDavid" w:hAnsi="FontbitDavid" w:hint="cs"/>
          <w:spacing w:val="-4"/>
          <w:sz w:val="32"/>
          <w:rtl/>
        </w:rPr>
        <w:t>ש</w:t>
      </w:r>
      <w:r w:rsidR="00B433C9" w:rsidRPr="00262A77">
        <w:rPr>
          <w:rFonts w:ascii="FontbitDavid" w:hAnsi="FontbitDavid" w:hint="cs"/>
          <w:spacing w:val="-4"/>
          <w:sz w:val="32"/>
          <w:rtl/>
        </w:rPr>
        <w:t xml:space="preserve">הזינתו </w:t>
      </w:r>
      <w:r>
        <w:rPr>
          <w:rFonts w:ascii="FontbitDavid" w:hAnsi="FontbitDavid" w:hint="cs"/>
          <w:spacing w:val="-4"/>
          <w:sz w:val="32"/>
          <w:rtl/>
        </w:rPr>
        <w:t>קדחת</w:t>
      </w:r>
      <w:r w:rsidR="00B433C9" w:rsidRPr="00262A77">
        <w:rPr>
          <w:rFonts w:ascii="FontbitDavid" w:hAnsi="FontbitDavid" w:hint="cs"/>
          <w:spacing w:val="-4"/>
          <w:sz w:val="32"/>
          <w:rtl/>
        </w:rPr>
        <w:t xml:space="preserve"> אמו</w:t>
      </w:r>
      <w:r w:rsidR="00B433C9" w:rsidRPr="00262A77">
        <w:rPr>
          <w:rStyle w:val="affff5"/>
          <w:rFonts w:hint="cs"/>
          <w:spacing w:val="-4"/>
          <w:rtl/>
        </w:rPr>
        <w:t xml:space="preserve"> ב. </w:t>
      </w:r>
      <w:r w:rsidR="008A7349" w:rsidRPr="00262A77">
        <w:rPr>
          <w:rFonts w:ascii="FontbitDavid" w:hAnsi="FontbitDavid" w:hint="cs"/>
          <w:spacing w:val="-4"/>
          <w:sz w:val="32"/>
          <w:rtl/>
        </w:rPr>
        <w:t>כ</w:t>
      </w:r>
      <w:r w:rsidR="00B433C9" w:rsidRPr="00262A77">
        <w:rPr>
          <w:rFonts w:ascii="FontbitDavid" w:hAnsi="FontbitDavid" w:hint="cs"/>
          <w:spacing w:val="-4"/>
          <w:sz w:val="32"/>
          <w:rtl/>
        </w:rPr>
        <w:t>שב</w:t>
      </w:r>
      <w:r>
        <w:rPr>
          <w:rFonts w:ascii="FontbitDavid" w:hAnsi="FontbitDavid" w:hint="cs"/>
          <w:spacing w:val="-4"/>
          <w:sz w:val="32"/>
          <w:rtl/>
        </w:rPr>
        <w:t>ו</w:t>
      </w:r>
      <w:r w:rsidR="00B433C9" w:rsidRPr="00262A77">
        <w:rPr>
          <w:rFonts w:ascii="FontbitDavid" w:hAnsi="FontbitDavid" w:hint="cs"/>
          <w:spacing w:val="-4"/>
          <w:sz w:val="32"/>
          <w:rtl/>
        </w:rPr>
        <w:t xml:space="preserve">כה </w:t>
      </w:r>
      <w:r>
        <w:rPr>
          <w:rFonts w:ascii="FontbitDavid" w:hAnsi="FontbitDavid" w:hint="cs"/>
          <w:spacing w:val="-4"/>
          <w:sz w:val="32"/>
          <w:rtl/>
        </w:rPr>
        <w:t>יכול לחיות אף שנסתם הטבור.</w:t>
      </w:r>
    </w:p>
    <w:p w14:paraId="75E3B225" w14:textId="32F37470" w:rsidR="00B433C9" w:rsidRDefault="00DF2D60" w:rsidP="00615A60">
      <w:pPr>
        <w:pStyle w:val="affff2"/>
        <w:rPr>
          <w:rtl/>
        </w:rPr>
      </w:pPr>
      <w:bookmarkStart w:id="830" w:name="_Toc119172982"/>
      <w:bookmarkStart w:id="831" w:name="_Toc119230077"/>
      <w:r>
        <w:rPr>
          <w:rFonts w:hint="cs"/>
          <w:rtl/>
        </w:rPr>
        <w:lastRenderedPageBreak/>
        <w:t>ערל מקבל הזאה, ומילת יהושע לנולדים במדבר</w:t>
      </w:r>
      <w:bookmarkEnd w:id="830"/>
      <w:bookmarkEnd w:id="831"/>
    </w:p>
    <w:p w14:paraId="4BE9669B" w14:textId="68FF9C42" w:rsidR="00621A74" w:rsidRPr="00DF2D60" w:rsidRDefault="00B433C9" w:rsidP="00B55EDF">
      <w:pPr>
        <w:rPr>
          <w:rtl/>
        </w:rPr>
      </w:pPr>
      <w:r w:rsidRPr="00320A7F">
        <w:rPr>
          <w:rStyle w:val="affff5"/>
          <w:rFonts w:hint="cs"/>
          <w:rtl/>
        </w:rPr>
        <w:t>מ</w:t>
      </w:r>
      <w:r w:rsidRPr="00320A7F">
        <w:rPr>
          <w:rStyle w:val="affff5"/>
          <w:rtl/>
        </w:rPr>
        <w:t>רבי בנאה: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ערל מקבל הזאה</w:t>
      </w:r>
      <w:r w:rsidRPr="00D53BA4">
        <w:rPr>
          <w:rtl/>
        </w:rPr>
        <w:t xml:space="preserve">, </w:t>
      </w:r>
      <w:r w:rsidR="00DF2D60" w:rsidRPr="00C35A2C">
        <w:rPr>
          <w:rFonts w:ascii="FontbitDavid" w:hAnsi="FontbitDavid"/>
          <w:sz w:val="32"/>
          <w:rtl/>
        </w:rPr>
        <w:t>כאבותינו,</w:t>
      </w:r>
    </w:p>
    <w:p w14:paraId="3B362A41" w14:textId="34F2E94B" w:rsidR="00B433C9" w:rsidRDefault="00621A74" w:rsidP="00D53BA4">
      <w:pPr>
        <w:rPr>
          <w:rFonts w:ascii="FontbitDavid" w:hAnsi="FontbitDavid"/>
          <w:sz w:val="32"/>
          <w:rtl/>
        </w:rPr>
      </w:pPr>
      <w:r w:rsidRPr="00D53BA4">
        <w:rPr>
          <w:rStyle w:val="affff1"/>
          <w:rFonts w:hint="eastAsia"/>
          <w:rtl/>
        </w:rPr>
        <w:t>ד</w:t>
      </w:r>
      <w:r w:rsidR="00B433C9" w:rsidRPr="00DF2D60">
        <w:rPr>
          <w:rStyle w:val="affff1"/>
          <w:rFonts w:hint="cs"/>
          <w:rtl/>
        </w:rPr>
        <w:t>'</w:t>
      </w:r>
      <w:r w:rsidR="00B433C9" w:rsidRPr="00DF2D60">
        <w:rPr>
          <w:rStyle w:val="affff1"/>
          <w:rtl/>
        </w:rPr>
        <w:t>והע</w:t>
      </w:r>
      <w:r w:rsidR="00B433C9" w:rsidRPr="00AD1A41">
        <w:rPr>
          <w:rStyle w:val="affff1"/>
          <w:rtl/>
        </w:rPr>
        <w:t>ם עלו מן הירדן בעשור לחדש הראשון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DF2D60">
        <w:rPr>
          <w:rFonts w:ascii="FontbitDavid" w:hAnsi="FontbitDavid" w:hint="cs"/>
          <w:sz w:val="32"/>
          <w:rtl/>
        </w:rPr>
        <w:t>והזו בערלותם -</w:t>
      </w:r>
    </w:p>
    <w:p w14:paraId="1E4E7CEB" w14:textId="6D235F5F" w:rsidR="00B433C9" w:rsidRDefault="00DF2D60" w:rsidP="00D53BA4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ד</w:t>
      </w:r>
      <w:r w:rsidR="00B433C9" w:rsidRPr="00C35A2C">
        <w:rPr>
          <w:rFonts w:ascii="FontbitDavid" w:hAnsi="FontbitDavid"/>
          <w:sz w:val="32"/>
          <w:rtl/>
        </w:rPr>
        <w:t>ב</w:t>
      </w:r>
      <w:r>
        <w:rPr>
          <w:rFonts w:ascii="FontbitDavid" w:hAnsi="FontbitDavid" w:hint="cs"/>
          <w:sz w:val="32"/>
          <w:rtl/>
        </w:rPr>
        <w:t>י'</w:t>
      </w:r>
      <w:r w:rsidR="00B433C9" w:rsidRPr="00C35A2C">
        <w:rPr>
          <w:rFonts w:ascii="FontbitDavid" w:hAnsi="FontbitDavid"/>
          <w:sz w:val="32"/>
          <w:rtl/>
        </w:rPr>
        <w:t xml:space="preserve"> לא מ</w:t>
      </w:r>
      <w:r w:rsidR="00B433C9" w:rsidRPr="00C35A2C">
        <w:rPr>
          <w:rFonts w:ascii="FontbitDavid" w:hAnsi="FontbitDavid" w:hint="cs"/>
          <w:sz w:val="32"/>
          <w:rtl/>
        </w:rPr>
        <w:t xml:space="preserve">לו </w:t>
      </w:r>
      <w:r w:rsidR="00B433C9" w:rsidRPr="00D53BA4">
        <w:rPr>
          <w:rStyle w:val="affff8"/>
          <w:rFonts w:hint="eastAsia"/>
          <w:rtl/>
        </w:rPr>
        <w:t>חולשת</w:t>
      </w:r>
      <w:r w:rsidR="00B433C9" w:rsidRPr="00D53BA4">
        <w:rPr>
          <w:rStyle w:val="affff8"/>
          <w:rtl/>
        </w:rPr>
        <w:t xml:space="preserve"> </w:t>
      </w:r>
      <w:r w:rsidR="00B433C9" w:rsidRPr="00D53BA4">
        <w:rPr>
          <w:rStyle w:val="affff8"/>
          <w:rFonts w:hint="eastAsia"/>
          <w:rtl/>
        </w:rPr>
        <w:t>דרך</w:t>
      </w:r>
      <w:r w:rsidR="00621A74" w:rsidRPr="00D53BA4">
        <w:rPr>
          <w:rStyle w:val="affff8"/>
          <w:rtl/>
        </w:rPr>
        <w:t>,</w:t>
      </w:r>
      <w:r w:rsidR="00621A74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ו'</w:t>
      </w:r>
      <w:r w:rsidR="00B433C9" w:rsidRPr="00C35A2C">
        <w:rPr>
          <w:rFonts w:ascii="FontbitDavid" w:hAnsi="FontbitDavid" w:hint="cs"/>
          <w:sz w:val="32"/>
          <w:rtl/>
        </w:rPr>
        <w:t xml:space="preserve">מלו וטבלו ועשו פסחיהן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בטהרה</w:t>
      </w:r>
      <w:r>
        <w:rPr>
          <w:rFonts w:ascii="FontbitDavid" w:hAnsi="FontbitDavid" w:hint="cs"/>
          <w:sz w:val="32"/>
          <w:rtl/>
        </w:rPr>
        <w:t>'.</w:t>
      </w:r>
    </w:p>
    <w:p w14:paraId="5EB44750" w14:textId="010EA7E4" w:rsidR="00DF2D60" w:rsidRDefault="00B433C9" w:rsidP="00B55EDF">
      <w:pPr>
        <w:rPr>
          <w:rStyle w:val="affff1"/>
          <w:rtl/>
        </w:rPr>
      </w:pPr>
      <w:r w:rsidRPr="00320A7F">
        <w:rPr>
          <w:rStyle w:val="affff5"/>
          <w:rFonts w:hint="cs"/>
          <w:rtl/>
        </w:rPr>
        <w:t>מרב</w:t>
      </w:r>
      <w:r w:rsidRPr="00320A7F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לא ניתנה פריעת מילה לאברהם,</w:t>
      </w:r>
      <w:r w:rsidRPr="006B2A7E">
        <w:rPr>
          <w:rStyle w:val="affff1"/>
          <w:rtl/>
        </w:rPr>
        <w:t xml:space="preserve"> </w:t>
      </w:r>
    </w:p>
    <w:p w14:paraId="5A17ED85" w14:textId="2F078533" w:rsidR="00B433C9" w:rsidRPr="0058432D" w:rsidRDefault="00DF2D60" w:rsidP="00B55EDF">
      <w:pPr>
        <w:rPr>
          <w:rStyle w:val="affff1"/>
          <w:rtl/>
        </w:rPr>
      </w:pPr>
      <w:r>
        <w:rPr>
          <w:rStyle w:val="affff1"/>
          <w:rFonts w:hint="cs"/>
          <w:rtl/>
        </w:rPr>
        <w:t>ד'</w:t>
      </w:r>
      <w:r w:rsidR="00B433C9" w:rsidRPr="006B2A7E">
        <w:rPr>
          <w:rStyle w:val="affff1"/>
          <w:rtl/>
        </w:rPr>
        <w:t>אמ</w:t>
      </w:r>
      <w:r w:rsidR="00B433C9" w:rsidRPr="0058432D">
        <w:rPr>
          <w:rStyle w:val="affff1"/>
          <w:rtl/>
        </w:rPr>
        <w:t>ר ה' אל יהושע עשה לך חרבות צורים</w:t>
      </w:r>
      <w:r>
        <w:rPr>
          <w:rStyle w:val="affff1"/>
          <w:rFonts w:hint="cs"/>
          <w:rtl/>
        </w:rPr>
        <w:t>,</w:t>
      </w:r>
      <w:r w:rsidR="00621A74" w:rsidRPr="00DF2D60">
        <w:rPr>
          <w:rStyle w:val="affff1"/>
          <w:rFonts w:hint="cs"/>
          <w:rtl/>
        </w:rPr>
        <w:t xml:space="preserve"> </w:t>
      </w:r>
      <w:r w:rsidR="00621A74" w:rsidRPr="00D53BA4">
        <w:rPr>
          <w:rStyle w:val="affff1"/>
          <w:rFonts w:hint="eastAsia"/>
          <w:b/>
          <w:bCs/>
          <w:rtl/>
        </w:rPr>
        <w:t>ושוב</w:t>
      </w:r>
      <w:r>
        <w:rPr>
          <w:rStyle w:val="affff1"/>
          <w:rFonts w:hint="cs"/>
          <w:rtl/>
        </w:rPr>
        <w:t xml:space="preserve"> מול.. </w:t>
      </w:r>
      <w:r>
        <w:rPr>
          <w:rtl/>
        </w:rPr>
        <w:tab/>
      </w:r>
      <w:r>
        <w:rPr>
          <w:rFonts w:hint="cs"/>
          <w:rtl/>
        </w:rPr>
        <w:t xml:space="preserve"> -</w:t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Pr="00D53BA4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לפריעה</w:t>
      </w:r>
      <w:r w:rsidRPr="00D53BA4">
        <w:rPr>
          <w:rtl/>
        </w:rPr>
        <w:t>.</w:t>
      </w:r>
      <w:r w:rsidR="00B433C9" w:rsidRPr="00DF2D60">
        <w:rPr>
          <w:rStyle w:val="affff1"/>
          <w:rtl/>
        </w:rPr>
        <w:t xml:space="preserve"> </w:t>
      </w:r>
    </w:p>
    <w:p w14:paraId="5DA9F4D8" w14:textId="689BAB66" w:rsidR="00B433C9" w:rsidRPr="00C35A2C" w:rsidRDefault="00DF2D60" w:rsidP="00D53BA4">
      <w:pPr>
        <w:rPr>
          <w:rFonts w:ascii="FontbitDavid" w:hAnsi="FontbitDavid"/>
          <w:sz w:val="32"/>
          <w:rtl/>
        </w:rPr>
      </w:pPr>
      <w:r>
        <w:rPr>
          <w:rStyle w:val="affff1"/>
          <w:rFonts w:hint="cs"/>
          <w:rtl/>
        </w:rPr>
        <w:t xml:space="preserve">את בני ישראל </w:t>
      </w:r>
      <w:r w:rsidR="00B433C9" w:rsidRPr="00D53BA4">
        <w:rPr>
          <w:rStyle w:val="affff1"/>
          <w:b/>
          <w:bCs/>
          <w:rtl/>
        </w:rPr>
        <w:t>שנית</w:t>
      </w:r>
      <w:r>
        <w:rPr>
          <w:rStyle w:val="affff1"/>
          <w:rFonts w:hint="cs"/>
          <w:rtl/>
        </w:rPr>
        <w:t xml:space="preserve">' </w:t>
      </w:r>
      <w:r w:rsidR="00B433C9" w:rsidRPr="00D53BA4">
        <w:rPr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 xml:space="preserve">סוף מילה </w:t>
      </w:r>
      <w:r>
        <w:rPr>
          <w:rFonts w:ascii="FontbitDavid" w:hAnsi="FontbitDavid" w:hint="cs"/>
          <w:sz w:val="32"/>
          <w:rtl/>
        </w:rPr>
        <w:t>כ</w:t>
      </w:r>
      <w:r w:rsidR="00B433C9" w:rsidRPr="00C35A2C">
        <w:rPr>
          <w:rFonts w:ascii="FontbitDavid" w:hAnsi="FontbitDavid"/>
          <w:sz w:val="32"/>
          <w:rtl/>
        </w:rPr>
        <w:t>תח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/>
          <w:sz w:val="32"/>
          <w:rtl/>
        </w:rPr>
        <w:t>לתה</w:t>
      </w:r>
      <w:r w:rsidR="00621A74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621A74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אף</w:t>
      </w:r>
      <w:r w:rsidR="00621A74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ציצין </w:t>
      </w:r>
      <w:r w:rsidR="00621A74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מעכבין</w:t>
      </w:r>
      <w:r>
        <w:rPr>
          <w:rFonts w:ascii="FontbitDavid" w:hAnsi="FontbitDavid" w:hint="cs"/>
          <w:sz w:val="32"/>
          <w:rtl/>
        </w:rPr>
        <w:t>.</w:t>
      </w:r>
    </w:p>
    <w:p w14:paraId="5C22FBC7" w14:textId="16E51E7E" w:rsidR="00B433C9" w:rsidRPr="00C35A2C" w:rsidRDefault="00DF2D60" w:rsidP="00DF2D60">
      <w:pPr>
        <w:ind w:hanging="1"/>
        <w:rPr>
          <w:rFonts w:ascii="FontbitDavid" w:hAnsi="FontbitDavid"/>
          <w:sz w:val="32"/>
          <w:rtl/>
        </w:rPr>
      </w:pPr>
      <w:r w:rsidRPr="00D53BA4">
        <w:rPr>
          <w:rStyle w:val="affff5"/>
          <w:rFonts w:hint="eastAsia"/>
          <w:rtl/>
        </w:rPr>
        <w:t>הטעם</w:t>
      </w:r>
      <w:r w:rsidRPr="00D53BA4">
        <w:rPr>
          <w:rStyle w:val="affff5"/>
          <w:rtl/>
        </w:rPr>
        <w:t>: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ש</w:t>
      </w:r>
      <w:r w:rsidR="00B433C9" w:rsidRPr="00D1637C">
        <w:rPr>
          <w:rFonts w:cs="PFT_Frank" w:hint="eastAsia"/>
          <w:b/>
          <w:bCs/>
          <w:szCs w:val="14"/>
          <w:rtl/>
        </w:rPr>
        <w:t>במדבר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לא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מלו</w:t>
      </w:r>
      <w:r w:rsidR="00B433C9"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320A7F" w:rsidRPr="00D238B7">
        <w:rPr>
          <w:rStyle w:val="affff5"/>
          <w:rFonts w:hint="cs"/>
          <w:rtl/>
        </w:rPr>
        <w:t>א.</w:t>
      </w:r>
      <w:r w:rsidR="00B433C9" w:rsidRPr="00D238B7">
        <w:rPr>
          <w:rStyle w:val="affff5"/>
          <w:rFonts w:hint="cs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חולש</w:t>
      </w:r>
      <w:r w:rsidR="00B433C9">
        <w:rPr>
          <w:rFonts w:ascii="FontbitDavid" w:hAnsi="FontbitDavid" w:hint="cs"/>
          <w:sz w:val="32"/>
          <w:rtl/>
        </w:rPr>
        <w:t>ת דרך</w:t>
      </w:r>
      <w:r>
        <w:rPr>
          <w:rStyle w:val="affff5"/>
          <w:rFonts w:hint="cs"/>
          <w:rtl/>
        </w:rPr>
        <w:t>,</w:t>
      </w:r>
      <w:r w:rsidR="00B433C9" w:rsidRPr="00D238B7">
        <w:rPr>
          <w:rStyle w:val="affff5"/>
          <w:rFonts w:hint="cs"/>
          <w:rtl/>
        </w:rPr>
        <w:t xml:space="preserve"> ב. </w:t>
      </w:r>
      <w:r w:rsidR="00B433C9">
        <w:rPr>
          <w:rFonts w:ascii="FontbitDavid" w:hAnsi="FontbitDavid" w:hint="cs"/>
          <w:sz w:val="32"/>
          <w:rtl/>
        </w:rPr>
        <w:t xml:space="preserve">לא </w:t>
      </w:r>
      <w:r>
        <w:rPr>
          <w:rFonts w:ascii="FontbitDavid" w:hAnsi="FontbitDavid" w:hint="cs"/>
          <w:sz w:val="32"/>
          <w:rtl/>
        </w:rPr>
        <w:t>הי</w:t>
      </w:r>
      <w:r w:rsidR="00B433C9">
        <w:rPr>
          <w:rFonts w:ascii="FontbitDavid" w:hAnsi="FontbitDavid" w:hint="cs"/>
          <w:sz w:val="32"/>
          <w:rtl/>
        </w:rPr>
        <w:t>ה רוח צפונית</w:t>
      </w:r>
      <w:r>
        <w:rPr>
          <w:rFonts w:ascii="FontbitDavid" w:hAnsi="FontbitDavid" w:hint="cs"/>
          <w:sz w:val="32"/>
          <w:rtl/>
        </w:rPr>
        <w:t>.</w:t>
      </w:r>
    </w:p>
    <w:p w14:paraId="4521DE0E" w14:textId="77777777" w:rsidR="00B433C9" w:rsidRPr="00D238B7" w:rsidRDefault="00B433C9" w:rsidP="008E65FC">
      <w:pPr>
        <w:pStyle w:val="aff7"/>
        <w:framePr w:wrap="around"/>
        <w:rPr>
          <w:rStyle w:val="affff5"/>
          <w:rtl/>
        </w:rPr>
      </w:pPr>
      <w:r w:rsidRPr="00C35A2C">
        <w:rPr>
          <w:rFonts w:hint="cs"/>
          <w:rtl/>
        </w:rPr>
        <w:t>עב:</w:t>
      </w:r>
    </w:p>
    <w:p w14:paraId="58AF4B2C" w14:textId="741B1FCA" w:rsidR="00B433C9" w:rsidRDefault="00B433C9" w:rsidP="00B55EDF">
      <w:pPr>
        <w:ind w:hanging="1"/>
        <w:rPr>
          <w:rFonts w:ascii="FontbitDavid" w:hAnsi="FontbitDavid"/>
          <w:sz w:val="32"/>
          <w:rtl/>
        </w:rPr>
      </w:pPr>
      <w:r w:rsidRPr="00320A7F">
        <w:rPr>
          <w:rStyle w:val="affff5"/>
          <w:rFonts w:hint="cs"/>
          <w:rtl/>
        </w:rPr>
        <w:t>ר</w:t>
      </w:r>
      <w:r w:rsidRPr="00320A7F">
        <w:rPr>
          <w:rStyle w:val="affff5"/>
          <w:rtl/>
        </w:rPr>
        <w:t>"</w:t>
      </w:r>
      <w:r w:rsidRPr="00320A7F">
        <w:rPr>
          <w:rStyle w:val="affff5"/>
          <w:rFonts w:hint="cs"/>
          <w:rtl/>
        </w:rPr>
        <w:t>פ:</w:t>
      </w:r>
      <w:r>
        <w:rPr>
          <w:rFonts w:ascii="FontbitDavid" w:hAnsi="FontbitDavid"/>
          <w:sz w:val="32"/>
          <w:rtl/>
        </w:rPr>
        <w:t xml:space="preserve"> הלכך, </w:t>
      </w:r>
      <w:r w:rsidR="00DF2D6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יו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ם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מעונן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DF2D60" w:rsidRPr="00D1637C">
        <w:rPr>
          <w:rFonts w:cs="PFT_Frank" w:hint="eastAsia"/>
          <w:b/>
          <w:bCs/>
          <w:szCs w:val="14"/>
          <w:rtl/>
        </w:rPr>
        <w:t>א</w:t>
      </w:r>
      <w:r w:rsidRPr="00D1637C">
        <w:rPr>
          <w:rFonts w:cs="PFT_Frank" w:hint="eastAsia"/>
          <w:b/>
          <w:bCs/>
          <w:szCs w:val="14"/>
          <w:rtl/>
        </w:rPr>
        <w:t>ו</w:t>
      </w:r>
      <w:r w:rsidR="00DF2D60" w:rsidRPr="00D1637C">
        <w:rPr>
          <w:rFonts w:cs="PFT_Frank"/>
          <w:b/>
          <w:bCs/>
          <w:szCs w:val="14"/>
          <w:rtl/>
        </w:rPr>
        <w:t xml:space="preserve"> </w:t>
      </w:r>
      <w:r w:rsidR="00621A74" w:rsidRPr="00D1637C">
        <w:rPr>
          <w:rFonts w:cs="PFT_Frank" w:hint="eastAsia"/>
          <w:b/>
          <w:bCs/>
          <w:szCs w:val="14"/>
          <w:rtl/>
        </w:rPr>
        <w:t>רוח</w:t>
      </w:r>
      <w:r w:rsidR="00621A74" w:rsidRPr="00D1637C">
        <w:rPr>
          <w:rFonts w:cs="PFT_Frank"/>
          <w:b/>
          <w:bCs/>
          <w:szCs w:val="14"/>
          <w:rtl/>
        </w:rPr>
        <w:t xml:space="preserve"> </w:t>
      </w:r>
      <w:r w:rsidR="00621A74" w:rsidRPr="00D1637C">
        <w:rPr>
          <w:rFonts w:cs="PFT_Frank" w:hint="eastAsia"/>
          <w:b/>
          <w:bCs/>
          <w:szCs w:val="14"/>
          <w:rtl/>
        </w:rPr>
        <w:t>דרומית</w:t>
      </w:r>
      <w:r w:rsidR="00DF2D60">
        <w:rPr>
          <w:rFonts w:ascii="FontbitDavid" w:hAnsi="FontbitDavid" w:hint="cs"/>
          <w:sz w:val="32"/>
          <w:rtl/>
        </w:rPr>
        <w:t xml:space="preserve"> -</w:t>
      </w:r>
      <w:r>
        <w:rPr>
          <w:rFonts w:ascii="FontbitDavid" w:hAnsi="FontbitDavid" w:hint="cs"/>
          <w:sz w:val="32"/>
          <w:rtl/>
        </w:rPr>
        <w:t xml:space="preserve"> לא מלים ולא מקיזים</w:t>
      </w:r>
      <w:r w:rsidR="00DF2D60">
        <w:rPr>
          <w:rFonts w:ascii="FontbitDavid" w:hAnsi="FontbitDavid" w:hint="cs"/>
          <w:sz w:val="32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</w:p>
    <w:p w14:paraId="57E3B2D8" w14:textId="4F9F7E3F" w:rsidR="00B433C9" w:rsidRPr="00C35A2C" w:rsidRDefault="00B433C9" w:rsidP="00D53BA4">
      <w:pPr>
        <w:rPr>
          <w:rFonts w:ascii="FontbitDavid" w:hAnsi="FontbitDavid"/>
          <w:sz w:val="32"/>
          <w:rtl/>
        </w:rPr>
      </w:pPr>
      <w:r w:rsidRPr="00621A74">
        <w:rPr>
          <w:rStyle w:val="affff5"/>
          <w:rtl/>
        </w:rPr>
        <w:t>והאידנא</w:t>
      </w:r>
      <w:r w:rsidR="00621A74">
        <w:rPr>
          <w:rStyle w:val="affff5"/>
          <w:rFonts w:hint="cs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דשו בה רבים, </w:t>
      </w:r>
      <w:r w:rsidR="00DF2D60" w:rsidRPr="00D53BA4">
        <w:rPr>
          <w:rStyle w:val="affff1"/>
          <w:rtl/>
        </w:rPr>
        <w:t>'</w:t>
      </w:r>
      <w:r w:rsidRPr="00DF2D60">
        <w:rPr>
          <w:rStyle w:val="affff1"/>
          <w:rtl/>
        </w:rPr>
        <w:t>שו</w:t>
      </w:r>
      <w:r w:rsidRPr="00965072">
        <w:rPr>
          <w:rStyle w:val="affff1"/>
          <w:rtl/>
        </w:rPr>
        <w:t>מר פתאים ה'</w:t>
      </w:r>
      <w:r w:rsidR="00DF2D60"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>.</w:t>
      </w:r>
    </w:p>
    <w:p w14:paraId="73D5F164" w14:textId="27D05627" w:rsidR="00621A74" w:rsidRPr="00262A77" w:rsidRDefault="00B433C9" w:rsidP="00B55EDF">
      <w:pPr>
        <w:rPr>
          <w:rFonts w:ascii="FontbitDavid" w:hAnsi="FontbitDavid"/>
          <w:spacing w:val="-2"/>
          <w:sz w:val="32"/>
          <w:rtl/>
        </w:rPr>
      </w:pPr>
      <w:r w:rsidRPr="00262A77">
        <w:rPr>
          <w:rStyle w:val="affff5"/>
          <w:rtl/>
        </w:rPr>
        <w:t>ת"ר:</w:t>
      </w:r>
      <w:r w:rsidR="00621A74" w:rsidRPr="003F3A85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</w:t>
      </w:r>
      <w:r w:rsidR="00621A74" w:rsidRPr="00D1637C">
        <w:rPr>
          <w:rFonts w:cs="PFT_Frank"/>
          <w:b/>
          <w:bCs/>
          <w:szCs w:val="14"/>
          <w:rtl/>
        </w:rPr>
        <w:t xml:space="preserve">כל </w:t>
      </w:r>
      <w:r w:rsidRPr="00D1637C">
        <w:rPr>
          <w:rFonts w:cs="PFT_Frank"/>
          <w:b/>
          <w:bCs/>
          <w:szCs w:val="14"/>
          <w:rtl/>
        </w:rPr>
        <w:t>ארבעים שנה</w:t>
      </w:r>
      <w:r w:rsidRPr="003F3A85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,</w:t>
      </w:r>
      <w:r w:rsidRPr="00262A77">
        <w:rPr>
          <w:rFonts w:ascii="FontbitDavid" w:hAnsi="FontbitDavid"/>
          <w:spacing w:val="-2"/>
          <w:sz w:val="32"/>
          <w:rtl/>
        </w:rPr>
        <w:t xml:space="preserve"> נשבה רוח צפונית בחצי הלילה,</w:t>
      </w:r>
      <w:r w:rsidRPr="00262A77">
        <w:rPr>
          <w:rFonts w:ascii="FontbitDavid" w:hAnsi="FontbitDavid" w:hint="cs"/>
          <w:spacing w:val="-2"/>
          <w:sz w:val="32"/>
          <w:rtl/>
        </w:rPr>
        <w:t xml:space="preserve">  </w:t>
      </w:r>
    </w:p>
    <w:p w14:paraId="229E1A69" w14:textId="7F0CBD84" w:rsidR="00A7622C" w:rsidRPr="008E5DE4" w:rsidRDefault="00A7622C" w:rsidP="008E5DE4">
      <w:pPr>
        <w:rPr>
          <w:rFonts w:ascii="FontbitDavid" w:hAnsi="FontbitDavid"/>
          <w:sz w:val="32"/>
          <w:rtl/>
        </w:rPr>
      </w:pPr>
      <w:r>
        <w:rPr>
          <w:rStyle w:val="affff1"/>
          <w:rFonts w:hint="cs"/>
          <w:rtl/>
        </w:rPr>
        <w:t>ד</w:t>
      </w:r>
      <w:r w:rsidR="00B433C9" w:rsidRPr="006B2A7E">
        <w:rPr>
          <w:rStyle w:val="affff1"/>
          <w:rtl/>
        </w:rPr>
        <w:t>'ויהי בחצי הלי</w:t>
      </w:r>
      <w:r w:rsidR="00B433C9" w:rsidRPr="0058432D">
        <w:rPr>
          <w:rStyle w:val="affff1"/>
          <w:rtl/>
        </w:rPr>
        <w:t xml:space="preserve">לה וה' הכה כל בכור </w:t>
      </w:r>
      <w:r w:rsidRPr="00D53BA4">
        <w:rPr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>עת רצון מילתא היא.</w:t>
      </w:r>
    </w:p>
    <w:p w14:paraId="64504459" w14:textId="7827DE10" w:rsidR="00090FCB" w:rsidRPr="00C35A2C" w:rsidRDefault="00090FCB" w:rsidP="00615A60">
      <w:pPr>
        <w:pStyle w:val="affff2"/>
        <w:rPr>
          <w:rtl/>
        </w:rPr>
      </w:pPr>
      <w:bookmarkStart w:id="832" w:name="_Toc119172983"/>
      <w:bookmarkStart w:id="833" w:name="_Toc119230078"/>
      <w:r>
        <w:rPr>
          <w:rFonts w:hint="cs"/>
          <w:rtl/>
        </w:rPr>
        <w:t>האם 'משוך' אוכל בתרומה, מדאורייתא ומדרבנן</w:t>
      </w:r>
      <w:bookmarkEnd w:id="832"/>
      <w:bookmarkEnd w:id="833"/>
    </w:p>
    <w:p w14:paraId="7C3346EB" w14:textId="0716ADBE" w:rsidR="00B433C9" w:rsidRPr="00C415C0" w:rsidRDefault="00621A74" w:rsidP="00B55EDF">
      <w:pPr>
        <w:rPr>
          <w:rtl/>
        </w:rPr>
      </w:pPr>
      <w:r>
        <w:rPr>
          <w:rStyle w:val="affff5"/>
          <w:rFonts w:hint="cs"/>
          <w:rtl/>
        </w:rPr>
        <w:t>ר''ה</w:t>
      </w:r>
      <w:r w:rsidR="00B433C9" w:rsidRPr="00320A7F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090FCB" w:rsidRPr="00D1637C">
        <w:rPr>
          <w:rFonts w:cs="PFT_Frank" w:hint="cs"/>
          <w:b/>
          <w:bCs/>
          <w:szCs w:val="14"/>
          <w:rtl/>
        </w:rPr>
        <w:t>מדאורייתא</w:t>
      </w:r>
      <w:r w:rsidR="00B433C9" w:rsidRPr="00D53BA4">
        <w:rPr>
          <w:rtl/>
        </w:rPr>
        <w:t xml:space="preserve"> משוך אוכל,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ומדר</w:t>
      </w:r>
      <w:r w:rsidR="00090FCB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בנן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090FCB">
        <w:rPr>
          <w:rFonts w:ascii="FontbitDavid" w:hAnsi="FontbitDavid" w:hint="cs"/>
          <w:sz w:val="32"/>
          <w:rtl/>
        </w:rPr>
        <w:t>גזרו</w:t>
      </w:r>
      <w:r w:rsidR="00B433C9" w:rsidRPr="00C35A2C">
        <w:rPr>
          <w:rFonts w:ascii="FontbitDavid" w:hAnsi="FontbitDavid"/>
          <w:sz w:val="32"/>
          <w:rtl/>
        </w:rPr>
        <w:t xml:space="preserve"> שנראה </w:t>
      </w:r>
      <w:r w:rsidR="00090FCB">
        <w:rPr>
          <w:rFonts w:ascii="FontbitDavid" w:hAnsi="FontbitDavid" w:hint="cs"/>
          <w:sz w:val="32"/>
          <w:rtl/>
        </w:rPr>
        <w:t>כ</w:t>
      </w:r>
      <w:r w:rsidR="00B433C9" w:rsidRPr="00C35A2C">
        <w:rPr>
          <w:rFonts w:ascii="FontbitDavid" w:hAnsi="FontbitDavid"/>
          <w:sz w:val="32"/>
          <w:rtl/>
        </w:rPr>
        <w:t>ערל.</w:t>
      </w:r>
    </w:p>
    <w:p w14:paraId="5634AAD1" w14:textId="61C421AE" w:rsidR="00B433C9" w:rsidRPr="00C35A2C" w:rsidRDefault="00B433C9" w:rsidP="00D53BA4">
      <w:pPr>
        <w:rPr>
          <w:rFonts w:ascii="FontbitDavid" w:hAnsi="FontbitDavid"/>
          <w:sz w:val="32"/>
          <w:rtl/>
        </w:rPr>
      </w:pPr>
      <w:r w:rsidRPr="00D53BA4">
        <w:rPr>
          <w:rStyle w:val="affff5"/>
          <w:rFonts w:hint="eastAsia"/>
          <w:rtl/>
        </w:rPr>
        <w:t>ו</w:t>
      </w:r>
      <w:r w:rsidR="00090FCB" w:rsidRPr="00D53BA4">
        <w:rPr>
          <w:rStyle w:val="affff5"/>
          <w:rFonts w:hint="eastAsia"/>
          <w:rtl/>
        </w:rPr>
        <w:t>יקשה</w:t>
      </w:r>
      <w:r w:rsidR="00090FCB" w:rsidRPr="00D53BA4">
        <w:rPr>
          <w:rStyle w:val="affff5"/>
          <w:rtl/>
        </w:rPr>
        <w:t xml:space="preserve"> </w:t>
      </w:r>
      <w:r w:rsidR="00090FCB" w:rsidRPr="00D53BA4">
        <w:rPr>
          <w:rStyle w:val="affff5"/>
          <w:rFonts w:hint="eastAsia"/>
          <w:rtl/>
        </w:rPr>
        <w:t>מדתניא</w:t>
      </w:r>
      <w:r w:rsidR="00090FCB" w:rsidRPr="00D53BA4">
        <w:rPr>
          <w:rStyle w:val="affff5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משוך צריך שימול</w:t>
      </w:r>
      <w:r w:rsidR="00BB253B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BB253B">
        <w:rPr>
          <w:rStyle w:val="affff5"/>
          <w:rtl/>
        </w:rPr>
        <w:tab/>
      </w:r>
      <w:r w:rsidR="00BB253B">
        <w:rPr>
          <w:rStyle w:val="affff5"/>
          <w:rtl/>
        </w:rPr>
        <w:tab/>
      </w:r>
      <w:r w:rsidR="00BB253B">
        <w:rPr>
          <w:rStyle w:val="affff5"/>
          <w:rtl/>
        </w:rPr>
        <w:tab/>
      </w:r>
      <w:r w:rsidR="00BB253B">
        <w:rPr>
          <w:rStyle w:val="affff5"/>
          <w:rtl/>
        </w:rPr>
        <w:tab/>
      </w:r>
      <w:r w:rsidR="00BB253B">
        <w:rPr>
          <w:rStyle w:val="affff5"/>
          <w:rtl/>
        </w:rPr>
        <w:tab/>
      </w:r>
      <w:r w:rsidR="00BB253B">
        <w:rPr>
          <w:rStyle w:val="affff5"/>
          <w:rFonts w:hint="cs"/>
          <w:rtl/>
        </w:rPr>
        <w:t xml:space="preserve"> </w:t>
      </w:r>
      <w:r w:rsidR="00BB253B" w:rsidRPr="00D53BA4">
        <w:rPr>
          <w:rStyle w:val="affff5"/>
          <w:rFonts w:hint="eastAsia"/>
          <w:rtl/>
        </w:rPr>
        <w:t>ודחה</w:t>
      </w:r>
      <w:r w:rsidR="00BB253B" w:rsidRPr="00D53BA4">
        <w:rPr>
          <w:rStyle w:val="affff5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מדרבנן.</w:t>
      </w:r>
    </w:p>
    <w:p w14:paraId="3D8A0119" w14:textId="3EA86032" w:rsidR="00B433C9" w:rsidRDefault="00B433C9" w:rsidP="00B55EDF">
      <w:pPr>
        <w:rPr>
          <w:rFonts w:ascii="FontbitDavid" w:hAnsi="FontbitDavid"/>
          <w:sz w:val="32"/>
          <w:rtl/>
        </w:rPr>
      </w:pPr>
      <w:r w:rsidRPr="00BB253B">
        <w:rPr>
          <w:rStyle w:val="affff5"/>
          <w:rFonts w:hint="cs"/>
          <w:rtl/>
        </w:rPr>
        <w:t>ו</w:t>
      </w:r>
      <w:r w:rsidR="00090FCB" w:rsidRPr="00D53BA4">
        <w:rPr>
          <w:rStyle w:val="affff5"/>
          <w:rFonts w:hint="eastAsia"/>
          <w:rtl/>
        </w:rPr>
        <w:t>טעה</w:t>
      </w:r>
      <w:r w:rsidR="00090FCB" w:rsidRPr="00D53BA4">
        <w:rPr>
          <w:rStyle w:val="affff5"/>
          <w:rtl/>
        </w:rPr>
        <w:t xml:space="preserve"> </w:t>
      </w:r>
      <w:r w:rsidR="00090FCB" w:rsidRPr="00D53BA4">
        <w:rPr>
          <w:rStyle w:val="affff5"/>
          <w:rFonts w:hint="eastAsia"/>
          <w:rtl/>
        </w:rPr>
        <w:t>בקושייתו</w:t>
      </w:r>
      <w:r w:rsidR="00BB253B">
        <w:rPr>
          <w:rStyle w:val="affff5"/>
          <w:rFonts w:hint="cs"/>
          <w:rtl/>
        </w:rPr>
        <w:t>,</w:t>
      </w:r>
      <w:r w:rsidRPr="00D53BA4">
        <w:rPr>
          <w:rStyle w:val="affff5"/>
          <w:rtl/>
        </w:rPr>
        <w:t xml:space="preserve"> </w:t>
      </w:r>
      <w:r w:rsidR="00BB253B">
        <w:rPr>
          <w:rStyle w:val="affff5"/>
          <w:rFonts w:hint="cs"/>
          <w:rtl/>
        </w:rPr>
        <w:t>מ</w:t>
      </w:r>
      <w:r w:rsidRPr="00D53BA4">
        <w:rPr>
          <w:rStyle w:val="affff5"/>
          <w:rFonts w:hint="eastAsia"/>
          <w:rtl/>
        </w:rPr>
        <w:t>סיפא</w:t>
      </w:r>
      <w:r w:rsidR="00090FCB" w:rsidRPr="00D53BA4">
        <w:rPr>
          <w:rStyle w:val="affff5"/>
          <w:rtl/>
        </w:rPr>
        <w:t xml:space="preserve"> </w:t>
      </w:r>
      <w:r w:rsidR="00BB253B">
        <w:rPr>
          <w:rStyle w:val="affff5"/>
          <w:rFonts w:hint="cs"/>
          <w:rtl/>
        </w:rPr>
        <w:t>ד</w:t>
      </w:r>
      <w:r w:rsidR="00090FCB" w:rsidRPr="00D53BA4">
        <w:rPr>
          <w:rStyle w:val="affff5"/>
          <w:rFonts w:hint="eastAsia"/>
          <w:rtl/>
        </w:rPr>
        <w:t>קתני</w:t>
      </w:r>
      <w:r w:rsidR="00090FCB" w:rsidRPr="00D53BA4">
        <w:rPr>
          <w:rStyle w:val="affff5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BB253B">
        <w:rPr>
          <w:rStyle w:val="affff5"/>
          <w:rtl/>
        </w:rPr>
        <w:tab/>
      </w:r>
      <w:r w:rsidR="00BB253B">
        <w:rPr>
          <w:rStyle w:val="affff5"/>
          <w:rtl/>
        </w:rPr>
        <w:tab/>
      </w:r>
      <w:r w:rsidR="00BB253B">
        <w:rPr>
          <w:rStyle w:val="affff5"/>
          <w:rtl/>
        </w:rPr>
        <w:tab/>
      </w:r>
      <w:r w:rsidR="00BB253B">
        <w:rPr>
          <w:rStyle w:val="affff5"/>
          <w:rFonts w:hint="cs"/>
          <w:rtl/>
        </w:rPr>
        <w:t xml:space="preserve"> </w:t>
      </w:r>
      <w:r w:rsidR="00621A74">
        <w:rPr>
          <w:rStyle w:val="affff5"/>
          <w:rFonts w:hint="cs"/>
          <w:rtl/>
        </w:rPr>
        <w:t>ל</w:t>
      </w:r>
      <w:r w:rsidRPr="00320A7F">
        <w:rPr>
          <w:rStyle w:val="affff5"/>
          <w:rFonts w:hint="cs"/>
          <w:rtl/>
        </w:rPr>
        <w:t>ר</w:t>
      </w:r>
      <w:r w:rsidRPr="00320A7F">
        <w:rPr>
          <w:rStyle w:val="affff5"/>
          <w:rtl/>
        </w:rPr>
        <w:t>"</w:t>
      </w:r>
      <w:r w:rsidRPr="00320A7F">
        <w:rPr>
          <w:rStyle w:val="affff5"/>
          <w:rFonts w:hint="cs"/>
          <w:rtl/>
        </w:rPr>
        <w:t>י</w:t>
      </w:r>
      <w:r w:rsidRPr="00C35A2C">
        <w:rPr>
          <w:rFonts w:ascii="FontbitDavid" w:hAnsi="FontbitDavid" w:hint="cs"/>
          <w:sz w:val="32"/>
          <w:rtl/>
        </w:rPr>
        <w:t xml:space="preserve"> לא ימול שסכנה היא</w:t>
      </w:r>
      <w:r w:rsidR="00090FCB">
        <w:rPr>
          <w:rFonts w:ascii="FontbitDavid" w:hAnsi="FontbitDavid" w:hint="cs"/>
          <w:sz w:val="32"/>
          <w:rtl/>
        </w:rPr>
        <w:t>,</w:t>
      </w:r>
    </w:p>
    <w:p w14:paraId="502AAA6A" w14:textId="479DFEBB" w:rsidR="00090FCB" w:rsidRDefault="00090FCB" w:rsidP="00D53BA4">
      <w:pPr>
        <w:jc w:val="center"/>
        <w:rPr>
          <w:rFonts w:ascii="FontbitDavid" w:hAnsi="FontbitDavid"/>
          <w:spacing w:val="-2"/>
          <w:sz w:val="32"/>
          <w:rtl/>
        </w:rPr>
      </w:pPr>
      <w:r>
        <w:rPr>
          <w:rStyle w:val="affff5"/>
          <w:rFonts w:hint="cs"/>
          <w:rtl/>
        </w:rPr>
        <w:t>ולחכמים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הרבה מלו בימי </w:t>
      </w:r>
      <w:r w:rsidR="00B433C9" w:rsidRPr="00262A77">
        <w:rPr>
          <w:rStyle w:val="affff5"/>
          <w:rtl/>
        </w:rPr>
        <w:t>בן כוזיבא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והולידו</w:t>
      </w:r>
      <w:r w:rsidR="00BB253B">
        <w:rPr>
          <w:rFonts w:ascii="FontbitDavid" w:hAnsi="FontbitDavid" w:hint="cs"/>
          <w:spacing w:val="-2"/>
          <w:sz w:val="32"/>
          <w:rtl/>
        </w:rPr>
        <w:t xml:space="preserve"> -</w:t>
      </w:r>
    </w:p>
    <w:p w14:paraId="23308D25" w14:textId="75F2D624" w:rsidR="00090FCB" w:rsidRDefault="00621A74" w:rsidP="00D53BA4">
      <w:pPr>
        <w:ind w:firstLine="113"/>
        <w:rPr>
          <w:rFonts w:ascii="FontbitDavid" w:hAnsi="FontbitDavid"/>
          <w:sz w:val="32"/>
          <w:rtl/>
        </w:rPr>
      </w:pPr>
      <w:r w:rsidRPr="00D53BA4">
        <w:rPr>
          <w:rStyle w:val="affff1"/>
          <w:rFonts w:hint="eastAsia"/>
          <w:rtl/>
        </w:rPr>
        <w:t>ד</w:t>
      </w:r>
      <w:r w:rsidR="00B433C9" w:rsidRPr="00D53BA4">
        <w:rPr>
          <w:rStyle w:val="affff1"/>
          <w:rtl/>
        </w:rPr>
        <w:t>'המ</w:t>
      </w:r>
      <w:r w:rsidR="00B433C9" w:rsidRPr="00262A77">
        <w:rPr>
          <w:rStyle w:val="affff1"/>
          <w:spacing w:val="-2"/>
          <w:rtl/>
        </w:rPr>
        <w:t>ול ימול</w:t>
      </w:r>
      <w:r w:rsidR="00B433C9" w:rsidRPr="00262A77">
        <w:rPr>
          <w:rStyle w:val="affff1"/>
          <w:rFonts w:hint="cs"/>
          <w:spacing w:val="-2"/>
          <w:rtl/>
        </w:rPr>
        <w:t>'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</w:t>
      </w:r>
      <w:r w:rsidR="00090FCB">
        <w:rPr>
          <w:rFonts w:ascii="FontbitDavid" w:hAnsi="FontbitDavid" w:hint="cs"/>
          <w:spacing w:val="-2"/>
          <w:sz w:val="32"/>
          <w:rtl/>
        </w:rPr>
        <w:t>לרבות ציצין</w:t>
      </w:r>
      <w:r w:rsidR="00B433C9" w:rsidRPr="00262A77">
        <w:rPr>
          <w:rFonts w:ascii="FontbitDavid" w:hAnsi="FontbitDavid"/>
          <w:spacing w:val="-2"/>
          <w:sz w:val="32"/>
          <w:rtl/>
        </w:rPr>
        <w:t>,</w:t>
      </w:r>
      <w:r w:rsidR="00B433C9" w:rsidRPr="00621A74">
        <w:rPr>
          <w:rStyle w:val="affff5"/>
          <w:rtl/>
        </w:rPr>
        <w:t xml:space="preserve"> </w:t>
      </w:r>
      <w:r w:rsidR="00090FCB" w:rsidRPr="00D53BA4">
        <w:rPr>
          <w:rStyle w:val="affff1"/>
          <w:rFonts w:hint="eastAsia"/>
          <w:rtl/>
        </w:rPr>
        <w:t>ו</w:t>
      </w:r>
      <w:r w:rsidR="00B433C9" w:rsidRPr="00BB253B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את בריתי הפר</w:t>
      </w:r>
      <w:r w:rsidR="00B433C9" w:rsidRPr="00AD1A41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לרבות המשוך</w:t>
      </w:r>
      <w:r w:rsidR="00BB253B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.</w:t>
      </w:r>
    </w:p>
    <w:p w14:paraId="57DCA78E" w14:textId="6805688A" w:rsidR="00B433C9" w:rsidRPr="00C35A2C" w:rsidRDefault="00BB253B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090FCB" w:rsidRPr="00D53BA4">
        <w:rPr>
          <w:rStyle w:val="affff5"/>
          <w:rFonts w:hint="eastAsia"/>
          <w:rtl/>
        </w:rPr>
        <w:t>האמת</w:t>
      </w:r>
      <w:r w:rsidR="00090FCB" w:rsidRPr="00D53BA4">
        <w:rPr>
          <w:rStyle w:val="affff5"/>
          <w:rtl/>
        </w:rPr>
        <w:t>:</w:t>
      </w:r>
      <w:r w:rsidR="00B433C9" w:rsidRPr="00D53BA4">
        <w:rPr>
          <w:rStyle w:val="affff5"/>
          <w:rtl/>
        </w:rPr>
        <w:t xml:space="preserve"> </w:t>
      </w:r>
      <w:r w:rsidR="00090FCB">
        <w:rPr>
          <w:rFonts w:ascii="FontbitDavid" w:hAnsi="FontbitDavid" w:hint="cs"/>
          <w:sz w:val="32"/>
          <w:rtl/>
        </w:rPr>
        <w:t>ד</w:t>
      </w:r>
      <w:r>
        <w:rPr>
          <w:rFonts w:ascii="FontbitDavid" w:hAnsi="FontbitDavid" w:hint="cs"/>
          <w:sz w:val="32"/>
          <w:rtl/>
        </w:rPr>
        <w:t>מדרבנן, ו</w:t>
      </w:r>
      <w:r w:rsidR="00B433C9" w:rsidRPr="00C35A2C">
        <w:rPr>
          <w:rFonts w:ascii="FontbitDavid" w:hAnsi="FontbitDavid"/>
          <w:sz w:val="32"/>
          <w:rtl/>
        </w:rPr>
        <w:t>קרא אסמכתא בעלמא.</w:t>
      </w:r>
    </w:p>
    <w:p w14:paraId="4714D4D1" w14:textId="77777777" w:rsidR="00B433C9" w:rsidRPr="00C35A2C" w:rsidRDefault="00B433C9" w:rsidP="007C50EB">
      <w:pPr>
        <w:rPr>
          <w:rFonts w:ascii="FontbitDavid" w:hAnsi="FontbitDavid"/>
          <w:sz w:val="32"/>
          <w:rtl/>
        </w:rPr>
      </w:pPr>
    </w:p>
    <w:p w14:paraId="053534CA" w14:textId="3CE205F2" w:rsidR="00B433C9" w:rsidRPr="00C35A2C" w:rsidRDefault="00090FCB" w:rsidP="00B55EDF">
      <w:pPr>
        <w:rPr>
          <w:rtl/>
        </w:rPr>
      </w:pPr>
      <w:r>
        <w:rPr>
          <w:rStyle w:val="affff5"/>
          <w:rFonts w:hint="cs"/>
          <w:rtl/>
        </w:rPr>
        <w:t>ומוכיח כר"ה</w:t>
      </w:r>
      <w:r w:rsidR="00B433C9" w:rsidRPr="00320A7F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 xml:space="preserve">טומטום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>אין אוכל תרומה, נשיו ועבדיו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אוכלין</w:t>
      </w:r>
      <w:r>
        <w:rPr>
          <w:rFonts w:hint="cs"/>
          <w:rtl/>
        </w:rPr>
        <w:t>.</w:t>
      </w:r>
    </w:p>
    <w:p w14:paraId="6536DB35" w14:textId="5FAA6614" w:rsidR="00B433C9" w:rsidRPr="0039104D" w:rsidRDefault="00B433C9" w:rsidP="00090FCB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משוך</w:t>
      </w:r>
      <w:r w:rsidR="000B584D" w:rsidRPr="00D1637C">
        <w:rPr>
          <w:rFonts w:cs="PFT_Frank" w:hint="cs"/>
          <w:b/>
          <w:bCs/>
          <w:szCs w:val="14"/>
          <w:rtl/>
        </w:rPr>
        <w:t>,</w:t>
      </w:r>
      <w:r w:rsidRPr="00D1637C">
        <w:rPr>
          <w:rFonts w:cs="PFT_Frank"/>
          <w:b/>
          <w:bCs/>
          <w:szCs w:val="14"/>
          <w:rtl/>
        </w:rPr>
        <w:t xml:space="preserve"> ונולד מהול</w:t>
      </w:r>
      <w:r w:rsidRPr="0039104D">
        <w:rPr>
          <w:rtl/>
        </w:rPr>
        <w:t xml:space="preserve"> - אוכלים</w:t>
      </w:r>
      <w:r w:rsidR="00090FCB">
        <w:rPr>
          <w:rFonts w:hint="cs"/>
          <w:rtl/>
        </w:rPr>
        <w:t>,</w:t>
      </w:r>
      <w:r w:rsidRPr="0039104D">
        <w:rPr>
          <w:rFonts w:hint="cs"/>
          <w:rtl/>
        </w:rPr>
        <w:t xml:space="preserve"> </w:t>
      </w:r>
      <w:r w:rsidR="001D4E1B" w:rsidRPr="00D53BA4">
        <w:rPr>
          <w:rStyle w:val="affff8"/>
          <w:rFonts w:hint="eastAsia"/>
          <w:rtl/>
        </w:rPr>
        <w:t>והיינו</w:t>
      </w:r>
      <w:r w:rsidR="001D4E1B" w:rsidRPr="00D53BA4">
        <w:rPr>
          <w:rStyle w:val="affff8"/>
          <w:rtl/>
        </w:rPr>
        <w:t xml:space="preserve"> </w:t>
      </w:r>
      <w:r w:rsidR="001D4E1B" w:rsidRPr="00D53BA4">
        <w:rPr>
          <w:rStyle w:val="affff8"/>
          <w:rFonts w:hint="eastAsia"/>
          <w:rtl/>
        </w:rPr>
        <w:t>מדאורייתא</w:t>
      </w:r>
      <w:r w:rsidR="001D4E1B">
        <w:rPr>
          <w:rStyle w:val="affff8"/>
          <w:rFonts w:hint="cs"/>
          <w:rtl/>
        </w:rPr>
        <w:t xml:space="preserve"> </w:t>
      </w:r>
      <w:r w:rsidR="00BB253B">
        <w:rPr>
          <w:rStyle w:val="affff8"/>
          <w:rFonts w:hint="cs"/>
          <w:rtl/>
        </w:rPr>
        <w:t>[ד</w:t>
      </w:r>
      <w:r w:rsidR="001D4E1B">
        <w:rPr>
          <w:rStyle w:val="affff8"/>
          <w:rFonts w:hint="cs"/>
          <w:rtl/>
        </w:rPr>
        <w:t>מדרבנן</w:t>
      </w:r>
      <w:r w:rsidR="00BB253B">
        <w:rPr>
          <w:rStyle w:val="affff8"/>
          <w:rFonts w:hint="cs"/>
          <w:rtl/>
        </w:rPr>
        <w:t xml:space="preserve"> לא]</w:t>
      </w:r>
      <w:r w:rsidR="001D4E1B" w:rsidRPr="00D53BA4">
        <w:rPr>
          <w:rStyle w:val="affff8"/>
          <w:rtl/>
        </w:rPr>
        <w:t xml:space="preserve"> </w:t>
      </w:r>
      <w:r w:rsidR="001D4E1B" w:rsidRPr="00D53BA4">
        <w:rPr>
          <w:rStyle w:val="affff5"/>
          <w:rFonts w:hint="eastAsia"/>
          <w:rtl/>
        </w:rPr>
        <w:t>וכר</w:t>
      </w:r>
      <w:r w:rsidR="001D4E1B" w:rsidRPr="00D53BA4">
        <w:rPr>
          <w:rStyle w:val="affff5"/>
          <w:rtl/>
        </w:rPr>
        <w:t>"ה</w:t>
      </w:r>
      <w:r w:rsidR="001D4E1B">
        <w:rPr>
          <w:rStyle w:val="affff5"/>
          <w:rFonts w:hint="cs"/>
          <w:rtl/>
        </w:rPr>
        <w:t>.</w:t>
      </w:r>
    </w:p>
    <w:p w14:paraId="690D4803" w14:textId="3AB534A9" w:rsidR="00B433C9" w:rsidRPr="00C35A2C" w:rsidRDefault="00B433C9" w:rsidP="007C50EB">
      <w:pPr>
        <w:rPr>
          <w:rFonts w:ascii="FontbitDavid" w:hAnsi="FontbitDavid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א</w:t>
      </w:r>
      <w:r w:rsidR="00621A74" w:rsidRPr="00D1637C">
        <w:rPr>
          <w:rFonts w:cs="PFT_Frank"/>
          <w:b/>
          <w:bCs/>
          <w:szCs w:val="14"/>
          <w:rtl/>
        </w:rPr>
        <w:t>נדרוגינוס</w:t>
      </w:r>
      <w:r w:rsidR="00621A74">
        <w:rPr>
          <w:rFonts w:ascii="FontbitDavid" w:hAnsi="FontbitDavid"/>
          <w:sz w:val="32"/>
          <w:rtl/>
        </w:rPr>
        <w:t xml:space="preserve"> </w:t>
      </w:r>
      <w:r w:rsidR="001D4E1B">
        <w:rPr>
          <w:rFonts w:ascii="FontbitDavid" w:hAnsi="FontbitDavid" w:hint="cs"/>
          <w:sz w:val="32"/>
          <w:rtl/>
        </w:rPr>
        <w:t xml:space="preserve">- </w:t>
      </w:r>
      <w:r w:rsidR="00621A74">
        <w:rPr>
          <w:rFonts w:ascii="FontbitDavid" w:hAnsi="FontbitDavid"/>
          <w:sz w:val="32"/>
          <w:rtl/>
        </w:rPr>
        <w:t>תרומה ו</w:t>
      </w:r>
      <w:r w:rsidR="00621A74">
        <w:rPr>
          <w:rFonts w:ascii="FontbitDavid" w:hAnsi="FontbitDavid" w:hint="cs"/>
          <w:sz w:val="32"/>
          <w:rtl/>
        </w:rPr>
        <w:t xml:space="preserve">לא </w:t>
      </w:r>
      <w:r w:rsidRPr="00C35A2C">
        <w:rPr>
          <w:rFonts w:ascii="FontbitDavid" w:hAnsi="FontbitDavid"/>
          <w:sz w:val="32"/>
          <w:rtl/>
        </w:rPr>
        <w:t>קדשים,</w:t>
      </w:r>
      <w:r w:rsidR="00621A74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טומטום</w:t>
      </w:r>
      <w:r w:rsidRPr="00C35A2C">
        <w:rPr>
          <w:rFonts w:ascii="FontbitDavid" w:hAnsi="FontbitDavid"/>
          <w:sz w:val="32"/>
          <w:rtl/>
        </w:rPr>
        <w:t xml:space="preserve"> </w:t>
      </w:r>
      <w:r w:rsidR="001D4E1B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 xml:space="preserve">אינו אוכל </w:t>
      </w:r>
      <w:r w:rsidR="001D4E1B">
        <w:rPr>
          <w:rFonts w:ascii="FontbitDavid" w:hAnsi="FontbitDavid" w:hint="cs"/>
          <w:sz w:val="32"/>
          <w:rtl/>
        </w:rPr>
        <w:t>שניהם.</w:t>
      </w:r>
    </w:p>
    <w:p w14:paraId="5CC221FA" w14:textId="78AD5FC7" w:rsidR="004B6DBF" w:rsidRDefault="000B584D" w:rsidP="004B6DBF">
      <w:pPr>
        <w:rPr>
          <w:rStyle w:val="affff5"/>
          <w:rtl/>
        </w:rPr>
      </w:pPr>
      <w:r>
        <w:rPr>
          <w:rStyle w:val="affff5"/>
          <w:rFonts w:hint="cs"/>
          <w:rtl/>
        </w:rPr>
        <w:t>[</w:t>
      </w:r>
      <w:r w:rsidR="001D4E1B" w:rsidRPr="00D53BA4">
        <w:rPr>
          <w:rStyle w:val="affff5"/>
          <w:rFonts w:hint="eastAsia"/>
          <w:rtl/>
        </w:rPr>
        <w:t>ובביאור</w:t>
      </w:r>
      <w:r w:rsidR="001D4E1B" w:rsidRPr="00D53BA4">
        <w:rPr>
          <w:rStyle w:val="affff5"/>
          <w:rtl/>
        </w:rPr>
        <w:t xml:space="preserve"> </w:t>
      </w:r>
      <w:r w:rsidR="001D4E1B" w:rsidRPr="00D53BA4">
        <w:rPr>
          <w:rStyle w:val="affff5"/>
          <w:rFonts w:hint="eastAsia"/>
          <w:rtl/>
        </w:rPr>
        <w:t>הברייתא</w:t>
      </w:r>
      <w:r w:rsidR="001D4E1B" w:rsidRPr="00D53BA4">
        <w:rPr>
          <w:rStyle w:val="affff5"/>
          <w:rtl/>
        </w:rPr>
        <w:t>:</w:t>
      </w:r>
      <w:r w:rsidR="001D4E1B">
        <w:rPr>
          <w:rFonts w:ascii="FontbitDavid" w:hAnsi="FontbitDavid" w:cs="PFT_Frank" w:hint="cs"/>
          <w:b/>
          <w:bCs/>
          <w:sz w:val="28"/>
          <w:szCs w:val="14"/>
          <w:rtl/>
        </w:rPr>
        <w:t xml:space="preserve"> </w:t>
      </w:r>
      <w:r w:rsidR="00B433C9" w:rsidRPr="00D53BA4">
        <w:rPr>
          <w:rtl/>
        </w:rPr>
        <w:t>טומטום</w:t>
      </w:r>
      <w:r w:rsidR="001D4E1B" w:rsidRPr="00D53BA4">
        <w:rPr>
          <w:rtl/>
        </w:rPr>
        <w:t>,</w:t>
      </w:r>
      <w:r w:rsidR="00B433C9" w:rsidRPr="00D53BA4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נשיו</w:t>
      </w:r>
      <w:r w:rsidR="00B433C9" w:rsidRPr="00D53BA4">
        <w:rPr>
          <w:rtl/>
        </w:rPr>
        <w:t xml:space="preserve"> ועבדיו אוכלים</w:t>
      </w:r>
      <w:r w:rsidR="004B6DBF">
        <w:rPr>
          <w:rFonts w:hint="cs"/>
          <w:rtl/>
        </w:rPr>
        <w:t>,</w:t>
      </w:r>
      <w:r w:rsidR="001D4E1B">
        <w:rPr>
          <w:rFonts w:hint="cs"/>
          <w:rtl/>
        </w:rPr>
        <w:t xml:space="preserve"> </w:t>
      </w:r>
      <w:r w:rsidR="004B6DBF">
        <w:rPr>
          <w:rtl/>
        </w:rPr>
        <w:tab/>
      </w:r>
      <w:r w:rsidR="004B6DBF">
        <w:rPr>
          <w:rtl/>
        </w:rPr>
        <w:tab/>
      </w:r>
      <w:r w:rsidR="004B6DBF">
        <w:rPr>
          <w:rStyle w:val="affff5"/>
          <w:rFonts w:hint="cs"/>
          <w:rtl/>
        </w:rPr>
        <w:t>יקש</w:t>
      </w:r>
      <w:r w:rsidR="001D4E1B" w:rsidRPr="00D53BA4">
        <w:rPr>
          <w:rStyle w:val="affff5"/>
          <w:rFonts w:hint="eastAsia"/>
          <w:rtl/>
        </w:rPr>
        <w:t>ה</w:t>
      </w:r>
      <w:r w:rsidR="004B6DBF">
        <w:rPr>
          <w:rStyle w:val="affff5"/>
          <w:rFonts w:hint="cs"/>
          <w:rtl/>
        </w:rPr>
        <w:t>:</w:t>
      </w:r>
    </w:p>
    <w:p w14:paraId="46D73C35" w14:textId="7572F700" w:rsidR="001D4E1B" w:rsidRDefault="00B433C9" w:rsidP="004B6DBF">
      <w:pPr>
        <w:rPr>
          <w:rStyle w:val="affff8"/>
          <w:rtl/>
        </w:rPr>
      </w:pPr>
      <w:r w:rsidRPr="00C35A2C">
        <w:rPr>
          <w:rFonts w:hint="cs"/>
          <w:rtl/>
        </w:rPr>
        <w:lastRenderedPageBreak/>
        <w:t xml:space="preserve">דקדושיו </w:t>
      </w:r>
      <w:r w:rsidR="00621A74">
        <w:rPr>
          <w:rFonts w:hint="cs"/>
          <w:rtl/>
        </w:rPr>
        <w:t>רק</w:t>
      </w:r>
      <w:r w:rsidRPr="00C35A2C">
        <w:rPr>
          <w:rFonts w:hint="cs"/>
          <w:rtl/>
        </w:rPr>
        <w:t xml:space="preserve"> לחומרא</w:t>
      </w:r>
      <w:r w:rsidR="00621A74">
        <w:rPr>
          <w:rFonts w:hint="cs"/>
          <w:rtl/>
        </w:rPr>
        <w:t>,</w:t>
      </w:r>
      <w:r w:rsidRPr="00C35A2C">
        <w:rPr>
          <w:rFonts w:hint="cs"/>
          <w:rtl/>
        </w:rPr>
        <w:t xml:space="preserve"> ו</w:t>
      </w:r>
      <w:r>
        <w:rPr>
          <w:rFonts w:hint="cs"/>
          <w:rtl/>
        </w:rPr>
        <w:t>לא לקולא</w:t>
      </w:r>
      <w:r w:rsidR="001D4E1B">
        <w:rPr>
          <w:rFonts w:hint="cs"/>
          <w:rtl/>
        </w:rPr>
        <w:t xml:space="preserve"> להאכילה!</w:t>
      </w:r>
      <w:r>
        <w:rPr>
          <w:rFonts w:hint="cs"/>
          <w:rtl/>
        </w:rPr>
        <w:t xml:space="preserve"> </w:t>
      </w:r>
      <w:r w:rsidRPr="00D53BA4">
        <w:rPr>
          <w:rStyle w:val="affff8"/>
          <w:rFonts w:hint="eastAsia"/>
          <w:rtl/>
        </w:rPr>
        <w:t>דספק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אשה</w:t>
      </w:r>
      <w:r w:rsidR="001D4E1B">
        <w:rPr>
          <w:rStyle w:val="affff8"/>
          <w:rFonts w:hint="cs"/>
          <w:rtl/>
        </w:rPr>
        <w:t>.</w:t>
      </w:r>
    </w:p>
    <w:p w14:paraId="1C24D656" w14:textId="0CBD4C28" w:rsidR="00B433C9" w:rsidRPr="00D238B7" w:rsidRDefault="00B433C9" w:rsidP="00B55EDF">
      <w:pPr>
        <w:rPr>
          <w:rStyle w:val="affff5"/>
          <w:rtl/>
        </w:rPr>
      </w:pPr>
      <w:r w:rsidRPr="00320A7F">
        <w:rPr>
          <w:rStyle w:val="affff5"/>
          <w:rtl/>
        </w:rPr>
        <w:t>אביי:</w:t>
      </w:r>
      <w:r w:rsidRPr="00C35A2C">
        <w:rPr>
          <w:rFonts w:ascii="FontbitDavid" w:hAnsi="FontbitDavid"/>
          <w:sz w:val="32"/>
          <w:rtl/>
        </w:rPr>
        <w:t xml:space="preserve"> כשביציו ניכרות מבחוץ</w:t>
      </w:r>
      <w:r w:rsidR="004B6DBF">
        <w:rPr>
          <w:rStyle w:val="affff5"/>
          <w:rFonts w:hint="cs"/>
          <w:rtl/>
        </w:rPr>
        <w:t xml:space="preserve">, </w:t>
      </w:r>
      <w:r w:rsidR="004B6DBF" w:rsidRPr="00D53BA4">
        <w:rPr>
          <w:rStyle w:val="affff8"/>
          <w:rFonts w:hint="eastAsia"/>
          <w:rtl/>
        </w:rPr>
        <w:t>והוא</w:t>
      </w:r>
      <w:r w:rsidR="004B6DBF" w:rsidRPr="00D53BA4">
        <w:rPr>
          <w:rStyle w:val="affff8"/>
          <w:rtl/>
        </w:rPr>
        <w:t xml:space="preserve"> זכר </w:t>
      </w:r>
      <w:r w:rsidR="004B6DBF">
        <w:rPr>
          <w:rStyle w:val="affff8"/>
          <w:rFonts w:hint="cs"/>
          <w:rtl/>
        </w:rPr>
        <w:t xml:space="preserve">ודאי, </w:t>
      </w:r>
      <w:r w:rsidR="004B6DBF" w:rsidRPr="00D53BA4">
        <w:rPr>
          <w:rStyle w:val="affff8"/>
          <w:rFonts w:hint="eastAsia"/>
          <w:rtl/>
        </w:rPr>
        <w:t>ערל</w:t>
      </w:r>
      <w:r w:rsidR="004B6DBF" w:rsidRPr="00D53BA4">
        <w:rPr>
          <w:rStyle w:val="affff8"/>
          <w:rtl/>
        </w:rPr>
        <w:t>.</w:t>
      </w:r>
    </w:p>
    <w:p w14:paraId="4C3F5325" w14:textId="06332A4E" w:rsidR="00B433C9" w:rsidRDefault="00B433C9" w:rsidP="00B55EDF">
      <w:pPr>
        <w:rPr>
          <w:rFonts w:ascii="FontbitDavid" w:hAnsi="FontbitDavid"/>
          <w:sz w:val="32"/>
          <w:rtl/>
        </w:rPr>
      </w:pPr>
      <w:r w:rsidRPr="00320A7F">
        <w:rPr>
          <w:rStyle w:val="affff5"/>
          <w:rtl/>
        </w:rPr>
        <w:t>רבא: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נשיו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4B6DBF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 w:hint="cs"/>
          <w:sz w:val="32"/>
          <w:rtl/>
        </w:rPr>
        <w:t>היינו אמו</w:t>
      </w:r>
      <w:r w:rsidR="00621A74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4B6DBF">
        <w:rPr>
          <w:rFonts w:ascii="FontbitDavid" w:hAnsi="FontbitDavid"/>
          <w:sz w:val="32"/>
          <w:rtl/>
        </w:rPr>
        <w:tab/>
      </w:r>
      <w:r w:rsidR="004B6DBF">
        <w:rPr>
          <w:rFonts w:ascii="FontbitDavid" w:hAnsi="FontbitDavid"/>
          <w:sz w:val="32"/>
          <w:rtl/>
        </w:rPr>
        <w:tab/>
      </w:r>
      <w:r w:rsidR="004B6DBF">
        <w:rPr>
          <w:rFonts w:ascii="FontbitDavid" w:hAnsi="FontbitDavid"/>
          <w:sz w:val="32"/>
          <w:rtl/>
        </w:rPr>
        <w:tab/>
      </w:r>
      <w:r w:rsidRPr="00D53BA4">
        <w:rPr>
          <w:rStyle w:val="affff5"/>
          <w:rFonts w:hint="eastAsia"/>
          <w:rtl/>
        </w:rPr>
        <w:t>וקמ</w:t>
      </w:r>
      <w:r w:rsidRPr="00D53BA4">
        <w:rPr>
          <w:rStyle w:val="affff5"/>
          <w:rtl/>
        </w:rPr>
        <w:t>"</w:t>
      </w:r>
      <w:r w:rsidRPr="00D53BA4">
        <w:rPr>
          <w:rStyle w:val="affff5"/>
          <w:rFonts w:hint="eastAsia"/>
          <w:rtl/>
        </w:rPr>
        <w:t>ל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4B6DBF">
        <w:rPr>
          <w:rFonts w:ascii="FontbitDavid" w:hAnsi="FontbitDavid" w:hint="cs"/>
          <w:sz w:val="32"/>
          <w:rtl/>
        </w:rPr>
        <w:t>אף</w:t>
      </w:r>
      <w:r w:rsidRPr="00C35A2C">
        <w:rPr>
          <w:rFonts w:ascii="FontbitDavid" w:hAnsi="FontbitDavid" w:hint="cs"/>
          <w:sz w:val="32"/>
          <w:rtl/>
        </w:rPr>
        <w:t xml:space="preserve"> שאין מוליד</w:t>
      </w:r>
      <w:r w:rsidR="004B6DBF">
        <w:rPr>
          <w:rFonts w:ascii="FontbitDavid" w:hAnsi="FontbitDavid" w:hint="cs"/>
          <w:sz w:val="32"/>
          <w:rtl/>
        </w:rPr>
        <w:t xml:space="preserve"> - מאכיל</w:t>
      </w:r>
      <w:r w:rsidR="00621A74">
        <w:rPr>
          <w:rFonts w:ascii="FontbitDavid" w:hAnsi="FontbitDavid" w:hint="cs"/>
          <w:sz w:val="32"/>
          <w:rtl/>
        </w:rPr>
        <w:t>.</w:t>
      </w:r>
    </w:p>
    <w:p w14:paraId="3E6F2A3F" w14:textId="0D9C7AF7" w:rsidR="00E43A2F" w:rsidRDefault="004B6DBF" w:rsidP="00E43A2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וסיפא </w:t>
      </w:r>
      <w:r w:rsidR="00E43A2F">
        <w:rPr>
          <w:rStyle w:val="affff5"/>
          <w:rFonts w:hint="cs"/>
          <w:rtl/>
        </w:rPr>
        <w:t>דכפל</w:t>
      </w:r>
      <w:r w:rsidR="00B433C9" w:rsidRPr="00320A7F">
        <w:rPr>
          <w:rStyle w:val="affff5"/>
          <w:rtl/>
        </w:rPr>
        <w:t>:</w:t>
      </w:r>
      <w:r w:rsidR="00B433C9" w:rsidRPr="00D53BA4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 xml:space="preserve">טומטום אינו אוכל </w:t>
      </w:r>
      <w:r w:rsidR="00E43A2F" w:rsidRPr="00D1637C">
        <w:rPr>
          <w:rFonts w:cs="PFT_Frank" w:hint="eastAsia"/>
          <w:b/>
          <w:bCs/>
          <w:szCs w:val="14"/>
          <w:rtl/>
        </w:rPr>
        <w:t>שניהם</w:t>
      </w:r>
      <w:r w:rsidR="00E43A2F">
        <w:rPr>
          <w:rFonts w:hint="cs"/>
          <w:rtl/>
        </w:rPr>
        <w:t xml:space="preserve"> </w:t>
      </w:r>
      <w:r w:rsidR="00E43A2F" w:rsidRPr="00D53BA4">
        <w:rPr>
          <w:rStyle w:val="affff5"/>
          <w:rFonts w:hint="eastAsia"/>
          <w:rtl/>
        </w:rPr>
        <w:t>לאביי</w:t>
      </w:r>
      <w:r w:rsidR="00E43A2F" w:rsidRPr="00D53BA4">
        <w:rPr>
          <w:rStyle w:val="affff5"/>
          <w:rtl/>
        </w:rPr>
        <w:t>:</w:t>
      </w:r>
      <w:r w:rsidR="00E43A2F">
        <w:rPr>
          <w:rFonts w:hint="cs"/>
          <w:rtl/>
        </w:rPr>
        <w:t xml:space="preserve"> </w:t>
      </w:r>
      <w:r w:rsidR="000B584D">
        <w:rPr>
          <w:rFonts w:hint="cs"/>
          <w:rtl/>
        </w:rPr>
        <w:t>ש</w:t>
      </w:r>
      <w:r w:rsidR="00E43A2F">
        <w:rPr>
          <w:rFonts w:ascii="FontbitDavid" w:hAnsi="FontbitDavid" w:hint="cs"/>
          <w:sz w:val="32"/>
          <w:rtl/>
        </w:rPr>
        <w:t>אף '</w:t>
      </w:r>
      <w:r w:rsidR="00B433C9" w:rsidRPr="00C35A2C">
        <w:rPr>
          <w:rFonts w:ascii="FontbitDavid" w:hAnsi="FontbitDavid"/>
          <w:sz w:val="32"/>
          <w:rtl/>
        </w:rPr>
        <w:t>ספק</w:t>
      </w:r>
      <w:r w:rsidR="00E43A2F">
        <w:rPr>
          <w:rFonts w:ascii="FontbitDavid" w:hAnsi="FontbitDavid" w:hint="cs"/>
          <w:sz w:val="32"/>
          <w:rtl/>
        </w:rPr>
        <w:t xml:space="preserve"> ערל'.</w:t>
      </w:r>
    </w:p>
    <w:p w14:paraId="02ECD62C" w14:textId="27572EBA" w:rsidR="00B433C9" w:rsidRPr="00D53BA4" w:rsidRDefault="000B584D" w:rsidP="00B55EDF">
      <w:pPr>
        <w:rPr>
          <w:rtl/>
        </w:rPr>
      </w:pPr>
      <w:r>
        <w:rPr>
          <w:rStyle w:val="affff5"/>
          <w:rFonts w:hint="cs"/>
          <w:rtl/>
        </w:rPr>
        <w:t>ול</w:t>
      </w:r>
      <w:r w:rsidR="00B433C9" w:rsidRPr="00320A7F">
        <w:rPr>
          <w:rStyle w:val="affff5"/>
          <w:rtl/>
        </w:rPr>
        <w:t>רבא</w:t>
      </w:r>
      <w:r w:rsidR="00E43A2F">
        <w:rPr>
          <w:rStyle w:val="affff5"/>
          <w:rFonts w:hint="cs"/>
          <w:rtl/>
        </w:rPr>
        <w:t xml:space="preserve"> ה"ק</w:t>
      </w:r>
      <w:r w:rsidR="00B433C9" w:rsidRPr="00320A7F">
        <w:rPr>
          <w:rStyle w:val="affff5"/>
          <w:rFonts w:hint="cs"/>
          <w:rtl/>
        </w:rPr>
        <w:t>:</w:t>
      </w:r>
      <w:r w:rsidR="00B433C9" w:rsidRPr="00C35A2C">
        <w:rPr>
          <w:rtl/>
        </w:rPr>
        <w:t xml:space="preserve"> </w:t>
      </w:r>
      <w:r w:rsidR="00E43A2F">
        <w:rPr>
          <w:rFonts w:hint="cs"/>
          <w:rtl/>
        </w:rPr>
        <w:t xml:space="preserve">'טעם </w:t>
      </w:r>
      <w:r w:rsidR="00B433C9" w:rsidRPr="00C35A2C">
        <w:rPr>
          <w:rtl/>
        </w:rPr>
        <w:t xml:space="preserve">טומטום </w:t>
      </w:r>
      <w:r>
        <w:rPr>
          <w:rStyle w:val="affff8"/>
          <w:rFonts w:hint="cs"/>
          <w:rtl/>
        </w:rPr>
        <w:t>ד</w:t>
      </w:r>
      <w:r w:rsidR="00E43A2F" w:rsidRPr="00D53BA4">
        <w:rPr>
          <w:rStyle w:val="affff8"/>
          <w:rFonts w:hint="eastAsia"/>
          <w:rtl/>
        </w:rPr>
        <w:t>רישא</w:t>
      </w:r>
      <w:r w:rsidR="00E43A2F">
        <w:rPr>
          <w:rFonts w:hint="cs"/>
          <w:rtl/>
        </w:rPr>
        <w:t xml:space="preserve"> </w:t>
      </w:r>
      <w:r w:rsidR="00B433C9" w:rsidRPr="00C35A2C">
        <w:rPr>
          <w:rtl/>
        </w:rPr>
        <w:t>שספק ערל</w:t>
      </w:r>
      <w:r w:rsidR="00B433C9" w:rsidRPr="00631AC2">
        <w:rPr>
          <w:rtl/>
        </w:rPr>
        <w:t xml:space="preserve">, </w:t>
      </w:r>
      <w:r w:rsidR="00B433C9" w:rsidRPr="00D53BA4">
        <w:rPr>
          <w:rtl/>
        </w:rPr>
        <w:t>וערל אינו אוכל</w:t>
      </w:r>
      <w:r w:rsidR="00631AC2">
        <w:rPr>
          <w:rFonts w:hint="cs"/>
          <w:rtl/>
        </w:rPr>
        <w:t>'</w:t>
      </w:r>
      <w:r w:rsidRPr="00D53BA4">
        <w:rPr>
          <w:rStyle w:val="affff5"/>
          <w:rtl/>
        </w:rPr>
        <w:t>]</w:t>
      </w:r>
      <w:r w:rsidR="00B433C9" w:rsidRPr="00D53BA4">
        <w:rPr>
          <w:rStyle w:val="affff5"/>
          <w:rtl/>
        </w:rPr>
        <w:t>.</w:t>
      </w:r>
    </w:p>
    <w:p w14:paraId="787D8A33" w14:textId="394C2E37" w:rsidR="001B46DC" w:rsidRDefault="00B433C9" w:rsidP="00B55EDF">
      <w:pPr>
        <w:rPr>
          <w:rStyle w:val="affff8"/>
          <w:rtl/>
        </w:rPr>
      </w:pPr>
      <w:r w:rsidRPr="00320A7F">
        <w:rPr>
          <w:rStyle w:val="affff5"/>
          <w:rtl/>
        </w:rPr>
        <w:t>כתנאי</w:t>
      </w:r>
      <w:r w:rsidR="00DB7018">
        <w:rPr>
          <w:rStyle w:val="affff5"/>
          <w:rFonts w:hint="cs"/>
          <w:rtl/>
        </w:rPr>
        <w:t xml:space="preserve"> [דין משוך]</w:t>
      </w:r>
      <w:r w:rsidRPr="00320A7F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53BA4">
        <w:rPr>
          <w:rStyle w:val="affff8"/>
          <w:rtl/>
        </w:rPr>
        <w:t xml:space="preserve">משוך, </w:t>
      </w:r>
      <w:r w:rsidR="001B46DC" w:rsidRPr="00D53BA4">
        <w:rPr>
          <w:rStyle w:val="affff8"/>
          <w:rFonts w:hint="eastAsia"/>
          <w:rtl/>
        </w:rPr>
        <w:t>מהול</w:t>
      </w:r>
      <w:r w:rsidR="001B46DC" w:rsidRPr="00D53BA4">
        <w:rPr>
          <w:rStyle w:val="affff8"/>
          <w:rtl/>
        </w:rPr>
        <w:t xml:space="preserve"> </w:t>
      </w:r>
      <w:r w:rsidR="001B46DC" w:rsidRPr="00D53BA4">
        <w:rPr>
          <w:rStyle w:val="affff8"/>
          <w:rFonts w:hint="eastAsia"/>
          <w:rtl/>
        </w:rPr>
        <w:t>שנתגייר</w:t>
      </w:r>
      <w:r w:rsidRPr="00D53BA4">
        <w:rPr>
          <w:rStyle w:val="affff8"/>
          <w:rtl/>
        </w:rPr>
        <w:t xml:space="preserve">, קטן שעבר זמנו, </w:t>
      </w:r>
      <w:r w:rsidRPr="000B584D">
        <w:rPr>
          <w:rStyle w:val="affff8"/>
          <w:rtl/>
        </w:rPr>
        <w:t xml:space="preserve">יש לו </w:t>
      </w:r>
      <w:r w:rsidR="001B46DC" w:rsidRPr="000B584D">
        <w:rPr>
          <w:rStyle w:val="affff8"/>
          <w:rFonts w:hint="cs"/>
          <w:rtl/>
        </w:rPr>
        <w:t>ב'</w:t>
      </w:r>
      <w:r w:rsidRPr="000B584D">
        <w:rPr>
          <w:rStyle w:val="affff8"/>
          <w:rtl/>
        </w:rPr>
        <w:t xml:space="preserve"> ערלות</w:t>
      </w:r>
      <w:r w:rsidR="000B584D">
        <w:rPr>
          <w:rStyle w:val="affff8"/>
          <w:rFonts w:hint="cs"/>
          <w:rtl/>
        </w:rPr>
        <w:t xml:space="preserve"> -</w:t>
      </w:r>
    </w:p>
    <w:p w14:paraId="51273186" w14:textId="4506C012" w:rsidR="00DB7018" w:rsidRDefault="00B433C9" w:rsidP="00617A2C">
      <w:pPr>
        <w:rPr>
          <w:rtl/>
        </w:rPr>
      </w:pPr>
      <w:r w:rsidRPr="00C35A2C">
        <w:rPr>
          <w:rFonts w:ascii="FontbitDavid" w:hAnsi="FontbitDavid"/>
          <w:sz w:val="32"/>
          <w:rtl/>
        </w:rPr>
        <w:t xml:space="preserve">נימולין </w:t>
      </w:r>
      <w:r w:rsidR="001B46DC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רק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ביום</w:t>
      </w:r>
      <w:r w:rsidR="00617A2C">
        <w:rPr>
          <w:rFonts w:ascii="FontbitDavid" w:hAnsi="FontbitDavid" w:hint="cs"/>
          <w:sz w:val="32"/>
          <w:rtl/>
        </w:rPr>
        <w:t>,</w:t>
      </w:r>
      <w:r w:rsidR="00617A2C" w:rsidRPr="00C35A2C" w:rsidDel="00617A2C">
        <w:rPr>
          <w:rFonts w:ascii="FontbitDavid" w:hAnsi="FontbitDavid"/>
          <w:sz w:val="32"/>
          <w:rtl/>
        </w:rPr>
        <w:t xml:space="preserve"> </w:t>
      </w:r>
      <w:r w:rsidR="00BB253B">
        <w:rPr>
          <w:rFonts w:ascii="FontbitDavid" w:hAnsi="FontbitDavid"/>
          <w:sz w:val="32"/>
          <w:rtl/>
        </w:rPr>
        <w:tab/>
      </w:r>
      <w:r w:rsidR="00617A2C">
        <w:rPr>
          <w:rStyle w:val="affff5"/>
          <w:rFonts w:hint="cs"/>
          <w:rtl/>
        </w:rPr>
        <w:t>רא</w:t>
      </w:r>
      <w:r w:rsidRPr="00320A7F">
        <w:rPr>
          <w:rStyle w:val="affff5"/>
          <w:rFonts w:hint="cs"/>
          <w:rtl/>
        </w:rPr>
        <w:t>ב</w:t>
      </w:r>
      <w:r w:rsidRPr="00320A7F">
        <w:rPr>
          <w:rStyle w:val="affff5"/>
          <w:rtl/>
        </w:rPr>
        <w:t>"</w:t>
      </w:r>
      <w:r w:rsidRPr="00320A7F">
        <w:rPr>
          <w:rStyle w:val="affff5"/>
          <w:rFonts w:hint="cs"/>
          <w:rtl/>
        </w:rPr>
        <w:t>ש</w:t>
      </w:r>
      <w:r w:rsidRPr="00320A7F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53BA4">
        <w:rPr>
          <w:rStyle w:val="affff8"/>
          <w:rtl/>
        </w:rPr>
        <w:t xml:space="preserve">בזמנו </w:t>
      </w:r>
      <w:r w:rsidR="00DB7018" w:rsidRPr="00D53BA4">
        <w:rPr>
          <w:rStyle w:val="affff8"/>
          <w:rtl/>
        </w:rPr>
        <w:t xml:space="preserve">- </w:t>
      </w:r>
      <w:r w:rsidRPr="00D53BA4">
        <w:rPr>
          <w:rStyle w:val="affff8"/>
          <w:rtl/>
        </w:rPr>
        <w:t>ביום,</w:t>
      </w:r>
      <w:r w:rsidR="00DB7018">
        <w:rPr>
          <w:rStyle w:val="affff8"/>
          <w:rFonts w:hint="cs"/>
          <w:rtl/>
        </w:rPr>
        <w:t xml:space="preserve"> </w:t>
      </w:r>
      <w:r w:rsidR="00DB7018">
        <w:rPr>
          <w:rStyle w:val="affff8"/>
          <w:rtl/>
        </w:rPr>
        <w:tab/>
      </w:r>
      <w:r w:rsidR="00DB7018" w:rsidRPr="00D53BA4">
        <w:rPr>
          <w:rFonts w:hint="eastAsia"/>
          <w:rtl/>
        </w:rPr>
        <w:t>אבל</w:t>
      </w:r>
      <w:r w:rsidR="00DB7018" w:rsidRPr="00D53BA4">
        <w:rPr>
          <w:rtl/>
        </w:rPr>
        <w:t xml:space="preserve"> </w:t>
      </w:r>
      <w:r w:rsidR="00DB7018" w:rsidRPr="00D53BA4">
        <w:rPr>
          <w:rFonts w:hint="eastAsia"/>
          <w:rtl/>
        </w:rPr>
        <w:t>אלו</w:t>
      </w:r>
      <w:r w:rsidR="00DB7018">
        <w:rPr>
          <w:rFonts w:hint="cs"/>
          <w:rtl/>
        </w:rPr>
        <w:t xml:space="preserve"> </w:t>
      </w:r>
      <w:r w:rsidR="00DB7018" w:rsidRPr="00D53BA4">
        <w:rPr>
          <w:rtl/>
        </w:rPr>
        <w:t xml:space="preserve">- </w:t>
      </w:r>
      <w:r w:rsidR="00DB7018" w:rsidRPr="00D1637C">
        <w:rPr>
          <w:rFonts w:cs="PFT_Frank" w:hint="eastAsia"/>
          <w:b/>
          <w:bCs/>
          <w:szCs w:val="14"/>
          <w:rtl/>
        </w:rPr>
        <w:t>אף</w:t>
      </w:r>
      <w:r w:rsidR="00DB7018" w:rsidRPr="00D1637C">
        <w:rPr>
          <w:rFonts w:cs="PFT_Frank"/>
          <w:b/>
          <w:bCs/>
          <w:szCs w:val="14"/>
          <w:rtl/>
        </w:rPr>
        <w:t xml:space="preserve"> </w:t>
      </w:r>
      <w:r w:rsidR="00DB7018" w:rsidRPr="00D1637C">
        <w:rPr>
          <w:rFonts w:cs="PFT_Frank" w:hint="eastAsia"/>
          <w:b/>
          <w:bCs/>
          <w:szCs w:val="14"/>
          <w:rtl/>
        </w:rPr>
        <w:t>בלילה</w:t>
      </w:r>
      <w:r w:rsidR="00DB7018" w:rsidRPr="00D53BA4">
        <w:rPr>
          <w:rtl/>
        </w:rPr>
        <w:t>.</w:t>
      </w:r>
    </w:p>
    <w:p w14:paraId="62128911" w14:textId="3F945BAC" w:rsidR="00DB7018" w:rsidRPr="00BB253B" w:rsidRDefault="00BB253B" w:rsidP="00BB253B">
      <w:pPr>
        <w:rPr>
          <w:rtl/>
        </w:rPr>
      </w:pPr>
      <w:r>
        <w:rPr>
          <w:rStyle w:val="affff5"/>
          <w:rFonts w:hint="cs"/>
          <w:rtl/>
        </w:rPr>
        <w:t>ו</w:t>
      </w:r>
      <w:r w:rsidR="00DB7018" w:rsidRPr="00D53BA4">
        <w:rPr>
          <w:rStyle w:val="affff5"/>
          <w:rFonts w:hint="eastAsia"/>
          <w:rtl/>
        </w:rPr>
        <w:t>דחה</w:t>
      </w:r>
      <w:r w:rsidR="00DB7018" w:rsidRPr="00D53BA4">
        <w:rPr>
          <w:rtl/>
        </w:rPr>
        <w:t xml:space="preserve">: </w:t>
      </w:r>
      <w:r w:rsidR="00B433C9" w:rsidRPr="00D53BA4">
        <w:rPr>
          <w:rStyle w:val="affff5"/>
          <w:rFonts w:hint="eastAsia"/>
          <w:rtl/>
        </w:rPr>
        <w:t>לכו</w:t>
      </w:r>
      <w:r w:rsidR="00B433C9" w:rsidRPr="00D53BA4">
        <w:rPr>
          <w:rStyle w:val="affff5"/>
          <w:rtl/>
        </w:rPr>
        <w:t>"</w:t>
      </w:r>
      <w:r w:rsidR="00B433C9" w:rsidRPr="00D53BA4">
        <w:rPr>
          <w:rStyle w:val="affff5"/>
          <w:rFonts w:hint="eastAsia"/>
          <w:rtl/>
        </w:rPr>
        <w:t>ע</w:t>
      </w:r>
      <w:r w:rsidR="00B433C9" w:rsidRPr="00D53BA4">
        <w:rPr>
          <w:rtl/>
        </w:rPr>
        <w:t xml:space="preserve"> משוך</w:t>
      </w:r>
      <w:r w:rsidR="00B433C9" w:rsidRPr="00BB253B">
        <w:rPr>
          <w:rtl/>
        </w:rPr>
        <w:t xml:space="preserve"> </w:t>
      </w:r>
      <w:r w:rsidR="0070372C">
        <w:rPr>
          <w:rFonts w:hint="cs"/>
          <w:rtl/>
        </w:rPr>
        <w:t xml:space="preserve">- </w:t>
      </w:r>
      <w:r w:rsidR="00B433C9" w:rsidRPr="00BB253B">
        <w:rPr>
          <w:rtl/>
        </w:rPr>
        <w:t xml:space="preserve">דרבנן, </w:t>
      </w:r>
      <w:r w:rsidR="00B433C9" w:rsidRPr="00D53BA4">
        <w:rPr>
          <w:rtl/>
        </w:rPr>
        <w:t>ועבר זמנו</w:t>
      </w:r>
      <w:r w:rsidR="00B433C9" w:rsidRPr="00BB253B">
        <w:rPr>
          <w:rtl/>
        </w:rPr>
        <w:t xml:space="preserve"> - דאורייתא,</w:t>
      </w:r>
    </w:p>
    <w:p w14:paraId="6362193D" w14:textId="54C181B9" w:rsidR="00B433C9" w:rsidRDefault="009D7D28" w:rsidP="00DB7018">
      <w:pPr>
        <w:rPr>
          <w:rFonts w:ascii="FontbitDavid" w:hAnsi="FontbitDavid"/>
          <w:sz w:val="32"/>
          <w:rtl/>
        </w:rPr>
      </w:pPr>
      <w:r w:rsidRPr="00D53BA4">
        <w:rPr>
          <w:rStyle w:val="affff5"/>
          <w:rFonts w:hint="eastAsia"/>
          <w:rtl/>
        </w:rPr>
        <w:t>אלא</w:t>
      </w:r>
      <w:r w:rsidRPr="00D53BA4">
        <w:rPr>
          <w:rStyle w:val="affff5"/>
          <w:rtl/>
        </w:rPr>
        <w:t xml:space="preserve"> </w:t>
      </w:r>
      <w:r w:rsidRPr="00D53BA4">
        <w:rPr>
          <w:rStyle w:val="affff5"/>
          <w:rFonts w:hint="eastAsia"/>
          <w:rtl/>
        </w:rPr>
        <w:t>שת</w:t>
      </w:r>
      <w:r w:rsidRPr="00D53BA4">
        <w:rPr>
          <w:rStyle w:val="affff5"/>
          <w:rtl/>
        </w:rPr>
        <w:t>"ק</w:t>
      </w:r>
      <w:r w:rsidR="00B433C9" w:rsidRPr="00D53BA4">
        <w:rPr>
          <w:rStyle w:val="affff5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ד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 w:hint="cs"/>
          <w:sz w:val="32"/>
          <w:rtl/>
        </w:rPr>
        <w:t xml:space="preserve">רש </w:t>
      </w:r>
      <w:r>
        <w:rPr>
          <w:rFonts w:ascii="FontbitDavid" w:hAnsi="FontbitDavid" w:hint="cs"/>
          <w:sz w:val="32"/>
          <w:rtl/>
        </w:rPr>
        <w:t>'</w:t>
      </w:r>
      <w:r w:rsidR="00B433C9" w:rsidRPr="00D53BA4">
        <w:rPr>
          <w:rStyle w:val="affff1"/>
          <w:rFonts w:hint="eastAsia"/>
          <w:b/>
          <w:bCs/>
          <w:rtl/>
        </w:rPr>
        <w:t>ו</w:t>
      </w:r>
      <w:r w:rsidR="00B433C9" w:rsidRPr="00965072">
        <w:rPr>
          <w:rStyle w:val="affff1"/>
          <w:rFonts w:hint="cs"/>
          <w:rtl/>
        </w:rPr>
        <w:t>ביום</w:t>
      </w:r>
      <w:r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D53BA4">
        <w:rPr>
          <w:rStyle w:val="affff8"/>
          <w:rtl/>
        </w:rPr>
        <w:t>[</w:t>
      </w:r>
      <w:r w:rsidR="00BB253B">
        <w:rPr>
          <w:rStyle w:val="affff8"/>
          <w:rFonts w:hint="cs"/>
          <w:rtl/>
        </w:rPr>
        <w:t xml:space="preserve">לרבות </w:t>
      </w:r>
      <w:r w:rsidRPr="00D53BA4">
        <w:rPr>
          <w:rStyle w:val="affff8"/>
          <w:rFonts w:hint="eastAsia"/>
          <w:rtl/>
        </w:rPr>
        <w:t>אף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אחר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שמיני</w:t>
      </w:r>
      <w:r w:rsidRPr="00D53BA4">
        <w:rPr>
          <w:rStyle w:val="affff8"/>
          <w:rtl/>
        </w:rPr>
        <w:t>]</w:t>
      </w:r>
      <w:r>
        <w:rPr>
          <w:rFonts w:ascii="FontbitDavid" w:hAnsi="FontbitDavid" w:hint="cs"/>
          <w:sz w:val="32"/>
          <w:rtl/>
        </w:rPr>
        <w:t xml:space="preserve"> </w:t>
      </w:r>
      <w:r w:rsidRPr="00D53BA4">
        <w:rPr>
          <w:rStyle w:val="affff5"/>
          <w:rFonts w:hint="eastAsia"/>
          <w:rtl/>
        </w:rPr>
        <w:t>וראב</w:t>
      </w:r>
      <w:r w:rsidRPr="00D53BA4">
        <w:rPr>
          <w:rStyle w:val="affff5"/>
          <w:rtl/>
        </w:rPr>
        <w:t>"ש</w:t>
      </w:r>
      <w:r w:rsidR="00B433C9" w:rsidRPr="00D53BA4">
        <w:rPr>
          <w:rStyle w:val="affff5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לא</w:t>
      </w:r>
      <w:r w:rsidR="00BB253B">
        <w:rPr>
          <w:rFonts w:ascii="FontbitDavid" w:hAnsi="FontbitDavid" w:hint="cs"/>
          <w:sz w:val="32"/>
          <w:rtl/>
        </w:rPr>
        <w:t>.</w:t>
      </w:r>
    </w:p>
    <w:p w14:paraId="406C2D32" w14:textId="19A87D3A" w:rsidR="009D7D28" w:rsidRDefault="009D7D28" w:rsidP="00B55EDF">
      <w:pPr>
        <w:rPr>
          <w:rFonts w:ascii="FontbitDavid" w:hAnsi="FontbitDavid"/>
          <w:spacing w:val="-2"/>
          <w:sz w:val="32"/>
          <w:rtl/>
        </w:rPr>
      </w:pPr>
      <w:r>
        <w:rPr>
          <w:rStyle w:val="affff5"/>
          <w:rFonts w:hint="cs"/>
          <w:rtl/>
        </w:rPr>
        <w:t>ו</w:t>
      </w:r>
      <w:r w:rsidR="00B433C9" w:rsidRPr="00320A7F">
        <w:rPr>
          <w:rStyle w:val="affff5"/>
          <w:rtl/>
        </w:rPr>
        <w:t>כר</w:t>
      </w:r>
      <w:r>
        <w:rPr>
          <w:rStyle w:val="affff5"/>
          <w:rFonts w:hint="cs"/>
          <w:rtl/>
        </w:rPr>
        <w:t>"א</w:t>
      </w:r>
      <w:r w:rsidR="00B433C9" w:rsidRPr="00320A7F">
        <w:rPr>
          <w:rStyle w:val="affff5"/>
          <w:rFonts w:hint="cs"/>
          <w:rtl/>
        </w:rPr>
        <w:t xml:space="preserve"> </w:t>
      </w:r>
      <w:r w:rsidR="001B46DC">
        <w:rPr>
          <w:rStyle w:val="affff5"/>
          <w:rFonts w:hint="cs"/>
          <w:rtl/>
        </w:rPr>
        <w:t>ש</w:t>
      </w:r>
      <w:r>
        <w:rPr>
          <w:rStyle w:val="affff5"/>
          <w:rFonts w:hint="cs"/>
          <w:rtl/>
        </w:rPr>
        <w:t>תיקן את רי"ו</w:t>
      </w:r>
      <w:r w:rsidR="00B433C9" w:rsidRPr="00320A7F">
        <w:rPr>
          <w:rStyle w:val="affff5"/>
          <w:rtl/>
        </w:rPr>
        <w:t>: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ד</w:t>
      </w:r>
      <w:r w:rsidR="00B433C9" w:rsidRPr="00D1637C">
        <w:rPr>
          <w:rFonts w:cs="PFT_Frank"/>
          <w:b/>
          <w:bCs/>
          <w:szCs w:val="14"/>
          <w:rtl/>
        </w:rPr>
        <w:t>נותר ב</w:t>
      </w:r>
      <w:r w:rsidRPr="00D1637C">
        <w:rPr>
          <w:rFonts w:cs="PFT_Frank" w:hint="eastAsia"/>
          <w:b/>
          <w:bCs/>
          <w:szCs w:val="14"/>
          <w:rtl/>
        </w:rPr>
        <w:t>ין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ב</w:t>
      </w:r>
      <w:r w:rsidR="00B433C9" w:rsidRPr="00D1637C">
        <w:rPr>
          <w:rFonts w:cs="PFT_Frank"/>
          <w:b/>
          <w:bCs/>
          <w:szCs w:val="14"/>
          <w:rtl/>
        </w:rPr>
        <w:t>זמנו</w:t>
      </w:r>
      <w:r w:rsidRPr="00D1637C">
        <w:rPr>
          <w:rFonts w:cs="PFT_Frank"/>
          <w:b/>
          <w:bCs/>
          <w:szCs w:val="14"/>
          <w:rtl/>
        </w:rPr>
        <w:t xml:space="preserve"> בין שלא </w:t>
      </w:r>
      <w:r>
        <w:rPr>
          <w:rFonts w:ascii="FontbitDavid" w:hAnsi="FontbitDavid" w:hint="cs"/>
          <w:spacing w:val="-2"/>
          <w:sz w:val="32"/>
          <w:rtl/>
        </w:rPr>
        <w:t>-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</w:t>
      </w:r>
      <w:r w:rsidR="001B46DC">
        <w:rPr>
          <w:rFonts w:ascii="FontbitDavid" w:hAnsi="FontbitDavid" w:hint="cs"/>
          <w:spacing w:val="-2"/>
          <w:sz w:val="32"/>
          <w:rtl/>
        </w:rPr>
        <w:t>נשרף רק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ביום,</w:t>
      </w:r>
    </w:p>
    <w:p w14:paraId="51809570" w14:textId="6D320CC0" w:rsidR="00B433C9" w:rsidRDefault="009D7D28" w:rsidP="00B55EDF">
      <w:pPr>
        <w:rPr>
          <w:rtl/>
        </w:rPr>
      </w:pPr>
      <w:r w:rsidRPr="00A07384">
        <w:rPr>
          <w:rStyle w:val="affff8"/>
          <w:rFonts w:cs="PFT_Frank" w:hint="eastAsia"/>
          <w:b/>
          <w:bCs/>
          <w:szCs w:val="10"/>
          <w:rtl/>
        </w:rPr>
        <w:t>כמו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דתניא</w:t>
      </w:r>
      <w:r>
        <w:rPr>
          <w:rStyle w:val="affff8"/>
          <w:rFonts w:hint="cs"/>
          <w:rtl/>
        </w:rPr>
        <w:t xml:space="preserve"> לגבי מילה</w:t>
      </w:r>
      <w:r>
        <w:rPr>
          <w:rFonts w:hint="cs"/>
          <w:rtl/>
        </w:rPr>
        <w:t xml:space="preserve"> 'מנין </w:t>
      </w:r>
      <w:r w:rsidR="00B433C9" w:rsidRPr="00C35A2C">
        <w:rPr>
          <w:rtl/>
        </w:rPr>
        <w:t xml:space="preserve">לרבות </w:t>
      </w:r>
      <w:r>
        <w:rPr>
          <w:rFonts w:hint="cs"/>
          <w:rtl/>
        </w:rPr>
        <w:t xml:space="preserve">נימול </w:t>
      </w:r>
      <w:r w:rsidR="00B433C9" w:rsidRPr="00C35A2C">
        <w:rPr>
          <w:rtl/>
        </w:rPr>
        <w:t>ל</w:t>
      </w:r>
      <w:r w:rsidR="00B433C9" w:rsidRPr="00C35A2C">
        <w:rPr>
          <w:rFonts w:hint="cs"/>
          <w:rtl/>
        </w:rPr>
        <w:t>ט' לי'</w:t>
      </w:r>
      <w:r>
        <w:rPr>
          <w:rFonts w:hint="cs"/>
          <w:rtl/>
        </w:rPr>
        <w:t>..</w:t>
      </w:r>
      <w:r w:rsidR="00BB253B">
        <w:rPr>
          <w:rFonts w:hint="cs"/>
          <w:rtl/>
        </w:rPr>
        <w:t>?</w:t>
      </w:r>
      <w:r w:rsidR="00BB253B">
        <w:rPr>
          <w:rtl/>
        </w:rPr>
        <w:tab/>
      </w:r>
      <w:r w:rsidR="00BB253B">
        <w:rPr>
          <w:rFonts w:hint="cs"/>
          <w:rtl/>
        </w:rPr>
        <w:t xml:space="preserve">    </w:t>
      </w:r>
      <w:r w:rsidR="00B433C9" w:rsidRPr="00C35A2C">
        <w:rPr>
          <w:rFonts w:hint="cs"/>
          <w:rtl/>
        </w:rPr>
        <w:t xml:space="preserve"> </w:t>
      </w:r>
      <w:r w:rsidR="00B433C9" w:rsidRPr="00D53BA4">
        <w:rPr>
          <w:rStyle w:val="affff8"/>
          <w:rFonts w:hint="eastAsia"/>
          <w:rtl/>
        </w:rPr>
        <w:t>ת</w:t>
      </w:r>
      <w:r w:rsidR="00B433C9" w:rsidRPr="00D53BA4">
        <w:rPr>
          <w:rStyle w:val="affff8"/>
          <w:rtl/>
        </w:rPr>
        <w:t>"</w:t>
      </w:r>
      <w:r w:rsidR="00B433C9" w:rsidRPr="00D53BA4">
        <w:rPr>
          <w:rStyle w:val="affff8"/>
          <w:rFonts w:hint="eastAsia"/>
          <w:rtl/>
        </w:rPr>
        <w:t>ל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D53BA4">
        <w:rPr>
          <w:rStyle w:val="affff1"/>
          <w:b/>
          <w:bCs/>
          <w:rtl/>
        </w:rPr>
        <w:t>ו</w:t>
      </w:r>
      <w:r w:rsidR="00B433C9" w:rsidRPr="00AD1A41">
        <w:rPr>
          <w:rStyle w:val="affff1"/>
          <w:rtl/>
        </w:rPr>
        <w:t>ביום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</w:p>
    <w:p w14:paraId="7B9889D0" w14:textId="762D96D8" w:rsidR="00BB253B" w:rsidRPr="008E5DE4" w:rsidRDefault="00A63FED" w:rsidP="008E5DE4">
      <w:pPr>
        <w:rPr>
          <w:rFonts w:ascii="FontbitDavid" w:hAnsi="FontbitDavid"/>
          <w:sz w:val="32"/>
          <w:rtl/>
        </w:rPr>
      </w:pPr>
      <w:r w:rsidRPr="00D53BA4">
        <w:rPr>
          <w:rStyle w:val="affff8"/>
          <w:rtl/>
        </w:rPr>
        <w:t>ו</w:t>
      </w:r>
      <w:r w:rsidR="009D7D28" w:rsidRPr="00D53BA4">
        <w:rPr>
          <w:rStyle w:val="affff8"/>
          <w:rFonts w:hint="eastAsia"/>
          <w:rtl/>
        </w:rPr>
        <w:t>בנותר</w:t>
      </w:r>
      <w:r w:rsidR="009D7D28">
        <w:rPr>
          <w:rStyle w:val="affff8"/>
          <w:rFonts w:hint="cs"/>
          <w:rtl/>
        </w:rPr>
        <w:t>,</w:t>
      </w:r>
      <w:r w:rsidR="009D7D28" w:rsidRPr="00D53BA4">
        <w:rPr>
          <w:rStyle w:val="affff8"/>
          <w:rtl/>
        </w:rPr>
        <w:t xml:space="preserve"> </w:t>
      </w:r>
      <w:r w:rsidRPr="00A07384">
        <w:rPr>
          <w:rStyle w:val="affff8"/>
          <w:rFonts w:cs="PFT_Frank"/>
          <w:b/>
          <w:bCs/>
          <w:szCs w:val="10"/>
          <w:rtl/>
        </w:rPr>
        <w:t>אף</w:t>
      </w:r>
      <w:r>
        <w:rPr>
          <w:rStyle w:val="affff8"/>
          <w:rFonts w:cs="PFT_Frank"/>
          <w:b/>
          <w:bCs/>
          <w:szCs w:val="10"/>
          <w:rtl/>
        </w:rPr>
        <w:t xml:space="preserve"> </w:t>
      </w:r>
      <w:r>
        <w:rPr>
          <w:rStyle w:val="affff5"/>
          <w:rFonts w:cs="PFT_Frank"/>
          <w:b/>
          <w:bCs/>
          <w:szCs w:val="10"/>
          <w:rtl/>
          <w:rPrChange w:id="9076" w:author="מנוע אמוראים" w:date="2026-10-05T16:41:34Z">
            <w:rPr>
              <w:rStyle w:val="affff8"/>
              <w:rFonts w:cs="PFT_Frank"/>
              <w:b/>
              <w:bCs/>
              <w:szCs w:val="10"/>
              <w:rtl/>
            </w:rPr>
          </w:rPrChange>
        </w:rPr>
        <w:t xml:space="preserve">ל</w:t>
      </w:r>
      <w:r>
        <w:rPr>
          <w:rStyle w:val="affff5"/>
          <w:rFonts w:cs="PFT_Frank" w:hint="eastAsia"/>
          <w:b/>
          <w:bCs/>
          <w:szCs w:val="10"/>
          <w:rtl/>
          <w:rPrChange w:id="9077" w:author="מנוע אמוראים" w:date="2026-10-05T16:41:34Z">
            <w:rPr>
              <w:rStyle w:val="affff8"/>
              <w:rFonts w:cs="PFT_Frank" w:hint="eastAsia"/>
              <w:b/>
              <w:bCs/>
              <w:szCs w:val="10"/>
              <w:rtl/>
            </w:rPr>
          </w:rPrChange>
        </w:rPr>
        <w:t xml:space="preserve">ראב</w:t>
      </w:r>
      <w:r>
        <w:rPr>
          <w:rStyle w:val="affff5"/>
          <w:rFonts w:cs="PFT_Frank"/>
          <w:b/>
          <w:bCs/>
          <w:szCs w:val="10"/>
          <w:rtl/>
          <w:rPrChange w:id="9078" w:author="מנוע אמוראים" w:date="2026-10-05T16:41:34Z">
            <w:rPr>
              <w:rStyle w:val="affff8"/>
              <w:rFonts w:cs="PFT_Frank"/>
              <w:b/>
              <w:bCs/>
              <w:szCs w:val="10"/>
              <w:rtl/>
            </w:rPr>
          </w:rPrChange>
        </w:rPr>
        <w:t xml:space="preserve">"ש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דלא דריש וא"ו, וא"ו וה"י </w:t>
      </w:r>
      <w:r w:rsidR="009D7D28" w:rsidRPr="00D53BA4">
        <w:rPr>
          <w:rStyle w:val="affff1"/>
          <w:rFonts w:hint="eastAsia"/>
          <w:rtl/>
        </w:rPr>
        <w:t>ד</w:t>
      </w:r>
      <w:r w:rsidR="009D7D28" w:rsidRPr="00D53BA4">
        <w:rPr>
          <w:rStyle w:val="affff1"/>
          <w:rtl/>
        </w:rPr>
        <w:t>'</w:t>
      </w:r>
      <w:r w:rsidR="009D7D28" w:rsidRPr="00D53BA4">
        <w:rPr>
          <w:rStyle w:val="affff1"/>
          <w:rFonts w:hint="eastAsia"/>
          <w:b/>
          <w:bCs/>
          <w:rtl/>
        </w:rPr>
        <w:t>וה</w:t>
      </w:r>
      <w:r w:rsidR="009D7D28" w:rsidRPr="00D53BA4">
        <w:rPr>
          <w:rStyle w:val="affff1"/>
          <w:rFonts w:hint="eastAsia"/>
          <w:rtl/>
        </w:rPr>
        <w:t>נותר</w:t>
      </w:r>
      <w:r w:rsidR="009D7D28">
        <w:rPr>
          <w:rStyle w:val="affff1"/>
          <w:rFonts w:hint="cs"/>
          <w:rtl/>
        </w:rPr>
        <w:t>..</w:t>
      </w:r>
      <w:r w:rsidR="009D7D28" w:rsidRPr="00D53BA4">
        <w:rPr>
          <w:rStyle w:val="affff1"/>
          <w:rtl/>
        </w:rPr>
        <w:t>'</w:t>
      </w:r>
      <w:r w:rsidR="009D7D28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דריש</w:t>
      </w:r>
      <w:r w:rsidR="009D7D28">
        <w:rPr>
          <w:rFonts w:ascii="FontbitDavid" w:hAnsi="FontbitDavid" w:hint="cs"/>
          <w:sz w:val="32"/>
          <w:rtl/>
        </w:rPr>
        <w:t>.</w:t>
      </w:r>
    </w:p>
    <w:p w14:paraId="332114AB" w14:textId="6C2EBAFD" w:rsidR="00B433C9" w:rsidRPr="00C35A2C" w:rsidRDefault="009D7D28" w:rsidP="00615A60">
      <w:pPr>
        <w:pStyle w:val="affff2"/>
        <w:rPr>
          <w:rtl/>
        </w:rPr>
      </w:pPr>
      <w:bookmarkStart w:id="834" w:name="_Toc119172984"/>
      <w:bookmarkStart w:id="835" w:name="_Toc119230079"/>
      <w:r>
        <w:rPr>
          <w:rFonts w:hint="cs"/>
          <w:rtl/>
        </w:rPr>
        <w:t>ערל, אם כשר להזאת מי פרה</w:t>
      </w:r>
      <w:bookmarkEnd w:id="834"/>
      <w:bookmarkEnd w:id="835"/>
    </w:p>
    <w:p w14:paraId="767ECE63" w14:textId="7ABD64DC" w:rsidR="009D7D28" w:rsidRDefault="00B433C9" w:rsidP="00B55EDF">
      <w:pPr>
        <w:rPr>
          <w:rtl/>
        </w:rPr>
      </w:pPr>
      <w:r w:rsidRPr="00320A7F">
        <w:rPr>
          <w:rStyle w:val="affff5"/>
          <w:rFonts w:hint="cs"/>
          <w:rtl/>
        </w:rPr>
        <w:t>ר</w:t>
      </w:r>
      <w:r w:rsidRPr="00320A7F">
        <w:rPr>
          <w:rStyle w:val="affff5"/>
          <w:rtl/>
        </w:rPr>
        <w:t>"</w:t>
      </w:r>
      <w:r w:rsidRPr="00320A7F">
        <w:rPr>
          <w:rStyle w:val="affff5"/>
          <w:rFonts w:hint="cs"/>
          <w:rtl/>
        </w:rPr>
        <w:t>א</w:t>
      </w:r>
      <w:r w:rsidRPr="00320A7F">
        <w:rPr>
          <w:rStyle w:val="affff5"/>
          <w:rtl/>
        </w:rPr>
        <w:t>:</w:t>
      </w:r>
      <w:r w:rsidRPr="00EA6942">
        <w:rPr>
          <w:rFonts w:ascii="FontbitDavid" w:hAnsi="FontbitDavid"/>
          <w:spacing w:val="-2"/>
          <w:sz w:val="32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ערל שהזה</w:t>
      </w:r>
      <w:r w:rsidRPr="00D53BA4">
        <w:rPr>
          <w:rtl/>
        </w:rPr>
        <w:t xml:space="preserve"> - הזאתו כשרה,</w:t>
      </w:r>
      <w:r w:rsidR="009D7D28">
        <w:rPr>
          <w:rFonts w:hint="cs"/>
          <w:rtl/>
        </w:rPr>
        <w:t xml:space="preserve"> </w:t>
      </w:r>
      <w:r w:rsidR="009D7D28" w:rsidRPr="00D53BA4">
        <w:rPr>
          <w:rStyle w:val="affff8"/>
          <w:rFonts w:hint="eastAsia"/>
          <w:rtl/>
        </w:rPr>
        <w:t>ואף</w:t>
      </w:r>
      <w:r w:rsidR="009D7D28" w:rsidRPr="00D53BA4">
        <w:rPr>
          <w:rStyle w:val="affff8"/>
          <w:rtl/>
        </w:rPr>
        <w:t xml:space="preserve"> שאסור </w:t>
      </w:r>
      <w:r w:rsidR="009D7D28" w:rsidRPr="00A07384">
        <w:rPr>
          <w:rStyle w:val="affff8"/>
          <w:rFonts w:cs="PFT_Frank" w:hint="eastAsia"/>
          <w:b/>
          <w:bCs/>
          <w:szCs w:val="10"/>
          <w:rtl/>
        </w:rPr>
        <w:t>באכילת</w:t>
      </w:r>
      <w:r w:rsidR="009D7D28">
        <w:rPr>
          <w:rStyle w:val="affff8"/>
          <w:rFonts w:hint="cs"/>
          <w:rtl/>
        </w:rPr>
        <w:t xml:space="preserve"> מעשר</w:t>
      </w:r>
      <w:r w:rsidR="009D7D28" w:rsidRPr="00D53BA4">
        <w:rPr>
          <w:rStyle w:val="affff8"/>
          <w:rtl/>
        </w:rPr>
        <w:t xml:space="preserve"> כטמא</w:t>
      </w:r>
      <w:r w:rsidR="009D7D28">
        <w:rPr>
          <w:rStyle w:val="affff8"/>
          <w:rFonts w:hint="cs"/>
          <w:rtl/>
        </w:rPr>
        <w:t xml:space="preserve"> -</w:t>
      </w:r>
    </w:p>
    <w:p w14:paraId="1722A71C" w14:textId="4DEA7798" w:rsidR="00B433C9" w:rsidRPr="00D53BA4" w:rsidRDefault="009D7D28" w:rsidP="00B55EDF">
      <w:pPr>
        <w:rPr>
          <w:rStyle w:val="affff8"/>
          <w:rtl/>
        </w:rPr>
      </w:pPr>
      <w:r>
        <w:rPr>
          <w:rFonts w:ascii="FontbitDavid" w:hAnsi="FontbitDavid" w:hint="cs"/>
          <w:spacing w:val="-2"/>
          <w:sz w:val="32"/>
          <w:rtl/>
        </w:rPr>
        <w:t>מ</w:t>
      </w:r>
      <w:r w:rsidR="00B433C9" w:rsidRPr="00EA6942">
        <w:rPr>
          <w:rFonts w:ascii="FontbitDavid" w:hAnsi="FontbitDavid"/>
          <w:spacing w:val="-2"/>
          <w:sz w:val="32"/>
          <w:rtl/>
        </w:rPr>
        <w:t>טבו</w:t>
      </w:r>
      <w:r>
        <w:rPr>
          <w:rFonts w:ascii="FontbitDavid" w:hAnsi="FontbitDavid" w:hint="cs"/>
          <w:spacing w:val="-2"/>
          <w:sz w:val="32"/>
          <w:rtl/>
        </w:rPr>
        <w:t>"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י שאסור </w:t>
      </w:r>
      <w:r w:rsidR="00B433C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ב</w:t>
      </w:r>
      <w:r w:rsidR="00B433C9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נגיע</w:t>
      </w: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ת</w:t>
      </w:r>
      <w:r w:rsidR="00B433C9"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 w:rsidR="00B433C9" w:rsidRPr="00EA6942">
        <w:rPr>
          <w:rFonts w:ascii="FontbitDavid" w:hAnsi="FontbitDavid"/>
          <w:spacing w:val="-2"/>
          <w:sz w:val="32"/>
          <w:rtl/>
        </w:rPr>
        <w:t>תרומה</w:t>
      </w:r>
      <w:r>
        <w:rPr>
          <w:rFonts w:ascii="FontbitDavid" w:hAnsi="FontbitDavid" w:hint="cs"/>
          <w:spacing w:val="-2"/>
          <w:sz w:val="32"/>
          <w:rtl/>
        </w:rPr>
        <w:t xml:space="preserve"> -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>ו</w:t>
      </w:r>
      <w:r w:rsidR="00B433C9" w:rsidRPr="00EA6942">
        <w:rPr>
          <w:rFonts w:ascii="FontbitDavid" w:hAnsi="FontbitDavid"/>
          <w:spacing w:val="-2"/>
          <w:sz w:val="32"/>
          <w:rtl/>
        </w:rPr>
        <w:t>כשר</w:t>
      </w:r>
      <w:r>
        <w:rPr>
          <w:rFonts w:hint="cs"/>
          <w:rtl/>
        </w:rPr>
        <w:t xml:space="preserve">, </w:t>
      </w:r>
      <w:r w:rsidRPr="00D53BA4">
        <w:rPr>
          <w:rStyle w:val="affff8"/>
          <w:rFonts w:hint="eastAsia"/>
          <w:rtl/>
        </w:rPr>
        <w:t>כ</w:t>
      </w:r>
      <w:r w:rsidRPr="00D53BA4">
        <w:rPr>
          <w:rStyle w:val="affff8"/>
          <w:rtl/>
        </w:rPr>
        <w:t xml:space="preserve">"ש ערל שמותר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בנגיעה</w:t>
      </w:r>
      <w:r>
        <w:rPr>
          <w:rStyle w:val="affff8"/>
          <w:rFonts w:hint="cs"/>
          <w:rtl/>
        </w:rPr>
        <w:t>...</w:t>
      </w:r>
    </w:p>
    <w:p w14:paraId="790F3C4D" w14:textId="7979DD08" w:rsidR="00B63BD6" w:rsidRDefault="00B433C9" w:rsidP="00B63BD6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320A7F">
        <w:rPr>
          <w:rStyle w:val="affff5"/>
          <w:rFonts w:hint="cs"/>
          <w:rtl/>
        </w:rPr>
        <w:t>ותנ</w:t>
      </w:r>
      <w:r w:rsidRPr="00320A7F">
        <w:rPr>
          <w:rStyle w:val="affff5"/>
          <w:rtl/>
        </w:rPr>
        <w:t>"</w:t>
      </w:r>
      <w:r w:rsidRPr="00320A7F">
        <w:rPr>
          <w:rStyle w:val="affff5"/>
          <w:rFonts w:hint="cs"/>
          <w:rtl/>
        </w:rPr>
        <w:t>ה</w:t>
      </w:r>
      <w:r w:rsidR="009D7D28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9D7D28">
        <w:rPr>
          <w:rStyle w:val="affff5"/>
          <w:rFonts w:hint="cs"/>
          <w:rtl/>
        </w:rPr>
        <w:t>ודתניא</w:t>
      </w:r>
      <w:r w:rsidRPr="00320A7F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 xml:space="preserve">טומטום שקידש </w:t>
      </w:r>
      <w:r w:rsidRPr="00C35A2C">
        <w:rPr>
          <w:rFonts w:ascii="FontbitDavid" w:hAnsi="FontbitDavid"/>
          <w:sz w:val="32"/>
          <w:rtl/>
        </w:rPr>
        <w:t xml:space="preserve">- פסול, </w:t>
      </w:r>
      <w:r w:rsidRPr="00D53BA4">
        <w:rPr>
          <w:rStyle w:val="affff8"/>
          <w:rtl/>
        </w:rPr>
        <w:t>שספק ערל,</w:t>
      </w:r>
      <w:r w:rsidR="00BB253B">
        <w:rPr>
          <w:rStyle w:val="affff8"/>
          <w:rFonts w:hint="cs"/>
          <w:rtl/>
        </w:rPr>
        <w:t xml:space="preserve"> [אם זכר].</w:t>
      </w:r>
    </w:p>
    <w:p w14:paraId="1A199390" w14:textId="0EE62EA7" w:rsidR="00B433C9" w:rsidRPr="00D53BA4" w:rsidRDefault="00B433C9" w:rsidP="00B63BD6">
      <w:pPr>
        <w:rPr>
          <w:rStyle w:val="affff8"/>
          <w:rtl/>
        </w:rPr>
      </w:pPr>
      <w:r w:rsidRPr="00D1637C">
        <w:rPr>
          <w:rFonts w:cs="PFT_Frank"/>
          <w:b/>
          <w:bCs/>
          <w:szCs w:val="14"/>
          <w:rtl/>
        </w:rPr>
        <w:t>ואנדרוגינוס</w:t>
      </w:r>
      <w:r w:rsidR="00B63BD6" w:rsidRPr="00D53BA4">
        <w:rPr>
          <w:rStyle w:val="affff8"/>
          <w:rtl/>
        </w:rPr>
        <w:t xml:space="preserve"> </w:t>
      </w:r>
      <w:r w:rsidR="00BB253B">
        <w:rPr>
          <w:rStyle w:val="affff8"/>
          <w:rFonts w:hint="cs"/>
          <w:rtl/>
        </w:rPr>
        <w:t>[</w:t>
      </w:r>
      <w:r w:rsidR="00B63BD6" w:rsidRPr="00D53BA4">
        <w:rPr>
          <w:rStyle w:val="affff8"/>
          <w:rFonts w:hint="eastAsia"/>
          <w:rtl/>
        </w:rPr>
        <w:t>מהול</w:t>
      </w:r>
      <w:r w:rsidR="00BB253B">
        <w:rPr>
          <w:rStyle w:val="affff8"/>
          <w:rFonts w:hint="cs"/>
          <w:rtl/>
        </w:rPr>
        <w:t>]</w:t>
      </w:r>
      <w:r w:rsidRPr="00D1637C">
        <w:rPr>
          <w:rFonts w:cs="PFT_Frank"/>
          <w:b/>
          <w:bCs/>
          <w:szCs w:val="14"/>
          <w:rtl/>
        </w:rPr>
        <w:t xml:space="preserve"> שקידש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B63BD6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 xml:space="preserve">כשר, </w:t>
      </w:r>
      <w:r w:rsidR="00B63BD6">
        <w:rPr>
          <w:rStyle w:val="affff5"/>
          <w:rFonts w:hint="cs"/>
          <w:rtl/>
        </w:rPr>
        <w:t>ו</w:t>
      </w:r>
      <w:r w:rsidRPr="00320A7F">
        <w:rPr>
          <w:rStyle w:val="affff5"/>
          <w:rFonts w:hint="cs"/>
          <w:rtl/>
        </w:rPr>
        <w:t>לר</w:t>
      </w:r>
      <w:r w:rsidRPr="00320A7F">
        <w:rPr>
          <w:rStyle w:val="affff5"/>
          <w:rtl/>
        </w:rPr>
        <w:t>"</w:t>
      </w:r>
      <w:r w:rsidRPr="00320A7F">
        <w:rPr>
          <w:rStyle w:val="affff5"/>
          <w:rFonts w:hint="cs"/>
          <w:rtl/>
        </w:rPr>
        <w:t>י</w:t>
      </w:r>
      <w:r w:rsidRPr="00320A7F">
        <w:rPr>
          <w:rStyle w:val="affff5"/>
          <w:rtl/>
        </w:rPr>
        <w:t xml:space="preserve">: </w:t>
      </w:r>
      <w:r w:rsidRPr="00C35A2C">
        <w:rPr>
          <w:rFonts w:ascii="FontbitDavid" w:hAnsi="FontbitDavid"/>
          <w:sz w:val="32"/>
          <w:rtl/>
        </w:rPr>
        <w:t xml:space="preserve">פסול, </w:t>
      </w:r>
      <w:r w:rsidRPr="00D53BA4">
        <w:rPr>
          <w:rStyle w:val="affff8"/>
          <w:rtl/>
        </w:rPr>
        <w:t>שספק אשה</w:t>
      </w:r>
      <w:r w:rsidR="00B63BD6" w:rsidRPr="00D53BA4">
        <w:rPr>
          <w:rStyle w:val="affff8"/>
          <w:rtl/>
        </w:rPr>
        <w:t>.</w:t>
      </w:r>
    </w:p>
    <w:p w14:paraId="623EC6FD" w14:textId="4D9BAB71" w:rsidR="00B433C9" w:rsidRPr="00D53BA4" w:rsidRDefault="00B63BD6" w:rsidP="00B55EDF">
      <w:pPr>
        <w:rPr>
          <w:rStyle w:val="affff8"/>
          <w:rtl/>
        </w:rPr>
      </w:pPr>
      <w:r>
        <w:rPr>
          <w:rStyle w:val="affff5"/>
          <w:rFonts w:hint="cs"/>
          <w:rtl/>
        </w:rPr>
        <w:t xml:space="preserve">תירץ </w:t>
      </w:r>
      <w:r w:rsidR="00B433C9" w:rsidRPr="00320A7F">
        <w:rPr>
          <w:rStyle w:val="affff5"/>
          <w:rtl/>
        </w:rPr>
        <w:t>ר</w:t>
      </w:r>
      <w:r>
        <w:rPr>
          <w:rStyle w:val="affff5"/>
          <w:rFonts w:hint="cs"/>
          <w:rtl/>
        </w:rPr>
        <w:t>'</w:t>
      </w:r>
      <w:r w:rsidR="00B433C9" w:rsidRPr="00320A7F">
        <w:rPr>
          <w:rStyle w:val="affff5"/>
          <w:rFonts w:hint="cs"/>
          <w:rtl/>
        </w:rPr>
        <w:t xml:space="preserve"> יוסף</w:t>
      </w:r>
      <w:r w:rsidR="00320A7F">
        <w:rPr>
          <w:rStyle w:val="affff5"/>
          <w:rFonts w:hint="cs"/>
          <w:rtl/>
        </w:rPr>
        <w:t>:</w:t>
      </w:r>
      <w:r w:rsidR="00B433C9" w:rsidRPr="00320A7F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 xml:space="preserve">זה </w:t>
      </w:r>
      <w:r w:rsidR="00B433C9" w:rsidRPr="00320A7F">
        <w:rPr>
          <w:rStyle w:val="affff5"/>
          <w:rFonts w:hint="cs"/>
          <w:rtl/>
        </w:rPr>
        <w:t>כר</w:t>
      </w:r>
      <w:r w:rsidR="00B433C9" w:rsidRPr="00320A7F">
        <w:rPr>
          <w:rStyle w:val="affff5"/>
          <w:rtl/>
        </w:rPr>
        <w:t>"</w:t>
      </w:r>
      <w:r w:rsidR="00B433C9" w:rsidRPr="00320A7F">
        <w:rPr>
          <w:rStyle w:val="affff5"/>
          <w:rFonts w:hint="cs"/>
          <w:rtl/>
        </w:rPr>
        <w:t>ע</w:t>
      </w:r>
      <w:r w:rsidR="00B433C9"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>שריבה</w:t>
      </w:r>
      <w:r w:rsidR="00B433C9" w:rsidRPr="00EA6942">
        <w:rPr>
          <w:rFonts w:ascii="FontbitDavid" w:hAnsi="FontbitDavid" w:hint="cs"/>
          <w:spacing w:val="-2"/>
          <w:sz w:val="32"/>
          <w:rtl/>
        </w:rPr>
        <w:t xml:space="preserve"> לערל </w:t>
      </w:r>
      <w:r w:rsidR="00B433C9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כטמא</w:t>
      </w:r>
      <w:r>
        <w:rPr>
          <w:rFonts w:ascii="FontbitDavid" w:hAnsi="FontbitDavid" w:hint="cs"/>
          <w:spacing w:val="-2"/>
          <w:sz w:val="32"/>
          <w:rtl/>
        </w:rPr>
        <w:t xml:space="preserve">, </w:t>
      </w:r>
      <w:r w:rsidR="00B433C9" w:rsidRPr="00D53BA4">
        <w:rPr>
          <w:rStyle w:val="affff1"/>
          <w:rtl/>
        </w:rPr>
        <w:t xml:space="preserve">'איש </w:t>
      </w:r>
      <w:r w:rsidR="00B433C9" w:rsidRPr="00D53BA4">
        <w:rPr>
          <w:rStyle w:val="affff1"/>
          <w:rFonts w:hint="eastAsia"/>
          <w:rtl/>
        </w:rPr>
        <w:t>איש</w:t>
      </w:r>
      <w:r w:rsidR="00B433C9" w:rsidRPr="00D53BA4">
        <w:rPr>
          <w:rStyle w:val="affff1"/>
          <w:rtl/>
        </w:rPr>
        <w:t>'</w:t>
      </w:r>
      <w:r w:rsidR="00B433C9" w:rsidRPr="00D53BA4">
        <w:rPr>
          <w:rStyle w:val="affff8"/>
          <w:rtl/>
        </w:rPr>
        <w:t xml:space="preserve"> </w:t>
      </w:r>
      <w:r w:rsidR="00B433C9" w:rsidRPr="00D53BA4">
        <w:rPr>
          <w:rStyle w:val="affff8"/>
          <w:rFonts w:hint="eastAsia"/>
          <w:rtl/>
        </w:rPr>
        <w:t>לרבות</w:t>
      </w:r>
      <w:r w:rsidR="00B433C9" w:rsidRPr="00D53BA4">
        <w:rPr>
          <w:rStyle w:val="affff8"/>
          <w:rtl/>
        </w:rPr>
        <w:t xml:space="preserve"> </w:t>
      </w:r>
      <w:r w:rsidR="00B433C9" w:rsidRPr="00D53BA4">
        <w:rPr>
          <w:rStyle w:val="affff8"/>
          <w:rFonts w:hint="eastAsia"/>
          <w:rtl/>
        </w:rPr>
        <w:t>הערל</w:t>
      </w:r>
      <w:r>
        <w:rPr>
          <w:rStyle w:val="affff8"/>
          <w:rFonts w:hint="cs"/>
          <w:rtl/>
        </w:rPr>
        <w:t>.</w:t>
      </w:r>
    </w:p>
    <w:p w14:paraId="561477DD" w14:textId="05E7F10E" w:rsidR="00B63BD6" w:rsidRDefault="00B63BD6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>הקשה</w:t>
      </w:r>
      <w:r w:rsidR="00B433C9" w:rsidRPr="001B46DC">
        <w:rPr>
          <w:rStyle w:val="affff5"/>
          <w:rFonts w:hint="cs"/>
          <w:rtl/>
        </w:rPr>
        <w:t xml:space="preserve"> </w:t>
      </w:r>
      <w:r w:rsidR="00B433C9" w:rsidRPr="001B46DC">
        <w:rPr>
          <w:rStyle w:val="affff5"/>
          <w:rtl/>
        </w:rPr>
        <w:t>רבא</w:t>
      </w:r>
      <w:r w:rsidR="0010721E" w:rsidRPr="001B46DC">
        <w:rPr>
          <w:rStyle w:val="affff5"/>
          <w:rFonts w:hint="cs"/>
          <w:rtl/>
        </w:rPr>
        <w:t>:</w:t>
      </w:r>
      <w:r w:rsidR="00B433C9" w:rsidRPr="001B46DC">
        <w:rPr>
          <w:rStyle w:val="affff5"/>
          <w:rtl/>
        </w:rPr>
        <w:t xml:space="preserve"> </w:t>
      </w:r>
      <w:r w:rsidR="00B433C9" w:rsidRPr="00D53BA4">
        <w:rPr>
          <w:rtl/>
        </w:rPr>
        <w:t>א</w:t>
      </w:r>
      <w:r w:rsidRPr="00D53BA4">
        <w:rPr>
          <w:rtl/>
        </w:rPr>
        <w:t>"כ</w:t>
      </w:r>
      <w:r w:rsidR="00B433C9" w:rsidRPr="00D53BA4">
        <w:rPr>
          <w:rtl/>
        </w:rPr>
        <w:t xml:space="preserve"> </w:t>
      </w:r>
      <w:r>
        <w:rPr>
          <w:rStyle w:val="affff8"/>
          <w:rtl/>
        </w:rPr>
        <w:t xml:space="preserve">[</w:t>
      </w:r>
      <w:r>
        <w:rPr>
          <w:rStyle w:val="affff5"/>
          <w:rtl/>
          <w:rPrChange w:id="9079" w:author="מנוע אמוראים" w:date="2026-10-05T16:41:34Z">
            <w:rPr>
              <w:rStyle w:val="affff8"/>
              <w:rtl/>
            </w:rPr>
          </w:rPrChange>
        </w:rPr>
        <w:t xml:space="preserve">שלר"ע</w:t>
      </w:r>
      <w:r>
        <w:rPr>
          <w:rStyle w:val="affff8"/>
          <w:rtl/>
        </w:rPr>
        <w:t xml:space="preserve"> ערל </w:t>
      </w:r>
      <w:r w:rsidR="00BB253B">
        <w:rPr>
          <w:rStyle w:val="affff8"/>
          <w:rFonts w:hint="cs"/>
          <w:rtl/>
        </w:rPr>
        <w:t>מטמא</w:t>
      </w:r>
      <w:r w:rsidRPr="00D53BA4">
        <w:rPr>
          <w:rStyle w:val="affff8"/>
          <w:rtl/>
        </w:rPr>
        <w:t xml:space="preserve"> כטמא] </w:t>
      </w:r>
      <w:r w:rsidR="00B433C9" w:rsidRPr="00D53BA4">
        <w:rPr>
          <w:rtl/>
        </w:rPr>
        <w:t>ל</w:t>
      </w:r>
      <w:r w:rsidRPr="00D53BA4">
        <w:rPr>
          <w:rFonts w:hint="eastAsia"/>
          <w:rtl/>
        </w:rPr>
        <w:t>מה</w:t>
      </w:r>
      <w:r w:rsidRPr="00D53BA4">
        <w:rPr>
          <w:rtl/>
        </w:rPr>
        <w:t xml:space="preserve"> </w:t>
      </w:r>
      <w:r w:rsidRPr="00D53BA4">
        <w:rPr>
          <w:rFonts w:hint="eastAsia"/>
          <w:rtl/>
        </w:rPr>
        <w:t>לא</w:t>
      </w:r>
      <w:r w:rsidRPr="00D53BA4">
        <w:rPr>
          <w:rtl/>
        </w:rPr>
        <w:t xml:space="preserve"> </w:t>
      </w:r>
      <w:r w:rsidRPr="00D53BA4">
        <w:rPr>
          <w:rFonts w:hint="eastAsia"/>
          <w:rtl/>
        </w:rPr>
        <w:t>מצאנו</w:t>
      </w:r>
      <w:r w:rsidR="00B433C9" w:rsidRPr="00D53BA4">
        <w:rPr>
          <w:rtl/>
        </w:rPr>
        <w:t xml:space="preserve"> </w:t>
      </w:r>
      <w:r>
        <w:rPr>
          <w:rStyle w:val="affff5"/>
          <w:rFonts w:hint="cs"/>
          <w:rtl/>
        </w:rPr>
        <w:t>דליתני הכי.</w:t>
      </w:r>
    </w:p>
    <w:p w14:paraId="6BBBA709" w14:textId="7FA19BEE" w:rsidR="00B433C9" w:rsidRDefault="00B433C9" w:rsidP="00B55EDF">
      <w:pPr>
        <w:rPr>
          <w:rFonts w:ascii="FontbitDavid" w:hAnsi="FontbitDavid"/>
          <w:sz w:val="32"/>
          <w:rtl/>
        </w:rPr>
      </w:pPr>
      <w:r w:rsidRPr="0010721E">
        <w:rPr>
          <w:rStyle w:val="affff5"/>
          <w:rtl/>
        </w:rPr>
        <w:t>ו</w:t>
      </w:r>
      <w:r w:rsidR="00B63BD6">
        <w:rPr>
          <w:rStyle w:val="affff5"/>
          <w:rFonts w:hint="cs"/>
          <w:rtl/>
        </w:rPr>
        <w:t>ששנינו</w:t>
      </w:r>
      <w:r w:rsidRPr="00C35A2C">
        <w:rPr>
          <w:rFonts w:ascii="FontbitDavid" w:hAnsi="FontbitDavid"/>
          <w:sz w:val="32"/>
          <w:rtl/>
        </w:rPr>
        <w:t xml:space="preserve"> ערל וטמא פטורים מהראייה</w:t>
      </w:r>
      <w:r w:rsidR="00B63BD6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B63BD6">
        <w:rPr>
          <w:rFonts w:ascii="FontbitDavid" w:hAnsi="FontbitDavid" w:hint="cs"/>
          <w:sz w:val="32"/>
          <w:rtl/>
        </w:rPr>
        <w:t>אינו אלא משום</w:t>
      </w:r>
      <w:r w:rsidRPr="00C35A2C">
        <w:rPr>
          <w:rFonts w:ascii="FontbitDavid" w:hAnsi="FontbitDavid" w:hint="cs"/>
          <w:sz w:val="32"/>
          <w:rtl/>
        </w:rPr>
        <w:t xml:space="preserve"> דמאיס</w:t>
      </w:r>
      <w:r w:rsidR="00BB253B">
        <w:rPr>
          <w:rFonts w:ascii="FontbitDavid" w:hAnsi="FontbitDavid" w:hint="cs"/>
          <w:sz w:val="32"/>
          <w:rtl/>
        </w:rPr>
        <w:t>!</w:t>
      </w:r>
    </w:p>
    <w:p w14:paraId="43B0A670" w14:textId="7D42E5A3" w:rsidR="00B63BD6" w:rsidRPr="00D53BA4" w:rsidRDefault="00F861B2" w:rsidP="00615A60">
      <w:pPr>
        <w:pStyle w:val="affff2"/>
        <w:rPr>
          <w:rtl/>
        </w:rPr>
      </w:pPr>
      <w:bookmarkStart w:id="836" w:name="_Toc119172985"/>
      <w:bookmarkStart w:id="837" w:name="_Toc119230080"/>
      <w:r>
        <w:rPr>
          <w:rFonts w:hint="cs"/>
          <w:rtl/>
        </w:rPr>
        <w:t>לרבנן</w:t>
      </w:r>
      <w:r w:rsidR="00BB253B">
        <w:rPr>
          <w:rFonts w:hint="cs"/>
          <w:rtl/>
        </w:rPr>
        <w:t>:</w:t>
      </w:r>
      <w:r w:rsidR="00B63BD6" w:rsidRPr="00D53BA4">
        <w:rPr>
          <w:rtl/>
        </w:rPr>
        <w:t xml:space="preserve"> אשה כשרה לקדש מי פרה</w:t>
      </w:r>
      <w:r>
        <w:rPr>
          <w:rFonts w:hint="cs"/>
          <w:rtl/>
        </w:rPr>
        <w:t xml:space="preserve"> וקטן לא, ולר"י</w:t>
      </w:r>
      <w:r w:rsidR="00BB253B">
        <w:rPr>
          <w:rFonts w:hint="cs"/>
          <w:rtl/>
        </w:rPr>
        <w:t>:</w:t>
      </w:r>
      <w:r>
        <w:rPr>
          <w:rFonts w:hint="cs"/>
          <w:rtl/>
        </w:rPr>
        <w:t xml:space="preserve"> להיפך</w:t>
      </w:r>
      <w:bookmarkEnd w:id="836"/>
      <w:bookmarkEnd w:id="837"/>
    </w:p>
    <w:p w14:paraId="1158DBEC" w14:textId="2823DD69" w:rsidR="00B433C9" w:rsidRDefault="002809F6" w:rsidP="00F861B2">
      <w:pPr>
        <w:rPr>
          <w:rtl/>
        </w:rPr>
      </w:pPr>
      <w:r>
        <w:rPr>
          <w:rStyle w:val="affff5"/>
          <w:rFonts w:hint="cs"/>
          <w:rtl/>
        </w:rPr>
        <w:t>טעם</w:t>
      </w:r>
      <w:r w:rsidR="00B433C9" w:rsidRPr="0010721E">
        <w:rPr>
          <w:rStyle w:val="affff5"/>
          <w:rFonts w:hint="cs"/>
          <w:rtl/>
        </w:rPr>
        <w:t xml:space="preserve"> רבנן:</w:t>
      </w:r>
      <w:r w:rsidR="00B433C9" w:rsidRPr="00AD1A41">
        <w:rPr>
          <w:rStyle w:val="affff1"/>
          <w:rFonts w:hint="cs"/>
          <w:rtl/>
        </w:rPr>
        <w:t xml:space="preserve"> '</w:t>
      </w:r>
      <w:r w:rsidR="00F861B2"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>ולקחו לטמא מעפר שריפת החטאת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  <w:r w:rsidR="00B433C9" w:rsidRPr="00C35A2C">
        <w:rPr>
          <w:rtl/>
        </w:rPr>
        <w:t xml:space="preserve"> </w:t>
      </w:r>
      <w:r w:rsidR="00F861B2">
        <w:rPr>
          <w:rFonts w:hint="cs"/>
          <w:rtl/>
        </w:rPr>
        <w:t>מי שכשר</w:t>
      </w:r>
      <w:r w:rsidR="001B46DC">
        <w:rPr>
          <w:rFonts w:hint="cs"/>
          <w:rtl/>
        </w:rPr>
        <w:t xml:space="preserve"> באסיפה</w:t>
      </w:r>
      <w:r w:rsidR="00B433C9" w:rsidRPr="00C35A2C">
        <w:rPr>
          <w:rtl/>
        </w:rPr>
        <w:t>.</w:t>
      </w:r>
    </w:p>
    <w:p w14:paraId="7E551761" w14:textId="457E030A" w:rsidR="00F861B2" w:rsidRDefault="00F861B2" w:rsidP="00B55EDF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rtl/>
        </w:rPr>
        <w:t xml:space="preserve">טעם </w:t>
      </w:r>
      <w:r w:rsidR="00B433C9" w:rsidRPr="0010721E">
        <w:rPr>
          <w:rStyle w:val="affff5"/>
          <w:rtl/>
        </w:rPr>
        <w:t>ר"</w:t>
      </w:r>
      <w:r w:rsidR="00B433C9" w:rsidRPr="0010721E">
        <w:rPr>
          <w:rStyle w:val="affff5"/>
          <w:rFonts w:hint="cs"/>
          <w:rtl/>
        </w:rPr>
        <w:t>י</w:t>
      </w:r>
      <w:r w:rsidR="00B433C9" w:rsidRPr="0010721E">
        <w:rPr>
          <w:rStyle w:val="affff5"/>
          <w:rtl/>
        </w:rPr>
        <w:t>: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 </w:t>
      </w:r>
      <w:r w:rsidR="00B433C9" w:rsidRPr="00EA6942">
        <w:rPr>
          <w:rStyle w:val="affff1"/>
          <w:rFonts w:hint="cs"/>
          <w:spacing w:val="-4"/>
          <w:rtl/>
        </w:rPr>
        <w:t>'</w:t>
      </w:r>
      <w:r w:rsidR="00B433C9" w:rsidRPr="00EA6942">
        <w:rPr>
          <w:rStyle w:val="affff1"/>
          <w:spacing w:val="-4"/>
          <w:rtl/>
        </w:rPr>
        <w:t>ולק</w:t>
      </w:r>
      <w:r w:rsidR="00B433C9" w:rsidRPr="00DB7FBC">
        <w:rPr>
          <w:rStyle w:val="affff1"/>
          <w:spacing w:val="-4"/>
          <w:rtl/>
        </w:rPr>
        <w:t>ח</w:t>
      </w:r>
      <w:r w:rsidR="00B433C9" w:rsidRPr="00D53BA4">
        <w:rPr>
          <w:rStyle w:val="affff1"/>
          <w:b/>
          <w:bCs/>
          <w:spacing w:val="-4"/>
          <w:rtl/>
        </w:rPr>
        <w:t>ו</w:t>
      </w:r>
      <w:r w:rsidR="00B433C9" w:rsidRPr="00EA6942">
        <w:rPr>
          <w:rStyle w:val="affff1"/>
          <w:rFonts w:hint="cs"/>
          <w:spacing w:val="-4"/>
          <w:rtl/>
        </w:rPr>
        <w:t>'</w:t>
      </w:r>
      <w:r w:rsidRPr="00D53BA4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[</w:t>
      </w:r>
      <w:r w:rsidR="00BB253B">
        <w:rPr>
          <w:rStyle w:val="affff8"/>
          <w:rFonts w:hint="cs"/>
          <w:rtl/>
        </w:rPr>
        <w:t>שינה ל</w:t>
      </w:r>
      <w:r w:rsidRPr="00D53BA4">
        <w:rPr>
          <w:rStyle w:val="affff8"/>
          <w:rFonts w:hint="eastAsia"/>
          <w:rtl/>
        </w:rPr>
        <w:t>לשון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רבים</w:t>
      </w:r>
      <w:r w:rsidRPr="00D53BA4">
        <w:rPr>
          <w:rStyle w:val="affff8"/>
          <w:rtl/>
        </w:rPr>
        <w:t>]</w:t>
      </w:r>
      <w:r w:rsidR="00B433C9" w:rsidRPr="00EA6942">
        <w:rPr>
          <w:rStyle w:val="affff1"/>
          <w:spacing w:val="-4"/>
          <w:rtl/>
        </w:rPr>
        <w:t xml:space="preserve"> </w:t>
      </w:r>
      <w:r w:rsidR="00AB43C5">
        <w:rPr>
          <w:rFonts w:ascii="FontbitDavid" w:hAnsi="FontbitDavid"/>
          <w:spacing w:val="-4"/>
          <w:sz w:val="32"/>
          <w:rtl/>
        </w:rPr>
        <w:t>אף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ה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פסול </w:t>
      </w:r>
      <w:r w:rsidR="00BB253B">
        <w:rPr>
          <w:rFonts w:ascii="FontbitDavid" w:hAnsi="FontbitDavid" w:hint="cs"/>
          <w:spacing w:val="-4"/>
          <w:sz w:val="32"/>
          <w:rtl/>
        </w:rPr>
        <w:t>באסיפה</w:t>
      </w:r>
      <w:r w:rsidR="00B433C9" w:rsidRPr="00EA6942">
        <w:rPr>
          <w:rFonts w:ascii="FontbitDavid" w:hAnsi="FontbitDavid" w:hint="cs"/>
          <w:spacing w:val="-4"/>
          <w:sz w:val="32"/>
          <w:rtl/>
        </w:rPr>
        <w:t xml:space="preserve"> כשר כאן,</w:t>
      </w:r>
    </w:p>
    <w:p w14:paraId="18F9B292" w14:textId="3BE2F461" w:rsidR="00B433C9" w:rsidRPr="00EA6942" w:rsidRDefault="00B433C9" w:rsidP="00B55EDF">
      <w:pPr>
        <w:rPr>
          <w:rFonts w:ascii="FontbitDavid" w:hAnsi="FontbitDavid"/>
          <w:spacing w:val="-4"/>
          <w:sz w:val="32"/>
          <w:rtl/>
        </w:rPr>
      </w:pPr>
      <w:r w:rsidRPr="00EA6942">
        <w:rPr>
          <w:rFonts w:ascii="FontbitDavid" w:hAnsi="FontbitDavid" w:hint="cs"/>
          <w:spacing w:val="-4"/>
          <w:sz w:val="32"/>
          <w:rtl/>
        </w:rPr>
        <w:t>ו</w:t>
      </w:r>
      <w:r w:rsidR="00F861B2">
        <w:rPr>
          <w:rFonts w:ascii="FontbitDavid" w:hAnsi="FontbitDavid" w:hint="cs"/>
          <w:spacing w:val="-4"/>
          <w:sz w:val="32"/>
          <w:rtl/>
        </w:rPr>
        <w:t xml:space="preserve">מ"מ </w:t>
      </w:r>
      <w:r w:rsidRPr="00EA6942">
        <w:rPr>
          <w:rFonts w:ascii="FontbitDavid" w:hAnsi="FontbitDavid" w:hint="cs"/>
          <w:spacing w:val="-4"/>
          <w:sz w:val="32"/>
          <w:rtl/>
        </w:rPr>
        <w:t xml:space="preserve">אשה </w:t>
      </w:r>
      <w:r w:rsidR="00F861B2">
        <w:rPr>
          <w:rFonts w:ascii="FontbitDavid" w:hAnsi="FontbitDavid" w:hint="cs"/>
          <w:spacing w:val="-4"/>
          <w:sz w:val="32"/>
          <w:rtl/>
        </w:rPr>
        <w:t xml:space="preserve">פסולה </w:t>
      </w:r>
      <w:r w:rsidR="00F861B2" w:rsidRPr="00D53BA4">
        <w:rPr>
          <w:rStyle w:val="affff1"/>
          <w:rFonts w:hint="eastAsia"/>
          <w:rtl/>
        </w:rPr>
        <w:t>ד</w:t>
      </w:r>
      <w:r w:rsidR="00F861B2" w:rsidRPr="00D53BA4">
        <w:rPr>
          <w:rStyle w:val="affff1"/>
          <w:rtl/>
        </w:rPr>
        <w:t>'</w:t>
      </w:r>
      <w:r w:rsidRPr="00D53BA4">
        <w:rPr>
          <w:rStyle w:val="affff1"/>
          <w:rFonts w:hint="eastAsia"/>
          <w:b/>
          <w:bCs/>
          <w:spacing w:val="-4"/>
          <w:rtl/>
        </w:rPr>
        <w:t>ונתן</w:t>
      </w:r>
      <w:r w:rsidR="00F861B2">
        <w:rPr>
          <w:rStyle w:val="affff1"/>
          <w:rFonts w:hint="cs"/>
          <w:b/>
          <w:bCs/>
          <w:spacing w:val="-4"/>
          <w:rtl/>
        </w:rPr>
        <w:t xml:space="preserve"> </w:t>
      </w:r>
      <w:r w:rsidR="00F861B2">
        <w:rPr>
          <w:rStyle w:val="affff1"/>
          <w:rFonts w:hint="cs"/>
          <w:spacing w:val="-4"/>
          <w:rtl/>
        </w:rPr>
        <w:t>.. מים חיים..</w:t>
      </w:r>
      <w:r w:rsidRPr="00EA6942">
        <w:rPr>
          <w:rFonts w:ascii="FontbitDavid" w:hAnsi="FontbitDavid" w:hint="cs"/>
          <w:spacing w:val="-4"/>
          <w:sz w:val="32"/>
          <w:rtl/>
        </w:rPr>
        <w:t xml:space="preserve"> </w:t>
      </w:r>
      <w:r w:rsidR="00F861B2" w:rsidRPr="00022494">
        <w:rPr>
          <w:rStyle w:val="affff8"/>
          <w:rFonts w:hint="cs"/>
          <w:rtl/>
        </w:rPr>
        <w:t>[</w:t>
      </w:r>
      <w:r w:rsidR="003B04A1">
        <w:rPr>
          <w:rStyle w:val="affff8"/>
          <w:rFonts w:hint="cs"/>
          <w:rtl/>
        </w:rPr>
        <w:t>חזר ל</w:t>
      </w:r>
      <w:r w:rsidR="00F861B2" w:rsidRPr="00022494">
        <w:rPr>
          <w:rStyle w:val="affff8"/>
          <w:rFonts w:hint="cs"/>
          <w:rtl/>
        </w:rPr>
        <w:t>לשון יחיד]</w:t>
      </w:r>
      <w:r w:rsidR="00F861B2">
        <w:rPr>
          <w:rStyle w:val="affff8"/>
          <w:rFonts w:hint="cs"/>
          <w:rtl/>
        </w:rPr>
        <w:t xml:space="preserve"> </w:t>
      </w:r>
      <w:r w:rsidR="00BB253B">
        <w:rPr>
          <w:rFonts w:ascii="FontbitDavid" w:hAnsi="FontbitDavid" w:hint="cs"/>
          <w:spacing w:val="-4"/>
          <w:sz w:val="32"/>
          <w:rtl/>
        </w:rPr>
        <w:t>ו</w:t>
      </w:r>
      <w:r w:rsidRPr="00EA6942">
        <w:rPr>
          <w:rFonts w:ascii="FontbitDavid" w:hAnsi="FontbitDavid" w:hint="cs"/>
          <w:spacing w:val="-4"/>
          <w:sz w:val="32"/>
          <w:rtl/>
        </w:rPr>
        <w:t>ל</w:t>
      </w:r>
      <w:r w:rsidR="00BB253B">
        <w:rPr>
          <w:rFonts w:ascii="FontbitDavid" w:hAnsi="FontbitDavid" w:hint="cs"/>
          <w:spacing w:val="-4"/>
          <w:sz w:val="32"/>
          <w:rtl/>
        </w:rPr>
        <w:t>א</w:t>
      </w:r>
      <w:r w:rsidRPr="00EA6942">
        <w:rPr>
          <w:rFonts w:ascii="FontbitDavid" w:hAnsi="FontbitDavid" w:hint="cs"/>
          <w:spacing w:val="-4"/>
          <w:sz w:val="32"/>
          <w:rtl/>
        </w:rPr>
        <w:t xml:space="preserve"> </w:t>
      </w:r>
      <w:r w:rsidR="003B04A1">
        <w:rPr>
          <w:rFonts w:ascii="FontbitDavid" w:hAnsi="FontbitDavid" w:hint="cs"/>
          <w:spacing w:val="-4"/>
          <w:sz w:val="32"/>
          <w:rtl/>
        </w:rPr>
        <w:t>'</w:t>
      </w:r>
      <w:r w:rsidRPr="00EA6942">
        <w:rPr>
          <w:rFonts w:ascii="FontbitDavid" w:hAnsi="FontbitDavid" w:hint="cs"/>
          <w:spacing w:val="-4"/>
          <w:sz w:val="32"/>
          <w:rtl/>
        </w:rPr>
        <w:t>ונתנה</w:t>
      </w:r>
      <w:r w:rsidR="003B04A1">
        <w:rPr>
          <w:rFonts w:ascii="FontbitDavid" w:hAnsi="FontbitDavid" w:hint="cs"/>
          <w:spacing w:val="-4"/>
          <w:sz w:val="32"/>
          <w:rtl/>
        </w:rPr>
        <w:t>'.</w:t>
      </w:r>
    </w:p>
    <w:p w14:paraId="7D43F22F" w14:textId="5A0A9F47" w:rsidR="00B433C9" w:rsidRPr="00C35A2C" w:rsidRDefault="003B04A1" w:rsidP="008E5DE4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lastRenderedPageBreak/>
        <w:t xml:space="preserve">ולכו"ע: </w:t>
      </w:r>
      <w:r w:rsidR="00B433C9" w:rsidRPr="00041161">
        <w:rPr>
          <w:rStyle w:val="affff1"/>
          <w:rFonts w:hint="cs"/>
          <w:rtl/>
        </w:rPr>
        <w:t>'</w:t>
      </w:r>
      <w:r w:rsidR="00B433C9" w:rsidRPr="00041161">
        <w:rPr>
          <w:rStyle w:val="affff1"/>
          <w:rtl/>
        </w:rPr>
        <w:t xml:space="preserve">והזה </w:t>
      </w:r>
      <w:r w:rsidR="00B433C9" w:rsidRPr="00D53BA4">
        <w:rPr>
          <w:rStyle w:val="affff1"/>
          <w:b/>
          <w:bCs/>
          <w:rtl/>
        </w:rPr>
        <w:t>הטהור</w:t>
      </w:r>
      <w:r w:rsidR="00B433C9" w:rsidRPr="00041161">
        <w:rPr>
          <w:rStyle w:val="affff1"/>
          <w:rtl/>
        </w:rPr>
        <w:t xml:space="preserve"> על הטמא</w:t>
      </w:r>
      <w:r w:rsidR="00B433C9" w:rsidRPr="00041161">
        <w:rPr>
          <w:rStyle w:val="affff1"/>
          <w:rFonts w:hint="cs"/>
          <w:rtl/>
        </w:rPr>
        <w:t>'</w:t>
      </w:r>
      <w:r w:rsidR="00B433C9" w:rsidRPr="00041161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-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למד על טבו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י שכשר בפרה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2EB9C142" w14:textId="32F3B3FA" w:rsidR="00135AE0" w:rsidRPr="00135AE0" w:rsidRDefault="00135AE0" w:rsidP="00615A60">
      <w:pPr>
        <w:pStyle w:val="affff2"/>
        <w:rPr>
          <w:rtl/>
        </w:rPr>
      </w:pPr>
      <w:bookmarkStart w:id="838" w:name="_Toc119172986"/>
      <w:bookmarkStart w:id="839" w:name="_Toc119230081"/>
      <w:r w:rsidRPr="00135AE0">
        <w:rPr>
          <w:rFonts w:hint="cs"/>
          <w:rtl/>
        </w:rPr>
        <w:t>ערל, אם מותר באכילת מעשר</w:t>
      </w:r>
      <w:bookmarkEnd w:id="838"/>
      <w:bookmarkEnd w:id="839"/>
    </w:p>
    <w:p w14:paraId="785719A1" w14:textId="3C3F9198" w:rsidR="00135AE0" w:rsidRDefault="00DB7FBC" w:rsidP="00B55EDF">
      <w:pPr>
        <w:rPr>
          <w:rFonts w:cs="PFT_Frank"/>
          <w:b/>
          <w:bCs/>
          <w:spacing w:val="-4"/>
          <w:szCs w:val="14"/>
          <w:rtl/>
        </w:rPr>
      </w:pPr>
      <w:r>
        <w:rPr>
          <w:rStyle w:val="affff5"/>
          <w:rFonts w:hint="cs"/>
          <w:spacing w:val="-4"/>
          <w:rtl/>
        </w:rPr>
        <w:t>א</w:t>
      </w:r>
      <w:r w:rsidR="00B433C9" w:rsidRPr="00D2586E">
        <w:rPr>
          <w:rStyle w:val="affff5"/>
          <w:spacing w:val="-4"/>
          <w:rtl/>
        </w:rPr>
        <w:t>בע</w:t>
      </w:r>
      <w:r>
        <w:rPr>
          <w:rStyle w:val="affff5"/>
          <w:rFonts w:hint="cs"/>
          <w:spacing w:val="-4"/>
          <w:rtl/>
        </w:rPr>
        <w:t>יא</w:t>
      </w:r>
      <w:r w:rsidR="00B433C9" w:rsidRPr="00D2586E">
        <w:rPr>
          <w:rStyle w:val="affff5"/>
          <w:spacing w:val="-4"/>
          <w:rtl/>
        </w:rPr>
        <w:t>:</w:t>
      </w:r>
      <w:r w:rsidR="00B433C9" w:rsidRPr="00D2586E">
        <w:rPr>
          <w:spacing w:val="-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ערל, מהו במעשר?</w:t>
      </w:r>
      <w:r w:rsidR="00B433C9" w:rsidRPr="003F3A85">
        <w:rPr>
          <w:rFonts w:cs="PFT_Frank"/>
          <w:b/>
          <w:bCs/>
          <w:spacing w:val="-4"/>
          <w:szCs w:val="14"/>
          <w:rtl/>
        </w:rPr>
        <w:t xml:space="preserve"> </w:t>
      </w:r>
      <w:r w:rsidR="00135AE0">
        <w:rPr>
          <w:rStyle w:val="affff5"/>
          <w:rFonts w:hint="cs"/>
          <w:rtl/>
        </w:rPr>
        <w:t xml:space="preserve">  </w:t>
      </w:r>
      <w:r w:rsidR="00135AE0" w:rsidRPr="00D53BA4">
        <w:rPr>
          <w:rStyle w:val="affff5"/>
          <w:rFonts w:hint="eastAsia"/>
          <w:rtl/>
        </w:rPr>
        <w:t>אם</w:t>
      </w:r>
      <w:r w:rsidR="00135AE0" w:rsidRPr="00D53BA4">
        <w:rPr>
          <w:rStyle w:val="affff5"/>
          <w:rtl/>
        </w:rPr>
        <w:t xml:space="preserve"> </w:t>
      </w:r>
      <w:r w:rsidR="00135AE0" w:rsidRPr="00D53BA4">
        <w:rPr>
          <w:rStyle w:val="affff5"/>
          <w:rFonts w:hint="eastAsia"/>
          <w:rtl/>
        </w:rPr>
        <w:t>למדים</w:t>
      </w:r>
      <w:r w:rsidR="00135AE0" w:rsidRPr="00D53BA4">
        <w:rPr>
          <w:rtl/>
        </w:rPr>
        <w:t xml:space="preserve"> מעשר מפסח </w:t>
      </w:r>
      <w:r w:rsidR="00135AE0" w:rsidRPr="00D1637C">
        <w:rPr>
          <w:rFonts w:cs="PFT_Frank" w:hint="eastAsia"/>
          <w:b/>
          <w:bCs/>
          <w:szCs w:val="14"/>
          <w:rtl/>
        </w:rPr>
        <w:t>לערל</w:t>
      </w:r>
      <w:r w:rsidR="00135AE0">
        <w:rPr>
          <w:rFonts w:hint="cs"/>
          <w:rtl/>
        </w:rPr>
        <w:t xml:space="preserve"> </w:t>
      </w:r>
      <w:r w:rsidR="00135AE0" w:rsidRPr="00D53BA4">
        <w:rPr>
          <w:rStyle w:val="affff8"/>
          <w:rtl/>
        </w:rPr>
        <w:t>[בגז"ש]</w:t>
      </w:r>
    </w:p>
    <w:p w14:paraId="7633A218" w14:textId="48443FBA" w:rsidR="00135AE0" w:rsidRDefault="00B433C9" w:rsidP="00135AE0">
      <w:pPr>
        <w:rPr>
          <w:rFonts w:ascii="FontbitDavid" w:hAnsi="FontbitDavid"/>
          <w:sz w:val="32"/>
          <w:rtl/>
        </w:rPr>
      </w:pPr>
      <w:r w:rsidRPr="00D53BA4">
        <w:rPr>
          <w:rStyle w:val="affff5"/>
          <w:rFonts w:hint="eastAsia"/>
          <w:rtl/>
        </w:rPr>
        <w:t>כמו</w:t>
      </w:r>
      <w:r w:rsidRPr="00D53BA4">
        <w:rPr>
          <w:rStyle w:val="affff5"/>
          <w:rtl/>
        </w:rPr>
        <w:t xml:space="preserve"> </w:t>
      </w:r>
      <w:r w:rsidR="00135AE0" w:rsidRPr="00D53BA4">
        <w:rPr>
          <w:rStyle w:val="affff5"/>
          <w:rFonts w:hint="eastAsia"/>
          <w:rtl/>
        </w:rPr>
        <w:t>ש</w:t>
      </w:r>
      <w:r w:rsidR="0007369A" w:rsidRPr="00D53BA4">
        <w:rPr>
          <w:rStyle w:val="affff5"/>
          <w:rtl/>
        </w:rPr>
        <w:t>למד</w:t>
      </w:r>
      <w:r w:rsidRPr="00D2586E">
        <w:rPr>
          <w:spacing w:val="-4"/>
          <w:rtl/>
        </w:rPr>
        <w:t xml:space="preserve"> פסח ממעשר </w:t>
      </w:r>
      <w:r w:rsidRPr="00D1637C">
        <w:rPr>
          <w:rFonts w:cs="PFT_Frank"/>
          <w:b/>
          <w:bCs/>
          <w:spacing w:val="-4"/>
          <w:szCs w:val="14"/>
          <w:rtl/>
        </w:rPr>
        <w:t>לאנינות</w:t>
      </w:r>
      <w:r w:rsidRPr="00D2586E">
        <w:rPr>
          <w:spacing w:val="-4"/>
          <w:rtl/>
        </w:rPr>
        <w:t>,</w:t>
      </w:r>
      <w:r w:rsidR="00D2586E"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D53BA4">
        <w:rPr>
          <w:rStyle w:val="affff5"/>
          <w:rtl/>
        </w:rPr>
        <w:t>או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135AE0">
        <w:rPr>
          <w:rFonts w:ascii="FontbitDavid" w:hAnsi="FontbitDavid" w:hint="cs"/>
          <w:sz w:val="32"/>
          <w:rtl/>
        </w:rPr>
        <w:t xml:space="preserve">רק </w:t>
      </w:r>
      <w:r w:rsidRPr="00C35A2C">
        <w:rPr>
          <w:rFonts w:ascii="FontbitDavid" w:hAnsi="FontbitDavid"/>
          <w:sz w:val="32"/>
          <w:rtl/>
        </w:rPr>
        <w:t xml:space="preserve">חמור מקל </w:t>
      </w:r>
      <w:r w:rsidR="0007369A">
        <w:rPr>
          <w:rFonts w:ascii="FontbitDavid" w:hAnsi="FontbitDavid"/>
          <w:sz w:val="32"/>
          <w:rtl/>
        </w:rPr>
        <w:t>למד</w:t>
      </w:r>
      <w:r w:rsidR="00135AE0">
        <w:rPr>
          <w:rFonts w:ascii="FontbitDavid" w:hAnsi="FontbitDavid" w:hint="cs"/>
          <w:sz w:val="32"/>
          <w:rtl/>
        </w:rPr>
        <w:t>.</w:t>
      </w:r>
    </w:p>
    <w:p w14:paraId="1EA7858F" w14:textId="050653C1" w:rsidR="00135AE0" w:rsidRDefault="00664716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א. ו</w:t>
      </w:r>
      <w:r w:rsidR="00135AE0">
        <w:rPr>
          <w:rStyle w:val="affff5"/>
          <w:rFonts w:hint="cs"/>
          <w:rtl/>
        </w:rPr>
        <w:t>פשט ש</w:t>
      </w:r>
      <w:r w:rsidR="0070372C">
        <w:rPr>
          <w:rStyle w:val="affff5"/>
          <w:rFonts w:hint="cs"/>
          <w:rtl/>
        </w:rPr>
        <w:t>אסור</w:t>
      </w:r>
      <w:r w:rsidR="00135AE0">
        <w:rPr>
          <w:rStyle w:val="affff5"/>
          <w:rFonts w:hint="cs"/>
          <w:rtl/>
        </w:rPr>
        <w:t>,</w:t>
      </w:r>
      <w:r w:rsidR="00B433C9" w:rsidRPr="0010721E">
        <w:rPr>
          <w:rStyle w:val="affff5"/>
          <w:rtl/>
        </w:rPr>
        <w:t xml:space="preserve"> </w:t>
      </w:r>
      <w:r w:rsidR="00135AE0">
        <w:rPr>
          <w:rStyle w:val="affff5"/>
          <w:rFonts w:hint="cs"/>
          <w:rtl/>
        </w:rPr>
        <w:t>ד</w:t>
      </w:r>
      <w:r w:rsidR="00B433C9" w:rsidRPr="0010721E">
        <w:rPr>
          <w:rStyle w:val="affff5"/>
          <w:rtl/>
        </w:rPr>
        <w:t>תניתוה: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התרומה והבכורים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135AE0">
        <w:rPr>
          <w:rFonts w:ascii="FontbitDavid" w:hAnsi="FontbitDavid" w:hint="cs"/>
          <w:sz w:val="32"/>
          <w:rtl/>
        </w:rPr>
        <w:t xml:space="preserve">שונים </w:t>
      </w:r>
      <w:r w:rsidR="00135AE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ממעשר</w:t>
      </w:r>
      <w:r w:rsidR="00135AE0">
        <w:rPr>
          <w:rFonts w:ascii="FontbitDavid" w:hAnsi="FontbitDavid" w:hint="cs"/>
          <w:sz w:val="32"/>
          <w:rtl/>
        </w:rPr>
        <w:t xml:space="preserve"> -</w:t>
      </w:r>
    </w:p>
    <w:p w14:paraId="70E5E628" w14:textId="4518FC1A" w:rsidR="00135AE0" w:rsidRDefault="00B433C9" w:rsidP="00B55EDF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חייבים</w:t>
      </w:r>
      <w:r w:rsidR="00135AE0">
        <w:rPr>
          <w:rFonts w:ascii="FontbitDavid" w:hAnsi="FontbitDavid" w:hint="cs"/>
          <w:sz w:val="32"/>
          <w:rtl/>
        </w:rPr>
        <w:t xml:space="preserve"> עליהם</w:t>
      </w:r>
      <w:r w:rsidRPr="00C35A2C">
        <w:rPr>
          <w:rFonts w:ascii="FontbitDavid" w:hAnsi="FontbitDavid"/>
          <w:sz w:val="32"/>
          <w:rtl/>
        </w:rPr>
        <w:t xml:space="preserve"> מיתה וחומש, אסורי</w:t>
      </w:r>
      <w:r w:rsidR="00135AE0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/>
          <w:sz w:val="32"/>
          <w:rtl/>
        </w:rPr>
        <w:t xml:space="preserve"> לזר, נכסי כהן,</w:t>
      </w:r>
    </w:p>
    <w:p w14:paraId="1FD811BD" w14:textId="45FE4743" w:rsidR="00135AE0" w:rsidRDefault="00B433C9" w:rsidP="00B55EDF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עולי</w:t>
      </w:r>
      <w:r w:rsidR="00135AE0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/>
          <w:sz w:val="32"/>
          <w:rtl/>
        </w:rPr>
        <w:t xml:space="preserve"> באחד ומאה, טעונין רחיצת ידים והערב שמש</w:t>
      </w:r>
      <w:r w:rsidR="00135AE0">
        <w:rPr>
          <w:rFonts w:ascii="FontbitDavid" w:hAnsi="FontbitDavid" w:hint="cs"/>
          <w:sz w:val="32"/>
          <w:rtl/>
        </w:rPr>
        <w:t>,</w:t>
      </w:r>
    </w:p>
    <w:p w14:paraId="3E2A6CE5" w14:textId="22A79A96" w:rsidR="00B433C9" w:rsidRPr="00C35A2C" w:rsidRDefault="00135AE0" w:rsidP="00B55EDF">
      <w:pPr>
        <w:ind w:hanging="56"/>
        <w:rPr>
          <w:rFonts w:ascii="FontbitDavid" w:hAnsi="FontbitDavid"/>
          <w:sz w:val="32"/>
          <w:rtl/>
        </w:rPr>
      </w:pPr>
      <w:r>
        <w:rPr>
          <w:rFonts w:ascii="FontbitDavid" w:hAnsi="FontbitDavid"/>
          <w:sz w:val="32"/>
          <w:rtl/>
        </w:rPr>
        <w:tab/>
      </w:r>
      <w:r>
        <w:rPr>
          <w:rStyle w:val="affff5"/>
          <w:rFonts w:hint="cs"/>
          <w:rtl/>
        </w:rPr>
        <w:t>ולא שנה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ש'</w:t>
      </w:r>
      <w:r w:rsidR="00B433C9" w:rsidRPr="00C35A2C">
        <w:rPr>
          <w:rFonts w:ascii="FontbitDavid" w:hAnsi="FontbitDavid"/>
          <w:sz w:val="32"/>
          <w:rtl/>
        </w:rPr>
        <w:t xml:space="preserve">ערל אסור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בה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ם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>
        <w:rPr>
          <w:rFonts w:ascii="FontbitDavid" w:hAnsi="FontbitDavid" w:hint="cs"/>
          <w:sz w:val="32"/>
          <w:rtl/>
        </w:rPr>
        <w:t>ולא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במעשר</w:t>
      </w:r>
      <w:r>
        <w:rPr>
          <w:rFonts w:ascii="FontbitDavid" w:hAnsi="FontbitDavid" w:hint="cs"/>
          <w:sz w:val="32"/>
          <w:rtl/>
        </w:rPr>
        <w:t>'.</w:t>
      </w:r>
    </w:p>
    <w:p w14:paraId="33A81368" w14:textId="1D2F8AAA" w:rsidR="00135AE0" w:rsidRDefault="00135AE0" w:rsidP="00135AE0">
      <w:pPr>
        <w:pStyle w:val="afffc"/>
        <w:ind w:left="0" w:firstLine="0"/>
        <w:rPr>
          <w:rtl/>
        </w:rPr>
      </w:pPr>
      <w:r>
        <w:rPr>
          <w:rStyle w:val="affff5"/>
          <w:rFonts w:hint="cs"/>
          <w:rtl/>
        </w:rPr>
        <w:t xml:space="preserve">ודחינו: </w:t>
      </w:r>
      <w:r w:rsidR="00B433C9" w:rsidRPr="00D53BA4">
        <w:rPr>
          <w:rtl/>
        </w:rPr>
        <w:t>שייר</w:t>
      </w:r>
      <w:r w:rsidRPr="00135AE0">
        <w:rPr>
          <w:rFonts w:hint="cs"/>
          <w:rtl/>
        </w:rPr>
        <w:t>,</w:t>
      </w:r>
      <w:r w:rsidR="00B433C9" w:rsidRPr="00D53BA4">
        <w:rPr>
          <w:rtl/>
        </w:rPr>
        <w:t xml:space="preserve"> </w:t>
      </w:r>
      <w:r w:rsidRPr="00D53BA4">
        <w:rPr>
          <w:rFonts w:hint="eastAsia"/>
          <w:rtl/>
        </w:rPr>
        <w:t>כמו</w:t>
      </w:r>
      <w:r w:rsidRPr="00D53BA4">
        <w:rPr>
          <w:rtl/>
        </w:rPr>
        <w:t xml:space="preserve"> </w:t>
      </w:r>
      <w:r w:rsidRPr="00D53BA4">
        <w:rPr>
          <w:rFonts w:hint="eastAsia"/>
          <w:rtl/>
        </w:rPr>
        <w:t>ששייר</w:t>
      </w:r>
      <w:r w:rsidR="00B433C9" w:rsidRPr="0010721E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ב</w:t>
      </w:r>
      <w:r w:rsidR="00B433C9" w:rsidRPr="0010721E">
        <w:rPr>
          <w:rStyle w:val="affff5"/>
          <w:rFonts w:hint="cs"/>
          <w:rtl/>
        </w:rPr>
        <w:t>סיפא</w:t>
      </w:r>
      <w:r>
        <w:rPr>
          <w:rStyle w:val="affff5"/>
          <w:rFonts w:hint="cs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מעשר ובכורים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שונים</w:t>
      </w:r>
      <w:r w:rsidR="00B433C9" w:rsidRPr="00C35A2C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</w:t>
      </w:r>
      <w:r w:rsidR="00B433C9" w:rsidRPr="00D1637C">
        <w:rPr>
          <w:rFonts w:cs="PFT_Frank"/>
          <w:b/>
          <w:bCs/>
          <w:szCs w:val="14"/>
          <w:rtl/>
        </w:rPr>
        <w:t>תרומה</w:t>
      </w:r>
      <w:r>
        <w:rPr>
          <w:rFonts w:hint="cs"/>
          <w:rtl/>
        </w:rPr>
        <w:t>-</w:t>
      </w:r>
    </w:p>
    <w:p w14:paraId="08C0E53F" w14:textId="5DD9C842" w:rsidR="00135AE0" w:rsidRDefault="00B433C9" w:rsidP="00135AE0">
      <w:pPr>
        <w:pStyle w:val="afffc"/>
        <w:ind w:left="0" w:firstLine="0"/>
        <w:rPr>
          <w:spacing w:val="-4"/>
          <w:rtl/>
        </w:rPr>
      </w:pPr>
      <w:r w:rsidRPr="00C35A2C">
        <w:rPr>
          <w:rtl/>
        </w:rPr>
        <w:t>ש</w:t>
      </w:r>
      <w:r w:rsidRPr="00EA6942">
        <w:rPr>
          <w:spacing w:val="-4"/>
          <w:rtl/>
        </w:rPr>
        <w:t>טעוני</w:t>
      </w:r>
      <w:r w:rsidR="00135AE0">
        <w:rPr>
          <w:rFonts w:hint="cs"/>
          <w:spacing w:val="-4"/>
          <w:rtl/>
        </w:rPr>
        <w:t>ם</w:t>
      </w:r>
      <w:r w:rsidRPr="00EA6942">
        <w:rPr>
          <w:spacing w:val="-4"/>
          <w:rtl/>
        </w:rPr>
        <w:t xml:space="preserve"> הבאת מקום</w:t>
      </w:r>
      <w:r w:rsidR="00135AE0">
        <w:rPr>
          <w:rStyle w:val="affff8"/>
          <w:rFonts w:hint="cs"/>
          <w:rtl/>
        </w:rPr>
        <w:t xml:space="preserve"> </w:t>
      </w:r>
      <w:r w:rsidR="00135AE0" w:rsidRPr="00D53BA4">
        <w:rPr>
          <w:rStyle w:val="affff8"/>
          <w:rFonts w:hint="eastAsia"/>
          <w:rtl/>
        </w:rPr>
        <w:t>לירושלים</w:t>
      </w:r>
      <w:r w:rsidRPr="00EA6942">
        <w:rPr>
          <w:spacing w:val="-4"/>
          <w:rtl/>
        </w:rPr>
        <w:t xml:space="preserve">, </w:t>
      </w:r>
      <w:r w:rsidR="00135AE0">
        <w:rPr>
          <w:rFonts w:hint="cs"/>
          <w:spacing w:val="-4"/>
          <w:rtl/>
        </w:rPr>
        <w:t>ו</w:t>
      </w:r>
      <w:r w:rsidRPr="00EA6942">
        <w:rPr>
          <w:spacing w:val="-4"/>
          <w:rtl/>
        </w:rPr>
        <w:t>וידוי</w:t>
      </w:r>
      <w:r w:rsidR="00135AE0" w:rsidRPr="00D53BA4">
        <w:rPr>
          <w:rStyle w:val="affff8"/>
          <w:rtl/>
        </w:rPr>
        <w:t xml:space="preserve"> </w:t>
      </w:r>
      <w:r w:rsidR="00135AE0" w:rsidRPr="00D53BA4">
        <w:rPr>
          <w:rStyle w:val="affff8"/>
          <w:rFonts w:hint="eastAsia"/>
          <w:rtl/>
        </w:rPr>
        <w:t>וידוי</w:t>
      </w:r>
      <w:r w:rsidR="00135AE0" w:rsidRPr="00D53BA4">
        <w:rPr>
          <w:rStyle w:val="affff8"/>
          <w:rtl/>
        </w:rPr>
        <w:t xml:space="preserve"> </w:t>
      </w:r>
      <w:r w:rsidR="00135AE0" w:rsidRPr="00D53BA4">
        <w:rPr>
          <w:rStyle w:val="affff8"/>
          <w:rFonts w:hint="eastAsia"/>
          <w:rtl/>
        </w:rPr>
        <w:t>מעשרות</w:t>
      </w:r>
      <w:r w:rsidR="00135AE0" w:rsidRPr="00D53BA4">
        <w:rPr>
          <w:rStyle w:val="affff8"/>
          <w:rtl/>
        </w:rPr>
        <w:t xml:space="preserve">, </w:t>
      </w:r>
      <w:r w:rsidR="00135AE0" w:rsidRPr="00D53BA4">
        <w:rPr>
          <w:rStyle w:val="affff8"/>
          <w:rFonts w:hint="eastAsia"/>
          <w:rtl/>
        </w:rPr>
        <w:t>ו</w:t>
      </w:r>
      <w:r w:rsidR="00135AE0">
        <w:rPr>
          <w:rStyle w:val="affff8"/>
          <w:rFonts w:hint="cs"/>
          <w:rtl/>
        </w:rPr>
        <w:t>'</w:t>
      </w:r>
      <w:r w:rsidR="0035400D">
        <w:rPr>
          <w:rStyle w:val="affff8"/>
          <w:rFonts w:hint="cs"/>
          <w:rtl/>
        </w:rPr>
        <w:t>הנה הבאתי</w:t>
      </w:r>
      <w:r w:rsidR="00135AE0">
        <w:rPr>
          <w:rStyle w:val="affff8"/>
          <w:rFonts w:hint="cs"/>
          <w:rtl/>
        </w:rPr>
        <w:t>'</w:t>
      </w:r>
      <w:r w:rsidR="00135AE0" w:rsidRPr="00D53BA4">
        <w:rPr>
          <w:rStyle w:val="affff8"/>
          <w:rtl/>
        </w:rPr>
        <w:t>..</w:t>
      </w:r>
      <w:r w:rsidR="00135AE0">
        <w:rPr>
          <w:rFonts w:hint="cs"/>
          <w:spacing w:val="-4"/>
          <w:rtl/>
        </w:rPr>
        <w:t xml:space="preserve"> </w:t>
      </w:r>
    </w:p>
    <w:p w14:paraId="7CA05F76" w14:textId="01F78594" w:rsidR="00B433C9" w:rsidRPr="00C35A2C" w:rsidRDefault="00B433C9" w:rsidP="00D53BA4">
      <w:pPr>
        <w:pStyle w:val="afffc"/>
        <w:ind w:left="0" w:firstLine="0"/>
        <w:rPr>
          <w:rtl/>
        </w:rPr>
      </w:pPr>
      <w:r w:rsidRPr="00EA6942">
        <w:rPr>
          <w:spacing w:val="-4"/>
          <w:rtl/>
        </w:rPr>
        <w:t>ואסור</w:t>
      </w:r>
      <w:r w:rsidR="0035400D">
        <w:rPr>
          <w:rFonts w:hint="cs"/>
          <w:spacing w:val="-4"/>
          <w:rtl/>
        </w:rPr>
        <w:t>ים</w:t>
      </w:r>
      <w:r w:rsidRPr="00EA6942">
        <w:rPr>
          <w:spacing w:val="-4"/>
          <w:rtl/>
        </w:rPr>
        <w:t xml:space="preserve"> לאונן, </w:t>
      </w:r>
      <w:r w:rsidRPr="0010721E">
        <w:rPr>
          <w:rStyle w:val="affff5"/>
          <w:rtl/>
        </w:rPr>
        <w:t>ר</w:t>
      </w:r>
      <w:r w:rsidRPr="0010721E">
        <w:rPr>
          <w:rStyle w:val="affff5"/>
          <w:rFonts w:hint="cs"/>
          <w:rtl/>
        </w:rPr>
        <w:t>''ש</w:t>
      </w:r>
      <w:r w:rsidR="0035400D">
        <w:rPr>
          <w:rStyle w:val="affff5"/>
          <w:rFonts w:hint="cs"/>
          <w:rtl/>
        </w:rPr>
        <w:t>:</w:t>
      </w:r>
      <w:r w:rsidRPr="00EA6942">
        <w:rPr>
          <w:spacing w:val="-4"/>
          <w:rtl/>
        </w:rPr>
        <w:t xml:space="preserve"> מתיר, </w:t>
      </w:r>
      <w:r w:rsidR="0035400D">
        <w:rPr>
          <w:spacing w:val="-4"/>
          <w:rtl/>
        </w:rPr>
        <w:tab/>
      </w:r>
      <w:r w:rsidR="0035400D">
        <w:rPr>
          <w:spacing w:val="-4"/>
          <w:rtl/>
        </w:rPr>
        <w:tab/>
      </w:r>
      <w:r w:rsidR="0035400D">
        <w:rPr>
          <w:spacing w:val="-4"/>
          <w:rtl/>
        </w:rPr>
        <w:tab/>
      </w:r>
      <w:r w:rsidR="0035400D">
        <w:rPr>
          <w:spacing w:val="-4"/>
          <w:rtl/>
        </w:rPr>
        <w:tab/>
      </w:r>
      <w:r w:rsidRPr="00EA6942">
        <w:rPr>
          <w:spacing w:val="-4"/>
          <w:rtl/>
        </w:rPr>
        <w:t>וחייבי</w:t>
      </w:r>
      <w:r w:rsidR="0035400D">
        <w:rPr>
          <w:rFonts w:hint="cs"/>
          <w:spacing w:val="-4"/>
          <w:rtl/>
        </w:rPr>
        <w:t>ם</w:t>
      </w:r>
      <w:r w:rsidRPr="00EA6942">
        <w:rPr>
          <w:spacing w:val="-4"/>
          <w:rtl/>
        </w:rPr>
        <w:t xml:space="preserve"> בביעור, </w:t>
      </w:r>
      <w:r w:rsidRPr="0010721E">
        <w:rPr>
          <w:rStyle w:val="affff5"/>
          <w:rtl/>
        </w:rPr>
        <w:t>ר"ש</w:t>
      </w:r>
      <w:r w:rsidR="0035400D">
        <w:rPr>
          <w:rStyle w:val="affff5"/>
          <w:rFonts w:hint="cs"/>
          <w:rtl/>
        </w:rPr>
        <w:t>:</w:t>
      </w:r>
      <w:r w:rsidRPr="00EA6942">
        <w:rPr>
          <w:spacing w:val="-4"/>
          <w:rtl/>
        </w:rPr>
        <w:t xml:space="preserve"> פוטר</w:t>
      </w:r>
      <w:r w:rsidR="0035400D">
        <w:rPr>
          <w:rFonts w:hint="cs"/>
          <w:rtl/>
        </w:rPr>
        <w:t>,</w:t>
      </w:r>
    </w:p>
    <w:p w14:paraId="2F7B1CA4" w14:textId="4D346BA1" w:rsidR="00B433C9" w:rsidRDefault="00B433C9" w:rsidP="00664716">
      <w:pPr>
        <w:rPr>
          <w:rFonts w:ascii="FontbitDavid" w:hAnsi="FontbitDavid"/>
          <w:spacing w:val="-8"/>
          <w:sz w:val="32"/>
          <w:rtl/>
        </w:rPr>
      </w:pPr>
      <w:r w:rsidRPr="00D2586E">
        <w:rPr>
          <w:rStyle w:val="affff5"/>
          <w:spacing w:val="-8"/>
          <w:rtl/>
        </w:rPr>
        <w:t>ו</w:t>
      </w:r>
      <w:r w:rsidR="0035400D">
        <w:rPr>
          <w:rStyle w:val="affff5"/>
          <w:rFonts w:hint="cs"/>
          <w:spacing w:val="-8"/>
          <w:rtl/>
        </w:rPr>
        <w:t>ל</w:t>
      </w:r>
      <w:r w:rsidRPr="00D2586E">
        <w:rPr>
          <w:rStyle w:val="affff5"/>
          <w:spacing w:val="-8"/>
          <w:rtl/>
        </w:rPr>
        <w:t>א</w:t>
      </w:r>
      <w:r w:rsidR="0035400D">
        <w:rPr>
          <w:rStyle w:val="affff5"/>
          <w:rFonts w:hint="cs"/>
          <w:spacing w:val="-8"/>
          <w:rtl/>
        </w:rPr>
        <w:t xml:space="preserve"> שנה</w:t>
      </w:r>
      <w:r w:rsidRPr="00D2586E">
        <w:rPr>
          <w:rFonts w:ascii="FontbitDavid" w:hAnsi="FontbitDavid"/>
          <w:spacing w:val="-8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8"/>
          <w:sz w:val="32"/>
          <w:szCs w:val="14"/>
          <w:rtl/>
        </w:rPr>
        <w:t>אסור</w:t>
      </w:r>
      <w:r w:rsidRPr="00D2586E">
        <w:rPr>
          <w:rFonts w:ascii="FontbitDavid" w:hAnsi="FontbitDavid"/>
          <w:spacing w:val="-8"/>
          <w:sz w:val="32"/>
          <w:rtl/>
        </w:rPr>
        <w:t xml:space="preserve"> לבער</w:t>
      </w:r>
      <w:r w:rsidR="00664716">
        <w:rPr>
          <w:rFonts w:ascii="FontbitDavid" w:hAnsi="FontbitDavid" w:hint="cs"/>
          <w:spacing w:val="-8"/>
          <w:sz w:val="32"/>
          <w:rtl/>
        </w:rPr>
        <w:t>ם</w:t>
      </w:r>
      <w:r w:rsidRPr="00D2586E">
        <w:rPr>
          <w:rFonts w:ascii="FontbitDavid" w:hAnsi="FontbitDavid"/>
          <w:spacing w:val="-8"/>
          <w:sz w:val="32"/>
          <w:rtl/>
        </w:rPr>
        <w:t xml:space="preserve"> בטומאה</w:t>
      </w:r>
      <w:r w:rsidR="00664716">
        <w:rPr>
          <w:rFonts w:ascii="FontbitDavid" w:hAnsi="FontbitDavid" w:hint="cs"/>
          <w:spacing w:val="-8"/>
          <w:sz w:val="32"/>
          <w:rtl/>
        </w:rPr>
        <w:t xml:space="preserve"> </w:t>
      </w:r>
      <w:r w:rsidR="00664716" w:rsidRPr="00D53BA4">
        <w:rPr>
          <w:rStyle w:val="affff8"/>
          <w:rFonts w:hint="eastAsia"/>
          <w:rtl/>
        </w:rPr>
        <w:t>לה</w:t>
      </w:r>
      <w:r w:rsidR="00664716">
        <w:rPr>
          <w:rStyle w:val="affff8"/>
          <w:rFonts w:hint="cs"/>
          <w:rtl/>
        </w:rPr>
        <w:t>דליק</w:t>
      </w:r>
      <w:r w:rsidR="00664716" w:rsidRPr="00D53BA4">
        <w:rPr>
          <w:rStyle w:val="affff8"/>
          <w:rtl/>
        </w:rPr>
        <w:t>,</w:t>
      </w:r>
      <w:r w:rsidRPr="00D2586E">
        <w:rPr>
          <w:rFonts w:ascii="FontbitDavid" w:hAnsi="FontbitDavid"/>
          <w:spacing w:val="-8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8"/>
          <w:sz w:val="32"/>
          <w:szCs w:val="14"/>
          <w:rtl/>
        </w:rPr>
        <w:t>ו</w:t>
      </w:r>
      <w:r w:rsidR="00664716" w:rsidRPr="00D1637C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ה</w:t>
      </w:r>
      <w:r w:rsidRPr="00D1637C">
        <w:rPr>
          <w:rFonts w:ascii="FontbitDavid" w:hAnsi="FontbitDavid" w:cs="PFT_Frank"/>
          <w:b/>
          <w:bCs/>
          <w:spacing w:val="-8"/>
          <w:sz w:val="32"/>
          <w:szCs w:val="14"/>
          <w:rtl/>
        </w:rPr>
        <w:t>אוכל</w:t>
      </w:r>
      <w:r w:rsidR="00664716" w:rsidRPr="00D1637C">
        <w:rPr>
          <w:rFonts w:ascii="FontbitDavid" w:hAnsi="FontbitDavid" w:cs="PFT_Frank" w:hint="eastAsia"/>
          <w:b/>
          <w:bCs/>
          <w:spacing w:val="-8"/>
          <w:sz w:val="32"/>
          <w:szCs w:val="14"/>
          <w:rtl/>
        </w:rPr>
        <w:t>ם</w:t>
      </w:r>
      <w:r w:rsidRPr="00D2586E">
        <w:rPr>
          <w:rFonts w:ascii="FontbitDavid" w:hAnsi="FontbitDavid"/>
          <w:spacing w:val="-8"/>
          <w:sz w:val="32"/>
          <w:rtl/>
        </w:rPr>
        <w:t xml:space="preserve"> בטומאת עצמן לוקה</w:t>
      </w:r>
      <w:r w:rsidR="00664716">
        <w:rPr>
          <w:rFonts w:ascii="FontbitDavid" w:hAnsi="FontbitDavid" w:hint="cs"/>
          <w:spacing w:val="-8"/>
          <w:sz w:val="32"/>
          <w:rtl/>
        </w:rPr>
        <w:t>.</w:t>
      </w:r>
    </w:p>
    <w:p w14:paraId="2384708D" w14:textId="6D15C99C" w:rsidR="000F2DA7" w:rsidRPr="00D2586E" w:rsidRDefault="000F2DA7" w:rsidP="000F2DA7">
      <w:pPr>
        <w:rPr>
          <w:rtl/>
        </w:rPr>
      </w:pPr>
      <w:r w:rsidRPr="003A469A">
        <w:rPr>
          <w:rStyle w:val="affff5"/>
          <w:rtl/>
        </w:rPr>
        <w:t>ר</w:t>
      </w:r>
      <w:r>
        <w:rPr>
          <w:rStyle w:val="affff5"/>
          <w:rFonts w:hint="cs"/>
          <w:rtl/>
        </w:rPr>
        <w:t>"א</w:t>
      </w:r>
      <w:r w:rsidRPr="00D53BA4">
        <w:rPr>
          <w:rStyle w:val="affff5"/>
          <w:rtl/>
        </w:rPr>
        <w:t xml:space="preserve">, </w:t>
      </w:r>
      <w:r w:rsidRPr="00D53BA4">
        <w:rPr>
          <w:rStyle w:val="affff5"/>
          <w:rFonts w:hint="eastAsia"/>
          <w:rtl/>
        </w:rPr>
        <w:t>גם</w:t>
      </w:r>
      <w:r w:rsidRPr="00D53BA4">
        <w:rPr>
          <w:rStyle w:val="affff5"/>
          <w:rtl/>
        </w:rPr>
        <w:t xml:space="preserve"> </w:t>
      </w:r>
      <w:r w:rsidRPr="00D53BA4">
        <w:rPr>
          <w:rStyle w:val="affff5"/>
          <w:rFonts w:hint="eastAsia"/>
          <w:rtl/>
        </w:rPr>
        <w:t>ב</w:t>
      </w:r>
      <w:r w:rsidRPr="00D53BA4">
        <w:rPr>
          <w:rStyle w:val="affff5"/>
          <w:rtl/>
        </w:rPr>
        <w:t>רישא שייר</w:t>
      </w:r>
      <w:r w:rsidRPr="00D2586E">
        <w:rPr>
          <w:spacing w:val="-8"/>
          <w:rtl/>
        </w:rPr>
        <w:t xml:space="preserve"> </w:t>
      </w:r>
      <w:r w:rsidRPr="00D1637C">
        <w:rPr>
          <w:rFonts w:cs="PFT_Frank"/>
          <w:b/>
          <w:bCs/>
          <w:spacing w:val="-8"/>
          <w:szCs w:val="14"/>
          <w:rtl/>
        </w:rPr>
        <w:t>נוהגין</w:t>
      </w:r>
      <w:r w:rsidRPr="00D2586E">
        <w:rPr>
          <w:spacing w:val="-8"/>
          <w:rtl/>
        </w:rPr>
        <w:t xml:space="preserve"> בשאר שני</w:t>
      </w:r>
      <w:r>
        <w:rPr>
          <w:rFonts w:hint="cs"/>
          <w:spacing w:val="-8"/>
          <w:rtl/>
        </w:rPr>
        <w:t>ם</w:t>
      </w:r>
      <w:r w:rsidRPr="00D2586E">
        <w:rPr>
          <w:spacing w:val="-8"/>
          <w:rtl/>
        </w:rPr>
        <w:t xml:space="preserve"> </w:t>
      </w:r>
      <w:r w:rsidRPr="00D1637C">
        <w:rPr>
          <w:rFonts w:cs="PFT_Frank"/>
          <w:b/>
          <w:bCs/>
          <w:spacing w:val="-8"/>
          <w:szCs w:val="14"/>
          <w:rtl/>
        </w:rPr>
        <w:t>ואין</w:t>
      </w:r>
      <w:r w:rsidRPr="00D2586E">
        <w:rPr>
          <w:spacing w:val="-8"/>
          <w:rtl/>
        </w:rPr>
        <w:t xml:space="preserve"> להם פדיון </w:t>
      </w:r>
      <w:r w:rsidRPr="00D53BA4">
        <w:rPr>
          <w:rStyle w:val="affff8"/>
          <w:rtl/>
        </w:rPr>
        <w:t>מ</w:t>
      </w:r>
      <w:r w:rsidRPr="00D53BA4">
        <w:rPr>
          <w:rStyle w:val="affff8"/>
          <w:rFonts w:hint="eastAsia"/>
          <w:rtl/>
        </w:rPr>
        <w:t>שא</w:t>
      </w:r>
      <w:r w:rsidRPr="00D53BA4">
        <w:rPr>
          <w:rStyle w:val="affff8"/>
          <w:rtl/>
        </w:rPr>
        <w:t>"</w:t>
      </w:r>
      <w:r w:rsidRPr="00D53BA4">
        <w:rPr>
          <w:rStyle w:val="affff8"/>
          <w:rFonts w:hint="eastAsia"/>
          <w:rtl/>
        </w:rPr>
        <w:t>כ</w:t>
      </w:r>
      <w:r w:rsidRPr="00D53BA4">
        <w:rPr>
          <w:rStyle w:val="affff8"/>
          <w:rtl/>
        </w:rPr>
        <w:t xml:space="preserve"> במעשר</w:t>
      </w:r>
      <w:r>
        <w:rPr>
          <w:rStyle w:val="affff8"/>
          <w:rFonts w:hint="cs"/>
          <w:rtl/>
        </w:rPr>
        <w:t>.</w:t>
      </w:r>
    </w:p>
    <w:p w14:paraId="3D9559CF" w14:textId="71E8448C" w:rsidR="00664716" w:rsidRDefault="000F2DA7" w:rsidP="00615A60">
      <w:pPr>
        <w:pStyle w:val="affff2"/>
        <w:rPr>
          <w:rtl/>
        </w:rPr>
      </w:pPr>
      <w:bookmarkStart w:id="840" w:name="_Toc119172987"/>
      <w:bookmarkStart w:id="841" w:name="_Toc119230082"/>
      <w:r>
        <w:rPr>
          <w:rFonts w:hint="cs"/>
          <w:rtl/>
        </w:rPr>
        <w:t>המקורות</w:t>
      </w:r>
      <w:r w:rsidR="00C001D9">
        <w:rPr>
          <w:rFonts w:hint="cs"/>
          <w:rtl/>
        </w:rPr>
        <w:t xml:space="preserve"> </w:t>
      </w:r>
      <w:r>
        <w:rPr>
          <w:rFonts w:hint="cs"/>
          <w:rtl/>
        </w:rPr>
        <w:t>ל</w:t>
      </w:r>
      <w:r w:rsidR="00C001D9">
        <w:rPr>
          <w:rFonts w:hint="cs"/>
          <w:rtl/>
        </w:rPr>
        <w:t>'יש במעשר וביכורים שאין בתרומה'</w:t>
      </w:r>
      <w:bookmarkEnd w:id="840"/>
      <w:bookmarkEnd w:id="841"/>
    </w:p>
    <w:p w14:paraId="1B9E1207" w14:textId="06F0799D" w:rsidR="00C001D9" w:rsidRDefault="00B433C9" w:rsidP="00D53BA4">
      <w:pPr>
        <w:pStyle w:val="afff4"/>
        <w:ind w:end="0"/>
        <w:rPr>
          <w:rFonts w:ascii="FontbitDavid" w:hAnsi="FontbitDavid"/>
          <w:rtl/>
        </w:rPr>
      </w:pPr>
      <w:bookmarkStart w:id="842" w:name="_Toc119172988"/>
      <w:bookmarkStart w:id="843" w:name="_Toc119230083"/>
      <w:r w:rsidRPr="00D53BA4">
        <w:rPr>
          <w:rtl/>
        </w:rPr>
        <w:t>אסורין לאונן,</w:t>
      </w:r>
      <w:r w:rsidRPr="00EA6942">
        <w:rPr>
          <w:rFonts w:ascii="FontbitDavid" w:hAnsi="FontbitDavid"/>
          <w:rtl/>
        </w:rPr>
        <w:t xml:space="preserve"> </w:t>
      </w:r>
      <w:r w:rsidRPr="000167CA">
        <w:rPr>
          <w:rStyle w:val="afffff0"/>
          <w:rtl/>
        </w:rPr>
        <w:t>ר"ש</w:t>
      </w:r>
      <w:r w:rsidR="00C001D9" w:rsidRPr="000167CA">
        <w:rPr>
          <w:rStyle w:val="afffff0"/>
          <w:rFonts w:hint="cs"/>
          <w:rtl/>
        </w:rPr>
        <w:t>:</w:t>
      </w:r>
      <w:r w:rsidRPr="00EA6942">
        <w:rPr>
          <w:rFonts w:ascii="FontbitDavid" w:hAnsi="FontbitDavid"/>
          <w:rtl/>
        </w:rPr>
        <w:t xml:space="preserve"> מתיר</w:t>
      </w:r>
      <w:r w:rsidR="00C001D9">
        <w:rPr>
          <w:rFonts w:ascii="FontbitDavid" w:hAnsi="FontbitDavid" w:hint="cs"/>
          <w:rtl/>
        </w:rPr>
        <w:t xml:space="preserve"> </w:t>
      </w:r>
      <w:r w:rsidR="00C001D9" w:rsidRPr="00D53BA4">
        <w:rPr>
          <w:rStyle w:val="affff8"/>
          <w:rtl/>
        </w:rPr>
        <w:t>[</w:t>
      </w:r>
      <w:r w:rsidR="00C001D9" w:rsidRPr="00A07384">
        <w:rPr>
          <w:rStyle w:val="affff8"/>
          <w:rFonts w:cs="PFT_Frank" w:hint="eastAsia"/>
          <w:b/>
          <w:bCs/>
          <w:rtl/>
          <w:rPrChange w:id="40006" w:author="Claude" w:date="2026-10-06T13:34:36Z">
            <w:rPr>
              <w:rStyle w:val="affff8"/>
              <w:rFonts w:cs="PFT_Frank" w:hint="eastAsia"/>
              <w:b/>
              <w:bCs/>
              <w:szCs w:val="10"/>
              <w:rtl/>
            </w:rPr>
          </w:rPrChange>
        </w:rPr>
        <w:t>ביכורים</w:t>
      </w:r>
      <w:r w:rsidR="00C001D9">
        <w:rPr>
          <w:rStyle w:val="affff8"/>
          <w:rFonts w:hint="cs"/>
          <w:rtl/>
        </w:rPr>
        <w:t>, דמעשר 'לא אכלתי באוני'</w:t>
      </w:r>
      <w:r w:rsidR="00C001D9" w:rsidRPr="00D53BA4">
        <w:rPr>
          <w:rStyle w:val="affff8"/>
          <w:rtl/>
        </w:rPr>
        <w:t>]</w:t>
      </w:r>
      <w:r w:rsidR="002B7FB5">
        <w:rPr>
          <w:rStyle w:val="affff8"/>
          <w:rFonts w:hint="cs"/>
          <w:rtl/>
        </w:rPr>
        <w:t>.</w:t>
      </w:r>
      <w:bookmarkEnd w:id="842"/>
      <w:bookmarkEnd w:id="843"/>
    </w:p>
    <w:p w14:paraId="4F80FAF6" w14:textId="7AA8CCAF" w:rsidR="00C001D9" w:rsidRDefault="00C001D9" w:rsidP="00C001D9">
      <w:pPr>
        <w:rPr>
          <w:rFonts w:ascii="FontbitDavid" w:hAnsi="FontbitDavid"/>
          <w:sz w:val="32"/>
          <w:rtl/>
        </w:rPr>
      </w:pPr>
      <w:r w:rsidRPr="00D53BA4">
        <w:rPr>
          <w:rStyle w:val="affff1"/>
          <w:rFonts w:hint="eastAsia"/>
          <w:rtl/>
        </w:rPr>
        <w:t>ד</w:t>
      </w:r>
      <w:r w:rsidR="00B433C9" w:rsidRPr="00EA6942">
        <w:rPr>
          <w:rStyle w:val="affff1"/>
          <w:rFonts w:hint="cs"/>
          <w:spacing w:val="-2"/>
          <w:rtl/>
        </w:rPr>
        <w:t>'</w:t>
      </w:r>
      <w:r w:rsidR="00B433C9" w:rsidRPr="00EA6942">
        <w:rPr>
          <w:rStyle w:val="affff1"/>
          <w:spacing w:val="-2"/>
          <w:rtl/>
        </w:rPr>
        <w:t>לא תוכל לאכול בשעריך מעשר דגנך</w:t>
      </w:r>
      <w:r>
        <w:rPr>
          <w:rStyle w:val="affff1"/>
          <w:rFonts w:hint="cs"/>
          <w:spacing w:val="-2"/>
          <w:rtl/>
        </w:rPr>
        <w:t>..</w:t>
      </w:r>
      <w:r w:rsidR="00B433C9" w:rsidRPr="00EA6942">
        <w:rPr>
          <w:rStyle w:val="affff1"/>
          <w:spacing w:val="-2"/>
          <w:rtl/>
        </w:rPr>
        <w:t xml:space="preserve"> </w:t>
      </w:r>
      <w:r w:rsidR="00B433C9" w:rsidRPr="00D53BA4">
        <w:rPr>
          <w:rStyle w:val="affff1"/>
          <w:b/>
          <w:bCs/>
          <w:rtl/>
        </w:rPr>
        <w:t>ותרומת ידך</w:t>
      </w:r>
      <w:r>
        <w:rPr>
          <w:rStyle w:val="affff1"/>
          <w:rFonts w:hint="cs"/>
          <w:rtl/>
        </w:rPr>
        <w:t>'</w:t>
      </w:r>
      <w:r>
        <w:rPr>
          <w:rFonts w:hint="cs"/>
          <w:rtl/>
        </w:rPr>
        <w:t xml:space="preserve"> -</w:t>
      </w:r>
      <w:r w:rsidR="00B433C9" w:rsidRPr="006B2A7E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אלו בכורים,</w:t>
      </w:r>
    </w:p>
    <w:p w14:paraId="0E16A3DB" w14:textId="31FCFF00" w:rsidR="00C001D9" w:rsidRDefault="00C001D9" w:rsidP="00C001D9">
      <w:pPr>
        <w:rPr>
          <w:rFonts w:ascii="FontbitDavid" w:hAnsi="FontbitDavid"/>
          <w:sz w:val="32"/>
          <w:rtl/>
        </w:rPr>
      </w:pPr>
      <w:r w:rsidRPr="00D53BA4">
        <w:rPr>
          <w:rStyle w:val="affff5"/>
          <w:rFonts w:hint="eastAsia"/>
          <w:rtl/>
        </w:rPr>
        <w:t>לת</w:t>
      </w:r>
      <w:r w:rsidRPr="00D53BA4">
        <w:rPr>
          <w:rStyle w:val="affff5"/>
          <w:rtl/>
        </w:rPr>
        <w:t>"ק</w:t>
      </w:r>
      <w:r>
        <w:rPr>
          <w:rFonts w:ascii="FontbitDavid" w:hAnsi="FontbitDavid" w:hint="cs"/>
          <w:sz w:val="32"/>
          <w:rtl/>
        </w:rPr>
        <w:t xml:space="preserve"> הו</w:t>
      </w:r>
      <w:r w:rsidR="00B433C9" w:rsidRPr="00C35A2C">
        <w:rPr>
          <w:rFonts w:ascii="FontbitDavid" w:hAnsi="FontbitDavid"/>
          <w:sz w:val="32"/>
          <w:rtl/>
        </w:rPr>
        <w:t>קש בכורים למעשר</w:t>
      </w:r>
      <w:r w:rsidRPr="00D53BA4">
        <w:rPr>
          <w:rStyle w:val="affff8"/>
          <w:rtl/>
        </w:rPr>
        <w:t xml:space="preserve"> לאס</w:t>
      </w:r>
      <w:r w:rsidRPr="00D53BA4">
        <w:rPr>
          <w:rStyle w:val="affff8"/>
          <w:rFonts w:hint="eastAsia"/>
          <w:rtl/>
        </w:rPr>
        <w:t>ור</w:t>
      </w:r>
      <w:r w:rsidR="00B433C9" w:rsidRPr="00D53BA4">
        <w:rPr>
          <w:rStyle w:val="affff8"/>
          <w:rtl/>
        </w:rPr>
        <w:t>,</w:t>
      </w:r>
      <w:r>
        <w:rPr>
          <w:rStyle w:val="affff8"/>
          <w:rFonts w:hint="cs"/>
          <w:rtl/>
        </w:rPr>
        <w:t xml:space="preserve"> </w:t>
      </w:r>
      <w:r>
        <w:rPr>
          <w:rStyle w:val="affff5"/>
          <w:rFonts w:hint="cs"/>
          <w:rtl/>
        </w:rPr>
        <w:t>לר"</w:t>
      </w:r>
      <w:r w:rsidR="00B433C9" w:rsidRPr="003A469A">
        <w:rPr>
          <w:rStyle w:val="affff5"/>
          <w:rtl/>
        </w:rPr>
        <w:t>ש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קראו </w:t>
      </w:r>
      <w:r w:rsidR="002B7FB5">
        <w:rPr>
          <w:rStyle w:val="affff1"/>
          <w:rFonts w:hint="cs"/>
          <w:rtl/>
        </w:rPr>
        <w:t>'</w:t>
      </w:r>
      <w:r w:rsidR="00B433C9" w:rsidRPr="00D2586E">
        <w:rPr>
          <w:rStyle w:val="affff1"/>
          <w:rtl/>
        </w:rPr>
        <w:t>תרומה</w:t>
      </w:r>
      <w:r w:rsidR="002B7FB5">
        <w:rPr>
          <w:rStyle w:val="affff1"/>
          <w:rFonts w:hint="cs"/>
          <w:rtl/>
        </w:rPr>
        <w:t>'</w:t>
      </w:r>
      <w:r w:rsidR="002B7FB5"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כת</w:t>
      </w:r>
      <w:r w:rsidR="00B433C9" w:rsidRPr="00C35A2C">
        <w:rPr>
          <w:rFonts w:ascii="FontbitDavid" w:hAnsi="FontbitDavid"/>
          <w:sz w:val="32"/>
          <w:rtl/>
        </w:rPr>
        <w:t>רומה</w:t>
      </w:r>
      <w:r>
        <w:rPr>
          <w:rFonts w:ascii="FontbitDavid" w:hAnsi="FontbitDavid" w:hint="cs"/>
          <w:sz w:val="32"/>
          <w:rtl/>
        </w:rPr>
        <w:t>.</w:t>
      </w:r>
    </w:p>
    <w:p w14:paraId="48D9A491" w14:textId="71B6614A" w:rsidR="00C001D9" w:rsidRPr="00C001D9" w:rsidRDefault="00B433C9" w:rsidP="00D53BA4">
      <w:pPr>
        <w:pStyle w:val="afff4"/>
        <w:ind w:end="0"/>
        <w:rPr>
          <w:rtl/>
        </w:rPr>
      </w:pPr>
      <w:bookmarkStart w:id="844" w:name="_Toc119172989"/>
      <w:bookmarkStart w:id="845" w:name="_Toc119230084"/>
      <w:r w:rsidRPr="00D53BA4">
        <w:rPr>
          <w:rtl/>
        </w:rPr>
        <w:t xml:space="preserve">חייבין בביעור, </w:t>
      </w:r>
      <w:r w:rsidRPr="000167CA">
        <w:rPr>
          <w:rStyle w:val="afffff0"/>
          <w:rtl/>
        </w:rPr>
        <w:t>ר"ש</w:t>
      </w:r>
      <w:r w:rsidR="00C001D9" w:rsidRPr="000167CA">
        <w:rPr>
          <w:rStyle w:val="afffff0"/>
          <w:rFonts w:hint="cs"/>
          <w:rtl/>
        </w:rPr>
        <w:t>:</w:t>
      </w:r>
      <w:r w:rsidRPr="00C001D9">
        <w:rPr>
          <w:rtl/>
        </w:rPr>
        <w:t xml:space="preserve"> פוטר</w:t>
      </w:r>
      <w:r w:rsidR="00C001D9" w:rsidRPr="00D53BA4">
        <w:rPr>
          <w:rStyle w:val="affff8"/>
          <w:rtl/>
        </w:rPr>
        <w:t xml:space="preserve"> [</w:t>
      </w:r>
      <w:r w:rsidR="00C001D9" w:rsidRPr="00A07384">
        <w:rPr>
          <w:rStyle w:val="affff8"/>
          <w:rFonts w:cs="PFT_Frank" w:hint="eastAsia"/>
          <w:b/>
          <w:bCs/>
          <w:rtl/>
          <w:rPrChange w:id="40007" w:author="Claude" w:date="2026-10-06T13:34:36Z">
            <w:rPr>
              <w:rStyle w:val="affff8"/>
              <w:rFonts w:cs="PFT_Frank" w:hint="eastAsia"/>
              <w:b/>
              <w:bCs/>
              <w:szCs w:val="10"/>
              <w:rtl/>
            </w:rPr>
          </w:rPrChange>
        </w:rPr>
        <w:t>ביכורים</w:t>
      </w:r>
      <w:r w:rsidR="00C001D9" w:rsidRPr="00D53BA4">
        <w:rPr>
          <w:rStyle w:val="affff8"/>
          <w:rtl/>
        </w:rPr>
        <w:t xml:space="preserve">, דבמעשר </w:t>
      </w:r>
      <w:r w:rsidR="002B7FB5" w:rsidRPr="00D53BA4">
        <w:rPr>
          <w:rStyle w:val="affff8"/>
          <w:rtl/>
        </w:rPr>
        <w:t xml:space="preserve">'ביערתי </w:t>
      </w:r>
      <w:r w:rsidR="002B7FB5" w:rsidRPr="00D53BA4">
        <w:rPr>
          <w:rStyle w:val="affff8"/>
          <w:rFonts w:hint="eastAsia"/>
          <w:rtl/>
        </w:rPr>
        <w:t>הקדש</w:t>
      </w:r>
      <w:r w:rsidR="002B7FB5">
        <w:rPr>
          <w:rStyle w:val="affff8"/>
          <w:rFonts w:hint="cs"/>
          <w:rtl/>
        </w:rPr>
        <w:t>'</w:t>
      </w:r>
      <w:r w:rsidR="002B7FB5" w:rsidRPr="00D53BA4">
        <w:rPr>
          <w:rStyle w:val="affff8"/>
          <w:rtl/>
        </w:rPr>
        <w:t>].</w:t>
      </w:r>
      <w:bookmarkEnd w:id="844"/>
      <w:bookmarkEnd w:id="845"/>
    </w:p>
    <w:p w14:paraId="09CC9FCD" w14:textId="5520DD5F" w:rsidR="00B433C9" w:rsidRPr="00C35A2C" w:rsidRDefault="002B7FB5" w:rsidP="00B55EDF">
      <w:pPr>
        <w:rPr>
          <w:rtl/>
        </w:rPr>
      </w:pPr>
      <w:r w:rsidRPr="00D53BA4">
        <w:rPr>
          <w:rStyle w:val="affff5"/>
          <w:rFonts w:hint="eastAsia"/>
          <w:rtl/>
        </w:rPr>
        <w:t>לת</w:t>
      </w:r>
      <w:r w:rsidRPr="00D53BA4">
        <w:rPr>
          <w:rStyle w:val="affff5"/>
          <w:rtl/>
        </w:rPr>
        <w:t>"ק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הו</w:t>
      </w:r>
      <w:r w:rsidR="00B433C9" w:rsidRPr="00C35A2C">
        <w:rPr>
          <w:rFonts w:ascii="FontbitDavid" w:hAnsi="FontbitDavid"/>
          <w:sz w:val="32"/>
          <w:rtl/>
        </w:rPr>
        <w:t>קש</w:t>
      </w:r>
      <w:r>
        <w:rPr>
          <w:rFonts w:ascii="FontbitDavid" w:hAnsi="FontbitDavid" w:hint="cs"/>
          <w:sz w:val="32"/>
          <w:rtl/>
        </w:rPr>
        <w:t xml:space="preserve"> </w:t>
      </w:r>
      <w:r w:rsidRPr="00D53BA4">
        <w:rPr>
          <w:rStyle w:val="affff8"/>
          <w:rtl/>
        </w:rPr>
        <w:t>[למעשר]</w:t>
      </w:r>
      <w:r w:rsidR="00B433C9" w:rsidRPr="00D53BA4">
        <w:rPr>
          <w:rStyle w:val="affff8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D53BA4">
        <w:rPr>
          <w:rStyle w:val="affff5"/>
          <w:rFonts w:hint="eastAsia"/>
          <w:rtl/>
        </w:rPr>
        <w:t>לר</w:t>
      </w:r>
      <w:r w:rsidRPr="00D53BA4">
        <w:rPr>
          <w:rStyle w:val="affff5"/>
          <w:rtl/>
        </w:rPr>
        <w:t>"ש</w:t>
      </w:r>
      <w:r w:rsidR="00B433C9" w:rsidRPr="00D53BA4">
        <w:rPr>
          <w:rStyle w:val="affff5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לא </w:t>
      </w:r>
      <w:r>
        <w:rPr>
          <w:rFonts w:ascii="FontbitDavid" w:hAnsi="FontbitDavid" w:hint="cs"/>
          <w:sz w:val="32"/>
          <w:rtl/>
        </w:rPr>
        <w:t>הו</w:t>
      </w:r>
      <w:r w:rsidR="00B433C9" w:rsidRPr="00C35A2C">
        <w:rPr>
          <w:rFonts w:ascii="FontbitDavid" w:hAnsi="FontbitDavid"/>
          <w:sz w:val="32"/>
          <w:rtl/>
        </w:rPr>
        <w:t>קש</w:t>
      </w:r>
      <w:r>
        <w:rPr>
          <w:rFonts w:hint="cs"/>
          <w:rtl/>
        </w:rPr>
        <w:t xml:space="preserve"> </w:t>
      </w:r>
      <w:r w:rsidRPr="00D53BA4">
        <w:rPr>
          <w:rStyle w:val="affff8"/>
          <w:rtl/>
        </w:rPr>
        <w:t xml:space="preserve">[אלא </w:t>
      </w:r>
      <w:r w:rsidRPr="00D53BA4">
        <w:rPr>
          <w:rStyle w:val="affff8"/>
          <w:rFonts w:hint="eastAsia"/>
          <w:rtl/>
        </w:rPr>
        <w:t>כתרומה</w:t>
      </w:r>
      <w:r w:rsidRPr="00D53BA4">
        <w:rPr>
          <w:rStyle w:val="affff8"/>
          <w:rtl/>
        </w:rPr>
        <w:t>].</w:t>
      </w:r>
    </w:p>
    <w:p w14:paraId="0A1B22BD" w14:textId="13E92B0E" w:rsidR="00B433C9" w:rsidRPr="00D53BA4" w:rsidRDefault="00B433C9" w:rsidP="00D53BA4">
      <w:pPr>
        <w:pStyle w:val="afff4"/>
        <w:ind w:end="0"/>
        <w:rPr>
          <w:rStyle w:val="affff8"/>
          <w:rtl/>
        </w:rPr>
      </w:pPr>
      <w:bookmarkStart w:id="846" w:name="_Toc119172990"/>
      <w:bookmarkStart w:id="847" w:name="_Toc119230085"/>
      <w:r w:rsidRPr="00D53BA4">
        <w:rPr>
          <w:rtl/>
        </w:rPr>
        <w:t>אסור לבער</w:t>
      </w:r>
      <w:r w:rsidR="002B7FB5" w:rsidRPr="00D53BA4">
        <w:rPr>
          <w:rFonts w:hint="eastAsia"/>
          <w:rtl/>
        </w:rPr>
        <w:t>ם</w:t>
      </w:r>
      <w:r w:rsidRPr="00D53BA4">
        <w:rPr>
          <w:rtl/>
        </w:rPr>
        <w:t xml:space="preserve"> בטומאה</w:t>
      </w:r>
      <w:r w:rsidR="000F2DA7">
        <w:rPr>
          <w:rFonts w:hint="cs"/>
          <w:rtl/>
        </w:rPr>
        <w:t>,</w:t>
      </w:r>
      <w:r w:rsidR="00DD671C">
        <w:rPr>
          <w:rFonts w:hint="cs"/>
          <w:rtl/>
        </w:rPr>
        <w:t xml:space="preserve"> </w:t>
      </w:r>
      <w:r w:rsidRPr="002B7FB5">
        <w:rPr>
          <w:rtl/>
        </w:rPr>
        <w:t>ו</w:t>
      </w:r>
      <w:r w:rsidR="002B7FB5" w:rsidRPr="002B7FB5">
        <w:rPr>
          <w:rFonts w:hint="cs"/>
          <w:rtl/>
        </w:rPr>
        <w:t>ה</w:t>
      </w:r>
      <w:r w:rsidRPr="002B7FB5">
        <w:rPr>
          <w:rtl/>
        </w:rPr>
        <w:t>אוכל</w:t>
      </w:r>
      <w:r w:rsidR="002B7FB5" w:rsidRPr="002B7FB5">
        <w:rPr>
          <w:rFonts w:hint="cs"/>
          <w:rtl/>
        </w:rPr>
        <w:t>ם</w:t>
      </w:r>
      <w:r w:rsidRPr="002B7FB5">
        <w:rPr>
          <w:rtl/>
        </w:rPr>
        <w:t xml:space="preserve"> בטומאת עצמן לוקה</w:t>
      </w:r>
      <w:r w:rsidR="000F2DA7">
        <w:rPr>
          <w:rStyle w:val="affff8"/>
          <w:rFonts w:hint="cs"/>
          <w:rtl/>
        </w:rPr>
        <w:t xml:space="preserve"> </w:t>
      </w:r>
      <w:r w:rsidR="000F2DA7" w:rsidRPr="00FE272C">
        <w:rPr>
          <w:rStyle w:val="affff8"/>
          <w:rFonts w:hint="cs"/>
          <w:rtl/>
        </w:rPr>
        <w:t>לת"ק</w:t>
      </w:r>
      <w:r w:rsidR="000F2DA7">
        <w:rPr>
          <w:rFonts w:hint="cs"/>
          <w:rtl/>
        </w:rPr>
        <w:t>.</w:t>
      </w:r>
      <w:bookmarkEnd w:id="846"/>
      <w:bookmarkEnd w:id="847"/>
    </w:p>
    <w:p w14:paraId="70D059A5" w14:textId="3A893919" w:rsidR="00D2586E" w:rsidRDefault="002B7FB5" w:rsidP="00D53BA4">
      <w:pPr>
        <w:rPr>
          <w:rFonts w:ascii="FontbitDavid" w:hAnsi="FontbitDavid"/>
          <w:sz w:val="32"/>
          <w:rtl/>
        </w:rPr>
      </w:pPr>
      <w:r w:rsidRPr="00D53BA4">
        <w:rPr>
          <w:rStyle w:val="affff8"/>
          <w:rFonts w:hint="eastAsia"/>
          <w:rtl/>
        </w:rPr>
        <w:t>דבמעשר</w:t>
      </w:r>
      <w:r w:rsidR="007161B9">
        <w:rPr>
          <w:rStyle w:val="affff8"/>
          <w:rFonts w:hint="cs"/>
          <w:rtl/>
        </w:rPr>
        <w:t>:</w:t>
      </w:r>
      <w:r>
        <w:rPr>
          <w:rStyle w:val="affff1"/>
          <w:rFonts w:hint="cs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לא </w:t>
      </w:r>
      <w:r w:rsidR="00B433C9" w:rsidRPr="00D53BA4">
        <w:rPr>
          <w:rStyle w:val="affff1"/>
          <w:b/>
          <w:bCs/>
          <w:rtl/>
        </w:rPr>
        <w:t>בערתי</w:t>
      </w:r>
      <w:r w:rsidR="00B433C9" w:rsidRPr="006B2A7E">
        <w:rPr>
          <w:rStyle w:val="affff1"/>
          <w:rtl/>
        </w:rPr>
        <w:t xml:space="preserve"> ממנו בטמא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>
        <w:rPr>
          <w:rStyle w:val="affff1"/>
          <w:rFonts w:hint="cs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 xml:space="preserve">אני טמא והוא טהור, </w:t>
      </w:r>
      <w:r>
        <w:rPr>
          <w:rFonts w:ascii="FontbitDavid" w:hAnsi="FontbitDavid" w:hint="cs"/>
          <w:sz w:val="32"/>
          <w:rtl/>
        </w:rPr>
        <w:t>ולהיפך</w:t>
      </w:r>
      <w:r w:rsidR="000F2DA7">
        <w:rPr>
          <w:rFonts w:ascii="FontbitDavid" w:hAnsi="FontbitDavid" w:hint="cs"/>
          <w:sz w:val="32"/>
          <w:rtl/>
        </w:rPr>
        <w:t>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</w:p>
    <w:p w14:paraId="6360EE8E" w14:textId="11033F9A" w:rsidR="002B7FB5" w:rsidRPr="002B7FB5" w:rsidRDefault="00B433C9" w:rsidP="00D53BA4">
      <w:pPr>
        <w:pStyle w:val="affff7"/>
        <w:rPr>
          <w:rtl/>
        </w:rPr>
      </w:pPr>
      <w:r w:rsidRPr="00C35A2C">
        <w:rPr>
          <w:rtl/>
        </w:rPr>
        <w:t>ו</w:t>
      </w:r>
      <w:r w:rsidR="002B7FB5">
        <w:rPr>
          <w:rFonts w:hint="cs"/>
          <w:rtl/>
        </w:rPr>
        <w:t xml:space="preserve">אזהרתו: </w:t>
      </w:r>
      <w:r w:rsidR="007161B9" w:rsidRPr="00A07384">
        <w:rPr>
          <w:rFonts w:cs="PFT_Frank" w:hint="cs"/>
          <w:b/>
          <w:bCs/>
          <w:szCs w:val="10"/>
          <w:rtl/>
        </w:rPr>
        <w:t>[</w:t>
      </w:r>
      <w:r w:rsidRPr="00A07384">
        <w:rPr>
          <w:rFonts w:cs="PFT_Frank"/>
          <w:b/>
          <w:bCs/>
          <w:szCs w:val="10"/>
          <w:rtl/>
        </w:rPr>
        <w:t>טומאת הגוף</w:t>
      </w:r>
      <w:r w:rsidR="002B7FB5" w:rsidRPr="00A07384">
        <w:rPr>
          <w:rFonts w:cs="PFT_Frank" w:hint="cs"/>
          <w:b/>
          <w:bCs/>
          <w:szCs w:val="10"/>
          <w:rtl/>
        </w:rPr>
        <w:t xml:space="preserve"> -</w:t>
      </w:r>
      <w:r w:rsidR="00D2586E" w:rsidRPr="00262A77">
        <w:rPr>
          <w:rFonts w:hint="cs"/>
          <w:rtl/>
        </w:rPr>
        <w:t xml:space="preserve"> </w:t>
      </w:r>
      <w:r w:rsidRPr="00262A77">
        <w:rPr>
          <w:rStyle w:val="affff1"/>
          <w:rFonts w:hint="cs"/>
          <w:spacing w:val="-2"/>
          <w:rtl/>
        </w:rPr>
        <w:t>'</w:t>
      </w:r>
      <w:r w:rsidRPr="00262A77">
        <w:rPr>
          <w:rStyle w:val="affff1"/>
          <w:spacing w:val="-2"/>
          <w:rtl/>
        </w:rPr>
        <w:t>נפש אשר תגע בו וטמאה</w:t>
      </w:r>
      <w:r w:rsidR="002B7FB5">
        <w:rPr>
          <w:rStyle w:val="affff1"/>
          <w:rFonts w:hint="cs"/>
          <w:spacing w:val="-2"/>
          <w:rtl/>
        </w:rPr>
        <w:t>..</w:t>
      </w:r>
      <w:r w:rsidRPr="00262A77">
        <w:rPr>
          <w:rStyle w:val="affff1"/>
          <w:spacing w:val="-2"/>
          <w:rtl/>
        </w:rPr>
        <w:t xml:space="preserve"> ולא יאכל</w:t>
      </w:r>
      <w:r w:rsidR="002B7FB5">
        <w:rPr>
          <w:rStyle w:val="affff1"/>
          <w:rFonts w:hint="cs"/>
          <w:spacing w:val="-2"/>
          <w:rtl/>
        </w:rPr>
        <w:t>..</w:t>
      </w:r>
      <w:r w:rsidRPr="00262A77">
        <w:rPr>
          <w:rStyle w:val="affff1"/>
          <w:spacing w:val="-2"/>
          <w:rtl/>
        </w:rPr>
        <w:t xml:space="preserve"> כי אם רחץ</w:t>
      </w:r>
      <w:r w:rsidR="007161B9" w:rsidRPr="00A07384">
        <w:rPr>
          <w:rFonts w:cs="PFT_Frank"/>
          <w:b/>
          <w:bCs/>
          <w:szCs w:val="10"/>
          <w:rtl/>
        </w:rPr>
        <w:t>]</w:t>
      </w:r>
      <w:r w:rsidR="002B7FB5">
        <w:rPr>
          <w:rStyle w:val="affff1"/>
          <w:rFonts w:hint="cs"/>
          <w:spacing w:val="-2"/>
          <w:rtl/>
        </w:rPr>
        <w:t>,</w:t>
      </w:r>
    </w:p>
    <w:p w14:paraId="363E2865" w14:textId="22B675B0" w:rsidR="00DD671C" w:rsidRDefault="002B7FB5" w:rsidP="002B7FB5">
      <w:pPr>
        <w:pStyle w:val="affff7"/>
        <w:rPr>
          <w:rStyle w:val="affff5"/>
          <w:rtl/>
        </w:rPr>
      </w:pPr>
      <w:r w:rsidRPr="00A07384">
        <w:rPr>
          <w:rFonts w:cs="PFT_Frank" w:hint="eastAsia"/>
          <w:b/>
          <w:bCs/>
          <w:szCs w:val="10"/>
          <w:rtl/>
        </w:rPr>
        <w:t>ו</w:t>
      </w:r>
      <w:r w:rsidR="00B433C9" w:rsidRPr="00A07384">
        <w:rPr>
          <w:rFonts w:cs="PFT_Frank"/>
          <w:b/>
          <w:bCs/>
          <w:szCs w:val="10"/>
          <w:rtl/>
        </w:rPr>
        <w:t>טומאת עצמו</w:t>
      </w:r>
      <w:r w:rsidRPr="00A07384">
        <w:rPr>
          <w:rFonts w:cs="PFT_Frank" w:hint="cs"/>
          <w:b/>
          <w:bCs/>
          <w:szCs w:val="10"/>
          <w:rtl/>
        </w:rPr>
        <w:t xml:space="preserve"> </w:t>
      </w:r>
      <w:r w:rsidR="00FB4030" w:rsidRPr="00A07384">
        <w:rPr>
          <w:rFonts w:cs="PFT_Frank" w:hint="cs"/>
          <w:b/>
          <w:bCs/>
          <w:szCs w:val="10"/>
          <w:rtl/>
        </w:rPr>
        <w:t>-</w:t>
      </w:r>
      <w:r w:rsidR="00B433C9" w:rsidRPr="00D53BA4">
        <w:rPr>
          <w:rtl/>
        </w:rPr>
        <w:t xml:space="preserve"> </w:t>
      </w:r>
      <w:r w:rsidR="00FB4030">
        <w:rPr>
          <w:rFonts w:ascii="FontbitDavid" w:hAnsi="FontbitDavid" w:hint="cs"/>
          <w:sz w:val="32"/>
          <w:rtl/>
        </w:rPr>
        <w:t xml:space="preserve">דבמעשר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לא תוכל לאכול בשעריך</w:t>
      </w:r>
      <w:r w:rsidR="00D2586E">
        <w:rPr>
          <w:rStyle w:val="affff1"/>
          <w:rFonts w:hint="cs"/>
          <w:rtl/>
        </w:rPr>
        <w:t xml:space="preserve"> </w:t>
      </w:r>
      <w:r w:rsidR="00DD671C" w:rsidRPr="00D53BA4">
        <w:rPr>
          <w:rStyle w:val="affff1"/>
          <w:rFonts w:hint="eastAsia"/>
          <w:b/>
          <w:bCs/>
          <w:rtl/>
        </w:rPr>
        <w:t>מעשר</w:t>
      </w:r>
      <w:r w:rsidR="00DD671C" w:rsidRPr="00D53BA4">
        <w:rPr>
          <w:rStyle w:val="affff1"/>
          <w:b/>
          <w:bCs/>
          <w:rtl/>
        </w:rPr>
        <w:t xml:space="preserve"> דגנך</w:t>
      </w:r>
      <w:r w:rsidR="00DD671C">
        <w:rPr>
          <w:rStyle w:val="affff1"/>
          <w:rFonts w:hint="cs"/>
          <w:rtl/>
        </w:rPr>
        <w:t>..'</w:t>
      </w:r>
      <w:r w:rsidR="00B433C9" w:rsidRPr="00AD1A41">
        <w:rPr>
          <w:rStyle w:val="affff1"/>
          <w:rtl/>
        </w:rPr>
        <w:t>,</w:t>
      </w:r>
      <w:r w:rsidR="00D2586E">
        <w:rPr>
          <w:rStyle w:val="affff5"/>
          <w:rFonts w:hint="cs"/>
          <w:rtl/>
        </w:rPr>
        <w:t xml:space="preserve"> </w:t>
      </w:r>
    </w:p>
    <w:p w14:paraId="37E046F0" w14:textId="64A152B3" w:rsidR="00B433C9" w:rsidRDefault="00B433C9" w:rsidP="00D53BA4">
      <w:pPr>
        <w:pStyle w:val="affff7"/>
        <w:rPr>
          <w:rtl/>
        </w:rPr>
      </w:pPr>
      <w:r w:rsidRPr="00D53BA4">
        <w:rPr>
          <w:rtl/>
        </w:rPr>
        <w:lastRenderedPageBreak/>
        <w:t>ו</w:t>
      </w:r>
      <w:r w:rsidR="00FB4030" w:rsidRPr="00D53BA4">
        <w:rPr>
          <w:rFonts w:hint="eastAsia"/>
          <w:rtl/>
        </w:rPr>
        <w:t>בפסולי</w:t>
      </w:r>
      <w:r w:rsidR="00FB4030" w:rsidRPr="00D53BA4">
        <w:rPr>
          <w:rtl/>
        </w:rPr>
        <w:t xml:space="preserve"> </w:t>
      </w:r>
      <w:r w:rsidR="00FB4030" w:rsidRPr="00D53BA4">
        <w:rPr>
          <w:rFonts w:hint="eastAsia"/>
          <w:rtl/>
        </w:rPr>
        <w:t>מוקדשין</w:t>
      </w:r>
      <w:r w:rsidR="00DD671C">
        <w:rPr>
          <w:rStyle w:val="affff5"/>
          <w:rFonts w:hint="cs"/>
          <w:rtl/>
        </w:rPr>
        <w:t xml:space="preserve"> </w:t>
      </w:r>
      <w:r w:rsidRPr="00AD1A41">
        <w:rPr>
          <w:rStyle w:val="affff1"/>
          <w:rtl/>
        </w:rPr>
        <w:t xml:space="preserve"> </w:t>
      </w:r>
      <w:r w:rsidR="00FB4030">
        <w:rPr>
          <w:rStyle w:val="affff1"/>
          <w:rFonts w:hint="cs"/>
          <w:rtl/>
        </w:rPr>
        <w:t>'בשעריך תאכלנו</w:t>
      </w:r>
      <w:r w:rsidR="000F2DA7">
        <w:rPr>
          <w:rStyle w:val="affff1"/>
          <w:rFonts w:hint="cs"/>
          <w:rtl/>
        </w:rPr>
        <w:t>,</w:t>
      </w:r>
      <w:r w:rsidRPr="00AD1A41">
        <w:rPr>
          <w:rStyle w:val="affff1"/>
          <w:rtl/>
        </w:rPr>
        <w:t xml:space="preserve"> הטמא והטהור יחדו</w:t>
      </w:r>
      <w:r w:rsidRPr="00AD1A41">
        <w:rPr>
          <w:rStyle w:val="affff1"/>
          <w:rFonts w:hint="cs"/>
          <w:rtl/>
        </w:rPr>
        <w:t>'</w:t>
      </w:r>
      <w:r w:rsidR="00FB4030" w:rsidRPr="00D53BA4">
        <w:rPr>
          <w:rtl/>
        </w:rPr>
        <w:t xml:space="preserve"> [בקערה אחת]</w:t>
      </w:r>
      <w:r w:rsidRPr="00AD1A41">
        <w:rPr>
          <w:rStyle w:val="affff1"/>
          <w:rtl/>
        </w:rPr>
        <w:t>,</w:t>
      </w:r>
    </w:p>
    <w:p w14:paraId="320E4639" w14:textId="63128D80" w:rsidR="00B433C9" w:rsidRPr="00C35A2C" w:rsidRDefault="00FB4030" w:rsidP="00D53BA4">
      <w:pPr>
        <w:rPr>
          <w:rFonts w:ascii="FontbitDavid" w:hAnsi="FontbitDavid"/>
          <w:sz w:val="32"/>
          <w:rtl/>
        </w:rPr>
      </w:pPr>
      <w:r>
        <w:rPr>
          <w:rStyle w:val="affff8"/>
          <w:rFonts w:hint="cs"/>
          <w:rtl/>
        </w:rPr>
        <w:t>ו</w:t>
      </w:r>
      <w:r w:rsidRPr="00D53BA4">
        <w:rPr>
          <w:rStyle w:val="affff8"/>
          <w:rFonts w:hint="eastAsia"/>
          <w:rtl/>
        </w:rPr>
        <w:t>כוונת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הכתוב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מה ש</w:t>
      </w:r>
      <w:r w:rsidR="00E4677A">
        <w:rPr>
          <w:rFonts w:ascii="FontbitDavid" w:hAnsi="FontbitDavid"/>
          <w:sz w:val="32"/>
          <w:rtl/>
        </w:rPr>
        <w:t>שם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בשעריך תאכלנו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  <w:r w:rsidR="00274003">
        <w:rPr>
          <w:rFonts w:ascii="FontbitDavid" w:hAnsi="FontbitDavid"/>
          <w:sz w:val="32"/>
          <w:rtl/>
        </w:rPr>
        <w:t xml:space="preserve"> כאן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לא</w:t>
      </w:r>
      <w:r w:rsidR="00B433C9" w:rsidRPr="00C35A2C">
        <w:rPr>
          <w:rFonts w:ascii="FontbitDavid" w:hAnsi="FontbitDavid"/>
          <w:sz w:val="32"/>
          <w:rtl/>
        </w:rPr>
        <w:t xml:space="preserve"> ת</w:t>
      </w:r>
      <w:r>
        <w:rPr>
          <w:rFonts w:ascii="FontbitDavid" w:hAnsi="FontbitDavid" w:hint="cs"/>
          <w:sz w:val="32"/>
          <w:rtl/>
        </w:rPr>
        <w:t>א</w:t>
      </w:r>
      <w:r w:rsidR="00B433C9" w:rsidRPr="00C35A2C">
        <w:rPr>
          <w:rFonts w:ascii="FontbitDavid" w:hAnsi="FontbitDavid"/>
          <w:sz w:val="32"/>
          <w:rtl/>
        </w:rPr>
        <w:t>כל</w:t>
      </w:r>
      <w:r w:rsidR="007161B9" w:rsidRPr="00D53BA4">
        <w:rPr>
          <w:rStyle w:val="affff8"/>
          <w:rtl/>
        </w:rPr>
        <w:t xml:space="preserve"> [לכן </w:t>
      </w:r>
      <w:r w:rsidR="007161B9" w:rsidRPr="00A07384">
        <w:rPr>
          <w:rStyle w:val="affff8"/>
          <w:rFonts w:cs="PFT_Frank" w:hint="eastAsia"/>
          <w:b/>
          <w:bCs/>
          <w:szCs w:val="10"/>
          <w:rtl/>
        </w:rPr>
        <w:t>לוקה</w:t>
      </w:r>
      <w:r w:rsidR="007161B9" w:rsidRPr="00D53BA4">
        <w:rPr>
          <w:rStyle w:val="affff8"/>
          <w:rtl/>
        </w:rPr>
        <w:t>].</w:t>
      </w:r>
    </w:p>
    <w:p w14:paraId="43061DFD" w14:textId="73FA160C" w:rsidR="000F2DA7" w:rsidRPr="00D53BA4" w:rsidRDefault="000F2DA7" w:rsidP="00D53BA4">
      <w:pPr>
        <w:pStyle w:val="afff4"/>
        <w:ind w:end="0"/>
        <w:rPr>
          <w:rtl/>
        </w:rPr>
      </w:pPr>
      <w:bookmarkStart w:id="848" w:name="_Toc119172991"/>
      <w:bookmarkStart w:id="849" w:name="_Toc119230086"/>
      <w:r w:rsidRPr="00D53BA4">
        <w:rPr>
          <w:rFonts w:hint="eastAsia"/>
          <w:rtl/>
        </w:rPr>
        <w:t>משא</w:t>
      </w:r>
      <w:r w:rsidRPr="00D53BA4">
        <w:rPr>
          <w:rtl/>
        </w:rPr>
        <w:t xml:space="preserve">"כ </w:t>
      </w:r>
      <w:r w:rsidRPr="00D53BA4">
        <w:rPr>
          <w:rFonts w:hint="eastAsia"/>
          <w:rtl/>
        </w:rPr>
        <w:t>בתרומה</w:t>
      </w:r>
      <w:r>
        <w:rPr>
          <w:rFonts w:hint="cs"/>
          <w:rtl/>
        </w:rPr>
        <w:t xml:space="preserve"> </w:t>
      </w:r>
      <w:r w:rsidRPr="00D53BA4">
        <w:rPr>
          <w:rStyle w:val="affff8"/>
          <w:rFonts w:hint="eastAsia"/>
          <w:rtl/>
        </w:rPr>
        <w:t>שמותר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לבער</w:t>
      </w:r>
      <w:r>
        <w:rPr>
          <w:rStyle w:val="affff8"/>
          <w:rFonts w:hint="cs"/>
          <w:rtl/>
        </w:rPr>
        <w:t>ו [להדליק]</w:t>
      </w:r>
      <w:r w:rsidRPr="00D53BA4">
        <w:rPr>
          <w:rStyle w:val="affff8"/>
          <w:rtl/>
        </w:rPr>
        <w:t xml:space="preserve"> ב</w:t>
      </w:r>
      <w:r w:rsidRPr="00D53BA4">
        <w:rPr>
          <w:rStyle w:val="affff8"/>
          <w:rFonts w:hint="eastAsia"/>
          <w:rtl/>
        </w:rPr>
        <w:t>טומאה</w:t>
      </w:r>
      <w:r>
        <w:rPr>
          <w:rStyle w:val="affff8"/>
          <w:rFonts w:hint="cs"/>
          <w:rtl/>
        </w:rPr>
        <w:t>.</w:t>
      </w:r>
      <w:bookmarkEnd w:id="848"/>
      <w:bookmarkEnd w:id="849"/>
    </w:p>
    <w:p w14:paraId="68A8B4CC" w14:textId="334BC783" w:rsidR="00B433C9" w:rsidRPr="00C35A2C" w:rsidRDefault="000F2DA7" w:rsidP="00B55EDF">
      <w:pPr>
        <w:rPr>
          <w:rtl/>
        </w:rPr>
      </w:pPr>
      <w:r>
        <w:rPr>
          <w:rStyle w:val="affff1"/>
          <w:rFonts w:hint="cs"/>
          <w:rtl/>
        </w:rPr>
        <w:t>ד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לא בערתי </w:t>
      </w:r>
      <w:r w:rsidR="00B433C9" w:rsidRPr="00D53BA4">
        <w:rPr>
          <w:rStyle w:val="affff1"/>
          <w:b/>
          <w:bCs/>
          <w:rtl/>
        </w:rPr>
        <w:t xml:space="preserve">ממנו </w:t>
      </w:r>
      <w:r w:rsidR="00B433C9" w:rsidRPr="00AD1A41">
        <w:rPr>
          <w:rStyle w:val="affff1"/>
          <w:rtl/>
        </w:rPr>
        <w:t>בטמא</w:t>
      </w:r>
      <w:r w:rsidR="00B433C9" w:rsidRPr="00AD1A41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 xml:space="preserve"> </w:t>
      </w:r>
      <w:r>
        <w:rPr>
          <w:rStyle w:val="affff1"/>
          <w:rtl/>
        </w:rPr>
        <w:tab/>
      </w:r>
      <w:r>
        <w:rPr>
          <w:rStyle w:val="affff1"/>
          <w:rtl/>
        </w:rPr>
        <w:tab/>
      </w:r>
      <w:r>
        <w:rPr>
          <w:rFonts w:hint="cs"/>
          <w:rtl/>
        </w:rPr>
        <w:t>-</w:t>
      </w:r>
      <w:r w:rsidRPr="00D1637C">
        <w:rPr>
          <w:rFonts w:cs="PFT_Frank"/>
          <w:b/>
          <w:bCs/>
          <w:szCs w:val="14"/>
          <w:rtl/>
        </w:rPr>
        <w:tab/>
      </w:r>
      <w:r w:rsidRPr="00D1637C">
        <w:rPr>
          <w:rFonts w:cs="PFT_Frank"/>
          <w:b/>
          <w:bCs/>
          <w:szCs w:val="14"/>
          <w:rtl/>
        </w:rPr>
        <w:tab/>
      </w:r>
      <w:r w:rsidR="00B433C9" w:rsidRPr="00D1637C">
        <w:rPr>
          <w:rFonts w:cs="PFT_Frank"/>
          <w:b/>
          <w:bCs/>
          <w:szCs w:val="14"/>
          <w:rtl/>
        </w:rPr>
        <w:t>אבל</w:t>
      </w:r>
      <w:r w:rsidR="00B433C9" w:rsidRPr="00C35A2C">
        <w:rPr>
          <w:rtl/>
        </w:rPr>
        <w:t xml:space="preserve"> שמן של תרומה שנטמא</w:t>
      </w:r>
      <w:r>
        <w:rPr>
          <w:rFonts w:hint="cs"/>
          <w:rtl/>
        </w:rPr>
        <w:t xml:space="preserve"> כן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6284D83D" w14:textId="290ABA26" w:rsidR="000F2DA7" w:rsidRDefault="000F2DA7" w:rsidP="000F2DA7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אבל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 xml:space="preserve">שמן של קדש שנטמא </w:t>
      </w:r>
      <w:r>
        <w:rPr>
          <w:rFonts w:ascii="FontbitDavid" w:hAnsi="FontbitDavid" w:hint="cs"/>
          <w:sz w:val="32"/>
          <w:rtl/>
        </w:rPr>
        <w:t xml:space="preserve">לא - ק"ו </w:t>
      </w:r>
      <w:r w:rsidR="00B433C9" w:rsidRPr="00C35A2C">
        <w:rPr>
          <w:rFonts w:ascii="FontbitDavid" w:hAnsi="FontbitDavid" w:hint="cs"/>
          <w:sz w:val="32"/>
          <w:rtl/>
        </w:rPr>
        <w:t>ממעשר הקל</w:t>
      </w:r>
      <w:r>
        <w:rPr>
          <w:rFonts w:ascii="FontbitDavid" w:hAnsi="FontbitDavid" w:hint="cs"/>
          <w:sz w:val="32"/>
          <w:rtl/>
        </w:rPr>
        <w:t>.</w:t>
      </w:r>
    </w:p>
    <w:p w14:paraId="17D7F68A" w14:textId="529007C1" w:rsidR="000F2DA7" w:rsidRDefault="000F2DA7" w:rsidP="000F2DA7">
      <w:pPr>
        <w:rPr>
          <w:rtl/>
        </w:rPr>
      </w:pPr>
      <w:r>
        <w:rPr>
          <w:rStyle w:val="affff5"/>
          <w:rFonts w:hint="cs"/>
          <w:rtl/>
        </w:rPr>
        <w:t>א</w:t>
      </w:r>
      <w:r w:rsidRPr="00D53BA4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D53BA4">
        <w:rPr>
          <w:rFonts w:hint="eastAsia"/>
          <w:rtl/>
        </w:rPr>
        <w:t>ו</w:t>
      </w:r>
      <w:r w:rsidR="00B433C9" w:rsidRPr="00D53BA4">
        <w:rPr>
          <w:rtl/>
        </w:rPr>
        <w:t>מסתבר</w:t>
      </w:r>
      <w:r w:rsidR="00B433C9" w:rsidRPr="000F2DA7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ק</w:t>
      </w:r>
      <w:r w:rsidRPr="00D1637C">
        <w:rPr>
          <w:rFonts w:cs="PFT_Frank" w:hint="eastAsia"/>
          <w:b/>
          <w:bCs/>
          <w:szCs w:val="14"/>
          <w:rtl/>
        </w:rPr>
        <w:t>ו</w:t>
      </w:r>
      <w:r w:rsidR="00B433C9" w:rsidRPr="00D1637C">
        <w:rPr>
          <w:rFonts w:cs="PFT_Frank"/>
          <w:b/>
          <w:bCs/>
          <w:szCs w:val="14"/>
          <w:rtl/>
        </w:rPr>
        <w:t>דש</w:t>
      </w:r>
      <w:r w:rsidRPr="00D1637C">
        <w:rPr>
          <w:rFonts w:cs="PFT_Frank"/>
          <w:b/>
          <w:bCs/>
          <w:szCs w:val="14"/>
          <w:rtl/>
        </w:rPr>
        <w:t xml:space="preserve"> שמרובה</w:t>
      </w:r>
      <w:r w:rsidR="00B433C9" w:rsidRPr="00C35A2C">
        <w:rPr>
          <w:rtl/>
        </w:rPr>
        <w:t xml:space="preserve"> </w:t>
      </w:r>
      <w:r w:rsidRPr="00D53BA4">
        <w:rPr>
          <w:rStyle w:val="affff5"/>
          <w:rFonts w:hint="eastAsia"/>
          <w:rtl/>
        </w:rPr>
        <w:t>א</w:t>
      </w:r>
      <w:r w:rsidRPr="00D53BA4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 w:rsidRPr="0039104D">
        <w:rPr>
          <w:rFonts w:cs="PFT_Frank"/>
          <w:b/>
          <w:bCs/>
          <w:sz w:val="14"/>
          <w:szCs w:val="14"/>
          <w:rtl/>
        </w:rPr>
        <w:t>פ</w:t>
      </w:r>
      <w:r w:rsidR="00B433C9" w:rsidRPr="00C35A2C">
        <w:rPr>
          <w:rtl/>
        </w:rPr>
        <w:t xml:space="preserve">גול, </w:t>
      </w:r>
      <w:r w:rsidRPr="00D53BA4">
        <w:rPr>
          <w:rStyle w:val="affff5"/>
          <w:rFonts w:hint="eastAsia"/>
          <w:rtl/>
        </w:rPr>
        <w:t>ב</w:t>
      </w:r>
      <w:r w:rsidRPr="00D53BA4">
        <w:rPr>
          <w:rStyle w:val="affff5"/>
          <w:rtl/>
        </w:rPr>
        <w:t>.</w:t>
      </w:r>
      <w:r w:rsidRPr="000F2DA7">
        <w:rPr>
          <w:rFonts w:hint="cs"/>
          <w:rtl/>
        </w:rPr>
        <w:t xml:space="preserve"> </w:t>
      </w:r>
      <w:r w:rsidR="00B433C9" w:rsidRPr="00D53BA4">
        <w:rPr>
          <w:rtl/>
        </w:rPr>
        <w:t>נ</w:t>
      </w:r>
      <w:r w:rsidR="00B433C9" w:rsidRPr="000F2DA7">
        <w:rPr>
          <w:rtl/>
        </w:rPr>
        <w:t>ות</w:t>
      </w:r>
      <w:r w:rsidR="00B433C9" w:rsidRPr="00C35A2C">
        <w:rPr>
          <w:rtl/>
        </w:rPr>
        <w:t xml:space="preserve">ר, </w:t>
      </w:r>
      <w:r w:rsidRPr="00D53BA4">
        <w:rPr>
          <w:rStyle w:val="affff5"/>
          <w:rFonts w:hint="eastAsia"/>
          <w:rtl/>
        </w:rPr>
        <w:t>ג</w:t>
      </w:r>
      <w:r w:rsidRPr="00D53BA4">
        <w:rPr>
          <w:rStyle w:val="affff5"/>
          <w:rtl/>
        </w:rPr>
        <w:t>.</w:t>
      </w:r>
      <w:r w:rsidRPr="000F2DA7">
        <w:rPr>
          <w:rFonts w:hint="cs"/>
          <w:rtl/>
        </w:rPr>
        <w:t xml:space="preserve"> </w:t>
      </w:r>
      <w:r w:rsidR="00B433C9" w:rsidRPr="00D53BA4">
        <w:rPr>
          <w:rtl/>
        </w:rPr>
        <w:t>ק</w:t>
      </w:r>
      <w:r w:rsidR="00B433C9" w:rsidRPr="000F2DA7">
        <w:rPr>
          <w:rtl/>
        </w:rPr>
        <w:t>רבן</w:t>
      </w:r>
      <w:r w:rsidR="00B433C9" w:rsidRPr="00C35A2C">
        <w:rPr>
          <w:rtl/>
        </w:rPr>
        <w:t xml:space="preserve">, </w:t>
      </w:r>
    </w:p>
    <w:p w14:paraId="420257D6" w14:textId="3BE6F3F4" w:rsidR="00B433C9" w:rsidRDefault="000F2DA7" w:rsidP="00D53BA4">
      <w:pPr>
        <w:ind w:left="1469"/>
        <w:rPr>
          <w:rtl/>
        </w:rPr>
      </w:pPr>
      <w:r>
        <w:rPr>
          <w:rStyle w:val="affff5"/>
          <w:rFonts w:hint="cs"/>
          <w:rtl/>
        </w:rPr>
        <w:t xml:space="preserve"> </w:t>
      </w:r>
      <w:r w:rsidRPr="00D53BA4">
        <w:rPr>
          <w:rStyle w:val="affff5"/>
          <w:rFonts w:hint="eastAsia"/>
          <w:rtl/>
        </w:rPr>
        <w:t>ד</w:t>
      </w:r>
      <w:r w:rsidRPr="00D53BA4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 w:rsidRPr="0039104D">
        <w:rPr>
          <w:rFonts w:cs="PFT_Frank"/>
          <w:b/>
          <w:bCs/>
          <w:sz w:val="14"/>
          <w:szCs w:val="14"/>
          <w:rtl/>
        </w:rPr>
        <w:t>מ</w:t>
      </w:r>
      <w:r w:rsidR="00B433C9" w:rsidRPr="00C35A2C">
        <w:rPr>
          <w:rtl/>
        </w:rPr>
        <w:t xml:space="preserve">עילה, </w:t>
      </w:r>
      <w:r w:rsidRPr="00D53BA4">
        <w:rPr>
          <w:rStyle w:val="affff5"/>
          <w:rFonts w:hint="eastAsia"/>
          <w:rtl/>
        </w:rPr>
        <w:t>ה</w:t>
      </w:r>
      <w:r w:rsidRPr="00D53BA4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 w:rsidRPr="00D53BA4">
        <w:rPr>
          <w:rtl/>
        </w:rPr>
        <w:t>כ</w:t>
      </w:r>
      <w:r w:rsidR="00B433C9" w:rsidRPr="000F2DA7">
        <w:rPr>
          <w:rtl/>
        </w:rPr>
        <w:t>רת,</w:t>
      </w:r>
      <w:r w:rsidR="00B433C9" w:rsidRPr="00C35A2C">
        <w:rPr>
          <w:rtl/>
        </w:rPr>
        <w:t xml:space="preserve"> </w:t>
      </w:r>
      <w:r w:rsidR="00B433C9" w:rsidRPr="00D53BA4">
        <w:rPr>
          <w:rStyle w:val="affff5"/>
          <w:rtl/>
        </w:rPr>
        <w:t>ו</w:t>
      </w:r>
      <w:r w:rsidRPr="00D53BA4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 w:rsidRPr="000F2DA7">
        <w:rPr>
          <w:rtl/>
        </w:rPr>
        <w:t>א</w:t>
      </w:r>
      <w:r w:rsidR="00B433C9" w:rsidRPr="00D53BA4">
        <w:rPr>
          <w:rtl/>
        </w:rPr>
        <w:t>ס</w:t>
      </w:r>
      <w:r w:rsidR="00B433C9" w:rsidRPr="000F2DA7">
        <w:rPr>
          <w:rtl/>
        </w:rPr>
        <w:t>ור ל</w:t>
      </w:r>
      <w:r w:rsidR="00B433C9" w:rsidRPr="00C35A2C">
        <w:rPr>
          <w:rtl/>
        </w:rPr>
        <w:t>אונן.</w:t>
      </w:r>
    </w:p>
    <w:p w14:paraId="0EF1CFD3" w14:textId="3EA86AF6" w:rsidR="000F2DA7" w:rsidRDefault="00B433C9" w:rsidP="00B55EDF">
      <w:pPr>
        <w:ind w:hanging="1"/>
        <w:rPr>
          <w:rFonts w:ascii="FontbitDavid" w:hAnsi="FontbitDavid"/>
          <w:spacing w:val="-2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מתרומה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</w:t>
      </w:r>
      <w:r w:rsidR="000F2DA7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ab/>
      </w:r>
      <w:r w:rsidR="000F2DA7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ab/>
      </w:r>
      <w:r w:rsidR="000F2DA7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ab/>
      </w:r>
      <w:r w:rsidR="000F2DA7" w:rsidRPr="00D1637C">
        <w:rPr>
          <w:rFonts w:ascii="FontbitDavid" w:hAnsi="FontbitDavid" w:cs="PFT_Frank" w:hint="cs"/>
          <w:b/>
          <w:bCs/>
          <w:spacing w:val="-2"/>
          <w:sz w:val="32"/>
          <w:szCs w:val="14"/>
          <w:rtl/>
        </w:rPr>
        <w:t xml:space="preserve"> </w:t>
      </w:r>
      <w:r w:rsidR="000F2DA7" w:rsidRPr="00D53BA4">
        <w:rPr>
          <w:rStyle w:val="affff5"/>
          <w:rFonts w:hint="eastAsia"/>
          <w:rtl/>
        </w:rPr>
        <w:t>א</w:t>
      </w:r>
      <w:r w:rsidR="000F2DA7" w:rsidRPr="00D53BA4">
        <w:rPr>
          <w:rStyle w:val="affff5"/>
          <w:rtl/>
        </w:rPr>
        <w:t xml:space="preserve">. </w:t>
      </w:r>
      <w:r w:rsidRPr="00262A77">
        <w:rPr>
          <w:rFonts w:ascii="FontbitDavid" w:hAnsi="FontbitDavid"/>
          <w:spacing w:val="-2"/>
          <w:sz w:val="32"/>
          <w:rtl/>
        </w:rPr>
        <w:t xml:space="preserve">מיתה, </w:t>
      </w:r>
      <w:r w:rsidR="000F2DA7" w:rsidRPr="00D53BA4">
        <w:rPr>
          <w:rStyle w:val="affff5"/>
          <w:rFonts w:hint="eastAsia"/>
          <w:rtl/>
        </w:rPr>
        <w:t>ב</w:t>
      </w:r>
      <w:r w:rsidR="000F2DA7" w:rsidRPr="00D53BA4">
        <w:rPr>
          <w:rStyle w:val="affff5"/>
          <w:rtl/>
        </w:rPr>
        <w:t xml:space="preserve">. </w:t>
      </w:r>
      <w:r w:rsidRPr="00262A77">
        <w:rPr>
          <w:rFonts w:ascii="FontbitDavid" w:hAnsi="FontbitDavid"/>
          <w:spacing w:val="-2"/>
          <w:sz w:val="32"/>
          <w:rtl/>
        </w:rPr>
        <w:t>חומש,</w:t>
      </w:r>
      <w:r w:rsidRPr="00D53BA4">
        <w:rPr>
          <w:rStyle w:val="affff5"/>
          <w:rtl/>
        </w:rPr>
        <w:t xml:space="preserve"> </w:t>
      </w:r>
      <w:r w:rsidR="000F2DA7" w:rsidRPr="00D53BA4">
        <w:rPr>
          <w:rStyle w:val="affff5"/>
          <w:rFonts w:hint="eastAsia"/>
          <w:rtl/>
        </w:rPr>
        <w:t>ג</w:t>
      </w:r>
      <w:r w:rsidR="000F2DA7" w:rsidRPr="00D53BA4">
        <w:rPr>
          <w:rStyle w:val="affff5"/>
          <w:rtl/>
        </w:rPr>
        <w:t xml:space="preserve">. </w:t>
      </w:r>
      <w:r w:rsidRPr="00262A77">
        <w:rPr>
          <w:rFonts w:ascii="FontbitDavid" w:hAnsi="FontbitDavid"/>
          <w:spacing w:val="-2"/>
          <w:sz w:val="32"/>
          <w:rtl/>
        </w:rPr>
        <w:t>אין פדיון,</w:t>
      </w:r>
      <w:r w:rsidRPr="00D53BA4">
        <w:rPr>
          <w:rStyle w:val="affff5"/>
          <w:rtl/>
        </w:rPr>
        <w:t xml:space="preserve"> </w:t>
      </w:r>
      <w:r w:rsidR="000F2DA7" w:rsidRPr="00D53BA4">
        <w:rPr>
          <w:rStyle w:val="affff5"/>
          <w:rFonts w:hint="eastAsia"/>
          <w:rtl/>
        </w:rPr>
        <w:t>ד</w:t>
      </w:r>
      <w:r w:rsidR="000F2DA7" w:rsidRPr="00D53BA4">
        <w:rPr>
          <w:rStyle w:val="affff5"/>
          <w:rtl/>
        </w:rPr>
        <w:t xml:space="preserve">. </w:t>
      </w:r>
      <w:r w:rsidRPr="00262A77">
        <w:rPr>
          <w:rFonts w:ascii="FontbitDavid" w:hAnsi="FontbitDavid"/>
          <w:spacing w:val="-2"/>
          <w:sz w:val="32"/>
          <w:rtl/>
        </w:rPr>
        <w:t>אסור לזרים</w:t>
      </w:r>
      <w:r w:rsidR="000F2DA7">
        <w:rPr>
          <w:rFonts w:ascii="FontbitDavid" w:hAnsi="FontbitDavid" w:hint="cs"/>
          <w:spacing w:val="-2"/>
          <w:sz w:val="32"/>
          <w:rtl/>
        </w:rPr>
        <w:t>.</w:t>
      </w:r>
    </w:p>
    <w:p w14:paraId="1CDACEA1" w14:textId="5E1C3801" w:rsidR="00B433C9" w:rsidRPr="00262A77" w:rsidRDefault="00D2586E" w:rsidP="00B55EDF">
      <w:pPr>
        <w:ind w:hanging="1"/>
        <w:rPr>
          <w:rFonts w:ascii="FontbitDavid" w:hAnsi="FontbitDavid"/>
          <w:spacing w:val="-2"/>
          <w:sz w:val="32"/>
          <w:rtl/>
        </w:rPr>
      </w:pPr>
      <w:r w:rsidRPr="00262A77">
        <w:rPr>
          <w:rStyle w:val="affff5"/>
          <w:rFonts w:hint="cs"/>
          <w:rtl/>
        </w:rPr>
        <w:t xml:space="preserve">ב. </w:t>
      </w:r>
      <w:r w:rsidRPr="00262A77">
        <w:rPr>
          <w:rFonts w:ascii="FontbitDavid" w:hAnsi="FontbitDavid"/>
          <w:spacing w:val="-2"/>
          <w:sz w:val="32"/>
          <w:rtl/>
        </w:rPr>
        <w:t>כרת עדי</w:t>
      </w:r>
      <w:r w:rsidRPr="00262A77">
        <w:rPr>
          <w:rFonts w:ascii="FontbitDavid" w:hAnsi="FontbitDavid" w:hint="cs"/>
          <w:spacing w:val="-2"/>
          <w:sz w:val="32"/>
          <w:rtl/>
        </w:rPr>
        <w:t>ף</w:t>
      </w:r>
      <w:r w:rsidR="00B433C9" w:rsidRPr="00262A77">
        <w:rPr>
          <w:rFonts w:ascii="FontbitDavid" w:hAnsi="FontbitDavid"/>
          <w:spacing w:val="-2"/>
          <w:sz w:val="32"/>
          <w:rtl/>
        </w:rPr>
        <w:t>.</w:t>
      </w:r>
    </w:p>
    <w:p w14:paraId="56C58C5C" w14:textId="4BB9EF32" w:rsidR="00B433C9" w:rsidRPr="00D53BA4" w:rsidRDefault="00B433C9" w:rsidP="00D53BA4">
      <w:pPr>
        <w:pStyle w:val="afff4"/>
        <w:ind w:end="0"/>
        <w:rPr>
          <w:rStyle w:val="affff8"/>
          <w:rtl/>
        </w:rPr>
      </w:pPr>
      <w:bookmarkStart w:id="850" w:name="_Toc119172992"/>
      <w:bookmarkStart w:id="851" w:name="_Toc119230087"/>
      <w:r w:rsidRPr="00D53BA4">
        <w:rPr>
          <w:rtl/>
        </w:rPr>
        <w:t>מ</w:t>
      </w:r>
      <w:r w:rsidRPr="00D53BA4">
        <w:rPr>
          <w:rFonts w:hint="eastAsia"/>
          <w:rtl/>
        </w:rPr>
        <w:t>שא</w:t>
      </w:r>
      <w:r w:rsidRPr="00D53BA4">
        <w:rPr>
          <w:rtl/>
        </w:rPr>
        <w:t>"</w:t>
      </w:r>
      <w:r w:rsidRPr="00D53BA4">
        <w:rPr>
          <w:rFonts w:hint="eastAsia"/>
          <w:rtl/>
        </w:rPr>
        <w:t>כ</w:t>
      </w:r>
      <w:r w:rsidRPr="00D53BA4">
        <w:rPr>
          <w:rtl/>
        </w:rPr>
        <w:t xml:space="preserve"> בתרומה</w:t>
      </w:r>
      <w:r w:rsidR="000F2DA7">
        <w:rPr>
          <w:rFonts w:hint="cs"/>
          <w:rtl/>
        </w:rPr>
        <w:t>.</w:t>
      </w:r>
      <w:r w:rsidR="000F2DA7" w:rsidRPr="00D53BA4">
        <w:rPr>
          <w:rtl/>
        </w:rPr>
        <w:t xml:space="preserve"> </w:t>
      </w:r>
      <w:r w:rsidR="000F2DA7" w:rsidRPr="00D53BA4">
        <w:rPr>
          <w:rStyle w:val="affff8"/>
          <w:rFonts w:hint="eastAsia"/>
          <w:rtl/>
        </w:rPr>
        <w:t>שהאוכלן</w:t>
      </w:r>
      <w:r w:rsidR="000F2DA7" w:rsidRPr="00D53BA4">
        <w:rPr>
          <w:rStyle w:val="affff8"/>
          <w:rtl/>
        </w:rPr>
        <w:t xml:space="preserve"> בטומע</w:t>
      </w:r>
      <w:r w:rsidR="000F2DA7">
        <w:rPr>
          <w:rStyle w:val="affff8"/>
          <w:rFonts w:hint="cs"/>
          <w:rtl/>
        </w:rPr>
        <w:t>"</w:t>
      </w:r>
      <w:r w:rsidR="000F2DA7" w:rsidRPr="00D53BA4">
        <w:rPr>
          <w:rStyle w:val="affff8"/>
          <w:rFonts w:hint="eastAsia"/>
          <w:rtl/>
        </w:rPr>
        <w:t>צ</w:t>
      </w:r>
      <w:r w:rsidR="000F2DA7" w:rsidRPr="00D53BA4">
        <w:rPr>
          <w:rStyle w:val="affff8"/>
          <w:rtl/>
        </w:rPr>
        <w:t xml:space="preserve"> </w:t>
      </w:r>
      <w:r w:rsidR="000F2DA7">
        <w:rPr>
          <w:rStyle w:val="affff8"/>
          <w:rFonts w:hint="cs"/>
          <w:rtl/>
        </w:rPr>
        <w:t>אינו</w:t>
      </w:r>
      <w:r w:rsidR="000F2DA7" w:rsidRPr="00D53BA4">
        <w:rPr>
          <w:rStyle w:val="affff8"/>
          <w:rtl/>
        </w:rPr>
        <w:t xml:space="preserve"> לוקה </w:t>
      </w:r>
      <w:r w:rsidR="000F2DA7">
        <w:rPr>
          <w:rStyle w:val="affff8"/>
          <w:rFonts w:hint="cs"/>
          <w:rtl/>
        </w:rPr>
        <w:t>-</w:t>
      </w:r>
      <w:r w:rsidR="000F2DA7" w:rsidRPr="00D53BA4">
        <w:rPr>
          <w:rStyle w:val="affff8"/>
          <w:rtl/>
        </w:rPr>
        <w:t xml:space="preserve"> </w:t>
      </w:r>
      <w:r w:rsidR="000F2DA7" w:rsidRPr="00D53BA4">
        <w:rPr>
          <w:rStyle w:val="affff8"/>
          <w:rFonts w:hint="eastAsia"/>
          <w:rtl/>
        </w:rPr>
        <w:t>אבל</w:t>
      </w:r>
      <w:r w:rsidR="000F2DA7" w:rsidRPr="00D53BA4">
        <w:rPr>
          <w:rStyle w:val="affff8"/>
          <w:rtl/>
        </w:rPr>
        <w:t xml:space="preserve"> </w:t>
      </w:r>
      <w:r w:rsidR="000F2DA7" w:rsidRPr="00D53BA4">
        <w:rPr>
          <w:rStyle w:val="affff8"/>
          <w:rFonts w:hint="eastAsia"/>
          <w:rtl/>
        </w:rPr>
        <w:t>אסור</w:t>
      </w:r>
      <w:r w:rsidR="000F2DA7" w:rsidRPr="00A07384">
        <w:rPr>
          <w:rStyle w:val="affff8"/>
          <w:rFonts w:cs="PFT_Frank" w:hint="cs"/>
          <w:b/>
          <w:bCs/>
          <w:rtl/>
          <w:rPrChange w:id="40008" w:author="Claude" w:date="2026-10-06T13:34:36Z">
            <w:rPr>
              <w:rStyle w:val="affff8"/>
              <w:rFonts w:cs="PFT_Frank" w:hint="cs"/>
              <w:b/>
              <w:bCs/>
              <w:szCs w:val="10"/>
              <w:rtl/>
            </w:rPr>
          </w:rPrChange>
        </w:rPr>
        <w:t xml:space="preserve"> </w:t>
      </w:r>
      <w:r w:rsidR="000F2DA7">
        <w:rPr>
          <w:rStyle w:val="affff8"/>
          <w:rFonts w:hint="cs"/>
          <w:rtl/>
        </w:rPr>
        <w:t>-</w:t>
      </w:r>
      <w:bookmarkEnd w:id="850"/>
      <w:bookmarkEnd w:id="851"/>
    </w:p>
    <w:p w14:paraId="73A69BE1" w14:textId="27C987E3" w:rsidR="00B433C9" w:rsidRPr="00C35A2C" w:rsidRDefault="000F2DA7" w:rsidP="00D53BA4">
      <w:pPr>
        <w:ind w:left="791" w:firstLine="113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</w:t>
      </w:r>
      <w:r w:rsidR="00B433C9" w:rsidRPr="00B71F95">
        <w:rPr>
          <w:rStyle w:val="affff1"/>
          <w:rtl/>
        </w:rPr>
        <w:t>מ</w:t>
      </w:r>
      <w:r w:rsidR="00B433C9" w:rsidRPr="00B71F95">
        <w:rPr>
          <w:rStyle w:val="affff1"/>
          <w:rFonts w:hint="cs"/>
          <w:rtl/>
        </w:rPr>
        <w:t>'</w:t>
      </w:r>
      <w:r w:rsidR="00B433C9" w:rsidRPr="00B71F95">
        <w:rPr>
          <w:rStyle w:val="affff1"/>
          <w:rtl/>
        </w:rPr>
        <w:t>בשעריך תאכל</w:t>
      </w:r>
      <w:r w:rsidR="00B433C9" w:rsidRPr="00D53BA4">
        <w:rPr>
          <w:rStyle w:val="affff1"/>
          <w:b/>
          <w:bCs/>
          <w:rtl/>
        </w:rPr>
        <w:t>נו</w:t>
      </w:r>
      <w:r w:rsidR="00B433C9" w:rsidRPr="00B71F95">
        <w:rPr>
          <w:rStyle w:val="affff1"/>
          <w:rFonts w:hint="cs"/>
          <w:rtl/>
        </w:rPr>
        <w:t>'</w:t>
      </w:r>
      <w:r w:rsidR="00B433C9" w:rsidRPr="00B71F95">
        <w:rPr>
          <w:rStyle w:val="affff1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זה ולא אחר.</w:t>
      </w:r>
    </w:p>
    <w:p w14:paraId="59B70D9C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עד.</w:t>
      </w:r>
    </w:p>
    <w:p w14:paraId="2FB3E722" w14:textId="5345BA2E" w:rsidR="0070372C" w:rsidRDefault="0070372C" w:rsidP="00615A60">
      <w:pPr>
        <w:pStyle w:val="affff2"/>
        <w:rPr>
          <w:rtl/>
        </w:rPr>
      </w:pPr>
      <w:bookmarkStart w:id="852" w:name="_Toc119172993"/>
      <w:bookmarkStart w:id="853" w:name="_Toc119230088"/>
      <w:r>
        <w:rPr>
          <w:rFonts w:hint="cs"/>
          <w:rtl/>
        </w:rPr>
        <w:t>המשך ה</w:t>
      </w:r>
      <w:r w:rsidR="009454E1">
        <w:rPr>
          <w:rFonts w:hint="cs"/>
          <w:rtl/>
        </w:rPr>
        <w:t>שקו''ט</w:t>
      </w:r>
      <w:r>
        <w:rPr>
          <w:rFonts w:hint="cs"/>
          <w:rtl/>
        </w:rPr>
        <w:t>, אם ערל מותר באכילת מעשר</w:t>
      </w:r>
      <w:bookmarkEnd w:id="852"/>
      <w:bookmarkEnd w:id="853"/>
    </w:p>
    <w:p w14:paraId="50B9449D" w14:textId="679F4C1C" w:rsidR="0070372C" w:rsidRDefault="0070372C" w:rsidP="00B55EDF">
      <w:pPr>
        <w:rPr>
          <w:rtl/>
        </w:rPr>
      </w:pPr>
      <w:r w:rsidRPr="00D53BA4">
        <w:rPr>
          <w:rStyle w:val="affff5"/>
          <w:rFonts w:hint="eastAsia"/>
          <w:rtl/>
        </w:rPr>
        <w:t>ב</w:t>
      </w:r>
      <w:r w:rsidRPr="00D53BA4">
        <w:rPr>
          <w:rStyle w:val="affff5"/>
          <w:rtl/>
        </w:rPr>
        <w:t xml:space="preserve">. </w:t>
      </w:r>
      <w:r>
        <w:rPr>
          <w:rStyle w:val="affff5"/>
          <w:rFonts w:hint="cs"/>
          <w:rtl/>
        </w:rPr>
        <w:t>ומוכיח שאסור</w:t>
      </w:r>
      <w:r w:rsidR="00B433C9" w:rsidRPr="003A469A">
        <w:rPr>
          <w:rStyle w:val="affff5"/>
          <w:rtl/>
        </w:rPr>
        <w:t xml:space="preserve">: </w:t>
      </w:r>
      <w:r w:rsidR="00B433C9" w:rsidRPr="00C35A2C">
        <w:rPr>
          <w:rtl/>
        </w:rPr>
        <w:t>נשתיירו בו ציצין המעכבין</w:t>
      </w:r>
      <w:r w:rsidR="003B520E">
        <w:rPr>
          <w:rFonts w:hint="cs"/>
          <w:rtl/>
        </w:rPr>
        <w:t xml:space="preserve"> -</w:t>
      </w:r>
      <w:r w:rsidR="00B433C9" w:rsidRPr="00C35A2C">
        <w:rPr>
          <w:rtl/>
        </w:rPr>
        <w:t xml:space="preserve"> </w:t>
      </w:r>
    </w:p>
    <w:p w14:paraId="1FF2BD5E" w14:textId="28347337" w:rsidR="00B433C9" w:rsidRPr="00C35A2C" w:rsidRDefault="003B520E" w:rsidP="00D53BA4">
      <w:pPr>
        <w:ind w:left="791"/>
        <w:rPr>
          <w:rtl/>
        </w:rPr>
      </w:pPr>
      <w:r>
        <w:rPr>
          <w:rFonts w:hint="cs"/>
          <w:rtl/>
        </w:rPr>
        <w:t xml:space="preserve">  </w:t>
      </w:r>
      <w:r w:rsidR="00D2586E">
        <w:rPr>
          <w:rtl/>
        </w:rPr>
        <w:t>א</w:t>
      </w:r>
      <w:r w:rsidR="0070372C">
        <w:rPr>
          <w:rFonts w:hint="cs"/>
          <w:rtl/>
        </w:rPr>
        <w:t>סור</w:t>
      </w:r>
      <w:r w:rsidR="00D2586E">
        <w:rPr>
          <w:rtl/>
        </w:rPr>
        <w:t xml:space="preserve"> </w:t>
      </w:r>
      <w:r w:rsidR="00B433C9" w:rsidRPr="00C35A2C">
        <w:rPr>
          <w:rtl/>
        </w:rPr>
        <w:t xml:space="preserve">בתרומה, בפסח, בקדשים, </w:t>
      </w:r>
      <w:r w:rsidR="00B433C9" w:rsidRPr="00D1637C">
        <w:rPr>
          <w:rFonts w:cs="PFT_Frank"/>
          <w:b/>
          <w:bCs/>
          <w:szCs w:val="14"/>
          <w:rtl/>
        </w:rPr>
        <w:t>ובמעשר</w:t>
      </w:r>
      <w:r w:rsidR="0070372C">
        <w:rPr>
          <w:rFonts w:hint="cs"/>
          <w:rtl/>
        </w:rPr>
        <w:t>,</w:t>
      </w:r>
    </w:p>
    <w:p w14:paraId="6941A0CA" w14:textId="4F8B8D9E" w:rsidR="00B433C9" w:rsidRDefault="0070372C" w:rsidP="00D53BA4">
      <w:pPr>
        <w:rPr>
          <w:rFonts w:ascii="FontbitDavid" w:hAnsi="FontbitDavid"/>
          <w:sz w:val="32"/>
          <w:rtl/>
        </w:rPr>
      </w:pPr>
      <w:r w:rsidRPr="00D53BA4">
        <w:rPr>
          <w:rStyle w:val="affff5"/>
          <w:rFonts w:hint="eastAsia"/>
          <w:rtl/>
        </w:rPr>
        <w:t>ודחה</w:t>
      </w:r>
      <w:r w:rsidRPr="00D53BA4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 w:hint="cs"/>
          <w:sz w:val="32"/>
          <w:rtl/>
        </w:rPr>
        <w:t xml:space="preserve">מעשר ראשון </w:t>
      </w:r>
      <w:r w:rsidR="00B433C9" w:rsidRPr="00D2586E">
        <w:rPr>
          <w:rStyle w:val="affff5"/>
          <w:rFonts w:hint="cs"/>
          <w:rtl/>
        </w:rPr>
        <w:t>ו</w:t>
      </w:r>
      <w:r w:rsidR="00D2586E">
        <w:rPr>
          <w:rStyle w:val="affff5"/>
          <w:rFonts w:hint="cs"/>
          <w:rtl/>
        </w:rPr>
        <w:t>כ</w:t>
      </w:r>
      <w:r w:rsidR="00B433C9" w:rsidRPr="00D2586E">
        <w:rPr>
          <w:rStyle w:val="affff5"/>
          <w:rFonts w:hint="cs"/>
          <w:rtl/>
        </w:rPr>
        <w:t>ר</w:t>
      </w:r>
      <w:r w:rsidR="00B433C9" w:rsidRPr="00D2586E">
        <w:rPr>
          <w:rStyle w:val="affff5"/>
          <w:rtl/>
        </w:rPr>
        <w:t>"</w:t>
      </w:r>
      <w:r w:rsidR="00B433C9" w:rsidRPr="00D2586E">
        <w:rPr>
          <w:rStyle w:val="affff5"/>
          <w:rFonts w:hint="cs"/>
          <w:rtl/>
        </w:rPr>
        <w:t xml:space="preserve">מ </w:t>
      </w: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 w:hint="cs"/>
          <w:sz w:val="32"/>
          <w:rtl/>
        </w:rPr>
        <w:t>אסור לזרים</w:t>
      </w:r>
      <w:r>
        <w:rPr>
          <w:rFonts w:ascii="FontbitDavid" w:hAnsi="FontbitDavid" w:hint="cs"/>
          <w:sz w:val="32"/>
          <w:rtl/>
        </w:rPr>
        <w:t xml:space="preserve"> </w:t>
      </w:r>
      <w:r w:rsidRPr="00D53BA4">
        <w:rPr>
          <w:rStyle w:val="affff8"/>
          <w:rtl/>
        </w:rPr>
        <w:t>[ו</w:t>
      </w:r>
      <w:r w:rsidR="003B520E">
        <w:rPr>
          <w:rStyle w:val="affff8"/>
          <w:rFonts w:hint="cs"/>
          <w:rtl/>
        </w:rPr>
        <w:t xml:space="preserve">ה"ה </w:t>
      </w:r>
      <w:r w:rsidRPr="00D53BA4">
        <w:rPr>
          <w:rStyle w:val="affff8"/>
          <w:rFonts w:hint="eastAsia"/>
          <w:rtl/>
        </w:rPr>
        <w:t>לערל</w:t>
      </w:r>
      <w:r w:rsidRPr="00D53BA4">
        <w:rPr>
          <w:rStyle w:val="affff8"/>
          <w:rtl/>
        </w:rPr>
        <w:t>].</w:t>
      </w:r>
    </w:p>
    <w:p w14:paraId="3D893D21" w14:textId="5D9FDA1D" w:rsidR="00D2586E" w:rsidRDefault="0070372C" w:rsidP="00B55EDF">
      <w:pPr>
        <w:rPr>
          <w:rtl/>
        </w:rPr>
      </w:pPr>
      <w:r>
        <w:rPr>
          <w:rStyle w:val="affff5"/>
          <w:rFonts w:hint="cs"/>
          <w:rtl/>
        </w:rPr>
        <w:t>ג. ומוכיח שאסור</w:t>
      </w:r>
      <w:r w:rsidR="00B433C9" w:rsidRPr="003A469A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ערל אסור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במעשר דגן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>מעשר בהמה,</w:t>
      </w:r>
    </w:p>
    <w:p w14:paraId="5B0B3C55" w14:textId="337986E2" w:rsidR="00B433C9" w:rsidRPr="00C35A2C" w:rsidRDefault="00D2586E" w:rsidP="00D53BA4">
      <w:pPr>
        <w:rPr>
          <w:rFonts w:ascii="FontbitDavid" w:hAnsi="FontbitDavid"/>
          <w:sz w:val="32"/>
          <w:rtl/>
        </w:rPr>
      </w:pPr>
      <w:r w:rsidRPr="00D2586E">
        <w:rPr>
          <w:rStyle w:val="affff5"/>
          <w:rFonts w:hint="cs"/>
          <w:rtl/>
        </w:rPr>
        <w:t>ודח</w:t>
      </w:r>
      <w:r w:rsidR="0070372C">
        <w:rPr>
          <w:rStyle w:val="affff5"/>
          <w:rFonts w:hint="cs"/>
          <w:rtl/>
        </w:rPr>
        <w:t>ה</w:t>
      </w:r>
      <w:r>
        <w:rPr>
          <w:rStyle w:val="affff5"/>
          <w:rFonts w:hint="cs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ב</w:t>
      </w:r>
      <w:r w:rsidR="00B433C9" w:rsidRPr="00C35A2C">
        <w:rPr>
          <w:rFonts w:ascii="FontbitDavid" w:hAnsi="FontbitDavid"/>
          <w:sz w:val="32"/>
          <w:rtl/>
        </w:rPr>
        <w:t>מעשר ראשון</w:t>
      </w:r>
      <w:r w:rsidR="0070372C"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70372C">
        <w:rPr>
          <w:rFonts w:ascii="FontbitDavid" w:hAnsi="FontbitDavid" w:hint="cs"/>
          <w:sz w:val="32"/>
          <w:rtl/>
        </w:rPr>
        <w:t>וכנ"ל.</w:t>
      </w:r>
    </w:p>
    <w:p w14:paraId="59165DFF" w14:textId="2CF37A65" w:rsidR="00B433C9" w:rsidRPr="00C35A2C" w:rsidRDefault="0070372C" w:rsidP="00B55EDF">
      <w:pPr>
        <w:rPr>
          <w:rtl/>
        </w:rPr>
      </w:pPr>
      <w:r w:rsidRPr="00D53BA4">
        <w:rPr>
          <w:rStyle w:val="affff5"/>
          <w:rFonts w:hint="eastAsia"/>
          <w:rtl/>
        </w:rPr>
        <w:t>ד</w:t>
      </w:r>
      <w:r w:rsidRPr="00D53BA4">
        <w:rPr>
          <w:rStyle w:val="affff5"/>
          <w:rtl/>
        </w:rPr>
        <w:t xml:space="preserve">. </w:t>
      </w:r>
      <w:r>
        <w:rPr>
          <w:rStyle w:val="affff5"/>
          <w:rFonts w:hint="cs"/>
          <w:rtl/>
        </w:rPr>
        <w:t>ומוכיח שאסור</w:t>
      </w:r>
      <w:r w:rsidR="00B433C9" w:rsidRPr="003A469A">
        <w:rPr>
          <w:rStyle w:val="affff5"/>
          <w:rtl/>
        </w:rPr>
        <w:t xml:space="preserve">: </w:t>
      </w:r>
      <w:r w:rsidR="00B433C9" w:rsidRPr="00D1637C">
        <w:rPr>
          <w:rFonts w:cs="PFT_Frank"/>
          <w:b/>
          <w:bCs/>
          <w:szCs w:val="14"/>
          <w:rtl/>
        </w:rPr>
        <w:t xml:space="preserve">אונן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>אסור במעשר, ומותר בתרומה ופרה;</w:t>
      </w:r>
    </w:p>
    <w:p w14:paraId="4A20E6AA" w14:textId="13AB2CF7" w:rsidR="00B433C9" w:rsidRPr="00C35A2C" w:rsidRDefault="0070372C" w:rsidP="00D53BA4">
      <w:pPr>
        <w:ind w:left="452" w:firstLine="113"/>
        <w:rPr>
          <w:rFonts w:ascii="FontbitDavid" w:hAnsi="FontbitDavid"/>
          <w:sz w:val="32"/>
          <w:rtl/>
        </w:rPr>
      </w:pPr>
      <w:r w:rsidRPr="00D1637C">
        <w:rPr>
          <w:rFonts w:cs="PFT_Frank" w:hint="cs"/>
          <w:b/>
          <w:bCs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טבול יום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>אסור בתרומה, ומותר בפרה ומעשר;</w:t>
      </w:r>
    </w:p>
    <w:p w14:paraId="6B3DD83A" w14:textId="28E8C305" w:rsidR="00B433C9" w:rsidRPr="00C35A2C" w:rsidRDefault="0070372C" w:rsidP="00D53BA4">
      <w:pPr>
        <w:ind w:left="113" w:firstLine="113"/>
        <w:rPr>
          <w:rFonts w:ascii="FontbitDavid" w:hAnsi="FontbitDavid"/>
          <w:sz w:val="32"/>
          <w:rtl/>
        </w:rPr>
      </w:pPr>
      <w:r w:rsidRPr="00D1637C">
        <w:rPr>
          <w:rFonts w:cs="PFT_Frank" w:hint="cs"/>
          <w:b/>
          <w:bCs/>
          <w:szCs w:val="14"/>
          <w:rtl/>
        </w:rPr>
        <w:t xml:space="preserve">  </w:t>
      </w:r>
      <w:r w:rsidR="00B433C9" w:rsidRPr="00D1637C">
        <w:rPr>
          <w:rFonts w:cs="PFT_Frank"/>
          <w:b/>
          <w:bCs/>
          <w:szCs w:val="14"/>
          <w:rtl/>
        </w:rPr>
        <w:t xml:space="preserve">מחוסר כפורים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>אסור בפרה, ומותר בתרומה ומעשר;</w:t>
      </w:r>
    </w:p>
    <w:p w14:paraId="3E9D2C6C" w14:textId="574F3E6B" w:rsidR="00B433C9" w:rsidRPr="00C35A2C" w:rsidRDefault="0070372C" w:rsidP="00D53BA4">
      <w:pPr>
        <w:ind w:left="113" w:firstLine="113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    </w:t>
      </w:r>
      <w:r w:rsidR="00B433C9" w:rsidRPr="003A469A">
        <w:rPr>
          <w:rStyle w:val="affff5"/>
          <w:rtl/>
        </w:rPr>
        <w:t>ו</w:t>
      </w:r>
      <w:r>
        <w:rPr>
          <w:rStyle w:val="affff5"/>
          <w:rFonts w:hint="cs"/>
          <w:rtl/>
        </w:rPr>
        <w:t>לא שנה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B433C9" w:rsidRPr="00D1637C">
        <w:rPr>
          <w:rFonts w:cs="PFT_Frank"/>
          <w:b/>
          <w:bCs/>
          <w:szCs w:val="14"/>
          <w:rtl/>
        </w:rPr>
        <w:t>ערל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>אסור בתרומה, ומותר בפרה ובמעשר</w:t>
      </w:r>
      <w:r>
        <w:rPr>
          <w:rFonts w:ascii="FontbitDavid" w:hAnsi="FontbitDavid" w:hint="cs"/>
          <w:sz w:val="32"/>
          <w:rtl/>
        </w:rPr>
        <w:t>'.</w:t>
      </w:r>
    </w:p>
    <w:p w14:paraId="2EBDEEBF" w14:textId="2BAC0877" w:rsidR="00B433C9" w:rsidRDefault="0052541D" w:rsidP="00D53BA4">
      <w:pPr>
        <w:pStyle w:val="afffc"/>
        <w:ind w:left="0" w:firstLine="0"/>
        <w:rPr>
          <w:rtl/>
        </w:rPr>
      </w:pPr>
      <w:r>
        <w:rPr>
          <w:rStyle w:val="affff5"/>
          <w:rFonts w:hint="cs"/>
          <w:rtl/>
        </w:rPr>
        <w:t>ודח</w:t>
      </w:r>
      <w:r w:rsidR="0070372C">
        <w:rPr>
          <w:rStyle w:val="affff5"/>
          <w:rFonts w:hint="cs"/>
          <w:rtl/>
        </w:rPr>
        <w:t>ה</w:t>
      </w:r>
      <w:r>
        <w:rPr>
          <w:rStyle w:val="affff5"/>
          <w:rFonts w:hint="cs"/>
          <w:rtl/>
        </w:rPr>
        <w:t>: ד</w:t>
      </w:r>
      <w:r w:rsidR="0070372C">
        <w:rPr>
          <w:rStyle w:val="affff5"/>
          <w:rFonts w:hint="cs"/>
          <w:rtl/>
        </w:rPr>
        <w:t>סבר</w:t>
      </w:r>
      <w:r w:rsidR="00B433C9" w:rsidRPr="003A469A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כר''ע</w:t>
      </w:r>
      <w:r w:rsidR="00B433C9" w:rsidRPr="00C35A2C">
        <w:rPr>
          <w:rtl/>
        </w:rPr>
        <w:t xml:space="preserve"> </w:t>
      </w:r>
      <w:r w:rsidR="0070372C">
        <w:rPr>
          <w:rFonts w:hint="cs"/>
          <w:rtl/>
        </w:rPr>
        <w:t>שמ</w:t>
      </w:r>
      <w:r>
        <w:rPr>
          <w:rFonts w:hint="cs"/>
          <w:rtl/>
        </w:rPr>
        <w:t>רב</w:t>
      </w:r>
      <w:r w:rsidR="0070372C">
        <w:rPr>
          <w:rFonts w:hint="cs"/>
          <w:rtl/>
        </w:rPr>
        <w:t>ה</w:t>
      </w:r>
      <w:r>
        <w:rPr>
          <w:rFonts w:hint="cs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ערל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כטמא</w:t>
      </w:r>
      <w:r w:rsidR="0070372C" w:rsidRPr="00D53BA4">
        <w:rPr>
          <w:rStyle w:val="affff8"/>
          <w:rtl/>
        </w:rPr>
        <w:t xml:space="preserve"> [ו</w:t>
      </w:r>
      <w:r w:rsidR="0070372C">
        <w:rPr>
          <w:rStyle w:val="affff8"/>
          <w:rFonts w:hint="cs"/>
          <w:rtl/>
        </w:rPr>
        <w:t xml:space="preserve">לא שנה - </w:t>
      </w:r>
      <w:r w:rsidR="0070372C" w:rsidRPr="00A07384">
        <w:rPr>
          <w:rStyle w:val="affff8"/>
          <w:rFonts w:cs="PFT_Frank" w:hint="eastAsia"/>
          <w:b/>
          <w:bCs/>
          <w:szCs w:val="10"/>
          <w:rtl/>
        </w:rPr>
        <w:t>דאסור</w:t>
      </w:r>
      <w:r w:rsidR="0070372C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70372C" w:rsidRPr="00A07384">
        <w:rPr>
          <w:rStyle w:val="affff8"/>
          <w:rFonts w:cs="PFT_Frank" w:hint="eastAsia"/>
          <w:b/>
          <w:bCs/>
          <w:szCs w:val="10"/>
          <w:rtl/>
        </w:rPr>
        <w:t>בפרה</w:t>
      </w:r>
      <w:r w:rsidR="0070372C" w:rsidRPr="00D53BA4">
        <w:rPr>
          <w:rStyle w:val="affff8"/>
          <w:rtl/>
        </w:rPr>
        <w:t xml:space="preserve">, </w:t>
      </w:r>
      <w:r w:rsidR="0070372C" w:rsidRPr="00D53BA4">
        <w:rPr>
          <w:rStyle w:val="affff8"/>
          <w:rFonts w:hint="eastAsia"/>
          <w:rtl/>
        </w:rPr>
        <w:t>כ</w:t>
      </w:r>
      <w:r w:rsidR="0070372C">
        <w:rPr>
          <w:rStyle w:val="affff8"/>
          <w:rFonts w:hint="cs"/>
          <w:rtl/>
        </w:rPr>
        <w:t>נ"ל</w:t>
      </w:r>
      <w:r w:rsidR="0070372C" w:rsidRPr="00D53BA4">
        <w:rPr>
          <w:rStyle w:val="affff8"/>
          <w:rtl/>
        </w:rPr>
        <w:t>].</w:t>
      </w:r>
      <w:r>
        <w:rPr>
          <w:rFonts w:hint="cs"/>
          <w:rtl/>
        </w:rPr>
        <w:t xml:space="preserve"> </w:t>
      </w:r>
    </w:p>
    <w:p w14:paraId="612F62E2" w14:textId="26634A40" w:rsidR="0070372C" w:rsidRDefault="00B433C9" w:rsidP="0070372C">
      <w:pPr>
        <w:pStyle w:val="affff7"/>
        <w:rPr>
          <w:rStyle w:val="affff8"/>
          <w:rtl/>
        </w:rPr>
      </w:pPr>
      <w:r w:rsidRPr="003A469A">
        <w:rPr>
          <w:rStyle w:val="affff5"/>
          <w:rFonts w:hint="cs"/>
          <w:rtl/>
        </w:rPr>
        <w:t xml:space="preserve">ותנא </w:t>
      </w:r>
      <w:r w:rsidR="0070372C">
        <w:rPr>
          <w:rStyle w:val="affff5"/>
          <w:rFonts w:hint="cs"/>
          <w:rtl/>
        </w:rPr>
        <w:t>זה [שמחו"כ אסור בפרה]:</w:t>
      </w:r>
      <w:r w:rsidRPr="003A469A">
        <w:rPr>
          <w:rStyle w:val="affff5"/>
          <w:rFonts w:hint="cs"/>
          <w:rtl/>
        </w:rPr>
        <w:t xml:space="preserve"> </w:t>
      </w:r>
      <w:r w:rsidRPr="003A469A">
        <w:rPr>
          <w:rStyle w:val="affff5"/>
          <w:rtl/>
        </w:rPr>
        <w:t>ריו</w:t>
      </w:r>
      <w:r w:rsidR="0070372C">
        <w:rPr>
          <w:rStyle w:val="affff5"/>
          <w:rFonts w:hint="cs"/>
          <w:rtl/>
        </w:rPr>
        <w:t>"</w:t>
      </w:r>
      <w:r w:rsidRPr="003A469A">
        <w:rPr>
          <w:rStyle w:val="affff5"/>
          <w:rtl/>
        </w:rPr>
        <w:t>ס הבבלי היא</w:t>
      </w:r>
      <w:r w:rsidR="0070372C">
        <w:rPr>
          <w:rStyle w:val="affff5"/>
          <w:rFonts w:hint="cs"/>
          <w:rtl/>
        </w:rPr>
        <w:t xml:space="preserve">, </w:t>
      </w:r>
      <w:r w:rsidR="0070372C">
        <w:rPr>
          <w:rFonts w:hint="cs"/>
          <w:b/>
          <w:rtl/>
        </w:rPr>
        <w:t>ד'</w:t>
      </w:r>
      <w:r w:rsidRPr="0039104D">
        <w:rPr>
          <w:b/>
          <w:rtl/>
        </w:rPr>
        <w:t>שרפת</w:t>
      </w:r>
      <w:r w:rsidR="0070372C">
        <w:rPr>
          <w:rFonts w:hint="cs"/>
          <w:b/>
          <w:rtl/>
        </w:rPr>
        <w:t xml:space="preserve"> </w:t>
      </w:r>
      <w:r w:rsidR="0070372C" w:rsidRPr="00D53BA4">
        <w:rPr>
          <w:rStyle w:val="affff8"/>
          <w:rFonts w:hint="eastAsia"/>
          <w:rtl/>
        </w:rPr>
        <w:t>פרה</w:t>
      </w:r>
      <w:r w:rsidR="0070372C" w:rsidRPr="00D53BA4">
        <w:rPr>
          <w:rStyle w:val="affff8"/>
          <w:rtl/>
        </w:rPr>
        <w:t xml:space="preserve"> </w:t>
      </w:r>
      <w:r w:rsidR="0070372C" w:rsidRPr="00D53BA4">
        <w:rPr>
          <w:rStyle w:val="affff8"/>
          <w:rFonts w:hint="eastAsia"/>
          <w:rtl/>
        </w:rPr>
        <w:t>ע</w:t>
      </w:r>
      <w:r w:rsidR="0070372C" w:rsidRPr="00D53BA4">
        <w:rPr>
          <w:rStyle w:val="affff8"/>
          <w:rtl/>
        </w:rPr>
        <w:t>"י</w:t>
      </w:r>
    </w:p>
    <w:p w14:paraId="1CFB4C60" w14:textId="5F68CF77" w:rsidR="00B433C9" w:rsidRPr="00C35A2C" w:rsidRDefault="00B433C9" w:rsidP="00D53BA4">
      <w:pPr>
        <w:pStyle w:val="affff7"/>
        <w:rPr>
          <w:sz w:val="32"/>
          <w:rtl/>
        </w:rPr>
      </w:pPr>
      <w:r w:rsidRPr="0039104D">
        <w:rPr>
          <w:b/>
          <w:rtl/>
        </w:rPr>
        <w:t>אונן</w:t>
      </w:r>
      <w:r w:rsidR="0070372C">
        <w:rPr>
          <w:rFonts w:hint="cs"/>
          <w:rtl/>
        </w:rPr>
        <w:t xml:space="preserve"> </w:t>
      </w:r>
      <w:r w:rsidRPr="00D53BA4">
        <w:rPr>
          <w:rtl/>
        </w:rPr>
        <w:t xml:space="preserve">ומחוסר כפורים </w:t>
      </w:r>
      <w:r w:rsidRPr="0070372C">
        <w:rPr>
          <w:sz w:val="32"/>
          <w:rtl/>
        </w:rPr>
        <w:t>- כשרה,</w:t>
      </w:r>
      <w:r w:rsidR="0052541D">
        <w:rPr>
          <w:rFonts w:hint="cs"/>
          <w:sz w:val="32"/>
          <w:rtl/>
        </w:rPr>
        <w:t xml:space="preserve">  </w:t>
      </w:r>
      <w:r w:rsidR="0052541D" w:rsidRPr="0052541D">
        <w:rPr>
          <w:rStyle w:val="affff5"/>
          <w:rFonts w:hint="cs"/>
          <w:rtl/>
        </w:rPr>
        <w:t>רי</w:t>
      </w:r>
      <w:r w:rsidR="0070372C">
        <w:rPr>
          <w:rStyle w:val="affff5"/>
          <w:rFonts w:hint="cs"/>
          <w:rtl/>
        </w:rPr>
        <w:t xml:space="preserve">ו"ס </w:t>
      </w:r>
      <w:r w:rsidR="0052541D" w:rsidRPr="0052541D">
        <w:rPr>
          <w:rStyle w:val="affff5"/>
          <w:rFonts w:hint="cs"/>
          <w:rtl/>
        </w:rPr>
        <w:t>הב</w:t>
      </w:r>
      <w:r w:rsidR="0070372C">
        <w:rPr>
          <w:rStyle w:val="affff5"/>
          <w:rFonts w:hint="cs"/>
          <w:rtl/>
        </w:rPr>
        <w:t>בלי</w:t>
      </w:r>
      <w:r w:rsidR="0052541D" w:rsidRPr="0052541D">
        <w:rPr>
          <w:rStyle w:val="affff5"/>
          <w:rFonts w:hint="cs"/>
          <w:rtl/>
        </w:rPr>
        <w:t>:</w:t>
      </w:r>
      <w:r w:rsidRPr="00C35A2C">
        <w:rPr>
          <w:sz w:val="32"/>
          <w:rtl/>
        </w:rPr>
        <w:t xml:space="preserve"> </w:t>
      </w:r>
      <w:r w:rsidRPr="00A07384">
        <w:rPr>
          <w:rFonts w:cs="PFT_Frank"/>
          <w:b/>
          <w:bCs/>
          <w:szCs w:val="10"/>
          <w:rtl/>
        </w:rPr>
        <w:t>מחוסר כפורים</w:t>
      </w:r>
      <w:r w:rsidRPr="00A07384">
        <w:rPr>
          <w:rFonts w:cs="PFT_Frank"/>
          <w:b/>
          <w:bCs/>
          <w:sz w:val="32"/>
          <w:szCs w:val="10"/>
          <w:rtl/>
        </w:rPr>
        <w:t xml:space="preserve"> - פסולה</w:t>
      </w:r>
      <w:r w:rsidRPr="00C35A2C">
        <w:rPr>
          <w:sz w:val="32"/>
          <w:rtl/>
        </w:rPr>
        <w:t>.</w:t>
      </w:r>
    </w:p>
    <w:p w14:paraId="71F8E028" w14:textId="671E1B07" w:rsidR="0070372C" w:rsidRPr="00D53BA4" w:rsidRDefault="0070372C" w:rsidP="00615A60">
      <w:pPr>
        <w:pStyle w:val="affff2"/>
        <w:rPr>
          <w:rtl/>
        </w:rPr>
      </w:pPr>
      <w:bookmarkStart w:id="854" w:name="_Toc119172994"/>
      <w:bookmarkStart w:id="855" w:name="_Toc119230089"/>
      <w:r w:rsidRPr="00D53BA4">
        <w:rPr>
          <w:rFonts w:hint="eastAsia"/>
          <w:rtl/>
        </w:rPr>
        <w:lastRenderedPageBreak/>
        <w:t>המסקנא</w:t>
      </w:r>
      <w:r>
        <w:rPr>
          <w:rFonts w:hint="cs"/>
          <w:rtl/>
        </w:rPr>
        <w:t xml:space="preserve"> ל'ערל במעשר'</w:t>
      </w:r>
      <w:r w:rsidRPr="00D53BA4">
        <w:rPr>
          <w:rtl/>
        </w:rPr>
        <w:t xml:space="preserve"> והמקור לכך, ודרשות 'ג' ממנו'</w:t>
      </w:r>
      <w:bookmarkEnd w:id="854"/>
      <w:bookmarkEnd w:id="855"/>
    </w:p>
    <w:p w14:paraId="420E3326" w14:textId="418E38B5" w:rsidR="00A26B1D" w:rsidRDefault="0052541D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ואף </w:t>
      </w:r>
      <w:r w:rsidR="00B433C9" w:rsidRPr="003A469A">
        <w:rPr>
          <w:rStyle w:val="affff5"/>
          <w:rtl/>
        </w:rPr>
        <w:t>ר' יצחק</w:t>
      </w:r>
      <w:r w:rsidR="0070372C">
        <w:rPr>
          <w:rStyle w:val="affff5"/>
          <w:rFonts w:hint="cs"/>
          <w:rtl/>
        </w:rPr>
        <w:t xml:space="preserve"> ס"ל [כר"ש (עג.)]</w:t>
      </w:r>
      <w:r w:rsidR="00B433C9" w:rsidRPr="003A469A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ערל אסור במעשר</w:t>
      </w:r>
      <w:r w:rsidR="003B520E">
        <w:rPr>
          <w:rFonts w:ascii="FontbitDavid" w:hAnsi="FontbitDavid" w:hint="cs"/>
          <w:sz w:val="32"/>
          <w:rtl/>
        </w:rPr>
        <w:t xml:space="preserve"> -</w:t>
      </w:r>
    </w:p>
    <w:p w14:paraId="6FADD08B" w14:textId="1ECA0956" w:rsidR="00B433C9" w:rsidRDefault="00A26B1D" w:rsidP="00B55EDF">
      <w:pPr>
        <w:rPr>
          <w:rFonts w:ascii="FontbitDavid" w:hAnsi="FontbitDavid"/>
          <w:sz w:val="32"/>
          <w:rtl/>
        </w:rPr>
      </w:pPr>
      <w:r w:rsidRPr="00D53BA4">
        <w:rPr>
          <w:rStyle w:val="affff8"/>
          <w:rFonts w:hint="eastAsia"/>
          <w:rtl/>
        </w:rPr>
        <w:t>גז</w:t>
      </w:r>
      <w:r w:rsidRPr="00D53BA4">
        <w:rPr>
          <w:rStyle w:val="affff8"/>
          <w:rtl/>
        </w:rPr>
        <w:t>"ש</w:t>
      </w:r>
      <w:r>
        <w:rPr>
          <w:rFonts w:ascii="FontbitDavid" w:hAnsi="FontbitDavid" w:hint="cs"/>
          <w:sz w:val="32"/>
          <w:rtl/>
        </w:rPr>
        <w:t xml:space="preserve"> </w:t>
      </w:r>
      <w:r w:rsidR="0052541D">
        <w:rPr>
          <w:rStyle w:val="affff1"/>
          <w:rFonts w:hint="cs"/>
          <w:rtl/>
        </w:rPr>
        <w:t>'</w:t>
      </w:r>
      <w:r w:rsidR="00B433C9" w:rsidRPr="00BD3E4B">
        <w:rPr>
          <w:rStyle w:val="affff1"/>
          <w:rtl/>
        </w:rPr>
        <w:t>ממנו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52541D" w:rsidRPr="0052541D">
        <w:rPr>
          <w:rStyle w:val="affff1"/>
          <w:rFonts w:hint="cs"/>
          <w:rtl/>
        </w:rPr>
        <w:t>ממנו</w:t>
      </w:r>
      <w:r>
        <w:rPr>
          <w:rStyle w:val="affff1"/>
          <w:rFonts w:hint="cs"/>
          <w:rtl/>
        </w:rPr>
        <w:t>'</w:t>
      </w:r>
      <w:r w:rsidR="0052541D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מעשר מפסח,</w:t>
      </w:r>
      <w:r w:rsidR="0052541D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ד</w:t>
      </w:r>
      <w:r w:rsidR="0052541D">
        <w:rPr>
          <w:rFonts w:ascii="FontbitDavid" w:hAnsi="FontbitDavid" w:hint="cs"/>
          <w:sz w:val="32"/>
          <w:rtl/>
        </w:rPr>
        <w:t>ערל אסור</w:t>
      </w:r>
      <w:r>
        <w:rPr>
          <w:rFonts w:ascii="FontbitDavid" w:hAnsi="FontbitDavid" w:hint="cs"/>
          <w:sz w:val="32"/>
          <w:rtl/>
        </w:rPr>
        <w:t xml:space="preserve">, </w:t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 w:hint="cs"/>
          <w:sz w:val="32"/>
          <w:rtl/>
        </w:rPr>
        <w:t>ו'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מופנה</w:t>
      </w:r>
      <w:r>
        <w:rPr>
          <w:rFonts w:ascii="FontbitDavid" w:hAnsi="FontbitDavid" w:hint="cs"/>
          <w:sz w:val="32"/>
          <w:rtl/>
        </w:rPr>
        <w:t>' כדלקמן.</w:t>
      </w:r>
    </w:p>
    <w:p w14:paraId="75A173A3" w14:textId="2B57CD0F" w:rsidR="00B433C9" w:rsidRPr="00C35A2C" w:rsidRDefault="00A26B1D" w:rsidP="00D53BA4">
      <w:pPr>
        <w:rPr>
          <w:rFonts w:ascii="FontbitDavid" w:hAnsi="FontbitDavid"/>
          <w:sz w:val="32"/>
          <w:rtl/>
        </w:rPr>
      </w:pPr>
      <w:r w:rsidRPr="00D53BA4">
        <w:rPr>
          <w:rStyle w:val="affff5"/>
          <w:rFonts w:hint="eastAsia"/>
          <w:rtl/>
        </w:rPr>
        <w:t>רי</w:t>
      </w:r>
      <w:r w:rsidRPr="00D53BA4">
        <w:rPr>
          <w:rStyle w:val="affff5"/>
          <w:rtl/>
        </w:rPr>
        <w:t>"צ</w:t>
      </w:r>
      <w:r w:rsidR="0052541D" w:rsidRPr="00D53BA4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52541D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</w:t>
      </w:r>
      <w:r w:rsidR="0052541D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' </w:t>
      </w:r>
      <w:r w:rsidR="00B433C9" w:rsidRPr="00D53BA4">
        <w:rPr>
          <w:rStyle w:val="affff1"/>
          <w:b/>
          <w:bCs/>
          <w:rtl/>
        </w:rPr>
        <w:t>ממנו</w:t>
      </w:r>
      <w:r w:rsidR="00B433C9" w:rsidRPr="0052541D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בפסח: </w:t>
      </w:r>
      <w:r w:rsidRPr="00D53BA4">
        <w:rPr>
          <w:rStyle w:val="affff5"/>
          <w:rFonts w:hint="eastAsia"/>
          <w:rtl/>
        </w:rPr>
        <w:t>א</w:t>
      </w:r>
      <w:r w:rsidRPr="00D53BA4">
        <w:rPr>
          <w:rStyle w:val="affff5"/>
          <w:rtl/>
        </w:rPr>
        <w:t xml:space="preserve">. </w:t>
      </w:r>
      <w:r w:rsidR="00B433C9" w:rsidRPr="00C35A2C">
        <w:rPr>
          <w:rFonts w:ascii="FontbitDavid" w:hAnsi="FontbitDavid"/>
          <w:sz w:val="32"/>
          <w:rtl/>
        </w:rPr>
        <w:t xml:space="preserve">לגופיה, </w:t>
      </w:r>
      <w:r w:rsidRPr="00D53BA4">
        <w:rPr>
          <w:rStyle w:val="affff5"/>
          <w:rFonts w:hint="eastAsia"/>
          <w:rtl/>
        </w:rPr>
        <w:t>ב</w:t>
      </w:r>
      <w:r w:rsidRPr="00D53BA4">
        <w:rPr>
          <w:rStyle w:val="affff5"/>
          <w:rtl/>
        </w:rPr>
        <w:t xml:space="preserve">. </w:t>
      </w:r>
      <w:r w:rsidR="0052541D">
        <w:rPr>
          <w:rFonts w:ascii="FontbitDavid" w:hAnsi="FontbitDavid" w:hint="cs"/>
          <w:sz w:val="32"/>
          <w:rtl/>
        </w:rPr>
        <w:t>לגז</w:t>
      </w:r>
      <w:r>
        <w:rPr>
          <w:rFonts w:ascii="FontbitDavid" w:hAnsi="FontbitDavid" w:hint="cs"/>
          <w:sz w:val="32"/>
          <w:rtl/>
        </w:rPr>
        <w:t>"</w:t>
      </w:r>
      <w:r w:rsidR="0052541D"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/>
          <w:sz w:val="32"/>
          <w:rtl/>
        </w:rPr>
        <w:t>,</w:t>
      </w:r>
      <w:r w:rsidR="00B433C9" w:rsidRPr="00D53BA4">
        <w:rPr>
          <w:rStyle w:val="affff5"/>
          <w:rtl/>
        </w:rPr>
        <w:t xml:space="preserve"> </w:t>
      </w:r>
      <w:r w:rsidRPr="00A26B1D">
        <w:rPr>
          <w:rStyle w:val="affff5"/>
          <w:rFonts w:hint="cs"/>
          <w:rtl/>
        </w:rPr>
        <w:t xml:space="preserve">ג. </w:t>
      </w:r>
      <w:r w:rsidR="00B433C9" w:rsidRPr="00C35A2C">
        <w:rPr>
          <w:rFonts w:ascii="FontbitDavid" w:hAnsi="FontbitDavid"/>
          <w:sz w:val="32"/>
          <w:rtl/>
        </w:rPr>
        <w:t>א</w:t>
      </w:r>
      <w:r>
        <w:rPr>
          <w:rFonts w:ascii="FontbitDavid" w:hAnsi="FontbitDavid" w:hint="cs"/>
          <w:sz w:val="32"/>
          <w:rtl/>
        </w:rPr>
        <w:t>גב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1"/>
          <w:rFonts w:hint="cs"/>
          <w:rtl/>
        </w:rPr>
        <w:t>וה</w:t>
      </w:r>
      <w:r w:rsidR="00B433C9" w:rsidRPr="00104ED7">
        <w:rPr>
          <w:rStyle w:val="affff1"/>
          <w:rtl/>
        </w:rPr>
        <w:t>נותר</w:t>
      </w:r>
      <w:r>
        <w:rPr>
          <w:rFonts w:ascii="FontbitDavid" w:hAnsi="FontbitDavid" w:hint="cs"/>
          <w:sz w:val="32"/>
          <w:rtl/>
        </w:rPr>
        <w:t>..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104ED7">
        <w:rPr>
          <w:rStyle w:val="affff1"/>
          <w:rtl/>
        </w:rPr>
        <w:t>עד בקר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1BAB9658" w14:textId="77777777" w:rsidR="00A26B1D" w:rsidRDefault="00A26B1D" w:rsidP="00A26B1D">
      <w:pPr>
        <w:ind w:left="226"/>
        <w:rPr>
          <w:rStyle w:val="affff8"/>
          <w:rtl/>
        </w:rPr>
      </w:pPr>
      <w:r>
        <w:rPr>
          <w:rFonts w:ascii="FontbitDavid" w:hAnsi="FontbitDavid" w:hint="cs"/>
          <w:sz w:val="32"/>
          <w:rtl/>
        </w:rPr>
        <w:t xml:space="preserve"> </w:t>
      </w:r>
      <w:r w:rsidR="0052541D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</w:t>
      </w:r>
      <w:r w:rsidR="0052541D"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53BA4">
        <w:rPr>
          <w:rStyle w:val="affff1"/>
          <w:b/>
          <w:bCs/>
          <w:rtl/>
        </w:rPr>
        <w:t>ממנו</w:t>
      </w:r>
      <w:r w:rsidR="00B433C9" w:rsidRPr="00C35A2C">
        <w:rPr>
          <w:rFonts w:ascii="FontbitDavid" w:hAnsi="FontbitDavid"/>
          <w:sz w:val="32"/>
          <w:rtl/>
        </w:rPr>
        <w:t xml:space="preserve"> במעשר: </w:t>
      </w:r>
      <w:r w:rsidRPr="00D53BA4">
        <w:rPr>
          <w:rStyle w:val="affff5"/>
          <w:rFonts w:hint="eastAsia"/>
          <w:rtl/>
        </w:rPr>
        <w:t>א</w:t>
      </w:r>
      <w:r w:rsidRPr="00D53BA4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לגופיה, </w:t>
      </w:r>
      <w:r w:rsidRPr="00D53BA4">
        <w:rPr>
          <w:rStyle w:val="affff5"/>
          <w:rFonts w:hint="eastAsia"/>
          <w:rtl/>
        </w:rPr>
        <w:t>ב</w:t>
      </w:r>
      <w:r w:rsidRPr="00D53BA4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52541D">
        <w:rPr>
          <w:rStyle w:val="affff5"/>
          <w:rFonts w:hint="cs"/>
          <w:rtl/>
        </w:rPr>
        <w:t>לרי''ו</w:t>
      </w:r>
      <w:r>
        <w:rPr>
          <w:rStyle w:val="affff5"/>
          <w:rFonts w:hint="cs"/>
          <w:rtl/>
        </w:rPr>
        <w:t xml:space="preserve"> </w:t>
      </w:r>
      <w:r w:rsidRPr="00D53BA4">
        <w:rPr>
          <w:rStyle w:val="affff8"/>
          <w:rtl/>
        </w:rPr>
        <w:t>[</w:t>
      </w:r>
      <w:r w:rsidRPr="00D53BA4">
        <w:rPr>
          <w:rStyle w:val="affff8"/>
          <w:rFonts w:hint="eastAsia"/>
          <w:rtl/>
        </w:rPr>
        <w:t>שתרומה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מבער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בטומאה</w:t>
      </w:r>
      <w:r w:rsidRPr="00D53BA4">
        <w:rPr>
          <w:rStyle w:val="affff8"/>
          <w:rtl/>
        </w:rPr>
        <w:t>]</w:t>
      </w:r>
      <w:r>
        <w:rPr>
          <w:rStyle w:val="affff8"/>
          <w:rFonts w:hint="cs"/>
          <w:rtl/>
        </w:rPr>
        <w:t>,</w:t>
      </w:r>
    </w:p>
    <w:p w14:paraId="15A4B329" w14:textId="33D7BFA7" w:rsidR="00A26B1D" w:rsidRDefault="00B433C9" w:rsidP="00A26B1D">
      <w:pPr>
        <w:ind w:left="226"/>
        <w:rPr>
          <w:rFonts w:ascii="FontbitDavid" w:hAnsi="FontbitDavid"/>
          <w:sz w:val="32"/>
          <w:rtl/>
        </w:rPr>
      </w:pPr>
      <w:r w:rsidRPr="003A469A">
        <w:rPr>
          <w:rStyle w:val="affff5"/>
          <w:rtl/>
        </w:rPr>
        <w:t xml:space="preserve"> </w:t>
      </w:r>
      <w:r w:rsidR="00A26B1D">
        <w:rPr>
          <w:rStyle w:val="affff5"/>
          <w:rFonts w:hint="cs"/>
          <w:rtl/>
        </w:rPr>
        <w:t xml:space="preserve">ג. </w:t>
      </w:r>
      <w:r w:rsidR="0052541D">
        <w:rPr>
          <w:rStyle w:val="affff5"/>
          <w:rFonts w:hint="cs"/>
          <w:rtl/>
        </w:rPr>
        <w:t>לר</w:t>
      </w:r>
      <w:r w:rsidR="00A26B1D">
        <w:rPr>
          <w:rStyle w:val="affff5"/>
          <w:rFonts w:hint="cs"/>
          <w:rtl/>
        </w:rPr>
        <w:t>"</w:t>
      </w:r>
      <w:r w:rsidR="0052541D">
        <w:rPr>
          <w:rStyle w:val="affff5"/>
          <w:rFonts w:hint="cs"/>
          <w:rtl/>
        </w:rPr>
        <w:t>ל</w:t>
      </w:r>
      <w:r w:rsidRPr="003A469A">
        <w:rPr>
          <w:rStyle w:val="affff5"/>
          <w:rtl/>
        </w:rPr>
        <w:t xml:space="preserve"> </w:t>
      </w:r>
      <w:r w:rsidRPr="00AD1A41">
        <w:rPr>
          <w:rStyle w:val="affff1"/>
          <w:rtl/>
        </w:rPr>
        <w:t xml:space="preserve">ולא נתתי </w:t>
      </w:r>
      <w:r w:rsidRPr="00D53BA4">
        <w:rPr>
          <w:rStyle w:val="affff1"/>
          <w:b/>
          <w:bCs/>
          <w:rtl/>
        </w:rPr>
        <w:t>ממנו</w:t>
      </w:r>
      <w:r w:rsidRPr="00D53BA4">
        <w:rPr>
          <w:rStyle w:val="affff8"/>
          <w:rtl/>
        </w:rPr>
        <w:t xml:space="preserve"> </w:t>
      </w:r>
      <w:r w:rsidR="00A26B1D" w:rsidRPr="00D53BA4">
        <w:rPr>
          <w:rStyle w:val="affff8"/>
          <w:rtl/>
        </w:rPr>
        <w:t xml:space="preserve">[מע"ש </w:t>
      </w:r>
      <w:r w:rsidR="00A26B1D" w:rsidRPr="00D53BA4">
        <w:rPr>
          <w:rStyle w:val="affff8"/>
          <w:rFonts w:hint="eastAsia"/>
          <w:rtl/>
        </w:rPr>
        <w:t>טמא</w:t>
      </w:r>
      <w:r w:rsidR="00A26B1D" w:rsidRPr="00D53BA4">
        <w:rPr>
          <w:rStyle w:val="affff8"/>
          <w:rtl/>
        </w:rPr>
        <w:t>]</w:t>
      </w:r>
      <w:r w:rsidR="00A26B1D">
        <w:rPr>
          <w:rStyle w:val="affff1"/>
          <w:rFonts w:hint="cs"/>
          <w:rtl/>
        </w:rPr>
        <w:t xml:space="preserve"> </w:t>
      </w:r>
      <w:r w:rsidRPr="00AD1A41">
        <w:rPr>
          <w:rStyle w:val="affff1"/>
          <w:rtl/>
        </w:rPr>
        <w:t>למת</w:t>
      </w:r>
      <w:r w:rsidRPr="00C35A2C">
        <w:rPr>
          <w:rFonts w:ascii="FontbitDavid" w:hAnsi="FontbitDavid"/>
          <w:sz w:val="32"/>
          <w:rtl/>
        </w:rPr>
        <w:t xml:space="preserve"> </w:t>
      </w:r>
      <w:r w:rsidR="00A26B1D">
        <w:rPr>
          <w:rFonts w:ascii="FontbitDavid" w:hAnsi="FontbitDavid" w:hint="cs"/>
          <w:sz w:val="32"/>
          <w:rtl/>
        </w:rPr>
        <w:t xml:space="preserve">- </w:t>
      </w:r>
    </w:p>
    <w:p w14:paraId="3FA97640" w14:textId="147747B6" w:rsidR="0052541D" w:rsidRDefault="00A26B1D" w:rsidP="00D53BA4">
      <w:pPr>
        <w:ind w:left="226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הא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חי דומיא דמת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נתתי</w:t>
      </w:r>
      <w:r w:rsidR="0052541D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זו סיכה</w:t>
      </w:r>
      <w:r>
        <w:rPr>
          <w:rFonts w:ascii="FontbitDavid" w:hAnsi="FontbitDavid" w:hint="cs"/>
          <w:sz w:val="32"/>
          <w:rtl/>
        </w:rPr>
        <w:t xml:space="preserve"> </w:t>
      </w:r>
      <w:r w:rsidRPr="00D53BA4">
        <w:rPr>
          <w:rStyle w:val="affff8"/>
          <w:rtl/>
        </w:rPr>
        <w:t xml:space="preserve">[שמותר </w:t>
      </w:r>
      <w:r>
        <w:rPr>
          <w:rStyle w:val="affff8"/>
          <w:rFonts w:hint="cs"/>
          <w:rtl/>
        </w:rPr>
        <w:t xml:space="preserve">לסוך </w:t>
      </w:r>
      <w:r w:rsidRPr="00D53BA4">
        <w:rPr>
          <w:rStyle w:val="affff8"/>
          <w:rFonts w:hint="eastAsia"/>
          <w:rtl/>
        </w:rPr>
        <w:t>מע</w:t>
      </w:r>
      <w:r w:rsidRPr="00D53BA4">
        <w:rPr>
          <w:rStyle w:val="affff8"/>
          <w:rtl/>
        </w:rPr>
        <w:t xml:space="preserve">"ש </w:t>
      </w:r>
      <w:r w:rsidRPr="00D53BA4">
        <w:rPr>
          <w:rStyle w:val="affff8"/>
          <w:rFonts w:hint="eastAsia"/>
          <w:rtl/>
        </w:rPr>
        <w:t>טמא</w:t>
      </w:r>
      <w:r w:rsidRPr="00D53BA4">
        <w:rPr>
          <w:rStyle w:val="affff8"/>
          <w:rtl/>
        </w:rPr>
        <w:t>]</w:t>
      </w:r>
      <w:r w:rsidR="00B433C9" w:rsidRPr="00D53BA4">
        <w:rPr>
          <w:rStyle w:val="affff8"/>
          <w:rtl/>
        </w:rPr>
        <w:t>.</w:t>
      </w:r>
    </w:p>
    <w:p w14:paraId="679DF8AF" w14:textId="641F682E" w:rsidR="00A26B1D" w:rsidRDefault="00A26B1D" w:rsidP="00A26B1D">
      <w:pPr>
        <w:rPr>
          <w:rStyle w:val="affff5"/>
          <w:rtl/>
        </w:rPr>
      </w:pPr>
      <w:r>
        <w:rPr>
          <w:rStyle w:val="affff5"/>
          <w:rFonts w:hint="cs"/>
          <w:rtl/>
        </w:rPr>
        <w:t>ול</w:t>
      </w:r>
      <w:r w:rsidR="00B433C9" w:rsidRPr="0052541D">
        <w:rPr>
          <w:rStyle w:val="affff5"/>
          <w:rFonts w:hint="cs"/>
          <w:rtl/>
        </w:rPr>
        <w:t>מ</w:t>
      </w:r>
      <w:r w:rsidR="00B433C9" w:rsidRPr="0052541D">
        <w:rPr>
          <w:rStyle w:val="affff5"/>
          <w:rtl/>
        </w:rPr>
        <w:t>"</w:t>
      </w:r>
      <w:r w:rsidR="00B433C9" w:rsidRPr="0052541D">
        <w:rPr>
          <w:rStyle w:val="affff5"/>
          <w:rFonts w:hint="cs"/>
          <w:rtl/>
        </w:rPr>
        <w:t xml:space="preserve">ד </w:t>
      </w:r>
      <w:r>
        <w:rPr>
          <w:rStyle w:val="affff5"/>
          <w:rFonts w:hint="cs"/>
          <w:rtl/>
        </w:rPr>
        <w:t>מופנה מצד אחד</w:t>
      </w:r>
      <w:r w:rsidR="00B433C9" w:rsidRPr="0052541D">
        <w:rPr>
          <w:rStyle w:val="affff5"/>
          <w:rFonts w:hint="cs"/>
          <w:rtl/>
        </w:rPr>
        <w:t xml:space="preserve"> משיבין</w:t>
      </w:r>
      <w:r>
        <w:rPr>
          <w:rStyle w:val="affff5"/>
          <w:rFonts w:hint="cs"/>
          <w:rtl/>
        </w:rPr>
        <w:t>:</w:t>
      </w:r>
      <w:r w:rsidR="00B433C9" w:rsidRPr="0052541D">
        <w:rPr>
          <w:rStyle w:val="affff5"/>
          <w:rFonts w:hint="cs"/>
          <w:rtl/>
        </w:rPr>
        <w:t xml:space="preserve"> </w:t>
      </w:r>
      <w:r w:rsidRPr="00D53BA4">
        <w:rPr>
          <w:rFonts w:hint="eastAsia"/>
          <w:rtl/>
        </w:rPr>
        <w:t>גם</w:t>
      </w:r>
      <w:r w:rsidRPr="00D53BA4">
        <w:rPr>
          <w:rtl/>
        </w:rPr>
        <w:t xml:space="preserve"> </w:t>
      </w:r>
      <w:r w:rsidR="003B520E">
        <w:rPr>
          <w:rFonts w:ascii="FontbitDavid" w:hAnsi="FontbitDavid" w:hint="cs"/>
          <w:sz w:val="32"/>
          <w:rtl/>
        </w:rPr>
        <w:t>'</w:t>
      </w:r>
      <w:r w:rsidRPr="00D53BA4">
        <w:rPr>
          <w:rStyle w:val="affff1"/>
          <w:rFonts w:hint="eastAsia"/>
          <w:rtl/>
        </w:rPr>
        <w:t>ממנו</w:t>
      </w:r>
      <w:r w:rsidR="003B520E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5"/>
          <w:rFonts w:hint="cs"/>
          <w:rtl/>
        </w:rPr>
        <w:t>דרי"ו</w:t>
      </w:r>
      <w:r w:rsidR="00B433C9" w:rsidRPr="0052541D">
        <w:rPr>
          <w:rStyle w:val="affff5"/>
          <w:rtl/>
        </w:rPr>
        <w:t xml:space="preserve"> </w:t>
      </w:r>
      <w:r w:rsidRPr="00D53BA4">
        <w:rPr>
          <w:rFonts w:hint="eastAsia"/>
          <w:rtl/>
        </w:rPr>
        <w:t>לגז</w:t>
      </w:r>
      <w:r w:rsidRPr="00D53BA4">
        <w:rPr>
          <w:rtl/>
        </w:rPr>
        <w:t>"ש</w:t>
      </w:r>
      <w:r>
        <w:rPr>
          <w:rStyle w:val="affff5"/>
          <w:rFonts w:hint="cs"/>
          <w:rtl/>
        </w:rPr>
        <w:t xml:space="preserve">, </w:t>
      </w:r>
    </w:p>
    <w:p w14:paraId="099DF7F5" w14:textId="101BF07C" w:rsidR="00B433C9" w:rsidRPr="00C35A2C" w:rsidRDefault="00A26B1D" w:rsidP="00D53BA4">
      <w:pPr>
        <w:rPr>
          <w:rtl/>
        </w:rPr>
      </w:pPr>
      <w:r>
        <w:rPr>
          <w:rStyle w:val="affff5"/>
          <w:rFonts w:hint="cs"/>
          <w:rtl/>
        </w:rPr>
        <w:t xml:space="preserve">ודין שלו נדרוש </w:t>
      </w:r>
      <w:r>
        <w:rPr>
          <w:rStyle w:val="affff1"/>
          <w:rFonts w:hint="cs"/>
          <w:rtl/>
        </w:rPr>
        <w:t>מ</w:t>
      </w:r>
      <w:r w:rsidR="00B433C9" w:rsidRPr="00572F4D">
        <w:rPr>
          <w:rStyle w:val="affff1"/>
          <w:rFonts w:hint="cs"/>
          <w:rtl/>
        </w:rPr>
        <w:t>'</w:t>
      </w:r>
      <w:r w:rsidR="00B433C9" w:rsidRPr="00572F4D">
        <w:rPr>
          <w:rStyle w:val="affff1"/>
          <w:rtl/>
        </w:rPr>
        <w:t>ואני</w:t>
      </w:r>
      <w:r>
        <w:rPr>
          <w:rStyle w:val="affff1"/>
          <w:rFonts w:hint="cs"/>
          <w:rtl/>
        </w:rPr>
        <w:t>..</w:t>
      </w:r>
      <w:r w:rsidR="00B433C9" w:rsidRPr="00572F4D">
        <w:rPr>
          <w:rStyle w:val="affff1"/>
          <w:rtl/>
        </w:rPr>
        <w:t xml:space="preserve"> נתתי</w:t>
      </w:r>
      <w:r w:rsidR="00B433C9" w:rsidRPr="00A26B1D">
        <w:rPr>
          <w:rStyle w:val="affff1"/>
          <w:rtl/>
        </w:rPr>
        <w:t xml:space="preserve"> </w:t>
      </w:r>
      <w:r w:rsidR="00B433C9" w:rsidRPr="00D53BA4">
        <w:rPr>
          <w:rStyle w:val="affff1"/>
          <w:b/>
          <w:bCs/>
          <w:rtl/>
        </w:rPr>
        <w:t>לך</w:t>
      </w:r>
      <w:r>
        <w:rPr>
          <w:rStyle w:val="affff1"/>
          <w:rFonts w:hint="cs"/>
          <w:rtl/>
        </w:rPr>
        <w:t>..</w:t>
      </w:r>
      <w:r w:rsidR="00B433C9" w:rsidRPr="00A26B1D">
        <w:rPr>
          <w:rStyle w:val="affff1"/>
          <w:rtl/>
        </w:rPr>
        <w:t xml:space="preserve"> </w:t>
      </w:r>
      <w:r w:rsidR="00B433C9" w:rsidRPr="00D53BA4">
        <w:rPr>
          <w:rStyle w:val="affff1"/>
          <w:b/>
          <w:bCs/>
          <w:rtl/>
        </w:rPr>
        <w:t>תרומותי'</w:t>
      </w:r>
      <w:r>
        <w:rPr>
          <w:rStyle w:val="affff1"/>
          <w:rFonts w:hint="cs"/>
          <w:b/>
          <w:bCs/>
          <w:rtl/>
        </w:rPr>
        <w:t xml:space="preserve"> - </w:t>
      </w:r>
      <w:r w:rsidR="00B433C9" w:rsidRPr="0052541D">
        <w:rPr>
          <w:rFonts w:ascii="FontbitDavid" w:hAnsi="FontbitDavid"/>
          <w:sz w:val="32"/>
          <w:rtl/>
        </w:rPr>
        <w:t>להס</w:t>
      </w:r>
      <w:r>
        <w:rPr>
          <w:rFonts w:ascii="FontbitDavid" w:hAnsi="FontbitDavid" w:hint="cs"/>
          <w:sz w:val="32"/>
          <w:rtl/>
        </w:rPr>
        <w:t>י</w:t>
      </w:r>
      <w:r w:rsidR="00B433C9" w:rsidRPr="0052541D">
        <w:rPr>
          <w:rFonts w:ascii="FontbitDavid" w:hAnsi="FontbitDavid"/>
          <w:sz w:val="32"/>
          <w:rtl/>
        </w:rPr>
        <w:t>קה תחת תבשילך.</w:t>
      </w:r>
    </w:p>
    <w:p w14:paraId="0C3E2FC0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עד:</w:t>
      </w:r>
    </w:p>
    <w:p w14:paraId="48BA7FA3" w14:textId="5E85C579" w:rsidR="00B433C9" w:rsidRPr="00C35A2C" w:rsidRDefault="00D51F59" w:rsidP="007C50EB">
      <w:pPr>
        <w:pStyle w:val="afff4"/>
        <w:rPr>
          <w:rtl/>
        </w:rPr>
      </w:pPr>
      <w:ins w:id="9916" w:author="מספור קטעי משנה" w:date="2026-10-06T06:45:58Z">
        <w:r>
          <w:rPr>
            <w:rStyle w:val="MisparKeta"/>
          </w:rPr>
          <w:t xml:space="preserve">א. </w:t>
        </w:r>
      </w:ins>
      <w:bookmarkStart w:id="856" w:name="_Toc119172995"/>
      <w:bookmarkStart w:id="857" w:name="_Toc119230090"/>
      <w:r w:rsidRPr="00C35A2C">
        <w:rPr>
          <w:rtl/>
        </w:rPr>
        <w:t>כל הטמאים לא יאכלו בתרומה</w:t>
      </w:r>
      <w:r w:rsidR="00B433C9" w:rsidRPr="00C35A2C">
        <w:rPr>
          <w:rtl/>
        </w:rPr>
        <w:t>.</w:t>
      </w:r>
      <w:bookmarkEnd w:id="856"/>
      <w:bookmarkEnd w:id="857"/>
    </w:p>
    <w:p w14:paraId="34D81B30" w14:textId="0B1A8925" w:rsidR="001C1298" w:rsidRDefault="001C1298" w:rsidP="00B55EDF">
      <w:pPr>
        <w:rPr>
          <w:rStyle w:val="affff1"/>
          <w:rtl/>
        </w:rPr>
      </w:pPr>
      <w:r>
        <w:rPr>
          <w:rStyle w:val="affff5"/>
          <w:rFonts w:hint="cs"/>
          <w:rtl/>
        </w:rPr>
        <w:t xml:space="preserve">מנין, </w:t>
      </w:r>
      <w:r w:rsidR="00B433C9" w:rsidRPr="003A469A">
        <w:rPr>
          <w:rStyle w:val="affff5"/>
          <w:rFonts w:hint="cs"/>
          <w:rtl/>
        </w:rPr>
        <w:t>מרי</w:t>
      </w:r>
      <w:r w:rsidR="00B433C9" w:rsidRPr="003A469A">
        <w:rPr>
          <w:rStyle w:val="affff5"/>
          <w:rtl/>
        </w:rPr>
        <w:t>"</w:t>
      </w:r>
      <w:r w:rsidR="00B433C9" w:rsidRPr="003A469A">
        <w:rPr>
          <w:rStyle w:val="affff5"/>
          <w:rFonts w:hint="cs"/>
          <w:rtl/>
        </w:rPr>
        <w:t>ש</w:t>
      </w:r>
      <w:r w:rsidR="00B433C9" w:rsidRPr="003A469A">
        <w:rPr>
          <w:rStyle w:val="affff5"/>
          <w:rtl/>
        </w:rPr>
        <w:t>: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איש איש מזרע אהרן והוא צרוע או זב </w:t>
      </w:r>
      <w:r w:rsidRPr="00D53BA4">
        <w:rPr>
          <w:rStyle w:val="affff1"/>
          <w:rFonts w:hint="eastAsia"/>
          <w:b/>
          <w:bCs/>
          <w:rtl/>
        </w:rPr>
        <w:t>בקדשים</w:t>
      </w:r>
      <w:r w:rsidRPr="00D53BA4">
        <w:rPr>
          <w:rStyle w:val="affff1"/>
          <w:b/>
          <w:bCs/>
          <w:rtl/>
        </w:rPr>
        <w:t xml:space="preserve"> </w:t>
      </w:r>
      <w:r w:rsidRPr="00D53BA4">
        <w:rPr>
          <w:rStyle w:val="affff1"/>
          <w:rFonts w:hint="eastAsia"/>
          <w:b/>
          <w:bCs/>
          <w:rtl/>
        </w:rPr>
        <w:t>לא</w:t>
      </w:r>
      <w:r w:rsidRPr="00D53BA4">
        <w:rPr>
          <w:rStyle w:val="affff1"/>
          <w:b/>
          <w:bCs/>
          <w:rtl/>
        </w:rPr>
        <w:t xml:space="preserve"> </w:t>
      </w:r>
      <w:r w:rsidRPr="00D53BA4">
        <w:rPr>
          <w:rStyle w:val="affff1"/>
          <w:rFonts w:hint="eastAsia"/>
          <w:b/>
          <w:bCs/>
          <w:rtl/>
        </w:rPr>
        <w:t>יאכל</w:t>
      </w:r>
      <w:r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</w:p>
    <w:p w14:paraId="6A1AFDC5" w14:textId="3A277E42" w:rsidR="001C1298" w:rsidRPr="00C35A2C" w:rsidRDefault="00B433C9" w:rsidP="001C1298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דבר ששוה בזרע אהרן</w:t>
      </w:r>
      <w:r w:rsidR="001C1298" w:rsidRPr="00D53BA4">
        <w:rPr>
          <w:rStyle w:val="affff8"/>
          <w:rtl/>
        </w:rPr>
        <w:t xml:space="preserve"> אף בבנות</w:t>
      </w:r>
      <w:r w:rsidRPr="00C35A2C">
        <w:rPr>
          <w:rFonts w:ascii="FontbitDavid" w:hAnsi="FontbitDavid"/>
          <w:sz w:val="32"/>
          <w:rtl/>
        </w:rPr>
        <w:t xml:space="preserve"> </w:t>
      </w:r>
      <w:r w:rsidR="00D51F59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תרומה</w:t>
      </w:r>
      <w:r w:rsidR="001C1298">
        <w:rPr>
          <w:rStyle w:val="affff8"/>
          <w:rFonts w:hint="cs"/>
          <w:rtl/>
        </w:rPr>
        <w:t>,</w:t>
      </w:r>
      <w:r w:rsidR="001C1298" w:rsidRPr="00D53BA4">
        <w:rPr>
          <w:rStyle w:val="affff8"/>
          <w:rtl/>
        </w:rPr>
        <w:t xml:space="preserve"> </w:t>
      </w:r>
      <w:r w:rsidR="001C1298" w:rsidRPr="00A07384">
        <w:rPr>
          <w:rStyle w:val="affff8"/>
          <w:rFonts w:cs="PFT_Frank" w:hint="eastAsia"/>
          <w:b/>
          <w:bCs/>
          <w:szCs w:val="10"/>
          <w:rtl/>
        </w:rPr>
        <w:t>ד</w:t>
      </w:r>
      <w:r w:rsidR="001C1298" w:rsidRPr="00A07384">
        <w:rPr>
          <w:rStyle w:val="affff8"/>
          <w:rFonts w:cs="PFT_Frank"/>
          <w:b/>
          <w:bCs/>
          <w:szCs w:val="10"/>
          <w:rtl/>
        </w:rPr>
        <w:t>חזה ושוק</w:t>
      </w:r>
      <w:r w:rsidR="001C1298" w:rsidRPr="00D53BA4">
        <w:rPr>
          <w:rStyle w:val="affff8"/>
          <w:rtl/>
        </w:rPr>
        <w:t xml:space="preserve"> </w:t>
      </w:r>
      <w:r w:rsidR="003B520E">
        <w:rPr>
          <w:rStyle w:val="affff8"/>
          <w:rtl/>
        </w:rPr>
        <w:t>–</w:t>
      </w:r>
      <w:r w:rsidR="001C1298">
        <w:rPr>
          <w:rStyle w:val="affff8"/>
          <w:rFonts w:hint="cs"/>
          <w:rtl/>
        </w:rPr>
        <w:t xml:space="preserve"> </w:t>
      </w:r>
      <w:r w:rsidR="001C1298" w:rsidRPr="00D53BA4">
        <w:rPr>
          <w:rStyle w:val="affff8"/>
          <w:rFonts w:hint="eastAsia"/>
          <w:rtl/>
        </w:rPr>
        <w:t>אי</w:t>
      </w:r>
      <w:r w:rsidR="001C1298">
        <w:rPr>
          <w:rStyle w:val="affff8"/>
          <w:rFonts w:hint="cs"/>
          <w:rtl/>
        </w:rPr>
        <w:t>ן</w:t>
      </w:r>
      <w:r w:rsidR="001C1298" w:rsidRPr="00D53BA4">
        <w:rPr>
          <w:rStyle w:val="affff8"/>
          <w:rtl/>
        </w:rPr>
        <w:t xml:space="preserve"> בחוזרת.</w:t>
      </w:r>
    </w:p>
    <w:p w14:paraId="2118A6AC" w14:textId="7F047930" w:rsidR="00B433C9" w:rsidRPr="00062827" w:rsidRDefault="001C1298" w:rsidP="00615A60">
      <w:pPr>
        <w:pStyle w:val="affff2"/>
        <w:rPr>
          <w:spacing w:val="-6"/>
          <w:rtl/>
        </w:rPr>
      </w:pPr>
      <w:bookmarkStart w:id="858" w:name="_Toc119172996"/>
      <w:bookmarkStart w:id="859" w:name="_Toc119230091"/>
      <w:r w:rsidRPr="00062827">
        <w:rPr>
          <w:rFonts w:hint="cs"/>
          <w:spacing w:val="-6"/>
          <w:rtl/>
        </w:rPr>
        <w:t>מנין ש</w:t>
      </w:r>
      <w:r w:rsidR="00D72941" w:rsidRPr="00062827">
        <w:rPr>
          <w:rFonts w:hint="cs"/>
          <w:spacing w:val="-6"/>
          <w:rtl/>
        </w:rPr>
        <w:t xml:space="preserve">מעשר כשטובל, </w:t>
      </w:r>
      <w:r w:rsidRPr="00062827">
        <w:rPr>
          <w:rFonts w:hint="cs"/>
          <w:spacing w:val="-6"/>
          <w:rtl/>
        </w:rPr>
        <w:t>תרומה בהערב שמש, וקדשים בכיפורים</w:t>
      </w:r>
      <w:bookmarkEnd w:id="858"/>
      <w:bookmarkEnd w:id="859"/>
    </w:p>
    <w:p w14:paraId="0CC460B4" w14:textId="15BAF8EF" w:rsidR="001C1298" w:rsidRDefault="001C1298" w:rsidP="00B55EDF">
      <w:pPr>
        <w:rPr>
          <w:rFonts w:ascii="FontbitDavid" w:hAnsi="FontbitDavid"/>
          <w:sz w:val="32"/>
          <w:rtl/>
        </w:rPr>
      </w:pPr>
      <w:r w:rsidRPr="00D53BA4">
        <w:rPr>
          <w:rStyle w:val="affff5"/>
          <w:rFonts w:hint="eastAsia"/>
          <w:rtl/>
        </w:rPr>
        <w:t>בפרשה</w:t>
      </w:r>
      <w:r w:rsidRPr="00D53BA4">
        <w:rPr>
          <w:rStyle w:val="affff5"/>
          <w:rtl/>
        </w:rPr>
        <w:t xml:space="preserve"> </w:t>
      </w:r>
      <w:r w:rsidRPr="00D53BA4">
        <w:rPr>
          <w:rStyle w:val="affff5"/>
          <w:rFonts w:hint="eastAsia"/>
          <w:rtl/>
        </w:rPr>
        <w:t>הנ</w:t>
      </w:r>
      <w:r w:rsidRPr="00D53BA4">
        <w:rPr>
          <w:rStyle w:val="affff5"/>
          <w:rtl/>
        </w:rPr>
        <w:t xml:space="preserve">"ל </w:t>
      </w:r>
      <w:r w:rsidRPr="00D53BA4">
        <w:rPr>
          <w:rStyle w:val="affff5"/>
          <w:rFonts w:hint="eastAsia"/>
          <w:rtl/>
        </w:rPr>
        <w:t>כתיב</w:t>
      </w:r>
      <w:r>
        <w:rPr>
          <w:rStyle w:val="affff5"/>
          <w:rFonts w:hint="cs"/>
          <w:rtl/>
        </w:rPr>
        <w:t>:</w:t>
      </w:r>
      <w:r>
        <w:rPr>
          <w:rStyle w:val="affff1"/>
          <w:rFonts w:hint="cs"/>
          <w:rtl/>
        </w:rPr>
        <w:t xml:space="preserve"> '..בק</w:t>
      </w:r>
      <w:r w:rsidRPr="001C1298">
        <w:rPr>
          <w:rStyle w:val="affff1"/>
          <w:rFonts w:hint="cs"/>
          <w:rtl/>
        </w:rPr>
        <w:t xml:space="preserve">דשים לא יאכל </w:t>
      </w:r>
      <w:r w:rsidR="00B433C9" w:rsidRPr="00D53BA4">
        <w:rPr>
          <w:rStyle w:val="affff1"/>
          <w:b/>
          <w:bCs/>
          <w:rtl/>
        </w:rPr>
        <w:t>עד אשר יטהר</w:t>
      </w:r>
      <w:r w:rsidRPr="001C1298">
        <w:rPr>
          <w:rStyle w:val="affff1"/>
          <w:rFonts w:hint="cs"/>
          <w:rtl/>
        </w:rPr>
        <w:t>, והנוגע בכל טמא נפש..</w:t>
      </w:r>
      <w:r w:rsidR="00B433C9" w:rsidRPr="00D53BA4">
        <w:rPr>
          <w:rStyle w:val="affff1"/>
          <w:rtl/>
        </w:rPr>
        <w:t xml:space="preserve"> </w:t>
      </w:r>
      <w:r w:rsidRPr="00D53BA4">
        <w:rPr>
          <w:rStyle w:val="affff1"/>
          <w:rFonts w:hint="eastAsia"/>
          <w:rtl/>
        </w:rPr>
        <w:t>נפש</w:t>
      </w:r>
      <w:r w:rsidRPr="00D53BA4">
        <w:rPr>
          <w:rStyle w:val="affff1"/>
          <w:rtl/>
        </w:rPr>
        <w:t xml:space="preserve"> </w:t>
      </w:r>
      <w:r w:rsidRPr="00D53BA4">
        <w:rPr>
          <w:rStyle w:val="affff1"/>
          <w:rFonts w:hint="eastAsia"/>
          <w:rtl/>
        </w:rPr>
        <w:t>אשר</w:t>
      </w:r>
      <w:r w:rsidRPr="00D53BA4">
        <w:rPr>
          <w:rStyle w:val="affff1"/>
          <w:rtl/>
        </w:rPr>
        <w:t xml:space="preserve"> </w:t>
      </w:r>
      <w:r w:rsidRPr="00D53BA4">
        <w:rPr>
          <w:rStyle w:val="affff1"/>
          <w:rFonts w:hint="eastAsia"/>
          <w:rtl/>
        </w:rPr>
        <w:t>תגע</w:t>
      </w:r>
      <w:r w:rsidRPr="00D53BA4">
        <w:rPr>
          <w:rStyle w:val="affff1"/>
          <w:rtl/>
        </w:rPr>
        <w:t xml:space="preserve"> </w:t>
      </w:r>
      <w:r w:rsidRPr="00D53BA4">
        <w:rPr>
          <w:rStyle w:val="affff1"/>
          <w:rFonts w:hint="eastAsia"/>
          <w:rtl/>
        </w:rPr>
        <w:t>בו</w:t>
      </w:r>
      <w:r w:rsidRPr="00D53BA4">
        <w:rPr>
          <w:rStyle w:val="affff1"/>
          <w:rtl/>
        </w:rPr>
        <w:t xml:space="preserve"> </w:t>
      </w:r>
      <w:r w:rsidRPr="00D53BA4">
        <w:rPr>
          <w:rStyle w:val="affff1"/>
          <w:rFonts w:hint="eastAsia"/>
          <w:rtl/>
        </w:rPr>
        <w:t>וטמאה</w:t>
      </w:r>
      <w:r w:rsidRPr="00D53BA4">
        <w:rPr>
          <w:rStyle w:val="affff1"/>
          <w:rtl/>
        </w:rPr>
        <w:t xml:space="preserve"> </w:t>
      </w:r>
      <w:r w:rsidRPr="00D53BA4">
        <w:rPr>
          <w:rStyle w:val="affff1"/>
          <w:rFonts w:hint="eastAsia"/>
          <w:rtl/>
        </w:rPr>
        <w:t>עד</w:t>
      </w:r>
      <w:r w:rsidRPr="00D53BA4">
        <w:rPr>
          <w:rStyle w:val="affff1"/>
          <w:rtl/>
        </w:rPr>
        <w:t xml:space="preserve"> </w:t>
      </w:r>
      <w:r w:rsidRPr="00D53BA4">
        <w:rPr>
          <w:rStyle w:val="affff1"/>
          <w:rFonts w:hint="eastAsia"/>
          <w:rtl/>
        </w:rPr>
        <w:t>הערב</w:t>
      </w:r>
      <w:r w:rsidRPr="00D53BA4">
        <w:rPr>
          <w:rStyle w:val="affff1"/>
          <w:rtl/>
        </w:rPr>
        <w:t xml:space="preserve">, </w:t>
      </w:r>
      <w:r w:rsidRPr="00D53BA4">
        <w:rPr>
          <w:rStyle w:val="affff8"/>
          <w:rtl/>
        </w:rPr>
        <w:t>[א.]</w:t>
      </w:r>
      <w:r>
        <w:rPr>
          <w:rStyle w:val="affff1"/>
          <w:rFonts w:hint="cs"/>
          <w:rtl/>
        </w:rPr>
        <w:t xml:space="preserve"> </w:t>
      </w:r>
      <w:r w:rsidRPr="00D53BA4">
        <w:rPr>
          <w:rStyle w:val="affff1"/>
          <w:rFonts w:hint="eastAsia"/>
          <w:rtl/>
        </w:rPr>
        <w:t>ולא</w:t>
      </w:r>
      <w:r w:rsidRPr="00D53BA4">
        <w:rPr>
          <w:rStyle w:val="affff1"/>
          <w:rtl/>
        </w:rPr>
        <w:t xml:space="preserve"> יאכל מן הקדשים </w:t>
      </w:r>
      <w:r w:rsidRPr="00D53BA4">
        <w:rPr>
          <w:rStyle w:val="affff1"/>
          <w:rFonts w:hint="eastAsia"/>
          <w:b/>
          <w:bCs/>
          <w:rtl/>
        </w:rPr>
        <w:t>כי</w:t>
      </w:r>
      <w:r w:rsidRPr="00D53BA4">
        <w:rPr>
          <w:rStyle w:val="affff1"/>
          <w:b/>
          <w:bCs/>
          <w:rtl/>
        </w:rPr>
        <w:t xml:space="preserve"> </w:t>
      </w:r>
      <w:r w:rsidRPr="00D53BA4">
        <w:rPr>
          <w:rStyle w:val="affff1"/>
          <w:rFonts w:hint="eastAsia"/>
          <w:b/>
          <w:bCs/>
          <w:rtl/>
        </w:rPr>
        <w:t>אם</w:t>
      </w:r>
      <w:r w:rsidRPr="00D53BA4">
        <w:rPr>
          <w:rStyle w:val="affff1"/>
          <w:b/>
          <w:bCs/>
          <w:rtl/>
        </w:rPr>
        <w:t xml:space="preserve"> </w:t>
      </w:r>
      <w:r w:rsidRPr="00D53BA4">
        <w:rPr>
          <w:rStyle w:val="affff1"/>
          <w:rFonts w:hint="eastAsia"/>
          <w:b/>
          <w:bCs/>
          <w:rtl/>
        </w:rPr>
        <w:t>רחץ</w:t>
      </w:r>
      <w:r w:rsidRPr="00D53BA4">
        <w:rPr>
          <w:rStyle w:val="affff1"/>
          <w:b/>
          <w:bCs/>
          <w:rtl/>
        </w:rPr>
        <w:t xml:space="preserve"> </w:t>
      </w:r>
      <w:r w:rsidRPr="00D53BA4">
        <w:rPr>
          <w:rStyle w:val="affff1"/>
          <w:rFonts w:hint="eastAsia"/>
          <w:b/>
          <w:bCs/>
          <w:rtl/>
        </w:rPr>
        <w:t>בשרו</w:t>
      </w:r>
      <w:r w:rsidRPr="00D53BA4">
        <w:rPr>
          <w:rStyle w:val="affff1"/>
          <w:b/>
          <w:bCs/>
          <w:rtl/>
        </w:rPr>
        <w:t xml:space="preserve"> </w:t>
      </w:r>
      <w:r w:rsidRPr="00D53BA4">
        <w:rPr>
          <w:rStyle w:val="affff1"/>
          <w:rFonts w:hint="eastAsia"/>
          <w:b/>
          <w:bCs/>
          <w:rtl/>
        </w:rPr>
        <w:t>במים</w:t>
      </w:r>
      <w:r w:rsidRPr="00D53BA4">
        <w:rPr>
          <w:rStyle w:val="affff1"/>
          <w:rtl/>
        </w:rPr>
        <w:t xml:space="preserve">, </w:t>
      </w:r>
      <w:r w:rsidRPr="00D53BA4">
        <w:rPr>
          <w:rStyle w:val="affff8"/>
          <w:rtl/>
        </w:rPr>
        <w:t>[ב.]</w:t>
      </w:r>
      <w:r>
        <w:rPr>
          <w:rStyle w:val="affff1"/>
          <w:rFonts w:hint="cs"/>
          <w:rtl/>
        </w:rPr>
        <w:t xml:space="preserve"> </w:t>
      </w:r>
      <w:r w:rsidRPr="00D53BA4">
        <w:rPr>
          <w:rStyle w:val="affff1"/>
          <w:rFonts w:hint="eastAsia"/>
          <w:b/>
          <w:bCs/>
          <w:rtl/>
        </w:rPr>
        <w:t>ובא</w:t>
      </w:r>
      <w:r w:rsidRPr="00D53BA4">
        <w:rPr>
          <w:rStyle w:val="affff1"/>
          <w:b/>
          <w:bCs/>
          <w:rtl/>
        </w:rPr>
        <w:t xml:space="preserve"> השמש וטהר </w:t>
      </w:r>
      <w:r w:rsidRPr="00D53BA4">
        <w:rPr>
          <w:rStyle w:val="affff1"/>
          <w:rFonts w:hint="eastAsia"/>
          <w:rtl/>
        </w:rPr>
        <w:t>ואחר</w:t>
      </w:r>
      <w:r w:rsidRPr="00D53BA4">
        <w:rPr>
          <w:rStyle w:val="affff1"/>
          <w:rtl/>
        </w:rPr>
        <w:t xml:space="preserve"> </w:t>
      </w:r>
      <w:r w:rsidRPr="00D53BA4">
        <w:rPr>
          <w:rStyle w:val="affff1"/>
          <w:rFonts w:hint="eastAsia"/>
          <w:rtl/>
        </w:rPr>
        <w:t>יאכל</w:t>
      </w:r>
      <w:r w:rsidRPr="00D53BA4">
        <w:rPr>
          <w:rStyle w:val="affff1"/>
          <w:rtl/>
        </w:rPr>
        <w:t xml:space="preserve"> </w:t>
      </w:r>
      <w:r w:rsidRPr="00D53BA4">
        <w:rPr>
          <w:rStyle w:val="affff1"/>
          <w:rFonts w:hint="eastAsia"/>
          <w:rtl/>
        </w:rPr>
        <w:t>מן</w:t>
      </w:r>
      <w:r w:rsidRPr="00D53BA4">
        <w:rPr>
          <w:rStyle w:val="affff1"/>
          <w:rtl/>
        </w:rPr>
        <w:t xml:space="preserve"> </w:t>
      </w:r>
      <w:r w:rsidRPr="00D53BA4">
        <w:rPr>
          <w:rStyle w:val="affff1"/>
          <w:rFonts w:hint="eastAsia"/>
          <w:rtl/>
        </w:rPr>
        <w:t>הקדשים</w:t>
      </w:r>
      <w:r>
        <w:rPr>
          <w:rStyle w:val="affff1"/>
          <w:rFonts w:hint="cs"/>
          <w:rtl/>
        </w:rPr>
        <w:t>..'</w:t>
      </w:r>
    </w:p>
    <w:p w14:paraId="5CC3C4AA" w14:textId="5A98C83C" w:rsidR="00D72941" w:rsidRDefault="00B433C9" w:rsidP="00B55EDF">
      <w:pPr>
        <w:rPr>
          <w:rFonts w:ascii="FontbitDavid" w:hAnsi="FontbitDavid"/>
          <w:spacing w:val="-6"/>
          <w:sz w:val="32"/>
          <w:rtl/>
        </w:rPr>
      </w:pPr>
      <w:r w:rsidRPr="003A469A">
        <w:rPr>
          <w:rStyle w:val="affff5"/>
          <w:rFonts w:hint="cs"/>
          <w:rtl/>
        </w:rPr>
        <w:t>ו</w:t>
      </w:r>
      <w:r w:rsidRPr="003A469A">
        <w:rPr>
          <w:rStyle w:val="affff5"/>
          <w:rtl/>
        </w:rPr>
        <w:t>מ</w:t>
      </w:r>
      <w:r w:rsidR="001C1298">
        <w:rPr>
          <w:rStyle w:val="affff5"/>
          <w:rFonts w:hint="cs"/>
          <w:rtl/>
        </w:rPr>
        <w:t>קרא</w:t>
      </w:r>
      <w:r w:rsidR="001C1298" w:rsidRPr="00D72941">
        <w:rPr>
          <w:rStyle w:val="affff5"/>
          <w:rFonts w:hint="cs"/>
          <w:rtl/>
        </w:rPr>
        <w:t xml:space="preserve"> [א.] </w:t>
      </w:r>
      <w:r w:rsidR="001C1298" w:rsidRPr="00D53BA4">
        <w:rPr>
          <w:rStyle w:val="affff5"/>
          <w:rFonts w:hint="eastAsia"/>
          <w:rtl/>
        </w:rPr>
        <w:t>משמע</w:t>
      </w:r>
      <w:r w:rsidR="001C1298">
        <w:rPr>
          <w:rStyle w:val="affff5"/>
          <w:rFonts w:hint="cs"/>
          <w:rtl/>
        </w:rPr>
        <w:t>:</w:t>
      </w:r>
      <w:r w:rsidRPr="00EA6942">
        <w:rPr>
          <w:rFonts w:ascii="FontbitDavid" w:hAnsi="FontbitDavid"/>
          <w:spacing w:val="-6"/>
          <w:sz w:val="32"/>
          <w:rtl/>
        </w:rPr>
        <w:t xml:space="preserve"> </w:t>
      </w:r>
      <w:r w:rsidR="001C1298">
        <w:rPr>
          <w:rFonts w:ascii="FontbitDavid" w:hAnsi="FontbitDavid" w:hint="cs"/>
          <w:spacing w:val="-6"/>
          <w:sz w:val="32"/>
          <w:rtl/>
        </w:rPr>
        <w:t>הא רחץ טהור!</w:t>
      </w:r>
      <w:r w:rsidR="001C1298" w:rsidRPr="00D53BA4">
        <w:rPr>
          <w:rStyle w:val="affff5"/>
          <w:rtl/>
        </w:rPr>
        <w:t xml:space="preserve"> </w:t>
      </w:r>
      <w:r w:rsidR="00D72941">
        <w:rPr>
          <w:rStyle w:val="affff5"/>
          <w:rtl/>
        </w:rPr>
        <w:tab/>
      </w:r>
      <w:r w:rsidR="00D72941">
        <w:rPr>
          <w:rStyle w:val="affff5"/>
          <w:rtl/>
        </w:rPr>
        <w:tab/>
      </w:r>
      <w:r w:rsidR="00D72941">
        <w:rPr>
          <w:rStyle w:val="affff5"/>
          <w:rtl/>
        </w:rPr>
        <w:tab/>
      </w:r>
      <w:r w:rsidR="00D72941">
        <w:rPr>
          <w:rStyle w:val="affff5"/>
          <w:rtl/>
        </w:rPr>
        <w:tab/>
      </w:r>
      <w:r w:rsidR="001C1298" w:rsidRPr="00D53BA4">
        <w:rPr>
          <w:rStyle w:val="affff5"/>
          <w:rFonts w:hint="eastAsia"/>
          <w:rtl/>
        </w:rPr>
        <w:t>ומקרא</w:t>
      </w:r>
      <w:r w:rsidR="001C1298" w:rsidRPr="00D53BA4">
        <w:rPr>
          <w:rStyle w:val="affff5"/>
          <w:rtl/>
        </w:rPr>
        <w:t xml:space="preserve"> [ב.]:</w:t>
      </w:r>
      <w:r w:rsidR="001C1298">
        <w:rPr>
          <w:rStyle w:val="affff5"/>
          <w:rFonts w:hint="cs"/>
          <w:rtl/>
        </w:rPr>
        <w:t xml:space="preserve"> </w:t>
      </w:r>
      <w:r w:rsidR="001C1298">
        <w:rPr>
          <w:rFonts w:ascii="FontbitDavid" w:hAnsi="FontbitDavid" w:hint="cs"/>
          <w:spacing w:val="-6"/>
          <w:sz w:val="32"/>
          <w:rtl/>
        </w:rPr>
        <w:t>ה</w:t>
      </w:r>
      <w:r w:rsidR="00D72941">
        <w:rPr>
          <w:rFonts w:ascii="FontbitDavid" w:hAnsi="FontbitDavid" w:hint="cs"/>
          <w:spacing w:val="-6"/>
          <w:sz w:val="32"/>
          <w:rtl/>
        </w:rPr>
        <w:t>ערב שמש!</w:t>
      </w:r>
    </w:p>
    <w:p w14:paraId="427AD4C7" w14:textId="391F7842" w:rsidR="00D72941" w:rsidRDefault="00D72941" w:rsidP="00B55EDF">
      <w:pPr>
        <w:rPr>
          <w:rFonts w:ascii="FontbitDavid" w:hAnsi="FontbitDavid"/>
          <w:spacing w:val="-6"/>
          <w:sz w:val="32"/>
          <w:rtl/>
        </w:rPr>
      </w:pPr>
      <w:r w:rsidRPr="00D53BA4">
        <w:rPr>
          <w:rStyle w:val="affff5"/>
          <w:rFonts w:hint="eastAsia"/>
          <w:rtl/>
        </w:rPr>
        <w:t>אלא</w:t>
      </w:r>
      <w:r>
        <w:rPr>
          <w:rFonts w:ascii="FontbitDavid" w:hAnsi="FontbitDavid" w:hint="cs"/>
          <w:spacing w:val="-6"/>
          <w:sz w:val="32"/>
          <w:rtl/>
        </w:rPr>
        <w:t xml:space="preserve">: כאן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למעשר</w:t>
      </w:r>
      <w:r>
        <w:rPr>
          <w:rFonts w:ascii="FontbitDavid" w:hAnsi="FontbitDavid" w:hint="cs"/>
          <w:spacing w:val="-6"/>
          <w:sz w:val="32"/>
          <w:rtl/>
        </w:rPr>
        <w:t xml:space="preserve"> כאן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ל</w:t>
      </w:r>
      <w:r w:rsidR="00B433C9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תרומה</w:t>
      </w:r>
      <w:r w:rsidR="002F44CD">
        <w:rPr>
          <w:rFonts w:ascii="FontbitDavid" w:hAnsi="FontbitDavid" w:hint="cs"/>
          <w:spacing w:val="-6"/>
          <w:sz w:val="32"/>
          <w:rtl/>
        </w:rPr>
        <w:t xml:space="preserve">, </w:t>
      </w:r>
      <w:r w:rsidR="003B520E">
        <w:rPr>
          <w:rFonts w:ascii="FontbitDavid" w:hAnsi="FontbitDavid"/>
          <w:spacing w:val="-6"/>
          <w:sz w:val="32"/>
          <w:rtl/>
        </w:rPr>
        <w:tab/>
      </w:r>
      <w:r w:rsidR="003B520E">
        <w:rPr>
          <w:rFonts w:ascii="FontbitDavid" w:hAnsi="FontbitDavid"/>
          <w:spacing w:val="-6"/>
          <w:sz w:val="32"/>
          <w:rtl/>
        </w:rPr>
        <w:tab/>
      </w:r>
      <w:r w:rsidR="003B520E">
        <w:rPr>
          <w:rFonts w:ascii="FontbitDavid" w:hAnsi="FontbitDavid"/>
          <w:spacing w:val="-6"/>
          <w:sz w:val="32"/>
          <w:rtl/>
        </w:rPr>
        <w:tab/>
      </w:r>
      <w:r w:rsidR="003B520E">
        <w:rPr>
          <w:rFonts w:ascii="FontbitDavid" w:hAnsi="FontbitDavid"/>
          <w:spacing w:val="-6"/>
          <w:sz w:val="32"/>
          <w:rtl/>
        </w:rPr>
        <w:tab/>
      </w:r>
      <w:r w:rsidR="003B520E">
        <w:rPr>
          <w:rFonts w:ascii="FontbitDavid" w:hAnsi="FontbitDavid" w:hint="cs"/>
          <w:spacing w:val="-6"/>
          <w:sz w:val="32"/>
          <w:rtl/>
        </w:rPr>
        <w:t xml:space="preserve">  </w:t>
      </w:r>
      <w:r w:rsidR="002F44CD" w:rsidRPr="00D53BA4">
        <w:rPr>
          <w:rStyle w:val="affff8"/>
          <w:rFonts w:hint="eastAsia"/>
          <w:rtl/>
        </w:rPr>
        <w:t>וקרא</w:t>
      </w:r>
      <w:r w:rsidR="002F44CD" w:rsidRPr="00D53BA4">
        <w:rPr>
          <w:rStyle w:val="affff8"/>
          <w:rtl/>
        </w:rPr>
        <w:t xml:space="preserve"> שלישי </w:t>
      </w:r>
      <w:r w:rsidR="003B520E">
        <w:rPr>
          <w:rStyle w:val="affff8"/>
          <w:rFonts w:hint="cs"/>
          <w:rtl/>
        </w:rPr>
        <w:t>[</w:t>
      </w:r>
      <w:r w:rsidR="002F44CD" w:rsidRPr="00D53BA4">
        <w:rPr>
          <w:rStyle w:val="affff8"/>
          <w:rFonts w:hint="eastAsia"/>
          <w:rtl/>
        </w:rPr>
        <w:t>לקמן</w:t>
      </w:r>
      <w:r w:rsidR="003B520E">
        <w:rPr>
          <w:rStyle w:val="affff8"/>
          <w:rFonts w:hint="cs"/>
          <w:rtl/>
        </w:rPr>
        <w:t>]</w:t>
      </w:r>
      <w:r w:rsidR="002F44CD" w:rsidRPr="00D53BA4">
        <w:rPr>
          <w:rStyle w:val="affff8"/>
          <w:rtl/>
        </w:rPr>
        <w:t xml:space="preserve"> </w:t>
      </w:r>
      <w:r w:rsidR="002F44CD" w:rsidRPr="00A07384">
        <w:rPr>
          <w:rStyle w:val="affff8"/>
          <w:rFonts w:cs="PFT_Frank" w:hint="eastAsia"/>
          <w:b/>
          <w:bCs/>
          <w:szCs w:val="10"/>
          <w:rtl/>
        </w:rPr>
        <w:t>לקדשים</w:t>
      </w:r>
      <w:r w:rsidR="002F44CD" w:rsidRPr="00D53BA4">
        <w:rPr>
          <w:rStyle w:val="affff8"/>
          <w:rtl/>
        </w:rPr>
        <w:t>.</w:t>
      </w:r>
    </w:p>
    <w:p w14:paraId="352467C3" w14:textId="6C4FAA58" w:rsidR="00D72941" w:rsidRDefault="00D72941" w:rsidP="00B55EDF">
      <w:pPr>
        <w:rPr>
          <w:rFonts w:ascii="FontbitDavid" w:hAnsi="FontbitDavid"/>
          <w:spacing w:val="-6"/>
          <w:sz w:val="32"/>
          <w:rtl/>
        </w:rPr>
      </w:pPr>
      <w:r w:rsidRPr="00D53BA4">
        <w:rPr>
          <w:rStyle w:val="affff5"/>
          <w:rFonts w:hint="eastAsia"/>
          <w:rtl/>
        </w:rPr>
        <w:t>א</w:t>
      </w:r>
      <w:r w:rsidRPr="00D53BA4">
        <w:rPr>
          <w:rStyle w:val="affff5"/>
          <w:rtl/>
        </w:rPr>
        <w:t>.</w:t>
      </w:r>
      <w:r w:rsidRPr="00D1637C">
        <w:rPr>
          <w:rFonts w:ascii="FontbitDavid" w:hAnsi="FontbitDavid" w:cs="PFT_Frank" w:hint="cs"/>
          <w:b/>
          <w:bCs/>
          <w:spacing w:val="-6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דתרומה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עדיפא</w:t>
      </w:r>
      <w:r w:rsidR="00B433C9" w:rsidRPr="00EA6942">
        <w:rPr>
          <w:rFonts w:ascii="FontbitDavid" w:hAnsi="FontbitDavid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 xml:space="preserve">- </w:t>
      </w:r>
      <w:r w:rsidR="00B433C9" w:rsidRPr="00EA6942">
        <w:rPr>
          <w:rFonts w:ascii="FontbitDavid" w:hAnsi="FontbitDavid"/>
          <w:spacing w:val="-6"/>
          <w:sz w:val="32"/>
          <w:rtl/>
        </w:rPr>
        <w:t>מ</w:t>
      </w:r>
      <w:r>
        <w:rPr>
          <w:rFonts w:ascii="FontbitDavid" w:hAnsi="FontbitDavid" w:hint="cs"/>
          <w:spacing w:val="-6"/>
          <w:sz w:val="32"/>
          <w:rtl/>
        </w:rPr>
        <w:t xml:space="preserve">. </w:t>
      </w:r>
      <w:r w:rsidR="00B433C9" w:rsidRPr="00EA6942">
        <w:rPr>
          <w:rFonts w:ascii="FontbitDavid" w:hAnsi="FontbitDavid"/>
          <w:spacing w:val="-6"/>
          <w:sz w:val="32"/>
          <w:rtl/>
        </w:rPr>
        <w:t>ח</w:t>
      </w:r>
      <w:r>
        <w:rPr>
          <w:rFonts w:ascii="FontbitDavid" w:hAnsi="FontbitDavid" w:hint="cs"/>
          <w:spacing w:val="-6"/>
          <w:sz w:val="32"/>
          <w:rtl/>
        </w:rPr>
        <w:t xml:space="preserve">. </w:t>
      </w:r>
      <w:r w:rsidR="00B433C9" w:rsidRPr="00EA6942">
        <w:rPr>
          <w:rFonts w:ascii="FontbitDavid" w:hAnsi="FontbitDavid"/>
          <w:spacing w:val="-6"/>
          <w:sz w:val="32"/>
          <w:rtl/>
        </w:rPr>
        <w:t>פ</w:t>
      </w:r>
      <w:r>
        <w:rPr>
          <w:rFonts w:ascii="FontbitDavid" w:hAnsi="FontbitDavid" w:hint="cs"/>
          <w:spacing w:val="-6"/>
          <w:sz w:val="32"/>
          <w:rtl/>
        </w:rPr>
        <w:t xml:space="preserve">. </w:t>
      </w:r>
      <w:r w:rsidR="00B433C9" w:rsidRPr="00EA6942">
        <w:rPr>
          <w:rFonts w:ascii="FontbitDavid" w:hAnsi="FontbitDavid"/>
          <w:spacing w:val="-6"/>
          <w:sz w:val="32"/>
          <w:rtl/>
        </w:rPr>
        <w:t>ז.</w:t>
      </w:r>
      <w:r>
        <w:rPr>
          <w:rFonts w:ascii="FontbitDavid" w:hAnsi="FontbitDavid" w:hint="cs"/>
          <w:spacing w:val="-6"/>
          <w:sz w:val="32"/>
          <w:rtl/>
        </w:rPr>
        <w:t xml:space="preserve"> -,</w:t>
      </w:r>
      <w:r w:rsidR="00B433C9" w:rsidRPr="00EA6942">
        <w:rPr>
          <w:rFonts w:ascii="FontbitDavid" w:hAnsi="FontbitDavid" w:hint="cs"/>
          <w:spacing w:val="-6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מ</w:t>
      </w:r>
      <w:r w:rsidR="00B433C9"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מעשר</w:t>
      </w:r>
      <w:r w:rsidR="00B433C9" w:rsidRPr="00EA6942">
        <w:rPr>
          <w:rFonts w:ascii="FontbitDavid" w:hAnsi="FontbitDavid" w:hint="cs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 xml:space="preserve">- </w:t>
      </w:r>
      <w:r w:rsidR="00B433C9" w:rsidRPr="00EA6942">
        <w:rPr>
          <w:rFonts w:ascii="FontbitDavid" w:hAnsi="FontbitDavid" w:hint="cs"/>
          <w:spacing w:val="-6"/>
          <w:sz w:val="32"/>
          <w:rtl/>
        </w:rPr>
        <w:t>ה</w:t>
      </w:r>
      <w:r>
        <w:rPr>
          <w:rFonts w:ascii="FontbitDavid" w:hAnsi="FontbitDavid" w:hint="cs"/>
          <w:spacing w:val="-6"/>
          <w:sz w:val="32"/>
          <w:rtl/>
        </w:rPr>
        <w:t xml:space="preserve">. </w:t>
      </w:r>
      <w:r w:rsidRPr="00D53BA4">
        <w:rPr>
          <w:rStyle w:val="affff8"/>
          <w:rtl/>
        </w:rPr>
        <w:t xml:space="preserve">[הבאת </w:t>
      </w:r>
      <w:r w:rsidRPr="00D53BA4">
        <w:rPr>
          <w:rStyle w:val="affff8"/>
          <w:rFonts w:hint="eastAsia"/>
          <w:rtl/>
        </w:rPr>
        <w:t>מקום</w:t>
      </w:r>
      <w:r w:rsidRPr="00D53BA4">
        <w:rPr>
          <w:rStyle w:val="affff8"/>
          <w:rtl/>
        </w:rPr>
        <w:t>]</w:t>
      </w:r>
      <w:r>
        <w:rPr>
          <w:rFonts w:ascii="FontbitDavid" w:hAnsi="FontbitDavid" w:hint="cs"/>
          <w:spacing w:val="-6"/>
          <w:sz w:val="32"/>
          <w:rtl/>
        </w:rPr>
        <w:t xml:space="preserve"> </w:t>
      </w:r>
      <w:r w:rsidR="00B433C9" w:rsidRPr="00EA6942">
        <w:rPr>
          <w:rFonts w:ascii="FontbitDavid" w:hAnsi="FontbitDavid" w:hint="cs"/>
          <w:spacing w:val="-6"/>
          <w:sz w:val="32"/>
          <w:rtl/>
        </w:rPr>
        <w:t>ד</w:t>
      </w:r>
      <w:r>
        <w:rPr>
          <w:rFonts w:ascii="FontbitDavid" w:hAnsi="FontbitDavid" w:hint="cs"/>
          <w:spacing w:val="-6"/>
          <w:sz w:val="32"/>
          <w:rtl/>
        </w:rPr>
        <w:t xml:space="preserve">. </w:t>
      </w:r>
      <w:r w:rsidRPr="00D53BA4">
        <w:rPr>
          <w:rStyle w:val="affff8"/>
          <w:rtl/>
        </w:rPr>
        <w:t>[</w:t>
      </w:r>
      <w:r w:rsidRPr="00D53BA4">
        <w:rPr>
          <w:rStyle w:val="affff8"/>
          <w:rFonts w:hint="eastAsia"/>
          <w:rtl/>
        </w:rPr>
        <w:t>וידוי</w:t>
      </w:r>
      <w:r w:rsidRPr="00D53BA4">
        <w:rPr>
          <w:rStyle w:val="affff8"/>
          <w:rtl/>
        </w:rPr>
        <w:t>]</w:t>
      </w:r>
      <w:r>
        <w:rPr>
          <w:rFonts w:ascii="FontbitDavid" w:hAnsi="FontbitDavid" w:hint="cs"/>
          <w:spacing w:val="-6"/>
          <w:sz w:val="32"/>
          <w:rtl/>
        </w:rPr>
        <w:t xml:space="preserve"> </w:t>
      </w:r>
    </w:p>
    <w:p w14:paraId="5D02686E" w14:textId="4C3D9158" w:rsidR="00B433C9" w:rsidRPr="00EA6942" w:rsidRDefault="00B433C9" w:rsidP="00B55EDF">
      <w:pPr>
        <w:rPr>
          <w:rFonts w:ascii="FontbitDavid" w:hAnsi="FontbitDavid"/>
          <w:spacing w:val="-6"/>
          <w:sz w:val="32"/>
          <w:rtl/>
        </w:rPr>
      </w:pPr>
      <w:r w:rsidRPr="00EA6942">
        <w:rPr>
          <w:rFonts w:ascii="FontbitDavid" w:hAnsi="FontbitDavid" w:hint="cs"/>
          <w:spacing w:val="-6"/>
          <w:sz w:val="32"/>
          <w:rtl/>
        </w:rPr>
        <w:t>ס</w:t>
      </w:r>
      <w:r w:rsidR="00D72941">
        <w:rPr>
          <w:rFonts w:ascii="FontbitDavid" w:hAnsi="FontbitDavid" w:hint="cs"/>
          <w:spacing w:val="-6"/>
          <w:sz w:val="32"/>
          <w:rtl/>
        </w:rPr>
        <w:t xml:space="preserve">. </w:t>
      </w:r>
      <w:r w:rsidR="00D72941" w:rsidRPr="00D53BA4">
        <w:rPr>
          <w:rStyle w:val="affff8"/>
          <w:rtl/>
        </w:rPr>
        <w:t>[</w:t>
      </w:r>
      <w:r w:rsidR="00D72941" w:rsidRPr="00D53BA4">
        <w:rPr>
          <w:rStyle w:val="affff8"/>
          <w:rFonts w:hint="eastAsia"/>
          <w:rtl/>
        </w:rPr>
        <w:t>אסור</w:t>
      </w:r>
      <w:r w:rsidR="00D72941" w:rsidRPr="00D53BA4">
        <w:rPr>
          <w:rStyle w:val="affff8"/>
          <w:rtl/>
        </w:rPr>
        <w:t xml:space="preserve"> </w:t>
      </w:r>
      <w:r w:rsidR="00D72941" w:rsidRPr="00D53BA4">
        <w:rPr>
          <w:rStyle w:val="affff8"/>
          <w:rFonts w:hint="eastAsia"/>
          <w:rtl/>
        </w:rPr>
        <w:t>לאונן</w:t>
      </w:r>
      <w:r w:rsidR="00D72941" w:rsidRPr="00D53BA4">
        <w:rPr>
          <w:rStyle w:val="affff8"/>
          <w:rtl/>
        </w:rPr>
        <w:t>]</w:t>
      </w:r>
      <w:r w:rsidRPr="00EA6942">
        <w:rPr>
          <w:rFonts w:ascii="FontbitDavid" w:hAnsi="FontbitDavid" w:hint="cs"/>
          <w:spacing w:val="-6"/>
          <w:sz w:val="32"/>
          <w:rtl/>
        </w:rPr>
        <w:t xml:space="preserve"> ט</w:t>
      </w:r>
      <w:r w:rsidR="00D72941">
        <w:rPr>
          <w:rFonts w:ascii="FontbitDavid" w:hAnsi="FontbitDavid" w:hint="cs"/>
          <w:spacing w:val="-6"/>
          <w:sz w:val="32"/>
          <w:rtl/>
        </w:rPr>
        <w:t xml:space="preserve">. </w:t>
      </w:r>
      <w:r w:rsidR="00D72941" w:rsidRPr="00D53BA4">
        <w:rPr>
          <w:rStyle w:val="affff8"/>
          <w:rtl/>
        </w:rPr>
        <w:t>[</w:t>
      </w:r>
      <w:r w:rsidR="00D72941">
        <w:rPr>
          <w:rStyle w:val="affff8"/>
          <w:rFonts w:hint="cs"/>
          <w:rtl/>
        </w:rPr>
        <w:t>אסור לבער</w:t>
      </w:r>
      <w:r w:rsidR="00D72941" w:rsidRPr="00D53BA4">
        <w:rPr>
          <w:rStyle w:val="affff8"/>
          <w:rtl/>
        </w:rPr>
        <w:t xml:space="preserve"> טמא</w:t>
      </w:r>
      <w:r w:rsidR="00D72941">
        <w:rPr>
          <w:rStyle w:val="affff8"/>
          <w:rFonts w:hint="cs"/>
          <w:rtl/>
        </w:rPr>
        <w:t>.. לוקה</w:t>
      </w:r>
      <w:r w:rsidR="00D72941" w:rsidRPr="00D53BA4">
        <w:rPr>
          <w:rStyle w:val="affff8"/>
          <w:rtl/>
        </w:rPr>
        <w:t>]</w:t>
      </w:r>
      <w:r w:rsidR="00D72941">
        <w:rPr>
          <w:rFonts w:ascii="FontbitDavid" w:hAnsi="FontbitDavid" w:hint="cs"/>
          <w:spacing w:val="-6"/>
          <w:sz w:val="32"/>
          <w:rtl/>
        </w:rPr>
        <w:t xml:space="preserve"> </w:t>
      </w:r>
      <w:r w:rsidRPr="00EA6942">
        <w:rPr>
          <w:rFonts w:ascii="FontbitDavid" w:hAnsi="FontbitDavid" w:hint="cs"/>
          <w:spacing w:val="-6"/>
          <w:sz w:val="32"/>
          <w:rtl/>
        </w:rPr>
        <w:t>ב</w:t>
      </w:r>
      <w:r w:rsidR="00D72941">
        <w:rPr>
          <w:rFonts w:ascii="FontbitDavid" w:hAnsi="FontbitDavid" w:hint="cs"/>
          <w:spacing w:val="-6"/>
          <w:sz w:val="32"/>
          <w:rtl/>
        </w:rPr>
        <w:t xml:space="preserve">. </w:t>
      </w:r>
      <w:r w:rsidR="00D72941" w:rsidRPr="00D53BA4">
        <w:rPr>
          <w:rStyle w:val="affff8"/>
          <w:rtl/>
        </w:rPr>
        <w:t>[</w:t>
      </w:r>
      <w:r w:rsidR="00D72941" w:rsidRPr="00D53BA4">
        <w:rPr>
          <w:rStyle w:val="affff8"/>
          <w:rFonts w:hint="eastAsia"/>
          <w:rtl/>
        </w:rPr>
        <w:t>ביעור</w:t>
      </w:r>
      <w:r w:rsidR="00D72941" w:rsidRPr="00D53BA4">
        <w:rPr>
          <w:rStyle w:val="affff8"/>
          <w:rtl/>
        </w:rPr>
        <w:t>]</w:t>
      </w:r>
      <w:r w:rsidR="00D72941">
        <w:rPr>
          <w:rFonts w:ascii="FontbitDavid" w:hAnsi="FontbitDavid" w:hint="cs"/>
          <w:spacing w:val="-6"/>
          <w:sz w:val="32"/>
          <w:rtl/>
        </w:rPr>
        <w:t xml:space="preserve"> -</w:t>
      </w:r>
      <w:r w:rsidRPr="00EA6942">
        <w:rPr>
          <w:rFonts w:ascii="FontbitDavid" w:hAnsi="FontbitDavid" w:hint="cs"/>
          <w:spacing w:val="-6"/>
          <w:sz w:val="32"/>
          <w:rtl/>
        </w:rPr>
        <w:t xml:space="preserve"> </w:t>
      </w:r>
      <w:r w:rsidR="00D72941">
        <w:rPr>
          <w:rFonts w:ascii="FontbitDavid" w:hAnsi="FontbitDavid" w:hint="cs"/>
          <w:spacing w:val="-6"/>
          <w:sz w:val="32"/>
          <w:rtl/>
        </w:rPr>
        <w:t>ד'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מיתה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עדיפא</w:t>
      </w:r>
      <w:r w:rsidR="00D72941">
        <w:rPr>
          <w:rFonts w:ascii="FontbitDavid" w:hAnsi="FontbitDavid" w:hint="cs"/>
          <w:spacing w:val="-6"/>
          <w:sz w:val="32"/>
          <w:rtl/>
        </w:rPr>
        <w:t>'.</w:t>
      </w:r>
    </w:p>
    <w:p w14:paraId="391C651B" w14:textId="07BB78F1" w:rsidR="00B433C9" w:rsidRPr="00C35A2C" w:rsidRDefault="00D72941" w:rsidP="00B55EDF">
      <w:pPr>
        <w:rPr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AD1A41">
        <w:rPr>
          <w:rStyle w:val="affff1"/>
          <w:rFonts w:hint="cs"/>
          <w:rtl/>
        </w:rPr>
        <w:t>'</w:t>
      </w:r>
      <w:r w:rsidR="00B433C9" w:rsidRPr="00D53BA4">
        <w:rPr>
          <w:rStyle w:val="affff1"/>
          <w:b/>
          <w:bCs/>
          <w:rtl/>
        </w:rPr>
        <w:t>נפש</w:t>
      </w:r>
      <w:r>
        <w:rPr>
          <w:rStyle w:val="affff1"/>
          <w:rFonts w:hint="cs"/>
          <w:rtl/>
        </w:rPr>
        <w:t xml:space="preserve"> אשר תגע.. כי אם רחץ..</w:t>
      </w:r>
      <w:r w:rsidR="00B433C9" w:rsidRPr="00AD1A41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>דבר ששוה בכל נפש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D51F59" w:rsidRPr="00D51F59">
        <w:rPr>
          <w:rFonts w:hint="cs"/>
          <w:rtl/>
        </w:rPr>
        <w:t>זה</w:t>
      </w:r>
      <w:r w:rsidR="00B433C9" w:rsidRPr="00C35A2C">
        <w:rPr>
          <w:rFonts w:ascii="FontbitDavid" w:hAnsi="FontbitDavid"/>
          <w:sz w:val="32"/>
          <w:rtl/>
        </w:rPr>
        <w:t xml:space="preserve"> מעשר.</w:t>
      </w:r>
    </w:p>
    <w:p w14:paraId="43362E81" w14:textId="74AB9E72" w:rsidR="006C4E41" w:rsidRDefault="00B433C9" w:rsidP="006C4E41">
      <w:pPr>
        <w:rPr>
          <w:rStyle w:val="affff5"/>
          <w:rtl/>
        </w:rPr>
      </w:pPr>
      <w:r w:rsidRPr="002F44CD">
        <w:rPr>
          <w:rStyle w:val="affff5"/>
          <w:rtl/>
        </w:rPr>
        <w:t>ו</w:t>
      </w:r>
      <w:r w:rsidR="00D72941" w:rsidRPr="00D53BA4">
        <w:rPr>
          <w:rStyle w:val="affff5"/>
          <w:rFonts w:hint="eastAsia"/>
          <w:rtl/>
        </w:rPr>
        <w:t>עדיין</w:t>
      </w:r>
      <w:r w:rsidRPr="00D53BA4">
        <w:rPr>
          <w:rStyle w:val="affff5"/>
          <w:rtl/>
        </w:rPr>
        <w:t xml:space="preserve"> </w:t>
      </w:r>
      <w:r w:rsidR="002F44CD" w:rsidRPr="00D53BA4">
        <w:rPr>
          <w:rStyle w:val="affff5"/>
          <w:rFonts w:hint="eastAsia"/>
          <w:rtl/>
        </w:rPr>
        <w:t>כ</w:t>
      </w:r>
      <w:r w:rsidR="002F44CD" w:rsidRPr="00D53BA4">
        <w:rPr>
          <w:rStyle w:val="affff5"/>
          <w:rtl/>
        </w:rPr>
        <w:t>"ז</w:t>
      </w:r>
      <w:r w:rsidR="00274003" w:rsidRPr="00D53BA4">
        <w:rPr>
          <w:rStyle w:val="affff5"/>
          <w:rtl/>
        </w:rPr>
        <w:t xml:space="preserve"> </w:t>
      </w:r>
      <w:r w:rsidR="006C4E41">
        <w:rPr>
          <w:rStyle w:val="affff5"/>
          <w:rFonts w:hint="cs"/>
          <w:rtl/>
        </w:rPr>
        <w:t>כ</w:t>
      </w:r>
      <w:r w:rsidRPr="00D53BA4">
        <w:rPr>
          <w:rStyle w:val="affff5"/>
          <w:rtl/>
        </w:rPr>
        <w:t>ש</w:t>
      </w:r>
      <w:r w:rsidR="002F44CD" w:rsidRPr="00D53BA4">
        <w:rPr>
          <w:rStyle w:val="affff5"/>
          <w:rFonts w:hint="eastAsia"/>
          <w:rtl/>
        </w:rPr>
        <w:t>אין</w:t>
      </w:r>
      <w:r w:rsidRPr="00D53BA4">
        <w:rPr>
          <w:rStyle w:val="affff5"/>
          <w:rtl/>
        </w:rPr>
        <w:t xml:space="preserve"> כפרה,</w:t>
      </w:r>
      <w:r w:rsidR="002F44CD" w:rsidRPr="00D53BA4">
        <w:rPr>
          <w:rStyle w:val="affff5"/>
          <w:rtl/>
        </w:rPr>
        <w:t xml:space="preserve"> [כ</w:t>
      </w:r>
      <w:r w:rsidR="002F44CD">
        <w:rPr>
          <w:rStyle w:val="affff5"/>
          <w:rFonts w:hint="cs"/>
          <w:rtl/>
        </w:rPr>
        <w:t>ת</w:t>
      </w:r>
      <w:r w:rsidR="002F44CD" w:rsidRPr="00D53BA4">
        <w:rPr>
          <w:rStyle w:val="affff5"/>
          <w:rFonts w:hint="eastAsia"/>
          <w:rtl/>
        </w:rPr>
        <w:t>ד</w:t>
      </w:r>
      <w:r w:rsidR="002F44CD">
        <w:rPr>
          <w:rStyle w:val="affff5"/>
          <w:rFonts w:hint="cs"/>
          <w:rtl/>
        </w:rPr>
        <w:t>ב</w:t>
      </w:r>
      <w:r w:rsidR="002F44CD" w:rsidRPr="00D53BA4">
        <w:rPr>
          <w:rStyle w:val="affff5"/>
          <w:rFonts w:hint="eastAsia"/>
          <w:rtl/>
        </w:rPr>
        <w:t>רי</w:t>
      </w:r>
      <w:r w:rsidR="002F44CD" w:rsidRPr="00D53BA4">
        <w:rPr>
          <w:rStyle w:val="affff5"/>
          <w:rtl/>
        </w:rPr>
        <w:t>"ש</w:t>
      </w:r>
      <w:r w:rsidR="006C4E41">
        <w:rPr>
          <w:rStyle w:val="affff5"/>
          <w:rFonts w:hint="cs"/>
          <w:rtl/>
        </w:rPr>
        <w:t>:</w:t>
      </w:r>
      <w:r w:rsidR="002F44CD" w:rsidRPr="00D53BA4">
        <w:rPr>
          <w:rStyle w:val="affff5"/>
          <w:rtl/>
        </w:rPr>
        <w:t xml:space="preserve"> </w:t>
      </w:r>
      <w:r w:rsidR="006C4E41">
        <w:rPr>
          <w:rStyle w:val="affff5"/>
          <w:rFonts w:hint="cs"/>
          <w:rtl/>
        </w:rPr>
        <w:t xml:space="preserve">דקרא </w:t>
      </w:r>
      <w:r w:rsidR="002F44CD" w:rsidRPr="00D53BA4">
        <w:rPr>
          <w:rStyle w:val="affff5"/>
          <w:rFonts w:hint="eastAsia"/>
          <w:rtl/>
        </w:rPr>
        <w:t>ב</w:t>
      </w:r>
      <w:r w:rsidR="006C4E41">
        <w:rPr>
          <w:rStyle w:val="affff5"/>
          <w:rFonts w:hint="cs"/>
          <w:rtl/>
        </w:rPr>
        <w:t>'</w:t>
      </w:r>
      <w:r w:rsidR="002F44CD" w:rsidRPr="00D53BA4">
        <w:rPr>
          <w:rStyle w:val="affff5"/>
          <w:rFonts w:hint="eastAsia"/>
          <w:rtl/>
        </w:rPr>
        <w:t>זב</w:t>
      </w:r>
      <w:r w:rsidR="002F44CD" w:rsidRPr="00D53BA4">
        <w:rPr>
          <w:rStyle w:val="affff5"/>
          <w:rtl/>
        </w:rPr>
        <w:t xml:space="preserve"> </w:t>
      </w:r>
      <w:r w:rsidR="002F44CD" w:rsidRPr="00D53BA4">
        <w:rPr>
          <w:rStyle w:val="affff5"/>
          <w:rFonts w:hint="eastAsia"/>
          <w:rtl/>
        </w:rPr>
        <w:t>ב</w:t>
      </w:r>
      <w:r w:rsidR="002F44CD" w:rsidRPr="00D53BA4">
        <w:rPr>
          <w:rStyle w:val="affff5"/>
          <w:rtl/>
        </w:rPr>
        <w:t xml:space="preserve">' </w:t>
      </w:r>
      <w:r w:rsidR="002F44CD" w:rsidRPr="00D53BA4">
        <w:rPr>
          <w:rStyle w:val="affff5"/>
          <w:rFonts w:hint="eastAsia"/>
          <w:rtl/>
        </w:rPr>
        <w:t>ראיות</w:t>
      </w:r>
      <w:r w:rsidR="002F44CD" w:rsidRPr="00D53BA4">
        <w:rPr>
          <w:rStyle w:val="affff5"/>
          <w:rtl/>
        </w:rPr>
        <w:t xml:space="preserve"> </w:t>
      </w:r>
      <w:r w:rsidR="002F44CD" w:rsidRPr="00D53BA4">
        <w:rPr>
          <w:rStyle w:val="affff5"/>
          <w:rFonts w:hint="eastAsia"/>
          <w:rtl/>
        </w:rPr>
        <w:t>ומצורע</w:t>
      </w:r>
      <w:r w:rsidR="002F44CD" w:rsidRPr="00D53BA4">
        <w:rPr>
          <w:rStyle w:val="affff5"/>
          <w:rtl/>
        </w:rPr>
        <w:t xml:space="preserve"> </w:t>
      </w:r>
      <w:r w:rsidR="002F44CD" w:rsidRPr="00D53BA4">
        <w:rPr>
          <w:rStyle w:val="affff5"/>
          <w:rFonts w:hint="eastAsia"/>
          <w:rtl/>
        </w:rPr>
        <w:t>מוסגר</w:t>
      </w:r>
      <w:r w:rsidR="006C4E41">
        <w:rPr>
          <w:rStyle w:val="affff5"/>
          <w:rFonts w:hint="cs"/>
          <w:rtl/>
        </w:rPr>
        <w:t>'</w:t>
      </w:r>
      <w:r w:rsidR="002F44CD">
        <w:rPr>
          <w:rStyle w:val="affff5"/>
          <w:rFonts w:hint="cs"/>
          <w:rtl/>
        </w:rPr>
        <w:t>]</w:t>
      </w:r>
      <w:r w:rsidR="006C4E41">
        <w:rPr>
          <w:rStyle w:val="affff5"/>
          <w:rFonts w:hint="cs"/>
          <w:rtl/>
        </w:rPr>
        <w:t>,</w:t>
      </w:r>
    </w:p>
    <w:p w14:paraId="115F8CE9" w14:textId="28A3B9F2" w:rsidR="00B433C9" w:rsidRPr="00D53BA4" w:rsidRDefault="00B433C9" w:rsidP="00D53BA4">
      <w:pPr>
        <w:rPr>
          <w:rStyle w:val="affff5"/>
          <w:rtl/>
        </w:rPr>
      </w:pPr>
      <w:r w:rsidRPr="00D53BA4">
        <w:rPr>
          <w:rStyle w:val="affff5"/>
          <w:rtl/>
        </w:rPr>
        <w:t>אבל</w:t>
      </w:r>
      <w:r w:rsidR="00274003" w:rsidRPr="00D53BA4">
        <w:rPr>
          <w:rStyle w:val="affff5"/>
          <w:rtl/>
        </w:rPr>
        <w:t xml:space="preserve"> </w:t>
      </w:r>
      <w:r w:rsidR="002F44CD" w:rsidRPr="00D53BA4">
        <w:rPr>
          <w:rStyle w:val="affff5"/>
          <w:rFonts w:hint="eastAsia"/>
          <w:rtl/>
        </w:rPr>
        <w:t>כשיש</w:t>
      </w:r>
      <w:r w:rsidR="002F44CD" w:rsidRPr="00D53BA4">
        <w:rPr>
          <w:rStyle w:val="affff5"/>
          <w:rtl/>
        </w:rPr>
        <w:t xml:space="preserve"> </w:t>
      </w:r>
      <w:r w:rsidRPr="00D53BA4">
        <w:rPr>
          <w:rStyle w:val="affff5"/>
          <w:rtl/>
        </w:rPr>
        <w:t xml:space="preserve">כפרה </w:t>
      </w:r>
      <w:r w:rsidR="002F44CD" w:rsidRPr="00D53BA4">
        <w:rPr>
          <w:rStyle w:val="affff5"/>
          <w:rFonts w:hint="eastAsia"/>
          <w:rtl/>
        </w:rPr>
        <w:t>שמא</w:t>
      </w:r>
      <w:r w:rsidR="002F44CD" w:rsidRPr="00D53BA4">
        <w:rPr>
          <w:rStyle w:val="affff5"/>
          <w:rtl/>
        </w:rPr>
        <w:t xml:space="preserve"> </w:t>
      </w:r>
      <w:r w:rsidRPr="00D53BA4">
        <w:rPr>
          <w:rStyle w:val="affff5"/>
          <w:rtl/>
        </w:rPr>
        <w:t>עד דמייתי כפרה</w:t>
      </w:r>
      <w:r w:rsidR="002F44CD" w:rsidRPr="00D53BA4">
        <w:rPr>
          <w:rStyle w:val="affff5"/>
          <w:rtl/>
        </w:rPr>
        <w:t xml:space="preserve"> [אף לתרומה]</w:t>
      </w:r>
      <w:r w:rsidRPr="00D53BA4">
        <w:rPr>
          <w:rStyle w:val="affff5"/>
          <w:rtl/>
        </w:rPr>
        <w:t>!</w:t>
      </w:r>
    </w:p>
    <w:p w14:paraId="0BCBFF76" w14:textId="03BA3950" w:rsidR="006C4E41" w:rsidRDefault="002F44CD" w:rsidP="006C4E41">
      <w:pPr>
        <w:rPr>
          <w:rStyle w:val="affff1"/>
          <w:rtl/>
        </w:rPr>
      </w:pPr>
      <w:r w:rsidRPr="002F44CD">
        <w:rPr>
          <w:rStyle w:val="affff5"/>
          <w:rFonts w:hint="cs"/>
          <w:rtl/>
        </w:rPr>
        <w:t>אלא</w:t>
      </w:r>
      <w:r w:rsidRPr="00D53BA4">
        <w:rPr>
          <w:rStyle w:val="affff5"/>
          <w:rtl/>
        </w:rPr>
        <w:t xml:space="preserve"> </w:t>
      </w:r>
      <w:r w:rsidR="006C4E41">
        <w:rPr>
          <w:rStyle w:val="affff5"/>
          <w:rFonts w:hint="cs"/>
          <w:rtl/>
        </w:rPr>
        <w:t xml:space="preserve">עוד </w:t>
      </w:r>
      <w:r w:rsidRPr="00D53BA4">
        <w:rPr>
          <w:rStyle w:val="affff5"/>
          <w:rFonts w:hint="eastAsia"/>
          <w:rtl/>
        </w:rPr>
        <w:t>כתיב</w:t>
      </w:r>
      <w:r w:rsidR="00B433C9" w:rsidRPr="00D53BA4">
        <w:rPr>
          <w:rStyle w:val="affff5"/>
          <w:rtl/>
        </w:rPr>
        <w:t xml:space="preserve"> ביולדת</w:t>
      </w:r>
      <w:r w:rsidRPr="002F44CD">
        <w:rPr>
          <w:rStyle w:val="affff5"/>
          <w:rFonts w:hint="cs"/>
          <w:rtl/>
        </w:rPr>
        <w:t>:</w:t>
      </w:r>
      <w:r w:rsidR="00B433C9" w:rsidRPr="00D238B7">
        <w:rPr>
          <w:rStyle w:val="affff5"/>
          <w:rtl/>
        </w:rPr>
        <w:t xml:space="preserve"> </w:t>
      </w:r>
      <w:r w:rsidRPr="00D53BA4">
        <w:rPr>
          <w:rStyle w:val="affff8"/>
          <w:rtl/>
        </w:rPr>
        <w:t>[</w:t>
      </w:r>
      <w:r w:rsidR="006C4E41">
        <w:rPr>
          <w:rStyle w:val="affff8"/>
          <w:rFonts w:hint="cs"/>
          <w:rtl/>
        </w:rPr>
        <w:t>ג.</w:t>
      </w:r>
      <w:r w:rsidRPr="00D53BA4">
        <w:rPr>
          <w:rStyle w:val="affff8"/>
          <w:rtl/>
        </w:rPr>
        <w:t>]</w:t>
      </w:r>
      <w:r w:rsidR="00B433C9" w:rsidRPr="00D238B7">
        <w:rPr>
          <w:rStyle w:val="affff5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 xml:space="preserve">בכל קודש לא תגע.. </w:t>
      </w:r>
      <w:r w:rsidR="00B433C9" w:rsidRPr="00D53BA4">
        <w:rPr>
          <w:rStyle w:val="affff1"/>
          <w:b/>
          <w:bCs/>
          <w:rtl/>
        </w:rPr>
        <w:t>עד מלאת ימי טהרה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</w:p>
    <w:p w14:paraId="26716E8E" w14:textId="1FB2446F" w:rsidR="006C4E41" w:rsidRDefault="006C4E41" w:rsidP="006C4E41">
      <w:pPr>
        <w:rPr>
          <w:rFonts w:ascii="FontbitDavid" w:hAnsi="FontbitDavid"/>
          <w:sz w:val="32"/>
          <w:rtl/>
        </w:rPr>
      </w:pPr>
      <w:r>
        <w:rPr>
          <w:rStyle w:val="affff8"/>
          <w:rFonts w:hint="cs"/>
          <w:rtl/>
        </w:rPr>
        <w:lastRenderedPageBreak/>
        <w:t xml:space="preserve">- </w:t>
      </w:r>
      <w:r w:rsidRPr="00D53BA4">
        <w:rPr>
          <w:rStyle w:val="affff8"/>
          <w:rFonts w:hint="eastAsia"/>
          <w:rtl/>
        </w:rPr>
        <w:t>הא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מלאו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טהורה</w:t>
      </w:r>
      <w:r w:rsidRPr="00D53BA4">
        <w:rPr>
          <w:rStyle w:val="affff8"/>
          <w:rtl/>
        </w:rPr>
        <w:t xml:space="preserve"> [הערב שמש דטבו"י ארוך]</w:t>
      </w:r>
      <w:r>
        <w:rPr>
          <w:rFonts w:ascii="FontbitDavid" w:hAnsi="FontbitDavid" w:hint="cs"/>
          <w:sz w:val="32"/>
          <w:rtl/>
        </w:rPr>
        <w:t xml:space="preserve"> </w:t>
      </w:r>
      <w:r w:rsidR="002F44CD" w:rsidRPr="00D53BA4">
        <w:rPr>
          <w:rStyle w:val="affff8"/>
          <w:rtl/>
        </w:rPr>
        <w:t>[</w:t>
      </w:r>
      <w:r>
        <w:rPr>
          <w:rStyle w:val="affff8"/>
          <w:rFonts w:hint="cs"/>
          <w:rtl/>
        </w:rPr>
        <w:t>ד</w:t>
      </w:r>
      <w:r w:rsidR="00D51F59" w:rsidRPr="00D53BA4">
        <w:rPr>
          <w:rStyle w:val="affff8"/>
          <w:rtl/>
        </w:rPr>
        <w:t>.</w:t>
      </w:r>
      <w:r w:rsidR="002F44CD" w:rsidRPr="00D53BA4">
        <w:rPr>
          <w:rStyle w:val="affff8"/>
          <w:rtl/>
        </w:rPr>
        <w:t>]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D53BA4">
        <w:rPr>
          <w:rStyle w:val="affff1"/>
          <w:b/>
          <w:bCs/>
          <w:rtl/>
        </w:rPr>
        <w:t>וכפר</w:t>
      </w:r>
      <w:r w:rsidR="00B433C9" w:rsidRPr="00AD1A41">
        <w:rPr>
          <w:rStyle w:val="affff1"/>
          <w:rtl/>
        </w:rPr>
        <w:t xml:space="preserve"> עליה הכהן </w:t>
      </w:r>
      <w:r w:rsidR="00B433C9" w:rsidRPr="00D53BA4">
        <w:rPr>
          <w:rStyle w:val="affff1"/>
          <w:b/>
          <w:bCs/>
          <w:rtl/>
        </w:rPr>
        <w:t>וטהרה</w:t>
      </w:r>
      <w:r w:rsidR="00B433C9" w:rsidRPr="00AD1A41"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>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</w:p>
    <w:p w14:paraId="19AD80CB" w14:textId="0ECCFEE9" w:rsidR="00B433C9" w:rsidRPr="00C35A2C" w:rsidRDefault="006C4E41" w:rsidP="00D53BA4">
      <w:pPr>
        <w:rPr>
          <w:rFonts w:ascii="FontbitDavid" w:hAnsi="FontbitDavid"/>
          <w:sz w:val="32"/>
          <w:rtl/>
        </w:rPr>
      </w:pPr>
      <w:r w:rsidRPr="00D53BA4">
        <w:rPr>
          <w:rStyle w:val="affff5"/>
          <w:rFonts w:hint="eastAsia"/>
          <w:rtl/>
        </w:rPr>
        <w:t>אלא</w:t>
      </w:r>
      <w:r>
        <w:rPr>
          <w:rFonts w:ascii="FontbitDavid" w:hAnsi="FontbitDavid" w:hint="cs"/>
          <w:sz w:val="32"/>
          <w:rtl/>
        </w:rPr>
        <w:t xml:space="preserve">: </w:t>
      </w:r>
      <w:r w:rsidR="00B433C9" w:rsidRPr="00C35A2C">
        <w:rPr>
          <w:rFonts w:ascii="FontbitDavid" w:hAnsi="FontbitDavid"/>
          <w:sz w:val="32"/>
          <w:rtl/>
        </w:rPr>
        <w:t xml:space="preserve">כאן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לתרומה</w:t>
      </w:r>
      <w:r w:rsidR="00B433C9" w:rsidRPr="00C35A2C">
        <w:rPr>
          <w:rFonts w:ascii="FontbitDavid" w:hAnsi="FontbitDavid"/>
          <w:sz w:val="32"/>
          <w:rtl/>
        </w:rPr>
        <w:t xml:space="preserve"> כאן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לקדשים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30329D6D" w14:textId="668FFA89" w:rsidR="00B433C9" w:rsidRPr="00C35A2C" w:rsidRDefault="002C00D2" w:rsidP="00B55EDF">
      <w:pPr>
        <w:ind w:hanging="1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א. </w:t>
      </w:r>
      <w:r w:rsidRPr="00D53BA4">
        <w:rPr>
          <w:rFonts w:hint="eastAsia"/>
          <w:b/>
          <w:rtl/>
        </w:rPr>
        <w:t>ד</w:t>
      </w:r>
      <w:r w:rsidR="00B433C9" w:rsidRPr="00D1637C">
        <w:rPr>
          <w:rFonts w:cs="PFT_Frank" w:hint="eastAsia"/>
          <w:b/>
          <w:bCs/>
          <w:szCs w:val="14"/>
          <w:rtl/>
        </w:rPr>
        <w:t>קדש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עדיפא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/>
          <w:sz w:val="32"/>
          <w:rtl/>
        </w:rPr>
        <w:t xml:space="preserve"> פ</w:t>
      </w:r>
      <w:r>
        <w:rPr>
          <w:rFonts w:ascii="FontbitDavid" w:hAnsi="FontbitDavid" w:hint="cs"/>
          <w:sz w:val="32"/>
          <w:rtl/>
        </w:rPr>
        <w:t xml:space="preserve">. </w:t>
      </w:r>
      <w:r w:rsidR="00B433C9" w:rsidRPr="00C35A2C">
        <w:rPr>
          <w:rFonts w:ascii="FontbitDavid" w:hAnsi="FontbitDavid"/>
          <w:sz w:val="32"/>
          <w:rtl/>
        </w:rPr>
        <w:t>נ</w:t>
      </w:r>
      <w:r>
        <w:rPr>
          <w:rFonts w:ascii="FontbitDavid" w:hAnsi="FontbitDavid" w:hint="cs"/>
          <w:sz w:val="32"/>
          <w:rtl/>
        </w:rPr>
        <w:t xml:space="preserve">. </w:t>
      </w:r>
      <w:r w:rsidR="00B433C9" w:rsidRPr="00C35A2C">
        <w:rPr>
          <w:rFonts w:ascii="FontbitDavid" w:hAnsi="FontbitDavid"/>
          <w:sz w:val="32"/>
          <w:rtl/>
        </w:rPr>
        <w:t>ק</w:t>
      </w:r>
      <w:r>
        <w:rPr>
          <w:rFonts w:ascii="FontbitDavid" w:hAnsi="FontbitDavid" w:hint="cs"/>
          <w:sz w:val="32"/>
          <w:rtl/>
        </w:rPr>
        <w:t xml:space="preserve">. </w:t>
      </w:r>
      <w:r w:rsidR="00B433C9" w:rsidRPr="00C35A2C">
        <w:rPr>
          <w:rFonts w:ascii="FontbitDavid" w:hAnsi="FontbitDavid"/>
          <w:sz w:val="32"/>
          <w:rtl/>
        </w:rPr>
        <w:t>ע</w:t>
      </w:r>
      <w:r>
        <w:rPr>
          <w:rFonts w:ascii="FontbitDavid" w:hAnsi="FontbitDavid" w:hint="cs"/>
          <w:sz w:val="32"/>
          <w:rtl/>
        </w:rPr>
        <w:t xml:space="preserve">. </w:t>
      </w:r>
      <w:r w:rsidR="00B433C9" w:rsidRPr="00C35A2C">
        <w:rPr>
          <w:rFonts w:ascii="FontbitDavid" w:hAnsi="FontbitDavid"/>
          <w:sz w:val="32"/>
          <w:rtl/>
        </w:rPr>
        <w:t>כ</w:t>
      </w:r>
      <w:r>
        <w:rPr>
          <w:rFonts w:ascii="FontbitDavid" w:hAnsi="FontbitDavid" w:hint="cs"/>
          <w:sz w:val="32"/>
          <w:rtl/>
        </w:rPr>
        <w:t xml:space="preserve">. </w:t>
      </w:r>
      <w:r w:rsidR="00B433C9" w:rsidRPr="00C35A2C">
        <w:rPr>
          <w:rFonts w:ascii="FontbitDavid" w:hAnsi="FontbitDavid"/>
          <w:sz w:val="32"/>
          <w:rtl/>
        </w:rPr>
        <w:t>ס.</w:t>
      </w:r>
      <w:r>
        <w:rPr>
          <w:rFonts w:ascii="FontbitDavid" w:hAnsi="FontbitDavid" w:hint="cs"/>
          <w:sz w:val="32"/>
          <w:rtl/>
        </w:rPr>
        <w:t xml:space="preserve"> -,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D51F5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מתרומה</w:t>
      </w:r>
      <w:r w:rsidR="00D51F59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 w:hint="cs"/>
          <w:sz w:val="32"/>
          <w:rtl/>
        </w:rPr>
        <w:t>מ</w:t>
      </w:r>
      <w:r>
        <w:rPr>
          <w:rFonts w:ascii="FontbitDavid" w:hAnsi="FontbitDavid" w:hint="cs"/>
          <w:sz w:val="32"/>
          <w:rtl/>
        </w:rPr>
        <w:t xml:space="preserve">. </w:t>
      </w:r>
      <w:r w:rsidR="00B433C9" w:rsidRPr="00C35A2C">
        <w:rPr>
          <w:rFonts w:ascii="FontbitDavid" w:hAnsi="FontbitDavid" w:hint="cs"/>
          <w:sz w:val="32"/>
          <w:rtl/>
        </w:rPr>
        <w:t>ח</w:t>
      </w:r>
      <w:r>
        <w:rPr>
          <w:rFonts w:ascii="FontbitDavid" w:hAnsi="FontbitDavid" w:hint="cs"/>
          <w:sz w:val="32"/>
          <w:rtl/>
        </w:rPr>
        <w:t xml:space="preserve">. </w:t>
      </w:r>
      <w:r w:rsidR="00B433C9" w:rsidRPr="00C35A2C">
        <w:rPr>
          <w:rFonts w:ascii="FontbitDavid" w:hAnsi="FontbitDavid" w:hint="cs"/>
          <w:sz w:val="32"/>
          <w:rtl/>
        </w:rPr>
        <w:t>פ</w:t>
      </w:r>
      <w:r>
        <w:rPr>
          <w:rFonts w:ascii="FontbitDavid" w:hAnsi="FontbitDavid" w:hint="cs"/>
          <w:sz w:val="32"/>
          <w:rtl/>
        </w:rPr>
        <w:t xml:space="preserve">. </w:t>
      </w:r>
      <w:r w:rsidR="00B433C9" w:rsidRPr="00C35A2C">
        <w:rPr>
          <w:rFonts w:ascii="FontbitDavid" w:hAnsi="FontbitDavid" w:hint="cs"/>
          <w:sz w:val="32"/>
          <w:rtl/>
        </w:rPr>
        <w:t>ז</w:t>
      </w:r>
      <w:r w:rsidR="00D51F59">
        <w:rPr>
          <w:rFonts w:ascii="FontbitDavid" w:hAnsi="FontbitDavid" w:hint="cs"/>
          <w:sz w:val="32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-</w:t>
      </w:r>
    </w:p>
    <w:p w14:paraId="2B1B1BBE" w14:textId="72488320" w:rsidR="006179F5" w:rsidRDefault="00B433C9" w:rsidP="00B55EDF">
      <w:pPr>
        <w:rPr>
          <w:rtl/>
        </w:rPr>
      </w:pPr>
      <w:r w:rsidRPr="003A469A">
        <w:rPr>
          <w:rStyle w:val="affff5"/>
          <w:rtl/>
        </w:rPr>
        <w:t>ב</w:t>
      </w:r>
      <w:r w:rsidR="002C00D2">
        <w:rPr>
          <w:rStyle w:val="affff5"/>
          <w:rFonts w:hint="cs"/>
          <w:rtl/>
        </w:rPr>
        <w:t>.</w:t>
      </w:r>
      <w:r w:rsidRPr="003A469A">
        <w:rPr>
          <w:rStyle w:val="affff5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 xml:space="preserve">וכפר עליה הכהן </w:t>
      </w:r>
      <w:r w:rsidRPr="00D53BA4">
        <w:rPr>
          <w:rStyle w:val="affff1"/>
          <w:b/>
          <w:bCs/>
          <w:rtl/>
        </w:rPr>
        <w:t>וטהרה</w:t>
      </w:r>
      <w:r w:rsidRPr="00AD1A41"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</w:t>
      </w:r>
      <w:r w:rsidR="006179F5">
        <w:rPr>
          <w:rFonts w:ascii="FontbitDavid" w:hAnsi="FontbitDavid" w:hint="cs"/>
          <w:sz w:val="32"/>
          <w:rtl/>
        </w:rPr>
        <w:t>- עד עכשיו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2151A">
        <w:rPr>
          <w:rFonts w:ascii="FontbitDavid" w:hAnsi="FontbitDavid" w:hint="cs"/>
          <w:sz w:val="32"/>
          <w:rtl/>
        </w:rPr>
        <w:t xml:space="preserve">נקראת </w:t>
      </w:r>
      <w:r w:rsidRPr="00C35A2C">
        <w:rPr>
          <w:rFonts w:ascii="FontbitDavid" w:hAnsi="FontbitDavid"/>
          <w:sz w:val="32"/>
          <w:rtl/>
        </w:rPr>
        <w:t xml:space="preserve">טמאה, </w:t>
      </w:r>
    </w:p>
    <w:p w14:paraId="6C625AD8" w14:textId="555C5CCF" w:rsidR="00B433C9" w:rsidRPr="00C35A2C" w:rsidRDefault="00B433C9" w:rsidP="006179F5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וא</w:t>
      </w:r>
      <w:r w:rsidR="006179F5">
        <w:rPr>
          <w:rFonts w:ascii="FontbitDavid" w:hAnsi="FontbitDavid" w:hint="cs"/>
          <w:sz w:val="32"/>
          <w:rtl/>
        </w:rPr>
        <w:t>"כ</w:t>
      </w:r>
      <w:r w:rsidRPr="00C35A2C">
        <w:rPr>
          <w:rFonts w:ascii="FontbitDavid" w:hAnsi="FontbitDavid"/>
          <w:sz w:val="32"/>
          <w:rtl/>
        </w:rPr>
        <w:t xml:space="preserve"> </w:t>
      </w:r>
      <w:r w:rsidR="006179F5">
        <w:rPr>
          <w:rFonts w:ascii="FontbitDavid" w:hAnsi="FontbitDavid" w:hint="cs"/>
          <w:sz w:val="32"/>
          <w:rtl/>
        </w:rPr>
        <w:t xml:space="preserve">מטמאת </w:t>
      </w:r>
      <w:r w:rsidRPr="00C35A2C">
        <w:rPr>
          <w:rFonts w:ascii="FontbitDavid" w:hAnsi="FontbitDavid"/>
          <w:sz w:val="32"/>
          <w:rtl/>
        </w:rPr>
        <w:t xml:space="preserve">קדשים, </w:t>
      </w:r>
      <w:r w:rsidR="006179F5">
        <w:rPr>
          <w:rStyle w:val="affff1"/>
          <w:rFonts w:hint="cs"/>
          <w:rtl/>
        </w:rPr>
        <w:t>ד'</w:t>
      </w:r>
      <w:r w:rsidRPr="00104ED7">
        <w:rPr>
          <w:rStyle w:val="affff1"/>
          <w:rtl/>
        </w:rPr>
        <w:t xml:space="preserve">והבשר אשר יגע </w:t>
      </w:r>
      <w:r w:rsidRPr="00BB53F6">
        <w:rPr>
          <w:rStyle w:val="affff1"/>
          <w:rtl/>
        </w:rPr>
        <w:t>ב</w:t>
      </w:r>
      <w:r w:rsidRPr="00D53BA4">
        <w:rPr>
          <w:rStyle w:val="affff1"/>
          <w:b/>
          <w:bCs/>
          <w:rtl/>
        </w:rPr>
        <w:t>כל טמא</w:t>
      </w:r>
      <w:r w:rsidRPr="00104ED7">
        <w:rPr>
          <w:rStyle w:val="affff1"/>
          <w:rtl/>
        </w:rPr>
        <w:t xml:space="preserve"> </w:t>
      </w:r>
      <w:r w:rsidR="0022151A" w:rsidRPr="00D53BA4">
        <w:rPr>
          <w:rStyle w:val="affff8"/>
          <w:rtl/>
        </w:rPr>
        <w:t>[שהוא]</w:t>
      </w:r>
      <w:r w:rsidR="0022151A">
        <w:rPr>
          <w:rStyle w:val="affff1"/>
          <w:rFonts w:hint="cs"/>
          <w:rtl/>
        </w:rPr>
        <w:t xml:space="preserve"> </w:t>
      </w:r>
      <w:r w:rsidRPr="00104ED7">
        <w:rPr>
          <w:rStyle w:val="affff1"/>
          <w:rtl/>
        </w:rPr>
        <w:t>לא יאכל</w:t>
      </w:r>
      <w:r w:rsidR="006179F5">
        <w:rPr>
          <w:rStyle w:val="affff1"/>
          <w:rFonts w:hint="cs"/>
          <w:rtl/>
        </w:rPr>
        <w:t>'.</w:t>
      </w:r>
    </w:p>
    <w:p w14:paraId="222F6866" w14:textId="1ACF0C0C" w:rsidR="009F01B1" w:rsidRDefault="009F01B1" w:rsidP="009F01B1">
      <w:pPr>
        <w:pStyle w:val="affff7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והך</w:t>
      </w:r>
      <w:r w:rsidR="00B433C9" w:rsidRPr="006B2A7E">
        <w:rPr>
          <w:rStyle w:val="affff1"/>
          <w:rtl/>
        </w:rPr>
        <w:t xml:space="preserve"> </w:t>
      </w:r>
      <w:r>
        <w:rPr>
          <w:rStyle w:val="affff8"/>
          <w:rFonts w:hint="cs"/>
          <w:rtl/>
        </w:rPr>
        <w:t>ד</w:t>
      </w:r>
      <w:r w:rsidRPr="00D53BA4">
        <w:rPr>
          <w:rStyle w:val="affff8"/>
          <w:rFonts w:hint="eastAsia"/>
          <w:rtl/>
        </w:rPr>
        <w:t>בתחילת</w:t>
      </w:r>
      <w:r w:rsidRPr="00D53BA4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ה</w:t>
      </w:r>
      <w:r w:rsidRPr="00D53BA4">
        <w:rPr>
          <w:rStyle w:val="affff8"/>
          <w:rFonts w:hint="eastAsia"/>
          <w:rtl/>
        </w:rPr>
        <w:t>פ</w:t>
      </w:r>
      <w:r>
        <w:rPr>
          <w:rStyle w:val="affff8"/>
          <w:rFonts w:hint="cs"/>
          <w:rtl/>
        </w:rPr>
        <w:t>רשה</w:t>
      </w:r>
      <w:r w:rsidRPr="00D53BA4">
        <w:rPr>
          <w:rStyle w:val="affff8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C7557" w:rsidRPr="00D53BA4">
        <w:rPr>
          <w:rStyle w:val="affff1"/>
          <w:rFonts w:hint="eastAsia"/>
          <w:b/>
          <w:bCs/>
          <w:rtl/>
        </w:rPr>
        <w:t>אשה</w:t>
      </w:r>
      <w:r>
        <w:rPr>
          <w:rStyle w:val="affff1"/>
          <w:rFonts w:hint="cs"/>
          <w:rtl/>
        </w:rPr>
        <w:t xml:space="preserve"> כי תזריע..'</w:t>
      </w:r>
      <w:r w:rsidR="00BC7557" w:rsidRPr="00BC7557">
        <w:rPr>
          <w:rStyle w:val="affff1"/>
          <w:rFonts w:hint="cs"/>
          <w:rtl/>
        </w:rPr>
        <w:t xml:space="preserve"> </w:t>
      </w:r>
      <w:r w:rsidR="00BC7557">
        <w:rPr>
          <w:rFonts w:ascii="FontbitDavid" w:hAnsi="FontbitDavid" w:hint="cs"/>
          <w:sz w:val="32"/>
          <w:rtl/>
        </w:rPr>
        <w:t>ל</w:t>
      </w:r>
      <w:r>
        <w:rPr>
          <w:rFonts w:ascii="FontbitDavid" w:hAnsi="FontbitDavid" w:hint="cs"/>
          <w:sz w:val="32"/>
          <w:rtl/>
        </w:rPr>
        <w:t xml:space="preserve">רבות </w:t>
      </w:r>
      <w:r w:rsidR="00B433C9" w:rsidRPr="00C35A2C">
        <w:rPr>
          <w:rFonts w:ascii="FontbitDavid" w:hAnsi="FontbitDavid"/>
          <w:sz w:val="32"/>
          <w:rtl/>
        </w:rPr>
        <w:t>גיורת ומשוחרר</w:t>
      </w:r>
      <w:r w:rsidR="00B433C9" w:rsidRPr="00D53BA4">
        <w:rPr>
          <w:rtl/>
        </w:rPr>
        <w:t>ת</w:t>
      </w:r>
      <w:r>
        <w:rPr>
          <w:rFonts w:hint="cs"/>
          <w:rtl/>
        </w:rPr>
        <w:t>,</w:t>
      </w:r>
      <w:r w:rsidRPr="00D53BA4">
        <w:rPr>
          <w:rtl/>
        </w:rPr>
        <w:t xml:space="preserve"> </w:t>
      </w:r>
    </w:p>
    <w:p w14:paraId="6D2CA787" w14:textId="7747705B" w:rsidR="009F01B1" w:rsidRPr="00C35A2C" w:rsidRDefault="009F01B1" w:rsidP="008E5DE4">
      <w:pPr>
        <w:pStyle w:val="affff7"/>
      </w:pPr>
      <w:r w:rsidRPr="00A07384">
        <w:rPr>
          <w:rFonts w:cs="PFT_Frank" w:hint="eastAsia"/>
          <w:b/>
          <w:bCs/>
          <w:szCs w:val="10"/>
          <w:rtl/>
        </w:rPr>
        <w:t>ואינם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בתרומה</w:t>
      </w:r>
      <w:r>
        <w:rPr>
          <w:rFonts w:hint="cs"/>
          <w:rtl/>
        </w:rPr>
        <w:t xml:space="preserve"> - מילי מילי חשיב, </w:t>
      </w:r>
      <w:r w:rsidRPr="00A07384">
        <w:rPr>
          <w:rFonts w:cs="PFT_Frank" w:hint="eastAsia"/>
          <w:b/>
          <w:bCs/>
          <w:szCs w:val="10"/>
          <w:rtl/>
        </w:rPr>
        <w:t>וראיה</w:t>
      </w:r>
      <w:r>
        <w:rPr>
          <w:rFonts w:hint="cs"/>
          <w:rtl/>
        </w:rPr>
        <w:t xml:space="preserve">: </w:t>
      </w:r>
      <w:r w:rsidR="00B433C9" w:rsidRPr="00572F4D">
        <w:rPr>
          <w:rStyle w:val="affff1"/>
          <w:rFonts w:hint="cs"/>
          <w:rtl/>
        </w:rPr>
        <w:t>'</w:t>
      </w:r>
      <w:r w:rsidR="00B433C9" w:rsidRPr="00572F4D">
        <w:rPr>
          <w:rStyle w:val="affff1"/>
          <w:rtl/>
        </w:rPr>
        <w:t>בכל קדש לא תגע</w:t>
      </w:r>
      <w:r>
        <w:rPr>
          <w:rStyle w:val="affff1"/>
          <w:rFonts w:hint="cs"/>
          <w:rtl/>
        </w:rPr>
        <w:t>'</w:t>
      </w:r>
      <w:r w:rsidR="00B433C9" w:rsidRPr="00C35A2C">
        <w:rPr>
          <w:rtl/>
        </w:rPr>
        <w:t xml:space="preserve"> </w:t>
      </w:r>
      <w:r w:rsidR="00B433C9" w:rsidRPr="00A07384">
        <w:rPr>
          <w:rFonts w:cs="PFT_Frank"/>
          <w:b/>
          <w:bCs/>
          <w:szCs w:val="10"/>
          <w:rtl/>
        </w:rPr>
        <w:t>לרבות תרומה</w:t>
      </w:r>
      <w:r>
        <w:rPr>
          <w:rFonts w:hint="cs"/>
          <w:rtl/>
        </w:rPr>
        <w:t>.</w:t>
      </w:r>
    </w:p>
    <w:p w14:paraId="1CD0C0FA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עה.</w:t>
      </w:r>
    </w:p>
    <w:p w14:paraId="326051C4" w14:textId="20B4D317" w:rsidR="00564951" w:rsidRDefault="00564951" w:rsidP="00615A60">
      <w:pPr>
        <w:pStyle w:val="affff2"/>
        <w:rPr>
          <w:rtl/>
        </w:rPr>
      </w:pPr>
      <w:bookmarkStart w:id="860" w:name="_Toc119172997"/>
      <w:bookmarkStart w:id="861" w:name="_Toc119230092"/>
      <w:r>
        <w:rPr>
          <w:rFonts w:hint="cs"/>
          <w:rtl/>
        </w:rPr>
        <w:t>סיום דרשת המקראות, ב'הערב שמש' ו'כיפורים'</w:t>
      </w:r>
      <w:bookmarkEnd w:id="860"/>
      <w:bookmarkEnd w:id="861"/>
    </w:p>
    <w:p w14:paraId="62989777" w14:textId="1ED865F0" w:rsidR="00B433C9" w:rsidRDefault="00564951" w:rsidP="00D53BA4">
      <w:pPr>
        <w:rPr>
          <w:rFonts w:ascii="FontbitDavid" w:hAnsi="FontbitDavid"/>
          <w:sz w:val="32"/>
          <w:rtl/>
        </w:rPr>
      </w:pPr>
      <w:r w:rsidRPr="00D53BA4">
        <w:rPr>
          <w:rStyle w:val="affff5"/>
          <w:rFonts w:hint="eastAsia"/>
          <w:rtl/>
        </w:rPr>
        <w:t>א</w:t>
      </w:r>
      <w:r w:rsidRPr="00D53BA4">
        <w:rPr>
          <w:rStyle w:val="affff5"/>
          <w:rtl/>
        </w:rPr>
        <w:t xml:space="preserve">. </w:t>
      </w:r>
      <w:r w:rsidR="00644FE3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לתרומה</w:t>
      </w:r>
      <w:r w:rsidR="00644FE3">
        <w:rPr>
          <w:rFonts w:ascii="FontbitDavid" w:hAnsi="FontbitDavid" w:hint="cs"/>
          <w:sz w:val="32"/>
          <w:rtl/>
        </w:rPr>
        <w:t xml:space="preserve">: </w:t>
      </w:r>
      <w:r>
        <w:rPr>
          <w:rFonts w:ascii="FontbitDavid" w:hAnsi="FontbitDavid" w:hint="cs"/>
          <w:sz w:val="32"/>
          <w:rtl/>
        </w:rPr>
        <w:t>'</w:t>
      </w:r>
      <w:r w:rsidR="00B433C9" w:rsidRPr="00BC7557">
        <w:rPr>
          <w:rStyle w:val="affff1"/>
          <w:rFonts w:hint="cs"/>
          <w:rtl/>
        </w:rPr>
        <w:t>ובא השמש וטהר</w:t>
      </w:r>
      <w:r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</w:t>
      </w:r>
      <w:r>
        <w:rPr>
          <w:rStyle w:val="affff1"/>
          <w:rFonts w:hint="cs"/>
          <w:rtl/>
        </w:rPr>
        <w:t>-</w:t>
      </w:r>
      <w:r w:rsidR="00B433C9" w:rsidRPr="00C35A2C">
        <w:rPr>
          <w:rFonts w:ascii="FontbitDavid" w:hAnsi="FontbitDavid" w:hint="cs"/>
          <w:sz w:val="32"/>
          <w:rtl/>
        </w:rPr>
        <w:t xml:space="preserve"> במ</w:t>
      </w:r>
      <w:r>
        <w:rPr>
          <w:rFonts w:ascii="FontbitDavid" w:hAnsi="FontbitDavid" w:hint="cs"/>
          <w:sz w:val="32"/>
          <w:rtl/>
        </w:rPr>
        <w:t>ה נטהר</w:t>
      </w:r>
      <w:r w:rsidR="00644FE3">
        <w:rPr>
          <w:rFonts w:ascii="FontbitDavid" w:hAnsi="FontbitDavid" w:hint="cs"/>
          <w:sz w:val="32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="00B433C9" w:rsidRPr="00BC7557">
        <w:rPr>
          <w:rStyle w:val="affff1"/>
          <w:rFonts w:hint="cs"/>
          <w:rtl/>
        </w:rPr>
        <w:t>עד מלאת</w:t>
      </w:r>
      <w:r>
        <w:rPr>
          <w:rStyle w:val="affff1"/>
          <w:rFonts w:hint="cs"/>
          <w:rtl/>
        </w:rPr>
        <w:t xml:space="preserve">..' </w:t>
      </w:r>
      <w:r w:rsidRPr="00D53BA4">
        <w:rPr>
          <w:rtl/>
        </w:rPr>
        <w:t>-</w:t>
      </w:r>
      <w:r w:rsidR="00B433C9" w:rsidRPr="00BC7557">
        <w:rPr>
          <w:rStyle w:val="affff1"/>
          <w:rFonts w:hint="cs"/>
          <w:rtl/>
        </w:rPr>
        <w:t xml:space="preserve"> </w:t>
      </w:r>
      <w:r w:rsidR="00AB43C5">
        <w:rPr>
          <w:rFonts w:ascii="FontbitDavid" w:hAnsi="FontbitDavid" w:hint="cs"/>
          <w:sz w:val="32"/>
          <w:rtl/>
        </w:rPr>
        <w:t>אף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 w:hint="cs"/>
          <w:sz w:val="32"/>
          <w:rtl/>
        </w:rPr>
        <w:t>בר כפרה</w:t>
      </w:r>
      <w:r w:rsidR="00BC7557">
        <w:rPr>
          <w:rFonts w:ascii="FontbitDavid" w:hAnsi="FontbitDavid" w:hint="cs"/>
          <w:sz w:val="32"/>
          <w:rtl/>
        </w:rPr>
        <w:t>,</w:t>
      </w:r>
      <w:r>
        <w:rPr>
          <w:rStyle w:val="affff1"/>
          <w:rFonts w:hint="cs"/>
          <w:rtl/>
        </w:rPr>
        <w:t xml:space="preserve"> '</w:t>
      </w:r>
      <w:r w:rsidR="00B433C9" w:rsidRPr="00BC7557">
        <w:rPr>
          <w:rStyle w:val="affff1"/>
          <w:rFonts w:hint="cs"/>
          <w:rtl/>
        </w:rPr>
        <w:t>עד אשר יטהר</w:t>
      </w:r>
      <w:r>
        <w:rPr>
          <w:rStyle w:val="affff1"/>
          <w:rFonts w:hint="cs"/>
          <w:rtl/>
        </w:rPr>
        <w:t xml:space="preserve">.. </w:t>
      </w:r>
      <w:r w:rsidRPr="00D53BA4">
        <w:rPr>
          <w:rStyle w:val="affff8"/>
          <w:rtl/>
        </w:rPr>
        <w:t>[</w:t>
      </w:r>
      <w:r>
        <w:rPr>
          <w:rStyle w:val="affff1"/>
          <w:rFonts w:hint="cs"/>
          <w:rtl/>
        </w:rPr>
        <w:t>אם רחץ</w:t>
      </w:r>
      <w:r>
        <w:rPr>
          <w:rStyle w:val="affff8"/>
          <w:rFonts w:hint="cs"/>
          <w:rtl/>
        </w:rPr>
        <w:t>..</w:t>
      </w:r>
      <w:r w:rsidRPr="00D53BA4">
        <w:rPr>
          <w:rStyle w:val="affff8"/>
          <w:rtl/>
        </w:rPr>
        <w:t>]</w:t>
      </w:r>
      <w:r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צריך</w:t>
      </w:r>
      <w:r w:rsidR="00B433C9" w:rsidRPr="00C35A2C">
        <w:rPr>
          <w:rFonts w:ascii="FontbitDavid" w:hAnsi="FontbitDavid" w:hint="cs"/>
          <w:sz w:val="32"/>
          <w:rtl/>
        </w:rPr>
        <w:t xml:space="preserve"> טבילה</w:t>
      </w:r>
      <w:r w:rsidRPr="00D53BA4">
        <w:rPr>
          <w:rStyle w:val="affff8"/>
          <w:rtl/>
        </w:rPr>
        <w:t xml:space="preserve"> [</w:t>
      </w:r>
      <w:r>
        <w:rPr>
          <w:rStyle w:val="affff8"/>
          <w:rFonts w:hint="cs"/>
          <w:rtl/>
        </w:rPr>
        <w:t>קודם</w:t>
      </w:r>
      <w:r w:rsidRPr="00D53BA4">
        <w:rPr>
          <w:rStyle w:val="affff8"/>
          <w:rtl/>
        </w:rPr>
        <w:t xml:space="preserve"> הע</w:t>
      </w:r>
      <w:r>
        <w:rPr>
          <w:rStyle w:val="affff8"/>
          <w:rFonts w:hint="cs"/>
          <w:rtl/>
        </w:rPr>
        <w:t xml:space="preserve">רב </w:t>
      </w:r>
      <w:r w:rsidRPr="00D53BA4">
        <w:rPr>
          <w:rStyle w:val="affff8"/>
          <w:rFonts w:hint="eastAsia"/>
          <w:rtl/>
        </w:rPr>
        <w:t>ש</w:t>
      </w:r>
      <w:r>
        <w:rPr>
          <w:rStyle w:val="affff8"/>
          <w:rFonts w:hint="cs"/>
          <w:rtl/>
        </w:rPr>
        <w:t>מש</w:t>
      </w:r>
      <w:r w:rsidRPr="00D53BA4">
        <w:rPr>
          <w:rStyle w:val="affff8"/>
          <w:rtl/>
        </w:rPr>
        <w:t>]</w:t>
      </w:r>
      <w:r>
        <w:rPr>
          <w:rStyle w:val="affff8"/>
          <w:rFonts w:hint="cs"/>
          <w:rtl/>
        </w:rPr>
        <w:t>.</w:t>
      </w:r>
    </w:p>
    <w:p w14:paraId="3BF2C03A" w14:textId="23BFA72E" w:rsidR="00B1329E" w:rsidRDefault="00564951" w:rsidP="00B55EDF">
      <w:pPr>
        <w:rPr>
          <w:rStyle w:val="affff1"/>
          <w:spacing w:val="-8"/>
          <w:rtl/>
        </w:rPr>
      </w:pPr>
      <w:r>
        <w:rPr>
          <w:rStyle w:val="affff5"/>
          <w:rFonts w:hint="cs"/>
          <w:spacing w:val="-8"/>
          <w:rtl/>
        </w:rPr>
        <w:t>ב. ל</w:t>
      </w:r>
      <w:r w:rsidR="00B433C9" w:rsidRPr="00BC7557">
        <w:rPr>
          <w:rStyle w:val="affff5"/>
          <w:rFonts w:hint="cs"/>
          <w:spacing w:val="-8"/>
          <w:rtl/>
        </w:rPr>
        <w:t>תנא</w:t>
      </w:r>
      <w:r w:rsidR="00B1329E">
        <w:rPr>
          <w:rStyle w:val="affff5"/>
          <w:rFonts w:hint="cs"/>
          <w:spacing w:val="-8"/>
          <w:rtl/>
        </w:rPr>
        <w:t>,</w:t>
      </w:r>
      <w:r w:rsidR="00B433C9" w:rsidRPr="00BC7557">
        <w:rPr>
          <w:rFonts w:hint="cs"/>
          <w:spacing w:val="-8"/>
          <w:rtl/>
        </w:rPr>
        <w:t xml:space="preserve"> </w:t>
      </w:r>
      <w:r w:rsidR="00B433C9" w:rsidRPr="00BC7557">
        <w:rPr>
          <w:rStyle w:val="affff5"/>
          <w:rFonts w:hint="cs"/>
          <w:spacing w:val="-8"/>
          <w:rtl/>
        </w:rPr>
        <w:t>ד</w:t>
      </w:r>
      <w:r w:rsidR="00B1329E">
        <w:rPr>
          <w:rStyle w:val="affff5"/>
          <w:rFonts w:hint="cs"/>
          <w:spacing w:val="-8"/>
          <w:rtl/>
        </w:rPr>
        <w:t>ק</w:t>
      </w:r>
      <w:r w:rsidR="00BC7557" w:rsidRPr="00BC7557">
        <w:rPr>
          <w:rStyle w:val="affff5"/>
          <w:rFonts w:hint="cs"/>
          <w:spacing w:val="-8"/>
          <w:rtl/>
        </w:rPr>
        <w:t>ר</w:t>
      </w:r>
      <w:r w:rsidR="00B1329E" w:rsidRPr="00D53BA4">
        <w:rPr>
          <w:rStyle w:val="affff5"/>
          <w:rFonts w:hint="eastAsia"/>
          <w:rtl/>
        </w:rPr>
        <w:t>א</w:t>
      </w:r>
      <w:r w:rsidR="00BC7557" w:rsidRPr="00D53BA4">
        <w:rPr>
          <w:rStyle w:val="affff5"/>
          <w:rtl/>
        </w:rPr>
        <w:t xml:space="preserve"> </w:t>
      </w:r>
      <w:r w:rsidR="00B433C9" w:rsidRPr="00D53BA4">
        <w:rPr>
          <w:rStyle w:val="affff5"/>
          <w:rtl/>
        </w:rPr>
        <w:t>ב</w:t>
      </w:r>
      <w:r w:rsidR="00B1329E">
        <w:rPr>
          <w:rStyle w:val="affff5"/>
          <w:rFonts w:hint="cs"/>
          <w:rtl/>
        </w:rPr>
        <w:t>'</w:t>
      </w:r>
      <w:r w:rsidR="00B433C9" w:rsidRPr="00D53BA4">
        <w:rPr>
          <w:rStyle w:val="affff5"/>
          <w:rtl/>
        </w:rPr>
        <w:t>זב בעל ג' ראיות ומצורע מוחלט</w:t>
      </w:r>
      <w:r w:rsidR="00B1329E">
        <w:rPr>
          <w:rStyle w:val="affff5"/>
          <w:rFonts w:hint="cs"/>
          <w:rtl/>
        </w:rPr>
        <w:t>'</w:t>
      </w:r>
      <w:r w:rsidR="00B1329E">
        <w:rPr>
          <w:rFonts w:hint="cs"/>
          <w:spacing w:val="-8"/>
          <w:rtl/>
        </w:rPr>
        <w:t>:</w:t>
      </w:r>
      <w:r w:rsidR="00B433C9" w:rsidRPr="00BC7557">
        <w:rPr>
          <w:spacing w:val="-8"/>
          <w:rtl/>
        </w:rPr>
        <w:t xml:space="preserve"> </w:t>
      </w:r>
    </w:p>
    <w:p w14:paraId="04768BB5" w14:textId="0794DFEB" w:rsidR="00644FE3" w:rsidRDefault="00644FE3" w:rsidP="00644FE3">
      <w:pPr>
        <w:rPr>
          <w:rFonts w:ascii="FontbitDavid" w:hAnsi="FontbitDavid"/>
          <w:spacing w:val="-4"/>
          <w:sz w:val="32"/>
          <w:rtl/>
        </w:rPr>
      </w:pPr>
      <w:r w:rsidRPr="00D1637C">
        <w:rPr>
          <w:rFonts w:cs="PFT_Frank" w:hint="cs"/>
          <w:b/>
          <w:bCs/>
          <w:spacing w:val="-8"/>
          <w:szCs w:val="14"/>
          <w:rtl/>
        </w:rPr>
        <w:t>בקדשים</w:t>
      </w:r>
      <w:r>
        <w:rPr>
          <w:rFonts w:hint="cs"/>
          <w:spacing w:val="-8"/>
          <w:rtl/>
        </w:rPr>
        <w:t xml:space="preserve">: </w:t>
      </w:r>
      <w:r w:rsidR="00B433C9" w:rsidRPr="00BC7557">
        <w:rPr>
          <w:rStyle w:val="affff1"/>
          <w:rFonts w:hint="cs"/>
          <w:spacing w:val="-8"/>
          <w:rtl/>
        </w:rPr>
        <w:t>'</w:t>
      </w:r>
      <w:r w:rsidR="00B433C9" w:rsidRPr="00BC7557">
        <w:rPr>
          <w:rStyle w:val="affff1"/>
          <w:spacing w:val="-8"/>
          <w:rtl/>
        </w:rPr>
        <w:t>עד אשר יטהר</w:t>
      </w:r>
      <w:r w:rsidR="00B433C9" w:rsidRPr="00BC7557">
        <w:rPr>
          <w:rStyle w:val="affff1"/>
          <w:rFonts w:hint="cs"/>
          <w:spacing w:val="-8"/>
          <w:rtl/>
        </w:rPr>
        <w:t>'</w:t>
      </w:r>
      <w:r w:rsidR="00B433C9" w:rsidRPr="00BC7557">
        <w:rPr>
          <w:rStyle w:val="affff1"/>
          <w:spacing w:val="-8"/>
          <w:rtl/>
        </w:rPr>
        <w:t xml:space="preserve"> </w:t>
      </w:r>
      <w:r w:rsidR="00B1329E">
        <w:rPr>
          <w:rFonts w:hint="cs"/>
          <w:spacing w:val="-8"/>
          <w:rtl/>
        </w:rPr>
        <w:t xml:space="preserve">- </w:t>
      </w:r>
      <w:r w:rsidR="00B433C9" w:rsidRPr="00BC7557">
        <w:rPr>
          <w:spacing w:val="-8"/>
          <w:rtl/>
        </w:rPr>
        <w:t xml:space="preserve">עד </w:t>
      </w:r>
      <w:r w:rsidR="00BC7557" w:rsidRPr="00BC7557">
        <w:rPr>
          <w:rFonts w:hint="cs"/>
          <w:spacing w:val="-8"/>
          <w:rtl/>
        </w:rPr>
        <w:t>שמביא</w:t>
      </w:r>
      <w:r w:rsidR="00B433C9" w:rsidRPr="00BC7557">
        <w:rPr>
          <w:spacing w:val="-8"/>
          <w:rtl/>
        </w:rPr>
        <w:t xml:space="preserve"> כפרה,</w:t>
      </w:r>
      <w:r>
        <w:rPr>
          <w:rFonts w:hint="cs"/>
          <w:spacing w:val="-8"/>
          <w:rtl/>
        </w:rPr>
        <w:t xml:space="preserve"> </w:t>
      </w:r>
      <w:r>
        <w:rPr>
          <w:spacing w:val="-8"/>
          <w:rtl/>
        </w:rPr>
        <w:tab/>
      </w:r>
      <w:r>
        <w:rPr>
          <w:rFonts w:hint="cs"/>
          <w:spacing w:val="-8"/>
          <w:rtl/>
        </w:rPr>
        <w:t xml:space="preserve"> </w:t>
      </w:r>
      <w:r>
        <w:rPr>
          <w:rStyle w:val="affff8"/>
          <w:rFonts w:hint="cs"/>
          <w:rtl/>
        </w:rPr>
        <w:t>[</w:t>
      </w:r>
      <w:r>
        <w:rPr>
          <w:rStyle w:val="affff1"/>
          <w:rFonts w:hint="cs"/>
          <w:rtl/>
        </w:rPr>
        <w:t>ד</w:t>
      </w:r>
      <w:r w:rsidRPr="00D53BA4">
        <w:rPr>
          <w:rStyle w:val="affff1"/>
          <w:rtl/>
        </w:rPr>
        <w:t>'</w:t>
      </w:r>
      <w:r w:rsidRPr="00D53BA4">
        <w:rPr>
          <w:rStyle w:val="affff1"/>
          <w:rFonts w:hint="eastAsia"/>
          <w:rtl/>
        </w:rPr>
        <w:t>ובא</w:t>
      </w:r>
      <w:r w:rsidRPr="00D53BA4">
        <w:rPr>
          <w:rStyle w:val="affff1"/>
          <w:rtl/>
        </w:rPr>
        <w:t xml:space="preserve"> </w:t>
      </w:r>
      <w:r w:rsidRPr="00D53BA4">
        <w:rPr>
          <w:rStyle w:val="affff1"/>
          <w:rFonts w:hint="eastAsia"/>
          <w:rtl/>
        </w:rPr>
        <w:t>השמש</w:t>
      </w:r>
      <w:r w:rsidRPr="00D53BA4">
        <w:rPr>
          <w:rStyle w:val="affff1"/>
          <w:rtl/>
        </w:rPr>
        <w:t>'</w:t>
      </w:r>
      <w:r w:rsidRPr="00D53BA4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-</w:t>
      </w:r>
      <w:r w:rsidRPr="00D53BA4">
        <w:rPr>
          <w:rStyle w:val="affff8"/>
          <w:rFonts w:hint="eastAsia"/>
          <w:rtl/>
        </w:rPr>
        <w:t>לתרומה</w:t>
      </w:r>
      <w:r w:rsidRPr="00D53BA4">
        <w:rPr>
          <w:rStyle w:val="affff8"/>
          <w:rtl/>
        </w:rPr>
        <w:t>]</w:t>
      </w:r>
      <w:r>
        <w:rPr>
          <w:rFonts w:ascii="FontbitDavid" w:hAnsi="FontbitDavid" w:hint="cs"/>
          <w:spacing w:val="-4"/>
          <w:sz w:val="32"/>
          <w:rtl/>
        </w:rPr>
        <w:t>,</w:t>
      </w:r>
    </w:p>
    <w:p w14:paraId="1B46BB34" w14:textId="77777777" w:rsidR="00644FE3" w:rsidRDefault="00BC7557" w:rsidP="00644FE3">
      <w:pPr>
        <w:rPr>
          <w:rFonts w:ascii="FontbitDavid" w:hAnsi="FontbitDavid"/>
          <w:spacing w:val="-4"/>
          <w:sz w:val="32"/>
          <w:rtl/>
        </w:rPr>
      </w:pPr>
      <w:r w:rsidRPr="00D53BA4">
        <w:rPr>
          <w:rStyle w:val="affff5"/>
          <w:rFonts w:hint="eastAsia"/>
          <w:rtl/>
        </w:rPr>
        <w:t>ו</w:t>
      </w:r>
      <w:r w:rsidR="00644FE3" w:rsidRPr="00D53BA4">
        <w:rPr>
          <w:rStyle w:val="affff5"/>
          <w:rFonts w:hint="eastAsia"/>
          <w:rtl/>
        </w:rPr>
        <w:t>שוב</w:t>
      </w:r>
      <w:r w:rsidR="00644FE3">
        <w:rPr>
          <w:rFonts w:ascii="FontbitDavid" w:hAnsi="FontbitDavid" w:hint="cs"/>
          <w:spacing w:val="-4"/>
          <w:sz w:val="32"/>
          <w:rtl/>
        </w:rPr>
        <w:t xml:space="preserve"> </w:t>
      </w:r>
      <w:r w:rsidR="00644FE3" w:rsidRPr="00D53BA4">
        <w:rPr>
          <w:rStyle w:val="affff1"/>
          <w:rtl/>
        </w:rPr>
        <w:t xml:space="preserve">'וכפר.. </w:t>
      </w:r>
      <w:r w:rsidR="00644FE3" w:rsidRPr="00D53BA4">
        <w:rPr>
          <w:rStyle w:val="affff1"/>
          <w:rFonts w:hint="eastAsia"/>
          <w:rtl/>
        </w:rPr>
        <w:t>וטהרה</w:t>
      </w:r>
      <w:r w:rsidR="00644FE3" w:rsidRPr="00D53BA4">
        <w:rPr>
          <w:rStyle w:val="affff1"/>
          <w:rtl/>
        </w:rPr>
        <w:t>'</w:t>
      </w:r>
      <w:r w:rsidR="00644FE3">
        <w:rPr>
          <w:rFonts w:ascii="FontbitDavid" w:hAnsi="FontbitDavid" w:hint="cs"/>
          <w:spacing w:val="-4"/>
          <w:sz w:val="32"/>
          <w:rtl/>
        </w:rPr>
        <w:t xml:space="preserve"> ביולדת. </w:t>
      </w:r>
    </w:p>
    <w:p w14:paraId="75911064" w14:textId="2657E3E8" w:rsidR="00B433C9" w:rsidRPr="00C35A2C" w:rsidRDefault="00644FE3" w:rsidP="00D53BA4">
      <w:pPr>
        <w:pStyle w:val="affff7"/>
        <w:rPr>
          <w:rtl/>
        </w:rPr>
      </w:pPr>
      <w:r w:rsidRPr="00D53BA4">
        <w:rPr>
          <w:rStyle w:val="affff5"/>
          <w:rFonts w:hint="eastAsia"/>
          <w:rtl/>
        </w:rPr>
        <w:t>וצריכי</w:t>
      </w:r>
      <w:r>
        <w:rPr>
          <w:rFonts w:hint="cs"/>
          <w:rtl/>
        </w:rPr>
        <w:t xml:space="preserve"> </w:t>
      </w:r>
      <w:r w:rsidR="00BC7557" w:rsidRPr="003F3A85">
        <w:rPr>
          <w:rFonts w:cs="PFT_Frank" w:hint="cs"/>
          <w:b/>
          <w:bCs/>
          <w:rtl/>
        </w:rPr>
        <w:t>זב</w:t>
      </w:r>
      <w:r w:rsidR="00BC7557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A63FED">
        <w:rPr>
          <w:rFonts w:hint="cs"/>
          <w:rtl/>
        </w:rPr>
        <w:t xml:space="preserve">אף שלא מרובה טומאתו, </w:t>
      </w:r>
      <w:r w:rsidR="00A63FED" w:rsidRPr="003F3A85">
        <w:rPr>
          <w:rFonts w:cs="PFT_Frank" w:hint="cs"/>
          <w:b/>
          <w:bCs/>
          <w:rtl/>
        </w:rPr>
        <w:t>יולדת</w:t>
      </w:r>
      <w:r w:rsidR="00A63FED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A63FED">
        <w:rPr>
          <w:rFonts w:hint="cs"/>
          <w:rtl/>
        </w:rPr>
        <w:t>אף שהותר</w:t>
      </w:r>
      <w:r>
        <w:rPr>
          <w:rFonts w:hint="cs"/>
          <w:rtl/>
        </w:rPr>
        <w:t>ה</w:t>
      </w:r>
      <w:r w:rsidR="00A63FED">
        <w:rPr>
          <w:rFonts w:hint="cs"/>
          <w:rtl/>
        </w:rPr>
        <w:t xml:space="preserve"> מכלל</w:t>
      </w:r>
      <w:r>
        <w:rPr>
          <w:rFonts w:hint="cs"/>
          <w:rtl/>
        </w:rPr>
        <w:t>ה.</w:t>
      </w:r>
      <w:r w:rsidR="00A63FED">
        <w:rPr>
          <w:rFonts w:hint="cs"/>
          <w:rtl/>
        </w:rPr>
        <w:t xml:space="preserve"> </w:t>
      </w:r>
    </w:p>
    <w:p w14:paraId="5F3421D7" w14:textId="77777777" w:rsidR="00644FE3" w:rsidRDefault="00644FE3" w:rsidP="00644FE3">
      <w:pPr>
        <w:rPr>
          <w:rStyle w:val="affff1"/>
          <w:rtl/>
        </w:rPr>
      </w:pPr>
    </w:p>
    <w:p w14:paraId="42333C43" w14:textId="14CF0A55" w:rsidR="00644FE3" w:rsidRDefault="00644FE3" w:rsidP="00644FE3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א. </w:t>
      </w:r>
      <w:r w:rsidRPr="00D53BA4">
        <w:rPr>
          <w:rStyle w:val="affff5"/>
          <w:rFonts w:hint="eastAsia"/>
          <w:rtl/>
        </w:rPr>
        <w:t>וקרא</w:t>
      </w:r>
      <w:r w:rsidRPr="00D53BA4">
        <w:rPr>
          <w:rStyle w:val="affff5"/>
          <w:rtl/>
        </w:rPr>
        <w:t xml:space="preserve"> </w:t>
      </w:r>
      <w:r w:rsidRPr="00D53BA4">
        <w:rPr>
          <w:rStyle w:val="affff5"/>
          <w:rFonts w:hint="eastAsia"/>
          <w:rtl/>
        </w:rPr>
        <w:t>דכלי</w:t>
      </w:r>
      <w:r>
        <w:rPr>
          <w:rStyle w:val="affff5"/>
          <w:rFonts w:hint="cs"/>
          <w:rtl/>
        </w:rPr>
        <w:t xml:space="preserve"> שנטמא</w:t>
      </w:r>
      <w:r w:rsidRPr="00D53BA4">
        <w:rPr>
          <w:rStyle w:val="affff5"/>
          <w:rtl/>
        </w:rPr>
        <w:t>:</w:t>
      </w:r>
      <w:r>
        <w:rPr>
          <w:rStyle w:val="affff1"/>
          <w:rFonts w:hint="cs"/>
          <w:rtl/>
        </w:rPr>
        <w:t xml:space="preserve"> </w:t>
      </w:r>
      <w:r w:rsidR="00B433C9" w:rsidRPr="00041161">
        <w:rPr>
          <w:rStyle w:val="affff1"/>
          <w:rFonts w:hint="cs"/>
          <w:rtl/>
        </w:rPr>
        <w:t>'</w:t>
      </w:r>
      <w:r w:rsidR="00B433C9" w:rsidRPr="00041161">
        <w:rPr>
          <w:rStyle w:val="affff1"/>
          <w:rtl/>
        </w:rPr>
        <w:t>במים יובא וטמא עד הערב</w:t>
      </w:r>
      <w:r>
        <w:rPr>
          <w:rStyle w:val="affff1"/>
          <w:rFonts w:hint="cs"/>
          <w:rtl/>
        </w:rPr>
        <w:t xml:space="preserve"> וטהר</w:t>
      </w:r>
      <w:r w:rsidR="00B433C9" w:rsidRPr="00041161">
        <w:rPr>
          <w:rStyle w:val="affff1"/>
          <w:rFonts w:hint="cs"/>
          <w:rtl/>
        </w:rPr>
        <w:t xml:space="preserve">' 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לנגיעה</w:t>
      </w:r>
      <w:r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 w:hint="cs"/>
          <w:sz w:val="32"/>
          <w:rtl/>
        </w:rPr>
        <w:t xml:space="preserve"> -</w:t>
      </w:r>
    </w:p>
    <w:p w14:paraId="7024D4B6" w14:textId="44203506" w:rsidR="00B433C9" w:rsidRDefault="00644FE3" w:rsidP="00D53BA4">
      <w:pPr>
        <w:jc w:val="center"/>
        <w:rPr>
          <w:rFonts w:ascii="FontbitDavid" w:hAnsi="FontbitDavid"/>
          <w:sz w:val="32"/>
          <w:rtl/>
        </w:rPr>
      </w:pPr>
      <w:r w:rsidRPr="00D53BA4">
        <w:rPr>
          <w:rStyle w:val="affff1"/>
          <w:rFonts w:hint="eastAsia"/>
          <w:rtl/>
        </w:rPr>
        <w:t>וטהר</w:t>
      </w:r>
      <w:r>
        <w:rPr>
          <w:rFonts w:ascii="FontbitDavid" w:hAnsi="FontbitDavid" w:hint="cs"/>
          <w:sz w:val="32"/>
          <w:rtl/>
        </w:rPr>
        <w:t xml:space="preserve"> </w:t>
      </w:r>
      <w:r w:rsidRPr="00D53BA4">
        <w:rPr>
          <w:rStyle w:val="affff8"/>
          <w:rtl/>
        </w:rPr>
        <w:t>[מעיקרא]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למעשר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Pr="00D53BA4">
        <w:rPr>
          <w:rStyle w:val="affff1"/>
          <w:rFonts w:hint="eastAsia"/>
          <w:rtl/>
        </w:rPr>
        <w:t>וטמא</w:t>
      </w:r>
      <w:r>
        <w:rPr>
          <w:rStyle w:val="affff1"/>
          <w:rFonts w:hint="cs"/>
          <w:rtl/>
        </w:rPr>
        <w:t xml:space="preserve"> עד הערב</w:t>
      </w:r>
      <w:r>
        <w:rPr>
          <w:rFonts w:hint="cs"/>
          <w:rtl/>
        </w:rPr>
        <w:t xml:space="preserve"> - </w:t>
      </w:r>
      <w:r w:rsidR="00B433C9" w:rsidRPr="00D1637C">
        <w:rPr>
          <w:rFonts w:cs="PFT_Frank"/>
          <w:b/>
          <w:bCs/>
          <w:szCs w:val="14"/>
          <w:rtl/>
        </w:rPr>
        <w:t>לתרומה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39AED3AF" w14:textId="386D4BB9" w:rsidR="00644FE3" w:rsidRDefault="00A63FED" w:rsidP="00644FE3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ב.</w:t>
      </w:r>
      <w:r>
        <w:rPr>
          <w:rFonts w:ascii="FontbitDavid" w:hAnsi="FontbitDavid" w:hint="cs"/>
          <w:sz w:val="32"/>
          <w:rtl/>
        </w:rPr>
        <w:t xml:space="preserve"> </w:t>
      </w:r>
      <w:r w:rsidR="00644FE3">
        <w:rPr>
          <w:rStyle w:val="affff1"/>
          <w:rFonts w:hint="cs"/>
          <w:rtl/>
        </w:rPr>
        <w:t>מ'</w:t>
      </w:r>
      <w:r w:rsidR="00B433C9" w:rsidRPr="00104ED7">
        <w:rPr>
          <w:rStyle w:val="affff1"/>
          <w:rtl/>
        </w:rPr>
        <w:t xml:space="preserve">בכל קדש לא תגע </w:t>
      </w:r>
      <w:r w:rsidR="00B433C9" w:rsidRPr="00C35A2C">
        <w:rPr>
          <w:rFonts w:ascii="FontbitDavid" w:hAnsi="FontbitDavid"/>
          <w:sz w:val="32"/>
          <w:rtl/>
        </w:rPr>
        <w:t xml:space="preserve">- אזהרה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לאוכל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="00644FE3" w:rsidRPr="00D53BA4">
        <w:rPr>
          <w:rStyle w:val="affff8"/>
          <w:rFonts w:hint="eastAsia"/>
          <w:rtl/>
        </w:rPr>
        <w:t>דומיא</w:t>
      </w:r>
      <w:r w:rsidR="00644FE3" w:rsidRPr="00D53BA4">
        <w:rPr>
          <w:rStyle w:val="affff8"/>
          <w:rtl/>
        </w:rPr>
        <w:t xml:space="preserve"> דמקדש </w:t>
      </w:r>
      <w:r w:rsidR="00644FE3">
        <w:rPr>
          <w:rStyle w:val="affff8"/>
          <w:rFonts w:hint="cs"/>
          <w:rtl/>
        </w:rPr>
        <w:t>- ב</w:t>
      </w:r>
      <w:r w:rsidR="00644FE3" w:rsidRPr="00D53BA4">
        <w:rPr>
          <w:rStyle w:val="affff8"/>
          <w:rFonts w:hint="eastAsia"/>
          <w:rtl/>
        </w:rPr>
        <w:t>מיתה</w:t>
      </w:r>
      <w:r w:rsidR="00644FE3">
        <w:rPr>
          <w:rStyle w:val="affff8"/>
          <w:rFonts w:hint="cs"/>
          <w:rtl/>
        </w:rPr>
        <w:t>,</w:t>
      </w:r>
    </w:p>
    <w:p w14:paraId="68A1F4EA" w14:textId="2A0E47A7" w:rsidR="00B433C9" w:rsidRPr="00C35A2C" w:rsidRDefault="00A63FED" w:rsidP="00D53BA4">
      <w:pPr>
        <w:jc w:val="center"/>
        <w:rPr>
          <w:rFonts w:ascii="FontbitDavid" w:hAnsi="FontbitDavid"/>
          <w:sz w:val="32"/>
          <w:rtl/>
        </w:rPr>
      </w:pPr>
      <w:r>
        <w:rPr>
          <w:rFonts w:ascii="FontbitDavid" w:hAnsi="FontbitDavid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 xml:space="preserve">בלשון נגיעה </w:t>
      </w:r>
      <w:r w:rsidRPr="00A63FED">
        <w:rPr>
          <w:rStyle w:val="affff5"/>
          <w:rFonts w:hint="cs"/>
          <w:rtl/>
        </w:rPr>
        <w:t>ד</w:t>
      </w:r>
      <w:r w:rsidR="00B433C9" w:rsidRPr="00D061C8">
        <w:rPr>
          <w:rStyle w:val="affff5"/>
          <w:rFonts w:hint="cs"/>
          <w:rtl/>
        </w:rPr>
        <w:t>ה</w:t>
      </w:r>
      <w:r w:rsidR="00B433C9" w:rsidRPr="00D061C8">
        <w:rPr>
          <w:rStyle w:val="affff5"/>
          <w:rtl/>
        </w:rPr>
        <w:t>"</w:t>
      </w:r>
      <w:r w:rsidR="00B433C9" w:rsidRPr="00D061C8">
        <w:rPr>
          <w:rStyle w:val="affff5"/>
          <w:rFonts w:hint="cs"/>
          <w:rtl/>
        </w:rPr>
        <w:t>ק</w:t>
      </w:r>
      <w:r w:rsidR="00B433C9" w:rsidRPr="00D061C8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נגיעה</w:t>
      </w:r>
      <w:r w:rsidR="00B433C9" w:rsidRPr="00C35A2C">
        <w:rPr>
          <w:rFonts w:ascii="FontbitDavid" w:hAnsi="FontbitDavid"/>
          <w:sz w:val="32"/>
          <w:rtl/>
        </w:rPr>
        <w:t xml:space="preserve"> כאכילה</w:t>
      </w:r>
      <w:r w:rsidR="00644FE3" w:rsidRPr="00D53BA4">
        <w:rPr>
          <w:rStyle w:val="affff8"/>
          <w:rtl/>
        </w:rPr>
        <w:t xml:space="preserve"> [ד</w:t>
      </w:r>
      <w:r w:rsidR="00644FE3" w:rsidRPr="00D53BA4">
        <w:rPr>
          <w:rStyle w:val="affff8"/>
          <w:rFonts w:hint="eastAsia"/>
          <w:rtl/>
        </w:rPr>
        <w:t>אסור</w:t>
      </w:r>
      <w:r w:rsidR="00644FE3" w:rsidRPr="00D53BA4">
        <w:rPr>
          <w:rStyle w:val="affff8"/>
          <w:rtl/>
        </w:rPr>
        <w:t xml:space="preserve"> </w:t>
      </w:r>
      <w:r w:rsidR="00644FE3" w:rsidRPr="00A07384">
        <w:rPr>
          <w:rStyle w:val="affff8"/>
          <w:rFonts w:cs="PFT_Frank" w:hint="eastAsia"/>
          <w:b/>
          <w:bCs/>
          <w:szCs w:val="10"/>
          <w:rtl/>
        </w:rPr>
        <w:t>בתרומה</w:t>
      </w:r>
      <w:r w:rsidR="00644FE3">
        <w:rPr>
          <w:rStyle w:val="affff8"/>
          <w:rFonts w:hint="cs"/>
          <w:rtl/>
        </w:rPr>
        <w:t xml:space="preserve"> עד הע"ש</w:t>
      </w:r>
      <w:r w:rsidR="00644FE3" w:rsidRPr="00D53BA4">
        <w:rPr>
          <w:rStyle w:val="affff8"/>
          <w:rtl/>
        </w:rPr>
        <w:t>].</w:t>
      </w:r>
    </w:p>
    <w:p w14:paraId="62550AAD" w14:textId="68BE2A1C" w:rsidR="00B433C9" w:rsidRPr="00C35A2C" w:rsidRDefault="00B433C9" w:rsidP="007C50EB">
      <w:pPr>
        <w:pStyle w:val="afff4"/>
        <w:rPr>
          <w:rtl/>
        </w:rPr>
      </w:pPr>
      <w:ins w:id="9917" w:author="מספור קטעי משנה" w:date="2026-10-06T06:45:58Z">
        <w:r>
          <w:rPr>
            <w:rStyle w:val="MisparKeta"/>
          </w:rPr>
          <w:t xml:space="preserve">ב. </w:t>
        </w:r>
      </w:ins>
      <w:bookmarkStart w:id="862" w:name="_Toc119172998"/>
      <w:bookmarkStart w:id="863" w:name="_Toc119230093"/>
      <w:r w:rsidRPr="00C35A2C">
        <w:rPr>
          <w:rFonts w:hint="cs"/>
          <w:rtl/>
        </w:rPr>
        <w:t xml:space="preserve">אם לא ידעה </w:t>
      </w:r>
      <w:r w:rsidR="00644FE3">
        <w:rPr>
          <w:rFonts w:hint="cs"/>
          <w:rtl/>
        </w:rPr>
        <w:t>משנעשה פצוע דכא..</w:t>
      </w:r>
      <w:r w:rsidRPr="00C35A2C">
        <w:rPr>
          <w:rFonts w:hint="cs"/>
          <w:rtl/>
        </w:rPr>
        <w:t xml:space="preserve"> </w:t>
      </w:r>
      <w:r w:rsidR="00644FE3">
        <w:rPr>
          <w:rFonts w:hint="cs"/>
          <w:rtl/>
        </w:rPr>
        <w:t xml:space="preserve">- </w:t>
      </w:r>
      <w:r w:rsidRPr="00C35A2C">
        <w:rPr>
          <w:rFonts w:hint="cs"/>
          <w:rtl/>
        </w:rPr>
        <w:t>יאכלו</w:t>
      </w:r>
      <w:r w:rsidR="00644FE3">
        <w:rPr>
          <w:rFonts w:hint="cs"/>
          <w:rtl/>
        </w:rPr>
        <w:t>.</w:t>
      </w:r>
      <w:bookmarkEnd w:id="862"/>
      <w:bookmarkEnd w:id="863"/>
    </w:p>
    <w:p w14:paraId="2E91050C" w14:textId="50BDDDAE" w:rsidR="00B433C9" w:rsidRDefault="00644FE3" w:rsidP="00C053D5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ל</w:t>
      </w:r>
      <w:r w:rsidR="00B433C9" w:rsidRPr="00D061C8">
        <w:rPr>
          <w:rStyle w:val="affff5"/>
          <w:rFonts w:hint="cs"/>
          <w:rtl/>
        </w:rPr>
        <w:t>ר</w:t>
      </w:r>
      <w:r w:rsidR="00B433C9" w:rsidRPr="00D061C8">
        <w:rPr>
          <w:rStyle w:val="affff5"/>
          <w:rtl/>
        </w:rPr>
        <w:t>"</w:t>
      </w:r>
      <w:r w:rsidR="00B433C9" w:rsidRPr="00D061C8">
        <w:rPr>
          <w:rStyle w:val="affff5"/>
          <w:rFonts w:hint="cs"/>
          <w:rtl/>
        </w:rPr>
        <w:t>א: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C053D5">
        <w:rPr>
          <w:rStyle w:val="affff5"/>
          <w:rFonts w:hint="cs"/>
          <w:rtl/>
        </w:rPr>
        <w:t>כ</w:t>
      </w:r>
      <w:r w:rsidR="00B433C9" w:rsidRPr="00D061C8">
        <w:rPr>
          <w:rStyle w:val="affff5"/>
          <w:rFonts w:hint="cs"/>
          <w:rtl/>
        </w:rPr>
        <w:t>ר</w:t>
      </w:r>
      <w:r w:rsidR="00B433C9" w:rsidRPr="00D061C8">
        <w:rPr>
          <w:rStyle w:val="affff5"/>
          <w:rtl/>
        </w:rPr>
        <w:t>"</w:t>
      </w:r>
      <w:r w:rsidR="00B433C9" w:rsidRPr="00D061C8">
        <w:rPr>
          <w:rStyle w:val="affff5"/>
          <w:rFonts w:hint="cs"/>
          <w:rtl/>
        </w:rPr>
        <w:t>א ור</w:t>
      </w:r>
      <w:r w:rsidR="00B433C9" w:rsidRPr="00D061C8">
        <w:rPr>
          <w:rStyle w:val="affff5"/>
          <w:rtl/>
        </w:rPr>
        <w:t>"</w:t>
      </w:r>
      <w:r w:rsidR="00B433C9" w:rsidRPr="00D061C8">
        <w:rPr>
          <w:rStyle w:val="affff5"/>
          <w:rFonts w:hint="cs"/>
          <w:rtl/>
        </w:rPr>
        <w:t>ש</w:t>
      </w:r>
      <w:r w:rsidR="00C053D5">
        <w:rPr>
          <w:rFonts w:ascii="FontbitDavid" w:hAnsi="FontbitDavid" w:hint="cs"/>
          <w:sz w:val="32"/>
          <w:rtl/>
        </w:rPr>
        <w:t xml:space="preserve"> דמשתמרת לביאה פסולה אכלה,</w:t>
      </w:r>
    </w:p>
    <w:p w14:paraId="0C7B73C1" w14:textId="3A613447" w:rsidR="00B433C9" w:rsidRDefault="00C053D5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ל</w:t>
      </w:r>
      <w:r w:rsidR="00B433C9" w:rsidRPr="00D061C8">
        <w:rPr>
          <w:rStyle w:val="affff5"/>
          <w:rtl/>
        </w:rPr>
        <w:t>ר</w:t>
      </w:r>
      <w:r w:rsidR="00B433C9" w:rsidRPr="00D061C8">
        <w:rPr>
          <w:rStyle w:val="affff5"/>
          <w:rFonts w:hint="cs"/>
          <w:rtl/>
        </w:rPr>
        <w:t>י</w:t>
      </w:r>
      <w:r w:rsidR="00B433C9" w:rsidRPr="00D061C8">
        <w:rPr>
          <w:rStyle w:val="affff5"/>
          <w:rtl/>
        </w:rPr>
        <w:t>"</w:t>
      </w:r>
      <w:r w:rsidR="00B433C9" w:rsidRPr="00D061C8">
        <w:rPr>
          <w:rStyle w:val="affff5"/>
          <w:rFonts w:hint="cs"/>
          <w:rtl/>
        </w:rPr>
        <w:t xml:space="preserve">ו: </w:t>
      </w:r>
      <w:r w:rsidR="00AB43C5">
        <w:rPr>
          <w:rStyle w:val="affff5"/>
          <w:rFonts w:hint="cs"/>
          <w:rtl/>
        </w:rPr>
        <w:t>אף</w:t>
      </w:r>
      <w:r w:rsidR="00B433C9" w:rsidRPr="00D061C8">
        <w:rPr>
          <w:rStyle w:val="affff5"/>
          <w:rFonts w:hint="cs"/>
          <w:rtl/>
        </w:rPr>
        <w:t xml:space="preserve"> כר</w:t>
      </w:r>
      <w:r w:rsidR="00B433C9" w:rsidRPr="00D061C8">
        <w:rPr>
          <w:rStyle w:val="affff5"/>
          <w:rtl/>
        </w:rPr>
        <w:t>"</w:t>
      </w:r>
      <w:r w:rsidR="00B433C9" w:rsidRPr="00D061C8">
        <w:rPr>
          <w:rStyle w:val="affff5"/>
          <w:rFonts w:hint="cs"/>
          <w:rtl/>
        </w:rPr>
        <w:t>מ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274003">
        <w:rPr>
          <w:rFonts w:ascii="FontbitDavid" w:hAnsi="FontbitDavid" w:hint="cs"/>
          <w:sz w:val="32"/>
          <w:rtl/>
        </w:rPr>
        <w:t>כ</w:t>
      </w:r>
      <w:r>
        <w:rPr>
          <w:rFonts w:ascii="FontbitDavid" w:hAnsi="FontbitDavid" w:hint="cs"/>
          <w:sz w:val="32"/>
          <w:rtl/>
        </w:rPr>
        <w:t>יו</w:t>
      </w:r>
      <w:r w:rsidR="00274003">
        <w:rPr>
          <w:rFonts w:ascii="FontbitDavid" w:hAnsi="FontbitDavid" w:hint="cs"/>
          <w:sz w:val="32"/>
          <w:rtl/>
        </w:rPr>
        <w:t xml:space="preserve">ן </w:t>
      </w:r>
      <w:r w:rsidR="00B433C9" w:rsidRPr="00C35A2C">
        <w:rPr>
          <w:rFonts w:ascii="FontbitDavid" w:hAnsi="FontbitDavid" w:hint="cs"/>
          <w:sz w:val="32"/>
          <w:rtl/>
        </w:rPr>
        <w:t>שכבר אכלה</w:t>
      </w:r>
      <w:r>
        <w:rPr>
          <w:rFonts w:ascii="FontbitDavid" w:hAnsi="FontbitDavid" w:hint="cs"/>
          <w:sz w:val="32"/>
          <w:rtl/>
        </w:rPr>
        <w:t xml:space="preserve">, </w:t>
      </w:r>
      <w:r w:rsidRPr="00D53BA4">
        <w:rPr>
          <w:rStyle w:val="affff8"/>
          <w:rFonts w:hint="eastAsia"/>
          <w:rtl/>
        </w:rPr>
        <w:t>ואינו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כבעל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כהן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שמת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דפקע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קניניה</w:t>
      </w:r>
      <w:r w:rsidRPr="00D53BA4">
        <w:rPr>
          <w:rStyle w:val="affff8"/>
          <w:rtl/>
        </w:rPr>
        <w:t>.</w:t>
      </w:r>
    </w:p>
    <w:p w14:paraId="1512513C" w14:textId="6423BA5B" w:rsidR="00B433C9" w:rsidRPr="00C35A2C" w:rsidRDefault="00B433C9" w:rsidP="007C50EB">
      <w:pPr>
        <w:pStyle w:val="afff4"/>
        <w:rPr>
          <w:b/>
          <w:rtl/>
        </w:rPr>
      </w:pPr>
      <w:ins w:id="9918" w:author="מספור קטעי משנה" w:date="2026-10-06T06:45:58Z">
        <w:r>
          <w:rPr>
            <w:rStyle w:val="MisparKeta"/>
          </w:rPr>
          <w:t xml:space="preserve">ב. </w:t>
        </w:r>
      </w:ins>
      <w:bookmarkStart w:id="864" w:name="_Toc119172999"/>
      <w:bookmarkStart w:id="865" w:name="_Toc119230094"/>
      <w:r w:rsidRPr="00C35A2C">
        <w:rPr>
          <w:rtl/>
        </w:rPr>
        <w:t>איזהו פצוע</w:t>
      </w:r>
      <w:r w:rsidR="00C053D5">
        <w:rPr>
          <w:rFonts w:hint="cs"/>
          <w:b/>
          <w:rtl/>
        </w:rPr>
        <w:t xml:space="preserve"> דכא? שנפצעו ביציו אפי' אחת מהן.</w:t>
      </w:r>
      <w:bookmarkEnd w:id="864"/>
      <w:bookmarkEnd w:id="865"/>
    </w:p>
    <w:p w14:paraId="7AC32769" w14:textId="7FCE1599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D061C8">
        <w:rPr>
          <w:rStyle w:val="affff5"/>
          <w:rtl/>
        </w:rPr>
        <w:t>ת"ר: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AB43C5">
        <w:rPr>
          <w:rFonts w:ascii="FontbitDavid" w:hAnsi="FontbitDavid"/>
          <w:sz w:val="32"/>
          <w:rtl/>
        </w:rPr>
        <w:t>א</w:t>
      </w:r>
      <w:r w:rsidR="00C053D5">
        <w:rPr>
          <w:rFonts w:ascii="FontbitDavid" w:hAnsi="FontbitDavid" w:hint="cs"/>
          <w:sz w:val="32"/>
          <w:rtl/>
        </w:rPr>
        <w:t>פי'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ניקבו</w:t>
      </w:r>
      <w:r w:rsidR="00C053D5" w:rsidRPr="00D53BA4">
        <w:rPr>
          <w:rStyle w:val="affff8"/>
          <w:rtl/>
        </w:rPr>
        <w:t xml:space="preserve"> [דאינו מוליד</w:t>
      </w:r>
      <w:r w:rsidR="00C053D5">
        <w:rPr>
          <w:rStyle w:val="affff8"/>
          <w:rFonts w:hint="cs"/>
          <w:rtl/>
        </w:rPr>
        <w:t xml:space="preserve"> -</w:t>
      </w:r>
      <w:r w:rsidR="00C053D5" w:rsidRPr="00D53BA4">
        <w:rPr>
          <w:rStyle w:val="affff8"/>
          <w:rtl/>
        </w:rPr>
        <w:t xml:space="preserve"> </w:t>
      </w:r>
      <w:r w:rsidR="00C053D5" w:rsidRPr="00D53BA4">
        <w:rPr>
          <w:rStyle w:val="affff5"/>
          <w:rFonts w:hint="eastAsia"/>
          <w:rtl/>
        </w:rPr>
        <w:t>כשמואל</w:t>
      </w:r>
      <w:r w:rsidR="00C053D5" w:rsidRPr="00D53BA4">
        <w:rPr>
          <w:rStyle w:val="affff5"/>
          <w:rtl/>
        </w:rPr>
        <w:t xml:space="preserve"> </w:t>
      </w:r>
      <w:r w:rsidR="00C053D5" w:rsidRPr="00D53BA4">
        <w:rPr>
          <w:rStyle w:val="affff5"/>
          <w:rFonts w:hint="eastAsia"/>
          <w:rtl/>
        </w:rPr>
        <w:t>לרב</w:t>
      </w:r>
      <w:r w:rsidR="00C053D5" w:rsidRPr="00D53BA4">
        <w:rPr>
          <w:rStyle w:val="affff8"/>
          <w:rtl/>
        </w:rPr>
        <w:t>]</w:t>
      </w:r>
      <w:r w:rsidRPr="00C35A2C">
        <w:rPr>
          <w:rFonts w:ascii="FontbitDavid" w:hAnsi="FontbitDavid"/>
          <w:sz w:val="32"/>
          <w:rtl/>
        </w:rPr>
        <w:t xml:space="preserve">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נ</w:t>
      </w:r>
      <w:r w:rsidR="00C053D5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י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מוקו</w:t>
      </w:r>
      <w:r w:rsidRPr="00C053D5">
        <w:rPr>
          <w:rFonts w:ascii="FontbitDavid" w:hAnsi="FontbitDavid"/>
          <w:sz w:val="32"/>
          <w:rtl/>
        </w:rPr>
        <w:t>,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C053D5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חסרו</w:t>
      </w:r>
      <w:r w:rsidRPr="00C35A2C">
        <w:rPr>
          <w:rFonts w:ascii="FontbitDavid" w:hAnsi="FontbitDavid"/>
          <w:sz w:val="32"/>
          <w:rtl/>
        </w:rPr>
        <w:t>.</w:t>
      </w:r>
    </w:p>
    <w:p w14:paraId="04EAA808" w14:textId="5452FEB5" w:rsidR="00C053D5" w:rsidRDefault="00B433C9" w:rsidP="00C053D5">
      <w:pPr>
        <w:rPr>
          <w:rFonts w:ascii="FontbitDavid" w:hAnsi="FontbitDavid"/>
          <w:sz w:val="32"/>
          <w:rtl/>
        </w:rPr>
      </w:pPr>
      <w:r w:rsidRPr="00D061C8">
        <w:rPr>
          <w:rStyle w:val="affff5"/>
          <w:rFonts w:hint="cs"/>
          <w:rtl/>
        </w:rPr>
        <w:lastRenderedPageBreak/>
        <w:t>רי</w:t>
      </w:r>
      <w:r w:rsidRPr="00D061C8">
        <w:rPr>
          <w:rStyle w:val="affff5"/>
          <w:rtl/>
        </w:rPr>
        <w:t>"</w:t>
      </w:r>
      <w:r w:rsidRPr="00D061C8">
        <w:rPr>
          <w:rStyle w:val="affff5"/>
          <w:rFonts w:hint="cs"/>
          <w:rtl/>
        </w:rPr>
        <w:t>ש בריב</w:t>
      </w:r>
      <w:r w:rsidRPr="00D061C8">
        <w:rPr>
          <w:rStyle w:val="affff5"/>
          <w:rtl/>
        </w:rPr>
        <w:t>"</w:t>
      </w:r>
      <w:r w:rsidRPr="00D061C8">
        <w:rPr>
          <w:rStyle w:val="affff5"/>
          <w:rFonts w:hint="cs"/>
          <w:rtl/>
        </w:rPr>
        <w:t>ב: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5C2B45">
        <w:rPr>
          <w:rFonts w:ascii="FontbitDavid" w:hAnsi="FontbitDavid" w:hint="cs"/>
          <w:sz w:val="32"/>
          <w:rtl/>
        </w:rPr>
        <w:t xml:space="preserve">יש לו רק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ביצה אחת</w:t>
      </w:r>
      <w:r w:rsidRPr="00C35A2C">
        <w:rPr>
          <w:rFonts w:ascii="FontbitDavid" w:hAnsi="FontbitDavid"/>
          <w:sz w:val="32"/>
          <w:rtl/>
        </w:rPr>
        <w:t xml:space="preserve"> </w:t>
      </w:r>
      <w:r w:rsidR="00C053D5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 w:hint="cs"/>
          <w:sz w:val="32"/>
          <w:rtl/>
        </w:rPr>
        <w:t xml:space="preserve">כסריס חמה </w:t>
      </w:r>
      <w:r w:rsidRPr="00C35A2C">
        <w:rPr>
          <w:rFonts w:ascii="FontbitDavid" w:hAnsi="FontbitDavid"/>
          <w:sz w:val="32"/>
          <w:rtl/>
        </w:rPr>
        <w:t>וכשר.</w:t>
      </w:r>
    </w:p>
    <w:p w14:paraId="288A4679" w14:textId="047AB34F" w:rsidR="00B433C9" w:rsidRPr="00C35A2C" w:rsidRDefault="007179F8" w:rsidP="00B55EDF">
      <w:pPr>
        <w:rPr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hint="cs"/>
          <w:rtl/>
        </w:rPr>
        <w:t xml:space="preserve"> </w:t>
      </w:r>
      <w:r w:rsidR="00B433C9" w:rsidRPr="00D061C8">
        <w:rPr>
          <w:rStyle w:val="affff5"/>
          <w:rFonts w:hint="cs"/>
          <w:rtl/>
        </w:rPr>
        <w:t>משמואל</w:t>
      </w:r>
      <w:r w:rsidR="00B433C9" w:rsidRPr="00D061C8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53BA4">
        <w:rPr>
          <w:rtl/>
        </w:rPr>
        <w:t>פצוע דכא</w:t>
      </w:r>
      <w:r w:rsidR="00B433C9" w:rsidRPr="00D1637C">
        <w:rPr>
          <w:rFonts w:cs="PFT_Frank"/>
          <w:b/>
          <w:bCs/>
          <w:szCs w:val="14"/>
          <w:rtl/>
        </w:rPr>
        <w:t xml:space="preserve"> בידי שמים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- כשר</w:t>
      </w:r>
      <w:r w:rsidR="00C053D5">
        <w:rPr>
          <w:rFonts w:hint="cs"/>
          <w:rtl/>
        </w:rPr>
        <w:t>,</w:t>
      </w:r>
      <w:r w:rsidR="00C053D5" w:rsidRPr="00D53BA4">
        <w:rPr>
          <w:rStyle w:val="affff8"/>
          <w:rtl/>
        </w:rPr>
        <w:t xml:space="preserve"> ב' דרשות.</w:t>
      </w:r>
    </w:p>
    <w:p w14:paraId="527A1BE0" w14:textId="4D7D5A26" w:rsidR="00B433C9" w:rsidRPr="00C35A2C" w:rsidRDefault="007179F8" w:rsidP="00B55EDF">
      <w:pPr>
        <w:rPr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hint="cs"/>
          <w:rtl/>
        </w:rPr>
        <w:t xml:space="preserve"> </w:t>
      </w:r>
      <w:r w:rsidR="00B433C9" w:rsidRPr="00D061C8">
        <w:rPr>
          <w:rStyle w:val="affff5"/>
          <w:rtl/>
        </w:rPr>
        <w:t>רבא: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פצוע</w:t>
      </w:r>
      <w:r w:rsidR="00B433C9" w:rsidRPr="00C053D5">
        <w:rPr>
          <w:rFonts w:ascii="FontbitDavid" w:hAnsi="FontbitDavid"/>
          <w:sz w:val="32"/>
          <w:rtl/>
        </w:rPr>
        <w:t>,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דך</w:t>
      </w:r>
      <w:r w:rsidR="00B433C9" w:rsidRPr="00C053D5">
        <w:rPr>
          <w:rFonts w:ascii="FontbitDavid" w:hAnsi="FontbitDavid"/>
          <w:sz w:val="32"/>
          <w:rtl/>
        </w:rPr>
        <w:t xml:space="preserve">, </w:t>
      </w:r>
      <w:r w:rsidR="00C053D5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כרות</w:t>
      </w:r>
      <w:r w:rsidR="00C053D5">
        <w:rPr>
          <w:rFonts w:ascii="FontbitDavid" w:hAnsi="FontbitDavid" w:hint="cs"/>
          <w:sz w:val="32"/>
          <w:rtl/>
        </w:rPr>
        <w:t xml:space="preserve"> - </w:t>
      </w:r>
      <w:r w:rsidR="00B433C9" w:rsidRPr="00C35A2C">
        <w:rPr>
          <w:rFonts w:ascii="FontbitDavid" w:hAnsi="FontbitDavid"/>
          <w:sz w:val="32"/>
          <w:rtl/>
        </w:rPr>
        <w:t>בכולן</w:t>
      </w:r>
      <w:r w:rsidR="00C053D5" w:rsidRPr="00D53BA4">
        <w:rPr>
          <w:rStyle w:val="affff8"/>
          <w:rtl/>
        </w:rPr>
        <w:t xml:space="preserve"> </w:t>
      </w:r>
      <w:r w:rsidR="00C053D5">
        <w:rPr>
          <w:rStyle w:val="affff8"/>
          <w:rFonts w:hint="cs"/>
          <w:rtl/>
        </w:rPr>
        <w:t>[</w:t>
      </w:r>
      <w:r w:rsidR="00C053D5" w:rsidRPr="00D53BA4">
        <w:rPr>
          <w:rStyle w:val="affff8"/>
          <w:rFonts w:hint="eastAsia"/>
          <w:rtl/>
        </w:rPr>
        <w:t>בגיד</w:t>
      </w:r>
      <w:r w:rsidR="00C053D5" w:rsidRPr="00D53BA4">
        <w:rPr>
          <w:rStyle w:val="affff8"/>
          <w:rtl/>
        </w:rPr>
        <w:t xml:space="preserve">, </w:t>
      </w:r>
      <w:r w:rsidR="00C053D5">
        <w:rPr>
          <w:rStyle w:val="affff8"/>
          <w:rFonts w:hint="cs"/>
          <w:rtl/>
        </w:rPr>
        <w:t>ב</w:t>
      </w:r>
      <w:r w:rsidR="00C053D5" w:rsidRPr="00D53BA4">
        <w:rPr>
          <w:rStyle w:val="affff8"/>
          <w:rFonts w:hint="eastAsia"/>
          <w:rtl/>
        </w:rPr>
        <w:t>ביצים</w:t>
      </w:r>
      <w:r w:rsidR="00C053D5" w:rsidRPr="00D53BA4">
        <w:rPr>
          <w:rStyle w:val="affff8"/>
          <w:rtl/>
        </w:rPr>
        <w:t xml:space="preserve">, </w:t>
      </w:r>
      <w:r w:rsidR="00C053D5">
        <w:rPr>
          <w:rStyle w:val="affff8"/>
          <w:rFonts w:hint="cs"/>
          <w:rtl/>
        </w:rPr>
        <w:t>וב</w:t>
      </w:r>
      <w:r w:rsidR="00C053D5" w:rsidRPr="00D53BA4">
        <w:rPr>
          <w:rStyle w:val="affff8"/>
          <w:rFonts w:hint="eastAsia"/>
          <w:rtl/>
        </w:rPr>
        <w:t>חוטי</w:t>
      </w:r>
      <w:r w:rsidR="00C053D5" w:rsidRPr="00D53BA4">
        <w:rPr>
          <w:rStyle w:val="affff8"/>
          <w:rtl/>
        </w:rPr>
        <w:t xml:space="preserve"> </w:t>
      </w:r>
      <w:r w:rsidR="00C053D5" w:rsidRPr="00D53BA4">
        <w:rPr>
          <w:rStyle w:val="affff8"/>
          <w:rFonts w:hint="eastAsia"/>
          <w:rtl/>
        </w:rPr>
        <w:t>ביצים</w:t>
      </w:r>
      <w:r w:rsidR="00C053D5" w:rsidRPr="00D53BA4">
        <w:rPr>
          <w:rStyle w:val="affff8"/>
          <w:rtl/>
        </w:rPr>
        <w:t>].</w:t>
      </w:r>
    </w:p>
    <w:p w14:paraId="45752EE0" w14:textId="713A5AD2" w:rsidR="00014C2E" w:rsidRDefault="00014C2E" w:rsidP="007C50EB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א</w:t>
      </w:r>
      <w:r w:rsidRPr="00D53BA4">
        <w:rPr>
          <w:rStyle w:val="affff5"/>
          <w:rtl/>
        </w:rPr>
        <w:t>.</w:t>
      </w:r>
      <w:r w:rsidR="00B433C9" w:rsidRPr="00C35A2C">
        <w:rPr>
          <w:rFonts w:hint="cs"/>
          <w:rtl/>
        </w:rPr>
        <w:t xml:space="preserve"> </w:t>
      </w:r>
      <w:r w:rsidRPr="00D53BA4">
        <w:rPr>
          <w:rFonts w:hint="eastAsia"/>
          <w:rtl/>
        </w:rPr>
        <w:t>מנין</w:t>
      </w:r>
      <w:r w:rsidRPr="00D53BA4">
        <w:rPr>
          <w:rtl/>
        </w:rPr>
        <w:t xml:space="preserve"> </w:t>
      </w:r>
      <w:r w:rsidRPr="00D53BA4">
        <w:rPr>
          <w:rStyle w:val="affff1"/>
          <w:rFonts w:hint="eastAsia"/>
          <w:rtl/>
        </w:rPr>
        <w:t>ד</w:t>
      </w:r>
      <w:r w:rsidRPr="00D53BA4">
        <w:rPr>
          <w:rStyle w:val="affff1"/>
          <w:rtl/>
        </w:rPr>
        <w:t>'</w:t>
      </w:r>
      <w:r w:rsidR="00B433C9" w:rsidRPr="00D53BA4">
        <w:rPr>
          <w:rStyle w:val="affff1"/>
          <w:rFonts w:hint="eastAsia"/>
          <w:rtl/>
        </w:rPr>
        <w:t>פצוע</w:t>
      </w:r>
      <w:r w:rsidR="00B433C9" w:rsidRPr="00D53BA4">
        <w:rPr>
          <w:rStyle w:val="affff1"/>
          <w:rtl/>
        </w:rPr>
        <w:t xml:space="preserve"> </w:t>
      </w:r>
      <w:r w:rsidR="00B433C9" w:rsidRPr="00D53BA4">
        <w:rPr>
          <w:rStyle w:val="affff1"/>
          <w:rFonts w:hint="eastAsia"/>
          <w:rtl/>
        </w:rPr>
        <w:t>דכא</w:t>
      </w:r>
      <w:r w:rsidRPr="00D53BA4">
        <w:rPr>
          <w:rStyle w:val="affff1"/>
          <w:rtl/>
        </w:rPr>
        <w:t>'</w:t>
      </w:r>
      <w:r w:rsidR="00B433C9" w:rsidRPr="00D53BA4">
        <w:rPr>
          <w:rtl/>
        </w:rPr>
        <w:t xml:space="preserve"> באותו מקום</w:t>
      </w:r>
      <w:r w:rsidRPr="00D53BA4">
        <w:rPr>
          <w:rtl/>
        </w:rPr>
        <w:t xml:space="preserve"> -</w:t>
      </w:r>
      <w:r w:rsidR="00B433C9" w:rsidRPr="00C35A2C">
        <w:rPr>
          <w:rFonts w:ascii="FontbitDavid" w:hAnsi="FontbitDavid" w:hint="cs"/>
          <w:sz w:val="32"/>
          <w:rtl/>
        </w:rPr>
        <w:t xml:space="preserve"> דומיא </w:t>
      </w:r>
      <w:r w:rsidR="00B433C9" w:rsidRPr="00D53BA4">
        <w:rPr>
          <w:rStyle w:val="affff1"/>
          <w:rFonts w:hint="eastAsia"/>
          <w:rtl/>
        </w:rPr>
        <w:t>ד</w:t>
      </w:r>
      <w:r w:rsidRPr="00D53BA4">
        <w:rPr>
          <w:rStyle w:val="affff1"/>
          <w:rtl/>
        </w:rPr>
        <w:t>'</w:t>
      </w:r>
      <w:r w:rsidR="00B433C9" w:rsidRPr="00D53BA4">
        <w:rPr>
          <w:rStyle w:val="affff1"/>
          <w:rFonts w:hint="eastAsia"/>
          <w:rtl/>
        </w:rPr>
        <w:t>כרות</w:t>
      </w:r>
      <w:r w:rsidR="00B433C9" w:rsidRPr="00D53BA4">
        <w:rPr>
          <w:rStyle w:val="affff1"/>
          <w:rtl/>
        </w:rPr>
        <w:t xml:space="preserve"> </w:t>
      </w:r>
      <w:r w:rsidR="00B433C9" w:rsidRPr="00D53BA4">
        <w:rPr>
          <w:rStyle w:val="affff1"/>
          <w:rFonts w:hint="eastAsia"/>
          <w:rtl/>
        </w:rPr>
        <w:t>שפכה</w:t>
      </w:r>
      <w:r w:rsidRPr="00D53BA4">
        <w:rPr>
          <w:rStyle w:val="affff1"/>
          <w:rtl/>
        </w:rPr>
        <w:t>'</w:t>
      </w:r>
      <w:r>
        <w:rPr>
          <w:rFonts w:ascii="FontbitDavid" w:hAnsi="FontbitDavid" w:hint="cs"/>
          <w:sz w:val="32"/>
          <w:rtl/>
        </w:rPr>
        <w:t>.</w:t>
      </w:r>
    </w:p>
    <w:p w14:paraId="586FB78B" w14:textId="596E81DB" w:rsidR="00B433C9" w:rsidRDefault="00014C2E" w:rsidP="00014C2E">
      <w:pPr>
        <w:rPr>
          <w:rFonts w:ascii="FontbitDavid" w:hAnsi="FontbitDavid"/>
          <w:sz w:val="32"/>
          <w:rtl/>
        </w:rPr>
      </w:pPr>
      <w:r>
        <w:rPr>
          <w:rStyle w:val="affff1"/>
          <w:rFonts w:hint="cs"/>
          <w:rtl/>
        </w:rPr>
        <w:t>ו</w:t>
      </w:r>
      <w:r w:rsidRPr="00D53BA4">
        <w:rPr>
          <w:rStyle w:val="affff1"/>
          <w:rtl/>
        </w:rPr>
        <w:t>'</w:t>
      </w:r>
      <w:r w:rsidR="00B433C9" w:rsidRPr="00D53BA4">
        <w:rPr>
          <w:rStyle w:val="affff1"/>
          <w:rtl/>
        </w:rPr>
        <w:t>כרות שפכה</w:t>
      </w:r>
      <w:r w:rsidRPr="00D53BA4">
        <w:rPr>
          <w:rStyle w:val="affff1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מנין -</w:t>
      </w:r>
      <w:r w:rsidR="00B433C9" w:rsidRPr="00C35A2C">
        <w:rPr>
          <w:rFonts w:ascii="FontbitDavid" w:hAnsi="FontbitDavid"/>
          <w:sz w:val="32"/>
          <w:rtl/>
        </w:rPr>
        <w:t xml:space="preserve"> על ידי כריתה שופך,</w:t>
      </w:r>
      <w:r>
        <w:rPr>
          <w:rFonts w:ascii="FontbitDavid" w:hAnsi="FontbitDavid" w:hint="cs"/>
          <w:sz w:val="32"/>
          <w:rtl/>
        </w:rPr>
        <w:t xml:space="preserve"> </w:t>
      </w:r>
      <w:r w:rsidRPr="00D53BA4">
        <w:rPr>
          <w:rStyle w:val="affff8"/>
          <w:rFonts w:hint="eastAsia"/>
          <w:rtl/>
        </w:rPr>
        <w:t>וקודם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קילח</w:t>
      </w:r>
      <w:r w:rsidRPr="00D53BA4">
        <w:rPr>
          <w:rStyle w:val="affff8"/>
          <w:rtl/>
        </w:rPr>
        <w:t xml:space="preserve"> [לאפוקי </w:t>
      </w:r>
      <w:r w:rsidRPr="00D53BA4">
        <w:rPr>
          <w:rStyle w:val="affff8"/>
          <w:rFonts w:hint="eastAsia"/>
          <w:rtl/>
        </w:rPr>
        <w:t>חוטם</w:t>
      </w:r>
      <w:r w:rsidRPr="00D53BA4">
        <w:rPr>
          <w:rStyle w:val="affff8"/>
          <w:rtl/>
        </w:rPr>
        <w:t>].</w:t>
      </w:r>
    </w:p>
    <w:p w14:paraId="583FF16E" w14:textId="072D0DFE" w:rsidR="00B433C9" w:rsidRPr="00C35A2C" w:rsidRDefault="00B433C9" w:rsidP="00B55EDF">
      <w:pPr>
        <w:rPr>
          <w:rtl/>
        </w:rPr>
      </w:pPr>
      <w:r w:rsidRPr="00D061C8">
        <w:rPr>
          <w:rStyle w:val="affff5"/>
          <w:rtl/>
        </w:rPr>
        <w:t>ב</w:t>
      </w:r>
      <w:r w:rsidR="00014C2E">
        <w:rPr>
          <w:rStyle w:val="affff5"/>
          <w:rFonts w:hint="cs"/>
          <w:rtl/>
        </w:rPr>
        <w:t xml:space="preserve">. </w:t>
      </w:r>
      <w:r w:rsidRPr="00D53BA4">
        <w:rPr>
          <w:rtl/>
        </w:rPr>
        <w:t>נ</w:t>
      </w:r>
      <w:r w:rsidR="00014C2E" w:rsidRPr="00D53BA4">
        <w:rPr>
          <w:rFonts w:hint="eastAsia"/>
          <w:rtl/>
        </w:rPr>
        <w:t>סמך</w:t>
      </w:r>
      <w:r w:rsidRPr="00AD1A41">
        <w:rPr>
          <w:rStyle w:val="affff1"/>
          <w:rtl/>
        </w:rPr>
        <w:t xml:space="preserve"> </w:t>
      </w:r>
      <w:r w:rsidR="00014C2E">
        <w:rPr>
          <w:rStyle w:val="affff1"/>
          <w:rFonts w:hint="cs"/>
          <w:rtl/>
        </w:rPr>
        <w:t>ל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לא יבא ממזר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014C2E">
        <w:rPr>
          <w:rFonts w:ascii="FontbitDavid" w:hAnsi="FontbitDavid" w:hint="cs"/>
          <w:sz w:val="32"/>
          <w:rtl/>
        </w:rPr>
        <w:t>ד</w:t>
      </w:r>
      <w:r w:rsidRPr="00C35A2C">
        <w:rPr>
          <w:rFonts w:ascii="FontbitDavid" w:hAnsi="FontbitDavid"/>
          <w:sz w:val="32"/>
          <w:rtl/>
        </w:rPr>
        <w:t>באותו מקום.</w:t>
      </w:r>
    </w:p>
    <w:p w14:paraId="1CD7CC8E" w14:textId="693A9F62" w:rsidR="00B433C9" w:rsidRDefault="00014C2E" w:rsidP="00B55EDF">
      <w:pPr>
        <w:pStyle w:val="afffc"/>
        <w:ind w:left="0"/>
        <w:rPr>
          <w:rtl/>
        </w:rPr>
      </w:pPr>
      <w:r>
        <w:rPr>
          <w:rFonts w:ascii="FontbitDavid" w:hAnsi="FontbitDavid"/>
          <w:rtl/>
        </w:rPr>
        <w:tab/>
      </w:r>
      <w:r w:rsidRPr="007179F8">
        <w:rPr>
          <w:rFonts w:ascii="FontbitDavid" w:hAnsi="FontbitDavid"/>
          <w:rtl/>
        </w:rPr>
        <w:t>•</w:t>
      </w:r>
      <w:r>
        <w:rPr>
          <w:rFonts w:ascii="FontbitDavid" w:hAnsi="FontbitDavid" w:hint="cs"/>
          <w:rtl/>
        </w:rPr>
        <w:t xml:space="preserve"> </w:t>
      </w:r>
      <w:r w:rsidR="00B433C9" w:rsidRPr="00D061C8">
        <w:rPr>
          <w:rStyle w:val="affff5"/>
          <w:rFonts w:hint="cs"/>
          <w:rtl/>
        </w:rPr>
        <w:t>ריב</w:t>
      </w:r>
      <w:r w:rsidR="00B433C9" w:rsidRPr="00D061C8">
        <w:rPr>
          <w:rStyle w:val="affff5"/>
          <w:rtl/>
        </w:rPr>
        <w:t>"</w:t>
      </w:r>
      <w:r w:rsidR="00B433C9" w:rsidRPr="00D061C8">
        <w:rPr>
          <w:rStyle w:val="affff5"/>
          <w:rFonts w:hint="cs"/>
          <w:rtl/>
        </w:rPr>
        <w:t>ל</w:t>
      </w:r>
      <w:r w:rsidR="00B433C9" w:rsidRPr="00AB53C9">
        <w:rPr>
          <w:rFonts w:hint="cs"/>
          <w:rtl/>
        </w:rPr>
        <w:t xml:space="preserve"> עטרה </w:t>
      </w:r>
      <w:r w:rsidR="00B433C9" w:rsidRPr="00D1637C">
        <w:rPr>
          <w:rFonts w:cs="PFT_Frank" w:hint="eastAsia"/>
          <w:b/>
          <w:bCs/>
          <w:szCs w:val="14"/>
          <w:rtl/>
        </w:rPr>
        <w:t>כל</w:t>
      </w:r>
      <w:r w:rsidR="00B433C9" w:rsidRPr="00D1637C">
        <w:rPr>
          <w:rFonts w:cs="PFT_Frank"/>
          <w:b/>
          <w:bCs/>
          <w:szCs w:val="14"/>
          <w:rtl/>
        </w:rPr>
        <w:t xml:space="preserve"> שהיא </w:t>
      </w:r>
      <w:r w:rsidR="00B433C9" w:rsidRPr="00AB53C9">
        <w:rPr>
          <w:rFonts w:hint="cs"/>
          <w:rtl/>
        </w:rPr>
        <w:t>מעכבת</w:t>
      </w:r>
      <w:r>
        <w:rPr>
          <w:rFonts w:hint="cs"/>
          <w:rtl/>
        </w:rPr>
        <w:t xml:space="preserve"> </w:t>
      </w:r>
      <w:r w:rsidRPr="00D53BA4">
        <w:rPr>
          <w:rStyle w:val="affff8"/>
          <w:rtl/>
        </w:rPr>
        <w:t xml:space="preserve">[ולכן אפי' </w:t>
      </w:r>
      <w:r w:rsidRPr="00D53BA4">
        <w:rPr>
          <w:rStyle w:val="affff8"/>
          <w:rFonts w:hint="eastAsia"/>
          <w:rtl/>
        </w:rPr>
        <w:t>ניקב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באלכסון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פסול</w:t>
      </w:r>
      <w:r w:rsidRPr="00D53BA4">
        <w:rPr>
          <w:rStyle w:val="affff8"/>
          <w:rtl/>
        </w:rPr>
        <w:t>].</w:t>
      </w:r>
      <w:r>
        <w:rPr>
          <w:rFonts w:hint="cs"/>
          <w:rtl/>
        </w:rPr>
        <w:t xml:space="preserve"> </w:t>
      </w:r>
    </w:p>
    <w:p w14:paraId="2C89746D" w14:textId="192B8C3E" w:rsidR="00B433C9" w:rsidRPr="00C35A2C" w:rsidRDefault="005C2B45" w:rsidP="007C50EB">
      <w:pPr>
        <w:pStyle w:val="afff4"/>
        <w:ind w:end="0"/>
        <w:rPr>
          <w:rtl/>
        </w:rPr>
      </w:pPr>
      <w:bookmarkStart w:id="866" w:name="_Toc119173000"/>
      <w:bookmarkStart w:id="867" w:name="_Toc119230095"/>
      <w:r w:rsidRPr="00C35A2C">
        <w:rPr>
          <w:rtl/>
        </w:rPr>
        <w:t>נשתייר מ</w:t>
      </w:r>
      <w:r w:rsidR="00D86272">
        <w:rPr>
          <w:rFonts w:hint="cs"/>
          <w:rtl/>
        </w:rPr>
        <w:t>ה</w:t>
      </w:r>
      <w:r w:rsidRPr="00C35A2C">
        <w:rPr>
          <w:rtl/>
        </w:rPr>
        <w:t xml:space="preserve">עטרה כחוט השערה </w:t>
      </w:r>
      <w:r w:rsidR="00D86272">
        <w:rPr>
          <w:rFonts w:hint="cs"/>
          <w:rtl/>
        </w:rPr>
        <w:t xml:space="preserve">- </w:t>
      </w:r>
      <w:r w:rsidR="008D3E0F">
        <w:rPr>
          <w:rFonts w:hint="cs"/>
          <w:rtl/>
        </w:rPr>
        <w:t>כשר</w:t>
      </w:r>
      <w:r w:rsidR="00B433C9" w:rsidRPr="00C35A2C">
        <w:rPr>
          <w:rtl/>
        </w:rPr>
        <w:t>.</w:t>
      </w:r>
      <w:bookmarkEnd w:id="866"/>
      <w:bookmarkEnd w:id="867"/>
    </w:p>
    <w:p w14:paraId="45F47BDF" w14:textId="743C0E13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D061C8">
        <w:rPr>
          <w:rStyle w:val="affff5"/>
          <w:rFonts w:hint="cs"/>
          <w:rtl/>
        </w:rPr>
        <w:t>רבא תוספאה</w:t>
      </w:r>
      <w:r w:rsidRPr="00D061C8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D86272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מלא החוט</w:t>
      </w:r>
      <w:r w:rsidR="00D86272">
        <w:rPr>
          <w:rFonts w:ascii="FontbitDavid" w:hAnsi="FontbitDavid" w:hint="cs"/>
          <w:sz w:val="32"/>
          <w:rtl/>
        </w:rPr>
        <w:t>' -</w:t>
      </w:r>
      <w:r w:rsidRPr="00C35A2C">
        <w:rPr>
          <w:rFonts w:ascii="FontbitDavid" w:hAnsi="FontbitDavid"/>
          <w:sz w:val="32"/>
          <w:rtl/>
        </w:rPr>
        <w:t xml:space="preserve"> על פני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רובה</w:t>
      </w:r>
      <w:r w:rsidR="00D86272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כלפי ר</w:t>
      </w:r>
      <w:r w:rsidR="00D86272">
        <w:rPr>
          <w:rFonts w:ascii="FontbitDavid" w:hAnsi="FontbitDavid" w:hint="cs"/>
          <w:sz w:val="32"/>
          <w:rtl/>
        </w:rPr>
        <w:t>א</w:t>
      </w:r>
      <w:r w:rsidRPr="00C35A2C">
        <w:rPr>
          <w:rFonts w:ascii="FontbitDavid" w:hAnsi="FontbitDavid"/>
          <w:sz w:val="32"/>
          <w:rtl/>
        </w:rPr>
        <w:t>ש</w:t>
      </w:r>
      <w:r w:rsidR="00D86272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>.</w:t>
      </w:r>
    </w:p>
    <w:p w14:paraId="65C631D6" w14:textId="510985F3" w:rsidR="00D86272" w:rsidRDefault="008D3E0F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ר</w:t>
      </w:r>
      <w:r w:rsidR="00583BF5">
        <w:rPr>
          <w:rStyle w:val="affff5"/>
          <w:rFonts w:hint="cs"/>
          <w:rtl/>
        </w:rPr>
        <w:t>"</w:t>
      </w:r>
      <w:r>
        <w:rPr>
          <w:rStyle w:val="affff5"/>
          <w:rFonts w:hint="cs"/>
          <w:rtl/>
        </w:rPr>
        <w:t>ה</w:t>
      </w:r>
      <w:r w:rsidR="00B433C9" w:rsidRPr="00D061C8">
        <w:rPr>
          <w:rStyle w:val="affff5"/>
          <w:rtl/>
        </w:rPr>
        <w:t xml:space="preserve">: </w:t>
      </w:r>
      <w:r w:rsidR="00B433C9" w:rsidRPr="00D1637C">
        <w:rPr>
          <w:rFonts w:cs="PFT_Frank"/>
          <w:b/>
          <w:bCs/>
          <w:szCs w:val="14"/>
          <w:rtl/>
        </w:rPr>
        <w:t>כקולמוס</w:t>
      </w:r>
      <w:r w:rsidR="00D86272">
        <w:rPr>
          <w:rFonts w:ascii="FontbitDavid" w:hAnsi="FontbitDavid" w:hint="cs"/>
          <w:sz w:val="32"/>
          <w:rtl/>
        </w:rPr>
        <w:t xml:space="preserve"> </w:t>
      </w:r>
      <w:r w:rsidR="00D86272" w:rsidRPr="00D53BA4">
        <w:rPr>
          <w:rStyle w:val="affff8"/>
          <w:rtl/>
        </w:rPr>
        <w:t>[</w:t>
      </w:r>
      <w:r w:rsidR="00D86272">
        <w:rPr>
          <w:rStyle w:val="affff8"/>
          <w:rFonts w:hint="cs"/>
          <w:rtl/>
        </w:rPr>
        <w:t>ש</w:t>
      </w:r>
      <w:r w:rsidR="00D86272" w:rsidRPr="00D53BA4">
        <w:rPr>
          <w:rStyle w:val="affff8"/>
          <w:rFonts w:hint="eastAsia"/>
          <w:rtl/>
        </w:rPr>
        <w:t>נשתייף</w:t>
      </w:r>
      <w:r w:rsidR="00D86272" w:rsidRPr="00D53BA4">
        <w:rPr>
          <w:rStyle w:val="affff8"/>
          <w:rtl/>
        </w:rPr>
        <w:t xml:space="preserve"> </w:t>
      </w:r>
      <w:r w:rsidR="00D86272" w:rsidRPr="00D53BA4">
        <w:rPr>
          <w:rStyle w:val="affff8"/>
          <w:rFonts w:hint="eastAsia"/>
          <w:rtl/>
        </w:rPr>
        <w:t>הגיד</w:t>
      </w:r>
      <w:r w:rsidR="00D86272" w:rsidRPr="00D53BA4">
        <w:rPr>
          <w:rStyle w:val="affff8"/>
          <w:rtl/>
        </w:rPr>
        <w:t xml:space="preserve"> </w:t>
      </w:r>
      <w:r w:rsidR="00D86272" w:rsidRPr="00D53BA4">
        <w:rPr>
          <w:rStyle w:val="affff8"/>
          <w:rFonts w:hint="eastAsia"/>
          <w:rtl/>
        </w:rPr>
        <w:t>מ</w:t>
      </w:r>
      <w:r w:rsidR="00D86272">
        <w:rPr>
          <w:rStyle w:val="affff8"/>
          <w:rFonts w:hint="cs"/>
          <w:rtl/>
        </w:rPr>
        <w:t>בחוץ</w:t>
      </w:r>
      <w:r w:rsidR="00D86272" w:rsidRPr="00D53BA4">
        <w:rPr>
          <w:rStyle w:val="affff8"/>
          <w:rtl/>
        </w:rPr>
        <w:t>]</w:t>
      </w:r>
      <w:r w:rsidR="00B433C9">
        <w:rPr>
          <w:rFonts w:ascii="FontbitDavid" w:hAnsi="FontbitDavid"/>
          <w:sz w:val="32"/>
          <w:rtl/>
        </w:rPr>
        <w:t xml:space="preserve"> </w:t>
      </w:r>
      <w:r w:rsidR="00D86272">
        <w:rPr>
          <w:rFonts w:ascii="FontbitDavid" w:hAnsi="FontbitDavid" w:hint="cs"/>
          <w:sz w:val="32"/>
          <w:rtl/>
        </w:rPr>
        <w:t xml:space="preserve">- </w:t>
      </w:r>
      <w:r w:rsidR="00B433C9">
        <w:rPr>
          <w:rFonts w:ascii="FontbitDavid" w:hAnsi="FontbitDavid"/>
          <w:sz w:val="32"/>
          <w:rtl/>
        </w:rPr>
        <w:t>כשרה</w:t>
      </w:r>
      <w:r w:rsidR="00D86272">
        <w:rPr>
          <w:rFonts w:ascii="FontbitDavid" w:hAnsi="FontbitDavid" w:hint="cs"/>
          <w:sz w:val="32"/>
          <w:rtl/>
        </w:rPr>
        <w:t xml:space="preserve">, </w:t>
      </w:r>
    </w:p>
    <w:p w14:paraId="4F40F43A" w14:textId="097A76D4" w:rsidR="00B433C9" w:rsidRDefault="00D86272" w:rsidP="00D53BA4">
      <w:pPr>
        <w:ind w:left="226"/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כמרזב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D53BA4">
        <w:rPr>
          <w:rStyle w:val="affff8"/>
          <w:rtl/>
        </w:rPr>
        <w:t>[</w:t>
      </w:r>
      <w:r w:rsidRPr="00D53BA4">
        <w:rPr>
          <w:rStyle w:val="affff8"/>
          <w:rFonts w:hint="eastAsia"/>
          <w:rtl/>
        </w:rPr>
        <w:t>ניקב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כצינור</w:t>
      </w:r>
      <w:r w:rsidRPr="00D53BA4">
        <w:rPr>
          <w:rStyle w:val="affff8"/>
          <w:rtl/>
        </w:rPr>
        <w:t>]</w:t>
      </w:r>
      <w:r>
        <w:rPr>
          <w:rFonts w:ascii="FontbitDavid" w:hAnsi="FontbitDavid" w:hint="cs"/>
          <w:sz w:val="32"/>
          <w:rtl/>
        </w:rPr>
        <w:t xml:space="preserve"> - </w:t>
      </w:r>
      <w:r w:rsidR="00B433C9" w:rsidRPr="00C35A2C">
        <w:rPr>
          <w:rFonts w:ascii="FontbitDavid" w:hAnsi="FontbitDavid"/>
          <w:sz w:val="32"/>
          <w:rtl/>
        </w:rPr>
        <w:t>פסולה</w:t>
      </w:r>
      <w:r>
        <w:rPr>
          <w:rFonts w:ascii="FontbitDavid" w:hAnsi="FontbitDavid" w:hint="cs"/>
          <w:sz w:val="32"/>
          <w:rtl/>
        </w:rPr>
        <w:t>,</w:t>
      </w:r>
      <w:r w:rsidR="008D3E0F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8D3E0F">
        <w:rPr>
          <w:rFonts w:ascii="FontbitDavid" w:hAnsi="FontbitDavid" w:hint="cs"/>
          <w:sz w:val="32"/>
          <w:rtl/>
        </w:rPr>
        <w:t>שולט אויר</w:t>
      </w:r>
      <w:r>
        <w:rPr>
          <w:rFonts w:ascii="FontbitDavid" w:hAnsi="FontbitDavid" w:hint="cs"/>
          <w:sz w:val="32"/>
          <w:rtl/>
        </w:rPr>
        <w:t xml:space="preserve"> </w:t>
      </w:r>
      <w:r w:rsidRPr="00D53BA4">
        <w:rPr>
          <w:rStyle w:val="affff8"/>
          <w:rFonts w:hint="eastAsia"/>
          <w:rtl/>
        </w:rPr>
        <w:t>ומתקרר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הזרע</w:t>
      </w:r>
      <w:r w:rsidRPr="00D53BA4">
        <w:rPr>
          <w:rStyle w:val="affff8"/>
          <w:rtl/>
        </w:rPr>
        <w:t>.</w:t>
      </w:r>
      <w:r w:rsidR="00B433C9">
        <w:rPr>
          <w:rFonts w:ascii="FontbitDavid" w:hAnsi="FontbitDavid" w:hint="cs"/>
          <w:sz w:val="32"/>
          <w:rtl/>
        </w:rPr>
        <w:t xml:space="preserve"> </w:t>
      </w:r>
    </w:p>
    <w:p w14:paraId="09E62339" w14:textId="4B0FDBD1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D061C8">
        <w:rPr>
          <w:rStyle w:val="affff5"/>
          <w:rtl/>
        </w:rPr>
        <w:t>ר"</w:t>
      </w:r>
      <w:r w:rsidRPr="00D061C8">
        <w:rPr>
          <w:rStyle w:val="affff5"/>
          <w:rFonts w:hint="cs"/>
          <w:rtl/>
        </w:rPr>
        <w:t>ח</w:t>
      </w:r>
      <w:r w:rsidRPr="00D061C8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כמרזב</w:t>
      </w:r>
      <w:r w:rsidRPr="00C35A2C">
        <w:rPr>
          <w:rFonts w:ascii="FontbitDavid" w:hAnsi="FontbitDavid"/>
          <w:sz w:val="32"/>
          <w:rtl/>
        </w:rPr>
        <w:t xml:space="preserve"> </w:t>
      </w:r>
      <w:r w:rsidR="00D86272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כשרה,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כקולמוס</w:t>
      </w:r>
      <w:r w:rsidRPr="00C35A2C">
        <w:rPr>
          <w:rFonts w:ascii="FontbitDavid" w:hAnsi="FontbitDavid"/>
          <w:sz w:val="32"/>
          <w:rtl/>
        </w:rPr>
        <w:t xml:space="preserve"> </w:t>
      </w:r>
      <w:r w:rsidR="00D86272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פסולה</w:t>
      </w:r>
      <w:r w:rsidR="00D86272">
        <w:rPr>
          <w:rFonts w:ascii="FontbitDavid" w:hAnsi="FontbitDavid" w:hint="cs"/>
          <w:sz w:val="32"/>
          <w:rtl/>
        </w:rPr>
        <w:t>,</w:t>
      </w:r>
      <w:r w:rsidR="008D3E0F">
        <w:rPr>
          <w:rFonts w:ascii="FontbitDavid" w:hAnsi="FontbitDavid" w:hint="cs"/>
          <w:sz w:val="32"/>
          <w:rtl/>
        </w:rPr>
        <w:t xml:space="preserve"> </w:t>
      </w:r>
      <w:r w:rsidR="00D86272" w:rsidRPr="00D53BA4">
        <w:rPr>
          <w:rFonts w:hint="eastAsia"/>
          <w:rtl/>
        </w:rPr>
        <w:t>שאין</w:t>
      </w:r>
      <w:r w:rsidR="00D86272" w:rsidRPr="00D53BA4">
        <w:rPr>
          <w:rtl/>
        </w:rPr>
        <w:t xml:space="preserve"> </w:t>
      </w:r>
      <w:r w:rsidR="00D86272" w:rsidRPr="00D53BA4">
        <w:rPr>
          <w:rFonts w:hint="eastAsia"/>
          <w:rtl/>
        </w:rPr>
        <w:t>הגיד</w:t>
      </w:r>
      <w:r w:rsidR="00D86272" w:rsidRPr="00D53BA4">
        <w:rPr>
          <w:rtl/>
        </w:rPr>
        <w:t xml:space="preserve"> </w:t>
      </w:r>
      <w:r w:rsidR="00D86272" w:rsidRPr="00D53BA4">
        <w:rPr>
          <w:rFonts w:hint="eastAsia"/>
          <w:rtl/>
        </w:rPr>
        <w:t>נוגע</w:t>
      </w:r>
      <w:r w:rsidR="00D86272" w:rsidRPr="00D53BA4">
        <w:rPr>
          <w:rtl/>
        </w:rPr>
        <w:t xml:space="preserve"> </w:t>
      </w:r>
      <w:r w:rsidR="00D86272" w:rsidRPr="00D53BA4">
        <w:rPr>
          <w:rStyle w:val="affff8"/>
          <w:rFonts w:hint="eastAsia"/>
          <w:rtl/>
        </w:rPr>
        <w:t>ברחם</w:t>
      </w:r>
      <w:r w:rsidR="00D86272" w:rsidRPr="00D53BA4">
        <w:rPr>
          <w:rStyle w:val="affff8"/>
          <w:rtl/>
        </w:rPr>
        <w:t>.</w:t>
      </w:r>
      <w:r w:rsidRPr="00C35A2C">
        <w:rPr>
          <w:rFonts w:ascii="FontbitDavid" w:hAnsi="FontbitDavid"/>
          <w:sz w:val="32"/>
          <w:rtl/>
        </w:rPr>
        <w:t xml:space="preserve"> </w:t>
      </w:r>
    </w:p>
    <w:p w14:paraId="01E289E4" w14:textId="336A4F15" w:rsidR="00611D26" w:rsidRDefault="00B433C9" w:rsidP="00611D26">
      <w:pPr>
        <w:rPr>
          <w:rtl/>
        </w:rPr>
      </w:pPr>
      <w:r w:rsidRPr="00D061C8">
        <w:rPr>
          <w:rStyle w:val="affff5"/>
          <w:rtl/>
        </w:rPr>
        <w:t xml:space="preserve">רבא: </w:t>
      </w:r>
      <w:r w:rsidR="008D3E0F">
        <w:rPr>
          <w:rStyle w:val="affff5"/>
          <w:rFonts w:hint="cs"/>
          <w:rtl/>
        </w:rPr>
        <w:t xml:space="preserve">מסתבר </w:t>
      </w:r>
      <w:r w:rsidRPr="00D061C8">
        <w:rPr>
          <w:rStyle w:val="affff5"/>
          <w:rtl/>
        </w:rPr>
        <w:t>כר"</w:t>
      </w:r>
      <w:r w:rsidRPr="00D061C8">
        <w:rPr>
          <w:rStyle w:val="affff5"/>
          <w:rFonts w:hint="cs"/>
          <w:rtl/>
        </w:rPr>
        <w:t>ה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611D26" w:rsidRPr="00D53BA4">
        <w:rPr>
          <w:rStyle w:val="affff8"/>
          <w:rFonts w:hint="eastAsia"/>
          <w:rtl/>
        </w:rPr>
        <w:t>וכן</w:t>
      </w:r>
      <w:r w:rsidR="00611D26" w:rsidRPr="00D53BA4">
        <w:rPr>
          <w:rStyle w:val="affff8"/>
          <w:rtl/>
        </w:rPr>
        <w:t xml:space="preserve"> </w:t>
      </w:r>
      <w:r w:rsidR="00611D26" w:rsidRPr="00D53BA4">
        <w:rPr>
          <w:rStyle w:val="affff5"/>
          <w:rFonts w:hint="eastAsia"/>
          <w:rtl/>
        </w:rPr>
        <w:t>מבר</w:t>
      </w:r>
      <w:r w:rsidR="00611D26" w:rsidRPr="00D53BA4">
        <w:rPr>
          <w:rStyle w:val="affff5"/>
          <w:rtl/>
        </w:rPr>
        <w:t>"א</w:t>
      </w:r>
      <w:r w:rsidR="00611D26" w:rsidRPr="00D53BA4">
        <w:rPr>
          <w:rStyle w:val="affff8"/>
          <w:rtl/>
        </w:rPr>
        <w:t xml:space="preserve"> שפייה כקולמוס</w:t>
      </w:r>
      <w:r w:rsidR="00611D26">
        <w:rPr>
          <w:rStyle w:val="affff8"/>
          <w:rFonts w:hint="cs"/>
          <w:rtl/>
        </w:rPr>
        <w:t xml:space="preserve">,  </w:t>
      </w:r>
      <w:r w:rsidR="00611D26">
        <w:rPr>
          <w:rFonts w:ascii="FontbitDavid" w:hAnsi="FontbitDavid" w:hint="cs"/>
          <w:sz w:val="32"/>
          <w:rtl/>
        </w:rPr>
        <w:t xml:space="preserve">  </w:t>
      </w:r>
      <w:r w:rsidR="00583BF5">
        <w:rPr>
          <w:rStyle w:val="affff5"/>
          <w:rFonts w:hint="cs"/>
          <w:rtl/>
        </w:rPr>
        <w:t>ו</w:t>
      </w:r>
      <w:r w:rsidR="00611D26">
        <w:rPr>
          <w:rStyle w:val="affff5"/>
          <w:rFonts w:hint="cs"/>
          <w:rtl/>
        </w:rPr>
        <w:t>מ</w:t>
      </w:r>
      <w:r w:rsidRPr="00D061C8">
        <w:rPr>
          <w:rStyle w:val="affff5"/>
          <w:rFonts w:hint="cs"/>
          <w:rtl/>
        </w:rPr>
        <w:t>ר</w:t>
      </w:r>
      <w:r w:rsidRPr="00D061C8">
        <w:rPr>
          <w:rStyle w:val="affff5"/>
          <w:rtl/>
        </w:rPr>
        <w:t>"</w:t>
      </w:r>
      <w:r w:rsidRPr="00D061C8">
        <w:rPr>
          <w:rStyle w:val="affff5"/>
          <w:rFonts w:hint="cs"/>
          <w:rtl/>
        </w:rPr>
        <w:t>פ</w:t>
      </w:r>
      <w:r w:rsidR="00D061C8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B95BD8">
        <w:rPr>
          <w:rFonts w:ascii="FontbitDavid" w:hAnsi="FontbitDavid" w:hint="cs"/>
          <w:sz w:val="32"/>
          <w:rtl/>
        </w:rPr>
        <w:t xml:space="preserve">שניהם </w:t>
      </w:r>
      <w:r w:rsidRPr="00C35A2C">
        <w:rPr>
          <w:rFonts w:ascii="FontbitDavid" w:hAnsi="FontbitDavid"/>
          <w:sz w:val="32"/>
          <w:rtl/>
        </w:rPr>
        <w:t>כשרה</w:t>
      </w:r>
      <w:r w:rsidR="00611D26">
        <w:rPr>
          <w:rFonts w:ascii="FontbitDavid" w:hAnsi="FontbitDavid" w:hint="cs"/>
          <w:sz w:val="32"/>
          <w:rtl/>
        </w:rPr>
        <w:t xml:space="preserve">. </w:t>
      </w:r>
    </w:p>
    <w:p w14:paraId="76B67714" w14:textId="0D522DD8" w:rsidR="00611D26" w:rsidRDefault="00B433C9" w:rsidP="00B95BD8">
      <w:pPr>
        <w:rPr>
          <w:rFonts w:ascii="FontbitDavid" w:hAnsi="FontbitDavid"/>
          <w:sz w:val="32"/>
          <w:rtl/>
        </w:rPr>
      </w:pPr>
      <w:r w:rsidRPr="00D061C8">
        <w:rPr>
          <w:rStyle w:val="affff5"/>
          <w:rFonts w:hint="cs"/>
          <w:rtl/>
        </w:rPr>
        <w:t>ו</w:t>
      </w:r>
      <w:r w:rsidR="00611D26">
        <w:rPr>
          <w:rStyle w:val="affff5"/>
          <w:rFonts w:hint="cs"/>
          <w:rtl/>
        </w:rPr>
        <w:t>כ"ז:</w:t>
      </w:r>
      <w:r w:rsidR="008D3E0F">
        <w:rPr>
          <w:rFonts w:ascii="FontbitDavid" w:hAnsi="FontbitDavid" w:hint="cs"/>
          <w:sz w:val="32"/>
          <w:rtl/>
        </w:rPr>
        <w:t xml:space="preserve"> למעלה מעט</w:t>
      </w:r>
      <w:r w:rsidRPr="00C35A2C">
        <w:rPr>
          <w:rFonts w:ascii="FontbitDavid" w:hAnsi="FontbitDavid" w:hint="cs"/>
          <w:sz w:val="32"/>
          <w:rtl/>
        </w:rPr>
        <w:t>רה</w:t>
      </w:r>
      <w:r w:rsidR="00611D26">
        <w:rPr>
          <w:rFonts w:ascii="FontbitDavid" w:hAnsi="FontbitDavid" w:hint="cs"/>
          <w:sz w:val="32"/>
          <w:rtl/>
        </w:rPr>
        <w:t xml:space="preserve">, </w:t>
      </w:r>
      <w:r w:rsidR="00611D2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דלמטה</w:t>
      </w:r>
      <w:r w:rsidR="00611D26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611D2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אפי</w:t>
      </w:r>
      <w:r w:rsidR="00611D26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' </w:t>
      </w:r>
      <w:r w:rsidR="00611D2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נכרת</w:t>
      </w:r>
      <w:r w:rsidR="00611D26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611D2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כשר</w:t>
      </w:r>
      <w:r w:rsidR="00611D26">
        <w:rPr>
          <w:rFonts w:ascii="FontbitDavid" w:hAnsi="FontbitDavid" w:hint="cs"/>
          <w:sz w:val="32"/>
          <w:rtl/>
        </w:rPr>
        <w:t xml:space="preserve"> </w:t>
      </w:r>
      <w:r w:rsidR="00611D26" w:rsidRPr="00D53BA4">
        <w:rPr>
          <w:rStyle w:val="affff8"/>
          <w:rFonts w:hint="eastAsia"/>
          <w:rtl/>
        </w:rPr>
        <w:t>כדתנן</w:t>
      </w:r>
      <w:r w:rsidR="00611D26" w:rsidRPr="00D53BA4">
        <w:rPr>
          <w:rStyle w:val="affff8"/>
          <w:rtl/>
        </w:rPr>
        <w:t>.</w:t>
      </w:r>
    </w:p>
    <w:p w14:paraId="0CA0FC73" w14:textId="25AB2F76" w:rsidR="00611D26" w:rsidRDefault="007179F8" w:rsidP="00B55EDF">
      <w:pPr>
        <w:rPr>
          <w:rFonts w:ascii="FontbitDavid" w:hAnsi="FontbitDavid"/>
          <w:sz w:val="32"/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hint="cs"/>
          <w:rtl/>
        </w:rPr>
        <w:t xml:space="preserve"> </w:t>
      </w:r>
      <w:r w:rsidR="00B433C9" w:rsidRPr="00D061C8">
        <w:rPr>
          <w:rStyle w:val="affff5"/>
          <w:rFonts w:hint="cs"/>
          <w:rtl/>
        </w:rPr>
        <w:t xml:space="preserve">מעשה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שנסתם</w:t>
      </w:r>
      <w:r w:rsidR="00B433C9" w:rsidRPr="00C35A2C">
        <w:rPr>
          <w:rFonts w:ascii="FontbitDavid" w:hAnsi="FontbitDavid" w:hint="cs"/>
          <w:sz w:val="32"/>
          <w:rtl/>
        </w:rPr>
        <w:t xml:space="preserve"> צינור הזרע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והוצ</w:t>
      </w:r>
      <w:r w:rsidR="00611D2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י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במקום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קטנים</w:t>
      </w:r>
      <w:r w:rsidR="00611D26">
        <w:rPr>
          <w:rFonts w:ascii="FontbitDavid" w:hAnsi="FontbitDavid" w:hint="cs"/>
          <w:sz w:val="32"/>
          <w:rtl/>
        </w:rPr>
        <w:t>,</w:t>
      </w:r>
    </w:p>
    <w:p w14:paraId="42F4E100" w14:textId="349AD4DC" w:rsidR="00B433C9" w:rsidRPr="00262A77" w:rsidRDefault="00611D26" w:rsidP="00734113">
      <w:pPr>
        <w:rPr>
          <w:rFonts w:ascii="FontbitDavid" w:hAnsi="FontbitDavid"/>
          <w:spacing w:val="-2"/>
          <w:sz w:val="32"/>
          <w:rtl/>
        </w:rPr>
      </w:pPr>
      <w:r>
        <w:rPr>
          <w:rFonts w:ascii="FontbitDavid" w:hAnsi="FontbitDavid"/>
          <w:sz w:val="32"/>
          <w:rtl/>
        </w:rPr>
        <w:tab/>
      </w:r>
      <w:r w:rsidR="00B433C9" w:rsidRPr="00262A77">
        <w:rPr>
          <w:rStyle w:val="affff5"/>
          <w:rFonts w:hint="cs"/>
          <w:rtl/>
        </w:rPr>
        <w:t>ו</w:t>
      </w:r>
      <w:r>
        <w:rPr>
          <w:rStyle w:val="affff5"/>
          <w:rFonts w:hint="cs"/>
          <w:rtl/>
        </w:rPr>
        <w:t xml:space="preserve">מסיק </w:t>
      </w:r>
      <w:r w:rsidR="00B433C9" w:rsidRPr="00262A77">
        <w:rPr>
          <w:rStyle w:val="affff5"/>
          <w:rFonts w:hint="cs"/>
          <w:rtl/>
        </w:rPr>
        <w:t>ר</w:t>
      </w:r>
      <w:r w:rsidR="00B433C9" w:rsidRPr="00262A77">
        <w:rPr>
          <w:rStyle w:val="affff5"/>
          <w:rtl/>
        </w:rPr>
        <w:t>"</w:t>
      </w:r>
      <w:r w:rsidR="00B433C9" w:rsidRPr="00262A77">
        <w:rPr>
          <w:rStyle w:val="affff5"/>
          <w:rFonts w:hint="cs"/>
          <w:rtl/>
        </w:rPr>
        <w:t>פ</w:t>
      </w:r>
      <w:r w:rsidR="00B433C9" w:rsidRPr="00262A77">
        <w:rPr>
          <w:rStyle w:val="affff5"/>
          <w:rtl/>
        </w:rPr>
        <w:t>: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שלא במקומה לא מבשלה</w:t>
      </w:r>
      <w:r w:rsidRPr="00D53BA4">
        <w:rPr>
          <w:rStyle w:val="affff8"/>
          <w:rtl/>
        </w:rPr>
        <w:t xml:space="preserve"> ואינו מוליד </w:t>
      </w:r>
      <w:r w:rsidRPr="00D53BA4">
        <w:rPr>
          <w:rStyle w:val="affff8"/>
          <w:rFonts w:hint="eastAsia"/>
          <w:rtl/>
        </w:rPr>
        <w:t>ופסול</w:t>
      </w:r>
      <w:r w:rsidR="00B433C9" w:rsidRPr="00D53BA4">
        <w:rPr>
          <w:rStyle w:val="affff8"/>
          <w:rtl/>
        </w:rPr>
        <w:t>.</w:t>
      </w:r>
    </w:p>
    <w:p w14:paraId="476882D5" w14:textId="4510A751" w:rsidR="00B433C9" w:rsidRDefault="007179F8" w:rsidP="00D53BA4">
      <w:pPr>
        <w:rPr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>
        <w:rPr>
          <w:rFonts w:ascii="FontbitDavid" w:hAnsi="FontbitDavid"/>
          <w:sz w:val="32"/>
          <w:rtl/>
        </w:rPr>
        <w:t xml:space="preserve"> </w:t>
      </w:r>
      <w:r w:rsidR="008D3E0F">
        <w:rPr>
          <w:rStyle w:val="affff5"/>
          <w:rFonts w:hint="cs"/>
          <w:rtl/>
        </w:rPr>
        <w:t>שמואל</w:t>
      </w:r>
      <w:r w:rsidR="00B433C9" w:rsidRPr="00D061C8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ניקב ונסתם</w:t>
      </w:r>
      <w:r w:rsidR="008D3E0F">
        <w:rPr>
          <w:rFonts w:hint="cs"/>
          <w:rtl/>
        </w:rPr>
        <w:t xml:space="preserve"> </w:t>
      </w:r>
      <w:r w:rsidR="008D3E0F" w:rsidRPr="00D53BA4">
        <w:rPr>
          <w:rStyle w:val="affff8"/>
          <w:rFonts w:hint="eastAsia"/>
          <w:rtl/>
        </w:rPr>
        <w:t>בעטרה</w:t>
      </w:r>
      <w:r w:rsidR="008D3E0F" w:rsidRPr="00D53BA4">
        <w:rPr>
          <w:rStyle w:val="affff8"/>
          <w:rtl/>
        </w:rPr>
        <w:t xml:space="preserve"> </w:t>
      </w:r>
      <w:r w:rsidR="008D3E0F" w:rsidRPr="00D53BA4">
        <w:rPr>
          <w:rStyle w:val="affff8"/>
          <w:rFonts w:hint="eastAsia"/>
          <w:rtl/>
        </w:rPr>
        <w:t>עצמה</w:t>
      </w:r>
      <w:r w:rsidR="00B433C9" w:rsidRPr="00D53BA4">
        <w:rPr>
          <w:rStyle w:val="affff8"/>
          <w:rtl/>
        </w:rPr>
        <w:t>,</w:t>
      </w:r>
      <w:r w:rsidR="00B433C9" w:rsidRPr="00C35A2C">
        <w:rPr>
          <w:rtl/>
        </w:rPr>
        <w:t xml:space="preserve"> א</w:t>
      </w:r>
      <w:r w:rsidR="00734113">
        <w:rPr>
          <w:rFonts w:hint="cs"/>
          <w:rtl/>
        </w:rPr>
        <w:t>ם</w:t>
      </w:r>
      <w:r w:rsidR="00B433C9" w:rsidRPr="00C35A2C">
        <w:rPr>
          <w:rtl/>
        </w:rPr>
        <w:t xml:space="preserve"> נקרי ו</w:t>
      </w:r>
      <w:r w:rsidR="00734113">
        <w:rPr>
          <w:rFonts w:hint="cs"/>
          <w:rtl/>
        </w:rPr>
        <w:t>מתרחב</w:t>
      </w:r>
      <w:r w:rsidR="00B433C9" w:rsidRPr="00C35A2C">
        <w:rPr>
          <w:rtl/>
        </w:rPr>
        <w:t xml:space="preserve"> </w:t>
      </w:r>
      <w:r w:rsidR="00734113">
        <w:rPr>
          <w:rFonts w:hint="cs"/>
          <w:rtl/>
        </w:rPr>
        <w:t xml:space="preserve"> - </w:t>
      </w:r>
      <w:r w:rsidR="00B433C9" w:rsidRPr="00C35A2C">
        <w:rPr>
          <w:rtl/>
        </w:rPr>
        <w:t>פסול</w:t>
      </w:r>
      <w:r w:rsidR="00734113">
        <w:rPr>
          <w:rFonts w:hint="cs"/>
          <w:rtl/>
        </w:rPr>
        <w:t>.</w:t>
      </w:r>
    </w:p>
    <w:p w14:paraId="1D093AC4" w14:textId="312F60E5" w:rsidR="00734113" w:rsidRDefault="00B433C9" w:rsidP="00734113">
      <w:pPr>
        <w:rPr>
          <w:rFonts w:ascii="FontbitDavid" w:hAnsi="FontbitDavid"/>
          <w:spacing w:val="-4"/>
          <w:sz w:val="32"/>
          <w:rtl/>
        </w:rPr>
      </w:pPr>
      <w:r w:rsidRPr="00D061C8">
        <w:rPr>
          <w:rStyle w:val="affff5"/>
          <w:rtl/>
        </w:rPr>
        <w:t>רב יוסף: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734113">
        <w:rPr>
          <w:rFonts w:ascii="FontbitDavid" w:hAnsi="FontbitDavid" w:hint="cs"/>
          <w:sz w:val="32"/>
          <w:rtl/>
        </w:rPr>
        <w:t xml:space="preserve">איך </w:t>
      </w:r>
      <w:r w:rsidRPr="00C35A2C">
        <w:rPr>
          <w:rFonts w:ascii="FontbitDavid" w:hAnsi="FontbitDavid"/>
          <w:sz w:val="32"/>
          <w:rtl/>
        </w:rPr>
        <w:t xml:space="preserve"> ע</w:t>
      </w:r>
      <w:r w:rsidR="00734113">
        <w:rPr>
          <w:rFonts w:ascii="FontbitDavid" w:hAnsi="FontbitDavid" w:hint="cs"/>
          <w:sz w:val="32"/>
          <w:rtl/>
        </w:rPr>
        <w:t>ושים</w:t>
      </w:r>
      <w:r w:rsidRPr="00C35A2C">
        <w:rPr>
          <w:rFonts w:ascii="FontbitDavid" w:hAnsi="FontbitDavid"/>
          <w:sz w:val="32"/>
          <w:rtl/>
        </w:rPr>
        <w:t>?</w:t>
      </w:r>
      <w:r w:rsidRPr="005C5E95">
        <w:rPr>
          <w:rStyle w:val="affff5"/>
          <w:spacing w:val="-4"/>
          <w:rtl/>
        </w:rPr>
        <w:t xml:space="preserve"> </w:t>
      </w:r>
      <w:r w:rsidRPr="005C5E95">
        <w:rPr>
          <w:rFonts w:ascii="FontbitDavid" w:hAnsi="FontbitDavid" w:hint="cs"/>
          <w:spacing w:val="-4"/>
          <w:sz w:val="32"/>
          <w:rtl/>
        </w:rPr>
        <w:t>מ</w:t>
      </w:r>
      <w:r w:rsidR="00734113">
        <w:rPr>
          <w:rFonts w:ascii="FontbitDavid" w:hAnsi="FontbitDavid" w:hint="cs"/>
          <w:spacing w:val="-4"/>
          <w:sz w:val="32"/>
          <w:rtl/>
        </w:rPr>
        <w:t>ניחים</w:t>
      </w:r>
      <w:r w:rsidRPr="005C5E95">
        <w:rPr>
          <w:rFonts w:ascii="FontbitDavid" w:hAnsi="FontbitDavid" w:hint="cs"/>
          <w:spacing w:val="-4"/>
          <w:sz w:val="32"/>
          <w:rtl/>
        </w:rPr>
        <w:t xml:space="preserve"> לחם שעורים חם על נקב פי טבעת</w:t>
      </w:r>
      <w:r w:rsidR="00734113">
        <w:rPr>
          <w:rFonts w:ascii="FontbitDavid" w:hAnsi="FontbitDavid" w:hint="cs"/>
          <w:spacing w:val="-4"/>
          <w:sz w:val="32"/>
          <w:rtl/>
        </w:rPr>
        <w:t>,</w:t>
      </w:r>
    </w:p>
    <w:p w14:paraId="2EFDFFFF" w14:textId="3FA4357B" w:rsidR="00A208B1" w:rsidRDefault="00D449B8" w:rsidP="00D53BA4">
      <w:pPr>
        <w:pStyle w:val="affff7"/>
        <w:ind w:left="113" w:firstLine="113"/>
        <w:rPr>
          <w:rStyle w:val="affff5"/>
          <w:rtl/>
        </w:rPr>
      </w:pPr>
      <w:r>
        <w:rPr>
          <w:rFonts w:hint="cs"/>
          <w:rtl/>
        </w:rPr>
        <w:t xml:space="preserve"> </w:t>
      </w:r>
      <w:r w:rsidR="00A208B1" w:rsidRPr="00A07384">
        <w:rPr>
          <w:rFonts w:cs="PFT_Frank" w:hint="cs"/>
          <w:b/>
          <w:bCs/>
          <w:szCs w:val="10"/>
          <w:rtl/>
        </w:rPr>
        <w:t>א</w:t>
      </w:r>
      <w:r w:rsidR="00734113" w:rsidRPr="00A07384">
        <w:rPr>
          <w:rFonts w:cs="PFT_Frank" w:hint="eastAsia"/>
          <w:b/>
          <w:bCs/>
          <w:szCs w:val="10"/>
          <w:rtl/>
        </w:rPr>
        <w:t>בל</w:t>
      </w:r>
      <w:r w:rsidR="00734113" w:rsidRPr="00A07384">
        <w:rPr>
          <w:rFonts w:cs="PFT_Frank"/>
          <w:b/>
          <w:bCs/>
          <w:szCs w:val="10"/>
          <w:rtl/>
        </w:rPr>
        <w:t xml:space="preserve"> </w:t>
      </w:r>
      <w:r w:rsidR="00A208B1" w:rsidRPr="00A07384">
        <w:rPr>
          <w:rFonts w:cs="PFT_Frank" w:hint="eastAsia"/>
          <w:b/>
          <w:bCs/>
          <w:szCs w:val="10"/>
          <w:rtl/>
        </w:rPr>
        <w:t>לא</w:t>
      </w:r>
      <w:r w:rsidR="00A208B1" w:rsidRPr="00A07384">
        <w:rPr>
          <w:rFonts w:cs="PFT_Frank"/>
          <w:b/>
          <w:bCs/>
          <w:szCs w:val="10"/>
          <w:rtl/>
        </w:rPr>
        <w:t xml:space="preserve"> </w:t>
      </w:r>
      <w:r w:rsidR="00A208B1" w:rsidRPr="00A07384">
        <w:rPr>
          <w:rFonts w:cs="PFT_Frank" w:hint="eastAsia"/>
          <w:b/>
          <w:bCs/>
          <w:szCs w:val="10"/>
          <w:rtl/>
        </w:rPr>
        <w:t>יועיל</w:t>
      </w:r>
      <w:r w:rsidR="00A208B1">
        <w:rPr>
          <w:rFonts w:hint="cs"/>
          <w:rtl/>
        </w:rPr>
        <w:t xml:space="preserve"> שי</w:t>
      </w:r>
      <w:r w:rsidR="00B433C9" w:rsidRPr="005C5E95">
        <w:rPr>
          <w:rFonts w:hint="cs"/>
          <w:rtl/>
        </w:rPr>
        <w:t>עביר</w:t>
      </w:r>
      <w:r w:rsidR="00A208B1">
        <w:rPr>
          <w:rFonts w:hint="cs"/>
          <w:rtl/>
        </w:rPr>
        <w:t>ו</w:t>
      </w:r>
      <w:r w:rsidR="00B433C9" w:rsidRPr="005C5E95">
        <w:rPr>
          <w:rFonts w:hint="cs"/>
          <w:rtl/>
        </w:rPr>
        <w:t xml:space="preserve"> לפניו בגדי צבעונין</w:t>
      </w:r>
      <w:r w:rsidR="00A208B1">
        <w:rPr>
          <w:rFonts w:hint="cs"/>
          <w:rtl/>
        </w:rPr>
        <w:t xml:space="preserve"> - שלא כולם </w:t>
      </w:r>
      <w:r w:rsidR="00B433C9" w:rsidRPr="00D53BA4">
        <w:rPr>
          <w:rStyle w:val="affff5"/>
          <w:rFonts w:hint="eastAsia"/>
          <w:rtl/>
        </w:rPr>
        <w:t>ברזילי</w:t>
      </w:r>
      <w:r w:rsidR="00B433C9" w:rsidRPr="00D53BA4">
        <w:rPr>
          <w:rStyle w:val="affff5"/>
          <w:rtl/>
        </w:rPr>
        <w:t xml:space="preserve"> הגלעדי</w:t>
      </w:r>
      <w:r w:rsidR="00A208B1">
        <w:rPr>
          <w:rStyle w:val="affff5"/>
          <w:rFonts w:hint="cs"/>
          <w:rtl/>
        </w:rPr>
        <w:t>.</w:t>
      </w:r>
    </w:p>
    <w:p w14:paraId="36061CAB" w14:textId="73773493" w:rsidR="003E619C" w:rsidRDefault="007179F8" w:rsidP="00B55EDF">
      <w:pPr>
        <w:rPr>
          <w:rFonts w:ascii="FontbitDavid" w:hAnsi="FontbitDavid"/>
          <w:sz w:val="32"/>
          <w:rtl/>
        </w:rPr>
      </w:pPr>
      <w:r w:rsidRPr="007179F8">
        <w:rPr>
          <w:rFonts w:ascii="FontbitDavid" w:hAnsi="FontbitDavid"/>
          <w:b/>
          <w:bCs/>
          <w:sz w:val="32"/>
          <w:szCs w:val="16"/>
          <w:rtl/>
        </w:rPr>
        <w:t>•</w:t>
      </w:r>
      <w:r w:rsidR="00B433C9" w:rsidRPr="0090328A">
        <w:rPr>
          <w:rFonts w:cs="PFT_Frank" w:hint="cs"/>
          <w:b/>
          <w:bCs/>
          <w:sz w:val="14"/>
          <w:szCs w:val="14"/>
          <w:rtl/>
        </w:rPr>
        <w:t xml:space="preserve"> </w:t>
      </w:r>
      <w:r w:rsidR="00B433C9" w:rsidRPr="00D061C8">
        <w:rPr>
          <w:rStyle w:val="affff5"/>
          <w:rtl/>
        </w:rPr>
        <w:t xml:space="preserve">ת"ר: </w:t>
      </w:r>
      <w:r w:rsidR="00B433C9" w:rsidRPr="00D1637C">
        <w:rPr>
          <w:rFonts w:cs="PFT_Frank"/>
          <w:b/>
          <w:bCs/>
          <w:szCs w:val="14"/>
          <w:rtl/>
        </w:rPr>
        <w:t xml:space="preserve">ניקב </w:t>
      </w:r>
      <w:r w:rsidR="003E619C" w:rsidRPr="00D53BA4">
        <w:rPr>
          <w:rtl/>
        </w:rPr>
        <w:t>-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B433C9" w:rsidRPr="00A27B64">
        <w:rPr>
          <w:rFonts w:ascii="FontbitDavid" w:hAnsi="FontbitDavid"/>
          <w:sz w:val="32"/>
          <w:rtl/>
        </w:rPr>
        <w:t>פסול</w:t>
      </w:r>
      <w:r w:rsidR="00B433C9" w:rsidRPr="00D53BA4">
        <w:rPr>
          <w:rStyle w:val="affff8"/>
          <w:rtl/>
        </w:rPr>
        <w:t xml:space="preserve"> ששותת</w:t>
      </w:r>
      <w:r w:rsidR="003E619C" w:rsidRPr="00D53BA4">
        <w:rPr>
          <w:rStyle w:val="affff8"/>
          <w:rtl/>
        </w:rPr>
        <w:t xml:space="preserve"> מהנקב</w:t>
      </w:r>
      <w:r w:rsidR="00B433C9" w:rsidRPr="00D53BA4">
        <w:rPr>
          <w:rStyle w:val="affff8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 xml:space="preserve">נסתם </w:t>
      </w:r>
      <w:r w:rsidR="00B433C9" w:rsidRPr="00C35A2C">
        <w:rPr>
          <w:rFonts w:ascii="FontbitDavid" w:hAnsi="FontbitDavid"/>
          <w:sz w:val="32"/>
          <w:rtl/>
        </w:rPr>
        <w:t xml:space="preserve">- כשר </w:t>
      </w:r>
      <w:r w:rsidR="00B433C9" w:rsidRPr="00D53BA4">
        <w:rPr>
          <w:rStyle w:val="affff8"/>
          <w:rtl/>
        </w:rPr>
        <w:t>שמוליד</w:t>
      </w:r>
      <w:r w:rsidR="00D449B8">
        <w:rPr>
          <w:rStyle w:val="affff8"/>
          <w:rFonts w:hint="cs"/>
          <w:rtl/>
        </w:rPr>
        <w:t>,</w:t>
      </w:r>
    </w:p>
    <w:p w14:paraId="0D378B94" w14:textId="1D0F0BA6" w:rsidR="00B433C9" w:rsidRPr="00C35A2C" w:rsidRDefault="00B433C9" w:rsidP="003E619C">
      <w:pPr>
        <w:rPr>
          <w:rtl/>
        </w:rPr>
      </w:pPr>
      <w:r w:rsidRPr="00D53BA4">
        <w:rPr>
          <w:rStyle w:val="affff5"/>
          <w:rtl/>
        </w:rPr>
        <w:t>וזה</w:t>
      </w:r>
      <w:r w:rsidR="003E619C" w:rsidRPr="00D53BA4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="00D449B8">
        <w:rPr>
          <w:rFonts w:hint="cs"/>
          <w:rtl/>
        </w:rPr>
        <w:t>'</w:t>
      </w:r>
      <w:r w:rsidRPr="00C35A2C">
        <w:rPr>
          <w:rtl/>
        </w:rPr>
        <w:t>פסול שחוזר להכשירו</w:t>
      </w:r>
      <w:r w:rsidR="00D449B8">
        <w:rPr>
          <w:rFonts w:hint="cs"/>
          <w:rtl/>
        </w:rPr>
        <w:t>'</w:t>
      </w:r>
      <w:r w:rsidR="003E619C">
        <w:rPr>
          <w:rFonts w:hint="cs"/>
          <w:rtl/>
        </w:rPr>
        <w:t xml:space="preserve"> </w:t>
      </w:r>
      <w:r w:rsidR="003E619C" w:rsidRPr="00D53BA4">
        <w:rPr>
          <w:rStyle w:val="affff8"/>
          <w:rFonts w:hint="eastAsia"/>
          <w:rtl/>
        </w:rPr>
        <w:t>ע</w:t>
      </w:r>
      <w:r w:rsidR="003E619C" w:rsidRPr="00D53BA4">
        <w:rPr>
          <w:rStyle w:val="affff8"/>
          <w:rtl/>
        </w:rPr>
        <w:t xml:space="preserve">"י </w:t>
      </w:r>
      <w:r w:rsidR="003E619C" w:rsidRPr="00D53BA4">
        <w:rPr>
          <w:rStyle w:val="affff8"/>
          <w:rFonts w:hint="eastAsia"/>
          <w:rtl/>
        </w:rPr>
        <w:t>סריטה</w:t>
      </w:r>
      <w:r w:rsidR="003E619C" w:rsidRPr="00D53BA4">
        <w:rPr>
          <w:rStyle w:val="affff8"/>
          <w:rtl/>
        </w:rPr>
        <w:t xml:space="preserve"> </w:t>
      </w:r>
      <w:r w:rsidR="003E619C" w:rsidRPr="00D53BA4">
        <w:rPr>
          <w:rStyle w:val="affff8"/>
          <w:rFonts w:hint="eastAsia"/>
          <w:rtl/>
        </w:rPr>
        <w:t>עם</w:t>
      </w:r>
      <w:r w:rsidR="003E619C" w:rsidRPr="00D53BA4">
        <w:rPr>
          <w:rStyle w:val="affff8"/>
          <w:rtl/>
        </w:rPr>
        <w:t xml:space="preserve"> </w:t>
      </w:r>
      <w:r w:rsidR="003E619C" w:rsidRPr="00D53BA4">
        <w:rPr>
          <w:rStyle w:val="affff8"/>
          <w:rFonts w:hint="eastAsia"/>
          <w:rtl/>
        </w:rPr>
        <w:t>שעורה</w:t>
      </w:r>
      <w:r w:rsidR="003E619C" w:rsidRPr="00D53BA4">
        <w:rPr>
          <w:rStyle w:val="affff8"/>
          <w:rtl/>
        </w:rPr>
        <w:t xml:space="preserve"> </w:t>
      </w:r>
      <w:r w:rsidR="003E619C" w:rsidRPr="00D53BA4">
        <w:rPr>
          <w:rStyle w:val="affff8"/>
          <w:rFonts w:hint="eastAsia"/>
          <w:rtl/>
        </w:rPr>
        <w:t>וכו</w:t>
      </w:r>
      <w:r w:rsidR="003E619C" w:rsidRPr="00D53BA4">
        <w:rPr>
          <w:rStyle w:val="affff8"/>
          <w:rtl/>
        </w:rPr>
        <w:t>'</w:t>
      </w:r>
      <w:r w:rsidR="003E619C">
        <w:rPr>
          <w:rStyle w:val="affff8"/>
          <w:rFonts w:hint="cs"/>
          <w:rtl/>
        </w:rPr>
        <w:t>,</w:t>
      </w:r>
    </w:p>
    <w:p w14:paraId="26F25DB2" w14:textId="2394E273" w:rsidR="00B433C9" w:rsidRPr="00C35A2C" w:rsidRDefault="003E619C" w:rsidP="007C50EB">
      <w:pPr>
        <w:rPr>
          <w:rFonts w:ascii="FontbitDavid" w:hAnsi="FontbitDavid"/>
          <w:sz w:val="32"/>
          <w:rtl/>
        </w:rPr>
      </w:pPr>
      <w:r w:rsidRPr="00D53BA4">
        <w:rPr>
          <w:rStyle w:val="affff5"/>
          <w:rFonts w:hint="eastAsia"/>
          <w:rtl/>
        </w:rPr>
        <w:t>ו</w:t>
      </w:r>
      <w:r w:rsidR="00B433C9" w:rsidRPr="00D53BA4">
        <w:rPr>
          <w:rStyle w:val="affff5"/>
          <w:rtl/>
        </w:rPr>
        <w:t>למעוטי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סירכא</w:t>
      </w:r>
      <w:r w:rsidR="00B433C9" w:rsidRPr="00C35A2C">
        <w:rPr>
          <w:rFonts w:ascii="FontbitDavid" w:hAnsi="FontbitDavid"/>
          <w:sz w:val="32"/>
          <w:rtl/>
        </w:rPr>
        <w:t xml:space="preserve"> בריאה</w:t>
      </w:r>
      <w:r w:rsidR="00D449B8"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שפסול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3A17D346" w14:textId="723F956A" w:rsidR="00B433C9" w:rsidRPr="00C35A2C" w:rsidRDefault="003E619C" w:rsidP="00B55EDF">
      <w:pPr>
        <w:rPr>
          <w:rtl/>
        </w:rPr>
      </w:pPr>
      <w:r>
        <w:rPr>
          <w:rStyle w:val="affff5"/>
          <w:rFonts w:hint="cs"/>
          <w:rtl/>
        </w:rPr>
        <w:t xml:space="preserve">ואין הלכה כהבן </w:t>
      </w:r>
      <w:r w:rsidR="00B433C9" w:rsidRPr="00D061C8">
        <w:rPr>
          <w:rStyle w:val="affff5"/>
          <w:rFonts w:hint="cs"/>
          <w:rtl/>
        </w:rPr>
        <w:t>רבר</w:t>
      </w:r>
      <w:r w:rsidR="00B433C9" w:rsidRPr="00D061C8">
        <w:rPr>
          <w:rStyle w:val="affff5"/>
          <w:rtl/>
        </w:rPr>
        <w:t>"</w:t>
      </w:r>
      <w:r w:rsidR="00B433C9" w:rsidRPr="00D061C8">
        <w:rPr>
          <w:rStyle w:val="affff5"/>
          <w:rFonts w:hint="cs"/>
          <w:rtl/>
        </w:rPr>
        <w:t>ה</w:t>
      </w:r>
      <w:r w:rsidR="00B433C9" w:rsidRPr="00D061C8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שה</w:t>
      </w:r>
      <w:r w:rsidR="00B433C9" w:rsidRPr="00C35A2C">
        <w:rPr>
          <w:rFonts w:ascii="FontbitDavid" w:hAnsi="FontbitDavid"/>
          <w:sz w:val="32"/>
          <w:rtl/>
        </w:rPr>
        <w:t>מטיל מים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מב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מקומות</w:t>
      </w:r>
      <w:r w:rsidR="00B433C9" w:rsidRPr="00C35A2C">
        <w:rPr>
          <w:rFonts w:ascii="FontbitDavid" w:hAnsi="FontbitDavid"/>
          <w:sz w:val="32"/>
          <w:rtl/>
        </w:rPr>
        <w:t xml:space="preserve"> - פסול.</w:t>
      </w:r>
    </w:p>
    <w:p w14:paraId="3F10E5EB" w14:textId="0259F496" w:rsidR="00B433C9" w:rsidRPr="00C35A2C" w:rsidRDefault="003E619C" w:rsidP="00D53BA4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ואין הלכה כהאב </w:t>
      </w:r>
      <w:r w:rsidR="00B433C9" w:rsidRPr="00D061C8">
        <w:rPr>
          <w:rStyle w:val="affff5"/>
          <w:rFonts w:hint="cs"/>
          <w:rtl/>
        </w:rPr>
        <w:t>ר</w:t>
      </w:r>
      <w:r w:rsidR="00B433C9" w:rsidRPr="00D061C8">
        <w:rPr>
          <w:rStyle w:val="affff5"/>
          <w:rtl/>
        </w:rPr>
        <w:t>"</w:t>
      </w:r>
      <w:r w:rsidR="00B433C9" w:rsidRPr="00D061C8">
        <w:rPr>
          <w:rStyle w:val="affff5"/>
          <w:rFonts w:hint="cs"/>
          <w:rtl/>
        </w:rPr>
        <w:t>ה</w:t>
      </w:r>
      <w:r w:rsidR="00B433C9" w:rsidRPr="00D061C8">
        <w:rPr>
          <w:rStyle w:val="affff5"/>
          <w:rtl/>
        </w:rPr>
        <w:t>:</w:t>
      </w:r>
      <w:r w:rsidR="00B433C9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B433C9">
        <w:rPr>
          <w:rFonts w:ascii="FontbitDavid" w:hAnsi="FontbitDavid"/>
          <w:sz w:val="32"/>
          <w:rtl/>
        </w:rPr>
        <w:t xml:space="preserve">נשים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המסוללות</w:t>
      </w:r>
      <w:r w:rsidR="00B433C9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-</w:t>
      </w:r>
      <w:r w:rsidR="00B433C9">
        <w:rPr>
          <w:rFonts w:ascii="FontbitDavid" w:hAnsi="FontbitDavid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פסולות לכהונה</w:t>
      </w:r>
      <w:r>
        <w:rPr>
          <w:rFonts w:ascii="FontbitDavid" w:hAnsi="FontbitDavid" w:hint="cs"/>
          <w:sz w:val="32"/>
          <w:rtl/>
        </w:rPr>
        <w:t>,</w:t>
      </w:r>
    </w:p>
    <w:p w14:paraId="1473B0DF" w14:textId="77777777" w:rsidR="008E5DE4" w:rsidRPr="00062827" w:rsidRDefault="003E619C" w:rsidP="008E5DE4">
      <w:pPr>
        <w:rPr>
          <w:spacing w:val="-2"/>
          <w:rtl/>
        </w:rPr>
      </w:pPr>
      <w:r w:rsidRPr="00062827">
        <w:rPr>
          <w:rStyle w:val="affff5"/>
          <w:rFonts w:hint="cs"/>
          <w:rtl/>
        </w:rPr>
        <w:lastRenderedPageBreak/>
        <w:t>שאפי'</w:t>
      </w:r>
      <w:r w:rsidR="00B433C9" w:rsidRPr="00062827">
        <w:rPr>
          <w:rStyle w:val="affff5"/>
          <w:rtl/>
        </w:rPr>
        <w:t xml:space="preserve"> ל</w:t>
      </w:r>
      <w:r w:rsidR="00B433C9" w:rsidRPr="00062827">
        <w:rPr>
          <w:rStyle w:val="affff5"/>
          <w:rFonts w:hint="cs"/>
          <w:rtl/>
        </w:rPr>
        <w:t>ר</w:t>
      </w:r>
      <w:r w:rsidR="00B433C9" w:rsidRPr="00062827">
        <w:rPr>
          <w:rStyle w:val="affff5"/>
          <w:rtl/>
        </w:rPr>
        <w:t>"</w:t>
      </w:r>
      <w:r w:rsidR="00B433C9" w:rsidRPr="00062827">
        <w:rPr>
          <w:rStyle w:val="affff5"/>
          <w:rFonts w:hint="cs"/>
          <w:rtl/>
        </w:rPr>
        <w:t>א</w:t>
      </w:r>
      <w:r w:rsidR="00B433C9" w:rsidRPr="00062827">
        <w:rPr>
          <w:rFonts w:hint="cs"/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דוקא</w:t>
      </w:r>
      <w:r w:rsidR="00A27B64" w:rsidRPr="00062827">
        <w:rPr>
          <w:rFonts w:hint="cs"/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ב</w:t>
      </w:r>
      <w:r w:rsidR="00B433C9" w:rsidRPr="00062827">
        <w:rPr>
          <w:spacing w:val="-2"/>
          <w:rtl/>
        </w:rPr>
        <w:t>פנוי</w:t>
      </w:r>
      <w:r w:rsidRPr="00062827">
        <w:rPr>
          <w:rFonts w:hint="cs"/>
          <w:spacing w:val="-2"/>
          <w:rtl/>
        </w:rPr>
        <w:t xml:space="preserve"> </w:t>
      </w:r>
      <w:r w:rsidR="00B433C9" w:rsidRPr="00062827">
        <w:rPr>
          <w:spacing w:val="-2"/>
          <w:rtl/>
        </w:rPr>
        <w:t xml:space="preserve">על הפנויה, אבל אשה </w:t>
      </w:r>
      <w:r w:rsidRPr="00062827">
        <w:rPr>
          <w:rFonts w:hint="cs"/>
          <w:spacing w:val="-2"/>
          <w:rtl/>
        </w:rPr>
        <w:t xml:space="preserve">- </w:t>
      </w:r>
      <w:r w:rsidR="00B433C9" w:rsidRPr="00062827">
        <w:rPr>
          <w:spacing w:val="-2"/>
          <w:rtl/>
        </w:rPr>
        <w:t>פריצות בעלמא.</w:t>
      </w:r>
    </w:p>
    <w:p>
      <w:pPr>
        <w:pStyle w:val="MishnaBatzad"/>
        <w:rPr>
          <w:ins w:id="20525" w:author="קלוד" w:date="2026-10-06T10:10:48Z"/>
        </w:rPr>
      </w:pPr>
      <w:ins w:id="20524" w:author="קלוד" w:date="2026-10-06T10:10:48Z">
        <w:r>
          <w:t xml:space="preserve">משנה ב</w:t>
        </w:r>
      </w:ins>
    </w:p>
    <w:p w14:paraId="0DE0D6DD" w14:textId="77777777" w:rsidR="00A534EA" w:rsidRDefault="00B433C9" w:rsidP="00D449B8">
      <w:pPr>
        <w:pStyle w:val="affc"/>
        <w:rPr>
          <w:rtl/>
        </w:rPr>
      </w:pPr>
      <w:bookmarkStart w:id="868" w:name="_Toc119173001"/>
      <w:bookmarkStart w:id="869" w:name="_Toc119230096"/>
      <w:r w:rsidRPr="00560C20">
        <w:rPr>
          <w:rStyle w:val="affffc"/>
          <w:rtl/>
        </w:rPr>
        <w:t>פצוע דכא וכרות שפכה</w:t>
      </w:r>
      <w:bookmarkEnd w:id="868"/>
      <w:bookmarkEnd w:id="869"/>
      <w:r w:rsidRPr="00560C20">
        <w:rPr>
          <w:rStyle w:val="affffc"/>
          <w:rtl/>
        </w:rPr>
        <w:t xml:space="preserve"> </w:t>
      </w:r>
      <w:r w:rsidR="00A534EA">
        <w:rPr>
          <w:rFonts w:hint="cs"/>
          <w:rtl/>
        </w:rPr>
        <w:t xml:space="preserve">- </w:t>
      </w:r>
      <w:r w:rsidRPr="00C35A2C">
        <w:rPr>
          <w:rtl/>
        </w:rPr>
        <w:t xml:space="preserve">מותרין בגיורת ומשוחררת, </w:t>
      </w:r>
    </w:p>
    <w:p w14:paraId="6C703D2E" w14:textId="53E3E646" w:rsidR="00B433C9" w:rsidRPr="00D53BA4" w:rsidRDefault="00A534EA" w:rsidP="00D449B8">
      <w:pPr>
        <w:pStyle w:val="affc"/>
        <w:rPr>
          <w:rStyle w:val="affff1"/>
          <w:rtl/>
        </w:rPr>
      </w:pPr>
      <w:r>
        <w:rPr>
          <w:rFonts w:hint="cs"/>
          <w:rtl/>
        </w:rPr>
        <w:t>ש</w:t>
      </w:r>
      <w:r w:rsidR="00B433C9" w:rsidRPr="00C35A2C">
        <w:rPr>
          <w:rtl/>
        </w:rPr>
        <w:t xml:space="preserve">אסורין </w:t>
      </w:r>
      <w:r>
        <w:rPr>
          <w:rFonts w:hint="cs"/>
          <w:rtl/>
        </w:rPr>
        <w:t>רק</w:t>
      </w:r>
      <w:r w:rsidR="00B433C9" w:rsidRPr="00C35A2C">
        <w:rPr>
          <w:rtl/>
        </w:rPr>
        <w:t xml:space="preserve"> בקהל, </w:t>
      </w:r>
      <w:r w:rsidRPr="00D53BA4">
        <w:rPr>
          <w:rStyle w:val="affff1"/>
          <w:rFonts w:hint="eastAsia"/>
          <w:rtl/>
        </w:rPr>
        <w:t>ד</w:t>
      </w:r>
      <w:r w:rsidRPr="00D53BA4">
        <w:rPr>
          <w:rStyle w:val="affff1"/>
          <w:rtl/>
        </w:rPr>
        <w:t>'</w:t>
      </w:r>
      <w:r w:rsidR="00B433C9" w:rsidRPr="00D53BA4">
        <w:rPr>
          <w:rStyle w:val="affff1"/>
          <w:rtl/>
        </w:rPr>
        <w:t>לא יבא פצוע דכא וכרות שפכה בקהל ה'.</w:t>
      </w:r>
    </w:p>
    <w:p w14:paraId="65DE449F" w14:textId="0CC1683F" w:rsidR="00B433C9" w:rsidRPr="00D53BA4" w:rsidRDefault="00A534EA" w:rsidP="00B55EDF">
      <w:pPr>
        <w:spacing w:before="60"/>
        <w:rPr>
          <w:rStyle w:val="affff8"/>
          <w:rtl/>
        </w:rPr>
      </w:pPr>
      <w:r>
        <w:rPr>
          <w:rStyle w:val="affff5"/>
          <w:rFonts w:hint="cs"/>
          <w:spacing w:val="-6"/>
          <w:rtl/>
        </w:rPr>
        <w:t>איבעיא</w:t>
      </w:r>
      <w:r w:rsidR="00B433C9" w:rsidRPr="00262A77">
        <w:rPr>
          <w:rStyle w:val="affff5"/>
          <w:rFonts w:hint="cs"/>
          <w:spacing w:val="-6"/>
          <w:rtl/>
        </w:rPr>
        <w:t>:</w:t>
      </w:r>
      <w:r w:rsidR="00B433C9" w:rsidRPr="00262A77">
        <w:rPr>
          <w:rFonts w:ascii="FontbitDavid" w:hAnsi="FontbitDavid"/>
          <w:spacing w:val="-6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פצוע דכא כהן בגיורת ומשוחררת</w:t>
      </w:r>
      <w:r w:rsidR="00B433C9" w:rsidRPr="00D53BA4">
        <w:rPr>
          <w:rtl/>
        </w:rPr>
        <w:t>?</w:t>
      </w:r>
      <w:r w:rsidR="00E4677A" w:rsidRPr="00D53BA4">
        <w:rPr>
          <w:rtl/>
        </w:rPr>
        <w:t xml:space="preserve"> </w:t>
      </w:r>
      <w:r w:rsidR="00E4677A" w:rsidRPr="00D53BA4">
        <w:rPr>
          <w:rStyle w:val="affff8"/>
          <w:rtl/>
        </w:rPr>
        <w:t>בקדושת</w:t>
      </w:r>
      <w:r w:rsidR="00E4677A" w:rsidRPr="00D53BA4">
        <w:rPr>
          <w:rStyle w:val="affff8"/>
          <w:rFonts w:hint="eastAsia"/>
          <w:rtl/>
        </w:rPr>
        <w:t>ו</w:t>
      </w:r>
      <w:r w:rsidR="00E4677A" w:rsidRPr="00D53BA4">
        <w:rPr>
          <w:rStyle w:val="affff8"/>
          <w:rtl/>
        </w:rPr>
        <w:t xml:space="preserve"> ואסור</w:t>
      </w:r>
      <w:r w:rsidR="00B433C9" w:rsidRPr="00D53BA4">
        <w:rPr>
          <w:rStyle w:val="affff8"/>
          <w:rtl/>
        </w:rPr>
        <w:t xml:space="preserve">, או </w:t>
      </w:r>
      <w:r w:rsidR="00E4677A" w:rsidRPr="00D53BA4">
        <w:rPr>
          <w:rStyle w:val="affff8"/>
          <w:rtl/>
        </w:rPr>
        <w:t>לא</w:t>
      </w:r>
    </w:p>
    <w:p w14:paraId="1AFB6606" w14:textId="4CEB6C85" w:rsidR="00B433C9" w:rsidRPr="00EA6942" w:rsidRDefault="00A534EA" w:rsidP="00B55EDF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rtl/>
        </w:rPr>
        <w:t>ופשט,</w:t>
      </w:r>
      <w:r w:rsidR="00B433C9" w:rsidRPr="00D061C8">
        <w:rPr>
          <w:rStyle w:val="affff5"/>
          <w:rtl/>
        </w:rPr>
        <w:t xml:space="preserve"> תניתוה: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 </w:t>
      </w:r>
      <w:r>
        <w:rPr>
          <w:rFonts w:hint="cs"/>
          <w:rtl/>
        </w:rPr>
        <w:t>ש</w:t>
      </w:r>
      <w:r w:rsidR="00B433C9" w:rsidRPr="00D53BA4">
        <w:rPr>
          <w:rtl/>
        </w:rPr>
        <w:t>מותר בנתינה</w:t>
      </w:r>
      <w:r>
        <w:rPr>
          <w:rFonts w:hint="cs"/>
          <w:rtl/>
        </w:rPr>
        <w:t>,</w:t>
      </w:r>
      <w:r w:rsidR="00B433C9" w:rsidRPr="00D53BA4">
        <w:rPr>
          <w:rtl/>
        </w:rPr>
        <w:t xml:space="preserve"> ואי בקדושתו</w:t>
      </w:r>
      <w:r w:rsidR="00E4677A" w:rsidRPr="00D53BA4">
        <w:rPr>
          <w:rtl/>
        </w:rPr>
        <w:t>,</w:t>
      </w:r>
      <w:r w:rsidR="00B433C9" w:rsidRPr="00D53BA4">
        <w:rPr>
          <w:rtl/>
        </w:rPr>
        <w:t xml:space="preserve"> קרי</w:t>
      </w:r>
      <w:r w:rsidR="00B433C9" w:rsidRPr="00EA6942">
        <w:rPr>
          <w:rFonts w:ascii="FontbitDavid" w:hAnsi="FontbitDavid" w:hint="cs"/>
          <w:spacing w:val="-4"/>
          <w:sz w:val="32"/>
          <w:rtl/>
        </w:rPr>
        <w:t xml:space="preserve"> </w:t>
      </w:r>
      <w:r w:rsidR="00B433C9" w:rsidRPr="00EA6942">
        <w:rPr>
          <w:rStyle w:val="affff1"/>
          <w:rFonts w:hint="cs"/>
          <w:spacing w:val="-4"/>
          <w:rtl/>
        </w:rPr>
        <w:t>'לא תתחתן בם</w:t>
      </w:r>
      <w:r w:rsidR="00B433C9" w:rsidRPr="00EA6942">
        <w:rPr>
          <w:rStyle w:val="affff1"/>
          <w:spacing w:val="-4"/>
          <w:rtl/>
        </w:rPr>
        <w:t>'</w:t>
      </w:r>
      <w:r>
        <w:rPr>
          <w:rFonts w:ascii="FontbitDavid" w:hAnsi="FontbitDavid" w:hint="cs"/>
          <w:spacing w:val="-4"/>
          <w:sz w:val="32"/>
          <w:rtl/>
        </w:rPr>
        <w:t>!</w:t>
      </w:r>
    </w:p>
    <w:p w14:paraId="11ED5F5C" w14:textId="445648CC" w:rsidR="00A534EA" w:rsidRDefault="00A534EA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א. דחה </w:t>
      </w:r>
      <w:r w:rsidR="00B433C9" w:rsidRPr="00D061C8">
        <w:rPr>
          <w:rStyle w:val="affff5"/>
          <w:rFonts w:hint="cs"/>
          <w:rtl/>
        </w:rPr>
        <w:t>רבא: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האיסור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שמא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 w:hint="cs"/>
          <w:sz w:val="32"/>
          <w:rtl/>
        </w:rPr>
        <w:t>בן יעבוד ע</w:t>
      </w:r>
      <w:r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>"</w:t>
      </w:r>
      <w:r>
        <w:rPr>
          <w:rFonts w:ascii="FontbitDavid" w:hAnsi="FontbitDavid" w:hint="cs"/>
          <w:sz w:val="32"/>
          <w:rtl/>
        </w:rPr>
        <w:t>ז</w:t>
      </w:r>
      <w:r w:rsidR="00E4677A"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ודוקא</w:t>
      </w:r>
      <w:r w:rsidR="00B433C9" w:rsidRPr="00C35A2C">
        <w:rPr>
          <w:rFonts w:ascii="FontbitDavid" w:hAnsi="FontbitDavid" w:hint="cs"/>
          <w:sz w:val="32"/>
          <w:rtl/>
        </w:rPr>
        <w:t xml:space="preserve"> ב</w:t>
      </w:r>
      <w:r>
        <w:rPr>
          <w:rFonts w:ascii="FontbitDavid" w:hAnsi="FontbitDavid" w:hint="cs"/>
          <w:sz w:val="32"/>
          <w:rtl/>
        </w:rPr>
        <w:t>גויותם,</w:t>
      </w:r>
    </w:p>
    <w:p w14:paraId="5254C4FC" w14:textId="0DD78B47" w:rsidR="00C8199B" w:rsidRDefault="00A534EA" w:rsidP="00D53BA4">
      <w:pPr>
        <w:ind w:left="339" w:firstLine="113"/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אבל</w:t>
      </w:r>
      <w:r>
        <w:rPr>
          <w:rFonts w:hint="cs"/>
          <w:rtl/>
        </w:rPr>
        <w:t xml:space="preserve"> כשהת</w:t>
      </w:r>
      <w:r w:rsidR="00B433C9" w:rsidRPr="00C35A2C">
        <w:rPr>
          <w:rFonts w:hint="cs"/>
          <w:rtl/>
        </w:rPr>
        <w:t>גייר</w:t>
      </w:r>
      <w:r>
        <w:rPr>
          <w:rFonts w:hint="cs"/>
          <w:rtl/>
        </w:rPr>
        <w:t>ו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מו</w:t>
      </w:r>
      <w:r w:rsidRPr="00A534EA">
        <w:rPr>
          <w:rFonts w:hint="cs"/>
          <w:rtl/>
        </w:rPr>
        <w:t>תר</w:t>
      </w:r>
      <w:r w:rsidR="00B433C9" w:rsidRPr="00A534EA">
        <w:rPr>
          <w:rFonts w:hint="cs"/>
          <w:rtl/>
        </w:rPr>
        <w:t>,</w:t>
      </w:r>
      <w:r w:rsidRPr="00A534EA">
        <w:rPr>
          <w:rFonts w:hint="cs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ו</w:t>
      </w:r>
      <w:r w:rsidR="00B433C9" w:rsidRPr="00D1637C">
        <w:rPr>
          <w:rFonts w:cs="PFT_Frank" w:hint="eastAsia"/>
          <w:b/>
          <w:bCs/>
          <w:szCs w:val="14"/>
          <w:rtl/>
        </w:rPr>
        <w:t>רבנן</w:t>
      </w:r>
      <w:r w:rsidR="00B433C9" w:rsidRPr="00D1637C">
        <w:rPr>
          <w:rFonts w:cs="PFT_Frank"/>
          <w:b/>
          <w:bCs/>
          <w:szCs w:val="14"/>
          <w:rtl/>
        </w:rPr>
        <w:t xml:space="preserve"> גזרו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ורק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ב</w:t>
      </w:r>
      <w:r w:rsidR="00B433C9" w:rsidRPr="00C35A2C">
        <w:rPr>
          <w:rFonts w:hint="cs"/>
          <w:rtl/>
        </w:rPr>
        <w:t>בני הולדה</w:t>
      </w:r>
      <w:r>
        <w:rPr>
          <w:rFonts w:hint="cs"/>
          <w:rtl/>
        </w:rPr>
        <w:t>.</w:t>
      </w:r>
    </w:p>
    <w:p w14:paraId="3E418389" w14:textId="03683B75" w:rsidR="00A534EA" w:rsidRDefault="00C8199B" w:rsidP="00B55EDF">
      <w:pPr>
        <w:rPr>
          <w:rFonts w:ascii="FontbitDavid" w:hAnsi="FontbitDavid"/>
          <w:spacing w:val="-2"/>
          <w:sz w:val="32"/>
          <w:rtl/>
        </w:rPr>
      </w:pPr>
      <w:r>
        <w:rPr>
          <w:rStyle w:val="affff5"/>
          <w:rFonts w:hint="cs"/>
          <w:rtl/>
        </w:rPr>
        <w:t>ו</w:t>
      </w:r>
      <w:r w:rsidR="00A534EA" w:rsidRPr="00D53BA4">
        <w:rPr>
          <w:rStyle w:val="affff5"/>
          <w:rFonts w:hint="eastAsia"/>
          <w:rtl/>
        </w:rPr>
        <w:t>יקשה</w:t>
      </w:r>
      <w:r w:rsidR="00A534EA" w:rsidRPr="00D53BA4">
        <w:rPr>
          <w:rStyle w:val="affff5"/>
          <w:rtl/>
        </w:rPr>
        <w:t>:</w:t>
      </w:r>
      <w:r w:rsidR="00E4677A">
        <w:rPr>
          <w:rFonts w:ascii="FontbitDavid" w:hAnsi="FontbitDavid"/>
          <w:spacing w:val="-2"/>
          <w:sz w:val="32"/>
          <w:rtl/>
        </w:rPr>
        <w:t xml:space="preserve"> </w:t>
      </w:r>
      <w:r w:rsidR="00A534EA">
        <w:rPr>
          <w:rFonts w:ascii="FontbitDavid" w:hAnsi="FontbitDavid" w:hint="cs"/>
          <w:spacing w:val="-2"/>
          <w:sz w:val="32"/>
          <w:rtl/>
        </w:rPr>
        <w:t xml:space="preserve">למה </w:t>
      </w:r>
      <w:r w:rsidR="00E4677A">
        <w:rPr>
          <w:rFonts w:ascii="FontbitDavid" w:hAnsi="FontbitDavid"/>
          <w:spacing w:val="-2"/>
          <w:sz w:val="32"/>
          <w:rtl/>
        </w:rPr>
        <w:t>ממזר</w:t>
      </w:r>
      <w:r w:rsidR="00A534EA">
        <w:rPr>
          <w:rFonts w:ascii="FontbitDavid" w:hAnsi="FontbitDavid" w:hint="cs"/>
          <w:spacing w:val="-2"/>
          <w:sz w:val="32"/>
          <w:rtl/>
        </w:rPr>
        <w:t>ים</w:t>
      </w:r>
      <w:r w:rsidR="00E4677A">
        <w:rPr>
          <w:rFonts w:ascii="FontbitDavid" w:hAnsi="FontbitDavid"/>
          <w:spacing w:val="-2"/>
          <w:sz w:val="32"/>
          <w:rtl/>
        </w:rPr>
        <w:t xml:space="preserve"> דב</w:t>
      </w:r>
      <w:r w:rsidR="00A534EA">
        <w:rPr>
          <w:rFonts w:ascii="FontbitDavid" w:hAnsi="FontbitDavid" w:hint="cs"/>
          <w:spacing w:val="-2"/>
          <w:sz w:val="32"/>
          <w:rtl/>
        </w:rPr>
        <w:t>ני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</w:t>
      </w:r>
      <w:r w:rsidR="00E4677A">
        <w:rPr>
          <w:rFonts w:ascii="FontbitDavid" w:hAnsi="FontbitDavid" w:hint="cs"/>
          <w:spacing w:val="-2"/>
          <w:sz w:val="32"/>
          <w:rtl/>
        </w:rPr>
        <w:t xml:space="preserve">הולדה </w:t>
      </w:r>
      <w:r w:rsidR="00B433C9" w:rsidRPr="00E4677A">
        <w:rPr>
          <w:rStyle w:val="affff5"/>
          <w:rtl/>
        </w:rPr>
        <w:t>תנן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</w:t>
      </w:r>
      <w:r w:rsidR="00A534EA">
        <w:rPr>
          <w:rFonts w:ascii="FontbitDavid" w:hAnsi="FontbitDavid" w:hint="cs"/>
          <w:spacing w:val="-2"/>
          <w:sz w:val="32"/>
          <w:rtl/>
        </w:rPr>
        <w:t>שמותרים ב</w:t>
      </w:r>
      <w:r w:rsidR="00B433C9" w:rsidRPr="00EA6942">
        <w:rPr>
          <w:rFonts w:ascii="FontbitDavid" w:hAnsi="FontbitDavid"/>
          <w:spacing w:val="-2"/>
          <w:sz w:val="32"/>
          <w:rtl/>
        </w:rPr>
        <w:t>נתינים</w:t>
      </w:r>
      <w:r w:rsidR="0076278F">
        <w:rPr>
          <w:rFonts w:ascii="FontbitDavid" w:hAnsi="FontbitDavid" w:hint="cs"/>
          <w:spacing w:val="-2"/>
          <w:sz w:val="32"/>
          <w:rtl/>
        </w:rPr>
        <w:t>!</w:t>
      </w:r>
    </w:p>
    <w:p w14:paraId="2DDAEF93" w14:textId="2902F945" w:rsidR="00B433C9" w:rsidRPr="00C35A2C" w:rsidRDefault="00955420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ב. א</w:t>
      </w:r>
      <w:r w:rsidR="00B433C9" w:rsidRPr="00D061C8">
        <w:rPr>
          <w:rStyle w:val="affff5"/>
          <w:rtl/>
        </w:rPr>
        <w:t>לא</w:t>
      </w:r>
      <w:r w:rsidR="00A534EA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E4677A">
        <w:rPr>
          <w:rFonts w:ascii="FontbitDavid" w:hAnsi="FontbitDavid"/>
          <w:sz w:val="32"/>
          <w:rtl/>
        </w:rPr>
        <w:t>גז</w:t>
      </w:r>
      <w:r w:rsidR="00B433C9" w:rsidRPr="00C35A2C">
        <w:rPr>
          <w:rFonts w:ascii="FontbitDavid" w:hAnsi="FontbitDavid"/>
          <w:sz w:val="32"/>
          <w:rtl/>
        </w:rPr>
        <w:t>ר</w:t>
      </w:r>
      <w:r w:rsidR="00E4677A"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 xml:space="preserve"> בכשרים, </w:t>
      </w:r>
      <w:r w:rsidR="00E4677A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ולא</w:t>
      </w:r>
      <w:r w:rsidR="00E4677A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בפסולים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43259632" w14:textId="3E8ECCE9" w:rsidR="00B433C9" w:rsidRDefault="00955420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וחזר</w:t>
      </w:r>
      <w:r w:rsidR="00B433C9" w:rsidRPr="00D061C8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בו</w:t>
      </w:r>
      <w:r w:rsidR="00B433C9" w:rsidRPr="00D061C8">
        <w:rPr>
          <w:rStyle w:val="affff5"/>
          <w:rtl/>
        </w:rPr>
        <w:t xml:space="preserve"> רבא:</w:t>
      </w:r>
      <w:r w:rsidR="00B433C9" w:rsidRPr="00C35A2C">
        <w:rPr>
          <w:rFonts w:ascii="FontbitDavid" w:hAnsi="FontbitDavid"/>
          <w:sz w:val="32"/>
          <w:rtl/>
        </w:rPr>
        <w:t xml:space="preserve"> ב</w:t>
      </w:r>
      <w:r>
        <w:rPr>
          <w:rFonts w:ascii="FontbitDavid" w:hAnsi="FontbitDavid" w:hint="cs"/>
          <w:sz w:val="32"/>
          <w:rtl/>
        </w:rPr>
        <w:t>גויותם</w:t>
      </w:r>
      <w:r w:rsidR="00317898">
        <w:rPr>
          <w:rFonts w:ascii="FontbitDavid" w:hAnsi="FontbitDavid"/>
          <w:sz w:val="32"/>
          <w:rtl/>
        </w:rPr>
        <w:t xml:space="preserve"> אין </w:t>
      </w:r>
      <w:r w:rsidR="00B433C9" w:rsidRPr="00D53BA4">
        <w:rPr>
          <w:rStyle w:val="affff1"/>
          <w:rtl/>
        </w:rPr>
        <w:t>חתנות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והאיסור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נתגיירו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E4677A">
        <w:rPr>
          <w:rFonts w:ascii="FontbitDavid" w:hAnsi="FontbitDavid" w:hint="cs"/>
          <w:sz w:val="32"/>
          <w:rtl/>
        </w:rPr>
        <w:t>ש</w:t>
      </w:r>
      <w:r>
        <w:rPr>
          <w:rFonts w:ascii="FontbitDavid" w:hAnsi="FontbitDavid" w:hint="cs"/>
          <w:sz w:val="32"/>
          <w:rtl/>
        </w:rPr>
        <w:t>שייך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53BA4">
        <w:rPr>
          <w:rStyle w:val="affff1"/>
          <w:rtl/>
        </w:rPr>
        <w:t>חתנות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434532F1" w14:textId="6C0E98E9" w:rsidR="00955420" w:rsidRPr="00C415C0" w:rsidRDefault="00955420" w:rsidP="00D53BA4">
      <w:pPr>
        <w:pStyle w:val="affff7"/>
        <w:jc w:val="center"/>
        <w:rPr>
          <w:rtl/>
        </w:rPr>
      </w:pPr>
      <w:r>
        <w:rPr>
          <w:rFonts w:hint="cs"/>
          <w:rtl/>
        </w:rPr>
        <w:t>[</w:t>
      </w:r>
      <w:r w:rsidRPr="00A07384">
        <w:rPr>
          <w:rFonts w:cs="PFT_Frank" w:hint="eastAsia"/>
          <w:b/>
          <w:bCs/>
          <w:szCs w:val="10"/>
          <w:rtl/>
        </w:rPr>
        <w:t>וכיון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שבגירותם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הוא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דאורייתא</w:t>
      </w:r>
      <w:r>
        <w:rPr>
          <w:rFonts w:hint="cs"/>
          <w:rtl/>
        </w:rPr>
        <w:t xml:space="preserve"> - מה שמותר בנתינה - </w:t>
      </w:r>
      <w:r w:rsidRPr="00A07384">
        <w:rPr>
          <w:rFonts w:cs="PFT_Frank" w:hint="eastAsia"/>
          <w:b/>
          <w:bCs/>
          <w:szCs w:val="10"/>
          <w:rtl/>
        </w:rPr>
        <w:t>דלאו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בקדושתיה</w:t>
      </w:r>
      <w:r>
        <w:rPr>
          <w:rFonts w:hint="cs"/>
          <w:rtl/>
        </w:rPr>
        <w:t>].</w:t>
      </w:r>
    </w:p>
    <w:p w14:paraId="5876F965" w14:textId="6B441B63" w:rsidR="00B433C9" w:rsidRPr="00C35A2C" w:rsidRDefault="00B433C9" w:rsidP="00BF7EEA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והך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EE477A">
        <w:rPr>
          <w:rStyle w:val="affff1"/>
          <w:rFonts w:hint="cs"/>
          <w:rtl/>
        </w:rPr>
        <w:t>'</w:t>
      </w:r>
      <w:r w:rsidRPr="00D53BA4">
        <w:rPr>
          <w:rStyle w:val="affff1"/>
          <w:rFonts w:hint="eastAsia"/>
          <w:b/>
          <w:bCs/>
          <w:rtl/>
        </w:rPr>
        <w:t>ויתחתן</w:t>
      </w:r>
      <w:r w:rsidRPr="00EE477A">
        <w:rPr>
          <w:rStyle w:val="affff1"/>
          <w:rFonts w:hint="cs"/>
          <w:rtl/>
        </w:rPr>
        <w:t xml:space="preserve"> שלמה את בת פרעה</w:t>
      </w:r>
      <w:r w:rsidR="00955420">
        <w:rPr>
          <w:rStyle w:val="affff1"/>
          <w:rFonts w:hint="cs"/>
          <w:rtl/>
        </w:rPr>
        <w:t>..'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955420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 w:hint="cs"/>
          <w:sz w:val="32"/>
          <w:rtl/>
        </w:rPr>
        <w:t xml:space="preserve"> גיירה</w:t>
      </w:r>
      <w:r w:rsidR="00955420">
        <w:rPr>
          <w:rFonts w:ascii="FontbitDavid" w:hAnsi="FontbitDavid" w:hint="cs"/>
          <w:sz w:val="32"/>
          <w:rtl/>
        </w:rPr>
        <w:t xml:space="preserve">, </w:t>
      </w:r>
      <w:r w:rsidR="00955420" w:rsidRPr="00D53BA4">
        <w:rPr>
          <w:rStyle w:val="affff8"/>
          <w:rFonts w:hint="eastAsia"/>
          <w:rtl/>
        </w:rPr>
        <w:t>שכבר</w:t>
      </w:r>
      <w:r w:rsidR="00955420" w:rsidRPr="00D53BA4">
        <w:rPr>
          <w:rStyle w:val="affff8"/>
          <w:rtl/>
        </w:rPr>
        <w:t xml:space="preserve"> יש לה </w:t>
      </w:r>
      <w:r w:rsidR="00955420" w:rsidRPr="00D53BA4">
        <w:rPr>
          <w:rStyle w:val="affff8"/>
          <w:rFonts w:hint="eastAsia"/>
          <w:rtl/>
        </w:rPr>
        <w:t>שולחן</w:t>
      </w:r>
      <w:r w:rsidR="00955420" w:rsidRPr="00D53BA4">
        <w:rPr>
          <w:rStyle w:val="affff8"/>
          <w:rtl/>
        </w:rPr>
        <w:t xml:space="preserve"> </w:t>
      </w:r>
      <w:r w:rsidR="00955420" w:rsidRPr="00D53BA4">
        <w:rPr>
          <w:rStyle w:val="affff8"/>
          <w:rFonts w:hint="eastAsia"/>
          <w:rtl/>
        </w:rPr>
        <w:t>מלכים</w:t>
      </w:r>
      <w:r w:rsidR="00955420" w:rsidRPr="00D53BA4">
        <w:rPr>
          <w:rStyle w:val="affff8"/>
          <w:rtl/>
        </w:rPr>
        <w:t>.</w:t>
      </w:r>
    </w:p>
    <w:p w14:paraId="3783E35D" w14:textId="039DA46A" w:rsidR="00193577" w:rsidRDefault="00B433C9" w:rsidP="00B55EDF">
      <w:pPr>
        <w:rPr>
          <w:rFonts w:ascii="FontbitDavid" w:hAnsi="FontbitDavid"/>
          <w:sz w:val="32"/>
          <w:rtl/>
        </w:rPr>
      </w:pPr>
      <w:r w:rsidRPr="00CD6A9E">
        <w:rPr>
          <w:rStyle w:val="affff5"/>
          <w:rFonts w:hint="cs"/>
          <w:rtl/>
        </w:rPr>
        <w:t>ו</w:t>
      </w:r>
      <w:r w:rsidR="00955420" w:rsidRPr="00D53BA4">
        <w:rPr>
          <w:rStyle w:val="affff5"/>
          <w:rFonts w:hint="eastAsia"/>
          <w:rtl/>
        </w:rPr>
        <w:t>יקשה</w:t>
      </w:r>
      <w:r w:rsidR="00193577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955420">
        <w:rPr>
          <w:rFonts w:ascii="FontbitDavid" w:hAnsi="FontbitDavid" w:hint="cs"/>
          <w:sz w:val="32"/>
          <w:rtl/>
        </w:rPr>
        <w:t xml:space="preserve">שהיא </w:t>
      </w:r>
      <w:r w:rsidRPr="00C35A2C">
        <w:rPr>
          <w:rFonts w:ascii="FontbitDavid" w:hAnsi="FontbitDavid" w:hint="cs"/>
          <w:sz w:val="32"/>
          <w:rtl/>
        </w:rPr>
        <w:t xml:space="preserve">מצרית ראשונה </w:t>
      </w:r>
      <w:r w:rsidRPr="00D53BA4">
        <w:rPr>
          <w:rStyle w:val="affff8"/>
          <w:rFonts w:hint="eastAsia"/>
          <w:rtl/>
        </w:rPr>
        <w:t>האסורה</w:t>
      </w:r>
      <w:r w:rsidRPr="00D53BA4">
        <w:rPr>
          <w:rStyle w:val="affff8"/>
          <w:rtl/>
        </w:rPr>
        <w:t xml:space="preserve"> </w:t>
      </w:r>
      <w:r w:rsidRPr="00D53BA4">
        <w:rPr>
          <w:rStyle w:val="affff8"/>
          <w:rFonts w:hint="eastAsia"/>
          <w:rtl/>
        </w:rPr>
        <w:t>בקהל</w:t>
      </w:r>
      <w:r w:rsidR="00193577" w:rsidRPr="00D53BA4">
        <w:rPr>
          <w:rStyle w:val="affff8"/>
          <w:rtl/>
        </w:rPr>
        <w:t>,</w:t>
      </w:r>
      <w:r w:rsidRPr="00D53BA4">
        <w:rPr>
          <w:rStyle w:val="affff8"/>
          <w:rtl/>
        </w:rPr>
        <w:t xml:space="preserve"> </w:t>
      </w:r>
      <w:r w:rsidR="00955420">
        <w:rPr>
          <w:rStyle w:val="affff8"/>
          <w:rFonts w:hint="cs"/>
          <w:rtl/>
        </w:rPr>
        <w:t xml:space="preserve">ואין </w:t>
      </w:r>
      <w:r w:rsidR="00955420" w:rsidRPr="00D53BA4">
        <w:rPr>
          <w:rStyle w:val="affff1"/>
          <w:rtl/>
        </w:rPr>
        <w:t>'חתנות'</w:t>
      </w:r>
      <w:r w:rsidR="00955420">
        <w:rPr>
          <w:rStyle w:val="affff8"/>
          <w:rFonts w:hint="cs"/>
          <w:rtl/>
        </w:rPr>
        <w:t>,</w:t>
      </w:r>
    </w:p>
    <w:p w14:paraId="04972D18" w14:textId="20029A31" w:rsidR="00ED789E" w:rsidRDefault="00955420" w:rsidP="001915F6">
      <w:pPr>
        <w:pStyle w:val="afffc"/>
        <w:ind w:left="0"/>
        <w:rPr>
          <w:rStyle w:val="affff8"/>
          <w:rtl/>
        </w:rPr>
      </w:pPr>
      <w:r>
        <w:rPr>
          <w:rStyle w:val="affff5"/>
          <w:rtl/>
        </w:rPr>
        <w:tab/>
      </w:r>
      <w:r w:rsidR="00B433C9" w:rsidRPr="0033706C">
        <w:rPr>
          <w:rStyle w:val="affff5"/>
          <w:rFonts w:hint="cs"/>
          <w:rtl/>
        </w:rPr>
        <w:t xml:space="preserve">אלא </w:t>
      </w:r>
      <w:r w:rsidR="00BF7EEA">
        <w:rPr>
          <w:rStyle w:val="affff5"/>
          <w:rFonts w:hint="cs"/>
          <w:rtl/>
        </w:rPr>
        <w:t>ל</w:t>
      </w:r>
      <w:r w:rsidR="00B433C9" w:rsidRPr="0033706C">
        <w:rPr>
          <w:rStyle w:val="affff5"/>
          <w:rFonts w:hint="cs"/>
          <w:rtl/>
        </w:rPr>
        <w:t>ר</w:t>
      </w:r>
      <w:r w:rsidR="00B433C9" w:rsidRPr="0033706C">
        <w:rPr>
          <w:rStyle w:val="affff5"/>
          <w:rtl/>
        </w:rPr>
        <w:t>"</w:t>
      </w:r>
      <w:r w:rsidR="00B433C9" w:rsidRPr="0033706C">
        <w:rPr>
          <w:rStyle w:val="affff5"/>
          <w:rFonts w:hint="cs"/>
          <w:rtl/>
        </w:rPr>
        <w:t>פ</w:t>
      </w:r>
      <w:r>
        <w:rPr>
          <w:rStyle w:val="affff5"/>
          <w:rFonts w:hint="cs"/>
          <w:rtl/>
        </w:rPr>
        <w:t>: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א</w:t>
      </w:r>
      <w:r w:rsidRPr="00BF7EEA">
        <w:rPr>
          <w:rFonts w:hint="cs"/>
          <w:rtl/>
        </w:rPr>
        <w:t>ין</w:t>
      </w:r>
      <w:r w:rsidR="00B433C9" w:rsidRPr="00BF7EEA">
        <w:rPr>
          <w:rFonts w:hint="cs"/>
          <w:rtl/>
        </w:rPr>
        <w:t xml:space="preserve"> </w:t>
      </w:r>
      <w:r w:rsidR="00B433C9" w:rsidRPr="00D53BA4">
        <w:rPr>
          <w:rFonts w:hint="eastAsia"/>
          <w:rtl/>
        </w:rPr>
        <w:t>ל</w:t>
      </w:r>
      <w:r w:rsidR="00BF7EEA">
        <w:rPr>
          <w:rFonts w:hint="cs"/>
          <w:rtl/>
        </w:rPr>
        <w:t>הקשות</w:t>
      </w:r>
      <w:r w:rsidR="00B433C9" w:rsidRPr="00C35A2C">
        <w:rPr>
          <w:rFonts w:hint="cs"/>
          <w:rtl/>
        </w:rPr>
        <w:t xml:space="preserve"> </w:t>
      </w:r>
      <w:r w:rsidR="00B433C9" w:rsidRPr="0033706C">
        <w:rPr>
          <w:rStyle w:val="affff5"/>
          <w:rFonts w:hint="cs"/>
          <w:rtl/>
        </w:rPr>
        <w:t>משלמה</w:t>
      </w:r>
      <w:r w:rsidR="00B433C9" w:rsidRPr="00C35A2C">
        <w:rPr>
          <w:rFonts w:hint="cs"/>
          <w:rtl/>
        </w:rPr>
        <w:t xml:space="preserve"> שלא </w:t>
      </w:r>
      <w:r w:rsidR="00BF7EEA">
        <w:rPr>
          <w:rStyle w:val="affff1"/>
          <w:rFonts w:hint="cs"/>
          <w:rtl/>
        </w:rPr>
        <w:t>התחתן</w:t>
      </w:r>
      <w:r w:rsidR="00BF7EEA" w:rsidRPr="00C35A2C">
        <w:rPr>
          <w:rFonts w:hint="cs"/>
          <w:rtl/>
        </w:rPr>
        <w:t xml:space="preserve"> </w:t>
      </w:r>
      <w:r w:rsidR="00BF7EEA">
        <w:rPr>
          <w:rFonts w:hint="cs"/>
          <w:rtl/>
        </w:rPr>
        <w:t>כלל,</w:t>
      </w:r>
      <w:r w:rsidR="001915F6">
        <w:rPr>
          <w:rFonts w:hint="cs"/>
          <w:rtl/>
        </w:rPr>
        <w:t xml:space="preserve"> </w:t>
      </w:r>
      <w:r w:rsidR="00ED789E" w:rsidRPr="00D53BA4">
        <w:rPr>
          <w:rStyle w:val="affff8"/>
          <w:rFonts w:hint="eastAsia"/>
          <w:rtl/>
        </w:rPr>
        <w:t>אלא</w:t>
      </w:r>
      <w:r w:rsidR="00ED789E" w:rsidRPr="00D53BA4">
        <w:rPr>
          <w:rStyle w:val="affff8"/>
          <w:rtl/>
        </w:rPr>
        <w:t xml:space="preserve"> </w:t>
      </w:r>
      <w:r w:rsidR="00ED789E" w:rsidRPr="00D53BA4">
        <w:rPr>
          <w:rStyle w:val="affff8"/>
          <w:rFonts w:hint="eastAsia"/>
          <w:rtl/>
        </w:rPr>
        <w:t>לזנות</w:t>
      </w:r>
      <w:r w:rsidR="00ED789E">
        <w:rPr>
          <w:rStyle w:val="affff8"/>
          <w:rFonts w:hint="cs"/>
          <w:rtl/>
        </w:rPr>
        <w:t>,</w:t>
      </w:r>
    </w:p>
    <w:p w14:paraId="0F968CEC" w14:textId="722A8E48" w:rsidR="00B433C9" w:rsidRPr="00C35A2C" w:rsidRDefault="00B433C9" w:rsidP="00D53BA4">
      <w:pPr>
        <w:pStyle w:val="afffc"/>
        <w:ind w:left="0" w:firstLine="0"/>
        <w:rPr>
          <w:rFonts w:ascii="FontbitDavid" w:hAnsi="FontbitDavid"/>
          <w:rtl/>
        </w:rPr>
      </w:pPr>
      <w:r w:rsidRPr="006B2A7E">
        <w:rPr>
          <w:rStyle w:val="affff1"/>
          <w:rFonts w:hint="cs"/>
          <w:rtl/>
        </w:rPr>
        <w:t>ד'</w:t>
      </w:r>
      <w:r w:rsidRPr="006B2A7E">
        <w:rPr>
          <w:rStyle w:val="affff1"/>
          <w:rtl/>
        </w:rPr>
        <w:t xml:space="preserve">דבק שלמה </w:t>
      </w:r>
      <w:r w:rsidRPr="00D53BA4">
        <w:rPr>
          <w:rStyle w:val="affff1"/>
          <w:b/>
          <w:bCs/>
          <w:rtl/>
        </w:rPr>
        <w:t>לאהבה</w:t>
      </w:r>
      <w:r w:rsidRPr="006B2A7E">
        <w:rPr>
          <w:rStyle w:val="affff1"/>
          <w:rFonts w:hint="cs"/>
          <w:rtl/>
        </w:rPr>
        <w:t>'</w:t>
      </w:r>
      <w:r w:rsidR="00090B1A">
        <w:rPr>
          <w:rStyle w:val="affff1"/>
          <w:rFonts w:cs="FrankRuehl" w:hint="cs"/>
          <w:sz w:val="32"/>
          <w:szCs w:val="18"/>
          <w:rtl/>
        </w:rPr>
        <w:t>,</w:t>
      </w:r>
      <w:r w:rsidR="00090B1A">
        <w:rPr>
          <w:rStyle w:val="affff5"/>
          <w:rFonts w:hint="cs"/>
          <w:rtl/>
        </w:rPr>
        <w:t xml:space="preserve"> </w:t>
      </w:r>
      <w:r w:rsidR="00090B1A">
        <w:rPr>
          <w:rFonts w:ascii="FontbitDavid" w:hAnsi="FontbitDavid" w:hint="cs"/>
          <w:rtl/>
        </w:rPr>
        <w:t>ו</w:t>
      </w:r>
      <w:r w:rsidRPr="00C35A2C">
        <w:rPr>
          <w:rFonts w:ascii="FontbitDavid" w:hAnsi="FontbitDavid"/>
          <w:rtl/>
        </w:rPr>
        <w:t xml:space="preserve">מתוך אהבה יתירה מעלה כאילו </w:t>
      </w:r>
      <w:r w:rsidR="00090B1A" w:rsidRPr="00D53BA4">
        <w:rPr>
          <w:rStyle w:val="affff1"/>
          <w:rFonts w:hint="eastAsia"/>
          <w:rtl/>
        </w:rPr>
        <w:t>ה</w:t>
      </w:r>
      <w:r w:rsidRPr="00D53BA4">
        <w:rPr>
          <w:rStyle w:val="affff1"/>
          <w:rtl/>
        </w:rPr>
        <w:t>תחתן</w:t>
      </w:r>
      <w:r w:rsidRPr="00C35A2C">
        <w:rPr>
          <w:rFonts w:ascii="FontbitDavid" w:hAnsi="FontbitDavid"/>
          <w:rtl/>
        </w:rPr>
        <w:t>.</w:t>
      </w:r>
    </w:p>
    <w:p w14:paraId="1DA9045E" w14:textId="56239595" w:rsidR="00B433C9" w:rsidRPr="00EA6942" w:rsidRDefault="00B433C9" w:rsidP="00B55EDF">
      <w:pPr>
        <w:rPr>
          <w:rtl/>
        </w:rPr>
      </w:pPr>
      <w:r w:rsidRPr="0033706C">
        <w:rPr>
          <w:rStyle w:val="affff5"/>
          <w:rFonts w:hint="cs"/>
          <w:rtl/>
        </w:rPr>
        <w:t>ו</w:t>
      </w:r>
      <w:r w:rsidR="000C3B8D">
        <w:rPr>
          <w:rStyle w:val="affff5"/>
          <w:rFonts w:hint="cs"/>
          <w:rtl/>
        </w:rPr>
        <w:t>ממשנתינו</w:t>
      </w:r>
      <w:r w:rsidRPr="0033706C">
        <w:rPr>
          <w:rStyle w:val="affff5"/>
          <w:rFonts w:hint="cs"/>
          <w:rtl/>
        </w:rPr>
        <w:t>:</w:t>
      </w:r>
      <w:r w:rsidRPr="00EA6942">
        <w:rPr>
          <w:rFonts w:ascii="FontbitDavid" w:hAnsi="FontbitDavid" w:hint="cs"/>
          <w:spacing w:val="-4"/>
          <w:sz w:val="32"/>
          <w:rtl/>
        </w:rPr>
        <w:t xml:space="preserve"> </w:t>
      </w:r>
      <w:r w:rsidR="000C3B8D">
        <w:rPr>
          <w:rFonts w:ascii="FontbitDavid" w:hAnsi="FontbitDavid" w:hint="cs"/>
          <w:spacing w:val="-4"/>
          <w:sz w:val="32"/>
          <w:rtl/>
        </w:rPr>
        <w:t>'</w:t>
      </w:r>
      <w:r w:rsidRPr="00EA6942">
        <w:rPr>
          <w:rFonts w:ascii="FontbitDavid" w:hAnsi="FontbitDavid"/>
          <w:spacing w:val="-4"/>
          <w:sz w:val="32"/>
          <w:rtl/>
        </w:rPr>
        <w:t>מותרים בגיורת ומשוחררת</w:t>
      </w:r>
      <w:r w:rsidR="000C3B8D">
        <w:rPr>
          <w:rFonts w:ascii="FontbitDavid" w:hAnsi="FontbitDavid" w:hint="cs"/>
          <w:spacing w:val="-4"/>
          <w:sz w:val="32"/>
          <w:rtl/>
        </w:rPr>
        <w:t>' -</w:t>
      </w:r>
      <w:r w:rsidRPr="00EA6942">
        <w:rPr>
          <w:rFonts w:ascii="FontbitDavid" w:hAnsi="FontbitDavid"/>
          <w:spacing w:val="-4"/>
          <w:sz w:val="32"/>
          <w:rtl/>
        </w:rPr>
        <w:t xml:space="preserve"> </w:t>
      </w:r>
      <w:r w:rsidR="000C3B8D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משמע</w:t>
      </w:r>
      <w:r w:rsidRPr="00EA6942">
        <w:rPr>
          <w:rFonts w:ascii="FontbitDavid" w:hAnsi="FontbitDavid"/>
          <w:spacing w:val="-4"/>
          <w:sz w:val="32"/>
          <w:rtl/>
        </w:rPr>
        <w:t xml:space="preserve"> בנתינה אסירי</w:t>
      </w:r>
      <w:r w:rsidR="000C3B8D">
        <w:rPr>
          <w:rFonts w:hint="cs"/>
          <w:rtl/>
        </w:rPr>
        <w:t>,</w:t>
      </w:r>
    </w:p>
    <w:p w14:paraId="281B09DC" w14:textId="125F48E1" w:rsidR="000C3B8D" w:rsidRDefault="000C3B8D" w:rsidP="008E5DE4">
      <w:pPr>
        <w:rPr>
          <w:rtl/>
        </w:rPr>
      </w:pPr>
      <w:r w:rsidRPr="00D53BA4">
        <w:rPr>
          <w:rtl/>
        </w:rPr>
        <w:t>'</w:t>
      </w:r>
      <w:r w:rsidR="00B433C9" w:rsidRPr="00D53BA4">
        <w:rPr>
          <w:rtl/>
        </w:rPr>
        <w:t>ואינן אס</w:t>
      </w:r>
      <w:r w:rsidR="00B433C9" w:rsidRPr="00C35A2C">
        <w:rPr>
          <w:rFonts w:ascii="FontbitDavid" w:hAnsi="FontbitDavid"/>
          <w:sz w:val="32"/>
          <w:rtl/>
        </w:rPr>
        <w:t>ורין אלא בקהל</w:t>
      </w:r>
      <w:r>
        <w:rPr>
          <w:rFonts w:ascii="FontbitDavid" w:hAnsi="FontbitDavid" w:hint="cs"/>
          <w:sz w:val="32"/>
          <w:rtl/>
        </w:rPr>
        <w:t>' -</w:t>
      </w:r>
      <w:r w:rsidR="00B433C9" w:rsidRPr="00C35A2C">
        <w:rPr>
          <w:rFonts w:ascii="FontbitDavid" w:hAnsi="FontbitDavid"/>
          <w:sz w:val="32"/>
          <w:rtl/>
        </w:rPr>
        <w:t xml:space="preserve"> בנתינה </w:t>
      </w:r>
      <w:r>
        <w:rPr>
          <w:rFonts w:ascii="FontbitDavid" w:hAnsi="FontbitDavid" w:hint="cs"/>
          <w:sz w:val="32"/>
          <w:rtl/>
        </w:rPr>
        <w:t>מותר,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53BA4">
        <w:rPr>
          <w:rStyle w:val="affff5"/>
          <w:rFonts w:hint="eastAsia"/>
          <w:rtl/>
        </w:rPr>
        <w:t>אלא</w:t>
      </w:r>
      <w:r w:rsidR="00B433C9" w:rsidRPr="00D53BA4">
        <w:rPr>
          <w:rStyle w:val="affff5"/>
          <w:rtl/>
        </w:rPr>
        <w:t xml:space="preserve"> </w:t>
      </w:r>
      <w:r w:rsidR="00274003" w:rsidRPr="00D53BA4">
        <w:rPr>
          <w:rStyle w:val="affff5"/>
          <w:rFonts w:hint="eastAsia"/>
          <w:rtl/>
        </w:rPr>
        <w:t>אין</w:t>
      </w:r>
      <w:r w:rsidR="00274003" w:rsidRPr="00D53BA4">
        <w:rPr>
          <w:rStyle w:val="affff5"/>
          <w:rtl/>
        </w:rPr>
        <w:t xml:space="preserve"> </w:t>
      </w:r>
      <w:r w:rsidR="00274003" w:rsidRPr="00D53BA4">
        <w:rPr>
          <w:rStyle w:val="affff5"/>
          <w:rFonts w:hint="eastAsia"/>
          <w:rtl/>
        </w:rPr>
        <w:t>להוכיח</w:t>
      </w:r>
      <w:r w:rsidR="00274003" w:rsidRPr="00D53BA4">
        <w:rPr>
          <w:rStyle w:val="affff5"/>
          <w:rtl/>
        </w:rPr>
        <w:t xml:space="preserve"> </w:t>
      </w:r>
      <w:r w:rsidR="00274003" w:rsidRPr="00D53BA4">
        <w:rPr>
          <w:rStyle w:val="affff5"/>
          <w:rFonts w:hint="eastAsia"/>
          <w:rtl/>
        </w:rPr>
        <w:t>מזה</w:t>
      </w:r>
      <w:r>
        <w:rPr>
          <w:rStyle w:val="affff5"/>
          <w:rFonts w:hint="cs"/>
          <w:rtl/>
        </w:rPr>
        <w:t>.</w:t>
      </w:r>
    </w:p>
    <w:p>
      <w:pPr>
        <w:pStyle w:val="MishnaBatzad"/>
        <w:rPr>
          <w:ins w:id="20527" w:author="קלוד" w:date="2026-10-06T10:10:48Z"/>
        </w:rPr>
      </w:pPr>
      <w:ins w:id="20526" w:author="קלוד" w:date="2026-10-06T10:10:48Z">
        <w:r>
          <w:t xml:space="preserve">משנה ג</w:t>
        </w:r>
      </w:ins>
    </w:p>
    <w:p w14:paraId="2098669F" w14:textId="10ADA21B" w:rsidR="00B433C9" w:rsidRDefault="00B433C9" w:rsidP="00B96109">
      <w:pPr>
        <w:pStyle w:val="affc"/>
        <w:rPr>
          <w:rtl/>
        </w:rPr>
      </w:pPr>
      <w:bookmarkStart w:id="870" w:name="_Toc119173002"/>
      <w:bookmarkStart w:id="871" w:name="_Toc119230097"/>
      <w:r w:rsidRPr="00560C20">
        <w:rPr>
          <w:rStyle w:val="affffc"/>
          <w:rtl/>
        </w:rPr>
        <w:t>עמוני ומואבי</w:t>
      </w:r>
      <w:bookmarkEnd w:id="870"/>
      <w:bookmarkEnd w:id="871"/>
      <w:r w:rsidRPr="00B96109">
        <w:rPr>
          <w:rtl/>
        </w:rPr>
        <w:t xml:space="preserve"> </w:t>
      </w:r>
      <w:r w:rsidR="00B96109">
        <w:rPr>
          <w:rFonts w:hint="cs"/>
          <w:rtl/>
        </w:rPr>
        <w:t xml:space="preserve">- </w:t>
      </w:r>
      <w:r w:rsidRPr="00B96109">
        <w:rPr>
          <w:rtl/>
        </w:rPr>
        <w:t xml:space="preserve">אסורים </w:t>
      </w:r>
      <w:r w:rsidR="00B96109">
        <w:rPr>
          <w:rFonts w:hint="cs"/>
          <w:rtl/>
        </w:rPr>
        <w:t>ל</w:t>
      </w:r>
      <w:r w:rsidRPr="00B96109">
        <w:rPr>
          <w:rtl/>
        </w:rPr>
        <w:t>עולם, אבל נקבותיהם מותרות מיד.</w:t>
      </w:r>
    </w:p>
    <w:p w14:paraId="11A5ADBE" w14:textId="140AD078" w:rsidR="00B433C9" w:rsidRPr="00B96109" w:rsidRDefault="00B433C9" w:rsidP="00B96109">
      <w:pPr>
        <w:pStyle w:val="affc"/>
        <w:rPr>
          <w:rtl/>
        </w:rPr>
      </w:pPr>
      <w:bookmarkStart w:id="872" w:name="_Toc119173003"/>
      <w:bookmarkStart w:id="873" w:name="_Toc119230098"/>
      <w:r w:rsidRPr="00560C20">
        <w:rPr>
          <w:rStyle w:val="affffc"/>
          <w:rtl/>
        </w:rPr>
        <w:t>מצרי ואדומי</w:t>
      </w:r>
      <w:bookmarkEnd w:id="872"/>
      <w:bookmarkEnd w:id="873"/>
      <w:r w:rsidRPr="00B96109">
        <w:rPr>
          <w:rtl/>
        </w:rPr>
        <w:t xml:space="preserve"> </w:t>
      </w:r>
      <w:r w:rsidR="00B96109">
        <w:rPr>
          <w:rFonts w:hint="cs"/>
          <w:rtl/>
        </w:rPr>
        <w:t xml:space="preserve">- </w:t>
      </w:r>
      <w:r w:rsidRPr="00B96109">
        <w:rPr>
          <w:rtl/>
        </w:rPr>
        <w:t>עד שלשה דורות, אחד זכרים ואחד נקבות</w:t>
      </w:r>
      <w:r w:rsidR="00B96109">
        <w:rPr>
          <w:rFonts w:hint="cs"/>
          <w:rtl/>
        </w:rPr>
        <w:t>,</w:t>
      </w:r>
    </w:p>
    <w:p w14:paraId="44CE9B02" w14:textId="2794F782" w:rsidR="00B96109" w:rsidRPr="006B73BE" w:rsidRDefault="00B96109" w:rsidP="00B96109">
      <w:pPr>
        <w:pStyle w:val="affc"/>
        <w:rPr>
          <w:b/>
          <w:bCs/>
          <w:sz w:val="16"/>
          <w:szCs w:val="14"/>
          <w:shd w:val="clear" w:color="auto" w:fill="F2F2F2" w:themeFill="background1" w:themeFillShade="F2"/>
          <w:rtl/>
        </w:rPr>
      </w:pPr>
      <w:r>
        <w:rPr>
          <w:rFonts w:hint="cs"/>
          <w:rtl/>
        </w:rPr>
        <w:t xml:space="preserve">                       </w:t>
      </w:r>
      <w:r w:rsidR="00B433C9" w:rsidRPr="00FD1032">
        <w:rPr>
          <w:rStyle w:val="affffa"/>
          <w:rtl/>
        </w:rPr>
        <w:t>ר"ש</w:t>
      </w:r>
      <w:r>
        <w:rPr>
          <w:rStyle w:val="affffa"/>
          <w:rFonts w:hint="cs"/>
          <w:rtl/>
        </w:rPr>
        <w:t>:</w:t>
      </w:r>
      <w:r w:rsidR="00B433C9" w:rsidRPr="00FD1032">
        <w:rPr>
          <w:rStyle w:val="affffa"/>
          <w:rtl/>
        </w:rPr>
        <w:t xml:space="preserve"> </w:t>
      </w:r>
      <w:r w:rsidR="00B433C9" w:rsidRPr="00C35A2C">
        <w:rPr>
          <w:rtl/>
        </w:rPr>
        <w:t>מתיר נקבות מיד</w:t>
      </w:r>
      <w:r>
        <w:rPr>
          <w:rFonts w:hint="cs"/>
          <w:rtl/>
        </w:rPr>
        <w:t xml:space="preserve"> -</w:t>
      </w:r>
      <w:r>
        <w:rPr>
          <w:rStyle w:val="affffa"/>
          <w:rFonts w:hint="cs"/>
          <w:rtl/>
        </w:rPr>
        <w:t xml:space="preserve"> </w:t>
      </w:r>
    </w:p>
    <w:p w14:paraId="53907098" w14:textId="1178092D" w:rsidR="00B96109" w:rsidRDefault="00B96109" w:rsidP="00B96109">
      <w:pPr>
        <w:pStyle w:val="affc"/>
        <w:rPr>
          <w:rtl/>
        </w:rPr>
      </w:pPr>
      <w:r>
        <w:rPr>
          <w:rStyle w:val="affffa"/>
          <w:rFonts w:hint="cs"/>
          <w:rtl/>
        </w:rPr>
        <w:t xml:space="preserve">                            ק</w:t>
      </w:r>
      <w:r w:rsidR="00FD1032" w:rsidRPr="006B73BE">
        <w:rPr>
          <w:rStyle w:val="affffa"/>
          <w:rtl/>
        </w:rPr>
        <w:t>"ו</w:t>
      </w:r>
      <w:r>
        <w:rPr>
          <w:rStyle w:val="affffa"/>
          <w:rFonts w:hint="cs"/>
          <w:rtl/>
        </w:rPr>
        <w:t>:</w:t>
      </w:r>
      <w:r w:rsidR="00FD1032">
        <w:rPr>
          <w:rFonts w:hint="cs"/>
          <w:rtl/>
        </w:rPr>
        <w:t xml:space="preserve"> </w:t>
      </w:r>
      <w:r>
        <w:rPr>
          <w:rFonts w:hint="cs"/>
          <w:rtl/>
        </w:rPr>
        <w:t>כ</w:t>
      </w:r>
      <w:r w:rsidR="00B433C9" w:rsidRPr="00C35A2C">
        <w:rPr>
          <w:rtl/>
        </w:rPr>
        <w:t>שאסר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 xml:space="preserve">זכרים </w:t>
      </w:r>
      <w:r>
        <w:rPr>
          <w:rFonts w:hint="cs"/>
          <w:rtl/>
        </w:rPr>
        <w:t>ל</w:t>
      </w:r>
      <w:r w:rsidR="00B433C9" w:rsidRPr="00C35A2C">
        <w:rPr>
          <w:rtl/>
        </w:rPr>
        <w:t>עולם התיר נקבות מיד,</w:t>
      </w:r>
    </w:p>
    <w:p w14:paraId="55790504" w14:textId="664664D7" w:rsidR="00B433C9" w:rsidRPr="006B73BE" w:rsidRDefault="00B96109" w:rsidP="00B96109">
      <w:pPr>
        <w:pStyle w:val="affc"/>
        <w:rPr>
          <w:spacing w:val="6"/>
          <w:rtl/>
        </w:rPr>
      </w:pPr>
      <w:r>
        <w:rPr>
          <w:rFonts w:hint="cs"/>
          <w:rtl/>
        </w:rPr>
        <w:t xml:space="preserve">                      </w:t>
      </w:r>
      <w:r w:rsidR="00B433C9" w:rsidRPr="00C35A2C">
        <w:rPr>
          <w:rtl/>
        </w:rPr>
        <w:t xml:space="preserve"> </w:t>
      </w:r>
      <w:r>
        <w:rPr>
          <w:rFonts w:hint="cs"/>
          <w:spacing w:val="6"/>
          <w:rtl/>
        </w:rPr>
        <w:t>כ</w:t>
      </w:r>
      <w:r w:rsidR="00B433C9" w:rsidRPr="00FD1032">
        <w:rPr>
          <w:spacing w:val="6"/>
          <w:rtl/>
        </w:rPr>
        <w:t>ש</w:t>
      </w:r>
      <w:r w:rsidR="00FD1032" w:rsidRPr="00FD1032">
        <w:rPr>
          <w:spacing w:val="6"/>
          <w:rtl/>
        </w:rPr>
        <w:t>זכרים</w:t>
      </w:r>
      <w:r>
        <w:rPr>
          <w:rFonts w:hint="cs"/>
          <w:spacing w:val="6"/>
          <w:rtl/>
        </w:rPr>
        <w:t xml:space="preserve"> </w:t>
      </w:r>
      <w:r w:rsidR="00FD1032" w:rsidRPr="00FD1032">
        <w:rPr>
          <w:spacing w:val="6"/>
          <w:rtl/>
        </w:rPr>
        <w:t xml:space="preserve">עד </w:t>
      </w:r>
      <w:r>
        <w:rPr>
          <w:rFonts w:hint="cs"/>
          <w:spacing w:val="6"/>
          <w:rtl/>
        </w:rPr>
        <w:t>ג'</w:t>
      </w:r>
      <w:r w:rsidR="00FD1032" w:rsidRPr="00FD1032">
        <w:rPr>
          <w:spacing w:val="6"/>
          <w:rtl/>
        </w:rPr>
        <w:t xml:space="preserve"> דורות</w:t>
      </w:r>
      <w:r w:rsidR="00B433C9" w:rsidRPr="00FD1032">
        <w:rPr>
          <w:spacing w:val="6"/>
          <w:rtl/>
        </w:rPr>
        <w:t xml:space="preserve"> </w:t>
      </w:r>
      <w:r>
        <w:rPr>
          <w:rFonts w:hint="cs"/>
          <w:spacing w:val="6"/>
          <w:rtl/>
        </w:rPr>
        <w:t xml:space="preserve">לא </w:t>
      </w:r>
      <w:r w:rsidR="00B433C9" w:rsidRPr="00FD1032">
        <w:rPr>
          <w:spacing w:val="6"/>
          <w:rtl/>
        </w:rPr>
        <w:t>נתיר הנקבות מיד</w:t>
      </w:r>
      <w:r>
        <w:rPr>
          <w:rFonts w:hint="cs"/>
          <w:spacing w:val="6"/>
          <w:rtl/>
        </w:rPr>
        <w:t>?</w:t>
      </w:r>
    </w:p>
    <w:p w14:paraId="6C2B00D9" w14:textId="0DC4145B" w:rsidR="00B96109" w:rsidRDefault="00B96109" w:rsidP="007C50EB">
      <w:pPr>
        <w:pStyle w:val="affc"/>
        <w:rPr>
          <w:spacing w:val="6"/>
          <w:rtl/>
        </w:rPr>
      </w:pPr>
      <w:r>
        <w:rPr>
          <w:rStyle w:val="affffa"/>
          <w:rFonts w:hint="cs"/>
          <w:spacing w:val="6"/>
          <w:rtl/>
        </w:rPr>
        <w:t xml:space="preserve">                             </w:t>
      </w:r>
      <w:r w:rsidR="00B433C9" w:rsidRPr="00FD1032">
        <w:rPr>
          <w:rStyle w:val="affffa"/>
          <w:spacing w:val="6"/>
          <w:rtl/>
        </w:rPr>
        <w:t>אמרו לו:</w:t>
      </w:r>
      <w:r w:rsidR="00B433C9" w:rsidRPr="00FD1032">
        <w:rPr>
          <w:spacing w:val="6"/>
          <w:rtl/>
        </w:rPr>
        <w:t xml:space="preserve"> הלכה - נקבל, לדין - יש תשובה.</w:t>
      </w:r>
      <w:r w:rsidR="00FD1032" w:rsidRPr="00FD1032">
        <w:rPr>
          <w:rFonts w:hint="cs"/>
          <w:spacing w:val="6"/>
          <w:rtl/>
        </w:rPr>
        <w:t xml:space="preserve"> </w:t>
      </w:r>
    </w:p>
    <w:p w14:paraId="1D21CA2A" w14:textId="364D9477" w:rsidR="00B433C9" w:rsidRPr="00FD1032" w:rsidRDefault="00B96109" w:rsidP="007C50EB">
      <w:pPr>
        <w:pStyle w:val="affc"/>
        <w:rPr>
          <w:spacing w:val="6"/>
          <w:rtl/>
        </w:rPr>
      </w:pPr>
      <w:r>
        <w:rPr>
          <w:rStyle w:val="affffa"/>
          <w:rFonts w:hint="cs"/>
          <w:spacing w:val="6"/>
          <w:rtl/>
        </w:rPr>
        <w:t xml:space="preserve">                             </w:t>
      </w:r>
      <w:r w:rsidR="00B433C9" w:rsidRPr="00FD1032">
        <w:rPr>
          <w:rStyle w:val="affffa"/>
          <w:spacing w:val="6"/>
          <w:rtl/>
        </w:rPr>
        <w:t xml:space="preserve">אמר להם: </w:t>
      </w:r>
      <w:r w:rsidR="00B433C9" w:rsidRPr="00FD1032">
        <w:rPr>
          <w:spacing w:val="6"/>
          <w:rtl/>
        </w:rPr>
        <w:t>לא כי, הלכה אני אומר</w:t>
      </w:r>
      <w:r>
        <w:rPr>
          <w:rFonts w:hint="cs"/>
          <w:spacing w:val="6"/>
          <w:rtl/>
        </w:rPr>
        <w:t>!</w:t>
      </w:r>
    </w:p>
    <w:p w14:paraId="071D7147" w14:textId="68A8C973" w:rsidR="00F62C30" w:rsidRDefault="00054B7D" w:rsidP="00B55EDF">
      <w:pPr>
        <w:rPr>
          <w:rStyle w:val="affff1"/>
          <w:rtl/>
        </w:rPr>
      </w:pPr>
      <w:r>
        <w:rPr>
          <w:rStyle w:val="affff1"/>
          <w:rFonts w:hint="cs"/>
          <w:rtl/>
        </w:rPr>
        <w:lastRenderedPageBreak/>
        <w:t>ד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כראות שאול את דוד יוצא לקראת הפלשתי</w:t>
      </w:r>
      <w:r>
        <w:rPr>
          <w:rStyle w:val="affff1"/>
          <w:rFonts w:hint="cs"/>
          <w:rtl/>
        </w:rPr>
        <w:t>,</w:t>
      </w:r>
      <w:r w:rsidR="00B433C9" w:rsidRPr="00AD1A41">
        <w:rPr>
          <w:rStyle w:val="affff1"/>
          <w:rtl/>
        </w:rPr>
        <w:t xml:space="preserve"> אמר אל אבנר שר </w:t>
      </w:r>
    </w:p>
    <w:p w14:paraId="7FC7CC10" w14:textId="1A95FD27" w:rsidR="00054B7D" w:rsidRDefault="00B433C9" w:rsidP="00B55EDF">
      <w:pPr>
        <w:rPr>
          <w:rStyle w:val="affff1"/>
          <w:rtl/>
        </w:rPr>
      </w:pPr>
      <w:r w:rsidRPr="00AD1A41">
        <w:rPr>
          <w:rStyle w:val="affff1"/>
          <w:rtl/>
        </w:rPr>
        <w:t>הצבא בן מי זה הנער אבנר</w:t>
      </w:r>
      <w:r w:rsidR="00054B7D">
        <w:rPr>
          <w:rStyle w:val="affff1"/>
          <w:rFonts w:hint="cs"/>
          <w:rtl/>
        </w:rPr>
        <w:t>,</w:t>
      </w:r>
      <w:r w:rsidRPr="00AD1A41">
        <w:rPr>
          <w:rStyle w:val="affff1"/>
          <w:rtl/>
        </w:rPr>
        <w:t xml:space="preserve"> ויאמר אבנר חי נפשך המלך אם ידעתי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,</w:t>
      </w:r>
    </w:p>
    <w:p w14:paraId="20F79FAE" w14:textId="0E5C29E5" w:rsidR="00B433C9" w:rsidRDefault="00054B7D" w:rsidP="00054B7D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ש</w:t>
      </w:r>
      <w:r w:rsidR="00B433C9" w:rsidRPr="0033706C">
        <w:rPr>
          <w:rStyle w:val="affff5"/>
          <w:rFonts w:hint="cs"/>
          <w:rtl/>
        </w:rPr>
        <w:t xml:space="preserve">שאל </w:t>
      </w:r>
      <w:r w:rsidR="00B433C9" w:rsidRPr="00D1637C">
        <w:rPr>
          <w:rFonts w:ascii="FontbitDavid" w:hAnsi="FontbitDavid" w:cs="PFT_Frank" w:hint="eastAsia"/>
          <w:bCs/>
          <w:sz w:val="32"/>
          <w:szCs w:val="14"/>
          <w:rtl/>
        </w:rPr>
        <w:t>א</w:t>
      </w:r>
      <w:r w:rsidRPr="00D1637C">
        <w:rPr>
          <w:rFonts w:ascii="FontbitDavid" w:hAnsi="FontbitDavid" w:cs="PFT_Frank" w:hint="eastAsia"/>
          <w:bCs/>
          <w:sz w:val="32"/>
          <w:szCs w:val="14"/>
          <w:rtl/>
        </w:rPr>
        <w:t>ם</w:t>
      </w:r>
      <w:r w:rsidR="00B433C9" w:rsidRPr="00D1637C">
        <w:rPr>
          <w:rFonts w:ascii="FontbitDavid" w:hAnsi="FontbitDavid" w:cs="PFT_Frank"/>
          <w:bCs/>
          <w:sz w:val="32"/>
          <w:szCs w:val="14"/>
          <w:rtl/>
        </w:rPr>
        <w:t xml:space="preserve"> מפרץ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בא </w:t>
      </w:r>
      <w:r w:rsidRPr="006B73BE">
        <w:rPr>
          <w:rStyle w:val="affff8"/>
          <w:rtl/>
        </w:rPr>
        <w:t xml:space="preserve">- </w:t>
      </w:r>
      <w:r w:rsidR="00B433C9" w:rsidRPr="006B73BE">
        <w:rPr>
          <w:rStyle w:val="affff8"/>
          <w:rFonts w:hint="eastAsia"/>
          <w:rtl/>
        </w:rPr>
        <w:t>מלך</w:t>
      </w:r>
      <w:r>
        <w:rPr>
          <w:rStyle w:val="affff8"/>
          <w:rFonts w:hint="cs"/>
          <w:rtl/>
        </w:rPr>
        <w:t>,</w:t>
      </w:r>
      <w:r w:rsidR="00B433C9" w:rsidRPr="006B73BE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ד</w:t>
      </w:r>
      <w:r w:rsidR="00B433C9" w:rsidRPr="006B73BE">
        <w:rPr>
          <w:rStyle w:val="affff8"/>
          <w:rFonts w:hint="eastAsia"/>
          <w:rtl/>
        </w:rPr>
        <w:t>פורץ</w:t>
      </w:r>
      <w:r w:rsidR="00B433C9" w:rsidRPr="006B73BE">
        <w:rPr>
          <w:rStyle w:val="affff8"/>
          <w:rtl/>
        </w:rPr>
        <w:t xml:space="preserve"> </w:t>
      </w:r>
      <w:r w:rsidR="00B433C9" w:rsidRPr="006B73BE">
        <w:rPr>
          <w:rStyle w:val="affff8"/>
          <w:rFonts w:hint="eastAsia"/>
          <w:rtl/>
        </w:rPr>
        <w:t>לעשות</w:t>
      </w:r>
      <w:r w:rsidR="00B433C9" w:rsidRPr="006B73BE">
        <w:rPr>
          <w:rStyle w:val="affff8"/>
          <w:rtl/>
        </w:rPr>
        <w:t xml:space="preserve"> דרך</w:t>
      </w:r>
      <w:r>
        <w:rPr>
          <w:rStyle w:val="affff8"/>
          <w:rFonts w:hint="cs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ab/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או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מזרח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Style w:val="affff8"/>
          <w:rFonts w:hint="cs"/>
          <w:rtl/>
        </w:rPr>
        <w:t>-</w:t>
      </w:r>
      <w:r w:rsidR="00B433C9" w:rsidRPr="006B73BE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 xml:space="preserve">רק </w:t>
      </w:r>
      <w:r w:rsidR="00B433C9" w:rsidRPr="006B73BE">
        <w:rPr>
          <w:rStyle w:val="affff8"/>
          <w:rFonts w:hint="eastAsia"/>
          <w:rtl/>
        </w:rPr>
        <w:t>חשוב</w:t>
      </w:r>
      <w:r>
        <w:rPr>
          <w:rFonts w:ascii="FontbitDavid" w:hAnsi="FontbitDavid" w:hint="cs"/>
          <w:sz w:val="32"/>
          <w:rtl/>
        </w:rPr>
        <w:t>.</w:t>
      </w:r>
    </w:p>
    <w:p w14:paraId="2E97BAEA" w14:textId="63D83A7E" w:rsidR="00B433C9" w:rsidRPr="00C35A2C" w:rsidRDefault="00B433C9" w:rsidP="006B73BE">
      <w:pPr>
        <w:rPr>
          <w:rFonts w:ascii="FontbitDavid" w:hAnsi="FontbitDavid"/>
          <w:sz w:val="32"/>
          <w:rtl/>
        </w:rPr>
      </w:pPr>
      <w:r w:rsidRPr="0033706C">
        <w:rPr>
          <w:rStyle w:val="affff5"/>
          <w:rtl/>
        </w:rPr>
        <w:t>דואג:</w:t>
      </w:r>
      <w:r w:rsidRPr="00C35A2C">
        <w:rPr>
          <w:rtl/>
        </w:rPr>
        <w:t xml:space="preserve"> </w:t>
      </w:r>
      <w:r w:rsidR="00F62C30">
        <w:rPr>
          <w:rFonts w:hint="cs"/>
          <w:rtl/>
        </w:rPr>
        <w:t>ת</w:t>
      </w:r>
      <w:r w:rsidRPr="00C35A2C">
        <w:rPr>
          <w:rtl/>
        </w:rPr>
        <w:t xml:space="preserve">שאל אם ראוי </w:t>
      </w:r>
      <w:r w:rsidR="00054B7D">
        <w:rPr>
          <w:rFonts w:hint="cs"/>
          <w:rtl/>
        </w:rPr>
        <w:t xml:space="preserve">בכלל </w:t>
      </w:r>
      <w:r w:rsidRPr="00C35A2C">
        <w:rPr>
          <w:rtl/>
        </w:rPr>
        <w:t>לבא בקהל</w:t>
      </w:r>
      <w:r w:rsidR="00054B7D">
        <w:rPr>
          <w:rFonts w:ascii="FontbitDavid" w:hAnsi="FontbitDavid" w:hint="cs"/>
          <w:sz w:val="32"/>
          <w:rtl/>
        </w:rPr>
        <w:t>,</w:t>
      </w:r>
      <w:r w:rsidR="0033706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ד</w:t>
      </w:r>
      <w:r w:rsidR="00054B7D">
        <w:rPr>
          <w:rFonts w:ascii="FontbitDavid" w:hAnsi="FontbitDavid" w:hint="cs"/>
          <w:sz w:val="32"/>
          <w:rtl/>
        </w:rPr>
        <w:t xml:space="preserve">בא </w:t>
      </w:r>
      <w:r w:rsidRPr="006B73BE">
        <w:rPr>
          <w:rStyle w:val="affff5"/>
          <w:rtl/>
        </w:rPr>
        <w:t>מרות המואביה</w:t>
      </w:r>
      <w:r w:rsidR="00054B7D">
        <w:rPr>
          <w:rStyle w:val="affff5"/>
          <w:rFonts w:hint="cs"/>
          <w:rtl/>
        </w:rPr>
        <w:t>!</w:t>
      </w:r>
    </w:p>
    <w:p w14:paraId="0DEA7AAD" w14:textId="3FAFB377" w:rsidR="00B433C9" w:rsidRPr="00C35A2C" w:rsidRDefault="00B433C9" w:rsidP="00B55EDF">
      <w:pPr>
        <w:rPr>
          <w:rtl/>
        </w:rPr>
      </w:pPr>
      <w:r w:rsidRPr="0033706C">
        <w:rPr>
          <w:rStyle w:val="affff5"/>
          <w:rtl/>
        </w:rPr>
        <w:t>אבנר:</w:t>
      </w:r>
      <w:r w:rsidRPr="00C35A2C">
        <w:rPr>
          <w:rtl/>
        </w:rPr>
        <w:t xml:space="preserve"> </w:t>
      </w:r>
      <w:r w:rsidRPr="00EE477A">
        <w:rPr>
          <w:rStyle w:val="affff1"/>
          <w:rtl/>
        </w:rPr>
        <w:t>עמוני</w:t>
      </w:r>
      <w:r w:rsidRPr="00C35A2C">
        <w:rPr>
          <w:rtl/>
        </w:rPr>
        <w:t xml:space="preserve"> - ולא עמונית, </w:t>
      </w:r>
      <w:r w:rsidRPr="00EE477A">
        <w:rPr>
          <w:rStyle w:val="affff1"/>
          <w:rtl/>
        </w:rPr>
        <w:t xml:space="preserve">מואבי </w:t>
      </w:r>
      <w:r w:rsidRPr="00C35A2C">
        <w:rPr>
          <w:rtl/>
        </w:rPr>
        <w:t>- ולא מואבית</w:t>
      </w:r>
      <w:r w:rsidR="00054B7D">
        <w:rPr>
          <w:rFonts w:hint="cs"/>
          <w:rtl/>
        </w:rPr>
        <w:t>!</w:t>
      </w:r>
    </w:p>
    <w:p w14:paraId="77710640" w14:textId="6630EFEB" w:rsidR="00B433C9" w:rsidRDefault="00054B7D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דואג: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א"כ נאמר </w:t>
      </w:r>
      <w:r w:rsidR="00B433C9" w:rsidRPr="00FD1032">
        <w:rPr>
          <w:rStyle w:val="affff1"/>
          <w:rFonts w:hint="cs"/>
          <w:rtl/>
        </w:rPr>
        <w:t xml:space="preserve">מצרי </w:t>
      </w:r>
      <w:r w:rsidRPr="006B73BE">
        <w:rPr>
          <w:rtl/>
        </w:rPr>
        <w:t>-</w:t>
      </w:r>
      <w:r>
        <w:rPr>
          <w:rStyle w:val="affff1"/>
          <w:rFonts w:hint="cs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ולא מצרית</w:t>
      </w:r>
      <w:r>
        <w:rPr>
          <w:rFonts w:ascii="FontbitDavid" w:hAnsi="FontbitDavid" w:hint="cs"/>
          <w:sz w:val="32"/>
          <w:rtl/>
        </w:rPr>
        <w:t>!</w:t>
      </w:r>
      <w:r w:rsidRPr="006B73BE">
        <w:rPr>
          <w:rStyle w:val="affff8"/>
          <w:rtl/>
        </w:rPr>
        <w:t xml:space="preserve"> </w:t>
      </w:r>
      <w:r>
        <w:rPr>
          <w:rStyle w:val="affff8"/>
          <w:rtl/>
        </w:rPr>
        <w:tab/>
      </w:r>
      <w:r w:rsidRPr="00A07384">
        <w:rPr>
          <w:rStyle w:val="affff8"/>
          <w:rFonts w:cs="PFT_Frank" w:hint="cs"/>
          <w:b/>
          <w:bCs/>
          <w:szCs w:val="10"/>
          <w:rtl/>
        </w:rPr>
        <w:t>א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בל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מממזר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ל</w:t>
      </w:r>
      <w:r w:rsidRPr="00A07384">
        <w:rPr>
          <w:rStyle w:val="affff8"/>
          <w:rFonts w:cs="PFT_Frank" w:hint="cs"/>
          <w:b/>
          <w:bCs/>
          <w:szCs w:val="10"/>
          <w:rtl/>
        </w:rPr>
        <w:t>א קשה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>
        <w:rPr>
          <w:rStyle w:val="affff8"/>
          <w:rFonts w:hint="cs"/>
          <w:rtl/>
        </w:rPr>
        <w:t xml:space="preserve">- </w:t>
      </w:r>
      <w:r w:rsidR="00F62C30">
        <w:rPr>
          <w:rStyle w:val="affff8"/>
          <w:rFonts w:hint="cs"/>
          <w:rtl/>
        </w:rPr>
        <w:t>'</w:t>
      </w:r>
      <w:r w:rsidRPr="006B73BE">
        <w:rPr>
          <w:rStyle w:val="affff8"/>
          <w:rFonts w:hint="eastAsia"/>
          <w:rtl/>
        </w:rPr>
        <w:t>מום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זר</w:t>
      </w:r>
      <w:r w:rsidR="00F62C30">
        <w:rPr>
          <w:rStyle w:val="affff8"/>
          <w:rFonts w:hint="cs"/>
          <w:rtl/>
        </w:rPr>
        <w:t>'</w:t>
      </w:r>
      <w:r>
        <w:rPr>
          <w:rStyle w:val="affff8"/>
          <w:rFonts w:hint="cs"/>
          <w:rtl/>
        </w:rPr>
        <w:t>.</w:t>
      </w:r>
    </w:p>
    <w:p w14:paraId="4609C96C" w14:textId="1D682FA4" w:rsidR="00B433C9" w:rsidRPr="00262A77" w:rsidRDefault="00054B7D" w:rsidP="00B55EDF">
      <w:pPr>
        <w:rPr>
          <w:spacing w:val="-4"/>
          <w:rtl/>
        </w:rPr>
      </w:pPr>
      <w:r w:rsidRPr="006B73BE">
        <w:rPr>
          <w:rStyle w:val="affff5"/>
          <w:rFonts w:hint="eastAsia"/>
          <w:rtl/>
        </w:rPr>
        <w:t>אבנר</w:t>
      </w:r>
      <w:r w:rsidRPr="006B73BE">
        <w:rPr>
          <w:rStyle w:val="affff5"/>
          <w:rtl/>
        </w:rPr>
        <w:t>:</w:t>
      </w:r>
      <w:r w:rsidR="00B433C9" w:rsidRPr="00262A77">
        <w:rPr>
          <w:rFonts w:hint="cs"/>
          <w:spacing w:val="-4"/>
          <w:rtl/>
        </w:rPr>
        <w:t xml:space="preserve"> </w:t>
      </w:r>
      <w:r w:rsidR="00B433C9" w:rsidRPr="00262A77">
        <w:rPr>
          <w:rStyle w:val="affff1"/>
          <w:rFonts w:hint="cs"/>
          <w:spacing w:val="-4"/>
          <w:rtl/>
        </w:rPr>
        <w:t>'</w:t>
      </w:r>
      <w:r w:rsidR="00B433C9" w:rsidRPr="00262A77">
        <w:rPr>
          <w:rStyle w:val="affff1"/>
          <w:spacing w:val="-4"/>
          <w:rtl/>
        </w:rPr>
        <w:t>על אשר לא קדמו אתכם בלחם ובמים</w:t>
      </w:r>
      <w:r>
        <w:rPr>
          <w:rStyle w:val="affff1"/>
          <w:rFonts w:hint="cs"/>
          <w:spacing w:val="-4"/>
          <w:rtl/>
        </w:rPr>
        <w:t>'</w:t>
      </w:r>
      <w:r w:rsidR="00B433C9" w:rsidRPr="00262A77">
        <w:rPr>
          <w:spacing w:val="-4"/>
          <w:rtl/>
        </w:rPr>
        <w:t>, ו</w:t>
      </w:r>
      <w:r>
        <w:rPr>
          <w:rFonts w:hint="cs"/>
          <w:spacing w:val="-4"/>
          <w:rtl/>
        </w:rPr>
        <w:t xml:space="preserve">אין דרך </w:t>
      </w:r>
      <w:r w:rsidR="00FD1032" w:rsidRPr="00262A77">
        <w:rPr>
          <w:spacing w:val="-4"/>
          <w:rtl/>
        </w:rPr>
        <w:t>אשה</w:t>
      </w:r>
      <w:r>
        <w:rPr>
          <w:rFonts w:hint="cs"/>
          <w:spacing w:val="-4"/>
          <w:rtl/>
        </w:rPr>
        <w:t xml:space="preserve"> לקדם!</w:t>
      </w:r>
    </w:p>
    <w:p w14:paraId="00811DF6" w14:textId="4BEFD194" w:rsidR="00B433C9" w:rsidRPr="00C35A2C" w:rsidRDefault="00054B7D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דואג</w:t>
      </w:r>
      <w:r w:rsidR="00FD1032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היה להם </w:t>
      </w:r>
      <w:r w:rsidR="00B433C9" w:rsidRPr="00C35A2C">
        <w:rPr>
          <w:rFonts w:ascii="FontbitDavid" w:hAnsi="FontbitDavid"/>
          <w:sz w:val="32"/>
          <w:rtl/>
        </w:rPr>
        <w:t>לקדם נשים לקראת נשים!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 w:rsidR="00B433C9" w:rsidRPr="00C35A2C">
        <w:rPr>
          <w:rFonts w:ascii="FontbitDavid" w:hAnsi="FontbitDavid" w:hint="cs"/>
          <w:sz w:val="32"/>
          <w:rtl/>
        </w:rPr>
        <w:t xml:space="preserve"> - </w:t>
      </w:r>
      <w:r w:rsidR="00B433C9" w:rsidRPr="0033706C">
        <w:rPr>
          <w:rStyle w:val="affff5"/>
          <w:rFonts w:hint="cs"/>
          <w:rtl/>
        </w:rPr>
        <w:t xml:space="preserve"> </w:t>
      </w:r>
      <w:r w:rsidR="00FD1032">
        <w:rPr>
          <w:rStyle w:val="affff5"/>
          <w:rtl/>
        </w:rPr>
        <w:t>שת</w:t>
      </w:r>
      <w:r w:rsidR="00B433C9" w:rsidRPr="0033706C">
        <w:rPr>
          <w:rStyle w:val="affff5"/>
          <w:rtl/>
        </w:rPr>
        <w:t>ק</w:t>
      </w:r>
      <w:r w:rsidR="00B433C9" w:rsidRPr="0033706C">
        <w:rPr>
          <w:rStyle w:val="affff5"/>
          <w:rFonts w:hint="cs"/>
          <w:rtl/>
        </w:rPr>
        <w:t xml:space="preserve"> אבנר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092A5765" w14:textId="542CD3B8" w:rsidR="00B433C9" w:rsidRPr="00C35A2C" w:rsidRDefault="00B433C9" w:rsidP="00811203">
      <w:pPr>
        <w:rPr>
          <w:rFonts w:ascii="FontbitDavid" w:hAnsi="FontbitDavid"/>
          <w:sz w:val="32"/>
          <w:rtl/>
        </w:rPr>
      </w:pP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ויאמר המלך</w:t>
      </w:r>
      <w:r w:rsidR="00054B7D">
        <w:rPr>
          <w:rStyle w:val="affff1"/>
          <w:rFonts w:hint="cs"/>
          <w:rtl/>
        </w:rPr>
        <w:t>,</w:t>
      </w:r>
      <w:r w:rsidRPr="00AD1A41">
        <w:rPr>
          <w:rStyle w:val="affff1"/>
          <w:rtl/>
        </w:rPr>
        <w:t xml:space="preserve"> שאל אתה בן מי זה </w:t>
      </w:r>
      <w:r w:rsidRPr="006B73BE">
        <w:rPr>
          <w:rStyle w:val="affff1"/>
          <w:b/>
          <w:bCs/>
          <w:rtl/>
        </w:rPr>
        <w:t>העלם</w:t>
      </w:r>
      <w:r w:rsidRPr="006B73BE">
        <w:rPr>
          <w:rStyle w:val="affff1"/>
          <w:rtl/>
        </w:rPr>
        <w:t>'</w:t>
      </w:r>
      <w:r w:rsidRPr="00054B7D">
        <w:rPr>
          <w:rStyle w:val="affff1"/>
          <w:rtl/>
        </w:rPr>
        <w:t>,</w:t>
      </w:r>
      <w:r w:rsidRPr="00262A77">
        <w:rPr>
          <w:rFonts w:ascii="FontbitDavid" w:hAnsi="FontbitDavid"/>
          <w:spacing w:val="-4"/>
          <w:sz w:val="32"/>
          <w:rtl/>
        </w:rPr>
        <w:t xml:space="preserve"> הלכ</w:t>
      </w:r>
      <w:r w:rsidR="00FD1032" w:rsidRPr="00262A77">
        <w:rPr>
          <w:rFonts w:ascii="FontbitDavid" w:hAnsi="FontbitDavid"/>
          <w:spacing w:val="-4"/>
          <w:sz w:val="32"/>
          <w:rtl/>
        </w:rPr>
        <w:t>ה נתעלמה ממך, שאל בבי</w:t>
      </w:r>
      <w:r w:rsidR="00FD1032" w:rsidRPr="00262A77">
        <w:rPr>
          <w:rFonts w:ascii="FontbitDavid" w:hAnsi="FontbitDavid" w:hint="cs"/>
          <w:spacing w:val="-4"/>
          <w:sz w:val="32"/>
          <w:rtl/>
        </w:rPr>
        <w:t>המ''ד</w:t>
      </w:r>
      <w:r w:rsidR="0046541E">
        <w:rPr>
          <w:rFonts w:ascii="FontbitDavid" w:hAnsi="FontbitDavid" w:hint="cs"/>
          <w:spacing w:val="-4"/>
          <w:sz w:val="32"/>
          <w:rtl/>
        </w:rPr>
        <w:t>!</w:t>
      </w:r>
      <w:r w:rsidR="00FD1032" w:rsidRPr="00262A77">
        <w:rPr>
          <w:rFonts w:ascii="FontbitDavid" w:hAnsi="FontbitDavid" w:hint="cs"/>
          <w:spacing w:val="-4"/>
          <w:sz w:val="32"/>
          <w:rtl/>
        </w:rPr>
        <w:t xml:space="preserve"> </w:t>
      </w:r>
      <w:r w:rsidRPr="00262A77">
        <w:rPr>
          <w:rStyle w:val="affff5"/>
          <w:spacing w:val="-4"/>
          <w:rtl/>
        </w:rPr>
        <w:t xml:space="preserve">אמרו </w:t>
      </w:r>
      <w:r w:rsidR="00FD1032" w:rsidRPr="00262A77">
        <w:rPr>
          <w:rStyle w:val="affff5"/>
          <w:rFonts w:hint="cs"/>
          <w:spacing w:val="-4"/>
          <w:rtl/>
        </w:rPr>
        <w:t>לו</w:t>
      </w:r>
      <w:r w:rsidRPr="00262A77">
        <w:rPr>
          <w:rStyle w:val="affff5"/>
          <w:spacing w:val="-4"/>
          <w:rtl/>
        </w:rPr>
        <w:t>:</w:t>
      </w:r>
      <w:r w:rsidRPr="00262A77">
        <w:rPr>
          <w:rFonts w:ascii="FontbitDavid" w:hAnsi="FontbitDavid"/>
          <w:spacing w:val="-4"/>
          <w:sz w:val="32"/>
          <w:rtl/>
        </w:rPr>
        <w:t xml:space="preserve"> </w:t>
      </w:r>
      <w:r w:rsidRPr="00262A77">
        <w:rPr>
          <w:rStyle w:val="affff1"/>
          <w:spacing w:val="-4"/>
          <w:rtl/>
        </w:rPr>
        <w:t>עמוני</w:t>
      </w:r>
      <w:r w:rsidRPr="00262A77">
        <w:rPr>
          <w:rFonts w:ascii="FontbitDavid" w:hAnsi="FontbitDavid"/>
          <w:spacing w:val="-4"/>
          <w:sz w:val="32"/>
          <w:rtl/>
        </w:rPr>
        <w:t xml:space="preserve"> ולא עמונית</w:t>
      </w:r>
      <w:r w:rsidR="00811203">
        <w:rPr>
          <w:rFonts w:ascii="FontbitDavid" w:hAnsi="FontbitDavid" w:hint="cs"/>
          <w:spacing w:val="-4"/>
          <w:sz w:val="32"/>
          <w:rtl/>
        </w:rPr>
        <w:t>..</w:t>
      </w:r>
      <w:r w:rsidR="00811203">
        <w:rPr>
          <w:rStyle w:val="affff5"/>
          <w:rFonts w:hint="cs"/>
          <w:rtl/>
        </w:rPr>
        <w:t xml:space="preserve"> </w:t>
      </w:r>
      <w:r w:rsidR="00811203" w:rsidRPr="006B73BE">
        <w:rPr>
          <w:rFonts w:ascii="FontbitDavid" w:hAnsi="FontbitDavid"/>
          <w:spacing w:val="-4"/>
          <w:sz w:val="32"/>
          <w:rtl/>
        </w:rPr>
        <w:tab/>
      </w:r>
      <w:r w:rsidR="00811203" w:rsidRPr="006B73BE">
        <w:rPr>
          <w:rFonts w:ascii="FontbitDavid" w:hAnsi="FontbitDavid"/>
          <w:spacing w:val="-4"/>
          <w:sz w:val="32"/>
          <w:rtl/>
        </w:rPr>
        <w:tab/>
      </w:r>
      <w:r w:rsidR="00FD1032">
        <w:rPr>
          <w:rStyle w:val="affff5"/>
          <w:rFonts w:hint="cs"/>
          <w:rtl/>
        </w:rPr>
        <w:t>הקשה להם</w:t>
      </w:r>
      <w:r w:rsidRPr="00FD1032">
        <w:rPr>
          <w:rStyle w:val="affff5"/>
          <w:rtl/>
        </w:rPr>
        <w:t xml:space="preserve"> דואג</w:t>
      </w:r>
      <w:r w:rsidRPr="00C35A2C">
        <w:rPr>
          <w:rFonts w:ascii="FontbitDavid" w:hAnsi="FontbitDavid"/>
          <w:sz w:val="32"/>
          <w:rtl/>
        </w:rPr>
        <w:t xml:space="preserve"> </w:t>
      </w:r>
      <w:r w:rsidR="00FD1032" w:rsidRPr="006B73BE">
        <w:rPr>
          <w:rStyle w:val="affff5"/>
          <w:rFonts w:hint="eastAsia"/>
          <w:rtl/>
        </w:rPr>
        <w:t>ונשתתקו</w:t>
      </w:r>
      <w:r w:rsidRPr="006B73BE">
        <w:rPr>
          <w:rStyle w:val="affff5"/>
          <w:rtl/>
        </w:rPr>
        <w:t>.</w:t>
      </w:r>
    </w:p>
    <w:p w14:paraId="386775D0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עז.</w:t>
      </w:r>
    </w:p>
    <w:p w14:paraId="7D9F1BF4" w14:textId="6B3A4A23" w:rsidR="00877115" w:rsidRDefault="00877115" w:rsidP="00877115">
      <w:pPr>
        <w:rPr>
          <w:rStyle w:val="affff5"/>
          <w:rtl/>
        </w:rPr>
      </w:pPr>
      <w:r w:rsidRPr="006B73BE">
        <w:rPr>
          <w:rStyle w:val="affff5"/>
          <w:rFonts w:hint="eastAsia"/>
          <w:rtl/>
        </w:rPr>
        <w:t>ו</w:t>
      </w:r>
      <w:r w:rsidR="00FD1032" w:rsidRPr="00262A77">
        <w:rPr>
          <w:rStyle w:val="affff5"/>
          <w:rFonts w:hint="cs"/>
          <w:spacing w:val="-4"/>
          <w:rtl/>
        </w:rPr>
        <w:t>רצ</w:t>
      </w:r>
      <w:r>
        <w:rPr>
          <w:rStyle w:val="affff5"/>
          <w:rFonts w:hint="cs"/>
          <w:spacing w:val="-4"/>
          <w:rtl/>
        </w:rPr>
        <w:t>ה</w:t>
      </w:r>
      <w:r w:rsidR="00FD1032" w:rsidRPr="00262A77">
        <w:rPr>
          <w:rStyle w:val="affff5"/>
          <w:rFonts w:hint="cs"/>
          <w:spacing w:val="-4"/>
          <w:rtl/>
        </w:rPr>
        <w:t xml:space="preserve"> להכריז</w:t>
      </w:r>
      <w:r w:rsidR="00B433C9" w:rsidRPr="00262A77">
        <w:rPr>
          <w:rStyle w:val="affff5"/>
          <w:spacing w:val="-4"/>
          <w:rtl/>
        </w:rPr>
        <w:t>, מיד:</w:t>
      </w:r>
      <w:r w:rsidR="00B433C9" w:rsidRPr="00262A77">
        <w:rPr>
          <w:spacing w:val="-4"/>
          <w:rtl/>
        </w:rPr>
        <w:t xml:space="preserve"> </w:t>
      </w:r>
      <w:r w:rsidR="00B433C9" w:rsidRPr="00262A77">
        <w:rPr>
          <w:rStyle w:val="affff1"/>
          <w:spacing w:val="-4"/>
          <w:rtl/>
        </w:rPr>
        <w:t xml:space="preserve">יתרא הישראלי </w:t>
      </w:r>
      <w:r w:rsidRPr="006B73BE">
        <w:rPr>
          <w:rStyle w:val="affff8"/>
          <w:rFonts w:hint="eastAsia"/>
          <w:rtl/>
        </w:rPr>
        <w:t>הנקרא</w:t>
      </w:r>
      <w:r>
        <w:rPr>
          <w:rStyle w:val="affff1"/>
          <w:rFonts w:hint="cs"/>
          <w:spacing w:val="-4"/>
          <w:rtl/>
        </w:rPr>
        <w:t xml:space="preserve"> </w:t>
      </w:r>
      <w:r w:rsidR="00B433C9" w:rsidRPr="00262A77">
        <w:rPr>
          <w:rStyle w:val="affff1"/>
          <w:spacing w:val="-4"/>
          <w:rtl/>
        </w:rPr>
        <w:t xml:space="preserve">יתר </w:t>
      </w:r>
      <w:r w:rsidR="00B433C9" w:rsidRPr="006B73BE">
        <w:rPr>
          <w:rStyle w:val="affff1"/>
          <w:b/>
          <w:bCs/>
          <w:spacing w:val="-4"/>
          <w:rtl/>
        </w:rPr>
        <w:t>הישמעאלי</w:t>
      </w:r>
      <w:r w:rsidR="00B433C9" w:rsidRPr="00C35A2C">
        <w:rPr>
          <w:rFonts w:ascii="FontbitDavid" w:hAnsi="FontbitDavid"/>
          <w:sz w:val="32"/>
          <w:rtl/>
        </w:rPr>
        <w:t xml:space="preserve"> חגר חרבו </w:t>
      </w:r>
      <w:r>
        <w:rPr>
          <w:rStyle w:val="affff5"/>
          <w:rFonts w:hint="cs"/>
          <w:rtl/>
        </w:rPr>
        <w:t>ואמר,</w:t>
      </w:r>
    </w:p>
    <w:p w14:paraId="292708A1" w14:textId="10AA2699" w:rsidR="00B433C9" w:rsidRPr="0039104D" w:rsidRDefault="00B433C9" w:rsidP="00877115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33706C">
        <w:rPr>
          <w:rStyle w:val="affff5"/>
          <w:rtl/>
        </w:rPr>
        <w:t xml:space="preserve"> מקובלני מב</w:t>
      </w:r>
      <w:r w:rsidR="00877115">
        <w:rPr>
          <w:rStyle w:val="affff5"/>
          <w:rFonts w:hint="cs"/>
          <w:rtl/>
        </w:rPr>
        <w:t>"</w:t>
      </w:r>
      <w:r w:rsidRPr="0033706C">
        <w:rPr>
          <w:rStyle w:val="affff5"/>
          <w:rtl/>
        </w:rPr>
        <w:t xml:space="preserve">ד </w:t>
      </w:r>
      <w:r w:rsidR="00877115">
        <w:rPr>
          <w:rStyle w:val="affff5"/>
          <w:rFonts w:hint="cs"/>
          <w:rtl/>
        </w:rPr>
        <w:t>ד</w:t>
      </w:r>
      <w:r w:rsidRPr="0033706C">
        <w:rPr>
          <w:rStyle w:val="affff5"/>
          <w:rtl/>
        </w:rPr>
        <w:t>שמואל</w:t>
      </w:r>
      <w:r w:rsidR="00877115">
        <w:rPr>
          <w:rStyle w:val="affff5"/>
          <w:rFonts w:hint="cs"/>
          <w:rtl/>
        </w:rPr>
        <w:t xml:space="preserve">: </w:t>
      </w:r>
      <w:r w:rsidRPr="006B2A7E">
        <w:rPr>
          <w:rStyle w:val="affff1"/>
          <w:rtl/>
        </w:rPr>
        <w:t xml:space="preserve"> </w:t>
      </w:r>
      <w:r w:rsidR="00877115">
        <w:rPr>
          <w:rStyle w:val="affff1"/>
          <w:rFonts w:hint="cs"/>
          <w:rtl/>
        </w:rPr>
        <w:t>'</w:t>
      </w:r>
      <w:r w:rsidRPr="00877115">
        <w:rPr>
          <w:rStyle w:val="affff1"/>
          <w:rtl/>
        </w:rPr>
        <w:t>עמוני</w:t>
      </w:r>
      <w:r w:rsidR="00877115">
        <w:rPr>
          <w:rStyle w:val="affff1"/>
          <w:rFonts w:hint="cs"/>
          <w:rtl/>
        </w:rPr>
        <w:t>'</w:t>
      </w:r>
      <w:r w:rsidRPr="006B73BE">
        <w:rPr>
          <w:rStyle w:val="affff1"/>
          <w:rtl/>
        </w:rPr>
        <w:t xml:space="preserve"> </w:t>
      </w:r>
      <w:r w:rsidRPr="006B73BE">
        <w:rPr>
          <w:rtl/>
        </w:rPr>
        <w:t xml:space="preserve">ולא עמונית, </w:t>
      </w:r>
      <w:r w:rsidR="00877115">
        <w:rPr>
          <w:rStyle w:val="affff1"/>
          <w:rFonts w:hint="cs"/>
          <w:rtl/>
        </w:rPr>
        <w:t>'</w:t>
      </w:r>
      <w:r w:rsidRPr="00877115">
        <w:rPr>
          <w:rStyle w:val="affff1"/>
          <w:rtl/>
        </w:rPr>
        <w:t>מואב</w:t>
      </w:r>
      <w:r w:rsidRPr="006B2A7E">
        <w:rPr>
          <w:rStyle w:val="affff1"/>
          <w:rtl/>
        </w:rPr>
        <w:t>י</w:t>
      </w:r>
      <w:r w:rsidR="00877115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 </w:t>
      </w:r>
      <w:r w:rsidRPr="006B73BE">
        <w:rPr>
          <w:rtl/>
        </w:rPr>
        <w:t>ולא מואבית</w:t>
      </w:r>
      <w:r w:rsidR="00D622A6" w:rsidRPr="006B73BE">
        <w:rPr>
          <w:rtl/>
        </w:rPr>
        <w:t>!</w:t>
      </w:r>
    </w:p>
    <w:p w14:paraId="66A1A735" w14:textId="5042D8C9" w:rsidR="00B433C9" w:rsidRPr="00C35A2C" w:rsidRDefault="00B433C9" w:rsidP="006B73BE">
      <w:pPr>
        <w:rPr>
          <w:rtl/>
        </w:rPr>
      </w:pPr>
      <w:r w:rsidRPr="00FD1032">
        <w:rPr>
          <w:rStyle w:val="affff5"/>
          <w:rFonts w:hint="cs"/>
          <w:rtl/>
        </w:rPr>
        <w:t>ולא קשה</w:t>
      </w:r>
      <w:r w:rsidR="00877115">
        <w:rPr>
          <w:rStyle w:val="affff5"/>
          <w:rFonts w:hint="cs"/>
          <w:rtl/>
        </w:rPr>
        <w:t>,</w:t>
      </w:r>
      <w:r w:rsidRPr="00FD1032">
        <w:rPr>
          <w:rStyle w:val="affff5"/>
          <w:rFonts w:hint="cs"/>
          <w:rtl/>
        </w:rPr>
        <w:t xml:space="preserve"> </w:t>
      </w:r>
      <w:r w:rsidRPr="00D238B7">
        <w:rPr>
          <w:rStyle w:val="affff5"/>
          <w:rFonts w:hint="cs"/>
          <w:rtl/>
        </w:rPr>
        <w:t>א.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EE477A">
        <w:rPr>
          <w:rStyle w:val="affff1"/>
          <w:rtl/>
        </w:rPr>
        <w:t>כל כבודה בת מלך פנימה</w:t>
      </w:r>
      <w:r w:rsidR="00877115">
        <w:rPr>
          <w:rStyle w:val="affff1"/>
          <w:rFonts w:hint="cs"/>
          <w:rtl/>
        </w:rPr>
        <w:t>,</w:t>
      </w:r>
      <w:r w:rsidR="00877115">
        <w:rPr>
          <w:rStyle w:val="affff5"/>
          <w:rFonts w:hint="cs"/>
          <w:rtl/>
        </w:rPr>
        <w:t xml:space="preserve"> </w:t>
      </w:r>
      <w:r w:rsidRPr="00D238B7">
        <w:rPr>
          <w:rStyle w:val="affff5"/>
          <w:rFonts w:hint="cs"/>
          <w:rtl/>
        </w:rPr>
        <w:t>ב.</w:t>
      </w:r>
      <w:r w:rsidRPr="0033706C">
        <w:rPr>
          <w:rStyle w:val="affff5"/>
          <w:rtl/>
        </w:rPr>
        <w:t>: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איה שרה אשתך</w:t>
      </w:r>
      <w:r w:rsidR="00877115">
        <w:rPr>
          <w:rStyle w:val="affff1"/>
          <w:rFonts w:hint="cs"/>
          <w:rtl/>
        </w:rPr>
        <w:t>.. הנה באהל'</w:t>
      </w:r>
      <w:r w:rsidRPr="00AD1A41">
        <w:rPr>
          <w:rStyle w:val="affff1"/>
          <w:rtl/>
        </w:rPr>
        <w:t>.</w:t>
      </w:r>
    </w:p>
    <w:p w14:paraId="0FC333B4" w14:textId="0A7DFFD8" w:rsidR="00B433C9" w:rsidRPr="00C35A2C" w:rsidRDefault="00B433C9" w:rsidP="00111FA5">
      <w:pPr>
        <w:rPr>
          <w:rFonts w:ascii="FontbitDavid" w:hAnsi="FontbitDavid"/>
          <w:sz w:val="32"/>
          <w:rtl/>
        </w:rPr>
      </w:pPr>
      <w:r w:rsidRPr="0033706C">
        <w:rPr>
          <w:rStyle w:val="affff5"/>
          <w:rtl/>
        </w:rPr>
        <w:t>כתנאי</w:t>
      </w:r>
      <w:r w:rsidR="00111FA5">
        <w:rPr>
          <w:rStyle w:val="affff5"/>
          <w:rFonts w:hint="cs"/>
          <w:rtl/>
        </w:rPr>
        <w:t>,</w:t>
      </w:r>
      <w:r w:rsidRPr="0033706C">
        <w:rPr>
          <w:rStyle w:val="affff5"/>
          <w:rtl/>
        </w:rPr>
        <w:t xml:space="preserve"> </w:t>
      </w:r>
      <w:r w:rsidRPr="0033706C">
        <w:rPr>
          <w:rStyle w:val="affff5"/>
          <w:rFonts w:hint="cs"/>
          <w:rtl/>
        </w:rPr>
        <w:t>ר</w:t>
      </w:r>
      <w:r w:rsidRPr="0033706C">
        <w:rPr>
          <w:rStyle w:val="affff5"/>
          <w:rtl/>
        </w:rPr>
        <w:t>"</w:t>
      </w:r>
      <w:r w:rsidRPr="0033706C">
        <w:rPr>
          <w:rStyle w:val="affff5"/>
          <w:rFonts w:hint="cs"/>
          <w:rtl/>
        </w:rPr>
        <w:t>י:</w:t>
      </w:r>
      <w:r w:rsidRPr="006B2A7E">
        <w:rPr>
          <w:rStyle w:val="affff1"/>
          <w:rFonts w:hint="cs"/>
          <w:rtl/>
        </w:rPr>
        <w:t xml:space="preserve"> ע</w:t>
      </w:r>
      <w:r w:rsidRPr="006B2A7E">
        <w:rPr>
          <w:rStyle w:val="affff1"/>
          <w:rtl/>
        </w:rPr>
        <w:t xml:space="preserve">מוני </w:t>
      </w:r>
      <w:r w:rsidRPr="00C35A2C">
        <w:rPr>
          <w:rFonts w:ascii="FontbitDavid" w:hAnsi="FontbitDavid"/>
          <w:sz w:val="32"/>
          <w:rtl/>
        </w:rPr>
        <w:t>ולא עמונית</w:t>
      </w:r>
      <w:r w:rsidR="00111FA5">
        <w:rPr>
          <w:rFonts w:ascii="FontbitDavid" w:hAnsi="FontbitDavid" w:hint="cs"/>
          <w:sz w:val="32"/>
          <w:rtl/>
        </w:rPr>
        <w:t>..</w:t>
      </w:r>
      <w:r w:rsidRPr="006B2A7E">
        <w:rPr>
          <w:rStyle w:val="affff1"/>
          <w:rtl/>
        </w:rPr>
        <w:t xml:space="preserve"> </w:t>
      </w:r>
      <w:r w:rsidRPr="0033706C">
        <w:rPr>
          <w:rStyle w:val="affff5"/>
          <w:rtl/>
        </w:rPr>
        <w:t>ר"</w:t>
      </w:r>
      <w:r w:rsidRPr="0033706C">
        <w:rPr>
          <w:rStyle w:val="affff5"/>
          <w:rFonts w:hint="cs"/>
          <w:rtl/>
        </w:rPr>
        <w:t>ש</w:t>
      </w:r>
      <w:r w:rsidRPr="0033706C">
        <w:rPr>
          <w:rStyle w:val="affff5"/>
          <w:rtl/>
        </w:rPr>
        <w:t>:</w:t>
      </w:r>
      <w:r w:rsidRPr="00AD1A41">
        <w:rPr>
          <w:rStyle w:val="affff1"/>
          <w:rtl/>
        </w:rPr>
        <w:t xml:space="preserve"> לא קדמו </w:t>
      </w:r>
      <w:r w:rsidR="00111FA5">
        <w:rPr>
          <w:rFonts w:hint="cs"/>
          <w:rtl/>
        </w:rPr>
        <w:t xml:space="preserve">אין </w:t>
      </w:r>
      <w:r w:rsidRPr="00EE477A">
        <w:rPr>
          <w:rtl/>
        </w:rPr>
        <w:t>דר</w:t>
      </w:r>
      <w:r w:rsidR="00111FA5">
        <w:rPr>
          <w:rFonts w:hint="cs"/>
          <w:rtl/>
        </w:rPr>
        <w:t>ך</w:t>
      </w:r>
      <w:r w:rsidRPr="00EE477A">
        <w:rPr>
          <w:rtl/>
        </w:rPr>
        <w:t xml:space="preserve"> אש</w:t>
      </w:r>
      <w:r w:rsidR="00111FA5">
        <w:rPr>
          <w:rFonts w:hint="cs"/>
          <w:rtl/>
        </w:rPr>
        <w:t>ה</w:t>
      </w:r>
      <w:r w:rsidRPr="00EE477A">
        <w:rPr>
          <w:rtl/>
        </w:rPr>
        <w:t xml:space="preserve"> לקדם.</w:t>
      </w:r>
    </w:p>
    <w:p w14:paraId="6132B10B" w14:textId="779DAAC4" w:rsidR="00111FA5" w:rsidRDefault="00111FA5" w:rsidP="00615A60">
      <w:pPr>
        <w:pStyle w:val="affff2"/>
        <w:rPr>
          <w:rtl/>
        </w:rPr>
      </w:pPr>
      <w:bookmarkStart w:id="874" w:name="_Toc119173004"/>
      <w:bookmarkStart w:id="875" w:name="_Toc119230099"/>
      <w:r>
        <w:rPr>
          <w:rFonts w:hint="cs"/>
          <w:rtl/>
        </w:rPr>
        <w:t>ג' פסוקים שאמר דוד על הכשרו</w:t>
      </w:r>
      <w:bookmarkEnd w:id="874"/>
      <w:bookmarkEnd w:id="875"/>
    </w:p>
    <w:p w14:paraId="64E46A82" w14:textId="57221B5D" w:rsidR="00B433C9" w:rsidRDefault="00B433C9" w:rsidP="00B55EDF">
      <w:pPr>
        <w:rPr>
          <w:rFonts w:ascii="FontbitDavid" w:hAnsi="FontbitDavid"/>
          <w:spacing w:val="-6"/>
          <w:sz w:val="32"/>
          <w:rtl/>
        </w:rPr>
      </w:pPr>
      <w:r w:rsidRPr="00262A77">
        <w:rPr>
          <w:rStyle w:val="affff5"/>
          <w:spacing w:val="-6"/>
          <w:rtl/>
        </w:rPr>
        <w:t>א</w:t>
      </w:r>
      <w:r w:rsidR="00111FA5">
        <w:rPr>
          <w:rStyle w:val="affff5"/>
          <w:rFonts w:hint="cs"/>
          <w:spacing w:val="-6"/>
          <w:rtl/>
        </w:rPr>
        <w:t>.</w:t>
      </w:r>
      <w:r w:rsidRPr="00262A77">
        <w:rPr>
          <w:rStyle w:val="affff1"/>
          <w:spacing w:val="-6"/>
          <w:rtl/>
        </w:rPr>
        <w:t xml:space="preserve"> </w:t>
      </w:r>
      <w:r w:rsidR="00111FA5">
        <w:rPr>
          <w:rStyle w:val="affff1"/>
          <w:rFonts w:hint="cs"/>
          <w:spacing w:val="-6"/>
          <w:rtl/>
        </w:rPr>
        <w:t>'</w:t>
      </w:r>
      <w:r w:rsidRPr="00262A77">
        <w:rPr>
          <w:rStyle w:val="affff1"/>
          <w:spacing w:val="-6"/>
          <w:rtl/>
        </w:rPr>
        <w:t xml:space="preserve">פתחת </w:t>
      </w:r>
      <w:r w:rsidRPr="006B73BE">
        <w:rPr>
          <w:rStyle w:val="affff1"/>
          <w:b/>
          <w:bCs/>
          <w:spacing w:val="-6"/>
          <w:rtl/>
        </w:rPr>
        <w:t>למוסרי</w:t>
      </w:r>
      <w:r w:rsidR="00111FA5">
        <w:rPr>
          <w:rStyle w:val="affff1"/>
          <w:rFonts w:hint="cs"/>
          <w:spacing w:val="-6"/>
          <w:rtl/>
        </w:rPr>
        <w:t>'</w:t>
      </w:r>
      <w:r w:rsidRPr="00262A77">
        <w:rPr>
          <w:rStyle w:val="affff1"/>
          <w:spacing w:val="-6"/>
          <w:rtl/>
        </w:rPr>
        <w:t xml:space="preserve"> </w:t>
      </w:r>
      <w:r w:rsidR="00111FA5">
        <w:rPr>
          <w:rFonts w:ascii="FontbitDavid" w:hAnsi="FontbitDavid" w:hint="cs"/>
          <w:spacing w:val="-6"/>
          <w:sz w:val="32"/>
          <w:rtl/>
        </w:rPr>
        <w:t>ב'</w:t>
      </w:r>
      <w:r w:rsidRPr="00262A77">
        <w:rPr>
          <w:rFonts w:ascii="FontbitDavid" w:hAnsi="FontbitDavid"/>
          <w:spacing w:val="-6"/>
          <w:sz w:val="32"/>
          <w:rtl/>
        </w:rPr>
        <w:t xml:space="preserve"> מוסרות שעלי פתחתם, </w:t>
      </w:r>
      <w:r w:rsidRPr="006B73BE">
        <w:rPr>
          <w:rStyle w:val="affff5"/>
          <w:rtl/>
        </w:rPr>
        <w:t>רות המואביה ונעמה העמונית</w:t>
      </w:r>
      <w:r w:rsidRPr="00262A77">
        <w:rPr>
          <w:rFonts w:ascii="FontbitDavid" w:hAnsi="FontbitDavid"/>
          <w:spacing w:val="-6"/>
          <w:sz w:val="32"/>
          <w:rtl/>
        </w:rPr>
        <w:t>.</w:t>
      </w:r>
    </w:p>
    <w:p w14:paraId="63152E36" w14:textId="48042C25" w:rsidR="00111FA5" w:rsidRDefault="00B433C9" w:rsidP="00B55EDF">
      <w:pPr>
        <w:rPr>
          <w:rStyle w:val="affff5"/>
          <w:rtl/>
        </w:rPr>
      </w:pPr>
      <w:r w:rsidRPr="0033706C">
        <w:rPr>
          <w:rStyle w:val="affff5"/>
          <w:rtl/>
        </w:rPr>
        <w:t>ב</w:t>
      </w:r>
      <w:r w:rsidR="00111FA5">
        <w:rPr>
          <w:rStyle w:val="affff5"/>
          <w:rFonts w:hint="cs"/>
          <w:rtl/>
        </w:rPr>
        <w:t>.</w:t>
      </w:r>
      <w:r w:rsidRPr="006B2A7E">
        <w:rPr>
          <w:rStyle w:val="affff1"/>
          <w:rtl/>
        </w:rPr>
        <w:t xml:space="preserve"> 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>רבות עשית</w:t>
      </w:r>
      <w:r w:rsidR="00111FA5">
        <w:rPr>
          <w:rStyle w:val="affff1"/>
          <w:rFonts w:hint="cs"/>
          <w:rtl/>
        </w:rPr>
        <w:t>..</w:t>
      </w:r>
      <w:r w:rsidRPr="006B2A7E">
        <w:rPr>
          <w:rStyle w:val="affff1"/>
          <w:rtl/>
        </w:rPr>
        <w:t xml:space="preserve"> נפלאותיך ומחשבותיך </w:t>
      </w:r>
      <w:r w:rsidRPr="006B73BE">
        <w:rPr>
          <w:rStyle w:val="affff1"/>
          <w:b/>
          <w:bCs/>
          <w:rtl/>
        </w:rPr>
        <w:t>אלינו</w:t>
      </w:r>
      <w:r w:rsidRPr="006B2A7E">
        <w:rPr>
          <w:rStyle w:val="affff1"/>
          <w:rFonts w:hint="cs"/>
          <w:rtl/>
        </w:rPr>
        <w:t>'</w:t>
      </w:r>
      <w:r w:rsidR="00111FA5">
        <w:rPr>
          <w:rStyle w:val="affff1"/>
          <w:rFonts w:hint="cs"/>
          <w:rtl/>
        </w:rPr>
        <w:t>,</w:t>
      </w:r>
      <w:r w:rsidR="00FD1032">
        <w:rPr>
          <w:rFonts w:ascii="FontbitDavid" w:hAnsi="FontbitDavid"/>
          <w:sz w:val="32"/>
          <w:rtl/>
        </w:rPr>
        <w:t xml:space="preserve"> </w:t>
      </w:r>
      <w:r w:rsidR="00D622A6" w:rsidRPr="006B73BE">
        <w:rPr>
          <w:rStyle w:val="affff5"/>
          <w:rFonts w:hint="eastAsia"/>
          <w:rtl/>
        </w:rPr>
        <w:t>ש</w:t>
      </w:r>
      <w:r w:rsidRPr="0033706C">
        <w:rPr>
          <w:rStyle w:val="affff5"/>
          <w:rtl/>
        </w:rPr>
        <w:t>רחבעם</w:t>
      </w:r>
      <w:r w:rsidRPr="00C35A2C">
        <w:rPr>
          <w:rFonts w:ascii="FontbitDavid" w:hAnsi="FontbitDavid"/>
          <w:sz w:val="32"/>
          <w:rtl/>
        </w:rPr>
        <w:t xml:space="preserve"> ישב בחיק </w:t>
      </w:r>
      <w:r w:rsidRPr="0033706C">
        <w:rPr>
          <w:rStyle w:val="affff5"/>
          <w:rtl/>
        </w:rPr>
        <w:t>דוד,</w:t>
      </w:r>
    </w:p>
    <w:p w14:paraId="29D6FB55" w14:textId="57B81CA9" w:rsidR="00B433C9" w:rsidRPr="00C35A2C" w:rsidRDefault="00111FA5" w:rsidP="00CD01FD">
      <w:pPr>
        <w:rPr>
          <w:rtl/>
        </w:rPr>
      </w:pPr>
      <w:r>
        <w:rPr>
          <w:rStyle w:val="affff5"/>
          <w:rFonts w:hint="cs"/>
          <w:rtl/>
        </w:rPr>
        <w:t>ו</w:t>
      </w:r>
      <w:r w:rsidR="00B433C9" w:rsidRPr="0033706C">
        <w:rPr>
          <w:rStyle w:val="affff5"/>
          <w:rtl/>
        </w:rPr>
        <w:t>אמר לו</w:t>
      </w:r>
      <w:r>
        <w:rPr>
          <w:rStyle w:val="affff5"/>
          <w:rFonts w:hint="cs"/>
          <w:rtl/>
        </w:rPr>
        <w:t xml:space="preserve"> דוד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CD01FD">
        <w:rPr>
          <w:rFonts w:ascii="FontbitDavid" w:hAnsi="FontbitDavid" w:hint="cs"/>
          <w:sz w:val="32"/>
          <w:rtl/>
        </w:rPr>
        <w:t>בשבילי ובשבילך</w:t>
      </w:r>
      <w:r w:rsidR="00B433C9" w:rsidRPr="00C35A2C">
        <w:rPr>
          <w:rFonts w:ascii="FontbitDavid" w:hAnsi="FontbitDavid"/>
          <w:sz w:val="32"/>
          <w:rtl/>
        </w:rPr>
        <w:t xml:space="preserve"> נאמרו </w:t>
      </w:r>
      <w:r w:rsidR="00CD01FD">
        <w:rPr>
          <w:rFonts w:ascii="FontbitDavid" w:hAnsi="FontbitDavid" w:hint="cs"/>
          <w:sz w:val="32"/>
          <w:rtl/>
        </w:rPr>
        <w:t>ב'</w:t>
      </w:r>
      <w:r w:rsidR="00B433C9" w:rsidRPr="00C35A2C">
        <w:rPr>
          <w:rFonts w:ascii="FontbitDavid" w:hAnsi="FontbitDavid"/>
          <w:sz w:val="32"/>
          <w:rtl/>
        </w:rPr>
        <w:t xml:space="preserve"> מקראות</w:t>
      </w:r>
      <w:r w:rsidR="00CD01FD" w:rsidRPr="006B73BE">
        <w:rPr>
          <w:rStyle w:val="affff8"/>
          <w:rtl/>
        </w:rPr>
        <w:t xml:space="preserve"> עמוני ולא עמונית.</w:t>
      </w:r>
      <w:r w:rsidR="00B433C9" w:rsidRPr="006B73BE">
        <w:rPr>
          <w:rStyle w:val="affff8"/>
          <w:rtl/>
        </w:rPr>
        <w:t>.</w:t>
      </w:r>
    </w:p>
    <w:p w14:paraId="6E910E7A" w14:textId="648D7FE6" w:rsidR="00CD01FD" w:rsidRDefault="00CD01FD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ג.</w:t>
      </w:r>
      <w:r w:rsidR="00B433C9" w:rsidRPr="006B2A7E">
        <w:rPr>
          <w:rStyle w:val="affff1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אז אמרתי הנה באתי</w:t>
      </w:r>
      <w:r>
        <w:rPr>
          <w:rStyle w:val="affff1"/>
          <w:rFonts w:hint="cs"/>
          <w:rtl/>
        </w:rPr>
        <w:t>,</w:t>
      </w:r>
      <w:r w:rsidR="00B433C9" w:rsidRPr="006B2A7E">
        <w:rPr>
          <w:rStyle w:val="affff1"/>
          <w:rtl/>
        </w:rPr>
        <w:t xml:space="preserve"> במגילת ספר </w:t>
      </w:r>
      <w:r w:rsidR="00B433C9" w:rsidRPr="006B73BE">
        <w:rPr>
          <w:rStyle w:val="affff1"/>
          <w:b/>
          <w:bCs/>
          <w:rtl/>
        </w:rPr>
        <w:t>כתוב עלי</w:t>
      </w:r>
      <w:r w:rsidR="00B433C9" w:rsidRPr="006B2A7E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 xml:space="preserve">, </w:t>
      </w:r>
      <w:r w:rsidR="00B433C9" w:rsidRPr="00C35A2C">
        <w:rPr>
          <w:rFonts w:ascii="FontbitDavid" w:hAnsi="FontbitDavid"/>
          <w:sz w:val="32"/>
          <w:rtl/>
        </w:rPr>
        <w:t>אמרתי עתה באתי,</w:t>
      </w:r>
    </w:p>
    <w:p w14:paraId="3774BA41" w14:textId="0CF99718" w:rsidR="00B433C9" w:rsidRPr="00C35A2C" w:rsidRDefault="00B433C9" w:rsidP="00CD01FD">
      <w:pPr>
        <w:rPr>
          <w:rtl/>
        </w:rPr>
      </w:pPr>
      <w:r w:rsidRPr="00C35A2C">
        <w:rPr>
          <w:rFonts w:ascii="FontbitDavid" w:hAnsi="FontbitDavid"/>
          <w:sz w:val="32"/>
          <w:rtl/>
        </w:rPr>
        <w:t xml:space="preserve">ולא ידעתי </w:t>
      </w:r>
      <w:r w:rsidRPr="005C5E95">
        <w:rPr>
          <w:rFonts w:ascii="FontbitDavid" w:hAnsi="FontbitDavid"/>
          <w:spacing w:val="-4"/>
          <w:sz w:val="32"/>
          <w:rtl/>
        </w:rPr>
        <w:t>ש</w:t>
      </w:r>
      <w:r w:rsidR="00CD01FD">
        <w:rPr>
          <w:rFonts w:ascii="FontbitDavid" w:hAnsi="FontbitDavid" w:hint="cs"/>
          <w:spacing w:val="-4"/>
          <w:sz w:val="32"/>
          <w:rtl/>
        </w:rPr>
        <w:t>כב</w:t>
      </w:r>
      <w:r w:rsidRPr="005C5E95">
        <w:rPr>
          <w:rFonts w:ascii="FontbitDavid" w:hAnsi="FontbitDavid"/>
          <w:spacing w:val="-4"/>
          <w:sz w:val="32"/>
          <w:rtl/>
        </w:rPr>
        <w:t xml:space="preserve">ר כתוב עלי </w:t>
      </w:r>
      <w:r w:rsidRPr="005C5E95">
        <w:rPr>
          <w:rStyle w:val="affff1"/>
          <w:rFonts w:hint="cs"/>
          <w:spacing w:val="-4"/>
          <w:rtl/>
        </w:rPr>
        <w:t>'</w:t>
      </w:r>
      <w:r w:rsidRPr="005C5E95">
        <w:rPr>
          <w:rStyle w:val="affff1"/>
          <w:spacing w:val="-4"/>
          <w:rtl/>
        </w:rPr>
        <w:t>הנמצאות</w:t>
      </w:r>
      <w:r w:rsidRPr="005C5E95">
        <w:rPr>
          <w:rStyle w:val="affff1"/>
          <w:rFonts w:hint="cs"/>
          <w:spacing w:val="-4"/>
          <w:rtl/>
        </w:rPr>
        <w:t>'</w:t>
      </w:r>
      <w:r w:rsidRPr="005C5E95">
        <w:rPr>
          <w:rStyle w:val="affff1"/>
          <w:spacing w:val="-4"/>
          <w:rtl/>
        </w:rPr>
        <w:t>,</w:t>
      </w:r>
      <w:r w:rsidR="00274003" w:rsidRPr="005C5E95">
        <w:rPr>
          <w:rFonts w:ascii="FontbitDavid" w:hAnsi="FontbitDavid"/>
          <w:spacing w:val="-4"/>
          <w:sz w:val="32"/>
          <w:rtl/>
        </w:rPr>
        <w:t xml:space="preserve"> </w:t>
      </w:r>
      <w:r w:rsidR="00CD01FD" w:rsidRPr="006B73BE">
        <w:rPr>
          <w:rStyle w:val="affff8"/>
          <w:rFonts w:hint="eastAsia"/>
          <w:rtl/>
        </w:rPr>
        <w:t>ו</w:t>
      </w:r>
      <w:r w:rsidR="00274003" w:rsidRPr="006B73BE">
        <w:rPr>
          <w:rStyle w:val="affff8"/>
          <w:rtl/>
        </w:rPr>
        <w:t xml:space="preserve">כאן </w:t>
      </w:r>
      <w:r w:rsidRPr="006B73BE">
        <w:rPr>
          <w:rStyle w:val="affff8"/>
          <w:rtl/>
        </w:rPr>
        <w:t>כתיב: '</w:t>
      </w:r>
      <w:r w:rsidRPr="006B73BE">
        <w:rPr>
          <w:rStyle w:val="affff1"/>
          <w:rtl/>
        </w:rPr>
        <w:t>מצאתי</w:t>
      </w:r>
      <w:r w:rsidRPr="006B73BE">
        <w:rPr>
          <w:rStyle w:val="affff8"/>
          <w:rtl/>
        </w:rPr>
        <w:t xml:space="preserve"> דוד עבדי</w:t>
      </w:r>
      <w:r w:rsidR="00CD01FD">
        <w:rPr>
          <w:rStyle w:val="affff8"/>
          <w:rFonts w:hint="cs"/>
          <w:rtl/>
        </w:rPr>
        <w:t>'.</w:t>
      </w:r>
      <w:r w:rsidRPr="005C5E95">
        <w:rPr>
          <w:rStyle w:val="affff1"/>
          <w:spacing w:val="-4"/>
          <w:rtl/>
        </w:rPr>
        <w:t xml:space="preserve"> </w:t>
      </w:r>
    </w:p>
    <w:p w14:paraId="5D26AA1D" w14:textId="28DBC19E" w:rsidR="00CD01FD" w:rsidRDefault="00CD01FD" w:rsidP="00615A60">
      <w:pPr>
        <w:pStyle w:val="affff2"/>
        <w:rPr>
          <w:rtl/>
        </w:rPr>
      </w:pPr>
      <w:bookmarkStart w:id="876" w:name="_Toc119173005"/>
      <w:bookmarkStart w:id="877" w:name="_Toc119230100"/>
      <w:r>
        <w:rPr>
          <w:rFonts w:hint="cs"/>
          <w:rtl/>
        </w:rPr>
        <w:t>בת גר עמוני, ובת מצרי שני - אם כשרות לכהונה</w:t>
      </w:r>
      <w:bookmarkEnd w:id="876"/>
      <w:bookmarkEnd w:id="877"/>
    </w:p>
    <w:p w14:paraId="141A294E" w14:textId="24C902EB" w:rsidR="00B433C9" w:rsidRPr="00CD01FD" w:rsidRDefault="00B433C9" w:rsidP="00B55EDF">
      <w:pPr>
        <w:rPr>
          <w:rtl/>
        </w:rPr>
      </w:pPr>
      <w:r w:rsidRPr="0033706C">
        <w:rPr>
          <w:rStyle w:val="affff5"/>
          <w:rtl/>
        </w:rPr>
        <w:t xml:space="preserve">עולא </w:t>
      </w:r>
      <w:r w:rsidRPr="0033706C">
        <w:rPr>
          <w:rStyle w:val="affff5"/>
          <w:rFonts w:hint="cs"/>
          <w:rtl/>
        </w:rPr>
        <w:t>מרי</w:t>
      </w:r>
      <w:r w:rsidRPr="0033706C">
        <w:rPr>
          <w:rStyle w:val="affff5"/>
          <w:rtl/>
        </w:rPr>
        <w:t>"</w:t>
      </w:r>
      <w:r w:rsidRPr="0033706C">
        <w:rPr>
          <w:rStyle w:val="affff5"/>
          <w:rFonts w:hint="cs"/>
          <w:rtl/>
        </w:rPr>
        <w:t>ו</w:t>
      </w:r>
      <w:r w:rsidRPr="0033706C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 xml:space="preserve">בת גר עמוני </w:t>
      </w:r>
      <w:r w:rsidRPr="006B73BE">
        <w:rPr>
          <w:rtl/>
        </w:rPr>
        <w:t>- כשרה לכהונה</w:t>
      </w:r>
      <w:r w:rsidR="00CD01FD" w:rsidRPr="006B73BE">
        <w:rPr>
          <w:rStyle w:val="affff8"/>
          <w:rtl/>
        </w:rPr>
        <w:t xml:space="preserve"> ולא רק לישראל.</w:t>
      </w:r>
    </w:p>
    <w:p w14:paraId="4AAF5912" w14:textId="7B18C49E" w:rsidR="00B433C9" w:rsidRPr="00C35A2C" w:rsidRDefault="00CD01FD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והקשהו</w:t>
      </w:r>
      <w:r w:rsidR="00B433C9" w:rsidRPr="0033706C">
        <w:rPr>
          <w:rStyle w:val="affff5"/>
          <w:rtl/>
        </w:rPr>
        <w:t xml:space="preserve"> רב"</w:t>
      </w:r>
      <w:r w:rsidR="00B433C9" w:rsidRPr="0033706C">
        <w:rPr>
          <w:rStyle w:val="affff5"/>
          <w:rFonts w:hint="cs"/>
          <w:rtl/>
        </w:rPr>
        <w:t>ע: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6B73BE">
        <w:rPr>
          <w:rStyle w:val="affff5"/>
          <w:rFonts w:hint="eastAsia"/>
          <w:rtl/>
        </w:rPr>
        <w:t>אם</w:t>
      </w:r>
      <w:r w:rsidRPr="006B73BE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B433C9" w:rsidRPr="0033706C">
        <w:rPr>
          <w:rStyle w:val="affff5"/>
          <w:rFonts w:hint="cs"/>
          <w:rtl/>
        </w:rPr>
        <w:t>ר</w:t>
      </w:r>
      <w:r w:rsidR="00B433C9" w:rsidRPr="0033706C">
        <w:rPr>
          <w:rStyle w:val="affff5"/>
          <w:rtl/>
        </w:rPr>
        <w:t>"</w:t>
      </w:r>
      <w:r w:rsidR="00B433C9" w:rsidRPr="0033706C">
        <w:rPr>
          <w:rStyle w:val="affff5"/>
          <w:rFonts w:hint="cs"/>
          <w:rtl/>
        </w:rPr>
        <w:t>י</w:t>
      </w:r>
      <w:r>
        <w:rPr>
          <w:rStyle w:val="affff5"/>
          <w:rFonts w:hint="cs"/>
          <w:rtl/>
        </w:rPr>
        <w:t>,</w:t>
      </w:r>
      <w:r w:rsidR="00B433C9" w:rsidRPr="0033706C">
        <w:rPr>
          <w:rStyle w:val="affff5"/>
          <w:rtl/>
        </w:rPr>
        <w:t xml:space="preserve"> ה</w:t>
      </w:r>
      <w:r>
        <w:rPr>
          <w:rStyle w:val="affff5"/>
          <w:rFonts w:hint="cs"/>
          <w:rtl/>
        </w:rPr>
        <w:t xml:space="preserve">רי </w:t>
      </w:r>
      <w:r w:rsidR="00B433C9" w:rsidRPr="0033706C">
        <w:rPr>
          <w:rStyle w:val="affff5"/>
          <w:rtl/>
        </w:rPr>
        <w:t>אמר</w:t>
      </w:r>
      <w:r w:rsidR="00B433C9" w:rsidRPr="00C35A2C">
        <w:rPr>
          <w:rFonts w:ascii="FontbitDavid" w:hAnsi="FontbitDavid"/>
          <w:sz w:val="32"/>
          <w:rtl/>
        </w:rPr>
        <w:t xml:space="preserve"> בת גר כבת חלל</w:t>
      </w:r>
      <w:r w:rsidR="003409D0" w:rsidRPr="006B73BE">
        <w:rPr>
          <w:rStyle w:val="affff8"/>
          <w:rtl/>
        </w:rPr>
        <w:t xml:space="preserve"> ופסולה</w:t>
      </w:r>
      <w:r w:rsidR="003409D0">
        <w:rPr>
          <w:rStyle w:val="affff8"/>
          <w:rFonts w:hint="cs"/>
          <w:rtl/>
        </w:rPr>
        <w:t xml:space="preserve"> לכהונה</w:t>
      </w:r>
      <w:r w:rsidR="003409D0" w:rsidRPr="006B73BE">
        <w:rPr>
          <w:rStyle w:val="affff8"/>
          <w:rtl/>
        </w:rPr>
        <w:t>,</w:t>
      </w:r>
    </w:p>
    <w:p w14:paraId="43F8E92C" w14:textId="1D299390" w:rsidR="00B433C9" w:rsidRPr="00C35A2C" w:rsidRDefault="003409D0" w:rsidP="006B73BE">
      <w:pPr>
        <w:ind w:left="113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   </w:t>
      </w:r>
      <w:r w:rsidR="00B433C9" w:rsidRPr="0033706C">
        <w:rPr>
          <w:rStyle w:val="affff5"/>
          <w:rtl/>
        </w:rPr>
        <w:t>וא</w:t>
      </w:r>
      <w:r>
        <w:rPr>
          <w:rStyle w:val="affff5"/>
          <w:rFonts w:hint="cs"/>
          <w:rtl/>
        </w:rPr>
        <w:t>ם</w:t>
      </w:r>
      <w:r w:rsidR="00B433C9" w:rsidRPr="0033706C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B433C9" w:rsidRPr="0033706C">
        <w:rPr>
          <w:rStyle w:val="affff5"/>
          <w:rtl/>
        </w:rPr>
        <w:t>ריו</w:t>
      </w:r>
      <w:r>
        <w:rPr>
          <w:rStyle w:val="affff5"/>
          <w:rFonts w:hint="cs"/>
          <w:rtl/>
        </w:rPr>
        <w:t>"</w:t>
      </w:r>
      <w:r w:rsidR="00B433C9" w:rsidRPr="0033706C">
        <w:rPr>
          <w:rStyle w:val="affff5"/>
          <w:rtl/>
        </w:rPr>
        <w:t>ס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="00B433C9" w:rsidRPr="0033706C">
        <w:rPr>
          <w:rStyle w:val="affff5"/>
          <w:rtl/>
        </w:rPr>
        <w:t>ה</w:t>
      </w:r>
      <w:r>
        <w:rPr>
          <w:rStyle w:val="affff5"/>
          <w:rFonts w:hint="cs"/>
          <w:rtl/>
        </w:rPr>
        <w:t>רי</w:t>
      </w:r>
      <w:r w:rsidR="00B433C9" w:rsidRPr="0033706C">
        <w:rPr>
          <w:rStyle w:val="affff5"/>
          <w:rtl/>
        </w:rPr>
        <w:t xml:space="preserve"> אמר</w:t>
      </w:r>
      <w:r w:rsidR="00B433C9" w:rsidRPr="00C35A2C">
        <w:rPr>
          <w:rFonts w:ascii="FontbitDavid" w:hAnsi="FontbitDavid"/>
          <w:sz w:val="32"/>
          <w:rtl/>
        </w:rPr>
        <w:t xml:space="preserve"> גר 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>גיורת בת</w:t>
      </w:r>
      <w:r>
        <w:rPr>
          <w:rFonts w:ascii="FontbitDavid" w:hAnsi="FontbitDavid" w:hint="cs"/>
          <w:sz w:val="32"/>
          <w:rtl/>
        </w:rPr>
        <w:t>ם</w:t>
      </w:r>
      <w:r w:rsidR="00B433C9" w:rsidRPr="00C35A2C">
        <w:rPr>
          <w:rFonts w:ascii="FontbitDavid" w:hAnsi="FontbitDavid"/>
          <w:sz w:val="32"/>
          <w:rtl/>
        </w:rPr>
        <w:t xml:space="preserve"> כשרה לכהונה</w:t>
      </w:r>
      <w:r>
        <w:rPr>
          <w:rFonts w:ascii="FontbitDavid" w:hAnsi="FontbitDavid" w:hint="cs"/>
          <w:sz w:val="32"/>
          <w:rtl/>
        </w:rPr>
        <w:t xml:space="preserve">,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ופשיטא</w:t>
      </w:r>
      <w:r>
        <w:rPr>
          <w:rFonts w:ascii="FontbitDavid" w:hAnsi="FontbitDavid" w:hint="cs"/>
          <w:sz w:val="32"/>
          <w:rtl/>
        </w:rPr>
        <w:t>!</w:t>
      </w:r>
    </w:p>
    <w:p w14:paraId="3AD3AF23" w14:textId="70AFF7A5" w:rsidR="003409D0" w:rsidRDefault="00B433C9" w:rsidP="00B55EDF">
      <w:pPr>
        <w:ind w:hanging="1"/>
        <w:rPr>
          <w:rFonts w:ascii="FontbitDavid" w:hAnsi="FontbitDavid"/>
          <w:sz w:val="32"/>
          <w:rtl/>
        </w:rPr>
      </w:pPr>
      <w:r w:rsidRPr="0033706C">
        <w:rPr>
          <w:rStyle w:val="affff5"/>
          <w:rtl/>
        </w:rPr>
        <w:lastRenderedPageBreak/>
        <w:t>ו</w:t>
      </w:r>
      <w:r w:rsidR="003409D0">
        <w:rPr>
          <w:rStyle w:val="affff5"/>
          <w:rFonts w:hint="cs"/>
          <w:rtl/>
        </w:rPr>
        <w:t>אין לחלק: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3409D0">
        <w:rPr>
          <w:rFonts w:ascii="FontbitDavid" w:hAnsi="FontbitDavid" w:hint="cs"/>
          <w:sz w:val="32"/>
          <w:rtl/>
        </w:rPr>
        <w:t>בגרים</w:t>
      </w:r>
      <w:r w:rsidRPr="00C35A2C">
        <w:rPr>
          <w:rFonts w:ascii="FontbitDavid" w:hAnsi="FontbitDavid"/>
          <w:sz w:val="32"/>
          <w:rtl/>
        </w:rPr>
        <w:t xml:space="preserve"> </w:t>
      </w:r>
      <w:r w:rsidR="003409D0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>אין ראוי</w:t>
      </w:r>
      <w:r w:rsidR="003409D0">
        <w:rPr>
          <w:rFonts w:ascii="FontbitDavid" w:hAnsi="FontbitDavid" w:hint="cs"/>
          <w:sz w:val="32"/>
          <w:rtl/>
        </w:rPr>
        <w:t>ים</w:t>
      </w:r>
      <w:r w:rsidRPr="00C35A2C">
        <w:rPr>
          <w:rFonts w:ascii="FontbitDavid" w:hAnsi="FontbitDavid"/>
          <w:sz w:val="32"/>
          <w:rtl/>
        </w:rPr>
        <w:t xml:space="preserve"> לבא בקה</w:t>
      </w:r>
      <w:r w:rsidRPr="006B73BE">
        <w:rPr>
          <w:rtl/>
        </w:rPr>
        <w:t xml:space="preserve">ל </w:t>
      </w:r>
      <w:r w:rsidR="000D5126" w:rsidRPr="006B73BE">
        <w:rPr>
          <w:rtl/>
        </w:rPr>
        <w:t>-</w:t>
      </w:r>
      <w:r w:rsidRPr="006B73BE">
        <w:rPr>
          <w:rStyle w:val="affff5"/>
          <w:rtl/>
        </w:rPr>
        <w:t xml:space="preserve"> </w:t>
      </w:r>
      <w:r w:rsidR="000D5126" w:rsidRPr="006B73BE">
        <w:rPr>
          <w:rStyle w:val="affff5"/>
          <w:rFonts w:hint="eastAsia"/>
          <w:rtl/>
        </w:rPr>
        <w:t>הו</w:t>
      </w:r>
      <w:r w:rsidR="000D5126" w:rsidRPr="006B73BE">
        <w:rPr>
          <w:rStyle w:val="affff5"/>
          <w:rtl/>
        </w:rPr>
        <w:t xml:space="preserve">"א </w:t>
      </w:r>
      <w:r w:rsidR="003409D0">
        <w:rPr>
          <w:rFonts w:ascii="FontbitDavid" w:hAnsi="FontbitDavid" w:hint="cs"/>
          <w:sz w:val="32"/>
          <w:rtl/>
        </w:rPr>
        <w:t>הבת פסולה -</w:t>
      </w:r>
    </w:p>
    <w:p w14:paraId="076A9BDE" w14:textId="03CBE54B" w:rsidR="003409D0" w:rsidRDefault="003409D0" w:rsidP="003409D0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שמ</w:t>
      </w:r>
      <w:r w:rsidR="00B433C9" w:rsidRPr="00D1637C">
        <w:rPr>
          <w:rFonts w:cs="PFT_Frank"/>
          <w:b/>
          <w:bCs/>
          <w:szCs w:val="14"/>
          <w:rtl/>
        </w:rPr>
        <w:t>כ</w:t>
      </w:r>
      <w:r w:rsidRPr="00D1637C">
        <w:rPr>
          <w:rFonts w:cs="PFT_Frank" w:hint="eastAsia"/>
          <w:b/>
          <w:bCs/>
          <w:szCs w:val="14"/>
          <w:rtl/>
        </w:rPr>
        <w:t>ה</w:t>
      </w:r>
      <w:r w:rsidR="00B433C9" w:rsidRPr="00D1637C">
        <w:rPr>
          <w:rFonts w:cs="PFT_Frank"/>
          <w:b/>
          <w:bCs/>
          <w:szCs w:val="14"/>
          <w:rtl/>
        </w:rPr>
        <w:t>"ג באלמנה</w:t>
      </w:r>
      <w:r w:rsidR="00B433C9" w:rsidRPr="006B73BE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B433C9" w:rsidRPr="003409D0">
        <w:rPr>
          <w:rFonts w:hint="cs"/>
          <w:rtl/>
        </w:rPr>
        <w:t xml:space="preserve">ביאתו בעבירה, </w:t>
      </w:r>
      <w:r w:rsidRPr="00D1637C">
        <w:rPr>
          <w:rFonts w:cs="PFT_Frank" w:hint="eastAsia"/>
          <w:b/>
          <w:bCs/>
          <w:szCs w:val="14"/>
          <w:rtl/>
        </w:rPr>
        <w:t>ומ</w:t>
      </w:r>
      <w:r w:rsidR="00B433C9" w:rsidRPr="00D1637C">
        <w:rPr>
          <w:rFonts w:cs="PFT_Frank" w:hint="eastAsia"/>
          <w:b/>
          <w:bCs/>
          <w:szCs w:val="14"/>
          <w:rtl/>
        </w:rPr>
        <w:t>חלל</w:t>
      </w:r>
      <w:r w:rsidR="00B433C9" w:rsidRPr="003409D0">
        <w:rPr>
          <w:rFonts w:hint="cs"/>
          <w:rtl/>
        </w:rPr>
        <w:t xml:space="preserve"> </w:t>
      </w:r>
      <w:r>
        <w:rPr>
          <w:rFonts w:hint="cs"/>
          <w:rtl/>
        </w:rPr>
        <w:t>- יצירתו בעבירה,</w:t>
      </w:r>
    </w:p>
    <w:p w14:paraId="4010FF95" w14:textId="2B1398C3" w:rsidR="00B433C9" w:rsidRDefault="003409D0" w:rsidP="006B73BE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="00B433C9" w:rsidRPr="00D1637C">
        <w:rPr>
          <w:rFonts w:cs="PFT_Frank" w:hint="eastAsia"/>
          <w:b/>
          <w:bCs/>
          <w:szCs w:val="14"/>
          <w:rtl/>
        </w:rPr>
        <w:t>מ</w:t>
      </w:r>
      <w:r w:rsidR="00B433C9" w:rsidRPr="00D1637C">
        <w:rPr>
          <w:rFonts w:cs="PFT_Frank"/>
          <w:b/>
          <w:bCs/>
          <w:szCs w:val="14"/>
          <w:rtl/>
        </w:rPr>
        <w:t>הצד השוה ש</w:t>
      </w:r>
      <w:r w:rsidRPr="00D1637C">
        <w:rPr>
          <w:rFonts w:cs="PFT_Frank" w:hint="cs"/>
          <w:b/>
          <w:bCs/>
          <w:szCs w:val="14"/>
          <w:rtl/>
        </w:rPr>
        <w:t>'</w:t>
      </w:r>
      <w:r w:rsidRPr="00D1637C">
        <w:rPr>
          <w:rFonts w:cs="PFT_Frank" w:hint="eastAsia"/>
          <w:b/>
          <w:bCs/>
          <w:szCs w:val="14"/>
          <w:rtl/>
        </w:rPr>
        <w:t>אינם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ברוב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קהל</w:t>
      </w:r>
      <w:r w:rsidRPr="00D1637C">
        <w:rPr>
          <w:rFonts w:cs="PFT_Frank" w:hint="cs"/>
          <w:b/>
          <w:bCs/>
          <w:szCs w:val="14"/>
          <w:rtl/>
        </w:rPr>
        <w:t>'</w:t>
      </w:r>
      <w:r w:rsidR="00B433C9" w:rsidRPr="00C35A2C">
        <w:rPr>
          <w:rtl/>
        </w:rPr>
        <w:t xml:space="preserve"> - יש בהן </w:t>
      </w:r>
      <w:r w:rsidR="00B433C9" w:rsidRPr="00D1637C">
        <w:rPr>
          <w:rFonts w:cs="PFT_Frank"/>
          <w:b/>
          <w:bCs/>
          <w:szCs w:val="14"/>
          <w:rtl/>
        </w:rPr>
        <w:t>צד</w:t>
      </w:r>
      <w:r w:rsidR="00B433C9" w:rsidRPr="00C35A2C">
        <w:rPr>
          <w:rtl/>
        </w:rPr>
        <w:t xml:space="preserve"> עבירה</w:t>
      </w:r>
      <w:r w:rsidR="000D5126">
        <w:rPr>
          <w:rFonts w:hint="cs"/>
          <w:rtl/>
        </w:rPr>
        <w:t>.</w:t>
      </w:r>
    </w:p>
    <w:p w14:paraId="741E255E" w14:textId="232D7FE1" w:rsidR="002D7034" w:rsidRPr="006B73BE" w:rsidRDefault="000D5126" w:rsidP="00B55EDF">
      <w:pPr>
        <w:rPr>
          <w:rtl/>
        </w:rPr>
      </w:pPr>
      <w:r>
        <w:rPr>
          <w:rStyle w:val="affff5"/>
          <w:rFonts w:hint="cs"/>
          <w:rtl/>
        </w:rPr>
        <w:t>אלא</w:t>
      </w:r>
      <w:r w:rsidR="00B33400">
        <w:rPr>
          <w:rStyle w:val="affff5"/>
          <w:rFonts w:hint="cs"/>
          <w:rtl/>
        </w:rPr>
        <w:t xml:space="preserve"> כונתך</w:t>
      </w:r>
      <w:r w:rsidR="00B433C9" w:rsidRPr="0033706C">
        <w:rPr>
          <w:rStyle w:val="affff5"/>
          <w:rtl/>
        </w:rPr>
        <w:t>:</w:t>
      </w:r>
      <w:r w:rsidR="00B433C9" w:rsidRPr="0090328A">
        <w:rPr>
          <w:rFonts w:cs="PFT_Frank"/>
          <w:b/>
          <w:bCs/>
          <w:sz w:val="14"/>
          <w:szCs w:val="14"/>
          <w:rtl/>
        </w:rPr>
        <w:t xml:space="preserve"> </w:t>
      </w:r>
      <w:r w:rsidR="003A4512" w:rsidRPr="00D1637C">
        <w:rPr>
          <w:rFonts w:cs="PFT_Frank" w:hint="eastAsia"/>
          <w:b/>
          <w:bCs/>
          <w:szCs w:val="14"/>
          <w:rtl/>
        </w:rPr>
        <w:t>ב</w:t>
      </w:r>
      <w:r w:rsidR="00B433C9" w:rsidRPr="00D1637C">
        <w:rPr>
          <w:rFonts w:cs="PFT_Frank"/>
          <w:b/>
          <w:bCs/>
          <w:szCs w:val="14"/>
          <w:rtl/>
        </w:rPr>
        <w:t xml:space="preserve">בת גר עמוני </w:t>
      </w:r>
      <w:r w:rsidR="003A4512" w:rsidRPr="00D1637C">
        <w:rPr>
          <w:rFonts w:cs="PFT_Frank" w:hint="cs"/>
          <w:b/>
          <w:bCs/>
          <w:szCs w:val="14"/>
          <w:rtl/>
        </w:rPr>
        <w:t>[</w:t>
      </w:r>
      <w:r w:rsidR="00B433C9" w:rsidRPr="00D1637C">
        <w:rPr>
          <w:rFonts w:cs="PFT_Frank"/>
          <w:b/>
          <w:bCs/>
          <w:szCs w:val="14"/>
          <w:rtl/>
        </w:rPr>
        <w:t>ובת מצרי שני</w:t>
      </w:r>
      <w:r w:rsidR="003A4512" w:rsidRPr="00D1637C">
        <w:rPr>
          <w:rFonts w:cs="PFT_Frank" w:hint="cs"/>
          <w:b/>
          <w:bCs/>
          <w:szCs w:val="14"/>
          <w:rtl/>
        </w:rPr>
        <w:t>] שנשא בת ישראל -</w:t>
      </w:r>
    </w:p>
    <w:p w14:paraId="6A12EAC8" w14:textId="7B0B3294" w:rsidR="00B433C9" w:rsidRPr="00C35A2C" w:rsidRDefault="00B33400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וכרבין, דל</w:t>
      </w:r>
      <w:r w:rsidR="00B433C9" w:rsidRPr="0033706C">
        <w:rPr>
          <w:rStyle w:val="affff5"/>
          <w:rtl/>
        </w:rPr>
        <w:t>ר"ל</w:t>
      </w:r>
      <w:r w:rsidR="002D7034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פסולה, </w:t>
      </w:r>
      <w:r w:rsidR="00B433C9" w:rsidRPr="006B73BE">
        <w:rPr>
          <w:rStyle w:val="affff8"/>
          <w:rtl/>
        </w:rPr>
        <w:t>מכ"ג באלמנה</w:t>
      </w:r>
      <w:r w:rsidR="003A4512">
        <w:rPr>
          <w:rStyle w:val="affff8"/>
          <w:rFonts w:hint="cs"/>
          <w:rtl/>
        </w:rPr>
        <w:t>, שבעבירה.</w:t>
      </w:r>
    </w:p>
    <w:p w14:paraId="72C5D95D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עז:</w:t>
      </w:r>
    </w:p>
    <w:p w14:paraId="111DD722" w14:textId="7E4D9432" w:rsidR="00B433C9" w:rsidRDefault="00B33400" w:rsidP="006B73BE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spacing w:val="-8"/>
          <w:rtl/>
        </w:rPr>
        <w:t>ול</w:t>
      </w:r>
      <w:r w:rsidR="00B433C9" w:rsidRPr="002D7034">
        <w:rPr>
          <w:rStyle w:val="affff5"/>
          <w:spacing w:val="-8"/>
          <w:rtl/>
        </w:rPr>
        <w:t>ר</w:t>
      </w:r>
      <w:r w:rsidR="00B433C9" w:rsidRPr="002D7034">
        <w:rPr>
          <w:rStyle w:val="affff5"/>
          <w:rFonts w:hint="cs"/>
          <w:spacing w:val="-8"/>
          <w:rtl/>
        </w:rPr>
        <w:t>י</w:t>
      </w:r>
      <w:r w:rsidR="00B433C9" w:rsidRPr="002D7034">
        <w:rPr>
          <w:rStyle w:val="affff5"/>
          <w:spacing w:val="-8"/>
          <w:rtl/>
        </w:rPr>
        <w:t>"</w:t>
      </w:r>
      <w:r w:rsidR="00B433C9" w:rsidRPr="002D7034">
        <w:rPr>
          <w:rStyle w:val="affff5"/>
          <w:rFonts w:hint="cs"/>
          <w:spacing w:val="-8"/>
          <w:rtl/>
        </w:rPr>
        <w:t>ו</w:t>
      </w:r>
      <w:r w:rsidR="002D7034" w:rsidRPr="002D7034">
        <w:rPr>
          <w:rStyle w:val="affff5"/>
          <w:rFonts w:hint="cs"/>
          <w:spacing w:val="-8"/>
          <w:rtl/>
        </w:rPr>
        <w:t>:</w:t>
      </w:r>
      <w:r w:rsidR="00B433C9" w:rsidRPr="002D7034">
        <w:rPr>
          <w:spacing w:val="-8"/>
          <w:rtl/>
        </w:rPr>
        <w:t xml:space="preserve"> כשרה</w:t>
      </w:r>
      <w:r w:rsidR="003A4512">
        <w:rPr>
          <w:rFonts w:hint="cs"/>
          <w:spacing w:val="-8"/>
          <w:rtl/>
        </w:rPr>
        <w:t>,</w:t>
      </w:r>
      <w:r w:rsidR="00B433C9" w:rsidRPr="002D7034">
        <w:rPr>
          <w:rFonts w:hint="cs"/>
          <w:spacing w:val="-8"/>
          <w:rtl/>
        </w:rPr>
        <w:t xml:space="preserve"> </w:t>
      </w:r>
      <w:r w:rsidR="00B433C9" w:rsidRPr="002D7034">
        <w:rPr>
          <w:rStyle w:val="affff1"/>
          <w:rFonts w:hint="cs"/>
          <w:spacing w:val="-8"/>
          <w:rtl/>
        </w:rPr>
        <w:t>'</w:t>
      </w:r>
      <w:r w:rsidR="00B433C9" w:rsidRPr="002D7034">
        <w:rPr>
          <w:rStyle w:val="affff1"/>
          <w:spacing w:val="-8"/>
          <w:rtl/>
        </w:rPr>
        <w:t xml:space="preserve">כי אם בתולה </w:t>
      </w:r>
      <w:r w:rsidR="00B433C9" w:rsidRPr="006B73BE">
        <w:rPr>
          <w:rStyle w:val="affff1"/>
          <w:b/>
          <w:bCs/>
          <w:spacing w:val="-8"/>
          <w:rtl/>
        </w:rPr>
        <w:t>מ</w:t>
      </w:r>
      <w:r w:rsidR="00B433C9" w:rsidRPr="002D7034">
        <w:rPr>
          <w:rStyle w:val="affff1"/>
          <w:spacing w:val="-8"/>
          <w:rtl/>
        </w:rPr>
        <w:t>עמיו יקח אשה</w:t>
      </w:r>
      <w:r w:rsidR="00B433C9" w:rsidRPr="002D7034">
        <w:rPr>
          <w:rStyle w:val="affff1"/>
          <w:rFonts w:hint="cs"/>
          <w:spacing w:val="-8"/>
          <w:rtl/>
        </w:rPr>
        <w:t>'</w:t>
      </w:r>
      <w:r w:rsidR="00B433C9" w:rsidRPr="002D7034">
        <w:rPr>
          <w:spacing w:val="-8"/>
          <w:rtl/>
        </w:rPr>
        <w:t xml:space="preserve"> </w:t>
      </w:r>
      <w:r w:rsidR="00B433C9" w:rsidRPr="002D7034">
        <w:rPr>
          <w:rFonts w:ascii="FontbitDavid" w:hAnsi="FontbitDavid"/>
          <w:spacing w:val="-6"/>
          <w:sz w:val="32"/>
          <w:rtl/>
        </w:rPr>
        <w:t>- לה</w:t>
      </w:r>
      <w:r w:rsidR="003A4512">
        <w:rPr>
          <w:rFonts w:ascii="FontbitDavid" w:hAnsi="FontbitDavid" w:hint="cs"/>
          <w:spacing w:val="-6"/>
          <w:sz w:val="32"/>
          <w:rtl/>
        </w:rPr>
        <w:t>כשיר</w:t>
      </w:r>
      <w:r w:rsidR="00B433C9" w:rsidRPr="002D7034">
        <w:rPr>
          <w:rFonts w:ascii="FontbitDavid" w:hAnsi="FontbitDavid"/>
          <w:spacing w:val="-6"/>
          <w:sz w:val="32"/>
          <w:rtl/>
        </w:rPr>
        <w:t xml:space="preserve"> בתולה הבאה </w:t>
      </w:r>
      <w:r w:rsidR="00B433C9"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>מב' עממין</w:t>
      </w:r>
      <w:r w:rsidR="003A4512">
        <w:rPr>
          <w:rFonts w:ascii="FontbitDavid" w:hAnsi="FontbitDavid" w:hint="cs"/>
          <w:spacing w:val="-6"/>
          <w:sz w:val="32"/>
          <w:rtl/>
        </w:rPr>
        <w:t xml:space="preserve"> -</w:t>
      </w:r>
      <w:r w:rsidR="00B433C9" w:rsidRPr="002D7034">
        <w:rPr>
          <w:rFonts w:ascii="FontbitDavid" w:hAnsi="FontbitDavid"/>
          <w:spacing w:val="-6"/>
          <w:sz w:val="32"/>
          <w:rtl/>
        </w:rPr>
        <w:t xml:space="preserve"> </w:t>
      </w:r>
      <w:r w:rsidR="003A4512">
        <w:rPr>
          <w:rFonts w:ascii="FontbitDavid" w:hAnsi="FontbitDavid" w:hint="cs"/>
          <w:spacing w:val="-6"/>
          <w:sz w:val="32"/>
          <w:rtl/>
        </w:rPr>
        <w:t>מ</w:t>
      </w:r>
      <w:r w:rsidR="00B433C9" w:rsidRPr="00C35A2C">
        <w:rPr>
          <w:rFonts w:ascii="FontbitDavid" w:hAnsi="FontbitDavid" w:hint="cs"/>
          <w:sz w:val="32"/>
          <w:rtl/>
        </w:rPr>
        <w:t xml:space="preserve">עמוני 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 w:hint="cs"/>
          <w:sz w:val="32"/>
          <w:rtl/>
        </w:rPr>
        <w:t>בת ישראל</w:t>
      </w:r>
      <w:r>
        <w:rPr>
          <w:rFonts w:ascii="FontbitDavid" w:hAnsi="FontbitDavid" w:hint="cs"/>
          <w:sz w:val="32"/>
          <w:rtl/>
        </w:rPr>
        <w:t>,</w:t>
      </w:r>
      <w:r w:rsidR="003A4512">
        <w:rPr>
          <w:rFonts w:ascii="FontbitDavid" w:hAnsi="FontbitDavid" w:hint="cs"/>
          <w:sz w:val="32"/>
          <w:rtl/>
        </w:rPr>
        <w:t xml:space="preserve"> ולא רק </w:t>
      </w:r>
      <w:r w:rsidR="003A4512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גיורת</w:t>
      </w:r>
      <w:r w:rsidR="003A4512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3A4512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מכנה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אב</w:t>
      </w:r>
      <w:r>
        <w:rPr>
          <w:rStyle w:val="affff8"/>
          <w:rFonts w:hint="cs"/>
          <w:rtl/>
        </w:rPr>
        <w:t>יה</w:t>
      </w:r>
      <w:r w:rsidRPr="006B73BE">
        <w:rPr>
          <w:rStyle w:val="affff8"/>
          <w:rtl/>
        </w:rPr>
        <w:t xml:space="preserve"> וא</w:t>
      </w:r>
      <w:r>
        <w:rPr>
          <w:rStyle w:val="affff8"/>
          <w:rFonts w:hint="cs"/>
          <w:rtl/>
        </w:rPr>
        <w:t>מה</w:t>
      </w:r>
      <w:r w:rsidRPr="006B73BE">
        <w:rPr>
          <w:rStyle w:val="affff8"/>
          <w:rtl/>
        </w:rPr>
        <w:t xml:space="preserve"> גרים</w:t>
      </w:r>
      <w:r>
        <w:rPr>
          <w:rStyle w:val="affff8"/>
          <w:rFonts w:hint="cs"/>
          <w:rtl/>
        </w:rPr>
        <w:t>.</w:t>
      </w:r>
    </w:p>
    <w:p w14:paraId="6E63A6D5" w14:textId="3C4CD5EE" w:rsidR="002D7034" w:rsidRDefault="00B433C9" w:rsidP="00B55EDF">
      <w:pPr>
        <w:rPr>
          <w:rFonts w:ascii="FontbitDavid" w:hAnsi="FontbitDavid"/>
          <w:sz w:val="32"/>
          <w:rtl/>
        </w:rPr>
      </w:pPr>
      <w:r w:rsidRPr="0033706C">
        <w:rPr>
          <w:rStyle w:val="affff5"/>
          <w:rFonts w:hint="cs"/>
          <w:rtl/>
        </w:rPr>
        <w:t>א</w:t>
      </w:r>
      <w:r w:rsidRPr="0033706C">
        <w:rPr>
          <w:rStyle w:val="affff5"/>
          <w:rtl/>
        </w:rPr>
        <w:t>"</w:t>
      </w:r>
      <w:r w:rsidRPr="0033706C">
        <w:rPr>
          <w:rStyle w:val="affff5"/>
          <w:rFonts w:hint="cs"/>
          <w:rtl/>
        </w:rPr>
        <w:t>ד</w:t>
      </w:r>
      <w:r w:rsidR="00B33400">
        <w:rPr>
          <w:rStyle w:val="affff5"/>
          <w:rFonts w:hint="cs"/>
          <w:rtl/>
        </w:rPr>
        <w:t>:</w:t>
      </w:r>
      <w:r w:rsidRPr="0033706C">
        <w:rPr>
          <w:rStyle w:val="affff5"/>
          <w:rFonts w:hint="cs"/>
          <w:rtl/>
        </w:rPr>
        <w:t xml:space="preserve"> </w:t>
      </w:r>
      <w:r w:rsidRPr="006B2A7E">
        <w:rPr>
          <w:rStyle w:val="affff1"/>
          <w:rFonts w:hint="cs"/>
          <w:rtl/>
        </w:rPr>
        <w:t>'</w:t>
      </w:r>
      <w:r w:rsidRPr="006B73BE">
        <w:rPr>
          <w:rStyle w:val="affff1"/>
          <w:rFonts w:hint="eastAsia"/>
          <w:b/>
          <w:bCs/>
          <w:rtl/>
        </w:rPr>
        <w:t>מ</w:t>
      </w:r>
      <w:r w:rsidRPr="006B2A7E">
        <w:rPr>
          <w:rStyle w:val="affff1"/>
          <w:rFonts w:hint="cs"/>
          <w:rtl/>
        </w:rPr>
        <w:t xml:space="preserve">עמיו' </w:t>
      </w:r>
      <w:r w:rsidR="00B33400" w:rsidRPr="006B73BE">
        <w:rPr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 xml:space="preserve">בתולה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מ</w:t>
      </w:r>
      <w:r w:rsidR="00B3340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="00B33400"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עממין</w:t>
      </w:r>
      <w:r w:rsidR="00705FE7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705FE7" w:rsidRPr="006B73BE">
        <w:rPr>
          <w:rStyle w:val="affff8"/>
          <w:rFonts w:hint="eastAsia"/>
          <w:rtl/>
        </w:rPr>
        <w:t>כנ</w:t>
      </w:r>
      <w:r w:rsidR="00705FE7" w:rsidRPr="006B73BE">
        <w:rPr>
          <w:rStyle w:val="affff8"/>
          <w:rtl/>
        </w:rPr>
        <w:t>"ל</w:t>
      </w:r>
      <w:r w:rsidR="002D7034" w:rsidRPr="006B73BE">
        <w:rPr>
          <w:rStyle w:val="affff8"/>
          <w:rtl/>
        </w:rPr>
        <w:t>,</w:t>
      </w:r>
      <w:r w:rsidRPr="006B73BE">
        <w:rPr>
          <w:rStyle w:val="affff8"/>
          <w:rtl/>
        </w:rPr>
        <w:t xml:space="preserve"> ו</w:t>
      </w:r>
      <w:r w:rsidR="00705FE7" w:rsidRPr="006B73BE">
        <w:rPr>
          <w:rStyle w:val="affff8"/>
          <w:rFonts w:hint="eastAsia"/>
          <w:rtl/>
        </w:rPr>
        <w:t>גם</w:t>
      </w:r>
      <w:r w:rsidR="00705FE7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מעם שיש בו </w:t>
      </w:r>
      <w:r w:rsidR="00B3340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="00B33400"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עממין</w:t>
      </w:r>
      <w:r w:rsidR="00705FE7">
        <w:rPr>
          <w:rFonts w:ascii="FontbitDavid" w:hAnsi="FontbitDavid" w:hint="cs"/>
          <w:sz w:val="32"/>
          <w:rtl/>
        </w:rPr>
        <w:t xml:space="preserve"> </w:t>
      </w:r>
      <w:r w:rsidR="00705FE7" w:rsidRPr="006B73BE">
        <w:rPr>
          <w:rStyle w:val="affff8"/>
          <w:rFonts w:hint="eastAsia"/>
          <w:rtl/>
        </w:rPr>
        <w:t>היינו</w:t>
      </w:r>
      <w:r w:rsidR="00705FE7" w:rsidRPr="006B73BE">
        <w:rPr>
          <w:rStyle w:val="affff8"/>
          <w:rtl/>
        </w:rPr>
        <w:t xml:space="preserve"> </w:t>
      </w:r>
      <w:r w:rsidR="00705FE7" w:rsidRPr="006B73BE">
        <w:rPr>
          <w:rStyle w:val="affff8"/>
          <w:rFonts w:hint="eastAsia"/>
          <w:rtl/>
        </w:rPr>
        <w:t>עמוני</w:t>
      </w:r>
      <w:r w:rsidR="00705FE7" w:rsidRPr="006B73BE">
        <w:rPr>
          <w:rStyle w:val="affff8"/>
          <w:rtl/>
        </w:rPr>
        <w:t xml:space="preserve"> </w:t>
      </w:r>
      <w:r w:rsidR="00705FE7" w:rsidRPr="006B73BE">
        <w:rPr>
          <w:rStyle w:val="affff8"/>
          <w:rFonts w:hint="eastAsia"/>
          <w:rtl/>
        </w:rPr>
        <w:t>שזכרים</w:t>
      </w:r>
      <w:r w:rsidR="00705FE7" w:rsidRPr="006B73BE">
        <w:rPr>
          <w:rStyle w:val="affff8"/>
          <w:rtl/>
        </w:rPr>
        <w:t xml:space="preserve"> </w:t>
      </w:r>
      <w:r w:rsidR="00705FE7" w:rsidRPr="006B73BE">
        <w:rPr>
          <w:rStyle w:val="affff8"/>
          <w:rFonts w:hint="eastAsia"/>
          <w:rtl/>
        </w:rPr>
        <w:t>אסורים</w:t>
      </w:r>
      <w:r w:rsidR="00705FE7" w:rsidRPr="006B73BE">
        <w:rPr>
          <w:rStyle w:val="affff8"/>
          <w:rtl/>
        </w:rPr>
        <w:t xml:space="preserve"> </w:t>
      </w:r>
      <w:r w:rsidR="00705FE7" w:rsidRPr="006B73BE">
        <w:rPr>
          <w:rStyle w:val="affff8"/>
          <w:rFonts w:hint="eastAsia"/>
          <w:rtl/>
        </w:rPr>
        <w:t>נקיבות</w:t>
      </w:r>
      <w:r w:rsidR="00705FE7" w:rsidRPr="006B73BE">
        <w:rPr>
          <w:rStyle w:val="affff8"/>
          <w:rtl/>
        </w:rPr>
        <w:t xml:space="preserve"> </w:t>
      </w:r>
      <w:r w:rsidR="00705FE7" w:rsidRPr="006B73BE">
        <w:rPr>
          <w:rStyle w:val="affff8"/>
          <w:rFonts w:hint="eastAsia"/>
          <w:rtl/>
        </w:rPr>
        <w:t>מותרות</w:t>
      </w:r>
      <w:r w:rsidR="00B33400">
        <w:rPr>
          <w:rFonts w:ascii="FontbitDavid" w:hAnsi="FontbitDavid" w:hint="cs"/>
          <w:sz w:val="32"/>
          <w:rtl/>
        </w:rPr>
        <w:t xml:space="preserve"> -</w:t>
      </w:r>
      <w:r w:rsidR="00705FE7">
        <w:rPr>
          <w:rFonts w:ascii="FontbitDavid" w:hAnsi="FontbitDavid" w:hint="cs"/>
          <w:sz w:val="32"/>
          <w:rtl/>
        </w:rPr>
        <w:t xml:space="preserve"> לא רק </w:t>
      </w:r>
      <w:r w:rsidR="00705FE7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גיורת מכנה.</w:t>
      </w:r>
    </w:p>
    <w:p w14:paraId="07C3E3B0" w14:textId="1E843CC0" w:rsidR="00705FE7" w:rsidRDefault="00B433C9" w:rsidP="00705FE7">
      <w:pPr>
        <w:rPr>
          <w:rFonts w:ascii="FontbitDavid" w:hAnsi="FontbitDavid"/>
          <w:sz w:val="32"/>
          <w:rtl/>
        </w:rPr>
      </w:pPr>
      <w:r w:rsidRPr="00E952A3">
        <w:rPr>
          <w:rStyle w:val="affff5"/>
          <w:rtl/>
        </w:rPr>
        <w:t>ו</w:t>
      </w:r>
      <w:r w:rsidRPr="00705FE7">
        <w:rPr>
          <w:rStyle w:val="affff5"/>
          <w:rtl/>
        </w:rPr>
        <w:t>ל</w:t>
      </w:r>
      <w:r w:rsidR="00705FE7" w:rsidRPr="006B73BE">
        <w:rPr>
          <w:rStyle w:val="affff5"/>
          <w:rFonts w:hint="eastAsia"/>
          <w:rtl/>
        </w:rPr>
        <w:t>א</w:t>
      </w:r>
      <w:r w:rsidR="00705FE7" w:rsidRPr="006B73BE">
        <w:rPr>
          <w:rStyle w:val="affff5"/>
          <w:rtl/>
        </w:rPr>
        <w:t>"ד</w:t>
      </w:r>
      <w:r w:rsidR="00705FE7">
        <w:rPr>
          <w:rStyle w:val="affff5"/>
          <w:rFonts w:hint="cs"/>
          <w:rtl/>
        </w:rPr>
        <w:t xml:space="preserve"> יקשה: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705FE7">
        <w:rPr>
          <w:rFonts w:ascii="FontbitDavid" w:hAnsi="FontbitDavid" w:hint="cs"/>
          <w:sz w:val="32"/>
          <w:rtl/>
        </w:rPr>
        <w:t xml:space="preserve">מנין להכשיר </w:t>
      </w:r>
      <w:r w:rsidR="00705FE7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גם</w:t>
      </w:r>
      <w:r w:rsidR="00705FE7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בת </w:t>
      </w:r>
      <w:r w:rsidR="00705FE7">
        <w:rPr>
          <w:rFonts w:ascii="FontbitDavid" w:hAnsi="FontbitDavid" w:hint="cs"/>
          <w:sz w:val="32"/>
          <w:rtl/>
        </w:rPr>
        <w:t>מ</w:t>
      </w:r>
      <w:r w:rsidRPr="00C35A2C">
        <w:rPr>
          <w:rFonts w:ascii="FontbitDavid" w:hAnsi="FontbitDavid"/>
          <w:sz w:val="32"/>
          <w:rtl/>
        </w:rPr>
        <w:t>מצרי שני</w:t>
      </w:r>
      <w:r w:rsidR="00705FE7">
        <w:rPr>
          <w:rFonts w:ascii="FontbitDavid" w:hAnsi="FontbitDavid" w:hint="cs"/>
          <w:sz w:val="32"/>
          <w:rtl/>
        </w:rPr>
        <w:t xml:space="preserve"> ובת ישראל!</w:t>
      </w:r>
    </w:p>
    <w:p w14:paraId="58B768AF" w14:textId="57DE82BD" w:rsidR="00A91792" w:rsidRDefault="00B433C9" w:rsidP="00705FE7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מעמוני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705FE7" w:rsidRPr="00D1637C">
        <w:rPr>
          <w:rFonts w:cs="PFT_Frank" w:hint="eastAsia"/>
          <w:b/>
          <w:bCs/>
          <w:szCs w:val="14"/>
          <w:rtl/>
        </w:rPr>
        <w:t>ו</w:t>
      </w:r>
      <w:r w:rsidRPr="00D1637C">
        <w:rPr>
          <w:rFonts w:cs="PFT_Frank" w:hint="eastAsia"/>
          <w:b/>
          <w:bCs/>
          <w:szCs w:val="14"/>
          <w:rtl/>
        </w:rPr>
        <w:t>בת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ישראל</w:t>
      </w:r>
      <w:r w:rsidRPr="00C35A2C">
        <w:rPr>
          <w:rFonts w:hint="cs"/>
          <w:rtl/>
        </w:rPr>
        <w:t xml:space="preserve"> </w:t>
      </w:r>
      <w:r w:rsidR="00705FE7">
        <w:rPr>
          <w:rFonts w:hint="cs"/>
          <w:rtl/>
        </w:rPr>
        <w:t xml:space="preserve">- </w:t>
      </w:r>
      <w:r w:rsidRPr="00C35A2C">
        <w:rPr>
          <w:rFonts w:hint="cs"/>
          <w:rtl/>
        </w:rPr>
        <w:t>נקבות מותרות</w:t>
      </w:r>
      <w:r w:rsidR="002D7034">
        <w:rPr>
          <w:rFonts w:hint="cs"/>
          <w:rtl/>
        </w:rPr>
        <w:t>,</w:t>
      </w:r>
      <w:r w:rsidRPr="00C35A2C">
        <w:rPr>
          <w:rFonts w:hint="cs"/>
          <w:rtl/>
        </w:rPr>
        <w:t xml:space="preserve"> </w:t>
      </w:r>
    </w:p>
    <w:p w14:paraId="7EAC9A0E" w14:textId="1BBC90E8" w:rsidR="00B433C9" w:rsidRDefault="00B433C9" w:rsidP="00705FE7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מצרי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A91792" w:rsidRPr="00D1637C">
        <w:rPr>
          <w:rFonts w:cs="PFT_Frank" w:hint="eastAsia"/>
          <w:b/>
          <w:bCs/>
          <w:szCs w:val="14"/>
          <w:rtl/>
        </w:rPr>
        <w:t>ו</w:t>
      </w:r>
      <w:r w:rsidRPr="00D1637C">
        <w:rPr>
          <w:rFonts w:cs="PFT_Frank" w:hint="eastAsia"/>
          <w:b/>
          <w:bCs/>
          <w:szCs w:val="14"/>
          <w:rtl/>
        </w:rPr>
        <w:t>מצרית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שני</w:t>
      </w:r>
      <w:r w:rsidR="00A91792" w:rsidRPr="00D1637C">
        <w:rPr>
          <w:rFonts w:cs="PFT_Frank" w:hint="eastAsia"/>
          <w:b/>
          <w:bCs/>
          <w:szCs w:val="14"/>
          <w:rtl/>
        </w:rPr>
        <w:t>ים</w:t>
      </w:r>
      <w:r w:rsidR="00A91792">
        <w:rPr>
          <w:rFonts w:hint="cs"/>
          <w:rtl/>
        </w:rPr>
        <w:t xml:space="preserve"> -</w:t>
      </w:r>
      <w:r w:rsidRPr="00C35A2C">
        <w:rPr>
          <w:rFonts w:hint="cs"/>
          <w:rtl/>
        </w:rPr>
        <w:t xml:space="preserve"> אין ביאתו בעבירה</w:t>
      </w:r>
      <w:r w:rsidR="00A91792">
        <w:rPr>
          <w:rFonts w:hint="cs"/>
          <w:rtl/>
        </w:rPr>
        <w:t>,</w:t>
      </w:r>
      <w:r w:rsidRPr="00C35A2C">
        <w:rPr>
          <w:rFonts w:hint="cs"/>
          <w:rtl/>
        </w:rPr>
        <w:t xml:space="preserve"> </w:t>
      </w:r>
      <w:r w:rsidR="00A91792" w:rsidRPr="006B73BE">
        <w:rPr>
          <w:rStyle w:val="affff5"/>
          <w:rFonts w:hint="eastAsia"/>
          <w:rtl/>
        </w:rPr>
        <w:t>אלא</w:t>
      </w:r>
      <w:r w:rsidR="00A91792">
        <w:rPr>
          <w:rFonts w:hint="cs"/>
          <w:rtl/>
        </w:rPr>
        <w:t>: מהצד השוה..</w:t>
      </w:r>
    </w:p>
    <w:p w14:paraId="4173824F" w14:textId="47DDF0FB" w:rsidR="00B433C9" w:rsidRPr="00C35A2C" w:rsidRDefault="0026761E" w:rsidP="007C50EB">
      <w:pPr>
        <w:pStyle w:val="afff4"/>
        <w:rPr>
          <w:rtl/>
        </w:rPr>
      </w:pPr>
      <w:ins w:id="9919" w:author="מספור קטעי משנה" w:date="2026-10-06T06:45:58Z">
        <w:r>
          <w:rPr>
            <w:rStyle w:val="MisparKeta"/>
          </w:rPr>
          <w:t xml:space="preserve">א. </w:t>
        </w:r>
      </w:ins>
      <w:bookmarkStart w:id="878" w:name="_Toc119173006"/>
      <w:bookmarkStart w:id="879" w:name="_Toc119230101"/>
      <w:r>
        <w:rPr>
          <w:rFonts w:hint="cs"/>
          <w:rtl/>
        </w:rPr>
        <w:t xml:space="preserve">אם הלכה - נקבל, ואם לדין </w:t>
      </w:r>
      <w:r w:rsidR="006273BE">
        <w:rPr>
          <w:rFonts w:hint="cs"/>
          <w:rtl/>
        </w:rPr>
        <w:t>-</w:t>
      </w:r>
      <w:r>
        <w:rPr>
          <w:rFonts w:hint="cs"/>
          <w:rtl/>
        </w:rPr>
        <w:t xml:space="preserve"> יש תשובה</w:t>
      </w:r>
      <w:r w:rsidR="00B433C9" w:rsidRPr="00C35A2C">
        <w:rPr>
          <w:rtl/>
        </w:rPr>
        <w:t>.</w:t>
      </w:r>
      <w:bookmarkEnd w:id="878"/>
      <w:bookmarkEnd w:id="879"/>
    </w:p>
    <w:p w14:paraId="1552626D" w14:textId="25AAF73F" w:rsidR="0026761E" w:rsidRDefault="0026761E" w:rsidP="00B55EDF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דעריות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יוכיחו</w:t>
      </w:r>
      <w:r>
        <w:rPr>
          <w:rFonts w:ascii="FontbitDavid" w:hAnsi="FontbitDavid" w:hint="cs"/>
          <w:sz w:val="32"/>
          <w:rtl/>
        </w:rPr>
        <w:t>, עד ג' דורות ואסר זכרים ונקבות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בת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בתו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כבת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בנו</w:t>
      </w:r>
      <w:r w:rsidRPr="006B73BE">
        <w:rPr>
          <w:rStyle w:val="affff8"/>
          <w:rtl/>
        </w:rPr>
        <w:t>,</w:t>
      </w:r>
    </w:p>
    <w:p w14:paraId="075AEAEB" w14:textId="563AEF4D" w:rsidR="00B433C9" w:rsidRDefault="0026761E" w:rsidP="00B55EDF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2D7034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</w:t>
      </w:r>
      <w:r w:rsidR="002D7034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צד</w:t>
      </w:r>
      <w:r w:rsidR="002D7034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2D7034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השוה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מעריות ו</w:t>
      </w:r>
      <w:r>
        <w:rPr>
          <w:rFonts w:ascii="FontbitDavid" w:hAnsi="FontbitDavid" w:hint="cs"/>
          <w:sz w:val="32"/>
          <w:rtl/>
        </w:rPr>
        <w:t>חלל</w:t>
      </w:r>
      <w:r w:rsidR="00223D85">
        <w:rPr>
          <w:rFonts w:ascii="FontbitDavid" w:hAnsi="FontbitDavid" w:hint="cs"/>
          <w:sz w:val="32"/>
          <w:rtl/>
        </w:rPr>
        <w:t xml:space="preserve"> </w:t>
      </w:r>
      <w:r w:rsidR="00223D85">
        <w:rPr>
          <w:rStyle w:val="affff8"/>
          <w:rFonts w:hint="cs"/>
          <w:rtl/>
        </w:rPr>
        <w:t>[</w:t>
      </w:r>
      <w:r w:rsidR="00223D85" w:rsidRPr="006B73BE">
        <w:rPr>
          <w:rStyle w:val="affff8"/>
          <w:rFonts w:hint="eastAsia"/>
          <w:rtl/>
        </w:rPr>
        <w:t>ד</w:t>
      </w:r>
      <w:r w:rsidR="00223D85">
        <w:rPr>
          <w:rStyle w:val="affff8"/>
          <w:rFonts w:hint="cs"/>
          <w:rtl/>
        </w:rPr>
        <w:t>'</w:t>
      </w:r>
      <w:r w:rsidR="00223D85" w:rsidRPr="006B73BE">
        <w:rPr>
          <w:rStyle w:val="affff8"/>
          <w:rFonts w:hint="eastAsia"/>
          <w:rtl/>
        </w:rPr>
        <w:t>עשה</w:t>
      </w:r>
      <w:r w:rsidR="00223D85" w:rsidRPr="00223D85">
        <w:rPr>
          <w:rStyle w:val="affff8"/>
          <w:rFonts w:hint="cs"/>
          <w:rtl/>
        </w:rPr>
        <w:t xml:space="preserve">' </w:t>
      </w:r>
      <w:r w:rsidR="00223D85" w:rsidRPr="00223D85">
        <w:rPr>
          <w:rStyle w:val="affff5"/>
          <w:rFonts w:hint="cs"/>
          <w:rtl/>
        </w:rPr>
        <w:t>כראב''י</w:t>
      </w:r>
      <w:r w:rsidR="00223D85">
        <w:rPr>
          <w:rStyle w:val="affff8"/>
          <w:rFonts w:hint="cs"/>
          <w:rtl/>
        </w:rPr>
        <w:t>]</w:t>
      </w:r>
      <w:r w:rsidRPr="006B73BE">
        <w:rPr>
          <w:rStyle w:val="affff8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ש</w:t>
      </w:r>
      <w:r w:rsidR="00B433C9" w:rsidRPr="00C35A2C">
        <w:rPr>
          <w:rFonts w:ascii="FontbitDavid" w:hAnsi="FontbitDavid" w:hint="cs"/>
          <w:sz w:val="32"/>
          <w:rtl/>
        </w:rPr>
        <w:t>זכרים ונקבות</w:t>
      </w:r>
      <w:r>
        <w:rPr>
          <w:rFonts w:ascii="FontbitDavid" w:hAnsi="FontbitDavid" w:hint="cs"/>
          <w:sz w:val="32"/>
          <w:rtl/>
        </w:rPr>
        <w:t>..</w:t>
      </w:r>
    </w:p>
    <w:p w14:paraId="75DF3E1C" w14:textId="3062C202" w:rsidR="00223D85" w:rsidRDefault="0026761E" w:rsidP="00223D85">
      <w:pPr>
        <w:rPr>
          <w:rFonts w:ascii="FontbitDavid" w:hAnsi="FontbitDavid"/>
          <w:sz w:val="32"/>
          <w:rtl/>
        </w:rPr>
      </w:pPr>
      <w:r w:rsidRPr="006B73BE">
        <w:rPr>
          <w:rStyle w:val="affff5"/>
          <w:rFonts w:hint="eastAsia"/>
          <w:rtl/>
        </w:rPr>
        <w:t>וענה</w:t>
      </w:r>
      <w:r w:rsidRPr="006B73BE">
        <w:rPr>
          <w:rStyle w:val="affff5"/>
          <w:rtl/>
        </w:rPr>
        <w:t xml:space="preserve"> </w:t>
      </w:r>
      <w:r w:rsidRPr="006B73BE">
        <w:rPr>
          <w:rStyle w:val="affff5"/>
          <w:rFonts w:hint="eastAsia"/>
          <w:rtl/>
        </w:rPr>
        <w:t>להם</w:t>
      </w:r>
      <w:r w:rsidRPr="006B73BE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אני </w:t>
      </w:r>
      <w:r w:rsidRPr="006B73BE">
        <w:rPr>
          <w:rStyle w:val="affff5"/>
          <w:rFonts w:hint="eastAsia"/>
          <w:rtl/>
        </w:rPr>
        <w:t>כרבנן</w:t>
      </w:r>
      <w:r w:rsidR="00223D85">
        <w:rPr>
          <w:rStyle w:val="affff5"/>
          <w:rFonts w:hint="cs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="002D7034">
        <w:rPr>
          <w:rFonts w:ascii="FontbitDavid" w:hAnsi="FontbitDavid" w:hint="cs"/>
          <w:sz w:val="32"/>
          <w:rtl/>
        </w:rPr>
        <w:t xml:space="preserve">ואף </w:t>
      </w:r>
      <w:r w:rsidR="002D7034" w:rsidRPr="002D7034">
        <w:rPr>
          <w:rStyle w:val="affff5"/>
          <w:rFonts w:hint="cs"/>
          <w:rtl/>
        </w:rPr>
        <w:t>לשיטתכם כראב''י</w:t>
      </w:r>
      <w:r w:rsidR="002D7034">
        <w:rPr>
          <w:rFonts w:ascii="FontbitDavid" w:hAnsi="FontbitDavid" w:hint="cs"/>
          <w:sz w:val="32"/>
          <w:rtl/>
        </w:rPr>
        <w:t xml:space="preserve"> </w:t>
      </w:r>
      <w:r w:rsidR="00223D85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>הלכה</w:t>
      </w:r>
      <w:r w:rsidR="002D7034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אני אומר</w:t>
      </w:r>
      <w:r w:rsidR="00223D85">
        <w:rPr>
          <w:rFonts w:ascii="FontbitDavid" w:hAnsi="FontbitDavid" w:hint="cs"/>
          <w:sz w:val="32"/>
          <w:rtl/>
        </w:rPr>
        <w:t>'!</w:t>
      </w:r>
    </w:p>
    <w:p w14:paraId="18DC2DBF" w14:textId="6B46934C" w:rsidR="00B433C9" w:rsidRPr="0039104D" w:rsidRDefault="00B433C9" w:rsidP="006B73BE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2D7034">
        <w:rPr>
          <w:rStyle w:val="affff5"/>
          <w:rtl/>
        </w:rPr>
        <w:t>ועוד</w:t>
      </w:r>
      <w:r w:rsidR="00223D85">
        <w:rPr>
          <w:rStyle w:val="affff5"/>
          <w:rFonts w:hint="cs"/>
          <w:rtl/>
        </w:rPr>
        <w:t xml:space="preserve"> </w:t>
      </w:r>
      <w:r w:rsidR="00223D85" w:rsidRPr="00223D85">
        <w:rPr>
          <w:rStyle w:val="affff5"/>
          <w:rFonts w:hint="cs"/>
          <w:rtl/>
        </w:rPr>
        <w:t>אמר</w:t>
      </w:r>
      <w:r w:rsidRPr="006B73BE">
        <w:rPr>
          <w:rStyle w:val="affff5"/>
          <w:rtl/>
        </w:rPr>
        <w:t xml:space="preserve"> </w:t>
      </w:r>
      <w:r w:rsidR="00223D85" w:rsidRPr="006B73BE">
        <w:rPr>
          <w:rStyle w:val="affff5"/>
          <w:rFonts w:hint="eastAsia"/>
          <w:rtl/>
        </w:rPr>
        <w:t>מ</w:t>
      </w:r>
      <w:r w:rsidRPr="006B73BE">
        <w:rPr>
          <w:rStyle w:val="affff5"/>
          <w:rtl/>
        </w:rPr>
        <w:t>מקרא</w:t>
      </w:r>
      <w:r w:rsidR="00223D85" w:rsidRPr="006B73BE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23D85">
        <w:rPr>
          <w:rStyle w:val="affff1"/>
          <w:rFonts w:hint="cs"/>
          <w:rtl/>
        </w:rPr>
        <w:t>'</w:t>
      </w:r>
      <w:r w:rsidRPr="002D7034">
        <w:rPr>
          <w:rStyle w:val="affff1"/>
          <w:rtl/>
        </w:rPr>
        <w:t>בנים</w:t>
      </w:r>
      <w:r w:rsidR="00223D85">
        <w:rPr>
          <w:rStyle w:val="affff1"/>
          <w:rFonts w:hint="cs"/>
          <w:rtl/>
        </w:rPr>
        <w:t>'</w:t>
      </w:r>
      <w:r w:rsidRPr="002D7034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ולא בנות.</w:t>
      </w:r>
    </w:p>
    <w:p w14:paraId="4E000CC5" w14:textId="6D0CF87F" w:rsidR="00B433C9" w:rsidRDefault="00223D85" w:rsidP="00223D85">
      <w:pPr>
        <w:rPr>
          <w:rtl/>
        </w:rPr>
      </w:pPr>
      <w:r>
        <w:rPr>
          <w:rStyle w:val="affff5"/>
          <w:rFonts w:hint="cs"/>
          <w:rtl/>
        </w:rPr>
        <w:t xml:space="preserve">והשיב ע"ז </w:t>
      </w:r>
      <w:r w:rsidR="00B433C9" w:rsidRPr="00E952A3">
        <w:rPr>
          <w:rStyle w:val="affff5"/>
          <w:rtl/>
        </w:rPr>
        <w:t>ר"</w:t>
      </w:r>
      <w:r w:rsidR="002D7034">
        <w:rPr>
          <w:rStyle w:val="affff5"/>
          <w:rFonts w:hint="cs"/>
          <w:rtl/>
        </w:rPr>
        <w:t>י: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בנים אשר </w:t>
      </w:r>
      <w:r w:rsidR="00B433C9" w:rsidRPr="006B73BE">
        <w:rPr>
          <w:rStyle w:val="affff1"/>
          <w:b/>
          <w:bCs/>
          <w:rtl/>
        </w:rPr>
        <w:t>יולדו</w:t>
      </w:r>
      <w:r>
        <w:rPr>
          <w:rStyle w:val="affff1"/>
          <w:rFonts w:hint="cs"/>
          <w:b/>
          <w:bCs/>
          <w:rtl/>
        </w:rPr>
        <w:t>'</w:t>
      </w:r>
      <w:r w:rsidR="00B433C9" w:rsidRPr="00AD1A41">
        <w:rPr>
          <w:rStyle w:val="affff1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>תלאן בלידה</w:t>
      </w:r>
      <w:r>
        <w:rPr>
          <w:rFonts w:ascii="FontbitDavid" w:hAnsi="FontbitDavid" w:hint="cs"/>
          <w:sz w:val="32"/>
          <w:rtl/>
        </w:rPr>
        <w:t xml:space="preserve"> </w:t>
      </w:r>
      <w:r w:rsidRPr="006B73BE">
        <w:rPr>
          <w:rStyle w:val="affff8"/>
          <w:rFonts w:hint="eastAsia"/>
          <w:rtl/>
        </w:rPr>
        <w:t>ובנות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אסורות</w:t>
      </w:r>
      <w:r w:rsidR="00B433C9" w:rsidRPr="006B73BE">
        <w:rPr>
          <w:rStyle w:val="affff8"/>
          <w:rtl/>
        </w:rPr>
        <w:t>.</w:t>
      </w:r>
    </w:p>
    <w:p w14:paraId="5B245628" w14:textId="1042130A" w:rsidR="006D3EF7" w:rsidRDefault="00223D85" w:rsidP="00223D85">
      <w:pPr>
        <w:rPr>
          <w:rFonts w:ascii="FontbitDavid" w:hAnsi="FontbitDavid"/>
          <w:sz w:val="32"/>
          <w:rtl/>
        </w:rPr>
      </w:pPr>
      <w:r w:rsidRPr="007179F8">
        <w:rPr>
          <w:rFonts w:ascii="FontbitDavid" w:hAnsi="FontbitDavid"/>
          <w:b/>
          <w:bCs/>
          <w:sz w:val="32"/>
          <w:szCs w:val="16"/>
          <w:rtl/>
        </w:rPr>
        <w:t>•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E952A3">
        <w:rPr>
          <w:rStyle w:val="affff5"/>
          <w:rtl/>
        </w:rPr>
        <w:t>ר</w:t>
      </w:r>
      <w:r w:rsidR="00B433C9" w:rsidRPr="00E952A3">
        <w:rPr>
          <w:rStyle w:val="affff5"/>
          <w:rFonts w:hint="cs"/>
          <w:rtl/>
        </w:rPr>
        <w:t>י</w:t>
      </w:r>
      <w:r w:rsidR="00B433C9" w:rsidRPr="00E952A3">
        <w:rPr>
          <w:rStyle w:val="affff5"/>
          <w:rtl/>
        </w:rPr>
        <w:t>"</w:t>
      </w:r>
      <w:r w:rsidR="00B433C9" w:rsidRPr="00E952A3">
        <w:rPr>
          <w:rStyle w:val="affff5"/>
          <w:rFonts w:hint="cs"/>
          <w:rtl/>
        </w:rPr>
        <w:t>ו</w:t>
      </w:r>
      <w:r w:rsidR="00B433C9" w:rsidRPr="00E952A3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לולא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5"/>
          <w:rFonts w:hint="cs"/>
          <w:rtl/>
        </w:rPr>
        <w:t>של</w:t>
      </w:r>
      <w:r w:rsidR="00B433C9" w:rsidRPr="00E952A3">
        <w:rPr>
          <w:rStyle w:val="affff5"/>
          <w:rFonts w:hint="cs"/>
          <w:rtl/>
        </w:rPr>
        <w:t>ר</w:t>
      </w:r>
      <w:r w:rsidR="00B433C9" w:rsidRPr="00E952A3">
        <w:rPr>
          <w:rStyle w:val="affff5"/>
          <w:rtl/>
        </w:rPr>
        <w:t>"</w:t>
      </w:r>
      <w:r w:rsidR="00B433C9" w:rsidRPr="00E952A3">
        <w:rPr>
          <w:rStyle w:val="affff5"/>
          <w:rFonts w:hint="cs"/>
          <w:rtl/>
        </w:rPr>
        <w:t xml:space="preserve">י </w:t>
      </w:r>
      <w:r w:rsidR="00B433C9" w:rsidRPr="00C35A2C">
        <w:rPr>
          <w:rFonts w:ascii="FontbitDavid" w:hAnsi="FontbitDavid"/>
          <w:sz w:val="32"/>
          <w:rtl/>
        </w:rPr>
        <w:t>תלאן בלידה,</w:t>
      </w:r>
      <w:r w:rsidR="00B433C9" w:rsidRPr="006B73BE">
        <w:rPr>
          <w:rStyle w:val="affff5"/>
          <w:rtl/>
        </w:rPr>
        <w:t xml:space="preserve"> </w:t>
      </w:r>
      <w:r w:rsidR="006273BE" w:rsidRPr="006B73BE">
        <w:rPr>
          <w:rStyle w:val="affff5"/>
          <w:rFonts w:hint="eastAsia"/>
          <w:rtl/>
        </w:rPr>
        <w:t>לא</w:t>
      </w:r>
      <w:r w:rsidR="006273BE" w:rsidRPr="006B73BE">
        <w:rPr>
          <w:rStyle w:val="affff5"/>
          <w:rtl/>
        </w:rPr>
        <w:t xml:space="preserve"> </w:t>
      </w:r>
      <w:r w:rsidR="006273BE" w:rsidRPr="006B73BE">
        <w:rPr>
          <w:rStyle w:val="affff5"/>
          <w:rFonts w:hint="eastAsia"/>
          <w:rtl/>
        </w:rPr>
        <w:t>מצא</w:t>
      </w:r>
      <w:r w:rsidR="006273BE" w:rsidRPr="006B73BE">
        <w:rPr>
          <w:rStyle w:val="affff5"/>
          <w:rtl/>
        </w:rPr>
        <w:t xml:space="preserve"> </w:t>
      </w:r>
      <w:r w:rsidR="006273BE" w:rsidRPr="006B73BE">
        <w:rPr>
          <w:rStyle w:val="affff5"/>
          <w:rFonts w:hint="eastAsia"/>
          <w:rtl/>
        </w:rPr>
        <w:t>ידיו</w:t>
      </w:r>
      <w:r w:rsidR="006273BE" w:rsidRPr="006B73BE">
        <w:rPr>
          <w:rStyle w:val="affff5"/>
          <w:rtl/>
        </w:rPr>
        <w:t xml:space="preserve"> </w:t>
      </w:r>
      <w:r w:rsidR="006273BE" w:rsidRPr="006B73BE">
        <w:rPr>
          <w:rStyle w:val="affff5"/>
          <w:rFonts w:hint="eastAsia"/>
          <w:rtl/>
        </w:rPr>
        <w:t>ורגליו</w:t>
      </w:r>
      <w:r w:rsidR="006273BE">
        <w:rPr>
          <w:rFonts w:ascii="FontbitDavid" w:hAnsi="FontbitDavid" w:hint="cs"/>
          <w:sz w:val="32"/>
          <w:rtl/>
        </w:rPr>
        <w:t>,</w:t>
      </w:r>
      <w:r w:rsidR="00B433C9" w:rsidRPr="00E952A3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שאמר</w:t>
      </w:r>
      <w:r w:rsidR="00B433C9" w:rsidRPr="00E952A3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</w:p>
    <w:p w14:paraId="4B20FB47" w14:textId="464B77F8" w:rsidR="006D3EF7" w:rsidRDefault="006273BE" w:rsidP="006B73BE">
      <w:pPr>
        <w:ind w:left="113"/>
        <w:rPr>
          <w:rFonts w:ascii="FontbitDavid" w:hAnsi="FontbitDavid"/>
          <w:sz w:val="32"/>
          <w:rtl/>
        </w:rPr>
      </w:pPr>
      <w:r>
        <w:rPr>
          <w:rFonts w:hint="cs"/>
          <w:rtl/>
        </w:rPr>
        <w:t>'</w:t>
      </w:r>
      <w:r w:rsidR="00B433C9" w:rsidRPr="002B40EB">
        <w:rPr>
          <w:rtl/>
        </w:rPr>
        <w:t xml:space="preserve">קהל גרים </w:t>
      </w:r>
      <w:r w:rsidR="00B433C9" w:rsidRPr="00C35A2C">
        <w:rPr>
          <w:rFonts w:ascii="FontbitDavid" w:hAnsi="FontbitDavid"/>
          <w:sz w:val="32"/>
          <w:rtl/>
        </w:rPr>
        <w:t xml:space="preserve">איקרי </w:t>
      </w:r>
      <w:r w:rsidR="00B433C9" w:rsidRPr="002B40EB">
        <w:rPr>
          <w:rStyle w:val="affff1"/>
          <w:rtl/>
        </w:rPr>
        <w:t>קהל</w:t>
      </w:r>
      <w:r>
        <w:rPr>
          <w:rStyle w:val="affff1"/>
          <w:rFonts w:hint="cs"/>
          <w:rtl/>
        </w:rPr>
        <w:t>'</w:t>
      </w:r>
      <w:r w:rsidR="00B433C9" w:rsidRPr="002B40EB">
        <w:rPr>
          <w:rStyle w:val="affff1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6D3EF7">
        <w:rPr>
          <w:rFonts w:ascii="FontbitDavid" w:hAnsi="FontbitDavid" w:hint="cs"/>
          <w:sz w:val="32"/>
          <w:rtl/>
        </w:rPr>
        <w:t xml:space="preserve">איך </w:t>
      </w:r>
      <w:r w:rsidR="00B433C9" w:rsidRPr="00C35A2C">
        <w:rPr>
          <w:rFonts w:ascii="FontbitDavid" w:hAnsi="FontbitDavid"/>
          <w:sz w:val="32"/>
          <w:rtl/>
        </w:rPr>
        <w:t xml:space="preserve">מצרי שני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יטהר</w:t>
      </w:r>
      <w:r w:rsidR="006D3EF7">
        <w:rPr>
          <w:rFonts w:ascii="FontbitDavid" w:hAnsi="FontbitDavid" w:hint="cs"/>
          <w:sz w:val="32"/>
          <w:rtl/>
        </w:rPr>
        <w:t xml:space="preserve"> </w:t>
      </w:r>
      <w:r w:rsidR="006D3EF7">
        <w:rPr>
          <w:rStyle w:val="affff8"/>
          <w:rFonts w:hint="cs"/>
          <w:rtl/>
        </w:rPr>
        <w:t>ו</w:t>
      </w:r>
      <w:r w:rsidR="006D3EF7" w:rsidRPr="006B73BE">
        <w:rPr>
          <w:rStyle w:val="affff8"/>
          <w:rFonts w:hint="eastAsia"/>
          <w:rtl/>
        </w:rPr>
        <w:t>אסור</w:t>
      </w:r>
      <w:r w:rsidR="006D3EF7" w:rsidRPr="006B73BE">
        <w:rPr>
          <w:rStyle w:val="affff8"/>
          <w:rtl/>
        </w:rPr>
        <w:t xml:space="preserve"> </w:t>
      </w:r>
      <w:r w:rsidR="006D3EF7" w:rsidRPr="006B73BE">
        <w:rPr>
          <w:rStyle w:val="affff8"/>
          <w:rFonts w:hint="eastAsia"/>
          <w:rtl/>
        </w:rPr>
        <w:t>במצרית</w:t>
      </w:r>
      <w:r w:rsidR="00B433C9" w:rsidRPr="006B73BE">
        <w:rPr>
          <w:rStyle w:val="affff8"/>
          <w:rtl/>
        </w:rPr>
        <w:t>?</w:t>
      </w:r>
    </w:p>
    <w:p w14:paraId="60E55C71" w14:textId="244A2E28" w:rsidR="00B433C9" w:rsidRDefault="00B433C9" w:rsidP="006D3EF7">
      <w:pPr>
        <w:rPr>
          <w:rtl/>
        </w:rPr>
      </w:pPr>
      <w:r w:rsidRPr="00E952A3">
        <w:rPr>
          <w:rStyle w:val="affff5"/>
          <w:rFonts w:hint="cs"/>
          <w:rtl/>
        </w:rPr>
        <w:t>ו</w:t>
      </w:r>
      <w:r w:rsidR="006D3EF7" w:rsidRPr="006B73BE">
        <w:rPr>
          <w:rStyle w:val="affff5"/>
          <w:rFonts w:hint="eastAsia"/>
          <w:rtl/>
        </w:rPr>
        <w:t>התורה</w:t>
      </w:r>
      <w:r w:rsidR="006D3EF7" w:rsidRPr="006B73BE">
        <w:rPr>
          <w:rStyle w:val="affff5"/>
          <w:rtl/>
        </w:rPr>
        <w:t xml:space="preserve"> </w:t>
      </w:r>
      <w:r w:rsidR="006D3EF7" w:rsidRPr="006B73BE">
        <w:rPr>
          <w:rStyle w:val="affff5"/>
          <w:rFonts w:hint="eastAsia"/>
          <w:rtl/>
        </w:rPr>
        <w:t>לא</w:t>
      </w:r>
      <w:r w:rsidR="006D3EF7" w:rsidRPr="006B73BE">
        <w:rPr>
          <w:rStyle w:val="affff5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6D3EF7">
        <w:rPr>
          <w:rFonts w:ascii="FontbitDavid" w:hAnsi="FontbitDavid" w:hint="cs"/>
          <w:sz w:val="32"/>
          <w:rtl/>
        </w:rPr>
        <w:t>ב</w:t>
      </w:r>
      <w:r w:rsidRPr="00C35A2C">
        <w:rPr>
          <w:rFonts w:ascii="FontbitDavid" w:hAnsi="FontbitDavid" w:hint="cs"/>
          <w:sz w:val="32"/>
          <w:rtl/>
        </w:rPr>
        <w:t>עבר ונשא</w:t>
      </w:r>
      <w:r w:rsidR="006273BE">
        <w:rPr>
          <w:rFonts w:hint="cs"/>
          <w:rtl/>
        </w:rPr>
        <w:t xml:space="preserve"> -</w:t>
      </w:r>
      <w:r w:rsidRPr="006B73BE">
        <w:rPr>
          <w:rtl/>
        </w:rPr>
        <w:t xml:space="preserve"> </w:t>
      </w:r>
      <w:r w:rsidR="003035AD">
        <w:rPr>
          <w:rFonts w:hint="cs"/>
          <w:rtl/>
        </w:rPr>
        <w:t>'</w:t>
      </w:r>
      <w:r w:rsidRPr="006B73BE">
        <w:rPr>
          <w:rFonts w:hint="eastAsia"/>
          <w:rtl/>
        </w:rPr>
        <w:t>דאי</w:t>
      </w:r>
      <w:r w:rsidR="003035AD">
        <w:rPr>
          <w:rFonts w:hint="cs"/>
          <w:rtl/>
        </w:rPr>
        <w:t>'</w:t>
      </w:r>
      <w:r w:rsidRPr="006B73BE">
        <w:rPr>
          <w:rtl/>
        </w:rPr>
        <w:t xml:space="preserve"> להיתר</w:t>
      </w:r>
      <w:r w:rsidR="006D3EF7" w:rsidRPr="006B73BE">
        <w:rPr>
          <w:rtl/>
        </w:rPr>
        <w:t>,</w:t>
      </w:r>
      <w:r w:rsidR="006D3EF7">
        <w:rPr>
          <w:rFonts w:ascii="FontbitDavid" w:hAnsi="FontbitDavid" w:hint="cs"/>
          <w:sz w:val="32"/>
          <w:rtl/>
        </w:rPr>
        <w:t xml:space="preserve"> </w:t>
      </w:r>
      <w:r w:rsidR="003035AD">
        <w:rPr>
          <w:rStyle w:val="affff8"/>
          <w:rFonts w:hint="cs"/>
          <w:rtl/>
        </w:rPr>
        <w:t>משא</w:t>
      </w:r>
      <w:r w:rsidR="006D3EF7" w:rsidRPr="006B73BE">
        <w:rPr>
          <w:rStyle w:val="affff8"/>
          <w:rtl/>
        </w:rPr>
        <w:t>"כ</w:t>
      </w:r>
      <w:r w:rsidRPr="006B73BE">
        <w:rPr>
          <w:rStyle w:val="affff8"/>
          <w:rtl/>
        </w:rPr>
        <w:t xml:space="preserve"> ממזר</w:t>
      </w:r>
      <w:r w:rsidRPr="003035AD">
        <w:rPr>
          <w:rStyle w:val="affff8"/>
          <w:rFonts w:hint="cs"/>
          <w:rtl/>
        </w:rPr>
        <w:t xml:space="preserve"> </w:t>
      </w:r>
      <w:r w:rsidR="003035AD">
        <w:rPr>
          <w:rStyle w:val="affff8"/>
          <w:rFonts w:hint="cs"/>
          <w:rtl/>
        </w:rPr>
        <w:t>- '</w:t>
      </w:r>
      <w:r w:rsidRPr="003035AD">
        <w:rPr>
          <w:rStyle w:val="affff8"/>
          <w:rFonts w:hint="cs"/>
          <w:rtl/>
        </w:rPr>
        <w:t>דאי</w:t>
      </w:r>
      <w:r w:rsidR="003035AD">
        <w:rPr>
          <w:rStyle w:val="affff8"/>
          <w:rFonts w:hint="cs"/>
          <w:rtl/>
        </w:rPr>
        <w:t>'</w:t>
      </w:r>
      <w:r w:rsidRPr="003035AD">
        <w:rPr>
          <w:rStyle w:val="affff8"/>
          <w:rFonts w:hint="cs"/>
          <w:rtl/>
        </w:rPr>
        <w:t xml:space="preserve"> לאיסור</w:t>
      </w:r>
      <w:r w:rsidR="003035AD">
        <w:rPr>
          <w:rStyle w:val="affff8"/>
          <w:rFonts w:hint="cs"/>
          <w:rtl/>
        </w:rPr>
        <w:t>.</w:t>
      </w:r>
    </w:p>
    <w:p w14:paraId="16F1A9D7" w14:textId="009C735B" w:rsidR="003035AD" w:rsidRDefault="003035AD" w:rsidP="00615A60">
      <w:pPr>
        <w:pStyle w:val="affff2"/>
        <w:rPr>
          <w:rtl/>
        </w:rPr>
      </w:pPr>
      <w:bookmarkStart w:id="880" w:name="_Toc119173007"/>
      <w:bookmarkStart w:id="881" w:name="_Toc119230102"/>
      <w:r>
        <w:rPr>
          <w:rFonts w:hint="cs"/>
          <w:rtl/>
        </w:rPr>
        <w:t>צריכות הפסוקים במצרי ואדומי</w:t>
      </w:r>
      <w:bookmarkEnd w:id="880"/>
      <w:bookmarkEnd w:id="881"/>
    </w:p>
    <w:p w14:paraId="6663954C" w14:textId="729E4AF7" w:rsidR="00B433C9" w:rsidRDefault="00B433C9" w:rsidP="00B55EDF">
      <w:pPr>
        <w:rPr>
          <w:rtl/>
        </w:rPr>
      </w:pPr>
      <w:r w:rsidRPr="00041161">
        <w:rPr>
          <w:rStyle w:val="affff1"/>
          <w:rFonts w:hint="cs"/>
          <w:rtl/>
        </w:rPr>
        <w:t>'</w:t>
      </w:r>
      <w:r w:rsidR="003035AD">
        <w:rPr>
          <w:rStyle w:val="affff1"/>
          <w:rFonts w:hint="cs"/>
          <w:rtl/>
        </w:rPr>
        <w:t xml:space="preserve">בנים.. </w:t>
      </w:r>
      <w:r w:rsidRPr="00041161">
        <w:rPr>
          <w:rStyle w:val="affff1"/>
          <w:rFonts w:hint="cs"/>
          <w:rtl/>
        </w:rPr>
        <w:t>דור</w:t>
      </w:r>
      <w:r w:rsidR="003035AD">
        <w:rPr>
          <w:rStyle w:val="affff1"/>
          <w:rFonts w:hint="cs"/>
          <w:rtl/>
        </w:rPr>
        <w:t>..</w:t>
      </w:r>
      <w:r w:rsidRPr="00041161">
        <w:rPr>
          <w:rStyle w:val="affff1"/>
          <w:rFonts w:hint="cs"/>
          <w:rtl/>
        </w:rPr>
        <w:t xml:space="preserve">' </w:t>
      </w:r>
      <w:r w:rsidR="003035AD">
        <w:rPr>
          <w:rFonts w:ascii="FontbitDavid" w:hAnsi="FontbitDavid" w:hint="cs"/>
          <w:sz w:val="32"/>
          <w:rtl/>
        </w:rPr>
        <w:t>- בנים לחוד - הו"א</w:t>
      </w:r>
      <w:r w:rsidRPr="00C35A2C">
        <w:rPr>
          <w:rFonts w:ascii="FontbitDavid" w:hAnsi="FontbitDavid" w:hint="cs"/>
          <w:sz w:val="32"/>
          <w:rtl/>
        </w:rPr>
        <w:t xml:space="preserve"> בן שלישי מותר</w:t>
      </w:r>
      <w:r w:rsidR="003035AD">
        <w:rPr>
          <w:rFonts w:ascii="FontbitDavid" w:hAnsi="FontbitDavid" w:hint="cs"/>
          <w:sz w:val="32"/>
          <w:rtl/>
        </w:rPr>
        <w:t>,</w:t>
      </w:r>
    </w:p>
    <w:p w14:paraId="224BECA9" w14:textId="1A5C3CC2" w:rsidR="003035AD" w:rsidRDefault="003035AD" w:rsidP="006B73BE">
      <w:pPr>
        <w:ind w:left="565" w:firstLine="113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דורות לחוד </w:t>
      </w:r>
      <w:r w:rsidR="006273BE"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הו"א</w:t>
      </w:r>
      <w:r w:rsidR="00B433C9" w:rsidRPr="00C35A2C">
        <w:rPr>
          <w:rFonts w:ascii="FontbitDavid" w:hAnsi="FontbitDavid" w:hint="cs"/>
          <w:sz w:val="32"/>
          <w:rtl/>
        </w:rPr>
        <w:t xml:space="preserve"> רק העומדין על הר סיני</w:t>
      </w:r>
      <w:r>
        <w:rPr>
          <w:rFonts w:ascii="FontbitDavid" w:hAnsi="FontbitDavid" w:hint="cs"/>
          <w:sz w:val="32"/>
          <w:rtl/>
        </w:rPr>
        <w:t>.</w:t>
      </w:r>
    </w:p>
    <w:p w14:paraId="2006735B" w14:textId="0C95E833" w:rsidR="00B433C9" w:rsidRPr="00C35A2C" w:rsidRDefault="00B433C9" w:rsidP="007C50EB">
      <w:pPr>
        <w:rPr>
          <w:rFonts w:ascii="FontbitDavid" w:hAnsi="FontbitDavid"/>
          <w:sz w:val="32"/>
          <w:rtl/>
        </w:rPr>
      </w:pPr>
      <w:r w:rsidRPr="00041161">
        <w:rPr>
          <w:rStyle w:val="affff1"/>
          <w:rFonts w:hint="cs"/>
          <w:rtl/>
        </w:rPr>
        <w:lastRenderedPageBreak/>
        <w:t>'</w:t>
      </w:r>
      <w:r w:rsidRPr="00041161">
        <w:rPr>
          <w:rStyle w:val="affff1"/>
          <w:rtl/>
        </w:rPr>
        <w:t>להם</w:t>
      </w:r>
      <w:r w:rsidRPr="00041161">
        <w:rPr>
          <w:rStyle w:val="affff1"/>
          <w:rFonts w:hint="cs"/>
          <w:rtl/>
        </w:rPr>
        <w:t>'</w:t>
      </w:r>
      <w:r w:rsidRPr="00041161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מהם מנה</w:t>
      </w:r>
      <w:r w:rsidR="003035AD">
        <w:rPr>
          <w:rFonts w:ascii="FontbitDavid" w:hAnsi="FontbitDavid" w:hint="cs"/>
          <w:sz w:val="32"/>
          <w:rtl/>
        </w:rPr>
        <w:t>,</w:t>
      </w:r>
      <w:r w:rsidR="002D7034">
        <w:rPr>
          <w:rFonts w:ascii="FontbitDavid" w:hAnsi="FontbitDavid" w:hint="cs"/>
          <w:sz w:val="32"/>
          <w:rtl/>
        </w:rPr>
        <w:t xml:space="preserve"> </w:t>
      </w:r>
      <w:r w:rsidR="003035AD">
        <w:rPr>
          <w:rStyle w:val="affff8"/>
          <w:rFonts w:hint="cs"/>
          <w:rtl/>
        </w:rPr>
        <w:t>ו</w:t>
      </w:r>
      <w:r w:rsidR="003035AD" w:rsidRPr="006B73BE">
        <w:rPr>
          <w:rStyle w:val="affff8"/>
          <w:rFonts w:hint="eastAsia"/>
          <w:rtl/>
        </w:rPr>
        <w:t>שוב</w:t>
      </w:r>
      <w:r w:rsidR="003035AD">
        <w:rPr>
          <w:rStyle w:val="affff1"/>
          <w:rFonts w:hint="cs"/>
          <w:rtl/>
        </w:rPr>
        <w:t xml:space="preserve"> </w:t>
      </w:r>
      <w:r w:rsidRPr="00041161">
        <w:rPr>
          <w:rStyle w:val="affff1"/>
          <w:rFonts w:hint="cs"/>
          <w:rtl/>
        </w:rPr>
        <w:t>'</w:t>
      </w:r>
      <w:r w:rsidRPr="00041161">
        <w:rPr>
          <w:rStyle w:val="affff1"/>
          <w:rtl/>
        </w:rPr>
        <w:t>להם</w:t>
      </w:r>
      <w:r w:rsidRPr="00041161">
        <w:rPr>
          <w:rStyle w:val="affff1"/>
          <w:rFonts w:hint="cs"/>
          <w:rtl/>
        </w:rPr>
        <w:t>'</w:t>
      </w:r>
      <w:r w:rsidRPr="00041161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אחר פסולן</w:t>
      </w:r>
      <w:r w:rsidR="003035AD" w:rsidRPr="006B73BE">
        <w:rPr>
          <w:rStyle w:val="affff8"/>
          <w:rtl/>
        </w:rPr>
        <w:t xml:space="preserve"> מצרי וישראלית</w:t>
      </w:r>
      <w:r w:rsidR="006273BE">
        <w:rPr>
          <w:rStyle w:val="affff8"/>
          <w:rFonts w:hint="cs"/>
          <w:rtl/>
        </w:rPr>
        <w:t>,</w:t>
      </w:r>
      <w:r w:rsidR="003035AD" w:rsidRPr="006B73BE">
        <w:rPr>
          <w:rStyle w:val="affff8"/>
          <w:rtl/>
        </w:rPr>
        <w:t xml:space="preserve"> ו</w:t>
      </w:r>
      <w:r w:rsidR="006273BE">
        <w:rPr>
          <w:rStyle w:val="affff8"/>
          <w:rFonts w:hint="cs"/>
          <w:rtl/>
        </w:rPr>
        <w:t>ל</w:t>
      </w:r>
      <w:r w:rsidR="003035AD" w:rsidRPr="006B73BE">
        <w:rPr>
          <w:rStyle w:val="affff8"/>
          <w:rFonts w:hint="eastAsia"/>
          <w:rtl/>
        </w:rPr>
        <w:t>ה</w:t>
      </w:r>
      <w:r w:rsidR="006273BE">
        <w:rPr>
          <w:rStyle w:val="affff8"/>
          <w:rFonts w:hint="cs"/>
          <w:rtl/>
        </w:rPr>
        <w:t>י</w:t>
      </w:r>
      <w:r w:rsidR="003035AD" w:rsidRPr="006B73BE">
        <w:rPr>
          <w:rStyle w:val="affff8"/>
          <w:rFonts w:hint="eastAsia"/>
          <w:rtl/>
        </w:rPr>
        <w:t>פך</w:t>
      </w:r>
      <w:r w:rsidR="003035AD">
        <w:rPr>
          <w:rStyle w:val="affff8"/>
          <w:rFonts w:hint="cs"/>
          <w:rtl/>
        </w:rPr>
        <w:t>.</w:t>
      </w:r>
    </w:p>
    <w:p w14:paraId="328423D4" w14:textId="35322F1D" w:rsidR="00B433C9" w:rsidRDefault="003035AD" w:rsidP="007C50EB">
      <w:pPr>
        <w:rPr>
          <w:rFonts w:ascii="FontbitDavid" w:hAnsi="FontbitDavid"/>
          <w:sz w:val="32"/>
          <w:rtl/>
        </w:rPr>
      </w:pPr>
      <w:r>
        <w:rPr>
          <w:rStyle w:val="affff1"/>
          <w:rFonts w:hint="cs"/>
          <w:rtl/>
        </w:rPr>
        <w:t>'</w:t>
      </w:r>
      <w:r w:rsidR="00B433C9" w:rsidRPr="00BE4C2F">
        <w:rPr>
          <w:rStyle w:val="affff1"/>
          <w:rFonts w:hint="cs"/>
          <w:rtl/>
        </w:rPr>
        <w:t>יולדו'</w:t>
      </w:r>
      <w:r>
        <w:rPr>
          <w:rStyle w:val="affff1"/>
          <w:rFonts w:hint="cs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- מצר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 w:hint="cs"/>
          <w:sz w:val="32"/>
          <w:rtl/>
        </w:rPr>
        <w:t xml:space="preserve">ת מעוברת שנתגיירה היא ובנה 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שנים.</w:t>
      </w:r>
    </w:p>
    <w:p w14:paraId="125F5795" w14:textId="76057079" w:rsidR="00B433C9" w:rsidRDefault="003035AD" w:rsidP="00B55EDF">
      <w:pPr>
        <w:rPr>
          <w:rtl/>
        </w:rPr>
      </w:pPr>
      <w:r>
        <w:rPr>
          <w:rStyle w:val="affff8"/>
          <w:rFonts w:hint="cs"/>
          <w:rtl/>
        </w:rPr>
        <w:t>ו</w:t>
      </w:r>
      <w:r w:rsidR="00B433C9" w:rsidRPr="006B73BE">
        <w:rPr>
          <w:rStyle w:val="affff8"/>
          <w:rFonts w:hint="eastAsia"/>
          <w:rtl/>
        </w:rPr>
        <w:t>בממזר</w:t>
      </w:r>
      <w:r w:rsidR="00B433C9" w:rsidRPr="006B2A7E">
        <w:rPr>
          <w:rStyle w:val="affff1"/>
          <w:rFonts w:hint="cs"/>
          <w:rtl/>
        </w:rPr>
        <w:t xml:space="preserve"> </w:t>
      </w:r>
      <w:r>
        <w:rPr>
          <w:rStyle w:val="affff1"/>
          <w:rFonts w:hint="cs"/>
          <w:rtl/>
        </w:rPr>
        <w:t xml:space="preserve">'לו' </w:t>
      </w:r>
      <w:r>
        <w:rPr>
          <w:rFonts w:hint="cs"/>
          <w:rtl/>
        </w:rPr>
        <w:t>-</w:t>
      </w:r>
      <w:r w:rsidRPr="006B73BE">
        <w:rPr>
          <w:rtl/>
        </w:rPr>
        <w:t xml:space="preserve"> אחר פסולו,</w:t>
      </w:r>
      <w:r>
        <w:rPr>
          <w:rStyle w:val="affff1"/>
          <w:rFonts w:hint="cs"/>
          <w:rtl/>
        </w:rPr>
        <w:t xml:space="preserve"> </w:t>
      </w:r>
      <w:r w:rsidRPr="006B73BE">
        <w:rPr>
          <w:rStyle w:val="affff5"/>
          <w:rFonts w:hint="eastAsia"/>
          <w:rtl/>
        </w:rPr>
        <w:t>וצריכא</w:t>
      </w:r>
      <w:r>
        <w:rPr>
          <w:rStyle w:val="affff5"/>
          <w:rFonts w:hint="cs"/>
          <w:rtl/>
        </w:rPr>
        <w:t>:</w:t>
      </w:r>
      <w:r w:rsidRPr="006B73BE">
        <w:rPr>
          <w:rStyle w:val="affff8"/>
          <w:rtl/>
        </w:rPr>
        <w:t xml:space="preserve"> ממזר</w:t>
      </w:r>
      <w:r w:rsidR="00B433C9" w:rsidRPr="006B73BE">
        <w:rPr>
          <w:rStyle w:val="affff8"/>
          <w:rtl/>
        </w:rPr>
        <w:t xml:space="preserve"> מטיפה כשרה, </w:t>
      </w:r>
      <w:r w:rsidR="002D7034" w:rsidRPr="006B73BE">
        <w:rPr>
          <w:rStyle w:val="affff8"/>
          <w:rFonts w:hint="eastAsia"/>
          <w:rtl/>
        </w:rPr>
        <w:t>ו</w:t>
      </w:r>
      <w:r w:rsidRPr="006B73BE">
        <w:rPr>
          <w:rStyle w:val="affff8"/>
          <w:rFonts w:hint="eastAsia"/>
          <w:rtl/>
        </w:rPr>
        <w:t>מצרי</w:t>
      </w:r>
      <w:r w:rsidR="00274003"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אינו</w:t>
      </w:r>
      <w:r w:rsidR="00B433C9"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ל</w:t>
      </w:r>
      <w:r w:rsidR="00B433C9" w:rsidRPr="006B73BE">
        <w:rPr>
          <w:rStyle w:val="affff8"/>
          <w:rFonts w:hint="eastAsia"/>
          <w:rtl/>
        </w:rPr>
        <w:t>עולם</w:t>
      </w:r>
      <w:r w:rsidRPr="006B73BE">
        <w:rPr>
          <w:rStyle w:val="affff8"/>
          <w:rtl/>
        </w:rPr>
        <w:t>.</w:t>
      </w:r>
    </w:p>
    <w:p w14:paraId="6EAFA141" w14:textId="352277FC" w:rsidR="00B433C9" w:rsidRPr="00C35A2C" w:rsidRDefault="003035AD" w:rsidP="00615A60">
      <w:pPr>
        <w:pStyle w:val="affff2"/>
        <w:rPr>
          <w:rtl/>
        </w:rPr>
      </w:pPr>
      <w:bookmarkStart w:id="882" w:name="_Toc119173008"/>
      <w:bookmarkStart w:id="883" w:name="_Toc119230103"/>
      <w:r>
        <w:rPr>
          <w:rFonts w:hint="cs"/>
          <w:rtl/>
        </w:rPr>
        <w:t>מצרי שני שנשא ראשונה, ודין עמוני שנשא מצרית</w:t>
      </w:r>
      <w:bookmarkEnd w:id="882"/>
      <w:bookmarkEnd w:id="883"/>
    </w:p>
    <w:p w14:paraId="62CA284E" w14:textId="11B4678D" w:rsidR="00B433C9" w:rsidRDefault="003035AD" w:rsidP="00B55EDF">
      <w:pPr>
        <w:rPr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E952A3">
        <w:rPr>
          <w:rStyle w:val="affff5"/>
          <w:rFonts w:hint="cs"/>
          <w:rtl/>
        </w:rPr>
        <w:t>רבב</w:t>
      </w:r>
      <w:r w:rsidR="00B433C9" w:rsidRPr="00E952A3">
        <w:rPr>
          <w:rStyle w:val="affff5"/>
          <w:rtl/>
        </w:rPr>
        <w:t>"</w:t>
      </w:r>
      <w:r w:rsidR="00B433C9" w:rsidRPr="00E952A3">
        <w:rPr>
          <w:rStyle w:val="affff5"/>
          <w:rFonts w:hint="cs"/>
          <w:rtl/>
        </w:rPr>
        <w:t>ח מרי</w:t>
      </w:r>
      <w:r w:rsidR="00B433C9" w:rsidRPr="00E952A3">
        <w:rPr>
          <w:rStyle w:val="affff5"/>
          <w:rtl/>
        </w:rPr>
        <w:t>"</w:t>
      </w:r>
      <w:r w:rsidR="00B433C9" w:rsidRPr="00E952A3">
        <w:rPr>
          <w:rStyle w:val="affff5"/>
          <w:rFonts w:hint="cs"/>
          <w:rtl/>
        </w:rPr>
        <w:t>ו</w:t>
      </w:r>
      <w:r w:rsidR="00B433C9" w:rsidRPr="00E952A3">
        <w:rPr>
          <w:rStyle w:val="affff5"/>
          <w:rtl/>
        </w:rPr>
        <w:t>: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 xml:space="preserve">מצרי שני </w:t>
      </w:r>
      <w:r w:rsidRPr="00D1637C">
        <w:rPr>
          <w:rFonts w:cs="PFT_Frank" w:hint="eastAsia"/>
          <w:b/>
          <w:bCs/>
          <w:szCs w:val="14"/>
          <w:rtl/>
        </w:rPr>
        <w:t>ב</w:t>
      </w:r>
      <w:r w:rsidR="00B433C9" w:rsidRPr="00D1637C">
        <w:rPr>
          <w:rFonts w:cs="PFT_Frank"/>
          <w:b/>
          <w:bCs/>
          <w:szCs w:val="14"/>
          <w:rtl/>
        </w:rPr>
        <w:t>ראשונה</w:t>
      </w:r>
      <w:r w:rsidR="00B433C9" w:rsidRPr="006B73BE">
        <w:rPr>
          <w:rtl/>
        </w:rPr>
        <w:t xml:space="preserve"> - </w:t>
      </w:r>
      <w:r>
        <w:rPr>
          <w:rFonts w:hint="cs"/>
          <w:rtl/>
        </w:rPr>
        <w:t>ה</w:t>
      </w:r>
      <w:r w:rsidR="00B433C9" w:rsidRPr="006B73BE">
        <w:rPr>
          <w:rtl/>
        </w:rPr>
        <w:t>ב</w:t>
      </w:r>
      <w:r>
        <w:rPr>
          <w:rFonts w:hint="cs"/>
          <w:rtl/>
        </w:rPr>
        <w:t>ן</w:t>
      </w:r>
      <w:r w:rsidR="00B433C9" w:rsidRPr="006B73BE">
        <w:rPr>
          <w:rtl/>
        </w:rPr>
        <w:t xml:space="preserve"> שלישי</w:t>
      </w:r>
      <w:r>
        <w:rPr>
          <w:rFonts w:hint="cs"/>
          <w:rtl/>
        </w:rPr>
        <w:t>,</w:t>
      </w:r>
      <w:r w:rsidR="00B433C9" w:rsidRPr="006B73BE">
        <w:rPr>
          <w:rtl/>
        </w:rPr>
        <w:t xml:space="preserve"> </w:t>
      </w:r>
      <w:r>
        <w:rPr>
          <w:rStyle w:val="affff8"/>
          <w:rFonts w:hint="cs"/>
          <w:rtl/>
        </w:rPr>
        <w:t>ד</w:t>
      </w:r>
      <w:r w:rsidR="00B433C9" w:rsidRPr="006B73BE">
        <w:rPr>
          <w:rStyle w:val="affff8"/>
          <w:rFonts w:hint="eastAsia"/>
          <w:rtl/>
        </w:rPr>
        <w:t>אחר</w:t>
      </w:r>
      <w:r w:rsidRPr="006B73BE">
        <w:rPr>
          <w:rStyle w:val="affff8"/>
          <w:rtl/>
        </w:rPr>
        <w:t xml:space="preserve"> האב.</w:t>
      </w:r>
      <w:r w:rsidR="00B433C9">
        <w:rPr>
          <w:rFonts w:ascii="FontbitDavid" w:hAnsi="FontbitDavid" w:hint="cs"/>
          <w:sz w:val="32"/>
          <w:rtl/>
        </w:rPr>
        <w:t xml:space="preserve"> </w:t>
      </w:r>
    </w:p>
    <w:p w14:paraId="4507DCFA" w14:textId="2CBD2EF8" w:rsidR="00B433C9" w:rsidRPr="00C35A2C" w:rsidRDefault="003035AD" w:rsidP="006B73BE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וששנינו</w:t>
      </w:r>
      <w:r w:rsidR="00B433C9" w:rsidRPr="00E952A3">
        <w:rPr>
          <w:rStyle w:val="affff5"/>
          <w:rtl/>
        </w:rPr>
        <w:t>:</w:t>
      </w:r>
      <w:r w:rsidR="00B433C9" w:rsidRPr="00BE4C2F">
        <w:rPr>
          <w:rFonts w:ascii="FontbitDavid" w:hAnsi="FontbitDavid"/>
          <w:spacing w:val="-6"/>
          <w:sz w:val="32"/>
          <w:rtl/>
        </w:rPr>
        <w:t xml:space="preserve"> ממזר </w:t>
      </w:r>
      <w:r w:rsidR="00B433C9" w:rsidRPr="00BE4C2F">
        <w:rPr>
          <w:rFonts w:ascii="FontbitDavid" w:hAnsi="FontbitDavid" w:hint="cs"/>
          <w:spacing w:val="-6"/>
          <w:sz w:val="32"/>
          <w:rtl/>
        </w:rPr>
        <w:t>ש</w:t>
      </w:r>
      <w:r w:rsidR="00B433C9" w:rsidRPr="00BE4C2F">
        <w:rPr>
          <w:rFonts w:ascii="FontbitDavid" w:hAnsi="FontbitDavid"/>
          <w:spacing w:val="-6"/>
          <w:sz w:val="32"/>
          <w:rtl/>
        </w:rPr>
        <w:t>נשא שפחה הולד עבד</w:t>
      </w:r>
      <w:r>
        <w:rPr>
          <w:rFonts w:ascii="FontbitDavid" w:hAnsi="FontbitDavid" w:hint="cs"/>
          <w:spacing w:val="-6"/>
          <w:sz w:val="32"/>
          <w:rtl/>
        </w:rPr>
        <w:t>.. -</w:t>
      </w:r>
      <w:r w:rsidR="00B433C9" w:rsidRPr="00BE4C2F">
        <w:rPr>
          <w:rFonts w:ascii="FontbitDavid" w:hAnsi="FontbitDavid"/>
          <w:spacing w:val="-6"/>
          <w:sz w:val="32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האשה וילדיה</w:t>
      </w:r>
      <w:r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 לאדוניה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.</w:t>
      </w:r>
    </w:p>
    <w:p w14:paraId="70BD84F1" w14:textId="21A31F64" w:rsidR="003035AD" w:rsidRDefault="003035AD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ויקשה</w:t>
      </w:r>
      <w:r w:rsidR="00B433C9" w:rsidRPr="00E952A3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6B73BE">
        <w:rPr>
          <w:rStyle w:val="affff5"/>
          <w:rFonts w:hint="eastAsia"/>
          <w:rtl/>
        </w:rPr>
        <w:t>מ</w:t>
      </w:r>
      <w:r w:rsidR="00B433C9" w:rsidRPr="00E952A3">
        <w:rPr>
          <w:rStyle w:val="affff5"/>
          <w:rtl/>
        </w:rPr>
        <w:t>מנימין גר מצר</w:t>
      </w:r>
      <w:r w:rsidR="00B433C9" w:rsidRPr="003035AD">
        <w:rPr>
          <w:rStyle w:val="affff5"/>
          <w:rtl/>
        </w:rPr>
        <w:t>י</w:t>
      </w:r>
      <w:r w:rsidR="00B433C9" w:rsidRPr="006B73BE">
        <w:rPr>
          <w:rStyle w:val="affff5"/>
          <w:rtl/>
        </w:rPr>
        <w:t xml:space="preserve"> </w:t>
      </w:r>
      <w:r w:rsidRPr="006B73BE">
        <w:rPr>
          <w:rStyle w:val="affff5"/>
          <w:rFonts w:hint="eastAsia"/>
          <w:rtl/>
        </w:rPr>
        <w:t>שאמר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אני </w:t>
      </w:r>
      <w:r w:rsidR="00B433C9" w:rsidRPr="00C35A2C">
        <w:rPr>
          <w:rFonts w:ascii="FontbitDavid" w:hAnsi="FontbitDavid"/>
          <w:sz w:val="32"/>
          <w:rtl/>
        </w:rPr>
        <w:t xml:space="preserve">ראשון </w:t>
      </w:r>
      <w:r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/>
          <w:sz w:val="32"/>
          <w:rtl/>
        </w:rPr>
        <w:t xml:space="preserve">ראשונה, </w:t>
      </w:r>
    </w:p>
    <w:p w14:paraId="59B54799" w14:textId="1E6802AC" w:rsidR="00B433C9" w:rsidRPr="00C35A2C" w:rsidRDefault="003035AD" w:rsidP="006B73BE">
      <w:pPr>
        <w:ind w:left="339"/>
        <w:rPr>
          <w:rtl/>
        </w:rPr>
      </w:pPr>
      <w:r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 w:rsidR="00B433C9" w:rsidRPr="00C35A2C">
        <w:rPr>
          <w:rFonts w:ascii="FontbitDavid" w:hAnsi="FontbitDavid"/>
          <w:sz w:val="32"/>
          <w:rtl/>
        </w:rPr>
        <w:t xml:space="preserve">אשיא לבני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שניה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שיהא בן בני ראוי בקהל</w:t>
      </w:r>
      <w:r>
        <w:rPr>
          <w:rFonts w:ascii="FontbitDavid" w:hAnsi="FontbitDavid" w:hint="cs"/>
          <w:sz w:val="32"/>
          <w:rtl/>
        </w:rPr>
        <w:t>,</w:t>
      </w:r>
    </w:p>
    <w:p w14:paraId="1A88A9A7" w14:textId="6494BBD5" w:rsidR="00B433C9" w:rsidRPr="006B73BE" w:rsidRDefault="003035AD" w:rsidP="00B55EDF">
      <w:pPr>
        <w:rPr>
          <w:rtl/>
        </w:rPr>
      </w:pPr>
      <w:r>
        <w:rPr>
          <w:rStyle w:val="affff5"/>
          <w:rFonts w:hint="cs"/>
          <w:rtl/>
        </w:rPr>
        <w:t>כ</w:t>
      </w:r>
      <w:r w:rsidR="00B433C9" w:rsidRPr="00E952A3">
        <w:rPr>
          <w:rStyle w:val="affff5"/>
          <w:rFonts w:hint="cs"/>
          <w:rtl/>
        </w:rPr>
        <w:t>רי</w:t>
      </w:r>
      <w:r w:rsidR="00B433C9" w:rsidRPr="00E952A3">
        <w:rPr>
          <w:rStyle w:val="affff5"/>
          <w:rtl/>
        </w:rPr>
        <w:t>"</w:t>
      </w:r>
      <w:r w:rsidR="00B433C9" w:rsidRPr="00E952A3">
        <w:rPr>
          <w:rStyle w:val="affff5"/>
          <w:rFonts w:hint="cs"/>
          <w:rtl/>
        </w:rPr>
        <w:t>ו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E952A3">
        <w:rPr>
          <w:rStyle w:val="affff5"/>
          <w:rFonts w:hint="cs"/>
          <w:rtl/>
        </w:rPr>
        <w:t>לתנא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תני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'אשי</w:t>
      </w:r>
      <w:r w:rsidRPr="006B73BE">
        <w:rPr>
          <w:rFonts w:hint="eastAsia"/>
          <w:rtl/>
        </w:rPr>
        <w:t>א</w:t>
      </w:r>
      <w:r w:rsidRPr="006B73BE">
        <w:rPr>
          <w:rtl/>
        </w:rPr>
        <w:t xml:space="preserve"> </w:t>
      </w:r>
      <w:r>
        <w:rPr>
          <w:rFonts w:hint="cs"/>
          <w:rtl/>
        </w:rPr>
        <w:t xml:space="preserve">לבני </w:t>
      </w:r>
      <w:r w:rsidR="007A078B" w:rsidRPr="006B73BE">
        <w:rPr>
          <w:rFonts w:hint="eastAsia"/>
          <w:rtl/>
        </w:rPr>
        <w:t>מצרית</w:t>
      </w:r>
      <w:r w:rsidR="007A078B" w:rsidRPr="006B73BE">
        <w:rPr>
          <w:b/>
          <w:rtl/>
        </w:rPr>
        <w:t xml:space="preserve"> </w:t>
      </w:r>
      <w:r w:rsidR="00B433C9" w:rsidRPr="006B73BE">
        <w:rPr>
          <w:rFonts w:hint="eastAsia"/>
          <w:b/>
          <w:rtl/>
        </w:rPr>
        <w:t>ראשונה</w:t>
      </w:r>
      <w:r>
        <w:rPr>
          <w:rFonts w:hint="cs"/>
          <w:rtl/>
        </w:rPr>
        <w:t>'.</w:t>
      </w:r>
    </w:p>
    <w:p w14:paraId="07E122D2" w14:textId="23826CB9" w:rsidR="00B433C9" w:rsidRPr="00EA6942" w:rsidRDefault="003035AD" w:rsidP="00B55EDF">
      <w:pPr>
        <w:rPr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E952A3">
        <w:rPr>
          <w:rStyle w:val="affff5"/>
          <w:rFonts w:hint="cs"/>
          <w:rtl/>
        </w:rPr>
        <w:t>ר</w:t>
      </w:r>
      <w:r w:rsidR="00B433C9" w:rsidRPr="00E952A3">
        <w:rPr>
          <w:rStyle w:val="affff5"/>
          <w:rtl/>
        </w:rPr>
        <w:t>"</w:t>
      </w:r>
      <w:r w:rsidR="00B433C9" w:rsidRPr="00E952A3">
        <w:rPr>
          <w:rStyle w:val="affff5"/>
          <w:rFonts w:hint="cs"/>
          <w:rtl/>
        </w:rPr>
        <w:t>ד מרי</w:t>
      </w:r>
      <w:r w:rsidR="00B433C9" w:rsidRPr="00E952A3">
        <w:rPr>
          <w:rStyle w:val="affff5"/>
          <w:rtl/>
        </w:rPr>
        <w:t>"</w:t>
      </w:r>
      <w:r w:rsidR="00B433C9" w:rsidRPr="00E952A3">
        <w:rPr>
          <w:rStyle w:val="affff5"/>
          <w:rFonts w:hint="cs"/>
          <w:rtl/>
        </w:rPr>
        <w:t>ו</w:t>
      </w:r>
      <w:r w:rsidR="00B433C9" w:rsidRPr="00E952A3">
        <w:rPr>
          <w:rStyle w:val="affff5"/>
          <w:rtl/>
        </w:rPr>
        <w:t>: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מצרי שני </w:t>
      </w: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ב</w:t>
      </w:r>
      <w:r w:rsidR="00B433C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ראשונה</w:t>
      </w:r>
      <w:r>
        <w:rPr>
          <w:rFonts w:ascii="FontbitDavid" w:hAnsi="FontbitDavid" w:hint="cs"/>
          <w:spacing w:val="-2"/>
          <w:sz w:val="32"/>
          <w:rtl/>
        </w:rPr>
        <w:t xml:space="preserve"> -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>ה</w:t>
      </w:r>
      <w:r w:rsidR="00B433C9" w:rsidRPr="00EA6942">
        <w:rPr>
          <w:rFonts w:ascii="FontbitDavid" w:hAnsi="FontbitDavid"/>
          <w:spacing w:val="-2"/>
          <w:sz w:val="32"/>
          <w:rtl/>
        </w:rPr>
        <w:t>ב</w:t>
      </w:r>
      <w:r>
        <w:rPr>
          <w:rFonts w:ascii="FontbitDavid" w:hAnsi="FontbitDavid" w:hint="cs"/>
          <w:spacing w:val="-2"/>
          <w:sz w:val="32"/>
          <w:rtl/>
        </w:rPr>
        <w:t>ן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שני</w:t>
      </w:r>
      <w:r>
        <w:rPr>
          <w:rFonts w:ascii="FontbitDavid" w:hAnsi="FontbitDavid" w:hint="cs"/>
          <w:spacing w:val="-2"/>
          <w:sz w:val="32"/>
          <w:rtl/>
        </w:rPr>
        <w:t>,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</w:t>
      </w:r>
      <w:r w:rsidRPr="006B73BE">
        <w:rPr>
          <w:rStyle w:val="affff8"/>
          <w:rFonts w:hint="eastAsia"/>
          <w:rtl/>
        </w:rPr>
        <w:t>ד</w:t>
      </w:r>
      <w:r w:rsidR="00B433C9" w:rsidRPr="006B73BE">
        <w:rPr>
          <w:rStyle w:val="affff8"/>
          <w:rFonts w:hint="eastAsia"/>
          <w:rtl/>
        </w:rPr>
        <w:t>אחר</w:t>
      </w:r>
      <w:r w:rsidR="00B433C9"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ה</w:t>
      </w:r>
      <w:r w:rsidR="00B433C9" w:rsidRPr="006B73BE">
        <w:rPr>
          <w:rStyle w:val="affff8"/>
          <w:rFonts w:hint="eastAsia"/>
          <w:rtl/>
        </w:rPr>
        <w:t>א</w:t>
      </w:r>
      <w:r w:rsidRPr="006B73BE">
        <w:rPr>
          <w:rStyle w:val="affff8"/>
          <w:rFonts w:hint="eastAsia"/>
          <w:rtl/>
        </w:rPr>
        <w:t>ם</w:t>
      </w:r>
      <w:r w:rsidRPr="006B73BE">
        <w:rPr>
          <w:rStyle w:val="affff8"/>
          <w:rtl/>
        </w:rPr>
        <w:t>.</w:t>
      </w:r>
    </w:p>
    <w:p w14:paraId="0F25A67B" w14:textId="71BEF089" w:rsidR="003035AD" w:rsidRDefault="003035AD" w:rsidP="003035AD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ויקשה</w:t>
      </w:r>
      <w:r w:rsidR="00B433C9" w:rsidRPr="00E952A3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מ</w:t>
      </w:r>
      <w:r w:rsidR="00B433C9" w:rsidRPr="00E952A3">
        <w:rPr>
          <w:rStyle w:val="affff5"/>
          <w:rFonts w:hint="cs"/>
          <w:rtl/>
        </w:rPr>
        <w:t>דרי</w:t>
      </w:r>
      <w:r w:rsidR="00B433C9" w:rsidRPr="00E952A3">
        <w:rPr>
          <w:rStyle w:val="affff5"/>
          <w:rtl/>
        </w:rPr>
        <w:t>"</w:t>
      </w:r>
      <w:r w:rsidR="00B433C9" w:rsidRPr="00E952A3">
        <w:rPr>
          <w:rStyle w:val="affff5"/>
          <w:rFonts w:hint="cs"/>
          <w:rtl/>
        </w:rPr>
        <w:t>ו</w:t>
      </w:r>
      <w:r w:rsidR="00B433C9" w:rsidRPr="00E952A3">
        <w:rPr>
          <w:rStyle w:val="affff5"/>
          <w:rtl/>
        </w:rPr>
        <w:t>: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 הפריש חטאת מעוברת וילדה, מתכפר בה </w:t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או</w:t>
      </w:r>
      <w:r w:rsidR="00B433C9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 בולדה</w:t>
      </w:r>
      <w:r>
        <w:rPr>
          <w:rFonts w:ascii="FontbitDavid" w:hAnsi="FontbitDavid" w:hint="cs"/>
          <w:spacing w:val="-4"/>
          <w:sz w:val="32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והיינו ד'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ע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ובר לאו ירך אמו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,</w:t>
      </w:r>
      <w:r w:rsidR="00B433C9"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ואינו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ולד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חט</w:t>
      </w:r>
      <w:r>
        <w:rPr>
          <w:rStyle w:val="affff8"/>
          <w:rFonts w:hint="cs"/>
          <w:rtl/>
        </w:rPr>
        <w:t>א</w:t>
      </w:r>
      <w:r w:rsidRPr="006B73BE">
        <w:rPr>
          <w:rStyle w:val="affff8"/>
          <w:rFonts w:hint="eastAsia"/>
          <w:rtl/>
        </w:rPr>
        <w:t>ת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דלמיתה</w:t>
      </w:r>
      <w:r>
        <w:rPr>
          <w:rStyle w:val="affff8"/>
          <w:rFonts w:hint="cs"/>
          <w:rtl/>
        </w:rPr>
        <w:t>,</w:t>
      </w:r>
    </w:p>
    <w:p w14:paraId="568FD7FC" w14:textId="621A177B" w:rsidR="00B433C9" w:rsidRDefault="003035AD" w:rsidP="003035AD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ותירץ</w:t>
      </w:r>
      <w:r w:rsidR="00B433C9" w:rsidRPr="00E952A3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אצלינו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הטעם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6B73BE">
        <w:rPr>
          <w:rStyle w:val="affff1"/>
          <w:rtl/>
        </w:rPr>
        <w:t>ד</w:t>
      </w:r>
      <w:r w:rsidR="00B433C9" w:rsidRPr="003035AD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אשר יולדו</w:t>
      </w:r>
      <w:r w:rsidR="00B433C9" w:rsidRPr="00AD1A41"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תלאו בלידה</w:t>
      </w:r>
      <w:r w:rsidRPr="006B73BE">
        <w:rPr>
          <w:rStyle w:val="affff8"/>
          <w:rtl/>
        </w:rPr>
        <w:t xml:space="preserve"> אחר אמו.</w:t>
      </w:r>
    </w:p>
    <w:p w14:paraId="3ABEDA6A" w14:textId="00647D84" w:rsidR="007A078B" w:rsidRDefault="00B433C9" w:rsidP="00CB3C2C">
      <w:pPr>
        <w:rPr>
          <w:rFonts w:ascii="FontbitDavid" w:hAnsi="FontbitDavid"/>
          <w:rtl/>
        </w:rPr>
      </w:pPr>
      <w:r w:rsidRPr="006B73BE">
        <w:rPr>
          <w:rFonts w:hint="eastAsia"/>
          <w:b/>
          <w:rtl/>
        </w:rPr>
        <w:t>והך</w:t>
      </w:r>
      <w:r w:rsidRPr="00C35A2C">
        <w:rPr>
          <w:rFonts w:ascii="FontbitDavid" w:hAnsi="FontbitDavid" w:hint="cs"/>
          <w:rtl/>
        </w:rPr>
        <w:t xml:space="preserve"> ד</w:t>
      </w:r>
      <w:r w:rsidRPr="00C35A2C">
        <w:rPr>
          <w:rFonts w:ascii="FontbitDavid" w:hAnsi="FontbitDavid"/>
          <w:rtl/>
        </w:rPr>
        <w:t>נכרית מעוברת שנתגיירה</w:t>
      </w:r>
      <w:r w:rsidR="00CB3C2C">
        <w:rPr>
          <w:rFonts w:ascii="FontbitDavid" w:hAnsi="FontbitDavid" w:hint="cs"/>
          <w:rtl/>
        </w:rPr>
        <w:t xml:space="preserve"> </w:t>
      </w:r>
      <w:r w:rsidR="007A078B">
        <w:rPr>
          <w:rFonts w:ascii="FontbitDavid" w:hAnsi="FontbitDavid" w:hint="cs"/>
          <w:rtl/>
        </w:rPr>
        <w:t xml:space="preserve">- </w:t>
      </w:r>
      <w:r w:rsidRPr="00C35A2C">
        <w:rPr>
          <w:rFonts w:ascii="FontbitDavid" w:hAnsi="FontbitDavid"/>
          <w:rtl/>
        </w:rPr>
        <w:t xml:space="preserve"> בנה א</w:t>
      </w:r>
      <w:r w:rsidR="00CB3C2C">
        <w:rPr>
          <w:rFonts w:ascii="FontbitDavid" w:hAnsi="FontbitDavid" w:hint="cs"/>
          <w:rtl/>
        </w:rPr>
        <w:t>"</w:t>
      </w:r>
      <w:r w:rsidRPr="00C35A2C">
        <w:rPr>
          <w:rFonts w:ascii="FontbitDavid" w:hAnsi="FontbitDavid"/>
          <w:rtl/>
        </w:rPr>
        <w:t>צ טבילה,</w:t>
      </w:r>
      <w:r w:rsidR="00CB3C2C" w:rsidRPr="006B73BE">
        <w:rPr>
          <w:rStyle w:val="affff8"/>
          <w:rtl/>
        </w:rPr>
        <w:t xml:space="preserve"> אף דלאו ירך</w:t>
      </w:r>
      <w:r w:rsidRPr="00C35A2C">
        <w:rPr>
          <w:rFonts w:ascii="FontbitDavid" w:hAnsi="FontbitDavid"/>
          <w:rtl/>
        </w:rPr>
        <w:t xml:space="preserve"> </w:t>
      </w:r>
    </w:p>
    <w:p w14:paraId="78F5EE7D" w14:textId="7E33C4F6" w:rsidR="00A138EE" w:rsidRDefault="007A078B" w:rsidP="00B55EDF">
      <w:pPr>
        <w:rPr>
          <w:rStyle w:val="affff8"/>
          <w:rtl/>
        </w:rPr>
      </w:pPr>
      <w:r>
        <w:rPr>
          <w:rFonts w:ascii="FontbitDavid" w:hAnsi="FontbitDavid" w:hint="cs"/>
          <w:sz w:val="32"/>
          <w:rtl/>
        </w:rPr>
        <w:t xml:space="preserve"> - </w:t>
      </w:r>
      <w:r w:rsidRPr="006B73BE">
        <w:rPr>
          <w:rFonts w:hint="eastAsia"/>
          <w:rtl/>
        </w:rPr>
        <w:t>שאני</w:t>
      </w:r>
      <w:r w:rsidRPr="006B73BE">
        <w:rPr>
          <w:rtl/>
        </w:rPr>
        <w:t xml:space="preserve"> עובר </w:t>
      </w:r>
      <w:r>
        <w:rPr>
          <w:rFonts w:ascii="FontbitDavid" w:hAnsi="FontbitDavid" w:hint="cs"/>
          <w:sz w:val="32"/>
          <w:rtl/>
        </w:rPr>
        <w:t>שכך גידולו</w:t>
      </w:r>
      <w:r w:rsidRPr="007A078B">
        <w:rPr>
          <w:rStyle w:val="affff8"/>
          <w:rFonts w:hint="cs"/>
          <w:rtl/>
        </w:rPr>
        <w:t xml:space="preserve"> ו</w:t>
      </w:r>
      <w:r w:rsidR="00DB585B">
        <w:rPr>
          <w:rStyle w:val="affff8"/>
          <w:rFonts w:hint="cs"/>
          <w:rtl/>
        </w:rPr>
        <w:t>ל</w:t>
      </w:r>
      <w:r w:rsidRPr="007A078B">
        <w:rPr>
          <w:rStyle w:val="affff8"/>
          <w:rFonts w:hint="cs"/>
          <w:rtl/>
        </w:rPr>
        <w:t>א חוצץ</w:t>
      </w:r>
      <w:r w:rsidR="00A138EE">
        <w:rPr>
          <w:rFonts w:ascii="FontbitDavid" w:hAnsi="FontbitDavid" w:hint="cs"/>
          <w:sz w:val="32"/>
          <w:rtl/>
        </w:rPr>
        <w:t xml:space="preserve">, </w:t>
      </w:r>
      <w:r w:rsidR="00A138EE">
        <w:rPr>
          <w:rStyle w:val="affff8"/>
          <w:rFonts w:hint="cs"/>
          <w:rtl/>
        </w:rPr>
        <w:t>ול</w:t>
      </w:r>
      <w:r w:rsidR="00A138EE" w:rsidRPr="006B73BE">
        <w:rPr>
          <w:rStyle w:val="affff8"/>
          <w:rFonts w:hint="eastAsia"/>
          <w:rtl/>
        </w:rPr>
        <w:t>א</w:t>
      </w:r>
      <w:r w:rsidR="00A138EE" w:rsidRPr="006B73BE">
        <w:rPr>
          <w:rStyle w:val="affff8"/>
          <w:rtl/>
        </w:rPr>
        <w:t xml:space="preserve"> </w:t>
      </w:r>
      <w:r w:rsidR="00DB585B">
        <w:rPr>
          <w:rStyle w:val="affff8"/>
          <w:rFonts w:hint="cs"/>
          <w:rtl/>
        </w:rPr>
        <w:t xml:space="preserve">מטעם </w:t>
      </w:r>
      <w:r w:rsidR="00A138EE" w:rsidRPr="006B73BE">
        <w:rPr>
          <w:rStyle w:val="affff8"/>
          <w:rFonts w:hint="eastAsia"/>
          <w:rtl/>
        </w:rPr>
        <w:t>א</w:t>
      </w:r>
      <w:r w:rsidR="00A138EE">
        <w:rPr>
          <w:rStyle w:val="affff8"/>
          <w:rFonts w:hint="cs"/>
          <w:rtl/>
        </w:rPr>
        <w:t>ין</w:t>
      </w:r>
      <w:r w:rsidR="00A138EE" w:rsidRPr="006B73BE">
        <w:rPr>
          <w:rStyle w:val="affff8"/>
          <w:rtl/>
        </w:rPr>
        <w:t xml:space="preserve"> מקפיד </w:t>
      </w:r>
      <w:r w:rsidR="00A138EE" w:rsidRPr="00A07384">
        <w:rPr>
          <w:rStyle w:val="affff8"/>
          <w:rFonts w:cs="PFT_Frank" w:hint="eastAsia"/>
          <w:b/>
          <w:bCs/>
          <w:szCs w:val="10"/>
          <w:rtl/>
        </w:rPr>
        <w:t>דכולו</w:t>
      </w:r>
      <w:r w:rsidR="00A138EE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A138EE" w:rsidRPr="00A07384">
        <w:rPr>
          <w:rStyle w:val="affff8"/>
          <w:rFonts w:cs="PFT_Frank" w:hint="eastAsia"/>
          <w:b/>
          <w:bCs/>
          <w:szCs w:val="10"/>
          <w:rtl/>
        </w:rPr>
        <w:t>חוצץ</w:t>
      </w:r>
      <w:r w:rsidR="00A138EE" w:rsidRPr="006B73BE">
        <w:rPr>
          <w:rStyle w:val="affff8"/>
          <w:rtl/>
        </w:rPr>
        <w:t>.</w:t>
      </w:r>
    </w:p>
    <w:p w14:paraId="5792CFE3" w14:textId="48556842" w:rsidR="00DB585B" w:rsidRPr="00D1637C" w:rsidRDefault="00DB585B" w:rsidP="00B55EDF">
      <w:pPr>
        <w:rPr>
          <w:rFonts w:cs="PFT_Frank"/>
          <w:b/>
          <w:bCs/>
          <w:szCs w:val="14"/>
          <w:rtl/>
        </w:rPr>
      </w:pPr>
      <w:r w:rsidRPr="006B73BE">
        <w:rPr>
          <w:rStyle w:val="affff5"/>
          <w:rFonts w:hint="eastAsia"/>
          <w:rtl/>
        </w:rPr>
        <w:t>ג</w:t>
      </w:r>
      <w:r w:rsidRPr="006B73BE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E952A3">
        <w:rPr>
          <w:rStyle w:val="affff5"/>
          <w:rtl/>
        </w:rPr>
        <w:t xml:space="preserve">רבינא </w:t>
      </w:r>
      <w:r w:rsidR="007A078B">
        <w:rPr>
          <w:rStyle w:val="affff5"/>
          <w:rFonts w:hint="cs"/>
          <w:rtl/>
        </w:rPr>
        <w:t>מרי''ו</w:t>
      </w:r>
      <w:r w:rsidR="00B433C9" w:rsidRPr="00E952A3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באומות</w:t>
      </w:r>
      <w:r w:rsidR="00B433C9" w:rsidRPr="006B73BE">
        <w:rPr>
          <w:rtl/>
        </w:rPr>
        <w:t xml:space="preserve"> - אחר הזכר</w:t>
      </w:r>
      <w:r w:rsidR="003B5A7D" w:rsidRPr="006B73BE">
        <w:rPr>
          <w:rtl/>
        </w:rPr>
        <w:t>,</w:t>
      </w:r>
      <w:r w:rsidR="003B5A7D">
        <w:rPr>
          <w:rFonts w:hint="cs"/>
          <w:rtl/>
        </w:rPr>
        <w:t xml:space="preserve"> </w:t>
      </w:r>
      <w:r w:rsidR="003B5A7D" w:rsidRPr="006B73BE">
        <w:rPr>
          <w:rStyle w:val="affff8"/>
          <w:rFonts w:hint="eastAsia"/>
          <w:rtl/>
        </w:rPr>
        <w:t>לענין</w:t>
      </w:r>
      <w:r w:rsidR="003B5A7D" w:rsidRPr="006B73BE">
        <w:rPr>
          <w:rStyle w:val="affff8"/>
          <w:rtl/>
        </w:rPr>
        <w:t xml:space="preserve"> </w:t>
      </w:r>
      <w:r w:rsidR="003B5A7D" w:rsidRPr="006B73BE">
        <w:rPr>
          <w:rStyle w:val="affff1"/>
          <w:rFonts w:hint="eastAsia"/>
          <w:rtl/>
        </w:rPr>
        <w:t>לא</w:t>
      </w:r>
      <w:r w:rsidR="003B5A7D" w:rsidRPr="006B73BE">
        <w:rPr>
          <w:rStyle w:val="affff1"/>
          <w:rtl/>
        </w:rPr>
        <w:t xml:space="preserve"> </w:t>
      </w:r>
      <w:r w:rsidR="003B5A7D" w:rsidRPr="006B73BE">
        <w:rPr>
          <w:rStyle w:val="affff1"/>
          <w:rFonts w:hint="eastAsia"/>
          <w:rtl/>
        </w:rPr>
        <w:t>תחיה</w:t>
      </w:r>
      <w:r w:rsidR="003B5A7D" w:rsidRPr="006B73BE">
        <w:rPr>
          <w:rStyle w:val="affff1"/>
          <w:rtl/>
        </w:rPr>
        <w:t xml:space="preserve"> </w:t>
      </w:r>
      <w:r w:rsidR="003B5A7D" w:rsidRPr="006B73BE">
        <w:rPr>
          <w:rStyle w:val="affff1"/>
          <w:rFonts w:hint="eastAsia"/>
          <w:rtl/>
        </w:rPr>
        <w:t>כל</w:t>
      </w:r>
      <w:r w:rsidR="003B5A7D" w:rsidRPr="006B73BE">
        <w:rPr>
          <w:rStyle w:val="affff1"/>
          <w:rtl/>
        </w:rPr>
        <w:t xml:space="preserve"> </w:t>
      </w:r>
      <w:r w:rsidR="003B5A7D" w:rsidRPr="006B73BE">
        <w:rPr>
          <w:rStyle w:val="affff1"/>
          <w:rFonts w:hint="eastAsia"/>
          <w:rtl/>
        </w:rPr>
        <w:t>נשמה</w:t>
      </w:r>
      <w:r w:rsidR="003B5A7D">
        <w:rPr>
          <w:rStyle w:val="affff1"/>
          <w:rFonts w:hint="cs"/>
          <w:rtl/>
        </w:rPr>
        <w:t>,</w:t>
      </w:r>
    </w:p>
    <w:p w14:paraId="631761A8" w14:textId="7E0E3396" w:rsidR="00B433C9" w:rsidRPr="00262A77" w:rsidRDefault="003B5A7D" w:rsidP="003B5A7D">
      <w:pPr>
        <w:rPr>
          <w:rtl/>
        </w:rPr>
      </w:pPr>
      <w:r>
        <w:rPr>
          <w:rFonts w:hint="cs"/>
          <w:rtl/>
        </w:rPr>
        <w:t>ש</w:t>
      </w:r>
      <w:r w:rsidR="00DB585B" w:rsidRPr="006B73BE">
        <w:rPr>
          <w:rFonts w:hint="eastAsia"/>
          <w:rtl/>
        </w:rPr>
        <w:t>מהאומות</w:t>
      </w:r>
      <w:r w:rsidR="00DB585B" w:rsidRPr="006B73BE">
        <w:rPr>
          <w:rtl/>
        </w:rPr>
        <w:t xml:space="preserve"> בא </w:t>
      </w:r>
      <w:r w:rsidR="00DB585B" w:rsidRPr="006B73BE">
        <w:rPr>
          <w:rFonts w:hint="eastAsia"/>
          <w:rtl/>
        </w:rPr>
        <w:t>על</w:t>
      </w:r>
      <w:r w:rsidR="00DB585B" w:rsidRPr="006B73BE">
        <w:rPr>
          <w:rtl/>
        </w:rPr>
        <w:t xml:space="preserve"> כנענית </w:t>
      </w:r>
      <w:r>
        <w:rPr>
          <w:rFonts w:hint="cs"/>
          <w:spacing w:val="-2"/>
          <w:rtl/>
        </w:rPr>
        <w:t>-</w:t>
      </w:r>
      <w:r w:rsidR="007A078B" w:rsidRPr="00262A77">
        <w:rPr>
          <w:rFonts w:hint="cs"/>
          <w:spacing w:val="-2"/>
          <w:rtl/>
        </w:rPr>
        <w:t xml:space="preserve"> רשאי לקנותו </w:t>
      </w:r>
      <w:r>
        <w:rPr>
          <w:rFonts w:hint="cs"/>
          <w:spacing w:val="-2"/>
          <w:rtl/>
        </w:rPr>
        <w:t>ל</w:t>
      </w:r>
      <w:r w:rsidR="007A078B" w:rsidRPr="00262A77">
        <w:rPr>
          <w:rFonts w:hint="cs"/>
          <w:spacing w:val="-2"/>
          <w:rtl/>
        </w:rPr>
        <w:t>עבד</w:t>
      </w:r>
      <w:r>
        <w:rPr>
          <w:rFonts w:hint="cs"/>
          <w:rtl/>
        </w:rPr>
        <w:t>, ולהיפך לא.</w:t>
      </w:r>
    </w:p>
    <w:p w14:paraId="39952D64" w14:textId="27171DC2" w:rsidR="007A078B" w:rsidRDefault="00B433C9" w:rsidP="006B73BE">
      <w:pPr>
        <w:jc w:val="center"/>
        <w:rPr>
          <w:rtl/>
        </w:rPr>
      </w:pPr>
      <w:r w:rsidRPr="00D1637C">
        <w:rPr>
          <w:rFonts w:cs="PFT_Frank"/>
          <w:b/>
          <w:bCs/>
          <w:szCs w:val="14"/>
          <w:rtl/>
        </w:rPr>
        <w:t>נתגיירו</w:t>
      </w:r>
      <w:r w:rsidR="003B5A7D" w:rsidRPr="00D1637C">
        <w:rPr>
          <w:rFonts w:cs="PFT_Frank" w:hint="cs"/>
          <w:b/>
          <w:bCs/>
          <w:szCs w:val="14"/>
          <w:rtl/>
        </w:rPr>
        <w:t xml:space="preserve"> -</w:t>
      </w:r>
      <w:r w:rsidRPr="0090328A">
        <w:rPr>
          <w:rtl/>
        </w:rPr>
        <w:t xml:space="preserve"> אחר פגום שבשניהם</w:t>
      </w:r>
      <w:r w:rsidR="003B5A7D">
        <w:rPr>
          <w:rFonts w:hint="cs"/>
          <w:rtl/>
        </w:rPr>
        <w:t>,</w:t>
      </w:r>
    </w:p>
    <w:p w14:paraId="312A687C" w14:textId="0F3A9300" w:rsidR="003B5A7D" w:rsidRDefault="003B5A7D" w:rsidP="006B73BE">
      <w:pPr>
        <w:rPr>
          <w:rtl/>
        </w:rPr>
      </w:pPr>
      <w:r>
        <w:rPr>
          <w:rFonts w:hint="cs"/>
          <w:rtl/>
        </w:rPr>
        <w:t>ש</w:t>
      </w:r>
      <w:r w:rsidR="00B433C9" w:rsidRPr="00C35A2C">
        <w:rPr>
          <w:rFonts w:hint="cs"/>
          <w:rtl/>
        </w:rPr>
        <w:t xml:space="preserve">עמוני שנשא מצרית </w:t>
      </w:r>
      <w:r>
        <w:rPr>
          <w:rFonts w:hint="cs"/>
          <w:rtl/>
        </w:rPr>
        <w:t xml:space="preserve">- </w:t>
      </w:r>
      <w:r w:rsidR="00B433C9" w:rsidRPr="00C35A2C">
        <w:rPr>
          <w:rFonts w:hint="cs"/>
          <w:rtl/>
        </w:rPr>
        <w:t xml:space="preserve">זכר </w:t>
      </w:r>
      <w:r>
        <w:rPr>
          <w:rFonts w:hint="cs"/>
          <w:rtl/>
        </w:rPr>
        <w:t>פסול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כה</w:t>
      </w:r>
      <w:r w:rsidR="00B433C9" w:rsidRPr="00C35A2C">
        <w:rPr>
          <w:rFonts w:hint="cs"/>
          <w:rtl/>
        </w:rPr>
        <w:t>עמוני</w:t>
      </w:r>
      <w:r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נקבה </w:t>
      </w:r>
      <w:r>
        <w:rPr>
          <w:rFonts w:hint="cs"/>
          <w:rtl/>
        </w:rPr>
        <w:t>כ</w:t>
      </w:r>
      <w:r w:rsidR="007A078B">
        <w:rPr>
          <w:rFonts w:hint="cs"/>
          <w:rtl/>
        </w:rPr>
        <w:t>המצרית</w:t>
      </w:r>
      <w:r>
        <w:rPr>
          <w:rFonts w:hint="cs"/>
          <w:rtl/>
        </w:rPr>
        <w:t>.</w:t>
      </w:r>
    </w:p>
    <w:p w14:paraId="455BE0E9" w14:textId="30C17848" w:rsidR="00B433C9" w:rsidRPr="00C35A2C" w:rsidRDefault="00B433C9" w:rsidP="006B73BE">
      <w:pPr>
        <w:rPr>
          <w:rtl/>
        </w:rPr>
      </w:pPr>
    </w:p>
    <w:p>
      <w:pPr>
        <w:pStyle w:val="MishnaBatzad"/>
        <w:rPr>
          <w:ins w:id="20529" w:author="קלוד" w:date="2026-10-06T10:10:48Z"/>
        </w:rPr>
      </w:pPr>
      <w:ins w:id="20528" w:author="קלוד" w:date="2026-10-06T10:10:48Z">
        <w:r>
          <w:t xml:space="preserve">משנה ג</w:t>
        </w:r>
      </w:ins>
    </w:p>
    <w:p w14:paraId="70D01FFC" w14:textId="7FA7163E" w:rsidR="00B433C9" w:rsidRPr="00C35A2C" w:rsidRDefault="00B433C9" w:rsidP="007C50EB">
      <w:pPr>
        <w:pStyle w:val="affc"/>
        <w:rPr>
          <w:rtl/>
        </w:rPr>
      </w:pPr>
      <w:bookmarkStart w:id="884" w:name="_Toc119173009"/>
      <w:bookmarkStart w:id="885" w:name="_Toc119230104"/>
      <w:r w:rsidRPr="00560C20">
        <w:rPr>
          <w:rStyle w:val="affffc"/>
          <w:rtl/>
        </w:rPr>
        <w:t>ממזרי</w:t>
      </w:r>
      <w:r w:rsidR="003B5A7D" w:rsidRPr="00560C20">
        <w:rPr>
          <w:rStyle w:val="affffc"/>
          <w:rFonts w:hint="cs"/>
          <w:rtl/>
        </w:rPr>
        <w:t>ם</w:t>
      </w:r>
      <w:r w:rsidRPr="00560C20">
        <w:rPr>
          <w:rStyle w:val="affffc"/>
          <w:rtl/>
        </w:rPr>
        <w:t xml:space="preserve"> ונתיני</w:t>
      </w:r>
      <w:r w:rsidR="003B5A7D" w:rsidRPr="00560C20">
        <w:rPr>
          <w:rStyle w:val="affffc"/>
          <w:rFonts w:hint="cs"/>
          <w:rtl/>
        </w:rPr>
        <w:t>ם</w:t>
      </w:r>
      <w:bookmarkEnd w:id="884"/>
      <w:bookmarkEnd w:id="885"/>
      <w:r w:rsidRPr="00560C20">
        <w:rPr>
          <w:rStyle w:val="affffc"/>
          <w:rtl/>
        </w:rPr>
        <w:t xml:space="preserve"> </w:t>
      </w:r>
      <w:r w:rsidR="003B5A7D">
        <w:rPr>
          <w:rFonts w:hint="cs"/>
          <w:rtl/>
        </w:rPr>
        <w:t xml:space="preserve">- </w:t>
      </w:r>
      <w:r w:rsidRPr="00C35A2C">
        <w:rPr>
          <w:rtl/>
        </w:rPr>
        <w:t xml:space="preserve">אסורין </w:t>
      </w:r>
      <w:r w:rsidR="003B5A7D">
        <w:rPr>
          <w:rFonts w:hint="cs"/>
          <w:rtl/>
        </w:rPr>
        <w:t>ל</w:t>
      </w:r>
      <w:r w:rsidRPr="00C35A2C">
        <w:rPr>
          <w:rtl/>
        </w:rPr>
        <w:t>עולם, אחד זכרים ואחד נקבות.</w:t>
      </w:r>
    </w:p>
    <w:p w14:paraId="619F2D8F" w14:textId="3EEB2149" w:rsidR="0031194B" w:rsidRDefault="00B433C9" w:rsidP="003B5A7D">
      <w:pPr>
        <w:rPr>
          <w:rtl/>
        </w:rPr>
      </w:pPr>
      <w:r w:rsidRPr="00E952A3">
        <w:rPr>
          <w:rStyle w:val="affff5"/>
          <w:rFonts w:hint="cs"/>
          <w:rtl/>
        </w:rPr>
        <w:t>ר</w:t>
      </w:r>
      <w:r w:rsidRPr="00E952A3">
        <w:rPr>
          <w:rStyle w:val="affff5"/>
          <w:rtl/>
        </w:rPr>
        <w:t>"</w:t>
      </w:r>
      <w:r w:rsidRPr="00E952A3">
        <w:rPr>
          <w:rStyle w:val="affff5"/>
          <w:rFonts w:hint="cs"/>
          <w:rtl/>
        </w:rPr>
        <w:t>ל</w:t>
      </w:r>
      <w:r w:rsidRPr="00E952A3">
        <w:rPr>
          <w:rStyle w:val="affff5"/>
          <w:rtl/>
        </w:rPr>
        <w:t>:</w:t>
      </w:r>
      <w:r w:rsidRPr="00EA6942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 xml:space="preserve">ממזרת אחר </w:t>
      </w:r>
      <w:r w:rsidR="003B5A7D" w:rsidRPr="00D1637C">
        <w:rPr>
          <w:rFonts w:cs="PFT_Frank" w:hint="cs"/>
          <w:b/>
          <w:bCs/>
          <w:szCs w:val="14"/>
          <w:rtl/>
        </w:rPr>
        <w:t>י'</w:t>
      </w:r>
      <w:r w:rsidRPr="00D1637C">
        <w:rPr>
          <w:rFonts w:cs="PFT_Frank"/>
          <w:b/>
          <w:bCs/>
          <w:szCs w:val="14"/>
          <w:rtl/>
        </w:rPr>
        <w:t xml:space="preserve"> דורות</w:t>
      </w:r>
      <w:r w:rsidR="003B5A7D">
        <w:rPr>
          <w:rFonts w:hint="cs"/>
          <w:rtl/>
        </w:rPr>
        <w:t xml:space="preserve"> -</w:t>
      </w:r>
      <w:r w:rsidRPr="003F3A85">
        <w:rPr>
          <w:rtl/>
        </w:rPr>
        <w:t xml:space="preserve"> מותרת,</w:t>
      </w:r>
    </w:p>
    <w:p w14:paraId="4315C5AC" w14:textId="77EAAC8B" w:rsidR="00B433C9" w:rsidRPr="00C35A2C" w:rsidRDefault="003B5A7D" w:rsidP="006B73BE">
      <w:pPr>
        <w:rPr>
          <w:rFonts w:ascii="FontbitDavid" w:hAnsi="FontbitDavid"/>
          <w:sz w:val="32"/>
          <w:rtl/>
        </w:rPr>
      </w:pPr>
      <w:r>
        <w:rPr>
          <w:rStyle w:val="affff1"/>
          <w:rFonts w:hint="cs"/>
          <w:rtl/>
        </w:rPr>
        <w:t>'</w:t>
      </w:r>
      <w:r w:rsidR="00B433C9" w:rsidRPr="0031194B">
        <w:rPr>
          <w:rStyle w:val="affff1"/>
          <w:rtl/>
        </w:rPr>
        <w:t>עשירי עשירי</w:t>
      </w:r>
      <w:r>
        <w:rPr>
          <w:rStyle w:val="affff1"/>
          <w:rFonts w:hint="cs"/>
          <w:rtl/>
        </w:rPr>
        <w:t>'</w:t>
      </w:r>
      <w:r w:rsidR="00B433C9" w:rsidRPr="0031194B">
        <w:rPr>
          <w:rStyle w:val="affff1"/>
          <w:rtl/>
        </w:rPr>
        <w:t xml:space="preserve"> </w:t>
      </w:r>
      <w:r w:rsidR="00B433C9" w:rsidRPr="00EA6942">
        <w:rPr>
          <w:rtl/>
        </w:rPr>
        <w:t>מעמוני ומואבי</w:t>
      </w:r>
      <w:r w:rsidRPr="006B73BE">
        <w:rPr>
          <w:rStyle w:val="affff8"/>
          <w:rtl/>
        </w:rPr>
        <w:t xml:space="preserve"> לאסור </w:t>
      </w:r>
      <w:r>
        <w:rPr>
          <w:rStyle w:val="affff8"/>
          <w:rFonts w:hint="cs"/>
          <w:rtl/>
        </w:rPr>
        <w:t xml:space="preserve">זכרים </w:t>
      </w:r>
      <w:r w:rsidRPr="006B73BE">
        <w:rPr>
          <w:rStyle w:val="affff8"/>
          <w:rFonts w:hint="eastAsia"/>
          <w:rtl/>
        </w:rPr>
        <w:t>אחר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י</w:t>
      </w:r>
      <w:r w:rsidRPr="006B73BE">
        <w:rPr>
          <w:rStyle w:val="affff8"/>
          <w:rtl/>
        </w:rPr>
        <w:t>'</w:t>
      </w:r>
      <w:r w:rsidR="00B433C9" w:rsidRPr="00EA6942">
        <w:rPr>
          <w:rtl/>
        </w:rPr>
        <w:t xml:space="preserve"> </w:t>
      </w:r>
      <w:r>
        <w:rPr>
          <w:rFonts w:hint="cs"/>
          <w:rtl/>
        </w:rPr>
        <w:t>ו</w:t>
      </w:r>
      <w:r w:rsidR="00B433C9" w:rsidRPr="00EA6942">
        <w:rPr>
          <w:rtl/>
        </w:rPr>
        <w:t xml:space="preserve">נקבות מותרות, </w:t>
      </w:r>
    </w:p>
    <w:p w14:paraId="73CEBD60" w14:textId="238702C1" w:rsidR="003B5A7D" w:rsidRDefault="003B5A7D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 xml:space="preserve">וכמ"ד: </w:t>
      </w:r>
      <w:r w:rsidRPr="00C35A2C">
        <w:rPr>
          <w:rFonts w:ascii="FontbitDavid" w:hAnsi="FontbitDavid"/>
          <w:sz w:val="32"/>
          <w:rtl/>
        </w:rPr>
        <w:t xml:space="preserve">דון מינה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ומינה</w:t>
      </w:r>
      <w:r>
        <w:rPr>
          <w:rFonts w:ascii="FontbitDavid" w:hAnsi="FontbitDavid" w:hint="cs"/>
          <w:sz w:val="32"/>
          <w:rtl/>
        </w:rPr>
        <w:t>.</w:t>
      </w:r>
    </w:p>
    <w:p w14:paraId="6E0827B5" w14:textId="2C894F81" w:rsidR="00B433C9" w:rsidRPr="00C35A2C" w:rsidRDefault="00B433C9" w:rsidP="003B5A7D">
      <w:pPr>
        <w:rPr>
          <w:rFonts w:ascii="FontbitDavid" w:hAnsi="FontbitDavid"/>
          <w:sz w:val="32"/>
          <w:rtl/>
        </w:rPr>
      </w:pPr>
      <w:r w:rsidRPr="00E952A3">
        <w:rPr>
          <w:rStyle w:val="affff5"/>
          <w:rtl/>
        </w:rPr>
        <w:lastRenderedPageBreak/>
        <w:t>ו</w:t>
      </w:r>
      <w:r w:rsidR="003B5A7D">
        <w:rPr>
          <w:rStyle w:val="affff5"/>
          <w:rFonts w:hint="cs"/>
          <w:rtl/>
        </w:rPr>
        <w:t>משנתינו</w:t>
      </w:r>
      <w:r w:rsidRPr="00C35A2C">
        <w:rPr>
          <w:rFonts w:ascii="FontbitDavid" w:hAnsi="FontbitDavid"/>
          <w:sz w:val="32"/>
          <w:rtl/>
        </w:rPr>
        <w:t xml:space="preserve"> </w:t>
      </w:r>
      <w:r w:rsidR="003B5A7D">
        <w:rPr>
          <w:rFonts w:ascii="FontbitDavid" w:hAnsi="FontbitDavid" w:hint="cs"/>
          <w:sz w:val="32"/>
          <w:rtl/>
        </w:rPr>
        <w:t>דל</w:t>
      </w:r>
      <w:r w:rsidRPr="00C35A2C">
        <w:rPr>
          <w:rFonts w:ascii="FontbitDavid" w:hAnsi="FontbitDavid"/>
          <w:sz w:val="32"/>
          <w:rtl/>
        </w:rPr>
        <w:t xml:space="preserve">עולם, </w:t>
      </w:r>
      <w:r w:rsidR="003B5A7D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>א</w:t>
      </w:r>
      <w:r w:rsidR="003B5A7D">
        <w:rPr>
          <w:rFonts w:ascii="FontbitDavid" w:hAnsi="FontbitDavid" w:hint="cs"/>
          <w:sz w:val="32"/>
          <w:rtl/>
        </w:rPr>
        <w:t>ף</w:t>
      </w:r>
      <w:r w:rsidRPr="00C35A2C">
        <w:rPr>
          <w:rFonts w:ascii="FontbitDavid" w:hAnsi="FontbitDavid"/>
          <w:sz w:val="32"/>
          <w:rtl/>
        </w:rPr>
        <w:t xml:space="preserve"> נקבות</w:t>
      </w:r>
      <w:r w:rsidR="003B5A7D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E952A3">
        <w:rPr>
          <w:rStyle w:val="affff5"/>
          <w:rtl/>
        </w:rPr>
        <w:t>כמ"</w:t>
      </w:r>
      <w:r w:rsidRPr="00E952A3">
        <w:rPr>
          <w:rStyle w:val="affff5"/>
          <w:rFonts w:hint="cs"/>
          <w:rtl/>
        </w:rPr>
        <w:t>ד</w:t>
      </w:r>
      <w:r w:rsidR="003B5A7D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דון מינה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ואוקי באתרא</w:t>
      </w:r>
      <w:r w:rsidRPr="00C35A2C">
        <w:rPr>
          <w:rFonts w:ascii="FontbitDavid" w:hAnsi="FontbitDavid"/>
          <w:sz w:val="32"/>
          <w:rtl/>
        </w:rPr>
        <w:t>.</w:t>
      </w:r>
    </w:p>
    <w:p w14:paraId="49E84E07" w14:textId="424CAB37" w:rsidR="00B433C9" w:rsidRPr="00C35A2C" w:rsidRDefault="007B5C85" w:rsidP="00615A60">
      <w:pPr>
        <w:pStyle w:val="affff2"/>
        <w:rPr>
          <w:rtl/>
        </w:rPr>
      </w:pPr>
      <w:bookmarkStart w:id="886" w:name="_Toc119173010"/>
      <w:bookmarkStart w:id="887" w:name="_Toc119230105"/>
      <w:r>
        <w:rPr>
          <w:rFonts w:hint="cs"/>
          <w:rtl/>
        </w:rPr>
        <w:t>ממזר - האם חי</w:t>
      </w:r>
      <w:bookmarkEnd w:id="886"/>
      <w:bookmarkEnd w:id="887"/>
    </w:p>
    <w:p w14:paraId="7006455F" w14:textId="411FDA7F" w:rsidR="00B433C9" w:rsidRPr="00C35A2C" w:rsidRDefault="00B433C9" w:rsidP="00B55EDF">
      <w:pPr>
        <w:rPr>
          <w:rtl/>
        </w:rPr>
      </w:pPr>
      <w:r w:rsidRPr="00E952A3">
        <w:rPr>
          <w:rStyle w:val="affff5"/>
          <w:rtl/>
        </w:rPr>
        <w:t xml:space="preserve">שאלו </w:t>
      </w:r>
      <w:r w:rsidR="007B5C85">
        <w:rPr>
          <w:rStyle w:val="affff5"/>
          <w:rFonts w:hint="cs"/>
          <w:rtl/>
        </w:rPr>
        <w:t>ל</w:t>
      </w:r>
      <w:r w:rsidRPr="00E952A3">
        <w:rPr>
          <w:rStyle w:val="affff5"/>
          <w:rtl/>
        </w:rPr>
        <w:t>ר"</w:t>
      </w:r>
      <w:r w:rsidRPr="00E952A3">
        <w:rPr>
          <w:rStyle w:val="affff5"/>
          <w:rFonts w:hint="cs"/>
          <w:rtl/>
        </w:rPr>
        <w:t>א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 xml:space="preserve">ממזרת אחר </w:t>
      </w:r>
      <w:r w:rsidR="007B5C85" w:rsidRPr="00D1637C">
        <w:rPr>
          <w:rFonts w:cs="PFT_Frank" w:hint="cs"/>
          <w:b/>
          <w:bCs/>
          <w:szCs w:val="14"/>
          <w:rtl/>
        </w:rPr>
        <w:t>י'</w:t>
      </w:r>
      <w:r w:rsidRPr="00D1637C">
        <w:rPr>
          <w:rFonts w:cs="PFT_Frank"/>
          <w:b/>
          <w:bCs/>
          <w:szCs w:val="14"/>
          <w:rtl/>
        </w:rPr>
        <w:t xml:space="preserve"> דורות</w:t>
      </w:r>
      <w:r w:rsidRPr="00C35A2C">
        <w:rPr>
          <w:rFonts w:ascii="FontbitDavid" w:hAnsi="FontbitDavid"/>
          <w:sz w:val="32"/>
          <w:rtl/>
        </w:rPr>
        <w:t xml:space="preserve"> </w:t>
      </w:r>
      <w:r w:rsidR="007B5C85" w:rsidRPr="006B73BE">
        <w:rPr>
          <w:rStyle w:val="affff5"/>
          <w:rFonts w:hint="eastAsia"/>
          <w:rtl/>
        </w:rPr>
        <w:t>ו</w:t>
      </w:r>
      <w:r w:rsidRPr="00E952A3">
        <w:rPr>
          <w:rStyle w:val="affff5"/>
          <w:rtl/>
        </w:rPr>
        <w:t>א</w:t>
      </w:r>
      <w:r w:rsidR="007B5C85">
        <w:rPr>
          <w:rStyle w:val="affff5"/>
          <w:rFonts w:hint="cs"/>
          <w:rtl/>
        </w:rPr>
        <w:t>מר:</w:t>
      </w:r>
      <w:r w:rsidRPr="00C35A2C">
        <w:rPr>
          <w:rFonts w:ascii="FontbitDavid" w:hAnsi="FontbitDavid"/>
          <w:sz w:val="32"/>
          <w:rtl/>
        </w:rPr>
        <w:t xml:space="preserve"> מי יתן שלישי ואטהרנו.</w:t>
      </w:r>
    </w:p>
    <w:p w14:paraId="497F65C9" w14:textId="4555B242" w:rsidR="0031194B" w:rsidRDefault="00B433C9" w:rsidP="00B55EDF">
      <w:pPr>
        <w:rPr>
          <w:rStyle w:val="affff5"/>
          <w:rtl/>
        </w:rPr>
      </w:pPr>
      <w:r w:rsidRPr="00E952A3">
        <w:rPr>
          <w:rStyle w:val="affff5"/>
          <w:rtl/>
        </w:rPr>
        <w:t>ו</w:t>
      </w:r>
      <w:r w:rsidR="007B5C85">
        <w:rPr>
          <w:rStyle w:val="affff5"/>
          <w:rFonts w:hint="cs"/>
          <w:rtl/>
        </w:rPr>
        <w:t>משנתינו</w:t>
      </w:r>
      <w:r w:rsidRPr="00E952A3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7B5C85">
        <w:rPr>
          <w:rFonts w:ascii="FontbitDavid" w:hAnsi="FontbitDavid" w:hint="cs"/>
          <w:sz w:val="32"/>
          <w:rtl/>
        </w:rPr>
        <w:t>ד</w:t>
      </w:r>
      <w:r w:rsidRPr="00C35A2C">
        <w:rPr>
          <w:rFonts w:ascii="FontbitDavid" w:hAnsi="FontbitDavid"/>
          <w:sz w:val="32"/>
          <w:rtl/>
        </w:rPr>
        <w:t>איסורן איסור עולם</w:t>
      </w:r>
      <w:r w:rsidR="007B5C85">
        <w:rPr>
          <w:rStyle w:val="affff5"/>
          <w:rFonts w:hint="cs"/>
          <w:rtl/>
        </w:rPr>
        <w:t xml:space="preserve"> </w:t>
      </w:r>
      <w:r w:rsidR="007B5C85" w:rsidRPr="006B73BE">
        <w:rPr>
          <w:rStyle w:val="affff8"/>
          <w:rFonts w:hint="eastAsia"/>
          <w:rtl/>
        </w:rPr>
        <w:t>משמע</w:t>
      </w:r>
      <w:r w:rsidR="007B5C85" w:rsidRPr="006B73BE">
        <w:rPr>
          <w:rStyle w:val="affff8"/>
          <w:rtl/>
        </w:rPr>
        <w:t xml:space="preserve"> </w:t>
      </w:r>
      <w:r w:rsidR="007B5C85" w:rsidRPr="006B73BE">
        <w:rPr>
          <w:rStyle w:val="affff8"/>
          <w:rFonts w:hint="eastAsia"/>
          <w:rtl/>
        </w:rPr>
        <w:t>שעומד</w:t>
      </w:r>
      <w:r w:rsidR="007B5C85" w:rsidRPr="006B73BE">
        <w:rPr>
          <w:rStyle w:val="affff8"/>
          <w:rtl/>
        </w:rPr>
        <w:t xml:space="preserve"> </w:t>
      </w:r>
      <w:r w:rsidR="007B5C85" w:rsidRPr="006B73BE">
        <w:rPr>
          <w:rStyle w:val="affff8"/>
          <w:rFonts w:hint="eastAsia"/>
          <w:rtl/>
        </w:rPr>
        <w:t>בחיותו</w:t>
      </w:r>
      <w:r w:rsidR="007B5C85" w:rsidRPr="006B73BE">
        <w:rPr>
          <w:rStyle w:val="affff8"/>
          <w:rtl/>
        </w:rPr>
        <w:t>.</w:t>
      </w:r>
      <w:r w:rsidRPr="00E952A3">
        <w:rPr>
          <w:rStyle w:val="affff5"/>
          <w:rFonts w:hint="cs"/>
          <w:rtl/>
        </w:rPr>
        <w:t xml:space="preserve"> </w:t>
      </w:r>
    </w:p>
    <w:p w14:paraId="0D6DF2DA" w14:textId="77A801D0" w:rsidR="00B433C9" w:rsidRPr="00C35A2C" w:rsidRDefault="007B5C85" w:rsidP="007B5C85">
      <w:pPr>
        <w:rPr>
          <w:rFonts w:ascii="FontbitDavid" w:hAnsi="FontbitDavid"/>
          <w:sz w:val="32"/>
          <w:rtl/>
        </w:rPr>
      </w:pPr>
      <w:r w:rsidRPr="006B73BE">
        <w:rPr>
          <w:rStyle w:val="affff5"/>
          <w:rFonts w:hint="eastAsia"/>
          <w:rtl/>
        </w:rPr>
        <w:t>א</w:t>
      </w:r>
      <w:r w:rsidRPr="006B73BE">
        <w:rPr>
          <w:rStyle w:val="affff5"/>
          <w:rtl/>
        </w:rPr>
        <w:t>.</w:t>
      </w:r>
      <w:r w:rsidR="00B433C9" w:rsidRPr="00C35A2C">
        <w:rPr>
          <w:rFonts w:ascii="FontbitDavid" w:hAnsi="FontbitDavid" w:hint="cs"/>
          <w:sz w:val="32"/>
          <w:rtl/>
        </w:rPr>
        <w:t xml:space="preserve"> דידיע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 w:hint="cs"/>
          <w:sz w:val="32"/>
          <w:rtl/>
        </w:rPr>
        <w:t>חיי</w:t>
      </w:r>
      <w:r w:rsidR="00194B29"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6B73BE">
        <w:rPr>
          <w:rStyle w:val="affff5"/>
          <w:rFonts w:hint="eastAsia"/>
          <w:rtl/>
        </w:rPr>
        <w:t>ב</w:t>
      </w:r>
      <w:r w:rsidRPr="006B73BE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 xml:space="preserve">דלא ידיע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 w:hint="cs"/>
          <w:sz w:val="32"/>
          <w:rtl/>
        </w:rPr>
        <w:t>לא חיי</w:t>
      </w:r>
      <w:r w:rsidR="0031194B"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6B73BE">
        <w:rPr>
          <w:rStyle w:val="affff5"/>
          <w:rFonts w:hint="eastAsia"/>
          <w:rtl/>
        </w:rPr>
        <w:t>ג</w:t>
      </w:r>
      <w:r w:rsidRPr="006B73BE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 xml:space="preserve">ידיע ולא </w:t>
      </w:r>
      <w:r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 w:hint="cs"/>
          <w:sz w:val="32"/>
          <w:rtl/>
        </w:rPr>
        <w:t xml:space="preserve"> עד ג' דורות</w:t>
      </w:r>
      <w:r>
        <w:rPr>
          <w:rFonts w:ascii="FontbitDavid" w:hAnsi="FontbitDavid" w:hint="cs"/>
          <w:sz w:val="32"/>
          <w:rtl/>
        </w:rPr>
        <w:t>.</w:t>
      </w:r>
    </w:p>
    <w:p w14:paraId="64813390" w14:textId="593863C7" w:rsidR="003B5A7D" w:rsidRDefault="007B5C85" w:rsidP="008E5DE4">
      <w:pPr>
        <w:rPr>
          <w:rtl/>
        </w:rPr>
      </w:pPr>
      <w:r>
        <w:rPr>
          <w:rStyle w:val="affff5"/>
          <w:rFonts w:hint="cs"/>
          <w:rtl/>
        </w:rPr>
        <w:t>מעשה</w:t>
      </w:r>
      <w:r w:rsidR="00B433C9" w:rsidRPr="00194B29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ב</w:t>
      </w:r>
      <w:r w:rsidR="00B433C9" w:rsidRPr="00194B29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>"א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 w:hint="cs"/>
          <w:sz w:val="32"/>
          <w:rtl/>
        </w:rPr>
        <w:t xml:space="preserve">הכריז על ממזר, 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 w:hint="cs"/>
          <w:sz w:val="32"/>
          <w:rtl/>
        </w:rPr>
        <w:t>בכה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 w:rsidR="00B433C9" w:rsidRPr="00E952A3">
        <w:rPr>
          <w:rStyle w:val="affff5"/>
          <w:rFonts w:hint="cs"/>
          <w:rtl/>
        </w:rPr>
        <w:t>א</w:t>
      </w:r>
      <w:r w:rsidR="00B433C9" w:rsidRPr="00E952A3">
        <w:rPr>
          <w:rStyle w:val="affff5"/>
          <w:rtl/>
        </w:rPr>
        <w:t>"</w:t>
      </w:r>
      <w:r w:rsidR="00B433C9" w:rsidRPr="00E952A3">
        <w:rPr>
          <w:rStyle w:val="affff5"/>
          <w:rFonts w:hint="cs"/>
          <w:rtl/>
        </w:rPr>
        <w:t>ל</w:t>
      </w:r>
      <w:r w:rsidR="00E952A3">
        <w:rPr>
          <w:rFonts w:ascii="FontbitDavid" w:hAnsi="FontbitDavid" w:hint="cs"/>
          <w:sz w:val="32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חיים נתתי לך</w:t>
      </w:r>
      <w:r>
        <w:rPr>
          <w:rFonts w:ascii="FontbitDavid" w:hAnsi="FontbitDavid" w:hint="cs"/>
          <w:sz w:val="32"/>
          <w:rtl/>
        </w:rPr>
        <w:t>!</w:t>
      </w:r>
    </w:p>
    <w:p w14:paraId="21E2B256" w14:textId="07056285" w:rsidR="00973201" w:rsidRDefault="00973201" w:rsidP="00615A60">
      <w:pPr>
        <w:pStyle w:val="affff2"/>
        <w:rPr>
          <w:rtl/>
        </w:rPr>
      </w:pPr>
      <w:bookmarkStart w:id="888" w:name="_Toc119173011"/>
      <w:bookmarkStart w:id="889" w:name="_Toc119230106"/>
      <w:r>
        <w:rPr>
          <w:rFonts w:hint="cs"/>
          <w:rtl/>
        </w:rPr>
        <w:t xml:space="preserve">מעשה דגבעונים </w:t>
      </w:r>
      <w:r w:rsidRPr="006B73BE">
        <w:rPr>
          <w:rStyle w:val="affff8"/>
          <w:rFonts w:cs="PFT_Frank"/>
          <w:rtl/>
        </w:rPr>
        <w:t>['נתינים']</w:t>
      </w:r>
      <w:r>
        <w:rPr>
          <w:rFonts w:hint="cs"/>
          <w:rtl/>
        </w:rPr>
        <w:t xml:space="preserve"> בזמן דוד, והגזירה עליהם</w:t>
      </w:r>
      <w:bookmarkEnd w:id="888"/>
      <w:bookmarkEnd w:id="889"/>
    </w:p>
    <w:p w14:paraId="03F18B0E" w14:textId="70B17AA5" w:rsidR="007B5C85" w:rsidRDefault="00B433C9" w:rsidP="00B55EDF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נתינים</w:t>
      </w:r>
      <w:r w:rsidR="007B5C85">
        <w:rPr>
          <w:rFonts w:hint="cs"/>
          <w:rtl/>
        </w:rPr>
        <w:t xml:space="preserve"> -</w:t>
      </w:r>
      <w:r w:rsidRPr="00C35A2C">
        <w:rPr>
          <w:rtl/>
        </w:rPr>
        <w:t xml:space="preserve"> </w:t>
      </w:r>
      <w:r w:rsidRPr="00E952A3">
        <w:rPr>
          <w:rStyle w:val="affff5"/>
          <w:rtl/>
        </w:rPr>
        <w:t>דוד</w:t>
      </w:r>
      <w:r w:rsidRPr="00C35A2C">
        <w:rPr>
          <w:rtl/>
        </w:rPr>
        <w:t xml:space="preserve"> </w:t>
      </w:r>
      <w:r w:rsidRPr="00E952A3">
        <w:rPr>
          <w:rStyle w:val="affff5"/>
          <w:rtl/>
        </w:rPr>
        <w:t>גזר</w:t>
      </w:r>
      <w:r w:rsidRPr="00C35A2C">
        <w:rPr>
          <w:rtl/>
        </w:rPr>
        <w:t xml:space="preserve"> </w:t>
      </w:r>
      <w:r w:rsidRPr="00E952A3">
        <w:rPr>
          <w:rStyle w:val="affff5"/>
          <w:rtl/>
        </w:rPr>
        <w:t>עליהם</w:t>
      </w:r>
      <w:r w:rsidRPr="00C35A2C">
        <w:rPr>
          <w:rtl/>
        </w:rPr>
        <w:t>,</w:t>
      </w:r>
    </w:p>
    <w:p w14:paraId="7CE8D0C3" w14:textId="0F920778" w:rsidR="00B433C9" w:rsidRPr="00C35A2C" w:rsidRDefault="00B433C9" w:rsidP="00B55EDF">
      <w:pPr>
        <w:rPr>
          <w:rtl/>
        </w:rPr>
      </w:pPr>
      <w:r w:rsidRPr="00AD1A41">
        <w:rPr>
          <w:rStyle w:val="affff1"/>
          <w:rFonts w:hint="cs"/>
          <w:rtl/>
        </w:rPr>
        <w:t>'</w:t>
      </w:r>
      <w:r w:rsidR="00194B29">
        <w:rPr>
          <w:rStyle w:val="affff1"/>
          <w:rtl/>
        </w:rPr>
        <w:t>ויקרא המלך</w:t>
      </w:r>
      <w:r w:rsidR="00194B29">
        <w:rPr>
          <w:rStyle w:val="affff1"/>
          <w:rFonts w:hint="cs"/>
          <w:rtl/>
        </w:rPr>
        <w:t>..</w:t>
      </w:r>
      <w:r w:rsidRPr="00AD1A41">
        <w:rPr>
          <w:rStyle w:val="affff1"/>
          <w:rtl/>
        </w:rPr>
        <w:t xml:space="preserve"> ויאמר אליהם</w:t>
      </w:r>
      <w:r w:rsidR="007B5C85">
        <w:rPr>
          <w:rStyle w:val="affff1"/>
          <w:rFonts w:hint="cs"/>
          <w:rtl/>
        </w:rPr>
        <w:t>,</w:t>
      </w:r>
      <w:r w:rsidRPr="00AD1A41">
        <w:rPr>
          <w:rStyle w:val="affff1"/>
          <w:rtl/>
        </w:rPr>
        <w:t xml:space="preserve"> והגבעונים </w:t>
      </w:r>
      <w:r w:rsidRPr="006B73BE">
        <w:rPr>
          <w:rStyle w:val="affff1"/>
          <w:b/>
          <w:bCs/>
          <w:rtl/>
        </w:rPr>
        <w:t>לא מבני ישראל</w:t>
      </w:r>
      <w:r w:rsidRPr="00AD1A41">
        <w:rPr>
          <w:rStyle w:val="affff1"/>
          <w:rtl/>
        </w:rPr>
        <w:t xml:space="preserve"> המה</w:t>
      </w:r>
      <w:r w:rsidR="007B5C85">
        <w:rPr>
          <w:rStyle w:val="affff1"/>
          <w:rFonts w:hint="cs"/>
          <w:rtl/>
        </w:rPr>
        <w:t>..</w:t>
      </w:r>
    </w:p>
    <w:p w14:paraId="74F14AEE" w14:textId="46AB0312" w:rsidR="007B5C85" w:rsidRDefault="007B5C85" w:rsidP="00B55EDF">
      <w:pPr>
        <w:rPr>
          <w:rStyle w:val="affff1"/>
          <w:rtl/>
        </w:rPr>
      </w:pPr>
      <w:r w:rsidRPr="006B73BE">
        <w:rPr>
          <w:rStyle w:val="affff5"/>
          <w:rFonts w:hint="eastAsia"/>
          <w:rtl/>
        </w:rPr>
        <w:t>והטעם</w:t>
      </w:r>
      <w:r w:rsidRPr="006B73BE">
        <w:rPr>
          <w:rStyle w:val="affff5"/>
          <w:rtl/>
        </w:rPr>
        <w:t>:</w:t>
      </w:r>
      <w:r>
        <w:rPr>
          <w:rStyle w:val="affff1"/>
          <w:rFonts w:hint="cs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ד'</w:t>
      </w:r>
      <w:r w:rsidR="00B433C9" w:rsidRPr="00AD1A41">
        <w:rPr>
          <w:rStyle w:val="affff1"/>
          <w:rtl/>
        </w:rPr>
        <w:t xml:space="preserve">ויהי רעב בימי דוד </w:t>
      </w:r>
      <w:r w:rsidR="00B433C9" w:rsidRPr="006B73BE">
        <w:rPr>
          <w:rStyle w:val="affff1"/>
          <w:b/>
          <w:bCs/>
          <w:rtl/>
        </w:rPr>
        <w:t>שלש</w:t>
      </w:r>
      <w:r w:rsidR="00B433C9" w:rsidRPr="00AD1A41">
        <w:rPr>
          <w:rStyle w:val="affff1"/>
          <w:rtl/>
        </w:rPr>
        <w:t xml:space="preserve"> שנים</w:t>
      </w:r>
      <w:r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 </w:t>
      </w:r>
    </w:p>
    <w:p w14:paraId="0A9DD0EA" w14:textId="52EF4BC9" w:rsidR="00B433C9" w:rsidRDefault="007B5C85" w:rsidP="00B55EDF">
      <w:pPr>
        <w:rPr>
          <w:rFonts w:ascii="FontbitDavid" w:hAnsi="FontbitDavid"/>
          <w:sz w:val="32"/>
          <w:rtl/>
        </w:rPr>
      </w:pPr>
      <w:r w:rsidRPr="006B73BE">
        <w:rPr>
          <w:rFonts w:hint="eastAsia"/>
          <w:rtl/>
        </w:rPr>
        <w:t>חיפש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ג</w:t>
      </w:r>
      <w:r w:rsidRPr="006B73BE">
        <w:rPr>
          <w:rtl/>
        </w:rPr>
        <w:t>"פ -</w:t>
      </w:r>
      <w:r>
        <w:rPr>
          <w:rStyle w:val="affff8"/>
          <w:rFonts w:hint="cs"/>
          <w:rtl/>
        </w:rPr>
        <w:t xml:space="preserve"> </w:t>
      </w:r>
      <w:r w:rsidRPr="006B73BE">
        <w:rPr>
          <w:rStyle w:val="affff8"/>
          <w:rFonts w:hint="eastAsia"/>
          <w:rtl/>
        </w:rPr>
        <w:t>עעבו</w:t>
      </w:r>
      <w:r w:rsidRPr="006B73BE">
        <w:rPr>
          <w:rStyle w:val="affff8"/>
          <w:rtl/>
        </w:rPr>
        <w:t xml:space="preserve">"ז, </w:t>
      </w:r>
      <w:r w:rsidRPr="006B73BE">
        <w:rPr>
          <w:rStyle w:val="affff8"/>
          <w:rFonts w:hint="eastAsia"/>
          <w:rtl/>
        </w:rPr>
        <w:t>עבירה</w:t>
      </w:r>
      <w:r w:rsidRPr="006B73BE">
        <w:rPr>
          <w:rStyle w:val="affff8"/>
          <w:rtl/>
        </w:rPr>
        <w:t xml:space="preserve">, </w:t>
      </w:r>
      <w:r w:rsidRPr="006B73BE">
        <w:rPr>
          <w:rStyle w:val="affff8"/>
          <w:rFonts w:hint="eastAsia"/>
          <w:rtl/>
        </w:rPr>
        <w:t>פוסקי</w:t>
      </w:r>
      <w:r w:rsidRPr="006B73BE">
        <w:rPr>
          <w:rStyle w:val="affff8"/>
          <w:rtl/>
        </w:rPr>
        <w:t xml:space="preserve"> צדקה ברבים</w:t>
      </w:r>
      <w:r>
        <w:rPr>
          <w:rStyle w:val="affff8"/>
          <w:rFonts w:hint="cs"/>
          <w:rtl/>
        </w:rPr>
        <w:t xml:space="preserve"> ולא נותנין -</w:t>
      </w:r>
      <w:r w:rsidRPr="006B73BE">
        <w:rPr>
          <w:rStyle w:val="affff8"/>
          <w:rtl/>
        </w:rPr>
        <w:t xml:space="preserve"> </w:t>
      </w:r>
      <w:r w:rsidRPr="006B73BE">
        <w:rPr>
          <w:rFonts w:hint="eastAsia"/>
          <w:rtl/>
        </w:rPr>
        <w:t>ולא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מצא</w:t>
      </w:r>
      <w:r w:rsidRPr="006B73BE">
        <w:rPr>
          <w:rtl/>
        </w:rPr>
        <w:t>,</w:t>
      </w:r>
      <w:r>
        <w:rPr>
          <w:rStyle w:val="affff1"/>
          <w:rFonts w:hint="cs"/>
          <w:rtl/>
        </w:rPr>
        <w:t xml:space="preserve"> </w:t>
      </w:r>
    </w:p>
    <w:p w14:paraId="1ACE6A8A" w14:textId="67CEDBA7" w:rsidR="00B433C9" w:rsidRPr="006B73BE" w:rsidRDefault="00B433C9" w:rsidP="006273BE">
      <w:pPr>
        <w:rPr>
          <w:rtl/>
        </w:rPr>
      </w:pPr>
      <w:r w:rsidRPr="006B73BE">
        <w:rPr>
          <w:rtl/>
        </w:rPr>
        <w:t>מיד</w:t>
      </w:r>
      <w:r w:rsidRPr="00C35A2C">
        <w:rPr>
          <w:sz w:val="32"/>
          <w:rtl/>
        </w:rPr>
        <w:t xml:space="preserve"> </w:t>
      </w:r>
      <w:r w:rsidR="007B5C85">
        <w:rPr>
          <w:rStyle w:val="affff1"/>
          <w:rFonts w:hint="cs"/>
          <w:rtl/>
        </w:rPr>
        <w:t>'</w:t>
      </w:r>
      <w:r w:rsidRPr="0058432D">
        <w:rPr>
          <w:rStyle w:val="affff1"/>
          <w:rtl/>
        </w:rPr>
        <w:t>ויבקש דוד את פני ה'</w:t>
      </w:r>
      <w:r w:rsidR="007B5C85">
        <w:rPr>
          <w:rStyle w:val="affff1"/>
          <w:rFonts w:hint="cs"/>
          <w:rtl/>
        </w:rPr>
        <w:t>,</w:t>
      </w:r>
      <w:r w:rsidRPr="0058432D">
        <w:rPr>
          <w:rStyle w:val="affff1"/>
          <w:rFonts w:hint="cs"/>
          <w:rtl/>
        </w:rPr>
        <w:t xml:space="preserve"> </w:t>
      </w:r>
      <w:r w:rsidRPr="006B73BE">
        <w:rPr>
          <w:rFonts w:hint="eastAsia"/>
          <w:rtl/>
        </w:rPr>
        <w:t>באורים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ותומים</w:t>
      </w:r>
      <w:r w:rsidR="007B5C85" w:rsidRPr="006B73BE">
        <w:rPr>
          <w:rtl/>
        </w:rPr>
        <w:t>,</w:t>
      </w:r>
    </w:p>
    <w:p w14:paraId="2067E4F8" w14:textId="7CEA3261" w:rsidR="00B433C9" w:rsidRPr="006B73BE" w:rsidRDefault="00B433C9" w:rsidP="007B5C85">
      <w:pPr>
        <w:rPr>
          <w:rStyle w:val="affff1"/>
          <w:rtl/>
        </w:rPr>
      </w:pPr>
      <w:r w:rsidRPr="00BE4C2F">
        <w:rPr>
          <w:rStyle w:val="affff1"/>
          <w:rtl/>
        </w:rPr>
        <w:t>ויאמר ה'</w:t>
      </w:r>
      <w:r w:rsidR="007B5C85">
        <w:rPr>
          <w:rStyle w:val="affff1"/>
          <w:rFonts w:hint="cs"/>
          <w:rtl/>
        </w:rPr>
        <w:t>,</w:t>
      </w:r>
      <w:r w:rsidRPr="00BE4C2F">
        <w:rPr>
          <w:rStyle w:val="affff1"/>
          <w:rtl/>
        </w:rPr>
        <w:t xml:space="preserve"> </w:t>
      </w:r>
      <w:r w:rsidR="007B5C85">
        <w:rPr>
          <w:rStyle w:val="affff8"/>
          <w:rFonts w:hint="cs"/>
          <w:rtl/>
        </w:rPr>
        <w:t>[</w:t>
      </w:r>
      <w:r w:rsidR="007B5C85" w:rsidRPr="006B73BE">
        <w:rPr>
          <w:rStyle w:val="affff8"/>
          <w:rFonts w:hint="eastAsia"/>
          <w:rtl/>
        </w:rPr>
        <w:t>א</w:t>
      </w:r>
      <w:r w:rsidR="007B5C85" w:rsidRPr="006B73BE">
        <w:rPr>
          <w:rStyle w:val="affff8"/>
          <w:rtl/>
        </w:rPr>
        <w:t>.</w:t>
      </w:r>
      <w:r w:rsidR="007B5C85">
        <w:rPr>
          <w:rStyle w:val="affff8"/>
          <w:rFonts w:hint="cs"/>
          <w:rtl/>
        </w:rPr>
        <w:t>]</w:t>
      </w:r>
      <w:r w:rsidR="007B5C85">
        <w:rPr>
          <w:rStyle w:val="affff1"/>
          <w:rFonts w:hint="cs"/>
          <w:rtl/>
        </w:rPr>
        <w:t xml:space="preserve"> </w:t>
      </w:r>
      <w:r w:rsidRPr="00194B29">
        <w:rPr>
          <w:rStyle w:val="affff1"/>
          <w:rtl/>
        </w:rPr>
        <w:t xml:space="preserve">אל שאול </w:t>
      </w:r>
      <w:r w:rsidRPr="006B73BE">
        <w:rPr>
          <w:rStyle w:val="affff8"/>
          <w:rtl/>
        </w:rPr>
        <w:t xml:space="preserve">לא נספד כהלכה, </w:t>
      </w:r>
      <w:r w:rsidR="007B5C85">
        <w:rPr>
          <w:rStyle w:val="affff8"/>
          <w:rFonts w:hint="cs"/>
          <w:rtl/>
        </w:rPr>
        <w:t xml:space="preserve">[ב.] </w:t>
      </w:r>
      <w:r w:rsidRPr="006B73BE">
        <w:rPr>
          <w:rStyle w:val="affff1"/>
          <w:rtl/>
        </w:rPr>
        <w:t>על אשר המית הגבעונים</w:t>
      </w:r>
      <w:r w:rsidR="007B5C85">
        <w:rPr>
          <w:rStyle w:val="affff1"/>
          <w:rFonts w:hint="cs"/>
          <w:rtl/>
        </w:rPr>
        <w:t xml:space="preserve"> -</w:t>
      </w:r>
    </w:p>
    <w:p w14:paraId="4CC7B311" w14:textId="0BDDD4AA" w:rsidR="00B433C9" w:rsidRPr="006273BE" w:rsidRDefault="00B433C9" w:rsidP="006B73BE">
      <w:pPr>
        <w:pStyle w:val="affff7"/>
        <w:jc w:val="center"/>
        <w:rPr>
          <w:rtl/>
        </w:rPr>
      </w:pPr>
      <w:r w:rsidRPr="006273BE">
        <w:rPr>
          <w:rtl/>
        </w:rPr>
        <w:t>שהרג נוב עיר הכהנים</w:t>
      </w:r>
      <w:r w:rsidRPr="00C35A2C">
        <w:rPr>
          <w:rtl/>
        </w:rPr>
        <w:t xml:space="preserve"> שהיו מספיקין ל</w:t>
      </w:r>
      <w:r w:rsidR="007B5C85">
        <w:rPr>
          <w:rFonts w:hint="cs"/>
          <w:rtl/>
        </w:rPr>
        <w:t>גבעונים</w:t>
      </w:r>
      <w:r w:rsidRPr="00C35A2C">
        <w:rPr>
          <w:rtl/>
        </w:rPr>
        <w:t xml:space="preserve"> מים ומזון, </w:t>
      </w:r>
      <w:r w:rsidRPr="006273BE">
        <w:rPr>
          <w:rtl/>
        </w:rPr>
        <w:t>כאילו הרגן.</w:t>
      </w:r>
    </w:p>
    <w:p w14:paraId="4E1A0782" w14:textId="4F435382" w:rsidR="00B433C9" w:rsidRPr="00C35A2C" w:rsidRDefault="00B433C9" w:rsidP="008E65FC">
      <w:pPr>
        <w:pStyle w:val="aff7"/>
        <w:framePr w:wrap="around"/>
        <w:rPr>
          <w:rtl/>
        </w:rPr>
      </w:pPr>
    </w:p>
    <w:p w14:paraId="579ED846" w14:textId="31E123DD" w:rsidR="00B433C9" w:rsidRPr="00C35A2C" w:rsidRDefault="00B433C9" w:rsidP="007B5C85">
      <w:pPr>
        <w:rPr>
          <w:rFonts w:ascii="FontbitDavid" w:hAnsi="FontbitDavid"/>
          <w:sz w:val="32"/>
          <w:rtl/>
        </w:rPr>
      </w:pPr>
      <w:r w:rsidRPr="00FB2CF1">
        <w:rPr>
          <w:rStyle w:val="affff5"/>
          <w:rtl/>
        </w:rPr>
        <w:t>אמר</w:t>
      </w:r>
      <w:r w:rsidR="007B5C85">
        <w:rPr>
          <w:rStyle w:val="affff5"/>
          <w:rFonts w:hint="cs"/>
          <w:rtl/>
        </w:rPr>
        <w:t xml:space="preserve"> דוד</w:t>
      </w:r>
      <w:r w:rsidRPr="00FB2CF1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שאול</w:t>
      </w:r>
      <w:r w:rsidR="007B5C85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="007B5C85">
        <w:rPr>
          <w:rFonts w:ascii="FontbitDavid" w:hAnsi="FontbitDavid" w:hint="cs"/>
          <w:sz w:val="32"/>
          <w:rtl/>
        </w:rPr>
        <w:t xml:space="preserve">אחרי </w:t>
      </w:r>
      <w:r w:rsidRPr="00C35A2C">
        <w:rPr>
          <w:rFonts w:ascii="FontbitDavid" w:hAnsi="FontbitDavid" w:hint="cs"/>
          <w:sz w:val="32"/>
          <w:rtl/>
        </w:rPr>
        <w:t>י</w:t>
      </w:r>
      <w:r>
        <w:rPr>
          <w:rFonts w:ascii="FontbitDavid" w:hAnsi="FontbitDavid" w:hint="cs"/>
          <w:sz w:val="32"/>
          <w:rtl/>
        </w:rPr>
        <w:t>"</w:t>
      </w:r>
      <w:r w:rsidRPr="00C35A2C">
        <w:rPr>
          <w:rFonts w:ascii="FontbitDavid" w:hAnsi="FontbitDavid" w:hint="cs"/>
          <w:sz w:val="32"/>
          <w:rtl/>
        </w:rPr>
        <w:t xml:space="preserve">ב חדשים אין להספיד, </w:t>
      </w:r>
      <w:r w:rsidR="007B5C85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נפייס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לנתינים</w:t>
      </w:r>
      <w:r w:rsidR="007B5C85">
        <w:rPr>
          <w:rFonts w:ascii="FontbitDavid" w:hAnsi="FontbitDavid" w:hint="cs"/>
          <w:sz w:val="32"/>
          <w:rtl/>
        </w:rPr>
        <w:t>:</w:t>
      </w:r>
    </w:p>
    <w:p w14:paraId="355B51DA" w14:textId="67008419" w:rsidR="007B5C85" w:rsidRDefault="007B5C85" w:rsidP="007C50EB">
      <w:pPr>
        <w:rPr>
          <w:rStyle w:val="affff1"/>
          <w:rtl/>
        </w:rPr>
      </w:pPr>
      <w:r>
        <w:rPr>
          <w:rStyle w:val="affff1"/>
          <w:rFonts w:hint="cs"/>
          <w:rtl/>
        </w:rPr>
        <w:t>'</w:t>
      </w:r>
      <w:r w:rsidR="00B433C9" w:rsidRPr="0058432D">
        <w:rPr>
          <w:rStyle w:val="affff1"/>
          <w:rtl/>
        </w:rPr>
        <w:t>ויקרא המלך לגבעונים ויאמר אליהם</w:t>
      </w:r>
      <w:r w:rsidR="00BA1268">
        <w:rPr>
          <w:rStyle w:val="affff1"/>
          <w:rFonts w:hint="cs"/>
          <w:rtl/>
        </w:rPr>
        <w:t>..</w:t>
      </w:r>
      <w:r w:rsidR="00B433C9" w:rsidRPr="0058432D">
        <w:rPr>
          <w:rStyle w:val="affff1"/>
          <w:rFonts w:hint="cs"/>
          <w:rtl/>
        </w:rPr>
        <w:t xml:space="preserve"> </w:t>
      </w:r>
      <w:r w:rsidR="00B433C9" w:rsidRPr="0058432D">
        <w:rPr>
          <w:rStyle w:val="affff1"/>
          <w:rtl/>
        </w:rPr>
        <w:t>מה אעשה לכם ובמה אכפר</w:t>
      </w:r>
      <w:r>
        <w:rPr>
          <w:rStyle w:val="affff1"/>
          <w:rFonts w:hint="cs"/>
          <w:rtl/>
        </w:rPr>
        <w:t>..</w:t>
      </w:r>
    </w:p>
    <w:p w14:paraId="03DBD9B0" w14:textId="53CD1BE8" w:rsidR="00B433C9" w:rsidRPr="0058432D" w:rsidRDefault="00B433C9" w:rsidP="007C50EB">
      <w:pPr>
        <w:rPr>
          <w:rStyle w:val="affff1"/>
          <w:rtl/>
        </w:rPr>
      </w:pPr>
      <w:r w:rsidRPr="0058432D">
        <w:rPr>
          <w:rStyle w:val="affff1"/>
          <w:rtl/>
        </w:rPr>
        <w:t>ויאמרו לו</w:t>
      </w:r>
      <w:r w:rsidR="007B5C85">
        <w:rPr>
          <w:rStyle w:val="affff1"/>
          <w:rFonts w:hint="cs"/>
          <w:rtl/>
        </w:rPr>
        <w:t>..</w:t>
      </w:r>
      <w:r w:rsidRPr="0058432D">
        <w:rPr>
          <w:rStyle w:val="affff1"/>
          <w:rtl/>
        </w:rPr>
        <w:t xml:space="preserve"> אין לנו כסף וזהב עם שאול</w:t>
      </w:r>
      <w:r w:rsidR="007B5C85">
        <w:rPr>
          <w:rStyle w:val="affff1"/>
          <w:rFonts w:hint="cs"/>
          <w:rtl/>
        </w:rPr>
        <w:t>..</w:t>
      </w:r>
      <w:r w:rsidRPr="0058432D">
        <w:rPr>
          <w:rStyle w:val="affff1"/>
          <w:rtl/>
        </w:rPr>
        <w:t xml:space="preserve"> שבעה אנשים מבניו והוקענום לה'</w:t>
      </w:r>
    </w:p>
    <w:p w14:paraId="243AE9C4" w14:textId="7B044628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194B29">
        <w:rPr>
          <w:rStyle w:val="affff5"/>
          <w:rtl/>
        </w:rPr>
        <w:t>אמר</w:t>
      </w:r>
      <w:r w:rsidR="007B5C85">
        <w:rPr>
          <w:rStyle w:val="affff5"/>
          <w:rFonts w:hint="cs"/>
          <w:rtl/>
        </w:rPr>
        <w:t>:</w:t>
      </w:r>
      <w:r w:rsidRPr="00194B29">
        <w:rPr>
          <w:rStyle w:val="affff5"/>
          <w:rtl/>
        </w:rPr>
        <w:t xml:space="preserve"> </w:t>
      </w:r>
      <w:r w:rsidR="007B5C85">
        <w:rPr>
          <w:rFonts w:ascii="FontbitDavid" w:hAnsi="FontbitDavid" w:hint="cs"/>
          <w:sz w:val="32"/>
          <w:rtl/>
        </w:rPr>
        <w:t>ג'</w:t>
      </w:r>
      <w:r w:rsidRPr="00C35A2C">
        <w:rPr>
          <w:rFonts w:ascii="FontbitDavid" w:hAnsi="FontbitDavid"/>
          <w:sz w:val="32"/>
          <w:rtl/>
        </w:rPr>
        <w:t xml:space="preserve"> סימנים באומה זו: רחמנים, ביישנין, וגומלי חסדים</w:t>
      </w:r>
      <w:r w:rsidR="007B5C85">
        <w:rPr>
          <w:rFonts w:ascii="FontbitDavid" w:hAnsi="FontbitDavid" w:hint="cs"/>
          <w:sz w:val="32"/>
          <w:rtl/>
        </w:rPr>
        <w:t>,</w:t>
      </w:r>
    </w:p>
    <w:p w14:paraId="53A23952" w14:textId="45E75038" w:rsidR="00B433C9" w:rsidRPr="00B45A6C" w:rsidRDefault="007B5C85" w:rsidP="006B73BE">
      <w:pPr>
        <w:jc w:val="center"/>
        <w:rPr>
          <w:spacing w:val="-6"/>
          <w:rtl/>
        </w:rPr>
      </w:pPr>
      <w:r w:rsidRPr="006B73BE">
        <w:rPr>
          <w:rFonts w:hint="eastAsia"/>
          <w:rtl/>
        </w:rPr>
        <w:t>רק</w:t>
      </w:r>
      <w:r>
        <w:rPr>
          <w:rFonts w:hint="cs"/>
          <w:rtl/>
        </w:rPr>
        <w:t xml:space="preserve"> </w:t>
      </w:r>
      <w:r w:rsidR="00B433C9" w:rsidRPr="00B45A6C">
        <w:rPr>
          <w:spacing w:val="-6"/>
          <w:rtl/>
        </w:rPr>
        <w:t>שיש בו סימנים הללו ראוי להדבק באומה זו</w:t>
      </w:r>
      <w:r>
        <w:rPr>
          <w:rFonts w:hint="cs"/>
          <w:spacing w:val="-6"/>
          <w:rtl/>
        </w:rPr>
        <w:t xml:space="preserve">! </w:t>
      </w:r>
      <w:r w:rsidRPr="006B73BE">
        <w:rPr>
          <w:rStyle w:val="affff8"/>
          <w:rFonts w:hint="eastAsia"/>
          <w:rtl/>
        </w:rPr>
        <w:t>ולכן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גזר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עליהם</w:t>
      </w:r>
      <w:r w:rsidRPr="006B73BE">
        <w:rPr>
          <w:rStyle w:val="affff8"/>
          <w:rtl/>
        </w:rPr>
        <w:t>.</w:t>
      </w:r>
    </w:p>
    <w:p w14:paraId="23C28DB6" w14:textId="7061BA3E" w:rsidR="007B5C85" w:rsidRDefault="007B5C85" w:rsidP="00615A60">
      <w:pPr>
        <w:pStyle w:val="affff2"/>
        <w:rPr>
          <w:rtl/>
        </w:rPr>
      </w:pPr>
      <w:bookmarkStart w:id="890" w:name="_Toc119173012"/>
      <w:bookmarkStart w:id="891" w:name="_Toc119230107"/>
      <w:r>
        <w:rPr>
          <w:rFonts w:hint="cs"/>
          <w:rtl/>
        </w:rPr>
        <w:t>מוטב שתעקר אות אחת מהתורה...</w:t>
      </w:r>
      <w:bookmarkEnd w:id="890"/>
      <w:bookmarkEnd w:id="891"/>
    </w:p>
    <w:p w14:paraId="117DEEF6" w14:textId="69CA3535" w:rsidR="00B433C9" w:rsidRDefault="00EB5624" w:rsidP="006B73BE">
      <w:pPr>
        <w:pStyle w:val="affff0"/>
        <w:rPr>
          <w:rtl/>
        </w:rPr>
      </w:pPr>
      <w:r w:rsidRPr="006B73BE">
        <w:rPr>
          <w:rStyle w:val="affff5"/>
          <w:rFonts w:hint="eastAsia"/>
          <w:rtl/>
        </w:rPr>
        <w:t>א</w:t>
      </w:r>
      <w:r w:rsidRPr="006B73BE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hint="cs"/>
          <w:rtl/>
        </w:rPr>
        <w:t>'</w:t>
      </w:r>
      <w:r>
        <w:rPr>
          <w:rStyle w:val="affff1"/>
          <w:rtl/>
          <w:rPrChange w:id="9014" w:author="מנוע פסוקים" w:date="2026-10-05T16:38:21Z">
            <w:rPr>
              <w:rtl/>
            </w:rPr>
          </w:rPrChange>
        </w:rPr>
        <w:t xml:space="preserve">ויקח המלך את שני בני רצפה בת איה</w:t>
      </w:r>
      <w:r>
        <w:rPr>
          <w:rFonts w:hint="cs"/>
          <w:rtl/>
        </w:rPr>
        <w:t>..</w:t>
      </w:r>
      <w:r>
        <w:rPr>
          <w:rtl/>
        </w:rPr>
        <w:t xml:space="preserve"> </w:t>
      </w:r>
      <w:r>
        <w:rPr>
          <w:rStyle w:val="affff1"/>
          <w:rtl/>
          <w:rPrChange w:id="9015" w:author="מנוע פסוקים" w:date="2026-10-05T16:38:21Z">
            <w:rPr>
              <w:rtl/>
            </w:rPr>
          </w:rPrChange>
        </w:rPr>
        <w:t xml:space="preserve">ואת חמשת בני מיכל בת שאול</w:t>
      </w:r>
      <w:r>
        <w:rPr>
          <w:rFonts w:hint="cs"/>
          <w:rtl/>
        </w:rPr>
        <w:t>..</w:t>
      </w:r>
      <w:r w:rsidR="00B433C9" w:rsidRPr="00C35A2C">
        <w:rPr>
          <w:rtl/>
        </w:rPr>
        <w:t xml:space="preserve"> </w:t>
      </w:r>
    </w:p>
    <w:p w14:paraId="2745039F" w14:textId="5745008C" w:rsidR="00B433C9" w:rsidRPr="00C415C0" w:rsidRDefault="00EB5624" w:rsidP="006B73BE">
      <w:pPr>
        <w:jc w:val="center"/>
        <w:rPr>
          <w:rtl/>
        </w:rPr>
      </w:pP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/>
          <w:sz w:val="32"/>
          <w:rtl/>
        </w:rPr>
        <w:t>העבירום לפני ארון, ארון קולטו - למיתה.</w:t>
      </w:r>
    </w:p>
    <w:p w14:paraId="73F9D65F" w14:textId="43177715" w:rsidR="00EB5624" w:rsidRPr="00EB5624" w:rsidRDefault="00B433C9" w:rsidP="007C50EB">
      <w:pPr>
        <w:rPr>
          <w:rFonts w:ascii="FontbitDavid" w:hAnsi="FontbitDavid"/>
          <w:spacing w:val="-2"/>
          <w:sz w:val="32"/>
          <w:rtl/>
        </w:rPr>
      </w:pPr>
      <w:r w:rsidRPr="00EA6942">
        <w:rPr>
          <w:rStyle w:val="affff1"/>
          <w:rFonts w:hint="cs"/>
          <w:spacing w:val="-2"/>
          <w:rtl/>
        </w:rPr>
        <w:t>'ו</w:t>
      </w:r>
      <w:r w:rsidRPr="00EA6942">
        <w:rPr>
          <w:rStyle w:val="affff1"/>
          <w:spacing w:val="-2"/>
          <w:rtl/>
        </w:rPr>
        <w:t>יחמול המלך על מפיבושת בן יהונתן</w:t>
      </w:r>
      <w:r w:rsidR="00EB5624">
        <w:rPr>
          <w:rStyle w:val="affff1"/>
          <w:rFonts w:hint="cs"/>
          <w:spacing w:val="-2"/>
          <w:rtl/>
        </w:rPr>
        <w:t>..</w:t>
      </w:r>
      <w:r w:rsidRPr="00EA6942">
        <w:rPr>
          <w:rStyle w:val="affff1"/>
          <w:rFonts w:hint="cs"/>
          <w:spacing w:val="-2"/>
          <w:rtl/>
        </w:rPr>
        <w:t xml:space="preserve">' </w:t>
      </w:r>
      <w:r w:rsidR="00EB5624">
        <w:rPr>
          <w:rFonts w:ascii="FontbitDavid" w:hAnsi="FontbitDavid" w:hint="cs"/>
          <w:spacing w:val="-2"/>
          <w:sz w:val="32"/>
          <w:rtl/>
        </w:rPr>
        <w:t>- ש</w:t>
      </w:r>
      <w:r w:rsidRPr="00EA6942">
        <w:rPr>
          <w:rFonts w:ascii="FontbitDavid" w:hAnsi="FontbitDavid" w:hint="cs"/>
          <w:spacing w:val="-2"/>
          <w:sz w:val="32"/>
          <w:rtl/>
        </w:rPr>
        <w:t>ביקש רחמי</w:t>
      </w:r>
      <w:r w:rsidRPr="00EB5624">
        <w:rPr>
          <w:rFonts w:ascii="FontbitDavid" w:hAnsi="FontbitDavid" w:hint="cs"/>
          <w:spacing w:val="-2"/>
          <w:sz w:val="32"/>
          <w:rtl/>
        </w:rPr>
        <w:t xml:space="preserve">ם </w:t>
      </w:r>
      <w:r w:rsidR="00EB5624" w:rsidRPr="00EB5624">
        <w:rPr>
          <w:rFonts w:ascii="FontbitDavid" w:hAnsi="FontbitDavid" w:hint="cs"/>
          <w:spacing w:val="-2"/>
          <w:sz w:val="32"/>
          <w:rtl/>
        </w:rPr>
        <w:t>שלא יקלטנו.</w:t>
      </w:r>
    </w:p>
    <w:p w14:paraId="2E13415F" w14:textId="397CE70D" w:rsidR="00EB5624" w:rsidRDefault="00EB5624" w:rsidP="00EB5624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lastRenderedPageBreak/>
        <w:t>ואפי</w:t>
      </w:r>
      <w:r w:rsidRPr="00D1637C">
        <w:rPr>
          <w:rFonts w:cs="PFT_Frank"/>
          <w:b/>
          <w:bCs/>
          <w:szCs w:val="14"/>
          <w:rtl/>
        </w:rPr>
        <w:t>'</w:t>
      </w:r>
      <w:r w:rsidRPr="00D1637C">
        <w:rPr>
          <w:rFonts w:cs="PFT_Frank" w:hint="cs"/>
          <w:b/>
          <w:bCs/>
          <w:szCs w:val="14"/>
          <w:rtl/>
        </w:rPr>
        <w:t xml:space="preserve"> -</w:t>
      </w:r>
      <w:r>
        <w:rPr>
          <w:rStyle w:val="affff1"/>
          <w:rFonts w:hint="cs"/>
          <w:rtl/>
        </w:rPr>
        <w:t xml:space="preserve"> ד</w:t>
      </w:r>
      <w:r w:rsidR="00B433C9" w:rsidRPr="0058432D">
        <w:rPr>
          <w:rStyle w:val="affff1"/>
          <w:rFonts w:hint="cs"/>
          <w:rtl/>
        </w:rPr>
        <w:t>'</w:t>
      </w:r>
      <w:r w:rsidR="00B433C9" w:rsidRPr="0058432D">
        <w:rPr>
          <w:rStyle w:val="affff1"/>
          <w:rtl/>
        </w:rPr>
        <w:t xml:space="preserve">בנים </w:t>
      </w:r>
      <w:r>
        <w:rPr>
          <w:rStyle w:val="affff1"/>
          <w:rFonts w:hint="cs"/>
          <w:rtl/>
        </w:rPr>
        <w:t>לא יומתו על אבות..</w:t>
      </w:r>
      <w:r w:rsidR="00B433C9" w:rsidRPr="0058432D">
        <w:rPr>
          <w:rStyle w:val="affff1"/>
          <w:rtl/>
        </w:rPr>
        <w:t>'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'</w:t>
      </w:r>
      <w:r w:rsidR="00B433C9" w:rsidRPr="00C35A2C">
        <w:rPr>
          <w:rtl/>
        </w:rPr>
        <w:t xml:space="preserve">מוטב תעקר אות אחת </w:t>
      </w:r>
    </w:p>
    <w:p w14:paraId="6E689B2B" w14:textId="0D9CFDE5" w:rsidR="00B433C9" w:rsidRPr="00C35A2C" w:rsidRDefault="00B433C9" w:rsidP="006B73BE">
      <w:pPr>
        <w:jc w:val="center"/>
        <w:rPr>
          <w:rtl/>
        </w:rPr>
      </w:pPr>
      <w:r w:rsidRPr="00C35A2C">
        <w:rPr>
          <w:rtl/>
        </w:rPr>
        <w:t>מהתורה</w:t>
      </w:r>
      <w:r w:rsidR="00EB5624">
        <w:rPr>
          <w:rFonts w:hint="cs"/>
          <w:rtl/>
        </w:rPr>
        <w:t>,</w:t>
      </w:r>
      <w:r w:rsidRPr="00C35A2C">
        <w:rPr>
          <w:rtl/>
        </w:rPr>
        <w:t xml:space="preserve"> ואל יתחלל ש</w:t>
      </w:r>
      <w:r w:rsidR="00EB5624">
        <w:rPr>
          <w:rFonts w:hint="cs"/>
          <w:rtl/>
        </w:rPr>
        <w:t>"</w:t>
      </w:r>
      <w:r w:rsidRPr="00C35A2C">
        <w:rPr>
          <w:rtl/>
        </w:rPr>
        <w:t>ש בפרהסיא</w:t>
      </w:r>
      <w:r w:rsidR="00EB5624">
        <w:rPr>
          <w:rFonts w:hint="cs"/>
          <w:rtl/>
        </w:rPr>
        <w:t>!'</w:t>
      </w:r>
      <w:r w:rsidR="00EB5624" w:rsidRPr="006B73BE">
        <w:rPr>
          <w:rStyle w:val="affff8"/>
          <w:rtl/>
        </w:rPr>
        <w:t xml:space="preserve"> </w:t>
      </w:r>
      <w:r w:rsidR="00EB5624">
        <w:rPr>
          <w:rStyle w:val="affff8"/>
          <w:rFonts w:hint="cs"/>
          <w:rtl/>
        </w:rPr>
        <w:t xml:space="preserve">יאמרו </w:t>
      </w:r>
      <w:r w:rsidR="00EB5624" w:rsidRPr="006B73BE">
        <w:rPr>
          <w:rStyle w:val="affff8"/>
          <w:rFonts w:hint="eastAsia"/>
          <w:rtl/>
        </w:rPr>
        <w:t>לא</w:t>
      </w:r>
      <w:r w:rsidR="00EB5624" w:rsidRPr="006B73BE">
        <w:rPr>
          <w:rStyle w:val="affff8"/>
          <w:rtl/>
        </w:rPr>
        <w:t xml:space="preserve"> </w:t>
      </w:r>
      <w:r w:rsidR="00EB5624" w:rsidRPr="006B73BE">
        <w:rPr>
          <w:rStyle w:val="affff8"/>
          <w:rFonts w:hint="eastAsia"/>
          <w:rtl/>
        </w:rPr>
        <w:t>ראוי</w:t>
      </w:r>
      <w:r w:rsidR="00EB5624" w:rsidRPr="006B73BE">
        <w:rPr>
          <w:rStyle w:val="affff8"/>
          <w:rtl/>
        </w:rPr>
        <w:t xml:space="preserve"> </w:t>
      </w:r>
      <w:r w:rsidR="00EB5624" w:rsidRPr="006B73BE">
        <w:rPr>
          <w:rStyle w:val="affff8"/>
          <w:rFonts w:hint="eastAsia"/>
          <w:rtl/>
        </w:rPr>
        <w:t>לידבק</w:t>
      </w:r>
      <w:r w:rsidR="00EB5624" w:rsidRPr="006B73BE">
        <w:rPr>
          <w:rStyle w:val="affff8"/>
          <w:rtl/>
        </w:rPr>
        <w:t xml:space="preserve"> </w:t>
      </w:r>
      <w:r w:rsidR="00EB5624" w:rsidRPr="006B73BE">
        <w:rPr>
          <w:rStyle w:val="affff8"/>
          <w:rFonts w:hint="eastAsia"/>
          <w:rtl/>
        </w:rPr>
        <w:t>בהם</w:t>
      </w:r>
      <w:r w:rsidR="00EB5624" w:rsidRPr="006B73BE">
        <w:rPr>
          <w:rStyle w:val="affff8"/>
          <w:rtl/>
        </w:rPr>
        <w:t>.</w:t>
      </w:r>
    </w:p>
    <w:p w14:paraId="76990A85" w14:textId="3450CB50" w:rsidR="00EB5624" w:rsidRDefault="00EB5624" w:rsidP="007C50EB">
      <w:pPr>
        <w:rPr>
          <w:rStyle w:val="affff1"/>
          <w:rtl/>
        </w:rPr>
      </w:pPr>
      <w:r w:rsidRPr="006B73BE">
        <w:rPr>
          <w:rStyle w:val="affff5"/>
          <w:rFonts w:hint="eastAsia"/>
          <w:rtl/>
        </w:rPr>
        <w:t>ב</w:t>
      </w:r>
      <w:r w:rsidRPr="006B73BE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</w:t>
      </w:r>
      <w:r w:rsidR="00B433C9">
        <w:rPr>
          <w:rFonts w:hint="cs"/>
          <w:rtl/>
        </w:rPr>
        <w:t>'</w:t>
      </w:r>
      <w:r w:rsidR="00B433C9" w:rsidRPr="0058432D">
        <w:rPr>
          <w:rStyle w:val="affff1"/>
          <w:rtl/>
        </w:rPr>
        <w:t>ותקח רצפה</w:t>
      </w:r>
      <w:r>
        <w:rPr>
          <w:rStyle w:val="affff1"/>
          <w:rFonts w:hint="cs"/>
          <w:rtl/>
        </w:rPr>
        <w:t>..</w:t>
      </w:r>
      <w:r w:rsidR="00B433C9" w:rsidRPr="0058432D">
        <w:rPr>
          <w:rStyle w:val="affff1"/>
          <w:rtl/>
        </w:rPr>
        <w:t xml:space="preserve"> את השק ותטהו לה אל הצור מתחלת קציר עד נתך מים עליהם</w:t>
      </w:r>
      <w:r>
        <w:rPr>
          <w:rStyle w:val="affff1"/>
          <w:rFonts w:hint="cs"/>
          <w:rtl/>
        </w:rPr>
        <w:t>..</w:t>
      </w:r>
      <w:r w:rsidR="00B433C9" w:rsidRPr="0058432D">
        <w:rPr>
          <w:rStyle w:val="affff1"/>
          <w:rtl/>
        </w:rPr>
        <w:t xml:space="preserve"> ולא נתנה עוף השמים לנוח עליהם</w:t>
      </w:r>
      <w:r>
        <w:rPr>
          <w:rStyle w:val="affff1"/>
          <w:rFonts w:hint="cs"/>
          <w:rtl/>
        </w:rPr>
        <w:t>..</w:t>
      </w:r>
      <w:r w:rsidR="00B433C9" w:rsidRPr="0058432D">
        <w:rPr>
          <w:rStyle w:val="affff1"/>
          <w:rtl/>
        </w:rPr>
        <w:t xml:space="preserve"> </w:t>
      </w:r>
    </w:p>
    <w:p w14:paraId="09EACFB4" w14:textId="7D3E0482" w:rsidR="00EB5624" w:rsidRPr="0058432D" w:rsidRDefault="00EB5624" w:rsidP="007C50EB">
      <w:pPr>
        <w:rPr>
          <w:rStyle w:val="affff1"/>
          <w:rtl/>
        </w:rPr>
      </w:pPr>
      <w:r w:rsidRPr="00D1637C">
        <w:rPr>
          <w:rFonts w:cs="PFT_Frank" w:hint="eastAsia"/>
          <w:b/>
          <w:bCs/>
          <w:szCs w:val="14"/>
          <w:rtl/>
        </w:rPr>
        <w:t>ואפי</w:t>
      </w:r>
      <w:r w:rsidRPr="00D1637C">
        <w:rPr>
          <w:rFonts w:cs="PFT_Frank"/>
          <w:b/>
          <w:bCs/>
          <w:szCs w:val="14"/>
          <w:rtl/>
        </w:rPr>
        <w:t>' -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>
        <w:rPr>
          <w:rStyle w:val="affff1"/>
          <w:rFonts w:hint="cs"/>
          <w:rtl/>
        </w:rPr>
        <w:t>ד</w:t>
      </w:r>
      <w:r w:rsidR="00B433C9" w:rsidRPr="0058432D">
        <w:rPr>
          <w:rStyle w:val="affff1"/>
          <w:rFonts w:hint="cs"/>
          <w:rtl/>
        </w:rPr>
        <w:t>'</w:t>
      </w:r>
      <w:r w:rsidR="00B433C9" w:rsidRPr="0058432D">
        <w:rPr>
          <w:rStyle w:val="affff1"/>
          <w:rtl/>
        </w:rPr>
        <w:t>לא תלין נבלתו על העץ</w:t>
      </w:r>
      <w:r w:rsidR="00B433C9" w:rsidRPr="0058432D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 xml:space="preserve"> </w:t>
      </w:r>
      <w:r w:rsidRPr="006B73BE">
        <w:rPr>
          <w:rtl/>
        </w:rPr>
        <w:t>-</w:t>
      </w:r>
    </w:p>
    <w:p w14:paraId="33B49AB7" w14:textId="603990B4" w:rsidR="00194B29" w:rsidRDefault="00B433C9" w:rsidP="00EB5624">
      <w:pPr>
        <w:rPr>
          <w:rStyle w:val="affff5"/>
          <w:rtl/>
        </w:rPr>
      </w:pPr>
      <w:r w:rsidRPr="00C35A2C">
        <w:rPr>
          <w:rtl/>
        </w:rPr>
        <w:t xml:space="preserve"> </w:t>
      </w:r>
      <w:r w:rsidR="00EB5624">
        <w:rPr>
          <w:rFonts w:hint="cs"/>
          <w:rtl/>
        </w:rPr>
        <w:t>'</w:t>
      </w:r>
      <w:r w:rsidRPr="00C35A2C">
        <w:rPr>
          <w:rtl/>
        </w:rPr>
        <w:t>מוטב תעקר אות אחת מהתורה</w:t>
      </w:r>
      <w:r w:rsidR="00EB5624">
        <w:rPr>
          <w:rFonts w:hint="cs"/>
          <w:rtl/>
        </w:rPr>
        <w:t>,</w:t>
      </w:r>
      <w:r w:rsidRPr="00C35A2C">
        <w:rPr>
          <w:rtl/>
        </w:rPr>
        <w:t xml:space="preserve"> ויתקדש ש</w:t>
      </w:r>
      <w:r w:rsidR="00EB5624">
        <w:rPr>
          <w:rFonts w:hint="cs"/>
          <w:rtl/>
        </w:rPr>
        <w:t>"</w:t>
      </w:r>
      <w:r w:rsidRPr="00C35A2C">
        <w:rPr>
          <w:rtl/>
        </w:rPr>
        <w:t>ש בפרהסיא</w:t>
      </w:r>
      <w:r w:rsidR="00EB5624">
        <w:rPr>
          <w:rFonts w:hint="cs"/>
          <w:rtl/>
        </w:rPr>
        <w:t>'!</w:t>
      </w:r>
      <w:r w:rsidRPr="00C35A2C">
        <w:rPr>
          <w:rtl/>
        </w:rPr>
        <w:t xml:space="preserve"> </w:t>
      </w:r>
    </w:p>
    <w:p w14:paraId="5F6BA040" w14:textId="347621AE" w:rsidR="00B433C9" w:rsidRDefault="00EB5624" w:rsidP="006B73BE">
      <w:pPr>
        <w:pStyle w:val="affff7"/>
        <w:rPr>
          <w:rtl/>
        </w:rPr>
      </w:pPr>
      <w:r w:rsidRPr="006B73BE">
        <w:rPr>
          <w:rFonts w:hint="eastAsia"/>
          <w:rtl/>
        </w:rPr>
        <w:t>ע</w:t>
      </w:r>
      <w:r w:rsidR="00B433C9" w:rsidRPr="006B73BE">
        <w:rPr>
          <w:rtl/>
        </w:rPr>
        <w:t>וברים</w:t>
      </w:r>
      <w:r w:rsidR="00B433C9" w:rsidRPr="00EB5624">
        <w:rPr>
          <w:rtl/>
        </w:rPr>
        <w:t xml:space="preserve"> </w:t>
      </w:r>
      <w:r w:rsidR="00B433C9" w:rsidRPr="006B73BE">
        <w:rPr>
          <w:rtl/>
        </w:rPr>
        <w:t>ושבים אומרים:</w:t>
      </w:r>
      <w:r w:rsidR="00B433C9" w:rsidRPr="00EB5624">
        <w:rPr>
          <w:rtl/>
        </w:rPr>
        <w:t xml:space="preserve"> מ</w:t>
      </w:r>
      <w:r w:rsidR="00B433C9" w:rsidRPr="00262A77">
        <w:rPr>
          <w:rtl/>
        </w:rPr>
        <w:t xml:space="preserve">ה טיבן של </w:t>
      </w:r>
      <w:r w:rsidR="00194B29" w:rsidRPr="00262A77">
        <w:rPr>
          <w:rtl/>
        </w:rPr>
        <w:t>אלו?</w:t>
      </w:r>
      <w:r>
        <w:rPr>
          <w:rFonts w:hint="cs"/>
          <w:rtl/>
        </w:rPr>
        <w:t xml:space="preserve"> -</w:t>
      </w:r>
      <w:r w:rsidR="00194B29" w:rsidRPr="00262A77">
        <w:rPr>
          <w:rtl/>
        </w:rPr>
        <w:t xml:space="preserve"> בני מלכים</w:t>
      </w:r>
      <w:r>
        <w:rPr>
          <w:rFonts w:hint="cs"/>
          <w:rtl/>
        </w:rPr>
        <w:t>!</w:t>
      </w:r>
      <w:r w:rsidR="00194B29" w:rsidRPr="00262A77">
        <w:rPr>
          <w:rtl/>
        </w:rPr>
        <w:t xml:space="preserve"> ו</w:t>
      </w:r>
      <w:r w:rsidR="00B433C9" w:rsidRPr="00262A77">
        <w:rPr>
          <w:rtl/>
        </w:rPr>
        <w:t>פשטו ידיהם בגרים גרורים,</w:t>
      </w:r>
      <w:r w:rsidR="00B433C9" w:rsidRPr="00C35A2C">
        <w:rPr>
          <w:rtl/>
        </w:rPr>
        <w:t xml:space="preserve"> אין אומה שראוי להדבק בה כזו, בני מלכים כך בני הדיוטות ע</w:t>
      </w:r>
      <w:r w:rsidR="00B433C9" w:rsidRPr="00C35A2C">
        <w:rPr>
          <w:rFonts w:hint="cs"/>
          <w:rtl/>
        </w:rPr>
        <w:t>אכו</w:t>
      </w:r>
      <w:r w:rsidR="00B433C9" w:rsidRPr="00C35A2C">
        <w:rPr>
          <w:rtl/>
        </w:rPr>
        <w:t>"</w:t>
      </w:r>
      <w:r w:rsidR="00B433C9" w:rsidRPr="00C35A2C">
        <w:rPr>
          <w:rFonts w:hint="cs"/>
          <w:rtl/>
        </w:rPr>
        <w:t>כ</w:t>
      </w:r>
      <w:r>
        <w:rPr>
          <w:rFonts w:hint="cs"/>
          <w:rtl/>
        </w:rPr>
        <w:t>..</w:t>
      </w:r>
      <w:r w:rsidR="00B433C9" w:rsidRPr="00C35A2C">
        <w:rPr>
          <w:rFonts w:hint="cs"/>
          <w:rtl/>
        </w:rPr>
        <w:t xml:space="preserve"> </w:t>
      </w:r>
    </w:p>
    <w:p w14:paraId="3EEF8DDE" w14:textId="560C668A" w:rsidR="00B433C9" w:rsidRPr="00C35A2C" w:rsidRDefault="00B433C9" w:rsidP="00EB5624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מיד נוספו </w:t>
      </w:r>
      <w:r w:rsidRPr="006B73BE">
        <w:rPr>
          <w:rStyle w:val="affff1"/>
          <w:rtl/>
        </w:rPr>
        <w:t>מאה וחמשים אלף</w:t>
      </w:r>
      <w:r w:rsidR="00EB5624">
        <w:rPr>
          <w:rFonts w:ascii="FontbitDavid" w:hAnsi="FontbitDavid" w:hint="cs"/>
          <w:sz w:val="32"/>
          <w:rtl/>
        </w:rPr>
        <w:t xml:space="preserve"> גרים</w:t>
      </w:r>
      <w:r w:rsidRPr="00C35A2C">
        <w:rPr>
          <w:rFonts w:ascii="FontbitDavid" w:hAnsi="FontbitDavid"/>
          <w:sz w:val="32"/>
          <w:rtl/>
        </w:rPr>
        <w:t>,</w:t>
      </w:r>
      <w:r w:rsidRPr="006B73BE">
        <w:rPr>
          <w:rStyle w:val="affff8"/>
          <w:rtl/>
        </w:rPr>
        <w:t xml:space="preserve"> </w:t>
      </w:r>
      <w:r w:rsidR="00EB5624" w:rsidRPr="006B73BE">
        <w:rPr>
          <w:rStyle w:val="affff8"/>
          <w:rFonts w:hint="eastAsia"/>
          <w:rtl/>
        </w:rPr>
        <w:t>כדכתיב</w:t>
      </w:r>
      <w:r w:rsidR="00EB5624" w:rsidRPr="006B73BE">
        <w:rPr>
          <w:rStyle w:val="affff8"/>
          <w:rtl/>
        </w:rPr>
        <w:t xml:space="preserve"> בשלמה </w:t>
      </w:r>
      <w:r w:rsidR="00EB5624" w:rsidRPr="006B73BE">
        <w:rPr>
          <w:rStyle w:val="affff8"/>
          <w:rFonts w:hint="eastAsia"/>
          <w:rtl/>
        </w:rPr>
        <w:t>שנתנם</w:t>
      </w:r>
      <w:r w:rsidR="00EB5624" w:rsidRPr="006B73BE">
        <w:rPr>
          <w:rStyle w:val="affff8"/>
          <w:rtl/>
        </w:rPr>
        <w:t xml:space="preserve"> </w:t>
      </w:r>
      <w:r w:rsidR="00EB5624" w:rsidRPr="006273BE">
        <w:rPr>
          <w:rStyle w:val="affff1"/>
          <w:rFonts w:hint="cs"/>
          <w:rtl/>
        </w:rPr>
        <w:t>לסבל וחוצב</w:t>
      </w:r>
      <w:r w:rsidR="00EB5624">
        <w:rPr>
          <w:rStyle w:val="affff8"/>
          <w:rFonts w:hint="cs"/>
          <w:rtl/>
        </w:rPr>
        <w:t>.</w:t>
      </w:r>
    </w:p>
    <w:p w14:paraId="60D0A61E" w14:textId="53920F30" w:rsidR="00973201" w:rsidRDefault="00973201" w:rsidP="00615A60">
      <w:pPr>
        <w:pStyle w:val="affff2"/>
        <w:rPr>
          <w:rtl/>
        </w:rPr>
      </w:pPr>
      <w:bookmarkStart w:id="892" w:name="_Toc119173013"/>
      <w:bookmarkStart w:id="893" w:name="_Toc119230108"/>
      <w:r>
        <w:rPr>
          <w:rFonts w:hint="cs"/>
          <w:rtl/>
        </w:rPr>
        <w:t>גזירה ד'נתינים' - משה, יהושע, ודוד</w:t>
      </w:r>
      <w:bookmarkEnd w:id="892"/>
      <w:bookmarkEnd w:id="893"/>
    </w:p>
    <w:p w14:paraId="5735F7F0" w14:textId="61E73A26" w:rsidR="00EB5624" w:rsidRDefault="00EB5624" w:rsidP="00EB5624">
      <w:pPr>
        <w:rPr>
          <w:rtl/>
        </w:rPr>
      </w:pPr>
      <w:r w:rsidRPr="006B73BE">
        <w:rPr>
          <w:rStyle w:val="affff5"/>
          <w:rFonts w:hint="eastAsia"/>
          <w:rtl/>
        </w:rPr>
        <w:t>א</w:t>
      </w:r>
      <w:r w:rsidRPr="006B73BE">
        <w:rPr>
          <w:rStyle w:val="affff5"/>
          <w:rtl/>
        </w:rPr>
        <w:t xml:space="preserve">. </w:t>
      </w:r>
      <w:r w:rsidR="00B433C9" w:rsidRPr="00FB2CF1">
        <w:rPr>
          <w:rStyle w:val="affff5"/>
          <w:rFonts w:hint="cs"/>
          <w:rtl/>
        </w:rPr>
        <w:t>משה</w:t>
      </w:r>
      <w:r w:rsidR="00B433C9" w:rsidRPr="00C35A2C">
        <w:rPr>
          <w:rFonts w:hint="cs"/>
          <w:rtl/>
        </w:rPr>
        <w:t xml:space="preserve"> </w:t>
      </w:r>
      <w:r w:rsidR="00B433C9" w:rsidRPr="00FB2CF1">
        <w:rPr>
          <w:rStyle w:val="affff5"/>
          <w:rFonts w:hint="cs"/>
          <w:rtl/>
        </w:rPr>
        <w:t>גזר</w:t>
      </w:r>
      <w:r w:rsidR="00B433C9" w:rsidRPr="00C35A2C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לדור</w:t>
      </w:r>
      <w:r w:rsidRPr="00D1637C">
        <w:rPr>
          <w:rFonts w:cs="PFT_Frank"/>
          <w:b/>
          <w:bCs/>
          <w:szCs w:val="14"/>
          <w:rtl/>
        </w:rPr>
        <w:t xml:space="preserve"> זה</w:t>
      </w:r>
      <w:r w:rsidR="00B433C9"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  <w:r>
        <w:rPr>
          <w:rStyle w:val="affff5"/>
          <w:rFonts w:hint="cs"/>
          <w:rtl/>
        </w:rPr>
        <w:t xml:space="preserve">ב. </w:t>
      </w:r>
      <w:r w:rsidR="00B433C9" w:rsidRPr="00FB2CF1">
        <w:rPr>
          <w:rStyle w:val="affff5"/>
          <w:rFonts w:hint="cs"/>
          <w:rtl/>
        </w:rPr>
        <w:t>ויהושע</w:t>
      </w:r>
      <w:r w:rsidR="00B433C9" w:rsidRPr="00FB2CF1">
        <w:rPr>
          <w:rStyle w:val="affff5"/>
          <w:rtl/>
        </w:rPr>
        <w:t xml:space="preserve"> גזר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 xml:space="preserve">לכל דורותם </w:t>
      </w:r>
      <w:r w:rsidR="00B433C9" w:rsidRPr="00D1637C">
        <w:rPr>
          <w:rFonts w:cs="PFT_Frank"/>
          <w:b/>
          <w:bCs/>
          <w:szCs w:val="14"/>
          <w:rtl/>
        </w:rPr>
        <w:t>בזמן ב</w:t>
      </w:r>
      <w:r w:rsidR="00B433C9" w:rsidRPr="00D1637C">
        <w:rPr>
          <w:rFonts w:cs="PFT_Frank" w:hint="eastAsia"/>
          <w:b/>
          <w:bCs/>
          <w:szCs w:val="14"/>
          <w:rtl/>
        </w:rPr>
        <w:t>יהמ</w:t>
      </w:r>
      <w:r w:rsidR="00B433C9" w:rsidRPr="00D1637C">
        <w:rPr>
          <w:rFonts w:cs="PFT_Frank"/>
          <w:b/>
          <w:bCs/>
          <w:szCs w:val="14"/>
          <w:rtl/>
        </w:rPr>
        <w:t>"</w:t>
      </w:r>
      <w:r w:rsidR="00B433C9" w:rsidRPr="00D1637C">
        <w:rPr>
          <w:rFonts w:cs="PFT_Frank" w:hint="eastAsia"/>
          <w:b/>
          <w:bCs/>
          <w:szCs w:val="14"/>
          <w:rtl/>
        </w:rPr>
        <w:t>ק</w:t>
      </w:r>
      <w:r w:rsidR="00B433C9">
        <w:rPr>
          <w:rFonts w:hint="cs"/>
          <w:rtl/>
        </w:rPr>
        <w:t>,</w:t>
      </w:r>
    </w:p>
    <w:p w14:paraId="4B60A9A2" w14:textId="0F6EEBC0" w:rsidR="00B433C9" w:rsidRPr="00C35A2C" w:rsidRDefault="00EB5624" w:rsidP="006B73BE">
      <w:pPr>
        <w:jc w:val="center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ג. </w:t>
      </w:r>
      <w:r w:rsidR="00B433C9" w:rsidRPr="00FB2CF1">
        <w:rPr>
          <w:rStyle w:val="affff5"/>
          <w:rFonts w:hint="cs"/>
          <w:rtl/>
        </w:rPr>
        <w:t>ודוד</w:t>
      </w:r>
      <w:r>
        <w:rPr>
          <w:rStyle w:val="affff5"/>
          <w:rFonts w:hint="cs"/>
          <w:rtl/>
        </w:rPr>
        <w:t xml:space="preserve"> גזר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 xml:space="preserve">אף </w:t>
      </w:r>
      <w:r w:rsidR="00B433C9" w:rsidRPr="00C35A2C">
        <w:rPr>
          <w:rFonts w:hint="cs"/>
          <w:rtl/>
        </w:rPr>
        <w:t xml:space="preserve">בזמן </w:t>
      </w:r>
      <w:r w:rsidR="00B433C9" w:rsidRPr="00D1637C">
        <w:rPr>
          <w:rFonts w:cs="PFT_Frank" w:hint="eastAsia"/>
          <w:b/>
          <w:bCs/>
          <w:szCs w:val="14"/>
          <w:rtl/>
        </w:rPr>
        <w:t>שאין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ביהמ</w:t>
      </w:r>
      <w:r w:rsidR="00B433C9" w:rsidRPr="00D1637C">
        <w:rPr>
          <w:rFonts w:cs="PFT_Frank"/>
          <w:b/>
          <w:bCs/>
          <w:szCs w:val="14"/>
          <w:rtl/>
        </w:rPr>
        <w:t>"</w:t>
      </w:r>
      <w:r w:rsidR="00B433C9" w:rsidRPr="00D1637C">
        <w:rPr>
          <w:rFonts w:cs="PFT_Frank" w:hint="eastAsia"/>
          <w:b/>
          <w:bCs/>
          <w:szCs w:val="14"/>
          <w:rtl/>
        </w:rPr>
        <w:t>ק</w:t>
      </w:r>
      <w:r>
        <w:rPr>
          <w:rFonts w:ascii="FontbitDavid" w:hAnsi="FontbitDavid" w:hint="cs"/>
          <w:sz w:val="32"/>
          <w:rtl/>
        </w:rPr>
        <w:t>.</w:t>
      </w:r>
    </w:p>
    <w:p w14:paraId="56589054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עט:</w:t>
      </w:r>
    </w:p>
    <w:p w14:paraId="1EA5D69C" w14:textId="48913CC7" w:rsidR="00B433C9" w:rsidRDefault="00EB5624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ד. </w:t>
      </w:r>
      <w:r w:rsidR="00B433C9" w:rsidRPr="00FB2CF1">
        <w:rPr>
          <w:rStyle w:val="affff5"/>
          <w:rtl/>
        </w:rPr>
        <w:t>בימי רבי</w:t>
      </w:r>
      <w:r w:rsidR="00B433C9" w:rsidRPr="00C35A2C">
        <w:rPr>
          <w:rFonts w:ascii="FontbitDavid" w:hAnsi="FontbitDavid"/>
          <w:sz w:val="32"/>
          <w:rtl/>
        </w:rPr>
        <w:t xml:space="preserve"> בקשו להתיר</w:t>
      </w:r>
      <w:r>
        <w:rPr>
          <w:rFonts w:ascii="FontbitDavid" w:hAnsi="FontbitDavid" w:hint="cs"/>
          <w:sz w:val="32"/>
          <w:rtl/>
        </w:rPr>
        <w:t>ם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="00B433C9" w:rsidRPr="00FB2CF1">
        <w:rPr>
          <w:rStyle w:val="affff5"/>
          <w:rtl/>
        </w:rPr>
        <w:t>אמר רבי</w:t>
      </w:r>
      <w:r w:rsidR="00B433C9" w:rsidRPr="00C35A2C">
        <w:rPr>
          <w:rFonts w:ascii="FontbitDavid" w:hAnsi="FontbitDavid"/>
          <w:sz w:val="32"/>
          <w:rtl/>
        </w:rPr>
        <w:t xml:space="preserve"> חלקנו נתיר, </w:t>
      </w:r>
      <w:r>
        <w:rPr>
          <w:rFonts w:ascii="FontbitDavid" w:hAnsi="FontbitDavid" w:hint="cs"/>
          <w:sz w:val="32"/>
          <w:rtl/>
        </w:rPr>
        <w:t>ד</w:t>
      </w:r>
      <w:r w:rsidR="00B433C9" w:rsidRPr="00C35A2C">
        <w:rPr>
          <w:rFonts w:ascii="FontbitDavid" w:hAnsi="FontbitDavid"/>
          <w:sz w:val="32"/>
          <w:rtl/>
        </w:rPr>
        <w:t>מזבח מי יתיר?</w:t>
      </w:r>
    </w:p>
    <w:p w14:paraId="7B66821B" w14:textId="34E750F1" w:rsidR="001338D2" w:rsidRDefault="00B433C9" w:rsidP="00421F74">
      <w:pPr>
        <w:rPr>
          <w:rFonts w:ascii="FontbitDavid" w:hAnsi="FontbitDavid"/>
          <w:sz w:val="32"/>
          <w:rtl/>
        </w:rPr>
      </w:pPr>
      <w:r w:rsidRPr="00FB2CF1">
        <w:rPr>
          <w:rStyle w:val="affff5"/>
          <w:rFonts w:hint="cs"/>
          <w:rtl/>
        </w:rPr>
        <w:t>ו</w:t>
      </w:r>
      <w:r w:rsidR="00EB5624">
        <w:rPr>
          <w:rStyle w:val="affff5"/>
          <w:rFonts w:hint="cs"/>
          <w:rtl/>
        </w:rPr>
        <w:t>חולק</w:t>
      </w:r>
      <w:r w:rsidR="00E42F4B">
        <w:rPr>
          <w:rStyle w:val="affff5"/>
          <w:rFonts w:hint="cs"/>
          <w:rtl/>
        </w:rPr>
        <w:t xml:space="preserve"> </w:t>
      </w:r>
      <w:r w:rsidRPr="00FB2CF1">
        <w:rPr>
          <w:rStyle w:val="affff5"/>
          <w:rFonts w:hint="cs"/>
          <w:rtl/>
        </w:rPr>
        <w:t>ארי</w:t>
      </w:r>
      <w:r w:rsidRPr="00FB2CF1">
        <w:rPr>
          <w:rStyle w:val="affff5"/>
          <w:rtl/>
        </w:rPr>
        <w:t>"</w:t>
      </w:r>
      <w:r w:rsidRPr="00FB2CF1">
        <w:rPr>
          <w:rStyle w:val="affff5"/>
          <w:rFonts w:hint="cs"/>
          <w:rtl/>
        </w:rPr>
        <w:t>ו</w:t>
      </w:r>
      <w:r w:rsidR="00194B29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6B73BE">
        <w:rPr>
          <w:rStyle w:val="affff8"/>
          <w:rtl/>
        </w:rPr>
        <w:t>חלק עדה</w:t>
      </w:r>
      <w:r w:rsidR="00EB5624">
        <w:rPr>
          <w:rStyle w:val="affff8"/>
          <w:rFonts w:hint="cs"/>
          <w:rtl/>
        </w:rPr>
        <w:t xml:space="preserve"> -</w:t>
      </w:r>
      <w:r w:rsidRPr="006B73BE">
        <w:rPr>
          <w:rStyle w:val="affff8"/>
          <w:rtl/>
        </w:rPr>
        <w:t xml:space="preserve"> לעולם,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חלק מזבח</w:t>
      </w:r>
      <w:r w:rsidR="00EB5624">
        <w:rPr>
          <w:rFonts w:hint="cs"/>
          <w:rtl/>
        </w:rPr>
        <w:t xml:space="preserve"> -</w:t>
      </w:r>
      <w:r w:rsidRPr="006B73BE">
        <w:rPr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בזמן שב</w:t>
      </w:r>
      <w:r w:rsidR="00FB2CF1">
        <w:rPr>
          <w:rFonts w:ascii="FontbitDavid" w:hAnsi="FontbitDavid" w:hint="cs"/>
          <w:sz w:val="32"/>
          <w:rtl/>
        </w:rPr>
        <w:t>י</w:t>
      </w:r>
      <w:r w:rsidRPr="00C35A2C">
        <w:rPr>
          <w:rFonts w:ascii="FontbitDavid" w:hAnsi="FontbitDavid" w:hint="cs"/>
          <w:sz w:val="32"/>
          <w:rtl/>
        </w:rPr>
        <w:t>המ</w:t>
      </w:r>
      <w:r w:rsidRPr="00C35A2C">
        <w:rPr>
          <w:rFonts w:ascii="FontbitDavid" w:hAnsi="FontbitDavid"/>
          <w:sz w:val="32"/>
          <w:rtl/>
        </w:rPr>
        <w:t>"</w:t>
      </w:r>
      <w:r w:rsidRPr="00C35A2C">
        <w:rPr>
          <w:rFonts w:ascii="FontbitDavid" w:hAnsi="FontbitDavid" w:hint="cs"/>
          <w:sz w:val="32"/>
          <w:rtl/>
        </w:rPr>
        <w:t>ק קיים</w:t>
      </w:r>
      <w:r w:rsidR="00EB5624">
        <w:rPr>
          <w:rFonts w:ascii="FontbitDavid" w:hAnsi="FontbitDavid" w:hint="cs"/>
          <w:sz w:val="32"/>
          <w:rtl/>
        </w:rPr>
        <w:t>.</w:t>
      </w:r>
    </w:p>
    <w:p>
      <w:pPr>
        <w:pStyle w:val="MishnaBatzad"/>
        <w:rPr>
          <w:ins w:id="20531" w:author="קלוד" w:date="2026-10-06T10:10:48Z"/>
        </w:rPr>
      </w:pPr>
      <w:ins w:id="20530" w:author="קלוד" w:date="2026-10-06T10:10:48Z">
        <w:r>
          <w:t xml:space="preserve">משנה ד</w:t>
        </w:r>
      </w:ins>
    </w:p>
    <w:p w14:paraId="4784D2A8" w14:textId="08E82090" w:rsidR="00B433C9" w:rsidRDefault="00B433C9" w:rsidP="007C50EB">
      <w:pPr>
        <w:pStyle w:val="affc"/>
        <w:rPr>
          <w:rtl/>
        </w:rPr>
      </w:pPr>
      <w:r w:rsidRPr="00194B29">
        <w:rPr>
          <w:rStyle w:val="affffa"/>
          <w:rtl/>
        </w:rPr>
        <w:t>ר</w:t>
      </w:r>
      <w:r w:rsidR="00C83B77">
        <w:rPr>
          <w:rStyle w:val="affffa"/>
          <w:rFonts w:hint="cs"/>
          <w:rtl/>
        </w:rPr>
        <w:t>'</w:t>
      </w:r>
      <w:r w:rsidRPr="00194B29">
        <w:rPr>
          <w:rStyle w:val="affffa"/>
          <w:rtl/>
        </w:rPr>
        <w:t xml:space="preserve"> יהושע:</w:t>
      </w:r>
      <w:r w:rsidRPr="00C35A2C">
        <w:rPr>
          <w:rtl/>
        </w:rPr>
        <w:t xml:space="preserve"> שמעתי, ש</w:t>
      </w:r>
      <w:r w:rsidR="00C83B77">
        <w:rPr>
          <w:rFonts w:hint="cs"/>
          <w:rtl/>
        </w:rPr>
        <w:t>'</w:t>
      </w:r>
      <w:r w:rsidRPr="00560C20">
        <w:rPr>
          <w:rStyle w:val="affffc"/>
          <w:rtl/>
        </w:rPr>
        <w:t>הסריס חולץ וחולצין לאשתו</w:t>
      </w:r>
      <w:r w:rsidR="00C83B77" w:rsidRPr="00560C20">
        <w:rPr>
          <w:rStyle w:val="affffc"/>
          <w:rFonts w:hint="cs"/>
          <w:rtl/>
        </w:rPr>
        <w:t>'</w:t>
      </w:r>
      <w:r w:rsidRPr="00560C20">
        <w:rPr>
          <w:rStyle w:val="affffc"/>
          <w:rtl/>
        </w:rPr>
        <w:t>,</w:t>
      </w:r>
      <w:r w:rsidR="00C83B77">
        <w:rPr>
          <w:rFonts w:hint="cs"/>
          <w:rtl/>
        </w:rPr>
        <w:t xml:space="preserve"> ולהיפך.</w:t>
      </w:r>
    </w:p>
    <w:p w14:paraId="02ED18E7" w14:textId="282A4FAF" w:rsidR="00B433C9" w:rsidRPr="00B81C5A" w:rsidRDefault="00B433C9" w:rsidP="00C83B77">
      <w:pPr>
        <w:pStyle w:val="affc"/>
        <w:rPr>
          <w:spacing w:val="4"/>
          <w:rtl/>
        </w:rPr>
      </w:pPr>
      <w:r w:rsidRPr="00194B29">
        <w:rPr>
          <w:rStyle w:val="affffa"/>
          <w:rtl/>
        </w:rPr>
        <w:t>ר</w:t>
      </w:r>
      <w:r w:rsidR="00C83B77">
        <w:rPr>
          <w:rStyle w:val="affffa"/>
          <w:rFonts w:hint="cs"/>
          <w:rtl/>
        </w:rPr>
        <w:t>"</w:t>
      </w:r>
      <w:r w:rsidRPr="00194B29">
        <w:rPr>
          <w:rStyle w:val="affffa"/>
          <w:rtl/>
        </w:rPr>
        <w:t xml:space="preserve">ע, אפרש: </w:t>
      </w:r>
      <w:r w:rsidRPr="00560C20">
        <w:rPr>
          <w:rStyle w:val="affffc"/>
          <w:rtl/>
        </w:rPr>
        <w:t>סריס אדם</w:t>
      </w:r>
      <w:r w:rsidRPr="00B81C5A">
        <w:rPr>
          <w:spacing w:val="4"/>
          <w:rtl/>
        </w:rPr>
        <w:t xml:space="preserve"> חולץ וחולצין לאשתו, שהי</w:t>
      </w:r>
      <w:r w:rsidR="00C83B77">
        <w:rPr>
          <w:rFonts w:hint="cs"/>
          <w:spacing w:val="4"/>
          <w:rtl/>
        </w:rPr>
        <w:t>ת</w:t>
      </w:r>
      <w:r w:rsidRPr="00B81C5A">
        <w:rPr>
          <w:spacing w:val="4"/>
          <w:rtl/>
        </w:rPr>
        <w:t>ה שעת כושר</w:t>
      </w:r>
      <w:r w:rsidR="00C83B77">
        <w:rPr>
          <w:rFonts w:hint="cs"/>
          <w:spacing w:val="4"/>
          <w:rtl/>
        </w:rPr>
        <w:t>,</w:t>
      </w:r>
    </w:p>
    <w:p w14:paraId="7E27D8AC" w14:textId="7A3FBC5F" w:rsidR="00C83B77" w:rsidRDefault="00C83B77" w:rsidP="007C50EB">
      <w:pPr>
        <w:pStyle w:val="affc"/>
        <w:rPr>
          <w:spacing w:val="4"/>
          <w:rtl/>
        </w:rPr>
      </w:pPr>
      <w:r>
        <w:rPr>
          <w:rFonts w:hint="cs"/>
          <w:spacing w:val="4"/>
          <w:rtl/>
        </w:rPr>
        <w:t xml:space="preserve">         </w:t>
      </w:r>
      <w:r w:rsidR="00626A83">
        <w:rPr>
          <w:rFonts w:hint="cs"/>
          <w:spacing w:val="4"/>
          <w:rtl/>
        </w:rPr>
        <w:tab/>
      </w:r>
      <w:r>
        <w:rPr>
          <w:rFonts w:hint="cs"/>
          <w:spacing w:val="4"/>
          <w:rtl/>
        </w:rPr>
        <w:t xml:space="preserve">   </w:t>
      </w:r>
      <w:bookmarkStart w:id="894" w:name="_Toc119173014"/>
      <w:bookmarkStart w:id="895" w:name="_Toc119230109"/>
      <w:r w:rsidR="00B433C9" w:rsidRPr="00560C20">
        <w:rPr>
          <w:rStyle w:val="affffc"/>
          <w:rtl/>
        </w:rPr>
        <w:t>סריס חמה</w:t>
      </w:r>
      <w:bookmarkEnd w:id="894"/>
      <w:bookmarkEnd w:id="895"/>
      <w:r w:rsidR="00B433C9" w:rsidRPr="00560C20">
        <w:rPr>
          <w:rStyle w:val="affffc"/>
          <w:rtl/>
        </w:rPr>
        <w:t xml:space="preserve"> </w:t>
      </w:r>
      <w:r w:rsidR="00B433C9" w:rsidRPr="00B81C5A">
        <w:rPr>
          <w:spacing w:val="4"/>
          <w:rtl/>
        </w:rPr>
        <w:t>לא חולץ ולא חולצין לאשתו</w:t>
      </w:r>
      <w:r>
        <w:rPr>
          <w:rFonts w:hint="cs"/>
          <w:spacing w:val="4"/>
          <w:rtl/>
        </w:rPr>
        <w:t>,</w:t>
      </w:r>
      <w:r w:rsidR="00B433C9" w:rsidRPr="00B81C5A">
        <w:rPr>
          <w:spacing w:val="4"/>
          <w:rtl/>
        </w:rPr>
        <w:t xml:space="preserve"> שלא היתה לו</w:t>
      </w:r>
      <w:r>
        <w:rPr>
          <w:rFonts w:hint="cs"/>
          <w:spacing w:val="4"/>
          <w:rtl/>
        </w:rPr>
        <w:t>.</w:t>
      </w:r>
    </w:p>
    <w:p w14:paraId="3D9FF6FB" w14:textId="782FF715" w:rsidR="00B433C9" w:rsidRPr="00C35A2C" w:rsidRDefault="00B433C9" w:rsidP="007C50EB">
      <w:pPr>
        <w:pStyle w:val="affc"/>
        <w:rPr>
          <w:rtl/>
        </w:rPr>
      </w:pPr>
      <w:r w:rsidRPr="00194B29">
        <w:rPr>
          <w:rStyle w:val="affffa"/>
          <w:rtl/>
        </w:rPr>
        <w:t>ר</w:t>
      </w:r>
      <w:r w:rsidR="00C83B77">
        <w:rPr>
          <w:rStyle w:val="affffa"/>
          <w:rFonts w:hint="cs"/>
          <w:rtl/>
        </w:rPr>
        <w:t>"</w:t>
      </w:r>
      <w:r w:rsidRPr="00194B29">
        <w:rPr>
          <w:rStyle w:val="affffa"/>
          <w:rtl/>
        </w:rPr>
        <w:t>א</w:t>
      </w:r>
      <w:r w:rsidR="00C83B77">
        <w:rPr>
          <w:rStyle w:val="affffa"/>
          <w:rFonts w:hint="cs"/>
          <w:rtl/>
        </w:rPr>
        <w:t>, לא כי</w:t>
      </w:r>
      <w:r w:rsidRPr="00194B29">
        <w:rPr>
          <w:rStyle w:val="affffa"/>
          <w:rtl/>
        </w:rPr>
        <w:t>:</w:t>
      </w:r>
      <w:r>
        <w:rPr>
          <w:rtl/>
        </w:rPr>
        <w:t xml:space="preserve"> סריס חמה </w:t>
      </w:r>
      <w:r w:rsidRPr="00C35A2C">
        <w:rPr>
          <w:rtl/>
        </w:rPr>
        <w:t>חולץ וחולצין לאשתו, שיש לו רפואה</w:t>
      </w:r>
      <w:r w:rsidR="00C83B77">
        <w:rPr>
          <w:rFonts w:hint="cs"/>
          <w:rtl/>
        </w:rPr>
        <w:t>,</w:t>
      </w:r>
    </w:p>
    <w:p w14:paraId="3CD2DC37" w14:textId="6326DF08" w:rsidR="00B433C9" w:rsidRPr="002B40EB" w:rsidRDefault="00B433C9" w:rsidP="007C50EB">
      <w:pPr>
        <w:pStyle w:val="affc"/>
        <w:rPr>
          <w:spacing w:val="6"/>
          <w:rtl/>
        </w:rPr>
      </w:pPr>
      <w:r w:rsidRPr="00C35A2C">
        <w:rPr>
          <w:rFonts w:hint="cs"/>
          <w:rtl/>
        </w:rPr>
        <w:t xml:space="preserve"> </w:t>
      </w:r>
      <w:r w:rsidR="00626A83">
        <w:rPr>
          <w:rFonts w:hint="cs"/>
          <w:rtl/>
        </w:rPr>
        <w:tab/>
      </w:r>
      <w:r w:rsidR="00C83B77">
        <w:rPr>
          <w:rFonts w:hint="cs"/>
          <w:rtl/>
        </w:rPr>
        <w:t xml:space="preserve">     </w:t>
      </w:r>
      <w:r w:rsidRPr="002B40EB">
        <w:rPr>
          <w:spacing w:val="6"/>
          <w:rtl/>
        </w:rPr>
        <w:t>סריס אדם לא חולץ ולא חולצין לאשתו, שאין לו רפואה.</w:t>
      </w:r>
    </w:p>
    <w:p w14:paraId="00570C71" w14:textId="1043ECCA" w:rsidR="00B433C9" w:rsidRPr="00890DF8" w:rsidRDefault="00B433C9" w:rsidP="007C50EB">
      <w:pPr>
        <w:pStyle w:val="affc"/>
        <w:rPr>
          <w:rtl/>
        </w:rPr>
      </w:pPr>
      <w:r w:rsidRPr="00194B29">
        <w:rPr>
          <w:rStyle w:val="affffa"/>
          <w:rtl/>
        </w:rPr>
        <w:t xml:space="preserve">העיד </w:t>
      </w:r>
      <w:r w:rsidRPr="002B40EB">
        <w:rPr>
          <w:rStyle w:val="affffa"/>
          <w:rtl/>
        </w:rPr>
        <w:t>ר</w:t>
      </w:r>
      <w:r w:rsidR="00194B29" w:rsidRPr="002B40EB">
        <w:rPr>
          <w:rStyle w:val="affffa"/>
          <w:rFonts w:hint="cs"/>
          <w:rtl/>
        </w:rPr>
        <w:t>יב''ב</w:t>
      </w:r>
      <w:r w:rsidR="002B40EB">
        <w:rPr>
          <w:rStyle w:val="affffa"/>
          <w:rtl/>
        </w:rPr>
        <w:t xml:space="preserve"> על בן מגוסת</w:t>
      </w:r>
      <w:r w:rsidRPr="00890DF8">
        <w:rPr>
          <w:rtl/>
        </w:rPr>
        <w:t xml:space="preserve"> סריס אדם, ויבמו אשתו, </w:t>
      </w:r>
      <w:r w:rsidRPr="00194B29">
        <w:rPr>
          <w:rStyle w:val="affffa"/>
          <w:rtl/>
        </w:rPr>
        <w:t>לקיים דברי ר"ע.</w:t>
      </w:r>
    </w:p>
    <w:p w14:paraId="2ECBB8FC" w14:textId="77777777" w:rsidR="00C83B77" w:rsidRDefault="00B433C9" w:rsidP="006B73BE">
      <w:pPr>
        <w:pStyle w:val="affc"/>
        <w:jc w:val="center"/>
        <w:rPr>
          <w:rtl/>
        </w:rPr>
      </w:pPr>
      <w:r w:rsidRPr="00C35A2C">
        <w:rPr>
          <w:rtl/>
        </w:rPr>
        <w:t>הסריס</w:t>
      </w:r>
      <w:r w:rsidR="00C83B77">
        <w:rPr>
          <w:rFonts w:hint="cs"/>
          <w:rtl/>
        </w:rPr>
        <w:t xml:space="preserve"> -</w:t>
      </w:r>
      <w:r w:rsidRPr="00C35A2C">
        <w:rPr>
          <w:rtl/>
        </w:rPr>
        <w:t xml:space="preserve"> לא חולץ ולא מייבם, וכן איילונית</w:t>
      </w:r>
      <w:r w:rsidR="00C83B77">
        <w:rPr>
          <w:rFonts w:hint="cs"/>
          <w:rtl/>
        </w:rPr>
        <w:t>.</w:t>
      </w:r>
    </w:p>
    <w:p w14:paraId="5548282F" w14:textId="5849F7AE" w:rsidR="00B433C9" w:rsidRPr="00C35A2C" w:rsidRDefault="00B433C9" w:rsidP="007C50EB">
      <w:pPr>
        <w:pStyle w:val="affc"/>
        <w:rPr>
          <w:rtl/>
        </w:rPr>
      </w:pPr>
      <w:bookmarkStart w:id="896" w:name="_Toc119173015"/>
      <w:bookmarkStart w:id="897" w:name="_Toc119230110"/>
      <w:r w:rsidRPr="008147DD">
        <w:rPr>
          <w:rStyle w:val="affffc"/>
          <w:rtl/>
        </w:rPr>
        <w:t>הסריס שחלץ ליבמתו</w:t>
      </w:r>
      <w:bookmarkEnd w:id="896"/>
      <w:bookmarkEnd w:id="897"/>
      <w:r>
        <w:rPr>
          <w:rtl/>
        </w:rPr>
        <w:t xml:space="preserve"> לא פסלה, בעלה </w:t>
      </w:r>
      <w:r w:rsidRPr="00C35A2C">
        <w:rPr>
          <w:rtl/>
        </w:rPr>
        <w:t xml:space="preserve">פסלה, </w:t>
      </w:r>
      <w:r w:rsidR="00C83B77">
        <w:rPr>
          <w:rFonts w:hint="cs"/>
          <w:rtl/>
        </w:rPr>
        <w:t>ד</w:t>
      </w:r>
      <w:r w:rsidRPr="00C35A2C">
        <w:rPr>
          <w:rtl/>
        </w:rPr>
        <w:t>בעילת זנות.</w:t>
      </w:r>
    </w:p>
    <w:p w14:paraId="4C3A7468" w14:textId="229AC58E" w:rsidR="00B433C9" w:rsidRPr="00B81C5A" w:rsidRDefault="00B433C9" w:rsidP="007C50EB">
      <w:pPr>
        <w:pStyle w:val="affc"/>
        <w:rPr>
          <w:spacing w:val="4"/>
          <w:rtl/>
        </w:rPr>
      </w:pPr>
      <w:bookmarkStart w:id="898" w:name="_Toc119173016"/>
      <w:bookmarkStart w:id="899" w:name="_Toc119230111"/>
      <w:r w:rsidRPr="008147DD">
        <w:rPr>
          <w:rStyle w:val="affffc"/>
          <w:rtl/>
        </w:rPr>
        <w:t>איילונית שחלצוה אחין</w:t>
      </w:r>
      <w:bookmarkEnd w:id="898"/>
      <w:bookmarkEnd w:id="899"/>
      <w:r w:rsidRPr="008147DD">
        <w:rPr>
          <w:rStyle w:val="affffc"/>
          <w:rtl/>
        </w:rPr>
        <w:t xml:space="preserve"> </w:t>
      </w:r>
      <w:r w:rsidRPr="00B81C5A">
        <w:rPr>
          <w:spacing w:val="4"/>
          <w:rtl/>
        </w:rPr>
        <w:t xml:space="preserve">לא פסלוה, בעלוה פסלוה, </w:t>
      </w:r>
      <w:r w:rsidR="00C83B77">
        <w:rPr>
          <w:rFonts w:hint="cs"/>
          <w:spacing w:val="4"/>
          <w:rtl/>
        </w:rPr>
        <w:t>ד</w:t>
      </w:r>
      <w:r w:rsidRPr="00B81C5A">
        <w:rPr>
          <w:spacing w:val="4"/>
          <w:rtl/>
        </w:rPr>
        <w:t>בעילת זנות.</w:t>
      </w:r>
    </w:p>
    <w:p w14:paraId="2167BBCF" w14:textId="26D8CE63" w:rsidR="002B40EB" w:rsidRPr="002B40EB" w:rsidRDefault="002B40EB" w:rsidP="007C50EB">
      <w:pPr>
        <w:pStyle w:val="afff4"/>
        <w:rPr>
          <w:rtl/>
        </w:rPr>
      </w:pPr>
      <w:ins w:id="9920" w:author="מספור קטעי משנה" w:date="2026-10-06T06:45:58Z">
        <w:r>
          <w:rPr>
            <w:rStyle w:val="MisparKeta"/>
          </w:rPr>
          <w:t xml:space="preserve">א. </w:t>
        </w:r>
      </w:ins>
      <w:bookmarkStart w:id="900" w:name="_Toc119173017"/>
      <w:bookmarkStart w:id="901" w:name="_Toc119230112"/>
      <w:r w:rsidRPr="002B40EB">
        <w:rPr>
          <w:rFonts w:hint="cs"/>
          <w:rtl/>
        </w:rPr>
        <w:lastRenderedPageBreak/>
        <w:t>ר''ע</w:t>
      </w:r>
      <w:r w:rsidR="00665069">
        <w:rPr>
          <w:rFonts w:hint="cs"/>
          <w:rtl/>
        </w:rPr>
        <w:t>:</w:t>
      </w:r>
      <w:r w:rsidRPr="002B40EB">
        <w:rPr>
          <w:rFonts w:hint="cs"/>
          <w:rtl/>
        </w:rPr>
        <w:t xml:space="preserve"> </w:t>
      </w:r>
      <w:r w:rsidR="00665069">
        <w:rPr>
          <w:rFonts w:hint="cs"/>
          <w:rtl/>
        </w:rPr>
        <w:t>סריס אדם - חולץ..</w:t>
      </w:r>
      <w:bookmarkEnd w:id="900"/>
      <w:bookmarkEnd w:id="901"/>
      <w:r>
        <w:rPr>
          <w:rFonts w:hint="cs"/>
          <w:rtl/>
        </w:rPr>
        <w:t xml:space="preserve"> </w:t>
      </w:r>
    </w:p>
    <w:p w14:paraId="3A342FAB" w14:textId="53175811" w:rsidR="00B433C9" w:rsidRPr="00D238B7" w:rsidRDefault="00665069" w:rsidP="00B55EDF">
      <w:pPr>
        <w:rPr>
          <w:rStyle w:val="affff5"/>
          <w:rtl/>
        </w:rPr>
      </w:pPr>
      <w:r w:rsidRPr="006B73BE">
        <w:rPr>
          <w:rStyle w:val="affff5"/>
          <w:rFonts w:hint="eastAsia"/>
          <w:rtl/>
        </w:rPr>
        <w:t>ויקשה</w:t>
      </w:r>
      <w:r w:rsidRPr="006B73BE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Pr="006B73BE">
        <w:rPr>
          <w:rStyle w:val="affff5"/>
          <w:rFonts w:hint="eastAsia"/>
          <w:rtl/>
        </w:rPr>
        <w:t>לר</w:t>
      </w:r>
      <w:r w:rsidRPr="006B73BE">
        <w:rPr>
          <w:rStyle w:val="affff5"/>
          <w:rtl/>
        </w:rPr>
        <w:t>"ע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'לאוין' </w:t>
      </w:r>
      <w:r w:rsidRPr="006B73BE">
        <w:rPr>
          <w:rStyle w:val="affff8"/>
          <w:rtl/>
        </w:rPr>
        <w:t xml:space="preserve">[דפצוע </w:t>
      </w:r>
      <w:r w:rsidRPr="006B73BE">
        <w:rPr>
          <w:rStyle w:val="affff8"/>
          <w:rFonts w:hint="eastAsia"/>
          <w:rtl/>
        </w:rPr>
        <w:t>דכא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הוא</w:t>
      </w:r>
      <w:r w:rsidRPr="006B73BE">
        <w:rPr>
          <w:rStyle w:val="affff8"/>
          <w:rtl/>
        </w:rPr>
        <w:t>]</w:t>
      </w:r>
      <w:r>
        <w:rPr>
          <w:rFonts w:ascii="FontbitDavid" w:hAnsi="FontbitDavid" w:hint="cs"/>
          <w:sz w:val="32"/>
          <w:rtl/>
        </w:rPr>
        <w:t xml:space="preserve"> כ'כריתות'</w:t>
      </w:r>
      <w:r w:rsidR="00BA1268"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ופטור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חליצה</w:t>
      </w:r>
      <w:r>
        <w:rPr>
          <w:rFonts w:ascii="FontbitDavid" w:hAnsi="FontbitDavid" w:hint="cs"/>
          <w:sz w:val="32"/>
          <w:rtl/>
        </w:rPr>
        <w:t>!</w:t>
      </w:r>
    </w:p>
    <w:p w14:paraId="7F158085" w14:textId="08F9890D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א.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66506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נשא אחיו גיורת</w:t>
      </w:r>
      <w:r w:rsidRPr="00C35A2C">
        <w:rPr>
          <w:rFonts w:ascii="FontbitDavid" w:hAnsi="FontbitDavid"/>
          <w:sz w:val="32"/>
          <w:rtl/>
        </w:rPr>
        <w:t xml:space="preserve">, </w:t>
      </w:r>
      <w:r w:rsidRPr="00FB2CF1">
        <w:rPr>
          <w:rStyle w:val="affff5"/>
          <w:rtl/>
        </w:rPr>
        <w:t>ור"ע כריו</w:t>
      </w:r>
      <w:r w:rsidR="00665069">
        <w:rPr>
          <w:rStyle w:val="affff5"/>
          <w:rFonts w:hint="cs"/>
          <w:rtl/>
        </w:rPr>
        <w:t>"</w:t>
      </w:r>
      <w:r w:rsidRPr="00FB2CF1">
        <w:rPr>
          <w:rStyle w:val="affff5"/>
          <w:rtl/>
        </w:rPr>
        <w:t>ס</w:t>
      </w:r>
      <w:r w:rsidRPr="00C35A2C">
        <w:rPr>
          <w:rFonts w:ascii="FontbitDavid" w:hAnsi="FontbitDavid"/>
          <w:sz w:val="32"/>
          <w:rtl/>
        </w:rPr>
        <w:t xml:space="preserve"> </w:t>
      </w:r>
      <w:r w:rsidR="00665069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קהל גרים לא </w:t>
      </w:r>
      <w:r w:rsidRPr="002B40EB">
        <w:rPr>
          <w:rStyle w:val="affff1"/>
          <w:rtl/>
        </w:rPr>
        <w:t>קהל</w:t>
      </w:r>
      <w:r w:rsidR="00665069">
        <w:rPr>
          <w:rFonts w:ascii="FontbitDavid" w:hAnsi="FontbitDavid" w:hint="cs"/>
          <w:sz w:val="32"/>
          <w:rtl/>
        </w:rPr>
        <w:t>'</w:t>
      </w:r>
      <w:r w:rsidR="00665069" w:rsidRPr="006B73BE">
        <w:rPr>
          <w:rStyle w:val="affff8"/>
          <w:rtl/>
        </w:rPr>
        <w:t xml:space="preserve"> </w:t>
      </w:r>
      <w:r w:rsidR="00665069" w:rsidRPr="00A07384">
        <w:rPr>
          <w:rStyle w:val="affff8"/>
          <w:rFonts w:cs="PFT_Frank" w:hint="eastAsia"/>
          <w:b/>
          <w:bCs/>
          <w:szCs w:val="10"/>
          <w:rtl/>
        </w:rPr>
        <w:t>ואפי</w:t>
      </w:r>
      <w:r w:rsidR="00665069" w:rsidRPr="00A07384">
        <w:rPr>
          <w:rStyle w:val="affff8"/>
          <w:rFonts w:cs="PFT_Frank"/>
          <w:b/>
          <w:bCs/>
          <w:szCs w:val="10"/>
          <w:rtl/>
        </w:rPr>
        <w:t xml:space="preserve">' </w:t>
      </w:r>
      <w:r w:rsidR="00665069" w:rsidRPr="00A07384">
        <w:rPr>
          <w:rStyle w:val="affff8"/>
          <w:rFonts w:cs="PFT_Frank" w:hint="eastAsia"/>
          <w:b/>
          <w:bCs/>
          <w:szCs w:val="10"/>
          <w:rtl/>
        </w:rPr>
        <w:t>מייבם</w:t>
      </w:r>
      <w:r w:rsidR="00665069" w:rsidRPr="006B73BE">
        <w:rPr>
          <w:rStyle w:val="affff8"/>
          <w:rtl/>
        </w:rPr>
        <w:t>.</w:t>
      </w:r>
    </w:p>
    <w:p w14:paraId="3AFF2AD2" w14:textId="46CDF59C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FB2CF1">
        <w:rPr>
          <w:rStyle w:val="affff5"/>
          <w:rFonts w:hint="cs"/>
          <w:rtl/>
        </w:rPr>
        <w:t>ו</w:t>
      </w:r>
      <w:r w:rsidR="00665069">
        <w:rPr>
          <w:rStyle w:val="affff5"/>
          <w:rFonts w:hint="cs"/>
          <w:rtl/>
        </w:rPr>
        <w:t>י</w:t>
      </w:r>
      <w:r w:rsidRPr="00FB2CF1">
        <w:rPr>
          <w:rStyle w:val="affff5"/>
          <w:rFonts w:hint="cs"/>
          <w:rtl/>
        </w:rPr>
        <w:t xml:space="preserve">קשה </w:t>
      </w:r>
      <w:r w:rsidR="00665069">
        <w:rPr>
          <w:rStyle w:val="affff5"/>
          <w:rFonts w:hint="cs"/>
          <w:rtl/>
        </w:rPr>
        <w:t>מד</w:t>
      </w:r>
      <w:r w:rsidRPr="00FB2CF1">
        <w:rPr>
          <w:rStyle w:val="affff5"/>
          <w:rFonts w:hint="cs"/>
          <w:rtl/>
        </w:rPr>
        <w:t>תני</w:t>
      </w:r>
      <w:r w:rsidR="00665069">
        <w:rPr>
          <w:rStyle w:val="affff5"/>
          <w:rFonts w:hint="cs"/>
          <w:rtl/>
        </w:rPr>
        <w:t>א</w:t>
      </w:r>
      <w:r w:rsidRPr="00FB2CF1">
        <w:rPr>
          <w:rStyle w:val="affff5"/>
          <w:rFonts w:hint="cs"/>
          <w:rtl/>
        </w:rPr>
        <w:t>:</w:t>
      </w:r>
      <w:r w:rsidRPr="00C35A2C">
        <w:rPr>
          <w:rFonts w:hint="cs"/>
          <w:rtl/>
        </w:rPr>
        <w:t xml:space="preserve"> פ</w:t>
      </w:r>
      <w:r w:rsidRPr="00C35A2C">
        <w:rPr>
          <w:rFonts w:ascii="FontbitDavid" w:hAnsi="FontbitDavid"/>
          <w:sz w:val="32"/>
          <w:rtl/>
        </w:rPr>
        <w:t>צוע דכא</w:t>
      </w:r>
      <w:r w:rsidR="00665069">
        <w:rPr>
          <w:rFonts w:ascii="FontbitDavid" w:hAnsi="FontbitDavid" w:hint="cs"/>
          <w:sz w:val="32"/>
          <w:rtl/>
        </w:rPr>
        <w:t>..</w:t>
      </w:r>
      <w:r w:rsidRPr="00C35A2C">
        <w:rPr>
          <w:rFonts w:ascii="FontbitDavid" w:hAnsi="FontbitDavid"/>
          <w:sz w:val="32"/>
          <w:rtl/>
        </w:rPr>
        <w:t xml:space="preserve"> והזקן - או חולצין או מייבמין</w:t>
      </w:r>
      <w:r w:rsidR="00665069">
        <w:rPr>
          <w:rFonts w:ascii="FontbitDavid" w:hAnsi="FontbitDavid" w:hint="cs"/>
          <w:sz w:val="32"/>
          <w:rtl/>
        </w:rPr>
        <w:t>:</w:t>
      </w:r>
    </w:p>
    <w:p w14:paraId="6A1A9639" w14:textId="52379C53" w:rsidR="00B433C9" w:rsidRPr="0039104D" w:rsidRDefault="00B433C9" w:rsidP="007C50EB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C35A2C">
        <w:rPr>
          <w:rFonts w:ascii="FontbitDavid" w:hAnsi="FontbitDavid"/>
          <w:sz w:val="32"/>
          <w:rtl/>
        </w:rPr>
        <w:t>כיצד? מתו ולהם נשים</w:t>
      </w:r>
      <w:r w:rsidR="00665069">
        <w:rPr>
          <w:rFonts w:ascii="FontbitDavid" w:hAnsi="FontbitDavid" w:hint="cs"/>
          <w:sz w:val="32"/>
          <w:rtl/>
        </w:rPr>
        <w:t>, וה</w:t>
      </w:r>
      <w:r w:rsidRPr="00C35A2C">
        <w:rPr>
          <w:rFonts w:ascii="FontbitDavid" w:hAnsi="FontbitDavid"/>
          <w:sz w:val="32"/>
          <w:rtl/>
        </w:rPr>
        <w:t>אחין חלצו</w:t>
      </w:r>
      <w:r w:rsidRPr="006B73BE">
        <w:rPr>
          <w:rtl/>
        </w:rPr>
        <w:t xml:space="preserve"> </w:t>
      </w:r>
      <w:r w:rsidR="00665069">
        <w:rPr>
          <w:rFonts w:hint="cs"/>
          <w:rtl/>
        </w:rPr>
        <w:t xml:space="preserve">- חל, </w:t>
      </w:r>
      <w:r w:rsidRPr="006B73BE">
        <w:rPr>
          <w:rtl/>
        </w:rPr>
        <w:t xml:space="preserve">בעלו </w:t>
      </w:r>
      <w:r w:rsidR="00665069">
        <w:rPr>
          <w:rFonts w:hint="cs"/>
          <w:rtl/>
        </w:rPr>
        <w:t>-</w:t>
      </w:r>
      <w:r w:rsidRPr="006B73BE">
        <w:rPr>
          <w:rtl/>
        </w:rPr>
        <w:t xml:space="preserve"> קנו</w:t>
      </w:r>
      <w:r w:rsidR="00665069">
        <w:rPr>
          <w:rFonts w:hint="cs"/>
          <w:rtl/>
        </w:rPr>
        <w:t>,</w:t>
      </w:r>
    </w:p>
    <w:p w14:paraId="033E7695" w14:textId="27B36642" w:rsidR="00665069" w:rsidRDefault="00B433C9" w:rsidP="00B55EDF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מתו אחין, וה</w:t>
      </w:r>
      <w:r w:rsidR="00665069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/>
          <w:sz w:val="32"/>
          <w:rtl/>
        </w:rPr>
        <w:t xml:space="preserve"> חלצו </w:t>
      </w:r>
      <w:r w:rsidR="00665069">
        <w:rPr>
          <w:rFonts w:ascii="FontbitDavid" w:hAnsi="FontbitDavid" w:hint="cs"/>
          <w:sz w:val="32"/>
          <w:rtl/>
        </w:rPr>
        <w:t xml:space="preserve">- </w:t>
      </w:r>
      <w:r w:rsidR="0066506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חל</w:t>
      </w:r>
      <w:r w:rsidRPr="00C35A2C">
        <w:rPr>
          <w:rFonts w:ascii="FontbitDavid" w:hAnsi="FontbitDavid"/>
          <w:sz w:val="32"/>
          <w:rtl/>
        </w:rPr>
        <w:t xml:space="preserve">, בעלו </w:t>
      </w:r>
      <w:r w:rsidR="00665069">
        <w:rPr>
          <w:rFonts w:ascii="FontbitDavid" w:hAnsi="FontbitDavid" w:hint="cs"/>
          <w:sz w:val="32"/>
          <w:rtl/>
        </w:rPr>
        <w:t xml:space="preserve">-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קנו</w:t>
      </w:r>
      <w:r w:rsidRPr="00C35A2C">
        <w:rPr>
          <w:rFonts w:ascii="FontbitDavid" w:hAnsi="FontbitDavid"/>
          <w:sz w:val="32"/>
          <w:rtl/>
        </w:rPr>
        <w:t xml:space="preserve">, </w:t>
      </w:r>
    </w:p>
    <w:p w14:paraId="1902040B" w14:textId="15E2223A" w:rsidR="00B433C9" w:rsidRPr="00D238B7" w:rsidRDefault="00B433C9" w:rsidP="00B55EDF">
      <w:pPr>
        <w:rPr>
          <w:rStyle w:val="affff5"/>
          <w:rtl/>
        </w:rPr>
      </w:pP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ואסור לקיי</w:t>
      </w:r>
      <w:r w:rsidR="00665069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ם</w:t>
      </w:r>
      <w:r w:rsidRPr="00EA6942">
        <w:rPr>
          <w:rFonts w:ascii="FontbitDavid" w:hAnsi="FontbitDavid"/>
          <w:spacing w:val="-2"/>
          <w:sz w:val="32"/>
          <w:rtl/>
        </w:rPr>
        <w:t xml:space="preserve"> </w:t>
      </w:r>
      <w:r w:rsidR="00665069">
        <w:rPr>
          <w:rStyle w:val="affff1"/>
          <w:rFonts w:hint="cs"/>
          <w:spacing w:val="-2"/>
          <w:rtl/>
        </w:rPr>
        <w:t>ד</w:t>
      </w:r>
      <w:r w:rsidRPr="00EA6942">
        <w:rPr>
          <w:rStyle w:val="affff1"/>
          <w:rFonts w:hint="cs"/>
          <w:spacing w:val="-2"/>
          <w:rtl/>
        </w:rPr>
        <w:t>'</w:t>
      </w:r>
      <w:r w:rsidRPr="00EA6942">
        <w:rPr>
          <w:rStyle w:val="affff1"/>
          <w:spacing w:val="-2"/>
          <w:rtl/>
        </w:rPr>
        <w:t>לא יבא פצוע דכא</w:t>
      </w:r>
      <w:r w:rsidR="00665069">
        <w:rPr>
          <w:rStyle w:val="affff1"/>
          <w:rFonts w:hint="cs"/>
          <w:spacing w:val="-2"/>
          <w:rtl/>
        </w:rPr>
        <w:t>..</w:t>
      </w:r>
      <w:r w:rsidRPr="00EA6942">
        <w:rPr>
          <w:rStyle w:val="affff1"/>
          <w:spacing w:val="-2"/>
          <w:rtl/>
        </w:rPr>
        <w:t xml:space="preserve"> בקהל ה';</w:t>
      </w:r>
      <w:r w:rsidRPr="00EA6942">
        <w:rPr>
          <w:rStyle w:val="affff1"/>
          <w:rFonts w:hint="cs"/>
          <w:spacing w:val="-2"/>
          <w:rtl/>
        </w:rPr>
        <w:t xml:space="preserve"> </w:t>
      </w:r>
      <w:r w:rsidR="00665069">
        <w:rPr>
          <w:rStyle w:val="affff1"/>
          <w:rFonts w:hint="cs"/>
          <w:spacing w:val="-2"/>
          <w:rtl/>
        </w:rPr>
        <w:t xml:space="preserve"> </w:t>
      </w:r>
      <w:r w:rsidR="00665069" w:rsidRPr="006B73BE">
        <w:rPr>
          <w:rtl/>
        </w:rPr>
        <w:t xml:space="preserve">- </w:t>
      </w:r>
      <w:r w:rsidR="00665069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א</w:t>
      </w:r>
      <w:r w:rsidR="0066506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"כ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בקהל עסקינן</w:t>
      </w:r>
      <w:r w:rsidRPr="00EA6942">
        <w:rPr>
          <w:rFonts w:ascii="FontbitDavid" w:hAnsi="FontbitDavid"/>
          <w:spacing w:val="-2"/>
          <w:sz w:val="32"/>
          <w:rtl/>
        </w:rPr>
        <w:t>!</w:t>
      </w:r>
    </w:p>
    <w:p w14:paraId="7D61CCB8" w14:textId="32DC4138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ב.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FB2CF1">
        <w:rPr>
          <w:rStyle w:val="affff5"/>
          <w:rtl/>
        </w:rPr>
        <w:t>אלא:</w:t>
      </w:r>
      <w:r w:rsidRPr="00C35A2C">
        <w:rPr>
          <w:rFonts w:ascii="FontbitDavid" w:hAnsi="FontbitDavid"/>
          <w:sz w:val="32"/>
          <w:rtl/>
        </w:rPr>
        <w:t xml:space="preserve"> שנפלה לו </w:t>
      </w:r>
      <w:r w:rsidR="00665069">
        <w:rPr>
          <w:rFonts w:ascii="FontbitDavid" w:hAnsi="FontbitDavid" w:hint="cs"/>
          <w:sz w:val="32"/>
          <w:rtl/>
        </w:rPr>
        <w:t xml:space="preserve">לייבום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ולבסוף נפצע</w:t>
      </w:r>
      <w:r w:rsidR="00665069">
        <w:rPr>
          <w:rFonts w:ascii="FontbitDavid" w:hAnsi="FontbitDavid" w:hint="cs"/>
          <w:sz w:val="32"/>
          <w:rtl/>
        </w:rPr>
        <w:t xml:space="preserve"> </w:t>
      </w:r>
      <w:r w:rsidR="00665069" w:rsidRPr="006B73BE">
        <w:rPr>
          <w:rStyle w:val="affff8"/>
          <w:rFonts w:hint="eastAsia"/>
          <w:rtl/>
        </w:rPr>
        <w:t>והתחייבה</w:t>
      </w:r>
      <w:r w:rsidR="00665069" w:rsidRPr="006B73BE">
        <w:rPr>
          <w:rStyle w:val="affff8"/>
          <w:rtl/>
        </w:rPr>
        <w:t xml:space="preserve"> </w:t>
      </w:r>
      <w:r w:rsidR="00665069" w:rsidRPr="006B73BE">
        <w:rPr>
          <w:rStyle w:val="affff8"/>
          <w:rFonts w:hint="eastAsia"/>
          <w:rtl/>
        </w:rPr>
        <w:t>בחליצה</w:t>
      </w:r>
      <w:r w:rsidR="00665069" w:rsidRPr="006B73BE">
        <w:rPr>
          <w:rStyle w:val="affff8"/>
          <w:rtl/>
        </w:rPr>
        <w:t>.</w:t>
      </w:r>
    </w:p>
    <w:p w14:paraId="01C40E5F" w14:textId="75630D06" w:rsidR="00665069" w:rsidRDefault="00B433C9" w:rsidP="00B55EDF">
      <w:pPr>
        <w:rPr>
          <w:rFonts w:ascii="FontbitDavid" w:hAnsi="FontbitDavid"/>
          <w:sz w:val="32"/>
          <w:rtl/>
        </w:rPr>
      </w:pPr>
      <w:r w:rsidRPr="00FB2CF1">
        <w:rPr>
          <w:rStyle w:val="affff5"/>
          <w:rFonts w:hint="cs"/>
          <w:rtl/>
        </w:rPr>
        <w:t>ו</w:t>
      </w:r>
      <w:r w:rsidR="00665069" w:rsidRPr="006B73BE">
        <w:rPr>
          <w:rStyle w:val="affff5"/>
          <w:rFonts w:hint="eastAsia"/>
          <w:rtl/>
        </w:rPr>
        <w:t>יקשה</w:t>
      </w:r>
      <w:r w:rsidR="00FB2CF1" w:rsidRPr="006B73BE">
        <w:rPr>
          <w:rStyle w:val="affff5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איסור </w:t>
      </w:r>
      <w:r w:rsidR="00665069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פצוע</w:t>
      </w:r>
      <w:r w:rsidR="00665069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ידחה עשה ד</w:t>
      </w:r>
      <w:r w:rsidR="00665069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יבום</w:t>
      </w:r>
      <w:r w:rsidR="00665069">
        <w:rPr>
          <w:rFonts w:ascii="FontbitDavid" w:hAnsi="FontbitDavid" w:hint="cs"/>
          <w:sz w:val="32"/>
          <w:rtl/>
        </w:rPr>
        <w:t xml:space="preserve">' </w:t>
      </w:r>
      <w:r w:rsidR="00665069" w:rsidRPr="006B73BE">
        <w:rPr>
          <w:rStyle w:val="affff5"/>
          <w:rFonts w:hint="eastAsia"/>
          <w:rtl/>
        </w:rPr>
        <w:t>לר</w:t>
      </w:r>
      <w:r w:rsidR="00665069" w:rsidRPr="006B73BE">
        <w:rPr>
          <w:rStyle w:val="affff5"/>
          <w:rtl/>
        </w:rPr>
        <w:t>"ע</w:t>
      </w:r>
      <w:r w:rsidR="00665069">
        <w:rPr>
          <w:rStyle w:val="affff5"/>
          <w:rFonts w:hint="cs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665069" w:rsidRPr="006B73BE">
        <w:rPr>
          <w:rStyle w:val="affff8"/>
          <w:rFonts w:hint="eastAsia"/>
          <w:rtl/>
        </w:rPr>
        <w:t>אף</w:t>
      </w:r>
      <w:r w:rsidR="00665069" w:rsidRPr="006B73BE">
        <w:rPr>
          <w:rStyle w:val="affff8"/>
          <w:rtl/>
        </w:rPr>
        <w:t xml:space="preserve"> </w:t>
      </w:r>
      <w:r w:rsidR="00665069" w:rsidRPr="006B73BE">
        <w:rPr>
          <w:rStyle w:val="affff8"/>
          <w:rFonts w:hint="eastAsia"/>
          <w:rtl/>
        </w:rPr>
        <w:t>שנפלה</w:t>
      </w:r>
      <w:r w:rsidR="00665069" w:rsidRPr="006B73BE">
        <w:rPr>
          <w:rStyle w:val="affff8"/>
          <w:rtl/>
        </w:rPr>
        <w:t xml:space="preserve"> </w:t>
      </w:r>
      <w:r w:rsidR="00665069" w:rsidRPr="006B73BE">
        <w:rPr>
          <w:rStyle w:val="affff8"/>
          <w:rFonts w:hint="eastAsia"/>
          <w:rtl/>
        </w:rPr>
        <w:t>מקודם</w:t>
      </w:r>
      <w:r w:rsidR="00665069" w:rsidRPr="006B73BE">
        <w:rPr>
          <w:rStyle w:val="affff8"/>
          <w:rtl/>
        </w:rPr>
        <w:t xml:space="preserve"> -</w:t>
      </w:r>
    </w:p>
    <w:p w14:paraId="51B518E7" w14:textId="1524CACE" w:rsidR="00665069" w:rsidRDefault="00665069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כ</w:t>
      </w:r>
      <w:r w:rsidR="00B433C9" w:rsidRPr="00FB2CF1">
        <w:rPr>
          <w:rStyle w:val="affff5"/>
          <w:rFonts w:hint="cs"/>
          <w:rtl/>
        </w:rPr>
        <w:t>ר</w:t>
      </w:r>
      <w:r w:rsidR="00B433C9" w:rsidRPr="00FB2CF1">
        <w:rPr>
          <w:rStyle w:val="affff5"/>
          <w:rtl/>
        </w:rPr>
        <w:t>"</w:t>
      </w:r>
      <w:r w:rsidR="00B433C9" w:rsidRPr="00FB2CF1">
        <w:rPr>
          <w:rStyle w:val="affff5"/>
          <w:rFonts w:hint="cs"/>
          <w:rtl/>
        </w:rPr>
        <w:t>ג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ד</w:t>
      </w:r>
      <w:r w:rsidR="00B433C9" w:rsidRPr="00C35A2C">
        <w:rPr>
          <w:rFonts w:ascii="FontbitDavid" w:hAnsi="FontbitDavid"/>
          <w:sz w:val="32"/>
          <w:rtl/>
        </w:rPr>
        <w:t>תמתין עד שתגדיל ותצא הלזו משום אחות אשה</w:t>
      </w:r>
      <w:r>
        <w:rPr>
          <w:rFonts w:ascii="FontbitDavid" w:hAnsi="FontbitDavid" w:hint="cs"/>
          <w:sz w:val="32"/>
          <w:rtl/>
        </w:rPr>
        <w:t>!</w:t>
      </w:r>
    </w:p>
    <w:p w14:paraId="4678C341" w14:textId="29A4CFAF" w:rsidR="00665069" w:rsidRPr="00262A77" w:rsidRDefault="00B433C9" w:rsidP="008E5DE4">
      <w:pPr>
        <w:rPr>
          <w:rFonts w:ascii="FontbitDavid" w:hAnsi="FontbitDavid"/>
          <w:spacing w:val="-2"/>
          <w:sz w:val="32"/>
          <w:rtl/>
        </w:rPr>
      </w:pPr>
      <w:r w:rsidRPr="00262A77">
        <w:rPr>
          <w:rStyle w:val="affff5"/>
          <w:rFonts w:hint="cs"/>
          <w:rtl/>
        </w:rPr>
        <w:t>ג.</w:t>
      </w:r>
      <w:r w:rsidRPr="003F3A85">
        <w:rPr>
          <w:rFonts w:ascii="FontbitDavid" w:hAnsi="FontbitDavid" w:cs="PFT_Frank" w:hint="cs"/>
          <w:b/>
          <w:bCs/>
          <w:spacing w:val="-2"/>
          <w:sz w:val="32"/>
          <w:szCs w:val="14"/>
          <w:rtl/>
        </w:rPr>
        <w:t xml:space="preserve"> </w:t>
      </w:r>
      <w:r w:rsidRPr="00262A77">
        <w:rPr>
          <w:rStyle w:val="affff5"/>
          <w:rtl/>
        </w:rPr>
        <w:t xml:space="preserve">אלא: תנא </w:t>
      </w:r>
      <w:r w:rsidR="00665069">
        <w:rPr>
          <w:rStyle w:val="affff5"/>
          <w:rFonts w:hint="cs"/>
          <w:rtl/>
        </w:rPr>
        <w:t xml:space="preserve">דמתני' </w:t>
      </w:r>
      <w:r w:rsidRPr="00262A77">
        <w:rPr>
          <w:rStyle w:val="affff5"/>
          <w:rFonts w:hint="cs"/>
          <w:rtl/>
        </w:rPr>
        <w:t>כ</w:t>
      </w:r>
      <w:r w:rsidR="00665069">
        <w:rPr>
          <w:rStyle w:val="affff5"/>
          <w:rFonts w:hint="cs"/>
          <w:rtl/>
        </w:rPr>
        <w:t>אידך תנא ד</w:t>
      </w:r>
      <w:r w:rsidRPr="00262A77">
        <w:rPr>
          <w:rStyle w:val="affff5"/>
          <w:rFonts w:hint="cs"/>
          <w:rtl/>
        </w:rPr>
        <w:t>ר</w:t>
      </w:r>
      <w:r w:rsidRPr="00262A77">
        <w:rPr>
          <w:rStyle w:val="affff5"/>
          <w:rtl/>
        </w:rPr>
        <w:t>"</w:t>
      </w:r>
      <w:r w:rsidRPr="00262A77">
        <w:rPr>
          <w:rStyle w:val="affff5"/>
          <w:rFonts w:hint="cs"/>
          <w:rtl/>
        </w:rPr>
        <w:t xml:space="preserve">ע </w:t>
      </w:r>
      <w:r w:rsidR="00665069">
        <w:rPr>
          <w:rFonts w:ascii="FontbitDavid" w:hAnsi="FontbitDavid" w:hint="cs"/>
          <w:spacing w:val="-2"/>
          <w:sz w:val="32"/>
          <w:rtl/>
        </w:rPr>
        <w:t>ש</w:t>
      </w:r>
      <w:r w:rsidR="00665069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רק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</w:t>
      </w:r>
      <w:r w:rsidR="0066506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'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לאוין </w:t>
      </w:r>
      <w:r w:rsidRPr="00D1637C">
        <w:rPr>
          <w:rFonts w:cs="PFT_Frank"/>
          <w:b/>
          <w:bCs/>
          <w:szCs w:val="14"/>
          <w:rtl/>
        </w:rPr>
        <w:t>דשאר</w:t>
      </w:r>
      <w:r w:rsidR="00665069" w:rsidRPr="00D1637C">
        <w:rPr>
          <w:rFonts w:cs="PFT_Frank"/>
          <w:b/>
          <w:bCs/>
          <w:szCs w:val="14"/>
          <w:rtl/>
        </w:rPr>
        <w:t>'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ממזר</w:t>
      </w:r>
      <w:r w:rsidR="00665069">
        <w:rPr>
          <w:rFonts w:ascii="FontbitDavid" w:hAnsi="FontbitDavid" w:hint="cs"/>
          <w:spacing w:val="-2"/>
          <w:sz w:val="32"/>
          <w:rtl/>
        </w:rPr>
        <w:t>.</w:t>
      </w:r>
    </w:p>
    <w:p w14:paraId="646728BC" w14:textId="66E8D850" w:rsidR="00794748" w:rsidRDefault="00794748" w:rsidP="00615A60">
      <w:pPr>
        <w:pStyle w:val="affff2"/>
        <w:rPr>
          <w:rtl/>
        </w:rPr>
      </w:pPr>
      <w:bookmarkStart w:id="902" w:name="_Toc119173018"/>
      <w:bookmarkStart w:id="903" w:name="_Toc119230113"/>
      <w:r>
        <w:rPr>
          <w:rFonts w:hint="cs"/>
          <w:rtl/>
        </w:rPr>
        <w:t>סברת מחלוקתם של ר"ע ור"א</w:t>
      </w:r>
      <w:bookmarkEnd w:id="902"/>
      <w:bookmarkEnd w:id="903"/>
      <w:r>
        <w:rPr>
          <w:rFonts w:hint="cs"/>
          <w:rtl/>
        </w:rPr>
        <w:t xml:space="preserve"> </w:t>
      </w:r>
    </w:p>
    <w:p w14:paraId="0DDFD434" w14:textId="66FE3844" w:rsidR="0040425A" w:rsidRDefault="00B433C9" w:rsidP="00B55EDF">
      <w:pPr>
        <w:rPr>
          <w:rFonts w:ascii="FontbitDavid" w:hAnsi="FontbitDavid"/>
          <w:sz w:val="32"/>
          <w:rtl/>
        </w:rPr>
      </w:pPr>
      <w:r w:rsidRPr="00FB2CF1">
        <w:rPr>
          <w:rStyle w:val="affff5"/>
          <w:rFonts w:hint="cs"/>
          <w:rtl/>
        </w:rPr>
        <w:t>לר</w:t>
      </w:r>
      <w:r w:rsidRPr="00FB2CF1">
        <w:rPr>
          <w:rStyle w:val="affff5"/>
          <w:rtl/>
        </w:rPr>
        <w:t>"</w:t>
      </w:r>
      <w:r w:rsidRPr="00FB2CF1">
        <w:rPr>
          <w:rStyle w:val="affff5"/>
          <w:rFonts w:hint="cs"/>
          <w:rtl/>
        </w:rPr>
        <w:t>ע</w:t>
      </w:r>
      <w:r w:rsidR="00794748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794748">
        <w:rPr>
          <w:rFonts w:ascii="FontbitDavid" w:hAnsi="FontbitDavid" w:hint="cs"/>
          <w:sz w:val="32"/>
          <w:rtl/>
        </w:rPr>
        <w:t xml:space="preserve">אף </w:t>
      </w:r>
      <w:r w:rsidR="0079474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שסריס</w:t>
      </w:r>
      <w:r w:rsidR="00794748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79474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אדם</w:t>
      </w:r>
      <w:r w:rsidR="00794748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א</w:t>
      </w:r>
      <w:r w:rsidR="00794748">
        <w:rPr>
          <w:rFonts w:ascii="FontbitDavid" w:hAnsi="FontbitDavid" w:hint="cs"/>
          <w:sz w:val="32"/>
          <w:rtl/>
        </w:rPr>
        <w:t>ינו</w:t>
      </w:r>
      <w:r w:rsidRPr="00C35A2C">
        <w:rPr>
          <w:rFonts w:ascii="FontbitDavid" w:hAnsi="FontbitDavid" w:hint="cs"/>
          <w:sz w:val="32"/>
          <w:rtl/>
        </w:rPr>
        <w:t xml:space="preserve"> בר </w:t>
      </w:r>
      <w:r w:rsidRPr="006B73BE">
        <w:rPr>
          <w:rStyle w:val="affff1"/>
          <w:rFonts w:hint="eastAsia"/>
          <w:rtl/>
        </w:rPr>
        <w:t>הקמת</w:t>
      </w:r>
      <w:r w:rsidRPr="006B73BE">
        <w:rPr>
          <w:rStyle w:val="affff1"/>
          <w:rtl/>
        </w:rPr>
        <w:t xml:space="preserve"> </w:t>
      </w:r>
      <w:r w:rsidRPr="006B73BE">
        <w:rPr>
          <w:rStyle w:val="affff1"/>
          <w:rFonts w:hint="eastAsia"/>
          <w:rtl/>
        </w:rPr>
        <w:t>שם</w:t>
      </w:r>
      <w:r w:rsidR="0040425A">
        <w:rPr>
          <w:rFonts w:ascii="FontbitDavid" w:hAnsi="FontbitDavid" w:hint="cs"/>
          <w:sz w:val="32"/>
          <w:rtl/>
        </w:rPr>
        <w:t>, חולץ -</w:t>
      </w:r>
      <w:r w:rsidRPr="00C35A2C">
        <w:rPr>
          <w:rFonts w:ascii="FontbitDavid" w:hAnsi="FontbitDavid" w:hint="cs"/>
          <w:sz w:val="32"/>
          <w:rtl/>
        </w:rPr>
        <w:t xml:space="preserve"> </w:t>
      </w:r>
    </w:p>
    <w:p w14:paraId="583053CB" w14:textId="3236E245" w:rsidR="00B433C9" w:rsidRDefault="0040425A" w:rsidP="00B55EDF">
      <w:pPr>
        <w:rPr>
          <w:rtl/>
        </w:rPr>
      </w:pPr>
      <w:r>
        <w:rPr>
          <w:rFonts w:ascii="FontbitDavid" w:hAnsi="FontbitDavid" w:hint="cs"/>
          <w:sz w:val="32"/>
          <w:rtl/>
        </w:rPr>
        <w:t>ככל</w:t>
      </w:r>
      <w:r w:rsidR="00B433C9" w:rsidRPr="00C35A2C">
        <w:rPr>
          <w:rFonts w:ascii="FontbitDavid" w:hAnsi="FontbitDavid" w:hint="cs"/>
          <w:sz w:val="32"/>
          <w:rtl/>
        </w:rPr>
        <w:t xml:space="preserve"> אשה שכשרה ליבם </w:t>
      </w:r>
      <w:r>
        <w:rPr>
          <w:rFonts w:ascii="FontbitDavid" w:hAnsi="FontbitDavid" w:hint="cs"/>
          <w:sz w:val="32"/>
          <w:rtl/>
        </w:rPr>
        <w:t xml:space="preserve">אף שבעלה </w:t>
      </w:r>
      <w:r w:rsidR="00B433C9" w:rsidRPr="00C35A2C">
        <w:rPr>
          <w:rFonts w:ascii="FontbitDavid" w:hAnsi="FontbitDavid" w:hint="cs"/>
          <w:sz w:val="32"/>
          <w:rtl/>
        </w:rPr>
        <w:t>נעשה סריס קודם מיתתו</w:t>
      </w:r>
      <w:r>
        <w:rPr>
          <w:rFonts w:ascii="FontbitDavid" w:hAnsi="FontbitDavid" w:hint="cs"/>
          <w:sz w:val="32"/>
          <w:rtl/>
        </w:rPr>
        <w:t>.</w:t>
      </w:r>
    </w:p>
    <w:p w14:paraId="510B6CF6" w14:textId="73B057D2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FB2CF1">
        <w:rPr>
          <w:rStyle w:val="affff5"/>
          <w:rFonts w:hint="cs"/>
          <w:rtl/>
        </w:rPr>
        <w:t>ו</w:t>
      </w:r>
      <w:r w:rsidR="0040425A">
        <w:rPr>
          <w:rStyle w:val="affff5"/>
          <w:rFonts w:hint="cs"/>
          <w:rtl/>
        </w:rPr>
        <w:t>ל</w:t>
      </w:r>
      <w:r w:rsidRPr="00FB2CF1">
        <w:rPr>
          <w:rStyle w:val="affff5"/>
          <w:rFonts w:hint="cs"/>
          <w:rtl/>
        </w:rPr>
        <w:t>ר</w:t>
      </w:r>
      <w:r w:rsidRPr="00FB2CF1">
        <w:rPr>
          <w:rStyle w:val="affff5"/>
          <w:rtl/>
        </w:rPr>
        <w:t>"</w:t>
      </w:r>
      <w:r w:rsidRPr="00FB2CF1">
        <w:rPr>
          <w:rStyle w:val="affff5"/>
          <w:rFonts w:hint="cs"/>
          <w:rtl/>
        </w:rPr>
        <w:t>א</w:t>
      </w:r>
      <w:r w:rsidR="00BA6C67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E4677A">
        <w:rPr>
          <w:rFonts w:ascii="FontbitDavid" w:hAnsi="FontbitDavid"/>
          <w:sz w:val="32"/>
          <w:rtl/>
        </w:rPr>
        <w:t>שם</w:t>
      </w:r>
      <w:r w:rsidR="00BA6C67">
        <w:rPr>
          <w:rFonts w:ascii="FontbitDavid" w:hAnsi="FontbitDavid"/>
          <w:sz w:val="32"/>
          <w:rtl/>
        </w:rPr>
        <w:t xml:space="preserve"> </w:t>
      </w:r>
      <w:r w:rsidR="0040425A">
        <w:rPr>
          <w:rFonts w:ascii="FontbitDavid" w:hAnsi="FontbitDavid" w:hint="cs"/>
          <w:sz w:val="32"/>
          <w:rtl/>
        </w:rPr>
        <w:t xml:space="preserve">הוא תחילת </w:t>
      </w:r>
      <w:r w:rsidR="00BA6C67">
        <w:rPr>
          <w:rFonts w:ascii="FontbitDavid" w:hAnsi="FontbitDavid"/>
          <w:sz w:val="32"/>
          <w:rtl/>
        </w:rPr>
        <w:t>כחישות</w:t>
      </w:r>
      <w:r w:rsidR="00BA6C67">
        <w:rPr>
          <w:rFonts w:ascii="FontbitDavid" w:hAnsi="FontbitDavid" w:hint="cs"/>
          <w:sz w:val="32"/>
          <w:rtl/>
        </w:rPr>
        <w:t xml:space="preserve"> </w:t>
      </w:r>
      <w:r w:rsidR="0040425A">
        <w:rPr>
          <w:rFonts w:ascii="FontbitDavid" w:hAnsi="FontbitDavid" w:hint="cs"/>
          <w:sz w:val="32"/>
          <w:rtl/>
        </w:rPr>
        <w:t xml:space="preserve">מיתה, </w:t>
      </w:r>
      <w:r w:rsidR="0040425A" w:rsidRPr="00A07384">
        <w:rPr>
          <w:rStyle w:val="affff8"/>
          <w:rFonts w:cs="PFT_Frank" w:hint="eastAsia"/>
          <w:b/>
          <w:bCs/>
          <w:szCs w:val="10"/>
          <w:rtl/>
        </w:rPr>
        <w:t>ואינו</w:t>
      </w:r>
      <w:r w:rsidR="0040425A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40425A" w:rsidRPr="00A07384">
        <w:rPr>
          <w:rStyle w:val="affff8"/>
          <w:rFonts w:cs="PFT_Frank" w:hint="eastAsia"/>
          <w:b/>
          <w:bCs/>
          <w:szCs w:val="10"/>
          <w:rtl/>
        </w:rPr>
        <w:t>הוכחה</w:t>
      </w:r>
      <w:r w:rsidR="0040425A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40425A" w:rsidRPr="00A07384">
        <w:rPr>
          <w:rStyle w:val="affff8"/>
          <w:rFonts w:cs="PFT_Frank" w:hint="eastAsia"/>
          <w:b/>
          <w:bCs/>
          <w:szCs w:val="10"/>
          <w:rtl/>
        </w:rPr>
        <w:t>להכשר</w:t>
      </w:r>
      <w:r w:rsidR="0040425A" w:rsidRPr="006B73BE">
        <w:rPr>
          <w:rStyle w:val="affff8"/>
          <w:rtl/>
        </w:rPr>
        <w:t>.</w:t>
      </w:r>
    </w:p>
    <w:p w14:paraId="3E5FE785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פ:</w:t>
      </w:r>
    </w:p>
    <w:p w14:paraId="3EBEB27B" w14:textId="2A47430B" w:rsidR="0040425A" w:rsidRPr="00D1637C" w:rsidRDefault="0040425A" w:rsidP="00B55EDF">
      <w:pPr>
        <w:rPr>
          <w:rFonts w:cs="PFT_Frank"/>
          <w:b/>
          <w:bCs/>
          <w:szCs w:val="14"/>
          <w:rtl/>
        </w:rPr>
      </w:pPr>
      <w:r w:rsidRPr="006B73BE">
        <w:rPr>
          <w:rStyle w:val="affff5"/>
          <w:rFonts w:hint="eastAsia"/>
          <w:rtl/>
        </w:rPr>
        <w:t>לר</w:t>
      </w:r>
      <w:r w:rsidRPr="006B73BE">
        <w:rPr>
          <w:rStyle w:val="affff5"/>
          <w:rtl/>
        </w:rPr>
        <w:t>"ע</w:t>
      </w:r>
      <w:r>
        <w:rPr>
          <w:rFonts w:ascii="FontbitDavid" w:hAnsi="FontbitDavid" w:hint="cs"/>
          <w:sz w:val="32"/>
          <w:rtl/>
        </w:rPr>
        <w:t>:</w:t>
      </w:r>
      <w:r w:rsidR="00B433C9" w:rsidRPr="00EA6942">
        <w:rPr>
          <w:rFonts w:hint="cs"/>
          <w:spacing w:val="-2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סריס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חמה</w:t>
      </w:r>
      <w:r w:rsidR="00B433C9" w:rsidRPr="006B73BE">
        <w:rPr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>שאינו חולץ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 xml:space="preserve">- </w:t>
      </w:r>
      <w:r w:rsidR="00B433C9" w:rsidRPr="00EA6942">
        <w:rPr>
          <w:rFonts w:ascii="FontbitDavid" w:hAnsi="FontbitDavid"/>
          <w:spacing w:val="-2"/>
          <w:sz w:val="32"/>
          <w:rtl/>
        </w:rPr>
        <w:t>כ</w:t>
      </w:r>
      <w:r>
        <w:rPr>
          <w:rFonts w:ascii="FontbitDavid" w:hAnsi="FontbitDavid" w:hint="cs"/>
          <w:spacing w:val="-2"/>
          <w:sz w:val="32"/>
          <w:rtl/>
        </w:rPr>
        <w:t>ש</w:t>
      </w:r>
      <w:r w:rsidR="00B433C9" w:rsidRPr="00EA6942">
        <w:rPr>
          <w:rFonts w:ascii="FontbitDavid" w:hAnsi="FontbitDavid"/>
          <w:spacing w:val="-2"/>
          <w:sz w:val="32"/>
          <w:rtl/>
        </w:rPr>
        <w:t>ל</w:t>
      </w:r>
      <w:r>
        <w:rPr>
          <w:rFonts w:ascii="FontbitDavid" w:hAnsi="FontbitDavid" w:hint="cs"/>
          <w:spacing w:val="-2"/>
          <w:sz w:val="32"/>
          <w:rtl/>
        </w:rPr>
        <w:t>א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 ראה שעה אחת בכשרותו.</w:t>
      </w:r>
      <w:r w:rsidR="00B433C9" w:rsidRPr="00EA6942">
        <w:rPr>
          <w:rFonts w:ascii="FontbitDavid" w:hAnsi="FontbitDavid" w:hint="cs"/>
          <w:spacing w:val="-2"/>
          <w:sz w:val="32"/>
          <w:rtl/>
        </w:rPr>
        <w:t xml:space="preserve"> </w:t>
      </w:r>
    </w:p>
    <w:p w14:paraId="39A82AE9" w14:textId="0CDEC3EC" w:rsidR="00B433C9" w:rsidRPr="0039104D" w:rsidRDefault="0040425A" w:rsidP="006B73BE">
      <w:pPr>
        <w:pStyle w:val="affff7"/>
        <w:ind w:left="226" w:firstLine="113"/>
        <w:rPr>
          <w:rFonts w:ascii="FontbitDavid" w:hAnsi="FontbitDavid" w:cs="PFT_Frank"/>
          <w:b/>
          <w:bCs/>
          <w:rtl/>
        </w:rPr>
      </w:pPr>
      <w:r w:rsidRPr="00A07384">
        <w:rPr>
          <w:rFonts w:cs="PFT_Frank" w:hint="cs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שמקטנותו</w:t>
      </w:r>
      <w:r w:rsidRPr="006B73BE">
        <w:rPr>
          <w:rtl/>
        </w:rPr>
        <w:t xml:space="preserve"> </w:t>
      </w:r>
      <w:r w:rsidR="00B433C9" w:rsidRPr="006B73BE">
        <w:rPr>
          <w:rFonts w:hint="eastAsia"/>
          <w:rtl/>
        </w:rPr>
        <w:t>מטיל</w:t>
      </w:r>
      <w:r w:rsidR="00B433C9" w:rsidRPr="006B73BE">
        <w:rPr>
          <w:rtl/>
        </w:rPr>
        <w:t xml:space="preserve"> מים </w:t>
      </w:r>
      <w:r>
        <w:rPr>
          <w:rFonts w:hint="cs"/>
          <w:rtl/>
        </w:rPr>
        <w:t>בלי</w:t>
      </w:r>
      <w:r w:rsidR="00B433C9" w:rsidRPr="006B73BE">
        <w:rPr>
          <w:rtl/>
        </w:rPr>
        <w:t xml:space="preserve"> כיפה</w:t>
      </w:r>
      <w:r>
        <w:rPr>
          <w:rFonts w:hint="cs"/>
          <w:rtl/>
        </w:rPr>
        <w:t xml:space="preserve">, </w:t>
      </w:r>
      <w:r w:rsidR="00B433C9" w:rsidRPr="00A07384">
        <w:rPr>
          <w:rFonts w:ascii="FontbitDavid" w:hAnsi="FontbitDavid" w:cs="PFT_Frank"/>
          <w:b/>
          <w:bCs/>
          <w:sz w:val="32"/>
          <w:szCs w:val="10"/>
          <w:rtl/>
        </w:rPr>
        <w:t>ו</w:t>
      </w:r>
      <w:r w:rsidRPr="00A07384">
        <w:rPr>
          <w:rFonts w:ascii="FontbitDavid" w:hAnsi="FontbitDavid" w:cs="PFT_Frank" w:hint="eastAsia"/>
          <w:b/>
          <w:bCs/>
          <w:sz w:val="32"/>
          <w:szCs w:val="10"/>
          <w:rtl/>
        </w:rPr>
        <w:t>גם</w:t>
      </w:r>
      <w:r w:rsidRPr="00A07384">
        <w:rPr>
          <w:rFonts w:ascii="FontbitDavid" w:hAnsi="FontbitDavid" w:cs="PFT_Frank"/>
          <w:b/>
          <w:bCs/>
          <w:sz w:val="32"/>
          <w:szCs w:val="10"/>
          <w:rtl/>
        </w:rPr>
        <w:t xml:space="preserve"> </w:t>
      </w:r>
      <w:r w:rsidRPr="00A07384">
        <w:rPr>
          <w:rFonts w:ascii="FontbitDavid" w:hAnsi="FontbitDavid" w:cs="PFT_Frank" w:hint="eastAsia"/>
          <w:b/>
          <w:bCs/>
          <w:sz w:val="32"/>
          <w:szCs w:val="10"/>
          <w:rtl/>
        </w:rPr>
        <w:t>ב</w:t>
      </w:r>
      <w:r w:rsidR="00B433C9" w:rsidRPr="00A07384">
        <w:rPr>
          <w:rFonts w:ascii="FontbitDavid" w:hAnsi="FontbitDavid" w:cs="PFT_Frank"/>
          <w:b/>
          <w:bCs/>
          <w:sz w:val="32"/>
          <w:szCs w:val="10"/>
          <w:rtl/>
        </w:rPr>
        <w:t>סופו</w:t>
      </w:r>
      <w:r w:rsidR="00B433C9" w:rsidRPr="00C35A2C">
        <w:rPr>
          <w:rFonts w:ascii="FontbitDavid" w:hAnsi="FontbitDavid"/>
          <w:sz w:val="32"/>
          <w:rtl/>
        </w:rPr>
        <w:t xml:space="preserve"> לקוי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6B73BE">
        <w:rPr>
          <w:rtl/>
        </w:rPr>
        <w:t xml:space="preserve">לא </w:t>
      </w:r>
      <w:r w:rsidRPr="006B73BE">
        <w:rPr>
          <w:rFonts w:hint="eastAsia"/>
          <w:rtl/>
        </w:rPr>
        <w:t>הבריא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בינתיים</w:t>
      </w:r>
      <w:r w:rsidRPr="006B73BE">
        <w:rPr>
          <w:rtl/>
        </w:rPr>
        <w:t>.</w:t>
      </w:r>
    </w:p>
    <w:p w14:paraId="052587D7" w14:textId="78DC0EBA" w:rsidR="0040425A" w:rsidRDefault="00B433C9" w:rsidP="00B55EDF">
      <w:pPr>
        <w:rPr>
          <w:rtl/>
        </w:rPr>
      </w:pPr>
      <w:r w:rsidRPr="00FB2CF1">
        <w:rPr>
          <w:rStyle w:val="affff5"/>
          <w:rtl/>
        </w:rPr>
        <w:t>ו</w:t>
      </w:r>
      <w:r w:rsidR="0040425A">
        <w:rPr>
          <w:rStyle w:val="affff5"/>
          <w:rFonts w:hint="cs"/>
          <w:rtl/>
        </w:rPr>
        <w:t>יקשה מר"א על ר"א</w:t>
      </w:r>
      <w:r w:rsidRPr="00FB2CF1">
        <w:rPr>
          <w:rStyle w:val="affff5"/>
          <w:rtl/>
        </w:rPr>
        <w:t xml:space="preserve">: </w:t>
      </w:r>
      <w:r w:rsidR="0040425A">
        <w:rPr>
          <w:rStyle w:val="affff5"/>
          <w:rFonts w:hint="cs"/>
          <w:rtl/>
        </w:rPr>
        <w:t>ד</w:t>
      </w:r>
      <w:r w:rsidRPr="00FB2CF1">
        <w:rPr>
          <w:rStyle w:val="affff5"/>
          <w:rFonts w:hint="cs"/>
          <w:rtl/>
        </w:rPr>
        <w:t>ב</w:t>
      </w:r>
      <w:r w:rsidRPr="00FB2CF1">
        <w:rPr>
          <w:rStyle w:val="affff5"/>
          <w:rtl/>
        </w:rPr>
        <w:t>"</w:t>
      </w:r>
      <w:r w:rsidRPr="00FB2CF1">
        <w:rPr>
          <w:rStyle w:val="affff5"/>
          <w:rFonts w:hint="cs"/>
          <w:rtl/>
        </w:rPr>
        <w:t>ה:</w:t>
      </w:r>
      <w:r w:rsidRPr="00C35A2C">
        <w:rPr>
          <w:rFonts w:hint="cs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 xml:space="preserve">בן כ' שנה ולא הביא </w:t>
      </w:r>
      <w:r w:rsidR="00015FEA" w:rsidRPr="00D1637C">
        <w:rPr>
          <w:rFonts w:cs="PFT_Frank" w:hint="eastAsia"/>
          <w:b/>
          <w:bCs/>
          <w:szCs w:val="14"/>
          <w:rtl/>
        </w:rPr>
        <w:t>ב</w:t>
      </w:r>
      <w:r w:rsidR="00015FEA" w:rsidRPr="00D1637C">
        <w:rPr>
          <w:rFonts w:cs="PFT_Frank"/>
          <w:b/>
          <w:bCs/>
          <w:szCs w:val="14"/>
          <w:rtl/>
        </w:rPr>
        <w:t>'</w:t>
      </w:r>
      <w:r w:rsidRPr="00D1637C">
        <w:rPr>
          <w:rFonts w:cs="PFT_Frank"/>
          <w:b/>
          <w:bCs/>
          <w:szCs w:val="14"/>
          <w:rtl/>
        </w:rPr>
        <w:t xml:space="preserve"> שערות </w:t>
      </w:r>
      <w:r w:rsidR="0040425A">
        <w:rPr>
          <w:rFonts w:hint="cs"/>
          <w:rtl/>
        </w:rPr>
        <w:t>-</w:t>
      </w:r>
    </w:p>
    <w:p w14:paraId="3CC8F8CC" w14:textId="44CEB3C5" w:rsidR="00B433C9" w:rsidRPr="0090328A" w:rsidRDefault="00B433C9" w:rsidP="00B55EDF">
      <w:pPr>
        <w:rPr>
          <w:rFonts w:cs="PFT_Frank"/>
          <w:b/>
          <w:bCs/>
          <w:sz w:val="14"/>
          <w:szCs w:val="14"/>
          <w:rtl/>
        </w:rPr>
      </w:pPr>
      <w:r w:rsidRPr="00C35A2C">
        <w:rPr>
          <w:rtl/>
        </w:rPr>
        <w:t xml:space="preserve">יביאו ראיה שהוא בן </w:t>
      </w:r>
      <w:r w:rsidR="00015FEA">
        <w:rPr>
          <w:rFonts w:hint="cs"/>
          <w:rtl/>
        </w:rPr>
        <w:t>כ'</w:t>
      </w:r>
      <w:r w:rsidRPr="00C35A2C">
        <w:rPr>
          <w:rtl/>
        </w:rPr>
        <w:t xml:space="preserve"> והוא סריס</w:t>
      </w:r>
      <w:r w:rsidR="0040425A">
        <w:rPr>
          <w:rFonts w:hint="cs"/>
          <w:rtl/>
        </w:rPr>
        <w:t xml:space="preserve"> -</w:t>
      </w:r>
      <w:r w:rsidRPr="00C35A2C">
        <w:rPr>
          <w:rtl/>
        </w:rPr>
        <w:t xml:space="preserve"> </w:t>
      </w:r>
      <w:r w:rsidRPr="006B73BE">
        <w:rPr>
          <w:rtl/>
        </w:rPr>
        <w:t>לא חולץ ולא מייבם</w:t>
      </w:r>
      <w:r w:rsidR="0040425A">
        <w:rPr>
          <w:rFonts w:cs="PFT_Frank" w:hint="cs"/>
          <w:b/>
          <w:bCs/>
          <w:sz w:val="14"/>
          <w:szCs w:val="14"/>
          <w:rtl/>
        </w:rPr>
        <w:t>,</w:t>
      </w:r>
    </w:p>
    <w:p w14:paraId="04FD7E2F" w14:textId="4F4FAB6A" w:rsidR="00B433C9" w:rsidRPr="00EA6942" w:rsidRDefault="0040425A" w:rsidP="007C50EB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וכן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 xml:space="preserve">בת </w:t>
      </w:r>
      <w:r w:rsidR="00B433C9" w:rsidRPr="00D1637C">
        <w:rPr>
          <w:rFonts w:cs="PFT_Frank" w:hint="eastAsia"/>
          <w:b/>
          <w:bCs/>
          <w:szCs w:val="14"/>
          <w:rtl/>
        </w:rPr>
        <w:t>כ</w:t>
      </w:r>
      <w:r w:rsidR="00B433C9" w:rsidRPr="00D1637C">
        <w:rPr>
          <w:rFonts w:cs="PFT_Frank"/>
          <w:b/>
          <w:bCs/>
          <w:szCs w:val="14"/>
          <w:rtl/>
        </w:rPr>
        <w:t>'</w:t>
      </w:r>
      <w:r w:rsidRPr="00D1637C">
        <w:rPr>
          <w:rFonts w:cs="PFT_Frank"/>
          <w:b/>
          <w:bCs/>
          <w:szCs w:val="14"/>
          <w:rtl/>
        </w:rPr>
        <w:t>...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ראיה</w:t>
      </w:r>
      <w:r w:rsidRPr="00D1637C">
        <w:rPr>
          <w:rFonts w:cs="PFT_Frank"/>
          <w:b/>
          <w:bCs/>
          <w:szCs w:val="14"/>
          <w:rtl/>
        </w:rPr>
        <w:t xml:space="preserve">.. </w:t>
      </w:r>
      <w:r w:rsidR="00B433C9" w:rsidRPr="00D1637C">
        <w:rPr>
          <w:rFonts w:cs="PFT_Frank"/>
          <w:b/>
          <w:bCs/>
          <w:szCs w:val="14"/>
          <w:rtl/>
        </w:rPr>
        <w:t>והיא אילונית</w:t>
      </w:r>
      <w:r w:rsidRPr="00D1637C">
        <w:rPr>
          <w:rFonts w:cs="PFT_Frank"/>
          <w:b/>
          <w:bCs/>
          <w:szCs w:val="14"/>
          <w:rtl/>
        </w:rPr>
        <w:t>...</w:t>
      </w:r>
      <w:r w:rsidR="00CC73FE">
        <w:rPr>
          <w:rFonts w:hint="cs"/>
          <w:rtl/>
        </w:rPr>
        <w:t xml:space="preserve"> -</w:t>
      </w:r>
      <w:r w:rsidR="00B433C9" w:rsidRPr="00EA6942">
        <w:rPr>
          <w:rFonts w:hint="cs"/>
          <w:rtl/>
        </w:rPr>
        <w:t xml:space="preserve"> </w:t>
      </w:r>
      <w:r w:rsidR="00B433C9" w:rsidRPr="00EA6942">
        <w:rPr>
          <w:rtl/>
        </w:rPr>
        <w:t>לא חולצת ולא מתייבמת</w:t>
      </w:r>
      <w:r w:rsidR="00CC73FE">
        <w:rPr>
          <w:rFonts w:hint="cs"/>
          <w:rtl/>
        </w:rPr>
        <w:t>.</w:t>
      </w:r>
    </w:p>
    <w:p w14:paraId="170EB9ED" w14:textId="49205E9F" w:rsidR="0040425A" w:rsidRDefault="00B433C9" w:rsidP="0040425A">
      <w:pPr>
        <w:rPr>
          <w:rFonts w:ascii="FontbitDavid" w:hAnsi="FontbitDavid"/>
          <w:sz w:val="32"/>
          <w:rtl/>
        </w:rPr>
      </w:pPr>
      <w:r w:rsidRPr="00FB2CF1">
        <w:rPr>
          <w:rStyle w:val="affff5"/>
          <w:rFonts w:hint="cs"/>
          <w:rtl/>
        </w:rPr>
        <w:t>ו</w:t>
      </w:r>
      <w:r w:rsidR="0040425A">
        <w:rPr>
          <w:rStyle w:val="affff5"/>
          <w:rFonts w:hint="cs"/>
          <w:rtl/>
        </w:rPr>
        <w:t>ל</w:t>
      </w:r>
      <w:r w:rsidRPr="00FB2CF1">
        <w:rPr>
          <w:rStyle w:val="affff5"/>
          <w:rFonts w:hint="cs"/>
          <w:rtl/>
        </w:rPr>
        <w:t>ב</w:t>
      </w:r>
      <w:r w:rsidRPr="00FB2CF1">
        <w:rPr>
          <w:rStyle w:val="affff5"/>
          <w:rtl/>
        </w:rPr>
        <w:t>"</w:t>
      </w:r>
      <w:r w:rsidR="00015FEA">
        <w:rPr>
          <w:rStyle w:val="affff5"/>
          <w:rFonts w:hint="cs"/>
          <w:rtl/>
        </w:rPr>
        <w:t>ש</w:t>
      </w:r>
      <w:r w:rsidRPr="00FB2CF1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זה וזה בני </w:t>
      </w:r>
      <w:r w:rsidR="00015FEA">
        <w:rPr>
          <w:rFonts w:ascii="FontbitDavid" w:hAnsi="FontbitDavid" w:hint="cs"/>
          <w:sz w:val="32"/>
          <w:rtl/>
        </w:rPr>
        <w:t>י</w:t>
      </w:r>
      <w:r w:rsidR="0040425A">
        <w:rPr>
          <w:rFonts w:ascii="FontbitDavid" w:hAnsi="FontbitDavid" w:hint="cs"/>
          <w:sz w:val="32"/>
          <w:rtl/>
        </w:rPr>
        <w:t>"</w:t>
      </w:r>
      <w:r w:rsidR="00015FEA">
        <w:rPr>
          <w:rFonts w:ascii="FontbitDavid" w:hAnsi="FontbitDavid" w:hint="cs"/>
          <w:sz w:val="32"/>
          <w:rtl/>
        </w:rPr>
        <w:t>ח,</w:t>
      </w:r>
      <w:r w:rsidR="0040425A">
        <w:rPr>
          <w:rStyle w:val="affff5"/>
          <w:rFonts w:hint="cs"/>
          <w:rtl/>
        </w:rPr>
        <w:t xml:space="preserve"> </w:t>
      </w:r>
      <w:r w:rsidR="00CC73FE">
        <w:rPr>
          <w:rStyle w:val="affff5"/>
          <w:rFonts w:hint="cs"/>
          <w:rtl/>
        </w:rPr>
        <w:t xml:space="preserve">    </w:t>
      </w:r>
      <w:r w:rsidRPr="00FB2CF1">
        <w:rPr>
          <w:rStyle w:val="affff5"/>
          <w:rtl/>
        </w:rPr>
        <w:t>ר</w:t>
      </w:r>
      <w:r w:rsidR="00015FEA">
        <w:rPr>
          <w:rStyle w:val="affff5"/>
          <w:rFonts w:hint="cs"/>
          <w:rtl/>
        </w:rPr>
        <w:t>"א</w:t>
      </w:r>
      <w:r w:rsidRPr="00FB2CF1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הזכר </w:t>
      </w:r>
      <w:r w:rsidRPr="00FB2CF1">
        <w:rPr>
          <w:rStyle w:val="affff5"/>
          <w:rtl/>
        </w:rPr>
        <w:t>כב"ה</w:t>
      </w:r>
      <w:r w:rsidR="0040425A" w:rsidRPr="0040425A">
        <w:rPr>
          <w:rStyle w:val="affff8"/>
          <w:rFonts w:hint="cs"/>
          <w:rtl/>
        </w:rPr>
        <w:t xml:space="preserve"> </w:t>
      </w:r>
      <w:r w:rsidR="009559D8" w:rsidRPr="00A07384">
        <w:rPr>
          <w:rStyle w:val="affff8"/>
          <w:rFonts w:cs="PFT_Frank" w:hint="cs"/>
          <w:b/>
          <w:bCs/>
          <w:szCs w:val="10"/>
          <w:rtl/>
        </w:rPr>
        <w:t>[</w:t>
      </w:r>
      <w:r w:rsidR="0040425A" w:rsidRPr="00A07384">
        <w:rPr>
          <w:rStyle w:val="affff8"/>
          <w:rFonts w:cs="PFT_Frank" w:hint="eastAsia"/>
          <w:b/>
          <w:bCs/>
          <w:szCs w:val="10"/>
          <w:rtl/>
        </w:rPr>
        <w:t>ולא</w:t>
      </w:r>
      <w:r w:rsidR="0040425A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40425A" w:rsidRPr="00A07384">
        <w:rPr>
          <w:rStyle w:val="affff8"/>
          <w:rFonts w:cs="PFT_Frank" w:hint="eastAsia"/>
          <w:b/>
          <w:bCs/>
          <w:szCs w:val="10"/>
          <w:rtl/>
        </w:rPr>
        <w:t>חולץ</w:t>
      </w:r>
      <w:r w:rsidR="009559D8" w:rsidRPr="00A07384">
        <w:rPr>
          <w:rStyle w:val="affff8"/>
          <w:rFonts w:cs="PFT_Frank" w:hint="cs"/>
          <w:b/>
          <w:bCs/>
          <w:szCs w:val="10"/>
          <w:rtl/>
        </w:rPr>
        <w:t>]</w:t>
      </w:r>
      <w:r>
        <w:rPr>
          <w:rFonts w:ascii="FontbitDavid" w:hAnsi="FontbitDavid"/>
          <w:sz w:val="32"/>
          <w:rtl/>
        </w:rPr>
        <w:t xml:space="preserve"> ונקבה </w:t>
      </w:r>
      <w:r w:rsidRPr="00FB2CF1">
        <w:rPr>
          <w:rStyle w:val="affff5"/>
          <w:rtl/>
        </w:rPr>
        <w:t>כב"ש</w:t>
      </w:r>
      <w:r w:rsidR="009559D8">
        <w:rPr>
          <w:rFonts w:ascii="FontbitDavid" w:hAnsi="FontbitDavid" w:hint="cs"/>
          <w:sz w:val="32"/>
          <w:rtl/>
        </w:rPr>
        <w:t>.</w:t>
      </w:r>
    </w:p>
    <w:p w14:paraId="3E11F920" w14:textId="064D793C" w:rsidR="00B433C9" w:rsidRPr="003F3916" w:rsidRDefault="009559D8" w:rsidP="009559D8">
      <w:pPr>
        <w:rPr>
          <w:rFonts w:ascii="FontbitDavid" w:hAnsi="FontbitDavid"/>
          <w:spacing w:val="-6"/>
          <w:sz w:val="32"/>
          <w:rtl/>
        </w:rPr>
      </w:pPr>
      <w:r>
        <w:rPr>
          <w:rStyle w:val="affff5"/>
          <w:rFonts w:hint="cs"/>
          <w:rtl/>
        </w:rPr>
        <w:t>א.</w:t>
      </w:r>
      <w:r w:rsidR="00015FEA">
        <w:rPr>
          <w:rStyle w:val="affff5"/>
          <w:rFonts w:hint="cs"/>
          <w:rtl/>
        </w:rPr>
        <w:t xml:space="preserve"> מ</w:t>
      </w:r>
      <w:r w:rsidR="00B433C9" w:rsidRPr="00FB2CF1">
        <w:rPr>
          <w:rStyle w:val="affff5"/>
          <w:rtl/>
        </w:rPr>
        <w:t>שמואל:</w:t>
      </w:r>
      <w:r w:rsidR="00B433C9" w:rsidRPr="00C35A2C">
        <w:rPr>
          <w:rtl/>
        </w:rPr>
        <w:t xml:space="preserve"> חזר בו </w:t>
      </w:r>
      <w:r w:rsidR="00B433C9" w:rsidRPr="00FB2CF1">
        <w:rPr>
          <w:rStyle w:val="affff5"/>
          <w:rtl/>
        </w:rPr>
        <w:t>ר</w:t>
      </w:r>
      <w:r>
        <w:rPr>
          <w:rStyle w:val="affff5"/>
          <w:rFonts w:hint="cs"/>
          <w:rtl/>
        </w:rPr>
        <w:t>"</w:t>
      </w:r>
      <w:r w:rsidR="00B433C9" w:rsidRPr="00FB2CF1">
        <w:rPr>
          <w:rStyle w:val="affff5"/>
          <w:rtl/>
        </w:rPr>
        <w:t>א</w:t>
      </w:r>
      <w:r>
        <w:rPr>
          <w:rFonts w:hint="cs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מהשניה</w:t>
      </w:r>
      <w:r>
        <w:rPr>
          <w:rFonts w:hint="cs"/>
          <w:rtl/>
        </w:rPr>
        <w:t xml:space="preserve"> </w:t>
      </w:r>
      <w:r w:rsidR="00CC73FE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B433C9" w:rsidRPr="00FB2CF1">
        <w:rPr>
          <w:rStyle w:val="affff5"/>
          <w:rtl/>
        </w:rPr>
        <w:t xml:space="preserve"> </w:t>
      </w:r>
      <w:r w:rsidR="00CC73FE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כדהוכיח</w:t>
      </w:r>
      <w:r w:rsidR="00B433C9" w:rsidRPr="003F3916">
        <w:rPr>
          <w:rFonts w:ascii="FontbitDavid" w:hAnsi="FontbitDavid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>ש</w:t>
      </w:r>
      <w:r w:rsidR="00B433C9" w:rsidRPr="003F3916">
        <w:rPr>
          <w:rFonts w:ascii="FontbitDavid" w:hAnsi="FontbitDavid"/>
          <w:spacing w:val="-6"/>
          <w:sz w:val="32"/>
          <w:rtl/>
        </w:rPr>
        <w:t>מתרפאי</w:t>
      </w:r>
      <w:r>
        <w:rPr>
          <w:rFonts w:ascii="FontbitDavid" w:hAnsi="FontbitDavid" w:hint="cs"/>
          <w:spacing w:val="-6"/>
          <w:sz w:val="32"/>
          <w:rtl/>
        </w:rPr>
        <w:t>ם</w:t>
      </w:r>
      <w:r w:rsidR="00B433C9" w:rsidRPr="003F3916">
        <w:rPr>
          <w:rFonts w:ascii="FontbitDavid" w:hAnsi="FontbitDavid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>ב</w:t>
      </w:r>
      <w:r w:rsidR="00B433C9" w:rsidRPr="003F3916">
        <w:rPr>
          <w:rFonts w:ascii="FontbitDavid" w:hAnsi="FontbitDavid"/>
          <w:spacing w:val="-6"/>
          <w:sz w:val="32"/>
          <w:rtl/>
        </w:rPr>
        <w:t>מצרים.</w:t>
      </w:r>
    </w:p>
    <w:p w14:paraId="528F0A34" w14:textId="76FC570A" w:rsidR="00B433C9" w:rsidRDefault="009559D8" w:rsidP="006B73BE">
      <w:pPr>
        <w:pStyle w:val="afffc"/>
        <w:ind w:left="0" w:firstLine="0"/>
        <w:rPr>
          <w:rtl/>
        </w:rPr>
      </w:pPr>
      <w:r w:rsidRPr="006B73BE">
        <w:rPr>
          <w:rStyle w:val="affff5"/>
          <w:rFonts w:hint="eastAsia"/>
          <w:rtl/>
        </w:rPr>
        <w:t>ב</w:t>
      </w:r>
      <w:r w:rsidRPr="006B73BE">
        <w:rPr>
          <w:rStyle w:val="affff5"/>
          <w:rtl/>
        </w:rPr>
        <w:t>.</w:t>
      </w:r>
      <w:r w:rsidR="00B433C9">
        <w:rPr>
          <w:rtl/>
        </w:rPr>
        <w:t xml:space="preserve"> </w:t>
      </w:r>
      <w:r w:rsidR="00B433C9" w:rsidRPr="00FB2CF1">
        <w:rPr>
          <w:rStyle w:val="affff5"/>
          <w:rtl/>
        </w:rPr>
        <w:t>ר</w:t>
      </w:r>
      <w:r w:rsidR="00015FEA">
        <w:rPr>
          <w:rStyle w:val="affff5"/>
          <w:rFonts w:hint="cs"/>
          <w:rtl/>
        </w:rPr>
        <w:t>"א</w:t>
      </w:r>
      <w:r w:rsidR="00B433C9" w:rsidRPr="00FB2CF1">
        <w:rPr>
          <w:rStyle w:val="affff5"/>
          <w:rtl/>
        </w:rPr>
        <w:t>:</w:t>
      </w:r>
      <w:r w:rsidR="00B433C9" w:rsidRPr="00C35A2C">
        <w:rPr>
          <w:rtl/>
        </w:rPr>
        <w:t xml:space="preserve"> כי תנן </w:t>
      </w:r>
      <w:r w:rsidR="00CC73FE">
        <w:rPr>
          <w:rFonts w:hint="cs"/>
          <w:rtl/>
        </w:rPr>
        <w:t>'</w:t>
      </w:r>
      <w:r>
        <w:rPr>
          <w:rFonts w:hint="cs"/>
          <w:rtl/>
        </w:rPr>
        <w:t xml:space="preserve">הזכר </w:t>
      </w:r>
      <w:r w:rsidRPr="006B73BE">
        <w:rPr>
          <w:rStyle w:val="affff5"/>
          <w:rFonts w:hint="eastAsia"/>
          <w:rtl/>
        </w:rPr>
        <w:t>כב</w:t>
      </w:r>
      <w:r w:rsidRPr="006B73BE">
        <w:rPr>
          <w:rStyle w:val="affff5"/>
          <w:rtl/>
        </w:rPr>
        <w:t>"ה</w:t>
      </w:r>
      <w:r w:rsidR="00CC73FE">
        <w:rPr>
          <w:rStyle w:val="affff5"/>
          <w:rFonts w:hint="cs"/>
          <w:rtl/>
        </w:rPr>
        <w:t>'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-</w:t>
      </w:r>
      <w:r w:rsidR="00B433C9" w:rsidRPr="00C35A2C">
        <w:rPr>
          <w:rtl/>
        </w:rPr>
        <w:t xml:space="preserve"> לעונשין</w:t>
      </w:r>
      <w:r>
        <w:rPr>
          <w:rFonts w:hint="cs"/>
          <w:rtl/>
        </w:rPr>
        <w:t xml:space="preserve"> </w:t>
      </w:r>
      <w:r w:rsidRPr="006B73BE">
        <w:rPr>
          <w:rStyle w:val="affff8"/>
          <w:rFonts w:hint="eastAsia"/>
          <w:rtl/>
        </w:rPr>
        <w:t>אבל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חולץ</w:t>
      </w:r>
      <w:r>
        <w:rPr>
          <w:rStyle w:val="affff8"/>
          <w:rFonts w:hint="cs"/>
          <w:rtl/>
        </w:rPr>
        <w:t xml:space="preserve"> </w:t>
      </w:r>
      <w:r w:rsidRPr="006B73BE">
        <w:rPr>
          <w:rStyle w:val="affff5"/>
          <w:rFonts w:hint="eastAsia"/>
          <w:rtl/>
        </w:rPr>
        <w:t>כ</w:t>
      </w:r>
      <w:r w:rsidR="00CC73FE" w:rsidRPr="006B73BE">
        <w:rPr>
          <w:rStyle w:val="affff5"/>
          <w:rFonts w:hint="eastAsia"/>
          <w:rtl/>
        </w:rPr>
        <w:t>דאמר</w:t>
      </w:r>
      <w:r w:rsidR="00CC73FE" w:rsidRPr="006B73BE">
        <w:rPr>
          <w:rStyle w:val="affff5"/>
          <w:rtl/>
        </w:rPr>
        <w:t xml:space="preserve"> </w:t>
      </w:r>
      <w:r w:rsidRPr="006B73BE">
        <w:rPr>
          <w:rStyle w:val="affff5"/>
          <w:rFonts w:hint="eastAsia"/>
          <w:rtl/>
        </w:rPr>
        <w:t>במשנתינו</w:t>
      </w:r>
      <w:r w:rsidR="00B433C9" w:rsidRPr="006B73BE">
        <w:rPr>
          <w:rStyle w:val="affff8"/>
          <w:rtl/>
        </w:rPr>
        <w:t>.</w:t>
      </w:r>
    </w:p>
    <w:p w14:paraId="66D36D08" w14:textId="6513CD4F" w:rsidR="00B433C9" w:rsidRPr="00EA6942" w:rsidRDefault="00B433C9" w:rsidP="00615A60">
      <w:pPr>
        <w:pStyle w:val="affff2"/>
        <w:rPr>
          <w:rtl/>
        </w:rPr>
      </w:pPr>
      <w:bookmarkStart w:id="904" w:name="_Toc119173019"/>
      <w:bookmarkStart w:id="905" w:name="_Toc119230114"/>
      <w:r w:rsidRPr="003F3A85">
        <w:rPr>
          <w:rtl/>
        </w:rPr>
        <w:lastRenderedPageBreak/>
        <w:t>אכל</w:t>
      </w:r>
      <w:r w:rsidR="009559D8">
        <w:rPr>
          <w:rFonts w:hint="cs"/>
          <w:rtl/>
        </w:rPr>
        <w:t>ה</w:t>
      </w:r>
      <w:r w:rsidRPr="003F3A85">
        <w:rPr>
          <w:rtl/>
        </w:rPr>
        <w:t xml:space="preserve"> חלב מ</w:t>
      </w:r>
      <w:r w:rsidRPr="003F3A85">
        <w:rPr>
          <w:rFonts w:hint="cs"/>
          <w:rtl/>
        </w:rPr>
        <w:t>י</w:t>
      </w:r>
      <w:r w:rsidRPr="003F3A85">
        <w:rPr>
          <w:rtl/>
        </w:rPr>
        <w:t>"</w:t>
      </w:r>
      <w:r w:rsidRPr="003F3A85">
        <w:rPr>
          <w:rFonts w:hint="cs"/>
          <w:rtl/>
        </w:rPr>
        <w:t>ב עד י</w:t>
      </w:r>
      <w:r w:rsidRPr="003F3A85">
        <w:rPr>
          <w:rtl/>
        </w:rPr>
        <w:t>"</w:t>
      </w:r>
      <w:r w:rsidRPr="003F3A85">
        <w:rPr>
          <w:rFonts w:hint="cs"/>
          <w:rtl/>
        </w:rPr>
        <w:t>ח</w:t>
      </w:r>
      <w:r w:rsidR="009559D8">
        <w:rPr>
          <w:rFonts w:hint="cs"/>
          <w:rtl/>
        </w:rPr>
        <w:t>,</w:t>
      </w:r>
      <w:r w:rsidRPr="003F3A85">
        <w:rPr>
          <w:rFonts w:hint="cs"/>
          <w:rtl/>
        </w:rPr>
        <w:t xml:space="preserve"> ונולדו סימני איילונית</w:t>
      </w:r>
      <w:r w:rsidR="009559D8">
        <w:rPr>
          <w:rFonts w:hint="cs"/>
          <w:rtl/>
        </w:rPr>
        <w:t>,</w:t>
      </w:r>
      <w:r w:rsidRPr="00EA6942">
        <w:rPr>
          <w:rFonts w:hint="cs"/>
          <w:rtl/>
        </w:rPr>
        <w:t xml:space="preserve"> ואח</w:t>
      </w:r>
      <w:r w:rsidRPr="00EA6942">
        <w:rPr>
          <w:rtl/>
        </w:rPr>
        <w:t>"</w:t>
      </w:r>
      <w:r w:rsidRPr="00EA6942">
        <w:rPr>
          <w:rFonts w:hint="cs"/>
          <w:rtl/>
        </w:rPr>
        <w:t>כ ב' שערות</w:t>
      </w:r>
      <w:bookmarkEnd w:id="904"/>
      <w:bookmarkEnd w:id="905"/>
    </w:p>
    <w:p w14:paraId="580ABBEC" w14:textId="50F98F01" w:rsidR="00B433C9" w:rsidRDefault="00B433C9" w:rsidP="006B73BE">
      <w:pPr>
        <w:rPr>
          <w:rFonts w:ascii="FontbitDavid" w:hAnsi="FontbitDavid"/>
          <w:sz w:val="32"/>
          <w:rtl/>
        </w:rPr>
      </w:pPr>
      <w:r w:rsidRPr="00FB2CF1">
        <w:rPr>
          <w:rStyle w:val="affff5"/>
          <w:rFonts w:hint="cs"/>
          <w:rtl/>
        </w:rPr>
        <w:t>רב</w:t>
      </w:r>
      <w:r w:rsidR="009559D8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סריס</w:t>
      </w:r>
      <w:r w:rsidR="009559D8" w:rsidRPr="006B73BE">
        <w:rPr>
          <w:rStyle w:val="affff8"/>
          <w:rtl/>
        </w:rPr>
        <w:t xml:space="preserve"> [ואיילונית]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למפרע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015FEA">
        <w:rPr>
          <w:rStyle w:val="affff8"/>
          <w:rFonts w:hint="cs"/>
          <w:rtl/>
        </w:rPr>
        <w:t>[וחייב]</w:t>
      </w:r>
      <w:r w:rsidR="00015FEA">
        <w:rPr>
          <w:rStyle w:val="affff8"/>
          <w:rFonts w:hint="cs"/>
          <w:rtl/>
        </w:rPr>
        <w:t>,</w:t>
      </w:r>
      <w:r w:rsidRPr="00015FEA">
        <w:rPr>
          <w:rStyle w:val="affff8"/>
          <w:rFonts w:hint="cs"/>
          <w:rtl/>
        </w:rPr>
        <w:t xml:space="preserve"> </w:t>
      </w:r>
      <w:r w:rsidR="009559D8">
        <w:rPr>
          <w:rStyle w:val="affff8"/>
          <w:rtl/>
        </w:rPr>
        <w:tab/>
      </w:r>
      <w:r w:rsidR="009559D8">
        <w:rPr>
          <w:rStyle w:val="affff8"/>
          <w:rtl/>
        </w:rPr>
        <w:tab/>
      </w:r>
      <w:r w:rsidR="009559D8">
        <w:rPr>
          <w:rStyle w:val="affff8"/>
          <w:rtl/>
        </w:rPr>
        <w:tab/>
      </w:r>
      <w:r w:rsidRPr="00FB2CF1">
        <w:rPr>
          <w:rStyle w:val="affff5"/>
          <w:rFonts w:hint="cs"/>
          <w:rtl/>
        </w:rPr>
        <w:t>שמואל</w:t>
      </w:r>
      <w:r w:rsidR="00015FEA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קטן</w:t>
      </w:r>
      <w:r w:rsidR="009559D8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היה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9559D8" w:rsidRPr="006B73BE">
        <w:rPr>
          <w:rStyle w:val="affff8"/>
          <w:rFonts w:hint="eastAsia"/>
          <w:rtl/>
        </w:rPr>
        <w:t>עד</w:t>
      </w:r>
      <w:r w:rsidR="009559D8" w:rsidRPr="006B73BE">
        <w:rPr>
          <w:rStyle w:val="affff8"/>
          <w:rtl/>
        </w:rPr>
        <w:t xml:space="preserve"> </w:t>
      </w:r>
      <w:r w:rsidR="009559D8" w:rsidRPr="006B73BE">
        <w:rPr>
          <w:rStyle w:val="affff8"/>
          <w:rFonts w:hint="eastAsia"/>
          <w:rtl/>
        </w:rPr>
        <w:t>י</w:t>
      </w:r>
      <w:r w:rsidR="009559D8" w:rsidRPr="006B73BE">
        <w:rPr>
          <w:rStyle w:val="affff8"/>
          <w:rtl/>
        </w:rPr>
        <w:t>"ח</w:t>
      </w:r>
      <w:r w:rsidR="009559D8">
        <w:rPr>
          <w:rStyle w:val="affff8"/>
          <w:rFonts w:hint="cs"/>
          <w:rtl/>
        </w:rPr>
        <w:t>.</w:t>
      </w:r>
    </w:p>
    <w:p w14:paraId="387A227A" w14:textId="5D2FA278" w:rsidR="00B433C9" w:rsidRPr="00C35A2C" w:rsidRDefault="00B433C9" w:rsidP="009559D8">
      <w:pPr>
        <w:rPr>
          <w:rFonts w:ascii="FontbitDavid" w:hAnsi="FontbitDavid"/>
          <w:sz w:val="32"/>
          <w:rtl/>
        </w:rPr>
      </w:pPr>
      <w:r w:rsidRPr="006B73BE">
        <w:rPr>
          <w:rFonts w:hint="eastAsia"/>
          <w:b/>
          <w:rtl/>
        </w:rPr>
        <w:t>והך</w:t>
      </w:r>
      <w:r w:rsidRPr="006B73BE">
        <w:rPr>
          <w:b/>
          <w:rtl/>
        </w:rPr>
        <w:t xml:space="preserve"> </w:t>
      </w:r>
      <w:r w:rsidR="009559D8" w:rsidRPr="006B73BE">
        <w:rPr>
          <w:rStyle w:val="affff5"/>
          <w:rFonts w:hint="eastAsia"/>
          <w:rtl/>
        </w:rPr>
        <w:t>ד</w:t>
      </w:r>
      <w:r w:rsidRPr="00FB2CF1">
        <w:rPr>
          <w:rStyle w:val="affff5"/>
          <w:rFonts w:hint="cs"/>
          <w:rtl/>
        </w:rPr>
        <w:t>לר</w:t>
      </w:r>
      <w:r w:rsidRPr="00FB2CF1">
        <w:rPr>
          <w:rStyle w:val="affff5"/>
          <w:rtl/>
        </w:rPr>
        <w:t>"</w:t>
      </w:r>
      <w:r w:rsidRPr="00FB2CF1">
        <w:rPr>
          <w:rStyle w:val="affff5"/>
          <w:rFonts w:hint="cs"/>
          <w:rtl/>
        </w:rPr>
        <w:t>מ</w:t>
      </w:r>
      <w:r w:rsidRPr="00C35A2C">
        <w:rPr>
          <w:rFonts w:ascii="FontbitDavid" w:hAnsi="FontbitDavid" w:hint="cs"/>
          <w:sz w:val="32"/>
          <w:rtl/>
        </w:rPr>
        <w:t xml:space="preserve"> אין לאיילונית קנס</w:t>
      </w:r>
      <w:r w:rsidR="009559D8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- מ</w:t>
      </w:r>
      <w:r w:rsidRPr="00C35A2C">
        <w:rPr>
          <w:rFonts w:ascii="FontbitDavid" w:hAnsi="FontbitDavid"/>
          <w:sz w:val="32"/>
          <w:rtl/>
        </w:rPr>
        <w:t>קטנותה יצתה לבגר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6B73BE">
        <w:rPr>
          <w:rStyle w:val="affff8"/>
          <w:rFonts w:hint="eastAsia"/>
          <w:rtl/>
        </w:rPr>
        <w:t>ואין</w:t>
      </w:r>
      <w:r w:rsidRPr="006B73BE">
        <w:rPr>
          <w:rStyle w:val="affff8"/>
          <w:rtl/>
        </w:rPr>
        <w:t xml:space="preserve"> נערות</w:t>
      </w:r>
      <w:r w:rsidR="009559D8">
        <w:rPr>
          <w:rStyle w:val="affff5"/>
          <w:rFonts w:hint="cs"/>
          <w:rtl/>
        </w:rPr>
        <w:t>.</w:t>
      </w:r>
      <w:r w:rsidRPr="00693101">
        <w:rPr>
          <w:rStyle w:val="affff5"/>
          <w:rFonts w:hint="cs"/>
          <w:rtl/>
        </w:rPr>
        <w:t xml:space="preserve"> </w:t>
      </w:r>
    </w:p>
    <w:p w14:paraId="730E7DDA" w14:textId="693358CD" w:rsidR="00B433C9" w:rsidRPr="00C35A2C" w:rsidRDefault="009559D8" w:rsidP="006B73BE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וכן </w:t>
      </w:r>
      <w:r w:rsidR="00B433C9" w:rsidRPr="00693101">
        <w:rPr>
          <w:rStyle w:val="affff5"/>
          <w:rtl/>
        </w:rPr>
        <w:t>תניא:</w:t>
      </w:r>
      <w:r w:rsidR="00B433C9" w:rsidRPr="00C35A2C">
        <w:rPr>
          <w:rFonts w:ascii="FontbitDavid" w:hAnsi="FontbitDavid"/>
          <w:sz w:val="32"/>
          <w:rtl/>
        </w:rPr>
        <w:t xml:space="preserve"> אין </w:t>
      </w:r>
      <w:r w:rsidR="00AF2306"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>סריס בן סורר ומורה, ואילונית</w:t>
      </w:r>
      <w:r w:rsidR="00AF2306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נערה המאורסה</w:t>
      </w:r>
      <w:r w:rsidR="00AF2306">
        <w:rPr>
          <w:rFonts w:ascii="FontbitDavid" w:hAnsi="FontbitDavid" w:hint="cs"/>
          <w:sz w:val="32"/>
          <w:rtl/>
        </w:rPr>
        <w:t>.</w:t>
      </w:r>
    </w:p>
    <w:p w14:paraId="24A2DF42" w14:textId="1428029C" w:rsidR="00CD24A6" w:rsidRPr="00062827" w:rsidRDefault="00CD24A6" w:rsidP="00615A60">
      <w:pPr>
        <w:pStyle w:val="affff2"/>
        <w:rPr>
          <w:spacing w:val="-6"/>
          <w:rtl/>
        </w:rPr>
      </w:pPr>
      <w:bookmarkStart w:id="906" w:name="_Toc119173020"/>
      <w:bookmarkStart w:id="907" w:name="_Toc119230115"/>
      <w:r w:rsidRPr="00062827">
        <w:rPr>
          <w:rFonts w:hint="cs"/>
          <w:spacing w:val="-6"/>
          <w:rtl/>
        </w:rPr>
        <w:t xml:space="preserve">כללי דיני סימני סריס ואיילונית </w:t>
      </w:r>
      <w:r w:rsidRPr="00062827">
        <w:rPr>
          <w:rStyle w:val="affff8"/>
          <w:rFonts w:cs="PFT_Frank"/>
          <w:spacing w:val="-6"/>
          <w:rtl/>
        </w:rPr>
        <w:t xml:space="preserve">[מאיזה </w:t>
      </w:r>
      <w:r w:rsidRPr="00062827">
        <w:rPr>
          <w:rStyle w:val="affff8"/>
          <w:rFonts w:cs="PFT_Frank" w:hint="eastAsia"/>
          <w:spacing w:val="-6"/>
          <w:rtl/>
        </w:rPr>
        <w:t>גיל</w:t>
      </w:r>
      <w:r w:rsidRPr="00062827">
        <w:rPr>
          <w:rStyle w:val="affff8"/>
          <w:rFonts w:cs="PFT_Frank"/>
          <w:spacing w:val="-6"/>
          <w:rtl/>
        </w:rPr>
        <w:t xml:space="preserve">, ואיזה </w:t>
      </w:r>
      <w:r w:rsidR="00CC73FE" w:rsidRPr="00062827">
        <w:rPr>
          <w:rStyle w:val="affff8"/>
          <w:rFonts w:cs="PFT_Frank" w:hint="cs"/>
          <w:spacing w:val="-6"/>
          <w:rtl/>
        </w:rPr>
        <w:t xml:space="preserve">וכמה </w:t>
      </w:r>
      <w:r w:rsidRPr="00062827">
        <w:rPr>
          <w:rStyle w:val="affff8"/>
          <w:rFonts w:cs="PFT_Frank" w:hint="eastAsia"/>
          <w:spacing w:val="-6"/>
          <w:rtl/>
        </w:rPr>
        <w:t>סימנים</w:t>
      </w:r>
      <w:r w:rsidRPr="00062827">
        <w:rPr>
          <w:rStyle w:val="affff8"/>
          <w:rFonts w:cs="PFT_Frank"/>
          <w:spacing w:val="-6"/>
          <w:rtl/>
        </w:rPr>
        <w:t>]</w:t>
      </w:r>
      <w:bookmarkEnd w:id="906"/>
      <w:bookmarkEnd w:id="907"/>
    </w:p>
    <w:p w14:paraId="0DFF0724" w14:textId="2D28AC42" w:rsidR="00B433C9" w:rsidRPr="00C35A2C" w:rsidRDefault="00B433C9" w:rsidP="00B55EDF">
      <w:pPr>
        <w:rPr>
          <w:rtl/>
        </w:rPr>
      </w:pPr>
      <w:r w:rsidRPr="00693101">
        <w:rPr>
          <w:rStyle w:val="affff5"/>
          <w:rFonts w:hint="cs"/>
          <w:rtl/>
        </w:rPr>
        <w:t>ר</w:t>
      </w:r>
      <w:r w:rsidRPr="00693101">
        <w:rPr>
          <w:rStyle w:val="affff5"/>
          <w:rtl/>
        </w:rPr>
        <w:t>"</w:t>
      </w:r>
      <w:r w:rsidRPr="00693101">
        <w:rPr>
          <w:rStyle w:val="affff5"/>
          <w:rFonts w:hint="cs"/>
          <w:rtl/>
        </w:rPr>
        <w:t>א</w:t>
      </w:r>
      <w:r w:rsidRPr="00693101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סימני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סריס ואילונית ובן שמנה</w:t>
      </w:r>
      <w:r w:rsidR="00CC73FE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אי</w:t>
      </w:r>
      <w:r w:rsidR="00CD24A6">
        <w:rPr>
          <w:rFonts w:ascii="FontbitDavid" w:hAnsi="FontbitDavid" w:hint="cs"/>
          <w:sz w:val="32"/>
          <w:rtl/>
        </w:rPr>
        <w:t>נ</w:t>
      </w:r>
      <w:r w:rsidRPr="00C35A2C">
        <w:rPr>
          <w:rFonts w:ascii="FontbitDavid" w:hAnsi="FontbitDavid"/>
          <w:sz w:val="32"/>
          <w:rtl/>
        </w:rPr>
        <w:t xml:space="preserve">ן </w:t>
      </w:r>
      <w:r w:rsidR="00CD24A6">
        <w:rPr>
          <w:rFonts w:ascii="FontbitDavid" w:hAnsi="FontbitDavid" w:hint="cs"/>
          <w:sz w:val="32"/>
          <w:rtl/>
        </w:rPr>
        <w:t xml:space="preserve">ודאי </w:t>
      </w:r>
      <w:r w:rsidRPr="00C35A2C">
        <w:rPr>
          <w:rFonts w:ascii="FontbitDavid" w:hAnsi="FontbitDavid"/>
          <w:sz w:val="32"/>
          <w:rtl/>
        </w:rPr>
        <w:t>עד בן עשרים.</w:t>
      </w:r>
    </w:p>
    <w:p w14:paraId="1C9B680E" w14:textId="1E7A461E" w:rsidR="00B433C9" w:rsidRPr="00C35A2C" w:rsidRDefault="00B433C9" w:rsidP="006B73BE">
      <w:pPr>
        <w:pStyle w:val="affff7"/>
        <w:rPr>
          <w:rtl/>
        </w:rPr>
      </w:pPr>
      <w:r w:rsidRPr="00A07384">
        <w:rPr>
          <w:rFonts w:cs="PFT_Frank" w:hint="eastAsia"/>
          <w:bCs/>
          <w:szCs w:val="10"/>
          <w:rtl/>
        </w:rPr>
        <w:t>דבן</w:t>
      </w:r>
      <w:r w:rsidRPr="00A07384">
        <w:rPr>
          <w:rFonts w:cs="PFT_Frank"/>
          <w:bCs/>
          <w:szCs w:val="10"/>
          <w:rtl/>
        </w:rPr>
        <w:t xml:space="preserve"> </w:t>
      </w:r>
      <w:r w:rsidRPr="00A07384">
        <w:rPr>
          <w:rFonts w:cs="PFT_Frank" w:hint="eastAsia"/>
          <w:bCs/>
          <w:szCs w:val="10"/>
          <w:rtl/>
        </w:rPr>
        <w:t>שמנה</w:t>
      </w:r>
      <w:r w:rsidRPr="00C35A2C">
        <w:rPr>
          <w:rFonts w:hint="cs"/>
          <w:rtl/>
        </w:rPr>
        <w:t xml:space="preserve"> </w:t>
      </w:r>
      <w:r w:rsidR="00CD24A6">
        <w:rPr>
          <w:rFonts w:hint="cs"/>
          <w:rtl/>
        </w:rPr>
        <w:t xml:space="preserve">- </w:t>
      </w:r>
      <w:r w:rsidRPr="00C35A2C">
        <w:rPr>
          <w:rFonts w:hint="cs"/>
          <w:rtl/>
        </w:rPr>
        <w:t>כאבן ואסור לטלטלו</w:t>
      </w:r>
      <w:r w:rsidR="00CD24A6">
        <w:rPr>
          <w:rFonts w:hint="cs"/>
          <w:rtl/>
        </w:rPr>
        <w:t xml:space="preserve"> בשבת,</w:t>
      </w:r>
      <w:r w:rsidR="00015FEA">
        <w:rPr>
          <w:rStyle w:val="affff5"/>
          <w:rFonts w:hint="cs"/>
          <w:rtl/>
        </w:rPr>
        <w:t xml:space="preserve"> </w:t>
      </w:r>
      <w:r w:rsidR="00CD24A6" w:rsidRPr="006B73BE">
        <w:rPr>
          <w:rFonts w:hint="eastAsia"/>
          <w:b/>
          <w:rtl/>
        </w:rPr>
        <w:t>אבל</w:t>
      </w:r>
      <w:r w:rsidR="00015FEA" w:rsidRPr="00A07384">
        <w:rPr>
          <w:rFonts w:cs="PFT_Frank"/>
          <w:b/>
          <w:bCs/>
          <w:szCs w:val="10"/>
          <w:rtl/>
        </w:rPr>
        <w:t xml:space="preserve"> </w:t>
      </w:r>
      <w:r w:rsidR="00CD24A6" w:rsidRPr="00A07384">
        <w:rPr>
          <w:rFonts w:cs="PFT_Frank" w:hint="eastAsia"/>
          <w:b/>
          <w:bCs/>
          <w:szCs w:val="10"/>
          <w:rtl/>
        </w:rPr>
        <w:t>אם</w:t>
      </w:r>
      <w:r w:rsidR="00CD24A6" w:rsidRPr="00A07384">
        <w:rPr>
          <w:rFonts w:cs="PFT_Frank"/>
          <w:b/>
          <w:bCs/>
          <w:szCs w:val="10"/>
          <w:rtl/>
        </w:rPr>
        <w:t xml:space="preserve"> </w:t>
      </w:r>
      <w:r w:rsidR="00CD24A6" w:rsidRPr="00A07384">
        <w:rPr>
          <w:rFonts w:cs="PFT_Frank" w:hint="eastAsia"/>
          <w:b/>
          <w:bCs/>
          <w:szCs w:val="10"/>
          <w:rtl/>
        </w:rPr>
        <w:t>הביא</w:t>
      </w:r>
      <w:r w:rsidR="00015FEA" w:rsidRPr="00A07384">
        <w:rPr>
          <w:rFonts w:cs="PFT_Frank"/>
          <w:b/>
          <w:bCs/>
          <w:szCs w:val="10"/>
          <w:rtl/>
        </w:rPr>
        <w:t xml:space="preserve"> סימני</w:t>
      </w:r>
      <w:r w:rsidR="00CD24A6" w:rsidRPr="00A07384">
        <w:rPr>
          <w:rFonts w:cs="PFT_Frank" w:hint="eastAsia"/>
          <w:b/>
          <w:bCs/>
          <w:szCs w:val="10"/>
          <w:rtl/>
        </w:rPr>
        <w:t>ם</w:t>
      </w:r>
      <w:r w:rsidR="00015FEA">
        <w:rPr>
          <w:rFonts w:hint="cs"/>
          <w:rtl/>
        </w:rPr>
        <w:t xml:space="preserve"> </w:t>
      </w:r>
      <w:r w:rsidR="00CD24A6">
        <w:rPr>
          <w:rFonts w:hint="cs"/>
          <w:rtl/>
        </w:rPr>
        <w:t xml:space="preserve">- ספק </w:t>
      </w:r>
      <w:r w:rsidR="00015FEA">
        <w:rPr>
          <w:rFonts w:hint="cs"/>
          <w:rtl/>
        </w:rPr>
        <w:t>ח</w:t>
      </w:r>
      <w:r w:rsidRPr="00C35A2C">
        <w:rPr>
          <w:rFonts w:hint="cs"/>
          <w:rtl/>
        </w:rPr>
        <w:t>י הוא</w:t>
      </w:r>
      <w:r w:rsidR="00CC73FE">
        <w:rPr>
          <w:rFonts w:hint="cs"/>
          <w:rtl/>
        </w:rPr>
        <w:t>-</w:t>
      </w:r>
    </w:p>
    <w:p w14:paraId="22C090C2" w14:textId="764A340A" w:rsidR="00B433C9" w:rsidRPr="00C35A2C" w:rsidRDefault="00B433C9" w:rsidP="006B73BE">
      <w:pPr>
        <w:pStyle w:val="affff7"/>
        <w:rPr>
          <w:rtl/>
        </w:rPr>
      </w:pPr>
      <w:r w:rsidRPr="00693101">
        <w:rPr>
          <w:rStyle w:val="affff5"/>
          <w:rtl/>
        </w:rPr>
        <w:t>דתניא</w:t>
      </w:r>
      <w:r w:rsidRPr="006B73BE">
        <w:rPr>
          <w:rtl/>
        </w:rPr>
        <w:t>:</w:t>
      </w:r>
      <w:r w:rsidRPr="00B740A0">
        <w:rPr>
          <w:rtl/>
        </w:rPr>
        <w:t xml:space="preserve"> </w:t>
      </w:r>
      <w:r w:rsidR="00B740A0" w:rsidRPr="006B73BE">
        <w:rPr>
          <w:rStyle w:val="affff5"/>
          <w:rFonts w:hint="eastAsia"/>
          <w:rtl/>
        </w:rPr>
        <w:t>לת</w:t>
      </w:r>
      <w:r w:rsidR="00B740A0" w:rsidRPr="006B73BE">
        <w:rPr>
          <w:rStyle w:val="affff5"/>
          <w:rtl/>
        </w:rPr>
        <w:t>"ק:</w:t>
      </w:r>
      <w:r w:rsidR="00B740A0" w:rsidRPr="006B73BE">
        <w:rPr>
          <w:rtl/>
        </w:rPr>
        <w:t xml:space="preserve"> </w:t>
      </w:r>
      <w:r w:rsidRPr="00B740A0">
        <w:rPr>
          <w:rtl/>
        </w:rPr>
        <w:t>לא כ</w:t>
      </w:r>
      <w:r w:rsidRPr="00C35A2C">
        <w:rPr>
          <w:rtl/>
        </w:rPr>
        <w:t>לו חדשיו</w:t>
      </w:r>
      <w:r w:rsidR="00B740A0">
        <w:rPr>
          <w:rFonts w:hint="cs"/>
          <w:rtl/>
        </w:rPr>
        <w:t xml:space="preserve"> - נפל</w:t>
      </w:r>
      <w:r w:rsidRPr="00C35A2C">
        <w:rPr>
          <w:rtl/>
        </w:rPr>
        <w:t>,</w:t>
      </w:r>
      <w:r w:rsidR="00B740A0">
        <w:rPr>
          <w:rStyle w:val="affff5"/>
          <w:rFonts w:hint="cs"/>
          <w:rtl/>
        </w:rPr>
        <w:t xml:space="preserve"> </w:t>
      </w:r>
      <w:r w:rsidR="00CC73FE">
        <w:rPr>
          <w:rStyle w:val="affff5"/>
          <w:rtl/>
        </w:rPr>
        <w:tab/>
      </w:r>
      <w:r w:rsidR="00CC73FE">
        <w:rPr>
          <w:rStyle w:val="affff5"/>
          <w:rtl/>
        </w:rPr>
        <w:tab/>
      </w:r>
      <w:r w:rsidR="00B740A0">
        <w:rPr>
          <w:rStyle w:val="affff5"/>
          <w:rFonts w:hint="cs"/>
          <w:rtl/>
        </w:rPr>
        <w:t>ל</w:t>
      </w:r>
      <w:r w:rsidRPr="00693101">
        <w:rPr>
          <w:rStyle w:val="affff5"/>
          <w:rtl/>
        </w:rPr>
        <w:t>רבי:</w:t>
      </w:r>
      <w:r w:rsidRPr="00C35A2C">
        <w:rPr>
          <w:rtl/>
        </w:rPr>
        <w:t xml:space="preserve"> </w:t>
      </w:r>
      <w:r w:rsidR="00B740A0">
        <w:rPr>
          <w:rFonts w:hint="cs"/>
          <w:rtl/>
        </w:rPr>
        <w:t xml:space="preserve">רק בלא גמרו </w:t>
      </w:r>
      <w:r w:rsidRPr="00C35A2C">
        <w:rPr>
          <w:rtl/>
        </w:rPr>
        <w:t>שערו וצפרניו</w:t>
      </w:r>
      <w:r w:rsidR="00CC73FE">
        <w:rPr>
          <w:rFonts w:hint="cs"/>
          <w:rtl/>
        </w:rPr>
        <w:t>.</w:t>
      </w:r>
    </w:p>
    <w:p w14:paraId="48076FA5" w14:textId="7736B93C" w:rsidR="00A51F3B" w:rsidRPr="005C5E95" w:rsidRDefault="00A51F3B" w:rsidP="006B73BE">
      <w:pPr>
        <w:pStyle w:val="affff7"/>
        <w:rPr>
          <w:rtl/>
        </w:rPr>
      </w:pPr>
      <w:r w:rsidRPr="005C5E95">
        <w:rPr>
          <w:rStyle w:val="affff5"/>
          <w:rFonts w:hint="cs"/>
          <w:spacing w:val="-4"/>
          <w:rtl/>
        </w:rPr>
        <w:t>ו</w:t>
      </w:r>
      <w:r>
        <w:rPr>
          <w:rStyle w:val="affff5"/>
          <w:rFonts w:hint="cs"/>
          <w:spacing w:val="-4"/>
          <w:rtl/>
        </w:rPr>
        <w:t xml:space="preserve">כן אמר </w:t>
      </w:r>
      <w:r w:rsidRPr="005C5E95">
        <w:rPr>
          <w:rStyle w:val="affff5"/>
          <w:rFonts w:hint="cs"/>
          <w:spacing w:val="-4"/>
          <w:rtl/>
        </w:rPr>
        <w:t>רשב</w:t>
      </w:r>
      <w:r w:rsidRPr="005C5E95">
        <w:rPr>
          <w:rStyle w:val="affff5"/>
          <w:spacing w:val="-4"/>
          <w:rtl/>
        </w:rPr>
        <w:t>"</w:t>
      </w:r>
      <w:r w:rsidRPr="005C5E95">
        <w:rPr>
          <w:rStyle w:val="affff5"/>
          <w:rFonts w:hint="cs"/>
          <w:spacing w:val="-4"/>
          <w:rtl/>
        </w:rPr>
        <w:t>ג</w:t>
      </w:r>
      <w:r>
        <w:rPr>
          <w:rStyle w:val="affff5"/>
          <w:rFonts w:hint="cs"/>
          <w:spacing w:val="-4"/>
          <w:rtl/>
        </w:rPr>
        <w:t>:</w:t>
      </w:r>
      <w:r w:rsidRPr="005C5E95">
        <w:rPr>
          <w:rStyle w:val="affff5"/>
          <w:rFonts w:hint="cs"/>
          <w:spacing w:val="-4"/>
          <w:rtl/>
        </w:rPr>
        <w:t xml:space="preserve"> </w:t>
      </w:r>
      <w:r w:rsidRPr="005C5E95">
        <w:rPr>
          <w:rtl/>
        </w:rPr>
        <w:t>שהה ל' יום - אינו נפל</w:t>
      </w:r>
      <w:r>
        <w:rPr>
          <w:rFonts w:hint="cs"/>
          <w:rtl/>
        </w:rPr>
        <w:t xml:space="preserve">, </w:t>
      </w:r>
      <w:r w:rsidRPr="00A07384">
        <w:rPr>
          <w:rFonts w:cs="PFT_Frank"/>
          <w:b/>
          <w:bCs/>
          <w:szCs w:val="10"/>
          <w:rtl/>
        </w:rPr>
        <w:tab/>
      </w:r>
      <w:r w:rsidRPr="00A07384">
        <w:rPr>
          <w:rFonts w:cs="PFT_Frank"/>
          <w:b/>
          <w:bCs/>
          <w:szCs w:val="10"/>
          <w:rtl/>
        </w:rPr>
        <w:tab/>
      </w:r>
      <w:r w:rsidRPr="00A07384">
        <w:rPr>
          <w:rFonts w:cs="PFT_Frank"/>
          <w:b/>
          <w:bCs/>
          <w:szCs w:val="10"/>
          <w:rtl/>
        </w:rPr>
        <w:tab/>
      </w:r>
      <w:r w:rsidRPr="00A07384">
        <w:rPr>
          <w:rFonts w:cs="PFT_Frank" w:hint="eastAsia"/>
          <w:b/>
          <w:bCs/>
          <w:szCs w:val="10"/>
          <w:rtl/>
        </w:rPr>
        <w:t>וטעמם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דבן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ז</w:t>
      </w:r>
      <w:r w:rsidRPr="00A07384">
        <w:rPr>
          <w:rFonts w:cs="PFT_Frank"/>
          <w:b/>
          <w:bCs/>
          <w:szCs w:val="10"/>
          <w:rtl/>
        </w:rPr>
        <w:t xml:space="preserve">' </w:t>
      </w:r>
      <w:r w:rsidRPr="00A07384">
        <w:rPr>
          <w:rFonts w:cs="PFT_Frank" w:hint="eastAsia"/>
          <w:b/>
          <w:bCs/>
          <w:szCs w:val="10"/>
          <w:rtl/>
        </w:rPr>
        <w:t>הוא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ואשתהי</w:t>
      </w:r>
      <w:r w:rsidRPr="00A07384">
        <w:rPr>
          <w:rFonts w:cs="PFT_Frank" w:hint="cs"/>
          <w:b/>
          <w:bCs/>
          <w:szCs w:val="10"/>
          <w:rtl/>
        </w:rPr>
        <w:t xml:space="preserve"> -</w:t>
      </w:r>
      <w:r>
        <w:rPr>
          <w:rFonts w:hint="cs"/>
          <w:rtl/>
        </w:rPr>
        <w:t xml:space="preserve"> </w:t>
      </w:r>
    </w:p>
    <w:p w14:paraId="507E2490" w14:textId="5287CA18" w:rsidR="00B433C9" w:rsidRPr="005C5E95" w:rsidRDefault="00B433C9" w:rsidP="006B73BE">
      <w:pPr>
        <w:pStyle w:val="affff7"/>
        <w:rPr>
          <w:spacing w:val="-2"/>
          <w:rtl/>
        </w:rPr>
      </w:pPr>
      <w:r w:rsidRPr="005C5E95">
        <w:rPr>
          <w:rStyle w:val="affff5"/>
          <w:rFonts w:hint="cs"/>
          <w:rtl/>
        </w:rPr>
        <w:t>ו</w:t>
      </w:r>
      <w:r w:rsidR="00A51F3B">
        <w:rPr>
          <w:rStyle w:val="affff5"/>
          <w:rFonts w:hint="cs"/>
          <w:rtl/>
        </w:rPr>
        <w:t xml:space="preserve">לכן </w:t>
      </w:r>
      <w:r w:rsidRPr="005C5E95">
        <w:rPr>
          <w:rStyle w:val="affff5"/>
          <w:rFonts w:hint="cs"/>
          <w:rtl/>
        </w:rPr>
        <w:t>רבא תוספאה</w:t>
      </w:r>
      <w:r w:rsidR="00CC73FE">
        <w:rPr>
          <w:rStyle w:val="affff5"/>
          <w:rFonts w:hint="cs"/>
          <w:rtl/>
        </w:rPr>
        <w:t>:</w:t>
      </w:r>
      <w:r w:rsidRPr="005C5E95">
        <w:rPr>
          <w:rFonts w:hint="cs"/>
          <w:spacing w:val="-2"/>
          <w:rtl/>
        </w:rPr>
        <w:t xml:space="preserve"> הכשיר אשה שהלך בעלה למ</w:t>
      </w:r>
      <w:r w:rsidR="00A51F3B">
        <w:rPr>
          <w:rFonts w:hint="cs"/>
          <w:spacing w:val="-2"/>
          <w:rtl/>
        </w:rPr>
        <w:t>ד</w:t>
      </w:r>
      <w:r w:rsidRPr="005C5E95">
        <w:rPr>
          <w:rFonts w:hint="cs"/>
          <w:spacing w:val="-2"/>
          <w:rtl/>
        </w:rPr>
        <w:t>ה</w:t>
      </w:r>
      <w:r w:rsidRPr="005C5E95">
        <w:rPr>
          <w:spacing w:val="-2"/>
          <w:rtl/>
        </w:rPr>
        <w:t>"</w:t>
      </w:r>
      <w:r w:rsidRPr="005C5E95">
        <w:rPr>
          <w:rFonts w:hint="cs"/>
          <w:spacing w:val="-2"/>
          <w:rtl/>
        </w:rPr>
        <w:t>י וילדה אחר י</w:t>
      </w:r>
      <w:r w:rsidRPr="005C5E95">
        <w:rPr>
          <w:spacing w:val="-2"/>
          <w:rtl/>
        </w:rPr>
        <w:t>"</w:t>
      </w:r>
      <w:r w:rsidRPr="005C5E95">
        <w:rPr>
          <w:rFonts w:hint="cs"/>
          <w:spacing w:val="-2"/>
          <w:rtl/>
        </w:rPr>
        <w:t>ב חודש</w:t>
      </w:r>
      <w:r w:rsidR="00A51F3B">
        <w:rPr>
          <w:rFonts w:hint="cs"/>
          <w:spacing w:val="-2"/>
          <w:rtl/>
        </w:rPr>
        <w:t>.</w:t>
      </w:r>
    </w:p>
    <w:p w14:paraId="5BAAE542" w14:textId="77777777" w:rsidR="00A51F3B" w:rsidRPr="00D1637C" w:rsidDel="00A51F3B" w:rsidRDefault="00A51F3B" w:rsidP="00A51F3B">
      <w:pPr>
        <w:rPr>
          <w:rFonts w:cs="PFT_Frank"/>
          <w:b/>
          <w:bCs/>
          <w:szCs w:val="14"/>
          <w:rtl/>
        </w:rPr>
      </w:pPr>
    </w:p>
    <w:p w14:paraId="58C436AE" w14:textId="684D9BC0" w:rsidR="00A51F3B" w:rsidRDefault="00B433C9" w:rsidP="00A51F3B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סריס חמה</w:t>
      </w:r>
      <w:r w:rsidR="00A51F3B">
        <w:rPr>
          <w:rFonts w:hint="cs"/>
          <w:rtl/>
        </w:rPr>
        <w:t xml:space="preserve"> - </w:t>
      </w:r>
      <w:r w:rsidRPr="00A51F3B">
        <w:rPr>
          <w:rtl/>
        </w:rPr>
        <w:t xml:space="preserve">בן </w:t>
      </w:r>
      <w:r w:rsidR="00A51F3B">
        <w:rPr>
          <w:rFonts w:hint="cs"/>
          <w:rtl/>
        </w:rPr>
        <w:t>כ'</w:t>
      </w:r>
      <w:r w:rsidRPr="00A51F3B">
        <w:rPr>
          <w:rtl/>
        </w:rPr>
        <w:t xml:space="preserve"> ולא הביא </w:t>
      </w:r>
      <w:r w:rsidR="00177A98" w:rsidRPr="00A51F3B">
        <w:rPr>
          <w:rFonts w:hint="cs"/>
          <w:rtl/>
        </w:rPr>
        <w:t>ב'</w:t>
      </w:r>
      <w:r w:rsidRPr="00A51F3B">
        <w:rPr>
          <w:rtl/>
        </w:rPr>
        <w:t xml:space="preserve"> שערות,</w:t>
      </w:r>
      <w:r w:rsidR="00A51F3B" w:rsidRPr="006B73BE">
        <w:rPr>
          <w:rStyle w:val="affff8"/>
          <w:rtl/>
        </w:rPr>
        <w:t xml:space="preserve"> והביא סימני סריס,</w:t>
      </w:r>
    </w:p>
    <w:p w14:paraId="7FF26ECC" w14:textId="1C62F320" w:rsidR="00B433C9" w:rsidRPr="00EA6942" w:rsidRDefault="00A63FED" w:rsidP="006B73BE">
      <w:pPr>
        <w:jc w:val="center"/>
        <w:rPr>
          <w:rtl/>
        </w:rPr>
      </w:pPr>
      <w:r w:rsidRPr="00A51F3B">
        <w:rPr>
          <w:rtl/>
        </w:rPr>
        <w:t>ואף</w:t>
      </w:r>
      <w:r w:rsidR="00B433C9" w:rsidRPr="00A51F3B">
        <w:rPr>
          <w:rtl/>
        </w:rPr>
        <w:t xml:space="preserve"> הביא </w:t>
      </w:r>
      <w:r w:rsidR="00177A98" w:rsidRPr="00A51F3B">
        <w:rPr>
          <w:rFonts w:hint="cs"/>
          <w:rtl/>
        </w:rPr>
        <w:t>אח''כ</w:t>
      </w:r>
      <w:r w:rsidR="00A51F3B">
        <w:rPr>
          <w:rFonts w:hint="cs"/>
          <w:rtl/>
        </w:rPr>
        <w:t xml:space="preserve"> שערות </w:t>
      </w:r>
      <w:r w:rsidR="00B433C9" w:rsidRPr="00A51F3B">
        <w:rPr>
          <w:rtl/>
        </w:rPr>
        <w:t xml:space="preserve">- </w:t>
      </w:r>
      <w:r w:rsidR="00B433C9" w:rsidRPr="00EA6942">
        <w:rPr>
          <w:rtl/>
        </w:rPr>
        <w:t>כסריס לכל דבריו.</w:t>
      </w:r>
    </w:p>
    <w:p w14:paraId="12918AF0" w14:textId="623AB89A" w:rsidR="00B433C9" w:rsidRPr="00C35A2C" w:rsidRDefault="00B433C9" w:rsidP="007C50EB">
      <w:pPr>
        <w:rPr>
          <w:rFonts w:ascii="FontbitDavid" w:hAnsi="FontbitDavid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סימניו</w:t>
      </w:r>
      <w:r w:rsidR="00A51F3B" w:rsidRPr="00D1637C">
        <w:rPr>
          <w:rFonts w:cs="PFT_Frank"/>
          <w:b/>
          <w:bCs/>
          <w:szCs w:val="14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אין זקן, שער לקוי, בשר חלק</w:t>
      </w:r>
      <w:r w:rsidR="00A51F3B">
        <w:rPr>
          <w:rFonts w:ascii="FontbitDavid" w:hAnsi="FontbitDavid" w:hint="cs"/>
          <w:sz w:val="32"/>
          <w:rtl/>
        </w:rPr>
        <w:t>,</w:t>
      </w:r>
    </w:p>
    <w:p w14:paraId="3311DD9A" w14:textId="106FCE3F" w:rsidR="00B433C9" w:rsidRPr="00C35A2C" w:rsidRDefault="00B433C9" w:rsidP="006B73BE">
      <w:pPr>
        <w:jc w:val="center"/>
        <w:rPr>
          <w:rFonts w:ascii="FontbitDavid" w:hAnsi="FontbitDavid"/>
          <w:sz w:val="32"/>
          <w:rtl/>
        </w:rPr>
      </w:pPr>
      <w:r w:rsidRPr="00693101">
        <w:rPr>
          <w:rStyle w:val="affff5"/>
          <w:rtl/>
        </w:rPr>
        <w:t>רשב"ג:</w:t>
      </w:r>
      <w:r w:rsidRPr="00C35A2C">
        <w:rPr>
          <w:rFonts w:ascii="FontbitDavid" w:hAnsi="FontbitDavid"/>
          <w:sz w:val="32"/>
          <w:rtl/>
        </w:rPr>
        <w:t xml:space="preserve"> אין </w:t>
      </w:r>
      <w:r w:rsidR="00A51F3B">
        <w:rPr>
          <w:rFonts w:ascii="FontbitDavid" w:hAnsi="FontbitDavid" w:hint="cs"/>
          <w:sz w:val="32"/>
          <w:rtl/>
        </w:rPr>
        <w:t>ב</w:t>
      </w:r>
      <w:r w:rsidRPr="00C35A2C">
        <w:rPr>
          <w:rFonts w:ascii="FontbitDavid" w:hAnsi="FontbitDavid"/>
          <w:sz w:val="32"/>
          <w:rtl/>
        </w:rPr>
        <w:t>מימי</w:t>
      </w:r>
      <w:r w:rsidR="00A51F3B">
        <w:rPr>
          <w:rFonts w:ascii="FontbitDavid" w:hAnsi="FontbitDavid" w:hint="cs"/>
          <w:sz w:val="32"/>
          <w:rtl/>
        </w:rPr>
        <w:t xml:space="preserve"> רגליו</w:t>
      </w:r>
      <w:r w:rsidRPr="00C35A2C">
        <w:rPr>
          <w:rFonts w:ascii="FontbitDavid" w:hAnsi="FontbitDavid"/>
          <w:sz w:val="32"/>
          <w:rtl/>
        </w:rPr>
        <w:t xml:space="preserve"> רתיחות</w:t>
      </w:r>
      <w:r w:rsidR="00A51F3B">
        <w:rPr>
          <w:rFonts w:ascii="FontbitDavid" w:hAnsi="FontbitDavid" w:hint="cs"/>
          <w:sz w:val="32"/>
          <w:rtl/>
        </w:rPr>
        <w:t xml:space="preserve">,            </w:t>
      </w:r>
      <w:r w:rsidR="00A51F3B">
        <w:rPr>
          <w:rStyle w:val="affff5"/>
          <w:rFonts w:hint="cs"/>
          <w:rtl/>
        </w:rPr>
        <w:t xml:space="preserve"> </w:t>
      </w:r>
      <w:r w:rsidRPr="00693101">
        <w:rPr>
          <w:rStyle w:val="affff5"/>
          <w:rtl/>
        </w:rPr>
        <w:t>י</w:t>
      </w:r>
      <w:r w:rsidR="00177A98">
        <w:rPr>
          <w:rStyle w:val="affff5"/>
          <w:rFonts w:hint="cs"/>
          <w:rtl/>
        </w:rPr>
        <w:t>"א</w:t>
      </w:r>
      <w:r w:rsidRPr="00693101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אין </w:t>
      </w:r>
      <w:r w:rsidR="00A51F3B">
        <w:rPr>
          <w:rFonts w:ascii="FontbitDavid" w:hAnsi="FontbitDavid" w:hint="cs"/>
          <w:sz w:val="32"/>
          <w:rtl/>
        </w:rPr>
        <w:t xml:space="preserve">בהם </w:t>
      </w:r>
      <w:r w:rsidRPr="00C35A2C">
        <w:rPr>
          <w:rFonts w:ascii="FontbitDavid" w:hAnsi="FontbitDavid"/>
          <w:sz w:val="32"/>
          <w:rtl/>
        </w:rPr>
        <w:t>כיפה</w:t>
      </w:r>
      <w:r w:rsidR="00A51F3B">
        <w:rPr>
          <w:rFonts w:ascii="FontbitDavid" w:hAnsi="FontbitDavid" w:hint="cs"/>
          <w:sz w:val="32"/>
          <w:rtl/>
        </w:rPr>
        <w:t>,</w:t>
      </w:r>
    </w:p>
    <w:p w14:paraId="77989A12" w14:textId="7212FCB4" w:rsidR="00B433C9" w:rsidRPr="00C35A2C" w:rsidRDefault="00B433C9" w:rsidP="006B73BE">
      <w:pPr>
        <w:jc w:val="center"/>
        <w:rPr>
          <w:rFonts w:ascii="FontbitDavid" w:hAnsi="FontbitDavid"/>
          <w:sz w:val="32"/>
          <w:rtl/>
        </w:rPr>
      </w:pPr>
      <w:r w:rsidRPr="00693101">
        <w:rPr>
          <w:rStyle w:val="affff5"/>
          <w:rtl/>
        </w:rPr>
        <w:t>י</w:t>
      </w:r>
      <w:r w:rsidR="00177A98">
        <w:rPr>
          <w:rStyle w:val="affff5"/>
          <w:rFonts w:hint="cs"/>
          <w:rtl/>
        </w:rPr>
        <w:t>"א</w:t>
      </w:r>
      <w:r w:rsidRPr="00693101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שכבת זרעו </w:t>
      </w:r>
      <w:r w:rsidR="00A51F3B">
        <w:rPr>
          <w:rFonts w:ascii="FontbitDavid" w:hAnsi="FontbitDavid" w:hint="cs"/>
          <w:sz w:val="32"/>
          <w:rtl/>
        </w:rPr>
        <w:t>לא נקשרת,</w:t>
      </w:r>
      <w:r w:rsidR="00A51F3B">
        <w:rPr>
          <w:rStyle w:val="affff5"/>
          <w:rFonts w:hint="cs"/>
          <w:rtl/>
        </w:rPr>
        <w:t xml:space="preserve">       </w:t>
      </w:r>
      <w:r w:rsidRPr="00693101">
        <w:rPr>
          <w:rStyle w:val="affff5"/>
          <w:rtl/>
        </w:rPr>
        <w:t>י</w:t>
      </w:r>
      <w:r w:rsidR="00177A98">
        <w:rPr>
          <w:rStyle w:val="affff5"/>
          <w:rFonts w:hint="cs"/>
          <w:rtl/>
        </w:rPr>
        <w:t>"א</w:t>
      </w:r>
      <w:r w:rsidRPr="00693101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אין מימי רגליו מחמיצין</w:t>
      </w:r>
      <w:r w:rsidR="00A51F3B">
        <w:rPr>
          <w:rFonts w:ascii="FontbitDavid" w:hAnsi="FontbitDavid" w:hint="cs"/>
          <w:sz w:val="32"/>
          <w:rtl/>
        </w:rPr>
        <w:t>,</w:t>
      </w:r>
    </w:p>
    <w:p w14:paraId="345B8F50" w14:textId="7CBBD631" w:rsidR="00B433C9" w:rsidRPr="00C35A2C" w:rsidRDefault="00B433C9" w:rsidP="006B73BE">
      <w:pPr>
        <w:jc w:val="center"/>
        <w:rPr>
          <w:rFonts w:ascii="FontbitDavid" w:hAnsi="FontbitDavid"/>
          <w:sz w:val="32"/>
          <w:rtl/>
        </w:rPr>
      </w:pPr>
      <w:r w:rsidRPr="00693101">
        <w:rPr>
          <w:rStyle w:val="affff5"/>
          <w:rtl/>
        </w:rPr>
        <w:t>אחרים:</w:t>
      </w:r>
      <w:r w:rsidRPr="00C35A2C">
        <w:rPr>
          <w:rFonts w:ascii="FontbitDavid" w:hAnsi="FontbitDavid"/>
          <w:sz w:val="32"/>
          <w:rtl/>
        </w:rPr>
        <w:t xml:space="preserve"> רוחץ בימות הגשמים ואין בשרו מעלה הבל</w:t>
      </w:r>
      <w:r w:rsidR="00A51F3B">
        <w:rPr>
          <w:rFonts w:ascii="FontbitDavid" w:hAnsi="FontbitDavid" w:hint="cs"/>
          <w:sz w:val="32"/>
          <w:rtl/>
        </w:rPr>
        <w:t>,</w:t>
      </w:r>
    </w:p>
    <w:p w14:paraId="3795C3C2" w14:textId="1D731FCD" w:rsidR="00B433C9" w:rsidRPr="00C35A2C" w:rsidRDefault="00B433C9" w:rsidP="006B73BE">
      <w:pPr>
        <w:jc w:val="center"/>
        <w:rPr>
          <w:rFonts w:ascii="FontbitDavid" w:hAnsi="FontbitDavid"/>
          <w:sz w:val="32"/>
          <w:rtl/>
        </w:rPr>
      </w:pPr>
      <w:r w:rsidRPr="00693101">
        <w:rPr>
          <w:rStyle w:val="affff5"/>
          <w:rtl/>
        </w:rPr>
        <w:t>ר</w:t>
      </w:r>
      <w:r w:rsidRPr="00693101">
        <w:rPr>
          <w:rStyle w:val="affff5"/>
          <w:rFonts w:hint="cs"/>
          <w:rtl/>
        </w:rPr>
        <w:t>שב</w:t>
      </w:r>
      <w:r w:rsidRPr="00693101">
        <w:rPr>
          <w:rStyle w:val="affff5"/>
          <w:rtl/>
        </w:rPr>
        <w:t>"</w:t>
      </w:r>
      <w:r w:rsidRPr="00693101">
        <w:rPr>
          <w:rStyle w:val="affff5"/>
          <w:rFonts w:hint="cs"/>
          <w:rtl/>
        </w:rPr>
        <w:t>א</w:t>
      </w:r>
      <w:r w:rsidRPr="00693101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קולו </w:t>
      </w:r>
      <w:r w:rsidR="00A51F3B">
        <w:rPr>
          <w:rFonts w:ascii="FontbitDavid" w:hAnsi="FontbitDavid" w:hint="cs"/>
          <w:sz w:val="32"/>
          <w:rtl/>
        </w:rPr>
        <w:t>כ</w:t>
      </w:r>
      <w:r w:rsidRPr="00C35A2C">
        <w:rPr>
          <w:rFonts w:ascii="FontbitDavid" w:hAnsi="FontbitDavid"/>
          <w:sz w:val="32"/>
          <w:rtl/>
        </w:rPr>
        <w:t>אשה.</w:t>
      </w:r>
    </w:p>
    <w:p w14:paraId="16567490" w14:textId="6CEE00B0" w:rsidR="00A51F3B" w:rsidRDefault="00B433C9" w:rsidP="00A51F3B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אילונית</w:t>
      </w:r>
      <w:r w:rsidR="00A51F3B">
        <w:rPr>
          <w:rFonts w:hint="cs"/>
          <w:rtl/>
        </w:rPr>
        <w:t xml:space="preserve"> - </w:t>
      </w:r>
      <w:r w:rsidRPr="00EA6942">
        <w:rPr>
          <w:rtl/>
        </w:rPr>
        <w:t xml:space="preserve"> בת </w:t>
      </w:r>
      <w:r w:rsidR="00A51F3B">
        <w:rPr>
          <w:rFonts w:hint="cs"/>
          <w:rtl/>
        </w:rPr>
        <w:t>כ'</w:t>
      </w:r>
      <w:r w:rsidRPr="00EA6942">
        <w:rPr>
          <w:rtl/>
        </w:rPr>
        <w:t xml:space="preserve"> ולא הביאה ב' שערות,</w:t>
      </w:r>
      <w:r w:rsidR="00A51F3B" w:rsidRPr="006B73BE">
        <w:rPr>
          <w:rStyle w:val="affff8"/>
          <w:rtl/>
        </w:rPr>
        <w:t xml:space="preserve"> והביאה סימני איילונית,</w:t>
      </w:r>
      <w:r w:rsidRPr="00EA6942">
        <w:rPr>
          <w:rtl/>
        </w:rPr>
        <w:t xml:space="preserve"> </w:t>
      </w:r>
    </w:p>
    <w:p w14:paraId="644AB335" w14:textId="019D56DA" w:rsidR="00B433C9" w:rsidRPr="00EA6942" w:rsidRDefault="00B433C9" w:rsidP="006B73BE">
      <w:pPr>
        <w:jc w:val="center"/>
        <w:rPr>
          <w:rtl/>
        </w:rPr>
      </w:pPr>
      <w:r w:rsidRPr="00EA6942">
        <w:rPr>
          <w:rtl/>
        </w:rPr>
        <w:t>ו</w:t>
      </w:r>
      <w:r w:rsidR="00AB43C5">
        <w:rPr>
          <w:rtl/>
        </w:rPr>
        <w:t>אף</w:t>
      </w:r>
      <w:r w:rsidRPr="00EA6942">
        <w:rPr>
          <w:rtl/>
        </w:rPr>
        <w:t xml:space="preserve"> הביאה </w:t>
      </w:r>
      <w:r w:rsidR="00177A98">
        <w:rPr>
          <w:rFonts w:hint="cs"/>
          <w:rtl/>
        </w:rPr>
        <w:t>אח</w:t>
      </w:r>
      <w:r w:rsidR="00A51F3B">
        <w:rPr>
          <w:rFonts w:hint="cs"/>
          <w:rtl/>
        </w:rPr>
        <w:t>"</w:t>
      </w:r>
      <w:r w:rsidR="00177A98">
        <w:rPr>
          <w:rFonts w:hint="cs"/>
          <w:rtl/>
        </w:rPr>
        <w:t>כ -</w:t>
      </w:r>
      <w:r w:rsidRPr="00EA6942">
        <w:rPr>
          <w:rtl/>
        </w:rPr>
        <w:t xml:space="preserve"> כאילונית לכל דבריה.</w:t>
      </w:r>
    </w:p>
    <w:p w14:paraId="20C9F47D" w14:textId="3D187571" w:rsidR="00B433C9" w:rsidRPr="00C35A2C" w:rsidRDefault="00B433C9" w:rsidP="007C50EB">
      <w:pPr>
        <w:rPr>
          <w:rFonts w:ascii="FontbitDavid" w:hAnsi="FontbitDavid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סימניה</w:t>
      </w:r>
      <w:r w:rsidR="00A51F3B">
        <w:rPr>
          <w:rFonts w:cs="PFT_Frank" w:hint="cs"/>
          <w:b/>
          <w:bCs/>
          <w:sz w:val="14"/>
          <w:szCs w:val="14"/>
          <w:rtl/>
        </w:rPr>
        <w:t xml:space="preserve"> </w:t>
      </w:r>
      <w:r w:rsidR="00A51F3B" w:rsidRPr="006B73BE">
        <w:rPr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אין דדים, </w:t>
      </w:r>
      <w:r w:rsidR="00CC73FE">
        <w:rPr>
          <w:rFonts w:ascii="FontbitDavid" w:hAnsi="FontbitDavid"/>
          <w:sz w:val="32"/>
          <w:rtl/>
        </w:rPr>
        <w:tab/>
      </w:r>
      <w:r w:rsidR="00CC73FE">
        <w:rPr>
          <w:rFonts w:ascii="FontbitDavid" w:hAnsi="FontbitDavid"/>
          <w:sz w:val="32"/>
          <w:rtl/>
        </w:rPr>
        <w:tab/>
      </w:r>
      <w:r w:rsidR="00CC73FE">
        <w:rPr>
          <w:rFonts w:ascii="FontbitDavid" w:hAnsi="FontbitDavid"/>
          <w:sz w:val="32"/>
          <w:rtl/>
        </w:rPr>
        <w:tab/>
      </w:r>
      <w:r w:rsidR="00CC73FE">
        <w:rPr>
          <w:rFonts w:ascii="FontbitDavid" w:hAnsi="FontbitDavid"/>
          <w:sz w:val="32"/>
          <w:rtl/>
        </w:rPr>
        <w:tab/>
      </w:r>
      <w:r w:rsidR="00CC73FE">
        <w:rPr>
          <w:rFonts w:ascii="FontbitDavid" w:hAnsi="FontbitDavid"/>
          <w:sz w:val="32"/>
          <w:rtl/>
        </w:rPr>
        <w:tab/>
      </w:r>
      <w:r w:rsidR="00CC73FE">
        <w:rPr>
          <w:rFonts w:ascii="FontbitDavid" w:hAnsi="FontbitDavid"/>
          <w:sz w:val="32"/>
          <w:rtl/>
        </w:rPr>
        <w:tab/>
      </w:r>
      <w:r w:rsidR="00CC73FE">
        <w:rPr>
          <w:rFonts w:ascii="FontbitDavid" w:hAnsi="FontbitDavid"/>
          <w:sz w:val="32"/>
          <w:rtl/>
        </w:rPr>
        <w:tab/>
      </w:r>
      <w:r w:rsidR="00CC73FE">
        <w:rPr>
          <w:rFonts w:ascii="FontbitDavid" w:hAnsi="FontbitDavid"/>
          <w:sz w:val="32"/>
          <w:rtl/>
        </w:rPr>
        <w:tab/>
      </w:r>
      <w:r w:rsidR="00CC73FE">
        <w:rPr>
          <w:rFonts w:ascii="FontbitDavid" w:hAnsi="FontbitDavid"/>
          <w:sz w:val="32"/>
          <w:rtl/>
        </w:rPr>
        <w:tab/>
      </w:r>
      <w:r w:rsidR="00CC73FE">
        <w:rPr>
          <w:rFonts w:ascii="FontbitDavid" w:hAnsi="FontbitDavid"/>
          <w:sz w:val="32"/>
          <w:rtl/>
        </w:rPr>
        <w:tab/>
      </w:r>
      <w:r w:rsidR="00CC73FE">
        <w:rPr>
          <w:rFonts w:ascii="FontbitDavid" w:hAnsi="FontbitDavid"/>
          <w:sz w:val="32"/>
          <w:rtl/>
        </w:rPr>
        <w:tab/>
      </w:r>
      <w:r w:rsidR="00CC73FE">
        <w:rPr>
          <w:rFonts w:ascii="FontbitDavid" w:hAnsi="FontbitDavid"/>
          <w:sz w:val="32"/>
          <w:rtl/>
        </w:rPr>
        <w:tab/>
      </w:r>
      <w:r w:rsidRPr="00C35A2C">
        <w:rPr>
          <w:rFonts w:ascii="FontbitDavid" w:hAnsi="FontbitDavid"/>
          <w:sz w:val="32"/>
          <w:rtl/>
        </w:rPr>
        <w:t>מתקשה בתשמיש</w:t>
      </w:r>
      <w:r w:rsidR="00A51F3B">
        <w:rPr>
          <w:rFonts w:ascii="FontbitDavid" w:hAnsi="FontbitDavid" w:hint="cs"/>
          <w:sz w:val="32"/>
          <w:rtl/>
        </w:rPr>
        <w:t>,</w:t>
      </w:r>
    </w:p>
    <w:p w14:paraId="59DCE323" w14:textId="07FF366E" w:rsidR="00B433C9" w:rsidRPr="00C35A2C" w:rsidRDefault="00B433C9" w:rsidP="006B73BE">
      <w:pPr>
        <w:jc w:val="center"/>
        <w:rPr>
          <w:rFonts w:ascii="FontbitDavid" w:hAnsi="FontbitDavid"/>
          <w:rtl/>
        </w:rPr>
      </w:pPr>
      <w:r w:rsidRPr="00693101">
        <w:rPr>
          <w:rStyle w:val="affff5"/>
          <w:rFonts w:hint="cs"/>
          <w:rtl/>
        </w:rPr>
        <w:t>רשב</w:t>
      </w:r>
      <w:r w:rsidRPr="00693101">
        <w:rPr>
          <w:rStyle w:val="affff5"/>
          <w:rtl/>
        </w:rPr>
        <w:t>"</w:t>
      </w:r>
      <w:r w:rsidRPr="00693101">
        <w:rPr>
          <w:rStyle w:val="affff5"/>
          <w:rFonts w:hint="cs"/>
          <w:rtl/>
        </w:rPr>
        <w:t>ג</w:t>
      </w:r>
      <w:r w:rsidRPr="00693101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אין לה שיפולי מעים</w:t>
      </w:r>
      <w:r w:rsidR="00A51F3B">
        <w:rPr>
          <w:rFonts w:ascii="FontbitDavid" w:hAnsi="FontbitDavid" w:hint="cs"/>
          <w:sz w:val="32"/>
          <w:rtl/>
        </w:rPr>
        <w:t xml:space="preserve">,                   </w:t>
      </w:r>
      <w:r w:rsidRPr="00693101">
        <w:rPr>
          <w:rStyle w:val="affff5"/>
          <w:rFonts w:hint="cs"/>
          <w:rtl/>
        </w:rPr>
        <w:t>רשב</w:t>
      </w:r>
      <w:r w:rsidRPr="00693101">
        <w:rPr>
          <w:rStyle w:val="affff5"/>
          <w:rtl/>
        </w:rPr>
        <w:t>"</w:t>
      </w:r>
      <w:r w:rsidRPr="00693101">
        <w:rPr>
          <w:rStyle w:val="affff5"/>
          <w:rFonts w:hint="cs"/>
          <w:rtl/>
        </w:rPr>
        <w:t>א</w:t>
      </w:r>
      <w:r w:rsidRPr="00693101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קולה</w:t>
      </w:r>
      <w:r w:rsidR="00A51F3B">
        <w:rPr>
          <w:rFonts w:ascii="FontbitDavid" w:hAnsi="FontbitDavid" w:hint="cs"/>
          <w:sz w:val="32"/>
          <w:rtl/>
        </w:rPr>
        <w:t xml:space="preserve"> כ</w:t>
      </w:r>
      <w:r w:rsidRPr="00C35A2C">
        <w:rPr>
          <w:rFonts w:ascii="FontbitDavid" w:hAnsi="FontbitDavid"/>
          <w:sz w:val="32"/>
          <w:rtl/>
        </w:rPr>
        <w:t>איש.</w:t>
      </w:r>
      <w:r>
        <w:rPr>
          <w:rFonts w:ascii="FrankRuehl" w:hAnsi="FrankRuehl" w:hint="cs"/>
          <w:rtl/>
        </w:rPr>
        <w:t>׻</w:t>
      </w:r>
    </w:p>
    <w:p w14:paraId="598612B1" w14:textId="77777777" w:rsidR="00A51F3B" w:rsidRDefault="00A51F3B" w:rsidP="00B55EDF">
      <w:pPr>
        <w:rPr>
          <w:rFonts w:ascii="FontbitDavid" w:hAnsi="FontbitDavid" w:cs="PFT_Frank"/>
          <w:b/>
          <w:bCs/>
          <w:sz w:val="14"/>
          <w:szCs w:val="14"/>
          <w:rtl/>
        </w:rPr>
      </w:pPr>
    </w:p>
    <w:p w14:paraId="68C54EEB" w14:textId="105AD541" w:rsidR="00A51F3B" w:rsidRDefault="00A51F3B" w:rsidP="006B73BE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lastRenderedPageBreak/>
        <w:t>אם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הביא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ב'</w:t>
      </w:r>
      <w:r w:rsidRPr="00C35A2C">
        <w:rPr>
          <w:rFonts w:ascii="FontbitDavid" w:hAnsi="FontbitDavid"/>
          <w:sz w:val="32"/>
          <w:rtl/>
        </w:rPr>
        <w:t xml:space="preserve"> שערות בזקן </w:t>
      </w:r>
      <w:r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עד שיה</w:t>
      </w:r>
      <w:r>
        <w:rPr>
          <w:rFonts w:ascii="FontbitDavid" w:hAnsi="FontbitDavid" w:hint="cs"/>
          <w:sz w:val="32"/>
          <w:rtl/>
        </w:rPr>
        <w:t>י</w:t>
      </w:r>
      <w:r w:rsidRPr="00C35A2C">
        <w:rPr>
          <w:rFonts w:ascii="FontbitDavid" w:hAnsi="FontbitDavid" w:hint="cs"/>
          <w:sz w:val="32"/>
          <w:rtl/>
        </w:rPr>
        <w:t>ו כולן</w:t>
      </w:r>
      <w:r w:rsidR="00CC73FE">
        <w:rPr>
          <w:rFonts w:ascii="FontbitDavid" w:hAnsi="FontbitDavid" w:hint="cs"/>
          <w:sz w:val="32"/>
          <w:rtl/>
        </w:rPr>
        <w:t>.</w:t>
      </w:r>
    </w:p>
    <w:p w14:paraId="0A02A2AA" w14:textId="560D2E12" w:rsidR="00B433C9" w:rsidRPr="00C35A2C" w:rsidRDefault="00177A98" w:rsidP="00B55EDF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לא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הביא</w:t>
      </w:r>
      <w:r>
        <w:rPr>
          <w:rFonts w:ascii="FontbitDavid" w:hAnsi="FontbitDavid" w:hint="cs"/>
          <w:sz w:val="32"/>
          <w:rtl/>
        </w:rPr>
        <w:t xml:space="preserve"> - </w:t>
      </w:r>
      <w:r w:rsidR="00A51F3B">
        <w:rPr>
          <w:rStyle w:val="affff5"/>
          <w:rFonts w:hint="cs"/>
          <w:rtl/>
        </w:rPr>
        <w:t>ל</w:t>
      </w:r>
      <w:r w:rsidR="00B433C9" w:rsidRPr="00693101">
        <w:rPr>
          <w:rStyle w:val="affff5"/>
          <w:rtl/>
        </w:rPr>
        <w:t>ר</w:t>
      </w:r>
      <w:r>
        <w:rPr>
          <w:rStyle w:val="affff5"/>
          <w:rFonts w:hint="cs"/>
          <w:rtl/>
        </w:rPr>
        <w:t>"ה</w:t>
      </w:r>
      <w:r w:rsidR="00B433C9" w:rsidRPr="00693101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עד שיה</w:t>
      </w:r>
      <w:r w:rsidR="00A51F3B"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/>
          <w:sz w:val="32"/>
          <w:rtl/>
        </w:rPr>
        <w:t>ו כולם</w:t>
      </w:r>
      <w:r w:rsidR="00CC73FE">
        <w:rPr>
          <w:rFonts w:ascii="FontbitDavid" w:hAnsi="FontbitDavid" w:hint="cs"/>
          <w:sz w:val="32"/>
          <w:rtl/>
        </w:rPr>
        <w:t>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0D2E5F">
        <w:rPr>
          <w:rFonts w:ascii="FontbitDavid" w:hAnsi="FontbitDavid"/>
          <w:sz w:val="32"/>
          <w:rtl/>
        </w:rPr>
        <w:tab/>
      </w:r>
      <w:r w:rsidR="00A51F3B">
        <w:rPr>
          <w:rStyle w:val="affff5"/>
          <w:rtl/>
        </w:rPr>
        <w:tab/>
      </w:r>
      <w:r w:rsidR="00A51F3B">
        <w:rPr>
          <w:rStyle w:val="affff5"/>
          <w:rtl/>
        </w:rPr>
        <w:tab/>
      </w:r>
      <w:r w:rsidR="00A51F3B">
        <w:rPr>
          <w:rStyle w:val="affff5"/>
          <w:rtl/>
        </w:rPr>
        <w:tab/>
      </w:r>
      <w:r w:rsidR="00A51F3B" w:rsidRPr="006B73BE">
        <w:rPr>
          <w:rStyle w:val="affff5"/>
          <w:rFonts w:hint="eastAsia"/>
          <w:rtl/>
        </w:rPr>
        <w:t>ל</w:t>
      </w:r>
      <w:r w:rsidR="00B433C9" w:rsidRPr="00693101">
        <w:rPr>
          <w:rStyle w:val="affff5"/>
          <w:rtl/>
        </w:rPr>
        <w:t>ר</w:t>
      </w:r>
      <w:r>
        <w:rPr>
          <w:rStyle w:val="affff5"/>
          <w:rFonts w:hint="cs"/>
          <w:rtl/>
        </w:rPr>
        <w:t>י''ו</w:t>
      </w:r>
      <w:r w:rsidR="00B433C9" w:rsidRPr="00693101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AB43C5">
        <w:rPr>
          <w:rFonts w:ascii="FontbitDavid" w:hAnsi="FontbitDavid"/>
          <w:sz w:val="32"/>
          <w:rtl/>
        </w:rPr>
        <w:t>אף</w:t>
      </w:r>
      <w:r w:rsidR="00B433C9" w:rsidRPr="00C35A2C">
        <w:rPr>
          <w:rFonts w:ascii="FontbitDavid" w:hAnsi="FontbitDavid"/>
          <w:sz w:val="32"/>
          <w:rtl/>
        </w:rPr>
        <w:t xml:space="preserve"> אחד מהן.</w:t>
      </w:r>
    </w:p>
    <w:p w14:paraId="4187C89C" w14:textId="2FD14342" w:rsidR="00B433C9" w:rsidRPr="00C35A2C" w:rsidRDefault="00B433C9" w:rsidP="007C50EB">
      <w:pPr>
        <w:pStyle w:val="afff4"/>
        <w:rPr>
          <w:rtl/>
        </w:rPr>
      </w:pPr>
      <w:ins w:id="9921" w:author="מספור קטעי משנה" w:date="2026-10-06T06:45:58Z">
        <w:r>
          <w:rPr>
            <w:rStyle w:val="MisparKeta"/>
          </w:rPr>
          <w:t xml:space="preserve">ב. </w:t>
        </w:r>
      </w:ins>
      <w:bookmarkStart w:id="908" w:name="_Toc119173021"/>
      <w:bookmarkStart w:id="909" w:name="_Toc119230116"/>
      <w:r w:rsidRPr="00C35A2C">
        <w:rPr>
          <w:rtl/>
        </w:rPr>
        <w:t>הסריס לא חולץ ולא מייבם, וכן אילונית</w:t>
      </w:r>
      <w:r w:rsidR="00A51F3B">
        <w:rPr>
          <w:rFonts w:hint="cs"/>
          <w:rtl/>
        </w:rPr>
        <w:t>.</w:t>
      </w:r>
      <w:r w:rsidRPr="00C35A2C">
        <w:rPr>
          <w:rtl/>
        </w:rPr>
        <w:t>.</w:t>
      </w:r>
      <w:bookmarkEnd w:id="908"/>
      <w:bookmarkEnd w:id="909"/>
    </w:p>
    <w:p w14:paraId="201FA4B8" w14:textId="3C60FB95" w:rsidR="00A51F3B" w:rsidRDefault="00B433C9" w:rsidP="00B55EDF">
      <w:pPr>
        <w:rPr>
          <w:rStyle w:val="affff5"/>
          <w:rtl/>
        </w:rPr>
      </w:pPr>
      <w:r w:rsidRPr="00C35A2C">
        <w:rPr>
          <w:rFonts w:ascii="FontbitDavid" w:hAnsi="FontbitDavid"/>
          <w:sz w:val="32"/>
          <w:rtl/>
        </w:rPr>
        <w:t xml:space="preserve">סריס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דומיא</w:t>
      </w:r>
      <w:r w:rsidRPr="00C35A2C">
        <w:rPr>
          <w:rFonts w:ascii="FontbitDavid" w:hAnsi="FontbitDavid"/>
          <w:sz w:val="32"/>
          <w:rtl/>
        </w:rPr>
        <w:t xml:space="preserve"> דאילונית</w:t>
      </w:r>
      <w:r w:rsidR="00A51F3B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דבידי שמים</w:t>
      </w:r>
      <w:r w:rsidR="00A51F3B" w:rsidRPr="006B73BE">
        <w:rPr>
          <w:rStyle w:val="affff8"/>
          <w:rtl/>
        </w:rPr>
        <w:t xml:space="preserve"> </w:t>
      </w:r>
      <w:r w:rsidR="00CC73FE">
        <w:rPr>
          <w:rStyle w:val="affff8"/>
          <w:rFonts w:hint="cs"/>
          <w:rtl/>
        </w:rPr>
        <w:t>[</w:t>
      </w:r>
      <w:r w:rsidR="00A51F3B" w:rsidRPr="006B73BE">
        <w:rPr>
          <w:rStyle w:val="affff8"/>
          <w:rFonts w:hint="eastAsia"/>
          <w:rtl/>
        </w:rPr>
        <w:t>סריס</w:t>
      </w:r>
      <w:r w:rsidR="00A51F3B" w:rsidRPr="006B73BE">
        <w:rPr>
          <w:rStyle w:val="affff8"/>
          <w:rtl/>
        </w:rPr>
        <w:t xml:space="preserve"> </w:t>
      </w:r>
      <w:r w:rsidR="00A51F3B" w:rsidRPr="006B73BE">
        <w:rPr>
          <w:rStyle w:val="affff8"/>
          <w:rFonts w:hint="eastAsia"/>
          <w:rtl/>
        </w:rPr>
        <w:t>חמה</w:t>
      </w:r>
      <w:r w:rsidR="00CC73FE">
        <w:rPr>
          <w:rStyle w:val="affff8"/>
          <w:rFonts w:hint="cs"/>
          <w:rtl/>
        </w:rPr>
        <w:t>]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693101">
        <w:rPr>
          <w:rStyle w:val="affff5"/>
          <w:rFonts w:hint="cs"/>
          <w:rtl/>
        </w:rPr>
        <w:t>וסתמא כר</w:t>
      </w:r>
      <w:r w:rsidRPr="00693101">
        <w:rPr>
          <w:rStyle w:val="affff5"/>
          <w:rtl/>
        </w:rPr>
        <w:t>"</w:t>
      </w:r>
      <w:r w:rsidRPr="00693101">
        <w:rPr>
          <w:rStyle w:val="affff5"/>
          <w:rFonts w:hint="cs"/>
          <w:rtl/>
        </w:rPr>
        <w:t>ע</w:t>
      </w:r>
      <w:r w:rsidR="00A51F3B">
        <w:rPr>
          <w:rStyle w:val="affff5"/>
          <w:rFonts w:hint="cs"/>
          <w:rtl/>
        </w:rPr>
        <w:t>.</w:t>
      </w:r>
    </w:p>
    <w:p w14:paraId="2FF42D11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פא.</w:t>
      </w:r>
    </w:p>
    <w:p w14:paraId="4571BA72" w14:textId="3A8234EC" w:rsidR="00B433C9" w:rsidRPr="00C35A2C" w:rsidRDefault="00B433C9" w:rsidP="007C50EB">
      <w:pPr>
        <w:pStyle w:val="afff4"/>
        <w:rPr>
          <w:rtl/>
        </w:rPr>
      </w:pPr>
      <w:ins w:id="9922" w:author="מספור קטעי משנה" w:date="2026-10-06T06:45:58Z">
        <w:r>
          <w:rPr>
            <w:rStyle w:val="MisparKeta"/>
          </w:rPr>
          <w:t xml:space="preserve">ג. </w:t>
        </w:r>
      </w:ins>
      <w:bookmarkStart w:id="910" w:name="_Toc119173022"/>
      <w:bookmarkStart w:id="911" w:name="_Toc119230117"/>
      <w:r w:rsidRPr="00C35A2C">
        <w:rPr>
          <w:rtl/>
        </w:rPr>
        <w:t>הסריס שחלץ ליבמתו לא פסלה</w:t>
      </w:r>
      <w:r w:rsidR="00A51F3B">
        <w:rPr>
          <w:rFonts w:hint="cs"/>
          <w:rtl/>
        </w:rPr>
        <w:t xml:space="preserve">, בעלה פסלה, </w:t>
      </w:r>
      <w:r w:rsidR="00A51F3B" w:rsidRPr="006B73BE">
        <w:rPr>
          <w:rStyle w:val="affff8"/>
          <w:rFonts w:hint="eastAsia"/>
          <w:rtl/>
        </w:rPr>
        <w:t>דבעילת</w:t>
      </w:r>
      <w:r w:rsidR="00A51F3B" w:rsidRPr="006B73BE">
        <w:rPr>
          <w:rStyle w:val="affff8"/>
          <w:rtl/>
        </w:rPr>
        <w:t xml:space="preserve"> </w:t>
      </w:r>
      <w:r w:rsidR="00A51F3B" w:rsidRPr="006B73BE">
        <w:rPr>
          <w:rStyle w:val="affff8"/>
          <w:rFonts w:hint="eastAsia"/>
          <w:rtl/>
        </w:rPr>
        <w:t>זנות</w:t>
      </w:r>
      <w:r w:rsidRPr="006B73BE">
        <w:rPr>
          <w:rStyle w:val="affff8"/>
          <w:rtl/>
        </w:rPr>
        <w:t>.</w:t>
      </w:r>
      <w:bookmarkEnd w:id="910"/>
      <w:bookmarkEnd w:id="911"/>
    </w:p>
    <w:p w14:paraId="370A7604" w14:textId="6EB67ED9" w:rsidR="00B433C9" w:rsidRPr="00262A77" w:rsidRDefault="00B433C9" w:rsidP="00B55EDF">
      <w:pPr>
        <w:rPr>
          <w:rFonts w:ascii="FontbitDavid" w:hAnsi="FontbitDavid"/>
          <w:spacing w:val="-6"/>
          <w:sz w:val="32"/>
          <w:rtl/>
        </w:rPr>
      </w:pPr>
      <w:r w:rsidRPr="00262A77">
        <w:rPr>
          <w:rStyle w:val="affff5"/>
          <w:rFonts w:hint="cs"/>
          <w:spacing w:val="-6"/>
          <w:rtl/>
        </w:rPr>
        <w:t>אין ל</w:t>
      </w:r>
      <w:r w:rsidR="00A51F3B" w:rsidRPr="006B73BE">
        <w:rPr>
          <w:rStyle w:val="affff5"/>
          <w:rFonts w:hint="eastAsia"/>
          <w:rtl/>
        </w:rPr>
        <w:t>הוכיח</w:t>
      </w:r>
      <w:r w:rsidR="00A51F3B" w:rsidRPr="006B73BE">
        <w:rPr>
          <w:rStyle w:val="affff5"/>
          <w:rtl/>
        </w:rPr>
        <w:t>:</w:t>
      </w:r>
      <w:r w:rsidRPr="00262A77">
        <w:rPr>
          <w:rFonts w:ascii="FontbitDavid" w:hAnsi="FontbitDavid" w:hint="cs"/>
          <w:spacing w:val="-6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דבעלה</w:t>
      </w:r>
      <w:r w:rsidRPr="00D1637C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אחר</w:t>
      </w:r>
      <w:r w:rsidRPr="00262A77">
        <w:rPr>
          <w:rFonts w:ascii="FontbitDavid" w:hAnsi="FontbitDavid" w:hint="cs"/>
          <w:spacing w:val="-6"/>
          <w:sz w:val="32"/>
          <w:rtl/>
        </w:rPr>
        <w:t xml:space="preserve"> </w:t>
      </w:r>
      <w:r w:rsidR="00A51F3B">
        <w:rPr>
          <w:rFonts w:ascii="FontbitDavid" w:hAnsi="FontbitDavid" w:hint="cs"/>
          <w:spacing w:val="-6"/>
          <w:sz w:val="32"/>
          <w:rtl/>
        </w:rPr>
        <w:t>כשרה,</w:t>
      </w:r>
      <w:r w:rsidRPr="00262A77">
        <w:rPr>
          <w:rFonts w:ascii="FontbitDavid" w:hAnsi="FontbitDavid" w:hint="cs"/>
          <w:spacing w:val="-6"/>
          <w:sz w:val="32"/>
          <w:rtl/>
        </w:rPr>
        <w:t xml:space="preserve"> </w:t>
      </w:r>
      <w:r w:rsidRPr="00262A77">
        <w:rPr>
          <w:rStyle w:val="affff5"/>
          <w:rFonts w:hint="cs"/>
          <w:spacing w:val="-6"/>
          <w:rtl/>
        </w:rPr>
        <w:t>ול</w:t>
      </w:r>
      <w:r w:rsidR="00A51F3B">
        <w:rPr>
          <w:rStyle w:val="affff5"/>
          <w:rFonts w:hint="cs"/>
          <w:spacing w:val="-6"/>
          <w:rtl/>
        </w:rPr>
        <w:t>א</w:t>
      </w:r>
      <w:r w:rsidRPr="00262A77">
        <w:rPr>
          <w:rStyle w:val="affff5"/>
          <w:rFonts w:hint="cs"/>
          <w:spacing w:val="-6"/>
          <w:rtl/>
        </w:rPr>
        <w:t xml:space="preserve"> </w:t>
      </w:r>
      <w:r w:rsidR="00A51F3B">
        <w:rPr>
          <w:rStyle w:val="affff5"/>
          <w:rFonts w:hint="cs"/>
          <w:spacing w:val="-6"/>
          <w:rtl/>
        </w:rPr>
        <w:t>כר"</w:t>
      </w:r>
      <w:r w:rsidRPr="00262A77">
        <w:rPr>
          <w:rStyle w:val="affff5"/>
          <w:rFonts w:hint="cs"/>
          <w:spacing w:val="-6"/>
          <w:rtl/>
        </w:rPr>
        <w:t>ה</w:t>
      </w:r>
      <w:r w:rsidRPr="00262A77">
        <w:rPr>
          <w:rFonts w:ascii="FontbitDavid" w:hAnsi="FontbitDavid" w:hint="cs"/>
          <w:spacing w:val="-6"/>
          <w:sz w:val="32"/>
          <w:rtl/>
        </w:rPr>
        <w:t xml:space="preserve"> ד</w:t>
      </w:r>
      <w:r w:rsidR="00A51F3B">
        <w:rPr>
          <w:rFonts w:ascii="FontbitDavid" w:hAnsi="FontbitDavid" w:hint="cs"/>
          <w:spacing w:val="-6"/>
          <w:sz w:val="32"/>
          <w:rtl/>
        </w:rPr>
        <w:t>ב</w:t>
      </w:r>
      <w:r w:rsidRPr="00262A77">
        <w:rPr>
          <w:rFonts w:ascii="FontbitDavid" w:hAnsi="FontbitDavid" w:hint="cs"/>
          <w:spacing w:val="-6"/>
          <w:sz w:val="32"/>
          <w:rtl/>
        </w:rPr>
        <w:t>זינתה פסולה ליבמה</w:t>
      </w:r>
      <w:r w:rsidR="00A51F3B">
        <w:rPr>
          <w:rFonts w:ascii="FontbitDavid" w:hAnsi="FontbitDavid" w:hint="cs"/>
          <w:spacing w:val="-6"/>
          <w:sz w:val="32"/>
          <w:rtl/>
        </w:rPr>
        <w:t>!</w:t>
      </w:r>
    </w:p>
    <w:p w14:paraId="275E3FB0" w14:textId="13019C32" w:rsidR="00B433C9" w:rsidRDefault="00B433C9" w:rsidP="006B73BE">
      <w:pPr>
        <w:pStyle w:val="afffc"/>
        <w:numPr>
          <w:ilvl w:val="0"/>
          <w:numId w:val="10"/>
        </w:numPr>
        <w:rPr>
          <w:rtl/>
        </w:rPr>
      </w:pPr>
      <w:r w:rsidRPr="00693101">
        <w:rPr>
          <w:rStyle w:val="affff5"/>
          <w:rFonts w:hint="cs"/>
          <w:rtl/>
        </w:rPr>
        <w:t xml:space="preserve">דתנא </w:t>
      </w:r>
      <w:r w:rsidRPr="00FF3D4F">
        <w:rPr>
          <w:rFonts w:hint="cs"/>
          <w:rtl/>
        </w:rPr>
        <w:t>ב</w:t>
      </w:r>
      <w:r w:rsidR="0097152B">
        <w:rPr>
          <w:rFonts w:hint="cs"/>
          <w:rtl/>
        </w:rPr>
        <w:t>ו</w:t>
      </w:r>
      <w:r w:rsidRPr="00FF3D4F">
        <w:rPr>
          <w:rFonts w:hint="cs"/>
          <w:rtl/>
        </w:rPr>
        <w:t xml:space="preserve"> </w:t>
      </w:r>
      <w:r w:rsidR="00A51F3B">
        <w:rPr>
          <w:rFonts w:hint="cs"/>
          <w:rtl/>
        </w:rPr>
        <w:t>אגב רישא</w:t>
      </w:r>
      <w:r w:rsidR="00A51F3B" w:rsidRPr="006B73BE">
        <w:rPr>
          <w:rStyle w:val="affff8"/>
          <w:rtl/>
        </w:rPr>
        <w:t xml:space="preserve"> [</w:t>
      </w:r>
      <w:r w:rsidR="00A51F3B" w:rsidRPr="00A07384">
        <w:rPr>
          <w:rStyle w:val="affff8"/>
          <w:rFonts w:cs="PFT_Frank" w:hint="eastAsia"/>
          <w:b/>
          <w:bCs/>
          <w:szCs w:val="10"/>
          <w:rtl/>
        </w:rPr>
        <w:t>שחלץ</w:t>
      </w:r>
      <w:r w:rsidR="00A51F3B" w:rsidRPr="006B73BE">
        <w:rPr>
          <w:rStyle w:val="affff8"/>
          <w:rtl/>
        </w:rPr>
        <w:t>..].</w:t>
      </w:r>
    </w:p>
    <w:p w14:paraId="44388B74" w14:textId="32AD9085" w:rsidR="00B433C9" w:rsidRPr="00C35A2C" w:rsidRDefault="00B433C9" w:rsidP="007C50EB">
      <w:pPr>
        <w:pStyle w:val="afff4"/>
        <w:rPr>
          <w:rtl/>
        </w:rPr>
      </w:pPr>
      <w:ins w:id="9923" w:author="מספור קטעי משנה" w:date="2026-10-06T06:45:58Z">
        <w:r>
          <w:rPr>
            <w:rStyle w:val="MisparKeta"/>
          </w:rPr>
          <w:t xml:space="preserve">ג. </w:t>
        </w:r>
      </w:ins>
      <w:bookmarkStart w:id="912" w:name="_Toc119173023"/>
      <w:bookmarkStart w:id="913" w:name="_Toc119230118"/>
      <w:r w:rsidRPr="00C35A2C">
        <w:rPr>
          <w:rtl/>
        </w:rPr>
        <w:t xml:space="preserve">איילונית שחלצו לה אחין </w:t>
      </w:r>
      <w:r w:rsidR="00A51F3B">
        <w:rPr>
          <w:rFonts w:hint="cs"/>
          <w:rtl/>
        </w:rPr>
        <w:t xml:space="preserve">לא פסלוה, בעלוה פסלוה, </w:t>
      </w:r>
      <w:r w:rsidR="00A51F3B" w:rsidRPr="006B73BE">
        <w:rPr>
          <w:rStyle w:val="affff8"/>
          <w:rFonts w:hint="eastAsia"/>
          <w:rtl/>
        </w:rPr>
        <w:t>דזנות</w:t>
      </w:r>
      <w:r w:rsidR="00A51F3B" w:rsidRPr="006B73BE">
        <w:rPr>
          <w:rStyle w:val="affff8"/>
          <w:rtl/>
        </w:rPr>
        <w:t>.</w:t>
      </w:r>
      <w:bookmarkEnd w:id="912"/>
      <w:bookmarkEnd w:id="913"/>
    </w:p>
    <w:p w14:paraId="484ACA6A" w14:textId="1E77EAFF" w:rsidR="00B433C9" w:rsidRPr="00C35A2C" w:rsidRDefault="00A51F3B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משמע: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לא בעלוה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כשרה 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5"/>
          <w:rFonts w:hint="cs"/>
          <w:rtl/>
        </w:rPr>
        <w:t>ו</w:t>
      </w:r>
      <w:r w:rsidR="00B433C9" w:rsidRPr="00693101">
        <w:rPr>
          <w:rStyle w:val="affff5"/>
          <w:rFonts w:hint="cs"/>
          <w:rtl/>
        </w:rPr>
        <w:t>לא כר</w:t>
      </w:r>
      <w:r w:rsidR="00B433C9" w:rsidRPr="00693101">
        <w:rPr>
          <w:rStyle w:val="affff5"/>
          <w:rtl/>
        </w:rPr>
        <w:t>"</w:t>
      </w:r>
      <w:r w:rsidR="00B433C9" w:rsidRPr="00693101">
        <w:rPr>
          <w:rStyle w:val="affff5"/>
          <w:rFonts w:hint="cs"/>
          <w:rtl/>
        </w:rPr>
        <w:t>י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ד'</w:t>
      </w:r>
      <w:r w:rsidR="00B433C9" w:rsidRPr="00C35A2C">
        <w:rPr>
          <w:rFonts w:ascii="FontbitDavid" w:hAnsi="FontbitDavid" w:hint="cs"/>
          <w:sz w:val="32"/>
          <w:rtl/>
        </w:rPr>
        <w:t>איילונית זונה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78442636" w14:textId="67850103" w:rsidR="00B433C9" w:rsidRPr="00C35A2C" w:rsidRDefault="00B433C9" w:rsidP="00615A60">
      <w:pPr>
        <w:pStyle w:val="aff2"/>
        <w:rPr>
          <w:rtl/>
        </w:rPr>
      </w:pPr>
      <w:r w:rsidRPr="00615A60">
        <w:rPr>
          <w:rFonts w:hint="cs"/>
          <w:rtl/>
        </w:rPr>
        <w:t>׹</w:t>
      </w:r>
    </w:p>
    <w:p>
      <w:pPr>
        <w:pStyle w:val="MishnaBatzad"/>
        <w:rPr>
          <w:ins w:id="20533" w:author="קלוד" w:date="2026-10-06T10:10:48Z"/>
        </w:rPr>
      </w:pPr>
      <w:ins w:id="20532" w:author="קלוד" w:date="2026-10-06T10:10:48Z">
        <w:r>
          <w:t xml:space="preserve">משנה ו</w:t>
        </w:r>
      </w:ins>
    </w:p>
    <w:p w14:paraId="2A008459" w14:textId="77777777" w:rsidR="00B433C9" w:rsidRPr="00C35A2C" w:rsidRDefault="00B433C9" w:rsidP="006B73BE">
      <w:pPr>
        <w:pStyle w:val="affc"/>
        <w:rPr>
          <w:rtl/>
        </w:rPr>
      </w:pPr>
      <w:bookmarkStart w:id="914" w:name="_Toc119173024"/>
      <w:bookmarkStart w:id="915" w:name="_Toc119230119"/>
      <w:r w:rsidRPr="008147DD">
        <w:rPr>
          <w:rStyle w:val="affffc"/>
          <w:rtl/>
        </w:rPr>
        <w:t>סריס חמה</w:t>
      </w:r>
      <w:bookmarkEnd w:id="914"/>
      <w:bookmarkEnd w:id="915"/>
      <w:r w:rsidRPr="008147DD">
        <w:rPr>
          <w:rStyle w:val="affffc"/>
          <w:rtl/>
        </w:rPr>
        <w:t xml:space="preserve"> </w:t>
      </w:r>
      <w:r w:rsidRPr="00C35A2C">
        <w:rPr>
          <w:rtl/>
        </w:rPr>
        <w:t>כהן שנשא בת ישראל - מאכילה בתרומה.</w:t>
      </w:r>
    </w:p>
    <w:p w14:paraId="70E2207F" w14:textId="3E140936" w:rsidR="00B433C9" w:rsidRPr="00177A98" w:rsidRDefault="00B433C9" w:rsidP="007C50EB">
      <w:pPr>
        <w:pStyle w:val="affc"/>
        <w:rPr>
          <w:rtl/>
        </w:rPr>
      </w:pPr>
      <w:r w:rsidRPr="004C3FCB">
        <w:rPr>
          <w:rStyle w:val="affffa"/>
          <w:rtl/>
        </w:rPr>
        <w:t>ריו</w:t>
      </w:r>
      <w:r w:rsidR="00A53641">
        <w:rPr>
          <w:rStyle w:val="affffa"/>
          <w:rFonts w:hint="cs"/>
          <w:rtl/>
        </w:rPr>
        <w:t>"ס</w:t>
      </w:r>
      <w:r w:rsidRPr="004C3FCB">
        <w:rPr>
          <w:rStyle w:val="affffa"/>
          <w:rtl/>
        </w:rPr>
        <w:t xml:space="preserve"> ור"ש</w:t>
      </w:r>
      <w:r w:rsidR="00A53641">
        <w:rPr>
          <w:rStyle w:val="affffa"/>
          <w:rFonts w:hint="cs"/>
          <w:rtl/>
        </w:rPr>
        <w:t>:</w:t>
      </w:r>
      <w:r w:rsidRPr="00177A98">
        <w:rPr>
          <w:rtl/>
        </w:rPr>
        <w:t xml:space="preserve"> </w:t>
      </w:r>
      <w:r w:rsidRPr="004C3FCB">
        <w:rPr>
          <w:b/>
          <w:bCs/>
          <w:rtl/>
        </w:rPr>
        <w:t>אנדרוגינוס</w:t>
      </w:r>
      <w:r w:rsidRPr="00177A98">
        <w:rPr>
          <w:rtl/>
        </w:rPr>
        <w:t xml:space="preserve"> כהן שנשא בת ישראל </w:t>
      </w:r>
      <w:r w:rsidR="00A53641">
        <w:rPr>
          <w:rFonts w:hint="cs"/>
          <w:rtl/>
        </w:rPr>
        <w:t xml:space="preserve">- </w:t>
      </w:r>
      <w:r w:rsidRPr="00177A98">
        <w:rPr>
          <w:rtl/>
        </w:rPr>
        <w:t>מאכילה.</w:t>
      </w:r>
    </w:p>
    <w:p w14:paraId="2E05A3FF" w14:textId="1E57118B" w:rsidR="00B433C9" w:rsidRPr="004C3FCB" w:rsidRDefault="004C3FCB" w:rsidP="007C50EB">
      <w:pPr>
        <w:pStyle w:val="affc"/>
        <w:rPr>
          <w:spacing w:val="6"/>
          <w:rtl/>
        </w:rPr>
      </w:pPr>
      <w:r w:rsidRPr="004C3FCB">
        <w:rPr>
          <w:rStyle w:val="affffa"/>
          <w:spacing w:val="6"/>
          <w:rtl/>
        </w:rPr>
        <w:t>ר</w:t>
      </w:r>
      <w:r w:rsidR="00A53641">
        <w:rPr>
          <w:rStyle w:val="affffa"/>
          <w:rFonts w:hint="cs"/>
          <w:spacing w:val="6"/>
          <w:rtl/>
        </w:rPr>
        <w:t>"</w:t>
      </w:r>
      <w:r>
        <w:rPr>
          <w:rStyle w:val="affffa"/>
          <w:spacing w:val="6"/>
          <w:rtl/>
        </w:rPr>
        <w:t xml:space="preserve">י</w:t>
      </w:r>
      <w:del w:id="41016" w:author="Claude" w:date="2026-10-07T09:24:50Z">
        <w:r>
          <w:rPr>
            <w:rStyle w:val="affffa"/>
            <w:spacing w:val="6"/>
            <w:rtl/>
          </w:rPr>
          <w:delText xml:space="preserve"> </w:delText>
        </w:r>
      </w:del>
      <w:r w:rsidR="00B433C9" w:rsidRPr="004C3FCB">
        <w:rPr>
          <w:rStyle w:val="affffa"/>
          <w:spacing w:val="6"/>
          <w:rtl/>
        </w:rPr>
        <w:t>:</w:t>
      </w:r>
      <w:r w:rsidR="00B433C9" w:rsidRPr="004C3FCB">
        <w:rPr>
          <w:spacing w:val="6"/>
          <w:rtl/>
        </w:rPr>
        <w:t xml:space="preserve"> </w:t>
      </w:r>
      <w:r w:rsidR="00B433C9" w:rsidRPr="004C3FCB">
        <w:rPr>
          <w:b/>
          <w:bCs/>
          <w:spacing w:val="6"/>
          <w:rtl/>
        </w:rPr>
        <w:t>טומטום</w:t>
      </w:r>
      <w:r w:rsidR="00B433C9" w:rsidRPr="004C3FCB">
        <w:rPr>
          <w:spacing w:val="6"/>
          <w:rtl/>
        </w:rPr>
        <w:t xml:space="preserve"> שנקרע ונמצא זכר </w:t>
      </w:r>
      <w:r w:rsidR="00A53641">
        <w:rPr>
          <w:rFonts w:hint="cs"/>
          <w:spacing w:val="6"/>
          <w:rtl/>
        </w:rPr>
        <w:t xml:space="preserve">- </w:t>
      </w:r>
      <w:r w:rsidR="00B433C9" w:rsidRPr="004C3FCB">
        <w:rPr>
          <w:spacing w:val="6"/>
          <w:rtl/>
        </w:rPr>
        <w:t>לא יחלוץ, שהוא כסריס.</w:t>
      </w:r>
    </w:p>
    <w:p w14:paraId="29712ADB" w14:textId="163D605F" w:rsidR="00B433C9" w:rsidRPr="00C35A2C" w:rsidRDefault="008147DD" w:rsidP="007C50EB">
      <w:pPr>
        <w:pStyle w:val="affc"/>
        <w:rPr>
          <w:rtl/>
        </w:rPr>
      </w:pPr>
      <w:r>
        <w:rPr>
          <w:rFonts w:hint="cs"/>
          <w:b/>
          <w:bCs/>
          <w:rtl/>
        </w:rPr>
        <w:t xml:space="preserve">     </w:t>
      </w:r>
      <w:r w:rsidR="00B433C9" w:rsidRPr="004C3FCB">
        <w:rPr>
          <w:b/>
          <w:bCs/>
          <w:rtl/>
        </w:rPr>
        <w:t>אנדרוגינוס</w:t>
      </w:r>
      <w:r w:rsidR="00B433C9" w:rsidRPr="00C35A2C">
        <w:rPr>
          <w:rtl/>
        </w:rPr>
        <w:t xml:space="preserve"> </w:t>
      </w:r>
      <w:r w:rsidR="0015122F">
        <w:rPr>
          <w:rFonts w:hint="cs"/>
          <w:rtl/>
        </w:rPr>
        <w:t xml:space="preserve">- </w:t>
      </w:r>
      <w:r w:rsidR="00B433C9" w:rsidRPr="00C35A2C">
        <w:rPr>
          <w:rtl/>
        </w:rPr>
        <w:t>נושא</w:t>
      </w:r>
      <w:r w:rsidR="00A53641">
        <w:rPr>
          <w:rFonts w:hint="cs"/>
          <w:rtl/>
        </w:rPr>
        <w:t>,</w:t>
      </w:r>
      <w:r w:rsidR="00B433C9" w:rsidRPr="00C35A2C">
        <w:rPr>
          <w:rtl/>
        </w:rPr>
        <w:t xml:space="preserve"> </w:t>
      </w:r>
      <w:r w:rsidR="00A53641">
        <w:rPr>
          <w:rFonts w:hint="cs"/>
          <w:rtl/>
        </w:rPr>
        <w:t>ו</w:t>
      </w:r>
      <w:r w:rsidR="00B433C9" w:rsidRPr="00C35A2C">
        <w:rPr>
          <w:rtl/>
        </w:rPr>
        <w:t>לא נישא</w:t>
      </w:r>
      <w:r w:rsidR="00A53641">
        <w:rPr>
          <w:rFonts w:hint="cs"/>
          <w:rtl/>
        </w:rPr>
        <w:t>.</w:t>
      </w:r>
    </w:p>
    <w:p w14:paraId="7585D664" w14:textId="53F81A62" w:rsidR="00B433C9" w:rsidRPr="00C35A2C" w:rsidRDefault="00B433C9" w:rsidP="007C50EB">
      <w:pPr>
        <w:pStyle w:val="affc"/>
        <w:rPr>
          <w:rtl/>
        </w:rPr>
      </w:pPr>
      <w:r w:rsidRPr="004C3FCB">
        <w:rPr>
          <w:rStyle w:val="affffa"/>
          <w:rtl/>
        </w:rPr>
        <w:t>ר</w:t>
      </w:r>
      <w:r w:rsidR="00A53641">
        <w:rPr>
          <w:rStyle w:val="affffa"/>
          <w:rFonts w:hint="cs"/>
          <w:rtl/>
        </w:rPr>
        <w:t>"</w:t>
      </w:r>
      <w:r w:rsidRPr="004C3FCB">
        <w:rPr>
          <w:rStyle w:val="affffa"/>
          <w:rtl/>
        </w:rPr>
        <w:t>א</w:t>
      </w:r>
      <w:r w:rsidR="00A53641">
        <w:rPr>
          <w:rStyle w:val="affffa"/>
          <w:rFonts w:hint="cs"/>
          <w:rtl/>
        </w:rPr>
        <w:t>:</w:t>
      </w:r>
      <w:r w:rsidRPr="00C35A2C">
        <w:rPr>
          <w:rtl/>
        </w:rPr>
        <w:t xml:space="preserve"> </w:t>
      </w:r>
      <w:r w:rsidRPr="004C3FCB">
        <w:rPr>
          <w:b/>
          <w:bCs/>
          <w:rtl/>
        </w:rPr>
        <w:t>אנדרוגינוס</w:t>
      </w:r>
      <w:r w:rsidRPr="00C35A2C">
        <w:rPr>
          <w:rtl/>
        </w:rPr>
        <w:t xml:space="preserve"> - חייבין עליו סקילה כזכר.</w:t>
      </w:r>
    </w:p>
    <w:p w14:paraId="5AE9439A" w14:textId="1116B7A3" w:rsidR="00B433C9" w:rsidRPr="000978D6" w:rsidRDefault="00B433C9" w:rsidP="00B55EDF">
      <w:pPr>
        <w:rPr>
          <w:rFonts w:ascii="FontbitDavid" w:hAnsi="FontbitDavid" w:cs="Guttman Vilna"/>
          <w:spacing w:val="-2"/>
          <w:sz w:val="32"/>
          <w:rtl/>
        </w:rPr>
      </w:pPr>
      <w:bookmarkStart w:id="916" w:name="_Toc119173025"/>
      <w:bookmarkStart w:id="917" w:name="_Toc119230120"/>
      <w:r w:rsidRPr="006B73BE">
        <w:rPr>
          <w:rStyle w:val="afff5"/>
          <w:rFonts w:hint="eastAsia"/>
          <w:rtl/>
        </w:rPr>
        <w:t>סריס</w:t>
      </w:r>
      <w:r w:rsidRPr="006B73BE">
        <w:rPr>
          <w:rStyle w:val="afff5"/>
          <w:rtl/>
        </w:rPr>
        <w:t xml:space="preserve"> </w:t>
      </w:r>
      <w:r w:rsidRPr="006B73BE">
        <w:rPr>
          <w:rStyle w:val="afff5"/>
          <w:rFonts w:hint="eastAsia"/>
          <w:rtl/>
        </w:rPr>
        <w:t>חמה</w:t>
      </w:r>
      <w:r w:rsidR="00A53641">
        <w:rPr>
          <w:rStyle w:val="afff5"/>
          <w:rFonts w:hint="cs"/>
          <w:rtl/>
        </w:rPr>
        <w:t xml:space="preserve"> כהן מאכיל.</w:t>
      </w:r>
      <w:bookmarkEnd w:id="916"/>
      <w:bookmarkEnd w:id="917"/>
      <w:r w:rsidR="00A53641">
        <w:rPr>
          <w:rStyle w:val="affff5"/>
          <w:rFonts w:hint="cs"/>
          <w:rtl/>
        </w:rPr>
        <w:t xml:space="preserve"> </w:t>
      </w:r>
      <w:r w:rsidRPr="00693101">
        <w:rPr>
          <w:rStyle w:val="affff5"/>
          <w:rFonts w:hint="cs"/>
          <w:rtl/>
        </w:rPr>
        <w:t>ו</w:t>
      </w:r>
      <w:r w:rsidR="00A53641">
        <w:rPr>
          <w:rStyle w:val="affff5"/>
          <w:rFonts w:hint="cs"/>
          <w:rtl/>
        </w:rPr>
        <w:t>א</w:t>
      </w:r>
      <w:r w:rsidR="0015122F">
        <w:rPr>
          <w:rStyle w:val="affff5"/>
          <w:rFonts w:hint="cs"/>
          <w:rtl/>
        </w:rPr>
        <w:t>ין אומרים</w:t>
      </w:r>
      <w:r w:rsidR="00A53641">
        <w:rPr>
          <w:rFonts w:hint="cs"/>
          <w:spacing w:val="-2"/>
          <w:rtl/>
        </w:rPr>
        <w:t>:</w:t>
      </w:r>
      <w:r w:rsidRPr="000978D6">
        <w:rPr>
          <w:rFonts w:hint="cs"/>
          <w:spacing w:val="-2"/>
          <w:rtl/>
        </w:rPr>
        <w:t xml:space="preserve"> </w:t>
      </w:r>
      <w:r w:rsidR="00A53641">
        <w:rPr>
          <w:rFonts w:hint="cs"/>
          <w:spacing w:val="-2"/>
          <w:rtl/>
        </w:rPr>
        <w:t>'</w:t>
      </w:r>
      <w:r w:rsidRPr="000978D6">
        <w:rPr>
          <w:spacing w:val="-2"/>
          <w:rtl/>
        </w:rPr>
        <w:t>שאינו מוליד</w:t>
      </w:r>
      <w:r w:rsidR="00A53641">
        <w:rPr>
          <w:rFonts w:hint="cs"/>
          <w:spacing w:val="-2"/>
          <w:rtl/>
        </w:rPr>
        <w:t>'</w:t>
      </w:r>
      <w:r w:rsidRPr="000978D6">
        <w:rPr>
          <w:spacing w:val="-2"/>
          <w:rtl/>
        </w:rPr>
        <w:t xml:space="preserve"> אינו מאכיל</w:t>
      </w:r>
      <w:r w:rsidR="00A53641">
        <w:rPr>
          <w:rFonts w:hint="cs"/>
          <w:spacing w:val="-2"/>
          <w:rtl/>
        </w:rPr>
        <w:t>.</w:t>
      </w:r>
    </w:p>
    <w:p w14:paraId="60534C94" w14:textId="26EDB92B" w:rsidR="00B433C9" w:rsidRPr="00C35A2C" w:rsidRDefault="00B433C9" w:rsidP="007C50EB">
      <w:pPr>
        <w:pStyle w:val="afff4"/>
        <w:rPr>
          <w:rtl/>
        </w:rPr>
      </w:pPr>
      <w:ins w:id="9925" w:author="מספור קטעי משנה" w:date="2026-10-06T06:45:58Z">
        <w:r>
          <w:rPr>
            <w:rStyle w:val="MisparKeta"/>
          </w:rPr>
          <w:t xml:space="preserve">ג. </w:t>
        </w:r>
      </w:ins>
      <w:bookmarkStart w:id="918" w:name="_Toc119173026"/>
      <w:bookmarkStart w:id="919" w:name="_Toc119230121"/>
      <w:r w:rsidRPr="000167CA">
        <w:rPr>
          <w:rStyle w:val="afffff0"/>
          <w:rtl/>
        </w:rPr>
        <w:t>ריו</w:t>
      </w:r>
      <w:r w:rsidR="00A53641" w:rsidRPr="000167CA">
        <w:rPr>
          <w:rStyle w:val="afffff0"/>
          <w:rtl/>
        </w:rPr>
        <w:t>"</w:t>
      </w:r>
      <w:r w:rsidRPr="000167CA">
        <w:rPr>
          <w:rStyle w:val="afffff0"/>
          <w:rtl/>
        </w:rPr>
        <w:t>ס ור</w:t>
      </w:r>
      <w:r w:rsidR="00A53641" w:rsidRPr="000167CA">
        <w:rPr>
          <w:rStyle w:val="afffff0"/>
          <w:rtl/>
        </w:rPr>
        <w:t>"</w:t>
      </w:r>
      <w:r w:rsidRPr="000167CA">
        <w:rPr>
          <w:rStyle w:val="afffff0"/>
          <w:rtl/>
        </w:rPr>
        <w:t>ש:</w:t>
      </w:r>
      <w:r w:rsidRPr="00C35A2C">
        <w:rPr>
          <w:rtl/>
        </w:rPr>
        <w:t xml:space="preserve"> אנדרוגינוס</w:t>
      </w:r>
      <w:r w:rsidR="00A53641">
        <w:rPr>
          <w:rFonts w:hint="cs"/>
          <w:rtl/>
        </w:rPr>
        <w:t xml:space="preserve"> כהן מאכיל.</w:t>
      </w:r>
      <w:bookmarkEnd w:id="918"/>
      <w:bookmarkEnd w:id="919"/>
    </w:p>
    <w:p w14:paraId="6CAF1686" w14:textId="3FAE1949" w:rsidR="00A53641" w:rsidRPr="006B73BE" w:rsidRDefault="00A53641" w:rsidP="00615A60">
      <w:pPr>
        <w:pStyle w:val="affff2"/>
        <w:rPr>
          <w:rtl/>
        </w:rPr>
      </w:pPr>
      <w:bookmarkStart w:id="920" w:name="_Toc119173027"/>
      <w:bookmarkStart w:id="921" w:name="_Toc119230122"/>
      <w:r w:rsidRPr="006B73BE">
        <w:rPr>
          <w:rFonts w:hint="eastAsia"/>
          <w:rtl/>
        </w:rPr>
        <w:t>מה</w:t>
      </w:r>
      <w:r w:rsidRPr="006B73BE">
        <w:rPr>
          <w:rtl/>
        </w:rPr>
        <w:t xml:space="preserve"> הטעם שמאכיל, אף שלכאורה </w:t>
      </w:r>
      <w:r>
        <w:rPr>
          <w:rFonts w:hint="cs"/>
          <w:rtl/>
        </w:rPr>
        <w:t>'</w:t>
      </w:r>
      <w:r w:rsidRPr="006B73BE">
        <w:rPr>
          <w:rFonts w:hint="eastAsia"/>
          <w:rtl/>
        </w:rPr>
        <w:t>ספק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אשה</w:t>
      </w:r>
      <w:r>
        <w:rPr>
          <w:rFonts w:hint="cs"/>
          <w:rtl/>
        </w:rPr>
        <w:t>'</w:t>
      </w:r>
      <w:r w:rsidRPr="006B73BE">
        <w:rPr>
          <w:rtl/>
        </w:rPr>
        <w:t xml:space="preserve"> הוא</w:t>
      </w:r>
      <w:bookmarkEnd w:id="920"/>
      <w:bookmarkEnd w:id="921"/>
    </w:p>
    <w:p w14:paraId="529CA7CE" w14:textId="6B9B286E" w:rsidR="00A53641" w:rsidRDefault="00B433C9" w:rsidP="00B55EDF">
      <w:pPr>
        <w:rPr>
          <w:rFonts w:ascii="FontbitDavid" w:hAnsi="FontbitDavid"/>
          <w:sz w:val="32"/>
          <w:rtl/>
        </w:rPr>
      </w:pPr>
      <w:r w:rsidRPr="00693101">
        <w:rPr>
          <w:rStyle w:val="affff5"/>
          <w:rtl/>
        </w:rPr>
        <w:t>ר"ל: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מאכיל בתרומה</w:t>
      </w:r>
      <w:r w:rsidR="00A53641">
        <w:rPr>
          <w:rStyle w:val="affff8"/>
          <w:rFonts w:hint="cs"/>
          <w:rtl/>
        </w:rPr>
        <w:t>,</w:t>
      </w:r>
      <w:r w:rsidR="00A53641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ו</w:t>
      </w:r>
      <w:r w:rsidR="00A53641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>א</w:t>
      </w:r>
      <w:r w:rsidR="00A53641">
        <w:rPr>
          <w:rFonts w:ascii="FontbitDavid" w:hAnsi="FontbitDavid" w:hint="cs"/>
          <w:sz w:val="32"/>
          <w:rtl/>
        </w:rPr>
        <w:t xml:space="preserve"> ב</w:t>
      </w:r>
      <w:r w:rsidRPr="00C35A2C">
        <w:rPr>
          <w:rFonts w:ascii="FontbitDavid" w:hAnsi="FontbitDavid"/>
          <w:sz w:val="32"/>
          <w:rtl/>
        </w:rPr>
        <w:t>חזה ושוק,</w:t>
      </w:r>
      <w:r w:rsidR="00A53641" w:rsidRPr="006B73BE">
        <w:rPr>
          <w:rStyle w:val="affff8"/>
          <w:rtl/>
        </w:rPr>
        <w:t xml:space="preserve"> </w:t>
      </w:r>
      <w:r w:rsidR="00A53641" w:rsidRPr="006B73BE">
        <w:rPr>
          <w:rStyle w:val="affff8"/>
          <w:rFonts w:hint="eastAsia"/>
          <w:rtl/>
        </w:rPr>
        <w:t>ד</w:t>
      </w:r>
      <w:r w:rsidR="00A53641" w:rsidRPr="00A53641">
        <w:rPr>
          <w:rStyle w:val="affff8"/>
          <w:rFonts w:hint="cs"/>
          <w:rtl/>
        </w:rPr>
        <w:t>'</w:t>
      </w:r>
      <w:r w:rsidR="00A53641" w:rsidRPr="006B73BE">
        <w:rPr>
          <w:rStyle w:val="affff8"/>
          <w:rFonts w:hint="eastAsia"/>
          <w:rtl/>
        </w:rPr>
        <w:t>ספק</w:t>
      </w:r>
      <w:r w:rsidR="00A53641">
        <w:rPr>
          <w:rStyle w:val="affff8"/>
          <w:rFonts w:hint="cs"/>
          <w:rtl/>
        </w:rPr>
        <w:t xml:space="preserve"> נקבה'</w:t>
      </w:r>
      <w:r w:rsidR="00A53641" w:rsidRPr="00A53641">
        <w:rPr>
          <w:rStyle w:val="affff8"/>
          <w:rFonts w:hint="cs"/>
          <w:rtl/>
        </w:rPr>
        <w:t>.</w:t>
      </w:r>
    </w:p>
    <w:p w14:paraId="76ADB85B" w14:textId="56EF88AE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693101">
        <w:rPr>
          <w:rStyle w:val="affff5"/>
          <w:rtl/>
        </w:rPr>
        <w:t>ר</w:t>
      </w:r>
      <w:r w:rsidRPr="00693101">
        <w:rPr>
          <w:rStyle w:val="affff5"/>
          <w:rFonts w:hint="cs"/>
          <w:rtl/>
        </w:rPr>
        <w:t>י</w:t>
      </w:r>
      <w:r w:rsidRPr="00693101">
        <w:rPr>
          <w:rStyle w:val="affff5"/>
          <w:rtl/>
        </w:rPr>
        <w:t>"</w:t>
      </w:r>
      <w:r w:rsidRPr="00693101">
        <w:rPr>
          <w:rStyle w:val="affff5"/>
          <w:rFonts w:hint="cs"/>
          <w:rtl/>
        </w:rPr>
        <w:t>ו</w:t>
      </w:r>
      <w:r w:rsidRPr="00693101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אף בחזה ושוק</w:t>
      </w:r>
      <w:r w:rsidR="00A53641">
        <w:rPr>
          <w:rFonts w:ascii="FontbitDavid" w:hAnsi="FontbitDavid" w:hint="cs"/>
          <w:sz w:val="32"/>
          <w:rtl/>
        </w:rPr>
        <w:t xml:space="preserve">, </w:t>
      </w:r>
      <w:r w:rsidR="00A53641" w:rsidRPr="006B73BE">
        <w:rPr>
          <w:rStyle w:val="affff8"/>
          <w:rFonts w:hint="eastAsia"/>
          <w:rtl/>
        </w:rPr>
        <w:t>ד</w:t>
      </w:r>
      <w:r w:rsidR="00A53641">
        <w:rPr>
          <w:rStyle w:val="affff8"/>
          <w:rFonts w:hint="cs"/>
          <w:rtl/>
        </w:rPr>
        <w:t>'</w:t>
      </w:r>
      <w:r w:rsidR="00A53641" w:rsidRPr="006B73BE">
        <w:rPr>
          <w:rStyle w:val="affff8"/>
          <w:rFonts w:hint="eastAsia"/>
          <w:rtl/>
        </w:rPr>
        <w:t>ודאי</w:t>
      </w:r>
      <w:r w:rsidR="00A53641" w:rsidRPr="006B73BE">
        <w:rPr>
          <w:rStyle w:val="affff8"/>
          <w:rtl/>
        </w:rPr>
        <w:t xml:space="preserve"> </w:t>
      </w:r>
      <w:r w:rsidR="00A53641" w:rsidRPr="006B73BE">
        <w:rPr>
          <w:rStyle w:val="affff8"/>
          <w:rFonts w:hint="eastAsia"/>
          <w:rtl/>
        </w:rPr>
        <w:t>זכר</w:t>
      </w:r>
      <w:r w:rsidR="00A53641">
        <w:rPr>
          <w:rStyle w:val="affff8"/>
          <w:rFonts w:hint="cs"/>
          <w:rtl/>
        </w:rPr>
        <w:t xml:space="preserve">' </w:t>
      </w:r>
      <w:r w:rsidR="00A53641" w:rsidRPr="006B73BE">
        <w:rPr>
          <w:rStyle w:val="affff5"/>
          <w:rFonts w:hint="eastAsia"/>
          <w:rtl/>
        </w:rPr>
        <w:t>לשיטתם</w:t>
      </w:r>
      <w:r w:rsidR="00A53641" w:rsidRPr="006B73BE">
        <w:rPr>
          <w:rStyle w:val="affff8"/>
          <w:rtl/>
        </w:rPr>
        <w:t>.</w:t>
      </w:r>
    </w:p>
    <w:p w14:paraId="01867F29" w14:textId="09D8D5B1" w:rsidR="00B433C9" w:rsidRDefault="00B433C9" w:rsidP="00B55EDF">
      <w:pPr>
        <w:rPr>
          <w:rFonts w:ascii="FontbitDavid" w:hAnsi="FontbitDavid"/>
          <w:sz w:val="32"/>
          <w:rtl/>
        </w:rPr>
      </w:pPr>
      <w:r w:rsidRPr="00693101">
        <w:rPr>
          <w:rStyle w:val="affff5"/>
          <w:rtl/>
        </w:rPr>
        <w:t>ו</w:t>
      </w:r>
      <w:r w:rsidRPr="00693101">
        <w:rPr>
          <w:rStyle w:val="affff5"/>
          <w:rFonts w:hint="cs"/>
          <w:rtl/>
        </w:rPr>
        <w:t>ר</w:t>
      </w:r>
      <w:r w:rsidRPr="00693101">
        <w:rPr>
          <w:rStyle w:val="affff5"/>
          <w:rtl/>
        </w:rPr>
        <w:t>"</w:t>
      </w:r>
      <w:r w:rsidRPr="00693101">
        <w:rPr>
          <w:rStyle w:val="affff5"/>
          <w:rFonts w:hint="cs"/>
          <w:rtl/>
        </w:rPr>
        <w:t>ל</w:t>
      </w:r>
      <w:r w:rsidR="00A53641">
        <w:rPr>
          <w:rStyle w:val="affff5"/>
          <w:rFonts w:hint="cs"/>
          <w:rtl/>
        </w:rPr>
        <w:t xml:space="preserve"> ה"ק: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 xml:space="preserve">בתרומה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בזמן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הזה</w:t>
      </w:r>
      <w:r w:rsidRPr="00C35A2C">
        <w:rPr>
          <w:rFonts w:ascii="FontbitDavid" w:hAnsi="FontbitDavid" w:hint="cs"/>
          <w:sz w:val="32"/>
          <w:rtl/>
        </w:rPr>
        <w:t xml:space="preserve"> דרבנן, </w:t>
      </w:r>
      <w:r w:rsidR="00A53641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 w:hint="cs"/>
          <w:sz w:val="32"/>
          <w:rtl/>
        </w:rPr>
        <w:t xml:space="preserve">לא </w:t>
      </w:r>
      <w:r w:rsidR="00A53641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בזמן</w:t>
      </w:r>
      <w:r w:rsidRPr="00C35A2C">
        <w:rPr>
          <w:rFonts w:ascii="FontbitDavid" w:hAnsi="FontbitDavid" w:hint="cs"/>
          <w:sz w:val="32"/>
          <w:rtl/>
        </w:rPr>
        <w:t xml:space="preserve"> ח</w:t>
      </w:r>
      <w:r w:rsidR="00A53641">
        <w:rPr>
          <w:rFonts w:ascii="FontbitDavid" w:hAnsi="FontbitDavid" w:hint="cs"/>
          <w:sz w:val="32"/>
          <w:rtl/>
        </w:rPr>
        <w:t>זה ושוק -</w:t>
      </w:r>
      <w:r w:rsidRPr="00C35A2C">
        <w:rPr>
          <w:rFonts w:ascii="FontbitDavid" w:hAnsi="FontbitDavid" w:hint="cs"/>
          <w:sz w:val="32"/>
          <w:rtl/>
        </w:rPr>
        <w:t xml:space="preserve"> </w:t>
      </w:r>
    </w:p>
    <w:p w14:paraId="1FC9045D" w14:textId="12C85469" w:rsidR="00B433C9" w:rsidRDefault="00A53641" w:rsidP="00A53641">
      <w:pPr>
        <w:rPr>
          <w:rFonts w:ascii="FontbitDavid" w:hAnsi="FontbitDavid"/>
          <w:sz w:val="32"/>
          <w:rtl/>
        </w:rPr>
      </w:pP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 w:rsidR="00AB43C5">
        <w:rPr>
          <w:rFonts w:ascii="FontbitDavid" w:hAnsi="FontbitDavid" w:hint="cs"/>
          <w:sz w:val="32"/>
          <w:rtl/>
        </w:rPr>
        <w:t>אף</w:t>
      </w:r>
      <w:r w:rsidR="00B433C9" w:rsidRPr="00C35A2C">
        <w:rPr>
          <w:rFonts w:ascii="FontbitDavid" w:hAnsi="FontbitDavid" w:hint="cs"/>
          <w:sz w:val="32"/>
          <w:rtl/>
        </w:rPr>
        <w:t xml:space="preserve"> בתרומה דרבנן</w:t>
      </w:r>
      <w:r w:rsidRPr="006B73BE">
        <w:rPr>
          <w:rStyle w:val="affff8"/>
          <w:rtl/>
        </w:rPr>
        <w:t xml:space="preserve"> דפירות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אטו</w:t>
      </w:r>
      <w:r w:rsidR="00B433C9" w:rsidRPr="00C35A2C">
        <w:rPr>
          <w:rFonts w:ascii="FontbitDavid" w:hAnsi="FontbitDavid" w:hint="cs"/>
          <w:sz w:val="32"/>
          <w:rtl/>
        </w:rPr>
        <w:t xml:space="preserve"> תרומה דאורייתא</w:t>
      </w:r>
      <w:r w:rsidR="002041A0" w:rsidRPr="006B73BE">
        <w:rPr>
          <w:rStyle w:val="affff8"/>
          <w:rtl/>
        </w:rPr>
        <w:t xml:space="preserve"> וכ"ש חו"ש.</w:t>
      </w:r>
    </w:p>
    <w:p w14:paraId="4419BBD8" w14:textId="66D0ED69" w:rsidR="00B433C9" w:rsidRPr="004C3FCB" w:rsidRDefault="00B433C9" w:rsidP="00A53641">
      <w:pPr>
        <w:rPr>
          <w:rStyle w:val="affff8"/>
          <w:rtl/>
        </w:rPr>
      </w:pPr>
      <w:r w:rsidRPr="00693101">
        <w:rPr>
          <w:rStyle w:val="affff5"/>
          <w:rFonts w:hint="cs"/>
          <w:rtl/>
        </w:rPr>
        <w:lastRenderedPageBreak/>
        <w:t>ו</w:t>
      </w:r>
      <w:r w:rsidR="002041A0">
        <w:rPr>
          <w:rStyle w:val="affff5"/>
          <w:rFonts w:hint="cs"/>
          <w:rtl/>
        </w:rPr>
        <w:t xml:space="preserve">מוכיח </w:t>
      </w:r>
      <w:r w:rsidR="009415E6">
        <w:rPr>
          <w:rStyle w:val="affff5"/>
          <w:rFonts w:hint="cs"/>
          <w:rtl/>
        </w:rPr>
        <w:t xml:space="preserve">ר"ל </w:t>
      </w:r>
      <w:r w:rsidR="002041A0">
        <w:rPr>
          <w:rStyle w:val="affff5"/>
          <w:rFonts w:hint="cs"/>
          <w:rtl/>
        </w:rPr>
        <w:t>דבזה"ז דרבנן</w:t>
      </w:r>
      <w:r w:rsidR="00693101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4C3FCB">
        <w:rPr>
          <w:rFonts w:ascii="FontbitDavid" w:hAnsi="FontbitDavid" w:hint="cs"/>
          <w:sz w:val="32"/>
          <w:rtl/>
        </w:rPr>
        <w:t>ד</w:t>
      </w:r>
      <w:r w:rsidR="009415E6">
        <w:rPr>
          <w:rFonts w:ascii="FontbitDavid" w:hAnsi="FontbitDavid" w:hint="cs"/>
          <w:sz w:val="32"/>
          <w:rtl/>
        </w:rPr>
        <w:t>'</w:t>
      </w:r>
      <w:r w:rsidR="004C3FCB">
        <w:rPr>
          <w:rFonts w:ascii="FontbitDavid" w:hAnsi="FontbitDavid" w:hint="cs"/>
          <w:sz w:val="32"/>
          <w:rtl/>
        </w:rPr>
        <w:t>עיגול</w:t>
      </w:r>
      <w:r w:rsidR="004C3FCB" w:rsidRPr="004C3FCB">
        <w:rPr>
          <w:rStyle w:val="affff8"/>
          <w:rFonts w:hint="cs"/>
          <w:rtl/>
        </w:rPr>
        <w:t xml:space="preserve"> דבילה </w:t>
      </w:r>
      <w:r w:rsidR="004C3FCB" w:rsidRPr="006B73BE">
        <w:rPr>
          <w:rFonts w:hint="eastAsia"/>
          <w:rtl/>
        </w:rPr>
        <w:t>במאה</w:t>
      </w:r>
      <w:r w:rsidRPr="006B73BE">
        <w:rPr>
          <w:rtl/>
        </w:rPr>
        <w:t xml:space="preserve"> ע</w:t>
      </w:r>
      <w:r w:rsidRPr="00C35A2C">
        <w:rPr>
          <w:rFonts w:ascii="FontbitDavid" w:hAnsi="FontbitDavid" w:hint="cs"/>
          <w:sz w:val="32"/>
          <w:rtl/>
        </w:rPr>
        <w:t>יגולים עולה</w:t>
      </w:r>
      <w:r w:rsidR="009415E6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4C3FCB">
        <w:rPr>
          <w:rStyle w:val="affff8"/>
          <w:rFonts w:hint="cs"/>
          <w:rtl/>
        </w:rPr>
        <w:t>בטל</w:t>
      </w:r>
      <w:r w:rsidR="002041A0">
        <w:rPr>
          <w:rStyle w:val="affff8"/>
          <w:rFonts w:hint="cs"/>
          <w:rtl/>
        </w:rPr>
        <w:t>.</w:t>
      </w:r>
    </w:p>
    <w:p w14:paraId="441878E0" w14:textId="7830C53C" w:rsidR="002041A0" w:rsidRDefault="00B433C9" w:rsidP="00B55EDF">
      <w:pPr>
        <w:rPr>
          <w:rStyle w:val="affff8"/>
          <w:rtl/>
        </w:rPr>
      </w:pPr>
      <w:r w:rsidRPr="00693101">
        <w:rPr>
          <w:rStyle w:val="affff5"/>
          <w:rFonts w:hint="cs"/>
          <w:rtl/>
        </w:rPr>
        <w:t>ו</w:t>
      </w:r>
      <w:r w:rsidR="002041A0">
        <w:rPr>
          <w:rStyle w:val="affff5"/>
          <w:rFonts w:hint="cs"/>
          <w:rtl/>
        </w:rPr>
        <w:t xml:space="preserve">ענהו </w:t>
      </w:r>
      <w:r w:rsidRPr="00693101">
        <w:rPr>
          <w:rStyle w:val="affff5"/>
          <w:rFonts w:hint="cs"/>
          <w:rtl/>
        </w:rPr>
        <w:t>רי</w:t>
      </w:r>
      <w:r w:rsidRPr="00693101">
        <w:rPr>
          <w:rStyle w:val="affff5"/>
          <w:rtl/>
        </w:rPr>
        <w:t>"</w:t>
      </w:r>
      <w:r w:rsidRPr="00693101">
        <w:rPr>
          <w:rStyle w:val="affff5"/>
          <w:rFonts w:hint="cs"/>
          <w:rtl/>
        </w:rPr>
        <w:t>ו</w:t>
      </w:r>
      <w:r w:rsidR="009415E6">
        <w:rPr>
          <w:rStyle w:val="affff5"/>
          <w:rFonts w:hint="cs"/>
          <w:rtl/>
        </w:rPr>
        <w:t xml:space="preserve"> דדאורייתא</w:t>
      </w:r>
      <w:r w:rsidRPr="00693101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9415E6">
        <w:rPr>
          <w:rFonts w:ascii="FontbitDavid" w:hAnsi="FontbitDavid" w:hint="cs"/>
          <w:sz w:val="32"/>
          <w:rtl/>
        </w:rPr>
        <w:t>ש</w:t>
      </w:r>
      <w:r w:rsidR="002041A0">
        <w:rPr>
          <w:rFonts w:ascii="FontbitDavid" w:hAnsi="FontbitDavid" w:hint="cs"/>
          <w:sz w:val="32"/>
          <w:rtl/>
        </w:rPr>
        <w:t xml:space="preserve">גם </w:t>
      </w:r>
      <w:r w:rsidR="009415E6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חתיכה בחתיכות</w:t>
      </w:r>
      <w:r w:rsidR="002041A0" w:rsidRPr="006B73BE">
        <w:rPr>
          <w:rStyle w:val="affff8"/>
          <w:rtl/>
        </w:rPr>
        <w:t xml:space="preserve"> </w:t>
      </w:r>
      <w:r w:rsidR="002041A0" w:rsidRPr="006B73BE">
        <w:rPr>
          <w:rStyle w:val="affff8"/>
          <w:rFonts w:hint="eastAsia"/>
          <w:rtl/>
        </w:rPr>
        <w:t>דאורייתא</w:t>
      </w:r>
      <w:r w:rsidR="002041A0">
        <w:rPr>
          <w:rFonts w:ascii="FontbitDavid" w:hAnsi="FontbitDavid" w:hint="cs"/>
          <w:sz w:val="32"/>
          <w:rtl/>
        </w:rPr>
        <w:t xml:space="preserve"> עולה</w:t>
      </w:r>
      <w:r w:rsidR="009415E6">
        <w:rPr>
          <w:rFonts w:ascii="FontbitDavid" w:hAnsi="FontbitDavid" w:hint="cs"/>
          <w:sz w:val="32"/>
          <w:rtl/>
        </w:rPr>
        <w:t>'</w:t>
      </w:r>
      <w:r w:rsidR="002041A0" w:rsidRPr="006B73BE">
        <w:rPr>
          <w:rStyle w:val="affff8"/>
          <w:rtl/>
        </w:rPr>
        <w:t xml:space="preserve"> </w:t>
      </w:r>
      <w:r w:rsidR="009415E6">
        <w:rPr>
          <w:rStyle w:val="affff8"/>
          <w:rFonts w:hint="cs"/>
          <w:rtl/>
        </w:rPr>
        <w:t>לקמן</w:t>
      </w:r>
      <w:r w:rsidRPr="006B73BE">
        <w:rPr>
          <w:rStyle w:val="affff8"/>
          <w:rtl/>
        </w:rPr>
        <w:t>,</w:t>
      </w:r>
    </w:p>
    <w:p w14:paraId="5FC5B94B" w14:textId="680B3B44" w:rsidR="002041A0" w:rsidRDefault="00B433C9" w:rsidP="006B73BE">
      <w:pPr>
        <w:ind w:left="226" w:firstLine="113"/>
        <w:rPr>
          <w:rStyle w:val="affff5"/>
          <w:rtl/>
        </w:rPr>
      </w:pPr>
      <w:r w:rsidRPr="00C35A2C">
        <w:rPr>
          <w:rFonts w:ascii="FontbitDavid" w:hAnsi="FontbitDavid" w:hint="cs"/>
          <w:sz w:val="32"/>
          <w:rtl/>
        </w:rPr>
        <w:t>ו</w:t>
      </w:r>
      <w:r w:rsidR="009415E6">
        <w:rPr>
          <w:rFonts w:ascii="FontbitDavid" w:hAnsi="FontbitDavid" w:hint="cs"/>
          <w:sz w:val="32"/>
          <w:rtl/>
        </w:rPr>
        <w:t>משום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2041A0">
        <w:rPr>
          <w:rFonts w:ascii="FontbitDavid" w:hAnsi="FontbitDavid" w:hint="cs"/>
          <w:sz w:val="32"/>
          <w:rtl/>
        </w:rPr>
        <w:t xml:space="preserve">שאינו 'דבר שבמנין' </w:t>
      </w:r>
      <w:r w:rsidR="002041A0" w:rsidRPr="00D1637C">
        <w:rPr>
          <w:rFonts w:cs="PFT_Frank" w:hint="eastAsia"/>
          <w:b/>
          <w:bCs/>
          <w:szCs w:val="14"/>
          <w:rtl/>
        </w:rPr>
        <w:t>ד</w:t>
      </w:r>
      <w:r w:rsidR="002041A0" w:rsidRPr="00D1637C">
        <w:rPr>
          <w:rFonts w:cs="PFT_Frank" w:hint="cs"/>
          <w:b/>
          <w:bCs/>
          <w:szCs w:val="14"/>
          <w:rtl/>
        </w:rPr>
        <w:t>'</w:t>
      </w:r>
      <w:r w:rsidR="002041A0" w:rsidRPr="00D1637C">
        <w:rPr>
          <w:rFonts w:cs="PFT_Frank" w:hint="eastAsia"/>
          <w:b/>
          <w:bCs/>
          <w:szCs w:val="14"/>
          <w:rtl/>
        </w:rPr>
        <w:t>את</w:t>
      </w:r>
      <w:r w:rsidRPr="00C35A2C">
        <w:rPr>
          <w:rFonts w:ascii="FontbitDavid" w:hAnsi="FontbitDavid" w:hint="cs"/>
          <w:sz w:val="32"/>
          <w:rtl/>
        </w:rPr>
        <w:t xml:space="preserve"> שדרכו לימנות</w:t>
      </w:r>
      <w:r w:rsidR="002041A0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2041A0" w:rsidRPr="006B73BE">
        <w:rPr>
          <w:rStyle w:val="affff5"/>
          <w:rFonts w:hint="eastAsia"/>
          <w:rtl/>
        </w:rPr>
        <w:t>שנינו</w:t>
      </w:r>
      <w:r w:rsidR="002041A0">
        <w:rPr>
          <w:rStyle w:val="affff5"/>
          <w:rFonts w:hint="cs"/>
          <w:rtl/>
        </w:rPr>
        <w:t>!</w:t>
      </w:r>
    </w:p>
    <w:p w14:paraId="2E8E828F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פא:</w:t>
      </w:r>
    </w:p>
    <w:p w14:paraId="725D6300" w14:textId="41431C44" w:rsidR="001E730D" w:rsidRDefault="00B433C9" w:rsidP="001E730D">
      <w:pPr>
        <w:rPr>
          <w:rFonts w:ascii="FontbitDavid" w:hAnsi="FontbitDavid"/>
          <w:sz w:val="32"/>
          <w:rtl/>
        </w:rPr>
      </w:pPr>
      <w:r w:rsidRPr="00693101">
        <w:rPr>
          <w:rStyle w:val="affff5"/>
          <w:rtl/>
        </w:rPr>
        <w:t>דתנן:</w:t>
      </w:r>
      <w:r w:rsidRPr="00C35A2C">
        <w:rPr>
          <w:rFonts w:ascii="FontbitDavid" w:hAnsi="FontbitDavid"/>
          <w:sz w:val="32"/>
          <w:rtl/>
        </w:rPr>
        <w:t xml:space="preserve"> חבילי תלתן של כלאי הכרם </w:t>
      </w:r>
      <w:r w:rsidR="001E730D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>נתערבו באחרות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1E730D">
        <w:rPr>
          <w:rFonts w:ascii="FontbitDavid" w:hAnsi="FontbitDavid" w:hint="cs"/>
          <w:sz w:val="32"/>
          <w:rtl/>
        </w:rPr>
        <w:t>-</w:t>
      </w:r>
    </w:p>
    <w:p w14:paraId="4F297281" w14:textId="6BA5B260" w:rsidR="00B433C9" w:rsidRPr="00C35A2C" w:rsidRDefault="00B433C9" w:rsidP="006B73BE">
      <w:pPr>
        <w:ind w:left="226" w:firstLine="113"/>
        <w:rPr>
          <w:rFonts w:ascii="FontbitDavid" w:hAnsi="FontbitDavid"/>
          <w:sz w:val="32"/>
          <w:rtl/>
        </w:rPr>
      </w:pPr>
      <w:r w:rsidRPr="00693101">
        <w:rPr>
          <w:rStyle w:val="affff5"/>
          <w:rFonts w:hint="cs"/>
          <w:rtl/>
        </w:rPr>
        <w:t>לר</w:t>
      </w:r>
      <w:r w:rsidRPr="00693101">
        <w:rPr>
          <w:rStyle w:val="affff5"/>
          <w:rtl/>
        </w:rPr>
        <w:t>"</w:t>
      </w:r>
      <w:r w:rsidRPr="00693101">
        <w:rPr>
          <w:rStyle w:val="affff5"/>
          <w:rFonts w:hint="cs"/>
          <w:rtl/>
        </w:rPr>
        <w:t>מ</w:t>
      </w:r>
      <w:r w:rsidRPr="00C35A2C">
        <w:rPr>
          <w:rFonts w:ascii="FontbitDavid" w:hAnsi="FontbitDavid"/>
          <w:sz w:val="32"/>
          <w:rtl/>
        </w:rPr>
        <w:t xml:space="preserve"> ידלקו, </w:t>
      </w:r>
      <w:r w:rsidR="00EF7618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ד</w:t>
      </w:r>
      <w:r w:rsidR="00EF7618">
        <w:rPr>
          <w:rFonts w:ascii="FontbitDavid" w:hAnsi="FontbitDavid" w:hint="cs"/>
          <w:sz w:val="32"/>
          <w:rtl/>
        </w:rPr>
        <w:t>.. ש</w:t>
      </w:r>
      <w:r w:rsidRPr="00C35A2C">
        <w:rPr>
          <w:rFonts w:ascii="FontbitDavid" w:hAnsi="FontbitDavid" w:hint="cs"/>
          <w:sz w:val="32"/>
          <w:rtl/>
        </w:rPr>
        <w:t>דרכו לימנות מקדש</w:t>
      </w:r>
      <w:r w:rsidR="00EF2B24">
        <w:rPr>
          <w:rFonts w:ascii="FontbitDavid" w:hAnsi="FontbitDavid" w:hint="cs"/>
          <w:sz w:val="32"/>
          <w:rtl/>
        </w:rPr>
        <w:t>'</w:t>
      </w:r>
      <w:r w:rsidR="001E730D">
        <w:rPr>
          <w:rFonts w:ascii="FontbitDavid" w:hAnsi="FontbitDavid" w:hint="cs"/>
          <w:sz w:val="32"/>
          <w:rtl/>
        </w:rPr>
        <w:t xml:space="preserve"> </w:t>
      </w:r>
      <w:r w:rsidR="001E730D" w:rsidRPr="006B73BE">
        <w:rPr>
          <w:rStyle w:val="affff8"/>
          <w:rFonts w:hint="eastAsia"/>
          <w:rtl/>
        </w:rPr>
        <w:t>ול</w:t>
      </w:r>
      <w:r w:rsidRPr="006B73BE">
        <w:rPr>
          <w:rStyle w:val="affff8"/>
          <w:rFonts w:hint="eastAsia"/>
          <w:rtl/>
        </w:rPr>
        <w:t>א</w:t>
      </w:r>
      <w:r w:rsidRPr="006B73BE">
        <w:rPr>
          <w:rStyle w:val="affff8"/>
          <w:rtl/>
        </w:rPr>
        <w:t xml:space="preserve"> בטל</w:t>
      </w:r>
      <w:r w:rsidR="001E730D">
        <w:rPr>
          <w:rStyle w:val="affff8"/>
          <w:rFonts w:hint="cs"/>
          <w:rtl/>
        </w:rPr>
        <w:t>,</w:t>
      </w:r>
    </w:p>
    <w:p w14:paraId="128055B4" w14:textId="05F1C4B5" w:rsidR="001E730D" w:rsidRDefault="00B433C9" w:rsidP="006B73BE">
      <w:pPr>
        <w:ind w:left="226" w:firstLine="113"/>
        <w:rPr>
          <w:rFonts w:ascii="FontbitDavid" w:hAnsi="FontbitDavid"/>
          <w:spacing w:val="-2"/>
          <w:sz w:val="32"/>
          <w:rtl/>
        </w:rPr>
      </w:pPr>
      <w:r w:rsidRPr="00693101">
        <w:rPr>
          <w:rStyle w:val="affff5"/>
          <w:rFonts w:hint="cs"/>
          <w:rtl/>
        </w:rPr>
        <w:t>ו</w:t>
      </w:r>
      <w:r w:rsidR="001E730D">
        <w:rPr>
          <w:rStyle w:val="affff5"/>
          <w:rFonts w:hint="cs"/>
          <w:rtl/>
        </w:rPr>
        <w:t>ל</w:t>
      </w:r>
      <w:r w:rsidRPr="00693101">
        <w:rPr>
          <w:rStyle w:val="affff5"/>
          <w:rFonts w:hint="cs"/>
          <w:rtl/>
        </w:rPr>
        <w:t>חכ</w:t>
      </w:r>
      <w:r w:rsidR="001E730D">
        <w:rPr>
          <w:rStyle w:val="affff5"/>
          <w:rFonts w:hint="cs"/>
          <w:rtl/>
        </w:rPr>
        <w:t>מים</w:t>
      </w:r>
      <w:r w:rsidRPr="00C35A2C">
        <w:rPr>
          <w:rFonts w:ascii="FontbitDavid" w:hAnsi="FontbitDavid"/>
          <w:sz w:val="32"/>
          <w:rtl/>
        </w:rPr>
        <w:t xml:space="preserve"> </w:t>
      </w:r>
      <w:r w:rsidR="001E730D">
        <w:rPr>
          <w:rFonts w:ascii="FontbitDavid" w:hAnsi="FontbitDavid" w:hint="cs"/>
          <w:sz w:val="32"/>
          <w:rtl/>
        </w:rPr>
        <w:t>רק</w:t>
      </w:r>
      <w:r w:rsidRPr="00C35A2C">
        <w:rPr>
          <w:rFonts w:ascii="FontbitDavid" w:hAnsi="FontbitDavid"/>
          <w:sz w:val="32"/>
          <w:rtl/>
        </w:rPr>
        <w:t xml:space="preserve"> ששה דברים,</w:t>
      </w:r>
      <w:r w:rsidR="001E730D">
        <w:rPr>
          <w:rStyle w:val="affff5"/>
          <w:rFonts w:hint="cs"/>
          <w:rtl/>
        </w:rPr>
        <w:t xml:space="preserve"> ול</w:t>
      </w:r>
      <w:r w:rsidR="004C3FCB">
        <w:rPr>
          <w:rStyle w:val="affff5"/>
          <w:rtl/>
        </w:rPr>
        <w:t>ר"ע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6B73BE">
        <w:rPr>
          <w:rtl/>
        </w:rPr>
        <w:t>שבעה</w:t>
      </w:r>
      <w:r w:rsidR="001E730D">
        <w:rPr>
          <w:rFonts w:hint="cs"/>
          <w:rtl/>
        </w:rPr>
        <w:t>.</w:t>
      </w:r>
      <w:r w:rsidR="00693101">
        <w:rPr>
          <w:rFonts w:ascii="FontbitDavid" w:hAnsi="FontbitDavid" w:hint="cs"/>
          <w:spacing w:val="-2"/>
          <w:sz w:val="32"/>
          <w:rtl/>
        </w:rPr>
        <w:t xml:space="preserve"> </w:t>
      </w:r>
    </w:p>
    <w:p w14:paraId="027297E5" w14:textId="76D77D46" w:rsidR="00B433C9" w:rsidRPr="00EA6942" w:rsidRDefault="00B433C9" w:rsidP="00B55EDF">
      <w:pPr>
        <w:rPr>
          <w:rFonts w:ascii="FontbitDavid" w:hAnsi="FontbitDavid"/>
          <w:spacing w:val="-6"/>
          <w:sz w:val="32"/>
          <w:rtl/>
        </w:rPr>
      </w:pPr>
      <w:r w:rsidRPr="00693101">
        <w:rPr>
          <w:rStyle w:val="affff5"/>
          <w:rFonts w:hint="cs"/>
          <w:rtl/>
        </w:rPr>
        <w:t>ו</w:t>
      </w:r>
      <w:r w:rsidR="001E730D">
        <w:rPr>
          <w:rStyle w:val="affff5"/>
          <w:rFonts w:hint="cs"/>
          <w:rtl/>
        </w:rPr>
        <w:t>א</w:t>
      </w:r>
      <w:r w:rsidRPr="00693101">
        <w:rPr>
          <w:rStyle w:val="affff5"/>
          <w:rFonts w:hint="cs"/>
          <w:rtl/>
        </w:rPr>
        <w:t>רי</w:t>
      </w:r>
      <w:r w:rsidRPr="00693101">
        <w:rPr>
          <w:rStyle w:val="affff5"/>
          <w:rtl/>
        </w:rPr>
        <w:t>"</w:t>
      </w:r>
      <w:r w:rsidRPr="00693101">
        <w:rPr>
          <w:rStyle w:val="affff5"/>
          <w:rFonts w:hint="cs"/>
          <w:rtl/>
        </w:rPr>
        <w:t>ו</w:t>
      </w:r>
      <w:r w:rsidRPr="00693101">
        <w:rPr>
          <w:rStyle w:val="affff5"/>
          <w:rtl/>
        </w:rPr>
        <w:t>:</w:t>
      </w:r>
      <w:r w:rsidRPr="00EA6942">
        <w:rPr>
          <w:rFonts w:ascii="FontbitDavid" w:hAnsi="FontbitDavid"/>
          <w:spacing w:val="-6"/>
          <w:sz w:val="32"/>
          <w:rtl/>
        </w:rPr>
        <w:t xml:space="preserve"> </w:t>
      </w:r>
      <w:r w:rsidR="001E730D" w:rsidRPr="006B73BE">
        <w:rPr>
          <w:rtl/>
        </w:rPr>
        <w:t>'</w:t>
      </w:r>
      <w:r w:rsidRPr="00D1637C">
        <w:rPr>
          <w:rFonts w:cs="PFT_Frank"/>
          <w:b/>
          <w:bCs/>
          <w:szCs w:val="14"/>
          <w:rtl/>
        </w:rPr>
        <w:t>את</w:t>
      </w:r>
      <w:r w:rsidRPr="00EA6942">
        <w:rPr>
          <w:rFonts w:ascii="FontbitDavid" w:hAnsi="FontbitDavid"/>
          <w:spacing w:val="-6"/>
          <w:sz w:val="32"/>
          <w:rtl/>
        </w:rPr>
        <w:t xml:space="preserve"> שדרכו לימנות</w:t>
      </w:r>
      <w:r w:rsidR="001E730D">
        <w:rPr>
          <w:rFonts w:ascii="FontbitDavid" w:hAnsi="FontbitDavid" w:hint="cs"/>
          <w:spacing w:val="-6"/>
          <w:sz w:val="32"/>
          <w:rtl/>
        </w:rPr>
        <w:t>'</w:t>
      </w:r>
      <w:r w:rsidRPr="00EA6942">
        <w:rPr>
          <w:rFonts w:ascii="FontbitDavid" w:hAnsi="FontbitDavid"/>
          <w:spacing w:val="-6"/>
          <w:sz w:val="32"/>
          <w:rtl/>
        </w:rPr>
        <w:t xml:space="preserve">, </w:t>
      </w:r>
      <w:r w:rsidRPr="00693101">
        <w:rPr>
          <w:rStyle w:val="affff5"/>
          <w:rtl/>
        </w:rPr>
        <w:t>ו</w:t>
      </w:r>
      <w:r w:rsidR="00EF2B24">
        <w:rPr>
          <w:rStyle w:val="affff5"/>
          <w:rFonts w:hint="cs"/>
          <w:rtl/>
        </w:rPr>
        <w:t>ל</w:t>
      </w:r>
      <w:r w:rsidRPr="00693101">
        <w:rPr>
          <w:rStyle w:val="affff5"/>
          <w:rFonts w:hint="cs"/>
          <w:rtl/>
        </w:rPr>
        <w:t>ר</w:t>
      </w:r>
      <w:r w:rsidRPr="00693101">
        <w:rPr>
          <w:rStyle w:val="affff5"/>
          <w:rtl/>
        </w:rPr>
        <w:t>"</w:t>
      </w:r>
      <w:r w:rsidRPr="00693101">
        <w:rPr>
          <w:rStyle w:val="affff5"/>
          <w:rFonts w:hint="cs"/>
          <w:rtl/>
        </w:rPr>
        <w:t>ל</w:t>
      </w:r>
      <w:r w:rsidRPr="00693101">
        <w:rPr>
          <w:rStyle w:val="affff5"/>
          <w:rtl/>
        </w:rPr>
        <w:t>:</w:t>
      </w:r>
      <w:r w:rsidRPr="00EA6942">
        <w:rPr>
          <w:rFonts w:ascii="FontbitDavid" w:hAnsi="FontbitDavid"/>
          <w:spacing w:val="-6"/>
          <w:sz w:val="32"/>
          <w:rtl/>
        </w:rPr>
        <w:t xml:space="preserve"> </w:t>
      </w:r>
      <w:r w:rsidR="001E730D" w:rsidRPr="006B73BE">
        <w:rPr>
          <w:rtl/>
        </w:rPr>
        <w:t>'</w:t>
      </w:r>
      <w:r w:rsidRPr="00D1637C">
        <w:rPr>
          <w:rFonts w:cs="PFT_Frank"/>
          <w:b/>
          <w:bCs/>
          <w:szCs w:val="14"/>
          <w:rtl/>
        </w:rPr>
        <w:t>כל</w:t>
      </w:r>
      <w:r w:rsidRPr="003F3A85">
        <w:rPr>
          <w:rFonts w:ascii="FontbitDavid" w:hAnsi="FontbitDavid" w:cs="PFT_Frank"/>
          <w:b/>
          <w:bCs/>
          <w:spacing w:val="-6"/>
          <w:sz w:val="32"/>
          <w:szCs w:val="14"/>
          <w:rtl/>
        </w:rPr>
        <w:t xml:space="preserve"> </w:t>
      </w:r>
      <w:r w:rsidRPr="00EA6942">
        <w:rPr>
          <w:rFonts w:ascii="FontbitDavid" w:hAnsi="FontbitDavid"/>
          <w:spacing w:val="-6"/>
          <w:sz w:val="32"/>
          <w:rtl/>
        </w:rPr>
        <w:t>שדרכו לימנות</w:t>
      </w:r>
      <w:r w:rsidR="001E730D">
        <w:rPr>
          <w:rFonts w:ascii="FontbitDavid" w:hAnsi="FontbitDavid" w:hint="cs"/>
          <w:spacing w:val="-6"/>
          <w:sz w:val="32"/>
          <w:rtl/>
        </w:rPr>
        <w:t>'</w:t>
      </w:r>
      <w:r w:rsidRPr="00EA6942">
        <w:rPr>
          <w:rFonts w:ascii="FontbitDavid" w:hAnsi="FontbitDavid"/>
          <w:spacing w:val="-6"/>
          <w:sz w:val="32"/>
          <w:rtl/>
        </w:rPr>
        <w:t xml:space="preserve"> </w:t>
      </w:r>
      <w:r w:rsidRPr="006B73BE">
        <w:rPr>
          <w:rStyle w:val="affff8"/>
          <w:rFonts w:hint="eastAsia"/>
          <w:rtl/>
        </w:rPr>
        <w:t>אף</w:t>
      </w:r>
      <w:r w:rsidRPr="006B73BE">
        <w:rPr>
          <w:rStyle w:val="affff8"/>
          <w:rtl/>
        </w:rPr>
        <w:t xml:space="preserve"> </w:t>
      </w:r>
      <w:r w:rsidR="001E730D" w:rsidRPr="006B73BE">
        <w:rPr>
          <w:rStyle w:val="affff8"/>
          <w:rFonts w:hint="eastAsia"/>
          <w:rtl/>
        </w:rPr>
        <w:t>לפעמים</w:t>
      </w:r>
      <w:r w:rsidR="001E730D" w:rsidRPr="006B73BE">
        <w:rPr>
          <w:rStyle w:val="affff8"/>
          <w:rtl/>
        </w:rPr>
        <w:t>.</w:t>
      </w:r>
    </w:p>
    <w:p w14:paraId="0139D6D4" w14:textId="478C03C5" w:rsidR="00B433C9" w:rsidRPr="00C35A2C" w:rsidRDefault="009415E6" w:rsidP="00615A60">
      <w:pPr>
        <w:pStyle w:val="affff2"/>
        <w:rPr>
          <w:rtl/>
        </w:rPr>
      </w:pPr>
      <w:bookmarkStart w:id="922" w:name="_Toc119173028"/>
      <w:bookmarkStart w:id="923" w:name="_Toc119230123"/>
      <w:r>
        <w:rPr>
          <w:rFonts w:hint="cs"/>
          <w:rtl/>
        </w:rPr>
        <w:t>ביאור הברייתא ד'חתיכות', לשיטת רי"ו ולשיטת ר"ל</w:t>
      </w:r>
      <w:bookmarkEnd w:id="922"/>
      <w:bookmarkEnd w:id="923"/>
    </w:p>
    <w:p w14:paraId="22F3440F" w14:textId="41A6A253" w:rsidR="00B433C9" w:rsidRPr="009415E6" w:rsidRDefault="00B433C9" w:rsidP="009415E6">
      <w:pPr>
        <w:rPr>
          <w:rtl/>
        </w:rPr>
      </w:pPr>
      <w:r w:rsidRPr="00693101">
        <w:rPr>
          <w:rStyle w:val="affff5"/>
          <w:rtl/>
        </w:rPr>
        <w:t>דתניא:</w:t>
      </w:r>
      <w:r w:rsidRPr="00EA6942">
        <w:rPr>
          <w:rtl/>
        </w:rPr>
        <w:t xml:space="preserve"> </w:t>
      </w:r>
      <w:r w:rsidRPr="009415E6">
        <w:rPr>
          <w:rtl/>
        </w:rPr>
        <w:t>חתיכ</w:t>
      </w:r>
      <w:r w:rsidR="009415E6">
        <w:rPr>
          <w:rFonts w:hint="cs"/>
          <w:rtl/>
        </w:rPr>
        <w:t>ת</w:t>
      </w:r>
      <w:r w:rsidRPr="009415E6">
        <w:rPr>
          <w:rtl/>
        </w:rPr>
        <w:t xml:space="preserve"> חטאת </w:t>
      </w:r>
      <w:r w:rsidRPr="00D1637C">
        <w:rPr>
          <w:rFonts w:cs="PFT_Frank"/>
          <w:b/>
          <w:bCs/>
          <w:szCs w:val="14"/>
          <w:rtl/>
        </w:rPr>
        <w:t>טמאה</w:t>
      </w:r>
      <w:r w:rsidRPr="009415E6">
        <w:rPr>
          <w:rtl/>
        </w:rPr>
        <w:t xml:space="preserve"> במאה חתיכות חטאות </w:t>
      </w:r>
      <w:r w:rsidRPr="00D1637C">
        <w:rPr>
          <w:rFonts w:cs="PFT_Frank"/>
          <w:b/>
          <w:bCs/>
          <w:szCs w:val="14"/>
          <w:rtl/>
        </w:rPr>
        <w:t>טהורות</w:t>
      </w:r>
      <w:r w:rsidR="009415E6">
        <w:rPr>
          <w:rFonts w:hint="cs"/>
          <w:rtl/>
        </w:rPr>
        <w:t xml:space="preserve"> -</w:t>
      </w:r>
      <w:r w:rsidRPr="009415E6">
        <w:rPr>
          <w:rtl/>
        </w:rPr>
        <w:t xml:space="preserve"> </w:t>
      </w:r>
    </w:p>
    <w:p w14:paraId="6986B108" w14:textId="1985DC5C" w:rsidR="00B433C9" w:rsidRPr="006B73BE" w:rsidRDefault="00B433C9" w:rsidP="006B73BE">
      <w:pPr>
        <w:jc w:val="center"/>
        <w:rPr>
          <w:rtl/>
        </w:rPr>
      </w:pPr>
      <w:r w:rsidRPr="009415E6">
        <w:rPr>
          <w:rtl/>
        </w:rPr>
        <w:t xml:space="preserve">תעלה, </w:t>
      </w:r>
      <w:r w:rsidRPr="009415E6">
        <w:rPr>
          <w:rStyle w:val="affff5"/>
          <w:rFonts w:hint="cs"/>
          <w:rtl/>
        </w:rPr>
        <w:t>לר</w:t>
      </w:r>
      <w:r w:rsidRPr="009415E6">
        <w:rPr>
          <w:rStyle w:val="affff5"/>
          <w:rtl/>
        </w:rPr>
        <w:t>"</w:t>
      </w:r>
      <w:r w:rsidRPr="009415E6">
        <w:rPr>
          <w:rStyle w:val="affff5"/>
          <w:rFonts w:hint="cs"/>
          <w:rtl/>
        </w:rPr>
        <w:t>י:</w:t>
      </w:r>
      <w:r w:rsidRPr="006B73BE">
        <w:rPr>
          <w:rtl/>
        </w:rPr>
        <w:t xml:space="preserve"> לא תעלה</w:t>
      </w:r>
      <w:r w:rsidR="009415E6" w:rsidRPr="006B73BE">
        <w:rPr>
          <w:rStyle w:val="affff8"/>
          <w:rtl/>
        </w:rPr>
        <w:t xml:space="preserve"> </w:t>
      </w:r>
      <w:r w:rsidR="009415E6" w:rsidRPr="00A07384">
        <w:rPr>
          <w:rStyle w:val="affff8"/>
          <w:rFonts w:cs="PFT_Frank" w:hint="eastAsia"/>
          <w:b/>
          <w:bCs/>
          <w:szCs w:val="10"/>
          <w:rtl/>
        </w:rPr>
        <w:t>לשיטתו</w:t>
      </w:r>
      <w:r w:rsidR="009415E6" w:rsidRPr="006B73BE">
        <w:rPr>
          <w:rStyle w:val="affff8"/>
          <w:rtl/>
        </w:rPr>
        <w:t xml:space="preserve"> ד</w:t>
      </w:r>
      <w:r w:rsidR="00EF7618">
        <w:rPr>
          <w:rStyle w:val="affff8"/>
          <w:rFonts w:hint="cs"/>
          <w:rtl/>
        </w:rPr>
        <w:t xml:space="preserve">'מין </w:t>
      </w:r>
      <w:r w:rsidR="009415E6" w:rsidRPr="006B73BE">
        <w:rPr>
          <w:rStyle w:val="affff8"/>
          <w:rFonts w:hint="eastAsia"/>
          <w:rtl/>
        </w:rPr>
        <w:t>במינו</w:t>
      </w:r>
      <w:r w:rsidR="009415E6" w:rsidRPr="006B73BE">
        <w:rPr>
          <w:rStyle w:val="affff8"/>
          <w:rtl/>
        </w:rPr>
        <w:t xml:space="preserve"> </w:t>
      </w:r>
      <w:r w:rsidR="009415E6" w:rsidRPr="006B73BE">
        <w:rPr>
          <w:rStyle w:val="affff8"/>
          <w:rFonts w:hint="eastAsia"/>
          <w:rtl/>
        </w:rPr>
        <w:t>לא</w:t>
      </w:r>
      <w:r w:rsidR="009415E6" w:rsidRPr="006B73BE">
        <w:rPr>
          <w:rStyle w:val="affff8"/>
          <w:rtl/>
        </w:rPr>
        <w:t xml:space="preserve"> </w:t>
      </w:r>
      <w:r w:rsidR="009415E6" w:rsidRPr="006B73BE">
        <w:rPr>
          <w:rStyle w:val="affff8"/>
          <w:rFonts w:hint="eastAsia"/>
          <w:rtl/>
        </w:rPr>
        <w:t>בטל</w:t>
      </w:r>
      <w:r w:rsidR="00EF7618">
        <w:rPr>
          <w:rStyle w:val="affff8"/>
          <w:rFonts w:hint="cs"/>
          <w:rtl/>
        </w:rPr>
        <w:t>'</w:t>
      </w:r>
      <w:r w:rsidR="009415E6" w:rsidRPr="006B73BE">
        <w:rPr>
          <w:rStyle w:val="affff8"/>
          <w:rtl/>
        </w:rPr>
        <w:t>.</w:t>
      </w:r>
    </w:p>
    <w:p w14:paraId="6F4278CD" w14:textId="382FA888" w:rsidR="00B433C9" w:rsidRPr="009415E6" w:rsidRDefault="009415E6" w:rsidP="006B73BE">
      <w:pPr>
        <w:ind w:left="226" w:firstLine="113"/>
        <w:rPr>
          <w:rtl/>
        </w:rPr>
      </w:pPr>
      <w:r>
        <w:rPr>
          <w:rFonts w:hint="cs"/>
          <w:rtl/>
        </w:rPr>
        <w:t xml:space="preserve"> </w:t>
      </w:r>
      <w:r w:rsidR="00B433C9" w:rsidRPr="009415E6">
        <w:rPr>
          <w:rtl/>
        </w:rPr>
        <w:t>חתיכ</w:t>
      </w:r>
      <w:r>
        <w:rPr>
          <w:rFonts w:hint="cs"/>
          <w:rtl/>
        </w:rPr>
        <w:t>ת</w:t>
      </w:r>
      <w:r w:rsidR="00B433C9" w:rsidRPr="009415E6">
        <w:rPr>
          <w:rtl/>
        </w:rPr>
        <w:t xml:space="preserve"> חטאת </w:t>
      </w:r>
      <w:r w:rsidR="00B433C9" w:rsidRPr="00D1637C">
        <w:rPr>
          <w:rFonts w:cs="PFT_Frank"/>
          <w:b/>
          <w:bCs/>
          <w:szCs w:val="14"/>
          <w:rtl/>
        </w:rPr>
        <w:t>טהורה</w:t>
      </w:r>
      <w:r w:rsidR="00B433C9" w:rsidRPr="009415E6">
        <w:rPr>
          <w:rtl/>
        </w:rPr>
        <w:t xml:space="preserve"> במאה חתיכות </w:t>
      </w:r>
      <w:r w:rsidR="00B433C9" w:rsidRPr="00D1637C">
        <w:rPr>
          <w:rFonts w:cs="PFT_Frank"/>
          <w:b/>
          <w:bCs/>
          <w:szCs w:val="14"/>
          <w:rtl/>
        </w:rPr>
        <w:t>חולין טהורות</w:t>
      </w:r>
      <w:r>
        <w:rPr>
          <w:rFonts w:hint="cs"/>
          <w:rtl/>
        </w:rPr>
        <w:t xml:space="preserve"> -</w:t>
      </w:r>
      <w:r w:rsidR="00B433C9" w:rsidRPr="009415E6">
        <w:rPr>
          <w:rtl/>
        </w:rPr>
        <w:t xml:space="preserve"> </w:t>
      </w:r>
    </w:p>
    <w:p w14:paraId="6421406A" w14:textId="05A9043D" w:rsidR="00B433C9" w:rsidRPr="006B73BE" w:rsidRDefault="00B433C9" w:rsidP="006B73BE">
      <w:pPr>
        <w:jc w:val="center"/>
        <w:rPr>
          <w:rtl/>
        </w:rPr>
      </w:pPr>
      <w:r w:rsidRPr="006B73BE">
        <w:rPr>
          <w:rStyle w:val="affff5"/>
          <w:rFonts w:hint="eastAsia"/>
          <w:rtl/>
        </w:rPr>
        <w:t>לכו</w:t>
      </w:r>
      <w:r w:rsidRPr="006B73BE">
        <w:rPr>
          <w:rStyle w:val="affff5"/>
          <w:rtl/>
        </w:rPr>
        <w:t>"ע</w:t>
      </w:r>
      <w:r w:rsidR="009415E6">
        <w:rPr>
          <w:rStyle w:val="affff5"/>
          <w:rFonts w:hint="cs"/>
          <w:rtl/>
        </w:rPr>
        <w:t>:</w:t>
      </w:r>
      <w:r w:rsidRPr="006B73BE">
        <w:rPr>
          <w:rtl/>
        </w:rPr>
        <w:t xml:space="preserve"> לא תעלה</w:t>
      </w:r>
      <w:r w:rsidR="009415E6">
        <w:rPr>
          <w:rFonts w:hint="cs"/>
          <w:rtl/>
        </w:rPr>
        <w:t>.</w:t>
      </w:r>
    </w:p>
    <w:p w14:paraId="210BF179" w14:textId="6F69EFB5" w:rsidR="009415E6" w:rsidRDefault="009415E6" w:rsidP="009415E6">
      <w:pPr>
        <w:rPr>
          <w:rtl/>
        </w:rPr>
      </w:pPr>
      <w:r>
        <w:rPr>
          <w:rStyle w:val="affff5"/>
          <w:rFonts w:hint="cs"/>
          <w:rtl/>
        </w:rPr>
        <w:t>[</w:t>
      </w:r>
      <w:r w:rsidRPr="006B73BE">
        <w:rPr>
          <w:rStyle w:val="affff5"/>
          <w:rFonts w:hint="eastAsia"/>
          <w:rtl/>
        </w:rPr>
        <w:t>רי</w:t>
      </w:r>
      <w:r w:rsidRPr="006B73BE">
        <w:rPr>
          <w:rStyle w:val="affff5"/>
          <w:rtl/>
        </w:rPr>
        <w:t xml:space="preserve">"ו </w:t>
      </w:r>
      <w:r w:rsidRPr="006B73BE">
        <w:rPr>
          <w:rStyle w:val="affff5"/>
          <w:rFonts w:hint="eastAsia"/>
          <w:rtl/>
        </w:rPr>
        <w:t>מפרש</w:t>
      </w:r>
      <w:r>
        <w:rPr>
          <w:rFonts w:hint="cs"/>
          <w:rtl/>
        </w:rPr>
        <w:t xml:space="preserve">: </w:t>
      </w:r>
      <w:r w:rsidRPr="00D1637C">
        <w:rPr>
          <w:rFonts w:cs="PFT_Frank" w:hint="eastAsia"/>
          <w:b/>
          <w:bCs/>
          <w:szCs w:val="14"/>
          <w:rtl/>
        </w:rPr>
        <w:t>רישא</w:t>
      </w:r>
      <w:r>
        <w:rPr>
          <w:rFonts w:hint="cs"/>
          <w:rtl/>
        </w:rPr>
        <w:t xml:space="preserve"> בטל - </w:t>
      </w:r>
      <w:r w:rsidR="00EF7618">
        <w:rPr>
          <w:rFonts w:hint="cs"/>
          <w:rtl/>
        </w:rPr>
        <w:t>כ</w:t>
      </w:r>
      <w:r>
        <w:rPr>
          <w:rFonts w:hint="cs"/>
          <w:rtl/>
        </w:rPr>
        <w:t xml:space="preserve">דינא, דאין דרכו לימנות </w:t>
      </w:r>
      <w:r w:rsidRPr="00D1637C">
        <w:rPr>
          <w:rFonts w:cs="PFT_Frank" w:hint="eastAsia"/>
          <w:b/>
          <w:bCs/>
          <w:szCs w:val="14"/>
          <w:rtl/>
        </w:rPr>
        <w:t>תמיד</w:t>
      </w:r>
      <w:r>
        <w:rPr>
          <w:rFonts w:hint="cs"/>
          <w:rtl/>
        </w:rPr>
        <w:t>,</w:t>
      </w:r>
    </w:p>
    <w:p w14:paraId="60D24E43" w14:textId="3639A7C1" w:rsidR="009415E6" w:rsidRDefault="009415E6" w:rsidP="009415E6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וסיפא</w:t>
      </w:r>
      <w:r>
        <w:rPr>
          <w:rFonts w:hint="cs"/>
          <w:rtl/>
        </w:rPr>
        <w:t xml:space="preserve"> אינו בטל - החמירו, שזה רק הפסד מועט</w:t>
      </w:r>
      <w:r w:rsidRPr="006B73BE">
        <w:rPr>
          <w:rStyle w:val="affff8"/>
          <w:rtl/>
        </w:rPr>
        <w:t xml:space="preserve"> לתת לכהנים</w:t>
      </w:r>
      <w:r w:rsidRPr="006B73BE">
        <w:rPr>
          <w:rStyle w:val="affff5"/>
          <w:rtl/>
        </w:rPr>
        <w:t>].</w:t>
      </w:r>
    </w:p>
    <w:p w14:paraId="6AB10ABB" w14:textId="792EBD4A" w:rsidR="00B433C9" w:rsidRPr="00C35A2C" w:rsidRDefault="009415E6" w:rsidP="009415E6">
      <w:pPr>
        <w:rPr>
          <w:rtl/>
        </w:rPr>
      </w:pPr>
      <w:r w:rsidRPr="006B73BE">
        <w:rPr>
          <w:rStyle w:val="affff5"/>
          <w:rFonts w:hint="eastAsia"/>
          <w:rtl/>
        </w:rPr>
        <w:t>אבל</w:t>
      </w:r>
      <w:r w:rsidRPr="006B73BE">
        <w:rPr>
          <w:rStyle w:val="affff5"/>
          <w:rtl/>
        </w:rPr>
        <w:t xml:space="preserve"> </w:t>
      </w:r>
      <w:r w:rsidRPr="006B73BE">
        <w:rPr>
          <w:rStyle w:val="affff5"/>
          <w:rFonts w:hint="eastAsia"/>
          <w:rtl/>
        </w:rPr>
        <w:t>ר</w:t>
      </w:r>
      <w:r w:rsidRPr="006B73BE">
        <w:rPr>
          <w:rStyle w:val="affff5"/>
          <w:rtl/>
        </w:rPr>
        <w:t xml:space="preserve">"ל </w:t>
      </w:r>
      <w:r w:rsidRPr="006B73BE">
        <w:rPr>
          <w:rStyle w:val="affff5"/>
          <w:rFonts w:hint="eastAsia"/>
          <w:rtl/>
        </w:rPr>
        <w:t>יפרש</w:t>
      </w:r>
      <w:r>
        <w:rPr>
          <w:rFonts w:hint="cs"/>
          <w:rtl/>
        </w:rPr>
        <w:t xml:space="preserve">: </w:t>
      </w:r>
      <w:r w:rsidR="00B433C9" w:rsidRPr="006B73BE">
        <w:rPr>
          <w:rFonts w:hint="eastAsia"/>
          <w:b/>
          <w:rtl/>
        </w:rPr>
        <w:t>רישא</w:t>
      </w:r>
      <w:r w:rsidR="00B433C9" w:rsidRPr="009415E6">
        <w:rPr>
          <w:rFonts w:hint="cs"/>
          <w:rtl/>
        </w:rPr>
        <w:t xml:space="preserve"> </w:t>
      </w:r>
      <w:r w:rsidR="00B433C9" w:rsidRPr="00C35A2C">
        <w:rPr>
          <w:rFonts w:hint="cs"/>
          <w:rtl/>
        </w:rPr>
        <w:t>ד</w:t>
      </w:r>
      <w:r>
        <w:rPr>
          <w:rFonts w:hint="cs"/>
          <w:rtl/>
        </w:rPr>
        <w:t>בטל -</w:t>
      </w:r>
      <w:r w:rsidR="00B433C9" w:rsidRPr="00C35A2C">
        <w:rPr>
          <w:rFonts w:hint="cs"/>
          <w:rtl/>
        </w:rPr>
        <w:t xml:space="preserve"> בנימוחה</w:t>
      </w:r>
      <w:r w:rsidR="00EF7618">
        <w:rPr>
          <w:rFonts w:hint="cs"/>
          <w:rtl/>
        </w:rPr>
        <w:t>.</w:t>
      </w:r>
    </w:p>
    <w:p w14:paraId="24F59B2D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פב.</w:t>
      </w:r>
    </w:p>
    <w:p w14:paraId="1D75D6F5" w14:textId="1F85FFAC" w:rsidR="00EF7618" w:rsidRDefault="00B433C9" w:rsidP="00EF7618">
      <w:pPr>
        <w:rPr>
          <w:rtl/>
        </w:rPr>
      </w:pPr>
      <w:r w:rsidRPr="00EA6942">
        <w:rPr>
          <w:rFonts w:ascii="FontbitDavid" w:hAnsi="FontbitDavid" w:hint="cs"/>
          <w:spacing w:val="-8"/>
          <w:sz w:val="32"/>
          <w:rtl/>
        </w:rPr>
        <w:t>אבל בלא נימוח</w:t>
      </w:r>
      <w:r w:rsidR="00EF7618">
        <w:rPr>
          <w:rFonts w:ascii="FontbitDavid" w:hAnsi="FontbitDavid" w:hint="cs"/>
          <w:spacing w:val="-8"/>
          <w:sz w:val="32"/>
          <w:rtl/>
        </w:rPr>
        <w:t>ה</w:t>
      </w:r>
      <w:r w:rsidRPr="00EA6942">
        <w:rPr>
          <w:rFonts w:ascii="FontbitDavid" w:hAnsi="FontbitDavid" w:hint="cs"/>
          <w:spacing w:val="-8"/>
          <w:sz w:val="32"/>
          <w:rtl/>
        </w:rPr>
        <w:t xml:space="preserve"> לא</w:t>
      </w:r>
      <w:r w:rsidR="00EF7618">
        <w:rPr>
          <w:rFonts w:ascii="FontbitDavid" w:hAnsi="FontbitDavid" w:hint="cs"/>
          <w:spacing w:val="-8"/>
          <w:sz w:val="32"/>
          <w:rtl/>
        </w:rPr>
        <w:t>,</w:t>
      </w:r>
      <w:r w:rsidRPr="00EA6942">
        <w:rPr>
          <w:rFonts w:ascii="FontbitDavid" w:hAnsi="FontbitDavid" w:hint="cs"/>
          <w:spacing w:val="-8"/>
          <w:sz w:val="32"/>
          <w:rtl/>
        </w:rPr>
        <w:t xml:space="preserve"> </w:t>
      </w:r>
      <w:r w:rsidR="00EF7618">
        <w:rPr>
          <w:rStyle w:val="affff5"/>
          <w:rtl/>
        </w:rPr>
        <w:tab/>
      </w:r>
      <w:r w:rsidR="00EF7618">
        <w:rPr>
          <w:rStyle w:val="affff5"/>
          <w:rtl/>
        </w:rPr>
        <w:tab/>
      </w:r>
      <w:r w:rsidR="00EF7618">
        <w:rPr>
          <w:rStyle w:val="affff5"/>
          <w:rtl/>
        </w:rPr>
        <w:tab/>
      </w:r>
      <w:r w:rsidR="00EF7618">
        <w:rPr>
          <w:rStyle w:val="affff5"/>
          <w:rtl/>
        </w:rPr>
        <w:tab/>
      </w:r>
      <w:r w:rsidR="00EF7618">
        <w:rPr>
          <w:rStyle w:val="affff5"/>
          <w:rtl/>
        </w:rPr>
        <w:tab/>
      </w:r>
      <w:r w:rsidRPr="006B73BE">
        <w:rPr>
          <w:rStyle w:val="affff5"/>
          <w:rFonts w:hint="eastAsia"/>
          <w:rtl/>
        </w:rPr>
        <w:t>ולא</w:t>
      </w:r>
      <w:r w:rsidRPr="006B73BE">
        <w:rPr>
          <w:rStyle w:val="affff5"/>
          <w:rtl/>
        </w:rPr>
        <w:t xml:space="preserve"> </w:t>
      </w:r>
      <w:r w:rsidR="00EF7618">
        <w:rPr>
          <w:rStyle w:val="affff5"/>
          <w:rFonts w:hint="cs"/>
          <w:rtl/>
        </w:rPr>
        <w:t xml:space="preserve">שנה </w:t>
      </w:r>
      <w:r w:rsidR="00EF7618" w:rsidRPr="006B73BE">
        <w:rPr>
          <w:rStyle w:val="affff5"/>
          <w:rFonts w:hint="eastAsia"/>
          <w:rtl/>
        </w:rPr>
        <w:t>חיל</w:t>
      </w:r>
      <w:r w:rsidR="00EF7618">
        <w:rPr>
          <w:rStyle w:val="affff5"/>
          <w:rFonts w:hint="cs"/>
          <w:rtl/>
        </w:rPr>
        <w:t>ו</w:t>
      </w:r>
      <w:r w:rsidR="00EF7618" w:rsidRPr="006B73BE">
        <w:rPr>
          <w:rStyle w:val="affff5"/>
          <w:rFonts w:hint="eastAsia"/>
          <w:rtl/>
        </w:rPr>
        <w:t>ק</w:t>
      </w:r>
      <w:r w:rsidR="00EF7618">
        <w:rPr>
          <w:rStyle w:val="affff5"/>
          <w:rFonts w:hint="cs"/>
          <w:rtl/>
        </w:rPr>
        <w:t>:</w:t>
      </w:r>
      <w:r w:rsidR="00EF7618" w:rsidRPr="006B73BE">
        <w:rPr>
          <w:rStyle w:val="affff5"/>
          <w:rtl/>
        </w:rPr>
        <w:t xml:space="preserve"> </w:t>
      </w:r>
      <w:r w:rsidR="00EF7618" w:rsidRPr="006B73BE">
        <w:rPr>
          <w:rFonts w:hint="eastAsia"/>
          <w:rtl/>
        </w:rPr>
        <w:t>בטמאה</w:t>
      </w:r>
      <w:r w:rsidR="00EF7618" w:rsidRPr="006B73BE">
        <w:rPr>
          <w:rtl/>
        </w:rPr>
        <w:t xml:space="preserve"> גופה </w:t>
      </w:r>
    </w:p>
    <w:p w14:paraId="61E32606" w14:textId="448039C0" w:rsidR="00EF7618" w:rsidRPr="008E5DE4" w:rsidRDefault="00B433C9" w:rsidP="008E5DE4">
      <w:pPr>
        <w:rPr>
          <w:rFonts w:cs="PFT_Frank"/>
          <w:bCs/>
          <w:spacing w:val="-2"/>
          <w:szCs w:val="12"/>
          <w:rtl/>
        </w:rPr>
      </w:pPr>
      <w:r w:rsidRPr="006B73BE">
        <w:rPr>
          <w:rFonts w:hint="eastAsia"/>
          <w:rtl/>
        </w:rPr>
        <w:t>ב</w:t>
      </w:r>
      <w:r w:rsidRPr="00EA6942">
        <w:rPr>
          <w:rFonts w:ascii="FontbitDavid" w:hAnsi="FontbitDavid" w:hint="cs"/>
          <w:spacing w:val="-8"/>
          <w:sz w:val="32"/>
          <w:rtl/>
        </w:rPr>
        <w:t>ין נימוח ללא נימוח</w:t>
      </w:r>
      <w:r w:rsidR="00EF7618">
        <w:rPr>
          <w:rFonts w:ascii="FontbitDavid" w:hAnsi="FontbitDavid" w:hint="cs"/>
          <w:spacing w:val="-8"/>
          <w:sz w:val="32"/>
          <w:rtl/>
        </w:rPr>
        <w:t xml:space="preserve"> -</w:t>
      </w:r>
      <w:r w:rsidRPr="00EA6942">
        <w:rPr>
          <w:rFonts w:ascii="FontbitDavid" w:hAnsi="FontbitDavid" w:hint="cs"/>
          <w:spacing w:val="-8"/>
          <w:sz w:val="32"/>
          <w:rtl/>
        </w:rPr>
        <w:t xml:space="preserve"> דעדיף לח</w:t>
      </w:r>
      <w:r w:rsidR="00EF7618">
        <w:rPr>
          <w:rFonts w:ascii="FontbitDavid" w:hAnsi="FontbitDavid" w:hint="cs"/>
          <w:spacing w:val="-8"/>
          <w:sz w:val="32"/>
          <w:rtl/>
        </w:rPr>
        <w:t>דש</w:t>
      </w:r>
      <w:r w:rsidRPr="00EA6942">
        <w:rPr>
          <w:rFonts w:ascii="FontbitDavid" w:hAnsi="FontbitDavid" w:hint="cs"/>
          <w:spacing w:val="-8"/>
          <w:sz w:val="32"/>
          <w:rtl/>
        </w:rPr>
        <w:t xml:space="preserve"> בטהורות </w:t>
      </w:r>
      <w:r w:rsidR="00EF7618" w:rsidRPr="006B73BE">
        <w:rPr>
          <w:rStyle w:val="affff8"/>
          <w:rFonts w:hint="eastAsia"/>
          <w:rtl/>
        </w:rPr>
        <w:t>שגם</w:t>
      </w:r>
      <w:r w:rsidR="00EF7618" w:rsidRPr="006B73BE">
        <w:rPr>
          <w:rStyle w:val="affff8"/>
          <w:rtl/>
        </w:rPr>
        <w:t xml:space="preserve"> </w:t>
      </w:r>
      <w:r w:rsidR="00EF7618" w:rsidRPr="006B73BE">
        <w:rPr>
          <w:rStyle w:val="affff8"/>
          <w:rFonts w:hint="eastAsia"/>
          <w:rtl/>
        </w:rPr>
        <w:t>בזה</w:t>
      </w:r>
      <w:r w:rsidR="00EF7618" w:rsidRPr="006B73BE">
        <w:rPr>
          <w:rStyle w:val="affff8"/>
          <w:rtl/>
        </w:rPr>
        <w:t xml:space="preserve"> </w:t>
      </w:r>
      <w:r w:rsidR="00EF7618" w:rsidRPr="006B73BE">
        <w:rPr>
          <w:rStyle w:val="affff8"/>
          <w:rFonts w:hint="eastAsia"/>
          <w:rtl/>
        </w:rPr>
        <w:t>אין</w:t>
      </w:r>
      <w:r w:rsidR="00EF7618" w:rsidRPr="006B73BE">
        <w:rPr>
          <w:rStyle w:val="affff8"/>
          <w:rtl/>
        </w:rPr>
        <w:t xml:space="preserve"> </w:t>
      </w:r>
      <w:r w:rsidR="00EF7618" w:rsidRPr="006B73BE">
        <w:rPr>
          <w:rStyle w:val="affff8"/>
          <w:rFonts w:hint="eastAsia"/>
          <w:rtl/>
        </w:rPr>
        <w:t>ביטול</w:t>
      </w:r>
      <w:r w:rsidR="00EF7618" w:rsidRPr="006B73BE">
        <w:rPr>
          <w:rStyle w:val="affff8"/>
          <w:rtl/>
        </w:rPr>
        <w:t>.</w:t>
      </w:r>
    </w:p>
    <w:p w14:paraId="59E78561" w14:textId="5C86CB22" w:rsidR="00EF7618" w:rsidRPr="006B73BE" w:rsidRDefault="00EF7618" w:rsidP="00615A60">
      <w:pPr>
        <w:pStyle w:val="affff2"/>
        <w:rPr>
          <w:rtl/>
        </w:rPr>
      </w:pPr>
      <w:bookmarkStart w:id="924" w:name="_Toc119173029"/>
      <w:bookmarkStart w:id="925" w:name="_Toc119230124"/>
      <w:r w:rsidRPr="006B73BE">
        <w:rPr>
          <w:rFonts w:hint="eastAsia"/>
          <w:rtl/>
        </w:rPr>
        <w:t>איך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יפרש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ר</w:t>
      </w:r>
      <w:r w:rsidRPr="006B73BE">
        <w:rPr>
          <w:rtl/>
        </w:rPr>
        <w:t xml:space="preserve">"ל </w:t>
      </w:r>
      <w:r w:rsidRPr="006B73BE">
        <w:rPr>
          <w:rFonts w:hint="eastAsia"/>
          <w:rtl/>
        </w:rPr>
        <w:t>החילוק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בין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הרישא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לסיפא</w:t>
      </w:r>
      <w:bookmarkEnd w:id="924"/>
      <w:bookmarkEnd w:id="925"/>
    </w:p>
    <w:p w14:paraId="08E21B8D" w14:textId="46A0FED5" w:rsidR="00F51560" w:rsidRDefault="00B433C9" w:rsidP="00B55EDF">
      <w:pPr>
        <w:rPr>
          <w:rFonts w:ascii="FontbitDavid" w:hAnsi="FontbitDavid"/>
          <w:spacing w:val="-2"/>
          <w:sz w:val="32"/>
          <w:rtl/>
        </w:rPr>
      </w:pPr>
      <w:r w:rsidRPr="00D238B7">
        <w:rPr>
          <w:rStyle w:val="affff5"/>
          <w:rFonts w:hint="cs"/>
          <w:rtl/>
        </w:rPr>
        <w:t>א.</w:t>
      </w:r>
      <w:r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 w:rsidRPr="008D20D2">
        <w:rPr>
          <w:rStyle w:val="affff5"/>
          <w:rFonts w:hint="cs"/>
          <w:rtl/>
        </w:rPr>
        <w:t>רישא</w:t>
      </w:r>
      <w:r w:rsidRPr="00EA6942">
        <w:rPr>
          <w:rFonts w:ascii="FontbitDavid" w:hAnsi="FontbitDavid" w:hint="cs"/>
          <w:spacing w:val="-2"/>
          <w:sz w:val="32"/>
          <w:rtl/>
        </w:rPr>
        <w:t xml:space="preserve"> בטומאת משקין </w:t>
      </w: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דרבנן</w:t>
      </w:r>
      <w:r w:rsidR="00F51560">
        <w:rPr>
          <w:rFonts w:ascii="FontbitDavid" w:hAnsi="FontbitDavid" w:hint="cs"/>
          <w:spacing w:val="-2"/>
          <w:sz w:val="32"/>
          <w:rtl/>
        </w:rPr>
        <w:t>,</w:t>
      </w:r>
      <w:r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 w:rsidRPr="006B73BE">
        <w:rPr>
          <w:rStyle w:val="affff8"/>
          <w:rFonts w:hint="eastAsia"/>
          <w:rtl/>
        </w:rPr>
        <w:t>לכן</w:t>
      </w:r>
      <w:r w:rsidRPr="006B73BE">
        <w:rPr>
          <w:rStyle w:val="affff8"/>
          <w:rtl/>
        </w:rPr>
        <w:t xml:space="preserve"> הקלנו </w:t>
      </w:r>
      <w:r w:rsidR="00F51560" w:rsidRPr="006B73BE">
        <w:rPr>
          <w:rStyle w:val="affff8"/>
          <w:rFonts w:hint="eastAsia"/>
          <w:rtl/>
        </w:rPr>
        <w:t>בנימוחה</w:t>
      </w:r>
      <w:r w:rsidR="00F51560" w:rsidRPr="006B73BE">
        <w:rPr>
          <w:rStyle w:val="affff8"/>
          <w:rtl/>
        </w:rPr>
        <w:t>,</w:t>
      </w:r>
    </w:p>
    <w:p w14:paraId="1CFA066A" w14:textId="134DDB62" w:rsidR="004A3D9D" w:rsidRDefault="00B433C9" w:rsidP="00B55EDF">
      <w:pPr>
        <w:rPr>
          <w:rStyle w:val="affff8"/>
          <w:rtl/>
        </w:rPr>
      </w:pPr>
      <w:r w:rsidRPr="008D20D2">
        <w:rPr>
          <w:rStyle w:val="affff5"/>
          <w:rFonts w:hint="cs"/>
          <w:rtl/>
        </w:rPr>
        <w:t>סיפא</w:t>
      </w:r>
      <w:r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דאורייתא</w:t>
      </w:r>
      <w:r w:rsidR="00F51560">
        <w:rPr>
          <w:rFonts w:ascii="FontbitDavid" w:hAnsi="FontbitDavid" w:hint="cs"/>
          <w:spacing w:val="-2"/>
          <w:sz w:val="32"/>
          <w:rtl/>
        </w:rPr>
        <w:t>,</w:t>
      </w:r>
      <w:r w:rsidR="008D20D2">
        <w:rPr>
          <w:rFonts w:hint="cs"/>
          <w:rtl/>
        </w:rPr>
        <w:t xml:space="preserve"> </w:t>
      </w:r>
      <w:r w:rsidR="00F51560" w:rsidRPr="006B73BE">
        <w:rPr>
          <w:rStyle w:val="affff8"/>
          <w:rFonts w:hint="eastAsia"/>
          <w:rtl/>
        </w:rPr>
        <w:t>וב</w:t>
      </w:r>
      <w:r w:rsidR="0087498F">
        <w:rPr>
          <w:rStyle w:val="affff8"/>
          <w:rFonts w:hint="cs"/>
          <w:rtl/>
        </w:rPr>
        <w:t>זה</w:t>
      </w:r>
      <w:r w:rsidR="00F51560" w:rsidRPr="006B73BE">
        <w:rPr>
          <w:rStyle w:val="affff8"/>
          <w:rtl/>
        </w:rPr>
        <w:t xml:space="preserve"> </w:t>
      </w:r>
      <w:r w:rsidR="0087498F">
        <w:rPr>
          <w:rStyle w:val="affff8"/>
          <w:rFonts w:hint="cs"/>
          <w:rtl/>
        </w:rPr>
        <w:t>ס"ל</w:t>
      </w:r>
      <w:r w:rsidR="00F51560" w:rsidRPr="006B73BE">
        <w:rPr>
          <w:rStyle w:val="affff8"/>
          <w:rtl/>
        </w:rPr>
        <w:t xml:space="preserve"> להחמיר ב'מין במינו'</w:t>
      </w:r>
      <w:r w:rsidR="00F51560">
        <w:rPr>
          <w:rStyle w:val="affff8"/>
          <w:rFonts w:hint="cs"/>
          <w:rtl/>
        </w:rPr>
        <w:t xml:space="preserve"> אף </w:t>
      </w:r>
      <w:r w:rsidR="0087498F">
        <w:rPr>
          <w:rStyle w:val="affff8"/>
          <w:rFonts w:hint="cs"/>
          <w:rtl/>
        </w:rPr>
        <w:t>ד</w:t>
      </w:r>
      <w:r w:rsidR="00F51560">
        <w:rPr>
          <w:rStyle w:val="affff8"/>
          <w:rFonts w:hint="cs"/>
          <w:rtl/>
        </w:rPr>
        <w:t>נימוחה.</w:t>
      </w:r>
    </w:p>
    <w:p w14:paraId="302CE23C" w14:textId="36E2B1C0" w:rsidR="004A3D9D" w:rsidRDefault="00B433C9" w:rsidP="004A3D9D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ב.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8D20D2">
        <w:rPr>
          <w:rStyle w:val="affff5"/>
          <w:rtl/>
        </w:rPr>
        <w:t>רבה: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8D20D2">
        <w:rPr>
          <w:rStyle w:val="affff5"/>
          <w:rtl/>
        </w:rPr>
        <w:t>רישא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לאו</w:t>
      </w:r>
      <w:r w:rsidRPr="00C35A2C">
        <w:rPr>
          <w:rFonts w:ascii="FontbitDavid" w:hAnsi="FontbitDavid"/>
          <w:sz w:val="32"/>
          <w:rtl/>
        </w:rPr>
        <w:t xml:space="preserve">, </w:t>
      </w:r>
      <w:r w:rsidRPr="008D20D2">
        <w:rPr>
          <w:rStyle w:val="affff5"/>
          <w:rtl/>
        </w:rPr>
        <w:t>סיפא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כרת</w:t>
      </w:r>
      <w:r w:rsidR="004A3D9D">
        <w:rPr>
          <w:rFonts w:ascii="FontbitDavid" w:hAnsi="FontbitDavid" w:hint="cs"/>
          <w:sz w:val="32"/>
          <w:rtl/>
        </w:rPr>
        <w:t>,</w:t>
      </w:r>
      <w:r w:rsidR="004A3D9D">
        <w:rPr>
          <w:rStyle w:val="affff5"/>
          <w:rFonts w:hint="cs"/>
          <w:rtl/>
        </w:rPr>
        <w:t xml:space="preserve"> </w:t>
      </w:r>
      <w:r w:rsidRPr="008D20D2">
        <w:rPr>
          <w:rStyle w:val="affff5"/>
          <w:rtl/>
        </w:rPr>
        <w:t>ו</w:t>
      </w:r>
      <w:r w:rsidRPr="008D20D2">
        <w:rPr>
          <w:rStyle w:val="affff5"/>
          <w:rFonts w:hint="cs"/>
          <w:rtl/>
        </w:rPr>
        <w:t>יקשה</w:t>
      </w:r>
      <w:r w:rsidRPr="004C3FCB">
        <w:rPr>
          <w:rStyle w:val="affff5"/>
          <w:rFonts w:hint="cs"/>
          <w:rtl/>
        </w:rPr>
        <w:t xml:space="preserve"> ד</w:t>
      </w:r>
      <w:r w:rsidR="004A3D9D">
        <w:rPr>
          <w:rStyle w:val="affff5"/>
          <w:rFonts w:hint="cs"/>
          <w:rtl/>
        </w:rPr>
        <w:t>ל</w:t>
      </w:r>
      <w:r w:rsidRPr="004C3FCB">
        <w:rPr>
          <w:rStyle w:val="affff5"/>
          <w:rtl/>
        </w:rPr>
        <w:t>ר</w:t>
      </w:r>
      <w:r w:rsidRPr="008D20D2">
        <w:rPr>
          <w:rStyle w:val="affff5"/>
          <w:rtl/>
        </w:rPr>
        <w:t>בה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A3D9D">
        <w:rPr>
          <w:rFonts w:ascii="FontbitDavid" w:hAnsi="FontbitDavid" w:hint="cs"/>
          <w:sz w:val="32"/>
          <w:rtl/>
        </w:rPr>
        <w:t>אין לחלק בדאורייתא.</w:t>
      </w:r>
    </w:p>
    <w:p w14:paraId="7DAD1219" w14:textId="1B229F9A" w:rsidR="0087498F" w:rsidRDefault="00B433C9" w:rsidP="0087498F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ג.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8D20D2">
        <w:rPr>
          <w:rStyle w:val="affff5"/>
          <w:rtl/>
        </w:rPr>
        <w:t>רב אשי</w:t>
      </w:r>
      <w:r w:rsidRPr="008D20D2">
        <w:rPr>
          <w:rStyle w:val="affff5"/>
          <w:rFonts w:hint="cs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8D20D2">
        <w:rPr>
          <w:rStyle w:val="affff5"/>
          <w:rtl/>
        </w:rPr>
        <w:t>סיפא</w:t>
      </w:r>
      <w:r w:rsidRPr="00C35A2C">
        <w:rPr>
          <w:rFonts w:ascii="FontbitDavid" w:hAnsi="FontbitDavid"/>
          <w:sz w:val="32"/>
          <w:rtl/>
        </w:rPr>
        <w:t xml:space="preserve"> </w:t>
      </w:r>
      <w:r w:rsidR="0087498F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יש לו מתירין</w:t>
      </w:r>
      <w:r w:rsidR="0087498F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87498F">
        <w:rPr>
          <w:rStyle w:val="affff5"/>
          <w:rFonts w:hint="cs"/>
          <w:rtl/>
        </w:rPr>
        <w:t>וב</w:t>
      </w:r>
      <w:r w:rsidRPr="006B73BE">
        <w:rPr>
          <w:rStyle w:val="affff5"/>
          <w:rtl/>
        </w:rPr>
        <w:t>דותא היא</w:t>
      </w:r>
      <w:r w:rsidRPr="00C35A2C">
        <w:rPr>
          <w:rFonts w:ascii="FontbitDavid" w:hAnsi="FontbitDavid" w:hint="cs"/>
          <w:sz w:val="32"/>
          <w:rtl/>
        </w:rPr>
        <w:t xml:space="preserve"> דל</w:t>
      </w:r>
      <w:r w:rsidR="00D72E0C">
        <w:rPr>
          <w:rFonts w:ascii="FontbitDavid" w:hAnsi="FontbitDavid" w:hint="cs"/>
          <w:sz w:val="32"/>
          <w:rtl/>
        </w:rPr>
        <w:t>ישראל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72E0C">
        <w:rPr>
          <w:rFonts w:ascii="FontbitDavid" w:hAnsi="FontbitDavid" w:hint="cs"/>
          <w:sz w:val="32"/>
          <w:rtl/>
        </w:rPr>
        <w:t>לא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72E0C">
        <w:rPr>
          <w:rFonts w:ascii="FontbitDavid" w:hAnsi="FontbitDavid" w:hint="cs"/>
          <w:sz w:val="32"/>
          <w:rtl/>
        </w:rPr>
        <w:t>י</w:t>
      </w:r>
      <w:r w:rsidRPr="00C35A2C">
        <w:rPr>
          <w:rFonts w:ascii="FontbitDavid" w:hAnsi="FontbitDavid" w:hint="cs"/>
          <w:sz w:val="32"/>
          <w:rtl/>
        </w:rPr>
        <w:t>ותר</w:t>
      </w:r>
      <w:r w:rsidR="0087498F">
        <w:rPr>
          <w:rFonts w:ascii="FontbitDavid" w:hAnsi="FontbitDavid" w:hint="cs"/>
          <w:sz w:val="32"/>
          <w:rtl/>
        </w:rPr>
        <w:t>.</w:t>
      </w:r>
    </w:p>
    <w:p w14:paraId="06629622" w14:textId="19B27FC7" w:rsidR="00B433C9" w:rsidRPr="00C35A2C" w:rsidRDefault="00D72E0C" w:rsidP="00615A60">
      <w:pPr>
        <w:pStyle w:val="affff2"/>
        <w:rPr>
          <w:rtl/>
        </w:rPr>
      </w:pPr>
      <w:bookmarkStart w:id="926" w:name="_Toc119173030"/>
      <w:bookmarkStart w:id="927" w:name="_Toc119230125"/>
      <w:r>
        <w:rPr>
          <w:rFonts w:hint="cs"/>
          <w:rtl/>
        </w:rPr>
        <w:t xml:space="preserve">האם לרי"ו תרומה בזמן הזה </w:t>
      </w:r>
      <w:r w:rsidRPr="006B73BE">
        <w:rPr>
          <w:rStyle w:val="affff8"/>
          <w:rFonts w:cs="PFT_Frank"/>
          <w:rtl/>
        </w:rPr>
        <w:t xml:space="preserve">[שחרב </w:t>
      </w:r>
      <w:r w:rsidRPr="006B73BE">
        <w:rPr>
          <w:rStyle w:val="affff8"/>
          <w:rFonts w:cs="PFT_Frank" w:hint="eastAsia"/>
          <w:rtl/>
        </w:rPr>
        <w:t>ביהמ</w:t>
      </w:r>
      <w:r w:rsidRPr="006B73BE">
        <w:rPr>
          <w:rStyle w:val="affff8"/>
          <w:rFonts w:cs="PFT_Frank"/>
          <w:rtl/>
        </w:rPr>
        <w:t>"ק]</w:t>
      </w:r>
      <w:r>
        <w:rPr>
          <w:rStyle w:val="affff8"/>
          <w:rFonts w:cs="PFT_Frank" w:hint="cs"/>
          <w:rtl/>
        </w:rPr>
        <w:t xml:space="preserve"> </w:t>
      </w:r>
      <w:r w:rsidRPr="006B73BE">
        <w:rPr>
          <w:rFonts w:hint="eastAsia"/>
          <w:rtl/>
        </w:rPr>
        <w:t>דאורייתא</w:t>
      </w:r>
      <w:r w:rsidRPr="006B73BE">
        <w:rPr>
          <w:rtl/>
        </w:rPr>
        <w:t>?</w:t>
      </w:r>
      <w:bookmarkEnd w:id="926"/>
      <w:bookmarkEnd w:id="927"/>
    </w:p>
    <w:p w14:paraId="4BBE622E" w14:textId="683853F2" w:rsidR="00B433C9" w:rsidRDefault="00D72E0C" w:rsidP="00D72E0C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lastRenderedPageBreak/>
        <w:t>דתניא: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ב'</w:t>
      </w:r>
      <w:r w:rsidR="00B433C9" w:rsidRPr="00C35A2C">
        <w:rPr>
          <w:rFonts w:ascii="FontbitDavid" w:hAnsi="FontbitDavid"/>
          <w:sz w:val="32"/>
          <w:rtl/>
        </w:rPr>
        <w:t xml:space="preserve"> קופות של חולין ושל תרומה, </w:t>
      </w:r>
    </w:p>
    <w:p w14:paraId="61C96F4A" w14:textId="360027C3" w:rsidR="00B433C9" w:rsidRDefault="00B433C9" w:rsidP="007C50EB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ו</w:t>
      </w:r>
      <w:r w:rsidR="00D72E0C">
        <w:rPr>
          <w:rFonts w:ascii="FontbitDavid" w:hAnsi="FontbitDavid" w:hint="cs"/>
          <w:sz w:val="32"/>
          <w:rtl/>
        </w:rPr>
        <w:t>נפלו ב'</w:t>
      </w:r>
      <w:r w:rsidRPr="00C35A2C">
        <w:rPr>
          <w:rFonts w:ascii="FontbitDavid" w:hAnsi="FontbitDavid"/>
          <w:sz w:val="32"/>
          <w:rtl/>
        </w:rPr>
        <w:t xml:space="preserve"> סאין של חולין ושל תרומה </w:t>
      </w:r>
      <w:r w:rsidR="00D72E0C">
        <w:rPr>
          <w:rFonts w:ascii="FontbitDavid" w:hAnsi="FontbitDavid" w:hint="cs"/>
          <w:sz w:val="32"/>
          <w:rtl/>
        </w:rPr>
        <w:t>לתוכם</w:t>
      </w:r>
      <w:r w:rsidRPr="00C35A2C">
        <w:rPr>
          <w:rFonts w:ascii="FontbitDavid" w:hAnsi="FontbitDavid"/>
          <w:sz w:val="32"/>
          <w:rtl/>
        </w:rPr>
        <w:t xml:space="preserve"> </w:t>
      </w:r>
      <w:r w:rsidR="0015122F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</w:t>
      </w:r>
    </w:p>
    <w:p w14:paraId="07BF53AF" w14:textId="755A420B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8D20D2">
        <w:rPr>
          <w:rStyle w:val="affff5"/>
          <w:rtl/>
        </w:rPr>
        <w:t>אני אומר</w:t>
      </w:r>
      <w:r w:rsidRPr="00C35A2C">
        <w:rPr>
          <w:rFonts w:ascii="FontbitDavid" w:hAnsi="FontbitDavid"/>
          <w:sz w:val="32"/>
          <w:rtl/>
        </w:rPr>
        <w:t xml:space="preserve"> </w:t>
      </w:r>
      <w:r w:rsidR="00D72E0C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תרומה לתוך תרומה נפלה, וחולין </w:t>
      </w:r>
      <w:r w:rsidR="00D72E0C">
        <w:rPr>
          <w:rFonts w:ascii="FontbitDavid" w:hAnsi="FontbitDavid" w:hint="cs"/>
          <w:sz w:val="32"/>
          <w:rtl/>
        </w:rPr>
        <w:t>ל</w:t>
      </w:r>
      <w:r w:rsidRPr="00C35A2C">
        <w:rPr>
          <w:rFonts w:ascii="FontbitDavid" w:hAnsi="FontbitDavid"/>
          <w:sz w:val="32"/>
          <w:rtl/>
        </w:rPr>
        <w:t>תוך חולין נפלו</w:t>
      </w:r>
      <w:r w:rsidR="00D72E0C">
        <w:rPr>
          <w:rFonts w:ascii="FontbitDavid" w:hAnsi="FontbitDavid" w:hint="cs"/>
          <w:sz w:val="32"/>
          <w:rtl/>
        </w:rPr>
        <w:t>'.</w:t>
      </w:r>
    </w:p>
    <w:p w14:paraId="51FA2655" w14:textId="6539D8F2" w:rsidR="00B433C9" w:rsidRDefault="00B433C9" w:rsidP="00B55EDF">
      <w:pPr>
        <w:rPr>
          <w:rFonts w:ascii="FontbitDavid" w:hAnsi="FontbitDavid"/>
          <w:sz w:val="32"/>
          <w:rtl/>
        </w:rPr>
      </w:pPr>
      <w:r w:rsidRPr="008D20D2">
        <w:rPr>
          <w:rStyle w:val="affff5"/>
          <w:rtl/>
        </w:rPr>
        <w:t>וא</w:t>
      </w:r>
      <w:r w:rsidRPr="008D20D2">
        <w:rPr>
          <w:rStyle w:val="affff5"/>
          <w:rFonts w:hint="cs"/>
          <w:rtl/>
        </w:rPr>
        <w:t>ר</w:t>
      </w:r>
      <w:r w:rsidRPr="008D20D2">
        <w:rPr>
          <w:rStyle w:val="affff5"/>
          <w:rtl/>
        </w:rPr>
        <w:t>"</w:t>
      </w:r>
      <w:r w:rsidRPr="008D20D2">
        <w:rPr>
          <w:rStyle w:val="affff5"/>
          <w:rFonts w:hint="cs"/>
          <w:rtl/>
        </w:rPr>
        <w:t>ל: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D72E0C">
        <w:rPr>
          <w:rFonts w:ascii="FontbitDavid" w:hAnsi="FontbitDavid" w:hint="cs"/>
          <w:sz w:val="32"/>
          <w:rtl/>
        </w:rPr>
        <w:t>כ</w:t>
      </w:r>
      <w:r w:rsidRPr="00C35A2C">
        <w:rPr>
          <w:rFonts w:ascii="FontbitDavid" w:hAnsi="FontbitDavid"/>
          <w:sz w:val="32"/>
          <w:rtl/>
        </w:rPr>
        <w:t>שרבו חולין על התרומה</w:t>
      </w:r>
      <w:r w:rsidR="00D72E0C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D72E0C" w:rsidRPr="006B73BE">
        <w:rPr>
          <w:rStyle w:val="affff8"/>
          <w:rFonts w:hint="eastAsia"/>
          <w:rtl/>
        </w:rPr>
        <w:t>אף</w:t>
      </w:r>
      <w:r w:rsidR="00D72E0C"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דדרבנן</w:t>
      </w:r>
      <w:r w:rsidRPr="006B73BE">
        <w:rPr>
          <w:rStyle w:val="affff8"/>
          <w:rtl/>
        </w:rPr>
        <w:t xml:space="preserve"> </w:t>
      </w:r>
      <w:r w:rsidR="00D72E0C">
        <w:rPr>
          <w:rStyle w:val="affff8"/>
          <w:rFonts w:hint="cs"/>
          <w:rtl/>
        </w:rPr>
        <w:t>-</w:t>
      </w:r>
      <w:r w:rsidR="00D72E0C"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רבויא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בעי</w:t>
      </w:r>
      <w:r w:rsidRPr="006B73BE">
        <w:rPr>
          <w:rStyle w:val="affff8"/>
          <w:rtl/>
        </w:rPr>
        <w:t>,</w:t>
      </w:r>
    </w:p>
    <w:p w14:paraId="7C895D1F" w14:textId="69A3C268" w:rsidR="00D72E0C" w:rsidRDefault="00D72E0C" w:rsidP="00B55EDF">
      <w:pPr>
        <w:rPr>
          <w:rFonts w:ascii="FontbitDavid" w:hAnsi="FontbitDavid"/>
          <w:sz w:val="32"/>
          <w:rtl/>
        </w:rPr>
      </w:pPr>
      <w:r w:rsidRPr="006B73BE">
        <w:rPr>
          <w:rStyle w:val="affff5"/>
          <w:rFonts w:hint="eastAsia"/>
          <w:rtl/>
        </w:rPr>
        <w:t>אבל</w:t>
      </w:r>
      <w:r w:rsidRPr="006B73BE">
        <w:rPr>
          <w:rStyle w:val="affff5"/>
          <w:rtl/>
        </w:rPr>
        <w:t xml:space="preserve"> </w:t>
      </w:r>
      <w:r w:rsidRPr="006B73BE">
        <w:rPr>
          <w:rStyle w:val="affff5"/>
          <w:rFonts w:hint="eastAsia"/>
          <w:rtl/>
        </w:rPr>
        <w:t>לרי</w:t>
      </w:r>
      <w:r w:rsidRPr="006B73BE">
        <w:rPr>
          <w:rStyle w:val="affff5"/>
          <w:rtl/>
        </w:rPr>
        <w:t>"ו</w:t>
      </w:r>
      <w:r>
        <w:rPr>
          <w:rFonts w:ascii="FontbitDavid" w:hAnsi="FontbitDavid" w:hint="cs"/>
          <w:sz w:val="32"/>
          <w:rtl/>
        </w:rPr>
        <w:t xml:space="preserve">: אף כשלא רבו, </w:t>
      </w:r>
      <w:r w:rsidRPr="006B73BE">
        <w:rPr>
          <w:rStyle w:val="affff5"/>
          <w:rFonts w:hint="eastAsia"/>
          <w:rtl/>
        </w:rPr>
        <w:t>יקשה</w:t>
      </w:r>
      <w:r w:rsidRPr="006B73BE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בהכרח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משום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דבזה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"ז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דרבנן</w:t>
      </w:r>
      <w:r>
        <w:rPr>
          <w:rFonts w:ascii="FontbitDavid" w:hAnsi="FontbitDavid" w:hint="cs"/>
          <w:sz w:val="32"/>
          <w:rtl/>
        </w:rPr>
        <w:t>!</w:t>
      </w:r>
    </w:p>
    <w:p w14:paraId="049D68D8" w14:textId="4BD24E4B" w:rsidR="00B433C9" w:rsidRDefault="00D72E0C" w:rsidP="00B55EDF">
      <w:pPr>
        <w:rPr>
          <w:rFonts w:ascii="FontbitDavid" w:hAnsi="FontbitDavid"/>
          <w:sz w:val="32"/>
          <w:rtl/>
        </w:rPr>
      </w:pPr>
      <w:r w:rsidRPr="006B73BE">
        <w:rPr>
          <w:rStyle w:val="affff5"/>
          <w:rFonts w:hint="eastAsia"/>
          <w:rtl/>
        </w:rPr>
        <w:t>יתרץ</w:t>
      </w:r>
      <w:r>
        <w:rPr>
          <w:rFonts w:ascii="FontbitDavid" w:hAnsi="FontbitDavid" w:hint="cs"/>
          <w:sz w:val="32"/>
          <w:rtl/>
        </w:rPr>
        <w:t>: זה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B433C9" w:rsidRPr="008D20D2">
        <w:rPr>
          <w:rStyle w:val="affff5"/>
          <w:rFonts w:hint="cs"/>
          <w:rtl/>
        </w:rPr>
        <w:t>רבנן</w:t>
      </w:r>
      <w:r w:rsidR="00B433C9" w:rsidRPr="00C35A2C">
        <w:rPr>
          <w:rFonts w:ascii="FontbitDavid" w:hAnsi="FontbitDavid" w:hint="cs"/>
          <w:sz w:val="32"/>
          <w:rtl/>
        </w:rPr>
        <w:t xml:space="preserve"> ואנ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B433C9" w:rsidRPr="008D20D2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>'</w:t>
      </w:r>
      <w:r w:rsidR="00B433C9" w:rsidRPr="008D20D2">
        <w:rPr>
          <w:rStyle w:val="affff5"/>
          <w:rFonts w:hint="cs"/>
          <w:rtl/>
        </w:rPr>
        <w:t xml:space="preserve"> יוסי</w:t>
      </w:r>
      <w:r>
        <w:rPr>
          <w:rStyle w:val="affff5"/>
          <w:rFonts w:hint="cs"/>
          <w:rtl/>
        </w:rPr>
        <w:t>,</w:t>
      </w:r>
    </w:p>
    <w:p w14:paraId="25CBD168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פב:</w:t>
      </w:r>
    </w:p>
    <w:p w14:paraId="16BE09E9" w14:textId="7A6EED9B" w:rsidR="00D72E0C" w:rsidRDefault="00B433C9" w:rsidP="00B55EDF">
      <w:pPr>
        <w:rPr>
          <w:rFonts w:ascii="FontbitDavid" w:hAnsi="FontbitDavid"/>
          <w:spacing w:val="-2"/>
          <w:sz w:val="32"/>
          <w:rtl/>
        </w:rPr>
      </w:pPr>
      <w:r w:rsidRPr="008D20D2">
        <w:rPr>
          <w:rStyle w:val="affff5"/>
          <w:rtl/>
        </w:rPr>
        <w:t>דתניא בסדר עולם</w:t>
      </w:r>
      <w:r w:rsidR="00D72E0C">
        <w:rPr>
          <w:rStyle w:val="affff5"/>
          <w:rFonts w:hint="cs"/>
          <w:rtl/>
        </w:rPr>
        <w:t xml:space="preserve"> [ריו"ס]</w:t>
      </w:r>
      <w:r w:rsidRPr="008D20D2">
        <w:rPr>
          <w:rStyle w:val="affff5"/>
          <w:rtl/>
        </w:rPr>
        <w:t>:</w:t>
      </w:r>
      <w:r w:rsidRPr="00EA6942">
        <w:rPr>
          <w:rFonts w:ascii="FontbitDavid" w:hAnsi="FontbitDavid"/>
          <w:spacing w:val="-2"/>
          <w:sz w:val="32"/>
          <w:rtl/>
        </w:rPr>
        <w:t xml:space="preserve"> ירושה ראשונה ושניה </w:t>
      </w:r>
      <w:r w:rsidR="00D72E0C">
        <w:rPr>
          <w:rFonts w:ascii="FontbitDavid" w:hAnsi="FontbitDavid" w:hint="cs"/>
          <w:spacing w:val="-2"/>
          <w:sz w:val="32"/>
          <w:rtl/>
        </w:rPr>
        <w:t xml:space="preserve">- </w:t>
      </w:r>
      <w:r w:rsidRPr="00EA6942">
        <w:rPr>
          <w:rFonts w:ascii="FontbitDavid" w:hAnsi="FontbitDavid"/>
          <w:spacing w:val="-2"/>
          <w:sz w:val="32"/>
          <w:rtl/>
        </w:rPr>
        <w:t>יש להן,</w:t>
      </w:r>
    </w:p>
    <w:p w14:paraId="172D3955" w14:textId="2EC8F36D" w:rsidR="00B433C9" w:rsidRPr="00EA6942" w:rsidRDefault="00B433C9" w:rsidP="00B55EDF">
      <w:pPr>
        <w:rPr>
          <w:rFonts w:ascii="FontbitDavid" w:hAnsi="FontbitDavid"/>
          <w:spacing w:val="-2"/>
          <w:sz w:val="32"/>
          <w:rtl/>
        </w:rPr>
      </w:pPr>
      <w:r w:rsidRPr="00EA6942">
        <w:rPr>
          <w:rFonts w:ascii="FontbitDavid" w:hAnsi="FontbitDavid"/>
          <w:spacing w:val="-2"/>
          <w:sz w:val="32"/>
          <w:rtl/>
        </w:rPr>
        <w:t>שלישית</w:t>
      </w:r>
      <w:r w:rsidR="00D72E0C">
        <w:rPr>
          <w:rFonts w:ascii="FontbitDavid" w:hAnsi="FontbitDavid" w:hint="cs"/>
          <w:spacing w:val="-2"/>
          <w:sz w:val="32"/>
          <w:rtl/>
        </w:rPr>
        <w:t xml:space="preserve"> -</w:t>
      </w:r>
      <w:r w:rsidRPr="00EA6942">
        <w:rPr>
          <w:rFonts w:ascii="FontbitDavid" w:hAnsi="FontbitDavid"/>
          <w:spacing w:val="-2"/>
          <w:sz w:val="32"/>
          <w:rtl/>
        </w:rPr>
        <w:t xml:space="preserve"> אין להן</w:t>
      </w:r>
      <w:r w:rsidR="00D72E0C">
        <w:rPr>
          <w:rFonts w:ascii="FontbitDavid" w:hAnsi="FontbitDavid" w:hint="cs"/>
          <w:spacing w:val="-2"/>
          <w:sz w:val="32"/>
          <w:rtl/>
        </w:rPr>
        <w:t xml:space="preserve"> </w:t>
      </w:r>
      <w:r w:rsidR="00D72E0C" w:rsidRPr="006B73BE">
        <w:rPr>
          <w:rStyle w:val="affff8"/>
          <w:rFonts w:hint="eastAsia"/>
          <w:rtl/>
        </w:rPr>
        <w:t>דלא</w:t>
      </w:r>
      <w:r w:rsidR="00D72E0C" w:rsidRPr="006B73BE">
        <w:rPr>
          <w:rStyle w:val="affff8"/>
          <w:rtl/>
        </w:rPr>
        <w:t xml:space="preserve"> פקעה בגלות טיטוס </w:t>
      </w:r>
      <w:r w:rsidR="00D72E0C" w:rsidRPr="00A07384">
        <w:rPr>
          <w:rStyle w:val="affff8"/>
          <w:rFonts w:cs="PFT_Frank" w:hint="eastAsia"/>
          <w:b/>
          <w:bCs/>
          <w:szCs w:val="10"/>
          <w:rtl/>
        </w:rPr>
        <w:t>ותרומה</w:t>
      </w:r>
      <w:r w:rsidR="00D72E0C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D72E0C" w:rsidRPr="00A07384">
        <w:rPr>
          <w:rStyle w:val="affff8"/>
          <w:rFonts w:cs="PFT_Frank" w:hint="eastAsia"/>
          <w:b/>
          <w:bCs/>
          <w:szCs w:val="10"/>
          <w:rtl/>
        </w:rPr>
        <w:t>בזה</w:t>
      </w:r>
      <w:r w:rsidR="00D72E0C" w:rsidRPr="00A07384">
        <w:rPr>
          <w:rStyle w:val="affff8"/>
          <w:rFonts w:cs="PFT_Frank"/>
          <w:b/>
          <w:bCs/>
          <w:szCs w:val="10"/>
          <w:rtl/>
        </w:rPr>
        <w:t xml:space="preserve">"ז </w:t>
      </w:r>
      <w:r w:rsidR="00D72E0C" w:rsidRPr="00A07384">
        <w:rPr>
          <w:rStyle w:val="affff8"/>
          <w:rFonts w:cs="PFT_Frank" w:hint="eastAsia"/>
          <w:b/>
          <w:bCs/>
          <w:szCs w:val="10"/>
          <w:rtl/>
        </w:rPr>
        <w:t>דאורייתא</w:t>
      </w:r>
      <w:r w:rsidR="00D72E0C" w:rsidRPr="006B73BE">
        <w:rPr>
          <w:rStyle w:val="affff8"/>
          <w:rtl/>
        </w:rPr>
        <w:t>.</w:t>
      </w:r>
    </w:p>
    <w:p w14:paraId="29A94F55" w14:textId="1581E472" w:rsidR="00D72E0C" w:rsidRPr="006B73BE" w:rsidRDefault="00D72E0C" w:rsidP="00615A60">
      <w:pPr>
        <w:pStyle w:val="affff2"/>
        <w:rPr>
          <w:rtl/>
        </w:rPr>
      </w:pPr>
      <w:bookmarkStart w:id="928" w:name="_Toc119173031"/>
      <w:bookmarkStart w:id="929" w:name="_Toc119230126"/>
      <w:r w:rsidRPr="006B73BE">
        <w:rPr>
          <w:rFonts w:hint="eastAsia"/>
          <w:rtl/>
        </w:rPr>
        <w:t>האם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לרי</w:t>
      </w:r>
      <w:r w:rsidRPr="006B73BE">
        <w:rPr>
          <w:rtl/>
        </w:rPr>
        <w:t xml:space="preserve">"ו </w:t>
      </w:r>
      <w:r w:rsidRPr="006B73BE">
        <w:rPr>
          <w:rFonts w:hint="eastAsia"/>
          <w:rtl/>
        </w:rPr>
        <w:t>בדרבנן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צריך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ריבוי</w:t>
      </w:r>
      <w:r>
        <w:rPr>
          <w:rFonts w:hint="cs"/>
          <w:rtl/>
        </w:rPr>
        <w:t>,</w:t>
      </w:r>
      <w:r w:rsidRPr="006B73BE">
        <w:rPr>
          <w:rtl/>
        </w:rPr>
        <w:t xml:space="preserve"> או א</w:t>
      </w:r>
      <w:r w:rsidR="001008DC">
        <w:rPr>
          <w:rFonts w:hint="cs"/>
          <w:rtl/>
        </w:rPr>
        <w:t>ף</w:t>
      </w:r>
      <w:r w:rsidRPr="006B73BE">
        <w:rPr>
          <w:rtl/>
        </w:rPr>
        <w:t xml:space="preserve"> שוה בשוה מתבטל?</w:t>
      </w:r>
      <w:bookmarkEnd w:id="928"/>
      <w:bookmarkEnd w:id="929"/>
    </w:p>
    <w:p w14:paraId="57E7D636" w14:textId="79F5B549" w:rsidR="00B433C9" w:rsidRPr="00D238B7" w:rsidRDefault="00D72E0C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בדרבנן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לא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בעי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רבוי</w:t>
      </w:r>
      <w:r w:rsidR="00B433C9" w:rsidRPr="00C35A2C">
        <w:rPr>
          <w:rFonts w:ascii="FontbitDavid" w:hAnsi="FontbitDavid" w:hint="cs"/>
          <w:sz w:val="32"/>
          <w:rtl/>
        </w:rPr>
        <w:t xml:space="preserve">, </w:t>
      </w:r>
      <w:r w:rsidR="00B433C9" w:rsidRPr="008D20D2">
        <w:rPr>
          <w:rStyle w:val="affff5"/>
          <w:rFonts w:hint="cs"/>
          <w:rtl/>
        </w:rPr>
        <w:t xml:space="preserve">ודתנן </w:t>
      </w:r>
      <w:r w:rsidR="00B433C9" w:rsidRPr="00C35A2C">
        <w:rPr>
          <w:rFonts w:ascii="FontbitDavid" w:hAnsi="FontbitDavid"/>
          <w:sz w:val="32"/>
          <w:rtl/>
        </w:rPr>
        <w:t xml:space="preserve">מקוה שיש בו </w:t>
      </w:r>
      <w:r w:rsidR="00B433C9" w:rsidRPr="00C35A2C">
        <w:rPr>
          <w:rFonts w:ascii="FontbitDavid" w:hAnsi="FontbitDavid" w:hint="cs"/>
          <w:sz w:val="32"/>
          <w:rtl/>
        </w:rPr>
        <w:t xml:space="preserve">מ' </w:t>
      </w:r>
      <w:r w:rsidR="00B433C9" w:rsidRPr="00C35A2C">
        <w:rPr>
          <w:rFonts w:ascii="FontbitDavid" w:hAnsi="FontbitDavid"/>
          <w:sz w:val="32"/>
          <w:rtl/>
        </w:rPr>
        <w:t xml:space="preserve">סאה מכוונות, נתן סאה ונטל סאה - כשר, </w:t>
      </w:r>
      <w:r w:rsidR="00B433C9" w:rsidRPr="008D20D2">
        <w:rPr>
          <w:rStyle w:val="affff5"/>
          <w:rFonts w:hint="cs"/>
          <w:rtl/>
        </w:rPr>
        <w:t>וארי</w:t>
      </w:r>
      <w:r w:rsidR="00B433C9" w:rsidRPr="008D20D2">
        <w:rPr>
          <w:rStyle w:val="affff5"/>
          <w:rtl/>
        </w:rPr>
        <w:t>"</w:t>
      </w:r>
      <w:r w:rsidR="00B433C9" w:rsidRPr="008D20D2">
        <w:rPr>
          <w:rStyle w:val="affff5"/>
          <w:rFonts w:hint="cs"/>
          <w:rtl/>
        </w:rPr>
        <w:t>ו:</w:t>
      </w:r>
      <w:r w:rsidR="00B433C9" w:rsidRPr="00C35A2C">
        <w:rPr>
          <w:rFonts w:ascii="FontbitDavid" w:hAnsi="FontbitDavid"/>
          <w:sz w:val="32"/>
          <w:rtl/>
        </w:rPr>
        <w:t xml:space="preserve"> עד רובו</w:t>
      </w:r>
      <w:r>
        <w:rPr>
          <w:rFonts w:ascii="FontbitDavid" w:hAnsi="FontbitDavid" w:hint="cs"/>
          <w:sz w:val="32"/>
          <w:rtl/>
        </w:rPr>
        <w:t xml:space="preserve">  - 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 w:hint="cs"/>
          <w:sz w:val="32"/>
          <w:rtl/>
        </w:rPr>
        <w:t xml:space="preserve">לא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נ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ט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</w:t>
      </w:r>
      <w:r w:rsidR="00B433C9" w:rsidRPr="00C35A2C">
        <w:rPr>
          <w:rFonts w:ascii="FontbitDavid" w:hAnsi="FontbitDavid" w:hint="cs"/>
          <w:sz w:val="32"/>
          <w:rtl/>
        </w:rPr>
        <w:t xml:space="preserve"> רובו</w:t>
      </w:r>
      <w:r>
        <w:rPr>
          <w:rFonts w:ascii="FontbitDavid" w:hAnsi="FontbitDavid" w:hint="cs"/>
          <w:sz w:val="32"/>
          <w:rtl/>
        </w:rPr>
        <w:t>.</w:t>
      </w:r>
    </w:p>
    <w:p w14:paraId="18AE08FD" w14:textId="75D23A51" w:rsidR="00D72E0C" w:rsidRDefault="00B433C9" w:rsidP="00B55EDF">
      <w:pPr>
        <w:ind w:hanging="1"/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ב.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D72E0C" w:rsidRPr="00D1637C">
        <w:rPr>
          <w:rFonts w:cs="PFT_Frank" w:hint="eastAsia"/>
          <w:b/>
          <w:bCs/>
          <w:szCs w:val="14"/>
          <w:rtl/>
        </w:rPr>
        <w:t>אף</w:t>
      </w:r>
      <w:r w:rsidR="00D72E0C" w:rsidRPr="00D1637C">
        <w:rPr>
          <w:rFonts w:cs="PFT_Frank"/>
          <w:b/>
          <w:bCs/>
          <w:szCs w:val="14"/>
          <w:rtl/>
        </w:rPr>
        <w:t xml:space="preserve"> </w:t>
      </w:r>
      <w:r w:rsidR="00D72E0C" w:rsidRPr="00D1637C">
        <w:rPr>
          <w:rFonts w:cs="PFT_Frank" w:hint="eastAsia"/>
          <w:b/>
          <w:bCs/>
          <w:szCs w:val="14"/>
          <w:rtl/>
        </w:rPr>
        <w:t>בדרבנן</w:t>
      </w:r>
      <w:r w:rsidR="00D72E0C" w:rsidRPr="00D1637C">
        <w:rPr>
          <w:rFonts w:cs="PFT_Frank"/>
          <w:b/>
          <w:bCs/>
          <w:szCs w:val="14"/>
          <w:rtl/>
        </w:rPr>
        <w:t xml:space="preserve"> </w:t>
      </w:r>
      <w:r w:rsidR="00D72E0C" w:rsidRPr="00D1637C">
        <w:rPr>
          <w:rFonts w:cs="PFT_Frank" w:hint="eastAsia"/>
          <w:b/>
          <w:bCs/>
          <w:szCs w:val="14"/>
          <w:rtl/>
        </w:rPr>
        <w:t>ב</w:t>
      </w:r>
      <w:r w:rsidR="00D72E0C" w:rsidRPr="00D1637C">
        <w:rPr>
          <w:rFonts w:cs="PFT_Frank" w:hint="cs"/>
          <w:b/>
          <w:bCs/>
          <w:szCs w:val="14"/>
          <w:rtl/>
        </w:rPr>
        <w:t>ע</w:t>
      </w:r>
      <w:r w:rsidR="00D72E0C" w:rsidRPr="00D1637C">
        <w:rPr>
          <w:rFonts w:cs="PFT_Frank" w:hint="eastAsia"/>
          <w:b/>
          <w:bCs/>
          <w:szCs w:val="14"/>
          <w:rtl/>
        </w:rPr>
        <w:t>י</w:t>
      </w:r>
      <w:r w:rsidR="00D72E0C" w:rsidRPr="00D1637C">
        <w:rPr>
          <w:rFonts w:cs="PFT_Frank"/>
          <w:b/>
          <w:bCs/>
          <w:szCs w:val="14"/>
          <w:rtl/>
        </w:rPr>
        <w:t xml:space="preserve"> </w:t>
      </w:r>
      <w:r w:rsidR="00D72E0C" w:rsidRPr="00D1637C">
        <w:rPr>
          <w:rFonts w:cs="PFT_Frank" w:hint="eastAsia"/>
          <w:b/>
          <w:bCs/>
          <w:szCs w:val="14"/>
          <w:rtl/>
        </w:rPr>
        <w:t>ריבוי</w:t>
      </w:r>
      <w:r w:rsidR="00D72E0C" w:rsidRPr="006B73BE">
        <w:rPr>
          <w:rtl/>
        </w:rPr>
        <w:t xml:space="preserve">, </w:t>
      </w:r>
      <w:r w:rsidR="00D72E0C">
        <w:rPr>
          <w:rStyle w:val="affff5"/>
          <w:rtl/>
        </w:rPr>
        <w:tab/>
      </w:r>
      <w:r w:rsidR="00D72E0C">
        <w:rPr>
          <w:rStyle w:val="affff5"/>
          <w:rtl/>
        </w:rPr>
        <w:tab/>
      </w:r>
      <w:r w:rsidR="00D72E0C">
        <w:rPr>
          <w:rStyle w:val="affff5"/>
          <w:rtl/>
        </w:rPr>
        <w:tab/>
      </w:r>
      <w:r w:rsidR="00D72E0C">
        <w:rPr>
          <w:rStyle w:val="affff5"/>
          <w:rtl/>
        </w:rPr>
        <w:tab/>
      </w:r>
      <w:r w:rsidR="00D72E0C">
        <w:rPr>
          <w:rStyle w:val="affff5"/>
          <w:rtl/>
        </w:rPr>
        <w:tab/>
      </w:r>
      <w:r w:rsidR="00D72E0C">
        <w:rPr>
          <w:rStyle w:val="affff5"/>
          <w:rtl/>
        </w:rPr>
        <w:tab/>
      </w:r>
      <w:r w:rsidR="00D72E0C" w:rsidRPr="006B73BE">
        <w:rPr>
          <w:rStyle w:val="affff5"/>
          <w:rFonts w:hint="eastAsia"/>
          <w:rtl/>
        </w:rPr>
        <w:t>ו</w:t>
      </w:r>
      <w:r w:rsidR="00274003" w:rsidRPr="006B73BE">
        <w:rPr>
          <w:rStyle w:val="affff5"/>
          <w:rtl/>
        </w:rPr>
        <w:t>כאן</w:t>
      </w:r>
      <w:r w:rsidRPr="00C35A2C">
        <w:rPr>
          <w:rFonts w:ascii="FontbitDavid" w:hAnsi="FontbitDavid"/>
          <w:sz w:val="32"/>
          <w:rtl/>
        </w:rPr>
        <w:t xml:space="preserve"> </w:t>
      </w:r>
      <w:r w:rsidR="00D72E0C">
        <w:rPr>
          <w:rFonts w:ascii="FontbitDavid" w:hAnsi="FontbitDavid" w:hint="cs"/>
          <w:sz w:val="32"/>
          <w:rtl/>
        </w:rPr>
        <w:t>משום '</w:t>
      </w:r>
      <w:r w:rsidRPr="00C35A2C">
        <w:rPr>
          <w:rFonts w:ascii="FontbitDavid" w:hAnsi="FontbitDavid"/>
          <w:sz w:val="32"/>
          <w:rtl/>
        </w:rPr>
        <w:t>שאני אומר</w:t>
      </w:r>
      <w:r w:rsidR="00D72E0C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.</w:t>
      </w:r>
    </w:p>
    <w:p w14:paraId="2485FBFE" w14:textId="504B76AC" w:rsidR="00D72E0C" w:rsidRPr="00062827" w:rsidRDefault="00D72E0C" w:rsidP="00615A60">
      <w:pPr>
        <w:pStyle w:val="affff2"/>
        <w:rPr>
          <w:spacing w:val="-2"/>
          <w:rtl/>
        </w:rPr>
      </w:pPr>
      <w:bookmarkStart w:id="930" w:name="_Toc119173032"/>
      <w:bookmarkStart w:id="931" w:name="_Toc119230127"/>
      <w:r w:rsidRPr="00062827">
        <w:rPr>
          <w:rStyle w:val="affff5"/>
          <w:rFonts w:hint="cs"/>
          <w:rtl/>
        </w:rPr>
        <w:t xml:space="preserve">הוכחה מהמשנה לרי"ו </w:t>
      </w:r>
      <w:r w:rsidRPr="00062827">
        <w:rPr>
          <w:rFonts w:hint="cs"/>
          <w:spacing w:val="-2"/>
          <w:rtl/>
        </w:rPr>
        <w:t xml:space="preserve">דאנדרוגינוס זכר </w:t>
      </w:r>
      <w:r w:rsidR="0015122F" w:rsidRPr="00062827">
        <w:rPr>
          <w:rFonts w:hint="cs"/>
          <w:spacing w:val="-2"/>
          <w:rtl/>
        </w:rPr>
        <w:t xml:space="preserve">ודאי </w:t>
      </w:r>
      <w:r w:rsidRPr="00062827">
        <w:rPr>
          <w:rStyle w:val="affff8"/>
          <w:rFonts w:cs="PFT_Frank" w:hint="eastAsia"/>
          <w:spacing w:val="-2"/>
          <w:rtl/>
        </w:rPr>
        <w:t>ומאכיל</w:t>
      </w:r>
      <w:r w:rsidRPr="00062827">
        <w:rPr>
          <w:rStyle w:val="affff8"/>
          <w:rFonts w:cs="PFT_Frank"/>
          <w:spacing w:val="-2"/>
          <w:rtl/>
        </w:rPr>
        <w:t xml:space="preserve"> בחזה ושוק</w:t>
      </w:r>
      <w:bookmarkEnd w:id="930"/>
      <w:bookmarkEnd w:id="931"/>
    </w:p>
    <w:p w14:paraId="7411B333" w14:textId="682CEF3A" w:rsidR="00B433C9" w:rsidRPr="00C35A2C" w:rsidRDefault="00D72E0C" w:rsidP="00B55EDF">
      <w:pPr>
        <w:ind w:hanging="1"/>
        <w:rPr>
          <w:rFonts w:ascii="FontbitDavid" w:hAnsi="FontbitDavid"/>
          <w:sz w:val="32"/>
          <w:rtl/>
        </w:rPr>
      </w:pPr>
      <w:r w:rsidRPr="006B73BE">
        <w:rPr>
          <w:rStyle w:val="affff5"/>
          <w:rFonts w:hint="eastAsia"/>
          <w:rtl/>
        </w:rPr>
        <w:t>דתנן</w:t>
      </w:r>
      <w:r>
        <w:rPr>
          <w:rFonts w:ascii="FontbitDavid" w:hAnsi="FontbitDavid" w:hint="cs"/>
          <w:sz w:val="32"/>
          <w:rtl/>
        </w:rPr>
        <w:t>: '</w:t>
      </w:r>
      <w:r w:rsidR="00B433C9" w:rsidRPr="00C35A2C">
        <w:rPr>
          <w:rFonts w:ascii="FontbitDavid" w:hAnsi="FontbitDavid" w:hint="cs"/>
          <w:sz w:val="32"/>
          <w:rtl/>
        </w:rPr>
        <w:t>נושא</w:t>
      </w:r>
      <w:r>
        <w:rPr>
          <w:rFonts w:ascii="FontbitDavid" w:hAnsi="FontbitDavid" w:hint="cs"/>
          <w:sz w:val="32"/>
          <w:rtl/>
        </w:rPr>
        <w:t>',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יתרץ ר"ל, </w:t>
      </w:r>
      <w:r w:rsidR="00B433C9" w:rsidRPr="006B73BE">
        <w:rPr>
          <w:rStyle w:val="affff5"/>
          <w:rFonts w:hint="eastAsia"/>
          <w:rtl/>
        </w:rPr>
        <w:t>תני</w:t>
      </w:r>
      <w:r w:rsidRPr="006B73BE">
        <w:rPr>
          <w:rStyle w:val="affff5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>אם נשא</w:t>
      </w:r>
      <w:r>
        <w:rPr>
          <w:rFonts w:ascii="FontbitDavid" w:hAnsi="FontbitDavid" w:hint="cs"/>
          <w:sz w:val="32"/>
          <w:rtl/>
        </w:rPr>
        <w:t xml:space="preserve">' </w:t>
      </w:r>
      <w:r w:rsidRPr="006B73BE">
        <w:rPr>
          <w:rStyle w:val="affff8"/>
          <w:rtl/>
        </w:rPr>
        <w:t xml:space="preserve">[רק בדיעבד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ולא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ודאי</w:t>
      </w:r>
      <w:r w:rsidRPr="006B73BE">
        <w:rPr>
          <w:rStyle w:val="affff8"/>
          <w:rtl/>
        </w:rPr>
        <w:t>].</w:t>
      </w:r>
    </w:p>
    <w:p w14:paraId="6354A23D" w14:textId="16C38061" w:rsidR="00814BEE" w:rsidRDefault="00B433C9" w:rsidP="00B55EDF">
      <w:pPr>
        <w:rPr>
          <w:rFonts w:ascii="FontbitDavid" w:hAnsi="FontbitDavid"/>
          <w:sz w:val="32"/>
          <w:rtl/>
        </w:rPr>
      </w:pPr>
      <w:r w:rsidRPr="008D20D2">
        <w:rPr>
          <w:rStyle w:val="affff5"/>
          <w:rFonts w:hint="cs"/>
          <w:rtl/>
        </w:rPr>
        <w:t>ויקשה</w:t>
      </w:r>
      <w:r w:rsidR="00814BEE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814BEE">
        <w:rPr>
          <w:rFonts w:ascii="FontbitDavid" w:hAnsi="FontbitDavid" w:hint="cs"/>
          <w:sz w:val="32"/>
          <w:rtl/>
        </w:rPr>
        <w:t xml:space="preserve">'לא נישא' </w:t>
      </w:r>
      <w:r w:rsidR="00814BEE" w:rsidRPr="006B73BE">
        <w:rPr>
          <w:rStyle w:val="affff8"/>
          <w:rFonts w:hint="eastAsia"/>
          <w:rtl/>
        </w:rPr>
        <w:t>דסיפא</w:t>
      </w:r>
      <w:r w:rsidR="00814BEE" w:rsidRPr="006B73BE">
        <w:rPr>
          <w:rStyle w:val="affff8"/>
          <w:rtl/>
        </w:rPr>
        <w:t xml:space="preserve"> </w:t>
      </w:r>
      <w:r w:rsidR="00814BEE">
        <w:rPr>
          <w:rFonts w:ascii="FontbitDavid" w:hAnsi="FontbitDavid" w:hint="cs"/>
          <w:sz w:val="32"/>
          <w:rtl/>
        </w:rPr>
        <w:t>משמע דיעבד, '</w:t>
      </w:r>
      <w:r w:rsidRPr="00C35A2C">
        <w:rPr>
          <w:rFonts w:ascii="FontbitDavid" w:hAnsi="FontbitDavid" w:hint="cs"/>
          <w:sz w:val="32"/>
          <w:rtl/>
        </w:rPr>
        <w:t>נושא</w:t>
      </w:r>
      <w:r w:rsidR="00814BEE">
        <w:rPr>
          <w:rFonts w:ascii="FontbitDavid" w:hAnsi="FontbitDavid" w:hint="cs"/>
          <w:sz w:val="32"/>
          <w:rtl/>
        </w:rPr>
        <w:t>'</w:t>
      </w:r>
      <w:r w:rsidRPr="006B73BE">
        <w:rPr>
          <w:rStyle w:val="affff8"/>
          <w:rtl/>
        </w:rPr>
        <w:t xml:space="preserve"> </w:t>
      </w:r>
      <w:r w:rsidR="00814BEE" w:rsidRPr="006B73BE">
        <w:rPr>
          <w:rStyle w:val="affff8"/>
          <w:rFonts w:hint="eastAsia"/>
          <w:rtl/>
        </w:rPr>
        <w:t>משמע</w:t>
      </w:r>
      <w:r w:rsidR="00814BEE" w:rsidRPr="006B73BE">
        <w:rPr>
          <w:rStyle w:val="affff8"/>
          <w:rtl/>
        </w:rPr>
        <w:t xml:space="preserve"> </w:t>
      </w:r>
      <w:r w:rsidRPr="00C35A2C">
        <w:rPr>
          <w:rFonts w:ascii="FontbitDavid" w:hAnsi="FontbitDavid" w:hint="cs"/>
          <w:sz w:val="32"/>
          <w:rtl/>
        </w:rPr>
        <w:t>לכתחילה</w:t>
      </w:r>
      <w:r w:rsidR="0015122F">
        <w:rPr>
          <w:rFonts w:ascii="FontbitDavid" w:hAnsi="FontbitDavid" w:hint="cs"/>
          <w:sz w:val="32"/>
          <w:rtl/>
        </w:rPr>
        <w:t>!</w:t>
      </w:r>
    </w:p>
    <w:p w14:paraId="4CB07237" w14:textId="4E651715" w:rsidR="0015122F" w:rsidRDefault="00B433C9" w:rsidP="00814BEE">
      <w:pPr>
        <w:rPr>
          <w:rStyle w:val="affff5"/>
          <w:rtl/>
        </w:rPr>
      </w:pPr>
      <w:r w:rsidRPr="008D20D2">
        <w:rPr>
          <w:rStyle w:val="affff5"/>
          <w:rFonts w:hint="cs"/>
          <w:rtl/>
        </w:rPr>
        <w:t>וסיפא דר</w:t>
      </w:r>
      <w:r w:rsidRPr="008D20D2">
        <w:rPr>
          <w:rStyle w:val="affff5"/>
          <w:rtl/>
        </w:rPr>
        <w:t>"</w:t>
      </w:r>
      <w:r w:rsidRPr="008D20D2">
        <w:rPr>
          <w:rStyle w:val="affff5"/>
          <w:rFonts w:hint="cs"/>
          <w:rtl/>
        </w:rPr>
        <w:t>א</w:t>
      </w:r>
      <w:r w:rsidR="008D20D2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א</w:t>
      </w:r>
      <w:r w:rsidR="00814BEE">
        <w:rPr>
          <w:rFonts w:ascii="FontbitDavid" w:hAnsi="FontbitDavid" w:hint="cs"/>
          <w:sz w:val="32"/>
          <w:rtl/>
        </w:rPr>
        <w:t>נ</w:t>
      </w:r>
      <w:r w:rsidRPr="00C35A2C">
        <w:rPr>
          <w:rFonts w:ascii="FontbitDavid" w:hAnsi="FontbitDavid" w:hint="cs"/>
          <w:sz w:val="32"/>
          <w:rtl/>
        </w:rPr>
        <w:t>דרוגינוס חייבין עליו סקילה כזכר</w:t>
      </w:r>
      <w:r w:rsidR="00814BEE">
        <w:rPr>
          <w:rFonts w:ascii="FontbitDavid" w:hAnsi="FontbitDavid" w:hint="cs"/>
          <w:sz w:val="32"/>
          <w:rtl/>
        </w:rPr>
        <w:t xml:space="preserve"> - </w:t>
      </w:r>
    </w:p>
    <w:p w14:paraId="29EFBB06" w14:textId="2258A429" w:rsidR="00B433C9" w:rsidRDefault="00814BEE" w:rsidP="006B73BE">
      <w:pPr>
        <w:rPr>
          <w:rtl/>
        </w:rPr>
      </w:pPr>
      <w:r w:rsidRPr="006B73BE">
        <w:rPr>
          <w:rStyle w:val="affff5"/>
          <w:rFonts w:hint="eastAsia"/>
          <w:rtl/>
        </w:rPr>
        <w:t>לרי</w:t>
      </w:r>
      <w:r w:rsidRPr="006B73BE">
        <w:rPr>
          <w:rStyle w:val="affff5"/>
          <w:rtl/>
        </w:rPr>
        <w:t>"ו</w:t>
      </w:r>
      <w:r w:rsidR="0015122F">
        <w:rPr>
          <w:rStyle w:val="affff5"/>
          <w:rFonts w:hint="cs"/>
          <w:rtl/>
        </w:rPr>
        <w:t>,</w:t>
      </w:r>
      <w:r w:rsidRPr="006B73BE">
        <w:rPr>
          <w:rStyle w:val="affff5"/>
          <w:rtl/>
        </w:rPr>
        <w:t xml:space="preserve"> </w:t>
      </w:r>
      <w:r w:rsidR="0015122F">
        <w:rPr>
          <w:rStyle w:val="affff5"/>
          <w:rtl/>
        </w:rPr>
        <w:tab/>
      </w:r>
      <w:r w:rsidRPr="006B73BE">
        <w:rPr>
          <w:rStyle w:val="affff5"/>
          <w:rFonts w:hint="eastAsia"/>
          <w:rtl/>
        </w:rPr>
        <w:t>לכו</w:t>
      </w:r>
      <w:r w:rsidRPr="006B73BE">
        <w:rPr>
          <w:rStyle w:val="affff5"/>
          <w:rtl/>
        </w:rPr>
        <w:t>"ע</w:t>
      </w:r>
      <w:r w:rsidR="0015122F">
        <w:rPr>
          <w:rFonts w:ascii="FontbitDavid" w:hAnsi="FontbitDavid" w:hint="cs"/>
          <w:sz w:val="32"/>
          <w:rtl/>
        </w:rPr>
        <w:t xml:space="preserve"> </w:t>
      </w:r>
      <w:r>
        <w:rPr>
          <w:rFonts w:hint="cs"/>
          <w:rtl/>
        </w:rPr>
        <w:t>זכר</w:t>
      </w:r>
      <w:r w:rsidR="00B433C9">
        <w:rPr>
          <w:rFonts w:hint="cs"/>
          <w:rtl/>
        </w:rPr>
        <w:t>,</w:t>
      </w:r>
      <w:r w:rsidR="0015122F">
        <w:rPr>
          <w:rFonts w:hint="cs"/>
          <w:rtl/>
        </w:rPr>
        <w:t xml:space="preserve">  </w:t>
      </w:r>
      <w:r w:rsidR="00B433C9" w:rsidRPr="006B73BE">
        <w:rPr>
          <w:rStyle w:val="affff5"/>
          <w:rFonts w:hint="eastAsia"/>
          <w:rtl/>
        </w:rPr>
        <w:t>ו</w:t>
      </w:r>
      <w:r w:rsidRPr="006B73BE">
        <w:rPr>
          <w:rStyle w:val="affff5"/>
          <w:rFonts w:hint="eastAsia"/>
          <w:rtl/>
        </w:rPr>
        <w:t>חלקו</w:t>
      </w:r>
      <w:r w:rsidR="00B433C9" w:rsidRPr="003F3A85">
        <w:rPr>
          <w:rFonts w:cs="PFT_Frank" w:hint="cs"/>
          <w:b/>
          <w:bCs/>
          <w:szCs w:val="14"/>
          <w:rtl/>
        </w:rPr>
        <w:t xml:space="preserve"> </w:t>
      </w:r>
      <w:r>
        <w:rPr>
          <w:rFonts w:hint="cs"/>
          <w:rtl/>
        </w:rPr>
        <w:t>ב</w:t>
      </w:r>
      <w:r w:rsidR="00B433C9" w:rsidRPr="00C35A2C">
        <w:rPr>
          <w:rFonts w:hint="cs"/>
          <w:rtl/>
        </w:rPr>
        <w:t>סקילה מ</w:t>
      </w:r>
      <w:r>
        <w:rPr>
          <w:rFonts w:hint="cs"/>
          <w:rtl/>
        </w:rPr>
        <w:t>ב'</w:t>
      </w:r>
      <w:r w:rsidR="00B433C9" w:rsidRPr="00C35A2C">
        <w:rPr>
          <w:rFonts w:hint="cs"/>
          <w:rtl/>
        </w:rPr>
        <w:t xml:space="preserve"> מקומות </w:t>
      </w:r>
      <w:r>
        <w:rPr>
          <w:rStyle w:val="affff5"/>
          <w:rFonts w:hint="cs"/>
          <w:rtl/>
        </w:rPr>
        <w:t>[</w:t>
      </w:r>
      <w:r w:rsidRPr="006B73BE">
        <w:rPr>
          <w:rStyle w:val="affff5"/>
          <w:rFonts w:hint="eastAsia"/>
          <w:rtl/>
        </w:rPr>
        <w:t>דלר</w:t>
      </w:r>
      <w:r w:rsidRPr="006B73BE">
        <w:rPr>
          <w:rStyle w:val="affff5"/>
          <w:rtl/>
        </w:rPr>
        <w:t>"א</w:t>
      </w:r>
      <w:r w:rsidRPr="006B73BE">
        <w:rPr>
          <w:rStyle w:val="affff8"/>
          <w:rtl/>
        </w:rPr>
        <w:t xml:space="preserve"> רק </w:t>
      </w:r>
      <w:r w:rsidR="0015122F">
        <w:rPr>
          <w:rStyle w:val="affff8"/>
          <w:rFonts w:hint="cs"/>
          <w:rtl/>
        </w:rPr>
        <w:t>ב</w:t>
      </w:r>
      <w:r w:rsidR="00B433C9" w:rsidRPr="006B73BE">
        <w:rPr>
          <w:rStyle w:val="affff8"/>
          <w:rFonts w:hint="eastAsia"/>
          <w:rtl/>
        </w:rPr>
        <w:t>זכר</w:t>
      </w:r>
      <w:r w:rsidR="0015122F">
        <w:rPr>
          <w:rStyle w:val="affff8"/>
          <w:rFonts w:hint="cs"/>
          <w:rtl/>
        </w:rPr>
        <w:t>ותו</w:t>
      </w:r>
      <w:r>
        <w:rPr>
          <w:rStyle w:val="affff8"/>
          <w:rFonts w:hint="cs"/>
          <w:rtl/>
        </w:rPr>
        <w:t>].</w:t>
      </w:r>
    </w:p>
    <w:p w14:paraId="6CE6B0AA" w14:textId="74046CCF" w:rsidR="00B433C9" w:rsidRPr="00C35A2C" w:rsidRDefault="00073D10" w:rsidP="00615A60">
      <w:pPr>
        <w:pStyle w:val="affff2"/>
        <w:rPr>
          <w:rtl/>
        </w:rPr>
      </w:pPr>
      <w:bookmarkStart w:id="932" w:name="_Toc119173033"/>
      <w:bookmarkStart w:id="933" w:name="_Toc119230128"/>
      <w:r>
        <w:rPr>
          <w:rFonts w:hint="cs"/>
          <w:rtl/>
        </w:rPr>
        <w:t>פסק ההלכה באנדרוגינוס</w:t>
      </w:r>
      <w:bookmarkEnd w:id="932"/>
      <w:bookmarkEnd w:id="933"/>
    </w:p>
    <w:p w14:paraId="691461A4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פג.</w:t>
      </w:r>
    </w:p>
    <w:p w14:paraId="4DF2C265" w14:textId="03281F4E" w:rsidR="00B433C9" w:rsidRPr="006B73BE" w:rsidRDefault="00B433C9" w:rsidP="00B55EDF">
      <w:pPr>
        <w:rPr>
          <w:rtl/>
        </w:rPr>
      </w:pPr>
      <w:r w:rsidRPr="008D20D2">
        <w:rPr>
          <w:rStyle w:val="affff5"/>
          <w:rFonts w:hint="cs"/>
          <w:rtl/>
        </w:rPr>
        <w:t>רב: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073D10" w:rsidRPr="006B73BE">
        <w:rPr>
          <w:rStyle w:val="affff5"/>
          <w:rFonts w:hint="eastAsia"/>
          <w:rtl/>
        </w:rPr>
        <w:t>המשנה</w:t>
      </w:r>
      <w:r w:rsidR="00073D10">
        <w:rPr>
          <w:rFonts w:hint="cs"/>
          <w:rtl/>
        </w:rPr>
        <w:t xml:space="preserve"> נדחית</w:t>
      </w:r>
      <w:r w:rsidRPr="006B73BE">
        <w:rPr>
          <w:rtl/>
        </w:rPr>
        <w:t xml:space="preserve"> מ</w:t>
      </w:r>
      <w:r w:rsidR="00073D10">
        <w:rPr>
          <w:rFonts w:hint="cs"/>
          <w:rtl/>
        </w:rPr>
        <w:t>פני</w:t>
      </w:r>
      <w:r w:rsidRPr="006B73BE">
        <w:rPr>
          <w:rtl/>
        </w:rPr>
        <w:t xml:space="preserve"> </w:t>
      </w:r>
      <w:r w:rsidR="00073D10" w:rsidRPr="006B73BE">
        <w:rPr>
          <w:rStyle w:val="affff5"/>
          <w:rFonts w:hint="eastAsia"/>
          <w:rtl/>
        </w:rPr>
        <w:t>ה</w:t>
      </w:r>
      <w:r w:rsidRPr="006B73BE">
        <w:rPr>
          <w:rStyle w:val="affff5"/>
          <w:rtl/>
        </w:rPr>
        <w:t>ברייתא</w:t>
      </w:r>
      <w:r w:rsidR="00073D10">
        <w:rPr>
          <w:rFonts w:hint="cs"/>
          <w:rtl/>
        </w:rPr>
        <w:t xml:space="preserve"> - </w:t>
      </w:r>
      <w:r w:rsidR="00073D10" w:rsidRPr="006B73BE">
        <w:rPr>
          <w:rStyle w:val="affff8"/>
          <w:rFonts w:hint="eastAsia"/>
          <w:rtl/>
        </w:rPr>
        <w:t>שהניח</w:t>
      </w:r>
      <w:r w:rsidR="00073D10" w:rsidRPr="006B73BE">
        <w:rPr>
          <w:rStyle w:val="affff8"/>
          <w:rtl/>
        </w:rPr>
        <w:t xml:space="preserve"> </w:t>
      </w:r>
      <w:r w:rsidR="00073D10" w:rsidRPr="006B73BE">
        <w:rPr>
          <w:rStyle w:val="affff5"/>
          <w:rFonts w:hint="eastAsia"/>
          <w:rtl/>
        </w:rPr>
        <w:t>ריו</w:t>
      </w:r>
      <w:r w:rsidR="00073D10" w:rsidRPr="006B73BE">
        <w:rPr>
          <w:rStyle w:val="affff5"/>
          <w:rtl/>
        </w:rPr>
        <w:t xml:space="preserve">"ס </w:t>
      </w:r>
      <w:r w:rsidR="00073D10" w:rsidRPr="006B73BE">
        <w:rPr>
          <w:rStyle w:val="affff5"/>
          <w:rFonts w:hint="eastAsia"/>
          <w:rtl/>
        </w:rPr>
        <w:t>לר</w:t>
      </w:r>
      <w:r w:rsidR="00073D10" w:rsidRPr="006B73BE">
        <w:rPr>
          <w:rStyle w:val="affff5"/>
          <w:rtl/>
        </w:rPr>
        <w:t>"ש</w:t>
      </w:r>
      <w:r w:rsidR="00073D10">
        <w:rPr>
          <w:rStyle w:val="affff8"/>
          <w:rFonts w:hint="cs"/>
          <w:rtl/>
        </w:rPr>
        <w:t xml:space="preserve"> </w:t>
      </w:r>
      <w:r w:rsidR="00073D10" w:rsidRPr="006B73BE">
        <w:rPr>
          <w:rStyle w:val="affff8"/>
          <w:rFonts w:hint="eastAsia"/>
          <w:rtl/>
        </w:rPr>
        <w:t>בר</w:t>
      </w:r>
      <w:r w:rsidR="00073D10" w:rsidRPr="006B73BE">
        <w:rPr>
          <w:rStyle w:val="affff8"/>
          <w:rtl/>
        </w:rPr>
        <w:t xml:space="preserve"> </w:t>
      </w:r>
      <w:r w:rsidR="00073D10" w:rsidRPr="006B73BE">
        <w:rPr>
          <w:rStyle w:val="affff8"/>
          <w:rFonts w:hint="eastAsia"/>
          <w:rtl/>
        </w:rPr>
        <w:t>זוגו</w:t>
      </w:r>
      <w:r w:rsidR="00073D10" w:rsidRPr="006B73BE">
        <w:rPr>
          <w:rStyle w:val="affff8"/>
          <w:rtl/>
        </w:rPr>
        <w:t xml:space="preserve"> </w:t>
      </w:r>
      <w:r w:rsidR="00073D10" w:rsidRPr="006B73BE">
        <w:rPr>
          <w:rStyle w:val="affff8"/>
          <w:rFonts w:hint="eastAsia"/>
          <w:rtl/>
        </w:rPr>
        <w:t>וחזר</w:t>
      </w:r>
      <w:r w:rsidR="00073D10" w:rsidRPr="006B73BE">
        <w:rPr>
          <w:rStyle w:val="affff8"/>
          <w:rtl/>
        </w:rPr>
        <w:t xml:space="preserve"> </w:t>
      </w:r>
      <w:r w:rsidR="00073D10" w:rsidRPr="006B73BE">
        <w:rPr>
          <w:rStyle w:val="affff8"/>
          <w:rFonts w:hint="eastAsia"/>
          <w:rtl/>
        </w:rPr>
        <w:t>בו</w:t>
      </w:r>
    </w:p>
    <w:p w14:paraId="75187328" w14:textId="0D6CD3A4" w:rsidR="00B433C9" w:rsidRPr="00EA6942" w:rsidRDefault="00B433C9" w:rsidP="00B55EDF">
      <w:pPr>
        <w:rPr>
          <w:rFonts w:ascii="FontbitDavid" w:hAnsi="FontbitDavid"/>
          <w:spacing w:val="-4"/>
          <w:sz w:val="32"/>
          <w:rtl/>
        </w:rPr>
      </w:pPr>
      <w:r w:rsidRPr="008D20D2">
        <w:rPr>
          <w:rStyle w:val="affff5"/>
          <w:rtl/>
        </w:rPr>
        <w:t>דתניא, ריו</w:t>
      </w:r>
      <w:r w:rsidR="00073D10">
        <w:rPr>
          <w:rStyle w:val="affff5"/>
          <w:rFonts w:hint="cs"/>
          <w:rtl/>
        </w:rPr>
        <w:t>"</w:t>
      </w:r>
      <w:r w:rsidRPr="008D20D2">
        <w:rPr>
          <w:rStyle w:val="affff5"/>
          <w:rtl/>
        </w:rPr>
        <w:t>ס:</w:t>
      </w:r>
      <w:r w:rsidR="008C411E">
        <w:rPr>
          <w:rFonts w:ascii="FontbitDavid" w:hAnsi="FontbitDavid"/>
          <w:spacing w:val="-4"/>
          <w:sz w:val="32"/>
          <w:rtl/>
        </w:rPr>
        <w:t xml:space="preserve"> </w:t>
      </w:r>
      <w:r w:rsidR="008C411E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אנדרוגינוס</w:t>
      </w:r>
      <w:r w:rsidR="008C411E">
        <w:rPr>
          <w:rFonts w:ascii="FontbitDavid" w:hAnsi="FontbitDavid"/>
          <w:spacing w:val="-4"/>
          <w:sz w:val="32"/>
          <w:rtl/>
        </w:rPr>
        <w:t xml:space="preserve"> </w:t>
      </w:r>
      <w:r w:rsidR="008C411E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בריה בפנ"ע </w:t>
      </w:r>
      <w:r w:rsidR="008C411E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ה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וא</w:t>
      </w:r>
      <w:r w:rsidRPr="00EA6942">
        <w:rPr>
          <w:rFonts w:ascii="FontbitDavid" w:hAnsi="FontbitDavid"/>
          <w:spacing w:val="-4"/>
          <w:sz w:val="32"/>
          <w:rtl/>
        </w:rPr>
        <w:t>, ולא הכריעו בו</w:t>
      </w:r>
      <w:r w:rsidR="00073D10">
        <w:rPr>
          <w:rFonts w:ascii="FontbitDavid" w:hAnsi="FontbitDavid" w:hint="cs"/>
          <w:spacing w:val="-4"/>
          <w:sz w:val="32"/>
          <w:rtl/>
        </w:rPr>
        <w:t xml:space="preserve"> חכמים</w:t>
      </w:r>
      <w:r w:rsidRPr="00EA6942">
        <w:rPr>
          <w:rFonts w:ascii="FontbitDavid" w:hAnsi="FontbitDavid"/>
          <w:spacing w:val="-4"/>
          <w:sz w:val="32"/>
          <w:rtl/>
        </w:rPr>
        <w:t>.</w:t>
      </w:r>
    </w:p>
    <w:p w14:paraId="52B938AB" w14:textId="31630C59" w:rsidR="00073D10" w:rsidRDefault="008C411E" w:rsidP="00073D10">
      <w:pPr>
        <w:rPr>
          <w:rStyle w:val="affff8"/>
          <w:rtl/>
        </w:rPr>
      </w:pPr>
      <w:r>
        <w:rPr>
          <w:rStyle w:val="affff5"/>
          <w:rtl/>
        </w:rPr>
        <w:t>ושמואל</w:t>
      </w:r>
      <w:r w:rsidR="00B433C9" w:rsidRPr="008D20D2">
        <w:rPr>
          <w:rStyle w:val="affff5"/>
          <w:rtl/>
        </w:rPr>
        <w:t>:</w:t>
      </w:r>
      <w:r w:rsidR="00B433C9" w:rsidRPr="006B73BE">
        <w:rPr>
          <w:rtl/>
        </w:rPr>
        <w:t xml:space="preserve"> </w:t>
      </w:r>
      <w:r w:rsidR="00073D10" w:rsidRPr="006B73BE">
        <w:rPr>
          <w:rStyle w:val="affff5"/>
          <w:rFonts w:hint="eastAsia"/>
          <w:rtl/>
        </w:rPr>
        <w:t>ה</w:t>
      </w:r>
      <w:r w:rsidR="00B433C9" w:rsidRPr="006B73BE">
        <w:rPr>
          <w:rStyle w:val="affff5"/>
          <w:rtl/>
        </w:rPr>
        <w:t>ברייתא</w:t>
      </w:r>
      <w:r w:rsidR="00B433C9" w:rsidRPr="006B73BE">
        <w:rPr>
          <w:rtl/>
        </w:rPr>
        <w:t xml:space="preserve"> </w:t>
      </w:r>
      <w:r w:rsidR="00073D10" w:rsidRPr="006B73BE">
        <w:rPr>
          <w:rFonts w:hint="eastAsia"/>
          <w:rtl/>
        </w:rPr>
        <w:t>נדחית</w:t>
      </w:r>
      <w:r w:rsidR="00073D10" w:rsidRPr="006B73BE">
        <w:rPr>
          <w:rtl/>
        </w:rPr>
        <w:t xml:space="preserve"> </w:t>
      </w:r>
      <w:r w:rsidR="00B433C9" w:rsidRPr="006B73BE">
        <w:rPr>
          <w:rtl/>
        </w:rPr>
        <w:t>מ</w:t>
      </w:r>
      <w:r w:rsidR="00073D10" w:rsidRPr="006B73BE">
        <w:rPr>
          <w:rFonts w:hint="eastAsia"/>
          <w:rtl/>
        </w:rPr>
        <w:t>פני</w:t>
      </w:r>
      <w:r w:rsidR="00B433C9" w:rsidRPr="006B73BE">
        <w:rPr>
          <w:rtl/>
        </w:rPr>
        <w:t xml:space="preserve"> </w:t>
      </w:r>
      <w:r w:rsidR="00073D10" w:rsidRPr="006B73BE">
        <w:rPr>
          <w:rStyle w:val="affff5"/>
          <w:rFonts w:hint="eastAsia"/>
          <w:rtl/>
        </w:rPr>
        <w:t>המשנה</w:t>
      </w:r>
      <w:r w:rsidR="00073D10">
        <w:rPr>
          <w:rFonts w:ascii="FontbitDavid" w:hAnsi="FontbitDavid" w:hint="cs"/>
          <w:b/>
          <w:sz w:val="14"/>
          <w:szCs w:val="14"/>
          <w:rtl/>
        </w:rPr>
        <w:t xml:space="preserve"> </w:t>
      </w:r>
      <w:r w:rsidR="00073D10">
        <w:rPr>
          <w:rFonts w:hint="cs"/>
          <w:rtl/>
        </w:rPr>
        <w:t>-</w:t>
      </w:r>
    </w:p>
    <w:p w14:paraId="54282BF2" w14:textId="66A0BD88" w:rsidR="00B433C9" w:rsidRPr="008E5DE4" w:rsidRDefault="00073D10" w:rsidP="008E5DE4">
      <w:r w:rsidRPr="006B73BE">
        <w:rPr>
          <w:rStyle w:val="affff5"/>
          <w:rFonts w:hint="eastAsia"/>
          <w:rtl/>
        </w:rPr>
        <w:t>ואף</w:t>
      </w:r>
      <w:r w:rsidRPr="006B73BE">
        <w:rPr>
          <w:rStyle w:val="affff5"/>
          <w:rtl/>
        </w:rPr>
        <w:t xml:space="preserve"> </w:t>
      </w:r>
      <w:r w:rsidRPr="006B73BE">
        <w:rPr>
          <w:rStyle w:val="affff5"/>
          <w:rFonts w:hint="eastAsia"/>
          <w:rtl/>
        </w:rPr>
        <w:t>ששמואל</w:t>
      </w:r>
      <w:r w:rsidRPr="006B73BE">
        <w:rPr>
          <w:rtl/>
        </w:rPr>
        <w:t xml:space="preserve"> </w:t>
      </w:r>
      <w:r w:rsidRPr="00073D10">
        <w:rPr>
          <w:rFonts w:hint="cs"/>
          <w:rtl/>
        </w:rPr>
        <w:t>חושש ליחידאה</w:t>
      </w:r>
      <w:r>
        <w:rPr>
          <w:rFonts w:hint="cs"/>
          <w:rtl/>
        </w:rPr>
        <w:t xml:space="preserve"> -</w:t>
      </w:r>
      <w:r w:rsidRPr="006B73BE">
        <w:rPr>
          <w:rtl/>
        </w:rPr>
        <w:t xml:space="preserve"> </w:t>
      </w:r>
      <w:r w:rsidR="00B433C9" w:rsidRPr="00C35A2C">
        <w:rPr>
          <w:rFonts w:hint="cs"/>
          <w:rtl/>
        </w:rPr>
        <w:t xml:space="preserve">כשנעקרת </w:t>
      </w:r>
      <w:r w:rsidR="00B433C9" w:rsidRPr="006B73BE">
        <w:rPr>
          <w:rStyle w:val="affff5"/>
          <w:rFonts w:hint="eastAsia"/>
          <w:rtl/>
        </w:rPr>
        <w:t>המשנה</w:t>
      </w:r>
      <w:r w:rsidR="00B433C9" w:rsidRPr="00C35A2C">
        <w:rPr>
          <w:rFonts w:hint="cs"/>
          <w:rtl/>
        </w:rPr>
        <w:t xml:space="preserve"> לא ח</w:t>
      </w:r>
      <w:r>
        <w:rPr>
          <w:rFonts w:hint="cs"/>
          <w:rtl/>
        </w:rPr>
        <w:t>ו</w:t>
      </w:r>
      <w:r w:rsidR="00B433C9" w:rsidRPr="00C35A2C">
        <w:rPr>
          <w:rFonts w:hint="cs"/>
          <w:rtl/>
        </w:rPr>
        <w:t>ש</w:t>
      </w:r>
      <w:r>
        <w:rPr>
          <w:rFonts w:hint="cs"/>
          <w:rtl/>
        </w:rPr>
        <w:t>ש.</w:t>
      </w:r>
    </w:p>
    <w:p w14:paraId="7C0C4D40" w14:textId="2152E830" w:rsidR="00155CE7" w:rsidRPr="006B73BE" w:rsidRDefault="00155CE7" w:rsidP="00615A60">
      <w:pPr>
        <w:pStyle w:val="affff2"/>
        <w:rPr>
          <w:rtl/>
        </w:rPr>
      </w:pPr>
      <w:bookmarkStart w:id="934" w:name="_Toc119173034"/>
      <w:bookmarkStart w:id="935" w:name="_Toc119230129"/>
      <w:r>
        <w:rPr>
          <w:rFonts w:hint="cs"/>
          <w:rtl/>
        </w:rPr>
        <w:t xml:space="preserve">ד' דברים שהלכה כרבי יוסי </w:t>
      </w:r>
      <w:r w:rsidRPr="006B73BE">
        <w:rPr>
          <w:rStyle w:val="affff8"/>
          <w:rFonts w:cs="PFT_Frank"/>
          <w:rtl/>
        </w:rPr>
        <w:t>[</w:t>
      </w:r>
      <w:r>
        <w:rPr>
          <w:rStyle w:val="affff8"/>
          <w:rFonts w:cs="PFT_Frank" w:hint="cs"/>
          <w:rtl/>
        </w:rPr>
        <w:t>ו</w:t>
      </w:r>
      <w:r w:rsidRPr="006B73BE">
        <w:rPr>
          <w:rStyle w:val="affff8"/>
          <w:rFonts w:cs="PFT_Frank" w:hint="eastAsia"/>
          <w:rtl/>
        </w:rPr>
        <w:t>ר</w:t>
      </w:r>
      <w:r w:rsidRPr="006B73BE">
        <w:rPr>
          <w:rStyle w:val="affff8"/>
          <w:rFonts w:cs="PFT_Frank"/>
          <w:rtl/>
        </w:rPr>
        <w:t>"ש]</w:t>
      </w:r>
      <w:bookmarkEnd w:id="934"/>
      <w:bookmarkEnd w:id="935"/>
    </w:p>
    <w:p w14:paraId="4DF93442" w14:textId="6B473D20" w:rsidR="00155CE7" w:rsidRDefault="00155CE7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lastRenderedPageBreak/>
        <w:t xml:space="preserve">בי רב [ר"ה] </w:t>
      </w:r>
      <w:r w:rsidR="008C411E">
        <w:rPr>
          <w:rStyle w:val="affff5"/>
          <w:rFonts w:hint="cs"/>
          <w:rtl/>
        </w:rPr>
        <w:t>מ</w:t>
      </w:r>
      <w:r w:rsidR="00B433C9" w:rsidRPr="008D20D2">
        <w:rPr>
          <w:rStyle w:val="affff5"/>
          <w:rFonts w:hint="cs"/>
          <w:rtl/>
        </w:rPr>
        <w:t>רב</w:t>
      </w:r>
      <w:r w:rsidR="00B433C9" w:rsidRPr="008D20D2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 xml:space="preserve">הלכה </w:t>
      </w:r>
      <w:r w:rsidR="00B433C9" w:rsidRPr="008D20D2">
        <w:rPr>
          <w:rStyle w:val="affff5"/>
          <w:rtl/>
        </w:rPr>
        <w:t>כריו</w:t>
      </w:r>
      <w:r>
        <w:rPr>
          <w:rStyle w:val="affff5"/>
          <w:rFonts w:hint="cs"/>
          <w:rtl/>
        </w:rPr>
        <w:t>"</w:t>
      </w:r>
      <w:r w:rsidR="00B433C9" w:rsidRPr="008D20D2">
        <w:rPr>
          <w:rStyle w:val="affff5"/>
          <w:rtl/>
        </w:rPr>
        <w:t>ס</w:t>
      </w:r>
      <w:r w:rsidR="00B433C9" w:rsidRPr="00C35A2C">
        <w:rPr>
          <w:rFonts w:ascii="FontbitDavid" w:hAnsi="FontbitDavid"/>
          <w:sz w:val="32"/>
          <w:rtl/>
        </w:rPr>
        <w:t xml:space="preserve"> באנדרוגינוס ובהרכבה</w:t>
      </w:r>
      <w:r>
        <w:rPr>
          <w:rFonts w:ascii="FontbitDavid" w:hAnsi="FontbitDavid" w:hint="cs"/>
          <w:sz w:val="32"/>
          <w:rtl/>
        </w:rPr>
        <w:t>.</w:t>
      </w:r>
    </w:p>
    <w:p w14:paraId="242ABBEE" w14:textId="66A40A0A" w:rsidR="00B433C9" w:rsidRPr="00C35A2C" w:rsidRDefault="00155CE7" w:rsidP="00B55EDF">
      <w:pPr>
        <w:rPr>
          <w:rtl/>
        </w:rPr>
      </w:pPr>
      <w:r w:rsidRPr="006B73BE">
        <w:rPr>
          <w:rStyle w:val="affff5"/>
          <w:rFonts w:hint="eastAsia"/>
          <w:rtl/>
        </w:rPr>
        <w:t>ו</w:t>
      </w:r>
      <w:r w:rsidR="008C411E">
        <w:rPr>
          <w:rStyle w:val="affff5"/>
          <w:rtl/>
        </w:rPr>
        <w:t>שמואל</w:t>
      </w:r>
      <w:r w:rsidR="00B433C9" w:rsidRPr="008D20D2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ab/>
      </w:r>
      <w:r w:rsidRPr="00D1637C">
        <w:rPr>
          <w:rFonts w:cs="PFT_Frank"/>
          <w:b/>
          <w:bCs/>
          <w:szCs w:val="14"/>
          <w:rtl/>
        </w:rPr>
        <w:tab/>
      </w:r>
      <w:r w:rsidRPr="00D1637C">
        <w:rPr>
          <w:rFonts w:cs="PFT_Frank"/>
          <w:b/>
          <w:bCs/>
          <w:szCs w:val="14"/>
          <w:rtl/>
        </w:rPr>
        <w:tab/>
      </w:r>
      <w:r w:rsidRPr="00D1637C">
        <w:rPr>
          <w:rFonts w:cs="PFT_Frank" w:hint="cs"/>
          <w:b/>
          <w:bCs/>
          <w:szCs w:val="14"/>
          <w:rtl/>
        </w:rPr>
        <w:t xml:space="preserve">  </w:t>
      </w:r>
      <w:r w:rsidRPr="00D1637C">
        <w:rPr>
          <w:rFonts w:cs="PFT_Frank"/>
          <w:b/>
          <w:bCs/>
          <w:szCs w:val="14"/>
          <w:rtl/>
        </w:rPr>
        <w:t xml:space="preserve">הלכה </w:t>
      </w:r>
      <w:r w:rsidRPr="008D20D2">
        <w:rPr>
          <w:rStyle w:val="affff5"/>
          <w:rtl/>
        </w:rPr>
        <w:t>כריו</w:t>
      </w:r>
      <w:r>
        <w:rPr>
          <w:rStyle w:val="affff5"/>
          <w:rFonts w:hint="cs"/>
          <w:rtl/>
        </w:rPr>
        <w:t>"</w:t>
      </w:r>
      <w:r w:rsidRPr="008D20D2">
        <w:rPr>
          <w:rStyle w:val="affff5"/>
          <w:rtl/>
        </w:rPr>
        <w:t>ס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בקושי ובקידוש.</w:t>
      </w:r>
    </w:p>
    <w:p w14:paraId="2DE71C68" w14:textId="3C969728" w:rsidR="008C411E" w:rsidRDefault="00B433C9" w:rsidP="007C50EB">
      <w:pPr>
        <w:rPr>
          <w:rFonts w:ascii="FontbitDavid" w:hAnsi="FontbitDavid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אנדרוגינוס</w:t>
      </w:r>
      <w:r w:rsidR="00155CE7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דאמרן</w:t>
      </w:r>
      <w:r w:rsidR="00155CE7">
        <w:rPr>
          <w:rFonts w:ascii="FontbitDavid" w:hAnsi="FontbitDavid" w:hint="cs"/>
          <w:sz w:val="32"/>
          <w:rtl/>
        </w:rPr>
        <w:t xml:space="preserve"> </w:t>
      </w:r>
      <w:r w:rsidR="00155CE7" w:rsidRPr="006B73BE">
        <w:rPr>
          <w:rStyle w:val="affff8"/>
          <w:rtl/>
        </w:rPr>
        <w:t>[</w:t>
      </w:r>
      <w:r w:rsidR="00155CE7" w:rsidRPr="00A07384">
        <w:rPr>
          <w:rStyle w:val="affff8"/>
          <w:rFonts w:cs="PFT_Frank" w:hint="eastAsia"/>
          <w:b/>
          <w:bCs/>
          <w:szCs w:val="10"/>
          <w:rtl/>
        </w:rPr>
        <w:t>דזכר</w:t>
      </w:r>
      <w:r w:rsidR="00DA15C9" w:rsidRPr="00A07384">
        <w:rPr>
          <w:rStyle w:val="affff8"/>
          <w:rFonts w:cs="PFT_Frank"/>
          <w:b/>
          <w:bCs/>
          <w:szCs w:val="10"/>
          <w:rtl/>
        </w:rPr>
        <w:t xml:space="preserve"> ודאי</w:t>
      </w:r>
      <w:r w:rsidR="00155CE7" w:rsidRPr="006B73BE">
        <w:rPr>
          <w:rStyle w:val="affff8"/>
          <w:rtl/>
        </w:rPr>
        <w:t xml:space="preserve">, </w:t>
      </w:r>
      <w:r w:rsidR="00155CE7" w:rsidRPr="006B73BE">
        <w:rPr>
          <w:rStyle w:val="affff8"/>
          <w:rFonts w:hint="eastAsia"/>
          <w:rtl/>
        </w:rPr>
        <w:t>כמתניתין</w:t>
      </w:r>
      <w:r w:rsidR="00155CE7" w:rsidRPr="006B73BE">
        <w:rPr>
          <w:rStyle w:val="affff8"/>
          <w:rtl/>
        </w:rPr>
        <w:t>].</w:t>
      </w:r>
    </w:p>
    <w:p w14:paraId="25230DB9" w14:textId="6250EA99" w:rsidR="00155CE7" w:rsidRDefault="00B433C9" w:rsidP="00155CE7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הרכבה</w:t>
      </w:r>
      <w:r w:rsidR="00155CE7">
        <w:rPr>
          <w:rFonts w:hint="cs"/>
          <w:rtl/>
        </w:rPr>
        <w:t xml:space="preserve"> -</w:t>
      </w:r>
      <w:r w:rsidRPr="0084532D">
        <w:rPr>
          <w:rtl/>
        </w:rPr>
        <w:t xml:space="preserve"> אין</w:t>
      </w:r>
      <w:r w:rsidR="00155CE7">
        <w:rPr>
          <w:rFonts w:hint="cs"/>
          <w:rtl/>
        </w:rPr>
        <w:t>..</w:t>
      </w:r>
      <w:r w:rsidRPr="0084532D">
        <w:rPr>
          <w:rtl/>
        </w:rPr>
        <w:t xml:space="preserve"> </w:t>
      </w:r>
      <w:r w:rsidR="00155CE7">
        <w:rPr>
          <w:rFonts w:hint="cs"/>
          <w:rtl/>
        </w:rPr>
        <w:t>מרכיבין</w:t>
      </w:r>
      <w:r w:rsidRPr="0084532D">
        <w:rPr>
          <w:rtl/>
        </w:rPr>
        <w:t xml:space="preserve"> ערב שביעית,</w:t>
      </w:r>
      <w:r w:rsidR="00155CE7">
        <w:rPr>
          <w:rFonts w:hint="cs"/>
          <w:rtl/>
        </w:rPr>
        <w:t xml:space="preserve"> </w:t>
      </w:r>
      <w:r w:rsidRPr="0084532D">
        <w:rPr>
          <w:rtl/>
        </w:rPr>
        <w:t xml:space="preserve">פחות </w:t>
      </w:r>
      <w:r w:rsidRPr="006B73BE">
        <w:rPr>
          <w:rtl/>
        </w:rPr>
        <w:t>מ</w:t>
      </w:r>
      <w:r w:rsidR="0084532D" w:rsidRPr="006B73BE">
        <w:rPr>
          <w:rFonts w:hint="eastAsia"/>
          <w:rtl/>
        </w:rPr>
        <w:t>ל</w:t>
      </w:r>
      <w:r w:rsidR="0084532D" w:rsidRPr="006B73BE">
        <w:rPr>
          <w:rtl/>
        </w:rPr>
        <w:t xml:space="preserve">' </w:t>
      </w:r>
      <w:r w:rsidR="0084532D" w:rsidRPr="006B73BE">
        <w:rPr>
          <w:rFonts w:hint="eastAsia"/>
          <w:rtl/>
        </w:rPr>
        <w:t>יום</w:t>
      </w:r>
      <w:r w:rsidR="0084532D" w:rsidRPr="0090328A">
        <w:rPr>
          <w:rFonts w:cs="PFT_Frank" w:hint="cs"/>
          <w:b/>
          <w:bCs/>
          <w:sz w:val="14"/>
          <w:szCs w:val="14"/>
          <w:rtl/>
        </w:rPr>
        <w:t xml:space="preserve"> </w:t>
      </w:r>
      <w:r>
        <w:rPr>
          <w:rtl/>
        </w:rPr>
        <w:t xml:space="preserve">לפני </w:t>
      </w:r>
      <w:r>
        <w:rPr>
          <w:rStyle w:val="affff5"/>
          <w:rtl/>
          <w:rPrChange w:id="9080" w:author="מנוע אמוראים" w:date="2026-10-05T16:41:34Z">
            <w:rPr>
              <w:rtl/>
            </w:rPr>
          </w:rPrChange>
        </w:rPr>
        <w:t xml:space="preserve">ר</w:t>
      </w:r>
      <w:r>
        <w:rPr>
          <w:rStyle w:val="affff5"/>
          <w:rFonts w:hint="cs"/>
          <w:rtl/>
          <w:rPrChange w:id="9081" w:author="מנוע אמוראים" w:date="2026-10-05T16:41:34Z">
            <w:rPr>
              <w:rFonts w:hint="cs"/>
              <w:rtl/>
            </w:rPr>
          </w:rPrChange>
        </w:rPr>
        <w:t xml:space="preserve">"ה</w:t>
      </w:r>
      <w:r w:rsidRPr="0084532D">
        <w:rPr>
          <w:rtl/>
        </w:rPr>
        <w:t>,</w:t>
      </w:r>
    </w:p>
    <w:p w14:paraId="6B538FB5" w14:textId="626E7D6F" w:rsidR="00B433C9" w:rsidRPr="00C35A2C" w:rsidRDefault="00155CE7" w:rsidP="006B73BE">
      <w:pPr>
        <w:rPr>
          <w:rFonts w:ascii="FontbitDavid" w:hAnsi="FontbitDavid"/>
          <w:sz w:val="32"/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B433C9" w:rsidRPr="008D20D2">
        <w:rPr>
          <w:rStyle w:val="affff5"/>
          <w:rtl/>
        </w:rPr>
        <w:t>ר"</w:t>
      </w:r>
      <w:r w:rsidR="00B433C9" w:rsidRPr="008D20D2">
        <w:rPr>
          <w:rStyle w:val="affff5"/>
          <w:rFonts w:hint="cs"/>
          <w:rtl/>
        </w:rPr>
        <w:t>י</w:t>
      </w:r>
      <w:r w:rsidR="00B433C9" w:rsidRPr="008D20D2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8C411E" w:rsidRPr="006B73BE">
        <w:rPr>
          <w:rFonts w:hint="eastAsia"/>
          <w:rtl/>
        </w:rPr>
        <w:t>ג</w:t>
      </w:r>
      <w:r w:rsidR="008C411E" w:rsidRPr="006B73BE">
        <w:rPr>
          <w:rtl/>
        </w:rPr>
        <w:t>'</w:t>
      </w:r>
      <w:r w:rsidR="00B433C9" w:rsidRPr="006B73BE">
        <w:rPr>
          <w:rtl/>
        </w:rPr>
        <w:t xml:space="preserve"> ימים</w:t>
      </w:r>
      <w:r>
        <w:rPr>
          <w:rFonts w:hint="cs"/>
          <w:rtl/>
        </w:rPr>
        <w:t>,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 w:rsidR="00B433C9" w:rsidRPr="008D20D2">
        <w:rPr>
          <w:rStyle w:val="affff5"/>
          <w:rtl/>
        </w:rPr>
        <w:t>ריו</w:t>
      </w:r>
      <w:r>
        <w:rPr>
          <w:rStyle w:val="affff5"/>
          <w:rFonts w:hint="cs"/>
          <w:rtl/>
        </w:rPr>
        <w:t>"</w:t>
      </w:r>
      <w:r w:rsidR="00B433C9" w:rsidRPr="008D20D2">
        <w:rPr>
          <w:rStyle w:val="affff5"/>
          <w:rtl/>
        </w:rPr>
        <w:t>ס ור</w:t>
      </w:r>
      <w:r w:rsidR="008C411E">
        <w:rPr>
          <w:rStyle w:val="affff5"/>
          <w:rFonts w:hint="cs"/>
          <w:rtl/>
        </w:rPr>
        <w:t>"ש</w:t>
      </w:r>
      <w:r w:rsidR="00B433C9" w:rsidRPr="008D20D2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cs="PFT_Frank" w:hint="cs"/>
          <w:b/>
          <w:bCs/>
          <w:szCs w:val="14"/>
          <w:rtl/>
        </w:rPr>
        <w:t>שתי</w:t>
      </w:r>
      <w:r w:rsidR="00B433C9" w:rsidRPr="00D1637C">
        <w:rPr>
          <w:rFonts w:cs="PFT_Frank"/>
          <w:b/>
          <w:bCs/>
          <w:szCs w:val="14"/>
          <w:rtl/>
        </w:rPr>
        <w:t xml:space="preserve"> שבתות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>.</w:t>
      </w:r>
    </w:p>
    <w:p w14:paraId="2E4F31D8" w14:textId="0867BADB" w:rsidR="00B433C9" w:rsidRPr="006B73BE" w:rsidRDefault="00B433C9" w:rsidP="006B73BE">
      <w:pPr>
        <w:pStyle w:val="affff7"/>
        <w:jc w:val="center"/>
        <w:rPr>
          <w:rtl/>
        </w:rPr>
      </w:pPr>
      <w:r>
        <w:rPr>
          <w:rStyle w:val="affff5"/>
          <w:rFonts w:hint="eastAsia"/>
          <w:rtl/>
          <w:rPrChange w:id="9082" w:author="מנוע אמוראים" w:date="2026-10-05T16:41:34Z">
            <w:rPr>
              <w:rFonts w:hint="eastAsia"/>
              <w:rtl/>
            </w:rPr>
          </w:rPrChange>
        </w:rPr>
        <w:t xml:space="preserve">מרב</w:t>
      </w:r>
      <w:r>
        <w:rPr>
          <w:rStyle w:val="affff5"/>
          <w:rtl/>
          <w:rPrChange w:id="9083" w:author="מנוע אמוראים" w:date="2026-10-05T16:41:34Z">
            <w:rPr>
              <w:rtl/>
            </w:rPr>
          </w:rPrChange>
        </w:rPr>
        <w:t xml:space="preserve">"</w:t>
      </w:r>
      <w:r>
        <w:rPr>
          <w:rStyle w:val="affff5"/>
          <w:rFonts w:hint="eastAsia"/>
          <w:rtl/>
          <w:rPrChange w:id="9084" w:author="מנוע אמוראים" w:date="2026-10-05T16:41:34Z">
            <w:rPr>
              <w:rFonts w:hint="eastAsia"/>
              <w:rtl/>
            </w:rPr>
          </w:rPrChange>
        </w:rPr>
        <w:t xml:space="preserve">א</w:t>
      </w:r>
      <w:r w:rsidRPr="006B73BE">
        <w:rPr>
          <w:rtl/>
        </w:rPr>
        <w:t>:</w:t>
      </w:r>
      <w:r w:rsidR="008C411E" w:rsidRPr="006B73BE">
        <w:rPr>
          <w:rtl/>
        </w:rPr>
        <w:t xml:space="preserve"> על כל אחד יש להוסיף עוד שלושים.</w:t>
      </w:r>
    </w:p>
    <w:p w14:paraId="69D314FC" w14:textId="3834715B" w:rsidR="00155CE7" w:rsidRDefault="00B433C9" w:rsidP="00155CE7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קושי</w:t>
      </w:r>
      <w:r w:rsidR="00155CE7" w:rsidRPr="00D1637C">
        <w:rPr>
          <w:rFonts w:cs="PFT_Frank" w:hint="cs"/>
          <w:b/>
          <w:bCs/>
          <w:szCs w:val="14"/>
          <w:rtl/>
        </w:rPr>
        <w:t xml:space="preserve"> </w:t>
      </w:r>
      <w:r w:rsidRPr="008C411E">
        <w:rPr>
          <w:rStyle w:val="affff8"/>
          <w:rFonts w:hint="cs"/>
          <w:rtl/>
        </w:rPr>
        <w:t>לידה</w:t>
      </w:r>
      <w:r w:rsidR="00155CE7">
        <w:rPr>
          <w:rStyle w:val="affff8"/>
          <w:rFonts w:hint="cs"/>
          <w:rtl/>
        </w:rPr>
        <w:t xml:space="preserve"> -</w:t>
      </w:r>
      <w:r w:rsidRPr="00C35A2C">
        <w:rPr>
          <w:rtl/>
        </w:rPr>
        <w:t xml:space="preserve"> כמה קישויה</w:t>
      </w:r>
      <w:r w:rsidR="00155CE7">
        <w:rPr>
          <w:rFonts w:hint="cs"/>
          <w:rtl/>
        </w:rPr>
        <w:t xml:space="preserve"> </w:t>
      </w:r>
      <w:r w:rsidR="00155CE7" w:rsidRPr="006B73BE">
        <w:rPr>
          <w:rStyle w:val="affff8"/>
          <w:rFonts w:hint="eastAsia"/>
          <w:rtl/>
        </w:rPr>
        <w:t>וטהורה</w:t>
      </w:r>
      <w:r w:rsidRPr="006B73BE">
        <w:rPr>
          <w:rStyle w:val="affff8"/>
          <w:rtl/>
        </w:rPr>
        <w:t>?</w:t>
      </w:r>
      <w:r w:rsidRPr="00C35A2C">
        <w:rPr>
          <w:rtl/>
        </w:rPr>
        <w:t xml:space="preserve"> </w:t>
      </w:r>
      <w:r w:rsidRPr="008D20D2">
        <w:rPr>
          <w:rStyle w:val="affff5"/>
          <w:rtl/>
        </w:rPr>
        <w:t>ר"מ:</w:t>
      </w:r>
      <w:r w:rsidRPr="00C35A2C">
        <w:rPr>
          <w:rtl/>
        </w:rPr>
        <w:t xml:space="preserve"> ארבעים או חמשים יום,</w:t>
      </w:r>
    </w:p>
    <w:p w14:paraId="71191EB1" w14:textId="49E61EF7" w:rsidR="00B433C9" w:rsidRPr="00C35A2C" w:rsidRDefault="003F3916" w:rsidP="006B73BE">
      <w:pPr>
        <w:rPr>
          <w:rFonts w:ascii="FontbitDavid" w:hAnsi="FontbitDavid"/>
          <w:sz w:val="32"/>
          <w:rtl/>
        </w:rPr>
      </w:pPr>
      <w:r w:rsidRPr="008D20D2">
        <w:rPr>
          <w:rStyle w:val="affff5"/>
          <w:rFonts w:hint="cs"/>
          <w:rtl/>
        </w:rPr>
        <w:t>ר''י:</w:t>
      </w:r>
      <w:r>
        <w:rPr>
          <w:rFonts w:hint="cs"/>
          <w:rtl/>
        </w:rPr>
        <w:t xml:space="preserve"> דייה חדשה</w:t>
      </w:r>
      <w:r w:rsidR="00155CE7">
        <w:rPr>
          <w:rFonts w:hint="cs"/>
          <w:rtl/>
        </w:rPr>
        <w:t>,</w:t>
      </w:r>
      <w:r w:rsidR="00155CE7">
        <w:rPr>
          <w:rStyle w:val="affff5"/>
          <w:rFonts w:hint="cs"/>
          <w:rtl/>
        </w:rPr>
        <w:t xml:space="preserve"> </w:t>
      </w:r>
      <w:r w:rsidR="00155CE7">
        <w:rPr>
          <w:rStyle w:val="affff5"/>
          <w:rtl/>
        </w:rPr>
        <w:tab/>
      </w:r>
      <w:r w:rsidR="00155CE7">
        <w:rPr>
          <w:rStyle w:val="affff5"/>
          <w:rtl/>
        </w:rPr>
        <w:tab/>
      </w:r>
      <w:r w:rsidR="00155CE7">
        <w:rPr>
          <w:rStyle w:val="affff5"/>
          <w:rtl/>
        </w:rPr>
        <w:tab/>
      </w:r>
      <w:r w:rsidR="00155CE7">
        <w:rPr>
          <w:rStyle w:val="affff5"/>
          <w:rtl/>
        </w:rPr>
        <w:tab/>
      </w:r>
      <w:r w:rsidR="00155CE7">
        <w:rPr>
          <w:rStyle w:val="affff5"/>
          <w:rtl/>
        </w:rPr>
        <w:tab/>
      </w:r>
      <w:r w:rsidR="00155CE7">
        <w:rPr>
          <w:rStyle w:val="affff5"/>
          <w:rtl/>
        </w:rPr>
        <w:tab/>
      </w:r>
      <w:r w:rsidR="00155CE7">
        <w:rPr>
          <w:rStyle w:val="affff5"/>
          <w:rtl/>
        </w:rPr>
        <w:tab/>
      </w:r>
      <w:r w:rsidR="00155CE7">
        <w:rPr>
          <w:rStyle w:val="affff5"/>
          <w:rtl/>
        </w:rPr>
        <w:tab/>
      </w:r>
      <w:r w:rsidR="00155CE7">
        <w:rPr>
          <w:rStyle w:val="affff5"/>
          <w:rtl/>
        </w:rPr>
        <w:tab/>
      </w:r>
      <w:r w:rsidR="00155CE7">
        <w:rPr>
          <w:rStyle w:val="affff5"/>
          <w:rtl/>
        </w:rPr>
        <w:tab/>
      </w:r>
      <w:r w:rsidR="00B433C9" w:rsidRPr="008D20D2">
        <w:rPr>
          <w:rStyle w:val="affff5"/>
          <w:rtl/>
        </w:rPr>
        <w:t>ריו</w:t>
      </w:r>
      <w:r w:rsidR="00155CE7">
        <w:rPr>
          <w:rStyle w:val="affff5"/>
          <w:rFonts w:hint="cs"/>
          <w:rtl/>
        </w:rPr>
        <w:t>"</w:t>
      </w:r>
      <w:r w:rsidR="00B433C9" w:rsidRPr="008D20D2">
        <w:rPr>
          <w:rStyle w:val="affff5"/>
          <w:rtl/>
        </w:rPr>
        <w:t>ס ור'</w:t>
      </w:r>
      <w:r w:rsidR="0084532D" w:rsidRPr="008D20D2">
        <w:rPr>
          <w:rStyle w:val="affff5"/>
          <w:rFonts w:hint="cs"/>
          <w:rtl/>
        </w:rPr>
        <w:t>'ש</w:t>
      </w:r>
      <w:r w:rsidR="00B433C9" w:rsidRPr="008D20D2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שתי שבתות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508BC4D2" w14:textId="4700FE42" w:rsidR="00155CE7" w:rsidRDefault="00B433C9" w:rsidP="00B55EDF">
      <w:pPr>
        <w:rPr>
          <w:rFonts w:ascii="FontbitDavid" w:hAnsi="FontbitDavid"/>
          <w:spacing w:val="-2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קידוש</w:t>
      </w:r>
      <w:r w:rsidR="00155CE7">
        <w:rPr>
          <w:rFonts w:ascii="FontbitDavid" w:hAnsi="FontbitDavid" w:hint="cs"/>
          <w:spacing w:val="-2"/>
          <w:sz w:val="32"/>
          <w:rtl/>
        </w:rPr>
        <w:t xml:space="preserve"> -</w:t>
      </w:r>
      <w:r w:rsidRPr="00EA6942">
        <w:rPr>
          <w:rFonts w:ascii="FontbitDavid" w:hAnsi="FontbitDavid"/>
          <w:spacing w:val="-2"/>
          <w:sz w:val="32"/>
          <w:rtl/>
        </w:rPr>
        <w:t xml:space="preserve"> המסכך גפנו ע</w:t>
      </w:r>
      <w:r w:rsidR="00155CE7">
        <w:rPr>
          <w:rFonts w:ascii="FontbitDavid" w:hAnsi="FontbitDavid" w:hint="cs"/>
          <w:spacing w:val="-2"/>
          <w:sz w:val="32"/>
          <w:rtl/>
        </w:rPr>
        <w:t>ל</w:t>
      </w:r>
      <w:r w:rsidR="008C411E">
        <w:rPr>
          <w:rFonts w:ascii="FontbitDavid" w:hAnsi="FontbitDavid"/>
          <w:spacing w:val="-2"/>
          <w:sz w:val="32"/>
          <w:rtl/>
        </w:rPr>
        <w:t xml:space="preserve"> תבואת</w:t>
      </w:r>
      <w:r w:rsidRPr="00EA6942">
        <w:rPr>
          <w:rFonts w:ascii="FontbitDavid" w:hAnsi="FontbitDavid"/>
          <w:spacing w:val="-2"/>
          <w:sz w:val="32"/>
          <w:rtl/>
        </w:rPr>
        <w:t xml:space="preserve"> חברו </w:t>
      </w:r>
      <w:r w:rsidR="00DA15C9">
        <w:rPr>
          <w:rFonts w:ascii="FontbitDavid" w:hAnsi="FontbitDavid"/>
          <w:spacing w:val="-2"/>
          <w:sz w:val="32"/>
          <w:rtl/>
        </w:rPr>
        <w:tab/>
      </w:r>
      <w:r w:rsidR="00DA15C9">
        <w:rPr>
          <w:rFonts w:ascii="FontbitDavid" w:hAnsi="FontbitDavid"/>
          <w:spacing w:val="-2"/>
          <w:sz w:val="32"/>
          <w:rtl/>
        </w:rPr>
        <w:tab/>
      </w:r>
      <w:r w:rsidR="00DA15C9">
        <w:rPr>
          <w:rFonts w:ascii="FontbitDavid" w:hAnsi="FontbitDavid"/>
          <w:spacing w:val="-2"/>
          <w:sz w:val="32"/>
          <w:rtl/>
        </w:rPr>
        <w:tab/>
      </w:r>
      <w:r w:rsidR="00DA15C9">
        <w:rPr>
          <w:rFonts w:ascii="FontbitDavid" w:hAnsi="FontbitDavid" w:hint="cs"/>
          <w:spacing w:val="-2"/>
          <w:sz w:val="32"/>
          <w:rtl/>
        </w:rPr>
        <w:t xml:space="preserve"> </w:t>
      </w:r>
      <w:r w:rsidR="008C411E" w:rsidRPr="008C411E">
        <w:rPr>
          <w:rStyle w:val="affff5"/>
          <w:rFonts w:hint="cs"/>
          <w:rtl/>
        </w:rPr>
        <w:t>ר''מ:</w:t>
      </w:r>
      <w:r w:rsidR="008C411E">
        <w:rPr>
          <w:rFonts w:ascii="FontbitDavid" w:hAnsi="FontbitDavid" w:hint="cs"/>
          <w:spacing w:val="-2"/>
          <w:sz w:val="32"/>
          <w:rtl/>
        </w:rPr>
        <w:t xml:space="preserve"> </w:t>
      </w:r>
      <w:r w:rsidRPr="00EA6942">
        <w:rPr>
          <w:rFonts w:ascii="FontbitDavid" w:hAnsi="FontbitDavid"/>
          <w:spacing w:val="-2"/>
          <w:sz w:val="32"/>
          <w:rtl/>
        </w:rPr>
        <w:t>ק</w:t>
      </w:r>
      <w:r w:rsidR="00155CE7">
        <w:rPr>
          <w:rFonts w:ascii="FontbitDavid" w:hAnsi="FontbitDavid" w:hint="cs"/>
          <w:spacing w:val="-2"/>
          <w:sz w:val="32"/>
          <w:rtl/>
        </w:rPr>
        <w:t>י</w:t>
      </w:r>
      <w:r w:rsidRPr="00EA6942">
        <w:rPr>
          <w:rFonts w:ascii="FontbitDavid" w:hAnsi="FontbitDavid"/>
          <w:spacing w:val="-2"/>
          <w:sz w:val="32"/>
          <w:rtl/>
        </w:rPr>
        <w:t>דש וחייב</w:t>
      </w:r>
      <w:r w:rsidR="00155CE7">
        <w:rPr>
          <w:rFonts w:ascii="FontbitDavid" w:hAnsi="FontbitDavid" w:hint="cs"/>
          <w:spacing w:val="-2"/>
          <w:sz w:val="32"/>
          <w:rtl/>
        </w:rPr>
        <w:t>,</w:t>
      </w:r>
    </w:p>
    <w:p w14:paraId="1146D6B7" w14:textId="62A0BCFB" w:rsidR="00B433C9" w:rsidRPr="00C35A2C" w:rsidRDefault="00B433C9" w:rsidP="006B73BE">
      <w:pPr>
        <w:jc w:val="center"/>
        <w:rPr>
          <w:rFonts w:ascii="FontbitDavid" w:hAnsi="FontbitDavid"/>
          <w:sz w:val="32"/>
          <w:rtl/>
        </w:rPr>
      </w:pPr>
      <w:r w:rsidRPr="008D20D2">
        <w:rPr>
          <w:rStyle w:val="affff5"/>
          <w:rtl/>
        </w:rPr>
        <w:t>ריו</w:t>
      </w:r>
      <w:r w:rsidR="00DA15C9">
        <w:rPr>
          <w:rStyle w:val="affff5"/>
          <w:rFonts w:hint="cs"/>
          <w:rtl/>
        </w:rPr>
        <w:t>"</w:t>
      </w:r>
      <w:r w:rsidRPr="008D20D2">
        <w:rPr>
          <w:rStyle w:val="affff5"/>
          <w:rtl/>
        </w:rPr>
        <w:t>ס ור</w:t>
      </w:r>
      <w:r w:rsidR="008C411E">
        <w:rPr>
          <w:rStyle w:val="affff5"/>
          <w:rFonts w:hint="cs"/>
          <w:rtl/>
        </w:rPr>
        <w:t>"ש</w:t>
      </w:r>
      <w:r w:rsidRPr="008D20D2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אין אדם אוסר דבר שאינו שלו</w:t>
      </w:r>
      <w:r w:rsidRPr="00C35A2C">
        <w:rPr>
          <w:rFonts w:ascii="FontbitDavid" w:hAnsi="FontbitDavid"/>
          <w:sz w:val="32"/>
          <w:rtl/>
        </w:rPr>
        <w:t>.</w:t>
      </w:r>
    </w:p>
    <w:p w14:paraId="65A7E90B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פג:</w:t>
      </w:r>
    </w:p>
    <w:p w14:paraId="4CE95778" w14:textId="1D92AC41" w:rsidR="00B433C9" w:rsidRPr="00C35A2C" w:rsidRDefault="007179F8" w:rsidP="00DA15C9">
      <w:pPr>
        <w:rPr>
          <w:rFonts w:ascii="FontbitDavid" w:hAnsi="FontbitDavid"/>
          <w:sz w:val="32"/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hint="cs"/>
          <w:rtl/>
        </w:rPr>
        <w:t xml:space="preserve"> </w:t>
      </w:r>
      <w:r w:rsidR="00B433C9" w:rsidRPr="008D20D2">
        <w:rPr>
          <w:rStyle w:val="affff5"/>
          <w:rtl/>
        </w:rPr>
        <w:t>שמוא</w:t>
      </w:r>
      <w:r w:rsidR="00B433C9" w:rsidRPr="00DA15C9">
        <w:rPr>
          <w:rStyle w:val="affff5"/>
          <w:rtl/>
        </w:rPr>
        <w:t>ל</w:t>
      </w:r>
      <w:r w:rsidR="00DA15C9" w:rsidRPr="006B73BE">
        <w:rPr>
          <w:rStyle w:val="affff5"/>
          <w:rtl/>
        </w:rPr>
        <w:t xml:space="preserve">, </w:t>
      </w:r>
      <w:r w:rsidR="00DA15C9" w:rsidRPr="006B73BE">
        <w:rPr>
          <w:rStyle w:val="affff5"/>
          <w:rFonts w:hint="eastAsia"/>
          <w:rtl/>
        </w:rPr>
        <w:t>באנדרוגינוס</w:t>
      </w:r>
      <w:r w:rsidR="00DA15C9" w:rsidRPr="006B73B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לי</w:t>
      </w:r>
      <w:r w:rsidR="00B433C9" w:rsidRPr="006B73BE">
        <w:rPr>
          <w:rtl/>
        </w:rPr>
        <w:t>תא לברייתא</w:t>
      </w:r>
      <w:r w:rsidR="00DA15C9">
        <w:rPr>
          <w:rFonts w:ascii="FontbitDavid" w:hAnsi="FontbitDavid" w:hint="cs"/>
          <w:sz w:val="32"/>
          <w:rtl/>
        </w:rPr>
        <w:t>.</w:t>
      </w:r>
      <w:r w:rsidR="00DA15C9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DA15C9">
        <w:rPr>
          <w:rFonts w:ascii="FontbitDavid" w:hAnsi="FontbitDavid" w:cs="PFT_Frank"/>
          <w:b/>
          <w:bCs/>
          <w:sz w:val="14"/>
          <w:szCs w:val="14"/>
          <w:rtl/>
        </w:rPr>
        <w:tab/>
      </w:r>
      <w:r w:rsidR="00DA15C9" w:rsidRPr="006B73BE">
        <w:rPr>
          <w:rStyle w:val="affff5"/>
          <w:rFonts w:hint="eastAsia"/>
          <w:rtl/>
        </w:rPr>
        <w:t>ב</w:t>
      </w:r>
      <w:r w:rsidR="00B433C9" w:rsidRPr="006B73BE">
        <w:rPr>
          <w:rStyle w:val="affff5"/>
          <w:rtl/>
        </w:rPr>
        <w:t>הרכבה</w:t>
      </w:r>
      <w:r w:rsidR="00DA15C9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שלשה ושלשים.</w:t>
      </w:r>
    </w:p>
    <w:p w14:paraId="5423C408" w14:textId="6E5101E5" w:rsidR="00DA15C9" w:rsidRPr="008E5DE4" w:rsidRDefault="007179F8" w:rsidP="008E5DE4">
      <w:pPr>
        <w:rPr>
          <w:rFonts w:cs="PFT_Frank"/>
          <w:bCs/>
          <w:spacing w:val="-2"/>
          <w:szCs w:val="12"/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hint="cs"/>
          <w:rtl/>
        </w:rPr>
        <w:t xml:space="preserve"> </w:t>
      </w:r>
      <w:r w:rsidR="00DA15C9">
        <w:rPr>
          <w:rStyle w:val="affff5"/>
          <w:rFonts w:hint="cs"/>
          <w:rtl/>
        </w:rPr>
        <w:t xml:space="preserve">בי רב </w:t>
      </w:r>
      <w:r w:rsidR="00DA15C9" w:rsidRPr="006B73BE">
        <w:rPr>
          <w:rStyle w:val="affff5"/>
          <w:rtl/>
        </w:rPr>
        <w:t>[ר"ה]</w:t>
      </w:r>
      <w:r w:rsidR="00B433C9" w:rsidRPr="006B73BE">
        <w:rPr>
          <w:rStyle w:val="affff5"/>
          <w:rtl/>
        </w:rPr>
        <w:t xml:space="preserve"> </w:t>
      </w:r>
      <w:r w:rsidR="00DA15C9" w:rsidRPr="006B73BE">
        <w:rPr>
          <w:rStyle w:val="affff5"/>
          <w:rFonts w:hint="eastAsia"/>
          <w:rtl/>
        </w:rPr>
        <w:t>מ</w:t>
      </w:r>
      <w:r w:rsidR="00B433C9" w:rsidRPr="006B73BE">
        <w:rPr>
          <w:rStyle w:val="affff5"/>
          <w:rtl/>
        </w:rPr>
        <w:t>רב</w:t>
      </w:r>
      <w:r w:rsidR="00DA15C9">
        <w:rPr>
          <w:rStyle w:val="affff5"/>
          <w:rFonts w:hint="cs"/>
          <w:rtl/>
        </w:rPr>
        <w:t>, בקושי: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6B73BE">
        <w:rPr>
          <w:rtl/>
        </w:rPr>
        <w:t>תיקו</w:t>
      </w:r>
      <w:r w:rsidR="00B433C9" w:rsidRPr="00C35A2C">
        <w:rPr>
          <w:rFonts w:ascii="FontbitDavid" w:hAnsi="FontbitDavid"/>
          <w:sz w:val="32"/>
          <w:rtl/>
        </w:rPr>
        <w:t>.</w:t>
      </w:r>
      <w:r w:rsidR="00B433C9" w:rsidRPr="00C35A2C">
        <w:rPr>
          <w:rFonts w:hint="cs"/>
          <w:rtl/>
        </w:rPr>
        <w:t xml:space="preserve"> </w:t>
      </w:r>
      <w:r w:rsidR="00DA15C9">
        <w:rPr>
          <w:rStyle w:val="affff5"/>
          <w:rtl/>
        </w:rPr>
        <w:tab/>
      </w:r>
      <w:r w:rsidR="00DA15C9">
        <w:rPr>
          <w:rStyle w:val="affff5"/>
          <w:rtl/>
        </w:rPr>
        <w:tab/>
      </w:r>
      <w:r w:rsidR="00DA15C9">
        <w:rPr>
          <w:rStyle w:val="affff5"/>
          <w:rtl/>
        </w:rPr>
        <w:tab/>
      </w:r>
      <w:r w:rsidR="00DA15C9" w:rsidRPr="006B73BE">
        <w:rPr>
          <w:rStyle w:val="affff5"/>
          <w:rFonts w:hint="eastAsia"/>
          <w:rtl/>
        </w:rPr>
        <w:t>ב</w:t>
      </w:r>
      <w:r w:rsidR="00B433C9" w:rsidRPr="006B73BE">
        <w:rPr>
          <w:rStyle w:val="affff5"/>
          <w:rtl/>
        </w:rPr>
        <w:t>קידוש</w:t>
      </w:r>
      <w:r w:rsidR="00DA15C9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אין הלכה </w:t>
      </w:r>
      <w:r w:rsidR="00B433C9" w:rsidRPr="008D20D2">
        <w:rPr>
          <w:rStyle w:val="affff5"/>
          <w:rtl/>
        </w:rPr>
        <w:t>כרבי יוסי.</w:t>
      </w:r>
    </w:p>
    <w:p w14:paraId="0141E1FF" w14:textId="283CC201" w:rsidR="00DA15C9" w:rsidRPr="00DA15C9" w:rsidRDefault="00DA15C9" w:rsidP="006B73BE">
      <w:pPr>
        <w:pStyle w:val="afff4"/>
        <w:rPr>
          <w:rtl/>
        </w:rPr>
      </w:pPr>
      <w:ins w:id="9926" w:author="מספור קטעי משנה" w:date="2026-10-06T06:45:58Z">
        <w:r>
          <w:rPr>
            <w:rStyle w:val="MisparKeta"/>
          </w:rPr>
          <w:t xml:space="preserve">א. </w:t>
        </w:r>
      </w:ins>
      <w:bookmarkStart w:id="936" w:name="_Toc119173035"/>
      <w:bookmarkStart w:id="937" w:name="_Toc119230130"/>
      <w:r>
        <w:rPr>
          <w:rStyle w:val="afffff0"/>
          <w:rtl/>
        </w:rPr>
        <w:t xml:space="preserve">ר"י</w:t>
      </w:r>
      <w:del w:id="41017" w:author="Claude" w:date="2026-10-07T09:24:50Z">
        <w:r>
          <w:rPr>
            <w:rStyle w:val="afffff0"/>
            <w:rtl/>
          </w:rPr>
          <w:delText xml:space="preserve"> </w:delText>
        </w:r>
      </w:del>
      <w:r w:rsidRPr="006B73BE">
        <w:rPr>
          <w:rtl/>
        </w:rPr>
        <w:t>:</w:t>
      </w:r>
      <w:r w:rsidRPr="00DA15C9">
        <w:rPr>
          <w:rtl/>
        </w:rPr>
        <w:t xml:space="preserve"> </w:t>
      </w:r>
      <w:r w:rsidRPr="006B73BE">
        <w:rPr>
          <w:rtl/>
        </w:rPr>
        <w:t>טומטום</w:t>
      </w:r>
      <w:r w:rsidRPr="00DA15C9">
        <w:rPr>
          <w:rtl/>
        </w:rPr>
        <w:t xml:space="preserve"> שנקרע ונמצא זכר </w:t>
      </w:r>
      <w:r w:rsidRPr="00DA15C9">
        <w:rPr>
          <w:rFonts w:hint="cs"/>
          <w:rtl/>
        </w:rPr>
        <w:t xml:space="preserve">- </w:t>
      </w:r>
      <w:r w:rsidRPr="00DA15C9">
        <w:rPr>
          <w:rtl/>
        </w:rPr>
        <w:t>לא יחלוץ, שהוא כסריס.</w:t>
      </w:r>
      <w:bookmarkEnd w:id="936"/>
      <w:bookmarkEnd w:id="937"/>
    </w:p>
    <w:p w14:paraId="414D23D2" w14:textId="3C201040" w:rsidR="00B433C9" w:rsidRPr="00C35A2C" w:rsidRDefault="00DA15C9" w:rsidP="00B55EDF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והך</w:t>
      </w:r>
      <w:r w:rsidR="00B433C9" w:rsidRPr="00C35A2C">
        <w:rPr>
          <w:rFonts w:ascii="FontbitDavid" w:hAnsi="FontbitDavid" w:hint="cs"/>
          <w:sz w:val="32"/>
          <w:rtl/>
        </w:rPr>
        <w:t xml:space="preserve"> טומטום שהושיבוהו על מיטה וקרעו עורו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ו</w:t>
      </w:r>
      <w:r>
        <w:rPr>
          <w:rFonts w:ascii="FontbitDavid" w:hAnsi="FontbitDavid" w:hint="cs"/>
          <w:sz w:val="32"/>
          <w:rtl/>
        </w:rPr>
        <w:t>ילד</w:t>
      </w:r>
      <w:r w:rsidR="00B433C9" w:rsidRPr="00C35A2C">
        <w:rPr>
          <w:rFonts w:ascii="FontbitDavid" w:hAnsi="FontbitDavid" w:hint="cs"/>
          <w:sz w:val="32"/>
          <w:rtl/>
        </w:rPr>
        <w:t xml:space="preserve"> ז' בנים</w:t>
      </w:r>
      <w:r>
        <w:rPr>
          <w:rFonts w:ascii="FontbitDavid" w:hAnsi="FontbitDavid" w:hint="cs"/>
          <w:sz w:val="32"/>
          <w:rtl/>
        </w:rPr>
        <w:t>!</w:t>
      </w:r>
    </w:p>
    <w:p w14:paraId="47640528" w14:textId="786AAC4C" w:rsidR="00B433C9" w:rsidRPr="00C35A2C" w:rsidRDefault="00DA15C9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יענה</w:t>
      </w:r>
      <w:r w:rsidR="00B433C9" w:rsidRPr="006E1AB5">
        <w:rPr>
          <w:rStyle w:val="affff5"/>
          <w:rFonts w:hint="cs"/>
          <w:rtl/>
        </w:rPr>
        <w:t xml:space="preserve"> ר</w:t>
      </w:r>
      <w:r w:rsidR="00B433C9" w:rsidRPr="006E1AB5">
        <w:rPr>
          <w:rStyle w:val="affff5"/>
          <w:rtl/>
        </w:rPr>
        <w:t>"</w:t>
      </w:r>
      <w:r w:rsidR="00B433C9" w:rsidRPr="006E1AB5">
        <w:rPr>
          <w:rStyle w:val="affff5"/>
          <w:rFonts w:hint="cs"/>
          <w:rtl/>
        </w:rPr>
        <w:t>י: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חזר על בניו מאין הם.</w:t>
      </w:r>
    </w:p>
    <w:p w14:paraId="6326AF83" w14:textId="072228DA" w:rsidR="00B433C9" w:rsidRPr="005C5E95" w:rsidRDefault="007179F8" w:rsidP="00B55EDF">
      <w:pPr>
        <w:rPr>
          <w:rtl/>
        </w:rPr>
      </w:pPr>
      <w:r w:rsidRPr="007179F8">
        <w:rPr>
          <w:rFonts w:ascii="FontbitDavid" w:hAnsi="FontbitDavid"/>
          <w:spacing w:val="-4"/>
          <w:sz w:val="32"/>
          <w:rtl/>
        </w:rPr>
        <w:t>•</w:t>
      </w:r>
      <w:r w:rsidR="00B433C9" w:rsidRPr="005C5E95">
        <w:rPr>
          <w:rFonts w:hint="cs"/>
          <w:spacing w:val="-4"/>
          <w:rtl/>
        </w:rPr>
        <w:t xml:space="preserve"> </w:t>
      </w:r>
      <w:r w:rsidR="00B433C9" w:rsidRPr="005C5E95">
        <w:rPr>
          <w:rStyle w:val="affff5"/>
          <w:spacing w:val="-4"/>
          <w:rtl/>
        </w:rPr>
        <w:t>ר</w:t>
      </w:r>
      <w:r w:rsidR="00B433C9" w:rsidRPr="005C5E95">
        <w:rPr>
          <w:rStyle w:val="affff5"/>
          <w:rFonts w:hint="cs"/>
          <w:spacing w:val="-4"/>
          <w:rtl/>
        </w:rPr>
        <w:t>יבר</w:t>
      </w:r>
      <w:r w:rsidR="00B433C9" w:rsidRPr="005C5E95">
        <w:rPr>
          <w:rStyle w:val="affff5"/>
          <w:spacing w:val="-4"/>
          <w:rtl/>
        </w:rPr>
        <w:t>"</w:t>
      </w:r>
      <w:r w:rsidR="00B433C9" w:rsidRPr="005C5E95">
        <w:rPr>
          <w:rStyle w:val="affff5"/>
          <w:rFonts w:hint="cs"/>
          <w:spacing w:val="-4"/>
          <w:rtl/>
        </w:rPr>
        <w:t>י</w:t>
      </w:r>
      <w:r w:rsidR="00B433C9" w:rsidRPr="005C5E95">
        <w:rPr>
          <w:rStyle w:val="affff5"/>
          <w:spacing w:val="-4"/>
          <w:rtl/>
        </w:rPr>
        <w:t>:</w:t>
      </w:r>
      <w:r w:rsidR="00B433C9" w:rsidRPr="005C5E95">
        <w:rPr>
          <w:rFonts w:ascii="FontbitDavid" w:hAnsi="FontbitDavid"/>
          <w:spacing w:val="-4"/>
          <w:sz w:val="32"/>
          <w:rtl/>
        </w:rPr>
        <w:t xml:space="preserve"> טומטום לא יחלוץ, שמא נקבה, </w:t>
      </w:r>
      <w:r w:rsidR="00A63FED" w:rsidRPr="005C5E95">
        <w:rPr>
          <w:rFonts w:ascii="FontbitDavid" w:hAnsi="FontbitDavid"/>
          <w:spacing w:val="-4"/>
          <w:sz w:val="32"/>
          <w:rtl/>
        </w:rPr>
        <w:t>ואף</w:t>
      </w:r>
      <w:r w:rsidR="00B433C9" w:rsidRPr="005C5E95">
        <w:rPr>
          <w:rFonts w:ascii="FontbitDavid" w:hAnsi="FontbitDavid"/>
          <w:spacing w:val="-4"/>
          <w:sz w:val="32"/>
          <w:rtl/>
        </w:rPr>
        <w:t xml:space="preserve"> זכר </w:t>
      </w:r>
      <w:r w:rsidR="00B433C9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שמא</w:t>
      </w:r>
      <w:r w:rsidR="00B433C9" w:rsidRPr="005C5E95">
        <w:rPr>
          <w:rFonts w:ascii="FontbitDavid" w:hAnsi="FontbitDavid"/>
          <w:spacing w:val="-4"/>
          <w:sz w:val="32"/>
          <w:rtl/>
        </w:rPr>
        <w:t xml:space="preserve"> סריס</w:t>
      </w:r>
      <w:r w:rsidR="00DA15C9">
        <w:rPr>
          <w:rFonts w:ascii="FontbitDavid" w:hAnsi="FontbitDavid" w:hint="cs"/>
          <w:spacing w:val="-4"/>
          <w:sz w:val="32"/>
          <w:rtl/>
        </w:rPr>
        <w:t xml:space="preserve"> חמה</w:t>
      </w:r>
      <w:r w:rsidR="00B433C9" w:rsidRPr="005C5E95">
        <w:rPr>
          <w:rFonts w:ascii="FontbitDavid" w:hAnsi="FontbitDavid"/>
          <w:spacing w:val="-4"/>
          <w:sz w:val="32"/>
          <w:rtl/>
        </w:rPr>
        <w:t>.</w:t>
      </w:r>
    </w:p>
    <w:p w14:paraId="479E4891" w14:textId="1024C8BC" w:rsidR="00DA15C9" w:rsidRDefault="00B433C9" w:rsidP="00DA15C9">
      <w:pPr>
        <w:rPr>
          <w:rFonts w:ascii="FontbitDavid" w:hAnsi="FontbitDavid"/>
          <w:sz w:val="32"/>
          <w:rtl/>
        </w:rPr>
      </w:pPr>
      <w:r w:rsidRPr="006E1AB5">
        <w:rPr>
          <w:rStyle w:val="affff5"/>
          <w:rFonts w:hint="cs"/>
          <w:rtl/>
        </w:rPr>
        <w:t>אב</w:t>
      </w:r>
      <w:r w:rsidR="00DA15C9">
        <w:rPr>
          <w:rStyle w:val="affff5"/>
          <w:rFonts w:hint="cs"/>
          <w:rtl/>
        </w:rPr>
        <w:t>ל</w:t>
      </w:r>
      <w:r w:rsidRPr="006E1AB5">
        <w:rPr>
          <w:rStyle w:val="affff5"/>
          <w:rFonts w:hint="cs"/>
          <w:rtl/>
        </w:rPr>
        <w:t xml:space="preserve"> </w:t>
      </w:r>
      <w:r w:rsidR="00DA15C9">
        <w:rPr>
          <w:rStyle w:val="affff5"/>
          <w:rFonts w:hint="cs"/>
          <w:rtl/>
        </w:rPr>
        <w:t>ל</w:t>
      </w:r>
      <w:r w:rsidRPr="006E1AB5">
        <w:rPr>
          <w:rStyle w:val="affff5"/>
          <w:rFonts w:hint="cs"/>
          <w:rtl/>
        </w:rPr>
        <w:t>ר</w:t>
      </w:r>
      <w:r w:rsidRPr="006E1AB5">
        <w:rPr>
          <w:rStyle w:val="affff5"/>
          <w:rtl/>
        </w:rPr>
        <w:t>"</w:t>
      </w:r>
      <w:r w:rsidRPr="006E1AB5">
        <w:rPr>
          <w:rStyle w:val="affff5"/>
          <w:rFonts w:hint="cs"/>
          <w:rtl/>
        </w:rPr>
        <w:t xml:space="preserve">י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ודאי</w:t>
      </w:r>
      <w:r w:rsidRPr="00C35A2C">
        <w:rPr>
          <w:rFonts w:ascii="FontbitDavid" w:hAnsi="FontbitDavid" w:hint="cs"/>
          <w:sz w:val="32"/>
          <w:rtl/>
        </w:rPr>
        <w:t xml:space="preserve"> סריס</w:t>
      </w:r>
      <w:r w:rsidR="00DA15C9">
        <w:rPr>
          <w:rFonts w:ascii="FontbitDavid" w:hAnsi="FontbitDavid" w:hint="cs"/>
          <w:sz w:val="32"/>
          <w:rtl/>
        </w:rPr>
        <w:t xml:space="preserve">, </w:t>
      </w:r>
      <w:r w:rsidR="00DA15C9" w:rsidRPr="006B73BE">
        <w:rPr>
          <w:rStyle w:val="affff5"/>
          <w:rFonts w:hint="eastAsia"/>
          <w:rtl/>
        </w:rPr>
        <w:t>נפק</w:t>
      </w:r>
      <w:r w:rsidR="00DA15C9" w:rsidRPr="006B73BE">
        <w:rPr>
          <w:rStyle w:val="affff5"/>
          <w:rtl/>
        </w:rPr>
        <w:t>"מ:</w:t>
      </w:r>
      <w:r w:rsidR="00DA15C9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לפסול </w:t>
      </w:r>
      <w:r w:rsidR="00DA15C9">
        <w:rPr>
          <w:rFonts w:ascii="FontbitDavid" w:hAnsi="FontbitDavid" w:hint="cs"/>
          <w:sz w:val="32"/>
          <w:rtl/>
        </w:rPr>
        <w:t>כשיש</w:t>
      </w:r>
      <w:r w:rsidRPr="00C35A2C">
        <w:rPr>
          <w:rFonts w:ascii="FontbitDavid" w:hAnsi="FontbitDavid"/>
          <w:sz w:val="32"/>
          <w:rtl/>
        </w:rPr>
        <w:t xml:space="preserve"> אחין, ולחלוץ </w:t>
      </w:r>
      <w:r w:rsidR="00DA15C9">
        <w:rPr>
          <w:rFonts w:ascii="FontbitDavid" w:hAnsi="FontbitDavid" w:hint="cs"/>
          <w:sz w:val="32"/>
          <w:rtl/>
        </w:rPr>
        <w:t>כשאין.</w:t>
      </w:r>
    </w:p>
    <w:p w14:paraId="45A9967F" w14:textId="32804063" w:rsidR="00B433C9" w:rsidRPr="00C35A2C" w:rsidRDefault="00DA15C9" w:rsidP="00615A60">
      <w:pPr>
        <w:pStyle w:val="affff2"/>
        <w:rPr>
          <w:rtl/>
        </w:rPr>
      </w:pPr>
      <w:bookmarkStart w:id="938" w:name="_Toc119173036"/>
      <w:bookmarkStart w:id="939" w:name="_Toc119230131"/>
      <w:r>
        <w:rPr>
          <w:rFonts w:hint="cs"/>
          <w:rtl/>
        </w:rPr>
        <w:t>אנדרוגינוס, לגבי משכב זכור</w:t>
      </w:r>
      <w:bookmarkEnd w:id="938"/>
      <w:bookmarkEnd w:id="939"/>
    </w:p>
    <w:p w14:paraId="15FF7316" w14:textId="777EFAD1" w:rsidR="00B433C9" w:rsidRPr="00C35A2C" w:rsidRDefault="00DA15C9" w:rsidP="00B55EDF">
      <w:pPr>
        <w:rPr>
          <w:rtl/>
        </w:rPr>
      </w:pPr>
      <w:r w:rsidRPr="006B73BE">
        <w:rPr>
          <w:rStyle w:val="affff5"/>
          <w:rFonts w:hint="eastAsia"/>
          <w:rtl/>
        </w:rPr>
        <w:t>מ</w:t>
      </w:r>
      <w:r w:rsidR="00B433C9" w:rsidRPr="006E1AB5">
        <w:rPr>
          <w:rStyle w:val="affff5"/>
          <w:rFonts w:hint="cs"/>
          <w:rtl/>
        </w:rPr>
        <w:t>ר</w:t>
      </w:r>
      <w:r w:rsidR="00B433C9" w:rsidRPr="006E1AB5">
        <w:rPr>
          <w:rStyle w:val="affff5"/>
          <w:rtl/>
        </w:rPr>
        <w:t>"</w:t>
      </w:r>
      <w:r>
        <w:rPr>
          <w:rStyle w:val="affff5"/>
          <w:rFonts w:hint="cs"/>
          <w:rtl/>
        </w:rPr>
        <w:t>ה</w:t>
      </w:r>
      <w:r w:rsidR="00B433C9" w:rsidRPr="006E1AB5">
        <w:rPr>
          <w:rStyle w:val="affff5"/>
          <w:rFonts w:hint="cs"/>
          <w:rtl/>
        </w:rPr>
        <w:t xml:space="preserve"> מרב</w:t>
      </w:r>
      <w:r w:rsidR="00B433C9" w:rsidRPr="006E1AB5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חייבין עליו סקילה מ</w:t>
      </w:r>
      <w:r>
        <w:rPr>
          <w:rFonts w:ascii="FontbitDavid" w:hAnsi="FontbitDavid" w:hint="cs"/>
          <w:sz w:val="32"/>
          <w:rtl/>
        </w:rPr>
        <w:t>ב'</w:t>
      </w:r>
      <w:r w:rsidR="00B433C9" w:rsidRPr="00C35A2C">
        <w:rPr>
          <w:rFonts w:ascii="FontbitDavid" w:hAnsi="FontbitDavid"/>
          <w:sz w:val="32"/>
          <w:rtl/>
        </w:rPr>
        <w:t xml:space="preserve"> מקומות.</w:t>
      </w:r>
    </w:p>
    <w:p w14:paraId="7D73AD49" w14:textId="6F5F5542" w:rsidR="00DA15C9" w:rsidRDefault="00DA15C9" w:rsidP="00B55EDF">
      <w:pPr>
        <w:rPr>
          <w:rFonts w:ascii="FontbitDavid" w:hAnsi="FontbitDavid"/>
          <w:spacing w:val="-2"/>
          <w:sz w:val="32"/>
          <w:rtl/>
        </w:rPr>
      </w:pPr>
      <w:r>
        <w:rPr>
          <w:rStyle w:val="affff5"/>
          <w:rFonts w:hint="cs"/>
          <w:rtl/>
        </w:rPr>
        <w:t>ואף</w:t>
      </w:r>
      <w:r w:rsidR="00B433C9" w:rsidRPr="006E1AB5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דתניא ל</w:t>
      </w:r>
      <w:r w:rsidR="00B433C9" w:rsidRPr="006E1AB5">
        <w:rPr>
          <w:rStyle w:val="affff5"/>
          <w:rFonts w:hint="cs"/>
          <w:rtl/>
        </w:rPr>
        <w:t>ר</w:t>
      </w:r>
      <w:r w:rsidR="00B433C9" w:rsidRPr="006E1AB5">
        <w:rPr>
          <w:rStyle w:val="affff5"/>
          <w:rtl/>
        </w:rPr>
        <w:t>"</w:t>
      </w:r>
      <w:r w:rsidR="00B433C9" w:rsidRPr="006E1AB5">
        <w:rPr>
          <w:rStyle w:val="affff5"/>
          <w:rFonts w:hint="cs"/>
          <w:rtl/>
        </w:rPr>
        <w:t>א</w:t>
      </w:r>
      <w:r w:rsidR="00B433C9" w:rsidRPr="006E1AB5">
        <w:rPr>
          <w:rStyle w:val="affff5"/>
          <w:rtl/>
        </w:rPr>
        <w:t>:</w:t>
      </w:r>
      <w:r w:rsidR="00B433C9" w:rsidRPr="003F3916">
        <w:rPr>
          <w:rFonts w:ascii="FontbitDavid" w:hAnsi="FontbitDavid"/>
          <w:spacing w:val="-2"/>
          <w:sz w:val="32"/>
          <w:rtl/>
        </w:rPr>
        <w:t xml:space="preserve"> חייבין בזכרות שלו</w:t>
      </w:r>
      <w:r>
        <w:rPr>
          <w:rFonts w:ascii="FontbitDavid" w:hAnsi="FontbitDavid" w:hint="cs"/>
          <w:spacing w:val="-2"/>
          <w:sz w:val="32"/>
          <w:rtl/>
        </w:rPr>
        <w:t xml:space="preserve"> </w:t>
      </w:r>
      <w:r>
        <w:rPr>
          <w:rStyle w:val="affff8"/>
          <w:rFonts w:hint="cs"/>
          <w:rtl/>
        </w:rPr>
        <w:t>[</w:t>
      </w:r>
      <w:r w:rsidRPr="006B73BE">
        <w:rPr>
          <w:rStyle w:val="affff8"/>
          <w:rFonts w:hint="eastAsia"/>
          <w:rtl/>
        </w:rPr>
        <w:t>אחוריו</w:t>
      </w:r>
      <w:r>
        <w:rPr>
          <w:rStyle w:val="affff8"/>
          <w:rFonts w:hint="cs"/>
          <w:rtl/>
        </w:rPr>
        <w:t>]</w:t>
      </w:r>
      <w:r w:rsidR="00B433C9" w:rsidRPr="006B73BE">
        <w:rPr>
          <w:rStyle w:val="affff8"/>
          <w:rtl/>
        </w:rPr>
        <w:t>,</w:t>
      </w:r>
      <w:r w:rsidR="00B433C9" w:rsidRPr="003F3916">
        <w:rPr>
          <w:rFonts w:ascii="FontbitDavid" w:hAnsi="FontbitDavid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>אבל</w:t>
      </w:r>
      <w:r w:rsidR="00B433C9" w:rsidRPr="003F3916">
        <w:rPr>
          <w:rFonts w:ascii="FontbitDavid" w:hAnsi="FontbitDavid"/>
          <w:spacing w:val="-2"/>
          <w:sz w:val="32"/>
          <w:rtl/>
        </w:rPr>
        <w:t xml:space="preserve"> בנקבות</w:t>
      </w:r>
      <w:r>
        <w:rPr>
          <w:rFonts w:ascii="FontbitDavid" w:hAnsi="FontbitDavid" w:hint="cs"/>
          <w:spacing w:val="-2"/>
          <w:sz w:val="32"/>
          <w:rtl/>
        </w:rPr>
        <w:t>ו פטור.</w:t>
      </w:r>
    </w:p>
    <w:p w14:paraId="7ADBF447" w14:textId="58916455" w:rsidR="00B433C9" w:rsidRPr="00C35A2C" w:rsidRDefault="00DA15C9" w:rsidP="006B73BE">
      <w:pPr>
        <w:rPr>
          <w:rtl/>
        </w:rPr>
      </w:pPr>
      <w:r>
        <w:rPr>
          <w:rStyle w:val="affff5"/>
          <w:rFonts w:hint="cs"/>
          <w:rtl/>
        </w:rPr>
        <w:t>סבר</w:t>
      </w:r>
      <w:r w:rsidR="00B433C9" w:rsidRPr="006E1AB5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כדתניא ל</w:t>
      </w:r>
      <w:r w:rsidR="00B433C9" w:rsidRPr="006E1AB5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>'</w:t>
      </w:r>
      <w:r w:rsidR="00B433C9" w:rsidRPr="006E1AB5">
        <w:rPr>
          <w:rStyle w:val="affff5"/>
          <w:rFonts w:hint="cs"/>
          <w:rtl/>
        </w:rPr>
        <w:t xml:space="preserve"> סימאי</w:t>
      </w:r>
      <w:r w:rsidR="00B433C9" w:rsidRPr="006E1AB5">
        <w:rPr>
          <w:rStyle w:val="affff5"/>
          <w:rtl/>
        </w:rPr>
        <w:t>:</w:t>
      </w:r>
      <w:r w:rsidR="00B433C9" w:rsidRPr="00C35A2C">
        <w:rPr>
          <w:rtl/>
        </w:rPr>
        <w:t xml:space="preserve"> חייבין עליו סקילה מ</w:t>
      </w:r>
      <w:r>
        <w:rPr>
          <w:rFonts w:hint="cs"/>
          <w:rtl/>
        </w:rPr>
        <w:t>ב'</w:t>
      </w:r>
      <w:r w:rsidR="00B433C9" w:rsidRPr="00C35A2C">
        <w:rPr>
          <w:rtl/>
        </w:rPr>
        <w:t xml:space="preserve"> מקומות.</w:t>
      </w:r>
    </w:p>
    <w:p w14:paraId="614D728E" w14:textId="641632A5" w:rsidR="00DA15C9" w:rsidRDefault="00B433C9" w:rsidP="00B55EDF">
      <w:pPr>
        <w:rPr>
          <w:rtl/>
        </w:rPr>
      </w:pPr>
      <w:r w:rsidRPr="006B73BE">
        <w:rPr>
          <w:rStyle w:val="affff5"/>
          <w:rFonts w:hint="eastAsia"/>
          <w:rtl/>
        </w:rPr>
        <w:t>טעם</w:t>
      </w:r>
      <w:r w:rsidR="00DA15C9" w:rsidRPr="006B73BE">
        <w:rPr>
          <w:rStyle w:val="affff5"/>
          <w:rtl/>
        </w:rPr>
        <w:t xml:space="preserve"> ר' סימאי</w:t>
      </w:r>
      <w:r w:rsidR="00DA15C9">
        <w:rPr>
          <w:rFonts w:hint="cs"/>
          <w:rtl/>
        </w:rPr>
        <w:t>:</w:t>
      </w:r>
      <w:r w:rsidRPr="00C35A2C">
        <w:rPr>
          <w:rtl/>
        </w:rPr>
        <w:t xml:space="preserve"> </w:t>
      </w:r>
      <w:r w:rsidRPr="0008340B">
        <w:rPr>
          <w:rStyle w:val="affff1"/>
          <w:rFonts w:hint="cs"/>
          <w:rtl/>
        </w:rPr>
        <w:t>'</w:t>
      </w:r>
      <w:r w:rsidRPr="0008340B">
        <w:rPr>
          <w:rStyle w:val="affff1"/>
          <w:rtl/>
        </w:rPr>
        <w:t xml:space="preserve">ואת זכר לא תשכב </w:t>
      </w:r>
      <w:r w:rsidRPr="006B73BE">
        <w:rPr>
          <w:rStyle w:val="affff1"/>
          <w:b/>
          <w:bCs/>
          <w:rtl/>
        </w:rPr>
        <w:t>משכבי</w:t>
      </w:r>
      <w:r w:rsidRPr="0008340B">
        <w:rPr>
          <w:rStyle w:val="affff1"/>
          <w:rtl/>
        </w:rPr>
        <w:t xml:space="preserve"> אשה</w:t>
      </w:r>
      <w:r w:rsidRPr="0008340B">
        <w:rPr>
          <w:rStyle w:val="affff1"/>
          <w:rFonts w:hint="cs"/>
          <w:rtl/>
        </w:rPr>
        <w:t>'</w:t>
      </w:r>
      <w:r w:rsidRPr="00C35A2C">
        <w:rPr>
          <w:rtl/>
        </w:rPr>
        <w:t xml:space="preserve"> - </w:t>
      </w:r>
    </w:p>
    <w:p w14:paraId="63374F30" w14:textId="0C1B3491" w:rsidR="00B433C9" w:rsidRPr="00C35A2C" w:rsidRDefault="00DA15C9" w:rsidP="006B73BE">
      <w:pPr>
        <w:ind w:left="678"/>
        <w:rPr>
          <w:rtl/>
        </w:rPr>
      </w:pPr>
      <w:r>
        <w:rPr>
          <w:rFonts w:hint="cs"/>
          <w:rtl/>
        </w:rPr>
        <w:t xml:space="preserve"> </w:t>
      </w:r>
      <w:r w:rsidR="00B433C9" w:rsidRPr="00C35A2C">
        <w:rPr>
          <w:rtl/>
        </w:rPr>
        <w:t xml:space="preserve">זכר שיש בו </w:t>
      </w:r>
      <w:r>
        <w:rPr>
          <w:rFonts w:hint="cs"/>
          <w:rtl/>
        </w:rPr>
        <w:t>ב'</w:t>
      </w:r>
      <w:r w:rsidR="00B433C9" w:rsidRPr="00C35A2C">
        <w:rPr>
          <w:rtl/>
        </w:rPr>
        <w:t xml:space="preserve"> משכבות</w:t>
      </w:r>
      <w:r>
        <w:rPr>
          <w:rFonts w:hint="cs"/>
          <w:rtl/>
        </w:rPr>
        <w:t xml:space="preserve"> - </w:t>
      </w:r>
      <w:r w:rsidR="00B433C9" w:rsidRPr="00C35A2C">
        <w:rPr>
          <w:rtl/>
        </w:rPr>
        <w:t>זה אנדרוגינוס.</w:t>
      </w:r>
    </w:p>
    <w:p w14:paraId="448F903A" w14:textId="66E5BEFD" w:rsidR="00DA15C9" w:rsidRDefault="00DA15C9" w:rsidP="00B55EDF">
      <w:pPr>
        <w:rPr>
          <w:rtl/>
        </w:rPr>
      </w:pPr>
      <w:r>
        <w:rPr>
          <w:rStyle w:val="affff5"/>
          <w:rFonts w:hint="cs"/>
          <w:rtl/>
        </w:rPr>
        <w:t>טעם ר</w:t>
      </w:r>
      <w:r w:rsidR="00B433C9" w:rsidRPr="006E1AB5">
        <w:rPr>
          <w:rStyle w:val="affff5"/>
          <w:rtl/>
        </w:rPr>
        <w:t>בנן</w:t>
      </w:r>
      <w:r>
        <w:rPr>
          <w:rFonts w:hint="cs"/>
          <w:rtl/>
        </w:rPr>
        <w:t>:</w:t>
      </w:r>
      <w:r w:rsidR="00B433C9" w:rsidRPr="00EA6942">
        <w:rPr>
          <w:rtl/>
        </w:rPr>
        <w:t xml:space="preserve"> </w:t>
      </w:r>
      <w:r w:rsidR="00AB43C5">
        <w:rPr>
          <w:rtl/>
        </w:rPr>
        <w:t>אף</w:t>
      </w:r>
      <w:r w:rsidR="00B433C9" w:rsidRPr="00EA6942">
        <w:rPr>
          <w:rtl/>
        </w:rPr>
        <w:t xml:space="preserve"> </w:t>
      </w:r>
      <w:r>
        <w:rPr>
          <w:rFonts w:hint="cs"/>
          <w:rtl/>
        </w:rPr>
        <w:t>ש</w:t>
      </w:r>
      <w:r w:rsidR="00B433C9" w:rsidRPr="00EA6942">
        <w:rPr>
          <w:rFonts w:hint="cs"/>
          <w:rtl/>
        </w:rPr>
        <w:t xml:space="preserve">יש </w:t>
      </w:r>
      <w:r w:rsidR="00B433C9" w:rsidRPr="00EA6942">
        <w:rPr>
          <w:rtl/>
        </w:rPr>
        <w:t>ב</w:t>
      </w:r>
      <w:r>
        <w:rPr>
          <w:rFonts w:hint="cs"/>
          <w:rtl/>
        </w:rPr>
        <w:t>ו</w:t>
      </w:r>
      <w:r w:rsidR="00B433C9" w:rsidRPr="00EA6942">
        <w:rPr>
          <w:rtl/>
        </w:rPr>
        <w:t xml:space="preserve"> </w:t>
      </w:r>
      <w:r>
        <w:rPr>
          <w:rFonts w:hint="cs"/>
          <w:rtl/>
        </w:rPr>
        <w:t>ב'</w:t>
      </w:r>
      <w:r w:rsidR="00B433C9" w:rsidRPr="00EA6942">
        <w:rPr>
          <w:rtl/>
        </w:rPr>
        <w:t xml:space="preserve"> משכבות - </w:t>
      </w:r>
      <w:r w:rsidR="00B433C9" w:rsidRPr="00EA6942">
        <w:rPr>
          <w:rStyle w:val="affff1"/>
          <w:spacing w:val="-6"/>
          <w:rtl/>
        </w:rPr>
        <w:t xml:space="preserve">את </w:t>
      </w:r>
      <w:r w:rsidR="00B433C9" w:rsidRPr="006B73BE">
        <w:rPr>
          <w:rStyle w:val="affff1"/>
          <w:b/>
          <w:bCs/>
          <w:spacing w:val="-6"/>
          <w:rtl/>
        </w:rPr>
        <w:t>זכר</w:t>
      </w:r>
      <w:r w:rsidR="00B433C9" w:rsidRPr="00EA6942">
        <w:rPr>
          <w:rtl/>
        </w:rPr>
        <w:t xml:space="preserve"> </w:t>
      </w:r>
      <w:r>
        <w:rPr>
          <w:rFonts w:hint="cs"/>
          <w:rtl/>
        </w:rPr>
        <w:t>- בזכרותו</w:t>
      </w:r>
      <w:r w:rsidR="00B433C9" w:rsidRPr="00EA6942">
        <w:rPr>
          <w:rtl/>
        </w:rPr>
        <w:t>.</w:t>
      </w:r>
    </w:p>
    <w:p w14:paraId="5BE5C6F8" w14:textId="05250C79" w:rsidR="00B433C9" w:rsidRPr="00EA6942" w:rsidRDefault="00DA15C9" w:rsidP="00B55EDF">
      <w:pPr>
        <w:rPr>
          <w:rtl/>
        </w:rPr>
      </w:pPr>
      <w:r w:rsidRPr="006B73BE">
        <w:rPr>
          <w:rStyle w:val="affff5"/>
          <w:rFonts w:hint="eastAsia"/>
          <w:rtl/>
        </w:rPr>
        <w:lastRenderedPageBreak/>
        <w:t>ולשיטתם</w:t>
      </w:r>
      <w:r w:rsidRPr="006B73BE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="00B433C9" w:rsidRPr="00EA6942">
        <w:rPr>
          <w:rFonts w:hint="cs"/>
          <w:rtl/>
        </w:rPr>
        <w:t xml:space="preserve">זכר </w:t>
      </w:r>
      <w:r>
        <w:rPr>
          <w:rFonts w:hint="cs"/>
          <w:rtl/>
        </w:rPr>
        <w:t>רגיל -</w:t>
      </w:r>
      <w:r w:rsidR="00B433C9" w:rsidRPr="00EA6942">
        <w:rPr>
          <w:rFonts w:hint="cs"/>
          <w:rtl/>
        </w:rPr>
        <w:t xml:space="preserve"> </w:t>
      </w:r>
      <w:r w:rsidR="00B433C9" w:rsidRPr="00EA6942">
        <w:rPr>
          <w:rStyle w:val="affff1"/>
          <w:rFonts w:hint="cs"/>
          <w:spacing w:val="-6"/>
          <w:rtl/>
        </w:rPr>
        <w:t>מ</w:t>
      </w:r>
      <w:r w:rsidR="00B433C9" w:rsidRPr="006B73BE">
        <w:rPr>
          <w:rStyle w:val="affff1"/>
          <w:rtl/>
        </w:rPr>
        <w:t>'</w:t>
      </w:r>
      <w:r w:rsidRPr="006B73BE">
        <w:rPr>
          <w:rStyle w:val="affff1"/>
          <w:rFonts w:hint="eastAsia"/>
          <w:rtl/>
        </w:rPr>
        <w:t>ואת</w:t>
      </w:r>
      <w:r w:rsidRPr="006B73BE">
        <w:rPr>
          <w:rStyle w:val="affff1"/>
          <w:rtl/>
        </w:rPr>
        <w:t>'</w:t>
      </w:r>
      <w:r w:rsidR="00B433C9" w:rsidRPr="00EA6942">
        <w:rPr>
          <w:rFonts w:hint="cs"/>
          <w:rtl/>
        </w:rPr>
        <w:t xml:space="preserve">, </w:t>
      </w:r>
      <w:r w:rsidR="00B433C9" w:rsidRPr="006B73BE">
        <w:rPr>
          <w:rStyle w:val="affff5"/>
          <w:rFonts w:hint="eastAsia"/>
          <w:rtl/>
        </w:rPr>
        <w:t>ו</w:t>
      </w:r>
      <w:r w:rsidRPr="006B73BE">
        <w:rPr>
          <w:rStyle w:val="affff5"/>
          <w:rFonts w:hint="eastAsia"/>
          <w:rtl/>
        </w:rPr>
        <w:t>לכו</w:t>
      </w:r>
      <w:r w:rsidRPr="006B73BE">
        <w:rPr>
          <w:rStyle w:val="affff5"/>
          <w:rtl/>
        </w:rPr>
        <w:t>"ע</w:t>
      </w:r>
      <w:r>
        <w:rPr>
          <w:rFonts w:hint="cs"/>
          <w:rtl/>
        </w:rPr>
        <w:t xml:space="preserve">: </w:t>
      </w:r>
      <w:r w:rsidR="00B433C9" w:rsidRPr="00EA6942">
        <w:rPr>
          <w:rFonts w:hint="cs"/>
          <w:rtl/>
        </w:rPr>
        <w:t>אשה שלא כדרכה</w:t>
      </w:r>
      <w:r>
        <w:rPr>
          <w:rFonts w:hint="cs"/>
          <w:rtl/>
        </w:rPr>
        <w:t xml:space="preserve"> -</w:t>
      </w:r>
      <w:r w:rsidR="00B433C9" w:rsidRPr="00EA6942">
        <w:rPr>
          <w:rFonts w:hint="cs"/>
          <w:rtl/>
        </w:rPr>
        <w:t xml:space="preserve"> </w:t>
      </w:r>
      <w:r w:rsidR="00B433C9" w:rsidRPr="00EA6942">
        <w:rPr>
          <w:rStyle w:val="affff1"/>
          <w:rFonts w:hint="cs"/>
          <w:spacing w:val="-6"/>
          <w:rtl/>
        </w:rPr>
        <w:t>מ'אשה</w:t>
      </w:r>
      <w:r w:rsidR="00B433C9" w:rsidRPr="00EA6942">
        <w:rPr>
          <w:rStyle w:val="affff1"/>
          <w:spacing w:val="-6"/>
          <w:rtl/>
        </w:rPr>
        <w:t>'</w:t>
      </w:r>
      <w:r>
        <w:rPr>
          <w:rFonts w:hint="cs"/>
          <w:rtl/>
        </w:rPr>
        <w:t>.</w:t>
      </w:r>
    </w:p>
    <w:p w14:paraId="57140F35" w14:textId="532E6165" w:rsidR="008C0C0D" w:rsidRDefault="008C0C0D" w:rsidP="00615A60">
      <w:pPr>
        <w:pStyle w:val="affff2"/>
        <w:rPr>
          <w:rtl/>
        </w:rPr>
      </w:pPr>
      <w:bookmarkStart w:id="940" w:name="_Toc119173037"/>
      <w:bookmarkStart w:id="941" w:name="_Toc119230132"/>
      <w:r>
        <w:rPr>
          <w:rFonts w:hint="cs"/>
          <w:rtl/>
        </w:rPr>
        <w:t>סברת רבי אלעזר בכל התורה</w:t>
      </w:r>
      <w:bookmarkEnd w:id="940"/>
      <w:bookmarkEnd w:id="941"/>
    </w:p>
    <w:p w14:paraId="190EEC77" w14:textId="17CF4522" w:rsidR="00B433C9" w:rsidRPr="00EA6942" w:rsidRDefault="00B433C9" w:rsidP="00B55EDF">
      <w:pPr>
        <w:rPr>
          <w:rtl/>
        </w:rPr>
      </w:pPr>
      <w:r w:rsidRPr="006E1AB5">
        <w:rPr>
          <w:rStyle w:val="affff5"/>
          <w:rFonts w:hint="cs"/>
          <w:rtl/>
        </w:rPr>
        <w:t>מר</w:t>
      </w:r>
      <w:r w:rsidRPr="006E1AB5">
        <w:rPr>
          <w:rStyle w:val="affff5"/>
          <w:rtl/>
        </w:rPr>
        <w:t>"</w:t>
      </w:r>
      <w:r w:rsidRPr="006E1AB5">
        <w:rPr>
          <w:rStyle w:val="affff5"/>
          <w:rFonts w:hint="cs"/>
          <w:rtl/>
        </w:rPr>
        <w:t>ח</w:t>
      </w:r>
      <w:r w:rsidRPr="006E1AB5">
        <w:rPr>
          <w:rStyle w:val="affff5"/>
          <w:rtl/>
        </w:rPr>
        <w:t xml:space="preserve">: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לא לכל</w:t>
      </w:r>
      <w:r w:rsidRPr="00EA6942">
        <w:rPr>
          <w:rFonts w:ascii="FontbitDavid" w:hAnsi="FontbitDavid"/>
          <w:spacing w:val="-2"/>
          <w:sz w:val="32"/>
          <w:rtl/>
        </w:rPr>
        <w:t xml:space="preserve"> </w:t>
      </w:r>
      <w:r w:rsidRPr="006E1AB5">
        <w:rPr>
          <w:rStyle w:val="affff5"/>
          <w:rtl/>
        </w:rPr>
        <w:t>א</w:t>
      </w:r>
      <w:r w:rsidRPr="006E1AB5">
        <w:rPr>
          <w:rStyle w:val="affff5"/>
          <w:rFonts w:hint="cs"/>
          <w:rtl/>
        </w:rPr>
        <w:t>ר</w:t>
      </w:r>
      <w:r w:rsidR="008C0C0D">
        <w:rPr>
          <w:rStyle w:val="affff5"/>
          <w:rFonts w:hint="cs"/>
          <w:rtl/>
        </w:rPr>
        <w:t>"</w:t>
      </w:r>
      <w:r w:rsidRPr="006E1AB5">
        <w:rPr>
          <w:rStyle w:val="affff5"/>
          <w:rFonts w:hint="cs"/>
          <w:rtl/>
        </w:rPr>
        <w:t>א</w:t>
      </w:r>
      <w:r w:rsidRPr="006E1AB5">
        <w:rPr>
          <w:rStyle w:val="affff5"/>
          <w:rtl/>
        </w:rPr>
        <w:t xml:space="preserve"> </w:t>
      </w:r>
      <w:r w:rsidRPr="00EA6942">
        <w:rPr>
          <w:rFonts w:ascii="FontbitDavid" w:hAnsi="FontbitDavid"/>
          <w:spacing w:val="-2"/>
          <w:sz w:val="32"/>
          <w:rtl/>
        </w:rPr>
        <w:t xml:space="preserve">אנדרוגינוס זכר </w:t>
      </w:r>
      <w:r w:rsidR="008C0C0D">
        <w:rPr>
          <w:rFonts w:ascii="FontbitDavid" w:hAnsi="FontbitDavid" w:hint="cs"/>
          <w:spacing w:val="-2"/>
          <w:sz w:val="32"/>
          <w:rtl/>
        </w:rPr>
        <w:t>ודאי -</w:t>
      </w:r>
      <w:r w:rsidRPr="00EA6942">
        <w:rPr>
          <w:rFonts w:ascii="FontbitDavid" w:hAnsi="FontbitDavid"/>
          <w:spacing w:val="-2"/>
          <w:sz w:val="32"/>
          <w:rtl/>
        </w:rPr>
        <w:t xml:space="preserve"> </w:t>
      </w:r>
      <w:r w:rsidR="008C0C0D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דבהקדש</w:t>
      </w:r>
      <w:r w:rsidR="008C0C0D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</w:t>
      </w:r>
      <w:r w:rsidR="008C0C0D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לא</w:t>
      </w:r>
      <w:r w:rsidR="008C0C0D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</w:t>
      </w:r>
      <w:r w:rsidR="008C0C0D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קדש</w:t>
      </w:r>
      <w:r w:rsidR="008C0C0D">
        <w:rPr>
          <w:rFonts w:ascii="FontbitDavid" w:hAnsi="FontbitDavid" w:hint="cs"/>
          <w:spacing w:val="-2"/>
          <w:sz w:val="32"/>
          <w:rtl/>
        </w:rPr>
        <w:t xml:space="preserve"> -</w:t>
      </w:r>
    </w:p>
    <w:p w14:paraId="6C9258EF" w14:textId="31BD26D4" w:rsidR="00B433C9" w:rsidRPr="00C35A2C" w:rsidRDefault="00B433C9" w:rsidP="00B55EDF">
      <w:pPr>
        <w:rPr>
          <w:rtl/>
        </w:rPr>
      </w:pPr>
      <w:r w:rsidRPr="006E1AB5">
        <w:rPr>
          <w:rStyle w:val="affff5"/>
          <w:rtl/>
        </w:rPr>
        <w:t>דת"ר:</w:t>
      </w:r>
      <w:r w:rsidRPr="00C35A2C">
        <w:rPr>
          <w:rtl/>
        </w:rPr>
        <w:t xml:space="preserve"> הנרבע</w:t>
      </w:r>
      <w:r w:rsidR="008C0C0D">
        <w:rPr>
          <w:rFonts w:hint="cs"/>
          <w:rtl/>
        </w:rPr>
        <w:t>..</w:t>
      </w:r>
      <w:r w:rsidRPr="00C35A2C">
        <w:rPr>
          <w:rtl/>
        </w:rPr>
        <w:t xml:space="preserve"> טומטום ואנדרוגינוס - מטמאין </w:t>
      </w:r>
      <w:r w:rsidR="008C0C0D">
        <w:rPr>
          <w:rFonts w:hint="cs"/>
          <w:rtl/>
        </w:rPr>
        <w:t>ב</w:t>
      </w:r>
      <w:r w:rsidRPr="00C35A2C">
        <w:rPr>
          <w:rtl/>
        </w:rPr>
        <w:t>בית הבליעה</w:t>
      </w:r>
      <w:r w:rsidR="008C0C0D">
        <w:rPr>
          <w:rFonts w:hint="cs"/>
          <w:rtl/>
        </w:rPr>
        <w:t>,</w:t>
      </w:r>
    </w:p>
    <w:p w14:paraId="456AC282" w14:textId="081BE7A5" w:rsidR="00B433C9" w:rsidRPr="00C35A2C" w:rsidRDefault="00B433C9" w:rsidP="008C0C0D">
      <w:pPr>
        <w:rPr>
          <w:rFonts w:ascii="FontbitDavid" w:hAnsi="FontbitDavid"/>
          <w:sz w:val="32"/>
          <w:rtl/>
        </w:rPr>
      </w:pPr>
      <w:r w:rsidRPr="006E1AB5">
        <w:rPr>
          <w:rStyle w:val="affff5"/>
          <w:rFonts w:hint="cs"/>
          <w:rtl/>
        </w:rPr>
        <w:t>ר</w:t>
      </w:r>
      <w:r w:rsidRPr="006E1AB5">
        <w:rPr>
          <w:rStyle w:val="affff5"/>
          <w:rtl/>
        </w:rPr>
        <w:t>"</w:t>
      </w:r>
      <w:r w:rsidRPr="006E1AB5">
        <w:rPr>
          <w:rStyle w:val="affff5"/>
          <w:rFonts w:hint="cs"/>
          <w:rtl/>
        </w:rPr>
        <w:t>א</w:t>
      </w:r>
      <w:r w:rsidRPr="006E1AB5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טומטום ואנדרוגינוס אין מטמאין</w:t>
      </w:r>
      <w:r w:rsidR="008C0C0D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8C0C0D">
        <w:rPr>
          <w:rFonts w:ascii="FontbitDavid" w:hAnsi="FontbitDavid" w:hint="cs"/>
          <w:sz w:val="32"/>
          <w:rtl/>
        </w:rPr>
        <w:t>שבבהמה</w:t>
      </w:r>
      <w:r w:rsidRPr="00C35A2C">
        <w:rPr>
          <w:rFonts w:ascii="FontbitDavid" w:hAnsi="FontbitDavid"/>
          <w:sz w:val="32"/>
          <w:rtl/>
        </w:rPr>
        <w:t xml:space="preserve"> נאמר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זכר ונקבה</w:t>
      </w:r>
      <w:r w:rsidRPr="00AD1A41">
        <w:rPr>
          <w:rStyle w:val="affff1"/>
          <w:rFonts w:hint="cs"/>
          <w:rtl/>
        </w:rPr>
        <w:t>'</w:t>
      </w:r>
      <w:r w:rsidR="008C0C0D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אתה מוציא טומטום ואנדרוגינוס</w:t>
      </w:r>
      <w:r w:rsidRPr="00C35A2C">
        <w:rPr>
          <w:rFonts w:ascii="FontbitDavid" w:hAnsi="FontbitDavid"/>
          <w:sz w:val="32"/>
          <w:rtl/>
        </w:rPr>
        <w:t>, ו</w:t>
      </w:r>
      <w:r w:rsidR="008C0C0D">
        <w:rPr>
          <w:rFonts w:ascii="FontbitDavid" w:hAnsi="FontbitDavid" w:hint="cs"/>
          <w:sz w:val="32"/>
          <w:rtl/>
        </w:rPr>
        <w:t>ב</w:t>
      </w:r>
      <w:r w:rsidRPr="00C35A2C">
        <w:rPr>
          <w:rFonts w:ascii="FontbitDavid" w:hAnsi="FontbitDavid"/>
          <w:sz w:val="32"/>
          <w:rtl/>
        </w:rPr>
        <w:t xml:space="preserve">עוף לא נאמר </w:t>
      </w:r>
      <w:r w:rsidR="008C0C0D">
        <w:rPr>
          <w:rFonts w:ascii="FontbitDavid" w:hAnsi="FontbitDavid" w:hint="cs"/>
          <w:sz w:val="32"/>
          <w:rtl/>
        </w:rPr>
        <w:t>כן.</w:t>
      </w:r>
    </w:p>
    <w:p w14:paraId="2BB4CE78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פד.</w:t>
      </w:r>
    </w:p>
    <w:p w14:paraId="66FC265B" w14:textId="5507441A" w:rsidR="008C0C0D" w:rsidRDefault="008C0C0D" w:rsidP="00B55EDF">
      <w:pPr>
        <w:rPr>
          <w:spacing w:val="-4"/>
          <w:rtl/>
        </w:rPr>
      </w:pPr>
      <w:r>
        <w:rPr>
          <w:rStyle w:val="affff5"/>
          <w:rFonts w:hint="cs"/>
          <w:spacing w:val="-4"/>
          <w:rtl/>
        </w:rPr>
        <w:t xml:space="preserve">וכן </w:t>
      </w:r>
      <w:r w:rsidR="008C411E" w:rsidRPr="00262A77">
        <w:rPr>
          <w:rStyle w:val="affff5"/>
          <w:spacing w:val="-4"/>
          <w:rtl/>
        </w:rPr>
        <w:t>תנינא</w:t>
      </w:r>
      <w:r w:rsidR="00B433C9" w:rsidRPr="00262A77">
        <w:rPr>
          <w:rStyle w:val="affff5"/>
          <w:spacing w:val="-4"/>
          <w:rtl/>
        </w:rPr>
        <w:t xml:space="preserve"> </w:t>
      </w:r>
      <w:r>
        <w:rPr>
          <w:rStyle w:val="affff5"/>
          <w:rFonts w:hint="cs"/>
          <w:spacing w:val="-4"/>
          <w:rtl/>
        </w:rPr>
        <w:t>ל</w:t>
      </w:r>
      <w:r w:rsidR="00B433C9" w:rsidRPr="00262A77">
        <w:rPr>
          <w:rStyle w:val="affff5"/>
          <w:rFonts w:hint="cs"/>
          <w:spacing w:val="-4"/>
          <w:rtl/>
        </w:rPr>
        <w:t>ר</w:t>
      </w:r>
      <w:r w:rsidR="00B433C9" w:rsidRPr="00262A77">
        <w:rPr>
          <w:rStyle w:val="affff5"/>
          <w:spacing w:val="-4"/>
          <w:rtl/>
        </w:rPr>
        <w:t>"</w:t>
      </w:r>
      <w:r w:rsidR="00B433C9" w:rsidRPr="00262A77">
        <w:rPr>
          <w:rStyle w:val="affff5"/>
          <w:rFonts w:hint="cs"/>
          <w:spacing w:val="-4"/>
          <w:rtl/>
        </w:rPr>
        <w:t>א</w:t>
      </w:r>
      <w:r w:rsidR="00B433C9" w:rsidRPr="00262A77">
        <w:rPr>
          <w:rStyle w:val="affff5"/>
          <w:spacing w:val="-4"/>
          <w:rtl/>
        </w:rPr>
        <w:t>:</w:t>
      </w:r>
      <w:r w:rsidR="00B433C9" w:rsidRPr="00262A77">
        <w:rPr>
          <w:spacing w:val="-4"/>
          <w:rtl/>
        </w:rPr>
        <w:t xml:space="preserve"> כלאים, טרפה, יוצא דופן, טומטום ואנדרוגינוס -</w:t>
      </w:r>
    </w:p>
    <w:p w14:paraId="526191E2" w14:textId="47FF6E3C" w:rsidR="00B433C9" w:rsidRPr="00262A77" w:rsidRDefault="00B433C9" w:rsidP="00B55EDF">
      <w:pPr>
        <w:rPr>
          <w:rtl/>
        </w:rPr>
      </w:pPr>
      <w:r w:rsidRPr="00262A77">
        <w:rPr>
          <w:spacing w:val="-4"/>
          <w:rtl/>
        </w:rPr>
        <w:t>לא קדושין</w:t>
      </w:r>
      <w:r w:rsidR="008C0C0D">
        <w:rPr>
          <w:rFonts w:hint="cs"/>
          <w:spacing w:val="-4"/>
          <w:rtl/>
        </w:rPr>
        <w:t xml:space="preserve"> </w:t>
      </w:r>
      <w:r w:rsidR="008C0C0D" w:rsidRPr="00A07384">
        <w:rPr>
          <w:rStyle w:val="affff8"/>
          <w:rFonts w:cs="PFT_Frank" w:hint="eastAsia"/>
          <w:b/>
          <w:bCs/>
          <w:szCs w:val="10"/>
          <w:rtl/>
        </w:rPr>
        <w:t>בתמורה</w:t>
      </w:r>
      <w:r w:rsidRPr="00262A77">
        <w:rPr>
          <w:spacing w:val="-4"/>
          <w:rtl/>
        </w:rPr>
        <w:t xml:space="preserve"> ולא מקדשין</w:t>
      </w:r>
      <w:r w:rsidR="008C0C0D" w:rsidRPr="006B73BE">
        <w:rPr>
          <w:rStyle w:val="affff8"/>
          <w:rtl/>
        </w:rPr>
        <w:t xml:space="preserve"> אחרים </w:t>
      </w:r>
      <w:r w:rsidR="008C0C0D" w:rsidRPr="00A07384">
        <w:rPr>
          <w:rStyle w:val="affff8"/>
          <w:rFonts w:cs="PFT_Frank" w:hint="eastAsia"/>
          <w:b/>
          <w:bCs/>
          <w:szCs w:val="10"/>
          <w:rtl/>
        </w:rPr>
        <w:t>בתמורה</w:t>
      </w:r>
      <w:r w:rsidR="008C0C0D" w:rsidRPr="006B73BE">
        <w:rPr>
          <w:rStyle w:val="affff8"/>
          <w:rtl/>
        </w:rPr>
        <w:t xml:space="preserve">, </w:t>
      </w:r>
      <w:r w:rsidR="008C0C0D" w:rsidRPr="006B73BE">
        <w:rPr>
          <w:rStyle w:val="affff8"/>
          <w:rFonts w:hint="eastAsia"/>
          <w:rtl/>
        </w:rPr>
        <w:t>וכ</w:t>
      </w:r>
      <w:r w:rsidR="008C0C0D" w:rsidRPr="006B73BE">
        <w:rPr>
          <w:rStyle w:val="affff8"/>
          <w:rtl/>
        </w:rPr>
        <w:t xml:space="preserve">"ש </w:t>
      </w:r>
      <w:r w:rsidR="008C0C0D" w:rsidRPr="006B73BE">
        <w:rPr>
          <w:rStyle w:val="affff8"/>
          <w:rFonts w:hint="eastAsia"/>
          <w:rtl/>
        </w:rPr>
        <w:t>בתחילת</w:t>
      </w:r>
      <w:r w:rsidR="008C0C0D" w:rsidRPr="006B73BE">
        <w:rPr>
          <w:rStyle w:val="affff8"/>
          <w:rtl/>
        </w:rPr>
        <w:t xml:space="preserve"> </w:t>
      </w:r>
      <w:r w:rsidR="008C0C0D" w:rsidRPr="006B73BE">
        <w:rPr>
          <w:rStyle w:val="affff8"/>
          <w:rFonts w:hint="eastAsia"/>
          <w:rtl/>
        </w:rPr>
        <w:t>הקדש</w:t>
      </w:r>
      <w:r w:rsidR="008C0C0D">
        <w:rPr>
          <w:rStyle w:val="affff8"/>
          <w:rFonts w:hint="cs"/>
          <w:rtl/>
        </w:rPr>
        <w:t>.</w:t>
      </w:r>
    </w:p>
    <w:p w14:paraId="1FE80FAC" w14:textId="49421846" w:rsidR="00B433C9" w:rsidRPr="00C35A2C" w:rsidRDefault="00B433C9" w:rsidP="008C0C0D">
      <w:pPr>
        <w:rPr>
          <w:rFonts w:ascii="FontbitDavid" w:hAnsi="FontbitDavid"/>
          <w:sz w:val="32"/>
          <w:rtl/>
        </w:rPr>
      </w:pPr>
      <w:r w:rsidRPr="006E1AB5">
        <w:rPr>
          <w:rStyle w:val="affff5"/>
          <w:rFonts w:hint="cs"/>
          <w:rtl/>
        </w:rPr>
        <w:t>רב</w:t>
      </w:r>
      <w:r w:rsidR="008C0C0D">
        <w:rPr>
          <w:rStyle w:val="affff5"/>
          <w:rFonts w:hint="cs"/>
          <w:rtl/>
        </w:rPr>
        <w:t>י</w:t>
      </w:r>
      <w:r w:rsidRPr="006E1AB5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כשהלכתי ללמוד אצל </w:t>
      </w:r>
      <w:r w:rsidRPr="006E1AB5">
        <w:rPr>
          <w:rStyle w:val="affff5"/>
          <w:rtl/>
        </w:rPr>
        <w:t>ר</w:t>
      </w:r>
      <w:r w:rsidR="008C0C0D">
        <w:rPr>
          <w:rStyle w:val="affff5"/>
          <w:rFonts w:hint="cs"/>
          <w:rtl/>
        </w:rPr>
        <w:t>"</w:t>
      </w:r>
      <w:r w:rsidRPr="006E1AB5">
        <w:rPr>
          <w:rStyle w:val="affff5"/>
          <w:rtl/>
        </w:rPr>
        <w:t>א בן שמוע</w:t>
      </w:r>
      <w:r w:rsidRPr="00C35A2C">
        <w:rPr>
          <w:rFonts w:ascii="FontbitDavid" w:hAnsi="FontbitDavid"/>
          <w:sz w:val="32"/>
          <w:rtl/>
        </w:rPr>
        <w:t xml:space="preserve">, חברו עלי תלמידיו, ולא הניחוני ללמוד </w:t>
      </w:r>
      <w:r w:rsidR="008C0C0D">
        <w:rPr>
          <w:rFonts w:ascii="FontbitDavid" w:hAnsi="FontbitDavid" w:hint="cs"/>
          <w:sz w:val="32"/>
          <w:rtl/>
        </w:rPr>
        <w:t>רק</w:t>
      </w:r>
      <w:r w:rsidRPr="00C35A2C">
        <w:rPr>
          <w:rFonts w:ascii="FontbitDavid" w:hAnsi="FontbitDavid"/>
          <w:sz w:val="32"/>
          <w:rtl/>
        </w:rPr>
        <w:t xml:space="preserve"> </w:t>
      </w:r>
      <w:r w:rsidR="008C0C0D">
        <w:rPr>
          <w:rFonts w:hint="cs"/>
          <w:rtl/>
        </w:rPr>
        <w:t>'</w:t>
      </w:r>
      <w:r w:rsidRPr="006B73BE">
        <w:rPr>
          <w:rtl/>
        </w:rPr>
        <w:t>אנדרוגינוס</w:t>
      </w:r>
      <w:r w:rsidRPr="00C35A2C">
        <w:rPr>
          <w:rFonts w:ascii="FontbitDavid" w:hAnsi="FontbitDavid"/>
          <w:sz w:val="32"/>
          <w:rtl/>
        </w:rPr>
        <w:t xml:space="preserve"> חייבין עליו סקילה כזכר</w:t>
      </w:r>
      <w:r w:rsidR="008C0C0D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.</w:t>
      </w:r>
    </w:p>
    <w:p w14:paraId="24AE016B" w14:textId="77777777" w:rsidR="00B433C9" w:rsidRPr="00F97732" w:rsidRDefault="00B433C9" w:rsidP="007C50EB">
      <w:pPr>
        <w:pStyle w:val="afff2"/>
        <w:rPr>
          <w:rtl/>
        </w:rPr>
        <w:sectPr w:rsidR="00B433C9" w:rsidRPr="00F97732" w:rsidSect="0090328A">
          <w:type w:val="continuous"/>
          <w:pgSz w:w="4536" w:h="6804" w:code="8"/>
          <w:pgMar w:top="567" w:right="567" w:bottom="284" w:left="567" w:header="284" w:footer="284" w:gutter="0"/>
          <w:cols w:space="720"/>
          <w:bidi/>
          <w:rtlGutter/>
          <w:docGrid w:linePitch="360"/>
        </w:sectPr>
      </w:pPr>
    </w:p>
    <w:p w14:paraId="427927BC" w14:textId="3C77AE3F" w:rsidR="003F3916" w:rsidRDefault="00B433C9" w:rsidP="007C50EB">
      <w:pPr>
        <w:pStyle w:val="Hadran"/>
        <w:jc w:val="center"/>
        <w:rPr>
          <w:rFonts w:ascii="FontbitDavid" w:hAnsi="FontbitDavid"/>
          <w:sz w:val="32"/>
          <w:rtl/>
        </w:rPr>
        <w:pPrChange w:id="91012" w:author="Claude" w:date="2026-10-08T08:35:05Z">
          <w:pPr>
            <w:pStyle w:val="afff2"/>
            <w:jc w:val="center"/>
            <w:rPr>
              <w:rFonts w:ascii="FontbitDavid" w:hAnsi="FontbitDavid"/>
              <w:sz w:val="32"/>
              <w:rtl/>
            </w:rPr>
          </w:pPr>
        </w:pPrChange>
      </w:pPr>
      <w:r w:rsidRPr="00F97732">
        <w:rPr>
          <w:rtl/>
        </w:rPr>
        <w:t>הדרן עלך הערל.</w:t>
      </w:r>
    </w:p>
    <w:p w14:paraId="56646BBF" w14:textId="6A256D99" w:rsidR="008C0C0D" w:rsidRPr="00C35A2C" w:rsidRDefault="008C0C0D" w:rsidP="007C50EB">
      <w:pPr>
        <w:pStyle w:val="afff2"/>
        <w:jc w:val="center"/>
        <w:rPr>
          <w:rFonts w:ascii="FontbitDavid" w:hAnsi="FontbitDavid"/>
          <w:sz w:val="32"/>
          <w:rtl/>
        </w:rPr>
      </w:pPr>
    </w:p>
    <w:p w14:paraId="3CF6242C" w14:textId="77777777" w:rsidR="00B433C9" w:rsidRDefault="00B433C9" w:rsidP="007C50EB">
      <w:pPr>
        <w:pStyle w:val="aff9"/>
        <w:framePr w:wrap="around"/>
        <w:spacing w:line="276" w:lineRule="auto"/>
        <w:rPr>
          <w:del w:id="41098" w:author="Claude" w:date="2026-10-07T09:24:50Z"/>
          <w:rtl/>
        </w:rPr>
      </w:pPr>
      <w:del w:id="41096" w:author="Claude" w:date="2026-10-07T09:24:50Z">
        <w:r w:rsidRPr="00C35A2C">
          <w:rPr>
            <w:rtl/>
          </w:rPr>
          <w:lastRenderedPageBreak/>
          <w:delText xml:space="preserve">פרק </w:delText>
        </w:r>
      </w:del>
      <w:del w:id="41097" w:author="Claude" w:date="2026-10-07T09:24:50Z">
        <w:r w:rsidRPr="00C35A2C">
          <w:rPr>
            <w:rFonts w:hint="cs"/>
            <w:rtl/>
          </w:rPr>
          <w:delText xml:space="preserve"> תשיעי</w:delText>
        </w:r>
      </w:del>
    </w:p>
    <w:p w14:paraId="49D693C3" w14:textId="77777777" w:rsidR="00B433C9" w:rsidRDefault="00B433C9" w:rsidP="007C50EB">
      <w:pPr>
        <w:pStyle w:val="affa"/>
        <w:framePr w:wrap="around"/>
        <w:spacing w:line="276" w:lineRule="auto"/>
        <w:rPr>
          <w:del w:id="41100" w:author="Claude" w:date="2026-10-07T09:24:50Z"/>
          <w:rtl/>
        </w:rPr>
      </w:pPr>
      <w:del w:id="41099" w:author="Claude" w:date="2026-10-07T09:24:50Z">
        <w:r w:rsidRPr="00C35A2C">
          <w:rPr>
            <w:rFonts w:hint="cs"/>
            <w:rtl/>
          </w:rPr>
          <w:delText xml:space="preserve">יש מותרות</w:delText>
        </w:r>
      </w:del>
    </w:p>
    <w:p w14:paraId="47EF6945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פד.</w:t>
      </w:r>
    </w:p>
    <w:p w14:paraId="357082DB" w14:textId="77777777" w:rsidR="00B357C1" w:rsidRDefault="00B357C1" w:rsidP="007C50EB">
      <w:pPr>
        <w:pStyle w:val="affb"/>
        <w:framePr w:wrap="around"/>
        <w:rPr>
          <w:rtl/>
        </w:rPr>
      </w:pPr>
      <w:r>
        <w:rPr>
          <w:rFonts w:hint="cs"/>
          <w:rtl/>
        </w:rPr>
        <w:t xml:space="preserve">פד.- פז: </w:t>
      </w:r>
    </w:p>
    <w:p w14:paraId="2A3CCD32" w14:textId="2B5BF409" w:rsidR="005204FA" w:rsidRDefault="00141C84" w:rsidP="008147DD">
      <w:pPr>
        <w:pStyle w:val="affffb"/>
        <w:rPr>
          <w:rtl/>
        </w:rPr>
      </w:pPr>
      <w:ins w:id="9927" w:author="מספור קטעי משנה" w:date="2026-10-06T06:45:58Z">
        <w:r>
          <w:rPr>
            <w:rStyle w:val="MisparKeta"/>
          </w:rPr>
          <w:t xml:space="preserve">א. </w:t>
        </w:r>
      </w:ins>
      <w:bookmarkStart w:id="942" w:name="_Toc119173038"/>
      <w:bookmarkStart w:id="943" w:name="_Toc119230133"/>
      <w:r>
        <w:rPr>
          <w:rFonts w:hint="cs"/>
          <w:rtl/>
        </w:rPr>
        <w:t xml:space="preserve">אלו </w:t>
      </w:r>
      <w:r w:rsidR="00B433C9" w:rsidRPr="00C35A2C">
        <w:rPr>
          <w:rtl/>
        </w:rPr>
        <w:t>מותרות לבעליהן ואסורות ליבמיהן:</w:t>
      </w:r>
      <w:bookmarkEnd w:id="942"/>
      <w:bookmarkEnd w:id="943"/>
    </w:p>
    <w:p>
      <w:pPr>
        <w:pStyle w:val="PetichatPerek"/>
        <w:rPr>
          <w:ins w:id="41095" w:author="Claude" w:date="2026-10-07T09:24:50Z"/>
        </w:rPr>
      </w:pPr>
      <w:ins w:id="41094" w:author="Claude" w:date="2026-10-07T09:24:50Z">
        <w:r>
          <w:rPr>
            <w:rtl/>
          </w:rPr>
          <w:t xml:space="preserve">פרק  תשיעי</w:t>
        </w:r>
        <w:r>
          <w:rPr>
            <w:rtl/>
          </w:rPr>
          <w:t xml:space="preserve"> - </w:t>
        </w:r>
        <w:r>
          <w:rPr>
            <w:rFonts w:hint="cs"/>
            <w:rtl/>
          </w:rPr>
          <w:t xml:space="preserve">יש מותרות</w:t>
        </w:r>
      </w:ins>
    </w:p>
    <w:p>
      <w:pPr>
        <w:pStyle w:val="MishnaBatzad"/>
        <w:rPr>
          <w:ins w:id="20535" w:author="קלוד" w:date="2026-10-06T10:10:48Z"/>
        </w:rPr>
      </w:pPr>
      <w:ins w:id="20534" w:author="קלוד" w:date="2026-10-06T10:10:48Z">
        <w:r>
          <w:t xml:space="preserve">משנה א</w:t>
        </w:r>
      </w:ins>
    </w:p>
    <w:p w14:paraId="6ED5ED86" w14:textId="3614EDE9" w:rsidR="005204FA" w:rsidRDefault="00B433C9" w:rsidP="007C50EB">
      <w:pPr>
        <w:pStyle w:val="affc"/>
        <w:rPr>
          <w:spacing w:val="4"/>
          <w:rtl/>
        </w:rPr>
      </w:pPr>
      <w:r w:rsidRPr="00C35A2C">
        <w:rPr>
          <w:rtl/>
        </w:rPr>
        <w:t xml:space="preserve">כהן הדיוט שנשא אלמנה ויש לו אח </w:t>
      </w:r>
      <w:r w:rsidRPr="00B81C5A">
        <w:rPr>
          <w:spacing w:val="4"/>
          <w:rtl/>
        </w:rPr>
        <w:t>כ</w:t>
      </w:r>
      <w:r w:rsidR="005204FA">
        <w:rPr>
          <w:rFonts w:hint="cs"/>
          <w:spacing w:val="4"/>
          <w:rtl/>
        </w:rPr>
        <w:t>ה</w:t>
      </w:r>
      <w:r w:rsidRPr="00B81C5A">
        <w:rPr>
          <w:spacing w:val="4"/>
          <w:rtl/>
        </w:rPr>
        <w:t>"ג,</w:t>
      </w:r>
    </w:p>
    <w:p w14:paraId="084ADA29" w14:textId="5BF7C834" w:rsidR="005204FA" w:rsidRDefault="00B433C9" w:rsidP="007C50EB">
      <w:pPr>
        <w:pStyle w:val="affc"/>
        <w:rPr>
          <w:spacing w:val="4"/>
          <w:rtl/>
        </w:rPr>
      </w:pPr>
      <w:r w:rsidRPr="00B81C5A">
        <w:rPr>
          <w:spacing w:val="4"/>
          <w:rtl/>
        </w:rPr>
        <w:t>חלל שנשא כשרה ויש לו אח כשר,</w:t>
      </w:r>
    </w:p>
    <w:p w14:paraId="65F36A04" w14:textId="4BC85472" w:rsidR="00B433C9" w:rsidRDefault="00B433C9" w:rsidP="007C50EB">
      <w:pPr>
        <w:pStyle w:val="affc"/>
        <w:rPr>
          <w:rtl/>
        </w:rPr>
      </w:pPr>
      <w:r w:rsidRPr="00B81C5A">
        <w:rPr>
          <w:spacing w:val="4"/>
          <w:rtl/>
        </w:rPr>
        <w:t>ישראל שנשא בת ישראל ויש לו אח ממזר,</w:t>
      </w:r>
    </w:p>
    <w:p w14:paraId="46370687" w14:textId="22DE1824" w:rsidR="00B433C9" w:rsidRPr="00EA6942" w:rsidRDefault="00B433C9" w:rsidP="007C50EB">
      <w:pPr>
        <w:pStyle w:val="affc"/>
        <w:rPr>
          <w:rtl/>
        </w:rPr>
      </w:pPr>
      <w:r w:rsidRPr="00EA6942">
        <w:rPr>
          <w:rtl/>
        </w:rPr>
        <w:t>ממזר שנשא ממזרת ויש לו אח ישראל.</w:t>
      </w:r>
    </w:p>
    <w:p w14:paraId="7A9DEF24" w14:textId="492FFB26" w:rsidR="00141C84" w:rsidRDefault="00141C84" w:rsidP="008147DD">
      <w:pPr>
        <w:pStyle w:val="affffb"/>
        <w:rPr>
          <w:rtl/>
        </w:rPr>
      </w:pPr>
      <w:ins w:id="9928" w:author="מספור קטעי משנה" w:date="2026-10-06T06:45:58Z">
        <w:r>
          <w:rPr>
            <w:rStyle w:val="MisparKeta"/>
          </w:rPr>
          <w:t xml:space="preserve">א. </w:t>
        </w:r>
      </w:ins>
      <w:bookmarkStart w:id="944" w:name="_Toc119173039"/>
      <w:bookmarkStart w:id="945" w:name="_Toc119230134"/>
      <w:r>
        <w:rPr>
          <w:rFonts w:hint="cs"/>
          <w:rtl/>
        </w:rPr>
        <w:t xml:space="preserve">אלו </w:t>
      </w:r>
      <w:r w:rsidR="00B433C9" w:rsidRPr="00C35A2C">
        <w:rPr>
          <w:rtl/>
        </w:rPr>
        <w:t>מותרות ליבמיהן ואסורות לבעליהן:</w:t>
      </w:r>
      <w:bookmarkEnd w:id="944"/>
      <w:bookmarkEnd w:id="945"/>
    </w:p>
    <w:p>
      <w:pPr>
        <w:pStyle w:val="MishnaBatzad"/>
        <w:rPr>
          <w:ins w:id="20537" w:author="קלוד" w:date="2026-10-06T10:10:48Z"/>
        </w:rPr>
      </w:pPr>
      <w:ins w:id="20536" w:author="קלוד" w:date="2026-10-06T10:10:48Z">
        <w:r>
          <w:t xml:space="preserve">משנה ב</w:t>
        </w:r>
      </w:ins>
    </w:p>
    <w:p w14:paraId="233FDD76" w14:textId="2581304F" w:rsidR="00141C84" w:rsidRDefault="00B433C9" w:rsidP="007C50EB">
      <w:pPr>
        <w:pStyle w:val="affc"/>
        <w:rPr>
          <w:spacing w:val="4"/>
          <w:rtl/>
        </w:rPr>
      </w:pPr>
      <w:r w:rsidRPr="00C35A2C">
        <w:rPr>
          <w:rtl/>
        </w:rPr>
        <w:t>כ</w:t>
      </w:r>
      <w:r w:rsidR="00141C84">
        <w:rPr>
          <w:rFonts w:hint="cs"/>
          <w:rtl/>
        </w:rPr>
        <w:t>ה</w:t>
      </w:r>
      <w:r w:rsidRPr="00C35A2C">
        <w:rPr>
          <w:rtl/>
        </w:rPr>
        <w:t xml:space="preserve">"ג שקידש אלמנה ויש לו אח כהן </w:t>
      </w:r>
      <w:r w:rsidRPr="00B81C5A">
        <w:rPr>
          <w:spacing w:val="4"/>
          <w:rtl/>
        </w:rPr>
        <w:t>הדיוט,</w:t>
      </w:r>
    </w:p>
    <w:p w14:paraId="569196AB" w14:textId="68271107" w:rsidR="00141C84" w:rsidRDefault="00B433C9" w:rsidP="007C50EB">
      <w:pPr>
        <w:pStyle w:val="affc"/>
        <w:rPr>
          <w:spacing w:val="4"/>
          <w:rtl/>
        </w:rPr>
      </w:pPr>
      <w:r w:rsidRPr="00B81C5A">
        <w:rPr>
          <w:spacing w:val="4"/>
          <w:rtl/>
        </w:rPr>
        <w:t>כשר שנשא חללה ויש לו אח חלל,</w:t>
      </w:r>
    </w:p>
    <w:p w14:paraId="4802322C" w14:textId="3DC51A93" w:rsidR="00B433C9" w:rsidRDefault="00B433C9" w:rsidP="007C50EB">
      <w:pPr>
        <w:pStyle w:val="affc"/>
        <w:rPr>
          <w:rtl/>
        </w:rPr>
      </w:pPr>
      <w:r w:rsidRPr="00B81C5A">
        <w:rPr>
          <w:spacing w:val="4"/>
          <w:rtl/>
        </w:rPr>
        <w:t>ישראל שנשא ממזרת ויש לו אח ממזר,</w:t>
      </w:r>
    </w:p>
    <w:p w14:paraId="174BA69E" w14:textId="508F3FFB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>ממזר</w:t>
      </w:r>
      <w:r>
        <w:rPr>
          <w:rtl/>
        </w:rPr>
        <w:t xml:space="preserve"> שנשא בת ישראל ויש לו אח ישראל</w:t>
      </w:r>
      <w:r w:rsidRPr="00C35A2C">
        <w:rPr>
          <w:rtl/>
        </w:rPr>
        <w:t>.</w:t>
      </w:r>
    </w:p>
    <w:p w14:paraId="71A16B23" w14:textId="1198E6C0" w:rsidR="00141C84" w:rsidRDefault="00B433C9" w:rsidP="008147DD">
      <w:pPr>
        <w:pStyle w:val="affffb"/>
        <w:rPr>
          <w:rtl/>
        </w:rPr>
      </w:pPr>
      <w:ins w:id="9929" w:author="מספור קטעי משנה" w:date="2026-10-06T06:45:58Z">
        <w:r>
          <w:rPr>
            <w:rStyle w:val="MisparKeta"/>
          </w:rPr>
          <w:t xml:space="preserve">א. </w:t>
        </w:r>
      </w:ins>
      <w:bookmarkStart w:id="946" w:name="_Toc119173040"/>
      <w:bookmarkStart w:id="947" w:name="_Toc119230135"/>
      <w:r w:rsidRPr="00CB082E">
        <w:rPr>
          <w:rtl/>
        </w:rPr>
        <w:t>אלו אסורות לאלו ולאלו:</w:t>
      </w:r>
      <w:bookmarkEnd w:id="946"/>
      <w:bookmarkEnd w:id="947"/>
    </w:p>
    <w:p>
      <w:pPr>
        <w:pStyle w:val="MishnaBatzad"/>
        <w:rPr>
          <w:ins w:id="20539" w:author="קלוד" w:date="2026-10-06T10:10:48Z"/>
        </w:rPr>
      </w:pPr>
      <w:ins w:id="20538" w:author="קלוד" w:date="2026-10-06T10:10:48Z">
        <w:r>
          <w:t xml:space="preserve">משנה ב</w:t>
        </w:r>
      </w:ins>
    </w:p>
    <w:p w14:paraId="3817347D" w14:textId="6C44130E" w:rsidR="00787F8B" w:rsidRDefault="00B433C9" w:rsidP="007C50EB">
      <w:pPr>
        <w:pStyle w:val="affc"/>
        <w:rPr>
          <w:spacing w:val="-2"/>
          <w:rtl/>
        </w:rPr>
      </w:pPr>
      <w:r w:rsidRPr="00CB082E">
        <w:rPr>
          <w:spacing w:val="-2"/>
          <w:rtl/>
        </w:rPr>
        <w:t>כה</w:t>
      </w:r>
      <w:r w:rsidR="00141C84">
        <w:rPr>
          <w:rFonts w:hint="cs"/>
          <w:spacing w:val="-2"/>
          <w:rtl/>
        </w:rPr>
        <w:t>"</w:t>
      </w:r>
      <w:r w:rsidRPr="00CB082E">
        <w:rPr>
          <w:spacing w:val="-2"/>
          <w:rtl/>
        </w:rPr>
        <w:t>ג שנשא אלמנה ויש לו אח כה</w:t>
      </w:r>
      <w:r w:rsidR="00787F8B">
        <w:rPr>
          <w:rFonts w:hint="cs"/>
          <w:spacing w:val="-2"/>
          <w:rtl/>
        </w:rPr>
        <w:t>"</w:t>
      </w:r>
      <w:r w:rsidRPr="00CB082E">
        <w:rPr>
          <w:spacing w:val="-2"/>
          <w:rtl/>
        </w:rPr>
        <w:t>ג או כהן הדיוט,</w:t>
      </w:r>
    </w:p>
    <w:p w14:paraId="032C7E4D" w14:textId="0A9BF4D4" w:rsidR="00787F8B" w:rsidRDefault="00B433C9" w:rsidP="007C50EB">
      <w:pPr>
        <w:pStyle w:val="affc"/>
        <w:rPr>
          <w:spacing w:val="4"/>
          <w:rtl/>
        </w:rPr>
      </w:pPr>
      <w:r w:rsidRPr="00B81C5A">
        <w:rPr>
          <w:spacing w:val="4"/>
          <w:rtl/>
        </w:rPr>
        <w:t>כשר שנשא חללה ויש לו אח כשר,</w:t>
      </w:r>
    </w:p>
    <w:p w14:paraId="5B453CCC" w14:textId="1C0C1C7E" w:rsidR="00B433C9" w:rsidRDefault="00B433C9" w:rsidP="007C50EB">
      <w:pPr>
        <w:pStyle w:val="affc"/>
        <w:rPr>
          <w:rtl/>
        </w:rPr>
      </w:pPr>
      <w:r w:rsidRPr="00B81C5A">
        <w:rPr>
          <w:spacing w:val="4"/>
          <w:rtl/>
        </w:rPr>
        <w:t>ישראל שנשא ממזרת ויש לו אח ישראל,</w:t>
      </w:r>
    </w:p>
    <w:p w14:paraId="0A3A3BEC" w14:textId="046E4392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>ממזר שנשא בת ישראל ויש לו אח ממזר.</w:t>
      </w:r>
    </w:p>
    <w:p w14:paraId="77199018" w14:textId="29D186EE" w:rsidR="00B433C9" w:rsidRPr="00C35A2C" w:rsidRDefault="00437F1E" w:rsidP="008147DD">
      <w:pPr>
        <w:pStyle w:val="affffb"/>
        <w:rPr>
          <w:rtl/>
        </w:rPr>
      </w:pPr>
      <w:ins w:id="9930" w:author="מספור קטעי משנה" w:date="2026-10-06T06:45:58Z">
        <w:r>
          <w:rPr>
            <w:rStyle w:val="MisparKeta"/>
          </w:rPr>
          <w:t xml:space="preserve">א. </w:t>
        </w:r>
      </w:ins>
      <w:bookmarkStart w:id="948" w:name="_Toc119173041"/>
      <w:bookmarkStart w:id="949" w:name="_Toc119230136"/>
      <w:r>
        <w:rPr>
          <w:rFonts w:hint="cs"/>
          <w:rtl/>
        </w:rPr>
        <w:t xml:space="preserve">אלו </w:t>
      </w:r>
      <w:r w:rsidR="00B433C9" w:rsidRPr="00C35A2C">
        <w:rPr>
          <w:rtl/>
        </w:rPr>
        <w:t>מותרות לבעליהן וליבמיהן</w:t>
      </w:r>
      <w:r>
        <w:rPr>
          <w:rFonts w:hint="cs"/>
          <w:rtl/>
        </w:rPr>
        <w:t>:</w:t>
      </w:r>
      <w:bookmarkEnd w:id="948"/>
      <w:bookmarkEnd w:id="949"/>
    </w:p>
    <w:p>
      <w:pPr>
        <w:pStyle w:val="MishnaBatzad"/>
        <w:rPr>
          <w:ins w:id="20541" w:author="קלוד" w:date="2026-10-06T10:10:48Z"/>
        </w:rPr>
      </w:pPr>
      <w:ins w:id="20540" w:author="קלוד" w:date="2026-10-06T10:10:48Z">
        <w:r>
          <w:t xml:space="preserve">משנה ג</w:t>
        </w:r>
      </w:ins>
    </w:p>
    <w:p w14:paraId="245BADBE" w14:textId="0C9E2824" w:rsidR="00437F1E" w:rsidRDefault="00437F1E" w:rsidP="006B73BE">
      <w:pPr>
        <w:pStyle w:val="affc"/>
        <w:jc w:val="center"/>
        <w:rPr>
          <w:rtl/>
        </w:rPr>
      </w:pPr>
      <w:r w:rsidRPr="00C35A2C">
        <w:rPr>
          <w:rtl/>
        </w:rPr>
        <w:t>שאר כל הנשים</w:t>
      </w:r>
      <w:r>
        <w:rPr>
          <w:rFonts w:hint="cs"/>
          <w:rtl/>
        </w:rPr>
        <w:t>.</w:t>
      </w:r>
    </w:p>
    <w:p w14:paraId="2AB9CDE0" w14:textId="60B4183D" w:rsidR="00B433C9" w:rsidRPr="00177A98" w:rsidRDefault="00B433C9" w:rsidP="007C50EB">
      <w:pPr>
        <w:pStyle w:val="affc"/>
        <w:rPr>
          <w:spacing w:val="6"/>
          <w:rtl/>
        </w:rPr>
      </w:pPr>
      <w:r w:rsidRPr="00177A98">
        <w:rPr>
          <w:spacing w:val="6"/>
          <w:rtl/>
        </w:rPr>
        <w:t>שניה לבעל ולא ליבם - אסורה לבעל ומותרת ליבם</w:t>
      </w:r>
      <w:r w:rsidR="00437F1E">
        <w:rPr>
          <w:rFonts w:hint="cs"/>
          <w:spacing w:val="6"/>
          <w:rtl/>
        </w:rPr>
        <w:t>,</w:t>
      </w:r>
      <w:r w:rsidRPr="00177A98">
        <w:rPr>
          <w:spacing w:val="6"/>
          <w:rtl/>
        </w:rPr>
        <w:t xml:space="preserve"> </w:t>
      </w:r>
    </w:p>
    <w:p w14:paraId="351BC63E" w14:textId="1FF878B4" w:rsidR="00B433C9" w:rsidRDefault="00B433C9" w:rsidP="007C50EB">
      <w:pPr>
        <w:pStyle w:val="affc"/>
        <w:rPr>
          <w:rtl/>
        </w:rPr>
      </w:pPr>
      <w:r w:rsidRPr="00C35A2C">
        <w:rPr>
          <w:rtl/>
        </w:rPr>
        <w:t>ליבם ולא לבעל - אסורה ליבם ומותרת לבעל</w:t>
      </w:r>
      <w:r w:rsidR="00437F1E">
        <w:rPr>
          <w:rFonts w:hint="cs"/>
          <w:rtl/>
        </w:rPr>
        <w:t>,</w:t>
      </w:r>
      <w:r w:rsidRPr="00C35A2C">
        <w:rPr>
          <w:rtl/>
        </w:rPr>
        <w:t xml:space="preserve"> </w:t>
      </w:r>
    </w:p>
    <w:p w14:paraId="05911763" w14:textId="5D426482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>לזה ולזה - אסורה לזה ולזה</w:t>
      </w:r>
      <w:r w:rsidR="00437F1E">
        <w:rPr>
          <w:rFonts w:hint="cs"/>
          <w:rtl/>
        </w:rPr>
        <w:t>,</w:t>
      </w:r>
    </w:p>
    <w:p w14:paraId="2A3AE2CB" w14:textId="650B27BB" w:rsidR="00B433C9" w:rsidRPr="00B81C5A" w:rsidRDefault="00B433C9" w:rsidP="007C50EB">
      <w:pPr>
        <w:pStyle w:val="affc"/>
        <w:rPr>
          <w:spacing w:val="4"/>
          <w:rtl/>
        </w:rPr>
      </w:pPr>
      <w:r w:rsidRPr="00B81C5A">
        <w:rPr>
          <w:spacing w:val="4"/>
          <w:rtl/>
        </w:rPr>
        <w:t>אין לה כתובה, פירות, מזונות, בלאות</w:t>
      </w:r>
      <w:r w:rsidR="00437F1E">
        <w:rPr>
          <w:rFonts w:hint="cs"/>
          <w:spacing w:val="4"/>
          <w:rtl/>
        </w:rPr>
        <w:t>.</w:t>
      </w:r>
      <w:r w:rsidRPr="00B81C5A">
        <w:rPr>
          <w:spacing w:val="4"/>
          <w:rtl/>
        </w:rPr>
        <w:t xml:space="preserve"> ולד כשר, וכופין להוציא.</w:t>
      </w:r>
    </w:p>
    <w:p w14:paraId="0BB57EAC" w14:textId="77777777" w:rsidR="00437F1E" w:rsidRDefault="00B433C9" w:rsidP="007C50EB">
      <w:pPr>
        <w:pStyle w:val="affc"/>
        <w:rPr>
          <w:rtl/>
        </w:rPr>
      </w:pPr>
      <w:r w:rsidRPr="00C35A2C">
        <w:rPr>
          <w:rtl/>
        </w:rPr>
        <w:t xml:space="preserve">אלמנה לכ"ג, גרושה וחלוצה לכהן הדיוט, </w:t>
      </w:r>
    </w:p>
    <w:p w14:paraId="23FB3D01" w14:textId="793ED370" w:rsidR="00B433C9" w:rsidRPr="00C35A2C" w:rsidRDefault="00B433C9" w:rsidP="006B73BE">
      <w:pPr>
        <w:pStyle w:val="affc"/>
        <w:rPr>
          <w:rtl/>
        </w:rPr>
      </w:pPr>
      <w:r w:rsidRPr="00C35A2C">
        <w:rPr>
          <w:rtl/>
        </w:rPr>
        <w:t xml:space="preserve">ממזרת ונתינה לישראל, </w:t>
      </w:r>
      <w:r w:rsidR="00437F1E">
        <w:rPr>
          <w:rFonts w:hint="cs"/>
          <w:rtl/>
        </w:rPr>
        <w:t>ולהיפך</w:t>
      </w:r>
      <w:r w:rsidRPr="00C35A2C">
        <w:rPr>
          <w:rtl/>
        </w:rPr>
        <w:t xml:space="preserve"> - יש </w:t>
      </w:r>
      <w:r w:rsidR="00437F1E">
        <w:rPr>
          <w:rFonts w:hint="cs"/>
          <w:rtl/>
        </w:rPr>
        <w:t xml:space="preserve">להן </w:t>
      </w:r>
      <w:r w:rsidRPr="00C35A2C">
        <w:rPr>
          <w:rtl/>
        </w:rPr>
        <w:t>כתובה.</w:t>
      </w:r>
    </w:p>
    <w:p w14:paraId="18157AD8" w14:textId="7A427BA6" w:rsidR="00F31FD5" w:rsidRDefault="00437F1E" w:rsidP="00437F1E">
      <w:pPr>
        <w:rPr>
          <w:rStyle w:val="affff8"/>
          <w:rtl/>
        </w:rPr>
      </w:pPr>
      <w:r w:rsidRPr="006B73BE">
        <w:rPr>
          <w:rStyle w:val="affff5"/>
          <w:rFonts w:hint="eastAsia"/>
          <w:rtl/>
        </w:rPr>
        <w:lastRenderedPageBreak/>
        <w:t>שנה</w:t>
      </w:r>
      <w:r w:rsidRPr="006B73BE">
        <w:rPr>
          <w:rStyle w:val="affff5"/>
          <w:rtl/>
        </w:rPr>
        <w:t xml:space="preserve"> </w:t>
      </w:r>
      <w:r w:rsidRPr="006B73BE">
        <w:rPr>
          <w:rStyle w:val="affff5"/>
          <w:rFonts w:hint="eastAsia"/>
          <w:rtl/>
        </w:rPr>
        <w:t>ברישא</w:t>
      </w:r>
      <w:r w:rsidRPr="006B73BE">
        <w:rPr>
          <w:rStyle w:val="affff5"/>
          <w:rtl/>
        </w:rPr>
        <w:t>: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D1637C">
        <w:rPr>
          <w:rFonts w:cs="PFT_Frank" w:hint="cs"/>
          <w:b/>
          <w:bCs/>
          <w:szCs w:val="14"/>
          <w:rtl/>
        </w:rPr>
        <w:t>'</w:t>
      </w:r>
      <w:r w:rsidR="00B433C9" w:rsidRPr="00D1637C">
        <w:rPr>
          <w:rFonts w:cs="PFT_Frank" w:hint="eastAsia"/>
          <w:b/>
          <w:bCs/>
          <w:szCs w:val="14"/>
          <w:rtl/>
        </w:rPr>
        <w:t>נשא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6B73BE">
        <w:rPr>
          <w:rStyle w:val="affff8"/>
          <w:rFonts w:hint="eastAsia"/>
          <w:rtl/>
        </w:rPr>
        <w:t>ולא</w:t>
      </w:r>
      <w:r w:rsidR="00B433C9" w:rsidRPr="006B73BE">
        <w:rPr>
          <w:rStyle w:val="affff8"/>
          <w:rtl/>
        </w:rPr>
        <w:t xml:space="preserve"> </w:t>
      </w:r>
      <w:r w:rsidR="00F31FD5">
        <w:rPr>
          <w:rStyle w:val="affff8"/>
          <w:rFonts w:hint="cs"/>
          <w:rtl/>
        </w:rPr>
        <w:t>'</w:t>
      </w:r>
      <w:r w:rsidR="00B433C9" w:rsidRPr="006B73BE">
        <w:rPr>
          <w:rStyle w:val="affff8"/>
          <w:rFonts w:hint="eastAsia"/>
          <w:rtl/>
        </w:rPr>
        <w:t>קידש</w:t>
      </w:r>
      <w:r w:rsidR="00F31FD5">
        <w:rPr>
          <w:rStyle w:val="affff8"/>
          <w:rFonts w:hint="cs"/>
          <w:rtl/>
        </w:rPr>
        <w:t>' שגם אסורה על היבם ד'לא תעשה'</w:t>
      </w:r>
      <w:r w:rsidR="00B433C9" w:rsidRPr="006B73BE">
        <w:rPr>
          <w:rStyle w:val="affff8"/>
          <w:rtl/>
        </w:rPr>
        <w:t>,</w:t>
      </w:r>
    </w:p>
    <w:p w14:paraId="49B15742" w14:textId="567707D4" w:rsidR="00B433C9" w:rsidRPr="00C35A2C" w:rsidRDefault="00F31FD5" w:rsidP="00E630B4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 xml:space="preserve">משום </w:t>
      </w:r>
      <w:r>
        <w:rPr>
          <w:rFonts w:ascii="FontbitDavid" w:hAnsi="FontbitDavid" w:hint="cs"/>
          <w:sz w:val="32"/>
          <w:rtl/>
        </w:rPr>
        <w:t>זאת שבצידה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חלל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שנשא</w:t>
      </w:r>
      <w:r w:rsidR="00B433C9" w:rsidRPr="00C35A2C">
        <w:rPr>
          <w:rFonts w:ascii="FontbitDavid" w:hAnsi="FontbitDavid"/>
          <w:sz w:val="32"/>
          <w:rtl/>
        </w:rPr>
        <w:t xml:space="preserve"> כשרה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שבכך עשאה</w:t>
      </w:r>
      <w:r w:rsidR="00B433C9" w:rsidRPr="00C35A2C">
        <w:rPr>
          <w:rFonts w:ascii="FontbitDavid" w:hAnsi="FontbitDavid" w:hint="cs"/>
          <w:sz w:val="32"/>
          <w:rtl/>
        </w:rPr>
        <w:t xml:space="preserve"> חללה</w:t>
      </w:r>
      <w:r>
        <w:rPr>
          <w:rFonts w:ascii="FontbitDavid" w:hAnsi="FontbitDavid" w:hint="cs"/>
          <w:sz w:val="32"/>
          <w:rtl/>
        </w:rPr>
        <w:t>.</w:t>
      </w:r>
    </w:p>
    <w:p w14:paraId="336D5824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פד:</w:t>
      </w:r>
    </w:p>
    <w:p w14:paraId="69B6DCF4" w14:textId="73037A49" w:rsidR="00B433C9" w:rsidRPr="00C35A2C" w:rsidRDefault="00E630B4" w:rsidP="00E630B4">
      <w:pPr>
        <w:rPr>
          <w:rFonts w:ascii="FontbitDavid" w:hAnsi="FontbitDavid"/>
          <w:sz w:val="32"/>
          <w:rtl/>
        </w:rPr>
      </w:pPr>
      <w:r w:rsidRPr="006B73BE">
        <w:rPr>
          <w:rStyle w:val="affff5"/>
          <w:rFonts w:hint="eastAsia"/>
          <w:rtl/>
        </w:rPr>
        <w:t>ושנה</w:t>
      </w:r>
      <w:r w:rsidRPr="006B73BE">
        <w:rPr>
          <w:rStyle w:val="affff5"/>
          <w:rtl/>
        </w:rPr>
        <w:t xml:space="preserve"> </w:t>
      </w:r>
      <w:r w:rsidRPr="006B73BE">
        <w:rPr>
          <w:rStyle w:val="affff5"/>
          <w:rFonts w:hint="eastAsia"/>
          <w:rtl/>
        </w:rPr>
        <w:t>בה</w:t>
      </w:r>
      <w:r w:rsidRPr="006B73BE">
        <w:rPr>
          <w:rStyle w:val="affff5"/>
          <w:rtl/>
        </w:rPr>
        <w:t>:</w:t>
      </w:r>
      <w:r>
        <w:rPr>
          <w:rStyle w:val="afff5"/>
          <w:rFonts w:hint="cs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'</w:t>
      </w:r>
      <w:r w:rsidR="00B433C9" w:rsidRPr="00D1637C">
        <w:rPr>
          <w:rFonts w:cs="PFT_Frank"/>
          <w:b/>
          <w:bCs/>
          <w:szCs w:val="14"/>
          <w:rtl/>
        </w:rPr>
        <w:t>אלמנה</w:t>
      </w:r>
      <w:r w:rsidRPr="006B73BE">
        <w:rPr>
          <w:rtl/>
        </w:rPr>
        <w:t>'</w:t>
      </w:r>
      <w:r w:rsidR="00B433C9" w:rsidRPr="006B73BE">
        <w:rPr>
          <w:rStyle w:val="affff8"/>
          <w:rtl/>
        </w:rPr>
        <w:t xml:space="preserve"> </w:t>
      </w:r>
      <w:r w:rsidR="00B433C9" w:rsidRPr="006B73BE">
        <w:rPr>
          <w:rStyle w:val="affff8"/>
          <w:rFonts w:hint="eastAsia"/>
          <w:rtl/>
        </w:rPr>
        <w:t>ולא</w:t>
      </w:r>
      <w:r w:rsidR="00B433C9" w:rsidRPr="006B73BE">
        <w:rPr>
          <w:rStyle w:val="affff8"/>
          <w:rtl/>
        </w:rPr>
        <w:t xml:space="preserve"> </w:t>
      </w:r>
      <w:r w:rsidRPr="006B73BE">
        <w:rPr>
          <w:rStyle w:val="affff8"/>
          <w:rtl/>
        </w:rPr>
        <w:t>'</w:t>
      </w:r>
      <w:r w:rsidR="00B433C9" w:rsidRPr="006B73BE">
        <w:rPr>
          <w:rStyle w:val="affff8"/>
          <w:rFonts w:hint="eastAsia"/>
          <w:rtl/>
        </w:rPr>
        <w:t>בתולה</w:t>
      </w:r>
      <w:r w:rsidRPr="006B73BE">
        <w:rPr>
          <w:rStyle w:val="affff8"/>
          <w:rtl/>
        </w:rPr>
        <w:t xml:space="preserve">' </w:t>
      </w:r>
      <w:r w:rsidRPr="006B73BE">
        <w:rPr>
          <w:rStyle w:val="affff8"/>
          <w:rFonts w:hint="eastAsia"/>
          <w:rtl/>
        </w:rPr>
        <w:t>שגם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אסורה</w:t>
      </w:r>
      <w:r>
        <w:rPr>
          <w:rStyle w:val="affff8"/>
          <w:rFonts w:hint="cs"/>
          <w:rtl/>
        </w:rPr>
        <w:t xml:space="preserve"> וא"א 'נישואין</w:t>
      </w:r>
      <w:r w:rsidR="00B433C9" w:rsidRPr="006B73BE">
        <w:rPr>
          <w:rStyle w:val="affff8"/>
          <w:rtl/>
        </w:rPr>
        <w:t xml:space="preserve"> מפילין</w:t>
      </w:r>
      <w:r>
        <w:rPr>
          <w:rStyle w:val="affff8"/>
          <w:rFonts w:hint="cs"/>
          <w:rtl/>
        </w:rPr>
        <w:t>' מסיפא,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</w:p>
    <w:p w14:paraId="27476DDC" w14:textId="3D088C52" w:rsidR="00B433C9" w:rsidRPr="00C35A2C" w:rsidRDefault="00E630B4" w:rsidP="006B73BE">
      <w:pPr>
        <w:rPr>
          <w:rFonts w:ascii="FontbitDavid" w:hAnsi="FontbitDavid"/>
          <w:sz w:val="32"/>
          <w:rtl/>
        </w:rPr>
      </w:pPr>
      <w:r w:rsidRPr="006B73BE">
        <w:rPr>
          <w:rtl/>
        </w:rPr>
        <w:t xml:space="preserve">- </w:t>
      </w:r>
      <w:r w:rsidR="00B433C9" w:rsidRPr="006B73BE">
        <w:rPr>
          <w:rFonts w:hint="eastAsia"/>
          <w:rtl/>
        </w:rPr>
        <w:t>משום</w:t>
      </w:r>
      <w:r w:rsidR="00B433C9" w:rsidRPr="006B73BE">
        <w:rPr>
          <w:rtl/>
        </w:rPr>
        <w:t xml:space="preserve"> </w:t>
      </w:r>
      <w:r w:rsidR="00B433C9" w:rsidRPr="006B73BE">
        <w:rPr>
          <w:rFonts w:hint="eastAsia"/>
          <w:rtl/>
        </w:rPr>
        <w:t>סיפא</w:t>
      </w:r>
      <w:r w:rsidR="00B433C9" w:rsidRPr="006B73BE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6B73BE">
        <w:rPr>
          <w:rtl/>
        </w:rPr>
        <w:t>כ</w:t>
      </w:r>
      <w:r>
        <w:rPr>
          <w:rFonts w:hint="cs"/>
          <w:rtl/>
        </w:rPr>
        <w:t>ה</w:t>
      </w:r>
      <w:r w:rsidR="00B433C9" w:rsidRPr="006B73BE">
        <w:rPr>
          <w:rtl/>
        </w:rPr>
        <w:t xml:space="preserve">"ג שנשא </w:t>
      </w:r>
      <w:r w:rsidR="00B433C9" w:rsidRPr="00D1637C">
        <w:rPr>
          <w:rFonts w:cs="PFT_Frank"/>
          <w:b/>
          <w:bCs/>
          <w:szCs w:val="14"/>
          <w:rtl/>
        </w:rPr>
        <w:t>אלמנה</w:t>
      </w:r>
      <w:r w:rsidR="00AE125E">
        <w:rPr>
          <w:rFonts w:hint="cs"/>
          <w:rtl/>
        </w:rPr>
        <w:t>..</w:t>
      </w:r>
      <w:r w:rsidRPr="006B73BE">
        <w:rPr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AE125E">
        <w:rPr>
          <w:rFonts w:ascii="FontbitDavid" w:hAnsi="FontbitDavid" w:hint="cs"/>
          <w:sz w:val="32"/>
          <w:rtl/>
        </w:rPr>
        <w:t>שרק באלמנה אסורה לו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49B0815F" w14:textId="468FE42D" w:rsidR="00AE125E" w:rsidRPr="006B73BE" w:rsidRDefault="00AE125E" w:rsidP="00615A60">
      <w:pPr>
        <w:pStyle w:val="affff2"/>
        <w:rPr>
          <w:rtl/>
        </w:rPr>
      </w:pPr>
      <w:bookmarkStart w:id="950" w:name="_Toc119173042"/>
      <w:bookmarkStart w:id="951" w:name="_Toc119230137"/>
      <w:r w:rsidRPr="006B73BE">
        <w:rPr>
          <w:rFonts w:hint="eastAsia"/>
          <w:rtl/>
        </w:rPr>
        <w:t>למה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לא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שנה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מקרים</w:t>
      </w:r>
      <w:r w:rsidRPr="006B73BE">
        <w:rPr>
          <w:rtl/>
        </w:rPr>
        <w:t xml:space="preserve"> </w:t>
      </w:r>
      <w:r w:rsidRPr="006B73BE">
        <w:rPr>
          <w:rFonts w:hint="eastAsia"/>
          <w:rtl/>
        </w:rPr>
        <w:t>נוספים</w:t>
      </w:r>
      <w:bookmarkEnd w:id="950"/>
      <w:bookmarkEnd w:id="951"/>
    </w:p>
    <w:p w14:paraId="253F2749" w14:textId="31077428" w:rsidR="00AE125E" w:rsidRDefault="00AE125E" w:rsidP="00AE125E">
      <w:pPr>
        <w:rPr>
          <w:rStyle w:val="affff5"/>
          <w:rtl/>
        </w:rPr>
      </w:pPr>
      <w:r>
        <w:rPr>
          <w:rStyle w:val="affff5"/>
          <w:rFonts w:hint="cs"/>
          <w:rtl/>
        </w:rPr>
        <w:t>ויקשה, ל</w:t>
      </w:r>
      <w:r w:rsidR="00B433C9" w:rsidRPr="006E1AB5">
        <w:rPr>
          <w:rStyle w:val="affff5"/>
          <w:rFonts w:hint="cs"/>
          <w:rtl/>
        </w:rPr>
        <w:t>ר</w:t>
      </w:r>
      <w:r w:rsidR="00B433C9" w:rsidRPr="006E1AB5">
        <w:rPr>
          <w:rStyle w:val="affff5"/>
          <w:rtl/>
        </w:rPr>
        <w:t>"</w:t>
      </w:r>
      <w:r w:rsidR="00B433C9" w:rsidRPr="006E1AB5">
        <w:rPr>
          <w:rStyle w:val="affff5"/>
          <w:rFonts w:hint="cs"/>
          <w:rtl/>
        </w:rPr>
        <w:t>ד מרי</w:t>
      </w:r>
      <w:r w:rsidR="00B433C9" w:rsidRPr="006E1AB5">
        <w:rPr>
          <w:rStyle w:val="affff5"/>
          <w:rtl/>
        </w:rPr>
        <w:t>"</w:t>
      </w:r>
      <w:r w:rsidR="00B433C9" w:rsidRPr="006E1AB5">
        <w:rPr>
          <w:rStyle w:val="affff5"/>
          <w:rFonts w:hint="cs"/>
          <w:rtl/>
        </w:rPr>
        <w:t>ו</w:t>
      </w:r>
      <w:r w:rsidR="00B433C9" w:rsidRPr="006E1AB5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/>
          <w:sz w:val="32"/>
          <w:rtl/>
        </w:rPr>
        <w:t>מצרי שני שנשא ראשונה - בנה שני,</w:t>
      </w:r>
      <w:r>
        <w:rPr>
          <w:rFonts w:ascii="FontbitDavid" w:hAnsi="FontbitDavid" w:hint="cs"/>
          <w:sz w:val="32"/>
          <w:rtl/>
        </w:rPr>
        <w:t xml:space="preserve"> </w:t>
      </w:r>
      <w:r w:rsidR="003D0626">
        <w:rPr>
          <w:rStyle w:val="affff5"/>
          <w:rtl/>
        </w:rPr>
        <w:t>י</w:t>
      </w:r>
      <w:r>
        <w:rPr>
          <w:rStyle w:val="affff5"/>
          <w:rFonts w:hint="cs"/>
          <w:rtl/>
        </w:rPr>
        <w:t>שנה:</w:t>
      </w:r>
    </w:p>
    <w:p w14:paraId="7BAD3047" w14:textId="301AEE02" w:rsidR="00AE125E" w:rsidRDefault="00AE125E" w:rsidP="00AE125E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מצרי שני שנשא</w:t>
      </w:r>
      <w:r w:rsidR="003D0626">
        <w:rPr>
          <w:rFonts w:ascii="FontbitDavid" w:hAnsi="FontbitDavid"/>
          <w:sz w:val="32"/>
          <w:rtl/>
        </w:rPr>
        <w:t xml:space="preserve"> א</w:t>
      </w:r>
      <w:r>
        <w:rPr>
          <w:rFonts w:ascii="FontbitDavid" w:hAnsi="FontbitDavid" w:hint="cs"/>
          <w:sz w:val="32"/>
          <w:rtl/>
        </w:rPr>
        <w:t>חת</w:t>
      </w:r>
      <w:r w:rsidR="003D0626">
        <w:rPr>
          <w:rFonts w:ascii="FontbitDavid" w:hAnsi="FontbitDavid"/>
          <w:sz w:val="32"/>
          <w:rtl/>
        </w:rPr>
        <w:t xml:space="preserve"> ראשונה ו</w:t>
      </w:r>
      <w:r w:rsidR="003D0626">
        <w:rPr>
          <w:rFonts w:ascii="FontbitDavid" w:hAnsi="FontbitDavid" w:hint="cs"/>
          <w:sz w:val="32"/>
          <w:rtl/>
        </w:rPr>
        <w:t>א</w:t>
      </w:r>
      <w:r>
        <w:rPr>
          <w:rFonts w:ascii="FontbitDavid" w:hAnsi="FontbitDavid" w:hint="cs"/>
          <w:sz w:val="32"/>
          <w:rtl/>
        </w:rPr>
        <w:t>חת</w:t>
      </w:r>
      <w:r w:rsidR="00B433C9" w:rsidRPr="00C35A2C">
        <w:rPr>
          <w:rFonts w:ascii="FontbitDavid" w:hAnsi="FontbitDavid"/>
          <w:sz w:val="32"/>
          <w:rtl/>
        </w:rPr>
        <w:t xml:space="preserve"> שניה, ובנים מש</w:t>
      </w:r>
      <w:r>
        <w:rPr>
          <w:rFonts w:ascii="FontbitDavid" w:hAnsi="FontbitDavid" w:hint="cs"/>
          <w:sz w:val="32"/>
          <w:rtl/>
        </w:rPr>
        <w:t>ת</w:t>
      </w:r>
      <w:r w:rsidR="00B433C9" w:rsidRPr="00C35A2C">
        <w:rPr>
          <w:rFonts w:ascii="FontbitDavid" w:hAnsi="FontbitDavid"/>
          <w:sz w:val="32"/>
          <w:rtl/>
        </w:rPr>
        <w:t>יה</w:t>
      </w:r>
      <w:r>
        <w:rPr>
          <w:rFonts w:ascii="FontbitDavid" w:hAnsi="FontbitDavid" w:hint="cs"/>
          <w:sz w:val="32"/>
          <w:rtl/>
        </w:rPr>
        <w:t>ם'-</w:t>
      </w:r>
    </w:p>
    <w:p w14:paraId="66233973" w14:textId="14298989" w:rsidR="00AE125E" w:rsidRDefault="00B433C9" w:rsidP="00AE125E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נ</w:t>
      </w:r>
      <w:r w:rsidR="003D062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שאו</w:t>
      </w:r>
      <w:r w:rsidR="003D0626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3D062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בדרך</w:t>
      </w:r>
      <w:r w:rsidR="003D0626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3D062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המותרת</w:t>
      </w:r>
      <w:r w:rsidR="00AE125E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מותרות לבעליהן ואסורות ליבמיהן,</w:t>
      </w:r>
    </w:p>
    <w:p w14:paraId="2A465056" w14:textId="6BF0D017" w:rsidR="00B433C9" w:rsidRPr="00C35A2C" w:rsidRDefault="00AE125E" w:rsidP="00AE125E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באסורה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1E2C32">
        <w:rPr>
          <w:rFonts w:ascii="FontbitDavid" w:hAnsi="FontbitDavid" w:hint="cs"/>
          <w:sz w:val="32"/>
          <w:rtl/>
        </w:rPr>
        <w:t>להיפך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גיורת</w:t>
      </w:r>
      <w:r w:rsidR="001E2C32">
        <w:rPr>
          <w:rFonts w:ascii="FontbitDavid" w:hAnsi="FontbitDavid" w:hint="cs"/>
          <w:sz w:val="32"/>
          <w:rtl/>
        </w:rPr>
        <w:t xml:space="preserve"> - מותרת לשניהם,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אילונית</w:t>
      </w:r>
      <w:r w:rsidR="001E2C32">
        <w:rPr>
          <w:rFonts w:ascii="FontbitDavid" w:hAnsi="FontbitDavid" w:hint="cs"/>
          <w:sz w:val="32"/>
          <w:rtl/>
        </w:rPr>
        <w:t xml:space="preserve"> - אסורה!</w:t>
      </w:r>
    </w:p>
    <w:p w14:paraId="720D2354" w14:textId="106BE304" w:rsidR="00CE1968" w:rsidRDefault="001E2C32" w:rsidP="007C50EB">
      <w:pPr>
        <w:rPr>
          <w:rFonts w:ascii="FontbitDavid" w:hAnsi="FontbitDavid"/>
          <w:sz w:val="32"/>
          <w:rtl/>
        </w:rPr>
      </w:pPr>
      <w:r w:rsidRPr="006B73BE">
        <w:rPr>
          <w:rStyle w:val="affff5"/>
          <w:rFonts w:hint="eastAsia"/>
          <w:rtl/>
        </w:rPr>
        <w:t>ותירץ</w:t>
      </w:r>
      <w:r>
        <w:rPr>
          <w:rFonts w:ascii="FontbitDavid" w:hAnsi="FontbitDavid" w:hint="cs"/>
          <w:sz w:val="32"/>
          <w:rtl/>
        </w:rPr>
        <w:t xml:space="preserve">: </w:t>
      </w:r>
      <w:r w:rsidR="00B433C9" w:rsidRPr="00C35A2C">
        <w:rPr>
          <w:rFonts w:ascii="FontbitDavid" w:hAnsi="FontbitDavid"/>
          <w:sz w:val="32"/>
          <w:rtl/>
        </w:rPr>
        <w:t>תנא ושייר</w:t>
      </w:r>
      <w:r w:rsidR="00CE1968">
        <w:rPr>
          <w:rFonts w:ascii="FontbitDavid" w:hAnsi="FontbitDavid" w:hint="cs"/>
          <w:sz w:val="32"/>
          <w:rtl/>
        </w:rPr>
        <w:t xml:space="preserve"> -</w:t>
      </w:r>
    </w:p>
    <w:p w14:paraId="6684C357" w14:textId="5270BDEC" w:rsidR="00B433C9" w:rsidRDefault="00CE1968" w:rsidP="007C50EB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ששייר</w:t>
      </w:r>
      <w:r w:rsidR="00B433C9" w:rsidRPr="00C35A2C">
        <w:rPr>
          <w:rFonts w:ascii="FontbitDavid" w:hAnsi="FontbitDavid" w:hint="cs"/>
          <w:sz w:val="32"/>
          <w:rtl/>
        </w:rPr>
        <w:t xml:space="preserve"> פצוע דכא</w:t>
      </w:r>
      <w:r>
        <w:rPr>
          <w:rFonts w:ascii="FontbitDavid" w:hAnsi="FontbitDavid" w:hint="cs"/>
          <w:sz w:val="32"/>
          <w:rtl/>
        </w:rPr>
        <w:t xml:space="preserve"> </w:t>
      </w:r>
      <w:r w:rsidRPr="006B73BE">
        <w:rPr>
          <w:rStyle w:val="affff8"/>
          <w:rFonts w:hint="eastAsia"/>
          <w:rtl/>
        </w:rPr>
        <w:t>ששייך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ב</w:t>
      </w:r>
      <w:r w:rsidR="006B6779">
        <w:rPr>
          <w:rStyle w:val="affff8"/>
          <w:rFonts w:hint="cs"/>
          <w:rtl/>
        </w:rPr>
        <w:t xml:space="preserve">ו </w:t>
      </w:r>
      <w:r w:rsidRPr="006B73BE">
        <w:rPr>
          <w:rStyle w:val="affff8"/>
          <w:rFonts w:hint="eastAsia"/>
          <w:rtl/>
        </w:rPr>
        <w:t>כל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האופנים</w:t>
      </w:r>
      <w:r w:rsidRPr="006B73BE">
        <w:rPr>
          <w:rStyle w:val="affff8"/>
          <w:rtl/>
        </w:rPr>
        <w:t>.</w:t>
      </w:r>
    </w:p>
    <w:p w14:paraId="629EBA66" w14:textId="786AFCFE" w:rsidR="006B6779" w:rsidRDefault="00B433C9" w:rsidP="00B55EDF">
      <w:pPr>
        <w:rPr>
          <w:rFonts w:ascii="FontbitDavid" w:hAnsi="FontbitDavid"/>
          <w:sz w:val="32"/>
          <w:rtl/>
        </w:rPr>
      </w:pPr>
      <w:r w:rsidRPr="006E1AB5">
        <w:rPr>
          <w:rStyle w:val="affff5"/>
          <w:rFonts w:hint="cs"/>
          <w:rtl/>
        </w:rPr>
        <w:t>ו</w:t>
      </w:r>
      <w:r w:rsidR="00AB43C5">
        <w:rPr>
          <w:rStyle w:val="affff5"/>
          <w:rFonts w:hint="cs"/>
          <w:rtl/>
        </w:rPr>
        <w:t>א</w:t>
      </w:r>
      <w:r w:rsidR="006B6779">
        <w:rPr>
          <w:rStyle w:val="affff5"/>
          <w:rFonts w:hint="cs"/>
          <w:rtl/>
        </w:rPr>
        <w:t>ין לומר: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6B6779">
        <w:rPr>
          <w:rFonts w:ascii="FontbitDavid" w:hAnsi="FontbitDavid" w:hint="cs"/>
          <w:sz w:val="32"/>
          <w:rtl/>
        </w:rPr>
        <w:t>שזה כלול ב'</w:t>
      </w:r>
      <w:r w:rsidRPr="00C35A2C">
        <w:rPr>
          <w:rFonts w:ascii="FontbitDavid" w:hAnsi="FontbitDavid" w:hint="cs"/>
          <w:sz w:val="32"/>
          <w:rtl/>
        </w:rPr>
        <w:t>ל</w:t>
      </w:r>
      <w:r w:rsidR="006B6779">
        <w:rPr>
          <w:rFonts w:ascii="FontbitDavid" w:hAnsi="FontbitDavid" w:hint="cs"/>
          <w:sz w:val="32"/>
          <w:rtl/>
        </w:rPr>
        <w:t>אוין' ששנה</w:t>
      </w:r>
      <w:r w:rsidR="006B6779" w:rsidRPr="006B73BE">
        <w:rPr>
          <w:rStyle w:val="affff8"/>
          <w:rtl/>
        </w:rPr>
        <w:t xml:space="preserve"> משא"כ מצרי ד'עשה',</w:t>
      </w:r>
      <w:r w:rsidRPr="00C35A2C">
        <w:rPr>
          <w:rFonts w:ascii="FontbitDavid" w:hAnsi="FontbitDavid" w:hint="cs"/>
          <w:sz w:val="32"/>
          <w:rtl/>
        </w:rPr>
        <w:t xml:space="preserve"> </w:t>
      </w:r>
    </w:p>
    <w:p w14:paraId="4B6B4D93" w14:textId="24D94EF9" w:rsidR="00B433C9" w:rsidRPr="00C35A2C" w:rsidRDefault="006B6779" w:rsidP="004E68B8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וששנה</w:t>
      </w:r>
      <w:r w:rsidR="00B433C9" w:rsidRPr="00C35A2C">
        <w:rPr>
          <w:rFonts w:ascii="FontbitDavid" w:hAnsi="FontbitDavid" w:hint="cs"/>
          <w:sz w:val="32"/>
          <w:rtl/>
        </w:rPr>
        <w:t xml:space="preserve"> חלל שנשא כשרה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6E1AB5">
        <w:rPr>
          <w:rStyle w:val="affff5"/>
          <w:rFonts w:hint="cs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ללמד '</w:t>
      </w:r>
      <w:r w:rsidR="00B433C9" w:rsidRPr="00C35A2C">
        <w:rPr>
          <w:rFonts w:ascii="FontbitDavid" w:hAnsi="FontbitDavid"/>
          <w:sz w:val="32"/>
          <w:rtl/>
        </w:rPr>
        <w:t>לא הוזהרו כשרות לפסולין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6E8BEAA6" w14:textId="5C357ECD" w:rsidR="00B433C9" w:rsidRPr="00C35A2C" w:rsidRDefault="006B6779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וששנה</w:t>
      </w:r>
      <w:r w:rsidR="00B433C9" w:rsidRPr="00C35A2C">
        <w:rPr>
          <w:rFonts w:ascii="FontbitDavid" w:hAnsi="FontbitDavid"/>
          <w:sz w:val="32"/>
          <w:rtl/>
        </w:rPr>
        <w:t xml:space="preserve"> ישראל שנשא בת ישראל ואח ממזר</w:t>
      </w:r>
      <w:r>
        <w:rPr>
          <w:rFonts w:ascii="FontbitDavid" w:hAnsi="FontbitDavid" w:hint="cs"/>
          <w:sz w:val="32"/>
          <w:rtl/>
        </w:rPr>
        <w:t xml:space="preserve"> </w:t>
      </w:r>
      <w:r w:rsidR="004E68B8">
        <w:rPr>
          <w:rFonts w:ascii="FontbitDavid" w:hAnsi="FontbitDavid" w:hint="cs"/>
          <w:sz w:val="32"/>
          <w:rtl/>
        </w:rPr>
        <w:t>-</w:t>
      </w:r>
      <w:r>
        <w:rPr>
          <w:rFonts w:ascii="FontbitDavid" w:hAnsi="FontbitDavid" w:hint="cs"/>
          <w:sz w:val="32"/>
          <w:rtl/>
        </w:rPr>
        <w:t xml:space="preserve"> </w:t>
      </w:r>
      <w:r w:rsidR="004E68B8">
        <w:rPr>
          <w:rFonts w:ascii="FontbitDavid" w:hAnsi="FontbitDavid" w:hint="cs"/>
          <w:sz w:val="32"/>
          <w:rtl/>
        </w:rPr>
        <w:t>'לאו השוה בכל'.</w:t>
      </w:r>
    </w:p>
    <w:p w14:paraId="08B5D1E0" w14:textId="1F2066DA" w:rsidR="00B433C9" w:rsidRPr="00C35A2C" w:rsidRDefault="004E68B8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שהרי</w:t>
      </w:r>
      <w:r w:rsidRPr="006B73BE">
        <w:rPr>
          <w:rStyle w:val="affff5"/>
          <w:rtl/>
        </w:rPr>
        <w:t xml:space="preserve"> שנה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ממזר</w:t>
      </w:r>
      <w:r w:rsidR="00B433C9" w:rsidRPr="00C35A2C">
        <w:rPr>
          <w:rFonts w:ascii="FontbitDavid" w:hAnsi="FontbitDavid"/>
          <w:sz w:val="32"/>
          <w:rtl/>
        </w:rPr>
        <w:t xml:space="preserve"> שנשא ממזרת ואח ישראל</w:t>
      </w:r>
      <w:r w:rsidRPr="006B73BE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 xml:space="preserve">- </w:t>
      </w:r>
      <w:r w:rsidRPr="006B73BE">
        <w:rPr>
          <w:rStyle w:val="affff8"/>
          <w:rFonts w:hint="eastAsia"/>
          <w:rtl/>
        </w:rPr>
        <w:t>א</w:t>
      </w:r>
      <w:r w:rsidRPr="006B73BE">
        <w:rPr>
          <w:rStyle w:val="affff8"/>
          <w:rtl/>
        </w:rPr>
        <w:t xml:space="preserve">"כ </w:t>
      </w:r>
      <w:r w:rsidR="00427A3C">
        <w:rPr>
          <w:rStyle w:val="affff8"/>
          <w:rFonts w:hint="cs"/>
          <w:rtl/>
        </w:rPr>
        <w:t>'</w:t>
      </w:r>
      <w:r w:rsidRPr="006B73BE">
        <w:rPr>
          <w:rStyle w:val="affff8"/>
          <w:rFonts w:hint="eastAsia"/>
          <w:rtl/>
        </w:rPr>
        <w:t>שייר</w:t>
      </w:r>
      <w:r w:rsidR="00427A3C">
        <w:rPr>
          <w:rStyle w:val="affff8"/>
          <w:rFonts w:hint="cs"/>
          <w:rtl/>
        </w:rPr>
        <w:t>'</w:t>
      </w:r>
      <w:r w:rsidRPr="006B73BE">
        <w:rPr>
          <w:rStyle w:val="affff8"/>
          <w:rtl/>
        </w:rPr>
        <w:t xml:space="preserve"> פצוע דכא</w:t>
      </w:r>
      <w:r>
        <w:rPr>
          <w:rStyle w:val="affff8"/>
          <w:rFonts w:hint="cs"/>
          <w:rtl/>
        </w:rPr>
        <w:t>!</w:t>
      </w:r>
    </w:p>
    <w:p w14:paraId="5CCE6B16" w14:textId="774A4CD0" w:rsidR="00B433C9" w:rsidRPr="00062827" w:rsidRDefault="004E68B8" w:rsidP="00615A60">
      <w:pPr>
        <w:pStyle w:val="affff2"/>
        <w:rPr>
          <w:spacing w:val="-2"/>
          <w:rtl/>
        </w:rPr>
      </w:pPr>
      <w:bookmarkStart w:id="952" w:name="_Toc119173043"/>
      <w:bookmarkStart w:id="953" w:name="_Toc119230138"/>
      <w:r w:rsidRPr="00062827">
        <w:rPr>
          <w:rFonts w:hint="cs"/>
          <w:spacing w:val="-2"/>
          <w:rtl/>
        </w:rPr>
        <w:t>מרב: '</w:t>
      </w:r>
      <w:r w:rsidR="00B433C9" w:rsidRPr="00062827">
        <w:rPr>
          <w:spacing w:val="-2"/>
          <w:rtl/>
        </w:rPr>
        <w:t xml:space="preserve">לא הוזהרו כשרות </w:t>
      </w:r>
      <w:r w:rsidRPr="00062827">
        <w:rPr>
          <w:rStyle w:val="affff8"/>
          <w:rFonts w:cs="PFT_Frank"/>
          <w:spacing w:val="-2"/>
          <w:rtl/>
        </w:rPr>
        <w:t>[כהנ</w:t>
      </w:r>
      <w:r w:rsidRPr="00062827">
        <w:rPr>
          <w:rStyle w:val="affff8"/>
          <w:rFonts w:cs="PFT_Frank" w:hint="cs"/>
          <w:spacing w:val="-2"/>
          <w:rtl/>
        </w:rPr>
        <w:t>ו</w:t>
      </w:r>
      <w:r w:rsidRPr="00062827">
        <w:rPr>
          <w:rStyle w:val="affff8"/>
          <w:rFonts w:cs="PFT_Frank" w:hint="eastAsia"/>
          <w:spacing w:val="-2"/>
          <w:rtl/>
        </w:rPr>
        <w:t>ת</w:t>
      </w:r>
      <w:r w:rsidRPr="00062827">
        <w:rPr>
          <w:rStyle w:val="affff8"/>
          <w:rFonts w:cs="PFT_Frank"/>
          <w:spacing w:val="-2"/>
          <w:rtl/>
        </w:rPr>
        <w:t>]</w:t>
      </w:r>
      <w:r w:rsidRPr="00062827">
        <w:rPr>
          <w:rFonts w:hint="cs"/>
          <w:spacing w:val="-2"/>
          <w:rtl/>
        </w:rPr>
        <w:t xml:space="preserve"> </w:t>
      </w:r>
      <w:r w:rsidR="00B433C9" w:rsidRPr="00062827">
        <w:rPr>
          <w:spacing w:val="-2"/>
          <w:rtl/>
        </w:rPr>
        <w:t>להנשא לפסולין</w:t>
      </w:r>
      <w:r w:rsidRPr="00062827">
        <w:rPr>
          <w:rFonts w:hint="cs"/>
          <w:spacing w:val="-2"/>
          <w:rtl/>
        </w:rPr>
        <w:t xml:space="preserve">' </w:t>
      </w:r>
      <w:r w:rsidRPr="00062827">
        <w:rPr>
          <w:rStyle w:val="affff8"/>
          <w:rFonts w:cs="PFT_Frank"/>
          <w:spacing w:val="-2"/>
          <w:rtl/>
        </w:rPr>
        <w:t>[חלל</w:t>
      </w:r>
      <w:r w:rsidR="00427A3C" w:rsidRPr="00062827">
        <w:rPr>
          <w:rStyle w:val="affff8"/>
          <w:rFonts w:cs="PFT_Frank" w:hint="cs"/>
          <w:spacing w:val="-2"/>
          <w:rtl/>
        </w:rPr>
        <w:t>ים</w:t>
      </w:r>
      <w:r w:rsidRPr="00062827">
        <w:rPr>
          <w:rStyle w:val="affff8"/>
          <w:rFonts w:cs="PFT_Frank"/>
          <w:spacing w:val="-2"/>
          <w:rtl/>
        </w:rPr>
        <w:t>]</w:t>
      </w:r>
      <w:bookmarkEnd w:id="952"/>
      <w:bookmarkEnd w:id="953"/>
    </w:p>
    <w:p w14:paraId="75EF1503" w14:textId="51C1D013" w:rsidR="00B433C9" w:rsidRPr="0039104D" w:rsidRDefault="00B433C9" w:rsidP="00B55EDF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6E1AB5">
        <w:rPr>
          <w:rStyle w:val="affff5"/>
          <w:rFonts w:hint="cs"/>
          <w:rtl/>
        </w:rPr>
        <w:t>אין להוכיח</w:t>
      </w:r>
      <w:r w:rsidR="004E68B8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4E68B8">
        <w:rPr>
          <w:rFonts w:ascii="FontbitDavid" w:hAnsi="FontbitDavid" w:hint="cs"/>
          <w:sz w:val="32"/>
          <w:rtl/>
        </w:rPr>
        <w:t>מ'</w:t>
      </w:r>
      <w:r w:rsidRPr="00C35A2C">
        <w:rPr>
          <w:rFonts w:ascii="FontbitDavid" w:hAnsi="FontbitDavid" w:hint="cs"/>
          <w:sz w:val="32"/>
          <w:rtl/>
        </w:rPr>
        <w:t xml:space="preserve">חלל שנשא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כשרה</w:t>
      </w:r>
      <w:r w:rsidR="004E68B8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4E68B8">
        <w:rPr>
          <w:rFonts w:ascii="FontbitDavid" w:hAnsi="FontbitDavid" w:hint="cs"/>
          <w:sz w:val="32"/>
          <w:rtl/>
        </w:rPr>
        <w:t>ד</w:t>
      </w:r>
      <w:r w:rsidRPr="00C35A2C">
        <w:rPr>
          <w:rFonts w:ascii="FontbitDavid" w:hAnsi="FontbitDavid" w:hint="cs"/>
          <w:sz w:val="32"/>
          <w:rtl/>
        </w:rPr>
        <w:t>לכהונה</w:t>
      </w:r>
      <w:r w:rsidR="004E68B8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4E68B8">
        <w:rPr>
          <w:rFonts w:ascii="FontbitDavid" w:hAnsi="FontbitDavid" w:hint="cs"/>
          <w:sz w:val="32"/>
          <w:rtl/>
        </w:rPr>
        <w:t xml:space="preserve">שמא </w:t>
      </w:r>
      <w:r w:rsidRPr="00C35A2C">
        <w:rPr>
          <w:rFonts w:ascii="FontbitDavid" w:hAnsi="FontbitDavid" w:hint="cs"/>
          <w:sz w:val="32"/>
          <w:rtl/>
        </w:rPr>
        <w:t>כשרה לקהל</w:t>
      </w:r>
      <w:r w:rsidR="004E68B8">
        <w:rPr>
          <w:rFonts w:ascii="FontbitDavid" w:hAnsi="FontbitDavid" w:hint="cs"/>
          <w:sz w:val="32"/>
          <w:rtl/>
        </w:rPr>
        <w:t>.</w:t>
      </w:r>
    </w:p>
    <w:p w14:paraId="1F972760" w14:textId="180503EC" w:rsidR="00B433C9" w:rsidRPr="00C35A2C" w:rsidRDefault="004E68B8" w:rsidP="00B55EDF">
      <w:pPr>
        <w:rPr>
          <w:rtl/>
        </w:rPr>
      </w:pPr>
      <w:r>
        <w:rPr>
          <w:rStyle w:val="affff5"/>
          <w:rFonts w:hint="cs"/>
          <w:rtl/>
        </w:rPr>
        <w:t>ויקשה</w:t>
      </w:r>
      <w:r w:rsidR="00B433C9" w:rsidRPr="006E1AB5">
        <w:rPr>
          <w:rStyle w:val="affff5"/>
          <w:rtl/>
        </w:rPr>
        <w:t>:</w:t>
      </w:r>
      <w:r w:rsidR="00B433C9" w:rsidRPr="006B2A7E">
        <w:rPr>
          <w:rStyle w:val="affff1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לא יקחו</w:t>
      </w:r>
      <w:r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 w:rsidRPr="006B73BE">
        <w:rPr>
          <w:rStyle w:val="affff8"/>
          <w:rFonts w:hint="eastAsia"/>
          <w:rtl/>
        </w:rPr>
        <w:t>פעמיים</w:t>
      </w:r>
      <w:r w:rsidR="00B433C9" w:rsidRPr="006B2A7E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- ש</w:t>
      </w:r>
      <w:r w:rsidR="00427A3C">
        <w:rPr>
          <w:rFonts w:ascii="FontbitDavid" w:hAnsi="FontbitDavid" w:hint="cs"/>
          <w:sz w:val="32"/>
          <w:rtl/>
        </w:rPr>
        <w:t xml:space="preserve">גם </w:t>
      </w:r>
      <w:r w:rsidR="00B433C9" w:rsidRPr="00C35A2C">
        <w:rPr>
          <w:rFonts w:ascii="FontbitDavid" w:hAnsi="FontbitDavid"/>
          <w:sz w:val="32"/>
          <w:rtl/>
        </w:rPr>
        <w:t>האשה מוזהרת</w:t>
      </w:r>
      <w:r>
        <w:rPr>
          <w:rFonts w:hint="cs"/>
          <w:rtl/>
        </w:rPr>
        <w:t>,</w:t>
      </w:r>
    </w:p>
    <w:p w14:paraId="04CE5EF4" w14:textId="42D0F0A1" w:rsidR="00B433C9" w:rsidRPr="00C35A2C" w:rsidRDefault="004E68B8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תירץ </w:t>
      </w:r>
      <w:r w:rsidR="00B433C9" w:rsidRPr="006E1AB5">
        <w:rPr>
          <w:rStyle w:val="affff5"/>
          <w:rtl/>
        </w:rPr>
        <w:t>רבא: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</w:t>
      </w:r>
      <w:r w:rsidR="00274003">
        <w:rPr>
          <w:rFonts w:ascii="FontbitDavid" w:hAnsi="FontbitDavid"/>
          <w:sz w:val="32"/>
          <w:rtl/>
        </w:rPr>
        <w:t>מקום</w:t>
      </w:r>
      <w:r w:rsidR="00B433C9" w:rsidRPr="00C35A2C">
        <w:rPr>
          <w:rFonts w:ascii="FontbitDavid" w:hAnsi="FontbitDavid"/>
          <w:sz w:val="32"/>
          <w:rtl/>
        </w:rPr>
        <w:t xml:space="preserve"> שהוא מוזהר, ו</w:t>
      </w:r>
      <w:r>
        <w:rPr>
          <w:rFonts w:ascii="FontbitDavid" w:hAnsi="FontbitDavid" w:hint="cs"/>
          <w:sz w:val="32"/>
          <w:rtl/>
        </w:rPr>
        <w:t>לא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כ</w:t>
      </w:r>
      <w:r w:rsidR="00B433C9" w:rsidRPr="00C35A2C">
        <w:rPr>
          <w:rFonts w:ascii="FontbitDavid" w:hAnsi="FontbitDavid"/>
          <w:sz w:val="32"/>
          <w:rtl/>
        </w:rPr>
        <w:t>שהוא לא מוזהר.</w:t>
      </w:r>
    </w:p>
    <w:p w14:paraId="7C1D5848" w14:textId="134E0335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6E1AB5">
        <w:rPr>
          <w:rStyle w:val="affff5"/>
          <w:rtl/>
        </w:rPr>
        <w:t>ו</w:t>
      </w:r>
      <w:r w:rsidR="00AB43C5">
        <w:rPr>
          <w:rStyle w:val="affff5"/>
          <w:rFonts w:hint="cs"/>
          <w:rtl/>
        </w:rPr>
        <w:t>א</w:t>
      </w:r>
      <w:r w:rsidR="004E68B8">
        <w:rPr>
          <w:rStyle w:val="affff5"/>
          <w:rFonts w:hint="cs"/>
          <w:rtl/>
        </w:rPr>
        <w:t>ין ללמדו</w:t>
      </w:r>
      <w:r w:rsidRPr="006E1AB5">
        <w:rPr>
          <w:rStyle w:val="affff5"/>
          <w:rFonts w:hint="cs"/>
          <w:rtl/>
        </w:rPr>
        <w:t xml:space="preserve"> </w:t>
      </w:r>
      <w:r w:rsidR="004E68B8">
        <w:rPr>
          <w:rStyle w:val="affff5"/>
          <w:rFonts w:hint="cs"/>
          <w:rtl/>
        </w:rPr>
        <w:t>מ</w:t>
      </w:r>
      <w:r w:rsidRPr="006E1AB5">
        <w:rPr>
          <w:rStyle w:val="affff5"/>
          <w:rFonts w:hint="cs"/>
          <w:rtl/>
        </w:rPr>
        <w:t>תדר</w:t>
      </w:r>
      <w:r w:rsidRPr="006E1AB5">
        <w:rPr>
          <w:rStyle w:val="affff5"/>
          <w:rtl/>
        </w:rPr>
        <w:t>"</w:t>
      </w:r>
      <w:r w:rsidRPr="006E1AB5">
        <w:rPr>
          <w:rStyle w:val="affff5"/>
          <w:rFonts w:hint="cs"/>
          <w:rtl/>
        </w:rPr>
        <w:t>י</w:t>
      </w:r>
      <w:r w:rsidR="004E68B8">
        <w:rPr>
          <w:rStyle w:val="affff5"/>
          <w:rFonts w:hint="cs"/>
          <w:rtl/>
        </w:rPr>
        <w:t>:</w:t>
      </w:r>
      <w:r w:rsidRPr="006B2A7E">
        <w:rPr>
          <w:rStyle w:val="affff1"/>
          <w:rFonts w:hint="cs"/>
          <w:rtl/>
        </w:rPr>
        <w:t xml:space="preserve"> '</w:t>
      </w:r>
      <w:r w:rsidRPr="006B2A7E">
        <w:rPr>
          <w:rStyle w:val="affff1"/>
          <w:rtl/>
        </w:rPr>
        <w:t>איש או אשה כי יעשו</w:t>
      </w:r>
      <w:r w:rsidR="004E68B8">
        <w:rPr>
          <w:rStyle w:val="affff1"/>
          <w:rFonts w:hint="cs"/>
          <w:rtl/>
        </w:rPr>
        <w:t>..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- אשה </w:t>
      </w:r>
      <w:r w:rsidR="004E68B8">
        <w:rPr>
          <w:rFonts w:ascii="FontbitDavid" w:hAnsi="FontbitDavid" w:hint="cs"/>
          <w:sz w:val="32"/>
          <w:rtl/>
        </w:rPr>
        <w:t>כ</w:t>
      </w:r>
      <w:r w:rsidRPr="00C35A2C">
        <w:rPr>
          <w:rFonts w:ascii="FontbitDavid" w:hAnsi="FontbitDavid"/>
          <w:sz w:val="32"/>
          <w:rtl/>
        </w:rPr>
        <w:t>איש לעונשין</w:t>
      </w:r>
      <w:r w:rsidR="004E68B8">
        <w:rPr>
          <w:rFonts w:ascii="FontbitDavid" w:hAnsi="FontbitDavid" w:hint="cs"/>
          <w:sz w:val="32"/>
          <w:rtl/>
        </w:rPr>
        <w:t>,</w:t>
      </w:r>
    </w:p>
    <w:p w14:paraId="0CD0B15A" w14:textId="00779B1A" w:rsidR="00B433C9" w:rsidRPr="00C35A2C" w:rsidRDefault="00B433C9" w:rsidP="006B73BE">
      <w:pPr>
        <w:pStyle w:val="afffc"/>
        <w:ind w:left="0" w:firstLine="0"/>
        <w:rPr>
          <w:rtl/>
        </w:rPr>
      </w:pPr>
      <w:r>
        <w:rPr>
          <w:rtl/>
        </w:rPr>
        <w:t xml:space="preserve">- </w:t>
      </w:r>
      <w:r w:rsidR="004E68B8">
        <w:rPr>
          <w:rFonts w:hint="cs"/>
          <w:rtl/>
        </w:rPr>
        <w:t>הו"א</w:t>
      </w:r>
      <w:r w:rsidRPr="00C35A2C">
        <w:rPr>
          <w:rtl/>
        </w:rPr>
        <w:t xml:space="preserve"> </w:t>
      </w:r>
      <w:r w:rsidR="004E68B8">
        <w:rPr>
          <w:rFonts w:hint="cs"/>
          <w:rtl/>
        </w:rPr>
        <w:t>'</w:t>
      </w:r>
      <w:r w:rsidRPr="00C35A2C">
        <w:rPr>
          <w:rtl/>
        </w:rPr>
        <w:t>לאו שאינו שוה בכל</w:t>
      </w:r>
      <w:r w:rsidR="004E68B8">
        <w:rPr>
          <w:rFonts w:hint="cs"/>
          <w:rtl/>
        </w:rPr>
        <w:t>'</w:t>
      </w:r>
      <w:r w:rsidRPr="00C35A2C">
        <w:rPr>
          <w:rtl/>
        </w:rPr>
        <w:t xml:space="preserve"> - לא.</w:t>
      </w:r>
    </w:p>
    <w:p w14:paraId="3D309274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פה.</w:t>
      </w:r>
    </w:p>
    <w:p w14:paraId="788893C2" w14:textId="16447E08" w:rsidR="004E68B8" w:rsidRDefault="004E68B8" w:rsidP="007C50EB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וב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טומאה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צריך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B45A6C">
        <w:rPr>
          <w:rStyle w:val="affff1"/>
          <w:rFonts w:hint="cs"/>
          <w:rtl/>
        </w:rPr>
        <w:t>'</w:t>
      </w:r>
      <w:r w:rsidR="00B433C9" w:rsidRPr="00B45A6C">
        <w:rPr>
          <w:rStyle w:val="affff1"/>
          <w:rtl/>
        </w:rPr>
        <w:t>בני אהרן</w:t>
      </w:r>
      <w:r w:rsidR="00B433C9" w:rsidRPr="00B45A6C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ולא בנות אהרן</w:t>
      </w:r>
      <w:r>
        <w:rPr>
          <w:rFonts w:ascii="FontbitDavid" w:hAnsi="FontbitDavid" w:hint="cs"/>
          <w:sz w:val="32"/>
          <w:rtl/>
        </w:rPr>
        <w:t xml:space="preserve"> -</w:t>
      </w:r>
    </w:p>
    <w:p w14:paraId="4DD7070B" w14:textId="564C1F26" w:rsidR="00B433C9" w:rsidRPr="00C35A2C" w:rsidRDefault="004E68B8" w:rsidP="006B73BE">
      <w:pPr>
        <w:rPr>
          <w:rFonts w:ascii="FontbitDavid" w:hAnsi="FontbitDavid"/>
          <w:sz w:val="32"/>
          <w:rtl/>
        </w:rPr>
      </w:pPr>
      <w:r w:rsidRPr="006B73BE">
        <w:rPr>
          <w:rStyle w:val="affff5"/>
          <w:rFonts w:hint="eastAsia"/>
          <w:rtl/>
        </w:rPr>
        <w:t>א</w:t>
      </w:r>
      <w:r w:rsidRPr="006B73BE">
        <w:rPr>
          <w:rStyle w:val="affff5"/>
          <w:rtl/>
        </w:rPr>
        <w:t>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hint="cs"/>
          <w:rtl/>
        </w:rPr>
        <w:t>שלא תחייב</w:t>
      </w:r>
      <w:r w:rsidR="00B433C9" w:rsidRPr="00C35A2C">
        <w:rPr>
          <w:rFonts w:hint="cs"/>
          <w:rtl/>
        </w:rPr>
        <w:t xml:space="preserve"> </w:t>
      </w:r>
      <w:r w:rsidR="00B433C9" w:rsidRPr="00D73A3C">
        <w:rPr>
          <w:rStyle w:val="affff1"/>
          <w:rFonts w:hint="cs"/>
          <w:rtl/>
        </w:rPr>
        <w:t>מ'לא יקחו</w:t>
      </w:r>
      <w:r w:rsidR="00B433C9" w:rsidRPr="00D73A3C">
        <w:rPr>
          <w:rStyle w:val="affff1"/>
          <w:rtl/>
        </w:rPr>
        <w:t>'</w:t>
      </w:r>
      <w:r w:rsidR="00B433C9" w:rsidRPr="00D73A3C">
        <w:rPr>
          <w:rStyle w:val="affff1"/>
          <w:rFonts w:hint="cs"/>
          <w:rtl/>
        </w:rPr>
        <w:t>,</w:t>
      </w:r>
      <w:r>
        <w:rPr>
          <w:rStyle w:val="affff5"/>
          <w:rFonts w:hint="cs"/>
          <w:rtl/>
        </w:rPr>
        <w:t xml:space="preserve"> ב</w:t>
      </w:r>
      <w:r>
        <w:rPr>
          <w:rFonts w:ascii="FontbitDavid" w:hAnsi="FontbitDavid" w:hint="cs"/>
          <w:sz w:val="32"/>
          <w:rtl/>
        </w:rPr>
        <w:t>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6B73BE">
        <w:rPr>
          <w:rStyle w:val="affff1"/>
          <w:rtl/>
        </w:rPr>
        <w:t>'</w:t>
      </w:r>
      <w:r w:rsidR="00B433C9" w:rsidRPr="006B73BE">
        <w:rPr>
          <w:rStyle w:val="affff1"/>
          <w:rtl/>
        </w:rPr>
        <w:t>קיחה</w:t>
      </w:r>
      <w:r w:rsidRPr="006B73BE">
        <w:rPr>
          <w:rStyle w:val="affff1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נצרך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 w:hint="cs"/>
          <w:sz w:val="32"/>
          <w:rtl/>
        </w:rPr>
        <w:t xml:space="preserve">לא </w:t>
      </w:r>
      <w:r>
        <w:rPr>
          <w:rFonts w:ascii="FontbitDavid" w:hAnsi="FontbitDavid" w:hint="cs"/>
          <w:sz w:val="32"/>
          <w:rtl/>
        </w:rPr>
        <w:t>תפטור מטומאה.</w:t>
      </w:r>
    </w:p>
    <w:p w14:paraId="3CEEDC2D" w14:textId="66F67197" w:rsidR="00B433C9" w:rsidRDefault="007179F8" w:rsidP="004E68B8">
      <w:pPr>
        <w:rPr>
          <w:rFonts w:ascii="FontbitDavid" w:hAnsi="FontbitDavid"/>
          <w:sz w:val="32"/>
          <w:rtl/>
        </w:rPr>
      </w:pPr>
      <w:r w:rsidRPr="007179F8">
        <w:rPr>
          <w:rFonts w:ascii="FontbitDavid" w:hAnsi="FontbitDavid"/>
          <w:spacing w:val="-2"/>
          <w:sz w:val="32"/>
          <w:rtl/>
        </w:rPr>
        <w:lastRenderedPageBreak/>
        <w:t>•</w:t>
      </w:r>
      <w:r w:rsidR="00B433C9" w:rsidRPr="00EA6942">
        <w:rPr>
          <w:rFonts w:hint="cs"/>
          <w:spacing w:val="-2"/>
          <w:rtl/>
        </w:rPr>
        <w:t xml:space="preserve"> </w:t>
      </w:r>
      <w:r w:rsidR="00B433C9" w:rsidRPr="006E1AB5">
        <w:rPr>
          <w:rStyle w:val="affff5"/>
          <w:rFonts w:hint="cs"/>
          <w:rtl/>
        </w:rPr>
        <w:t>ר</w:t>
      </w:r>
      <w:r w:rsidR="00B433C9" w:rsidRPr="006E1AB5">
        <w:rPr>
          <w:rStyle w:val="affff5"/>
          <w:rtl/>
        </w:rPr>
        <w:t>"</w:t>
      </w:r>
      <w:r w:rsidR="00B433C9" w:rsidRPr="006E1AB5">
        <w:rPr>
          <w:rStyle w:val="affff5"/>
          <w:rFonts w:hint="cs"/>
          <w:rtl/>
        </w:rPr>
        <w:t>פ ורהבדר</w:t>
      </w:r>
      <w:r w:rsidR="00B433C9" w:rsidRPr="006E1AB5">
        <w:rPr>
          <w:rStyle w:val="affff5"/>
          <w:rtl/>
        </w:rPr>
        <w:t>"</w:t>
      </w:r>
      <w:r w:rsidR="00B433C9" w:rsidRPr="006E1AB5">
        <w:rPr>
          <w:rStyle w:val="affff5"/>
          <w:rFonts w:hint="cs"/>
          <w:rtl/>
        </w:rPr>
        <w:t>י</w:t>
      </w:r>
      <w:r w:rsidR="00B433C9"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 w:rsidR="00B433C9" w:rsidRPr="006E1AB5">
        <w:rPr>
          <w:rStyle w:val="affff5"/>
          <w:rFonts w:hint="cs"/>
          <w:rtl/>
        </w:rPr>
        <w:t>נזדמנו למקומו דראב</w:t>
      </w:r>
      <w:r w:rsidR="006E1AB5" w:rsidRPr="006E1AB5">
        <w:rPr>
          <w:rStyle w:val="affff5"/>
          <w:rFonts w:hint="cs"/>
          <w:rtl/>
        </w:rPr>
        <w:t>"</w:t>
      </w:r>
      <w:r w:rsidR="00B433C9" w:rsidRPr="006E1AB5">
        <w:rPr>
          <w:rStyle w:val="affff5"/>
          <w:rFonts w:hint="cs"/>
          <w:rtl/>
        </w:rPr>
        <w:t>א</w:t>
      </w:r>
      <w:r w:rsidR="004E68B8">
        <w:rPr>
          <w:rStyle w:val="affff5"/>
          <w:rFonts w:hint="cs"/>
          <w:rtl/>
        </w:rPr>
        <w:t>,</w:t>
      </w:r>
      <w:r w:rsidR="00B433C9" w:rsidRPr="006E1AB5">
        <w:rPr>
          <w:rStyle w:val="affff5"/>
          <w:rtl/>
        </w:rPr>
        <w:t xml:space="preserve"> </w:t>
      </w:r>
      <w:r w:rsidR="00B357C1">
        <w:rPr>
          <w:rStyle w:val="affff5"/>
          <w:rFonts w:hint="cs"/>
          <w:rtl/>
        </w:rPr>
        <w:t>שאלו</w:t>
      </w:r>
      <w:r w:rsidR="004E68B8">
        <w:rPr>
          <w:rStyle w:val="affff5"/>
          <w:rFonts w:hint="cs"/>
          <w:rtl/>
        </w:rPr>
        <w:t>ם</w:t>
      </w:r>
      <w:r w:rsidR="00B433C9" w:rsidRPr="006E1AB5">
        <w:rPr>
          <w:rStyle w:val="affff5"/>
          <w:rtl/>
        </w:rPr>
        <w:t>:</w:t>
      </w:r>
      <w:r w:rsidR="004E68B8">
        <w:rPr>
          <w:rStyle w:val="affff5"/>
          <w:rFonts w:hint="cs"/>
          <w:rtl/>
        </w:rPr>
        <w:t xml:space="preserve"> </w:t>
      </w:r>
      <w:r w:rsidR="004E68B8" w:rsidRPr="006B73BE">
        <w:rPr>
          <w:rFonts w:hint="eastAsia"/>
          <w:rtl/>
        </w:rPr>
        <w:t>אם</w:t>
      </w:r>
      <w:r w:rsidR="004E68B8" w:rsidRPr="006B73BE">
        <w:rPr>
          <w:rtl/>
        </w:rPr>
        <w:t xml:space="preserve"> </w:t>
      </w:r>
      <w:r w:rsidR="00B433C9" w:rsidRPr="006B73BE">
        <w:rPr>
          <w:rtl/>
        </w:rPr>
        <w:t>הוזהרו כשרות</w:t>
      </w:r>
      <w:r w:rsidR="004E68B8">
        <w:rPr>
          <w:rFonts w:hint="cs"/>
          <w:rtl/>
        </w:rPr>
        <w:t>..</w:t>
      </w:r>
      <w:r w:rsidR="00B433C9" w:rsidRPr="003F3A85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</w:t>
      </w:r>
      <w:r w:rsidR="004E68B8">
        <w:rPr>
          <w:rStyle w:val="affff5"/>
          <w:rFonts w:hint="cs"/>
          <w:rtl/>
        </w:rPr>
        <w:t>הוכיח</w:t>
      </w:r>
      <w:r w:rsidR="00B433C9" w:rsidRPr="006E1AB5">
        <w:rPr>
          <w:rStyle w:val="affff5"/>
          <w:rFonts w:hint="cs"/>
          <w:rtl/>
        </w:rPr>
        <w:t xml:space="preserve"> ר</w:t>
      </w:r>
      <w:r w:rsidR="00B433C9" w:rsidRPr="006E1AB5">
        <w:rPr>
          <w:rStyle w:val="affff5"/>
          <w:rtl/>
        </w:rPr>
        <w:t>"</w:t>
      </w:r>
      <w:r w:rsidR="00B433C9" w:rsidRPr="006E1AB5">
        <w:rPr>
          <w:rStyle w:val="affff5"/>
          <w:rFonts w:hint="cs"/>
          <w:rtl/>
        </w:rPr>
        <w:t>פ:</w:t>
      </w:r>
      <w:r w:rsidR="00B433C9" w:rsidRPr="00C35A2C">
        <w:rPr>
          <w:rtl/>
        </w:rPr>
        <w:t xml:space="preserve"> עשרה יוחסין עלו מבבל: כהנים, לוים, וישראלים, חללים</w:t>
      </w:r>
      <w:r w:rsidR="004E68B8">
        <w:rPr>
          <w:rFonts w:hint="cs"/>
          <w:rtl/>
        </w:rPr>
        <w:t>..</w:t>
      </w:r>
      <w:r w:rsidR="00427A3C">
        <w:rPr>
          <w:rFonts w:hint="cs"/>
          <w:rtl/>
        </w:rPr>
        <w:t>,</w:t>
      </w:r>
      <w:r w:rsidR="004E68B8">
        <w:rPr>
          <w:rFonts w:hint="cs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כהנים לוים ישראלים - מותרין זה בזה</w:t>
      </w:r>
      <w:r w:rsidR="00427A3C">
        <w:rPr>
          <w:rFonts w:ascii="FontbitDavid" w:hAnsi="FontbitDavid" w:hint="cs"/>
          <w:sz w:val="32"/>
          <w:rtl/>
        </w:rPr>
        <w:t>.</w:t>
      </w:r>
      <w:r w:rsidR="004E68B8">
        <w:rPr>
          <w:rFonts w:ascii="FontbitDavid" w:hAnsi="FontbitDavid" w:hint="cs"/>
          <w:sz w:val="32"/>
          <w:rtl/>
        </w:rPr>
        <w:t xml:space="preserve"> </w:t>
      </w:r>
      <w:r w:rsidR="004E68B8" w:rsidRPr="006B73BE">
        <w:rPr>
          <w:rStyle w:val="affff8"/>
          <w:rFonts w:hint="eastAsia"/>
          <w:rtl/>
        </w:rPr>
        <w:t>ולא</w:t>
      </w:r>
      <w:r w:rsidR="004E68B8" w:rsidRPr="006B73BE">
        <w:rPr>
          <w:rStyle w:val="affff8"/>
          <w:rtl/>
        </w:rPr>
        <w:t xml:space="preserve"> </w:t>
      </w:r>
      <w:r w:rsidR="004E68B8" w:rsidRPr="006B73BE">
        <w:rPr>
          <w:rStyle w:val="affff8"/>
          <w:rFonts w:hint="eastAsia"/>
          <w:rtl/>
        </w:rPr>
        <w:t>כהנת</w:t>
      </w:r>
      <w:r w:rsidR="004E68B8" w:rsidRPr="006B73BE">
        <w:rPr>
          <w:rStyle w:val="affff8"/>
          <w:rtl/>
        </w:rPr>
        <w:t xml:space="preserve"> </w:t>
      </w:r>
      <w:r w:rsidR="004E68B8" w:rsidRPr="006B73BE">
        <w:rPr>
          <w:rStyle w:val="affff8"/>
          <w:rFonts w:hint="eastAsia"/>
          <w:rtl/>
        </w:rPr>
        <w:t>בחלל</w:t>
      </w:r>
      <w:r w:rsidR="004E68B8">
        <w:rPr>
          <w:rStyle w:val="affff8"/>
          <w:rFonts w:hint="cs"/>
          <w:rtl/>
        </w:rPr>
        <w:t>!</w:t>
      </w:r>
    </w:p>
    <w:p w14:paraId="73F44E11" w14:textId="22040212" w:rsidR="004E68B8" w:rsidRDefault="004E68B8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דחה</w:t>
      </w:r>
      <w:r w:rsidR="00B433C9" w:rsidRPr="006E1AB5">
        <w:rPr>
          <w:rStyle w:val="affff5"/>
          <w:rtl/>
        </w:rPr>
        <w:t xml:space="preserve"> ר</w:t>
      </w:r>
      <w:r w:rsidR="00B433C9" w:rsidRPr="006E1AB5">
        <w:rPr>
          <w:rStyle w:val="affff5"/>
          <w:rFonts w:hint="cs"/>
          <w:rtl/>
        </w:rPr>
        <w:t>הבדר</w:t>
      </w:r>
      <w:r w:rsidR="00B433C9" w:rsidRPr="006E1AB5">
        <w:rPr>
          <w:rStyle w:val="affff5"/>
          <w:rtl/>
        </w:rPr>
        <w:t>"</w:t>
      </w:r>
      <w:r w:rsidR="00B433C9" w:rsidRPr="006E1AB5">
        <w:rPr>
          <w:rStyle w:val="affff5"/>
          <w:rFonts w:hint="cs"/>
          <w:rtl/>
        </w:rPr>
        <w:t>י</w:t>
      </w:r>
      <w:r w:rsidR="00B433C9" w:rsidRPr="006E1AB5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רק כ</w:t>
      </w:r>
      <w:r w:rsidR="00B433C9" w:rsidRPr="00C35A2C">
        <w:rPr>
          <w:rFonts w:ascii="FontbitDavid" w:hAnsi="FontbitDavid" w:hint="cs"/>
          <w:sz w:val="32"/>
          <w:rtl/>
        </w:rPr>
        <w:t>שאלו נושאין מאלו ואלו מאלו קתני</w:t>
      </w:r>
      <w:r>
        <w:rPr>
          <w:rFonts w:ascii="FontbitDavid" w:hAnsi="FontbitDavid" w:hint="cs"/>
          <w:sz w:val="32"/>
          <w:rtl/>
        </w:rPr>
        <w:t>.</w:t>
      </w:r>
    </w:p>
    <w:p w14:paraId="52B8F1C9" w14:textId="7BD0EC47" w:rsidR="004E68B8" w:rsidRPr="008E5DE4" w:rsidRDefault="004E68B8" w:rsidP="008E5DE4">
      <w:pPr>
        <w:ind w:hanging="227"/>
        <w:rPr>
          <w:rFonts w:ascii="FontbitDavid" w:hAnsi="FontbitDavid"/>
          <w:sz w:val="32"/>
          <w:rtl/>
        </w:rPr>
      </w:pPr>
      <w:r>
        <w:rPr>
          <w:rFonts w:ascii="FontbitDavid" w:hAnsi="FontbitDavid"/>
          <w:sz w:val="32"/>
          <w:rtl/>
        </w:rPr>
        <w:tab/>
      </w:r>
      <w:r>
        <w:rPr>
          <w:rStyle w:val="affff5"/>
          <w:rFonts w:hint="cs"/>
          <w:rtl/>
        </w:rPr>
        <w:t xml:space="preserve">א"ל </w:t>
      </w:r>
      <w:r w:rsidR="00B433C9" w:rsidRPr="006E1AB5">
        <w:rPr>
          <w:rStyle w:val="affff5"/>
          <w:rFonts w:hint="cs"/>
          <w:rtl/>
        </w:rPr>
        <w:t>ראב</w:t>
      </w:r>
      <w:r w:rsidR="00B433C9" w:rsidRPr="006E1AB5">
        <w:rPr>
          <w:rStyle w:val="affff5"/>
          <w:rtl/>
        </w:rPr>
        <w:t>"</w:t>
      </w:r>
      <w:r w:rsidR="00B433C9" w:rsidRPr="006E1AB5">
        <w:rPr>
          <w:rStyle w:val="affff5"/>
          <w:rFonts w:hint="cs"/>
          <w:rtl/>
        </w:rPr>
        <w:t>א</w:t>
      </w:r>
      <w:r w:rsidR="00B433C9" w:rsidRPr="006B73BE">
        <w:rPr>
          <w:rStyle w:val="affff5"/>
          <w:rtl/>
        </w:rPr>
        <w:t xml:space="preserve"> דרדקי</w:t>
      </w:r>
      <w:r w:rsidRPr="006B73BE">
        <w:rPr>
          <w:rStyle w:val="affff5"/>
          <w:rtl/>
        </w:rPr>
        <w:t>!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Style w:val="affff5"/>
          <w:rFonts w:hint="cs"/>
          <w:rtl/>
        </w:rPr>
        <w:t>מ</w:t>
      </w:r>
      <w:r w:rsidR="00B433C9" w:rsidRPr="006E1AB5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>ב</w:t>
      </w:r>
      <w:r w:rsidR="006E1AB5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>לא הוזהרו כשרות לינשא לפסולים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56EDE040" w14:textId="2244C3ED" w:rsidR="00B433C9" w:rsidRPr="00C35A2C" w:rsidRDefault="00B433C9" w:rsidP="007C50EB">
      <w:pPr>
        <w:pStyle w:val="afff4"/>
        <w:rPr>
          <w:rtl/>
        </w:rPr>
      </w:pPr>
      <w:ins w:id="9931" w:author="מספור קטעי משנה" w:date="2026-10-06T06:45:58Z">
        <w:r>
          <w:rPr>
            <w:rStyle w:val="MisparKeta"/>
          </w:rPr>
          <w:t xml:space="preserve">א. </w:t>
        </w:r>
      </w:ins>
      <w:bookmarkStart w:id="954" w:name="_Toc119173044"/>
      <w:bookmarkStart w:id="955" w:name="_Toc119230139"/>
      <w:r w:rsidRPr="00C35A2C">
        <w:rPr>
          <w:rtl/>
        </w:rPr>
        <w:t>שניות</w:t>
      </w:r>
      <w:r w:rsidR="00BA162C">
        <w:rPr>
          <w:rFonts w:hint="cs"/>
          <w:rtl/>
        </w:rPr>
        <w:t>.. אין לה כתובה</w:t>
      </w:r>
      <w:r w:rsidRPr="00C35A2C">
        <w:rPr>
          <w:rtl/>
        </w:rPr>
        <w:t>.</w:t>
      </w:r>
      <w:bookmarkEnd w:id="954"/>
      <w:bookmarkEnd w:id="955"/>
    </w:p>
    <w:p w14:paraId="7EC0CB8A" w14:textId="2E735CF3" w:rsidR="00B433C9" w:rsidRPr="00BA162C" w:rsidRDefault="00BA162C" w:rsidP="006B73BE">
      <w:pPr>
        <w:rPr>
          <w:rtl/>
        </w:rPr>
      </w:pPr>
      <w:r>
        <w:rPr>
          <w:rStyle w:val="affff5"/>
          <w:rFonts w:hint="cs"/>
          <w:rtl/>
        </w:rPr>
        <w:t>איבעיא</w:t>
      </w:r>
      <w:r w:rsidR="00B433C9" w:rsidRPr="006E1AB5">
        <w:rPr>
          <w:rStyle w:val="affff5"/>
          <w:rtl/>
        </w:rPr>
        <w:t>:</w:t>
      </w:r>
      <w:r w:rsidR="00B433C9" w:rsidRPr="00C35A2C">
        <w:rPr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שניה לבעל ולא ליבם</w:t>
      </w:r>
      <w:r w:rsidR="00B433C9" w:rsidRPr="00BA162C">
        <w:rPr>
          <w:rtl/>
        </w:rPr>
        <w:t>, יש כתובה מיבם?</w:t>
      </w:r>
    </w:p>
    <w:p w14:paraId="4D38B860" w14:textId="34FB6FE0" w:rsidR="00BA162C" w:rsidRDefault="00BA162C" w:rsidP="006B73BE">
      <w:pPr>
        <w:pStyle w:val="affff7"/>
        <w:jc w:val="center"/>
        <w:rPr>
          <w:rStyle w:val="affff5"/>
          <w:rtl/>
        </w:rPr>
      </w:pPr>
      <w:r w:rsidRPr="00A07384">
        <w:rPr>
          <w:rFonts w:cs="PFT_Frank" w:hint="eastAsia"/>
          <w:b/>
          <w:bCs/>
          <w:szCs w:val="10"/>
          <w:rtl/>
        </w:rPr>
        <w:t>אין</w:t>
      </w:r>
      <w:r>
        <w:rPr>
          <w:rFonts w:hint="cs"/>
          <w:rtl/>
        </w:rPr>
        <w:t xml:space="preserve"> -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ד</w:t>
      </w:r>
      <w:r w:rsidR="00B433C9" w:rsidRPr="00C35A2C">
        <w:rPr>
          <w:rtl/>
        </w:rPr>
        <w:t xml:space="preserve">כתובתה </w:t>
      </w:r>
      <w:r>
        <w:rPr>
          <w:rFonts w:hint="cs"/>
          <w:rtl/>
        </w:rPr>
        <w:t>מ</w:t>
      </w:r>
      <w:r w:rsidR="00B433C9" w:rsidRPr="00C35A2C">
        <w:rPr>
          <w:rtl/>
        </w:rPr>
        <w:t>נכסי ראשון,</w:t>
      </w:r>
      <w:r w:rsidR="00317898">
        <w:rPr>
          <w:rtl/>
        </w:rPr>
        <w:t xml:space="preserve"> </w:t>
      </w:r>
      <w:r w:rsidRPr="00A07384">
        <w:rPr>
          <w:rFonts w:ascii="FontbitDavid" w:hAnsi="FontbitDavid" w:cs="PFT_Frank" w:hint="eastAsia"/>
          <w:b/>
          <w:bCs/>
          <w:szCs w:val="10"/>
          <w:rtl/>
        </w:rPr>
        <w:t>יש</w:t>
      </w:r>
      <w:r>
        <w:rPr>
          <w:rFonts w:ascii="FontbitDavid" w:hAnsi="FontbitDavid" w:hint="cs"/>
          <w:rtl/>
        </w:rPr>
        <w:t xml:space="preserve"> -</w:t>
      </w:r>
      <w:r w:rsidR="00B433C9" w:rsidRPr="00C35A2C">
        <w:rPr>
          <w:rFonts w:ascii="FontbitDavid" w:hAnsi="FontbitDavid"/>
          <w:rtl/>
        </w:rPr>
        <w:t xml:space="preserve"> ד</w:t>
      </w:r>
      <w:r>
        <w:rPr>
          <w:rFonts w:ascii="FontbitDavid" w:hAnsi="FontbitDavid" w:hint="cs"/>
          <w:rtl/>
        </w:rPr>
        <w:t>כש</w:t>
      </w:r>
      <w:r w:rsidR="00B433C9" w:rsidRPr="00C35A2C">
        <w:rPr>
          <w:rFonts w:ascii="FontbitDavid" w:hAnsi="FontbitDavid"/>
          <w:rtl/>
        </w:rPr>
        <w:t>א</w:t>
      </w:r>
      <w:r>
        <w:rPr>
          <w:rFonts w:ascii="FontbitDavid" w:hAnsi="FontbitDavid" w:hint="cs"/>
          <w:rtl/>
        </w:rPr>
        <w:t>ין</w:t>
      </w:r>
      <w:r w:rsidR="00317898">
        <w:rPr>
          <w:rFonts w:ascii="FontbitDavid" w:hAnsi="FontbitDavid"/>
          <w:rtl/>
        </w:rPr>
        <w:t xml:space="preserve"> </w:t>
      </w:r>
      <w:r w:rsidR="00B357C1">
        <w:rPr>
          <w:rFonts w:ascii="FontbitDavid" w:hAnsi="FontbitDavid"/>
          <w:rtl/>
        </w:rPr>
        <w:t>מראשון תקנו משני</w:t>
      </w:r>
      <w:r>
        <w:rPr>
          <w:rFonts w:ascii="FontbitDavid" w:hAnsi="FontbitDavid" w:hint="cs"/>
          <w:rtl/>
        </w:rPr>
        <w:t>.</w:t>
      </w:r>
    </w:p>
    <w:p w14:paraId="0615C32B" w14:textId="20BF7CF6" w:rsidR="00BA162C" w:rsidRDefault="00BA162C" w:rsidP="00BA162C">
      <w:pPr>
        <w:rPr>
          <w:rtl/>
        </w:rPr>
      </w:pPr>
      <w:r>
        <w:rPr>
          <w:rStyle w:val="affff5"/>
          <w:rFonts w:hint="cs"/>
          <w:rtl/>
        </w:rPr>
        <w:t>ופשט</w:t>
      </w:r>
      <w:r w:rsidR="00B433C9" w:rsidRPr="006E1AB5">
        <w:rPr>
          <w:rStyle w:val="affff5"/>
          <w:rtl/>
        </w:rPr>
        <w:t xml:space="preserve"> תניתוה: </w:t>
      </w:r>
      <w:r w:rsidR="00B433C9" w:rsidRPr="00EA6942">
        <w:rPr>
          <w:rtl/>
        </w:rPr>
        <w:t xml:space="preserve">כתובתה </w:t>
      </w:r>
      <w:r>
        <w:rPr>
          <w:rFonts w:hint="cs"/>
          <w:rtl/>
        </w:rPr>
        <w:t>מ</w:t>
      </w:r>
      <w:r w:rsidR="00B433C9" w:rsidRPr="00EA6942">
        <w:rPr>
          <w:rtl/>
        </w:rPr>
        <w:t xml:space="preserve">נכסי ראשון, </w:t>
      </w:r>
      <w:r>
        <w:rPr>
          <w:rtl/>
        </w:rPr>
        <w:t xml:space="preserve">אין </w:t>
      </w:r>
      <w:r w:rsidRPr="00C35A2C">
        <w:rPr>
          <w:rtl/>
        </w:rPr>
        <w:t>מראשון תקנו משני,</w:t>
      </w:r>
    </w:p>
    <w:p w14:paraId="69311A0B" w14:textId="74A5EBC5" w:rsidR="00B433C9" w:rsidRPr="00EA6942" w:rsidRDefault="00B433C9" w:rsidP="006B73BE">
      <w:pPr>
        <w:jc w:val="center"/>
        <w:rPr>
          <w:rtl/>
        </w:rPr>
      </w:pPr>
      <w:r w:rsidRPr="00EA6942">
        <w:rPr>
          <w:rtl/>
        </w:rPr>
        <w:t xml:space="preserve">היתה שניה לבעל - </w:t>
      </w:r>
      <w:r w:rsidR="00AB43C5" w:rsidRPr="00D1637C">
        <w:rPr>
          <w:rFonts w:cs="PFT_Frank"/>
          <w:b/>
          <w:bCs/>
          <w:szCs w:val="14"/>
          <w:rtl/>
        </w:rPr>
        <w:t>אף</w:t>
      </w:r>
      <w:r w:rsidRPr="00D1637C">
        <w:rPr>
          <w:rFonts w:cs="PFT_Frank"/>
          <w:b/>
          <w:bCs/>
          <w:szCs w:val="14"/>
          <w:rtl/>
        </w:rPr>
        <w:t xml:space="preserve"> מיבם אין לה</w:t>
      </w:r>
      <w:r w:rsidR="00BA162C">
        <w:rPr>
          <w:rFonts w:hint="cs"/>
          <w:rtl/>
        </w:rPr>
        <w:t>.</w:t>
      </w:r>
    </w:p>
    <w:p w14:paraId="4B0D1D50" w14:textId="68A99709" w:rsidR="00BA162C" w:rsidRPr="00C35A2C" w:rsidRDefault="0063685D" w:rsidP="006B73BE">
      <w:pPr>
        <w:pStyle w:val="afff4"/>
        <w:rPr>
          <w:rtl/>
        </w:rPr>
      </w:pPr>
      <w:ins w:id="9932" w:author="מספור קטעי משנה" w:date="2026-10-06T06:45:58Z">
        <w:r>
          <w:rPr>
            <w:rStyle w:val="MisparKeta"/>
          </w:rPr>
          <w:t xml:space="preserve">א. </w:t>
        </w:r>
      </w:ins>
      <w:bookmarkStart w:id="956" w:name="_Toc119173045"/>
      <w:bookmarkStart w:id="957" w:name="_Toc119230140"/>
      <w:r>
        <w:rPr>
          <w:rFonts w:hint="cs"/>
          <w:rtl/>
        </w:rPr>
        <w:t>אלמנה לכה"ג.. יש להן כתובה.</w:t>
      </w:r>
      <w:bookmarkEnd w:id="956"/>
      <w:bookmarkEnd w:id="957"/>
    </w:p>
    <w:p w14:paraId="1E45D8F6" w14:textId="6D821308" w:rsidR="00B357C1" w:rsidRDefault="0063685D" w:rsidP="00B55EDF">
      <w:pPr>
        <w:rPr>
          <w:rtl/>
        </w:rPr>
      </w:pPr>
      <w:r>
        <w:rPr>
          <w:rStyle w:val="affff5"/>
          <w:rFonts w:hint="cs"/>
          <w:rtl/>
        </w:rPr>
        <w:t>אי</w:t>
      </w:r>
      <w:r w:rsidR="00B433C9" w:rsidRPr="006E1AB5">
        <w:rPr>
          <w:rStyle w:val="affff5"/>
          <w:rtl/>
        </w:rPr>
        <w:t>בע</w:t>
      </w:r>
      <w:r>
        <w:rPr>
          <w:rStyle w:val="affff5"/>
          <w:rFonts w:hint="cs"/>
          <w:rtl/>
        </w:rPr>
        <w:t>י</w:t>
      </w:r>
      <w:r w:rsidR="00B433C9" w:rsidRPr="006E1AB5">
        <w:rPr>
          <w:rStyle w:val="affff5"/>
          <w:rtl/>
        </w:rPr>
        <w:t>א: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6B73BE">
        <w:rPr>
          <w:rtl/>
        </w:rPr>
        <w:t>אלמנה לכ</w:t>
      </w:r>
      <w:r>
        <w:rPr>
          <w:rFonts w:hint="cs"/>
          <w:rtl/>
        </w:rPr>
        <w:t>ה</w:t>
      </w:r>
      <w:r w:rsidR="00B433C9" w:rsidRPr="006B73BE">
        <w:rPr>
          <w:rtl/>
        </w:rPr>
        <w:t>"ג</w:t>
      </w:r>
      <w:r>
        <w:rPr>
          <w:rFonts w:hint="cs"/>
          <w:rtl/>
        </w:rPr>
        <w:t>..</w:t>
      </w:r>
      <w:r w:rsidR="00B433C9" w:rsidRPr="006B73BE">
        <w:rPr>
          <w:rtl/>
        </w:rPr>
        <w:t xml:space="preserve"> יש להן מזונות?</w:t>
      </w:r>
      <w:r w:rsidRPr="006B73BE">
        <w:rPr>
          <w:rStyle w:val="affff8"/>
          <w:rtl/>
        </w:rPr>
        <w:t xml:space="preserve"> ולא כשתחתיו – </w:t>
      </w:r>
      <w:r w:rsidRPr="006B73BE">
        <w:rPr>
          <w:rStyle w:val="affff8"/>
          <w:rFonts w:hint="eastAsia"/>
          <w:rtl/>
        </w:rPr>
        <w:t>ד</w:t>
      </w:r>
      <w:r w:rsidRPr="006B73BE">
        <w:rPr>
          <w:rStyle w:val="affff8"/>
          <w:rtl/>
        </w:rPr>
        <w:t>'בהוצא',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</w:p>
    <w:p w14:paraId="483F70FC" w14:textId="4D990064" w:rsidR="00B433C9" w:rsidRDefault="0063685D" w:rsidP="006B73BE">
      <w:pPr>
        <w:jc w:val="center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אלא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שהלך למדינת הים ולותה</w:t>
      </w:r>
      <w:r w:rsidR="00F301E1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ואכלה</w:t>
      </w:r>
      <w:r w:rsidR="00B433C9" w:rsidRPr="00C35A2C">
        <w:rPr>
          <w:rFonts w:ascii="FontbitDavid" w:hAnsi="FontbitDavid"/>
          <w:sz w:val="32"/>
          <w:rtl/>
        </w:rPr>
        <w:t>,</w:t>
      </w:r>
    </w:p>
    <w:p w14:paraId="1784893D" w14:textId="34F36F80" w:rsidR="0063685D" w:rsidRDefault="0063685D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ופשט</w:t>
      </w:r>
      <w:r w:rsidR="00B433C9" w:rsidRPr="006E1AB5">
        <w:rPr>
          <w:rStyle w:val="affff5"/>
          <w:rtl/>
        </w:rPr>
        <w:t>:</w:t>
      </w:r>
      <w:r w:rsidR="00317898">
        <w:rPr>
          <w:rFonts w:ascii="FontbitDavid" w:hAnsi="FontbitDavid"/>
          <w:sz w:val="32"/>
          <w:rtl/>
        </w:rPr>
        <w:t xml:space="preserve"> אין </w:t>
      </w:r>
      <w:r w:rsidR="00B433C9" w:rsidRPr="00C35A2C">
        <w:rPr>
          <w:rFonts w:ascii="FontbitDavid" w:hAnsi="FontbitDavid"/>
          <w:sz w:val="32"/>
          <w:rtl/>
        </w:rPr>
        <w:t>לה</w:t>
      </w:r>
      <w:r>
        <w:rPr>
          <w:rFonts w:ascii="FontbitDavid" w:hAnsi="FontbitDavid" w:hint="cs"/>
          <w:sz w:val="32"/>
          <w:rtl/>
        </w:rPr>
        <w:t>,</w:t>
      </w:r>
      <w:r w:rsidR="00B433C9">
        <w:rPr>
          <w:rFonts w:ascii="FontbitDavid" w:hAnsi="FontbitDavid" w:hint="cs"/>
          <w:sz w:val="32"/>
          <w:rtl/>
        </w:rPr>
        <w:t xml:space="preserve"> </w:t>
      </w:r>
      <w:r w:rsidR="00B433C9"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דדוקא</w:t>
      </w:r>
      <w:r w:rsidRPr="006B73BE">
        <w:rPr>
          <w:rStyle w:val="affff8"/>
          <w:rtl/>
        </w:rPr>
        <w:t xml:space="preserve"> כתובה יש </w:t>
      </w:r>
      <w:r>
        <w:rPr>
          <w:rStyle w:val="affff8"/>
          <w:rFonts w:hint="cs"/>
          <w:rtl/>
        </w:rPr>
        <w:t xml:space="preserve">- </w:t>
      </w:r>
      <w:r w:rsidRPr="006B73BE">
        <w:rPr>
          <w:rStyle w:val="affff8"/>
          <w:rFonts w:hint="eastAsia"/>
          <w:rtl/>
        </w:rPr>
        <w:t>דלמיפק</w:t>
      </w:r>
      <w:r w:rsidRPr="006B73BE">
        <w:rPr>
          <w:rStyle w:val="affff8"/>
          <w:rtl/>
        </w:rPr>
        <w:t xml:space="preserve">, אבל כאן </w:t>
      </w:r>
      <w:r>
        <w:rPr>
          <w:rStyle w:val="affff8"/>
          <w:rFonts w:hint="cs"/>
          <w:rtl/>
        </w:rPr>
        <w:t xml:space="preserve">- </w:t>
      </w:r>
      <w:r w:rsidRPr="006B73BE">
        <w:rPr>
          <w:rStyle w:val="affff8"/>
          <w:rFonts w:hint="eastAsia"/>
          <w:rtl/>
        </w:rPr>
        <w:t>שמא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תתעכב</w:t>
      </w:r>
      <w:r w:rsidR="00F301E1">
        <w:rPr>
          <w:rStyle w:val="affff8"/>
          <w:rFonts w:hint="cs"/>
          <w:rtl/>
        </w:rPr>
        <w:t>.</w:t>
      </w:r>
    </w:p>
    <w:p w14:paraId="5A6480F6" w14:textId="3C29E225" w:rsidR="008E5C8E" w:rsidRPr="00C35A2C" w:rsidRDefault="00B433C9" w:rsidP="008E5DE4">
      <w:pPr>
        <w:rPr>
          <w:rFonts w:ascii="FontbitDavid" w:hAnsi="FontbitDavid"/>
          <w:sz w:val="32"/>
          <w:rtl/>
        </w:rPr>
      </w:pPr>
      <w:r w:rsidRPr="006B73BE">
        <w:rPr>
          <w:rStyle w:val="affff5"/>
          <w:rFonts w:hint="eastAsia"/>
          <w:rtl/>
        </w:rPr>
        <w:t>ודתני</w:t>
      </w:r>
      <w:r w:rsidR="0063685D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יש לה</w:t>
      </w:r>
      <w:r w:rsidR="0063685D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 w:hint="cs"/>
          <w:sz w:val="32"/>
          <w:rtl/>
        </w:rPr>
        <w:t xml:space="preserve"> לאחר מיתה</w:t>
      </w:r>
      <w:r w:rsidR="0063685D">
        <w:rPr>
          <w:rFonts w:ascii="FontbitDavid" w:hAnsi="FontbitDavid" w:hint="cs"/>
          <w:sz w:val="32"/>
          <w:rtl/>
        </w:rPr>
        <w:t xml:space="preserve"> </w:t>
      </w:r>
      <w:r w:rsidR="0063685D" w:rsidRPr="006B73BE">
        <w:rPr>
          <w:rStyle w:val="affff8"/>
          <w:rFonts w:hint="eastAsia"/>
          <w:rtl/>
        </w:rPr>
        <w:t>מזונות</w:t>
      </w:r>
      <w:r w:rsidR="0063685D" w:rsidRPr="006B73BE">
        <w:rPr>
          <w:rStyle w:val="affff8"/>
          <w:rtl/>
        </w:rPr>
        <w:t xml:space="preserve"> </w:t>
      </w:r>
      <w:r w:rsidR="0063685D" w:rsidRPr="006B73BE">
        <w:rPr>
          <w:rStyle w:val="affff8"/>
          <w:rFonts w:hint="eastAsia"/>
          <w:rtl/>
        </w:rPr>
        <w:t>אלמנה</w:t>
      </w:r>
      <w:r w:rsidR="0063685D" w:rsidRPr="006B73BE">
        <w:rPr>
          <w:rStyle w:val="affff8"/>
          <w:rtl/>
        </w:rPr>
        <w:t>.</w:t>
      </w:r>
    </w:p>
    <w:p w14:paraId="6AF11BEF" w14:textId="500F5BF9" w:rsidR="00B433C9" w:rsidRPr="00C35A2C" w:rsidRDefault="0063685D" w:rsidP="00615A60">
      <w:pPr>
        <w:pStyle w:val="affff2"/>
        <w:rPr>
          <w:rtl/>
        </w:rPr>
      </w:pPr>
      <w:bookmarkStart w:id="958" w:name="_Toc119173046"/>
      <w:bookmarkStart w:id="959" w:name="_Toc119230141"/>
      <w:r>
        <w:rPr>
          <w:rFonts w:hint="cs"/>
          <w:rtl/>
        </w:rPr>
        <w:t>טעם החילוק בין שניה לאלמנה לכה"ג</w:t>
      </w:r>
      <w:bookmarkEnd w:id="958"/>
      <w:bookmarkEnd w:id="959"/>
    </w:p>
    <w:p w14:paraId="3EC999CF" w14:textId="294DFC1E" w:rsidR="00B433C9" w:rsidRPr="00C35A2C" w:rsidRDefault="00B433C9" w:rsidP="00B55EDF">
      <w:pPr>
        <w:rPr>
          <w:rtl/>
        </w:rPr>
      </w:pPr>
      <w:r w:rsidRPr="006E1AB5">
        <w:rPr>
          <w:rStyle w:val="affff5"/>
          <w:rtl/>
        </w:rPr>
        <w:t xml:space="preserve">ת"ר: </w:t>
      </w:r>
      <w:r w:rsidRPr="00D1637C">
        <w:rPr>
          <w:rFonts w:cs="PFT_Frank"/>
          <w:b/>
          <w:bCs/>
          <w:szCs w:val="14"/>
          <w:rtl/>
        </w:rPr>
        <w:t>אלמנה לכה</w:t>
      </w:r>
      <w:r w:rsidR="0063685D" w:rsidRPr="00D1637C">
        <w:rPr>
          <w:rFonts w:cs="PFT_Frank"/>
          <w:b/>
          <w:bCs/>
          <w:szCs w:val="14"/>
          <w:rtl/>
        </w:rPr>
        <w:t>"</w:t>
      </w:r>
      <w:r w:rsidRPr="00D1637C">
        <w:rPr>
          <w:rFonts w:cs="PFT_Frank"/>
          <w:b/>
          <w:bCs/>
          <w:szCs w:val="14"/>
          <w:rtl/>
        </w:rPr>
        <w:t xml:space="preserve">ג, גרושה וחלוצה להדיוט </w:t>
      </w:r>
      <w:r w:rsidRPr="006B73BE">
        <w:rPr>
          <w:rtl/>
        </w:rPr>
        <w:t>- יש כתובה, פירות, מזונות, בלאות</w:t>
      </w:r>
      <w:r w:rsidR="0063685D">
        <w:rPr>
          <w:rFonts w:hint="cs"/>
          <w:rtl/>
        </w:rPr>
        <w:t>.</w:t>
      </w:r>
      <w:r w:rsidRPr="006B73BE">
        <w:rPr>
          <w:rtl/>
        </w:rPr>
        <w:t xml:space="preserve"> </w:t>
      </w:r>
      <w:r w:rsidR="007223BC">
        <w:rPr>
          <w:rtl/>
        </w:rPr>
        <w:tab/>
      </w:r>
      <w:r w:rsidR="007223BC">
        <w:rPr>
          <w:rtl/>
        </w:rPr>
        <w:tab/>
      </w:r>
      <w:r w:rsidRPr="006B73BE">
        <w:rPr>
          <w:rtl/>
        </w:rPr>
        <w:t xml:space="preserve">היא </w:t>
      </w:r>
      <w:r w:rsidR="007223BC">
        <w:rPr>
          <w:rFonts w:hint="cs"/>
          <w:rtl/>
        </w:rPr>
        <w:t>וולדה פסולים</w:t>
      </w:r>
      <w:r w:rsidRPr="006B73BE">
        <w:rPr>
          <w:rtl/>
        </w:rPr>
        <w:t>, וכופי</w:t>
      </w:r>
      <w:r w:rsidRPr="00C35A2C">
        <w:rPr>
          <w:rFonts w:ascii="FontbitDavid" w:hAnsi="FontbitDavid"/>
          <w:sz w:val="32"/>
          <w:rtl/>
        </w:rPr>
        <w:t>ן להוציא</w:t>
      </w:r>
      <w:r w:rsidR="007223BC">
        <w:rPr>
          <w:rFonts w:hint="cs"/>
          <w:rtl/>
        </w:rPr>
        <w:t>.</w:t>
      </w:r>
    </w:p>
    <w:p w14:paraId="571E68F3" w14:textId="5602A845" w:rsidR="00B433C9" w:rsidRPr="00C35A2C" w:rsidRDefault="00B433C9" w:rsidP="007C50EB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שניות</w:t>
      </w:r>
      <w:r w:rsidRPr="00C35A2C">
        <w:rPr>
          <w:rtl/>
        </w:rPr>
        <w:t xml:space="preserve"> - אין כתובה</w:t>
      </w:r>
      <w:r w:rsidR="007223BC">
        <w:rPr>
          <w:rFonts w:hint="cs"/>
          <w:rtl/>
        </w:rPr>
        <w:t>..</w:t>
      </w:r>
      <w:r w:rsidRPr="00C35A2C">
        <w:rPr>
          <w:rtl/>
        </w:rPr>
        <w:t xml:space="preserve"> </w:t>
      </w:r>
      <w:r w:rsidR="007223BC">
        <w:rPr>
          <w:rtl/>
        </w:rPr>
        <w:tab/>
      </w:r>
      <w:r w:rsidR="007223BC">
        <w:rPr>
          <w:rtl/>
        </w:rPr>
        <w:tab/>
      </w:r>
      <w:r w:rsidR="007223BC">
        <w:rPr>
          <w:rtl/>
        </w:rPr>
        <w:tab/>
      </w:r>
      <w:r w:rsidRPr="00C35A2C">
        <w:rPr>
          <w:rtl/>
        </w:rPr>
        <w:t>היא וולדה כשר</w:t>
      </w:r>
      <w:r w:rsidR="007223BC">
        <w:rPr>
          <w:rFonts w:hint="cs"/>
          <w:rtl/>
        </w:rPr>
        <w:t>ים</w:t>
      </w:r>
      <w:r w:rsidRPr="00C35A2C">
        <w:rPr>
          <w:rtl/>
        </w:rPr>
        <w:t>, וכופין להוציא.</w:t>
      </w:r>
    </w:p>
    <w:p w14:paraId="3D29D2E8" w14:textId="00189A8E" w:rsidR="00B433C9" w:rsidRPr="00C35A2C" w:rsidRDefault="009B0F29" w:rsidP="006B73BE">
      <w:pPr>
        <w:rPr>
          <w:rFonts w:ascii="FontbitDavid" w:hAnsi="FontbitDavid"/>
          <w:sz w:val="32"/>
          <w:rtl/>
        </w:rPr>
      </w:pPr>
      <w:r w:rsidRPr="006B73BE">
        <w:rPr>
          <w:rStyle w:val="affff5"/>
          <w:rFonts w:hint="eastAsia"/>
          <w:rtl/>
        </w:rPr>
        <w:t>הטעם</w:t>
      </w:r>
      <w:r w:rsidR="00B433C9" w:rsidRPr="006B73BE">
        <w:rPr>
          <w:rStyle w:val="affff5"/>
          <w:rtl/>
        </w:rPr>
        <w:t xml:space="preserve"> </w:t>
      </w:r>
      <w:r w:rsidRPr="009B0F29">
        <w:rPr>
          <w:rStyle w:val="affff5"/>
          <w:rFonts w:hint="eastAsia"/>
          <w:rtl/>
        </w:rPr>
        <w:t>ל</w:t>
      </w:r>
      <w:r w:rsidR="00B433C9" w:rsidRPr="009B0F29">
        <w:rPr>
          <w:rStyle w:val="affff5"/>
          <w:rFonts w:hint="eastAsia"/>
          <w:rtl/>
        </w:rPr>
        <w:t>רשב</w:t>
      </w:r>
      <w:r w:rsidR="00B433C9" w:rsidRPr="009B0F29">
        <w:rPr>
          <w:rStyle w:val="affff5"/>
          <w:rtl/>
        </w:rPr>
        <w:t>"</w:t>
      </w:r>
      <w:r w:rsidR="00B433C9" w:rsidRPr="009B0F29">
        <w:rPr>
          <w:rStyle w:val="affff5"/>
          <w:rFonts w:hint="eastAsia"/>
          <w:rtl/>
        </w:rPr>
        <w:t>א</w:t>
      </w:r>
      <w:r w:rsidR="00B433C9" w:rsidRPr="006E1AB5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6B73BE">
        <w:rPr>
          <w:rFonts w:hint="eastAsia"/>
          <w:rtl/>
        </w:rPr>
        <w:t>ב</w:t>
      </w:r>
      <w:r w:rsidR="00B433C9" w:rsidRPr="006B73BE">
        <w:rPr>
          <w:rtl/>
        </w:rPr>
        <w:t xml:space="preserve">אלמנה </w:t>
      </w:r>
      <w:r>
        <w:rPr>
          <w:rFonts w:hint="cs"/>
          <w:rtl/>
        </w:rPr>
        <w:t xml:space="preserve">-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כיון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ש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נ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פסל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ים</w:t>
      </w:r>
      <w:r w:rsidR="00B433C9" w:rsidRPr="00C35A2C">
        <w:rPr>
          <w:rFonts w:ascii="FontbitDavid" w:hAnsi="FontbitDavid"/>
          <w:sz w:val="32"/>
          <w:rtl/>
        </w:rPr>
        <w:t xml:space="preserve"> קנסו אותו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דא</w:t>
      </w:r>
      <w:r w:rsidRPr="006B73BE">
        <w:rPr>
          <w:rStyle w:val="affff8"/>
          <w:rtl/>
        </w:rPr>
        <w:t>"צ לקונסה.</w:t>
      </w:r>
    </w:p>
    <w:p w14:paraId="088CF1CA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פה:</w:t>
      </w:r>
    </w:p>
    <w:p w14:paraId="0547665E" w14:textId="298A1D14" w:rsidR="00B433C9" w:rsidRPr="00D238B7" w:rsidRDefault="009B0F29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>ה</w:t>
      </w:r>
      <w:r w:rsidRPr="006B73BE">
        <w:rPr>
          <w:rStyle w:val="affff5"/>
          <w:rFonts w:hint="eastAsia"/>
          <w:rtl/>
        </w:rPr>
        <w:t>טעם</w:t>
      </w:r>
      <w:r w:rsidR="00B433C9" w:rsidRPr="00C35A2C">
        <w:rPr>
          <w:rFonts w:hint="cs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B433C9" w:rsidRPr="00446217">
        <w:rPr>
          <w:rStyle w:val="affff5"/>
          <w:rtl/>
        </w:rPr>
        <w:t>רבי:</w:t>
      </w:r>
      <w:r w:rsidR="00B357C1">
        <w:rPr>
          <w:rtl/>
        </w:rPr>
        <w:t xml:space="preserve"> </w:t>
      </w:r>
      <w:r>
        <w:rPr>
          <w:rFonts w:hint="cs"/>
          <w:rtl/>
        </w:rPr>
        <w:t>אלמנה -</w:t>
      </w:r>
      <w:r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ד</w:t>
      </w:r>
      <w:r w:rsidR="00B357C1" w:rsidRPr="00D1637C">
        <w:rPr>
          <w:rFonts w:cs="PFT_Frank"/>
          <w:b/>
          <w:bCs/>
          <w:szCs w:val="14"/>
          <w:rtl/>
        </w:rPr>
        <w:t>דברי תורה</w:t>
      </w:r>
      <w:r w:rsidR="00B357C1">
        <w:rPr>
          <w:rFonts w:hint="cs"/>
          <w:rtl/>
        </w:rPr>
        <w:t xml:space="preserve"> </w:t>
      </w:r>
      <w:r w:rsidR="00B433C9" w:rsidRPr="00C35A2C">
        <w:rPr>
          <w:rtl/>
        </w:rPr>
        <w:t>אין צריכין חיזוק</w:t>
      </w:r>
      <w:r>
        <w:rPr>
          <w:rFonts w:hint="cs"/>
          <w:rtl/>
        </w:rPr>
        <w:t xml:space="preserve"> </w:t>
      </w:r>
      <w:r>
        <w:rPr>
          <w:rStyle w:val="affff8"/>
          <w:rFonts w:hint="cs"/>
          <w:rtl/>
        </w:rPr>
        <w:t xml:space="preserve">ודאי </w:t>
      </w:r>
      <w:r w:rsidRPr="006B73BE">
        <w:rPr>
          <w:rStyle w:val="affff8"/>
          <w:rFonts w:hint="eastAsia"/>
          <w:rtl/>
        </w:rPr>
        <w:t>יגרשנה</w:t>
      </w:r>
      <w:r w:rsidR="00B433C9" w:rsidRPr="006B73BE">
        <w:rPr>
          <w:rStyle w:val="affff8"/>
          <w:rtl/>
        </w:rPr>
        <w:t>.</w:t>
      </w:r>
    </w:p>
    <w:p w14:paraId="1F2ECFAF" w14:textId="7E6FAD0E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446217">
        <w:rPr>
          <w:rStyle w:val="affff5"/>
          <w:rtl/>
        </w:rPr>
        <w:t>דבר אחר:</w:t>
      </w:r>
      <w:r w:rsidRPr="00C35A2C">
        <w:rPr>
          <w:rFonts w:ascii="FontbitDavid" w:hAnsi="FontbitDavid"/>
          <w:sz w:val="32"/>
          <w:rtl/>
        </w:rPr>
        <w:t xml:space="preserve"> ז</w:t>
      </w:r>
      <w:r w:rsidR="009B0F29">
        <w:rPr>
          <w:rFonts w:ascii="FontbitDavid" w:hAnsi="FontbitDavid" w:hint="cs"/>
          <w:sz w:val="32"/>
          <w:rtl/>
        </w:rPr>
        <w:t xml:space="preserve">ה -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הו</w:t>
      </w:r>
      <w:r w:rsidR="009B0F2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מרגילה</w:t>
      </w:r>
      <w:r w:rsidRPr="00C35A2C">
        <w:rPr>
          <w:rFonts w:ascii="FontbitDavid" w:hAnsi="FontbitDavid"/>
          <w:sz w:val="32"/>
          <w:rtl/>
        </w:rPr>
        <w:t xml:space="preserve">, וזו </w:t>
      </w:r>
      <w:r w:rsidR="009B0F29">
        <w:rPr>
          <w:rFonts w:ascii="FontbitDavid" w:hAnsi="FontbitDavid" w:hint="cs"/>
          <w:sz w:val="32"/>
          <w:rtl/>
        </w:rPr>
        <w:t xml:space="preserve">-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היא מרגילתו</w:t>
      </w:r>
      <w:r w:rsidR="009B0F29">
        <w:rPr>
          <w:rFonts w:ascii="FontbitDavid" w:hAnsi="FontbitDavid" w:hint="cs"/>
          <w:sz w:val="32"/>
          <w:rtl/>
        </w:rPr>
        <w:t xml:space="preserve"> </w:t>
      </w:r>
      <w:r w:rsidR="009B0F29" w:rsidRPr="006B73BE">
        <w:rPr>
          <w:rStyle w:val="affff8"/>
          <w:rFonts w:hint="eastAsia"/>
          <w:rtl/>
        </w:rPr>
        <w:t>לכן</w:t>
      </w:r>
      <w:r w:rsidR="009B0F29" w:rsidRPr="006B73BE">
        <w:rPr>
          <w:rStyle w:val="affff8"/>
          <w:rtl/>
        </w:rPr>
        <w:t xml:space="preserve"> </w:t>
      </w:r>
      <w:r w:rsidR="009B0F29" w:rsidRPr="006B73BE">
        <w:rPr>
          <w:rStyle w:val="affff8"/>
          <w:rFonts w:hint="eastAsia"/>
          <w:rtl/>
        </w:rPr>
        <w:t>קנסוה</w:t>
      </w:r>
      <w:r w:rsidR="009B0F29">
        <w:rPr>
          <w:rStyle w:val="affff8"/>
          <w:rFonts w:hint="cs"/>
          <w:rtl/>
        </w:rPr>
        <w:t xml:space="preserve"> -</w:t>
      </w:r>
    </w:p>
    <w:p w14:paraId="363D786A" w14:textId="10B7DB70" w:rsidR="008E5C8E" w:rsidRDefault="009B0F29" w:rsidP="008E5C8E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spacing w:val="-6"/>
          <w:rtl/>
        </w:rPr>
        <w:t xml:space="preserve">או </w:t>
      </w:r>
      <w:r w:rsidR="00B433C9" w:rsidRPr="005C5E95">
        <w:rPr>
          <w:rStyle w:val="affff5"/>
          <w:rFonts w:hint="cs"/>
          <w:spacing w:val="-6"/>
          <w:rtl/>
        </w:rPr>
        <w:t>רשב</w:t>
      </w:r>
      <w:r w:rsidR="00446217" w:rsidRPr="006B73BE">
        <w:rPr>
          <w:rStyle w:val="affff5"/>
          <w:rtl/>
        </w:rPr>
        <w:t>"</w:t>
      </w:r>
      <w:r w:rsidR="00B433C9" w:rsidRPr="006B73BE">
        <w:rPr>
          <w:rStyle w:val="affff5"/>
          <w:rFonts w:hint="eastAsia"/>
          <w:rtl/>
        </w:rPr>
        <w:t>א</w:t>
      </w:r>
      <w:r w:rsidR="00B433C9" w:rsidRPr="006B73BE">
        <w:rPr>
          <w:rStyle w:val="affff5"/>
          <w:rtl/>
        </w:rPr>
        <w:t xml:space="preserve"> </w:t>
      </w:r>
      <w:r w:rsidRPr="006B73BE">
        <w:rPr>
          <w:rStyle w:val="affff5"/>
          <w:rFonts w:hint="eastAsia"/>
          <w:rtl/>
        </w:rPr>
        <w:t>שנאה</w:t>
      </w:r>
      <w:r w:rsidR="00B433C9" w:rsidRPr="005C5E95">
        <w:rPr>
          <w:rFonts w:ascii="FontbitDavid" w:hAnsi="FontbitDavid" w:hint="cs"/>
          <w:spacing w:val="-6"/>
          <w:sz w:val="32"/>
          <w:rtl/>
        </w:rPr>
        <w:t xml:space="preserve"> ונתן טעם</w:t>
      </w:r>
      <w:r w:rsidR="008E5C8E">
        <w:rPr>
          <w:rFonts w:ascii="FontbitDavid" w:hAnsi="FontbitDavid" w:hint="cs"/>
          <w:spacing w:val="-6"/>
          <w:sz w:val="32"/>
          <w:rtl/>
        </w:rPr>
        <w:t>,</w:t>
      </w:r>
      <w:r w:rsidR="00B433C9" w:rsidRPr="005C5E95">
        <w:rPr>
          <w:rFonts w:ascii="FontbitDavid" w:hAnsi="FontbitDavid" w:hint="cs"/>
          <w:spacing w:val="-6"/>
          <w:sz w:val="32"/>
          <w:rtl/>
        </w:rPr>
        <w:t xml:space="preserve"> </w:t>
      </w:r>
      <w:r w:rsidR="00B433C9" w:rsidRPr="00446217">
        <w:rPr>
          <w:rStyle w:val="affff5"/>
          <w:rtl/>
        </w:rPr>
        <w:t>א</w:t>
      </w:r>
      <w:r w:rsidR="008E5C8E">
        <w:rPr>
          <w:rStyle w:val="affff5"/>
          <w:rFonts w:hint="cs"/>
          <w:rtl/>
        </w:rPr>
        <w:t>ו</w:t>
      </w:r>
      <w:r w:rsidR="00B433C9" w:rsidRPr="00446217">
        <w:rPr>
          <w:rStyle w:val="affff5"/>
          <w:rtl/>
        </w:rPr>
        <w:t xml:space="preserve"> רבי </w:t>
      </w:r>
      <w:r w:rsidR="008E5C8E">
        <w:rPr>
          <w:rStyle w:val="affff5"/>
          <w:rFonts w:hint="cs"/>
          <w:rtl/>
        </w:rPr>
        <w:t>שנא</w:t>
      </w:r>
      <w:r w:rsidR="00B433C9" w:rsidRPr="00446217">
        <w:rPr>
          <w:rStyle w:val="affff5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 xml:space="preserve"> ו</w:t>
      </w:r>
      <w:r w:rsidR="008E5C8E">
        <w:rPr>
          <w:rFonts w:ascii="FontbitDavid" w:hAnsi="FontbitDavid" w:hint="cs"/>
          <w:sz w:val="32"/>
          <w:rtl/>
        </w:rPr>
        <w:t xml:space="preserve">הסביר את </w:t>
      </w:r>
      <w:r w:rsidR="00B433C9" w:rsidRPr="00C35A2C">
        <w:rPr>
          <w:rFonts w:ascii="FontbitDavid" w:hAnsi="FontbitDavid"/>
          <w:sz w:val="32"/>
          <w:rtl/>
        </w:rPr>
        <w:t>חלוצה דרבנן</w:t>
      </w:r>
      <w:r w:rsidR="008E5C8E">
        <w:rPr>
          <w:rFonts w:ascii="FontbitDavid" w:hAnsi="FontbitDavid" w:hint="cs"/>
          <w:sz w:val="32"/>
          <w:rtl/>
        </w:rPr>
        <w:t>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</w:p>
    <w:p w14:paraId="608C0391" w14:textId="4F95069B" w:rsidR="008E5C8E" w:rsidRPr="006B73BE" w:rsidRDefault="008E5C8E" w:rsidP="00615A60">
      <w:pPr>
        <w:pStyle w:val="affff2"/>
        <w:rPr>
          <w:rtl/>
        </w:rPr>
      </w:pPr>
      <w:bookmarkStart w:id="960" w:name="_Toc119173047"/>
      <w:bookmarkStart w:id="961" w:name="_Toc119230142"/>
      <w:r w:rsidRPr="006B73BE">
        <w:rPr>
          <w:rFonts w:hint="eastAsia"/>
          <w:rtl/>
        </w:rPr>
        <w:lastRenderedPageBreak/>
        <w:t>הנפק</w:t>
      </w:r>
      <w:r w:rsidRPr="006B73BE">
        <w:rPr>
          <w:rtl/>
        </w:rPr>
        <w:t xml:space="preserve">"מ </w:t>
      </w:r>
      <w:r w:rsidR="00B433C9" w:rsidRPr="006B73BE">
        <w:rPr>
          <w:rFonts w:hint="eastAsia"/>
          <w:rtl/>
        </w:rPr>
        <w:t>בין</w:t>
      </w:r>
      <w:r w:rsidR="00B433C9" w:rsidRPr="006B73BE">
        <w:rPr>
          <w:rtl/>
        </w:rPr>
        <w:t xml:space="preserve"> </w:t>
      </w:r>
      <w:r w:rsidRPr="006B73BE">
        <w:rPr>
          <w:rFonts w:hint="eastAsia"/>
          <w:rtl/>
        </w:rPr>
        <w:t>רשב</w:t>
      </w:r>
      <w:r w:rsidRPr="006B73BE">
        <w:rPr>
          <w:rtl/>
        </w:rPr>
        <w:t>"א ל</w:t>
      </w:r>
      <w:r w:rsidR="00B433C9" w:rsidRPr="006B73BE">
        <w:rPr>
          <w:rFonts w:hint="eastAsia"/>
          <w:rtl/>
        </w:rPr>
        <w:t>רבי</w:t>
      </w:r>
      <w:bookmarkEnd w:id="960"/>
      <w:bookmarkEnd w:id="961"/>
    </w:p>
    <w:p w14:paraId="5620867F" w14:textId="3B57748F" w:rsidR="00B433C9" w:rsidRPr="00D238B7" w:rsidRDefault="008E5C8E" w:rsidP="006B73BE">
      <w:pPr>
        <w:rPr>
          <w:rStyle w:val="affff5"/>
          <w:rtl/>
        </w:rPr>
      </w:pPr>
      <w:r w:rsidRPr="006B73BE">
        <w:rPr>
          <w:rStyle w:val="affff5"/>
          <w:rFonts w:hint="eastAsia"/>
          <w:rtl/>
        </w:rPr>
        <w:t>א</w:t>
      </w:r>
      <w:r>
        <w:rPr>
          <w:rFonts w:ascii="FontbitDavid" w:hAnsi="FontbitDavid" w:hint="cs"/>
          <w:sz w:val="32"/>
          <w:rtl/>
        </w:rPr>
        <w:t xml:space="preserve">.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ממזרת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ונתינה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לישראל</w:t>
      </w:r>
      <w:r>
        <w:rPr>
          <w:rFonts w:ascii="FontbitDavid" w:hAnsi="FontbitDavid" w:hint="cs"/>
          <w:sz w:val="32"/>
          <w:rtl/>
        </w:rPr>
        <w:t xml:space="preserve"> - ד</w:t>
      </w:r>
      <w:r w:rsidR="00B433C9" w:rsidRPr="00C35A2C">
        <w:rPr>
          <w:rFonts w:ascii="FontbitDavid" w:hAnsi="FontbitDavid"/>
          <w:sz w:val="32"/>
          <w:rtl/>
        </w:rPr>
        <w:t xml:space="preserve">דאורייתא, </w:t>
      </w:r>
      <w:r>
        <w:rPr>
          <w:rFonts w:ascii="FontbitDavid" w:hAnsi="FontbitDavid" w:hint="cs"/>
          <w:sz w:val="32"/>
          <w:rtl/>
        </w:rPr>
        <w:t>אבל</w:t>
      </w:r>
      <w:r w:rsidR="00B433C9" w:rsidRPr="00C35A2C">
        <w:rPr>
          <w:rFonts w:ascii="FontbitDavid" w:hAnsi="FontbitDavid"/>
          <w:sz w:val="32"/>
          <w:rtl/>
        </w:rPr>
        <w:t xml:space="preserve"> היא מרג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/>
          <w:sz w:val="32"/>
          <w:rtl/>
        </w:rPr>
        <w:t>ל</w:t>
      </w:r>
      <w:r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261EA6E9" w14:textId="255E08D4" w:rsidR="008E5C8E" w:rsidRDefault="008E5C8E" w:rsidP="00B55EDF">
      <w:pPr>
        <w:rPr>
          <w:rFonts w:ascii="FontbitDavid" w:hAnsi="FontbitDavid"/>
          <w:sz w:val="32"/>
          <w:rtl/>
        </w:rPr>
      </w:pPr>
      <w:r w:rsidRPr="006B73BE">
        <w:rPr>
          <w:rStyle w:val="affff5"/>
          <w:rFonts w:hint="eastAsia"/>
          <w:rtl/>
        </w:rPr>
        <w:t>ודחינו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446217">
        <w:rPr>
          <w:rStyle w:val="affff5"/>
          <w:rtl/>
        </w:rPr>
        <w:t>לר"</w:t>
      </w:r>
      <w:r w:rsidR="00B433C9" w:rsidRPr="00446217">
        <w:rPr>
          <w:rStyle w:val="affff5"/>
          <w:rFonts w:hint="cs"/>
          <w:rtl/>
        </w:rPr>
        <w:t>א</w:t>
      </w:r>
      <w:r w:rsidR="00B433C9" w:rsidRPr="00C35A2C">
        <w:rPr>
          <w:rFonts w:ascii="FontbitDavid" w:hAnsi="FontbitDavid" w:hint="cs"/>
          <w:sz w:val="32"/>
          <w:rtl/>
        </w:rPr>
        <w:t xml:space="preserve"> ד</w:t>
      </w:r>
      <w:r>
        <w:rPr>
          <w:rFonts w:ascii="FontbitDavid" w:hAnsi="FontbitDavid" w:hint="cs"/>
          <w:sz w:val="32"/>
          <w:rtl/>
        </w:rPr>
        <w:t>'</w:t>
      </w:r>
      <w:r w:rsidRPr="006B73BE">
        <w:rPr>
          <w:rStyle w:val="affff8"/>
          <w:rFonts w:hint="eastAsia"/>
          <w:rtl/>
        </w:rPr>
        <w:t>ממזר</w:t>
      </w:r>
      <w:r w:rsidRPr="006B73BE">
        <w:rPr>
          <w:rStyle w:val="affff8"/>
          <w:rtl/>
        </w:rPr>
        <w:t xml:space="preserve"> שנשא שפחה</w:t>
      </w:r>
      <w:r>
        <w:rPr>
          <w:rStyle w:val="affff8"/>
          <w:rFonts w:hint="cs"/>
          <w:rtl/>
        </w:rPr>
        <w:t xml:space="preserve"> -</w:t>
      </w:r>
      <w:r w:rsidRPr="006B73BE">
        <w:rPr>
          <w:rStyle w:val="affff8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עבד וממזר</w:t>
      </w:r>
      <w:r>
        <w:rPr>
          <w:rFonts w:ascii="FontbitDavid" w:hAnsi="FontbitDavid" w:hint="cs"/>
          <w:sz w:val="32"/>
          <w:rtl/>
        </w:rPr>
        <w:t xml:space="preserve">' </w:t>
      </w:r>
      <w:r w:rsidR="00B433C9" w:rsidRPr="00C35A2C">
        <w:rPr>
          <w:rFonts w:ascii="FontbitDavid" w:hAnsi="FontbitDavid" w:hint="cs"/>
          <w:sz w:val="32"/>
          <w:rtl/>
        </w:rPr>
        <w:t>לא מרג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 w:hint="cs"/>
          <w:sz w:val="32"/>
          <w:rtl/>
        </w:rPr>
        <w:t>ל</w:t>
      </w:r>
      <w:r>
        <w:rPr>
          <w:rFonts w:ascii="FontbitDavid" w:hAnsi="FontbitDavid" w:hint="cs"/>
          <w:sz w:val="32"/>
          <w:rtl/>
        </w:rPr>
        <w:t>ה!</w:t>
      </w:r>
    </w:p>
    <w:p w14:paraId="5098397B" w14:textId="265A166C" w:rsidR="00B433C9" w:rsidRPr="00D238B7" w:rsidRDefault="008E5C8E" w:rsidP="006B73BE">
      <w:pPr>
        <w:rPr>
          <w:rStyle w:val="affff5"/>
          <w:rtl/>
        </w:rPr>
      </w:pPr>
      <w:r w:rsidRPr="006B73BE">
        <w:rPr>
          <w:rStyle w:val="affff5"/>
          <w:rFonts w:hint="eastAsia"/>
          <w:rtl/>
        </w:rPr>
        <w:t>ב</w:t>
      </w:r>
      <w:r w:rsidRPr="006B73BE">
        <w:rPr>
          <w:rStyle w:val="affff5"/>
          <w:rtl/>
        </w:rPr>
        <w:t>.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מחזיר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גרוש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תו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משניסת</w:t>
      </w:r>
      <w:r>
        <w:rPr>
          <w:rFonts w:ascii="FontbitDavid" w:hAnsi="FontbitDavid" w:hint="cs"/>
          <w:sz w:val="32"/>
          <w:rtl/>
        </w:rPr>
        <w:t xml:space="preserve"> - דד</w:t>
      </w:r>
      <w:r w:rsidR="00B433C9" w:rsidRPr="00C35A2C">
        <w:rPr>
          <w:rFonts w:ascii="FontbitDavid" w:hAnsi="FontbitDavid" w:hint="cs"/>
          <w:sz w:val="32"/>
          <w:rtl/>
        </w:rPr>
        <w:t>אורייתא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>
        <w:rPr>
          <w:rFonts w:ascii="FontbitDavid" w:hAnsi="FontbitDavid" w:hint="cs"/>
          <w:sz w:val="32"/>
          <w:rtl/>
        </w:rPr>
        <w:t>אבל</w:t>
      </w:r>
      <w:r w:rsidR="00B433C9" w:rsidRPr="00C35A2C">
        <w:rPr>
          <w:rFonts w:ascii="FontbitDavid" w:hAnsi="FontbitDavid"/>
          <w:sz w:val="32"/>
          <w:rtl/>
        </w:rPr>
        <w:t xml:space="preserve"> היא מרג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/>
          <w:sz w:val="32"/>
          <w:rtl/>
        </w:rPr>
        <w:t>ל</w:t>
      </w:r>
      <w:r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0FEE1E47" w14:textId="2682A831" w:rsidR="008E5C8E" w:rsidRDefault="008E5C8E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ודחינו: </w:t>
      </w:r>
      <w:r w:rsidR="00B433C9" w:rsidRPr="00446217">
        <w:rPr>
          <w:rStyle w:val="affff5"/>
          <w:rtl/>
        </w:rPr>
        <w:t>לר"</w:t>
      </w:r>
      <w:r w:rsidR="00B433C9" w:rsidRPr="00446217">
        <w:rPr>
          <w:rStyle w:val="affff5"/>
          <w:rFonts w:hint="cs"/>
          <w:rtl/>
        </w:rPr>
        <w:t>ע</w:t>
      </w:r>
      <w:r w:rsidR="00B433C9" w:rsidRPr="00C35A2C">
        <w:rPr>
          <w:rFonts w:ascii="FontbitDavid" w:hAnsi="FontbitDavid" w:hint="cs"/>
          <w:sz w:val="32"/>
          <w:rtl/>
        </w:rPr>
        <w:t xml:space="preserve"> ד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>ממזר מ</w:t>
      </w:r>
      <w:r w:rsidR="00B433C9">
        <w:rPr>
          <w:rFonts w:ascii="FontbitDavid" w:hAnsi="FontbitDavid" w:hint="cs"/>
          <w:sz w:val="32"/>
          <w:rtl/>
        </w:rPr>
        <w:t>ל</w:t>
      </w:r>
      <w:r>
        <w:rPr>
          <w:rFonts w:ascii="FontbitDavid" w:hAnsi="FontbitDavid" w:hint="cs"/>
          <w:sz w:val="32"/>
          <w:rtl/>
        </w:rPr>
        <w:t>אוין'</w:t>
      </w:r>
      <w:r w:rsidR="00B433C9">
        <w:rPr>
          <w:rFonts w:ascii="FontbitDavid" w:hAnsi="FontbitDavid" w:hint="cs"/>
          <w:sz w:val="32"/>
          <w:rtl/>
        </w:rPr>
        <w:t xml:space="preserve"> לא מרגיל</w:t>
      </w:r>
      <w:r>
        <w:rPr>
          <w:rFonts w:ascii="FontbitDavid" w:hAnsi="FontbitDavid" w:hint="cs"/>
          <w:sz w:val="32"/>
          <w:rtl/>
        </w:rPr>
        <w:t>ה!</w:t>
      </w:r>
    </w:p>
    <w:p w14:paraId="4943C0CF" w14:textId="644A2C4F" w:rsidR="00B433C9" w:rsidRPr="00D238B7" w:rsidRDefault="008E5C8E" w:rsidP="006B73BE">
      <w:pPr>
        <w:rPr>
          <w:rStyle w:val="affff5"/>
          <w:rtl/>
        </w:rPr>
      </w:pPr>
      <w:r w:rsidRPr="006B73BE">
        <w:rPr>
          <w:rStyle w:val="affff5"/>
          <w:rFonts w:hint="eastAsia"/>
          <w:rtl/>
        </w:rPr>
        <w:t>ג</w:t>
      </w:r>
      <w:r>
        <w:rPr>
          <w:rFonts w:ascii="FontbitDavid" w:hAnsi="FontbitDavid" w:hint="cs"/>
          <w:sz w:val="32"/>
          <w:rtl/>
        </w:rPr>
        <w:t xml:space="preserve">.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בעולה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לכ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</w:t>
      </w:r>
      <w:r w:rsidR="00446217"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</w:t>
      </w:r>
      <w:r>
        <w:rPr>
          <w:rStyle w:val="affff5"/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Pr="006B73BE">
        <w:rPr>
          <w:rFonts w:hint="eastAsia"/>
          <w:rtl/>
        </w:rPr>
        <w:t>דד</w:t>
      </w:r>
      <w:r w:rsidR="00B433C9" w:rsidRPr="006B73BE">
        <w:rPr>
          <w:rFonts w:hint="eastAsia"/>
          <w:rtl/>
        </w:rPr>
        <w:t>אורייתא</w:t>
      </w:r>
      <w:r>
        <w:rPr>
          <w:rStyle w:val="affff5"/>
          <w:rFonts w:hint="cs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אבל היא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מרגילה</w:t>
      </w:r>
      <w:r>
        <w:rPr>
          <w:rFonts w:ascii="FontbitDavid" w:hAnsi="FontbitDavid" w:hint="cs"/>
          <w:sz w:val="32"/>
          <w:rtl/>
        </w:rPr>
        <w:t>.</w:t>
      </w:r>
    </w:p>
    <w:p w14:paraId="2F7DC98E" w14:textId="2A1254A8" w:rsidR="008E5C8E" w:rsidRDefault="008E5C8E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B433C9" w:rsidRPr="00D238B7">
        <w:rPr>
          <w:rStyle w:val="affff5"/>
          <w:rFonts w:hint="cs"/>
          <w:rtl/>
        </w:rPr>
        <w:t>ד</w:t>
      </w:r>
      <w:r>
        <w:rPr>
          <w:rStyle w:val="affff5"/>
          <w:rFonts w:hint="cs"/>
          <w:rtl/>
        </w:rPr>
        <w:t>חינו:</w:t>
      </w:r>
      <w:r w:rsidR="00B433C9" w:rsidRPr="00446217">
        <w:rPr>
          <w:rStyle w:val="affff5"/>
          <w:rFonts w:hint="cs"/>
          <w:rtl/>
        </w:rPr>
        <w:t xml:space="preserve"> לראב</w:t>
      </w:r>
      <w:r w:rsidR="00B433C9" w:rsidRPr="00446217">
        <w:rPr>
          <w:rStyle w:val="affff5"/>
          <w:rtl/>
        </w:rPr>
        <w:t>"</w:t>
      </w:r>
      <w:r w:rsidR="00B433C9" w:rsidRPr="00446217">
        <w:rPr>
          <w:rStyle w:val="affff5"/>
          <w:rFonts w:hint="cs"/>
          <w:rtl/>
        </w:rPr>
        <w:t>י</w:t>
      </w:r>
      <w:r w:rsidR="00B433C9" w:rsidRPr="00C35A2C">
        <w:rPr>
          <w:rFonts w:ascii="FontbitDavid" w:hAnsi="FontbitDavid" w:hint="cs"/>
          <w:sz w:val="32"/>
          <w:rtl/>
        </w:rPr>
        <w:t xml:space="preserve"> ד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חלל מחייבי עשה לא מרג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/>
          <w:sz w:val="32"/>
          <w:rtl/>
        </w:rPr>
        <w:t>ל</w:t>
      </w:r>
      <w:r>
        <w:rPr>
          <w:rFonts w:ascii="FontbitDavid" w:hAnsi="FontbitDavid" w:hint="cs"/>
          <w:sz w:val="32"/>
          <w:rtl/>
        </w:rPr>
        <w:t>ה!</w:t>
      </w:r>
    </w:p>
    <w:p w14:paraId="4ADE73B7" w14:textId="0AF13663" w:rsidR="00B433C9" w:rsidRPr="00D238B7" w:rsidRDefault="008E5C8E" w:rsidP="006B73BE">
      <w:pPr>
        <w:rPr>
          <w:rStyle w:val="affff5"/>
          <w:rtl/>
        </w:rPr>
      </w:pPr>
      <w:r w:rsidRPr="006B73BE">
        <w:rPr>
          <w:rStyle w:val="affff5"/>
          <w:rFonts w:hint="eastAsia"/>
          <w:rtl/>
        </w:rPr>
        <w:t>ד</w:t>
      </w:r>
      <w:r>
        <w:rPr>
          <w:rFonts w:ascii="FontbitDavid" w:hAnsi="FontbitDavid" w:hint="cs"/>
          <w:sz w:val="32"/>
          <w:rtl/>
        </w:rPr>
        <w:t>.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מחזיר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ספק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סוטתו</w:t>
      </w:r>
      <w:r>
        <w:rPr>
          <w:rFonts w:ascii="FontbitDavid" w:hAnsi="FontbitDavid" w:hint="cs"/>
          <w:sz w:val="32"/>
          <w:rtl/>
        </w:rPr>
        <w:t xml:space="preserve"> - ד</w:t>
      </w:r>
      <w:r w:rsidR="00B433C9" w:rsidRPr="00C35A2C">
        <w:rPr>
          <w:rFonts w:ascii="FontbitDavid" w:hAnsi="FontbitDavid" w:hint="cs"/>
          <w:sz w:val="32"/>
          <w:rtl/>
        </w:rPr>
        <w:t>דאורייתא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>
        <w:rPr>
          <w:rFonts w:ascii="FontbitDavid" w:hAnsi="FontbitDavid" w:hint="cs"/>
          <w:sz w:val="32"/>
          <w:rtl/>
        </w:rPr>
        <w:t>אבל</w:t>
      </w:r>
      <w:r w:rsidR="00B433C9" w:rsidRPr="00C35A2C">
        <w:rPr>
          <w:rFonts w:ascii="FontbitDavid" w:hAnsi="FontbitDavid"/>
          <w:sz w:val="32"/>
          <w:rtl/>
        </w:rPr>
        <w:t xml:space="preserve"> היא מרג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/>
          <w:sz w:val="32"/>
          <w:rtl/>
        </w:rPr>
        <w:t>ל</w:t>
      </w:r>
      <w:r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3B8E070D" w14:textId="23ED5713" w:rsidR="008E5C8E" w:rsidRDefault="008E5C8E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ודחינו: </w:t>
      </w:r>
      <w:r w:rsidR="00B433C9" w:rsidRPr="00446217">
        <w:rPr>
          <w:rStyle w:val="affff5"/>
          <w:rFonts w:hint="cs"/>
          <w:rtl/>
        </w:rPr>
        <w:t>לרמב</w:t>
      </w:r>
      <w:r w:rsidR="00B433C9" w:rsidRPr="00446217">
        <w:rPr>
          <w:rStyle w:val="affff5"/>
          <w:rtl/>
        </w:rPr>
        <w:t>"</w:t>
      </w:r>
      <w:r w:rsidR="00B433C9" w:rsidRPr="00446217">
        <w:rPr>
          <w:rStyle w:val="affff5"/>
          <w:rFonts w:hint="cs"/>
          <w:rtl/>
        </w:rPr>
        <w:t>ח</w:t>
      </w:r>
      <w:r w:rsidR="00B433C9" w:rsidRPr="00C35A2C">
        <w:rPr>
          <w:rFonts w:ascii="FontbitDavid" w:hAnsi="FontbitDavid" w:hint="cs"/>
          <w:sz w:val="32"/>
          <w:rtl/>
        </w:rPr>
        <w:t xml:space="preserve"> ד</w:t>
      </w:r>
      <w:r>
        <w:rPr>
          <w:rFonts w:ascii="FontbitDavid" w:hAnsi="FontbitDavid" w:hint="cs"/>
          <w:sz w:val="32"/>
          <w:rtl/>
        </w:rPr>
        <w:t>'בא עליה</w:t>
      </w:r>
      <w:r w:rsidR="00B433C9" w:rsidRPr="00C35A2C">
        <w:rPr>
          <w:rFonts w:ascii="FontbitDavid" w:hAnsi="FontbitDavid" w:hint="cs"/>
          <w:sz w:val="32"/>
          <w:rtl/>
        </w:rPr>
        <w:t xml:space="preserve"> בעלה בדרך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 w:hint="cs"/>
          <w:sz w:val="32"/>
          <w:rtl/>
        </w:rPr>
        <w:t>זונה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 xml:space="preserve"> לא מרג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 w:hint="cs"/>
          <w:sz w:val="32"/>
          <w:rtl/>
        </w:rPr>
        <w:t>לה</w:t>
      </w:r>
      <w:r>
        <w:rPr>
          <w:rFonts w:ascii="FontbitDavid" w:hAnsi="FontbitDavid" w:hint="cs"/>
          <w:sz w:val="32"/>
          <w:rtl/>
        </w:rPr>
        <w:t>!</w:t>
      </w:r>
    </w:p>
    <w:p w14:paraId="433519E5" w14:textId="3B5309E5" w:rsidR="00B433C9" w:rsidRPr="006B73BE" w:rsidRDefault="00173FD2" w:rsidP="007C50EB">
      <w:pPr>
        <w:rPr>
          <w:rStyle w:val="affff8"/>
          <w:rtl/>
        </w:rPr>
      </w:pPr>
      <w:r w:rsidRPr="006B73BE">
        <w:rPr>
          <w:rStyle w:val="affff5"/>
          <w:rFonts w:hint="eastAsia"/>
          <w:rtl/>
        </w:rPr>
        <w:t>ה</w:t>
      </w:r>
      <w:r>
        <w:rPr>
          <w:rStyle w:val="affff5"/>
          <w:rFonts w:hint="cs"/>
          <w:rtl/>
        </w:rPr>
        <w:t>. אלא הנפק"מ: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סוטה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ודאי</w:t>
      </w:r>
      <w:r>
        <w:rPr>
          <w:rFonts w:ascii="FontbitDavid" w:hAnsi="FontbitDavid" w:hint="cs"/>
          <w:sz w:val="32"/>
          <w:rtl/>
        </w:rPr>
        <w:t xml:space="preserve"> </w:t>
      </w:r>
      <w:r>
        <w:rPr>
          <w:rStyle w:val="affff8"/>
          <w:rFonts w:hint="cs"/>
          <w:rtl/>
        </w:rPr>
        <w:t>- ש</w:t>
      </w:r>
      <w:r w:rsidRPr="006B73BE">
        <w:rPr>
          <w:rStyle w:val="affff8"/>
          <w:rFonts w:hint="eastAsia"/>
          <w:rtl/>
        </w:rPr>
        <w:t>היא</w:t>
      </w:r>
      <w:r w:rsidRPr="006B73BE">
        <w:rPr>
          <w:rStyle w:val="affff8"/>
          <w:rtl/>
        </w:rPr>
        <w:t xml:space="preserve"> </w:t>
      </w:r>
      <w:r w:rsidRPr="006B73BE">
        <w:rPr>
          <w:rStyle w:val="affff8"/>
          <w:rFonts w:hint="eastAsia"/>
          <w:rtl/>
        </w:rPr>
        <w:t>מרגילה</w:t>
      </w:r>
      <w:r>
        <w:rPr>
          <w:rStyle w:val="affff8"/>
          <w:rFonts w:hint="cs"/>
          <w:rtl/>
        </w:rPr>
        <w:t xml:space="preserve">, </w:t>
      </w:r>
      <w:r w:rsidRPr="006B73BE">
        <w:rPr>
          <w:rStyle w:val="affff5"/>
          <w:rFonts w:hint="eastAsia"/>
          <w:rtl/>
        </w:rPr>
        <w:t>דאף</w:t>
      </w:r>
      <w:r w:rsidRPr="006B73BE">
        <w:rPr>
          <w:rStyle w:val="affff5"/>
          <w:rtl/>
        </w:rPr>
        <w:t xml:space="preserve"> </w:t>
      </w:r>
      <w:r w:rsidRPr="006B73BE">
        <w:rPr>
          <w:rStyle w:val="affff5"/>
          <w:rFonts w:hint="eastAsia"/>
          <w:rtl/>
        </w:rPr>
        <w:t>לר</w:t>
      </w:r>
      <w:r w:rsidRPr="006B73BE">
        <w:rPr>
          <w:rStyle w:val="affff5"/>
          <w:rtl/>
        </w:rPr>
        <w:t>"ע</w:t>
      </w:r>
      <w:r>
        <w:rPr>
          <w:rStyle w:val="affff8"/>
          <w:rFonts w:hint="cs"/>
          <w:rtl/>
        </w:rPr>
        <w:t xml:space="preserve"> אין ממזר בסוטה.</w:t>
      </w:r>
    </w:p>
    <w:p w14:paraId="672F2CD9" w14:textId="13877524" w:rsidR="00B433C9" w:rsidRPr="00C35A2C" w:rsidRDefault="00B433C9" w:rsidP="00615A60">
      <w:pPr>
        <w:pStyle w:val="aff2"/>
        <w:rPr>
          <w:rtl/>
        </w:rPr>
      </w:pPr>
      <w:r w:rsidRPr="00615A60">
        <w:rPr>
          <w:rFonts w:hint="cs"/>
          <w:rtl/>
        </w:rPr>
        <w:t>׹</w:t>
      </w:r>
    </w:p>
    <w:p w14:paraId="01F79089" w14:textId="0B57C089" w:rsidR="001C605E" w:rsidRDefault="00B433C9" w:rsidP="0033342A">
      <w:pPr>
        <w:pStyle w:val="affffb"/>
        <w:rPr>
          <w:rtl/>
        </w:rPr>
      </w:pPr>
      <w:ins w:id="9933" w:author="מספור קטעי משנה" w:date="2026-10-06T06:45:58Z">
        <w:r>
          <w:rPr>
            <w:rStyle w:val="MisparKeta"/>
          </w:rPr>
          <w:t xml:space="preserve">א. </w:t>
        </w:r>
      </w:ins>
      <w:bookmarkStart w:id="962" w:name="_Toc119173048"/>
      <w:bookmarkStart w:id="963" w:name="_Toc119230143"/>
      <w:r w:rsidRPr="00C35A2C">
        <w:rPr>
          <w:rtl/>
        </w:rPr>
        <w:t>בת ישראל</w:t>
      </w:r>
      <w:r w:rsidR="00BB6D67">
        <w:rPr>
          <w:rFonts w:hint="cs"/>
          <w:rtl/>
        </w:rPr>
        <w:t>,</w:t>
      </w:r>
      <w:r w:rsidRPr="00C35A2C">
        <w:rPr>
          <w:rtl/>
        </w:rPr>
        <w:t xml:space="preserve"> מאורסת </w:t>
      </w:r>
      <w:r w:rsidR="001C605E">
        <w:rPr>
          <w:rFonts w:hint="cs"/>
          <w:rtl/>
        </w:rPr>
        <w:t>מעוברת שומרת יבם</w:t>
      </w:r>
      <w:r w:rsidR="00BB6D67">
        <w:rPr>
          <w:rFonts w:hint="cs"/>
          <w:rtl/>
        </w:rPr>
        <w:t>,</w:t>
      </w:r>
      <w:r w:rsidR="001C605E">
        <w:rPr>
          <w:rFonts w:hint="cs"/>
          <w:rtl/>
        </w:rPr>
        <w:t xml:space="preserve"> </w:t>
      </w:r>
      <w:r w:rsidRPr="00C35A2C">
        <w:rPr>
          <w:rtl/>
        </w:rPr>
        <w:t>לכהן,</w:t>
      </w:r>
      <w:bookmarkEnd w:id="962"/>
      <w:bookmarkEnd w:id="963"/>
    </w:p>
    <w:p>
      <w:pPr>
        <w:pStyle w:val="MishnaBatzad"/>
        <w:rPr>
          <w:ins w:id="20543" w:author="קלוד" w:date="2026-10-06T10:10:48Z"/>
        </w:rPr>
      </w:pPr>
      <w:ins w:id="20542" w:author="קלוד" w:date="2026-10-06T10:10:48Z">
        <w:r>
          <w:t xml:space="preserve">משנה ד</w:t>
        </w:r>
      </w:ins>
    </w:p>
    <w:p w14:paraId="1E6787DA" w14:textId="6294AE79" w:rsidR="00B433C9" w:rsidRPr="00C35A2C" w:rsidRDefault="00B433C9" w:rsidP="00E703B7">
      <w:pPr>
        <w:pStyle w:val="affc"/>
        <w:jc w:val="center"/>
        <w:rPr>
          <w:rtl/>
        </w:rPr>
      </w:pPr>
      <w:r w:rsidRPr="00C35A2C">
        <w:rPr>
          <w:rtl/>
        </w:rPr>
        <w:t>וכן בת כהן</w:t>
      </w:r>
      <w:r w:rsidR="001C605E">
        <w:rPr>
          <w:rFonts w:hint="cs"/>
          <w:rtl/>
        </w:rPr>
        <w:t xml:space="preserve"> </w:t>
      </w:r>
      <w:r w:rsidRPr="00C35A2C">
        <w:rPr>
          <w:rtl/>
        </w:rPr>
        <w:t>לישראל</w:t>
      </w:r>
      <w:r w:rsidR="001C605E">
        <w:rPr>
          <w:rtl/>
        </w:rPr>
        <w:tab/>
      </w:r>
      <w:r w:rsidR="001C605E">
        <w:rPr>
          <w:rtl/>
        </w:rPr>
        <w:tab/>
      </w:r>
      <w:r w:rsidR="001C605E">
        <w:rPr>
          <w:rFonts w:hint="cs"/>
          <w:rtl/>
        </w:rPr>
        <w:t xml:space="preserve"> </w:t>
      </w:r>
      <w:r w:rsidR="00BB6D67">
        <w:rPr>
          <w:rFonts w:hint="cs"/>
          <w:rtl/>
        </w:rPr>
        <w:t xml:space="preserve">- </w:t>
      </w:r>
      <w:r w:rsidR="001C605E">
        <w:rPr>
          <w:rtl/>
        </w:rPr>
        <w:tab/>
      </w:r>
      <w:r w:rsidR="00C937AC">
        <w:rPr>
          <w:rFonts w:hint="cs"/>
          <w:rtl/>
        </w:rPr>
        <w:t xml:space="preserve"> </w:t>
      </w:r>
      <w:r w:rsidR="00595AA4">
        <w:rPr>
          <w:rFonts w:hint="cs"/>
          <w:rtl/>
        </w:rPr>
        <w:t xml:space="preserve"> </w:t>
      </w:r>
      <w:r w:rsidRPr="00C35A2C">
        <w:rPr>
          <w:rtl/>
        </w:rPr>
        <w:t>לא תאכל בתרומה.</w:t>
      </w:r>
    </w:p>
    <w:p w14:paraId="520FF45B" w14:textId="0D094377" w:rsidR="00387AD9" w:rsidRDefault="00B433C9" w:rsidP="00387AD9">
      <w:pPr>
        <w:pStyle w:val="affc"/>
        <w:jc w:val="center"/>
        <w:rPr>
          <w:spacing w:val="6"/>
          <w:rtl/>
        </w:rPr>
      </w:pPr>
      <w:r w:rsidRPr="00177A98">
        <w:rPr>
          <w:spacing w:val="6"/>
          <w:rtl/>
        </w:rPr>
        <w:t>בת ישראל</w:t>
      </w:r>
      <w:r w:rsidR="00387AD9">
        <w:rPr>
          <w:rFonts w:hint="cs"/>
          <w:spacing w:val="6"/>
          <w:rtl/>
        </w:rPr>
        <w:t>,</w:t>
      </w:r>
      <w:r w:rsidRPr="00177A98">
        <w:rPr>
          <w:spacing w:val="6"/>
          <w:rtl/>
        </w:rPr>
        <w:t xml:space="preserve"> מאורסת מעוברת שומרת יבם</w:t>
      </w:r>
      <w:r w:rsidR="00387AD9">
        <w:rPr>
          <w:rFonts w:hint="cs"/>
          <w:spacing w:val="6"/>
          <w:rtl/>
        </w:rPr>
        <w:t>,</w:t>
      </w:r>
      <w:r w:rsidRPr="00177A98">
        <w:rPr>
          <w:spacing w:val="6"/>
          <w:rtl/>
        </w:rPr>
        <w:t xml:space="preserve"> ללוי,</w:t>
      </w:r>
    </w:p>
    <w:p w14:paraId="3E4D345D" w14:textId="0CBEB958" w:rsidR="00B433C9" w:rsidRPr="00C35A2C" w:rsidRDefault="00B433C9" w:rsidP="00E703B7">
      <w:pPr>
        <w:pStyle w:val="affc"/>
        <w:jc w:val="center"/>
        <w:rPr>
          <w:rtl/>
        </w:rPr>
      </w:pPr>
      <w:r w:rsidRPr="00177A98">
        <w:rPr>
          <w:spacing w:val="6"/>
          <w:rtl/>
        </w:rPr>
        <w:t xml:space="preserve"> וכן בת לוי לישראל</w:t>
      </w:r>
      <w:r w:rsidRPr="00C35A2C">
        <w:rPr>
          <w:rtl/>
        </w:rPr>
        <w:t xml:space="preserve"> </w:t>
      </w:r>
      <w:r w:rsidR="00387AD9">
        <w:rPr>
          <w:rFonts w:hint="cs"/>
          <w:rtl/>
        </w:rPr>
        <w:t xml:space="preserve">   -     </w:t>
      </w:r>
      <w:r w:rsidRPr="00C35A2C">
        <w:rPr>
          <w:rtl/>
        </w:rPr>
        <w:t>לא תאכל במעשר.</w:t>
      </w:r>
    </w:p>
    <w:p w14:paraId="07DF927B" w14:textId="6349CC72" w:rsidR="003A18FD" w:rsidRDefault="00B433C9" w:rsidP="00387AD9">
      <w:pPr>
        <w:pStyle w:val="affc"/>
        <w:jc w:val="center"/>
        <w:rPr>
          <w:spacing w:val="4"/>
          <w:rtl/>
        </w:rPr>
      </w:pPr>
      <w:r w:rsidRPr="00B81C5A">
        <w:rPr>
          <w:spacing w:val="4"/>
          <w:rtl/>
        </w:rPr>
        <w:t>בת לוי</w:t>
      </w:r>
      <w:r w:rsidR="003A18FD">
        <w:rPr>
          <w:rFonts w:hint="cs"/>
          <w:spacing w:val="4"/>
          <w:rtl/>
        </w:rPr>
        <w:t>,</w:t>
      </w:r>
      <w:r w:rsidRPr="00B81C5A">
        <w:rPr>
          <w:spacing w:val="4"/>
          <w:rtl/>
        </w:rPr>
        <w:t xml:space="preserve"> מאורסת מעוברת שומרת יבם</w:t>
      </w:r>
      <w:r w:rsidR="003A18FD">
        <w:rPr>
          <w:rFonts w:hint="cs"/>
          <w:spacing w:val="4"/>
          <w:rtl/>
        </w:rPr>
        <w:t>,</w:t>
      </w:r>
      <w:r w:rsidRPr="00B81C5A">
        <w:rPr>
          <w:spacing w:val="4"/>
          <w:rtl/>
        </w:rPr>
        <w:t xml:space="preserve"> לכהן,</w:t>
      </w:r>
    </w:p>
    <w:p w14:paraId="21E5F9C0" w14:textId="120810F1" w:rsidR="00B433C9" w:rsidRPr="00C35A2C" w:rsidRDefault="00B433C9" w:rsidP="00E703B7">
      <w:pPr>
        <w:pStyle w:val="affc"/>
        <w:jc w:val="center"/>
        <w:rPr>
          <w:rtl/>
        </w:rPr>
      </w:pPr>
      <w:r w:rsidRPr="00B81C5A">
        <w:rPr>
          <w:spacing w:val="4"/>
          <w:rtl/>
        </w:rPr>
        <w:t xml:space="preserve"> וכן בת כהן ללוי</w:t>
      </w:r>
      <w:r w:rsidRPr="00C35A2C">
        <w:rPr>
          <w:rtl/>
        </w:rPr>
        <w:t xml:space="preserve"> </w:t>
      </w:r>
      <w:r w:rsidR="003A18FD">
        <w:rPr>
          <w:rFonts w:hint="cs"/>
          <w:rtl/>
        </w:rPr>
        <w:t xml:space="preserve">- </w:t>
      </w:r>
      <w:r w:rsidRPr="00C35A2C">
        <w:rPr>
          <w:rtl/>
        </w:rPr>
        <w:t>לא תאכל בתרומה ובמעשר.</w:t>
      </w:r>
    </w:p>
    <w:p w14:paraId="50C0DEE0" w14:textId="3B50D679" w:rsidR="00B433C9" w:rsidRPr="00C35A2C" w:rsidRDefault="00B433C9" w:rsidP="00B55EDF">
      <w:pPr>
        <w:spacing w:before="60"/>
        <w:rPr>
          <w:rFonts w:ascii="FontbitDavid" w:hAnsi="FontbitDavid"/>
          <w:sz w:val="32"/>
          <w:rtl/>
        </w:rPr>
      </w:pPr>
      <w:r w:rsidRPr="00446217">
        <w:rPr>
          <w:rStyle w:val="affff5"/>
          <w:rFonts w:hint="cs"/>
          <w:rtl/>
        </w:rPr>
        <w:t>מש</w:t>
      </w:r>
      <w:r w:rsidR="008C42FC">
        <w:rPr>
          <w:rStyle w:val="affff5"/>
          <w:rFonts w:hint="cs"/>
          <w:rtl/>
        </w:rPr>
        <w:t>נתינו</w:t>
      </w:r>
      <w:r w:rsidR="00E12115">
        <w:rPr>
          <w:rStyle w:val="affff5"/>
          <w:rFonts w:hint="cs"/>
          <w:rtl/>
        </w:rPr>
        <w:t xml:space="preserve"> ד'לא תאכל במעשר'</w:t>
      </w:r>
      <w:r w:rsidRPr="00446217">
        <w:rPr>
          <w:rStyle w:val="affff5"/>
          <w:rtl/>
        </w:rPr>
        <w:t>:</w:t>
      </w:r>
      <w:r w:rsidR="00274003">
        <w:rPr>
          <w:rFonts w:ascii="FontbitDavid" w:hAnsi="FontbitDavid"/>
          <w:sz w:val="32"/>
          <w:rtl/>
        </w:rPr>
        <w:t xml:space="preserve"> </w:t>
      </w:r>
      <w:r w:rsidR="00E12115">
        <w:rPr>
          <w:rFonts w:ascii="FontbitDavid" w:hAnsi="FontbitDavid"/>
          <w:sz w:val="32"/>
          <w:rtl/>
        </w:rPr>
        <w:tab/>
      </w:r>
      <w:r w:rsidRPr="00446217">
        <w:rPr>
          <w:rStyle w:val="affff5"/>
          <w:rFonts w:hint="cs"/>
          <w:rtl/>
        </w:rPr>
        <w:t>כר</w:t>
      </w:r>
      <w:r w:rsidRPr="00446217">
        <w:rPr>
          <w:rStyle w:val="affff5"/>
          <w:rtl/>
        </w:rPr>
        <w:t>"</w:t>
      </w:r>
      <w:r w:rsidRPr="00446217">
        <w:rPr>
          <w:rStyle w:val="affff5"/>
          <w:rFonts w:hint="cs"/>
          <w:rtl/>
        </w:rPr>
        <w:t>מ</w:t>
      </w:r>
      <w:r w:rsidRPr="00C35A2C">
        <w:rPr>
          <w:rFonts w:ascii="FontbitDavid" w:hAnsi="FontbitDavid" w:hint="cs"/>
          <w:sz w:val="32"/>
          <w:rtl/>
        </w:rPr>
        <w:t xml:space="preserve"> ד</w:t>
      </w:r>
      <w:r w:rsidR="008C42FC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מעשר ראשון אסור לזרים</w:t>
      </w:r>
      <w:r w:rsidR="008C42FC">
        <w:rPr>
          <w:rFonts w:ascii="FontbitDavid" w:hAnsi="FontbitDavid" w:hint="cs"/>
          <w:sz w:val="32"/>
          <w:rtl/>
        </w:rPr>
        <w:t>'.</w:t>
      </w:r>
    </w:p>
    <w:p w14:paraId="1233248C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פו.</w:t>
      </w:r>
    </w:p>
    <w:p w14:paraId="61A263D9" w14:textId="2E9709FA" w:rsidR="00B433C9" w:rsidRPr="00262A77" w:rsidRDefault="002809F6" w:rsidP="00B55EDF">
      <w:pPr>
        <w:rPr>
          <w:rtl/>
        </w:rPr>
      </w:pPr>
      <w:r w:rsidRPr="00262A77">
        <w:rPr>
          <w:rStyle w:val="affff5"/>
          <w:rFonts w:hint="cs"/>
          <w:spacing w:val="0"/>
          <w:rtl/>
        </w:rPr>
        <w:t>טע</w:t>
      </w:r>
      <w:r w:rsidR="008C42FC">
        <w:rPr>
          <w:rStyle w:val="affff5"/>
          <w:rFonts w:hint="cs"/>
          <w:spacing w:val="0"/>
          <w:rtl/>
        </w:rPr>
        <w:t>מו:</w:t>
      </w:r>
      <w:r w:rsidR="008C3746" w:rsidRPr="00262A77">
        <w:rPr>
          <w:rStyle w:val="affff5"/>
          <w:rFonts w:hint="cs"/>
          <w:spacing w:val="0"/>
          <w:rtl/>
        </w:rPr>
        <w:t xml:space="preserve"> </w:t>
      </w:r>
      <w:r w:rsidR="00B433C9" w:rsidRPr="00262A77">
        <w:rPr>
          <w:rStyle w:val="affff1"/>
          <w:rFonts w:hint="cs"/>
          <w:rtl/>
        </w:rPr>
        <w:t>'</w:t>
      </w:r>
      <w:r w:rsidR="00B433C9" w:rsidRPr="00262A77">
        <w:rPr>
          <w:rStyle w:val="affff1"/>
          <w:rtl/>
        </w:rPr>
        <w:t xml:space="preserve">כי את </w:t>
      </w:r>
      <w:r w:rsidR="00B433C9" w:rsidRPr="00E703B7">
        <w:rPr>
          <w:rStyle w:val="affff1"/>
          <w:b/>
          <w:bCs/>
          <w:rtl/>
        </w:rPr>
        <w:t>מעשר</w:t>
      </w:r>
      <w:r w:rsidR="008C42FC">
        <w:rPr>
          <w:rStyle w:val="affff1"/>
          <w:rFonts w:hint="cs"/>
          <w:rtl/>
        </w:rPr>
        <w:t>..</w:t>
      </w:r>
      <w:r w:rsidR="00B433C9" w:rsidRPr="00262A77">
        <w:rPr>
          <w:rStyle w:val="affff1"/>
          <w:rtl/>
        </w:rPr>
        <w:t xml:space="preserve"> אשר ירימו</w:t>
      </w:r>
      <w:r w:rsidR="008C42FC">
        <w:rPr>
          <w:rStyle w:val="affff1"/>
          <w:rFonts w:hint="cs"/>
          <w:rtl/>
        </w:rPr>
        <w:t>..</w:t>
      </w:r>
      <w:r w:rsidR="00B433C9" w:rsidRPr="00262A77">
        <w:rPr>
          <w:rStyle w:val="affff1"/>
          <w:rtl/>
        </w:rPr>
        <w:t xml:space="preserve"> </w:t>
      </w:r>
      <w:r w:rsidR="00B433C9" w:rsidRPr="00E703B7">
        <w:rPr>
          <w:rStyle w:val="affff1"/>
          <w:b/>
          <w:bCs/>
          <w:rtl/>
        </w:rPr>
        <w:t>תרומה</w:t>
      </w:r>
      <w:r w:rsidR="00B433C9" w:rsidRPr="00262A77">
        <w:rPr>
          <w:rStyle w:val="affff1"/>
          <w:rFonts w:hint="cs"/>
          <w:rtl/>
        </w:rPr>
        <w:t>'</w:t>
      </w:r>
      <w:r w:rsidR="00B433C9" w:rsidRPr="00262A77">
        <w:rPr>
          <w:rtl/>
        </w:rPr>
        <w:t xml:space="preserve"> - </w:t>
      </w:r>
      <w:r w:rsidR="008C42FC">
        <w:rPr>
          <w:rFonts w:hint="cs"/>
          <w:rtl/>
        </w:rPr>
        <w:t>כתרומה ש</w:t>
      </w:r>
      <w:r w:rsidR="00B433C9" w:rsidRPr="00262A77">
        <w:rPr>
          <w:rtl/>
        </w:rPr>
        <w:t>אסור לזרים.</w:t>
      </w:r>
    </w:p>
    <w:p w14:paraId="487075C8" w14:textId="2A366A5C" w:rsidR="008C42FC" w:rsidRDefault="008C42FC" w:rsidP="008C42FC">
      <w:pPr>
        <w:rPr>
          <w:rStyle w:val="affff1"/>
          <w:rtl/>
        </w:rPr>
      </w:pPr>
      <w:r>
        <w:rPr>
          <w:rFonts w:ascii="FontbitDavid" w:hAnsi="FontbitDavid" w:hint="cs"/>
          <w:sz w:val="32"/>
          <w:rtl/>
        </w:rPr>
        <w:t>ולא כתרומה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לגבי</w:t>
      </w:r>
      <w:r w:rsidR="00B433C9" w:rsidRPr="00C35A2C">
        <w:rPr>
          <w:rFonts w:ascii="FontbitDavid" w:hAnsi="FontbitDavid"/>
          <w:sz w:val="32"/>
          <w:rtl/>
        </w:rPr>
        <w:t xml:space="preserve"> מיתה וחומש </w:t>
      </w:r>
      <w:r w:rsidRPr="00E703B7">
        <w:rPr>
          <w:rStyle w:val="affff1"/>
          <w:rFonts w:hint="eastAsia"/>
          <w:rtl/>
        </w:rPr>
        <w:t>ד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ומתו </w:t>
      </w:r>
      <w:r w:rsidR="00B433C9" w:rsidRPr="00E703B7">
        <w:rPr>
          <w:rStyle w:val="affff1"/>
          <w:b/>
          <w:bCs/>
          <w:rtl/>
        </w:rPr>
        <w:t>בו</w:t>
      </w:r>
      <w:r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 </w:t>
      </w:r>
      <w:r w:rsidRPr="00E703B7">
        <w:rPr>
          <w:rStyle w:val="affff8"/>
          <w:rFonts w:hint="eastAsia"/>
          <w:rtl/>
        </w:rPr>
        <w:t>וכן</w:t>
      </w:r>
      <w:r>
        <w:rPr>
          <w:rStyle w:val="affff1"/>
          <w:rFonts w:hint="cs"/>
          <w:rtl/>
        </w:rPr>
        <w:t xml:space="preserve"> '</w:t>
      </w:r>
      <w:r w:rsidR="00B433C9" w:rsidRPr="00AD1A41">
        <w:rPr>
          <w:rStyle w:val="affff1"/>
          <w:rtl/>
        </w:rPr>
        <w:t xml:space="preserve">ויסף חמישיתו </w:t>
      </w:r>
      <w:r w:rsidR="00B433C9" w:rsidRPr="00E703B7">
        <w:rPr>
          <w:rStyle w:val="affff1"/>
          <w:b/>
          <w:bCs/>
          <w:rtl/>
        </w:rPr>
        <w:t>עליו</w:t>
      </w:r>
      <w:r w:rsidR="00B433C9" w:rsidRPr="00AD1A41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>.</w:t>
      </w:r>
      <w:r w:rsidR="00B433C9" w:rsidRPr="006B2A7E">
        <w:rPr>
          <w:rStyle w:val="affff1"/>
          <w:rtl/>
        </w:rPr>
        <w:t xml:space="preserve"> </w:t>
      </w:r>
    </w:p>
    <w:p w14:paraId="58B8B6C8" w14:textId="50CBF286" w:rsidR="00B433C9" w:rsidRDefault="008C42FC" w:rsidP="00B55EDF">
      <w:pPr>
        <w:rPr>
          <w:rtl/>
        </w:rPr>
      </w:pPr>
      <w:r>
        <w:rPr>
          <w:rStyle w:val="affff5"/>
          <w:rFonts w:hint="cs"/>
          <w:rtl/>
        </w:rPr>
        <w:t xml:space="preserve">אבל </w:t>
      </w:r>
      <w:r w:rsidR="00B433C9" w:rsidRPr="00446217">
        <w:rPr>
          <w:rStyle w:val="affff5"/>
          <w:rtl/>
        </w:rPr>
        <w:t>רבנן</w:t>
      </w:r>
      <w:r w:rsidR="008C3746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כ</w:t>
      </w:r>
      <w:r w:rsidR="00B433C9" w:rsidRPr="00C35A2C">
        <w:rPr>
          <w:rFonts w:ascii="FontbitDavid" w:hAnsi="FontbitDavid"/>
          <w:sz w:val="32"/>
          <w:rtl/>
        </w:rPr>
        <w:t xml:space="preserve">תרומה </w:t>
      </w:r>
      <w:r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/>
          <w:sz w:val="32"/>
          <w:rtl/>
        </w:rPr>
        <w:t xml:space="preserve">טובלת </w:t>
      </w:r>
      <w:r w:rsidRPr="00E703B7">
        <w:rPr>
          <w:rStyle w:val="affff8"/>
          <w:rFonts w:hint="eastAsia"/>
          <w:rtl/>
        </w:rPr>
        <w:t>וחייב</w:t>
      </w:r>
      <w:r w:rsidRPr="00E703B7">
        <w:rPr>
          <w:rStyle w:val="affff8"/>
          <w:rtl/>
        </w:rPr>
        <w:t xml:space="preserve"> </w:t>
      </w:r>
      <w:r w:rsidRPr="00E703B7">
        <w:rPr>
          <w:rStyle w:val="affff8"/>
          <w:rFonts w:hint="eastAsia"/>
          <w:rtl/>
        </w:rPr>
        <w:t>על</w:t>
      </w:r>
      <w:r w:rsidRPr="00E703B7">
        <w:rPr>
          <w:rStyle w:val="affff8"/>
          <w:rtl/>
        </w:rPr>
        <w:t xml:space="preserve"> </w:t>
      </w:r>
      <w:r w:rsidRPr="00E703B7">
        <w:rPr>
          <w:rStyle w:val="affff8"/>
          <w:rFonts w:hint="eastAsia"/>
          <w:rtl/>
        </w:rPr>
        <w:t>טבלו</w:t>
      </w:r>
      <w:r w:rsidRPr="00E703B7">
        <w:rPr>
          <w:rStyle w:val="affff8"/>
          <w:rtl/>
        </w:rPr>
        <w:t xml:space="preserve"> </w:t>
      </w:r>
      <w:r w:rsidRPr="00E703B7">
        <w:rPr>
          <w:rStyle w:val="affff8"/>
          <w:rFonts w:hint="eastAsia"/>
          <w:rtl/>
        </w:rPr>
        <w:t>מיתה</w:t>
      </w:r>
      <w:r>
        <w:rPr>
          <w:rStyle w:val="affff8"/>
          <w:rFonts w:hint="cs"/>
          <w:rtl/>
        </w:rPr>
        <w:t xml:space="preserve">, </w:t>
      </w:r>
      <w:r w:rsidRPr="00E703B7">
        <w:rPr>
          <w:rFonts w:hint="eastAsia"/>
          <w:rtl/>
        </w:rPr>
        <w:t>אף</w:t>
      </w:r>
      <w:r w:rsidRPr="00E703B7">
        <w:rPr>
          <w:rtl/>
        </w:rPr>
        <w:t xml:space="preserve"> </w:t>
      </w:r>
      <w:r w:rsidRPr="00E703B7">
        <w:rPr>
          <w:rFonts w:hint="eastAsia"/>
          <w:rtl/>
        </w:rPr>
        <w:t>מעשר</w:t>
      </w:r>
      <w:r w:rsidR="00E26276">
        <w:rPr>
          <w:rFonts w:hint="cs"/>
          <w:rtl/>
        </w:rPr>
        <w:t xml:space="preserve"> ראשון</w:t>
      </w:r>
      <w:r>
        <w:rPr>
          <w:rFonts w:hint="cs"/>
          <w:rtl/>
        </w:rPr>
        <w:t>,</w:t>
      </w:r>
    </w:p>
    <w:p w14:paraId="2ABCD614" w14:textId="59A07EC8" w:rsidR="00B433C9" w:rsidRDefault="008C3746" w:rsidP="00E703B7">
      <w:pPr>
        <w:rPr>
          <w:rFonts w:ascii="FontbitDavid" w:hAnsi="FontbitDavid"/>
          <w:sz w:val="32"/>
          <w:rtl/>
        </w:rPr>
      </w:pPr>
      <w:r>
        <w:rPr>
          <w:rStyle w:val="affff5"/>
          <w:rtl/>
        </w:rPr>
        <w:t>וכריו</w:t>
      </w:r>
      <w:r w:rsidR="008C42FC">
        <w:rPr>
          <w:rStyle w:val="affff5"/>
          <w:rFonts w:hint="cs"/>
          <w:rtl/>
        </w:rPr>
        <w:t>"</w:t>
      </w:r>
      <w:r>
        <w:rPr>
          <w:rStyle w:val="affff5"/>
          <w:rtl/>
        </w:rPr>
        <w:t>ס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E26276">
        <w:rPr>
          <w:rFonts w:ascii="FontbitDavid" w:hAnsi="FontbitDavid" w:hint="cs"/>
          <w:sz w:val="32"/>
          <w:rtl/>
        </w:rPr>
        <w:t xml:space="preserve">שלא </w:t>
      </w:r>
      <w:r>
        <w:rPr>
          <w:rFonts w:ascii="FontbitDavid" w:hAnsi="FontbitDavid" w:hint="cs"/>
          <w:sz w:val="32"/>
          <w:rtl/>
        </w:rPr>
        <w:t xml:space="preserve">רק </w:t>
      </w:r>
      <w:r w:rsidR="00B433C9" w:rsidRPr="00C35A2C">
        <w:rPr>
          <w:rFonts w:ascii="FontbitDavid" w:hAnsi="FontbitDavid"/>
          <w:sz w:val="32"/>
          <w:rtl/>
        </w:rPr>
        <w:t>טבל שלא הורם ממנו כל</w:t>
      </w:r>
      <w:r w:rsidR="00E26276">
        <w:rPr>
          <w:rFonts w:ascii="FontbitDavid" w:hAnsi="FontbitDavid" w:hint="cs"/>
          <w:sz w:val="32"/>
          <w:rtl/>
        </w:rPr>
        <w:t>ל</w:t>
      </w:r>
      <w:r w:rsidR="00B433C9" w:rsidRPr="00C35A2C">
        <w:rPr>
          <w:rFonts w:ascii="FontbitDavid" w:hAnsi="FontbitDavid"/>
          <w:sz w:val="32"/>
          <w:rtl/>
        </w:rPr>
        <w:t>,</w:t>
      </w:r>
      <w:r w:rsidR="00E26276">
        <w:rPr>
          <w:rFonts w:ascii="FontbitDavid" w:hAnsi="FontbitDavid" w:hint="cs"/>
          <w:sz w:val="32"/>
          <w:rtl/>
        </w:rPr>
        <w:t xml:space="preserve"> אלא אפי'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E26276">
        <w:rPr>
          <w:rFonts w:ascii="FontbitDavid" w:hAnsi="FontbitDavid" w:hint="cs"/>
          <w:sz w:val="32"/>
          <w:rtl/>
        </w:rPr>
        <w:t xml:space="preserve">לא </w:t>
      </w:r>
      <w:r w:rsidR="00B433C9" w:rsidRPr="00C35A2C">
        <w:rPr>
          <w:rFonts w:ascii="FontbitDavid" w:hAnsi="FontbitDavid"/>
          <w:sz w:val="32"/>
          <w:rtl/>
        </w:rPr>
        <w:t xml:space="preserve">הורם </w:t>
      </w:r>
      <w:r>
        <w:rPr>
          <w:rFonts w:ascii="FontbitDavid" w:hAnsi="FontbitDavid" w:hint="cs"/>
          <w:sz w:val="32"/>
          <w:rtl/>
        </w:rPr>
        <w:t>מ</w:t>
      </w:r>
      <w:r w:rsidR="00B433C9" w:rsidRPr="00C35A2C">
        <w:rPr>
          <w:rFonts w:ascii="FontbitDavid" w:hAnsi="FontbitDavid"/>
          <w:sz w:val="32"/>
          <w:rtl/>
        </w:rPr>
        <w:t>עשר ראשון, שני,</w:t>
      </w:r>
      <w:r>
        <w:rPr>
          <w:rFonts w:ascii="FontbitDavid" w:hAnsi="FontbitDavid" w:hint="cs"/>
          <w:sz w:val="32"/>
          <w:rtl/>
        </w:rPr>
        <w:t xml:space="preserve"> </w:t>
      </w:r>
      <w:r w:rsidR="00E26276">
        <w:rPr>
          <w:rFonts w:ascii="FontbitDavid" w:hAnsi="FontbitDavid" w:hint="cs"/>
          <w:sz w:val="32"/>
          <w:rtl/>
        </w:rPr>
        <w:t>ואפי'</w:t>
      </w:r>
      <w:r>
        <w:rPr>
          <w:rFonts w:ascii="FontbitDavid" w:hAnsi="FontbitDavid" w:hint="cs"/>
          <w:sz w:val="32"/>
          <w:rtl/>
        </w:rPr>
        <w:t xml:space="preserve"> עני</w:t>
      </w:r>
      <w:r w:rsidR="00E26276">
        <w:rPr>
          <w:rFonts w:ascii="FontbitDavid" w:hAnsi="FontbitDavid" w:hint="cs"/>
          <w:sz w:val="32"/>
          <w:rtl/>
        </w:rPr>
        <w:t xml:space="preserve"> - </w:t>
      </w:r>
      <w:r w:rsidR="00E26276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בלאו</w:t>
      </w:r>
      <w:r>
        <w:rPr>
          <w:rFonts w:ascii="FontbitDavid" w:hAnsi="FontbitDavid" w:hint="cs"/>
          <w:sz w:val="32"/>
          <w:rtl/>
        </w:rPr>
        <w:t xml:space="preserve"> </w:t>
      </w:r>
      <w:r w:rsidR="00E26276">
        <w:rPr>
          <w:rStyle w:val="affff1"/>
          <w:rFonts w:hint="cs"/>
          <w:rtl/>
        </w:rPr>
        <w:t>ד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לא תוכל לאכול </w:t>
      </w:r>
      <w:r w:rsidR="00B433C9" w:rsidRPr="00E703B7">
        <w:rPr>
          <w:rStyle w:val="affff1"/>
          <w:b/>
          <w:bCs/>
          <w:rtl/>
        </w:rPr>
        <w:t>בשעריך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</w:p>
    <w:p w14:paraId="6C67772F" w14:textId="48DB2F59" w:rsidR="00B433C9" w:rsidRPr="00262A77" w:rsidRDefault="001D58D2" w:rsidP="00B55EDF">
      <w:pPr>
        <w:rPr>
          <w:rFonts w:ascii="FontbitDavid" w:hAnsi="FontbitDavid"/>
          <w:spacing w:val="-4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וכן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כאן</w:t>
      </w:r>
      <w:r>
        <w:rPr>
          <w:rFonts w:ascii="FontbitDavid" w:hAnsi="FontbitDavid" w:hint="cs"/>
          <w:spacing w:val="-4"/>
          <w:sz w:val="32"/>
          <w:rtl/>
        </w:rPr>
        <w:t xml:space="preserve"> </w:t>
      </w:r>
      <w:r w:rsidR="00CE5163">
        <w:rPr>
          <w:rFonts w:ascii="FontbitDavid" w:hAnsi="FontbitDavid" w:hint="cs"/>
          <w:spacing w:val="-4"/>
          <w:sz w:val="32"/>
          <w:rtl/>
        </w:rPr>
        <w:t>מה ש</w:t>
      </w:r>
      <w:r>
        <w:rPr>
          <w:rFonts w:ascii="FontbitDavid" w:hAnsi="FontbitDavid" w:hint="cs"/>
          <w:spacing w:val="-4"/>
          <w:sz w:val="32"/>
          <w:rtl/>
        </w:rPr>
        <w:t xml:space="preserve">קראו </w:t>
      </w:r>
      <w:r w:rsidRPr="00E703B7">
        <w:rPr>
          <w:rStyle w:val="affff1"/>
          <w:rtl/>
        </w:rPr>
        <w:t>'תרומה'</w:t>
      </w:r>
      <w:r>
        <w:rPr>
          <w:rFonts w:ascii="FontbitDavid" w:hAnsi="FontbitDavid" w:hint="cs"/>
          <w:spacing w:val="-4"/>
          <w:sz w:val="32"/>
          <w:rtl/>
        </w:rPr>
        <w:t xml:space="preserve"> - </w:t>
      </w:r>
      <w:r w:rsidR="00CE5163">
        <w:rPr>
          <w:rFonts w:ascii="FontbitDavid" w:hAnsi="FontbitDavid" w:hint="cs"/>
          <w:spacing w:val="-4"/>
          <w:sz w:val="32"/>
          <w:rtl/>
        </w:rPr>
        <w:t xml:space="preserve">דטובלת </w:t>
      </w:r>
      <w:r>
        <w:rPr>
          <w:rFonts w:ascii="FontbitDavid" w:hAnsi="FontbitDavid" w:hint="cs"/>
          <w:spacing w:val="-4"/>
          <w:sz w:val="32"/>
          <w:rtl/>
        </w:rPr>
        <w:t xml:space="preserve">כתרומה, </w:t>
      </w:r>
      <w:r w:rsidR="00AB43C5" w:rsidRPr="00262A77">
        <w:rPr>
          <w:rFonts w:ascii="FontbitDavid" w:hAnsi="FontbitDavid" w:hint="cs"/>
          <w:spacing w:val="-4"/>
          <w:sz w:val="32"/>
          <w:rtl/>
        </w:rPr>
        <w:t>אף</w:t>
      </w:r>
      <w:r w:rsidR="00B433C9" w:rsidRPr="00262A77">
        <w:rPr>
          <w:rFonts w:ascii="FontbitDavid" w:hAnsi="FontbitDavid" w:hint="cs"/>
          <w:spacing w:val="-4"/>
          <w:sz w:val="32"/>
          <w:rtl/>
        </w:rPr>
        <w:t xml:space="preserve"> לענין </w:t>
      </w:r>
      <w:r w:rsidR="00B433C9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מיתה</w:t>
      </w:r>
      <w:r>
        <w:rPr>
          <w:rFonts w:ascii="FontbitDavid" w:hAnsi="FontbitDavid" w:hint="cs"/>
          <w:spacing w:val="-4"/>
          <w:sz w:val="32"/>
          <w:rtl/>
        </w:rPr>
        <w:t>.</w:t>
      </w:r>
    </w:p>
    <w:p w14:paraId="7487CCD2" w14:textId="1BB4505C" w:rsidR="00E12115" w:rsidRPr="00C35A2C" w:rsidRDefault="00211CE3" w:rsidP="00615A60">
      <w:pPr>
        <w:pStyle w:val="affff2"/>
        <w:rPr>
          <w:rtl/>
        </w:rPr>
      </w:pPr>
      <w:bookmarkStart w:id="964" w:name="_Toc119173049"/>
      <w:bookmarkStart w:id="965" w:name="_Toc119230144"/>
      <w:r>
        <w:rPr>
          <w:rFonts w:hint="cs"/>
          <w:rtl/>
        </w:rPr>
        <w:lastRenderedPageBreak/>
        <w:t>ביאור הסיפא ד'בת לוי לכהן ולהיפך - לא תאכל במעשר'</w:t>
      </w:r>
      <w:bookmarkEnd w:id="964"/>
      <w:bookmarkEnd w:id="965"/>
      <w:r>
        <w:rPr>
          <w:rFonts w:hint="cs"/>
          <w:rtl/>
        </w:rPr>
        <w:t xml:space="preserve"> </w:t>
      </w:r>
    </w:p>
    <w:p w14:paraId="0467B3F6" w14:textId="39DAC51D" w:rsidR="00B433C9" w:rsidRPr="00EA6942" w:rsidRDefault="00211CE3" w:rsidP="00B55EDF">
      <w:pPr>
        <w:rPr>
          <w:rFonts w:ascii="FontbitDavid" w:hAnsi="FontbitDavid"/>
          <w:spacing w:val="-6"/>
          <w:sz w:val="32"/>
          <w:rtl/>
        </w:rPr>
      </w:pPr>
      <w:r>
        <w:rPr>
          <w:rStyle w:val="affff5"/>
          <w:rFonts w:hint="cs"/>
          <w:rtl/>
        </w:rPr>
        <w:t>יקשה אף</w:t>
      </w:r>
      <w:r w:rsidR="00B433C9" w:rsidRPr="00446217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B433C9" w:rsidRPr="00446217">
        <w:rPr>
          <w:rStyle w:val="affff5"/>
          <w:rFonts w:hint="cs"/>
          <w:rtl/>
        </w:rPr>
        <w:t>ר</w:t>
      </w:r>
      <w:r w:rsidR="00B433C9" w:rsidRPr="00446217">
        <w:rPr>
          <w:rStyle w:val="affff5"/>
          <w:rtl/>
        </w:rPr>
        <w:t>"</w:t>
      </w:r>
      <w:r w:rsidR="00B433C9" w:rsidRPr="00446217">
        <w:rPr>
          <w:rStyle w:val="affff5"/>
          <w:rFonts w:hint="cs"/>
          <w:rtl/>
        </w:rPr>
        <w:t>מ</w:t>
      </w:r>
      <w:r>
        <w:rPr>
          <w:rStyle w:val="affff5"/>
          <w:rFonts w:hint="cs"/>
          <w:rtl/>
        </w:rPr>
        <w:t>:</w:t>
      </w:r>
      <w:r w:rsidR="00B433C9" w:rsidRPr="00EA6942">
        <w:rPr>
          <w:rFonts w:ascii="FontbitDavid" w:hAnsi="FontbitDavid"/>
          <w:spacing w:val="-6"/>
          <w:sz w:val="32"/>
          <w:rtl/>
        </w:rPr>
        <w:t xml:space="preserve"> ל</w:t>
      </w:r>
      <w:r>
        <w:rPr>
          <w:rFonts w:ascii="FontbitDavid" w:hAnsi="FontbitDavid" w:hint="cs"/>
          <w:spacing w:val="-6"/>
          <w:sz w:val="32"/>
          <w:rtl/>
        </w:rPr>
        <w:t xml:space="preserve">מה </w:t>
      </w:r>
      <w:r w:rsidR="00B433C9" w:rsidRPr="00EA6942">
        <w:rPr>
          <w:rFonts w:ascii="FontbitDavid" w:hAnsi="FontbitDavid"/>
          <w:spacing w:val="-6"/>
          <w:sz w:val="32"/>
          <w:rtl/>
        </w:rPr>
        <w:t xml:space="preserve">לא </w:t>
      </w:r>
      <w:r>
        <w:rPr>
          <w:rFonts w:ascii="FontbitDavid" w:hAnsi="FontbitDavid" w:hint="cs"/>
          <w:spacing w:val="-6"/>
          <w:sz w:val="32"/>
          <w:rtl/>
        </w:rPr>
        <w:t xml:space="preserve">תאכל </w:t>
      </w:r>
      <w:r w:rsidR="00B433C9" w:rsidRPr="00EA6942">
        <w:rPr>
          <w:rFonts w:ascii="FontbitDavid" w:hAnsi="FontbitDavid"/>
          <w:spacing w:val="-6"/>
          <w:sz w:val="32"/>
          <w:rtl/>
        </w:rPr>
        <w:t>במעשר,</w:t>
      </w:r>
      <w:r>
        <w:rPr>
          <w:rFonts w:ascii="FontbitDavid" w:hAnsi="FontbitDavid" w:hint="cs"/>
          <w:spacing w:val="-6"/>
          <w:sz w:val="32"/>
          <w:rtl/>
        </w:rPr>
        <w:t xml:space="preserve"> הרי מודה שכהנ</w:t>
      </w:r>
      <w:r w:rsidR="00C34E19">
        <w:rPr>
          <w:rFonts w:ascii="FontbitDavid" w:hAnsi="FontbitDavid" w:hint="cs"/>
          <w:spacing w:val="-6"/>
          <w:sz w:val="32"/>
          <w:rtl/>
        </w:rPr>
        <w:t>ת אינה זרה</w:t>
      </w:r>
      <w:r>
        <w:rPr>
          <w:rFonts w:ascii="FontbitDavid" w:hAnsi="FontbitDavid" w:hint="cs"/>
          <w:spacing w:val="-6"/>
          <w:sz w:val="32"/>
          <w:rtl/>
        </w:rPr>
        <w:t>!</w:t>
      </w:r>
    </w:p>
    <w:p w14:paraId="196F8BA2" w14:textId="0AA47597" w:rsidR="00B433C9" w:rsidRDefault="00211CE3" w:rsidP="00E703B7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א.</w:t>
      </w:r>
      <w:r w:rsidRPr="00211CE3">
        <w:rPr>
          <w:rStyle w:val="affff5"/>
          <w:rFonts w:hint="cs"/>
          <w:rtl/>
        </w:rPr>
        <w:t xml:space="preserve"> </w:t>
      </w:r>
      <w:r w:rsidR="00B433C9" w:rsidRPr="00E703B7">
        <w:rPr>
          <w:rStyle w:val="affff5"/>
          <w:rFonts w:hint="eastAsia"/>
          <w:rtl/>
        </w:rPr>
        <w:t>ה</w:t>
      </w:r>
      <w:r w:rsidRPr="00E703B7">
        <w:rPr>
          <w:rStyle w:val="affff5"/>
          <w:rFonts w:hint="eastAsia"/>
          <w:rtl/>
        </w:rPr>
        <w:t>כוונה</w:t>
      </w:r>
      <w:r w:rsidRPr="00E703B7">
        <w:rPr>
          <w:rStyle w:val="affff5"/>
          <w:rtl/>
        </w:rPr>
        <w:t xml:space="preserve"> </w:t>
      </w:r>
      <w:r w:rsidRPr="00E703B7">
        <w:rPr>
          <w:rStyle w:val="affff5"/>
          <w:rFonts w:hint="eastAsia"/>
          <w:rtl/>
        </w:rPr>
        <w:t>היא</w:t>
      </w:r>
      <w:r w:rsidRPr="00E703B7">
        <w:rPr>
          <w:rStyle w:val="affff5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>אינה נותנת רשות לתרום</w:t>
      </w:r>
      <w:r>
        <w:rPr>
          <w:rFonts w:ascii="FontbitDavid" w:hAnsi="FontbitDavid" w:hint="cs"/>
          <w:sz w:val="32"/>
          <w:rtl/>
        </w:rPr>
        <w:t>' כיון ש</w:t>
      </w:r>
      <w:r w:rsidR="00C34E19">
        <w:rPr>
          <w:rFonts w:ascii="FontbitDavid" w:hAnsi="FontbitDavid" w:hint="cs"/>
          <w:sz w:val="32"/>
          <w:rtl/>
        </w:rPr>
        <w:t xml:space="preserve">רק </w:t>
      </w:r>
      <w:r>
        <w:rPr>
          <w:rFonts w:ascii="FontbitDavid" w:hAnsi="FontbitDavid" w:hint="cs"/>
          <w:sz w:val="32"/>
          <w:rtl/>
        </w:rPr>
        <w:t>מאורסת,</w:t>
      </w:r>
    </w:p>
    <w:p w14:paraId="674C8038" w14:textId="0FA010A9" w:rsidR="00B433C9" w:rsidRDefault="00B433C9" w:rsidP="00E703B7">
      <w:pPr>
        <w:ind w:left="339"/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אבל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נשואה</w:t>
      </w:r>
      <w:r w:rsidRPr="00E703B7">
        <w:rPr>
          <w:rtl/>
        </w:rPr>
        <w:t xml:space="preserve"> </w:t>
      </w:r>
      <w:r w:rsidR="00211CE3" w:rsidRPr="00E703B7">
        <w:rPr>
          <w:rStyle w:val="affff8"/>
          <w:rFonts w:hint="eastAsia"/>
          <w:rtl/>
        </w:rPr>
        <w:t>אפי</w:t>
      </w:r>
      <w:r w:rsidR="00211CE3" w:rsidRPr="00E703B7">
        <w:rPr>
          <w:rStyle w:val="affff8"/>
          <w:rtl/>
        </w:rPr>
        <w:t xml:space="preserve">' </w:t>
      </w:r>
      <w:r w:rsidRPr="00E703B7">
        <w:rPr>
          <w:rStyle w:val="affff8"/>
          <w:rFonts w:hint="eastAsia"/>
          <w:rtl/>
        </w:rPr>
        <w:t>בת</w:t>
      </w:r>
      <w:r w:rsidRPr="00E703B7">
        <w:rPr>
          <w:rStyle w:val="affff8"/>
          <w:rtl/>
        </w:rPr>
        <w:t xml:space="preserve"> ישראל </w:t>
      </w:r>
      <w:r w:rsidR="00211CE3" w:rsidRPr="00E703B7">
        <w:rPr>
          <w:rStyle w:val="affff8"/>
          <w:rFonts w:hint="eastAsia"/>
          <w:rtl/>
        </w:rPr>
        <w:t>ללוי</w:t>
      </w:r>
      <w:r w:rsidR="00211CE3">
        <w:rPr>
          <w:rFonts w:hint="cs"/>
          <w:rtl/>
        </w:rPr>
        <w:t xml:space="preserve"> </w:t>
      </w:r>
      <w:r w:rsidRPr="00E703B7">
        <w:rPr>
          <w:rFonts w:hint="eastAsia"/>
          <w:rtl/>
        </w:rPr>
        <w:t>נותנת</w:t>
      </w:r>
      <w:r w:rsidRPr="00E703B7">
        <w:rPr>
          <w:rtl/>
        </w:rPr>
        <w:t xml:space="preserve"> </w:t>
      </w:r>
      <w:r w:rsidRPr="00E703B7">
        <w:rPr>
          <w:rFonts w:hint="eastAsia"/>
          <w:rtl/>
        </w:rPr>
        <w:t>רשות</w:t>
      </w:r>
      <w:r w:rsidRPr="00E703B7">
        <w:rPr>
          <w:rtl/>
        </w:rPr>
        <w:t xml:space="preserve"> </w:t>
      </w:r>
      <w:r w:rsidR="00211CE3">
        <w:rPr>
          <w:rStyle w:val="affff1"/>
          <w:rFonts w:hint="cs"/>
          <w:rtl/>
        </w:rPr>
        <w:t>ד</w:t>
      </w:r>
      <w:r w:rsidRPr="009C12DE">
        <w:rPr>
          <w:rStyle w:val="affff1"/>
          <w:rFonts w:hint="cs"/>
          <w:rtl/>
        </w:rPr>
        <w:t>'</w:t>
      </w:r>
      <w:r w:rsidRPr="009C12DE">
        <w:rPr>
          <w:rStyle w:val="affff1"/>
          <w:rtl/>
        </w:rPr>
        <w:t>אתם וביתכם</w:t>
      </w:r>
      <w:r w:rsidRPr="009C12DE">
        <w:rPr>
          <w:rStyle w:val="affff1"/>
          <w:rFonts w:hint="cs"/>
          <w:rtl/>
        </w:rPr>
        <w:t>'</w:t>
      </w:r>
      <w:r w:rsidR="00211CE3">
        <w:rPr>
          <w:rFonts w:ascii="FontbitDavid" w:hAnsi="FontbitDavid" w:hint="cs"/>
          <w:sz w:val="32"/>
          <w:rtl/>
        </w:rPr>
        <w:t>.</w:t>
      </w:r>
    </w:p>
    <w:p w14:paraId="2C97D504" w14:textId="32AB9334" w:rsidR="00211CE3" w:rsidRDefault="00B433C9" w:rsidP="00B55EDF">
      <w:pPr>
        <w:rPr>
          <w:rFonts w:ascii="FontbitDavid" w:hAnsi="FontbitDavid"/>
          <w:sz w:val="32"/>
          <w:rtl/>
        </w:rPr>
      </w:pPr>
      <w:r w:rsidRPr="00446217">
        <w:rPr>
          <w:rStyle w:val="affff5"/>
          <w:rFonts w:hint="cs"/>
          <w:rtl/>
        </w:rPr>
        <w:t>ב</w:t>
      </w:r>
      <w:r w:rsidR="00211CE3">
        <w:rPr>
          <w:rStyle w:val="affff5"/>
          <w:rFonts w:hint="cs"/>
          <w:rtl/>
        </w:rPr>
        <w:t xml:space="preserve">. </w:t>
      </w:r>
      <w:r w:rsidR="00211CE3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אין חולקין לה מעשר בגרנות</w:t>
      </w:r>
      <w:r w:rsidR="00211CE3">
        <w:rPr>
          <w:rFonts w:ascii="FontbitDavid" w:hAnsi="FontbitDavid" w:hint="cs"/>
          <w:sz w:val="32"/>
          <w:rtl/>
        </w:rPr>
        <w:t xml:space="preserve">', </w:t>
      </w:r>
      <w:r w:rsidR="00211CE3" w:rsidRPr="00D1637C">
        <w:rPr>
          <w:rFonts w:cs="PFT_Frank" w:hint="eastAsia"/>
          <w:b/>
          <w:bCs/>
          <w:szCs w:val="14"/>
          <w:rtl/>
        </w:rPr>
        <w:t>אף</w:t>
      </w:r>
      <w:r w:rsidR="00211CE3" w:rsidRPr="00D1637C">
        <w:rPr>
          <w:rFonts w:cs="PFT_Frank"/>
          <w:b/>
          <w:bCs/>
          <w:szCs w:val="14"/>
          <w:rtl/>
        </w:rPr>
        <w:t xml:space="preserve"> </w:t>
      </w:r>
      <w:r w:rsidR="00211CE3" w:rsidRPr="00D1637C">
        <w:rPr>
          <w:rFonts w:cs="PFT_Frank" w:hint="eastAsia"/>
          <w:b/>
          <w:bCs/>
          <w:szCs w:val="14"/>
          <w:rtl/>
        </w:rPr>
        <w:t>נשואה</w:t>
      </w:r>
      <w:r w:rsidR="00211CE3" w:rsidRPr="00E703B7">
        <w:rPr>
          <w:rStyle w:val="affff8"/>
          <w:rtl/>
        </w:rPr>
        <w:t xml:space="preserve"> ומאורסת אגב רישא.</w:t>
      </w:r>
    </w:p>
    <w:p w14:paraId="50E46E18" w14:textId="1D20B6E8" w:rsidR="00B433C9" w:rsidRPr="00211CE3" w:rsidRDefault="00B433C9" w:rsidP="00E703B7">
      <w:pPr>
        <w:rPr>
          <w:rtl/>
        </w:rPr>
      </w:pPr>
      <w:r w:rsidRPr="00211CE3">
        <w:rPr>
          <w:rStyle w:val="affff5"/>
          <w:rFonts w:hint="cs"/>
          <w:rtl/>
        </w:rPr>
        <w:t>למ</w:t>
      </w:r>
      <w:r w:rsidRPr="00211CE3">
        <w:rPr>
          <w:rStyle w:val="affff5"/>
          <w:rtl/>
        </w:rPr>
        <w:t>"</w:t>
      </w:r>
      <w:r w:rsidRPr="00211CE3">
        <w:rPr>
          <w:rStyle w:val="affff5"/>
          <w:rFonts w:hint="cs"/>
          <w:rtl/>
        </w:rPr>
        <w:t>ד</w:t>
      </w:r>
      <w:r w:rsidR="00211CE3" w:rsidRPr="00E703B7">
        <w:rPr>
          <w:rStyle w:val="affff5"/>
          <w:rtl/>
        </w:rPr>
        <w:t xml:space="preserve"> -</w:t>
      </w:r>
      <w:r w:rsidR="00211CE3">
        <w:rPr>
          <w:rFonts w:hint="cs"/>
          <w:rtl/>
        </w:rPr>
        <w:t xml:space="preserve">  </w:t>
      </w:r>
      <w:r w:rsidRPr="00E703B7">
        <w:rPr>
          <w:rFonts w:hint="eastAsia"/>
          <w:rtl/>
        </w:rPr>
        <w:t>משום</w:t>
      </w:r>
      <w:r w:rsidRPr="00E703B7">
        <w:rPr>
          <w:rtl/>
        </w:rPr>
        <w:t xml:space="preserve"> </w:t>
      </w:r>
      <w:r w:rsidRPr="00E703B7">
        <w:rPr>
          <w:rFonts w:hint="eastAsia"/>
          <w:rtl/>
        </w:rPr>
        <w:t>ייחוד</w:t>
      </w:r>
      <w:r w:rsidR="008C3746" w:rsidRPr="00E703B7">
        <w:rPr>
          <w:rtl/>
        </w:rPr>
        <w:t xml:space="preserve">, </w:t>
      </w:r>
      <w:r w:rsidR="008C3746" w:rsidRPr="00211CE3">
        <w:rPr>
          <w:rStyle w:val="affff5"/>
          <w:rFonts w:hint="cs"/>
          <w:rtl/>
        </w:rPr>
        <w:t>ו</w:t>
      </w:r>
      <w:r w:rsidRPr="00211CE3">
        <w:rPr>
          <w:rStyle w:val="affff5"/>
          <w:rFonts w:hint="cs"/>
          <w:rtl/>
        </w:rPr>
        <w:t>למ</w:t>
      </w:r>
      <w:r w:rsidR="00446217" w:rsidRPr="00211CE3">
        <w:rPr>
          <w:rStyle w:val="affff5"/>
          <w:rFonts w:hint="cs"/>
          <w:rtl/>
        </w:rPr>
        <w:t>"</w:t>
      </w:r>
      <w:r w:rsidRPr="00211CE3">
        <w:rPr>
          <w:rStyle w:val="affff5"/>
          <w:rFonts w:hint="cs"/>
          <w:rtl/>
        </w:rPr>
        <w:t>ד</w:t>
      </w:r>
      <w:r w:rsidR="00211CE3">
        <w:rPr>
          <w:rStyle w:val="affff5"/>
          <w:rFonts w:hint="cs"/>
          <w:rtl/>
        </w:rPr>
        <w:t xml:space="preserve"> -</w:t>
      </w:r>
      <w:r w:rsidRPr="00E703B7">
        <w:rPr>
          <w:rtl/>
        </w:rPr>
        <w:t xml:space="preserve"> משום גרושה</w:t>
      </w:r>
      <w:r w:rsidR="00211CE3">
        <w:rPr>
          <w:rFonts w:hint="cs"/>
          <w:rtl/>
        </w:rPr>
        <w:t xml:space="preserve"> </w:t>
      </w:r>
      <w:r w:rsidR="00977BDB">
        <w:rPr>
          <w:rFonts w:hint="cs"/>
          <w:rtl/>
        </w:rPr>
        <w:t xml:space="preserve"> </w:t>
      </w:r>
      <w:r w:rsidR="00211CE3">
        <w:rPr>
          <w:rStyle w:val="affff8"/>
          <w:rFonts w:hint="cs"/>
          <w:rtl/>
        </w:rPr>
        <w:t>ואטו</w:t>
      </w:r>
      <w:r w:rsidRPr="00E703B7">
        <w:rPr>
          <w:rStyle w:val="affff8"/>
          <w:rtl/>
        </w:rPr>
        <w:t xml:space="preserve"> </w:t>
      </w:r>
      <w:r w:rsidR="00211CE3">
        <w:rPr>
          <w:rStyle w:val="affff8"/>
          <w:rFonts w:hint="cs"/>
          <w:rtl/>
        </w:rPr>
        <w:t>גרושה</w:t>
      </w:r>
      <w:r w:rsidRPr="00E703B7">
        <w:rPr>
          <w:rStyle w:val="affff8"/>
          <w:rtl/>
        </w:rPr>
        <w:t xml:space="preserve"> בת ישראל</w:t>
      </w:r>
      <w:r w:rsidR="00211CE3" w:rsidRPr="00E703B7">
        <w:rPr>
          <w:rStyle w:val="affff8"/>
          <w:rtl/>
        </w:rPr>
        <w:t>.</w:t>
      </w:r>
      <w:r w:rsidRPr="00211CE3">
        <w:rPr>
          <w:rFonts w:hint="cs"/>
          <w:rtl/>
        </w:rPr>
        <w:t xml:space="preserve"> </w:t>
      </w:r>
    </w:p>
    <w:p w14:paraId="66606D0D" w14:textId="691F82F4" w:rsidR="00B433C9" w:rsidRPr="007D1B10" w:rsidRDefault="007D1B10" w:rsidP="00615A60">
      <w:pPr>
        <w:pStyle w:val="affff2"/>
        <w:rPr>
          <w:rtl/>
        </w:rPr>
      </w:pPr>
      <w:bookmarkStart w:id="966" w:name="_Toc119173050"/>
      <w:bookmarkStart w:id="967" w:name="_Toc119230145"/>
      <w:r w:rsidRPr="007D1B10">
        <w:rPr>
          <w:rFonts w:hint="cs"/>
          <w:rtl/>
        </w:rPr>
        <w:t xml:space="preserve">נתינת מעשר ראשון </w:t>
      </w:r>
      <w:r w:rsidRPr="007D1B10">
        <w:rPr>
          <w:rtl/>
        </w:rPr>
        <w:t>–</w:t>
      </w:r>
      <w:r w:rsidRPr="007D1B10">
        <w:rPr>
          <w:rFonts w:hint="cs"/>
          <w:rtl/>
        </w:rPr>
        <w:t xml:space="preserve"> למי? </w:t>
      </w:r>
      <w:r>
        <w:rPr>
          <w:rFonts w:hint="cs"/>
          <w:rtl/>
        </w:rPr>
        <w:t xml:space="preserve">   </w:t>
      </w:r>
      <w:r w:rsidRPr="007D1B10">
        <w:rPr>
          <w:rFonts w:hint="cs"/>
          <w:rtl/>
        </w:rPr>
        <w:t>קודם קנס ואחר קנס</w:t>
      </w:r>
      <w:r>
        <w:rPr>
          <w:rFonts w:hint="cs"/>
          <w:rtl/>
        </w:rPr>
        <w:t>.</w:t>
      </w:r>
      <w:bookmarkEnd w:id="966"/>
      <w:bookmarkEnd w:id="967"/>
    </w:p>
    <w:p w14:paraId="1C447FDD" w14:textId="3B0FF0C5" w:rsidR="00B433C9" w:rsidRPr="007D1B10" w:rsidRDefault="007D1B10" w:rsidP="007D1B10">
      <w:pPr>
        <w:rPr>
          <w:rtl/>
        </w:rPr>
      </w:pPr>
      <w:r w:rsidRPr="00446217">
        <w:rPr>
          <w:rStyle w:val="affff5"/>
          <w:rFonts w:hint="cs"/>
          <w:rtl/>
        </w:rPr>
        <w:t>לר</w:t>
      </w:r>
      <w:r w:rsidRPr="00446217">
        <w:rPr>
          <w:rStyle w:val="affff5"/>
          <w:rtl/>
        </w:rPr>
        <w:t>"</w:t>
      </w:r>
      <w:r w:rsidRPr="00446217">
        <w:rPr>
          <w:rStyle w:val="affff5"/>
          <w:rFonts w:hint="cs"/>
          <w:rtl/>
        </w:rPr>
        <w:t>ע:</w:t>
      </w:r>
      <w:r>
        <w:rPr>
          <w:rFonts w:hint="cs"/>
          <w:b/>
          <w:bCs/>
          <w:szCs w:val="16"/>
          <w:rtl/>
        </w:rPr>
        <w:t xml:space="preserve"> </w:t>
      </w:r>
      <w:r w:rsidR="00B433C9" w:rsidRPr="00E703B7">
        <w:rPr>
          <w:rtl/>
        </w:rPr>
        <w:t>מעשר ראשון</w:t>
      </w:r>
      <w:r w:rsidR="00B433C9" w:rsidRPr="007D1B10">
        <w:rPr>
          <w:rFonts w:hint="cs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ללוי</w:t>
      </w:r>
      <w:r w:rsidR="00B433C9" w:rsidRPr="007D1B10">
        <w:rPr>
          <w:rtl/>
        </w:rPr>
        <w:t xml:space="preserve">, </w:t>
      </w:r>
      <w:r w:rsidR="00B433C9" w:rsidRPr="007D1B10">
        <w:rPr>
          <w:rFonts w:hint="cs"/>
          <w:rtl/>
        </w:rPr>
        <w:t xml:space="preserve"> </w:t>
      </w:r>
      <w:r w:rsidR="00C02A7E">
        <w:rPr>
          <w:rtl/>
        </w:rPr>
        <w:tab/>
      </w:r>
      <w:r w:rsidR="00C02A7E">
        <w:rPr>
          <w:rtl/>
        </w:rPr>
        <w:tab/>
      </w:r>
      <w:r w:rsidR="00C02A7E">
        <w:rPr>
          <w:rtl/>
        </w:rPr>
        <w:tab/>
      </w:r>
      <w:r w:rsidR="00C02A7E">
        <w:rPr>
          <w:rtl/>
        </w:rPr>
        <w:tab/>
      </w:r>
      <w:r w:rsidR="00C02A7E">
        <w:rPr>
          <w:rtl/>
        </w:rPr>
        <w:tab/>
      </w:r>
      <w:r w:rsidR="00C02A7E">
        <w:rPr>
          <w:rtl/>
        </w:rPr>
        <w:tab/>
      </w:r>
      <w:r w:rsidR="00C02A7E">
        <w:rPr>
          <w:rtl/>
        </w:rPr>
        <w:tab/>
      </w:r>
      <w:r w:rsidR="00C02A7E">
        <w:rPr>
          <w:rtl/>
        </w:rPr>
        <w:tab/>
      </w:r>
      <w:r w:rsidR="00C02A7E">
        <w:rPr>
          <w:rStyle w:val="affff5"/>
          <w:rFonts w:hint="cs"/>
          <w:rtl/>
        </w:rPr>
        <w:t xml:space="preserve">   </w:t>
      </w:r>
      <w:r w:rsidR="00B433C9" w:rsidRPr="00977BDB">
        <w:rPr>
          <w:rStyle w:val="affff5"/>
          <w:rFonts w:hint="cs"/>
          <w:rtl/>
        </w:rPr>
        <w:t>ולראב</w:t>
      </w:r>
      <w:r w:rsidR="00B433C9" w:rsidRPr="00977BDB">
        <w:rPr>
          <w:rStyle w:val="affff5"/>
          <w:rtl/>
        </w:rPr>
        <w:t>"</w:t>
      </w:r>
      <w:r w:rsidR="00B433C9" w:rsidRPr="00977BDB">
        <w:rPr>
          <w:rStyle w:val="affff5"/>
          <w:rFonts w:hint="cs"/>
          <w:rtl/>
        </w:rPr>
        <w:t>ע:</w:t>
      </w:r>
      <w:r w:rsidR="00B433C9" w:rsidRPr="007D1B10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אף</w:t>
      </w:r>
      <w:r w:rsidR="00B433C9" w:rsidRPr="00D1637C">
        <w:rPr>
          <w:rFonts w:cs="PFT_Frank"/>
          <w:b/>
          <w:bCs/>
          <w:szCs w:val="14"/>
          <w:rtl/>
        </w:rPr>
        <w:t xml:space="preserve"> לכהן</w:t>
      </w:r>
      <w:r w:rsidR="00B433C9" w:rsidRPr="007D1B10">
        <w:rPr>
          <w:rtl/>
        </w:rPr>
        <w:t>.</w:t>
      </w:r>
    </w:p>
    <w:p w14:paraId="45B120CE" w14:textId="48336A99" w:rsidR="00977BDB" w:rsidRDefault="002809F6" w:rsidP="00977BDB">
      <w:pPr>
        <w:rPr>
          <w:rStyle w:val="affff8"/>
          <w:rtl/>
        </w:rPr>
      </w:pPr>
      <w:r w:rsidRPr="00977BDB">
        <w:rPr>
          <w:rStyle w:val="affff5"/>
          <w:rFonts w:hint="cs"/>
          <w:rtl/>
        </w:rPr>
        <w:t>טעם</w:t>
      </w:r>
      <w:r w:rsidR="00B433C9" w:rsidRPr="00977BDB">
        <w:rPr>
          <w:rStyle w:val="affff5"/>
          <w:rFonts w:hint="cs"/>
          <w:rtl/>
        </w:rPr>
        <w:t xml:space="preserve"> ר</w:t>
      </w:r>
      <w:r w:rsidR="00B433C9" w:rsidRPr="00977BDB">
        <w:rPr>
          <w:rStyle w:val="affff5"/>
          <w:rtl/>
        </w:rPr>
        <w:t>"</w:t>
      </w:r>
      <w:r w:rsidR="00B433C9" w:rsidRPr="00446217">
        <w:rPr>
          <w:rStyle w:val="affff5"/>
          <w:rFonts w:hint="cs"/>
          <w:rtl/>
        </w:rPr>
        <w:t>ע</w:t>
      </w:r>
      <w:r w:rsidR="00446217">
        <w:rPr>
          <w:rFonts w:hint="cs"/>
          <w:rtl/>
        </w:rPr>
        <w:t>:</w:t>
      </w:r>
      <w:r w:rsidR="00B433C9" w:rsidRPr="00C35A2C">
        <w:rPr>
          <w:rFonts w:hint="cs"/>
          <w:rtl/>
        </w:rPr>
        <w:t xml:space="preserve"> </w:t>
      </w:r>
      <w:r w:rsidR="00977BDB" w:rsidRPr="00E703B7">
        <w:rPr>
          <w:rStyle w:val="affff8"/>
          <w:rFonts w:hint="eastAsia"/>
          <w:rtl/>
        </w:rPr>
        <w:t>לא</w:t>
      </w:r>
      <w:r w:rsidR="00977BDB" w:rsidRPr="00E703B7">
        <w:rPr>
          <w:rStyle w:val="affff8"/>
          <w:rtl/>
        </w:rPr>
        <w:t xml:space="preserve"> </w:t>
      </w:r>
      <w:r w:rsidR="00977BDB" w:rsidRPr="00E703B7">
        <w:rPr>
          <w:rStyle w:val="affff8"/>
          <w:rFonts w:hint="eastAsia"/>
          <w:rtl/>
        </w:rPr>
        <w:t>משום</w:t>
      </w:r>
      <w:r w:rsidR="00977BDB">
        <w:rPr>
          <w:rFonts w:hint="cs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ואל הלוים תדבר</w:t>
      </w:r>
      <w:r w:rsidR="00977BDB">
        <w:rPr>
          <w:rStyle w:val="affff1"/>
          <w:rFonts w:hint="cs"/>
          <w:rtl/>
        </w:rPr>
        <w:t>..</w:t>
      </w:r>
      <w:r w:rsidR="00B433C9" w:rsidRPr="00AD1A41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977BDB" w:rsidRPr="00E703B7">
        <w:rPr>
          <w:rStyle w:val="affff8"/>
          <w:rFonts w:hint="eastAsia"/>
          <w:rtl/>
        </w:rPr>
        <w:t>ד</w:t>
      </w:r>
      <w:r w:rsidR="00B433C9" w:rsidRPr="00E703B7">
        <w:rPr>
          <w:rStyle w:val="affff8"/>
          <w:rFonts w:hint="eastAsia"/>
          <w:rtl/>
        </w:rPr>
        <w:t>בכ</w:t>
      </w:r>
      <w:r w:rsidR="00B433C9" w:rsidRPr="00E703B7">
        <w:rPr>
          <w:rStyle w:val="affff8"/>
          <w:rtl/>
        </w:rPr>
        <w:t>"</w:t>
      </w:r>
      <w:r w:rsidR="008C3746" w:rsidRPr="00E703B7">
        <w:rPr>
          <w:rStyle w:val="affff8"/>
          <w:rFonts w:hint="eastAsia"/>
          <w:rtl/>
        </w:rPr>
        <w:t>ד</w:t>
      </w:r>
      <w:r w:rsidR="008C3746" w:rsidRPr="00E703B7">
        <w:rPr>
          <w:rStyle w:val="affff8"/>
          <w:rtl/>
        </w:rPr>
        <w:t xml:space="preserve"> </w:t>
      </w:r>
      <w:r w:rsidR="008C3746" w:rsidRPr="00E703B7">
        <w:rPr>
          <w:rStyle w:val="affff8"/>
          <w:rFonts w:hint="eastAsia"/>
          <w:rtl/>
        </w:rPr>
        <w:t>מקומו</w:t>
      </w:r>
      <w:r w:rsidR="00B433C9" w:rsidRPr="00E703B7">
        <w:rPr>
          <w:rStyle w:val="affff8"/>
          <w:rFonts w:hint="eastAsia"/>
          <w:rtl/>
        </w:rPr>
        <w:t>ת</w:t>
      </w:r>
      <w:r w:rsidR="008C3746" w:rsidRPr="00E703B7">
        <w:rPr>
          <w:rStyle w:val="affff8"/>
          <w:rtl/>
        </w:rPr>
        <w:t xml:space="preserve"> </w:t>
      </w:r>
      <w:r w:rsidR="00B433C9" w:rsidRPr="00E703B7">
        <w:rPr>
          <w:rStyle w:val="affff8"/>
          <w:rFonts w:hint="eastAsia"/>
          <w:rtl/>
        </w:rPr>
        <w:t>נקראו</w:t>
      </w:r>
      <w:r w:rsidR="00B433C9" w:rsidRPr="00E703B7">
        <w:rPr>
          <w:rStyle w:val="affff8"/>
          <w:rtl/>
        </w:rPr>
        <w:t xml:space="preserve"> </w:t>
      </w:r>
      <w:r w:rsidR="00B433C9" w:rsidRPr="00E703B7">
        <w:rPr>
          <w:rStyle w:val="affff8"/>
          <w:rFonts w:hint="eastAsia"/>
          <w:rtl/>
        </w:rPr>
        <w:t>כהנים</w:t>
      </w:r>
      <w:r w:rsidR="00B433C9" w:rsidRPr="00E703B7">
        <w:rPr>
          <w:rStyle w:val="affff8"/>
          <w:rtl/>
        </w:rPr>
        <w:t xml:space="preserve"> </w:t>
      </w:r>
      <w:r w:rsidR="00B433C9" w:rsidRPr="00E703B7">
        <w:rPr>
          <w:rStyle w:val="affff8"/>
          <w:rFonts w:hint="eastAsia"/>
          <w:rtl/>
        </w:rPr>
        <w:t>לויים</w:t>
      </w:r>
      <w:r w:rsidR="00977BDB">
        <w:rPr>
          <w:rStyle w:val="affff8"/>
          <w:rFonts w:hint="cs"/>
          <w:rtl/>
        </w:rPr>
        <w:t>,</w:t>
      </w:r>
    </w:p>
    <w:p w14:paraId="7CA47317" w14:textId="7C36C332" w:rsidR="00977BDB" w:rsidRPr="00C35A2C" w:rsidRDefault="00977BDB" w:rsidP="00977BDB">
      <w:pPr>
        <w:rPr>
          <w:rtl/>
        </w:rPr>
      </w:pPr>
      <w:r w:rsidRPr="00E703B7">
        <w:rPr>
          <w:rStyle w:val="affff8"/>
          <w:rFonts w:hint="eastAsia"/>
          <w:rtl/>
        </w:rPr>
        <w:t>א</w:t>
      </w:r>
      <w:r w:rsidRPr="00E703B7">
        <w:rPr>
          <w:rStyle w:val="affff8"/>
          <w:rtl/>
        </w:rPr>
        <w:t>לא</w:t>
      </w:r>
      <w:r w:rsidRPr="00C35A2C">
        <w:rPr>
          <w:rtl/>
        </w:rPr>
        <w:t xml:space="preserve"> </w:t>
      </w:r>
      <w:r w:rsidRPr="00AD1A41">
        <w:rPr>
          <w:rStyle w:val="affff1"/>
          <w:rFonts w:hint="cs"/>
          <w:rtl/>
        </w:rPr>
        <w:t>ד'</w:t>
      </w:r>
      <w:r w:rsidRPr="00AD1A41">
        <w:rPr>
          <w:rStyle w:val="affff1"/>
          <w:rtl/>
        </w:rPr>
        <w:t>ואכלתם אותו בכל מקום</w:t>
      </w:r>
      <w:r w:rsidRPr="00AD1A41">
        <w:rPr>
          <w:rStyle w:val="affff1"/>
          <w:rFonts w:hint="cs"/>
          <w:rtl/>
        </w:rPr>
        <w:t>'</w:t>
      </w:r>
      <w:r w:rsidRPr="00C35A2C">
        <w:rPr>
          <w:rtl/>
        </w:rPr>
        <w:t xml:space="preserve"> </w:t>
      </w:r>
      <w:r>
        <w:rPr>
          <w:rFonts w:hint="cs"/>
          <w:rtl/>
        </w:rPr>
        <w:t>ולא</w:t>
      </w:r>
      <w:r w:rsidRPr="00C35A2C">
        <w:rPr>
          <w:rtl/>
        </w:rPr>
        <w:t xml:space="preserve"> כהן שאין יכול בבית הקברות</w:t>
      </w:r>
      <w:r>
        <w:rPr>
          <w:rFonts w:hint="cs"/>
          <w:rtl/>
        </w:rPr>
        <w:t>,</w:t>
      </w:r>
    </w:p>
    <w:p w14:paraId="498F73C7" w14:textId="0C37AA47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446217">
        <w:rPr>
          <w:rStyle w:val="affff5"/>
          <w:rtl/>
        </w:rPr>
        <w:t>ו</w:t>
      </w:r>
      <w:r w:rsidR="00977BDB" w:rsidRPr="00E703B7">
        <w:rPr>
          <w:rStyle w:val="affff5"/>
          <w:rFonts w:hint="eastAsia"/>
          <w:rtl/>
        </w:rPr>
        <w:t>ראב</w:t>
      </w:r>
      <w:r w:rsidR="00977BDB" w:rsidRPr="00E703B7">
        <w:rPr>
          <w:rStyle w:val="affff5"/>
          <w:rtl/>
        </w:rPr>
        <w:t>"ע</w:t>
      </w:r>
      <w:r w:rsidR="008C3746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977BDB" w:rsidRPr="00E703B7">
        <w:rPr>
          <w:rStyle w:val="affff1"/>
          <w:rtl/>
        </w:rPr>
        <w:t>'ב</w:t>
      </w:r>
      <w:r w:rsidRPr="00E703B7">
        <w:rPr>
          <w:rStyle w:val="affff1"/>
          <w:rtl/>
        </w:rPr>
        <w:t>כל</w:t>
      </w:r>
      <w:r w:rsidR="00274003" w:rsidRPr="00E703B7">
        <w:rPr>
          <w:rStyle w:val="affff1"/>
          <w:rtl/>
        </w:rPr>
        <w:t xml:space="preserve"> מקום</w:t>
      </w:r>
      <w:r w:rsidR="00977BDB"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דלא בעי חומה, וא</w:t>
      </w:r>
      <w:r w:rsidR="00977BDB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/>
          <w:sz w:val="32"/>
          <w:rtl/>
        </w:rPr>
        <w:t xml:space="preserve"> אכל</w:t>
      </w:r>
      <w:r w:rsidR="00977BDB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 xml:space="preserve"> בטומא</w:t>
      </w:r>
      <w:r w:rsidR="00977BDB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/>
          <w:sz w:val="32"/>
          <w:rtl/>
        </w:rPr>
        <w:t xml:space="preserve"> לא לקי.</w:t>
      </w:r>
    </w:p>
    <w:p w14:paraId="4C5E290C" w14:textId="05EC3586" w:rsidR="008C3746" w:rsidRPr="00C415C0" w:rsidRDefault="00B433C9" w:rsidP="00B55EDF">
      <w:pPr>
        <w:rPr>
          <w:rtl/>
        </w:rPr>
      </w:pPr>
      <w:r w:rsidRPr="00446217">
        <w:rPr>
          <w:rStyle w:val="affff5"/>
          <w:rtl/>
        </w:rPr>
        <w:t>איתמר: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מפני מה קנסו לוים במעשר</w:t>
      </w:r>
      <w:r w:rsidRPr="00C35A2C">
        <w:rPr>
          <w:rFonts w:ascii="FontbitDavid" w:hAnsi="FontbitDavid"/>
          <w:sz w:val="32"/>
          <w:rtl/>
        </w:rPr>
        <w:t xml:space="preserve">? </w:t>
      </w:r>
      <w:r w:rsidR="008C3746">
        <w:rPr>
          <w:rFonts w:ascii="FontbitDavid" w:hAnsi="FontbitDavid" w:hint="cs"/>
          <w:sz w:val="32"/>
          <w:rtl/>
        </w:rPr>
        <w:t>לא עלו בימי עזרא</w:t>
      </w:r>
      <w:r w:rsidR="00C34E19" w:rsidRPr="00E703B7">
        <w:rPr>
          <w:rStyle w:val="affff8"/>
          <w:rtl/>
        </w:rPr>
        <w:t xml:space="preserve"> </w:t>
      </w:r>
      <w:r w:rsidR="00C34E19" w:rsidRPr="00E703B7">
        <w:rPr>
          <w:rStyle w:val="affff1"/>
          <w:rFonts w:hint="eastAsia"/>
          <w:rtl/>
        </w:rPr>
        <w:t>ככתוב</w:t>
      </w:r>
      <w:r w:rsidR="00C02A7E" w:rsidRPr="00E703B7">
        <w:rPr>
          <w:rStyle w:val="affff8"/>
          <w:rtl/>
        </w:rPr>
        <w:t>.</w:t>
      </w:r>
    </w:p>
    <w:p w14:paraId="5667FAE5" w14:textId="7C51A0FF" w:rsidR="00575FC2" w:rsidRDefault="00C02A7E" w:rsidP="00575FC2">
      <w:pPr>
        <w:rPr>
          <w:rtl/>
        </w:rPr>
      </w:pPr>
      <w:r w:rsidRPr="00E703B7">
        <w:rPr>
          <w:rStyle w:val="affff5"/>
          <w:rFonts w:hint="eastAsia"/>
          <w:rtl/>
        </w:rPr>
        <w:t>ו</w:t>
      </w:r>
      <w:r w:rsidR="00A66738" w:rsidRPr="00E703B7">
        <w:rPr>
          <w:rStyle w:val="affff5"/>
          <w:rtl/>
        </w:rPr>
        <w:t>חלקו</w:t>
      </w:r>
      <w:r>
        <w:rPr>
          <w:rStyle w:val="affff5"/>
          <w:rFonts w:hint="cs"/>
          <w:rtl/>
        </w:rPr>
        <w:t>:</w:t>
      </w:r>
      <w:r w:rsidR="008C3746">
        <w:rPr>
          <w:rStyle w:val="affff5"/>
          <w:rFonts w:hint="cs"/>
          <w:rtl/>
        </w:rPr>
        <w:t xml:space="preserve"> </w:t>
      </w:r>
      <w:r w:rsidR="008C3746" w:rsidRPr="00D1637C">
        <w:rPr>
          <w:rFonts w:cs="PFT_Frank" w:hint="eastAsia"/>
          <w:b/>
          <w:bCs/>
          <w:szCs w:val="14"/>
          <w:rtl/>
        </w:rPr>
        <w:t>א</w:t>
      </w:r>
      <w:r w:rsidRPr="00D1637C">
        <w:rPr>
          <w:rFonts w:cs="PFT_Frank" w:hint="eastAsia"/>
          <w:b/>
          <w:bCs/>
          <w:szCs w:val="14"/>
          <w:rtl/>
        </w:rPr>
        <w:t>ם</w:t>
      </w:r>
      <w:r w:rsidR="008C3746">
        <w:rPr>
          <w:rFonts w:hint="cs"/>
          <w:rtl/>
        </w:rPr>
        <w:t xml:space="preserve"> </w:t>
      </w:r>
      <w:r>
        <w:rPr>
          <w:rFonts w:hint="cs"/>
          <w:rtl/>
        </w:rPr>
        <w:t>ה</w:t>
      </w:r>
      <w:r w:rsidR="008C3746">
        <w:rPr>
          <w:rFonts w:hint="cs"/>
          <w:rtl/>
        </w:rPr>
        <w:t>קנס</w:t>
      </w:r>
      <w:r w:rsidR="00B433C9" w:rsidRPr="00C35A2C">
        <w:rPr>
          <w:rFonts w:hint="cs"/>
          <w:rtl/>
        </w:rPr>
        <w:t xml:space="preserve"> ל</w:t>
      </w:r>
      <w:r>
        <w:rPr>
          <w:rFonts w:hint="cs"/>
          <w:rtl/>
        </w:rPr>
        <w:t>תת ל</w:t>
      </w:r>
      <w:r w:rsidR="00B433C9" w:rsidRPr="00C35A2C">
        <w:rPr>
          <w:rFonts w:hint="cs"/>
          <w:rtl/>
        </w:rPr>
        <w:t>עניים</w:t>
      </w:r>
      <w:r w:rsidR="00575FC2"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או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ל</w:t>
      </w:r>
      <w:r w:rsidR="00B433C9" w:rsidRPr="00C35A2C">
        <w:rPr>
          <w:rFonts w:hint="cs"/>
          <w:rtl/>
        </w:rPr>
        <w:t xml:space="preserve">כהנים </w:t>
      </w:r>
      <w:r>
        <w:rPr>
          <w:rFonts w:hint="cs"/>
          <w:rtl/>
        </w:rPr>
        <w:t>ד</w:t>
      </w:r>
      <w:r w:rsidR="00B433C9" w:rsidRPr="00C35A2C">
        <w:rPr>
          <w:rFonts w:hint="cs"/>
          <w:rtl/>
        </w:rPr>
        <w:t>בימי טומאתן עניים</w:t>
      </w:r>
      <w:r>
        <w:rPr>
          <w:rFonts w:hint="cs"/>
          <w:rtl/>
        </w:rPr>
        <w:t>.</w:t>
      </w:r>
      <w:r w:rsidR="00B433C9" w:rsidRPr="00C35A2C">
        <w:rPr>
          <w:rFonts w:hint="cs"/>
          <w:rtl/>
        </w:rPr>
        <w:t xml:space="preserve"> </w:t>
      </w:r>
      <w:r w:rsidR="00575FC2" w:rsidRPr="00D1637C">
        <w:rPr>
          <w:rFonts w:cs="PFT_Frank" w:hint="eastAsia"/>
          <w:b/>
          <w:bCs/>
          <w:szCs w:val="14"/>
          <w:rtl/>
        </w:rPr>
        <w:t>והמעשה</w:t>
      </w:r>
      <w:r w:rsidR="00575FC2" w:rsidRPr="00D1637C">
        <w:rPr>
          <w:rFonts w:cs="PFT_Frank"/>
          <w:b/>
          <w:bCs/>
          <w:szCs w:val="14"/>
          <w:rtl/>
        </w:rPr>
        <w:t xml:space="preserve"> </w:t>
      </w:r>
      <w:r w:rsidR="00575FC2" w:rsidRPr="00D1637C">
        <w:rPr>
          <w:rFonts w:cs="PFT_Frank" w:hint="eastAsia"/>
          <w:b/>
          <w:bCs/>
          <w:szCs w:val="14"/>
          <w:rtl/>
        </w:rPr>
        <w:t>ב</w:t>
      </w:r>
      <w:r w:rsidR="00575FC2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גינה</w:t>
      </w:r>
      <w:r w:rsidR="00575FC2" w:rsidRPr="00C35A2C">
        <w:rPr>
          <w:rFonts w:ascii="FontbitDavid" w:hAnsi="FontbitDavid" w:hint="cs"/>
          <w:sz w:val="32"/>
          <w:rtl/>
        </w:rPr>
        <w:t xml:space="preserve"> </w:t>
      </w:r>
      <w:r w:rsidR="00575FC2" w:rsidRPr="00446217">
        <w:rPr>
          <w:rStyle w:val="affff5"/>
          <w:rFonts w:hint="cs"/>
          <w:rtl/>
        </w:rPr>
        <w:t>שלקח</w:t>
      </w:r>
      <w:r w:rsidR="00575FC2" w:rsidRPr="00446217">
        <w:rPr>
          <w:rStyle w:val="affff5"/>
          <w:rtl/>
        </w:rPr>
        <w:t xml:space="preserve"> ר</w:t>
      </w:r>
      <w:r w:rsidR="00575FC2" w:rsidRPr="00446217">
        <w:rPr>
          <w:rStyle w:val="affff5"/>
          <w:rFonts w:hint="cs"/>
          <w:rtl/>
        </w:rPr>
        <w:t xml:space="preserve">אב"ע </w:t>
      </w:r>
      <w:r w:rsidR="00575FC2" w:rsidRPr="002F5D33">
        <w:rPr>
          <w:rStyle w:val="affff8"/>
          <w:rFonts w:hint="cs"/>
          <w:rtl/>
        </w:rPr>
        <w:t>[כהן]</w:t>
      </w:r>
      <w:r w:rsidR="00575FC2" w:rsidRPr="00C35A2C">
        <w:rPr>
          <w:rFonts w:ascii="FontbitDavid" w:hAnsi="FontbitDavid" w:hint="cs"/>
          <w:sz w:val="32"/>
          <w:rtl/>
        </w:rPr>
        <w:t xml:space="preserve"> מעש</w:t>
      </w:r>
      <w:r w:rsidR="00575FC2" w:rsidRPr="00C35A2C">
        <w:rPr>
          <w:rFonts w:ascii="FontbitDavid" w:hAnsi="FontbitDavid"/>
          <w:sz w:val="32"/>
          <w:rtl/>
        </w:rPr>
        <w:t>"</w:t>
      </w:r>
      <w:r w:rsidR="00575FC2" w:rsidRPr="00C35A2C">
        <w:rPr>
          <w:rFonts w:ascii="FontbitDavid" w:hAnsi="FontbitDavid" w:hint="cs"/>
          <w:sz w:val="32"/>
          <w:rtl/>
        </w:rPr>
        <w:t>ר</w:t>
      </w:r>
      <w:r w:rsidR="00575FC2">
        <w:rPr>
          <w:rFonts w:ascii="FontbitDavid" w:hAnsi="FontbitDavid" w:hint="cs"/>
          <w:sz w:val="32"/>
          <w:rtl/>
        </w:rPr>
        <w:t>,</w:t>
      </w:r>
      <w:r w:rsidR="00575FC2" w:rsidRPr="00C35A2C">
        <w:rPr>
          <w:rFonts w:ascii="FontbitDavid" w:hAnsi="FontbitDavid" w:hint="cs"/>
          <w:sz w:val="32"/>
          <w:rtl/>
        </w:rPr>
        <w:t xml:space="preserve"> </w:t>
      </w:r>
      <w:r w:rsidR="00575FC2" w:rsidRPr="00446217">
        <w:rPr>
          <w:rStyle w:val="affff5"/>
          <w:rFonts w:hint="cs"/>
          <w:rtl/>
        </w:rPr>
        <w:t>ו</w:t>
      </w:r>
      <w:r w:rsidR="00575FC2">
        <w:rPr>
          <w:rStyle w:val="affff5"/>
          <w:rFonts w:hint="cs"/>
          <w:rtl/>
        </w:rPr>
        <w:t>היסב</w:t>
      </w:r>
      <w:r w:rsidR="00575FC2" w:rsidRPr="00446217">
        <w:rPr>
          <w:rStyle w:val="affff5"/>
          <w:rFonts w:hint="cs"/>
          <w:rtl/>
        </w:rPr>
        <w:t xml:space="preserve"> ר</w:t>
      </w:r>
      <w:r w:rsidR="00575FC2" w:rsidRPr="00446217">
        <w:rPr>
          <w:rStyle w:val="affff5"/>
          <w:rtl/>
        </w:rPr>
        <w:t>"</w:t>
      </w:r>
      <w:r w:rsidR="00575FC2" w:rsidRPr="00446217">
        <w:rPr>
          <w:rStyle w:val="affff5"/>
          <w:rFonts w:hint="cs"/>
          <w:rtl/>
        </w:rPr>
        <w:t>ע</w:t>
      </w:r>
      <w:r w:rsidR="00575FC2" w:rsidRPr="00C35A2C">
        <w:rPr>
          <w:rFonts w:ascii="FontbitDavid" w:hAnsi="FontbitDavid" w:hint="cs"/>
          <w:sz w:val="32"/>
          <w:rtl/>
        </w:rPr>
        <w:t xml:space="preserve"> </w:t>
      </w:r>
      <w:r w:rsidR="00575FC2">
        <w:rPr>
          <w:rFonts w:ascii="FontbitDavid" w:hAnsi="FontbitDavid" w:hint="cs"/>
          <w:sz w:val="32"/>
          <w:rtl/>
        </w:rPr>
        <w:t xml:space="preserve">פתחה לבית הקברות, </w:t>
      </w:r>
      <w:r w:rsidR="00575FC2">
        <w:rPr>
          <w:rStyle w:val="affff5"/>
          <w:rFonts w:hint="cs"/>
          <w:rtl/>
        </w:rPr>
        <w:t>ו</w:t>
      </w:r>
      <w:r w:rsidR="00575FC2" w:rsidRPr="00446217">
        <w:rPr>
          <w:rStyle w:val="affff5"/>
          <w:rFonts w:hint="cs"/>
          <w:rtl/>
        </w:rPr>
        <w:t>אמר ראב</w:t>
      </w:r>
      <w:r w:rsidR="00575FC2" w:rsidRPr="00446217">
        <w:rPr>
          <w:rStyle w:val="affff5"/>
          <w:rtl/>
        </w:rPr>
        <w:t>"</w:t>
      </w:r>
      <w:r w:rsidR="00575FC2" w:rsidRPr="00446217">
        <w:rPr>
          <w:rStyle w:val="affff5"/>
          <w:rFonts w:hint="cs"/>
          <w:rtl/>
        </w:rPr>
        <w:t>ע</w:t>
      </w:r>
      <w:r w:rsidR="00575FC2" w:rsidRPr="00C35A2C">
        <w:rPr>
          <w:rFonts w:ascii="FontbitDavid" w:hAnsi="FontbitDavid" w:hint="cs"/>
          <w:sz w:val="32"/>
          <w:rtl/>
        </w:rPr>
        <w:t xml:space="preserve"> </w:t>
      </w:r>
      <w:r w:rsidR="00575FC2">
        <w:rPr>
          <w:rStyle w:val="affff5"/>
          <w:rFonts w:hint="cs"/>
          <w:rtl/>
        </w:rPr>
        <w:t>'</w:t>
      </w:r>
      <w:r w:rsidR="00575FC2" w:rsidRPr="00446217">
        <w:rPr>
          <w:rStyle w:val="affff5"/>
          <w:rFonts w:hint="cs"/>
          <w:rtl/>
        </w:rPr>
        <w:t>עקיבא</w:t>
      </w:r>
      <w:r w:rsidR="00575FC2" w:rsidRPr="00C35A2C">
        <w:rPr>
          <w:rFonts w:ascii="FontbitDavid" w:hAnsi="FontbitDavid" w:hint="cs"/>
          <w:sz w:val="32"/>
          <w:rtl/>
        </w:rPr>
        <w:t xml:space="preserve"> בתרמילו</w:t>
      </w:r>
      <w:r w:rsidR="00575FC2">
        <w:rPr>
          <w:rFonts w:ascii="FontbitDavid" w:hAnsi="FontbitDavid" w:hint="cs"/>
          <w:sz w:val="32"/>
          <w:rtl/>
        </w:rPr>
        <w:t xml:space="preserve"> </w:t>
      </w:r>
      <w:r w:rsidR="00575FC2">
        <w:rPr>
          <w:rStyle w:val="affff8"/>
          <w:rFonts w:hint="cs"/>
          <w:rtl/>
        </w:rPr>
        <w:t>רועה צאן</w:t>
      </w:r>
      <w:r w:rsidR="00575FC2" w:rsidRPr="00C35A2C">
        <w:rPr>
          <w:rFonts w:ascii="FontbitDavid" w:hAnsi="FontbitDavid" w:hint="cs"/>
          <w:sz w:val="32"/>
          <w:rtl/>
        </w:rPr>
        <w:t xml:space="preserve"> ואנא חיי</w:t>
      </w:r>
      <w:r w:rsidR="00575FC2">
        <w:rPr>
          <w:rFonts w:ascii="FontbitDavid" w:hAnsi="FontbitDavid" w:hint="cs"/>
          <w:sz w:val="32"/>
          <w:rtl/>
        </w:rPr>
        <w:t>'</w:t>
      </w:r>
      <w:r w:rsidR="00575FC2">
        <w:rPr>
          <w:rFonts w:hint="cs"/>
          <w:rtl/>
        </w:rPr>
        <w:t>!</w:t>
      </w:r>
    </w:p>
    <w:p w14:paraId="484EED15" w14:textId="2C4F780D" w:rsidR="00B433C9" w:rsidRPr="00062827" w:rsidRDefault="00575FC2" w:rsidP="00C02A7E">
      <w:pPr>
        <w:rPr>
          <w:rFonts w:ascii="FontbitDavid" w:hAnsi="FontbitDavid"/>
          <w:spacing w:val="-2"/>
          <w:sz w:val="32"/>
          <w:rtl/>
        </w:rPr>
      </w:pPr>
      <w:r w:rsidRPr="00062827">
        <w:rPr>
          <w:rStyle w:val="affff5"/>
          <w:rFonts w:hint="eastAsia"/>
          <w:rtl/>
        </w:rPr>
        <w:t>למ</w:t>
      </w:r>
      <w:r w:rsidRPr="00062827">
        <w:rPr>
          <w:rStyle w:val="affff5"/>
          <w:rtl/>
        </w:rPr>
        <w:t xml:space="preserve">"ד </w:t>
      </w:r>
      <w:r w:rsidR="00EC1CEC" w:rsidRPr="00062827">
        <w:rPr>
          <w:rStyle w:val="affff5"/>
          <w:rFonts w:hint="cs"/>
          <w:rtl/>
        </w:rPr>
        <w:t>'</w:t>
      </w:r>
      <w:r w:rsidRPr="00062827">
        <w:rPr>
          <w:rStyle w:val="affff5"/>
          <w:rFonts w:hint="eastAsia"/>
          <w:rtl/>
        </w:rPr>
        <w:t>קנס</w:t>
      </w:r>
      <w:r w:rsidRPr="00062827">
        <w:rPr>
          <w:rStyle w:val="affff5"/>
          <w:rtl/>
        </w:rPr>
        <w:t xml:space="preserve"> </w:t>
      </w:r>
      <w:r w:rsidRPr="00062827">
        <w:rPr>
          <w:rStyle w:val="affff5"/>
          <w:rFonts w:hint="eastAsia"/>
          <w:rtl/>
        </w:rPr>
        <w:t>לכהנים</w:t>
      </w:r>
      <w:r w:rsidR="00EC1CEC" w:rsidRPr="00062827">
        <w:rPr>
          <w:rStyle w:val="affff5"/>
          <w:rFonts w:hint="cs"/>
          <w:rtl/>
        </w:rPr>
        <w:t>'</w:t>
      </w:r>
      <w:r w:rsidRPr="00062827">
        <w:rPr>
          <w:rFonts w:hint="cs"/>
          <w:spacing w:val="-2"/>
          <w:rtl/>
        </w:rPr>
        <w:t xml:space="preserve"> </w:t>
      </w:r>
      <w:r w:rsidRPr="00062827">
        <w:rPr>
          <w:rStyle w:val="affff5"/>
          <w:rFonts w:hint="cs"/>
          <w:rtl/>
        </w:rPr>
        <w:t xml:space="preserve">ה"ק </w:t>
      </w:r>
      <w:r w:rsidR="00B433C9" w:rsidRPr="00062827">
        <w:rPr>
          <w:rStyle w:val="affff5"/>
          <w:rFonts w:hint="cs"/>
          <w:rtl/>
        </w:rPr>
        <w:t>ר</w:t>
      </w:r>
      <w:r w:rsidR="00B433C9" w:rsidRPr="00062827">
        <w:rPr>
          <w:rStyle w:val="affff5"/>
          <w:rtl/>
        </w:rPr>
        <w:t>"</w:t>
      </w:r>
      <w:r w:rsidR="00B433C9" w:rsidRPr="00062827">
        <w:rPr>
          <w:rStyle w:val="affff5"/>
          <w:rFonts w:hint="cs"/>
          <w:rtl/>
        </w:rPr>
        <w:t>ע</w:t>
      </w:r>
      <w:r w:rsidRPr="00062827">
        <w:rPr>
          <w:rStyle w:val="affff5"/>
          <w:rFonts w:hint="cs"/>
          <w:rtl/>
        </w:rPr>
        <w:t>:</w:t>
      </w:r>
      <w:r w:rsidR="00B433C9" w:rsidRPr="00062827">
        <w:rPr>
          <w:rStyle w:val="affff5"/>
          <w:rFonts w:hint="cs"/>
          <w:rtl/>
        </w:rPr>
        <w:t xml:space="preserve"> </w:t>
      </w:r>
      <w:r w:rsidR="00B433C9" w:rsidRPr="00062827">
        <w:rPr>
          <w:rFonts w:ascii="FontbitDavid" w:hAnsi="FontbitDavid" w:hint="cs"/>
          <w:spacing w:val="-2"/>
          <w:sz w:val="32"/>
          <w:rtl/>
        </w:rPr>
        <w:t xml:space="preserve">בתורת קנס יש לך </w:t>
      </w:r>
      <w:r w:rsidR="00EC1CEC" w:rsidRPr="00062827">
        <w:rPr>
          <w:rFonts w:ascii="FontbitDavid" w:hAnsi="FontbitDavid" w:hint="cs"/>
          <w:spacing w:val="-2"/>
          <w:sz w:val="32"/>
          <w:rtl/>
        </w:rPr>
        <w:t>ול</w:t>
      </w:r>
      <w:r w:rsidR="00B433C9" w:rsidRPr="00062827">
        <w:rPr>
          <w:rFonts w:ascii="FontbitDavid" w:hAnsi="FontbitDavid" w:hint="cs"/>
          <w:spacing w:val="-2"/>
          <w:sz w:val="32"/>
          <w:rtl/>
        </w:rPr>
        <w:t>א בתורת חלוקה</w:t>
      </w:r>
      <w:r w:rsidR="00EC1CEC" w:rsidRPr="00062827">
        <w:rPr>
          <w:rFonts w:ascii="FontbitDavid" w:hAnsi="FontbitDavid" w:hint="cs"/>
          <w:spacing w:val="-2"/>
          <w:sz w:val="32"/>
          <w:rtl/>
        </w:rPr>
        <w:t>.</w:t>
      </w:r>
    </w:p>
    <w:p w14:paraId="3798C9AB" w14:textId="115E98A8" w:rsidR="00B433C9" w:rsidRPr="00062827" w:rsidRDefault="007179F8" w:rsidP="00E703B7">
      <w:pPr>
        <w:rPr>
          <w:rFonts w:ascii="FontbitDavid" w:hAnsi="FontbitDavid"/>
          <w:spacing w:val="-2"/>
          <w:sz w:val="32"/>
          <w:rtl/>
        </w:rPr>
      </w:pPr>
      <w:r w:rsidRPr="00062827">
        <w:rPr>
          <w:rFonts w:ascii="FontbitDavid" w:hAnsi="FontbitDavid"/>
          <w:spacing w:val="-2"/>
          <w:sz w:val="32"/>
          <w:rtl/>
        </w:rPr>
        <w:t>•</w:t>
      </w:r>
      <w:r w:rsidR="00B433C9"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="00B433C9" w:rsidRPr="00062827">
        <w:rPr>
          <w:rStyle w:val="affff5"/>
          <w:rFonts w:hint="cs"/>
          <w:rtl/>
        </w:rPr>
        <w:t>ר</w:t>
      </w:r>
      <w:r w:rsidR="00B433C9" w:rsidRPr="00062827">
        <w:rPr>
          <w:rStyle w:val="affff5"/>
          <w:rtl/>
        </w:rPr>
        <w:t>"</w:t>
      </w:r>
      <w:r w:rsidR="00B433C9" w:rsidRPr="00062827">
        <w:rPr>
          <w:rStyle w:val="affff5"/>
          <w:rFonts w:hint="cs"/>
          <w:rtl/>
        </w:rPr>
        <w:t>ח</w:t>
      </w:r>
      <w:r w:rsidR="00B433C9" w:rsidRPr="00062827">
        <w:rPr>
          <w:rFonts w:ascii="FontbitDavid" w:hAnsi="FontbitDavid" w:hint="cs"/>
          <w:spacing w:val="-2"/>
          <w:sz w:val="32"/>
          <w:rtl/>
        </w:rPr>
        <w:t>:</w:t>
      </w:r>
      <w:r w:rsidR="008C3746" w:rsidRPr="00062827">
        <w:rPr>
          <w:rFonts w:ascii="FontbitDavid" w:hAnsi="FontbitDavid"/>
          <w:spacing w:val="-2"/>
          <w:sz w:val="32"/>
          <w:rtl/>
        </w:rPr>
        <w:t xml:space="preserve"> בתחלה </w:t>
      </w:r>
      <w:r w:rsidR="008C3746" w:rsidRPr="00062827">
        <w:rPr>
          <w:rFonts w:ascii="FontbitDavid" w:hAnsi="FontbitDavid" w:hint="cs"/>
          <w:spacing w:val="-2"/>
          <w:sz w:val="32"/>
          <w:rtl/>
        </w:rPr>
        <w:t>ה</w:t>
      </w:r>
      <w:r w:rsidR="00EC1CEC" w:rsidRPr="00062827">
        <w:rPr>
          <w:rFonts w:ascii="FontbitDavid" w:hAnsi="FontbitDavid" w:hint="cs"/>
          <w:spacing w:val="-2"/>
          <w:sz w:val="32"/>
          <w:rtl/>
        </w:rPr>
        <w:t>יו מ</w:t>
      </w:r>
      <w:r w:rsidR="008C3746" w:rsidRPr="00062827">
        <w:rPr>
          <w:rFonts w:ascii="FontbitDavid" w:hAnsi="FontbitDavid" w:hint="cs"/>
          <w:spacing w:val="-2"/>
          <w:sz w:val="32"/>
          <w:rtl/>
        </w:rPr>
        <w:t>עמיד</w:t>
      </w:r>
      <w:r w:rsidR="00EC1CEC" w:rsidRPr="00062827">
        <w:rPr>
          <w:rFonts w:ascii="FontbitDavid" w:hAnsi="FontbitDavid" w:hint="cs"/>
          <w:spacing w:val="-2"/>
          <w:sz w:val="32"/>
          <w:rtl/>
        </w:rPr>
        <w:t>ים</w:t>
      </w:r>
      <w:r w:rsidR="008C3746"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="008C3746" w:rsidRPr="00062827">
        <w:rPr>
          <w:rFonts w:ascii="FontbitDavid" w:hAnsi="FontbitDavid"/>
          <w:spacing w:val="-2"/>
          <w:sz w:val="32"/>
          <w:rtl/>
        </w:rPr>
        <w:t>שוטרי</w:t>
      </w:r>
      <w:r w:rsidR="008C3746" w:rsidRPr="00062827">
        <w:rPr>
          <w:rFonts w:ascii="FontbitDavid" w:hAnsi="FontbitDavid" w:hint="cs"/>
          <w:spacing w:val="-2"/>
          <w:sz w:val="32"/>
          <w:rtl/>
        </w:rPr>
        <w:t xml:space="preserve">ם </w:t>
      </w:r>
      <w:r w:rsidR="00B433C9" w:rsidRPr="00062827">
        <w:rPr>
          <w:rFonts w:ascii="FontbitDavid" w:hAnsi="FontbitDavid"/>
          <w:spacing w:val="-2"/>
          <w:sz w:val="32"/>
          <w:rtl/>
        </w:rPr>
        <w:t>מהלוים</w:t>
      </w:r>
      <w:r w:rsidR="00EC1CEC" w:rsidRPr="00062827">
        <w:rPr>
          <w:rFonts w:ascii="FontbitDavid" w:hAnsi="FontbitDavid" w:hint="cs"/>
          <w:spacing w:val="-2"/>
          <w:sz w:val="32"/>
          <w:rtl/>
        </w:rPr>
        <w:t>,</w:t>
      </w:r>
      <w:r w:rsidR="00B433C9" w:rsidRPr="00062827">
        <w:rPr>
          <w:rFonts w:ascii="FontbitDavid" w:hAnsi="FontbitDavid"/>
          <w:spacing w:val="-2"/>
          <w:sz w:val="32"/>
          <w:rtl/>
        </w:rPr>
        <w:t xml:space="preserve"> עכשיו</w:t>
      </w:r>
      <w:r w:rsidR="00EC1CEC" w:rsidRPr="00062827">
        <w:rPr>
          <w:rFonts w:ascii="FontbitDavid" w:hAnsi="FontbitDavid" w:hint="cs"/>
          <w:spacing w:val="-2"/>
          <w:sz w:val="32"/>
          <w:rtl/>
        </w:rPr>
        <w:t xml:space="preserve"> </w:t>
      </w:r>
      <w:r w:rsidR="00B433C9" w:rsidRPr="00062827">
        <w:rPr>
          <w:rFonts w:ascii="FontbitDavid" w:hAnsi="FontbitDavid"/>
          <w:spacing w:val="-2"/>
          <w:sz w:val="32"/>
          <w:rtl/>
        </w:rPr>
        <w:t>מישראל</w:t>
      </w:r>
      <w:r w:rsidR="00EC1CEC" w:rsidRPr="00062827">
        <w:rPr>
          <w:rFonts w:ascii="FontbitDavid" w:hAnsi="FontbitDavid" w:hint="cs"/>
          <w:spacing w:val="-2"/>
          <w:sz w:val="32"/>
          <w:rtl/>
        </w:rPr>
        <w:t>.</w:t>
      </w:r>
    </w:p>
    <w:p w14:paraId="7B7D6E9F" w14:textId="4EA5A1B8" w:rsidR="00B433C9" w:rsidRPr="00C35A2C" w:rsidRDefault="00B433C9" w:rsidP="00615A60">
      <w:pPr>
        <w:pStyle w:val="aff2"/>
        <w:rPr>
          <w:rtl/>
        </w:rPr>
      </w:pPr>
      <w:r w:rsidRPr="00615A60">
        <w:rPr>
          <w:rFonts w:hint="cs"/>
          <w:rtl/>
        </w:rPr>
        <w:t>׹</w:t>
      </w:r>
    </w:p>
    <w:p w14:paraId="3739C833" w14:textId="7A7A4F8E" w:rsidR="001632F8" w:rsidRDefault="00B433C9" w:rsidP="00291C8F">
      <w:pPr>
        <w:pStyle w:val="affffb"/>
        <w:rPr>
          <w:rtl/>
        </w:rPr>
      </w:pPr>
      <w:ins w:id="9934" w:author="מספור קטעי משנה" w:date="2026-10-06T06:45:58Z">
        <w:r>
          <w:rPr>
            <w:rStyle w:val="MisparKeta"/>
          </w:rPr>
          <w:t xml:space="preserve">א. </w:t>
        </w:r>
      </w:ins>
      <w:bookmarkStart w:id="968" w:name="_Toc119173051"/>
      <w:bookmarkStart w:id="969" w:name="_Toc119230146"/>
      <w:r w:rsidRPr="001632F8">
        <w:rPr>
          <w:rtl/>
        </w:rPr>
        <w:t xml:space="preserve">בת ישראל </w:t>
      </w:r>
      <w:r w:rsidRPr="00E703B7">
        <w:rPr>
          <w:rtl/>
        </w:rPr>
        <w:t>שניסת לכהן</w:t>
      </w:r>
      <w:r w:rsidRPr="001632F8">
        <w:rPr>
          <w:rtl/>
        </w:rPr>
        <w:t xml:space="preserve"> - תאכל בתרומה</w:t>
      </w:r>
      <w:r w:rsidR="001632F8">
        <w:rPr>
          <w:rFonts w:hint="cs"/>
          <w:rtl/>
        </w:rPr>
        <w:t>,</w:t>
      </w:r>
      <w:bookmarkEnd w:id="968"/>
      <w:bookmarkEnd w:id="969"/>
      <w:r w:rsidR="008C3746" w:rsidRPr="001632F8">
        <w:rPr>
          <w:rFonts w:hint="cs"/>
          <w:rtl/>
        </w:rPr>
        <w:t xml:space="preserve">  </w:t>
      </w:r>
    </w:p>
    <w:p>
      <w:pPr>
        <w:pStyle w:val="MishnaBatzad"/>
        <w:rPr>
          <w:ins w:id="20545" w:author="קלוד" w:date="2026-10-06T10:10:48Z"/>
        </w:rPr>
      </w:pPr>
      <w:ins w:id="20544" w:author="קלוד" w:date="2026-10-06T10:10:48Z">
        <w:r>
          <w:t xml:space="preserve">משנה ה</w:t>
        </w:r>
      </w:ins>
    </w:p>
    <w:p w14:paraId="28969A34" w14:textId="414B04FB" w:rsidR="00B433C9" w:rsidRPr="001632F8" w:rsidRDefault="00B433C9" w:rsidP="001632F8">
      <w:pPr>
        <w:pStyle w:val="affc"/>
        <w:rPr>
          <w:rtl/>
        </w:rPr>
      </w:pPr>
      <w:r w:rsidRPr="001632F8">
        <w:rPr>
          <w:rtl/>
        </w:rPr>
        <w:t>מת ולה הימנו בן - תאכל בתרומה.</w:t>
      </w:r>
    </w:p>
    <w:p w14:paraId="50AEFFD3" w14:textId="760AD78A" w:rsidR="001632F8" w:rsidRDefault="00B433C9" w:rsidP="001632F8">
      <w:pPr>
        <w:pStyle w:val="affc"/>
        <w:rPr>
          <w:rtl/>
        </w:rPr>
      </w:pPr>
      <w:bookmarkStart w:id="970" w:name="_Toc119173052"/>
      <w:bookmarkStart w:id="971" w:name="_Toc119230147"/>
      <w:r w:rsidRPr="00291C8F">
        <w:rPr>
          <w:rStyle w:val="affffc"/>
          <w:rtl/>
        </w:rPr>
        <w:t>ניסת ללוי -</w:t>
      </w:r>
      <w:bookmarkEnd w:id="970"/>
      <w:bookmarkEnd w:id="971"/>
      <w:r w:rsidRPr="001632F8">
        <w:rPr>
          <w:rtl/>
        </w:rPr>
        <w:t xml:space="preserve"> תאכל במעשר</w:t>
      </w:r>
      <w:r w:rsidR="001632F8">
        <w:rPr>
          <w:rFonts w:hint="cs"/>
          <w:rtl/>
        </w:rPr>
        <w:t>,</w:t>
      </w:r>
      <w:r w:rsidR="008C3746" w:rsidRPr="001632F8">
        <w:rPr>
          <w:rFonts w:hint="cs"/>
          <w:rtl/>
        </w:rPr>
        <w:t xml:space="preserve">  </w:t>
      </w:r>
      <w:r w:rsidR="00626A83" w:rsidRPr="001632F8">
        <w:rPr>
          <w:rFonts w:hint="cs"/>
          <w:rtl/>
        </w:rPr>
        <w:tab/>
      </w:r>
    </w:p>
    <w:p w14:paraId="73E62D24" w14:textId="18FBB87B" w:rsidR="00B433C9" w:rsidRPr="001632F8" w:rsidRDefault="00B433C9" w:rsidP="001632F8">
      <w:pPr>
        <w:pStyle w:val="affc"/>
        <w:rPr>
          <w:rtl/>
        </w:rPr>
      </w:pPr>
      <w:r w:rsidRPr="001632F8">
        <w:rPr>
          <w:rtl/>
        </w:rPr>
        <w:t>מת ולה הימנו בן - תאכל במעשר.</w:t>
      </w:r>
    </w:p>
    <w:p w14:paraId="441F6FBF" w14:textId="0BE0F72A" w:rsidR="001632F8" w:rsidRDefault="008C3746" w:rsidP="001632F8">
      <w:pPr>
        <w:pStyle w:val="affc"/>
        <w:rPr>
          <w:rtl/>
        </w:rPr>
      </w:pPr>
      <w:bookmarkStart w:id="972" w:name="_Toc119173053"/>
      <w:bookmarkStart w:id="973" w:name="_Toc119230148"/>
      <w:r w:rsidRPr="00291C8F">
        <w:rPr>
          <w:rStyle w:val="affffc"/>
          <w:rtl/>
        </w:rPr>
        <w:t xml:space="preserve">ניסת לישראל </w:t>
      </w:r>
      <w:r w:rsidR="001632F8" w:rsidRPr="00291C8F">
        <w:rPr>
          <w:rStyle w:val="affffc"/>
          <w:rFonts w:hint="cs"/>
          <w:rtl/>
        </w:rPr>
        <w:t>-</w:t>
      </w:r>
      <w:bookmarkEnd w:id="972"/>
      <w:bookmarkEnd w:id="973"/>
      <w:r w:rsidR="001632F8">
        <w:rPr>
          <w:rFonts w:hint="cs"/>
          <w:rtl/>
        </w:rPr>
        <w:t xml:space="preserve"> </w:t>
      </w:r>
      <w:r w:rsidR="00B433C9" w:rsidRPr="00E703B7">
        <w:rPr>
          <w:rtl/>
        </w:rPr>
        <w:t>לא תאכל בתרומה ובמעשר</w:t>
      </w:r>
      <w:r w:rsidR="001632F8">
        <w:rPr>
          <w:rFonts w:hint="cs"/>
          <w:rtl/>
        </w:rPr>
        <w:t>,</w:t>
      </w:r>
      <w:r w:rsidRPr="00E703B7">
        <w:rPr>
          <w:rtl/>
        </w:rPr>
        <w:t xml:space="preserve"> </w:t>
      </w:r>
    </w:p>
    <w:p w14:paraId="2B10406D" w14:textId="1E315C4B" w:rsidR="00B433C9" w:rsidRPr="00E703B7" w:rsidRDefault="00B433C9" w:rsidP="001632F8">
      <w:pPr>
        <w:pStyle w:val="affc"/>
        <w:rPr>
          <w:rtl/>
        </w:rPr>
      </w:pPr>
      <w:r w:rsidRPr="00E703B7">
        <w:rPr>
          <w:rtl/>
        </w:rPr>
        <w:t>מ</w:t>
      </w:r>
      <w:r w:rsidR="008C3746" w:rsidRPr="00E703B7">
        <w:rPr>
          <w:rtl/>
        </w:rPr>
        <w:t xml:space="preserve">ת ולה הימנו בן </w:t>
      </w:r>
      <w:r w:rsidR="001632F8">
        <w:rPr>
          <w:rFonts w:hint="cs"/>
          <w:rtl/>
        </w:rPr>
        <w:t xml:space="preserve">- </w:t>
      </w:r>
      <w:r w:rsidRPr="00E703B7">
        <w:rPr>
          <w:rtl/>
        </w:rPr>
        <w:t>לא תאכל בתרומה ובמעשר.</w:t>
      </w:r>
    </w:p>
    <w:p w14:paraId="0042649A" w14:textId="19EACD20" w:rsidR="00B433C9" w:rsidRPr="001632F8" w:rsidRDefault="00B433C9" w:rsidP="00E703B7">
      <w:pPr>
        <w:pStyle w:val="affc"/>
        <w:jc w:val="center"/>
        <w:rPr>
          <w:rtl/>
        </w:rPr>
      </w:pPr>
      <w:r w:rsidRPr="00E703B7">
        <w:rPr>
          <w:rtl/>
        </w:rPr>
        <w:lastRenderedPageBreak/>
        <w:t>מת מישראל</w:t>
      </w:r>
      <w:r w:rsidR="001632F8">
        <w:rPr>
          <w:rFonts w:hint="cs"/>
          <w:rtl/>
        </w:rPr>
        <w:t xml:space="preserve"> -</w:t>
      </w:r>
      <w:r w:rsidRPr="00E703B7">
        <w:rPr>
          <w:rtl/>
        </w:rPr>
        <w:t xml:space="preserve"> מעשר, מלוי </w:t>
      </w:r>
      <w:r w:rsidR="001632F8">
        <w:rPr>
          <w:rFonts w:hint="cs"/>
          <w:rtl/>
        </w:rPr>
        <w:t>-</w:t>
      </w:r>
      <w:r w:rsidRPr="00E703B7">
        <w:rPr>
          <w:rtl/>
        </w:rPr>
        <w:t xml:space="preserve"> תרומה</w:t>
      </w:r>
      <w:r w:rsidR="008C3746" w:rsidRPr="00E703B7">
        <w:rPr>
          <w:rtl/>
        </w:rPr>
        <w:t xml:space="preserve">, </w:t>
      </w:r>
      <w:r w:rsidRPr="00E703B7">
        <w:rPr>
          <w:rtl/>
        </w:rPr>
        <w:t xml:space="preserve">מכהן </w:t>
      </w:r>
      <w:r w:rsidR="001632F8">
        <w:rPr>
          <w:rFonts w:hint="cs"/>
          <w:rtl/>
        </w:rPr>
        <w:t xml:space="preserve">- </w:t>
      </w:r>
      <w:r w:rsidRPr="00E703B7">
        <w:rPr>
          <w:rtl/>
        </w:rPr>
        <w:t xml:space="preserve">לא </w:t>
      </w:r>
      <w:r w:rsidR="001632F8">
        <w:rPr>
          <w:rFonts w:hint="cs"/>
          <w:rtl/>
        </w:rPr>
        <w:t>תאכל</w:t>
      </w:r>
      <w:r w:rsidRPr="001632F8">
        <w:rPr>
          <w:rtl/>
        </w:rPr>
        <w:t>.</w:t>
      </w:r>
    </w:p>
    <w:p w14:paraId="62E892E7" w14:textId="5FCBFFAB" w:rsidR="001632F8" w:rsidRDefault="00B433C9" w:rsidP="001632F8">
      <w:pPr>
        <w:pStyle w:val="affc"/>
        <w:rPr>
          <w:rtl/>
        </w:rPr>
      </w:pPr>
      <w:bookmarkStart w:id="974" w:name="_Toc119173054"/>
      <w:bookmarkStart w:id="975" w:name="_Toc119230149"/>
      <w:r w:rsidRPr="00291C8F">
        <w:rPr>
          <w:rStyle w:val="affffc"/>
          <w:rtl/>
        </w:rPr>
        <w:t>בת כהן שניסת לישראל</w:t>
      </w:r>
      <w:bookmarkEnd w:id="974"/>
      <w:bookmarkEnd w:id="975"/>
      <w:r w:rsidRPr="001632F8">
        <w:rPr>
          <w:rtl/>
        </w:rPr>
        <w:t xml:space="preserve"> - לא תאכל בתרומה</w:t>
      </w:r>
      <w:r w:rsidR="001632F8">
        <w:rPr>
          <w:rFonts w:hint="cs"/>
          <w:rtl/>
        </w:rPr>
        <w:t>,</w:t>
      </w:r>
      <w:r w:rsidR="00FA34A8" w:rsidRPr="001632F8">
        <w:rPr>
          <w:rFonts w:hint="cs"/>
          <w:rtl/>
        </w:rPr>
        <w:t xml:space="preserve"> </w:t>
      </w:r>
    </w:p>
    <w:p w14:paraId="730F65FB" w14:textId="301C220E" w:rsidR="00B433C9" w:rsidRPr="001632F8" w:rsidRDefault="00FA34A8" w:rsidP="001632F8">
      <w:pPr>
        <w:pStyle w:val="affc"/>
        <w:rPr>
          <w:rtl/>
        </w:rPr>
      </w:pPr>
      <w:r w:rsidRPr="001632F8">
        <w:rPr>
          <w:rtl/>
        </w:rPr>
        <w:t xml:space="preserve">מת ולה הימנו בן </w:t>
      </w:r>
      <w:r w:rsidR="001632F8">
        <w:rPr>
          <w:rFonts w:hint="cs"/>
          <w:rtl/>
        </w:rPr>
        <w:t xml:space="preserve">- </w:t>
      </w:r>
      <w:r w:rsidR="00B433C9" w:rsidRPr="001632F8">
        <w:rPr>
          <w:rtl/>
        </w:rPr>
        <w:t>לא תאכל בתרומה.</w:t>
      </w:r>
    </w:p>
    <w:p w14:paraId="5D4DD95A" w14:textId="4253523F" w:rsidR="001632F8" w:rsidRDefault="00B433C9" w:rsidP="001632F8">
      <w:pPr>
        <w:pStyle w:val="affc"/>
        <w:rPr>
          <w:rtl/>
        </w:rPr>
      </w:pPr>
      <w:bookmarkStart w:id="976" w:name="_Toc119173055"/>
      <w:bookmarkStart w:id="977" w:name="_Toc119230150"/>
      <w:r w:rsidRPr="00291C8F">
        <w:rPr>
          <w:rStyle w:val="affffc"/>
          <w:rtl/>
        </w:rPr>
        <w:t>ניסת ללוי</w:t>
      </w:r>
      <w:bookmarkEnd w:id="976"/>
      <w:bookmarkEnd w:id="977"/>
      <w:r w:rsidRPr="001632F8">
        <w:rPr>
          <w:rtl/>
        </w:rPr>
        <w:t xml:space="preserve"> - תאכל במעשר</w:t>
      </w:r>
      <w:r w:rsidR="001632F8">
        <w:rPr>
          <w:rFonts w:hint="cs"/>
          <w:rtl/>
        </w:rPr>
        <w:t>,</w:t>
      </w:r>
      <w:r w:rsidR="00FA34A8" w:rsidRPr="001632F8">
        <w:rPr>
          <w:rFonts w:hint="cs"/>
          <w:rtl/>
        </w:rPr>
        <w:t xml:space="preserve">  </w:t>
      </w:r>
      <w:r w:rsidR="00626A83" w:rsidRPr="001632F8">
        <w:rPr>
          <w:rtl/>
        </w:rPr>
        <w:tab/>
      </w:r>
    </w:p>
    <w:p w14:paraId="0B6EEC04" w14:textId="11870897" w:rsidR="00B433C9" w:rsidRPr="001632F8" w:rsidRDefault="00B433C9" w:rsidP="001632F8">
      <w:pPr>
        <w:pStyle w:val="affc"/>
        <w:rPr>
          <w:rtl/>
        </w:rPr>
      </w:pPr>
      <w:r w:rsidRPr="001632F8">
        <w:rPr>
          <w:rtl/>
        </w:rPr>
        <w:t>מת ולה הימנו בן - תאכל במעשר.</w:t>
      </w:r>
    </w:p>
    <w:p w14:paraId="361A9F6F" w14:textId="236822A1" w:rsidR="001632F8" w:rsidRDefault="00B433C9" w:rsidP="001632F8">
      <w:pPr>
        <w:pStyle w:val="affc"/>
        <w:rPr>
          <w:rtl/>
        </w:rPr>
      </w:pPr>
      <w:bookmarkStart w:id="978" w:name="_Toc119173056"/>
      <w:bookmarkStart w:id="979" w:name="_Toc119230151"/>
      <w:r w:rsidRPr="00291C8F">
        <w:rPr>
          <w:rStyle w:val="affffc"/>
          <w:rtl/>
        </w:rPr>
        <w:t>ניסת לכהן</w:t>
      </w:r>
      <w:bookmarkEnd w:id="978"/>
      <w:bookmarkEnd w:id="979"/>
      <w:r w:rsidRPr="001632F8">
        <w:rPr>
          <w:rtl/>
        </w:rPr>
        <w:t xml:space="preserve"> - תאכל בתרומה</w:t>
      </w:r>
      <w:r w:rsidR="001632F8">
        <w:rPr>
          <w:rFonts w:hint="cs"/>
          <w:rtl/>
        </w:rPr>
        <w:t>,</w:t>
      </w:r>
      <w:r w:rsidR="00FA34A8" w:rsidRPr="001632F8">
        <w:rPr>
          <w:rFonts w:hint="cs"/>
          <w:rtl/>
        </w:rPr>
        <w:t xml:space="preserve"> </w:t>
      </w:r>
    </w:p>
    <w:p w14:paraId="587B5CD5" w14:textId="6D053262" w:rsidR="00B433C9" w:rsidRPr="001632F8" w:rsidRDefault="00B433C9" w:rsidP="001632F8">
      <w:pPr>
        <w:pStyle w:val="affc"/>
        <w:rPr>
          <w:rtl/>
        </w:rPr>
      </w:pPr>
      <w:r w:rsidRPr="001632F8">
        <w:rPr>
          <w:rtl/>
        </w:rPr>
        <w:t>מת ולה הימנו בן - תאכל בתרומה.</w:t>
      </w:r>
    </w:p>
    <w:p w14:paraId="4B0C0A9A" w14:textId="0EC822E3" w:rsidR="00FA34A8" w:rsidRPr="001632F8" w:rsidRDefault="00B433C9" w:rsidP="00E703B7">
      <w:pPr>
        <w:pStyle w:val="affc"/>
        <w:jc w:val="center"/>
        <w:rPr>
          <w:rtl/>
        </w:rPr>
      </w:pPr>
      <w:r w:rsidRPr="001632F8">
        <w:rPr>
          <w:rtl/>
        </w:rPr>
        <w:t xml:space="preserve">מת מכהן - לא תרומה, </w:t>
      </w:r>
      <w:r w:rsidR="00626A83" w:rsidRPr="001632F8">
        <w:rPr>
          <w:rtl/>
        </w:rPr>
        <w:tab/>
      </w:r>
      <w:r w:rsidRPr="001632F8">
        <w:rPr>
          <w:rtl/>
        </w:rPr>
        <w:t>מלוי - לא מעשר,</w:t>
      </w:r>
    </w:p>
    <w:p w14:paraId="0FA544A1" w14:textId="21D80DE6" w:rsidR="00B433C9" w:rsidRPr="001632F8" w:rsidRDefault="00FA34A8" w:rsidP="00E703B7">
      <w:pPr>
        <w:pStyle w:val="affc"/>
        <w:jc w:val="center"/>
        <w:rPr>
          <w:rtl/>
        </w:rPr>
      </w:pPr>
      <w:r w:rsidRPr="001632F8">
        <w:rPr>
          <w:rtl/>
        </w:rPr>
        <w:t>מישראל</w:t>
      </w:r>
      <w:r w:rsidR="00B433C9" w:rsidRPr="001632F8">
        <w:rPr>
          <w:rtl/>
        </w:rPr>
        <w:t xml:space="preserve"> </w:t>
      </w:r>
      <w:r w:rsidR="001632F8">
        <w:rPr>
          <w:rFonts w:hint="cs"/>
          <w:rtl/>
        </w:rPr>
        <w:t>- '</w:t>
      </w:r>
      <w:r w:rsidR="00B433C9" w:rsidRPr="00E703B7">
        <w:rPr>
          <w:rStyle w:val="affff1"/>
          <w:rtl/>
        </w:rPr>
        <w:t>ושבה אל בית אביה כנעוריה</w:t>
      </w:r>
      <w:r w:rsidR="001632F8">
        <w:rPr>
          <w:rStyle w:val="affff1"/>
          <w:rFonts w:hint="cs"/>
          <w:rtl/>
        </w:rPr>
        <w:t>,</w:t>
      </w:r>
      <w:r w:rsidR="00B433C9" w:rsidRPr="00E703B7">
        <w:rPr>
          <w:rStyle w:val="affff1"/>
          <w:rtl/>
        </w:rPr>
        <w:t xml:space="preserve"> מלחם אביה תאכל</w:t>
      </w:r>
      <w:r w:rsidR="001632F8">
        <w:rPr>
          <w:rStyle w:val="affff1"/>
          <w:rFonts w:hint="cs"/>
          <w:rtl/>
        </w:rPr>
        <w:t>'</w:t>
      </w:r>
      <w:r w:rsidR="00B433C9" w:rsidRPr="001632F8">
        <w:rPr>
          <w:rtl/>
        </w:rPr>
        <w:t>.</w:t>
      </w:r>
    </w:p>
    <w:p w14:paraId="33EA0734" w14:textId="74E85123" w:rsidR="00DA0D42" w:rsidRDefault="00DA0D42" w:rsidP="00615A60">
      <w:pPr>
        <w:pStyle w:val="affff2"/>
        <w:rPr>
          <w:rtl/>
        </w:rPr>
      </w:pPr>
      <w:bookmarkStart w:id="980" w:name="_Toc119173057"/>
      <w:bookmarkStart w:id="981" w:name="_Toc119230152"/>
      <w:r>
        <w:rPr>
          <w:rFonts w:hint="cs"/>
          <w:rtl/>
        </w:rPr>
        <w:t>מנין שישראלית חוזרת בשביל בנה מכהן?</w:t>
      </w:r>
      <w:bookmarkEnd w:id="980"/>
      <w:bookmarkEnd w:id="981"/>
    </w:p>
    <w:p w14:paraId="14B8EA10" w14:textId="1D623B87" w:rsidR="00B433C9" w:rsidRPr="00C35A2C" w:rsidRDefault="00B433C9" w:rsidP="00DA0D42">
      <w:pPr>
        <w:rPr>
          <w:rFonts w:ascii="FontbitDavid" w:hAnsi="FontbitDavid"/>
          <w:sz w:val="32"/>
          <w:rtl/>
        </w:rPr>
      </w:pPr>
      <w:r w:rsidRPr="00DA0D42">
        <w:rPr>
          <w:rStyle w:val="affff5"/>
          <w:rFonts w:hint="cs"/>
          <w:rtl/>
        </w:rPr>
        <w:t>מרב</w:t>
      </w:r>
      <w:r w:rsidRPr="00DA0D42">
        <w:rPr>
          <w:rStyle w:val="affff5"/>
          <w:rtl/>
        </w:rPr>
        <w:t>:</w:t>
      </w:r>
      <w:r w:rsidRPr="00E703B7">
        <w:rPr>
          <w:rtl/>
        </w:rPr>
        <w:t xml:space="preserve"> </w:t>
      </w:r>
      <w:r w:rsidR="00DA0D42" w:rsidRPr="00E703B7">
        <w:rPr>
          <w:rStyle w:val="affff1"/>
          <w:rtl/>
        </w:rPr>
        <w:t>'</w:t>
      </w:r>
      <w:r w:rsidRPr="00E703B7">
        <w:rPr>
          <w:rStyle w:val="affff1"/>
          <w:rtl/>
        </w:rPr>
        <w:t xml:space="preserve">בת </w:t>
      </w:r>
      <w:r w:rsidRPr="00E703B7">
        <w:rPr>
          <w:rStyle w:val="affff1"/>
          <w:b/>
          <w:bCs/>
          <w:rtl/>
        </w:rPr>
        <w:t>ו</w:t>
      </w:r>
      <w:r w:rsidRPr="00E703B7">
        <w:rPr>
          <w:rStyle w:val="affff1"/>
          <w:rtl/>
        </w:rPr>
        <w:t>בת</w:t>
      </w:r>
      <w:r w:rsidR="00DA0D42" w:rsidRPr="00E703B7">
        <w:rPr>
          <w:rStyle w:val="affff1"/>
          <w:rtl/>
        </w:rPr>
        <w:t>'</w:t>
      </w:r>
      <w:r w:rsidR="00DA0D42">
        <w:rPr>
          <w:rFonts w:hint="cs"/>
          <w:rtl/>
        </w:rPr>
        <w:t>,</w:t>
      </w:r>
      <w:r w:rsidRPr="00E703B7">
        <w:rPr>
          <w:rtl/>
        </w:rPr>
        <w:t xml:space="preserve"> </w:t>
      </w:r>
      <w:r w:rsidR="000B19FA">
        <w:rPr>
          <w:rStyle w:val="affff5"/>
          <w:rtl/>
        </w:rPr>
        <w:tab/>
      </w:r>
      <w:r w:rsidR="000B19FA">
        <w:rPr>
          <w:rStyle w:val="affff5"/>
          <w:rtl/>
        </w:rPr>
        <w:tab/>
      </w:r>
      <w:r w:rsidR="000B19FA">
        <w:rPr>
          <w:rStyle w:val="affff5"/>
          <w:rtl/>
        </w:rPr>
        <w:tab/>
      </w:r>
      <w:r w:rsidRPr="000B19FA">
        <w:rPr>
          <w:rStyle w:val="affff5"/>
          <w:rFonts w:hint="cs"/>
          <w:rtl/>
        </w:rPr>
        <w:t>ו</w:t>
      </w:r>
      <w:r w:rsidR="00DA0D42" w:rsidRPr="00E703B7">
        <w:rPr>
          <w:rStyle w:val="affff5"/>
          <w:rFonts w:hint="eastAsia"/>
          <w:rtl/>
        </w:rPr>
        <w:t>אפי</w:t>
      </w:r>
      <w:r w:rsidR="00DA0D42" w:rsidRPr="00E703B7">
        <w:rPr>
          <w:rStyle w:val="affff5"/>
          <w:rtl/>
        </w:rPr>
        <w:t xml:space="preserve">' </w:t>
      </w:r>
      <w:r w:rsidR="00DA0D42" w:rsidRPr="00E703B7">
        <w:rPr>
          <w:rStyle w:val="affff5"/>
          <w:rFonts w:hint="eastAsia"/>
          <w:rtl/>
        </w:rPr>
        <w:t>לרבנן</w:t>
      </w:r>
      <w:r w:rsidR="00DA0D42" w:rsidRPr="00E703B7">
        <w:rPr>
          <w:rStyle w:val="affff5"/>
          <w:rtl/>
        </w:rPr>
        <w:t xml:space="preserve"> [ד</w:t>
      </w:r>
      <w:r w:rsidRPr="000B19FA">
        <w:rPr>
          <w:rStyle w:val="affff5"/>
          <w:rFonts w:hint="cs"/>
          <w:rtl/>
        </w:rPr>
        <w:t>ר</w:t>
      </w:r>
      <w:r w:rsidR="00DA0D42" w:rsidRPr="00E703B7">
        <w:rPr>
          <w:rStyle w:val="affff5"/>
          <w:rtl/>
        </w:rPr>
        <w:t>"</w:t>
      </w:r>
      <w:r w:rsidRPr="000B19FA">
        <w:rPr>
          <w:rStyle w:val="affff5"/>
          <w:rFonts w:hint="cs"/>
          <w:rtl/>
        </w:rPr>
        <w:t>ע</w:t>
      </w:r>
      <w:r w:rsidR="00DA0D42" w:rsidRPr="00E703B7">
        <w:rPr>
          <w:rStyle w:val="affff5"/>
          <w:rtl/>
        </w:rPr>
        <w:t>]</w:t>
      </w:r>
      <w:r w:rsidR="000B19FA">
        <w:rPr>
          <w:rStyle w:val="affff5"/>
          <w:rFonts w:hint="cs"/>
          <w:rtl/>
        </w:rPr>
        <w:t xml:space="preserve"> דלא דרשי ווי:</w:t>
      </w:r>
      <w:r w:rsidRPr="00E703B7">
        <w:rPr>
          <w:rtl/>
        </w:rPr>
        <w:t xml:space="preserve"> </w:t>
      </w:r>
      <w:r w:rsidR="000B19FA" w:rsidRPr="00E703B7">
        <w:rPr>
          <w:rFonts w:hint="eastAsia"/>
          <w:rtl/>
        </w:rPr>
        <w:t>כל</w:t>
      </w:r>
      <w:r w:rsidR="000B19FA">
        <w:rPr>
          <w:rStyle w:val="affff1"/>
          <w:rFonts w:hint="cs"/>
          <w:rtl/>
        </w:rPr>
        <w:t xml:space="preserve"> '</w:t>
      </w:r>
      <w:r w:rsidRPr="00E703B7">
        <w:rPr>
          <w:rStyle w:val="affff1"/>
          <w:b/>
          <w:bCs/>
          <w:rtl/>
        </w:rPr>
        <w:t>ובת</w:t>
      </w:r>
      <w:r w:rsidR="000B19FA">
        <w:rPr>
          <w:rStyle w:val="affff1"/>
          <w:rFonts w:hint="cs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יתירא.</w:t>
      </w:r>
    </w:p>
    <w:p w14:paraId="14F8367D" w14:textId="02B7FFE8" w:rsidR="00B433C9" w:rsidRPr="00C35A2C" w:rsidRDefault="000B19FA" w:rsidP="00615A60">
      <w:pPr>
        <w:pStyle w:val="affff2"/>
        <w:rPr>
          <w:rtl/>
        </w:rPr>
      </w:pPr>
      <w:bookmarkStart w:id="982" w:name="_Toc119173058"/>
      <w:bookmarkStart w:id="983" w:name="_Toc119230153"/>
      <w:r>
        <w:rPr>
          <w:rFonts w:hint="cs"/>
          <w:rtl/>
        </w:rPr>
        <w:t>מנין שכהנת לא חוזרת לחזה ושוק?</w:t>
      </w:r>
      <w:bookmarkEnd w:id="982"/>
      <w:bookmarkEnd w:id="983"/>
    </w:p>
    <w:p w14:paraId="24D5C24A" w14:textId="14634324" w:rsidR="00B433C9" w:rsidRPr="00C35A2C" w:rsidRDefault="000B19FA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380EDE">
        <w:rPr>
          <w:rStyle w:val="affff5"/>
          <w:rFonts w:hint="cs"/>
          <w:rtl/>
        </w:rPr>
        <w:t>רב</w:t>
      </w:r>
      <w:r w:rsidR="00B433C9" w:rsidRPr="00380EDE">
        <w:rPr>
          <w:rStyle w:val="affff5"/>
          <w:rtl/>
        </w:rPr>
        <w:t>"</w:t>
      </w:r>
      <w:r w:rsidR="00B433C9" w:rsidRPr="00380EDE">
        <w:rPr>
          <w:rStyle w:val="affff5"/>
          <w:rFonts w:hint="cs"/>
          <w:rtl/>
        </w:rPr>
        <w:t>ש:</w:t>
      </w:r>
      <w:r w:rsidR="00B433C9" w:rsidRPr="00AD1A41">
        <w:rPr>
          <w:rStyle w:val="affff1"/>
          <w:rFonts w:hint="cs"/>
          <w:rtl/>
        </w:rPr>
        <w:t xml:space="preserve"> '</w:t>
      </w:r>
      <w:r w:rsidR="00B433C9" w:rsidRPr="00AD1A41">
        <w:rPr>
          <w:rStyle w:val="affff1"/>
          <w:rtl/>
        </w:rPr>
        <w:t>היא בתרומת הקדשים לא תאכל</w:t>
      </w:r>
      <w:r w:rsidR="00B433C9" w:rsidRPr="00AD1A41">
        <w:rPr>
          <w:rStyle w:val="affff1"/>
          <w:rFonts w:hint="cs"/>
          <w:rtl/>
        </w:rPr>
        <w:t>'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במורם מהקדשים.</w:t>
      </w:r>
    </w:p>
    <w:p w14:paraId="378B4DA7" w14:textId="7C555304" w:rsidR="00B433C9" w:rsidRPr="00C35A2C" w:rsidRDefault="000B19FA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380EDE">
        <w:rPr>
          <w:rStyle w:val="affff5"/>
          <w:rFonts w:hint="cs"/>
          <w:rtl/>
        </w:rPr>
        <w:t>מרב</w:t>
      </w:r>
      <w:r w:rsidR="00B433C9" w:rsidRPr="00380EDE">
        <w:rPr>
          <w:rStyle w:val="affff5"/>
          <w:rtl/>
        </w:rPr>
        <w:t>"</w:t>
      </w:r>
      <w:r w:rsidR="00B433C9" w:rsidRPr="00380EDE">
        <w:rPr>
          <w:rStyle w:val="affff5"/>
          <w:rFonts w:hint="cs"/>
          <w:rtl/>
        </w:rPr>
        <w:t>א</w:t>
      </w:r>
      <w:r w:rsidR="00B433C9" w:rsidRPr="00380ED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1"/>
          <w:rFonts w:hint="cs"/>
          <w:rtl/>
        </w:rPr>
        <w:t xml:space="preserve">ושבה.. </w:t>
      </w:r>
      <w:r w:rsidR="00B433C9" w:rsidRPr="00E703B7">
        <w:rPr>
          <w:rStyle w:val="affff1"/>
          <w:b/>
          <w:bCs/>
          <w:rtl/>
        </w:rPr>
        <w:t>מ</w:t>
      </w:r>
      <w:r w:rsidR="00B433C9" w:rsidRPr="00D73A3C">
        <w:rPr>
          <w:rStyle w:val="affff1"/>
          <w:rtl/>
        </w:rPr>
        <w:t>לחם</w:t>
      </w:r>
      <w:r>
        <w:rPr>
          <w:rStyle w:val="affff1"/>
          <w:rFonts w:hint="cs"/>
          <w:rtl/>
        </w:rPr>
        <w:t>.. תאכל</w:t>
      </w:r>
      <w:r w:rsidR="00B433C9" w:rsidRPr="00D73A3C">
        <w:rPr>
          <w:rStyle w:val="affff1"/>
          <w:rFonts w:hint="cs"/>
          <w:rtl/>
        </w:rPr>
        <w:t>'</w:t>
      </w:r>
      <w:r w:rsidR="00B433C9" w:rsidRPr="00D73A3C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- ולא כל לחם.</w:t>
      </w:r>
    </w:p>
    <w:p w14:paraId="23662259" w14:textId="1A9E78FF" w:rsidR="00B433C9" w:rsidRPr="00C35A2C" w:rsidRDefault="000B19FA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ג. </w:t>
      </w:r>
      <w:r w:rsidR="00B433C9" w:rsidRPr="00380EDE">
        <w:rPr>
          <w:rStyle w:val="affff5"/>
          <w:rtl/>
        </w:rPr>
        <w:t>רב ספרא:</w:t>
      </w:r>
      <w:r w:rsidR="00B433C9" w:rsidRPr="006B2A7E">
        <w:rPr>
          <w:rStyle w:val="affff1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מ</w:t>
      </w:r>
      <w:r w:rsidR="00B433C9" w:rsidRPr="00E703B7">
        <w:rPr>
          <w:rStyle w:val="affff1"/>
          <w:b/>
          <w:bCs/>
          <w:rtl/>
        </w:rPr>
        <w:t>לחם</w:t>
      </w:r>
      <w:r w:rsidR="00B433C9" w:rsidRPr="006B2A7E">
        <w:rPr>
          <w:rStyle w:val="affff1"/>
          <w:rtl/>
        </w:rPr>
        <w:t xml:space="preserve"> אביה תאכל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- ולא בשר.</w:t>
      </w:r>
    </w:p>
    <w:p w14:paraId="204080E2" w14:textId="4BC69136" w:rsidR="00B433C9" w:rsidRPr="00C35A2C" w:rsidRDefault="000B19FA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ד. </w:t>
      </w:r>
      <w:r w:rsidR="00B433C9" w:rsidRPr="00380EDE">
        <w:rPr>
          <w:rStyle w:val="affff5"/>
          <w:rtl/>
        </w:rPr>
        <w:t>רב פפא:</w:t>
      </w:r>
      <w:r w:rsidR="00B433C9" w:rsidRPr="006B2A7E">
        <w:rPr>
          <w:rStyle w:val="affff1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מלחם </w:t>
      </w:r>
      <w:r w:rsidR="00B433C9" w:rsidRPr="00E703B7">
        <w:rPr>
          <w:rStyle w:val="affff1"/>
          <w:b/>
          <w:bCs/>
          <w:rtl/>
        </w:rPr>
        <w:t>אביה</w:t>
      </w:r>
      <w:r w:rsidR="00B433C9" w:rsidRPr="006B2A7E">
        <w:rPr>
          <w:rStyle w:val="affff1"/>
          <w:rtl/>
        </w:rPr>
        <w:t xml:space="preserve"> תאכל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- לחם הקנוי לאביה,</w:t>
      </w:r>
      <w:r w:rsidR="00B433C9" w:rsidRPr="00E703B7">
        <w:rPr>
          <w:rStyle w:val="affff8"/>
          <w:rtl/>
        </w:rPr>
        <w:t xml:space="preserve"> </w:t>
      </w:r>
      <w:r w:rsidRPr="00E703B7">
        <w:rPr>
          <w:rStyle w:val="affff8"/>
          <w:rFonts w:hint="eastAsia"/>
          <w:rtl/>
        </w:rPr>
        <w:t>ולא</w:t>
      </w:r>
      <w:r w:rsidR="00B433C9" w:rsidRPr="00E703B7">
        <w:rPr>
          <w:rStyle w:val="affff8"/>
          <w:rtl/>
        </w:rPr>
        <w:t xml:space="preserve"> חו</w:t>
      </w:r>
      <w:r w:rsidRPr="00E703B7">
        <w:rPr>
          <w:rStyle w:val="affff8"/>
          <w:rtl/>
        </w:rPr>
        <w:t>"</w:t>
      </w:r>
      <w:r w:rsidR="00B433C9" w:rsidRPr="00E703B7">
        <w:rPr>
          <w:rStyle w:val="affff8"/>
          <w:rtl/>
        </w:rPr>
        <w:t>ש דמגבוה.</w:t>
      </w:r>
    </w:p>
    <w:p w14:paraId="659D1BB1" w14:textId="05D466CC" w:rsidR="00B433C9" w:rsidRPr="00C35A2C" w:rsidRDefault="000B19FA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ה. </w:t>
      </w:r>
      <w:r w:rsidR="00FA34A8">
        <w:rPr>
          <w:rStyle w:val="affff5"/>
          <w:rtl/>
        </w:rPr>
        <w:t>רבא</w:t>
      </w:r>
      <w:r w:rsidR="00B433C9" w:rsidRPr="00380EDE">
        <w:rPr>
          <w:rStyle w:val="affff5"/>
          <w:rtl/>
        </w:rPr>
        <w:t>:</w:t>
      </w:r>
      <w:r w:rsidR="00B433C9" w:rsidRPr="006B2A7E">
        <w:rPr>
          <w:rStyle w:val="affff1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ואת חזה התנופה</w:t>
      </w:r>
      <w:r>
        <w:rPr>
          <w:rStyle w:val="affff1"/>
          <w:rFonts w:hint="cs"/>
          <w:rtl/>
        </w:rPr>
        <w:t>..</w:t>
      </w:r>
      <w:r w:rsidR="00B433C9" w:rsidRPr="006B2A7E">
        <w:rPr>
          <w:rStyle w:val="affff1"/>
          <w:rtl/>
        </w:rPr>
        <w:t xml:space="preserve"> תאכלו</w:t>
      </w:r>
      <w:r>
        <w:rPr>
          <w:rStyle w:val="affff1"/>
          <w:rFonts w:hint="cs"/>
          <w:rtl/>
        </w:rPr>
        <w:t>..</w:t>
      </w:r>
      <w:r w:rsidR="00B433C9" w:rsidRPr="006B2A7E">
        <w:rPr>
          <w:rStyle w:val="affff1"/>
          <w:rFonts w:hint="cs"/>
          <w:rtl/>
        </w:rPr>
        <w:t xml:space="preserve"> </w:t>
      </w:r>
      <w:r w:rsidR="00B433C9" w:rsidRPr="006B2A7E">
        <w:rPr>
          <w:rStyle w:val="affff1"/>
          <w:rtl/>
        </w:rPr>
        <w:t>אתה</w:t>
      </w:r>
      <w:r>
        <w:rPr>
          <w:rStyle w:val="affff1"/>
          <w:rFonts w:hint="cs"/>
          <w:rtl/>
        </w:rPr>
        <w:t>..</w:t>
      </w:r>
      <w:r w:rsidR="00B433C9" w:rsidRPr="006B2A7E">
        <w:rPr>
          <w:rStyle w:val="affff1"/>
          <w:rtl/>
        </w:rPr>
        <w:t xml:space="preserve"> </w:t>
      </w:r>
      <w:r w:rsidR="00B433C9" w:rsidRPr="00E703B7">
        <w:rPr>
          <w:rStyle w:val="affff1"/>
          <w:b/>
          <w:bCs/>
          <w:rtl/>
        </w:rPr>
        <w:t>ובנותיך אתך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- בזמן שאתך.</w:t>
      </w:r>
    </w:p>
    <w:p w14:paraId="573C3AFA" w14:textId="490DBC90" w:rsidR="00B433C9" w:rsidRPr="00FA34A8" w:rsidRDefault="00B433C9" w:rsidP="00632814">
      <w:pPr>
        <w:rPr>
          <w:spacing w:val="-6"/>
          <w:rtl/>
        </w:rPr>
      </w:pPr>
      <w:r w:rsidRPr="00FA34A8">
        <w:rPr>
          <w:rStyle w:val="affff5"/>
          <w:spacing w:val="-6"/>
          <w:rtl/>
        </w:rPr>
        <w:t>תנ</w:t>
      </w:r>
      <w:r w:rsidR="000B19FA">
        <w:rPr>
          <w:rStyle w:val="affff5"/>
          <w:rFonts w:hint="cs"/>
          <w:spacing w:val="-6"/>
          <w:rtl/>
        </w:rPr>
        <w:t>י</w:t>
      </w:r>
      <w:r w:rsidRPr="00FA34A8">
        <w:rPr>
          <w:rStyle w:val="affff5"/>
          <w:spacing w:val="-6"/>
          <w:rtl/>
        </w:rPr>
        <w:t>א:</w:t>
      </w:r>
      <w:r w:rsidR="00FA34A8" w:rsidRPr="00FA34A8">
        <w:rPr>
          <w:spacing w:val="-6"/>
          <w:rtl/>
        </w:rPr>
        <w:t xml:space="preserve"> כ</w:t>
      </w:r>
      <w:r w:rsidR="00FA34A8" w:rsidRPr="00FA34A8">
        <w:rPr>
          <w:rFonts w:hint="cs"/>
          <w:spacing w:val="-6"/>
          <w:rtl/>
        </w:rPr>
        <w:t>ש</w:t>
      </w:r>
      <w:r w:rsidRPr="00FA34A8">
        <w:rPr>
          <w:spacing w:val="-6"/>
          <w:rtl/>
        </w:rPr>
        <w:t xml:space="preserve">חוזרת בשביל בנה </w:t>
      </w:r>
      <w:r w:rsidR="000B19FA">
        <w:rPr>
          <w:rFonts w:hint="cs"/>
          <w:spacing w:val="-6"/>
          <w:rtl/>
        </w:rPr>
        <w:t xml:space="preserve">- </w:t>
      </w:r>
      <w:r w:rsidRPr="00FA34A8">
        <w:rPr>
          <w:spacing w:val="-6"/>
          <w:rtl/>
        </w:rPr>
        <w:t>חוזרת אף לחזה ושוק</w:t>
      </w:r>
      <w:r w:rsidR="00632814">
        <w:rPr>
          <w:rFonts w:hint="cs"/>
          <w:spacing w:val="-6"/>
          <w:rtl/>
        </w:rPr>
        <w:t xml:space="preserve">, </w:t>
      </w:r>
      <w:r w:rsidR="00632814" w:rsidRPr="00E703B7">
        <w:rPr>
          <w:rStyle w:val="affff8"/>
          <w:rFonts w:hint="eastAsia"/>
          <w:rtl/>
        </w:rPr>
        <w:t>שבזה</w:t>
      </w:r>
      <w:r w:rsidR="00632814" w:rsidRPr="00E703B7">
        <w:rPr>
          <w:rStyle w:val="affff8"/>
          <w:rtl/>
        </w:rPr>
        <w:t xml:space="preserve"> אין </w:t>
      </w:r>
      <w:r w:rsidR="00632814">
        <w:rPr>
          <w:rStyle w:val="affff8"/>
          <w:rFonts w:hint="cs"/>
          <w:rtl/>
        </w:rPr>
        <w:t>'</w:t>
      </w:r>
      <w:r w:rsidR="00632814" w:rsidRPr="00E703B7">
        <w:rPr>
          <w:rStyle w:val="affff8"/>
          <w:rFonts w:hint="eastAsia"/>
          <w:rtl/>
        </w:rPr>
        <w:t>מיעוט</w:t>
      </w:r>
      <w:r w:rsidR="00632814">
        <w:rPr>
          <w:rStyle w:val="affff8"/>
          <w:rFonts w:hint="cs"/>
          <w:rtl/>
        </w:rPr>
        <w:t>'</w:t>
      </w:r>
      <w:r w:rsidR="00632814" w:rsidRPr="00E703B7">
        <w:rPr>
          <w:rStyle w:val="affff8"/>
          <w:rtl/>
        </w:rPr>
        <w:t>.</w:t>
      </w:r>
    </w:p>
    <w:p w14:paraId="21522870" w14:textId="6F4110AE" w:rsidR="00632814" w:rsidRPr="00062827" w:rsidRDefault="00632814" w:rsidP="00615A60">
      <w:pPr>
        <w:pStyle w:val="affff2"/>
        <w:rPr>
          <w:spacing w:val="-6"/>
          <w:rtl/>
        </w:rPr>
      </w:pPr>
      <w:bookmarkStart w:id="984" w:name="_Toc119173059"/>
      <w:bookmarkStart w:id="985" w:name="_Toc119230154"/>
      <w:r w:rsidRPr="00062827">
        <w:rPr>
          <w:rFonts w:hint="eastAsia"/>
          <w:spacing w:val="-6"/>
          <w:rtl/>
        </w:rPr>
        <w:t>החילוק</w:t>
      </w:r>
      <w:r w:rsidRPr="00062827">
        <w:rPr>
          <w:rFonts w:hint="cs"/>
          <w:spacing w:val="-6"/>
          <w:rtl/>
        </w:rPr>
        <w:t>ים</w:t>
      </w:r>
      <w:r w:rsidRPr="00062827">
        <w:rPr>
          <w:spacing w:val="-6"/>
          <w:rtl/>
        </w:rPr>
        <w:t xml:space="preserve"> </w:t>
      </w:r>
      <w:r w:rsidRPr="00062827">
        <w:rPr>
          <w:rFonts w:hint="eastAsia"/>
          <w:spacing w:val="-6"/>
          <w:rtl/>
        </w:rPr>
        <w:t>שבין</w:t>
      </w:r>
      <w:r w:rsidRPr="00062827">
        <w:rPr>
          <w:spacing w:val="-6"/>
          <w:rtl/>
        </w:rPr>
        <w:t xml:space="preserve"> </w:t>
      </w:r>
      <w:r w:rsidRPr="00062827">
        <w:rPr>
          <w:rFonts w:hint="cs"/>
          <w:spacing w:val="-6"/>
          <w:rtl/>
        </w:rPr>
        <w:t xml:space="preserve">'דין זרע' לפסול מתרומה, </w:t>
      </w:r>
      <w:r w:rsidRPr="00062827">
        <w:rPr>
          <w:rFonts w:hint="eastAsia"/>
          <w:spacing w:val="-6"/>
          <w:rtl/>
        </w:rPr>
        <w:t>לבין</w:t>
      </w:r>
      <w:r w:rsidRPr="00062827">
        <w:rPr>
          <w:spacing w:val="-6"/>
          <w:rtl/>
        </w:rPr>
        <w:t xml:space="preserve"> </w:t>
      </w:r>
      <w:r w:rsidRPr="00062827">
        <w:rPr>
          <w:rFonts w:hint="cs"/>
          <w:spacing w:val="-6"/>
          <w:rtl/>
        </w:rPr>
        <w:t>'דין זרע</w:t>
      </w:r>
      <w:r w:rsidR="007657F8" w:rsidRPr="00062827">
        <w:rPr>
          <w:rFonts w:hint="cs"/>
          <w:spacing w:val="-6"/>
          <w:rtl/>
        </w:rPr>
        <w:t>'</w:t>
      </w:r>
      <w:r w:rsidRPr="00062827">
        <w:rPr>
          <w:rFonts w:hint="cs"/>
          <w:spacing w:val="-6"/>
          <w:rtl/>
        </w:rPr>
        <w:t xml:space="preserve"> ב</w:t>
      </w:r>
      <w:r w:rsidRPr="00062827">
        <w:rPr>
          <w:rFonts w:hint="eastAsia"/>
          <w:spacing w:val="-6"/>
          <w:rtl/>
        </w:rPr>
        <w:t>ייבום</w:t>
      </w:r>
      <w:bookmarkEnd w:id="984"/>
      <w:bookmarkEnd w:id="985"/>
    </w:p>
    <w:p w14:paraId="7D333363" w14:textId="737C3103" w:rsidR="00B433C9" w:rsidRPr="00C35A2C" w:rsidRDefault="00B433C9" w:rsidP="00632814">
      <w:pPr>
        <w:rPr>
          <w:rtl/>
        </w:rPr>
      </w:pP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>ושבה אל בית אביה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 </w:t>
      </w:r>
      <w:r w:rsidRPr="00C35A2C">
        <w:rPr>
          <w:sz w:val="32"/>
          <w:rtl/>
        </w:rPr>
        <w:t xml:space="preserve">- </w:t>
      </w:r>
      <w:r w:rsidR="00164746">
        <w:rPr>
          <w:rFonts w:hint="cs"/>
          <w:sz w:val="32"/>
          <w:rtl/>
        </w:rPr>
        <w:t>ולא</w:t>
      </w:r>
      <w:r w:rsidRPr="00C35A2C">
        <w:rPr>
          <w:sz w:val="32"/>
          <w:rtl/>
        </w:rPr>
        <w:t xml:space="preserve"> שומרת יבם,</w:t>
      </w:r>
      <w:r w:rsidRPr="006B2A7E">
        <w:rPr>
          <w:rStyle w:val="affff1"/>
          <w:rtl/>
        </w:rPr>
        <w:t xml:space="preserve"> 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>כנעוריה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 </w:t>
      </w:r>
      <w:r w:rsidRPr="00C35A2C">
        <w:rPr>
          <w:sz w:val="32"/>
          <w:rtl/>
        </w:rPr>
        <w:t xml:space="preserve">- </w:t>
      </w:r>
      <w:r w:rsidR="00164746">
        <w:rPr>
          <w:rFonts w:hint="cs"/>
          <w:sz w:val="32"/>
          <w:rtl/>
        </w:rPr>
        <w:t>ולא</w:t>
      </w:r>
      <w:r w:rsidRPr="00C35A2C">
        <w:rPr>
          <w:sz w:val="32"/>
          <w:rtl/>
        </w:rPr>
        <w:t xml:space="preserve"> מעוברת</w:t>
      </w:r>
      <w:r w:rsidR="00164746">
        <w:rPr>
          <w:rFonts w:hint="cs"/>
          <w:rtl/>
        </w:rPr>
        <w:t>.</w:t>
      </w:r>
    </w:p>
    <w:p w14:paraId="3047548D" w14:textId="2E2BF58B" w:rsidR="00B433C9" w:rsidRDefault="004914FB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א. שא"א בק"ו</w:t>
      </w:r>
      <w:r w:rsidR="00B433C9" w:rsidRPr="00380EDE">
        <w:rPr>
          <w:rStyle w:val="affff5"/>
          <w:rtl/>
        </w:rPr>
        <w:t>:</w:t>
      </w:r>
      <w:r w:rsidR="00B433C9" w:rsidRPr="0086593E">
        <w:rPr>
          <w:rFonts w:ascii="FontbitDavid" w:hAnsi="FontbitDavid"/>
          <w:spacing w:val="-6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6"/>
          <w:sz w:val="32"/>
          <w:szCs w:val="14"/>
          <w:rtl/>
        </w:rPr>
        <w:t>מייבום</w:t>
      </w:r>
      <w:r w:rsidR="00B433C9" w:rsidRPr="0086593E">
        <w:rPr>
          <w:rFonts w:ascii="FontbitDavid" w:hAnsi="FontbitDavid"/>
          <w:spacing w:val="-6"/>
          <w:sz w:val="32"/>
          <w:rtl/>
        </w:rPr>
        <w:t xml:space="preserve"> שלא עשה ולד מראשון כמשני </w:t>
      </w:r>
      <w:r>
        <w:rPr>
          <w:rFonts w:ascii="FontbitDavid" w:hAnsi="FontbitDavid" w:hint="cs"/>
          <w:spacing w:val="-6"/>
          <w:sz w:val="32"/>
          <w:rtl/>
        </w:rPr>
        <w:t>- ו</w:t>
      </w:r>
      <w:r w:rsidR="00B433C9" w:rsidRPr="0086593E">
        <w:rPr>
          <w:rFonts w:ascii="FontbitDavid" w:hAnsi="FontbitDavid"/>
          <w:spacing w:val="-6"/>
          <w:sz w:val="32"/>
          <w:rtl/>
        </w:rPr>
        <w:t>עובר כילוד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</w:p>
    <w:p w14:paraId="3E18E136" w14:textId="1ABE42A7" w:rsidR="00B433C9" w:rsidRPr="00C35A2C" w:rsidRDefault="004914FB" w:rsidP="007C50EB">
      <w:pPr>
        <w:pStyle w:val="afffc"/>
        <w:ind w:left="0"/>
        <w:rPr>
          <w:rtl/>
        </w:rPr>
      </w:pPr>
      <w:r>
        <w:rPr>
          <w:rFonts w:ascii="FontbitDavid" w:hAnsi="FontbitDavid"/>
          <w:rtl/>
        </w:rPr>
        <w:tab/>
      </w:r>
      <w:r>
        <w:rPr>
          <w:rFonts w:ascii="FontbitDavid" w:hAnsi="FontbitDavid" w:hint="cs"/>
          <w:rtl/>
        </w:rPr>
        <w:t xml:space="preserve">- </w:t>
      </w:r>
      <w:r w:rsidRPr="00D1637C">
        <w:rPr>
          <w:rFonts w:cs="PFT_Frank" w:hint="eastAsia"/>
          <w:b/>
          <w:bCs/>
          <w:szCs w:val="14"/>
          <w:rtl/>
        </w:rPr>
        <w:t>ד</w:t>
      </w:r>
      <w:r w:rsidR="00B433C9" w:rsidRPr="00D1637C">
        <w:rPr>
          <w:rFonts w:cs="PFT_Frank"/>
          <w:b/>
          <w:bCs/>
          <w:szCs w:val="14"/>
          <w:rtl/>
        </w:rPr>
        <w:t xml:space="preserve">מה לי </w:t>
      </w:r>
      <w:r w:rsidRPr="00D1637C">
        <w:rPr>
          <w:rFonts w:cs="PFT_Frank" w:hint="eastAsia"/>
          <w:b/>
          <w:bCs/>
          <w:szCs w:val="14"/>
          <w:rtl/>
        </w:rPr>
        <w:t>ב</w:t>
      </w:r>
      <w:r w:rsidR="00B433C9" w:rsidRPr="00D1637C">
        <w:rPr>
          <w:rFonts w:cs="PFT_Frank"/>
          <w:b/>
          <w:bCs/>
          <w:szCs w:val="14"/>
          <w:rtl/>
        </w:rPr>
        <w:t>ייבום</w:t>
      </w:r>
      <w:r w:rsidR="00B433C9" w:rsidRPr="00C35A2C">
        <w:rPr>
          <w:rtl/>
        </w:rPr>
        <w:t xml:space="preserve"> שעשה מתים כחיים,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B433C9" w:rsidRPr="00E703B7">
        <w:rPr>
          <w:rStyle w:val="affff5"/>
          <w:rtl/>
        </w:rPr>
        <w:t>ת"ל:</w:t>
      </w:r>
      <w:r w:rsidR="00B433C9" w:rsidRPr="006B2A7E">
        <w:rPr>
          <w:rStyle w:val="affff1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כנעוריה</w:t>
      </w:r>
      <w:r w:rsidR="00B433C9" w:rsidRPr="006B2A7E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>..</w:t>
      </w:r>
    </w:p>
    <w:p w14:paraId="5B849E1F" w14:textId="38EF6EFD" w:rsidR="00B433C9" w:rsidRPr="00262A77" w:rsidRDefault="00B433C9" w:rsidP="00E703B7">
      <w:pPr>
        <w:pStyle w:val="affff7"/>
        <w:rPr>
          <w:rtl/>
        </w:rPr>
      </w:pPr>
      <w:r w:rsidRPr="00262A77">
        <w:rPr>
          <w:rStyle w:val="affff5"/>
          <w:rtl/>
        </w:rPr>
        <w:lastRenderedPageBreak/>
        <w:t>ואיצטריך</w:t>
      </w:r>
      <w:r w:rsidR="005C15BF">
        <w:rPr>
          <w:rStyle w:val="affff5"/>
          <w:rFonts w:hint="cs"/>
          <w:rtl/>
        </w:rPr>
        <w:t>:</w:t>
      </w:r>
      <w:r w:rsidRPr="00262A77">
        <w:rPr>
          <w:rtl/>
        </w:rPr>
        <w:t xml:space="preserve"> </w:t>
      </w:r>
      <w:r w:rsidR="004914FB" w:rsidRPr="00E703B7">
        <w:rPr>
          <w:rStyle w:val="affff1"/>
          <w:rFonts w:hint="eastAsia"/>
          <w:rtl/>
        </w:rPr>
        <w:t>כנעוריה</w:t>
      </w:r>
      <w:r w:rsidRPr="00262A77">
        <w:rPr>
          <w:rFonts w:hint="cs"/>
          <w:rtl/>
        </w:rPr>
        <w:t xml:space="preserve"> מעיקרא והשתא </w:t>
      </w:r>
      <w:r w:rsidRPr="00A07384">
        <w:rPr>
          <w:rFonts w:cs="PFT_Frank" w:hint="eastAsia"/>
          <w:b/>
          <w:bCs/>
          <w:szCs w:val="10"/>
          <w:rtl/>
        </w:rPr>
        <w:t>חד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גופא</w:t>
      </w:r>
      <w:r w:rsidR="00FA34A8" w:rsidRPr="00262A77">
        <w:rPr>
          <w:rFonts w:hint="cs"/>
          <w:rtl/>
        </w:rPr>
        <w:t xml:space="preserve">, </w:t>
      </w:r>
      <w:r w:rsidR="005C15BF">
        <w:rPr>
          <w:rStyle w:val="affff1"/>
          <w:spacing w:val="-2"/>
          <w:rtl/>
        </w:rPr>
        <w:tab/>
      </w:r>
      <w:r w:rsidR="005C15BF">
        <w:rPr>
          <w:rStyle w:val="affff1"/>
          <w:spacing w:val="-2"/>
          <w:rtl/>
        </w:rPr>
        <w:tab/>
      </w:r>
      <w:r w:rsidR="005C15BF">
        <w:rPr>
          <w:rStyle w:val="affff1"/>
          <w:rFonts w:hint="cs"/>
          <w:spacing w:val="-2"/>
          <w:rtl/>
        </w:rPr>
        <w:t xml:space="preserve">  </w:t>
      </w:r>
      <w:r w:rsidR="00FA34A8" w:rsidRPr="00262A77">
        <w:rPr>
          <w:rStyle w:val="affff1"/>
          <w:rFonts w:hint="cs"/>
          <w:spacing w:val="-2"/>
          <w:rtl/>
        </w:rPr>
        <w:t xml:space="preserve">זרע אין לה </w:t>
      </w:r>
      <w:r w:rsidR="00FA34A8" w:rsidRPr="00A07384">
        <w:rPr>
          <w:rFonts w:cs="PFT_Frank" w:hint="eastAsia"/>
          <w:b/>
          <w:bCs/>
          <w:szCs w:val="10"/>
          <w:rtl/>
        </w:rPr>
        <w:t>גופא</w:t>
      </w:r>
      <w:r w:rsidR="00FA34A8" w:rsidRPr="00A07384">
        <w:rPr>
          <w:rFonts w:cs="PFT_Frank"/>
          <w:b/>
          <w:bCs/>
          <w:szCs w:val="10"/>
          <w:rtl/>
        </w:rPr>
        <w:t xml:space="preserve"> </w:t>
      </w:r>
      <w:r w:rsidR="00FA34A8" w:rsidRPr="00A07384">
        <w:rPr>
          <w:rFonts w:cs="PFT_Frank" w:hint="eastAsia"/>
          <w:b/>
          <w:bCs/>
          <w:szCs w:val="10"/>
          <w:rtl/>
        </w:rPr>
        <w:t>סריקא</w:t>
      </w:r>
      <w:r w:rsidR="005C15BF">
        <w:rPr>
          <w:rFonts w:hint="cs"/>
          <w:rtl/>
        </w:rPr>
        <w:t>.</w:t>
      </w:r>
    </w:p>
    <w:p w14:paraId="09B2EC5F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פז:</w:t>
      </w:r>
    </w:p>
    <w:p w14:paraId="7BA67196" w14:textId="5AA1727A" w:rsidR="005C15BF" w:rsidRDefault="005C15BF" w:rsidP="005C15BF">
      <w:pPr>
        <w:rPr>
          <w:rStyle w:val="affff1"/>
          <w:rtl/>
        </w:rPr>
      </w:pPr>
      <w:r>
        <w:rPr>
          <w:rStyle w:val="affff5"/>
          <w:rFonts w:hint="cs"/>
          <w:rtl/>
        </w:rPr>
        <w:t>ב</w:t>
      </w:r>
      <w:r w:rsidRPr="005C15BF">
        <w:rPr>
          <w:rStyle w:val="affff5"/>
          <w:rFonts w:hint="cs"/>
          <w:rtl/>
        </w:rPr>
        <w:t xml:space="preserve">. </w:t>
      </w:r>
      <w:r>
        <w:rPr>
          <w:rStyle w:val="affff5"/>
          <w:rFonts w:hint="cs"/>
          <w:rtl/>
        </w:rPr>
        <w:t xml:space="preserve">א"א </w:t>
      </w:r>
      <w:r w:rsidRPr="005C15BF">
        <w:rPr>
          <w:rStyle w:val="affff5"/>
          <w:rFonts w:hint="cs"/>
          <w:rtl/>
        </w:rPr>
        <w:t>'</w:t>
      </w:r>
      <w:r>
        <w:rPr>
          <w:rStyle w:val="affff5"/>
          <w:rFonts w:hint="cs"/>
          <w:rtl/>
        </w:rPr>
        <w:t>ל</w:t>
      </w:r>
      <w:r w:rsidR="00B433C9" w:rsidRPr="00E703B7">
        <w:rPr>
          <w:rStyle w:val="affff5"/>
          <w:rtl/>
        </w:rPr>
        <w:t xml:space="preserve">א </w:t>
      </w:r>
      <w:r>
        <w:rPr>
          <w:rStyle w:val="affff5"/>
          <w:rFonts w:hint="cs"/>
          <w:rtl/>
        </w:rPr>
        <w:t xml:space="preserve">נעשה </w:t>
      </w:r>
      <w:r w:rsidR="00B433C9" w:rsidRPr="00E703B7">
        <w:rPr>
          <w:rStyle w:val="affff5"/>
          <w:rtl/>
        </w:rPr>
        <w:t xml:space="preserve">מתים כחיים </w:t>
      </w:r>
      <w:r w:rsidRPr="00E703B7">
        <w:rPr>
          <w:rStyle w:val="affff5"/>
          <w:rFonts w:hint="eastAsia"/>
          <w:rtl/>
        </w:rPr>
        <w:t>בי</w:t>
      </w:r>
      <w:r w:rsidR="00B433C9" w:rsidRPr="00E703B7">
        <w:rPr>
          <w:rStyle w:val="affff5"/>
          <w:rtl/>
        </w:rPr>
        <w:t>יבום</w:t>
      </w:r>
      <w:r>
        <w:rPr>
          <w:rStyle w:val="affff5"/>
          <w:rFonts w:hint="cs"/>
          <w:rtl/>
        </w:rPr>
        <w:t>'</w:t>
      </w:r>
      <w:r w:rsidR="00B433C9" w:rsidRPr="00E703B7">
        <w:rPr>
          <w:rStyle w:val="affff5"/>
          <w:rtl/>
        </w:rPr>
        <w:t xml:space="preserve"> מק"</w:t>
      </w:r>
      <w:r w:rsidR="00B433C9" w:rsidRPr="00E703B7">
        <w:rPr>
          <w:rStyle w:val="affff5"/>
          <w:rFonts w:hint="eastAsia"/>
          <w:rtl/>
        </w:rPr>
        <w:t>ו</w:t>
      </w:r>
      <w:r w:rsidR="00B433C9" w:rsidRPr="00E703B7">
        <w:rPr>
          <w:rStyle w:val="affff5"/>
          <w:rtl/>
        </w:rPr>
        <w:t>:</w:t>
      </w:r>
      <w:r>
        <w:rPr>
          <w:rStyle w:val="affff5"/>
          <w:rFonts w:hint="cs"/>
          <w:rtl/>
        </w:rPr>
        <w:t xml:space="preserve"> </w:t>
      </w:r>
      <w:r w:rsidRPr="00E703B7">
        <w:rPr>
          <w:rFonts w:hint="eastAsia"/>
          <w:b/>
          <w:rtl/>
        </w:rPr>
        <w:t>מתרומה</w:t>
      </w:r>
      <w:r w:rsidRPr="00E703B7">
        <w:rPr>
          <w:b/>
          <w:rtl/>
        </w:rPr>
        <w:t xml:space="preserve"> 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שעשה ולד מראשון כמשני </w:t>
      </w:r>
      <w:r>
        <w:rPr>
          <w:rFonts w:ascii="FontbitDavid" w:hAnsi="FontbitDavid" w:hint="cs"/>
          <w:spacing w:val="-2"/>
          <w:sz w:val="32"/>
          <w:rtl/>
        </w:rPr>
        <w:t>- ו</w:t>
      </w:r>
      <w:r w:rsidR="00B433C9" w:rsidRPr="00EA6942">
        <w:rPr>
          <w:rFonts w:ascii="FontbitDavid" w:hAnsi="FontbitDavid"/>
          <w:spacing w:val="-2"/>
          <w:sz w:val="32"/>
          <w:rtl/>
        </w:rPr>
        <w:t xml:space="preserve">לא עשה מתים כחיים, </w:t>
      </w:r>
      <w:r>
        <w:rPr>
          <w:rStyle w:val="affff5"/>
          <w:rFonts w:hint="cs"/>
          <w:rtl/>
        </w:rPr>
        <w:t>דת"</w:t>
      </w:r>
      <w:r w:rsidR="00B433C9" w:rsidRPr="00E703B7">
        <w:rPr>
          <w:rStyle w:val="affff5"/>
          <w:rtl/>
        </w:rPr>
        <w:t>ל: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דרכיה דרכי נועם</w:t>
      </w:r>
      <w:r>
        <w:rPr>
          <w:rStyle w:val="affff1"/>
          <w:rFonts w:hint="cs"/>
          <w:rtl/>
        </w:rPr>
        <w:t>..'</w:t>
      </w:r>
    </w:p>
    <w:p w14:paraId="001D9BE9" w14:textId="5418F81D" w:rsidR="00B433C9" w:rsidRPr="00C35A2C" w:rsidRDefault="005C15BF" w:rsidP="005C15BF">
      <w:pPr>
        <w:rPr>
          <w:rtl/>
        </w:rPr>
      </w:pPr>
      <w:r>
        <w:rPr>
          <w:rStyle w:val="affff5"/>
          <w:rFonts w:hint="cs"/>
          <w:rtl/>
        </w:rPr>
        <w:t>ג</w:t>
      </w:r>
      <w:r w:rsidRPr="00E703B7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affff5"/>
          <w:rFonts w:hint="cs"/>
          <w:rtl/>
        </w:rPr>
        <w:t>א"</w:t>
      </w:r>
      <w:r w:rsidRPr="00E703B7">
        <w:rPr>
          <w:rStyle w:val="affff5"/>
          <w:rFonts w:hint="eastAsia"/>
          <w:rtl/>
        </w:rPr>
        <w:t>א</w:t>
      </w:r>
      <w:r w:rsidRPr="00E703B7">
        <w:rPr>
          <w:rStyle w:val="affff5"/>
          <w:rtl/>
        </w:rPr>
        <w:t xml:space="preserve"> 'נעשה </w:t>
      </w:r>
      <w:r w:rsidR="00B433C9" w:rsidRPr="00E703B7">
        <w:rPr>
          <w:rStyle w:val="affff5"/>
          <w:rtl/>
        </w:rPr>
        <w:t xml:space="preserve">מתים כחיים </w:t>
      </w:r>
      <w:r>
        <w:rPr>
          <w:rStyle w:val="affff5"/>
          <w:rFonts w:hint="cs"/>
          <w:rtl/>
        </w:rPr>
        <w:t>ב</w:t>
      </w:r>
      <w:r w:rsidR="00B433C9" w:rsidRPr="00E703B7">
        <w:rPr>
          <w:rStyle w:val="affff5"/>
          <w:rtl/>
        </w:rPr>
        <w:t>תרומה</w:t>
      </w:r>
      <w:r>
        <w:rPr>
          <w:rStyle w:val="affff5"/>
          <w:rFonts w:hint="cs"/>
          <w:rtl/>
        </w:rPr>
        <w:t>'</w:t>
      </w:r>
      <w:r w:rsidR="00B433C9" w:rsidRPr="00E703B7">
        <w:rPr>
          <w:rStyle w:val="affff5"/>
          <w:rtl/>
        </w:rPr>
        <w:t xml:space="preserve"> מק"ו:</w:t>
      </w:r>
      <w:r w:rsidR="00B433C9" w:rsidRPr="00C35A2C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מייבום</w:t>
      </w:r>
      <w:r>
        <w:rPr>
          <w:rFonts w:hint="cs"/>
          <w:rtl/>
        </w:rPr>
        <w:t xml:space="preserve"> </w:t>
      </w:r>
      <w:r w:rsidR="00B433C9" w:rsidRPr="00E703B7">
        <w:rPr>
          <w:rtl/>
        </w:rPr>
        <w:t>שלא</w:t>
      </w:r>
      <w:r w:rsidR="00B433C9" w:rsidRPr="005C15BF">
        <w:rPr>
          <w:rtl/>
        </w:rPr>
        <w:t xml:space="preserve"> </w:t>
      </w:r>
      <w:r w:rsidR="00B433C9" w:rsidRPr="00E703B7">
        <w:rPr>
          <w:rtl/>
        </w:rPr>
        <w:t>עשה</w:t>
      </w:r>
      <w:r w:rsidR="00B433C9" w:rsidRPr="005C15BF">
        <w:rPr>
          <w:rtl/>
        </w:rPr>
        <w:t xml:space="preserve"> ולד מראשון כמשני</w:t>
      </w:r>
      <w:r>
        <w:rPr>
          <w:rFonts w:hint="cs"/>
          <w:rtl/>
        </w:rPr>
        <w:t xml:space="preserve"> -</w:t>
      </w:r>
      <w:r w:rsidR="00B433C9" w:rsidRPr="005C15BF">
        <w:rPr>
          <w:rtl/>
        </w:rPr>
        <w:t xml:space="preserve"> </w:t>
      </w:r>
      <w:r>
        <w:rPr>
          <w:rFonts w:hint="cs"/>
          <w:rtl/>
        </w:rPr>
        <w:t>ו</w:t>
      </w:r>
      <w:r w:rsidR="00B433C9" w:rsidRPr="00E703B7">
        <w:rPr>
          <w:rtl/>
        </w:rPr>
        <w:t>עשה</w:t>
      </w:r>
      <w:r w:rsidR="00B433C9" w:rsidRPr="005C15BF">
        <w:rPr>
          <w:rtl/>
        </w:rPr>
        <w:t xml:space="preserve"> מתים כחיים,</w:t>
      </w:r>
      <w:r w:rsidR="00B433C9" w:rsidRPr="00C35A2C">
        <w:rPr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>ד</w:t>
      </w:r>
      <w:r w:rsidR="00B433C9" w:rsidRPr="00E703B7">
        <w:rPr>
          <w:rStyle w:val="affff5"/>
          <w:rtl/>
        </w:rPr>
        <w:t>ת"ל: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וזרע אין לה</w:t>
      </w:r>
      <w:r w:rsidR="00B433C9" w:rsidRPr="00AD1A41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ואין.</w:t>
      </w:r>
    </w:p>
    <w:p w14:paraId="0AF2F046" w14:textId="6C9FC935" w:rsidR="00B433C9" w:rsidRPr="00C35A2C" w:rsidRDefault="005C15BF" w:rsidP="00B55EDF">
      <w:pPr>
        <w:rPr>
          <w:rtl/>
        </w:rPr>
      </w:pPr>
      <w:r>
        <w:rPr>
          <w:rStyle w:val="affff5"/>
          <w:rFonts w:hint="cs"/>
          <w:rtl/>
        </w:rPr>
        <w:t>ד</w:t>
      </w:r>
      <w:r w:rsidRPr="00E703B7">
        <w:rPr>
          <w:rStyle w:val="affff5"/>
          <w:rtl/>
        </w:rPr>
        <w:t>.</w:t>
      </w:r>
      <w:r w:rsidR="00B433C9" w:rsidRPr="00C35A2C">
        <w:rPr>
          <w:rFonts w:hint="cs"/>
          <w:rtl/>
        </w:rPr>
        <w:t xml:space="preserve"> </w:t>
      </w:r>
      <w:r w:rsidRPr="00E703B7">
        <w:rPr>
          <w:rStyle w:val="affff5"/>
          <w:rFonts w:hint="eastAsia"/>
          <w:rtl/>
        </w:rPr>
        <w:t>א</w:t>
      </w:r>
      <w:r w:rsidRPr="00E703B7">
        <w:rPr>
          <w:rStyle w:val="affff5"/>
          <w:rtl/>
        </w:rPr>
        <w:t>"א '</w:t>
      </w:r>
      <w:r w:rsidR="00B433C9" w:rsidRPr="00E703B7">
        <w:rPr>
          <w:rStyle w:val="affff5"/>
          <w:rtl/>
        </w:rPr>
        <w:t xml:space="preserve">נעשה ולד מראשון כמשני </w:t>
      </w:r>
      <w:r w:rsidRPr="00E703B7">
        <w:rPr>
          <w:rStyle w:val="affff5"/>
          <w:rFonts w:hint="eastAsia"/>
          <w:rtl/>
        </w:rPr>
        <w:t>בי</w:t>
      </w:r>
      <w:r w:rsidR="00B433C9" w:rsidRPr="00E703B7">
        <w:rPr>
          <w:rStyle w:val="affff5"/>
          <w:rtl/>
        </w:rPr>
        <w:t>יבום</w:t>
      </w:r>
      <w:r>
        <w:rPr>
          <w:rStyle w:val="affff5"/>
          <w:rFonts w:hint="cs"/>
          <w:rtl/>
        </w:rPr>
        <w:t>'</w:t>
      </w:r>
      <w:r w:rsidR="00B433C9" w:rsidRPr="00E703B7">
        <w:rPr>
          <w:rStyle w:val="affff5"/>
          <w:rtl/>
        </w:rPr>
        <w:t xml:space="preserve"> מק"ו</w:t>
      </w:r>
      <w:r w:rsidR="00B433C9" w:rsidRPr="00C35A2C">
        <w:rPr>
          <w:rtl/>
        </w:rPr>
        <w:t xml:space="preserve">: </w:t>
      </w:r>
      <w:r w:rsidRPr="00D1637C">
        <w:rPr>
          <w:rFonts w:cs="PFT_Frank" w:hint="eastAsia"/>
          <w:b/>
          <w:bCs/>
          <w:szCs w:val="14"/>
          <w:rtl/>
        </w:rPr>
        <w:t>מתרומה</w:t>
      </w:r>
      <w:r>
        <w:rPr>
          <w:rFonts w:hint="cs"/>
          <w:rtl/>
        </w:rPr>
        <w:t xml:space="preserve"> </w:t>
      </w:r>
      <w:r w:rsidR="00B433C9" w:rsidRPr="00E703B7">
        <w:rPr>
          <w:rtl/>
        </w:rPr>
        <w:t>שלא עשה</w:t>
      </w:r>
      <w:r w:rsidR="00B433C9" w:rsidRPr="005C15BF">
        <w:rPr>
          <w:rtl/>
        </w:rPr>
        <w:t xml:space="preserve"> מתים כחיים</w:t>
      </w:r>
      <w:r w:rsidR="00B433C9" w:rsidRPr="00C35A2C">
        <w:rPr>
          <w:rtl/>
        </w:rPr>
        <w:t xml:space="preserve"> </w:t>
      </w:r>
      <w:r w:rsidRPr="00E703B7">
        <w:rPr>
          <w:rtl/>
        </w:rPr>
        <w:t xml:space="preserve">- </w:t>
      </w:r>
      <w:r w:rsidRPr="005C15BF">
        <w:rPr>
          <w:rFonts w:hint="cs"/>
          <w:rtl/>
        </w:rPr>
        <w:t>ו</w:t>
      </w:r>
      <w:r w:rsidR="00B433C9" w:rsidRPr="00E703B7">
        <w:rPr>
          <w:rtl/>
        </w:rPr>
        <w:t>עשה</w:t>
      </w:r>
      <w:r w:rsidR="00B433C9" w:rsidRPr="005C15BF">
        <w:rPr>
          <w:rtl/>
        </w:rPr>
        <w:t xml:space="preserve"> ולד מרא</w:t>
      </w:r>
      <w:r w:rsidR="00B433C9" w:rsidRPr="00C35A2C">
        <w:rPr>
          <w:rtl/>
        </w:rPr>
        <w:t xml:space="preserve">שון כמשני, </w:t>
      </w:r>
      <w:r w:rsidRPr="00E703B7">
        <w:rPr>
          <w:rStyle w:val="affff5"/>
          <w:rFonts w:hint="eastAsia"/>
          <w:rtl/>
        </w:rPr>
        <w:t>ד</w:t>
      </w:r>
      <w:r w:rsidR="00B433C9" w:rsidRPr="00E703B7">
        <w:rPr>
          <w:rStyle w:val="affff5"/>
          <w:rtl/>
        </w:rPr>
        <w:t>ת"ל: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ובן אין לו</w:t>
      </w:r>
      <w:r w:rsidR="00B433C9" w:rsidRPr="00AD1A41">
        <w:rPr>
          <w:rStyle w:val="affff1"/>
          <w:rFonts w:hint="cs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ואין.</w:t>
      </w:r>
    </w:p>
    <w:p w14:paraId="67C13E4E" w14:textId="6C083F9A" w:rsidR="00B433C9" w:rsidRPr="00D1637C" w:rsidRDefault="005C15BF" w:rsidP="00E703B7">
      <w:pPr>
        <w:rPr>
          <w:rFonts w:cs="PFT_Frank"/>
          <w:b/>
          <w:bCs/>
          <w:szCs w:val="14"/>
          <w:rtl/>
        </w:rPr>
        <w:sectPr w:rsidR="00B433C9" w:rsidRPr="00D1637C" w:rsidSect="0090328A">
          <w:type w:val="continuous"/>
          <w:pgSz w:w="4536" w:h="6804" w:code="8"/>
          <w:pgMar w:top="567" w:right="567" w:bottom="284" w:left="567" w:header="284" w:footer="284" w:gutter="0"/>
          <w:cols w:space="720"/>
          <w:bidi/>
          <w:rtlGutter/>
          <w:docGrid w:linePitch="360"/>
        </w:sectPr>
      </w:pPr>
      <w:r w:rsidRPr="00E703B7">
        <w:rPr>
          <w:rStyle w:val="affff5"/>
          <w:rFonts w:hint="eastAsia"/>
          <w:rtl/>
        </w:rPr>
        <w:t>ה</w:t>
      </w:r>
      <w:r w:rsidRPr="00E703B7">
        <w:rPr>
          <w:rStyle w:val="affff5"/>
          <w:rtl/>
        </w:rPr>
        <w:t>. א"א '</w:t>
      </w:r>
      <w:r w:rsidR="00B433C9" w:rsidRPr="00E703B7">
        <w:rPr>
          <w:rStyle w:val="affff5"/>
          <w:rtl/>
        </w:rPr>
        <w:t xml:space="preserve">לא נעשה ולד מראשון כמשני </w:t>
      </w:r>
      <w:r w:rsidRPr="00E703B7">
        <w:rPr>
          <w:rStyle w:val="affff5"/>
          <w:rFonts w:hint="eastAsia"/>
          <w:rtl/>
        </w:rPr>
        <w:t>ב</w:t>
      </w:r>
      <w:r w:rsidR="00B433C9" w:rsidRPr="00E703B7">
        <w:rPr>
          <w:rStyle w:val="affff5"/>
          <w:rtl/>
        </w:rPr>
        <w:t>תרומה</w:t>
      </w:r>
      <w:r w:rsidRPr="00E703B7">
        <w:rPr>
          <w:rStyle w:val="affff5"/>
          <w:rtl/>
        </w:rPr>
        <w:t>'</w:t>
      </w:r>
      <w:r w:rsidR="00B433C9" w:rsidRPr="00E703B7">
        <w:rPr>
          <w:rStyle w:val="affff5"/>
          <w:rtl/>
        </w:rPr>
        <w:t xml:space="preserve"> מק"ו</w:t>
      </w:r>
      <w:r w:rsidR="00B433C9" w:rsidRPr="00C35A2C">
        <w:rPr>
          <w:rtl/>
        </w:rPr>
        <w:t xml:space="preserve">: </w:t>
      </w:r>
      <w:r w:rsidRPr="00D1637C">
        <w:rPr>
          <w:rFonts w:cs="PFT_Frank" w:hint="eastAsia"/>
          <w:b/>
          <w:bCs/>
          <w:szCs w:val="14"/>
          <w:rtl/>
        </w:rPr>
        <w:t>מייבום</w:t>
      </w:r>
      <w:r>
        <w:rPr>
          <w:rFonts w:hint="cs"/>
          <w:rtl/>
        </w:rPr>
        <w:t xml:space="preserve"> </w:t>
      </w:r>
      <w:r w:rsidR="00B433C9" w:rsidRPr="00E703B7">
        <w:rPr>
          <w:rtl/>
        </w:rPr>
        <w:t>שעשה</w:t>
      </w:r>
      <w:r w:rsidR="00B433C9" w:rsidRPr="005C15BF">
        <w:rPr>
          <w:rtl/>
        </w:rPr>
        <w:t xml:space="preserve"> מתים כחיים </w:t>
      </w:r>
      <w:r>
        <w:rPr>
          <w:rFonts w:hint="cs"/>
          <w:rtl/>
        </w:rPr>
        <w:t>- ו</w:t>
      </w:r>
      <w:r w:rsidR="00B433C9" w:rsidRPr="00E703B7">
        <w:rPr>
          <w:rtl/>
        </w:rPr>
        <w:t>לא</w:t>
      </w:r>
      <w:r w:rsidR="00B433C9" w:rsidRPr="005C15BF">
        <w:rPr>
          <w:rtl/>
        </w:rPr>
        <w:t xml:space="preserve"> </w:t>
      </w:r>
      <w:r w:rsidR="00B433C9" w:rsidRPr="00E703B7">
        <w:rPr>
          <w:rtl/>
        </w:rPr>
        <w:t>עשה</w:t>
      </w:r>
      <w:r w:rsidR="00B433C9" w:rsidRPr="005C15BF">
        <w:rPr>
          <w:rtl/>
        </w:rPr>
        <w:t xml:space="preserve"> ולד מראש</w:t>
      </w:r>
      <w:r w:rsidR="00B433C9" w:rsidRPr="00C35A2C">
        <w:rPr>
          <w:rtl/>
        </w:rPr>
        <w:t xml:space="preserve">ון כמשני, </w:t>
      </w:r>
      <w:r w:rsidR="00C40E75" w:rsidRPr="00E703B7">
        <w:rPr>
          <w:rStyle w:val="affff5"/>
          <w:rFonts w:hint="eastAsia"/>
          <w:rtl/>
        </w:rPr>
        <w:t>ד</w:t>
      </w:r>
      <w:r w:rsidR="00B433C9" w:rsidRPr="00E703B7">
        <w:rPr>
          <w:rStyle w:val="affff5"/>
          <w:rFonts w:hint="eastAsia"/>
          <w:rtl/>
        </w:rPr>
        <w:t>ת</w:t>
      </w:r>
      <w:r w:rsidR="00B433C9" w:rsidRPr="00E703B7">
        <w:rPr>
          <w:rStyle w:val="affff5"/>
          <w:rtl/>
        </w:rPr>
        <w:t>"</w:t>
      </w:r>
      <w:r w:rsidR="00B433C9" w:rsidRPr="00E703B7">
        <w:rPr>
          <w:rStyle w:val="affff5"/>
          <w:rFonts w:hint="eastAsia"/>
          <w:rtl/>
        </w:rPr>
        <w:t>ל</w:t>
      </w:r>
      <w:r w:rsidR="00B433C9" w:rsidRPr="00E703B7">
        <w:rPr>
          <w:rStyle w:val="affff5"/>
          <w:rtl/>
        </w:rPr>
        <w:t>:</w:t>
      </w:r>
      <w:r w:rsidR="00B433C9" w:rsidRPr="00AD1A41">
        <w:rPr>
          <w:rStyle w:val="affff1"/>
          <w:rtl/>
        </w:rPr>
        <w:t xml:space="preserve"> אין לה</w:t>
      </w:r>
      <w:r w:rsidR="00C40E75">
        <w:rPr>
          <w:rStyle w:val="affff1"/>
          <w:rFonts w:hint="cs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ויש.</w:t>
      </w:r>
    </w:p>
    <w:p w14:paraId="49102982" w14:textId="77777777" w:rsidR="001008DC" w:rsidRDefault="001008DC" w:rsidP="007C50EB">
      <w:pPr>
        <w:pStyle w:val="afff2"/>
        <w:rPr>
          <w:rtl/>
        </w:rPr>
      </w:pPr>
    </w:p>
    <w:p w14:paraId="33315A80" w14:textId="77777777" w:rsidR="001008DC" w:rsidRDefault="00B433C9" w:rsidP="001008DC">
      <w:pPr>
        <w:pStyle w:val="Hadran"/>
        <w:jc w:val="center"/>
        <w:rPr>
          <w:rtl/>
        </w:rPr>
        <w:pPrChange w:id="91013" w:author="Claude" w:date="2026-10-08T08:35:05Z">
          <w:pPr>
            <w:pStyle w:val="afff2"/>
            <w:jc w:val="center"/>
            <w:rPr>
              <w:rtl/>
            </w:rPr>
          </w:pPr>
        </w:pPrChange>
      </w:pPr>
      <w:r w:rsidRPr="00F97732">
        <w:rPr>
          <w:rtl/>
        </w:rPr>
        <w:t>הדרן עלך יש מותרות.</w:t>
      </w:r>
    </w:p>
    <w:p w14:paraId="7B801468" w14:textId="49BEAE4B" w:rsidR="00B433C9" w:rsidRPr="00C35A2C" w:rsidRDefault="00B433C9" w:rsidP="007C50EB">
      <w:pPr>
        <w:pStyle w:val="afff2"/>
        <w:rPr>
          <w:rFonts w:ascii="FontbitDavid" w:hAnsi="FontbitDavid"/>
          <w:sz w:val="32"/>
        </w:rPr>
      </w:pPr>
      <w:r w:rsidRPr="00C35A2C">
        <w:rPr>
          <w:rFonts w:ascii="FontbitDavid" w:hAnsi="FontbitDavid"/>
          <w:sz w:val="32"/>
        </w:rPr>
        <w:t xml:space="preserve"> </w:t>
      </w:r>
      <w:r w:rsidRPr="00C35A2C">
        <w:rPr>
          <w:rFonts w:ascii="FontbitDavid" w:hAnsi="FontbitDavid"/>
          <w:sz w:val="32"/>
        </w:rPr>
        <w:br w:type="page"/>
      </w:r>
    </w:p>
    <w:p w14:paraId="7B9BC8AC" w14:textId="77777777" w:rsidR="00B433C9" w:rsidRPr="00C35A2C" w:rsidRDefault="00B433C9" w:rsidP="007C50EB">
      <w:pPr>
        <w:pStyle w:val="aff9"/>
        <w:framePr w:wrap="around"/>
        <w:spacing w:line="276" w:lineRule="auto"/>
        <w:rPr>
          <w:del w:id="41105" w:author="Claude" w:date="2026-10-07T09:24:50Z"/>
          <w:rtl/>
        </w:rPr>
      </w:pPr>
      <w:del w:id="41103" w:author="Claude" w:date="2026-10-07T09:24:50Z">
        <w:r w:rsidRPr="00C35A2C">
          <w:rPr>
            <w:rtl/>
          </w:rPr>
          <w:lastRenderedPageBreak/>
          <w:delText xml:space="preserve">פרק </w:delText>
        </w:r>
      </w:del>
      <w:del w:id="41104" w:author="Claude" w:date="2026-10-07T09:24:50Z">
        <w:r w:rsidRPr="00C35A2C">
          <w:rPr>
            <w:rFonts w:hint="cs"/>
            <w:rtl/>
          </w:rPr>
          <w:delText xml:space="preserve">עשירי</w:delText>
        </w:r>
      </w:del>
    </w:p>
    <w:p w14:paraId="226E6818" w14:textId="77777777" w:rsidR="00B433C9" w:rsidRDefault="00B433C9" w:rsidP="007C50EB">
      <w:pPr>
        <w:pStyle w:val="affa"/>
        <w:framePr w:wrap="around"/>
        <w:spacing w:line="276" w:lineRule="auto"/>
        <w:rPr>
          <w:del w:id="41107" w:author="Claude" w:date="2026-10-07T09:24:50Z"/>
          <w:rtl/>
        </w:rPr>
      </w:pPr>
      <w:del w:id="41106" w:author="Claude" w:date="2026-10-07T09:24:50Z">
        <w:r w:rsidRPr="00C35A2C">
          <w:rPr>
            <w:rFonts w:hint="cs"/>
            <w:rtl/>
          </w:rPr>
          <w:delText xml:space="preserve">האשה רבה</w:delText>
        </w:r>
      </w:del>
    </w:p>
    <w:p w14:paraId="67CCB912" w14:textId="77777777" w:rsidR="00BE015B" w:rsidRDefault="00BE015B" w:rsidP="007C50EB">
      <w:pPr>
        <w:pStyle w:val="affb"/>
        <w:framePr w:wrap="around" w:x="4726"/>
        <w:rPr>
          <w:rtl/>
        </w:rPr>
      </w:pPr>
      <w:r>
        <w:rPr>
          <w:rFonts w:hint="cs"/>
          <w:rtl/>
        </w:rPr>
        <w:t xml:space="preserve">פז.- צז. </w:t>
      </w:r>
    </w:p>
    <w:p w14:paraId="4B3695FB" w14:textId="1F9FEC59" w:rsidR="008C32F9" w:rsidRDefault="00B433C9" w:rsidP="00AB2EE2">
      <w:pPr>
        <w:pStyle w:val="affffb"/>
        <w:rPr>
          <w:rtl/>
        </w:rPr>
      </w:pPr>
      <w:ins w:id="9820" w:author="מספור קטעי משנה" w:date="2026-10-06T10:05:58Z">
        <w:r>
          <w:rPr>
            <w:rStyle w:val="MisparKeta"/>
          </w:rPr>
          <w:t xml:space="preserve">א. </w:t>
        </w:r>
      </w:ins>
      <w:bookmarkStart w:id="986" w:name="_Toc119173060"/>
      <w:bookmarkStart w:id="987" w:name="_Toc119230155"/>
      <w:r w:rsidRPr="00AB2EE2">
        <w:rPr>
          <w:rtl/>
        </w:rPr>
        <w:t>האשה שהלך בעלה למדה</w:t>
      </w:r>
      <w:r w:rsidR="008C32F9" w:rsidRPr="00AB2EE2">
        <w:rPr>
          <w:rFonts w:hint="cs"/>
          <w:rtl/>
        </w:rPr>
        <w:t>"</w:t>
      </w:r>
      <w:r w:rsidRPr="00AB2EE2">
        <w:rPr>
          <w:rtl/>
        </w:rPr>
        <w:t>י, א</w:t>
      </w:r>
      <w:r w:rsidR="008C32F9" w:rsidRPr="00AB2EE2">
        <w:rPr>
          <w:rFonts w:hint="cs"/>
          <w:rtl/>
        </w:rPr>
        <w:t>"</w:t>
      </w:r>
      <w:r w:rsidRPr="00AB2EE2">
        <w:rPr>
          <w:rtl/>
        </w:rPr>
        <w:t>ל מת בעליך וניסת, ובא</w:t>
      </w:r>
      <w:r w:rsidR="008C32F9">
        <w:rPr>
          <w:rFonts w:hint="cs"/>
          <w:rtl/>
        </w:rPr>
        <w:t xml:space="preserve"> </w:t>
      </w:r>
      <w:r w:rsidR="007C50EB">
        <w:rPr>
          <w:rFonts w:hint="cs"/>
          <w:rtl/>
        </w:rPr>
        <w:tab/>
      </w:r>
      <w:r w:rsidRPr="00C35A2C">
        <w:rPr>
          <w:rtl/>
        </w:rPr>
        <w:t>-</w:t>
      </w:r>
      <w:bookmarkEnd w:id="986"/>
      <w:bookmarkEnd w:id="987"/>
    </w:p>
    <w:p>
      <w:pPr>
        <w:pStyle w:val="PetichatPerek"/>
        <w:rPr>
          <w:ins w:id="41102" w:author="Claude" w:date="2026-10-07T09:24:50Z"/>
        </w:rPr>
      </w:pPr>
      <w:ins w:id="41101" w:author="Claude" w:date="2026-10-07T09:24:50Z">
        <w:r>
          <w:rPr>
            <w:rtl/>
          </w:rPr>
          <w:t xml:space="preserve">פרק עשירי</w:t>
        </w:r>
        <w:r>
          <w:rPr>
            <w:rtl/>
          </w:rPr>
          <w:t xml:space="preserve"> - </w:t>
        </w:r>
        <w:r>
          <w:rPr>
            <w:rFonts w:hint="cs"/>
            <w:rtl/>
          </w:rPr>
          <w:t xml:space="preserve">האשה רבה</w:t>
        </w:r>
      </w:ins>
    </w:p>
    <w:p>
      <w:pPr>
        <w:pStyle w:val="MishnaBatzad"/>
        <w:rPr>
          <w:ins w:id="20547" w:author="קלוד" w:date="2026-10-06T10:10:48Z"/>
        </w:rPr>
      </w:pPr>
      <w:ins w:id="20546" w:author="קלוד" w:date="2026-10-06T10:10:48Z">
        <w:r>
          <w:t xml:space="preserve">משנה א</w:t>
        </w:r>
      </w:ins>
    </w:p>
    <w:p w14:paraId="1507CF9E" w14:textId="0B3D10C4" w:rsidR="00B433C9" w:rsidRPr="00C35A2C" w:rsidRDefault="00B433C9" w:rsidP="008C32F9">
      <w:pPr>
        <w:pStyle w:val="affc"/>
        <w:rPr>
          <w:rtl/>
        </w:rPr>
      </w:pPr>
      <w:r w:rsidRPr="00C35A2C">
        <w:rPr>
          <w:rtl/>
        </w:rPr>
        <w:t>תצא מזה ומזה, גט מזה ומזה</w:t>
      </w:r>
      <w:r w:rsidR="008C32F9">
        <w:rPr>
          <w:rFonts w:hint="cs"/>
          <w:rtl/>
        </w:rPr>
        <w:t>.</w:t>
      </w:r>
    </w:p>
    <w:p w14:paraId="6D56FE05" w14:textId="671F2967" w:rsidR="008C32F9" w:rsidRDefault="00B433C9" w:rsidP="008C32F9">
      <w:pPr>
        <w:pStyle w:val="affc"/>
        <w:rPr>
          <w:rtl/>
        </w:rPr>
      </w:pPr>
      <w:r w:rsidRPr="00C35A2C">
        <w:rPr>
          <w:rtl/>
        </w:rPr>
        <w:t xml:space="preserve">אין לה </w:t>
      </w:r>
      <w:r w:rsidR="008C32F9">
        <w:rPr>
          <w:rFonts w:hint="cs"/>
          <w:rtl/>
        </w:rPr>
        <w:t xml:space="preserve">מהם </w:t>
      </w:r>
      <w:r w:rsidRPr="00C35A2C">
        <w:rPr>
          <w:rtl/>
        </w:rPr>
        <w:t>כתובה, פירות, מזונות, בלאות</w:t>
      </w:r>
      <w:r w:rsidR="008C32F9">
        <w:rPr>
          <w:rFonts w:hint="cs"/>
          <w:rtl/>
        </w:rPr>
        <w:t xml:space="preserve">. </w:t>
      </w:r>
      <w:r w:rsidRPr="00C35A2C">
        <w:rPr>
          <w:rtl/>
        </w:rPr>
        <w:t xml:space="preserve">נטלה </w:t>
      </w:r>
      <w:r w:rsidR="008C32F9">
        <w:rPr>
          <w:rFonts w:hint="cs"/>
          <w:rtl/>
        </w:rPr>
        <w:t xml:space="preserve">- </w:t>
      </w:r>
      <w:r w:rsidRPr="00C35A2C">
        <w:rPr>
          <w:rtl/>
        </w:rPr>
        <w:t>תחזיר</w:t>
      </w:r>
      <w:r w:rsidR="008C32F9">
        <w:rPr>
          <w:rFonts w:hint="cs"/>
          <w:rtl/>
        </w:rPr>
        <w:t>.</w:t>
      </w:r>
    </w:p>
    <w:p w14:paraId="4FCA9983" w14:textId="5B697BCF" w:rsidR="00B433C9" w:rsidRPr="00C35A2C" w:rsidRDefault="00B433C9" w:rsidP="008C32F9">
      <w:pPr>
        <w:pStyle w:val="affc"/>
        <w:rPr>
          <w:rtl/>
        </w:rPr>
      </w:pPr>
      <w:r w:rsidRPr="00C35A2C">
        <w:rPr>
          <w:rtl/>
        </w:rPr>
        <w:t>הולד ממזר מזה ומזה</w:t>
      </w:r>
      <w:r w:rsidR="008C32F9">
        <w:rPr>
          <w:rFonts w:hint="cs"/>
          <w:rtl/>
        </w:rPr>
        <w:t>.</w:t>
      </w:r>
    </w:p>
    <w:p w14:paraId="2A70227D" w14:textId="17F987FF" w:rsidR="00B433C9" w:rsidRPr="00C35A2C" w:rsidRDefault="008C32F9" w:rsidP="007C50EB">
      <w:pPr>
        <w:pStyle w:val="affc"/>
        <w:rPr>
          <w:rtl/>
        </w:rPr>
      </w:pPr>
      <w:r>
        <w:rPr>
          <w:rFonts w:hint="cs"/>
          <w:rtl/>
        </w:rPr>
        <w:t>לא</w:t>
      </w:r>
      <w:r w:rsidR="00B433C9" w:rsidRPr="00C35A2C">
        <w:rPr>
          <w:rtl/>
        </w:rPr>
        <w:t xml:space="preserve"> מטמא</w:t>
      </w:r>
      <w:r>
        <w:rPr>
          <w:rFonts w:hint="cs"/>
          <w:rtl/>
        </w:rPr>
        <w:t>ים</w:t>
      </w:r>
      <w:r w:rsidR="00B433C9" w:rsidRPr="00C35A2C">
        <w:rPr>
          <w:rtl/>
        </w:rPr>
        <w:t xml:space="preserve"> לה</w:t>
      </w:r>
      <w:r>
        <w:rPr>
          <w:rFonts w:hint="cs"/>
          <w:rtl/>
        </w:rPr>
        <w:t>.</w:t>
      </w:r>
      <w:r w:rsidR="00B433C9" w:rsidRPr="00C35A2C">
        <w:rPr>
          <w:rtl/>
        </w:rPr>
        <w:t xml:space="preserve"> לא זכאים במציאתה, מעש</w:t>
      </w:r>
      <w:r>
        <w:rPr>
          <w:rFonts w:hint="cs"/>
          <w:rtl/>
        </w:rPr>
        <w:t>"</w:t>
      </w:r>
      <w:r w:rsidR="00B433C9" w:rsidRPr="00C35A2C">
        <w:rPr>
          <w:rtl/>
        </w:rPr>
        <w:t>י, הפרת נדריה</w:t>
      </w:r>
      <w:r>
        <w:rPr>
          <w:rFonts w:hint="cs"/>
          <w:rtl/>
        </w:rPr>
        <w:t>.</w:t>
      </w:r>
    </w:p>
    <w:p w14:paraId="2AE7DE78" w14:textId="550E761F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>בת ישראל - נפסלה מכהונה, לוי - ממעשר, כהן - מתרומה</w:t>
      </w:r>
      <w:r w:rsidR="008C32F9">
        <w:rPr>
          <w:rFonts w:hint="cs"/>
          <w:rtl/>
        </w:rPr>
        <w:t>.</w:t>
      </w:r>
    </w:p>
    <w:p w14:paraId="1C4E58E5" w14:textId="6ACE6A28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>אין יורשין של זה ושל זה יורשין כתובתה</w:t>
      </w:r>
      <w:r w:rsidR="008C32F9">
        <w:rPr>
          <w:rFonts w:hint="cs"/>
          <w:rtl/>
        </w:rPr>
        <w:t>.</w:t>
      </w:r>
    </w:p>
    <w:p w14:paraId="04B4FE9F" w14:textId="6BB95A59" w:rsidR="00B433C9" w:rsidRPr="00C35A2C" w:rsidRDefault="00B433C9" w:rsidP="007C50EB">
      <w:pPr>
        <w:pStyle w:val="affc"/>
        <w:rPr>
          <w:rtl/>
        </w:rPr>
      </w:pPr>
      <w:bookmarkStart w:id="988" w:name="_Toc119173061"/>
      <w:bookmarkStart w:id="989" w:name="_Toc119230156"/>
      <w:r w:rsidRPr="00AB2EE2">
        <w:rPr>
          <w:rStyle w:val="affffc"/>
          <w:rtl/>
        </w:rPr>
        <w:t>מתו</w:t>
      </w:r>
      <w:bookmarkEnd w:id="988"/>
      <w:bookmarkEnd w:id="989"/>
      <w:r w:rsidRPr="00C35A2C">
        <w:rPr>
          <w:rtl/>
        </w:rPr>
        <w:t xml:space="preserve"> - אחיו של זה ושל זה חולצין ולא מייבמין</w:t>
      </w:r>
      <w:r w:rsidR="008C32F9">
        <w:rPr>
          <w:rFonts w:hint="cs"/>
          <w:rtl/>
        </w:rPr>
        <w:t>.</w:t>
      </w:r>
    </w:p>
    <w:p w14:paraId="2E98BA6F" w14:textId="4A967644" w:rsidR="00B433C9" w:rsidRPr="00C35A2C" w:rsidRDefault="00720E5A" w:rsidP="007C50EB">
      <w:pPr>
        <w:pStyle w:val="affc"/>
        <w:rPr>
          <w:rtl/>
        </w:rPr>
      </w:pPr>
      <w:r w:rsidRPr="00720E5A">
        <w:rPr>
          <w:rStyle w:val="affffa"/>
          <w:rtl/>
        </w:rPr>
        <w:t>ריו</w:t>
      </w:r>
      <w:r w:rsidR="008C32F9">
        <w:rPr>
          <w:rStyle w:val="affffa"/>
          <w:rFonts w:hint="cs"/>
          <w:rtl/>
        </w:rPr>
        <w:t>"</w:t>
      </w:r>
      <w:r w:rsidRPr="00720E5A">
        <w:rPr>
          <w:rStyle w:val="affffa"/>
          <w:rtl/>
        </w:rPr>
        <w:t>ס</w:t>
      </w:r>
      <w:r w:rsidR="00B433C9" w:rsidRPr="00720E5A">
        <w:rPr>
          <w:rStyle w:val="affffa"/>
          <w:rtl/>
        </w:rPr>
        <w:t>:</w:t>
      </w:r>
      <w:r w:rsidR="00B433C9" w:rsidRPr="00C35A2C">
        <w:rPr>
          <w:rtl/>
        </w:rPr>
        <w:t xml:space="preserve"> כתובתה על נכסי בעלה הראשון</w:t>
      </w:r>
      <w:r w:rsidR="008C32F9">
        <w:rPr>
          <w:rFonts w:hint="cs"/>
          <w:rtl/>
        </w:rPr>
        <w:t>.</w:t>
      </w:r>
    </w:p>
    <w:p w14:paraId="3434EF4B" w14:textId="7ED51E6D" w:rsidR="00B433C9" w:rsidRPr="00B81C5A" w:rsidRDefault="00B433C9" w:rsidP="007C50EB">
      <w:pPr>
        <w:pStyle w:val="affc"/>
        <w:rPr>
          <w:spacing w:val="4"/>
          <w:rtl/>
        </w:rPr>
      </w:pPr>
      <w:r w:rsidRPr="00720E5A">
        <w:rPr>
          <w:rStyle w:val="affffa"/>
          <w:rtl/>
        </w:rPr>
        <w:t>ר</w:t>
      </w:r>
      <w:r w:rsidR="008C32F9">
        <w:rPr>
          <w:rStyle w:val="affffa"/>
          <w:rFonts w:hint="cs"/>
          <w:rtl/>
        </w:rPr>
        <w:t>"</w:t>
      </w:r>
      <w:r w:rsidRPr="00720E5A">
        <w:rPr>
          <w:rStyle w:val="affffa"/>
          <w:rtl/>
        </w:rPr>
        <w:t>א:</w:t>
      </w:r>
      <w:r w:rsidRPr="00B81C5A">
        <w:rPr>
          <w:spacing w:val="4"/>
          <w:rtl/>
        </w:rPr>
        <w:t xml:space="preserve"> ראשון </w:t>
      </w:r>
      <w:r w:rsidR="008C32F9">
        <w:rPr>
          <w:rFonts w:hint="cs"/>
          <w:spacing w:val="4"/>
          <w:rtl/>
        </w:rPr>
        <w:t xml:space="preserve">- </w:t>
      </w:r>
      <w:r w:rsidRPr="00B81C5A">
        <w:rPr>
          <w:spacing w:val="4"/>
          <w:rtl/>
        </w:rPr>
        <w:t>זכאי במציאתה</w:t>
      </w:r>
      <w:r w:rsidR="008C32F9">
        <w:rPr>
          <w:rFonts w:hint="cs"/>
          <w:spacing w:val="4"/>
          <w:rtl/>
        </w:rPr>
        <w:t>,</w:t>
      </w:r>
      <w:r w:rsidRPr="00B81C5A">
        <w:rPr>
          <w:spacing w:val="4"/>
          <w:rtl/>
        </w:rPr>
        <w:t xml:space="preserve"> מעש</w:t>
      </w:r>
      <w:r w:rsidR="008C32F9">
        <w:rPr>
          <w:rFonts w:hint="cs"/>
          <w:spacing w:val="4"/>
          <w:rtl/>
        </w:rPr>
        <w:t>"</w:t>
      </w:r>
      <w:r w:rsidRPr="00B81C5A">
        <w:rPr>
          <w:spacing w:val="4"/>
          <w:rtl/>
        </w:rPr>
        <w:t>י</w:t>
      </w:r>
      <w:r w:rsidR="008C32F9">
        <w:rPr>
          <w:rFonts w:hint="cs"/>
          <w:spacing w:val="4"/>
          <w:rtl/>
        </w:rPr>
        <w:t>,</w:t>
      </w:r>
      <w:r w:rsidRPr="00B81C5A">
        <w:rPr>
          <w:spacing w:val="4"/>
          <w:rtl/>
        </w:rPr>
        <w:t xml:space="preserve"> הפרת נדריה</w:t>
      </w:r>
      <w:r w:rsidR="008C32F9">
        <w:rPr>
          <w:rFonts w:hint="cs"/>
          <w:spacing w:val="4"/>
          <w:rtl/>
        </w:rPr>
        <w:t>.</w:t>
      </w:r>
    </w:p>
    <w:p w14:paraId="6DCCE836" w14:textId="3CDDDAFB" w:rsidR="00B433C9" w:rsidRDefault="00CB082E" w:rsidP="007C50EB">
      <w:pPr>
        <w:pStyle w:val="affc"/>
        <w:rPr>
          <w:rtl/>
        </w:rPr>
      </w:pPr>
      <w:r>
        <w:rPr>
          <w:rStyle w:val="affffa"/>
          <w:rFonts w:hint="cs"/>
          <w:rtl/>
        </w:rPr>
        <w:t>ר"ש</w:t>
      </w:r>
      <w:r w:rsidR="00B433C9" w:rsidRPr="00720E5A">
        <w:rPr>
          <w:rStyle w:val="affffa"/>
          <w:rtl/>
        </w:rPr>
        <w:t>:</w:t>
      </w:r>
      <w:r w:rsidR="00B433C9" w:rsidRPr="00C35A2C">
        <w:rPr>
          <w:rtl/>
        </w:rPr>
        <w:t xml:space="preserve"> ביאה </w:t>
      </w:r>
      <w:r w:rsidR="00B433C9" w:rsidRPr="00E703B7">
        <w:rPr>
          <w:rStyle w:val="HesberMishna"/>
          <w:rtl/>
          <w:rPrChange w:id="20154" w:author="קלוד" w:date="2026-10-06T10:10:48Z">
            <w:rPr>
              <w:rStyle w:val="affff8"/>
              <w:rtl/>
            </w:rPr>
          </w:rPrChange>
        </w:rPr>
        <w:t>וחליצה</w:t>
      </w:r>
      <w:r w:rsidR="00B433C9" w:rsidRPr="00C35A2C">
        <w:rPr>
          <w:rtl/>
        </w:rPr>
        <w:t xml:space="preserve"> מאח ראשון פוטרת, </w:t>
      </w:r>
      <w:r w:rsidR="008C32F9">
        <w:rPr>
          <w:rFonts w:hint="cs"/>
          <w:rtl/>
        </w:rPr>
        <w:t>ו</w:t>
      </w:r>
      <w:r w:rsidR="00B433C9" w:rsidRPr="00C35A2C">
        <w:rPr>
          <w:rtl/>
        </w:rPr>
        <w:t>אין הולד ממנו ממזר.</w:t>
      </w:r>
    </w:p>
    <w:p w14:paraId="68F542E5" w14:textId="77777777" w:rsidR="00B433C9" w:rsidRPr="00C35A2C" w:rsidRDefault="00B433C9" w:rsidP="00E703B7">
      <w:pPr>
        <w:pStyle w:val="affc"/>
        <w:jc w:val="center"/>
        <w:rPr>
          <w:rtl/>
        </w:rPr>
      </w:pPr>
      <w:r w:rsidRPr="00C35A2C">
        <w:rPr>
          <w:rtl/>
        </w:rPr>
        <w:t>ואם ניסת שלא ברשות - מותרת לחזור לו.</w:t>
      </w:r>
    </w:p>
    <w:p w14:paraId="24143EF5" w14:textId="77777777" w:rsidR="00B433C9" w:rsidRDefault="00B433C9" w:rsidP="00E703B7">
      <w:pPr>
        <w:pStyle w:val="affc"/>
        <w:jc w:val="center"/>
        <w:rPr>
          <w:rtl/>
        </w:rPr>
      </w:pPr>
      <w:r w:rsidRPr="00C35A2C">
        <w:rPr>
          <w:rtl/>
        </w:rPr>
        <w:t>ניסת על פי ב"ד - תצא ופטורה מן הקרבן,</w:t>
      </w:r>
    </w:p>
    <w:p w14:paraId="37C008D5" w14:textId="20108D3E" w:rsidR="00B433C9" w:rsidRPr="00B81C5A" w:rsidRDefault="00AB2EE2" w:rsidP="00AB2EE2">
      <w:pPr>
        <w:pStyle w:val="affc"/>
        <w:rPr>
          <w:spacing w:val="4"/>
          <w:rtl/>
        </w:rPr>
      </w:pPr>
      <w:r>
        <w:rPr>
          <w:rFonts w:hint="cs"/>
          <w:spacing w:val="4"/>
          <w:rtl/>
        </w:rPr>
        <w:t xml:space="preserve"> </w:t>
      </w:r>
      <w:r>
        <w:rPr>
          <w:spacing w:val="4"/>
          <w:rtl/>
        </w:rPr>
        <w:tab/>
      </w:r>
      <w:r>
        <w:rPr>
          <w:spacing w:val="4"/>
          <w:rtl/>
        </w:rPr>
        <w:tab/>
      </w:r>
      <w:r>
        <w:rPr>
          <w:spacing w:val="4"/>
          <w:rtl/>
        </w:rPr>
        <w:tab/>
      </w:r>
      <w:r>
        <w:rPr>
          <w:spacing w:val="4"/>
          <w:rtl/>
        </w:rPr>
        <w:tab/>
      </w:r>
      <w:r>
        <w:rPr>
          <w:rFonts w:hint="cs"/>
          <w:spacing w:val="4"/>
          <w:rtl/>
        </w:rPr>
        <w:t xml:space="preserve"> </w:t>
      </w:r>
      <w:r w:rsidR="00B433C9" w:rsidRPr="00B81C5A">
        <w:rPr>
          <w:spacing w:val="4"/>
          <w:rtl/>
        </w:rPr>
        <w:t xml:space="preserve">לא ניסת על פי ב"ד </w:t>
      </w:r>
      <w:r w:rsidR="008C32F9">
        <w:rPr>
          <w:rFonts w:hint="cs"/>
          <w:spacing w:val="4"/>
          <w:rtl/>
        </w:rPr>
        <w:t xml:space="preserve">- </w:t>
      </w:r>
      <w:r w:rsidR="00B433C9" w:rsidRPr="00B81C5A">
        <w:rPr>
          <w:spacing w:val="4"/>
          <w:rtl/>
        </w:rPr>
        <w:t>תצא וחייבת בקרבן.</w:t>
      </w:r>
    </w:p>
    <w:p w14:paraId="76648B97" w14:textId="5A2DF5D4" w:rsidR="008C32F9" w:rsidRPr="008E5DE4" w:rsidRDefault="00B433C9" w:rsidP="008E5DE4">
      <w:pPr>
        <w:pStyle w:val="affc"/>
        <w:jc w:val="center"/>
        <w:rPr>
          <w:rStyle w:val="affff5"/>
          <w:rFonts w:cs="BA Vilna Bold"/>
          <w:bCs w:val="0"/>
          <w:spacing w:val="6"/>
          <w:szCs w:val="18"/>
          <w:rtl/>
        </w:rPr>
      </w:pPr>
      <w:bookmarkStart w:id="990" w:name="_Toc119173062"/>
      <w:bookmarkStart w:id="991" w:name="_Toc119230157"/>
      <w:r w:rsidRPr="00D96492">
        <w:rPr>
          <w:rStyle w:val="affffc"/>
          <w:rtl/>
        </w:rPr>
        <w:t>הלכה וקלקלה</w:t>
      </w:r>
      <w:bookmarkEnd w:id="990"/>
      <w:bookmarkEnd w:id="991"/>
      <w:r w:rsidRPr="00D96492">
        <w:rPr>
          <w:rStyle w:val="affffc"/>
          <w:rtl/>
        </w:rPr>
        <w:t xml:space="preserve"> </w:t>
      </w:r>
      <w:r w:rsidR="008C32F9">
        <w:rPr>
          <w:rFonts w:hint="cs"/>
          <w:spacing w:val="6"/>
          <w:rtl/>
        </w:rPr>
        <w:t xml:space="preserve">- </w:t>
      </w:r>
      <w:r w:rsidRPr="00177A98">
        <w:rPr>
          <w:spacing w:val="6"/>
          <w:rtl/>
        </w:rPr>
        <w:t>חייבת בקרבן, שלא התירוה אלא לינשא.</w:t>
      </w:r>
    </w:p>
    <w:p w14:paraId="336AB889" w14:textId="38B69430" w:rsidR="00FE4676" w:rsidRPr="00E703B7" w:rsidRDefault="00FE4676" w:rsidP="00615A60">
      <w:pPr>
        <w:pStyle w:val="affff2"/>
        <w:rPr>
          <w:rtl/>
        </w:rPr>
      </w:pPr>
      <w:bookmarkStart w:id="992" w:name="_Toc119173063"/>
      <w:bookmarkStart w:id="993" w:name="_Toc119230158"/>
      <w:r w:rsidRPr="00E703B7">
        <w:rPr>
          <w:rFonts w:hint="eastAsia"/>
          <w:rtl/>
        </w:rPr>
        <w:t>מה</w:t>
      </w:r>
      <w:r w:rsidRPr="00E703B7">
        <w:rPr>
          <w:rtl/>
        </w:rPr>
        <w:t xml:space="preserve"> </w:t>
      </w:r>
      <w:r w:rsidRPr="00E703B7">
        <w:rPr>
          <w:rFonts w:hint="eastAsia"/>
          <w:rtl/>
        </w:rPr>
        <w:t>המקור</w:t>
      </w:r>
      <w:r w:rsidRPr="00E703B7">
        <w:rPr>
          <w:rtl/>
        </w:rPr>
        <w:t xml:space="preserve"> </w:t>
      </w:r>
      <w:r w:rsidRPr="00E703B7">
        <w:rPr>
          <w:rFonts w:hint="eastAsia"/>
          <w:rtl/>
        </w:rPr>
        <w:t>לכך</w:t>
      </w:r>
      <w:r w:rsidRPr="00E703B7">
        <w:rPr>
          <w:rtl/>
        </w:rPr>
        <w:t xml:space="preserve"> </w:t>
      </w:r>
      <w:r w:rsidRPr="00E703B7">
        <w:rPr>
          <w:rFonts w:hint="eastAsia"/>
          <w:rtl/>
        </w:rPr>
        <w:t>שעד</w:t>
      </w:r>
      <w:r w:rsidRPr="00E703B7">
        <w:rPr>
          <w:rtl/>
        </w:rPr>
        <w:t xml:space="preserve"> </w:t>
      </w:r>
      <w:r w:rsidRPr="00E703B7">
        <w:rPr>
          <w:rFonts w:hint="eastAsia"/>
          <w:rtl/>
        </w:rPr>
        <w:t>אחד</w:t>
      </w:r>
      <w:r w:rsidRPr="00E703B7">
        <w:rPr>
          <w:rtl/>
        </w:rPr>
        <w:t xml:space="preserve"> </w:t>
      </w:r>
      <w:r w:rsidRPr="00E703B7">
        <w:rPr>
          <w:rFonts w:hint="eastAsia"/>
          <w:rtl/>
        </w:rPr>
        <w:t>נאמן</w:t>
      </w:r>
      <w:r w:rsidRPr="00E703B7">
        <w:rPr>
          <w:rtl/>
        </w:rPr>
        <w:t xml:space="preserve"> </w:t>
      </w:r>
      <w:r w:rsidRPr="00E703B7">
        <w:rPr>
          <w:rFonts w:hint="eastAsia"/>
          <w:rtl/>
        </w:rPr>
        <w:t>שמת</w:t>
      </w:r>
      <w:r w:rsidRPr="00E703B7">
        <w:rPr>
          <w:rtl/>
        </w:rPr>
        <w:t xml:space="preserve"> </w:t>
      </w:r>
      <w:r w:rsidRPr="00E703B7">
        <w:rPr>
          <w:rFonts w:hint="eastAsia"/>
          <w:rtl/>
        </w:rPr>
        <w:t>בעלה</w:t>
      </w:r>
      <w:r w:rsidRPr="00E703B7">
        <w:rPr>
          <w:rtl/>
        </w:rPr>
        <w:t>?</w:t>
      </w:r>
      <w:bookmarkEnd w:id="992"/>
      <w:bookmarkEnd w:id="993"/>
    </w:p>
    <w:p w14:paraId="1CDA8B0B" w14:textId="51F74D32" w:rsidR="00B433C9" w:rsidRPr="00C35A2C" w:rsidRDefault="00FE4676" w:rsidP="00FE4676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ששנינו</w:t>
      </w:r>
      <w:r w:rsidR="00B433C9" w:rsidRPr="00380EDE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ב</w:t>
      </w:r>
      <w:r w:rsidR="00B433C9" w:rsidRPr="00380EDE">
        <w:rPr>
          <w:rStyle w:val="affff5"/>
          <w:rtl/>
        </w:rPr>
        <w:t>סיפא:</w:t>
      </w:r>
      <w:r w:rsidR="00B433C9" w:rsidRPr="00C35A2C">
        <w:rPr>
          <w:rFonts w:ascii="FontbitDavid" w:hAnsi="FontbitDavid"/>
          <w:sz w:val="32"/>
          <w:rtl/>
        </w:rPr>
        <w:t xml:space="preserve"> שלא ברשות</w:t>
      </w:r>
      <w:r>
        <w:rPr>
          <w:rFonts w:ascii="FontbitDavid" w:hAnsi="FontbitDavid" w:hint="cs"/>
          <w:sz w:val="32"/>
          <w:rtl/>
        </w:rPr>
        <w:t xml:space="preserve"> </w:t>
      </w:r>
      <w:r>
        <w:rPr>
          <w:rStyle w:val="affff8"/>
          <w:rFonts w:hint="cs"/>
          <w:rtl/>
        </w:rPr>
        <w:t xml:space="preserve">- </w:t>
      </w:r>
      <w:r w:rsidR="00B433C9" w:rsidRPr="00E703B7">
        <w:rPr>
          <w:rStyle w:val="affff8"/>
          <w:rtl/>
        </w:rPr>
        <w:t>בעדים,</w:t>
      </w:r>
      <w:r>
        <w:rPr>
          <w:rStyle w:val="affff5"/>
          <w:rFonts w:hint="cs"/>
          <w:rtl/>
        </w:rPr>
        <w:t xml:space="preserve"> </w:t>
      </w:r>
      <w:r w:rsidR="00B433C9" w:rsidRPr="00380EDE">
        <w:rPr>
          <w:rStyle w:val="affff5"/>
          <w:rtl/>
        </w:rPr>
        <w:t>רישא</w:t>
      </w:r>
      <w:r w:rsidR="00B433C9" w:rsidRPr="00C35A2C">
        <w:rPr>
          <w:rFonts w:ascii="FontbitDavid" w:hAnsi="FontbitDavid"/>
          <w:sz w:val="32"/>
          <w:rtl/>
        </w:rPr>
        <w:t xml:space="preserve"> ברשות ב"ד</w:t>
      </w:r>
      <w:r w:rsidR="00B433C9" w:rsidRPr="00E703B7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 xml:space="preserve"> - </w:t>
      </w:r>
      <w:r w:rsidR="004474B3">
        <w:rPr>
          <w:rStyle w:val="affff8"/>
          <w:rFonts w:hint="cs"/>
          <w:rtl/>
        </w:rPr>
        <w:t>ב</w:t>
      </w:r>
      <w:r w:rsidR="00B433C9" w:rsidRPr="00E703B7">
        <w:rPr>
          <w:rStyle w:val="affff8"/>
          <w:rtl/>
        </w:rPr>
        <w:t>עד אחד,</w:t>
      </w:r>
    </w:p>
    <w:p w14:paraId="4944DEDC" w14:textId="13AD9E83" w:rsidR="00FE4676" w:rsidRDefault="00B433C9" w:rsidP="00B55EDF">
      <w:pPr>
        <w:rPr>
          <w:rtl/>
        </w:rPr>
      </w:pPr>
      <w:r w:rsidRPr="00380EDE">
        <w:rPr>
          <w:rStyle w:val="affff5"/>
          <w:rtl/>
        </w:rPr>
        <w:t>ו</w:t>
      </w:r>
      <w:r w:rsidR="00FE4676">
        <w:rPr>
          <w:rStyle w:val="affff5"/>
          <w:rFonts w:hint="cs"/>
          <w:rtl/>
        </w:rPr>
        <w:t>שנינו</w:t>
      </w:r>
      <w:r w:rsidRPr="00380EDE">
        <w:rPr>
          <w:rStyle w:val="affff5"/>
          <w:rtl/>
        </w:rPr>
        <w:t>:</w:t>
      </w:r>
      <w:r w:rsidRPr="00C35A2C">
        <w:rPr>
          <w:rtl/>
        </w:rPr>
        <w:t xml:space="preserve"> הוחזקו להיות משיאין עד מפי עד, אשה, עבד ושפחה</w:t>
      </w:r>
      <w:r w:rsidR="00FE4676">
        <w:rPr>
          <w:rFonts w:hint="cs"/>
          <w:rtl/>
        </w:rPr>
        <w:t>!</w:t>
      </w:r>
      <w:r w:rsidRPr="00C35A2C">
        <w:rPr>
          <w:rtl/>
        </w:rPr>
        <w:t xml:space="preserve"> </w:t>
      </w:r>
    </w:p>
    <w:p w14:paraId="7E1D7CB9" w14:textId="7CF299C6" w:rsidR="00FE4676" w:rsidRDefault="00FE4676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א</w:t>
      </w:r>
      <w:r w:rsidRPr="00E703B7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affff5"/>
          <w:rFonts w:hint="cs"/>
          <w:rtl/>
        </w:rPr>
        <w:t>מכך ששנינו</w:t>
      </w:r>
      <w:r w:rsidR="00B433C9" w:rsidRPr="00380ED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עד</w:t>
      </w:r>
      <w:r>
        <w:rPr>
          <w:rFonts w:ascii="FontbitDavid" w:hAnsi="FontbitDavid" w:hint="cs"/>
          <w:sz w:val="32"/>
          <w:rtl/>
        </w:rPr>
        <w:t xml:space="preserve"> אחד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אכלת חלב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, והוא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לא אכלתי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פטור,</w:t>
      </w:r>
    </w:p>
    <w:p w14:paraId="46346675" w14:textId="5A040219" w:rsidR="00B433C9" w:rsidRPr="00C35A2C" w:rsidRDefault="00FE4676" w:rsidP="00E703B7">
      <w:pPr>
        <w:ind w:left="452" w:firstLine="113"/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דוקא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שמכחישו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אבל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שתק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נא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מן,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ד</w:t>
      </w:r>
      <w:r w:rsidR="00B433C9" w:rsidRPr="00C35A2C">
        <w:rPr>
          <w:rFonts w:ascii="FontbitDavid" w:hAnsi="FontbitDavid"/>
          <w:sz w:val="32"/>
          <w:rtl/>
        </w:rPr>
        <w:t xml:space="preserve">עד אחד </w:t>
      </w:r>
      <w:r>
        <w:rPr>
          <w:rFonts w:ascii="FontbitDavid" w:hAnsi="FontbitDavid" w:hint="cs"/>
          <w:sz w:val="32"/>
          <w:rtl/>
        </w:rPr>
        <w:t>נאמן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-</w:t>
      </w:r>
    </w:p>
    <w:p w14:paraId="634B6481" w14:textId="5A888141" w:rsidR="00B433C9" w:rsidRPr="00C35A2C" w:rsidRDefault="00FE4676" w:rsidP="00E703B7">
      <w:pPr>
        <w:ind w:firstLine="113"/>
        <w:rPr>
          <w:rtl/>
        </w:rPr>
      </w:pPr>
      <w:r>
        <w:rPr>
          <w:rStyle w:val="affff1"/>
          <w:rFonts w:hint="cs"/>
          <w:rtl/>
        </w:rPr>
        <w:t>ד</w:t>
      </w:r>
      <w:r w:rsidR="00B433C9" w:rsidRPr="00D73A3C">
        <w:rPr>
          <w:rStyle w:val="affff1"/>
          <w:rFonts w:hint="cs"/>
          <w:rtl/>
        </w:rPr>
        <w:t>'</w:t>
      </w:r>
      <w:r w:rsidR="00B433C9" w:rsidRPr="00D73A3C">
        <w:rPr>
          <w:rStyle w:val="affff1"/>
          <w:rtl/>
        </w:rPr>
        <w:t xml:space="preserve">או הודע </w:t>
      </w:r>
      <w:r w:rsidR="00B433C9" w:rsidRPr="00E703B7">
        <w:rPr>
          <w:rStyle w:val="affff1"/>
          <w:b/>
          <w:bCs/>
          <w:rtl/>
        </w:rPr>
        <w:t>אליו</w:t>
      </w:r>
      <w:r w:rsidR="00B433C9" w:rsidRPr="00D73A3C">
        <w:rPr>
          <w:rStyle w:val="affff1"/>
          <w:rFonts w:hint="cs"/>
          <w:rtl/>
        </w:rPr>
        <w:t>'</w:t>
      </w:r>
      <w:r w:rsidR="00B433C9" w:rsidRPr="00D73A3C">
        <w:rPr>
          <w:rStyle w:val="affff1"/>
          <w:rtl/>
        </w:rPr>
        <w:t xml:space="preserve"> </w:t>
      </w:r>
      <w:r w:rsidR="00B433C9" w:rsidRPr="00C35A2C">
        <w:rPr>
          <w:rtl/>
        </w:rPr>
        <w:t xml:space="preserve">ולא </w:t>
      </w:r>
      <w:r>
        <w:rPr>
          <w:rFonts w:hint="cs"/>
          <w:rtl/>
        </w:rPr>
        <w:t>מ</w:t>
      </w:r>
      <w:r w:rsidR="00B433C9" w:rsidRPr="00C35A2C">
        <w:rPr>
          <w:rtl/>
        </w:rPr>
        <w:t xml:space="preserve">אחרים, </w:t>
      </w:r>
      <w:r>
        <w:rPr>
          <w:rFonts w:hint="cs"/>
          <w:rtl/>
        </w:rPr>
        <w:t xml:space="preserve">אבל </w:t>
      </w:r>
      <w:r w:rsidR="00B77CEB">
        <w:rPr>
          <w:rFonts w:hint="cs"/>
          <w:rtl/>
        </w:rPr>
        <w:t>כששותק</w:t>
      </w:r>
      <w:r w:rsidR="00B433C9" w:rsidRPr="00C35A2C">
        <w:rPr>
          <w:rtl/>
        </w:rPr>
        <w:t xml:space="preserve"> </w:t>
      </w:r>
      <w:r w:rsidR="00151178">
        <w:rPr>
          <w:rFonts w:hint="cs"/>
          <w:rtl/>
        </w:rPr>
        <w:t>-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או </w:t>
      </w:r>
      <w:r w:rsidR="00B433C9" w:rsidRPr="00E703B7">
        <w:rPr>
          <w:rStyle w:val="affff1"/>
          <w:b/>
          <w:bCs/>
          <w:rtl/>
        </w:rPr>
        <w:t>הודע</w:t>
      </w:r>
      <w:r w:rsidR="00B433C9" w:rsidRPr="00AD1A41">
        <w:rPr>
          <w:rStyle w:val="affff1"/>
          <w:rFonts w:hint="cs"/>
          <w:rtl/>
        </w:rPr>
        <w:t>'</w:t>
      </w:r>
      <w:r w:rsidR="00B77CEB">
        <w:rPr>
          <w:rStyle w:val="affff1"/>
          <w:rFonts w:hint="cs"/>
          <w:rtl/>
        </w:rPr>
        <w:t>,</w:t>
      </w:r>
      <w:r w:rsidR="00B77CEB">
        <w:rPr>
          <w:rFonts w:hint="cs"/>
          <w:rtl/>
        </w:rPr>
        <w:t xml:space="preserve"> </w:t>
      </w:r>
      <w:r w:rsidR="00151178">
        <w:rPr>
          <w:rtl/>
        </w:rPr>
        <w:t>מ"מ</w:t>
      </w:r>
      <w:r w:rsidR="00B77CEB">
        <w:rPr>
          <w:rFonts w:hint="cs"/>
          <w:rtl/>
        </w:rPr>
        <w:t>.</w:t>
      </w:r>
    </w:p>
    <w:p w14:paraId="78335F3D" w14:textId="0081F97F" w:rsidR="00B433C9" w:rsidRPr="00C35A2C" w:rsidRDefault="00B77CEB" w:rsidP="007C50EB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</w:t>
      </w:r>
      <w:r w:rsidR="00B433C9" w:rsidRPr="00E703B7">
        <w:rPr>
          <w:rStyle w:val="affff5"/>
          <w:rtl/>
        </w:rPr>
        <w:t>ד</w:t>
      </w:r>
      <w:r w:rsidRPr="00E703B7">
        <w:rPr>
          <w:rStyle w:val="affff5"/>
          <w:rFonts w:hint="eastAsia"/>
          <w:rtl/>
        </w:rPr>
        <w:t>חינו</w:t>
      </w:r>
      <w:r>
        <w:rPr>
          <w:rFonts w:ascii="FontbitDavid" w:hAnsi="FontbitDavid" w:hint="cs"/>
          <w:sz w:val="32"/>
          <w:rtl/>
        </w:rPr>
        <w:t xml:space="preserve">: </w:t>
      </w:r>
      <w:r w:rsidR="00771C65">
        <w:rPr>
          <w:rFonts w:ascii="FontbitDavid" w:hAnsi="FontbitDavid"/>
          <w:sz w:val="32"/>
          <w:rtl/>
        </w:rPr>
        <w:t>שמא</w:t>
      </w:r>
      <w:r w:rsidR="00B433C9" w:rsidRPr="00C35A2C">
        <w:rPr>
          <w:rFonts w:ascii="FontbitDavid" w:hAnsi="FontbitDavid"/>
          <w:sz w:val="32"/>
          <w:rtl/>
        </w:rPr>
        <w:t xml:space="preserve"> משום </w:t>
      </w:r>
      <w:r>
        <w:rPr>
          <w:rFonts w:ascii="FontbitDavid" w:hAnsi="FontbitDavid" w:hint="cs"/>
          <w:sz w:val="32"/>
          <w:rtl/>
        </w:rPr>
        <w:t>ד</w:t>
      </w:r>
      <w:r w:rsidR="00151178">
        <w:rPr>
          <w:rFonts w:ascii="FontbitDavid" w:hAnsi="FontbitDavid"/>
          <w:sz w:val="32"/>
          <w:rtl/>
        </w:rPr>
        <w:t>שתיקה כהודאה</w:t>
      </w:r>
      <w:r w:rsidR="00B433C9" w:rsidRPr="00C35A2C">
        <w:rPr>
          <w:rFonts w:ascii="FontbitDavid" w:hAnsi="FontbitDavid"/>
          <w:sz w:val="32"/>
          <w:rtl/>
        </w:rPr>
        <w:t>!</w:t>
      </w:r>
      <w:r>
        <w:rPr>
          <w:rFonts w:ascii="FontbitDavid" w:hAnsi="FontbitDavid" w:hint="cs"/>
          <w:sz w:val="32"/>
          <w:rtl/>
        </w:rPr>
        <w:t xml:space="preserve"> </w:t>
      </w:r>
      <w:r w:rsidRPr="00E703B7">
        <w:rPr>
          <w:rStyle w:val="affff8"/>
          <w:rFonts w:hint="eastAsia"/>
          <w:rtl/>
        </w:rPr>
        <w:t>ולא</w:t>
      </w:r>
      <w:r w:rsidRPr="00E703B7">
        <w:rPr>
          <w:rStyle w:val="affff8"/>
          <w:rtl/>
        </w:rPr>
        <w:t xml:space="preserve"> </w:t>
      </w:r>
      <w:r w:rsidRPr="00E703B7">
        <w:rPr>
          <w:rStyle w:val="affff8"/>
          <w:rFonts w:hint="eastAsia"/>
          <w:rtl/>
        </w:rPr>
        <w:t>שהעד</w:t>
      </w:r>
      <w:r w:rsidRPr="00E703B7">
        <w:rPr>
          <w:rStyle w:val="affff8"/>
          <w:rtl/>
        </w:rPr>
        <w:t xml:space="preserve"> </w:t>
      </w:r>
      <w:r w:rsidRPr="00E703B7">
        <w:rPr>
          <w:rStyle w:val="affff8"/>
          <w:rFonts w:hint="eastAsia"/>
          <w:rtl/>
        </w:rPr>
        <w:t>נאמן</w:t>
      </w:r>
      <w:r w:rsidRPr="00E703B7">
        <w:rPr>
          <w:rStyle w:val="affff8"/>
          <w:rtl/>
        </w:rPr>
        <w:t>.</w:t>
      </w:r>
    </w:p>
    <w:p w14:paraId="65D9AD48" w14:textId="0EFB4D1F" w:rsidR="00B433C9" w:rsidRDefault="00B77CEB" w:rsidP="00B55EDF">
      <w:pPr>
        <w:rPr>
          <w:rFonts w:ascii="FontbitDavid" w:hAnsi="FontbitDavid"/>
          <w:sz w:val="32"/>
          <w:rtl/>
        </w:rPr>
      </w:pPr>
      <w:r w:rsidRPr="00E703B7">
        <w:rPr>
          <w:rStyle w:val="affff5"/>
          <w:rFonts w:hint="eastAsia"/>
          <w:rtl/>
        </w:rPr>
        <w:t>וראיה</w:t>
      </w:r>
      <w:r w:rsidR="00B433C9" w:rsidRPr="00E703B7">
        <w:rPr>
          <w:rStyle w:val="affff5"/>
          <w:rtl/>
        </w:rPr>
        <w:t xml:space="preserve"> </w:t>
      </w:r>
      <w:r w:rsidRPr="00B77CEB">
        <w:rPr>
          <w:rStyle w:val="affff5"/>
          <w:rFonts w:hint="cs"/>
          <w:rtl/>
        </w:rPr>
        <w:t>מ</w:t>
      </w:r>
      <w:r w:rsidR="00B433C9" w:rsidRPr="00B77CEB">
        <w:rPr>
          <w:rStyle w:val="affff5"/>
          <w:rtl/>
        </w:rPr>
        <w:t>סי</w:t>
      </w:r>
      <w:r w:rsidR="00B433C9" w:rsidRPr="00380EDE">
        <w:rPr>
          <w:rStyle w:val="affff5"/>
          <w:rtl/>
        </w:rPr>
        <w:t>פא:</w:t>
      </w:r>
      <w:r w:rsidR="00B433C9" w:rsidRPr="00C35A2C">
        <w:rPr>
          <w:rFonts w:ascii="FontbitDavid" w:hAnsi="FontbitDavid"/>
          <w:sz w:val="32"/>
          <w:rtl/>
        </w:rPr>
        <w:t xml:space="preserve"> שנים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אכלת חלב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, והוא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לא אכלתי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- פטור,</w:t>
      </w:r>
    </w:p>
    <w:p w14:paraId="72ECEABC" w14:textId="4A7AE1E9" w:rsidR="00B77CEB" w:rsidRDefault="00B77CEB" w:rsidP="00B55EDF">
      <w:pPr>
        <w:rPr>
          <w:rStyle w:val="affff8"/>
          <w:rtl/>
        </w:rPr>
      </w:pPr>
      <w:r>
        <w:rPr>
          <w:rStyle w:val="affff5"/>
          <w:rFonts w:hint="cs"/>
          <w:rtl/>
        </w:rPr>
        <w:lastRenderedPageBreak/>
        <w:t>ו</w:t>
      </w:r>
      <w:r w:rsidR="00B433C9" w:rsidRPr="00380EDE">
        <w:rPr>
          <w:rStyle w:val="affff5"/>
          <w:rFonts w:hint="cs"/>
          <w:rtl/>
        </w:rPr>
        <w:t>ר</w:t>
      </w:r>
      <w:r w:rsidR="00B433C9" w:rsidRPr="00380EDE">
        <w:rPr>
          <w:rStyle w:val="affff5"/>
          <w:rtl/>
        </w:rPr>
        <w:t>"</w:t>
      </w:r>
      <w:r w:rsidR="00B433C9" w:rsidRPr="00380EDE">
        <w:rPr>
          <w:rStyle w:val="affff5"/>
          <w:rFonts w:hint="cs"/>
          <w:rtl/>
        </w:rPr>
        <w:t xml:space="preserve">מ </w:t>
      </w:r>
      <w:r w:rsidR="00B433C9" w:rsidRPr="00E703B7">
        <w:rPr>
          <w:rFonts w:hint="eastAsia"/>
          <w:rtl/>
        </w:rPr>
        <w:t>מחייב</w:t>
      </w:r>
      <w:r>
        <w:rPr>
          <w:rFonts w:hint="cs"/>
          <w:rtl/>
        </w:rPr>
        <w:t xml:space="preserve"> מק"ו,</w:t>
      </w:r>
      <w:r w:rsidR="00B433C9" w:rsidRPr="00380EDE">
        <w:rPr>
          <w:rStyle w:val="affff5"/>
          <w:rFonts w:hint="cs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 w:rsidRPr="00E703B7">
        <w:rPr>
          <w:rStyle w:val="affff5"/>
          <w:rFonts w:hint="eastAsia"/>
          <w:rtl/>
        </w:rPr>
        <w:t>וטעם</w:t>
      </w:r>
      <w:r w:rsidRPr="00E703B7">
        <w:rPr>
          <w:rStyle w:val="affff5"/>
          <w:rtl/>
        </w:rPr>
        <w:t xml:space="preserve"> </w:t>
      </w:r>
      <w:r w:rsidRPr="00E703B7">
        <w:rPr>
          <w:rStyle w:val="affff5"/>
          <w:rFonts w:hint="eastAsia"/>
          <w:rtl/>
        </w:rPr>
        <w:t>רבנן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שיכול</w:t>
      </w:r>
      <w:r w:rsidR="00B433C9" w:rsidRPr="00C35A2C">
        <w:rPr>
          <w:rFonts w:ascii="FontbitDavid" w:hAnsi="FontbitDavid"/>
          <w:sz w:val="32"/>
          <w:rtl/>
        </w:rPr>
        <w:t xml:space="preserve"> לומר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מזיד הייתי</w:t>
      </w:r>
      <w:r>
        <w:rPr>
          <w:rFonts w:ascii="FontbitDavid" w:hAnsi="FontbitDavid" w:hint="cs"/>
          <w:sz w:val="32"/>
          <w:rtl/>
        </w:rPr>
        <w:t>',</w:t>
      </w:r>
      <w:r w:rsidRPr="00E703B7">
        <w:rPr>
          <w:rStyle w:val="affff8"/>
          <w:rtl/>
        </w:rPr>
        <w:t xml:space="preserve"> </w:t>
      </w:r>
    </w:p>
    <w:p w14:paraId="6AD98263" w14:textId="7D9DE48F" w:rsidR="00B433C9" w:rsidRPr="00C35A2C" w:rsidRDefault="00B77CEB" w:rsidP="00B55EDF">
      <w:pPr>
        <w:rPr>
          <w:rFonts w:ascii="FontbitDavid" w:hAnsi="FontbitDavid"/>
          <w:sz w:val="32"/>
          <w:rtl/>
        </w:rPr>
      </w:pPr>
      <w:r w:rsidRPr="00A07384">
        <w:rPr>
          <w:rStyle w:val="affff8"/>
          <w:rFonts w:cs="PFT_Frank" w:hint="eastAsia"/>
          <w:b/>
          <w:bCs/>
          <w:szCs w:val="10"/>
          <w:rtl/>
        </w:rPr>
        <w:t>אפי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'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בש</w:t>
      </w:r>
      <w:r w:rsidR="004474B3" w:rsidRPr="00A07384">
        <w:rPr>
          <w:rStyle w:val="affff8"/>
          <w:rFonts w:cs="PFT_Frank" w:hint="eastAsia"/>
          <w:b/>
          <w:bCs/>
          <w:szCs w:val="10"/>
          <w:rtl/>
        </w:rPr>
        <w:t>נ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ים</w:t>
      </w:r>
      <w:r w:rsidRPr="00E703B7">
        <w:rPr>
          <w:rStyle w:val="affff8"/>
          <w:rtl/>
        </w:rPr>
        <w:t xml:space="preserve"> שבעלמא נאמנים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כאן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לא</w:t>
      </w:r>
      <w:r w:rsidRPr="00E703B7">
        <w:rPr>
          <w:rStyle w:val="affff8"/>
          <w:rtl/>
        </w:rPr>
        <w:t xml:space="preserve">, </w:t>
      </w:r>
      <w:r w:rsidRPr="00E703B7">
        <w:rPr>
          <w:rStyle w:val="affff8"/>
          <w:rFonts w:hint="eastAsia"/>
          <w:rtl/>
        </w:rPr>
        <w:t>ובהכרח</w:t>
      </w:r>
      <w:r w:rsidRPr="00E703B7">
        <w:rPr>
          <w:rStyle w:val="affff8"/>
          <w:rtl/>
        </w:rPr>
        <w:t xml:space="preserve"> </w:t>
      </w:r>
      <w:r w:rsidRPr="00E703B7">
        <w:rPr>
          <w:rStyle w:val="affff8"/>
          <w:rFonts w:hint="eastAsia"/>
          <w:rtl/>
        </w:rPr>
        <w:t>רישא</w:t>
      </w:r>
      <w:r w:rsidRPr="00E703B7">
        <w:rPr>
          <w:rStyle w:val="affff8"/>
          <w:rtl/>
        </w:rPr>
        <w:t xml:space="preserve"> </w:t>
      </w:r>
      <w:r w:rsidRPr="00E703B7">
        <w:rPr>
          <w:rStyle w:val="affff8"/>
          <w:rFonts w:hint="eastAsia"/>
          <w:rtl/>
        </w:rPr>
        <w:t>משום</w:t>
      </w:r>
      <w:r w:rsidRPr="00E703B7">
        <w:rPr>
          <w:rStyle w:val="affff8"/>
          <w:rtl/>
        </w:rPr>
        <w:t xml:space="preserve"> </w:t>
      </w:r>
      <w:r w:rsidRPr="00E703B7">
        <w:rPr>
          <w:rStyle w:val="affff8"/>
          <w:rFonts w:hint="eastAsia"/>
          <w:rtl/>
        </w:rPr>
        <w:t>דשתיקה</w:t>
      </w:r>
      <w:r w:rsidRPr="00E703B7">
        <w:rPr>
          <w:rStyle w:val="affff8"/>
          <w:rtl/>
        </w:rPr>
        <w:t xml:space="preserve"> </w:t>
      </w:r>
      <w:r w:rsidRPr="00E703B7">
        <w:rPr>
          <w:rStyle w:val="affff8"/>
          <w:rFonts w:hint="eastAsia"/>
          <w:rtl/>
        </w:rPr>
        <w:t>כהודאה</w:t>
      </w:r>
      <w:r w:rsidRPr="00E703B7">
        <w:rPr>
          <w:rStyle w:val="affff8"/>
          <w:rtl/>
        </w:rPr>
        <w:t>.</w:t>
      </w:r>
    </w:p>
    <w:p w14:paraId="356C0B00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פח.</w:t>
      </w:r>
    </w:p>
    <w:p w14:paraId="182D62C0" w14:textId="0A734BE0" w:rsidR="00B433C9" w:rsidRPr="00EA6942" w:rsidRDefault="00B77CEB" w:rsidP="00323DD9">
      <w:pPr>
        <w:pStyle w:val="afffc"/>
        <w:ind w:left="0"/>
        <w:rPr>
          <w:spacing w:val="-2"/>
          <w:rtl/>
        </w:rPr>
      </w:pPr>
      <w:r>
        <w:rPr>
          <w:rStyle w:val="affff5"/>
          <w:rtl/>
        </w:rPr>
        <w:tab/>
      </w:r>
      <w:r w:rsidR="00323DD9">
        <w:rPr>
          <w:rStyle w:val="affff5"/>
          <w:rFonts w:hint="cs"/>
          <w:rtl/>
        </w:rPr>
        <w:t>ב. מ</w:t>
      </w:r>
      <w:r w:rsidR="00B433C9" w:rsidRPr="00380EDE">
        <w:rPr>
          <w:rStyle w:val="affff5"/>
          <w:rFonts w:hint="cs"/>
          <w:rtl/>
        </w:rPr>
        <w:t>סברא</w:t>
      </w:r>
      <w:r w:rsidR="00323DD9">
        <w:rPr>
          <w:rStyle w:val="affff5"/>
          <w:rFonts w:hint="cs"/>
          <w:rtl/>
        </w:rPr>
        <w:t>:</w:t>
      </w:r>
      <w:r w:rsidR="00B433C9" w:rsidRPr="00380EDE">
        <w:rPr>
          <w:rStyle w:val="affff5"/>
          <w:rFonts w:hint="cs"/>
          <w:rtl/>
        </w:rPr>
        <w:t xml:space="preserve"> </w:t>
      </w:r>
      <w:r w:rsidR="00B433C9" w:rsidRPr="00C35A2C">
        <w:rPr>
          <w:rFonts w:hint="cs"/>
          <w:rtl/>
        </w:rPr>
        <w:t xml:space="preserve"> כ</w:t>
      </w:r>
      <w:r w:rsidR="00B433C9" w:rsidRPr="00C35A2C">
        <w:rPr>
          <w:rtl/>
        </w:rPr>
        <w:t xml:space="preserve">חתיכה ספק חלב </w:t>
      </w:r>
      <w:r w:rsidR="00323DD9">
        <w:rPr>
          <w:rFonts w:hint="cs"/>
          <w:rtl/>
        </w:rPr>
        <w:t xml:space="preserve">או </w:t>
      </w:r>
      <w:r w:rsidR="00B433C9" w:rsidRPr="00C35A2C">
        <w:rPr>
          <w:rtl/>
        </w:rPr>
        <w:t xml:space="preserve">שומן, </w:t>
      </w:r>
      <w:r w:rsidR="00323DD9" w:rsidRPr="00D1637C">
        <w:rPr>
          <w:rFonts w:cs="PFT_Frank" w:hint="eastAsia"/>
          <w:b/>
          <w:bCs/>
          <w:szCs w:val="14"/>
          <w:rtl/>
        </w:rPr>
        <w:t>ונאמן</w:t>
      </w:r>
      <w:r w:rsidR="00B433C9" w:rsidRPr="00D1637C">
        <w:rPr>
          <w:rFonts w:cs="PFT_Frank"/>
          <w:b/>
          <w:bCs/>
          <w:szCs w:val="14"/>
          <w:rtl/>
        </w:rPr>
        <w:t xml:space="preserve"> עד אחד דשומן</w:t>
      </w:r>
      <w:r w:rsidR="009B044B">
        <w:rPr>
          <w:rFonts w:hint="cs"/>
          <w:rtl/>
        </w:rPr>
        <w:t>.</w:t>
      </w:r>
      <w:r w:rsidR="00B433C9" w:rsidRPr="00C35A2C">
        <w:rPr>
          <w:rtl/>
        </w:rPr>
        <w:t xml:space="preserve"> </w:t>
      </w:r>
      <w:r w:rsidR="00323DD9">
        <w:rPr>
          <w:rStyle w:val="affff5"/>
          <w:rFonts w:hint="cs"/>
          <w:rtl/>
        </w:rPr>
        <w:t>ודחינו</w:t>
      </w:r>
      <w:r w:rsidR="00323DD9">
        <w:rPr>
          <w:rFonts w:hint="cs"/>
          <w:spacing w:val="-2"/>
          <w:rtl/>
        </w:rPr>
        <w:t>:</w:t>
      </w:r>
      <w:r w:rsidR="00B433C9" w:rsidRPr="00EA6942">
        <w:rPr>
          <w:rFonts w:hint="cs"/>
          <w:spacing w:val="-2"/>
          <w:rtl/>
        </w:rPr>
        <w:t xml:space="preserve"> </w:t>
      </w:r>
      <w:r w:rsidR="009B044B">
        <w:rPr>
          <w:rFonts w:hint="cs"/>
          <w:spacing w:val="-2"/>
          <w:rtl/>
        </w:rPr>
        <w:t>ד</w:t>
      </w:r>
      <w:r w:rsidR="00B433C9" w:rsidRPr="00EA6942">
        <w:rPr>
          <w:rFonts w:hint="cs"/>
          <w:spacing w:val="-2"/>
          <w:rtl/>
        </w:rPr>
        <w:t>לא הוחזק</w:t>
      </w:r>
      <w:r w:rsidR="00B433C9" w:rsidRPr="00EA6942">
        <w:rPr>
          <w:spacing w:val="-2"/>
          <w:rtl/>
        </w:rPr>
        <w:t xml:space="preserve"> איסור,</w:t>
      </w:r>
      <w:r w:rsidR="00274003">
        <w:rPr>
          <w:spacing w:val="-2"/>
          <w:rtl/>
        </w:rPr>
        <w:t xml:space="preserve"> כאן </w:t>
      </w:r>
      <w:r w:rsidR="00B433C9" w:rsidRPr="00EA6942">
        <w:rPr>
          <w:spacing w:val="-2"/>
          <w:rtl/>
        </w:rPr>
        <w:t>הוחזק א</w:t>
      </w:r>
      <w:r w:rsidR="00323DD9">
        <w:rPr>
          <w:rFonts w:hint="cs"/>
          <w:spacing w:val="-2"/>
          <w:rtl/>
        </w:rPr>
        <w:t>"</w:t>
      </w:r>
      <w:r w:rsidR="00B433C9" w:rsidRPr="00EA6942">
        <w:rPr>
          <w:spacing w:val="-2"/>
          <w:rtl/>
        </w:rPr>
        <w:t xml:space="preserve">א, </w:t>
      </w:r>
      <w:r w:rsidR="00B433C9" w:rsidRPr="00E703B7">
        <w:rPr>
          <w:rStyle w:val="affff8"/>
          <w:rtl/>
        </w:rPr>
        <w:t>ואין דבר ערוה פחות מ</w:t>
      </w:r>
      <w:r w:rsidR="00323DD9">
        <w:rPr>
          <w:rStyle w:val="affff8"/>
          <w:rFonts w:hint="cs"/>
          <w:rtl/>
        </w:rPr>
        <w:t>ב'</w:t>
      </w:r>
      <w:r w:rsidR="009B044B">
        <w:rPr>
          <w:rStyle w:val="affff8"/>
          <w:rFonts w:hint="cs"/>
          <w:rtl/>
        </w:rPr>
        <w:t>.</w:t>
      </w:r>
    </w:p>
    <w:p w14:paraId="3F0F479A" w14:textId="1EA7263B" w:rsidR="00B433C9" w:rsidRPr="00C35A2C" w:rsidRDefault="009B044B" w:rsidP="00E703B7">
      <w:pPr>
        <w:pStyle w:val="afffc"/>
        <w:ind w:left="0" w:firstLine="0"/>
        <w:rPr>
          <w:rFonts w:ascii="FontbitDavid" w:hAnsi="FontbitDavid"/>
          <w:rtl/>
        </w:rPr>
      </w:pPr>
      <w:r>
        <w:rPr>
          <w:rStyle w:val="affff5"/>
          <w:rFonts w:hint="cs"/>
          <w:rtl/>
        </w:rPr>
        <w:t xml:space="preserve">ג. </w:t>
      </w:r>
      <w:r>
        <w:rPr>
          <w:rFonts w:ascii="FontbitDavid" w:hAnsi="FontbitDavid" w:hint="cs"/>
          <w:rtl/>
        </w:rPr>
        <w:t>מ</w:t>
      </w:r>
      <w:r w:rsidR="00B433C9">
        <w:rPr>
          <w:rFonts w:ascii="FontbitDavid" w:hAnsi="FontbitDavid" w:hint="cs"/>
          <w:rtl/>
        </w:rPr>
        <w:t>ט</w:t>
      </w:r>
      <w:r w:rsidR="00B433C9" w:rsidRPr="00C35A2C">
        <w:rPr>
          <w:rFonts w:ascii="FontbitDavid" w:hAnsi="FontbitDavid" w:hint="cs"/>
          <w:rtl/>
        </w:rPr>
        <w:t xml:space="preserve">בל </w:t>
      </w:r>
      <w:r w:rsidR="00B433C9" w:rsidRPr="00EA6942">
        <w:rPr>
          <w:rFonts w:ascii="FontbitDavid" w:hAnsi="FontbitDavid" w:hint="cs"/>
          <w:spacing w:val="-2"/>
          <w:rtl/>
        </w:rPr>
        <w:t>הקדש וקונמות</w:t>
      </w:r>
      <w:r w:rsidR="00274003">
        <w:rPr>
          <w:rFonts w:ascii="FontbitDavid" w:hAnsi="FontbitDavid" w:hint="cs"/>
          <w:spacing w:val="-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2"/>
          <w:szCs w:val="14"/>
          <w:rtl/>
        </w:rPr>
        <w:t>אף</w:t>
      </w:r>
      <w:r w:rsidRPr="00D1637C">
        <w:rPr>
          <w:rFonts w:ascii="FontbitDavid" w:hAnsi="FontbitDavid" w:cs="PFT_Frank"/>
          <w:b/>
          <w:bCs/>
          <w:spacing w:val="-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2"/>
          <w:szCs w:val="14"/>
          <w:rtl/>
        </w:rPr>
        <w:t>שהוחזק</w:t>
      </w:r>
      <w:r w:rsidRPr="00D1637C">
        <w:rPr>
          <w:rFonts w:ascii="FontbitDavid" w:hAnsi="FontbitDavid" w:cs="PFT_Frank"/>
          <w:b/>
          <w:bCs/>
          <w:spacing w:val="-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2"/>
          <w:szCs w:val="14"/>
          <w:rtl/>
        </w:rPr>
        <w:t>איסור</w:t>
      </w:r>
      <w:r w:rsidRPr="00D1637C">
        <w:rPr>
          <w:rFonts w:ascii="FontbitDavid" w:hAnsi="FontbitDavid" w:cs="PFT_Frank"/>
          <w:b/>
          <w:bCs/>
          <w:spacing w:val="-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2"/>
          <w:szCs w:val="14"/>
          <w:rtl/>
        </w:rPr>
        <w:t>עד</w:t>
      </w:r>
      <w:r w:rsidRPr="00D1637C">
        <w:rPr>
          <w:rFonts w:ascii="FontbitDavid" w:hAnsi="FontbitDavid" w:cs="PFT_Frank"/>
          <w:b/>
          <w:bCs/>
          <w:spacing w:val="-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2"/>
          <w:szCs w:val="14"/>
          <w:rtl/>
        </w:rPr>
        <w:t>אחד</w:t>
      </w:r>
      <w:r w:rsidRPr="00D1637C">
        <w:rPr>
          <w:rFonts w:ascii="FontbitDavid" w:hAnsi="FontbitDavid" w:cs="PFT_Frank"/>
          <w:b/>
          <w:bCs/>
          <w:spacing w:val="-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2"/>
          <w:szCs w:val="14"/>
          <w:rtl/>
        </w:rPr>
        <w:t>נאמן</w:t>
      </w:r>
      <w:r w:rsidR="00B433C9" w:rsidRPr="00EA6942">
        <w:rPr>
          <w:rFonts w:ascii="FontbitDavid" w:hAnsi="FontbitDavid"/>
          <w:spacing w:val="-2"/>
          <w:rtl/>
        </w:rPr>
        <w:t>.</w:t>
      </w:r>
    </w:p>
    <w:p w14:paraId="3277E8A3" w14:textId="0A9482CC" w:rsidR="00784AAB" w:rsidRDefault="00281985" w:rsidP="00784AAB">
      <w:pPr>
        <w:rPr>
          <w:rFonts w:ascii="FontbitDavid" w:hAnsi="FontbitDavid"/>
          <w:sz w:val="32"/>
          <w:rtl/>
        </w:rPr>
      </w:pPr>
      <w:r w:rsidRPr="00784AAB">
        <w:rPr>
          <w:rStyle w:val="affff5"/>
          <w:rFonts w:hint="cs"/>
          <w:rtl/>
        </w:rPr>
        <w:t>ו</w:t>
      </w:r>
      <w:r w:rsidR="00784AAB" w:rsidRPr="00E703B7">
        <w:rPr>
          <w:rStyle w:val="affff5"/>
          <w:rFonts w:hint="eastAsia"/>
          <w:rtl/>
        </w:rPr>
        <w:t>דחינו</w:t>
      </w:r>
      <w:r w:rsidR="00784AAB" w:rsidRPr="00E703B7">
        <w:rPr>
          <w:rStyle w:val="affff5"/>
          <w:rtl/>
        </w:rPr>
        <w:t>:</w:t>
      </w:r>
      <w:r w:rsidR="00B433C9"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טבל</w:t>
      </w:r>
      <w:r w:rsidR="00784AAB">
        <w:rPr>
          <w:rFonts w:ascii="FontbitDavid" w:hAnsi="FontbitDavid" w:hint="cs"/>
          <w:sz w:val="32"/>
          <w:rtl/>
        </w:rPr>
        <w:t xml:space="preserve">: </w:t>
      </w:r>
      <w:r w:rsidR="00151178">
        <w:rPr>
          <w:rFonts w:ascii="FontbitDavid" w:hAnsi="FontbitDavid" w:hint="cs"/>
          <w:sz w:val="32"/>
          <w:rtl/>
        </w:rPr>
        <w:t>שלו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784AAB"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 w:hint="cs"/>
          <w:sz w:val="32"/>
          <w:rtl/>
        </w:rPr>
        <w:t xml:space="preserve">בידו לתקנו, </w:t>
      </w:r>
      <w:r w:rsidR="00784AAB">
        <w:rPr>
          <w:rFonts w:ascii="FontbitDavid" w:hAnsi="FontbitDavid"/>
          <w:sz w:val="32"/>
          <w:rtl/>
        </w:rPr>
        <w:tab/>
      </w:r>
      <w:r w:rsidR="00784AAB">
        <w:rPr>
          <w:rFonts w:ascii="FontbitDavid" w:hAnsi="FontbitDavid"/>
          <w:sz w:val="32"/>
          <w:rtl/>
        </w:rPr>
        <w:tab/>
      </w:r>
      <w:r w:rsidR="00784AAB">
        <w:rPr>
          <w:rFonts w:ascii="FontbitDavid" w:hAnsi="FontbitDavid"/>
          <w:sz w:val="32"/>
          <w:rtl/>
        </w:rPr>
        <w:tab/>
      </w:r>
      <w:r w:rsidR="00784AAB">
        <w:rPr>
          <w:rFonts w:ascii="FontbitDavid" w:hAnsi="FontbitDavid"/>
          <w:sz w:val="32"/>
          <w:rtl/>
        </w:rPr>
        <w:tab/>
      </w:r>
      <w:r w:rsidR="00784AAB">
        <w:rPr>
          <w:rFonts w:ascii="FontbitDavid" w:hAnsi="FontbitDavid"/>
          <w:sz w:val="32"/>
          <w:rtl/>
        </w:rPr>
        <w:tab/>
      </w:r>
      <w:r w:rsidR="00784AAB">
        <w:rPr>
          <w:rFonts w:ascii="FontbitDavid" w:hAnsi="FontbitDavid"/>
          <w:sz w:val="32"/>
          <w:rtl/>
        </w:rPr>
        <w:tab/>
      </w:r>
      <w:r w:rsidR="00784AAB">
        <w:rPr>
          <w:rFonts w:ascii="FontbitDavid" w:hAnsi="FontbitDavid"/>
          <w:sz w:val="32"/>
          <w:rtl/>
        </w:rPr>
        <w:tab/>
      </w:r>
      <w:r w:rsidR="00784AAB">
        <w:rPr>
          <w:rFonts w:ascii="FontbitDavid" w:hAnsi="FontbitDavid"/>
          <w:sz w:val="32"/>
          <w:rtl/>
        </w:rPr>
        <w:tab/>
      </w:r>
      <w:r w:rsidR="00784AAB">
        <w:rPr>
          <w:rFonts w:ascii="FontbitDavid" w:hAnsi="FontbitDavid"/>
          <w:sz w:val="32"/>
          <w:rtl/>
        </w:rPr>
        <w:tab/>
      </w:r>
      <w:r w:rsidR="00784AAB">
        <w:rPr>
          <w:rFonts w:ascii="FontbitDavid" w:hAnsi="FontbitDavid"/>
          <w:sz w:val="32"/>
          <w:rtl/>
        </w:rPr>
        <w:tab/>
      </w:r>
      <w:r w:rsidR="00B433C9" w:rsidRPr="00C35A2C">
        <w:rPr>
          <w:rFonts w:ascii="FontbitDavid" w:hAnsi="FontbitDavid" w:hint="cs"/>
          <w:sz w:val="32"/>
          <w:rtl/>
        </w:rPr>
        <w:t>דאחר</w:t>
      </w:r>
      <w:r w:rsidR="00784AAB"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</w:p>
    <w:p w14:paraId="0DADA144" w14:textId="02DC4A07" w:rsidR="00B433C9" w:rsidRDefault="00B433C9" w:rsidP="00784AAB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 w:hint="cs"/>
          <w:sz w:val="32"/>
          <w:rtl/>
        </w:rPr>
        <w:t>א</w:t>
      </w:r>
      <w:r w:rsidR="00784AAB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 w:hint="cs"/>
          <w:sz w:val="32"/>
          <w:rtl/>
        </w:rPr>
        <w:t xml:space="preserve"> א</w:t>
      </w:r>
      <w:r w:rsidRPr="00C35A2C">
        <w:rPr>
          <w:rFonts w:ascii="FontbitDavid" w:hAnsi="FontbitDavid"/>
          <w:sz w:val="32"/>
          <w:rtl/>
        </w:rPr>
        <w:t>"</w:t>
      </w:r>
      <w:r w:rsidRPr="00C35A2C">
        <w:rPr>
          <w:rFonts w:ascii="FontbitDavid" w:hAnsi="FontbitDavid" w:hint="cs"/>
          <w:sz w:val="32"/>
          <w:rtl/>
        </w:rPr>
        <w:t>צ דעת בעלים</w:t>
      </w:r>
      <w:r w:rsidR="00784AAB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בידו לתקנו</w:t>
      </w:r>
      <w:r w:rsidR="00784AAB">
        <w:rPr>
          <w:rFonts w:hint="cs"/>
          <w:rtl/>
        </w:rPr>
        <w:t>,</w:t>
      </w:r>
      <w:r w:rsidR="00784AAB">
        <w:rPr>
          <w:rFonts w:ascii="FontbitDavid" w:hAnsi="FontbitDavid" w:hint="cs"/>
          <w:sz w:val="32"/>
          <w:rtl/>
        </w:rPr>
        <w:t xml:space="preserve"> ו</w:t>
      </w:r>
      <w:r w:rsidRPr="00C35A2C">
        <w:rPr>
          <w:rFonts w:ascii="FontbitDavid" w:hAnsi="FontbitDavid" w:hint="cs"/>
          <w:sz w:val="32"/>
          <w:rtl/>
        </w:rPr>
        <w:t>א</w:t>
      </w:r>
      <w:r w:rsidR="00784AAB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צריך</w:t>
      </w:r>
      <w:r w:rsidR="00784AAB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מנלן</w:t>
      </w:r>
      <w:r w:rsidR="00784AAB">
        <w:rPr>
          <w:rFonts w:ascii="FontbitDavid" w:hAnsi="FontbitDavid" w:hint="cs"/>
          <w:sz w:val="32"/>
          <w:rtl/>
        </w:rPr>
        <w:t xml:space="preserve"> </w:t>
      </w:r>
      <w:r w:rsidR="004474B3">
        <w:rPr>
          <w:rFonts w:ascii="FontbitDavid" w:hAnsi="FontbitDavid" w:hint="cs"/>
          <w:sz w:val="32"/>
          <w:rtl/>
        </w:rPr>
        <w:t>ד</w:t>
      </w:r>
      <w:r w:rsidR="00784AAB">
        <w:rPr>
          <w:rFonts w:ascii="FontbitDavid" w:hAnsi="FontbitDavid" w:hint="cs"/>
          <w:sz w:val="32"/>
          <w:rtl/>
        </w:rPr>
        <w:t>נאמן</w:t>
      </w:r>
      <w:r w:rsidRPr="00C35A2C">
        <w:rPr>
          <w:rFonts w:ascii="FontbitDavid" w:hAnsi="FontbitDavid"/>
          <w:sz w:val="32"/>
          <w:rtl/>
        </w:rPr>
        <w:t>?</w:t>
      </w:r>
    </w:p>
    <w:p w14:paraId="59107077" w14:textId="09F4E0D7" w:rsidR="00B433C9" w:rsidRDefault="00B433C9" w:rsidP="00E703B7">
      <w:pPr>
        <w:pStyle w:val="affff7"/>
        <w:rPr>
          <w:rtl/>
        </w:rPr>
      </w:pPr>
      <w:r w:rsidRPr="00E703B7">
        <w:rPr>
          <w:b/>
          <w:rtl/>
        </w:rPr>
        <w:t>הקדש</w:t>
      </w:r>
      <w:r w:rsidR="00784AAB">
        <w:rPr>
          <w:rStyle w:val="affff5"/>
          <w:rFonts w:hint="cs"/>
          <w:rtl/>
        </w:rPr>
        <w:t>:</w:t>
      </w:r>
      <w:r w:rsidRPr="00380EDE">
        <w:rPr>
          <w:rStyle w:val="affff5"/>
          <w:rtl/>
        </w:rPr>
        <w:t xml:space="preserve"> </w:t>
      </w:r>
      <w:r w:rsidRPr="00C35A2C">
        <w:rPr>
          <w:rtl/>
        </w:rPr>
        <w:t>דמים - בידו לפדותו, גוף</w:t>
      </w:r>
      <w:r w:rsidR="00784AAB">
        <w:rPr>
          <w:rFonts w:hint="cs"/>
          <w:rtl/>
        </w:rPr>
        <w:t xml:space="preserve"> -</w:t>
      </w:r>
      <w:r w:rsidRPr="00C35A2C">
        <w:rPr>
          <w:rtl/>
        </w:rPr>
        <w:t xml:space="preserve"> </w:t>
      </w:r>
      <w:r w:rsidR="00151178">
        <w:rPr>
          <w:rFonts w:hint="cs"/>
          <w:rtl/>
        </w:rPr>
        <w:t>שלו</w:t>
      </w:r>
      <w:r w:rsidR="00784AAB">
        <w:rPr>
          <w:rFonts w:hint="cs"/>
          <w:rtl/>
        </w:rPr>
        <w:t>,</w:t>
      </w:r>
      <w:r w:rsidRPr="00C35A2C">
        <w:rPr>
          <w:rtl/>
        </w:rPr>
        <w:t xml:space="preserve"> בידו </w:t>
      </w:r>
      <w:r w:rsidRPr="00C35A2C">
        <w:rPr>
          <w:rFonts w:hint="cs"/>
          <w:rtl/>
        </w:rPr>
        <w:t>ל</w:t>
      </w:r>
      <w:r w:rsidR="00784AAB">
        <w:rPr>
          <w:rFonts w:hint="cs"/>
          <w:rtl/>
        </w:rPr>
        <w:t>ה</w:t>
      </w:r>
      <w:r w:rsidRPr="00C35A2C">
        <w:rPr>
          <w:rFonts w:hint="cs"/>
          <w:rtl/>
        </w:rPr>
        <w:t>ישאל,</w:t>
      </w:r>
      <w:r w:rsidRPr="00C35A2C">
        <w:rPr>
          <w:rtl/>
        </w:rPr>
        <w:t xml:space="preserve"> דאחר, מנלן</w:t>
      </w:r>
      <w:r w:rsidR="00784AAB">
        <w:rPr>
          <w:rFonts w:hint="cs"/>
          <w:rtl/>
        </w:rPr>
        <w:t xml:space="preserve"> </w:t>
      </w:r>
      <w:r w:rsidR="004474B3">
        <w:rPr>
          <w:rFonts w:hint="cs"/>
          <w:rtl/>
        </w:rPr>
        <w:t>ד</w:t>
      </w:r>
      <w:r w:rsidR="00784AAB">
        <w:rPr>
          <w:rFonts w:hint="cs"/>
          <w:rtl/>
        </w:rPr>
        <w:t>נאמן</w:t>
      </w:r>
      <w:r w:rsidRPr="00C35A2C">
        <w:rPr>
          <w:rtl/>
        </w:rPr>
        <w:t>?</w:t>
      </w:r>
    </w:p>
    <w:p w14:paraId="1478011D" w14:textId="0831A913" w:rsidR="00B617FE" w:rsidRDefault="00151178" w:rsidP="00E703B7">
      <w:pPr>
        <w:pStyle w:val="affff7"/>
        <w:rPr>
          <w:rStyle w:val="affff5"/>
          <w:rtl/>
        </w:rPr>
      </w:pPr>
      <w:r w:rsidRPr="00E703B7">
        <w:rPr>
          <w:b/>
          <w:rtl/>
        </w:rPr>
        <w:t>קונמות</w:t>
      </w:r>
      <w:r w:rsidR="00784AAB">
        <w:rPr>
          <w:rStyle w:val="affff5"/>
          <w:rFonts w:hint="cs"/>
          <w:rtl/>
        </w:rPr>
        <w:t>:</w:t>
      </w:r>
      <w:r>
        <w:rPr>
          <w:rStyle w:val="affff5"/>
          <w:rtl/>
        </w:rPr>
        <w:t xml:space="preserve"> </w:t>
      </w:r>
      <w:r w:rsidR="00B433C9" w:rsidRPr="00C35A2C">
        <w:rPr>
          <w:rtl/>
        </w:rPr>
        <w:t>מעילה בקונמות</w:t>
      </w:r>
      <w:r w:rsidR="00784AAB" w:rsidRPr="00784AAB">
        <w:rPr>
          <w:rtl/>
        </w:rPr>
        <w:t xml:space="preserve"> </w:t>
      </w:r>
      <w:r w:rsidR="00784AAB">
        <w:rPr>
          <w:rFonts w:hint="cs"/>
          <w:rtl/>
        </w:rPr>
        <w:t>[</w:t>
      </w:r>
      <w:r w:rsidR="00784AAB" w:rsidRPr="00C35A2C">
        <w:rPr>
          <w:rtl/>
        </w:rPr>
        <w:t>קדושת דמים</w:t>
      </w:r>
      <w:r w:rsidR="00784AAB">
        <w:rPr>
          <w:rFonts w:hint="cs"/>
          <w:rtl/>
        </w:rPr>
        <w:t>] -</w:t>
      </w:r>
      <w:r w:rsidR="00B433C9" w:rsidRPr="00C35A2C">
        <w:rPr>
          <w:rtl/>
        </w:rPr>
        <w:t xml:space="preserve"> בידו לפדותו,</w:t>
      </w:r>
    </w:p>
    <w:p w14:paraId="66B75900" w14:textId="212EEC77" w:rsidR="00B433C9" w:rsidRDefault="00B433C9" w:rsidP="00E703B7">
      <w:pPr>
        <w:pStyle w:val="affff7"/>
        <w:rPr>
          <w:rtl/>
        </w:rPr>
      </w:pPr>
      <w:r w:rsidRPr="00C35A2C">
        <w:rPr>
          <w:rtl/>
        </w:rPr>
        <w:t>אין מעילה בקונמות</w:t>
      </w:r>
      <w:r w:rsidR="00784AAB" w:rsidRPr="00C35A2C">
        <w:rPr>
          <w:rtl/>
        </w:rPr>
        <w:t xml:space="preserve"> </w:t>
      </w:r>
      <w:r w:rsidR="00784AAB">
        <w:rPr>
          <w:rFonts w:hint="cs"/>
          <w:rtl/>
        </w:rPr>
        <w:t>[</w:t>
      </w:r>
      <w:r w:rsidR="00784AAB" w:rsidRPr="00C35A2C">
        <w:rPr>
          <w:rtl/>
        </w:rPr>
        <w:t>איסור</w:t>
      </w:r>
      <w:r w:rsidR="00784AAB">
        <w:rPr>
          <w:rFonts w:hint="cs"/>
          <w:rtl/>
        </w:rPr>
        <w:t xml:space="preserve"> נדר] -</w:t>
      </w:r>
      <w:r w:rsidRPr="00C35A2C">
        <w:rPr>
          <w:rtl/>
        </w:rPr>
        <w:t xml:space="preserve"> </w:t>
      </w:r>
      <w:r w:rsidR="0097152B">
        <w:rPr>
          <w:rtl/>
        </w:rPr>
        <w:t>שלו</w:t>
      </w:r>
      <w:r w:rsidR="00784AAB">
        <w:rPr>
          <w:rFonts w:hint="cs"/>
          <w:rtl/>
        </w:rPr>
        <w:t>,</w:t>
      </w:r>
      <w:r w:rsidRPr="00C35A2C">
        <w:rPr>
          <w:rtl/>
        </w:rPr>
        <w:t xml:space="preserve"> בידו ל</w:t>
      </w:r>
      <w:r w:rsidR="00784AAB">
        <w:rPr>
          <w:rFonts w:hint="cs"/>
          <w:rtl/>
        </w:rPr>
        <w:t>ה</w:t>
      </w:r>
      <w:r w:rsidRPr="00C35A2C">
        <w:rPr>
          <w:rtl/>
        </w:rPr>
        <w:t>יש</w:t>
      </w:r>
      <w:r w:rsidR="00784AAB">
        <w:rPr>
          <w:rFonts w:hint="cs"/>
          <w:rtl/>
        </w:rPr>
        <w:t>א</w:t>
      </w:r>
      <w:r w:rsidRPr="00C35A2C">
        <w:rPr>
          <w:rtl/>
        </w:rPr>
        <w:t>ל, דאחר, מנלן</w:t>
      </w:r>
      <w:r w:rsidR="00784AAB">
        <w:rPr>
          <w:rFonts w:hint="cs"/>
          <w:rtl/>
        </w:rPr>
        <w:t xml:space="preserve"> </w:t>
      </w:r>
      <w:r w:rsidR="004474B3">
        <w:rPr>
          <w:rFonts w:hint="cs"/>
          <w:rtl/>
        </w:rPr>
        <w:t>ד</w:t>
      </w:r>
      <w:r w:rsidR="00784AAB">
        <w:rPr>
          <w:rFonts w:hint="cs"/>
          <w:rtl/>
        </w:rPr>
        <w:t>נאמן</w:t>
      </w:r>
      <w:r w:rsidRPr="00C35A2C">
        <w:rPr>
          <w:rtl/>
        </w:rPr>
        <w:t>?</w:t>
      </w:r>
    </w:p>
    <w:p w14:paraId="4124FADD" w14:textId="0B261274" w:rsidR="00B433C9" w:rsidRPr="00C35A2C" w:rsidRDefault="00784AAB" w:rsidP="00E703B7">
      <w:pPr>
        <w:rPr>
          <w:rtl/>
        </w:rPr>
      </w:pPr>
      <w:r>
        <w:rPr>
          <w:rStyle w:val="affff5"/>
          <w:rFonts w:hint="cs"/>
          <w:rtl/>
        </w:rPr>
        <w:t xml:space="preserve">ד. </w:t>
      </w:r>
      <w:r w:rsidR="00B433C9" w:rsidRPr="00B617FE">
        <w:rPr>
          <w:rStyle w:val="affff5"/>
          <w:rtl/>
        </w:rPr>
        <w:t>ר"</w:t>
      </w:r>
      <w:r w:rsidR="00B433C9" w:rsidRPr="00B617FE">
        <w:rPr>
          <w:rStyle w:val="affff5"/>
          <w:rFonts w:hint="cs"/>
          <w:rtl/>
        </w:rPr>
        <w:t>ז</w:t>
      </w:r>
      <w:r w:rsidR="00B433C9" w:rsidRPr="00B617FE">
        <w:rPr>
          <w:rStyle w:val="affff5"/>
          <w:rtl/>
        </w:rPr>
        <w:t>:</w:t>
      </w:r>
      <w:r w:rsidR="00B433C9" w:rsidRPr="00C35A2C">
        <w:rPr>
          <w:rtl/>
        </w:rPr>
        <w:t xml:space="preserve"> מתוך שהחמרת בסופה הקלת בתח</w:t>
      </w:r>
      <w:r>
        <w:rPr>
          <w:rFonts w:hint="cs"/>
          <w:rtl/>
        </w:rPr>
        <w:t>י</w:t>
      </w:r>
      <w:r w:rsidR="00B433C9" w:rsidRPr="00C35A2C">
        <w:rPr>
          <w:rtl/>
        </w:rPr>
        <w:t>ל</w:t>
      </w:r>
      <w:r>
        <w:rPr>
          <w:rFonts w:hint="cs"/>
          <w:rtl/>
        </w:rPr>
        <w:t>ת</w:t>
      </w:r>
      <w:r w:rsidR="00B433C9" w:rsidRPr="00C35A2C">
        <w:rPr>
          <w:rtl/>
        </w:rPr>
        <w:t xml:space="preserve">ה,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ומשום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B433C9" w:rsidRPr="00A07384">
        <w:rPr>
          <w:rStyle w:val="affff8"/>
          <w:rFonts w:cs="PFT_Frank"/>
          <w:b/>
          <w:bCs/>
          <w:szCs w:val="10"/>
          <w:rtl/>
        </w:rPr>
        <w:t>עיגונא</w:t>
      </w:r>
      <w:r w:rsidR="00B433C9" w:rsidRPr="00E703B7">
        <w:rPr>
          <w:rStyle w:val="affff8"/>
          <w:rtl/>
        </w:rPr>
        <w:t>.</w:t>
      </w:r>
    </w:p>
    <w:p w14:paraId="45A50581" w14:textId="647A4433" w:rsidR="00B433C9" w:rsidRPr="008B61F4" w:rsidRDefault="008B61F4" w:rsidP="00615A60">
      <w:pPr>
        <w:pStyle w:val="affff2"/>
        <w:rPr>
          <w:rtl/>
        </w:rPr>
      </w:pPr>
      <w:bookmarkStart w:id="994" w:name="_Toc119173064"/>
      <w:bookmarkStart w:id="995" w:name="_Toc119230159"/>
      <w:r w:rsidRPr="008B61F4">
        <w:rPr>
          <w:rFonts w:hint="cs"/>
          <w:rtl/>
        </w:rPr>
        <w:t>שני עדים העידו שמת, ובא בעלה, ואין ברור שהוא בעלה</w:t>
      </w:r>
      <w:bookmarkEnd w:id="994"/>
      <w:bookmarkEnd w:id="995"/>
    </w:p>
    <w:p w14:paraId="66D1053F" w14:textId="26A9EB26" w:rsidR="00B433C9" w:rsidRPr="0039104D" w:rsidRDefault="00B433C9" w:rsidP="00B55EDF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B617FE">
        <w:rPr>
          <w:rStyle w:val="affff5"/>
          <w:rtl/>
        </w:rPr>
        <w:t>רב</w:t>
      </w:r>
      <w:r w:rsidR="008B61F4">
        <w:rPr>
          <w:rStyle w:val="affff5"/>
          <w:rFonts w:hint="cs"/>
          <w:rtl/>
        </w:rPr>
        <w:t>, משנתינו שתצא מהשני</w:t>
      </w:r>
      <w:r w:rsidRPr="00B617FE">
        <w:rPr>
          <w:rStyle w:val="affff5"/>
          <w:rtl/>
        </w:rPr>
        <w:t>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E703B7">
        <w:rPr>
          <w:rtl/>
        </w:rPr>
        <w:t>ב</w:t>
      </w:r>
      <w:r w:rsidR="008B61F4">
        <w:rPr>
          <w:rFonts w:hint="cs"/>
          <w:rtl/>
        </w:rPr>
        <w:t>ניסת ב</w:t>
      </w:r>
      <w:r w:rsidRPr="00E703B7">
        <w:rPr>
          <w:rtl/>
        </w:rPr>
        <w:t xml:space="preserve">עד אחד, </w:t>
      </w:r>
      <w:r w:rsidRPr="00D1637C">
        <w:rPr>
          <w:rFonts w:cs="PFT_Frank"/>
          <w:b/>
          <w:bCs/>
          <w:szCs w:val="14"/>
          <w:rtl/>
        </w:rPr>
        <w:t xml:space="preserve">אבל </w:t>
      </w:r>
      <w:r w:rsidR="008B61F4" w:rsidRPr="00D1637C">
        <w:rPr>
          <w:rFonts w:cs="PFT_Frank" w:hint="eastAsia"/>
          <w:b/>
          <w:bCs/>
          <w:szCs w:val="14"/>
          <w:rtl/>
        </w:rPr>
        <w:t>ב</w:t>
      </w:r>
      <w:r w:rsidRPr="00D1637C">
        <w:rPr>
          <w:rFonts w:cs="PFT_Frank"/>
          <w:b/>
          <w:bCs/>
          <w:szCs w:val="14"/>
          <w:rtl/>
        </w:rPr>
        <w:t>שני</w:t>
      </w:r>
      <w:r w:rsidR="008B61F4" w:rsidRPr="00D1637C">
        <w:rPr>
          <w:rFonts w:cs="PFT_Frank" w:hint="eastAsia"/>
          <w:b/>
          <w:bCs/>
          <w:szCs w:val="14"/>
          <w:rtl/>
        </w:rPr>
        <w:t>ם</w:t>
      </w:r>
      <w:r w:rsidRPr="00D1637C">
        <w:rPr>
          <w:rFonts w:cs="PFT_Frank"/>
          <w:b/>
          <w:bCs/>
          <w:szCs w:val="14"/>
          <w:rtl/>
        </w:rPr>
        <w:t xml:space="preserve"> לא תצא</w:t>
      </w:r>
      <w:r w:rsidRPr="00E703B7">
        <w:rPr>
          <w:rtl/>
        </w:rPr>
        <w:t>.</w:t>
      </w:r>
    </w:p>
    <w:p w14:paraId="7BC3247D" w14:textId="7951D4B9" w:rsidR="00B433C9" w:rsidRPr="00C35A2C" w:rsidRDefault="008B61F4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ולא כשמכירים אותו</w:t>
      </w:r>
      <w:r w:rsidR="00B433C9" w:rsidRPr="00C35A2C">
        <w:rPr>
          <w:rFonts w:ascii="FontbitDavid" w:hAnsi="FontbitDavid"/>
          <w:sz w:val="32"/>
          <w:rtl/>
        </w:rPr>
        <w:t xml:space="preserve">: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  </w:t>
      </w:r>
      <w:r w:rsidRPr="00E703B7">
        <w:rPr>
          <w:rStyle w:val="affff5"/>
          <w:rFonts w:hint="eastAsia"/>
          <w:rtl/>
        </w:rPr>
        <w:t>דמחכו</w:t>
      </w:r>
      <w:r w:rsidRPr="00E703B7">
        <w:rPr>
          <w:rStyle w:val="affff5"/>
          <w:rtl/>
        </w:rPr>
        <w:t xml:space="preserve"> </w:t>
      </w:r>
      <w:r w:rsidRPr="00E703B7">
        <w:rPr>
          <w:rStyle w:val="affff5"/>
          <w:rFonts w:hint="eastAsia"/>
          <w:rtl/>
        </w:rPr>
        <w:t>במערבא</w:t>
      </w:r>
      <w:r>
        <w:rPr>
          <w:rFonts w:ascii="FontbitDavid" w:hAnsi="FontbitDavid" w:hint="cs"/>
          <w:sz w:val="32"/>
          <w:rtl/>
        </w:rPr>
        <w:t xml:space="preserve"> הוא </w:t>
      </w:r>
      <w:r w:rsidR="00151178">
        <w:rPr>
          <w:rFonts w:ascii="FontbitDavid" w:hAnsi="FontbitDavid" w:hint="cs"/>
          <w:sz w:val="32"/>
          <w:rtl/>
        </w:rPr>
        <w:t>לפנ</w:t>
      </w:r>
      <w:r>
        <w:rPr>
          <w:rFonts w:ascii="FontbitDavid" w:hAnsi="FontbitDavid" w:hint="cs"/>
          <w:sz w:val="32"/>
          <w:rtl/>
        </w:rPr>
        <w:t>ינו</w:t>
      </w:r>
      <w:r w:rsidR="00B433C9" w:rsidRPr="00C35A2C">
        <w:rPr>
          <w:rFonts w:ascii="FontbitDavid" w:hAnsi="FontbitDavid"/>
          <w:sz w:val="32"/>
          <w:rtl/>
        </w:rPr>
        <w:t xml:space="preserve"> ולא תצא</w:t>
      </w:r>
      <w:r>
        <w:rPr>
          <w:rFonts w:ascii="FontbitDavid" w:hAnsi="FontbitDavid" w:hint="cs"/>
          <w:sz w:val="32"/>
          <w:rtl/>
        </w:rPr>
        <w:t>?!</w:t>
      </w:r>
    </w:p>
    <w:p w14:paraId="085BD11D" w14:textId="3B129ADA" w:rsidR="00B433C9" w:rsidRPr="00C35A2C" w:rsidRDefault="008B61F4" w:rsidP="00E703B7">
      <w:pPr>
        <w:pStyle w:val="afffc"/>
        <w:ind w:left="0" w:firstLine="0"/>
      </w:pPr>
      <w:r>
        <w:rPr>
          <w:rStyle w:val="affff5"/>
          <w:rFonts w:hint="cs"/>
          <w:rtl/>
        </w:rPr>
        <w:t>א</w:t>
      </w:r>
      <w:r w:rsidRPr="008B61F4">
        <w:rPr>
          <w:rStyle w:val="affff5"/>
          <w:rFonts w:hint="cs"/>
          <w:rtl/>
        </w:rPr>
        <w:t xml:space="preserve">לא </w:t>
      </w:r>
      <w:r>
        <w:rPr>
          <w:rStyle w:val="affff5"/>
          <w:rFonts w:hint="cs"/>
          <w:rtl/>
        </w:rPr>
        <w:t>ל</w:t>
      </w:r>
      <w:r w:rsidRPr="00E703B7">
        <w:rPr>
          <w:rStyle w:val="affff5"/>
          <w:rFonts w:hint="eastAsia"/>
          <w:rtl/>
        </w:rPr>
        <w:t>א</w:t>
      </w:r>
      <w:r w:rsidRPr="00E703B7">
        <w:rPr>
          <w:rStyle w:val="affff5"/>
          <w:rtl/>
        </w:rPr>
        <w:t xml:space="preserve"> </w:t>
      </w:r>
      <w:r w:rsidRPr="00E703B7">
        <w:rPr>
          <w:rStyle w:val="affff5"/>
          <w:rFonts w:hint="eastAsia"/>
          <w:rtl/>
        </w:rPr>
        <w:t>מכירים</w:t>
      </w:r>
      <w:r w:rsidRPr="00E703B7">
        <w:rPr>
          <w:rStyle w:val="affff5"/>
          <w:rtl/>
        </w:rPr>
        <w:t>:</w:t>
      </w:r>
      <w:r w:rsidR="00B433C9" w:rsidRPr="00C35A2C">
        <w:rPr>
          <w:rFonts w:hint="cs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וב</w:t>
      </w:r>
      <w:r w:rsidRPr="00D1637C">
        <w:rPr>
          <w:rFonts w:cs="PFT_Frank"/>
          <w:b/>
          <w:bCs/>
          <w:szCs w:val="14"/>
          <w:rtl/>
        </w:rPr>
        <w:t xml:space="preserve">' </w:t>
      </w:r>
      <w:r w:rsidR="00B433C9" w:rsidRPr="00D1637C">
        <w:rPr>
          <w:rFonts w:cs="PFT_Frank" w:hint="eastAsia"/>
          <w:b/>
          <w:bCs/>
          <w:szCs w:val="14"/>
          <w:rtl/>
        </w:rPr>
        <w:t>עדים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מעידים שנצמדו אליו וזה הוא</w:t>
      </w:r>
      <w:r w:rsidR="004474B3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E703B7">
        <w:rPr>
          <w:rStyle w:val="affff1"/>
          <w:rFonts w:hint="eastAsia"/>
          <w:rtl/>
        </w:rPr>
        <w:t>כיוסף</w:t>
      </w:r>
      <w:r>
        <w:rPr>
          <w:rFonts w:hint="cs"/>
          <w:rtl/>
        </w:rPr>
        <w:t>,</w:t>
      </w:r>
    </w:p>
    <w:p w14:paraId="45720932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פח:</w:t>
      </w:r>
    </w:p>
    <w:p w14:paraId="42D79DD4" w14:textId="40B379A8" w:rsidR="00B433C9" w:rsidRDefault="00B433C9" w:rsidP="0039785D">
      <w:pPr>
        <w:pStyle w:val="afffc"/>
        <w:ind w:left="0"/>
        <w:rPr>
          <w:rtl/>
        </w:rPr>
      </w:pPr>
      <w:r>
        <w:rPr>
          <w:rtl/>
        </w:rPr>
        <w:t xml:space="preserve"> </w:t>
      </w:r>
      <w:r w:rsidR="008B61F4">
        <w:rPr>
          <w:rtl/>
        </w:rPr>
        <w:tab/>
      </w:r>
      <w:r w:rsidR="008B61F4">
        <w:rPr>
          <w:rtl/>
        </w:rPr>
        <w:tab/>
      </w:r>
      <w:r w:rsidR="008B61F4">
        <w:rPr>
          <w:rtl/>
        </w:rPr>
        <w:tab/>
      </w:r>
      <w:r w:rsidR="008B61F4">
        <w:rPr>
          <w:rtl/>
        </w:rPr>
        <w:tab/>
      </w:r>
      <w:r w:rsidR="008B61F4">
        <w:rPr>
          <w:rtl/>
        </w:rPr>
        <w:tab/>
      </w:r>
      <w:r w:rsidR="008B61F4">
        <w:rPr>
          <w:rtl/>
        </w:rPr>
        <w:tab/>
      </w:r>
      <w:r w:rsidR="008B61F4">
        <w:rPr>
          <w:rtl/>
        </w:rPr>
        <w:tab/>
      </w:r>
      <w:r w:rsidRPr="00D1637C">
        <w:rPr>
          <w:rFonts w:cs="PFT_Frank" w:hint="eastAsia"/>
          <w:b/>
          <w:bCs/>
          <w:szCs w:val="14"/>
          <w:rtl/>
        </w:rPr>
        <w:t>ובניסת</w:t>
      </w:r>
      <w:r w:rsidRPr="00D1637C">
        <w:rPr>
          <w:rFonts w:cs="PFT_Frank"/>
          <w:b/>
          <w:bCs/>
          <w:szCs w:val="14"/>
          <w:rtl/>
        </w:rPr>
        <w:t xml:space="preserve"> לאחד מעדיה </w:t>
      </w:r>
      <w:r w:rsidR="008B61F4" w:rsidRPr="00E703B7">
        <w:rPr>
          <w:rStyle w:val="affff8"/>
          <w:rtl/>
        </w:rPr>
        <w:t>[ש</w:t>
      </w:r>
      <w:r w:rsidR="008B61F4">
        <w:rPr>
          <w:rStyle w:val="affff8"/>
          <w:rFonts w:hint="cs"/>
          <w:rtl/>
        </w:rPr>
        <w:t>העידו</w:t>
      </w:r>
      <w:r w:rsidR="008B61F4" w:rsidRPr="00E703B7">
        <w:rPr>
          <w:rStyle w:val="affff8"/>
          <w:rtl/>
        </w:rPr>
        <w:t xml:space="preserve"> </w:t>
      </w:r>
      <w:r w:rsidR="008B61F4">
        <w:rPr>
          <w:rStyle w:val="affff8"/>
          <w:rFonts w:hint="cs"/>
          <w:rtl/>
        </w:rPr>
        <w:t>'</w:t>
      </w:r>
      <w:r w:rsidR="008B61F4" w:rsidRPr="00E703B7">
        <w:rPr>
          <w:rStyle w:val="affff8"/>
          <w:rFonts w:hint="eastAsia"/>
          <w:rtl/>
        </w:rPr>
        <w:t>מת</w:t>
      </w:r>
      <w:r w:rsidR="008B61F4">
        <w:rPr>
          <w:rStyle w:val="affff8"/>
          <w:rFonts w:hint="cs"/>
          <w:rtl/>
        </w:rPr>
        <w:t>'</w:t>
      </w:r>
      <w:r w:rsidR="008B61F4" w:rsidRPr="00E703B7">
        <w:rPr>
          <w:rStyle w:val="affff8"/>
          <w:rtl/>
        </w:rPr>
        <w:t>]</w:t>
      </w:r>
      <w:r w:rsidR="008B61F4" w:rsidRPr="00D1637C">
        <w:rPr>
          <w:rFonts w:cs="PFT_Frank" w:hint="cs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ואומרת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ברי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לי</w:t>
      </w:r>
      <w:r w:rsidR="008B61F4">
        <w:rPr>
          <w:rFonts w:hint="cs"/>
          <w:rtl/>
        </w:rPr>
        <w:t>.</w:t>
      </w:r>
    </w:p>
    <w:p w14:paraId="74102492" w14:textId="11632ABC" w:rsidR="00B433C9" w:rsidRPr="00EA6942" w:rsidRDefault="00B433C9" w:rsidP="0039785D">
      <w:pPr>
        <w:rPr>
          <w:rtl/>
        </w:rPr>
      </w:pPr>
      <w:r w:rsidRPr="00B617FE">
        <w:rPr>
          <w:rStyle w:val="affff5"/>
          <w:rFonts w:hint="cs"/>
          <w:rtl/>
        </w:rPr>
        <w:t>ו</w:t>
      </w:r>
      <w:r w:rsidR="008B61F4">
        <w:rPr>
          <w:rStyle w:val="affff5"/>
          <w:rFonts w:hint="cs"/>
          <w:rtl/>
        </w:rPr>
        <w:t xml:space="preserve">אף שכבר </w:t>
      </w:r>
      <w:r w:rsidRPr="00B617FE">
        <w:rPr>
          <w:rStyle w:val="affff5"/>
          <w:rFonts w:hint="cs"/>
          <w:rtl/>
        </w:rPr>
        <w:t>תניא</w:t>
      </w:r>
      <w:r w:rsidRPr="00B617FE">
        <w:rPr>
          <w:rStyle w:val="affff5"/>
          <w:rtl/>
        </w:rPr>
        <w:t>:</w:t>
      </w:r>
      <w:r w:rsidRPr="00EA6942">
        <w:rPr>
          <w:spacing w:val="-4"/>
          <w:rtl/>
        </w:rPr>
        <w:t xml:space="preserve"> שנים </w:t>
      </w:r>
      <w:r w:rsidR="008B61F4">
        <w:rPr>
          <w:rFonts w:hint="cs"/>
          <w:spacing w:val="-4"/>
          <w:rtl/>
        </w:rPr>
        <w:t>'</w:t>
      </w:r>
      <w:r w:rsidRPr="00EA6942">
        <w:rPr>
          <w:spacing w:val="-4"/>
          <w:rtl/>
        </w:rPr>
        <w:t>מת</w:t>
      </w:r>
      <w:r w:rsidR="008B61F4">
        <w:rPr>
          <w:rFonts w:hint="cs"/>
          <w:spacing w:val="-4"/>
          <w:rtl/>
        </w:rPr>
        <w:t>'</w:t>
      </w:r>
      <w:r w:rsidRPr="00EA6942">
        <w:rPr>
          <w:spacing w:val="-4"/>
          <w:rtl/>
        </w:rPr>
        <w:t xml:space="preserve"> ושנים </w:t>
      </w:r>
      <w:r w:rsidR="008B61F4">
        <w:rPr>
          <w:rFonts w:hint="cs"/>
          <w:spacing w:val="-4"/>
          <w:rtl/>
        </w:rPr>
        <w:t>'</w:t>
      </w:r>
      <w:r w:rsidRPr="00EA6942">
        <w:rPr>
          <w:spacing w:val="-4"/>
          <w:rtl/>
        </w:rPr>
        <w:t>לא מת</w:t>
      </w:r>
      <w:r w:rsidR="008B61F4">
        <w:rPr>
          <w:rFonts w:hint="cs"/>
          <w:spacing w:val="-4"/>
          <w:rtl/>
        </w:rPr>
        <w:t>'</w:t>
      </w:r>
      <w:r w:rsidR="0039785D">
        <w:rPr>
          <w:rFonts w:hint="cs"/>
          <w:spacing w:val="-4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לא תנשא, ניסת - לא תצא, </w:t>
      </w:r>
      <w:r w:rsidR="0039785D">
        <w:rPr>
          <w:rStyle w:val="affff5"/>
          <w:rtl/>
        </w:rPr>
        <w:tab/>
      </w:r>
      <w:r w:rsidR="0039785D">
        <w:rPr>
          <w:rStyle w:val="affff5"/>
          <w:rtl/>
        </w:rPr>
        <w:tab/>
      </w:r>
      <w:r w:rsidRPr="00B617FE">
        <w:rPr>
          <w:rStyle w:val="affff5"/>
          <w:rtl/>
        </w:rPr>
        <w:t>רמבריו</w:t>
      </w:r>
      <w:r w:rsidR="0039785D">
        <w:rPr>
          <w:rStyle w:val="affff5"/>
          <w:rFonts w:hint="cs"/>
          <w:rtl/>
        </w:rPr>
        <w:t>"</w:t>
      </w:r>
      <w:r w:rsidRPr="00B617FE">
        <w:rPr>
          <w:rStyle w:val="affff5"/>
          <w:rtl/>
        </w:rPr>
        <w:t>ס</w:t>
      </w:r>
      <w:r w:rsidRPr="00C35A2C">
        <w:rPr>
          <w:rFonts w:ascii="FontbitDavid" w:hAnsi="FontbitDavid"/>
          <w:sz w:val="32"/>
          <w:rtl/>
        </w:rPr>
        <w:t>: תצא</w:t>
      </w:r>
      <w:r w:rsidR="0039785D">
        <w:rPr>
          <w:rFonts w:ascii="FontbitDavid" w:hAnsi="FontbitDavid" w:hint="cs"/>
          <w:sz w:val="32"/>
          <w:rtl/>
        </w:rPr>
        <w:t>,</w:t>
      </w:r>
      <w:r w:rsidRPr="00EA6942">
        <w:rPr>
          <w:rFonts w:ascii="FontbitDavid" w:hAnsi="FontbitDavid"/>
          <w:spacing w:val="-4"/>
          <w:sz w:val="32"/>
          <w:rtl/>
        </w:rPr>
        <w:t xml:space="preserve"> בבאו עדים וניסת, 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אבל </w:t>
      </w:r>
      <w:r w:rsidR="0039785D"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להיפך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 לא תצא</w:t>
      </w:r>
      <w:r w:rsidRPr="00EA6942">
        <w:rPr>
          <w:rFonts w:ascii="FontbitDavid" w:hAnsi="FontbitDavid"/>
          <w:spacing w:val="-4"/>
          <w:sz w:val="32"/>
          <w:rtl/>
        </w:rPr>
        <w:t>!</w:t>
      </w:r>
    </w:p>
    <w:p w14:paraId="56F8BED1" w14:textId="23159DC9" w:rsidR="0039785D" w:rsidRPr="00C35A2C" w:rsidRDefault="006B48AF" w:rsidP="0039785D">
      <w:pPr>
        <w:rPr>
          <w:rtl/>
        </w:rPr>
      </w:pPr>
      <w:r w:rsidRPr="00E703B7">
        <w:rPr>
          <w:rStyle w:val="affff5"/>
          <w:rFonts w:hint="eastAsia"/>
          <w:rtl/>
        </w:rPr>
        <w:t>א</w:t>
      </w:r>
      <w:r w:rsidRPr="00E703B7">
        <w:rPr>
          <w:rStyle w:val="affff5"/>
          <w:rtl/>
        </w:rPr>
        <w:t xml:space="preserve">. </w:t>
      </w:r>
      <w:r w:rsidRPr="00E703B7">
        <w:rPr>
          <w:rStyle w:val="affff5"/>
          <w:rFonts w:hint="eastAsia"/>
          <w:rtl/>
        </w:rPr>
        <w:t>רב</w:t>
      </w:r>
      <w:r>
        <w:rPr>
          <w:rStyle w:val="affff5"/>
          <w:rFonts w:hint="cs"/>
          <w:rtl/>
        </w:rPr>
        <w:t xml:space="preserve"> חידש</w:t>
      </w:r>
      <w:r w:rsidRPr="00E703B7">
        <w:rPr>
          <w:rStyle w:val="affff5"/>
          <w:rtl/>
        </w:rPr>
        <w:t>:</w:t>
      </w:r>
      <w:r w:rsidR="0039785D" w:rsidRPr="00C35A2C">
        <w:rPr>
          <w:rFonts w:hint="cs"/>
          <w:rtl/>
        </w:rPr>
        <w:t xml:space="preserve"> </w:t>
      </w:r>
      <w:r>
        <w:rPr>
          <w:rFonts w:hint="cs"/>
          <w:rtl/>
        </w:rPr>
        <w:t>אף ב</w:t>
      </w:r>
      <w:r w:rsidR="0039785D" w:rsidRPr="00C35A2C">
        <w:rPr>
          <w:rFonts w:hint="cs"/>
          <w:rtl/>
        </w:rPr>
        <w:t>באו עדים וניסת</w:t>
      </w:r>
      <w:r>
        <w:rPr>
          <w:rFonts w:hint="cs"/>
          <w:rtl/>
        </w:rPr>
        <w:t>,</w:t>
      </w:r>
      <w:r w:rsidR="0039785D" w:rsidRPr="00C35A2C">
        <w:rPr>
          <w:rFonts w:hint="cs"/>
          <w:rtl/>
        </w:rPr>
        <w:t xml:space="preserve"> </w:t>
      </w:r>
      <w:r w:rsidR="0039785D" w:rsidRPr="00E703B7">
        <w:rPr>
          <w:rStyle w:val="affff5"/>
          <w:rFonts w:hint="eastAsia"/>
          <w:rtl/>
        </w:rPr>
        <w:t>ולא</w:t>
      </w:r>
      <w:r w:rsidR="0039785D" w:rsidRPr="00E703B7">
        <w:rPr>
          <w:rStyle w:val="affff5"/>
          <w:rtl/>
        </w:rPr>
        <w:t xml:space="preserve"> </w:t>
      </w:r>
      <w:r w:rsidRPr="00E703B7">
        <w:rPr>
          <w:rStyle w:val="affff5"/>
          <w:rFonts w:hint="eastAsia"/>
          <w:rtl/>
        </w:rPr>
        <w:t>כ</w:t>
      </w:r>
      <w:r w:rsidR="0039785D" w:rsidRPr="00E703B7">
        <w:rPr>
          <w:rStyle w:val="affff5"/>
          <w:rFonts w:hint="eastAsia"/>
          <w:rtl/>
        </w:rPr>
        <w:t>רמבריו</w:t>
      </w:r>
      <w:r w:rsidRPr="00E703B7">
        <w:rPr>
          <w:rStyle w:val="affff5"/>
          <w:rtl/>
        </w:rPr>
        <w:t>"</w:t>
      </w:r>
      <w:r w:rsidR="0039785D" w:rsidRPr="00E703B7">
        <w:rPr>
          <w:rStyle w:val="affff5"/>
          <w:rFonts w:hint="eastAsia"/>
          <w:rtl/>
        </w:rPr>
        <w:t>ס</w:t>
      </w:r>
      <w:r w:rsidRPr="00E703B7">
        <w:rPr>
          <w:rStyle w:val="affff5"/>
          <w:rtl/>
        </w:rPr>
        <w:t>.</w:t>
      </w:r>
    </w:p>
    <w:p w14:paraId="2A57EAE7" w14:textId="4779A82C" w:rsidR="00B433C9" w:rsidRPr="00B617FE" w:rsidRDefault="006B48AF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>ב.</w:t>
      </w:r>
      <w:r w:rsidRPr="00E703B7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דוקא בכמשנה</w:t>
      </w:r>
      <w:r w:rsidRPr="00E703B7">
        <w:rPr>
          <w:rStyle w:val="affff5"/>
          <w:rtl/>
        </w:rPr>
        <w:t>:</w:t>
      </w:r>
      <w:r w:rsidR="00B433C9" w:rsidRPr="00C35A2C">
        <w:rPr>
          <w:rFonts w:hint="cs"/>
          <w:rtl/>
        </w:rPr>
        <w:t xml:space="preserve"> ניסת ואח</w:t>
      </w:r>
      <w:r w:rsidR="00B433C9" w:rsidRPr="00C35A2C">
        <w:rPr>
          <w:rtl/>
        </w:rPr>
        <w:t>"</w:t>
      </w:r>
      <w:r w:rsidR="00B433C9" w:rsidRPr="00C35A2C">
        <w:rPr>
          <w:rFonts w:hint="cs"/>
          <w:rtl/>
        </w:rPr>
        <w:t>כ עדים</w:t>
      </w:r>
      <w:r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אבל </w:t>
      </w:r>
      <w:r>
        <w:rPr>
          <w:rFonts w:hint="cs"/>
          <w:rtl/>
        </w:rPr>
        <w:t>להיפך</w:t>
      </w:r>
      <w:r w:rsidR="00B433C9" w:rsidRPr="00C35A2C">
        <w:rPr>
          <w:rFonts w:hint="cs"/>
          <w:rtl/>
        </w:rPr>
        <w:t xml:space="preserve"> תצא </w:t>
      </w:r>
      <w:r w:rsidR="00B433C9" w:rsidRPr="00B617FE">
        <w:rPr>
          <w:rStyle w:val="affff5"/>
          <w:rFonts w:hint="cs"/>
          <w:rtl/>
        </w:rPr>
        <w:t>כרמבי</w:t>
      </w:r>
      <w:r>
        <w:rPr>
          <w:rStyle w:val="affff5"/>
          <w:rFonts w:hint="cs"/>
          <w:rtl/>
        </w:rPr>
        <w:t>ו"ס.</w:t>
      </w:r>
    </w:p>
    <w:p w14:paraId="65F3D219" w14:textId="6ED0098B" w:rsidR="000C2362" w:rsidRDefault="006B48AF" w:rsidP="000C2362">
      <w:pPr>
        <w:rPr>
          <w:rtl/>
        </w:rPr>
      </w:pPr>
      <w:r>
        <w:rPr>
          <w:rStyle w:val="affff5"/>
          <w:rFonts w:hint="cs"/>
          <w:rtl/>
        </w:rPr>
        <w:t xml:space="preserve">ויקשה </w:t>
      </w:r>
      <w:r w:rsidR="000C2362">
        <w:rPr>
          <w:rStyle w:val="affff5"/>
          <w:rFonts w:hint="cs"/>
          <w:rtl/>
        </w:rPr>
        <w:t>על ההיתר</w:t>
      </w:r>
      <w:r w:rsidR="00B433C9" w:rsidRPr="00B617FE">
        <w:rPr>
          <w:rStyle w:val="affff5"/>
          <w:rtl/>
        </w:rPr>
        <w:t>:</w:t>
      </w:r>
      <w:r w:rsidR="00B433C9" w:rsidRPr="00BE015B">
        <w:rPr>
          <w:rStyle w:val="affff1"/>
          <w:rtl/>
        </w:rPr>
        <w:t xml:space="preserve"> </w:t>
      </w:r>
      <w:r w:rsidR="000C2362">
        <w:rPr>
          <w:rStyle w:val="affff1"/>
          <w:rFonts w:hint="cs"/>
          <w:rtl/>
        </w:rPr>
        <w:t>מ'</w:t>
      </w:r>
      <w:r w:rsidR="00BE015B" w:rsidRPr="00BE015B">
        <w:rPr>
          <w:rStyle w:val="affff1"/>
          <w:rFonts w:hint="cs"/>
          <w:rtl/>
        </w:rPr>
        <w:t>וקדשתו</w:t>
      </w:r>
      <w:r w:rsidR="000C2362">
        <w:rPr>
          <w:rStyle w:val="affff1"/>
          <w:rFonts w:hint="cs"/>
          <w:rtl/>
        </w:rPr>
        <w:t>'</w:t>
      </w:r>
      <w:r w:rsidR="00BE015B">
        <w:rPr>
          <w:rFonts w:hint="cs"/>
          <w:rtl/>
        </w:rPr>
        <w:t xml:space="preserve"> </w:t>
      </w:r>
      <w:r w:rsidR="000C2362">
        <w:rPr>
          <w:rFonts w:hint="cs"/>
          <w:rtl/>
        </w:rPr>
        <w:t xml:space="preserve">- </w:t>
      </w:r>
      <w:r w:rsidR="00BE015B">
        <w:rPr>
          <w:rFonts w:hint="cs"/>
          <w:rtl/>
        </w:rPr>
        <w:t>בעל כרחו</w:t>
      </w:r>
      <w:r w:rsidR="000C2362">
        <w:rPr>
          <w:rFonts w:hint="cs"/>
          <w:rtl/>
        </w:rPr>
        <w:t xml:space="preserve">,  </w:t>
      </w:r>
      <w:r w:rsidR="000C2362">
        <w:rPr>
          <w:rStyle w:val="affff5"/>
          <w:rFonts w:hint="cs"/>
          <w:rtl/>
        </w:rPr>
        <w:t>ו</w:t>
      </w:r>
      <w:r w:rsidR="000C2362" w:rsidRPr="00E703B7">
        <w:rPr>
          <w:rStyle w:val="affff5"/>
          <w:rFonts w:hint="eastAsia"/>
          <w:rtl/>
        </w:rPr>
        <w:t>היינו</w:t>
      </w:r>
      <w:r w:rsidR="000C2362">
        <w:rPr>
          <w:rFonts w:hint="cs"/>
          <w:rtl/>
        </w:rPr>
        <w:t xml:space="preserve"> אף בכהאי גונא!</w:t>
      </w:r>
    </w:p>
    <w:p w14:paraId="1D27AF99" w14:textId="7BB3AAF2" w:rsidR="00B433C9" w:rsidRPr="00B617FE" w:rsidRDefault="00BE015B" w:rsidP="00B55EDF">
      <w:pPr>
        <w:rPr>
          <w:rStyle w:val="affff5"/>
          <w:rtl/>
        </w:rPr>
      </w:pPr>
      <w:r w:rsidRPr="00E703B7">
        <w:rPr>
          <w:rStyle w:val="affff5"/>
          <w:rFonts w:hint="eastAsia"/>
          <w:rtl/>
        </w:rPr>
        <w:t>א</w:t>
      </w:r>
      <w:r w:rsidRPr="00E703B7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>
        <w:rPr>
          <w:rFonts w:hint="cs"/>
          <w:rtl/>
        </w:rPr>
        <w:t xml:space="preserve">איסור כהונה </w:t>
      </w:r>
      <w:r w:rsidR="000C2362">
        <w:rPr>
          <w:rFonts w:hint="cs"/>
          <w:rtl/>
        </w:rPr>
        <w:t>חמור</w:t>
      </w:r>
      <w:r w:rsidR="00B433C9">
        <w:rPr>
          <w:rFonts w:hint="cs"/>
          <w:rtl/>
        </w:rPr>
        <w:t xml:space="preserve">, </w:t>
      </w:r>
      <w:r w:rsidR="00B433C9" w:rsidRPr="00D238B7">
        <w:rPr>
          <w:rStyle w:val="affff5"/>
          <w:rFonts w:hint="cs"/>
          <w:rtl/>
        </w:rPr>
        <w:t>ב.</w:t>
      </w:r>
      <w:r w:rsidR="00B433C9" w:rsidRPr="00C35A2C">
        <w:rPr>
          <w:rFonts w:hint="cs"/>
          <w:rtl/>
        </w:rPr>
        <w:t xml:space="preserve"> </w:t>
      </w:r>
      <w:r w:rsidR="000C2362">
        <w:rPr>
          <w:rFonts w:hint="cs"/>
          <w:rtl/>
        </w:rPr>
        <w:t>ב</w:t>
      </w:r>
      <w:r w:rsidR="00B433C9" w:rsidRPr="00C35A2C">
        <w:rPr>
          <w:rFonts w:hint="cs"/>
          <w:rtl/>
        </w:rPr>
        <w:t>באו עדים ו</w:t>
      </w:r>
      <w:r w:rsidR="00B433C9">
        <w:rPr>
          <w:rFonts w:hint="cs"/>
          <w:rtl/>
        </w:rPr>
        <w:t>ני</w:t>
      </w:r>
      <w:r w:rsidR="00B433C9" w:rsidRPr="00C35A2C">
        <w:rPr>
          <w:rFonts w:hint="cs"/>
          <w:rtl/>
        </w:rPr>
        <w:t xml:space="preserve">סת </w:t>
      </w:r>
      <w:r w:rsidR="00B433C9" w:rsidRPr="00B617FE">
        <w:rPr>
          <w:rStyle w:val="affff5"/>
          <w:rFonts w:hint="cs"/>
          <w:rtl/>
        </w:rPr>
        <w:t>ו</w:t>
      </w:r>
      <w:r w:rsidR="000C2362">
        <w:rPr>
          <w:rStyle w:val="affff5"/>
          <w:rFonts w:hint="cs"/>
          <w:rtl/>
        </w:rPr>
        <w:t>כ</w:t>
      </w:r>
      <w:r w:rsidR="00B433C9" w:rsidRPr="00B617FE">
        <w:rPr>
          <w:rStyle w:val="affff5"/>
          <w:rFonts w:hint="cs"/>
          <w:rtl/>
        </w:rPr>
        <w:t>רמבי</w:t>
      </w:r>
      <w:r w:rsidR="000C2362">
        <w:rPr>
          <w:rStyle w:val="affff5"/>
          <w:rFonts w:hint="cs"/>
          <w:rtl/>
        </w:rPr>
        <w:t>ו"ס.</w:t>
      </w:r>
    </w:p>
    <w:p w14:paraId="061908E5" w14:textId="64146EFD" w:rsidR="00B433C9" w:rsidRDefault="00B433C9" w:rsidP="00B55EDF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ב.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BE015B">
        <w:rPr>
          <w:rStyle w:val="affff5"/>
          <w:rtl/>
        </w:rPr>
        <w:t>ר</w:t>
      </w:r>
      <w:r w:rsidR="000C2362">
        <w:rPr>
          <w:rStyle w:val="affff5"/>
          <w:rFonts w:hint="cs"/>
          <w:rtl/>
        </w:rPr>
        <w:t>"</w:t>
      </w:r>
      <w:r w:rsidR="00BE015B">
        <w:rPr>
          <w:rStyle w:val="affff5"/>
          <w:rtl/>
        </w:rPr>
        <w:t>א</w:t>
      </w:r>
      <w:r w:rsidR="000C2362">
        <w:rPr>
          <w:rStyle w:val="affff5"/>
          <w:rFonts w:hint="cs"/>
          <w:rtl/>
        </w:rPr>
        <w:t xml:space="preserve"> מפרש דברי רב</w:t>
      </w:r>
      <w:r w:rsidRPr="00B617FE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0C2362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/>
          <w:sz w:val="32"/>
          <w:rtl/>
        </w:rPr>
        <w:t>לא תצא</w:t>
      </w:r>
      <w:r w:rsidR="000C2362">
        <w:rPr>
          <w:rFonts w:ascii="FontbitDavid" w:hAnsi="FontbitDavid" w:hint="cs"/>
          <w:sz w:val="32"/>
          <w:rtl/>
        </w:rPr>
        <w:t>'</w:t>
      </w:r>
      <w:r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מהראשון</w:t>
      </w:r>
      <w:r w:rsidR="000C2362">
        <w:rPr>
          <w:rFonts w:ascii="FontbitDavid" w:hAnsi="FontbitDavid" w:hint="cs"/>
          <w:sz w:val="32"/>
          <w:rtl/>
        </w:rPr>
        <w:t xml:space="preserve">, </w:t>
      </w:r>
      <w:r w:rsidR="000C2362">
        <w:rPr>
          <w:rStyle w:val="affff8"/>
          <w:rFonts w:hint="cs"/>
          <w:rtl/>
        </w:rPr>
        <w:t>ומיירי ב</w:t>
      </w:r>
      <w:r w:rsidR="000C2362" w:rsidRPr="00E703B7">
        <w:rPr>
          <w:rStyle w:val="affff8"/>
          <w:rFonts w:hint="eastAsia"/>
          <w:rtl/>
        </w:rPr>
        <w:t>בא</w:t>
      </w:r>
      <w:r w:rsidR="000C2362" w:rsidRPr="00E703B7">
        <w:rPr>
          <w:rStyle w:val="affff8"/>
          <w:rtl/>
        </w:rPr>
        <w:t xml:space="preserve"> </w:t>
      </w:r>
      <w:r w:rsidR="000C2362" w:rsidRPr="00E703B7">
        <w:rPr>
          <w:rStyle w:val="affff8"/>
          <w:rFonts w:hint="eastAsia"/>
          <w:rtl/>
        </w:rPr>
        <w:t>ומכירים</w:t>
      </w:r>
      <w:r w:rsidR="000C2362" w:rsidRPr="00E703B7">
        <w:rPr>
          <w:rStyle w:val="affff8"/>
          <w:rtl/>
        </w:rPr>
        <w:t xml:space="preserve"> </w:t>
      </w:r>
      <w:r w:rsidR="000C2362" w:rsidRPr="00E703B7">
        <w:rPr>
          <w:rStyle w:val="affff8"/>
          <w:rFonts w:hint="eastAsia"/>
          <w:rtl/>
        </w:rPr>
        <w:t>אותו</w:t>
      </w:r>
      <w:r w:rsidR="00636BC8" w:rsidRPr="00E703B7">
        <w:rPr>
          <w:rStyle w:val="affff8"/>
          <w:rtl/>
        </w:rPr>
        <w:t>,</w:t>
      </w:r>
    </w:p>
    <w:p w14:paraId="0BE7C70E" w14:textId="539D552E" w:rsidR="00636BC8" w:rsidRPr="00C35A2C" w:rsidRDefault="00636BC8" w:rsidP="00E703B7">
      <w:pPr>
        <w:pStyle w:val="affff7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וכמתניתין</w:t>
      </w:r>
      <w:r>
        <w:rPr>
          <w:rFonts w:hint="cs"/>
          <w:rtl/>
        </w:rPr>
        <w:t xml:space="preserve"> ששלא ברשות [אלא בעדים] מותרת לחזור</w:t>
      </w:r>
      <w:r w:rsidR="004474B3">
        <w:rPr>
          <w:rFonts w:hint="cs"/>
          <w:rtl/>
        </w:rPr>
        <w:t xml:space="preserve"> -</w:t>
      </w:r>
      <w:r>
        <w:rPr>
          <w:rFonts w:hint="cs"/>
          <w:rtl/>
        </w:rPr>
        <w:t xml:space="preserve"> </w:t>
      </w:r>
      <w:r w:rsidRPr="00E703B7">
        <w:rPr>
          <w:rStyle w:val="affff5"/>
          <w:rFonts w:hint="eastAsia"/>
          <w:rtl/>
        </w:rPr>
        <w:t>ו</w:t>
      </w:r>
      <w:r w:rsidR="004474B3">
        <w:rPr>
          <w:rStyle w:val="affff5"/>
          <w:rFonts w:hint="cs"/>
          <w:rtl/>
        </w:rPr>
        <w:t>אמר</w:t>
      </w:r>
      <w:r w:rsidRPr="00E703B7">
        <w:rPr>
          <w:rStyle w:val="affff5"/>
          <w:rtl/>
        </w:rPr>
        <w:t xml:space="preserve"> רב</w:t>
      </w:r>
      <w:r w:rsidR="004474B3">
        <w:rPr>
          <w:rStyle w:val="affff5"/>
          <w:rFonts w:hint="cs"/>
          <w:rtl/>
        </w:rPr>
        <w:t>:</w:t>
      </w:r>
      <w:r>
        <w:rPr>
          <w:rFonts w:hint="cs"/>
          <w:rtl/>
        </w:rPr>
        <w:t xml:space="preserve"> 'כך ההלכה'!</w:t>
      </w:r>
    </w:p>
    <w:p w14:paraId="1EB89025" w14:textId="5C0466EA" w:rsidR="00B433C9" w:rsidRPr="00C35A2C" w:rsidRDefault="000C2362" w:rsidP="00615A60">
      <w:pPr>
        <w:pStyle w:val="affff2"/>
        <w:rPr>
          <w:rtl/>
        </w:rPr>
      </w:pPr>
      <w:bookmarkStart w:id="996" w:name="_Toc119173065"/>
      <w:bookmarkStart w:id="997" w:name="_Toc119230160"/>
      <w:r>
        <w:rPr>
          <w:rFonts w:hint="cs"/>
          <w:rtl/>
        </w:rPr>
        <w:lastRenderedPageBreak/>
        <w:t xml:space="preserve">עד אחד העיד שמת, </w:t>
      </w:r>
      <w:r w:rsidR="002A7D72">
        <w:rPr>
          <w:rFonts w:hint="cs"/>
          <w:rtl/>
        </w:rPr>
        <w:t>ו</w:t>
      </w:r>
      <w:r>
        <w:rPr>
          <w:rFonts w:hint="cs"/>
          <w:rtl/>
        </w:rPr>
        <w:t>בא בעלה, ואין ברור שהוא בעלה</w:t>
      </w:r>
      <w:bookmarkEnd w:id="996"/>
      <w:bookmarkEnd w:id="997"/>
    </w:p>
    <w:p w14:paraId="297E8CE5" w14:textId="788A8B86" w:rsidR="00B433C9" w:rsidRPr="00C35A2C" w:rsidRDefault="00B433C9" w:rsidP="00B55EDF">
      <w:pPr>
        <w:rPr>
          <w:rtl/>
        </w:rPr>
      </w:pPr>
      <w:r w:rsidRPr="00B617FE">
        <w:rPr>
          <w:rStyle w:val="affff5"/>
          <w:rtl/>
        </w:rPr>
        <w:t>שמואל</w:t>
      </w:r>
      <w:r w:rsidR="009B20C8">
        <w:rPr>
          <w:rStyle w:val="affff5"/>
          <w:rFonts w:hint="cs"/>
          <w:rtl/>
        </w:rPr>
        <w:t>, משנתינו שתצא מהשני</w:t>
      </w:r>
      <w:r w:rsidRPr="00B617FE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9B20C8">
        <w:rPr>
          <w:rFonts w:ascii="FontbitDavid" w:hAnsi="FontbitDavid" w:hint="cs"/>
          <w:sz w:val="32"/>
          <w:rtl/>
        </w:rPr>
        <w:t>כ</w:t>
      </w:r>
      <w:r w:rsidRPr="00C35A2C">
        <w:rPr>
          <w:rFonts w:ascii="FontbitDavid" w:hAnsi="FontbitDavid"/>
          <w:sz w:val="32"/>
          <w:rtl/>
        </w:rPr>
        <w:t xml:space="preserve">שלא מכחשתו,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אבל מכחשתו לא</w:t>
      </w:r>
      <w:r w:rsidRPr="00C35A2C">
        <w:rPr>
          <w:rFonts w:ascii="FontbitDavid" w:hAnsi="FontbitDavid"/>
          <w:sz w:val="32"/>
          <w:rtl/>
        </w:rPr>
        <w:t>.</w:t>
      </w:r>
    </w:p>
    <w:p w14:paraId="6F88FE33" w14:textId="22476F98" w:rsidR="00EC25B7" w:rsidRDefault="009B20C8" w:rsidP="00B55EDF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ולא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="00EC25B7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שנים</w:t>
      </w:r>
      <w:r w:rsidR="00EC25B7"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Pr="00E703B7">
        <w:rPr>
          <w:rStyle w:val="affff8"/>
          <w:rFonts w:hint="eastAsia"/>
          <w:rtl/>
        </w:rPr>
        <w:t>שזה</w:t>
      </w:r>
      <w:r w:rsidRPr="00E703B7">
        <w:rPr>
          <w:rStyle w:val="affff8"/>
          <w:rtl/>
        </w:rPr>
        <w:t xml:space="preserve"> </w:t>
      </w:r>
      <w:r w:rsidRPr="00E703B7">
        <w:rPr>
          <w:rStyle w:val="affff8"/>
          <w:rFonts w:hint="eastAsia"/>
          <w:rtl/>
        </w:rPr>
        <w:t>בעלה</w:t>
      </w:r>
      <w:r w:rsidR="00B433C9" w:rsidRPr="00C35A2C">
        <w:rPr>
          <w:rFonts w:ascii="FontbitDavid" w:hAnsi="FontbitDavid" w:hint="cs"/>
          <w:sz w:val="32"/>
          <w:rtl/>
        </w:rPr>
        <w:t xml:space="preserve"> ד</w:t>
      </w:r>
      <w:r w:rsidR="00EC25B7">
        <w:rPr>
          <w:rFonts w:ascii="FontbitDavid" w:hAnsi="FontbitDavid" w:hint="cs"/>
          <w:sz w:val="32"/>
          <w:rtl/>
        </w:rPr>
        <w:t xml:space="preserve">אף מכחשתו תצא, </w:t>
      </w:r>
      <w:r w:rsidR="00EC25B7">
        <w:rPr>
          <w:rFonts w:ascii="FontbitDavid" w:hAnsi="FontbitDavid"/>
          <w:sz w:val="32"/>
          <w:rtl/>
        </w:rPr>
        <w:tab/>
      </w:r>
      <w:r w:rsidR="00EC25B7">
        <w:rPr>
          <w:rFonts w:ascii="FontbitDavid" w:hAnsi="FontbitDavid"/>
          <w:sz w:val="32"/>
          <w:rtl/>
        </w:rPr>
        <w:tab/>
      </w:r>
      <w:r w:rsidR="00EC25B7">
        <w:rPr>
          <w:rFonts w:ascii="FontbitDavid" w:hAnsi="FontbitDavid"/>
          <w:sz w:val="32"/>
          <w:rtl/>
        </w:rPr>
        <w:tab/>
      </w:r>
      <w:r w:rsidR="00EC25B7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ולא</w:t>
      </w:r>
      <w:r w:rsidR="00EC25B7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EC25B7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באחד</w:t>
      </w:r>
      <w:r w:rsidR="00EC25B7">
        <w:rPr>
          <w:rFonts w:ascii="FontbitDavid" w:hAnsi="FontbitDavid" w:hint="cs"/>
          <w:sz w:val="32"/>
          <w:rtl/>
        </w:rPr>
        <w:t xml:space="preserve"> - </w:t>
      </w:r>
    </w:p>
    <w:p w14:paraId="61C9D27B" w14:textId="24A6604C" w:rsidR="009B20C8" w:rsidRDefault="009B20C8" w:rsidP="00EC25B7">
      <w:pPr>
        <w:rPr>
          <w:rFonts w:ascii="FontbitDavid" w:hAnsi="FontbitDavid"/>
          <w:spacing w:val="-4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אף </w:t>
      </w:r>
      <w:r w:rsidR="00B433C9" w:rsidRPr="00C35A2C">
        <w:rPr>
          <w:rFonts w:ascii="FontbitDavid" w:hAnsi="FontbitDavid" w:hint="cs"/>
          <w:sz w:val="32"/>
          <w:rtl/>
        </w:rPr>
        <w:t xml:space="preserve">שתקה </w:t>
      </w:r>
      <w:r>
        <w:rPr>
          <w:rFonts w:ascii="FontbitDavid" w:hAnsi="FontbitDavid" w:hint="cs"/>
          <w:sz w:val="32"/>
          <w:rtl/>
        </w:rPr>
        <w:t xml:space="preserve">לא </w:t>
      </w:r>
      <w:r w:rsidR="00B433C9" w:rsidRPr="00C35A2C">
        <w:rPr>
          <w:rFonts w:ascii="FontbitDavid" w:hAnsi="FontbitDavid" w:hint="cs"/>
          <w:sz w:val="32"/>
          <w:rtl/>
        </w:rPr>
        <w:t>תצא</w:t>
      </w:r>
      <w:r w:rsidR="00EC25B7">
        <w:rPr>
          <w:rFonts w:ascii="FontbitDavid" w:hAnsi="FontbitDavid" w:hint="cs"/>
          <w:sz w:val="32"/>
          <w:rtl/>
        </w:rPr>
        <w:t xml:space="preserve">, </w:t>
      </w:r>
      <w:r>
        <w:rPr>
          <w:rStyle w:val="affff5"/>
          <w:rFonts w:hint="cs"/>
          <w:spacing w:val="-4"/>
          <w:rtl/>
        </w:rPr>
        <w:t>כ</w:t>
      </w:r>
      <w:r w:rsidR="00B433C9" w:rsidRPr="005C5E95">
        <w:rPr>
          <w:rStyle w:val="affff5"/>
          <w:spacing w:val="-4"/>
          <w:rtl/>
        </w:rPr>
        <w:t>עולא</w:t>
      </w:r>
      <w:r w:rsidR="00B433C9" w:rsidRPr="005C5E95">
        <w:rPr>
          <w:rFonts w:ascii="FontbitDavid" w:hAnsi="FontbitDavid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כ</w:t>
      </w:r>
      <w:r w:rsidR="00B433C9" w:rsidRPr="005C5E95">
        <w:rPr>
          <w:rFonts w:ascii="FontbitDavid" w:hAnsi="FontbitDavid"/>
          <w:spacing w:val="-4"/>
          <w:sz w:val="32"/>
          <w:rtl/>
        </w:rPr>
        <w:t>שהאמינה תורה אחד הרי כאן שנים</w:t>
      </w:r>
      <w:r>
        <w:rPr>
          <w:rFonts w:ascii="FontbitDavid" w:hAnsi="FontbitDavid" w:hint="cs"/>
          <w:spacing w:val="-4"/>
          <w:sz w:val="32"/>
          <w:rtl/>
        </w:rPr>
        <w:t>!</w:t>
      </w:r>
    </w:p>
    <w:p w14:paraId="658321B2" w14:textId="6EEB50FE" w:rsidR="009B20C8" w:rsidRDefault="00BE015B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</w:t>
      </w:r>
      <w:r w:rsidR="009B20C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שנים</w:t>
      </w:r>
      <w:r w:rsidR="009B20C8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פסולי עדות</w:t>
      </w:r>
      <w:r w:rsidR="009B20C8">
        <w:rPr>
          <w:rFonts w:ascii="FontbitDavid" w:hAnsi="FontbitDavid" w:hint="cs"/>
          <w:sz w:val="32"/>
          <w:rtl/>
        </w:rPr>
        <w:t xml:space="preserve"> </w:t>
      </w:r>
      <w:r w:rsidR="009B20C8">
        <w:rPr>
          <w:rStyle w:val="affff8"/>
          <w:rFonts w:hint="cs"/>
          <w:rtl/>
        </w:rPr>
        <w:t>[</w:t>
      </w:r>
      <w:r w:rsidR="00EC25B7">
        <w:rPr>
          <w:rStyle w:val="affff8"/>
          <w:rFonts w:hint="cs"/>
          <w:rtl/>
        </w:rPr>
        <w:t>ומה שנאמנים</w:t>
      </w:r>
      <w:r w:rsidR="009B20C8" w:rsidRPr="00E703B7">
        <w:rPr>
          <w:rStyle w:val="affff8"/>
          <w:rtl/>
        </w:rPr>
        <w:t xml:space="preserve"> </w:t>
      </w:r>
      <w:r w:rsidR="00EC25B7">
        <w:rPr>
          <w:rStyle w:val="affff8"/>
          <w:rFonts w:hint="cs"/>
          <w:rtl/>
        </w:rPr>
        <w:t>כש</w:t>
      </w:r>
      <w:r w:rsidR="009B20C8" w:rsidRPr="00E703B7">
        <w:rPr>
          <w:rStyle w:val="affff8"/>
          <w:rFonts w:hint="eastAsia"/>
          <w:rtl/>
        </w:rPr>
        <w:t>ל</w:t>
      </w:r>
      <w:r w:rsidR="00EC25B7">
        <w:rPr>
          <w:rStyle w:val="affff8"/>
          <w:rFonts w:hint="cs"/>
          <w:rtl/>
        </w:rPr>
        <w:t>א</w:t>
      </w:r>
      <w:r w:rsidR="009B20C8" w:rsidRPr="00E703B7">
        <w:rPr>
          <w:rStyle w:val="affff8"/>
          <w:rtl/>
        </w:rPr>
        <w:t xml:space="preserve"> מכחש</w:t>
      </w:r>
      <w:r w:rsidR="009B20C8" w:rsidRPr="00E703B7">
        <w:rPr>
          <w:rStyle w:val="affff8"/>
          <w:rFonts w:hint="eastAsia"/>
          <w:rtl/>
        </w:rPr>
        <w:t>ת</w:t>
      </w:r>
      <w:r w:rsidR="009B20C8" w:rsidRPr="00EC25B7">
        <w:rPr>
          <w:rStyle w:val="affff8"/>
          <w:rFonts w:hint="cs"/>
          <w:rtl/>
        </w:rPr>
        <w:t>ו]</w:t>
      </w:r>
      <w:r w:rsidR="00EC25B7" w:rsidRPr="00E703B7">
        <w:rPr>
          <w:rStyle w:val="affff8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B617FE">
        <w:rPr>
          <w:rStyle w:val="affff5"/>
          <w:rtl/>
        </w:rPr>
        <w:t>כ</w:t>
      </w:r>
      <w:r w:rsidR="009B20C8">
        <w:rPr>
          <w:rStyle w:val="affff5"/>
          <w:rFonts w:hint="cs"/>
          <w:rtl/>
        </w:rPr>
        <w:t>ר"</w:t>
      </w:r>
      <w:r w:rsidR="00B433C9" w:rsidRPr="00B617FE">
        <w:rPr>
          <w:rStyle w:val="affff5"/>
          <w:rtl/>
        </w:rPr>
        <w:t>נ</w:t>
      </w:r>
      <w:r w:rsidR="00B433C9" w:rsidRPr="00C35A2C">
        <w:rPr>
          <w:rFonts w:ascii="FontbitDavid" w:hAnsi="FontbitDavid" w:hint="cs"/>
          <w:sz w:val="32"/>
          <w:rtl/>
        </w:rPr>
        <w:t xml:space="preserve"> ד</w:t>
      </w:r>
      <w:r w:rsidR="00B433C9" w:rsidRPr="00C35A2C">
        <w:rPr>
          <w:rFonts w:ascii="FontbitDavid" w:hAnsi="FontbitDavid"/>
          <w:sz w:val="32"/>
          <w:rtl/>
        </w:rPr>
        <w:t xml:space="preserve">כשהאמינה עד אחד </w:t>
      </w:r>
      <w:r w:rsidR="009B20C8"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 xml:space="preserve">אחר רוב דעות, </w:t>
      </w:r>
      <w:r w:rsidR="009B20C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גם</w:t>
      </w:r>
      <w:r w:rsidR="009B20C8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9B20C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בב</w:t>
      </w:r>
      <w:r w:rsidR="009B20C8"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נשים באיש א</w:t>
      </w:r>
      <w:r w:rsidR="009B20C8" w:rsidRPr="00D1637C">
        <w:rPr>
          <w:rFonts w:ascii="FontbitDavid" w:hAnsi="FontbitDavid" w:cs="PFT_Frank"/>
          <w:b/>
          <w:bCs/>
          <w:sz w:val="32"/>
          <w:szCs w:val="14"/>
          <w:rtl/>
        </w:rPr>
        <w:t>'.</w:t>
      </w:r>
    </w:p>
    <w:p w14:paraId="061C8001" w14:textId="76211CAA" w:rsidR="009B20C8" w:rsidRDefault="00B433C9" w:rsidP="009B20C8">
      <w:pPr>
        <w:rPr>
          <w:rFonts w:ascii="FontbitDavid" w:hAnsi="FontbitDavid"/>
          <w:spacing w:val="-8"/>
          <w:sz w:val="32"/>
          <w:rtl/>
        </w:rPr>
      </w:pPr>
      <w:r w:rsidRPr="00064D8B">
        <w:rPr>
          <w:rStyle w:val="affff5"/>
          <w:rFonts w:hint="cs"/>
          <w:spacing w:val="-8"/>
          <w:rtl/>
        </w:rPr>
        <w:t>ב.</w:t>
      </w:r>
      <w:r w:rsidRPr="00064D8B">
        <w:rPr>
          <w:rFonts w:ascii="FontbitDavid" w:hAnsi="FontbitDavid"/>
          <w:spacing w:val="-8"/>
          <w:sz w:val="32"/>
          <w:rtl/>
        </w:rPr>
        <w:t xml:space="preserve"> </w:t>
      </w:r>
      <w:r w:rsidR="009B20C8">
        <w:rPr>
          <w:rFonts w:ascii="FontbitDavid" w:hAnsi="FontbitDavid" w:hint="cs"/>
          <w:spacing w:val="-8"/>
          <w:sz w:val="32"/>
          <w:rtl/>
        </w:rPr>
        <w:t>כ</w:t>
      </w:r>
      <w:r w:rsidRPr="00064D8B">
        <w:rPr>
          <w:rFonts w:ascii="FontbitDavid" w:hAnsi="FontbitDavid"/>
          <w:spacing w:val="-8"/>
          <w:sz w:val="32"/>
          <w:rtl/>
        </w:rPr>
        <w:t>ש</w:t>
      </w:r>
      <w:r w:rsidRPr="00064D8B">
        <w:rPr>
          <w:rFonts w:ascii="FontbitDavid" w:hAnsi="FontbitDavid" w:hint="cs"/>
          <w:spacing w:val="-8"/>
          <w:sz w:val="32"/>
          <w:rtl/>
        </w:rPr>
        <w:t>בא</w:t>
      </w:r>
      <w:r w:rsidRPr="00064D8B">
        <w:rPr>
          <w:rFonts w:ascii="FontbitDavid" w:hAnsi="FontbitDavid"/>
          <w:spacing w:val="-8"/>
          <w:sz w:val="32"/>
          <w:rtl/>
        </w:rPr>
        <w:t xml:space="preserve"> עד אחד כשר מ</w:t>
      </w:r>
      <w:r w:rsidR="00064D8B" w:rsidRPr="00064D8B">
        <w:rPr>
          <w:rFonts w:ascii="FontbitDavid" w:hAnsi="FontbitDavid" w:hint="cs"/>
          <w:spacing w:val="-8"/>
          <w:sz w:val="32"/>
          <w:rtl/>
        </w:rPr>
        <w:t>תחילה</w:t>
      </w:r>
      <w:r w:rsidR="009B20C8">
        <w:rPr>
          <w:rFonts w:ascii="FontbitDavid" w:hAnsi="FontbitDavid" w:hint="cs"/>
          <w:spacing w:val="-8"/>
          <w:sz w:val="32"/>
          <w:rtl/>
        </w:rPr>
        <w:t xml:space="preserve"> שמת,</w:t>
      </w:r>
      <w:r w:rsidRPr="00064D8B">
        <w:rPr>
          <w:rFonts w:ascii="FontbitDavid" w:hAnsi="FontbitDavid"/>
          <w:spacing w:val="-8"/>
          <w:sz w:val="32"/>
          <w:rtl/>
        </w:rPr>
        <w:t xml:space="preserve"> </w:t>
      </w:r>
      <w:r w:rsidR="00E03FA9" w:rsidRPr="00064D8B">
        <w:rPr>
          <w:rFonts w:ascii="FontbitDavid" w:hAnsi="FontbitDavid" w:hint="cs"/>
          <w:spacing w:val="-8"/>
          <w:sz w:val="32"/>
          <w:rtl/>
        </w:rPr>
        <w:t>אף</w:t>
      </w:r>
      <w:r w:rsidR="00E03FA9" w:rsidRPr="00064D8B">
        <w:rPr>
          <w:rFonts w:ascii="FontbitDavid" w:hAnsi="FontbitDavid"/>
          <w:spacing w:val="-8"/>
          <w:sz w:val="32"/>
          <w:rtl/>
        </w:rPr>
        <w:t xml:space="preserve"> מאה נשים </w:t>
      </w:r>
      <w:r w:rsidR="003702AD">
        <w:rPr>
          <w:rFonts w:ascii="FontbitDavid" w:hAnsi="FontbitDavid" w:hint="cs"/>
          <w:spacing w:val="-8"/>
          <w:sz w:val="32"/>
          <w:rtl/>
        </w:rPr>
        <w:t xml:space="preserve">שוים </w:t>
      </w:r>
      <w:r w:rsidR="00E03FA9" w:rsidRPr="00064D8B">
        <w:rPr>
          <w:rFonts w:ascii="FontbitDavid" w:hAnsi="FontbitDavid"/>
          <w:spacing w:val="-8"/>
          <w:sz w:val="32"/>
          <w:rtl/>
        </w:rPr>
        <w:t>כעד אחד</w:t>
      </w:r>
      <w:r w:rsidRPr="00064D8B">
        <w:rPr>
          <w:rFonts w:ascii="FontbitDavid" w:hAnsi="FontbitDavid"/>
          <w:spacing w:val="-8"/>
          <w:sz w:val="32"/>
          <w:rtl/>
        </w:rPr>
        <w:t>,</w:t>
      </w:r>
    </w:p>
    <w:p w14:paraId="3995CDDA" w14:textId="0716D542" w:rsidR="003702AD" w:rsidRDefault="00B433C9" w:rsidP="003702AD">
      <w:pPr>
        <w:rPr>
          <w:rFonts w:ascii="FontbitDavid" w:hAnsi="FontbitDavid"/>
          <w:sz w:val="32"/>
          <w:rtl/>
        </w:rPr>
      </w:pPr>
      <w:r w:rsidRPr="00064D8B">
        <w:rPr>
          <w:rFonts w:ascii="FontbitDavid" w:hAnsi="FontbitDavid" w:hint="cs"/>
          <w:spacing w:val="-8"/>
          <w:sz w:val="32"/>
          <w:rtl/>
        </w:rPr>
        <w:t xml:space="preserve">וכאן </w:t>
      </w:r>
      <w:r w:rsidR="009B20C8">
        <w:rPr>
          <w:rFonts w:ascii="FontbitDavid" w:hAnsi="FontbitDavid" w:hint="cs"/>
          <w:spacing w:val="-8"/>
          <w:sz w:val="32"/>
          <w:rtl/>
        </w:rPr>
        <w:t>כש</w:t>
      </w:r>
      <w:r w:rsidRPr="00064D8B">
        <w:rPr>
          <w:rFonts w:ascii="FontbitDavid" w:hAnsi="FontbitDavid" w:hint="cs"/>
          <w:spacing w:val="-8"/>
          <w:sz w:val="32"/>
          <w:rtl/>
        </w:rPr>
        <w:t xml:space="preserve">אשה </w:t>
      </w:r>
      <w:r w:rsidR="009B20C8">
        <w:rPr>
          <w:rFonts w:ascii="FontbitDavid" w:hAnsi="FontbitDavid" w:hint="cs"/>
          <w:spacing w:val="-8"/>
          <w:sz w:val="32"/>
          <w:rtl/>
        </w:rPr>
        <w:t xml:space="preserve">העידה שמת, </w:t>
      </w:r>
      <w:r w:rsidRPr="00B617FE">
        <w:rPr>
          <w:rStyle w:val="affff5"/>
          <w:rtl/>
        </w:rPr>
        <w:t xml:space="preserve">ותרצה </w:t>
      </w:r>
      <w:r w:rsidR="003702AD">
        <w:rPr>
          <w:rStyle w:val="affff5"/>
          <w:rFonts w:hint="cs"/>
          <w:rtl/>
        </w:rPr>
        <w:t>ל</w:t>
      </w:r>
      <w:r w:rsidRPr="00B617FE">
        <w:rPr>
          <w:rStyle w:val="affff5"/>
          <w:rtl/>
        </w:rPr>
        <w:t>ר</w:t>
      </w:r>
      <w:r w:rsidR="003702AD">
        <w:rPr>
          <w:rStyle w:val="affff5"/>
          <w:rFonts w:hint="cs"/>
          <w:rtl/>
        </w:rPr>
        <w:t>"</w:t>
      </w:r>
      <w:r w:rsidRPr="00B617FE">
        <w:rPr>
          <w:rStyle w:val="affff5"/>
          <w:rtl/>
        </w:rPr>
        <w:t>נ</w:t>
      </w:r>
      <w:r w:rsidRPr="00C35A2C">
        <w:rPr>
          <w:rFonts w:ascii="FontbitDavid" w:hAnsi="FontbitDavid" w:hint="cs"/>
          <w:sz w:val="32"/>
          <w:rtl/>
        </w:rPr>
        <w:t xml:space="preserve"> ד</w:t>
      </w:r>
      <w:r w:rsidR="003702AD">
        <w:rPr>
          <w:rFonts w:ascii="FontbitDavid" w:hAnsi="FontbitDavid" w:hint="cs"/>
          <w:sz w:val="32"/>
          <w:rtl/>
        </w:rPr>
        <w:t>כ</w:t>
      </w:r>
      <w:r w:rsidRPr="00C35A2C">
        <w:rPr>
          <w:rFonts w:ascii="FontbitDavid" w:hAnsi="FontbitDavid"/>
          <w:sz w:val="32"/>
          <w:rtl/>
        </w:rPr>
        <w:t xml:space="preserve">שהאמינה עד אחד </w:t>
      </w:r>
      <w:r w:rsidR="003702AD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אחר רוב דעות, </w:t>
      </w:r>
      <w:r w:rsidR="003702AD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דוקא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3702AD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בב</w:t>
      </w:r>
      <w:r w:rsidR="003702AD"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נשים באשה אחת</w:t>
      </w:r>
      <w:r w:rsidR="003702AD" w:rsidRPr="00E703B7">
        <w:rPr>
          <w:rStyle w:val="affff8"/>
          <w:rtl/>
        </w:rPr>
        <w:t xml:space="preserve"> לכ</w:t>
      </w:r>
      <w:r w:rsidR="003702AD" w:rsidRPr="00E703B7">
        <w:rPr>
          <w:rStyle w:val="affff8"/>
          <w:rFonts w:hint="eastAsia"/>
          <w:rtl/>
        </w:rPr>
        <w:t>ן</w:t>
      </w:r>
      <w:r w:rsidR="003702AD" w:rsidRPr="00E703B7">
        <w:rPr>
          <w:rStyle w:val="affff8"/>
          <w:rtl/>
        </w:rPr>
        <w:t xml:space="preserve"> צריך </w:t>
      </w:r>
      <w:r w:rsidR="003702AD">
        <w:rPr>
          <w:rStyle w:val="affff8"/>
          <w:rFonts w:hint="cs"/>
          <w:rtl/>
        </w:rPr>
        <w:t>ש</w:t>
      </w:r>
      <w:r w:rsidR="003702AD" w:rsidRPr="00E703B7">
        <w:rPr>
          <w:rStyle w:val="affff8"/>
          <w:rFonts w:hint="eastAsia"/>
          <w:rtl/>
        </w:rPr>
        <w:t>מכחשתו</w:t>
      </w:r>
      <w:r w:rsidR="003702AD" w:rsidRPr="00E703B7">
        <w:rPr>
          <w:rStyle w:val="affff8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</w:p>
    <w:p w14:paraId="66EDEC9E" w14:textId="7FE63FDB" w:rsidR="004039AF" w:rsidRPr="008E5DE4" w:rsidRDefault="00B433C9" w:rsidP="008E5DE4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 xml:space="preserve">אבל </w:t>
      </w:r>
      <w:r w:rsidR="003702AD">
        <w:rPr>
          <w:rFonts w:ascii="FontbitDavid" w:hAnsi="FontbitDavid" w:hint="cs"/>
          <w:sz w:val="32"/>
          <w:rtl/>
        </w:rPr>
        <w:t>ב'</w:t>
      </w:r>
      <w:r>
        <w:rPr>
          <w:rFonts w:ascii="FontbitDavid" w:hAnsi="FontbitDavid"/>
          <w:sz w:val="32"/>
          <w:rtl/>
        </w:rPr>
        <w:t xml:space="preserve"> </w:t>
      </w:r>
      <w:r>
        <w:rPr>
          <w:rStyle w:val="affff1"/>
          <w:rFonts w:ascii="FontbitDavid" w:hAnsi="FontbitDavid"/>
          <w:sz w:val="32"/>
          <w:rtl/>
          <w:rPrChange w:id="9016" w:author="מנוע פסוקים" w:date="2026-10-05T16:38:21Z">
            <w:rPr>
              <w:rFonts w:ascii="FontbitDavid" w:hAnsi="FontbitDavid"/>
              <w:sz w:val="32"/>
              <w:rtl/>
            </w:rPr>
          </w:rPrChange>
        </w:rPr>
        <w:t xml:space="preserve">נשים באיש אחד</w:t>
      </w:r>
      <w:r>
        <w:rPr>
          <w:rFonts w:ascii="FontbitDavid" w:hAnsi="FontbitDavid"/>
          <w:sz w:val="32"/>
          <w:rtl/>
        </w:rPr>
        <w:t xml:space="preserve"> </w:t>
      </w:r>
      <w:r w:rsidR="003702AD" w:rsidRPr="00E703B7">
        <w:rPr>
          <w:rStyle w:val="affff8"/>
          <w:rFonts w:hint="eastAsia"/>
          <w:rtl/>
        </w:rPr>
        <w:t>ש</w:t>
      </w:r>
      <w:r w:rsidR="003702AD">
        <w:rPr>
          <w:rStyle w:val="affff8"/>
          <w:rFonts w:hint="cs"/>
          <w:rtl/>
        </w:rPr>
        <w:t>מעיד '</w:t>
      </w:r>
      <w:r w:rsidR="003702AD" w:rsidRPr="00E703B7">
        <w:rPr>
          <w:rStyle w:val="affff8"/>
          <w:rFonts w:hint="eastAsia"/>
          <w:rtl/>
        </w:rPr>
        <w:t>מת</w:t>
      </w:r>
      <w:r w:rsidR="003702AD">
        <w:rPr>
          <w:rStyle w:val="affff8"/>
          <w:rFonts w:hint="cs"/>
          <w:rtl/>
        </w:rPr>
        <w:t>'</w:t>
      </w:r>
      <w:r w:rsidR="003702AD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כפלגא ופלגא</w:t>
      </w:r>
      <w:r w:rsidRPr="00E703B7">
        <w:rPr>
          <w:rStyle w:val="affff8"/>
          <w:rtl/>
        </w:rPr>
        <w:t xml:space="preserve"> </w:t>
      </w:r>
      <w:r w:rsidR="003702AD" w:rsidRPr="00E703B7">
        <w:rPr>
          <w:rStyle w:val="affff8"/>
          <w:rFonts w:hint="eastAsia"/>
          <w:rtl/>
        </w:rPr>
        <w:t>וא</w:t>
      </w:r>
      <w:r w:rsidR="003702AD" w:rsidRPr="00E703B7">
        <w:rPr>
          <w:rStyle w:val="affff8"/>
          <w:rtl/>
        </w:rPr>
        <w:t xml:space="preserve">"צ </w:t>
      </w:r>
      <w:r w:rsidR="003702AD" w:rsidRPr="00E703B7">
        <w:rPr>
          <w:rStyle w:val="affff8"/>
          <w:rFonts w:hint="eastAsia"/>
          <w:rtl/>
        </w:rPr>
        <w:t>מכחשתו</w:t>
      </w:r>
      <w:r w:rsidR="003702AD">
        <w:rPr>
          <w:rStyle w:val="affff8"/>
          <w:rFonts w:hint="cs"/>
          <w:rtl/>
        </w:rPr>
        <w:t>.</w:t>
      </w:r>
    </w:p>
    <w:p w14:paraId="0B169332" w14:textId="09421B62" w:rsidR="00B433C9" w:rsidRPr="00C35A2C" w:rsidRDefault="00B433C9" w:rsidP="007C50EB">
      <w:pPr>
        <w:pStyle w:val="afff4"/>
        <w:rPr>
          <w:rtl/>
        </w:rPr>
      </w:pPr>
      <w:ins w:id="9935" w:author="מספור קטעי משנה" w:date="2026-10-06T06:45:58Z">
        <w:r>
          <w:rPr>
            <w:rStyle w:val="MisparKeta"/>
          </w:rPr>
          <w:t xml:space="preserve">ב. </w:t>
        </w:r>
      </w:ins>
      <w:bookmarkStart w:id="998" w:name="_Toc119173066"/>
      <w:bookmarkStart w:id="999" w:name="_Toc119230161"/>
      <w:r w:rsidRPr="00C35A2C">
        <w:rPr>
          <w:rtl/>
        </w:rPr>
        <w:t>צריכה גט מזה ומזה.</w:t>
      </w:r>
      <w:bookmarkEnd w:id="998"/>
      <w:bookmarkEnd w:id="999"/>
    </w:p>
    <w:p w14:paraId="7C199796" w14:textId="0CDB3CBE" w:rsidR="00B433C9" w:rsidRPr="00C35A2C" w:rsidRDefault="0013679B" w:rsidP="00B55EDF">
      <w:pPr>
        <w:rPr>
          <w:rFonts w:ascii="FontbitDavid" w:hAnsi="FontbitDavid"/>
          <w:sz w:val="32"/>
          <w:rtl/>
        </w:rPr>
      </w:pPr>
      <w:r w:rsidRPr="00E703B7">
        <w:rPr>
          <w:rStyle w:val="affff5"/>
          <w:rFonts w:hint="eastAsia"/>
          <w:rtl/>
        </w:rPr>
        <w:t>ואף</w:t>
      </w:r>
      <w:r w:rsidRPr="00E703B7">
        <w:rPr>
          <w:rStyle w:val="affff5"/>
          <w:rtl/>
        </w:rPr>
        <w:t xml:space="preserve"> </w:t>
      </w:r>
      <w:r w:rsidR="00B433C9" w:rsidRPr="00E703B7">
        <w:rPr>
          <w:rStyle w:val="affff5"/>
          <w:rFonts w:hint="eastAsia"/>
          <w:rtl/>
        </w:rPr>
        <w:t>מ</w:t>
      </w:r>
      <w:r w:rsidRPr="00E703B7">
        <w:rPr>
          <w:rStyle w:val="affff5"/>
          <w:rFonts w:hint="eastAsia"/>
          <w:rtl/>
        </w:rPr>
        <w:t>השני</w:t>
      </w:r>
      <w:r w:rsidR="00E03FA9" w:rsidRPr="00E703B7">
        <w:rPr>
          <w:rStyle w:val="affff5"/>
          <w:rtl/>
        </w:rPr>
        <w:t>,</w:t>
      </w:r>
      <w:r w:rsidR="00B433C9" w:rsidRPr="00E703B7">
        <w:rPr>
          <w:rStyle w:val="affff5"/>
          <w:rtl/>
        </w:rPr>
        <w:t xml:space="preserve"> </w:t>
      </w:r>
      <w:r w:rsidR="00B433C9" w:rsidRPr="0013679B">
        <w:rPr>
          <w:rStyle w:val="affff5"/>
          <w:rFonts w:hint="cs"/>
          <w:rtl/>
        </w:rPr>
        <w:t>כ</w:t>
      </w:r>
      <w:r w:rsidR="00B433C9" w:rsidRPr="00B617FE">
        <w:rPr>
          <w:rStyle w:val="affff5"/>
          <w:rFonts w:hint="cs"/>
          <w:rtl/>
        </w:rPr>
        <w:t>ר</w:t>
      </w:r>
      <w:r w:rsidR="00B433C9" w:rsidRPr="00B617FE">
        <w:rPr>
          <w:rStyle w:val="affff5"/>
          <w:rtl/>
        </w:rPr>
        <w:t>"</w:t>
      </w:r>
      <w:r w:rsidR="00B433C9" w:rsidRPr="00B617FE">
        <w:rPr>
          <w:rStyle w:val="affff5"/>
          <w:rFonts w:hint="cs"/>
          <w:rtl/>
        </w:rPr>
        <w:t>ה: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יאמרו גירש זה ו</w:t>
      </w:r>
      <w:r w:rsidR="00E03FA9">
        <w:rPr>
          <w:rFonts w:ascii="FontbitDavid" w:hAnsi="FontbitDavid"/>
          <w:sz w:val="32"/>
          <w:rtl/>
        </w:rPr>
        <w:t>נשא זה, וא</w:t>
      </w:r>
      <w:r>
        <w:rPr>
          <w:rFonts w:ascii="FontbitDavid" w:hAnsi="FontbitDavid" w:hint="cs"/>
          <w:sz w:val="32"/>
          <w:rtl/>
        </w:rPr>
        <w:t>"</w:t>
      </w:r>
      <w:r w:rsidR="00E03FA9">
        <w:rPr>
          <w:rFonts w:ascii="FontbitDavid" w:hAnsi="FontbitDavid"/>
          <w:sz w:val="32"/>
          <w:rtl/>
        </w:rPr>
        <w:t>א יוצאה בל</w:t>
      </w:r>
      <w:r w:rsidR="00E03FA9"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/>
          <w:sz w:val="32"/>
          <w:rtl/>
        </w:rPr>
        <w:t xml:space="preserve"> גט.</w:t>
      </w:r>
    </w:p>
    <w:p w14:paraId="7CD95F0F" w14:textId="15DE04DF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B617FE">
        <w:rPr>
          <w:rStyle w:val="affff5"/>
          <w:rFonts w:hint="cs"/>
          <w:rtl/>
        </w:rPr>
        <w:t>ו</w:t>
      </w:r>
      <w:r w:rsidR="0013679B">
        <w:rPr>
          <w:rStyle w:val="affff5"/>
          <w:rFonts w:hint="cs"/>
          <w:rtl/>
        </w:rPr>
        <w:t>אף</w:t>
      </w:r>
      <w:r w:rsidRPr="00B617FE">
        <w:rPr>
          <w:rStyle w:val="affff5"/>
          <w:rFonts w:hint="cs"/>
          <w:rtl/>
        </w:rPr>
        <w:t xml:space="preserve"> </w:t>
      </w:r>
      <w:r w:rsidR="0013679B">
        <w:rPr>
          <w:rStyle w:val="affff5"/>
          <w:rFonts w:hint="cs"/>
          <w:rtl/>
        </w:rPr>
        <w:t>שב</w:t>
      </w:r>
      <w:r w:rsidRPr="00B617FE">
        <w:rPr>
          <w:rStyle w:val="affff5"/>
          <w:rtl/>
        </w:rPr>
        <w:t>סיפא: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13679B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מת בעלך</w:t>
      </w:r>
      <w:r w:rsidR="0013679B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ונתקדשה, ובא - מותרת לחזור</w:t>
      </w:r>
      <w:r w:rsidR="004474B3">
        <w:rPr>
          <w:rFonts w:ascii="FontbitDavid" w:hAnsi="FontbitDavid" w:hint="cs"/>
          <w:sz w:val="32"/>
          <w:rtl/>
        </w:rPr>
        <w:t>'</w:t>
      </w:r>
      <w:r w:rsidR="00FF7FA0" w:rsidRPr="00E703B7">
        <w:rPr>
          <w:rStyle w:val="affff8"/>
          <w:rtl/>
        </w:rPr>
        <w:t xml:space="preserve"> בלא גט</w:t>
      </w:r>
      <w:r w:rsidR="0013679B" w:rsidRPr="00E703B7">
        <w:rPr>
          <w:rStyle w:val="affff8"/>
          <w:rtl/>
        </w:rPr>
        <w:t>,</w:t>
      </w:r>
    </w:p>
    <w:p w14:paraId="72B0735B" w14:textId="7835B380" w:rsidR="00BE015B" w:rsidRDefault="0013679B" w:rsidP="00E703B7">
      <w:pPr>
        <w:pStyle w:val="affff7"/>
        <w:rPr>
          <w:rtl/>
        </w:rPr>
      </w:pPr>
      <w:r>
        <w:rPr>
          <w:rStyle w:val="affff5"/>
          <w:rFonts w:hint="cs"/>
          <w:rtl/>
        </w:rPr>
        <w:t>ו</w:t>
      </w:r>
      <w:r w:rsidRPr="00E703B7">
        <w:rPr>
          <w:rStyle w:val="affff5"/>
          <w:rFonts w:hint="eastAsia"/>
          <w:rtl/>
        </w:rPr>
        <w:t>אין</w:t>
      </w:r>
      <w:r w:rsidRPr="00E703B7">
        <w:rPr>
          <w:rStyle w:val="affff5"/>
          <w:rtl/>
        </w:rPr>
        <w:t xml:space="preserve"> </w:t>
      </w:r>
      <w:r w:rsidRPr="00E703B7">
        <w:rPr>
          <w:rStyle w:val="affff5"/>
          <w:rFonts w:hint="eastAsia"/>
          <w:rtl/>
        </w:rPr>
        <w:t>לומר</w:t>
      </w:r>
      <w:r w:rsidRPr="00E703B7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ש</w:t>
      </w:r>
      <w:r w:rsidR="00064D8B">
        <w:rPr>
          <w:rFonts w:hint="cs"/>
          <w:rtl/>
        </w:rPr>
        <w:t>צריכה</w:t>
      </w:r>
      <w:r w:rsidR="00B433C9" w:rsidRPr="00C35A2C">
        <w:rPr>
          <w:rtl/>
        </w:rPr>
        <w:t xml:space="preserve"> גט</w:t>
      </w:r>
      <w:r>
        <w:rPr>
          <w:rFonts w:hint="cs"/>
          <w:rtl/>
        </w:rPr>
        <w:t xml:space="preserve"> משני</w:t>
      </w:r>
      <w:r w:rsidR="00B433C9" w:rsidRPr="00C35A2C">
        <w:rPr>
          <w:rFonts w:hint="cs"/>
          <w:rtl/>
        </w:rPr>
        <w:t xml:space="preserve"> </w:t>
      </w:r>
      <w:r w:rsidR="00FF7FA0">
        <w:rPr>
          <w:rFonts w:hint="cs"/>
          <w:rtl/>
        </w:rPr>
        <w:t>-</w:t>
      </w:r>
      <w:r>
        <w:rPr>
          <w:rFonts w:hint="cs"/>
          <w:rtl/>
        </w:rPr>
        <w:t xml:space="preserve"> דא"כ</w:t>
      </w:r>
      <w:r w:rsidR="00B433C9" w:rsidRPr="00C35A2C">
        <w:rPr>
          <w:rtl/>
        </w:rPr>
        <w:t xml:space="preserve"> מחזיר גרושתו משנתארסה</w:t>
      </w:r>
      <w:r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</w:p>
    <w:p w14:paraId="082D0362" w14:textId="07152E1C" w:rsidR="0013679B" w:rsidRDefault="0013679B" w:rsidP="00E703B7">
      <w:pPr>
        <w:pStyle w:val="affff7"/>
        <w:rPr>
          <w:rStyle w:val="affff5"/>
          <w:rtl/>
        </w:rPr>
      </w:pPr>
      <w:r>
        <w:rPr>
          <w:rStyle w:val="affff5"/>
          <w:rFonts w:hint="cs"/>
          <w:rtl/>
        </w:rPr>
        <w:t>ואין לומר:</w:t>
      </w:r>
      <w:r w:rsidR="00B433C9" w:rsidRPr="00B617FE">
        <w:rPr>
          <w:rStyle w:val="affff5"/>
          <w:rFonts w:hint="cs"/>
          <w:rtl/>
        </w:rPr>
        <w:t xml:space="preserve"> כריב</w:t>
      </w:r>
      <w:r w:rsidR="00B433C9" w:rsidRPr="00B617FE">
        <w:rPr>
          <w:rStyle w:val="affff5"/>
          <w:rtl/>
        </w:rPr>
        <w:t>"</w:t>
      </w:r>
      <w:r w:rsidR="00B433C9" w:rsidRPr="00B617FE">
        <w:rPr>
          <w:rStyle w:val="affff5"/>
          <w:rFonts w:hint="cs"/>
          <w:rtl/>
        </w:rPr>
        <w:t xml:space="preserve">כ </w:t>
      </w:r>
      <w:r w:rsidR="00B433C9" w:rsidRPr="00C35A2C">
        <w:rPr>
          <w:rFonts w:hint="cs"/>
          <w:rtl/>
        </w:rPr>
        <w:t>ד</w:t>
      </w:r>
      <w:r w:rsidR="00B433C9" w:rsidRPr="00C35A2C">
        <w:rPr>
          <w:rtl/>
        </w:rPr>
        <w:t>מהאירוסי</w:t>
      </w:r>
      <w:r w:rsidR="00B433C9" w:rsidRPr="00C35A2C">
        <w:rPr>
          <w:rFonts w:hint="cs"/>
          <w:rtl/>
        </w:rPr>
        <w:t xml:space="preserve">ן </w:t>
      </w:r>
      <w:r w:rsidR="00B433C9" w:rsidRPr="00C35A2C">
        <w:rPr>
          <w:rtl/>
        </w:rPr>
        <w:t>מותרת</w:t>
      </w:r>
      <w:r>
        <w:rPr>
          <w:rFonts w:hint="cs"/>
          <w:rtl/>
        </w:rPr>
        <w:t xml:space="preserve"> -</w:t>
      </w:r>
      <w:r>
        <w:rPr>
          <w:rStyle w:val="affff5"/>
          <w:rFonts w:hint="cs"/>
          <w:rtl/>
        </w:rPr>
        <w:t xml:space="preserve"> </w:t>
      </w:r>
      <w:r w:rsidR="00B433C9" w:rsidRPr="00C35A2C">
        <w:rPr>
          <w:rFonts w:hint="cs"/>
          <w:rtl/>
        </w:rPr>
        <w:t>ד</w:t>
      </w:r>
      <w:r>
        <w:rPr>
          <w:rFonts w:hint="cs"/>
          <w:rtl/>
        </w:rPr>
        <w:t>תנן '</w:t>
      </w:r>
      <w:r w:rsidR="00B433C9">
        <w:rPr>
          <w:rtl/>
        </w:rPr>
        <w:t xml:space="preserve">נתן להן גט </w:t>
      </w:r>
      <w:r w:rsidR="00BE015B">
        <w:rPr>
          <w:rtl/>
        </w:rPr>
        <w:t>לא פסלה מ</w:t>
      </w:r>
      <w:r w:rsidR="00B433C9" w:rsidRPr="00C35A2C">
        <w:rPr>
          <w:rtl/>
        </w:rPr>
        <w:t>כהונה</w:t>
      </w:r>
      <w:r>
        <w:rPr>
          <w:rFonts w:hint="cs"/>
          <w:rtl/>
        </w:rPr>
        <w:t>',</w:t>
      </w:r>
      <w:r w:rsidR="00B433C9" w:rsidRPr="00C35A2C">
        <w:rPr>
          <w:rtl/>
        </w:rPr>
        <w:t xml:space="preserve">  </w:t>
      </w:r>
    </w:p>
    <w:p w14:paraId="6FE9B14D" w14:textId="568A45EF" w:rsidR="00B433C9" w:rsidRDefault="00B433C9" w:rsidP="0013679B">
      <w:pPr>
        <w:rPr>
          <w:rtl/>
        </w:rPr>
      </w:pPr>
      <w:r w:rsidRPr="00E703B7">
        <w:rPr>
          <w:rStyle w:val="affff5"/>
          <w:rtl/>
        </w:rPr>
        <w:t>אלא סיפא</w:t>
      </w:r>
      <w:r w:rsidR="00FF7FA0">
        <w:rPr>
          <w:rStyle w:val="affff5"/>
          <w:rFonts w:hint="cs"/>
          <w:rtl/>
        </w:rPr>
        <w:t>:</w:t>
      </w:r>
      <w:r w:rsidRPr="00C35A2C">
        <w:rPr>
          <w:rtl/>
        </w:rPr>
        <w:t xml:space="preserve"> </w:t>
      </w:r>
      <w:r w:rsidR="0013679B">
        <w:rPr>
          <w:rFonts w:hint="cs"/>
          <w:rtl/>
        </w:rPr>
        <w:t>יתלו</w:t>
      </w:r>
      <w:r w:rsidRPr="00C35A2C">
        <w:rPr>
          <w:rtl/>
        </w:rPr>
        <w:t xml:space="preserve"> </w:t>
      </w:r>
      <w:r w:rsidR="0013679B">
        <w:rPr>
          <w:rFonts w:hint="cs"/>
          <w:rtl/>
        </w:rPr>
        <w:t>ב</w:t>
      </w:r>
      <w:r w:rsidRPr="00C35A2C">
        <w:rPr>
          <w:rtl/>
        </w:rPr>
        <w:t>קידושי טעות</w:t>
      </w:r>
      <w:r w:rsidR="0013679B">
        <w:rPr>
          <w:rFonts w:hint="cs"/>
          <w:rtl/>
        </w:rPr>
        <w:t>,</w:t>
      </w:r>
      <w:r w:rsidR="0013679B">
        <w:rPr>
          <w:rStyle w:val="affff5"/>
          <w:rFonts w:hint="cs"/>
          <w:rtl/>
        </w:rPr>
        <w:t xml:space="preserve"> </w:t>
      </w:r>
      <w:r w:rsidR="00FF7FA0">
        <w:rPr>
          <w:rStyle w:val="affff5"/>
          <w:rFonts w:hint="cs"/>
          <w:rtl/>
        </w:rPr>
        <w:t xml:space="preserve"> </w:t>
      </w:r>
      <w:r w:rsidR="0013679B">
        <w:rPr>
          <w:rStyle w:val="affff5"/>
          <w:rFonts w:hint="cs"/>
          <w:rtl/>
        </w:rPr>
        <w:t>וב</w:t>
      </w:r>
      <w:r w:rsidRPr="00B617FE">
        <w:rPr>
          <w:rStyle w:val="affff5"/>
          <w:rtl/>
        </w:rPr>
        <w:t>רישא</w:t>
      </w:r>
      <w:r w:rsidRPr="00C35A2C">
        <w:rPr>
          <w:rtl/>
        </w:rPr>
        <w:t xml:space="preserve"> </w:t>
      </w:r>
      <w:r w:rsidR="0013679B">
        <w:rPr>
          <w:rFonts w:hint="cs"/>
          <w:rtl/>
        </w:rPr>
        <w:t>ש</w:t>
      </w:r>
      <w:r>
        <w:rPr>
          <w:rFonts w:hint="cs"/>
          <w:rtl/>
        </w:rPr>
        <w:t>עשתה איסור קנסוה</w:t>
      </w:r>
      <w:r w:rsidR="0013679B">
        <w:rPr>
          <w:rFonts w:hint="cs"/>
          <w:rtl/>
        </w:rPr>
        <w:t>.</w:t>
      </w:r>
    </w:p>
    <w:p w14:paraId="0C5ACE68" w14:textId="2801588D" w:rsidR="00B433C9" w:rsidRPr="007F7DF1" w:rsidRDefault="00B433C9" w:rsidP="007C50EB">
      <w:pPr>
        <w:pStyle w:val="afff4"/>
        <w:rPr>
          <w:rtl/>
        </w:rPr>
      </w:pPr>
      <w:ins w:id="9936" w:author="מספור קטעי משנה" w:date="2026-10-06T06:45:58Z">
        <w:r>
          <w:rPr>
            <w:rStyle w:val="MisparKeta"/>
          </w:rPr>
          <w:t xml:space="preserve">ב. </w:t>
        </w:r>
      </w:ins>
      <w:bookmarkStart w:id="1000" w:name="_Toc119173067"/>
      <w:bookmarkStart w:id="1001" w:name="_Toc119230162"/>
      <w:r w:rsidRPr="007F7DF1">
        <w:rPr>
          <w:rtl/>
        </w:rPr>
        <w:t>אין לה כתובה</w:t>
      </w:r>
      <w:r w:rsidR="0013679B">
        <w:rPr>
          <w:rFonts w:hint="cs"/>
          <w:rtl/>
        </w:rPr>
        <w:t>.</w:t>
      </w:r>
      <w:bookmarkEnd w:id="1000"/>
      <w:bookmarkEnd w:id="1001"/>
    </w:p>
    <w:p w14:paraId="12AD20C2" w14:textId="221BD5F4" w:rsidR="00B433C9" w:rsidRPr="00FF3D4F" w:rsidRDefault="00B433C9" w:rsidP="007C50EB">
      <w:pPr>
        <w:rPr>
          <w:rtl/>
        </w:rPr>
      </w:pPr>
      <w:r w:rsidRPr="00FF3D4F">
        <w:rPr>
          <w:rFonts w:hint="cs"/>
          <w:rtl/>
        </w:rPr>
        <w:t xml:space="preserve">דתקנו שלא תהא קלה </w:t>
      </w:r>
      <w:r w:rsidRPr="00FF3D4F">
        <w:rPr>
          <w:rtl/>
        </w:rPr>
        <w:t xml:space="preserve">להוציאה, </w:t>
      </w:r>
      <w:r w:rsidRPr="00FF3D4F">
        <w:rPr>
          <w:rFonts w:hint="cs"/>
          <w:rtl/>
        </w:rPr>
        <w:t>ו</w:t>
      </w:r>
      <w:r w:rsidR="00FA58A3">
        <w:rPr>
          <w:rFonts w:hint="cs"/>
          <w:rtl/>
        </w:rPr>
        <w:t>כאן</w:t>
      </w:r>
      <w:r w:rsidRPr="00FF3D4F">
        <w:rPr>
          <w:rFonts w:hint="cs"/>
          <w:rtl/>
        </w:rPr>
        <w:t xml:space="preserve"> </w:t>
      </w:r>
      <w:r w:rsidR="00FA58A3">
        <w:rPr>
          <w:rFonts w:hint="cs"/>
          <w:rtl/>
        </w:rPr>
        <w:t xml:space="preserve">- </w:t>
      </w:r>
      <w:r w:rsidRPr="00FF3D4F">
        <w:rPr>
          <w:rFonts w:hint="cs"/>
          <w:rtl/>
        </w:rPr>
        <w:t>תהא קלה להוציאה</w:t>
      </w:r>
      <w:r w:rsidR="00FA58A3">
        <w:rPr>
          <w:rFonts w:hint="cs"/>
          <w:rtl/>
        </w:rPr>
        <w:t>!</w:t>
      </w:r>
    </w:p>
    <w:p w14:paraId="16CE7611" w14:textId="20EBA797" w:rsidR="00B433C9" w:rsidRPr="00C35A2C" w:rsidRDefault="00B433C9" w:rsidP="007C50EB">
      <w:pPr>
        <w:spacing w:before="60"/>
        <w:rPr>
          <w:rtl/>
        </w:rPr>
      </w:pPr>
      <w:bookmarkStart w:id="1002" w:name="_Toc119173068"/>
      <w:bookmarkStart w:id="1003" w:name="_Toc119230163"/>
      <w:r w:rsidRPr="00E703B7">
        <w:rPr>
          <w:rStyle w:val="afff5"/>
          <w:rtl/>
        </w:rPr>
        <w:t>אין לה פירות ולא מזונות ולא בלאות.</w:t>
      </w:r>
      <w:bookmarkEnd w:id="1002"/>
      <w:bookmarkEnd w:id="1003"/>
      <w:r w:rsidRPr="00C35A2C">
        <w:rPr>
          <w:rFonts w:hint="cs"/>
          <w:rtl/>
        </w:rPr>
        <w:t xml:space="preserve"> </w:t>
      </w:r>
      <w:r w:rsidRPr="00C35A2C">
        <w:rPr>
          <w:rtl/>
        </w:rPr>
        <w:t>תנאי כתובה ככתובה.</w:t>
      </w:r>
    </w:p>
    <w:p w14:paraId="09941783" w14:textId="67415BA8" w:rsidR="00B433C9" w:rsidRDefault="00B433C9" w:rsidP="007C50EB">
      <w:pPr>
        <w:spacing w:before="60"/>
        <w:rPr>
          <w:rFonts w:ascii="FontbitDavid" w:hAnsi="FontbitDavid" w:cs="Guttman Vilna"/>
          <w:sz w:val="32"/>
          <w:rtl/>
        </w:rPr>
      </w:pPr>
      <w:bookmarkStart w:id="1004" w:name="_Toc119173069"/>
      <w:bookmarkStart w:id="1005" w:name="_Toc119230164"/>
      <w:r w:rsidRPr="00E703B7">
        <w:rPr>
          <w:rStyle w:val="afff5"/>
          <w:rtl/>
        </w:rPr>
        <w:t>נטלה מזה ומזה</w:t>
      </w:r>
      <w:r w:rsidR="00FA58A3">
        <w:rPr>
          <w:rStyle w:val="afff5"/>
          <w:rFonts w:hint="cs"/>
          <w:rtl/>
        </w:rPr>
        <w:t xml:space="preserve"> - תחזיר</w:t>
      </w:r>
      <w:r w:rsidRPr="00E703B7">
        <w:rPr>
          <w:rStyle w:val="afff5"/>
          <w:rtl/>
        </w:rPr>
        <w:t>.</w:t>
      </w:r>
      <w:bookmarkEnd w:id="1004"/>
      <w:bookmarkEnd w:id="1005"/>
      <w:r w:rsidRPr="00C35A2C">
        <w:rPr>
          <w:rStyle w:val="afff5"/>
          <w:rFonts w:hint="cs"/>
          <w:rtl/>
        </w:rPr>
        <w:t xml:space="preserve"> </w:t>
      </w:r>
      <w:r w:rsidR="004474B3">
        <w:rPr>
          <w:rFonts w:hint="cs"/>
          <w:rtl/>
        </w:rPr>
        <w:t xml:space="preserve"> </w:t>
      </w:r>
      <w:r w:rsidR="004474B3" w:rsidRPr="00E703B7">
        <w:rPr>
          <w:rStyle w:val="affff5"/>
          <w:rFonts w:hint="eastAsia"/>
          <w:rtl/>
        </w:rPr>
        <w:t>קמ</w:t>
      </w:r>
      <w:r w:rsidR="004474B3" w:rsidRPr="00E703B7">
        <w:rPr>
          <w:rStyle w:val="affff5"/>
          <w:rtl/>
        </w:rPr>
        <w:t>"ל:</w:t>
      </w:r>
      <w:r w:rsidR="00FA58A3">
        <w:rPr>
          <w:rFonts w:hint="cs"/>
          <w:rtl/>
        </w:rPr>
        <w:t xml:space="preserve"> </w:t>
      </w:r>
      <w:r w:rsidR="00AB43C5">
        <w:rPr>
          <w:rFonts w:hint="cs"/>
          <w:rtl/>
        </w:rPr>
        <w:t>אף</w:t>
      </w:r>
      <w:r w:rsidRPr="00FF3D4F">
        <w:rPr>
          <w:rFonts w:hint="cs"/>
          <w:rtl/>
        </w:rPr>
        <w:t xml:space="preserve"> </w:t>
      </w:r>
      <w:r w:rsidR="004474B3">
        <w:rPr>
          <w:rFonts w:hint="cs"/>
          <w:rtl/>
        </w:rPr>
        <w:t>ב</w:t>
      </w:r>
      <w:r w:rsidRPr="00FF3D4F">
        <w:rPr>
          <w:rFonts w:hint="cs"/>
          <w:rtl/>
        </w:rPr>
        <w:t>תפשה מ</w:t>
      </w:r>
      <w:r w:rsidR="00FA58A3">
        <w:rPr>
          <w:rFonts w:hint="cs"/>
          <w:rtl/>
        </w:rPr>
        <w:t>וציאים</w:t>
      </w:r>
      <w:r w:rsidRPr="00FF3D4F">
        <w:rPr>
          <w:rFonts w:hint="cs"/>
          <w:rtl/>
        </w:rPr>
        <w:t xml:space="preserve"> מ</w:t>
      </w:r>
      <w:r w:rsidR="00FA58A3">
        <w:rPr>
          <w:rFonts w:hint="cs"/>
          <w:rtl/>
        </w:rPr>
        <w:t>מ</w:t>
      </w:r>
      <w:r w:rsidRPr="00FF3D4F">
        <w:rPr>
          <w:rFonts w:hint="cs"/>
          <w:rtl/>
        </w:rPr>
        <w:t>נה</w:t>
      </w:r>
      <w:r w:rsidR="00FA58A3">
        <w:rPr>
          <w:rFonts w:hint="cs"/>
          <w:rtl/>
        </w:rPr>
        <w:t>.</w:t>
      </w:r>
    </w:p>
    <w:p w14:paraId="450F34F6" w14:textId="23ACB815" w:rsidR="00B433C9" w:rsidRPr="00C35A2C" w:rsidRDefault="00B433C9" w:rsidP="00E703B7">
      <w:pPr>
        <w:pStyle w:val="afff4"/>
        <w:jc w:val="center"/>
        <w:rPr>
          <w:rtl/>
        </w:rPr>
      </w:pPr>
      <w:ins w:id="9937" w:author="מספור קטעי משנה" w:date="2026-10-06T06:45:58Z">
        <w:r>
          <w:rPr>
            <w:rStyle w:val="MisparKeta"/>
          </w:rPr>
          <w:t xml:space="preserve">ב. </w:t>
        </w:r>
      </w:ins>
      <w:bookmarkStart w:id="1006" w:name="_Toc119173070"/>
      <w:bookmarkStart w:id="1007" w:name="_Toc119230165"/>
      <w:r w:rsidRPr="00C35A2C">
        <w:rPr>
          <w:rtl/>
        </w:rPr>
        <w:t>הולד ממזר</w:t>
      </w:r>
      <w:r w:rsidR="00FA58A3">
        <w:rPr>
          <w:rFonts w:hint="cs"/>
          <w:rtl/>
        </w:rPr>
        <w:t xml:space="preserve"> מזה ומזה.</w:t>
      </w:r>
      <w:bookmarkEnd w:id="1006"/>
      <w:bookmarkEnd w:id="1007"/>
    </w:p>
    <w:p w14:paraId="736F973B" w14:textId="3B0DC87A" w:rsidR="00B433C9" w:rsidRPr="0086593E" w:rsidRDefault="00B433C9" w:rsidP="00B55EDF">
      <w:pPr>
        <w:rPr>
          <w:rFonts w:ascii="FontbitDavid" w:hAnsi="FontbitDavid"/>
          <w:spacing w:val="-4"/>
          <w:sz w:val="32"/>
          <w:rtl/>
        </w:rPr>
      </w:pPr>
      <w:r w:rsidRPr="00B617FE">
        <w:rPr>
          <w:rStyle w:val="affff5"/>
          <w:rtl/>
        </w:rPr>
        <w:t>תנן</w:t>
      </w:r>
      <w:r w:rsidR="00FA58A3">
        <w:rPr>
          <w:rStyle w:val="affff5"/>
          <w:rFonts w:hint="cs"/>
          <w:rtl/>
        </w:rPr>
        <w:t xml:space="preserve"> התם</w:t>
      </w:r>
      <w:r w:rsidRPr="00B617FE">
        <w:rPr>
          <w:rStyle w:val="affff5"/>
          <w:rtl/>
        </w:rPr>
        <w:t>:</w:t>
      </w:r>
      <w:r w:rsidRPr="0086593E">
        <w:rPr>
          <w:rFonts w:ascii="FontbitDavid" w:hAnsi="FontbitDavid"/>
          <w:spacing w:val="-4"/>
          <w:sz w:val="32"/>
          <w:rtl/>
        </w:rPr>
        <w:t xml:space="preserve"> תרם</w:t>
      </w:r>
      <w:r w:rsidR="00FA58A3">
        <w:rPr>
          <w:rFonts w:ascii="FontbitDavid" w:hAnsi="FontbitDavid" w:hint="cs"/>
          <w:spacing w:val="-4"/>
          <w:sz w:val="32"/>
          <w:rtl/>
        </w:rPr>
        <w:t xml:space="preserve"> מטמא על הטהור,</w:t>
      </w:r>
      <w:r w:rsidRPr="0086593E">
        <w:rPr>
          <w:rFonts w:ascii="FontbitDavid" w:hAnsi="FontbitDavid"/>
          <w:spacing w:val="-4"/>
          <w:sz w:val="32"/>
          <w:rtl/>
        </w:rPr>
        <w:t xml:space="preserve"> </w:t>
      </w:r>
      <w:r w:rsidRPr="00E703B7">
        <w:rPr>
          <w:rtl/>
        </w:rPr>
        <w:t>שוגג</w:t>
      </w:r>
      <w:r w:rsidRPr="0086593E">
        <w:rPr>
          <w:rFonts w:ascii="FontbitDavid" w:hAnsi="FontbitDavid"/>
          <w:spacing w:val="-4"/>
          <w:sz w:val="32"/>
          <w:rtl/>
        </w:rPr>
        <w:t xml:space="preserve"> </w:t>
      </w:r>
      <w:r w:rsidR="00FA58A3">
        <w:rPr>
          <w:rFonts w:ascii="FontbitDavid" w:hAnsi="FontbitDavid" w:hint="cs"/>
          <w:spacing w:val="-4"/>
          <w:sz w:val="32"/>
          <w:rtl/>
        </w:rPr>
        <w:t>-</w:t>
      </w:r>
      <w:r w:rsidRPr="0086593E">
        <w:rPr>
          <w:rFonts w:ascii="FontbitDavid" w:hAnsi="FontbitDavid"/>
          <w:spacing w:val="-4"/>
          <w:sz w:val="32"/>
          <w:rtl/>
        </w:rPr>
        <w:t xml:space="preserve"> תרומה, </w:t>
      </w:r>
      <w:r w:rsidRPr="00D1637C">
        <w:rPr>
          <w:rFonts w:cs="PFT_Frank"/>
          <w:b/>
          <w:bCs/>
          <w:szCs w:val="14"/>
          <w:rtl/>
        </w:rPr>
        <w:t>מזיד</w:t>
      </w:r>
      <w:r w:rsidR="00FA58A3" w:rsidRPr="00D1637C">
        <w:rPr>
          <w:rFonts w:cs="PFT_Frank"/>
          <w:b/>
          <w:bCs/>
          <w:szCs w:val="14"/>
          <w:rtl/>
        </w:rPr>
        <w:t xml:space="preserve"> -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 לא כלום</w:t>
      </w:r>
      <w:r w:rsidR="00FA58A3">
        <w:rPr>
          <w:rFonts w:ascii="FontbitDavid" w:hAnsi="FontbitDavid" w:hint="cs"/>
          <w:spacing w:val="-4"/>
          <w:sz w:val="32"/>
          <w:rtl/>
        </w:rPr>
        <w:t>.</w:t>
      </w:r>
    </w:p>
    <w:p w14:paraId="1B09B8C8" w14:textId="0EAE4613" w:rsidR="00B433C9" w:rsidRPr="00C35A2C" w:rsidRDefault="00FA58A3" w:rsidP="00B55EDF">
      <w:pPr>
        <w:rPr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B617FE">
        <w:rPr>
          <w:rStyle w:val="affff5"/>
          <w:rFonts w:hint="cs"/>
          <w:rtl/>
        </w:rPr>
        <w:t>ר</w:t>
      </w:r>
      <w:r w:rsidR="00B433C9" w:rsidRPr="00B617FE">
        <w:rPr>
          <w:rStyle w:val="affff5"/>
          <w:rtl/>
        </w:rPr>
        <w:t>"</w:t>
      </w:r>
      <w:r w:rsidR="00B433C9" w:rsidRPr="00B617FE">
        <w:rPr>
          <w:rStyle w:val="affff5"/>
          <w:rFonts w:hint="cs"/>
          <w:rtl/>
        </w:rPr>
        <w:t>ח: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אפי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E703B7">
        <w:rPr>
          <w:rFonts w:hint="eastAsia"/>
          <w:rtl/>
        </w:rPr>
        <w:t>סאת</w:t>
      </w:r>
      <w:r w:rsidR="00B433C9" w:rsidRPr="00E703B7">
        <w:rPr>
          <w:rtl/>
        </w:rPr>
        <w:t xml:space="preserve"> </w:t>
      </w:r>
      <w:r w:rsidR="00B433C9" w:rsidRPr="00E703B7">
        <w:rPr>
          <w:rFonts w:hint="eastAsia"/>
          <w:rtl/>
        </w:rPr>
        <w:t>התרומה</w:t>
      </w:r>
      <w:r w:rsidR="00B433C9" w:rsidRPr="00BE015B">
        <w:rPr>
          <w:rStyle w:val="affff8"/>
          <w:rtl/>
        </w:rPr>
        <w:t xml:space="preserve"> </w:t>
      </w:r>
      <w:r w:rsidR="004474B3">
        <w:rPr>
          <w:rFonts w:ascii="FontbitDavid" w:hAnsi="FontbitDavid" w:hint="cs"/>
          <w:sz w:val="32"/>
          <w:rtl/>
        </w:rPr>
        <w:t>חוזר</w:t>
      </w:r>
      <w:r w:rsidR="00BE015B">
        <w:rPr>
          <w:rFonts w:ascii="FontbitDavid" w:hAnsi="FontbitDavid"/>
          <w:sz w:val="32"/>
          <w:rtl/>
        </w:rPr>
        <w:t xml:space="preserve"> לטיבל</w:t>
      </w:r>
      <w:r w:rsidR="00BE015B">
        <w:rPr>
          <w:rFonts w:ascii="FontbitDavid" w:hAnsi="FontbitDavid" w:hint="cs"/>
          <w:sz w:val="32"/>
          <w:rtl/>
        </w:rPr>
        <w:t>ו</w:t>
      </w:r>
      <w:r>
        <w:rPr>
          <w:rFonts w:hint="cs"/>
          <w:rtl/>
        </w:rPr>
        <w:t>,</w:t>
      </w:r>
    </w:p>
    <w:p w14:paraId="5F029E5B" w14:textId="6ADC8153" w:rsidR="00B433C9" w:rsidRPr="00C35A2C" w:rsidRDefault="00FA58A3" w:rsidP="00B55EDF">
      <w:pPr>
        <w:rPr>
          <w:rtl/>
        </w:rPr>
      </w:pPr>
      <w:r>
        <w:rPr>
          <w:rStyle w:val="affff5"/>
          <w:rFonts w:hint="cs"/>
          <w:rtl/>
        </w:rPr>
        <w:lastRenderedPageBreak/>
        <w:t xml:space="preserve">ב. </w:t>
      </w:r>
      <w:r w:rsidR="00B433C9" w:rsidRPr="00B617FE">
        <w:rPr>
          <w:rStyle w:val="affff5"/>
          <w:rtl/>
        </w:rPr>
        <w:t>ר</w:t>
      </w:r>
      <w:r w:rsidR="00B433C9" w:rsidRPr="00B617FE">
        <w:rPr>
          <w:rStyle w:val="affff5"/>
          <w:rFonts w:hint="cs"/>
          <w:rtl/>
        </w:rPr>
        <w:t>נב</w:t>
      </w:r>
      <w:r w:rsidR="00B433C9" w:rsidRPr="00B617FE">
        <w:rPr>
          <w:rStyle w:val="affff5"/>
          <w:rtl/>
        </w:rPr>
        <w:t>"</w:t>
      </w:r>
      <w:r w:rsidR="00B433C9" w:rsidRPr="00B617FE">
        <w:rPr>
          <w:rStyle w:val="affff5"/>
          <w:rFonts w:hint="cs"/>
          <w:rtl/>
        </w:rPr>
        <w:t>א</w:t>
      </w:r>
      <w:r w:rsidR="00B433C9" w:rsidRPr="00B617F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לא </w:t>
      </w:r>
      <w:r>
        <w:rPr>
          <w:rFonts w:ascii="FontbitDavid" w:hAnsi="FontbitDavid" w:hint="cs"/>
          <w:sz w:val="32"/>
          <w:rtl/>
        </w:rPr>
        <w:t>תי</w:t>
      </w:r>
      <w:r w:rsidR="00B433C9" w:rsidRPr="00C35A2C">
        <w:rPr>
          <w:rFonts w:ascii="FontbitDavid" w:hAnsi="FontbitDavid"/>
          <w:sz w:val="32"/>
          <w:rtl/>
        </w:rPr>
        <w:t>קן השירים</w:t>
      </w:r>
      <w:r>
        <w:rPr>
          <w:rFonts w:ascii="FontbitDavid" w:hAnsi="FontbitDavid" w:hint="cs"/>
          <w:sz w:val="32"/>
          <w:rtl/>
        </w:rPr>
        <w:t xml:space="preserve"> ויחזור ויתרום</w:t>
      </w:r>
      <w:r w:rsidR="00B433C9" w:rsidRPr="00C35A2C">
        <w:rPr>
          <w:rFonts w:ascii="FontbitDavid" w:hAnsi="FontbitDavid"/>
          <w:sz w:val="32"/>
          <w:rtl/>
        </w:rPr>
        <w:t xml:space="preserve">, אבל </w:t>
      </w:r>
      <w:r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 xml:space="preserve">תרומה </w:t>
      </w:r>
      <w:r>
        <w:rPr>
          <w:rFonts w:ascii="FontbitDavid" w:hAnsi="FontbitDavid" w:hint="cs"/>
          <w:sz w:val="32"/>
          <w:rtl/>
        </w:rPr>
        <w:t>חל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0281F0C3" w14:textId="242A611C" w:rsidR="00B433C9" w:rsidRPr="00C35A2C" w:rsidRDefault="00FA58A3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טעם </w:t>
      </w:r>
      <w:r w:rsidR="00B433C9" w:rsidRPr="00B617FE">
        <w:rPr>
          <w:rStyle w:val="affff5"/>
          <w:rFonts w:hint="cs"/>
          <w:rtl/>
        </w:rPr>
        <w:t>ר</w:t>
      </w:r>
      <w:r w:rsidR="00B433C9" w:rsidRPr="00B617FE">
        <w:rPr>
          <w:rStyle w:val="affff5"/>
          <w:rtl/>
        </w:rPr>
        <w:t>"</w:t>
      </w:r>
      <w:r w:rsidR="00B433C9" w:rsidRPr="00B617FE">
        <w:rPr>
          <w:rStyle w:val="affff5"/>
          <w:rFonts w:hint="cs"/>
          <w:rtl/>
        </w:rPr>
        <w:t>ח</w:t>
      </w:r>
      <w:r>
        <w:rPr>
          <w:rFonts w:ascii="FontbitDavid" w:hAnsi="FontbitDavid" w:hint="cs"/>
          <w:sz w:val="32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א</w:t>
      </w:r>
      <w:r>
        <w:rPr>
          <w:rFonts w:ascii="FontbitDavid" w:hAnsi="FontbitDavid" w:hint="cs"/>
          <w:sz w:val="32"/>
          <w:rtl/>
        </w:rPr>
        <w:t>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יחול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 xml:space="preserve">תרומה, </w:t>
      </w:r>
      <w:r>
        <w:rPr>
          <w:rFonts w:ascii="FontbitDavid" w:hAnsi="FontbitDavid" w:hint="cs"/>
          <w:sz w:val="32"/>
          <w:rtl/>
        </w:rPr>
        <w:t>שמא י</w:t>
      </w:r>
      <w:r w:rsidR="00B433C9" w:rsidRPr="00C35A2C">
        <w:rPr>
          <w:rFonts w:ascii="FontbitDavid" w:hAnsi="FontbitDavid"/>
          <w:sz w:val="32"/>
          <w:rtl/>
        </w:rPr>
        <w:t xml:space="preserve">פשע ולא 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/>
          <w:sz w:val="32"/>
          <w:rtl/>
        </w:rPr>
        <w:t>פריש</w:t>
      </w:r>
      <w:r>
        <w:rPr>
          <w:rFonts w:ascii="FontbitDavid" w:hAnsi="FontbitDavid" w:hint="cs"/>
          <w:sz w:val="32"/>
          <w:rtl/>
        </w:rPr>
        <w:t xml:space="preserve"> שוב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4DFE2B4D" w14:textId="1AB2FFA6" w:rsidR="00B433C9" w:rsidRPr="00EA6942" w:rsidRDefault="00FA58A3" w:rsidP="00B55EDF">
      <w:pPr>
        <w:rPr>
          <w:rFonts w:ascii="FontbitDavid" w:hAnsi="FontbitDavid"/>
          <w:spacing w:val="-4"/>
          <w:sz w:val="32"/>
          <w:rtl/>
        </w:rPr>
      </w:pPr>
      <w:r>
        <w:rPr>
          <w:rStyle w:val="affff5"/>
          <w:rFonts w:hint="cs"/>
          <w:rtl/>
        </w:rPr>
        <w:t>לר"ח, ששנינו</w:t>
      </w:r>
      <w:r w:rsidR="00B433C9" w:rsidRPr="00B617FE">
        <w:rPr>
          <w:rStyle w:val="affff5"/>
          <w:rtl/>
        </w:rPr>
        <w:t>: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 תורם קישות ונמצאת מרה </w:t>
      </w:r>
      <w:r>
        <w:rPr>
          <w:rFonts w:ascii="FontbitDavid" w:hAnsi="FontbitDavid" w:hint="cs"/>
          <w:spacing w:val="-4"/>
          <w:sz w:val="32"/>
          <w:rtl/>
        </w:rPr>
        <w:t>-</w:t>
      </w:r>
      <w:r w:rsidR="00B433C9" w:rsidRPr="00EA6942">
        <w:rPr>
          <w:rFonts w:ascii="FontbitDavid" w:hAnsi="FontbitDavid"/>
          <w:spacing w:val="-4"/>
          <w:sz w:val="32"/>
          <w:rtl/>
        </w:rPr>
        <w:t xml:space="preserve"> תרומה, ויחזור ויתרום</w:t>
      </w:r>
      <w:r>
        <w:rPr>
          <w:rFonts w:ascii="FontbitDavid" w:hAnsi="FontbitDavid" w:hint="cs"/>
          <w:spacing w:val="-4"/>
          <w:sz w:val="32"/>
          <w:rtl/>
        </w:rPr>
        <w:t>!</w:t>
      </w:r>
    </w:p>
    <w:p w14:paraId="2AD0073D" w14:textId="10B1AD57" w:rsidR="00B433C9" w:rsidRPr="00C35A2C" w:rsidRDefault="00FA58A3" w:rsidP="007C50EB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 w:hint="cs"/>
          <w:sz w:val="32"/>
          <w:rtl/>
        </w:rPr>
        <w:t>ד</w:t>
      </w:r>
      <w:r w:rsidR="00B433C9">
        <w:rPr>
          <w:rFonts w:ascii="FontbitDavid" w:hAnsi="FontbitDavid"/>
          <w:sz w:val="32"/>
          <w:rtl/>
        </w:rPr>
        <w:t>שוגג לא עב</w:t>
      </w:r>
      <w:r w:rsidR="00B433C9">
        <w:rPr>
          <w:rFonts w:ascii="FontbitDavid" w:hAnsi="FontbitDavid" w:hint="cs"/>
          <w:sz w:val="32"/>
          <w:rtl/>
        </w:rPr>
        <w:t>ר</w:t>
      </w:r>
      <w:r w:rsidR="00B433C9" w:rsidRPr="00C35A2C">
        <w:rPr>
          <w:rFonts w:ascii="FontbitDavid" w:hAnsi="FontbitDavid"/>
          <w:sz w:val="32"/>
          <w:rtl/>
        </w:rPr>
        <w:t xml:space="preserve"> איסור, מזיד עב</w:t>
      </w:r>
      <w:r w:rsidR="00B433C9">
        <w:rPr>
          <w:rFonts w:ascii="FontbitDavid" w:hAnsi="FontbitDavid" w:hint="cs"/>
          <w:sz w:val="32"/>
          <w:rtl/>
        </w:rPr>
        <w:t>ר</w:t>
      </w:r>
      <w:r w:rsidR="00B433C9">
        <w:rPr>
          <w:rFonts w:ascii="FontbitDavid" w:hAnsi="FontbitDavid"/>
          <w:sz w:val="32"/>
          <w:rtl/>
        </w:rPr>
        <w:t xml:space="preserve"> איסור</w:t>
      </w:r>
      <w:r>
        <w:rPr>
          <w:rFonts w:ascii="FontbitDavid" w:hAnsi="FontbitDavid" w:hint="cs"/>
          <w:sz w:val="32"/>
          <w:rtl/>
        </w:rPr>
        <w:t xml:space="preserve"> </w:t>
      </w:r>
      <w:r w:rsidRPr="00E703B7">
        <w:rPr>
          <w:rStyle w:val="affff8"/>
          <w:rFonts w:hint="eastAsia"/>
          <w:rtl/>
        </w:rPr>
        <w:t>וחוששים</w:t>
      </w:r>
      <w:r w:rsidRPr="00E703B7">
        <w:rPr>
          <w:rStyle w:val="affff8"/>
          <w:rtl/>
        </w:rPr>
        <w:t xml:space="preserve"> </w:t>
      </w:r>
      <w:r w:rsidRPr="00E703B7">
        <w:rPr>
          <w:rStyle w:val="affff8"/>
          <w:rFonts w:hint="eastAsia"/>
          <w:rtl/>
        </w:rPr>
        <w:t>שיפשע</w:t>
      </w:r>
      <w:r w:rsidRPr="00E703B7">
        <w:rPr>
          <w:rStyle w:val="affff8"/>
          <w:rtl/>
        </w:rPr>
        <w:t xml:space="preserve">, </w:t>
      </w:r>
      <w:r w:rsidRPr="00E703B7">
        <w:rPr>
          <w:rStyle w:val="affff8"/>
          <w:rFonts w:hint="eastAsia"/>
          <w:rtl/>
        </w:rPr>
        <w:t>כנ</w:t>
      </w:r>
      <w:r w:rsidRPr="00E703B7">
        <w:rPr>
          <w:rStyle w:val="affff8"/>
          <w:rtl/>
        </w:rPr>
        <w:t>"ל</w:t>
      </w:r>
      <w:r w:rsidR="00B433C9" w:rsidRPr="00E703B7">
        <w:rPr>
          <w:rStyle w:val="affff8"/>
          <w:rtl/>
        </w:rPr>
        <w:t>.</w:t>
      </w:r>
    </w:p>
    <w:p w14:paraId="09B2669C" w14:textId="58C3C628" w:rsidR="00B433C9" w:rsidRDefault="00FA58A3" w:rsidP="00E703B7">
      <w:pPr>
        <w:pStyle w:val="affff7"/>
        <w:rPr>
          <w:rtl/>
        </w:rPr>
      </w:pPr>
      <w:r>
        <w:rPr>
          <w:rFonts w:hint="cs"/>
          <w:rtl/>
        </w:rPr>
        <w:t xml:space="preserve">ובכל זאת </w:t>
      </w:r>
      <w:r w:rsidR="00B433C9" w:rsidRPr="00C35A2C">
        <w:rPr>
          <w:rFonts w:hint="cs"/>
          <w:rtl/>
        </w:rPr>
        <w:t>יחזור ויתרום</w:t>
      </w:r>
      <w:r>
        <w:rPr>
          <w:rFonts w:hint="cs"/>
          <w:rtl/>
        </w:rPr>
        <w:t xml:space="preserve"> [אף שבטמא תרומתו תרומה]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B433C9" w:rsidRPr="00C35A2C">
        <w:rPr>
          <w:rFonts w:hint="cs"/>
          <w:rtl/>
        </w:rPr>
        <w:t xml:space="preserve"> </w:t>
      </w:r>
      <w:r w:rsidR="00B433C9" w:rsidRPr="00A07384">
        <w:rPr>
          <w:rFonts w:cs="PFT_Frank" w:hint="eastAsia"/>
          <w:b/>
          <w:bCs/>
          <w:szCs w:val="10"/>
          <w:rtl/>
        </w:rPr>
        <w:t>קרוב</w:t>
      </w:r>
      <w:r w:rsidR="00B433C9" w:rsidRPr="00A07384">
        <w:rPr>
          <w:rFonts w:cs="PFT_Frank"/>
          <w:b/>
          <w:bCs/>
          <w:szCs w:val="10"/>
          <w:rtl/>
        </w:rPr>
        <w:t xml:space="preserve"> </w:t>
      </w:r>
      <w:r w:rsidR="00B433C9" w:rsidRPr="00A07384">
        <w:rPr>
          <w:rFonts w:cs="PFT_Frank" w:hint="eastAsia"/>
          <w:b/>
          <w:bCs/>
          <w:szCs w:val="10"/>
          <w:rtl/>
        </w:rPr>
        <w:t>למזיד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[שלא</w:t>
      </w:r>
      <w:r w:rsidR="00B433C9" w:rsidRPr="00C35A2C">
        <w:rPr>
          <w:rFonts w:hint="cs"/>
          <w:rtl/>
        </w:rPr>
        <w:t xml:space="preserve"> טע</w:t>
      </w:r>
      <w:r>
        <w:rPr>
          <w:rFonts w:hint="cs"/>
          <w:rtl/>
        </w:rPr>
        <w:t>ם].</w:t>
      </w:r>
    </w:p>
    <w:p w14:paraId="7FBBB778" w14:textId="088C6A96" w:rsidR="00FA58A3" w:rsidRDefault="00B433C9" w:rsidP="00B55EDF">
      <w:pPr>
        <w:rPr>
          <w:rFonts w:ascii="FontbitDavid" w:hAnsi="FontbitDavid"/>
          <w:sz w:val="32"/>
          <w:rtl/>
        </w:rPr>
      </w:pPr>
      <w:r w:rsidRPr="00B617FE">
        <w:rPr>
          <w:rStyle w:val="affff5"/>
          <w:rFonts w:hint="cs"/>
          <w:rtl/>
        </w:rPr>
        <w:t>ו</w:t>
      </w:r>
      <w:r w:rsidR="00FA58A3" w:rsidRPr="00E703B7">
        <w:rPr>
          <w:rStyle w:val="affff5"/>
          <w:rFonts w:hint="eastAsia"/>
          <w:rtl/>
        </w:rPr>
        <w:t>ששנינו</w:t>
      </w:r>
      <w:r w:rsidR="00FA58A3" w:rsidRPr="00E703B7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תרם מ</w:t>
      </w:r>
      <w:r w:rsidR="00FA58A3">
        <w:rPr>
          <w:rFonts w:ascii="FontbitDavid" w:hAnsi="FontbitDavid" w:hint="cs"/>
          <w:sz w:val="32"/>
          <w:rtl/>
        </w:rPr>
        <w:t>לא</w:t>
      </w:r>
      <w:r w:rsidRPr="00C35A2C">
        <w:rPr>
          <w:rFonts w:ascii="FontbitDavid" w:hAnsi="FontbitDavid"/>
          <w:sz w:val="32"/>
          <w:rtl/>
        </w:rPr>
        <w:t xml:space="preserve"> נקוב על נקוב</w:t>
      </w:r>
      <w:r w:rsidR="00FA58A3">
        <w:rPr>
          <w:rFonts w:ascii="FontbitDavid" w:hAnsi="FontbitDavid" w:hint="cs"/>
          <w:sz w:val="32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תרומה ויחזור ויתרום</w:t>
      </w:r>
      <w:r w:rsidR="00FA58A3">
        <w:rPr>
          <w:rFonts w:ascii="FontbitDavid" w:hAnsi="FontbitDavid" w:hint="cs"/>
          <w:sz w:val="32"/>
          <w:rtl/>
        </w:rPr>
        <w:t xml:space="preserve"> </w:t>
      </w:r>
      <w:r w:rsidR="00FA58A3" w:rsidRPr="00A07384">
        <w:rPr>
          <w:rStyle w:val="affff8"/>
          <w:rFonts w:cs="PFT_Frank" w:hint="eastAsia"/>
          <w:b/>
          <w:bCs/>
          <w:szCs w:val="10"/>
          <w:rtl/>
        </w:rPr>
        <w:t>וחל</w:t>
      </w:r>
      <w:r w:rsidR="00FA58A3" w:rsidRPr="00E703B7">
        <w:rPr>
          <w:rStyle w:val="affff8"/>
          <w:rtl/>
        </w:rPr>
        <w:t>!</w:t>
      </w:r>
    </w:p>
    <w:p w14:paraId="1C173209" w14:textId="24A76019" w:rsidR="00B433C9" w:rsidRDefault="00FA58A3" w:rsidP="00B55EDF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 w:hint="cs"/>
          <w:sz w:val="32"/>
          <w:rtl/>
        </w:rPr>
        <w:t>בתרי כלים ציית</w:t>
      </w:r>
      <w:r>
        <w:rPr>
          <w:rFonts w:ascii="FontbitDavid" w:hAnsi="FontbitDavid" w:hint="cs"/>
          <w:sz w:val="32"/>
          <w:rtl/>
        </w:rPr>
        <w:t xml:space="preserve"> </w:t>
      </w:r>
      <w:r w:rsidRPr="00E703B7">
        <w:rPr>
          <w:rStyle w:val="affff8"/>
          <w:rtl/>
        </w:rPr>
        <w:t xml:space="preserve">[לתרום </w:t>
      </w:r>
      <w:r w:rsidRPr="00E703B7">
        <w:rPr>
          <w:rStyle w:val="affff8"/>
          <w:rFonts w:hint="eastAsia"/>
          <w:rtl/>
        </w:rPr>
        <w:t>שוב</w:t>
      </w:r>
      <w:r>
        <w:rPr>
          <w:rStyle w:val="affff8"/>
          <w:rFonts w:hint="cs"/>
          <w:rtl/>
        </w:rPr>
        <w:t>,</w:t>
      </w:r>
      <w:r w:rsidRPr="00E703B7">
        <w:rPr>
          <w:rStyle w:val="affff8"/>
          <w:rtl/>
        </w:rPr>
        <w:t xml:space="preserve"> אף במזיד].</w:t>
      </w:r>
    </w:p>
    <w:p w14:paraId="40E7420F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פט:</w:t>
      </w:r>
    </w:p>
    <w:p w14:paraId="6981129C" w14:textId="36140832" w:rsidR="00FA58A3" w:rsidRDefault="00B433C9" w:rsidP="00FA58A3">
      <w:pPr>
        <w:rPr>
          <w:rStyle w:val="affff8"/>
          <w:rtl/>
        </w:rPr>
      </w:pPr>
      <w:r w:rsidRPr="00B617FE">
        <w:rPr>
          <w:rStyle w:val="affff5"/>
          <w:rFonts w:hint="cs"/>
          <w:rtl/>
        </w:rPr>
        <w:t>לרנב</w:t>
      </w:r>
      <w:r w:rsidRPr="00B617FE">
        <w:rPr>
          <w:rStyle w:val="affff5"/>
          <w:rtl/>
        </w:rPr>
        <w:t>"</w:t>
      </w:r>
      <w:r w:rsidRPr="00B617FE">
        <w:rPr>
          <w:rStyle w:val="affff5"/>
          <w:rFonts w:hint="cs"/>
          <w:rtl/>
        </w:rPr>
        <w:t>א</w:t>
      </w:r>
      <w:r w:rsidR="00FA58A3">
        <w:rPr>
          <w:rStyle w:val="affff5"/>
          <w:rFonts w:hint="cs"/>
          <w:rtl/>
        </w:rPr>
        <w:t>,</w:t>
      </w:r>
      <w:r w:rsidRPr="00B617FE">
        <w:rPr>
          <w:rStyle w:val="affff5"/>
          <w:rtl/>
        </w:rPr>
        <w:t xml:space="preserve"> </w:t>
      </w:r>
      <w:r w:rsidR="00FA58A3">
        <w:rPr>
          <w:rStyle w:val="affff5"/>
          <w:rFonts w:hint="cs"/>
          <w:rtl/>
        </w:rPr>
        <w:t>ששנינו</w:t>
      </w:r>
      <w:r w:rsidRPr="00B617FE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tl/>
        </w:rPr>
        <w:t xml:space="preserve">נקוב על </w:t>
      </w:r>
      <w:r w:rsidR="00FA58A3">
        <w:rPr>
          <w:rFonts w:hint="cs"/>
          <w:rtl/>
        </w:rPr>
        <w:t>ל</w:t>
      </w:r>
      <w:r>
        <w:rPr>
          <w:rtl/>
        </w:rPr>
        <w:t>א נקוב</w:t>
      </w:r>
      <w:r w:rsidR="00FA58A3">
        <w:rPr>
          <w:rFonts w:hint="cs"/>
          <w:rtl/>
        </w:rPr>
        <w:t xml:space="preserve"> </w:t>
      </w:r>
      <w:r w:rsidRPr="00C35A2C">
        <w:rPr>
          <w:rtl/>
        </w:rPr>
        <w:t>תרומה</w:t>
      </w:r>
      <w:r w:rsidR="00FA58A3">
        <w:rPr>
          <w:rFonts w:hint="cs"/>
          <w:rtl/>
        </w:rPr>
        <w:t xml:space="preserve"> </w:t>
      </w:r>
      <w:r w:rsidRPr="00A07384">
        <w:rPr>
          <w:rStyle w:val="affff8"/>
          <w:rFonts w:cs="PFT_Frank"/>
          <w:b/>
          <w:bCs/>
          <w:szCs w:val="10"/>
          <w:rtl/>
        </w:rPr>
        <w:t>ולא תאכל עד שי</w:t>
      </w:r>
      <w:r w:rsidR="00FA58A3" w:rsidRPr="00A07384">
        <w:rPr>
          <w:rStyle w:val="affff8"/>
          <w:rFonts w:cs="PFT_Frank" w:hint="eastAsia"/>
          <w:b/>
          <w:bCs/>
          <w:szCs w:val="10"/>
          <w:rtl/>
        </w:rPr>
        <w:t>פריש</w:t>
      </w:r>
      <w:r w:rsidR="00FA58A3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FA58A3" w:rsidRPr="00A07384">
        <w:rPr>
          <w:rStyle w:val="affff8"/>
          <w:rFonts w:cs="PFT_Frank" w:hint="eastAsia"/>
          <w:b/>
          <w:bCs/>
          <w:szCs w:val="10"/>
          <w:rtl/>
        </w:rPr>
        <w:t>עליה</w:t>
      </w:r>
      <w:r w:rsidR="00FA58A3">
        <w:rPr>
          <w:rStyle w:val="affff8"/>
          <w:rFonts w:hint="cs"/>
          <w:rtl/>
        </w:rPr>
        <w:t>.</w:t>
      </w:r>
    </w:p>
    <w:p w14:paraId="2C5DF95B" w14:textId="7F59A275" w:rsidR="00B433C9" w:rsidRPr="00C35A2C" w:rsidRDefault="00FA58A3" w:rsidP="00E703B7">
      <w:pPr>
        <w:pStyle w:val="afffc"/>
        <w:ind w:left="0"/>
        <w:rPr>
          <w:rtl/>
        </w:rPr>
      </w:pPr>
      <w:r>
        <w:rPr>
          <w:rtl/>
        </w:rPr>
        <w:tab/>
      </w:r>
      <w:r w:rsidR="00951590">
        <w:rPr>
          <w:rFonts w:hint="cs"/>
          <w:rtl/>
        </w:rPr>
        <w:t xml:space="preserve">- </w:t>
      </w:r>
      <w:r w:rsidR="00B433C9" w:rsidRPr="00C35A2C">
        <w:rPr>
          <w:rtl/>
        </w:rPr>
        <w:t>שאני</w:t>
      </w:r>
      <w:r w:rsidR="00274003">
        <w:rPr>
          <w:rtl/>
        </w:rPr>
        <w:t xml:space="preserve"> </w:t>
      </w:r>
      <w:r w:rsidR="00951590">
        <w:rPr>
          <w:rFonts w:hint="cs"/>
          <w:rtl/>
        </w:rPr>
        <w:t>טמא</w:t>
      </w:r>
      <w:r w:rsidR="00B433C9" w:rsidRPr="00C35A2C">
        <w:rPr>
          <w:rtl/>
        </w:rPr>
        <w:t xml:space="preserve"> דמדאורייתא </w:t>
      </w:r>
      <w:r w:rsidR="00951590">
        <w:rPr>
          <w:rFonts w:hint="cs"/>
          <w:rtl/>
        </w:rPr>
        <w:t xml:space="preserve">חל, </w:t>
      </w:r>
      <w:r w:rsidR="00B433C9" w:rsidRPr="00AD1A41">
        <w:rPr>
          <w:rStyle w:val="affff1"/>
          <w:rtl/>
        </w:rPr>
        <w:t>ד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לא תשאו</w:t>
      </w:r>
      <w:r w:rsidR="00951590"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 </w:t>
      </w:r>
      <w:r w:rsidR="00B433C9" w:rsidRPr="00E703B7">
        <w:rPr>
          <w:rStyle w:val="affff1"/>
          <w:b/>
          <w:bCs/>
          <w:rtl/>
        </w:rPr>
        <w:t>חטא</w:t>
      </w:r>
      <w:r w:rsidR="00B433C9" w:rsidRPr="00AD1A41">
        <w:rPr>
          <w:rStyle w:val="affff1"/>
          <w:rtl/>
        </w:rPr>
        <w:t xml:space="preserve"> בהרימכם את </w:t>
      </w:r>
      <w:r w:rsidR="00B433C9" w:rsidRPr="00EA6942">
        <w:rPr>
          <w:rStyle w:val="affff1"/>
          <w:spacing w:val="-6"/>
          <w:rtl/>
        </w:rPr>
        <w:t>חלבו</w:t>
      </w:r>
      <w:r w:rsidR="00951590">
        <w:rPr>
          <w:rFonts w:hint="cs"/>
          <w:rtl/>
        </w:rPr>
        <w:t>'.</w:t>
      </w:r>
    </w:p>
    <w:p w14:paraId="1A1FA893" w14:textId="3AE15117" w:rsidR="00951590" w:rsidRDefault="00951590" w:rsidP="00615A60">
      <w:pPr>
        <w:pStyle w:val="affff2"/>
        <w:rPr>
          <w:rtl/>
        </w:rPr>
      </w:pPr>
      <w:bookmarkStart w:id="1008" w:name="_Toc119173071"/>
      <w:bookmarkStart w:id="1009" w:name="_Toc119230166"/>
      <w:r>
        <w:rPr>
          <w:rFonts w:hint="cs"/>
          <w:rtl/>
        </w:rPr>
        <w:t>יתבאר עפי"ז דין משנתינו ד</w:t>
      </w:r>
      <w:r w:rsidR="004474B3">
        <w:rPr>
          <w:rFonts w:hint="cs"/>
          <w:rtl/>
        </w:rPr>
        <w:t>'</w:t>
      </w:r>
      <w:r>
        <w:rPr>
          <w:rFonts w:hint="cs"/>
          <w:rtl/>
        </w:rPr>
        <w:t>ממזר אף מהראשון</w:t>
      </w:r>
      <w:r w:rsidR="004474B3">
        <w:rPr>
          <w:rFonts w:hint="cs"/>
          <w:rtl/>
        </w:rPr>
        <w:t>'</w:t>
      </w:r>
      <w:bookmarkEnd w:id="1008"/>
      <w:bookmarkEnd w:id="1009"/>
    </w:p>
    <w:p w14:paraId="2C33D700" w14:textId="2993A6D3" w:rsidR="00B433C9" w:rsidRDefault="00B433C9" w:rsidP="00B55EDF">
      <w:pPr>
        <w:rPr>
          <w:rFonts w:ascii="FontbitDavid" w:hAnsi="FontbitDavid"/>
          <w:sz w:val="32"/>
          <w:rtl/>
        </w:rPr>
      </w:pPr>
      <w:r w:rsidRPr="00B617FE">
        <w:rPr>
          <w:rStyle w:val="affff5"/>
          <w:rtl/>
        </w:rPr>
        <w:t xml:space="preserve">רבה </w:t>
      </w:r>
      <w:r w:rsidRPr="00951590">
        <w:rPr>
          <w:rStyle w:val="affff5"/>
          <w:rtl/>
        </w:rPr>
        <w:t>לר"</w:t>
      </w:r>
      <w:r w:rsidRPr="00951590">
        <w:rPr>
          <w:rStyle w:val="affff5"/>
          <w:rFonts w:hint="cs"/>
          <w:rtl/>
        </w:rPr>
        <w:t>ח</w:t>
      </w:r>
      <w:r w:rsidR="00951590">
        <w:rPr>
          <w:rStyle w:val="affff5"/>
          <w:rFonts w:hint="cs"/>
          <w:rtl/>
        </w:rPr>
        <w:t>,</w:t>
      </w:r>
      <w:r w:rsidRPr="00E703B7">
        <w:rPr>
          <w:rStyle w:val="affff5"/>
          <w:rtl/>
        </w:rPr>
        <w:t xml:space="preserve"> לד</w:t>
      </w:r>
      <w:r w:rsidR="00951590" w:rsidRPr="00E703B7">
        <w:rPr>
          <w:rStyle w:val="affff5"/>
          <w:rFonts w:hint="eastAsia"/>
          <w:rtl/>
        </w:rPr>
        <w:t>בריך</w:t>
      </w:r>
      <w:r w:rsidR="00951590" w:rsidRPr="00E703B7">
        <w:rPr>
          <w:rStyle w:val="affff5"/>
          <w:rtl/>
        </w:rPr>
        <w:t>:</w:t>
      </w:r>
      <w:r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ד</w:t>
      </w:r>
      <w:r w:rsidR="00AB43C5">
        <w:rPr>
          <w:rFonts w:ascii="FontbitDavid" w:hAnsi="FontbitDavid"/>
          <w:sz w:val="32"/>
          <w:rtl/>
        </w:rPr>
        <w:t>אף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סאת תרומה</w:t>
      </w:r>
      <w:r w:rsidRPr="00C35A2C">
        <w:rPr>
          <w:rFonts w:ascii="FontbitDavid" w:hAnsi="FontbitDavid"/>
          <w:sz w:val="32"/>
          <w:rtl/>
        </w:rPr>
        <w:t xml:space="preserve"> </w:t>
      </w:r>
      <w:r w:rsidR="00064D8B">
        <w:rPr>
          <w:rFonts w:ascii="FontbitDavid" w:hAnsi="FontbitDavid" w:hint="cs"/>
          <w:sz w:val="32"/>
          <w:rtl/>
        </w:rPr>
        <w:t>חז</w:t>
      </w:r>
      <w:r w:rsidR="00064D8B">
        <w:rPr>
          <w:rFonts w:ascii="FontbitDavid" w:hAnsi="FontbitDavid"/>
          <w:sz w:val="32"/>
          <w:rtl/>
        </w:rPr>
        <w:t>ר לטבל</w:t>
      </w:r>
      <w:r w:rsidR="00064D8B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>,</w:t>
      </w:r>
      <w:r w:rsidR="00951590">
        <w:rPr>
          <w:rFonts w:ascii="FontbitDavid" w:hAnsi="FontbitDavid" w:hint="cs"/>
          <w:sz w:val="32"/>
          <w:rtl/>
        </w:rPr>
        <w:t xml:space="preserve"> שמא יפשע,</w:t>
      </w:r>
    </w:p>
    <w:p w14:paraId="50BA2C4C" w14:textId="706D5701" w:rsidR="00B433C9" w:rsidRDefault="00951590" w:rsidP="00951590">
      <w:pPr>
        <w:rPr>
          <w:rtl/>
        </w:rPr>
      </w:pPr>
      <w:r>
        <w:rPr>
          <w:rFonts w:hint="cs"/>
          <w:rtl/>
        </w:rPr>
        <w:t xml:space="preserve">כיון </w:t>
      </w:r>
      <w:r w:rsidR="00064D8B">
        <w:rPr>
          <w:rFonts w:hint="cs"/>
          <w:rtl/>
        </w:rPr>
        <w:t>ש</w:t>
      </w:r>
      <w:r w:rsidR="00B433C9" w:rsidRPr="00C35A2C">
        <w:rPr>
          <w:rtl/>
        </w:rPr>
        <w:t xml:space="preserve">מדאורייתא </w:t>
      </w:r>
      <w:r>
        <w:rPr>
          <w:rFonts w:hint="cs"/>
          <w:rtl/>
        </w:rPr>
        <w:t>-</w:t>
      </w:r>
      <w:r w:rsidR="00B433C9" w:rsidRPr="00C35A2C">
        <w:rPr>
          <w:rtl/>
        </w:rPr>
        <w:t xml:space="preserve"> תרומה, </w:t>
      </w:r>
      <w:r w:rsidR="00B433C9" w:rsidRPr="00D1637C">
        <w:rPr>
          <w:rFonts w:cs="PFT_Frank"/>
          <w:b/>
          <w:bCs/>
          <w:szCs w:val="14"/>
          <w:rtl/>
        </w:rPr>
        <w:t>ב"ד מתנין לעקור דבר מהתורה</w:t>
      </w:r>
      <w:r w:rsidR="00B433C9" w:rsidRPr="00C35A2C">
        <w:rPr>
          <w:rtl/>
        </w:rPr>
        <w:t>?</w:t>
      </w:r>
    </w:p>
    <w:p w14:paraId="3803FB86" w14:textId="5F86EBDF" w:rsidR="00B433C9" w:rsidRPr="008E5DE4" w:rsidRDefault="00951590" w:rsidP="008E5DE4">
      <w:pPr>
        <w:rPr>
          <w:rtl/>
        </w:rPr>
      </w:pPr>
      <w:r>
        <w:rPr>
          <w:rStyle w:val="affff5"/>
          <w:rFonts w:hint="cs"/>
          <w:rtl/>
        </w:rPr>
        <w:t xml:space="preserve">א"ל שכן: </w:t>
      </w:r>
      <w:r w:rsidRPr="00951590">
        <w:rPr>
          <w:rStyle w:val="affff5"/>
          <w:rFonts w:hint="cs"/>
          <w:rtl/>
        </w:rPr>
        <w:t>כ</w:t>
      </w:r>
      <w:r w:rsidRPr="00E703B7">
        <w:rPr>
          <w:rStyle w:val="affff5"/>
          <w:rFonts w:hint="eastAsia"/>
          <w:rtl/>
        </w:rPr>
        <w:t>משנתינו</w:t>
      </w:r>
      <w:r w:rsidR="00B433C9" w:rsidRPr="00C35A2C">
        <w:rPr>
          <w:rFonts w:hint="cs"/>
          <w:rtl/>
        </w:rPr>
        <w:t xml:space="preserve"> ד</w:t>
      </w:r>
      <w:r w:rsidR="003D7672">
        <w:rPr>
          <w:rFonts w:hint="cs"/>
          <w:rtl/>
        </w:rPr>
        <w:t>עשו</w:t>
      </w:r>
      <w:r w:rsidR="00B433C9" w:rsidRPr="00C35A2C">
        <w:rPr>
          <w:rFonts w:hint="cs"/>
          <w:rtl/>
        </w:rPr>
        <w:t xml:space="preserve"> ממזר </w:t>
      </w:r>
      <w:r>
        <w:rPr>
          <w:rFonts w:hint="cs"/>
          <w:rtl/>
        </w:rPr>
        <w:t xml:space="preserve">מראשון, </w:t>
      </w:r>
      <w:r w:rsidRPr="00D1637C">
        <w:rPr>
          <w:rFonts w:cs="PFT_Frank" w:hint="eastAsia"/>
          <w:b/>
          <w:bCs/>
          <w:szCs w:val="14"/>
          <w:rtl/>
        </w:rPr>
        <w:t>והתירוהו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בממזרת</w:t>
      </w:r>
      <w:r>
        <w:rPr>
          <w:rFonts w:hint="cs"/>
          <w:rtl/>
        </w:rPr>
        <w:t>!</w:t>
      </w:r>
      <w:r w:rsidR="00B433C9" w:rsidRPr="00C35A2C">
        <w:rPr>
          <w:rFonts w:hint="cs"/>
          <w:rtl/>
        </w:rPr>
        <w:t xml:space="preserve"> </w:t>
      </w:r>
      <w:r w:rsidRPr="00E703B7">
        <w:rPr>
          <w:rStyle w:val="affff5"/>
          <w:rFonts w:hint="eastAsia"/>
          <w:rtl/>
        </w:rPr>
        <w:t>ודחאו</w:t>
      </w:r>
      <w:r w:rsidRPr="00E703B7">
        <w:rPr>
          <w:rStyle w:val="affff5"/>
          <w:rtl/>
        </w:rPr>
        <w:t>:</w:t>
      </w:r>
      <w:r>
        <w:rPr>
          <w:rFonts w:hint="cs"/>
          <w:rtl/>
        </w:rPr>
        <w:t xml:space="preserve"> ד</w:t>
      </w:r>
      <w:r w:rsidR="00B433C9" w:rsidRPr="00D1637C">
        <w:rPr>
          <w:rFonts w:cs="PFT_Frank" w:hint="eastAsia"/>
          <w:b/>
          <w:bCs/>
          <w:szCs w:val="14"/>
          <w:rtl/>
        </w:rPr>
        <w:t>אסור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בממזרת</w:t>
      </w:r>
      <w:r>
        <w:rPr>
          <w:rFonts w:hint="cs"/>
          <w:rtl/>
        </w:rPr>
        <w:t>,</w:t>
      </w:r>
      <w:r w:rsidR="00B433C9">
        <w:rPr>
          <w:rFonts w:hint="cs"/>
          <w:rtl/>
        </w:rPr>
        <w:t xml:space="preserve"> ו</w:t>
      </w:r>
      <w:r>
        <w:rPr>
          <w:rFonts w:hint="cs"/>
          <w:rtl/>
        </w:rPr>
        <w:t>'</w:t>
      </w:r>
      <w:r w:rsidR="00B433C9" w:rsidRPr="00C35A2C">
        <w:rPr>
          <w:rFonts w:hint="cs"/>
          <w:rtl/>
        </w:rPr>
        <w:t>ממזר</w:t>
      </w:r>
      <w:r>
        <w:rPr>
          <w:rFonts w:hint="cs"/>
          <w:rtl/>
        </w:rPr>
        <w:t>'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B433C9" w:rsidRPr="00C35A2C">
        <w:rPr>
          <w:rFonts w:hint="cs"/>
          <w:rtl/>
        </w:rPr>
        <w:t>לאוסרו בבת ישראל</w:t>
      </w:r>
      <w:r>
        <w:rPr>
          <w:rFonts w:hint="cs"/>
          <w:rtl/>
        </w:rPr>
        <w:t>.</w:t>
      </w:r>
    </w:p>
    <w:p w14:paraId="43C391ED" w14:textId="608E5B9F" w:rsidR="001856F0" w:rsidRDefault="001856F0" w:rsidP="00615A60">
      <w:pPr>
        <w:pStyle w:val="affff2"/>
        <w:rPr>
          <w:rtl/>
        </w:rPr>
      </w:pPr>
      <w:bookmarkStart w:id="1010" w:name="_Toc119173072"/>
      <w:bookmarkStart w:id="1011" w:name="_Toc119230167"/>
      <w:r>
        <w:rPr>
          <w:rFonts w:hint="cs"/>
          <w:rtl/>
        </w:rPr>
        <w:t>אם ב"ד יכולים לעקור דבר מהתורה?</w:t>
      </w:r>
      <w:bookmarkEnd w:id="1010"/>
      <w:bookmarkEnd w:id="1011"/>
    </w:p>
    <w:p w14:paraId="0BD51043" w14:textId="7B59E645" w:rsidR="00B433C9" w:rsidRDefault="001856F0" w:rsidP="00E703B7">
      <w:pPr>
        <w:rPr>
          <w:rtl/>
        </w:rPr>
      </w:pPr>
      <w:r w:rsidRPr="00E703B7">
        <w:rPr>
          <w:rStyle w:val="affff5"/>
          <w:rFonts w:hint="eastAsia"/>
          <w:rtl/>
        </w:rPr>
        <w:t>א</w:t>
      </w:r>
      <w:r w:rsidRPr="00E703B7">
        <w:rPr>
          <w:rStyle w:val="affff5"/>
          <w:rtl/>
        </w:rPr>
        <w:t>.</w:t>
      </w:r>
      <w:r w:rsidR="00B433C9" w:rsidRPr="00B617FE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 xml:space="preserve">מוכיח </w:t>
      </w:r>
      <w:r w:rsidR="00B433C9" w:rsidRPr="00B617FE">
        <w:rPr>
          <w:rStyle w:val="affff5"/>
          <w:rFonts w:hint="cs"/>
          <w:rtl/>
        </w:rPr>
        <w:t>ר</w:t>
      </w:r>
      <w:r w:rsidR="00B433C9" w:rsidRPr="00B617FE">
        <w:rPr>
          <w:rStyle w:val="affff5"/>
          <w:rtl/>
        </w:rPr>
        <w:t>"</w:t>
      </w:r>
      <w:r w:rsidR="00B433C9" w:rsidRPr="00B617FE">
        <w:rPr>
          <w:rStyle w:val="affff5"/>
          <w:rFonts w:hint="cs"/>
          <w:rtl/>
        </w:rPr>
        <w:t>ח</w:t>
      </w:r>
      <w:r>
        <w:rPr>
          <w:rStyle w:val="affff5"/>
          <w:rFonts w:hint="cs"/>
          <w:rtl/>
        </w:rPr>
        <w:t xml:space="preserve"> שכן</w:t>
      </w:r>
      <w:r>
        <w:rPr>
          <w:rFonts w:hint="cs"/>
          <w:rtl/>
        </w:rPr>
        <w:t>,</w:t>
      </w:r>
      <w:r w:rsidR="00B433C9" w:rsidRPr="00C35A2C">
        <w:rPr>
          <w:rtl/>
        </w:rPr>
        <w:t xml:space="preserve"> </w:t>
      </w:r>
      <w:r>
        <w:rPr>
          <w:rStyle w:val="affff5"/>
          <w:rFonts w:hint="cs"/>
          <w:rtl/>
        </w:rPr>
        <w:t>ד</w:t>
      </w:r>
      <w:r w:rsidR="00B433C9" w:rsidRPr="00B617FE">
        <w:rPr>
          <w:rStyle w:val="affff5"/>
          <w:rtl/>
        </w:rPr>
        <w:t>תניא:</w:t>
      </w:r>
      <w:r w:rsidR="00B433C9" w:rsidRPr="00C35A2C">
        <w:rPr>
          <w:rtl/>
        </w:rPr>
        <w:t xml:space="preserve"> מ</w:t>
      </w:r>
      <w:r w:rsidR="00FF0C04">
        <w:rPr>
          <w:rFonts w:hint="cs"/>
          <w:rtl/>
        </w:rPr>
        <w:t>א</w:t>
      </w:r>
      <w:r w:rsidR="00B433C9" w:rsidRPr="00C35A2C">
        <w:rPr>
          <w:rtl/>
        </w:rPr>
        <w:t>מתי יורש אשתו קטנה</w:t>
      </w:r>
      <w:r>
        <w:rPr>
          <w:rFonts w:hint="cs"/>
          <w:rtl/>
        </w:rPr>
        <w:t xml:space="preserve"> יתומה</w:t>
      </w:r>
      <w:r w:rsidR="00B433C9" w:rsidRPr="00C35A2C">
        <w:rPr>
          <w:rtl/>
        </w:rPr>
        <w:t>?</w:t>
      </w:r>
    </w:p>
    <w:p w14:paraId="07DD7FE2" w14:textId="50E33255" w:rsidR="00B433C9" w:rsidRDefault="00B433C9" w:rsidP="001856F0">
      <w:pPr>
        <w:rPr>
          <w:rFonts w:ascii="FontbitDavid" w:hAnsi="FontbitDavid"/>
          <w:sz w:val="32"/>
          <w:rtl/>
        </w:rPr>
      </w:pPr>
      <w:r w:rsidRPr="00B617FE">
        <w:rPr>
          <w:rStyle w:val="affff5"/>
          <w:rtl/>
        </w:rPr>
        <w:t>ב"ש</w:t>
      </w:r>
      <w:r w:rsidR="001856F0">
        <w:rPr>
          <w:rStyle w:val="affff5"/>
          <w:rFonts w:hint="cs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תעמוד בקומתה</w:t>
      </w:r>
      <w:r w:rsidR="001856F0">
        <w:rPr>
          <w:rFonts w:ascii="FontbitDavid" w:hAnsi="FontbitDavid" w:hint="cs"/>
          <w:sz w:val="32"/>
          <w:rtl/>
        </w:rPr>
        <w:t xml:space="preserve"> וחופה</w:t>
      </w:r>
      <w:r w:rsidRPr="00C35A2C">
        <w:rPr>
          <w:rFonts w:ascii="FontbitDavid" w:hAnsi="FontbitDavid"/>
          <w:sz w:val="32"/>
          <w:rtl/>
        </w:rPr>
        <w:t xml:space="preserve">, </w:t>
      </w:r>
      <w:r w:rsidRPr="00B617FE">
        <w:rPr>
          <w:rStyle w:val="affff5"/>
          <w:rtl/>
        </w:rPr>
        <w:t>ב"ה</w:t>
      </w:r>
      <w:r w:rsidR="001856F0">
        <w:rPr>
          <w:rStyle w:val="affff5"/>
          <w:rFonts w:hint="cs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חופה,</w:t>
      </w:r>
      <w:r w:rsidR="001856F0">
        <w:rPr>
          <w:rStyle w:val="affff5"/>
          <w:rFonts w:hint="cs"/>
          <w:rtl/>
        </w:rPr>
        <w:t xml:space="preserve"> </w:t>
      </w:r>
      <w:r w:rsidRPr="00B617FE">
        <w:rPr>
          <w:rStyle w:val="affff5"/>
          <w:rtl/>
        </w:rPr>
        <w:t>ר"</w:t>
      </w:r>
      <w:r w:rsidRPr="00B617FE">
        <w:rPr>
          <w:rStyle w:val="affff5"/>
          <w:rFonts w:hint="cs"/>
          <w:rtl/>
        </w:rPr>
        <w:t>א</w:t>
      </w:r>
      <w:r w:rsidRPr="00B617FE">
        <w:rPr>
          <w:rStyle w:val="affff5"/>
          <w:rtl/>
        </w:rPr>
        <w:t xml:space="preserve">: </w:t>
      </w:r>
      <w:r w:rsidR="001856F0">
        <w:rPr>
          <w:rFonts w:ascii="FontbitDavid" w:hAnsi="FontbitDavid" w:hint="cs"/>
          <w:sz w:val="32"/>
          <w:rtl/>
        </w:rPr>
        <w:t>תגדיל ו</w:t>
      </w:r>
      <w:r w:rsidRPr="00C35A2C">
        <w:rPr>
          <w:rFonts w:ascii="FontbitDavid" w:hAnsi="FontbitDavid"/>
          <w:sz w:val="32"/>
          <w:rtl/>
        </w:rPr>
        <w:t>תבעל,</w:t>
      </w:r>
    </w:p>
    <w:p w14:paraId="577FB4A7" w14:textId="370EBE05" w:rsidR="00B433C9" w:rsidRPr="00C35A2C" w:rsidRDefault="00B433C9" w:rsidP="001856F0">
      <w:pPr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ויורשה ומיטמא לה ואוכלת בגינו תרומה</w:t>
      </w:r>
      <w:r w:rsidR="001856F0">
        <w:rPr>
          <w:rFonts w:ascii="FontbitDavid" w:hAnsi="FontbitDavid" w:hint="cs"/>
          <w:sz w:val="32"/>
          <w:rtl/>
        </w:rPr>
        <w:t xml:space="preserve"> </w:t>
      </w:r>
      <w:r w:rsidR="001856F0" w:rsidRPr="00E703B7">
        <w:rPr>
          <w:rStyle w:val="affff8"/>
          <w:rFonts w:hint="eastAsia"/>
          <w:rtl/>
        </w:rPr>
        <w:t>וכ</w:t>
      </w:r>
      <w:r w:rsidR="001856F0" w:rsidRPr="00E703B7">
        <w:rPr>
          <w:rStyle w:val="affff8"/>
          <w:rtl/>
        </w:rPr>
        <w:t>"ז</w:t>
      </w:r>
      <w:r w:rsidR="001856F0">
        <w:rPr>
          <w:rStyle w:val="affff8"/>
          <w:rFonts w:hint="cs"/>
          <w:rtl/>
        </w:rPr>
        <w:t xml:space="preserve"> מדרבנן</w:t>
      </w:r>
      <w:r w:rsidR="001856F0" w:rsidRPr="00E703B7">
        <w:rPr>
          <w:rStyle w:val="affff8"/>
          <w:rtl/>
        </w:rPr>
        <w:t xml:space="preserve"> נגד התורה.</w:t>
      </w:r>
    </w:p>
    <w:p w14:paraId="0168FDC9" w14:textId="50AD15D8" w:rsidR="00BE015B" w:rsidRDefault="001856F0" w:rsidP="001856F0">
      <w:pPr>
        <w:rPr>
          <w:rtl/>
        </w:rPr>
      </w:pPr>
      <w:r>
        <w:rPr>
          <w:rStyle w:val="affff5"/>
          <w:rFonts w:hint="cs"/>
          <w:rtl/>
        </w:rPr>
        <w:t>ו</w:t>
      </w:r>
      <w:r w:rsidRPr="00E703B7">
        <w:rPr>
          <w:rStyle w:val="affff5"/>
          <w:rFonts w:hint="eastAsia"/>
          <w:rtl/>
        </w:rPr>
        <w:t>דחינו</w:t>
      </w:r>
      <w:r w:rsidRPr="00E703B7">
        <w:rPr>
          <w:rStyle w:val="affff5"/>
          <w:rtl/>
        </w:rPr>
        <w:t>:</w:t>
      </w:r>
      <w:r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יורשה</w:t>
      </w:r>
      <w:r>
        <w:rPr>
          <w:rFonts w:hint="cs"/>
          <w:rtl/>
        </w:rPr>
        <w:t xml:space="preserve"> </w:t>
      </w:r>
      <w:r w:rsidR="00FF0C04">
        <w:rPr>
          <w:rtl/>
        </w:rPr>
        <w:t>–</w:t>
      </w:r>
      <w:r w:rsidR="00B433C9">
        <w:rPr>
          <w:rFonts w:ascii="FontbitDavid" w:hAnsi="FontbitDavid"/>
          <w:sz w:val="32"/>
          <w:rtl/>
        </w:rPr>
        <w:t xml:space="preserve"> </w:t>
      </w:r>
      <w:r w:rsidR="00B433C9" w:rsidRPr="003F3A85">
        <w:rPr>
          <w:rtl/>
        </w:rPr>
        <w:t>הפקר ב"ד הפקר</w:t>
      </w:r>
      <w:r>
        <w:rPr>
          <w:rFonts w:hint="cs"/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="00B433C9" w:rsidRPr="00EA6942">
        <w:rPr>
          <w:rStyle w:val="affff1"/>
          <w:rFonts w:hint="cs"/>
          <w:spacing w:val="-4"/>
          <w:rtl/>
        </w:rPr>
        <w:t>'</w:t>
      </w:r>
      <w:r w:rsidR="00B433C9" w:rsidRPr="00EA6942">
        <w:rPr>
          <w:rStyle w:val="affff1"/>
          <w:spacing w:val="-4"/>
          <w:rtl/>
        </w:rPr>
        <w:t>כל אשר לא יבא</w:t>
      </w:r>
      <w:r>
        <w:rPr>
          <w:rStyle w:val="affff1"/>
          <w:rFonts w:hint="cs"/>
          <w:spacing w:val="-4"/>
          <w:rtl/>
        </w:rPr>
        <w:t>..</w:t>
      </w:r>
      <w:r w:rsidR="00B433C9" w:rsidRPr="00EA6942">
        <w:rPr>
          <w:rStyle w:val="affff1"/>
          <w:spacing w:val="-4"/>
          <w:rtl/>
        </w:rPr>
        <w:t xml:space="preserve"> בעצת השרים והזקנים יחרם כל רכושו</w:t>
      </w:r>
      <w:r>
        <w:rPr>
          <w:rStyle w:val="affff1"/>
          <w:rFonts w:hint="cs"/>
          <w:spacing w:val="-4"/>
          <w:rtl/>
        </w:rPr>
        <w:t>..</w:t>
      </w:r>
      <w:r w:rsidR="00B433C9" w:rsidRPr="00EA6942">
        <w:rPr>
          <w:rStyle w:val="affff1"/>
          <w:spacing w:val="-4"/>
          <w:rtl/>
        </w:rPr>
        <w:t>'</w:t>
      </w:r>
      <w:r w:rsidR="00B433C9" w:rsidRPr="00EA6942">
        <w:rPr>
          <w:rStyle w:val="affff1"/>
          <w:rFonts w:hint="cs"/>
          <w:spacing w:val="-4"/>
          <w:rtl/>
        </w:rPr>
        <w:t>,</w:t>
      </w:r>
      <w:r w:rsidR="00B433C9" w:rsidRPr="00C35A2C">
        <w:rPr>
          <w:rFonts w:hint="cs"/>
          <w:rtl/>
        </w:rPr>
        <w:t xml:space="preserve"> </w:t>
      </w:r>
      <w:r w:rsidRPr="00E703B7">
        <w:rPr>
          <w:rStyle w:val="affff1"/>
          <w:rFonts w:hint="eastAsia"/>
          <w:rtl/>
        </w:rPr>
        <w:t>ו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אשר נחלו</w:t>
      </w:r>
      <w:r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 </w:t>
      </w:r>
      <w:r w:rsidR="00B433C9" w:rsidRPr="00E703B7">
        <w:rPr>
          <w:rStyle w:val="affff1"/>
          <w:b/>
          <w:bCs/>
          <w:rtl/>
        </w:rPr>
        <w:t>וראשי האבות</w:t>
      </w:r>
      <w:r>
        <w:rPr>
          <w:rStyle w:val="affff1"/>
          <w:rFonts w:hint="cs"/>
          <w:b/>
          <w:bCs/>
          <w:rtl/>
        </w:rPr>
        <w:t>'</w:t>
      </w:r>
      <w:r>
        <w:rPr>
          <w:rFonts w:hint="cs"/>
          <w:rtl/>
        </w:rPr>
        <w:t xml:space="preserve"> </w:t>
      </w:r>
      <w:r w:rsidR="00FF0C04">
        <w:rPr>
          <w:rtl/>
        </w:rPr>
        <w:t>–</w:t>
      </w:r>
      <w:r>
        <w:rPr>
          <w:rFonts w:hint="cs"/>
          <w:rtl/>
        </w:rPr>
        <w:t xml:space="preserve"> ראשים כאבות.</w:t>
      </w:r>
    </w:p>
    <w:p w14:paraId="39335678" w14:textId="179712ED" w:rsidR="00B433C9" w:rsidRDefault="00BE015B" w:rsidP="007C50EB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מ</w:t>
      </w:r>
      <w:r w:rsidR="001856F0" w:rsidRPr="00D1637C">
        <w:rPr>
          <w:rFonts w:cs="PFT_Frank" w:hint="eastAsia"/>
          <w:b/>
          <w:bCs/>
          <w:szCs w:val="14"/>
          <w:rtl/>
        </w:rPr>
        <w:t>י</w:t>
      </w:r>
      <w:r w:rsidR="00B433C9" w:rsidRPr="00D1637C">
        <w:rPr>
          <w:rFonts w:cs="PFT_Frank" w:hint="eastAsia"/>
          <w:b/>
          <w:bCs/>
          <w:szCs w:val="14"/>
          <w:rtl/>
        </w:rPr>
        <w:t>טמא</w:t>
      </w:r>
      <w:r w:rsidR="00B433C9" w:rsidRPr="00E703B7">
        <w:rPr>
          <w:rtl/>
        </w:rPr>
        <w:t xml:space="preserve"> </w:t>
      </w:r>
      <w:r w:rsidR="00FF0C04">
        <w:rPr>
          <w:rFonts w:ascii="FontbitDavid" w:hAnsi="FontbitDavid"/>
          <w:sz w:val="32"/>
          <w:rtl/>
        </w:rPr>
        <w:t>–</w:t>
      </w:r>
      <w:r w:rsidR="001856F0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מת מצוה</w:t>
      </w:r>
      <w:r w:rsidR="001856F0"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1856F0">
        <w:rPr>
          <w:rFonts w:ascii="FontbitDavid" w:hAnsi="FontbitDavid" w:hint="cs"/>
          <w:sz w:val="32"/>
          <w:rtl/>
        </w:rPr>
        <w:t>דכיון ש</w:t>
      </w:r>
      <w:r w:rsidR="00B433C9" w:rsidRPr="00C35A2C">
        <w:rPr>
          <w:rFonts w:ascii="FontbitDavid" w:hAnsi="FontbitDavid" w:hint="cs"/>
          <w:sz w:val="32"/>
          <w:rtl/>
        </w:rPr>
        <w:t>אין לה יורשין ק</w:t>
      </w:r>
      <w:r w:rsidR="001856F0"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 w:hint="cs"/>
          <w:sz w:val="32"/>
          <w:rtl/>
        </w:rPr>
        <w:t>רא</w:t>
      </w:r>
      <w:r w:rsidR="001856F0">
        <w:rPr>
          <w:rFonts w:ascii="FontbitDavid" w:hAnsi="FontbitDavid" w:hint="cs"/>
          <w:sz w:val="32"/>
          <w:rtl/>
        </w:rPr>
        <w:t>ת</w:t>
      </w:r>
      <w:r w:rsidR="00B433C9" w:rsidRPr="00C35A2C">
        <w:rPr>
          <w:rFonts w:ascii="FontbitDavid" w:hAnsi="FontbitDavid" w:hint="cs"/>
          <w:sz w:val="32"/>
          <w:rtl/>
        </w:rPr>
        <w:t xml:space="preserve"> ולא ענו לה</w:t>
      </w:r>
      <w:r w:rsidR="001856F0">
        <w:rPr>
          <w:rFonts w:ascii="FontbitDavid" w:hAnsi="FontbitDavid" w:hint="cs"/>
          <w:sz w:val="32"/>
          <w:rtl/>
        </w:rPr>
        <w:t>.</w:t>
      </w:r>
    </w:p>
    <w:p w14:paraId="01891B4E" w14:textId="77777777" w:rsidR="00B433C9" w:rsidRPr="00C35A2C" w:rsidRDefault="00B433C9" w:rsidP="008E65FC">
      <w:pPr>
        <w:pStyle w:val="aff7"/>
        <w:framePr w:wrap="around"/>
      </w:pPr>
      <w:r w:rsidRPr="00C35A2C">
        <w:rPr>
          <w:rFonts w:hint="cs"/>
          <w:rtl/>
        </w:rPr>
        <w:t>צ:</w:t>
      </w:r>
    </w:p>
    <w:p w14:paraId="03E92D6C" w14:textId="337B9514" w:rsidR="00B433C9" w:rsidRPr="00C415C0" w:rsidRDefault="001856F0" w:rsidP="007C50EB">
      <w:pPr>
        <w:rPr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אוכלת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תרומה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FF0C04">
        <w:rPr>
          <w:rFonts w:ascii="FontbitDavid" w:hAnsi="FontbitDavid" w:hint="cs"/>
          <w:sz w:val="32"/>
          <w:rtl/>
        </w:rPr>
        <w:t>-</w:t>
      </w:r>
      <w:r w:rsidR="00B433C9" w:rsidRPr="00C35A2C">
        <w:rPr>
          <w:rFonts w:ascii="FontbitDavid" w:hAnsi="FontbitDavid"/>
          <w:sz w:val="32"/>
          <w:rtl/>
        </w:rPr>
        <w:t xml:space="preserve"> בתרומה דרבנן.</w:t>
      </w:r>
    </w:p>
    <w:p w14:paraId="2380308D" w14:textId="5E8A627C" w:rsidR="00B433C9" w:rsidRPr="00C35A2C" w:rsidRDefault="001856F0" w:rsidP="00B55EDF">
      <w:pPr>
        <w:rPr>
          <w:rtl/>
        </w:rPr>
      </w:pPr>
      <w:r>
        <w:rPr>
          <w:rStyle w:val="affff5"/>
          <w:rFonts w:hint="cs"/>
          <w:rtl/>
        </w:rPr>
        <w:t>ב. ומוכיח</w:t>
      </w:r>
      <w:r w:rsidR="00B433C9" w:rsidRPr="00B617FE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אכל תרומה טמאה</w:t>
      </w:r>
      <w:r w:rsidR="00B433C9" w:rsidRPr="00C35A2C">
        <w:rPr>
          <w:rFonts w:ascii="FontbitDavid" w:hAnsi="FontbitDavid"/>
          <w:sz w:val="32"/>
          <w:rtl/>
        </w:rPr>
        <w:t xml:space="preserve">- משלם חולין </w:t>
      </w:r>
      <w:r>
        <w:rPr>
          <w:rFonts w:hint="cs"/>
          <w:rtl/>
        </w:rPr>
        <w:t>טמאים</w:t>
      </w:r>
      <w:r w:rsidRPr="00E703B7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ו</w:t>
      </w:r>
      <w:r w:rsidRPr="00E703B7">
        <w:rPr>
          <w:rStyle w:val="affff8"/>
          <w:rFonts w:hint="eastAsia"/>
          <w:rtl/>
        </w:rPr>
        <w:t>נעשה</w:t>
      </w:r>
      <w:r w:rsidRPr="00E703B7">
        <w:rPr>
          <w:rStyle w:val="affff8"/>
          <w:rtl/>
        </w:rPr>
        <w:t xml:space="preserve"> </w:t>
      </w:r>
      <w:r w:rsidRPr="00E703B7">
        <w:rPr>
          <w:rStyle w:val="affff8"/>
          <w:rFonts w:hint="eastAsia"/>
          <w:rtl/>
        </w:rPr>
        <w:t>תרומה</w:t>
      </w:r>
      <w:r w:rsidRPr="00E703B7">
        <w:rPr>
          <w:rStyle w:val="affff8"/>
          <w:rtl/>
        </w:rPr>
        <w:t>.</w:t>
      </w:r>
    </w:p>
    <w:p w14:paraId="4F203935" w14:textId="53773950" w:rsidR="00B433C9" w:rsidRPr="005C5E95" w:rsidRDefault="001856F0" w:rsidP="00E703B7">
      <w:pPr>
        <w:rPr>
          <w:rFonts w:ascii="FontbitDavid" w:hAnsi="FontbitDavid"/>
          <w:spacing w:val="-2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lastRenderedPageBreak/>
        <w:t>תרומה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טהורה</w:t>
      </w:r>
      <w:r w:rsidRPr="00E703B7">
        <w:rPr>
          <w:rtl/>
        </w:rPr>
        <w:t xml:space="preserve"> - </w:t>
      </w:r>
      <w:r>
        <w:rPr>
          <w:rFonts w:hint="cs"/>
          <w:rtl/>
        </w:rPr>
        <w:t>משלם</w:t>
      </w:r>
      <w:r w:rsidR="00B433C9" w:rsidRPr="00E703B7">
        <w:rPr>
          <w:rtl/>
        </w:rPr>
        <w:t xml:space="preserve"> ט</w:t>
      </w:r>
      <w:r>
        <w:rPr>
          <w:rFonts w:hint="cs"/>
          <w:rtl/>
        </w:rPr>
        <w:t>הורי</w:t>
      </w:r>
      <w:r w:rsidR="00B433C9" w:rsidRPr="00E703B7">
        <w:rPr>
          <w:rtl/>
        </w:rPr>
        <w:t>ם</w:t>
      </w:r>
      <w:r>
        <w:rPr>
          <w:rFonts w:hint="cs"/>
          <w:rtl/>
        </w:rPr>
        <w:t>.</w:t>
      </w:r>
      <w:r w:rsidR="00B433C9" w:rsidRPr="00E703B7">
        <w:rPr>
          <w:rtl/>
        </w:rPr>
        <w:t xml:space="preserve"> </w:t>
      </w:r>
      <w:r>
        <w:rPr>
          <w:rFonts w:hint="cs"/>
          <w:rtl/>
        </w:rPr>
        <w:t xml:space="preserve">שילם טמאים, </w:t>
      </w:r>
      <w:r w:rsidRPr="00E703B7">
        <w:rPr>
          <w:rStyle w:val="affff5"/>
          <w:rFonts w:hint="eastAsia"/>
          <w:rtl/>
        </w:rPr>
        <w:t>ל</w:t>
      </w:r>
      <w:r>
        <w:rPr>
          <w:rStyle w:val="affff5"/>
          <w:rFonts w:hint="cs"/>
          <w:rtl/>
        </w:rPr>
        <w:t>ר"מ</w:t>
      </w:r>
      <w:r w:rsidR="00B433C9" w:rsidRPr="001856F0">
        <w:rPr>
          <w:rtl/>
        </w:rPr>
        <w:t xml:space="preserve"> </w:t>
      </w:r>
      <w:r w:rsidR="00B433C9" w:rsidRPr="00E703B7">
        <w:rPr>
          <w:rtl/>
        </w:rPr>
        <w:t>בשוגג</w:t>
      </w:r>
      <w:r w:rsidR="00B433C9" w:rsidRPr="001856F0">
        <w:rPr>
          <w:rtl/>
        </w:rPr>
        <w:t xml:space="preserve"> תשלומין, </w:t>
      </w:r>
      <w:r w:rsidR="00B433C9" w:rsidRPr="00D1637C">
        <w:rPr>
          <w:rFonts w:cs="PFT_Frank"/>
          <w:b/>
          <w:bCs/>
          <w:szCs w:val="14"/>
          <w:rtl/>
        </w:rPr>
        <w:t xml:space="preserve">במזיד </w:t>
      </w:r>
      <w:r w:rsidRPr="00D1637C">
        <w:rPr>
          <w:rFonts w:cs="PFT_Frank" w:hint="eastAsia"/>
          <w:b/>
          <w:bCs/>
          <w:szCs w:val="14"/>
          <w:rtl/>
        </w:rPr>
        <w:t>ל</w:t>
      </w:r>
      <w:r w:rsidR="00B433C9" w:rsidRPr="00D1637C">
        <w:rPr>
          <w:rFonts w:cs="PFT_Frank"/>
          <w:b/>
          <w:bCs/>
          <w:szCs w:val="14"/>
          <w:rtl/>
        </w:rPr>
        <w:t>א</w:t>
      </w:r>
      <w:r w:rsidR="00B433C9" w:rsidRPr="001856F0">
        <w:rPr>
          <w:rtl/>
        </w:rPr>
        <w:t>,</w:t>
      </w:r>
      <w:r>
        <w:rPr>
          <w:rStyle w:val="affff5"/>
          <w:rFonts w:hint="cs"/>
          <w:rtl/>
        </w:rPr>
        <w:t xml:space="preserve"> </w:t>
      </w:r>
      <w:r>
        <w:rPr>
          <w:rtl/>
        </w:rPr>
        <w:tab/>
      </w:r>
      <w:r>
        <w:rPr>
          <w:rStyle w:val="affff5"/>
          <w:rFonts w:hint="cs"/>
          <w:rtl/>
        </w:rPr>
        <w:t>לחכמים</w:t>
      </w:r>
      <w:r w:rsidR="00BE015B" w:rsidRPr="005C5E95">
        <w:rPr>
          <w:rFonts w:ascii="FontbitDavid" w:hAnsi="FontbitDavid"/>
          <w:spacing w:val="-2"/>
          <w:sz w:val="32"/>
          <w:rtl/>
        </w:rPr>
        <w:t xml:space="preserve"> </w:t>
      </w:r>
      <w:r w:rsidR="00B433C9" w:rsidRPr="005C5E95">
        <w:rPr>
          <w:rFonts w:ascii="FontbitDavid" w:hAnsi="FontbitDavid"/>
          <w:spacing w:val="-2"/>
          <w:sz w:val="32"/>
          <w:rtl/>
        </w:rPr>
        <w:t>תשלומין, וחוזר ומשלם טהורין</w:t>
      </w:r>
      <w:r>
        <w:rPr>
          <w:rFonts w:ascii="FontbitDavid" w:hAnsi="FontbitDavid" w:hint="cs"/>
          <w:spacing w:val="-2"/>
          <w:sz w:val="32"/>
          <w:rtl/>
        </w:rPr>
        <w:t>.</w:t>
      </w:r>
    </w:p>
    <w:p w14:paraId="10185EEC" w14:textId="3C2FEF55" w:rsidR="00B433C9" w:rsidRDefault="00B433C9" w:rsidP="00E703B7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ו</w:t>
      </w:r>
      <w:r w:rsidRPr="00C35A2C">
        <w:rPr>
          <w:rFonts w:ascii="FontbitDavid" w:hAnsi="FontbitDavid" w:hint="cs"/>
          <w:sz w:val="32"/>
          <w:rtl/>
        </w:rPr>
        <w:t>א</w:t>
      </w:r>
      <w:r w:rsidR="001856F0">
        <w:rPr>
          <w:rFonts w:ascii="FontbitDavid" w:hAnsi="FontbitDavid" w:hint="cs"/>
          <w:sz w:val="32"/>
          <w:rtl/>
        </w:rPr>
        <w:t>ף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1856F0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 w:hint="cs"/>
          <w:sz w:val="32"/>
          <w:rtl/>
        </w:rPr>
        <w:t>מדאורייתא</w:t>
      </w:r>
      <w:r w:rsidR="001856F0">
        <w:rPr>
          <w:rFonts w:ascii="FontbitDavid" w:hAnsi="FontbitDavid" w:hint="cs"/>
          <w:sz w:val="32"/>
          <w:rtl/>
        </w:rPr>
        <w:t xml:space="preserve"> - </w:t>
      </w:r>
      <w:r w:rsidRPr="00C35A2C">
        <w:rPr>
          <w:rFonts w:ascii="FontbitDavid" w:hAnsi="FontbitDavid" w:hint="cs"/>
          <w:sz w:val="32"/>
          <w:rtl/>
        </w:rPr>
        <w:t>תשלו</w:t>
      </w:r>
      <w:r w:rsidR="001856F0">
        <w:rPr>
          <w:rFonts w:ascii="FontbitDavid" w:hAnsi="FontbitDavid" w:hint="cs"/>
          <w:sz w:val="32"/>
          <w:rtl/>
        </w:rPr>
        <w:t>מין,</w:t>
      </w:r>
      <w:r w:rsidRPr="00C35A2C">
        <w:rPr>
          <w:rFonts w:ascii="FontbitDavid" w:hAnsi="FontbitDavid" w:hint="cs"/>
          <w:sz w:val="32"/>
          <w:rtl/>
        </w:rPr>
        <w:t xml:space="preserve"> ק</w:t>
      </w:r>
      <w:r w:rsidR="001856F0">
        <w:rPr>
          <w:rFonts w:ascii="FontbitDavid" w:hAnsi="FontbitDavid" w:hint="cs"/>
          <w:sz w:val="32"/>
          <w:rtl/>
        </w:rPr>
        <w:t>י</w:t>
      </w:r>
      <w:r w:rsidRPr="00C35A2C">
        <w:rPr>
          <w:rFonts w:ascii="FontbitDavid" w:hAnsi="FontbitDavid" w:hint="cs"/>
          <w:sz w:val="32"/>
          <w:rtl/>
        </w:rPr>
        <w:t>דש אשה ת</w:t>
      </w:r>
      <w:r w:rsidR="001856F0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 w:hint="cs"/>
          <w:sz w:val="32"/>
          <w:rtl/>
        </w:rPr>
        <w:t>פס</w:t>
      </w:r>
      <w:r w:rsidR="00BE015B">
        <w:rPr>
          <w:rFonts w:ascii="FontbitDavid" w:hAnsi="FontbitDavid" w:hint="cs"/>
          <w:sz w:val="32"/>
          <w:rtl/>
        </w:rPr>
        <w:t>,</w:t>
      </w:r>
      <w:r w:rsidR="001856F0">
        <w:rPr>
          <w:rFonts w:ascii="FontbitDavid" w:hAnsi="FontbitDavid" w:hint="cs"/>
          <w:sz w:val="32"/>
          <w:rtl/>
        </w:rPr>
        <w:t xml:space="preserve"> </w:t>
      </w:r>
      <w:r w:rsidR="001D5EF9">
        <w:rPr>
          <w:rFonts w:ascii="FontbitDavid" w:hAnsi="FontbitDavid"/>
          <w:sz w:val="32"/>
          <w:rtl/>
        </w:rPr>
        <w:tab/>
      </w:r>
      <w:r w:rsidR="00FF0C04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 </w:t>
      </w:r>
      <w:r w:rsidR="00BE015B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התירו</w:t>
      </w:r>
      <w:r w:rsidR="001856F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</w:t>
      </w:r>
      <w:r w:rsidR="001856F0">
        <w:rPr>
          <w:rFonts w:ascii="FontbitDavid" w:hAnsi="FontbitDavid" w:hint="cs"/>
          <w:sz w:val="32"/>
          <w:rtl/>
        </w:rPr>
        <w:t>!</w:t>
      </w:r>
      <w:r w:rsidRPr="00C35A2C">
        <w:rPr>
          <w:rFonts w:ascii="FontbitDavid" w:hAnsi="FontbitDavid" w:hint="cs"/>
          <w:sz w:val="32"/>
          <w:rtl/>
        </w:rPr>
        <w:t xml:space="preserve"> </w:t>
      </w:r>
    </w:p>
    <w:p w14:paraId="11FE4899" w14:textId="6857996A" w:rsidR="00B433C9" w:rsidRPr="00C35A2C" w:rsidRDefault="001856F0" w:rsidP="00B55EDF">
      <w:pPr>
        <w:rPr>
          <w:rtl/>
        </w:rPr>
      </w:pPr>
      <w:r w:rsidRPr="00E703B7">
        <w:rPr>
          <w:rStyle w:val="affff5"/>
          <w:rFonts w:hint="eastAsia"/>
          <w:rtl/>
        </w:rPr>
        <w:t>ודחינו</w:t>
      </w:r>
      <w:r>
        <w:rPr>
          <w:rFonts w:hint="cs"/>
          <w:rtl/>
        </w:rPr>
        <w:t>:</w:t>
      </w:r>
      <w:r w:rsidR="00B433C9">
        <w:rPr>
          <w:rFonts w:hint="cs"/>
          <w:rtl/>
        </w:rPr>
        <w:t xml:space="preserve"> </w:t>
      </w:r>
      <w:r w:rsidR="001D5EF9">
        <w:rPr>
          <w:rStyle w:val="affff5"/>
          <w:rFonts w:hint="cs"/>
          <w:rtl/>
        </w:rPr>
        <w:t>'</w:t>
      </w:r>
      <w:r w:rsidRPr="00E703B7">
        <w:rPr>
          <w:rStyle w:val="affff5"/>
          <w:rFonts w:hint="eastAsia"/>
          <w:rtl/>
        </w:rPr>
        <w:t>ר</w:t>
      </w:r>
      <w:r w:rsidRPr="00E703B7">
        <w:rPr>
          <w:rStyle w:val="affff5"/>
          <w:rtl/>
        </w:rPr>
        <w:t>"מ</w:t>
      </w:r>
      <w:r>
        <w:rPr>
          <w:rFonts w:hint="cs"/>
          <w:rtl/>
        </w:rPr>
        <w:t xml:space="preserve"> דבמזיד </w:t>
      </w:r>
      <w:r w:rsidR="00B433C9" w:rsidRPr="00C35A2C">
        <w:rPr>
          <w:rFonts w:hint="cs"/>
          <w:rtl/>
        </w:rPr>
        <w:t>א</w:t>
      </w:r>
      <w:r w:rsidR="00B433C9" w:rsidRPr="00C35A2C">
        <w:rPr>
          <w:rtl/>
        </w:rPr>
        <w:t>י</w:t>
      </w:r>
      <w:r>
        <w:rPr>
          <w:rFonts w:hint="cs"/>
          <w:rtl/>
        </w:rPr>
        <w:t>נו</w:t>
      </w:r>
      <w:r w:rsidR="00B433C9" w:rsidRPr="00C35A2C">
        <w:rPr>
          <w:rtl/>
        </w:rPr>
        <w:t xml:space="preserve"> תשלומין</w:t>
      </w:r>
      <w:r w:rsidR="001D5EF9">
        <w:rPr>
          <w:rFonts w:hint="cs"/>
          <w:rtl/>
        </w:rPr>
        <w:t>'</w:t>
      </w:r>
      <w:r>
        <w:rPr>
          <w:rFonts w:hint="cs"/>
          <w:rtl/>
        </w:rPr>
        <w:t xml:space="preserve"> היינו</w:t>
      </w:r>
      <w:r w:rsidR="00B433C9" w:rsidRPr="00C35A2C">
        <w:rPr>
          <w:rFonts w:hint="cs"/>
          <w:rtl/>
        </w:rPr>
        <w:t xml:space="preserve"> </w:t>
      </w:r>
      <w:r w:rsidR="00BE015B">
        <w:rPr>
          <w:rFonts w:hint="cs"/>
          <w:rtl/>
        </w:rPr>
        <w:t>שח</w:t>
      </w:r>
      <w:r>
        <w:rPr>
          <w:rFonts w:hint="cs"/>
          <w:rtl/>
        </w:rPr>
        <w:t>ו</w:t>
      </w:r>
      <w:r w:rsidR="00BE015B">
        <w:rPr>
          <w:rFonts w:hint="cs"/>
          <w:rtl/>
        </w:rPr>
        <w:t xml:space="preserve">זר </w:t>
      </w:r>
      <w:r>
        <w:rPr>
          <w:rFonts w:hint="cs"/>
          <w:rtl/>
        </w:rPr>
        <w:t>ומ</w:t>
      </w:r>
      <w:r w:rsidR="00BE015B">
        <w:rPr>
          <w:rFonts w:hint="cs"/>
          <w:rtl/>
        </w:rPr>
        <w:t>שלם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שוב,</w:t>
      </w:r>
    </w:p>
    <w:p w14:paraId="6333C649" w14:textId="3BBF5170" w:rsidR="00B433C9" w:rsidRDefault="00B433C9" w:rsidP="00E703B7">
      <w:pPr>
        <w:jc w:val="center"/>
        <w:rPr>
          <w:rFonts w:ascii="FontbitDavid" w:hAnsi="FontbitDavid"/>
          <w:sz w:val="32"/>
          <w:rtl/>
        </w:rPr>
      </w:pPr>
      <w:r w:rsidRPr="00B617FE">
        <w:rPr>
          <w:rStyle w:val="affff5"/>
          <w:rFonts w:hint="cs"/>
          <w:rtl/>
        </w:rPr>
        <w:t>ו</w:t>
      </w:r>
      <w:r w:rsidR="001856F0">
        <w:rPr>
          <w:rStyle w:val="affff5"/>
          <w:rFonts w:hint="cs"/>
          <w:rtl/>
        </w:rPr>
        <w:t>חלקו</w:t>
      </w:r>
      <w:r w:rsidRPr="00B617FE">
        <w:rPr>
          <w:rStyle w:val="affff5"/>
          <w:rFonts w:hint="cs"/>
          <w:rtl/>
        </w:rPr>
        <w:t xml:space="preserve"> </w:t>
      </w:r>
      <w:r w:rsidR="001856F0">
        <w:rPr>
          <w:rStyle w:val="affff5"/>
          <w:rFonts w:hint="cs"/>
          <w:rtl/>
        </w:rPr>
        <w:t>ר"מ</w:t>
      </w:r>
      <w:r w:rsidRPr="00B617FE">
        <w:rPr>
          <w:rStyle w:val="affff5"/>
          <w:rFonts w:hint="cs"/>
          <w:rtl/>
        </w:rPr>
        <w:t xml:space="preserve"> </w:t>
      </w:r>
      <w:r w:rsidR="001856F0">
        <w:rPr>
          <w:rStyle w:val="affff5"/>
          <w:rFonts w:hint="cs"/>
          <w:rtl/>
        </w:rPr>
        <w:t>ו</w:t>
      </w:r>
      <w:r w:rsidRPr="00B617FE">
        <w:rPr>
          <w:rStyle w:val="affff5"/>
          <w:rFonts w:hint="cs"/>
          <w:rtl/>
        </w:rPr>
        <w:t>רבנן: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1856F0">
        <w:rPr>
          <w:rFonts w:ascii="FontbitDavid" w:hAnsi="FontbitDavid" w:hint="cs"/>
          <w:sz w:val="32"/>
          <w:rtl/>
        </w:rPr>
        <w:t xml:space="preserve">אם </w:t>
      </w:r>
      <w:r w:rsidRPr="00C35A2C">
        <w:rPr>
          <w:rFonts w:ascii="FontbitDavid" w:hAnsi="FontbitDavid"/>
          <w:sz w:val="32"/>
          <w:rtl/>
        </w:rPr>
        <w:t>קנסו שוגג אטו מזיד</w:t>
      </w:r>
      <w:r w:rsidR="001856F0">
        <w:rPr>
          <w:rFonts w:ascii="FontbitDavid" w:hAnsi="FontbitDavid" w:hint="cs"/>
          <w:sz w:val="32"/>
          <w:rtl/>
        </w:rPr>
        <w:t>.</w:t>
      </w:r>
    </w:p>
    <w:p w14:paraId="51F12EB2" w14:textId="2E807E52" w:rsidR="00B433C9" w:rsidRPr="00C35A2C" w:rsidRDefault="001856F0" w:rsidP="00B55EDF">
      <w:pPr>
        <w:rPr>
          <w:rtl/>
        </w:rPr>
      </w:pPr>
      <w:r w:rsidRPr="00E703B7">
        <w:rPr>
          <w:rStyle w:val="affff5"/>
          <w:rFonts w:hint="eastAsia"/>
          <w:rtl/>
        </w:rPr>
        <w:t>ג</w:t>
      </w:r>
      <w:r w:rsidRPr="00E703B7">
        <w:rPr>
          <w:rStyle w:val="affff5"/>
          <w:rtl/>
        </w:rPr>
        <w:t xml:space="preserve">. </w:t>
      </w:r>
      <w:r>
        <w:rPr>
          <w:rStyle w:val="affff5"/>
          <w:rFonts w:hint="cs"/>
          <w:rtl/>
        </w:rPr>
        <w:t>ומוכיח</w:t>
      </w:r>
      <w:r w:rsidR="00B433C9" w:rsidRPr="00B617FE">
        <w:rPr>
          <w:rStyle w:val="affff5"/>
          <w:rtl/>
        </w:rPr>
        <w:t xml:space="preserve">: </w:t>
      </w:r>
      <w:r w:rsidR="00B433C9" w:rsidRPr="00C35A2C">
        <w:rPr>
          <w:rFonts w:ascii="FontbitDavid" w:hAnsi="FontbitDavid"/>
          <w:sz w:val="32"/>
          <w:rtl/>
        </w:rPr>
        <w:t>דם שנטמא וזרקו</w:t>
      </w:r>
      <w:r w:rsidR="00FF0C04"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בשוגג הורצה,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במזיד לא</w:t>
      </w:r>
      <w:r w:rsidR="00FF0C04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הורצה</w:t>
      </w:r>
      <w:r w:rsidR="00FF0C04">
        <w:rPr>
          <w:rFonts w:hint="cs"/>
          <w:rtl/>
        </w:rPr>
        <w:t>.</w:t>
      </w:r>
    </w:p>
    <w:p w14:paraId="2C994964" w14:textId="7F23002E" w:rsidR="00B433C9" w:rsidRPr="005C5E95" w:rsidRDefault="00B433C9" w:rsidP="00E703B7">
      <w:pPr>
        <w:rPr>
          <w:rFonts w:ascii="FontbitDavid" w:hAnsi="FontbitDavid"/>
          <w:spacing w:val="-2"/>
          <w:sz w:val="32"/>
          <w:rtl/>
        </w:rPr>
      </w:pPr>
      <w:r w:rsidRPr="005C5E95">
        <w:rPr>
          <w:rFonts w:ascii="FontbitDavid" w:hAnsi="FontbitDavid" w:hint="cs"/>
          <w:spacing w:val="-4"/>
          <w:sz w:val="32"/>
          <w:rtl/>
        </w:rPr>
        <w:t>ו</w:t>
      </w:r>
      <w:r w:rsidR="00AB43C5" w:rsidRPr="005C5E95">
        <w:rPr>
          <w:rFonts w:ascii="FontbitDavid" w:hAnsi="FontbitDavid" w:hint="cs"/>
          <w:spacing w:val="-4"/>
          <w:sz w:val="32"/>
          <w:rtl/>
        </w:rPr>
        <w:t>אף</w:t>
      </w:r>
      <w:r w:rsidRPr="005C5E95">
        <w:rPr>
          <w:rFonts w:ascii="FontbitDavid" w:hAnsi="FontbitDavid" w:hint="cs"/>
          <w:spacing w:val="-4"/>
          <w:sz w:val="32"/>
          <w:rtl/>
        </w:rPr>
        <w:t xml:space="preserve"> </w:t>
      </w:r>
      <w:r w:rsidR="001D5EF9">
        <w:rPr>
          <w:rFonts w:ascii="FontbitDavid" w:hAnsi="FontbitDavid" w:hint="cs"/>
          <w:spacing w:val="-4"/>
          <w:sz w:val="32"/>
          <w:rtl/>
        </w:rPr>
        <w:t>ש</w:t>
      </w:r>
      <w:r w:rsidRPr="005C5E95">
        <w:rPr>
          <w:rFonts w:ascii="FontbitDavid" w:hAnsi="FontbitDavid" w:hint="cs"/>
          <w:spacing w:val="-4"/>
          <w:sz w:val="32"/>
          <w:rtl/>
        </w:rPr>
        <w:t xml:space="preserve">מדאורייתא מרצה </w:t>
      </w:r>
      <w:r w:rsidR="001D5EF9">
        <w:rPr>
          <w:rFonts w:ascii="FontbitDavid" w:hAnsi="FontbitDavid" w:hint="cs"/>
          <w:spacing w:val="-2"/>
          <w:sz w:val="32"/>
          <w:rtl/>
        </w:rPr>
        <w:t>תמיד</w:t>
      </w:r>
      <w:r w:rsidRPr="005C5E95">
        <w:rPr>
          <w:rFonts w:ascii="FontbitDavid" w:hAnsi="FontbitDavid"/>
          <w:spacing w:val="-2"/>
          <w:sz w:val="32"/>
          <w:rtl/>
        </w:rPr>
        <w:t>,</w:t>
      </w:r>
      <w:r w:rsidR="00522AA7" w:rsidRPr="005C5E95">
        <w:rPr>
          <w:rFonts w:ascii="FontbitDavid" w:hAnsi="FontbitDavid" w:hint="cs"/>
          <w:spacing w:val="-2"/>
          <w:sz w:val="32"/>
          <w:rtl/>
        </w:rPr>
        <w:t xml:space="preserve"> </w:t>
      </w:r>
      <w:r w:rsidR="001D5EF9">
        <w:rPr>
          <w:rStyle w:val="affff5"/>
          <w:rFonts w:hint="cs"/>
          <w:rtl/>
        </w:rPr>
        <w:t>מדרבנן</w:t>
      </w:r>
      <w:r w:rsidRPr="005C5E95">
        <w:rPr>
          <w:rStyle w:val="affff5"/>
          <w:rtl/>
        </w:rPr>
        <w:t xml:space="preserve"> </w:t>
      </w:r>
      <w:r w:rsidRPr="005C5E95">
        <w:rPr>
          <w:rFonts w:ascii="FontbitDavid" w:hAnsi="FontbitDavid"/>
          <w:spacing w:val="-2"/>
          <w:sz w:val="32"/>
          <w:rtl/>
        </w:rPr>
        <w:t xml:space="preserve">לא,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ומעייל חולין לעזרה</w:t>
      </w:r>
      <w:r w:rsidRPr="005C5E95">
        <w:rPr>
          <w:rFonts w:ascii="FontbitDavid" w:hAnsi="FontbitDavid"/>
          <w:spacing w:val="-2"/>
          <w:sz w:val="32"/>
          <w:rtl/>
        </w:rPr>
        <w:t>!</w:t>
      </w:r>
    </w:p>
    <w:p w14:paraId="0FA15C4B" w14:textId="435B1E2B" w:rsidR="00B433C9" w:rsidRPr="00C35A2C" w:rsidRDefault="001D5EF9" w:rsidP="00B55EDF">
      <w:pPr>
        <w:rPr>
          <w:rtl/>
        </w:rPr>
      </w:pPr>
      <w:r w:rsidRPr="00E703B7">
        <w:rPr>
          <w:rStyle w:val="affff5"/>
          <w:rFonts w:hint="eastAsia"/>
          <w:rtl/>
        </w:rPr>
        <w:t>ודחינו</w:t>
      </w:r>
      <w:r w:rsidR="00522AA7">
        <w:rPr>
          <w:rFonts w:hint="cs"/>
          <w:rtl/>
        </w:rPr>
        <w:t>: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'</w:t>
      </w:r>
      <w:r w:rsidR="00B433C9" w:rsidRPr="00C35A2C">
        <w:rPr>
          <w:rFonts w:hint="cs"/>
          <w:rtl/>
        </w:rPr>
        <w:t>לא הורצה</w:t>
      </w:r>
      <w:r>
        <w:rPr>
          <w:rFonts w:hint="cs"/>
          <w:rtl/>
        </w:rPr>
        <w:t>'</w:t>
      </w:r>
      <w:r w:rsidR="00B433C9" w:rsidRPr="00C35A2C">
        <w:rPr>
          <w:rFonts w:hint="cs"/>
          <w:rtl/>
        </w:rPr>
        <w:t xml:space="preserve"> להתיר בשר באכילה אבל בעלים נתכפרו</w:t>
      </w:r>
      <w:r>
        <w:rPr>
          <w:rFonts w:hint="cs"/>
          <w:rtl/>
        </w:rPr>
        <w:t>,</w:t>
      </w:r>
    </w:p>
    <w:p w14:paraId="0E091500" w14:textId="01D9A8E8" w:rsidR="00B433C9" w:rsidRPr="00C35A2C" w:rsidRDefault="00B433C9" w:rsidP="00E703B7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="001D5EF9" w:rsidRPr="00D1637C">
        <w:rPr>
          <w:rFonts w:cs="PFT_Frank" w:hint="eastAsia"/>
          <w:b/>
          <w:bCs/>
          <w:szCs w:val="14"/>
          <w:rtl/>
        </w:rPr>
        <w:t>ש</w:t>
      </w:r>
      <w:r w:rsidRPr="00D1637C">
        <w:rPr>
          <w:rFonts w:cs="PFT_Frank" w:hint="eastAsia"/>
          <w:b/>
          <w:bCs/>
          <w:szCs w:val="14"/>
          <w:rtl/>
        </w:rPr>
        <w:t>נעקרה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1D5EF9" w:rsidRPr="00D1637C">
        <w:rPr>
          <w:rFonts w:cs="PFT_Frank"/>
          <w:b/>
          <w:bCs/>
          <w:szCs w:val="14"/>
          <w:rtl/>
        </w:rPr>
        <w:t xml:space="preserve"> </w:t>
      </w:r>
      <w:r w:rsidR="001D5EF9" w:rsidRPr="00FF0C04">
        <w:rPr>
          <w:rFonts w:hint="cs"/>
          <w:rtl/>
        </w:rPr>
        <w:t xml:space="preserve">מצוות </w:t>
      </w:r>
      <w:r w:rsidRPr="00FF0C04">
        <w:rPr>
          <w:rFonts w:hint="cs"/>
          <w:rtl/>
        </w:rPr>
        <w:t xml:space="preserve">אכילת בשר </w:t>
      </w:r>
      <w:r w:rsidR="001D5EF9" w:rsidRPr="00E703B7">
        <w:rPr>
          <w:rFonts w:hint="eastAsia"/>
          <w:rtl/>
        </w:rPr>
        <w:t>דכהנים</w:t>
      </w:r>
      <w:r w:rsidR="001D5EF9">
        <w:rPr>
          <w:rStyle w:val="affff1"/>
          <w:rFonts w:hint="cs"/>
          <w:spacing w:val="-6"/>
          <w:rtl/>
        </w:rPr>
        <w:t xml:space="preserve"> </w:t>
      </w:r>
      <w:r w:rsidR="001D5EF9">
        <w:rPr>
          <w:rFonts w:hint="cs"/>
          <w:rtl/>
        </w:rPr>
        <w:t>-</w:t>
      </w:r>
      <w:r>
        <w:rPr>
          <w:rtl/>
        </w:rPr>
        <w:t xml:space="preserve"> </w:t>
      </w:r>
      <w:r w:rsidR="001D5EF9">
        <w:rPr>
          <w:rFonts w:hint="cs"/>
          <w:rtl/>
        </w:rPr>
        <w:t>'</w:t>
      </w:r>
      <w:r w:rsidRPr="00C35A2C">
        <w:rPr>
          <w:rtl/>
        </w:rPr>
        <w:t>שב ואל תעשה</w:t>
      </w:r>
      <w:r w:rsidR="001D5EF9">
        <w:rPr>
          <w:rFonts w:hint="cs"/>
          <w:rtl/>
        </w:rPr>
        <w:t>'</w:t>
      </w:r>
      <w:r w:rsidRPr="00C35A2C">
        <w:rPr>
          <w:rtl/>
        </w:rPr>
        <w:t xml:space="preserve"> שאני.</w:t>
      </w:r>
    </w:p>
    <w:p w14:paraId="0D774E7C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צ:</w:t>
      </w:r>
    </w:p>
    <w:p w14:paraId="203F8E58" w14:textId="1631908B" w:rsidR="001D5EF9" w:rsidRDefault="001D5EF9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ד. </w:t>
      </w:r>
      <w:r w:rsidR="00B433C9" w:rsidRPr="00522AA7">
        <w:rPr>
          <w:rStyle w:val="affff5"/>
          <w:rFonts w:hint="cs"/>
          <w:rtl/>
        </w:rPr>
        <w:t>א</w:t>
      </w:r>
      <w:r w:rsidR="00B433C9" w:rsidRPr="00522AA7">
        <w:rPr>
          <w:rStyle w:val="affff5"/>
          <w:rtl/>
        </w:rPr>
        <w:t>"</w:t>
      </w:r>
      <w:r w:rsidR="00B433C9" w:rsidRPr="00522AA7">
        <w:rPr>
          <w:rStyle w:val="affff5"/>
          <w:rFonts w:hint="cs"/>
          <w:rtl/>
        </w:rPr>
        <w:t>ל</w:t>
      </w:r>
      <w:r w:rsidR="00B433C9" w:rsidRPr="00522AA7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רציתי להקשותך מ</w:t>
      </w:r>
      <w:r w:rsidR="00B433C9" w:rsidRPr="00C35A2C">
        <w:rPr>
          <w:rFonts w:ascii="FontbitDavid" w:hAnsi="FontbitDavid"/>
          <w:sz w:val="32"/>
          <w:rtl/>
        </w:rPr>
        <w:t>ערל, הזאה, אזמל, סדין בציצית,</w:t>
      </w:r>
    </w:p>
    <w:p w14:paraId="74E8DB68" w14:textId="34965CC8" w:rsidR="00B433C9" w:rsidRPr="00C35A2C" w:rsidRDefault="00B433C9" w:rsidP="001D5EF9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כבשי עצרת, שופר, לולב</w:t>
      </w:r>
      <w:r w:rsidR="001D5EF9">
        <w:rPr>
          <w:rFonts w:ascii="FontbitDavid" w:hAnsi="FontbitDavid" w:hint="cs"/>
          <w:sz w:val="32"/>
          <w:rtl/>
        </w:rPr>
        <w:t xml:space="preserve"> - אבל</w:t>
      </w:r>
      <w:r w:rsidRPr="00C35A2C">
        <w:rPr>
          <w:rFonts w:ascii="FontbitDavid" w:hAnsi="FontbitDavid"/>
          <w:sz w:val="32"/>
          <w:rtl/>
        </w:rPr>
        <w:t xml:space="preserve"> כול</w:t>
      </w:r>
      <w:r w:rsidR="001D5EF9">
        <w:rPr>
          <w:rFonts w:ascii="FontbitDavid" w:hAnsi="FontbitDavid" w:hint="cs"/>
          <w:sz w:val="32"/>
          <w:rtl/>
        </w:rPr>
        <w:t>ם</w:t>
      </w:r>
      <w:r w:rsidRPr="00C35A2C">
        <w:rPr>
          <w:rFonts w:ascii="FontbitDavid" w:hAnsi="FontbitDavid"/>
          <w:sz w:val="32"/>
          <w:rtl/>
        </w:rPr>
        <w:t xml:space="preserve"> </w:t>
      </w:r>
      <w:r w:rsidR="001D5EF9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שב ואל תעשה</w:t>
      </w:r>
      <w:r w:rsidR="001D5EF9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</w:t>
      </w:r>
      <w:r w:rsidR="007D40BB">
        <w:rPr>
          <w:rFonts w:ascii="FontbitDavid" w:hAnsi="FontbitDavid"/>
          <w:sz w:val="32"/>
          <w:rtl/>
        </w:rPr>
        <w:t>הן</w:t>
      </w:r>
      <w:r w:rsidRPr="00C35A2C">
        <w:rPr>
          <w:rFonts w:ascii="FontbitDavid" w:hAnsi="FontbitDavid"/>
          <w:sz w:val="32"/>
          <w:rtl/>
        </w:rPr>
        <w:t>.</w:t>
      </w:r>
    </w:p>
    <w:p w14:paraId="7FFAF495" w14:textId="5D7F49C9" w:rsidR="001D5EF9" w:rsidRDefault="001D5EF9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ה. ומוכיח</w:t>
      </w:r>
      <w:r w:rsidR="00B433C9" w:rsidRPr="00522AA7">
        <w:rPr>
          <w:rStyle w:val="affff5"/>
          <w:rtl/>
        </w:rPr>
        <w:t>:</w:t>
      </w:r>
      <w:r w:rsidR="00B433C9" w:rsidRPr="006B2A7E">
        <w:rPr>
          <w:rStyle w:val="affff1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 xml:space="preserve">נביא.. </w:t>
      </w:r>
      <w:r w:rsidR="00B433C9" w:rsidRPr="006B2A7E">
        <w:rPr>
          <w:rStyle w:val="affff1"/>
          <w:rtl/>
        </w:rPr>
        <w:t>אליו תשמעון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- אפילו </w:t>
      </w:r>
      <w:r>
        <w:rPr>
          <w:rFonts w:ascii="FontbitDavid" w:hAnsi="FontbitDavid" w:hint="cs"/>
          <w:sz w:val="32"/>
          <w:rtl/>
        </w:rPr>
        <w:t>ל</w:t>
      </w:r>
      <w:r w:rsidR="00B433C9" w:rsidRPr="00C35A2C">
        <w:rPr>
          <w:rFonts w:ascii="FontbitDavid" w:hAnsi="FontbitDavid"/>
          <w:sz w:val="32"/>
          <w:rtl/>
        </w:rPr>
        <w:t>עבור על אחת מ</w:t>
      </w:r>
      <w:r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>מצות,</w:t>
      </w:r>
    </w:p>
    <w:p w14:paraId="4BBA0EC8" w14:textId="06D63935" w:rsidR="00B433C9" w:rsidRPr="00C35A2C" w:rsidRDefault="00B433C9" w:rsidP="00E703B7">
      <w:pPr>
        <w:ind w:firstLine="113"/>
        <w:rPr>
          <w:rtl/>
        </w:rPr>
      </w:pPr>
      <w:r w:rsidRPr="00C35A2C">
        <w:rPr>
          <w:rFonts w:ascii="FontbitDavid" w:hAnsi="FontbitDavid"/>
          <w:sz w:val="32"/>
          <w:rtl/>
        </w:rPr>
        <w:t xml:space="preserve">כאליהו בהר הכרמל,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שמע לו</w:t>
      </w:r>
      <w:r w:rsidRPr="00C35A2C">
        <w:rPr>
          <w:rFonts w:ascii="FontbitDavid" w:hAnsi="FontbitDavid"/>
          <w:sz w:val="32"/>
          <w:rtl/>
        </w:rPr>
        <w:t>!</w:t>
      </w:r>
    </w:p>
    <w:p w14:paraId="3BD5D96F" w14:textId="2D4D903C" w:rsidR="00B433C9" w:rsidRPr="00C35A2C" w:rsidRDefault="001D5EF9" w:rsidP="00E703B7">
      <w:pPr>
        <w:pStyle w:val="afffc"/>
        <w:ind w:left="0" w:firstLine="0"/>
        <w:rPr>
          <w:rtl/>
        </w:rPr>
      </w:pPr>
      <w:r>
        <w:rPr>
          <w:rStyle w:val="affff5"/>
          <w:rFonts w:hint="cs"/>
          <w:rtl/>
        </w:rPr>
        <w:t xml:space="preserve">ודחה: </w:t>
      </w:r>
      <w:r w:rsidR="00B433C9" w:rsidRPr="00C35A2C">
        <w:rPr>
          <w:rFonts w:hint="cs"/>
          <w:rtl/>
        </w:rPr>
        <w:t>למיגדר מילתא שאני</w:t>
      </w:r>
      <w:r>
        <w:rPr>
          <w:rFonts w:hint="cs"/>
          <w:rtl/>
        </w:rPr>
        <w:t xml:space="preserve"> </w:t>
      </w:r>
      <w:r>
        <w:rPr>
          <w:rStyle w:val="affff8"/>
          <w:rFonts w:hint="cs"/>
          <w:rtl/>
        </w:rPr>
        <w:t xml:space="preserve">השעה </w:t>
      </w:r>
      <w:r w:rsidRPr="00E703B7">
        <w:rPr>
          <w:rStyle w:val="affff8"/>
          <w:rFonts w:hint="eastAsia"/>
          <w:rtl/>
        </w:rPr>
        <w:t>צר</w:t>
      </w:r>
      <w:r>
        <w:rPr>
          <w:rStyle w:val="affff8"/>
          <w:rFonts w:hint="cs"/>
          <w:rtl/>
        </w:rPr>
        <w:t>יכה לכך, להשיבם מעבודה זרה.</w:t>
      </w:r>
    </w:p>
    <w:p w14:paraId="19E5B791" w14:textId="1B9CC8CB" w:rsidR="00B433C9" w:rsidRPr="005C5E95" w:rsidRDefault="001D5EF9" w:rsidP="00B55EDF">
      <w:pPr>
        <w:rPr>
          <w:rtl/>
        </w:rPr>
      </w:pPr>
      <w:r>
        <w:rPr>
          <w:rStyle w:val="affff5"/>
          <w:rFonts w:hint="cs"/>
          <w:spacing w:val="-4"/>
          <w:rtl/>
        </w:rPr>
        <w:t>ו. ומוכיח</w:t>
      </w:r>
      <w:r w:rsidR="00B433C9" w:rsidRPr="005C5E95">
        <w:rPr>
          <w:rStyle w:val="affff5"/>
          <w:spacing w:val="-4"/>
          <w:rtl/>
        </w:rPr>
        <w:t>:</w:t>
      </w:r>
      <w:r w:rsidR="00B433C9" w:rsidRPr="005C5E95">
        <w:rPr>
          <w:rFonts w:ascii="FontbitDavid" w:hAnsi="FontbitDavid"/>
          <w:spacing w:val="-4"/>
          <w:sz w:val="32"/>
          <w:rtl/>
        </w:rPr>
        <w:t xml:space="preserve"> </w:t>
      </w:r>
      <w:r w:rsidR="00B433C9" w:rsidRPr="00E703B7">
        <w:rPr>
          <w:rtl/>
        </w:rPr>
        <w:t>בטלו</w:t>
      </w:r>
      <w:r>
        <w:rPr>
          <w:rFonts w:hint="cs"/>
          <w:rtl/>
        </w:rPr>
        <w:t xml:space="preserve"> לגט</w:t>
      </w:r>
      <w:r w:rsidR="00B433C9" w:rsidRPr="005C5E95">
        <w:rPr>
          <w:rFonts w:ascii="FontbitDavid" w:hAnsi="FontbitDavid"/>
          <w:spacing w:val="-4"/>
          <w:sz w:val="32"/>
          <w:rtl/>
        </w:rPr>
        <w:t xml:space="preserve"> </w:t>
      </w:r>
      <w:r w:rsidR="00B433C9" w:rsidRPr="005C5E95">
        <w:rPr>
          <w:rStyle w:val="affff5"/>
          <w:rFonts w:hint="cs"/>
          <w:spacing w:val="-4"/>
          <w:rtl/>
        </w:rPr>
        <w:t>רבי</w:t>
      </w:r>
      <w:r w:rsidR="00B433C9" w:rsidRPr="005C5E95">
        <w:rPr>
          <w:rFonts w:ascii="FontbitDavid" w:hAnsi="FontbitDavid" w:hint="cs"/>
          <w:spacing w:val="-4"/>
          <w:sz w:val="32"/>
          <w:rtl/>
        </w:rPr>
        <w:t xml:space="preserve"> </w:t>
      </w:r>
      <w:r w:rsidR="00B433C9" w:rsidRPr="005C5E95">
        <w:rPr>
          <w:rFonts w:ascii="FontbitDavid" w:hAnsi="FontbitDavid"/>
          <w:spacing w:val="-4"/>
          <w:sz w:val="32"/>
          <w:rtl/>
        </w:rPr>
        <w:t xml:space="preserve">מבוטל, </w:t>
      </w:r>
      <w:r w:rsidR="00B433C9" w:rsidRPr="005C5E95">
        <w:rPr>
          <w:rStyle w:val="affff5"/>
          <w:rFonts w:hint="cs"/>
          <w:spacing w:val="-4"/>
          <w:rtl/>
        </w:rPr>
        <w:t>רשב</w:t>
      </w:r>
      <w:r w:rsidR="00B433C9" w:rsidRPr="005C5E95">
        <w:rPr>
          <w:rStyle w:val="affff5"/>
          <w:spacing w:val="-4"/>
          <w:rtl/>
        </w:rPr>
        <w:t>"</w:t>
      </w:r>
      <w:r w:rsidR="00B433C9" w:rsidRPr="005C5E95">
        <w:rPr>
          <w:rStyle w:val="affff5"/>
          <w:rFonts w:hint="cs"/>
          <w:spacing w:val="-4"/>
          <w:rtl/>
        </w:rPr>
        <w:t>ג</w:t>
      </w:r>
      <w:r w:rsidR="00B433C9" w:rsidRPr="005C5E95">
        <w:rPr>
          <w:rFonts w:ascii="FontbitDavid" w:hAnsi="FontbitDavid"/>
          <w:spacing w:val="-4"/>
          <w:sz w:val="32"/>
          <w:rtl/>
        </w:rPr>
        <w:t xml:space="preserve"> אינו </w:t>
      </w:r>
      <w:r>
        <w:rPr>
          <w:rFonts w:ascii="FontbitDavid" w:hAnsi="FontbitDavid" w:hint="cs"/>
          <w:spacing w:val="-4"/>
          <w:sz w:val="32"/>
          <w:rtl/>
        </w:rPr>
        <w:t>מ</w:t>
      </w:r>
      <w:r w:rsidR="00B433C9" w:rsidRPr="005C5E95">
        <w:rPr>
          <w:rFonts w:ascii="FontbitDavid" w:hAnsi="FontbitDavid"/>
          <w:spacing w:val="-4"/>
          <w:sz w:val="32"/>
          <w:rtl/>
        </w:rPr>
        <w:t>ב</w:t>
      </w:r>
      <w:r>
        <w:rPr>
          <w:rFonts w:ascii="FontbitDavid" w:hAnsi="FontbitDavid" w:hint="cs"/>
          <w:spacing w:val="-4"/>
          <w:sz w:val="32"/>
          <w:rtl/>
        </w:rPr>
        <w:t>ו</w:t>
      </w:r>
      <w:r w:rsidR="00B433C9" w:rsidRPr="005C5E95">
        <w:rPr>
          <w:rFonts w:ascii="FontbitDavid" w:hAnsi="FontbitDavid"/>
          <w:spacing w:val="-4"/>
          <w:sz w:val="32"/>
          <w:rtl/>
        </w:rPr>
        <w:t xml:space="preserve">טל, </w:t>
      </w:r>
      <w:r w:rsidR="00BE015B" w:rsidRPr="00E703B7">
        <w:rPr>
          <w:rStyle w:val="affff8"/>
          <w:rFonts w:hint="eastAsia"/>
          <w:rtl/>
        </w:rPr>
        <w:t>ד</w:t>
      </w:r>
      <w:r w:rsidR="00B433C9" w:rsidRPr="00E703B7">
        <w:rPr>
          <w:rStyle w:val="affff8"/>
          <w:rtl/>
        </w:rPr>
        <w:t>מה כח ב"ד יפה</w:t>
      </w:r>
    </w:p>
    <w:p w14:paraId="0E05A814" w14:textId="0751196A" w:rsidR="001D5EF9" w:rsidRDefault="00B433C9" w:rsidP="00E703B7">
      <w:pPr>
        <w:ind w:firstLine="113"/>
        <w:jc w:val="center"/>
        <w:rPr>
          <w:spacing w:val="-6"/>
          <w:rtl/>
        </w:rPr>
      </w:pPr>
      <w:r w:rsidRPr="0021684A">
        <w:rPr>
          <w:spacing w:val="-6"/>
          <w:rtl/>
        </w:rPr>
        <w:t>ו</w:t>
      </w:r>
      <w:r w:rsidR="00AB43C5" w:rsidRPr="0021684A">
        <w:rPr>
          <w:rFonts w:hint="cs"/>
          <w:spacing w:val="-6"/>
          <w:rtl/>
        </w:rPr>
        <w:t>אף</w:t>
      </w:r>
      <w:r w:rsidRPr="0021684A">
        <w:rPr>
          <w:rFonts w:hint="cs"/>
          <w:spacing w:val="-6"/>
          <w:rtl/>
        </w:rPr>
        <w:t xml:space="preserve"> </w:t>
      </w:r>
      <w:r w:rsidR="001D5EF9">
        <w:rPr>
          <w:rFonts w:hint="cs"/>
          <w:spacing w:val="-6"/>
          <w:rtl/>
        </w:rPr>
        <w:t>ש</w:t>
      </w:r>
      <w:r w:rsidRPr="0021684A">
        <w:rPr>
          <w:spacing w:val="-6"/>
          <w:rtl/>
        </w:rPr>
        <w:t xml:space="preserve">מדאורייתא בטל, </w:t>
      </w:r>
      <w:r w:rsidR="001D5EF9" w:rsidRPr="00D1637C">
        <w:rPr>
          <w:rFonts w:cs="PFT_Frank" w:hint="eastAsia"/>
          <w:b/>
          <w:bCs/>
          <w:spacing w:val="-6"/>
          <w:szCs w:val="14"/>
          <w:rtl/>
        </w:rPr>
        <w:t>התירוה</w:t>
      </w:r>
      <w:r w:rsidR="001D5EF9">
        <w:rPr>
          <w:rFonts w:hint="cs"/>
          <w:spacing w:val="-6"/>
          <w:rtl/>
        </w:rPr>
        <w:t>!</w:t>
      </w:r>
    </w:p>
    <w:p w14:paraId="601C4553" w14:textId="67DC5989" w:rsidR="001D5EF9" w:rsidRPr="0021684A" w:rsidRDefault="001D5EF9" w:rsidP="007C50EB">
      <w:pPr>
        <w:rPr>
          <w:spacing w:val="-6"/>
          <w:rtl/>
        </w:rPr>
      </w:pPr>
      <w:r w:rsidRPr="00E703B7">
        <w:rPr>
          <w:rStyle w:val="affff5"/>
          <w:rFonts w:hint="eastAsia"/>
          <w:rtl/>
        </w:rPr>
        <w:t>ודחה</w:t>
      </w:r>
      <w:r w:rsidRPr="00E703B7">
        <w:rPr>
          <w:rStyle w:val="affff5"/>
          <w:rtl/>
        </w:rPr>
        <w:t>:</w:t>
      </w:r>
      <w:r w:rsidR="00B433C9" w:rsidRPr="0021684A">
        <w:rPr>
          <w:rFonts w:hint="cs"/>
          <w:spacing w:val="-6"/>
          <w:rtl/>
        </w:rPr>
        <w:t xml:space="preserve"> כל </w:t>
      </w:r>
      <w:r w:rsidR="00B433C9" w:rsidRPr="0021684A">
        <w:rPr>
          <w:spacing w:val="-6"/>
          <w:rtl/>
        </w:rPr>
        <w:t xml:space="preserve">דמקדש </w:t>
      </w:r>
      <w:r w:rsidR="00B433C9" w:rsidRPr="0021684A">
        <w:rPr>
          <w:rFonts w:hint="cs"/>
          <w:spacing w:val="-6"/>
          <w:rtl/>
        </w:rPr>
        <w:t>ע"ד</w:t>
      </w:r>
      <w:r w:rsidR="00B433C9" w:rsidRPr="0021684A">
        <w:rPr>
          <w:spacing w:val="-6"/>
          <w:rtl/>
        </w:rPr>
        <w:t xml:space="preserve"> רבנן מקדש, ו</w:t>
      </w:r>
      <w:r w:rsidR="00B433C9" w:rsidRPr="0021684A">
        <w:rPr>
          <w:rFonts w:hint="cs"/>
          <w:spacing w:val="-6"/>
          <w:rtl/>
        </w:rPr>
        <w:t>הפקיעו</w:t>
      </w:r>
      <w:r w:rsidR="00B433C9" w:rsidRPr="0021684A">
        <w:rPr>
          <w:spacing w:val="-6"/>
          <w:rtl/>
        </w:rPr>
        <w:t xml:space="preserve"> לקידושין</w:t>
      </w:r>
      <w:r>
        <w:rPr>
          <w:rFonts w:hint="cs"/>
          <w:spacing w:val="-6"/>
          <w:rtl/>
        </w:rPr>
        <w:t>,</w:t>
      </w:r>
    </w:p>
    <w:p w14:paraId="4F9CDC7D" w14:textId="757FC327" w:rsidR="001D5EF9" w:rsidRDefault="001D5EF9" w:rsidP="00E703B7">
      <w:pPr>
        <w:pStyle w:val="affff7"/>
        <w:ind w:left="226" w:firstLine="113"/>
        <w:rPr>
          <w:rStyle w:val="affff8"/>
          <w:rtl/>
        </w:rPr>
      </w:pPr>
      <w:r>
        <w:rPr>
          <w:rFonts w:ascii="FontbitDavid" w:hAnsi="FontbitDavid" w:hint="cs"/>
          <w:sz w:val="32"/>
          <w:rtl/>
        </w:rPr>
        <w:t>בכספא - הפקירוהו, ואף ב</w:t>
      </w:r>
      <w:r w:rsidR="00B433C9" w:rsidRPr="00E703B7">
        <w:rPr>
          <w:rStyle w:val="affff8"/>
          <w:rtl/>
        </w:rPr>
        <w:t>ביאה</w:t>
      </w:r>
      <w:r>
        <w:rPr>
          <w:rStyle w:val="affff8"/>
          <w:rFonts w:hint="cs"/>
          <w:rtl/>
        </w:rPr>
        <w:t xml:space="preserve"> - שויוה בעילת זנות.</w:t>
      </w:r>
    </w:p>
    <w:p w14:paraId="2B4E0D9B" w14:textId="46DE1413" w:rsidR="00B433C9" w:rsidRPr="00C35A2C" w:rsidRDefault="001D5EF9" w:rsidP="001D5EF9">
      <w:pPr>
        <w:rPr>
          <w:rtl/>
        </w:rPr>
      </w:pPr>
      <w:r>
        <w:rPr>
          <w:rStyle w:val="affff5"/>
          <w:rFonts w:hint="cs"/>
          <w:rtl/>
        </w:rPr>
        <w:t>ז.</w:t>
      </w:r>
      <w:r w:rsidR="0021684A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ומוכיח מ</w:t>
      </w:r>
      <w:r w:rsidR="00B433C9" w:rsidRPr="00522AA7">
        <w:rPr>
          <w:rStyle w:val="affff5"/>
          <w:rFonts w:hint="cs"/>
          <w:rtl/>
        </w:rPr>
        <w:t>ראב</w:t>
      </w:r>
      <w:r w:rsidR="00B433C9" w:rsidRPr="00522AA7">
        <w:rPr>
          <w:rStyle w:val="affff5"/>
          <w:rtl/>
        </w:rPr>
        <w:t>"</w:t>
      </w:r>
      <w:r w:rsidR="00B433C9" w:rsidRPr="00522AA7">
        <w:rPr>
          <w:rStyle w:val="affff5"/>
          <w:rFonts w:hint="cs"/>
          <w:rtl/>
        </w:rPr>
        <w:t>י</w:t>
      </w:r>
      <w:r w:rsidR="00B433C9" w:rsidRPr="00522AA7">
        <w:rPr>
          <w:rStyle w:val="affff5"/>
          <w:rtl/>
        </w:rPr>
        <w:t>:</w:t>
      </w:r>
      <w:r w:rsidR="00B433C9" w:rsidRPr="00C35A2C">
        <w:rPr>
          <w:rtl/>
        </w:rPr>
        <w:t xml:space="preserve"> ב"ד מכין ועונשין שלא מהתורה, </w:t>
      </w:r>
      <w:r w:rsidR="0021684A">
        <w:rPr>
          <w:rFonts w:hint="cs"/>
          <w:rtl/>
        </w:rPr>
        <w:t xml:space="preserve">רק </w:t>
      </w:r>
      <w:r w:rsidR="00B433C9" w:rsidRPr="00C35A2C">
        <w:rPr>
          <w:rtl/>
        </w:rPr>
        <w:t>לסייג</w:t>
      </w:r>
      <w:r>
        <w:rPr>
          <w:rFonts w:hint="cs"/>
          <w:rtl/>
        </w:rPr>
        <w:t>,</w:t>
      </w:r>
      <w:r w:rsidR="00B433C9" w:rsidRPr="00C35A2C">
        <w:rPr>
          <w:rtl/>
        </w:rPr>
        <w:t xml:space="preserve"> </w:t>
      </w:r>
    </w:p>
    <w:p w14:paraId="57E55F36" w14:textId="358680F3" w:rsidR="001D5EF9" w:rsidRPr="001D5EF9" w:rsidRDefault="001D5EF9" w:rsidP="00E703B7">
      <w:pPr>
        <w:pStyle w:val="affff7"/>
        <w:rPr>
          <w:rtl/>
        </w:rPr>
      </w:pPr>
      <w:r w:rsidRPr="00E703B7">
        <w:rPr>
          <w:rFonts w:hint="eastAsia"/>
          <w:rtl/>
        </w:rPr>
        <w:t>כ</w:t>
      </w:r>
      <w:r w:rsidR="00B433C9" w:rsidRPr="001D5EF9">
        <w:rPr>
          <w:rtl/>
        </w:rPr>
        <w:t xml:space="preserve">אחד </w:t>
      </w:r>
      <w:r w:rsidR="00B433C9" w:rsidRPr="00E703B7">
        <w:rPr>
          <w:rtl/>
        </w:rPr>
        <w:t>שרכב על סוס בשבת</w:t>
      </w:r>
      <w:r w:rsidR="00B433C9" w:rsidRPr="001D5EF9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B433C9" w:rsidRPr="001D5EF9">
        <w:rPr>
          <w:rtl/>
        </w:rPr>
        <w:t xml:space="preserve">וסקלוהו, </w:t>
      </w:r>
      <w:r w:rsidRPr="001D5EF9">
        <w:rPr>
          <w:rFonts w:hint="cs"/>
          <w:rtl/>
        </w:rPr>
        <w:t>ו</w:t>
      </w:r>
      <w:r w:rsidR="00B433C9" w:rsidRPr="001D5EF9">
        <w:rPr>
          <w:rtl/>
        </w:rPr>
        <w:t xml:space="preserve">אחד </w:t>
      </w:r>
      <w:r w:rsidR="00B433C9" w:rsidRPr="00E703B7">
        <w:rPr>
          <w:rtl/>
        </w:rPr>
        <w:t xml:space="preserve">שהטיח באשתו </w:t>
      </w:r>
      <w:r w:rsidRPr="001D5EF9">
        <w:rPr>
          <w:rFonts w:hint="cs"/>
          <w:rtl/>
        </w:rPr>
        <w:t>בגלוי</w:t>
      </w:r>
      <w:r w:rsidR="00B433C9" w:rsidRPr="001D5EF9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B433C9" w:rsidRPr="001D5EF9">
        <w:rPr>
          <w:rtl/>
        </w:rPr>
        <w:t>וה</w:t>
      </w:r>
      <w:r w:rsidR="0021684A" w:rsidRPr="001D5EF9">
        <w:rPr>
          <w:rFonts w:hint="cs"/>
          <w:rtl/>
        </w:rPr>
        <w:t>לקוהו</w:t>
      </w:r>
      <w:r>
        <w:rPr>
          <w:rFonts w:hint="cs"/>
          <w:rtl/>
        </w:rPr>
        <w:t>.</w:t>
      </w:r>
    </w:p>
    <w:p w14:paraId="63BDB747" w14:textId="040DBAD4" w:rsidR="00B433C9" w:rsidRDefault="001D5EF9" w:rsidP="001D5EF9">
      <w:pPr>
        <w:rPr>
          <w:rFonts w:ascii="FontbitDavid" w:hAnsi="FontbitDavid"/>
          <w:sz w:val="32"/>
          <w:rtl/>
        </w:rPr>
      </w:pPr>
      <w:r w:rsidRPr="00E703B7">
        <w:rPr>
          <w:rStyle w:val="affff5"/>
          <w:rFonts w:hint="eastAsia"/>
          <w:rtl/>
        </w:rPr>
        <w:t>ודחה</w:t>
      </w:r>
      <w:r w:rsidRPr="00E703B7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="0021684A">
        <w:rPr>
          <w:rFonts w:ascii="FontbitDavid" w:hAnsi="FontbitDavid" w:hint="cs"/>
          <w:sz w:val="32"/>
          <w:rtl/>
        </w:rPr>
        <w:t>למיגדר מילתא</w:t>
      </w:r>
      <w:r>
        <w:rPr>
          <w:rFonts w:ascii="FontbitDavid" w:hAnsi="FontbitDavid" w:hint="cs"/>
          <w:sz w:val="32"/>
          <w:rtl/>
        </w:rPr>
        <w:t xml:space="preserve"> שאני.</w:t>
      </w:r>
    </w:p>
    <w:p w14:paraId="6C9C47E1" w14:textId="413149A0" w:rsidR="00B433C9" w:rsidRPr="00C35A2C" w:rsidRDefault="00B433C9" w:rsidP="007C50EB">
      <w:pPr>
        <w:pStyle w:val="afff4"/>
        <w:rPr>
          <w:rtl/>
        </w:rPr>
      </w:pPr>
      <w:ins w:id="9938" w:author="מספור קטעי משנה" w:date="2026-10-06T06:45:58Z">
        <w:r>
          <w:rPr>
            <w:rStyle w:val="MisparKeta"/>
          </w:rPr>
          <w:t xml:space="preserve">א. </w:t>
        </w:r>
      </w:ins>
      <w:bookmarkStart w:id="1012" w:name="_Toc119173073"/>
      <w:bookmarkStart w:id="1013" w:name="_Toc119230168"/>
      <w:r w:rsidRPr="00C35A2C">
        <w:rPr>
          <w:rtl/>
        </w:rPr>
        <w:t>לא זה וזה מ</w:t>
      </w:r>
      <w:r w:rsidR="00E52343">
        <w:rPr>
          <w:rFonts w:hint="cs"/>
          <w:rtl/>
        </w:rPr>
        <w:t>י</w:t>
      </w:r>
      <w:r w:rsidRPr="00C35A2C">
        <w:rPr>
          <w:rtl/>
        </w:rPr>
        <w:t>טמאין לה.</w:t>
      </w:r>
      <w:bookmarkEnd w:id="1012"/>
      <w:bookmarkEnd w:id="1013"/>
    </w:p>
    <w:p w14:paraId="427E6844" w14:textId="55863B11" w:rsidR="00B433C9" w:rsidRPr="00EA6942" w:rsidRDefault="00B433C9" w:rsidP="007C50EB">
      <w:pPr>
        <w:rPr>
          <w:rFonts w:ascii="FontbitDavid" w:hAnsi="FontbitDavid"/>
          <w:spacing w:val="-6"/>
          <w:sz w:val="32"/>
          <w:rtl/>
        </w:rPr>
      </w:pPr>
      <w:r w:rsidRPr="0021684A">
        <w:rPr>
          <w:rStyle w:val="affff1"/>
          <w:rFonts w:hint="cs"/>
          <w:rtl/>
        </w:rPr>
        <w:t>ד</w:t>
      </w:r>
      <w:r w:rsidR="00E52343">
        <w:rPr>
          <w:rStyle w:val="affff1"/>
          <w:rFonts w:hint="cs"/>
          <w:rtl/>
        </w:rPr>
        <w:t>'</w:t>
      </w:r>
      <w:r w:rsidRPr="0021684A">
        <w:rPr>
          <w:rStyle w:val="affff1"/>
          <w:rtl/>
        </w:rPr>
        <w:t>לשארו הקרוב אליו</w:t>
      </w:r>
      <w:r w:rsidRPr="00EA6942">
        <w:rPr>
          <w:rStyle w:val="affff1"/>
          <w:rFonts w:hint="cs"/>
          <w:spacing w:val="-6"/>
          <w:rtl/>
        </w:rPr>
        <w:t>'</w:t>
      </w:r>
      <w:r w:rsidRPr="00EA6942">
        <w:rPr>
          <w:rFonts w:ascii="FontbitDavid" w:hAnsi="FontbitDavid"/>
          <w:spacing w:val="-6"/>
          <w:sz w:val="32"/>
          <w:rtl/>
        </w:rPr>
        <w:t xml:space="preserve">- אשתו, </w:t>
      </w:r>
      <w:r w:rsidRPr="006039DD">
        <w:rPr>
          <w:rStyle w:val="affff1"/>
          <w:rtl/>
        </w:rPr>
        <w:t>ו</w:t>
      </w:r>
      <w:r w:rsidRPr="00E52343">
        <w:rPr>
          <w:rStyle w:val="affff1"/>
          <w:rFonts w:hint="cs"/>
          <w:rtl/>
        </w:rPr>
        <w:t>'</w:t>
      </w:r>
      <w:r w:rsidRPr="006039DD">
        <w:rPr>
          <w:rStyle w:val="affff1"/>
          <w:b/>
          <w:bCs/>
          <w:rtl/>
        </w:rPr>
        <w:t>לא יטמא</w:t>
      </w:r>
      <w:r w:rsidRPr="0021684A">
        <w:rPr>
          <w:rStyle w:val="affff1"/>
          <w:rtl/>
        </w:rPr>
        <w:t xml:space="preserve"> בעל</w:t>
      </w:r>
      <w:r w:rsidR="00E52343">
        <w:rPr>
          <w:rStyle w:val="affff1"/>
          <w:rFonts w:hint="cs"/>
          <w:rtl/>
        </w:rPr>
        <w:t>.</w:t>
      </w:r>
      <w:r w:rsidR="00E52343" w:rsidRPr="00E52343">
        <w:rPr>
          <w:rStyle w:val="affff1"/>
          <w:rFonts w:hint="cs"/>
          <w:rtl/>
        </w:rPr>
        <w:t>.</w:t>
      </w:r>
      <w:r w:rsidRPr="00E52343">
        <w:rPr>
          <w:rStyle w:val="affff1"/>
          <w:rtl/>
        </w:rPr>
        <w:t xml:space="preserve"> להחלו</w:t>
      </w:r>
      <w:r w:rsidRPr="00E52343">
        <w:rPr>
          <w:rStyle w:val="affff1"/>
          <w:rFonts w:hint="cs"/>
          <w:rtl/>
        </w:rPr>
        <w:t>'</w:t>
      </w:r>
      <w:r w:rsidR="00E52343">
        <w:rPr>
          <w:rFonts w:ascii="FontbitDavid" w:hAnsi="FontbitDavid" w:hint="cs"/>
          <w:spacing w:val="-6"/>
          <w:sz w:val="32"/>
          <w:rtl/>
        </w:rPr>
        <w:t>-</w:t>
      </w:r>
      <w:r w:rsidRPr="00EA6942">
        <w:rPr>
          <w:rFonts w:ascii="FontbitDavid" w:hAnsi="FontbitDavid" w:hint="cs"/>
          <w:spacing w:val="-6"/>
          <w:sz w:val="32"/>
          <w:rtl/>
        </w:rPr>
        <w:t xml:space="preserve"> </w:t>
      </w:r>
      <w:r w:rsidR="00E52343">
        <w:rPr>
          <w:rFonts w:ascii="FontbitDavid" w:hAnsi="FontbitDavid" w:hint="cs"/>
          <w:spacing w:val="-6"/>
          <w:sz w:val="32"/>
          <w:rtl/>
        </w:rPr>
        <w:t>ל</w:t>
      </w:r>
      <w:r w:rsidRPr="00EA6942">
        <w:rPr>
          <w:rFonts w:ascii="FontbitDavid" w:hAnsi="FontbitDavid" w:hint="cs"/>
          <w:spacing w:val="-6"/>
          <w:sz w:val="32"/>
          <w:rtl/>
        </w:rPr>
        <w:t>אשתו פסולה</w:t>
      </w:r>
      <w:r w:rsidRPr="00EA6942">
        <w:rPr>
          <w:rFonts w:ascii="FontbitDavid" w:hAnsi="FontbitDavid"/>
          <w:spacing w:val="-6"/>
          <w:sz w:val="32"/>
          <w:rtl/>
        </w:rPr>
        <w:t>.</w:t>
      </w:r>
    </w:p>
    <w:p w14:paraId="221A2828" w14:textId="56184C98" w:rsidR="00E52343" w:rsidRPr="006039DD" w:rsidRDefault="00B433C9" w:rsidP="006039DD">
      <w:pPr>
        <w:pStyle w:val="afff4"/>
        <w:rPr>
          <w:rtl/>
        </w:rPr>
      </w:pPr>
      <w:ins w:id="9939" w:author="מספור קטעי משנה" w:date="2026-10-06T06:45:58Z">
        <w:r>
          <w:rPr>
            <w:rStyle w:val="MisparKeta"/>
          </w:rPr>
          <w:t xml:space="preserve">ב. </w:t>
        </w:r>
      </w:ins>
      <w:bookmarkStart w:id="1014" w:name="_Toc119173074"/>
      <w:bookmarkStart w:id="1015" w:name="_Toc119230169"/>
      <w:r w:rsidRPr="006039DD">
        <w:rPr>
          <w:rtl/>
        </w:rPr>
        <w:t>לא זה וזה זכאין במציאתה</w:t>
      </w:r>
      <w:r w:rsidR="00392A85">
        <w:rPr>
          <w:rFonts w:hint="cs"/>
          <w:rtl/>
        </w:rPr>
        <w:t>.</w:t>
      </w:r>
      <w:r w:rsidRPr="006039DD">
        <w:rPr>
          <w:rtl/>
        </w:rPr>
        <w:t>.</w:t>
      </w:r>
      <w:bookmarkEnd w:id="1014"/>
      <w:bookmarkEnd w:id="1015"/>
    </w:p>
    <w:p w14:paraId="7EBBE7E3" w14:textId="0E7C488A" w:rsidR="00B433C9" w:rsidRPr="006039DD" w:rsidRDefault="00B433C9" w:rsidP="006039DD">
      <w:pPr>
        <w:rPr>
          <w:rtl/>
        </w:rPr>
      </w:pPr>
      <w:r w:rsidRPr="006039DD">
        <w:rPr>
          <w:rFonts w:hint="eastAsia"/>
          <w:rtl/>
        </w:rPr>
        <w:lastRenderedPageBreak/>
        <w:t>ד</w:t>
      </w:r>
      <w:r w:rsidR="00E52343">
        <w:rPr>
          <w:rFonts w:hint="cs"/>
          <w:rtl/>
        </w:rPr>
        <w:t>תקנו</w:t>
      </w:r>
      <w:r w:rsidRPr="006039DD">
        <w:rPr>
          <w:rtl/>
        </w:rPr>
        <w:t xml:space="preserve"> </w:t>
      </w:r>
      <w:r w:rsidR="00E52343">
        <w:rPr>
          <w:rFonts w:hint="cs"/>
          <w:rtl/>
        </w:rPr>
        <w:t>משום</w:t>
      </w:r>
      <w:r w:rsidRPr="006039DD">
        <w:rPr>
          <w:rtl/>
        </w:rPr>
        <w:t xml:space="preserve"> איבה</w:t>
      </w:r>
      <w:r w:rsidR="0021684A" w:rsidRPr="006039DD">
        <w:rPr>
          <w:rtl/>
        </w:rPr>
        <w:t>,</w:t>
      </w:r>
      <w:r w:rsidRPr="006039DD">
        <w:rPr>
          <w:rtl/>
        </w:rPr>
        <w:t xml:space="preserve"> </w:t>
      </w:r>
      <w:r w:rsidR="00281985" w:rsidRPr="006039DD">
        <w:rPr>
          <w:rFonts w:hint="eastAsia"/>
          <w:rtl/>
        </w:rPr>
        <w:t>וכאן</w:t>
      </w:r>
      <w:r w:rsidR="00392A85">
        <w:rPr>
          <w:rFonts w:hint="cs"/>
          <w:rtl/>
        </w:rPr>
        <w:t xml:space="preserve"> -</w:t>
      </w:r>
      <w:r w:rsidRPr="006039DD">
        <w:rPr>
          <w:rtl/>
        </w:rPr>
        <w:t xml:space="preserve"> תהיה לה איבה</w:t>
      </w:r>
      <w:r w:rsidR="00392A85">
        <w:rPr>
          <w:rFonts w:hint="cs"/>
          <w:rtl/>
        </w:rPr>
        <w:t>!</w:t>
      </w:r>
    </w:p>
    <w:p w14:paraId="6A3D5AE0" w14:textId="77777777" w:rsidR="00392A85" w:rsidRDefault="00B433C9" w:rsidP="006039DD">
      <w:pPr>
        <w:pStyle w:val="afff4"/>
        <w:rPr>
          <w:rtl/>
        </w:rPr>
      </w:pPr>
      <w:ins w:id="9940" w:author="מספור קטעי משנה" w:date="2026-10-06T06:45:58Z">
        <w:r>
          <w:rPr>
            <w:rStyle w:val="MisparKeta"/>
          </w:rPr>
          <w:t xml:space="preserve">ד. </w:t>
        </w:r>
      </w:ins>
      <w:bookmarkStart w:id="1016" w:name="_Toc119173075"/>
      <w:bookmarkStart w:id="1017" w:name="_Toc119230170"/>
      <w:r w:rsidRPr="006039DD">
        <w:rPr>
          <w:rtl/>
        </w:rPr>
        <w:t>ובמעשה ידיה.</w:t>
      </w:r>
      <w:bookmarkEnd w:id="1016"/>
      <w:bookmarkEnd w:id="1017"/>
      <w:r w:rsidR="0021684A" w:rsidRPr="00392A85">
        <w:rPr>
          <w:rFonts w:hint="cs"/>
          <w:rtl/>
        </w:rPr>
        <w:t xml:space="preserve"> </w:t>
      </w:r>
    </w:p>
    <w:p w14:paraId="5DE0D6AA" w14:textId="58A9F85C" w:rsidR="00B433C9" w:rsidRPr="00392A85" w:rsidRDefault="00B433C9" w:rsidP="006039DD">
      <w:pPr>
        <w:rPr>
          <w:rtl/>
        </w:rPr>
      </w:pPr>
      <w:r w:rsidRPr="00392A85">
        <w:rPr>
          <w:rFonts w:hint="cs"/>
          <w:rtl/>
        </w:rPr>
        <w:t>ד</w:t>
      </w:r>
      <w:r w:rsidR="00392A85">
        <w:rPr>
          <w:rFonts w:hint="cs"/>
          <w:rtl/>
        </w:rPr>
        <w:t>תקנו</w:t>
      </w:r>
      <w:r w:rsidRPr="00392A85">
        <w:rPr>
          <w:rFonts w:hint="cs"/>
          <w:rtl/>
        </w:rPr>
        <w:t xml:space="preserve"> משום מזונות</w:t>
      </w:r>
      <w:r w:rsidR="0021684A" w:rsidRPr="00392A85">
        <w:rPr>
          <w:rFonts w:hint="cs"/>
          <w:rtl/>
        </w:rPr>
        <w:t>,</w:t>
      </w:r>
      <w:r w:rsidRPr="00392A85">
        <w:rPr>
          <w:rFonts w:hint="cs"/>
          <w:rtl/>
        </w:rPr>
        <w:t xml:space="preserve"> </w:t>
      </w:r>
      <w:r w:rsidR="00392A85">
        <w:rPr>
          <w:rFonts w:hint="cs"/>
          <w:rtl/>
        </w:rPr>
        <w:t>ו</w:t>
      </w:r>
      <w:r w:rsidRPr="00392A85">
        <w:rPr>
          <w:rFonts w:hint="cs"/>
          <w:rtl/>
        </w:rPr>
        <w:t>כאן</w:t>
      </w:r>
      <w:r w:rsidR="00392A85">
        <w:rPr>
          <w:rFonts w:hint="cs"/>
          <w:rtl/>
        </w:rPr>
        <w:t xml:space="preserve"> -</w:t>
      </w:r>
      <w:r w:rsidRPr="00392A85">
        <w:rPr>
          <w:rFonts w:hint="cs"/>
          <w:rtl/>
        </w:rPr>
        <w:t xml:space="preserve"> אין </w:t>
      </w:r>
      <w:r w:rsidR="005213ED">
        <w:rPr>
          <w:rFonts w:hint="cs"/>
          <w:rtl/>
        </w:rPr>
        <w:t xml:space="preserve">לה </w:t>
      </w:r>
      <w:r w:rsidRPr="00392A85">
        <w:rPr>
          <w:rFonts w:hint="cs"/>
          <w:rtl/>
        </w:rPr>
        <w:t>מזונות</w:t>
      </w:r>
      <w:r w:rsidR="0021684A" w:rsidRPr="00392A85">
        <w:rPr>
          <w:rFonts w:hint="cs"/>
          <w:rtl/>
        </w:rPr>
        <w:t>.</w:t>
      </w:r>
    </w:p>
    <w:p w14:paraId="0C193A7D" w14:textId="1E06BA7C" w:rsidR="00392A85" w:rsidRDefault="00B433C9" w:rsidP="006039DD">
      <w:pPr>
        <w:pStyle w:val="afff4"/>
        <w:rPr>
          <w:rtl/>
        </w:rPr>
      </w:pPr>
      <w:ins w:id="9941" w:author="מספור קטעי משנה" w:date="2026-10-06T06:45:58Z">
        <w:r>
          <w:rPr>
            <w:rStyle w:val="MisparKeta"/>
          </w:rPr>
          <w:t xml:space="preserve">ד. </w:t>
        </w:r>
      </w:ins>
      <w:bookmarkStart w:id="1018" w:name="_Toc119173076"/>
      <w:bookmarkStart w:id="1019" w:name="_Toc119230171"/>
      <w:r w:rsidRPr="006039DD">
        <w:rPr>
          <w:rtl/>
        </w:rPr>
        <w:t>ו</w:t>
      </w:r>
      <w:r w:rsidR="00392A85">
        <w:rPr>
          <w:rFonts w:hint="cs"/>
          <w:rtl/>
        </w:rPr>
        <w:t>בהפרת</w:t>
      </w:r>
      <w:r w:rsidRPr="006039DD">
        <w:rPr>
          <w:rtl/>
        </w:rPr>
        <w:t xml:space="preserve"> נדריה.</w:t>
      </w:r>
      <w:bookmarkEnd w:id="1018"/>
      <w:bookmarkEnd w:id="1019"/>
    </w:p>
    <w:p w14:paraId="44D92BCF" w14:textId="1828FC7C" w:rsidR="00B433C9" w:rsidRPr="00392A85" w:rsidRDefault="00392A85" w:rsidP="006039DD">
      <w:pPr>
        <w:rPr>
          <w:rtl/>
        </w:rPr>
      </w:pPr>
      <w:r>
        <w:rPr>
          <w:rFonts w:hint="cs"/>
          <w:rtl/>
        </w:rPr>
        <w:t>הטעם</w:t>
      </w:r>
      <w:r w:rsidR="00B433C9" w:rsidRPr="00392A85">
        <w:rPr>
          <w:rtl/>
        </w:rPr>
        <w:t xml:space="preserve"> </w:t>
      </w:r>
      <w:r>
        <w:rPr>
          <w:rFonts w:hint="cs"/>
          <w:rtl/>
        </w:rPr>
        <w:t>ש</w:t>
      </w:r>
      <w:r w:rsidR="00B433C9" w:rsidRPr="00392A85">
        <w:rPr>
          <w:rtl/>
        </w:rPr>
        <w:t>מיפר שלא תתגנה,</w:t>
      </w:r>
      <w:r w:rsidR="00274003" w:rsidRPr="00392A85">
        <w:rPr>
          <w:rtl/>
        </w:rPr>
        <w:t xml:space="preserve"> </w:t>
      </w:r>
      <w:r>
        <w:rPr>
          <w:rFonts w:hint="cs"/>
          <w:rtl/>
        </w:rPr>
        <w:t>ו</w:t>
      </w:r>
      <w:r w:rsidR="00274003" w:rsidRPr="00392A85">
        <w:rPr>
          <w:rtl/>
        </w:rPr>
        <w:t>כאן</w:t>
      </w:r>
      <w:r>
        <w:rPr>
          <w:rFonts w:hint="cs"/>
          <w:rtl/>
        </w:rPr>
        <w:t xml:space="preserve"> -</w:t>
      </w:r>
      <w:r w:rsidR="00274003" w:rsidRPr="00392A85">
        <w:rPr>
          <w:rtl/>
        </w:rPr>
        <w:t xml:space="preserve"> </w:t>
      </w:r>
      <w:r w:rsidR="00B433C9" w:rsidRPr="00392A85">
        <w:rPr>
          <w:rtl/>
        </w:rPr>
        <w:t>תתגנה</w:t>
      </w:r>
      <w:r>
        <w:rPr>
          <w:rFonts w:hint="cs"/>
          <w:rtl/>
        </w:rPr>
        <w:t>!</w:t>
      </w:r>
    </w:p>
    <w:p w14:paraId="5A728920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צא.</w:t>
      </w:r>
    </w:p>
    <w:p w14:paraId="77038429" w14:textId="3BBA1335" w:rsidR="00B433C9" w:rsidRPr="00C35A2C" w:rsidRDefault="00B433C9" w:rsidP="007C50EB">
      <w:pPr>
        <w:pStyle w:val="afff4"/>
        <w:rPr>
          <w:rtl/>
        </w:rPr>
      </w:pPr>
      <w:ins w:id="9942" w:author="מספור קטעי משנה" w:date="2026-10-06T06:45:58Z">
        <w:r>
          <w:rPr>
            <w:rStyle w:val="MisparKeta"/>
          </w:rPr>
          <w:t xml:space="preserve">א. </w:t>
        </w:r>
      </w:ins>
      <w:bookmarkStart w:id="1020" w:name="_Toc119173077"/>
      <w:bookmarkStart w:id="1021" w:name="_Toc119230172"/>
      <w:r w:rsidRPr="00C35A2C">
        <w:rPr>
          <w:rtl/>
        </w:rPr>
        <w:t xml:space="preserve">היתה בת ישראל </w:t>
      </w:r>
      <w:r w:rsidR="005213ED">
        <w:rPr>
          <w:rFonts w:hint="cs"/>
          <w:rtl/>
        </w:rPr>
        <w:t xml:space="preserve">- </w:t>
      </w:r>
      <w:r w:rsidRPr="00C35A2C">
        <w:rPr>
          <w:rtl/>
        </w:rPr>
        <w:t>נפסלה מהכהונה</w:t>
      </w:r>
      <w:r w:rsidR="005213ED">
        <w:rPr>
          <w:rFonts w:hint="cs"/>
          <w:rtl/>
        </w:rPr>
        <w:t>.</w:t>
      </w:r>
      <w:r w:rsidRPr="00C35A2C">
        <w:rPr>
          <w:rtl/>
        </w:rPr>
        <w:t>.</w:t>
      </w:r>
      <w:bookmarkEnd w:id="1020"/>
      <w:bookmarkEnd w:id="1021"/>
    </w:p>
    <w:p w14:paraId="6A0926BC" w14:textId="73BD6411" w:rsidR="005213ED" w:rsidRDefault="005213ED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זה פשיטא, </w:t>
      </w:r>
      <w:r w:rsidR="00B433C9" w:rsidRPr="005213ED">
        <w:rPr>
          <w:rStyle w:val="affff5"/>
          <w:rFonts w:hint="cs"/>
          <w:rtl/>
        </w:rPr>
        <w:t>ו</w:t>
      </w:r>
      <w:r w:rsidRPr="006039DD">
        <w:rPr>
          <w:rStyle w:val="affff5"/>
          <w:rFonts w:hint="eastAsia"/>
          <w:rtl/>
        </w:rPr>
        <w:t>החידוש</w:t>
      </w:r>
      <w:r w:rsidRPr="006039DD">
        <w:rPr>
          <w:rStyle w:val="affff5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'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בת לוי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-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מהמעשר</w:t>
      </w:r>
      <w:r>
        <w:rPr>
          <w:rFonts w:ascii="FontbitDavid" w:hAnsi="FontbitDavid" w:hint="cs"/>
          <w:sz w:val="32"/>
          <w:rtl/>
        </w:rPr>
        <w:t>',</w:t>
      </w:r>
    </w:p>
    <w:p w14:paraId="5CF21C8B" w14:textId="7479FF49" w:rsidR="00B433C9" w:rsidRPr="00C35A2C" w:rsidRDefault="00AB43C5" w:rsidP="00B55EDF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אף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5213ED">
        <w:rPr>
          <w:rFonts w:ascii="FontbitDavid" w:hAnsi="FontbitDavid" w:hint="cs"/>
          <w:sz w:val="32"/>
          <w:rtl/>
        </w:rPr>
        <w:t>ש</w:t>
      </w:r>
      <w:r w:rsidR="00B433C9" w:rsidRPr="00C35A2C">
        <w:rPr>
          <w:rFonts w:ascii="FontbitDavid" w:hAnsi="FontbitDavid" w:hint="cs"/>
          <w:sz w:val="32"/>
          <w:rtl/>
        </w:rPr>
        <w:t xml:space="preserve">לויה שנבעלה בזנות </w:t>
      </w:r>
      <w:r w:rsidR="005213ED">
        <w:rPr>
          <w:rFonts w:ascii="FontbitDavid" w:hAnsi="FontbitDavid" w:hint="cs"/>
          <w:sz w:val="32"/>
          <w:rtl/>
        </w:rPr>
        <w:t>אוכלת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5213ED"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 w:hint="cs"/>
          <w:sz w:val="32"/>
          <w:rtl/>
        </w:rPr>
        <w:t>מעשר</w:t>
      </w:r>
      <w:r w:rsidR="00B433C9">
        <w:rPr>
          <w:rFonts w:ascii="FontbitDavid" w:hAnsi="FontbitDavid" w:hint="cs"/>
          <w:sz w:val="32"/>
          <w:rtl/>
        </w:rPr>
        <w:t xml:space="preserve"> -</w:t>
      </w:r>
      <w:r w:rsidR="00274003">
        <w:rPr>
          <w:rFonts w:ascii="FontbitDavid" w:hAnsi="FontbitDavid" w:hint="cs"/>
          <w:sz w:val="32"/>
          <w:rtl/>
        </w:rPr>
        <w:t xml:space="preserve"> כאן </w:t>
      </w:r>
      <w:r w:rsidR="00B433C9" w:rsidRPr="00C35A2C">
        <w:rPr>
          <w:rFonts w:ascii="FontbitDavid" w:hAnsi="FontbitDavid" w:hint="cs"/>
          <w:sz w:val="32"/>
          <w:rtl/>
        </w:rPr>
        <w:t>קנס</w:t>
      </w:r>
      <w:r w:rsidR="005213ED"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 w:hint="cs"/>
          <w:sz w:val="32"/>
          <w:rtl/>
        </w:rPr>
        <w:t>ה</w:t>
      </w:r>
      <w:r w:rsidR="005213ED">
        <w:rPr>
          <w:rFonts w:ascii="FontbitDavid" w:hAnsi="FontbitDavid" w:hint="cs"/>
          <w:sz w:val="32"/>
          <w:rtl/>
        </w:rPr>
        <w:t>.</w:t>
      </w:r>
    </w:p>
    <w:p w14:paraId="468DBC15" w14:textId="02C3897F" w:rsidR="005213ED" w:rsidRDefault="00B433C9" w:rsidP="006039DD">
      <w:pPr>
        <w:pStyle w:val="afff4"/>
        <w:rPr>
          <w:rtl/>
        </w:rPr>
      </w:pPr>
      <w:ins w:id="9943" w:author="מספור קטעי משנה" w:date="2026-10-06T06:45:58Z">
        <w:r>
          <w:rPr>
            <w:rStyle w:val="MisparKeta"/>
          </w:rPr>
          <w:t xml:space="preserve">א. </w:t>
        </w:r>
      </w:ins>
      <w:bookmarkStart w:id="1022" w:name="_Toc119173078"/>
      <w:bookmarkStart w:id="1023" w:name="_Toc119230173"/>
      <w:r w:rsidRPr="006039DD">
        <w:rPr>
          <w:rtl/>
        </w:rPr>
        <w:t>בת כהן</w:t>
      </w:r>
      <w:r w:rsidR="005364BE">
        <w:rPr>
          <w:rFonts w:hint="cs"/>
          <w:rtl/>
        </w:rPr>
        <w:t xml:space="preserve"> -</w:t>
      </w:r>
      <w:r w:rsidRPr="006039DD">
        <w:rPr>
          <w:rtl/>
        </w:rPr>
        <w:t xml:space="preserve"> מהתרומה.</w:t>
      </w:r>
      <w:bookmarkEnd w:id="1022"/>
      <w:bookmarkEnd w:id="1023"/>
    </w:p>
    <w:p w14:paraId="13C29D59" w14:textId="3100F667" w:rsidR="00B433C9" w:rsidRPr="005213ED" w:rsidRDefault="005213ED" w:rsidP="006039DD">
      <w:pPr>
        <w:rPr>
          <w:rtl/>
        </w:rPr>
      </w:pPr>
      <w:r w:rsidRPr="006039DD">
        <w:rPr>
          <w:rStyle w:val="affff5"/>
          <w:rFonts w:hint="eastAsia"/>
          <w:rtl/>
        </w:rPr>
        <w:t>החידוש</w:t>
      </w:r>
      <w:r w:rsidRPr="006039DD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="00AB43C5" w:rsidRPr="005213ED">
        <w:rPr>
          <w:rtl/>
        </w:rPr>
        <w:t>אף</w:t>
      </w:r>
      <w:r w:rsidR="00B433C9" w:rsidRPr="005213ED">
        <w:rPr>
          <w:rtl/>
        </w:rPr>
        <w:t xml:space="preserve"> בתרומה דרבנן.</w:t>
      </w:r>
    </w:p>
    <w:p w14:paraId="25E6DE49" w14:textId="0404CBD4" w:rsidR="00B433C9" w:rsidRPr="00C35A2C" w:rsidRDefault="00B433C9" w:rsidP="007C50EB">
      <w:pPr>
        <w:pStyle w:val="afff4"/>
        <w:rPr>
          <w:rtl/>
        </w:rPr>
      </w:pPr>
      <w:ins w:id="9944" w:author="מספור קטעי משנה" w:date="2026-10-06T06:45:58Z">
        <w:r>
          <w:rPr>
            <w:rStyle w:val="MisparKeta"/>
          </w:rPr>
          <w:t xml:space="preserve">ב. </w:t>
        </w:r>
      </w:ins>
      <w:bookmarkStart w:id="1024" w:name="_Toc119173079"/>
      <w:bookmarkStart w:id="1025" w:name="_Toc119230174"/>
      <w:r w:rsidRPr="00C35A2C">
        <w:rPr>
          <w:rtl/>
        </w:rPr>
        <w:t>אין יורשי</w:t>
      </w:r>
      <w:r w:rsidR="00FB4709">
        <w:rPr>
          <w:rFonts w:hint="cs"/>
          <w:rtl/>
        </w:rPr>
        <w:t>ן</w:t>
      </w:r>
      <w:r w:rsidRPr="00C35A2C">
        <w:rPr>
          <w:rtl/>
        </w:rPr>
        <w:t xml:space="preserve"> של זה וזה</w:t>
      </w:r>
      <w:r w:rsidR="00FB4709">
        <w:rPr>
          <w:rFonts w:hint="cs"/>
          <w:rtl/>
        </w:rPr>
        <w:t>,</w:t>
      </w:r>
      <w:r w:rsidRPr="00C35A2C">
        <w:rPr>
          <w:rtl/>
        </w:rPr>
        <w:t xml:space="preserve"> יורשי</w:t>
      </w:r>
      <w:r w:rsidRPr="00FB4709">
        <w:rPr>
          <w:rtl/>
        </w:rPr>
        <w:t xml:space="preserve">ן </w:t>
      </w:r>
      <w:r w:rsidRPr="006039DD">
        <w:rPr>
          <w:rtl/>
        </w:rPr>
        <w:t>כתובתה</w:t>
      </w:r>
      <w:r w:rsidRPr="00C35A2C">
        <w:rPr>
          <w:rtl/>
        </w:rPr>
        <w:t>.</w:t>
      </w:r>
      <w:bookmarkEnd w:id="1024"/>
      <w:bookmarkEnd w:id="1025"/>
    </w:p>
    <w:p w14:paraId="24EA6A37" w14:textId="5ACAFB89" w:rsidR="00B433C9" w:rsidRPr="0021684A" w:rsidRDefault="00FB4709" w:rsidP="00B55EDF">
      <w:pPr>
        <w:rPr>
          <w:rFonts w:ascii="FontbitDavid" w:hAnsi="FontbitDavid"/>
          <w:spacing w:val="-6"/>
          <w:sz w:val="32"/>
          <w:rtl/>
        </w:rPr>
      </w:pPr>
      <w:r>
        <w:rPr>
          <w:rStyle w:val="affff5"/>
          <w:rFonts w:hint="cs"/>
          <w:spacing w:val="-6"/>
          <w:rtl/>
        </w:rPr>
        <w:t>היינו</w:t>
      </w:r>
      <w:r w:rsidR="00B433C9" w:rsidRPr="0021684A">
        <w:rPr>
          <w:rStyle w:val="affff5"/>
          <w:spacing w:val="-6"/>
          <w:rtl/>
        </w:rPr>
        <w:t>:</w:t>
      </w:r>
      <w:r w:rsidR="00B433C9" w:rsidRPr="0021684A">
        <w:rPr>
          <w:rFonts w:ascii="FontbitDavid" w:hAnsi="FontbitDavid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>'</w:t>
      </w:r>
      <w:r w:rsidR="00B433C9" w:rsidRPr="0021684A">
        <w:rPr>
          <w:rFonts w:ascii="FontbitDavid" w:hAnsi="FontbitDavid"/>
          <w:spacing w:val="-6"/>
          <w:sz w:val="32"/>
          <w:rtl/>
        </w:rPr>
        <w:t>כתובת בנין דיכרין</w:t>
      </w:r>
      <w:r>
        <w:rPr>
          <w:rFonts w:ascii="FontbitDavid" w:hAnsi="FontbitDavid" w:hint="cs"/>
          <w:spacing w:val="-6"/>
          <w:sz w:val="32"/>
          <w:rtl/>
        </w:rPr>
        <w:t>',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 w:rsidR="0021684A" w:rsidRPr="006039DD">
        <w:rPr>
          <w:rStyle w:val="affff5"/>
          <w:rFonts w:hint="eastAsia"/>
          <w:rtl/>
        </w:rPr>
        <w:t>ו</w:t>
      </w:r>
      <w:r w:rsidRPr="006039DD">
        <w:rPr>
          <w:rStyle w:val="affff5"/>
          <w:rFonts w:hint="eastAsia"/>
          <w:rtl/>
        </w:rPr>
        <w:t>החידוש</w:t>
      </w:r>
      <w:r w:rsidRPr="006039DD">
        <w:rPr>
          <w:rStyle w:val="affff5"/>
          <w:rtl/>
        </w:rPr>
        <w:t>:</w:t>
      </w:r>
      <w:r w:rsidR="0021684A" w:rsidRPr="0021684A">
        <w:rPr>
          <w:rFonts w:ascii="FontbitDavid" w:hAnsi="FontbitDavid" w:hint="cs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>ש</w:t>
      </w:r>
      <w:r w:rsidR="0021684A" w:rsidRPr="0021684A">
        <w:rPr>
          <w:rFonts w:ascii="FontbitDavid" w:hAnsi="FontbitDavid" w:hint="cs"/>
          <w:spacing w:val="-6"/>
          <w:sz w:val="32"/>
          <w:rtl/>
        </w:rPr>
        <w:t xml:space="preserve">קנסו </w:t>
      </w:r>
      <w:r>
        <w:rPr>
          <w:rFonts w:ascii="FontbitDavid" w:hAnsi="FontbitDavid" w:hint="cs"/>
          <w:spacing w:val="-6"/>
          <w:sz w:val="32"/>
          <w:rtl/>
        </w:rPr>
        <w:t>אף</w:t>
      </w:r>
      <w:r w:rsidR="0021684A" w:rsidRPr="0021684A">
        <w:rPr>
          <w:rFonts w:ascii="FontbitDavid" w:hAnsi="FontbitDavid" w:hint="cs"/>
          <w:spacing w:val="-6"/>
          <w:sz w:val="32"/>
          <w:rtl/>
        </w:rPr>
        <w:t xml:space="preserve"> </w:t>
      </w:r>
      <w:r>
        <w:rPr>
          <w:rFonts w:ascii="FontbitDavid" w:hAnsi="FontbitDavid" w:hint="cs"/>
          <w:spacing w:val="-6"/>
          <w:sz w:val="32"/>
          <w:rtl/>
        </w:rPr>
        <w:t xml:space="preserve">את </w:t>
      </w:r>
      <w:r w:rsidR="0021684A" w:rsidRPr="0021684A">
        <w:rPr>
          <w:rFonts w:ascii="FontbitDavid" w:hAnsi="FontbitDavid" w:hint="cs"/>
          <w:spacing w:val="-6"/>
          <w:sz w:val="32"/>
          <w:rtl/>
        </w:rPr>
        <w:t xml:space="preserve">זרעה. </w:t>
      </w:r>
    </w:p>
    <w:p w14:paraId="13EB9CC6" w14:textId="6C2837C1" w:rsidR="00B433C9" w:rsidRPr="006039DD" w:rsidRDefault="00B433C9" w:rsidP="006039DD">
      <w:pPr>
        <w:pStyle w:val="afff4"/>
        <w:rPr>
          <w:rtl/>
        </w:rPr>
      </w:pPr>
      <w:ins w:id="9945" w:author="מספור קטעי משנה" w:date="2026-10-06T06:45:58Z">
        <w:r>
          <w:rPr>
            <w:rStyle w:val="MisparKeta"/>
          </w:rPr>
          <w:t xml:space="preserve">ג. </w:t>
        </w:r>
      </w:ins>
      <w:bookmarkStart w:id="1026" w:name="_Toc119173080"/>
      <w:bookmarkStart w:id="1027" w:name="_Toc119230175"/>
      <w:r w:rsidRPr="006039DD">
        <w:rPr>
          <w:rtl/>
        </w:rPr>
        <w:t>אחיו של זה וזה</w:t>
      </w:r>
      <w:r w:rsidR="00FB4709" w:rsidRPr="006039DD">
        <w:rPr>
          <w:rtl/>
        </w:rPr>
        <w:t>,</w:t>
      </w:r>
      <w:r w:rsidRPr="006039DD">
        <w:rPr>
          <w:rtl/>
        </w:rPr>
        <w:t xml:space="preserve"> חולצין ולא מייבמין.</w:t>
      </w:r>
      <w:bookmarkEnd w:id="1026"/>
      <w:bookmarkEnd w:id="1027"/>
    </w:p>
    <w:p w14:paraId="50EA118D" w14:textId="1844096F" w:rsidR="00B433C9" w:rsidRDefault="00FB4709" w:rsidP="007C50EB">
      <w:pPr>
        <w:rPr>
          <w:rFonts w:ascii="FontbitDavid" w:hAnsi="FontbitDavid"/>
          <w:sz w:val="32"/>
          <w:rtl/>
        </w:rPr>
      </w:pPr>
      <w:r w:rsidRPr="006039DD">
        <w:rPr>
          <w:rStyle w:val="affff5"/>
          <w:rFonts w:hint="eastAsia"/>
          <w:rtl/>
        </w:rPr>
        <w:t>ד</w:t>
      </w:r>
      <w:r w:rsidR="00B433C9" w:rsidRPr="006039DD">
        <w:rPr>
          <w:rStyle w:val="affff5"/>
          <w:rtl/>
        </w:rPr>
        <w:t>ראשון</w:t>
      </w:r>
      <w:r w:rsidR="002E7B08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חולץ</w:t>
      </w:r>
      <w:r w:rsidR="00B433C9" w:rsidRPr="00C35A2C">
        <w:rPr>
          <w:rFonts w:ascii="FontbitDavid" w:hAnsi="FontbitDavid"/>
          <w:sz w:val="32"/>
          <w:rtl/>
        </w:rPr>
        <w:t xml:space="preserve"> מדאורייתא,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לא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מייבם</w:t>
      </w:r>
      <w:r w:rsidR="00B433C9" w:rsidRPr="00C35A2C">
        <w:rPr>
          <w:rFonts w:ascii="FontbitDavid" w:hAnsi="FontbitDavid"/>
          <w:sz w:val="32"/>
          <w:rtl/>
        </w:rPr>
        <w:t xml:space="preserve"> מדרבנן</w:t>
      </w:r>
      <w:r>
        <w:rPr>
          <w:rFonts w:ascii="FontbitDavid" w:hAnsi="FontbitDavid" w:hint="cs"/>
          <w:sz w:val="32"/>
          <w:rtl/>
        </w:rPr>
        <w:t>.</w:t>
      </w:r>
    </w:p>
    <w:p w14:paraId="3EB01BD9" w14:textId="7FA64811" w:rsidR="00B433C9" w:rsidRPr="00C35A2C" w:rsidRDefault="00FB4709" w:rsidP="007C50EB">
      <w:pPr>
        <w:rPr>
          <w:rFonts w:ascii="FontbitDavid" w:hAnsi="FontbitDavid"/>
          <w:sz w:val="32"/>
          <w:rtl/>
        </w:rPr>
      </w:pPr>
      <w:r w:rsidRPr="006039DD">
        <w:rPr>
          <w:rStyle w:val="affff5"/>
          <w:rFonts w:hint="eastAsia"/>
          <w:rtl/>
        </w:rPr>
        <w:t>ד</w:t>
      </w:r>
      <w:r w:rsidR="00B433C9" w:rsidRPr="006039DD">
        <w:rPr>
          <w:rStyle w:val="affff5"/>
          <w:rtl/>
        </w:rPr>
        <w:t>שני</w:t>
      </w:r>
      <w:r w:rsidR="002E7B08">
        <w:rPr>
          <w:rStyle w:val="affff5"/>
          <w:rFonts w:hint="cs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חולץ</w:t>
      </w:r>
      <w:r w:rsidR="00B433C9" w:rsidRPr="00C35A2C">
        <w:rPr>
          <w:rFonts w:ascii="FontbitDavid" w:hAnsi="FontbitDavid"/>
          <w:sz w:val="32"/>
          <w:rtl/>
        </w:rPr>
        <w:t xml:space="preserve"> מדרבנן,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לא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מייבם</w:t>
      </w:r>
      <w:r w:rsidR="00B433C9" w:rsidRPr="00C35A2C">
        <w:rPr>
          <w:rFonts w:ascii="FontbitDavid" w:hAnsi="FontbitDavid"/>
          <w:sz w:val="32"/>
          <w:rtl/>
        </w:rPr>
        <w:t xml:space="preserve"> לא מדאורייתא ולא מדרבנן.</w:t>
      </w:r>
    </w:p>
    <w:p w14:paraId="18D26543" w14:textId="2B328976" w:rsidR="00B433C9" w:rsidRPr="00C35A2C" w:rsidRDefault="00B433C9" w:rsidP="007C50EB">
      <w:pPr>
        <w:pStyle w:val="afff4"/>
        <w:rPr>
          <w:rtl/>
        </w:rPr>
      </w:pPr>
      <w:ins w:id="9946" w:author="מספור קטעי משנה" w:date="2026-10-06T06:45:58Z">
        <w:r>
          <w:rPr>
            <w:rStyle w:val="MisparKeta"/>
          </w:rPr>
          <w:t xml:space="preserve">ד. </w:t>
        </w:r>
      </w:ins>
      <w:bookmarkStart w:id="1028" w:name="_Toc119173081"/>
      <w:bookmarkStart w:id="1029" w:name="_Toc119230176"/>
      <w:r w:rsidRPr="00C35A2C">
        <w:rPr>
          <w:rtl/>
        </w:rPr>
        <w:t>ריו</w:t>
      </w:r>
      <w:r w:rsidR="002E7B08">
        <w:rPr>
          <w:rFonts w:hint="cs"/>
          <w:rtl/>
        </w:rPr>
        <w:t>"</w:t>
      </w:r>
      <w:r w:rsidRPr="00C35A2C">
        <w:rPr>
          <w:rtl/>
        </w:rPr>
        <w:t xml:space="preserve">ס: </w:t>
      </w:r>
      <w:r w:rsidR="002E7B08">
        <w:rPr>
          <w:rFonts w:hint="cs"/>
          <w:rtl/>
        </w:rPr>
        <w:t xml:space="preserve">יש לה </w:t>
      </w:r>
      <w:r w:rsidRPr="00C35A2C">
        <w:rPr>
          <w:rtl/>
        </w:rPr>
        <w:t xml:space="preserve">כתובה </w:t>
      </w:r>
      <w:r w:rsidR="002E7B08">
        <w:rPr>
          <w:rFonts w:hint="cs"/>
          <w:rtl/>
        </w:rPr>
        <w:t>מהראשון</w:t>
      </w:r>
      <w:r w:rsidRPr="00C35A2C">
        <w:rPr>
          <w:rtl/>
        </w:rPr>
        <w:t>.</w:t>
      </w:r>
      <w:bookmarkEnd w:id="1028"/>
      <w:bookmarkEnd w:id="1029"/>
    </w:p>
    <w:p w14:paraId="5A8372DC" w14:textId="1D4C5A45" w:rsidR="00B433C9" w:rsidRPr="00C35A2C" w:rsidRDefault="002E7B08" w:rsidP="00B55EDF">
      <w:pPr>
        <w:rPr>
          <w:rtl/>
        </w:rPr>
      </w:pPr>
      <w:r>
        <w:rPr>
          <w:rStyle w:val="affff5"/>
          <w:rFonts w:hint="cs"/>
          <w:rtl/>
        </w:rPr>
        <w:t>א. ל</w:t>
      </w:r>
      <w:r w:rsidR="00B433C9" w:rsidRPr="00522AA7">
        <w:rPr>
          <w:rStyle w:val="affff5"/>
          <w:rFonts w:hint="cs"/>
          <w:rtl/>
        </w:rPr>
        <w:t>ר</w:t>
      </w:r>
      <w:r w:rsidR="00B433C9" w:rsidRPr="00522AA7">
        <w:rPr>
          <w:rStyle w:val="affff5"/>
          <w:rtl/>
        </w:rPr>
        <w:t>"</w:t>
      </w:r>
      <w:r w:rsidR="00B433C9" w:rsidRPr="00522AA7">
        <w:rPr>
          <w:rStyle w:val="affff5"/>
          <w:rFonts w:hint="cs"/>
          <w:rtl/>
        </w:rPr>
        <w:t>ה</w:t>
      </w:r>
      <w:r w:rsidR="00B433C9" w:rsidRPr="00522AA7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בתראי מודו לקמאי, </w:t>
      </w:r>
      <w:r>
        <w:rPr>
          <w:rFonts w:hint="cs"/>
          <w:rtl/>
        </w:rPr>
        <w:t>ולא להיפך -</w:t>
      </w:r>
    </w:p>
    <w:p w14:paraId="75A03210" w14:textId="4FC08C6D" w:rsidR="00B433C9" w:rsidRPr="00C35A2C" w:rsidRDefault="00B433C9" w:rsidP="002E7B08">
      <w:pPr>
        <w:rPr>
          <w:rFonts w:ascii="FontbitDavid" w:hAnsi="FontbitDavid"/>
          <w:sz w:val="32"/>
          <w:rtl/>
        </w:rPr>
      </w:pPr>
      <w:r w:rsidRPr="00522AA7">
        <w:rPr>
          <w:rStyle w:val="affff5"/>
          <w:rtl/>
        </w:rPr>
        <w:t>ר"</w:t>
      </w:r>
      <w:r w:rsidRPr="00522AA7">
        <w:rPr>
          <w:rStyle w:val="affff5"/>
          <w:rFonts w:hint="cs"/>
          <w:rtl/>
        </w:rPr>
        <w:t>ש לר</w:t>
      </w:r>
      <w:r w:rsidRPr="00522AA7">
        <w:rPr>
          <w:rStyle w:val="affff5"/>
          <w:rtl/>
        </w:rPr>
        <w:t>"</w:t>
      </w:r>
      <w:r w:rsidRPr="00522AA7">
        <w:rPr>
          <w:rStyle w:val="affff5"/>
          <w:rFonts w:hint="cs"/>
          <w:rtl/>
        </w:rPr>
        <w:t>א</w:t>
      </w:r>
      <w:r w:rsidR="002E7B08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ביאה</w:t>
      </w:r>
      <w:r w:rsidRPr="00C35A2C">
        <w:rPr>
          <w:rFonts w:ascii="FontbitDavid" w:hAnsi="FontbitDavid"/>
          <w:sz w:val="32"/>
          <w:rtl/>
        </w:rPr>
        <w:t xml:space="preserve"> דעיקר </w:t>
      </w:r>
      <w:r>
        <w:rPr>
          <w:rFonts w:ascii="FontbitDavid" w:hAnsi="FontbitDavid"/>
          <w:sz w:val="32"/>
          <w:rtl/>
        </w:rPr>
        <w:t>איסור</w:t>
      </w:r>
      <w:r w:rsidRPr="00C35A2C">
        <w:rPr>
          <w:rFonts w:ascii="FontbitDavid" w:hAnsi="FontbitDavid"/>
          <w:sz w:val="32"/>
          <w:rtl/>
        </w:rPr>
        <w:t xml:space="preserve"> לא </w:t>
      </w:r>
      <w:r w:rsidR="0097152B">
        <w:rPr>
          <w:rFonts w:ascii="FontbitDavid" w:hAnsi="FontbitDavid"/>
          <w:sz w:val="32"/>
          <w:rtl/>
        </w:rPr>
        <w:t>קנס</w:t>
      </w:r>
      <w:r w:rsidRPr="00C35A2C">
        <w:rPr>
          <w:rFonts w:ascii="FontbitDavid" w:hAnsi="FontbitDavid"/>
          <w:sz w:val="32"/>
          <w:rtl/>
        </w:rPr>
        <w:t xml:space="preserve">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כ"ש מציאתה</w:t>
      </w:r>
      <w:r w:rsidR="002E7B08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..</w:t>
      </w:r>
      <w:r w:rsidRPr="00C35A2C">
        <w:rPr>
          <w:rFonts w:ascii="FontbitDavid" w:hAnsi="FontbitDavid"/>
          <w:sz w:val="32"/>
          <w:rtl/>
        </w:rPr>
        <w:t xml:space="preserve"> ד</w:t>
      </w:r>
      <w:r>
        <w:rPr>
          <w:rFonts w:ascii="FontbitDavid" w:hAnsi="FontbitDavid"/>
          <w:sz w:val="32"/>
          <w:rtl/>
        </w:rPr>
        <w:t>ממון</w:t>
      </w:r>
      <w:r w:rsidR="002E7B08">
        <w:rPr>
          <w:rFonts w:ascii="FontbitDavid" w:hAnsi="FontbitDavid" w:hint="cs"/>
          <w:sz w:val="32"/>
          <w:rtl/>
        </w:rPr>
        <w:t>,</w:t>
      </w:r>
    </w:p>
    <w:p w14:paraId="1DAD98B5" w14:textId="6397C2C0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522AA7">
        <w:rPr>
          <w:rStyle w:val="affff5"/>
          <w:rtl/>
        </w:rPr>
        <w:t>ו</w:t>
      </w:r>
      <w:r w:rsidR="002E7B08">
        <w:rPr>
          <w:rStyle w:val="affff5"/>
          <w:rFonts w:hint="cs"/>
          <w:rtl/>
        </w:rPr>
        <w:t>שניהם</w:t>
      </w:r>
      <w:r w:rsidRPr="00522AA7">
        <w:rPr>
          <w:rStyle w:val="affff5"/>
          <w:rtl/>
        </w:rPr>
        <w:t xml:space="preserve"> </w:t>
      </w:r>
      <w:r w:rsidRPr="00522AA7">
        <w:rPr>
          <w:rStyle w:val="affff5"/>
          <w:rFonts w:hint="cs"/>
          <w:rtl/>
        </w:rPr>
        <w:t>ל</w:t>
      </w:r>
      <w:r w:rsidRPr="00522AA7">
        <w:rPr>
          <w:rStyle w:val="affff5"/>
          <w:rtl/>
        </w:rPr>
        <w:t>ריו</w:t>
      </w:r>
      <w:r w:rsidR="002E7B08">
        <w:rPr>
          <w:rStyle w:val="affff5"/>
          <w:rFonts w:hint="cs"/>
          <w:rtl/>
        </w:rPr>
        <w:t>"</w:t>
      </w:r>
      <w:r w:rsidRPr="00522AA7">
        <w:rPr>
          <w:rStyle w:val="affff5"/>
          <w:rtl/>
        </w:rPr>
        <w:t>ס</w:t>
      </w:r>
      <w:r w:rsidR="002E7B08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E7B08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אלו</w:t>
      </w:r>
      <w:r w:rsidRPr="00C35A2C">
        <w:rPr>
          <w:rFonts w:ascii="FontbitDavid" w:hAnsi="FontbitDavid"/>
          <w:sz w:val="32"/>
          <w:rtl/>
        </w:rPr>
        <w:t xml:space="preserve"> </w:t>
      </w:r>
      <w:r w:rsidR="00064D8B">
        <w:rPr>
          <w:rFonts w:ascii="FontbitDavid" w:hAnsi="FontbitDavid" w:hint="cs"/>
          <w:sz w:val="32"/>
          <w:rtl/>
        </w:rPr>
        <w:t xml:space="preserve">שתחתיו </w:t>
      </w:r>
      <w:r w:rsidR="00064D8B">
        <w:rPr>
          <w:rFonts w:ascii="FontbitDavid" w:hAnsi="FontbitDavid"/>
          <w:sz w:val="32"/>
          <w:rtl/>
        </w:rPr>
        <w:t>לא קנ</w:t>
      </w:r>
      <w:r w:rsidRPr="00C35A2C">
        <w:rPr>
          <w:rFonts w:ascii="FontbitDavid" w:hAnsi="FontbitDavid"/>
          <w:sz w:val="32"/>
          <w:rtl/>
        </w:rPr>
        <w:t>ס</w:t>
      </w:r>
      <w:r w:rsidR="002C730C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/>
          <w:sz w:val="32"/>
          <w:rtl/>
        </w:rPr>
        <w:t xml:space="preserve">,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כ</w:t>
      </w:r>
      <w:r w:rsidR="00064D8B" w:rsidRPr="00D1637C">
        <w:rPr>
          <w:rFonts w:ascii="FontbitDavid" w:hAnsi="FontbitDavid" w:cs="PFT_Frank"/>
          <w:b/>
          <w:bCs/>
          <w:sz w:val="32"/>
          <w:szCs w:val="14"/>
          <w:rtl/>
        </w:rPr>
        <w:t>"ש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כתובה</w:t>
      </w:r>
      <w:r w:rsidRPr="00C35A2C">
        <w:rPr>
          <w:rFonts w:ascii="FontbitDavid" w:hAnsi="FontbitDavid"/>
          <w:sz w:val="32"/>
          <w:rtl/>
        </w:rPr>
        <w:t xml:space="preserve"> דל</w:t>
      </w:r>
      <w:r w:rsidR="002E7B08">
        <w:rPr>
          <w:rFonts w:ascii="FontbitDavid" w:hAnsi="FontbitDavid" w:hint="cs"/>
          <w:sz w:val="32"/>
          <w:rtl/>
        </w:rPr>
        <w:t>מיפק.</w:t>
      </w:r>
    </w:p>
    <w:p w14:paraId="45546F34" w14:textId="523AF935" w:rsidR="00B433C9" w:rsidRPr="00C35A2C" w:rsidRDefault="002E7B08" w:rsidP="00B55EDF">
      <w:pPr>
        <w:rPr>
          <w:rtl/>
        </w:rPr>
      </w:pPr>
      <w:r>
        <w:rPr>
          <w:rStyle w:val="affff5"/>
          <w:rFonts w:hint="cs"/>
          <w:rtl/>
        </w:rPr>
        <w:t>ב. ול</w:t>
      </w:r>
      <w:r w:rsidR="00B433C9" w:rsidRPr="00522AA7">
        <w:rPr>
          <w:rStyle w:val="affff5"/>
          <w:rFonts w:hint="cs"/>
          <w:rtl/>
        </w:rPr>
        <w:t>רי</w:t>
      </w:r>
      <w:r w:rsidR="00B433C9" w:rsidRPr="00522AA7">
        <w:rPr>
          <w:rStyle w:val="affff5"/>
          <w:rtl/>
        </w:rPr>
        <w:t>"</w:t>
      </w:r>
      <w:r w:rsidR="00B433C9" w:rsidRPr="00522AA7">
        <w:rPr>
          <w:rStyle w:val="affff5"/>
          <w:rFonts w:hint="cs"/>
          <w:rtl/>
        </w:rPr>
        <w:t>ו</w:t>
      </w:r>
      <w:r w:rsidR="00B433C9" w:rsidRPr="00522AA7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קמאי מודו לבתראי, </w:t>
      </w:r>
      <w:r>
        <w:rPr>
          <w:rFonts w:ascii="FontbitDavid" w:hAnsi="FontbitDavid" w:hint="cs"/>
          <w:sz w:val="32"/>
          <w:rtl/>
        </w:rPr>
        <w:t xml:space="preserve">ולא להיפך - </w:t>
      </w:r>
    </w:p>
    <w:p w14:paraId="533AED17" w14:textId="2E74334C" w:rsidR="00B433C9" w:rsidRPr="00EA6942" w:rsidRDefault="00B433C9" w:rsidP="00B55EDF">
      <w:pPr>
        <w:rPr>
          <w:rFonts w:ascii="FontbitDavid" w:hAnsi="FontbitDavid"/>
          <w:spacing w:val="-8"/>
          <w:sz w:val="32"/>
          <w:rtl/>
        </w:rPr>
      </w:pPr>
      <w:r w:rsidRPr="00522AA7">
        <w:rPr>
          <w:rStyle w:val="affff5"/>
          <w:rtl/>
        </w:rPr>
        <w:t>ריו</w:t>
      </w:r>
      <w:r w:rsidR="002E7B08">
        <w:rPr>
          <w:rStyle w:val="affff5"/>
          <w:rFonts w:hint="cs"/>
          <w:rtl/>
        </w:rPr>
        <w:t>"</w:t>
      </w:r>
      <w:r w:rsidRPr="00522AA7">
        <w:rPr>
          <w:rStyle w:val="affff5"/>
          <w:rtl/>
        </w:rPr>
        <w:t>ס לר</w:t>
      </w:r>
      <w:r w:rsidR="002E7B08">
        <w:rPr>
          <w:rStyle w:val="affff5"/>
          <w:rFonts w:hint="cs"/>
          <w:rtl/>
        </w:rPr>
        <w:t>"</w:t>
      </w:r>
      <w:r w:rsidRPr="00522AA7">
        <w:rPr>
          <w:rStyle w:val="affff5"/>
          <w:rtl/>
        </w:rPr>
        <w:t>א</w:t>
      </w:r>
      <w:r w:rsidR="002E7B08">
        <w:rPr>
          <w:rFonts w:ascii="FontbitDavid" w:hAnsi="FontbitDavid" w:hint="cs"/>
          <w:spacing w:val="-8"/>
          <w:sz w:val="32"/>
          <w:rtl/>
        </w:rPr>
        <w:t>:</w:t>
      </w:r>
      <w:r w:rsidRPr="00EA6942">
        <w:rPr>
          <w:rFonts w:ascii="FontbitDavid" w:hAnsi="FontbitDavid"/>
          <w:spacing w:val="-8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8"/>
          <w:sz w:val="32"/>
          <w:szCs w:val="14"/>
          <w:rtl/>
        </w:rPr>
        <w:t>כתובה</w:t>
      </w:r>
      <w:r w:rsidRPr="00EA6942">
        <w:rPr>
          <w:rFonts w:ascii="FontbitDavid" w:hAnsi="FontbitDavid"/>
          <w:spacing w:val="-8"/>
          <w:sz w:val="32"/>
          <w:rtl/>
        </w:rPr>
        <w:t xml:space="preserve"> </w:t>
      </w:r>
      <w:r w:rsidR="0021684A">
        <w:rPr>
          <w:rFonts w:ascii="FontbitDavid" w:hAnsi="FontbitDavid" w:hint="cs"/>
          <w:spacing w:val="-8"/>
          <w:sz w:val="32"/>
          <w:rtl/>
        </w:rPr>
        <w:t>ממנו אליה</w:t>
      </w:r>
      <w:r w:rsidRPr="00EA6942">
        <w:rPr>
          <w:rFonts w:ascii="FontbitDavid" w:hAnsi="FontbitDavid"/>
          <w:spacing w:val="-8"/>
          <w:sz w:val="32"/>
          <w:rtl/>
        </w:rPr>
        <w:t xml:space="preserve"> לא </w:t>
      </w:r>
      <w:r w:rsidR="0097152B">
        <w:rPr>
          <w:rFonts w:ascii="FontbitDavid" w:hAnsi="FontbitDavid"/>
          <w:spacing w:val="-8"/>
          <w:sz w:val="32"/>
          <w:rtl/>
        </w:rPr>
        <w:t>קנס</w:t>
      </w:r>
      <w:r w:rsidRPr="00EA6942">
        <w:rPr>
          <w:rFonts w:ascii="FontbitDavid" w:hAnsi="FontbitDavid"/>
          <w:spacing w:val="-8"/>
          <w:sz w:val="32"/>
          <w:rtl/>
        </w:rPr>
        <w:t>,</w:t>
      </w:r>
      <w:r w:rsidR="0097152B">
        <w:rPr>
          <w:rFonts w:ascii="FontbitDavid" w:hAnsi="FontbitDavid"/>
          <w:spacing w:val="-8"/>
          <w:sz w:val="32"/>
          <w:rtl/>
        </w:rPr>
        <w:t xml:space="preserve"> </w:t>
      </w:r>
      <w:r w:rsidR="0097152B" w:rsidRPr="00D1637C">
        <w:rPr>
          <w:rFonts w:ascii="FontbitDavid" w:hAnsi="FontbitDavid" w:cs="PFT_Frank"/>
          <w:b/>
          <w:bCs/>
          <w:spacing w:val="-8"/>
          <w:sz w:val="32"/>
          <w:szCs w:val="14"/>
          <w:rtl/>
        </w:rPr>
        <w:t>כ"ש מציאתה</w:t>
      </w:r>
      <w:r w:rsidR="002E7B08">
        <w:rPr>
          <w:rFonts w:ascii="FontbitDavid" w:hAnsi="FontbitDavid" w:hint="cs"/>
          <w:spacing w:val="-8"/>
          <w:sz w:val="32"/>
          <w:rtl/>
        </w:rPr>
        <w:t>..</w:t>
      </w:r>
      <w:r w:rsidR="0097152B">
        <w:rPr>
          <w:rFonts w:ascii="FontbitDavid" w:hAnsi="FontbitDavid"/>
          <w:spacing w:val="-8"/>
          <w:sz w:val="32"/>
          <w:rtl/>
        </w:rPr>
        <w:t xml:space="preserve"> </w:t>
      </w:r>
      <w:r w:rsidR="002E7B08">
        <w:rPr>
          <w:rFonts w:ascii="FontbitDavid" w:hAnsi="FontbitDavid" w:hint="cs"/>
          <w:spacing w:val="-8"/>
          <w:sz w:val="32"/>
          <w:rtl/>
        </w:rPr>
        <w:t>שממנ</w:t>
      </w:r>
      <w:r w:rsidR="0097152B">
        <w:rPr>
          <w:rFonts w:ascii="FontbitDavid" w:hAnsi="FontbitDavid"/>
          <w:spacing w:val="-8"/>
          <w:sz w:val="32"/>
          <w:rtl/>
        </w:rPr>
        <w:t>ה אליו</w:t>
      </w:r>
      <w:r w:rsidR="002C730C">
        <w:rPr>
          <w:rFonts w:ascii="FontbitDavid" w:hAnsi="FontbitDavid" w:hint="cs"/>
          <w:spacing w:val="-8"/>
          <w:sz w:val="32"/>
          <w:rtl/>
        </w:rPr>
        <w:t>,</w:t>
      </w:r>
    </w:p>
    <w:p w14:paraId="087C613A" w14:textId="47E7E890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522AA7">
        <w:rPr>
          <w:rStyle w:val="affff5"/>
          <w:rtl/>
        </w:rPr>
        <w:t>ו</w:t>
      </w:r>
      <w:r w:rsidR="002C730C">
        <w:rPr>
          <w:rStyle w:val="affff5"/>
          <w:rFonts w:hint="cs"/>
          <w:rtl/>
        </w:rPr>
        <w:t>שניהם</w:t>
      </w:r>
      <w:r w:rsidRPr="00522AA7">
        <w:rPr>
          <w:rStyle w:val="affff5"/>
          <w:rtl/>
        </w:rPr>
        <w:t xml:space="preserve"> </w:t>
      </w:r>
      <w:r w:rsidRPr="00522AA7">
        <w:rPr>
          <w:rStyle w:val="affff5"/>
          <w:rFonts w:hint="cs"/>
          <w:rtl/>
        </w:rPr>
        <w:t>ל</w:t>
      </w:r>
      <w:r w:rsidRPr="00522AA7">
        <w:rPr>
          <w:rStyle w:val="affff5"/>
          <w:rtl/>
        </w:rPr>
        <w:t>ר</w:t>
      </w:r>
      <w:r w:rsidR="002C730C">
        <w:rPr>
          <w:rStyle w:val="affff5"/>
          <w:rFonts w:hint="cs"/>
          <w:rtl/>
        </w:rPr>
        <w:t>"</w:t>
      </w:r>
      <w:r w:rsidRPr="00522AA7">
        <w:rPr>
          <w:rStyle w:val="affff5"/>
          <w:rtl/>
        </w:rPr>
        <w:t>ש</w:t>
      </w:r>
      <w:r w:rsidR="002C730C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C730C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אלו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C730C">
        <w:rPr>
          <w:rFonts w:ascii="FontbitDavid" w:hAnsi="FontbitDavid" w:hint="cs"/>
          <w:sz w:val="32"/>
          <w:rtl/>
        </w:rPr>
        <w:t>שבחייו</w:t>
      </w:r>
      <w:r w:rsidRPr="00C35A2C">
        <w:rPr>
          <w:rFonts w:ascii="FontbitDavid" w:hAnsi="FontbitDavid"/>
          <w:sz w:val="32"/>
          <w:rtl/>
        </w:rPr>
        <w:t xml:space="preserve"> לא </w:t>
      </w:r>
      <w:r w:rsidR="0097152B">
        <w:rPr>
          <w:rFonts w:ascii="FontbitDavid" w:hAnsi="FontbitDavid"/>
          <w:sz w:val="32"/>
          <w:rtl/>
        </w:rPr>
        <w:t>קנסו</w:t>
      </w:r>
      <w:r w:rsidRPr="00C35A2C">
        <w:rPr>
          <w:rFonts w:ascii="FontbitDavid" w:hAnsi="FontbitDavid"/>
          <w:sz w:val="32"/>
          <w:rtl/>
        </w:rPr>
        <w:t xml:space="preserve">,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ביאה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C730C">
        <w:rPr>
          <w:rFonts w:ascii="FontbitDavid" w:hAnsi="FontbitDavid" w:hint="cs"/>
          <w:sz w:val="32"/>
          <w:rtl/>
        </w:rPr>
        <w:t>ש</w:t>
      </w:r>
      <w:r w:rsidRPr="00C35A2C">
        <w:rPr>
          <w:rFonts w:ascii="FontbitDavid" w:hAnsi="FontbitDavid"/>
          <w:sz w:val="32"/>
          <w:rtl/>
        </w:rPr>
        <w:t>לאחר מית</w:t>
      </w:r>
      <w:r w:rsidR="002C730C">
        <w:rPr>
          <w:rFonts w:ascii="FontbitDavid" w:hAnsi="FontbitDavid" w:hint="cs"/>
          <w:sz w:val="32"/>
          <w:rtl/>
        </w:rPr>
        <w:t>תו.</w:t>
      </w:r>
    </w:p>
    <w:p w14:paraId="620E366F" w14:textId="279C0CCD" w:rsidR="002C730C" w:rsidRPr="00062827" w:rsidRDefault="00F51540" w:rsidP="00615A60">
      <w:pPr>
        <w:pStyle w:val="affff2"/>
        <w:rPr>
          <w:rtl/>
        </w:rPr>
      </w:pPr>
      <w:bookmarkStart w:id="1030" w:name="_Toc119173082"/>
      <w:bookmarkStart w:id="1031" w:name="_Toc119230177"/>
      <w:r w:rsidRPr="00062827">
        <w:rPr>
          <w:rFonts w:hint="eastAsia"/>
          <w:rtl/>
        </w:rPr>
        <w:lastRenderedPageBreak/>
        <w:t>האם</w:t>
      </w:r>
      <w:r w:rsidRPr="00062827">
        <w:rPr>
          <w:rtl/>
        </w:rPr>
        <w:t xml:space="preserve"> כשנישאת על פי ב' עדים ובא בעלה מותרת לחזור לו</w:t>
      </w:r>
      <w:r w:rsidR="009053DE" w:rsidRPr="00062827">
        <w:rPr>
          <w:rFonts w:hint="cs"/>
          <w:rtl/>
        </w:rPr>
        <w:t xml:space="preserve"> לכו"ע</w:t>
      </w:r>
      <w:r w:rsidRPr="00062827">
        <w:rPr>
          <w:rtl/>
        </w:rPr>
        <w:t>?</w:t>
      </w:r>
      <w:bookmarkEnd w:id="1030"/>
      <w:bookmarkEnd w:id="1031"/>
    </w:p>
    <w:p w14:paraId="28819393" w14:textId="7E44400B" w:rsidR="00B433C9" w:rsidRPr="00C35A2C" w:rsidRDefault="00F51540" w:rsidP="00F51540">
      <w:pPr>
        <w:rPr>
          <w:rFonts w:ascii="FontbitDavid" w:hAnsi="FontbitDavid"/>
          <w:sz w:val="32"/>
          <w:rtl/>
        </w:rPr>
      </w:pPr>
      <w:r w:rsidRPr="006039DD">
        <w:rPr>
          <w:rStyle w:val="affff5"/>
          <w:rFonts w:hint="eastAsia"/>
          <w:rtl/>
        </w:rPr>
        <w:t>שנינו</w:t>
      </w:r>
      <w:r w:rsidRPr="006039DD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 xml:space="preserve">נשאת שלא ברשות </w:t>
      </w:r>
      <w:r w:rsidR="002C730C">
        <w:rPr>
          <w:rFonts w:hint="cs"/>
          <w:rtl/>
        </w:rPr>
        <w:t>- מותרת לחזור</w:t>
      </w:r>
      <w:r>
        <w:rPr>
          <w:rFonts w:hint="cs"/>
          <w:rtl/>
        </w:rPr>
        <w:t>,</w:t>
      </w:r>
      <w:r>
        <w:rPr>
          <w:rStyle w:val="affff5"/>
          <w:rFonts w:hint="cs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   ו</w:t>
      </w:r>
      <w:r w:rsidR="002C730C">
        <w:rPr>
          <w:rStyle w:val="affff5"/>
          <w:rFonts w:hint="cs"/>
          <w:rtl/>
        </w:rPr>
        <w:t>מ</w:t>
      </w:r>
      <w:r w:rsidR="00B433C9" w:rsidRPr="00522AA7">
        <w:rPr>
          <w:rStyle w:val="affff5"/>
          <w:rtl/>
        </w:rPr>
        <w:t>רב: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2C730C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</w:t>
      </w:r>
      <w:r w:rsidR="002C730C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ן</w:t>
      </w:r>
      <w:r w:rsidR="002C730C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הלכה</w:t>
      </w:r>
      <w:r w:rsidR="002C730C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.</w:t>
      </w:r>
    </w:p>
    <w:p w14:paraId="73A4515D" w14:textId="74F4677F" w:rsidR="00B433C9" w:rsidRPr="00C35A2C" w:rsidRDefault="008A6C7D" w:rsidP="00F51540">
      <w:pPr>
        <w:rPr>
          <w:rtl/>
        </w:rPr>
      </w:pPr>
      <w:r>
        <w:rPr>
          <w:rStyle w:val="affff5"/>
          <w:rFonts w:hint="cs"/>
          <w:rtl/>
        </w:rPr>
        <w:t>ו</w:t>
      </w:r>
      <w:r w:rsidR="00F51540">
        <w:rPr>
          <w:rStyle w:val="affff5"/>
          <w:rFonts w:hint="cs"/>
          <w:rtl/>
        </w:rPr>
        <w:t>יקשה: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F51540">
        <w:rPr>
          <w:rFonts w:hint="cs"/>
          <w:rtl/>
        </w:rPr>
        <w:t>'</w:t>
      </w:r>
      <w:r w:rsidR="00B433C9" w:rsidRPr="00D1637C">
        <w:rPr>
          <w:rFonts w:cs="PFT_Frank"/>
          <w:b/>
          <w:bCs/>
          <w:szCs w:val="14"/>
          <w:rtl/>
        </w:rPr>
        <w:t xml:space="preserve">הלכה מכלל </w:t>
      </w:r>
      <w:r w:rsidR="00F51540" w:rsidRPr="006039DD">
        <w:rPr>
          <w:rStyle w:val="affff5"/>
          <w:rFonts w:hint="eastAsia"/>
          <w:rtl/>
        </w:rPr>
        <w:t>דרבנן</w:t>
      </w:r>
      <w:r w:rsidR="00F51540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</w:t>
      </w:r>
      <w:r w:rsidR="00F51540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פליגי</w:t>
      </w:r>
      <w:r w:rsidR="00F51540">
        <w:rPr>
          <w:rFonts w:ascii="FontbitDavid" w:hAnsi="FontbitDavid" w:hint="cs"/>
          <w:sz w:val="32"/>
          <w:rtl/>
        </w:rPr>
        <w:t>'?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F51540">
        <w:rPr>
          <w:rFonts w:ascii="FontbitDavid" w:hAnsi="FontbitDavid"/>
          <w:sz w:val="32"/>
          <w:rtl/>
        </w:rPr>
        <w:tab/>
      </w:r>
      <w:r w:rsidR="00F51540">
        <w:rPr>
          <w:rFonts w:ascii="FontbitDavid" w:hAnsi="FontbitDavid"/>
          <w:sz w:val="32"/>
          <w:rtl/>
        </w:rPr>
        <w:tab/>
      </w:r>
      <w:r w:rsidR="00F51540">
        <w:rPr>
          <w:rFonts w:ascii="FontbitDavid" w:hAnsi="FontbitDavid"/>
          <w:sz w:val="32"/>
          <w:rtl/>
        </w:rPr>
        <w:tab/>
      </w:r>
      <w:r w:rsidR="00F51540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/>
          <w:sz w:val="32"/>
          <w:rtl/>
        </w:rPr>
        <w:tab/>
      </w:r>
      <w:r>
        <w:rPr>
          <w:rFonts w:ascii="FontbitDavid" w:hAnsi="FontbitDavid" w:hint="cs"/>
          <w:sz w:val="32"/>
          <w:rtl/>
        </w:rPr>
        <w:t xml:space="preserve"> </w:t>
      </w:r>
      <w:r w:rsidR="0021684A">
        <w:rPr>
          <w:rFonts w:ascii="FontbitDavid" w:hAnsi="FontbitDavid" w:hint="cs"/>
          <w:sz w:val="32"/>
          <w:rtl/>
        </w:rPr>
        <w:t>הא</w:t>
      </w:r>
      <w:r w:rsidR="00B433C9" w:rsidRPr="00C35A2C">
        <w:rPr>
          <w:rFonts w:ascii="FontbitDavid" w:hAnsi="FontbitDavid"/>
          <w:sz w:val="32"/>
          <w:rtl/>
        </w:rPr>
        <w:t xml:space="preserve"> אנ</w:t>
      </w:r>
      <w:r w:rsidR="0021684A"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>סה</w:t>
      </w:r>
      <w:r w:rsidR="00F51540">
        <w:rPr>
          <w:rFonts w:ascii="FontbitDavid" w:hAnsi="FontbitDavid" w:hint="cs"/>
          <w:sz w:val="32"/>
          <w:rtl/>
        </w:rPr>
        <w:t xml:space="preserve"> היא</w:t>
      </w:r>
      <w:r w:rsidR="00B433C9" w:rsidRPr="00C35A2C">
        <w:rPr>
          <w:rFonts w:ascii="FontbitDavid" w:hAnsi="FontbitDavid"/>
          <w:sz w:val="32"/>
          <w:rtl/>
        </w:rPr>
        <w:t>!</w:t>
      </w:r>
    </w:p>
    <w:p w14:paraId="01D258DF" w14:textId="3D9A8859" w:rsidR="00B433C9" w:rsidRPr="00C35A2C" w:rsidRDefault="00754DA8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וכן תניא:</w:t>
      </w:r>
      <w:r w:rsidR="00B433C9" w:rsidRPr="00522AA7">
        <w:rPr>
          <w:rStyle w:val="affff5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כל </w:t>
      </w:r>
      <w:r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>עריות א</w:t>
      </w:r>
      <w:r w:rsidR="0021684A">
        <w:rPr>
          <w:rFonts w:ascii="FontbitDavid" w:hAnsi="FontbitDavid" w:hint="cs"/>
          <w:sz w:val="32"/>
          <w:rtl/>
        </w:rPr>
        <w:t xml:space="preserve">"צ </w:t>
      </w:r>
      <w:r w:rsidR="00B433C9" w:rsidRPr="00C35A2C">
        <w:rPr>
          <w:rFonts w:ascii="FontbitDavid" w:hAnsi="FontbitDavid"/>
          <w:sz w:val="32"/>
          <w:rtl/>
        </w:rPr>
        <w:t>גט, חוץ מא</w:t>
      </w:r>
      <w:r>
        <w:rPr>
          <w:rFonts w:ascii="FontbitDavid" w:hAnsi="FontbitDavid" w:hint="cs"/>
          <w:sz w:val="32"/>
          <w:rtl/>
        </w:rPr>
        <w:t>"</w:t>
      </w:r>
      <w:r w:rsidR="00B433C9" w:rsidRPr="00C35A2C">
        <w:rPr>
          <w:rFonts w:ascii="FontbitDavid" w:hAnsi="FontbitDavid"/>
          <w:sz w:val="32"/>
          <w:rtl/>
        </w:rPr>
        <w:t xml:space="preserve">א </w:t>
      </w:r>
      <w:r w:rsidR="0021684A">
        <w:rPr>
          <w:rFonts w:ascii="FontbitDavid" w:hAnsi="FontbitDavid" w:hint="cs"/>
          <w:sz w:val="32"/>
          <w:rtl/>
        </w:rPr>
        <w:t>ע</w:t>
      </w:r>
      <w:r>
        <w:rPr>
          <w:rFonts w:ascii="FontbitDavid" w:hAnsi="FontbitDavid" w:hint="cs"/>
          <w:sz w:val="32"/>
          <w:rtl/>
        </w:rPr>
        <w:t>"</w:t>
      </w:r>
      <w:r w:rsidR="0021684A">
        <w:rPr>
          <w:rFonts w:ascii="FontbitDavid" w:hAnsi="FontbitDavid" w:hint="cs"/>
          <w:sz w:val="32"/>
          <w:rtl/>
        </w:rPr>
        <w:t>פ</w:t>
      </w:r>
      <w:r w:rsidR="00B433C9" w:rsidRPr="00C35A2C">
        <w:rPr>
          <w:rFonts w:ascii="FontbitDavid" w:hAnsi="FontbitDavid"/>
          <w:sz w:val="32"/>
          <w:rtl/>
        </w:rPr>
        <w:t xml:space="preserve"> ב"ד</w:t>
      </w:r>
      <w:r>
        <w:rPr>
          <w:rFonts w:ascii="FontbitDavid" w:hAnsi="FontbitDavid" w:hint="cs"/>
          <w:sz w:val="32"/>
          <w:rtl/>
        </w:rPr>
        <w:t xml:space="preserve"> </w:t>
      </w:r>
      <w:r w:rsidR="0021684A">
        <w:rPr>
          <w:rFonts w:ascii="FontbitDavid" w:hAnsi="FontbitDavid" w:hint="cs"/>
          <w:sz w:val="32"/>
          <w:rtl/>
        </w:rPr>
        <w:t xml:space="preserve">-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משמע</w:t>
      </w:r>
      <w:r>
        <w:rPr>
          <w:rFonts w:ascii="FontbitDavid" w:hAnsi="FontbitDavid" w:hint="cs"/>
          <w:sz w:val="32"/>
          <w:rtl/>
        </w:rPr>
        <w:t xml:space="preserve"> </w:t>
      </w:r>
      <w:r w:rsidR="0021684A">
        <w:rPr>
          <w:rFonts w:ascii="FontbitDavid" w:hAnsi="FontbitDavid" w:hint="cs"/>
          <w:sz w:val="32"/>
          <w:rtl/>
        </w:rPr>
        <w:t>ע</w:t>
      </w:r>
      <w:r>
        <w:rPr>
          <w:rFonts w:ascii="FontbitDavid" w:hAnsi="FontbitDavid" w:hint="cs"/>
          <w:sz w:val="32"/>
          <w:rtl/>
        </w:rPr>
        <w:t>"</w:t>
      </w:r>
      <w:r w:rsidR="0021684A">
        <w:rPr>
          <w:rFonts w:ascii="FontbitDavid" w:hAnsi="FontbitDavid" w:hint="cs"/>
          <w:sz w:val="32"/>
          <w:rtl/>
        </w:rPr>
        <w:t>פ עדים א</w:t>
      </w:r>
      <w:r>
        <w:rPr>
          <w:rFonts w:ascii="FontbitDavid" w:hAnsi="FontbitDavid" w:hint="cs"/>
          <w:sz w:val="32"/>
          <w:rtl/>
        </w:rPr>
        <w:t>"</w:t>
      </w:r>
      <w:r w:rsidR="0021684A">
        <w:rPr>
          <w:rFonts w:ascii="FontbitDavid" w:hAnsi="FontbitDavid" w:hint="cs"/>
          <w:sz w:val="32"/>
          <w:rtl/>
        </w:rPr>
        <w:t>צ</w:t>
      </w:r>
      <w:r>
        <w:rPr>
          <w:rFonts w:ascii="FontbitDavid" w:hAnsi="FontbitDavid" w:hint="cs"/>
          <w:sz w:val="32"/>
          <w:rtl/>
        </w:rPr>
        <w:t xml:space="preserve"> גט, </w:t>
      </w:r>
      <w:r w:rsidRPr="006039DD">
        <w:rPr>
          <w:rStyle w:val="affff5"/>
          <w:rFonts w:hint="eastAsia"/>
          <w:rtl/>
        </w:rPr>
        <w:t>וכרבנן</w:t>
      </w:r>
      <w:r w:rsidRPr="006039DD">
        <w:rPr>
          <w:rStyle w:val="affff5"/>
          <w:rtl/>
        </w:rPr>
        <w:t xml:space="preserve">, </w:t>
      </w:r>
      <w:r w:rsidR="009053DE">
        <w:rPr>
          <w:rStyle w:val="affff5"/>
          <w:rFonts w:hint="cs"/>
          <w:rtl/>
        </w:rPr>
        <w:t xml:space="preserve">  </w:t>
      </w:r>
      <w:r w:rsidRPr="006039DD">
        <w:rPr>
          <w:rStyle w:val="affff5"/>
          <w:rFonts w:hint="eastAsia"/>
          <w:rtl/>
        </w:rPr>
        <w:t>דלר</w:t>
      </w:r>
      <w:r w:rsidRPr="006039DD">
        <w:rPr>
          <w:rStyle w:val="affff5"/>
          <w:rtl/>
        </w:rPr>
        <w:t>"ש</w:t>
      </w:r>
      <w:r>
        <w:rPr>
          <w:rFonts w:ascii="FontbitDavid" w:hAnsi="FontbitDavid" w:hint="cs"/>
          <w:sz w:val="32"/>
          <w:rtl/>
        </w:rPr>
        <w:t xml:space="preserve"> 'ב"ד בהוראתן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כזדון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8E1C11">
        <w:rPr>
          <w:rFonts w:ascii="FontbitDavid" w:hAnsi="FontbitDavid" w:hint="cs"/>
          <w:sz w:val="32"/>
          <w:rtl/>
        </w:rPr>
        <w:t>איש באשה'.</w:t>
      </w:r>
    </w:p>
    <w:p w14:paraId="03109079" w14:textId="3E0A45B0" w:rsidR="00B433C9" w:rsidRDefault="00754DA8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ותירץ</w:t>
      </w:r>
      <w:r w:rsidR="008E1C11" w:rsidRPr="008E1C11">
        <w:rPr>
          <w:rStyle w:val="affff5"/>
          <w:rFonts w:hint="cs"/>
          <w:rtl/>
        </w:rPr>
        <w:t xml:space="preserve"> </w:t>
      </w:r>
      <w:r w:rsidR="008E1C11" w:rsidRPr="00522AA7">
        <w:rPr>
          <w:rStyle w:val="affff5"/>
          <w:rFonts w:hint="cs"/>
          <w:rtl/>
        </w:rPr>
        <w:t>כר</w:t>
      </w:r>
      <w:r w:rsidR="008E1C11" w:rsidRPr="00522AA7">
        <w:rPr>
          <w:rStyle w:val="affff5"/>
          <w:rtl/>
        </w:rPr>
        <w:t>"</w:t>
      </w:r>
      <w:r w:rsidR="008E1C11" w:rsidRPr="00522AA7">
        <w:rPr>
          <w:rStyle w:val="affff5"/>
          <w:rFonts w:hint="cs"/>
          <w:rtl/>
        </w:rPr>
        <w:t>ש</w:t>
      </w:r>
      <w:r w:rsidR="008E1C11">
        <w:rPr>
          <w:rStyle w:val="affff5"/>
          <w:rFonts w:hint="cs"/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="00B433C9" w:rsidRPr="00D238B7">
        <w:rPr>
          <w:rStyle w:val="affff5"/>
          <w:rFonts w:hint="cs"/>
          <w:rtl/>
        </w:rPr>
        <w:t>א.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ו'</w:t>
      </w:r>
      <w:r w:rsidR="00B433C9" w:rsidRPr="00C35A2C">
        <w:rPr>
          <w:rFonts w:ascii="FontbitDavid" w:hAnsi="FontbitDavid"/>
          <w:sz w:val="32"/>
          <w:rtl/>
        </w:rPr>
        <w:t xml:space="preserve">ב"ד בהוראתן </w:t>
      </w:r>
      <w:r w:rsidR="009053DE">
        <w:rPr>
          <w:rStyle w:val="affff8"/>
          <w:rFonts w:hint="cs"/>
          <w:rtl/>
        </w:rPr>
        <w:t xml:space="preserve">בע"א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ככוונת</w:t>
      </w:r>
      <w:r w:rsidR="00B433C9" w:rsidRPr="00C35A2C">
        <w:rPr>
          <w:rFonts w:ascii="FontbitDavid" w:hAnsi="FontbitDavid"/>
          <w:sz w:val="32"/>
          <w:rtl/>
        </w:rPr>
        <w:t xml:space="preserve"> איש באשה</w:t>
      </w:r>
      <w:r w:rsidR="008E1C11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8E1C11">
        <w:rPr>
          <w:rStyle w:val="affff8"/>
          <w:rFonts w:hint="cs"/>
          <w:rtl/>
        </w:rPr>
        <w:t>צריך</w:t>
      </w:r>
      <w:r w:rsidR="00B433C9" w:rsidRPr="0021684A">
        <w:rPr>
          <w:rStyle w:val="affff8"/>
          <w:rtl/>
        </w:rPr>
        <w:t xml:space="preserve"> גט</w:t>
      </w:r>
      <w:r w:rsidR="008E1C11">
        <w:rPr>
          <w:rFonts w:ascii="FontbitDavid" w:hAnsi="FontbitDavid" w:hint="cs"/>
          <w:sz w:val="32"/>
          <w:rtl/>
        </w:rPr>
        <w:t>.</w:t>
      </w:r>
    </w:p>
    <w:p w14:paraId="191ADDB4" w14:textId="3AEE7788" w:rsidR="00B433C9" w:rsidRPr="00EA6942" w:rsidRDefault="00B433C9" w:rsidP="00B55EDF">
      <w:pPr>
        <w:rPr>
          <w:rFonts w:ascii="FontbitDavid" w:hAnsi="FontbitDavid"/>
          <w:spacing w:val="-2"/>
          <w:sz w:val="32"/>
          <w:rtl/>
        </w:rPr>
      </w:pPr>
      <w:r w:rsidRPr="00D238B7">
        <w:rPr>
          <w:rStyle w:val="affff5"/>
          <w:rFonts w:hint="cs"/>
          <w:rtl/>
        </w:rPr>
        <w:t>ב.</w:t>
      </w:r>
      <w:r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 w:rsidR="008E1C11">
        <w:rPr>
          <w:rFonts w:ascii="FontbitDavid" w:hAnsi="FontbitDavid" w:hint="cs"/>
          <w:spacing w:val="-2"/>
          <w:sz w:val="32"/>
          <w:rtl/>
        </w:rPr>
        <w:t>'</w:t>
      </w:r>
      <w:r w:rsidRPr="00EA6942">
        <w:rPr>
          <w:rFonts w:ascii="FontbitDavid" w:hAnsi="FontbitDavid"/>
          <w:spacing w:val="-2"/>
          <w:sz w:val="32"/>
          <w:rtl/>
        </w:rPr>
        <w:t xml:space="preserve">ב"ד בהוראתן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כזדון</w:t>
      </w:r>
      <w:r w:rsidRPr="00EA6942">
        <w:rPr>
          <w:rFonts w:ascii="FontbitDavid" w:hAnsi="FontbitDavid"/>
          <w:spacing w:val="-2"/>
          <w:sz w:val="32"/>
          <w:rtl/>
        </w:rPr>
        <w:t xml:space="preserve"> איש באשה</w:t>
      </w:r>
      <w:r w:rsidR="008E1C11">
        <w:rPr>
          <w:rFonts w:ascii="FontbitDavid" w:hAnsi="FontbitDavid" w:hint="cs"/>
          <w:spacing w:val="-2"/>
          <w:sz w:val="32"/>
          <w:rtl/>
        </w:rPr>
        <w:t>,</w:t>
      </w:r>
      <w:r w:rsidRPr="00EA6942">
        <w:rPr>
          <w:rFonts w:ascii="FontbitDavid" w:hAnsi="FontbitDavid"/>
          <w:spacing w:val="-2"/>
          <w:sz w:val="32"/>
          <w:rtl/>
        </w:rPr>
        <w:t xml:space="preserve"> </w:t>
      </w:r>
      <w:r w:rsidR="008E1C11" w:rsidRPr="00A07384">
        <w:rPr>
          <w:rStyle w:val="affff8"/>
          <w:rFonts w:cs="PFT_Frank" w:hint="eastAsia"/>
          <w:b/>
          <w:bCs/>
          <w:szCs w:val="10"/>
          <w:rtl/>
        </w:rPr>
        <w:t>לענין</w:t>
      </w:r>
      <w:r w:rsidR="008E1C11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 ש</w:t>
      </w:r>
      <w:r w:rsidR="008E1C11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נאסרת</w:t>
      </w:r>
      <w:r w:rsidR="008E1C11">
        <w:rPr>
          <w:rFonts w:ascii="FontbitDavid" w:hAnsi="FontbitDavid" w:hint="cs"/>
          <w:spacing w:val="-2"/>
          <w:sz w:val="32"/>
          <w:rtl/>
        </w:rPr>
        <w:t xml:space="preserve"> </w:t>
      </w:r>
      <w:r w:rsidRPr="00EA6942">
        <w:rPr>
          <w:rFonts w:ascii="FontbitDavid" w:hAnsi="FontbitDavid"/>
          <w:spacing w:val="-2"/>
          <w:sz w:val="32"/>
          <w:rtl/>
        </w:rPr>
        <w:t>על בעלה</w:t>
      </w:r>
      <w:r w:rsidR="008E1C11">
        <w:rPr>
          <w:rFonts w:ascii="FontbitDavid" w:hAnsi="FontbitDavid" w:hint="cs"/>
          <w:spacing w:val="-2"/>
          <w:sz w:val="32"/>
          <w:rtl/>
        </w:rPr>
        <w:t>.</w:t>
      </w:r>
    </w:p>
    <w:p w14:paraId="4AFB5056" w14:textId="77777777" w:rsidR="00B433C9" w:rsidRPr="00D238B7" w:rsidRDefault="00B433C9" w:rsidP="008E65FC">
      <w:pPr>
        <w:pStyle w:val="aff7"/>
        <w:framePr w:wrap="around"/>
        <w:rPr>
          <w:rStyle w:val="affff5"/>
          <w:rtl/>
        </w:rPr>
      </w:pPr>
      <w:r w:rsidRPr="00C35A2C">
        <w:rPr>
          <w:rFonts w:hint="cs"/>
          <w:rtl/>
        </w:rPr>
        <w:t>צא:</w:t>
      </w:r>
    </w:p>
    <w:p w14:paraId="2645D447" w14:textId="7429F5B2" w:rsidR="00B433C9" w:rsidRDefault="00B433C9" w:rsidP="00B55EDF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ג.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4D2C3F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ב</w:t>
      </w:r>
      <w:r w:rsidR="004D2C3F">
        <w:rPr>
          <w:rFonts w:ascii="FontbitDavid" w:hAnsi="FontbitDavid" w:hint="cs"/>
          <w:sz w:val="32"/>
          <w:rtl/>
        </w:rPr>
        <w:t>"</w:t>
      </w:r>
      <w:r w:rsidRPr="00C35A2C">
        <w:rPr>
          <w:rFonts w:ascii="FontbitDavid" w:hAnsi="FontbitDavid"/>
          <w:sz w:val="32"/>
          <w:rtl/>
        </w:rPr>
        <w:t xml:space="preserve">ד בהוראתן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כזדון</w:t>
      </w:r>
      <w:r w:rsidRPr="00C35A2C">
        <w:rPr>
          <w:rFonts w:ascii="FontbitDavid" w:hAnsi="FontbitDavid"/>
          <w:sz w:val="32"/>
          <w:rtl/>
        </w:rPr>
        <w:t xml:space="preserve"> איש באשה</w:t>
      </w:r>
      <w:r w:rsidR="004D2C3F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D2C3F" w:rsidRPr="00A07384">
        <w:rPr>
          <w:rStyle w:val="affff8"/>
          <w:rFonts w:cs="PFT_Frank" w:hint="eastAsia"/>
          <w:b/>
          <w:bCs/>
          <w:szCs w:val="10"/>
          <w:rtl/>
        </w:rPr>
        <w:t>לענין</w:t>
      </w:r>
      <w:r w:rsidR="004D2C3F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4D2C3F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לא מ</w:t>
      </w:r>
      <w:r w:rsidR="0021684A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ביאה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קרבן</w:t>
      </w:r>
      <w:r w:rsidR="004D2C3F">
        <w:rPr>
          <w:rFonts w:ascii="FontbitDavid" w:hAnsi="FontbitDavid" w:hint="cs"/>
          <w:sz w:val="32"/>
          <w:rtl/>
        </w:rPr>
        <w:t>.</w:t>
      </w:r>
    </w:p>
    <w:p w14:paraId="311DC8DE" w14:textId="6053B081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ד.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D2C3F">
        <w:rPr>
          <w:rStyle w:val="affff5"/>
          <w:rFonts w:hint="cs"/>
          <w:rtl/>
        </w:rPr>
        <w:t>כ</w:t>
      </w:r>
      <w:r w:rsidRPr="0021684A">
        <w:rPr>
          <w:rStyle w:val="affff5"/>
          <w:rtl/>
        </w:rPr>
        <w:t>רבנן</w:t>
      </w:r>
      <w:r w:rsidRPr="00C35A2C">
        <w:rPr>
          <w:rFonts w:ascii="FontbitDavid" w:hAnsi="FontbitDavid"/>
          <w:sz w:val="32"/>
          <w:rtl/>
        </w:rPr>
        <w:t>,</w:t>
      </w:r>
      <w:r w:rsidRPr="006039DD">
        <w:rPr>
          <w:rStyle w:val="affff5"/>
          <w:rtl/>
        </w:rPr>
        <w:t xml:space="preserve"> ו</w:t>
      </w:r>
      <w:r w:rsidR="00BA27D9" w:rsidRPr="006039DD">
        <w:rPr>
          <w:rStyle w:val="affff5"/>
          <w:rFonts w:hint="eastAsia"/>
          <w:rtl/>
        </w:rPr>
        <w:t>תני</w:t>
      </w:r>
      <w:r w:rsidR="00BA27D9">
        <w:rPr>
          <w:rFonts w:ascii="FontbitDavid" w:hAnsi="FontbitDavid" w:hint="cs"/>
          <w:sz w:val="32"/>
          <w:rtl/>
        </w:rPr>
        <w:t xml:space="preserve"> '</w:t>
      </w:r>
      <w:r w:rsidRPr="00C35A2C">
        <w:rPr>
          <w:rFonts w:ascii="FontbitDavid" w:hAnsi="FontbitDavid"/>
          <w:sz w:val="32"/>
          <w:rtl/>
        </w:rPr>
        <w:t>חוץ מאשת איש</w:t>
      </w:r>
      <w:r w:rsidR="00BA27D9">
        <w:rPr>
          <w:rFonts w:ascii="FontbitDavid" w:hAnsi="FontbitDavid" w:hint="cs"/>
          <w:sz w:val="32"/>
          <w:rtl/>
        </w:rPr>
        <w:t xml:space="preserve"> </w:t>
      </w:r>
      <w:r w:rsidR="00BA27D9" w:rsidRPr="006039DD">
        <w:rPr>
          <w:rStyle w:val="affff8"/>
          <w:rFonts w:hint="eastAsia"/>
          <w:rtl/>
        </w:rPr>
        <w:t>בעדים</w:t>
      </w:r>
      <w:r w:rsidRPr="006039DD">
        <w:rPr>
          <w:rStyle w:val="affff8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ושניסת ע"פ ב"ד</w:t>
      </w:r>
      <w:r w:rsidR="008A6C7D" w:rsidRPr="006039DD">
        <w:rPr>
          <w:rtl/>
        </w:rPr>
        <w:t>'</w:t>
      </w:r>
      <w:r w:rsidR="008A6C7D" w:rsidRPr="006039DD">
        <w:rPr>
          <w:rStyle w:val="affff8"/>
          <w:rtl/>
        </w:rPr>
        <w:t xml:space="preserve"> ע</w:t>
      </w:r>
      <w:r w:rsidR="008A6C7D">
        <w:rPr>
          <w:rStyle w:val="affff8"/>
          <w:rFonts w:hint="cs"/>
          <w:rtl/>
        </w:rPr>
        <w:t>ד אחד</w:t>
      </w:r>
      <w:r w:rsidRPr="00C35A2C">
        <w:rPr>
          <w:rFonts w:ascii="FontbitDavid" w:hAnsi="FontbitDavid"/>
          <w:sz w:val="32"/>
          <w:rtl/>
        </w:rPr>
        <w:t>.</w:t>
      </w:r>
    </w:p>
    <w:p w14:paraId="719F0F72" w14:textId="6411BE68" w:rsidR="00BA27D9" w:rsidRPr="006039DD" w:rsidRDefault="008A6C7D" w:rsidP="00615A60">
      <w:pPr>
        <w:pStyle w:val="affff2"/>
        <w:rPr>
          <w:rtl/>
        </w:rPr>
      </w:pPr>
      <w:bookmarkStart w:id="1032" w:name="_Toc119173083"/>
      <w:bookmarkStart w:id="1033" w:name="_Toc119230178"/>
      <w:r w:rsidRPr="006039DD">
        <w:rPr>
          <w:rFonts w:hint="eastAsia"/>
          <w:rtl/>
        </w:rPr>
        <w:t>האם</w:t>
      </w:r>
      <w:r w:rsidRPr="006039DD">
        <w:rPr>
          <w:rtl/>
        </w:rPr>
        <w:t xml:space="preserve"> </w:t>
      </w:r>
      <w:r w:rsidR="00D47B60">
        <w:rPr>
          <w:rFonts w:hint="cs"/>
          <w:rtl/>
        </w:rPr>
        <w:t xml:space="preserve">אמת </w:t>
      </w:r>
      <w:r w:rsidRPr="006039DD">
        <w:rPr>
          <w:rFonts w:hint="eastAsia"/>
          <w:rtl/>
        </w:rPr>
        <w:t>הסברא</w:t>
      </w:r>
      <w:r w:rsidRPr="006039DD">
        <w:rPr>
          <w:rtl/>
        </w:rPr>
        <w:t xml:space="preserve"> </w:t>
      </w:r>
      <w:r w:rsidRPr="006039DD">
        <w:rPr>
          <w:rFonts w:hint="eastAsia"/>
          <w:rtl/>
        </w:rPr>
        <w:t>שאנוסה</w:t>
      </w:r>
      <w:r w:rsidRPr="006039DD">
        <w:rPr>
          <w:rtl/>
        </w:rPr>
        <w:t xml:space="preserve"> </w:t>
      </w:r>
      <w:r w:rsidRPr="006039DD">
        <w:rPr>
          <w:rFonts w:hint="eastAsia"/>
          <w:rtl/>
        </w:rPr>
        <w:t>ו</w:t>
      </w:r>
      <w:r w:rsidRPr="006039DD">
        <w:rPr>
          <w:rtl/>
        </w:rPr>
        <w:t xml:space="preserve">'מאי </w:t>
      </w:r>
      <w:r w:rsidRPr="006039DD">
        <w:rPr>
          <w:rFonts w:hint="eastAsia"/>
          <w:rtl/>
        </w:rPr>
        <w:t>הוה</w:t>
      </w:r>
      <w:r w:rsidRPr="006039DD">
        <w:rPr>
          <w:rtl/>
        </w:rPr>
        <w:t xml:space="preserve"> </w:t>
      </w:r>
      <w:r w:rsidRPr="006039DD">
        <w:rPr>
          <w:rFonts w:hint="eastAsia"/>
          <w:rtl/>
        </w:rPr>
        <w:t>לה</w:t>
      </w:r>
      <w:r w:rsidRPr="006039DD">
        <w:rPr>
          <w:rtl/>
        </w:rPr>
        <w:t xml:space="preserve"> </w:t>
      </w:r>
      <w:r w:rsidRPr="006039DD">
        <w:rPr>
          <w:rFonts w:hint="eastAsia"/>
          <w:rtl/>
        </w:rPr>
        <w:t>למיעבד</w:t>
      </w:r>
      <w:r w:rsidRPr="006039DD">
        <w:rPr>
          <w:rtl/>
        </w:rPr>
        <w:t>'?</w:t>
      </w:r>
      <w:bookmarkEnd w:id="1032"/>
      <w:bookmarkEnd w:id="1033"/>
    </w:p>
    <w:p w14:paraId="59F3A6BD" w14:textId="6762FA85" w:rsidR="00D47B60" w:rsidRDefault="00D47B60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522AA7">
        <w:rPr>
          <w:rStyle w:val="affff5"/>
          <w:rFonts w:hint="cs"/>
          <w:rtl/>
        </w:rPr>
        <w:t>ו</w:t>
      </w:r>
      <w:r>
        <w:rPr>
          <w:rStyle w:val="affff5"/>
          <w:rFonts w:hint="cs"/>
          <w:rtl/>
        </w:rPr>
        <w:t>יקשה</w:t>
      </w:r>
      <w:r w:rsidR="00B433C9" w:rsidRPr="00522AA7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ד</w:t>
      </w:r>
      <w:r w:rsidR="00B433C9" w:rsidRPr="00522AA7">
        <w:rPr>
          <w:rStyle w:val="affff5"/>
          <w:rtl/>
        </w:rPr>
        <w:t>תנן:</w:t>
      </w:r>
      <w:r w:rsidR="00B433C9" w:rsidRPr="00C35A2C">
        <w:rPr>
          <w:rFonts w:ascii="FontbitDavid" w:hAnsi="FontbitDavid"/>
          <w:sz w:val="32"/>
          <w:rtl/>
        </w:rPr>
        <w:t xml:space="preserve"> כתב לשם מלכות שאינה הוגנת</w:t>
      </w:r>
      <w:r>
        <w:rPr>
          <w:rFonts w:ascii="FontbitDavid" w:hAnsi="FontbitDavid" w:hint="cs"/>
          <w:sz w:val="32"/>
          <w:rtl/>
        </w:rPr>
        <w:t>..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תצא מזה וזה..</w:t>
      </w:r>
    </w:p>
    <w:p w14:paraId="0EF62E21" w14:textId="7F1E0EA6" w:rsidR="00B433C9" w:rsidRPr="00C35A2C" w:rsidRDefault="00D47B60" w:rsidP="00B55EDF">
      <w:pPr>
        <w:rPr>
          <w:rtl/>
        </w:rPr>
      </w:pPr>
      <w:r>
        <w:rPr>
          <w:rStyle w:val="affff5"/>
          <w:rFonts w:hint="cs"/>
          <w:rtl/>
        </w:rPr>
        <w:t>ב. ותנן</w:t>
      </w:r>
      <w:r w:rsidR="00B433C9" w:rsidRPr="00522AA7">
        <w:rPr>
          <w:rStyle w:val="affff5"/>
          <w:rtl/>
        </w:rPr>
        <w:t>:</w:t>
      </w:r>
      <w:r w:rsidR="00B433C9" w:rsidRPr="00C35A2C">
        <w:rPr>
          <w:rtl/>
        </w:rPr>
        <w:t xml:space="preserve"> הכונס יבמתו ו</w:t>
      </w:r>
      <w:r>
        <w:rPr>
          <w:rFonts w:hint="cs"/>
          <w:rtl/>
        </w:rPr>
        <w:t xml:space="preserve">נשאת </w:t>
      </w:r>
      <w:r w:rsidR="00B433C9" w:rsidRPr="00C35A2C">
        <w:rPr>
          <w:rtl/>
        </w:rPr>
        <w:t>צרתה, ונמצאת אילונית</w:t>
      </w:r>
      <w:r>
        <w:rPr>
          <w:rFonts w:hint="cs"/>
          <w:rtl/>
        </w:rPr>
        <w:t>..</w:t>
      </w:r>
      <w:r w:rsidR="00B433C9" w:rsidRPr="00C35A2C">
        <w:rPr>
          <w:rtl/>
        </w:rPr>
        <w:t xml:space="preserve"> תצא</w:t>
      </w:r>
      <w:r>
        <w:rPr>
          <w:rFonts w:hint="cs"/>
          <w:rtl/>
        </w:rPr>
        <w:t>..</w:t>
      </w:r>
      <w:r w:rsidR="00B433C9" w:rsidRPr="00C35A2C">
        <w:rPr>
          <w:rtl/>
        </w:rPr>
        <w:t xml:space="preserve"> </w:t>
      </w:r>
    </w:p>
    <w:p w14:paraId="46404946" w14:textId="583DE301" w:rsidR="00D47B60" w:rsidRDefault="00D47B60" w:rsidP="00D47B60">
      <w:pPr>
        <w:pStyle w:val="afffc"/>
        <w:ind w:left="0"/>
        <w:rPr>
          <w:rFonts w:ascii="FontbitDavid" w:hAnsi="FontbitDavid"/>
          <w:rtl/>
        </w:rPr>
      </w:pPr>
      <w:r>
        <w:rPr>
          <w:rFonts w:hint="cs"/>
          <w:rtl/>
        </w:rPr>
        <w:t xml:space="preserve">  </w:t>
      </w:r>
      <w:r>
        <w:rPr>
          <w:rtl/>
        </w:rPr>
        <w:tab/>
      </w:r>
      <w:r w:rsidRPr="006039DD">
        <w:rPr>
          <w:rStyle w:val="affff5"/>
          <w:rFonts w:hint="eastAsia"/>
          <w:rtl/>
        </w:rPr>
        <w:t>ג</w:t>
      </w:r>
      <w:r>
        <w:rPr>
          <w:rStyle w:val="affff5"/>
          <w:rFonts w:hint="cs"/>
          <w:rtl/>
        </w:rPr>
        <w:t>. ותנן:</w:t>
      </w:r>
      <w:r w:rsidR="00B433C9" w:rsidRPr="00C35A2C">
        <w:rPr>
          <w:rFonts w:ascii="FontbitDavid" w:hAnsi="FontbitDavid" w:hint="cs"/>
          <w:rtl/>
        </w:rPr>
        <w:t xml:space="preserve"> </w:t>
      </w:r>
      <w:r>
        <w:rPr>
          <w:rFonts w:ascii="FontbitDavid" w:hAnsi="FontbitDavid" w:hint="cs"/>
          <w:rtl/>
        </w:rPr>
        <w:t>ה</w:t>
      </w:r>
      <w:r w:rsidR="00B433C9" w:rsidRPr="00C35A2C">
        <w:rPr>
          <w:rFonts w:ascii="FontbitDavid" w:hAnsi="FontbitDavid"/>
          <w:rtl/>
        </w:rPr>
        <w:t>עריות שפוטרות צרותיהן ונישאו</w:t>
      </w:r>
      <w:r>
        <w:rPr>
          <w:rFonts w:ascii="FontbitDavid" w:hAnsi="FontbitDavid" w:hint="cs"/>
          <w:rtl/>
        </w:rPr>
        <w:t xml:space="preserve"> הצרות</w:t>
      </w:r>
      <w:r w:rsidR="00B433C9" w:rsidRPr="00C35A2C">
        <w:rPr>
          <w:rFonts w:ascii="FontbitDavid" w:hAnsi="FontbitDavid"/>
          <w:rtl/>
        </w:rPr>
        <w:t xml:space="preserve">, </w:t>
      </w:r>
    </w:p>
    <w:p w14:paraId="5F208318" w14:textId="34CEE525" w:rsidR="00B433C9" w:rsidRDefault="00D47B60" w:rsidP="006039DD">
      <w:pPr>
        <w:pStyle w:val="afffc"/>
        <w:ind w:left="0" w:firstLine="113"/>
        <w:rPr>
          <w:rFonts w:ascii="FontbitDavid" w:hAnsi="FontbitDavid"/>
          <w:rtl/>
        </w:rPr>
      </w:pPr>
      <w:r>
        <w:rPr>
          <w:rFonts w:ascii="FontbitDavid" w:hAnsi="FontbitDavid" w:hint="cs"/>
          <w:rtl/>
        </w:rPr>
        <w:t>ו</w:t>
      </w:r>
      <w:r w:rsidR="00B433C9" w:rsidRPr="00C35A2C">
        <w:rPr>
          <w:rFonts w:ascii="FontbitDavid" w:hAnsi="FontbitDavid"/>
          <w:rtl/>
        </w:rPr>
        <w:t>נמצאו אילוני</w:t>
      </w:r>
      <w:r>
        <w:rPr>
          <w:rFonts w:ascii="FontbitDavid" w:hAnsi="FontbitDavid" w:hint="cs"/>
          <w:rtl/>
        </w:rPr>
        <w:t>ו</w:t>
      </w:r>
      <w:r w:rsidR="00B433C9" w:rsidRPr="00C35A2C">
        <w:rPr>
          <w:rFonts w:ascii="FontbitDavid" w:hAnsi="FontbitDavid"/>
          <w:rtl/>
        </w:rPr>
        <w:t>ת</w:t>
      </w:r>
      <w:r>
        <w:rPr>
          <w:rFonts w:ascii="FontbitDavid" w:hAnsi="FontbitDavid" w:hint="cs"/>
          <w:rtl/>
        </w:rPr>
        <w:t xml:space="preserve"> </w:t>
      </w:r>
      <w:r w:rsidR="00B433C9" w:rsidRPr="00C35A2C">
        <w:rPr>
          <w:rFonts w:ascii="FontbitDavid" w:hAnsi="FontbitDavid"/>
          <w:rtl/>
        </w:rPr>
        <w:t>- תצא מזה ומזה, וכל הדרכים האלו בה</w:t>
      </w:r>
      <w:r>
        <w:rPr>
          <w:rFonts w:ascii="FontbitDavid" w:hAnsi="FontbitDavid" w:hint="cs"/>
          <w:rtl/>
        </w:rPr>
        <w:t>.</w:t>
      </w:r>
    </w:p>
    <w:p w14:paraId="6E99D602" w14:textId="75357360" w:rsidR="00E03FA9" w:rsidRPr="005C5E95" w:rsidRDefault="00D47B60" w:rsidP="007C50EB">
      <w:pPr>
        <w:rPr>
          <w:rFonts w:ascii="FontbitDavid" w:hAnsi="FontbitDavid"/>
          <w:spacing w:val="-4"/>
          <w:sz w:val="32"/>
          <w:rtl/>
        </w:rPr>
      </w:pPr>
      <w:r w:rsidRPr="006039DD">
        <w:rPr>
          <w:rStyle w:val="affff5"/>
          <w:rFonts w:hint="eastAsia"/>
          <w:rtl/>
        </w:rPr>
        <w:t>ד</w:t>
      </w:r>
      <w:r w:rsidRPr="006039DD">
        <w:rPr>
          <w:rStyle w:val="affff5"/>
          <w:rtl/>
        </w:rPr>
        <w:t xml:space="preserve">. </w:t>
      </w:r>
      <w:r w:rsidRPr="006039DD">
        <w:rPr>
          <w:rStyle w:val="affff5"/>
          <w:rFonts w:hint="eastAsia"/>
          <w:rtl/>
        </w:rPr>
        <w:t>ות</w:t>
      </w:r>
      <w:r>
        <w:rPr>
          <w:rStyle w:val="affff5"/>
          <w:rFonts w:hint="cs"/>
          <w:rtl/>
        </w:rPr>
        <w:t>נן: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5C5E95">
        <w:rPr>
          <w:rFonts w:ascii="FontbitDavid" w:hAnsi="FontbitDavid"/>
          <w:spacing w:val="-4"/>
          <w:sz w:val="32"/>
          <w:rtl/>
        </w:rPr>
        <w:t>טעה</w:t>
      </w:r>
      <w:r>
        <w:rPr>
          <w:rFonts w:ascii="FontbitDavid" w:hAnsi="FontbitDavid" w:hint="cs"/>
          <w:spacing w:val="-4"/>
          <w:sz w:val="32"/>
          <w:rtl/>
        </w:rPr>
        <w:t xml:space="preserve"> </w:t>
      </w:r>
      <w:r w:rsidRPr="006039DD">
        <w:rPr>
          <w:rStyle w:val="affff8"/>
          <w:rFonts w:hint="eastAsia"/>
          <w:rtl/>
        </w:rPr>
        <w:t>סופר</w:t>
      </w:r>
      <w:r w:rsidR="00B433C9" w:rsidRPr="006039DD">
        <w:rPr>
          <w:rStyle w:val="affff8"/>
          <w:rtl/>
        </w:rPr>
        <w:t xml:space="preserve"> </w:t>
      </w:r>
      <w:r w:rsidR="00B433C9" w:rsidRPr="005C5E95">
        <w:rPr>
          <w:rFonts w:ascii="FontbitDavid" w:hAnsi="FontbitDavid"/>
          <w:spacing w:val="-4"/>
          <w:sz w:val="32"/>
          <w:rtl/>
        </w:rPr>
        <w:t>ונתן גט לאשה ושובר לאיש ונתנו זה לזה</w:t>
      </w:r>
      <w:r>
        <w:rPr>
          <w:rFonts w:ascii="FontbitDavid" w:hAnsi="FontbitDavid" w:hint="cs"/>
          <w:spacing w:val="-4"/>
          <w:sz w:val="32"/>
          <w:rtl/>
        </w:rPr>
        <w:t>.. תצא..</w:t>
      </w:r>
      <w:r w:rsidR="00B433C9" w:rsidRPr="005C5E95">
        <w:rPr>
          <w:rFonts w:ascii="FontbitDavid" w:hAnsi="FontbitDavid"/>
          <w:spacing w:val="-4"/>
          <w:sz w:val="32"/>
          <w:rtl/>
        </w:rPr>
        <w:t xml:space="preserve"> </w:t>
      </w:r>
    </w:p>
    <w:p w14:paraId="767BEAE4" w14:textId="26275CB1" w:rsidR="00B433C9" w:rsidRPr="00C35A2C" w:rsidRDefault="00D47B60" w:rsidP="007C50EB">
      <w:pPr>
        <w:rPr>
          <w:rtl/>
        </w:rPr>
      </w:pPr>
      <w:r>
        <w:rPr>
          <w:rStyle w:val="affff5"/>
          <w:rFonts w:hint="cs"/>
          <w:rtl/>
        </w:rPr>
        <w:t>ה</w:t>
      </w:r>
      <w:r w:rsidRPr="006039DD">
        <w:rPr>
          <w:rStyle w:val="affff5"/>
          <w:rtl/>
        </w:rPr>
        <w:t>.</w:t>
      </w:r>
      <w:r>
        <w:rPr>
          <w:rStyle w:val="affff5"/>
          <w:rFonts w:hint="cs"/>
          <w:rtl/>
        </w:rPr>
        <w:t xml:space="preserve"> ותנן: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 xml:space="preserve">שינה שמו ושמה, עירו </w:t>
      </w:r>
      <w:r>
        <w:rPr>
          <w:rFonts w:hint="cs"/>
          <w:rtl/>
        </w:rPr>
        <w:t>ו</w:t>
      </w:r>
      <w:r w:rsidR="00B433C9" w:rsidRPr="00C35A2C">
        <w:rPr>
          <w:rtl/>
        </w:rPr>
        <w:t>עירה - תצא מזה ומזה</w:t>
      </w:r>
      <w:r>
        <w:rPr>
          <w:rFonts w:hint="cs"/>
          <w:rtl/>
        </w:rPr>
        <w:t>..</w:t>
      </w:r>
    </w:p>
    <w:p w14:paraId="36BC9901" w14:textId="52DA0391" w:rsidR="00D47B60" w:rsidRDefault="00D47B60" w:rsidP="007C50EB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ו. </w:t>
      </w:r>
      <w:r w:rsidRPr="006039DD">
        <w:rPr>
          <w:rStyle w:val="affff5"/>
          <w:rFonts w:hint="eastAsia"/>
          <w:rtl/>
        </w:rPr>
        <w:t>ותנן</w:t>
      </w:r>
      <w:r>
        <w:rPr>
          <w:rFonts w:hint="cs"/>
          <w:rtl/>
        </w:rPr>
        <w:t>:</w:t>
      </w:r>
      <w:r w:rsidR="00B433C9" w:rsidRPr="00C35A2C">
        <w:rPr>
          <w:rFonts w:hint="cs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כנסה בגט קרח - תצא מזה ומזה</w:t>
      </w:r>
      <w:r>
        <w:rPr>
          <w:rFonts w:ascii="FontbitDavid" w:hAnsi="FontbitDavid" w:hint="cs"/>
          <w:sz w:val="32"/>
          <w:rtl/>
        </w:rPr>
        <w:t>..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</w:p>
    <w:p w14:paraId="46F70198" w14:textId="2DAF33A2" w:rsidR="00D47B60" w:rsidRPr="00C35A2C" w:rsidRDefault="00D47B60" w:rsidP="007C50EB">
      <w:pPr>
        <w:rPr>
          <w:rtl/>
        </w:rPr>
      </w:pPr>
      <w:r w:rsidRPr="006039DD">
        <w:rPr>
          <w:rStyle w:val="affff5"/>
          <w:rFonts w:hint="eastAsia"/>
          <w:rtl/>
        </w:rPr>
        <w:t>ותירצנו</w:t>
      </w:r>
      <w:r w:rsidRPr="006039DD">
        <w:rPr>
          <w:rStyle w:val="affff5"/>
          <w:rtl/>
        </w:rPr>
        <w:t xml:space="preserve">: </w:t>
      </w:r>
      <w:r w:rsidRPr="006039DD">
        <w:rPr>
          <w:rStyle w:val="affff5"/>
          <w:rFonts w:hint="eastAsia"/>
          <w:rtl/>
        </w:rPr>
        <w:t>א</w:t>
      </w:r>
      <w:r w:rsidRPr="006039DD">
        <w:rPr>
          <w:rStyle w:val="affff5"/>
          <w:rtl/>
        </w:rPr>
        <w:t xml:space="preserve">. </w:t>
      </w:r>
      <w:r w:rsidRPr="006039DD">
        <w:rPr>
          <w:rStyle w:val="affff5"/>
          <w:rFonts w:hint="eastAsia"/>
          <w:rtl/>
        </w:rPr>
        <w:t>ד</w:t>
      </w:r>
      <w:r w:rsidRPr="006039DD">
        <w:rPr>
          <w:rStyle w:val="affff5"/>
          <w:rtl/>
        </w:rPr>
        <w:t xml:space="preserve">. </w:t>
      </w:r>
      <w:r w:rsidRPr="006039DD">
        <w:rPr>
          <w:rStyle w:val="affff5"/>
          <w:rFonts w:hint="eastAsia"/>
          <w:rtl/>
        </w:rPr>
        <w:t>ה</w:t>
      </w:r>
      <w:r w:rsidRPr="006039DD">
        <w:rPr>
          <w:rStyle w:val="affff5"/>
          <w:rtl/>
        </w:rPr>
        <w:t xml:space="preserve">. </w:t>
      </w:r>
      <w:r w:rsidRPr="006039DD">
        <w:rPr>
          <w:rStyle w:val="affff5"/>
          <w:rFonts w:hint="eastAsia"/>
          <w:rtl/>
        </w:rPr>
        <w:t>ו</w:t>
      </w:r>
      <w:r w:rsidRPr="006039DD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איבעי לאקרויי לגט </w:t>
      </w:r>
      <w:r w:rsidRPr="006039DD">
        <w:rPr>
          <w:rStyle w:val="affff8"/>
          <w:rFonts w:hint="eastAsia"/>
          <w:rtl/>
        </w:rPr>
        <w:t>לחכם</w:t>
      </w:r>
      <w:r w:rsidRPr="006039DD">
        <w:rPr>
          <w:rStyle w:val="affff8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</w:t>
      </w:r>
      <w:r w:rsidRPr="006039DD">
        <w:rPr>
          <w:rStyle w:val="affff5"/>
          <w:rFonts w:hint="eastAsia"/>
          <w:rtl/>
        </w:rPr>
        <w:t>ב</w:t>
      </w:r>
      <w:r w:rsidRPr="006039DD">
        <w:rPr>
          <w:rStyle w:val="affff5"/>
          <w:rtl/>
        </w:rPr>
        <w:t xml:space="preserve">. </w:t>
      </w:r>
      <w:r w:rsidRPr="006039DD">
        <w:rPr>
          <w:rStyle w:val="affff5"/>
          <w:rFonts w:hint="eastAsia"/>
          <w:rtl/>
        </w:rPr>
        <w:t>ג</w:t>
      </w:r>
      <w:r w:rsidRPr="006039DD">
        <w:rPr>
          <w:rStyle w:val="affff5"/>
          <w:rtl/>
        </w:rPr>
        <w:t>.</w:t>
      </w:r>
      <w:r>
        <w:rPr>
          <w:rFonts w:ascii="FontbitDavid" w:hAnsi="FontbitDavid" w:hint="cs"/>
          <w:sz w:val="32"/>
          <w:rtl/>
        </w:rPr>
        <w:t xml:space="preserve"> איבעי לאמתוני. </w:t>
      </w:r>
    </w:p>
    <w:p w14:paraId="2B446823" w14:textId="60FD7C2B" w:rsidR="00D47B60" w:rsidRDefault="00B433C9" w:rsidP="00D47B60">
      <w:pPr>
        <w:rPr>
          <w:rStyle w:val="affff5"/>
          <w:rtl/>
        </w:rPr>
      </w:pPr>
      <w:r w:rsidRPr="00522AA7">
        <w:rPr>
          <w:rStyle w:val="affff5"/>
          <w:rtl/>
        </w:rPr>
        <w:t>ר"</w:t>
      </w:r>
      <w:r w:rsidRPr="00522AA7">
        <w:rPr>
          <w:rStyle w:val="affff5"/>
          <w:rFonts w:hint="cs"/>
          <w:rtl/>
        </w:rPr>
        <w:t>פ סב</w:t>
      </w:r>
      <w:r w:rsidRPr="00D47B60">
        <w:rPr>
          <w:rStyle w:val="affff5"/>
          <w:rFonts w:hint="cs"/>
          <w:rtl/>
        </w:rPr>
        <w:t>ר</w:t>
      </w:r>
      <w:r w:rsidRPr="006039DD">
        <w:rPr>
          <w:rStyle w:val="affff5"/>
          <w:rtl/>
        </w:rPr>
        <w:t xml:space="preserve"> לנהוג</w:t>
      </w:r>
      <w:r w:rsidRPr="00C35A2C">
        <w:rPr>
          <w:rFonts w:hint="cs"/>
          <w:rtl/>
        </w:rPr>
        <w:t xml:space="preserve"> </w:t>
      </w:r>
      <w:r w:rsidR="00D47B60">
        <w:rPr>
          <w:rFonts w:hint="cs"/>
          <w:rtl/>
        </w:rPr>
        <w:t>'</w:t>
      </w:r>
      <w:r w:rsidRPr="00C35A2C">
        <w:rPr>
          <w:rFonts w:hint="cs"/>
          <w:rtl/>
        </w:rPr>
        <w:t>מ</w:t>
      </w:r>
      <w:r w:rsidR="00D47B60">
        <w:rPr>
          <w:rFonts w:hint="cs"/>
          <w:rtl/>
        </w:rPr>
        <w:t xml:space="preserve">אי </w:t>
      </w:r>
      <w:r w:rsidRPr="00C35A2C">
        <w:rPr>
          <w:rFonts w:hint="cs"/>
          <w:rtl/>
        </w:rPr>
        <w:t>הו</w:t>
      </w:r>
      <w:r w:rsidRPr="00C35A2C">
        <w:rPr>
          <w:rtl/>
        </w:rPr>
        <w:t>"</w:t>
      </w:r>
      <w:r w:rsidRPr="00C35A2C">
        <w:rPr>
          <w:rFonts w:hint="cs"/>
          <w:rtl/>
        </w:rPr>
        <w:t>ל למעבד</w:t>
      </w:r>
      <w:r w:rsidR="00D47B60">
        <w:rPr>
          <w:rFonts w:hint="cs"/>
          <w:rtl/>
        </w:rPr>
        <w:t>'</w:t>
      </w:r>
      <w:r w:rsidR="00E03FA9">
        <w:rPr>
          <w:rFonts w:hint="cs"/>
          <w:rtl/>
        </w:rPr>
        <w:t>,</w:t>
      </w:r>
      <w:r w:rsidR="00D47B60">
        <w:rPr>
          <w:rStyle w:val="affff5"/>
          <w:rFonts w:hint="cs"/>
          <w:rtl/>
        </w:rPr>
        <w:t xml:space="preserve"> </w:t>
      </w:r>
    </w:p>
    <w:p w14:paraId="7C33B319" w14:textId="4F8EBC86" w:rsidR="00B433C9" w:rsidRDefault="00D47B60" w:rsidP="006039DD">
      <w:pPr>
        <w:rPr>
          <w:rtl/>
        </w:rPr>
      </w:pPr>
      <w:r>
        <w:rPr>
          <w:rStyle w:val="affff5"/>
          <w:rFonts w:hint="cs"/>
          <w:rtl/>
        </w:rPr>
        <w:t>וכש</w:t>
      </w:r>
      <w:r w:rsidR="00B433C9" w:rsidRPr="00522AA7">
        <w:rPr>
          <w:rStyle w:val="affff5"/>
          <w:rFonts w:hint="cs"/>
          <w:rtl/>
        </w:rPr>
        <w:t>א</w:t>
      </w:r>
      <w:r w:rsidR="00B433C9" w:rsidRPr="00522AA7">
        <w:rPr>
          <w:rStyle w:val="affff5"/>
          <w:rtl/>
        </w:rPr>
        <w:t>"</w:t>
      </w:r>
      <w:r w:rsidR="00B433C9" w:rsidRPr="00522AA7">
        <w:rPr>
          <w:rStyle w:val="affff5"/>
          <w:rFonts w:hint="cs"/>
          <w:rtl/>
        </w:rPr>
        <w:t>ל רהב</w:t>
      </w:r>
      <w:r>
        <w:rPr>
          <w:rStyle w:val="affff5"/>
          <w:rFonts w:hint="cs"/>
          <w:rtl/>
        </w:rPr>
        <w:t>רי</w:t>
      </w:r>
      <w:r w:rsidR="00522AA7" w:rsidRPr="00522AA7">
        <w:rPr>
          <w:rStyle w:val="affff5"/>
          <w:rFonts w:hint="cs"/>
          <w:rtl/>
        </w:rPr>
        <w:t>"</w:t>
      </w:r>
      <w:r>
        <w:rPr>
          <w:rStyle w:val="affff5"/>
          <w:rFonts w:hint="cs"/>
          <w:rtl/>
        </w:rPr>
        <w:t>ה</w:t>
      </w:r>
      <w:r w:rsidR="00522AA7">
        <w:rPr>
          <w:rFonts w:hint="cs"/>
          <w:rtl/>
        </w:rPr>
        <w:t>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אשינויי</w:t>
      </w:r>
      <w:r w:rsidR="00B433C9" w:rsidRPr="00C35A2C">
        <w:rPr>
          <w:rFonts w:hint="cs"/>
          <w:rtl/>
        </w:rPr>
        <w:t xml:space="preserve"> נ</w:t>
      </w:r>
      <w:r>
        <w:rPr>
          <w:rFonts w:hint="cs"/>
          <w:rtl/>
        </w:rPr>
        <w:t>י</w:t>
      </w:r>
      <w:r w:rsidR="00B433C9" w:rsidRPr="00C35A2C">
        <w:rPr>
          <w:rFonts w:hint="cs"/>
          <w:rtl/>
        </w:rPr>
        <w:t>קום ונסמוך?</w:t>
      </w:r>
      <w:r>
        <w:rPr>
          <w:rFonts w:hint="cs"/>
          <w:rtl/>
        </w:rPr>
        <w:t xml:space="preserve"> פסק.</w:t>
      </w:r>
    </w:p>
    <w:p w14:paraId="036C20D2" w14:textId="00F7174F" w:rsidR="00D47B60" w:rsidRDefault="00D47B60" w:rsidP="00615A60">
      <w:pPr>
        <w:pStyle w:val="affff2"/>
        <w:rPr>
          <w:rtl/>
        </w:rPr>
      </w:pPr>
      <w:bookmarkStart w:id="1034" w:name="_Toc119173084"/>
      <w:bookmarkStart w:id="1035" w:name="_Toc119230179"/>
      <w:r>
        <w:rPr>
          <w:rFonts w:hint="cs"/>
          <w:rtl/>
        </w:rPr>
        <w:t xml:space="preserve">ניסת ע"פ עד אחד ויצא קול </w:t>
      </w:r>
      <w:r w:rsidR="0099513E">
        <w:rPr>
          <w:rFonts w:hint="cs"/>
          <w:rtl/>
        </w:rPr>
        <w:t>שבעלה חי</w:t>
      </w:r>
      <w:bookmarkEnd w:id="1034"/>
      <w:bookmarkEnd w:id="1035"/>
    </w:p>
    <w:p w14:paraId="63A44CC9" w14:textId="14039336" w:rsidR="0099513E" w:rsidRDefault="00B433C9" w:rsidP="00B55EDF">
      <w:pPr>
        <w:rPr>
          <w:rFonts w:ascii="FontbitDavid" w:hAnsi="FontbitDavid"/>
          <w:sz w:val="32"/>
          <w:rtl/>
        </w:rPr>
      </w:pPr>
      <w:r w:rsidRPr="005D60FA">
        <w:rPr>
          <w:rStyle w:val="affff5"/>
          <w:rtl/>
        </w:rPr>
        <w:t>ר</w:t>
      </w:r>
      <w:r w:rsidR="00D47B60">
        <w:rPr>
          <w:rStyle w:val="affff5"/>
          <w:rFonts w:hint="cs"/>
          <w:rtl/>
        </w:rPr>
        <w:t>"</w:t>
      </w:r>
      <w:r w:rsidRPr="005D60FA">
        <w:rPr>
          <w:rStyle w:val="affff5"/>
          <w:rtl/>
        </w:rPr>
        <w:t>א: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לקלא לא חיישינן</w:t>
      </w:r>
      <w:r w:rsidR="0099513E">
        <w:rPr>
          <w:rFonts w:ascii="FontbitDavid" w:hAnsi="FontbitDavid" w:hint="cs"/>
          <w:sz w:val="32"/>
          <w:rtl/>
        </w:rPr>
        <w:t>,</w:t>
      </w:r>
    </w:p>
    <w:p w14:paraId="666ACD53" w14:textId="3B99FD7A" w:rsidR="00B433C9" w:rsidRPr="00C35A2C" w:rsidRDefault="00B433C9" w:rsidP="00B55EDF">
      <w:pPr>
        <w:rPr>
          <w:rtl/>
        </w:rPr>
      </w:pPr>
      <w:r w:rsidRPr="006039DD">
        <w:rPr>
          <w:rStyle w:val="affff5"/>
          <w:rFonts w:hint="eastAsia"/>
          <w:rtl/>
        </w:rPr>
        <w:t>ו</w:t>
      </w:r>
      <w:r w:rsidR="0099513E" w:rsidRPr="006039DD">
        <w:rPr>
          <w:rStyle w:val="affff5"/>
          <w:rFonts w:hint="eastAsia"/>
          <w:rtl/>
        </w:rPr>
        <w:t>חידש</w:t>
      </w:r>
      <w:r w:rsidR="0099513E" w:rsidRPr="006039DD">
        <w:rPr>
          <w:rStyle w:val="affff5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AB43C5">
        <w:rPr>
          <w:rFonts w:ascii="FontbitDavid" w:hAnsi="FontbitDavid" w:hint="cs"/>
          <w:sz w:val="32"/>
          <w:rtl/>
        </w:rPr>
        <w:t>אף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99513E">
        <w:rPr>
          <w:rFonts w:ascii="FontbitDavid" w:hAnsi="FontbitDavid" w:hint="cs"/>
          <w:sz w:val="32"/>
          <w:rtl/>
        </w:rPr>
        <w:t xml:space="preserve">שנצרכה להיתר </w:t>
      </w:r>
      <w:r w:rsidRPr="00C35A2C">
        <w:rPr>
          <w:rFonts w:ascii="FontbitDavid" w:hAnsi="FontbitDavid" w:hint="cs"/>
          <w:sz w:val="32"/>
          <w:rtl/>
        </w:rPr>
        <w:t>ב</w:t>
      </w:r>
      <w:r w:rsidRPr="00C35A2C">
        <w:rPr>
          <w:rFonts w:ascii="FontbitDavid" w:hAnsi="FontbitDavid"/>
          <w:sz w:val="32"/>
          <w:rtl/>
        </w:rPr>
        <w:t>"</w:t>
      </w:r>
      <w:r w:rsidRPr="00C35A2C">
        <w:rPr>
          <w:rFonts w:ascii="FontbitDavid" w:hAnsi="FontbitDavid" w:hint="cs"/>
          <w:sz w:val="32"/>
          <w:rtl/>
        </w:rPr>
        <w:t>ד</w:t>
      </w:r>
      <w:r w:rsidR="0099513E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99513E">
        <w:rPr>
          <w:rFonts w:ascii="FontbitDavid" w:hAnsi="FontbitDavid" w:hint="cs"/>
          <w:sz w:val="32"/>
          <w:rtl/>
        </w:rPr>
        <w:t>אינו</w:t>
      </w:r>
      <w:r w:rsidRPr="00C35A2C">
        <w:rPr>
          <w:rFonts w:ascii="FontbitDavid" w:hAnsi="FontbitDavid" w:hint="cs"/>
          <w:sz w:val="32"/>
          <w:rtl/>
        </w:rPr>
        <w:t xml:space="preserve"> כק</w:t>
      </w:r>
      <w:r w:rsidR="0099513E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 w:hint="cs"/>
          <w:sz w:val="32"/>
          <w:rtl/>
        </w:rPr>
        <w:t xml:space="preserve">ל </w:t>
      </w:r>
      <w:r w:rsidR="0099513E">
        <w:rPr>
          <w:rFonts w:ascii="FontbitDavid" w:hAnsi="FontbitDavid" w:hint="cs"/>
          <w:sz w:val="32"/>
          <w:rtl/>
        </w:rPr>
        <w:t>שקודם</w:t>
      </w:r>
      <w:r w:rsidRPr="00C35A2C">
        <w:rPr>
          <w:rFonts w:ascii="FontbitDavid" w:hAnsi="FontbitDavid" w:hint="cs"/>
          <w:sz w:val="32"/>
          <w:rtl/>
        </w:rPr>
        <w:t xml:space="preserve"> נישואין</w:t>
      </w:r>
      <w:r w:rsidR="0099513E">
        <w:rPr>
          <w:rFonts w:hint="cs"/>
          <w:rtl/>
        </w:rPr>
        <w:t>.</w:t>
      </w:r>
    </w:p>
    <w:p w14:paraId="6F62E2C8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lastRenderedPageBreak/>
        <w:t>צב.</w:t>
      </w:r>
    </w:p>
    <w:p w14:paraId="3FA2FFFA" w14:textId="585FC47F" w:rsidR="00B433C9" w:rsidRPr="00C35A2C" w:rsidRDefault="00B433C9" w:rsidP="007C50EB">
      <w:pPr>
        <w:pStyle w:val="afff4"/>
        <w:rPr>
          <w:rtl/>
        </w:rPr>
      </w:pPr>
      <w:ins w:id="9947" w:author="מספור קטעי משנה" w:date="2026-10-06T06:45:58Z">
        <w:r>
          <w:rPr>
            <w:rStyle w:val="MisparKeta"/>
          </w:rPr>
          <w:t xml:space="preserve">א. </w:t>
        </w:r>
      </w:ins>
      <w:bookmarkStart w:id="1036" w:name="_Toc119173085"/>
      <w:bookmarkStart w:id="1037" w:name="_Toc119230180"/>
      <w:r w:rsidRPr="00C35A2C">
        <w:rPr>
          <w:rtl/>
        </w:rPr>
        <w:t xml:space="preserve">ניסת ע"פ ב"ד </w:t>
      </w:r>
      <w:r w:rsidR="0031252C">
        <w:rPr>
          <w:rFonts w:hint="cs"/>
          <w:rtl/>
        </w:rPr>
        <w:t xml:space="preserve">- </w:t>
      </w:r>
      <w:r w:rsidRPr="00C35A2C">
        <w:rPr>
          <w:rtl/>
        </w:rPr>
        <w:t>תצא ו</w:t>
      </w:r>
      <w:r w:rsidR="0031252C">
        <w:rPr>
          <w:rFonts w:hint="cs"/>
          <w:rtl/>
        </w:rPr>
        <w:t>פטורה מן הקרבן</w:t>
      </w:r>
      <w:r w:rsidRPr="00C35A2C">
        <w:rPr>
          <w:rtl/>
        </w:rPr>
        <w:t>.</w:t>
      </w:r>
      <w:bookmarkEnd w:id="1036"/>
      <w:bookmarkEnd w:id="1037"/>
    </w:p>
    <w:p w14:paraId="02A16B09" w14:textId="1D48FBAD" w:rsidR="00B433C9" w:rsidRPr="00C35A2C" w:rsidRDefault="00B433C9" w:rsidP="00DF3063">
      <w:pPr>
        <w:rPr>
          <w:rFonts w:ascii="FontbitDavid" w:hAnsi="FontbitDavid"/>
          <w:sz w:val="32"/>
          <w:rtl/>
        </w:rPr>
      </w:pPr>
      <w:r w:rsidRPr="005D60FA">
        <w:rPr>
          <w:rStyle w:val="affff5"/>
          <w:rtl/>
        </w:rPr>
        <w:t>זעירי</w:t>
      </w:r>
      <w:r w:rsidR="00DF3063">
        <w:rPr>
          <w:rFonts w:ascii="FontbitDavid" w:hAnsi="FontbitDavid" w:hint="cs"/>
          <w:spacing w:val="-4"/>
          <w:sz w:val="32"/>
          <w:rtl/>
        </w:rPr>
        <w:t>,</w:t>
      </w:r>
      <w:r w:rsidRPr="00EA6942">
        <w:rPr>
          <w:rFonts w:ascii="FontbitDavid" w:hAnsi="FontbitDavid"/>
          <w:spacing w:val="-4"/>
          <w:sz w:val="32"/>
          <w:rtl/>
        </w:rPr>
        <w:t xml:space="preserve"> </w:t>
      </w:r>
      <w:r w:rsidRPr="005D60FA">
        <w:rPr>
          <w:rStyle w:val="affff5"/>
          <w:rtl/>
        </w:rPr>
        <w:t>ליתא למתני'</w:t>
      </w:r>
      <w:r w:rsidR="00DF3063">
        <w:rPr>
          <w:rStyle w:val="affff5"/>
          <w:rFonts w:hint="cs"/>
          <w:rtl/>
        </w:rPr>
        <w:t>:</w:t>
      </w:r>
      <w:r w:rsidRPr="005D60FA">
        <w:rPr>
          <w:rStyle w:val="affff5"/>
          <w:rtl/>
        </w:rPr>
        <w:t xml:space="preserve"> </w:t>
      </w:r>
      <w:r w:rsidR="001F57F9">
        <w:rPr>
          <w:rFonts w:ascii="FontbitDavid" w:hAnsi="FontbitDavid" w:hint="cs"/>
          <w:spacing w:val="-4"/>
          <w:sz w:val="32"/>
          <w:rtl/>
        </w:rPr>
        <w:t>כ</w:t>
      </w:r>
      <w:r w:rsidRPr="00EA6942">
        <w:rPr>
          <w:rFonts w:ascii="FontbitDavid" w:hAnsi="FontbitDavid"/>
          <w:spacing w:val="-4"/>
          <w:sz w:val="32"/>
          <w:rtl/>
        </w:rPr>
        <w:t>הורו ששקעה חמה וזרחה</w:t>
      </w:r>
      <w:r w:rsidR="00DF3063">
        <w:rPr>
          <w:rFonts w:ascii="FontbitDavid" w:hAnsi="FontbitDavid" w:hint="cs"/>
          <w:spacing w:val="-4"/>
          <w:sz w:val="32"/>
          <w:rtl/>
        </w:rPr>
        <w:t xml:space="preserve"> - </w:t>
      </w:r>
      <w:r w:rsidRPr="00C35A2C">
        <w:rPr>
          <w:rFonts w:ascii="FontbitDavid" w:hAnsi="FontbitDavid"/>
          <w:sz w:val="32"/>
          <w:rtl/>
        </w:rPr>
        <w:t>א</w:t>
      </w:r>
      <w:r w:rsidR="00DF3063">
        <w:rPr>
          <w:rFonts w:ascii="FontbitDavid" w:hAnsi="FontbitDavid" w:hint="cs"/>
          <w:sz w:val="32"/>
          <w:rtl/>
        </w:rPr>
        <w:t>י"</w:t>
      </w:r>
      <w:r w:rsidRPr="00C35A2C">
        <w:rPr>
          <w:rFonts w:ascii="FontbitDavid" w:hAnsi="FontbitDavid"/>
          <w:sz w:val="32"/>
          <w:rtl/>
        </w:rPr>
        <w:t xml:space="preserve">ז אלא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טעות</w:t>
      </w:r>
      <w:r w:rsidR="006C6572">
        <w:rPr>
          <w:rFonts w:ascii="FontbitDavid" w:hAnsi="FontbitDavid" w:hint="cs"/>
          <w:sz w:val="32"/>
          <w:rtl/>
        </w:rPr>
        <w:t>!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5D60FA">
        <w:rPr>
          <w:rStyle w:val="affff5"/>
          <w:rtl/>
        </w:rPr>
        <w:t>ור</w:t>
      </w:r>
      <w:r w:rsidR="00E03FA9">
        <w:rPr>
          <w:rStyle w:val="affff5"/>
          <w:rFonts w:hint="cs"/>
          <w:rtl/>
        </w:rPr>
        <w:t>"נ</w:t>
      </w:r>
      <w:r w:rsidR="001F57F9">
        <w:rPr>
          <w:rStyle w:val="affff5"/>
          <w:rFonts w:hint="cs"/>
          <w:rtl/>
        </w:rPr>
        <w:t>, איתא למתני'</w:t>
      </w:r>
      <w:r w:rsidRPr="005D60FA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1F57F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הוראה</w:t>
      </w:r>
      <w:r w:rsidRPr="00C35A2C">
        <w:rPr>
          <w:rFonts w:ascii="FontbitDavid" w:hAnsi="FontbitDavid"/>
          <w:sz w:val="32"/>
          <w:rtl/>
        </w:rPr>
        <w:t xml:space="preserve"> היא</w:t>
      </w:r>
      <w:r w:rsidR="0039383D">
        <w:rPr>
          <w:rFonts w:ascii="FontbitDavid" w:hAnsi="FontbitDavid" w:hint="cs"/>
          <w:sz w:val="32"/>
          <w:rtl/>
        </w:rPr>
        <w:t xml:space="preserve"> </w:t>
      </w:r>
      <w:r w:rsidR="0039383D" w:rsidRPr="006039DD">
        <w:rPr>
          <w:rStyle w:val="affff8"/>
          <w:rFonts w:hint="eastAsia"/>
          <w:rtl/>
        </w:rPr>
        <w:t>שטעו</w:t>
      </w:r>
      <w:r w:rsidR="0039383D" w:rsidRPr="006039DD">
        <w:rPr>
          <w:rStyle w:val="affff8"/>
          <w:rtl/>
        </w:rPr>
        <w:t xml:space="preserve"> </w:t>
      </w:r>
      <w:r w:rsidR="0039383D" w:rsidRPr="006039DD">
        <w:rPr>
          <w:rStyle w:val="affff8"/>
          <w:rFonts w:hint="eastAsia"/>
          <w:rtl/>
        </w:rPr>
        <w:t>בסברא</w:t>
      </w:r>
      <w:r w:rsidR="0039383D" w:rsidRPr="006039DD">
        <w:rPr>
          <w:rStyle w:val="affff8"/>
          <w:rtl/>
        </w:rPr>
        <w:t xml:space="preserve"> </w:t>
      </w:r>
      <w:r w:rsidR="0039383D" w:rsidRPr="006039DD">
        <w:rPr>
          <w:rStyle w:val="affff8"/>
          <w:rFonts w:hint="eastAsia"/>
          <w:rtl/>
        </w:rPr>
        <w:t>ד</w:t>
      </w:r>
      <w:r w:rsidR="0039383D">
        <w:rPr>
          <w:rStyle w:val="affff8"/>
          <w:rFonts w:hint="cs"/>
          <w:rtl/>
        </w:rPr>
        <w:t>'</w:t>
      </w:r>
      <w:r w:rsidR="0039383D" w:rsidRPr="006039DD">
        <w:rPr>
          <w:rStyle w:val="affff8"/>
          <w:rFonts w:hint="eastAsia"/>
          <w:rtl/>
        </w:rPr>
        <w:t>דייקא</w:t>
      </w:r>
      <w:r w:rsidR="0039383D" w:rsidRPr="006039DD">
        <w:rPr>
          <w:rStyle w:val="affff8"/>
          <w:rtl/>
        </w:rPr>
        <w:t xml:space="preserve"> </w:t>
      </w:r>
      <w:r w:rsidR="0039383D" w:rsidRPr="006039DD">
        <w:rPr>
          <w:rStyle w:val="affff8"/>
          <w:rFonts w:hint="eastAsia"/>
          <w:rtl/>
        </w:rPr>
        <w:t>ומינסבא</w:t>
      </w:r>
      <w:r w:rsidR="0039383D">
        <w:rPr>
          <w:rStyle w:val="affff8"/>
          <w:rFonts w:hint="cs"/>
          <w:rtl/>
        </w:rPr>
        <w:t>'</w:t>
      </w:r>
      <w:r w:rsidR="0039383D" w:rsidRPr="006039DD">
        <w:rPr>
          <w:rStyle w:val="affff8"/>
          <w:rtl/>
        </w:rPr>
        <w:t>.</w:t>
      </w:r>
    </w:p>
    <w:p w14:paraId="0593F0D8" w14:textId="1B0510DC" w:rsidR="00B433C9" w:rsidRPr="00C35A2C" w:rsidRDefault="00B433C9" w:rsidP="00B55EDF">
      <w:pPr>
        <w:rPr>
          <w:rtl/>
        </w:rPr>
      </w:pPr>
      <w:r w:rsidRPr="002700FF">
        <w:rPr>
          <w:rStyle w:val="affff5"/>
          <w:rtl/>
        </w:rPr>
        <w:t>א</w:t>
      </w:r>
      <w:r w:rsidRPr="002700FF">
        <w:rPr>
          <w:rStyle w:val="affff5"/>
          <w:rFonts w:hint="cs"/>
          <w:rtl/>
        </w:rPr>
        <w:t>ר</w:t>
      </w:r>
      <w:r w:rsidRPr="002700FF">
        <w:rPr>
          <w:rStyle w:val="affff5"/>
          <w:rtl/>
        </w:rPr>
        <w:t>"</w:t>
      </w:r>
      <w:r w:rsidRPr="002700FF">
        <w:rPr>
          <w:rStyle w:val="affff5"/>
          <w:rFonts w:hint="cs"/>
          <w:rtl/>
        </w:rPr>
        <w:t>נ</w:t>
      </w:r>
      <w:r w:rsidR="001F57F9" w:rsidRPr="002700FF">
        <w:rPr>
          <w:rStyle w:val="affff5"/>
          <w:rFonts w:hint="cs"/>
          <w:rtl/>
        </w:rPr>
        <w:t xml:space="preserve">, </w:t>
      </w:r>
      <w:r w:rsidRPr="006039DD">
        <w:rPr>
          <w:rStyle w:val="affff5"/>
          <w:rtl/>
        </w:rPr>
        <w:t>תדע ד</w:t>
      </w:r>
      <w:r w:rsidR="001F57F9" w:rsidRPr="006039DD">
        <w:rPr>
          <w:rStyle w:val="affff5"/>
          <w:rtl/>
        </w:rPr>
        <w:t>'</w:t>
      </w:r>
      <w:r w:rsidRPr="006039DD">
        <w:rPr>
          <w:rStyle w:val="affff5"/>
          <w:rtl/>
        </w:rPr>
        <w:t>הוראה</w:t>
      </w:r>
      <w:r w:rsidR="001F57F9" w:rsidRPr="006039DD">
        <w:rPr>
          <w:rStyle w:val="affff5"/>
          <w:rtl/>
        </w:rPr>
        <w:t>'</w:t>
      </w:r>
      <w:r w:rsidR="001F57F9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דבכל התורה ע</w:t>
      </w:r>
      <w:r w:rsidR="001F57F9">
        <w:rPr>
          <w:rFonts w:ascii="FontbitDavid" w:hAnsi="FontbitDavid" w:hint="cs"/>
          <w:sz w:val="32"/>
          <w:rtl/>
        </w:rPr>
        <w:t>"</w:t>
      </w:r>
      <w:r w:rsidRPr="00C35A2C">
        <w:rPr>
          <w:rFonts w:ascii="FontbitDavid" w:hAnsi="FontbitDavid"/>
          <w:sz w:val="32"/>
          <w:rtl/>
        </w:rPr>
        <w:t xml:space="preserve">א לא </w:t>
      </w:r>
      <w:r w:rsidR="001F57F9">
        <w:rPr>
          <w:rFonts w:ascii="FontbitDavid" w:hAnsi="FontbitDavid" w:hint="cs"/>
          <w:sz w:val="32"/>
          <w:rtl/>
        </w:rPr>
        <w:t>נא</w:t>
      </w:r>
      <w:r w:rsidRPr="00C35A2C">
        <w:rPr>
          <w:rFonts w:ascii="FontbitDavid" w:hAnsi="FontbitDavid"/>
          <w:sz w:val="32"/>
          <w:rtl/>
        </w:rPr>
        <w:t xml:space="preserve">מן, </w:t>
      </w:r>
      <w:r w:rsidR="00281985">
        <w:rPr>
          <w:rFonts w:ascii="FontbitDavid" w:hAnsi="FontbitDavid"/>
          <w:sz w:val="32"/>
          <w:rtl/>
        </w:rPr>
        <w:t>וכאן</w:t>
      </w:r>
      <w:r w:rsidRPr="00C35A2C">
        <w:rPr>
          <w:rFonts w:ascii="FontbitDavid" w:hAnsi="FontbitDavid"/>
          <w:sz w:val="32"/>
          <w:rtl/>
        </w:rPr>
        <w:t xml:space="preserve"> </w:t>
      </w:r>
      <w:r w:rsidR="001F57F9">
        <w:rPr>
          <w:rFonts w:ascii="FontbitDavid" w:hAnsi="FontbitDavid" w:hint="cs"/>
          <w:sz w:val="32"/>
          <w:rtl/>
        </w:rPr>
        <w:t>נא</w:t>
      </w:r>
      <w:r w:rsidRPr="00C35A2C">
        <w:rPr>
          <w:rFonts w:ascii="FontbitDavid" w:hAnsi="FontbitDavid"/>
          <w:sz w:val="32"/>
          <w:rtl/>
        </w:rPr>
        <w:t>מן</w:t>
      </w:r>
      <w:r w:rsidR="006C6572">
        <w:rPr>
          <w:rFonts w:ascii="FontbitDavid" w:hAnsi="FontbitDavid" w:hint="cs"/>
          <w:sz w:val="32"/>
          <w:rtl/>
        </w:rPr>
        <w:t>.</w:t>
      </w:r>
      <w:r w:rsidRPr="00C35A2C">
        <w:rPr>
          <w:rFonts w:ascii="FontbitDavid" w:hAnsi="FontbitDavid"/>
          <w:sz w:val="32"/>
          <w:rtl/>
        </w:rPr>
        <w:t xml:space="preserve"> </w:t>
      </w:r>
    </w:p>
    <w:p w14:paraId="1718FF57" w14:textId="3D767AA3" w:rsidR="006C6572" w:rsidRDefault="00B433C9" w:rsidP="00B55EDF">
      <w:pPr>
        <w:rPr>
          <w:rFonts w:ascii="FontbitDavid" w:hAnsi="FontbitDavid"/>
          <w:sz w:val="32"/>
          <w:rtl/>
        </w:rPr>
      </w:pPr>
      <w:r w:rsidRPr="002700FF">
        <w:rPr>
          <w:rStyle w:val="affff5"/>
          <w:rtl/>
        </w:rPr>
        <w:t>רבא</w:t>
      </w:r>
      <w:r w:rsidR="001F57F9" w:rsidRPr="006039DD">
        <w:rPr>
          <w:rStyle w:val="affff5"/>
          <w:rtl/>
        </w:rPr>
        <w:t xml:space="preserve">, </w:t>
      </w:r>
      <w:r w:rsidRPr="006039DD">
        <w:rPr>
          <w:rStyle w:val="affff5"/>
          <w:rtl/>
        </w:rPr>
        <w:t>תדע ד</w:t>
      </w:r>
      <w:r w:rsidR="001F57F9" w:rsidRPr="006039DD">
        <w:rPr>
          <w:rStyle w:val="affff5"/>
          <w:rtl/>
        </w:rPr>
        <w:t>'</w:t>
      </w:r>
      <w:r w:rsidRPr="006039DD">
        <w:rPr>
          <w:rStyle w:val="affff5"/>
          <w:rtl/>
        </w:rPr>
        <w:t>טעות</w:t>
      </w:r>
      <w:r w:rsidR="001F57F9" w:rsidRPr="006039DD">
        <w:rPr>
          <w:rStyle w:val="affff5"/>
          <w:rtl/>
        </w:rPr>
        <w:t>'</w:t>
      </w:r>
      <w:r w:rsidR="001F57F9">
        <w:rPr>
          <w:rFonts w:ascii="FontbitDavid" w:hAnsi="FontbitDavid" w:hint="cs"/>
          <w:sz w:val="32"/>
          <w:rtl/>
        </w:rPr>
        <w:t>:</w:t>
      </w:r>
      <w:r w:rsidR="00E03FA9">
        <w:rPr>
          <w:rFonts w:ascii="FontbitDavid" w:hAnsi="FontbitDavid"/>
          <w:sz w:val="32"/>
          <w:rtl/>
        </w:rPr>
        <w:t xml:space="preserve"> </w:t>
      </w:r>
      <w:r w:rsidR="00E03FA9" w:rsidRPr="00D1637C">
        <w:rPr>
          <w:rFonts w:ascii="FontbitDavid" w:hAnsi="FontbitDavid" w:cs="PFT_Frank"/>
          <w:b/>
          <w:bCs/>
          <w:sz w:val="32"/>
          <w:szCs w:val="14"/>
          <w:rtl/>
        </w:rPr>
        <w:t>ד</w:t>
      </w:r>
      <w:r w:rsidR="001F57F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="00E03FA9" w:rsidRPr="00D1637C">
        <w:rPr>
          <w:rFonts w:ascii="FontbitDavid" w:hAnsi="FontbitDavid" w:cs="PFT_Frank"/>
          <w:b/>
          <w:bCs/>
          <w:sz w:val="32"/>
          <w:szCs w:val="14"/>
          <w:rtl/>
        </w:rPr>
        <w:t>הורו בחלב ובדם</w:t>
      </w:r>
      <w:r w:rsidR="00E03FA9">
        <w:rPr>
          <w:rFonts w:ascii="FontbitDavid" w:hAnsi="FontbitDavid"/>
          <w:sz w:val="32"/>
          <w:rtl/>
        </w:rPr>
        <w:t xml:space="preserve"> להיתר</w:t>
      </w:r>
      <w:r w:rsidRPr="00C35A2C">
        <w:rPr>
          <w:rFonts w:ascii="FontbitDavid" w:hAnsi="FontbitDavid"/>
          <w:sz w:val="32"/>
          <w:rtl/>
        </w:rPr>
        <w:t>, ו</w:t>
      </w:r>
      <w:r w:rsidR="001F57F9">
        <w:rPr>
          <w:rFonts w:ascii="FontbitDavid" w:hAnsi="FontbitDavid" w:hint="cs"/>
          <w:sz w:val="32"/>
          <w:rtl/>
        </w:rPr>
        <w:t>אח"כ</w:t>
      </w:r>
      <w:r w:rsidRPr="00C35A2C">
        <w:rPr>
          <w:rFonts w:ascii="FontbitDavid" w:hAnsi="FontbitDavid"/>
          <w:sz w:val="32"/>
          <w:rtl/>
        </w:rPr>
        <w:t xml:space="preserve"> ל</w:t>
      </w:r>
      <w:r>
        <w:rPr>
          <w:rFonts w:ascii="FontbitDavid" w:hAnsi="FontbitDavid"/>
          <w:sz w:val="32"/>
          <w:rtl/>
        </w:rPr>
        <w:t>איסור</w:t>
      </w:r>
      <w:r w:rsidRPr="00C35A2C">
        <w:rPr>
          <w:rFonts w:ascii="FontbitDavid" w:hAnsi="FontbitDavid"/>
          <w:sz w:val="32"/>
          <w:rtl/>
        </w:rPr>
        <w:t>,</w:t>
      </w:r>
    </w:p>
    <w:p w14:paraId="5034D01C" w14:textId="4C36BE8F" w:rsidR="006C6572" w:rsidRDefault="001F57F9" w:rsidP="00B55EDF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ו</w:t>
      </w:r>
      <w:r w:rsidR="00E03FA9">
        <w:rPr>
          <w:rFonts w:ascii="FontbitDavid" w:hAnsi="FontbitDavid"/>
          <w:sz w:val="32"/>
          <w:rtl/>
        </w:rPr>
        <w:t>חזרו</w:t>
      </w:r>
      <w:r w:rsidR="00B433C9" w:rsidRPr="00C35A2C">
        <w:rPr>
          <w:rFonts w:ascii="FontbitDavid" w:hAnsi="FontbitDavid"/>
          <w:sz w:val="32"/>
          <w:rtl/>
        </w:rPr>
        <w:t xml:space="preserve"> ל</w:t>
      </w:r>
      <w:r w:rsidR="00E03FA9">
        <w:rPr>
          <w:rFonts w:ascii="FontbitDavid" w:hAnsi="FontbitDavid"/>
          <w:sz w:val="32"/>
          <w:rtl/>
        </w:rPr>
        <w:t>היתר</w:t>
      </w:r>
      <w:r w:rsidR="00B433C9" w:rsidRPr="00C35A2C">
        <w:rPr>
          <w:rFonts w:ascii="FontbitDavid" w:hAnsi="FontbitDavid"/>
          <w:sz w:val="32"/>
          <w:rtl/>
        </w:rPr>
        <w:t xml:space="preserve"> - לא משג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/>
          <w:sz w:val="32"/>
          <w:rtl/>
        </w:rPr>
        <w:t>חי</w:t>
      </w:r>
      <w:r>
        <w:rPr>
          <w:rFonts w:ascii="FontbitDavid" w:hAnsi="FontbitDavid" w:hint="cs"/>
          <w:sz w:val="32"/>
          <w:rtl/>
        </w:rPr>
        <w:t>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בהם</w:t>
      </w:r>
      <w:r w:rsidR="00B433C9" w:rsidRPr="00C35A2C">
        <w:rPr>
          <w:rFonts w:ascii="FontbitDavid" w:hAnsi="FontbitDavid"/>
          <w:sz w:val="32"/>
          <w:rtl/>
        </w:rPr>
        <w:t>,</w:t>
      </w:r>
      <w:r w:rsidR="005D60FA"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ו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כאן</w:t>
      </w:r>
      <w:r>
        <w:rPr>
          <w:rFonts w:ascii="FontbitDavid" w:hAnsi="FontbitDavid" w:hint="cs"/>
          <w:sz w:val="32"/>
          <w:rtl/>
        </w:rPr>
        <w:t xml:space="preserve"> </w:t>
      </w:r>
      <w:r w:rsidR="00A17E4C">
        <w:rPr>
          <w:rFonts w:ascii="FontbitDavid" w:hAnsi="FontbitDavid" w:hint="cs"/>
          <w:sz w:val="32"/>
          <w:rtl/>
        </w:rPr>
        <w:t>כ</w:t>
      </w:r>
      <w:r w:rsidR="00B433C9" w:rsidRPr="00C35A2C">
        <w:rPr>
          <w:rFonts w:ascii="FontbitDavid" w:hAnsi="FontbitDavid" w:hint="cs"/>
          <w:sz w:val="32"/>
          <w:rtl/>
        </w:rPr>
        <w:t>שבא ע</w:t>
      </w:r>
      <w:r>
        <w:rPr>
          <w:rFonts w:ascii="FontbitDavid" w:hAnsi="FontbitDavid" w:hint="cs"/>
          <w:sz w:val="32"/>
          <w:rtl/>
        </w:rPr>
        <w:t>"</w:t>
      </w:r>
      <w:r w:rsidR="00B433C9" w:rsidRPr="00C35A2C">
        <w:rPr>
          <w:rFonts w:ascii="FontbitDavid" w:hAnsi="FontbitDavid" w:hint="cs"/>
          <w:sz w:val="32"/>
          <w:rtl/>
        </w:rPr>
        <w:t xml:space="preserve">א </w:t>
      </w:r>
      <w:r>
        <w:rPr>
          <w:rFonts w:ascii="FontbitDavid" w:hAnsi="FontbitDavid" w:hint="cs"/>
          <w:sz w:val="32"/>
          <w:rtl/>
        </w:rPr>
        <w:t>והתיר,</w:t>
      </w:r>
    </w:p>
    <w:p w14:paraId="5539E065" w14:textId="1FDDFB9D" w:rsidR="00B433C9" w:rsidRDefault="00B433C9" w:rsidP="00B55EDF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 w:hint="cs"/>
          <w:sz w:val="32"/>
          <w:rtl/>
        </w:rPr>
        <w:t>ו</w:t>
      </w:r>
      <w:r w:rsidR="001F57F9">
        <w:rPr>
          <w:rFonts w:ascii="FontbitDavid" w:hAnsi="FontbitDavid" w:hint="cs"/>
          <w:sz w:val="32"/>
          <w:rtl/>
        </w:rPr>
        <w:t>אח"כ שנים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1F57F9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 w:hint="cs"/>
          <w:sz w:val="32"/>
          <w:rtl/>
        </w:rPr>
        <w:t>אסר</w:t>
      </w:r>
      <w:r w:rsidR="001F57F9">
        <w:rPr>
          <w:rFonts w:ascii="FontbitDavid" w:hAnsi="FontbitDavid" w:hint="cs"/>
          <w:sz w:val="32"/>
          <w:rtl/>
        </w:rPr>
        <w:t>ו</w:t>
      </w:r>
      <w:r w:rsidRPr="00C35A2C">
        <w:rPr>
          <w:rFonts w:ascii="FontbitDavid" w:hAnsi="FontbitDavid" w:hint="cs"/>
          <w:sz w:val="32"/>
          <w:rtl/>
        </w:rPr>
        <w:t xml:space="preserve">, </w:t>
      </w:r>
      <w:r w:rsidR="001F57F9">
        <w:rPr>
          <w:rFonts w:ascii="FontbitDavid" w:hAnsi="FontbitDavid" w:hint="cs"/>
          <w:sz w:val="32"/>
          <w:rtl/>
        </w:rPr>
        <w:t>כש</w:t>
      </w:r>
      <w:r w:rsidRPr="00C35A2C">
        <w:rPr>
          <w:rFonts w:ascii="FontbitDavid" w:hAnsi="FontbitDavid" w:hint="cs"/>
          <w:sz w:val="32"/>
          <w:rtl/>
        </w:rPr>
        <w:t xml:space="preserve">בא שוב עד </w:t>
      </w:r>
      <w:r w:rsidR="006C6572">
        <w:rPr>
          <w:rFonts w:ascii="FontbitDavid" w:hAnsi="FontbitDavid" w:hint="cs"/>
          <w:sz w:val="32"/>
          <w:rtl/>
        </w:rPr>
        <w:t xml:space="preserve">אחד </w:t>
      </w:r>
      <w:r w:rsidR="001F57F9">
        <w:rPr>
          <w:rFonts w:ascii="FontbitDavid" w:hAnsi="FontbitDavid" w:hint="cs"/>
          <w:sz w:val="32"/>
          <w:rtl/>
        </w:rPr>
        <w:t xml:space="preserve">שמת </w:t>
      </w:r>
      <w:r w:rsidR="001F57F9" w:rsidRPr="006039DD">
        <w:rPr>
          <w:rStyle w:val="affff8"/>
          <w:rFonts w:hint="eastAsia"/>
          <w:rtl/>
        </w:rPr>
        <w:t>עכשיו</w:t>
      </w:r>
      <w:r w:rsidR="006C6572">
        <w:rPr>
          <w:rStyle w:val="affff8"/>
          <w:rFonts w:hint="cs"/>
          <w:rtl/>
        </w:rPr>
        <w:t xml:space="preserve"> -</w:t>
      </w:r>
      <w:r w:rsidR="001F57F9">
        <w:rPr>
          <w:rFonts w:ascii="FontbitDavid" w:hAnsi="FontbitDavid" w:hint="cs"/>
          <w:sz w:val="32"/>
          <w:rtl/>
        </w:rPr>
        <w:t xml:space="preserve"> מ</w:t>
      </w:r>
      <w:r w:rsidRPr="00C35A2C">
        <w:rPr>
          <w:rFonts w:ascii="FontbitDavid" w:hAnsi="FontbitDavid" w:hint="cs"/>
          <w:sz w:val="32"/>
          <w:rtl/>
        </w:rPr>
        <w:t>תיר</w:t>
      </w:r>
      <w:r w:rsidR="001F57F9">
        <w:rPr>
          <w:rFonts w:ascii="FontbitDavid" w:hAnsi="FontbitDavid" w:hint="cs"/>
          <w:sz w:val="32"/>
          <w:rtl/>
        </w:rPr>
        <w:t>ים.</w:t>
      </w:r>
    </w:p>
    <w:p w14:paraId="1C10E331" w14:textId="532FA313" w:rsidR="001F57F9" w:rsidRDefault="00B433C9" w:rsidP="001F57F9">
      <w:pPr>
        <w:rPr>
          <w:rFonts w:ascii="FontbitDavid" w:hAnsi="FontbitDavid"/>
          <w:sz w:val="32"/>
          <w:rtl/>
        </w:rPr>
      </w:pPr>
      <w:r w:rsidRPr="002700FF">
        <w:rPr>
          <w:rStyle w:val="affff5"/>
          <w:rtl/>
        </w:rPr>
        <w:t xml:space="preserve">ואף </w:t>
      </w:r>
      <w:r w:rsidR="001F57F9" w:rsidRPr="002700FF">
        <w:rPr>
          <w:rStyle w:val="affff5"/>
          <w:rFonts w:hint="cs"/>
          <w:rtl/>
        </w:rPr>
        <w:t>ל</w:t>
      </w:r>
      <w:r w:rsidRPr="002700FF">
        <w:rPr>
          <w:rStyle w:val="affff5"/>
          <w:rFonts w:hint="cs"/>
          <w:rtl/>
        </w:rPr>
        <w:t>ר</w:t>
      </w:r>
      <w:r w:rsidRPr="002700FF">
        <w:rPr>
          <w:rStyle w:val="affff5"/>
          <w:rtl/>
        </w:rPr>
        <w:t>"</w:t>
      </w:r>
      <w:r w:rsidRPr="002700FF">
        <w:rPr>
          <w:rStyle w:val="affff5"/>
          <w:rFonts w:hint="cs"/>
          <w:rtl/>
        </w:rPr>
        <w:t>א</w:t>
      </w:r>
      <w:r w:rsidR="004B4A12" w:rsidRPr="006039DD">
        <w:rPr>
          <w:rStyle w:val="affff5"/>
          <w:rtl/>
        </w:rPr>
        <w:t xml:space="preserve"> </w:t>
      </w:r>
      <w:r w:rsidR="006C6572">
        <w:rPr>
          <w:rStyle w:val="affff5"/>
          <w:rFonts w:hint="cs"/>
          <w:rtl/>
        </w:rPr>
        <w:t xml:space="preserve">- </w:t>
      </w:r>
      <w:r w:rsidR="001F57F9" w:rsidRPr="006039DD">
        <w:rPr>
          <w:rStyle w:val="affff5"/>
          <w:rtl/>
        </w:rPr>
        <w:t>'</w:t>
      </w:r>
      <w:r w:rsidR="004B4A12" w:rsidRPr="006039DD">
        <w:rPr>
          <w:rStyle w:val="affff5"/>
          <w:rFonts w:hint="eastAsia"/>
          <w:rtl/>
        </w:rPr>
        <w:t>טעות</w:t>
      </w:r>
      <w:r w:rsidR="001F57F9" w:rsidRPr="002700FF">
        <w:rPr>
          <w:rStyle w:val="affff5"/>
          <w:rFonts w:hint="cs"/>
          <w:rtl/>
        </w:rPr>
        <w:t>'</w:t>
      </w:r>
      <w:r w:rsidR="005D60FA">
        <w:rPr>
          <w:rStyle w:val="affff5"/>
          <w:rFonts w:hint="cs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1F57F9">
        <w:rPr>
          <w:rFonts w:ascii="FontbitDavid" w:hAnsi="FontbitDavid" w:hint="cs"/>
          <w:sz w:val="32"/>
          <w:rtl/>
        </w:rPr>
        <w:t>ד</w:t>
      </w:r>
      <w:r w:rsidR="002700FF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יקוב הדין</w:t>
      </w:r>
      <w:r w:rsidR="002700FF">
        <w:rPr>
          <w:rFonts w:ascii="FontbitDavid" w:hAnsi="FontbitDavid" w:hint="cs"/>
          <w:sz w:val="32"/>
          <w:rtl/>
        </w:rPr>
        <w:t xml:space="preserve"> את</w:t>
      </w:r>
      <w:r w:rsidRPr="00C35A2C">
        <w:rPr>
          <w:rFonts w:ascii="FontbitDavid" w:hAnsi="FontbitDavid" w:hint="cs"/>
          <w:sz w:val="32"/>
          <w:rtl/>
        </w:rPr>
        <w:t xml:space="preserve"> ההר</w:t>
      </w:r>
      <w:r w:rsidR="002700FF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 xml:space="preserve"> ותביא חטאת</w:t>
      </w:r>
      <w:r w:rsidR="002700FF">
        <w:rPr>
          <w:rFonts w:ascii="FontbitDavid" w:hAnsi="FontbitDavid" w:hint="cs"/>
          <w:sz w:val="32"/>
          <w:rtl/>
        </w:rPr>
        <w:t xml:space="preserve"> שמינה</w:t>
      </w:r>
      <w:r w:rsidR="006C6572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</w:p>
    <w:p w14:paraId="71E2C8D7" w14:textId="76B1D0A4" w:rsidR="00B433C9" w:rsidRPr="00C35A2C" w:rsidRDefault="00B433C9" w:rsidP="001F57F9">
      <w:pPr>
        <w:rPr>
          <w:rFonts w:ascii="FontbitDavid" w:hAnsi="FontbitDavid"/>
          <w:sz w:val="32"/>
          <w:rtl/>
        </w:rPr>
      </w:pPr>
      <w:r w:rsidRPr="005D60FA">
        <w:rPr>
          <w:rStyle w:val="affff5"/>
          <w:rFonts w:hint="cs"/>
          <w:rtl/>
        </w:rPr>
        <w:t>ו</w:t>
      </w:r>
      <w:r w:rsidR="001F57F9">
        <w:rPr>
          <w:rStyle w:val="affff5"/>
          <w:rFonts w:hint="cs"/>
          <w:rtl/>
        </w:rPr>
        <w:t>ל</w:t>
      </w:r>
      <w:r w:rsidRPr="005D60FA">
        <w:rPr>
          <w:rStyle w:val="affff5"/>
          <w:rFonts w:hint="cs"/>
          <w:rtl/>
        </w:rPr>
        <w:t>א דס</w:t>
      </w:r>
      <w:r w:rsidRPr="005D60FA">
        <w:rPr>
          <w:rStyle w:val="affff5"/>
          <w:rtl/>
        </w:rPr>
        <w:t>"</w:t>
      </w:r>
      <w:r w:rsidRPr="005D60FA">
        <w:rPr>
          <w:rStyle w:val="affff5"/>
          <w:rFonts w:hint="cs"/>
          <w:rtl/>
        </w:rPr>
        <w:t>ל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1F57F9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 w:hint="cs"/>
          <w:sz w:val="32"/>
          <w:rtl/>
        </w:rPr>
        <w:t>יחיד שעשה בהוראת ב</w:t>
      </w:r>
      <w:r w:rsidRPr="00C35A2C">
        <w:rPr>
          <w:rFonts w:ascii="FontbitDavid" w:hAnsi="FontbitDavid"/>
          <w:sz w:val="32"/>
          <w:rtl/>
        </w:rPr>
        <w:t>"</w:t>
      </w:r>
      <w:r w:rsidRPr="00C35A2C">
        <w:rPr>
          <w:rFonts w:ascii="FontbitDavid" w:hAnsi="FontbitDavid" w:hint="cs"/>
          <w:sz w:val="32"/>
          <w:rtl/>
        </w:rPr>
        <w:t>ד חייב</w:t>
      </w:r>
      <w:r w:rsidR="001F57F9">
        <w:rPr>
          <w:rFonts w:ascii="FontbitDavid" w:hAnsi="FontbitDavid" w:hint="cs"/>
          <w:sz w:val="32"/>
          <w:rtl/>
        </w:rPr>
        <w:t>'</w:t>
      </w:r>
      <w:r w:rsidR="002700FF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ד</w:t>
      </w:r>
      <w:r w:rsidR="001F57F9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יקוב הדין ההר</w:t>
      </w:r>
      <w:r w:rsidR="001F57F9">
        <w:rPr>
          <w:rFonts w:ascii="FontbitDavid" w:hAnsi="FontbitDavid" w:hint="cs"/>
          <w:sz w:val="32"/>
          <w:rtl/>
        </w:rPr>
        <w:t>'!</w:t>
      </w:r>
    </w:p>
    <w:p w14:paraId="3E4B6DF3" w14:textId="47FBD8A4" w:rsidR="00B433C9" w:rsidRPr="00C35A2C" w:rsidRDefault="00B433C9" w:rsidP="007C50EB">
      <w:pPr>
        <w:pStyle w:val="afff4"/>
        <w:rPr>
          <w:rtl/>
        </w:rPr>
      </w:pPr>
      <w:ins w:id="9948" w:author="מספור קטעי משנה" w:date="2026-10-06T06:45:58Z">
        <w:r>
          <w:rPr>
            <w:rStyle w:val="MisparKeta"/>
          </w:rPr>
          <w:t xml:space="preserve">ב. </w:t>
        </w:r>
      </w:ins>
      <w:bookmarkStart w:id="1038" w:name="_Toc119173086"/>
      <w:bookmarkStart w:id="1039" w:name="_Toc119230181"/>
      <w:r w:rsidRPr="00C35A2C">
        <w:rPr>
          <w:rtl/>
        </w:rPr>
        <w:t xml:space="preserve">הורוה ב"ד להנשא </w:t>
      </w:r>
      <w:r w:rsidR="001F57F9">
        <w:rPr>
          <w:rFonts w:hint="cs"/>
          <w:rtl/>
        </w:rPr>
        <w:t>וקלקלה - חייבת בקרבן.</w:t>
      </w:r>
      <w:r w:rsidRPr="00C35A2C">
        <w:rPr>
          <w:rtl/>
        </w:rPr>
        <w:t>.</w:t>
      </w:r>
      <w:bookmarkEnd w:id="1038"/>
      <w:bookmarkEnd w:id="1039"/>
    </w:p>
    <w:p w14:paraId="399AE43B" w14:textId="7185AE6C" w:rsidR="00B433C9" w:rsidRPr="00C35A2C" w:rsidRDefault="00B433C9" w:rsidP="00B55EDF">
      <w:pPr>
        <w:rPr>
          <w:rtl/>
        </w:rPr>
      </w:pPr>
      <w:r w:rsidRPr="005D60FA">
        <w:rPr>
          <w:rStyle w:val="affff5"/>
          <w:rtl/>
        </w:rPr>
        <w:t>ר</w:t>
      </w:r>
      <w:r w:rsidR="001F57F9">
        <w:rPr>
          <w:rStyle w:val="affff5"/>
          <w:rFonts w:hint="cs"/>
          <w:rtl/>
        </w:rPr>
        <w:t xml:space="preserve">' </w:t>
      </w:r>
      <w:r w:rsidR="004B4A12">
        <w:rPr>
          <w:rStyle w:val="affff5"/>
          <w:rFonts w:hint="cs"/>
          <w:rtl/>
        </w:rPr>
        <w:t>א</w:t>
      </w:r>
      <w:r w:rsidR="001F57F9">
        <w:rPr>
          <w:rStyle w:val="affff5"/>
          <w:rFonts w:hint="cs"/>
          <w:rtl/>
        </w:rPr>
        <w:t>לעזר</w:t>
      </w:r>
      <w:r w:rsidRPr="005D60FA">
        <w:rPr>
          <w:rStyle w:val="affff5"/>
          <w:rtl/>
        </w:rPr>
        <w:t>:</w:t>
      </w:r>
      <w:r w:rsidR="004B4A12">
        <w:rPr>
          <w:rFonts w:ascii="FontbitDavid" w:hAnsi="FontbitDavid"/>
          <w:sz w:val="32"/>
          <w:rtl/>
        </w:rPr>
        <w:t xml:space="preserve"> </w:t>
      </w:r>
      <w:r w:rsidR="004B4A12" w:rsidRPr="00D1637C">
        <w:rPr>
          <w:rFonts w:ascii="FontbitDavid" w:hAnsi="FontbitDavid" w:cs="PFT_Frank"/>
          <w:b/>
          <w:bCs/>
          <w:sz w:val="32"/>
          <w:szCs w:val="14"/>
          <w:rtl/>
        </w:rPr>
        <w:t>זינתה</w:t>
      </w:r>
      <w:r w:rsidR="004B4A12">
        <w:rPr>
          <w:rFonts w:ascii="FontbitDavid" w:hAnsi="FontbitDavid"/>
          <w:sz w:val="32"/>
          <w:rtl/>
        </w:rPr>
        <w:t xml:space="preserve">, </w:t>
      </w:r>
      <w:r w:rsidR="000D2E5F">
        <w:rPr>
          <w:rFonts w:ascii="FontbitDavid" w:hAnsi="FontbitDavid"/>
          <w:sz w:val="32"/>
          <w:rtl/>
        </w:rPr>
        <w:tab/>
      </w:r>
      <w:r w:rsidR="001F57F9">
        <w:rPr>
          <w:rStyle w:val="affff5"/>
          <w:rtl/>
        </w:rPr>
        <w:tab/>
      </w:r>
      <w:r w:rsidR="001F57F9">
        <w:rPr>
          <w:rStyle w:val="affff5"/>
          <w:rtl/>
        </w:rPr>
        <w:tab/>
      </w:r>
      <w:r w:rsidR="001F57F9">
        <w:rPr>
          <w:rStyle w:val="affff5"/>
          <w:rtl/>
        </w:rPr>
        <w:tab/>
      </w:r>
      <w:r w:rsidR="001F57F9">
        <w:rPr>
          <w:rStyle w:val="affff5"/>
          <w:rtl/>
        </w:rPr>
        <w:tab/>
      </w:r>
      <w:r w:rsidR="004B4A12">
        <w:rPr>
          <w:rStyle w:val="affff5"/>
          <w:rFonts w:hint="cs"/>
          <w:rtl/>
        </w:rPr>
        <w:t>רי''ו</w:t>
      </w:r>
      <w:r w:rsidRPr="005D60FA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אלמנה לכהן גדול</w:t>
      </w:r>
      <w:r w:rsidR="001F57F9">
        <w:rPr>
          <w:rFonts w:ascii="FontbitDavid" w:hAnsi="FontbitDavid" w:hint="cs"/>
          <w:sz w:val="32"/>
          <w:rtl/>
        </w:rPr>
        <w:t xml:space="preserve">.. </w:t>
      </w:r>
      <w:r w:rsidR="001F57F9" w:rsidRPr="006039DD">
        <w:rPr>
          <w:rStyle w:val="affff5"/>
          <w:rFonts w:hint="eastAsia"/>
          <w:rtl/>
        </w:rPr>
        <w:t>ו</w:t>
      </w:r>
      <w:r w:rsidR="001F57F9" w:rsidRPr="005D60FA">
        <w:rPr>
          <w:rStyle w:val="affff5"/>
          <w:rFonts w:hint="cs"/>
          <w:rtl/>
        </w:rPr>
        <w:t>ת</w:t>
      </w:r>
      <w:r w:rsidR="001F57F9">
        <w:rPr>
          <w:rStyle w:val="affff5"/>
          <w:rFonts w:hint="cs"/>
          <w:rtl/>
        </w:rPr>
        <w:t>ניא</w:t>
      </w:r>
      <w:r w:rsidR="001F57F9" w:rsidRPr="005D60FA">
        <w:rPr>
          <w:rStyle w:val="affff5"/>
          <w:rFonts w:hint="cs"/>
          <w:rtl/>
        </w:rPr>
        <w:t xml:space="preserve"> </w:t>
      </w:r>
      <w:r w:rsidR="001F57F9">
        <w:rPr>
          <w:rStyle w:val="affff5"/>
          <w:rFonts w:hint="cs"/>
          <w:rtl/>
        </w:rPr>
        <w:t>כו</w:t>
      </w:r>
      <w:r w:rsidR="001F57F9" w:rsidRPr="005D60FA">
        <w:rPr>
          <w:rStyle w:val="affff5"/>
          <w:rFonts w:hint="cs"/>
          <w:rtl/>
        </w:rPr>
        <w:t>ו</w:t>
      </w:r>
      <w:r w:rsidR="001F57F9">
        <w:rPr>
          <w:rStyle w:val="affff5"/>
          <w:rFonts w:hint="cs"/>
          <w:rtl/>
        </w:rPr>
        <w:t>תיה</w:t>
      </w:r>
      <w:r w:rsidR="001F57F9">
        <w:rPr>
          <w:rFonts w:ascii="FontbitDavid" w:hAnsi="FontbitDavid" w:hint="cs"/>
          <w:sz w:val="32"/>
          <w:rtl/>
        </w:rPr>
        <w:t>.</w:t>
      </w:r>
      <w:r w:rsidRPr="00C35A2C">
        <w:rPr>
          <w:rFonts w:ascii="FontbitDavid" w:hAnsi="FontbitDavid"/>
          <w:sz w:val="32"/>
          <w:rtl/>
        </w:rPr>
        <w:t xml:space="preserve"> </w:t>
      </w:r>
    </w:p>
    <w:p w14:paraId="06328F77" w14:textId="4CE565D5" w:rsidR="00B433C9" w:rsidRDefault="001F57F9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והיינו דל</w:t>
      </w:r>
      <w:r w:rsidR="00B433C9" w:rsidRPr="005D60FA">
        <w:rPr>
          <w:rStyle w:val="affff5"/>
          <w:rFonts w:hint="cs"/>
          <w:rtl/>
        </w:rPr>
        <w:t>מ</w:t>
      </w:r>
      <w:r w:rsidR="00B433C9" w:rsidRPr="005D60FA">
        <w:rPr>
          <w:rStyle w:val="affff5"/>
          <w:rtl/>
        </w:rPr>
        <w:t>"</w:t>
      </w:r>
      <w:r w:rsidR="00B433C9" w:rsidRPr="005D60FA">
        <w:rPr>
          <w:rStyle w:val="affff5"/>
          <w:rFonts w:hint="cs"/>
          <w:rtl/>
        </w:rPr>
        <w:t>ד</w:t>
      </w:r>
      <w:r w:rsidR="00B433C9" w:rsidRPr="005D60FA">
        <w:rPr>
          <w:rStyle w:val="affff5"/>
          <w:rtl/>
        </w:rPr>
        <w:t xml:space="preserve"> </w:t>
      </w:r>
      <w:r w:rsidR="00B433C9" w:rsidRPr="006039DD">
        <w:rPr>
          <w:rtl/>
        </w:rPr>
        <w:t>אלמנה לכה</w:t>
      </w:r>
      <w:r w:rsidR="004B4A12" w:rsidRPr="006039DD">
        <w:rPr>
          <w:rtl/>
        </w:rPr>
        <w:t>"ג</w:t>
      </w:r>
      <w:r w:rsidR="00B433C9" w:rsidRPr="006039DD">
        <w:rPr>
          <w:rtl/>
        </w:rPr>
        <w:t xml:space="preserve"> </w:t>
      </w:r>
      <w:r>
        <w:rPr>
          <w:rFonts w:hint="cs"/>
          <w:rtl/>
        </w:rPr>
        <w:t>-</w:t>
      </w:r>
      <w:r w:rsidR="00B433C9" w:rsidRPr="00C35A2C">
        <w:rPr>
          <w:rFonts w:ascii="FontbitDavid" w:hAnsi="FontbitDavid"/>
          <w:sz w:val="32"/>
          <w:rtl/>
        </w:rPr>
        <w:t xml:space="preserve"> זינתה לא, </w:t>
      </w:r>
      <w:r w:rsidR="00B433C9" w:rsidRPr="006039DD">
        <w:rPr>
          <w:rStyle w:val="affff8"/>
          <w:rFonts w:hint="eastAsia"/>
          <w:rtl/>
        </w:rPr>
        <w:t>ד</w:t>
      </w:r>
      <w:r w:rsidR="00B433C9" w:rsidRPr="006039DD">
        <w:rPr>
          <w:rStyle w:val="affff8"/>
          <w:rtl/>
        </w:rPr>
        <w:t>את</w:t>
      </w:r>
      <w:r w:rsidR="00B433C9" w:rsidRPr="006039DD">
        <w:rPr>
          <w:rStyle w:val="affff8"/>
          <w:rFonts w:hint="eastAsia"/>
          <w:rtl/>
        </w:rPr>
        <w:t>ם</w:t>
      </w:r>
      <w:r w:rsidR="00B433C9" w:rsidRPr="006039DD">
        <w:rPr>
          <w:rStyle w:val="affff8"/>
          <w:rtl/>
        </w:rPr>
        <w:t xml:space="preserve"> </w:t>
      </w:r>
      <w:r w:rsidR="00B433C9" w:rsidRPr="006039DD">
        <w:rPr>
          <w:rStyle w:val="affff8"/>
          <w:rFonts w:hint="eastAsia"/>
          <w:rtl/>
        </w:rPr>
        <w:t>עשיתוני</w:t>
      </w:r>
      <w:r w:rsidR="00B433C9" w:rsidRPr="006039DD">
        <w:rPr>
          <w:rStyle w:val="affff8"/>
          <w:rtl/>
        </w:rPr>
        <w:t xml:space="preserve"> </w:t>
      </w:r>
      <w:r w:rsidR="00B433C9" w:rsidRPr="006039DD">
        <w:rPr>
          <w:rStyle w:val="affff8"/>
          <w:rFonts w:hint="eastAsia"/>
          <w:rtl/>
        </w:rPr>
        <w:t>פנויה</w:t>
      </w:r>
      <w:r w:rsidRPr="006039DD">
        <w:rPr>
          <w:rStyle w:val="affff8"/>
          <w:rtl/>
        </w:rPr>
        <w:t>.</w:t>
      </w:r>
    </w:p>
    <w:p w14:paraId="62861FF7" w14:textId="68017E57" w:rsidR="00B433C9" w:rsidRPr="00C35A2C" w:rsidRDefault="001F57F9" w:rsidP="001F57F9">
      <w:pPr>
        <w:rPr>
          <w:rFonts w:ascii="FontbitDavid" w:hAnsi="FontbitDavid"/>
          <w:sz w:val="32"/>
          <w:rtl/>
        </w:rPr>
      </w:pPr>
      <w:r w:rsidRPr="006039DD">
        <w:rPr>
          <w:rStyle w:val="affff5"/>
          <w:rFonts w:hint="eastAsia"/>
          <w:rtl/>
        </w:rPr>
        <w:t>תני</w:t>
      </w:r>
      <w:r>
        <w:rPr>
          <w:rStyle w:val="affff5"/>
          <w:rFonts w:hint="cs"/>
          <w:rtl/>
        </w:rPr>
        <w:t>א</w:t>
      </w:r>
      <w:r>
        <w:rPr>
          <w:rFonts w:ascii="FontbitDavid" w:hAnsi="FontbitDavid" w:hint="cs"/>
          <w:spacing w:val="-4"/>
          <w:sz w:val="32"/>
          <w:rtl/>
        </w:rPr>
        <w:t xml:space="preserve"> </w:t>
      </w:r>
      <w:r w:rsidR="00B433C9" w:rsidRPr="005D60FA">
        <w:rPr>
          <w:rStyle w:val="affff5"/>
          <w:rFonts w:hint="cs"/>
          <w:rtl/>
        </w:rPr>
        <w:t>לר</w:t>
      </w:r>
      <w:r w:rsidR="00B433C9" w:rsidRPr="005D60FA">
        <w:rPr>
          <w:rStyle w:val="affff5"/>
          <w:rtl/>
        </w:rPr>
        <w:t>"</w:t>
      </w:r>
      <w:r w:rsidR="00B433C9" w:rsidRPr="005D60FA">
        <w:rPr>
          <w:rStyle w:val="affff5"/>
          <w:rFonts w:hint="cs"/>
          <w:rtl/>
        </w:rPr>
        <w:t>א</w:t>
      </w:r>
      <w:r w:rsidR="005D60FA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חייבת על כל ביאה, </w:t>
      </w:r>
      <w:r w:rsidR="007C50EB">
        <w:rPr>
          <w:rFonts w:ascii="FontbitDavid" w:hAnsi="FontbitDavid"/>
          <w:sz w:val="32"/>
          <w:rtl/>
        </w:rPr>
        <w:tab/>
      </w:r>
      <w:r w:rsidR="00B433C9" w:rsidRPr="005D60FA">
        <w:rPr>
          <w:rStyle w:val="affff5"/>
          <w:rtl/>
        </w:rPr>
        <w:t>וחכ</w:t>
      </w:r>
      <w:r>
        <w:rPr>
          <w:rStyle w:val="affff5"/>
          <w:rFonts w:hint="cs"/>
          <w:rtl/>
        </w:rPr>
        <w:t>מים</w:t>
      </w:r>
      <w:r w:rsidR="00B433C9" w:rsidRPr="005D60FA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קרבן אחד על הכל</w:t>
      </w:r>
      <w:r>
        <w:rPr>
          <w:rFonts w:ascii="FontbitDavid" w:hAnsi="FontbitDavid" w:hint="cs"/>
          <w:sz w:val="32"/>
          <w:rtl/>
        </w:rPr>
        <w:t>.</w:t>
      </w:r>
    </w:p>
    <w:p w14:paraId="4B642997" w14:textId="77777777" w:rsidR="008E5DE4" w:rsidRDefault="00B433C9" w:rsidP="008E5DE4">
      <w:pPr>
        <w:rPr>
          <w:rtl/>
        </w:rPr>
      </w:pPr>
      <w:r w:rsidRPr="00262A77">
        <w:rPr>
          <w:rStyle w:val="affff5"/>
          <w:spacing w:val="-6"/>
          <w:rtl/>
        </w:rPr>
        <w:t>ומודים</w:t>
      </w:r>
      <w:r w:rsidR="005D39F1">
        <w:rPr>
          <w:rStyle w:val="affff5"/>
          <w:rFonts w:hint="cs"/>
          <w:spacing w:val="-6"/>
          <w:rtl/>
        </w:rPr>
        <w:t xml:space="preserve"> לר"א:</w:t>
      </w:r>
      <w:r w:rsidRPr="00262A77">
        <w:rPr>
          <w:rStyle w:val="affff5"/>
          <w:spacing w:val="-6"/>
          <w:rtl/>
        </w:rPr>
        <w:t xml:space="preserve"> </w:t>
      </w:r>
      <w:r w:rsidR="001F57F9">
        <w:rPr>
          <w:rFonts w:hint="cs"/>
          <w:rtl/>
        </w:rPr>
        <w:t>ב</w:t>
      </w:r>
      <w:r w:rsidRPr="00262A77">
        <w:rPr>
          <w:rtl/>
        </w:rPr>
        <w:t>נשאת לחמשה, הואיל וגופין מוחלקין.</w:t>
      </w:r>
    </w:p>
    <w:p w14:paraId="6464B107" w14:textId="42D6F43A" w:rsidR="00B433C9" w:rsidRPr="00C35A2C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59DC849F" w14:textId="5735C8AE" w:rsidR="001F57F9" w:rsidRDefault="00B433C9" w:rsidP="00D96492">
      <w:pPr>
        <w:pStyle w:val="affffb"/>
        <w:rPr>
          <w:rtl/>
        </w:rPr>
      </w:pPr>
      <w:ins w:id="9949" w:author="מספור קטעי משנה" w:date="2026-10-06T06:45:58Z">
        <w:r>
          <w:rPr>
            <w:rStyle w:val="MisparKeta"/>
          </w:rPr>
          <w:t xml:space="preserve">ג. </w:t>
        </w:r>
      </w:ins>
      <w:bookmarkStart w:id="1040" w:name="_Toc119173087"/>
      <w:bookmarkStart w:id="1041" w:name="_Toc119230182"/>
      <w:r w:rsidRPr="00C35A2C">
        <w:rPr>
          <w:rtl/>
        </w:rPr>
        <w:t xml:space="preserve">האשה </w:t>
      </w:r>
      <w:r w:rsidR="004B4A12">
        <w:rPr>
          <w:rtl/>
        </w:rPr>
        <w:t>שהלך בעלה ובנה למדינת הים</w:t>
      </w:r>
      <w:r w:rsidR="001F57F9">
        <w:rPr>
          <w:rFonts w:hint="cs"/>
          <w:rtl/>
        </w:rPr>
        <w:t>:</w:t>
      </w:r>
      <w:bookmarkEnd w:id="1040"/>
      <w:bookmarkEnd w:id="1041"/>
    </w:p>
    <w:p>
      <w:pPr>
        <w:pStyle w:val="MishnaBatzad"/>
        <w:rPr>
          <w:ins w:id="20549" w:author="קלוד" w:date="2026-10-06T10:10:48Z"/>
        </w:rPr>
      </w:pPr>
      <w:ins w:id="20548" w:author="קלוד" w:date="2026-10-06T10:10:48Z">
        <w:r>
          <w:t xml:space="preserve">משנה ג</w:t>
        </w:r>
      </w:ins>
    </w:p>
    <w:p w14:paraId="01DF3DB9" w14:textId="77777777" w:rsidR="00D96492" w:rsidRDefault="0039383D" w:rsidP="001F57F9">
      <w:pPr>
        <w:pStyle w:val="affc"/>
        <w:rPr>
          <w:rtl/>
        </w:rPr>
      </w:pPr>
      <w:del w:id="41018" w:author="Claude" w:date="2026-10-07T09:24:50Z">
        <w:r>
          <w:rPr>
            <w:rStyle w:val="affffa"/>
            <w:rFonts w:hint="eastAsia"/>
            <w:rtl/>
          </w:rPr>
          <w:delText xml:space="preserve">א</w:delText>
        </w:r>
      </w:del>
      <w:del w:id="41019" w:author="Claude" w:date="2026-10-07T09:24:50Z">
        <w:r>
          <w:rPr>
            <w:rStyle w:val="affffa"/>
            <w:rtl/>
          </w:rPr>
          <w:delText xml:space="preserve">.</w:delText>
        </w:r>
      </w:del>
      <w:del w:id="41020" w:author="Claude" w:date="2026-10-07T09:24:50Z">
        <w:r>
          <w:rPr>
            <w:rFonts w:hint="cs"/>
            <w:rtl/>
          </w:rPr>
          <w:delText xml:space="preserve"> </w:delText>
        </w:r>
      </w:del>
      <w:r w:rsidR="004B4A12">
        <w:rPr>
          <w:rtl/>
        </w:rPr>
        <w:t>א</w:t>
      </w:r>
      <w:r w:rsidR="001F57F9">
        <w:rPr>
          <w:rFonts w:hint="cs"/>
          <w:rtl/>
        </w:rPr>
        <w:t>"</w:t>
      </w:r>
      <w:r w:rsidR="004B4A12">
        <w:rPr>
          <w:rtl/>
        </w:rPr>
        <w:t xml:space="preserve">ל </w:t>
      </w:r>
      <w:r w:rsidR="001F57F9">
        <w:rPr>
          <w:rFonts w:hint="cs"/>
          <w:rtl/>
        </w:rPr>
        <w:t>'</w:t>
      </w:r>
      <w:r w:rsidR="004B4A12">
        <w:rPr>
          <w:rtl/>
        </w:rPr>
        <w:t>מת בעל</w:t>
      </w:r>
      <w:r w:rsidR="00B433C9" w:rsidRPr="00C35A2C">
        <w:rPr>
          <w:rtl/>
        </w:rPr>
        <w:t>ך ואח"כ בנך</w:t>
      </w:r>
      <w:r w:rsidR="001F57F9">
        <w:rPr>
          <w:rFonts w:hint="cs"/>
          <w:rtl/>
        </w:rPr>
        <w:t>'</w:t>
      </w:r>
      <w:r w:rsidR="00B433C9" w:rsidRPr="00C35A2C">
        <w:rPr>
          <w:rtl/>
        </w:rPr>
        <w:t xml:space="preserve"> ונשאת,</w:t>
      </w:r>
      <w:r w:rsidR="000D2E5F">
        <w:rPr>
          <w:rFonts w:hint="cs"/>
          <w:rtl/>
        </w:rPr>
        <w:tab/>
      </w:r>
      <w:r w:rsidR="00C74AAA">
        <w:rPr>
          <w:rtl/>
        </w:rPr>
        <w:t>ואח"כ</w:t>
      </w:r>
      <w:r w:rsidR="00B433C9" w:rsidRPr="00C35A2C">
        <w:rPr>
          <w:rtl/>
        </w:rPr>
        <w:t xml:space="preserve"> א</w:t>
      </w:r>
      <w:r w:rsidR="001F57F9">
        <w:rPr>
          <w:rFonts w:hint="cs"/>
          <w:rtl/>
        </w:rPr>
        <w:t>"</w:t>
      </w:r>
      <w:r w:rsidR="00B433C9" w:rsidRPr="00C35A2C">
        <w:rPr>
          <w:rtl/>
        </w:rPr>
        <w:t xml:space="preserve">ל </w:t>
      </w:r>
      <w:r w:rsidR="001F57F9">
        <w:rPr>
          <w:rFonts w:hint="cs"/>
          <w:rtl/>
        </w:rPr>
        <w:t>'ל</w:t>
      </w:r>
      <w:r w:rsidR="00B433C9" w:rsidRPr="00C35A2C">
        <w:rPr>
          <w:rtl/>
        </w:rPr>
        <w:t>ה</w:t>
      </w:r>
      <w:r w:rsidR="001F57F9">
        <w:rPr>
          <w:rFonts w:hint="cs"/>
          <w:rtl/>
        </w:rPr>
        <w:t xml:space="preserve">יפך' </w:t>
      </w:r>
    </w:p>
    <w:p w14:paraId="2C8993B1" w14:textId="711A0B3B" w:rsidR="00B433C9" w:rsidRPr="00C35A2C" w:rsidRDefault="00D96492" w:rsidP="00D96492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 w:rsidR="00B433C9" w:rsidRPr="00C35A2C">
        <w:rPr>
          <w:rtl/>
        </w:rPr>
        <w:t>-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>תצא, והולד ראשון ואחרון ממזר.</w:t>
      </w:r>
    </w:p>
    <w:p w14:paraId="1E10562A" w14:textId="77777777" w:rsidR="00D96492" w:rsidRDefault="0039383D" w:rsidP="007C50EB">
      <w:pPr>
        <w:pStyle w:val="affc"/>
        <w:rPr>
          <w:rtl/>
        </w:rPr>
      </w:pPr>
      <w:del w:id="41021" w:author="Claude" w:date="2026-10-07T09:24:50Z">
        <w:r>
          <w:rPr>
            <w:rStyle w:val="affffa"/>
            <w:rFonts w:hint="eastAsia"/>
            <w:rtl/>
          </w:rPr>
          <w:delText xml:space="preserve">ב</w:delText>
        </w:r>
      </w:del>
      <w:del w:id="41022" w:author="Claude" w:date="2026-10-07T09:24:50Z">
        <w:r>
          <w:rPr>
            <w:rStyle w:val="affffa"/>
            <w:rtl/>
          </w:rPr>
          <w:delText xml:space="preserve">.</w:delText>
        </w:r>
      </w:del>
      <w:del w:id="41023" w:author="Claude" w:date="2026-10-07T09:24:50Z">
        <w:r>
          <w:rPr>
            <w:rFonts w:hint="cs"/>
            <w:rtl/>
          </w:rPr>
          <w:delText xml:space="preserve"> </w:delText>
        </w:r>
      </w:del>
      <w:r w:rsidR="001F57F9">
        <w:rPr>
          <w:rFonts w:hint="cs"/>
          <w:rtl/>
        </w:rPr>
        <w:t>'</w:t>
      </w:r>
      <w:r w:rsidR="00B433C9" w:rsidRPr="00C35A2C">
        <w:rPr>
          <w:rtl/>
        </w:rPr>
        <w:t>מת בנך ואח"כ בעלך</w:t>
      </w:r>
      <w:r w:rsidR="001F57F9">
        <w:rPr>
          <w:rFonts w:hint="cs"/>
          <w:rtl/>
        </w:rPr>
        <w:t>'</w:t>
      </w:r>
      <w:r w:rsidR="00B433C9" w:rsidRPr="00C35A2C">
        <w:rPr>
          <w:rtl/>
        </w:rPr>
        <w:t xml:space="preserve"> ונתייבמה, ואח"כ </w:t>
      </w:r>
      <w:r w:rsidR="001F57F9">
        <w:rPr>
          <w:rFonts w:hint="cs"/>
          <w:rtl/>
        </w:rPr>
        <w:t xml:space="preserve">'להיפך' </w:t>
      </w:r>
    </w:p>
    <w:p w14:paraId="05319884" w14:textId="010CF7A2" w:rsidR="00B433C9" w:rsidRPr="00C35A2C" w:rsidRDefault="00D96492" w:rsidP="00D96492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 w:rsidR="001F57F9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>תצא, והולד ראשון ואחרון ממזר.</w:t>
      </w:r>
    </w:p>
    <w:p w14:paraId="4FFA12B3" w14:textId="77777777" w:rsidR="00D96492" w:rsidRDefault="0039383D" w:rsidP="007C50EB">
      <w:pPr>
        <w:pStyle w:val="affc"/>
        <w:rPr>
          <w:rtl/>
        </w:rPr>
      </w:pPr>
      <w:del w:id="41024" w:author="Claude" w:date="2026-10-07T09:24:50Z">
        <w:r>
          <w:rPr>
            <w:rStyle w:val="affffa"/>
            <w:rFonts w:hint="eastAsia"/>
            <w:rtl/>
          </w:rPr>
          <w:delText xml:space="preserve">ג</w:delText>
        </w:r>
      </w:del>
      <w:del w:id="41025" w:author="Claude" w:date="2026-10-07T09:24:50Z">
        <w:r>
          <w:rPr>
            <w:rStyle w:val="affffa"/>
            <w:rtl/>
          </w:rPr>
          <w:delText xml:space="preserve">.</w:delText>
        </w:r>
      </w:del>
      <w:del w:id="41026" w:author="Claude" w:date="2026-10-07T09:24:50Z">
        <w:r>
          <w:rPr>
            <w:rFonts w:hint="cs"/>
            <w:rtl/>
          </w:rPr>
          <w:delText xml:space="preserve"> </w:delText>
        </w:r>
      </w:del>
      <w:r w:rsidR="001F57F9">
        <w:rPr>
          <w:rFonts w:hint="cs"/>
          <w:rtl/>
        </w:rPr>
        <w:t>'</w:t>
      </w:r>
      <w:r w:rsidR="00B433C9" w:rsidRPr="00C35A2C">
        <w:rPr>
          <w:rtl/>
        </w:rPr>
        <w:t>מת בעליך</w:t>
      </w:r>
      <w:r w:rsidR="001F57F9">
        <w:rPr>
          <w:rFonts w:hint="cs"/>
          <w:rtl/>
        </w:rPr>
        <w:t>'</w:t>
      </w:r>
      <w:r w:rsidR="00B433C9" w:rsidRPr="00C35A2C">
        <w:rPr>
          <w:rtl/>
        </w:rPr>
        <w:t xml:space="preserve"> וניסת, ואח"כ </w:t>
      </w:r>
      <w:r w:rsidR="001F57F9">
        <w:rPr>
          <w:rFonts w:hint="cs"/>
          <w:rtl/>
        </w:rPr>
        <w:t>'</w:t>
      </w:r>
      <w:r w:rsidR="00B433C9" w:rsidRPr="00C35A2C">
        <w:rPr>
          <w:rtl/>
        </w:rPr>
        <w:t>קיים היה ומת</w:t>
      </w:r>
      <w:r w:rsidR="001F57F9">
        <w:rPr>
          <w:rFonts w:hint="cs"/>
          <w:rtl/>
        </w:rPr>
        <w:t xml:space="preserve">' </w:t>
      </w:r>
    </w:p>
    <w:p w14:paraId="60B91B9D" w14:textId="2BD20202" w:rsidR="00B433C9" w:rsidRPr="00C35A2C" w:rsidRDefault="00D96492" w:rsidP="00D96492">
      <w:pPr>
        <w:pStyle w:val="affc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 w:rsidR="001F57F9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>תצא, והולד ראשון ממזר, ואחרון אינו ממזר.</w:t>
      </w:r>
    </w:p>
    <w:p w14:paraId="5D84A15D" w14:textId="0D8C1511" w:rsidR="001F57F9" w:rsidRDefault="0039383D" w:rsidP="001F57F9">
      <w:pPr>
        <w:pStyle w:val="affc"/>
        <w:rPr>
          <w:rtl/>
        </w:rPr>
      </w:pPr>
      <w:del w:id="41027" w:author="Claude" w:date="2026-10-07T09:24:50Z">
        <w:r>
          <w:rPr>
            <w:rStyle w:val="affffa"/>
            <w:rFonts w:hint="eastAsia"/>
            <w:rtl/>
          </w:rPr>
          <w:delText xml:space="preserve">ד</w:delText>
        </w:r>
      </w:del>
      <w:del w:id="41028" w:author="Claude" w:date="2026-10-07T09:24:50Z">
        <w:r>
          <w:rPr>
            <w:rStyle w:val="affffa"/>
            <w:rtl/>
          </w:rPr>
          <w:delText xml:space="preserve">.</w:delText>
        </w:r>
      </w:del>
      <w:del w:id="41029" w:author="Claude" w:date="2026-10-07T09:24:50Z">
        <w:r>
          <w:rPr>
            <w:rtl/>
          </w:rPr>
          <w:delText xml:space="preserve"> </w:delText>
        </w:r>
      </w:del>
      <w:r w:rsidR="001F57F9">
        <w:rPr>
          <w:rFonts w:hint="cs"/>
          <w:rtl/>
        </w:rPr>
        <w:t>'</w:t>
      </w:r>
      <w:r w:rsidR="00B433C9" w:rsidRPr="00C35A2C">
        <w:rPr>
          <w:rtl/>
        </w:rPr>
        <w:t>מת בעלך</w:t>
      </w:r>
      <w:r w:rsidR="001F57F9">
        <w:rPr>
          <w:rFonts w:hint="cs"/>
          <w:rtl/>
        </w:rPr>
        <w:t>'</w:t>
      </w:r>
      <w:r w:rsidR="00B433C9" w:rsidRPr="00C35A2C">
        <w:rPr>
          <w:rtl/>
        </w:rPr>
        <w:t xml:space="preserve"> ונתקדשה, </w:t>
      </w:r>
      <w:r w:rsidR="00C74AAA">
        <w:rPr>
          <w:rtl/>
        </w:rPr>
        <w:t>ואח"כ</w:t>
      </w:r>
      <w:r w:rsidR="004B4A12">
        <w:rPr>
          <w:rtl/>
        </w:rPr>
        <w:t xml:space="preserve"> בא </w:t>
      </w:r>
      <w:r w:rsidR="001F57F9">
        <w:rPr>
          <w:rFonts w:hint="cs"/>
          <w:rtl/>
        </w:rPr>
        <w:t xml:space="preserve">- </w:t>
      </w:r>
      <w:r w:rsidR="00B433C9" w:rsidRPr="00C35A2C">
        <w:rPr>
          <w:rtl/>
        </w:rPr>
        <w:t>מותרת לחזור</w:t>
      </w:r>
      <w:r w:rsidR="001F57F9">
        <w:rPr>
          <w:rFonts w:hint="cs"/>
          <w:rtl/>
        </w:rPr>
        <w:t xml:space="preserve"> לו</w:t>
      </w:r>
      <w:r w:rsidR="00B433C9" w:rsidRPr="00C35A2C">
        <w:rPr>
          <w:rtl/>
        </w:rPr>
        <w:t>,</w:t>
      </w:r>
    </w:p>
    <w:p w14:paraId="2173C1CD" w14:textId="6552DC68" w:rsidR="00B433C9" w:rsidRPr="00177A98" w:rsidRDefault="00B433C9" w:rsidP="001F57F9">
      <w:pPr>
        <w:pStyle w:val="affc"/>
        <w:rPr>
          <w:spacing w:val="6"/>
          <w:rtl/>
        </w:rPr>
      </w:pPr>
      <w:r w:rsidRPr="00C35A2C">
        <w:rPr>
          <w:rtl/>
        </w:rPr>
        <w:t xml:space="preserve">נתן </w:t>
      </w:r>
      <w:r w:rsidR="001F57F9">
        <w:rPr>
          <w:rFonts w:hint="cs"/>
          <w:rtl/>
        </w:rPr>
        <w:t>ה</w:t>
      </w:r>
      <w:r w:rsidRPr="00C35A2C">
        <w:rPr>
          <w:rtl/>
        </w:rPr>
        <w:t>אחרון גט - לא פסלה מהכהונה</w:t>
      </w:r>
      <w:r w:rsidR="001F57F9">
        <w:rPr>
          <w:rFonts w:hint="cs"/>
          <w:rtl/>
        </w:rPr>
        <w:t xml:space="preserve">, </w:t>
      </w:r>
      <w:r w:rsidR="001F57F9" w:rsidRPr="006039DD">
        <w:rPr>
          <w:rStyle w:val="affff1"/>
          <w:rFonts w:hint="eastAsia"/>
          <w:rtl/>
        </w:rPr>
        <w:t>ד</w:t>
      </w:r>
      <w:r w:rsidR="001F57F9" w:rsidRPr="006039DD">
        <w:rPr>
          <w:rStyle w:val="affff1"/>
          <w:rtl/>
        </w:rPr>
        <w:t>'</w:t>
      </w:r>
      <w:r w:rsidRPr="004B4A12">
        <w:rPr>
          <w:rStyle w:val="affff1"/>
          <w:rtl/>
        </w:rPr>
        <w:t xml:space="preserve">ואשה גרושה </w:t>
      </w:r>
      <w:r w:rsidRPr="006039DD">
        <w:rPr>
          <w:rStyle w:val="affff1"/>
          <w:b/>
          <w:bCs/>
          <w:rtl/>
        </w:rPr>
        <w:t>מאישה</w:t>
      </w:r>
      <w:r w:rsidR="001F57F9">
        <w:rPr>
          <w:rStyle w:val="affff1"/>
          <w:rFonts w:hint="cs"/>
          <w:rtl/>
        </w:rPr>
        <w:t>'</w:t>
      </w:r>
      <w:r w:rsidR="001F57F9">
        <w:rPr>
          <w:rFonts w:hint="cs"/>
          <w:spacing w:val="6"/>
          <w:rtl/>
        </w:rPr>
        <w:t>.</w:t>
      </w:r>
    </w:p>
    <w:p w14:paraId="416442DB" w14:textId="62B3B0B2" w:rsidR="00097E59" w:rsidRPr="0039383D" w:rsidRDefault="008D7F53" w:rsidP="0039383D">
      <w:pPr>
        <w:rPr>
          <w:rtl/>
        </w:rPr>
      </w:pPr>
      <w:r>
        <w:rPr>
          <w:rFonts w:hint="cs"/>
          <w:rtl/>
        </w:rPr>
        <w:lastRenderedPageBreak/>
        <w:t>'</w:t>
      </w:r>
      <w:r w:rsidR="00B433C9" w:rsidRPr="006039DD">
        <w:rPr>
          <w:rFonts w:hint="eastAsia"/>
          <w:b/>
          <w:rtl/>
        </w:rPr>
        <w:t>ראשון</w:t>
      </w:r>
      <w:r>
        <w:rPr>
          <w:rFonts w:hint="cs"/>
          <w:rtl/>
        </w:rPr>
        <w:t>'</w:t>
      </w:r>
      <w:r w:rsidR="00B433C9" w:rsidRPr="0039383D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B433C9" w:rsidRPr="0039383D">
        <w:rPr>
          <w:rFonts w:hint="cs"/>
          <w:rtl/>
        </w:rPr>
        <w:t xml:space="preserve">לפני שמועה, </w:t>
      </w:r>
      <w:r w:rsidR="00B433C9" w:rsidRPr="006039DD">
        <w:rPr>
          <w:rFonts w:hint="eastAsia"/>
          <w:rtl/>
        </w:rPr>
        <w:t>ו</w:t>
      </w:r>
      <w:r>
        <w:rPr>
          <w:rFonts w:hint="cs"/>
          <w:rtl/>
        </w:rPr>
        <w:t>'</w:t>
      </w:r>
      <w:r w:rsidR="00B433C9" w:rsidRPr="006039DD">
        <w:rPr>
          <w:rFonts w:hint="eastAsia"/>
          <w:b/>
          <w:rtl/>
        </w:rPr>
        <w:t>אחרון</w:t>
      </w:r>
      <w:r>
        <w:rPr>
          <w:rFonts w:hint="cs"/>
          <w:rtl/>
        </w:rPr>
        <w:t>'</w:t>
      </w:r>
      <w:r w:rsidR="00B433C9" w:rsidRPr="0039383D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B433C9" w:rsidRPr="0039383D">
        <w:rPr>
          <w:rtl/>
        </w:rPr>
        <w:t xml:space="preserve">לאחר שמועה, </w:t>
      </w:r>
    </w:p>
    <w:p w14:paraId="09CF8803" w14:textId="00A23A88" w:rsidR="004B4A12" w:rsidRPr="00262A77" w:rsidRDefault="00B433C9" w:rsidP="00B55EDF">
      <w:pPr>
        <w:rPr>
          <w:spacing w:val="-4"/>
          <w:rtl/>
        </w:rPr>
      </w:pPr>
      <w:r w:rsidRPr="006039DD">
        <w:rPr>
          <w:rStyle w:val="affff5"/>
          <w:rFonts w:hint="eastAsia"/>
          <w:rtl/>
        </w:rPr>
        <w:t>ולא</w:t>
      </w:r>
      <w:r w:rsidR="008D7F53" w:rsidRPr="006039DD">
        <w:rPr>
          <w:rStyle w:val="affff5"/>
          <w:rtl/>
        </w:rPr>
        <w:t xml:space="preserve"> בקיצור:</w:t>
      </w:r>
      <w:r w:rsidRPr="00262A77">
        <w:rPr>
          <w:rFonts w:hint="cs"/>
          <w:spacing w:val="-4"/>
          <w:rtl/>
        </w:rPr>
        <w:t xml:space="preserve"> </w:t>
      </w:r>
      <w:r w:rsidR="008D7F53">
        <w:rPr>
          <w:rFonts w:hint="cs"/>
          <w:spacing w:val="-4"/>
          <w:rtl/>
        </w:rPr>
        <w:t>'</w:t>
      </w:r>
      <w:r w:rsidRPr="00262A77">
        <w:rPr>
          <w:rFonts w:hint="cs"/>
          <w:spacing w:val="-4"/>
          <w:rtl/>
        </w:rPr>
        <w:t>ולד ממזר</w:t>
      </w:r>
      <w:r w:rsidR="008D7F53">
        <w:rPr>
          <w:rFonts w:hint="cs"/>
          <w:spacing w:val="-4"/>
          <w:rtl/>
        </w:rPr>
        <w:t>'</w:t>
      </w:r>
      <w:r w:rsidRPr="00262A77">
        <w:rPr>
          <w:rFonts w:hint="cs"/>
          <w:spacing w:val="-4"/>
          <w:rtl/>
        </w:rPr>
        <w:t xml:space="preserve"> </w:t>
      </w:r>
      <w:r w:rsidR="008D7F53">
        <w:rPr>
          <w:rStyle w:val="affff5"/>
          <w:rFonts w:hint="cs"/>
          <w:spacing w:val="-4"/>
          <w:rtl/>
        </w:rPr>
        <w:t>אגב</w:t>
      </w:r>
      <w:r w:rsidRPr="00262A77">
        <w:rPr>
          <w:rStyle w:val="affff5"/>
          <w:rFonts w:hint="cs"/>
          <w:spacing w:val="-4"/>
          <w:rtl/>
        </w:rPr>
        <w:t xml:space="preserve"> סיפא:</w:t>
      </w:r>
      <w:r w:rsidR="00097E59" w:rsidRPr="00262A77">
        <w:rPr>
          <w:spacing w:val="-4"/>
          <w:rtl/>
        </w:rPr>
        <w:t xml:space="preserve"> </w:t>
      </w:r>
      <w:r w:rsidR="008D7F53">
        <w:rPr>
          <w:rFonts w:hint="cs"/>
          <w:spacing w:val="-4"/>
          <w:rtl/>
        </w:rPr>
        <w:t>ד</w:t>
      </w:r>
      <w:r w:rsidRPr="00262A77">
        <w:rPr>
          <w:spacing w:val="-4"/>
          <w:rtl/>
        </w:rPr>
        <w:t>קיים היה ומת</w:t>
      </w:r>
      <w:r w:rsidR="008D7F53">
        <w:rPr>
          <w:rFonts w:hint="cs"/>
          <w:spacing w:val="-4"/>
          <w:rtl/>
        </w:rPr>
        <w:t>..</w:t>
      </w:r>
      <w:r w:rsidRPr="00262A77">
        <w:rPr>
          <w:spacing w:val="-4"/>
          <w:rtl/>
        </w:rPr>
        <w:t xml:space="preserve"> </w:t>
      </w:r>
    </w:p>
    <w:p w14:paraId="4C9CE2CD" w14:textId="218025FA" w:rsidR="005D500F" w:rsidRDefault="005D500F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>משנתינו</w:t>
      </w:r>
      <w:r w:rsidR="00B433C9" w:rsidRPr="005D60FA">
        <w:rPr>
          <w:rStyle w:val="affff5"/>
          <w:rtl/>
        </w:rPr>
        <w:t xml:space="preserve"> ר"ע:</w:t>
      </w:r>
      <w:r w:rsidR="00B433C9" w:rsidRPr="00C35A2C">
        <w:rPr>
          <w:rFonts w:ascii="FontbitDavid" w:hAnsi="FontbitDavid"/>
          <w:sz w:val="32"/>
          <w:rtl/>
        </w:rPr>
        <w:t xml:space="preserve"> אין קדושין בחייבי לאוין</w:t>
      </w:r>
      <w:r w:rsidR="00B433C9" w:rsidRPr="005D60FA">
        <w:rPr>
          <w:rStyle w:val="affff5"/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Pr="006039DD">
        <w:rPr>
          <w:rStyle w:val="affff8"/>
          <w:rFonts w:hint="eastAsia"/>
          <w:rtl/>
        </w:rPr>
        <w:t>אף</w:t>
      </w:r>
      <w:r w:rsidRPr="006039DD">
        <w:rPr>
          <w:rStyle w:val="affff8"/>
          <w:rtl/>
        </w:rPr>
        <w:t xml:space="preserve"> </w:t>
      </w:r>
      <w:r w:rsidRPr="006039DD">
        <w:rPr>
          <w:rStyle w:val="affff8"/>
          <w:rFonts w:hint="eastAsia"/>
          <w:rtl/>
        </w:rPr>
        <w:t>לא</w:t>
      </w:r>
      <w:r w:rsidRPr="006039DD">
        <w:rPr>
          <w:rStyle w:val="affff8"/>
          <w:rtl/>
        </w:rPr>
        <w:t xml:space="preserve"> </w:t>
      </w:r>
      <w:r w:rsidRPr="006039DD">
        <w:rPr>
          <w:rStyle w:val="affff8"/>
          <w:rFonts w:hint="eastAsia"/>
          <w:rtl/>
        </w:rPr>
        <w:t>ד</w:t>
      </w:r>
      <w:r>
        <w:rPr>
          <w:rStyle w:val="affff8"/>
          <w:rFonts w:hint="cs"/>
          <w:rtl/>
        </w:rPr>
        <w:t>'</w:t>
      </w:r>
      <w:r w:rsidRPr="006039DD">
        <w:rPr>
          <w:rStyle w:val="affff8"/>
          <w:rFonts w:hint="eastAsia"/>
          <w:b/>
          <w:rtl/>
        </w:rPr>
        <w:t>שאר</w:t>
      </w:r>
      <w:r w:rsidRPr="006039DD">
        <w:rPr>
          <w:rStyle w:val="affff8"/>
          <w:rtl/>
        </w:rPr>
        <w:t>'</w:t>
      </w:r>
      <w:r w:rsidR="00774254" w:rsidRPr="006039DD">
        <w:rPr>
          <w:rStyle w:val="affff8"/>
          <w:rtl/>
        </w:rPr>
        <w:t xml:space="preserve">, </w:t>
      </w:r>
      <w:r w:rsidR="00774254" w:rsidRPr="006039DD">
        <w:rPr>
          <w:rStyle w:val="affff8"/>
          <w:rFonts w:hint="eastAsia"/>
          <w:rtl/>
        </w:rPr>
        <w:t>ולכן</w:t>
      </w:r>
      <w:r w:rsidR="00774254" w:rsidRPr="006039DD">
        <w:rPr>
          <w:rStyle w:val="affff8"/>
          <w:rtl/>
        </w:rPr>
        <w:t xml:space="preserve"> </w:t>
      </w:r>
      <w:r w:rsidR="00774254" w:rsidRPr="006039DD">
        <w:rPr>
          <w:rStyle w:val="affff8"/>
          <w:rFonts w:hint="eastAsia"/>
          <w:rtl/>
        </w:rPr>
        <w:t>ממזר</w:t>
      </w:r>
      <w:r w:rsidR="00774254" w:rsidRPr="006039DD">
        <w:rPr>
          <w:rStyle w:val="affff8"/>
          <w:rtl/>
        </w:rPr>
        <w:t>.</w:t>
      </w:r>
    </w:p>
    <w:p w14:paraId="00B9F387" w14:textId="4B608329" w:rsidR="00B433C9" w:rsidRPr="00EA6942" w:rsidRDefault="00B433C9" w:rsidP="005D500F">
      <w:pPr>
        <w:rPr>
          <w:rFonts w:ascii="FontbitDavid" w:hAnsi="FontbitDavid"/>
          <w:spacing w:val="-4"/>
          <w:sz w:val="32"/>
          <w:rtl/>
        </w:rPr>
      </w:pPr>
      <w:r w:rsidRPr="005D60FA">
        <w:rPr>
          <w:rStyle w:val="affff5"/>
          <w:rtl/>
        </w:rPr>
        <w:t xml:space="preserve">אבל </w:t>
      </w:r>
      <w:r w:rsidR="005D500F">
        <w:rPr>
          <w:rStyle w:val="affff5"/>
          <w:rFonts w:hint="cs"/>
          <w:rtl/>
        </w:rPr>
        <w:t>ל</w:t>
      </w:r>
      <w:r w:rsidRPr="005D60FA">
        <w:rPr>
          <w:rStyle w:val="affff5"/>
          <w:rtl/>
        </w:rPr>
        <w:t>חכ</w:t>
      </w:r>
      <w:r w:rsidR="005D500F">
        <w:rPr>
          <w:rStyle w:val="affff5"/>
          <w:rFonts w:hint="cs"/>
          <w:rtl/>
        </w:rPr>
        <w:t>מים</w:t>
      </w:r>
      <w:r w:rsidRPr="005D60FA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אין ממזר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מיבמה</w:t>
      </w:r>
      <w:r w:rsidR="005D500F">
        <w:rPr>
          <w:rFonts w:hint="cs"/>
          <w:rtl/>
        </w:rPr>
        <w:t xml:space="preserve">, </w:t>
      </w:r>
      <w:r w:rsidR="005D500F">
        <w:rPr>
          <w:rStyle w:val="affff5"/>
          <w:rFonts w:hint="cs"/>
          <w:rtl/>
        </w:rPr>
        <w:t>ד</w:t>
      </w:r>
      <w:r w:rsidRPr="005D500F">
        <w:rPr>
          <w:rStyle w:val="affff5"/>
          <w:rFonts w:hint="cs"/>
          <w:rtl/>
        </w:rPr>
        <w:t>ס</w:t>
      </w:r>
      <w:r w:rsidR="005D500F" w:rsidRPr="005D500F">
        <w:rPr>
          <w:rStyle w:val="affff5"/>
          <w:rFonts w:hint="cs"/>
          <w:rtl/>
        </w:rPr>
        <w:t>"</w:t>
      </w:r>
      <w:r w:rsidRPr="005D500F">
        <w:rPr>
          <w:rStyle w:val="affff5"/>
          <w:rFonts w:hint="cs"/>
          <w:rtl/>
        </w:rPr>
        <w:t>ל</w:t>
      </w:r>
      <w:r w:rsidR="005D500F" w:rsidRPr="006039DD">
        <w:rPr>
          <w:rStyle w:val="affff5"/>
          <w:rtl/>
        </w:rPr>
        <w:t xml:space="preserve"> ב</w:t>
      </w:r>
      <w:r w:rsidR="005D500F">
        <w:rPr>
          <w:rStyle w:val="affff5"/>
          <w:rFonts w:hint="cs"/>
          <w:rtl/>
        </w:rPr>
        <w:t xml:space="preserve">דעת </w:t>
      </w:r>
      <w:r w:rsidR="005D500F" w:rsidRPr="006039DD">
        <w:rPr>
          <w:rStyle w:val="affff5"/>
          <w:rFonts w:hint="eastAsia"/>
          <w:rtl/>
        </w:rPr>
        <w:t>ר</w:t>
      </w:r>
      <w:r w:rsidR="005D500F" w:rsidRPr="006039DD">
        <w:rPr>
          <w:rStyle w:val="affff5"/>
          <w:rtl/>
        </w:rPr>
        <w:t>"ע</w:t>
      </w:r>
      <w:r w:rsidRPr="006039DD">
        <w:rPr>
          <w:rStyle w:val="affff8"/>
          <w:rtl/>
        </w:rPr>
        <w:t xml:space="preserve"> </w:t>
      </w:r>
      <w:r w:rsidRPr="006039DD">
        <w:rPr>
          <w:rStyle w:val="affff8"/>
          <w:rFonts w:hint="eastAsia"/>
          <w:rtl/>
        </w:rPr>
        <w:t>מל</w:t>
      </w:r>
      <w:r w:rsidR="005D500F" w:rsidRPr="006039DD">
        <w:rPr>
          <w:rStyle w:val="affff8"/>
          <w:rFonts w:hint="eastAsia"/>
          <w:rtl/>
        </w:rPr>
        <w:t>אוין</w:t>
      </w:r>
      <w:r w:rsidRPr="006039DD">
        <w:rPr>
          <w:rStyle w:val="affff8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דשאר</w:t>
      </w:r>
      <w:r w:rsidRPr="006039DD">
        <w:rPr>
          <w:rStyle w:val="affff8"/>
          <w:rtl/>
        </w:rPr>
        <w:t xml:space="preserve"> </w:t>
      </w:r>
      <w:r w:rsidR="005D500F" w:rsidRPr="006039DD">
        <w:rPr>
          <w:rStyle w:val="affff8"/>
          <w:rFonts w:hint="eastAsia"/>
          <w:rtl/>
        </w:rPr>
        <w:t>כן</w:t>
      </w:r>
      <w:r w:rsidRPr="006039DD">
        <w:rPr>
          <w:rStyle w:val="affff8"/>
          <w:rtl/>
        </w:rPr>
        <w:t xml:space="preserve"> ממזר</w:t>
      </w:r>
      <w:r w:rsidR="005D500F">
        <w:rPr>
          <w:rStyle w:val="affff8"/>
          <w:rFonts w:hint="cs"/>
          <w:rtl/>
        </w:rPr>
        <w:t>.</w:t>
      </w:r>
    </w:p>
    <w:p w14:paraId="78C01FB6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צב:</w:t>
      </w:r>
    </w:p>
    <w:p w14:paraId="3901D787" w14:textId="62763558" w:rsidR="00774254" w:rsidRDefault="00774254" w:rsidP="00615A60">
      <w:pPr>
        <w:pStyle w:val="affff2"/>
        <w:rPr>
          <w:rtl/>
        </w:rPr>
      </w:pPr>
      <w:bookmarkStart w:id="1042" w:name="_Toc119173088"/>
      <w:bookmarkStart w:id="1043" w:name="_Toc119230183"/>
      <w:r>
        <w:rPr>
          <w:rFonts w:hint="cs"/>
          <w:rtl/>
        </w:rPr>
        <w:t xml:space="preserve">האם קידושין תופשין ביבמה לשוק </w:t>
      </w:r>
      <w:r w:rsidRPr="006039DD">
        <w:rPr>
          <w:rStyle w:val="affff8"/>
          <w:rFonts w:cs="PFT_Frank"/>
          <w:rtl/>
        </w:rPr>
        <w:t>[</w:t>
      </w:r>
      <w:r w:rsidRPr="006039DD">
        <w:rPr>
          <w:rStyle w:val="affff8"/>
          <w:rFonts w:cs="PFT_Frank" w:hint="eastAsia"/>
          <w:rtl/>
        </w:rPr>
        <w:t>לרבנן</w:t>
      </w:r>
      <w:r w:rsidRPr="006039DD">
        <w:rPr>
          <w:rStyle w:val="affff8"/>
          <w:rFonts w:cs="PFT_Frank"/>
          <w:rtl/>
        </w:rPr>
        <w:t xml:space="preserve"> </w:t>
      </w:r>
      <w:r w:rsidRPr="006039DD">
        <w:rPr>
          <w:rStyle w:val="affff8"/>
          <w:rFonts w:cs="PFT_Frank" w:hint="eastAsia"/>
          <w:rtl/>
        </w:rPr>
        <w:t>דר</w:t>
      </w:r>
      <w:r w:rsidRPr="006039DD">
        <w:rPr>
          <w:rStyle w:val="affff8"/>
          <w:rFonts w:cs="PFT_Frank"/>
          <w:rtl/>
        </w:rPr>
        <w:t>"ע]</w:t>
      </w:r>
      <w:bookmarkEnd w:id="1042"/>
      <w:bookmarkEnd w:id="1043"/>
    </w:p>
    <w:p w14:paraId="7D8D869F" w14:textId="285AFFA1" w:rsidR="00B433C9" w:rsidRPr="00EA6942" w:rsidRDefault="00B433C9" w:rsidP="00B55EDF">
      <w:pPr>
        <w:rPr>
          <w:rtl/>
        </w:rPr>
      </w:pPr>
      <w:r w:rsidRPr="005D60FA">
        <w:rPr>
          <w:rStyle w:val="affff5"/>
          <w:rFonts w:hint="cs"/>
          <w:rtl/>
        </w:rPr>
        <w:t>מרב</w:t>
      </w:r>
      <w:r w:rsidRPr="005D60FA">
        <w:rPr>
          <w:rStyle w:val="affff5"/>
          <w:rtl/>
        </w:rPr>
        <w:t xml:space="preserve">: </w:t>
      </w:r>
      <w:r w:rsidR="008148C7" w:rsidRPr="00D1637C">
        <w:rPr>
          <w:rFonts w:cs="PFT_Frank" w:hint="eastAsia"/>
          <w:b/>
          <w:bCs/>
          <w:spacing w:val="-2"/>
          <w:szCs w:val="14"/>
          <w:rtl/>
        </w:rPr>
        <w:t>אינם</w:t>
      </w:r>
      <w:r w:rsidR="008148C7" w:rsidRPr="00D1637C">
        <w:rPr>
          <w:rFonts w:cs="PFT_Frank"/>
          <w:b/>
          <w:bCs/>
          <w:spacing w:val="-2"/>
          <w:szCs w:val="14"/>
          <w:rtl/>
        </w:rPr>
        <w:t xml:space="preserve"> תופסי</w:t>
      </w:r>
      <w:r w:rsidR="008148C7" w:rsidRPr="00D1637C">
        <w:rPr>
          <w:rFonts w:cs="PFT_Frank" w:hint="eastAsia"/>
          <w:b/>
          <w:bCs/>
          <w:spacing w:val="-2"/>
          <w:szCs w:val="14"/>
          <w:rtl/>
        </w:rPr>
        <w:t>ם</w:t>
      </w:r>
      <w:r w:rsidR="008148C7">
        <w:rPr>
          <w:rFonts w:hint="cs"/>
          <w:spacing w:val="-2"/>
          <w:rtl/>
        </w:rPr>
        <w:t>,</w:t>
      </w:r>
      <w:r w:rsidR="008148C7">
        <w:rPr>
          <w:rStyle w:val="affff1"/>
          <w:rFonts w:hint="cs"/>
          <w:spacing w:val="-2"/>
          <w:rtl/>
        </w:rPr>
        <w:t xml:space="preserve"> ד</w:t>
      </w:r>
      <w:r w:rsidRPr="00EA6942">
        <w:rPr>
          <w:rStyle w:val="affff1"/>
          <w:rFonts w:hint="cs"/>
          <w:spacing w:val="-2"/>
          <w:rtl/>
        </w:rPr>
        <w:t>'</w:t>
      </w:r>
      <w:r w:rsidRPr="006039DD">
        <w:rPr>
          <w:rStyle w:val="affff1"/>
          <w:b/>
          <w:bCs/>
          <w:spacing w:val="-2"/>
          <w:rtl/>
        </w:rPr>
        <w:t>לא תהיה</w:t>
      </w:r>
      <w:r w:rsidRPr="00EA6942">
        <w:rPr>
          <w:rStyle w:val="affff1"/>
          <w:spacing w:val="-2"/>
          <w:rtl/>
        </w:rPr>
        <w:t xml:space="preserve"> אשת המת</w:t>
      </w:r>
      <w:r w:rsidR="008148C7">
        <w:rPr>
          <w:rStyle w:val="affff1"/>
          <w:rFonts w:hint="cs"/>
          <w:spacing w:val="-2"/>
          <w:rtl/>
        </w:rPr>
        <w:t>..</w:t>
      </w:r>
      <w:r w:rsidRPr="00EA6942">
        <w:rPr>
          <w:rStyle w:val="affff1"/>
          <w:spacing w:val="-2"/>
          <w:rtl/>
        </w:rPr>
        <w:t xml:space="preserve"> לאיש זר</w:t>
      </w:r>
      <w:r w:rsidRPr="00EA6942">
        <w:rPr>
          <w:rStyle w:val="affff1"/>
          <w:rFonts w:hint="cs"/>
          <w:spacing w:val="-2"/>
          <w:rtl/>
        </w:rPr>
        <w:t>'</w:t>
      </w:r>
      <w:r w:rsidRPr="00EA6942">
        <w:rPr>
          <w:rStyle w:val="affff1"/>
          <w:spacing w:val="-2"/>
          <w:rtl/>
        </w:rPr>
        <w:t>,</w:t>
      </w:r>
      <w:r w:rsidRPr="00EA6942">
        <w:rPr>
          <w:spacing w:val="-2"/>
          <w:rtl/>
        </w:rPr>
        <w:t xml:space="preserve"> לא תהא הויה</w:t>
      </w:r>
      <w:r w:rsidR="008148C7">
        <w:rPr>
          <w:rFonts w:hint="cs"/>
          <w:spacing w:val="-2"/>
          <w:rtl/>
        </w:rPr>
        <w:t>.</w:t>
      </w:r>
      <w:r w:rsidRPr="00EA6942">
        <w:rPr>
          <w:spacing w:val="-2"/>
          <w:rtl/>
        </w:rPr>
        <w:t xml:space="preserve"> </w:t>
      </w:r>
    </w:p>
    <w:p w14:paraId="397270BB" w14:textId="5BE12D68" w:rsidR="00B433C9" w:rsidRPr="00262A77" w:rsidRDefault="00B433C9" w:rsidP="00B55EDF">
      <w:pPr>
        <w:rPr>
          <w:spacing w:val="-4"/>
          <w:rtl/>
        </w:rPr>
      </w:pPr>
      <w:r w:rsidRPr="00262A77">
        <w:rPr>
          <w:rStyle w:val="affff5"/>
          <w:spacing w:val="-4"/>
          <w:rtl/>
        </w:rPr>
        <w:t>שמוא</w:t>
      </w:r>
      <w:r w:rsidRPr="006039DD">
        <w:rPr>
          <w:rStyle w:val="affff5"/>
          <w:rFonts w:hint="eastAsia"/>
          <w:rtl/>
        </w:rPr>
        <w:t>ל</w:t>
      </w:r>
      <w:r w:rsidR="008148C7">
        <w:rPr>
          <w:rStyle w:val="affff5"/>
          <w:rFonts w:hint="cs"/>
          <w:rtl/>
        </w:rPr>
        <w:t>,</w:t>
      </w:r>
      <w:r w:rsidRPr="006039DD">
        <w:rPr>
          <w:rStyle w:val="affff5"/>
          <w:rtl/>
        </w:rPr>
        <w:t xml:space="preserve"> בעניותינו</w:t>
      </w:r>
      <w:r w:rsidR="008148C7">
        <w:rPr>
          <w:rStyle w:val="affff5"/>
          <w:rFonts w:hint="cs"/>
          <w:rtl/>
        </w:rPr>
        <w:t>:</w:t>
      </w:r>
      <w:r w:rsidRPr="00262A77">
        <w:rPr>
          <w:spacing w:val="-4"/>
          <w:rtl/>
        </w:rPr>
        <w:t xml:space="preserve"> </w:t>
      </w:r>
      <w:r w:rsidRPr="00D1637C">
        <w:rPr>
          <w:rFonts w:cs="PFT_Frank"/>
          <w:b/>
          <w:bCs/>
          <w:spacing w:val="-4"/>
          <w:szCs w:val="14"/>
          <w:rtl/>
        </w:rPr>
        <w:t>צריכה גט</w:t>
      </w:r>
      <w:r w:rsidRPr="00262A77">
        <w:rPr>
          <w:spacing w:val="-4"/>
          <w:rtl/>
        </w:rPr>
        <w:t xml:space="preserve">, </w:t>
      </w:r>
      <w:r w:rsidRPr="006039DD">
        <w:rPr>
          <w:rStyle w:val="affff8"/>
          <w:rtl/>
        </w:rPr>
        <w:t>מס</w:t>
      </w:r>
      <w:r w:rsidR="008148C7" w:rsidRPr="006039DD">
        <w:rPr>
          <w:rStyle w:val="affff8"/>
          <w:rFonts w:hint="eastAsia"/>
          <w:rtl/>
        </w:rPr>
        <w:t>ת</w:t>
      </w:r>
      <w:r w:rsidRPr="006039DD">
        <w:rPr>
          <w:rStyle w:val="affff8"/>
          <w:rtl/>
        </w:rPr>
        <w:t>פק א</w:t>
      </w:r>
      <w:r w:rsidR="008148C7" w:rsidRPr="006039DD">
        <w:rPr>
          <w:rStyle w:val="affff8"/>
          <w:rFonts w:hint="eastAsia"/>
          <w:rtl/>
        </w:rPr>
        <w:t>ם</w:t>
      </w:r>
      <w:r w:rsidRPr="006039DD">
        <w:rPr>
          <w:rStyle w:val="affff8"/>
          <w:rtl/>
        </w:rPr>
        <w:t xml:space="preserve"> </w:t>
      </w:r>
      <w:r w:rsidR="008148C7" w:rsidRPr="006039DD">
        <w:rPr>
          <w:rStyle w:val="affff1"/>
          <w:rtl/>
        </w:rPr>
        <w:t>'</w:t>
      </w:r>
      <w:r w:rsidRPr="006039DD">
        <w:rPr>
          <w:rStyle w:val="affff1"/>
          <w:rFonts w:hint="eastAsia"/>
          <w:rtl/>
        </w:rPr>
        <w:t>לא</w:t>
      </w:r>
      <w:r w:rsidRPr="006039DD">
        <w:rPr>
          <w:rStyle w:val="affff1"/>
          <w:rtl/>
        </w:rPr>
        <w:t xml:space="preserve"> </w:t>
      </w:r>
      <w:r w:rsidRPr="006039DD">
        <w:rPr>
          <w:rStyle w:val="affff1"/>
          <w:rFonts w:hint="eastAsia"/>
          <w:rtl/>
        </w:rPr>
        <w:t>תהיה</w:t>
      </w:r>
      <w:r w:rsidR="008148C7" w:rsidRPr="006039DD">
        <w:rPr>
          <w:rStyle w:val="affff1"/>
          <w:rtl/>
        </w:rPr>
        <w:t>'</w:t>
      </w:r>
      <w:r w:rsidRPr="006039DD">
        <w:rPr>
          <w:rStyle w:val="affff8"/>
          <w:rtl/>
        </w:rPr>
        <w:t xml:space="preserve"> </w:t>
      </w:r>
      <w:r w:rsidRPr="006039DD">
        <w:rPr>
          <w:rStyle w:val="affff8"/>
          <w:rFonts w:hint="eastAsia"/>
          <w:rtl/>
        </w:rPr>
        <w:t>ללאו</w:t>
      </w:r>
      <w:r w:rsidR="00097E59" w:rsidRPr="006039DD">
        <w:rPr>
          <w:rStyle w:val="affff8"/>
          <w:rtl/>
        </w:rPr>
        <w:t xml:space="preserve">, או </w:t>
      </w:r>
      <w:r w:rsidR="008148C7" w:rsidRPr="006039DD">
        <w:rPr>
          <w:rStyle w:val="affff8"/>
          <w:rFonts w:hint="eastAsia"/>
          <w:rtl/>
        </w:rPr>
        <w:t>ש</w:t>
      </w:r>
      <w:r w:rsidR="00097E59" w:rsidRPr="006039DD">
        <w:rPr>
          <w:rStyle w:val="affff8"/>
          <w:rFonts w:hint="eastAsia"/>
          <w:rtl/>
        </w:rPr>
        <w:t>לא</w:t>
      </w:r>
      <w:r w:rsidR="00097E59" w:rsidRPr="006039DD">
        <w:rPr>
          <w:rStyle w:val="affff8"/>
          <w:rtl/>
        </w:rPr>
        <w:t xml:space="preserve"> </w:t>
      </w:r>
      <w:r w:rsidR="00097E59" w:rsidRPr="006039DD">
        <w:rPr>
          <w:rStyle w:val="affff8"/>
          <w:rFonts w:hint="eastAsia"/>
          <w:rtl/>
        </w:rPr>
        <w:t>ת</w:t>
      </w:r>
      <w:r w:rsidR="008148C7" w:rsidRPr="006039DD">
        <w:rPr>
          <w:rStyle w:val="affff8"/>
          <w:rFonts w:hint="eastAsia"/>
          <w:rtl/>
        </w:rPr>
        <w:t>ו</w:t>
      </w:r>
      <w:r w:rsidR="00097E59" w:rsidRPr="006039DD">
        <w:rPr>
          <w:rStyle w:val="affff8"/>
          <w:rFonts w:hint="eastAsia"/>
          <w:rtl/>
        </w:rPr>
        <w:t>פס</w:t>
      </w:r>
      <w:r w:rsidR="008148C7" w:rsidRPr="006039DD">
        <w:rPr>
          <w:rStyle w:val="affff8"/>
          <w:rtl/>
        </w:rPr>
        <w:t>.</w:t>
      </w:r>
    </w:p>
    <w:p w14:paraId="765B9038" w14:textId="1F4761E3" w:rsidR="00B433C9" w:rsidRDefault="00B433C9" w:rsidP="00B55EDF">
      <w:pPr>
        <w:rPr>
          <w:rFonts w:ascii="FontbitDavid" w:hAnsi="FontbitDavid"/>
          <w:sz w:val="32"/>
          <w:rtl/>
        </w:rPr>
      </w:pPr>
      <w:r w:rsidRPr="005D60FA">
        <w:rPr>
          <w:rStyle w:val="affff5"/>
          <w:rtl/>
        </w:rPr>
        <w:t>אמימר: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הלכה</w:t>
      </w:r>
      <w:r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Pr="005D60FA">
        <w:rPr>
          <w:rStyle w:val="affff5"/>
          <w:rtl/>
        </w:rPr>
        <w:t>כשמואל</w:t>
      </w:r>
      <w:r w:rsidR="008148C7">
        <w:rPr>
          <w:rFonts w:ascii="FontbitDavid" w:hAnsi="FontbitDavid" w:hint="cs"/>
          <w:sz w:val="32"/>
          <w:rtl/>
        </w:rPr>
        <w:t>,</w:t>
      </w:r>
    </w:p>
    <w:p w14:paraId="54005D0B" w14:textId="77777777" w:rsidR="008E5DE4" w:rsidRPr="00062827" w:rsidRDefault="00B433C9" w:rsidP="008E5DE4">
      <w:pPr>
        <w:rPr>
          <w:spacing w:val="-4"/>
          <w:rtl/>
        </w:rPr>
      </w:pPr>
      <w:r w:rsidRPr="00062827">
        <w:rPr>
          <w:rStyle w:val="affff5"/>
          <w:spacing w:val="-4"/>
          <w:rtl/>
        </w:rPr>
        <w:t>ר"</w:t>
      </w:r>
      <w:r w:rsidRPr="00062827">
        <w:rPr>
          <w:rStyle w:val="affff5"/>
          <w:rFonts w:hint="cs"/>
          <w:spacing w:val="-4"/>
          <w:rtl/>
        </w:rPr>
        <w:t>א</w:t>
      </w:r>
      <w:r w:rsidR="008148C7" w:rsidRPr="00062827">
        <w:rPr>
          <w:rStyle w:val="affff5"/>
          <w:spacing w:val="-4"/>
          <w:rtl/>
        </w:rPr>
        <w:t>,</w:t>
      </w:r>
      <w:r w:rsidRPr="00062827">
        <w:rPr>
          <w:rStyle w:val="affff5"/>
          <w:spacing w:val="-4"/>
          <w:rtl/>
        </w:rPr>
        <w:t xml:space="preserve"> </w:t>
      </w:r>
      <w:r w:rsidR="008148C7" w:rsidRPr="00062827">
        <w:rPr>
          <w:rStyle w:val="affff5"/>
          <w:rFonts w:hint="eastAsia"/>
          <w:spacing w:val="-4"/>
          <w:rtl/>
        </w:rPr>
        <w:t>לכן</w:t>
      </w:r>
      <w:r w:rsidR="008148C7" w:rsidRPr="00062827">
        <w:rPr>
          <w:rStyle w:val="affff5"/>
          <w:rFonts w:hint="cs"/>
          <w:spacing w:val="-4"/>
          <w:rtl/>
        </w:rPr>
        <w:t xml:space="preserve"> במשנתינו</w:t>
      </w:r>
      <w:r w:rsidR="008148C7" w:rsidRPr="00062827">
        <w:rPr>
          <w:rFonts w:hint="cs"/>
          <w:spacing w:val="-4"/>
          <w:rtl/>
        </w:rPr>
        <w:t>:</w:t>
      </w:r>
      <w:r w:rsidRPr="00062827">
        <w:rPr>
          <w:spacing w:val="-4"/>
          <w:rtl/>
        </w:rPr>
        <w:t xml:space="preserve"> היה יבמה ישראל - נותן לה שני גט והותרה לו.</w:t>
      </w:r>
    </w:p>
    <w:p w14:paraId="153E18AF" w14:textId="09170AA7" w:rsidR="00B433C9" w:rsidRPr="00C35A2C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1443BB92" w14:textId="6EE71C45" w:rsidR="00097E59" w:rsidRPr="009A2CEE" w:rsidRDefault="007179F8" w:rsidP="00B55EDF">
      <w:pPr>
        <w:rPr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hint="cs"/>
          <w:rtl/>
        </w:rPr>
        <w:t xml:space="preserve"> </w:t>
      </w:r>
      <w:r w:rsidR="00B433C9" w:rsidRPr="005D60FA">
        <w:rPr>
          <w:rStyle w:val="affff5"/>
          <w:rFonts w:hint="cs"/>
          <w:rtl/>
        </w:rPr>
        <w:t>ר</w:t>
      </w:r>
      <w:r w:rsidR="009A2CEE">
        <w:rPr>
          <w:rStyle w:val="affff5"/>
          <w:rFonts w:hint="cs"/>
          <w:rtl/>
        </w:rPr>
        <w:t>' גידל</w:t>
      </w:r>
      <w:r w:rsidR="00B433C9" w:rsidRPr="005D60FA">
        <w:rPr>
          <w:rStyle w:val="affff5"/>
          <w:rFonts w:hint="cs"/>
          <w:rtl/>
        </w:rPr>
        <w:t xml:space="preserve"> מ</w:t>
      </w:r>
      <w:r w:rsidR="00B433C9" w:rsidRPr="005D60FA">
        <w:rPr>
          <w:rStyle w:val="affff5"/>
          <w:rtl/>
        </w:rPr>
        <w:t>רב</w:t>
      </w:r>
      <w:r w:rsidR="00B433C9" w:rsidRPr="004B4A12">
        <w:rPr>
          <w:rStyle w:val="affff5"/>
          <w:b/>
          <w:bCs w:val="0"/>
          <w:rtl/>
        </w:rPr>
        <w:t>: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יבמה</w:t>
      </w:r>
      <w:r w:rsidR="00B433C9" w:rsidRPr="006039DD">
        <w:rPr>
          <w:rtl/>
        </w:rPr>
        <w:t xml:space="preserve"> - קדושין אין בה, נשואין יש בה</w:t>
      </w:r>
      <w:r w:rsidR="009A2CEE">
        <w:rPr>
          <w:rFonts w:hint="cs"/>
          <w:rtl/>
        </w:rPr>
        <w:t xml:space="preserve">. </w:t>
      </w:r>
      <w:r w:rsidR="009A2CEE">
        <w:rPr>
          <w:rStyle w:val="affff5"/>
          <w:rtl/>
        </w:rPr>
        <w:tab/>
      </w:r>
      <w:r w:rsidR="009A2CEE">
        <w:rPr>
          <w:rStyle w:val="affff5"/>
          <w:rFonts w:hint="cs"/>
          <w:rtl/>
        </w:rPr>
        <w:t xml:space="preserve">  </w:t>
      </w:r>
      <w:r w:rsidR="009A2CEE" w:rsidRPr="006039DD">
        <w:rPr>
          <w:rStyle w:val="affff5"/>
          <w:rFonts w:hint="eastAsia"/>
          <w:rtl/>
        </w:rPr>
        <w:t>ויקשה</w:t>
      </w:r>
      <w:r w:rsidR="009A2CEE" w:rsidRPr="006039DD">
        <w:rPr>
          <w:rStyle w:val="affff5"/>
          <w:rtl/>
        </w:rPr>
        <w:t>!</w:t>
      </w:r>
      <w:r w:rsidR="00097E59" w:rsidRPr="006039DD">
        <w:rPr>
          <w:rtl/>
        </w:rPr>
        <w:t xml:space="preserve"> </w:t>
      </w:r>
    </w:p>
    <w:p w14:paraId="5EAF08BF" w14:textId="2D555120" w:rsidR="00B433C9" w:rsidRPr="00D238B7" w:rsidRDefault="006C6572" w:rsidP="009A2CEE">
      <w:pPr>
        <w:rPr>
          <w:rStyle w:val="affff5"/>
          <w:rtl/>
        </w:rPr>
      </w:pPr>
      <w:r>
        <w:rPr>
          <w:rStyle w:val="affff5"/>
          <w:rFonts w:hint="cs"/>
          <w:rtl/>
        </w:rPr>
        <w:t xml:space="preserve">ותירץ </w:t>
      </w:r>
      <w:r w:rsidR="00B433C9" w:rsidRPr="00D238B7">
        <w:rPr>
          <w:rStyle w:val="affff5"/>
          <w:rFonts w:hint="cs"/>
          <w:rtl/>
        </w:rPr>
        <w:t>א.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קדושין ונשואין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אין בה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7BEF7381" w14:textId="5B248E83" w:rsidR="00B433C9" w:rsidRPr="00D238B7" w:rsidRDefault="00B433C9" w:rsidP="00B55EDF">
      <w:pPr>
        <w:rPr>
          <w:rStyle w:val="affff5"/>
          <w:rtl/>
        </w:rPr>
      </w:pPr>
      <w:r w:rsidRPr="00D238B7">
        <w:rPr>
          <w:rStyle w:val="affff5"/>
          <w:rFonts w:hint="cs"/>
          <w:rtl/>
        </w:rPr>
        <w:t>ב.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 xml:space="preserve">נשואין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בזנות</w:t>
      </w:r>
      <w:r w:rsidRPr="00C35A2C">
        <w:rPr>
          <w:rFonts w:ascii="FontbitDavid" w:hAnsi="FontbitDavid"/>
          <w:sz w:val="32"/>
          <w:rtl/>
        </w:rPr>
        <w:t xml:space="preserve">, </w:t>
      </w:r>
      <w:r w:rsidRPr="005D60FA">
        <w:rPr>
          <w:rStyle w:val="affff5"/>
          <w:rtl/>
        </w:rPr>
        <w:t>כר</w:t>
      </w:r>
      <w:r w:rsidRPr="005D60FA">
        <w:rPr>
          <w:rStyle w:val="affff5"/>
          <w:rFonts w:hint="cs"/>
          <w:rtl/>
        </w:rPr>
        <w:t>ה</w:t>
      </w:r>
      <w:r w:rsidRPr="005D60FA">
        <w:rPr>
          <w:rStyle w:val="affff5"/>
          <w:rtl/>
        </w:rPr>
        <w:t>"</w:t>
      </w:r>
      <w:r w:rsidRPr="005D60FA">
        <w:rPr>
          <w:rStyle w:val="affff5"/>
          <w:rFonts w:hint="cs"/>
          <w:rtl/>
        </w:rPr>
        <w:t>מ</w:t>
      </w:r>
      <w:r w:rsidRPr="005D60FA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שומרת יבם שזינתה - אסורה ליבמה.</w:t>
      </w:r>
    </w:p>
    <w:p w14:paraId="2C2F2030" w14:textId="16090205" w:rsidR="00B433C9" w:rsidRPr="00262A77" w:rsidRDefault="00B433C9" w:rsidP="00B55EDF">
      <w:pPr>
        <w:rPr>
          <w:spacing w:val="-2"/>
          <w:rtl/>
        </w:rPr>
      </w:pPr>
      <w:r w:rsidRPr="00262A77">
        <w:rPr>
          <w:rStyle w:val="affff5"/>
          <w:rFonts w:hint="cs"/>
          <w:rtl/>
        </w:rPr>
        <w:t>ג.</w:t>
      </w:r>
      <w:r w:rsidRPr="003F3A85">
        <w:rPr>
          <w:rFonts w:cs="PFT_Frank" w:hint="cs"/>
          <w:b/>
          <w:bCs/>
          <w:spacing w:val="-2"/>
          <w:szCs w:val="14"/>
          <w:rtl/>
        </w:rPr>
        <w:t xml:space="preserve"> </w:t>
      </w:r>
      <w:r w:rsidRPr="00262A77">
        <w:rPr>
          <w:spacing w:val="-2"/>
          <w:rtl/>
        </w:rPr>
        <w:t xml:space="preserve">נשואין </w:t>
      </w:r>
      <w:r w:rsidRPr="00D1637C">
        <w:rPr>
          <w:rFonts w:cs="PFT_Frank"/>
          <w:b/>
          <w:bCs/>
          <w:spacing w:val="-2"/>
          <w:szCs w:val="14"/>
          <w:rtl/>
        </w:rPr>
        <w:t>יש בה</w:t>
      </w:r>
      <w:r w:rsidR="006C6572">
        <w:rPr>
          <w:rFonts w:hint="cs"/>
          <w:spacing w:val="-2"/>
          <w:rtl/>
        </w:rPr>
        <w:t xml:space="preserve"> </w:t>
      </w:r>
      <w:r w:rsidR="006C6572" w:rsidRPr="006039DD">
        <w:rPr>
          <w:rStyle w:val="affff8"/>
          <w:rFonts w:hint="eastAsia"/>
          <w:rtl/>
        </w:rPr>
        <w:t>וצריכה</w:t>
      </w:r>
      <w:r w:rsidR="006C6572" w:rsidRPr="006039DD">
        <w:rPr>
          <w:rStyle w:val="affff8"/>
          <w:rtl/>
        </w:rPr>
        <w:t xml:space="preserve"> </w:t>
      </w:r>
      <w:r w:rsidR="006C6572" w:rsidRPr="006039DD">
        <w:rPr>
          <w:rStyle w:val="affff8"/>
          <w:rFonts w:hint="eastAsia"/>
          <w:rtl/>
        </w:rPr>
        <w:t>גט</w:t>
      </w:r>
      <w:r w:rsidRPr="006039DD">
        <w:rPr>
          <w:rStyle w:val="affff8"/>
          <w:rtl/>
        </w:rPr>
        <w:t>,</w:t>
      </w:r>
      <w:r w:rsidRPr="00262A77">
        <w:rPr>
          <w:spacing w:val="-2"/>
          <w:rtl/>
        </w:rPr>
        <w:t xml:space="preserve"> </w:t>
      </w:r>
      <w:r w:rsidR="009A2CEE">
        <w:rPr>
          <w:rFonts w:hint="cs"/>
          <w:spacing w:val="-2"/>
          <w:rtl/>
        </w:rPr>
        <w:t>אטו</w:t>
      </w:r>
      <w:r w:rsidRPr="00262A77">
        <w:rPr>
          <w:spacing w:val="-2"/>
          <w:rtl/>
        </w:rPr>
        <w:t xml:space="preserve"> </w:t>
      </w:r>
      <w:r w:rsidR="009A2CEE">
        <w:rPr>
          <w:rFonts w:hint="cs"/>
          <w:spacing w:val="-2"/>
          <w:rtl/>
        </w:rPr>
        <w:t>'</w:t>
      </w:r>
      <w:r w:rsidRPr="00262A77">
        <w:rPr>
          <w:spacing w:val="-2"/>
          <w:rtl/>
        </w:rPr>
        <w:t>אשה שהלך בעלה למדינת הים</w:t>
      </w:r>
      <w:r w:rsidR="009A2CEE">
        <w:rPr>
          <w:rFonts w:hint="cs"/>
          <w:spacing w:val="-2"/>
          <w:rtl/>
        </w:rPr>
        <w:t>'</w:t>
      </w:r>
      <w:r w:rsidRPr="00262A77">
        <w:rPr>
          <w:spacing w:val="-2"/>
          <w:rtl/>
        </w:rPr>
        <w:t>.</w:t>
      </w:r>
    </w:p>
    <w:p w14:paraId="26F2A2E3" w14:textId="342C4ACE" w:rsidR="00B433C9" w:rsidRPr="00C35A2C" w:rsidRDefault="007179F8" w:rsidP="00B55EDF">
      <w:pPr>
        <w:rPr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hint="cs"/>
          <w:rtl/>
        </w:rPr>
        <w:t xml:space="preserve"> </w:t>
      </w:r>
      <w:r w:rsidR="00B433C9" w:rsidRPr="005D60FA">
        <w:rPr>
          <w:rStyle w:val="affff5"/>
          <w:rtl/>
        </w:rPr>
        <w:t>ר</w:t>
      </w:r>
      <w:r w:rsidR="009A2CEE">
        <w:rPr>
          <w:rStyle w:val="affff5"/>
          <w:rFonts w:hint="cs"/>
          <w:rtl/>
        </w:rPr>
        <w:t>'</w:t>
      </w:r>
      <w:r w:rsidR="00B433C9" w:rsidRPr="005D60FA">
        <w:rPr>
          <w:rStyle w:val="affff5"/>
          <w:rtl/>
        </w:rPr>
        <w:t xml:space="preserve"> ינאי, נמנו וגמרו: </w:t>
      </w:r>
      <w:r w:rsidR="00B433C9" w:rsidRPr="00D1637C">
        <w:rPr>
          <w:rFonts w:cs="PFT_Frank"/>
          <w:b/>
          <w:bCs/>
          <w:szCs w:val="14"/>
          <w:rtl/>
        </w:rPr>
        <w:t>אין קדושין ביבמה</w:t>
      </w:r>
      <w:r w:rsidR="00B433C9" w:rsidRPr="0039104D">
        <w:rPr>
          <w:rFonts w:ascii="FontbitDavid" w:hAnsi="FontbitDavid" w:cs="PFT_Frank"/>
          <w:b/>
          <w:bCs/>
          <w:sz w:val="14"/>
          <w:szCs w:val="14"/>
          <w:rtl/>
        </w:rPr>
        <w:t>.</w:t>
      </w:r>
    </w:p>
    <w:p w14:paraId="66F45F3F" w14:textId="41F00438" w:rsidR="006C6572" w:rsidRDefault="009A2CEE" w:rsidP="00B55EDF">
      <w:pPr>
        <w:rPr>
          <w:rtl/>
        </w:rPr>
      </w:pPr>
      <w:r>
        <w:rPr>
          <w:rStyle w:val="affff5"/>
          <w:rFonts w:hint="cs"/>
          <w:rtl/>
        </w:rPr>
        <w:t>הקשהו</w:t>
      </w:r>
      <w:r w:rsidR="00B433C9" w:rsidRPr="005D60FA">
        <w:rPr>
          <w:rStyle w:val="affff5"/>
          <w:rFonts w:hint="cs"/>
          <w:rtl/>
        </w:rPr>
        <w:t xml:space="preserve"> רי</w:t>
      </w:r>
      <w:r w:rsidR="00B433C9" w:rsidRPr="009A2CEE">
        <w:rPr>
          <w:rStyle w:val="affff5"/>
          <w:rtl/>
        </w:rPr>
        <w:t>"</w:t>
      </w:r>
      <w:r w:rsidR="00B433C9" w:rsidRPr="009A2CEE">
        <w:rPr>
          <w:rStyle w:val="affff5"/>
          <w:rFonts w:hint="cs"/>
          <w:rtl/>
        </w:rPr>
        <w:t>ו</w:t>
      </w:r>
      <w:r w:rsidRPr="006039DD">
        <w:rPr>
          <w:rStyle w:val="affff5"/>
          <w:rtl/>
        </w:rPr>
        <w:t xml:space="preserve">, </w:t>
      </w:r>
      <w:r w:rsidRPr="006039DD">
        <w:rPr>
          <w:rStyle w:val="affff5"/>
          <w:rFonts w:hint="eastAsia"/>
          <w:rtl/>
        </w:rPr>
        <w:t>ד</w:t>
      </w:r>
      <w:r w:rsidR="00B433C9" w:rsidRPr="006039DD">
        <w:rPr>
          <w:rStyle w:val="affff5"/>
          <w:rtl/>
        </w:rPr>
        <w:t>משנתנו זו</w:t>
      </w:r>
      <w:r w:rsidRPr="006039DD">
        <w:rPr>
          <w:rStyle w:val="affff5"/>
          <w:rtl/>
        </w:rPr>
        <w:t>!</w:t>
      </w:r>
      <w:r w:rsidR="00B433C9" w:rsidRPr="00C35A2C">
        <w:rPr>
          <w:rtl/>
        </w:rPr>
        <w:t xml:space="preserve"> הרי את מקודשת לי לאחר שאתגייר,</w:t>
      </w:r>
    </w:p>
    <w:p w14:paraId="455FA2F3" w14:textId="502918EC" w:rsidR="00B433C9" w:rsidRPr="00C35A2C" w:rsidRDefault="00B433C9" w:rsidP="00B55EDF">
      <w:pPr>
        <w:rPr>
          <w:rtl/>
        </w:rPr>
      </w:pPr>
      <w:r w:rsidRPr="00C35A2C">
        <w:rPr>
          <w:rtl/>
        </w:rPr>
        <w:t>לאחר שתתגיירי</w:t>
      </w:r>
      <w:r w:rsidR="009A2CEE">
        <w:rPr>
          <w:rFonts w:hint="cs"/>
          <w:rtl/>
        </w:rPr>
        <w:t>...</w:t>
      </w:r>
      <w:r w:rsidR="00097E59" w:rsidRPr="0090328A">
        <w:rPr>
          <w:rFonts w:cs="PFT_Frank"/>
          <w:b/>
          <w:bCs/>
          <w:sz w:val="14"/>
          <w:szCs w:val="14"/>
          <w:rtl/>
        </w:rPr>
        <w:t xml:space="preserve"> </w:t>
      </w:r>
      <w:r w:rsidR="00097E59" w:rsidRPr="006039DD">
        <w:rPr>
          <w:rtl/>
        </w:rPr>
        <w:t>לאחר שיחלוץ לך יבמ</w:t>
      </w:r>
      <w:r w:rsidRPr="006039DD">
        <w:rPr>
          <w:rtl/>
        </w:rPr>
        <w:t>ך</w:t>
      </w:r>
      <w:r w:rsidRPr="009A2CEE">
        <w:rPr>
          <w:rtl/>
        </w:rPr>
        <w:t xml:space="preserve"> </w:t>
      </w:r>
      <w:r w:rsidRPr="00C35A2C">
        <w:rPr>
          <w:rtl/>
        </w:rPr>
        <w:t>- אינה מקודשת</w:t>
      </w:r>
      <w:r w:rsidR="009A2CEE">
        <w:rPr>
          <w:rFonts w:hint="cs"/>
          <w:rtl/>
        </w:rPr>
        <w:t>,</w:t>
      </w:r>
    </w:p>
    <w:p w14:paraId="00FB1EDF" w14:textId="721B1C35" w:rsidR="00B433C9" w:rsidRPr="00262A77" w:rsidRDefault="009A2CEE" w:rsidP="00B55EDF">
      <w:pPr>
        <w:rPr>
          <w:rFonts w:ascii="FontbitDavid" w:hAnsi="FontbitDavid"/>
          <w:spacing w:val="-6"/>
          <w:sz w:val="32"/>
          <w:rtl/>
        </w:rPr>
      </w:pPr>
      <w:r>
        <w:rPr>
          <w:rStyle w:val="affff5"/>
          <w:rFonts w:hint="cs"/>
          <w:spacing w:val="-6"/>
          <w:rtl/>
        </w:rPr>
        <w:t>ענהו</w:t>
      </w:r>
      <w:r w:rsidR="00B433C9" w:rsidRPr="00262A77">
        <w:rPr>
          <w:rStyle w:val="affff5"/>
          <w:spacing w:val="-6"/>
          <w:rtl/>
        </w:rPr>
        <w:t>:</w:t>
      </w:r>
      <w:r w:rsidR="00B433C9" w:rsidRPr="00262A77">
        <w:rPr>
          <w:rFonts w:ascii="FontbitDavid" w:hAnsi="FontbitDavid"/>
          <w:spacing w:val="-6"/>
          <w:sz w:val="32"/>
          <w:rtl/>
        </w:rPr>
        <w:t xml:space="preserve"> ל</w:t>
      </w:r>
      <w:r>
        <w:rPr>
          <w:rFonts w:ascii="FontbitDavid" w:hAnsi="FontbitDavid" w:hint="cs"/>
          <w:spacing w:val="-6"/>
          <w:sz w:val="32"/>
          <w:rtl/>
        </w:rPr>
        <w:t>ול</w:t>
      </w:r>
      <w:r w:rsidR="00B433C9" w:rsidRPr="00262A77">
        <w:rPr>
          <w:rFonts w:ascii="FontbitDavid" w:hAnsi="FontbitDavid"/>
          <w:spacing w:val="-6"/>
          <w:sz w:val="32"/>
          <w:rtl/>
        </w:rPr>
        <w:t>א</w:t>
      </w:r>
      <w:r w:rsidR="00B433C9" w:rsidRPr="00262A77">
        <w:rPr>
          <w:rFonts w:ascii="FontbitDavid" w:hAnsi="FontbitDavid" w:hint="cs"/>
          <w:spacing w:val="-6"/>
          <w:sz w:val="32"/>
          <w:rtl/>
        </w:rPr>
        <w:t xml:space="preserve"> שהרמתי החרס </w:t>
      </w:r>
      <w:r w:rsidR="009141B1" w:rsidRPr="00262A77">
        <w:rPr>
          <w:rFonts w:ascii="FontbitDavid" w:hAnsi="FontbitDavid" w:hint="cs"/>
          <w:spacing w:val="-6"/>
          <w:sz w:val="32"/>
          <w:rtl/>
        </w:rPr>
        <w:t xml:space="preserve"> </w:t>
      </w:r>
      <w:r w:rsidR="00B433C9" w:rsidRPr="00262A77">
        <w:rPr>
          <w:rFonts w:ascii="FontbitDavid" w:hAnsi="FontbitDavid" w:hint="cs"/>
          <w:spacing w:val="-6"/>
          <w:sz w:val="32"/>
          <w:rtl/>
        </w:rPr>
        <w:t>וכי הייתי מוצא המרגלית תחתיה</w:t>
      </w:r>
      <w:r>
        <w:rPr>
          <w:rFonts w:ascii="FontbitDavid" w:hAnsi="FontbitDavid" w:hint="cs"/>
          <w:spacing w:val="-6"/>
          <w:sz w:val="32"/>
          <w:rtl/>
        </w:rPr>
        <w:t>?!</w:t>
      </w:r>
    </w:p>
    <w:p w14:paraId="3CDBF547" w14:textId="0E5A35C1" w:rsidR="00B433C9" w:rsidRDefault="00B433C9" w:rsidP="00B55EDF">
      <w:pPr>
        <w:rPr>
          <w:rFonts w:ascii="FontbitDavid" w:hAnsi="FontbitDavid"/>
          <w:spacing w:val="-6"/>
          <w:sz w:val="32"/>
          <w:rtl/>
        </w:rPr>
      </w:pPr>
      <w:r w:rsidRPr="00262A77">
        <w:rPr>
          <w:rStyle w:val="affff5"/>
          <w:rFonts w:hint="cs"/>
          <w:spacing w:val="-6"/>
          <w:rtl/>
        </w:rPr>
        <w:t>ר</w:t>
      </w:r>
      <w:r w:rsidRPr="00262A77">
        <w:rPr>
          <w:rStyle w:val="affff5"/>
          <w:spacing w:val="-6"/>
          <w:rtl/>
        </w:rPr>
        <w:t>"</w:t>
      </w:r>
      <w:r w:rsidRPr="00262A77">
        <w:rPr>
          <w:rStyle w:val="affff5"/>
          <w:rFonts w:hint="cs"/>
          <w:spacing w:val="-6"/>
          <w:rtl/>
        </w:rPr>
        <w:t>ל לרי</w:t>
      </w:r>
      <w:r w:rsidR="009A2CEE" w:rsidRPr="006039DD">
        <w:rPr>
          <w:rStyle w:val="affff5"/>
          <w:rtl/>
        </w:rPr>
        <w:t>"</w:t>
      </w:r>
      <w:r w:rsidRPr="006039DD">
        <w:rPr>
          <w:rStyle w:val="affff5"/>
          <w:rFonts w:hint="eastAsia"/>
          <w:rtl/>
        </w:rPr>
        <w:t>ו</w:t>
      </w:r>
      <w:r w:rsidR="009A2CEE">
        <w:rPr>
          <w:rStyle w:val="affff5"/>
          <w:rFonts w:hint="cs"/>
          <w:rtl/>
        </w:rPr>
        <w:t>,</w:t>
      </w:r>
      <w:r w:rsidRPr="006039DD">
        <w:rPr>
          <w:rStyle w:val="affff5"/>
          <w:rtl/>
        </w:rPr>
        <w:t xml:space="preserve"> </w:t>
      </w:r>
      <w:r w:rsidRPr="006039DD">
        <w:rPr>
          <w:rStyle w:val="affff5"/>
          <w:rFonts w:hint="eastAsia"/>
          <w:rtl/>
        </w:rPr>
        <w:t>ל</w:t>
      </w:r>
      <w:r w:rsidR="009A2CEE">
        <w:rPr>
          <w:rStyle w:val="affff5"/>
          <w:rFonts w:hint="cs"/>
          <w:rtl/>
        </w:rPr>
        <w:t>ול</w:t>
      </w:r>
      <w:r w:rsidRPr="006039DD">
        <w:rPr>
          <w:rStyle w:val="affff5"/>
          <w:rFonts w:hint="eastAsia"/>
          <w:rtl/>
        </w:rPr>
        <w:t>א</w:t>
      </w:r>
      <w:r w:rsidRPr="006039DD">
        <w:rPr>
          <w:rStyle w:val="affff5"/>
          <w:rtl/>
        </w:rPr>
        <w:t xml:space="preserve"> </w:t>
      </w:r>
      <w:r w:rsidRPr="006039DD">
        <w:rPr>
          <w:rStyle w:val="affff5"/>
          <w:rFonts w:hint="eastAsia"/>
          <w:rtl/>
        </w:rPr>
        <w:t>שש</w:t>
      </w:r>
      <w:r w:rsidR="009A2CEE">
        <w:rPr>
          <w:rStyle w:val="affff5"/>
          <w:rFonts w:hint="cs"/>
          <w:rtl/>
        </w:rPr>
        <w:t>י</w:t>
      </w:r>
      <w:r w:rsidRPr="006039DD">
        <w:rPr>
          <w:rStyle w:val="affff5"/>
          <w:rFonts w:hint="eastAsia"/>
          <w:rtl/>
        </w:rPr>
        <w:t>בחך</w:t>
      </w:r>
      <w:r w:rsidRPr="006039DD">
        <w:rPr>
          <w:rStyle w:val="affff5"/>
          <w:rtl/>
        </w:rPr>
        <w:t xml:space="preserve"> </w:t>
      </w:r>
      <w:r w:rsidR="009A2CEE" w:rsidRPr="006039DD">
        <w:rPr>
          <w:rStyle w:val="affff5"/>
          <w:rFonts w:hint="eastAsia"/>
          <w:rtl/>
        </w:rPr>
        <w:t>הייתי</w:t>
      </w:r>
      <w:r w:rsidR="009A2CEE" w:rsidRPr="006039DD">
        <w:rPr>
          <w:rStyle w:val="affff5"/>
          <w:rtl/>
        </w:rPr>
        <w:t xml:space="preserve"> </w:t>
      </w:r>
      <w:r w:rsidR="009A2CEE" w:rsidRPr="006039DD">
        <w:rPr>
          <w:rStyle w:val="affff5"/>
          <w:rFonts w:hint="eastAsia"/>
          <w:rtl/>
        </w:rPr>
        <w:t>אומר</w:t>
      </w:r>
      <w:r w:rsidR="009A2CEE">
        <w:rPr>
          <w:rStyle w:val="affff5"/>
          <w:rFonts w:hint="cs"/>
          <w:rtl/>
        </w:rPr>
        <w:t>:</w:t>
      </w:r>
      <w:r w:rsidRPr="00262A77">
        <w:rPr>
          <w:rFonts w:ascii="FontbitDavid" w:hAnsi="FontbitDavid" w:hint="cs"/>
          <w:spacing w:val="-6"/>
          <w:sz w:val="32"/>
          <w:rtl/>
        </w:rPr>
        <w:t xml:space="preserve"> </w:t>
      </w:r>
      <w:r w:rsidR="009A2CEE">
        <w:rPr>
          <w:rStyle w:val="affff5"/>
          <w:rFonts w:hint="cs"/>
          <w:spacing w:val="-6"/>
          <w:rtl/>
        </w:rPr>
        <w:t>המשנה</w:t>
      </w:r>
      <w:r w:rsidRPr="00262A77">
        <w:rPr>
          <w:rStyle w:val="affff5"/>
          <w:rFonts w:hint="cs"/>
          <w:spacing w:val="-6"/>
          <w:rtl/>
        </w:rPr>
        <w:t xml:space="preserve"> ר</w:t>
      </w:r>
      <w:r w:rsidRPr="00262A77">
        <w:rPr>
          <w:rStyle w:val="affff5"/>
          <w:spacing w:val="-6"/>
          <w:rtl/>
        </w:rPr>
        <w:t>"</w:t>
      </w:r>
      <w:r w:rsidRPr="00262A77">
        <w:rPr>
          <w:rStyle w:val="affff5"/>
          <w:rFonts w:hint="cs"/>
          <w:spacing w:val="-6"/>
          <w:rtl/>
        </w:rPr>
        <w:t>ע</w:t>
      </w:r>
      <w:r w:rsidRPr="00262A77">
        <w:rPr>
          <w:rFonts w:ascii="FontbitDavid" w:hAnsi="FontbitDavid" w:hint="cs"/>
          <w:spacing w:val="-6"/>
          <w:sz w:val="32"/>
          <w:rtl/>
        </w:rPr>
        <w:t xml:space="preserve"> דאין קידושין בל</w:t>
      </w:r>
      <w:r w:rsidR="009A2CEE">
        <w:rPr>
          <w:rFonts w:ascii="FontbitDavid" w:hAnsi="FontbitDavid" w:hint="cs"/>
          <w:spacing w:val="-6"/>
          <w:sz w:val="32"/>
          <w:rtl/>
        </w:rPr>
        <w:t>אוין,</w:t>
      </w:r>
    </w:p>
    <w:p w14:paraId="5D5D7B56" w14:textId="1D417D65" w:rsidR="00B433C9" w:rsidRPr="00262A77" w:rsidRDefault="00B433C9" w:rsidP="00B55EDF">
      <w:pPr>
        <w:rPr>
          <w:spacing w:val="-6"/>
          <w:rtl/>
        </w:rPr>
      </w:pPr>
      <w:r w:rsidRPr="00262A77">
        <w:rPr>
          <w:rStyle w:val="affff5"/>
          <w:rFonts w:hint="cs"/>
          <w:spacing w:val="-6"/>
          <w:rtl/>
        </w:rPr>
        <w:t>ו</w:t>
      </w:r>
      <w:r w:rsidR="00154293">
        <w:rPr>
          <w:rStyle w:val="affff5"/>
          <w:rFonts w:hint="cs"/>
          <w:spacing w:val="-6"/>
          <w:rtl/>
        </w:rPr>
        <w:t>אין ל</w:t>
      </w:r>
      <w:r w:rsidRPr="00262A77">
        <w:rPr>
          <w:rStyle w:val="affff5"/>
          <w:rFonts w:hint="cs"/>
          <w:spacing w:val="-6"/>
          <w:rtl/>
        </w:rPr>
        <w:t>דח</w:t>
      </w:r>
      <w:r w:rsidR="009A2CEE">
        <w:rPr>
          <w:rStyle w:val="affff5"/>
          <w:rFonts w:hint="cs"/>
          <w:spacing w:val="-6"/>
          <w:rtl/>
        </w:rPr>
        <w:t>ו</w:t>
      </w:r>
      <w:r w:rsidR="00154293">
        <w:rPr>
          <w:rStyle w:val="affff5"/>
          <w:rFonts w:hint="cs"/>
          <w:spacing w:val="-6"/>
          <w:rtl/>
        </w:rPr>
        <w:t>ת</w:t>
      </w:r>
      <w:r w:rsidR="009A2CEE">
        <w:rPr>
          <w:rStyle w:val="affff5"/>
          <w:rFonts w:hint="cs"/>
          <w:spacing w:val="-6"/>
          <w:rtl/>
        </w:rPr>
        <w:t>:</w:t>
      </w:r>
      <w:r w:rsidRPr="00262A77">
        <w:rPr>
          <w:rStyle w:val="affff5"/>
          <w:rFonts w:hint="cs"/>
          <w:spacing w:val="-6"/>
          <w:rtl/>
        </w:rPr>
        <w:t xml:space="preserve"> א</w:t>
      </w:r>
      <w:r w:rsidR="009A2CEE">
        <w:rPr>
          <w:rStyle w:val="affff5"/>
          <w:rFonts w:hint="cs"/>
          <w:spacing w:val="-6"/>
          <w:rtl/>
        </w:rPr>
        <w:t>ם</w:t>
      </w:r>
      <w:r w:rsidRPr="00262A77">
        <w:rPr>
          <w:rStyle w:val="affff5"/>
          <w:rFonts w:hint="cs"/>
          <w:spacing w:val="-6"/>
          <w:rtl/>
        </w:rPr>
        <w:t xml:space="preserve"> </w:t>
      </w:r>
      <w:r w:rsidR="00154293">
        <w:rPr>
          <w:rStyle w:val="affff5"/>
          <w:rFonts w:hint="cs"/>
          <w:spacing w:val="-6"/>
          <w:rtl/>
        </w:rPr>
        <w:t>כ</w:t>
      </w:r>
      <w:r w:rsidRPr="00262A77">
        <w:rPr>
          <w:rStyle w:val="affff5"/>
          <w:rFonts w:hint="cs"/>
          <w:spacing w:val="-6"/>
          <w:rtl/>
        </w:rPr>
        <w:t>ר</w:t>
      </w:r>
      <w:r w:rsidRPr="00262A77">
        <w:rPr>
          <w:rStyle w:val="affff5"/>
          <w:spacing w:val="-6"/>
          <w:rtl/>
        </w:rPr>
        <w:t>"</w:t>
      </w:r>
      <w:r w:rsidRPr="00262A77">
        <w:rPr>
          <w:rStyle w:val="affff5"/>
          <w:rFonts w:hint="cs"/>
          <w:spacing w:val="-6"/>
          <w:rtl/>
        </w:rPr>
        <w:t>ע</w:t>
      </w:r>
      <w:r w:rsidR="00154293">
        <w:rPr>
          <w:rStyle w:val="affff5"/>
          <w:rFonts w:hint="cs"/>
          <w:spacing w:val="-6"/>
          <w:rtl/>
        </w:rPr>
        <w:t>,</w:t>
      </w:r>
      <w:r w:rsidRPr="00262A77">
        <w:rPr>
          <w:rFonts w:hint="cs"/>
          <w:spacing w:val="-6"/>
          <w:rtl/>
        </w:rPr>
        <w:t xml:space="preserve"> </w:t>
      </w:r>
      <w:r w:rsidR="00097E59" w:rsidRPr="00262A77">
        <w:rPr>
          <w:rFonts w:hint="cs"/>
          <w:spacing w:val="-6"/>
          <w:rtl/>
        </w:rPr>
        <w:t>שיתפ</w:t>
      </w:r>
      <w:r w:rsidR="009A2CEE">
        <w:rPr>
          <w:rFonts w:hint="cs"/>
          <w:spacing w:val="-6"/>
          <w:rtl/>
        </w:rPr>
        <w:t>ו</w:t>
      </w:r>
      <w:r w:rsidR="00097E59" w:rsidRPr="00262A77">
        <w:rPr>
          <w:rFonts w:hint="cs"/>
          <w:spacing w:val="-6"/>
          <w:rtl/>
        </w:rPr>
        <w:t xml:space="preserve">ס </w:t>
      </w:r>
      <w:r w:rsidRPr="00262A77">
        <w:rPr>
          <w:spacing w:val="-6"/>
          <w:rtl/>
        </w:rPr>
        <w:t>קידושי</w:t>
      </w:r>
      <w:r w:rsidR="009A2CEE">
        <w:rPr>
          <w:rFonts w:hint="cs"/>
          <w:spacing w:val="-6"/>
          <w:rtl/>
        </w:rPr>
        <w:t>ן</w:t>
      </w:r>
      <w:r w:rsidRPr="00262A77">
        <w:rPr>
          <w:rFonts w:hint="cs"/>
          <w:spacing w:val="-6"/>
          <w:rtl/>
        </w:rPr>
        <w:t xml:space="preserve"> </w:t>
      </w:r>
      <w:r w:rsidRPr="00262A77">
        <w:rPr>
          <w:rStyle w:val="affff5"/>
          <w:rFonts w:hint="cs"/>
          <w:spacing w:val="-6"/>
          <w:rtl/>
        </w:rPr>
        <w:t>ד</w:t>
      </w:r>
      <w:r w:rsidR="009A2CEE">
        <w:rPr>
          <w:rStyle w:val="affff5"/>
          <w:rFonts w:hint="cs"/>
          <w:rtl/>
        </w:rPr>
        <w:t>אית ליה</w:t>
      </w:r>
      <w:r w:rsidRPr="00262A77">
        <w:rPr>
          <w:rFonts w:hint="cs"/>
          <w:spacing w:val="-6"/>
          <w:rtl/>
        </w:rPr>
        <w:t xml:space="preserve"> אדם מקנה דשלב</w:t>
      </w:r>
      <w:r w:rsidRPr="00262A77">
        <w:rPr>
          <w:spacing w:val="-6"/>
          <w:rtl/>
        </w:rPr>
        <w:t>"</w:t>
      </w:r>
      <w:r w:rsidRPr="00262A77">
        <w:rPr>
          <w:rFonts w:hint="cs"/>
          <w:spacing w:val="-6"/>
          <w:rtl/>
        </w:rPr>
        <w:t>ל</w:t>
      </w:r>
      <w:r w:rsidR="009A2CEE">
        <w:rPr>
          <w:rFonts w:hint="cs"/>
          <w:spacing w:val="-6"/>
          <w:rtl/>
        </w:rPr>
        <w:t>,</w:t>
      </w:r>
    </w:p>
    <w:p w14:paraId="66516FAD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צג</w:t>
      </w:r>
    </w:p>
    <w:p w14:paraId="5D362D17" w14:textId="53DEED43" w:rsidR="00B433C9" w:rsidRPr="00262A77" w:rsidRDefault="00154293" w:rsidP="00B55EDF">
      <w:pPr>
        <w:rPr>
          <w:rFonts w:ascii="FontbitDavid" w:hAnsi="FontbitDavid"/>
          <w:spacing w:val="-2"/>
          <w:sz w:val="32"/>
          <w:rtl/>
        </w:rPr>
      </w:pPr>
      <w:r>
        <w:rPr>
          <w:rFonts w:ascii="FontbitDavid" w:hAnsi="FontbitDavid" w:hint="cs"/>
          <w:spacing w:val="-2"/>
          <w:sz w:val="32"/>
          <w:rtl/>
        </w:rPr>
        <w:t>ד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קונם שאני עושה לפיך </w:t>
      </w:r>
      <w:r w:rsidR="00097E59" w:rsidRPr="00262A77">
        <w:rPr>
          <w:rStyle w:val="affff5"/>
          <w:rFonts w:hint="cs"/>
          <w:rtl/>
        </w:rPr>
        <w:t>ל</w:t>
      </w:r>
      <w:r w:rsidR="00B433C9" w:rsidRPr="00262A77">
        <w:rPr>
          <w:rStyle w:val="affff5"/>
          <w:rtl/>
        </w:rPr>
        <w:t>ר</w:t>
      </w:r>
      <w:r w:rsidR="00097E59" w:rsidRPr="00262A77">
        <w:rPr>
          <w:rStyle w:val="affff5"/>
          <w:rtl/>
        </w:rPr>
        <w:t>"ע</w:t>
      </w:r>
      <w:r w:rsidR="00B433C9" w:rsidRPr="00262A77">
        <w:rPr>
          <w:rStyle w:val="affff5"/>
          <w:rtl/>
        </w:rPr>
        <w:t xml:space="preserve">: 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יפר, שמא תעדיף עליו </w:t>
      </w:r>
      <w:r>
        <w:rPr>
          <w:rFonts w:ascii="FontbitDavid" w:hAnsi="FontbitDavid" w:hint="cs"/>
          <w:spacing w:val="-2"/>
          <w:sz w:val="32"/>
          <w:rtl/>
        </w:rPr>
        <w:t>מהראוי!</w:t>
      </w:r>
    </w:p>
    <w:p w14:paraId="21D2C9BF" w14:textId="34CAAF81" w:rsidR="00B433C9" w:rsidRPr="008E5DE4" w:rsidRDefault="00154293" w:rsidP="008E5DE4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ששם</w:t>
      </w:r>
      <w:r w:rsidR="00B433C9" w:rsidRPr="009141B1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ב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 w:hint="cs"/>
          <w:sz w:val="32"/>
          <w:rtl/>
        </w:rPr>
        <w:t>יקדשו ידי לעושיהם</w:t>
      </w:r>
      <w:r>
        <w:rPr>
          <w:rFonts w:ascii="FontbitDavid" w:hAnsi="FontbitDavid" w:hint="cs"/>
          <w:sz w:val="32"/>
          <w:rtl/>
        </w:rPr>
        <w:t>'</w:t>
      </w:r>
      <w:r w:rsidR="00B433C9" w:rsidRPr="006039DD">
        <w:rPr>
          <w:rStyle w:val="affff8"/>
          <w:rtl/>
        </w:rPr>
        <w:t>.</w:t>
      </w:r>
    </w:p>
    <w:p w14:paraId="24AE57E3" w14:textId="465FFB24" w:rsidR="003C432D" w:rsidRPr="006039DD" w:rsidRDefault="003C432D" w:rsidP="00615A60">
      <w:pPr>
        <w:pStyle w:val="affff2"/>
        <w:rPr>
          <w:rtl/>
        </w:rPr>
      </w:pPr>
      <w:bookmarkStart w:id="1044" w:name="_Toc119173089"/>
      <w:bookmarkStart w:id="1045" w:name="_Toc119230184"/>
      <w:r w:rsidRPr="006039DD">
        <w:rPr>
          <w:rFonts w:hint="eastAsia"/>
          <w:rtl/>
        </w:rPr>
        <w:t>הסוברים</w:t>
      </w:r>
      <w:r w:rsidRPr="006039DD">
        <w:rPr>
          <w:rtl/>
        </w:rPr>
        <w:t xml:space="preserve"> </w:t>
      </w:r>
      <w:r>
        <w:rPr>
          <w:rFonts w:hint="cs"/>
          <w:rtl/>
        </w:rPr>
        <w:t>'</w:t>
      </w:r>
      <w:r w:rsidRPr="006039DD">
        <w:rPr>
          <w:rFonts w:hint="eastAsia"/>
          <w:rtl/>
        </w:rPr>
        <w:t>אדם</w:t>
      </w:r>
      <w:r w:rsidRPr="006039DD">
        <w:rPr>
          <w:rtl/>
        </w:rPr>
        <w:t xml:space="preserve"> </w:t>
      </w:r>
      <w:r w:rsidRPr="006039DD">
        <w:rPr>
          <w:rFonts w:hint="eastAsia"/>
          <w:rtl/>
        </w:rPr>
        <w:t>מקנה</w:t>
      </w:r>
      <w:r w:rsidRPr="006039DD">
        <w:rPr>
          <w:rtl/>
        </w:rPr>
        <w:t xml:space="preserve"> </w:t>
      </w:r>
      <w:r w:rsidRPr="006039DD">
        <w:rPr>
          <w:rFonts w:hint="eastAsia"/>
          <w:rtl/>
        </w:rPr>
        <w:t>דבר</w:t>
      </w:r>
      <w:r w:rsidRPr="006039DD">
        <w:rPr>
          <w:rtl/>
        </w:rPr>
        <w:t xml:space="preserve"> </w:t>
      </w:r>
      <w:r w:rsidRPr="006039DD">
        <w:rPr>
          <w:rFonts w:hint="eastAsia"/>
          <w:rtl/>
        </w:rPr>
        <w:t>שלא</w:t>
      </w:r>
      <w:r w:rsidRPr="006039DD">
        <w:rPr>
          <w:rtl/>
        </w:rPr>
        <w:t xml:space="preserve"> </w:t>
      </w:r>
      <w:r w:rsidRPr="006039DD">
        <w:rPr>
          <w:rFonts w:hint="eastAsia"/>
          <w:rtl/>
        </w:rPr>
        <w:t>בא</w:t>
      </w:r>
      <w:r w:rsidRPr="006039DD">
        <w:rPr>
          <w:rtl/>
        </w:rPr>
        <w:t xml:space="preserve"> </w:t>
      </w:r>
      <w:r w:rsidRPr="006039DD">
        <w:rPr>
          <w:rFonts w:hint="eastAsia"/>
          <w:rtl/>
        </w:rPr>
        <w:t>לעולם</w:t>
      </w:r>
      <w:r>
        <w:rPr>
          <w:rFonts w:hint="cs"/>
          <w:rtl/>
        </w:rPr>
        <w:t>'</w:t>
      </w:r>
      <w:bookmarkEnd w:id="1044"/>
      <w:bookmarkEnd w:id="1045"/>
    </w:p>
    <w:p w14:paraId="22EA1941" w14:textId="3751D071" w:rsidR="003C432D" w:rsidRDefault="003C432D" w:rsidP="006039DD">
      <w:pPr>
        <w:jc w:val="center"/>
        <w:rPr>
          <w:rStyle w:val="affff5"/>
          <w:color w:val="808080" w:themeColor="background1" w:themeShade="80"/>
          <w:rtl/>
        </w:rPr>
      </w:pPr>
      <w:r>
        <w:rPr>
          <w:rStyle w:val="affff5"/>
          <w:rFonts w:hint="cs"/>
          <w:rtl/>
        </w:rPr>
        <w:t xml:space="preserve">ושאמרנו דלר"ע אינו מקנה דשלב"ל, </w:t>
      </w:r>
      <w:r w:rsidR="00E42F4B">
        <w:rPr>
          <w:rStyle w:val="affff5"/>
          <w:rFonts w:hint="cs"/>
          <w:rtl/>
        </w:rPr>
        <w:t>ח</w:t>
      </w:r>
      <w:r>
        <w:rPr>
          <w:rStyle w:val="affff5"/>
          <w:rFonts w:hint="cs"/>
          <w:rtl/>
        </w:rPr>
        <w:t>ו</w:t>
      </w:r>
      <w:r w:rsidR="00E42F4B">
        <w:rPr>
          <w:rStyle w:val="affff5"/>
          <w:rFonts w:hint="cs"/>
          <w:rtl/>
        </w:rPr>
        <w:t>לק א</w:t>
      </w:r>
      <w:r w:rsidR="00B433C9" w:rsidRPr="009141B1">
        <w:rPr>
          <w:rStyle w:val="affff5"/>
          <w:rtl/>
        </w:rPr>
        <w:t>ר</w:t>
      </w:r>
      <w:r w:rsidR="00B433C9" w:rsidRPr="009141B1">
        <w:rPr>
          <w:rStyle w:val="affff5"/>
          <w:rFonts w:hint="cs"/>
          <w:rtl/>
        </w:rPr>
        <w:t>נב</w:t>
      </w:r>
      <w:r w:rsidR="00B433C9" w:rsidRPr="009141B1">
        <w:rPr>
          <w:rStyle w:val="affff5"/>
          <w:rtl/>
        </w:rPr>
        <w:t>"</w:t>
      </w:r>
      <w:r w:rsidR="00B433C9" w:rsidRPr="009141B1">
        <w:rPr>
          <w:rStyle w:val="affff5"/>
          <w:rFonts w:hint="cs"/>
          <w:rtl/>
        </w:rPr>
        <w:t>י</w:t>
      </w:r>
      <w:r>
        <w:rPr>
          <w:rStyle w:val="affff5"/>
          <w:rFonts w:hint="cs"/>
          <w:rtl/>
        </w:rPr>
        <w:t xml:space="preserve"> שאמר</w:t>
      </w:r>
      <w:r w:rsidR="00B433C9" w:rsidRPr="009141B1">
        <w:rPr>
          <w:rStyle w:val="affff5"/>
          <w:rtl/>
        </w:rPr>
        <w:t>:</w:t>
      </w:r>
    </w:p>
    <w:p w14:paraId="51A8744F" w14:textId="2F978874" w:rsidR="003C432D" w:rsidRDefault="003C432D" w:rsidP="006039DD">
      <w:pPr>
        <w:jc w:val="center"/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lastRenderedPageBreak/>
        <w:t>"</w:t>
      </w:r>
      <w:r w:rsidR="00B433C9" w:rsidRPr="009141B1">
        <w:rPr>
          <w:rStyle w:val="affff5"/>
          <w:rtl/>
        </w:rPr>
        <w:t>ר</w:t>
      </w:r>
      <w:r>
        <w:rPr>
          <w:rStyle w:val="affff5"/>
          <w:rFonts w:hint="cs"/>
          <w:rtl/>
        </w:rPr>
        <w:t xml:space="preserve">' </w:t>
      </w:r>
      <w:r w:rsidR="00B433C9" w:rsidRPr="009141B1">
        <w:rPr>
          <w:rStyle w:val="affff5"/>
          <w:rtl/>
        </w:rPr>
        <w:t xml:space="preserve">הונא </w:t>
      </w:r>
      <w:r>
        <w:rPr>
          <w:rStyle w:val="affff5"/>
          <w:rFonts w:hint="cs"/>
          <w:rtl/>
        </w:rPr>
        <w:t>כ</w:t>
      </w:r>
      <w:r w:rsidR="00B433C9" w:rsidRPr="009141B1">
        <w:rPr>
          <w:rStyle w:val="affff5"/>
          <w:rtl/>
        </w:rPr>
        <w:t xml:space="preserve">רב, </w:t>
      </w:r>
      <w:r w:rsidRPr="006039DD">
        <w:rPr>
          <w:rStyle w:val="affff8"/>
          <w:rtl/>
        </w:rPr>
        <w:t>[ורב]</w:t>
      </w:r>
      <w:r>
        <w:rPr>
          <w:rStyle w:val="affff5"/>
          <w:rFonts w:hint="cs"/>
          <w:rtl/>
        </w:rPr>
        <w:t xml:space="preserve"> כ</w:t>
      </w:r>
      <w:r w:rsidR="00B433C9" w:rsidRPr="009141B1">
        <w:rPr>
          <w:rStyle w:val="affff5"/>
          <w:rtl/>
        </w:rPr>
        <w:t>ר</w:t>
      </w:r>
      <w:r>
        <w:rPr>
          <w:rStyle w:val="affff5"/>
          <w:rFonts w:hint="cs"/>
          <w:rtl/>
        </w:rPr>
        <w:t>'</w:t>
      </w:r>
      <w:r w:rsidR="00B433C9" w:rsidRPr="009141B1">
        <w:rPr>
          <w:rStyle w:val="affff5"/>
          <w:rtl/>
        </w:rPr>
        <w:t xml:space="preserve"> ינאי, כר</w:t>
      </w:r>
      <w:r>
        <w:rPr>
          <w:rStyle w:val="affff5"/>
          <w:rFonts w:hint="cs"/>
          <w:rtl/>
        </w:rPr>
        <w:t>'</w:t>
      </w:r>
      <w:r w:rsidR="00B433C9" w:rsidRPr="009141B1">
        <w:rPr>
          <w:rStyle w:val="affff5"/>
          <w:rtl/>
        </w:rPr>
        <w:t xml:space="preserve"> חייא, כרבי, כר</w:t>
      </w:r>
      <w:r>
        <w:rPr>
          <w:rStyle w:val="affff5"/>
          <w:rFonts w:hint="cs"/>
          <w:rtl/>
        </w:rPr>
        <w:t>"</w:t>
      </w:r>
      <w:r w:rsidR="00B433C9" w:rsidRPr="009141B1">
        <w:rPr>
          <w:rStyle w:val="affff5"/>
          <w:rtl/>
        </w:rPr>
        <w:t>מ</w:t>
      </w:r>
      <w:r>
        <w:rPr>
          <w:rStyle w:val="affff5"/>
          <w:rFonts w:hint="cs"/>
          <w:rtl/>
        </w:rPr>
        <w:t>,</w:t>
      </w:r>
      <w:r w:rsidR="00B433C9" w:rsidRPr="009141B1">
        <w:rPr>
          <w:rStyle w:val="affff5"/>
          <w:rtl/>
        </w:rPr>
        <w:t xml:space="preserve"> כר</w:t>
      </w:r>
      <w:r w:rsidR="00B433C9" w:rsidRPr="009141B1">
        <w:rPr>
          <w:rStyle w:val="affff5"/>
          <w:rFonts w:hint="cs"/>
          <w:rtl/>
        </w:rPr>
        <w:t>אב</w:t>
      </w:r>
      <w:r w:rsidR="00B433C9" w:rsidRPr="009141B1">
        <w:rPr>
          <w:rStyle w:val="affff5"/>
          <w:rtl/>
        </w:rPr>
        <w:t>"</w:t>
      </w:r>
      <w:r w:rsidR="00B433C9" w:rsidRPr="009141B1">
        <w:rPr>
          <w:rStyle w:val="affff5"/>
          <w:rFonts w:hint="cs"/>
          <w:rtl/>
        </w:rPr>
        <w:t>י</w:t>
      </w:r>
      <w:r>
        <w:rPr>
          <w:rStyle w:val="affff5"/>
          <w:rFonts w:hint="cs"/>
          <w:rtl/>
        </w:rPr>
        <w:t>,</w:t>
      </w:r>
      <w:r w:rsidR="00B433C9" w:rsidRPr="009141B1">
        <w:rPr>
          <w:rStyle w:val="affff5"/>
          <w:rFonts w:hint="cs"/>
          <w:rtl/>
        </w:rPr>
        <w:t xml:space="preserve"> כר</w:t>
      </w:r>
      <w:r w:rsidR="00B433C9" w:rsidRPr="009141B1">
        <w:rPr>
          <w:rStyle w:val="affff5"/>
          <w:rtl/>
        </w:rPr>
        <w:t>"</w:t>
      </w:r>
      <w:r w:rsidR="00B433C9" w:rsidRPr="009141B1">
        <w:rPr>
          <w:rStyle w:val="affff5"/>
          <w:rFonts w:hint="cs"/>
          <w:rtl/>
        </w:rPr>
        <w:t>ע</w:t>
      </w:r>
      <w:r>
        <w:rPr>
          <w:rFonts w:ascii="FontbitDavid" w:hAnsi="FontbitDavid" w:hint="cs"/>
          <w:sz w:val="32"/>
          <w:rtl/>
        </w:rPr>
        <w:t xml:space="preserve"> -</w:t>
      </w:r>
    </w:p>
    <w:p w14:paraId="2E92608F" w14:textId="635AA8D9" w:rsidR="00B433C9" w:rsidRPr="00C35A2C" w:rsidRDefault="00B433C9" w:rsidP="006039DD">
      <w:pPr>
        <w:jc w:val="center"/>
        <w:rPr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אדם מקנה דבר שלא בא לעולם</w:t>
      </w:r>
      <w:r w:rsidR="003C432D">
        <w:rPr>
          <w:rFonts w:hint="cs"/>
          <w:rtl/>
        </w:rPr>
        <w:t>"</w:t>
      </w:r>
      <w:r w:rsidRPr="0039104D">
        <w:rPr>
          <w:rtl/>
        </w:rPr>
        <w:t>.</w:t>
      </w:r>
    </w:p>
    <w:p w14:paraId="408F12F5" w14:textId="18613E01" w:rsidR="00B433C9" w:rsidRPr="00C35A2C" w:rsidRDefault="007179F8" w:rsidP="00B55EDF">
      <w:pPr>
        <w:rPr>
          <w:rtl/>
        </w:rPr>
      </w:pPr>
      <w:r w:rsidRPr="007179F8">
        <w:rPr>
          <w:rtl/>
        </w:rPr>
        <w:t>•</w:t>
      </w:r>
      <w:r w:rsidR="00B433C9" w:rsidRPr="00C35A2C">
        <w:rPr>
          <w:rFonts w:hint="cs"/>
          <w:rtl/>
        </w:rPr>
        <w:t xml:space="preserve"> </w:t>
      </w:r>
      <w:r w:rsidR="00B433C9" w:rsidRPr="009141B1">
        <w:rPr>
          <w:rStyle w:val="affff5"/>
          <w:rtl/>
        </w:rPr>
        <w:t>ר"</w:t>
      </w:r>
      <w:r w:rsidR="00B433C9" w:rsidRPr="009141B1">
        <w:rPr>
          <w:rStyle w:val="affff5"/>
          <w:rFonts w:hint="cs"/>
          <w:rtl/>
        </w:rPr>
        <w:t>ה</w:t>
      </w:r>
      <w:r w:rsidR="00E42F4B">
        <w:rPr>
          <w:rStyle w:val="affff5"/>
          <w:rFonts w:hint="cs"/>
          <w:rtl/>
        </w:rPr>
        <w:t>:</w:t>
      </w:r>
      <w:r w:rsidR="00B433C9" w:rsidRPr="009141B1">
        <w:rPr>
          <w:rStyle w:val="affff5"/>
          <w:rtl/>
        </w:rPr>
        <w:t xml:space="preserve"> </w:t>
      </w:r>
      <w:r w:rsidR="00B433C9" w:rsidRPr="00C35A2C">
        <w:rPr>
          <w:rtl/>
        </w:rPr>
        <w:t>המוכר פירות דקל</w:t>
      </w:r>
      <w:r w:rsidR="00B433C9" w:rsidRPr="009141B1">
        <w:rPr>
          <w:rStyle w:val="affff5"/>
          <w:rtl/>
        </w:rPr>
        <w:t xml:space="preserve"> </w:t>
      </w:r>
      <w:r w:rsidR="003C432D" w:rsidRPr="006039DD">
        <w:rPr>
          <w:rtl/>
        </w:rPr>
        <w:t xml:space="preserve">- </w:t>
      </w:r>
      <w:r w:rsidR="003C432D">
        <w:rPr>
          <w:rFonts w:hint="cs"/>
          <w:rtl/>
        </w:rPr>
        <w:t>מ</w:t>
      </w:r>
      <w:r w:rsidR="00E42F4B">
        <w:rPr>
          <w:rFonts w:hint="cs"/>
          <w:rtl/>
        </w:rPr>
        <w:t>שבאו לעולם</w:t>
      </w:r>
      <w:r w:rsidR="003C432D">
        <w:rPr>
          <w:rFonts w:hint="cs"/>
          <w:rtl/>
        </w:rPr>
        <w:t xml:space="preserve"> </w:t>
      </w:r>
      <w:r w:rsidR="003C432D" w:rsidRPr="00D1637C">
        <w:rPr>
          <w:rFonts w:cs="PFT_Frank" w:hint="eastAsia"/>
          <w:b/>
          <w:bCs/>
          <w:szCs w:val="14"/>
          <w:rtl/>
        </w:rPr>
        <w:t>אינו</w:t>
      </w:r>
      <w:r w:rsidR="003C432D" w:rsidRPr="00D1637C">
        <w:rPr>
          <w:rFonts w:cs="PFT_Frank"/>
          <w:b/>
          <w:bCs/>
          <w:szCs w:val="14"/>
          <w:rtl/>
        </w:rPr>
        <w:t xml:space="preserve"> </w:t>
      </w:r>
      <w:r w:rsidR="003C432D" w:rsidRPr="00D1637C">
        <w:rPr>
          <w:rFonts w:cs="PFT_Frank" w:hint="eastAsia"/>
          <w:b/>
          <w:bCs/>
          <w:szCs w:val="14"/>
          <w:rtl/>
        </w:rPr>
        <w:t>חוזר</w:t>
      </w:r>
      <w:r w:rsidR="00E42F4B">
        <w:rPr>
          <w:rFonts w:hint="cs"/>
          <w:rtl/>
        </w:rPr>
        <w:t>.</w:t>
      </w:r>
    </w:p>
    <w:p w14:paraId="4BD72602" w14:textId="5E0B59D8" w:rsidR="00B433C9" w:rsidRPr="00C35A2C" w:rsidRDefault="003C432D" w:rsidP="006039DD">
      <w:pPr>
        <w:pStyle w:val="affff7"/>
        <w:ind w:left="339"/>
        <w:rPr>
          <w:rtl/>
        </w:rPr>
      </w:pPr>
      <w:r>
        <w:rPr>
          <w:rStyle w:val="affff5"/>
          <w:rFonts w:hint="cs"/>
          <w:rtl/>
        </w:rPr>
        <w:t xml:space="preserve"> אבל ל</w:t>
      </w:r>
      <w:r w:rsidR="00B433C9" w:rsidRPr="009141B1">
        <w:rPr>
          <w:rStyle w:val="affff5"/>
          <w:rtl/>
        </w:rPr>
        <w:t>ר"נ: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 xml:space="preserve">אף בבאו - </w:t>
      </w:r>
      <w:r w:rsidR="00B433C9" w:rsidRPr="00C35A2C">
        <w:rPr>
          <w:rtl/>
        </w:rPr>
        <w:t>ח</w:t>
      </w:r>
      <w:r>
        <w:rPr>
          <w:rFonts w:hint="cs"/>
          <w:rtl/>
        </w:rPr>
        <w:t>ו</w:t>
      </w:r>
      <w:r w:rsidR="00B433C9" w:rsidRPr="00C35A2C">
        <w:rPr>
          <w:rtl/>
        </w:rPr>
        <w:t>זר</w:t>
      </w:r>
      <w:r>
        <w:rPr>
          <w:rStyle w:val="affff5"/>
          <w:rFonts w:hint="cs"/>
          <w:rtl/>
        </w:rPr>
        <w:t>,</w:t>
      </w:r>
      <w:r w:rsidR="00E42F4B">
        <w:rPr>
          <w:rStyle w:val="affff5"/>
          <w:rFonts w:hint="cs"/>
          <w:rtl/>
        </w:rPr>
        <w:t xml:space="preserve"> ומ</w:t>
      </w:r>
      <w:r>
        <w:rPr>
          <w:rStyle w:val="affff5"/>
          <w:rFonts w:hint="cs"/>
          <w:rtl/>
        </w:rPr>
        <w:t>"מ</w:t>
      </w:r>
      <w:r w:rsidR="00E42F4B">
        <w:rPr>
          <w:rStyle w:val="affff5"/>
          <w:rFonts w:hint="cs"/>
          <w:rtl/>
        </w:rPr>
        <w:t>:</w:t>
      </w:r>
      <w:r w:rsidR="00097E59">
        <w:rPr>
          <w:rtl/>
        </w:rPr>
        <w:t xml:space="preserve"> שמט ואכ</w:t>
      </w:r>
      <w:r w:rsidR="00B433C9" w:rsidRPr="00C35A2C">
        <w:rPr>
          <w:rtl/>
        </w:rPr>
        <w:t xml:space="preserve">ל - לא </w:t>
      </w:r>
      <w:r w:rsidR="00B433C9">
        <w:rPr>
          <w:rtl/>
        </w:rPr>
        <w:t>מוציאים</w:t>
      </w:r>
      <w:r w:rsidR="00B433C9" w:rsidRPr="00C35A2C">
        <w:rPr>
          <w:rtl/>
        </w:rPr>
        <w:t>.</w:t>
      </w:r>
    </w:p>
    <w:p w14:paraId="17D9EEE0" w14:textId="544509E4" w:rsidR="00B433C9" w:rsidRPr="00C35A2C" w:rsidRDefault="007179F8" w:rsidP="00B55EDF">
      <w:pPr>
        <w:rPr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hint="cs"/>
          <w:rtl/>
        </w:rPr>
        <w:t xml:space="preserve"> </w:t>
      </w:r>
      <w:r w:rsidR="00B433C9" w:rsidRPr="009141B1">
        <w:rPr>
          <w:rStyle w:val="affff5"/>
          <w:rtl/>
        </w:rPr>
        <w:t>רב: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CA4FF8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שדה זו לכשאקחנה קנויה לך מעכשיו</w:t>
      </w:r>
      <w:r w:rsidR="00CA4FF8">
        <w:rPr>
          <w:rFonts w:ascii="FontbitDavid" w:hAnsi="FontbitDavid" w:hint="cs"/>
          <w:sz w:val="32"/>
          <w:rtl/>
        </w:rPr>
        <w:t>'</w:t>
      </w:r>
      <w:r w:rsidR="003C432D"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קנה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3FDD9280" w14:textId="1904D136" w:rsidR="00CA4FF8" w:rsidRDefault="007179F8" w:rsidP="00B55EDF">
      <w:pPr>
        <w:rPr>
          <w:rFonts w:ascii="FontbitDavid" w:hAnsi="FontbitDavid"/>
          <w:sz w:val="32"/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hint="cs"/>
          <w:rtl/>
        </w:rPr>
        <w:t xml:space="preserve"> </w:t>
      </w:r>
      <w:r w:rsidR="00B433C9" w:rsidRPr="009141B1">
        <w:rPr>
          <w:rStyle w:val="affff5"/>
          <w:rtl/>
        </w:rPr>
        <w:t>ר</w:t>
      </w:r>
      <w:r w:rsidR="00CA4FF8">
        <w:rPr>
          <w:rStyle w:val="affff5"/>
          <w:rFonts w:hint="cs"/>
          <w:rtl/>
        </w:rPr>
        <w:t>'</w:t>
      </w:r>
      <w:r w:rsidR="00B433C9" w:rsidRPr="009141B1">
        <w:rPr>
          <w:rStyle w:val="affff5"/>
          <w:rtl/>
        </w:rPr>
        <w:t xml:space="preserve"> ינאי</w:t>
      </w:r>
      <w:r w:rsidR="00CA4FF8">
        <w:rPr>
          <w:rStyle w:val="affff5"/>
          <w:rFonts w:hint="cs"/>
          <w:rtl/>
        </w:rPr>
        <w:t xml:space="preserve"> ור' חייא: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CA4FF8">
        <w:rPr>
          <w:rFonts w:ascii="FontbitDavid" w:hAnsi="FontbitDavid" w:hint="cs"/>
          <w:sz w:val="32"/>
          <w:rtl/>
        </w:rPr>
        <w:t>כשהתעכב</w:t>
      </w:r>
      <w:r w:rsidR="00097E59">
        <w:rPr>
          <w:rFonts w:ascii="FontbitDavid" w:hAnsi="FontbitDavid" w:hint="cs"/>
          <w:sz w:val="32"/>
          <w:rtl/>
        </w:rPr>
        <w:t xml:space="preserve"> אריס </w:t>
      </w:r>
      <w:r w:rsidR="00CA4FF8" w:rsidRPr="006039DD">
        <w:rPr>
          <w:rStyle w:val="affff5"/>
          <w:rFonts w:hint="eastAsia"/>
          <w:rtl/>
        </w:rPr>
        <w:t>דרי</w:t>
      </w:r>
      <w:r w:rsidR="00CA4FF8" w:rsidRPr="006039DD">
        <w:rPr>
          <w:rStyle w:val="affff5"/>
          <w:rtl/>
        </w:rPr>
        <w:t>"נ</w:t>
      </w:r>
      <w:r w:rsidR="00CA4FF8">
        <w:rPr>
          <w:rFonts w:ascii="FontbitDavid" w:hAnsi="FontbitDavid" w:hint="cs"/>
          <w:sz w:val="32"/>
          <w:rtl/>
        </w:rPr>
        <w:t xml:space="preserve"> מלהביא </w:t>
      </w:r>
      <w:r>
        <w:rPr>
          <w:rFonts w:ascii="FontbitDavid" w:hAnsi="FontbitDavid" w:hint="cs"/>
          <w:sz w:val="32"/>
          <w:rtl/>
        </w:rPr>
        <w:t xml:space="preserve">פירות </w:t>
      </w:r>
      <w:r>
        <w:rPr>
          <w:rStyle w:val="affff5"/>
          <w:rFonts w:ascii="FontbitDavid" w:hAnsi="FontbitDavid" w:hint="cs"/>
          <w:sz w:val="32"/>
          <w:rtl/>
          <w:rPrChange w:id="9085" w:author="מנוע אמוראים" w:date="2026-10-05T16:41:34Z">
            <w:rPr>
              <w:rFonts w:ascii="FontbitDavid" w:hAnsi="FontbitDavid" w:hint="cs"/>
              <w:sz w:val="32"/>
              <w:rtl/>
            </w:rPr>
          </w:rPrChange>
        </w:rPr>
        <w:t xml:space="preserve">בער</w:t>
      </w:r>
      <w:r>
        <w:rPr>
          <w:rStyle w:val="affff5"/>
          <w:rFonts w:ascii="FontbitDavid" w:hAnsi="FontbitDavid" w:hint="cs"/>
          <w:sz w:val="32"/>
          <w:rtl/>
          <w:rPrChange w:id="9086" w:author="מנוע אמוראים" w:date="2026-10-05T16:41:34Z">
            <w:rPr>
              <w:rFonts w:ascii="FontbitDavid" w:hAnsi="FontbitDavid" w:hint="cs"/>
              <w:sz w:val="32"/>
              <w:rtl/>
            </w:rPr>
          </w:rPrChange>
        </w:rPr>
        <w:t xml:space="preserve">"</w:t>
      </w:r>
      <w:r>
        <w:rPr>
          <w:rStyle w:val="affff5"/>
          <w:rFonts w:ascii="FontbitDavid" w:hAnsi="FontbitDavid" w:hint="cs"/>
          <w:sz w:val="32"/>
          <w:rtl/>
          <w:rPrChange w:id="9087" w:author="מנוע אמוראים" w:date="2026-10-05T16:41:34Z">
            <w:rPr>
              <w:rFonts w:ascii="FontbitDavid" w:hAnsi="FontbitDavid" w:hint="cs"/>
              <w:sz w:val="32"/>
              <w:rtl/>
            </w:rPr>
          </w:rPrChange>
        </w:rPr>
        <w:t xml:space="preserve">ש</w:t>
      </w:r>
      <w:r>
        <w:rPr>
          <w:rFonts w:ascii="FontbitDavid" w:hAnsi="FontbitDavid" w:hint="cs"/>
          <w:sz w:val="32"/>
          <w:rtl/>
        </w:rPr>
        <w:t xml:space="preserve">,</w:t>
      </w:r>
    </w:p>
    <w:p w14:paraId="1EADBA2E" w14:textId="1B69138B" w:rsidR="00B433C9" w:rsidRDefault="00B433C9" w:rsidP="006039DD">
      <w:pPr>
        <w:ind w:firstLine="113"/>
        <w:rPr>
          <w:rtl/>
        </w:rPr>
      </w:pPr>
      <w:r w:rsidRPr="00C35A2C">
        <w:rPr>
          <w:rFonts w:ascii="FontbitDavid" w:hAnsi="FontbitDavid" w:hint="cs"/>
          <w:sz w:val="32"/>
          <w:rtl/>
        </w:rPr>
        <w:t>ע</w:t>
      </w:r>
      <w:r w:rsidR="00CA4FF8">
        <w:rPr>
          <w:rFonts w:ascii="FontbitDavid" w:hAnsi="FontbitDavid" w:hint="cs"/>
          <w:sz w:val="32"/>
          <w:rtl/>
        </w:rPr>
        <w:t>י</w:t>
      </w:r>
      <w:r w:rsidRPr="00C35A2C">
        <w:rPr>
          <w:rFonts w:ascii="FontbitDavid" w:hAnsi="FontbitDavid" w:hint="cs"/>
          <w:sz w:val="32"/>
          <w:rtl/>
        </w:rPr>
        <w:t xml:space="preserve">שר מפירות ביתו על מה שיביא האריס </w:t>
      </w:r>
      <w:r w:rsidRPr="009141B1">
        <w:rPr>
          <w:rStyle w:val="affff5"/>
          <w:rFonts w:hint="cs"/>
          <w:rtl/>
        </w:rPr>
        <w:t>ו</w:t>
      </w:r>
      <w:r w:rsidR="00CA4FF8">
        <w:rPr>
          <w:rStyle w:val="affff5"/>
          <w:rFonts w:hint="cs"/>
          <w:rtl/>
        </w:rPr>
        <w:t>א"ל</w:t>
      </w:r>
      <w:r w:rsidRPr="009141B1">
        <w:rPr>
          <w:rStyle w:val="affff5"/>
          <w:rFonts w:hint="cs"/>
          <w:rtl/>
        </w:rPr>
        <w:t xml:space="preserve"> ר</w:t>
      </w:r>
      <w:r w:rsidRPr="009141B1">
        <w:rPr>
          <w:rStyle w:val="affff5"/>
          <w:rtl/>
        </w:rPr>
        <w:t>"</w:t>
      </w:r>
      <w:r w:rsidRPr="009141B1">
        <w:rPr>
          <w:rStyle w:val="affff5"/>
          <w:rFonts w:hint="cs"/>
          <w:rtl/>
        </w:rPr>
        <w:t xml:space="preserve">ח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טוב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נהג</w:t>
      </w:r>
      <w:r w:rsidR="00CA4FF8"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ת</w:t>
      </w:r>
      <w:r w:rsidRPr="00C35A2C">
        <w:rPr>
          <w:rFonts w:ascii="FontbitDavid" w:hAnsi="FontbitDavid" w:hint="cs"/>
          <w:sz w:val="32"/>
          <w:rtl/>
        </w:rPr>
        <w:t>.</w:t>
      </w:r>
    </w:p>
    <w:p w14:paraId="458B6008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צג:</w:t>
      </w:r>
    </w:p>
    <w:p w14:paraId="38691009" w14:textId="33A2B2DE" w:rsidR="00B433C9" w:rsidRDefault="007179F8" w:rsidP="00B55EDF">
      <w:pPr>
        <w:rPr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hint="cs"/>
          <w:rtl/>
        </w:rPr>
        <w:t xml:space="preserve"> </w:t>
      </w:r>
      <w:r w:rsidR="00B433C9" w:rsidRPr="009141B1">
        <w:rPr>
          <w:rStyle w:val="affff5"/>
          <w:rtl/>
        </w:rPr>
        <w:t>רבי</w:t>
      </w:r>
      <w:r w:rsidR="00CA4FF8">
        <w:rPr>
          <w:rStyle w:val="affff5"/>
          <w:rFonts w:hint="cs"/>
          <w:rtl/>
        </w:rPr>
        <w:t>:</w:t>
      </w:r>
      <w:r w:rsidR="00B433C9" w:rsidRPr="009141B1">
        <w:rPr>
          <w:rStyle w:val="affff5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לא תסגיר עבד אל אדוניו</w:t>
      </w:r>
      <w:r w:rsidR="00B433C9" w:rsidRPr="006B2A7E">
        <w:rPr>
          <w:rStyle w:val="affff1"/>
          <w:rFonts w:hint="cs"/>
          <w:rtl/>
        </w:rPr>
        <w:t>'</w:t>
      </w:r>
      <w:r w:rsidR="00CA4FF8">
        <w:rPr>
          <w:rFonts w:ascii="FontbitDavid" w:hAnsi="FontbitDavid" w:hint="cs"/>
          <w:sz w:val="32"/>
          <w:rtl/>
        </w:rPr>
        <w:t xml:space="preserve"> -</w:t>
      </w:r>
      <w:r w:rsidR="00097E59">
        <w:rPr>
          <w:rFonts w:ascii="FontbitDavid" w:hAnsi="FontbitDavid"/>
          <w:sz w:val="32"/>
          <w:rtl/>
        </w:rPr>
        <w:t xml:space="preserve"> </w:t>
      </w:r>
      <w:r w:rsidR="00CA4FF8">
        <w:rPr>
          <w:rFonts w:ascii="FontbitDavid" w:hAnsi="FontbitDavid" w:hint="cs"/>
          <w:sz w:val="32"/>
          <w:rtl/>
        </w:rPr>
        <w:t>של</w:t>
      </w:r>
      <w:r w:rsidR="00097E59">
        <w:rPr>
          <w:rFonts w:ascii="FontbitDavid" w:hAnsi="FontbitDavid"/>
          <w:sz w:val="32"/>
          <w:rtl/>
        </w:rPr>
        <w:t>קח</w:t>
      </w:r>
      <w:r w:rsidR="00CA4FF8">
        <w:rPr>
          <w:rFonts w:ascii="FontbitDavid" w:hAnsi="FontbitDavid" w:hint="cs"/>
          <w:sz w:val="32"/>
          <w:rtl/>
        </w:rPr>
        <w:t>ו</w:t>
      </w:r>
      <w:r w:rsidR="00097E59">
        <w:rPr>
          <w:rFonts w:ascii="FontbitDavid" w:hAnsi="FontbitDavid"/>
          <w:sz w:val="32"/>
          <w:rtl/>
        </w:rPr>
        <w:t xml:space="preserve"> ע</w:t>
      </w:r>
      <w:r w:rsidR="00CA4FF8">
        <w:rPr>
          <w:rFonts w:ascii="FontbitDavid" w:hAnsi="FontbitDavid" w:hint="cs"/>
          <w:sz w:val="32"/>
          <w:rtl/>
        </w:rPr>
        <w:t>"</w:t>
      </w:r>
      <w:r w:rsidR="00097E59">
        <w:rPr>
          <w:rFonts w:ascii="FontbitDavid" w:hAnsi="FontbitDavid"/>
          <w:sz w:val="32"/>
          <w:rtl/>
        </w:rPr>
        <w:t>מ לשחררו</w:t>
      </w:r>
      <w:r w:rsidR="00CA4FF8">
        <w:rPr>
          <w:rFonts w:hint="cs"/>
          <w:rtl/>
        </w:rPr>
        <w:t xml:space="preserve"> -</w:t>
      </w:r>
    </w:p>
    <w:p w14:paraId="3199032F" w14:textId="4E931DAB" w:rsidR="00B433C9" w:rsidRPr="00C35A2C" w:rsidRDefault="00CA4FF8" w:rsidP="006039DD">
      <w:pPr>
        <w:pStyle w:val="affff7"/>
        <w:jc w:val="center"/>
        <w:rPr>
          <w:rtl/>
        </w:rPr>
      </w:pPr>
      <w:r>
        <w:rPr>
          <w:rFonts w:hint="cs"/>
          <w:rtl/>
        </w:rPr>
        <w:t>'</w:t>
      </w:r>
      <w:r w:rsidR="00B433C9" w:rsidRPr="00A07384">
        <w:rPr>
          <w:rFonts w:cs="PFT_Frank"/>
          <w:b/>
          <w:bCs/>
          <w:szCs w:val="10"/>
          <w:rtl/>
        </w:rPr>
        <w:t>לכשאקחך</w:t>
      </w:r>
      <w:r w:rsidR="00B433C9" w:rsidRPr="00C35A2C">
        <w:rPr>
          <w:rtl/>
        </w:rPr>
        <w:t xml:space="preserve"> הרי עצמך קנוי לך </w:t>
      </w:r>
      <w:r w:rsidR="00B433C9" w:rsidRPr="00A07384">
        <w:rPr>
          <w:rFonts w:cs="PFT_Frank"/>
          <w:b/>
          <w:bCs/>
          <w:szCs w:val="10"/>
          <w:rtl/>
        </w:rPr>
        <w:t>מעכשיו</w:t>
      </w:r>
      <w:r>
        <w:rPr>
          <w:rFonts w:hint="cs"/>
          <w:rtl/>
        </w:rPr>
        <w:t>'</w:t>
      </w:r>
      <w:r w:rsidR="00B433C9" w:rsidRPr="00C35A2C">
        <w:rPr>
          <w:rtl/>
        </w:rPr>
        <w:t>.</w:t>
      </w:r>
    </w:p>
    <w:p w14:paraId="28AC8631" w14:textId="68E3E597" w:rsidR="00CA4FF8" w:rsidRDefault="007179F8" w:rsidP="00B55EDF">
      <w:pPr>
        <w:rPr>
          <w:rtl/>
        </w:rPr>
      </w:pPr>
      <w:r w:rsidRPr="007179F8">
        <w:rPr>
          <w:rFonts w:ascii="FontbitDavid" w:hAnsi="FontbitDavid"/>
          <w:spacing w:val="-4"/>
          <w:sz w:val="32"/>
          <w:rtl/>
        </w:rPr>
        <w:t>•</w:t>
      </w:r>
      <w:r w:rsidR="00B433C9" w:rsidRPr="00097E59">
        <w:rPr>
          <w:rFonts w:hint="cs"/>
          <w:spacing w:val="-4"/>
          <w:rtl/>
        </w:rPr>
        <w:t xml:space="preserve"> </w:t>
      </w:r>
      <w:r w:rsidR="00B433C9" w:rsidRPr="00097E59">
        <w:rPr>
          <w:rStyle w:val="affff5"/>
          <w:rFonts w:hint="cs"/>
          <w:spacing w:val="-4"/>
          <w:rtl/>
        </w:rPr>
        <w:t>ר</w:t>
      </w:r>
      <w:r w:rsidR="00B433C9" w:rsidRPr="00097E59">
        <w:rPr>
          <w:rStyle w:val="affff5"/>
          <w:spacing w:val="-4"/>
          <w:rtl/>
        </w:rPr>
        <w:t>"</w:t>
      </w:r>
      <w:r w:rsidR="00B433C9" w:rsidRPr="00097E59">
        <w:rPr>
          <w:rStyle w:val="affff5"/>
          <w:rFonts w:hint="cs"/>
          <w:spacing w:val="-4"/>
          <w:rtl/>
        </w:rPr>
        <w:t>מ</w:t>
      </w:r>
      <w:r w:rsidR="004D241F">
        <w:rPr>
          <w:rStyle w:val="affff5"/>
          <w:rFonts w:hint="cs"/>
          <w:spacing w:val="-4"/>
          <w:rtl/>
        </w:rPr>
        <w:t>:</w:t>
      </w:r>
      <w:r w:rsidR="00B433C9" w:rsidRPr="00097E59">
        <w:rPr>
          <w:rStyle w:val="affff5"/>
          <w:rFonts w:hint="cs"/>
          <w:spacing w:val="-4"/>
          <w:rtl/>
        </w:rPr>
        <w:t xml:space="preserve"> </w:t>
      </w:r>
      <w:r w:rsidR="00CA4FF8">
        <w:rPr>
          <w:rFonts w:hint="cs"/>
          <w:rtl/>
        </w:rPr>
        <w:t>'</w:t>
      </w:r>
      <w:r w:rsidR="00B433C9" w:rsidRPr="00097E59">
        <w:rPr>
          <w:rFonts w:ascii="FontbitDavid" w:hAnsi="FontbitDavid"/>
          <w:spacing w:val="-4"/>
          <w:sz w:val="32"/>
          <w:rtl/>
        </w:rPr>
        <w:t xml:space="preserve">הרי את מקודשת לי </w:t>
      </w:r>
      <w:r w:rsidR="00B433C9" w:rsidRPr="006039DD">
        <w:rPr>
          <w:rtl/>
        </w:rPr>
        <w:t>לאחר שאתגייר, שתתגיירי</w:t>
      </w:r>
      <w:r w:rsidR="00CA4FF8">
        <w:rPr>
          <w:rFonts w:hint="cs"/>
          <w:rtl/>
        </w:rPr>
        <w:t>..</w:t>
      </w:r>
    </w:p>
    <w:p w14:paraId="561BFAB7" w14:textId="592CEA3F" w:rsidR="00B433C9" w:rsidRPr="00097E59" w:rsidRDefault="00B433C9" w:rsidP="006039DD">
      <w:pPr>
        <w:ind w:firstLine="113"/>
        <w:rPr>
          <w:rtl/>
        </w:rPr>
      </w:pPr>
      <w:r w:rsidRPr="006039DD">
        <w:rPr>
          <w:rtl/>
        </w:rPr>
        <w:t>שימות בעלי</w:t>
      </w:r>
      <w:r w:rsidRPr="00097E59">
        <w:rPr>
          <w:rFonts w:ascii="FontbitDavid" w:hAnsi="FontbitDavid"/>
          <w:spacing w:val="-4"/>
          <w:sz w:val="32"/>
          <w:rtl/>
        </w:rPr>
        <w:t xml:space="preserve">ך, </w:t>
      </w:r>
      <w:r w:rsidR="00097E59" w:rsidRPr="00097E59">
        <w:rPr>
          <w:rFonts w:ascii="FontbitDavid" w:hAnsi="FontbitDavid"/>
          <w:spacing w:val="-4"/>
          <w:sz w:val="32"/>
          <w:rtl/>
        </w:rPr>
        <w:t>אחות</w:t>
      </w:r>
      <w:r w:rsidR="00CA4FF8">
        <w:rPr>
          <w:rFonts w:ascii="FontbitDavid" w:hAnsi="FontbitDavid" w:hint="cs"/>
          <w:spacing w:val="-4"/>
          <w:sz w:val="32"/>
          <w:rtl/>
        </w:rPr>
        <w:t>י</w:t>
      </w:r>
      <w:r w:rsidRPr="00097E59">
        <w:rPr>
          <w:rFonts w:ascii="FontbitDavid" w:hAnsi="FontbitDavid"/>
          <w:spacing w:val="-4"/>
          <w:sz w:val="32"/>
          <w:rtl/>
        </w:rPr>
        <w:t>ך,</w:t>
      </w:r>
      <w:r w:rsidR="00097E59" w:rsidRPr="00097E59">
        <w:rPr>
          <w:rFonts w:ascii="FontbitDavid" w:hAnsi="FontbitDavid"/>
          <w:spacing w:val="-4"/>
          <w:sz w:val="32"/>
          <w:rtl/>
        </w:rPr>
        <w:t xml:space="preserve"> יחלוץ יבמ</w:t>
      </w:r>
      <w:r w:rsidR="00CA4FF8">
        <w:rPr>
          <w:rFonts w:ascii="FontbitDavid" w:hAnsi="FontbitDavid" w:hint="cs"/>
          <w:spacing w:val="-4"/>
          <w:sz w:val="32"/>
          <w:rtl/>
        </w:rPr>
        <w:t>י</w:t>
      </w:r>
      <w:r w:rsidRPr="00097E59">
        <w:rPr>
          <w:rFonts w:ascii="FontbitDavid" w:hAnsi="FontbitDavid"/>
          <w:spacing w:val="-4"/>
          <w:sz w:val="32"/>
          <w:rtl/>
        </w:rPr>
        <w:t>ך</w:t>
      </w:r>
      <w:r w:rsidR="00CA4FF8">
        <w:rPr>
          <w:rFonts w:ascii="FontbitDavid" w:hAnsi="FontbitDavid" w:hint="cs"/>
          <w:spacing w:val="-4"/>
          <w:sz w:val="32"/>
          <w:rtl/>
        </w:rPr>
        <w:t>'</w:t>
      </w:r>
      <w:r w:rsidRPr="00097E59">
        <w:rPr>
          <w:rFonts w:ascii="FontbitDavid" w:hAnsi="FontbitDavid"/>
          <w:spacing w:val="-4"/>
          <w:sz w:val="32"/>
          <w:rtl/>
        </w:rPr>
        <w:t xml:space="preserve"> </w:t>
      </w:r>
      <w:r w:rsidR="00CA4FF8">
        <w:rPr>
          <w:rFonts w:ascii="FontbitDavid" w:hAnsi="FontbitDavid" w:hint="cs"/>
          <w:spacing w:val="-4"/>
          <w:sz w:val="32"/>
          <w:rtl/>
        </w:rPr>
        <w:t xml:space="preserve">- 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מקודשת</w:t>
      </w:r>
      <w:r w:rsidRPr="00097E59">
        <w:rPr>
          <w:rFonts w:ascii="FontbitDavid" w:hAnsi="FontbitDavid"/>
          <w:spacing w:val="-4"/>
          <w:sz w:val="32"/>
          <w:rtl/>
        </w:rPr>
        <w:t>.</w:t>
      </w:r>
    </w:p>
    <w:p w14:paraId="7084B098" w14:textId="7049756E" w:rsidR="00CA4FF8" w:rsidRDefault="007179F8" w:rsidP="00B55EDF">
      <w:pPr>
        <w:rPr>
          <w:rFonts w:ascii="FontbitDavid" w:hAnsi="FontbitDavid"/>
          <w:sz w:val="32"/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hint="cs"/>
          <w:rtl/>
        </w:rPr>
        <w:t xml:space="preserve"> </w:t>
      </w:r>
      <w:r w:rsidR="00B433C9" w:rsidRPr="009141B1">
        <w:rPr>
          <w:rStyle w:val="affff5"/>
          <w:rFonts w:hint="cs"/>
          <w:rtl/>
        </w:rPr>
        <w:t>ראב</w:t>
      </w:r>
      <w:r w:rsidR="00B433C9" w:rsidRPr="009141B1">
        <w:rPr>
          <w:rStyle w:val="affff5"/>
          <w:rtl/>
        </w:rPr>
        <w:t>"</w:t>
      </w:r>
      <w:r w:rsidR="00B433C9" w:rsidRPr="009141B1">
        <w:rPr>
          <w:rStyle w:val="affff5"/>
          <w:rFonts w:hint="cs"/>
          <w:rtl/>
        </w:rPr>
        <w:t>י</w:t>
      </w:r>
      <w:r w:rsidR="00B433C9" w:rsidRPr="009141B1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CA4FF8"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פירות ערוגה תלושים תרומה על מחוברים</w:t>
      </w:r>
      <w:r w:rsidR="00CA4FF8">
        <w:rPr>
          <w:rFonts w:ascii="FontbitDavid" w:hAnsi="FontbitDavid" w:hint="cs"/>
          <w:sz w:val="32"/>
          <w:rtl/>
        </w:rPr>
        <w:t xml:space="preserve"> </w:t>
      </w:r>
      <w:r w:rsidR="00CA4FF8" w:rsidRPr="006039DD">
        <w:rPr>
          <w:rStyle w:val="affff8"/>
          <w:rFonts w:hint="eastAsia"/>
          <w:rtl/>
        </w:rPr>
        <w:t>ולהיפך</w:t>
      </w:r>
      <w:r w:rsidR="00CA4FF8" w:rsidRPr="006039DD">
        <w:rPr>
          <w:rStyle w:val="affff8"/>
          <w:rtl/>
        </w:rPr>
        <w:t>,</w:t>
      </w:r>
    </w:p>
    <w:p w14:paraId="0A6E13C1" w14:textId="0533664F" w:rsidR="00B433C9" w:rsidRPr="00C35A2C" w:rsidRDefault="00B433C9" w:rsidP="006039DD">
      <w:pPr>
        <w:ind w:firstLine="113"/>
        <w:rPr>
          <w:rtl/>
        </w:rPr>
      </w:pPr>
      <w:r w:rsidRPr="00C35A2C">
        <w:rPr>
          <w:rFonts w:ascii="FontbitDavid" w:hAnsi="FontbitDavid"/>
          <w:sz w:val="32"/>
          <w:rtl/>
        </w:rPr>
        <w:t>כשיביאו שליש ויתלשו</w:t>
      </w:r>
      <w:r w:rsidR="00CA4FF8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</w:t>
      </w:r>
      <w:r w:rsidR="00CA4FF8">
        <w:rPr>
          <w:rFonts w:ascii="FontbitDavid" w:hAnsi="FontbitDavid" w:hint="cs"/>
          <w:sz w:val="32"/>
          <w:rtl/>
        </w:rPr>
        <w:t>-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דבריו קיימין</w:t>
      </w:r>
      <w:r w:rsidRPr="00C35A2C">
        <w:rPr>
          <w:rFonts w:ascii="FontbitDavid" w:hAnsi="FontbitDavid"/>
          <w:sz w:val="32"/>
          <w:rtl/>
        </w:rPr>
        <w:t>.</w:t>
      </w:r>
    </w:p>
    <w:p w14:paraId="6C506761" w14:textId="5924195D" w:rsidR="004D055B" w:rsidRDefault="007179F8" w:rsidP="004D055B">
      <w:pPr>
        <w:rPr>
          <w:rFonts w:ascii="FrankRuehl" w:hAnsi="FrankRuehl"/>
          <w:rtl/>
        </w:rPr>
      </w:pPr>
      <w:r w:rsidRPr="007179F8">
        <w:rPr>
          <w:rFonts w:ascii="FontbitDavid" w:hAnsi="FontbitDavid"/>
          <w:spacing w:val="-2"/>
          <w:sz w:val="32"/>
          <w:rtl/>
        </w:rPr>
        <w:t>•</w:t>
      </w:r>
      <w:r w:rsidR="00B433C9" w:rsidRPr="00EA6942">
        <w:rPr>
          <w:rFonts w:hint="cs"/>
          <w:spacing w:val="-2"/>
          <w:rtl/>
        </w:rPr>
        <w:t xml:space="preserve"> </w:t>
      </w:r>
      <w:r w:rsidR="00B433C9" w:rsidRPr="009141B1">
        <w:rPr>
          <w:rStyle w:val="affff5"/>
          <w:rtl/>
        </w:rPr>
        <w:t>ר'</w:t>
      </w:r>
      <w:r w:rsidR="00B433C9" w:rsidRPr="009141B1">
        <w:rPr>
          <w:rStyle w:val="affff5"/>
          <w:rFonts w:hint="cs"/>
          <w:rtl/>
        </w:rPr>
        <w:t>'ע</w:t>
      </w:r>
      <w:r w:rsidR="00B433C9" w:rsidRPr="009141B1">
        <w:rPr>
          <w:rStyle w:val="affff5"/>
          <w:rtl/>
        </w:rPr>
        <w:t xml:space="preserve">: </w:t>
      </w:r>
      <w:r w:rsidR="00B433C9" w:rsidRPr="006039DD">
        <w:rPr>
          <w:rtl/>
        </w:rPr>
        <w:t xml:space="preserve">קונם שאני עושה לפיך </w:t>
      </w:r>
      <w:r w:rsidR="00CA4FF8">
        <w:rPr>
          <w:rFonts w:ascii="FontbitDavid" w:hAnsi="FontbitDavid" w:hint="cs"/>
          <w:spacing w:val="-2"/>
          <w:sz w:val="32"/>
          <w:rtl/>
        </w:rPr>
        <w:t xml:space="preserve">- </w:t>
      </w:r>
      <w:r w:rsidR="00B433C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יפר</w:t>
      </w:r>
      <w:r w:rsidR="00B433C9" w:rsidRPr="00EA6942">
        <w:rPr>
          <w:rFonts w:ascii="FontbitDavid" w:hAnsi="FontbitDavid"/>
          <w:spacing w:val="-2"/>
          <w:sz w:val="32"/>
          <w:rtl/>
        </w:rPr>
        <w:t>, שמא תעדיף י</w:t>
      </w:r>
      <w:r w:rsidR="00CA4FF8">
        <w:rPr>
          <w:rFonts w:ascii="FontbitDavid" w:hAnsi="FontbitDavid" w:hint="cs"/>
          <w:spacing w:val="-2"/>
          <w:sz w:val="32"/>
          <w:rtl/>
        </w:rPr>
        <w:t>ו</w:t>
      </w:r>
      <w:r w:rsidR="00B433C9" w:rsidRPr="00EA6942">
        <w:rPr>
          <w:rFonts w:ascii="FontbitDavid" w:hAnsi="FontbitDavid"/>
          <w:spacing w:val="-2"/>
          <w:sz w:val="32"/>
          <w:rtl/>
        </w:rPr>
        <w:t>תר מהראוי.</w:t>
      </w:r>
    </w:p>
    <w:p w14:paraId="3AF8B47A" w14:textId="77777777" w:rsidR="008E5DE4" w:rsidRDefault="00C843DF" w:rsidP="008E5DE4">
      <w:pPr>
        <w:rPr>
          <w:rtl/>
        </w:rPr>
      </w:pPr>
      <w:r>
        <w:rPr>
          <w:rFonts w:hint="cs"/>
          <w:rtl/>
        </w:rPr>
        <w:t>האם עד אחד נאמן להתיר אשה ליבם או לפוטרה מהיבם?</w:t>
      </w:r>
    </w:p>
    <w:p w14:paraId="46A0F3ED" w14:textId="73F28C2E" w:rsidR="00B433C9" w:rsidRPr="00C35A2C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5DE3B49F" w14:textId="2BB0BDD5" w:rsidR="00C843DF" w:rsidRDefault="00C843DF" w:rsidP="00B55EDF">
      <w:pPr>
        <w:rPr>
          <w:rtl/>
        </w:rPr>
      </w:pPr>
      <w:r>
        <w:rPr>
          <w:rStyle w:val="affff5"/>
          <w:rFonts w:hint="cs"/>
          <w:rtl/>
        </w:rPr>
        <w:t>א. איבעיא</w:t>
      </w:r>
      <w:r w:rsidR="00B433C9" w:rsidRPr="009141B1">
        <w:rPr>
          <w:rStyle w:val="affff5"/>
          <w:rtl/>
        </w:rPr>
        <w:t>:</w:t>
      </w:r>
      <w:r w:rsidR="00B433C9" w:rsidRPr="0090328A">
        <w:rPr>
          <w:rFonts w:cs="PFT_Frank"/>
          <w:b/>
          <w:bCs/>
          <w:sz w:val="14"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עד אחד ביבמה</w:t>
      </w:r>
      <w:r w:rsidR="00B433C9" w:rsidRPr="00C35A2C">
        <w:rPr>
          <w:rtl/>
        </w:rPr>
        <w:t xml:space="preserve">? </w:t>
      </w:r>
    </w:p>
    <w:p w14:paraId="3EEBD623" w14:textId="2EE73CEB" w:rsidR="00B433C9" w:rsidRPr="00262A77" w:rsidRDefault="002809F6" w:rsidP="00C843DF">
      <w:pPr>
        <w:rPr>
          <w:rFonts w:ascii="FontbitDavid" w:hAnsi="FontbitDavid"/>
          <w:spacing w:val="-4"/>
          <w:sz w:val="32"/>
          <w:rtl/>
        </w:rPr>
      </w:pPr>
      <w:r w:rsidRPr="00D1637C">
        <w:rPr>
          <w:rFonts w:cs="PFT_Frank"/>
          <w:b/>
          <w:bCs/>
          <w:szCs w:val="14"/>
          <w:rtl/>
        </w:rPr>
        <w:t>טעם</w:t>
      </w:r>
      <w:r w:rsidR="00B433C9" w:rsidRPr="00C35A2C">
        <w:rPr>
          <w:rtl/>
        </w:rPr>
        <w:t xml:space="preserve"> עד אחד </w:t>
      </w:r>
      <w:r w:rsidR="007B057E">
        <w:rPr>
          <w:rFonts w:hint="cs"/>
          <w:rtl/>
        </w:rPr>
        <w:t>ש</w:t>
      </w:r>
      <w:r w:rsidR="00C843DF">
        <w:rPr>
          <w:rFonts w:hint="cs"/>
          <w:rtl/>
        </w:rPr>
        <w:t>עשוי</w:t>
      </w:r>
      <w:r w:rsidR="007B057E">
        <w:rPr>
          <w:rFonts w:hint="cs"/>
          <w:rtl/>
        </w:rPr>
        <w:t xml:space="preserve"> להתגלות</w:t>
      </w:r>
      <w:r w:rsidR="00B433C9" w:rsidRPr="00C35A2C">
        <w:rPr>
          <w:rtl/>
        </w:rPr>
        <w:t>,</w:t>
      </w:r>
      <w:r w:rsidR="00C843DF">
        <w:rPr>
          <w:rFonts w:ascii="FontbitDavid" w:hAnsi="FontbitDavid" w:cs="PFT_Frank" w:hint="cs"/>
          <w:b/>
          <w:bCs/>
          <w:spacing w:val="-4"/>
          <w:sz w:val="32"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או</w:t>
      </w:r>
      <w:r w:rsidR="00B433C9" w:rsidRPr="00262A77">
        <w:rPr>
          <w:rFonts w:ascii="FontbitDavid" w:hAnsi="FontbitDavid"/>
          <w:spacing w:val="-4"/>
          <w:sz w:val="32"/>
          <w:rtl/>
        </w:rPr>
        <w:t xml:space="preserve"> דדייקא</w:t>
      </w:r>
      <w:r w:rsidR="003224AD">
        <w:rPr>
          <w:rStyle w:val="affff8"/>
          <w:rFonts w:hint="cs"/>
          <w:rtl/>
        </w:rPr>
        <w:t xml:space="preserve"> - </w:t>
      </w:r>
      <w:r w:rsidR="00281985" w:rsidRPr="006039DD">
        <w:rPr>
          <w:rStyle w:val="affff8"/>
          <w:rtl/>
        </w:rPr>
        <w:t>כאן</w:t>
      </w:r>
      <w:r w:rsidR="004D241F" w:rsidRPr="006039DD">
        <w:rPr>
          <w:rStyle w:val="affff8"/>
          <w:rtl/>
        </w:rPr>
        <w:t xml:space="preserve"> </w:t>
      </w:r>
      <w:r w:rsidR="00C843DF">
        <w:rPr>
          <w:rStyle w:val="affff8"/>
          <w:rFonts w:hint="cs"/>
          <w:rtl/>
        </w:rPr>
        <w:t xml:space="preserve">שמא </w:t>
      </w:r>
      <w:r w:rsidR="00B433C9" w:rsidRPr="006039DD">
        <w:rPr>
          <w:rStyle w:val="affff8"/>
          <w:rFonts w:hint="eastAsia"/>
          <w:rtl/>
        </w:rPr>
        <w:t>מחבבת</w:t>
      </w:r>
      <w:r w:rsidR="00B433C9" w:rsidRPr="006039DD">
        <w:rPr>
          <w:rStyle w:val="affff8"/>
          <w:rtl/>
        </w:rPr>
        <w:t xml:space="preserve"> </w:t>
      </w:r>
      <w:r w:rsidR="00B433C9" w:rsidRPr="006039DD">
        <w:rPr>
          <w:rStyle w:val="affff8"/>
          <w:rFonts w:hint="eastAsia"/>
          <w:rtl/>
        </w:rPr>
        <w:t>היבם</w:t>
      </w:r>
      <w:r w:rsidR="00C843DF">
        <w:rPr>
          <w:rStyle w:val="affff8"/>
          <w:rFonts w:hint="cs"/>
          <w:rtl/>
        </w:rPr>
        <w:t>.</w:t>
      </w:r>
    </w:p>
    <w:p w14:paraId="383421C2" w14:textId="627052C3" w:rsidR="00C843DF" w:rsidRDefault="00C843DF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ופ</w:t>
      </w:r>
      <w:r w:rsidRPr="00C843DF">
        <w:rPr>
          <w:rStyle w:val="affff5"/>
          <w:rFonts w:hint="cs"/>
          <w:rtl/>
        </w:rPr>
        <w:t>שט</w:t>
      </w:r>
      <w:r w:rsidR="00B433C9" w:rsidRPr="00C843DF">
        <w:rPr>
          <w:rStyle w:val="affff5"/>
          <w:rtl/>
        </w:rPr>
        <w:t xml:space="preserve"> </w:t>
      </w:r>
      <w:r w:rsidRPr="006039DD">
        <w:rPr>
          <w:rStyle w:val="affff5"/>
          <w:rFonts w:hint="eastAsia"/>
          <w:rtl/>
        </w:rPr>
        <w:t>ממשנתינו</w:t>
      </w:r>
      <w:r w:rsidR="004D241F">
        <w:rPr>
          <w:rFonts w:ascii="FontbitDavid" w:hAnsi="FontbitDavid"/>
          <w:sz w:val="32"/>
          <w:rtl/>
        </w:rPr>
        <w:t xml:space="preserve">: </w:t>
      </w:r>
      <w:r>
        <w:rPr>
          <w:rFonts w:ascii="FontbitDavid" w:hAnsi="FontbitDavid" w:hint="cs"/>
          <w:sz w:val="32"/>
          <w:rtl/>
        </w:rPr>
        <w:t>'</w:t>
      </w:r>
      <w:r w:rsidR="004D241F">
        <w:rPr>
          <w:rFonts w:ascii="FontbitDavid" w:hAnsi="FontbitDavid"/>
          <w:sz w:val="32"/>
          <w:rtl/>
        </w:rPr>
        <w:t>מת בנך ואח"כ בעל</w:t>
      </w:r>
      <w:r w:rsidR="00B433C9" w:rsidRPr="00C35A2C">
        <w:rPr>
          <w:rFonts w:ascii="FontbitDavid" w:hAnsi="FontbitDavid"/>
          <w:sz w:val="32"/>
          <w:rtl/>
        </w:rPr>
        <w:t>ך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ונתייבמה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</w:p>
    <w:p w14:paraId="7882BF9F" w14:textId="433C1C4F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ואח"</w:t>
      </w:r>
      <w:r w:rsidRPr="00C35A2C">
        <w:rPr>
          <w:rFonts w:ascii="FontbitDavid" w:hAnsi="FontbitDavid" w:hint="cs"/>
          <w:sz w:val="32"/>
          <w:rtl/>
        </w:rPr>
        <w:t>כ</w:t>
      </w:r>
      <w:r w:rsidRPr="00C35A2C">
        <w:rPr>
          <w:rFonts w:ascii="FontbitDavid" w:hAnsi="FontbitDavid"/>
          <w:sz w:val="32"/>
          <w:rtl/>
        </w:rPr>
        <w:t xml:space="preserve"> א</w:t>
      </w:r>
      <w:r w:rsidR="00C843DF">
        <w:rPr>
          <w:rFonts w:ascii="FontbitDavid" w:hAnsi="FontbitDavid" w:hint="cs"/>
          <w:sz w:val="32"/>
          <w:rtl/>
        </w:rPr>
        <w:t>"</w:t>
      </w:r>
      <w:r w:rsidRPr="00C35A2C">
        <w:rPr>
          <w:rFonts w:ascii="FontbitDavid" w:hAnsi="FontbitDavid"/>
          <w:sz w:val="32"/>
          <w:rtl/>
        </w:rPr>
        <w:t xml:space="preserve">ל </w:t>
      </w:r>
      <w:r w:rsidR="00C843DF">
        <w:rPr>
          <w:rFonts w:ascii="FontbitDavid" w:hAnsi="FontbitDavid" w:hint="cs"/>
          <w:sz w:val="32"/>
          <w:rtl/>
        </w:rPr>
        <w:t>'להיפך'</w:t>
      </w:r>
      <w:r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- תצא, והולד ראשון ואחרון ממזר</w:t>
      </w:r>
      <w:r w:rsidR="00C843DF">
        <w:rPr>
          <w:rFonts w:ascii="FontbitDavid" w:hAnsi="FontbitDavid" w:hint="cs"/>
          <w:sz w:val="32"/>
          <w:rtl/>
        </w:rPr>
        <w:t>.</w:t>
      </w:r>
    </w:p>
    <w:p w14:paraId="15B2AD55" w14:textId="150BBC56" w:rsidR="004D241F" w:rsidRPr="00262A77" w:rsidRDefault="00C843DF" w:rsidP="007C50EB">
      <w:pPr>
        <w:rPr>
          <w:rFonts w:ascii="FontbitDavid" w:hAnsi="FontbitDavid"/>
          <w:spacing w:val="-4"/>
          <w:sz w:val="32"/>
          <w:rtl/>
        </w:rPr>
      </w:pPr>
      <w:r w:rsidRPr="006039DD">
        <w:rPr>
          <w:rStyle w:val="affff5"/>
          <w:rFonts w:hint="eastAsia"/>
          <w:rtl/>
        </w:rPr>
        <w:t>ולא</w:t>
      </w:r>
      <w:r w:rsidR="00B433C9" w:rsidRPr="00262A77">
        <w:rPr>
          <w:rFonts w:ascii="FontbitDavid" w:hAnsi="FontbitDavid" w:hint="cs"/>
          <w:spacing w:val="-4"/>
          <w:sz w:val="32"/>
          <w:rtl/>
        </w:rPr>
        <w:t xml:space="preserve"> </w:t>
      </w:r>
      <w:r w:rsidR="00B433C9" w:rsidRPr="00262A77">
        <w:rPr>
          <w:rFonts w:ascii="FontbitDavid" w:hAnsi="FontbitDavid"/>
          <w:spacing w:val="-4"/>
          <w:sz w:val="32"/>
          <w:rtl/>
        </w:rPr>
        <w:t>תרי ותרי</w:t>
      </w:r>
      <w:r w:rsidR="003224AD">
        <w:rPr>
          <w:rFonts w:ascii="FontbitDavid" w:hAnsi="FontbitDavid" w:hint="cs"/>
          <w:spacing w:val="-4"/>
          <w:sz w:val="32"/>
          <w:rtl/>
        </w:rPr>
        <w:t xml:space="preserve"> -</w:t>
      </w:r>
      <w:r w:rsidR="00B433C9" w:rsidRPr="00262A77">
        <w:rPr>
          <w:rFonts w:ascii="FontbitDavid" w:hAnsi="FontbitDavid"/>
          <w:spacing w:val="-4"/>
          <w:sz w:val="32"/>
          <w:rtl/>
        </w:rPr>
        <w:t xml:space="preserve"> </w:t>
      </w:r>
      <w:r w:rsidR="00B433C9" w:rsidRPr="006039DD">
        <w:rPr>
          <w:rStyle w:val="affff8"/>
          <w:rtl/>
        </w:rPr>
        <w:t>מאי חזית דסמכת אהני סמוך אהני</w:t>
      </w:r>
      <w:r w:rsidR="003224AD">
        <w:rPr>
          <w:rStyle w:val="affff8"/>
          <w:rFonts w:hint="cs"/>
          <w:rtl/>
        </w:rPr>
        <w:t>,</w:t>
      </w:r>
      <w:r w:rsidR="00B433C9" w:rsidRPr="006039DD">
        <w:rPr>
          <w:rStyle w:val="affff8"/>
          <w:rtl/>
        </w:rPr>
        <w:t xml:space="preserve"> ועוד </w:t>
      </w:r>
      <w:r w:rsidR="00B433C9" w:rsidRPr="006039DD">
        <w:rPr>
          <w:rStyle w:val="affff8"/>
          <w:rFonts w:hint="eastAsia"/>
          <w:rtl/>
        </w:rPr>
        <w:t>אינו</w:t>
      </w:r>
      <w:r w:rsidR="003224AD">
        <w:rPr>
          <w:rStyle w:val="affff8"/>
          <w:rFonts w:hint="cs"/>
          <w:rtl/>
        </w:rPr>
        <w:t xml:space="preserve"> אלא ספק</w:t>
      </w:r>
      <w:r w:rsidR="00B433C9" w:rsidRPr="006039DD">
        <w:rPr>
          <w:rStyle w:val="affff8"/>
          <w:rtl/>
        </w:rPr>
        <w:t xml:space="preserve"> ממזר</w:t>
      </w:r>
      <w:r w:rsidR="003224AD">
        <w:rPr>
          <w:rStyle w:val="affff8"/>
          <w:rFonts w:hint="cs"/>
          <w:rtl/>
        </w:rPr>
        <w:t>!</w:t>
      </w:r>
      <w:r w:rsidR="00B433C9" w:rsidRPr="00262A77">
        <w:rPr>
          <w:rFonts w:ascii="FontbitDavid" w:hAnsi="FontbitDavid" w:hint="cs"/>
          <w:spacing w:val="-4"/>
          <w:sz w:val="32"/>
          <w:rtl/>
        </w:rPr>
        <w:t xml:space="preserve"> </w:t>
      </w:r>
    </w:p>
    <w:p w14:paraId="762C7E53" w14:textId="4F53B844" w:rsidR="00B433C9" w:rsidRPr="00C35A2C" w:rsidRDefault="003224AD" w:rsidP="003224AD">
      <w:pPr>
        <w:rPr>
          <w:rtl/>
        </w:rPr>
      </w:pPr>
      <w:r>
        <w:rPr>
          <w:rStyle w:val="affff5"/>
          <w:rFonts w:hint="cs"/>
          <w:rtl/>
        </w:rPr>
        <w:t>א</w:t>
      </w:r>
      <w:r w:rsidR="00B433C9" w:rsidRPr="006039DD">
        <w:rPr>
          <w:rStyle w:val="affff5"/>
          <w:rtl/>
        </w:rPr>
        <w:t>לא</w:t>
      </w:r>
      <w:r w:rsidR="00B433C9" w:rsidRPr="0039104D">
        <w:rPr>
          <w:rFonts w:cs="PFT_Frank"/>
          <w:b/>
          <w:bCs/>
          <w:sz w:val="14"/>
          <w:szCs w:val="14"/>
          <w:rtl/>
        </w:rPr>
        <w:t xml:space="preserve"> </w:t>
      </w:r>
      <w:r>
        <w:rPr>
          <w:rFonts w:hint="cs"/>
          <w:rtl/>
        </w:rPr>
        <w:t>עד</w:t>
      </w:r>
      <w:r w:rsidR="004D241F">
        <w:rPr>
          <w:rFonts w:hint="cs"/>
          <w:rtl/>
        </w:rPr>
        <w:t xml:space="preserve"> א</w:t>
      </w:r>
      <w:r w:rsidR="00B433C9" w:rsidRPr="00C35A2C">
        <w:rPr>
          <w:rtl/>
        </w:rPr>
        <w:t>חד, ו</w:t>
      </w:r>
      <w:r w:rsidR="004D241F">
        <w:rPr>
          <w:rFonts w:hint="cs"/>
          <w:rtl/>
        </w:rPr>
        <w:t>באו</w:t>
      </w:r>
      <w:r w:rsidR="00B433C9" w:rsidRPr="00C35A2C">
        <w:rPr>
          <w:rtl/>
        </w:rPr>
        <w:t xml:space="preserve"> </w:t>
      </w:r>
      <w:r w:rsidR="004D241F">
        <w:rPr>
          <w:rFonts w:hint="cs"/>
          <w:rtl/>
        </w:rPr>
        <w:t>שנים והכחישוה</w:t>
      </w:r>
      <w:r>
        <w:rPr>
          <w:rFonts w:hint="cs"/>
          <w:rtl/>
        </w:rPr>
        <w:t>ו -</w:t>
      </w:r>
      <w:r w:rsidR="00B433C9" w:rsidRPr="00C35A2C">
        <w:rPr>
          <w:rtl/>
        </w:rPr>
        <w:t xml:space="preserve"> </w:t>
      </w:r>
      <w:r w:rsidR="004D241F">
        <w:rPr>
          <w:rFonts w:hint="cs"/>
          <w:rtl/>
        </w:rPr>
        <w:t>בלעדיהם נאמן</w:t>
      </w:r>
      <w:r w:rsidR="00B433C9" w:rsidRPr="00C35A2C">
        <w:rPr>
          <w:rtl/>
        </w:rPr>
        <w:t>.</w:t>
      </w:r>
    </w:p>
    <w:p w14:paraId="5C54E52B" w14:textId="19E9E082" w:rsidR="00B433C9" w:rsidRPr="00262A77" w:rsidRDefault="003224AD" w:rsidP="00B55EDF">
      <w:pPr>
        <w:rPr>
          <w:rFonts w:ascii="FontbitDavid" w:hAnsi="FontbitDavid"/>
          <w:spacing w:val="-2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262A77">
        <w:rPr>
          <w:rStyle w:val="affff5"/>
          <w:rFonts w:hint="cs"/>
          <w:rtl/>
        </w:rPr>
        <w:t>א</w:t>
      </w:r>
      <w:r w:rsidR="00B433C9" w:rsidRPr="00262A77">
        <w:rPr>
          <w:rStyle w:val="affff5"/>
          <w:rtl/>
        </w:rPr>
        <w:t>"</w:t>
      </w:r>
      <w:r w:rsidR="00B433C9" w:rsidRPr="00262A77">
        <w:rPr>
          <w:rStyle w:val="affff5"/>
          <w:rFonts w:hint="cs"/>
          <w:rtl/>
        </w:rPr>
        <w:t>ד</w:t>
      </w:r>
      <w:r>
        <w:rPr>
          <w:rStyle w:val="affff5"/>
          <w:rFonts w:hint="cs"/>
          <w:rtl/>
        </w:rPr>
        <w:t xml:space="preserve"> נאמן</w:t>
      </w:r>
      <w:r w:rsidR="00B433C9" w:rsidRPr="00262A77">
        <w:rPr>
          <w:rStyle w:val="affff5"/>
          <w:rtl/>
        </w:rPr>
        <w:t>: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</w:t>
      </w:r>
      <w:r>
        <w:rPr>
          <w:rFonts w:ascii="FontbitDavid" w:hAnsi="FontbitDavid" w:hint="cs"/>
          <w:spacing w:val="-2"/>
          <w:sz w:val="32"/>
          <w:rtl/>
        </w:rPr>
        <w:t xml:space="preserve">שאף </w:t>
      </w:r>
      <w:r w:rsidR="00B433C9" w:rsidRPr="00262A77">
        <w:rPr>
          <w:rFonts w:ascii="FontbitDavid" w:hAnsi="FontbitDavid" w:hint="cs"/>
          <w:spacing w:val="-2"/>
          <w:sz w:val="32"/>
          <w:rtl/>
        </w:rPr>
        <w:t>היא נאמנת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</w:t>
      </w:r>
      <w:r w:rsidR="00B433C9" w:rsidRPr="00262A77">
        <w:rPr>
          <w:rStyle w:val="affff5"/>
          <w:rtl/>
        </w:rPr>
        <w:t>דתנן: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אמרה </w:t>
      </w:r>
      <w:r>
        <w:rPr>
          <w:rFonts w:ascii="FontbitDavid" w:hAnsi="FontbitDavid" w:hint="cs"/>
          <w:spacing w:val="-2"/>
          <w:sz w:val="32"/>
          <w:rtl/>
        </w:rPr>
        <w:t>'</w:t>
      </w:r>
      <w:r w:rsidR="00B433C9" w:rsidRPr="00262A77">
        <w:rPr>
          <w:rFonts w:ascii="FontbitDavid" w:hAnsi="FontbitDavid"/>
          <w:spacing w:val="-2"/>
          <w:sz w:val="32"/>
          <w:rtl/>
        </w:rPr>
        <w:t>מת בעלי</w:t>
      </w:r>
      <w:r>
        <w:rPr>
          <w:rFonts w:ascii="FontbitDavid" w:hAnsi="FontbitDavid" w:hint="cs"/>
          <w:spacing w:val="-2"/>
          <w:sz w:val="32"/>
          <w:rtl/>
        </w:rPr>
        <w:t>'</w:t>
      </w:r>
      <w:r w:rsidR="00B433C9" w:rsidRPr="00262A77">
        <w:rPr>
          <w:rFonts w:ascii="FontbitDavid" w:hAnsi="FontbitDavid"/>
          <w:spacing w:val="-2"/>
          <w:sz w:val="32"/>
          <w:rtl/>
        </w:rPr>
        <w:t xml:space="preserve"> תתייבם</w:t>
      </w:r>
      <w:r>
        <w:rPr>
          <w:rFonts w:ascii="FontbitDavid" w:hAnsi="FontbitDavid" w:hint="cs"/>
          <w:spacing w:val="-2"/>
          <w:sz w:val="32"/>
          <w:rtl/>
        </w:rPr>
        <w:t>!</w:t>
      </w:r>
    </w:p>
    <w:p w14:paraId="26833798" w14:textId="3C569AC4" w:rsidR="003224AD" w:rsidRDefault="003224AD" w:rsidP="007C50EB">
      <w:pPr>
        <w:rPr>
          <w:spacing w:val="-2"/>
          <w:rtl/>
        </w:rPr>
      </w:pPr>
      <w:r w:rsidRPr="006039DD">
        <w:rPr>
          <w:rStyle w:val="affff5"/>
          <w:rFonts w:hint="eastAsia"/>
          <w:rtl/>
        </w:rPr>
        <w:t>והאיבעיא</w:t>
      </w:r>
      <w:r w:rsidR="00B433C9" w:rsidRPr="00262A77">
        <w:rPr>
          <w:spacing w:val="-2"/>
          <w:rtl/>
        </w:rPr>
        <w:t xml:space="preserve"> </w:t>
      </w:r>
      <w:r w:rsidRPr="00D1637C">
        <w:rPr>
          <w:rFonts w:cs="PFT_Frank" w:hint="eastAsia"/>
          <w:b/>
          <w:bCs/>
          <w:spacing w:val="-2"/>
          <w:szCs w:val="14"/>
          <w:rtl/>
        </w:rPr>
        <w:t>עד</w:t>
      </w:r>
      <w:r w:rsidRPr="00D1637C">
        <w:rPr>
          <w:rFonts w:cs="PFT_Frank"/>
          <w:b/>
          <w:bCs/>
          <w:spacing w:val="-2"/>
          <w:szCs w:val="14"/>
          <w:rtl/>
        </w:rPr>
        <w:t xml:space="preserve"> אחד </w:t>
      </w:r>
      <w:r w:rsidR="00B433C9" w:rsidRPr="00D1637C">
        <w:rPr>
          <w:rFonts w:cs="PFT_Frank"/>
          <w:b/>
          <w:bCs/>
          <w:spacing w:val="-2"/>
          <w:szCs w:val="14"/>
          <w:rtl/>
        </w:rPr>
        <w:t>ל</w:t>
      </w:r>
      <w:r w:rsidR="004D241F" w:rsidRPr="00D1637C">
        <w:rPr>
          <w:rFonts w:cs="PFT_Frank" w:hint="eastAsia"/>
          <w:b/>
          <w:bCs/>
          <w:spacing w:val="-2"/>
          <w:szCs w:val="14"/>
          <w:rtl/>
        </w:rPr>
        <w:t>התיר</w:t>
      </w:r>
      <w:r w:rsidR="004D241F" w:rsidRPr="00D1637C">
        <w:rPr>
          <w:rFonts w:cs="PFT_Frank"/>
          <w:b/>
          <w:bCs/>
          <w:spacing w:val="-2"/>
          <w:szCs w:val="14"/>
          <w:rtl/>
        </w:rPr>
        <w:t xml:space="preserve"> יבמה לעלמא</w:t>
      </w:r>
      <w:r>
        <w:rPr>
          <w:rFonts w:hint="cs"/>
          <w:spacing w:val="-2"/>
          <w:rtl/>
        </w:rPr>
        <w:t>?</w:t>
      </w:r>
    </w:p>
    <w:p w14:paraId="576B5079" w14:textId="7AC3D911" w:rsidR="00B433C9" w:rsidRPr="00AC7749" w:rsidRDefault="004D241F" w:rsidP="006039DD">
      <w:pPr>
        <w:rPr>
          <w:rtl/>
        </w:rPr>
      </w:pPr>
      <w:r w:rsidRPr="00D1637C">
        <w:rPr>
          <w:rFonts w:cs="PFT_Frank" w:hint="eastAsia"/>
          <w:b/>
          <w:bCs/>
          <w:spacing w:val="-2"/>
          <w:szCs w:val="14"/>
          <w:rtl/>
        </w:rPr>
        <w:t>טעם</w:t>
      </w:r>
      <w:r w:rsidRPr="00262A77">
        <w:rPr>
          <w:spacing w:val="-2"/>
          <w:rtl/>
        </w:rPr>
        <w:t xml:space="preserve"> עד אחד </w:t>
      </w:r>
      <w:r w:rsidR="007B057E" w:rsidRPr="00262A77">
        <w:rPr>
          <w:rFonts w:hint="cs"/>
          <w:spacing w:val="-2"/>
          <w:rtl/>
        </w:rPr>
        <w:t>שע</w:t>
      </w:r>
      <w:r w:rsidR="003224AD">
        <w:rPr>
          <w:rFonts w:hint="cs"/>
          <w:spacing w:val="-2"/>
          <w:rtl/>
        </w:rPr>
        <w:t>שוי</w:t>
      </w:r>
      <w:r w:rsidR="007B057E" w:rsidRPr="00262A77">
        <w:rPr>
          <w:rFonts w:hint="cs"/>
          <w:spacing w:val="-2"/>
          <w:rtl/>
        </w:rPr>
        <w:t xml:space="preserve"> להתגלות</w:t>
      </w:r>
      <w:r w:rsidR="00B433C9" w:rsidRPr="00262A77">
        <w:rPr>
          <w:spacing w:val="-2"/>
          <w:rtl/>
        </w:rPr>
        <w:t xml:space="preserve">, </w:t>
      </w:r>
      <w:r w:rsidR="00B433C9" w:rsidRPr="00D1637C">
        <w:rPr>
          <w:rFonts w:cs="PFT_Frank" w:hint="eastAsia"/>
          <w:b/>
          <w:bCs/>
          <w:szCs w:val="14"/>
          <w:rtl/>
        </w:rPr>
        <w:t>או</w:t>
      </w:r>
      <w:r w:rsidR="00B433C9" w:rsidRPr="0090328A">
        <w:rPr>
          <w:rFonts w:cs="PFT_Frank" w:hint="cs"/>
          <w:b/>
          <w:bCs/>
          <w:sz w:val="14"/>
          <w:szCs w:val="14"/>
          <w:rtl/>
        </w:rPr>
        <w:t xml:space="preserve"> </w:t>
      </w:r>
      <w:r w:rsidR="00B433C9" w:rsidRPr="00AC7749">
        <w:rPr>
          <w:rtl/>
        </w:rPr>
        <w:t>דדייקא</w:t>
      </w:r>
      <w:r w:rsidR="00B433C9" w:rsidRPr="006039DD">
        <w:rPr>
          <w:rStyle w:val="affff8"/>
          <w:rtl/>
        </w:rPr>
        <w:t xml:space="preserve"> </w:t>
      </w:r>
      <w:r w:rsidR="003224AD">
        <w:rPr>
          <w:rStyle w:val="affff8"/>
          <w:rFonts w:hint="cs"/>
          <w:rtl/>
        </w:rPr>
        <w:t>-</w:t>
      </w:r>
      <w:r w:rsidR="00B433C9" w:rsidRPr="006039DD">
        <w:rPr>
          <w:rStyle w:val="affff8"/>
          <w:rtl/>
        </w:rPr>
        <w:t xml:space="preserve"> </w:t>
      </w:r>
      <w:r w:rsidR="003224AD" w:rsidRPr="006039DD">
        <w:rPr>
          <w:rStyle w:val="affff8"/>
          <w:rFonts w:hint="eastAsia"/>
          <w:rtl/>
        </w:rPr>
        <w:t>כאן</w:t>
      </w:r>
      <w:r w:rsidR="003224AD" w:rsidRPr="006039DD">
        <w:rPr>
          <w:rStyle w:val="affff8"/>
          <w:rtl/>
        </w:rPr>
        <w:t xml:space="preserve"> </w:t>
      </w:r>
      <w:r w:rsidR="003224AD" w:rsidRPr="006039DD">
        <w:rPr>
          <w:rStyle w:val="affff8"/>
          <w:rFonts w:hint="eastAsia"/>
          <w:rtl/>
        </w:rPr>
        <w:t>שמא</w:t>
      </w:r>
      <w:r w:rsidR="00B433C9" w:rsidRPr="006039DD">
        <w:rPr>
          <w:rStyle w:val="affff8"/>
          <w:rtl/>
        </w:rPr>
        <w:t xml:space="preserve"> שונאתו</w:t>
      </w:r>
      <w:r w:rsidR="003224AD" w:rsidRPr="006039DD">
        <w:rPr>
          <w:rStyle w:val="affff8"/>
          <w:rtl/>
        </w:rPr>
        <w:t>.</w:t>
      </w:r>
    </w:p>
    <w:p w14:paraId="4AFB25CC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lastRenderedPageBreak/>
        <w:t>צד.</w:t>
      </w:r>
    </w:p>
    <w:p w14:paraId="62539E42" w14:textId="57D2F7EC" w:rsidR="003224AD" w:rsidRDefault="003224AD" w:rsidP="00B55EDF">
      <w:pPr>
        <w:rPr>
          <w:rtl/>
        </w:rPr>
      </w:pPr>
      <w:r>
        <w:rPr>
          <w:rStyle w:val="affff5"/>
          <w:rFonts w:hint="cs"/>
          <w:rtl/>
        </w:rPr>
        <w:t>ופשט ממשנתינו</w:t>
      </w:r>
      <w:r w:rsidR="00B433C9" w:rsidRPr="009141B1">
        <w:rPr>
          <w:rStyle w:val="affff5"/>
          <w:rtl/>
        </w:rPr>
        <w:t>:</w:t>
      </w:r>
      <w:r w:rsidR="004D241F">
        <w:rPr>
          <w:rtl/>
        </w:rPr>
        <w:t xml:space="preserve"> </w:t>
      </w:r>
      <w:r>
        <w:rPr>
          <w:rFonts w:hint="cs"/>
          <w:rtl/>
        </w:rPr>
        <w:t>'</w:t>
      </w:r>
      <w:r w:rsidR="004D241F">
        <w:rPr>
          <w:rtl/>
        </w:rPr>
        <w:t>מת בעל</w:t>
      </w:r>
      <w:r w:rsidR="00B433C9" w:rsidRPr="00AC7749">
        <w:rPr>
          <w:rtl/>
        </w:rPr>
        <w:t>ך ואח"כ בנ</w:t>
      </w:r>
      <w:r w:rsidR="004D241F">
        <w:rPr>
          <w:rtl/>
        </w:rPr>
        <w:t>ך</w:t>
      </w:r>
      <w:r>
        <w:rPr>
          <w:rFonts w:hint="cs"/>
          <w:rtl/>
        </w:rPr>
        <w:t>'</w:t>
      </w:r>
      <w:r w:rsidR="004D241F">
        <w:rPr>
          <w:rtl/>
        </w:rPr>
        <w:t xml:space="preserve"> </w:t>
      </w:r>
      <w:r w:rsidR="004D241F" w:rsidRPr="00D1637C">
        <w:rPr>
          <w:rFonts w:cs="PFT_Frank"/>
          <w:b/>
          <w:bCs/>
          <w:szCs w:val="14"/>
          <w:rtl/>
        </w:rPr>
        <w:t>ונשאת</w:t>
      </w:r>
      <w:r w:rsidR="004D241F">
        <w:rPr>
          <w:rtl/>
        </w:rPr>
        <w:t>,</w:t>
      </w:r>
    </w:p>
    <w:p w14:paraId="4F4BF41B" w14:textId="77985DE9" w:rsidR="00B433C9" w:rsidRPr="00C35A2C" w:rsidRDefault="004D241F" w:rsidP="00B55EDF">
      <w:pPr>
        <w:rPr>
          <w:rtl/>
        </w:rPr>
      </w:pPr>
      <w:r>
        <w:rPr>
          <w:rtl/>
        </w:rPr>
        <w:t>ואח"כ א</w:t>
      </w:r>
      <w:r w:rsidR="003224AD">
        <w:rPr>
          <w:rFonts w:hint="cs"/>
          <w:rtl/>
        </w:rPr>
        <w:t>"</w:t>
      </w:r>
      <w:r>
        <w:rPr>
          <w:rtl/>
        </w:rPr>
        <w:t xml:space="preserve">ל </w:t>
      </w:r>
      <w:r w:rsidR="003224AD">
        <w:rPr>
          <w:rFonts w:hint="cs"/>
          <w:rtl/>
        </w:rPr>
        <w:t>'להיפך'</w:t>
      </w:r>
      <w:r w:rsidR="009141B1">
        <w:rPr>
          <w:rFonts w:hint="cs"/>
          <w:rtl/>
        </w:rPr>
        <w:t xml:space="preserve"> </w:t>
      </w:r>
      <w:r w:rsidR="00B433C9" w:rsidRPr="00C35A2C">
        <w:rPr>
          <w:rtl/>
        </w:rPr>
        <w:t>- תצא, והולד ראשון ואחרון ממזר</w:t>
      </w:r>
      <w:r w:rsidR="003224AD">
        <w:rPr>
          <w:rFonts w:hint="cs"/>
          <w:rtl/>
        </w:rPr>
        <w:t>.</w:t>
      </w:r>
    </w:p>
    <w:p w14:paraId="0F5440BE" w14:textId="5DB567EC" w:rsidR="003224AD" w:rsidRDefault="003224AD" w:rsidP="00B55EDF">
      <w:pPr>
        <w:rPr>
          <w:rFonts w:ascii="FontbitDavid" w:hAnsi="FontbitDavid"/>
          <w:sz w:val="32"/>
          <w:rtl/>
        </w:rPr>
      </w:pPr>
      <w:r w:rsidRPr="006039DD">
        <w:rPr>
          <w:rStyle w:val="affff5"/>
          <w:rFonts w:hint="eastAsia"/>
          <w:rtl/>
        </w:rPr>
        <w:t>ול</w:t>
      </w:r>
      <w:r w:rsidR="004D241F" w:rsidRPr="006039DD">
        <w:rPr>
          <w:rStyle w:val="affff5"/>
          <w:rFonts w:hint="eastAsia"/>
          <w:rtl/>
        </w:rPr>
        <w:t>א</w:t>
      </w:r>
      <w:r w:rsidR="00B433C9" w:rsidRPr="00C35A2C">
        <w:rPr>
          <w:rFonts w:ascii="FontbitDavid" w:hAnsi="FontbitDavid"/>
          <w:sz w:val="32"/>
          <w:rtl/>
        </w:rPr>
        <w:t xml:space="preserve"> תרי ותרי</w:t>
      </w:r>
      <w:r>
        <w:rPr>
          <w:rFonts w:ascii="FontbitDavid" w:hAnsi="FontbitDavid" w:hint="cs"/>
          <w:sz w:val="32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6039DD">
        <w:rPr>
          <w:rStyle w:val="affff8"/>
          <w:rFonts w:hint="eastAsia"/>
          <w:rtl/>
        </w:rPr>
        <w:t>כנ</w:t>
      </w:r>
      <w:r w:rsidRPr="006039DD">
        <w:rPr>
          <w:rStyle w:val="affff8"/>
          <w:rtl/>
        </w:rPr>
        <w:t>"ל.</w:t>
      </w:r>
      <w:r>
        <w:rPr>
          <w:rFonts w:ascii="FontbitDavid" w:hAnsi="FontbitDavid" w:hint="cs"/>
          <w:sz w:val="32"/>
          <w:rtl/>
        </w:rPr>
        <w:t xml:space="preserve"> </w:t>
      </w:r>
    </w:p>
    <w:p w14:paraId="17B46167" w14:textId="62BCD423" w:rsidR="00B433C9" w:rsidRPr="00C35A2C" w:rsidRDefault="003224AD" w:rsidP="007C50EB">
      <w:pPr>
        <w:pStyle w:val="afffc"/>
        <w:ind w:left="0"/>
        <w:rPr>
          <w:rtl/>
        </w:rPr>
      </w:pPr>
      <w:r>
        <w:rPr>
          <w:rFonts w:ascii="FontbitDavid" w:hAnsi="FontbitDavid"/>
          <w:rtl/>
        </w:rPr>
        <w:tab/>
      </w:r>
      <w:r>
        <w:rPr>
          <w:rStyle w:val="affff5"/>
          <w:rFonts w:hint="cs"/>
          <w:rtl/>
        </w:rPr>
        <w:t>א</w:t>
      </w:r>
      <w:r w:rsidR="00B433C9" w:rsidRPr="006039DD">
        <w:rPr>
          <w:rStyle w:val="affff5"/>
          <w:rtl/>
        </w:rPr>
        <w:t>לא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עד א</w:t>
      </w:r>
      <w:r w:rsidR="00B433C9" w:rsidRPr="00C35A2C">
        <w:rPr>
          <w:rtl/>
        </w:rPr>
        <w:t>חד, ו</w:t>
      </w:r>
      <w:r w:rsidR="004D241F">
        <w:rPr>
          <w:rFonts w:hint="cs"/>
          <w:rtl/>
        </w:rPr>
        <w:t>באו שנים והכחישוה</w:t>
      </w:r>
      <w:r>
        <w:rPr>
          <w:rFonts w:hint="cs"/>
          <w:rtl/>
        </w:rPr>
        <w:t>ו</w:t>
      </w:r>
      <w:r w:rsidR="004D241F">
        <w:rPr>
          <w:rtl/>
        </w:rPr>
        <w:t xml:space="preserve"> </w:t>
      </w:r>
      <w:r w:rsidR="005D4AA6">
        <w:rPr>
          <w:rFonts w:hint="cs"/>
          <w:rtl/>
        </w:rPr>
        <w:t xml:space="preserve">- </w:t>
      </w:r>
      <w:r w:rsidR="004D241F">
        <w:rPr>
          <w:rFonts w:hint="cs"/>
          <w:rtl/>
        </w:rPr>
        <w:t>בל</w:t>
      </w:r>
      <w:r w:rsidR="005D4AA6">
        <w:rPr>
          <w:rFonts w:hint="cs"/>
          <w:rtl/>
        </w:rPr>
        <w:t>עדיהם</w:t>
      </w:r>
      <w:r w:rsidR="004D241F">
        <w:rPr>
          <w:rFonts w:hint="cs"/>
          <w:rtl/>
        </w:rPr>
        <w:t xml:space="preserve"> נאמן</w:t>
      </w:r>
      <w:r w:rsidR="005D4AA6">
        <w:rPr>
          <w:rFonts w:hint="cs"/>
          <w:rtl/>
        </w:rPr>
        <w:t>.</w:t>
      </w:r>
      <w:r w:rsidR="004D241F">
        <w:rPr>
          <w:rFonts w:hint="cs"/>
          <w:rtl/>
        </w:rPr>
        <w:t xml:space="preserve"> </w:t>
      </w:r>
    </w:p>
    <w:p w14:paraId="7E0964C3" w14:textId="01EB7BDF" w:rsidR="00B433C9" w:rsidRDefault="00E96480" w:rsidP="005D4AA6">
      <w:pPr>
        <w:pStyle w:val="afffc"/>
        <w:ind w:left="0" w:firstLine="0"/>
        <w:rPr>
          <w:rStyle w:val="affff8"/>
          <w:rtl/>
        </w:rPr>
      </w:pPr>
      <w:r w:rsidRPr="006039DD">
        <w:rPr>
          <w:rStyle w:val="affff5"/>
          <w:rFonts w:hint="eastAsia"/>
          <w:rtl/>
        </w:rPr>
        <w:t>ודח</w:t>
      </w:r>
      <w:r>
        <w:rPr>
          <w:rStyle w:val="affff5"/>
          <w:rFonts w:hint="cs"/>
          <w:rtl/>
        </w:rPr>
        <w:t>ינו</w:t>
      </w:r>
      <w:r>
        <w:rPr>
          <w:rFonts w:hint="cs"/>
          <w:rtl/>
        </w:rPr>
        <w:t>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ב</w:t>
      </w:r>
      <w:r w:rsidR="00B433C9" w:rsidRPr="00C35A2C">
        <w:rPr>
          <w:rtl/>
        </w:rPr>
        <w:t xml:space="preserve">תרי ותרי, </w:t>
      </w:r>
      <w:r>
        <w:rPr>
          <w:rFonts w:hint="cs"/>
          <w:rtl/>
        </w:rPr>
        <w:t>ו</w:t>
      </w:r>
      <w:r w:rsidR="00B433C9" w:rsidRPr="00C35A2C">
        <w:rPr>
          <w:rtl/>
        </w:rPr>
        <w:t>בעדי הזמה</w:t>
      </w:r>
      <w:r>
        <w:rPr>
          <w:rFonts w:hint="cs"/>
          <w:rtl/>
        </w:rPr>
        <w:t xml:space="preserve"> </w:t>
      </w:r>
      <w:r w:rsidRPr="006039DD">
        <w:rPr>
          <w:rStyle w:val="affff8"/>
          <w:rFonts w:hint="eastAsia"/>
          <w:rtl/>
        </w:rPr>
        <w:t>דרחמנא</w:t>
      </w:r>
      <w:r w:rsidRPr="006039DD">
        <w:rPr>
          <w:rStyle w:val="affff8"/>
          <w:rtl/>
        </w:rPr>
        <w:t xml:space="preserve"> </w:t>
      </w:r>
      <w:r w:rsidRPr="006039DD">
        <w:rPr>
          <w:rStyle w:val="affff8"/>
          <w:rFonts w:hint="eastAsia"/>
          <w:rtl/>
        </w:rPr>
        <w:t>האמינם</w:t>
      </w:r>
      <w:r w:rsidRPr="006039DD">
        <w:rPr>
          <w:rStyle w:val="affff8"/>
          <w:rtl/>
        </w:rPr>
        <w:t>.</w:t>
      </w:r>
    </w:p>
    <w:p w14:paraId="378AD2E6" w14:textId="629538AC" w:rsidR="00E96480" w:rsidRPr="006039DD" w:rsidRDefault="00E96480" w:rsidP="006039DD">
      <w:pPr>
        <w:jc w:val="center"/>
        <w:rPr>
          <w:rtl/>
        </w:rPr>
      </w:pPr>
    </w:p>
    <w:p w14:paraId="5330BDA8" w14:textId="6900428B" w:rsidR="001073A2" w:rsidRDefault="001073A2" w:rsidP="001073A2">
      <w:pPr>
        <w:rPr>
          <w:rStyle w:val="affff8"/>
          <w:rtl/>
        </w:rPr>
      </w:pPr>
      <w:r w:rsidRPr="003C3E0D">
        <w:rPr>
          <w:rStyle w:val="affff5"/>
          <w:rFonts w:hint="eastAsia"/>
          <w:rtl/>
        </w:rPr>
        <w:t>ומוכיח</w:t>
      </w:r>
      <w:r w:rsidRPr="003C3E0D">
        <w:rPr>
          <w:rStyle w:val="affff5"/>
          <w:rtl/>
        </w:rPr>
        <w:t xml:space="preserve"> </w:t>
      </w:r>
      <w:r w:rsidRPr="003C3E0D">
        <w:rPr>
          <w:rStyle w:val="affff5"/>
          <w:rFonts w:hint="eastAsia"/>
          <w:rtl/>
        </w:rPr>
        <w:t>שנאמן</w:t>
      </w:r>
      <w:r w:rsidR="00B433C9" w:rsidRPr="009141B1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אין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האשה </w:t>
      </w:r>
      <w:r w:rsidR="00B433C9" w:rsidRPr="00C35A2C">
        <w:rPr>
          <w:rFonts w:ascii="FontbitDavid" w:hAnsi="FontbitDavid"/>
          <w:sz w:val="32"/>
          <w:rtl/>
        </w:rPr>
        <w:t xml:space="preserve">נאמנת </w:t>
      </w:r>
      <w:r w:rsidRPr="003C3E0D">
        <w:rPr>
          <w:rtl/>
        </w:rPr>
        <w:t>'</w:t>
      </w:r>
      <w:r w:rsidR="00B433C9" w:rsidRPr="003C3E0D">
        <w:rPr>
          <w:rtl/>
        </w:rPr>
        <w:t>מת יבמי</w:t>
      </w:r>
      <w:r w:rsidRPr="003C3E0D">
        <w:rPr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 xml:space="preserve">, </w:t>
      </w:r>
      <w:r>
        <w:rPr>
          <w:rStyle w:val="affff8"/>
          <w:rFonts w:hint="cs"/>
          <w:rtl/>
        </w:rPr>
        <w:t>מ</w:t>
      </w:r>
      <w:r w:rsidR="00B433C9" w:rsidRPr="003C3E0D">
        <w:rPr>
          <w:rStyle w:val="affff8"/>
          <w:rFonts w:hint="eastAsia"/>
          <w:rtl/>
        </w:rPr>
        <w:t>שמע</w:t>
      </w:r>
      <w:r w:rsidR="00B433C9" w:rsidRPr="003C3E0D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ש</w:t>
      </w:r>
      <w:r w:rsidR="00B433C9" w:rsidRPr="00A07384">
        <w:rPr>
          <w:rStyle w:val="affff8"/>
          <w:rFonts w:cs="PFT_Frank" w:hint="eastAsia"/>
          <w:b/>
          <w:bCs/>
          <w:szCs w:val="10"/>
          <w:rtl/>
        </w:rPr>
        <w:t>ע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ד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B433C9" w:rsidRPr="00A07384">
        <w:rPr>
          <w:rStyle w:val="affff8"/>
          <w:rFonts w:cs="PFT_Frank" w:hint="eastAsia"/>
          <w:b/>
          <w:bCs/>
          <w:szCs w:val="10"/>
          <w:rtl/>
        </w:rPr>
        <w:t>א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חד</w:t>
      </w:r>
      <w:r w:rsidR="00B433C9" w:rsidRPr="003C3E0D">
        <w:rPr>
          <w:rStyle w:val="affff8"/>
          <w:rtl/>
        </w:rPr>
        <w:t xml:space="preserve"> </w:t>
      </w:r>
      <w:r w:rsidRPr="003C3E0D">
        <w:rPr>
          <w:rStyle w:val="affff8"/>
          <w:rFonts w:hint="eastAsia"/>
          <w:rtl/>
        </w:rPr>
        <w:t>כן</w:t>
      </w:r>
      <w:r>
        <w:rPr>
          <w:rStyle w:val="affff8"/>
          <w:rFonts w:hint="cs"/>
          <w:rtl/>
        </w:rPr>
        <w:t>!</w:t>
      </w:r>
    </w:p>
    <w:p w14:paraId="6F1404F0" w14:textId="10E2BF70" w:rsidR="001073A2" w:rsidRPr="001073A2" w:rsidRDefault="001073A2" w:rsidP="001073A2">
      <w:pPr>
        <w:rPr>
          <w:rtl/>
        </w:rPr>
      </w:pPr>
      <w:r w:rsidRPr="003C3E0D">
        <w:rPr>
          <w:rStyle w:val="affff5"/>
          <w:rFonts w:hint="eastAsia"/>
          <w:rtl/>
        </w:rPr>
        <w:t>ודחינו</w:t>
      </w:r>
      <w:r w:rsidR="00B433C9" w:rsidRPr="001073A2">
        <w:rPr>
          <w:rStyle w:val="affff5"/>
          <w:rFonts w:hint="cs"/>
          <w:rtl/>
        </w:rPr>
        <w:t xml:space="preserve"> </w:t>
      </w:r>
      <w:r w:rsidRPr="001073A2">
        <w:rPr>
          <w:rStyle w:val="affff5"/>
          <w:rFonts w:hint="cs"/>
          <w:rtl/>
        </w:rPr>
        <w:t>מ</w:t>
      </w:r>
      <w:r w:rsidR="00B433C9" w:rsidRPr="001073A2">
        <w:rPr>
          <w:rStyle w:val="affff5"/>
          <w:rFonts w:hint="cs"/>
          <w:rtl/>
        </w:rPr>
        <w:t>סיפא</w:t>
      </w:r>
      <w:r w:rsidRPr="001073A2">
        <w:rPr>
          <w:rStyle w:val="affff5"/>
          <w:rFonts w:hint="cs"/>
          <w:rtl/>
        </w:rPr>
        <w:t>:</w:t>
      </w:r>
      <w:r w:rsidR="00B433C9" w:rsidRPr="00E139FF">
        <w:rPr>
          <w:rStyle w:val="affff5"/>
          <w:rFonts w:hint="cs"/>
          <w:rtl/>
        </w:rPr>
        <w:t xml:space="preserve"> </w:t>
      </w:r>
      <w:r w:rsidR="00B433C9" w:rsidRPr="00C35A2C">
        <w:rPr>
          <w:rFonts w:hint="cs"/>
          <w:rtl/>
        </w:rPr>
        <w:t xml:space="preserve">אין </w:t>
      </w:r>
      <w:r w:rsidR="00B433C9" w:rsidRPr="00C35A2C">
        <w:rPr>
          <w:rtl/>
        </w:rPr>
        <w:t xml:space="preserve">האיש נאמן </w:t>
      </w:r>
      <w:r w:rsidRPr="001073A2">
        <w:rPr>
          <w:rFonts w:hint="cs"/>
          <w:rtl/>
        </w:rPr>
        <w:t>'</w:t>
      </w:r>
      <w:r w:rsidR="00B433C9" w:rsidRPr="001073A2">
        <w:rPr>
          <w:rtl/>
        </w:rPr>
        <w:t>מתה אשתי</w:t>
      </w:r>
      <w:r w:rsidRPr="001073A2">
        <w:rPr>
          <w:rFonts w:hint="cs"/>
          <w:rtl/>
        </w:rPr>
        <w:t>'</w:t>
      </w:r>
      <w:r w:rsidR="00B433C9" w:rsidRPr="001073A2">
        <w:rPr>
          <w:rtl/>
        </w:rPr>
        <w:t xml:space="preserve"> </w:t>
      </w:r>
      <w:r w:rsidRPr="001073A2">
        <w:rPr>
          <w:rFonts w:hint="cs"/>
          <w:rtl/>
        </w:rPr>
        <w:t>לי</w:t>
      </w:r>
      <w:r w:rsidR="00B433C9" w:rsidRPr="001073A2">
        <w:rPr>
          <w:rtl/>
        </w:rPr>
        <w:t>שא אחותה</w:t>
      </w:r>
      <w:r w:rsidRPr="001073A2">
        <w:rPr>
          <w:rFonts w:hint="cs"/>
          <w:rtl/>
        </w:rPr>
        <w:t>,</w:t>
      </w:r>
    </w:p>
    <w:p w14:paraId="110F30E6" w14:textId="42049BD2" w:rsidR="001073A2" w:rsidRDefault="001073A2" w:rsidP="001073A2">
      <w:pPr>
        <w:rPr>
          <w:rStyle w:val="affff8"/>
          <w:rtl/>
        </w:rPr>
      </w:pPr>
      <w:r>
        <w:rPr>
          <w:rFonts w:hint="cs"/>
          <w:rtl/>
        </w:rPr>
        <w:t xml:space="preserve">- </w:t>
      </w:r>
      <w:r w:rsidR="00B433C9" w:rsidRPr="00D1637C">
        <w:rPr>
          <w:rFonts w:cs="PFT_Frank" w:hint="eastAsia"/>
          <w:b/>
          <w:bCs/>
          <w:szCs w:val="14"/>
          <w:rtl/>
        </w:rPr>
        <w:t>ו</w:t>
      </w:r>
      <w:r w:rsidRPr="00D1637C">
        <w:rPr>
          <w:rFonts w:cs="PFT_Frank" w:hint="eastAsia"/>
          <w:b/>
          <w:bCs/>
          <w:szCs w:val="14"/>
          <w:rtl/>
        </w:rPr>
        <w:t>שם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ודאי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עד</w:t>
      </w:r>
      <w:r w:rsidR="00B433C9" w:rsidRPr="00D1637C">
        <w:rPr>
          <w:rFonts w:cs="PFT_Frank"/>
          <w:b/>
          <w:bCs/>
          <w:szCs w:val="14"/>
          <w:rtl/>
        </w:rPr>
        <w:t xml:space="preserve"> אחד </w:t>
      </w:r>
      <w:r w:rsidRPr="00D1637C">
        <w:rPr>
          <w:rFonts w:cs="PFT_Frank" w:hint="eastAsia"/>
          <w:b/>
          <w:bCs/>
          <w:szCs w:val="14"/>
          <w:rtl/>
        </w:rPr>
        <w:t>לא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נאמן</w:t>
      </w:r>
      <w:r w:rsidRPr="001073A2">
        <w:rPr>
          <w:rFonts w:hint="cs"/>
          <w:rtl/>
        </w:rPr>
        <w:t xml:space="preserve">, </w:t>
      </w:r>
      <w:r w:rsidRPr="003C3E0D">
        <w:rPr>
          <w:rStyle w:val="affff8"/>
          <w:rFonts w:hint="eastAsia"/>
          <w:rtl/>
        </w:rPr>
        <w:t>שבאיש</w:t>
      </w:r>
      <w:r w:rsidRPr="003C3E0D">
        <w:rPr>
          <w:rStyle w:val="affff8"/>
          <w:rtl/>
        </w:rPr>
        <w:t xml:space="preserve"> </w:t>
      </w:r>
      <w:r w:rsidRPr="003C3E0D">
        <w:rPr>
          <w:rStyle w:val="affff8"/>
          <w:rFonts w:hint="eastAsia"/>
          <w:rtl/>
        </w:rPr>
        <w:t>לא</w:t>
      </w:r>
      <w:r w:rsidRPr="003C3E0D">
        <w:rPr>
          <w:rStyle w:val="affff8"/>
          <w:rtl/>
        </w:rPr>
        <w:t xml:space="preserve"> </w:t>
      </w:r>
      <w:r w:rsidRPr="003C3E0D">
        <w:rPr>
          <w:rStyle w:val="affff8"/>
          <w:rFonts w:hint="eastAsia"/>
          <w:rtl/>
        </w:rPr>
        <w:t>שיי</w:t>
      </w:r>
      <w:r>
        <w:rPr>
          <w:rStyle w:val="affff8"/>
          <w:rFonts w:hint="cs"/>
          <w:rtl/>
        </w:rPr>
        <w:t>ך 'מ</w:t>
      </w:r>
      <w:r w:rsidR="00B433C9" w:rsidRPr="003C3E0D">
        <w:rPr>
          <w:rStyle w:val="affff8"/>
          <w:rtl/>
        </w:rPr>
        <w:t xml:space="preserve">שום עיגונא </w:t>
      </w:r>
      <w:r w:rsidR="00274003" w:rsidRPr="003C3E0D">
        <w:rPr>
          <w:rStyle w:val="affff8"/>
          <w:rFonts w:hint="eastAsia"/>
          <w:rtl/>
        </w:rPr>
        <w:t>ה</w:t>
      </w:r>
      <w:r w:rsidR="004D241F" w:rsidRPr="003C3E0D">
        <w:rPr>
          <w:rStyle w:val="affff8"/>
          <w:rtl/>
        </w:rPr>
        <w:t>קילו</w:t>
      </w:r>
      <w:r w:rsidRPr="003C3E0D">
        <w:rPr>
          <w:rStyle w:val="affff8"/>
          <w:rtl/>
        </w:rPr>
        <w:t>'</w:t>
      </w:r>
      <w:r>
        <w:rPr>
          <w:rStyle w:val="affff8"/>
          <w:rFonts w:hint="cs"/>
          <w:rtl/>
        </w:rPr>
        <w:t>-</w:t>
      </w:r>
    </w:p>
    <w:p w14:paraId="265F3522" w14:textId="130667E9" w:rsidR="00B433C9" w:rsidRPr="00AC7749" w:rsidRDefault="00895400" w:rsidP="003C3E0D">
      <w:pPr>
        <w:rPr>
          <w:spacing w:val="-4"/>
          <w:rtl/>
        </w:rPr>
      </w:pPr>
      <w:r>
        <w:rPr>
          <w:rStyle w:val="affff5"/>
          <w:rFonts w:hint="cs"/>
          <w:rtl/>
        </w:rPr>
        <w:t>ו</w:t>
      </w:r>
      <w:r w:rsidR="001073A2">
        <w:rPr>
          <w:rStyle w:val="affff5"/>
          <w:rFonts w:hint="cs"/>
          <w:rtl/>
        </w:rPr>
        <w:t xml:space="preserve">'אשה' </w:t>
      </w:r>
      <w:r w:rsidR="00B433C9" w:rsidRPr="00E139FF">
        <w:rPr>
          <w:rStyle w:val="affff5"/>
          <w:rFonts w:hint="cs"/>
          <w:rtl/>
        </w:rPr>
        <w:t>ל</w:t>
      </w:r>
      <w:r w:rsidR="001073A2">
        <w:rPr>
          <w:rStyle w:val="affff5"/>
          <w:rFonts w:hint="cs"/>
          <w:rtl/>
        </w:rPr>
        <w:t>גופיה, שא</w:t>
      </w:r>
      <w:r>
        <w:rPr>
          <w:rStyle w:val="affff5"/>
          <w:rFonts w:hint="cs"/>
          <w:rtl/>
        </w:rPr>
        <w:t>ף</w:t>
      </w:r>
      <w:r w:rsidR="001073A2">
        <w:rPr>
          <w:rStyle w:val="affff5"/>
          <w:rFonts w:hint="cs"/>
          <w:rtl/>
        </w:rPr>
        <w:t xml:space="preserve"> ל</w:t>
      </w:r>
      <w:r w:rsidR="00B433C9" w:rsidRPr="00E139FF">
        <w:rPr>
          <w:rStyle w:val="affff5"/>
          <w:rFonts w:hint="cs"/>
          <w:rtl/>
        </w:rPr>
        <w:t>ר</w:t>
      </w:r>
      <w:r w:rsidR="00B433C9" w:rsidRPr="00E139FF">
        <w:rPr>
          <w:rStyle w:val="affff5"/>
          <w:rtl/>
        </w:rPr>
        <w:t>"</w:t>
      </w:r>
      <w:r w:rsidR="00B433C9" w:rsidRPr="00E139FF">
        <w:rPr>
          <w:rStyle w:val="affff5"/>
          <w:rFonts w:hint="cs"/>
          <w:rtl/>
        </w:rPr>
        <w:t xml:space="preserve">ע </w:t>
      </w:r>
      <w:r w:rsidR="001073A2">
        <w:rPr>
          <w:rFonts w:hint="cs"/>
          <w:spacing w:val="-4"/>
          <w:rtl/>
        </w:rPr>
        <w:t>ד</w:t>
      </w:r>
      <w:r w:rsidR="00B433C9" w:rsidRPr="00AC7749">
        <w:rPr>
          <w:rFonts w:hint="cs"/>
          <w:spacing w:val="-4"/>
          <w:rtl/>
        </w:rPr>
        <w:t xml:space="preserve">ממזר </w:t>
      </w:r>
      <w:r w:rsidR="001073A2">
        <w:rPr>
          <w:rFonts w:hint="cs"/>
          <w:spacing w:val="-4"/>
          <w:rtl/>
        </w:rPr>
        <w:t>מלאוין</w:t>
      </w:r>
      <w:r w:rsidR="00B433C9" w:rsidRPr="00AC7749">
        <w:rPr>
          <w:rFonts w:hint="cs"/>
          <w:spacing w:val="-4"/>
          <w:rtl/>
        </w:rPr>
        <w:t xml:space="preserve"> ל</w:t>
      </w:r>
      <w:r>
        <w:rPr>
          <w:rFonts w:hint="cs"/>
          <w:spacing w:val="-4"/>
          <w:rtl/>
        </w:rPr>
        <w:t>"</w:t>
      </w:r>
      <w:r w:rsidR="00B433C9" w:rsidRPr="00AC7749">
        <w:rPr>
          <w:rFonts w:hint="cs"/>
          <w:spacing w:val="-4"/>
          <w:rtl/>
        </w:rPr>
        <w:t>א חייש</w:t>
      </w:r>
      <w:r w:rsidR="001073A2">
        <w:rPr>
          <w:rFonts w:hint="cs"/>
          <w:spacing w:val="-4"/>
          <w:rtl/>
        </w:rPr>
        <w:t>א</w:t>
      </w:r>
      <w:r w:rsidR="00B433C9" w:rsidRPr="00AC7749">
        <w:rPr>
          <w:rFonts w:hint="cs"/>
          <w:spacing w:val="-4"/>
          <w:rtl/>
        </w:rPr>
        <w:t xml:space="preserve"> </w:t>
      </w:r>
      <w:r>
        <w:rPr>
          <w:rFonts w:hint="cs"/>
          <w:spacing w:val="-4"/>
          <w:rtl/>
        </w:rPr>
        <w:t>ל</w:t>
      </w:r>
      <w:r w:rsidR="00B433C9" w:rsidRPr="00AC7749">
        <w:rPr>
          <w:rFonts w:hint="cs"/>
          <w:spacing w:val="-4"/>
          <w:rtl/>
        </w:rPr>
        <w:t>קלקול זרע</w:t>
      </w:r>
      <w:r>
        <w:rPr>
          <w:rFonts w:hint="cs"/>
          <w:spacing w:val="-4"/>
          <w:rtl/>
        </w:rPr>
        <w:t>ה</w:t>
      </w:r>
      <w:r w:rsidR="00E139FF">
        <w:rPr>
          <w:rFonts w:hint="cs"/>
          <w:spacing w:val="-4"/>
          <w:rtl/>
        </w:rPr>
        <w:t>.</w:t>
      </w:r>
    </w:p>
    <w:p w14:paraId="6A2178F4" w14:textId="752195EA" w:rsidR="00895400" w:rsidRDefault="00895400" w:rsidP="00615A60">
      <w:pPr>
        <w:pStyle w:val="affff2"/>
        <w:rPr>
          <w:rStyle w:val="affff5"/>
          <w:rtl/>
        </w:rPr>
      </w:pPr>
      <w:bookmarkStart w:id="1046" w:name="_Toc119173090"/>
      <w:bookmarkStart w:id="1047" w:name="_Toc119230185"/>
      <w:r>
        <w:rPr>
          <w:rFonts w:hint="cs"/>
          <w:rtl/>
        </w:rPr>
        <w:t xml:space="preserve">דעת רבא </w:t>
      </w:r>
      <w:r w:rsidR="00D2764C">
        <w:rPr>
          <w:rFonts w:hint="cs"/>
          <w:rtl/>
        </w:rPr>
        <w:t>בעד אחד להתיר יבמה לעלמא</w:t>
      </w:r>
      <w:bookmarkEnd w:id="1046"/>
      <w:bookmarkEnd w:id="1047"/>
    </w:p>
    <w:p w14:paraId="2D861705" w14:textId="1B565A90" w:rsidR="00B433C9" w:rsidRDefault="00B433C9" w:rsidP="00B55EDF">
      <w:pPr>
        <w:rPr>
          <w:rtl/>
        </w:rPr>
      </w:pPr>
      <w:r w:rsidRPr="00E139FF">
        <w:rPr>
          <w:rStyle w:val="affff5"/>
          <w:rtl/>
        </w:rPr>
        <w:t>רבא: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עד אחד נאמן ביבמה</w:t>
      </w:r>
      <w:r w:rsidRPr="00C35A2C">
        <w:rPr>
          <w:rFonts w:ascii="FontbitDavid" w:hAnsi="FontbitDavid"/>
          <w:sz w:val="32"/>
          <w:rtl/>
        </w:rPr>
        <w:t xml:space="preserve">, איסור כרת התרת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="00895400">
        <w:rPr>
          <w:rFonts w:ascii="FontbitDavid" w:hAnsi="FontbitDavid" w:hint="cs"/>
          <w:sz w:val="32"/>
          <w:rtl/>
        </w:rPr>
        <w:t xml:space="preserve">איסור </w:t>
      </w:r>
      <w:r w:rsidRPr="00C35A2C">
        <w:rPr>
          <w:rFonts w:ascii="FontbitDavid" w:hAnsi="FontbitDavid"/>
          <w:sz w:val="32"/>
          <w:rtl/>
        </w:rPr>
        <w:t>לאו</w:t>
      </w:r>
      <w:r w:rsidR="00895400">
        <w:rPr>
          <w:rFonts w:ascii="FontbitDavid" w:hAnsi="FontbitDavid" w:hint="cs"/>
          <w:sz w:val="32"/>
          <w:rtl/>
        </w:rPr>
        <w:t>!</w:t>
      </w:r>
    </w:p>
    <w:p w14:paraId="0C2DE11A" w14:textId="1552F320" w:rsidR="00B433C9" w:rsidRPr="00C35A2C" w:rsidRDefault="00895400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ודחה</w:t>
      </w:r>
      <w:r w:rsidR="00B433C9" w:rsidRPr="00E139FF">
        <w:rPr>
          <w:rStyle w:val="affff5"/>
          <w:rtl/>
        </w:rPr>
        <w:t xml:space="preserve"> ההוא מרבנן:</w:t>
      </w:r>
      <w:r w:rsidR="00B433C9" w:rsidRPr="00C35A2C">
        <w:rPr>
          <w:rFonts w:ascii="FontbitDavid" w:hAnsi="FontbitDavid"/>
          <w:sz w:val="32"/>
          <w:rtl/>
        </w:rPr>
        <w:t xml:space="preserve"> היא </w:t>
      </w:r>
      <w:r>
        <w:rPr>
          <w:rFonts w:ascii="FontbitDavid" w:hAnsi="FontbitDavid" w:hint="cs"/>
          <w:sz w:val="32"/>
          <w:rtl/>
        </w:rPr>
        <w:t xml:space="preserve">עצמה </w:t>
      </w:r>
      <w:r w:rsidR="00B433C9" w:rsidRPr="00C35A2C">
        <w:rPr>
          <w:rFonts w:ascii="FontbitDavid" w:hAnsi="FontbitDavid"/>
          <w:sz w:val="32"/>
          <w:rtl/>
        </w:rPr>
        <w:t xml:space="preserve">תוכיח, </w:t>
      </w:r>
      <w:r>
        <w:rPr>
          <w:rFonts w:ascii="FontbitDavid" w:hAnsi="FontbitDavid" w:hint="cs"/>
          <w:sz w:val="32"/>
          <w:rtl/>
        </w:rPr>
        <w:t>שנאמנת ל</w:t>
      </w:r>
      <w:r w:rsidR="00B433C9" w:rsidRPr="00C35A2C">
        <w:rPr>
          <w:rFonts w:ascii="FontbitDavid" w:hAnsi="FontbitDavid"/>
          <w:sz w:val="32"/>
          <w:rtl/>
        </w:rPr>
        <w:t xml:space="preserve">כרת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לא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ללאו</w:t>
      </w:r>
      <w:r w:rsidR="00B433C9" w:rsidRPr="00C35A2C">
        <w:rPr>
          <w:rFonts w:ascii="FontbitDavid" w:hAnsi="FontbitDavid"/>
          <w:sz w:val="32"/>
          <w:rtl/>
        </w:rPr>
        <w:t>!</w:t>
      </w:r>
    </w:p>
    <w:p w14:paraId="3717B751" w14:textId="385A2E73" w:rsidR="00B433C9" w:rsidRPr="00C35A2C" w:rsidRDefault="00D2764C" w:rsidP="00D2764C">
      <w:pPr>
        <w:rPr>
          <w:rFonts w:ascii="FontbitDavid" w:hAnsi="FontbitDavid"/>
          <w:sz w:val="32"/>
          <w:rtl/>
        </w:rPr>
      </w:pPr>
      <w:r w:rsidRPr="003C3E0D">
        <w:rPr>
          <w:rStyle w:val="affff5"/>
          <w:rFonts w:hint="eastAsia"/>
          <w:rtl/>
        </w:rPr>
        <w:t>והטעם</w:t>
      </w:r>
      <w:r w:rsidR="00B433C9">
        <w:rPr>
          <w:rFonts w:ascii="FontbitDavid" w:hAnsi="FontbitDavid"/>
          <w:sz w:val="32"/>
          <w:rtl/>
        </w:rPr>
        <w:t xml:space="preserve"> </w:t>
      </w:r>
      <w:r w:rsidR="00B433C9">
        <w:rPr>
          <w:rFonts w:ascii="FontbitDavid" w:hAnsi="FontbitDavid" w:hint="cs"/>
          <w:sz w:val="32"/>
          <w:rtl/>
        </w:rPr>
        <w:t>ש</w:t>
      </w:r>
      <w:r>
        <w:rPr>
          <w:rFonts w:ascii="FontbitDavid" w:hAnsi="FontbitDavid" w:hint="cs"/>
          <w:sz w:val="32"/>
          <w:rtl/>
        </w:rPr>
        <w:t>מא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C35A2C">
        <w:rPr>
          <w:rFonts w:ascii="FontbitDavid" w:hAnsi="FontbitDavid" w:hint="cs"/>
          <w:sz w:val="32"/>
          <w:rtl/>
        </w:rPr>
        <w:t>שונאתו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>לא דייקא,</w:t>
      </w:r>
      <w:r w:rsidR="00E139FF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"כ גם</w:t>
      </w:r>
      <w:r>
        <w:rPr>
          <w:rFonts w:ascii="FontbitDavid" w:hAnsi="FontbitDavid" w:hint="cs"/>
          <w:sz w:val="32"/>
          <w:rtl/>
        </w:rPr>
        <w:t xml:space="preserve"> ב</w:t>
      </w:r>
      <w:r w:rsidR="00B433C9">
        <w:rPr>
          <w:rFonts w:ascii="FontbitDavid" w:hAnsi="FontbitDavid"/>
          <w:sz w:val="32"/>
          <w:rtl/>
        </w:rPr>
        <w:t xml:space="preserve">עד אחד </w:t>
      </w:r>
      <w:r w:rsidR="00B433C9" w:rsidRPr="00C35A2C">
        <w:rPr>
          <w:rFonts w:ascii="FontbitDavid" w:hAnsi="FontbitDavid"/>
          <w:sz w:val="32"/>
          <w:rtl/>
        </w:rPr>
        <w:t>לא דייקא.</w:t>
      </w:r>
    </w:p>
    <w:p w14:paraId="764D108B" w14:textId="763C204B" w:rsidR="00B433C9" w:rsidRDefault="00B433C9" w:rsidP="007C50EB">
      <w:pPr>
        <w:pStyle w:val="afff4"/>
        <w:rPr>
          <w:rtl/>
        </w:rPr>
      </w:pPr>
      <w:ins w:id="9950" w:author="מספור קטעי משנה" w:date="2026-10-06T06:45:58Z">
        <w:r>
          <w:rPr>
            <w:rStyle w:val="MisparKeta"/>
          </w:rPr>
          <w:t xml:space="preserve">א. </w:t>
        </w:r>
      </w:ins>
      <w:bookmarkStart w:id="1048" w:name="_Toc119173091"/>
      <w:bookmarkStart w:id="1049" w:name="_Toc119230186"/>
      <w:r w:rsidRPr="00C35A2C">
        <w:rPr>
          <w:rtl/>
        </w:rPr>
        <w:t>דרש ראב</w:t>
      </w:r>
      <w:r w:rsidR="005F7963">
        <w:rPr>
          <w:rFonts w:hint="cs"/>
          <w:rtl/>
        </w:rPr>
        <w:t>"</w:t>
      </w:r>
      <w:r w:rsidRPr="00C35A2C">
        <w:rPr>
          <w:rtl/>
        </w:rPr>
        <w:t>מ</w:t>
      </w:r>
      <w:r w:rsidR="005F7963">
        <w:rPr>
          <w:rFonts w:hint="cs"/>
          <w:rtl/>
        </w:rPr>
        <w:t>:</w:t>
      </w:r>
      <w:r w:rsidRPr="00C35A2C">
        <w:rPr>
          <w:rtl/>
        </w:rPr>
        <w:t xml:space="preserve"> </w:t>
      </w:r>
      <w:r w:rsidR="005F7963">
        <w:rPr>
          <w:rStyle w:val="affff1"/>
          <w:rFonts w:hint="cs"/>
          <w:rtl/>
        </w:rPr>
        <w:t>'</w:t>
      </w:r>
      <w:r w:rsidR="005F7963" w:rsidRPr="003C3E0D">
        <w:rPr>
          <w:rStyle w:val="affff1"/>
          <w:rFonts w:hint="eastAsia"/>
          <w:rtl/>
        </w:rPr>
        <w:t>ואשה</w:t>
      </w:r>
      <w:r w:rsidR="005F7963" w:rsidRPr="003C3E0D">
        <w:rPr>
          <w:rStyle w:val="affff1"/>
          <w:rtl/>
        </w:rPr>
        <w:t xml:space="preserve"> </w:t>
      </w:r>
      <w:r w:rsidR="005F7963" w:rsidRPr="003C3E0D">
        <w:rPr>
          <w:rStyle w:val="affff1"/>
          <w:rFonts w:hint="eastAsia"/>
          <w:rtl/>
        </w:rPr>
        <w:t>גרושה</w:t>
      </w:r>
      <w:r w:rsidR="005F7963" w:rsidRPr="003C3E0D">
        <w:rPr>
          <w:rStyle w:val="affff1"/>
          <w:b/>
          <w:bCs/>
          <w:rtl/>
        </w:rPr>
        <w:t xml:space="preserve"> מאישה</w:t>
      </w:r>
      <w:r w:rsidR="005F7963" w:rsidRPr="003C3E0D">
        <w:rPr>
          <w:rStyle w:val="affff1"/>
          <w:rtl/>
        </w:rPr>
        <w:t>'</w:t>
      </w:r>
      <w:r w:rsidR="005F7963">
        <w:rPr>
          <w:rFonts w:hint="cs"/>
          <w:rtl/>
        </w:rPr>
        <w:t xml:space="preserve"> ולא מאיש שאינה אישה</w:t>
      </w:r>
      <w:r w:rsidRPr="00C35A2C">
        <w:rPr>
          <w:rtl/>
        </w:rPr>
        <w:t>.</w:t>
      </w:r>
      <w:bookmarkEnd w:id="1048"/>
      <w:bookmarkEnd w:id="1049"/>
    </w:p>
    <w:p w14:paraId="05809DF5" w14:textId="5A7AF204" w:rsidR="00B433C9" w:rsidRPr="00C35A2C" w:rsidRDefault="00B433C9" w:rsidP="00B55EDF">
      <w:pPr>
        <w:rPr>
          <w:rtl/>
        </w:rPr>
      </w:pPr>
      <w:r w:rsidRPr="00E139FF">
        <w:rPr>
          <w:rStyle w:val="affff5"/>
          <w:rFonts w:hint="cs"/>
          <w:rtl/>
        </w:rPr>
        <w:t>מרב</w:t>
      </w:r>
      <w:r w:rsidR="005F7963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D241F">
        <w:rPr>
          <w:rStyle w:val="affff5"/>
          <w:rtl/>
        </w:rPr>
        <w:t>ה</w:t>
      </w:r>
      <w:r w:rsidR="004D241F">
        <w:rPr>
          <w:rStyle w:val="affff5"/>
          <w:rFonts w:hint="cs"/>
          <w:rtl/>
        </w:rPr>
        <w:t>י</w:t>
      </w:r>
      <w:r w:rsidR="004D241F" w:rsidRPr="005F7963">
        <w:rPr>
          <w:rStyle w:val="affff5"/>
          <w:rFonts w:hint="cs"/>
          <w:rtl/>
        </w:rPr>
        <w:t xml:space="preserve">ה </w:t>
      </w:r>
      <w:r w:rsidRPr="005F7963">
        <w:rPr>
          <w:rStyle w:val="affff5"/>
          <w:rFonts w:hint="cs"/>
          <w:rtl/>
        </w:rPr>
        <w:t>לר</w:t>
      </w:r>
      <w:r w:rsidRPr="005F7963">
        <w:rPr>
          <w:rStyle w:val="affff5"/>
          <w:rtl/>
        </w:rPr>
        <w:t>"</w:t>
      </w:r>
      <w:r w:rsidRPr="005F7963">
        <w:rPr>
          <w:rStyle w:val="affff5"/>
          <w:rFonts w:hint="cs"/>
          <w:rtl/>
        </w:rPr>
        <w:t>א</w:t>
      </w:r>
      <w:r w:rsidRPr="003C3E0D">
        <w:rPr>
          <w:rStyle w:val="affff5"/>
          <w:rtl/>
        </w:rPr>
        <w:t xml:space="preserve"> ל</w:t>
      </w:r>
      <w:r w:rsidR="004D241F" w:rsidRPr="003C3E0D">
        <w:rPr>
          <w:rStyle w:val="affff5"/>
          <w:rFonts w:hint="eastAsia"/>
          <w:rtl/>
        </w:rPr>
        <w:t>דרוש</w:t>
      </w:r>
      <w:r w:rsidR="004D241F" w:rsidRPr="003C3E0D">
        <w:rPr>
          <w:rStyle w:val="affff5"/>
          <w:rtl/>
        </w:rPr>
        <w:t xml:space="preserve"> </w:t>
      </w:r>
      <w:r w:rsidRPr="003C3E0D">
        <w:rPr>
          <w:rStyle w:val="affff5"/>
          <w:rtl/>
        </w:rPr>
        <w:t>מרג</w:t>
      </w:r>
      <w:r w:rsidR="004D241F" w:rsidRPr="003C3E0D">
        <w:rPr>
          <w:rStyle w:val="affff5"/>
          <w:rFonts w:hint="eastAsia"/>
          <w:rtl/>
        </w:rPr>
        <w:t>לית</w:t>
      </w:r>
      <w:r w:rsidR="00AF10FA">
        <w:rPr>
          <w:rStyle w:val="affff5"/>
          <w:rFonts w:hint="cs"/>
          <w:rtl/>
        </w:rPr>
        <w:t xml:space="preserve"> [ולא חרס]</w:t>
      </w:r>
      <w:r w:rsidR="005F7963" w:rsidRPr="003C3E0D">
        <w:rPr>
          <w:rStyle w:val="affff5"/>
          <w:rtl/>
        </w:rPr>
        <w:t>:</w:t>
      </w:r>
    </w:p>
    <w:p w14:paraId="1E6328AA" w14:textId="77777777" w:rsidR="008E5DE4" w:rsidRDefault="00B433C9" w:rsidP="008E5DE4">
      <w:pPr>
        <w:rPr>
          <w:rFonts w:ascii="FrankRuehl" w:hAnsi="FrankRuehl"/>
          <w:rtl/>
        </w:rPr>
      </w:pP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ואשה גרושה </w:t>
      </w:r>
      <w:r w:rsidRPr="003C3E0D">
        <w:rPr>
          <w:rStyle w:val="affff1"/>
          <w:b/>
          <w:bCs/>
          <w:rtl/>
        </w:rPr>
        <w:t>מאישה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 </w:t>
      </w:r>
      <w:r w:rsidRPr="00C35A2C">
        <w:rPr>
          <w:rtl/>
        </w:rPr>
        <w:t xml:space="preserve">נתגרשה </w:t>
      </w:r>
      <w:r w:rsidR="004D241F">
        <w:rPr>
          <w:rFonts w:hint="cs"/>
          <w:rtl/>
        </w:rPr>
        <w:t>רק</w:t>
      </w:r>
      <w:r w:rsidRPr="00C35A2C">
        <w:rPr>
          <w:rtl/>
        </w:rPr>
        <w:t xml:space="preserve"> מאישה פסולה לכהונה</w:t>
      </w:r>
      <w:r w:rsidR="005F7963">
        <w:rPr>
          <w:rFonts w:hint="cs"/>
          <w:rtl/>
        </w:rPr>
        <w:t>,</w:t>
      </w:r>
      <w:r w:rsidR="005F7963" w:rsidRPr="003C3E0D">
        <w:rPr>
          <w:rStyle w:val="affff8"/>
          <w:rtl/>
        </w:rPr>
        <w:t xml:space="preserve"> ריח גט.</w:t>
      </w:r>
    </w:p>
    <w:p w14:paraId="3D3CAA21" w14:textId="7DDCE5A7" w:rsidR="00B433C9" w:rsidRPr="00C35A2C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5B5782BD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צד:</w:t>
      </w:r>
    </w:p>
    <w:p w14:paraId="105D13D3" w14:textId="5C758C3E" w:rsidR="005F7963" w:rsidRDefault="00B433C9" w:rsidP="00D96492">
      <w:pPr>
        <w:pStyle w:val="affffb"/>
        <w:rPr>
          <w:rtl/>
        </w:rPr>
      </w:pPr>
      <w:ins w:id="9951" w:author="מספור קטעי משנה" w:date="2026-10-06T06:45:58Z">
        <w:r>
          <w:rPr>
            <w:rStyle w:val="MisparKeta"/>
          </w:rPr>
          <w:t xml:space="preserve">ב. </w:t>
        </w:r>
      </w:ins>
      <w:bookmarkStart w:id="1050" w:name="_Toc119173092"/>
      <w:bookmarkStart w:id="1051" w:name="_Toc119230187"/>
      <w:r w:rsidRPr="004D241F">
        <w:rPr>
          <w:rtl/>
        </w:rPr>
        <w:t xml:space="preserve">הלכה אשתו למדה"י, </w:t>
      </w:r>
      <w:r w:rsidR="005F7963">
        <w:rPr>
          <w:rFonts w:hint="cs"/>
          <w:rtl/>
        </w:rPr>
        <w:t>'</w:t>
      </w:r>
      <w:r w:rsidRPr="004D241F">
        <w:rPr>
          <w:rtl/>
        </w:rPr>
        <w:t>מתה אשתך</w:t>
      </w:r>
      <w:r w:rsidR="005F7963">
        <w:rPr>
          <w:rFonts w:hint="cs"/>
          <w:rtl/>
        </w:rPr>
        <w:t>'</w:t>
      </w:r>
      <w:r w:rsidRPr="004D241F">
        <w:rPr>
          <w:rtl/>
        </w:rPr>
        <w:t xml:space="preserve"> ונשא אחותה, ואח"כ בא</w:t>
      </w:r>
      <w:r w:rsidR="00AF10FA">
        <w:rPr>
          <w:rFonts w:hint="cs"/>
          <w:rtl/>
        </w:rPr>
        <w:t>ה</w:t>
      </w:r>
      <w:bookmarkEnd w:id="1050"/>
      <w:bookmarkEnd w:id="1051"/>
    </w:p>
    <w:p>
      <w:pPr>
        <w:pStyle w:val="MishnaBatzad"/>
        <w:rPr>
          <w:ins w:id="20551" w:author="קלוד" w:date="2026-10-06T10:10:48Z"/>
        </w:rPr>
      </w:pPr>
      <w:ins w:id="20550" w:author="קלוד" w:date="2026-10-06T10:10:48Z">
        <w:r>
          <w:t xml:space="preserve">משנה ד</w:t>
        </w:r>
      </w:ins>
    </w:p>
    <w:p w14:paraId="3B9CBAA2" w14:textId="44CBF359" w:rsidR="005F7963" w:rsidRDefault="00AF10FA" w:rsidP="003C3E0D">
      <w:pPr>
        <w:pStyle w:val="affc"/>
        <w:jc w:val="center"/>
        <w:rPr>
          <w:rtl/>
        </w:rPr>
      </w:pPr>
      <w:r>
        <w:rPr>
          <w:rFonts w:hint="cs"/>
          <w:spacing w:val="6"/>
          <w:rtl/>
        </w:rPr>
        <w:t xml:space="preserve">- </w:t>
      </w:r>
      <w:r w:rsidR="00B433C9" w:rsidRPr="00C35A2C">
        <w:rPr>
          <w:rtl/>
        </w:rPr>
        <w:t>מותרת לחזור לו</w:t>
      </w:r>
      <w:r w:rsidR="005F7963">
        <w:rPr>
          <w:rFonts w:hint="cs"/>
          <w:rtl/>
        </w:rPr>
        <w:t>.</w:t>
      </w:r>
      <w:r w:rsidR="004D241F">
        <w:rPr>
          <w:rFonts w:hint="cs"/>
          <w:rtl/>
        </w:rPr>
        <w:t xml:space="preserve"> </w:t>
      </w:r>
    </w:p>
    <w:p w14:paraId="1C62E22B" w14:textId="259E4854" w:rsidR="00B433C9" w:rsidRPr="00C35A2C" w:rsidRDefault="00B433C9" w:rsidP="005F7963">
      <w:pPr>
        <w:pStyle w:val="affc"/>
        <w:rPr>
          <w:rtl/>
        </w:rPr>
      </w:pPr>
      <w:r w:rsidRPr="00C35A2C">
        <w:rPr>
          <w:rtl/>
        </w:rPr>
        <w:t>מותר בקרובות שניה, ושניה בקרוביו</w:t>
      </w:r>
      <w:r w:rsidR="005F7963">
        <w:rPr>
          <w:rFonts w:hint="cs"/>
          <w:rtl/>
        </w:rPr>
        <w:t>,</w:t>
      </w:r>
      <w:r w:rsidRPr="00C35A2C">
        <w:rPr>
          <w:rtl/>
        </w:rPr>
        <w:t xml:space="preserve"> מתה </w:t>
      </w:r>
      <w:r w:rsidR="005F7963">
        <w:rPr>
          <w:rFonts w:hint="cs"/>
          <w:rtl/>
        </w:rPr>
        <w:t>-</w:t>
      </w:r>
      <w:r w:rsidRPr="00C35A2C">
        <w:rPr>
          <w:rtl/>
        </w:rPr>
        <w:t xml:space="preserve"> מותר בשניה.</w:t>
      </w:r>
    </w:p>
    <w:p w14:paraId="47A2557F" w14:textId="511A8BFC" w:rsidR="004D241F" w:rsidRDefault="00B433C9" w:rsidP="007C50EB">
      <w:pPr>
        <w:pStyle w:val="affc"/>
        <w:rPr>
          <w:rtl/>
        </w:rPr>
      </w:pPr>
      <w:bookmarkStart w:id="1052" w:name="_Toc119173093"/>
      <w:bookmarkStart w:id="1053" w:name="_Toc119230188"/>
      <w:r w:rsidRPr="00D96492">
        <w:rPr>
          <w:rStyle w:val="affffc"/>
          <w:rtl/>
        </w:rPr>
        <w:t>מתה אשת</w:t>
      </w:r>
      <w:r w:rsidR="00D96492">
        <w:rPr>
          <w:rStyle w:val="affffc"/>
          <w:rFonts w:hint="cs"/>
          <w:rtl/>
        </w:rPr>
        <w:t>ך</w:t>
      </w:r>
      <w:bookmarkEnd w:id="1052"/>
      <w:bookmarkEnd w:id="1053"/>
      <w:r w:rsidRPr="00C35A2C">
        <w:rPr>
          <w:rtl/>
        </w:rPr>
        <w:t xml:space="preserve"> ונשא אחותה, </w:t>
      </w:r>
      <w:r w:rsidR="00C74AAA">
        <w:rPr>
          <w:rtl/>
        </w:rPr>
        <w:t>ואח"כ</w:t>
      </w:r>
      <w:r w:rsidRPr="00C35A2C">
        <w:rPr>
          <w:rtl/>
        </w:rPr>
        <w:t xml:space="preserve"> </w:t>
      </w:r>
      <w:r w:rsidR="005F7963">
        <w:rPr>
          <w:rFonts w:hint="cs"/>
          <w:rtl/>
        </w:rPr>
        <w:t>'</w:t>
      </w:r>
      <w:r w:rsidRPr="00C35A2C">
        <w:rPr>
          <w:rtl/>
        </w:rPr>
        <w:t>קיימת היתה ומתה</w:t>
      </w:r>
      <w:r w:rsidR="005F7963">
        <w:rPr>
          <w:rFonts w:hint="cs"/>
          <w:rtl/>
        </w:rPr>
        <w:t>'</w:t>
      </w:r>
      <w:r w:rsidRPr="00C35A2C">
        <w:rPr>
          <w:rtl/>
        </w:rPr>
        <w:t xml:space="preserve"> </w:t>
      </w:r>
    </w:p>
    <w:p w14:paraId="188B4432" w14:textId="521F362C" w:rsidR="00B433C9" w:rsidRPr="00C35A2C" w:rsidRDefault="00AF10FA" w:rsidP="003C3E0D">
      <w:pPr>
        <w:pStyle w:val="affc"/>
        <w:jc w:val="center"/>
        <w:rPr>
          <w:rtl/>
        </w:rPr>
      </w:pPr>
      <w:r>
        <w:rPr>
          <w:rFonts w:hint="cs"/>
          <w:rtl/>
        </w:rPr>
        <w:t xml:space="preserve">- </w:t>
      </w:r>
      <w:r w:rsidR="00B433C9" w:rsidRPr="00C35A2C">
        <w:rPr>
          <w:rtl/>
        </w:rPr>
        <w:t>הולד ראשון ממזר, ואחרון אי</w:t>
      </w:r>
      <w:r w:rsidR="005F7963">
        <w:rPr>
          <w:rFonts w:hint="cs"/>
          <w:rtl/>
        </w:rPr>
        <w:t>נו</w:t>
      </w:r>
      <w:r w:rsidR="00B433C9" w:rsidRPr="00C35A2C">
        <w:rPr>
          <w:rtl/>
        </w:rPr>
        <w:t xml:space="preserve"> ממזר</w:t>
      </w:r>
      <w:r w:rsidR="005F7963">
        <w:rPr>
          <w:rFonts w:hint="cs"/>
          <w:rtl/>
        </w:rPr>
        <w:t>.</w:t>
      </w:r>
    </w:p>
    <w:p w14:paraId="31C3EAF6" w14:textId="232B45C9" w:rsidR="00B433C9" w:rsidRDefault="004D241F" w:rsidP="007C50EB">
      <w:pPr>
        <w:pStyle w:val="affc"/>
        <w:rPr>
          <w:rtl/>
        </w:rPr>
      </w:pPr>
      <w:r>
        <w:rPr>
          <w:rStyle w:val="affffa"/>
          <w:rtl/>
        </w:rPr>
        <w:lastRenderedPageBreak/>
        <w:t>ריו</w:t>
      </w:r>
      <w:r w:rsidR="005F7963">
        <w:rPr>
          <w:rStyle w:val="affffa"/>
          <w:rFonts w:hint="cs"/>
          <w:rtl/>
        </w:rPr>
        <w:t>"</w:t>
      </w:r>
      <w:r>
        <w:rPr>
          <w:rStyle w:val="affffa"/>
          <w:rtl/>
        </w:rPr>
        <w:t>ס</w:t>
      </w:r>
      <w:r w:rsidR="00B433C9" w:rsidRPr="004D241F">
        <w:rPr>
          <w:rStyle w:val="affffa"/>
          <w:rtl/>
        </w:rPr>
        <w:t>:</w:t>
      </w:r>
      <w:r w:rsidR="00B433C9" w:rsidRPr="00C35A2C">
        <w:rPr>
          <w:rtl/>
        </w:rPr>
        <w:t xml:space="preserve"> כל שפוסל ע"י אחרים - פוסל ע"י עצמו,</w:t>
      </w:r>
    </w:p>
    <w:p w14:paraId="4419AD11" w14:textId="4E20E49E" w:rsidR="00B433C9" w:rsidRPr="00C35A2C" w:rsidRDefault="00B433C9" w:rsidP="007C50EB">
      <w:pPr>
        <w:pStyle w:val="affc"/>
        <w:rPr>
          <w:rtl/>
        </w:rPr>
      </w:pPr>
      <w:r w:rsidRPr="00C35A2C">
        <w:rPr>
          <w:rFonts w:hint="cs"/>
          <w:rtl/>
        </w:rPr>
        <w:t xml:space="preserve"> </w:t>
      </w:r>
      <w:r w:rsidR="007C50EB">
        <w:rPr>
          <w:rFonts w:hint="cs"/>
          <w:rtl/>
        </w:rPr>
        <w:tab/>
      </w:r>
      <w:r w:rsidR="000D2E5F">
        <w:rPr>
          <w:rtl/>
        </w:rPr>
        <w:tab/>
      </w:r>
      <w:r w:rsidR="005F7963">
        <w:rPr>
          <w:rFonts w:hint="cs"/>
          <w:rtl/>
        </w:rPr>
        <w:t xml:space="preserve"> </w:t>
      </w:r>
      <w:r w:rsidRPr="00C35A2C">
        <w:rPr>
          <w:rtl/>
        </w:rPr>
        <w:t>שאין פוסל ע"י אחרים - אינו פוסל ע"י עצמו.</w:t>
      </w:r>
    </w:p>
    <w:p w14:paraId="3C8E3D72" w14:textId="227D22F3" w:rsidR="005F7963" w:rsidRDefault="00E61469" w:rsidP="00B55EDF">
      <w:pPr>
        <w:rPr>
          <w:rFonts w:ascii="FontbitDavid" w:hAnsi="FontbitDavid"/>
          <w:sz w:val="32"/>
          <w:rtl/>
        </w:rPr>
      </w:pPr>
      <w:r>
        <w:rPr>
          <w:rStyle w:val="affff5"/>
          <w:rtl/>
        </w:rPr>
        <w:t>ו</w:t>
      </w:r>
      <w:r w:rsidR="005F7963">
        <w:rPr>
          <w:rStyle w:val="affff5"/>
          <w:rFonts w:hint="cs"/>
          <w:rtl/>
        </w:rPr>
        <w:t xml:space="preserve">משנתינו </w:t>
      </w:r>
      <w:r>
        <w:rPr>
          <w:rStyle w:val="affff5"/>
          <w:rtl/>
        </w:rPr>
        <w:t>א</w:t>
      </w:r>
      <w:r w:rsidR="005F7963">
        <w:rPr>
          <w:rStyle w:val="affff5"/>
          <w:rFonts w:hint="cs"/>
          <w:rtl/>
        </w:rPr>
        <w:t>פי':</w:t>
      </w:r>
      <w:r w:rsidR="00B433C9">
        <w:rPr>
          <w:rFonts w:ascii="FontbitDavid" w:hAnsi="FontbitDavid"/>
          <w:sz w:val="32"/>
          <w:rtl/>
        </w:rPr>
        <w:t xml:space="preserve"> </w:t>
      </w:r>
      <w:r w:rsidR="005F7963">
        <w:rPr>
          <w:rFonts w:ascii="FontbitDavid" w:hAnsi="FontbitDavid" w:hint="cs"/>
          <w:sz w:val="32"/>
          <w:rtl/>
        </w:rPr>
        <w:t>ב</w:t>
      </w:r>
      <w:r w:rsidR="00B433C9">
        <w:rPr>
          <w:rFonts w:ascii="FontbitDavid" w:hAnsi="FontbitDavid" w:hint="cs"/>
          <w:sz w:val="32"/>
          <w:rtl/>
        </w:rPr>
        <w:t>הלכו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אשתו וגיסו</w:t>
      </w:r>
      <w:r w:rsidR="005F7963">
        <w:rPr>
          <w:rFonts w:ascii="FontbitDavid" w:hAnsi="FontbitDavid" w:hint="cs"/>
          <w:sz w:val="32"/>
          <w:rtl/>
        </w:rPr>
        <w:t xml:space="preserve"> </w:t>
      </w:r>
      <w:r w:rsidR="005F7963" w:rsidRPr="003C3E0D">
        <w:rPr>
          <w:rStyle w:val="affff8"/>
          <w:rtl/>
        </w:rPr>
        <w:t xml:space="preserve">[בעל </w:t>
      </w:r>
      <w:r w:rsidR="005F7963" w:rsidRPr="003C3E0D">
        <w:rPr>
          <w:rStyle w:val="affff8"/>
          <w:rFonts w:hint="eastAsia"/>
          <w:rtl/>
        </w:rPr>
        <w:t>אחות</w:t>
      </w:r>
      <w:r w:rsidR="005F7963" w:rsidRPr="003C3E0D">
        <w:rPr>
          <w:rStyle w:val="affff8"/>
          <w:rtl/>
        </w:rPr>
        <w:t xml:space="preserve"> </w:t>
      </w:r>
      <w:r w:rsidR="005F7963" w:rsidRPr="003C3E0D">
        <w:rPr>
          <w:rStyle w:val="affff8"/>
          <w:rFonts w:hint="eastAsia"/>
          <w:rtl/>
        </w:rPr>
        <w:t>אשתו</w:t>
      </w:r>
      <w:r w:rsidR="005F7963" w:rsidRPr="003C3E0D">
        <w:rPr>
          <w:rStyle w:val="affff8"/>
          <w:rtl/>
        </w:rPr>
        <w:t>]</w:t>
      </w:r>
      <w:r w:rsidR="00B433C9">
        <w:rPr>
          <w:rFonts w:ascii="FontbitDavid" w:hAnsi="FontbitDavid"/>
          <w:sz w:val="32"/>
          <w:rtl/>
        </w:rPr>
        <w:t xml:space="preserve"> למדינת הים,</w:t>
      </w:r>
    </w:p>
    <w:p w14:paraId="08F104BC" w14:textId="46F9F4AC" w:rsidR="00294945" w:rsidRDefault="005F7963" w:rsidP="00B55EDF">
      <w:pPr>
        <w:rPr>
          <w:rFonts w:ascii="FontbitDavid" w:hAnsi="FontbitDavid"/>
          <w:spacing w:val="-2"/>
          <w:sz w:val="32"/>
          <w:rtl/>
        </w:rPr>
      </w:pPr>
      <w:r>
        <w:rPr>
          <w:rFonts w:ascii="FontbitDavid" w:hAnsi="FontbitDavid" w:hint="cs"/>
          <w:sz w:val="32"/>
          <w:rtl/>
        </w:rPr>
        <w:t>שב</w:t>
      </w:r>
      <w:r w:rsidR="00B433C9">
        <w:rPr>
          <w:rFonts w:ascii="FontbitDavid" w:hAnsi="FontbitDavid"/>
          <w:sz w:val="32"/>
          <w:rtl/>
        </w:rPr>
        <w:t>נשואים</w:t>
      </w:r>
      <w:r>
        <w:rPr>
          <w:rFonts w:ascii="FontbitDavid" w:hAnsi="FontbitDavid" w:hint="cs"/>
          <w:sz w:val="32"/>
          <w:rtl/>
        </w:rPr>
        <w:t xml:space="preserve"> האלו</w:t>
      </w:r>
      <w:r w:rsidR="00B433C9">
        <w:rPr>
          <w:rFonts w:ascii="FontbitDavid" w:hAnsi="FontbitDavid"/>
          <w:sz w:val="32"/>
          <w:rtl/>
        </w:rPr>
        <w:t xml:space="preserve"> </w:t>
      </w:r>
      <w:r w:rsidR="00B433C9">
        <w:rPr>
          <w:rFonts w:ascii="FontbitDavid" w:hAnsi="FontbitDavid" w:hint="cs"/>
          <w:sz w:val="32"/>
          <w:rtl/>
        </w:rPr>
        <w:t>נאסרה</w:t>
      </w:r>
      <w:r w:rsidR="00B433C9" w:rsidRPr="00C35A2C">
        <w:rPr>
          <w:rFonts w:ascii="FontbitDavid" w:hAnsi="FontbitDavid"/>
          <w:sz w:val="32"/>
          <w:rtl/>
        </w:rPr>
        <w:t xml:space="preserve"> א</w:t>
      </w:r>
      <w:r w:rsidR="00B433C9">
        <w:rPr>
          <w:rFonts w:ascii="FontbitDavid" w:hAnsi="FontbitDavid"/>
          <w:sz w:val="32"/>
          <w:rtl/>
        </w:rPr>
        <w:t xml:space="preserve">שת גיסו </w:t>
      </w:r>
      <w:r w:rsidR="00294945">
        <w:rPr>
          <w:rFonts w:ascii="FontbitDavid" w:hAnsi="FontbitDavid" w:hint="cs"/>
          <w:sz w:val="32"/>
          <w:rtl/>
        </w:rPr>
        <w:t xml:space="preserve">על </w:t>
      </w:r>
      <w:r w:rsidR="00B433C9">
        <w:rPr>
          <w:rFonts w:ascii="FontbitDavid" w:hAnsi="FontbitDavid"/>
          <w:sz w:val="32"/>
          <w:rtl/>
        </w:rPr>
        <w:t>גיסו</w:t>
      </w:r>
      <w:r w:rsidR="00294945">
        <w:rPr>
          <w:rFonts w:ascii="FontbitDavid" w:hAnsi="FontbitDavid" w:hint="cs"/>
          <w:sz w:val="32"/>
          <w:rtl/>
        </w:rPr>
        <w:t xml:space="preserve">  - </w:t>
      </w:r>
      <w:r w:rsidR="00B433C9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 xml:space="preserve">אשתו </w:t>
      </w:r>
      <w:r w:rsidR="00B433C9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מותר</w:t>
      </w:r>
      <w:r w:rsidR="00294945"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ת</w:t>
      </w:r>
      <w:r w:rsidR="00294945">
        <w:rPr>
          <w:rFonts w:ascii="FontbitDavid" w:hAnsi="FontbitDavid" w:hint="cs"/>
          <w:spacing w:val="-2"/>
          <w:sz w:val="32"/>
          <w:rtl/>
        </w:rPr>
        <w:t>!</w:t>
      </w:r>
    </w:p>
    <w:p w14:paraId="4FC380C9" w14:textId="22F102BC" w:rsidR="00B433C9" w:rsidRPr="00C35A2C" w:rsidRDefault="00294945" w:rsidP="00294945">
      <w:pPr>
        <w:rPr>
          <w:rtl/>
        </w:rPr>
      </w:pPr>
      <w:r>
        <w:rPr>
          <w:rStyle w:val="affff5"/>
          <w:rFonts w:hint="cs"/>
          <w:rtl/>
        </w:rPr>
        <w:t>ולכאורה</w:t>
      </w:r>
      <w:r w:rsidR="004D241F">
        <w:rPr>
          <w:rStyle w:val="affff5"/>
          <w:rtl/>
        </w:rPr>
        <w:t xml:space="preserve"> דלא כר"ע</w:t>
      </w:r>
      <w:r w:rsidR="00B433C9" w:rsidRPr="00E139FF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ד</w:t>
      </w:r>
      <w:r w:rsidR="00B433C9" w:rsidRPr="00C35A2C">
        <w:rPr>
          <w:rtl/>
        </w:rPr>
        <w:t xml:space="preserve">כל עריות אין </w:t>
      </w:r>
      <w:r w:rsidR="00B433C9" w:rsidRPr="00AC7749">
        <w:rPr>
          <w:rtl/>
        </w:rPr>
        <w:t xml:space="preserve">צריכות הימנו גט, חוץ מאשת איש שנשאת על פי ב"ד, </w:t>
      </w:r>
      <w:r w:rsidR="00B433C9" w:rsidRPr="00E139FF">
        <w:rPr>
          <w:rStyle w:val="affff5"/>
          <w:rtl/>
        </w:rPr>
        <w:t>ור"ע מוסיף</w:t>
      </w:r>
      <w:r w:rsidR="00B433C9" w:rsidRPr="00AC7749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אשת אח ואחות אשה</w:t>
      </w:r>
      <w:r>
        <w:rPr>
          <w:rFonts w:hint="cs"/>
          <w:rtl/>
        </w:rPr>
        <w:t>,</w:t>
      </w:r>
    </w:p>
    <w:p w14:paraId="1A308C31" w14:textId="269084D4" w:rsidR="00B433C9" w:rsidRPr="00C35A2C" w:rsidRDefault="00294945" w:rsidP="00B55EDF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וכיון ש</w:t>
      </w:r>
      <w:r w:rsidR="004B4A12">
        <w:rPr>
          <w:rFonts w:ascii="FontbitDavid" w:hAnsi="FontbitDavid"/>
          <w:sz w:val="32"/>
          <w:rtl/>
        </w:rPr>
        <w:t>צריכה</w:t>
      </w:r>
      <w:r>
        <w:rPr>
          <w:rFonts w:ascii="FontbitDavid" w:hAnsi="FontbitDavid" w:hint="cs"/>
          <w:sz w:val="32"/>
          <w:rtl/>
        </w:rPr>
        <w:t xml:space="preserve"> </w:t>
      </w:r>
      <w:r w:rsidRPr="003C3E0D">
        <w:rPr>
          <w:rStyle w:val="affff8"/>
          <w:rFonts w:hint="eastAsia"/>
          <w:rtl/>
        </w:rPr>
        <w:t>א</w:t>
      </w:r>
      <w:r>
        <w:rPr>
          <w:rStyle w:val="affff8"/>
          <w:rFonts w:hint="cs"/>
          <w:rtl/>
        </w:rPr>
        <w:t>חות</w:t>
      </w:r>
      <w:r w:rsidRPr="003C3E0D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אשת</w:t>
      </w:r>
      <w:r w:rsidRPr="003C3E0D">
        <w:rPr>
          <w:rStyle w:val="affff8"/>
          <w:rFonts w:hint="eastAsia"/>
          <w:rtl/>
        </w:rPr>
        <w:t>ו</w:t>
      </w:r>
      <w:r w:rsidR="00B433C9" w:rsidRPr="003C3E0D">
        <w:rPr>
          <w:rStyle w:val="affff8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גט</w:t>
      </w:r>
      <w:r>
        <w:rPr>
          <w:rFonts w:ascii="FontbitDavid" w:hAnsi="FontbitDavid" w:hint="cs"/>
          <w:sz w:val="32"/>
          <w:rtl/>
        </w:rPr>
        <w:t xml:space="preserve"> ממנו -</w:t>
      </w:r>
      <w:r w:rsidR="00B433C9" w:rsidRPr="00C35A2C">
        <w:rPr>
          <w:rFonts w:ascii="FontbitDavid" w:hAnsi="FontbitDavid"/>
          <w:sz w:val="32"/>
          <w:rtl/>
        </w:rPr>
        <w:t xml:space="preserve"> הויא לה 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אחות גרושתו</w:t>
      </w:r>
      <w:r>
        <w:rPr>
          <w:rFonts w:ascii="FontbitDavid" w:hAnsi="FontbitDavid" w:hint="cs"/>
          <w:sz w:val="32"/>
          <w:rtl/>
        </w:rPr>
        <w:t>'</w:t>
      </w:r>
      <w:r w:rsidR="00B433C9" w:rsidRPr="00C35A2C">
        <w:rPr>
          <w:rFonts w:ascii="FontbitDavid" w:hAnsi="FontbitDavid"/>
          <w:sz w:val="32"/>
          <w:rtl/>
        </w:rPr>
        <w:t>!</w:t>
      </w:r>
    </w:p>
    <w:p w14:paraId="3D2102FF" w14:textId="33178406" w:rsidR="00294945" w:rsidRDefault="00294945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ודחינו דר"ע מ</w:t>
      </w:r>
      <w:r w:rsidRPr="00E104D7">
        <w:rPr>
          <w:rStyle w:val="affff5"/>
          <w:rFonts w:hint="cs"/>
          <w:rtl/>
        </w:rPr>
        <w:t>יירי</w:t>
      </w:r>
      <w:r w:rsidR="00B433C9" w:rsidRPr="00E104D7">
        <w:rPr>
          <w:rStyle w:val="affff5"/>
          <w:rtl/>
        </w:rPr>
        <w:t>:</w:t>
      </w:r>
      <w:r w:rsidR="00B433C9" w:rsidRPr="003C3E0D">
        <w:rPr>
          <w:rStyle w:val="affff5"/>
          <w:rtl/>
        </w:rPr>
        <w:t xml:space="preserve"> אשת אח </w:t>
      </w:r>
      <w:r w:rsidRPr="003C3E0D">
        <w:rPr>
          <w:rStyle w:val="affff5"/>
          <w:rtl/>
        </w:rPr>
        <w:t>-</w:t>
      </w:r>
      <w:r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ק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י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דש</w:t>
      </w:r>
      <w:r w:rsidR="00B433C9" w:rsidRPr="00C35A2C">
        <w:rPr>
          <w:rFonts w:ascii="FontbitDavid" w:hAnsi="FontbitDavid"/>
          <w:sz w:val="32"/>
          <w:rtl/>
        </w:rPr>
        <w:t xml:space="preserve"> אחיו אשה והלך למ</w:t>
      </w:r>
      <w:r>
        <w:rPr>
          <w:rFonts w:ascii="FontbitDavid" w:hAnsi="FontbitDavid" w:hint="cs"/>
          <w:sz w:val="32"/>
          <w:rtl/>
        </w:rPr>
        <w:t>ד</w:t>
      </w:r>
      <w:r w:rsidR="004D241F">
        <w:rPr>
          <w:rFonts w:ascii="FontbitDavid" w:hAnsi="FontbitDavid" w:hint="cs"/>
          <w:sz w:val="32"/>
          <w:rtl/>
        </w:rPr>
        <w:t>ה</w:t>
      </w:r>
      <w:r w:rsidR="00E104D7">
        <w:rPr>
          <w:rFonts w:ascii="FontbitDavid" w:hAnsi="FontbitDavid" w:hint="cs"/>
          <w:sz w:val="32"/>
          <w:rtl/>
        </w:rPr>
        <w:t>"</w:t>
      </w:r>
      <w:r w:rsidR="004D241F">
        <w:rPr>
          <w:rFonts w:ascii="FontbitDavid" w:hAnsi="FontbitDavid" w:hint="cs"/>
          <w:sz w:val="32"/>
          <w:rtl/>
        </w:rPr>
        <w:t>י</w:t>
      </w:r>
      <w:r w:rsidR="004D241F">
        <w:rPr>
          <w:rFonts w:ascii="FontbitDavid" w:hAnsi="FontbitDavid"/>
          <w:sz w:val="32"/>
          <w:rtl/>
        </w:rPr>
        <w:t>,</w:t>
      </w:r>
    </w:p>
    <w:p w14:paraId="537F003A" w14:textId="2F4E2DE9" w:rsidR="00B433C9" w:rsidRPr="00C35A2C" w:rsidRDefault="004D241F" w:rsidP="00B55EDF">
      <w:pPr>
        <w:rPr>
          <w:rFonts w:ascii="FontbitDavid" w:hAnsi="FontbitDavid"/>
          <w:sz w:val="32"/>
          <w:rtl/>
        </w:rPr>
      </w:pPr>
      <w:r>
        <w:rPr>
          <w:rFonts w:ascii="FontbitDavid" w:hAnsi="FontbitDavid"/>
          <w:sz w:val="32"/>
          <w:rtl/>
        </w:rPr>
        <w:t xml:space="preserve">ושמע שמת אחיו </w:t>
      </w:r>
      <w:r w:rsidR="00B433C9" w:rsidRPr="00C35A2C">
        <w:rPr>
          <w:rFonts w:ascii="FontbitDavid" w:hAnsi="FontbitDavid"/>
          <w:sz w:val="32"/>
          <w:rtl/>
        </w:rPr>
        <w:t xml:space="preserve">ונשא אשתו, </w:t>
      </w:r>
      <w:r w:rsidR="00294945">
        <w:rPr>
          <w:rStyle w:val="affff5"/>
          <w:rFonts w:hint="cs"/>
          <w:rtl/>
        </w:rPr>
        <w:t>וי</w:t>
      </w:r>
      <w:r w:rsidR="00B433C9" w:rsidRPr="00E139FF">
        <w:rPr>
          <w:rStyle w:val="affff5"/>
          <w:rtl/>
        </w:rPr>
        <w:t>אמר</w:t>
      </w:r>
      <w:r w:rsidR="00294945">
        <w:rPr>
          <w:rStyle w:val="affff5"/>
          <w:rFonts w:hint="cs"/>
          <w:rtl/>
        </w:rPr>
        <w:t>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תנאי</w:t>
      </w:r>
      <w:r w:rsidR="00B433C9" w:rsidRPr="00C35A2C">
        <w:rPr>
          <w:rFonts w:ascii="FontbitDavid" w:hAnsi="FontbitDavid"/>
          <w:sz w:val="32"/>
          <w:rtl/>
        </w:rPr>
        <w:t xml:space="preserve"> ה</w:t>
      </w:r>
      <w:r>
        <w:rPr>
          <w:rFonts w:ascii="FontbitDavid" w:hAnsi="FontbitDavid" w:hint="cs"/>
          <w:sz w:val="32"/>
          <w:rtl/>
        </w:rPr>
        <w:t>יה לו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294945">
        <w:rPr>
          <w:rFonts w:ascii="FontbitDavid" w:hAnsi="FontbitDavid" w:hint="cs"/>
          <w:sz w:val="32"/>
          <w:rtl/>
        </w:rPr>
        <w:t>בקידושין.</w:t>
      </w:r>
    </w:p>
    <w:p w14:paraId="37AE244F" w14:textId="0BBAB17D" w:rsidR="00E104D7" w:rsidRDefault="00B433C9" w:rsidP="00B55EDF">
      <w:pPr>
        <w:rPr>
          <w:rFonts w:ascii="FontbitDavid" w:hAnsi="FontbitDavid"/>
          <w:sz w:val="32"/>
          <w:rtl/>
        </w:rPr>
      </w:pPr>
      <w:r w:rsidRPr="003C3E0D">
        <w:rPr>
          <w:rStyle w:val="affff5"/>
          <w:rtl/>
        </w:rPr>
        <w:t>אחות אשה</w:t>
      </w:r>
      <w:r w:rsidR="00294945" w:rsidRPr="003C3E0D">
        <w:rPr>
          <w:rStyle w:val="affff5"/>
          <w:rtl/>
        </w:rPr>
        <w:t xml:space="preserve"> -</w:t>
      </w:r>
      <w:r w:rsidRPr="0090328A">
        <w:rPr>
          <w:rFonts w:cs="PFT_Frank"/>
          <w:b/>
          <w:bCs/>
          <w:sz w:val="14"/>
          <w:szCs w:val="14"/>
          <w:rtl/>
        </w:rPr>
        <w:t xml:space="preserve"> </w:t>
      </w:r>
      <w:r w:rsidR="00294945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="004D241F" w:rsidRPr="00D1637C">
        <w:rPr>
          <w:rFonts w:ascii="FontbitDavid" w:hAnsi="FontbitDavid" w:cs="PFT_Frank"/>
          <w:b/>
          <w:bCs/>
          <w:sz w:val="32"/>
          <w:szCs w:val="14"/>
          <w:rtl/>
        </w:rPr>
        <w:t>קידש</w:t>
      </w:r>
      <w:r w:rsidR="004D241F">
        <w:rPr>
          <w:rFonts w:ascii="FontbitDavid" w:hAnsi="FontbitDavid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אשה והלכה למ</w:t>
      </w:r>
      <w:r w:rsidR="00E104D7">
        <w:rPr>
          <w:rFonts w:ascii="FontbitDavid" w:hAnsi="FontbitDavid" w:hint="cs"/>
          <w:sz w:val="32"/>
          <w:rtl/>
        </w:rPr>
        <w:t>ד</w:t>
      </w:r>
      <w:r w:rsidR="004D241F">
        <w:rPr>
          <w:rFonts w:ascii="FontbitDavid" w:hAnsi="FontbitDavid" w:hint="cs"/>
          <w:sz w:val="32"/>
          <w:rtl/>
        </w:rPr>
        <w:t>ה</w:t>
      </w:r>
      <w:r w:rsidR="00E104D7">
        <w:rPr>
          <w:rFonts w:ascii="FontbitDavid" w:hAnsi="FontbitDavid" w:hint="cs"/>
          <w:sz w:val="32"/>
          <w:rtl/>
        </w:rPr>
        <w:t>"</w:t>
      </w:r>
      <w:r w:rsidR="004D241F">
        <w:rPr>
          <w:rFonts w:ascii="FontbitDavid" w:hAnsi="FontbitDavid" w:hint="cs"/>
          <w:sz w:val="32"/>
          <w:rtl/>
        </w:rPr>
        <w:t>י</w:t>
      </w:r>
      <w:r w:rsidRPr="00C35A2C">
        <w:rPr>
          <w:rFonts w:ascii="FontbitDavid" w:hAnsi="FontbitDavid"/>
          <w:sz w:val="32"/>
          <w:rtl/>
        </w:rPr>
        <w:t xml:space="preserve">, ושמע שמתה ונשא אחותה, </w:t>
      </w:r>
      <w:r w:rsidR="00E104D7">
        <w:rPr>
          <w:rStyle w:val="affff5"/>
          <w:rFonts w:hint="cs"/>
          <w:rtl/>
        </w:rPr>
        <w:t>וי</w:t>
      </w:r>
      <w:r w:rsidRPr="00E139FF">
        <w:rPr>
          <w:rStyle w:val="affff5"/>
          <w:rtl/>
        </w:rPr>
        <w:t>אמר</w:t>
      </w:r>
      <w:r w:rsidR="00E104D7">
        <w:rPr>
          <w:rStyle w:val="affff5"/>
          <w:rFonts w:hint="cs"/>
          <w:rtl/>
        </w:rPr>
        <w:t>ו</w:t>
      </w:r>
      <w:r w:rsidRPr="00C35A2C">
        <w:rPr>
          <w:rFonts w:ascii="FontbitDavid" w:hAnsi="FontbitDavid"/>
          <w:sz w:val="32"/>
          <w:rtl/>
        </w:rPr>
        <w:t xml:space="preserve"> תנאי </w:t>
      </w:r>
      <w:r w:rsidR="00E104D7">
        <w:rPr>
          <w:rFonts w:ascii="FontbitDavid" w:hAnsi="FontbitDavid" w:hint="cs"/>
          <w:sz w:val="32"/>
          <w:rtl/>
        </w:rPr>
        <w:t xml:space="preserve">היה לו </w:t>
      </w:r>
      <w:r w:rsidRPr="00C35A2C">
        <w:rPr>
          <w:rFonts w:ascii="FontbitDavid" w:hAnsi="FontbitDavid"/>
          <w:sz w:val="32"/>
          <w:rtl/>
        </w:rPr>
        <w:t xml:space="preserve">בקדושי </w:t>
      </w:r>
      <w:r w:rsidR="00E104D7">
        <w:rPr>
          <w:rFonts w:ascii="FontbitDavid" w:hAnsi="FontbitDavid" w:hint="cs"/>
          <w:sz w:val="32"/>
          <w:rtl/>
        </w:rPr>
        <w:t xml:space="preserve">הראשונה </w:t>
      </w:r>
      <w:r w:rsidRPr="00C35A2C">
        <w:rPr>
          <w:rFonts w:ascii="FontbitDavid" w:hAnsi="FontbitDavid"/>
          <w:sz w:val="32"/>
          <w:rtl/>
        </w:rPr>
        <w:t>ו</w:t>
      </w:r>
      <w:r w:rsidR="00E104D7">
        <w:rPr>
          <w:rFonts w:ascii="FontbitDavid" w:hAnsi="FontbitDavid" w:hint="cs"/>
          <w:sz w:val="32"/>
          <w:rtl/>
        </w:rPr>
        <w:t>כדין</w:t>
      </w:r>
      <w:r w:rsidRPr="00C35A2C">
        <w:rPr>
          <w:rFonts w:ascii="FontbitDavid" w:hAnsi="FontbitDavid"/>
          <w:sz w:val="32"/>
          <w:rtl/>
        </w:rPr>
        <w:t xml:space="preserve"> נ</w:t>
      </w:r>
      <w:r w:rsidR="004D241F">
        <w:rPr>
          <w:rFonts w:ascii="FontbitDavid" w:hAnsi="FontbitDavid" w:hint="cs"/>
          <w:sz w:val="32"/>
          <w:rtl/>
        </w:rPr>
        <w:t>שא</w:t>
      </w:r>
      <w:r w:rsidR="00E104D7">
        <w:rPr>
          <w:rFonts w:ascii="FontbitDavid" w:hAnsi="FontbitDavid" w:hint="cs"/>
          <w:sz w:val="32"/>
          <w:rtl/>
        </w:rPr>
        <w:t>.</w:t>
      </w:r>
    </w:p>
    <w:p w14:paraId="4A389566" w14:textId="3BCD8701" w:rsidR="00B433C9" w:rsidRPr="00C35A2C" w:rsidRDefault="00E104D7" w:rsidP="00B55EDF">
      <w:pPr>
        <w:rPr>
          <w:rFonts w:ascii="FontbitDavid" w:hAnsi="FontbitDavid"/>
          <w:sz w:val="32"/>
          <w:rtl/>
        </w:rPr>
      </w:pPr>
      <w:r w:rsidRPr="003C3E0D">
        <w:rPr>
          <w:rStyle w:val="affff5"/>
          <w:rFonts w:hint="eastAsia"/>
          <w:rtl/>
        </w:rPr>
        <w:t>משא</w:t>
      </w:r>
      <w:r w:rsidRPr="003C3E0D">
        <w:rPr>
          <w:rStyle w:val="affff5"/>
          <w:rtl/>
        </w:rPr>
        <w:t>"כ</w:t>
      </w:r>
      <w:r w:rsidR="00B433C9" w:rsidRPr="003C3E0D">
        <w:rPr>
          <w:rStyle w:val="affff5"/>
          <w:rtl/>
        </w:rPr>
        <w:t xml:space="preserve"> </w:t>
      </w:r>
      <w:r w:rsidR="004D241F" w:rsidRPr="003C3E0D">
        <w:rPr>
          <w:rStyle w:val="affff5"/>
          <w:rFonts w:hint="eastAsia"/>
          <w:rtl/>
        </w:rPr>
        <w:t>ב</w:t>
      </w:r>
      <w:r w:rsidRPr="003C3E0D">
        <w:rPr>
          <w:rStyle w:val="affff5"/>
          <w:rFonts w:hint="eastAsia"/>
          <w:rtl/>
        </w:rPr>
        <w:t>משנתינו</w:t>
      </w:r>
      <w:r>
        <w:rPr>
          <w:rStyle w:val="affff5"/>
          <w:rFonts w:hint="cs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>ד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נשואין</w:t>
      </w:r>
      <w:r>
        <w:rPr>
          <w:rFonts w:ascii="FontbitDavid" w:hAnsi="FontbitDavid" w:hint="cs"/>
          <w:sz w:val="32"/>
          <w:rtl/>
        </w:rPr>
        <w:t>,</w:t>
      </w:r>
      <w:r w:rsidR="004D241F">
        <w:rPr>
          <w:rFonts w:ascii="FontbitDavid" w:hAnsi="FontbitDavid" w:hint="cs"/>
          <w:sz w:val="32"/>
          <w:rtl/>
        </w:rPr>
        <w:t xml:space="preserve"> לא שייך תנאי,</w:t>
      </w:r>
      <w:r w:rsidRPr="003C3E0D">
        <w:rPr>
          <w:rStyle w:val="affff8"/>
          <w:rtl/>
        </w:rPr>
        <w:t xml:space="preserve"> דאינו עושה בעילתו זנות.</w:t>
      </w:r>
      <w:r w:rsidR="004D241F">
        <w:rPr>
          <w:rFonts w:ascii="FontbitDavid" w:hAnsi="FontbitDavid" w:hint="cs"/>
          <w:sz w:val="32"/>
          <w:rtl/>
        </w:rPr>
        <w:t xml:space="preserve"> </w:t>
      </w:r>
    </w:p>
    <w:p w14:paraId="354FB5D6" w14:textId="396E5520" w:rsidR="00E104D7" w:rsidRPr="003C3E0D" w:rsidRDefault="00E104D7" w:rsidP="00615A60">
      <w:pPr>
        <w:pStyle w:val="affff2"/>
        <w:rPr>
          <w:rtl/>
        </w:rPr>
      </w:pPr>
      <w:bookmarkStart w:id="1054" w:name="_Toc119173094"/>
      <w:bookmarkStart w:id="1055" w:name="_Toc119230189"/>
      <w:r w:rsidRPr="003C3E0D">
        <w:rPr>
          <w:rFonts w:hint="eastAsia"/>
          <w:rtl/>
        </w:rPr>
        <w:t>לפי</w:t>
      </w:r>
      <w:r w:rsidRPr="003C3E0D">
        <w:rPr>
          <w:rtl/>
        </w:rPr>
        <w:t xml:space="preserve"> </w:t>
      </w:r>
      <w:r w:rsidRPr="003C3E0D">
        <w:rPr>
          <w:rFonts w:hint="eastAsia"/>
          <w:rtl/>
        </w:rPr>
        <w:t>זה</w:t>
      </w:r>
      <w:r>
        <w:rPr>
          <w:rFonts w:hint="cs"/>
          <w:rtl/>
        </w:rPr>
        <w:t>,</w:t>
      </w:r>
      <w:r w:rsidRPr="003C3E0D">
        <w:rPr>
          <w:rtl/>
        </w:rPr>
        <w:t xml:space="preserve"> ש</w:t>
      </w:r>
      <w:r>
        <w:rPr>
          <w:rFonts w:hint="cs"/>
          <w:rtl/>
        </w:rPr>
        <w:t>משנתינו</w:t>
      </w:r>
      <w:r w:rsidRPr="003C3E0D">
        <w:rPr>
          <w:rtl/>
        </w:rPr>
        <w:t xml:space="preserve"> </w:t>
      </w:r>
      <w:r w:rsidRPr="003C3E0D">
        <w:rPr>
          <w:rFonts w:hint="eastAsia"/>
          <w:rtl/>
        </w:rPr>
        <w:t>אפי</w:t>
      </w:r>
      <w:r w:rsidRPr="003C3E0D">
        <w:rPr>
          <w:rtl/>
        </w:rPr>
        <w:t xml:space="preserve">' </w:t>
      </w:r>
      <w:r>
        <w:rPr>
          <w:rFonts w:hint="cs"/>
          <w:rtl/>
        </w:rPr>
        <w:t>כ</w:t>
      </w:r>
      <w:r w:rsidRPr="003C3E0D">
        <w:rPr>
          <w:rFonts w:hint="eastAsia"/>
          <w:rtl/>
        </w:rPr>
        <w:t>ר</w:t>
      </w:r>
      <w:r w:rsidRPr="003C3E0D">
        <w:rPr>
          <w:rtl/>
        </w:rPr>
        <w:t xml:space="preserve">"ע, </w:t>
      </w:r>
      <w:r w:rsidRPr="003C3E0D">
        <w:rPr>
          <w:rFonts w:hint="eastAsia"/>
          <w:rtl/>
        </w:rPr>
        <w:t>יקשה</w:t>
      </w:r>
      <w:r w:rsidRPr="003C3E0D">
        <w:rPr>
          <w:rtl/>
        </w:rPr>
        <w:t xml:space="preserve"> </w:t>
      </w:r>
      <w:r w:rsidRPr="003C3E0D">
        <w:rPr>
          <w:rFonts w:hint="eastAsia"/>
          <w:rtl/>
        </w:rPr>
        <w:t>קושיא</w:t>
      </w:r>
      <w:r w:rsidRPr="003C3E0D">
        <w:rPr>
          <w:rtl/>
        </w:rPr>
        <w:t xml:space="preserve"> </w:t>
      </w:r>
      <w:r w:rsidRPr="003C3E0D">
        <w:rPr>
          <w:rFonts w:hint="eastAsia"/>
          <w:rtl/>
        </w:rPr>
        <w:t>נוספת</w:t>
      </w:r>
      <w:bookmarkEnd w:id="1054"/>
      <w:bookmarkEnd w:id="1055"/>
    </w:p>
    <w:p w14:paraId="5A208B82" w14:textId="7EA24043" w:rsidR="00B433C9" w:rsidRPr="00C35A2C" w:rsidRDefault="00B433C9" w:rsidP="00E104D7">
      <w:pPr>
        <w:rPr>
          <w:rFonts w:ascii="FontbitDavid" w:hAnsi="FontbitDavid"/>
          <w:sz w:val="32"/>
          <w:rtl/>
        </w:rPr>
      </w:pPr>
      <w:r w:rsidRPr="00E139FF">
        <w:rPr>
          <w:rStyle w:val="affff5"/>
          <w:rFonts w:hint="cs"/>
          <w:rtl/>
        </w:rPr>
        <w:t>ר</w:t>
      </w:r>
      <w:r w:rsidRPr="00E139FF">
        <w:rPr>
          <w:rStyle w:val="affff5"/>
          <w:rtl/>
        </w:rPr>
        <w:t>"</w:t>
      </w:r>
      <w:r w:rsidRPr="00E139FF">
        <w:rPr>
          <w:rStyle w:val="affff5"/>
          <w:rFonts w:hint="cs"/>
          <w:rtl/>
        </w:rPr>
        <w:t>א לר</w:t>
      </w:r>
      <w:r w:rsidRPr="00E139FF">
        <w:rPr>
          <w:rStyle w:val="affff5"/>
          <w:rtl/>
        </w:rPr>
        <w:t>"</w:t>
      </w:r>
      <w:r w:rsidRPr="00E139FF">
        <w:rPr>
          <w:rStyle w:val="affff5"/>
          <w:rFonts w:hint="cs"/>
          <w:rtl/>
        </w:rPr>
        <w:t>כ</w:t>
      </w:r>
      <w:r w:rsidR="00E104D7">
        <w:rPr>
          <w:rStyle w:val="affff5"/>
          <w:rFonts w:hint="cs"/>
          <w:rtl/>
        </w:rPr>
        <w:t>, ישנה</w:t>
      </w:r>
      <w:r w:rsidRPr="00E139FF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D241F">
        <w:rPr>
          <w:rFonts w:ascii="FontbitDavid" w:hAnsi="FontbitDavid" w:hint="cs"/>
          <w:sz w:val="32"/>
          <w:rtl/>
        </w:rPr>
        <w:t>גם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חמותו</w:t>
      </w:r>
      <w:r w:rsidRPr="00C35A2C">
        <w:rPr>
          <w:rFonts w:ascii="FontbitDavid" w:hAnsi="FontbitDavid"/>
          <w:sz w:val="32"/>
          <w:rtl/>
        </w:rPr>
        <w:t xml:space="preserve">, </w:t>
      </w:r>
      <w:r w:rsidR="00E104D7">
        <w:rPr>
          <w:rStyle w:val="affff5"/>
          <w:rFonts w:hint="cs"/>
          <w:rtl/>
        </w:rPr>
        <w:t>ד</w:t>
      </w:r>
      <w:r w:rsidRPr="00E139FF">
        <w:rPr>
          <w:rStyle w:val="affff5"/>
          <w:rtl/>
        </w:rPr>
        <w:t>לר"ע:</w:t>
      </w:r>
      <w:r w:rsidRPr="00C35A2C">
        <w:rPr>
          <w:rFonts w:ascii="FontbitDavid" w:hAnsi="FontbitDavid"/>
          <w:sz w:val="32"/>
          <w:rtl/>
        </w:rPr>
        <w:t xml:space="preserve"> חמותו </w:t>
      </w:r>
      <w:r w:rsidR="00E104D7">
        <w:rPr>
          <w:rFonts w:ascii="FontbitDavid" w:hAnsi="FontbitDavid" w:hint="cs"/>
          <w:sz w:val="32"/>
          <w:rtl/>
        </w:rPr>
        <w:t xml:space="preserve">מותרת </w:t>
      </w:r>
      <w:r w:rsidRPr="00C35A2C">
        <w:rPr>
          <w:rFonts w:ascii="FontbitDavid" w:hAnsi="FontbitDavid"/>
          <w:sz w:val="32"/>
          <w:rtl/>
        </w:rPr>
        <w:t>לאחר מיתה!</w:t>
      </w:r>
    </w:p>
    <w:p w14:paraId="2D94D69D" w14:textId="7A776D03" w:rsidR="00B433C9" w:rsidRPr="00AC7749" w:rsidRDefault="00E104D7" w:rsidP="00B55EDF">
      <w:pPr>
        <w:rPr>
          <w:sz w:val="32"/>
          <w:rtl/>
        </w:rPr>
      </w:pPr>
      <w:r>
        <w:rPr>
          <w:rStyle w:val="affff1"/>
          <w:rFonts w:hint="cs"/>
          <w:spacing w:val="-8"/>
          <w:rtl/>
        </w:rPr>
        <w:t>ד</w:t>
      </w:r>
      <w:r w:rsidR="00B433C9" w:rsidRPr="00AC7749">
        <w:rPr>
          <w:rStyle w:val="affff1"/>
          <w:rFonts w:hint="cs"/>
          <w:spacing w:val="-8"/>
          <w:rtl/>
        </w:rPr>
        <w:t>'</w:t>
      </w:r>
      <w:r w:rsidR="00B433C9" w:rsidRPr="00AC7749">
        <w:rPr>
          <w:rStyle w:val="affff1"/>
          <w:spacing w:val="-8"/>
          <w:rtl/>
        </w:rPr>
        <w:t xml:space="preserve">באש ישרפו אותו </w:t>
      </w:r>
      <w:r w:rsidR="00B433C9" w:rsidRPr="003C3E0D">
        <w:rPr>
          <w:rStyle w:val="affff1"/>
          <w:b/>
          <w:bCs/>
          <w:spacing w:val="-8"/>
          <w:rtl/>
        </w:rPr>
        <w:t>ואתהן</w:t>
      </w:r>
      <w:r w:rsidR="00B433C9" w:rsidRPr="00AC7749">
        <w:rPr>
          <w:rStyle w:val="affff1"/>
          <w:rFonts w:hint="cs"/>
          <w:spacing w:val="-8"/>
          <w:rtl/>
        </w:rPr>
        <w:t>'</w:t>
      </w:r>
      <w:r w:rsidR="00B433C9" w:rsidRPr="00AC7749">
        <w:rPr>
          <w:rStyle w:val="affff1"/>
          <w:spacing w:val="-8"/>
          <w:rtl/>
        </w:rPr>
        <w:t xml:space="preserve"> </w:t>
      </w:r>
      <w:r>
        <w:rPr>
          <w:rFonts w:hint="cs"/>
          <w:sz w:val="32"/>
          <w:rtl/>
        </w:rPr>
        <w:t>-</w:t>
      </w:r>
      <w:r w:rsidR="00B433C9" w:rsidRPr="00AC7749">
        <w:rPr>
          <w:sz w:val="32"/>
          <w:rtl/>
        </w:rPr>
        <w:t xml:space="preserve"> </w:t>
      </w:r>
      <w:r w:rsidRPr="003C3E0D">
        <w:rPr>
          <w:rStyle w:val="affff5"/>
          <w:rFonts w:hint="eastAsia"/>
          <w:rtl/>
        </w:rPr>
        <w:t>לרי</w:t>
      </w:r>
      <w:r w:rsidRPr="003C3E0D">
        <w:rPr>
          <w:rStyle w:val="affff5"/>
          <w:rtl/>
        </w:rPr>
        <w:t>"ש:</w:t>
      </w:r>
      <w:r>
        <w:rPr>
          <w:rFonts w:hint="cs"/>
          <w:sz w:val="32"/>
          <w:rtl/>
        </w:rPr>
        <w:t xml:space="preserve"> </w:t>
      </w:r>
      <w:r w:rsidR="00B433C9" w:rsidRPr="00AC7749">
        <w:rPr>
          <w:sz w:val="32"/>
          <w:rtl/>
        </w:rPr>
        <w:t>את אחת מהן,</w:t>
      </w:r>
      <w:r>
        <w:rPr>
          <w:rStyle w:val="affff5"/>
          <w:rFonts w:hint="cs"/>
          <w:rtl/>
        </w:rPr>
        <w:t xml:space="preserve"> ל</w:t>
      </w:r>
      <w:r w:rsidR="00B433C9" w:rsidRPr="00E139FF">
        <w:rPr>
          <w:rStyle w:val="affff5"/>
          <w:rtl/>
        </w:rPr>
        <w:t>ר"ע:</w:t>
      </w:r>
      <w:r w:rsidR="00B433C9" w:rsidRPr="00AC7749">
        <w:rPr>
          <w:sz w:val="32"/>
          <w:rtl/>
        </w:rPr>
        <w:t xml:space="preserve"> את שתיהן</w:t>
      </w:r>
      <w:r>
        <w:rPr>
          <w:rFonts w:hint="cs"/>
          <w:sz w:val="32"/>
          <w:rtl/>
        </w:rPr>
        <w:t>,</w:t>
      </w:r>
    </w:p>
    <w:p w14:paraId="41FA1D73" w14:textId="74BDEDB8" w:rsidR="00B433C9" w:rsidRPr="00AC7749" w:rsidRDefault="00E104D7" w:rsidP="00B55EDF">
      <w:pPr>
        <w:rPr>
          <w:rtl/>
        </w:rPr>
      </w:pPr>
      <w:r>
        <w:rPr>
          <w:rStyle w:val="affff5"/>
          <w:rFonts w:hint="cs"/>
          <w:rtl/>
        </w:rPr>
        <w:t>ו</w:t>
      </w:r>
      <w:r w:rsidR="00B433C9" w:rsidRPr="00E139FF">
        <w:rPr>
          <w:rStyle w:val="affff5"/>
          <w:rtl/>
        </w:rPr>
        <w:t>לאביי</w:t>
      </w:r>
      <w:r>
        <w:rPr>
          <w:rStyle w:val="affff5"/>
          <w:rFonts w:hint="cs"/>
          <w:rtl/>
        </w:rPr>
        <w:t xml:space="preserve"> ניחא שחלקו:</w:t>
      </w:r>
      <w:r w:rsidR="00B433C9" w:rsidRPr="00AC7749">
        <w:rPr>
          <w:rtl/>
        </w:rPr>
        <w:t xml:space="preserve"> </w:t>
      </w:r>
      <w:r>
        <w:rPr>
          <w:rFonts w:hint="cs"/>
          <w:rtl/>
        </w:rPr>
        <w:t>ב'</w:t>
      </w:r>
      <w:r w:rsidR="00B433C9" w:rsidRPr="00AC7749">
        <w:rPr>
          <w:rtl/>
        </w:rPr>
        <w:t>משמעות דורשין</w:t>
      </w:r>
      <w:r>
        <w:rPr>
          <w:rFonts w:hint="cs"/>
          <w:rtl/>
        </w:rPr>
        <w:t>'</w:t>
      </w:r>
      <w:r w:rsidR="00B433C9" w:rsidRPr="00AC7749">
        <w:rPr>
          <w:rtl/>
        </w:rPr>
        <w:t xml:space="preserve"> </w:t>
      </w:r>
      <w:r w:rsidRPr="003C3E0D">
        <w:rPr>
          <w:rStyle w:val="affff8"/>
          <w:rFonts w:hint="eastAsia"/>
          <w:rtl/>
        </w:rPr>
        <w:t>אם</w:t>
      </w:r>
      <w:r w:rsidRPr="003C3E0D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הפסוק</w:t>
      </w:r>
      <w:r w:rsidRPr="003C3E0D">
        <w:rPr>
          <w:rStyle w:val="affff8"/>
          <w:rtl/>
        </w:rPr>
        <w:t xml:space="preserve"> גם על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אם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חמותו</w:t>
      </w:r>
      <w:r>
        <w:rPr>
          <w:rStyle w:val="affff8"/>
          <w:rFonts w:hint="cs"/>
          <w:rtl/>
        </w:rPr>
        <w:t>,</w:t>
      </w:r>
    </w:p>
    <w:p w14:paraId="3348AB81" w14:textId="0148AE22" w:rsidR="00B433C9" w:rsidRPr="00C35A2C" w:rsidRDefault="00E104D7" w:rsidP="00B55EDF">
      <w:pPr>
        <w:rPr>
          <w:rtl/>
        </w:rPr>
      </w:pPr>
      <w:r>
        <w:rPr>
          <w:rStyle w:val="affff5"/>
          <w:rFonts w:hint="cs"/>
          <w:rtl/>
        </w:rPr>
        <w:t>ל</w:t>
      </w:r>
      <w:r w:rsidR="00B433C9" w:rsidRPr="00E104D7">
        <w:rPr>
          <w:rStyle w:val="affff5"/>
          <w:rtl/>
        </w:rPr>
        <w:t>רבא</w:t>
      </w:r>
      <w:r w:rsidRPr="003C3E0D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יקשה ש</w:t>
      </w:r>
      <w:r w:rsidRPr="003C3E0D">
        <w:rPr>
          <w:rStyle w:val="affff5"/>
          <w:rFonts w:hint="eastAsia"/>
          <w:rtl/>
        </w:rPr>
        <w:t>חלקו</w:t>
      </w:r>
      <w:r w:rsidRPr="003C3E0D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ב'</w:t>
      </w:r>
      <w:r w:rsidR="00B433C9" w:rsidRPr="00C35A2C">
        <w:rPr>
          <w:rtl/>
        </w:rPr>
        <w:t>חמותו אחר מיתה</w:t>
      </w:r>
      <w:r>
        <w:rPr>
          <w:rFonts w:hint="cs"/>
          <w:rtl/>
        </w:rPr>
        <w:t>'</w:t>
      </w:r>
      <w:r w:rsidR="00B433C9" w:rsidRPr="00C35A2C">
        <w:rPr>
          <w:rtl/>
        </w:rPr>
        <w:t>,</w:t>
      </w:r>
      <w:r>
        <w:rPr>
          <w:rStyle w:val="affff8"/>
          <w:rtl/>
        </w:rPr>
        <w:t xml:space="preserve"> </w:t>
      </w:r>
      <w:r>
        <w:rPr>
          <w:rStyle w:val="affff5"/>
          <w:rtl/>
          <w:rPrChange w:id="9088" w:author="מנוע אמוראים" w:date="2026-10-05T16:41:34Z">
            <w:rPr>
              <w:rStyle w:val="affff8"/>
              <w:rtl/>
            </w:rPr>
          </w:rPrChange>
        </w:rPr>
        <w:t xml:space="preserve">דלר"ע</w:t>
      </w:r>
      <w:r>
        <w:rPr>
          <w:rStyle w:val="affff8"/>
          <w:rtl/>
        </w:rPr>
        <w:t xml:space="preserve"> רק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בשתיהן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קיימות</w:t>
      </w:r>
      <w:r>
        <w:rPr>
          <w:rFonts w:hint="cs"/>
          <w:rtl/>
        </w:rPr>
        <w:t>.</w:t>
      </w:r>
    </w:p>
    <w:p w14:paraId="05E84ED5" w14:textId="0B72F1E3" w:rsidR="00B433C9" w:rsidRPr="00C35A2C" w:rsidRDefault="00B433C9" w:rsidP="00B55EDF">
      <w:pPr>
        <w:rPr>
          <w:rFonts w:ascii="FontbitDavid" w:hAnsi="FontbitDavid"/>
          <w:sz w:val="32"/>
          <w:rtl/>
        </w:rPr>
      </w:pPr>
      <w:r w:rsidRPr="00E139FF">
        <w:rPr>
          <w:rStyle w:val="affff5"/>
          <w:rFonts w:hint="cs"/>
          <w:rtl/>
        </w:rPr>
        <w:t>א</w:t>
      </w:r>
      <w:r w:rsidRPr="00E139FF">
        <w:rPr>
          <w:rStyle w:val="affff5"/>
          <w:rtl/>
        </w:rPr>
        <w:t>"</w:t>
      </w:r>
      <w:r w:rsidRPr="00E139FF">
        <w:rPr>
          <w:rStyle w:val="affff5"/>
          <w:rFonts w:hint="cs"/>
          <w:rtl/>
        </w:rPr>
        <w:t>ל</w:t>
      </w:r>
      <w:r w:rsidR="00E104D7">
        <w:rPr>
          <w:rStyle w:val="affff5"/>
          <w:rFonts w:hint="cs"/>
          <w:rtl/>
        </w:rPr>
        <w:t xml:space="preserve"> אף לר"ע</w:t>
      </w:r>
      <w:r w:rsidRPr="00E139FF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מיעט </w:t>
      </w:r>
      <w:r w:rsidR="00E104D7">
        <w:rPr>
          <w:rFonts w:ascii="FontbitDavid" w:hAnsi="FontbitDavid" w:hint="cs"/>
          <w:sz w:val="32"/>
          <w:rtl/>
        </w:rPr>
        <w:t xml:space="preserve">רק </w:t>
      </w:r>
      <w:r w:rsidRPr="00C35A2C">
        <w:rPr>
          <w:rFonts w:ascii="FontbitDavid" w:hAnsi="FontbitDavid"/>
          <w:sz w:val="32"/>
          <w:rtl/>
        </w:rPr>
        <w:t>משר</w:t>
      </w:r>
      <w:r w:rsidR="00E104D7">
        <w:rPr>
          <w:rFonts w:ascii="FontbitDavid" w:hAnsi="FontbitDavid" w:hint="cs"/>
          <w:sz w:val="32"/>
          <w:rtl/>
        </w:rPr>
        <w:t>י</w:t>
      </w:r>
      <w:r w:rsidRPr="00C35A2C">
        <w:rPr>
          <w:rFonts w:ascii="FontbitDavid" w:hAnsi="FontbitDavid"/>
          <w:sz w:val="32"/>
          <w:rtl/>
        </w:rPr>
        <w:t xml:space="preserve">פה </w:t>
      </w:r>
      <w:r w:rsidR="00E104D7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ולא</w:t>
      </w:r>
      <w:r w:rsidR="00E104D7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מאיסור</w:t>
      </w:r>
      <w:r w:rsidR="00E104D7" w:rsidRPr="003C3E0D">
        <w:rPr>
          <w:rStyle w:val="affff8"/>
          <w:rtl/>
        </w:rPr>
        <w:t xml:space="preserve"> אסורה אחר מות אשתו</w:t>
      </w:r>
      <w:r w:rsidRPr="003C3E0D">
        <w:rPr>
          <w:rStyle w:val="affff8"/>
          <w:rtl/>
        </w:rPr>
        <w:t>.</w:t>
      </w:r>
    </w:p>
    <w:p w14:paraId="00A8E526" w14:textId="06ECC323" w:rsidR="00257F2A" w:rsidRPr="00062827" w:rsidRDefault="00257F2A" w:rsidP="00615A60">
      <w:pPr>
        <w:pStyle w:val="affff2"/>
        <w:rPr>
          <w:rtl/>
        </w:rPr>
      </w:pPr>
      <w:bookmarkStart w:id="1056" w:name="_Toc119173095"/>
      <w:bookmarkStart w:id="1057" w:name="_Toc119230190"/>
      <w:r w:rsidRPr="00062827">
        <w:rPr>
          <w:rFonts w:hint="cs"/>
          <w:rtl/>
        </w:rPr>
        <w:t>טעם שאי</w:t>
      </w:r>
      <w:r w:rsidR="005A17CD">
        <w:rPr>
          <w:rFonts w:hint="cs"/>
          <w:rtl/>
        </w:rPr>
        <w:t>ן</w:t>
      </w:r>
      <w:r w:rsidR="00B433C9" w:rsidRPr="00062827">
        <w:rPr>
          <w:rFonts w:hint="cs"/>
          <w:rtl/>
        </w:rPr>
        <w:t xml:space="preserve"> </w:t>
      </w:r>
      <w:r w:rsidRPr="00062827">
        <w:rPr>
          <w:rFonts w:hint="cs"/>
          <w:rtl/>
        </w:rPr>
        <w:t>נ</w:t>
      </w:r>
      <w:r w:rsidR="00B433C9" w:rsidRPr="00062827">
        <w:rPr>
          <w:rtl/>
        </w:rPr>
        <w:t>אסר</w:t>
      </w:r>
      <w:r w:rsidRPr="00062827">
        <w:rPr>
          <w:rFonts w:hint="cs"/>
          <w:rtl/>
        </w:rPr>
        <w:t>ת</w:t>
      </w:r>
      <w:r w:rsidR="00B433C9" w:rsidRPr="00062827">
        <w:rPr>
          <w:rtl/>
        </w:rPr>
        <w:t xml:space="preserve"> בשכיב</w:t>
      </w:r>
      <w:r w:rsidRPr="00062827">
        <w:rPr>
          <w:rFonts w:hint="cs"/>
          <w:rtl/>
        </w:rPr>
        <w:t>ת</w:t>
      </w:r>
      <w:r w:rsidR="00B433C9" w:rsidRPr="00062827">
        <w:rPr>
          <w:rtl/>
        </w:rPr>
        <w:t xml:space="preserve"> אחותה, </w:t>
      </w:r>
      <w:r w:rsidR="00B433C9" w:rsidRPr="00062827">
        <w:rPr>
          <w:rFonts w:hint="cs"/>
          <w:rtl/>
        </w:rPr>
        <w:t>כ</w:t>
      </w:r>
      <w:r w:rsidR="00B433C9" w:rsidRPr="00062827">
        <w:rPr>
          <w:rtl/>
        </w:rPr>
        <w:t>הלך בעלה למ</w:t>
      </w:r>
      <w:r w:rsidRPr="00062827">
        <w:rPr>
          <w:rFonts w:hint="cs"/>
          <w:rtl/>
        </w:rPr>
        <w:t>דה</w:t>
      </w:r>
      <w:r w:rsidR="00B433C9" w:rsidRPr="00062827">
        <w:rPr>
          <w:rtl/>
        </w:rPr>
        <w:t>"</w:t>
      </w:r>
      <w:r w:rsidRPr="00062827">
        <w:rPr>
          <w:rFonts w:hint="cs"/>
          <w:rtl/>
        </w:rPr>
        <w:t>י</w:t>
      </w:r>
      <w:bookmarkEnd w:id="1056"/>
      <w:bookmarkEnd w:id="1057"/>
    </w:p>
    <w:p w14:paraId="7EDD2C22" w14:textId="0130D670" w:rsidR="00257F2A" w:rsidRPr="003C3E0D" w:rsidRDefault="00B433C9" w:rsidP="00257F2A">
      <w:pPr>
        <w:rPr>
          <w:rStyle w:val="affff8"/>
          <w:rtl/>
        </w:rPr>
      </w:pPr>
      <w:r w:rsidRPr="00C35A2C">
        <w:rPr>
          <w:rFonts w:ascii="FontbitDavid" w:hAnsi="FontbitDavid" w:hint="cs"/>
          <w:sz w:val="32"/>
          <w:rtl/>
        </w:rPr>
        <w:t>אשתו במזיד אסור</w:t>
      </w:r>
      <w:r w:rsidR="00257F2A">
        <w:rPr>
          <w:rFonts w:ascii="FontbitDavid" w:hAnsi="FontbitDavid" w:hint="cs"/>
          <w:sz w:val="32"/>
          <w:rtl/>
        </w:rPr>
        <w:t>ה</w:t>
      </w:r>
      <w:r w:rsidRPr="00C35A2C">
        <w:rPr>
          <w:rFonts w:ascii="FontbitDavid" w:hAnsi="FontbitDavid" w:hint="cs"/>
          <w:sz w:val="32"/>
          <w:rtl/>
        </w:rPr>
        <w:t xml:space="preserve"> מדאו</w:t>
      </w:r>
      <w:r w:rsidR="00257F2A">
        <w:rPr>
          <w:rFonts w:ascii="FontbitDavid" w:hAnsi="FontbitDavid" w:hint="cs"/>
          <w:sz w:val="32"/>
          <w:rtl/>
        </w:rPr>
        <w:t>רייתא -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גזרו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="00257F2A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שוגג</w:t>
      </w:r>
      <w:r w:rsidR="004D241F">
        <w:rPr>
          <w:rFonts w:ascii="FontbitDavid" w:hAnsi="FontbitDavid" w:hint="cs"/>
          <w:sz w:val="32"/>
          <w:rtl/>
        </w:rPr>
        <w:t xml:space="preserve">, </w:t>
      </w:r>
      <w:r w:rsidR="00257F2A" w:rsidRPr="003C3E0D">
        <w:rPr>
          <w:rStyle w:val="affff8"/>
          <w:rFonts w:hint="eastAsia"/>
          <w:rtl/>
        </w:rPr>
        <w:t>משא</w:t>
      </w:r>
      <w:r w:rsidR="00257F2A" w:rsidRPr="003C3E0D">
        <w:rPr>
          <w:rStyle w:val="affff8"/>
          <w:rtl/>
        </w:rPr>
        <w:t xml:space="preserve">"כ </w:t>
      </w:r>
      <w:r w:rsidR="00257F2A" w:rsidRPr="003C3E0D">
        <w:rPr>
          <w:rStyle w:val="affff8"/>
          <w:rFonts w:hint="eastAsia"/>
          <w:rtl/>
        </w:rPr>
        <w:t>א</w:t>
      </w:r>
      <w:r w:rsidRPr="003C3E0D">
        <w:rPr>
          <w:rStyle w:val="affff8"/>
          <w:rtl/>
        </w:rPr>
        <w:t>חות אשה</w:t>
      </w:r>
      <w:r w:rsidR="00257F2A">
        <w:rPr>
          <w:rStyle w:val="affff8"/>
          <w:rFonts w:hint="cs"/>
          <w:rtl/>
        </w:rPr>
        <w:t>.</w:t>
      </w:r>
    </w:p>
    <w:p w14:paraId="1D401329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צה.</w:t>
      </w:r>
    </w:p>
    <w:p w14:paraId="0DA7FD50" w14:textId="27EBED7C" w:rsidR="00257F2A" w:rsidRDefault="00257F2A" w:rsidP="00257F2A">
      <w:pPr>
        <w:rPr>
          <w:rtl/>
        </w:rPr>
      </w:pPr>
      <w:r>
        <w:rPr>
          <w:rStyle w:val="affff5"/>
          <w:rFonts w:hint="cs"/>
          <w:rtl/>
        </w:rPr>
        <w:t>שחלקו, דל</w:t>
      </w:r>
      <w:r w:rsidRPr="00E139FF">
        <w:rPr>
          <w:rStyle w:val="affff5"/>
          <w:rFonts w:hint="cs"/>
          <w:rtl/>
        </w:rPr>
        <w:t>ר</w:t>
      </w:r>
      <w:r w:rsidRPr="00E139FF">
        <w:rPr>
          <w:rStyle w:val="affff5"/>
          <w:rtl/>
        </w:rPr>
        <w:t>"</w:t>
      </w:r>
      <w:r w:rsidRPr="00E139FF">
        <w:rPr>
          <w:rStyle w:val="affff5"/>
          <w:rFonts w:hint="cs"/>
          <w:rtl/>
        </w:rPr>
        <w:t>י</w:t>
      </w:r>
      <w:r w:rsidRPr="00E139FF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3C3E0D">
        <w:rPr>
          <w:rtl/>
        </w:rPr>
        <w:t xml:space="preserve">בבא על </w:t>
      </w:r>
      <w:r w:rsidRPr="00D1637C">
        <w:rPr>
          <w:rFonts w:cs="PFT_Frank"/>
          <w:b/>
          <w:bCs/>
          <w:szCs w:val="14"/>
          <w:rtl/>
        </w:rPr>
        <w:t>חמותו</w:t>
      </w:r>
      <w:r w:rsidRPr="003C3E0D">
        <w:rPr>
          <w:rtl/>
        </w:rPr>
        <w:t xml:space="preserve"> </w:t>
      </w:r>
      <w:r w:rsidRPr="003C3E0D">
        <w:rPr>
          <w:rStyle w:val="affff5"/>
          <w:rFonts w:hint="eastAsia"/>
          <w:rtl/>
        </w:rPr>
        <w:t>לכו</w:t>
      </w:r>
      <w:r w:rsidRPr="003C3E0D">
        <w:rPr>
          <w:rStyle w:val="affff5"/>
          <w:rtl/>
        </w:rPr>
        <w:t>"ע</w:t>
      </w:r>
      <w:r>
        <w:rPr>
          <w:rFonts w:hint="cs"/>
          <w:rtl/>
        </w:rPr>
        <w:t xml:space="preserve"> </w:t>
      </w:r>
      <w:r w:rsidRPr="003C3E0D">
        <w:rPr>
          <w:rtl/>
        </w:rPr>
        <w:t>פוסל אשתו</w:t>
      </w:r>
      <w:r w:rsidRPr="003C3E0D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[</w:t>
      </w:r>
      <w:r w:rsidRPr="003C3E0D">
        <w:rPr>
          <w:rStyle w:val="affff8"/>
          <w:rFonts w:hint="eastAsia"/>
          <w:rtl/>
        </w:rPr>
        <w:t>יתבאר</w:t>
      </w:r>
      <w:r>
        <w:rPr>
          <w:rStyle w:val="affff8"/>
          <w:rFonts w:hint="cs"/>
          <w:rtl/>
        </w:rPr>
        <w:t>]</w:t>
      </w:r>
      <w:r w:rsidRPr="003C3E0D">
        <w:rPr>
          <w:rStyle w:val="affff8"/>
          <w:rtl/>
        </w:rPr>
        <w:t>,</w:t>
      </w:r>
    </w:p>
    <w:p w14:paraId="00ADB185" w14:textId="519CB876" w:rsidR="00257F2A" w:rsidRPr="00C35A2C" w:rsidRDefault="00257F2A" w:rsidP="003C3E0D">
      <w:pPr>
        <w:rPr>
          <w:rFonts w:ascii="FontbitDavid" w:hAnsi="FontbitDavid"/>
          <w:sz w:val="32"/>
          <w:rtl/>
        </w:rPr>
      </w:pPr>
      <w:r w:rsidRPr="003C3E0D">
        <w:rPr>
          <w:rFonts w:hint="eastAsia"/>
          <w:rtl/>
        </w:rPr>
        <w:t>ו</w:t>
      </w:r>
      <w:r w:rsidRPr="003C3E0D">
        <w:rPr>
          <w:rtl/>
        </w:rPr>
        <w:t xml:space="preserve">בבא על </w:t>
      </w:r>
      <w:r w:rsidRPr="00D1637C">
        <w:rPr>
          <w:rFonts w:cs="PFT_Frank"/>
          <w:b/>
          <w:bCs/>
          <w:szCs w:val="14"/>
          <w:rtl/>
        </w:rPr>
        <w:t>אחות אשתו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5"/>
          <w:rFonts w:hint="cs"/>
          <w:rtl/>
        </w:rPr>
        <w:t>ל</w:t>
      </w:r>
      <w:r>
        <w:rPr>
          <w:rStyle w:val="affff5"/>
          <w:rtl/>
        </w:rPr>
        <w:t>ב"ש</w:t>
      </w:r>
      <w:r w:rsidRPr="00C35A2C">
        <w:rPr>
          <w:rFonts w:ascii="FontbitDavid" w:hAnsi="FontbitDavid"/>
          <w:sz w:val="32"/>
          <w:rtl/>
        </w:rPr>
        <w:t xml:space="preserve"> פוסל</w:t>
      </w:r>
      <w:r>
        <w:rPr>
          <w:rFonts w:ascii="FontbitDavid" w:hAnsi="FontbitDavid" w:hint="cs"/>
          <w:sz w:val="32"/>
          <w:rtl/>
        </w:rPr>
        <w:t xml:space="preserve"> </w:t>
      </w:r>
      <w:r w:rsidRPr="003C3E0D">
        <w:rPr>
          <w:rStyle w:val="affff8"/>
          <w:rtl/>
        </w:rPr>
        <w:t>[מק"ו],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Pr="00E139FF">
        <w:rPr>
          <w:rStyle w:val="affff5"/>
          <w:rtl/>
        </w:rPr>
        <w:t>ב"ה</w:t>
      </w:r>
      <w:r w:rsidRPr="00C35A2C">
        <w:rPr>
          <w:rFonts w:ascii="FontbitDavid" w:hAnsi="FontbitDavid"/>
          <w:sz w:val="32"/>
          <w:rtl/>
        </w:rPr>
        <w:t xml:space="preserve"> לא פוסל</w:t>
      </w:r>
      <w:r w:rsidRPr="003C3E0D">
        <w:rPr>
          <w:rStyle w:val="affff8"/>
          <w:rtl/>
        </w:rPr>
        <w:t xml:space="preserve"> [</w:t>
      </w:r>
      <w:r w:rsidR="007E00F8">
        <w:rPr>
          <w:rStyle w:val="affff8"/>
          <w:rFonts w:hint="cs"/>
          <w:rtl/>
        </w:rPr>
        <w:t>'</w:t>
      </w:r>
      <w:r w:rsidRPr="003C3E0D">
        <w:rPr>
          <w:rStyle w:val="affff8"/>
          <w:rFonts w:hint="eastAsia"/>
          <w:rtl/>
        </w:rPr>
        <w:t>אותה</w:t>
      </w:r>
      <w:r w:rsidR="007E00F8">
        <w:rPr>
          <w:rStyle w:val="affff8"/>
          <w:rFonts w:hint="cs"/>
          <w:rtl/>
        </w:rPr>
        <w:t>'</w:t>
      </w:r>
      <w:r w:rsidRPr="003C3E0D">
        <w:rPr>
          <w:rStyle w:val="affff8"/>
          <w:rtl/>
        </w:rPr>
        <w:t>],</w:t>
      </w:r>
    </w:p>
    <w:p w14:paraId="227FEB6C" w14:textId="6850700B" w:rsidR="00257F2A" w:rsidRDefault="00257F2A" w:rsidP="00257F2A">
      <w:pPr>
        <w:rPr>
          <w:rtl/>
        </w:rPr>
      </w:pPr>
      <w:r>
        <w:rPr>
          <w:rStyle w:val="affff5"/>
          <w:rFonts w:hint="cs"/>
          <w:rtl/>
        </w:rPr>
        <w:t>ול</w:t>
      </w:r>
      <w:r w:rsidRPr="00E139FF">
        <w:rPr>
          <w:rStyle w:val="affff5"/>
          <w:rtl/>
        </w:rPr>
        <w:t>ריו</w:t>
      </w:r>
      <w:r>
        <w:rPr>
          <w:rStyle w:val="affff5"/>
          <w:rFonts w:hint="cs"/>
          <w:rtl/>
        </w:rPr>
        <w:t>"</w:t>
      </w:r>
      <w:r w:rsidRPr="00E139FF">
        <w:rPr>
          <w:rStyle w:val="affff5"/>
          <w:rtl/>
        </w:rPr>
        <w:t>ס: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3C3E0D">
        <w:rPr>
          <w:rtl/>
        </w:rPr>
        <w:t xml:space="preserve">בבא על </w:t>
      </w:r>
      <w:r w:rsidRPr="00D1637C">
        <w:rPr>
          <w:rFonts w:cs="PFT_Frank"/>
          <w:b/>
          <w:bCs/>
          <w:szCs w:val="14"/>
          <w:rtl/>
        </w:rPr>
        <w:t>אחות אשתו</w:t>
      </w:r>
      <w:r w:rsidRPr="003C3E0D">
        <w:rPr>
          <w:rtl/>
        </w:rPr>
        <w:t xml:space="preserve"> </w:t>
      </w:r>
      <w:r w:rsidRPr="003C3E0D">
        <w:rPr>
          <w:rStyle w:val="affff5"/>
          <w:rFonts w:hint="eastAsia"/>
          <w:rtl/>
        </w:rPr>
        <w:t>לכו</w:t>
      </w:r>
      <w:r w:rsidRPr="003C3E0D">
        <w:rPr>
          <w:rStyle w:val="affff5"/>
          <w:rtl/>
        </w:rPr>
        <w:t>"ע</w:t>
      </w:r>
      <w:r>
        <w:rPr>
          <w:rFonts w:hint="cs"/>
          <w:rtl/>
        </w:rPr>
        <w:t xml:space="preserve"> </w:t>
      </w:r>
      <w:r w:rsidRPr="003C3E0D">
        <w:rPr>
          <w:rtl/>
        </w:rPr>
        <w:t>לא פוסל אשתו</w:t>
      </w:r>
      <w:r>
        <w:rPr>
          <w:rFonts w:hint="cs"/>
          <w:rtl/>
        </w:rPr>
        <w:t xml:space="preserve"> </w:t>
      </w:r>
      <w:r w:rsidRPr="003C3E0D">
        <w:rPr>
          <w:rStyle w:val="affff8"/>
          <w:rtl/>
        </w:rPr>
        <w:t>[יתבאר],</w:t>
      </w:r>
    </w:p>
    <w:p w14:paraId="2077593E" w14:textId="4DCC177A" w:rsidR="00257F2A" w:rsidRDefault="00257F2A" w:rsidP="003C3E0D">
      <w:pPr>
        <w:rPr>
          <w:rFonts w:ascii="FontbitDavid" w:hAnsi="FontbitDavid"/>
          <w:sz w:val="32"/>
          <w:rtl/>
        </w:rPr>
      </w:pPr>
      <w:r w:rsidRPr="003C3E0D">
        <w:rPr>
          <w:rFonts w:hint="eastAsia"/>
          <w:rtl/>
        </w:rPr>
        <w:t>ו</w:t>
      </w:r>
      <w:r w:rsidRPr="003C3E0D">
        <w:rPr>
          <w:rtl/>
        </w:rPr>
        <w:t xml:space="preserve">בבא על </w:t>
      </w:r>
      <w:r w:rsidRPr="00D1637C">
        <w:rPr>
          <w:rFonts w:cs="PFT_Frank"/>
          <w:b/>
          <w:bCs/>
          <w:szCs w:val="14"/>
          <w:rtl/>
        </w:rPr>
        <w:t>חמותו</w:t>
      </w:r>
      <w:r w:rsidRPr="003C3E0D">
        <w:rPr>
          <w:rtl/>
        </w:rPr>
        <w:t xml:space="preserve"> </w:t>
      </w:r>
      <w:r>
        <w:rPr>
          <w:rStyle w:val="affff5"/>
          <w:rFonts w:hint="cs"/>
          <w:rtl/>
        </w:rPr>
        <w:t>ל</w:t>
      </w:r>
      <w:r>
        <w:rPr>
          <w:rStyle w:val="affff5"/>
          <w:rtl/>
        </w:rPr>
        <w:t>ב"ש</w:t>
      </w:r>
      <w:r w:rsidRPr="00C35A2C">
        <w:rPr>
          <w:rFonts w:ascii="FontbitDavid" w:hAnsi="FontbitDavid"/>
          <w:sz w:val="32"/>
          <w:rtl/>
        </w:rPr>
        <w:t xml:space="preserve"> פוסל</w:t>
      </w:r>
      <w:r>
        <w:rPr>
          <w:rFonts w:ascii="FontbitDavid" w:hAnsi="FontbitDavid" w:hint="cs"/>
          <w:sz w:val="32"/>
          <w:rtl/>
        </w:rPr>
        <w:t xml:space="preserve"> </w:t>
      </w:r>
      <w:r w:rsidRPr="003C3E0D">
        <w:rPr>
          <w:rStyle w:val="affff8"/>
          <w:rtl/>
        </w:rPr>
        <w:t>[</w:t>
      </w:r>
      <w:r w:rsidR="007E00F8">
        <w:rPr>
          <w:rStyle w:val="affff8"/>
          <w:rFonts w:hint="cs"/>
          <w:rtl/>
        </w:rPr>
        <w:t>'</w:t>
      </w:r>
      <w:r w:rsidRPr="003C3E0D">
        <w:rPr>
          <w:rStyle w:val="affff8"/>
          <w:rFonts w:hint="eastAsia"/>
          <w:rtl/>
        </w:rPr>
        <w:t>אתהן</w:t>
      </w:r>
      <w:r w:rsidR="007E00F8">
        <w:rPr>
          <w:rStyle w:val="affff8"/>
          <w:rFonts w:hint="cs"/>
          <w:rtl/>
        </w:rPr>
        <w:t>'</w:t>
      </w:r>
      <w:r w:rsidRPr="003C3E0D">
        <w:rPr>
          <w:rStyle w:val="affff8"/>
          <w:rtl/>
        </w:rPr>
        <w:t>],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E139FF">
        <w:rPr>
          <w:rStyle w:val="affff5"/>
          <w:rtl/>
        </w:rPr>
        <w:t>ו</w:t>
      </w:r>
      <w:r>
        <w:rPr>
          <w:rStyle w:val="affff5"/>
          <w:rFonts w:hint="cs"/>
          <w:rtl/>
        </w:rPr>
        <w:t>ל</w:t>
      </w:r>
      <w:r>
        <w:rPr>
          <w:rStyle w:val="affff5"/>
          <w:rtl/>
        </w:rPr>
        <w:t>ב"ה</w:t>
      </w:r>
      <w:r w:rsidRPr="00C35A2C">
        <w:rPr>
          <w:rFonts w:ascii="FontbitDavid" w:hAnsi="FontbitDavid"/>
          <w:sz w:val="32"/>
          <w:rtl/>
        </w:rPr>
        <w:t xml:space="preserve"> לא פוסל</w:t>
      </w:r>
      <w:r w:rsidRPr="003C3E0D">
        <w:rPr>
          <w:rStyle w:val="affff8"/>
          <w:rtl/>
        </w:rPr>
        <w:t xml:space="preserve"> [לא דרשי]</w:t>
      </w:r>
      <w:r>
        <w:rPr>
          <w:rStyle w:val="affff8"/>
          <w:rFonts w:hint="cs"/>
          <w:rtl/>
        </w:rPr>
        <w:t>.</w:t>
      </w:r>
    </w:p>
    <w:p w14:paraId="42EB9A15" w14:textId="4259865D" w:rsidR="00257F2A" w:rsidRDefault="00257F2A" w:rsidP="00615A60">
      <w:pPr>
        <w:pStyle w:val="affff2"/>
        <w:rPr>
          <w:rtl/>
        </w:rPr>
      </w:pPr>
      <w:bookmarkStart w:id="1058" w:name="_Toc119173096"/>
      <w:bookmarkStart w:id="1059" w:name="_Toc119230191"/>
      <w:r>
        <w:rPr>
          <w:rFonts w:hint="cs"/>
          <w:rtl/>
        </w:rPr>
        <w:lastRenderedPageBreak/>
        <w:t>טעמו של ר"י ש'בחמותו' לכו"ע פוסל</w:t>
      </w:r>
      <w:bookmarkEnd w:id="1058"/>
      <w:bookmarkEnd w:id="1059"/>
    </w:p>
    <w:p w14:paraId="146399C1" w14:textId="3E996871" w:rsidR="00257F2A" w:rsidRPr="005C5E95" w:rsidRDefault="00257F2A" w:rsidP="00257F2A">
      <w:pPr>
        <w:rPr>
          <w:rtl/>
        </w:rPr>
      </w:pPr>
      <w:r w:rsidRPr="005C5E95">
        <w:rPr>
          <w:rStyle w:val="affff1"/>
          <w:rFonts w:hint="cs"/>
          <w:spacing w:val="-2"/>
          <w:rtl/>
        </w:rPr>
        <w:t>ד'</w:t>
      </w:r>
      <w:r w:rsidRPr="005C5E95">
        <w:rPr>
          <w:rStyle w:val="affff1"/>
          <w:spacing w:val="-2"/>
          <w:rtl/>
        </w:rPr>
        <w:t xml:space="preserve">באש ישרפו אותו </w:t>
      </w:r>
      <w:r w:rsidRPr="003C3E0D">
        <w:rPr>
          <w:rStyle w:val="affff1"/>
          <w:b/>
          <w:bCs/>
          <w:spacing w:val="-2"/>
          <w:rtl/>
        </w:rPr>
        <w:t>ואתהן</w:t>
      </w:r>
      <w:r w:rsidRPr="005C5E95">
        <w:rPr>
          <w:rStyle w:val="affff1"/>
          <w:rFonts w:hint="cs"/>
          <w:spacing w:val="-2"/>
          <w:rtl/>
        </w:rPr>
        <w:t>'</w:t>
      </w:r>
      <w:r w:rsidRPr="005C5E95">
        <w:rPr>
          <w:rFonts w:ascii="FontbitDavid" w:hAnsi="FontbitDavid"/>
          <w:spacing w:val="-2"/>
          <w:sz w:val="32"/>
          <w:rtl/>
        </w:rPr>
        <w:t xml:space="preserve"> וכי כל הבית בשר</w:t>
      </w:r>
      <w:r>
        <w:rPr>
          <w:rFonts w:ascii="FontbitDavid" w:hAnsi="FontbitDavid" w:hint="cs"/>
          <w:spacing w:val="-2"/>
          <w:sz w:val="32"/>
          <w:rtl/>
        </w:rPr>
        <w:t>י</w:t>
      </w:r>
      <w:r w:rsidRPr="005C5E95">
        <w:rPr>
          <w:rFonts w:ascii="FontbitDavid" w:hAnsi="FontbitDavid"/>
          <w:spacing w:val="-2"/>
          <w:sz w:val="32"/>
          <w:rtl/>
        </w:rPr>
        <w:t xml:space="preserve">פה? </w:t>
      </w:r>
      <w:r w:rsidR="007E00F8">
        <w:rPr>
          <w:rFonts w:ascii="FontbitDavid" w:hAnsi="FontbitDavid"/>
          <w:spacing w:val="-2"/>
          <w:sz w:val="32"/>
          <w:rtl/>
        </w:rPr>
        <w:tab/>
      </w:r>
      <w:r w:rsidR="007E00F8">
        <w:rPr>
          <w:rFonts w:ascii="FontbitDavid" w:hAnsi="FontbitDavid"/>
          <w:spacing w:val="-2"/>
          <w:sz w:val="32"/>
          <w:rtl/>
        </w:rPr>
        <w:tab/>
      </w:r>
      <w:r w:rsidRPr="005C5E95">
        <w:rPr>
          <w:rFonts w:ascii="FontbitDavid" w:hAnsi="FontbitDavid" w:hint="cs"/>
          <w:spacing w:val="-2"/>
          <w:sz w:val="32"/>
          <w:rtl/>
        </w:rPr>
        <w:t>אלא</w:t>
      </w:r>
      <w:r w:rsidRPr="005C5E95">
        <w:rPr>
          <w:rFonts w:ascii="FontbitDavid" w:hAnsi="FontbitDavid"/>
          <w:spacing w:val="-2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לאיסור</w:t>
      </w:r>
      <w:r w:rsidRPr="005C5E95">
        <w:rPr>
          <w:rFonts w:ascii="FontbitDavid" w:hAnsi="FontbitDavid"/>
          <w:spacing w:val="-2"/>
          <w:sz w:val="32"/>
          <w:rtl/>
        </w:rPr>
        <w:t>.</w:t>
      </w:r>
    </w:p>
    <w:p w14:paraId="4C0E3C02" w14:textId="609FDEED" w:rsidR="00257F2A" w:rsidRPr="00E139FF" w:rsidRDefault="00257F2A" w:rsidP="00257F2A">
      <w:pPr>
        <w:rPr>
          <w:rStyle w:val="affff5"/>
          <w:rtl/>
        </w:rPr>
      </w:pPr>
      <w:r w:rsidRPr="00E139FF">
        <w:rPr>
          <w:rStyle w:val="affff5"/>
          <w:rFonts w:hint="cs"/>
          <w:rtl/>
        </w:rPr>
        <w:t>משמואל</w:t>
      </w:r>
      <w:r w:rsidRPr="00E139FF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אין הלכה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E139FF">
        <w:rPr>
          <w:rStyle w:val="affff5"/>
          <w:rtl/>
        </w:rPr>
        <w:t>כר</w:t>
      </w:r>
      <w:r>
        <w:rPr>
          <w:rStyle w:val="affff5"/>
          <w:rFonts w:hint="cs"/>
          <w:rtl/>
        </w:rPr>
        <w:t>"</w:t>
      </w:r>
      <w:r w:rsidRPr="00E139FF">
        <w:rPr>
          <w:rStyle w:val="affff5"/>
          <w:rtl/>
        </w:rPr>
        <w:t>י.</w:t>
      </w:r>
    </w:p>
    <w:p w14:paraId="5920E9B9" w14:textId="6CE6A50F" w:rsidR="00257F2A" w:rsidRPr="003C3E0D" w:rsidRDefault="00257F2A" w:rsidP="00257F2A">
      <w:pPr>
        <w:rPr>
          <w:rFonts w:ascii="FontbitDavid" w:hAnsi="FontbitDavid"/>
          <w:spacing w:val="-4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מעשה</w:t>
      </w:r>
      <w:r w:rsidRPr="003C3E0D">
        <w:rPr>
          <w:rtl/>
        </w:rPr>
        <w:t xml:space="preserve"> </w:t>
      </w:r>
      <w:r w:rsidRPr="003C3E0D">
        <w:rPr>
          <w:rFonts w:hint="eastAsia"/>
          <w:rtl/>
        </w:rPr>
        <w:t>שבא</w:t>
      </w:r>
      <w:r w:rsidRPr="003C3E0D">
        <w:rPr>
          <w:rtl/>
        </w:rPr>
        <w:t xml:space="preserve"> </w:t>
      </w:r>
      <w:r w:rsidRPr="003C3E0D">
        <w:rPr>
          <w:rFonts w:hint="eastAsia"/>
          <w:rtl/>
        </w:rPr>
        <w:t>על</w:t>
      </w:r>
      <w:r w:rsidRPr="003C3E0D">
        <w:rPr>
          <w:rtl/>
        </w:rPr>
        <w:t xml:space="preserve"> חמ</w:t>
      </w:r>
      <w:r w:rsidRPr="003C3E0D">
        <w:rPr>
          <w:rFonts w:hint="eastAsia"/>
          <w:rtl/>
        </w:rPr>
        <w:t>ותו</w:t>
      </w:r>
      <w:r w:rsidRPr="003F3A85">
        <w:rPr>
          <w:rFonts w:ascii="FontbitDavid" w:hAnsi="FontbitDavid" w:cs="PFT_Frank" w:hint="cs"/>
          <w:b/>
          <w:bCs/>
          <w:spacing w:val="-4"/>
          <w:sz w:val="32"/>
          <w:szCs w:val="14"/>
          <w:rtl/>
        </w:rPr>
        <w:t>,</w:t>
      </w:r>
      <w:r w:rsidRPr="005C5E95">
        <w:rPr>
          <w:rFonts w:ascii="FontbitDavid" w:hAnsi="FontbitDavid"/>
          <w:spacing w:val="-4"/>
          <w:sz w:val="32"/>
          <w:rtl/>
        </w:rPr>
        <w:t xml:space="preserve"> </w:t>
      </w:r>
      <w:r>
        <w:rPr>
          <w:rStyle w:val="affff5"/>
          <w:rFonts w:hint="cs"/>
          <w:spacing w:val="-4"/>
          <w:rtl/>
        </w:rPr>
        <w:t>הלקהו ר"י</w:t>
      </w:r>
      <w:r w:rsidRPr="005C5E95">
        <w:rPr>
          <w:rStyle w:val="affff5"/>
          <w:spacing w:val="-4"/>
          <w:rtl/>
        </w:rPr>
        <w:t>:</w:t>
      </w:r>
      <w:r w:rsidRPr="005C5E95">
        <w:rPr>
          <w:rFonts w:ascii="FontbitDavid" w:hAnsi="FontbitDavid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 xml:space="preserve"> '</w:t>
      </w:r>
      <w:r>
        <w:rPr>
          <w:rStyle w:val="affff5"/>
          <w:rFonts w:hint="cs"/>
          <w:spacing w:val="-4"/>
          <w:rtl/>
        </w:rPr>
        <w:t>אי לאו</w:t>
      </w:r>
      <w:r w:rsidRPr="005C5E95">
        <w:rPr>
          <w:rStyle w:val="affff5"/>
          <w:spacing w:val="-4"/>
          <w:rtl/>
        </w:rPr>
        <w:t xml:space="preserve"> שמואל</w:t>
      </w:r>
      <w:r w:rsidRPr="005C5E95">
        <w:rPr>
          <w:rFonts w:ascii="FontbitDavid" w:hAnsi="FontbitDavid"/>
          <w:spacing w:val="-4"/>
          <w:sz w:val="32"/>
          <w:rtl/>
        </w:rPr>
        <w:t xml:space="preserve"> אסרת</w:t>
      </w:r>
      <w:r w:rsidRPr="005C5E95">
        <w:rPr>
          <w:rFonts w:ascii="FontbitDavid" w:hAnsi="FontbitDavid" w:hint="cs"/>
          <w:spacing w:val="-4"/>
          <w:sz w:val="32"/>
          <w:rtl/>
        </w:rPr>
        <w:t>יך</w:t>
      </w:r>
      <w:r w:rsidRPr="005C5E95">
        <w:rPr>
          <w:rFonts w:ascii="FontbitDavid" w:hAnsi="FontbitDavid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ל</w:t>
      </w:r>
      <w:r w:rsidRPr="005C5E95">
        <w:rPr>
          <w:rFonts w:ascii="FontbitDavid" w:hAnsi="FontbitDavid"/>
          <w:spacing w:val="-4"/>
          <w:sz w:val="32"/>
          <w:rtl/>
        </w:rPr>
        <w:t>ע</w:t>
      </w:r>
      <w:r w:rsidRPr="005C5E95">
        <w:rPr>
          <w:rFonts w:ascii="FontbitDavid" w:hAnsi="FontbitDavid" w:hint="cs"/>
          <w:spacing w:val="-4"/>
          <w:sz w:val="32"/>
          <w:rtl/>
        </w:rPr>
        <w:t>ו</w:t>
      </w:r>
      <w:r w:rsidRPr="005C5E95">
        <w:rPr>
          <w:rFonts w:ascii="FontbitDavid" w:hAnsi="FontbitDavid"/>
          <w:spacing w:val="-4"/>
          <w:sz w:val="32"/>
          <w:rtl/>
        </w:rPr>
        <w:t>לם</w:t>
      </w:r>
      <w:r>
        <w:rPr>
          <w:rFonts w:ascii="FontbitDavid" w:hAnsi="FontbitDavid" w:hint="cs"/>
          <w:spacing w:val="-4"/>
          <w:sz w:val="32"/>
          <w:rtl/>
        </w:rPr>
        <w:t>'</w:t>
      </w:r>
      <w:r w:rsidRPr="005C5E95">
        <w:rPr>
          <w:rFonts w:ascii="FontbitDavid" w:hAnsi="FontbitDavid"/>
          <w:spacing w:val="-4"/>
          <w:sz w:val="32"/>
          <w:rtl/>
        </w:rPr>
        <w:t>.</w:t>
      </w:r>
    </w:p>
    <w:p w14:paraId="192A7997" w14:textId="56A13660" w:rsidR="00A65540" w:rsidRDefault="00A65540" w:rsidP="00615A60">
      <w:pPr>
        <w:pStyle w:val="affff2"/>
        <w:rPr>
          <w:rtl/>
        </w:rPr>
      </w:pPr>
      <w:bookmarkStart w:id="1060" w:name="_Toc119173097"/>
      <w:bookmarkStart w:id="1061" w:name="_Toc119230192"/>
      <w:r>
        <w:rPr>
          <w:rFonts w:hint="cs"/>
          <w:rtl/>
        </w:rPr>
        <w:t>טעמו של ריו"ס ש'באחות אשה' לכו"ע לא פוסל</w:t>
      </w:r>
      <w:bookmarkEnd w:id="1060"/>
      <w:bookmarkEnd w:id="1061"/>
    </w:p>
    <w:p w14:paraId="30D4E01D" w14:textId="34D31A70" w:rsidR="00B433C9" w:rsidRPr="00C35A2C" w:rsidRDefault="00A65540" w:rsidP="00A65540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שיכול ק"ו</w:t>
      </w:r>
      <w:r w:rsidRPr="003C3E0D">
        <w:rPr>
          <w:rStyle w:val="affff5"/>
          <w:rtl/>
        </w:rPr>
        <w:t>: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בא על איסור קל - נאסר האוסר,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כ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ש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איסור חמור</w:t>
      </w:r>
      <w:r>
        <w:rPr>
          <w:rFonts w:ascii="FontbitDavid" w:hAnsi="FontbitDavid" w:hint="cs"/>
          <w:sz w:val="32"/>
          <w:rtl/>
        </w:rPr>
        <w:t>!</w:t>
      </w:r>
    </w:p>
    <w:p w14:paraId="0E2A5B0D" w14:textId="776CE67B" w:rsidR="00B433C9" w:rsidRDefault="00A65540" w:rsidP="003C3E0D">
      <w:pPr>
        <w:pStyle w:val="affff7"/>
        <w:rPr>
          <w:sz w:val="32"/>
          <w:rtl/>
        </w:rPr>
      </w:pPr>
      <w:r>
        <w:rPr>
          <w:rStyle w:val="affff5"/>
          <w:rFonts w:hint="cs"/>
          <w:rtl/>
        </w:rPr>
        <w:t>[ק</w:t>
      </w:r>
      <w:r w:rsidRPr="003C3E0D">
        <w:rPr>
          <w:rStyle w:val="affff5"/>
          <w:rFonts w:hint="eastAsia"/>
          <w:rtl/>
        </w:rPr>
        <w:t>מ</w:t>
      </w:r>
      <w:r w:rsidRPr="003C3E0D">
        <w:rPr>
          <w:rStyle w:val="affff5"/>
          <w:rtl/>
        </w:rPr>
        <w:t xml:space="preserve">"ל </w:t>
      </w:r>
      <w:r w:rsidRPr="003C3E0D">
        <w:rPr>
          <w:rStyle w:val="affff5"/>
          <w:rFonts w:hint="eastAsia"/>
          <w:rtl/>
        </w:rPr>
        <w:t>שלא</w:t>
      </w:r>
      <w:r w:rsidRPr="003C3E0D">
        <w:rPr>
          <w:rStyle w:val="affff5"/>
          <w:rtl/>
        </w:rPr>
        <w:t xml:space="preserve">, </w:t>
      </w:r>
      <w:r w:rsidRPr="003C3E0D">
        <w:rPr>
          <w:rStyle w:val="affff5"/>
          <w:rFonts w:hint="eastAsia"/>
          <w:rtl/>
        </w:rPr>
        <w:t>דבשוגג</w:t>
      </w:r>
      <w:r>
        <w:rPr>
          <w:rStyle w:val="affff5"/>
          <w:rFonts w:hint="cs"/>
          <w:rtl/>
        </w:rPr>
        <w:t xml:space="preserve"> ק"ו</w:t>
      </w:r>
      <w:r w:rsidRPr="003C3E0D">
        <w:rPr>
          <w:rStyle w:val="affff5"/>
          <w:rtl/>
        </w:rPr>
        <w:t>:</w:t>
      </w:r>
      <w:r w:rsidR="00B433C9" w:rsidRPr="00C35A2C">
        <w:rPr>
          <w:sz w:val="32"/>
          <w:rtl/>
        </w:rPr>
        <w:t xml:space="preserve"> </w:t>
      </w:r>
      <w:r w:rsidR="00270F31">
        <w:rPr>
          <w:rFonts w:hint="cs"/>
          <w:sz w:val="32"/>
          <w:rtl/>
        </w:rPr>
        <w:t xml:space="preserve">קידש אשה - </w:t>
      </w:r>
      <w:r w:rsidR="00B433C9" w:rsidRPr="00C35A2C">
        <w:rPr>
          <w:sz w:val="32"/>
          <w:rtl/>
        </w:rPr>
        <w:t>הוא אוסרה והיא אסרתו</w:t>
      </w:r>
      <w:r w:rsidR="00270F31">
        <w:rPr>
          <w:rFonts w:hint="cs"/>
          <w:sz w:val="32"/>
          <w:rtl/>
        </w:rPr>
        <w:t xml:space="preserve"> -</w:t>
      </w:r>
    </w:p>
    <w:p w14:paraId="67149881" w14:textId="1A8DE887" w:rsidR="00270F31" w:rsidRDefault="00270F31" w:rsidP="003C3E0D">
      <w:pPr>
        <w:pStyle w:val="affff7"/>
        <w:rPr>
          <w:sz w:val="32"/>
          <w:rtl/>
        </w:rPr>
      </w:pPr>
      <w:r w:rsidRPr="00A07384">
        <w:rPr>
          <w:rFonts w:cs="PFT_Frank" w:hint="eastAsia"/>
          <w:b/>
          <w:bCs/>
          <w:sz w:val="32"/>
          <w:szCs w:val="10"/>
          <w:rtl/>
        </w:rPr>
        <w:t>כש</w:t>
      </w:r>
      <w:r w:rsidR="00B433C9" w:rsidRPr="00A07384">
        <w:rPr>
          <w:rFonts w:cs="PFT_Frank"/>
          <w:b/>
          <w:bCs/>
          <w:sz w:val="32"/>
          <w:szCs w:val="10"/>
          <w:rtl/>
        </w:rPr>
        <w:t>אסרה</w:t>
      </w:r>
      <w:r w:rsidR="00B433C9" w:rsidRPr="00C35A2C">
        <w:rPr>
          <w:sz w:val="32"/>
          <w:rtl/>
        </w:rPr>
        <w:t xml:space="preserve"> </w:t>
      </w:r>
      <w:r>
        <w:rPr>
          <w:rFonts w:hint="cs"/>
          <w:sz w:val="32"/>
          <w:rtl/>
        </w:rPr>
        <w:t>ד</w:t>
      </w:r>
      <w:r w:rsidR="00B433C9" w:rsidRPr="003C3E0D">
        <w:rPr>
          <w:sz w:val="32"/>
          <w:rtl/>
        </w:rPr>
        <w:t>בכל אנשים שבעולם</w:t>
      </w:r>
      <w:r>
        <w:rPr>
          <w:rFonts w:hint="cs"/>
          <w:sz w:val="32"/>
          <w:rtl/>
        </w:rPr>
        <w:t xml:space="preserve"> -</w:t>
      </w:r>
      <w:r w:rsidR="00B433C9" w:rsidRPr="00C35A2C">
        <w:rPr>
          <w:sz w:val="32"/>
          <w:rtl/>
        </w:rPr>
        <w:t xml:space="preserve"> שגגה באסור </w:t>
      </w:r>
      <w:r w:rsidR="007E00F8">
        <w:rPr>
          <w:rFonts w:hint="cs"/>
          <w:sz w:val="32"/>
          <w:rtl/>
        </w:rPr>
        <w:t xml:space="preserve">לה </w:t>
      </w:r>
      <w:r>
        <w:rPr>
          <w:rFonts w:hint="cs"/>
          <w:sz w:val="32"/>
          <w:rtl/>
        </w:rPr>
        <w:t>ל</w:t>
      </w:r>
      <w:r w:rsidR="00B433C9" w:rsidRPr="00C35A2C">
        <w:rPr>
          <w:rFonts w:hint="cs"/>
          <w:sz w:val="32"/>
          <w:rtl/>
        </w:rPr>
        <w:t>א</w:t>
      </w:r>
      <w:r w:rsidR="00B433C9" w:rsidRPr="00C35A2C">
        <w:rPr>
          <w:sz w:val="32"/>
          <w:rtl/>
        </w:rPr>
        <w:t xml:space="preserve"> נאסרת במותר</w:t>
      </w:r>
      <w:r w:rsidR="007E00F8">
        <w:rPr>
          <w:rFonts w:hint="cs"/>
          <w:sz w:val="32"/>
          <w:rtl/>
        </w:rPr>
        <w:t xml:space="preserve"> לה</w:t>
      </w:r>
      <w:r w:rsidR="00B433C9" w:rsidRPr="00C35A2C">
        <w:rPr>
          <w:sz w:val="32"/>
          <w:rtl/>
        </w:rPr>
        <w:t>,</w:t>
      </w:r>
    </w:p>
    <w:p w14:paraId="231DDA9D" w14:textId="11C457E2" w:rsidR="00B433C9" w:rsidRPr="00C35A2C" w:rsidRDefault="00B433C9" w:rsidP="003C3E0D">
      <w:pPr>
        <w:pStyle w:val="affff7"/>
        <w:rPr>
          <w:sz w:val="32"/>
          <w:rtl/>
        </w:rPr>
      </w:pPr>
      <w:r w:rsidRPr="00A07384">
        <w:rPr>
          <w:rFonts w:cs="PFT_Frank" w:hint="eastAsia"/>
          <w:b/>
          <w:bCs/>
          <w:szCs w:val="10"/>
          <w:rtl/>
        </w:rPr>
        <w:t>כ</w:t>
      </w:r>
      <w:r w:rsidRPr="00A07384">
        <w:rPr>
          <w:rFonts w:cs="PFT_Frank"/>
          <w:b/>
          <w:bCs/>
          <w:szCs w:val="10"/>
          <w:rtl/>
        </w:rPr>
        <w:t>"</w:t>
      </w:r>
      <w:r w:rsidRPr="00A07384">
        <w:rPr>
          <w:rFonts w:cs="PFT_Frank" w:hint="eastAsia"/>
          <w:b/>
          <w:bCs/>
          <w:szCs w:val="10"/>
          <w:rtl/>
        </w:rPr>
        <w:t>ש</w:t>
      </w:r>
      <w:r w:rsidRPr="00A07384">
        <w:rPr>
          <w:rFonts w:cs="PFT_Frank"/>
          <w:b/>
          <w:bCs/>
          <w:sz w:val="32"/>
          <w:szCs w:val="10"/>
          <w:rtl/>
        </w:rPr>
        <w:t xml:space="preserve"> </w:t>
      </w:r>
      <w:r w:rsidR="00270F31" w:rsidRPr="00A07384">
        <w:rPr>
          <w:rFonts w:cs="PFT_Frank" w:hint="eastAsia"/>
          <w:b/>
          <w:bCs/>
          <w:sz w:val="32"/>
          <w:szCs w:val="10"/>
          <w:rtl/>
        </w:rPr>
        <w:t>כש</w:t>
      </w:r>
      <w:r w:rsidRPr="00A07384">
        <w:rPr>
          <w:rFonts w:cs="PFT_Frank"/>
          <w:b/>
          <w:bCs/>
          <w:sz w:val="32"/>
          <w:szCs w:val="10"/>
          <w:rtl/>
        </w:rPr>
        <w:t>אסרתו</w:t>
      </w:r>
      <w:r w:rsidRPr="00C35A2C">
        <w:rPr>
          <w:sz w:val="32"/>
          <w:rtl/>
        </w:rPr>
        <w:t xml:space="preserve"> </w:t>
      </w:r>
      <w:r w:rsidR="00270F31" w:rsidRPr="003C3E0D">
        <w:rPr>
          <w:rFonts w:hint="eastAsia"/>
          <w:sz w:val="32"/>
          <w:rtl/>
        </w:rPr>
        <w:t>שרק</w:t>
      </w:r>
      <w:r w:rsidRPr="003C3E0D">
        <w:rPr>
          <w:sz w:val="32"/>
          <w:rtl/>
        </w:rPr>
        <w:t xml:space="preserve"> בקרובותיה</w:t>
      </w:r>
      <w:r w:rsidR="00270F31">
        <w:rPr>
          <w:rFonts w:hint="cs"/>
          <w:sz w:val="32"/>
          <w:rtl/>
        </w:rPr>
        <w:t xml:space="preserve"> -</w:t>
      </w:r>
      <w:r w:rsidRPr="00C35A2C">
        <w:rPr>
          <w:sz w:val="32"/>
          <w:rtl/>
        </w:rPr>
        <w:t xml:space="preserve"> שגג באסור</w:t>
      </w:r>
      <w:r w:rsidR="007E00F8">
        <w:rPr>
          <w:rFonts w:hint="cs"/>
          <w:sz w:val="32"/>
          <w:rtl/>
        </w:rPr>
        <w:t xml:space="preserve"> לו</w:t>
      </w:r>
      <w:r w:rsidRPr="00C35A2C">
        <w:rPr>
          <w:sz w:val="32"/>
          <w:rtl/>
        </w:rPr>
        <w:t xml:space="preserve"> לא נאסר במותר</w:t>
      </w:r>
      <w:r w:rsidR="007E00F8">
        <w:rPr>
          <w:rFonts w:hint="cs"/>
          <w:sz w:val="32"/>
          <w:rtl/>
        </w:rPr>
        <w:t xml:space="preserve"> לו</w:t>
      </w:r>
      <w:r w:rsidR="00A65540">
        <w:rPr>
          <w:rFonts w:hint="cs"/>
          <w:sz w:val="32"/>
          <w:rtl/>
        </w:rPr>
        <w:t>]</w:t>
      </w:r>
      <w:r w:rsidR="00270F31">
        <w:rPr>
          <w:rFonts w:hint="cs"/>
          <w:sz w:val="32"/>
          <w:rtl/>
        </w:rPr>
        <w:t>,</w:t>
      </w:r>
    </w:p>
    <w:p w14:paraId="4B5886F6" w14:textId="6504BA27" w:rsidR="00B433C9" w:rsidRPr="00C35A2C" w:rsidRDefault="00270F31" w:rsidP="007C50EB">
      <w:pPr>
        <w:rPr>
          <w:rFonts w:ascii="FontbitDavid" w:hAnsi="FontbitDavid"/>
          <w:sz w:val="32"/>
          <w:rtl/>
        </w:rPr>
      </w:pPr>
      <w:r w:rsidRPr="003C3E0D">
        <w:rPr>
          <w:rStyle w:val="affff5"/>
          <w:rFonts w:hint="eastAsia"/>
          <w:rtl/>
        </w:rPr>
        <w:t>וב</w:t>
      </w:r>
      <w:r w:rsidR="00B433C9" w:rsidRPr="003C3E0D">
        <w:rPr>
          <w:rStyle w:val="affff5"/>
          <w:rtl/>
        </w:rPr>
        <w:t>מזיד</w:t>
      </w:r>
      <w:r w:rsidRPr="003C3E0D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Style w:val="affff1"/>
          <w:rFonts w:hint="cs"/>
          <w:rtl/>
        </w:rPr>
        <w:t>ד</w:t>
      </w:r>
      <w:r w:rsidR="00B433C9" w:rsidRPr="00270F31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 xml:space="preserve">שכב.. </w:t>
      </w:r>
      <w:r w:rsidR="00B433C9" w:rsidRPr="006B2A7E">
        <w:rPr>
          <w:rStyle w:val="affff1"/>
          <w:rtl/>
        </w:rPr>
        <w:t>אותה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 xml:space="preserve">- </w:t>
      </w:r>
      <w:r w:rsidR="00B433C9" w:rsidRPr="00C35A2C">
        <w:rPr>
          <w:rFonts w:ascii="FontbitDavid" w:hAnsi="FontbitDavid"/>
          <w:sz w:val="32"/>
          <w:rtl/>
        </w:rPr>
        <w:t xml:space="preserve">שכיבתה אוסרתה, </w:t>
      </w:r>
      <w:r w:rsidR="007E00F8">
        <w:rPr>
          <w:rFonts w:ascii="FontbitDavid" w:hAnsi="FontbitDavid"/>
          <w:sz w:val="32"/>
          <w:rtl/>
        </w:rPr>
        <w:tab/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ו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 שכיבת אחותה</w:t>
      </w:r>
      <w:r w:rsidR="00B433C9" w:rsidRPr="00C35A2C">
        <w:rPr>
          <w:rFonts w:ascii="FontbitDavid" w:hAnsi="FontbitDavid"/>
          <w:sz w:val="32"/>
          <w:rtl/>
        </w:rPr>
        <w:t>.</w:t>
      </w:r>
    </w:p>
    <w:p w14:paraId="66F4E041" w14:textId="6F73A4E4" w:rsidR="00B433C9" w:rsidRPr="00C35A2C" w:rsidRDefault="0072735D" w:rsidP="00615A60">
      <w:pPr>
        <w:pStyle w:val="affff2"/>
        <w:rPr>
          <w:rtl/>
        </w:rPr>
      </w:pPr>
      <w:bookmarkStart w:id="1062" w:name="_Toc119173098"/>
      <w:bookmarkStart w:id="1063" w:name="_Toc119230193"/>
      <w:r>
        <w:rPr>
          <w:rFonts w:hint="cs"/>
          <w:rtl/>
        </w:rPr>
        <w:t xml:space="preserve">על </w:t>
      </w:r>
      <w:r w:rsidR="00270F31">
        <w:rPr>
          <w:rFonts w:hint="cs"/>
          <w:rtl/>
        </w:rPr>
        <w:t>מ</w:t>
      </w:r>
      <w:r>
        <w:rPr>
          <w:rFonts w:hint="cs"/>
          <w:rtl/>
        </w:rPr>
        <w:t>י</w:t>
      </w:r>
      <w:r w:rsidR="00270F31">
        <w:rPr>
          <w:rFonts w:hint="cs"/>
          <w:rtl/>
        </w:rPr>
        <w:t xml:space="preserve"> </w:t>
      </w:r>
      <w:r>
        <w:rPr>
          <w:rFonts w:hint="cs"/>
          <w:rtl/>
        </w:rPr>
        <w:t>אמר</w:t>
      </w:r>
      <w:r w:rsidR="00270F31">
        <w:rPr>
          <w:rFonts w:hint="cs"/>
          <w:rtl/>
        </w:rPr>
        <w:t xml:space="preserve"> </w:t>
      </w:r>
      <w:r w:rsidR="00270F31" w:rsidRPr="00270F31">
        <w:rPr>
          <w:rFonts w:hint="cs"/>
          <w:rtl/>
        </w:rPr>
        <w:t xml:space="preserve">ריו"ס </w:t>
      </w:r>
      <w:r w:rsidR="00B433C9" w:rsidRPr="00270F31">
        <w:rPr>
          <w:rFonts w:hint="cs"/>
          <w:rtl/>
        </w:rPr>
        <w:t xml:space="preserve"> </w:t>
      </w:r>
      <w:r w:rsidR="00270F31" w:rsidRPr="00270F31">
        <w:rPr>
          <w:rFonts w:hint="cs"/>
          <w:rtl/>
        </w:rPr>
        <w:t>'</w:t>
      </w:r>
      <w:r>
        <w:rPr>
          <w:rFonts w:hint="cs"/>
          <w:rtl/>
        </w:rPr>
        <w:t xml:space="preserve">בא על </w:t>
      </w:r>
      <w:r w:rsidR="00B433C9" w:rsidRPr="003C3E0D">
        <w:rPr>
          <w:rtl/>
        </w:rPr>
        <w:t>איסור קל</w:t>
      </w:r>
      <w:r>
        <w:rPr>
          <w:rFonts w:hint="cs"/>
          <w:rtl/>
        </w:rPr>
        <w:t xml:space="preserve">' </w:t>
      </w:r>
      <w:r w:rsidRPr="003C3E0D">
        <w:rPr>
          <w:rStyle w:val="affff8"/>
          <w:rFonts w:cs="PFT_Frank"/>
          <w:rtl/>
        </w:rPr>
        <w:t xml:space="preserve">[שנאסר </w:t>
      </w:r>
      <w:r>
        <w:rPr>
          <w:rStyle w:val="affff8"/>
          <w:rFonts w:cs="PFT_Frank" w:hint="cs"/>
          <w:rtl/>
        </w:rPr>
        <w:t xml:space="preserve">בו </w:t>
      </w:r>
      <w:r w:rsidRPr="003C3E0D">
        <w:rPr>
          <w:rStyle w:val="affff8"/>
          <w:rFonts w:cs="PFT_Frank" w:hint="eastAsia"/>
          <w:rtl/>
        </w:rPr>
        <w:t>האוסר</w:t>
      </w:r>
      <w:r w:rsidRPr="003C3E0D">
        <w:rPr>
          <w:rStyle w:val="affff8"/>
          <w:rFonts w:cs="PFT_Frank"/>
          <w:rtl/>
        </w:rPr>
        <w:t>]</w:t>
      </w:r>
      <w:bookmarkEnd w:id="1062"/>
      <w:bookmarkEnd w:id="1063"/>
    </w:p>
    <w:p w14:paraId="5B4C07A3" w14:textId="6FEEA2C8" w:rsidR="00B433C9" w:rsidRPr="00C35A2C" w:rsidRDefault="00B433C9" w:rsidP="007C50EB">
      <w:pPr>
        <w:rPr>
          <w:rtl/>
        </w:rPr>
      </w:pPr>
      <w:r w:rsidRPr="003C3E0D">
        <w:rPr>
          <w:rStyle w:val="affff5"/>
          <w:rFonts w:hint="eastAsia"/>
          <w:rtl/>
        </w:rPr>
        <w:t>לא</w:t>
      </w:r>
      <w:r w:rsidR="0072735D">
        <w:rPr>
          <w:rFonts w:hint="cs"/>
          <w:rtl/>
        </w:rPr>
        <w:t>:</w:t>
      </w:r>
      <w:r w:rsidRPr="00C35A2C">
        <w:rPr>
          <w:rFonts w:hint="cs"/>
          <w:rtl/>
        </w:rPr>
        <w:t xml:space="preserve"> מחזיר גרושתו </w:t>
      </w:r>
      <w:r w:rsidR="0072735D">
        <w:rPr>
          <w:rFonts w:hint="cs"/>
          <w:rtl/>
        </w:rPr>
        <w:t xml:space="preserve">- מה לה </w:t>
      </w:r>
      <w:r w:rsidRPr="00C35A2C">
        <w:rPr>
          <w:rFonts w:hint="cs"/>
          <w:rtl/>
        </w:rPr>
        <w:t>שנטמא הגוף</w:t>
      </w:r>
      <w:r w:rsidR="0072735D">
        <w:rPr>
          <w:rFonts w:hint="cs"/>
          <w:rtl/>
        </w:rPr>
        <w:t>,</w:t>
      </w:r>
      <w:r w:rsidRPr="00C35A2C">
        <w:rPr>
          <w:rFonts w:hint="cs"/>
          <w:rtl/>
        </w:rPr>
        <w:t xml:space="preserve"> ואיסור</w:t>
      </w:r>
      <w:r w:rsidR="0072735D">
        <w:rPr>
          <w:rFonts w:hint="cs"/>
          <w:rtl/>
        </w:rPr>
        <w:t>ו</w:t>
      </w:r>
      <w:r w:rsidRPr="00C35A2C">
        <w:rPr>
          <w:rFonts w:hint="cs"/>
          <w:rtl/>
        </w:rPr>
        <w:t xml:space="preserve"> עולם</w:t>
      </w:r>
      <w:r w:rsidR="0072735D">
        <w:rPr>
          <w:rFonts w:hint="cs"/>
          <w:rtl/>
        </w:rPr>
        <w:t>.</w:t>
      </w:r>
    </w:p>
    <w:p w14:paraId="0ECDD2E2" w14:textId="33DCE75B" w:rsidR="00B433C9" w:rsidRDefault="00B433C9" w:rsidP="00B55EDF">
      <w:pPr>
        <w:rPr>
          <w:rtl/>
        </w:rPr>
      </w:pPr>
      <w:r w:rsidRPr="003C3E0D">
        <w:rPr>
          <w:rStyle w:val="affff5"/>
          <w:rFonts w:hint="eastAsia"/>
          <w:rtl/>
        </w:rPr>
        <w:t>ולא</w:t>
      </w:r>
      <w:r w:rsidR="0072735D">
        <w:rPr>
          <w:rFonts w:hint="cs"/>
          <w:rtl/>
        </w:rPr>
        <w:t>:</w:t>
      </w:r>
      <w:r w:rsidRPr="00C35A2C">
        <w:rPr>
          <w:rFonts w:hint="cs"/>
          <w:rtl/>
        </w:rPr>
        <w:t xml:space="preserve"> יבמה ל</w:t>
      </w:r>
      <w:r w:rsidR="0072735D">
        <w:rPr>
          <w:rFonts w:hint="cs"/>
          <w:rtl/>
        </w:rPr>
        <w:t>שוק -</w:t>
      </w:r>
      <w:r w:rsidRPr="00C35A2C">
        <w:rPr>
          <w:rFonts w:hint="cs"/>
          <w:rtl/>
        </w:rPr>
        <w:t xml:space="preserve"> נטמא גוף</w:t>
      </w:r>
      <w:r w:rsidR="0072735D">
        <w:rPr>
          <w:rFonts w:hint="cs"/>
          <w:rtl/>
        </w:rPr>
        <w:t>,</w:t>
      </w:r>
      <w:r w:rsidRPr="00C35A2C">
        <w:rPr>
          <w:rFonts w:hint="cs"/>
          <w:rtl/>
        </w:rPr>
        <w:t xml:space="preserve"> איסורה ברוב</w:t>
      </w:r>
      <w:r w:rsidR="0072735D">
        <w:rPr>
          <w:rFonts w:hint="cs"/>
          <w:rtl/>
        </w:rPr>
        <w:t>.</w:t>
      </w:r>
    </w:p>
    <w:p w14:paraId="091FD357" w14:textId="6090F1CC" w:rsidR="00B433C9" w:rsidRDefault="00B433C9" w:rsidP="007C50EB">
      <w:pPr>
        <w:rPr>
          <w:rtl/>
        </w:rPr>
      </w:pPr>
      <w:r w:rsidRPr="003C3E0D">
        <w:rPr>
          <w:rStyle w:val="affff5"/>
          <w:rFonts w:hint="eastAsia"/>
          <w:rtl/>
        </w:rPr>
        <w:t>ולא</w:t>
      </w:r>
      <w:r w:rsidR="0072735D">
        <w:rPr>
          <w:rFonts w:hint="cs"/>
          <w:rtl/>
        </w:rPr>
        <w:t>:</w:t>
      </w:r>
      <w:r w:rsidRPr="00C35A2C">
        <w:rPr>
          <w:rFonts w:hint="cs"/>
          <w:rtl/>
        </w:rPr>
        <w:t xml:space="preserve"> יבמה לאחין</w:t>
      </w:r>
      <w:r w:rsidR="0072735D">
        <w:rPr>
          <w:rFonts w:hint="cs"/>
          <w:rtl/>
        </w:rPr>
        <w:t xml:space="preserve"> -</w:t>
      </w:r>
      <w:r w:rsidRPr="00C35A2C">
        <w:rPr>
          <w:rFonts w:hint="cs"/>
          <w:rtl/>
        </w:rPr>
        <w:t xml:space="preserve"> </w:t>
      </w:r>
      <w:r w:rsidR="0072735D">
        <w:rPr>
          <w:rFonts w:hint="cs"/>
          <w:rtl/>
        </w:rPr>
        <w:t>נאסרת על היבם אף</w:t>
      </w:r>
      <w:r w:rsidRPr="00C35A2C">
        <w:rPr>
          <w:rFonts w:hint="cs"/>
          <w:rtl/>
        </w:rPr>
        <w:t xml:space="preserve"> </w:t>
      </w:r>
      <w:r w:rsidR="0072735D">
        <w:rPr>
          <w:rFonts w:hint="cs"/>
          <w:rtl/>
        </w:rPr>
        <w:t>ב</w:t>
      </w:r>
      <w:r w:rsidRPr="00C35A2C">
        <w:rPr>
          <w:rFonts w:hint="cs"/>
          <w:rtl/>
        </w:rPr>
        <w:t>גט או חל</w:t>
      </w:r>
      <w:r w:rsidR="0072735D">
        <w:rPr>
          <w:rFonts w:hint="cs"/>
          <w:rtl/>
        </w:rPr>
        <w:t xml:space="preserve">יצה </w:t>
      </w:r>
      <w:r w:rsidR="0072735D" w:rsidRPr="003C3E0D">
        <w:rPr>
          <w:rStyle w:val="affff8"/>
          <w:rFonts w:hint="eastAsia"/>
          <w:rtl/>
        </w:rPr>
        <w:t>משני</w:t>
      </w:r>
      <w:r w:rsidR="0072735D" w:rsidRPr="003C3E0D">
        <w:rPr>
          <w:rStyle w:val="affff8"/>
          <w:rtl/>
        </w:rPr>
        <w:t>.</w:t>
      </w:r>
    </w:p>
    <w:p w14:paraId="24FB5CAA" w14:textId="6B6D3AA8" w:rsidR="00B433C9" w:rsidRDefault="00B433C9" w:rsidP="007C50EB">
      <w:pPr>
        <w:rPr>
          <w:rtl/>
        </w:rPr>
      </w:pPr>
      <w:r w:rsidRPr="003C3E0D">
        <w:rPr>
          <w:rStyle w:val="affff5"/>
          <w:rFonts w:hint="eastAsia"/>
          <w:rtl/>
        </w:rPr>
        <w:t>ולא</w:t>
      </w:r>
      <w:r w:rsidR="0072735D">
        <w:rPr>
          <w:rFonts w:hint="cs"/>
          <w:rtl/>
        </w:rPr>
        <w:t>:</w:t>
      </w:r>
      <w:r w:rsidRPr="00C35A2C">
        <w:rPr>
          <w:rFonts w:hint="cs"/>
          <w:rtl/>
        </w:rPr>
        <w:t xml:space="preserve"> סוטה לבעל </w:t>
      </w:r>
      <w:r w:rsidR="0072735D">
        <w:rPr>
          <w:rFonts w:hint="cs"/>
          <w:rtl/>
        </w:rPr>
        <w:t xml:space="preserve">- </w:t>
      </w:r>
      <w:r w:rsidR="00AB43C5">
        <w:rPr>
          <w:rFonts w:hint="cs"/>
          <w:rtl/>
        </w:rPr>
        <w:t>אף</w:t>
      </w:r>
      <w:r w:rsidRPr="00C35A2C">
        <w:rPr>
          <w:rFonts w:hint="cs"/>
          <w:rtl/>
        </w:rPr>
        <w:t xml:space="preserve"> נת</w:t>
      </w:r>
      <w:r w:rsidR="0072735D">
        <w:rPr>
          <w:rFonts w:hint="cs"/>
          <w:rtl/>
        </w:rPr>
        <w:t>ן</w:t>
      </w:r>
      <w:r w:rsidRPr="00C35A2C">
        <w:rPr>
          <w:rFonts w:hint="cs"/>
          <w:rtl/>
        </w:rPr>
        <w:t xml:space="preserve"> גט</w:t>
      </w:r>
      <w:r w:rsidR="0072735D">
        <w:rPr>
          <w:rFonts w:hint="cs"/>
          <w:rtl/>
        </w:rPr>
        <w:t>,</w:t>
      </w:r>
      <w:r w:rsidRPr="00C35A2C">
        <w:rPr>
          <w:rFonts w:hint="cs"/>
          <w:rtl/>
        </w:rPr>
        <w:t xml:space="preserve"> </w:t>
      </w:r>
      <w:r w:rsidR="0072735D">
        <w:rPr>
          <w:rFonts w:hint="cs"/>
          <w:rtl/>
        </w:rPr>
        <w:t>או</w:t>
      </w:r>
      <w:r w:rsidRPr="00C35A2C">
        <w:rPr>
          <w:rFonts w:hint="cs"/>
          <w:rtl/>
        </w:rPr>
        <w:t xml:space="preserve"> איני משקה</w:t>
      </w:r>
      <w:r w:rsidR="0072735D">
        <w:rPr>
          <w:rFonts w:hint="cs"/>
          <w:rtl/>
        </w:rPr>
        <w:t>.</w:t>
      </w:r>
    </w:p>
    <w:p w14:paraId="281293F0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צה.</w:t>
      </w:r>
    </w:p>
    <w:p w14:paraId="6BC22D4F" w14:textId="4FE83B86" w:rsidR="00B433C9" w:rsidRPr="00E139FF" w:rsidRDefault="00B433C9" w:rsidP="00B55EDF">
      <w:pPr>
        <w:pStyle w:val="afffc"/>
        <w:ind w:left="0" w:firstLine="0"/>
        <w:rPr>
          <w:rStyle w:val="affff5"/>
          <w:rtl/>
        </w:rPr>
      </w:pPr>
      <w:r w:rsidRPr="00E139FF">
        <w:rPr>
          <w:rStyle w:val="affff5"/>
          <w:rFonts w:hint="cs"/>
          <w:rtl/>
        </w:rPr>
        <w:t>אלא</w:t>
      </w:r>
      <w:r w:rsidR="007A029D">
        <w:rPr>
          <w:rFonts w:hint="cs"/>
          <w:spacing w:val="-4"/>
          <w:rtl/>
        </w:rPr>
        <w:t>:</w:t>
      </w:r>
      <w:r w:rsidRPr="00AC7749">
        <w:rPr>
          <w:rFonts w:hint="cs"/>
          <w:spacing w:val="-4"/>
          <w:rtl/>
        </w:rPr>
        <w:t xml:space="preserve"> </w:t>
      </w:r>
      <w:r w:rsidRPr="00D1637C">
        <w:rPr>
          <w:rFonts w:cs="PFT_Frank" w:hint="eastAsia"/>
          <w:b/>
          <w:bCs/>
          <w:spacing w:val="-4"/>
          <w:szCs w:val="14"/>
          <w:rtl/>
        </w:rPr>
        <w:t>אשת</w:t>
      </w:r>
      <w:r w:rsidRPr="00D1637C">
        <w:rPr>
          <w:rFonts w:cs="PFT_Frank"/>
          <w:b/>
          <w:bCs/>
          <w:spacing w:val="-4"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pacing w:val="-4"/>
          <w:szCs w:val="14"/>
          <w:rtl/>
        </w:rPr>
        <w:t>איש</w:t>
      </w:r>
      <w:r w:rsidR="007A029D">
        <w:rPr>
          <w:rFonts w:hint="cs"/>
          <w:spacing w:val="-4"/>
          <w:rtl/>
        </w:rPr>
        <w:t>,</w:t>
      </w:r>
      <w:r w:rsidRPr="00AC7749">
        <w:rPr>
          <w:rFonts w:hint="cs"/>
          <w:spacing w:val="-4"/>
          <w:rtl/>
        </w:rPr>
        <w:t xml:space="preserve"> </w:t>
      </w:r>
      <w:r w:rsidRPr="003C3E0D">
        <w:rPr>
          <w:rStyle w:val="affff5"/>
          <w:rFonts w:hint="eastAsia"/>
          <w:rtl/>
        </w:rPr>
        <w:t>ו</w:t>
      </w:r>
      <w:r w:rsidR="007A029D" w:rsidRPr="003C3E0D">
        <w:rPr>
          <w:rStyle w:val="affff5"/>
          <w:rtl/>
        </w:rPr>
        <w:t>'</w:t>
      </w:r>
      <w:r w:rsidRPr="003C3E0D">
        <w:rPr>
          <w:rStyle w:val="affff5"/>
          <w:rFonts w:hint="eastAsia"/>
          <w:rtl/>
        </w:rPr>
        <w:t>איסור</w:t>
      </w:r>
      <w:r w:rsidRPr="003C3E0D">
        <w:rPr>
          <w:rStyle w:val="affff5"/>
          <w:rtl/>
        </w:rPr>
        <w:t xml:space="preserve"> </w:t>
      </w:r>
      <w:r w:rsidRPr="003C3E0D">
        <w:rPr>
          <w:rStyle w:val="affff5"/>
          <w:rFonts w:hint="eastAsia"/>
          <w:rtl/>
        </w:rPr>
        <w:t>קל</w:t>
      </w:r>
      <w:r w:rsidR="007A029D" w:rsidRPr="003C3E0D">
        <w:rPr>
          <w:rStyle w:val="affff5"/>
          <w:rtl/>
        </w:rPr>
        <w:t>'</w:t>
      </w:r>
      <w:r w:rsidRPr="003C3E0D">
        <w:rPr>
          <w:rStyle w:val="affff5"/>
          <w:rtl/>
        </w:rPr>
        <w:t xml:space="preserve"> </w:t>
      </w:r>
      <w:r w:rsidR="007E00F8">
        <w:rPr>
          <w:rStyle w:val="affff5"/>
          <w:rFonts w:hint="cs"/>
          <w:rtl/>
        </w:rPr>
        <w:t>היינו:</w:t>
      </w:r>
      <w:r w:rsidR="007A029D">
        <w:rPr>
          <w:rFonts w:hint="cs"/>
          <w:spacing w:val="-4"/>
          <w:rtl/>
        </w:rPr>
        <w:t xml:space="preserve"> </w:t>
      </w:r>
      <w:r w:rsidRPr="00AC7749">
        <w:rPr>
          <w:spacing w:val="-4"/>
          <w:rtl/>
        </w:rPr>
        <w:t>שאי</w:t>
      </w:r>
      <w:r w:rsidR="007A029D">
        <w:rPr>
          <w:rFonts w:hint="cs"/>
          <w:spacing w:val="-4"/>
          <w:rtl/>
        </w:rPr>
        <w:t>נו</w:t>
      </w:r>
      <w:r w:rsidRPr="00AC7749">
        <w:rPr>
          <w:spacing w:val="-4"/>
          <w:rtl/>
        </w:rPr>
        <w:t xml:space="preserve"> אוסרה כל ימיו</w:t>
      </w:r>
      <w:r w:rsidR="007A029D">
        <w:rPr>
          <w:rFonts w:hint="cs"/>
          <w:spacing w:val="-4"/>
          <w:rtl/>
        </w:rPr>
        <w:t>,</w:t>
      </w:r>
      <w:r w:rsidRPr="00AC7749">
        <w:rPr>
          <w:rFonts w:hint="cs"/>
          <w:spacing w:val="-4"/>
          <w:rtl/>
        </w:rPr>
        <w:t xml:space="preserve"> </w:t>
      </w:r>
      <w:r w:rsidR="007E00F8">
        <w:rPr>
          <w:rStyle w:val="affff5"/>
          <w:rtl/>
        </w:rPr>
        <w:tab/>
      </w:r>
      <w:r w:rsidR="007E00F8">
        <w:rPr>
          <w:rStyle w:val="affff5"/>
          <w:rtl/>
        </w:rPr>
        <w:tab/>
      </w:r>
      <w:r w:rsidRPr="00E139FF">
        <w:rPr>
          <w:rStyle w:val="affff5"/>
          <w:rFonts w:hint="cs"/>
          <w:rtl/>
        </w:rPr>
        <w:t>ותנ</w:t>
      </w:r>
      <w:r w:rsidRPr="00E139FF">
        <w:rPr>
          <w:rStyle w:val="affff5"/>
          <w:rtl/>
        </w:rPr>
        <w:t>"</w:t>
      </w:r>
      <w:r w:rsidRPr="00E139FF">
        <w:rPr>
          <w:rStyle w:val="affff5"/>
          <w:rFonts w:hint="cs"/>
          <w:rtl/>
        </w:rPr>
        <w:t>ה</w:t>
      </w:r>
      <w:r w:rsidR="007A029D">
        <w:rPr>
          <w:rStyle w:val="affff5"/>
          <w:rFonts w:hint="cs"/>
          <w:rtl/>
        </w:rPr>
        <w:t>.</w:t>
      </w:r>
    </w:p>
    <w:p w14:paraId="2F3DE811" w14:textId="67D67D13" w:rsidR="00B433C9" w:rsidRPr="00C35A2C" w:rsidRDefault="00B433C9" w:rsidP="007C50EB">
      <w:pPr>
        <w:pStyle w:val="afff4"/>
        <w:rPr>
          <w:rtl/>
        </w:rPr>
      </w:pPr>
      <w:ins w:id="9821" w:author="מספור קטעי משנה" w:date="2026-10-06T10:05:58Z">
        <w:r>
          <w:rPr>
            <w:rStyle w:val="MisparKeta"/>
          </w:rPr>
          <w:t xml:space="preserve">א. </w:t>
        </w:r>
      </w:ins>
      <w:bookmarkStart w:id="1064" w:name="_Toc119173099"/>
      <w:bookmarkStart w:id="1065" w:name="_Toc119230194"/>
      <w:r w:rsidRPr="00C35A2C">
        <w:rPr>
          <w:rtl/>
        </w:rPr>
        <w:t>ריו</w:t>
      </w:r>
      <w:r w:rsidR="00246134">
        <w:rPr>
          <w:rFonts w:hint="cs"/>
          <w:rtl/>
        </w:rPr>
        <w:t>"</w:t>
      </w:r>
      <w:r w:rsidRPr="00C35A2C">
        <w:rPr>
          <w:rtl/>
        </w:rPr>
        <w:t xml:space="preserve">ס אומר: כל שפוסל </w:t>
      </w:r>
      <w:r w:rsidR="00246134">
        <w:rPr>
          <w:rFonts w:hint="cs"/>
          <w:rtl/>
        </w:rPr>
        <w:t>על ידי אחרים - פוסל על ידי עצמו</w:t>
      </w:r>
      <w:r w:rsidRPr="00C35A2C">
        <w:rPr>
          <w:rtl/>
        </w:rPr>
        <w:t>.</w:t>
      </w:r>
      <w:bookmarkEnd w:id="1064"/>
      <w:bookmarkEnd w:id="1065"/>
    </w:p>
    <w:p w14:paraId="3DE1F700" w14:textId="2A3CD88F" w:rsidR="00AD20BA" w:rsidRPr="00AD20BA" w:rsidRDefault="007E00F8" w:rsidP="003C3E0D">
      <w:pPr>
        <w:jc w:val="center"/>
        <w:rPr>
          <w:rtl/>
        </w:rPr>
      </w:pPr>
      <w:r w:rsidRPr="00D1637C">
        <w:rPr>
          <w:rFonts w:cs="PFT_Frank" w:hint="cs"/>
          <w:b/>
          <w:bCs/>
          <w:szCs w:val="14"/>
          <w:rtl/>
        </w:rPr>
        <w:t>כש</w:t>
      </w:r>
      <w:r w:rsidR="00AD20BA" w:rsidRPr="003C3E0D">
        <w:rPr>
          <w:rFonts w:hint="eastAsia"/>
          <w:b/>
          <w:rtl/>
        </w:rPr>
        <w:t>הלכו</w:t>
      </w:r>
      <w:r w:rsidR="00AD20BA" w:rsidRPr="003C3E0D">
        <w:rPr>
          <w:b/>
          <w:rtl/>
        </w:rPr>
        <w:t xml:space="preserve"> </w:t>
      </w:r>
      <w:r w:rsidR="00AD20BA" w:rsidRPr="003C3E0D">
        <w:rPr>
          <w:rFonts w:hint="eastAsia"/>
          <w:b/>
          <w:rtl/>
        </w:rPr>
        <w:t>אשתו</w:t>
      </w:r>
      <w:r w:rsidR="00AD20BA" w:rsidRPr="003C3E0D">
        <w:rPr>
          <w:b/>
          <w:rtl/>
        </w:rPr>
        <w:t xml:space="preserve"> </w:t>
      </w:r>
      <w:r w:rsidR="00AD20BA" w:rsidRPr="003C3E0D">
        <w:rPr>
          <w:rFonts w:hint="eastAsia"/>
          <w:b/>
          <w:rtl/>
        </w:rPr>
        <w:t>וגיסו</w:t>
      </w:r>
      <w:r w:rsidR="00AD20BA" w:rsidRPr="003C3E0D">
        <w:rPr>
          <w:b/>
          <w:rtl/>
        </w:rPr>
        <w:t xml:space="preserve"> </w:t>
      </w:r>
      <w:r w:rsidR="00AD20BA" w:rsidRPr="003C3E0D">
        <w:rPr>
          <w:rFonts w:hint="eastAsia"/>
          <w:b/>
          <w:rtl/>
        </w:rPr>
        <w:t>למדה</w:t>
      </w:r>
      <w:r w:rsidR="00AD20BA" w:rsidRPr="003C3E0D">
        <w:rPr>
          <w:b/>
          <w:rtl/>
        </w:rPr>
        <w:t>"י</w:t>
      </w:r>
      <w:r w:rsidR="00AD20BA">
        <w:rPr>
          <w:rFonts w:hint="cs"/>
          <w:rtl/>
        </w:rPr>
        <w:t xml:space="preserve"> -</w:t>
      </w:r>
      <w:r w:rsidR="00AD20BA" w:rsidRPr="003C3E0D">
        <w:rPr>
          <w:rtl/>
        </w:rPr>
        <w:t xml:space="preserve"> </w:t>
      </w:r>
    </w:p>
    <w:p w14:paraId="4A614C9C" w14:textId="56FC667A" w:rsidR="00E139FF" w:rsidRPr="003C3E0D" w:rsidRDefault="00AD20BA" w:rsidP="00AD20BA">
      <w:pPr>
        <w:rPr>
          <w:rtl/>
        </w:rPr>
      </w:pPr>
      <w:r>
        <w:rPr>
          <w:rStyle w:val="affff5"/>
          <w:rFonts w:hint="cs"/>
          <w:rtl/>
        </w:rPr>
        <w:t>א.</w:t>
      </w:r>
      <w:r w:rsidR="00992A6E">
        <w:rPr>
          <w:rStyle w:val="affff5"/>
          <w:rFonts w:hint="cs"/>
          <w:rtl/>
        </w:rPr>
        <w:t xml:space="preserve"> ר' אמי:</w:t>
      </w:r>
      <w:r>
        <w:rPr>
          <w:rStyle w:val="affff5"/>
          <w:rFonts w:hint="cs"/>
          <w:rtl/>
        </w:rPr>
        <w:t xml:space="preserve"> ת</w:t>
      </w:r>
      <w:r w:rsidR="00B433C9" w:rsidRPr="00AD20BA">
        <w:rPr>
          <w:rStyle w:val="affff5"/>
          <w:rtl/>
        </w:rPr>
        <w:t>"ק</w:t>
      </w:r>
      <w:r w:rsidR="00B433C9" w:rsidRPr="003C3E0D">
        <w:rPr>
          <w:rtl/>
        </w:rPr>
        <w:t xml:space="preserve">: </w:t>
      </w:r>
      <w:r w:rsidRPr="003C3E0D">
        <w:rPr>
          <w:rFonts w:hint="eastAsia"/>
          <w:rtl/>
        </w:rPr>
        <w:t>בין</w:t>
      </w:r>
      <w:r w:rsidRPr="003C3E0D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ב</w:t>
      </w:r>
      <w:r w:rsidR="00B433C9" w:rsidRPr="00D1637C">
        <w:rPr>
          <w:rFonts w:cs="PFT_Frank"/>
          <w:b/>
          <w:bCs/>
          <w:szCs w:val="14"/>
          <w:rtl/>
        </w:rPr>
        <w:t>עדים</w:t>
      </w:r>
      <w:r w:rsidR="00B433C9" w:rsidRPr="003C3E0D">
        <w:rPr>
          <w:rtl/>
        </w:rPr>
        <w:t xml:space="preserve"> </w:t>
      </w:r>
      <w:r w:rsidR="00B433C9" w:rsidRPr="003C3E0D">
        <w:rPr>
          <w:rStyle w:val="affff8"/>
          <w:rtl/>
        </w:rPr>
        <w:t>ד</w:t>
      </w:r>
      <w:r>
        <w:rPr>
          <w:rStyle w:val="affff8"/>
          <w:rFonts w:hint="cs"/>
          <w:rtl/>
        </w:rPr>
        <w:t>ל</w:t>
      </w:r>
      <w:r w:rsidR="00B433C9" w:rsidRPr="003C3E0D">
        <w:rPr>
          <w:rStyle w:val="affff8"/>
          <w:rtl/>
        </w:rPr>
        <w:t>גיסו מותרת,</w:t>
      </w:r>
      <w:r w:rsidR="00B433C9" w:rsidRPr="003C3E0D">
        <w:rPr>
          <w:rtl/>
        </w:rPr>
        <w:t xml:space="preserve"> </w:t>
      </w:r>
      <w:r>
        <w:rPr>
          <w:rFonts w:hint="cs"/>
          <w:rtl/>
        </w:rPr>
        <w:t xml:space="preserve">בין </w:t>
      </w:r>
      <w:r w:rsidRPr="00D1637C">
        <w:rPr>
          <w:rFonts w:cs="PFT_Frank" w:hint="cs"/>
          <w:b/>
          <w:bCs/>
          <w:szCs w:val="14"/>
          <w:rtl/>
        </w:rPr>
        <w:t>ב</w:t>
      </w:r>
      <w:r w:rsidR="00B433C9" w:rsidRPr="00D1637C">
        <w:rPr>
          <w:rFonts w:cs="PFT_Frank"/>
          <w:b/>
          <w:bCs/>
          <w:szCs w:val="14"/>
          <w:rtl/>
        </w:rPr>
        <w:t>ב</w:t>
      </w:r>
      <w:r w:rsidRPr="00D1637C">
        <w:rPr>
          <w:rFonts w:cs="PFT_Frank" w:hint="cs"/>
          <w:b/>
          <w:bCs/>
          <w:szCs w:val="14"/>
          <w:rtl/>
        </w:rPr>
        <w:t>"</w:t>
      </w:r>
      <w:r w:rsidR="00B433C9" w:rsidRPr="00D1637C">
        <w:rPr>
          <w:rFonts w:cs="PFT_Frank"/>
          <w:b/>
          <w:bCs/>
          <w:szCs w:val="14"/>
          <w:rtl/>
        </w:rPr>
        <w:t>ד</w:t>
      </w:r>
      <w:r w:rsidR="00B433C9" w:rsidRPr="003C3E0D">
        <w:rPr>
          <w:rtl/>
        </w:rPr>
        <w:t xml:space="preserve"> </w:t>
      </w:r>
      <w:r w:rsidR="00B433C9" w:rsidRPr="003C3E0D">
        <w:rPr>
          <w:rStyle w:val="affff8"/>
          <w:rtl/>
        </w:rPr>
        <w:t>דאסורה</w:t>
      </w:r>
      <w:r w:rsidR="007E00F8">
        <w:rPr>
          <w:rStyle w:val="affff8"/>
          <w:rFonts w:hint="cs"/>
          <w:rtl/>
        </w:rPr>
        <w:t xml:space="preserve"> - </w:t>
      </w:r>
      <w:r w:rsidR="007E00F8" w:rsidRPr="00A07384">
        <w:rPr>
          <w:rStyle w:val="affff8"/>
          <w:rFonts w:cs="PFT_Frank" w:hint="eastAsia"/>
          <w:b/>
          <w:bCs/>
          <w:szCs w:val="10"/>
          <w:rtl/>
        </w:rPr>
        <w:t>מותרת</w:t>
      </w:r>
      <w:r w:rsidR="007E00F8">
        <w:rPr>
          <w:rFonts w:hint="cs"/>
          <w:rtl/>
        </w:rPr>
        <w:t>.</w:t>
      </w:r>
      <w:r w:rsidR="00B433C9" w:rsidRPr="003C3E0D">
        <w:rPr>
          <w:rtl/>
        </w:rPr>
        <w:t xml:space="preserve"> </w:t>
      </w:r>
    </w:p>
    <w:p w14:paraId="151CFE07" w14:textId="59BB8C48" w:rsidR="00AD20BA" w:rsidRDefault="00B433C9" w:rsidP="00B55EDF">
      <w:pPr>
        <w:rPr>
          <w:rFonts w:ascii="FontbitDavid" w:hAnsi="FontbitDavid"/>
          <w:sz w:val="32"/>
          <w:rtl/>
        </w:rPr>
      </w:pPr>
      <w:r w:rsidRPr="00E139FF">
        <w:rPr>
          <w:rStyle w:val="affff5"/>
          <w:rtl/>
        </w:rPr>
        <w:t>וריו</w:t>
      </w:r>
      <w:r w:rsidR="00AD20BA">
        <w:rPr>
          <w:rStyle w:val="affff5"/>
          <w:rFonts w:hint="cs"/>
          <w:rtl/>
        </w:rPr>
        <w:t>"</w:t>
      </w:r>
      <w:r w:rsidRPr="00E139FF">
        <w:rPr>
          <w:rStyle w:val="affff5"/>
          <w:rtl/>
        </w:rPr>
        <w:t>ס: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89199A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ב</w:t>
      </w:r>
      <w:r w:rsidR="00AD20BA" w:rsidRPr="00D1637C">
        <w:rPr>
          <w:rFonts w:ascii="FontbitDavid" w:hAnsi="FontbitDavid" w:cs="PFT_Frank"/>
          <w:b/>
          <w:bCs/>
          <w:sz w:val="32"/>
          <w:szCs w:val="14"/>
          <w:rtl/>
        </w:rPr>
        <w:t>"</w:t>
      </w:r>
      <w:r w:rsidR="0089199A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ד</w:t>
      </w:r>
      <w:r w:rsidRPr="00C35A2C">
        <w:rPr>
          <w:rFonts w:ascii="FontbitDavid" w:hAnsi="FontbitDavid"/>
          <w:sz w:val="32"/>
          <w:rtl/>
        </w:rPr>
        <w:t xml:space="preserve"> דפוסל על אחרים</w:t>
      </w:r>
      <w:r w:rsidR="009A3A73" w:rsidRPr="003C3E0D">
        <w:rPr>
          <w:rStyle w:val="affff8"/>
          <w:rtl/>
        </w:rPr>
        <w:t xml:space="preserve"> [</w:t>
      </w:r>
      <w:r w:rsidR="009A3A73" w:rsidRPr="003C3E0D">
        <w:rPr>
          <w:rStyle w:val="affff8"/>
          <w:rFonts w:hint="eastAsia"/>
          <w:rtl/>
        </w:rPr>
        <w:t>כאשת</w:t>
      </w:r>
      <w:r w:rsidR="009A3A73" w:rsidRPr="003C3E0D">
        <w:rPr>
          <w:rStyle w:val="affff8"/>
          <w:rtl/>
        </w:rPr>
        <w:t xml:space="preserve"> </w:t>
      </w:r>
      <w:r w:rsidR="009A3A73" w:rsidRPr="003C3E0D">
        <w:rPr>
          <w:rStyle w:val="affff8"/>
          <w:rFonts w:hint="eastAsia"/>
          <w:rtl/>
        </w:rPr>
        <w:t>איש</w:t>
      </w:r>
      <w:r w:rsidR="009A3A73" w:rsidRPr="003C3E0D">
        <w:rPr>
          <w:rStyle w:val="affff8"/>
          <w:rtl/>
        </w:rPr>
        <w:t xml:space="preserve"> </w:t>
      </w:r>
      <w:r w:rsidR="009A3A73" w:rsidRPr="003C3E0D">
        <w:rPr>
          <w:rStyle w:val="affff8"/>
          <w:rFonts w:hint="eastAsia"/>
          <w:rtl/>
        </w:rPr>
        <w:t>בע</w:t>
      </w:r>
      <w:r w:rsidR="009A3A73" w:rsidRPr="003C3E0D">
        <w:rPr>
          <w:rStyle w:val="affff8"/>
          <w:rtl/>
        </w:rPr>
        <w:t>"א]</w:t>
      </w:r>
      <w:r w:rsidRPr="003C3E0D">
        <w:rPr>
          <w:rStyle w:val="affff8"/>
          <w:rtl/>
        </w:rPr>
        <w:t xml:space="preserve"> -</w:t>
      </w:r>
      <w:r w:rsidRPr="00C35A2C">
        <w:rPr>
          <w:rFonts w:ascii="FontbitDavid" w:hAnsi="FontbitDavid"/>
          <w:sz w:val="32"/>
          <w:rtl/>
        </w:rPr>
        <w:t xml:space="preserve"> פוסל על עצמו,</w:t>
      </w:r>
    </w:p>
    <w:p w14:paraId="5D130CC6" w14:textId="4DA4992F" w:rsidR="00B433C9" w:rsidRPr="00C35A2C" w:rsidRDefault="00AD20BA" w:rsidP="003C3E0D">
      <w:pPr>
        <w:ind w:left="226" w:firstLine="113"/>
        <w:rPr>
          <w:rFonts w:ascii="FontbitDavid" w:hAnsi="FontbitDavid"/>
          <w:sz w:val="32"/>
          <w:rtl/>
        </w:rPr>
      </w:pPr>
      <w:r w:rsidRPr="00D1637C">
        <w:rPr>
          <w:rFonts w:ascii="FontbitDavid" w:hAnsi="FontbitDavid" w:cs="PFT_Frank" w:hint="cs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עדים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שלא</w:t>
      </w:r>
      <w:r w:rsidR="00B433C9" w:rsidRPr="00C35A2C">
        <w:rPr>
          <w:rFonts w:ascii="FontbitDavid" w:hAnsi="FontbitDavid"/>
          <w:sz w:val="32"/>
          <w:rtl/>
        </w:rPr>
        <w:t xml:space="preserve"> פוסל על אחרים</w:t>
      </w:r>
      <w:r w:rsidR="009A3A73" w:rsidRPr="003C3E0D">
        <w:rPr>
          <w:rStyle w:val="affff8"/>
          <w:rtl/>
        </w:rPr>
        <w:t xml:space="preserve"> [דאנוסה]</w:t>
      </w:r>
      <w:r w:rsidR="00B433C9" w:rsidRPr="003C3E0D">
        <w:rPr>
          <w:rStyle w:val="affff8"/>
          <w:rtl/>
        </w:rPr>
        <w:t xml:space="preserve"> -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ל</w:t>
      </w:r>
      <w:r w:rsidR="00B433C9" w:rsidRPr="00C35A2C">
        <w:rPr>
          <w:rFonts w:ascii="FontbitDavid" w:hAnsi="FontbitDavid"/>
          <w:sz w:val="32"/>
          <w:rtl/>
        </w:rPr>
        <w:t>א פוסל על עצמו.</w:t>
      </w:r>
    </w:p>
    <w:p w14:paraId="7B6575E3" w14:textId="3FCFF028" w:rsidR="009A3A73" w:rsidRDefault="009A3A73" w:rsidP="009A3A73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E139FF">
        <w:rPr>
          <w:rStyle w:val="affff5"/>
          <w:rtl/>
        </w:rPr>
        <w:t>רי</w:t>
      </w:r>
      <w:r w:rsidR="007E00F8">
        <w:rPr>
          <w:rStyle w:val="affff5"/>
          <w:rFonts w:hint="cs"/>
          <w:rtl/>
        </w:rPr>
        <w:t>"</w:t>
      </w:r>
      <w:r w:rsidR="00B433C9" w:rsidRPr="00E139FF">
        <w:rPr>
          <w:rStyle w:val="affff5"/>
          <w:rtl/>
        </w:rPr>
        <w:t>צ נפחא</w:t>
      </w:r>
      <w:r w:rsidR="0089199A">
        <w:rPr>
          <w:rStyle w:val="affff5"/>
          <w:rFonts w:hint="cs"/>
          <w:rtl/>
        </w:rPr>
        <w:t>:</w:t>
      </w:r>
      <w:r w:rsidR="00B433C9" w:rsidRPr="00E139FF">
        <w:rPr>
          <w:rStyle w:val="affff5"/>
          <w:rtl/>
        </w:rPr>
        <w:t xml:space="preserve"> </w:t>
      </w:r>
      <w:r>
        <w:rPr>
          <w:rStyle w:val="affff5"/>
          <w:rFonts w:hint="cs"/>
          <w:b/>
          <w:rtl/>
        </w:rPr>
        <w:t>ל</w:t>
      </w:r>
      <w:r w:rsidR="00B433C9" w:rsidRPr="00E139FF">
        <w:rPr>
          <w:rStyle w:val="affff5"/>
          <w:rtl/>
        </w:rPr>
        <w:t>ת"</w:t>
      </w:r>
      <w:r w:rsidR="00B433C9" w:rsidRPr="00E139FF">
        <w:rPr>
          <w:rStyle w:val="affff5"/>
          <w:rFonts w:hint="cs"/>
          <w:rtl/>
        </w:rPr>
        <w:t>ק</w:t>
      </w:r>
      <w:r w:rsidR="00B433C9" w:rsidRPr="00E139FF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בין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אשתו </w:t>
      </w:r>
      <w:r w:rsidR="00B433C9" w:rsidRPr="00C35A2C">
        <w:rPr>
          <w:rFonts w:ascii="FontbitDavid" w:hAnsi="FontbitDavid"/>
          <w:sz w:val="32"/>
          <w:rtl/>
        </w:rPr>
        <w:t>וגיסו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בין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ארוסתו</w:t>
      </w:r>
      <w:r w:rsidR="00B433C9" w:rsidRPr="00C35A2C">
        <w:rPr>
          <w:rFonts w:ascii="FontbitDavid" w:hAnsi="FontbitDavid"/>
          <w:sz w:val="32"/>
          <w:rtl/>
        </w:rPr>
        <w:t xml:space="preserve"> וגיסו</w:t>
      </w:r>
      <w:r>
        <w:rPr>
          <w:rFonts w:ascii="FontbitDavid" w:hAnsi="FontbitDavid" w:hint="cs"/>
          <w:sz w:val="32"/>
          <w:rtl/>
        </w:rPr>
        <w:t xml:space="preserve"> -</w:t>
      </w:r>
    </w:p>
    <w:p w14:paraId="62C341DF" w14:textId="273D0F1E" w:rsidR="00B433C9" w:rsidRDefault="009A3A73" w:rsidP="003C3E0D">
      <w:pPr>
        <w:jc w:val="left"/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 xml:space="preserve">  </w:t>
      </w:r>
      <w:r w:rsidR="00B433C9" w:rsidRPr="00C35A2C">
        <w:rPr>
          <w:rFonts w:ascii="FontbitDavid" w:hAnsi="FontbitDavid"/>
          <w:sz w:val="32"/>
          <w:rtl/>
        </w:rPr>
        <w:t xml:space="preserve">אשת גיסו </w:t>
      </w:r>
      <w:r w:rsidR="00B433C9">
        <w:rPr>
          <w:rFonts w:ascii="FontbitDavid" w:hAnsi="FontbitDavid"/>
          <w:sz w:val="32"/>
          <w:rtl/>
        </w:rPr>
        <w:t>אסורה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3C3E0D">
        <w:rPr>
          <w:rStyle w:val="affff8"/>
          <w:rtl/>
        </w:rPr>
        <w:t>[</w:t>
      </w:r>
      <w:r>
        <w:rPr>
          <w:rStyle w:val="affff8"/>
          <w:rFonts w:hint="cs"/>
          <w:rtl/>
        </w:rPr>
        <w:t>כ</w:t>
      </w:r>
      <w:r w:rsidRPr="003C3E0D">
        <w:rPr>
          <w:rStyle w:val="affff8"/>
          <w:rFonts w:hint="eastAsia"/>
          <w:rtl/>
        </w:rPr>
        <w:t>אשת</w:t>
      </w:r>
      <w:r w:rsidRPr="003C3E0D">
        <w:rPr>
          <w:rStyle w:val="affff8"/>
          <w:rtl/>
        </w:rPr>
        <w:t xml:space="preserve"> </w:t>
      </w:r>
      <w:r w:rsidRPr="003C3E0D">
        <w:rPr>
          <w:rStyle w:val="affff8"/>
          <w:rFonts w:hint="eastAsia"/>
          <w:rtl/>
        </w:rPr>
        <w:t>איש</w:t>
      </w:r>
      <w:r w:rsidRPr="003C3E0D">
        <w:rPr>
          <w:rStyle w:val="affff8"/>
          <w:rtl/>
        </w:rPr>
        <w:t>]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ואשתו </w:t>
      </w:r>
      <w:r w:rsidR="00B433C9">
        <w:rPr>
          <w:rFonts w:ascii="FontbitDavid" w:hAnsi="FontbitDavid"/>
          <w:sz w:val="32"/>
          <w:rtl/>
        </w:rPr>
        <w:t>מותרת</w:t>
      </w:r>
      <w:r>
        <w:rPr>
          <w:rFonts w:ascii="FontbitDavid" w:hAnsi="FontbitDavid" w:hint="cs"/>
          <w:sz w:val="32"/>
          <w:rtl/>
        </w:rPr>
        <w:t xml:space="preserve"> </w:t>
      </w:r>
      <w:r w:rsidRPr="003C3E0D">
        <w:rPr>
          <w:rStyle w:val="affff8"/>
          <w:rtl/>
        </w:rPr>
        <w:t xml:space="preserve">[שלא </w:t>
      </w:r>
      <w:r w:rsidRPr="003C3E0D">
        <w:rPr>
          <w:rStyle w:val="affff8"/>
          <w:rFonts w:hint="eastAsia"/>
          <w:rtl/>
        </w:rPr>
        <w:t>יאמרו</w:t>
      </w:r>
      <w:r w:rsidRPr="003C3E0D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'</w:t>
      </w:r>
      <w:r w:rsidRPr="003C3E0D">
        <w:rPr>
          <w:rStyle w:val="affff8"/>
          <w:rFonts w:hint="eastAsia"/>
          <w:rtl/>
        </w:rPr>
        <w:t>תנאי</w:t>
      </w:r>
      <w:r>
        <w:rPr>
          <w:rStyle w:val="affff8"/>
          <w:rFonts w:hint="cs"/>
          <w:rtl/>
        </w:rPr>
        <w:t>'</w:t>
      </w:r>
      <w:r w:rsidRPr="003C3E0D">
        <w:rPr>
          <w:rStyle w:val="affff8"/>
          <w:rtl/>
        </w:rPr>
        <w:t>].</w:t>
      </w:r>
    </w:p>
    <w:p w14:paraId="5372D050" w14:textId="4669482B" w:rsidR="009A3A73" w:rsidRDefault="009A3A73" w:rsidP="00B55EDF">
      <w:pPr>
        <w:rPr>
          <w:spacing w:val="-4"/>
          <w:rtl/>
        </w:rPr>
      </w:pPr>
      <w:r>
        <w:rPr>
          <w:rStyle w:val="affff5"/>
          <w:rFonts w:hint="cs"/>
          <w:spacing w:val="-4"/>
          <w:rtl/>
        </w:rPr>
        <w:lastRenderedPageBreak/>
        <w:t>ו</w:t>
      </w:r>
      <w:r w:rsidR="00B433C9" w:rsidRPr="00262A77">
        <w:rPr>
          <w:rStyle w:val="affff5"/>
          <w:spacing w:val="-4"/>
          <w:rtl/>
        </w:rPr>
        <w:t>ריו</w:t>
      </w:r>
      <w:r>
        <w:rPr>
          <w:rStyle w:val="affff5"/>
          <w:rFonts w:hint="cs"/>
          <w:spacing w:val="-4"/>
          <w:rtl/>
        </w:rPr>
        <w:t>"</w:t>
      </w:r>
      <w:r w:rsidR="00B433C9" w:rsidRPr="00262A77">
        <w:rPr>
          <w:rStyle w:val="affff5"/>
          <w:spacing w:val="-4"/>
          <w:rtl/>
        </w:rPr>
        <w:t>ס:</w:t>
      </w:r>
      <w:r w:rsidR="00B433C9" w:rsidRPr="00262A77">
        <w:rPr>
          <w:spacing w:val="-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אשתו</w:t>
      </w:r>
      <w:r w:rsidR="00B433C9" w:rsidRPr="003C3E0D">
        <w:rPr>
          <w:rtl/>
        </w:rPr>
        <w:t xml:space="preserve"> וגיסו</w:t>
      </w:r>
      <w:r>
        <w:rPr>
          <w:rFonts w:hint="cs"/>
          <w:rtl/>
        </w:rPr>
        <w:t xml:space="preserve"> -</w:t>
      </w:r>
      <w:r w:rsidR="00B433C9" w:rsidRPr="00262A77">
        <w:rPr>
          <w:spacing w:val="-4"/>
          <w:rtl/>
        </w:rPr>
        <w:t xml:space="preserve"> </w:t>
      </w:r>
      <w:r>
        <w:rPr>
          <w:rFonts w:hint="cs"/>
          <w:spacing w:val="-4"/>
          <w:rtl/>
        </w:rPr>
        <w:t>לא יאמרו</w:t>
      </w:r>
      <w:r w:rsidR="0089199A" w:rsidRPr="00262A77">
        <w:rPr>
          <w:rFonts w:hint="cs"/>
          <w:spacing w:val="-4"/>
          <w:rtl/>
        </w:rPr>
        <w:t xml:space="preserve"> </w:t>
      </w:r>
      <w:r>
        <w:rPr>
          <w:rFonts w:hint="cs"/>
          <w:spacing w:val="-4"/>
          <w:rtl/>
        </w:rPr>
        <w:t>'</w:t>
      </w:r>
      <w:r w:rsidR="0089199A" w:rsidRPr="00262A77">
        <w:rPr>
          <w:rFonts w:hint="cs"/>
          <w:spacing w:val="-4"/>
          <w:rtl/>
        </w:rPr>
        <w:t>תנאי</w:t>
      </w:r>
      <w:r w:rsidR="00B433C9" w:rsidRPr="00262A77">
        <w:rPr>
          <w:rFonts w:hint="cs"/>
          <w:spacing w:val="-4"/>
          <w:rtl/>
        </w:rPr>
        <w:t xml:space="preserve"> </w:t>
      </w:r>
      <w:r w:rsidR="00B433C9" w:rsidRPr="00262A77">
        <w:rPr>
          <w:spacing w:val="-4"/>
          <w:rtl/>
        </w:rPr>
        <w:t>בנשואין</w:t>
      </w:r>
      <w:r>
        <w:rPr>
          <w:rFonts w:hint="cs"/>
          <w:spacing w:val="-4"/>
          <w:rtl/>
        </w:rPr>
        <w:t>'</w:t>
      </w:r>
      <w:r w:rsidR="00B433C9" w:rsidRPr="00262A77">
        <w:rPr>
          <w:spacing w:val="-4"/>
          <w:rtl/>
        </w:rPr>
        <w:t>,</w:t>
      </w:r>
    </w:p>
    <w:p w14:paraId="77C2FE05" w14:textId="58A0E42E" w:rsidR="00B433C9" w:rsidRPr="00262A77" w:rsidRDefault="009A3A73" w:rsidP="003C3E0D">
      <w:pPr>
        <w:ind w:left="226" w:firstLine="113"/>
        <w:rPr>
          <w:spacing w:val="-4"/>
          <w:rtl/>
        </w:rPr>
      </w:pPr>
      <w:r>
        <w:rPr>
          <w:rFonts w:hint="cs"/>
          <w:spacing w:val="-4"/>
          <w:rtl/>
        </w:rPr>
        <w:t xml:space="preserve">ולכן </w:t>
      </w:r>
      <w:r w:rsidR="00B433C9" w:rsidRPr="00262A77">
        <w:rPr>
          <w:spacing w:val="-4"/>
          <w:rtl/>
        </w:rPr>
        <w:t xml:space="preserve">אינו פוסל </w:t>
      </w:r>
      <w:r w:rsidR="0089199A" w:rsidRPr="00262A77">
        <w:rPr>
          <w:rFonts w:hint="cs"/>
          <w:spacing w:val="-4"/>
          <w:rtl/>
        </w:rPr>
        <w:t>ע</w:t>
      </w:r>
      <w:r>
        <w:rPr>
          <w:rFonts w:hint="cs"/>
          <w:spacing w:val="-4"/>
          <w:rtl/>
        </w:rPr>
        <w:t>ל</w:t>
      </w:r>
      <w:r w:rsidR="0089199A" w:rsidRPr="00262A77">
        <w:rPr>
          <w:spacing w:val="-4"/>
          <w:rtl/>
        </w:rPr>
        <w:t xml:space="preserve"> אחר</w:t>
      </w:r>
      <w:r>
        <w:rPr>
          <w:rFonts w:hint="cs"/>
          <w:spacing w:val="-4"/>
          <w:rtl/>
        </w:rPr>
        <w:t>ים -</w:t>
      </w:r>
      <w:r w:rsidR="0089199A" w:rsidRPr="00262A77">
        <w:rPr>
          <w:spacing w:val="-4"/>
          <w:rtl/>
        </w:rPr>
        <w:t xml:space="preserve"> </w:t>
      </w:r>
      <w:r w:rsidR="00B433C9" w:rsidRPr="00262A77">
        <w:rPr>
          <w:spacing w:val="-4"/>
          <w:rtl/>
        </w:rPr>
        <w:t>אינו פוסל ע</w:t>
      </w:r>
      <w:r>
        <w:rPr>
          <w:rFonts w:hint="cs"/>
          <w:spacing w:val="-4"/>
          <w:rtl/>
        </w:rPr>
        <w:t>ל</w:t>
      </w:r>
      <w:r w:rsidR="00B433C9" w:rsidRPr="00262A77">
        <w:rPr>
          <w:rFonts w:hint="cs"/>
          <w:spacing w:val="-4"/>
          <w:rtl/>
        </w:rPr>
        <w:t xml:space="preserve"> </w:t>
      </w:r>
      <w:r w:rsidR="00B433C9" w:rsidRPr="00262A77">
        <w:rPr>
          <w:spacing w:val="-4"/>
          <w:rtl/>
        </w:rPr>
        <w:t>עצמו,</w:t>
      </w:r>
    </w:p>
    <w:p w14:paraId="5819C7C9" w14:textId="614C2E2C" w:rsidR="009A3A73" w:rsidRDefault="00B433C9" w:rsidP="003C3E0D">
      <w:pPr>
        <w:ind w:left="226" w:firstLine="113"/>
        <w:rPr>
          <w:rtl/>
        </w:rPr>
      </w:pPr>
      <w:r w:rsidRPr="00D1637C">
        <w:rPr>
          <w:rFonts w:cs="PFT_Frank"/>
          <w:b/>
          <w:bCs/>
          <w:szCs w:val="14"/>
          <w:rtl/>
        </w:rPr>
        <w:t>ארוסתו</w:t>
      </w:r>
      <w:r w:rsidRPr="003C3E0D">
        <w:rPr>
          <w:rtl/>
        </w:rPr>
        <w:t xml:space="preserve"> וגיסו</w:t>
      </w:r>
      <w:r w:rsidRPr="00AC7749">
        <w:rPr>
          <w:rtl/>
        </w:rPr>
        <w:t xml:space="preserve"> </w:t>
      </w:r>
      <w:r w:rsidR="009A3A73">
        <w:rPr>
          <w:rFonts w:hint="cs"/>
          <w:rtl/>
        </w:rPr>
        <w:t>- שיאמרו '</w:t>
      </w:r>
      <w:r w:rsidR="0089199A">
        <w:rPr>
          <w:rtl/>
        </w:rPr>
        <w:t>תנא</w:t>
      </w:r>
      <w:r w:rsidR="0089199A">
        <w:rPr>
          <w:rFonts w:hint="cs"/>
          <w:rtl/>
        </w:rPr>
        <w:t xml:space="preserve">י </w:t>
      </w:r>
      <w:r w:rsidRPr="00AC7749">
        <w:rPr>
          <w:rtl/>
        </w:rPr>
        <w:t>בקידושין</w:t>
      </w:r>
      <w:r w:rsidR="009A3A73">
        <w:rPr>
          <w:rFonts w:hint="cs"/>
          <w:rtl/>
        </w:rPr>
        <w:t>'</w:t>
      </w:r>
      <w:r w:rsidRPr="00AC7749">
        <w:rPr>
          <w:rtl/>
        </w:rPr>
        <w:t>,</w:t>
      </w:r>
    </w:p>
    <w:p w14:paraId="0E98093E" w14:textId="6EC6F4C4" w:rsidR="00B433C9" w:rsidRPr="00AC7749" w:rsidRDefault="00B433C9" w:rsidP="003C3E0D">
      <w:pPr>
        <w:rPr>
          <w:rtl/>
        </w:rPr>
      </w:pPr>
      <w:r w:rsidRPr="00AC7749">
        <w:rPr>
          <w:rtl/>
        </w:rPr>
        <w:t xml:space="preserve">ופוסל </w:t>
      </w:r>
      <w:r w:rsidR="0089199A">
        <w:rPr>
          <w:rFonts w:hint="cs"/>
          <w:rtl/>
        </w:rPr>
        <w:t>ע</w:t>
      </w:r>
      <w:r w:rsidR="009A3A73">
        <w:rPr>
          <w:rFonts w:hint="cs"/>
          <w:rtl/>
        </w:rPr>
        <w:t>ל</w:t>
      </w:r>
      <w:r w:rsidRPr="00AC7749">
        <w:rPr>
          <w:rtl/>
        </w:rPr>
        <w:t xml:space="preserve"> אחרים</w:t>
      </w:r>
      <w:r w:rsidR="009A3A73">
        <w:rPr>
          <w:rFonts w:hint="cs"/>
          <w:rtl/>
        </w:rPr>
        <w:t xml:space="preserve"> </w:t>
      </w:r>
      <w:r w:rsidR="009A3A73">
        <w:rPr>
          <w:rStyle w:val="affff8"/>
          <w:rFonts w:hint="cs"/>
          <w:rtl/>
        </w:rPr>
        <w:t>[</w:t>
      </w:r>
      <w:r w:rsidR="009A3A73" w:rsidRPr="003C3E0D">
        <w:rPr>
          <w:rStyle w:val="affff8"/>
          <w:rFonts w:hint="eastAsia"/>
          <w:rtl/>
        </w:rPr>
        <w:t>דמחזיר</w:t>
      </w:r>
      <w:r w:rsidR="009A3A73" w:rsidRPr="003C3E0D">
        <w:rPr>
          <w:rStyle w:val="affff8"/>
          <w:rtl/>
        </w:rPr>
        <w:t xml:space="preserve"> </w:t>
      </w:r>
      <w:r w:rsidR="009A3A73" w:rsidRPr="003C3E0D">
        <w:rPr>
          <w:rStyle w:val="affff8"/>
          <w:rFonts w:hint="eastAsia"/>
          <w:rtl/>
        </w:rPr>
        <w:t>גרושתו</w:t>
      </w:r>
      <w:r w:rsidR="009A3A73">
        <w:rPr>
          <w:rStyle w:val="affff8"/>
          <w:rFonts w:hint="cs"/>
          <w:rtl/>
        </w:rPr>
        <w:t>] -</w:t>
      </w:r>
      <w:r w:rsidRPr="00AC7749">
        <w:rPr>
          <w:rtl/>
        </w:rPr>
        <w:t xml:space="preserve"> פוסל</w:t>
      </w:r>
      <w:r w:rsidR="009A3A73">
        <w:rPr>
          <w:rFonts w:hint="cs"/>
          <w:rtl/>
        </w:rPr>
        <w:t xml:space="preserve"> </w:t>
      </w:r>
      <w:r w:rsidRPr="00AC7749">
        <w:rPr>
          <w:rtl/>
        </w:rPr>
        <w:t>על עצמו</w:t>
      </w:r>
      <w:r w:rsidR="009A3A73">
        <w:rPr>
          <w:rFonts w:hint="cs"/>
          <w:rtl/>
        </w:rPr>
        <w:t xml:space="preserve"> </w:t>
      </w:r>
      <w:r w:rsidR="009A3A73">
        <w:rPr>
          <w:rStyle w:val="affff8"/>
          <w:rFonts w:hint="cs"/>
          <w:rtl/>
        </w:rPr>
        <w:t>[</w:t>
      </w:r>
      <w:r w:rsidR="009A3A73" w:rsidRPr="003C3E0D">
        <w:rPr>
          <w:rStyle w:val="affff8"/>
          <w:rFonts w:hint="eastAsia"/>
          <w:rtl/>
        </w:rPr>
        <w:t>דאחות</w:t>
      </w:r>
      <w:r w:rsidR="009A3A73" w:rsidRPr="003C3E0D">
        <w:rPr>
          <w:rStyle w:val="affff8"/>
          <w:rtl/>
        </w:rPr>
        <w:t xml:space="preserve"> </w:t>
      </w:r>
      <w:r w:rsidR="009A3A73" w:rsidRPr="003C3E0D">
        <w:rPr>
          <w:rStyle w:val="affff8"/>
          <w:rFonts w:hint="eastAsia"/>
          <w:rtl/>
        </w:rPr>
        <w:t>גרושתו</w:t>
      </w:r>
      <w:r w:rsidR="009A3A73">
        <w:rPr>
          <w:rStyle w:val="affff8"/>
          <w:rFonts w:hint="cs"/>
          <w:rtl/>
        </w:rPr>
        <w:t>]</w:t>
      </w:r>
      <w:r w:rsidRPr="003C3E0D">
        <w:rPr>
          <w:rStyle w:val="affff8"/>
          <w:rtl/>
        </w:rPr>
        <w:t>.</w:t>
      </w:r>
    </w:p>
    <w:p w14:paraId="79A75A13" w14:textId="2C0B7D7F" w:rsidR="00B433C9" w:rsidRPr="00E139FF" w:rsidRDefault="007179F8" w:rsidP="00B55EDF">
      <w:pPr>
        <w:rPr>
          <w:rStyle w:val="affff5"/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hint="cs"/>
          <w:rtl/>
        </w:rPr>
        <w:t xml:space="preserve"> </w:t>
      </w:r>
      <w:r w:rsidR="0089199A">
        <w:rPr>
          <w:rStyle w:val="affff5"/>
          <w:rFonts w:hint="cs"/>
          <w:rtl/>
        </w:rPr>
        <w:t>שמואל</w:t>
      </w:r>
      <w:r w:rsidR="00B433C9" w:rsidRPr="00E139FF">
        <w:rPr>
          <w:rStyle w:val="affff5"/>
          <w:rtl/>
        </w:rPr>
        <w:t>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הלכה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E139FF">
        <w:rPr>
          <w:rStyle w:val="affff5"/>
          <w:rtl/>
        </w:rPr>
        <w:t>כריו</w:t>
      </w:r>
      <w:r w:rsidR="00921E91">
        <w:rPr>
          <w:rStyle w:val="affff5"/>
          <w:rFonts w:hint="cs"/>
          <w:rtl/>
        </w:rPr>
        <w:t>"</w:t>
      </w:r>
      <w:r w:rsidR="00B433C9" w:rsidRPr="00E139FF">
        <w:rPr>
          <w:rStyle w:val="affff5"/>
          <w:rtl/>
        </w:rPr>
        <w:t>ס.</w:t>
      </w:r>
    </w:p>
    <w:p w14:paraId="243780D7" w14:textId="362A406F" w:rsidR="00B433C9" w:rsidRDefault="00921E91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ויקשה</w:t>
      </w:r>
      <w:r w:rsidR="00B433C9" w:rsidRPr="00E139FF">
        <w:rPr>
          <w:rStyle w:val="affff5"/>
          <w:rtl/>
        </w:rPr>
        <w:t xml:space="preserve">: </w:t>
      </w:r>
      <w:r w:rsidRPr="003C3E0D">
        <w:rPr>
          <w:rFonts w:hint="eastAsia"/>
          <w:rtl/>
        </w:rPr>
        <w:t>ד</w:t>
      </w:r>
      <w:r w:rsidR="00B433C9" w:rsidRPr="00D1637C">
        <w:rPr>
          <w:rFonts w:cs="PFT_Frank"/>
          <w:b/>
          <w:bCs/>
          <w:szCs w:val="14"/>
          <w:rtl/>
        </w:rPr>
        <w:t>יבמה</w:t>
      </w:r>
      <w:r w:rsidR="00B433C9" w:rsidRPr="003C3E0D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B433C9" w:rsidRPr="00E139FF">
        <w:rPr>
          <w:rStyle w:val="affff5"/>
          <w:rFonts w:hint="cs"/>
          <w:rtl/>
        </w:rPr>
        <w:t>לרב</w:t>
      </w:r>
      <w:r w:rsidR="0089199A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כאשת איש</w:t>
      </w:r>
      <w:r>
        <w:rPr>
          <w:rFonts w:ascii="FontbitDavid" w:hAnsi="FontbitDavid" w:hint="cs"/>
          <w:sz w:val="32"/>
          <w:rtl/>
        </w:rPr>
        <w:t>,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E139FF">
        <w:rPr>
          <w:rStyle w:val="affff5"/>
          <w:rFonts w:hint="cs"/>
          <w:rtl/>
        </w:rPr>
        <w:t>לשמואל</w:t>
      </w:r>
      <w:r w:rsidR="0089199A">
        <w:rPr>
          <w:rStyle w:val="affff5"/>
          <w:rFonts w:hint="cs"/>
          <w:rtl/>
        </w:rPr>
        <w:t>:</w:t>
      </w:r>
      <w:r w:rsidR="00B433C9" w:rsidRPr="00C35A2C">
        <w:rPr>
          <w:rFonts w:ascii="FontbitDavid" w:hAnsi="FontbitDavid" w:hint="cs"/>
          <w:sz w:val="32"/>
          <w:rtl/>
        </w:rPr>
        <w:t xml:space="preserve"> אינה כאשת איש</w:t>
      </w:r>
      <w:r>
        <w:rPr>
          <w:rFonts w:ascii="FontbitDavid" w:hAnsi="FontbitDavid" w:hint="cs"/>
          <w:sz w:val="32"/>
          <w:rtl/>
        </w:rPr>
        <w:t>.</w:t>
      </w:r>
    </w:p>
    <w:p w14:paraId="3993E8A0" w14:textId="0489F627" w:rsidR="00921E91" w:rsidRDefault="00B433C9" w:rsidP="00B55EDF">
      <w:pPr>
        <w:rPr>
          <w:spacing w:val="-2"/>
          <w:rtl/>
        </w:rPr>
      </w:pPr>
      <w:r w:rsidRPr="005C5E95">
        <w:rPr>
          <w:rStyle w:val="affff5"/>
          <w:rtl/>
        </w:rPr>
        <w:t>וא</w:t>
      </w:r>
      <w:r w:rsidRPr="005C5E95">
        <w:rPr>
          <w:rStyle w:val="affff5"/>
          <w:rFonts w:hint="cs"/>
          <w:rtl/>
        </w:rPr>
        <w:t>ר</w:t>
      </w:r>
      <w:r w:rsidRPr="005C5E95">
        <w:rPr>
          <w:rStyle w:val="affff5"/>
          <w:rtl/>
        </w:rPr>
        <w:t>"</w:t>
      </w:r>
      <w:r w:rsidRPr="005C5E95">
        <w:rPr>
          <w:rStyle w:val="affff5"/>
          <w:rFonts w:hint="cs"/>
          <w:rtl/>
        </w:rPr>
        <w:t>ה</w:t>
      </w:r>
      <w:r w:rsidRPr="005C5E95">
        <w:rPr>
          <w:rStyle w:val="affff5"/>
          <w:rtl/>
        </w:rPr>
        <w:t>:</w:t>
      </w:r>
      <w:r w:rsidR="0089199A" w:rsidRPr="005C5E95">
        <w:rPr>
          <w:spacing w:val="-2"/>
          <w:rtl/>
        </w:rPr>
        <w:t xml:space="preserve"> </w:t>
      </w:r>
      <w:r w:rsidR="00921E91" w:rsidRPr="00D1637C">
        <w:rPr>
          <w:rFonts w:cs="PFT_Frank" w:hint="eastAsia"/>
          <w:b/>
          <w:bCs/>
          <w:spacing w:val="-2"/>
          <w:szCs w:val="14"/>
          <w:rtl/>
        </w:rPr>
        <w:t>כ</w:t>
      </w:r>
      <w:r w:rsidR="0089199A" w:rsidRPr="00D1637C">
        <w:rPr>
          <w:rFonts w:cs="PFT_Frank"/>
          <w:b/>
          <w:bCs/>
          <w:spacing w:val="-2"/>
          <w:szCs w:val="14"/>
          <w:rtl/>
        </w:rPr>
        <w:t>שק</w:t>
      </w:r>
      <w:r w:rsidR="00921E91" w:rsidRPr="00D1637C">
        <w:rPr>
          <w:rFonts w:cs="PFT_Frank" w:hint="eastAsia"/>
          <w:b/>
          <w:bCs/>
          <w:spacing w:val="-2"/>
          <w:szCs w:val="14"/>
          <w:rtl/>
        </w:rPr>
        <w:t>י</w:t>
      </w:r>
      <w:r w:rsidR="0089199A" w:rsidRPr="00D1637C">
        <w:rPr>
          <w:rFonts w:cs="PFT_Frank"/>
          <w:b/>
          <w:bCs/>
          <w:spacing w:val="-2"/>
          <w:szCs w:val="14"/>
          <w:rtl/>
        </w:rPr>
        <w:t>דש</w:t>
      </w:r>
      <w:r w:rsidR="0089199A" w:rsidRPr="005C5E95">
        <w:rPr>
          <w:spacing w:val="-2"/>
          <w:rtl/>
        </w:rPr>
        <w:t xml:space="preserve"> אחיו אשה והלך</w:t>
      </w:r>
      <w:r w:rsidRPr="005C5E95">
        <w:rPr>
          <w:spacing w:val="-2"/>
          <w:rtl/>
        </w:rPr>
        <w:t xml:space="preserve"> למדה</w:t>
      </w:r>
      <w:r w:rsidR="00921E91">
        <w:rPr>
          <w:rFonts w:hint="cs"/>
          <w:spacing w:val="-2"/>
          <w:rtl/>
        </w:rPr>
        <w:t>"</w:t>
      </w:r>
      <w:r w:rsidRPr="005C5E95">
        <w:rPr>
          <w:spacing w:val="-2"/>
          <w:rtl/>
        </w:rPr>
        <w:t>י, ושמע שמת אחיו</w:t>
      </w:r>
      <w:r w:rsidR="00921E91">
        <w:rPr>
          <w:rFonts w:hint="cs"/>
          <w:spacing w:val="-2"/>
          <w:rtl/>
        </w:rPr>
        <w:t>,</w:t>
      </w:r>
    </w:p>
    <w:p w14:paraId="139FC8CC" w14:textId="3CF50766" w:rsidR="00B433C9" w:rsidRPr="00C35A2C" w:rsidRDefault="00B433C9" w:rsidP="003C3E0D">
      <w:pPr>
        <w:rPr>
          <w:rFonts w:ascii="FontbitDavid" w:hAnsi="FontbitDavid"/>
          <w:sz w:val="32"/>
          <w:rtl/>
        </w:rPr>
      </w:pPr>
      <w:r w:rsidRPr="005C5E95">
        <w:rPr>
          <w:spacing w:val="-2"/>
          <w:rtl/>
        </w:rPr>
        <w:t>ו</w:t>
      </w:r>
      <w:r w:rsidR="00444304">
        <w:rPr>
          <w:rFonts w:hint="cs"/>
          <w:spacing w:val="-2"/>
          <w:rtl/>
        </w:rPr>
        <w:t>נשאה -</w:t>
      </w:r>
      <w:r w:rsidR="00921E91">
        <w:rPr>
          <w:rStyle w:val="affff5"/>
          <w:rFonts w:hint="cs"/>
          <w:rtl/>
        </w:rPr>
        <w:t xml:space="preserve"> </w:t>
      </w:r>
      <w:r w:rsidRPr="00E139FF">
        <w:rPr>
          <w:rStyle w:val="affff5"/>
          <w:rtl/>
        </w:rPr>
        <w:t>ד</w:t>
      </w:r>
      <w:r w:rsidR="0089199A">
        <w:rPr>
          <w:rStyle w:val="affff5"/>
          <w:rFonts w:hint="cs"/>
          <w:rtl/>
        </w:rPr>
        <w:t>ל</w:t>
      </w:r>
      <w:r w:rsidRPr="00E139FF">
        <w:rPr>
          <w:rStyle w:val="affff5"/>
          <w:rtl/>
        </w:rPr>
        <w:t>רב</w:t>
      </w:r>
      <w:r w:rsidRPr="00C35A2C">
        <w:rPr>
          <w:rFonts w:ascii="FontbitDavid" w:hAnsi="FontbitDavid"/>
          <w:sz w:val="32"/>
          <w:rtl/>
        </w:rPr>
        <w:t xml:space="preserve"> אסורה ליבם, </w:t>
      </w:r>
      <w:r w:rsidRPr="00E139FF">
        <w:rPr>
          <w:rStyle w:val="affff5"/>
          <w:rtl/>
        </w:rPr>
        <w:t>ו</w:t>
      </w:r>
      <w:r w:rsidR="0089199A">
        <w:rPr>
          <w:rStyle w:val="affff5"/>
          <w:rFonts w:hint="cs"/>
          <w:rtl/>
        </w:rPr>
        <w:t>ל</w:t>
      </w:r>
      <w:r w:rsidRPr="00E139FF">
        <w:rPr>
          <w:rStyle w:val="affff5"/>
          <w:rtl/>
        </w:rPr>
        <w:t>שמואל:</w:t>
      </w:r>
      <w:r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מותרת</w:t>
      </w:r>
      <w:r w:rsidR="00921E91">
        <w:rPr>
          <w:rFonts w:ascii="FontbitDavid" w:hAnsi="FontbitDavid" w:hint="cs"/>
          <w:sz w:val="32"/>
          <w:rtl/>
        </w:rPr>
        <w:t xml:space="preserve"> לייבם</w:t>
      </w:r>
      <w:r w:rsidR="00921E91" w:rsidRPr="003C3E0D">
        <w:rPr>
          <w:rStyle w:val="affff8"/>
          <w:rtl/>
        </w:rPr>
        <w:t xml:space="preserve"> [דא"א 'תנאי'].</w:t>
      </w:r>
    </w:p>
    <w:p w14:paraId="46D98E6A" w14:textId="6ECF8895" w:rsidR="00921E91" w:rsidRDefault="00921E91" w:rsidP="00921E91">
      <w:pPr>
        <w:rPr>
          <w:rStyle w:val="affff5"/>
          <w:rtl/>
        </w:rPr>
      </w:pPr>
      <w:r>
        <w:rPr>
          <w:rStyle w:val="affff5"/>
          <w:rFonts w:hint="cs"/>
          <w:rtl/>
        </w:rPr>
        <w:t>ומתרץ, א.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E139FF">
        <w:rPr>
          <w:rStyle w:val="affff5"/>
          <w:rtl/>
        </w:rPr>
        <w:t>שמואל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3C3E0D">
        <w:rPr>
          <w:rFonts w:hint="eastAsia"/>
          <w:rtl/>
        </w:rPr>
        <w:t>לא</w:t>
      </w:r>
      <w:r w:rsidRPr="003C3E0D">
        <w:rPr>
          <w:rtl/>
        </w:rPr>
        <w:t xml:space="preserve"> </w:t>
      </w:r>
      <w:r w:rsidRPr="003C3E0D">
        <w:rPr>
          <w:rFonts w:hint="eastAsia"/>
          <w:rtl/>
        </w:rPr>
        <w:t>על</w:t>
      </w:r>
      <w:r w:rsidRPr="003C3E0D">
        <w:rPr>
          <w:rtl/>
        </w:rPr>
        <w:t xml:space="preserve"> </w:t>
      </w:r>
      <w:r>
        <w:rPr>
          <w:rStyle w:val="affff5"/>
          <w:rFonts w:hint="cs"/>
          <w:rtl/>
        </w:rPr>
        <w:t>ר</w:t>
      </w:r>
      <w:r w:rsidR="00B433C9" w:rsidRPr="00E139FF">
        <w:rPr>
          <w:rStyle w:val="affff5"/>
          <w:rtl/>
        </w:rPr>
        <w:t>יו</w:t>
      </w:r>
      <w:r>
        <w:rPr>
          <w:rStyle w:val="affff5"/>
          <w:rFonts w:hint="cs"/>
          <w:rtl/>
        </w:rPr>
        <w:t>"</w:t>
      </w:r>
      <w:r w:rsidR="00B433C9" w:rsidRPr="00E139FF">
        <w:rPr>
          <w:rStyle w:val="affff5"/>
          <w:rtl/>
        </w:rPr>
        <w:t>ס א</w:t>
      </w:r>
      <w:r>
        <w:rPr>
          <w:rStyle w:val="affff5"/>
          <w:rFonts w:hint="cs"/>
          <w:rtl/>
        </w:rPr>
        <w:t xml:space="preserve">ליבא </w:t>
      </w:r>
      <w:r w:rsidR="0089199A">
        <w:rPr>
          <w:rStyle w:val="affff5"/>
          <w:rFonts w:hint="cs"/>
          <w:rtl/>
        </w:rPr>
        <w:t>דרי</w:t>
      </w:r>
      <w:r>
        <w:rPr>
          <w:rStyle w:val="affff5"/>
          <w:rFonts w:hint="cs"/>
          <w:rtl/>
        </w:rPr>
        <w:t>"</w:t>
      </w:r>
      <w:r w:rsidR="0089199A">
        <w:rPr>
          <w:rStyle w:val="affff5"/>
          <w:rFonts w:hint="cs"/>
          <w:rtl/>
        </w:rPr>
        <w:t>צ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Pr="003C3E0D">
        <w:rPr>
          <w:rFonts w:hint="eastAsia"/>
          <w:rtl/>
        </w:rPr>
        <w:t>אלא</w:t>
      </w:r>
      <w:r>
        <w:rPr>
          <w:rStyle w:val="affff5"/>
          <w:rFonts w:hint="cs"/>
          <w:rtl/>
        </w:rPr>
        <w:t xml:space="preserve"> </w:t>
      </w:r>
      <w:r w:rsidR="00B433C9" w:rsidRPr="00E139FF">
        <w:rPr>
          <w:rStyle w:val="affff5"/>
          <w:rtl/>
        </w:rPr>
        <w:t>א</w:t>
      </w:r>
      <w:r>
        <w:rPr>
          <w:rStyle w:val="affff5"/>
          <w:rFonts w:hint="cs"/>
          <w:rtl/>
        </w:rPr>
        <w:t xml:space="preserve">ליבא </w:t>
      </w:r>
      <w:r w:rsidR="00B433C9" w:rsidRPr="00E139FF">
        <w:rPr>
          <w:rStyle w:val="affff5"/>
          <w:rtl/>
        </w:rPr>
        <w:t>דר</w:t>
      </w:r>
      <w:r>
        <w:rPr>
          <w:rStyle w:val="affff5"/>
          <w:rFonts w:hint="cs"/>
          <w:rtl/>
        </w:rPr>
        <w:t>'</w:t>
      </w:r>
      <w:r w:rsidR="00B433C9" w:rsidRPr="00E139FF">
        <w:rPr>
          <w:rStyle w:val="affff5"/>
          <w:rtl/>
        </w:rPr>
        <w:t xml:space="preserve"> אמי</w:t>
      </w:r>
      <w:r>
        <w:rPr>
          <w:rStyle w:val="affff5"/>
          <w:rFonts w:hint="cs"/>
          <w:rtl/>
        </w:rPr>
        <w:t>.</w:t>
      </w:r>
      <w:r w:rsidR="0089199A">
        <w:rPr>
          <w:rFonts w:ascii="FontbitDavid" w:hAnsi="FontbitDavid"/>
          <w:sz w:val="32"/>
          <w:rtl/>
        </w:rPr>
        <w:t xml:space="preserve"> </w:t>
      </w:r>
    </w:p>
    <w:p w14:paraId="7E0A29F5" w14:textId="6FA9A92F" w:rsidR="00B433C9" w:rsidRPr="00C35A2C" w:rsidRDefault="00B433C9" w:rsidP="00992A6E">
      <w:pPr>
        <w:rPr>
          <w:rFonts w:ascii="FontbitDavid" w:hAnsi="FontbitDavid"/>
          <w:sz w:val="32"/>
          <w:rtl/>
        </w:rPr>
      </w:pPr>
      <w:r w:rsidRPr="00D238B7">
        <w:rPr>
          <w:rStyle w:val="affff5"/>
          <w:rFonts w:hint="cs"/>
          <w:rtl/>
        </w:rPr>
        <w:t>ב.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992A6E">
        <w:rPr>
          <w:rStyle w:val="affff5"/>
          <w:rFonts w:hint="cs"/>
          <w:rtl/>
        </w:rPr>
        <w:t>כ</w:t>
      </w:r>
      <w:r w:rsidRPr="00776091">
        <w:rPr>
          <w:rStyle w:val="affff5"/>
          <w:rtl/>
        </w:rPr>
        <w:t>ר</w:t>
      </w:r>
      <w:r w:rsidR="00992A6E">
        <w:rPr>
          <w:rStyle w:val="affff5"/>
          <w:rFonts w:hint="cs"/>
          <w:rtl/>
        </w:rPr>
        <w:t>י"</w:t>
      </w:r>
      <w:r w:rsidRPr="00776091">
        <w:rPr>
          <w:rStyle w:val="affff5"/>
          <w:rtl/>
        </w:rPr>
        <w:t>צ</w:t>
      </w:r>
      <w:r w:rsidRPr="00C35A2C">
        <w:rPr>
          <w:rFonts w:ascii="FontbitDavid" w:hAnsi="FontbitDavid"/>
          <w:sz w:val="32"/>
          <w:rtl/>
        </w:rPr>
        <w:t xml:space="preserve"> </w:t>
      </w:r>
      <w:r w:rsidR="00992A6E">
        <w:rPr>
          <w:rFonts w:ascii="FontbitDavid" w:hAnsi="FontbitDavid" w:hint="cs"/>
          <w:sz w:val="32"/>
          <w:rtl/>
        </w:rPr>
        <w:t>ולא על</w:t>
      </w:r>
      <w:r w:rsidRPr="00C35A2C">
        <w:rPr>
          <w:rFonts w:ascii="FontbitDavid" w:hAnsi="FontbitDavid"/>
          <w:sz w:val="32"/>
          <w:rtl/>
        </w:rPr>
        <w:t xml:space="preserve"> </w:t>
      </w:r>
      <w:r w:rsidR="00992A6E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פוסל</w:t>
      </w:r>
      <w:r w:rsidR="00992A6E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</w:t>
      </w:r>
      <w:r w:rsidR="00992A6E">
        <w:rPr>
          <w:rFonts w:ascii="FontbitDavid" w:hAnsi="FontbitDavid" w:hint="cs"/>
          <w:sz w:val="32"/>
          <w:rtl/>
        </w:rPr>
        <w:t>אלא</w:t>
      </w:r>
      <w:r w:rsidRPr="00C35A2C">
        <w:rPr>
          <w:rFonts w:ascii="FontbitDavid" w:hAnsi="FontbitDavid"/>
          <w:sz w:val="32"/>
          <w:rtl/>
        </w:rPr>
        <w:t xml:space="preserve"> </w:t>
      </w:r>
      <w:r w:rsidR="00992A6E">
        <w:rPr>
          <w:rFonts w:ascii="FontbitDavid" w:hAnsi="FontbitDavid" w:hint="cs"/>
          <w:sz w:val="32"/>
          <w:rtl/>
        </w:rPr>
        <w:t>על '</w:t>
      </w:r>
      <w:r w:rsidRPr="00C35A2C">
        <w:rPr>
          <w:rFonts w:ascii="FontbitDavid" w:hAnsi="FontbitDavid"/>
          <w:sz w:val="32"/>
          <w:rtl/>
        </w:rPr>
        <w:t>אינו פוסל</w:t>
      </w:r>
      <w:r w:rsidR="00992A6E">
        <w:rPr>
          <w:rFonts w:ascii="FontbitDavid" w:hAnsi="FontbitDavid" w:hint="cs"/>
          <w:sz w:val="32"/>
          <w:rtl/>
        </w:rPr>
        <w:t>'</w:t>
      </w:r>
      <w:r w:rsidR="001F1D5A">
        <w:rPr>
          <w:rFonts w:ascii="FontbitDavid" w:hAnsi="FontbitDavid" w:hint="cs"/>
          <w:sz w:val="32"/>
          <w:rtl/>
        </w:rPr>
        <w:t xml:space="preserve"> </w:t>
      </w:r>
      <w:r w:rsidR="001F1D5A" w:rsidRPr="003C3E0D">
        <w:rPr>
          <w:rStyle w:val="affff8"/>
          <w:rtl/>
        </w:rPr>
        <w:t xml:space="preserve">[ואפי' </w:t>
      </w:r>
      <w:r w:rsidR="001F1D5A" w:rsidRPr="00A07384">
        <w:rPr>
          <w:rStyle w:val="affff8"/>
          <w:rFonts w:cs="PFT_Frank" w:hint="eastAsia"/>
          <w:b/>
          <w:bCs/>
          <w:szCs w:val="10"/>
          <w:rtl/>
        </w:rPr>
        <w:t>ב</w:t>
      </w:r>
      <w:r w:rsidR="001F1D5A" w:rsidRPr="00A07384">
        <w:rPr>
          <w:rStyle w:val="affff8"/>
          <w:rFonts w:cs="PFT_Frank" w:hint="cs"/>
          <w:b/>
          <w:bCs/>
          <w:szCs w:val="10"/>
          <w:rtl/>
        </w:rPr>
        <w:t>'</w:t>
      </w:r>
      <w:r w:rsidR="001F1D5A" w:rsidRPr="00A07384">
        <w:rPr>
          <w:rStyle w:val="affff8"/>
          <w:rFonts w:cs="PFT_Frank" w:hint="eastAsia"/>
          <w:b/>
          <w:bCs/>
          <w:szCs w:val="10"/>
          <w:rtl/>
        </w:rPr>
        <w:t>אשתו</w:t>
      </w:r>
      <w:r w:rsidR="001F1D5A" w:rsidRPr="00A07384">
        <w:rPr>
          <w:rStyle w:val="affff8"/>
          <w:rFonts w:cs="PFT_Frank" w:hint="cs"/>
          <w:b/>
          <w:bCs/>
          <w:szCs w:val="10"/>
          <w:rtl/>
        </w:rPr>
        <w:t>'</w:t>
      </w:r>
      <w:r w:rsidR="001F1D5A">
        <w:rPr>
          <w:rStyle w:val="affff8"/>
          <w:rFonts w:hint="cs"/>
          <w:rtl/>
        </w:rPr>
        <w:t xml:space="preserve"> מתיר</w:t>
      </w:r>
      <w:r w:rsidR="001F1D5A" w:rsidRPr="003C3E0D">
        <w:rPr>
          <w:rStyle w:val="affff8"/>
          <w:rtl/>
        </w:rPr>
        <w:t>]</w:t>
      </w:r>
      <w:r w:rsidR="001F1D5A">
        <w:rPr>
          <w:rStyle w:val="affff8"/>
          <w:rFonts w:hint="cs"/>
          <w:rtl/>
        </w:rPr>
        <w:t>.</w:t>
      </w:r>
    </w:p>
    <w:p w14:paraId="66F8A0DA" w14:textId="77777777" w:rsidR="00B433C9" w:rsidRPr="00D238B7" w:rsidRDefault="00B433C9" w:rsidP="008E65FC">
      <w:pPr>
        <w:pStyle w:val="aff7"/>
        <w:framePr w:wrap="around"/>
        <w:rPr>
          <w:rStyle w:val="affff5"/>
          <w:rtl/>
        </w:rPr>
      </w:pPr>
      <w:r w:rsidRPr="00C35A2C">
        <w:rPr>
          <w:rFonts w:hint="cs"/>
          <w:rtl/>
        </w:rPr>
        <w:t>צו.</w:t>
      </w:r>
    </w:p>
    <w:p w14:paraId="6B3FA6FB" w14:textId="7BD7012F" w:rsidR="00B433C9" w:rsidRPr="005C5E95" w:rsidRDefault="00B433C9" w:rsidP="00B55EDF">
      <w:pPr>
        <w:rPr>
          <w:rFonts w:ascii="FontbitDavid" w:hAnsi="FontbitDavid"/>
          <w:spacing w:val="-4"/>
          <w:sz w:val="32"/>
          <w:rtl/>
        </w:rPr>
      </w:pPr>
      <w:r w:rsidRPr="005C5E95">
        <w:rPr>
          <w:rStyle w:val="affff5"/>
          <w:rFonts w:hint="cs"/>
          <w:spacing w:val="-4"/>
          <w:rtl/>
        </w:rPr>
        <w:t>ג.</w:t>
      </w:r>
      <w:r w:rsidRPr="005C5E95">
        <w:rPr>
          <w:rFonts w:ascii="FontbitDavid" w:hAnsi="FontbitDavid" w:hint="cs"/>
          <w:spacing w:val="-4"/>
          <w:sz w:val="32"/>
          <w:rtl/>
        </w:rPr>
        <w:t xml:space="preserve"> </w:t>
      </w:r>
      <w:r w:rsidR="001F1D5A">
        <w:rPr>
          <w:rStyle w:val="affff5"/>
          <w:rFonts w:hint="cs"/>
          <w:spacing w:val="-4"/>
          <w:rtl/>
        </w:rPr>
        <w:t>לא כ</w:t>
      </w:r>
      <w:r w:rsidRPr="005C5E95">
        <w:rPr>
          <w:rStyle w:val="affff5"/>
          <w:rFonts w:hint="cs"/>
          <w:spacing w:val="-4"/>
          <w:rtl/>
        </w:rPr>
        <w:t>ר</w:t>
      </w:r>
      <w:r w:rsidRPr="005C5E95">
        <w:rPr>
          <w:rStyle w:val="affff5"/>
          <w:spacing w:val="-4"/>
          <w:rtl/>
        </w:rPr>
        <w:t>"</w:t>
      </w:r>
      <w:r w:rsidRPr="005C5E95">
        <w:rPr>
          <w:rStyle w:val="affff5"/>
          <w:rFonts w:hint="cs"/>
          <w:spacing w:val="-4"/>
          <w:rtl/>
        </w:rPr>
        <w:t>ה</w:t>
      </w:r>
      <w:r w:rsidRPr="005C5E95">
        <w:rPr>
          <w:rFonts w:ascii="FontbitDavid" w:hAnsi="FontbitDavid"/>
          <w:spacing w:val="-4"/>
          <w:sz w:val="32"/>
          <w:rtl/>
        </w:rPr>
        <w:t>,</w:t>
      </w:r>
      <w:r w:rsidRPr="005C5E95">
        <w:rPr>
          <w:rStyle w:val="affff5"/>
          <w:spacing w:val="-4"/>
          <w:rtl/>
        </w:rPr>
        <w:t xml:space="preserve"> </w:t>
      </w:r>
      <w:r w:rsidR="001F1D5A">
        <w:rPr>
          <w:rStyle w:val="affff5"/>
          <w:rFonts w:hint="cs"/>
          <w:spacing w:val="-4"/>
          <w:rtl/>
        </w:rPr>
        <w:t xml:space="preserve">אלא </w:t>
      </w:r>
      <w:r w:rsidR="0089199A" w:rsidRPr="005C5E95">
        <w:rPr>
          <w:rStyle w:val="affff5"/>
          <w:rFonts w:hint="cs"/>
          <w:spacing w:val="-4"/>
          <w:rtl/>
        </w:rPr>
        <w:t>חלקו ברה</w:t>
      </w:r>
      <w:r w:rsidR="001F1D5A">
        <w:rPr>
          <w:rStyle w:val="affff5"/>
          <w:rFonts w:hint="cs"/>
          <w:spacing w:val="-4"/>
          <w:rtl/>
        </w:rPr>
        <w:t>"</w:t>
      </w:r>
      <w:r w:rsidR="0089199A" w:rsidRPr="005C5E95">
        <w:rPr>
          <w:rStyle w:val="affff5"/>
          <w:rFonts w:hint="cs"/>
          <w:spacing w:val="-4"/>
          <w:rtl/>
        </w:rPr>
        <w:t>מ:</w:t>
      </w:r>
      <w:r w:rsidR="0089199A" w:rsidRPr="005C5E95">
        <w:rPr>
          <w:rFonts w:ascii="FontbitDavid" w:hAnsi="FontbitDavid" w:hint="cs"/>
          <w:spacing w:val="-4"/>
          <w:sz w:val="32"/>
          <w:rtl/>
        </w:rPr>
        <w:t xml:space="preserve"> </w:t>
      </w:r>
      <w:r w:rsidRPr="005C5E95">
        <w:rPr>
          <w:rFonts w:ascii="FontbitDavid" w:hAnsi="FontbitDavid" w:hint="cs"/>
          <w:spacing w:val="-4"/>
          <w:sz w:val="32"/>
          <w:rtl/>
        </w:rPr>
        <w:t>ד</w:t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שומרת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יבם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שזינתה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אסורה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ליבמה</w:t>
      </w:r>
      <w:r w:rsidR="001F1D5A" w:rsidRPr="00D1637C">
        <w:rPr>
          <w:rFonts w:ascii="FontbitDavid" w:hAnsi="FontbitDavid" w:cs="PFT_Frank" w:hint="cs"/>
          <w:b/>
          <w:bCs/>
          <w:spacing w:val="-4"/>
          <w:sz w:val="32"/>
          <w:szCs w:val="14"/>
          <w:rtl/>
        </w:rPr>
        <w:t xml:space="preserve"> -</w:t>
      </w:r>
    </w:p>
    <w:p w14:paraId="03F5D895" w14:textId="6E03C43A" w:rsidR="00B433C9" w:rsidRPr="00D238B7" w:rsidRDefault="00B433C9" w:rsidP="003C3E0D">
      <w:pPr>
        <w:ind w:firstLine="113"/>
        <w:jc w:val="center"/>
        <w:rPr>
          <w:rStyle w:val="affff5"/>
          <w:rtl/>
        </w:rPr>
      </w:pPr>
      <w:r w:rsidRPr="00776091">
        <w:rPr>
          <w:rStyle w:val="affff5"/>
          <w:rtl/>
        </w:rPr>
        <w:t>ד</w:t>
      </w:r>
      <w:r w:rsidR="0089199A">
        <w:rPr>
          <w:rStyle w:val="affff5"/>
          <w:rFonts w:hint="cs"/>
          <w:rtl/>
        </w:rPr>
        <w:t>ל</w:t>
      </w:r>
      <w:r w:rsidR="0089199A">
        <w:rPr>
          <w:rStyle w:val="affff5"/>
          <w:rtl/>
        </w:rPr>
        <w:t>רב</w:t>
      </w:r>
      <w:r w:rsidRPr="00AC7749">
        <w:rPr>
          <w:rtl/>
        </w:rPr>
        <w:t xml:space="preserve"> </w:t>
      </w:r>
      <w:r w:rsidR="001F1D5A">
        <w:rPr>
          <w:rFonts w:hint="cs"/>
          <w:rtl/>
        </w:rPr>
        <w:t>נ</w:t>
      </w:r>
      <w:r w:rsidRPr="00AC7749">
        <w:rPr>
          <w:rtl/>
        </w:rPr>
        <w:t>פסל</w:t>
      </w:r>
      <w:r w:rsidR="001F1D5A">
        <w:rPr>
          <w:rFonts w:hint="cs"/>
          <w:rtl/>
        </w:rPr>
        <w:t>ת</w:t>
      </w:r>
      <w:r w:rsidRPr="00AC7749">
        <w:rPr>
          <w:rtl/>
        </w:rPr>
        <w:t xml:space="preserve"> בזנות, </w:t>
      </w:r>
      <w:r w:rsidRPr="00776091">
        <w:rPr>
          <w:rStyle w:val="affff5"/>
          <w:rtl/>
        </w:rPr>
        <w:t>ו</w:t>
      </w:r>
      <w:r w:rsidR="0089199A">
        <w:rPr>
          <w:rStyle w:val="affff5"/>
          <w:rFonts w:hint="cs"/>
          <w:rtl/>
        </w:rPr>
        <w:t>ל</w:t>
      </w:r>
      <w:r w:rsidRPr="00776091">
        <w:rPr>
          <w:rStyle w:val="affff5"/>
          <w:rtl/>
        </w:rPr>
        <w:t>שמואל</w:t>
      </w:r>
      <w:r w:rsidRPr="00AC7749">
        <w:rPr>
          <w:rtl/>
        </w:rPr>
        <w:t xml:space="preserve"> לא </w:t>
      </w:r>
      <w:r w:rsidRPr="00AC7749">
        <w:rPr>
          <w:rFonts w:hint="cs"/>
          <w:rtl/>
        </w:rPr>
        <w:t>נפסלת</w:t>
      </w:r>
      <w:r w:rsidRPr="00AC7749">
        <w:rPr>
          <w:rtl/>
        </w:rPr>
        <w:t xml:space="preserve"> בזנות</w:t>
      </w:r>
      <w:r w:rsidR="001F1D5A">
        <w:rPr>
          <w:rStyle w:val="affff5"/>
          <w:rFonts w:hint="cs"/>
          <w:rtl/>
        </w:rPr>
        <w:t>.</w:t>
      </w:r>
    </w:p>
    <w:p w14:paraId="6F85A20C" w14:textId="237C9CA6" w:rsidR="00B433C9" w:rsidRDefault="00B433C9" w:rsidP="001F1D5A">
      <w:pPr>
        <w:rPr>
          <w:spacing w:val="-2"/>
          <w:rtl/>
        </w:rPr>
      </w:pPr>
      <w:r w:rsidRPr="00D238B7">
        <w:rPr>
          <w:rStyle w:val="affff5"/>
          <w:rFonts w:hint="cs"/>
          <w:rtl/>
        </w:rPr>
        <w:t>ד.</w:t>
      </w:r>
      <w:r w:rsidRPr="0039104D">
        <w:rPr>
          <w:rFonts w:ascii="FontbitDavid" w:hAnsi="FontbitDavid" w:cs="PFT_Frank" w:hint="cs"/>
          <w:b/>
          <w:bCs/>
          <w:sz w:val="14"/>
          <w:szCs w:val="14"/>
          <w:rtl/>
        </w:rPr>
        <w:t xml:space="preserve"> </w:t>
      </w:r>
      <w:r w:rsidR="0089199A" w:rsidRPr="003C3E0D">
        <w:rPr>
          <w:rStyle w:val="affff5"/>
          <w:rFonts w:hint="eastAsia"/>
          <w:rtl/>
        </w:rPr>
        <w:t>חלקו</w:t>
      </w:r>
      <w:r w:rsidR="001F1D5A">
        <w:rPr>
          <w:rStyle w:val="affff5"/>
          <w:rFonts w:hint="cs"/>
          <w:rtl/>
        </w:rPr>
        <w:t>:</w:t>
      </w:r>
      <w:r w:rsidR="0089199A">
        <w:rPr>
          <w:rFonts w:ascii="FontbitDavid" w:hAnsi="FontbitDavid" w:hint="cs"/>
          <w:sz w:val="32"/>
          <w:rtl/>
        </w:rPr>
        <w:t xml:space="preserve"> </w:t>
      </w:r>
      <w:r w:rsidRPr="00C35A2C">
        <w:rPr>
          <w:rFonts w:ascii="FontbitDavid" w:hAnsi="FontbitDavid"/>
          <w:sz w:val="32"/>
          <w:rtl/>
        </w:rPr>
        <w:t>ב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קדושין תופסין ביבמה</w:t>
      </w:r>
      <w:r w:rsidR="001F1D5A">
        <w:rPr>
          <w:rFonts w:ascii="FontbitDavid" w:hAnsi="FontbitDavid" w:hint="cs"/>
          <w:sz w:val="32"/>
          <w:rtl/>
        </w:rPr>
        <w:t xml:space="preserve"> </w:t>
      </w:r>
      <w:r w:rsidRPr="005C5E95">
        <w:rPr>
          <w:rStyle w:val="affff5"/>
          <w:rtl/>
        </w:rPr>
        <w:t>ד</w:t>
      </w:r>
      <w:r w:rsidRPr="005C5E95">
        <w:rPr>
          <w:rStyle w:val="affff5"/>
          <w:rFonts w:hint="cs"/>
          <w:rtl/>
        </w:rPr>
        <w:t>ל</w:t>
      </w:r>
      <w:r w:rsidRPr="005C5E95">
        <w:rPr>
          <w:rStyle w:val="affff5"/>
          <w:rtl/>
        </w:rPr>
        <w:t>רב</w:t>
      </w:r>
      <w:r w:rsidRPr="005C5E95">
        <w:rPr>
          <w:spacing w:val="-2"/>
          <w:rtl/>
        </w:rPr>
        <w:t xml:space="preserve"> לא תפסי, </w:t>
      </w:r>
      <w:r w:rsidRPr="005C5E95">
        <w:rPr>
          <w:rStyle w:val="affff5"/>
          <w:rtl/>
        </w:rPr>
        <w:t>ו</w:t>
      </w:r>
      <w:r w:rsidRPr="005C5E95">
        <w:rPr>
          <w:rStyle w:val="affff5"/>
          <w:rFonts w:hint="cs"/>
          <w:rtl/>
        </w:rPr>
        <w:t>ל</w:t>
      </w:r>
      <w:r w:rsidRPr="005C5E95">
        <w:rPr>
          <w:rStyle w:val="affff5"/>
          <w:rtl/>
        </w:rPr>
        <w:t>שמואל:</w:t>
      </w:r>
      <w:r w:rsidRPr="005C5E95">
        <w:rPr>
          <w:spacing w:val="-2"/>
          <w:rtl/>
        </w:rPr>
        <w:t xml:space="preserve"> תפסי.</w:t>
      </w:r>
    </w:p>
    <w:p w14:paraId="7F381421" w14:textId="0E56AED6" w:rsidR="001F1D5A" w:rsidRPr="005C5E95" w:rsidRDefault="001F1D5A" w:rsidP="003C3E0D">
      <w:pPr>
        <w:jc w:val="center"/>
        <w:rPr>
          <w:spacing w:val="-2"/>
          <w:rtl/>
        </w:rPr>
      </w:pPr>
    </w:p>
    <w:p w14:paraId="7F9F7899" w14:textId="024C3A5A" w:rsidR="00045F80" w:rsidRDefault="00045F80" w:rsidP="00D96492">
      <w:pPr>
        <w:pStyle w:val="affffb"/>
        <w:rPr>
          <w:rtl/>
        </w:rPr>
      </w:pPr>
      <w:ins w:id="9952" w:author="מספור קטעי משנה" w:date="2026-10-06T06:45:58Z">
        <w:r>
          <w:rPr>
            <w:rStyle w:val="MisparKeta"/>
          </w:rPr>
          <w:t xml:space="preserve">א. </w:t>
        </w:r>
      </w:ins>
      <w:bookmarkStart w:id="1066" w:name="_Toc119173100"/>
      <w:bookmarkStart w:id="1067" w:name="_Toc119230195"/>
      <w:r>
        <w:rPr>
          <w:rFonts w:hint="cs"/>
          <w:rtl/>
        </w:rPr>
        <w:t>'</w:t>
      </w:r>
      <w:r w:rsidR="00B433C9">
        <w:rPr>
          <w:rtl/>
        </w:rPr>
        <w:t>מתה אשתך</w:t>
      </w:r>
      <w:r>
        <w:rPr>
          <w:rFonts w:hint="cs"/>
          <w:rtl/>
        </w:rPr>
        <w:t>'</w:t>
      </w:r>
      <w:r w:rsidR="00B433C9">
        <w:rPr>
          <w:rtl/>
        </w:rPr>
        <w:t xml:space="preserve"> </w:t>
      </w:r>
      <w:r w:rsidR="00B433C9" w:rsidRPr="00C35A2C">
        <w:rPr>
          <w:rtl/>
        </w:rPr>
        <w:t>ונשא אחותה מאביה,</w:t>
      </w:r>
      <w:bookmarkEnd w:id="1066"/>
      <w:bookmarkEnd w:id="1067"/>
    </w:p>
    <w:p>
      <w:pPr>
        <w:pStyle w:val="MishnaBatzad"/>
        <w:rPr>
          <w:ins w:id="20553" w:author="קלוד" w:date="2026-10-06T10:10:48Z"/>
        </w:rPr>
      </w:pPr>
      <w:ins w:id="20552" w:author="קלוד" w:date="2026-10-06T10:10:48Z">
        <w:r>
          <w:t xml:space="preserve">משנה ה</w:t>
        </w:r>
      </w:ins>
    </w:p>
    <w:p w14:paraId="5D46DE25" w14:textId="49436818" w:rsidR="00FD3C57" w:rsidRDefault="00045F80" w:rsidP="00045F80">
      <w:pPr>
        <w:pStyle w:val="affc"/>
        <w:rPr>
          <w:rtl/>
        </w:rPr>
      </w:pPr>
      <w:r>
        <w:rPr>
          <w:rFonts w:hint="cs"/>
          <w:rtl/>
        </w:rPr>
        <w:t>'</w:t>
      </w:r>
      <w:r w:rsidR="00B433C9" w:rsidRPr="00C35A2C">
        <w:rPr>
          <w:rtl/>
        </w:rPr>
        <w:t>מתה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 ונשא אחותה מאמה,</w:t>
      </w:r>
      <w:r>
        <w:rPr>
          <w:rFonts w:hint="cs"/>
          <w:rtl/>
        </w:rPr>
        <w:t xml:space="preserve"> </w:t>
      </w:r>
      <w:r w:rsidR="00FD3C57">
        <w:rPr>
          <w:rtl/>
        </w:rPr>
        <w:tab/>
      </w:r>
      <w:r w:rsidR="00FD3C57">
        <w:rPr>
          <w:rtl/>
        </w:rPr>
        <w:tab/>
      </w:r>
      <w:r w:rsidR="00FD3C57">
        <w:rPr>
          <w:rtl/>
        </w:rPr>
        <w:tab/>
      </w:r>
      <w:r>
        <w:rPr>
          <w:rFonts w:hint="cs"/>
          <w:rtl/>
        </w:rPr>
        <w:t>'</w:t>
      </w:r>
      <w:r w:rsidR="00B433C9">
        <w:rPr>
          <w:rFonts w:hint="cs"/>
          <w:rtl/>
        </w:rPr>
        <w:t>מ</w:t>
      </w:r>
      <w:r w:rsidR="00B433C9" w:rsidRPr="00C35A2C">
        <w:rPr>
          <w:rtl/>
        </w:rPr>
        <w:t>תה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 ונשא אחותה מאביה, </w:t>
      </w:r>
    </w:p>
    <w:p w14:paraId="767437EB" w14:textId="39FD2BA6" w:rsidR="00B433C9" w:rsidRDefault="00045F80" w:rsidP="00045F80">
      <w:pPr>
        <w:pStyle w:val="affc"/>
        <w:rPr>
          <w:rtl/>
        </w:rPr>
      </w:pPr>
      <w:r>
        <w:rPr>
          <w:rFonts w:hint="cs"/>
          <w:rtl/>
        </w:rPr>
        <w:t>'</w:t>
      </w:r>
      <w:r w:rsidR="00B433C9" w:rsidRPr="00C35A2C">
        <w:rPr>
          <w:rtl/>
        </w:rPr>
        <w:t>מתה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 ונשא אחותה מאמה,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</w:t>
      </w:r>
      <w:r w:rsidR="00B433C9" w:rsidRPr="00C35A2C">
        <w:rPr>
          <w:rtl/>
        </w:rPr>
        <w:t>ונמצאו כולן קיימות</w:t>
      </w:r>
      <w:r>
        <w:rPr>
          <w:rFonts w:hint="cs"/>
          <w:rtl/>
        </w:rPr>
        <w:t xml:space="preserve"> -</w:t>
      </w:r>
    </w:p>
    <w:p w14:paraId="63922E00" w14:textId="3569C00B" w:rsidR="00B433C9" w:rsidRDefault="00B433C9" w:rsidP="007C50EB">
      <w:pPr>
        <w:pStyle w:val="affc"/>
        <w:rPr>
          <w:rtl/>
        </w:rPr>
      </w:pPr>
      <w:r w:rsidRPr="00C35A2C">
        <w:rPr>
          <w:rtl/>
        </w:rPr>
        <w:t>מותר בראשונה בשלישית ובחמישית</w:t>
      </w:r>
      <w:r w:rsidR="00045F80">
        <w:rPr>
          <w:rFonts w:hint="cs"/>
          <w:rtl/>
        </w:rPr>
        <w:t>,</w:t>
      </w:r>
      <w:r w:rsidRPr="00C35A2C">
        <w:rPr>
          <w:rtl/>
        </w:rPr>
        <w:t xml:space="preserve"> ופוטרות צרותיהן, </w:t>
      </w:r>
    </w:p>
    <w:p w14:paraId="79FBAB1C" w14:textId="484B9179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>ואסור בשניה וברביעית, ואין ביאת אחת מהן פוטרת צרתה</w:t>
      </w:r>
      <w:r w:rsidR="00045F80">
        <w:rPr>
          <w:rFonts w:hint="cs"/>
          <w:rtl/>
        </w:rPr>
        <w:t>.</w:t>
      </w:r>
    </w:p>
    <w:p w14:paraId="5C901AFE" w14:textId="77C1917E" w:rsidR="00045F80" w:rsidRDefault="00B433C9" w:rsidP="00D96492">
      <w:pPr>
        <w:pStyle w:val="affffb"/>
        <w:rPr>
          <w:rtl/>
        </w:rPr>
      </w:pPr>
      <w:ins w:id="9953" w:author="מספור קטעי משנה" w:date="2026-10-06T06:45:58Z">
        <w:r>
          <w:rPr>
            <w:rStyle w:val="MisparKeta"/>
          </w:rPr>
          <w:t xml:space="preserve">א. </w:t>
        </w:r>
      </w:ins>
      <w:bookmarkStart w:id="1068" w:name="_Toc119173101"/>
      <w:bookmarkStart w:id="1069" w:name="_Toc119230196"/>
      <w:r w:rsidRPr="00C35A2C">
        <w:rPr>
          <w:rtl/>
        </w:rPr>
        <w:t>בא על השניה אחר מיתת ראשונה -</w:t>
      </w:r>
      <w:bookmarkEnd w:id="1068"/>
      <w:bookmarkEnd w:id="1069"/>
    </w:p>
    <w:p>
      <w:pPr>
        <w:pStyle w:val="MishnaBatzad"/>
        <w:rPr>
          <w:ins w:id="20555" w:author="קלוד" w:date="2026-10-06T10:10:48Z"/>
        </w:rPr>
      </w:pPr>
      <w:ins w:id="20554" w:author="קלוד" w:date="2026-10-06T10:10:48Z">
        <w:r>
          <w:t xml:space="preserve">משנה ה</w:t>
        </w:r>
      </w:ins>
    </w:p>
    <w:p w14:paraId="61BC905E" w14:textId="77777777" w:rsidR="00045F80" w:rsidRDefault="00B433C9" w:rsidP="003C3E0D">
      <w:pPr>
        <w:pStyle w:val="affc"/>
        <w:jc w:val="center"/>
        <w:rPr>
          <w:rtl/>
        </w:rPr>
      </w:pPr>
      <w:r w:rsidRPr="00C35A2C">
        <w:rPr>
          <w:rtl/>
        </w:rPr>
        <w:t>מותר בשניה וברביעית</w:t>
      </w:r>
      <w:r w:rsidR="00045F80">
        <w:rPr>
          <w:rFonts w:hint="cs"/>
          <w:rtl/>
        </w:rPr>
        <w:t>,</w:t>
      </w:r>
      <w:r w:rsidRPr="00C35A2C">
        <w:rPr>
          <w:rtl/>
        </w:rPr>
        <w:t xml:space="preserve"> ופוטרות צרותיהן,</w:t>
      </w:r>
    </w:p>
    <w:p w14:paraId="46E04DB4" w14:textId="59F600E2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>ואסור בשלישית ובחמישית, ואין ביאת אחת פוטרת צרתה.</w:t>
      </w:r>
    </w:p>
    <w:p w14:paraId="2611C809" w14:textId="404BE04C" w:rsidR="00B433C9" w:rsidRDefault="00B433C9" w:rsidP="007C50EB">
      <w:pPr>
        <w:pStyle w:val="affc"/>
        <w:rPr>
          <w:rtl/>
        </w:rPr>
      </w:pPr>
      <w:r w:rsidRPr="00C35A2C">
        <w:rPr>
          <w:rtl/>
        </w:rPr>
        <w:t xml:space="preserve">בן </w:t>
      </w:r>
      <w:r w:rsidR="00D626E1">
        <w:rPr>
          <w:rFonts w:hint="cs"/>
          <w:rtl/>
        </w:rPr>
        <w:t>ט'</w:t>
      </w:r>
      <w:r w:rsidRPr="00C35A2C">
        <w:rPr>
          <w:rtl/>
        </w:rPr>
        <w:t xml:space="preserve"> שנים </w:t>
      </w:r>
      <w:r w:rsidR="00D626E1" w:rsidRPr="003C3E0D">
        <w:rPr>
          <w:rStyle w:val="HesberMishna"/>
          <w:rFonts w:hint="eastAsia"/>
          <w:rtl/>
          <w:rPrChange w:id="20155" w:author="קלוד" w:date="2026-10-06T10:10:48Z">
            <w:rPr>
              <w:rStyle w:val="affff8"/>
              <w:rFonts w:hint="eastAsia"/>
              <w:rtl/>
            </w:rPr>
          </w:rPrChange>
        </w:rPr>
        <w:t>ויום</w:t>
      </w:r>
      <w:r w:rsidR="00D626E1" w:rsidRPr="003C3E0D">
        <w:rPr>
          <w:rStyle w:val="HesberMishna"/>
          <w:rtl/>
          <w:rPrChange w:id="20156" w:author="קלוד" w:date="2026-10-06T10:10:48Z">
            <w:rPr>
              <w:rStyle w:val="affff8"/>
              <w:rtl/>
            </w:rPr>
          </w:rPrChange>
        </w:rPr>
        <w:t xml:space="preserve"> </w:t>
      </w:r>
      <w:r w:rsidR="00D626E1" w:rsidRPr="003C3E0D">
        <w:rPr>
          <w:rStyle w:val="HesberMishna"/>
          <w:rFonts w:hint="eastAsia"/>
          <w:rtl/>
          <w:rPrChange w:id="20157" w:author="קלוד" w:date="2026-10-06T10:10:48Z">
            <w:rPr>
              <w:rStyle w:val="affff8"/>
              <w:rFonts w:hint="eastAsia"/>
              <w:rtl/>
            </w:rPr>
          </w:rPrChange>
        </w:rPr>
        <w:t>א</w:t>
      </w:r>
      <w:r w:rsidR="00D626E1" w:rsidRPr="003C3E0D">
        <w:rPr>
          <w:rStyle w:val="HesberMishna"/>
          <w:rtl/>
          <w:rPrChange w:id="20158" w:author="קלוד" w:date="2026-10-06T10:10:48Z">
            <w:rPr>
              <w:rStyle w:val="affff8"/>
              <w:rtl/>
            </w:rPr>
          </w:rPrChange>
        </w:rPr>
        <w:t>'</w:t>
      </w:r>
      <w:r w:rsidRPr="003C3E0D">
        <w:rPr>
          <w:rStyle w:val="HesberMishna"/>
          <w:rtl/>
          <w:rPrChange w:id="20159" w:author="קלוד" w:date="2026-10-06T10:10:48Z">
            <w:rPr>
              <w:rStyle w:val="affff8"/>
              <w:rtl/>
            </w:rPr>
          </w:rPrChange>
        </w:rPr>
        <w:t xml:space="preserve">- </w:t>
      </w:r>
      <w:r w:rsidRPr="00C35A2C">
        <w:rPr>
          <w:rtl/>
        </w:rPr>
        <w:t>הוא פוסל ע"י אחין, ואחין פוסלין על ידו,</w:t>
      </w:r>
    </w:p>
    <w:p w14:paraId="1333CC5A" w14:textId="21258333" w:rsidR="00B433C9" w:rsidRPr="00C35A2C" w:rsidRDefault="00B433C9" w:rsidP="007C50EB">
      <w:pPr>
        <w:pStyle w:val="affc"/>
        <w:rPr>
          <w:rtl/>
        </w:rPr>
      </w:pPr>
      <w:r w:rsidRPr="00C35A2C">
        <w:rPr>
          <w:rtl/>
        </w:rPr>
        <w:t xml:space="preserve">אלא </w:t>
      </w:r>
      <w:r w:rsidR="00045F80">
        <w:rPr>
          <w:rFonts w:hint="cs"/>
          <w:rtl/>
        </w:rPr>
        <w:t>ש</w:t>
      </w:r>
      <w:r w:rsidRPr="00C35A2C">
        <w:rPr>
          <w:rtl/>
        </w:rPr>
        <w:t>הוא פוסל תחלה, והאחין פוסלין תחלה וסוף</w:t>
      </w:r>
      <w:r w:rsidR="00045F80">
        <w:rPr>
          <w:rFonts w:hint="cs"/>
          <w:rtl/>
        </w:rPr>
        <w:t>:</w:t>
      </w:r>
    </w:p>
    <w:p w14:paraId="45334C52" w14:textId="1E7A91CF" w:rsidR="00B433C9" w:rsidRDefault="00B433C9" w:rsidP="007C50EB">
      <w:pPr>
        <w:pStyle w:val="affc"/>
        <w:rPr>
          <w:rtl/>
        </w:rPr>
      </w:pPr>
      <w:bookmarkStart w:id="1070" w:name="_Toc119173102"/>
      <w:bookmarkStart w:id="1071" w:name="_Toc119230197"/>
      <w:r w:rsidRPr="00D96492">
        <w:rPr>
          <w:rStyle w:val="affffc"/>
          <w:rtl/>
        </w:rPr>
        <w:lastRenderedPageBreak/>
        <w:t>כיצד</w:t>
      </w:r>
      <w:bookmarkEnd w:id="1070"/>
      <w:bookmarkEnd w:id="1071"/>
      <w:r w:rsidRPr="00C35A2C">
        <w:rPr>
          <w:rtl/>
        </w:rPr>
        <w:t xml:space="preserve">? בן </w:t>
      </w:r>
      <w:r w:rsidR="00D626E1">
        <w:rPr>
          <w:rFonts w:hint="cs"/>
          <w:rtl/>
        </w:rPr>
        <w:t>ט'</w:t>
      </w:r>
      <w:r w:rsidRPr="00C35A2C">
        <w:rPr>
          <w:rtl/>
        </w:rPr>
        <w:t xml:space="preserve"> שנים שבא על יבמתו</w:t>
      </w:r>
      <w:r w:rsidR="00045F80">
        <w:rPr>
          <w:rFonts w:hint="cs"/>
          <w:rtl/>
        </w:rPr>
        <w:t xml:space="preserve"> -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</w:t>
      </w:r>
      <w:r w:rsidRPr="00C35A2C">
        <w:rPr>
          <w:rtl/>
        </w:rPr>
        <w:t>סל ע"י אחין,</w:t>
      </w:r>
    </w:p>
    <w:p w14:paraId="17B8AB34" w14:textId="069D5744" w:rsidR="00B433C9" w:rsidRPr="00C35A2C" w:rsidRDefault="00B433C9" w:rsidP="003C3E0D">
      <w:pPr>
        <w:pStyle w:val="affc"/>
        <w:rPr>
          <w:rtl/>
        </w:rPr>
      </w:pPr>
      <w:r w:rsidRPr="00C35A2C">
        <w:rPr>
          <w:rtl/>
        </w:rPr>
        <w:t>בא</w:t>
      </w:r>
      <w:r w:rsidR="00045F80">
        <w:rPr>
          <w:rFonts w:hint="cs"/>
          <w:rtl/>
        </w:rPr>
        <w:t>ו</w:t>
      </w:r>
      <w:r w:rsidRPr="00C35A2C">
        <w:rPr>
          <w:rtl/>
        </w:rPr>
        <w:t xml:space="preserve"> עליה אחין</w:t>
      </w:r>
      <w:r w:rsidR="00045F80">
        <w:rPr>
          <w:rFonts w:hint="cs"/>
          <w:rtl/>
        </w:rPr>
        <w:t>,</w:t>
      </w:r>
      <w:r w:rsidRPr="00C35A2C">
        <w:rPr>
          <w:rtl/>
        </w:rPr>
        <w:t xml:space="preserve"> עשו מאמר, נתנו גט</w:t>
      </w:r>
      <w:r w:rsidR="00045F80">
        <w:rPr>
          <w:rFonts w:hint="cs"/>
          <w:rtl/>
        </w:rPr>
        <w:t>,</w:t>
      </w:r>
      <w:r w:rsidRPr="00C35A2C">
        <w:rPr>
          <w:rtl/>
        </w:rPr>
        <w:t xml:space="preserve"> חלצו - פסל</w:t>
      </w:r>
      <w:r w:rsidR="00045F80">
        <w:rPr>
          <w:rFonts w:hint="cs"/>
          <w:rtl/>
        </w:rPr>
        <w:t>ו</w:t>
      </w:r>
      <w:r w:rsidRPr="00C35A2C">
        <w:rPr>
          <w:rtl/>
        </w:rPr>
        <w:t xml:space="preserve"> על ידו.</w:t>
      </w:r>
    </w:p>
    <w:p w14:paraId="228CB8DE" w14:textId="06C7756A" w:rsidR="00B433C9" w:rsidRPr="00C35A2C" w:rsidRDefault="00B433C9" w:rsidP="00B55EDF">
      <w:pPr>
        <w:rPr>
          <w:rFonts w:ascii="FontbitDavid" w:hAnsi="FontbitDavid"/>
          <w:sz w:val="32"/>
          <w:rtl/>
        </w:rPr>
      </w:pPr>
      <w:bookmarkStart w:id="1072" w:name="_Toc119173103"/>
      <w:bookmarkStart w:id="1073" w:name="_Toc119230198"/>
      <w:r w:rsidRPr="003C3E0D">
        <w:rPr>
          <w:rStyle w:val="afff5"/>
          <w:rtl/>
        </w:rPr>
        <w:t>אחר מיתת ראשונה</w:t>
      </w:r>
      <w:r w:rsidR="00045F80" w:rsidRPr="003C3E0D">
        <w:rPr>
          <w:rStyle w:val="afff5"/>
          <w:rtl/>
        </w:rPr>
        <w:t>.</w:t>
      </w:r>
      <w:bookmarkEnd w:id="1072"/>
      <w:bookmarkEnd w:id="1073"/>
      <w:r w:rsidRPr="00C35A2C">
        <w:rPr>
          <w:rFonts w:ascii="FontbitDavid" w:hAnsi="FontbitDavid"/>
          <w:sz w:val="32"/>
          <w:rtl/>
        </w:rPr>
        <w:t xml:space="preserve"> </w:t>
      </w:r>
      <w:r w:rsidR="00045F80">
        <w:rPr>
          <w:rStyle w:val="affff5"/>
          <w:rtl/>
        </w:rPr>
        <w:tab/>
      </w:r>
      <w:r w:rsidR="00045F80">
        <w:rPr>
          <w:rStyle w:val="affff5"/>
          <w:rtl/>
        </w:rPr>
        <w:tab/>
      </w:r>
      <w:r w:rsidR="00045F80">
        <w:rPr>
          <w:rStyle w:val="affff5"/>
          <w:rtl/>
        </w:rPr>
        <w:tab/>
      </w:r>
      <w:r w:rsidR="00045F80">
        <w:rPr>
          <w:rStyle w:val="affff5"/>
          <w:rtl/>
        </w:rPr>
        <w:tab/>
      </w:r>
      <w:r w:rsidRPr="00776091">
        <w:rPr>
          <w:rStyle w:val="affff5"/>
          <w:rtl/>
        </w:rPr>
        <w:t>ר</w:t>
      </w:r>
      <w:r w:rsidR="00045F80">
        <w:rPr>
          <w:rStyle w:val="affff5"/>
          <w:rFonts w:hint="cs"/>
          <w:rtl/>
        </w:rPr>
        <w:t>'</w:t>
      </w:r>
      <w:r w:rsidRPr="00776091">
        <w:rPr>
          <w:rStyle w:val="affff5"/>
          <w:rtl/>
        </w:rPr>
        <w:t xml:space="preserve"> ששת:</w:t>
      </w:r>
      <w:r w:rsidRPr="00C35A2C">
        <w:rPr>
          <w:rFonts w:ascii="FontbitDavid" w:hAnsi="FontbitDavid"/>
          <w:sz w:val="32"/>
          <w:rtl/>
        </w:rPr>
        <w:t xml:space="preserve"> אחר מיתת ראשונה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ודאי</w:t>
      </w:r>
      <w:r w:rsidRPr="00C35A2C">
        <w:rPr>
          <w:rFonts w:ascii="FontbitDavid" w:hAnsi="FontbitDavid"/>
          <w:sz w:val="32"/>
          <w:rtl/>
        </w:rPr>
        <w:t>.</w:t>
      </w:r>
    </w:p>
    <w:p w14:paraId="1C7E4F8E" w14:textId="0363DC87" w:rsidR="00B433C9" w:rsidRPr="00C35A2C" w:rsidRDefault="00B433C9" w:rsidP="003C3E0D">
      <w:pPr>
        <w:pStyle w:val="afff4"/>
        <w:jc w:val="center"/>
        <w:rPr>
          <w:rtl/>
        </w:rPr>
      </w:pPr>
      <w:ins w:id="9954" w:author="מספור קטעי משנה" w:date="2026-10-06T06:45:58Z">
        <w:r>
          <w:rPr>
            <w:rStyle w:val="MisparKeta"/>
          </w:rPr>
          <w:t xml:space="preserve">א. </w:t>
        </w:r>
      </w:ins>
      <w:bookmarkStart w:id="1074" w:name="_Toc119173104"/>
      <w:bookmarkStart w:id="1075" w:name="_Toc119230199"/>
      <w:r w:rsidRPr="00C35A2C">
        <w:rPr>
          <w:rtl/>
        </w:rPr>
        <w:t xml:space="preserve">בן </w:t>
      </w:r>
      <w:r w:rsidR="00D626E1">
        <w:rPr>
          <w:rFonts w:hint="cs"/>
          <w:rtl/>
        </w:rPr>
        <w:t>ט'</w:t>
      </w:r>
      <w:r w:rsidRPr="00C35A2C">
        <w:rPr>
          <w:rtl/>
        </w:rPr>
        <w:t xml:space="preserve"> שנים</w:t>
      </w:r>
      <w:r w:rsidR="00AA1625">
        <w:rPr>
          <w:rFonts w:hint="cs"/>
          <w:rtl/>
        </w:rPr>
        <w:t xml:space="preserve"> ויום אחד.</w:t>
      </w:r>
      <w:r w:rsidRPr="00C35A2C">
        <w:rPr>
          <w:rtl/>
        </w:rPr>
        <w:t>.</w:t>
      </w:r>
      <w:bookmarkEnd w:id="1074"/>
      <w:bookmarkEnd w:id="1075"/>
    </w:p>
    <w:p w14:paraId="64489670" w14:textId="300406B3" w:rsidR="00AA1625" w:rsidRDefault="00B433C9" w:rsidP="00B55EDF">
      <w:pPr>
        <w:rPr>
          <w:rFonts w:ascii="FontbitDavid" w:hAnsi="FontbitDavid"/>
          <w:sz w:val="32"/>
          <w:rtl/>
        </w:rPr>
      </w:pPr>
      <w:r w:rsidRPr="00776091">
        <w:rPr>
          <w:rStyle w:val="affff5"/>
          <w:rtl/>
        </w:rPr>
        <w:t>מיחסרא</w:t>
      </w:r>
      <w:r w:rsidR="00FD3C57">
        <w:rPr>
          <w:rStyle w:val="affff5"/>
          <w:rFonts w:hint="cs"/>
          <w:rtl/>
        </w:rPr>
        <w:t xml:space="preserve"> וה"ק</w:t>
      </w:r>
      <w:r w:rsidRPr="00776091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בן </w:t>
      </w:r>
      <w:r w:rsidR="00D626E1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ט</w:t>
      </w:r>
      <w:r w:rsidR="00D626E1" w:rsidRPr="00D1637C">
        <w:rPr>
          <w:rFonts w:ascii="FontbitDavid" w:hAnsi="FontbitDavid" w:cs="PFT_Frank"/>
          <w:b/>
          <w:bCs/>
          <w:sz w:val="32"/>
          <w:szCs w:val="14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 - הוא פוסל תחלה, וה</w:t>
      </w:r>
      <w:r w:rsidR="00AA1625">
        <w:rPr>
          <w:rFonts w:ascii="FontbitDavid" w:hAnsi="FontbitDavid" w:hint="cs"/>
          <w:sz w:val="32"/>
          <w:rtl/>
        </w:rPr>
        <w:t>אחין</w:t>
      </w:r>
      <w:r w:rsidRPr="00C35A2C">
        <w:rPr>
          <w:rFonts w:ascii="FontbitDavid" w:hAnsi="FontbitDavid"/>
          <w:sz w:val="32"/>
          <w:rtl/>
        </w:rPr>
        <w:t xml:space="preserve"> תחלה וסוף,</w:t>
      </w:r>
    </w:p>
    <w:p w14:paraId="3B9897B1" w14:textId="158EFD78" w:rsidR="00B433C9" w:rsidRPr="00262A77" w:rsidRDefault="00AA1625" w:rsidP="00AA1625">
      <w:pPr>
        <w:rPr>
          <w:rFonts w:ascii="FontbitDavid" w:hAnsi="FontbitDavid"/>
          <w:spacing w:val="-4"/>
          <w:sz w:val="32"/>
          <w:rtl/>
        </w:rPr>
      </w:pPr>
      <w:r w:rsidRPr="00D1637C">
        <w:rPr>
          <w:rFonts w:ascii="FontbitDavid" w:hAnsi="FontbitDavid" w:cs="PFT_Frank" w:hint="eastAsia"/>
          <w:b/>
          <w:bCs/>
          <w:spacing w:val="-4"/>
          <w:sz w:val="32"/>
          <w:szCs w:val="14"/>
          <w:rtl/>
        </w:rPr>
        <w:t>וכ</w:t>
      </w:r>
      <w:r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"ז</w:t>
      </w:r>
      <w:r w:rsidR="00B433C9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 xml:space="preserve"> במאמר, אבל</w:t>
      </w:r>
      <w:r w:rsidR="00B433C9" w:rsidRPr="00D1637C">
        <w:rPr>
          <w:rFonts w:cs="PFT_Frank"/>
          <w:b/>
          <w:bCs/>
          <w:szCs w:val="14"/>
          <w:rtl/>
        </w:rPr>
        <w:t xml:space="preserve"> ביאה</w:t>
      </w:r>
      <w:r w:rsidR="00B433C9" w:rsidRPr="003C3E0D">
        <w:rPr>
          <w:rtl/>
        </w:rPr>
        <w:t xml:space="preserve"> פ</w:t>
      </w:r>
      <w:r w:rsidR="00B433C9" w:rsidRPr="00262A77">
        <w:rPr>
          <w:rFonts w:ascii="FontbitDavid" w:hAnsi="FontbitDavid"/>
          <w:spacing w:val="-4"/>
          <w:sz w:val="32"/>
          <w:rtl/>
        </w:rPr>
        <w:t xml:space="preserve">וסלת </w:t>
      </w:r>
      <w:r w:rsidR="00AB43C5" w:rsidRPr="00262A77">
        <w:rPr>
          <w:rFonts w:ascii="FontbitDavid" w:hAnsi="FontbitDavid"/>
          <w:spacing w:val="-4"/>
          <w:sz w:val="32"/>
          <w:rtl/>
        </w:rPr>
        <w:t>אף</w:t>
      </w:r>
      <w:r w:rsidR="00B433C9" w:rsidRPr="00262A77">
        <w:rPr>
          <w:rFonts w:ascii="FontbitDavid" w:hAnsi="FontbitDavid"/>
          <w:spacing w:val="-4"/>
          <w:sz w:val="32"/>
          <w:rtl/>
        </w:rPr>
        <w:t xml:space="preserve"> בסוף</w:t>
      </w:r>
      <w:r>
        <w:rPr>
          <w:rFonts w:ascii="FontbitDavid" w:hAnsi="FontbitDavid" w:hint="cs"/>
          <w:spacing w:val="-4"/>
          <w:sz w:val="32"/>
          <w:rtl/>
        </w:rPr>
        <w:t>,</w:t>
      </w:r>
      <w:r w:rsidR="00B433C9" w:rsidRPr="00262A77">
        <w:rPr>
          <w:rFonts w:ascii="FontbitDavid" w:hAnsi="FontbitDavid" w:hint="cs"/>
          <w:spacing w:val="-4"/>
          <w:sz w:val="32"/>
          <w:rtl/>
        </w:rPr>
        <w:t xml:space="preserve"> </w:t>
      </w:r>
      <w:r>
        <w:rPr>
          <w:rFonts w:ascii="FontbitDavid" w:hAnsi="FontbitDavid" w:hint="cs"/>
          <w:spacing w:val="-4"/>
          <w:sz w:val="32"/>
          <w:rtl/>
        </w:rPr>
        <w:t>כיצד?..</w:t>
      </w:r>
    </w:p>
    <w:p w14:paraId="0E19F556" w14:textId="5E48BE1D" w:rsidR="00AA1625" w:rsidRDefault="00B433C9" w:rsidP="00AA1625">
      <w:pPr>
        <w:rPr>
          <w:rtl/>
        </w:rPr>
      </w:pPr>
      <w:r w:rsidRPr="00776091">
        <w:rPr>
          <w:rStyle w:val="affff5"/>
          <w:rtl/>
        </w:rPr>
        <w:t>ו</w:t>
      </w:r>
      <w:r w:rsidR="00AA1625">
        <w:rPr>
          <w:rStyle w:val="affff5"/>
          <w:rFonts w:hint="cs"/>
          <w:rtl/>
        </w:rPr>
        <w:t>שמשמע שאינו פוסל כלל במאמר</w:t>
      </w:r>
      <w:r w:rsidRPr="00776091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="00AA1625" w:rsidRPr="00D1637C">
        <w:rPr>
          <w:rFonts w:cs="PFT_Frank" w:hint="cs"/>
          <w:b/>
          <w:bCs/>
          <w:szCs w:val="14"/>
          <w:rtl/>
        </w:rPr>
        <w:t>ד</w:t>
      </w:r>
      <w:r w:rsidRPr="00D1637C">
        <w:rPr>
          <w:rFonts w:cs="PFT_Frank"/>
          <w:b/>
          <w:bCs/>
          <w:szCs w:val="14"/>
          <w:rtl/>
        </w:rPr>
        <w:t xml:space="preserve">בן </w:t>
      </w:r>
      <w:r w:rsidR="00D626E1" w:rsidRPr="00D1637C">
        <w:rPr>
          <w:rFonts w:cs="PFT_Frank" w:hint="cs"/>
          <w:b/>
          <w:bCs/>
          <w:szCs w:val="14"/>
          <w:rtl/>
        </w:rPr>
        <w:t>ט'</w:t>
      </w:r>
      <w:r w:rsidRPr="00C35A2C">
        <w:rPr>
          <w:rtl/>
        </w:rPr>
        <w:t xml:space="preserve"> - הוא פוסל בדבר אחד,</w:t>
      </w:r>
    </w:p>
    <w:p w14:paraId="68003F1C" w14:textId="14555D39" w:rsidR="00B433C9" w:rsidRPr="00C35A2C" w:rsidRDefault="00B433C9" w:rsidP="00AA1625">
      <w:pPr>
        <w:rPr>
          <w:rtl/>
        </w:rPr>
      </w:pPr>
      <w:r w:rsidRPr="00C35A2C">
        <w:rPr>
          <w:rtl/>
        </w:rPr>
        <w:t>והאחין ב</w:t>
      </w:r>
      <w:r w:rsidR="00AA1625">
        <w:rPr>
          <w:rFonts w:hint="cs"/>
          <w:rtl/>
        </w:rPr>
        <w:t>ד'</w:t>
      </w:r>
      <w:r w:rsidRPr="00C35A2C">
        <w:rPr>
          <w:rtl/>
        </w:rPr>
        <w:t xml:space="preserve"> דברים</w:t>
      </w:r>
      <w:r w:rsidR="00AA1625">
        <w:rPr>
          <w:rFonts w:hint="cs"/>
          <w:rtl/>
        </w:rPr>
        <w:t>,</w:t>
      </w:r>
      <w:r w:rsidRPr="003C3E0D">
        <w:rPr>
          <w:rStyle w:val="affff8"/>
          <w:rtl/>
        </w:rPr>
        <w:t xml:space="preserve"> </w:t>
      </w:r>
      <w:r w:rsidR="00D626E1">
        <w:rPr>
          <w:rStyle w:val="affff8"/>
          <w:rtl/>
        </w:rPr>
        <w:tab/>
      </w:r>
      <w:r w:rsidR="00D626E1">
        <w:rPr>
          <w:rStyle w:val="affff8"/>
          <w:rtl/>
        </w:rPr>
        <w:tab/>
      </w:r>
      <w:r w:rsidR="00D626E1">
        <w:rPr>
          <w:rStyle w:val="affff8"/>
          <w:rFonts w:hint="cs"/>
          <w:rtl/>
        </w:rPr>
        <w:t xml:space="preserve"> </w:t>
      </w:r>
      <w:r w:rsidRPr="003C3E0D">
        <w:rPr>
          <w:rStyle w:val="affff8"/>
          <w:rtl/>
        </w:rPr>
        <w:t>הוא</w:t>
      </w:r>
      <w:r w:rsidR="00AA1625">
        <w:rPr>
          <w:rStyle w:val="affff8"/>
          <w:rFonts w:hint="cs"/>
          <w:rtl/>
        </w:rPr>
        <w:t xml:space="preserve"> -</w:t>
      </w:r>
      <w:r w:rsidRPr="003C3E0D">
        <w:rPr>
          <w:rStyle w:val="affff8"/>
          <w:rtl/>
        </w:rPr>
        <w:t xml:space="preserve"> בביאה, וה</w:t>
      </w:r>
      <w:r w:rsidR="00AA1625" w:rsidRPr="003C3E0D">
        <w:rPr>
          <w:rStyle w:val="affff8"/>
          <w:rFonts w:hint="eastAsia"/>
          <w:rtl/>
        </w:rPr>
        <w:t>ם</w:t>
      </w:r>
      <w:r w:rsidR="00AA1625">
        <w:rPr>
          <w:rStyle w:val="affff8"/>
          <w:rFonts w:hint="cs"/>
          <w:rtl/>
        </w:rPr>
        <w:t xml:space="preserve"> -</w:t>
      </w:r>
      <w:r w:rsidRPr="003C3E0D">
        <w:rPr>
          <w:rStyle w:val="affff8"/>
          <w:rtl/>
        </w:rPr>
        <w:t xml:space="preserve"> בביאה, מאמר, גט, חליצה</w:t>
      </w:r>
      <w:r w:rsidR="00AA1625">
        <w:rPr>
          <w:rStyle w:val="affff8"/>
          <w:rFonts w:hint="cs"/>
          <w:rtl/>
        </w:rPr>
        <w:t>.</w:t>
      </w:r>
    </w:p>
    <w:p w14:paraId="6C81FEE5" w14:textId="44A726DB" w:rsidR="00B433C9" w:rsidRPr="00C35A2C" w:rsidRDefault="00B433C9" w:rsidP="003C3E0D">
      <w:pPr>
        <w:pStyle w:val="afffc"/>
        <w:ind w:left="0" w:firstLine="0"/>
        <w:rPr>
          <w:rtl/>
        </w:rPr>
      </w:pPr>
      <w:r>
        <w:rPr>
          <w:rtl/>
        </w:rPr>
        <w:t xml:space="preserve">- </w:t>
      </w:r>
      <w:r w:rsidRPr="00D1637C">
        <w:rPr>
          <w:rFonts w:cs="PFT_Frank"/>
          <w:b/>
          <w:bCs/>
          <w:szCs w:val="14"/>
          <w:rtl/>
        </w:rPr>
        <w:t>ביאה</w:t>
      </w:r>
      <w:r w:rsidRPr="00C35A2C">
        <w:rPr>
          <w:rtl/>
        </w:rPr>
        <w:t xml:space="preserve"> </w:t>
      </w:r>
      <w:r w:rsidR="00AA1625">
        <w:rPr>
          <w:rFonts w:hint="cs"/>
          <w:rtl/>
        </w:rPr>
        <w:t>שאפי'</w:t>
      </w:r>
      <w:r w:rsidRPr="00C35A2C">
        <w:rPr>
          <w:rtl/>
        </w:rPr>
        <w:t xml:space="preserve"> בסוף</w:t>
      </w:r>
      <w:r w:rsidR="00AA1625">
        <w:rPr>
          <w:rFonts w:hint="cs"/>
          <w:rtl/>
        </w:rPr>
        <w:t xml:space="preserve"> -</w:t>
      </w:r>
      <w:r w:rsidRPr="00C35A2C">
        <w:rPr>
          <w:rtl/>
        </w:rPr>
        <w:t xml:space="preserve"> פסיקא ליה, </w:t>
      </w:r>
      <w:r w:rsidRPr="00D1637C">
        <w:rPr>
          <w:rFonts w:cs="PFT_Frank"/>
          <w:b/>
          <w:bCs/>
          <w:szCs w:val="14"/>
          <w:rtl/>
        </w:rPr>
        <w:t>מאמר</w:t>
      </w:r>
      <w:r w:rsidRPr="00C35A2C">
        <w:rPr>
          <w:rtl/>
        </w:rPr>
        <w:t xml:space="preserve"> </w:t>
      </w:r>
      <w:r w:rsidR="00AA1625">
        <w:rPr>
          <w:rFonts w:hint="cs"/>
          <w:rtl/>
        </w:rPr>
        <w:t xml:space="preserve">שרק </w:t>
      </w:r>
      <w:r w:rsidRPr="00C35A2C">
        <w:rPr>
          <w:rtl/>
        </w:rPr>
        <w:t xml:space="preserve">בתחילה </w:t>
      </w:r>
      <w:r w:rsidR="00AA1625">
        <w:rPr>
          <w:rFonts w:hint="cs"/>
          <w:rtl/>
        </w:rPr>
        <w:t>-</w:t>
      </w:r>
      <w:r w:rsidRPr="00C35A2C">
        <w:rPr>
          <w:rtl/>
        </w:rPr>
        <w:t xml:space="preserve"> לא.</w:t>
      </w:r>
    </w:p>
    <w:p w14:paraId="28018CA2" w14:textId="2822893A" w:rsidR="004E6B46" w:rsidRDefault="00B433C9" w:rsidP="004E6B46">
      <w:pPr>
        <w:rPr>
          <w:rFonts w:ascii="FontbitDavid" w:hAnsi="FontbitDavid" w:cs="PFT_Frank"/>
          <w:b/>
          <w:bCs/>
          <w:sz w:val="14"/>
          <w:szCs w:val="14"/>
          <w:rtl/>
        </w:rPr>
      </w:pPr>
      <w:r w:rsidRPr="00776091">
        <w:rPr>
          <w:rStyle w:val="affff5"/>
          <w:rtl/>
        </w:rPr>
        <w:t>איתמ</w:t>
      </w:r>
      <w:r w:rsidR="0089199A">
        <w:rPr>
          <w:rStyle w:val="affff5"/>
          <w:rtl/>
        </w:rPr>
        <w:t xml:space="preserve">ר נמי </w:t>
      </w:r>
      <w:r w:rsidR="004E6B46">
        <w:rPr>
          <w:rStyle w:val="affff5"/>
          <w:rFonts w:hint="cs"/>
          <w:rtl/>
        </w:rPr>
        <w:t>מ</w:t>
      </w:r>
      <w:r w:rsidRPr="00776091">
        <w:rPr>
          <w:rStyle w:val="affff5"/>
          <w:rFonts w:hint="cs"/>
          <w:rtl/>
        </w:rPr>
        <w:t>ש</w:t>
      </w:r>
      <w:r w:rsidR="004E6B46">
        <w:rPr>
          <w:rStyle w:val="affff5"/>
          <w:rFonts w:hint="cs"/>
          <w:rtl/>
        </w:rPr>
        <w:t>מואל</w:t>
      </w:r>
      <w:r w:rsidRPr="00776091">
        <w:rPr>
          <w:rStyle w:val="affff5"/>
          <w:rtl/>
        </w:rPr>
        <w:t>:</w:t>
      </w:r>
      <w:r w:rsidRPr="00EA6942">
        <w:rPr>
          <w:rFonts w:ascii="FontbitDavid" w:hAnsi="FontbitDavid"/>
          <w:spacing w:val="-2"/>
          <w:sz w:val="32"/>
          <w:rtl/>
        </w:rPr>
        <w:t xml:space="preserve"> יש לו </w:t>
      </w:r>
      <w:r w:rsidRPr="00D1637C">
        <w:rPr>
          <w:rFonts w:ascii="FontbitDavid" w:hAnsi="FontbitDavid" w:cs="PFT_Frank"/>
          <w:b/>
          <w:bCs/>
          <w:spacing w:val="-2"/>
          <w:sz w:val="32"/>
          <w:szCs w:val="14"/>
          <w:rtl/>
        </w:rPr>
        <w:t>גט</w:t>
      </w:r>
      <w:r w:rsidR="004E6B46">
        <w:rPr>
          <w:rFonts w:ascii="FontbitDavid" w:hAnsi="FontbitDavid" w:hint="cs"/>
          <w:spacing w:val="-2"/>
          <w:sz w:val="32"/>
          <w:rtl/>
        </w:rPr>
        <w:t>,</w:t>
      </w:r>
      <w:r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 w:rsidRPr="00776091">
        <w:rPr>
          <w:rStyle w:val="affff5"/>
          <w:rFonts w:hint="cs"/>
          <w:rtl/>
        </w:rPr>
        <w:t>ורתב</w:t>
      </w:r>
      <w:r w:rsidRPr="00776091">
        <w:rPr>
          <w:rStyle w:val="affff5"/>
          <w:rtl/>
        </w:rPr>
        <w:t>"</w:t>
      </w:r>
      <w:r w:rsidRPr="00776091">
        <w:rPr>
          <w:rStyle w:val="affff5"/>
          <w:rFonts w:hint="cs"/>
          <w:rtl/>
        </w:rPr>
        <w:t>א</w:t>
      </w:r>
      <w:r w:rsidR="004E6B46">
        <w:rPr>
          <w:rStyle w:val="affff5"/>
          <w:rFonts w:hint="cs"/>
          <w:rtl/>
        </w:rPr>
        <w:t>:</w:t>
      </w:r>
      <w:r w:rsidRPr="00EA6942">
        <w:rPr>
          <w:rFonts w:ascii="FontbitDavid" w:hAnsi="FontbitDavid" w:hint="cs"/>
          <w:spacing w:val="-2"/>
          <w:sz w:val="32"/>
          <w:rtl/>
        </w:rPr>
        <w:t xml:space="preserve"> יש לו </w:t>
      </w:r>
      <w:r w:rsidRPr="00D1637C">
        <w:rPr>
          <w:rFonts w:ascii="FontbitDavid" w:hAnsi="FontbitDavid" w:cs="PFT_Frank" w:hint="eastAsia"/>
          <w:b/>
          <w:bCs/>
          <w:spacing w:val="-2"/>
          <w:sz w:val="32"/>
          <w:szCs w:val="14"/>
          <w:rtl/>
        </w:rPr>
        <w:t>מאמר</w:t>
      </w:r>
      <w:r w:rsidR="0089199A">
        <w:rPr>
          <w:rFonts w:ascii="FontbitDavid" w:hAnsi="FontbitDavid" w:hint="cs"/>
          <w:spacing w:val="-2"/>
          <w:sz w:val="32"/>
          <w:rtl/>
        </w:rPr>
        <w:t>,</w:t>
      </w:r>
      <w:r w:rsidRPr="00EA6942">
        <w:rPr>
          <w:rFonts w:ascii="FontbitDavid" w:hAnsi="FontbitDavid" w:hint="cs"/>
          <w:spacing w:val="-2"/>
          <w:sz w:val="32"/>
          <w:rtl/>
        </w:rPr>
        <w:t xml:space="preserve"> </w:t>
      </w:r>
      <w:r w:rsidRPr="00776091">
        <w:rPr>
          <w:rStyle w:val="affff5"/>
          <w:rFonts w:hint="cs"/>
          <w:rtl/>
        </w:rPr>
        <w:t>ותנ</w:t>
      </w:r>
      <w:r w:rsidRPr="00776091">
        <w:rPr>
          <w:rStyle w:val="affff5"/>
          <w:rtl/>
        </w:rPr>
        <w:t>"</w:t>
      </w:r>
      <w:r w:rsidRPr="00776091">
        <w:rPr>
          <w:rStyle w:val="affff5"/>
          <w:rFonts w:hint="cs"/>
          <w:rtl/>
        </w:rPr>
        <w:t>ה לר</w:t>
      </w:r>
      <w:r w:rsidRPr="00776091">
        <w:rPr>
          <w:rStyle w:val="affff5"/>
          <w:rtl/>
        </w:rPr>
        <w:t>"</w:t>
      </w:r>
      <w:r w:rsidRPr="00776091">
        <w:rPr>
          <w:rStyle w:val="affff5"/>
          <w:rFonts w:hint="cs"/>
          <w:rtl/>
        </w:rPr>
        <w:t>מ</w:t>
      </w:r>
      <w:r w:rsidR="004E6B46">
        <w:rPr>
          <w:rStyle w:val="affff5"/>
          <w:rFonts w:hint="cs"/>
          <w:rtl/>
        </w:rPr>
        <w:t>.</w:t>
      </w:r>
      <w:r w:rsidRPr="00EA6942">
        <w:rPr>
          <w:rFonts w:ascii="FontbitDavid" w:hAnsi="FontbitDavid" w:hint="cs"/>
          <w:spacing w:val="-2"/>
          <w:sz w:val="32"/>
          <w:rtl/>
        </w:rPr>
        <w:t xml:space="preserve"> </w:t>
      </w:r>
    </w:p>
    <w:p w14:paraId="56226963" w14:textId="1AE0FDFE" w:rsidR="00B433C9" w:rsidRPr="00C35A2C" w:rsidRDefault="00B433C9" w:rsidP="004E6B46">
      <w:pPr>
        <w:rPr>
          <w:rFonts w:ascii="FontbitDavid" w:hAnsi="FontbitDavid"/>
          <w:sz w:val="32"/>
          <w:rtl/>
        </w:rPr>
      </w:pPr>
      <w:r w:rsidRPr="003C3E0D">
        <w:rPr>
          <w:rStyle w:val="affff5"/>
          <w:rtl/>
        </w:rPr>
        <w:t>ו</w:t>
      </w:r>
      <w:r w:rsidR="004E6B46" w:rsidRPr="003C3E0D">
        <w:rPr>
          <w:rStyle w:val="affff5"/>
          <w:rFonts w:hint="eastAsia"/>
          <w:rtl/>
        </w:rPr>
        <w:t>דתניא</w:t>
      </w:r>
      <w:r w:rsidR="004E6B46" w:rsidRPr="003C3E0D">
        <w:rPr>
          <w:rStyle w:val="affff5"/>
          <w:rtl/>
        </w:rPr>
        <w:t xml:space="preserve"> </w:t>
      </w:r>
      <w:r w:rsidR="0089199A">
        <w:rPr>
          <w:rStyle w:val="affff5"/>
          <w:rFonts w:hint="cs"/>
          <w:rtl/>
        </w:rPr>
        <w:t>ל</w:t>
      </w:r>
      <w:r w:rsidR="0089199A">
        <w:rPr>
          <w:rStyle w:val="affff5"/>
          <w:rtl/>
        </w:rPr>
        <w:t>ר"מ</w:t>
      </w:r>
      <w:r w:rsidRPr="00776091">
        <w:rPr>
          <w:rStyle w:val="affff5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>חליצת</w:t>
      </w:r>
      <w:r w:rsidRPr="00C35A2C">
        <w:rPr>
          <w:rFonts w:ascii="FontbitDavid" w:hAnsi="FontbitDavid"/>
          <w:sz w:val="32"/>
          <w:rtl/>
        </w:rPr>
        <w:t xml:space="preserve"> בן </w:t>
      </w:r>
      <w:r w:rsidR="00D626E1">
        <w:rPr>
          <w:rFonts w:ascii="FontbitDavid" w:hAnsi="FontbitDavid" w:hint="cs"/>
          <w:sz w:val="32"/>
          <w:rtl/>
        </w:rPr>
        <w:t>ט'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E6B46">
        <w:rPr>
          <w:rFonts w:ascii="FontbitDavid" w:hAnsi="FontbitDavid" w:hint="cs"/>
          <w:sz w:val="32"/>
          <w:rtl/>
        </w:rPr>
        <w:t xml:space="preserve">- </w:t>
      </w:r>
      <w:r w:rsidRPr="00C35A2C">
        <w:rPr>
          <w:rFonts w:ascii="FontbitDavid" w:hAnsi="FontbitDavid"/>
          <w:sz w:val="32"/>
          <w:rtl/>
        </w:rPr>
        <w:t>כגט בגדול</w:t>
      </w:r>
      <w:r w:rsidR="004E6B46">
        <w:rPr>
          <w:rFonts w:ascii="FontbitDavid" w:hAnsi="FontbitDavid" w:hint="cs"/>
          <w:sz w:val="32"/>
          <w:rtl/>
        </w:rPr>
        <w:t>,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4E6B46">
        <w:rPr>
          <w:rFonts w:ascii="FontbitDavid" w:hAnsi="FontbitDavid" w:hint="cs"/>
          <w:sz w:val="32"/>
          <w:rtl/>
        </w:rPr>
        <w:t>ולא</w:t>
      </w:r>
      <w:r w:rsidR="00DC72E1">
        <w:rPr>
          <w:rFonts w:ascii="FontbitDavid" w:hAnsi="FontbitDavid" w:hint="cs"/>
          <w:sz w:val="32"/>
          <w:rtl/>
        </w:rPr>
        <w:t xml:space="preserve"> אמר</w:t>
      </w:r>
      <w:r w:rsidRPr="00C35A2C">
        <w:rPr>
          <w:rFonts w:ascii="FontbitDavid" w:hAnsi="FontbitDavid"/>
          <w:sz w:val="32"/>
          <w:rtl/>
        </w:rPr>
        <w:t xml:space="preserve"> </w:t>
      </w:r>
      <w:r w:rsidR="004E6B46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כגיטו</w:t>
      </w:r>
      <w:r w:rsidR="004E6B46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>!</w:t>
      </w:r>
    </w:p>
    <w:p w14:paraId="0131D329" w14:textId="72E7F405" w:rsidR="00B433C9" w:rsidRDefault="004E6B46" w:rsidP="00B55EDF">
      <w:pPr>
        <w:rPr>
          <w:rtl/>
        </w:rPr>
      </w:pPr>
      <w:r>
        <w:rPr>
          <w:rStyle w:val="affff5"/>
          <w:rFonts w:hint="cs"/>
          <w:rtl/>
        </w:rPr>
        <w:t>לעולם</w:t>
      </w:r>
      <w:r w:rsidR="00B433C9" w:rsidRPr="00776091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 w:rsidR="00B433C9">
        <w:rPr>
          <w:rtl/>
        </w:rPr>
        <w:t>יש לו</w:t>
      </w:r>
      <w:r>
        <w:rPr>
          <w:rFonts w:hint="cs"/>
          <w:rtl/>
        </w:rPr>
        <w:t xml:space="preserve"> גט</w:t>
      </w:r>
      <w:r w:rsidR="0089199A">
        <w:rPr>
          <w:rFonts w:hint="cs"/>
          <w:rtl/>
        </w:rPr>
        <w:t>,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אלא '</w:t>
      </w:r>
      <w:r w:rsidR="0089199A">
        <w:rPr>
          <w:rFonts w:hint="cs"/>
          <w:rtl/>
        </w:rPr>
        <w:t xml:space="preserve">גט </w:t>
      </w:r>
      <w:r w:rsidR="00B433C9" w:rsidRPr="00C35A2C">
        <w:rPr>
          <w:rtl/>
        </w:rPr>
        <w:t>זוטר</w:t>
      </w:r>
      <w:r>
        <w:rPr>
          <w:rFonts w:hint="cs"/>
          <w:rtl/>
        </w:rPr>
        <w:t>'</w:t>
      </w:r>
      <w:r w:rsidR="0089199A">
        <w:rPr>
          <w:rFonts w:hint="cs"/>
          <w:rtl/>
        </w:rPr>
        <w:t xml:space="preserve"> הוא</w:t>
      </w:r>
      <w:r w:rsidR="00FD3C57">
        <w:rPr>
          <w:rFonts w:hint="cs"/>
          <w:rtl/>
        </w:rPr>
        <w:t xml:space="preserve"> -</w:t>
      </w:r>
    </w:p>
    <w:p w14:paraId="6F7E775A" w14:textId="4D89BF22" w:rsidR="00B433C9" w:rsidRPr="00EA6942" w:rsidRDefault="004E6B46" w:rsidP="00B55EDF">
      <w:pPr>
        <w:rPr>
          <w:spacing w:val="-2"/>
          <w:rtl/>
        </w:rPr>
      </w:pPr>
      <w:r w:rsidRPr="003C3E0D">
        <w:rPr>
          <w:rStyle w:val="affff5"/>
          <w:rFonts w:hint="eastAsia"/>
          <w:rtl/>
        </w:rPr>
        <w:t>ונפק</w:t>
      </w:r>
      <w:r w:rsidRPr="003C3E0D">
        <w:rPr>
          <w:rStyle w:val="affff5"/>
          <w:rtl/>
        </w:rPr>
        <w:t>"מ,</w:t>
      </w:r>
      <w:r w:rsidR="00B433C9" w:rsidRPr="003C3E0D">
        <w:rPr>
          <w:rStyle w:val="affff5"/>
          <w:rtl/>
        </w:rPr>
        <w:t xml:space="preserve"> </w:t>
      </w:r>
      <w:r w:rsidR="00B433C9" w:rsidRPr="004E6B46">
        <w:rPr>
          <w:rStyle w:val="affff5"/>
          <w:rtl/>
        </w:rPr>
        <w:t>ל</w:t>
      </w:r>
      <w:r w:rsidR="00B433C9" w:rsidRPr="00776091">
        <w:rPr>
          <w:rStyle w:val="affff5"/>
          <w:rtl/>
        </w:rPr>
        <w:t>ר"ג</w:t>
      </w:r>
      <w:r w:rsidR="0089199A">
        <w:rPr>
          <w:rStyle w:val="affff5"/>
          <w:rFonts w:hint="cs"/>
          <w:rtl/>
        </w:rPr>
        <w:t>:</w:t>
      </w:r>
      <w:r w:rsidR="00B433C9" w:rsidRPr="00776091">
        <w:rPr>
          <w:rStyle w:val="affff5"/>
          <w:rtl/>
        </w:rPr>
        <w:t xml:space="preserve"> </w:t>
      </w:r>
      <w:r w:rsidR="0089199A">
        <w:rPr>
          <w:rFonts w:hint="cs"/>
          <w:spacing w:val="-2"/>
          <w:rtl/>
        </w:rPr>
        <w:t>ד</w:t>
      </w:r>
      <w:r>
        <w:rPr>
          <w:rFonts w:hint="cs"/>
          <w:spacing w:val="-2"/>
          <w:rtl/>
        </w:rPr>
        <w:t>'</w:t>
      </w:r>
      <w:r w:rsidR="0089199A">
        <w:rPr>
          <w:rFonts w:hint="cs"/>
          <w:spacing w:val="-2"/>
          <w:rtl/>
        </w:rPr>
        <w:t>א</w:t>
      </w:r>
      <w:r w:rsidR="00B433C9" w:rsidRPr="00EA6942">
        <w:rPr>
          <w:spacing w:val="-2"/>
          <w:rtl/>
        </w:rPr>
        <w:t>ין גט אחר גט</w:t>
      </w:r>
      <w:r>
        <w:rPr>
          <w:rFonts w:hint="cs"/>
          <w:spacing w:val="-2"/>
          <w:rtl/>
        </w:rPr>
        <w:t>' -</w:t>
      </w:r>
      <w:r w:rsidR="00B433C9" w:rsidRPr="00EA6942">
        <w:rPr>
          <w:spacing w:val="-2"/>
          <w:rtl/>
        </w:rPr>
        <w:t xml:space="preserve"> </w:t>
      </w:r>
      <w:r>
        <w:rPr>
          <w:rFonts w:hint="cs"/>
          <w:spacing w:val="-2"/>
          <w:rtl/>
        </w:rPr>
        <w:t>ב</w:t>
      </w:r>
      <w:r w:rsidR="00B433C9" w:rsidRPr="00EA6942">
        <w:rPr>
          <w:spacing w:val="-2"/>
          <w:rtl/>
        </w:rPr>
        <w:t xml:space="preserve">גדול אחר קטן </w:t>
      </w:r>
      <w:r w:rsidRPr="00D1637C">
        <w:rPr>
          <w:rFonts w:cs="PFT_Frank" w:hint="eastAsia"/>
          <w:b/>
          <w:bCs/>
          <w:spacing w:val="-2"/>
          <w:szCs w:val="14"/>
          <w:rtl/>
        </w:rPr>
        <w:t>יש</w:t>
      </w:r>
      <w:r>
        <w:rPr>
          <w:rFonts w:hint="cs"/>
          <w:spacing w:val="-2"/>
          <w:rtl/>
        </w:rPr>
        <w:t>,</w:t>
      </w:r>
    </w:p>
    <w:p w14:paraId="091E3283" w14:textId="77777777" w:rsidR="008E5DE4" w:rsidRDefault="004E6B46" w:rsidP="008E5DE4">
      <w:pPr>
        <w:rPr>
          <w:rFonts w:ascii="FrankRuehl" w:hAnsi="FrankRuehl"/>
          <w:rtl/>
        </w:rPr>
      </w:pPr>
      <w:r>
        <w:rPr>
          <w:rStyle w:val="affff5"/>
          <w:rFonts w:hint="cs"/>
          <w:rtl/>
        </w:rPr>
        <w:t>ו</w:t>
      </w:r>
      <w:r w:rsidR="00B433C9" w:rsidRPr="005C5E95">
        <w:rPr>
          <w:rStyle w:val="affff5"/>
          <w:rtl/>
        </w:rPr>
        <w:t>לרבנן</w:t>
      </w:r>
      <w:r w:rsidR="00E03FA9" w:rsidRPr="005C5E95">
        <w:rPr>
          <w:rStyle w:val="affff5"/>
          <w:rFonts w:hint="cs"/>
          <w:rtl/>
        </w:rPr>
        <w:t>:</w:t>
      </w:r>
      <w:r w:rsidR="00E03FA9" w:rsidRPr="005C5E95">
        <w:rPr>
          <w:rFonts w:hint="cs"/>
          <w:rtl/>
        </w:rPr>
        <w:t xml:space="preserve"> ש</w:t>
      </w:r>
      <w:r>
        <w:rPr>
          <w:rFonts w:hint="cs"/>
          <w:rtl/>
        </w:rPr>
        <w:t>'</w:t>
      </w:r>
      <w:r w:rsidR="00B433C9" w:rsidRPr="005C5E95">
        <w:rPr>
          <w:rtl/>
        </w:rPr>
        <w:t>יש</w:t>
      </w:r>
      <w:r>
        <w:rPr>
          <w:rFonts w:hint="cs"/>
          <w:rtl/>
        </w:rPr>
        <w:t>' -</w:t>
      </w:r>
      <w:r w:rsidR="00B433C9" w:rsidRPr="005C5E95">
        <w:rPr>
          <w:rtl/>
        </w:rPr>
        <w:t xml:space="preserve"> </w:t>
      </w:r>
      <w:r>
        <w:rPr>
          <w:rFonts w:hint="cs"/>
          <w:rtl/>
        </w:rPr>
        <w:t>ב</w:t>
      </w:r>
      <w:r w:rsidR="00B433C9" w:rsidRPr="005C5E95">
        <w:rPr>
          <w:rtl/>
        </w:rPr>
        <w:t xml:space="preserve">קטן אחר גדול </w:t>
      </w:r>
      <w:r w:rsidR="00B433C9" w:rsidRPr="00D1637C">
        <w:rPr>
          <w:rFonts w:cs="PFT_Frank"/>
          <w:b/>
          <w:bCs/>
          <w:szCs w:val="14"/>
          <w:rtl/>
        </w:rPr>
        <w:t>לא מ</w:t>
      </w:r>
      <w:r w:rsidRPr="00D1637C">
        <w:rPr>
          <w:rFonts w:cs="PFT_Frank" w:hint="eastAsia"/>
          <w:b/>
          <w:bCs/>
          <w:szCs w:val="14"/>
          <w:rtl/>
        </w:rPr>
        <w:t>ועיל</w:t>
      </w:r>
      <w:r w:rsidR="00B433C9" w:rsidRPr="005C5E95">
        <w:rPr>
          <w:rtl/>
        </w:rPr>
        <w:t>.</w:t>
      </w:r>
    </w:p>
    <w:p w14:paraId="0FA27AC8" w14:textId="79ECB665" w:rsidR="00B433C9" w:rsidRPr="00C35A2C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674CF6B6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צו:</w:t>
      </w:r>
    </w:p>
    <w:p w14:paraId="540C621C" w14:textId="02D27F2F" w:rsidR="0089199A" w:rsidRPr="0089199A" w:rsidRDefault="00B433C9" w:rsidP="00D96492">
      <w:pPr>
        <w:pStyle w:val="affffb"/>
        <w:rPr>
          <w:rtl/>
        </w:rPr>
      </w:pPr>
      <w:ins w:id="9955" w:author="מספור קטעי משנה" w:date="2026-10-06T06:45:58Z">
        <w:r>
          <w:rPr>
            <w:rStyle w:val="MisparKeta"/>
          </w:rPr>
          <w:t xml:space="preserve">א. </w:t>
        </w:r>
      </w:ins>
      <w:bookmarkStart w:id="1076" w:name="_Toc119173105"/>
      <w:bookmarkStart w:id="1077" w:name="_Toc119230200"/>
      <w:r w:rsidRPr="0089199A">
        <w:rPr>
          <w:rtl/>
        </w:rPr>
        <w:t xml:space="preserve">בן </w:t>
      </w:r>
      <w:r w:rsidR="00D626E1">
        <w:rPr>
          <w:rFonts w:hint="cs"/>
          <w:rtl/>
        </w:rPr>
        <w:t>ט'</w:t>
      </w:r>
      <w:r w:rsidRPr="0089199A">
        <w:rPr>
          <w:rtl/>
        </w:rPr>
        <w:t xml:space="preserve"> שבא על יבמתו, ואח"כ בא עליה אחיו בן </w:t>
      </w:r>
      <w:r w:rsidR="00D626E1">
        <w:rPr>
          <w:rFonts w:hint="cs"/>
          <w:rtl/>
        </w:rPr>
        <w:t>ט'</w:t>
      </w:r>
      <w:r w:rsidR="006A7311">
        <w:rPr>
          <w:rFonts w:hint="cs"/>
          <w:rtl/>
        </w:rPr>
        <w:t xml:space="preserve"> -</w:t>
      </w:r>
      <w:bookmarkEnd w:id="1076"/>
      <w:bookmarkEnd w:id="1077"/>
    </w:p>
    <w:p>
      <w:pPr>
        <w:pStyle w:val="MishnaBatzad"/>
        <w:rPr>
          <w:ins w:id="20004" w:author="קלוד" w:date="2026-10-06T10:43:54Z"/>
        </w:rPr>
      </w:pPr>
      <w:ins w:id="20003" w:author="קלוד" w:date="2026-10-06T10:43:54Z">
        <w:r>
          <w:t xml:space="preserve">משנה ז</w:t>
        </w:r>
      </w:ins>
    </w:p>
    <w:p w14:paraId="690A3C64" w14:textId="4E95E906" w:rsidR="00B433C9" w:rsidRPr="00C35A2C" w:rsidRDefault="00B433C9" w:rsidP="003C3E0D">
      <w:pPr>
        <w:pStyle w:val="affc"/>
        <w:jc w:val="center"/>
        <w:rPr>
          <w:rtl/>
        </w:rPr>
      </w:pPr>
      <w:r w:rsidRPr="00C35A2C">
        <w:rPr>
          <w:rtl/>
        </w:rPr>
        <w:t xml:space="preserve">פסל על ידו, </w:t>
      </w:r>
      <w:r w:rsidRPr="0089199A">
        <w:rPr>
          <w:rStyle w:val="affffa"/>
          <w:rtl/>
        </w:rPr>
        <w:t>ר"ש</w:t>
      </w:r>
      <w:r w:rsidR="006A7311">
        <w:rPr>
          <w:rStyle w:val="affffa"/>
          <w:rFonts w:hint="cs"/>
          <w:rtl/>
        </w:rPr>
        <w:t>:</w:t>
      </w:r>
      <w:r w:rsidRPr="00C35A2C">
        <w:rPr>
          <w:rtl/>
        </w:rPr>
        <w:t xml:space="preserve"> לא פסל.</w:t>
      </w:r>
    </w:p>
    <w:p w14:paraId="068B64B2" w14:textId="72CDCC12" w:rsidR="0089199A" w:rsidRDefault="00B433C9" w:rsidP="00D96492">
      <w:pPr>
        <w:pStyle w:val="affffb"/>
        <w:rPr>
          <w:rtl/>
        </w:rPr>
      </w:pPr>
      <w:ins w:id="9956" w:author="מספור קטעי משנה" w:date="2026-10-06T06:45:58Z">
        <w:r>
          <w:rPr>
            <w:rStyle w:val="MisparKeta"/>
          </w:rPr>
          <w:t xml:space="preserve">א. </w:t>
        </w:r>
      </w:ins>
      <w:bookmarkStart w:id="1078" w:name="_Toc119173106"/>
      <w:bookmarkStart w:id="1079" w:name="_Toc119230201"/>
      <w:r w:rsidRPr="00C35A2C">
        <w:rPr>
          <w:rtl/>
        </w:rPr>
        <w:t xml:space="preserve">בן </w:t>
      </w:r>
      <w:r w:rsidR="00D626E1">
        <w:rPr>
          <w:rFonts w:hint="cs"/>
          <w:rtl/>
        </w:rPr>
        <w:t>ט'</w:t>
      </w:r>
      <w:r w:rsidRPr="00C35A2C">
        <w:rPr>
          <w:rtl/>
        </w:rPr>
        <w:t xml:space="preserve"> שבא על יבמתו</w:t>
      </w:r>
      <w:r w:rsidR="006A7311">
        <w:rPr>
          <w:rFonts w:hint="cs"/>
          <w:rtl/>
        </w:rPr>
        <w:t>,</w:t>
      </w:r>
      <w:r w:rsidRPr="00C35A2C">
        <w:rPr>
          <w:rtl/>
        </w:rPr>
        <w:t xml:space="preserve"> ואח"כ בא על צרתה</w:t>
      </w:r>
      <w:r w:rsidR="006A7311">
        <w:rPr>
          <w:rFonts w:hint="cs"/>
          <w:rtl/>
        </w:rPr>
        <w:t xml:space="preserve"> -</w:t>
      </w:r>
      <w:bookmarkEnd w:id="1078"/>
      <w:bookmarkEnd w:id="1079"/>
    </w:p>
    <w:p>
      <w:pPr>
        <w:pStyle w:val="MishnaBatzad"/>
        <w:rPr>
          <w:ins w:id="20006" w:author="קלוד" w:date="2026-10-06T10:43:54Z"/>
        </w:rPr>
      </w:pPr>
      <w:ins w:id="20005" w:author="קלוד" w:date="2026-10-06T10:43:54Z">
        <w:r>
          <w:t xml:space="preserve">משנה ח</w:t>
        </w:r>
      </w:ins>
    </w:p>
    <w:p w14:paraId="657C2CEC" w14:textId="52CA02B5" w:rsidR="00B433C9" w:rsidRPr="00C35A2C" w:rsidRDefault="00B433C9" w:rsidP="003C3E0D">
      <w:pPr>
        <w:pStyle w:val="affc"/>
        <w:jc w:val="center"/>
        <w:rPr>
          <w:rtl/>
        </w:rPr>
      </w:pPr>
      <w:r w:rsidRPr="00C35A2C">
        <w:rPr>
          <w:rtl/>
        </w:rPr>
        <w:t xml:space="preserve">פסל על ידי עצמו, </w:t>
      </w:r>
      <w:r w:rsidRPr="0089199A">
        <w:rPr>
          <w:rStyle w:val="affffa"/>
          <w:rtl/>
        </w:rPr>
        <w:t>ר</w:t>
      </w:r>
      <w:r w:rsidR="0089199A" w:rsidRPr="0089199A">
        <w:rPr>
          <w:rStyle w:val="affffa"/>
          <w:rFonts w:hint="cs"/>
          <w:rtl/>
        </w:rPr>
        <w:t>"ש</w:t>
      </w:r>
      <w:r w:rsidRPr="0089199A">
        <w:rPr>
          <w:rStyle w:val="affffa"/>
          <w:rtl/>
        </w:rPr>
        <w:t>:</w:t>
      </w:r>
      <w:r w:rsidRPr="00C35A2C">
        <w:rPr>
          <w:rtl/>
        </w:rPr>
        <w:t xml:space="preserve"> לא פסל.</w:t>
      </w:r>
    </w:p>
    <w:p w14:paraId="2215DA1F" w14:textId="3667EA57" w:rsidR="00D536A8" w:rsidRDefault="006A7311" w:rsidP="00B55EDF">
      <w:pPr>
        <w:rPr>
          <w:rtl/>
        </w:rPr>
      </w:pPr>
      <w:r>
        <w:rPr>
          <w:rStyle w:val="affff5"/>
          <w:rFonts w:hint="cs"/>
          <w:rtl/>
        </w:rPr>
        <w:t xml:space="preserve">תניא, </w:t>
      </w:r>
      <w:r w:rsidR="00B433C9" w:rsidRPr="00776091">
        <w:rPr>
          <w:rStyle w:val="affff5"/>
          <w:rFonts w:hint="cs"/>
          <w:rtl/>
        </w:rPr>
        <w:t>ר</w:t>
      </w:r>
      <w:r w:rsidR="00B433C9" w:rsidRPr="00776091">
        <w:rPr>
          <w:rStyle w:val="affff5"/>
          <w:rtl/>
        </w:rPr>
        <w:t>"</w:t>
      </w:r>
      <w:r w:rsidR="00B433C9" w:rsidRPr="00776091">
        <w:rPr>
          <w:rStyle w:val="affff5"/>
          <w:rFonts w:hint="cs"/>
          <w:rtl/>
        </w:rPr>
        <w:t>ש</w:t>
      </w:r>
      <w:r w:rsidR="00B433C9" w:rsidRPr="00776091">
        <w:rPr>
          <w:rStyle w:val="affff5"/>
          <w:rtl/>
        </w:rPr>
        <w:t>:</w:t>
      </w:r>
      <w:r w:rsidR="00B433C9" w:rsidRPr="00C35A2C">
        <w:rPr>
          <w:rtl/>
        </w:rPr>
        <w:t xml:space="preserve"> אם ראשו</w:t>
      </w:r>
      <w:r>
        <w:rPr>
          <w:rFonts w:hint="cs"/>
          <w:rtl/>
        </w:rPr>
        <w:t>ן</w:t>
      </w:r>
      <w:r w:rsidR="00B433C9" w:rsidRPr="00C35A2C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ביאה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 xml:space="preserve">- </w:t>
      </w:r>
      <w:r w:rsidR="00B433C9" w:rsidRPr="00C35A2C">
        <w:rPr>
          <w:rtl/>
        </w:rPr>
        <w:t xml:space="preserve">שני </w:t>
      </w:r>
      <w:r>
        <w:rPr>
          <w:rFonts w:hint="cs"/>
          <w:rtl/>
        </w:rPr>
        <w:t>לא</w:t>
      </w:r>
      <w:r w:rsidR="00B433C9" w:rsidRPr="00C35A2C">
        <w:rPr>
          <w:rtl/>
        </w:rPr>
        <w:t xml:space="preserve"> ביאה, </w:t>
      </w:r>
    </w:p>
    <w:p w14:paraId="67D452BE" w14:textId="785E6F15" w:rsidR="00B433C9" w:rsidRPr="00C35A2C" w:rsidRDefault="00B433C9" w:rsidP="003C3E0D">
      <w:pPr>
        <w:ind w:left="452" w:firstLine="113"/>
        <w:rPr>
          <w:rtl/>
        </w:rPr>
      </w:pPr>
      <w:r w:rsidRPr="00C35A2C">
        <w:rPr>
          <w:rtl/>
        </w:rPr>
        <w:t>אם ר</w:t>
      </w:r>
      <w:r w:rsidR="00D536A8">
        <w:rPr>
          <w:rtl/>
        </w:rPr>
        <w:t>אשו</w:t>
      </w:r>
      <w:r w:rsidR="006A7311">
        <w:rPr>
          <w:rFonts w:hint="cs"/>
          <w:rtl/>
        </w:rPr>
        <w:t>ן</w:t>
      </w:r>
      <w:r w:rsidR="00D536A8">
        <w:rPr>
          <w:rtl/>
        </w:rPr>
        <w:t xml:space="preserve"> </w:t>
      </w:r>
      <w:r w:rsidR="006A7311" w:rsidRPr="00D1637C">
        <w:rPr>
          <w:rFonts w:cs="PFT_Frank" w:hint="eastAsia"/>
          <w:b/>
          <w:bCs/>
          <w:szCs w:val="14"/>
          <w:rtl/>
        </w:rPr>
        <w:t>ל</w:t>
      </w:r>
      <w:r w:rsidR="00D536A8" w:rsidRPr="00D1637C">
        <w:rPr>
          <w:rFonts w:cs="PFT_Frank"/>
          <w:b/>
          <w:bCs/>
          <w:szCs w:val="14"/>
          <w:rtl/>
        </w:rPr>
        <w:t>א ביאה</w:t>
      </w:r>
      <w:r w:rsidR="00D536A8">
        <w:rPr>
          <w:rtl/>
        </w:rPr>
        <w:t xml:space="preserve"> - שני </w:t>
      </w:r>
      <w:r w:rsidR="00D536A8">
        <w:rPr>
          <w:rFonts w:hint="cs"/>
          <w:rtl/>
        </w:rPr>
        <w:t>גם</w:t>
      </w:r>
      <w:r w:rsidRPr="00C35A2C">
        <w:rPr>
          <w:rtl/>
        </w:rPr>
        <w:t xml:space="preserve"> </w:t>
      </w:r>
      <w:r w:rsidR="006A7311">
        <w:rPr>
          <w:rFonts w:hint="cs"/>
          <w:rtl/>
        </w:rPr>
        <w:t>ל</w:t>
      </w:r>
      <w:r w:rsidRPr="00C35A2C">
        <w:rPr>
          <w:rtl/>
        </w:rPr>
        <w:t>א ביאה.</w:t>
      </w:r>
    </w:p>
    <w:p w14:paraId="7067BE3A" w14:textId="434EFE50" w:rsidR="006A7311" w:rsidRDefault="00B433C9" w:rsidP="00B55EDF">
      <w:pPr>
        <w:rPr>
          <w:rFonts w:ascii="FontbitDavid" w:hAnsi="FontbitDavid"/>
          <w:sz w:val="32"/>
          <w:rtl/>
        </w:rPr>
      </w:pPr>
      <w:r w:rsidRPr="00776091">
        <w:rPr>
          <w:rStyle w:val="affff5"/>
          <w:rtl/>
        </w:rPr>
        <w:t>מ</w:t>
      </w:r>
      <w:r w:rsidR="006A7311">
        <w:rPr>
          <w:rStyle w:val="affff5"/>
          <w:rFonts w:hint="cs"/>
          <w:rtl/>
        </w:rPr>
        <w:t>שנתינו</w:t>
      </w:r>
      <w:r w:rsidRPr="00776091">
        <w:rPr>
          <w:rStyle w:val="affff5"/>
          <w:rtl/>
        </w:rPr>
        <w:t xml:space="preserve"> לא כב</w:t>
      </w:r>
      <w:r w:rsidR="006A7311">
        <w:rPr>
          <w:rStyle w:val="affff5"/>
          <w:rFonts w:hint="cs"/>
          <w:rtl/>
        </w:rPr>
        <w:t>"</w:t>
      </w:r>
      <w:r w:rsidRPr="00776091">
        <w:rPr>
          <w:rStyle w:val="affff5"/>
          <w:rtl/>
        </w:rPr>
        <w:t>ע</w:t>
      </w:r>
      <w:r w:rsidR="006A7311">
        <w:rPr>
          <w:rFonts w:ascii="FontbitDavid" w:hAnsi="FontbitDavid" w:hint="cs"/>
          <w:sz w:val="32"/>
          <w:rtl/>
        </w:rPr>
        <w:t>:</w:t>
      </w:r>
      <w:r w:rsidRPr="00C35A2C">
        <w:rPr>
          <w:rFonts w:ascii="FontbitDavid" w:hAnsi="FontbitDavid" w:hint="cs"/>
          <w:sz w:val="32"/>
          <w:rtl/>
        </w:rPr>
        <w:t xml:space="preserve"> </w:t>
      </w:r>
      <w:r w:rsidR="006A7311">
        <w:rPr>
          <w:rFonts w:ascii="FontbitDavid" w:hAnsi="FontbitDavid" w:hint="cs"/>
          <w:sz w:val="32"/>
          <w:rtl/>
        </w:rPr>
        <w:t>ד</w:t>
      </w:r>
      <w:r w:rsidRPr="00C35A2C">
        <w:rPr>
          <w:rFonts w:ascii="FontbitDavid" w:hAnsi="FontbitDavid"/>
          <w:sz w:val="32"/>
          <w:rtl/>
        </w:rPr>
        <w:t>יש מאמר אחר מאמר ב</w:t>
      </w:r>
      <w:r w:rsidR="006A7311">
        <w:rPr>
          <w:rFonts w:ascii="FontbitDavid" w:hAnsi="FontbitDavid" w:hint="cs"/>
          <w:sz w:val="32"/>
          <w:rtl/>
        </w:rPr>
        <w:t>ב'</w:t>
      </w:r>
      <w:r w:rsidRPr="00C35A2C">
        <w:rPr>
          <w:rFonts w:ascii="FontbitDavid" w:hAnsi="FontbitDavid"/>
          <w:sz w:val="32"/>
          <w:rtl/>
        </w:rPr>
        <w:t xml:space="preserve"> יבמין ויבמה אחת,</w:t>
      </w:r>
    </w:p>
    <w:p w14:paraId="67C869D2" w14:textId="6CF788E5" w:rsidR="00B433C9" w:rsidRPr="00C35A2C" w:rsidRDefault="006A7311" w:rsidP="003C3E0D">
      <w:pPr>
        <w:jc w:val="center"/>
        <w:rPr>
          <w:rtl/>
        </w:rPr>
      </w:pP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אבל</w:t>
      </w:r>
      <w:r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לא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בשתי יבמות ויבם אחד</w:t>
      </w:r>
      <w:r w:rsidR="00B433C9" w:rsidRPr="00C35A2C">
        <w:rPr>
          <w:rFonts w:ascii="FontbitDavid" w:hAnsi="FontbitDavid"/>
          <w:sz w:val="32"/>
          <w:rtl/>
        </w:rPr>
        <w:t>.</w:t>
      </w:r>
    </w:p>
    <w:p>
      <w:pPr>
        <w:pStyle w:val="MishnaBatzad"/>
        <w:rPr>
          <w:ins w:id="20557" w:author="קלוד" w:date="2026-10-06T10:10:48Z"/>
        </w:rPr>
      </w:pPr>
      <w:ins w:id="20556" w:author="קלוד" w:date="2026-10-06T10:10:48Z">
        <w:r>
          <w:t xml:space="preserve">משנה ח</w:t>
        </w:r>
      </w:ins>
    </w:p>
    <w:p w14:paraId="0E908837" w14:textId="115D12D5" w:rsidR="00B433C9" w:rsidRPr="00C35A2C" w:rsidRDefault="00B433C9" w:rsidP="007C50EB">
      <w:pPr>
        <w:pStyle w:val="affc"/>
        <w:rPr>
          <w:rtl/>
        </w:rPr>
      </w:pPr>
      <w:bookmarkStart w:id="1080" w:name="_Toc119173107"/>
      <w:bookmarkStart w:id="1081" w:name="_Toc119230202"/>
      <w:r w:rsidRPr="00D96492">
        <w:rPr>
          <w:rStyle w:val="affffc"/>
          <w:rtl/>
        </w:rPr>
        <w:t xml:space="preserve">בן </w:t>
      </w:r>
      <w:r w:rsidR="00D626E1" w:rsidRPr="00D96492">
        <w:rPr>
          <w:rStyle w:val="affffc"/>
          <w:rFonts w:hint="cs"/>
          <w:rtl/>
        </w:rPr>
        <w:t>ט'</w:t>
      </w:r>
      <w:r w:rsidRPr="00D96492">
        <w:rPr>
          <w:rStyle w:val="affffc"/>
          <w:rtl/>
        </w:rPr>
        <w:t xml:space="preserve"> שבא על יבמתו</w:t>
      </w:r>
      <w:r w:rsidR="00037408" w:rsidRPr="00D96492">
        <w:rPr>
          <w:rStyle w:val="affffc"/>
          <w:rFonts w:hint="cs"/>
          <w:rtl/>
        </w:rPr>
        <w:t>,</w:t>
      </w:r>
      <w:r w:rsidRPr="00D96492">
        <w:rPr>
          <w:rStyle w:val="affffc"/>
          <w:rtl/>
        </w:rPr>
        <w:t xml:space="preserve"> ומת</w:t>
      </w:r>
      <w:bookmarkEnd w:id="1080"/>
      <w:bookmarkEnd w:id="1081"/>
      <w:r w:rsidRPr="00D96492">
        <w:rPr>
          <w:rStyle w:val="affffc"/>
          <w:rtl/>
        </w:rPr>
        <w:t xml:space="preserve"> </w:t>
      </w:r>
      <w:r w:rsidRPr="00C35A2C">
        <w:rPr>
          <w:rtl/>
        </w:rPr>
        <w:t>- חולצת ולא מתייבמת</w:t>
      </w:r>
      <w:r w:rsidR="00037408">
        <w:rPr>
          <w:rFonts w:hint="cs"/>
          <w:rtl/>
        </w:rPr>
        <w:t>,</w:t>
      </w:r>
    </w:p>
    <w:p w14:paraId="59C6612C" w14:textId="53BCBE28" w:rsidR="00B433C9" w:rsidRPr="00C35A2C" w:rsidRDefault="00D96492" w:rsidP="007C50EB">
      <w:pPr>
        <w:pStyle w:val="affc"/>
        <w:rPr>
          <w:rtl/>
        </w:rPr>
      </w:pPr>
      <w:r>
        <w:rPr>
          <w:rFonts w:hint="cs"/>
          <w:rtl/>
        </w:rPr>
        <w:lastRenderedPageBreak/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B433C9" w:rsidRPr="00C35A2C">
        <w:rPr>
          <w:rtl/>
        </w:rPr>
        <w:t>נשא אשה ומת - פטורה.</w:t>
      </w:r>
    </w:p>
    <w:p w14:paraId="6F30FA73" w14:textId="4E472501" w:rsidR="00D536A8" w:rsidRDefault="00B433C9" w:rsidP="007C50EB">
      <w:pPr>
        <w:pStyle w:val="affc"/>
        <w:rPr>
          <w:rtl/>
        </w:rPr>
      </w:pPr>
      <w:bookmarkStart w:id="1082" w:name="_Toc119173108"/>
      <w:bookmarkStart w:id="1083" w:name="_Toc119230203"/>
      <w:r w:rsidRPr="005D5A4C">
        <w:rPr>
          <w:rStyle w:val="affffc"/>
          <w:rtl/>
        </w:rPr>
        <w:t xml:space="preserve">בן </w:t>
      </w:r>
      <w:r w:rsidR="00D626E1" w:rsidRPr="005D5A4C">
        <w:rPr>
          <w:rStyle w:val="affffc"/>
          <w:rFonts w:hint="cs"/>
          <w:rtl/>
        </w:rPr>
        <w:t>ט'</w:t>
      </w:r>
      <w:r w:rsidRPr="005D5A4C">
        <w:rPr>
          <w:rStyle w:val="affffc"/>
          <w:rtl/>
        </w:rPr>
        <w:t xml:space="preserve"> שבא על יבמתו, ו</w:t>
      </w:r>
      <w:r w:rsidR="00037408" w:rsidRPr="005D5A4C">
        <w:rPr>
          <w:rStyle w:val="affffc"/>
          <w:rFonts w:hint="cs"/>
          <w:rtl/>
        </w:rPr>
        <w:t>כ</w:t>
      </w:r>
      <w:r w:rsidRPr="005D5A4C">
        <w:rPr>
          <w:rStyle w:val="affffc"/>
          <w:rtl/>
        </w:rPr>
        <w:t>שהגדיל נשא אחרת</w:t>
      </w:r>
      <w:bookmarkEnd w:id="1082"/>
      <w:bookmarkEnd w:id="1083"/>
      <w:r w:rsidR="00037408">
        <w:rPr>
          <w:rFonts w:hint="cs"/>
          <w:rtl/>
        </w:rPr>
        <w:t>,</w:t>
      </w:r>
    </w:p>
    <w:p w14:paraId="759DC1C9" w14:textId="4DB0EF4B" w:rsidR="00D536A8" w:rsidRDefault="00037408" w:rsidP="007C50EB">
      <w:pPr>
        <w:pStyle w:val="affc"/>
        <w:rPr>
          <w:rtl/>
        </w:rPr>
      </w:pPr>
      <w:r>
        <w:rPr>
          <w:rFonts w:hint="cs"/>
          <w:rtl/>
        </w:rPr>
        <w:t>ו</w:t>
      </w:r>
      <w:r w:rsidR="00B433C9" w:rsidRPr="00C35A2C">
        <w:rPr>
          <w:rtl/>
        </w:rPr>
        <w:t>לא ידע הראשונה משהגדיל</w:t>
      </w:r>
      <w:r>
        <w:rPr>
          <w:rFonts w:hint="cs"/>
          <w:rtl/>
        </w:rPr>
        <w:t>, ומת -</w:t>
      </w:r>
      <w:r w:rsidR="00B433C9" w:rsidRPr="00C35A2C">
        <w:rPr>
          <w:rtl/>
        </w:rPr>
        <w:t xml:space="preserve"> </w:t>
      </w:r>
    </w:p>
    <w:p w14:paraId="2A8AC1DB" w14:textId="3DF52644" w:rsidR="00B433C9" w:rsidRDefault="00B433C9" w:rsidP="007C50EB">
      <w:pPr>
        <w:pStyle w:val="affc"/>
        <w:rPr>
          <w:rtl/>
        </w:rPr>
      </w:pPr>
      <w:r w:rsidRPr="00C35A2C">
        <w:rPr>
          <w:rtl/>
        </w:rPr>
        <w:t xml:space="preserve">ראשונה חולצת </w:t>
      </w:r>
      <w:r w:rsidRPr="003C3E0D">
        <w:rPr>
          <w:rStyle w:val="HesberMishna"/>
          <w:rtl/>
          <w:rPrChange w:id="20160" w:author="קלוד" w:date="2026-10-06T10:10:48Z">
            <w:rPr>
              <w:rStyle w:val="affff8"/>
              <w:rtl/>
            </w:rPr>
          </w:rPrChange>
        </w:rPr>
        <w:t>ולא מתייבמת,</w:t>
      </w:r>
      <w:r w:rsidRPr="00C35A2C">
        <w:rPr>
          <w:rtl/>
        </w:rPr>
        <w:t xml:space="preserve"> ושניה או חולצת או מתייבמת</w:t>
      </w:r>
      <w:r w:rsidR="00037408">
        <w:rPr>
          <w:rFonts w:hint="cs"/>
          <w:rtl/>
        </w:rPr>
        <w:t>,</w:t>
      </w:r>
    </w:p>
    <w:p w14:paraId="283BC57A" w14:textId="654876F6" w:rsidR="00B433C9" w:rsidRPr="00C35A2C" w:rsidRDefault="00D536A8" w:rsidP="005D5A4C">
      <w:pPr>
        <w:pStyle w:val="affc"/>
        <w:rPr>
          <w:rtl/>
        </w:rPr>
      </w:pPr>
      <w:r>
        <w:rPr>
          <w:rStyle w:val="affffa"/>
          <w:rtl/>
        </w:rPr>
        <w:t>ר</w:t>
      </w:r>
      <w:r w:rsidR="00037408">
        <w:rPr>
          <w:rStyle w:val="affffa"/>
          <w:rFonts w:hint="cs"/>
          <w:rtl/>
        </w:rPr>
        <w:t>"</w:t>
      </w:r>
      <w:r>
        <w:rPr>
          <w:rStyle w:val="affffa"/>
          <w:rtl/>
        </w:rPr>
        <w:t>ש</w:t>
      </w:r>
      <w:r>
        <w:rPr>
          <w:rStyle w:val="affffa"/>
          <w:rFonts w:hint="cs"/>
          <w:rtl/>
        </w:rPr>
        <w:t>:</w:t>
      </w:r>
      <w:r w:rsidR="00B433C9" w:rsidRPr="00C35A2C">
        <w:rPr>
          <w:rtl/>
        </w:rPr>
        <w:t xml:space="preserve"> מייבם ל</w:t>
      </w:r>
      <w:r w:rsidR="00D626E1">
        <w:rPr>
          <w:rFonts w:hint="cs"/>
          <w:rtl/>
        </w:rPr>
        <w:t xml:space="preserve">איזו </w:t>
      </w:r>
      <w:r w:rsidR="00B433C9" w:rsidRPr="00C35A2C">
        <w:rPr>
          <w:rtl/>
        </w:rPr>
        <w:t>שירצה, וחולץ לשניה.</w:t>
      </w:r>
    </w:p>
    <w:p w14:paraId="45181139" w14:textId="0EB0410F" w:rsidR="00B433C9" w:rsidRPr="00C35A2C" w:rsidRDefault="00B433C9" w:rsidP="003C3E0D">
      <w:pPr>
        <w:pStyle w:val="affc"/>
        <w:jc w:val="center"/>
        <w:rPr>
          <w:rtl/>
        </w:rPr>
      </w:pPr>
      <w:r w:rsidRPr="00EA6942">
        <w:rPr>
          <w:rtl/>
        </w:rPr>
        <w:t xml:space="preserve">אחד בן </w:t>
      </w:r>
      <w:r w:rsidR="00D626E1">
        <w:rPr>
          <w:rFonts w:hint="cs"/>
          <w:rtl/>
        </w:rPr>
        <w:t>ט'</w:t>
      </w:r>
      <w:r w:rsidRPr="00EA6942">
        <w:rPr>
          <w:rtl/>
        </w:rPr>
        <w:t xml:space="preserve">, ואחד בן </w:t>
      </w:r>
      <w:r w:rsidR="00D626E1">
        <w:rPr>
          <w:rFonts w:hint="cs"/>
          <w:rtl/>
        </w:rPr>
        <w:t>כ'</w:t>
      </w:r>
      <w:r w:rsidRPr="00EA6942">
        <w:rPr>
          <w:rtl/>
        </w:rPr>
        <w:t xml:space="preserve"> שלא הביא </w:t>
      </w:r>
      <w:r w:rsidR="00037408">
        <w:rPr>
          <w:rFonts w:hint="cs"/>
          <w:rtl/>
        </w:rPr>
        <w:t>ב'</w:t>
      </w:r>
      <w:r w:rsidRPr="00EA6942">
        <w:rPr>
          <w:rtl/>
        </w:rPr>
        <w:t xml:space="preserve"> שערות.</w:t>
      </w:r>
    </w:p>
    <w:p w14:paraId="54032494" w14:textId="29028ABD" w:rsidR="00B433C9" w:rsidRPr="00C35A2C" w:rsidRDefault="00B433C9" w:rsidP="003C3E0D">
      <w:pPr>
        <w:rPr>
          <w:rFonts w:ascii="FontbitDavid" w:hAnsi="FontbitDavid"/>
          <w:sz w:val="32"/>
          <w:rtl/>
        </w:rPr>
      </w:pPr>
      <w:r w:rsidRPr="00776091">
        <w:rPr>
          <w:rStyle w:val="affff5"/>
          <w:rtl/>
        </w:rPr>
        <w:t>רבא</w:t>
      </w:r>
      <w:r w:rsidR="00237459">
        <w:rPr>
          <w:rStyle w:val="affff5"/>
          <w:rFonts w:hint="cs"/>
          <w:rtl/>
        </w:rPr>
        <w:t>,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37459">
        <w:rPr>
          <w:rStyle w:val="affff5"/>
          <w:rFonts w:hint="cs"/>
          <w:rtl/>
        </w:rPr>
        <w:t>מוכח מהמשנה</w:t>
      </w:r>
      <w:r w:rsidR="00D536A8" w:rsidRPr="00D536A8">
        <w:rPr>
          <w:rStyle w:val="affff5"/>
          <w:rFonts w:hint="cs"/>
          <w:rtl/>
        </w:rPr>
        <w:t>:</w:t>
      </w:r>
      <w:r w:rsidRPr="00C35A2C">
        <w:rPr>
          <w:rFonts w:ascii="FontbitDavid" w:hAnsi="FontbitDavid"/>
          <w:sz w:val="32"/>
          <w:rtl/>
        </w:rPr>
        <w:t xml:space="preserve"> </w:t>
      </w:r>
      <w:r w:rsidR="00237459">
        <w:rPr>
          <w:rFonts w:ascii="FontbitDavid" w:hAnsi="FontbitDavid" w:hint="cs"/>
          <w:sz w:val="32"/>
          <w:rtl/>
        </w:rPr>
        <w:t>'</w:t>
      </w:r>
      <w:r w:rsidRPr="00C35A2C">
        <w:rPr>
          <w:rFonts w:ascii="FontbitDavid" w:hAnsi="FontbitDavid"/>
          <w:sz w:val="32"/>
          <w:rtl/>
        </w:rPr>
        <w:t xml:space="preserve">זיקת </w:t>
      </w:r>
      <w:r w:rsidR="00237459">
        <w:rPr>
          <w:rFonts w:ascii="FontbitDavid" w:hAnsi="FontbitDavid" w:hint="cs"/>
          <w:sz w:val="32"/>
          <w:rtl/>
        </w:rPr>
        <w:t>ב'</w:t>
      </w:r>
      <w:r w:rsidRPr="00C35A2C">
        <w:rPr>
          <w:rFonts w:ascii="FontbitDavid" w:hAnsi="FontbitDavid"/>
          <w:sz w:val="32"/>
          <w:rtl/>
        </w:rPr>
        <w:t xml:space="preserve"> יבמין </w:t>
      </w:r>
      <w:r>
        <w:rPr>
          <w:rFonts w:ascii="FontbitDavid" w:hAnsi="FontbitDavid" w:hint="cs"/>
          <w:sz w:val="32"/>
          <w:rtl/>
        </w:rPr>
        <w:t>חולצ</w:t>
      </w:r>
      <w:r w:rsidR="00237459">
        <w:rPr>
          <w:rFonts w:ascii="FontbitDavid" w:hAnsi="FontbitDavid" w:hint="cs"/>
          <w:sz w:val="32"/>
          <w:rtl/>
        </w:rPr>
        <w:t xml:space="preserve">ת' - </w:t>
      </w:r>
      <w:r w:rsidR="00D536A8">
        <w:rPr>
          <w:rFonts w:ascii="FontbitDavid" w:hAnsi="FontbitDavid" w:hint="cs"/>
          <w:sz w:val="32"/>
          <w:rtl/>
        </w:rPr>
        <w:t>לא</w:t>
      </w:r>
      <w:r>
        <w:rPr>
          <w:rFonts w:ascii="FontbitDavid" w:hAnsi="FontbitDavid" w:hint="cs"/>
          <w:sz w:val="32"/>
          <w:rtl/>
        </w:rPr>
        <w:t xml:space="preserve"> </w:t>
      </w:r>
      <w:r w:rsidR="00237459">
        <w:rPr>
          <w:rFonts w:ascii="FontbitDavid" w:hAnsi="FontbitDavid" w:hint="cs"/>
          <w:sz w:val="32"/>
          <w:rtl/>
        </w:rPr>
        <w:t>רק כ</w:t>
      </w:r>
      <w:r w:rsidR="00D536A8">
        <w:rPr>
          <w:rFonts w:ascii="FontbitDavid" w:hAnsi="FontbitDavid" w:hint="cs"/>
          <w:sz w:val="32"/>
          <w:rtl/>
        </w:rPr>
        <w:t>ש</w:t>
      </w:r>
      <w:r>
        <w:rPr>
          <w:rFonts w:ascii="FontbitDavid" w:hAnsi="FontbitDavid" w:hint="cs"/>
          <w:sz w:val="32"/>
          <w:rtl/>
        </w:rPr>
        <w:t>יש צרה</w:t>
      </w:r>
      <w:r w:rsidR="00237459">
        <w:rPr>
          <w:rFonts w:ascii="FontbitDavid" w:hAnsi="FontbitDavid" w:hint="cs"/>
          <w:sz w:val="32"/>
          <w:rtl/>
        </w:rPr>
        <w:t xml:space="preserve">. </w:t>
      </w:r>
    </w:p>
    <w:p w14:paraId="5151342F" w14:textId="2E7E588E" w:rsidR="00B433C9" w:rsidRPr="00C35A2C" w:rsidRDefault="00B433C9" w:rsidP="007C50EB">
      <w:pPr>
        <w:pStyle w:val="afff4"/>
        <w:rPr>
          <w:rtl/>
        </w:rPr>
      </w:pPr>
      <w:ins w:id="9959" w:author="מספור קטעי משנה" w:date="2026-10-06T06:45:58Z">
        <w:r>
          <w:rPr>
            <w:rStyle w:val="MisparKeta"/>
          </w:rPr>
          <w:t xml:space="preserve">ג. </w:t>
        </w:r>
      </w:ins>
      <w:bookmarkStart w:id="1084" w:name="_Toc119173109"/>
      <w:bookmarkStart w:id="1085" w:name="_Toc119230204"/>
      <w:r w:rsidRPr="00C35A2C">
        <w:rPr>
          <w:rtl/>
        </w:rPr>
        <w:t>נשא אשה ומת</w:t>
      </w:r>
      <w:r w:rsidR="00237459">
        <w:rPr>
          <w:rFonts w:hint="cs"/>
          <w:rtl/>
        </w:rPr>
        <w:t xml:space="preserve"> -</w:t>
      </w:r>
      <w:r w:rsidRPr="00C35A2C">
        <w:rPr>
          <w:rtl/>
        </w:rPr>
        <w:t xml:space="preserve"> </w:t>
      </w:r>
      <w:r w:rsidR="00237459">
        <w:rPr>
          <w:rFonts w:hint="cs"/>
          <w:rtl/>
        </w:rPr>
        <w:t>פטורה.</w:t>
      </w:r>
      <w:bookmarkEnd w:id="1084"/>
      <w:bookmarkEnd w:id="1085"/>
    </w:p>
    <w:p w14:paraId="334BBFC6" w14:textId="37B6C44D" w:rsidR="00B433C9" w:rsidRPr="00C35A2C" w:rsidRDefault="00237459" w:rsidP="00B55EDF">
      <w:pPr>
        <w:rPr>
          <w:rFonts w:ascii="FontbitDavid" w:hAnsi="FontbitDavid"/>
          <w:sz w:val="32"/>
          <w:rtl/>
        </w:rPr>
      </w:pPr>
      <w:r>
        <w:rPr>
          <w:rStyle w:val="affff5"/>
          <w:rFonts w:hint="cs"/>
          <w:rtl/>
        </w:rPr>
        <w:t>כ</w:t>
      </w:r>
      <w:r w:rsidR="00B433C9" w:rsidRPr="00776091">
        <w:rPr>
          <w:rStyle w:val="affff5"/>
          <w:rtl/>
        </w:rPr>
        <w:t>דת"ר: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שוטה וקטן</w:t>
      </w:r>
      <w:r w:rsidR="00B433C9" w:rsidRPr="00C35A2C">
        <w:rPr>
          <w:rFonts w:ascii="FontbitDavid" w:hAnsi="FontbitDavid"/>
          <w:sz w:val="32"/>
          <w:rtl/>
        </w:rPr>
        <w:t xml:space="preserve"> - נשותיהן פטורות מחליצה ומייבום.</w:t>
      </w:r>
    </w:p>
    <w:p w14:paraId="7AB197F0" w14:textId="7774DBD0" w:rsidR="00B433C9" w:rsidRPr="00C35A2C" w:rsidRDefault="00B433C9" w:rsidP="007C50EB">
      <w:pPr>
        <w:pStyle w:val="afff4"/>
        <w:rPr>
          <w:rtl/>
        </w:rPr>
      </w:pPr>
      <w:ins w:id="9960" w:author="מספור קטעי משנה" w:date="2026-10-06T06:45:58Z">
        <w:r>
          <w:rPr>
            <w:rStyle w:val="MisparKeta"/>
          </w:rPr>
          <w:t xml:space="preserve">ג. </w:t>
        </w:r>
      </w:ins>
      <w:bookmarkStart w:id="1086" w:name="_Toc119173110"/>
      <w:bookmarkStart w:id="1087" w:name="_Toc119230205"/>
      <w:r w:rsidRPr="00C35A2C">
        <w:rPr>
          <w:rtl/>
        </w:rPr>
        <w:t xml:space="preserve">בן </w:t>
      </w:r>
      <w:r w:rsidR="00D626E1">
        <w:rPr>
          <w:rFonts w:hint="cs"/>
          <w:rtl/>
        </w:rPr>
        <w:t>ט'</w:t>
      </w:r>
      <w:r w:rsidR="00237459">
        <w:rPr>
          <w:rFonts w:hint="cs"/>
          <w:rtl/>
        </w:rPr>
        <w:t>..</w:t>
      </w:r>
      <w:r w:rsidRPr="00C35A2C">
        <w:rPr>
          <w:rtl/>
        </w:rPr>
        <w:t xml:space="preserve"> </w:t>
      </w:r>
      <w:r w:rsidR="00237459">
        <w:rPr>
          <w:rFonts w:hint="cs"/>
          <w:rtl/>
        </w:rPr>
        <w:t>אם לא ידע הראשונה.</w:t>
      </w:r>
      <w:r w:rsidRPr="00C35A2C">
        <w:rPr>
          <w:rtl/>
        </w:rPr>
        <w:t>.</w:t>
      </w:r>
      <w:r w:rsidR="00237459">
        <w:rPr>
          <w:rFonts w:hint="cs"/>
          <w:rtl/>
        </w:rPr>
        <w:t xml:space="preserve"> שניה חולצת או מתייבמת.</w:t>
      </w:r>
      <w:bookmarkEnd w:id="1086"/>
      <w:bookmarkEnd w:id="1087"/>
    </w:p>
    <w:p w14:paraId="269DF93B" w14:textId="31786801" w:rsidR="00237459" w:rsidRDefault="00237459" w:rsidP="00237459">
      <w:pPr>
        <w:rPr>
          <w:rStyle w:val="affff5"/>
          <w:rtl/>
        </w:rPr>
      </w:pPr>
      <w:r>
        <w:rPr>
          <w:rStyle w:val="affff5"/>
          <w:rFonts w:hint="cs"/>
          <w:rtl/>
        </w:rPr>
        <w:t>ל</w:t>
      </w:r>
      <w:r w:rsidR="00B433C9" w:rsidRPr="00776091">
        <w:rPr>
          <w:rStyle w:val="affff5"/>
          <w:rtl/>
        </w:rPr>
        <w:t>רב:</w:t>
      </w:r>
      <w:r w:rsidR="00B433C9" w:rsidRPr="00C35A2C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ד</w:t>
      </w:r>
      <w:r w:rsidR="00B433C9" w:rsidRPr="00D1637C">
        <w:rPr>
          <w:rFonts w:cs="PFT_Frank"/>
          <w:b/>
          <w:bCs/>
          <w:szCs w:val="14"/>
          <w:rtl/>
        </w:rPr>
        <w:t>לא עשו</w:t>
      </w:r>
      <w:r w:rsidR="00B433C9" w:rsidRPr="00C35A2C">
        <w:rPr>
          <w:rtl/>
        </w:rPr>
        <w:t xml:space="preserve"> ביאת </w:t>
      </w:r>
      <w:r w:rsidR="00D626E1">
        <w:rPr>
          <w:rFonts w:hint="cs"/>
          <w:rtl/>
        </w:rPr>
        <w:t>ט'</w:t>
      </w:r>
      <w:r w:rsidR="00B433C9" w:rsidRPr="00C35A2C">
        <w:rPr>
          <w:rtl/>
        </w:rPr>
        <w:t xml:space="preserve"> כמאמר גדול</w:t>
      </w:r>
      <w:r>
        <w:rPr>
          <w:rFonts w:hint="cs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לדחות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צרתה</w:t>
      </w:r>
      <w:r>
        <w:rPr>
          <w:rStyle w:val="affff8"/>
          <w:rFonts w:hint="cs"/>
          <w:rtl/>
        </w:rPr>
        <w:t xml:space="preserve"> בזיקת ב' יבמין</w:t>
      </w:r>
      <w:r w:rsidR="00B433C9" w:rsidRPr="003C3E0D">
        <w:rPr>
          <w:rStyle w:val="affff8"/>
          <w:rtl/>
        </w:rPr>
        <w:t>,</w:t>
      </w:r>
      <w:r>
        <w:rPr>
          <w:rStyle w:val="affff5"/>
          <w:rFonts w:hint="cs"/>
          <w:rtl/>
        </w:rPr>
        <w:t xml:space="preserve"> </w:t>
      </w:r>
    </w:p>
    <w:p w14:paraId="6A5B483D" w14:textId="666CF312" w:rsidR="00511216" w:rsidRDefault="00B433C9" w:rsidP="00B55EDF">
      <w:pPr>
        <w:rPr>
          <w:rStyle w:val="affff5"/>
          <w:spacing w:val="-4"/>
          <w:rtl/>
        </w:rPr>
      </w:pPr>
      <w:r w:rsidRPr="00776091">
        <w:rPr>
          <w:rStyle w:val="affff5"/>
          <w:rtl/>
        </w:rPr>
        <w:t>ושמואל</w:t>
      </w:r>
      <w:r w:rsidR="00237459">
        <w:rPr>
          <w:rStyle w:val="affff5"/>
          <w:rFonts w:hint="cs"/>
          <w:rtl/>
        </w:rPr>
        <w:t xml:space="preserve"> ורי"ו</w:t>
      </w:r>
      <w:r w:rsidRPr="00776091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עשו ועשו</w:t>
      </w:r>
      <w:r w:rsidR="00511216">
        <w:rPr>
          <w:rFonts w:hint="cs"/>
          <w:rtl/>
        </w:rPr>
        <w:t xml:space="preserve">, </w:t>
      </w:r>
      <w:r w:rsidR="00511216">
        <w:rPr>
          <w:rtl/>
        </w:rPr>
        <w:tab/>
      </w:r>
      <w:r w:rsidR="00511216">
        <w:rPr>
          <w:rtl/>
        </w:rPr>
        <w:tab/>
      </w:r>
      <w:r w:rsidR="00511216">
        <w:rPr>
          <w:rtl/>
        </w:rPr>
        <w:tab/>
      </w:r>
      <w:r w:rsidR="00511216">
        <w:rPr>
          <w:rtl/>
        </w:rPr>
        <w:tab/>
      </w:r>
      <w:r w:rsidR="00511216">
        <w:rPr>
          <w:rtl/>
        </w:rPr>
        <w:tab/>
      </w:r>
      <w:r w:rsidR="00237459">
        <w:rPr>
          <w:rStyle w:val="affff5"/>
          <w:rFonts w:hint="cs"/>
          <w:spacing w:val="-4"/>
          <w:rtl/>
        </w:rPr>
        <w:t>ולשיטתם</w:t>
      </w:r>
      <w:r w:rsidR="00511216">
        <w:rPr>
          <w:rStyle w:val="affff5"/>
          <w:rFonts w:hint="cs"/>
          <w:spacing w:val="-4"/>
          <w:rtl/>
        </w:rPr>
        <w:t xml:space="preserve"> מה שמשנתינו</w:t>
      </w:r>
      <w:r w:rsidR="00237459">
        <w:rPr>
          <w:rStyle w:val="affff5"/>
          <w:rFonts w:hint="cs"/>
          <w:spacing w:val="-4"/>
          <w:rtl/>
        </w:rPr>
        <w:t xml:space="preserve"> </w:t>
      </w:r>
      <w:r w:rsidR="00511216">
        <w:rPr>
          <w:rStyle w:val="affff5"/>
          <w:rFonts w:hint="cs"/>
          <w:spacing w:val="-4"/>
          <w:rtl/>
        </w:rPr>
        <w:t>התירה צרה,</w:t>
      </w:r>
    </w:p>
    <w:p w14:paraId="45203CB5" w14:textId="6B0DB50C" w:rsidR="002E5050" w:rsidRDefault="00D536A8" w:rsidP="00B55EDF">
      <w:pPr>
        <w:rPr>
          <w:rFonts w:ascii="FontbitDavid" w:hAnsi="FontbitDavid"/>
          <w:spacing w:val="-4"/>
          <w:sz w:val="32"/>
          <w:rtl/>
        </w:rPr>
      </w:pPr>
      <w:r w:rsidRPr="00262A77">
        <w:rPr>
          <w:rStyle w:val="affff5"/>
          <w:spacing w:val="-4"/>
          <w:rtl/>
        </w:rPr>
        <w:t>תנאי היא</w:t>
      </w:r>
      <w:r w:rsidRPr="00262A77">
        <w:rPr>
          <w:rStyle w:val="affff5"/>
          <w:rFonts w:hint="cs"/>
          <w:spacing w:val="-4"/>
          <w:rtl/>
        </w:rPr>
        <w:t>:</w:t>
      </w:r>
      <w:r w:rsidR="00B433C9" w:rsidRPr="00262A77">
        <w:rPr>
          <w:rStyle w:val="affff5"/>
          <w:spacing w:val="-4"/>
          <w:rtl/>
        </w:rPr>
        <w:t xml:space="preserve"> </w:t>
      </w:r>
      <w:r w:rsidR="00511216" w:rsidRPr="003C3E0D">
        <w:rPr>
          <w:rStyle w:val="affff5"/>
          <w:rFonts w:hint="eastAsia"/>
          <w:rtl/>
        </w:rPr>
        <w:t>תנא</w:t>
      </w:r>
      <w:r w:rsidR="00511216" w:rsidRPr="003C3E0D">
        <w:rPr>
          <w:rStyle w:val="affff5"/>
          <w:rtl/>
        </w:rPr>
        <w:t xml:space="preserve"> </w:t>
      </w:r>
      <w:r w:rsidR="00511216" w:rsidRPr="003C3E0D">
        <w:rPr>
          <w:rStyle w:val="affff5"/>
          <w:rFonts w:hint="eastAsia"/>
          <w:rtl/>
        </w:rPr>
        <w:t>ד</w:t>
      </w:r>
      <w:r w:rsidR="00B433C9" w:rsidRPr="003C3E0D">
        <w:rPr>
          <w:rStyle w:val="affff5"/>
          <w:rtl/>
        </w:rPr>
        <w:t>ארבעה אחין</w:t>
      </w:r>
      <w:r w:rsidR="00B433C9" w:rsidRPr="00262A77">
        <w:rPr>
          <w:rFonts w:ascii="FontbitDavid" w:hAnsi="FontbitDavid"/>
          <w:spacing w:val="-4"/>
          <w:sz w:val="32"/>
          <w:rtl/>
        </w:rPr>
        <w:t xml:space="preserve"> גזר צרה</w:t>
      </w:r>
      <w:r w:rsidR="00B433C9" w:rsidRPr="003C3E0D">
        <w:rPr>
          <w:rtl/>
        </w:rPr>
        <w:t>, ו</w:t>
      </w:r>
      <w:r w:rsidR="002E5050" w:rsidRPr="003C3E0D">
        <w:rPr>
          <w:rFonts w:hint="eastAsia"/>
          <w:rtl/>
        </w:rPr>
        <w:t>ה</w:t>
      </w:r>
      <w:r w:rsidR="00B433C9" w:rsidRPr="003C3E0D">
        <w:rPr>
          <w:rtl/>
        </w:rPr>
        <w:t>שמ</w:t>
      </w:r>
      <w:r w:rsidR="002E5050" w:rsidRPr="003C3E0D">
        <w:rPr>
          <w:rFonts w:hint="eastAsia"/>
          <w:rtl/>
        </w:rPr>
        <w:t>י</w:t>
      </w:r>
      <w:r w:rsidR="00B433C9" w:rsidRPr="003C3E0D">
        <w:rPr>
          <w:rtl/>
        </w:rPr>
        <w:t xml:space="preserve">ע </w:t>
      </w:r>
      <w:r w:rsidR="00B433C9" w:rsidRPr="00D1637C">
        <w:rPr>
          <w:rFonts w:cs="PFT_Frank"/>
          <w:b/>
          <w:bCs/>
          <w:szCs w:val="14"/>
          <w:rtl/>
        </w:rPr>
        <w:t>גד</w:t>
      </w:r>
      <w:r w:rsidR="00B433C9" w:rsidRPr="00D1637C">
        <w:rPr>
          <w:rFonts w:ascii="FontbitDavid" w:hAnsi="FontbitDavid" w:cs="PFT_Frank"/>
          <w:b/>
          <w:bCs/>
          <w:spacing w:val="-4"/>
          <w:sz w:val="32"/>
          <w:szCs w:val="14"/>
          <w:rtl/>
        </w:rPr>
        <w:t>ול וה"ה בקטן</w:t>
      </w:r>
      <w:r w:rsidR="00B433C9" w:rsidRPr="00262A77">
        <w:rPr>
          <w:rFonts w:ascii="FontbitDavid" w:hAnsi="FontbitDavid"/>
          <w:spacing w:val="-4"/>
          <w:sz w:val="32"/>
          <w:rtl/>
        </w:rPr>
        <w:t>,</w:t>
      </w:r>
    </w:p>
    <w:p w14:paraId="259C9D8E" w14:textId="4FDF0D9F" w:rsidR="00B433C9" w:rsidRDefault="002E5050" w:rsidP="002E5050">
      <w:pPr>
        <w:rPr>
          <w:rFonts w:ascii="FontbitDavid" w:hAnsi="FontbitDavid"/>
          <w:sz w:val="32"/>
          <w:rtl/>
        </w:rPr>
      </w:pPr>
      <w:r>
        <w:rPr>
          <w:rFonts w:ascii="FontbitDavid" w:hAnsi="FontbitDavid"/>
          <w:spacing w:val="-4"/>
          <w:sz w:val="32"/>
          <w:rtl/>
        </w:rPr>
        <w:tab/>
      </w:r>
      <w:r>
        <w:rPr>
          <w:rFonts w:ascii="FontbitDavid" w:hAnsi="FontbitDavid"/>
          <w:spacing w:val="-4"/>
          <w:sz w:val="32"/>
          <w:rtl/>
        </w:rPr>
        <w:tab/>
      </w:r>
      <w:r>
        <w:rPr>
          <w:rFonts w:ascii="FontbitDavid" w:hAnsi="FontbitDavid"/>
          <w:spacing w:val="-4"/>
          <w:sz w:val="32"/>
          <w:rtl/>
        </w:rPr>
        <w:tab/>
      </w:r>
      <w:r>
        <w:rPr>
          <w:rFonts w:ascii="FontbitDavid" w:hAnsi="FontbitDavid"/>
          <w:spacing w:val="-4"/>
          <w:sz w:val="32"/>
          <w:rtl/>
        </w:rPr>
        <w:tab/>
      </w:r>
      <w:r w:rsidR="00D536A8">
        <w:rPr>
          <w:rStyle w:val="affff5"/>
          <w:rtl/>
        </w:rPr>
        <w:t>ו</w:t>
      </w:r>
      <w:r w:rsidR="00B433C9" w:rsidRPr="00776091">
        <w:rPr>
          <w:rStyle w:val="affff5"/>
          <w:rtl/>
        </w:rPr>
        <w:t xml:space="preserve">תנא </w:t>
      </w:r>
      <w:r>
        <w:rPr>
          <w:rStyle w:val="affff5"/>
          <w:rFonts w:hint="cs"/>
          <w:rtl/>
        </w:rPr>
        <w:t>דידן</w:t>
      </w:r>
      <w:r w:rsidR="00B433C9" w:rsidRPr="00776091">
        <w:rPr>
          <w:rStyle w:val="affff5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>לא גזר צרה, ו</w:t>
      </w:r>
      <w:r>
        <w:rPr>
          <w:rFonts w:ascii="FontbitDavid" w:hAnsi="FontbitDavid" w:hint="cs"/>
          <w:sz w:val="32"/>
          <w:rtl/>
        </w:rPr>
        <w:t>ה</w:t>
      </w:r>
      <w:r w:rsidR="00B433C9" w:rsidRPr="00C35A2C">
        <w:rPr>
          <w:rFonts w:ascii="FontbitDavid" w:hAnsi="FontbitDavid"/>
          <w:sz w:val="32"/>
          <w:rtl/>
        </w:rPr>
        <w:t>שמ</w:t>
      </w:r>
      <w:r>
        <w:rPr>
          <w:rFonts w:ascii="FontbitDavid" w:hAnsi="FontbitDavid" w:hint="cs"/>
          <w:sz w:val="32"/>
          <w:rtl/>
        </w:rPr>
        <w:t>י</w:t>
      </w:r>
      <w:r w:rsidR="00B433C9" w:rsidRPr="00C35A2C">
        <w:rPr>
          <w:rFonts w:ascii="FontbitDavid" w:hAnsi="FontbitDavid"/>
          <w:sz w:val="32"/>
          <w:rtl/>
        </w:rPr>
        <w:t xml:space="preserve">ע 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>קטן וה"</w:t>
      </w:r>
      <w:r w:rsidR="00B433C9" w:rsidRPr="00D1637C">
        <w:rPr>
          <w:rFonts w:ascii="FontbitDavid" w:hAnsi="FontbitDavid" w:cs="PFT_Frank" w:hint="eastAsia"/>
          <w:b/>
          <w:bCs/>
          <w:sz w:val="32"/>
          <w:szCs w:val="14"/>
          <w:rtl/>
        </w:rPr>
        <w:t>ה</w:t>
      </w:r>
      <w:r w:rsidR="00B433C9" w:rsidRPr="00D1637C">
        <w:rPr>
          <w:rFonts w:ascii="FontbitDavid" w:hAnsi="FontbitDavid" w:cs="PFT_Frank"/>
          <w:b/>
          <w:bCs/>
          <w:sz w:val="32"/>
          <w:szCs w:val="14"/>
          <w:rtl/>
        </w:rPr>
        <w:t xml:space="preserve"> בגדול</w:t>
      </w:r>
      <w:r>
        <w:rPr>
          <w:rFonts w:ascii="FontbitDavid" w:hAnsi="FontbitDavid" w:hint="cs"/>
          <w:sz w:val="32"/>
          <w:rtl/>
        </w:rPr>
        <w:t>.</w:t>
      </w:r>
    </w:p>
    <w:p w14:paraId="6EE8932E" w14:textId="61681294" w:rsidR="00E44AFB" w:rsidRDefault="007179F8" w:rsidP="00B55EDF">
      <w:pPr>
        <w:rPr>
          <w:rFonts w:ascii="FontbitDavid" w:hAnsi="FontbitDavid"/>
          <w:sz w:val="32"/>
          <w:rtl/>
        </w:rPr>
      </w:pPr>
      <w:r w:rsidRPr="007179F8">
        <w:rPr>
          <w:rFonts w:ascii="FontbitDavid" w:hAnsi="FontbitDavid"/>
          <w:spacing w:val="-2"/>
          <w:sz w:val="32"/>
          <w:rtl/>
        </w:rPr>
        <w:t>•</w:t>
      </w:r>
      <w:r w:rsidR="00B433C9" w:rsidRPr="00EA6942">
        <w:rPr>
          <w:rFonts w:hint="cs"/>
          <w:spacing w:val="-2"/>
          <w:rtl/>
        </w:rPr>
        <w:t xml:space="preserve"> </w:t>
      </w:r>
      <w:r w:rsidR="00B433C9" w:rsidRPr="00776091">
        <w:rPr>
          <w:rStyle w:val="affff5"/>
          <w:rtl/>
        </w:rPr>
        <w:t>ר</w:t>
      </w:r>
      <w:r w:rsidR="002E5050" w:rsidRPr="00E44AFB">
        <w:rPr>
          <w:rStyle w:val="affff5"/>
          <w:rFonts w:hint="cs"/>
          <w:rtl/>
        </w:rPr>
        <w:t>"</w:t>
      </w:r>
      <w:r w:rsidR="00B433C9" w:rsidRPr="00E44AFB">
        <w:rPr>
          <w:rStyle w:val="affff5"/>
          <w:rtl/>
        </w:rPr>
        <w:t>א</w:t>
      </w:r>
      <w:r w:rsidR="00B433C9" w:rsidRPr="003C3E0D">
        <w:rPr>
          <w:rStyle w:val="affff5"/>
          <w:rtl/>
        </w:rPr>
        <w:t xml:space="preserve"> אמר</w:t>
      </w:r>
      <w:r w:rsidR="002E5050" w:rsidRPr="003C3E0D">
        <w:rPr>
          <w:rStyle w:val="affff5"/>
          <w:rFonts w:hint="eastAsia"/>
          <w:rtl/>
        </w:rPr>
        <w:t>ה</w:t>
      </w:r>
      <w:r w:rsidR="00D536A8" w:rsidRPr="003C3E0D">
        <w:rPr>
          <w:rStyle w:val="affff5"/>
          <w:rtl/>
        </w:rPr>
        <w:t xml:space="preserve"> </w:t>
      </w:r>
      <w:r w:rsidR="00D536A8" w:rsidRPr="00E44AFB">
        <w:rPr>
          <w:rStyle w:val="affff5"/>
          <w:rFonts w:hint="cs"/>
          <w:rtl/>
        </w:rPr>
        <w:t>ל</w:t>
      </w:r>
      <w:r w:rsidR="00D536A8" w:rsidRPr="00D536A8">
        <w:rPr>
          <w:rStyle w:val="affff5"/>
          <w:rFonts w:hint="cs"/>
          <w:rtl/>
        </w:rPr>
        <w:t>א בשם רי</w:t>
      </w:r>
      <w:r w:rsidR="00B03F22">
        <w:rPr>
          <w:rStyle w:val="affff5"/>
          <w:rFonts w:hint="cs"/>
          <w:rtl/>
        </w:rPr>
        <w:t>"</w:t>
      </w:r>
      <w:r w:rsidR="00D536A8" w:rsidRPr="00D536A8">
        <w:rPr>
          <w:rStyle w:val="affff5"/>
          <w:rFonts w:hint="cs"/>
          <w:rtl/>
        </w:rPr>
        <w:t>ו</w:t>
      </w:r>
      <w:r w:rsidR="00D536A8">
        <w:rPr>
          <w:rFonts w:ascii="FontbitDavid" w:hAnsi="FontbitDavid" w:hint="cs"/>
          <w:spacing w:val="-2"/>
          <w:sz w:val="32"/>
          <w:rtl/>
        </w:rPr>
        <w:t xml:space="preserve">, </w:t>
      </w:r>
      <w:r w:rsidR="00E44AFB">
        <w:rPr>
          <w:rStyle w:val="affff5"/>
          <w:rFonts w:hint="cs"/>
          <w:rtl/>
        </w:rPr>
        <w:t>ה</w:t>
      </w:r>
      <w:r w:rsidR="002E5050" w:rsidRPr="003C3E0D">
        <w:rPr>
          <w:rStyle w:val="affff5"/>
          <w:rFonts w:hint="eastAsia"/>
          <w:rtl/>
        </w:rPr>
        <w:t>קפיד</w:t>
      </w:r>
      <w:r w:rsidR="002E5050" w:rsidRPr="003C3E0D">
        <w:rPr>
          <w:rStyle w:val="affff5"/>
          <w:rtl/>
        </w:rPr>
        <w:t xml:space="preserve"> </w:t>
      </w:r>
      <w:r w:rsidR="00B433C9" w:rsidRPr="00776091">
        <w:rPr>
          <w:rStyle w:val="affff5"/>
          <w:rFonts w:hint="cs"/>
          <w:rtl/>
        </w:rPr>
        <w:t>רי</w:t>
      </w:r>
      <w:r w:rsidR="00B433C9" w:rsidRPr="00776091">
        <w:rPr>
          <w:rStyle w:val="affff5"/>
          <w:rtl/>
        </w:rPr>
        <w:t>"</w:t>
      </w:r>
      <w:r w:rsidR="00B433C9" w:rsidRPr="00776091">
        <w:rPr>
          <w:rStyle w:val="affff5"/>
          <w:rFonts w:hint="cs"/>
          <w:rtl/>
        </w:rPr>
        <w:t>ו</w:t>
      </w:r>
      <w:r w:rsidR="002E5050">
        <w:rPr>
          <w:rStyle w:val="affff5"/>
          <w:rFonts w:hint="cs"/>
          <w:rtl/>
        </w:rPr>
        <w:t>,</w:t>
      </w:r>
      <w:r w:rsidR="002E5050">
        <w:rPr>
          <w:rFonts w:ascii="FontbitDavid" w:hAnsi="FontbitDavid" w:hint="cs"/>
          <w:sz w:val="32"/>
          <w:rtl/>
        </w:rPr>
        <w:t xml:space="preserve"> </w:t>
      </w:r>
      <w:r w:rsidR="002E5050" w:rsidRPr="003C3E0D">
        <w:rPr>
          <w:rStyle w:val="affff5"/>
          <w:rFonts w:hint="eastAsia"/>
          <w:rtl/>
        </w:rPr>
        <w:t>נכנסו</w:t>
      </w:r>
      <w:r w:rsidR="00B433C9" w:rsidRPr="003C3E0D">
        <w:rPr>
          <w:rStyle w:val="affff5"/>
          <w:rtl/>
        </w:rPr>
        <w:t xml:space="preserve"> </w:t>
      </w:r>
      <w:r w:rsidR="00B433C9" w:rsidRPr="00E44AFB">
        <w:rPr>
          <w:rStyle w:val="affff5"/>
          <w:rFonts w:hint="cs"/>
          <w:rtl/>
        </w:rPr>
        <w:t>ר</w:t>
      </w:r>
      <w:r w:rsidR="00B433C9" w:rsidRPr="00E44AFB">
        <w:rPr>
          <w:rStyle w:val="affff5"/>
          <w:rtl/>
        </w:rPr>
        <w:t>א</w:t>
      </w:r>
      <w:r w:rsidR="00E44AFB">
        <w:rPr>
          <w:rStyle w:val="affff5"/>
          <w:rFonts w:hint="cs"/>
          <w:rtl/>
        </w:rPr>
        <w:t>"</w:t>
      </w:r>
      <w:r w:rsidR="00B433C9" w:rsidRPr="00E44AFB">
        <w:rPr>
          <w:rStyle w:val="affff5"/>
          <w:rtl/>
        </w:rPr>
        <w:t>מ ורא</w:t>
      </w:r>
      <w:r w:rsidR="00E44AFB">
        <w:rPr>
          <w:rStyle w:val="affff5"/>
          <w:rFonts w:hint="cs"/>
          <w:rtl/>
        </w:rPr>
        <w:t>"</w:t>
      </w:r>
      <w:r w:rsidR="00E44AFB" w:rsidRPr="00E44AFB">
        <w:rPr>
          <w:rStyle w:val="affff5"/>
          <w:rFonts w:hint="cs"/>
          <w:rtl/>
        </w:rPr>
        <w:t>ס</w:t>
      </w:r>
      <w:r w:rsidR="00B433C9" w:rsidRPr="003C3E0D">
        <w:rPr>
          <w:rStyle w:val="affff5"/>
          <w:rtl/>
        </w:rPr>
        <w:t xml:space="preserve"> </w:t>
      </w:r>
      <w:r w:rsidR="002E5050" w:rsidRPr="003C3E0D">
        <w:rPr>
          <w:rStyle w:val="affff5"/>
          <w:rFonts w:hint="eastAsia"/>
          <w:rtl/>
        </w:rPr>
        <w:t>לפייסו</w:t>
      </w:r>
      <w:r w:rsidR="002E5050" w:rsidRPr="003C3E0D">
        <w:rPr>
          <w:rStyle w:val="affff5"/>
          <w:rtl/>
        </w:rPr>
        <w:t xml:space="preserve">, </w:t>
      </w:r>
      <w:r w:rsidR="00B433C9" w:rsidRPr="00776091">
        <w:rPr>
          <w:rStyle w:val="affff5"/>
          <w:rtl/>
        </w:rPr>
        <w:t>א</w:t>
      </w:r>
      <w:r w:rsidR="002E5050">
        <w:rPr>
          <w:rStyle w:val="affff5"/>
          <w:rFonts w:hint="cs"/>
          <w:rtl/>
        </w:rPr>
        <w:t>"</w:t>
      </w:r>
      <w:r w:rsidR="00B433C9" w:rsidRPr="00776091">
        <w:rPr>
          <w:rStyle w:val="affff5"/>
          <w:rtl/>
        </w:rPr>
        <w:t>ל:</w:t>
      </w:r>
    </w:p>
    <w:p w14:paraId="0AFD0174" w14:textId="5935A6BD" w:rsidR="00E44AFB" w:rsidRDefault="002E5050" w:rsidP="00B55EDF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שילמד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מ</w:t>
      </w:r>
      <w:r w:rsidR="00B433C9" w:rsidRPr="00C35A2C">
        <w:rPr>
          <w:rFonts w:ascii="FontbitDavid" w:hAnsi="FontbitDavid"/>
          <w:sz w:val="32"/>
          <w:rtl/>
        </w:rPr>
        <w:t xml:space="preserve">מעשה </w:t>
      </w:r>
      <w:r>
        <w:rPr>
          <w:rFonts w:ascii="FontbitDavid" w:hAnsi="FontbitDavid" w:hint="cs"/>
          <w:sz w:val="32"/>
          <w:rtl/>
        </w:rPr>
        <w:t>ב</w:t>
      </w:r>
      <w:r w:rsidR="00B433C9" w:rsidRPr="00C35A2C">
        <w:rPr>
          <w:rFonts w:ascii="FontbitDavid" w:hAnsi="FontbitDavid"/>
          <w:sz w:val="32"/>
          <w:rtl/>
        </w:rPr>
        <w:t xml:space="preserve">נגר </w:t>
      </w:r>
      <w:r>
        <w:rPr>
          <w:rFonts w:ascii="FontbitDavid" w:hAnsi="FontbitDavid" w:hint="cs"/>
          <w:sz w:val="32"/>
          <w:rtl/>
        </w:rPr>
        <w:t>עם</w:t>
      </w:r>
      <w:r w:rsidR="00B433C9" w:rsidRPr="00C35A2C">
        <w:rPr>
          <w:rFonts w:ascii="FontbitDavid" w:hAnsi="FontbitDavid"/>
          <w:sz w:val="32"/>
          <w:rtl/>
        </w:rPr>
        <w:t xml:space="preserve"> גלוסטרא </w:t>
      </w:r>
      <w:r w:rsidR="00B433C9" w:rsidRPr="003C3E0D">
        <w:rPr>
          <w:rStyle w:val="affff5"/>
          <w:rtl/>
        </w:rPr>
        <w:t>שחלקו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B433C9" w:rsidRPr="00776091">
        <w:rPr>
          <w:rStyle w:val="affff5"/>
          <w:rtl/>
        </w:rPr>
        <w:t>ר</w:t>
      </w:r>
      <w:r>
        <w:rPr>
          <w:rStyle w:val="affff5"/>
          <w:rFonts w:hint="cs"/>
          <w:rtl/>
        </w:rPr>
        <w:t>"</w:t>
      </w:r>
      <w:r w:rsidR="00B433C9" w:rsidRPr="00776091">
        <w:rPr>
          <w:rStyle w:val="affff5"/>
          <w:rtl/>
        </w:rPr>
        <w:t>א וריו</w:t>
      </w:r>
      <w:r>
        <w:rPr>
          <w:rStyle w:val="affff5"/>
          <w:rFonts w:hint="cs"/>
          <w:rtl/>
        </w:rPr>
        <w:t>"</w:t>
      </w:r>
      <w:r w:rsidR="00B433C9" w:rsidRPr="00776091">
        <w:rPr>
          <w:rStyle w:val="affff5"/>
          <w:rtl/>
        </w:rPr>
        <w:t>ס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</w:p>
    <w:p w14:paraId="0077C3D1" w14:textId="05EB06D5" w:rsidR="00A428F1" w:rsidRPr="00C35A2C" w:rsidRDefault="00A428F1" w:rsidP="00B55EDF">
      <w:pPr>
        <w:rPr>
          <w:rFonts w:ascii="FontbitDavid" w:hAnsi="FontbitDavid"/>
          <w:sz w:val="32"/>
          <w:rtl/>
        </w:rPr>
      </w:pPr>
      <w:r>
        <w:rPr>
          <w:rFonts w:ascii="FontbitDavid" w:hAnsi="FontbitDavid" w:hint="cs"/>
          <w:sz w:val="32"/>
          <w:rtl/>
        </w:rPr>
        <w:t>ו</w:t>
      </w:r>
      <w:r w:rsidR="00E44AFB">
        <w:rPr>
          <w:rFonts w:ascii="FontbitDavid" w:hAnsi="FontbitDavid" w:hint="cs"/>
          <w:sz w:val="32"/>
          <w:rtl/>
        </w:rPr>
        <w:t>נ</w:t>
      </w:r>
      <w:r>
        <w:rPr>
          <w:rFonts w:ascii="FontbitDavid" w:hAnsi="FontbitDavid" w:hint="cs"/>
          <w:sz w:val="32"/>
          <w:rtl/>
        </w:rPr>
        <w:t>גרם</w:t>
      </w:r>
      <w:r w:rsidR="00B433C9" w:rsidRPr="00C35A2C">
        <w:rPr>
          <w:rFonts w:ascii="FontbitDavid" w:hAnsi="FontbitDavid"/>
          <w:sz w:val="32"/>
          <w:rtl/>
        </w:rPr>
        <w:t xml:space="preserve"> שנקרע ס"ת בחמתן,</w:t>
      </w:r>
      <w:r>
        <w:rPr>
          <w:rFonts w:ascii="FontbitDavid" w:hAnsi="FontbitDavid" w:hint="cs"/>
          <w:sz w:val="32"/>
          <w:rtl/>
        </w:rPr>
        <w:t xml:space="preserve"> </w:t>
      </w:r>
      <w:r w:rsidR="00B433C9" w:rsidRPr="00776091">
        <w:rPr>
          <w:rStyle w:val="affff5"/>
          <w:rtl/>
        </w:rPr>
        <w:t>ה</w:t>
      </w:r>
      <w:r w:rsidR="00B433C9" w:rsidRPr="00776091">
        <w:rPr>
          <w:rStyle w:val="affff5"/>
          <w:rFonts w:hint="cs"/>
          <w:rtl/>
        </w:rPr>
        <w:t>קפיד רי</w:t>
      </w:r>
      <w:r w:rsidR="00B433C9" w:rsidRPr="00776091">
        <w:rPr>
          <w:rStyle w:val="affff5"/>
          <w:rtl/>
        </w:rPr>
        <w:t>"</w:t>
      </w:r>
      <w:r w:rsidR="00B433C9" w:rsidRPr="00776091">
        <w:rPr>
          <w:rStyle w:val="affff5"/>
          <w:rFonts w:hint="cs"/>
          <w:rtl/>
        </w:rPr>
        <w:t>ו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3C3E0D">
        <w:rPr>
          <w:rStyle w:val="affff5"/>
          <w:rFonts w:hint="eastAsia"/>
          <w:rtl/>
        </w:rPr>
        <w:t>יותר</w:t>
      </w:r>
      <w:r w:rsidR="00B433C9" w:rsidRPr="003C3E0D">
        <w:rPr>
          <w:rStyle w:val="affff5"/>
          <w:rtl/>
        </w:rPr>
        <w:t xml:space="preserve"> </w:t>
      </w:r>
      <w:r w:rsidRPr="00541B9E">
        <w:rPr>
          <w:rStyle w:val="affff5"/>
          <w:rFonts w:hint="cs"/>
          <w:rtl/>
        </w:rPr>
        <w:t>ד</w:t>
      </w:r>
      <w:r w:rsidR="00B433C9" w:rsidRPr="00541B9E">
        <w:rPr>
          <w:rStyle w:val="affff5"/>
          <w:rFonts w:hint="cs"/>
          <w:rtl/>
        </w:rPr>
        <w:t>ר</w:t>
      </w:r>
      <w:r w:rsidR="00B433C9" w:rsidRPr="00541B9E">
        <w:rPr>
          <w:rStyle w:val="affff5"/>
          <w:rtl/>
        </w:rPr>
        <w:t>"</w:t>
      </w:r>
      <w:r w:rsidR="00B433C9" w:rsidRPr="00541B9E">
        <w:rPr>
          <w:rStyle w:val="affff5"/>
          <w:rFonts w:hint="cs"/>
          <w:rtl/>
        </w:rPr>
        <w:t>א</w:t>
      </w:r>
      <w:r w:rsidR="00B433C9" w:rsidRPr="003C3E0D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 xml:space="preserve">אינו </w:t>
      </w:r>
      <w:r w:rsidR="00E44AFB">
        <w:rPr>
          <w:rStyle w:val="affff5"/>
          <w:rFonts w:hint="cs"/>
          <w:rtl/>
        </w:rPr>
        <w:t>חברו כמותם</w:t>
      </w:r>
      <w:r>
        <w:rPr>
          <w:rStyle w:val="affff5"/>
          <w:rFonts w:hint="cs"/>
          <w:rtl/>
        </w:rPr>
        <w:t>,</w:t>
      </w:r>
    </w:p>
    <w:p w14:paraId="50CA4675" w14:textId="709DA010" w:rsidR="00C16530" w:rsidRDefault="005C0E34" w:rsidP="005C0E34">
      <w:pPr>
        <w:rPr>
          <w:rFonts w:ascii="FontbitDavid" w:hAnsi="FontbitDavid"/>
          <w:sz w:val="32"/>
          <w:rtl/>
        </w:rPr>
      </w:pPr>
      <w:r w:rsidRPr="00E44AFB">
        <w:rPr>
          <w:rStyle w:val="affff5"/>
          <w:rFonts w:hint="cs"/>
          <w:rtl/>
        </w:rPr>
        <w:t xml:space="preserve">נכנס </w:t>
      </w:r>
      <w:r w:rsidR="00B433C9" w:rsidRPr="00E44AFB">
        <w:rPr>
          <w:rStyle w:val="affff5"/>
          <w:rFonts w:hint="cs"/>
          <w:rtl/>
        </w:rPr>
        <w:t>רי</w:t>
      </w:r>
      <w:r w:rsidR="00B433C9" w:rsidRPr="00776091">
        <w:rPr>
          <w:rStyle w:val="affff5"/>
          <w:rFonts w:hint="cs"/>
          <w:rtl/>
        </w:rPr>
        <w:t>ב</w:t>
      </w:r>
      <w:r w:rsidR="00B433C9" w:rsidRPr="00776091">
        <w:rPr>
          <w:rStyle w:val="affff5"/>
          <w:rtl/>
        </w:rPr>
        <w:t>"</w:t>
      </w:r>
      <w:r w:rsidR="00B433C9" w:rsidRPr="00776091">
        <w:rPr>
          <w:rStyle w:val="affff5"/>
          <w:rFonts w:hint="cs"/>
          <w:rtl/>
        </w:rPr>
        <w:t>א</w:t>
      </w:r>
      <w:r w:rsidR="00B433C9" w:rsidRPr="00776091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ו</w:t>
      </w:r>
      <w:r w:rsidR="00B433C9" w:rsidRPr="00776091">
        <w:rPr>
          <w:rStyle w:val="affff5"/>
          <w:rtl/>
        </w:rPr>
        <w:t>א"ל:</w:t>
      </w:r>
      <w:r w:rsidR="00B433C9" w:rsidRPr="006B2A7E">
        <w:rPr>
          <w:rStyle w:val="affff1"/>
          <w:rtl/>
        </w:rPr>
        <w:t xml:space="preserve"> </w:t>
      </w:r>
      <w:r>
        <w:rPr>
          <w:rFonts w:ascii="FontbitDavid" w:hAnsi="FontbitDavid" w:hint="cs"/>
          <w:sz w:val="32"/>
          <w:rtl/>
        </w:rPr>
        <w:t>דכ</w:t>
      </w:r>
      <w:r w:rsidR="00B433C9" w:rsidRPr="003C3E0D">
        <w:rPr>
          <w:rStyle w:val="affff1"/>
          <w:rtl/>
        </w:rPr>
        <w:t>יהושע</w:t>
      </w:r>
      <w:r w:rsidR="00B433C9" w:rsidRPr="00C35A2C">
        <w:rPr>
          <w:rFonts w:ascii="FontbitDavid" w:hAnsi="FontbitDavid"/>
          <w:sz w:val="32"/>
          <w:rtl/>
        </w:rPr>
        <w:t xml:space="preserve"> יושב ודורש סתם, והכל יודעין שתורת </w:t>
      </w:r>
      <w:r w:rsidR="00B433C9" w:rsidRPr="003C3E0D">
        <w:rPr>
          <w:rStyle w:val="affff1"/>
          <w:rtl/>
        </w:rPr>
        <w:t>משה</w:t>
      </w:r>
      <w:r w:rsidR="00B433C9" w:rsidRPr="00C35A2C">
        <w:rPr>
          <w:rFonts w:ascii="FontbitDavid" w:hAnsi="FontbitDavid"/>
          <w:sz w:val="32"/>
          <w:rtl/>
        </w:rPr>
        <w:t xml:space="preserve"> היא, </w:t>
      </w:r>
      <w:r w:rsidR="00B433C9" w:rsidRPr="00776091">
        <w:rPr>
          <w:rStyle w:val="affff5"/>
          <w:rtl/>
        </w:rPr>
        <w:t>אף ר</w:t>
      </w:r>
      <w:r w:rsidR="00776091" w:rsidRPr="00776091">
        <w:rPr>
          <w:rStyle w:val="affff5"/>
          <w:rFonts w:hint="cs"/>
          <w:rtl/>
        </w:rPr>
        <w:t>"</w:t>
      </w:r>
      <w:r w:rsidR="00B433C9" w:rsidRPr="00776091">
        <w:rPr>
          <w:rStyle w:val="affff5"/>
          <w:rFonts w:hint="cs"/>
          <w:rtl/>
        </w:rPr>
        <w:t>א</w:t>
      </w:r>
      <w:r w:rsidR="00B433C9" w:rsidRPr="00C35A2C">
        <w:rPr>
          <w:rFonts w:ascii="FontbitDavid" w:hAnsi="FontbitDavid" w:hint="cs"/>
          <w:sz w:val="32"/>
          <w:rtl/>
        </w:rPr>
        <w:t xml:space="preserve"> </w:t>
      </w:r>
      <w:r w:rsidR="00B433C9" w:rsidRPr="00C35A2C">
        <w:rPr>
          <w:rFonts w:ascii="FontbitDavid" w:hAnsi="FontbitDavid"/>
          <w:sz w:val="32"/>
          <w:rtl/>
        </w:rPr>
        <w:t xml:space="preserve">תלמידך ויודעין </w:t>
      </w:r>
      <w:r>
        <w:rPr>
          <w:rFonts w:ascii="FontbitDavid" w:hAnsi="FontbitDavid" w:hint="cs"/>
          <w:sz w:val="32"/>
          <w:rtl/>
        </w:rPr>
        <w:t>ד</w:t>
      </w:r>
      <w:r w:rsidR="00B433C9" w:rsidRPr="00C35A2C">
        <w:rPr>
          <w:rFonts w:ascii="FontbitDavid" w:hAnsi="FontbitDavid"/>
          <w:sz w:val="32"/>
          <w:rtl/>
        </w:rPr>
        <w:t>שלך היא</w:t>
      </w:r>
      <w:r w:rsidR="00E44AFB">
        <w:rPr>
          <w:rFonts w:ascii="FontbitDavid" w:hAnsi="FontbitDavid" w:hint="cs"/>
          <w:sz w:val="32"/>
          <w:rtl/>
        </w:rPr>
        <w:t>,</w:t>
      </w:r>
      <w:r>
        <w:rPr>
          <w:rFonts w:ascii="FontbitDavid" w:hAnsi="FontbitDavid" w:hint="cs"/>
          <w:sz w:val="32"/>
          <w:rtl/>
        </w:rPr>
        <w:t xml:space="preserve"> ונת</w:t>
      </w:r>
      <w:r w:rsidR="00B433C9" w:rsidRPr="00C35A2C">
        <w:rPr>
          <w:rFonts w:ascii="FontbitDavid" w:hAnsi="FontbitDavid"/>
          <w:sz w:val="32"/>
          <w:rtl/>
        </w:rPr>
        <w:t>פייס</w:t>
      </w:r>
      <w:r w:rsidR="00C028B8">
        <w:rPr>
          <w:rFonts w:ascii="FontbitDavid" w:hAnsi="FontbitDavid" w:hint="cs"/>
          <w:sz w:val="32"/>
          <w:rtl/>
        </w:rPr>
        <w:t>.</w:t>
      </w:r>
    </w:p>
    <w:p w14:paraId="0746D140" w14:textId="5FD49A9E" w:rsidR="00E44AFB" w:rsidRDefault="007179F8" w:rsidP="00E44AFB">
      <w:pPr>
        <w:rPr>
          <w:rFonts w:ascii="FontbitDavid" w:hAnsi="FontbitDavid"/>
          <w:sz w:val="32"/>
          <w:rtl/>
        </w:rPr>
      </w:pPr>
      <w:r w:rsidRPr="007179F8">
        <w:rPr>
          <w:rFonts w:ascii="FontbitDavid" w:hAnsi="FontbitDavid"/>
          <w:sz w:val="32"/>
          <w:rtl/>
        </w:rPr>
        <w:t>•</w:t>
      </w:r>
      <w:r w:rsidR="00B433C9" w:rsidRPr="00C35A2C">
        <w:rPr>
          <w:rFonts w:hint="cs"/>
          <w:rtl/>
        </w:rPr>
        <w:t xml:space="preserve"> </w:t>
      </w:r>
      <w:r w:rsidR="00B433C9" w:rsidRPr="00776091">
        <w:rPr>
          <w:rStyle w:val="affff5"/>
          <w:rtl/>
        </w:rPr>
        <w:t>ור</w:t>
      </w:r>
      <w:r w:rsidR="00D536A8">
        <w:rPr>
          <w:rStyle w:val="affff5"/>
          <w:rFonts w:hint="cs"/>
          <w:rtl/>
        </w:rPr>
        <w:t>י"ו הקפיד:</w:t>
      </w:r>
      <w:r w:rsidR="00B433C9" w:rsidRPr="00C35A2C">
        <w:rPr>
          <w:rFonts w:ascii="FontbitDavid" w:hAnsi="FontbitDavid"/>
          <w:sz w:val="32"/>
          <w:rtl/>
        </w:rPr>
        <w:t xml:space="preserve"> </w:t>
      </w:r>
      <w:r w:rsidR="00E44AFB">
        <w:rPr>
          <w:rFonts w:ascii="FontbitDavid" w:hAnsi="FontbitDavid" w:hint="cs"/>
          <w:sz w:val="32"/>
          <w:rtl/>
        </w:rPr>
        <w:t>ד</w:t>
      </w:r>
      <w:r w:rsidR="00B433C9" w:rsidRPr="00C35A2C">
        <w:rPr>
          <w:rFonts w:ascii="FontbitDavid" w:hAnsi="FontbitDavid"/>
          <w:sz w:val="32"/>
          <w:rtl/>
        </w:rPr>
        <w:t xml:space="preserve">ת"ח שאומרים דבר שמועה מפיו בעולם הזה, </w:t>
      </w:r>
    </w:p>
    <w:p w14:paraId="484D9515" w14:textId="07E6277D" w:rsidR="00E44AFB" w:rsidRPr="008E5DE4" w:rsidRDefault="00B433C9" w:rsidP="008E5DE4">
      <w:pPr>
        <w:rPr>
          <w:rFonts w:ascii="FontbitDavid" w:hAnsi="FontbitDavid"/>
          <w:sz w:val="32"/>
          <w:rtl/>
        </w:rPr>
      </w:pPr>
      <w:r w:rsidRPr="00C35A2C">
        <w:rPr>
          <w:rFonts w:ascii="FontbitDavid" w:hAnsi="FontbitDavid"/>
          <w:sz w:val="32"/>
          <w:rtl/>
        </w:rPr>
        <w:t>שפתותיו דובבות בקבר</w:t>
      </w:r>
      <w:r w:rsidR="00E44AFB">
        <w:rPr>
          <w:rFonts w:ascii="FontbitDavid" w:hAnsi="FontbitDavid" w:hint="cs"/>
          <w:sz w:val="32"/>
          <w:rtl/>
        </w:rPr>
        <w:t xml:space="preserve">, </w:t>
      </w:r>
      <w:r w:rsidR="00E44AFB" w:rsidRPr="003C3E0D">
        <w:rPr>
          <w:rStyle w:val="affff1"/>
          <w:rtl/>
        </w:rPr>
        <w:t xml:space="preserve">'אגורה </w:t>
      </w:r>
      <w:r w:rsidR="00E44AFB" w:rsidRPr="003C3E0D">
        <w:rPr>
          <w:rStyle w:val="affff1"/>
          <w:rFonts w:hint="eastAsia"/>
          <w:rtl/>
        </w:rPr>
        <w:t>באהלך</w:t>
      </w:r>
      <w:r w:rsidR="00E44AFB" w:rsidRPr="003C3E0D">
        <w:rPr>
          <w:rStyle w:val="affff1"/>
          <w:rtl/>
        </w:rPr>
        <w:t xml:space="preserve"> </w:t>
      </w:r>
      <w:r w:rsidR="00E44AFB" w:rsidRPr="003C3E0D">
        <w:rPr>
          <w:rStyle w:val="affff1"/>
          <w:rFonts w:hint="eastAsia"/>
          <w:rtl/>
        </w:rPr>
        <w:t>עולמים</w:t>
      </w:r>
      <w:r w:rsidR="00E44AFB">
        <w:rPr>
          <w:rFonts w:ascii="FontbitDavid" w:hAnsi="FontbitDavid" w:hint="cs"/>
          <w:sz w:val="32"/>
          <w:rtl/>
        </w:rPr>
        <w:t>'</w:t>
      </w:r>
      <w:r w:rsidRPr="00AD1A41">
        <w:rPr>
          <w:rStyle w:val="affff1"/>
          <w:rtl/>
        </w:rPr>
        <w:t xml:space="preserve"> </w:t>
      </w:r>
      <w:r w:rsidR="00E44AFB">
        <w:rPr>
          <w:rStyle w:val="affff1"/>
          <w:rFonts w:hint="cs"/>
          <w:rtl/>
        </w:rPr>
        <w:t>ו'</w:t>
      </w:r>
      <w:r w:rsidRPr="00AD1A41">
        <w:rPr>
          <w:rStyle w:val="affff1"/>
          <w:rtl/>
        </w:rPr>
        <w:t>דובב שפתי ישנים</w:t>
      </w:r>
      <w:r w:rsidRPr="00AD1A41">
        <w:rPr>
          <w:rStyle w:val="affff1"/>
          <w:rFonts w:hint="cs"/>
          <w:rtl/>
        </w:rPr>
        <w:t>'</w:t>
      </w:r>
      <w:r w:rsidR="00E44AFB">
        <w:rPr>
          <w:rStyle w:val="affff1"/>
          <w:rFonts w:hint="cs"/>
          <w:rtl/>
        </w:rPr>
        <w:t>.</w:t>
      </w:r>
    </w:p>
    <w:p w14:paraId="32C07A69" w14:textId="3AE89D70" w:rsidR="00B433C9" w:rsidRPr="00BA2125" w:rsidRDefault="00B433C9" w:rsidP="007C50EB">
      <w:pPr>
        <w:pStyle w:val="afff4"/>
        <w:rPr>
          <w:b/>
          <w:bCs/>
          <w:rtl/>
        </w:rPr>
      </w:pPr>
      <w:ins w:id="9961" w:author="מספור קטעי משנה" w:date="2026-10-06T06:45:58Z">
        <w:r>
          <w:rPr>
            <w:rStyle w:val="MisparKeta"/>
          </w:rPr>
          <w:t xml:space="preserve">ג. </w:t>
        </w:r>
      </w:ins>
      <w:bookmarkStart w:id="1088" w:name="_Toc119173111"/>
      <w:bookmarkStart w:id="1089" w:name="_Toc119230206"/>
      <w:r w:rsidRPr="00C35A2C">
        <w:rPr>
          <w:rtl/>
        </w:rPr>
        <w:t xml:space="preserve">אחד בן </w:t>
      </w:r>
      <w:r w:rsidR="00D626E1">
        <w:rPr>
          <w:rFonts w:hint="cs"/>
          <w:rtl/>
        </w:rPr>
        <w:t>ט'</w:t>
      </w:r>
      <w:r w:rsidRPr="00C35A2C">
        <w:rPr>
          <w:rtl/>
        </w:rPr>
        <w:t xml:space="preserve"> שנים</w:t>
      </w:r>
      <w:r w:rsidR="00D626E1">
        <w:rPr>
          <w:rFonts w:hint="cs"/>
          <w:rtl/>
        </w:rPr>
        <w:t>,</w:t>
      </w:r>
      <w:r w:rsidRPr="00C35A2C">
        <w:rPr>
          <w:rtl/>
        </w:rPr>
        <w:t xml:space="preserve"> ו</w:t>
      </w:r>
      <w:r w:rsidR="00D626E1">
        <w:rPr>
          <w:rFonts w:hint="cs"/>
          <w:rtl/>
        </w:rPr>
        <w:t>אחד בן כ' שלא הביא ב' שערות</w:t>
      </w:r>
      <w:r w:rsidRPr="00C35A2C">
        <w:rPr>
          <w:rtl/>
        </w:rPr>
        <w:t>.</w:t>
      </w:r>
      <w:bookmarkEnd w:id="1088"/>
      <w:bookmarkEnd w:id="1089"/>
    </w:p>
    <w:p w14:paraId="60B2EAE3" w14:textId="72664BD9" w:rsidR="009B3168" w:rsidRDefault="00B433C9" w:rsidP="007C50EB">
      <w:pPr>
        <w:rPr>
          <w:rFonts w:ascii="FontbitDavid" w:hAnsi="FontbitDavid"/>
          <w:spacing w:val="-4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והך</w:t>
      </w:r>
      <w:r w:rsidRPr="00AC7749">
        <w:rPr>
          <w:rFonts w:ascii="FontbitDavid" w:hAnsi="FontbitDavid" w:hint="cs"/>
          <w:spacing w:val="-4"/>
          <w:sz w:val="32"/>
          <w:rtl/>
        </w:rPr>
        <w:t xml:space="preserve"> ד</w:t>
      </w:r>
      <w:r w:rsidRPr="00AC7749">
        <w:rPr>
          <w:rFonts w:ascii="FontbitDavid" w:hAnsi="FontbitDavid"/>
          <w:spacing w:val="-4"/>
          <w:sz w:val="32"/>
          <w:rtl/>
        </w:rPr>
        <w:t xml:space="preserve">בן </w:t>
      </w:r>
      <w:r w:rsidRPr="00AC7749">
        <w:rPr>
          <w:rFonts w:ascii="FontbitDavid" w:hAnsi="FontbitDavid" w:hint="cs"/>
          <w:spacing w:val="-4"/>
          <w:sz w:val="32"/>
          <w:rtl/>
        </w:rPr>
        <w:t>כ'</w:t>
      </w:r>
      <w:r w:rsidRPr="00AC7749">
        <w:rPr>
          <w:rFonts w:ascii="FontbitDavid" w:hAnsi="FontbitDavid"/>
          <w:spacing w:val="-4"/>
          <w:sz w:val="32"/>
          <w:rtl/>
        </w:rPr>
        <w:t xml:space="preserve"> שלא הביא </w:t>
      </w:r>
      <w:r w:rsidRPr="00AC7749">
        <w:rPr>
          <w:rFonts w:ascii="FontbitDavid" w:hAnsi="FontbitDavid" w:hint="cs"/>
          <w:spacing w:val="-4"/>
          <w:sz w:val="32"/>
          <w:rtl/>
        </w:rPr>
        <w:t xml:space="preserve">ב' </w:t>
      </w:r>
      <w:r w:rsidRPr="00AC7749">
        <w:rPr>
          <w:rFonts w:ascii="FontbitDavid" w:hAnsi="FontbitDavid"/>
          <w:spacing w:val="-4"/>
          <w:sz w:val="32"/>
          <w:rtl/>
        </w:rPr>
        <w:t>שערות</w:t>
      </w:r>
      <w:r w:rsidR="009B3168">
        <w:rPr>
          <w:rFonts w:ascii="FontbitDavid" w:hAnsi="FontbitDavid" w:hint="cs"/>
          <w:spacing w:val="-4"/>
          <w:sz w:val="32"/>
          <w:rtl/>
        </w:rPr>
        <w:t>,</w:t>
      </w:r>
      <w:r w:rsidRPr="00AC7749">
        <w:rPr>
          <w:rFonts w:ascii="FontbitDavid" w:hAnsi="FontbitDavid"/>
          <w:spacing w:val="-4"/>
          <w:sz w:val="32"/>
          <w:rtl/>
        </w:rPr>
        <w:t xml:space="preserve"> יביאו ראיה שבן </w:t>
      </w:r>
      <w:r w:rsidRPr="00AC7749">
        <w:rPr>
          <w:rFonts w:ascii="FontbitDavid" w:hAnsi="FontbitDavid" w:hint="cs"/>
          <w:spacing w:val="-4"/>
          <w:sz w:val="32"/>
          <w:rtl/>
        </w:rPr>
        <w:t xml:space="preserve">כ' </w:t>
      </w:r>
      <w:r w:rsidRPr="00AC7749">
        <w:rPr>
          <w:rFonts w:ascii="FontbitDavid" w:hAnsi="FontbitDavid"/>
          <w:spacing w:val="-4"/>
          <w:sz w:val="32"/>
          <w:rtl/>
        </w:rPr>
        <w:t>והוא הסריס,</w:t>
      </w:r>
    </w:p>
    <w:p w14:paraId="1D24CCB6" w14:textId="08E8A050" w:rsidR="00B433C9" w:rsidRPr="00AC7749" w:rsidRDefault="00B433C9" w:rsidP="007C50EB">
      <w:pPr>
        <w:rPr>
          <w:rFonts w:ascii="FontbitDavid" w:hAnsi="FontbitDavid"/>
          <w:spacing w:val="-4"/>
          <w:sz w:val="32"/>
          <w:rtl/>
        </w:rPr>
      </w:pPr>
      <w:r w:rsidRPr="00AC7749">
        <w:rPr>
          <w:rFonts w:ascii="FontbitDavid" w:hAnsi="FontbitDavid"/>
          <w:spacing w:val="-4"/>
          <w:sz w:val="32"/>
          <w:rtl/>
        </w:rPr>
        <w:lastRenderedPageBreak/>
        <w:t>לא חולץ ולא מייבם</w:t>
      </w:r>
      <w:r w:rsidR="00053206">
        <w:rPr>
          <w:rFonts w:ascii="FontbitDavid" w:hAnsi="FontbitDavid" w:hint="cs"/>
          <w:spacing w:val="-4"/>
          <w:sz w:val="32"/>
          <w:rtl/>
        </w:rPr>
        <w:t xml:space="preserve"> </w:t>
      </w:r>
      <w:r w:rsidR="00053206" w:rsidRPr="003C3E0D">
        <w:rPr>
          <w:rStyle w:val="affff8"/>
          <w:rFonts w:hint="eastAsia"/>
          <w:rtl/>
        </w:rPr>
        <w:t>ואינו</w:t>
      </w:r>
      <w:r w:rsidR="00053206" w:rsidRPr="003C3E0D">
        <w:rPr>
          <w:rStyle w:val="affff8"/>
          <w:rtl/>
        </w:rPr>
        <w:t xml:space="preserve"> </w:t>
      </w:r>
      <w:r w:rsidR="00053206" w:rsidRPr="003C3E0D">
        <w:rPr>
          <w:rStyle w:val="affff8"/>
          <w:rFonts w:hint="eastAsia"/>
          <w:rtl/>
        </w:rPr>
        <w:t>כקטן</w:t>
      </w:r>
      <w:r w:rsidR="00053206" w:rsidRPr="003C3E0D">
        <w:rPr>
          <w:rStyle w:val="affff8"/>
          <w:rtl/>
        </w:rPr>
        <w:t xml:space="preserve"> </w:t>
      </w:r>
      <w:r w:rsidR="00053206" w:rsidRPr="003C3E0D">
        <w:rPr>
          <w:rStyle w:val="affff8"/>
          <w:rFonts w:hint="eastAsia"/>
          <w:rtl/>
        </w:rPr>
        <w:t>אלא</w:t>
      </w:r>
      <w:r w:rsidR="00053206" w:rsidRPr="003C3E0D">
        <w:rPr>
          <w:rStyle w:val="affff8"/>
          <w:rtl/>
        </w:rPr>
        <w:t xml:space="preserve"> </w:t>
      </w:r>
      <w:r w:rsidR="00053206" w:rsidRPr="003C3E0D">
        <w:rPr>
          <w:rStyle w:val="affff8"/>
          <w:rFonts w:hint="eastAsia"/>
          <w:rtl/>
        </w:rPr>
        <w:t>כסריס</w:t>
      </w:r>
      <w:r w:rsidR="009B3168" w:rsidRPr="003C3E0D">
        <w:rPr>
          <w:rStyle w:val="affff8"/>
          <w:rtl/>
        </w:rPr>
        <w:t>,</w:t>
      </w:r>
    </w:p>
    <w:p w14:paraId="32E95288" w14:textId="6B57B2C7" w:rsidR="008729DA" w:rsidRPr="00C35A2C" w:rsidRDefault="008729DA" w:rsidP="00B55EDF">
      <w:pPr>
        <w:pStyle w:val="afffc"/>
        <w:ind w:left="0"/>
        <w:rPr>
          <w:rtl/>
        </w:rPr>
      </w:pPr>
      <w:r>
        <w:rPr>
          <w:rFonts w:ascii="FontbitDavid" w:hAnsi="FontbitDavid"/>
          <w:spacing w:val="-4"/>
          <w:rtl/>
        </w:rPr>
        <w:tab/>
      </w:r>
      <w:r w:rsidR="00053206">
        <w:rPr>
          <w:rStyle w:val="affff5"/>
          <w:rFonts w:hint="cs"/>
          <w:rtl/>
        </w:rPr>
        <w:t xml:space="preserve">תירץ </w:t>
      </w:r>
      <w:r w:rsidR="00B433C9" w:rsidRPr="00776091">
        <w:rPr>
          <w:rStyle w:val="affff5"/>
          <w:rFonts w:hint="cs"/>
          <w:rtl/>
        </w:rPr>
        <w:t>רב</w:t>
      </w:r>
      <w:r w:rsidR="00B433C9" w:rsidRPr="00776091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 xml:space="preserve">שם </w:t>
      </w:r>
      <w:r w:rsidR="00053206" w:rsidRPr="00D1637C">
        <w:rPr>
          <w:rFonts w:cs="PFT_Frank" w:hint="eastAsia"/>
          <w:b/>
          <w:bCs/>
          <w:szCs w:val="14"/>
          <w:rtl/>
        </w:rPr>
        <w:t>כ</w:t>
      </w:r>
      <w:r w:rsidR="00B433C9" w:rsidRPr="00D1637C">
        <w:rPr>
          <w:rFonts w:cs="PFT_Frank"/>
          <w:b/>
          <w:bCs/>
          <w:szCs w:val="14"/>
          <w:rtl/>
        </w:rPr>
        <w:t>שנולדו לו</w:t>
      </w:r>
      <w:r w:rsidR="00B433C9" w:rsidRPr="00C35A2C">
        <w:rPr>
          <w:rtl/>
        </w:rPr>
        <w:t xml:space="preserve"> סימני סריס.</w:t>
      </w:r>
    </w:p>
    <w:p w14:paraId="115499B8" w14:textId="7102BDFB" w:rsidR="00B433C9" w:rsidRPr="00C35A2C" w:rsidRDefault="008729DA" w:rsidP="003C3E0D">
      <w:pPr>
        <w:pStyle w:val="afffc"/>
        <w:ind w:left="0" w:firstLine="0"/>
        <w:rPr>
          <w:rFonts w:ascii="FontbitDavid" w:hAnsi="FontbitDavid"/>
          <w:rtl/>
        </w:rPr>
      </w:pPr>
      <w:r w:rsidRPr="003C3E0D">
        <w:rPr>
          <w:rStyle w:val="affff5"/>
          <w:rFonts w:hint="eastAsia"/>
          <w:rtl/>
        </w:rPr>
        <w:t>וכש</w:t>
      </w:r>
      <w:r w:rsidR="00B433C9" w:rsidRPr="003C3E0D">
        <w:rPr>
          <w:rStyle w:val="affff5"/>
          <w:rFonts w:hint="eastAsia"/>
          <w:rtl/>
        </w:rPr>
        <w:t>לא</w:t>
      </w:r>
      <w:r w:rsidR="00B433C9" w:rsidRPr="003C3E0D">
        <w:rPr>
          <w:rStyle w:val="affff5"/>
          <w:rtl/>
        </w:rPr>
        <w:t xml:space="preserve"> נולדו</w:t>
      </w:r>
      <w:r w:rsidRPr="003C3E0D">
        <w:rPr>
          <w:rStyle w:val="affff5"/>
          <w:rtl/>
        </w:rPr>
        <w:t>,</w:t>
      </w:r>
      <w:r w:rsidR="00B433C9" w:rsidRPr="008729DA">
        <w:rPr>
          <w:rStyle w:val="affff5"/>
          <w:rFonts w:hint="cs"/>
          <w:rtl/>
        </w:rPr>
        <w:t xml:space="preserve"> </w:t>
      </w:r>
      <w:r w:rsidR="00B433C9" w:rsidRPr="00D536A8">
        <w:rPr>
          <w:rStyle w:val="affff5"/>
          <w:rFonts w:hint="cs"/>
          <w:rtl/>
        </w:rPr>
        <w:t>תדר</w:t>
      </w:r>
      <w:r w:rsidR="00B433C9" w:rsidRPr="00D536A8">
        <w:rPr>
          <w:rStyle w:val="affff5"/>
          <w:rtl/>
        </w:rPr>
        <w:t>"</w:t>
      </w:r>
      <w:r w:rsidR="00B433C9" w:rsidRPr="00D536A8">
        <w:rPr>
          <w:rStyle w:val="affff5"/>
          <w:rFonts w:hint="cs"/>
          <w:rtl/>
        </w:rPr>
        <w:t>ח</w:t>
      </w:r>
      <w:r w:rsidR="00B433C9" w:rsidRPr="00D536A8">
        <w:rPr>
          <w:rStyle w:val="affff5"/>
          <w:rtl/>
        </w:rPr>
        <w:t xml:space="preserve">: </w:t>
      </w:r>
      <w:r w:rsidR="00B433C9" w:rsidRPr="00C35A2C">
        <w:rPr>
          <w:rFonts w:ascii="FontbitDavid" w:hAnsi="FontbitDavid"/>
          <w:rtl/>
        </w:rPr>
        <w:t xml:space="preserve">עד </w:t>
      </w:r>
      <w:r w:rsidR="00B433C9" w:rsidRPr="00D1637C">
        <w:rPr>
          <w:rFonts w:ascii="FontbitDavid" w:hAnsi="FontbitDavid" w:cs="PFT_Frank"/>
          <w:b/>
          <w:bCs/>
          <w:szCs w:val="14"/>
          <w:rtl/>
        </w:rPr>
        <w:t>רוב שנותיו</w:t>
      </w:r>
      <w:r w:rsidR="00B433C9" w:rsidRPr="00C35A2C">
        <w:rPr>
          <w:rFonts w:ascii="FontbitDavid" w:hAnsi="FontbitDavid"/>
          <w:rtl/>
        </w:rPr>
        <w:t>.</w:t>
      </w:r>
    </w:p>
    <w:p w14:paraId="6C1938CC" w14:textId="141B1376" w:rsidR="00D536A8" w:rsidRDefault="00B433C9" w:rsidP="00B55EDF">
      <w:pPr>
        <w:rPr>
          <w:rtl/>
        </w:rPr>
      </w:pPr>
      <w:r w:rsidRPr="00776091">
        <w:rPr>
          <w:rStyle w:val="affff5"/>
          <w:rtl/>
        </w:rPr>
        <w:t>כ</w:t>
      </w:r>
      <w:r w:rsidRPr="00776091">
        <w:rPr>
          <w:rStyle w:val="affff5"/>
          <w:rFonts w:hint="cs"/>
          <w:rtl/>
        </w:rPr>
        <w:t>שבאו לפני רבא</w:t>
      </w:r>
      <w:r w:rsidR="008729DA">
        <w:rPr>
          <w:rFonts w:hint="cs"/>
          <w:rtl/>
        </w:rPr>
        <w:t>,</w:t>
      </w:r>
      <w:r w:rsidR="008729DA">
        <w:rPr>
          <w:rStyle w:val="affff5"/>
          <w:rFonts w:hint="cs"/>
          <w:rtl/>
        </w:rPr>
        <w:t xml:space="preserve"> </w:t>
      </w:r>
      <w:r w:rsidRPr="00776091">
        <w:rPr>
          <w:rStyle w:val="affff5"/>
          <w:rFonts w:hint="cs"/>
          <w:rtl/>
        </w:rPr>
        <w:t>א</w:t>
      </w:r>
      <w:r w:rsidRPr="00776091">
        <w:rPr>
          <w:rStyle w:val="affff5"/>
          <w:rtl/>
        </w:rPr>
        <w:t>"</w:t>
      </w:r>
      <w:r w:rsidRPr="00776091">
        <w:rPr>
          <w:rStyle w:val="affff5"/>
          <w:rFonts w:hint="cs"/>
          <w:rtl/>
        </w:rPr>
        <w:t>ל</w:t>
      </w:r>
      <w:r w:rsidR="00D536A8">
        <w:rPr>
          <w:rFonts w:hint="cs"/>
          <w:rtl/>
        </w:rPr>
        <w:t>:</w:t>
      </w:r>
      <w:r w:rsidRPr="00C35A2C">
        <w:rPr>
          <w:rFonts w:hint="cs"/>
          <w:rtl/>
        </w:rPr>
        <w:t xml:space="preserve"> </w:t>
      </w:r>
      <w:r w:rsidR="008729DA">
        <w:rPr>
          <w:rFonts w:hint="cs"/>
          <w:rtl/>
        </w:rPr>
        <w:t>'</w:t>
      </w:r>
      <w:r w:rsidRPr="00C35A2C">
        <w:rPr>
          <w:rFonts w:hint="cs"/>
          <w:rtl/>
        </w:rPr>
        <w:t>לכו והבריאוהו</w:t>
      </w:r>
      <w:r w:rsidR="008729DA">
        <w:rPr>
          <w:rFonts w:hint="cs"/>
          <w:rtl/>
        </w:rPr>
        <w:t>'</w:t>
      </w:r>
      <w:r w:rsidR="00D536A8">
        <w:rPr>
          <w:rFonts w:hint="cs"/>
          <w:rtl/>
        </w:rPr>
        <w:t>,</w:t>
      </w:r>
      <w:r w:rsidRPr="00C35A2C">
        <w:rPr>
          <w:rFonts w:hint="cs"/>
          <w:rtl/>
        </w:rPr>
        <w:t xml:space="preserve"> </w:t>
      </w:r>
      <w:r w:rsidR="008729DA" w:rsidRPr="00D1637C">
        <w:rPr>
          <w:rFonts w:cs="PFT_Frank" w:hint="eastAsia"/>
          <w:bCs/>
          <w:szCs w:val="14"/>
          <w:rtl/>
        </w:rPr>
        <w:t>או</w:t>
      </w:r>
      <w:r w:rsidRPr="00D536A8">
        <w:rPr>
          <w:rFonts w:hint="cs"/>
          <w:rtl/>
        </w:rPr>
        <w:t xml:space="preserve"> </w:t>
      </w:r>
      <w:r w:rsidR="008729DA">
        <w:rPr>
          <w:rFonts w:hint="cs"/>
          <w:rtl/>
        </w:rPr>
        <w:t>'</w:t>
      </w:r>
      <w:r w:rsidRPr="00D536A8">
        <w:rPr>
          <w:rFonts w:hint="cs"/>
          <w:rtl/>
        </w:rPr>
        <w:t>לכו והכחישוהו</w:t>
      </w:r>
      <w:r w:rsidR="008729DA">
        <w:rPr>
          <w:rFonts w:hint="cs"/>
          <w:rtl/>
        </w:rPr>
        <w:t>'!</w:t>
      </w:r>
      <w:r w:rsidRPr="00D536A8">
        <w:rPr>
          <w:rFonts w:hint="cs"/>
          <w:rtl/>
        </w:rPr>
        <w:t xml:space="preserve"> </w:t>
      </w:r>
    </w:p>
    <w:p w14:paraId="2AC4A75C" w14:textId="18DC8C6D" w:rsidR="00B433C9" w:rsidRPr="00D536A8" w:rsidRDefault="00B433C9" w:rsidP="003C3E0D">
      <w:pPr>
        <w:jc w:val="center"/>
        <w:rPr>
          <w:rtl/>
        </w:rPr>
        <w:sectPr w:rsidR="00B433C9" w:rsidRPr="00D536A8" w:rsidSect="0090328A">
          <w:type w:val="continuous"/>
          <w:pgSz w:w="4536" w:h="6804" w:code="8"/>
          <w:pgMar w:top="567" w:right="567" w:bottom="284" w:left="567" w:header="284" w:footer="284" w:gutter="0"/>
          <w:cols w:space="720"/>
          <w:bidi/>
          <w:rtlGutter/>
          <w:docGrid w:linePitch="360"/>
        </w:sectPr>
      </w:pPr>
      <w:r w:rsidRPr="00D536A8">
        <w:rPr>
          <w:rFonts w:hint="cs"/>
          <w:rtl/>
        </w:rPr>
        <w:t>דסימנין</w:t>
      </w:r>
      <w:r w:rsidR="008729DA">
        <w:rPr>
          <w:rFonts w:hint="cs"/>
          <w:rtl/>
        </w:rPr>
        <w:t>,</w:t>
      </w:r>
      <w:r w:rsidRPr="00D536A8">
        <w:rPr>
          <w:rFonts w:hint="cs"/>
          <w:rtl/>
        </w:rPr>
        <w:t xml:space="preserve"> נושרים מחמת כחישות </w:t>
      </w:r>
      <w:r w:rsidR="008729DA">
        <w:rPr>
          <w:rFonts w:hint="cs"/>
          <w:rtl/>
        </w:rPr>
        <w:t>א</w:t>
      </w:r>
      <w:r w:rsidRPr="00D536A8">
        <w:rPr>
          <w:rFonts w:hint="cs"/>
          <w:rtl/>
        </w:rPr>
        <w:t>ו מחמת בריאות</w:t>
      </w:r>
      <w:r w:rsidR="00D536A8" w:rsidRPr="00D536A8">
        <w:rPr>
          <w:rFonts w:hint="cs"/>
          <w:rtl/>
        </w:rPr>
        <w:t>.</w:t>
      </w:r>
    </w:p>
    <w:p w14:paraId="555537C8" w14:textId="41CD0678" w:rsidR="00B433C9" w:rsidRDefault="00B433C9" w:rsidP="007C50EB">
      <w:pPr>
        <w:pStyle w:val="Hadran"/>
        <w:jc w:val="center"/>
        <w:rPr>
          <w:rtl/>
        </w:rPr>
        <w:pPrChange w:id="91014" w:author="Claude" w:date="2026-10-08T08:35:05Z">
          <w:pPr>
            <w:pStyle w:val="afff2"/>
            <w:jc w:val="center"/>
            <w:rPr>
              <w:rtl/>
            </w:rPr>
          </w:pPr>
        </w:pPrChange>
      </w:pPr>
      <w:r w:rsidRPr="00F97732">
        <w:rPr>
          <w:rtl/>
        </w:rPr>
        <w:t>הדרן עלך האשה רבה.</w:t>
      </w:r>
    </w:p>
    <w:p w14:paraId="717E0FDE" w14:textId="1F5F7D77" w:rsidR="006E731A" w:rsidRDefault="006E731A" w:rsidP="007C50EB">
      <w:pPr>
        <w:pStyle w:val="afff2"/>
        <w:jc w:val="center"/>
        <w:rPr>
          <w:rtl/>
        </w:rPr>
      </w:pPr>
    </w:p>
    <w:p w14:paraId="0AD9C5B4" w14:textId="77777777" w:rsidR="00B433C9" w:rsidRDefault="00B433C9" w:rsidP="007C50EB">
      <w:pPr>
        <w:pStyle w:val="aff9"/>
        <w:framePr w:wrap="around"/>
        <w:spacing w:line="276" w:lineRule="auto"/>
        <w:rPr>
          <w:del w:id="41111" w:author="Claude" w:date="2026-10-07T09:24:50Z"/>
          <w:rFonts w:ascii="Fb Fontext" w:hAnsi="Fb Fontext"/>
          <w:rtl/>
        </w:rPr>
      </w:pPr>
      <w:del w:id="41110" w:author="Claude" w:date="2026-10-07T09:24:50Z">
        <w:r w:rsidRPr="00C35A2C">
          <w:rPr>
            <w:rFonts w:ascii="Fb Fontext" w:hAnsi="Fb Fontext" w:hint="cs"/>
            <w:rtl/>
          </w:rPr>
          <w:lastRenderedPageBreak/>
          <w:delText xml:space="preserve">פרק אחד עשר</w:delText>
        </w:r>
      </w:del>
    </w:p>
    <w:p w14:paraId="5F82352C" w14:textId="77777777" w:rsidR="00B433C9" w:rsidRDefault="00B433C9" w:rsidP="007C50EB">
      <w:pPr>
        <w:pStyle w:val="affa"/>
        <w:framePr w:wrap="around"/>
        <w:spacing w:line="276" w:lineRule="auto"/>
        <w:rPr>
          <w:del w:id="41113" w:author="Claude" w:date="2026-10-07T09:24:50Z"/>
          <w:b/>
          <w:rtl/>
        </w:rPr>
      </w:pPr>
      <w:del w:id="41112" w:author="Claude" w:date="2026-10-07T09:24:50Z">
        <w:r w:rsidRPr="00C2136D">
          <w:rPr>
            <w:rFonts w:hint="cs"/>
            <w:b/>
            <w:rtl/>
          </w:rPr>
          <w:delText xml:space="preserve">נושאין על האנוסה</w:delText>
        </w:r>
      </w:del>
    </w:p>
    <w:p w14:paraId="213ECE53" w14:textId="77777777" w:rsidR="00B433C9" w:rsidRDefault="00B433C9" w:rsidP="007C50EB">
      <w:pPr>
        <w:pStyle w:val="affb"/>
        <w:framePr w:wrap="around"/>
        <w:spacing w:after="0" w:line="276" w:lineRule="auto"/>
        <w:rPr>
          <w:b/>
          <w:rtl/>
        </w:rPr>
      </w:pPr>
      <w:r>
        <w:rPr>
          <w:rFonts w:hint="cs"/>
          <w:b/>
          <w:rtl/>
        </w:rPr>
        <w:t>(</w:t>
      </w:r>
      <w:r w:rsidRPr="00C2136D">
        <w:rPr>
          <w:rFonts w:hint="cs"/>
          <w:b/>
          <w:rtl/>
        </w:rPr>
        <w:t>צז: - קא.</w:t>
      </w:r>
      <w:r>
        <w:rPr>
          <w:rFonts w:hint="cs"/>
          <w:b/>
          <w:rtl/>
        </w:rPr>
        <w:t>)</w:t>
      </w:r>
    </w:p>
    <w:p w14:paraId="0187E294" w14:textId="7E69B876" w:rsidR="008729DA" w:rsidRDefault="00B433C9" w:rsidP="005D5A4C">
      <w:pPr>
        <w:pStyle w:val="affffb"/>
        <w:rPr>
          <w:rtl/>
        </w:rPr>
      </w:pPr>
      <w:ins w:id="9824" w:author="מספור קטעי משנה" w:date="2026-10-06T10:05:58Z">
        <w:r>
          <w:rPr>
            <w:rStyle w:val="MisparKeta"/>
          </w:rPr>
          <w:t xml:space="preserve">א. </w:t>
        </w:r>
      </w:ins>
      <w:bookmarkStart w:id="1090" w:name="_Toc119173112"/>
      <w:bookmarkStart w:id="1091" w:name="_Toc119230207"/>
      <w:r w:rsidRPr="00C2136D">
        <w:rPr>
          <w:rtl/>
        </w:rPr>
        <w:t>נושאין על האנוסה ועל המפותה</w:t>
      </w:r>
      <w:r w:rsidR="008729DA">
        <w:rPr>
          <w:rFonts w:hint="cs"/>
          <w:rtl/>
        </w:rPr>
        <w:t>,</w:t>
      </w:r>
      <w:bookmarkEnd w:id="1090"/>
      <w:bookmarkEnd w:id="1091"/>
    </w:p>
    <w:p>
      <w:pPr>
        <w:pStyle w:val="PetichatPerek"/>
        <w:rPr>
          <w:ins w:id="41109" w:author="Claude" w:date="2026-10-07T09:24:50Z"/>
        </w:rPr>
      </w:pPr>
      <w:ins w:id="41108" w:author="Claude" w:date="2026-10-07T09:24:50Z">
        <w:r>
          <w:rPr>
            <w:rFonts w:ascii="Fb Fontext" w:hAnsi="Fb Fontext" w:hint="cs"/>
            <w:rtl/>
          </w:rPr>
          <w:t xml:space="preserve">פרק אחד עשר</w:t>
        </w:r>
        <w:r>
          <w:rPr>
            <w:rFonts w:ascii="Fb Fontext" w:hAnsi="Fb Fontext" w:hint="cs"/>
            <w:rtl/>
          </w:rPr>
          <w:t xml:space="preserve"> - </w:t>
        </w:r>
        <w:r>
          <w:rPr>
            <w:rFonts w:hint="cs"/>
            <w:b/>
            <w:rtl/>
          </w:rPr>
          <w:t xml:space="preserve">נושאין על האנוסה</w:t>
        </w:r>
      </w:ins>
    </w:p>
    <w:p>
      <w:pPr>
        <w:pStyle w:val="MishnaBatzad"/>
        <w:rPr>
          <w:ins w:id="20559" w:author="קלוד" w:date="2026-10-06T10:10:48Z"/>
        </w:rPr>
      </w:pPr>
      <w:ins w:id="20558" w:author="קלוד" w:date="2026-10-06T10:10:48Z">
        <w:r>
          <w:t xml:space="preserve">משנה א</w:t>
        </w:r>
      </w:ins>
    </w:p>
    <w:p w14:paraId="7A6B8C22" w14:textId="4513F23A" w:rsidR="00B433C9" w:rsidRPr="00C2136D" w:rsidRDefault="00B433C9" w:rsidP="008729DA">
      <w:pPr>
        <w:pStyle w:val="affc"/>
        <w:rPr>
          <w:b/>
          <w:rtl/>
        </w:rPr>
      </w:pPr>
      <w:r w:rsidRPr="00C2136D">
        <w:rPr>
          <w:b/>
          <w:rtl/>
        </w:rPr>
        <w:t>האונס והמפתה על הנשואה - חייב.</w:t>
      </w:r>
    </w:p>
    <w:p w14:paraId="40A5B76B" w14:textId="61E70EEA" w:rsidR="008729DA" w:rsidRDefault="00B433C9" w:rsidP="007C50EB">
      <w:pPr>
        <w:pStyle w:val="affc"/>
        <w:rPr>
          <w:b/>
          <w:rtl/>
        </w:rPr>
      </w:pPr>
      <w:r w:rsidRPr="00C2136D">
        <w:rPr>
          <w:b/>
          <w:rtl/>
        </w:rPr>
        <w:t>נושא אנוסת ומפותת אביו, אנוסת ומפותת בנו</w:t>
      </w:r>
      <w:r w:rsidR="008729DA">
        <w:rPr>
          <w:rFonts w:hint="cs"/>
          <w:b/>
          <w:rtl/>
        </w:rPr>
        <w:t>,</w:t>
      </w:r>
    </w:p>
    <w:p w14:paraId="0AEBFDD9" w14:textId="549821E8" w:rsidR="00B433C9" w:rsidRPr="00C2136D" w:rsidRDefault="00F42752" w:rsidP="007C50EB">
      <w:pPr>
        <w:pStyle w:val="affc"/>
        <w:rPr>
          <w:b/>
          <w:rtl/>
        </w:rPr>
      </w:pPr>
      <w:r>
        <w:rPr>
          <w:rStyle w:val="affffa"/>
          <w:rFonts w:hint="cs"/>
          <w:rtl/>
        </w:rPr>
        <w:t>ר"</w:t>
      </w:r>
      <w:r w:rsidRPr="00F42752">
        <w:rPr>
          <w:rStyle w:val="affffa"/>
          <w:rFonts w:hint="cs"/>
          <w:rtl/>
        </w:rPr>
        <w:t>י</w:t>
      </w:r>
      <w:r w:rsidR="008729DA">
        <w:rPr>
          <w:rStyle w:val="affffa"/>
          <w:rFonts w:hint="cs"/>
          <w:rtl/>
        </w:rPr>
        <w:t>:</w:t>
      </w:r>
      <w:r>
        <w:rPr>
          <w:rFonts w:hint="cs"/>
          <w:b/>
          <w:rtl/>
        </w:rPr>
        <w:t xml:space="preserve"> אוסר</w:t>
      </w:r>
      <w:r w:rsidR="008729DA">
        <w:rPr>
          <w:rFonts w:hint="cs"/>
          <w:b/>
          <w:rtl/>
        </w:rPr>
        <w:t xml:space="preserve"> באנוסת ומפותת אביו</w:t>
      </w:r>
      <w:r>
        <w:rPr>
          <w:rFonts w:hint="cs"/>
          <w:b/>
          <w:rtl/>
        </w:rPr>
        <w:t>.</w:t>
      </w:r>
    </w:p>
    <w:p w14:paraId="241F3569" w14:textId="67A0C5EE" w:rsidR="00B433C9" w:rsidRPr="00C2136D" w:rsidRDefault="008729DA" w:rsidP="00B55EDF">
      <w:pPr>
        <w:rPr>
          <w:rFonts w:ascii="Fb Fontext" w:hAnsi="Fb Fontext"/>
          <w:b/>
          <w:rtl/>
        </w:rPr>
      </w:pPr>
      <w:r>
        <w:rPr>
          <w:rStyle w:val="affff5"/>
          <w:rFonts w:hint="cs"/>
          <w:rtl/>
        </w:rPr>
        <w:t>כ</w:t>
      </w:r>
      <w:r w:rsidR="00B433C9" w:rsidRPr="009D3083">
        <w:rPr>
          <w:rStyle w:val="affff5"/>
          <w:rtl/>
        </w:rPr>
        <w:t>דת"ר:</w:t>
      </w:r>
      <w:r w:rsidR="00B433C9" w:rsidRPr="00C2136D">
        <w:rPr>
          <w:rFonts w:ascii="Fb Fontext" w:hAnsi="Fb Fontext"/>
          <w:b/>
          <w:rtl/>
        </w:rPr>
        <w:t xml:space="preserve"> </w:t>
      </w:r>
      <w:r w:rsidR="00B433C9" w:rsidRPr="00D1637C">
        <w:rPr>
          <w:rFonts w:ascii="Fb Fontext" w:hAnsi="Fb Fontext" w:cs="PFT_Frank"/>
          <w:bCs/>
          <w:szCs w:val="14"/>
          <w:rtl/>
        </w:rPr>
        <w:t>אנס אשה</w:t>
      </w:r>
      <w:r w:rsidR="00B433C9" w:rsidRPr="00C2136D">
        <w:rPr>
          <w:rFonts w:ascii="Fb Fontext" w:hAnsi="Fb Fontext"/>
          <w:b/>
          <w:rtl/>
        </w:rPr>
        <w:t xml:space="preserve"> - מותר לישא בתה.</w:t>
      </w:r>
    </w:p>
    <w:p w14:paraId="45772825" w14:textId="61E5F51C" w:rsidR="008729DA" w:rsidRDefault="00B433C9" w:rsidP="007C50EB">
      <w:pPr>
        <w:rPr>
          <w:rFonts w:ascii="Fb Fontext" w:hAnsi="Fb Fontext"/>
          <w:b/>
          <w:rtl/>
        </w:rPr>
      </w:pPr>
      <w:r w:rsidRPr="00D1637C">
        <w:rPr>
          <w:rFonts w:cs="PFT_Frank" w:hint="eastAsia"/>
          <w:b/>
          <w:bCs/>
          <w:szCs w:val="14"/>
          <w:rtl/>
        </w:rPr>
        <w:t>והך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C2136D">
        <w:rPr>
          <w:rFonts w:ascii="Fb Fontext" w:hAnsi="Fb Fontext" w:hint="cs"/>
          <w:b/>
          <w:rtl/>
        </w:rPr>
        <w:t>ד</w:t>
      </w:r>
      <w:r w:rsidRPr="00C2136D">
        <w:rPr>
          <w:rFonts w:ascii="Fb Fontext" w:hAnsi="Fb Fontext"/>
          <w:b/>
          <w:rtl/>
        </w:rPr>
        <w:t>הנטען מאשה אסור באמה</w:t>
      </w:r>
      <w:r w:rsidR="008729DA">
        <w:rPr>
          <w:rFonts w:ascii="Fb Fontext" w:hAnsi="Fb Fontext" w:hint="cs"/>
          <w:b/>
          <w:rtl/>
        </w:rPr>
        <w:t>,</w:t>
      </w:r>
      <w:r w:rsidRPr="00C2136D">
        <w:rPr>
          <w:rFonts w:ascii="Fb Fontext" w:hAnsi="Fb Fontext"/>
          <w:b/>
          <w:rtl/>
        </w:rPr>
        <w:t xml:space="preserve"> בתה</w:t>
      </w:r>
      <w:r w:rsidR="008729DA">
        <w:rPr>
          <w:rFonts w:ascii="Fb Fontext" w:hAnsi="Fb Fontext" w:hint="cs"/>
          <w:b/>
          <w:rtl/>
        </w:rPr>
        <w:t>,</w:t>
      </w:r>
      <w:r w:rsidRPr="00C2136D">
        <w:rPr>
          <w:rFonts w:ascii="Fb Fontext" w:hAnsi="Fb Fontext"/>
          <w:b/>
          <w:rtl/>
        </w:rPr>
        <w:t xml:space="preserve"> ואחותה</w:t>
      </w:r>
      <w:r w:rsidR="008729DA">
        <w:rPr>
          <w:rFonts w:ascii="Fb Fontext" w:hAnsi="Fb Fontext" w:hint="cs"/>
          <w:b/>
          <w:rtl/>
        </w:rPr>
        <w:t>!</w:t>
      </w:r>
    </w:p>
    <w:p w14:paraId="491FDB23" w14:textId="1CD47725" w:rsidR="008729DA" w:rsidRDefault="00B433C9" w:rsidP="008729DA">
      <w:pPr>
        <w:rPr>
          <w:rFonts w:ascii="FrankRuehl" w:hAnsi="FrankRuehl"/>
          <w:b/>
          <w:rtl/>
        </w:rPr>
      </w:pPr>
      <w:r w:rsidRPr="00C2136D">
        <w:rPr>
          <w:rFonts w:ascii="Fb Fontext" w:hAnsi="Fb Fontext" w:hint="cs"/>
          <w:b/>
          <w:rtl/>
        </w:rPr>
        <w:t xml:space="preserve">- </w:t>
      </w:r>
      <w:r w:rsidRPr="00D1637C">
        <w:rPr>
          <w:rFonts w:ascii="Fb Fontext" w:hAnsi="Fb Fontext" w:cs="PFT_Frank"/>
          <w:bCs/>
          <w:szCs w:val="14"/>
          <w:rtl/>
        </w:rPr>
        <w:t>מדרבנן</w:t>
      </w:r>
      <w:r w:rsidR="008729DA">
        <w:rPr>
          <w:rFonts w:ascii="Fb Fontext" w:hAnsi="Fb Fontext" w:hint="cs"/>
          <w:b/>
          <w:rtl/>
        </w:rPr>
        <w:t>,</w:t>
      </w:r>
      <w:r w:rsidR="008729DA">
        <w:rPr>
          <w:rFonts w:ascii="Fb Fontext" w:hAnsi="Fb Fontext" w:cs="PFT_Frank" w:hint="cs"/>
          <w:bCs/>
          <w:szCs w:val="14"/>
          <w:rtl/>
        </w:rPr>
        <w:t xml:space="preserve"> </w:t>
      </w:r>
      <w:r w:rsidRPr="003C3E0D">
        <w:rPr>
          <w:rStyle w:val="affff5"/>
          <w:rtl/>
        </w:rPr>
        <w:t>ו</w:t>
      </w:r>
      <w:r w:rsidR="008729DA" w:rsidRPr="003C3E0D">
        <w:rPr>
          <w:rStyle w:val="affff5"/>
          <w:rFonts w:hint="eastAsia"/>
          <w:rtl/>
        </w:rPr>
        <w:t>משנתינו</w:t>
      </w:r>
      <w:r w:rsidRPr="00C2136D">
        <w:rPr>
          <w:rFonts w:ascii="Fb Fontext" w:hAnsi="Fb Fontext" w:hint="cs"/>
          <w:b/>
          <w:rtl/>
        </w:rPr>
        <w:t xml:space="preserve"> </w:t>
      </w:r>
      <w:r w:rsidR="008729DA">
        <w:rPr>
          <w:rFonts w:ascii="Fb Fontext" w:hAnsi="Fb Fontext" w:hint="cs"/>
          <w:b/>
          <w:rtl/>
        </w:rPr>
        <w:t>ד</w:t>
      </w:r>
      <w:r w:rsidRPr="00C2136D">
        <w:rPr>
          <w:rFonts w:ascii="Fb Fontext" w:hAnsi="Fb Fontext" w:hint="cs"/>
          <w:b/>
          <w:rtl/>
        </w:rPr>
        <w:t xml:space="preserve">לכתחילה </w:t>
      </w:r>
      <w:r w:rsidR="008729DA">
        <w:rPr>
          <w:rFonts w:ascii="Fb Fontext" w:hAnsi="Fb Fontext" w:hint="cs"/>
          <w:b/>
          <w:rtl/>
        </w:rPr>
        <w:t xml:space="preserve">- </w:t>
      </w:r>
      <w:r w:rsidRPr="00D1637C">
        <w:rPr>
          <w:rFonts w:ascii="Fb Fontext" w:hAnsi="Fb Fontext" w:cs="PFT_Frank" w:hint="eastAsia"/>
          <w:bCs/>
          <w:szCs w:val="14"/>
          <w:rtl/>
        </w:rPr>
        <w:t>לאחר</w:t>
      </w:r>
      <w:r w:rsidRPr="00D1637C">
        <w:rPr>
          <w:rFonts w:ascii="Fb Fontext" w:hAnsi="Fb Fontext" w:cs="PFT_Frank"/>
          <w:bCs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Cs/>
          <w:szCs w:val="14"/>
          <w:rtl/>
        </w:rPr>
        <w:t>מיתה</w:t>
      </w:r>
      <w:r w:rsidR="008729DA">
        <w:rPr>
          <w:rFonts w:ascii="Fb Fontext" w:hAnsi="Fb Fontext" w:hint="cs"/>
          <w:b/>
          <w:rtl/>
        </w:rPr>
        <w:t>.</w:t>
      </w:r>
    </w:p>
    <w:p w14:paraId="1E9CD952" w14:textId="77777777" w:rsidR="008E5DE4" w:rsidRPr="00062827" w:rsidRDefault="008729DA" w:rsidP="008E5DE4">
      <w:pPr>
        <w:rPr>
          <w:spacing w:val="-2"/>
          <w:rtl/>
        </w:rPr>
      </w:pPr>
      <w:r w:rsidRPr="00062827">
        <w:rPr>
          <w:rFonts w:hint="cs"/>
          <w:spacing w:val="-2"/>
          <w:rtl/>
        </w:rPr>
        <w:t>מנין ש</w:t>
      </w:r>
      <w:r w:rsidR="00E8133F" w:rsidRPr="00062827">
        <w:rPr>
          <w:rFonts w:hint="cs"/>
          <w:spacing w:val="-2"/>
          <w:rtl/>
        </w:rPr>
        <w:t>קרובות מחמת אשתו -</w:t>
      </w:r>
      <w:r w:rsidRPr="00062827">
        <w:rPr>
          <w:rFonts w:hint="cs"/>
          <w:spacing w:val="-2"/>
          <w:rtl/>
        </w:rPr>
        <w:t xml:space="preserve"> ע"י נישואין, ולא ע"י אונס ופיתוי</w:t>
      </w:r>
    </w:p>
    <w:p w14:paraId="0FCAA02D" w14:textId="6AE2ECA1" w:rsidR="00B433C9" w:rsidRPr="00F97732" w:rsidRDefault="008729DA" w:rsidP="00615A60">
      <w:pPr>
        <w:pStyle w:val="aff2"/>
        <w:rPr>
          <w:rtl/>
        </w:rPr>
      </w:pPr>
      <w:r>
        <w:rPr>
          <w:rFonts w:cs="PFT_Frank" w:hint="cs"/>
          <w:rtl/>
        </w:rPr>
        <w:t xml:space="preserve"> </w:t>
      </w:r>
      <w:r w:rsidR="00B433C9" w:rsidRPr="00615A60">
        <w:rPr>
          <w:rFonts w:ascii="FrankRuehl" w:hAnsi="FrankRuehl" w:hint="cs"/>
          <w:rtl/>
        </w:rPr>
        <w:t>׹</w:t>
      </w:r>
    </w:p>
    <w:p w14:paraId="6B6F91AC" w14:textId="70E87613" w:rsidR="00B433C9" w:rsidRPr="00C2136D" w:rsidRDefault="008729DA" w:rsidP="00B55EDF">
      <w:pPr>
        <w:rPr>
          <w:rFonts w:ascii="Fb Fontext" w:hAnsi="Fb Fontext"/>
          <w:b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9D3083">
        <w:rPr>
          <w:rStyle w:val="affff5"/>
          <w:rtl/>
        </w:rPr>
        <w:t>ת"ר:</w:t>
      </w:r>
      <w:r w:rsidR="00B433C9" w:rsidRPr="00C2136D">
        <w:rPr>
          <w:rFonts w:ascii="Fb Fontext" w:hAnsi="Fb Fontext"/>
          <w:b/>
          <w:sz w:val="32"/>
          <w:rtl/>
        </w:rPr>
        <w:t xml:space="preserve"> בכולן נאמר </w:t>
      </w:r>
      <w:r w:rsidR="00B433C9" w:rsidRPr="00BA2125">
        <w:rPr>
          <w:rStyle w:val="affff1"/>
          <w:rtl/>
        </w:rPr>
        <w:t>שכיבה</w:t>
      </w:r>
      <w:r w:rsidR="00B433C9" w:rsidRPr="00C2136D">
        <w:rPr>
          <w:rFonts w:ascii="Fb Fontext" w:hAnsi="Fb Fontext"/>
          <w:b/>
          <w:sz w:val="32"/>
          <w:rtl/>
        </w:rPr>
        <w:t xml:space="preserve"> וכאן </w:t>
      </w:r>
      <w:r w:rsidR="00B433C9" w:rsidRPr="00BA2125">
        <w:rPr>
          <w:rStyle w:val="affff1"/>
          <w:rtl/>
        </w:rPr>
        <w:t>קיחה,</w:t>
      </w:r>
      <w:r w:rsidR="00B433C9" w:rsidRPr="00C2136D">
        <w:rPr>
          <w:rFonts w:ascii="Fb Fontext" w:hAnsi="Fb Fontext"/>
          <w:b/>
          <w:sz w:val="32"/>
          <w:rtl/>
        </w:rPr>
        <w:t xml:space="preserve"> דרך ליקוחין אסרה תורה.</w:t>
      </w:r>
    </w:p>
    <w:p w14:paraId="32345D96" w14:textId="746070C0" w:rsidR="00B433C9" w:rsidRPr="00C2136D" w:rsidRDefault="00B433C9" w:rsidP="007C50EB">
      <w:pPr>
        <w:rPr>
          <w:rFonts w:ascii="Fb Fontext" w:hAnsi="Fb Fontext"/>
          <w:b/>
          <w:rtl/>
        </w:rPr>
      </w:pPr>
      <w:r w:rsidRPr="00E8133F">
        <w:rPr>
          <w:rFonts w:ascii="Fb Fontext" w:hAnsi="Fb Fontext" w:cs="PFT_Frank" w:hint="cs"/>
          <w:bCs/>
          <w:szCs w:val="14"/>
          <w:rtl/>
        </w:rPr>
        <w:t>ו</w:t>
      </w:r>
      <w:r w:rsidR="00E8133F" w:rsidRPr="00D1637C">
        <w:rPr>
          <w:rFonts w:ascii="Fb Fontext" w:hAnsi="Fb Fontext" w:cs="PFT_Frank" w:hint="eastAsia"/>
          <w:bCs/>
          <w:szCs w:val="14"/>
          <w:rtl/>
        </w:rPr>
        <w:t>אף</w:t>
      </w:r>
      <w:r w:rsidR="00E8133F">
        <w:rPr>
          <w:rFonts w:ascii="Fb Fontext" w:hAnsi="Fb Fontext" w:hint="cs"/>
          <w:b/>
          <w:rtl/>
        </w:rPr>
        <w:t xml:space="preserve"> </w:t>
      </w:r>
      <w:r w:rsidRPr="00C2136D">
        <w:rPr>
          <w:rFonts w:ascii="Fb Fontext" w:hAnsi="Fb Fontext" w:hint="cs"/>
          <w:b/>
          <w:rtl/>
        </w:rPr>
        <w:t>ד</w:t>
      </w:r>
      <w:r w:rsidR="00E8133F">
        <w:rPr>
          <w:rFonts w:ascii="Fb Fontext" w:hAnsi="Fb Fontext" w:hint="cs"/>
          <w:b/>
          <w:rtl/>
        </w:rPr>
        <w:t>ב</w:t>
      </w:r>
      <w:r w:rsidRPr="00C2136D">
        <w:rPr>
          <w:rFonts w:ascii="Fb Fontext" w:hAnsi="Fb Fontext" w:hint="cs"/>
          <w:b/>
          <w:rtl/>
        </w:rPr>
        <w:t xml:space="preserve">אחותו </w:t>
      </w:r>
      <w:r w:rsidR="00164D64">
        <w:rPr>
          <w:rFonts w:ascii="Fb Fontext" w:hAnsi="Fb Fontext" w:hint="cs"/>
          <w:b/>
          <w:rtl/>
        </w:rPr>
        <w:t>'</w:t>
      </w:r>
      <w:r w:rsidRPr="0047177F">
        <w:rPr>
          <w:rStyle w:val="affff1"/>
          <w:rtl/>
        </w:rPr>
        <w:t>איש אשר יקח את אחותו</w:t>
      </w:r>
      <w:r w:rsidR="00164D64">
        <w:rPr>
          <w:rStyle w:val="affff1"/>
          <w:rFonts w:hint="cs"/>
          <w:rtl/>
        </w:rPr>
        <w:t>'</w:t>
      </w:r>
      <w:r w:rsidR="00E8133F">
        <w:rPr>
          <w:rFonts w:ascii="Fb Fontext" w:hAnsi="Fb Fontext" w:hint="cs"/>
          <w:b/>
          <w:rtl/>
        </w:rPr>
        <w:t xml:space="preserve"> -</w:t>
      </w:r>
      <w:r w:rsidRPr="00C2136D">
        <w:rPr>
          <w:rFonts w:ascii="Fb Fontext" w:hAnsi="Fb Fontext"/>
          <w:b/>
          <w:rtl/>
        </w:rPr>
        <w:t xml:space="preserve"> </w:t>
      </w:r>
      <w:r w:rsidRPr="00C2136D">
        <w:rPr>
          <w:rFonts w:ascii="Fb Fontext" w:hAnsi="Fb Fontext" w:hint="cs"/>
          <w:b/>
          <w:rtl/>
        </w:rPr>
        <w:t>אין להתיר דרך שכיבה</w:t>
      </w:r>
      <w:r w:rsidR="00E8133F">
        <w:rPr>
          <w:rFonts w:ascii="Fb Fontext" w:hAnsi="Fb Fontext" w:hint="cs"/>
          <w:b/>
          <w:rtl/>
        </w:rPr>
        <w:t>,</w:t>
      </w:r>
    </w:p>
    <w:p w14:paraId="1DF6FEC3" w14:textId="535A8667" w:rsidR="00B433C9" w:rsidRPr="00C2136D" w:rsidRDefault="00E8133F" w:rsidP="003C3E0D">
      <w:pPr>
        <w:ind w:left="113" w:firstLine="113"/>
        <w:rPr>
          <w:rFonts w:ascii="Fb Fontext" w:hAnsi="Fb Fontext" w:cs="Guttman Vilna"/>
          <w:b/>
          <w:bCs/>
          <w:rtl/>
        </w:rPr>
      </w:pPr>
      <w:r>
        <w:rPr>
          <w:rFonts w:ascii="Fb Fontext" w:hAnsi="Fb Fontext" w:hint="cs"/>
          <w:b/>
          <w:rtl/>
        </w:rPr>
        <w:t>ש</w:t>
      </w:r>
      <w:r w:rsidR="00B433C9" w:rsidRPr="00C2136D">
        <w:rPr>
          <w:rFonts w:ascii="Fb Fontext" w:hAnsi="Fb Fontext"/>
          <w:b/>
          <w:rtl/>
        </w:rPr>
        <w:t>הראוי ל</w:t>
      </w:r>
      <w:r>
        <w:rPr>
          <w:rFonts w:ascii="Fb Fontext" w:hAnsi="Fb Fontext" w:hint="cs"/>
          <w:b/>
          <w:rtl/>
        </w:rPr>
        <w:t>'</w:t>
      </w:r>
      <w:r w:rsidR="00B433C9" w:rsidRPr="00C2136D">
        <w:rPr>
          <w:rFonts w:ascii="Fb Fontext" w:hAnsi="Fb Fontext"/>
          <w:b/>
          <w:rtl/>
        </w:rPr>
        <w:t>קיחה</w:t>
      </w:r>
      <w:r>
        <w:rPr>
          <w:rFonts w:ascii="Fb Fontext" w:hAnsi="Fb Fontext" w:hint="cs"/>
          <w:b/>
          <w:rtl/>
        </w:rPr>
        <w:t>'</w:t>
      </w:r>
      <w:r w:rsidR="00B433C9" w:rsidRPr="00C2136D">
        <w:rPr>
          <w:rFonts w:ascii="Fb Fontext" w:hAnsi="Fb Fontext"/>
          <w:b/>
          <w:rtl/>
        </w:rPr>
        <w:t xml:space="preserve"> - קיחה, הראוי ל</w:t>
      </w:r>
      <w:r>
        <w:rPr>
          <w:rFonts w:ascii="Fb Fontext" w:hAnsi="Fb Fontext" w:hint="cs"/>
          <w:b/>
          <w:rtl/>
        </w:rPr>
        <w:t>'</w:t>
      </w:r>
      <w:r w:rsidR="00B433C9" w:rsidRPr="00C2136D">
        <w:rPr>
          <w:rFonts w:ascii="Fb Fontext" w:hAnsi="Fb Fontext"/>
          <w:b/>
          <w:rtl/>
        </w:rPr>
        <w:t>שכיבה</w:t>
      </w:r>
      <w:r>
        <w:rPr>
          <w:rFonts w:ascii="Fb Fontext" w:hAnsi="Fb Fontext" w:hint="cs"/>
          <w:b/>
          <w:rtl/>
        </w:rPr>
        <w:t>'</w:t>
      </w:r>
      <w:r w:rsidR="00B433C9" w:rsidRPr="00C2136D">
        <w:rPr>
          <w:rFonts w:ascii="Fb Fontext" w:hAnsi="Fb Fontext"/>
          <w:b/>
          <w:rtl/>
        </w:rPr>
        <w:t xml:space="preserve"> - שכיבה.</w:t>
      </w:r>
    </w:p>
    <w:p w14:paraId="18B49239" w14:textId="035ED15E" w:rsidR="00B433C9" w:rsidRDefault="00E8133F" w:rsidP="00B55EDF">
      <w:pPr>
        <w:rPr>
          <w:rFonts w:ascii="Fb Fontext" w:hAnsi="Fb Fontext"/>
          <w:b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9D3083">
        <w:rPr>
          <w:rStyle w:val="affff5"/>
          <w:rtl/>
        </w:rPr>
        <w:t>רבא:</w:t>
      </w:r>
      <w:r w:rsidR="00B433C9" w:rsidRPr="00C2136D">
        <w:rPr>
          <w:rFonts w:ascii="Fb Fontext" w:hAnsi="Fb Fontext"/>
          <w:b/>
          <w:sz w:val="32"/>
          <w:rtl/>
        </w:rPr>
        <w:t xml:space="preserve"> </w:t>
      </w:r>
      <w:r w:rsidR="00B433C9" w:rsidRPr="00B71F95">
        <w:rPr>
          <w:rStyle w:val="affff1"/>
          <w:rFonts w:hint="cs"/>
          <w:rtl/>
        </w:rPr>
        <w:t>'</w:t>
      </w:r>
      <w:r w:rsidR="00B433C9" w:rsidRPr="00B71F95">
        <w:rPr>
          <w:rStyle w:val="affff1"/>
          <w:rtl/>
        </w:rPr>
        <w:t>ערות בת בנך או בת בתך לא תגלה</w:t>
      </w:r>
      <w:r w:rsidR="00B433C9" w:rsidRPr="00B71F95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 xml:space="preserve"> </w:t>
      </w:r>
      <w:r w:rsidR="00B433C9" w:rsidRPr="00C2136D">
        <w:rPr>
          <w:rFonts w:ascii="Fb Fontext" w:hAnsi="Fb Fontext" w:hint="cs"/>
          <w:b/>
          <w:sz w:val="32"/>
          <w:rtl/>
        </w:rPr>
        <w:t>-</w:t>
      </w:r>
      <w:r w:rsidR="00B433C9" w:rsidRPr="00C2136D">
        <w:rPr>
          <w:rFonts w:ascii="Fb Fontext" w:hAnsi="Fb Fontext"/>
          <w:b/>
          <w:sz w:val="32"/>
          <w:rtl/>
        </w:rPr>
        <w:t xml:space="preserve"> בת בנה ובת בתה</w:t>
      </w:r>
      <w:r>
        <w:rPr>
          <w:rFonts w:ascii="Fb Fontext" w:hAnsi="Fb Fontext" w:hint="cs"/>
          <w:b/>
          <w:sz w:val="32"/>
          <w:rtl/>
        </w:rPr>
        <w:t>,</w:t>
      </w:r>
      <w:r w:rsidR="00B433C9" w:rsidRPr="00C2136D">
        <w:rPr>
          <w:rFonts w:ascii="Fb Fontext" w:hAnsi="Fb Fontext"/>
          <w:b/>
          <w:sz w:val="32"/>
          <w:rtl/>
        </w:rPr>
        <w:t xml:space="preserve"> גל</w:t>
      </w:r>
      <w:r>
        <w:rPr>
          <w:rFonts w:ascii="Fb Fontext" w:hAnsi="Fb Fontext" w:hint="cs"/>
          <w:b/>
          <w:sz w:val="32"/>
          <w:rtl/>
        </w:rPr>
        <w:t>ה!</w:t>
      </w:r>
    </w:p>
    <w:p w14:paraId="625A6388" w14:textId="0DC90D8B" w:rsidR="00B433C9" w:rsidRPr="00C2136D" w:rsidRDefault="00E8133F" w:rsidP="003C3E0D">
      <w:pPr>
        <w:ind w:left="226" w:firstLine="113"/>
        <w:rPr>
          <w:rFonts w:ascii="Fb Fontext" w:hAnsi="Fb Fontext" w:cs="Guttman Vilna"/>
          <w:b/>
          <w:bCs/>
          <w:sz w:val="32"/>
          <w:rtl/>
        </w:rPr>
      </w:pPr>
      <w:r>
        <w:rPr>
          <w:rStyle w:val="affff8"/>
          <w:rFonts w:hint="cs"/>
          <w:rtl/>
        </w:rPr>
        <w:t xml:space="preserve">  </w:t>
      </w:r>
      <w:r w:rsidR="00B433C9" w:rsidRPr="003C3E0D">
        <w:rPr>
          <w:rStyle w:val="affff8"/>
          <w:rtl/>
        </w:rPr>
        <w:t>ו</w:t>
      </w:r>
      <w:r w:rsidR="00F42752" w:rsidRPr="003C3E0D">
        <w:rPr>
          <w:rStyle w:val="affff8"/>
          <w:rFonts w:hint="eastAsia"/>
          <w:rtl/>
        </w:rPr>
        <w:t>מאידך</w:t>
      </w:r>
      <w:r w:rsidR="00B433C9" w:rsidRPr="00AD1A41">
        <w:rPr>
          <w:rStyle w:val="affff1"/>
          <w:rtl/>
        </w:rPr>
        <w:t xml:space="preserve"> 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ערות אשה</w:t>
      </w:r>
      <w:r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 את בת בנה ואת בת בתה לא תקח</w:t>
      </w:r>
      <w:r w:rsidR="00B433C9" w:rsidRPr="00AD1A41">
        <w:rPr>
          <w:rStyle w:val="affff1"/>
          <w:rFonts w:hint="cs"/>
          <w:rtl/>
        </w:rPr>
        <w:t>'</w:t>
      </w:r>
      <w:r w:rsidRPr="003C3E0D">
        <w:rPr>
          <w:rStyle w:val="affff1"/>
          <w:rtl/>
        </w:rPr>
        <w:t>,</w:t>
      </w:r>
    </w:p>
    <w:p w14:paraId="40A9358B" w14:textId="77E416C8" w:rsidR="00B433C9" w:rsidRDefault="00E8133F" w:rsidP="003C3E0D">
      <w:pPr>
        <w:ind w:left="339"/>
        <w:rPr>
          <w:rFonts w:ascii="Fb Fontext" w:hAnsi="Fb Fontext"/>
          <w:b/>
          <w:sz w:val="32"/>
          <w:rtl/>
        </w:rPr>
      </w:pPr>
      <w:r>
        <w:rPr>
          <w:rStyle w:val="affff8"/>
          <w:rFonts w:hint="cs"/>
          <w:rtl/>
        </w:rPr>
        <w:t xml:space="preserve">  אלא</w:t>
      </w:r>
      <w:r w:rsidR="000D2E5F">
        <w:rPr>
          <w:rStyle w:val="affff5"/>
          <w:rtl/>
        </w:rPr>
        <w:tab/>
      </w:r>
      <w:r w:rsidR="00B433C9" w:rsidRPr="00C2136D">
        <w:rPr>
          <w:rFonts w:ascii="Fb Fontext" w:hAnsi="Fb Fontext" w:hint="cs"/>
          <w:b/>
          <w:sz w:val="32"/>
          <w:rtl/>
        </w:rPr>
        <w:t>באונסין מותר</w:t>
      </w:r>
      <w:r w:rsidRPr="00E8133F">
        <w:rPr>
          <w:rFonts w:ascii="Fb Fontext" w:hAnsi="Fb Fontext" w:hint="cs"/>
          <w:b/>
          <w:sz w:val="32"/>
          <w:rtl/>
        </w:rPr>
        <w:t xml:space="preserve"> </w:t>
      </w:r>
      <w:r>
        <w:rPr>
          <w:rStyle w:val="affff8"/>
          <w:rFonts w:hint="cs"/>
          <w:rtl/>
        </w:rPr>
        <w:t>ש</w:t>
      </w:r>
      <w:r w:rsidRPr="003C3E0D">
        <w:rPr>
          <w:rStyle w:val="affff8"/>
          <w:rFonts w:hint="eastAsia"/>
          <w:rtl/>
        </w:rPr>
        <w:t>אי</w:t>
      </w:r>
      <w:r>
        <w:rPr>
          <w:rStyle w:val="affff8"/>
          <w:rFonts w:hint="cs"/>
          <w:rtl/>
        </w:rPr>
        <w:t>נה</w:t>
      </w:r>
      <w:r w:rsidRPr="003C3E0D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'</w:t>
      </w:r>
      <w:r w:rsidRPr="003C3E0D">
        <w:rPr>
          <w:rStyle w:val="affff8"/>
          <w:rFonts w:hint="eastAsia"/>
          <w:rtl/>
        </w:rPr>
        <w:t>שאר</w:t>
      </w:r>
      <w:r>
        <w:rPr>
          <w:rStyle w:val="affff8"/>
          <w:rFonts w:hint="cs"/>
          <w:rtl/>
        </w:rPr>
        <w:t>'</w:t>
      </w:r>
      <w:r w:rsidR="00F42752" w:rsidRPr="003C3E0D">
        <w:rPr>
          <w:rStyle w:val="affff8"/>
          <w:rtl/>
        </w:rPr>
        <w:t>,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בנשואין אסור</w:t>
      </w:r>
      <w:r w:rsidR="00F42752">
        <w:rPr>
          <w:rFonts w:ascii="Fb Fontext" w:hAnsi="Fb Fontext" w:hint="cs"/>
          <w:b/>
          <w:sz w:val="32"/>
          <w:rtl/>
        </w:rPr>
        <w:t>.</w:t>
      </w:r>
    </w:p>
    <w:p w14:paraId="30E0B687" w14:textId="29C1E367" w:rsidR="00B433C9" w:rsidRPr="00135227" w:rsidRDefault="00B433C9" w:rsidP="007C50EB">
      <w:pPr>
        <w:pStyle w:val="afff4"/>
        <w:rPr>
          <w:rStyle w:val="afff1"/>
          <w:rFonts w:ascii="Fb Fontext" w:hAnsi="Fb Fontext"/>
          <w:bCs w:val="0"/>
          <w:rtl/>
        </w:rPr>
      </w:pPr>
      <w:ins w:id="9825" w:author="מספור קטעי משנה" w:date="2026-10-06T10:05:58Z">
        <w:r>
          <w:rPr>
            <w:rStyle w:val="MisparKeta"/>
          </w:rPr>
          <w:t xml:space="preserve">ג. </w:t>
        </w:r>
      </w:ins>
      <w:bookmarkStart w:id="1092" w:name="_Toc119173113"/>
      <w:bookmarkStart w:id="1093" w:name="_Toc119230208"/>
      <w:r w:rsidRPr="00135227">
        <w:rPr>
          <w:rStyle w:val="afff1"/>
          <w:rFonts w:ascii="Fb Fontext" w:hAnsi="Fb Fontext"/>
          <w:bCs w:val="0"/>
          <w:rtl/>
        </w:rPr>
        <w:t>ר</w:t>
      </w:r>
      <w:r w:rsidR="00E8133F">
        <w:rPr>
          <w:rStyle w:val="afff1"/>
          <w:rFonts w:ascii="Fb Fontext" w:hAnsi="Fb Fontext" w:hint="cs"/>
          <w:bCs w:val="0"/>
          <w:rtl/>
        </w:rPr>
        <w:t>"</w:t>
      </w:r>
      <w:r w:rsidRPr="00135227">
        <w:rPr>
          <w:rStyle w:val="afff1"/>
          <w:rFonts w:ascii="Fb Fontext" w:hAnsi="Fb Fontext"/>
          <w:bCs w:val="0"/>
          <w:rtl/>
        </w:rPr>
        <w:t>י</w:t>
      </w:r>
      <w:r w:rsidR="00E8133F">
        <w:rPr>
          <w:rStyle w:val="afff1"/>
          <w:rFonts w:ascii="Fb Fontext" w:hAnsi="Fb Fontext" w:hint="cs"/>
          <w:bCs w:val="0"/>
          <w:rtl/>
        </w:rPr>
        <w:t>:</w:t>
      </w:r>
      <w:r w:rsidRPr="00135227">
        <w:rPr>
          <w:rStyle w:val="afff1"/>
          <w:rFonts w:ascii="Fb Fontext" w:hAnsi="Fb Fontext"/>
          <w:bCs w:val="0"/>
          <w:rtl/>
        </w:rPr>
        <w:t xml:space="preserve"> אוסר באנוסת ו</w:t>
      </w:r>
      <w:r w:rsidRPr="00135227">
        <w:rPr>
          <w:rStyle w:val="afff1"/>
          <w:rFonts w:ascii="Fb Fontext" w:hAnsi="Fb Fontext" w:hint="cs"/>
          <w:bCs w:val="0"/>
          <w:rtl/>
        </w:rPr>
        <w:t>מפותת אביו</w:t>
      </w:r>
      <w:r w:rsidRPr="00135227">
        <w:rPr>
          <w:rStyle w:val="afff1"/>
          <w:rFonts w:ascii="Fb Fontext" w:hAnsi="Fb Fontext"/>
          <w:bCs w:val="0"/>
          <w:rtl/>
        </w:rPr>
        <w:t>.</w:t>
      </w:r>
      <w:bookmarkEnd w:id="1092"/>
      <w:bookmarkEnd w:id="1093"/>
    </w:p>
    <w:p w14:paraId="70B2B15D" w14:textId="74192844" w:rsidR="00B433C9" w:rsidRPr="00C2136D" w:rsidRDefault="002809F6" w:rsidP="003C3E0D">
      <w:pPr>
        <w:rPr>
          <w:rtl/>
        </w:rPr>
      </w:pPr>
      <w:r>
        <w:rPr>
          <w:rStyle w:val="affff5"/>
          <w:rtl/>
        </w:rPr>
        <w:t>טע</w:t>
      </w:r>
      <w:r w:rsidR="00E8133F">
        <w:rPr>
          <w:rStyle w:val="affff5"/>
          <w:rFonts w:hint="cs"/>
          <w:rtl/>
        </w:rPr>
        <w:t>מו:</w:t>
      </w:r>
      <w:r w:rsidR="00B433C9" w:rsidRPr="006B2A7E">
        <w:rPr>
          <w:rStyle w:val="affff1"/>
          <w:rFonts w:hint="cs"/>
          <w:rtl/>
        </w:rPr>
        <w:t xml:space="preserve"> '</w:t>
      </w:r>
      <w:r w:rsidR="00B433C9" w:rsidRPr="006B2A7E">
        <w:rPr>
          <w:rStyle w:val="affff1"/>
          <w:rtl/>
        </w:rPr>
        <w:t>לא יגלה כנף אביו</w:t>
      </w:r>
      <w:r w:rsidR="00B433C9" w:rsidRPr="006B2A7E">
        <w:rPr>
          <w:rStyle w:val="affff1"/>
          <w:rFonts w:hint="cs"/>
          <w:rtl/>
        </w:rPr>
        <w:t>'</w:t>
      </w:r>
      <w:r w:rsidR="00E8133F">
        <w:rPr>
          <w:rFonts w:hint="cs"/>
          <w:rtl/>
        </w:rPr>
        <w:t xml:space="preserve"> -</w:t>
      </w:r>
      <w:r w:rsidR="00B433C9" w:rsidRPr="00C2136D">
        <w:rPr>
          <w:rtl/>
        </w:rPr>
        <w:t xml:space="preserve"> כנף </w:t>
      </w:r>
      <w:r w:rsidR="00B433C9" w:rsidRPr="00D1637C">
        <w:rPr>
          <w:rFonts w:cs="PFT_Frank"/>
          <w:b/>
          <w:bCs/>
          <w:szCs w:val="14"/>
          <w:rtl/>
        </w:rPr>
        <w:t>שראה</w:t>
      </w:r>
      <w:r w:rsidR="00B433C9" w:rsidRPr="00C2136D">
        <w:rPr>
          <w:rtl/>
        </w:rPr>
        <w:t xml:space="preserve"> אביו</w:t>
      </w:r>
      <w:r w:rsidR="00E8133F">
        <w:rPr>
          <w:rStyle w:val="affff5"/>
          <w:rFonts w:hint="cs"/>
          <w:rtl/>
        </w:rPr>
        <w:t xml:space="preserve">, </w:t>
      </w:r>
      <w:r w:rsidR="00E8133F" w:rsidRPr="00A07384">
        <w:rPr>
          <w:rStyle w:val="affff8"/>
          <w:rFonts w:cs="PFT_Frank" w:hint="eastAsia"/>
          <w:b/>
          <w:bCs/>
          <w:szCs w:val="10"/>
          <w:rtl/>
        </w:rPr>
        <w:t>ד</w:t>
      </w:r>
      <w:r w:rsidR="00E8133F" w:rsidRPr="003C3E0D">
        <w:rPr>
          <w:rStyle w:val="affff8"/>
          <w:rFonts w:hint="eastAsia"/>
          <w:b/>
          <w:rtl/>
        </w:rPr>
        <w:t>ב</w:t>
      </w:r>
      <w:r w:rsidR="00B433C9" w:rsidRPr="00A07384">
        <w:rPr>
          <w:rStyle w:val="affff8"/>
          <w:rFonts w:cs="PFT_Frank"/>
          <w:bCs/>
          <w:szCs w:val="10"/>
          <w:rtl/>
        </w:rPr>
        <w:t xml:space="preserve">אנוסה </w:t>
      </w:r>
      <w:r w:rsidR="00E8133F" w:rsidRPr="00A07384">
        <w:rPr>
          <w:rStyle w:val="affff8"/>
          <w:rFonts w:cs="PFT_Frank" w:hint="eastAsia"/>
          <w:bCs/>
          <w:szCs w:val="10"/>
          <w:rtl/>
        </w:rPr>
        <w:t>כתיב</w:t>
      </w:r>
      <w:r w:rsidR="00E8133F" w:rsidRPr="003C3E0D">
        <w:rPr>
          <w:rStyle w:val="affff8"/>
          <w:rtl/>
        </w:rPr>
        <w:t xml:space="preserve"> </w:t>
      </w:r>
      <w:r w:rsidR="00E8133F">
        <w:rPr>
          <w:rStyle w:val="affff8"/>
          <w:rFonts w:hint="cs"/>
          <w:rtl/>
        </w:rPr>
        <w:t>ל</w:t>
      </w:r>
      <w:r w:rsidR="00B433C9" w:rsidRPr="003C3E0D">
        <w:rPr>
          <w:rStyle w:val="affff8"/>
          <w:rtl/>
        </w:rPr>
        <w:t>עיל</w:t>
      </w:r>
      <w:r w:rsidR="00E8133F">
        <w:rPr>
          <w:rStyle w:val="affff8"/>
          <w:rFonts w:hint="cs"/>
          <w:rtl/>
        </w:rPr>
        <w:t xml:space="preserve"> מינה.</w:t>
      </w:r>
      <w:r w:rsidR="00B433C9" w:rsidRPr="00AD1A41">
        <w:rPr>
          <w:rStyle w:val="affff1"/>
          <w:rtl/>
        </w:rPr>
        <w:t xml:space="preserve"> </w:t>
      </w:r>
    </w:p>
    <w:p w14:paraId="59F93B55" w14:textId="3A747CF1" w:rsidR="00E8133F" w:rsidRDefault="00B433C9" w:rsidP="00B55EDF">
      <w:pPr>
        <w:ind w:hanging="1"/>
        <w:rPr>
          <w:rStyle w:val="affff1"/>
          <w:spacing w:val="-2"/>
          <w:rtl/>
        </w:rPr>
      </w:pPr>
      <w:r w:rsidRPr="009D3083">
        <w:rPr>
          <w:rStyle w:val="affff5"/>
          <w:rtl/>
        </w:rPr>
        <w:t>ורבנן</w:t>
      </w:r>
      <w:r w:rsidRPr="009D3083">
        <w:rPr>
          <w:rStyle w:val="affff5"/>
          <w:rFonts w:hint="cs"/>
          <w:rtl/>
        </w:rPr>
        <w:t>:</w:t>
      </w:r>
      <w:r w:rsidRPr="00C2136D">
        <w:rPr>
          <w:rFonts w:ascii="Fb Fontext" w:hAnsi="Fb Fontext" w:hint="cs"/>
          <w:b/>
          <w:rtl/>
        </w:rPr>
        <w:t xml:space="preserve"> </w:t>
      </w:r>
      <w:r w:rsidR="00F42752">
        <w:rPr>
          <w:rFonts w:ascii="Fb Fontext" w:hAnsi="Fb Fontext" w:hint="cs"/>
          <w:b/>
          <w:rtl/>
        </w:rPr>
        <w:t>לא סמיך</w:t>
      </w:r>
      <w:r w:rsidR="00E8133F">
        <w:rPr>
          <w:rFonts w:ascii="Fb Fontext" w:hAnsi="Fb Fontext" w:hint="cs"/>
          <w:b/>
          <w:rtl/>
        </w:rPr>
        <w:t>,</w:t>
      </w:r>
      <w:r w:rsidRPr="00C2136D">
        <w:rPr>
          <w:rFonts w:ascii="Fb Fontext" w:hAnsi="Fb Fontext" w:hint="cs"/>
          <w:b/>
          <w:rtl/>
        </w:rPr>
        <w:t xml:space="preserve"> </w:t>
      </w:r>
      <w:r w:rsidR="00E8133F">
        <w:rPr>
          <w:rStyle w:val="affff5"/>
          <w:rFonts w:hint="cs"/>
          <w:rtl/>
        </w:rPr>
        <w:t>אלא:</w:t>
      </w:r>
      <w:r w:rsidRPr="00C2136D">
        <w:rPr>
          <w:rFonts w:ascii="Fb Fontext" w:hAnsi="Fb Fontext" w:hint="cs"/>
          <w:b/>
          <w:rtl/>
        </w:rPr>
        <w:t xml:space="preserve"> </w:t>
      </w:r>
      <w:r w:rsidRPr="00C2136D">
        <w:rPr>
          <w:rFonts w:ascii="Fb Fontext" w:hAnsi="Fb Fontext"/>
          <w:b/>
          <w:rtl/>
        </w:rPr>
        <w:t xml:space="preserve">בשומרת יבם </w:t>
      </w:r>
      <w:r w:rsidR="00E8133F">
        <w:rPr>
          <w:rFonts w:ascii="Fb Fontext" w:hAnsi="Fb Fontext" w:hint="cs"/>
          <w:b/>
          <w:rtl/>
        </w:rPr>
        <w:t>ד</w:t>
      </w:r>
      <w:r w:rsidRPr="00C2136D">
        <w:rPr>
          <w:rFonts w:ascii="Fb Fontext" w:hAnsi="Fb Fontext"/>
          <w:b/>
          <w:rtl/>
        </w:rPr>
        <w:t xml:space="preserve">אביו </w:t>
      </w:r>
      <w:r w:rsidR="00E8133F">
        <w:rPr>
          <w:rFonts w:ascii="Fb Fontext" w:hAnsi="Fb Fontext" w:hint="cs"/>
          <w:b/>
          <w:rtl/>
        </w:rPr>
        <w:t>-</w:t>
      </w:r>
      <w:r w:rsidRPr="00C2136D">
        <w:rPr>
          <w:rFonts w:ascii="Fb Fontext" w:hAnsi="Fb Fontext"/>
          <w:b/>
          <w:rtl/>
        </w:rPr>
        <w:t xml:space="preserve"> </w:t>
      </w:r>
      <w:r w:rsidRPr="003C3E0D">
        <w:rPr>
          <w:rtl/>
        </w:rPr>
        <w:t xml:space="preserve">כנף </w:t>
      </w:r>
      <w:r w:rsidRPr="00D1637C">
        <w:rPr>
          <w:rFonts w:cs="PFT_Frank"/>
          <w:b/>
          <w:bCs/>
          <w:szCs w:val="14"/>
          <w:rtl/>
        </w:rPr>
        <w:t>הראוי</w:t>
      </w:r>
      <w:r w:rsidRPr="003C3E0D">
        <w:rPr>
          <w:rtl/>
        </w:rPr>
        <w:t xml:space="preserve"> לאביו</w:t>
      </w:r>
      <w:r w:rsidR="00E8133F">
        <w:rPr>
          <w:rFonts w:hint="cs"/>
          <w:rtl/>
        </w:rPr>
        <w:t>.</w:t>
      </w:r>
      <w:r w:rsidRPr="00262A77">
        <w:rPr>
          <w:rFonts w:ascii="Fb Fontext" w:hAnsi="Fb Fontext"/>
          <w:b/>
          <w:spacing w:val="-2"/>
          <w:rtl/>
        </w:rPr>
        <w:t xml:space="preserve"> </w:t>
      </w:r>
      <w:r w:rsidR="00F42752" w:rsidRPr="00262A77">
        <w:rPr>
          <w:rFonts w:ascii="Fb Fontext" w:hAnsi="Fb Fontext" w:hint="cs"/>
          <w:b/>
          <w:spacing w:val="-2"/>
          <w:rtl/>
        </w:rPr>
        <w:t xml:space="preserve"> </w:t>
      </w:r>
      <w:r w:rsidRPr="00262A77">
        <w:rPr>
          <w:rFonts w:ascii="Fb Fontext" w:hAnsi="Fb Fontext" w:hint="cs"/>
          <w:b/>
          <w:spacing w:val="-2"/>
          <w:rtl/>
        </w:rPr>
        <w:t>ו</w:t>
      </w:r>
      <w:r w:rsidR="00E8133F">
        <w:rPr>
          <w:rFonts w:ascii="Fb Fontext" w:hAnsi="Fb Fontext" w:hint="cs"/>
          <w:b/>
          <w:spacing w:val="-2"/>
          <w:rtl/>
        </w:rPr>
        <w:t xml:space="preserve">אף </w:t>
      </w:r>
      <w:r w:rsidR="00E8133F">
        <w:rPr>
          <w:rStyle w:val="affff1"/>
          <w:rFonts w:hint="cs"/>
          <w:spacing w:val="-2"/>
          <w:rtl/>
        </w:rPr>
        <w:t>ד'</w:t>
      </w:r>
      <w:r w:rsidR="00E8133F" w:rsidRPr="00262A77">
        <w:rPr>
          <w:rStyle w:val="affff1"/>
          <w:rFonts w:hint="cs"/>
          <w:spacing w:val="-2"/>
          <w:rtl/>
        </w:rPr>
        <w:t>דודתו</w:t>
      </w:r>
      <w:r w:rsidR="00E8133F">
        <w:rPr>
          <w:rStyle w:val="affff1"/>
          <w:rFonts w:hint="cs"/>
          <w:spacing w:val="-2"/>
          <w:rtl/>
        </w:rPr>
        <w:t>'</w:t>
      </w:r>
      <w:r w:rsidR="00E8133F">
        <w:rPr>
          <w:rFonts w:ascii="Fb Fontext" w:hAnsi="Fb Fontext" w:hint="cs"/>
          <w:b/>
          <w:spacing w:val="-2"/>
          <w:rtl/>
        </w:rPr>
        <w:t xml:space="preserve"> - ל</w:t>
      </w:r>
      <w:r w:rsidRPr="00262A77">
        <w:rPr>
          <w:rFonts w:ascii="Fb Fontext" w:hAnsi="Fb Fontext" w:hint="cs"/>
          <w:b/>
          <w:spacing w:val="-2"/>
          <w:rtl/>
        </w:rPr>
        <w:t>עבור ב</w:t>
      </w:r>
      <w:r w:rsidR="00F42752" w:rsidRPr="00262A77">
        <w:rPr>
          <w:rFonts w:ascii="Fb Fontext" w:hAnsi="Fb Fontext" w:hint="cs"/>
          <w:b/>
          <w:spacing w:val="-2"/>
          <w:rtl/>
        </w:rPr>
        <w:t>'</w:t>
      </w:r>
      <w:r w:rsidRPr="00262A77">
        <w:rPr>
          <w:rFonts w:ascii="Fb Fontext" w:hAnsi="Fb Fontext" w:hint="cs"/>
          <w:b/>
          <w:spacing w:val="-2"/>
          <w:rtl/>
        </w:rPr>
        <w:t xml:space="preserve"> לאוין</w:t>
      </w:r>
      <w:r w:rsidR="00E8133F">
        <w:rPr>
          <w:rFonts w:ascii="Fb Fontext" w:hAnsi="Fb Fontext" w:hint="cs"/>
          <w:b/>
          <w:spacing w:val="-2"/>
          <w:rtl/>
        </w:rPr>
        <w:t>,</w:t>
      </w:r>
    </w:p>
    <w:p w14:paraId="45EBCA94" w14:textId="03391EB7" w:rsidR="00B433C9" w:rsidRPr="001008DC" w:rsidRDefault="00B433C9" w:rsidP="001008DC">
      <w:pPr>
        <w:rPr>
          <w:rFonts w:ascii="FrankRuehl" w:hAnsi="FrankRuehl"/>
          <w:b/>
          <w:rtl/>
        </w:rPr>
      </w:pPr>
      <w:r w:rsidRPr="00262A77">
        <w:rPr>
          <w:rFonts w:hint="cs"/>
          <w:b/>
          <w:spacing w:val="-2"/>
          <w:rtl/>
        </w:rPr>
        <w:t>ו</w:t>
      </w:r>
      <w:r w:rsidR="00E8133F">
        <w:rPr>
          <w:rFonts w:hint="cs"/>
          <w:b/>
          <w:spacing w:val="-2"/>
          <w:rtl/>
        </w:rPr>
        <w:t>אף</w:t>
      </w:r>
      <w:r w:rsidRPr="00262A77">
        <w:rPr>
          <w:rFonts w:hint="cs"/>
          <w:b/>
          <w:spacing w:val="-2"/>
          <w:rtl/>
        </w:rPr>
        <w:t xml:space="preserve"> </w:t>
      </w:r>
      <w:r w:rsidR="00E8133F" w:rsidRPr="003C3E0D">
        <w:rPr>
          <w:rStyle w:val="affff1"/>
          <w:rFonts w:hint="eastAsia"/>
          <w:rtl/>
        </w:rPr>
        <w:t>ד</w:t>
      </w:r>
      <w:r w:rsidR="00E8133F" w:rsidRPr="003C3E0D">
        <w:rPr>
          <w:rStyle w:val="affff1"/>
          <w:rtl/>
        </w:rPr>
        <w:t>'</w:t>
      </w:r>
      <w:r w:rsidRPr="003C3E0D">
        <w:rPr>
          <w:rStyle w:val="affff1"/>
          <w:rFonts w:hint="eastAsia"/>
          <w:rtl/>
        </w:rPr>
        <w:t>יבמה</w:t>
      </w:r>
      <w:r w:rsidRPr="003C3E0D">
        <w:rPr>
          <w:rStyle w:val="affff1"/>
          <w:rtl/>
        </w:rPr>
        <w:t xml:space="preserve"> </w:t>
      </w:r>
      <w:r w:rsidRPr="003C3E0D">
        <w:rPr>
          <w:rStyle w:val="affff1"/>
          <w:rFonts w:hint="eastAsia"/>
          <w:rtl/>
        </w:rPr>
        <w:t>לשוק</w:t>
      </w:r>
      <w:r w:rsidR="00E8133F">
        <w:rPr>
          <w:rStyle w:val="affff1"/>
          <w:rFonts w:hint="cs"/>
          <w:rtl/>
        </w:rPr>
        <w:t xml:space="preserve">' </w:t>
      </w:r>
      <w:r w:rsidR="00E8133F" w:rsidRPr="003C3E0D">
        <w:rPr>
          <w:rtl/>
        </w:rPr>
        <w:t>-</w:t>
      </w:r>
      <w:r w:rsidR="00E8133F">
        <w:rPr>
          <w:rFonts w:hint="cs"/>
          <w:b/>
          <w:rtl/>
        </w:rPr>
        <w:t xml:space="preserve"> </w:t>
      </w:r>
      <w:r w:rsidR="00E8133F">
        <w:rPr>
          <w:rStyle w:val="affff5"/>
          <w:rFonts w:hint="cs"/>
          <w:rtl/>
        </w:rPr>
        <w:t xml:space="preserve">א. </w:t>
      </w:r>
      <w:r w:rsidR="00E8133F" w:rsidRPr="003C3E0D">
        <w:rPr>
          <w:rFonts w:hint="eastAsia"/>
          <w:rtl/>
        </w:rPr>
        <w:t>בג</w:t>
      </w:r>
      <w:r w:rsidR="00E8133F" w:rsidRPr="003C3E0D">
        <w:rPr>
          <w:rtl/>
        </w:rPr>
        <w:t xml:space="preserve">' </w:t>
      </w:r>
      <w:r w:rsidR="00E8133F" w:rsidRPr="003C3E0D">
        <w:rPr>
          <w:rFonts w:hint="eastAsia"/>
          <w:rtl/>
        </w:rPr>
        <w:t>לאוין</w:t>
      </w:r>
      <w:r w:rsidR="00E8133F">
        <w:rPr>
          <w:rFonts w:hint="cs"/>
          <w:rtl/>
        </w:rPr>
        <w:t>,</w:t>
      </w:r>
      <w:r w:rsidR="00E8133F">
        <w:rPr>
          <w:rStyle w:val="affff5"/>
          <w:rFonts w:hint="cs"/>
          <w:rtl/>
        </w:rPr>
        <w:t xml:space="preserve"> </w:t>
      </w:r>
      <w:r w:rsidR="00E8133F">
        <w:rPr>
          <w:rStyle w:val="affff5"/>
          <w:rtl/>
        </w:rPr>
        <w:tab/>
      </w:r>
      <w:r w:rsidR="00E8133F">
        <w:rPr>
          <w:rStyle w:val="affff5"/>
          <w:rtl/>
        </w:rPr>
        <w:tab/>
      </w:r>
      <w:r w:rsidR="00E8133F">
        <w:rPr>
          <w:rStyle w:val="affff5"/>
          <w:rtl/>
        </w:rPr>
        <w:tab/>
      </w:r>
      <w:r w:rsidR="00E8133F">
        <w:rPr>
          <w:rStyle w:val="affff5"/>
          <w:rtl/>
        </w:rPr>
        <w:tab/>
      </w:r>
      <w:r w:rsidR="00E8133F">
        <w:rPr>
          <w:rStyle w:val="affff5"/>
          <w:rtl/>
        </w:rPr>
        <w:tab/>
      </w:r>
      <w:r w:rsidR="00E8133F">
        <w:rPr>
          <w:rStyle w:val="affff5"/>
          <w:rtl/>
        </w:rPr>
        <w:tab/>
      </w:r>
      <w:r w:rsidR="00E8133F">
        <w:rPr>
          <w:rStyle w:val="affff5"/>
          <w:rtl/>
        </w:rPr>
        <w:tab/>
      </w:r>
      <w:r w:rsidR="00E8133F">
        <w:rPr>
          <w:rStyle w:val="affff5"/>
          <w:rFonts w:hint="cs"/>
          <w:rtl/>
        </w:rPr>
        <w:t xml:space="preserve">  </w:t>
      </w:r>
      <w:r w:rsidR="00F42752">
        <w:rPr>
          <w:rStyle w:val="affff5"/>
          <w:rFonts w:hint="cs"/>
          <w:rtl/>
        </w:rPr>
        <w:t xml:space="preserve">ב. </w:t>
      </w:r>
      <w:r w:rsidRPr="00C2136D">
        <w:rPr>
          <w:b/>
          <w:rtl/>
        </w:rPr>
        <w:t>לאחר מיתה.</w:t>
      </w:r>
    </w:p>
    <w:p w14:paraId="01C76258" w14:textId="77777777" w:rsidR="00B433C9" w:rsidRPr="00C2136D" w:rsidRDefault="00B433C9" w:rsidP="008E65FC">
      <w:pPr>
        <w:pStyle w:val="aff7"/>
        <w:framePr w:wrap="around"/>
        <w:rPr>
          <w:rStyle w:val="afff1"/>
          <w:rFonts w:ascii="Fb Fontext" w:hAnsi="Fb Fontext"/>
          <w:bCs w:val="0"/>
          <w:rtl/>
        </w:rPr>
      </w:pPr>
      <w:r w:rsidRPr="00C2136D">
        <w:rPr>
          <w:rStyle w:val="afff1"/>
          <w:rFonts w:ascii="Fb Fontext" w:hAnsi="Fb Fontext" w:hint="cs"/>
          <w:rtl/>
        </w:rPr>
        <w:t>צז:</w:t>
      </w:r>
    </w:p>
    <w:p w14:paraId="59146BE9" w14:textId="57192A75" w:rsidR="00B433C9" w:rsidRPr="003C3E0D" w:rsidRDefault="00B433C9" w:rsidP="00615A60">
      <w:pPr>
        <w:pStyle w:val="affff2"/>
        <w:rPr>
          <w:rtl/>
        </w:rPr>
      </w:pPr>
      <w:bookmarkStart w:id="1094" w:name="_Toc119173114"/>
      <w:bookmarkStart w:id="1095" w:name="_Toc119230209"/>
      <w:r w:rsidRPr="003C3E0D">
        <w:rPr>
          <w:rFonts w:hint="eastAsia"/>
          <w:rtl/>
        </w:rPr>
        <w:t>ז</w:t>
      </w:r>
      <w:r w:rsidRPr="003C3E0D">
        <w:rPr>
          <w:rtl/>
        </w:rPr>
        <w:t xml:space="preserve">' </w:t>
      </w:r>
      <w:r w:rsidRPr="003C3E0D">
        <w:rPr>
          <w:rFonts w:hint="eastAsia"/>
          <w:rtl/>
        </w:rPr>
        <w:t>חידות</w:t>
      </w:r>
      <w:r w:rsidR="004F319E">
        <w:rPr>
          <w:rFonts w:hint="cs"/>
          <w:rtl/>
        </w:rPr>
        <w:t>, באיזה מקרה שייך..</w:t>
      </w:r>
      <w:bookmarkEnd w:id="1094"/>
      <w:bookmarkEnd w:id="1095"/>
    </w:p>
    <w:p w14:paraId="7F7CAE59" w14:textId="50ACF423" w:rsidR="00B433C9" w:rsidRPr="00C2136D" w:rsidRDefault="004F319E" w:rsidP="00B55EDF">
      <w:pPr>
        <w:rPr>
          <w:rtl/>
        </w:rPr>
      </w:pPr>
      <w:r w:rsidRPr="003C3E0D">
        <w:rPr>
          <w:rStyle w:val="affff5"/>
          <w:rFonts w:hint="eastAsia"/>
          <w:rtl/>
        </w:rPr>
        <w:t>א</w:t>
      </w:r>
      <w:r w:rsidRPr="003C3E0D">
        <w:rPr>
          <w:rStyle w:val="affff5"/>
          <w:rtl/>
        </w:rPr>
        <w:t>.</w:t>
      </w:r>
      <w:r w:rsidR="00B433C9" w:rsidRPr="00C2136D">
        <w:rPr>
          <w:rFonts w:ascii="Fb Fontext" w:hAnsi="Fb Fontext"/>
          <w:b/>
          <w:rtl/>
        </w:rPr>
        <w:t xml:space="preserve"> </w:t>
      </w:r>
      <w:r w:rsidR="00B433C9" w:rsidRPr="00D1637C">
        <w:rPr>
          <w:rFonts w:ascii="Fb Fontext" w:hAnsi="Fb Fontext" w:cs="PFT_Frank"/>
          <w:bCs/>
          <w:sz w:val="32"/>
          <w:szCs w:val="14"/>
          <w:rtl/>
        </w:rPr>
        <w:t>אח</w:t>
      </w:r>
      <w:r w:rsidRPr="00D1637C">
        <w:rPr>
          <w:rFonts w:ascii="Fb Fontext" w:hAnsi="Fb Fontext" w:cs="PFT_Frank" w:hint="eastAsia"/>
          <w:bCs/>
          <w:sz w:val="32"/>
          <w:szCs w:val="14"/>
          <w:rtl/>
        </w:rPr>
        <w:t>י</w:t>
      </w:r>
      <w:r w:rsidR="00B433C9" w:rsidRPr="00C2136D">
        <w:rPr>
          <w:rFonts w:ascii="Fb Fontext" w:hAnsi="Fb Fontext"/>
          <w:b/>
          <w:sz w:val="32"/>
          <w:rtl/>
        </w:rPr>
        <w:t xml:space="preserve"> מאב ולא מאם</w:t>
      </w:r>
      <w:r>
        <w:rPr>
          <w:rFonts w:ascii="Fb Fontext" w:hAnsi="Fb Fontext" w:hint="cs"/>
          <w:b/>
          <w:sz w:val="32"/>
          <w:rtl/>
        </w:rPr>
        <w:t>,</w:t>
      </w:r>
      <w:r w:rsidR="00B433C9" w:rsidRPr="00C2136D">
        <w:rPr>
          <w:rFonts w:ascii="Fb Fontext" w:hAnsi="Fb Fontext"/>
          <w:b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Cs/>
          <w:sz w:val="32"/>
          <w:szCs w:val="14"/>
          <w:rtl/>
        </w:rPr>
        <w:t>בעל</w:t>
      </w:r>
      <w:r w:rsidR="00B433C9" w:rsidRPr="00C2136D">
        <w:rPr>
          <w:rFonts w:ascii="Fb Fontext" w:hAnsi="Fb Fontext"/>
          <w:b/>
          <w:sz w:val="32"/>
          <w:rtl/>
        </w:rPr>
        <w:t xml:space="preserve"> א</w:t>
      </w:r>
      <w:r>
        <w:rPr>
          <w:rFonts w:ascii="Fb Fontext" w:hAnsi="Fb Fontext" w:hint="cs"/>
          <w:b/>
          <w:sz w:val="32"/>
          <w:rtl/>
        </w:rPr>
        <w:t>מי</w:t>
      </w:r>
      <w:r w:rsidR="00B433C9" w:rsidRPr="00C2136D">
        <w:rPr>
          <w:rFonts w:ascii="Fb Fontext" w:hAnsi="Fb Fontext"/>
          <w:b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Cs/>
          <w:sz w:val="32"/>
          <w:szCs w:val="14"/>
          <w:rtl/>
        </w:rPr>
        <w:t>וא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ני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בת אשתו</w:t>
      </w:r>
      <w:r w:rsidR="00B433C9" w:rsidRPr="00C2136D">
        <w:rPr>
          <w:rFonts w:ascii="Fb Fontext" w:hAnsi="Fb Fontext"/>
          <w:b/>
          <w:sz w:val="32"/>
          <w:rtl/>
        </w:rPr>
        <w:t xml:space="preserve"> </w:t>
      </w:r>
      <w:r w:rsidRPr="003C3E0D">
        <w:rPr>
          <w:rtl/>
        </w:rPr>
        <w:t xml:space="preserve">- </w:t>
      </w:r>
      <w:r w:rsidR="00B433C9" w:rsidRPr="009D3083">
        <w:rPr>
          <w:rStyle w:val="affff5"/>
          <w:rtl/>
        </w:rPr>
        <w:t>לא כר"</w:t>
      </w:r>
      <w:r w:rsidR="00B433C9" w:rsidRPr="009D3083">
        <w:rPr>
          <w:rStyle w:val="affff5"/>
          <w:rFonts w:hint="cs"/>
          <w:rtl/>
        </w:rPr>
        <w:t>י</w:t>
      </w:r>
      <w:r w:rsidR="00B433C9" w:rsidRPr="009D3083">
        <w:rPr>
          <w:rStyle w:val="affff5"/>
          <w:rtl/>
        </w:rPr>
        <w:t xml:space="preserve"> דמתני'.</w:t>
      </w:r>
    </w:p>
    <w:p w14:paraId="6D3981F8" w14:textId="6B1B35A3" w:rsidR="00B433C9" w:rsidRPr="00C2136D" w:rsidRDefault="004F319E" w:rsidP="007C50EB">
      <w:pPr>
        <w:rPr>
          <w:rtl/>
        </w:rPr>
      </w:pPr>
      <w:r w:rsidRPr="003C3E0D">
        <w:rPr>
          <w:rStyle w:val="affff5"/>
          <w:rFonts w:hint="eastAsia"/>
          <w:rtl/>
        </w:rPr>
        <w:t>ב</w:t>
      </w:r>
      <w:r w:rsidRPr="003C3E0D">
        <w:rPr>
          <w:rStyle w:val="affff5"/>
          <w:rtl/>
        </w:rPr>
        <w:t>.</w:t>
      </w:r>
      <w:r w:rsidR="00B433C9" w:rsidRPr="00C2136D">
        <w:rPr>
          <w:rFonts w:ascii="Fb Fontext" w:hAnsi="Fb Fontext"/>
          <w:b/>
          <w:rtl/>
        </w:rPr>
        <w:t xml:space="preserve"> </w:t>
      </w:r>
      <w:r w:rsidR="00B433C9" w:rsidRPr="00D1637C">
        <w:rPr>
          <w:rFonts w:ascii="Fb Fontext" w:hAnsi="Fb Fontext" w:cs="PFT_Frank"/>
          <w:bCs/>
          <w:sz w:val="32"/>
          <w:szCs w:val="14"/>
          <w:rtl/>
        </w:rPr>
        <w:t>אח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י</w:t>
      </w:r>
      <w:r>
        <w:rPr>
          <w:rFonts w:ascii="Fb Fontext" w:hAnsi="Fb Fontext" w:hint="cs"/>
          <w:b/>
          <w:sz w:val="32"/>
          <w:rtl/>
        </w:rPr>
        <w:t>,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ובני</w:t>
      </w:r>
      <w:r>
        <w:rPr>
          <w:rFonts w:ascii="Fb Fontext" w:hAnsi="Fb Fontext" w:hint="cs"/>
          <w:b/>
          <w:sz w:val="32"/>
          <w:rtl/>
        </w:rPr>
        <w:t>,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</w:t>
      </w:r>
      <w:r w:rsidRPr="00D1637C">
        <w:rPr>
          <w:rFonts w:ascii="Fb Fontext" w:hAnsi="Fb Fontext" w:cs="PFT_Frank" w:hint="eastAsia"/>
          <w:bCs/>
          <w:sz w:val="32"/>
          <w:szCs w:val="14"/>
          <w:rtl/>
        </w:rPr>
        <w:t>ו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אני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אחות</w:t>
      </w:r>
      <w:r>
        <w:rPr>
          <w:rFonts w:ascii="Fb Fontext" w:hAnsi="Fb Fontext" w:hint="cs"/>
          <w:b/>
          <w:sz w:val="32"/>
          <w:rtl/>
        </w:rPr>
        <w:t>ו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</w:t>
      </w:r>
      <w:r>
        <w:rPr>
          <w:rFonts w:ascii="Fb Fontext" w:hAnsi="Fb Fontext" w:hint="cs"/>
          <w:b/>
          <w:sz w:val="32"/>
          <w:rtl/>
        </w:rPr>
        <w:t>ו</w:t>
      </w:r>
      <w:r w:rsidR="00B433C9" w:rsidRPr="00C2136D">
        <w:rPr>
          <w:rFonts w:ascii="Fb Fontext" w:hAnsi="Fb Fontext" w:hint="cs"/>
          <w:b/>
          <w:sz w:val="32"/>
          <w:rtl/>
        </w:rPr>
        <w:t>נושאת</w:t>
      </w:r>
      <w:r>
        <w:rPr>
          <w:rFonts w:ascii="Fb Fontext" w:hAnsi="Fb Fontext" w:hint="cs"/>
          <w:b/>
          <w:sz w:val="32"/>
          <w:rtl/>
        </w:rPr>
        <w:t>ו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</w:t>
      </w:r>
      <w:r>
        <w:rPr>
          <w:rFonts w:ascii="Fb Fontext" w:hAnsi="Fb Fontext" w:hint="cs"/>
          <w:b/>
          <w:sz w:val="32"/>
          <w:rtl/>
        </w:rPr>
        <w:t>ב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כתפי </w:t>
      </w:r>
      <w:r>
        <w:rPr>
          <w:rFonts w:ascii="Fb Fontext" w:hAnsi="Fb Fontext" w:hint="cs"/>
          <w:b/>
          <w:sz w:val="32"/>
          <w:rtl/>
        </w:rPr>
        <w:t>- בגוי</w:t>
      </w:r>
      <w:r w:rsidR="00B433C9" w:rsidRPr="00C2136D">
        <w:rPr>
          <w:rFonts w:ascii="Fb Fontext" w:hAnsi="Fb Fontext"/>
          <w:b/>
          <w:sz w:val="32"/>
          <w:rtl/>
        </w:rPr>
        <w:t xml:space="preserve"> הבא על בתו.</w:t>
      </w:r>
    </w:p>
    <w:p w14:paraId="523BE7D3" w14:textId="04060B9F" w:rsidR="00B433C9" w:rsidRPr="00C2136D" w:rsidRDefault="004F319E" w:rsidP="007C50EB">
      <w:pPr>
        <w:rPr>
          <w:rtl/>
        </w:rPr>
      </w:pPr>
      <w:r w:rsidRPr="003C3E0D">
        <w:rPr>
          <w:rStyle w:val="affff5"/>
          <w:rFonts w:hint="eastAsia"/>
          <w:rtl/>
        </w:rPr>
        <w:t>ג</w:t>
      </w:r>
      <w:r w:rsidRPr="003C3E0D">
        <w:rPr>
          <w:rStyle w:val="affff5"/>
          <w:rtl/>
        </w:rPr>
        <w:t>.</w:t>
      </w:r>
      <w:r w:rsidR="00B433C9" w:rsidRPr="00C2136D">
        <w:rPr>
          <w:rFonts w:ascii="Fb Fontext" w:hAnsi="Fb Fontext"/>
          <w:b/>
          <w:rtl/>
        </w:rPr>
        <w:t xml:space="preserve">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בני</w:t>
      </w:r>
      <w:r w:rsidR="00B433C9">
        <w:rPr>
          <w:rFonts w:ascii="Fb Fontext" w:hAnsi="Fb Fontext" w:hint="cs"/>
          <w:b/>
          <w:sz w:val="32"/>
          <w:rtl/>
        </w:rPr>
        <w:t>,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</w:t>
      </w:r>
      <w:r w:rsidRPr="00D1637C">
        <w:rPr>
          <w:rFonts w:ascii="Fb Fontext" w:hAnsi="Fb Fontext" w:cs="PFT_Frank" w:hint="cs"/>
          <w:bCs/>
          <w:sz w:val="32"/>
          <w:szCs w:val="14"/>
          <w:rtl/>
        </w:rPr>
        <w:t>ו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אני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בת אחות</w:t>
      </w:r>
      <w:r>
        <w:rPr>
          <w:rFonts w:ascii="Fb Fontext" w:hAnsi="Fb Fontext" w:hint="cs"/>
          <w:b/>
          <w:sz w:val="32"/>
          <w:rtl/>
        </w:rPr>
        <w:t>ו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</w:t>
      </w:r>
      <w:r>
        <w:rPr>
          <w:rFonts w:ascii="Fb Fontext" w:hAnsi="Fb Fontext" w:hint="cs"/>
          <w:b/>
          <w:sz w:val="32"/>
          <w:rtl/>
        </w:rPr>
        <w:t>-</w:t>
      </w:r>
      <w:r w:rsidR="00F42752">
        <w:rPr>
          <w:rFonts w:ascii="Fb Fontext" w:hAnsi="Fb Fontext" w:hint="cs"/>
          <w:b/>
          <w:sz w:val="32"/>
          <w:rtl/>
        </w:rPr>
        <w:t xml:space="preserve"> </w:t>
      </w:r>
      <w:r>
        <w:rPr>
          <w:rFonts w:ascii="Fb Fontext" w:hAnsi="Fb Fontext" w:hint="cs"/>
          <w:b/>
          <w:sz w:val="32"/>
          <w:rtl/>
        </w:rPr>
        <w:t>בגוי</w:t>
      </w:r>
      <w:r w:rsidR="00B433C9" w:rsidRPr="00C2136D">
        <w:rPr>
          <w:rFonts w:ascii="Fb Fontext" w:hAnsi="Fb Fontext"/>
          <w:b/>
          <w:sz w:val="32"/>
          <w:rtl/>
        </w:rPr>
        <w:t xml:space="preserve"> הבא על בת בתו.</w:t>
      </w:r>
    </w:p>
    <w:p w14:paraId="3A8A8957" w14:textId="62732CA5" w:rsidR="00B433C9" w:rsidRPr="00C2136D" w:rsidRDefault="004F319E" w:rsidP="004F319E">
      <w:pPr>
        <w:rPr>
          <w:rFonts w:ascii="Fb Fontext" w:hAnsi="Fb Fontext" w:cs="Guttman Vilna"/>
          <w:b/>
          <w:bCs/>
          <w:sz w:val="32"/>
          <w:rtl/>
        </w:rPr>
      </w:pPr>
      <w:r>
        <w:rPr>
          <w:rStyle w:val="affff5"/>
          <w:rFonts w:hint="cs"/>
          <w:rtl/>
        </w:rPr>
        <w:lastRenderedPageBreak/>
        <w:t>ד</w:t>
      </w:r>
      <w:r w:rsidRPr="003C3E0D">
        <w:rPr>
          <w:rStyle w:val="affff5"/>
          <w:rtl/>
        </w:rPr>
        <w:t>.</w:t>
      </w:r>
      <w:r>
        <w:rPr>
          <w:rFonts w:ascii="Fb Fontext" w:hAnsi="Fb Fontext" w:hint="cs"/>
          <w:b/>
          <w:sz w:val="32"/>
          <w:rtl/>
        </w:rPr>
        <w:t xml:space="preserve">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בני</w:t>
      </w:r>
      <w:r w:rsidR="00B433C9">
        <w:rPr>
          <w:rFonts w:ascii="Fb Fontext" w:hAnsi="Fb Fontext" w:hint="cs"/>
          <w:b/>
          <w:sz w:val="32"/>
          <w:rtl/>
        </w:rPr>
        <w:t>,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ואני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בת אחיו </w:t>
      </w:r>
      <w:r>
        <w:rPr>
          <w:rFonts w:ascii="Fb Fontext" w:hAnsi="Fb Fontext" w:hint="cs"/>
          <w:b/>
          <w:sz w:val="32"/>
          <w:rtl/>
        </w:rPr>
        <w:t>-</w:t>
      </w:r>
      <w:r w:rsidR="00F42752">
        <w:rPr>
          <w:rFonts w:ascii="Fb Fontext" w:hAnsi="Fb Fontext" w:hint="cs"/>
          <w:b/>
          <w:sz w:val="32"/>
          <w:rtl/>
        </w:rPr>
        <w:t xml:space="preserve"> </w:t>
      </w:r>
      <w:r w:rsidR="00B433C9" w:rsidRPr="00C2136D">
        <w:rPr>
          <w:rFonts w:ascii="Fb Fontext" w:hAnsi="Fb Fontext" w:hint="cs"/>
          <w:b/>
          <w:sz w:val="32"/>
          <w:rtl/>
        </w:rPr>
        <w:t>ב</w:t>
      </w:r>
      <w:r>
        <w:rPr>
          <w:rFonts w:ascii="Fb Fontext" w:hAnsi="Fb Fontext" w:hint="cs"/>
          <w:b/>
          <w:sz w:val="32"/>
          <w:rtl/>
        </w:rPr>
        <w:t>גוי</w:t>
      </w:r>
      <w:r w:rsidR="00B433C9" w:rsidRPr="00C2136D">
        <w:rPr>
          <w:rFonts w:ascii="Fb Fontext" w:hAnsi="Fb Fontext"/>
          <w:b/>
          <w:sz w:val="32"/>
          <w:rtl/>
        </w:rPr>
        <w:t xml:space="preserve"> הבא על בת בנו.</w:t>
      </w:r>
    </w:p>
    <w:p w14:paraId="7237CC39" w14:textId="1D9EB654" w:rsidR="004F319E" w:rsidRDefault="004F319E" w:rsidP="007C50EB">
      <w:pPr>
        <w:rPr>
          <w:rtl/>
        </w:rPr>
      </w:pPr>
      <w:r w:rsidRPr="003C3E0D">
        <w:rPr>
          <w:rStyle w:val="affff5"/>
          <w:rFonts w:hint="eastAsia"/>
          <w:rtl/>
        </w:rPr>
        <w:t>ה</w:t>
      </w:r>
      <w:r w:rsidRPr="003C3E0D">
        <w:rPr>
          <w:rStyle w:val="affff5"/>
          <w:rtl/>
        </w:rPr>
        <w:t>.</w:t>
      </w:r>
      <w:r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אחי</w:t>
      </w:r>
      <w:r>
        <w:rPr>
          <w:rFonts w:hint="cs"/>
          <w:rtl/>
        </w:rPr>
        <w:t>,</w:t>
      </w:r>
      <w:r w:rsidR="00B433C9" w:rsidRPr="00C2136D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אבי</w:t>
      </w:r>
      <w:r w:rsidR="00B433C9">
        <w:rPr>
          <w:rFonts w:hint="cs"/>
          <w:rtl/>
        </w:rPr>
        <w:t>,</w:t>
      </w:r>
      <w:r w:rsidR="00B433C9" w:rsidRPr="00C2136D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בעלי</w:t>
      </w:r>
      <w:r w:rsidR="00B433C9">
        <w:rPr>
          <w:rFonts w:hint="cs"/>
          <w:rtl/>
        </w:rPr>
        <w:t>,</w:t>
      </w:r>
      <w:r w:rsidR="00B433C9" w:rsidRPr="00C2136D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בעל</w:t>
      </w:r>
      <w:r w:rsidR="00B433C9" w:rsidRPr="00C2136D">
        <w:rPr>
          <w:rFonts w:hint="cs"/>
          <w:rtl/>
        </w:rPr>
        <w:t xml:space="preserve"> אמי </w:t>
      </w:r>
      <w:r w:rsidR="00B433C9" w:rsidRPr="00A07384">
        <w:rPr>
          <w:rStyle w:val="affff8"/>
          <w:rFonts w:cs="PFT_Frank" w:hint="eastAsia"/>
          <w:b/>
          <w:bCs/>
          <w:szCs w:val="10"/>
          <w:rtl/>
        </w:rPr>
        <w:t>ואני</w:t>
      </w:r>
      <w:r w:rsidR="00B433C9" w:rsidRPr="003C3E0D">
        <w:rPr>
          <w:rStyle w:val="affff8"/>
          <w:rtl/>
        </w:rPr>
        <w:t xml:space="preserve"> בת אשתו,</w:t>
      </w:r>
      <w:r w:rsidR="00B433C9" w:rsidRPr="00C2136D">
        <w:rPr>
          <w:rFonts w:hint="cs"/>
          <w:rtl/>
        </w:rPr>
        <w:t xml:space="preserve"> </w:t>
      </w:r>
      <w:r>
        <w:rPr>
          <w:rFonts w:hint="cs"/>
          <w:rtl/>
        </w:rPr>
        <w:t>אינו זן</w:t>
      </w:r>
      <w:r w:rsidR="00B433C9" w:rsidRPr="00C2136D">
        <w:rPr>
          <w:rFonts w:hint="cs"/>
          <w:rtl/>
        </w:rPr>
        <w:t xml:space="preserve"> אחיו בני בתו</w:t>
      </w:r>
      <w:r>
        <w:rPr>
          <w:rFonts w:hint="cs"/>
          <w:rtl/>
        </w:rPr>
        <w:t xml:space="preserve"> </w:t>
      </w:r>
    </w:p>
    <w:p w14:paraId="0E916C93" w14:textId="1C7D447A" w:rsidR="004F319E" w:rsidRDefault="00B433C9" w:rsidP="004F319E">
      <w:pPr>
        <w:pStyle w:val="a7"/>
        <w:numPr>
          <w:ilvl w:val="0"/>
          <w:numId w:val="10"/>
        </w:numPr>
      </w:pPr>
      <w:r w:rsidRPr="00C2136D">
        <w:rPr>
          <w:rFonts w:hint="cs"/>
          <w:rtl/>
        </w:rPr>
        <w:t>ב</w:t>
      </w:r>
      <w:r w:rsidR="004F319E">
        <w:rPr>
          <w:rFonts w:hint="cs"/>
          <w:rtl/>
        </w:rPr>
        <w:t>גוי</w:t>
      </w:r>
      <w:r w:rsidRPr="00C2136D">
        <w:rPr>
          <w:rFonts w:hint="cs"/>
          <w:rtl/>
        </w:rPr>
        <w:t xml:space="preserve"> </w:t>
      </w:r>
      <w:r w:rsidRPr="00C2136D">
        <w:rPr>
          <w:rtl/>
        </w:rPr>
        <w:t>הבא על אמו והוליד בת, ובא</w:t>
      </w:r>
      <w:r w:rsidR="000B7E4C">
        <w:rPr>
          <w:rFonts w:hint="cs"/>
          <w:rtl/>
        </w:rPr>
        <w:t xml:space="preserve"> שוב</w:t>
      </w:r>
      <w:r w:rsidRPr="00C2136D">
        <w:rPr>
          <w:rtl/>
        </w:rPr>
        <w:t xml:space="preserve"> על </w:t>
      </w:r>
      <w:r w:rsidR="004F319E">
        <w:rPr>
          <w:rFonts w:hint="cs"/>
          <w:rtl/>
        </w:rPr>
        <w:t>ה</w:t>
      </w:r>
      <w:r w:rsidRPr="00C2136D">
        <w:rPr>
          <w:rtl/>
        </w:rPr>
        <w:t xml:space="preserve">בת, </w:t>
      </w:r>
    </w:p>
    <w:p w14:paraId="6FC394D0" w14:textId="26C6998E" w:rsidR="00B433C9" w:rsidRPr="00C2136D" w:rsidRDefault="00B433C9" w:rsidP="003C3E0D">
      <w:pPr>
        <w:pStyle w:val="a7"/>
        <w:ind w:left="113" w:firstLine="113"/>
        <w:rPr>
          <w:rtl/>
        </w:rPr>
      </w:pPr>
      <w:r w:rsidRPr="00C2136D">
        <w:rPr>
          <w:rtl/>
        </w:rPr>
        <w:t>ו</w:t>
      </w:r>
      <w:r w:rsidR="004F319E">
        <w:rPr>
          <w:rFonts w:hint="cs"/>
          <w:rtl/>
        </w:rPr>
        <w:t>גם</w:t>
      </w:r>
      <w:r w:rsidRPr="00C2136D">
        <w:rPr>
          <w:rtl/>
        </w:rPr>
        <w:t xml:space="preserve"> </w:t>
      </w:r>
      <w:r w:rsidR="004F319E">
        <w:rPr>
          <w:rFonts w:hint="cs"/>
          <w:rtl/>
        </w:rPr>
        <w:t>ה</w:t>
      </w:r>
      <w:r w:rsidRPr="00C2136D">
        <w:rPr>
          <w:rtl/>
        </w:rPr>
        <w:t>זקן בא עליה והוליד ממנה בנים.</w:t>
      </w:r>
    </w:p>
    <w:p w14:paraId="3B89B188" w14:textId="785F95B7" w:rsidR="000B7E4C" w:rsidRDefault="000B7E4C" w:rsidP="007C50EB">
      <w:pPr>
        <w:rPr>
          <w:rFonts w:ascii="Fb Fontext" w:hAnsi="Fb Fontext"/>
          <w:b/>
          <w:sz w:val="32"/>
          <w:rtl/>
        </w:rPr>
      </w:pPr>
      <w:r w:rsidRPr="003C3E0D">
        <w:rPr>
          <w:rStyle w:val="affff5"/>
          <w:rFonts w:hint="eastAsia"/>
          <w:rtl/>
        </w:rPr>
        <w:t>ו</w:t>
      </w:r>
      <w:r w:rsidRPr="003C3E0D">
        <w:rPr>
          <w:rStyle w:val="affff5"/>
          <w:rtl/>
        </w:rPr>
        <w:t>.</w:t>
      </w:r>
      <w:r>
        <w:rPr>
          <w:rFonts w:ascii="Fb Fontext" w:hAnsi="Fb Fontext" w:hint="cs"/>
          <w:b/>
          <w:sz w:val="32"/>
          <w:rtl/>
        </w:rPr>
        <w:t xml:space="preserve">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אני</w:t>
      </w:r>
      <w:r w:rsidR="00B433C9" w:rsidRPr="00D1637C">
        <w:rPr>
          <w:rFonts w:ascii="Fb Fontext" w:hAnsi="Fb Fontext" w:cs="PFT_Frank"/>
          <w:bCs/>
          <w:sz w:val="3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ואתה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אחים</w:t>
      </w:r>
      <w:r>
        <w:rPr>
          <w:rFonts w:ascii="Fb Fontext" w:hAnsi="Fb Fontext" w:hint="cs"/>
          <w:b/>
          <w:sz w:val="32"/>
          <w:rtl/>
        </w:rPr>
        <w:t>,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אני</w:t>
      </w:r>
      <w:r w:rsidR="00B433C9" w:rsidRPr="00D1637C">
        <w:rPr>
          <w:rFonts w:ascii="Fb Fontext" w:hAnsi="Fb Fontext" w:cs="PFT_Frank"/>
          <w:bCs/>
          <w:sz w:val="3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ואביך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אחים</w:t>
      </w:r>
      <w:r>
        <w:rPr>
          <w:rFonts w:ascii="Fb Fontext" w:hAnsi="Fb Fontext" w:hint="cs"/>
          <w:b/>
          <w:sz w:val="32"/>
          <w:rtl/>
        </w:rPr>
        <w:t>,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אני</w:t>
      </w:r>
      <w:r w:rsidR="00B433C9" w:rsidRPr="00D1637C">
        <w:rPr>
          <w:rFonts w:ascii="Fb Fontext" w:hAnsi="Fb Fontext" w:cs="PFT_Frank"/>
          <w:bCs/>
          <w:sz w:val="3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ואמך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אחים </w:t>
      </w:r>
      <w:r>
        <w:rPr>
          <w:rFonts w:ascii="Fb Fontext" w:hAnsi="Fb Fontext" w:hint="cs"/>
          <w:b/>
          <w:sz w:val="32"/>
          <w:rtl/>
        </w:rPr>
        <w:t xml:space="preserve">- </w:t>
      </w:r>
    </w:p>
    <w:p w14:paraId="2CB92A52" w14:textId="167731E7" w:rsidR="000B7E4C" w:rsidRDefault="00B433C9" w:rsidP="000B7E4C">
      <w:pPr>
        <w:ind w:firstLine="113"/>
        <w:rPr>
          <w:rFonts w:ascii="Fb Fontext" w:hAnsi="Fb Fontext"/>
          <w:b/>
          <w:sz w:val="32"/>
          <w:rtl/>
        </w:rPr>
      </w:pPr>
      <w:r w:rsidRPr="00C2136D">
        <w:rPr>
          <w:rFonts w:ascii="Fb Fontext" w:hAnsi="Fb Fontext" w:hint="cs"/>
          <w:b/>
          <w:sz w:val="32"/>
          <w:rtl/>
        </w:rPr>
        <w:t>ב</w:t>
      </w:r>
      <w:r w:rsidR="000B7E4C">
        <w:rPr>
          <w:rFonts w:ascii="Fb Fontext" w:hAnsi="Fb Fontext" w:hint="cs"/>
          <w:b/>
          <w:sz w:val="32"/>
          <w:rtl/>
        </w:rPr>
        <w:t>גוי</w:t>
      </w:r>
      <w:r w:rsidRPr="00C2136D">
        <w:rPr>
          <w:rFonts w:ascii="Fb Fontext" w:hAnsi="Fb Fontext" w:hint="cs"/>
          <w:b/>
          <w:sz w:val="32"/>
          <w:rtl/>
        </w:rPr>
        <w:t xml:space="preserve"> </w:t>
      </w:r>
      <w:r w:rsidR="000B7E4C">
        <w:rPr>
          <w:rFonts w:ascii="Fb Fontext" w:hAnsi="Fb Fontext" w:hint="cs"/>
          <w:b/>
          <w:sz w:val="32"/>
          <w:rtl/>
        </w:rPr>
        <w:t>ה</w:t>
      </w:r>
      <w:r w:rsidRPr="00C2136D">
        <w:rPr>
          <w:rFonts w:ascii="Fb Fontext" w:hAnsi="Fb Fontext" w:hint="cs"/>
          <w:b/>
          <w:sz w:val="32"/>
          <w:rtl/>
        </w:rPr>
        <w:t xml:space="preserve">בא על אמו והוליד </w:t>
      </w:r>
      <w:r w:rsidR="000B7E4C">
        <w:rPr>
          <w:rFonts w:ascii="Fb Fontext" w:hAnsi="Fb Fontext" w:hint="cs"/>
          <w:b/>
          <w:sz w:val="32"/>
          <w:rtl/>
        </w:rPr>
        <w:t>ב'</w:t>
      </w:r>
      <w:r w:rsidRPr="00C2136D">
        <w:rPr>
          <w:rFonts w:ascii="Fb Fontext" w:hAnsi="Fb Fontext" w:hint="cs"/>
          <w:b/>
          <w:sz w:val="32"/>
          <w:rtl/>
        </w:rPr>
        <w:t xml:space="preserve"> בנות</w:t>
      </w:r>
      <w:r w:rsidR="000B7E4C">
        <w:rPr>
          <w:rFonts w:ascii="Fb Fontext" w:hAnsi="Fb Fontext" w:hint="cs"/>
          <w:b/>
          <w:sz w:val="32"/>
          <w:rtl/>
        </w:rPr>
        <w:t>,</w:t>
      </w:r>
      <w:r w:rsidRPr="00C2136D">
        <w:rPr>
          <w:rFonts w:ascii="Fb Fontext" w:hAnsi="Fb Fontext" w:hint="cs"/>
          <w:b/>
          <w:sz w:val="32"/>
          <w:rtl/>
        </w:rPr>
        <w:t xml:space="preserve"> </w:t>
      </w:r>
    </w:p>
    <w:p w14:paraId="3D30D0F8" w14:textId="7151C62B" w:rsidR="00B433C9" w:rsidRDefault="00B433C9" w:rsidP="003C3E0D">
      <w:pPr>
        <w:ind w:firstLine="113"/>
        <w:rPr>
          <w:rtl/>
        </w:rPr>
      </w:pPr>
      <w:r w:rsidRPr="00C2136D">
        <w:rPr>
          <w:rFonts w:ascii="Fb Fontext" w:hAnsi="Fb Fontext" w:hint="cs"/>
          <w:b/>
          <w:sz w:val="32"/>
          <w:rtl/>
        </w:rPr>
        <w:t>ובא</w:t>
      </w:r>
      <w:r w:rsidR="000B7E4C">
        <w:rPr>
          <w:rFonts w:ascii="Fb Fontext" w:hAnsi="Fb Fontext" w:hint="cs"/>
          <w:b/>
          <w:sz w:val="32"/>
          <w:rtl/>
        </w:rPr>
        <w:t xml:space="preserve"> שוב</w:t>
      </w:r>
      <w:r w:rsidRPr="00C2136D">
        <w:rPr>
          <w:rFonts w:ascii="Fb Fontext" w:hAnsi="Fb Fontext" w:hint="cs"/>
          <w:b/>
          <w:sz w:val="32"/>
          <w:rtl/>
        </w:rPr>
        <w:t xml:space="preserve"> על אחת והוליד</w:t>
      </w:r>
      <w:r w:rsidR="000B7E4C">
        <w:rPr>
          <w:rFonts w:ascii="Fb Fontext" w:hAnsi="Fb Fontext" w:hint="cs"/>
          <w:b/>
          <w:sz w:val="32"/>
          <w:rtl/>
        </w:rPr>
        <w:t xml:space="preserve"> </w:t>
      </w:r>
      <w:r w:rsidRPr="00C2136D">
        <w:rPr>
          <w:rFonts w:ascii="Fb Fontext" w:hAnsi="Fb Fontext" w:hint="cs"/>
          <w:b/>
          <w:sz w:val="32"/>
          <w:rtl/>
        </w:rPr>
        <w:t>בן</w:t>
      </w:r>
      <w:r w:rsidR="000B7E4C">
        <w:rPr>
          <w:rFonts w:ascii="Fb Fontext" w:hAnsi="Fb Fontext" w:hint="cs"/>
          <w:b/>
          <w:sz w:val="32"/>
          <w:rtl/>
        </w:rPr>
        <w:t xml:space="preserve"> </w:t>
      </w:r>
      <w:r w:rsidR="000B7E4C" w:rsidRPr="003C3E0D">
        <w:rPr>
          <w:rStyle w:val="affff8"/>
          <w:rtl/>
        </w:rPr>
        <w:t>-</w:t>
      </w:r>
      <w:r w:rsidRPr="003C3E0D">
        <w:rPr>
          <w:rStyle w:val="affff8"/>
          <w:rtl/>
        </w:rPr>
        <w:t xml:space="preserve"> </w:t>
      </w:r>
      <w:r w:rsidRPr="003C3E0D">
        <w:rPr>
          <w:rStyle w:val="affff8"/>
          <w:rFonts w:hint="eastAsia"/>
          <w:rtl/>
        </w:rPr>
        <w:t>האחות</w:t>
      </w:r>
      <w:r w:rsidRPr="003C3E0D">
        <w:rPr>
          <w:rStyle w:val="affff8"/>
          <w:rtl/>
        </w:rPr>
        <w:t xml:space="preserve"> השניה </w:t>
      </w:r>
      <w:r w:rsidR="000B7E4C">
        <w:rPr>
          <w:rStyle w:val="affff8"/>
          <w:rFonts w:hint="cs"/>
          <w:rtl/>
        </w:rPr>
        <w:t>אומרת לבן</w:t>
      </w:r>
      <w:r w:rsidRPr="003C3E0D">
        <w:rPr>
          <w:rStyle w:val="affff8"/>
          <w:rtl/>
        </w:rPr>
        <w:t xml:space="preserve"> כך</w:t>
      </w:r>
      <w:r w:rsidR="000B7E4C">
        <w:rPr>
          <w:rStyle w:val="affff8"/>
          <w:rFonts w:hint="cs"/>
          <w:rtl/>
        </w:rPr>
        <w:t>.</w:t>
      </w:r>
    </w:p>
    <w:p w14:paraId="366349C0" w14:textId="28A3B466" w:rsidR="007C661C" w:rsidRDefault="007C661C" w:rsidP="007C50EB">
      <w:pPr>
        <w:rPr>
          <w:rFonts w:ascii="Fb Fontext" w:hAnsi="Fb Fontext"/>
          <w:b/>
          <w:sz w:val="32"/>
          <w:rtl/>
        </w:rPr>
      </w:pPr>
      <w:r w:rsidRPr="003C3E0D">
        <w:rPr>
          <w:rStyle w:val="affff5"/>
          <w:rFonts w:hint="eastAsia"/>
          <w:rtl/>
        </w:rPr>
        <w:t>ז</w:t>
      </w:r>
      <w:r w:rsidRPr="003C3E0D">
        <w:rPr>
          <w:rStyle w:val="affff5"/>
          <w:rtl/>
        </w:rPr>
        <w:t>.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אני</w:t>
      </w:r>
      <w:r w:rsidR="00B433C9" w:rsidRPr="00D1637C">
        <w:rPr>
          <w:rFonts w:ascii="Fb Fontext" w:hAnsi="Fb Fontext" w:cs="PFT_Frank"/>
          <w:bCs/>
          <w:sz w:val="3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ואתה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בני אחי,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אני</w:t>
      </w:r>
      <w:r w:rsidR="00B433C9" w:rsidRPr="00D1637C">
        <w:rPr>
          <w:rFonts w:ascii="Fb Fontext" w:hAnsi="Fb Fontext" w:cs="PFT_Frank"/>
          <w:bCs/>
          <w:sz w:val="3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ואביך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בני אחי,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אני</w:t>
      </w:r>
      <w:r w:rsidR="00B433C9" w:rsidRPr="00D1637C">
        <w:rPr>
          <w:rFonts w:ascii="Fb Fontext" w:hAnsi="Fb Fontext" w:cs="PFT_Frank"/>
          <w:bCs/>
          <w:sz w:val="3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Cs/>
          <w:sz w:val="32"/>
          <w:szCs w:val="14"/>
          <w:rtl/>
        </w:rPr>
        <w:t>ואמך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בני אחי -</w:t>
      </w:r>
    </w:p>
    <w:p w14:paraId="27E50E29" w14:textId="3B17CB18" w:rsidR="007C661C" w:rsidRDefault="007C661C" w:rsidP="007C661C">
      <w:pPr>
        <w:ind w:firstLine="113"/>
        <w:rPr>
          <w:rFonts w:ascii="Fb Fontext" w:hAnsi="Fb Fontext"/>
          <w:b/>
          <w:sz w:val="32"/>
          <w:rtl/>
        </w:rPr>
      </w:pPr>
      <w:r>
        <w:rPr>
          <w:rFonts w:ascii="Fb Fontext" w:hAnsi="Fb Fontext" w:hint="cs"/>
          <w:b/>
          <w:sz w:val="32"/>
          <w:rtl/>
        </w:rPr>
        <w:t>ל</w:t>
      </w:r>
      <w:r w:rsidR="00B433C9" w:rsidRPr="00C2136D">
        <w:rPr>
          <w:rFonts w:ascii="Fb Fontext" w:hAnsi="Fb Fontext"/>
          <w:b/>
          <w:sz w:val="32"/>
          <w:rtl/>
        </w:rPr>
        <w:t xml:space="preserve">ראובן </w:t>
      </w:r>
      <w:r>
        <w:rPr>
          <w:rFonts w:ascii="Fb Fontext" w:hAnsi="Fb Fontext" w:hint="cs"/>
          <w:b/>
          <w:sz w:val="32"/>
          <w:rtl/>
        </w:rPr>
        <w:t>ב'</w:t>
      </w:r>
      <w:r w:rsidR="00B433C9" w:rsidRPr="00C2136D">
        <w:rPr>
          <w:rFonts w:ascii="Fb Fontext" w:hAnsi="Fb Fontext"/>
          <w:b/>
          <w:sz w:val="32"/>
          <w:rtl/>
        </w:rPr>
        <w:t xml:space="preserve"> בנות, </w:t>
      </w:r>
      <w:r w:rsidR="00B433C9" w:rsidRPr="00C2136D">
        <w:rPr>
          <w:rFonts w:ascii="Fb Fontext" w:hAnsi="Fb Fontext" w:hint="cs"/>
          <w:b/>
          <w:sz w:val="32"/>
          <w:rtl/>
        </w:rPr>
        <w:t>שמעון נשא אחת</w:t>
      </w:r>
      <w:r>
        <w:rPr>
          <w:rFonts w:ascii="Fb Fontext" w:hAnsi="Fb Fontext" w:hint="cs"/>
          <w:b/>
          <w:sz w:val="32"/>
          <w:rtl/>
        </w:rPr>
        <w:t>,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ובן לוי </w:t>
      </w:r>
      <w:r>
        <w:rPr>
          <w:rFonts w:ascii="Fb Fontext" w:hAnsi="Fb Fontext" w:hint="cs"/>
          <w:b/>
          <w:sz w:val="32"/>
          <w:rtl/>
        </w:rPr>
        <w:t>אחת,</w:t>
      </w:r>
    </w:p>
    <w:p w14:paraId="1F5CA67E" w14:textId="3802F5F5" w:rsidR="007C661C" w:rsidRDefault="00B433C9" w:rsidP="003C3E0D">
      <w:pPr>
        <w:pStyle w:val="affff7"/>
        <w:numPr>
          <w:ilvl w:val="0"/>
          <w:numId w:val="10"/>
        </w:numPr>
        <w:jc w:val="center"/>
      </w:pPr>
      <w:r w:rsidRPr="00C2136D">
        <w:rPr>
          <w:rFonts w:hint="cs"/>
          <w:rtl/>
        </w:rPr>
        <w:t xml:space="preserve">בן </w:t>
      </w:r>
      <w:r w:rsidRPr="00C2136D">
        <w:rPr>
          <w:rtl/>
        </w:rPr>
        <w:t>שמעון</w:t>
      </w:r>
      <w:r w:rsidR="007C661C">
        <w:rPr>
          <w:rFonts w:hint="cs"/>
          <w:rtl/>
        </w:rPr>
        <w:t xml:space="preserve"> אומר </w:t>
      </w:r>
      <w:r w:rsidRPr="00C2136D">
        <w:rPr>
          <w:rFonts w:hint="cs"/>
          <w:rtl/>
        </w:rPr>
        <w:t>לנכד לוי</w:t>
      </w:r>
      <w:r w:rsidR="007C661C">
        <w:rPr>
          <w:rFonts w:hint="cs"/>
          <w:rtl/>
        </w:rPr>
        <w:t xml:space="preserve"> כך</w:t>
      </w:r>
      <w:r w:rsidR="00B0619F">
        <w:rPr>
          <w:rFonts w:hint="cs"/>
          <w:rtl/>
        </w:rPr>
        <w:t xml:space="preserve">, </w:t>
      </w:r>
      <w:r w:rsidR="00B0619F" w:rsidRPr="00A07384">
        <w:rPr>
          <w:rFonts w:cs="PFT_Frank" w:hint="eastAsia"/>
          <w:b/>
          <w:bCs/>
          <w:szCs w:val="10"/>
          <w:rtl/>
        </w:rPr>
        <w:t>וזה</w:t>
      </w:r>
      <w:r w:rsidR="00B0619F" w:rsidRPr="00A07384">
        <w:rPr>
          <w:rFonts w:cs="PFT_Frank"/>
          <w:b/>
          <w:bCs/>
          <w:szCs w:val="10"/>
          <w:rtl/>
        </w:rPr>
        <w:t xml:space="preserve"> </w:t>
      </w:r>
      <w:r w:rsidR="00B0619F" w:rsidRPr="00A07384">
        <w:rPr>
          <w:rFonts w:cs="PFT_Frank" w:hint="eastAsia"/>
          <w:b/>
          <w:bCs/>
          <w:szCs w:val="10"/>
          <w:rtl/>
        </w:rPr>
        <w:t>שייך</w:t>
      </w:r>
      <w:r w:rsidR="00B0619F" w:rsidRPr="00A07384">
        <w:rPr>
          <w:rFonts w:cs="PFT_Frank"/>
          <w:b/>
          <w:bCs/>
          <w:szCs w:val="10"/>
          <w:rtl/>
        </w:rPr>
        <w:t xml:space="preserve"> </w:t>
      </w:r>
      <w:r w:rsidR="00B0619F" w:rsidRPr="00A07384">
        <w:rPr>
          <w:rFonts w:cs="PFT_Frank" w:hint="eastAsia"/>
          <w:b/>
          <w:bCs/>
          <w:szCs w:val="10"/>
          <w:rtl/>
        </w:rPr>
        <w:t>בהיתר</w:t>
      </w:r>
      <w:r w:rsidR="00B0619F">
        <w:rPr>
          <w:rFonts w:hint="cs"/>
          <w:rtl/>
        </w:rPr>
        <w:t>.</w:t>
      </w:r>
    </w:p>
    <w:p w14:paraId="0EED32E8" w14:textId="27795969" w:rsidR="00B433C9" w:rsidRDefault="00B433C9" w:rsidP="005D5A4C">
      <w:pPr>
        <w:pStyle w:val="affffb"/>
        <w:rPr>
          <w:rtl/>
        </w:rPr>
      </w:pPr>
      <w:ins w:id="9962" w:author="מספור קטעי משנה" w:date="2026-10-06T06:45:58Z">
        <w:r>
          <w:rPr>
            <w:rStyle w:val="MisparKeta"/>
          </w:rPr>
          <w:t xml:space="preserve">ב. </w:t>
        </w:r>
      </w:ins>
      <w:bookmarkStart w:id="1096" w:name="_Toc119173115"/>
      <w:bookmarkStart w:id="1097" w:name="_Toc119230210"/>
      <w:r w:rsidRPr="00C2136D">
        <w:rPr>
          <w:rtl/>
        </w:rPr>
        <w:t>הגיורת שנתגיירו בניה עמה - לא חולצין ולא מייבמין,</w:t>
      </w:r>
      <w:bookmarkEnd w:id="1096"/>
      <w:bookmarkEnd w:id="1097"/>
    </w:p>
    <w:p>
      <w:pPr>
        <w:pStyle w:val="MishnaBatzad"/>
        <w:rPr>
          <w:ins w:id="20561" w:author="קלוד" w:date="2026-10-06T10:10:48Z"/>
        </w:rPr>
      </w:pPr>
      <w:ins w:id="20560" w:author="קלוד" w:date="2026-10-06T10:10:48Z">
        <w:r>
          <w:t xml:space="preserve">משנה ב</w:t>
        </w:r>
      </w:ins>
    </w:p>
    <w:p w14:paraId="3CC6B53D" w14:textId="612549F0" w:rsidR="00B433C9" w:rsidRPr="00B81C5A" w:rsidRDefault="00B433C9" w:rsidP="007C50EB">
      <w:pPr>
        <w:pStyle w:val="affc"/>
        <w:rPr>
          <w:b/>
          <w:spacing w:val="4"/>
          <w:rtl/>
        </w:rPr>
      </w:pPr>
      <w:r w:rsidRPr="00B81C5A">
        <w:rPr>
          <w:b/>
          <w:spacing w:val="4"/>
          <w:rtl/>
        </w:rPr>
        <w:t>אפי</w:t>
      </w:r>
      <w:r w:rsidR="00B0619F">
        <w:rPr>
          <w:rFonts w:hint="cs"/>
          <w:b/>
          <w:spacing w:val="4"/>
          <w:rtl/>
        </w:rPr>
        <w:t>'</w:t>
      </w:r>
      <w:r w:rsidRPr="00B81C5A">
        <w:rPr>
          <w:b/>
          <w:spacing w:val="4"/>
          <w:rtl/>
        </w:rPr>
        <w:t xml:space="preserve"> הורתו </w:t>
      </w:r>
      <w:r w:rsidR="00B0619F">
        <w:rPr>
          <w:rFonts w:hint="cs"/>
          <w:b/>
          <w:spacing w:val="4"/>
          <w:rtl/>
        </w:rPr>
        <w:t>ד</w:t>
      </w:r>
      <w:r w:rsidRPr="00B81C5A">
        <w:rPr>
          <w:b/>
          <w:spacing w:val="4"/>
          <w:rtl/>
        </w:rPr>
        <w:t>ראשון לא בקדושה וליד</w:t>
      </w:r>
      <w:r w:rsidR="00B0619F">
        <w:rPr>
          <w:rFonts w:hint="cs"/>
          <w:b/>
          <w:spacing w:val="4"/>
          <w:rtl/>
        </w:rPr>
        <w:t>ה</w:t>
      </w:r>
      <w:r w:rsidRPr="00B81C5A">
        <w:rPr>
          <w:b/>
          <w:spacing w:val="4"/>
          <w:rtl/>
        </w:rPr>
        <w:t xml:space="preserve"> בקדושה, ושני בקדושה.</w:t>
      </w:r>
    </w:p>
    <w:p w14:paraId="2E23BF86" w14:textId="77777777" w:rsidR="00B433C9" w:rsidRPr="00C2136D" w:rsidRDefault="00B433C9" w:rsidP="003C3E0D">
      <w:pPr>
        <w:pStyle w:val="affc"/>
        <w:jc w:val="center"/>
        <w:rPr>
          <w:b/>
          <w:rtl/>
        </w:rPr>
      </w:pPr>
      <w:r w:rsidRPr="00C2136D">
        <w:rPr>
          <w:b/>
          <w:rtl/>
        </w:rPr>
        <w:t>וכן שפחה שנשתחררו בניה עמה.</w:t>
      </w:r>
    </w:p>
    <w:p w14:paraId="78D5691B" w14:textId="6597C541" w:rsidR="00B433C9" w:rsidRDefault="00F42752" w:rsidP="00B55EDF">
      <w:pPr>
        <w:rPr>
          <w:rFonts w:ascii="Fb Fontext" w:hAnsi="Fb Fontext"/>
          <w:b/>
          <w:sz w:val="32"/>
          <w:rtl/>
        </w:rPr>
      </w:pPr>
      <w:r>
        <w:rPr>
          <w:rStyle w:val="affff5"/>
          <w:rFonts w:hint="cs"/>
          <w:rtl/>
        </w:rPr>
        <w:t>ראב"י</w:t>
      </w:r>
      <w:r w:rsidRPr="00B0619F">
        <w:rPr>
          <w:rStyle w:val="affff5"/>
          <w:rFonts w:hint="cs"/>
          <w:rtl/>
        </w:rPr>
        <w:t xml:space="preserve"> </w:t>
      </w:r>
      <w:r w:rsidRPr="003C3E0D">
        <w:rPr>
          <w:rStyle w:val="affff5"/>
          <w:rFonts w:hint="eastAsia"/>
          <w:rtl/>
        </w:rPr>
        <w:t>התיר</w:t>
      </w:r>
      <w:r w:rsidRPr="003C3E0D">
        <w:rPr>
          <w:rStyle w:val="affff5"/>
          <w:rtl/>
        </w:rPr>
        <w:t xml:space="preserve"> </w:t>
      </w:r>
      <w:r w:rsidR="00B433C9" w:rsidRPr="003C3E0D">
        <w:rPr>
          <w:rStyle w:val="affff5"/>
          <w:rFonts w:hint="eastAsia"/>
          <w:rtl/>
        </w:rPr>
        <w:t>ל</w:t>
      </w:r>
      <w:r w:rsidR="00B0619F" w:rsidRPr="003C3E0D">
        <w:rPr>
          <w:rStyle w:val="affff5"/>
          <w:rFonts w:hint="eastAsia"/>
          <w:rtl/>
        </w:rPr>
        <w:t>בני</w:t>
      </w:r>
      <w:r w:rsidR="00B0619F" w:rsidRPr="003C3E0D">
        <w:rPr>
          <w:rStyle w:val="affff5"/>
          <w:rtl/>
        </w:rPr>
        <w:t xml:space="preserve"> שפחה </w:t>
      </w:r>
      <w:r w:rsidR="00B0619F" w:rsidRPr="003C3E0D">
        <w:rPr>
          <w:rStyle w:val="affff5"/>
          <w:rFonts w:hint="eastAsia"/>
          <w:rtl/>
        </w:rPr>
        <w:t>ששוחררו</w:t>
      </w:r>
      <w:r w:rsidR="00B0619F" w:rsidRPr="003C3E0D">
        <w:rPr>
          <w:rStyle w:val="affff5"/>
          <w:rtl/>
        </w:rPr>
        <w:t>:</w:t>
      </w:r>
      <w:r w:rsidR="00B0619F">
        <w:rPr>
          <w:rFonts w:ascii="Fb Fontext" w:hAnsi="Fb Fontext" w:hint="cs"/>
          <w:b/>
          <w:sz w:val="32"/>
          <w:rtl/>
        </w:rPr>
        <w:t xml:space="preserve"> להחליף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</w:t>
      </w:r>
      <w:r w:rsidR="00B0619F">
        <w:rPr>
          <w:rFonts w:ascii="Fb Fontext" w:hAnsi="Fb Fontext" w:hint="cs"/>
          <w:b/>
          <w:sz w:val="32"/>
          <w:rtl/>
        </w:rPr>
        <w:t>נשיהם</w:t>
      </w:r>
      <w:r>
        <w:rPr>
          <w:rFonts w:ascii="Fb Fontext" w:hAnsi="Fb Fontext" w:hint="cs"/>
          <w:b/>
          <w:sz w:val="32"/>
          <w:rtl/>
        </w:rPr>
        <w:t>,</w:t>
      </w:r>
      <w:r w:rsidR="00B433C9" w:rsidRPr="00C2136D">
        <w:rPr>
          <w:rFonts w:ascii="Fb Fontext" w:hAnsi="Fb Fontext" w:hint="cs"/>
          <w:b/>
          <w:sz w:val="32"/>
          <w:rtl/>
        </w:rPr>
        <w:t xml:space="preserve">  </w:t>
      </w:r>
      <w:r w:rsidR="00AB43C5">
        <w:rPr>
          <w:rStyle w:val="affff5"/>
          <w:rFonts w:hint="cs"/>
          <w:rtl/>
        </w:rPr>
        <w:t>אף</w:t>
      </w:r>
      <w:r w:rsidR="00B433C9" w:rsidRPr="009D3083">
        <w:rPr>
          <w:rStyle w:val="affff5"/>
          <w:rFonts w:hint="cs"/>
          <w:rtl/>
        </w:rPr>
        <w:t xml:space="preserve"> דר</w:t>
      </w:r>
      <w:r w:rsidR="00B433C9" w:rsidRPr="009D3083">
        <w:rPr>
          <w:rStyle w:val="affff5"/>
          <w:rtl/>
        </w:rPr>
        <w:t>"</w:t>
      </w:r>
      <w:r w:rsidR="00B433C9" w:rsidRPr="009D3083">
        <w:rPr>
          <w:rStyle w:val="affff5"/>
          <w:rFonts w:hint="cs"/>
          <w:rtl/>
        </w:rPr>
        <w:t>ש</w:t>
      </w:r>
      <w:r>
        <w:rPr>
          <w:rStyle w:val="affff5"/>
          <w:rFonts w:hint="cs"/>
          <w:rtl/>
        </w:rPr>
        <w:t>:</w:t>
      </w:r>
      <w:r w:rsidR="00B433C9" w:rsidRPr="009D3083">
        <w:rPr>
          <w:rStyle w:val="affff5"/>
          <w:rFonts w:hint="cs"/>
          <w:rtl/>
        </w:rPr>
        <w:t xml:space="preserve"> </w:t>
      </w:r>
      <w:r w:rsidR="00B433C9" w:rsidRPr="00C2136D">
        <w:rPr>
          <w:rFonts w:ascii="Fb Fontext" w:hAnsi="Fb Fontext" w:hint="cs"/>
          <w:b/>
          <w:sz w:val="32"/>
          <w:rtl/>
        </w:rPr>
        <w:t>אסר.</w:t>
      </w:r>
    </w:p>
    <w:p w14:paraId="2E2E2805" w14:textId="7554B014" w:rsidR="00B433C9" w:rsidRDefault="00B0619F" w:rsidP="003C3E0D">
      <w:pPr>
        <w:rPr>
          <w:rFonts w:ascii="Fb Fontext" w:hAnsi="Fb Fontext"/>
          <w:b/>
          <w:rtl/>
        </w:rPr>
      </w:pPr>
      <w:r w:rsidRPr="003C3E0D">
        <w:rPr>
          <w:rStyle w:val="affff5"/>
          <w:rFonts w:hint="eastAsia"/>
          <w:rtl/>
        </w:rPr>
        <w:t>א</w:t>
      </w:r>
      <w:r w:rsidRPr="003C3E0D">
        <w:rPr>
          <w:rStyle w:val="affff5"/>
          <w:rtl/>
        </w:rPr>
        <w:t xml:space="preserve">. </w:t>
      </w:r>
      <w:r w:rsidR="00B433C9" w:rsidRPr="00D1637C">
        <w:rPr>
          <w:rFonts w:ascii="Fb Fontext" w:hAnsi="Fb Fontext" w:cs="PFT_Frank"/>
          <w:bCs/>
          <w:szCs w:val="14"/>
          <w:rtl/>
        </w:rPr>
        <w:t>מאב</w:t>
      </w:r>
      <w:r w:rsidR="00B433C9" w:rsidRPr="00C2136D">
        <w:rPr>
          <w:rFonts w:ascii="Fb Fontext" w:hAnsi="Fb Fontext"/>
          <w:b/>
          <w:rtl/>
        </w:rPr>
        <w:t xml:space="preserve"> ולא מאם </w:t>
      </w:r>
      <w:r w:rsidR="00B433C9" w:rsidRPr="003C3E0D">
        <w:rPr>
          <w:rStyle w:val="affff5"/>
          <w:rFonts w:hint="eastAsia"/>
          <w:rtl/>
        </w:rPr>
        <w:t>ל</w:t>
      </w:r>
      <w:r w:rsidR="00B433C9" w:rsidRPr="003C3E0D">
        <w:rPr>
          <w:rStyle w:val="affff5"/>
          <w:rtl/>
        </w:rPr>
        <w:t>כ</w:t>
      </w:r>
      <w:r w:rsidR="00B433C9" w:rsidRPr="003C3E0D">
        <w:rPr>
          <w:rStyle w:val="affff5"/>
          <w:rFonts w:hint="eastAsia"/>
          <w:rtl/>
        </w:rPr>
        <w:t>ו</w:t>
      </w:r>
      <w:r w:rsidR="00B433C9" w:rsidRPr="003C3E0D">
        <w:rPr>
          <w:rStyle w:val="affff5"/>
          <w:rtl/>
        </w:rPr>
        <w:t>"ע</w:t>
      </w:r>
      <w:r w:rsidR="00B433C9" w:rsidRPr="00C2136D">
        <w:rPr>
          <w:rFonts w:ascii="Fb Fontext" w:hAnsi="Fb Fontext"/>
          <w:b/>
          <w:rtl/>
        </w:rPr>
        <w:t xml:space="preserve"> </w:t>
      </w:r>
      <w:r>
        <w:rPr>
          <w:rFonts w:ascii="Fb Fontext" w:hAnsi="Fb Fontext" w:hint="cs"/>
          <w:b/>
          <w:rtl/>
        </w:rPr>
        <w:t>מותר</w:t>
      </w:r>
      <w:r w:rsidR="00B433C9" w:rsidRPr="00C2136D">
        <w:rPr>
          <w:rFonts w:ascii="Fb Fontext" w:hAnsi="Fb Fontext"/>
          <w:b/>
          <w:rtl/>
        </w:rPr>
        <w:t xml:space="preserve">, </w:t>
      </w:r>
      <w:r w:rsidR="00B433C9" w:rsidRPr="00D1637C">
        <w:rPr>
          <w:rFonts w:ascii="Fb Fontext" w:hAnsi="Fb Fontext" w:cs="PFT_Frank"/>
          <w:bCs/>
          <w:szCs w:val="14"/>
          <w:rtl/>
        </w:rPr>
        <w:t>מאם</w:t>
      </w:r>
      <w:r w:rsidR="00B433C9" w:rsidRPr="00C2136D">
        <w:rPr>
          <w:rFonts w:ascii="Fb Fontext" w:hAnsi="Fb Fontext"/>
          <w:b/>
          <w:rtl/>
        </w:rPr>
        <w:t xml:space="preserve"> ולא מאב </w:t>
      </w:r>
      <w:r w:rsidR="00B433C9" w:rsidRPr="003C3E0D">
        <w:rPr>
          <w:rStyle w:val="affff5"/>
          <w:rFonts w:hint="eastAsia"/>
          <w:rtl/>
        </w:rPr>
        <w:t>ל</w:t>
      </w:r>
      <w:r w:rsidR="00B433C9" w:rsidRPr="003C3E0D">
        <w:rPr>
          <w:rStyle w:val="affff5"/>
          <w:rtl/>
        </w:rPr>
        <w:t>כ</w:t>
      </w:r>
      <w:r w:rsidR="00B433C9" w:rsidRPr="003C3E0D">
        <w:rPr>
          <w:rStyle w:val="affff5"/>
          <w:rFonts w:hint="eastAsia"/>
          <w:rtl/>
        </w:rPr>
        <w:t>ו</w:t>
      </w:r>
      <w:r w:rsidR="00F42752" w:rsidRPr="003C3E0D">
        <w:rPr>
          <w:rStyle w:val="affff5"/>
          <w:rtl/>
        </w:rPr>
        <w:t>"ע</w:t>
      </w:r>
      <w:r w:rsidR="00F42752">
        <w:rPr>
          <w:rFonts w:ascii="Fb Fontext" w:hAnsi="Fb Fontext"/>
          <w:b/>
          <w:rtl/>
        </w:rPr>
        <w:t xml:space="preserve"> אס</w:t>
      </w:r>
      <w:r w:rsidR="00F42752">
        <w:rPr>
          <w:rFonts w:ascii="Fb Fontext" w:hAnsi="Fb Fontext" w:hint="cs"/>
          <w:b/>
          <w:rtl/>
        </w:rPr>
        <w:t>ו</w:t>
      </w:r>
      <w:r w:rsidR="00B433C9" w:rsidRPr="00C2136D">
        <w:rPr>
          <w:rFonts w:ascii="Fb Fontext" w:hAnsi="Fb Fontext"/>
          <w:b/>
          <w:rtl/>
        </w:rPr>
        <w:t>ר</w:t>
      </w:r>
      <w:r>
        <w:rPr>
          <w:rFonts w:ascii="Fb Fontext" w:hAnsi="Fb Fontext" w:hint="cs"/>
          <w:b/>
          <w:rtl/>
        </w:rPr>
        <w:t xml:space="preserve"> </w:t>
      </w:r>
      <w:r w:rsidRPr="003C3E0D">
        <w:rPr>
          <w:rStyle w:val="affff8"/>
          <w:rFonts w:hint="eastAsia"/>
          <w:rtl/>
        </w:rPr>
        <w:t>מדרבנן</w:t>
      </w:r>
      <w:r w:rsidR="00B433C9" w:rsidRPr="003C3E0D">
        <w:rPr>
          <w:rStyle w:val="affff8"/>
          <w:rtl/>
        </w:rPr>
        <w:t>,</w:t>
      </w:r>
    </w:p>
    <w:p w14:paraId="21867C39" w14:textId="4BEA923A" w:rsidR="00B433C9" w:rsidRPr="00C2136D" w:rsidRDefault="00B433C9" w:rsidP="003C3E0D">
      <w:pPr>
        <w:rPr>
          <w:rFonts w:ascii="Fb Fontext" w:hAnsi="Fb Fontext" w:cs="Guttman Vilna"/>
          <w:b/>
          <w:bCs/>
          <w:sz w:val="32"/>
          <w:rtl/>
        </w:rPr>
      </w:pPr>
      <w:r w:rsidRPr="00F42752">
        <w:rPr>
          <w:rStyle w:val="affff5"/>
          <w:rFonts w:hint="cs"/>
          <w:rtl/>
        </w:rPr>
        <w:t>ו</w:t>
      </w:r>
      <w:r w:rsidR="00A66738" w:rsidRPr="00F42752">
        <w:rPr>
          <w:rStyle w:val="affff5"/>
          <w:rtl/>
        </w:rPr>
        <w:t>חלקו</w:t>
      </w:r>
      <w:r w:rsidR="00B0619F">
        <w:rPr>
          <w:rStyle w:val="affff5"/>
          <w:rFonts w:hint="cs"/>
          <w:rtl/>
        </w:rPr>
        <w:t>:</w:t>
      </w:r>
      <w:r w:rsidRPr="00C2136D">
        <w:rPr>
          <w:rFonts w:ascii="Fb Fontext" w:hAnsi="Fb Fontext"/>
          <w:b/>
          <w:rtl/>
        </w:rPr>
        <w:t xml:space="preserve"> </w:t>
      </w:r>
      <w:r w:rsidR="00B0619F">
        <w:rPr>
          <w:rFonts w:ascii="Fb Fontext" w:hAnsi="Fb Fontext" w:hint="cs"/>
          <w:b/>
          <w:rtl/>
        </w:rPr>
        <w:t xml:space="preserve">באחים </w:t>
      </w:r>
      <w:r w:rsidRPr="00D1637C">
        <w:rPr>
          <w:rFonts w:ascii="Fb Fontext" w:hAnsi="Fb Fontext" w:cs="PFT_Frank"/>
          <w:bCs/>
          <w:szCs w:val="14"/>
          <w:rtl/>
        </w:rPr>
        <w:t>מאב ומאם</w:t>
      </w:r>
      <w:r w:rsidRPr="00C2136D">
        <w:rPr>
          <w:rFonts w:ascii="Fb Fontext" w:hAnsi="Fb Fontext"/>
          <w:b/>
          <w:rtl/>
        </w:rPr>
        <w:t>,</w:t>
      </w:r>
      <w:r w:rsidRPr="009D3083">
        <w:rPr>
          <w:rStyle w:val="affff5"/>
          <w:rtl/>
        </w:rPr>
        <w:t xml:space="preserve"> </w:t>
      </w:r>
      <w:r w:rsidR="00B0619F">
        <w:rPr>
          <w:rStyle w:val="affff8"/>
          <w:rFonts w:hint="cs"/>
          <w:rtl/>
        </w:rPr>
        <w:t>מותר</w:t>
      </w:r>
      <w:r w:rsidRPr="003C3E0D">
        <w:rPr>
          <w:rStyle w:val="affff8"/>
          <w:rtl/>
        </w:rPr>
        <w:t xml:space="preserve"> - </w:t>
      </w:r>
      <w:r w:rsidR="00B0619F">
        <w:rPr>
          <w:rStyle w:val="affff8"/>
          <w:rFonts w:hint="cs"/>
          <w:rtl/>
        </w:rPr>
        <w:t>נ</w:t>
      </w:r>
      <w:r w:rsidR="00F42752" w:rsidRPr="003C3E0D">
        <w:rPr>
          <w:rStyle w:val="affff8"/>
          <w:rFonts w:hint="eastAsia"/>
          <w:rtl/>
        </w:rPr>
        <w:t>קרא</w:t>
      </w:r>
      <w:r w:rsidR="00B0619F">
        <w:rPr>
          <w:rStyle w:val="affff8"/>
          <w:rFonts w:hint="cs"/>
          <w:rtl/>
        </w:rPr>
        <w:t>י</w:t>
      </w:r>
      <w:r w:rsidR="00F42752" w:rsidRPr="003C3E0D">
        <w:rPr>
          <w:rStyle w:val="affff8"/>
          <w:rFonts w:hint="eastAsia"/>
          <w:rtl/>
        </w:rPr>
        <w:t>ם</w:t>
      </w:r>
      <w:r w:rsidR="00F42752" w:rsidRPr="003C3E0D">
        <w:rPr>
          <w:rStyle w:val="affff8"/>
          <w:rtl/>
        </w:rPr>
        <w:t xml:space="preserve"> </w:t>
      </w:r>
      <w:r w:rsidRPr="003C3E0D">
        <w:rPr>
          <w:rStyle w:val="affff8"/>
          <w:rtl/>
        </w:rPr>
        <w:t>בני פל</w:t>
      </w:r>
      <w:r w:rsidR="00B0619F">
        <w:rPr>
          <w:rStyle w:val="affff8"/>
          <w:rFonts w:hint="cs"/>
          <w:rtl/>
        </w:rPr>
        <w:t>ו</w:t>
      </w:r>
      <w:r w:rsidRPr="003C3E0D">
        <w:rPr>
          <w:rStyle w:val="affff8"/>
          <w:rtl/>
        </w:rPr>
        <w:t>ני</w:t>
      </w:r>
      <w:r w:rsidR="00B0619F">
        <w:rPr>
          <w:rStyle w:val="affff8"/>
          <w:rFonts w:hint="cs"/>
          <w:rtl/>
        </w:rPr>
        <w:t xml:space="preserve">, אסור - </w:t>
      </w:r>
      <w:r w:rsidRPr="003C3E0D">
        <w:rPr>
          <w:rStyle w:val="affff8"/>
          <w:rtl/>
        </w:rPr>
        <w:t>בני פלונית</w:t>
      </w:r>
      <w:r w:rsidRPr="00C2136D">
        <w:rPr>
          <w:rFonts w:ascii="Fb Fontext" w:hAnsi="Fb Fontext"/>
          <w:b/>
          <w:sz w:val="32"/>
          <w:rtl/>
        </w:rPr>
        <w:t>.</w:t>
      </w:r>
    </w:p>
    <w:p w14:paraId="054E2395" w14:textId="77777777" w:rsidR="008E5DE4" w:rsidRDefault="00B0619F" w:rsidP="008E5DE4">
      <w:pPr>
        <w:rPr>
          <w:rStyle w:val="affff8"/>
          <w:rtl/>
        </w:rPr>
      </w:pPr>
      <w:r>
        <w:rPr>
          <w:rStyle w:val="affff5"/>
          <w:rFonts w:hint="cs"/>
          <w:rtl/>
        </w:rPr>
        <w:t xml:space="preserve">ב. </w:t>
      </w:r>
      <w:r w:rsidR="00F42752">
        <w:rPr>
          <w:rStyle w:val="affff5"/>
          <w:rFonts w:hint="cs"/>
          <w:rtl/>
        </w:rPr>
        <w:t>א''ד</w:t>
      </w:r>
      <w:r w:rsidR="00B433C9" w:rsidRPr="009D3083">
        <w:rPr>
          <w:rStyle w:val="affff5"/>
          <w:rtl/>
        </w:rPr>
        <w:t>:</w:t>
      </w:r>
      <w:r w:rsidR="00B433C9" w:rsidRPr="00C2136D">
        <w:rPr>
          <w:rFonts w:ascii="Fb Fontext" w:hAnsi="Fb Fontext"/>
          <w:b/>
          <w:rtl/>
        </w:rPr>
        <w:t xml:space="preserve"> </w:t>
      </w:r>
      <w:r w:rsidR="00B433C9" w:rsidRPr="009D3083">
        <w:rPr>
          <w:rStyle w:val="affff5"/>
          <w:rtl/>
        </w:rPr>
        <w:t>ר</w:t>
      </w:r>
      <w:r w:rsidR="00B433C9" w:rsidRPr="009D3083">
        <w:rPr>
          <w:rStyle w:val="affff5"/>
          <w:rFonts w:hint="cs"/>
          <w:rtl/>
        </w:rPr>
        <w:t>אב</w:t>
      </w:r>
      <w:r w:rsidR="00B433C9" w:rsidRPr="009D3083">
        <w:rPr>
          <w:rStyle w:val="affff5"/>
          <w:rtl/>
        </w:rPr>
        <w:t>"</w:t>
      </w:r>
      <w:r w:rsidR="00B433C9" w:rsidRPr="009D3083">
        <w:rPr>
          <w:rStyle w:val="affff5"/>
          <w:rFonts w:hint="cs"/>
          <w:rtl/>
        </w:rPr>
        <w:t>י</w:t>
      </w:r>
      <w:r w:rsidR="00B433C9" w:rsidRPr="003C3E0D">
        <w:rPr>
          <w:rStyle w:val="affff5"/>
          <w:rtl/>
        </w:rPr>
        <w:t xml:space="preserve"> </w:t>
      </w:r>
      <w:r w:rsidR="00F42752" w:rsidRPr="003C3E0D">
        <w:rPr>
          <w:rStyle w:val="affff5"/>
          <w:rFonts w:hint="eastAsia"/>
          <w:rtl/>
        </w:rPr>
        <w:t>התיר</w:t>
      </w:r>
      <w:r w:rsidR="00F42752">
        <w:rPr>
          <w:rFonts w:ascii="Fb Fontext" w:hAnsi="Fb Fontext" w:hint="cs"/>
          <w:b/>
          <w:rtl/>
        </w:rPr>
        <w:t xml:space="preserve"> </w:t>
      </w:r>
      <w:r w:rsidR="00B433C9" w:rsidRPr="00C2136D">
        <w:rPr>
          <w:rFonts w:ascii="Fb Fontext" w:hAnsi="Fb Fontext"/>
          <w:b/>
          <w:rtl/>
        </w:rPr>
        <w:t xml:space="preserve">אפילו באחין מאם, </w:t>
      </w:r>
      <w:r>
        <w:rPr>
          <w:rStyle w:val="affff8"/>
          <w:rFonts w:hint="cs"/>
          <w:rtl/>
        </w:rPr>
        <w:t xml:space="preserve">  </w:t>
      </w:r>
      <w:r w:rsidR="00B433C9" w:rsidRPr="003C3E0D">
        <w:rPr>
          <w:rStyle w:val="affff8"/>
          <w:rFonts w:hint="eastAsia"/>
          <w:rtl/>
        </w:rPr>
        <w:t>ד</w:t>
      </w:r>
      <w:r>
        <w:rPr>
          <w:rStyle w:val="affff8"/>
          <w:rFonts w:hint="cs"/>
          <w:rtl/>
        </w:rPr>
        <w:t>גר -</w:t>
      </w:r>
      <w:r w:rsidR="00B433C9" w:rsidRPr="003C3E0D">
        <w:rPr>
          <w:rStyle w:val="affff8"/>
          <w:rtl/>
        </w:rPr>
        <w:t xml:space="preserve"> </w:t>
      </w:r>
      <w:r w:rsidR="00F42752" w:rsidRPr="003C3E0D">
        <w:rPr>
          <w:rStyle w:val="affff8"/>
          <w:rFonts w:hint="eastAsia"/>
          <w:rtl/>
        </w:rPr>
        <w:t>כ</w:t>
      </w:r>
      <w:r w:rsidR="00B433C9" w:rsidRPr="003C3E0D">
        <w:rPr>
          <w:rStyle w:val="affff8"/>
          <w:rtl/>
        </w:rPr>
        <w:t>קטן שנולד</w:t>
      </w:r>
      <w:r w:rsidRPr="003C3E0D">
        <w:rPr>
          <w:rStyle w:val="affff8"/>
          <w:rtl/>
        </w:rPr>
        <w:t xml:space="preserve">, </w:t>
      </w:r>
      <w:r w:rsidRPr="003C3E0D">
        <w:rPr>
          <w:rStyle w:val="affff8"/>
          <w:rFonts w:hint="eastAsia"/>
          <w:rtl/>
        </w:rPr>
        <w:t>ולא</w:t>
      </w:r>
      <w:r w:rsidRPr="003C3E0D">
        <w:rPr>
          <w:rStyle w:val="affff8"/>
          <w:rtl/>
        </w:rPr>
        <w:t xml:space="preserve"> </w:t>
      </w:r>
      <w:r w:rsidRPr="003C3E0D">
        <w:rPr>
          <w:rStyle w:val="affff8"/>
          <w:rFonts w:hint="eastAsia"/>
          <w:rtl/>
        </w:rPr>
        <w:t>גוזר</w:t>
      </w:r>
      <w:r w:rsidRPr="003C3E0D">
        <w:rPr>
          <w:rStyle w:val="affff8"/>
          <w:rtl/>
        </w:rPr>
        <w:t>.</w:t>
      </w:r>
    </w:p>
    <w:p w14:paraId="542F3BD3" w14:textId="21A9307B" w:rsidR="00B0619F" w:rsidRPr="003C3E0D" w:rsidRDefault="00B0619F" w:rsidP="00615A60">
      <w:pPr>
        <w:pStyle w:val="affff2"/>
        <w:rPr>
          <w:rtl/>
        </w:rPr>
      </w:pPr>
      <w:bookmarkStart w:id="1098" w:name="_Toc119173116"/>
      <w:bookmarkStart w:id="1099" w:name="_Toc119230211"/>
      <w:r w:rsidRPr="003C3E0D">
        <w:rPr>
          <w:rFonts w:hint="eastAsia"/>
          <w:rtl/>
        </w:rPr>
        <w:t>מוכיח</w:t>
      </w:r>
      <w:r>
        <w:rPr>
          <w:rFonts w:hint="cs"/>
          <w:rtl/>
        </w:rPr>
        <w:t>,</w:t>
      </w:r>
      <w:r w:rsidRPr="003C3E0D">
        <w:rPr>
          <w:rtl/>
        </w:rPr>
        <w:t xml:space="preserve"> האם גזר</w:t>
      </w:r>
      <w:r>
        <w:rPr>
          <w:rFonts w:hint="cs"/>
          <w:rtl/>
        </w:rPr>
        <w:t>ו</w:t>
      </w:r>
      <w:r w:rsidRPr="003C3E0D">
        <w:rPr>
          <w:rtl/>
        </w:rPr>
        <w:t xml:space="preserve"> </w:t>
      </w:r>
      <w:r w:rsidRPr="003C3E0D">
        <w:rPr>
          <w:rFonts w:hint="eastAsia"/>
          <w:rtl/>
        </w:rPr>
        <w:t>באחין</w:t>
      </w:r>
      <w:r w:rsidRPr="003C3E0D">
        <w:rPr>
          <w:rtl/>
        </w:rPr>
        <w:t xml:space="preserve"> </w:t>
      </w:r>
      <w:r w:rsidRPr="003C3E0D">
        <w:rPr>
          <w:rFonts w:hint="eastAsia"/>
          <w:rtl/>
        </w:rPr>
        <w:t>מהאב</w:t>
      </w:r>
      <w:r w:rsidRPr="003C3E0D">
        <w:rPr>
          <w:rtl/>
        </w:rPr>
        <w:t xml:space="preserve"> </w:t>
      </w:r>
      <w:r w:rsidRPr="003C3E0D">
        <w:rPr>
          <w:rFonts w:hint="eastAsia"/>
          <w:rtl/>
        </w:rPr>
        <w:t>ומהאם</w:t>
      </w:r>
      <w:r>
        <w:rPr>
          <w:rFonts w:hint="cs"/>
          <w:rtl/>
        </w:rPr>
        <w:t>,</w:t>
      </w:r>
      <w:r w:rsidRPr="003C3E0D">
        <w:rPr>
          <w:rtl/>
        </w:rPr>
        <w:t xml:space="preserve"> </w:t>
      </w:r>
      <w:r>
        <w:rPr>
          <w:rFonts w:hint="cs"/>
          <w:rtl/>
        </w:rPr>
        <w:t>ו</w:t>
      </w:r>
      <w:r w:rsidRPr="003C3E0D">
        <w:rPr>
          <w:rFonts w:hint="eastAsia"/>
          <w:rtl/>
        </w:rPr>
        <w:t>מהאם</w:t>
      </w:r>
      <w:r w:rsidRPr="003C3E0D">
        <w:rPr>
          <w:rtl/>
        </w:rPr>
        <w:t xml:space="preserve"> </w:t>
      </w:r>
      <w:r w:rsidRPr="003C3E0D">
        <w:rPr>
          <w:rFonts w:hint="eastAsia"/>
          <w:rtl/>
        </w:rPr>
        <w:t>לחוד</w:t>
      </w:r>
      <w:bookmarkEnd w:id="1098"/>
      <w:bookmarkEnd w:id="1099"/>
    </w:p>
    <w:p w14:paraId="33D90361" w14:textId="6AC353E0" w:rsidR="00B433C9" w:rsidRPr="003C3E0D" w:rsidRDefault="00B0619F" w:rsidP="00B55EDF">
      <w:pPr>
        <w:rPr>
          <w:rStyle w:val="affff8"/>
          <w:rtl/>
        </w:rPr>
      </w:pPr>
      <w:r>
        <w:rPr>
          <w:rStyle w:val="affff5"/>
          <w:rFonts w:hint="cs"/>
          <w:rtl/>
        </w:rPr>
        <w:t>א.</w:t>
      </w:r>
      <w:r w:rsidRPr="00B0619F">
        <w:rPr>
          <w:rStyle w:val="affff5"/>
          <w:rFonts w:hint="cs"/>
          <w:rtl/>
        </w:rPr>
        <w:t xml:space="preserve"> מ</w:t>
      </w:r>
      <w:r w:rsidRPr="003C3E0D">
        <w:rPr>
          <w:rStyle w:val="affff5"/>
          <w:rFonts w:hint="eastAsia"/>
          <w:rtl/>
        </w:rPr>
        <w:t>שנתינו</w:t>
      </w:r>
      <w:r w:rsidRPr="003C3E0D">
        <w:rPr>
          <w:rStyle w:val="affff5"/>
          <w:rtl/>
        </w:rPr>
        <w:t>:</w:t>
      </w:r>
      <w:r>
        <w:rPr>
          <w:rFonts w:ascii="Fb Fontext" w:hAnsi="Fb Fontext" w:cs="PFT_Frank" w:hint="cs"/>
          <w:bCs/>
          <w:sz w:val="32"/>
          <w:szCs w:val="14"/>
          <w:rtl/>
        </w:rPr>
        <w:t xml:space="preserve"> </w:t>
      </w:r>
      <w:r w:rsidR="00B433C9" w:rsidRPr="003C3E0D">
        <w:rPr>
          <w:rtl/>
        </w:rPr>
        <w:t>נתגיירו בניה</w:t>
      </w:r>
      <w:r>
        <w:rPr>
          <w:rFonts w:hint="cs"/>
          <w:rtl/>
        </w:rPr>
        <w:t>..</w:t>
      </w:r>
      <w:r w:rsidR="00B433C9" w:rsidRPr="003C3E0D">
        <w:rPr>
          <w:rtl/>
        </w:rPr>
        <w:t xml:space="preserve"> לא חולצין </w:t>
      </w:r>
      <w:r w:rsidR="00B433C9" w:rsidRPr="00D1637C">
        <w:rPr>
          <w:rFonts w:cs="PFT_Frank"/>
          <w:b/>
          <w:bCs/>
          <w:szCs w:val="14"/>
          <w:rtl/>
        </w:rPr>
        <w:t>ולא מייבמין</w:t>
      </w:r>
      <w:r>
        <w:rPr>
          <w:rFonts w:hint="cs"/>
          <w:rtl/>
        </w:rPr>
        <w:t xml:space="preserve"> </w:t>
      </w:r>
      <w:r>
        <w:rPr>
          <w:rStyle w:val="affff8"/>
          <w:rFonts w:hint="cs"/>
          <w:rtl/>
        </w:rPr>
        <w:t xml:space="preserve">- </w:t>
      </w:r>
      <w:r w:rsidRPr="003C3E0D">
        <w:rPr>
          <w:rStyle w:val="affff8"/>
          <w:rFonts w:hint="eastAsia"/>
          <w:rtl/>
        </w:rPr>
        <w:t>דאסור</w:t>
      </w:r>
      <w:r w:rsidRPr="003C3E0D">
        <w:rPr>
          <w:rStyle w:val="affff8"/>
          <w:rtl/>
        </w:rPr>
        <w:t>!</w:t>
      </w:r>
    </w:p>
    <w:p w14:paraId="276371E9" w14:textId="0F31C6AC" w:rsidR="00B433C9" w:rsidRDefault="00B0619F" w:rsidP="007C50EB">
      <w:pPr>
        <w:rPr>
          <w:rFonts w:ascii="Fb Fontext" w:hAnsi="Fb Fontext"/>
          <w:b/>
          <w:rtl/>
        </w:rPr>
      </w:pPr>
      <w:r w:rsidRPr="003C3E0D">
        <w:rPr>
          <w:rStyle w:val="affff5"/>
          <w:rFonts w:hint="eastAsia"/>
          <w:rtl/>
        </w:rPr>
        <w:t>ודחה</w:t>
      </w:r>
      <w:r w:rsidRPr="003C3E0D">
        <w:rPr>
          <w:rStyle w:val="affff5"/>
          <w:rtl/>
        </w:rPr>
        <w:t>:</w:t>
      </w:r>
      <w:r w:rsidR="00B433C9" w:rsidRPr="00C2136D">
        <w:rPr>
          <w:rFonts w:ascii="Fb Fontext" w:hAnsi="Fb Fontext" w:hint="cs"/>
          <w:b/>
          <w:rtl/>
        </w:rPr>
        <w:t xml:space="preserve"> </w:t>
      </w:r>
      <w:r>
        <w:rPr>
          <w:rFonts w:ascii="Fb Fontext" w:hAnsi="Fb Fontext" w:hint="cs"/>
          <w:b/>
          <w:rtl/>
        </w:rPr>
        <w:t>פטורים, ש</w:t>
      </w:r>
      <w:r w:rsidR="00B433C9" w:rsidRPr="00C2136D">
        <w:rPr>
          <w:rFonts w:ascii="Fb Fontext" w:hAnsi="Fb Fontext" w:hint="cs"/>
          <w:b/>
          <w:rtl/>
        </w:rPr>
        <w:t xml:space="preserve">אינם בתורת חליצה </w:t>
      </w:r>
      <w:r w:rsidR="00B433C9" w:rsidRPr="00C2136D">
        <w:rPr>
          <w:rFonts w:ascii="Fb Fontext" w:hAnsi="Fb Fontext"/>
          <w:b/>
          <w:rtl/>
        </w:rPr>
        <w:t>וייבום</w:t>
      </w:r>
      <w:r>
        <w:rPr>
          <w:rFonts w:ascii="Fb Fontext" w:hAnsi="Fb Fontext" w:hint="cs"/>
          <w:b/>
          <w:rtl/>
        </w:rPr>
        <w:t xml:space="preserve"> </w:t>
      </w:r>
      <w:r w:rsidRPr="003C3E0D">
        <w:rPr>
          <w:rStyle w:val="affff8"/>
          <w:rFonts w:hint="eastAsia"/>
          <w:rtl/>
        </w:rPr>
        <w:t>אבל</w:t>
      </w:r>
      <w:r w:rsidR="00B433C9" w:rsidRPr="003C3E0D">
        <w:rPr>
          <w:rStyle w:val="affff8"/>
          <w:rtl/>
        </w:rPr>
        <w:t xml:space="preserve"> מותרים</w:t>
      </w:r>
      <w:r>
        <w:rPr>
          <w:rStyle w:val="affff8"/>
          <w:rFonts w:hint="cs"/>
          <w:rtl/>
        </w:rPr>
        <w:t>.</w:t>
      </w:r>
    </w:p>
    <w:p w14:paraId="2D15D109" w14:textId="0A736528" w:rsidR="00B433C9" w:rsidRPr="00C2136D" w:rsidRDefault="00B0619F" w:rsidP="007C50EB">
      <w:pPr>
        <w:rPr>
          <w:rFonts w:ascii="Fb Fontext" w:hAnsi="Fb Fontext" w:cs="Guttman Vilna"/>
          <w:b/>
          <w:bCs/>
          <w:rtl/>
        </w:rPr>
      </w:pPr>
      <w:r w:rsidRPr="003C3E0D">
        <w:rPr>
          <w:rStyle w:val="affff5"/>
          <w:rFonts w:hint="eastAsia"/>
          <w:rtl/>
        </w:rPr>
        <w:t>ו</w:t>
      </w:r>
      <w:r w:rsidR="00B433C9" w:rsidRPr="003C3E0D">
        <w:rPr>
          <w:rStyle w:val="affff5"/>
          <w:rtl/>
        </w:rPr>
        <w:t>'אפילו</w:t>
      </w:r>
      <w:r w:rsidRPr="003C3E0D">
        <w:rPr>
          <w:rStyle w:val="affff5"/>
          <w:rtl/>
        </w:rPr>
        <w:t xml:space="preserve"> הורתו</w:t>
      </w:r>
      <w:r w:rsidR="00571F8E">
        <w:rPr>
          <w:rStyle w:val="affff5"/>
          <w:rFonts w:hint="cs"/>
          <w:rtl/>
        </w:rPr>
        <w:t>..</w:t>
      </w:r>
      <w:r w:rsidR="00B433C9" w:rsidRPr="003C3E0D">
        <w:rPr>
          <w:rStyle w:val="affff5"/>
          <w:rtl/>
        </w:rPr>
        <w:t>'</w:t>
      </w:r>
      <w:r w:rsidRPr="003C3E0D">
        <w:rPr>
          <w:rtl/>
        </w:rPr>
        <w:t xml:space="preserve"> -</w:t>
      </w:r>
      <w:r w:rsidR="00B433C9" w:rsidRPr="00C2136D">
        <w:rPr>
          <w:rFonts w:ascii="Fb Fontext" w:hAnsi="Fb Fontext" w:hint="cs"/>
          <w:b/>
          <w:rtl/>
        </w:rPr>
        <w:t xml:space="preserve"> </w:t>
      </w:r>
      <w:r w:rsidR="00AB43C5">
        <w:rPr>
          <w:rFonts w:ascii="Fb Fontext" w:hAnsi="Fb Fontext"/>
          <w:b/>
          <w:rtl/>
        </w:rPr>
        <w:t>אף</w:t>
      </w:r>
      <w:r w:rsidR="00B433C9" w:rsidRPr="00C2136D">
        <w:rPr>
          <w:rFonts w:ascii="Fb Fontext" w:hAnsi="Fb Fontext"/>
          <w:b/>
          <w:rtl/>
        </w:rPr>
        <w:t xml:space="preserve"> </w:t>
      </w:r>
      <w:r w:rsidR="00571F8E">
        <w:rPr>
          <w:rFonts w:ascii="Fb Fontext" w:hAnsi="Fb Fontext" w:hint="cs"/>
          <w:b/>
          <w:rtl/>
        </w:rPr>
        <w:t>ש</w:t>
      </w:r>
      <w:r w:rsidR="00B433C9" w:rsidRPr="00C2136D">
        <w:rPr>
          <w:rFonts w:ascii="Fb Fontext" w:hAnsi="Fb Fontext"/>
          <w:b/>
          <w:rtl/>
        </w:rPr>
        <w:t xml:space="preserve">לידתן בקדושה </w:t>
      </w:r>
      <w:r w:rsidR="00571F8E">
        <w:rPr>
          <w:rFonts w:ascii="Fb Fontext" w:hAnsi="Fb Fontext" w:hint="cs"/>
          <w:b/>
          <w:rtl/>
        </w:rPr>
        <w:t>לא</w:t>
      </w:r>
      <w:r w:rsidR="00B433C9" w:rsidRPr="00C2136D">
        <w:rPr>
          <w:rFonts w:ascii="Fb Fontext" w:hAnsi="Fb Fontext"/>
          <w:b/>
          <w:rtl/>
        </w:rPr>
        <w:t xml:space="preserve"> </w:t>
      </w:r>
      <w:r w:rsidR="00571F8E">
        <w:rPr>
          <w:rFonts w:ascii="Fb Fontext" w:hAnsi="Fb Fontext" w:hint="cs"/>
          <w:b/>
          <w:rtl/>
        </w:rPr>
        <w:t>מי</w:t>
      </w:r>
      <w:r w:rsidR="00B433C9" w:rsidRPr="00C2136D">
        <w:rPr>
          <w:rFonts w:ascii="Fb Fontext" w:hAnsi="Fb Fontext"/>
          <w:b/>
          <w:rtl/>
        </w:rPr>
        <w:t>חל</w:t>
      </w:r>
      <w:r w:rsidR="00571F8E">
        <w:rPr>
          <w:rFonts w:ascii="Fb Fontext" w:hAnsi="Fb Fontext" w:hint="cs"/>
          <w:b/>
          <w:rtl/>
        </w:rPr>
        <w:t>ף</w:t>
      </w:r>
      <w:r w:rsidR="00B433C9" w:rsidRPr="00C2136D">
        <w:rPr>
          <w:rFonts w:ascii="Fb Fontext" w:hAnsi="Fb Fontext"/>
          <w:b/>
          <w:rtl/>
        </w:rPr>
        <w:t xml:space="preserve"> בישראל</w:t>
      </w:r>
      <w:r w:rsidR="00B433C9" w:rsidRPr="003C3E0D">
        <w:rPr>
          <w:rStyle w:val="affff8"/>
          <w:rtl/>
        </w:rPr>
        <w:t>.</w:t>
      </w:r>
    </w:p>
    <w:p w14:paraId="3901147F" w14:textId="4AF4534D" w:rsidR="00B433C9" w:rsidRPr="00C2136D" w:rsidRDefault="00B433C9" w:rsidP="00B55EDF">
      <w:pPr>
        <w:rPr>
          <w:rFonts w:ascii="Fb Fontext" w:hAnsi="Fb Fontext"/>
          <w:b/>
          <w:rtl/>
        </w:rPr>
      </w:pPr>
      <w:r w:rsidRPr="009D3083">
        <w:rPr>
          <w:rStyle w:val="affff5"/>
          <w:rFonts w:hint="cs"/>
          <w:rtl/>
        </w:rPr>
        <w:t>א</w:t>
      </w:r>
      <w:r w:rsidRPr="00571F8E">
        <w:rPr>
          <w:rStyle w:val="affff5"/>
          <w:rtl/>
        </w:rPr>
        <w:t>"</w:t>
      </w:r>
      <w:r w:rsidRPr="00571F8E">
        <w:rPr>
          <w:rStyle w:val="affff5"/>
          <w:rFonts w:hint="cs"/>
          <w:rtl/>
        </w:rPr>
        <w:t>ד</w:t>
      </w:r>
      <w:r w:rsidR="00571F8E" w:rsidRPr="003C3E0D">
        <w:rPr>
          <w:rStyle w:val="affff5"/>
          <w:rtl/>
        </w:rPr>
        <w:t>,</w:t>
      </w:r>
      <w:r w:rsidRPr="003C3E0D">
        <w:rPr>
          <w:rStyle w:val="affff5"/>
          <w:rtl/>
        </w:rPr>
        <w:t xml:space="preserve"> </w:t>
      </w:r>
      <w:r w:rsidR="00571F8E" w:rsidRPr="003C3E0D">
        <w:rPr>
          <w:rStyle w:val="affff5"/>
          <w:rFonts w:hint="eastAsia"/>
          <w:rtl/>
        </w:rPr>
        <w:t>מותרים</w:t>
      </w:r>
      <w:r w:rsidR="00571F8E" w:rsidRPr="003C3E0D">
        <w:rPr>
          <w:rStyle w:val="affff5"/>
          <w:rtl/>
        </w:rPr>
        <w:t>:</w:t>
      </w:r>
      <w:r w:rsidRPr="003C3E0D">
        <w:rPr>
          <w:rtl/>
        </w:rPr>
        <w:t xml:space="preserve"> ד</w:t>
      </w:r>
      <w:r w:rsidR="00F42752" w:rsidRPr="003C3E0D">
        <w:rPr>
          <w:rtl/>
        </w:rPr>
        <w:t>'</w:t>
      </w:r>
      <w:r w:rsidRPr="003C3E0D">
        <w:rPr>
          <w:rtl/>
        </w:rPr>
        <w:t>אפילו</w:t>
      </w:r>
      <w:r w:rsidR="00571F8E" w:rsidRPr="003C3E0D">
        <w:rPr>
          <w:rtl/>
        </w:rPr>
        <w:t>'</w:t>
      </w:r>
      <w:r w:rsidR="00571F8E">
        <w:rPr>
          <w:rFonts w:hint="cs"/>
          <w:rtl/>
        </w:rPr>
        <w:t>.</w:t>
      </w:r>
      <w:r w:rsidRPr="003C3E0D">
        <w:rPr>
          <w:rtl/>
        </w:rPr>
        <w:t>.</w:t>
      </w:r>
      <w:r w:rsidR="00BC0A4F">
        <w:rPr>
          <w:rFonts w:hint="cs"/>
          <w:rtl/>
        </w:rPr>
        <w:t xml:space="preserve"> </w:t>
      </w:r>
      <w:r w:rsidR="00BC0A4F" w:rsidRPr="003C3E0D">
        <w:rPr>
          <w:rStyle w:val="affff8"/>
          <w:rtl/>
        </w:rPr>
        <w:t>[</w:t>
      </w:r>
      <w:r w:rsidR="00BC0A4F" w:rsidRPr="00A07384">
        <w:rPr>
          <w:rStyle w:val="affff8"/>
          <w:rFonts w:cs="PFT_Frank" w:hint="eastAsia"/>
          <w:b/>
          <w:bCs/>
          <w:szCs w:val="10"/>
          <w:rtl/>
        </w:rPr>
        <w:t>לא</w:t>
      </w:r>
      <w:r w:rsidR="00BC0A4F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BC0A4F" w:rsidRPr="00A07384">
        <w:rPr>
          <w:rStyle w:val="affff8"/>
          <w:rFonts w:cs="PFT_Frank" w:hint="eastAsia"/>
          <w:b/>
          <w:bCs/>
          <w:szCs w:val="10"/>
          <w:rtl/>
        </w:rPr>
        <w:t>מיחלף</w:t>
      </w:r>
      <w:r w:rsidR="00BC0A4F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BC0A4F" w:rsidRPr="00A07384">
        <w:rPr>
          <w:rStyle w:val="affff8"/>
          <w:rFonts w:cs="PFT_Frank" w:hint="eastAsia"/>
          <w:b/>
          <w:bCs/>
          <w:szCs w:val="10"/>
          <w:rtl/>
        </w:rPr>
        <w:t>ומותר</w:t>
      </w:r>
      <w:r w:rsidR="00BC0A4F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BC0A4F" w:rsidRPr="00A07384">
        <w:rPr>
          <w:rStyle w:val="affff8"/>
          <w:rFonts w:cs="PFT_Frank" w:hint="eastAsia"/>
          <w:b/>
          <w:bCs/>
          <w:szCs w:val="10"/>
          <w:rtl/>
        </w:rPr>
        <w:t>לשוק</w:t>
      </w:r>
      <w:r w:rsidR="00BC0A4F" w:rsidRPr="003C3E0D">
        <w:rPr>
          <w:rStyle w:val="affff8"/>
          <w:rtl/>
        </w:rPr>
        <w:t xml:space="preserve">, אבל </w:t>
      </w:r>
      <w:r w:rsidR="00BC0A4F">
        <w:rPr>
          <w:rStyle w:val="affff8"/>
          <w:rFonts w:hint="cs"/>
          <w:rtl/>
        </w:rPr>
        <w:t>להם</w:t>
      </w:r>
      <w:r w:rsidR="00BC0A4F" w:rsidRPr="003C3E0D">
        <w:rPr>
          <w:rStyle w:val="affff8"/>
          <w:rtl/>
        </w:rPr>
        <w:t xml:space="preserve"> אסור מדאו'].</w:t>
      </w:r>
      <w:r w:rsidR="00571F8E">
        <w:rPr>
          <w:rFonts w:hint="cs"/>
          <w:rtl/>
        </w:rPr>
        <w:t xml:space="preserve"> </w:t>
      </w:r>
    </w:p>
    <w:p w14:paraId="797C17E3" w14:textId="07DD83D2" w:rsidR="00B433C9" w:rsidRDefault="00B433C9" w:rsidP="00B55EDF">
      <w:pPr>
        <w:rPr>
          <w:rFonts w:ascii="Fb Fontext" w:hAnsi="Fb Fontext"/>
          <w:b/>
          <w:spacing w:val="-4"/>
          <w:rtl/>
        </w:rPr>
      </w:pPr>
      <w:r w:rsidRPr="009D3083">
        <w:rPr>
          <w:rStyle w:val="affff5"/>
          <w:rFonts w:hint="cs"/>
          <w:rtl/>
        </w:rPr>
        <w:t>ו</w:t>
      </w:r>
      <w:r w:rsidRPr="00BC0A4F">
        <w:rPr>
          <w:rStyle w:val="affff5"/>
          <w:rFonts w:hint="cs"/>
          <w:rtl/>
        </w:rPr>
        <w:t>דח</w:t>
      </w:r>
      <w:r w:rsidR="00571F8E" w:rsidRPr="00BC0A4F">
        <w:rPr>
          <w:rStyle w:val="affff5"/>
          <w:rFonts w:hint="cs"/>
          <w:rtl/>
        </w:rPr>
        <w:t>ה</w:t>
      </w:r>
      <w:r w:rsidRPr="00BC0A4F">
        <w:rPr>
          <w:rStyle w:val="affff5"/>
          <w:rFonts w:hint="cs"/>
          <w:rtl/>
        </w:rPr>
        <w:t xml:space="preserve"> </w:t>
      </w:r>
      <w:r w:rsidR="00F42752" w:rsidRPr="003C3E0D">
        <w:rPr>
          <w:rStyle w:val="affff5"/>
          <w:rFonts w:hint="eastAsia"/>
          <w:rtl/>
        </w:rPr>
        <w:t>דאס</w:t>
      </w:r>
      <w:r w:rsidR="00571F8E" w:rsidRPr="003C3E0D">
        <w:rPr>
          <w:rStyle w:val="affff5"/>
          <w:rFonts w:hint="eastAsia"/>
          <w:rtl/>
        </w:rPr>
        <w:t>ו</w:t>
      </w:r>
      <w:r w:rsidR="00F42752" w:rsidRPr="003C3E0D">
        <w:rPr>
          <w:rStyle w:val="affff5"/>
          <w:rFonts w:hint="eastAsia"/>
          <w:rtl/>
        </w:rPr>
        <w:t>ר</w:t>
      </w:r>
      <w:r w:rsidR="00571F8E" w:rsidRPr="003C3E0D">
        <w:rPr>
          <w:rStyle w:val="affff5"/>
          <w:rtl/>
        </w:rPr>
        <w:t>,</w:t>
      </w:r>
      <w:r w:rsidRPr="003C3E0D">
        <w:rPr>
          <w:rStyle w:val="affff5"/>
          <w:rtl/>
        </w:rPr>
        <w:t xml:space="preserve"> </w:t>
      </w:r>
      <w:r w:rsidR="00571F8E" w:rsidRPr="003C3E0D">
        <w:rPr>
          <w:rStyle w:val="affff5"/>
          <w:rFonts w:hint="eastAsia"/>
          <w:rtl/>
        </w:rPr>
        <w:t>ו</w:t>
      </w:r>
      <w:r w:rsidR="00571F8E">
        <w:rPr>
          <w:rStyle w:val="affff5"/>
          <w:rFonts w:hint="cs"/>
          <w:rtl/>
        </w:rPr>
        <w:t>'</w:t>
      </w:r>
      <w:r w:rsidRPr="003C3E0D">
        <w:rPr>
          <w:rStyle w:val="affff5"/>
          <w:rFonts w:hint="eastAsia"/>
          <w:rtl/>
        </w:rPr>
        <w:t>אפי</w:t>
      </w:r>
      <w:r w:rsidR="00571F8E" w:rsidRPr="003C3E0D">
        <w:rPr>
          <w:rStyle w:val="affff5"/>
          <w:rtl/>
        </w:rPr>
        <w:t>'..</w:t>
      </w:r>
      <w:r w:rsidR="00571F8E">
        <w:rPr>
          <w:rStyle w:val="affff5"/>
          <w:rFonts w:hint="cs"/>
          <w:rtl/>
        </w:rPr>
        <w:t>'</w:t>
      </w:r>
      <w:r w:rsidR="00571F8E" w:rsidRPr="003C3E0D">
        <w:rPr>
          <w:rStyle w:val="affff5"/>
          <w:rtl/>
        </w:rPr>
        <w:t xml:space="preserve"> </w:t>
      </w:r>
      <w:r w:rsidR="00571F8E" w:rsidRPr="003C3E0D">
        <w:rPr>
          <w:rtl/>
        </w:rPr>
        <w:t>-</w:t>
      </w:r>
      <w:r w:rsidRPr="00EA6942">
        <w:rPr>
          <w:rFonts w:ascii="Fb Fontext" w:hAnsi="Fb Fontext" w:hint="cs"/>
          <w:b/>
          <w:spacing w:val="-4"/>
          <w:rtl/>
        </w:rPr>
        <w:t xml:space="preserve"> </w:t>
      </w:r>
      <w:r w:rsidR="00AB43C5">
        <w:rPr>
          <w:rFonts w:ascii="Fb Fontext" w:hAnsi="Fb Fontext" w:hint="cs"/>
          <w:b/>
          <w:spacing w:val="-4"/>
          <w:rtl/>
        </w:rPr>
        <w:t>אף</w:t>
      </w:r>
      <w:r w:rsidRPr="00EA6942">
        <w:rPr>
          <w:rFonts w:ascii="Fb Fontext" w:hAnsi="Fb Fontext" w:hint="cs"/>
          <w:b/>
          <w:spacing w:val="-4"/>
          <w:rtl/>
        </w:rPr>
        <w:t xml:space="preserve"> דכשתי אמהות דמ</w:t>
      </w:r>
      <w:r w:rsidR="00BC0A4F">
        <w:rPr>
          <w:rFonts w:ascii="Fb Fontext" w:hAnsi="Fb Fontext" w:hint="cs"/>
          <w:b/>
          <w:spacing w:val="-4"/>
          <w:rtl/>
        </w:rPr>
        <w:t>ו,</w:t>
      </w:r>
      <w:r w:rsidRPr="00EA6942">
        <w:rPr>
          <w:rFonts w:ascii="Fb Fontext" w:hAnsi="Fb Fontext" w:hint="cs"/>
          <w:b/>
          <w:spacing w:val="-4"/>
          <w:rtl/>
        </w:rPr>
        <w:t xml:space="preserve"> אפ</w:t>
      </w:r>
      <w:r w:rsidRPr="00EA6942">
        <w:rPr>
          <w:rFonts w:ascii="Fb Fontext" w:hAnsi="Fb Fontext"/>
          <w:b/>
          <w:spacing w:val="-4"/>
          <w:rtl/>
        </w:rPr>
        <w:t>"</w:t>
      </w:r>
      <w:r w:rsidRPr="00EA6942">
        <w:rPr>
          <w:rFonts w:ascii="Fb Fontext" w:hAnsi="Fb Fontext" w:hint="cs"/>
          <w:b/>
          <w:spacing w:val="-4"/>
          <w:rtl/>
        </w:rPr>
        <w:t>ה אסירי</w:t>
      </w:r>
      <w:r w:rsidR="00BC0A4F">
        <w:rPr>
          <w:rFonts w:ascii="Fb Fontext" w:hAnsi="Fb Fontext" w:hint="cs"/>
          <w:b/>
          <w:spacing w:val="-4"/>
          <w:rtl/>
        </w:rPr>
        <w:t>.</w:t>
      </w:r>
    </w:p>
    <w:p w14:paraId="7A8C4431" w14:textId="31498E75" w:rsidR="00BC0A4F" w:rsidRPr="00D238B7" w:rsidRDefault="00BC0A4F" w:rsidP="003C3E0D">
      <w:pPr>
        <w:jc w:val="center"/>
        <w:rPr>
          <w:rStyle w:val="affff5"/>
          <w:rtl/>
        </w:rPr>
      </w:pPr>
    </w:p>
    <w:p w14:paraId="656E0AA3" w14:textId="7863A2DA" w:rsidR="005F0BDF" w:rsidRDefault="00B0619F" w:rsidP="00B55EDF">
      <w:pPr>
        <w:rPr>
          <w:rFonts w:ascii="Fb Fontext" w:hAnsi="Fb Fontext"/>
          <w:b/>
          <w:spacing w:val="-4"/>
          <w:rtl/>
        </w:rPr>
      </w:pPr>
      <w:r>
        <w:rPr>
          <w:rStyle w:val="affff5"/>
          <w:rFonts w:hint="cs"/>
          <w:rtl/>
        </w:rPr>
        <w:lastRenderedPageBreak/>
        <w:t>ב</w:t>
      </w:r>
      <w:r w:rsidR="00B433C9" w:rsidRPr="00D238B7">
        <w:rPr>
          <w:rStyle w:val="affff5"/>
          <w:rFonts w:hint="cs"/>
          <w:rtl/>
        </w:rPr>
        <w:t>.</w:t>
      </w:r>
      <w:r w:rsidR="00B433C9" w:rsidRPr="00EA6942">
        <w:rPr>
          <w:rFonts w:ascii="Fb Fontext" w:hAnsi="Fb Fontext" w:hint="cs"/>
          <w:b/>
          <w:spacing w:val="-4"/>
          <w:rtl/>
        </w:rPr>
        <w:t xml:space="preserve"> </w:t>
      </w:r>
      <w:r w:rsidR="00024714">
        <w:rPr>
          <w:rFonts w:hint="cs"/>
          <w:rtl/>
        </w:rPr>
        <w:t>ב'</w:t>
      </w:r>
      <w:r w:rsidR="00B433C9" w:rsidRPr="003C3E0D">
        <w:rPr>
          <w:rtl/>
        </w:rPr>
        <w:t xml:space="preserve"> אחים תאומים </w:t>
      </w:r>
      <w:r w:rsidR="00B433C9" w:rsidRPr="00D1637C">
        <w:rPr>
          <w:rFonts w:cs="PFT_Frank"/>
          <w:b/>
          <w:bCs/>
          <w:szCs w:val="14"/>
          <w:rtl/>
        </w:rPr>
        <w:t>גרים</w:t>
      </w:r>
      <w:r w:rsidR="00B433C9" w:rsidRPr="003C3E0D">
        <w:rPr>
          <w:rtl/>
        </w:rPr>
        <w:t xml:space="preserve"> - לא חולצין</w:t>
      </w:r>
      <w:r w:rsidR="00B433C9" w:rsidRPr="00EA6942">
        <w:rPr>
          <w:rFonts w:ascii="Fb Fontext" w:hAnsi="Fb Fontext"/>
          <w:b/>
          <w:spacing w:val="-4"/>
          <w:rtl/>
        </w:rPr>
        <w:t xml:space="preserve">, </w:t>
      </w:r>
      <w:r w:rsidR="00B433C9" w:rsidRPr="00D1637C">
        <w:rPr>
          <w:rFonts w:ascii="Fb Fontext" w:hAnsi="Fb Fontext" w:cs="PFT_Frank"/>
          <w:bCs/>
          <w:spacing w:val="-4"/>
          <w:szCs w:val="14"/>
          <w:rtl/>
        </w:rPr>
        <w:t>ו</w:t>
      </w:r>
      <w:r w:rsidR="00024714" w:rsidRPr="00D1637C">
        <w:rPr>
          <w:rFonts w:ascii="Fb Fontext" w:hAnsi="Fb Fontext" w:cs="PFT_Frank" w:hint="eastAsia"/>
          <w:bCs/>
          <w:spacing w:val="-4"/>
          <w:szCs w:val="14"/>
          <w:rtl/>
        </w:rPr>
        <w:t>ל</w:t>
      </w:r>
      <w:r w:rsidR="00B433C9" w:rsidRPr="00D1637C">
        <w:rPr>
          <w:rFonts w:ascii="Fb Fontext" w:hAnsi="Fb Fontext" w:cs="PFT_Frank"/>
          <w:bCs/>
          <w:spacing w:val="-4"/>
          <w:szCs w:val="14"/>
          <w:rtl/>
        </w:rPr>
        <w:t>א חייבין</w:t>
      </w:r>
      <w:r w:rsidR="00B433C9" w:rsidRPr="00EA6942">
        <w:rPr>
          <w:rFonts w:ascii="Fb Fontext" w:hAnsi="Fb Fontext"/>
          <w:b/>
          <w:spacing w:val="-4"/>
          <w:rtl/>
        </w:rPr>
        <w:t xml:space="preserve"> </w:t>
      </w:r>
      <w:r w:rsidR="00024714">
        <w:rPr>
          <w:rFonts w:ascii="Fb Fontext" w:hAnsi="Fb Fontext" w:hint="cs"/>
          <w:b/>
          <w:spacing w:val="-4"/>
          <w:rtl/>
        </w:rPr>
        <w:t xml:space="preserve">על </w:t>
      </w:r>
      <w:r w:rsidR="00B433C9" w:rsidRPr="00EA6942">
        <w:rPr>
          <w:rFonts w:ascii="Fb Fontext" w:hAnsi="Fb Fontext"/>
          <w:b/>
          <w:spacing w:val="-4"/>
          <w:rtl/>
        </w:rPr>
        <w:t>אשת אח.</w:t>
      </w:r>
    </w:p>
    <w:p w14:paraId="1C282CDF" w14:textId="42A6B455" w:rsidR="00B433C9" w:rsidRPr="00EA6942" w:rsidRDefault="00B433C9" w:rsidP="003C3E0D">
      <w:pPr>
        <w:pStyle w:val="affff7"/>
        <w:rPr>
          <w:rtl/>
        </w:rPr>
      </w:pPr>
      <w:r w:rsidRPr="00A07384">
        <w:rPr>
          <w:rFonts w:cs="PFT_Frank"/>
          <w:bCs/>
          <w:szCs w:val="10"/>
          <w:rtl/>
        </w:rPr>
        <w:t>הורתן שלא בקדושה</w:t>
      </w:r>
      <w:r w:rsidRPr="00EA6942">
        <w:rPr>
          <w:rtl/>
        </w:rPr>
        <w:t xml:space="preserve"> </w:t>
      </w:r>
      <w:r w:rsidRPr="003C3E0D">
        <w:rPr>
          <w:rtl/>
        </w:rPr>
        <w:t>ולידתן בקדושה -</w:t>
      </w:r>
      <w:r w:rsidR="00024714" w:rsidRPr="003C3E0D">
        <w:rPr>
          <w:rtl/>
        </w:rPr>
        <w:t xml:space="preserve"> </w:t>
      </w:r>
      <w:r w:rsidRPr="00EA6942">
        <w:rPr>
          <w:rtl/>
        </w:rPr>
        <w:t xml:space="preserve">לא חולצין, </w:t>
      </w:r>
      <w:r w:rsidR="00024714">
        <w:rPr>
          <w:rFonts w:hint="cs"/>
          <w:rtl/>
        </w:rPr>
        <w:t>ו</w:t>
      </w:r>
      <w:r w:rsidRPr="00EA6942">
        <w:rPr>
          <w:rtl/>
        </w:rPr>
        <w:t>חייבין אשת אח.</w:t>
      </w:r>
    </w:p>
    <w:p w14:paraId="6B8B1C8F" w14:textId="1060F6FA" w:rsidR="00024714" w:rsidRDefault="00B433C9" w:rsidP="003C3E0D">
      <w:pPr>
        <w:pStyle w:val="affff7"/>
        <w:rPr>
          <w:sz w:val="32"/>
          <w:rtl/>
        </w:rPr>
      </w:pPr>
      <w:r w:rsidRPr="00A07384">
        <w:rPr>
          <w:rFonts w:cs="PFT_Frank"/>
          <w:bCs/>
          <w:sz w:val="32"/>
          <w:szCs w:val="10"/>
          <w:rtl/>
        </w:rPr>
        <w:t xml:space="preserve">הורתן ולידתן בקדושה </w:t>
      </w:r>
      <w:r w:rsidRPr="00C2136D">
        <w:rPr>
          <w:sz w:val="32"/>
          <w:rtl/>
        </w:rPr>
        <w:t>- כישראלים ל</w:t>
      </w:r>
      <w:r w:rsidR="00024714">
        <w:rPr>
          <w:rFonts w:hint="cs"/>
          <w:sz w:val="32"/>
          <w:rtl/>
        </w:rPr>
        <w:t>גמרי</w:t>
      </w:r>
      <w:r w:rsidRPr="00C2136D">
        <w:rPr>
          <w:sz w:val="32"/>
          <w:rtl/>
        </w:rPr>
        <w:t>.</w:t>
      </w:r>
    </w:p>
    <w:p w14:paraId="04B46F5D" w14:textId="52EEA942" w:rsidR="00B433C9" w:rsidRPr="00F97732" w:rsidRDefault="005C3411" w:rsidP="0055729D">
      <w:pPr>
        <w:rPr>
          <w:rtl/>
        </w:rPr>
      </w:pPr>
      <w:r w:rsidRPr="00D1637C">
        <w:rPr>
          <w:rFonts w:ascii="Fb Fontext" w:hAnsi="Fb Fontext" w:cs="PFT_Frank" w:hint="eastAsia"/>
          <w:bCs/>
          <w:szCs w:val="14"/>
          <w:rtl/>
        </w:rPr>
        <w:t>משמע</w:t>
      </w:r>
      <w:r>
        <w:rPr>
          <w:rFonts w:ascii="Fb Fontext" w:hAnsi="Fb Fontext" w:hint="cs"/>
          <w:b/>
          <w:rtl/>
        </w:rPr>
        <w:t xml:space="preserve"> שאיסור יש </w:t>
      </w:r>
      <w:r w:rsidRPr="003C3E0D">
        <w:rPr>
          <w:rStyle w:val="affff8"/>
          <w:rFonts w:hint="eastAsia"/>
          <w:rtl/>
        </w:rPr>
        <w:t>אף</w:t>
      </w:r>
      <w:r w:rsidRPr="003C3E0D">
        <w:rPr>
          <w:rStyle w:val="affff8"/>
          <w:rtl/>
        </w:rPr>
        <w:t xml:space="preserve"> </w:t>
      </w:r>
      <w:r w:rsidRPr="003C3E0D">
        <w:rPr>
          <w:rStyle w:val="affff8"/>
          <w:rFonts w:hint="eastAsia"/>
          <w:rtl/>
        </w:rPr>
        <w:t>שאחים</w:t>
      </w:r>
      <w:r w:rsidRPr="003C3E0D">
        <w:rPr>
          <w:rStyle w:val="affff8"/>
          <w:rtl/>
        </w:rPr>
        <w:t xml:space="preserve"> </w:t>
      </w:r>
      <w:r w:rsidRPr="003C3E0D">
        <w:rPr>
          <w:rStyle w:val="affff8"/>
          <w:rFonts w:hint="eastAsia"/>
          <w:rtl/>
        </w:rPr>
        <w:t>מאב</w:t>
      </w:r>
      <w:r w:rsidRPr="003C3E0D">
        <w:rPr>
          <w:rStyle w:val="affff8"/>
          <w:rtl/>
        </w:rPr>
        <w:t>,</w:t>
      </w:r>
      <w:r>
        <w:rPr>
          <w:rFonts w:ascii="Fb Fontext" w:hAnsi="Fb Fontext" w:hint="cs"/>
          <w:b/>
          <w:rtl/>
        </w:rPr>
        <w:t xml:space="preserve"> </w:t>
      </w:r>
      <w:r w:rsidR="00F42752" w:rsidRPr="003C3E0D">
        <w:rPr>
          <w:rStyle w:val="affff5"/>
          <w:rFonts w:hint="eastAsia"/>
          <w:rtl/>
        </w:rPr>
        <w:t>ו</w:t>
      </w:r>
      <w:r w:rsidRPr="003C3E0D">
        <w:rPr>
          <w:rStyle w:val="affff5"/>
          <w:rFonts w:hint="eastAsia"/>
          <w:rtl/>
        </w:rPr>
        <w:t>דחה</w:t>
      </w:r>
      <w:r w:rsidRPr="003C3E0D">
        <w:rPr>
          <w:rStyle w:val="affff5"/>
          <w:rtl/>
        </w:rPr>
        <w:t>:</w:t>
      </w:r>
      <w:r>
        <w:rPr>
          <w:rFonts w:ascii="Fb Fontext" w:hAnsi="Fb Fontext" w:hint="cs"/>
          <w:b/>
          <w:rtl/>
        </w:rPr>
        <w:t xml:space="preserve"> </w:t>
      </w:r>
      <w:r w:rsidR="00F42752">
        <w:rPr>
          <w:rFonts w:ascii="Fb Fontext" w:hAnsi="Fb Fontext" w:hint="cs"/>
          <w:b/>
          <w:rtl/>
        </w:rPr>
        <w:t>איסור אי</w:t>
      </w:r>
      <w:r w:rsidR="00F42752" w:rsidRPr="003C3E0D">
        <w:rPr>
          <w:rFonts w:hint="eastAsia"/>
          <w:rtl/>
        </w:rPr>
        <w:t>ן</w:t>
      </w:r>
      <w:r w:rsidR="00F42752" w:rsidRPr="003C3E0D">
        <w:rPr>
          <w:rtl/>
        </w:rPr>
        <w:t xml:space="preserve">, </w:t>
      </w:r>
      <w:r w:rsidR="00F42752" w:rsidRPr="003C3E0D">
        <w:rPr>
          <w:rFonts w:hint="eastAsia"/>
          <w:rtl/>
        </w:rPr>
        <w:t>ואגב</w:t>
      </w:r>
      <w:r w:rsidR="00F42752" w:rsidRPr="003C3E0D">
        <w:rPr>
          <w:rtl/>
        </w:rPr>
        <w:t xml:space="preserve"> </w:t>
      </w:r>
      <w:r w:rsidRPr="003C3E0D">
        <w:rPr>
          <w:rFonts w:hint="eastAsia"/>
          <w:rtl/>
        </w:rPr>
        <w:t>סיפא</w:t>
      </w:r>
      <w:r w:rsidRPr="003C3E0D">
        <w:rPr>
          <w:rtl/>
        </w:rPr>
        <w:t>.</w:t>
      </w:r>
    </w:p>
    <w:p w14:paraId="1920F930" w14:textId="77777777" w:rsidR="00B433C9" w:rsidRPr="00C2136D" w:rsidRDefault="00B433C9" w:rsidP="008E65FC">
      <w:pPr>
        <w:pStyle w:val="aff7"/>
        <w:framePr w:wrap="around"/>
        <w:rPr>
          <w:rtl/>
        </w:rPr>
      </w:pPr>
      <w:r w:rsidRPr="00C2136D">
        <w:rPr>
          <w:rFonts w:hint="cs"/>
          <w:rtl/>
        </w:rPr>
        <w:t>צח.</w:t>
      </w:r>
    </w:p>
    <w:p w14:paraId="7AC5EDA4" w14:textId="06D1E28F" w:rsidR="004405BD" w:rsidRPr="00EA6942" w:rsidRDefault="005C3411" w:rsidP="003C3E0D">
      <w:pPr>
        <w:pStyle w:val="affff7"/>
        <w:rPr>
          <w:rtl/>
        </w:rPr>
      </w:pPr>
      <w:r>
        <w:rPr>
          <w:rStyle w:val="affff5"/>
          <w:rFonts w:hint="cs"/>
          <w:rtl/>
        </w:rPr>
        <w:t>[</w:t>
      </w:r>
      <w:r w:rsidR="00B433C9" w:rsidRPr="009D3083">
        <w:rPr>
          <w:rStyle w:val="affff5"/>
          <w:rtl/>
        </w:rPr>
        <w:t>רבא</w:t>
      </w:r>
      <w:r>
        <w:rPr>
          <w:rStyle w:val="affff5"/>
          <w:rFonts w:hint="cs"/>
          <w:rtl/>
        </w:rPr>
        <w:t>, מכאן מוכח</w:t>
      </w:r>
      <w:r w:rsidR="00B433C9" w:rsidRPr="009D3083">
        <w:rPr>
          <w:rStyle w:val="affff5"/>
          <w:rtl/>
        </w:rPr>
        <w:t>:</w:t>
      </w:r>
      <w:r w:rsidR="00B433C9" w:rsidRPr="00EA6942">
        <w:rPr>
          <w:rtl/>
        </w:rPr>
        <w:t xml:space="preserve"> </w:t>
      </w:r>
      <w:r>
        <w:rPr>
          <w:rStyle w:val="affff5"/>
          <w:rFonts w:hint="cs"/>
          <w:rtl/>
        </w:rPr>
        <w:t xml:space="preserve">הא </w:t>
      </w:r>
      <w:r w:rsidR="00B433C9" w:rsidRPr="00F42752">
        <w:rPr>
          <w:rStyle w:val="affff5"/>
          <w:rtl/>
        </w:rPr>
        <w:t>דאמור</w:t>
      </w:r>
      <w:r w:rsidR="00B433C9" w:rsidRPr="00EA6942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EA6942">
        <w:rPr>
          <w:rtl/>
        </w:rPr>
        <w:t>אין אב ל</w:t>
      </w:r>
      <w:r>
        <w:rPr>
          <w:rFonts w:hint="cs"/>
          <w:rtl/>
        </w:rPr>
        <w:t>גוי'</w:t>
      </w:r>
      <w:r w:rsidR="00B433C9" w:rsidRPr="00EA6942">
        <w:rPr>
          <w:rtl/>
        </w:rPr>
        <w:t xml:space="preserve"> </w:t>
      </w:r>
      <w:r w:rsidR="00B433C9" w:rsidRPr="003C3E0D">
        <w:rPr>
          <w:rtl/>
        </w:rPr>
        <w:t xml:space="preserve">לא </w:t>
      </w:r>
      <w:r w:rsidR="00F42752" w:rsidRPr="003C3E0D">
        <w:rPr>
          <w:rtl/>
        </w:rPr>
        <w:t>משו</w:t>
      </w:r>
      <w:r w:rsidR="00F42752">
        <w:rPr>
          <w:rtl/>
        </w:rPr>
        <w:t>ם ד</w:t>
      </w:r>
      <w:r w:rsidR="00B433C9" w:rsidRPr="00EA6942">
        <w:rPr>
          <w:rtl/>
        </w:rPr>
        <w:t xml:space="preserve">לא ידיע, </w:t>
      </w:r>
    </w:p>
    <w:p w14:paraId="6C4075E6" w14:textId="0F92B15C" w:rsidR="005C3411" w:rsidRDefault="00B433C9" w:rsidP="0041206E">
      <w:pPr>
        <w:pStyle w:val="affff7"/>
        <w:ind w:left="113"/>
        <w:rPr>
          <w:sz w:val="32"/>
          <w:rtl/>
        </w:rPr>
      </w:pPr>
      <w:r w:rsidRPr="003C3E0D">
        <w:rPr>
          <w:rtl/>
        </w:rPr>
        <w:t>אלא א</w:t>
      </w:r>
      <w:r w:rsidR="005C3411">
        <w:rPr>
          <w:rFonts w:hint="cs"/>
          <w:rtl/>
        </w:rPr>
        <w:t>ף</w:t>
      </w:r>
      <w:r>
        <w:rPr>
          <w:sz w:val="32"/>
          <w:rtl/>
        </w:rPr>
        <w:t xml:space="preserve"> יד</w:t>
      </w:r>
      <w:r w:rsidR="005C3411">
        <w:rPr>
          <w:rFonts w:hint="cs"/>
          <w:sz w:val="32"/>
          <w:rtl/>
        </w:rPr>
        <w:t>י</w:t>
      </w:r>
      <w:r w:rsidRPr="00C2136D">
        <w:rPr>
          <w:sz w:val="32"/>
          <w:rtl/>
        </w:rPr>
        <w:t>ע</w:t>
      </w:r>
      <w:r w:rsidR="004405BD">
        <w:rPr>
          <w:rFonts w:hint="cs"/>
          <w:sz w:val="32"/>
          <w:rtl/>
        </w:rPr>
        <w:t xml:space="preserve"> - </w:t>
      </w:r>
      <w:r w:rsidR="005C3411" w:rsidRPr="00A07384">
        <w:rPr>
          <w:rFonts w:cs="PFT_Frank" w:hint="eastAsia"/>
          <w:b/>
          <w:bCs/>
          <w:sz w:val="32"/>
          <w:szCs w:val="10"/>
          <w:rtl/>
        </w:rPr>
        <w:t>מ</w:t>
      </w:r>
      <w:r w:rsidRPr="00A07384">
        <w:rPr>
          <w:rFonts w:cs="PFT_Frank"/>
          <w:b/>
          <w:bCs/>
          <w:sz w:val="32"/>
          <w:szCs w:val="10"/>
          <w:rtl/>
        </w:rPr>
        <w:t xml:space="preserve">תאומים </w:t>
      </w:r>
      <w:r w:rsidRPr="00C2136D">
        <w:rPr>
          <w:sz w:val="32"/>
          <w:rtl/>
        </w:rPr>
        <w:t>דט</w:t>
      </w:r>
      <w:r w:rsidR="005C3411">
        <w:rPr>
          <w:rFonts w:hint="cs"/>
          <w:sz w:val="32"/>
          <w:rtl/>
        </w:rPr>
        <w:t>י</w:t>
      </w:r>
      <w:r w:rsidRPr="00C2136D">
        <w:rPr>
          <w:sz w:val="32"/>
          <w:rtl/>
        </w:rPr>
        <w:t>פה אחת</w:t>
      </w:r>
      <w:r w:rsidR="005C3411">
        <w:rPr>
          <w:rFonts w:hint="cs"/>
          <w:sz w:val="32"/>
          <w:rtl/>
        </w:rPr>
        <w:t xml:space="preserve"> </w:t>
      </w:r>
      <w:r w:rsidRPr="00C2136D">
        <w:rPr>
          <w:sz w:val="32"/>
          <w:rtl/>
        </w:rPr>
        <w:t>נחלקה לשתים</w:t>
      </w:r>
      <w:r w:rsidR="005C3411">
        <w:rPr>
          <w:rFonts w:hint="cs"/>
          <w:sz w:val="32"/>
          <w:rtl/>
        </w:rPr>
        <w:t xml:space="preserve"> ו</w:t>
      </w:r>
      <w:r w:rsidRPr="00C2136D">
        <w:rPr>
          <w:sz w:val="32"/>
          <w:rtl/>
        </w:rPr>
        <w:t>לא חולצין</w:t>
      </w:r>
      <w:r w:rsidR="004405BD">
        <w:rPr>
          <w:rFonts w:hint="cs"/>
          <w:sz w:val="32"/>
          <w:rtl/>
        </w:rPr>
        <w:t xml:space="preserve"> ולא מייבמין</w:t>
      </w:r>
      <w:r w:rsidRPr="00C2136D">
        <w:rPr>
          <w:sz w:val="32"/>
          <w:rtl/>
        </w:rPr>
        <w:t>,</w:t>
      </w:r>
    </w:p>
    <w:p w14:paraId="57B5C991" w14:textId="69AFB214" w:rsidR="00561E36" w:rsidRDefault="005C3411" w:rsidP="000D2C11">
      <w:pPr>
        <w:pStyle w:val="affff7"/>
        <w:ind w:left="113"/>
        <w:rPr>
          <w:rStyle w:val="affff5"/>
          <w:rtl/>
        </w:rPr>
      </w:pPr>
      <w:r w:rsidRPr="003C3E0D">
        <w:rPr>
          <w:rStyle w:val="affff5"/>
          <w:rFonts w:hint="eastAsia"/>
          <w:rtl/>
        </w:rPr>
        <w:t>ו</w:t>
      </w:r>
      <w:r w:rsidR="00B433C9" w:rsidRPr="003C3E0D">
        <w:rPr>
          <w:rStyle w:val="affff5"/>
          <w:rtl/>
        </w:rPr>
        <w:t>ש"מ</w:t>
      </w:r>
      <w:r>
        <w:rPr>
          <w:rStyle w:val="affff5"/>
          <w:rFonts w:hint="cs"/>
          <w:rtl/>
        </w:rPr>
        <w:t>:</w:t>
      </w:r>
      <w:r w:rsidR="00B433C9" w:rsidRPr="003C3E0D">
        <w:rPr>
          <w:rStyle w:val="affff5"/>
          <w:rtl/>
        </w:rPr>
        <w:t xml:space="preserve"> </w:t>
      </w:r>
      <w:r>
        <w:rPr>
          <w:rFonts w:hint="cs"/>
          <w:sz w:val="32"/>
          <w:rtl/>
        </w:rPr>
        <w:t>משום ש</w:t>
      </w:r>
      <w:r w:rsidR="00391836">
        <w:rPr>
          <w:rFonts w:hint="cs"/>
          <w:sz w:val="32"/>
          <w:rtl/>
        </w:rPr>
        <w:t>הפקיר לזרעו</w:t>
      </w:r>
      <w:r>
        <w:rPr>
          <w:rFonts w:hint="cs"/>
          <w:sz w:val="32"/>
          <w:rtl/>
        </w:rPr>
        <w:t>,</w:t>
      </w:r>
      <w:r w:rsidR="00391836">
        <w:rPr>
          <w:rFonts w:hint="cs"/>
          <w:sz w:val="32"/>
          <w:rtl/>
        </w:rPr>
        <w:t xml:space="preserve"> </w:t>
      </w:r>
      <w:r w:rsidR="00391836" w:rsidRPr="003C3E0D">
        <w:rPr>
          <w:rStyle w:val="affff1"/>
          <w:rFonts w:hint="eastAsia"/>
          <w:rtl/>
        </w:rPr>
        <w:t>ד</w:t>
      </w:r>
      <w:r w:rsidR="00391836" w:rsidRPr="005C3411">
        <w:rPr>
          <w:rStyle w:val="affff1"/>
          <w:rFonts w:hint="cs"/>
          <w:rtl/>
        </w:rPr>
        <w:t>'</w:t>
      </w:r>
      <w:r w:rsidR="00B433C9" w:rsidRPr="0047177F">
        <w:rPr>
          <w:rStyle w:val="affff1"/>
          <w:rtl/>
        </w:rPr>
        <w:t>זרמת סוסים זרמתם</w:t>
      </w:r>
      <w:r>
        <w:rPr>
          <w:rStyle w:val="affff1"/>
          <w:rFonts w:hint="cs"/>
          <w:rtl/>
        </w:rPr>
        <w:t>]</w:t>
      </w:r>
      <w:r w:rsidR="00B433C9" w:rsidRPr="0047177F">
        <w:rPr>
          <w:rStyle w:val="affff1"/>
          <w:rtl/>
        </w:rPr>
        <w:t>.</w:t>
      </w:r>
    </w:p>
    <w:p w14:paraId="0AF14D5F" w14:textId="6CDC819F" w:rsidR="005C3411" w:rsidRDefault="005C3411" w:rsidP="00B55EDF">
      <w:pPr>
        <w:rPr>
          <w:rFonts w:ascii="Fb Fontext" w:hAnsi="Fb Fontext"/>
          <w:b/>
          <w:spacing w:val="-2"/>
          <w:sz w:val="32"/>
          <w:rtl/>
        </w:rPr>
      </w:pPr>
      <w:r>
        <w:rPr>
          <w:rStyle w:val="affff5"/>
          <w:rFonts w:hint="cs"/>
          <w:rtl/>
        </w:rPr>
        <w:t>ג</w:t>
      </w:r>
      <w:r w:rsidR="00B433C9" w:rsidRPr="00D238B7">
        <w:rPr>
          <w:rStyle w:val="affff5"/>
          <w:rFonts w:hint="cs"/>
          <w:rtl/>
        </w:rPr>
        <w:t>.</w:t>
      </w:r>
      <w:r w:rsidR="00B433C9" w:rsidRPr="00EA6942">
        <w:rPr>
          <w:rFonts w:ascii="Fb Fontext" w:hAnsi="Fb Fontext" w:hint="cs"/>
          <w:b/>
          <w:spacing w:val="-2"/>
          <w:sz w:val="32"/>
          <w:rtl/>
        </w:rPr>
        <w:t xml:space="preserve"> </w:t>
      </w:r>
      <w:r w:rsidR="00B433C9" w:rsidRPr="00EA6942">
        <w:rPr>
          <w:rFonts w:ascii="Fb Fontext" w:hAnsi="Fb Fontext"/>
          <w:b/>
          <w:spacing w:val="-2"/>
          <w:sz w:val="32"/>
          <w:rtl/>
        </w:rPr>
        <w:t xml:space="preserve">ניפטיים הגר </w:t>
      </w:r>
      <w:r w:rsidR="00B433C9" w:rsidRPr="00D1637C">
        <w:rPr>
          <w:rFonts w:ascii="Fb Fontext" w:hAnsi="Fb Fontext" w:cs="PFT_Frank"/>
          <w:bCs/>
          <w:spacing w:val="-2"/>
          <w:sz w:val="32"/>
          <w:szCs w:val="14"/>
          <w:rtl/>
        </w:rPr>
        <w:t>נשא אשת אחיו מאמו</w:t>
      </w:r>
      <w:r w:rsidR="00B433C9" w:rsidRPr="00EA6942">
        <w:rPr>
          <w:rFonts w:ascii="Fb Fontext" w:hAnsi="Fb Fontext"/>
          <w:b/>
          <w:spacing w:val="-2"/>
          <w:sz w:val="32"/>
          <w:rtl/>
        </w:rPr>
        <w:t>,</w:t>
      </w:r>
    </w:p>
    <w:p w14:paraId="1BB31FCA" w14:textId="51417295" w:rsidR="00B433C9" w:rsidRPr="00D238B7" w:rsidRDefault="00391836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>ו</w:t>
      </w:r>
      <w:r w:rsidR="005C3411">
        <w:rPr>
          <w:rStyle w:val="affff5"/>
          <w:rFonts w:hint="cs"/>
          <w:rtl/>
        </w:rPr>
        <w:t xml:space="preserve">דחה: </w:t>
      </w:r>
      <w:r w:rsidR="00B433C9" w:rsidRPr="00C2136D">
        <w:rPr>
          <w:rFonts w:ascii="Fb Fontext" w:hAnsi="Fb Fontext" w:hint="cs"/>
          <w:b/>
          <w:rtl/>
        </w:rPr>
        <w:t>ב</w:t>
      </w:r>
      <w:r w:rsidR="00B433C9" w:rsidRPr="00C2136D">
        <w:rPr>
          <w:rFonts w:ascii="Fb Fontext" w:hAnsi="Fb Fontext"/>
          <w:b/>
          <w:rtl/>
        </w:rPr>
        <w:t>נ</w:t>
      </w:r>
      <w:r w:rsidR="00B433C9">
        <w:rPr>
          <w:rFonts w:ascii="Fb Fontext" w:hAnsi="Fb Fontext" w:hint="cs"/>
          <w:b/>
          <w:rtl/>
        </w:rPr>
        <w:t xml:space="preserve">שאה </w:t>
      </w:r>
      <w:r w:rsidR="00B433C9" w:rsidRPr="00C2136D">
        <w:rPr>
          <w:rFonts w:ascii="Fb Fontext" w:hAnsi="Fb Fontext"/>
          <w:b/>
          <w:rtl/>
        </w:rPr>
        <w:t xml:space="preserve">כשהוא </w:t>
      </w:r>
      <w:r w:rsidR="005C3411">
        <w:rPr>
          <w:rFonts w:ascii="Fb Fontext" w:hAnsi="Fb Fontext" w:hint="cs"/>
          <w:b/>
          <w:rtl/>
        </w:rPr>
        <w:t xml:space="preserve">גוי </w:t>
      </w:r>
      <w:r w:rsidR="005C3411" w:rsidRPr="003C3E0D">
        <w:rPr>
          <w:rStyle w:val="affff8"/>
          <w:rFonts w:hint="eastAsia"/>
          <w:rtl/>
        </w:rPr>
        <w:t>שלא</w:t>
      </w:r>
      <w:r w:rsidR="005C3411" w:rsidRPr="003C3E0D">
        <w:rPr>
          <w:rStyle w:val="affff8"/>
          <w:rtl/>
        </w:rPr>
        <w:t xml:space="preserve"> </w:t>
      </w:r>
      <w:r w:rsidR="005C3411" w:rsidRPr="003C3E0D">
        <w:rPr>
          <w:rStyle w:val="affff8"/>
          <w:rFonts w:hint="eastAsia"/>
          <w:rtl/>
        </w:rPr>
        <w:t>חל</w:t>
      </w:r>
      <w:r w:rsidR="005C3411" w:rsidRPr="003C3E0D">
        <w:rPr>
          <w:rStyle w:val="affff8"/>
          <w:rtl/>
        </w:rPr>
        <w:t>,</w:t>
      </w:r>
      <w:r w:rsidR="00B433C9" w:rsidRPr="00C2136D">
        <w:rPr>
          <w:rFonts w:ascii="Fb Fontext" w:hAnsi="Fb Fontext" w:hint="cs"/>
          <w:b/>
          <w:rtl/>
        </w:rPr>
        <w:t xml:space="preserve"> </w:t>
      </w:r>
      <w:r w:rsidR="00B433C9" w:rsidRPr="003C3E0D">
        <w:rPr>
          <w:rStyle w:val="affff5"/>
          <w:rFonts w:hint="eastAsia"/>
          <w:rtl/>
        </w:rPr>
        <w:t>וקמ</w:t>
      </w:r>
      <w:r w:rsidR="00B433C9" w:rsidRPr="003C3E0D">
        <w:rPr>
          <w:rStyle w:val="affff5"/>
          <w:rtl/>
        </w:rPr>
        <w:t>"</w:t>
      </w:r>
      <w:r w:rsidR="00B433C9" w:rsidRPr="003C3E0D">
        <w:rPr>
          <w:rStyle w:val="affff5"/>
          <w:rFonts w:hint="eastAsia"/>
          <w:rtl/>
        </w:rPr>
        <w:t>ל</w:t>
      </w:r>
      <w:r w:rsidR="00B433C9" w:rsidRPr="00C2136D">
        <w:rPr>
          <w:rFonts w:ascii="Fb Fontext" w:hAnsi="Fb Fontext" w:hint="cs"/>
          <w:b/>
          <w:rtl/>
        </w:rPr>
        <w:t xml:space="preserve"> </w:t>
      </w:r>
      <w:r w:rsidR="005C3411">
        <w:rPr>
          <w:rFonts w:ascii="Fb Fontext" w:hAnsi="Fb Fontext" w:hint="cs"/>
          <w:b/>
          <w:rtl/>
        </w:rPr>
        <w:t>ש</w:t>
      </w:r>
      <w:r w:rsidR="00B433C9" w:rsidRPr="00C2136D">
        <w:rPr>
          <w:rFonts w:ascii="Fb Fontext" w:hAnsi="Fb Fontext" w:hint="cs"/>
          <w:b/>
          <w:rtl/>
        </w:rPr>
        <w:t>לא ג</w:t>
      </w:r>
      <w:r w:rsidR="005C3411">
        <w:rPr>
          <w:rFonts w:ascii="Fb Fontext" w:hAnsi="Fb Fontext" w:hint="cs"/>
          <w:b/>
          <w:rtl/>
        </w:rPr>
        <w:t>ו</w:t>
      </w:r>
      <w:r w:rsidR="00B433C9" w:rsidRPr="00C2136D">
        <w:rPr>
          <w:rFonts w:ascii="Fb Fontext" w:hAnsi="Fb Fontext" w:hint="cs"/>
          <w:b/>
          <w:rtl/>
        </w:rPr>
        <w:t>זרי</w:t>
      </w:r>
      <w:r w:rsidR="005C3411">
        <w:rPr>
          <w:rFonts w:ascii="Fb Fontext" w:hAnsi="Fb Fontext" w:hint="cs"/>
          <w:b/>
          <w:rtl/>
        </w:rPr>
        <w:t>ם</w:t>
      </w:r>
      <w:r w:rsidR="00B433C9" w:rsidRPr="00C2136D">
        <w:rPr>
          <w:rFonts w:ascii="Fb Fontext" w:hAnsi="Fb Fontext" w:hint="cs"/>
          <w:b/>
          <w:rtl/>
        </w:rPr>
        <w:t xml:space="preserve"> אטו כשגר</w:t>
      </w:r>
      <w:r w:rsidR="005C3411">
        <w:rPr>
          <w:rFonts w:ascii="Fb Fontext" w:hAnsi="Fb Fontext" w:hint="cs"/>
          <w:b/>
          <w:rtl/>
        </w:rPr>
        <w:t>.</w:t>
      </w:r>
    </w:p>
    <w:p w14:paraId="527EFA8F" w14:textId="6D9232D0" w:rsidR="00391836" w:rsidRDefault="005C3411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>ד</w:t>
      </w:r>
      <w:r w:rsidR="00B433C9" w:rsidRPr="00D238B7">
        <w:rPr>
          <w:rStyle w:val="affff5"/>
          <w:rFonts w:hint="cs"/>
          <w:rtl/>
        </w:rPr>
        <w:t>.</w:t>
      </w:r>
      <w:r w:rsidR="00B433C9" w:rsidRPr="009D3083">
        <w:rPr>
          <w:rStyle w:val="affff5"/>
          <w:rFonts w:hint="cs"/>
          <w:rtl/>
        </w:rPr>
        <w:t xml:space="preserve"> </w:t>
      </w:r>
      <w:r w:rsidR="00B433C9" w:rsidRPr="009D3083">
        <w:rPr>
          <w:rStyle w:val="affff5"/>
          <w:rtl/>
        </w:rPr>
        <w:t>בן יאסיין</w:t>
      </w:r>
      <w:r w:rsidR="00B433C9" w:rsidRPr="00C2136D">
        <w:rPr>
          <w:rFonts w:ascii="Fb Fontext" w:hAnsi="Fb Fontext"/>
          <w:b/>
          <w:sz w:val="32"/>
          <w:rtl/>
        </w:rPr>
        <w:t xml:space="preserve"> מצא גר</w:t>
      </w:r>
      <w:r w:rsidR="00391836">
        <w:rPr>
          <w:rFonts w:ascii="Fb Fontext" w:hAnsi="Fb Fontext" w:hint="cs"/>
          <w:b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Cs/>
          <w:sz w:val="32"/>
          <w:szCs w:val="14"/>
          <w:rtl/>
        </w:rPr>
        <w:t>שנשא אשת אחיו מאמו</w:t>
      </w:r>
      <w:r w:rsidR="00B433C9" w:rsidRPr="00C2136D">
        <w:rPr>
          <w:rFonts w:ascii="Fb Fontext" w:hAnsi="Fb Fontext"/>
          <w:b/>
          <w:sz w:val="32"/>
          <w:rtl/>
        </w:rPr>
        <w:t xml:space="preserve">, </w:t>
      </w:r>
      <w:r w:rsidR="00561E36">
        <w:rPr>
          <w:rStyle w:val="affff5"/>
          <w:rtl/>
        </w:rPr>
        <w:tab/>
      </w:r>
      <w:r w:rsidR="00561E36">
        <w:rPr>
          <w:rStyle w:val="affff5"/>
          <w:rFonts w:hint="cs"/>
          <w:rtl/>
        </w:rPr>
        <w:t>והוכיח ההיתר</w:t>
      </w:r>
      <w:r w:rsidR="00561E36" w:rsidRPr="009D3083">
        <w:rPr>
          <w:rStyle w:val="affff5"/>
          <w:rtl/>
        </w:rPr>
        <w:t>:</w:t>
      </w:r>
    </w:p>
    <w:p w14:paraId="65636FF3" w14:textId="4CBF61DD" w:rsidR="005C3411" w:rsidRDefault="005C3411" w:rsidP="003C3E0D">
      <w:pPr>
        <w:ind w:left="339" w:firstLine="113"/>
        <w:rPr>
          <w:rStyle w:val="affff5"/>
          <w:rtl/>
        </w:rPr>
      </w:pPr>
      <w:r>
        <w:rPr>
          <w:rFonts w:ascii="Fb Fontext" w:hAnsi="Fb Fontext" w:hint="cs"/>
          <w:b/>
          <w:sz w:val="32"/>
          <w:rtl/>
        </w:rPr>
        <w:t>מ'</w:t>
      </w:r>
      <w:r w:rsidR="00B433C9" w:rsidRPr="00C2136D">
        <w:rPr>
          <w:rFonts w:ascii="Fb Fontext" w:hAnsi="Fb Fontext"/>
          <w:b/>
          <w:sz w:val="32"/>
          <w:rtl/>
        </w:rPr>
        <w:t>אשה ושבעה בניה</w:t>
      </w:r>
      <w:r>
        <w:rPr>
          <w:rFonts w:ascii="Fb Fontext" w:hAnsi="Fb Fontext" w:hint="cs"/>
          <w:b/>
          <w:sz w:val="32"/>
          <w:rtl/>
        </w:rPr>
        <w:t>' -</w:t>
      </w:r>
      <w:r w:rsidR="00B433C9" w:rsidRPr="00C2136D">
        <w:rPr>
          <w:rFonts w:ascii="Fb Fontext" w:hAnsi="Fb Fontext"/>
          <w:b/>
          <w:sz w:val="32"/>
          <w:rtl/>
        </w:rPr>
        <w:t xml:space="preserve"> על ספסל זה </w:t>
      </w:r>
      <w:r w:rsidR="00B433C9" w:rsidRPr="009D3083">
        <w:rPr>
          <w:rStyle w:val="affff5"/>
          <w:rtl/>
        </w:rPr>
        <w:t>ישב</w:t>
      </w:r>
      <w:r w:rsidR="00B433C9" w:rsidRPr="00C2136D">
        <w:rPr>
          <w:rFonts w:ascii="Fb Fontext" w:hAnsi="Fb Fontext"/>
          <w:b/>
          <w:sz w:val="32"/>
          <w:rtl/>
        </w:rPr>
        <w:t xml:space="preserve"> </w:t>
      </w:r>
      <w:r w:rsidR="00B433C9" w:rsidRPr="009D3083">
        <w:rPr>
          <w:rStyle w:val="affff5"/>
          <w:rtl/>
        </w:rPr>
        <w:t>ר</w:t>
      </w:r>
      <w:r>
        <w:rPr>
          <w:rStyle w:val="affff5"/>
          <w:rFonts w:hint="cs"/>
          <w:rtl/>
        </w:rPr>
        <w:t>"</w:t>
      </w:r>
      <w:r w:rsidR="00B433C9" w:rsidRPr="009D3083">
        <w:rPr>
          <w:rStyle w:val="affff5"/>
          <w:rtl/>
        </w:rPr>
        <w:t>ע</w:t>
      </w:r>
      <w:r w:rsidR="00B433C9" w:rsidRPr="003C3E0D">
        <w:rPr>
          <w:rStyle w:val="affff5"/>
          <w:rtl/>
        </w:rPr>
        <w:t xml:space="preserve"> ואמר</w:t>
      </w:r>
      <w:r>
        <w:rPr>
          <w:rStyle w:val="affff5"/>
          <w:rFonts w:hint="cs"/>
          <w:rtl/>
        </w:rPr>
        <w:t>:</w:t>
      </w:r>
    </w:p>
    <w:p w14:paraId="31452AC5" w14:textId="145F696E" w:rsidR="00561E36" w:rsidRDefault="005C3411" w:rsidP="00561E36">
      <w:pPr>
        <w:ind w:left="339" w:firstLine="113"/>
        <w:rPr>
          <w:rFonts w:ascii="Fb Fontext" w:hAnsi="Fb Fontext"/>
          <w:b/>
          <w:sz w:val="32"/>
          <w:rtl/>
        </w:rPr>
      </w:pPr>
      <w:r w:rsidRPr="003C3E0D">
        <w:rPr>
          <w:rStyle w:val="affff5"/>
          <w:rFonts w:hint="eastAsia"/>
          <w:rtl/>
        </w:rPr>
        <w:t>א</w:t>
      </w:r>
      <w:r w:rsidRPr="003C3E0D">
        <w:rPr>
          <w:rStyle w:val="affff5"/>
          <w:rtl/>
        </w:rPr>
        <w:t>.</w:t>
      </w:r>
      <w:r w:rsidR="00B433C9" w:rsidRPr="00C2136D">
        <w:rPr>
          <w:rFonts w:ascii="Fb Fontext" w:hAnsi="Fb Fontext"/>
          <w:b/>
          <w:sz w:val="32"/>
          <w:rtl/>
        </w:rPr>
        <w:t xml:space="preserve"> גר נושא אשת אחיו מאמו, </w:t>
      </w:r>
      <w:r w:rsidRPr="003C3E0D">
        <w:rPr>
          <w:rStyle w:val="affff5"/>
          <w:rFonts w:hint="eastAsia"/>
          <w:rtl/>
        </w:rPr>
        <w:t>ב</w:t>
      </w:r>
      <w:r w:rsidRPr="003C3E0D">
        <w:rPr>
          <w:rStyle w:val="affff5"/>
          <w:rtl/>
        </w:rPr>
        <w:t>.</w:t>
      </w:r>
      <w:r w:rsidR="00B433C9" w:rsidRPr="00C2136D">
        <w:rPr>
          <w:rFonts w:ascii="Fb Fontext" w:hAnsi="Fb Fontext"/>
          <w:b/>
          <w:sz w:val="32"/>
          <w:rtl/>
        </w:rPr>
        <w:t xml:space="preserve"> </w:t>
      </w:r>
      <w:r>
        <w:rPr>
          <w:rFonts w:ascii="Fb Fontext" w:hAnsi="Fb Fontext" w:hint="cs"/>
          <w:b/>
          <w:sz w:val="32"/>
          <w:rtl/>
        </w:rPr>
        <w:t>'</w:t>
      </w:r>
      <w:r w:rsidR="00B433C9" w:rsidRPr="0047177F">
        <w:rPr>
          <w:rStyle w:val="affff1"/>
          <w:rtl/>
        </w:rPr>
        <w:t>ויהי דבר ה' אל יונה</w:t>
      </w:r>
      <w:r w:rsidR="00B433C9" w:rsidRPr="004405BD">
        <w:rPr>
          <w:rStyle w:val="affff1"/>
          <w:rtl/>
        </w:rPr>
        <w:t xml:space="preserve"> </w:t>
      </w:r>
      <w:r w:rsidR="00B433C9" w:rsidRPr="003C3E0D">
        <w:rPr>
          <w:rStyle w:val="affff1"/>
          <w:b/>
          <w:bCs/>
          <w:rtl/>
        </w:rPr>
        <w:t>שנית</w:t>
      </w:r>
      <w:r>
        <w:rPr>
          <w:rFonts w:ascii="Fb Fontext" w:hAnsi="Fb Fontext" w:hint="cs"/>
          <w:b/>
          <w:sz w:val="32"/>
          <w:rtl/>
        </w:rPr>
        <w:t>'</w:t>
      </w:r>
    </w:p>
    <w:p w14:paraId="41D75662" w14:textId="1085E5EB" w:rsidR="00B433C9" w:rsidRPr="00C2136D" w:rsidRDefault="00B433C9" w:rsidP="003C3E0D">
      <w:pPr>
        <w:ind w:left="339" w:firstLine="113"/>
        <w:jc w:val="center"/>
        <w:rPr>
          <w:rFonts w:ascii="Fb Fontext" w:hAnsi="Fb Fontext"/>
          <w:b/>
          <w:rtl/>
        </w:rPr>
      </w:pPr>
      <w:r w:rsidRPr="00C2136D">
        <w:rPr>
          <w:rFonts w:ascii="Fb Fontext" w:hAnsi="Fb Fontext"/>
          <w:b/>
          <w:sz w:val="32"/>
          <w:rtl/>
        </w:rPr>
        <w:t>-</w:t>
      </w:r>
      <w:r w:rsidR="00561E36">
        <w:rPr>
          <w:rFonts w:ascii="Fb Fontext" w:hAnsi="Fb Fontext" w:hint="cs"/>
          <w:b/>
          <w:sz w:val="32"/>
          <w:rtl/>
        </w:rPr>
        <w:t xml:space="preserve"> </w:t>
      </w:r>
      <w:r w:rsidR="005C3411">
        <w:rPr>
          <w:rFonts w:ascii="Fb Fontext" w:hAnsi="Fb Fontext" w:hint="cs"/>
          <w:b/>
          <w:sz w:val="32"/>
          <w:rtl/>
        </w:rPr>
        <w:t>אבל פעם</w:t>
      </w:r>
      <w:r w:rsidR="00391836">
        <w:rPr>
          <w:rFonts w:ascii="Fb Fontext" w:hAnsi="Fb Fontext" w:hint="cs"/>
          <w:b/>
          <w:sz w:val="32"/>
          <w:rtl/>
        </w:rPr>
        <w:t xml:space="preserve"> </w:t>
      </w:r>
      <w:r w:rsidRPr="00C2136D">
        <w:rPr>
          <w:rFonts w:ascii="Fb Fontext" w:hAnsi="Fb Fontext"/>
          <w:b/>
          <w:sz w:val="32"/>
          <w:rtl/>
        </w:rPr>
        <w:t>שלישית לא דברה עמו שכינה.</w:t>
      </w:r>
    </w:p>
    <w:p w14:paraId="24C909A6" w14:textId="6E166C40" w:rsidR="004405BD" w:rsidRDefault="00B433C9" w:rsidP="00B55EDF">
      <w:pPr>
        <w:ind w:hanging="1"/>
        <w:rPr>
          <w:rStyle w:val="affff8"/>
          <w:rtl/>
        </w:rPr>
      </w:pPr>
      <w:r w:rsidRPr="009D3083">
        <w:rPr>
          <w:rStyle w:val="affff5"/>
          <w:rFonts w:hint="cs"/>
          <w:rtl/>
        </w:rPr>
        <w:t>ו</w:t>
      </w:r>
      <w:r w:rsidR="005C3411" w:rsidRPr="003C3E0D">
        <w:rPr>
          <w:rStyle w:val="affff5"/>
          <w:rFonts w:hint="eastAsia"/>
          <w:rtl/>
        </w:rPr>
        <w:t>דחה</w:t>
      </w:r>
      <w:r w:rsidR="005C3411" w:rsidRPr="003C3E0D">
        <w:rPr>
          <w:rStyle w:val="affff5"/>
          <w:rtl/>
        </w:rPr>
        <w:t>:</w:t>
      </w:r>
      <w:r w:rsidRPr="00C2136D">
        <w:rPr>
          <w:rFonts w:ascii="Fb Fontext" w:hAnsi="Fb Fontext" w:hint="cs"/>
          <w:b/>
          <w:rtl/>
        </w:rPr>
        <w:t xml:space="preserve"> בנשאה כשהוא </w:t>
      </w:r>
      <w:r w:rsidR="004405BD">
        <w:rPr>
          <w:rFonts w:ascii="Fb Fontext" w:hAnsi="Fb Fontext" w:hint="cs"/>
          <w:b/>
          <w:rtl/>
        </w:rPr>
        <w:t xml:space="preserve">גוי, </w:t>
      </w:r>
      <w:r w:rsidR="004405BD" w:rsidRPr="003C3E0D">
        <w:rPr>
          <w:rStyle w:val="affff8"/>
          <w:rFonts w:hint="eastAsia"/>
          <w:rtl/>
        </w:rPr>
        <w:t>וכנ</w:t>
      </w:r>
      <w:r w:rsidR="004405BD" w:rsidRPr="003C3E0D">
        <w:rPr>
          <w:rStyle w:val="affff8"/>
          <w:rtl/>
        </w:rPr>
        <w:t>"ל.</w:t>
      </w:r>
    </w:p>
    <w:p w14:paraId="618665E7" w14:textId="6C6EBA7B" w:rsidR="00B433C9" w:rsidRPr="004405BD" w:rsidRDefault="007B7D4F" w:rsidP="003C3E0D">
      <w:pPr>
        <w:pStyle w:val="affff7"/>
        <w:rPr>
          <w:rtl/>
        </w:rPr>
      </w:pPr>
      <w:r>
        <w:rPr>
          <w:rFonts w:hint="cs"/>
          <w:rtl/>
        </w:rPr>
        <w:t>[</w:t>
      </w:r>
      <w:r w:rsidR="004405BD">
        <w:rPr>
          <w:rStyle w:val="affff5"/>
          <w:rFonts w:hint="cs"/>
          <w:rtl/>
        </w:rPr>
        <w:t>ו</w:t>
      </w:r>
      <w:r w:rsidR="004405BD" w:rsidRPr="003C3E0D">
        <w:rPr>
          <w:rStyle w:val="affff5"/>
          <w:rFonts w:hint="eastAsia"/>
          <w:rtl/>
        </w:rPr>
        <w:t>מה</w:t>
      </w:r>
      <w:r w:rsidR="004405BD" w:rsidRPr="003C3E0D">
        <w:rPr>
          <w:rStyle w:val="affff5"/>
          <w:rtl/>
        </w:rPr>
        <w:t xml:space="preserve"> </w:t>
      </w:r>
      <w:r w:rsidR="004405BD" w:rsidRPr="003C3E0D">
        <w:rPr>
          <w:rStyle w:val="affff5"/>
          <w:rFonts w:hint="eastAsia"/>
          <w:rtl/>
        </w:rPr>
        <w:t>שהאמינו</w:t>
      </w:r>
      <w:r w:rsidR="004405BD" w:rsidRPr="003C3E0D">
        <w:rPr>
          <w:rtl/>
        </w:rPr>
        <w:t xml:space="preserve">: </w:t>
      </w:r>
      <w:r w:rsidR="00AB43C5" w:rsidRPr="003C3E0D">
        <w:rPr>
          <w:rFonts w:hint="eastAsia"/>
          <w:rtl/>
        </w:rPr>
        <w:t>אף</w:t>
      </w:r>
      <w:r w:rsidR="00B433C9" w:rsidRPr="003C3E0D">
        <w:rPr>
          <w:rtl/>
        </w:rPr>
        <w:t xml:space="preserve"> ד</w:t>
      </w:r>
      <w:r w:rsidR="00B433C9" w:rsidRPr="004405BD">
        <w:rPr>
          <w:rFonts w:hint="cs"/>
          <w:rtl/>
        </w:rPr>
        <w:t>ת</w:t>
      </w:r>
      <w:r w:rsidR="00B433C9" w:rsidRPr="004405BD">
        <w:rPr>
          <w:rtl/>
        </w:rPr>
        <w:t>"</w:t>
      </w:r>
      <w:r w:rsidR="00B433C9" w:rsidRPr="004405BD">
        <w:rPr>
          <w:rFonts w:hint="cs"/>
          <w:rtl/>
        </w:rPr>
        <w:t xml:space="preserve">ח </w:t>
      </w:r>
      <w:r w:rsidR="00B433C9" w:rsidRPr="004405BD">
        <w:rPr>
          <w:rtl/>
        </w:rPr>
        <w:t xml:space="preserve">שמורה הלכה </w:t>
      </w:r>
      <w:r w:rsidR="004405BD">
        <w:rPr>
          <w:rFonts w:hint="cs"/>
          <w:rtl/>
        </w:rPr>
        <w:t>ואחר</w:t>
      </w:r>
      <w:r w:rsidR="00B433C9" w:rsidRPr="004405BD">
        <w:rPr>
          <w:rtl/>
        </w:rPr>
        <w:t xml:space="preserve"> מעשה אמרה </w:t>
      </w:r>
      <w:r w:rsidR="004405BD">
        <w:rPr>
          <w:rFonts w:hint="cs"/>
          <w:rtl/>
        </w:rPr>
        <w:t xml:space="preserve">- לא </w:t>
      </w:r>
      <w:r w:rsidR="00B433C9" w:rsidRPr="004405BD">
        <w:rPr>
          <w:rtl/>
        </w:rPr>
        <w:t>שומעין לו</w:t>
      </w:r>
      <w:r w:rsidR="004405BD">
        <w:rPr>
          <w:rFonts w:hint="cs"/>
          <w:rtl/>
        </w:rPr>
        <w:t>!</w:t>
      </w:r>
      <w:r w:rsidR="00B433C9" w:rsidRPr="004405BD">
        <w:rPr>
          <w:rtl/>
        </w:rPr>
        <w:t xml:space="preserve"> </w:t>
      </w:r>
    </w:p>
    <w:p w14:paraId="78CADE98" w14:textId="0238C4BC" w:rsidR="00B433C9" w:rsidRPr="003C3E0D" w:rsidRDefault="00391836" w:rsidP="003C3E0D">
      <w:pPr>
        <w:pStyle w:val="affff7"/>
        <w:rPr>
          <w:rtl/>
        </w:rPr>
      </w:pPr>
      <w:r w:rsidRPr="004405BD">
        <w:rPr>
          <w:rStyle w:val="affff5"/>
          <w:rFonts w:hint="cs"/>
          <w:rtl/>
        </w:rPr>
        <w:t>א.</w:t>
      </w:r>
      <w:r w:rsidRPr="003C3E0D">
        <w:rPr>
          <w:rtl/>
        </w:rPr>
        <w:t xml:space="preserve"> </w:t>
      </w:r>
      <w:r w:rsidR="00B433C9" w:rsidRPr="003C3E0D">
        <w:rPr>
          <w:rtl/>
        </w:rPr>
        <w:t>מורה היה</w:t>
      </w:r>
      <w:r w:rsidR="004405BD">
        <w:rPr>
          <w:rFonts w:hint="cs"/>
          <w:rtl/>
        </w:rPr>
        <w:t xml:space="preserve"> קודם,</w:t>
      </w:r>
      <w:r w:rsidRPr="003C3E0D">
        <w:rPr>
          <w:rtl/>
        </w:rPr>
        <w:t xml:space="preserve"> </w:t>
      </w:r>
      <w:r w:rsidRPr="007B7D4F">
        <w:rPr>
          <w:rStyle w:val="affff5"/>
          <w:rFonts w:hint="cs"/>
          <w:rtl/>
        </w:rPr>
        <w:t>ב.</w:t>
      </w:r>
      <w:r w:rsidRPr="003C3E0D">
        <w:rPr>
          <w:rtl/>
        </w:rPr>
        <w:t xml:space="preserve"> </w:t>
      </w:r>
      <w:r w:rsidR="007B7D4F">
        <w:rPr>
          <w:rFonts w:hint="cs"/>
          <w:rtl/>
        </w:rPr>
        <w:t>הוכיח מ</w:t>
      </w:r>
      <w:r w:rsidR="00B433C9" w:rsidRPr="003C3E0D">
        <w:rPr>
          <w:rtl/>
        </w:rPr>
        <w:t>אשה ושבעה בניה.</w:t>
      </w:r>
      <w:r w:rsidRPr="003C3E0D">
        <w:rPr>
          <w:rtl/>
        </w:rPr>
        <w:t xml:space="preserve"> </w:t>
      </w:r>
      <w:r w:rsidRPr="007B7D4F">
        <w:rPr>
          <w:rStyle w:val="affff5"/>
          <w:rFonts w:hint="cs"/>
          <w:rtl/>
        </w:rPr>
        <w:t>ג</w:t>
      </w:r>
      <w:r w:rsidRPr="003C3E0D">
        <w:rPr>
          <w:rStyle w:val="affff5"/>
          <w:rtl/>
        </w:rPr>
        <w:t>.</w:t>
      </w:r>
      <w:r w:rsidRPr="003C3E0D">
        <w:rPr>
          <w:rtl/>
        </w:rPr>
        <w:t xml:space="preserve"> </w:t>
      </w:r>
      <w:r w:rsidR="00B433C9" w:rsidRPr="003C3E0D">
        <w:rPr>
          <w:rtl/>
        </w:rPr>
        <w:t>אמר</w:t>
      </w:r>
      <w:r w:rsidRPr="003C3E0D">
        <w:rPr>
          <w:rtl/>
        </w:rPr>
        <w:t xml:space="preserve"> </w:t>
      </w:r>
      <w:r w:rsidR="007B7D4F">
        <w:rPr>
          <w:rFonts w:hint="cs"/>
          <w:rtl/>
        </w:rPr>
        <w:t>דבר נוסף [יונה].</w:t>
      </w:r>
      <w:r w:rsidRPr="003C3E0D">
        <w:rPr>
          <w:rtl/>
        </w:rPr>
        <w:t xml:space="preserve">  </w:t>
      </w:r>
    </w:p>
    <w:p w14:paraId="28ED046C" w14:textId="3E48C4E2" w:rsidR="00561E36" w:rsidRPr="004405BD" w:rsidRDefault="007B7D4F" w:rsidP="003C3E0D">
      <w:pPr>
        <w:pStyle w:val="affff7"/>
        <w:rPr>
          <w:rtl/>
        </w:rPr>
      </w:pPr>
      <w:r>
        <w:rPr>
          <w:rStyle w:val="affff5"/>
          <w:rFonts w:hint="cs"/>
          <w:rtl/>
        </w:rPr>
        <w:t>ו</w:t>
      </w:r>
      <w:r w:rsidRPr="003C3E0D">
        <w:rPr>
          <w:rStyle w:val="affff5"/>
          <w:rFonts w:hint="eastAsia"/>
          <w:rtl/>
        </w:rPr>
        <w:t>שאמרנו</w:t>
      </w:r>
      <w:r w:rsidRPr="003C3E0D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="00B433C9" w:rsidRPr="003C3E0D">
        <w:rPr>
          <w:rtl/>
        </w:rPr>
        <w:t>שלישית לא דברה עמו</w:t>
      </w:r>
      <w:r>
        <w:rPr>
          <w:rFonts w:hint="cs"/>
          <w:rtl/>
        </w:rPr>
        <w:t xml:space="preserve">, </w:t>
      </w:r>
      <w:r w:rsidRPr="003C3E0D">
        <w:rPr>
          <w:rStyle w:val="affff5"/>
          <w:rFonts w:hint="eastAsia"/>
          <w:rtl/>
        </w:rPr>
        <w:t>יקשה</w:t>
      </w:r>
      <w:r w:rsidRPr="003C3E0D">
        <w:rPr>
          <w:rStyle w:val="affff5"/>
          <w:rtl/>
        </w:rPr>
        <w:t>:</w:t>
      </w:r>
    </w:p>
    <w:p w14:paraId="312F682E" w14:textId="6573F320" w:rsidR="00391836" w:rsidRPr="003C3E0D" w:rsidRDefault="00B433C9" w:rsidP="003C3E0D">
      <w:pPr>
        <w:pStyle w:val="affff7"/>
        <w:rPr>
          <w:rtl/>
        </w:rPr>
      </w:pPr>
      <w:r w:rsidRPr="003C3E0D">
        <w:rPr>
          <w:rStyle w:val="affff1"/>
          <w:rtl/>
        </w:rPr>
        <w:t>'הוא</w:t>
      </w:r>
      <w:r w:rsidR="00561E36">
        <w:rPr>
          <w:rStyle w:val="affff1"/>
          <w:rFonts w:hint="cs"/>
          <w:rtl/>
        </w:rPr>
        <w:t xml:space="preserve"> </w:t>
      </w:r>
      <w:r w:rsidR="00561E36" w:rsidRPr="003C3E0D">
        <w:rPr>
          <w:rtl/>
        </w:rPr>
        <w:t xml:space="preserve">[ירבעם </w:t>
      </w:r>
      <w:r w:rsidR="00561E36" w:rsidRPr="003C3E0D">
        <w:rPr>
          <w:rFonts w:hint="eastAsia"/>
          <w:rtl/>
        </w:rPr>
        <w:t>בן</w:t>
      </w:r>
      <w:r w:rsidR="00561E36" w:rsidRPr="003C3E0D">
        <w:rPr>
          <w:rtl/>
        </w:rPr>
        <w:t xml:space="preserve"> </w:t>
      </w:r>
      <w:r w:rsidR="00561E36" w:rsidRPr="003C3E0D">
        <w:rPr>
          <w:rFonts w:hint="eastAsia"/>
          <w:rtl/>
        </w:rPr>
        <w:t>יואש</w:t>
      </w:r>
      <w:r w:rsidR="00561E36" w:rsidRPr="003C3E0D">
        <w:rPr>
          <w:rtl/>
        </w:rPr>
        <w:t>]</w:t>
      </w:r>
      <w:r w:rsidRPr="003C3E0D">
        <w:rPr>
          <w:rStyle w:val="affff1"/>
          <w:rtl/>
        </w:rPr>
        <w:t xml:space="preserve"> השיב את גבול ישראל</w:t>
      </w:r>
      <w:r w:rsidR="007B7D4F">
        <w:rPr>
          <w:rStyle w:val="affff1"/>
          <w:rFonts w:hint="cs"/>
          <w:rtl/>
        </w:rPr>
        <w:t>..</w:t>
      </w:r>
      <w:r w:rsidRPr="003C3E0D">
        <w:rPr>
          <w:rStyle w:val="affff1"/>
          <w:rtl/>
        </w:rPr>
        <w:t xml:space="preserve"> כדבר ה'</w:t>
      </w:r>
      <w:r w:rsidR="007B7D4F">
        <w:rPr>
          <w:rStyle w:val="affff1"/>
          <w:rFonts w:hint="cs"/>
          <w:rtl/>
        </w:rPr>
        <w:t>..</w:t>
      </w:r>
      <w:r w:rsidRPr="003C3E0D">
        <w:rPr>
          <w:rStyle w:val="affff1"/>
          <w:rtl/>
        </w:rPr>
        <w:t xml:space="preserve"> ביד</w:t>
      </w:r>
      <w:r w:rsidR="00561E36">
        <w:rPr>
          <w:rStyle w:val="affff1"/>
          <w:rFonts w:hint="cs"/>
          <w:rtl/>
        </w:rPr>
        <w:t>..</w:t>
      </w:r>
      <w:r w:rsidRPr="003C3E0D">
        <w:rPr>
          <w:rStyle w:val="affff1"/>
          <w:rtl/>
        </w:rPr>
        <w:t xml:space="preserve"> יונה בן אמתי'</w:t>
      </w:r>
    </w:p>
    <w:p w14:paraId="766DD204" w14:textId="260DE4FD" w:rsidR="007B7D4F" w:rsidRDefault="00B433C9" w:rsidP="007B7D4F">
      <w:pPr>
        <w:pStyle w:val="affff7"/>
        <w:rPr>
          <w:rtl/>
        </w:rPr>
      </w:pPr>
      <w:r w:rsidRPr="007B7D4F">
        <w:rPr>
          <w:rStyle w:val="affff5"/>
          <w:rtl/>
        </w:rPr>
        <w:t>רבינא</w:t>
      </w:r>
      <w:r w:rsidRPr="003C3E0D">
        <w:rPr>
          <w:rtl/>
        </w:rPr>
        <w:t>:</w:t>
      </w:r>
      <w:r w:rsidRPr="004405BD">
        <w:rPr>
          <w:rtl/>
        </w:rPr>
        <w:t xml:space="preserve"> על עסקי נינוה קאמר</w:t>
      </w:r>
      <w:r w:rsidR="007B7D4F">
        <w:rPr>
          <w:rFonts w:hint="cs"/>
          <w:rtl/>
        </w:rPr>
        <w:t xml:space="preserve">, </w:t>
      </w:r>
      <w:r w:rsidR="007B7D4F">
        <w:rPr>
          <w:rStyle w:val="affff5"/>
          <w:rtl/>
        </w:rPr>
        <w:tab/>
      </w:r>
      <w:r w:rsidR="007B7D4F">
        <w:rPr>
          <w:rStyle w:val="affff5"/>
          <w:rFonts w:hint="cs"/>
          <w:rtl/>
        </w:rPr>
        <w:t xml:space="preserve">  </w:t>
      </w:r>
      <w:r w:rsidRPr="007B7D4F">
        <w:rPr>
          <w:rStyle w:val="affff5"/>
          <w:rFonts w:hint="cs"/>
          <w:rtl/>
        </w:rPr>
        <w:t>רנב</w:t>
      </w:r>
      <w:r w:rsidRPr="007B7D4F">
        <w:rPr>
          <w:rStyle w:val="affff5"/>
          <w:rtl/>
        </w:rPr>
        <w:t>"</w:t>
      </w:r>
      <w:r w:rsidRPr="007B7D4F">
        <w:rPr>
          <w:rStyle w:val="affff5"/>
          <w:rFonts w:hint="cs"/>
          <w:rtl/>
        </w:rPr>
        <w:t>י</w:t>
      </w:r>
      <w:r w:rsidRPr="003C3E0D">
        <w:rPr>
          <w:rtl/>
        </w:rPr>
        <w:t>:</w:t>
      </w:r>
      <w:r w:rsidRPr="004405BD">
        <w:rPr>
          <w:rtl/>
        </w:rPr>
        <w:t xml:space="preserve"> </w:t>
      </w:r>
      <w:r w:rsidR="007B7D4F">
        <w:rPr>
          <w:rFonts w:hint="cs"/>
          <w:rtl/>
        </w:rPr>
        <w:t>כ</w:t>
      </w:r>
      <w:r w:rsidRPr="004405BD">
        <w:rPr>
          <w:rtl/>
        </w:rPr>
        <w:t xml:space="preserve">נינוה </w:t>
      </w:r>
      <w:r w:rsidR="007B7D4F">
        <w:rPr>
          <w:rFonts w:hint="cs"/>
          <w:rtl/>
        </w:rPr>
        <w:t xml:space="preserve">שנהפך </w:t>
      </w:r>
      <w:r w:rsidRPr="004405BD">
        <w:rPr>
          <w:rtl/>
        </w:rPr>
        <w:t xml:space="preserve">מרעה לטובה, כך </w:t>
      </w:r>
      <w:r w:rsidR="007B7D4F">
        <w:rPr>
          <w:rFonts w:hint="cs"/>
          <w:rtl/>
        </w:rPr>
        <w:t>כאן].</w:t>
      </w:r>
    </w:p>
    <w:p w14:paraId="346FFD7A" w14:textId="77777777" w:rsidR="00561E36" w:rsidRPr="004405BD" w:rsidRDefault="00561E36" w:rsidP="003C3E0D">
      <w:pPr>
        <w:pStyle w:val="affff7"/>
        <w:rPr>
          <w:rtl/>
        </w:rPr>
      </w:pPr>
    </w:p>
    <w:p w14:paraId="276F9EE3" w14:textId="54A12952" w:rsidR="00B93EA1" w:rsidRPr="00C2136D" w:rsidRDefault="00B93EA1" w:rsidP="00B93EA1">
      <w:pPr>
        <w:rPr>
          <w:rFonts w:ascii="Fb Fontext" w:hAnsi="Fb Fontext"/>
          <w:b/>
          <w:rtl/>
        </w:rPr>
      </w:pPr>
      <w:r>
        <w:rPr>
          <w:rStyle w:val="affff5"/>
          <w:rFonts w:hint="cs"/>
          <w:rtl/>
        </w:rPr>
        <w:t>ה.</w:t>
      </w:r>
      <w:r>
        <w:rPr>
          <w:rFonts w:ascii="Fb Fontext" w:hAnsi="Fb Fontext" w:cs="PFT_Frank" w:hint="cs"/>
          <w:bCs/>
          <w:szCs w:val="14"/>
          <w:rtl/>
        </w:rPr>
        <w:t xml:space="preserve"> </w:t>
      </w:r>
      <w:r w:rsidR="00B433C9" w:rsidRPr="003C3E0D">
        <w:rPr>
          <w:rtl/>
        </w:rPr>
        <w:t xml:space="preserve">גר </w:t>
      </w:r>
      <w:r w:rsidR="00B433C9" w:rsidRPr="00D1637C">
        <w:rPr>
          <w:rFonts w:cs="PFT_Frank"/>
          <w:b/>
          <w:bCs/>
          <w:szCs w:val="14"/>
          <w:rtl/>
        </w:rPr>
        <w:t xml:space="preserve">שהורתו שלא בקדושה </w:t>
      </w:r>
      <w:r w:rsidRPr="00D1637C">
        <w:rPr>
          <w:rFonts w:cs="PFT_Frank" w:hint="eastAsia"/>
          <w:b/>
          <w:bCs/>
          <w:szCs w:val="14"/>
          <w:rtl/>
        </w:rPr>
        <w:t>ולידתו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בקדושה</w:t>
      </w:r>
      <w:r w:rsidRPr="003C3E0D">
        <w:rPr>
          <w:rStyle w:val="affff8"/>
          <w:rtl/>
        </w:rPr>
        <w:t xml:space="preserve"> </w:t>
      </w:r>
      <w:r w:rsidR="00B433C9" w:rsidRPr="003C3E0D">
        <w:rPr>
          <w:rtl/>
        </w:rPr>
        <w:t xml:space="preserve">- </w:t>
      </w:r>
    </w:p>
    <w:p w14:paraId="14814D94" w14:textId="21B004D2" w:rsidR="004E3958" w:rsidRDefault="00B433C9" w:rsidP="00B93EA1">
      <w:pPr>
        <w:rPr>
          <w:rFonts w:ascii="Fb Fontext" w:hAnsi="Fb Fontext"/>
          <w:b/>
          <w:rtl/>
        </w:rPr>
      </w:pPr>
      <w:r w:rsidRPr="00D1637C">
        <w:rPr>
          <w:rFonts w:ascii="Fb Fontext" w:hAnsi="Fb Fontext" w:cs="PFT_Frank"/>
          <w:bCs/>
          <w:szCs w:val="14"/>
          <w:rtl/>
        </w:rPr>
        <w:t>נשא אחותו</w:t>
      </w:r>
      <w:r w:rsidR="00B93EA1">
        <w:rPr>
          <w:rFonts w:ascii="Fb Fontext" w:hAnsi="Fb Fontext" w:hint="cs"/>
          <w:b/>
          <w:rtl/>
        </w:rPr>
        <w:t xml:space="preserve"> -</w:t>
      </w:r>
      <w:r w:rsidRPr="00C2136D">
        <w:rPr>
          <w:rFonts w:ascii="Fb Fontext" w:hAnsi="Fb Fontext"/>
          <w:b/>
          <w:rtl/>
        </w:rPr>
        <w:t xml:space="preserve"> מהאם יוציא</w:t>
      </w:r>
      <w:r w:rsidR="00B93EA1">
        <w:rPr>
          <w:rFonts w:ascii="Fb Fontext" w:hAnsi="Fb Fontext" w:hint="cs"/>
          <w:b/>
          <w:rtl/>
        </w:rPr>
        <w:t xml:space="preserve"> </w:t>
      </w:r>
      <w:r w:rsidR="00B93EA1" w:rsidRPr="003C3E0D">
        <w:rPr>
          <w:rStyle w:val="affff8"/>
          <w:rtl/>
        </w:rPr>
        <w:t xml:space="preserve">[אף </w:t>
      </w:r>
      <w:r w:rsidR="00B93EA1" w:rsidRPr="003C3E0D">
        <w:rPr>
          <w:rStyle w:val="affff8"/>
          <w:rFonts w:hint="eastAsia"/>
          <w:rtl/>
        </w:rPr>
        <w:t>שנולדה</w:t>
      </w:r>
      <w:r w:rsidR="00B93EA1" w:rsidRPr="003C3E0D">
        <w:rPr>
          <w:rStyle w:val="affff8"/>
          <w:rtl/>
        </w:rPr>
        <w:t xml:space="preserve"> </w:t>
      </w:r>
      <w:r w:rsidR="00B93EA1" w:rsidRPr="003C3E0D">
        <w:rPr>
          <w:rStyle w:val="affff8"/>
          <w:rFonts w:hint="eastAsia"/>
          <w:rtl/>
        </w:rPr>
        <w:t>שלא</w:t>
      </w:r>
      <w:r w:rsidR="00B93EA1" w:rsidRPr="003C3E0D">
        <w:rPr>
          <w:rStyle w:val="affff8"/>
          <w:rtl/>
        </w:rPr>
        <w:t xml:space="preserve"> </w:t>
      </w:r>
      <w:r w:rsidR="00B93EA1" w:rsidRPr="003C3E0D">
        <w:rPr>
          <w:rStyle w:val="affff8"/>
          <w:rFonts w:hint="eastAsia"/>
          <w:rtl/>
        </w:rPr>
        <w:t>בקדושה</w:t>
      </w:r>
      <w:r w:rsidR="00B93EA1" w:rsidRPr="003C3E0D">
        <w:rPr>
          <w:rStyle w:val="affff8"/>
          <w:rtl/>
        </w:rPr>
        <w:t>]</w:t>
      </w:r>
      <w:r w:rsidRPr="003C3E0D">
        <w:rPr>
          <w:rStyle w:val="affff8"/>
          <w:rtl/>
        </w:rPr>
        <w:t>,</w:t>
      </w:r>
      <w:r w:rsidRPr="00C2136D">
        <w:rPr>
          <w:rFonts w:ascii="Fb Fontext" w:hAnsi="Fb Fontext"/>
          <w:b/>
          <w:rtl/>
        </w:rPr>
        <w:t xml:space="preserve"> מהאב יקיים</w:t>
      </w:r>
      <w:r w:rsidR="00B93EA1">
        <w:rPr>
          <w:rFonts w:ascii="Fb Fontext" w:hAnsi="Fb Fontext" w:hint="cs"/>
          <w:b/>
          <w:rtl/>
        </w:rPr>
        <w:t>.</w:t>
      </w:r>
      <w:r w:rsidRPr="00C2136D">
        <w:rPr>
          <w:rFonts w:ascii="Fb Fontext" w:hAnsi="Fb Fontext"/>
          <w:b/>
          <w:rtl/>
        </w:rPr>
        <w:t xml:space="preserve"> </w:t>
      </w:r>
    </w:p>
    <w:p w14:paraId="6FA7B474" w14:textId="3FF64B1B" w:rsidR="004E3958" w:rsidRDefault="00B433C9" w:rsidP="003C3E0D">
      <w:pPr>
        <w:rPr>
          <w:rFonts w:ascii="Fb Fontext" w:hAnsi="Fb Fontext"/>
          <w:b/>
          <w:sz w:val="32"/>
          <w:rtl/>
        </w:rPr>
      </w:pPr>
      <w:r w:rsidRPr="00D1637C">
        <w:rPr>
          <w:rFonts w:ascii="Fb Fontext" w:hAnsi="Fb Fontext" w:cs="PFT_Frank"/>
          <w:bCs/>
          <w:szCs w:val="14"/>
          <w:rtl/>
        </w:rPr>
        <w:t xml:space="preserve">אחות האב </w:t>
      </w:r>
      <w:r w:rsidR="00B93EA1">
        <w:rPr>
          <w:rFonts w:ascii="Fb Fontext" w:hAnsi="Fb Fontext" w:hint="cs"/>
          <w:b/>
          <w:rtl/>
        </w:rPr>
        <w:t xml:space="preserve">- </w:t>
      </w:r>
      <w:r w:rsidRPr="00C2136D">
        <w:rPr>
          <w:rFonts w:ascii="Fb Fontext" w:hAnsi="Fb Fontext"/>
          <w:b/>
          <w:rtl/>
        </w:rPr>
        <w:t>מהאם יוציא,</w:t>
      </w:r>
      <w:r w:rsidR="004E3958">
        <w:rPr>
          <w:rFonts w:ascii="Fb Fontext" w:hAnsi="Fb Fontext" w:hint="cs"/>
          <w:b/>
          <w:rtl/>
        </w:rPr>
        <w:t xml:space="preserve"> </w:t>
      </w:r>
      <w:r w:rsidRPr="00C2136D">
        <w:rPr>
          <w:rFonts w:ascii="Fb Fontext" w:hAnsi="Fb Fontext"/>
          <w:b/>
          <w:sz w:val="32"/>
          <w:rtl/>
        </w:rPr>
        <w:t>מהאב יקיים</w:t>
      </w:r>
      <w:r w:rsidR="00B93EA1">
        <w:rPr>
          <w:rFonts w:ascii="Fb Fontext" w:hAnsi="Fb Fontext" w:hint="cs"/>
          <w:b/>
          <w:sz w:val="32"/>
          <w:rtl/>
        </w:rPr>
        <w:t>.</w:t>
      </w:r>
      <w:r w:rsidRPr="00C2136D">
        <w:rPr>
          <w:rFonts w:ascii="Fb Fontext" w:hAnsi="Fb Fontext"/>
          <w:b/>
          <w:sz w:val="32"/>
          <w:rtl/>
        </w:rPr>
        <w:t xml:space="preserve"> </w:t>
      </w:r>
    </w:p>
    <w:p w14:paraId="71F35991" w14:textId="19E3E56C" w:rsidR="00B433C9" w:rsidRPr="00C2136D" w:rsidRDefault="00B433C9" w:rsidP="003C3E0D">
      <w:pPr>
        <w:rPr>
          <w:rFonts w:ascii="Fb Fontext" w:hAnsi="Fb Fontext" w:cs="Guttman Vilna"/>
          <w:b/>
          <w:bCs/>
          <w:sz w:val="32"/>
          <w:rtl/>
        </w:rPr>
      </w:pPr>
      <w:r w:rsidRPr="00D1637C">
        <w:rPr>
          <w:rFonts w:ascii="Fb Fontext" w:hAnsi="Fb Fontext" w:cs="PFT_Frank"/>
          <w:bCs/>
          <w:sz w:val="32"/>
          <w:szCs w:val="14"/>
          <w:rtl/>
        </w:rPr>
        <w:t>אחות האם</w:t>
      </w:r>
      <w:r w:rsidR="00B93EA1">
        <w:rPr>
          <w:rFonts w:ascii="Fb Fontext" w:hAnsi="Fb Fontext" w:hint="cs"/>
          <w:b/>
          <w:sz w:val="32"/>
          <w:rtl/>
        </w:rPr>
        <w:t xml:space="preserve"> -</w:t>
      </w:r>
      <w:r w:rsidRPr="00C2136D">
        <w:rPr>
          <w:rFonts w:ascii="Fb Fontext" w:hAnsi="Fb Fontext"/>
          <w:b/>
          <w:sz w:val="32"/>
          <w:rtl/>
        </w:rPr>
        <w:t xml:space="preserve"> מהאם יוציא,</w:t>
      </w:r>
      <w:r w:rsidR="004E3958">
        <w:rPr>
          <w:rFonts w:ascii="Fb Fontext" w:hAnsi="Fb Fontext" w:hint="cs"/>
          <w:b/>
          <w:sz w:val="32"/>
          <w:rtl/>
        </w:rPr>
        <w:t xml:space="preserve"> </w:t>
      </w:r>
      <w:r w:rsidRPr="00C2136D">
        <w:rPr>
          <w:rFonts w:ascii="Fb Fontext" w:hAnsi="Fb Fontext"/>
          <w:b/>
          <w:sz w:val="32"/>
          <w:rtl/>
        </w:rPr>
        <w:t>מהאב</w:t>
      </w:r>
      <w:r w:rsidR="00B93EA1">
        <w:rPr>
          <w:rStyle w:val="affff5"/>
          <w:rFonts w:hint="cs"/>
          <w:rtl/>
        </w:rPr>
        <w:t xml:space="preserve"> </w:t>
      </w:r>
      <w:r w:rsidRPr="003D0C1F">
        <w:rPr>
          <w:rStyle w:val="affff5"/>
          <w:rFonts w:hint="cs"/>
          <w:rtl/>
        </w:rPr>
        <w:t>לר</w:t>
      </w:r>
      <w:r w:rsidRPr="003D0C1F">
        <w:rPr>
          <w:rStyle w:val="affff5"/>
          <w:rtl/>
        </w:rPr>
        <w:t>"</w:t>
      </w:r>
      <w:r w:rsidRPr="003D0C1F">
        <w:rPr>
          <w:rStyle w:val="affff5"/>
          <w:rFonts w:hint="cs"/>
          <w:rtl/>
        </w:rPr>
        <w:t>מ</w:t>
      </w:r>
      <w:r w:rsidRPr="00C2136D">
        <w:rPr>
          <w:rFonts w:ascii="Fb Fontext" w:hAnsi="Fb Fontext" w:hint="cs"/>
          <w:b/>
          <w:sz w:val="32"/>
          <w:rtl/>
        </w:rPr>
        <w:t xml:space="preserve"> </w:t>
      </w:r>
      <w:r w:rsidRPr="00C2136D">
        <w:rPr>
          <w:rFonts w:ascii="Fb Fontext" w:hAnsi="Fb Fontext"/>
          <w:b/>
          <w:sz w:val="32"/>
          <w:rtl/>
        </w:rPr>
        <w:t>יוציא</w:t>
      </w:r>
      <w:r w:rsidRPr="00C2136D">
        <w:rPr>
          <w:rFonts w:ascii="Fb Fontext" w:hAnsi="Fb Fontext" w:hint="cs"/>
          <w:b/>
          <w:sz w:val="32"/>
          <w:rtl/>
        </w:rPr>
        <w:t>,</w:t>
      </w:r>
      <w:r w:rsidR="00B93EA1">
        <w:rPr>
          <w:rFonts w:ascii="Fb Fontext" w:hAnsi="Fb Fontext" w:hint="cs"/>
          <w:b/>
          <w:sz w:val="32"/>
          <w:rtl/>
        </w:rPr>
        <w:t xml:space="preserve"> </w:t>
      </w:r>
      <w:r w:rsidR="00B93EA1" w:rsidRPr="003C3E0D">
        <w:rPr>
          <w:rStyle w:val="affff5"/>
          <w:rFonts w:hint="eastAsia"/>
          <w:rtl/>
        </w:rPr>
        <w:t>לחכמים</w:t>
      </w:r>
      <w:r w:rsidRPr="00C2136D">
        <w:rPr>
          <w:rFonts w:ascii="Fb Fontext" w:hAnsi="Fb Fontext"/>
          <w:b/>
          <w:sz w:val="32"/>
          <w:rtl/>
        </w:rPr>
        <w:t xml:space="preserve"> יקיים.</w:t>
      </w:r>
    </w:p>
    <w:p w14:paraId="012DBFE5" w14:textId="73ED0866" w:rsidR="00B93EA1" w:rsidRDefault="00B93EA1" w:rsidP="003C3E0D">
      <w:pPr>
        <w:pStyle w:val="affff7"/>
        <w:jc w:val="center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ובכל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אלו</w:t>
      </w:r>
      <w:r>
        <w:rPr>
          <w:rFonts w:hint="cs"/>
          <w:rtl/>
        </w:rPr>
        <w:t xml:space="preserve"> - לכתחילה לא יכנוס.</w:t>
      </w:r>
    </w:p>
    <w:p w14:paraId="1FBFFB80" w14:textId="542AC7A3" w:rsidR="00B433C9" w:rsidRPr="00EA6942" w:rsidRDefault="00B93EA1" w:rsidP="007C50EB">
      <w:pPr>
        <w:rPr>
          <w:rFonts w:ascii="Fb Fontext" w:hAnsi="Fb Fontext"/>
          <w:b/>
          <w:spacing w:val="-2"/>
          <w:rtl/>
        </w:rPr>
      </w:pPr>
      <w:r w:rsidRPr="00D1637C">
        <w:rPr>
          <w:rFonts w:ascii="Fb Fontext" w:hAnsi="Fb Fontext" w:cs="PFT_Frank" w:hint="eastAsia"/>
          <w:bCs/>
          <w:spacing w:val="-2"/>
          <w:sz w:val="32"/>
          <w:szCs w:val="14"/>
          <w:rtl/>
        </w:rPr>
        <w:lastRenderedPageBreak/>
        <w:t>ו</w:t>
      </w:r>
      <w:r w:rsidR="00B433C9" w:rsidRPr="00D1637C">
        <w:rPr>
          <w:rFonts w:ascii="Fb Fontext" w:hAnsi="Fb Fontext" w:cs="PFT_Frank"/>
          <w:bCs/>
          <w:spacing w:val="-2"/>
          <w:sz w:val="32"/>
          <w:szCs w:val="14"/>
          <w:rtl/>
        </w:rPr>
        <w:t>מותר באשת אחיו</w:t>
      </w:r>
      <w:r w:rsidR="00B433C9" w:rsidRPr="00EA6942">
        <w:rPr>
          <w:rFonts w:ascii="Fb Fontext" w:hAnsi="Fb Fontext"/>
          <w:b/>
          <w:spacing w:val="-2"/>
          <w:sz w:val="32"/>
          <w:rtl/>
        </w:rPr>
        <w:t xml:space="preserve"> ובאשת אחי אביו, ו</w:t>
      </w:r>
      <w:r>
        <w:rPr>
          <w:rFonts w:ascii="Fb Fontext" w:hAnsi="Fb Fontext" w:hint="cs"/>
          <w:b/>
          <w:spacing w:val="-2"/>
          <w:sz w:val="32"/>
          <w:rtl/>
        </w:rPr>
        <w:t>ב</w:t>
      </w:r>
      <w:r w:rsidR="00B433C9" w:rsidRPr="00EA6942">
        <w:rPr>
          <w:rFonts w:ascii="Fb Fontext" w:hAnsi="Fb Fontext"/>
          <w:b/>
          <w:spacing w:val="-2"/>
          <w:sz w:val="32"/>
          <w:rtl/>
        </w:rPr>
        <w:t>אשת האב.</w:t>
      </w:r>
    </w:p>
    <w:p w14:paraId="47613126" w14:textId="2DAAD17A" w:rsidR="00B93EA1" w:rsidRDefault="00B433C9" w:rsidP="0055729D">
      <w:pPr>
        <w:rPr>
          <w:rStyle w:val="affff8"/>
          <w:rtl/>
        </w:rPr>
      </w:pPr>
      <w:r w:rsidRPr="003D0C1F">
        <w:rPr>
          <w:rStyle w:val="affff5"/>
          <w:rFonts w:hint="cs"/>
          <w:rtl/>
        </w:rPr>
        <w:t>וד</w:t>
      </w:r>
      <w:r w:rsidR="00B93EA1">
        <w:rPr>
          <w:rStyle w:val="affff5"/>
          <w:rFonts w:hint="cs"/>
          <w:rtl/>
        </w:rPr>
        <w:t>חה</w:t>
      </w:r>
      <w:r w:rsidRPr="003D0C1F">
        <w:rPr>
          <w:rStyle w:val="affff5"/>
          <w:rtl/>
        </w:rPr>
        <w:t>:</w:t>
      </w:r>
      <w:r w:rsidRPr="00EA6942">
        <w:rPr>
          <w:rtl/>
        </w:rPr>
        <w:t xml:space="preserve"> </w:t>
      </w:r>
      <w:r w:rsidR="00B93EA1">
        <w:rPr>
          <w:rStyle w:val="affff8"/>
          <w:rFonts w:hint="cs"/>
          <w:rtl/>
        </w:rPr>
        <w:t>'</w:t>
      </w:r>
      <w:r w:rsidRPr="003C3E0D">
        <w:rPr>
          <w:rStyle w:val="affff8"/>
          <w:rtl/>
        </w:rPr>
        <w:t>מותר באשת אחיו</w:t>
      </w:r>
      <w:r w:rsidR="00B93EA1">
        <w:rPr>
          <w:rStyle w:val="affff8"/>
          <w:rFonts w:hint="cs"/>
          <w:rtl/>
        </w:rPr>
        <w:t>'</w:t>
      </w:r>
      <w:r w:rsidRPr="00EA6942">
        <w:rPr>
          <w:rFonts w:hint="cs"/>
          <w:rtl/>
        </w:rPr>
        <w:t xml:space="preserve"> </w:t>
      </w:r>
      <w:r w:rsidR="00B93EA1">
        <w:rPr>
          <w:rFonts w:hint="cs"/>
          <w:rtl/>
        </w:rPr>
        <w:t>כ</w:t>
      </w:r>
      <w:r w:rsidRPr="00EA6942">
        <w:rPr>
          <w:rFonts w:hint="cs"/>
          <w:rtl/>
        </w:rPr>
        <w:t xml:space="preserve">שנשאה כשהוא </w:t>
      </w:r>
      <w:r w:rsidR="00B93EA1">
        <w:rPr>
          <w:rFonts w:hint="cs"/>
          <w:rtl/>
        </w:rPr>
        <w:t>גוי,</w:t>
      </w:r>
      <w:r w:rsidRPr="00EA6942">
        <w:rPr>
          <w:rFonts w:hint="cs"/>
          <w:rtl/>
        </w:rPr>
        <w:t xml:space="preserve"> </w:t>
      </w:r>
      <w:r w:rsidR="00B93EA1">
        <w:rPr>
          <w:rStyle w:val="affff8"/>
          <w:rFonts w:hint="cs"/>
          <w:rtl/>
        </w:rPr>
        <w:t>וכנ"ל.</w:t>
      </w:r>
    </w:p>
    <w:p w14:paraId="597673B0" w14:textId="5814B245" w:rsidR="00B93EA1" w:rsidRDefault="00B93EA1" w:rsidP="00B93EA1">
      <w:pPr>
        <w:rPr>
          <w:rFonts w:ascii="Fb Fontext" w:hAnsi="Fb Fontext"/>
          <w:b/>
          <w:rtl/>
        </w:rPr>
      </w:pPr>
      <w:r w:rsidRPr="003C3E0D">
        <w:rPr>
          <w:rStyle w:val="affff5"/>
          <w:rFonts w:hint="eastAsia"/>
          <w:rtl/>
        </w:rPr>
        <w:t>המשך</w:t>
      </w:r>
      <w:r w:rsidRPr="003C3E0D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ה</w:t>
      </w:r>
      <w:r w:rsidRPr="003C3E0D">
        <w:rPr>
          <w:rStyle w:val="affff5"/>
          <w:rFonts w:hint="eastAsia"/>
          <w:rtl/>
        </w:rPr>
        <w:t>ברייתא</w:t>
      </w:r>
      <w:r w:rsidRPr="0055729D">
        <w:rPr>
          <w:rStyle w:val="affff3"/>
          <w:rtl/>
        </w:rPr>
        <w:t xml:space="preserve">: </w:t>
      </w:r>
      <w:r w:rsidRPr="0055729D">
        <w:rPr>
          <w:rStyle w:val="affff3"/>
          <w:rFonts w:hint="cs"/>
          <w:rtl/>
        </w:rPr>
        <w:t>גר</w:t>
      </w:r>
      <w:r w:rsidRPr="0055729D">
        <w:rPr>
          <w:rStyle w:val="affff3"/>
          <w:rtl/>
        </w:rPr>
        <w:t xml:space="preserve"> </w:t>
      </w:r>
      <w:r w:rsidRPr="0055729D">
        <w:rPr>
          <w:rStyle w:val="affff3"/>
          <w:rFonts w:hint="cs"/>
          <w:rtl/>
        </w:rPr>
        <w:t xml:space="preserve">שנשא </w:t>
      </w:r>
      <w:r w:rsidRPr="0055729D">
        <w:rPr>
          <w:rStyle w:val="affff3"/>
          <w:rtl/>
        </w:rPr>
        <w:t xml:space="preserve">אשה ובתה </w:t>
      </w:r>
      <w:r w:rsidRPr="00C2136D">
        <w:rPr>
          <w:rFonts w:ascii="Fb Fontext" w:hAnsi="Fb Fontext"/>
          <w:b/>
          <w:rtl/>
        </w:rPr>
        <w:t>- מוציא אחת,</w:t>
      </w:r>
    </w:p>
    <w:p w14:paraId="13B0F8FF" w14:textId="36D97803" w:rsidR="00B93EA1" w:rsidRPr="00C2136D" w:rsidRDefault="00B93EA1" w:rsidP="0055729D">
      <w:pPr>
        <w:ind w:left="678" w:firstLine="113"/>
        <w:rPr>
          <w:rFonts w:ascii="Fb Fontext" w:hAnsi="Fb Fontext"/>
          <w:b/>
          <w:rtl/>
        </w:rPr>
      </w:pPr>
      <w:r w:rsidRPr="00D1637C">
        <w:rPr>
          <w:rFonts w:ascii="Fb Fontext" w:hAnsi="Fb Fontext" w:cs="PFT_Frank"/>
          <w:bCs/>
          <w:szCs w:val="14"/>
          <w:rtl/>
        </w:rPr>
        <w:t>מתה אשתו</w:t>
      </w:r>
      <w:r w:rsidRPr="00C2136D">
        <w:rPr>
          <w:rFonts w:ascii="Fb Fontext" w:hAnsi="Fb Fontext"/>
          <w:b/>
          <w:rtl/>
        </w:rPr>
        <w:t xml:space="preserve"> - </w:t>
      </w:r>
      <w:r w:rsidRPr="003C3E0D">
        <w:rPr>
          <w:rtl/>
        </w:rPr>
        <w:t>מותר בחמות</w:t>
      </w:r>
      <w:r w:rsidRPr="00C2136D">
        <w:rPr>
          <w:rFonts w:ascii="Fb Fontext" w:hAnsi="Fb Fontext"/>
          <w:b/>
          <w:rtl/>
        </w:rPr>
        <w:t xml:space="preserve">ו, </w:t>
      </w:r>
      <w:r w:rsidRPr="004E3958">
        <w:rPr>
          <w:rStyle w:val="affff5"/>
          <w:rtl/>
        </w:rPr>
        <w:t>וא</w:t>
      </w:r>
      <w:r>
        <w:rPr>
          <w:rStyle w:val="affff5"/>
          <w:rFonts w:hint="cs"/>
          <w:rtl/>
        </w:rPr>
        <w:t>"</w:t>
      </w:r>
      <w:r w:rsidRPr="004E3958">
        <w:rPr>
          <w:rStyle w:val="affff5"/>
          <w:rtl/>
        </w:rPr>
        <w:t>ד:</w:t>
      </w:r>
      <w:r w:rsidRPr="00C2136D">
        <w:rPr>
          <w:rFonts w:ascii="Fb Fontext" w:hAnsi="Fb Fontext"/>
          <w:b/>
          <w:rtl/>
        </w:rPr>
        <w:t xml:space="preserve"> </w:t>
      </w:r>
      <w:r w:rsidRPr="003C3E0D">
        <w:rPr>
          <w:rtl/>
        </w:rPr>
        <w:t>אסור</w:t>
      </w:r>
      <w:r w:rsidRPr="00C2136D">
        <w:rPr>
          <w:rFonts w:ascii="Fb Fontext" w:hAnsi="Fb Fontext"/>
          <w:b/>
          <w:rtl/>
        </w:rPr>
        <w:t>.</w:t>
      </w:r>
    </w:p>
    <w:p w14:paraId="67925206" w14:textId="6EFE7856" w:rsidR="00B433C9" w:rsidRPr="00C2136D" w:rsidRDefault="00B433C9" w:rsidP="00B55EDF">
      <w:pPr>
        <w:rPr>
          <w:rFonts w:ascii="Fb Fontext" w:hAnsi="Fb Fontext"/>
          <w:b/>
          <w:rtl/>
        </w:rPr>
      </w:pPr>
      <w:r w:rsidRPr="004E3958">
        <w:rPr>
          <w:rStyle w:val="affff5"/>
          <w:rtl/>
        </w:rPr>
        <w:t>דאסר</w:t>
      </w:r>
      <w:r w:rsidR="00B93EA1">
        <w:rPr>
          <w:rFonts w:ascii="Fb Fontext" w:hAnsi="Fb Fontext" w:hint="cs"/>
          <w:b/>
          <w:sz w:val="32"/>
          <w:rtl/>
        </w:rPr>
        <w:t>:</w:t>
      </w:r>
      <w:r w:rsidRPr="00C2136D">
        <w:rPr>
          <w:rFonts w:ascii="Fb Fontext" w:hAnsi="Fb Fontext"/>
          <w:b/>
          <w:sz w:val="32"/>
          <w:rtl/>
        </w:rPr>
        <w:t xml:space="preserve"> </w:t>
      </w:r>
      <w:r w:rsidRPr="003D0C1F">
        <w:rPr>
          <w:rStyle w:val="affff5"/>
          <w:rtl/>
        </w:rPr>
        <w:t>כר</w:t>
      </w:r>
      <w:r w:rsidR="004E3958">
        <w:rPr>
          <w:rStyle w:val="affff5"/>
          <w:rFonts w:hint="cs"/>
          <w:rtl/>
        </w:rPr>
        <w:t>י</w:t>
      </w:r>
      <w:r w:rsidR="00B93EA1">
        <w:rPr>
          <w:rStyle w:val="affff5"/>
          <w:rFonts w:hint="cs"/>
          <w:rtl/>
        </w:rPr>
        <w:t>"</w:t>
      </w:r>
      <w:r w:rsidR="004E3958">
        <w:rPr>
          <w:rStyle w:val="affff5"/>
          <w:rFonts w:hint="cs"/>
          <w:rtl/>
        </w:rPr>
        <w:t>ש</w:t>
      </w:r>
      <w:r w:rsidRPr="00C2136D">
        <w:rPr>
          <w:rFonts w:ascii="Fb Fontext" w:hAnsi="Fb Fontext"/>
          <w:b/>
          <w:sz w:val="32"/>
          <w:rtl/>
        </w:rPr>
        <w:t xml:space="preserve"> </w:t>
      </w:r>
      <w:r w:rsidR="00B93EA1">
        <w:rPr>
          <w:rFonts w:ascii="Fb Fontext" w:hAnsi="Fb Fontext" w:hint="cs"/>
          <w:b/>
          <w:sz w:val="32"/>
          <w:rtl/>
        </w:rPr>
        <w:t>ד'</w:t>
      </w:r>
      <w:r w:rsidRPr="00C2136D">
        <w:rPr>
          <w:rFonts w:ascii="Fb Fontext" w:hAnsi="Fb Fontext"/>
          <w:b/>
          <w:sz w:val="32"/>
          <w:rtl/>
        </w:rPr>
        <w:t>חמותו אחר מיתה ב</w:t>
      </w:r>
      <w:r w:rsidR="00B93EA1">
        <w:rPr>
          <w:rFonts w:ascii="Fb Fontext" w:hAnsi="Fb Fontext" w:hint="cs"/>
          <w:b/>
          <w:sz w:val="32"/>
          <w:rtl/>
        </w:rPr>
        <w:t>שריפה'</w:t>
      </w:r>
      <w:r w:rsidRPr="00C2136D">
        <w:rPr>
          <w:rFonts w:ascii="Fb Fontext" w:hAnsi="Fb Fontext"/>
          <w:b/>
          <w:sz w:val="32"/>
          <w:rtl/>
        </w:rPr>
        <w:t xml:space="preserve"> </w:t>
      </w:r>
      <w:r w:rsidR="00B93EA1">
        <w:rPr>
          <w:rFonts w:ascii="Fb Fontext" w:hAnsi="Fb Fontext" w:hint="cs"/>
          <w:b/>
          <w:sz w:val="32"/>
          <w:rtl/>
        </w:rPr>
        <w:t xml:space="preserve">- </w:t>
      </w:r>
      <w:r w:rsidRPr="00C2136D">
        <w:rPr>
          <w:rFonts w:ascii="Fb Fontext" w:hAnsi="Fb Fontext"/>
          <w:b/>
          <w:sz w:val="32"/>
          <w:rtl/>
        </w:rPr>
        <w:t>גבי גר גזרו.</w:t>
      </w:r>
    </w:p>
    <w:p w14:paraId="02A7B495" w14:textId="54A7A573" w:rsidR="00B433C9" w:rsidRPr="0041206E" w:rsidRDefault="00B433C9" w:rsidP="0041206E">
      <w:pPr>
        <w:rPr>
          <w:rFonts w:ascii="Fb Fontext" w:hAnsi="Fb Fontext"/>
          <w:b/>
          <w:rtl/>
        </w:rPr>
      </w:pPr>
      <w:r w:rsidRPr="003D0C1F">
        <w:rPr>
          <w:rStyle w:val="affff5"/>
          <w:rtl/>
        </w:rPr>
        <w:t>דשרי</w:t>
      </w:r>
      <w:r w:rsidR="00B93EA1">
        <w:rPr>
          <w:rStyle w:val="affff5"/>
          <w:rFonts w:hint="cs"/>
          <w:rtl/>
        </w:rPr>
        <w:t>:</w:t>
      </w:r>
      <w:r w:rsidRPr="003D0C1F">
        <w:rPr>
          <w:rStyle w:val="affff5"/>
          <w:rtl/>
        </w:rPr>
        <w:t xml:space="preserve"> כר"</w:t>
      </w:r>
      <w:r w:rsidRPr="003D0C1F">
        <w:rPr>
          <w:rStyle w:val="affff5"/>
          <w:rFonts w:hint="cs"/>
          <w:rtl/>
        </w:rPr>
        <w:t>ע</w:t>
      </w:r>
      <w:r w:rsidRPr="003D0C1F">
        <w:rPr>
          <w:rStyle w:val="affff5"/>
          <w:rtl/>
        </w:rPr>
        <w:t xml:space="preserve"> </w:t>
      </w:r>
      <w:r w:rsidRPr="004E3958">
        <w:rPr>
          <w:rtl/>
        </w:rPr>
        <w:t>ד</w:t>
      </w:r>
      <w:r w:rsidR="00B93EA1">
        <w:rPr>
          <w:rFonts w:ascii="Fb Fontext" w:hAnsi="Fb Fontext" w:hint="cs"/>
          <w:b/>
          <w:rtl/>
        </w:rPr>
        <w:t>'</w:t>
      </w:r>
      <w:r>
        <w:rPr>
          <w:rFonts w:ascii="Fb Fontext" w:hAnsi="Fb Fontext"/>
          <w:b/>
          <w:rtl/>
        </w:rPr>
        <w:t>לאחר מיתה קלש איסור</w:t>
      </w:r>
      <w:r w:rsidR="00B93EA1">
        <w:rPr>
          <w:rFonts w:ascii="Fb Fontext" w:hAnsi="Fb Fontext" w:hint="cs"/>
          <w:b/>
          <w:rtl/>
        </w:rPr>
        <w:t>'</w:t>
      </w:r>
      <w:r>
        <w:rPr>
          <w:rFonts w:ascii="Fb Fontext" w:hAnsi="Fb Fontext"/>
          <w:b/>
          <w:rtl/>
        </w:rPr>
        <w:t xml:space="preserve"> </w:t>
      </w:r>
      <w:r w:rsidR="00B93EA1">
        <w:rPr>
          <w:rFonts w:ascii="Fb Fontext" w:hAnsi="Fb Fontext" w:hint="cs"/>
          <w:b/>
          <w:rtl/>
        </w:rPr>
        <w:t xml:space="preserve">- </w:t>
      </w:r>
      <w:r>
        <w:rPr>
          <w:rFonts w:ascii="Fb Fontext" w:hAnsi="Fb Fontext"/>
          <w:b/>
          <w:rtl/>
        </w:rPr>
        <w:t>גבי גר לא גזרו</w:t>
      </w:r>
      <w:r w:rsidRPr="00C2136D">
        <w:rPr>
          <w:rFonts w:ascii="Fb Fontext" w:hAnsi="Fb Fontext"/>
          <w:b/>
          <w:rtl/>
        </w:rPr>
        <w:t>.</w:t>
      </w:r>
    </w:p>
    <w:p w14:paraId="07AD1530" w14:textId="2B6C6E2F" w:rsidR="00A32BB8" w:rsidRDefault="00A32BB8" w:rsidP="005D5A4C">
      <w:pPr>
        <w:pStyle w:val="affffb"/>
        <w:rPr>
          <w:rtl/>
        </w:rPr>
      </w:pPr>
      <w:ins w:id="9826" w:author="מספור קטעי משנה" w:date="2026-10-06T10:05:58Z">
        <w:r>
          <w:rPr>
            <w:rStyle w:val="MisparKeta"/>
          </w:rPr>
          <w:t xml:space="preserve">א. </w:t>
        </w:r>
      </w:ins>
      <w:bookmarkStart w:id="1100" w:name="_Toc119173117"/>
      <w:bookmarkStart w:id="1101" w:name="_Toc119230212"/>
      <w:r>
        <w:rPr>
          <w:rFonts w:hint="cs"/>
          <w:rtl/>
        </w:rPr>
        <w:t>ה'</w:t>
      </w:r>
      <w:r w:rsidR="00B433C9" w:rsidRPr="00C2136D">
        <w:rPr>
          <w:rtl/>
        </w:rPr>
        <w:t xml:space="preserve"> נשים שנתערבו ולדותיהן, ונשאו</w:t>
      </w:r>
      <w:r>
        <w:rPr>
          <w:rFonts w:hint="cs"/>
          <w:rtl/>
        </w:rPr>
        <w:t xml:space="preserve"> התערובות</w:t>
      </w:r>
      <w:r w:rsidR="00B433C9" w:rsidRPr="00C2136D">
        <w:rPr>
          <w:rtl/>
        </w:rPr>
        <w:t xml:space="preserve"> נשים ומתו</w:t>
      </w:r>
      <w:r>
        <w:rPr>
          <w:rFonts w:hint="cs"/>
          <w:rtl/>
        </w:rPr>
        <w:t xml:space="preserve"> </w:t>
      </w:r>
      <w:r w:rsidR="00B433C9" w:rsidRPr="00C2136D">
        <w:rPr>
          <w:rtl/>
        </w:rPr>
        <w:t>-</w:t>
      </w:r>
      <w:bookmarkEnd w:id="1100"/>
      <w:bookmarkEnd w:id="1101"/>
    </w:p>
    <w:p>
      <w:pPr>
        <w:pStyle w:val="MishnaBatzad"/>
        <w:rPr>
          <w:ins w:id="20563" w:author="קלוד" w:date="2026-10-06T10:10:48Z"/>
        </w:rPr>
      </w:pPr>
      <w:ins w:id="20562" w:author="קלוד" w:date="2026-10-06T10:10:48Z">
        <w:r>
          <w:t xml:space="preserve">משנה ג</w:t>
        </w:r>
      </w:ins>
    </w:p>
    <w:p w14:paraId="5D499608" w14:textId="3202F78F" w:rsidR="00B433C9" w:rsidRDefault="00A32BB8" w:rsidP="00A32BB8">
      <w:pPr>
        <w:pStyle w:val="affc"/>
        <w:rPr>
          <w:b/>
          <w:rtl/>
        </w:rPr>
      </w:pPr>
      <w:r>
        <w:rPr>
          <w:rFonts w:hint="cs"/>
          <w:b/>
          <w:rtl/>
        </w:rPr>
        <w:t>ארבעה</w:t>
      </w:r>
      <w:r w:rsidR="00B433C9" w:rsidRPr="00C2136D">
        <w:rPr>
          <w:b/>
          <w:rtl/>
        </w:rPr>
        <w:t xml:space="preserve"> </w:t>
      </w:r>
      <w:r w:rsidRPr="00523352">
        <w:rPr>
          <w:rStyle w:val="HesberMishna"/>
          <w:rtl/>
          <w:rPrChange w:id="20161" w:author="קלוד" w:date="2026-10-06T10:10:48Z">
            <w:rPr>
              <w:rStyle w:val="affff8"/>
              <w:rtl/>
            </w:rPr>
          </w:rPrChange>
        </w:rPr>
        <w:t>[</w:t>
      </w:r>
      <w:r w:rsidRPr="00523352">
        <w:rPr>
          <w:rStyle w:val="HesberMishna"/>
          <w:rFonts w:hint="eastAsia"/>
          <w:rtl/>
          <w:rPrChange w:id="20162" w:author="קלוד" w:date="2026-10-06T10:10:48Z">
            <w:rPr>
              <w:rStyle w:val="affff8"/>
              <w:rFonts w:hint="eastAsia"/>
              <w:rtl/>
            </w:rPr>
          </w:rPrChange>
        </w:rPr>
        <w:t>מאחין</w:t>
      </w:r>
      <w:r w:rsidRPr="00523352">
        <w:rPr>
          <w:rStyle w:val="HesberMishna"/>
          <w:rtl/>
          <w:rPrChange w:id="20163" w:author="קלוד" w:date="2026-10-06T10:10:48Z">
            <w:rPr>
              <w:rStyle w:val="affff8"/>
              <w:rtl/>
            </w:rPr>
          </w:rPrChange>
        </w:rPr>
        <w:t xml:space="preserve"> </w:t>
      </w:r>
      <w:r w:rsidRPr="00523352">
        <w:rPr>
          <w:rStyle w:val="HesberMishna"/>
          <w:rFonts w:hint="eastAsia"/>
          <w:rtl/>
          <w:rPrChange w:id="20164" w:author="קלוד" w:date="2026-10-06T10:10:48Z">
            <w:rPr>
              <w:rStyle w:val="affff8"/>
              <w:rFonts w:hint="eastAsia"/>
              <w:rtl/>
            </w:rPr>
          </w:rPrChange>
        </w:rPr>
        <w:t>הודאין</w:t>
      </w:r>
      <w:r w:rsidRPr="00523352">
        <w:rPr>
          <w:rStyle w:val="HesberMishna"/>
          <w:rtl/>
          <w:rPrChange w:id="20165" w:author="קלוד" w:date="2026-10-06T10:10:48Z">
            <w:rPr>
              <w:rStyle w:val="affff8"/>
              <w:rtl/>
            </w:rPr>
          </w:rPrChange>
        </w:rPr>
        <w:t>]</w:t>
      </w:r>
      <w:r>
        <w:rPr>
          <w:rFonts w:hint="cs"/>
          <w:b/>
          <w:rtl/>
        </w:rPr>
        <w:t xml:space="preserve"> </w:t>
      </w:r>
      <w:r w:rsidR="00B433C9" w:rsidRPr="00C2136D">
        <w:rPr>
          <w:b/>
          <w:rtl/>
        </w:rPr>
        <w:t>חולצין לאחת</w:t>
      </w:r>
      <w:r>
        <w:rPr>
          <w:rFonts w:hint="cs"/>
          <w:b/>
          <w:rtl/>
        </w:rPr>
        <w:t>,</w:t>
      </w:r>
      <w:r w:rsidR="00B433C9" w:rsidRPr="00C2136D">
        <w:rPr>
          <w:b/>
          <w:rtl/>
        </w:rPr>
        <w:t xml:space="preserve"> ואחד מייב</w:t>
      </w:r>
      <w:r>
        <w:rPr>
          <w:rFonts w:hint="cs"/>
          <w:b/>
          <w:rtl/>
        </w:rPr>
        <w:t>מ</w:t>
      </w:r>
      <w:r w:rsidR="00B433C9" w:rsidRPr="00C2136D">
        <w:rPr>
          <w:b/>
          <w:rtl/>
        </w:rPr>
        <w:t>ה,</w:t>
      </w:r>
    </w:p>
    <w:p w14:paraId="09C864D6" w14:textId="4B8A0909" w:rsidR="00A32BB8" w:rsidRDefault="00A32BB8" w:rsidP="007C50EB">
      <w:pPr>
        <w:pStyle w:val="affc"/>
        <w:rPr>
          <w:b/>
          <w:spacing w:val="4"/>
          <w:rtl/>
        </w:rPr>
      </w:pPr>
      <w:r>
        <w:rPr>
          <w:rFonts w:hint="cs"/>
          <w:b/>
          <w:spacing w:val="4"/>
          <w:rtl/>
        </w:rPr>
        <w:t xml:space="preserve">הוא </w:t>
      </w:r>
      <w:r w:rsidRPr="00523352">
        <w:rPr>
          <w:rStyle w:val="HesberMishna"/>
          <w:rtl/>
          <w:rPrChange w:id="20166" w:author="קלוד" w:date="2026-10-06T10:10:48Z">
            <w:rPr>
              <w:rStyle w:val="affff8"/>
              <w:rtl/>
            </w:rPr>
          </w:rPrChange>
        </w:rPr>
        <w:t>[</w:t>
      </w:r>
      <w:r w:rsidR="00B433C9" w:rsidRPr="00523352">
        <w:rPr>
          <w:rStyle w:val="HesberMishna"/>
          <w:rtl/>
          <w:rPrChange w:id="20167" w:author="קלוד" w:date="2026-10-06T10:10:48Z">
            <w:rPr>
              <w:rStyle w:val="affff8"/>
              <w:rtl/>
            </w:rPr>
          </w:rPrChange>
        </w:rPr>
        <w:t>ה</w:t>
      </w:r>
      <w:r w:rsidRPr="00523352">
        <w:rPr>
          <w:rStyle w:val="HesberMishna"/>
          <w:rFonts w:hint="eastAsia"/>
          <w:rtl/>
          <w:rPrChange w:id="20168" w:author="קלוד" w:date="2026-10-06T10:10:48Z">
            <w:rPr>
              <w:rStyle w:val="affff8"/>
              <w:rFonts w:hint="eastAsia"/>
              <w:rtl/>
            </w:rPr>
          </w:rPrChange>
        </w:rPr>
        <w:t>מייבם</w:t>
      </w:r>
      <w:r w:rsidRPr="00523352">
        <w:rPr>
          <w:rStyle w:val="HesberMishna"/>
          <w:rtl/>
          <w:rPrChange w:id="20169" w:author="קלוד" w:date="2026-10-06T10:10:48Z">
            <w:rPr>
              <w:rStyle w:val="affff8"/>
              <w:rtl/>
            </w:rPr>
          </w:rPrChange>
        </w:rPr>
        <w:t>]</w:t>
      </w:r>
      <w:r w:rsidR="00B433C9" w:rsidRPr="00B81C5A">
        <w:rPr>
          <w:b/>
          <w:spacing w:val="4"/>
          <w:rtl/>
        </w:rPr>
        <w:t xml:space="preserve"> ושלשה חולצין לאח</w:t>
      </w:r>
      <w:r>
        <w:rPr>
          <w:rFonts w:hint="cs"/>
          <w:b/>
          <w:spacing w:val="4"/>
          <w:rtl/>
        </w:rPr>
        <w:t>ר</w:t>
      </w:r>
      <w:r w:rsidR="00B433C9" w:rsidRPr="00B81C5A">
        <w:rPr>
          <w:b/>
          <w:spacing w:val="4"/>
          <w:rtl/>
        </w:rPr>
        <w:t>ת</w:t>
      </w:r>
      <w:r>
        <w:rPr>
          <w:rFonts w:hint="cs"/>
          <w:b/>
          <w:spacing w:val="4"/>
          <w:rtl/>
        </w:rPr>
        <w:t>,</w:t>
      </w:r>
      <w:r w:rsidR="00B433C9" w:rsidRPr="00B81C5A">
        <w:rPr>
          <w:b/>
          <w:spacing w:val="4"/>
          <w:rtl/>
        </w:rPr>
        <w:t xml:space="preserve"> ואחד מייב</w:t>
      </w:r>
      <w:r>
        <w:rPr>
          <w:rFonts w:hint="cs"/>
          <w:b/>
          <w:spacing w:val="4"/>
          <w:rtl/>
        </w:rPr>
        <w:t>מה</w:t>
      </w:r>
      <w:r w:rsidR="00B433C9" w:rsidRPr="00B81C5A">
        <w:rPr>
          <w:b/>
          <w:spacing w:val="4"/>
          <w:rtl/>
        </w:rPr>
        <w:t>,</w:t>
      </w:r>
    </w:p>
    <w:p w14:paraId="02A486A6" w14:textId="578A047D" w:rsidR="00B433C9" w:rsidRDefault="004C3C09" w:rsidP="00523352">
      <w:pPr>
        <w:pStyle w:val="affc"/>
        <w:rPr>
          <w:rtl/>
        </w:rPr>
      </w:pPr>
      <w:r>
        <w:rPr>
          <w:rFonts w:hint="cs"/>
          <w:b/>
          <w:spacing w:val="4"/>
          <w:rtl/>
        </w:rPr>
        <w:t xml:space="preserve">          '</w:t>
      </w:r>
      <w:r w:rsidR="00B433C9" w:rsidRPr="00B81C5A">
        <w:rPr>
          <w:b/>
          <w:spacing w:val="4"/>
          <w:rtl/>
        </w:rPr>
        <w:t>נמצאו ארבע חליצות וייבום</w:t>
      </w:r>
      <w:r w:rsidR="00A32BB8">
        <w:rPr>
          <w:rFonts w:hint="cs"/>
          <w:b/>
          <w:spacing w:val="4"/>
          <w:rtl/>
        </w:rPr>
        <w:t>,</w:t>
      </w:r>
      <w:r w:rsidR="00B433C9" w:rsidRPr="00B81C5A">
        <w:rPr>
          <w:b/>
          <w:spacing w:val="4"/>
          <w:rtl/>
        </w:rPr>
        <w:t xml:space="preserve"> לכל אחת ואחת</w:t>
      </w:r>
      <w:r>
        <w:rPr>
          <w:rFonts w:hint="cs"/>
          <w:b/>
          <w:spacing w:val="4"/>
          <w:rtl/>
        </w:rPr>
        <w:t>'</w:t>
      </w:r>
      <w:r w:rsidR="00B433C9" w:rsidRPr="00B81C5A">
        <w:rPr>
          <w:b/>
          <w:spacing w:val="4"/>
          <w:rtl/>
        </w:rPr>
        <w:t>.</w:t>
      </w:r>
    </w:p>
    <w:p w14:paraId="7CCE357D" w14:textId="31FDC6A6" w:rsidR="00B433C9" w:rsidRPr="00C2136D" w:rsidRDefault="00A32BB8" w:rsidP="00B55EDF">
      <w:pPr>
        <w:rPr>
          <w:rFonts w:ascii="Fb Fontext" w:hAnsi="Fb Fontext"/>
          <w:b/>
          <w:rtl/>
        </w:rPr>
      </w:pPr>
      <w:r w:rsidRPr="00523352">
        <w:rPr>
          <w:rStyle w:val="affff5"/>
          <w:rFonts w:hint="eastAsia"/>
          <w:rtl/>
        </w:rPr>
        <w:t>טעם</w:t>
      </w:r>
      <w:r w:rsidRPr="00523352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="00F138A4" w:rsidRPr="00523352">
        <w:rPr>
          <w:rFonts w:hint="eastAsia"/>
          <w:rtl/>
        </w:rPr>
        <w:t>חו</w:t>
      </w:r>
      <w:r w:rsidR="00F138A4">
        <w:rPr>
          <w:rFonts w:ascii="Fb Fontext" w:hAnsi="Fb Fontext" w:hint="cs"/>
          <w:b/>
          <w:sz w:val="32"/>
          <w:rtl/>
        </w:rPr>
        <w:t>ל</w:t>
      </w:r>
      <w:r>
        <w:rPr>
          <w:rFonts w:ascii="Fb Fontext" w:hAnsi="Fb Fontext" w:hint="cs"/>
          <w:b/>
          <w:sz w:val="32"/>
          <w:rtl/>
        </w:rPr>
        <w:t>צ</w:t>
      </w:r>
      <w:r w:rsidR="00F138A4">
        <w:rPr>
          <w:rFonts w:ascii="Fb Fontext" w:hAnsi="Fb Fontext" w:hint="cs"/>
          <w:b/>
          <w:sz w:val="32"/>
          <w:rtl/>
        </w:rPr>
        <w:t xml:space="preserve">ים </w:t>
      </w:r>
      <w:r w:rsidR="00F138A4" w:rsidRPr="00D1637C">
        <w:rPr>
          <w:rFonts w:ascii="Fb Fontext" w:hAnsi="Fb Fontext" w:cs="PFT_Frank" w:hint="eastAsia"/>
          <w:bCs/>
          <w:sz w:val="32"/>
          <w:szCs w:val="14"/>
          <w:rtl/>
        </w:rPr>
        <w:t>ואח</w:t>
      </w:r>
      <w:r w:rsidRPr="00D1637C">
        <w:rPr>
          <w:rFonts w:ascii="Fb Fontext" w:hAnsi="Fb Fontext" w:cs="PFT_Frank"/>
          <w:bCs/>
          <w:sz w:val="32"/>
          <w:szCs w:val="14"/>
          <w:rtl/>
        </w:rPr>
        <w:t>"</w:t>
      </w:r>
      <w:r w:rsidR="00F138A4" w:rsidRPr="00D1637C">
        <w:rPr>
          <w:rFonts w:ascii="Fb Fontext" w:hAnsi="Fb Fontext" w:cs="PFT_Frank" w:hint="eastAsia"/>
          <w:bCs/>
          <w:sz w:val="32"/>
          <w:szCs w:val="14"/>
          <w:rtl/>
        </w:rPr>
        <w:t>כ</w:t>
      </w:r>
      <w:r w:rsidR="00F138A4">
        <w:rPr>
          <w:rFonts w:ascii="Fb Fontext" w:hAnsi="Fb Fontext" w:hint="cs"/>
          <w:b/>
          <w:sz w:val="32"/>
          <w:rtl/>
        </w:rPr>
        <w:t xml:space="preserve"> מי</w:t>
      </w:r>
      <w:r>
        <w:rPr>
          <w:rFonts w:ascii="Fb Fontext" w:hAnsi="Fb Fontext" w:hint="cs"/>
          <w:b/>
          <w:sz w:val="32"/>
          <w:rtl/>
        </w:rPr>
        <w:t>י</w:t>
      </w:r>
      <w:r w:rsidR="00F138A4">
        <w:rPr>
          <w:rFonts w:ascii="Fb Fontext" w:hAnsi="Fb Fontext" w:hint="cs"/>
          <w:b/>
          <w:sz w:val="32"/>
          <w:rtl/>
        </w:rPr>
        <w:t>בם</w:t>
      </w:r>
      <w:r>
        <w:rPr>
          <w:rFonts w:ascii="Fb Fontext" w:hAnsi="Fb Fontext" w:hint="cs"/>
          <w:b/>
          <w:sz w:val="32"/>
          <w:rtl/>
        </w:rPr>
        <w:t xml:space="preserve"> -</w:t>
      </w:r>
      <w:r w:rsidR="00B433C9" w:rsidRPr="00C2136D">
        <w:rPr>
          <w:rFonts w:ascii="Fb Fontext" w:hAnsi="Fb Fontext"/>
          <w:b/>
          <w:sz w:val="32"/>
          <w:rtl/>
        </w:rPr>
        <w:t xml:space="preserve"> ד</w:t>
      </w:r>
      <w:r>
        <w:rPr>
          <w:rFonts w:ascii="Fb Fontext" w:hAnsi="Fb Fontext" w:hint="cs"/>
          <w:b/>
          <w:sz w:val="32"/>
          <w:rtl/>
        </w:rPr>
        <w:t xml:space="preserve">בלא"ה שמא </w:t>
      </w:r>
      <w:r w:rsidR="00B433C9" w:rsidRPr="00C2136D">
        <w:rPr>
          <w:rFonts w:ascii="Fb Fontext" w:hAnsi="Fb Fontext"/>
          <w:b/>
          <w:sz w:val="32"/>
          <w:rtl/>
        </w:rPr>
        <w:t>פגע ביבמה לשוק.</w:t>
      </w:r>
    </w:p>
    <w:p w14:paraId="0DE6FC8B" w14:textId="20AAD3FB" w:rsidR="00B433C9" w:rsidRPr="00EA6942" w:rsidRDefault="00A32BB8" w:rsidP="00A32BB8">
      <w:pPr>
        <w:rPr>
          <w:rtl/>
        </w:rPr>
      </w:pPr>
      <w:r>
        <w:rPr>
          <w:rStyle w:val="affff5"/>
          <w:rFonts w:hint="cs"/>
          <w:rtl/>
        </w:rPr>
        <w:t>ו</w:t>
      </w:r>
      <w:r w:rsidRPr="00523352">
        <w:rPr>
          <w:rStyle w:val="affff5"/>
          <w:rFonts w:hint="eastAsia"/>
          <w:rtl/>
        </w:rPr>
        <w:t>טעם</w:t>
      </w:r>
      <w:r w:rsidRPr="00523352">
        <w:rPr>
          <w:rStyle w:val="affff5"/>
          <w:rtl/>
        </w:rPr>
        <w:t>:</w:t>
      </w:r>
      <w:r>
        <w:rPr>
          <w:rFonts w:hint="cs"/>
          <w:rtl/>
        </w:rPr>
        <w:t xml:space="preserve"> שאין</w:t>
      </w:r>
      <w:r w:rsidR="00B433C9" w:rsidRPr="00EA6942">
        <w:rPr>
          <w:rFonts w:hint="cs"/>
          <w:rtl/>
        </w:rPr>
        <w:t xml:space="preserve"> אחד </w:t>
      </w:r>
      <w:r>
        <w:rPr>
          <w:rFonts w:hint="cs"/>
          <w:rtl/>
        </w:rPr>
        <w:t xml:space="preserve">מייבם </w:t>
      </w:r>
      <w:r w:rsidR="00B433C9" w:rsidRPr="00D1637C">
        <w:rPr>
          <w:rFonts w:cs="PFT_Frank" w:hint="eastAsia"/>
          <w:b/>
          <w:bCs/>
          <w:szCs w:val="14"/>
          <w:rtl/>
        </w:rPr>
        <w:t>כולם</w:t>
      </w:r>
      <w:r>
        <w:rPr>
          <w:rFonts w:hint="cs"/>
          <w:rtl/>
        </w:rPr>
        <w:t xml:space="preserve"> -</w:t>
      </w:r>
      <w:r w:rsidR="00B433C9" w:rsidRPr="00EA6942">
        <w:rPr>
          <w:rFonts w:hint="cs"/>
          <w:rtl/>
        </w:rPr>
        <w:t xml:space="preserve"> </w:t>
      </w:r>
      <w:r>
        <w:rPr>
          <w:rFonts w:hint="cs"/>
          <w:rtl/>
        </w:rPr>
        <w:t>כדי</w:t>
      </w:r>
      <w:r w:rsidR="00F138A4">
        <w:rPr>
          <w:rFonts w:hint="cs"/>
          <w:rtl/>
        </w:rPr>
        <w:t xml:space="preserve"> </w:t>
      </w:r>
      <w:r>
        <w:rPr>
          <w:rFonts w:hint="cs"/>
          <w:rtl/>
        </w:rPr>
        <w:t>שאולי תזדמן לכ"א</w:t>
      </w:r>
      <w:r w:rsidR="00F138A4">
        <w:rPr>
          <w:rFonts w:hint="cs"/>
          <w:rtl/>
        </w:rPr>
        <w:t xml:space="preserve"> שלו</w:t>
      </w:r>
      <w:r>
        <w:rPr>
          <w:rFonts w:hint="cs"/>
          <w:rtl/>
        </w:rPr>
        <w:t>.</w:t>
      </w:r>
    </w:p>
    <w:p w14:paraId="294695AC" w14:textId="67CE40E8" w:rsidR="00A32BB8" w:rsidRDefault="00A32BB8" w:rsidP="007C50EB">
      <w:pPr>
        <w:rPr>
          <w:rtl/>
        </w:rPr>
      </w:pPr>
      <w:r w:rsidRPr="00523352">
        <w:rPr>
          <w:rStyle w:val="affff5"/>
          <w:rFonts w:hint="eastAsia"/>
          <w:rtl/>
        </w:rPr>
        <w:t>ת</w:t>
      </w:r>
      <w:r w:rsidRPr="00523352">
        <w:rPr>
          <w:rStyle w:val="affff5"/>
          <w:rtl/>
        </w:rPr>
        <w:t>"ר:</w:t>
      </w:r>
      <w:r>
        <w:rPr>
          <w:rFonts w:hint="cs"/>
          <w:rtl/>
        </w:rPr>
        <w:t xml:space="preserve"> </w:t>
      </w:r>
      <w:r w:rsidR="00B433C9" w:rsidRPr="00EA6942">
        <w:rPr>
          <w:rtl/>
        </w:rPr>
        <w:t xml:space="preserve">מקצתן </w:t>
      </w:r>
      <w:r w:rsidR="00B433C9" w:rsidRPr="00D1637C">
        <w:rPr>
          <w:rFonts w:cs="PFT_Frank"/>
          <w:b/>
          <w:bCs/>
          <w:szCs w:val="14"/>
          <w:rtl/>
        </w:rPr>
        <w:t>אחין מאב</w:t>
      </w:r>
      <w:r w:rsidRPr="00523352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[</w:t>
      </w:r>
      <w:r w:rsidRPr="00523352">
        <w:rPr>
          <w:rStyle w:val="affff8"/>
          <w:rFonts w:hint="eastAsia"/>
          <w:rtl/>
        </w:rPr>
        <w:t>ל</w:t>
      </w:r>
      <w:r>
        <w:rPr>
          <w:rStyle w:val="affff8"/>
          <w:rFonts w:hint="cs"/>
          <w:rtl/>
        </w:rPr>
        <w:t>ספק]</w:t>
      </w:r>
      <w:r w:rsidRPr="00523352">
        <w:rPr>
          <w:rStyle w:val="affff8"/>
          <w:rtl/>
        </w:rPr>
        <w:t>,</w:t>
      </w:r>
      <w:r w:rsidR="00B433C9" w:rsidRPr="00EA6942">
        <w:rPr>
          <w:rtl/>
        </w:rPr>
        <w:t xml:space="preserve"> </w:t>
      </w:r>
      <w:r w:rsidR="00B433C9" w:rsidRPr="00A32BB8">
        <w:rPr>
          <w:rtl/>
        </w:rPr>
        <w:t>ומקצתן</w:t>
      </w:r>
      <w:r w:rsidR="00B433C9" w:rsidRPr="00EA6942">
        <w:rPr>
          <w:rtl/>
        </w:rPr>
        <w:t xml:space="preserve"> </w:t>
      </w:r>
      <w:r>
        <w:rPr>
          <w:rStyle w:val="affff8"/>
          <w:rFonts w:hint="cs"/>
          <w:rtl/>
        </w:rPr>
        <w:t>[</w:t>
      </w:r>
      <w:r w:rsidRPr="00523352">
        <w:rPr>
          <w:rStyle w:val="affff8"/>
          <w:rFonts w:hint="eastAsia"/>
          <w:rtl/>
        </w:rPr>
        <w:t>גם</w:t>
      </w:r>
      <w:r w:rsidRPr="00523352">
        <w:rPr>
          <w:rStyle w:val="affff8"/>
          <w:rtl/>
        </w:rPr>
        <w:t xml:space="preserve"> </w:t>
      </w:r>
      <w:r w:rsidRPr="00523352">
        <w:rPr>
          <w:rStyle w:val="affff8"/>
          <w:rFonts w:hint="eastAsia"/>
          <w:rtl/>
        </w:rPr>
        <w:t>רק</w:t>
      </w:r>
      <w:r>
        <w:rPr>
          <w:rStyle w:val="affff8"/>
          <w:rFonts w:hint="cs"/>
          <w:rtl/>
        </w:rPr>
        <w:t>]</w:t>
      </w:r>
      <w:r>
        <w:rPr>
          <w:rFonts w:hint="cs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מאם</w:t>
      </w:r>
      <w:r w:rsidRPr="00523352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[</w:t>
      </w:r>
      <w:r w:rsidRPr="00523352">
        <w:rPr>
          <w:rStyle w:val="affff8"/>
          <w:rFonts w:hint="eastAsia"/>
          <w:rtl/>
        </w:rPr>
        <w:t>ל</w:t>
      </w:r>
      <w:r w:rsidR="004C3C09">
        <w:rPr>
          <w:rStyle w:val="affff8"/>
          <w:rFonts w:hint="cs"/>
          <w:rtl/>
        </w:rPr>
        <w:t xml:space="preserve">עוד </w:t>
      </w:r>
      <w:r>
        <w:rPr>
          <w:rStyle w:val="affff8"/>
          <w:rFonts w:hint="cs"/>
          <w:rtl/>
        </w:rPr>
        <w:t>ספק]</w:t>
      </w:r>
      <w:r w:rsidR="00B433C9" w:rsidRPr="00EA6942">
        <w:rPr>
          <w:rtl/>
        </w:rPr>
        <w:t xml:space="preserve"> -</w:t>
      </w:r>
    </w:p>
    <w:p w14:paraId="6802BB6B" w14:textId="10B2E88D" w:rsidR="00B433C9" w:rsidRPr="00EA6942" w:rsidRDefault="004C3C09" w:rsidP="00523352">
      <w:pPr>
        <w:jc w:val="center"/>
        <w:rPr>
          <w:rtl/>
        </w:rPr>
      </w:pPr>
      <w:r>
        <w:rPr>
          <w:rFonts w:hint="cs"/>
          <w:rtl/>
        </w:rPr>
        <w:t>ש</w:t>
      </w:r>
      <w:r w:rsidR="00B433C9" w:rsidRPr="00EA6942">
        <w:rPr>
          <w:rtl/>
        </w:rPr>
        <w:t>מ</w:t>
      </w:r>
      <w:r>
        <w:rPr>
          <w:rFonts w:hint="cs"/>
          <w:rtl/>
        </w:rPr>
        <w:t>ה</w:t>
      </w:r>
      <w:r w:rsidR="00B433C9" w:rsidRPr="00EA6942">
        <w:rPr>
          <w:rtl/>
        </w:rPr>
        <w:t>אם חולצין, ומ</w:t>
      </w:r>
      <w:r>
        <w:rPr>
          <w:rFonts w:hint="cs"/>
          <w:rtl/>
        </w:rPr>
        <w:t>ה</w:t>
      </w:r>
      <w:r w:rsidR="00B433C9" w:rsidRPr="00EA6942">
        <w:rPr>
          <w:rtl/>
        </w:rPr>
        <w:t xml:space="preserve">אב </w:t>
      </w:r>
      <w:r>
        <w:rPr>
          <w:rFonts w:hint="cs"/>
          <w:rtl/>
        </w:rPr>
        <w:t xml:space="preserve">אף </w:t>
      </w:r>
      <w:r w:rsidR="00B433C9" w:rsidRPr="00EA6942">
        <w:rPr>
          <w:rtl/>
        </w:rPr>
        <w:t>מייבמין.</w:t>
      </w:r>
    </w:p>
    <w:p w14:paraId="4BDCE8CA" w14:textId="1CF2A319" w:rsidR="00B433C9" w:rsidRPr="00C2136D" w:rsidRDefault="00B433C9" w:rsidP="007C50EB">
      <w:pPr>
        <w:rPr>
          <w:rFonts w:ascii="Fb Fontext" w:hAnsi="Fb Fontext"/>
          <w:b/>
          <w:rtl/>
        </w:rPr>
      </w:pPr>
      <w:r w:rsidRPr="00C2136D">
        <w:rPr>
          <w:rFonts w:ascii="Fb Fontext" w:hAnsi="Fb Fontext"/>
          <w:b/>
          <w:sz w:val="32"/>
          <w:rtl/>
        </w:rPr>
        <w:t xml:space="preserve">מקצתן </w:t>
      </w:r>
      <w:r w:rsidRPr="00D1637C">
        <w:rPr>
          <w:rFonts w:ascii="Fb Fontext" w:hAnsi="Fb Fontext" w:cs="PFT_Frank"/>
          <w:bCs/>
          <w:sz w:val="32"/>
          <w:szCs w:val="14"/>
          <w:rtl/>
        </w:rPr>
        <w:t>כהנים</w:t>
      </w:r>
      <w:r w:rsidRPr="00C2136D">
        <w:rPr>
          <w:rFonts w:ascii="Fb Fontext" w:hAnsi="Fb Fontext"/>
          <w:b/>
          <w:sz w:val="32"/>
          <w:rtl/>
        </w:rPr>
        <w:t xml:space="preserve"> ומקצתן </w:t>
      </w:r>
      <w:r w:rsidR="00A32BB8" w:rsidRPr="00D1637C">
        <w:rPr>
          <w:rFonts w:ascii="Fb Fontext" w:hAnsi="Fb Fontext" w:cs="PFT_Frank" w:hint="eastAsia"/>
          <w:bCs/>
          <w:sz w:val="32"/>
          <w:szCs w:val="14"/>
          <w:rtl/>
        </w:rPr>
        <w:t>ל</w:t>
      </w:r>
      <w:r w:rsidRPr="00D1637C">
        <w:rPr>
          <w:rFonts w:ascii="Fb Fontext" w:hAnsi="Fb Fontext" w:cs="PFT_Frank"/>
          <w:bCs/>
          <w:sz w:val="32"/>
          <w:szCs w:val="14"/>
          <w:rtl/>
        </w:rPr>
        <w:t>א</w:t>
      </w:r>
      <w:r w:rsidRPr="00C2136D">
        <w:rPr>
          <w:rFonts w:ascii="Fb Fontext" w:hAnsi="Fb Fontext"/>
          <w:b/>
          <w:sz w:val="32"/>
          <w:rtl/>
        </w:rPr>
        <w:t xml:space="preserve"> - כהנים חולצין, </w:t>
      </w:r>
      <w:r w:rsidR="00A32BB8">
        <w:rPr>
          <w:rFonts w:ascii="Fb Fontext" w:hAnsi="Fb Fontext" w:hint="cs"/>
          <w:b/>
          <w:sz w:val="32"/>
          <w:rtl/>
        </w:rPr>
        <w:t>ו</w:t>
      </w:r>
      <w:r w:rsidRPr="00C2136D">
        <w:rPr>
          <w:rFonts w:ascii="Fb Fontext" w:hAnsi="Fb Fontext"/>
          <w:b/>
          <w:sz w:val="32"/>
          <w:rtl/>
        </w:rPr>
        <w:t>שא</w:t>
      </w:r>
      <w:r w:rsidR="00A32BB8">
        <w:rPr>
          <w:rFonts w:ascii="Fb Fontext" w:hAnsi="Fb Fontext" w:hint="cs"/>
          <w:b/>
          <w:sz w:val="32"/>
          <w:rtl/>
        </w:rPr>
        <w:t>ינן</w:t>
      </w:r>
      <w:r w:rsidRPr="00C2136D">
        <w:rPr>
          <w:rFonts w:ascii="Fb Fontext" w:hAnsi="Fb Fontext"/>
          <w:b/>
          <w:sz w:val="32"/>
          <w:rtl/>
        </w:rPr>
        <w:t xml:space="preserve"> מייבמין.</w:t>
      </w:r>
    </w:p>
    <w:p w14:paraId="1E89F919" w14:textId="0C659CA6" w:rsidR="00B433C9" w:rsidRPr="008E5DE4" w:rsidRDefault="00B433C9" w:rsidP="008E5DE4">
      <w:pPr>
        <w:rPr>
          <w:rFonts w:ascii="FrankRuehl" w:hAnsi="FrankRuehl"/>
          <w:rtl/>
        </w:rPr>
      </w:pPr>
      <w:r w:rsidRPr="00C2136D">
        <w:rPr>
          <w:rtl/>
        </w:rPr>
        <w:t xml:space="preserve">מקצתן </w:t>
      </w:r>
      <w:r w:rsidRPr="00D1637C">
        <w:rPr>
          <w:rFonts w:cs="PFT_Frank"/>
          <w:bCs/>
          <w:szCs w:val="14"/>
          <w:rtl/>
        </w:rPr>
        <w:t>כהנים</w:t>
      </w:r>
      <w:r w:rsidRPr="00C2136D">
        <w:rPr>
          <w:rtl/>
        </w:rPr>
        <w:t xml:space="preserve"> ומקצתן </w:t>
      </w:r>
      <w:r w:rsidRPr="00D1637C">
        <w:rPr>
          <w:rFonts w:cs="PFT_Frank"/>
          <w:bCs/>
          <w:szCs w:val="14"/>
          <w:rtl/>
        </w:rPr>
        <w:t>מאם</w:t>
      </w:r>
      <w:r w:rsidRPr="00C2136D">
        <w:rPr>
          <w:rtl/>
        </w:rPr>
        <w:t xml:space="preserve"> - </w:t>
      </w:r>
      <w:r w:rsidR="00A32BB8">
        <w:rPr>
          <w:rFonts w:hint="cs"/>
          <w:rtl/>
        </w:rPr>
        <w:t>כולן</w:t>
      </w:r>
      <w:r w:rsidRPr="00C2136D">
        <w:rPr>
          <w:rtl/>
        </w:rPr>
        <w:t xml:space="preserve"> חולצין.</w:t>
      </w:r>
    </w:p>
    <w:p w14:paraId="2E2602AF" w14:textId="77777777" w:rsidR="00B433C9" w:rsidRPr="00C2136D" w:rsidRDefault="00B433C9" w:rsidP="008E65FC">
      <w:pPr>
        <w:pStyle w:val="aff7"/>
        <w:framePr w:wrap="around"/>
        <w:rPr>
          <w:rtl/>
        </w:rPr>
      </w:pPr>
      <w:r w:rsidRPr="00C2136D">
        <w:rPr>
          <w:rFonts w:hint="cs"/>
          <w:rtl/>
        </w:rPr>
        <w:t>צט.</w:t>
      </w:r>
    </w:p>
    <w:p w14:paraId="0341BBCF" w14:textId="113C7F3B" w:rsidR="00B433C9" w:rsidRPr="00A32BB8" w:rsidRDefault="00B433C9" w:rsidP="00615A60">
      <w:pPr>
        <w:pStyle w:val="affff2"/>
        <w:rPr>
          <w:rtl/>
        </w:rPr>
      </w:pPr>
      <w:bookmarkStart w:id="1102" w:name="_Toc119173118"/>
      <w:bookmarkStart w:id="1103" w:name="_Toc119230213"/>
      <w:r w:rsidRPr="00523352">
        <w:rPr>
          <w:rtl/>
        </w:rPr>
        <w:t xml:space="preserve">יש חולץ לאמו מספק, </w:t>
      </w:r>
      <w:r w:rsidRPr="00A32BB8">
        <w:rPr>
          <w:rtl/>
        </w:rPr>
        <w:t>לאחותו מספק, לבתו מספק</w:t>
      </w:r>
      <w:r w:rsidR="00A32BB8">
        <w:rPr>
          <w:rFonts w:hint="cs"/>
          <w:rtl/>
        </w:rPr>
        <w:t>.</w:t>
      </w:r>
      <w:bookmarkEnd w:id="1102"/>
      <w:bookmarkEnd w:id="1103"/>
    </w:p>
    <w:p w14:paraId="4F6634F5" w14:textId="68453496" w:rsidR="00A32BB8" w:rsidRDefault="00F138A4" w:rsidP="00A32BB8">
      <w:pPr>
        <w:rPr>
          <w:rFonts w:ascii="Fb Fontext" w:hAnsi="Fb Fontext"/>
          <w:b/>
          <w:rtl/>
        </w:rPr>
      </w:pPr>
      <w:r w:rsidRPr="00523352">
        <w:rPr>
          <w:rStyle w:val="affff5"/>
          <w:rFonts w:hint="eastAsia"/>
          <w:rtl/>
        </w:rPr>
        <w:t>לאמו</w:t>
      </w:r>
      <w:r w:rsidR="00722DDB">
        <w:rPr>
          <w:rStyle w:val="affff5"/>
          <w:rFonts w:hint="cs"/>
          <w:rtl/>
        </w:rPr>
        <w:t>:</w:t>
      </w:r>
      <w:r w:rsidR="00B433C9" w:rsidRPr="003F3A85">
        <w:rPr>
          <w:rFonts w:ascii="Fb Fontext" w:hAnsi="Fb Fontext" w:cs="PFT_Frank"/>
          <w:bCs/>
          <w:szCs w:val="14"/>
          <w:rtl/>
        </w:rPr>
        <w:t xml:space="preserve"> </w:t>
      </w:r>
      <w:r w:rsidR="00A32BB8">
        <w:rPr>
          <w:rFonts w:ascii="Fb Fontext" w:hAnsi="Fb Fontext" w:hint="cs"/>
          <w:b/>
          <w:rtl/>
        </w:rPr>
        <w:t>ל</w:t>
      </w:r>
      <w:r w:rsidR="00B433C9" w:rsidRPr="00C2136D">
        <w:rPr>
          <w:rFonts w:ascii="Fb Fontext" w:hAnsi="Fb Fontext"/>
          <w:b/>
          <w:rtl/>
        </w:rPr>
        <w:t>אמו</w:t>
      </w:r>
      <w:r w:rsidR="00A32BB8">
        <w:rPr>
          <w:rFonts w:ascii="Fb Fontext" w:hAnsi="Fb Fontext" w:hint="cs"/>
          <w:b/>
          <w:rtl/>
        </w:rPr>
        <w:t xml:space="preserve"> </w:t>
      </w:r>
      <w:r w:rsidR="00A32BB8" w:rsidRPr="00523352">
        <w:rPr>
          <w:rStyle w:val="affff8"/>
          <w:rtl/>
        </w:rPr>
        <w:t>[דהספק]</w:t>
      </w:r>
      <w:r w:rsidR="00B433C9" w:rsidRPr="00C2136D">
        <w:rPr>
          <w:rFonts w:ascii="Fb Fontext" w:hAnsi="Fb Fontext"/>
          <w:b/>
          <w:rtl/>
        </w:rPr>
        <w:t xml:space="preserve"> ואשה אחרת </w:t>
      </w:r>
      <w:r w:rsidR="00A32BB8" w:rsidRPr="00D1637C">
        <w:rPr>
          <w:rFonts w:ascii="Fb Fontext" w:hAnsi="Fb Fontext" w:cs="PFT_Frank" w:hint="eastAsia"/>
          <w:bCs/>
          <w:szCs w:val="14"/>
          <w:rtl/>
        </w:rPr>
        <w:t>ב</w:t>
      </w:r>
      <w:r w:rsidR="00A32BB8" w:rsidRPr="00D1637C">
        <w:rPr>
          <w:rFonts w:ascii="Fb Fontext" w:hAnsi="Fb Fontext" w:cs="PFT_Frank"/>
          <w:bCs/>
          <w:szCs w:val="14"/>
          <w:rtl/>
        </w:rPr>
        <w:t>'</w:t>
      </w:r>
      <w:r w:rsidR="00B433C9" w:rsidRPr="00D1637C">
        <w:rPr>
          <w:rFonts w:ascii="Fb Fontext" w:hAnsi="Fb Fontext" w:cs="PFT_Frank"/>
          <w:bCs/>
          <w:szCs w:val="14"/>
          <w:rtl/>
        </w:rPr>
        <w:t xml:space="preserve"> זכרים</w:t>
      </w:r>
      <w:r w:rsidR="00B433C9" w:rsidRPr="00C2136D">
        <w:rPr>
          <w:rFonts w:ascii="Fb Fontext" w:hAnsi="Fb Fontext"/>
          <w:b/>
          <w:rtl/>
        </w:rPr>
        <w:t>, ו</w:t>
      </w:r>
      <w:r w:rsidR="00A32BB8">
        <w:rPr>
          <w:rFonts w:ascii="Fb Fontext" w:hAnsi="Fb Fontext" w:hint="cs"/>
          <w:b/>
          <w:rtl/>
        </w:rPr>
        <w:t>שוב</w:t>
      </w:r>
      <w:r w:rsidR="00722DDB">
        <w:rPr>
          <w:rFonts w:ascii="Fb Fontext" w:hAnsi="Fb Fontext" w:hint="cs"/>
          <w:b/>
          <w:rtl/>
        </w:rPr>
        <w:t xml:space="preserve"> ילדו</w:t>
      </w:r>
      <w:r w:rsidR="00B433C9" w:rsidRPr="00C2136D">
        <w:rPr>
          <w:rFonts w:ascii="Fb Fontext" w:hAnsi="Fb Fontext"/>
          <w:b/>
          <w:rtl/>
        </w:rPr>
        <w:t xml:space="preserve"> </w:t>
      </w:r>
      <w:r w:rsidR="00A32BB8" w:rsidRPr="00D1637C">
        <w:rPr>
          <w:rFonts w:ascii="Fb Fontext" w:hAnsi="Fb Fontext" w:cs="PFT_Frank" w:hint="eastAsia"/>
          <w:bCs/>
          <w:szCs w:val="14"/>
          <w:rtl/>
        </w:rPr>
        <w:t>ב</w:t>
      </w:r>
      <w:r w:rsidR="00A32BB8" w:rsidRPr="00D1637C">
        <w:rPr>
          <w:rFonts w:ascii="Fb Fontext" w:hAnsi="Fb Fontext" w:cs="PFT_Frank"/>
          <w:bCs/>
          <w:szCs w:val="14"/>
          <w:rtl/>
        </w:rPr>
        <w:t>'</w:t>
      </w:r>
      <w:r w:rsidR="00B433C9" w:rsidRPr="00D1637C">
        <w:rPr>
          <w:rFonts w:ascii="Fb Fontext" w:hAnsi="Fb Fontext" w:cs="PFT_Frank"/>
          <w:bCs/>
          <w:szCs w:val="14"/>
          <w:rtl/>
        </w:rPr>
        <w:t xml:space="preserve"> זכרים במחבא</w:t>
      </w:r>
      <w:r w:rsidR="00A32BB8">
        <w:rPr>
          <w:rFonts w:ascii="Fb Fontext" w:hAnsi="Fb Fontext" w:hint="cs"/>
          <w:b/>
          <w:rtl/>
        </w:rPr>
        <w:t xml:space="preserve"> </w:t>
      </w:r>
      <w:r w:rsidR="00984F9A">
        <w:rPr>
          <w:rFonts w:ascii="Fb Fontext" w:hAnsi="Fb Fontext" w:hint="cs"/>
          <w:b/>
          <w:rtl/>
        </w:rPr>
        <w:t xml:space="preserve">- </w:t>
      </w:r>
      <w:r w:rsidR="00B433C9" w:rsidRPr="00D1637C">
        <w:rPr>
          <w:rFonts w:ascii="Fb Fontext" w:hAnsi="Fb Fontext" w:cs="PFT_Frank"/>
          <w:bCs/>
          <w:szCs w:val="14"/>
          <w:rtl/>
        </w:rPr>
        <w:t xml:space="preserve">בנה </w:t>
      </w:r>
      <w:r w:rsidR="00A32BB8" w:rsidRPr="00D1637C">
        <w:rPr>
          <w:rFonts w:ascii="Fb Fontext" w:hAnsi="Fb Fontext" w:cs="PFT_Frank" w:hint="eastAsia"/>
          <w:bCs/>
          <w:szCs w:val="14"/>
          <w:rtl/>
        </w:rPr>
        <w:t>ד</w:t>
      </w:r>
      <w:r w:rsidR="00B433C9" w:rsidRPr="00D1637C">
        <w:rPr>
          <w:rFonts w:ascii="Fb Fontext" w:hAnsi="Fb Fontext" w:cs="PFT_Frank"/>
          <w:bCs/>
          <w:szCs w:val="14"/>
          <w:rtl/>
        </w:rPr>
        <w:t>זו נשא א</w:t>
      </w:r>
      <w:r w:rsidR="00A32BB8" w:rsidRPr="00D1637C">
        <w:rPr>
          <w:rFonts w:ascii="Fb Fontext" w:hAnsi="Fb Fontext" w:cs="PFT_Frank" w:hint="eastAsia"/>
          <w:bCs/>
          <w:szCs w:val="14"/>
          <w:rtl/>
        </w:rPr>
        <w:t>ם</w:t>
      </w:r>
      <w:r w:rsidR="00B433C9" w:rsidRPr="00D1637C">
        <w:rPr>
          <w:rFonts w:ascii="Fb Fontext" w:hAnsi="Fb Fontext" w:cs="PFT_Frank"/>
          <w:bCs/>
          <w:szCs w:val="14"/>
          <w:rtl/>
        </w:rPr>
        <w:t xml:space="preserve"> זה</w:t>
      </w:r>
      <w:r w:rsidR="00A32BB8">
        <w:rPr>
          <w:rFonts w:ascii="Fb Fontext" w:hAnsi="Fb Fontext" w:hint="cs"/>
          <w:b/>
          <w:rtl/>
        </w:rPr>
        <w:t>,</w:t>
      </w:r>
      <w:r w:rsidR="00B433C9" w:rsidRPr="00C2136D">
        <w:rPr>
          <w:rFonts w:ascii="Fb Fontext" w:hAnsi="Fb Fontext"/>
          <w:b/>
          <w:rtl/>
        </w:rPr>
        <w:t xml:space="preserve"> ו</w:t>
      </w:r>
      <w:r w:rsidR="00A32BB8">
        <w:rPr>
          <w:rFonts w:ascii="Fb Fontext" w:hAnsi="Fb Fontext" w:hint="cs"/>
          <w:b/>
          <w:rtl/>
        </w:rPr>
        <w:t xml:space="preserve">כן </w:t>
      </w:r>
      <w:r w:rsidR="00984F9A">
        <w:rPr>
          <w:rFonts w:ascii="Fb Fontext" w:hAnsi="Fb Fontext" w:hint="cs"/>
          <w:b/>
          <w:rtl/>
        </w:rPr>
        <w:t>בנה דזו</w:t>
      </w:r>
      <w:r w:rsidR="00A32BB8">
        <w:rPr>
          <w:rFonts w:ascii="Fb Fontext" w:hAnsi="Fb Fontext" w:hint="cs"/>
          <w:b/>
          <w:rtl/>
        </w:rPr>
        <w:t>,</w:t>
      </w:r>
      <w:r w:rsidR="00B433C9" w:rsidRPr="00C2136D">
        <w:rPr>
          <w:rFonts w:ascii="Fb Fontext" w:hAnsi="Fb Fontext"/>
          <w:b/>
          <w:rtl/>
        </w:rPr>
        <w:t xml:space="preserve"> ומתו בלא בנים</w:t>
      </w:r>
      <w:r w:rsidR="00A32BB8">
        <w:rPr>
          <w:rFonts w:ascii="Fb Fontext" w:hAnsi="Fb Fontext" w:hint="cs"/>
          <w:b/>
          <w:rtl/>
        </w:rPr>
        <w:t xml:space="preserve"> </w:t>
      </w:r>
      <w:r w:rsidR="00B433C9" w:rsidRPr="00C2136D">
        <w:rPr>
          <w:rFonts w:ascii="Fb Fontext" w:hAnsi="Fb Fontext"/>
          <w:b/>
          <w:rtl/>
        </w:rPr>
        <w:t>-</w:t>
      </w:r>
    </w:p>
    <w:p w14:paraId="1298E2CD" w14:textId="4F42D7F7" w:rsidR="00B433C9" w:rsidRPr="00C2136D" w:rsidRDefault="00B433C9" w:rsidP="00523352">
      <w:pPr>
        <w:jc w:val="center"/>
        <w:rPr>
          <w:rFonts w:ascii="Fb Fontext" w:hAnsi="Fb Fontext"/>
          <w:b/>
          <w:rtl/>
        </w:rPr>
      </w:pPr>
      <w:r w:rsidRPr="00C2136D">
        <w:rPr>
          <w:rFonts w:ascii="Fb Fontext" w:hAnsi="Fb Fontext"/>
          <w:b/>
          <w:rtl/>
        </w:rPr>
        <w:t>זה</w:t>
      </w:r>
      <w:r w:rsidR="00984F9A">
        <w:rPr>
          <w:rFonts w:ascii="Fb Fontext" w:hAnsi="Fb Fontext" w:hint="cs"/>
          <w:b/>
          <w:rtl/>
        </w:rPr>
        <w:t xml:space="preserve"> </w:t>
      </w:r>
      <w:r w:rsidR="00984F9A" w:rsidRPr="00523352">
        <w:rPr>
          <w:rStyle w:val="affff8"/>
          <w:rtl/>
        </w:rPr>
        <w:t>[הספק]</w:t>
      </w:r>
      <w:r w:rsidRPr="00C2136D">
        <w:rPr>
          <w:rFonts w:ascii="Fb Fontext" w:hAnsi="Fb Fontext"/>
          <w:b/>
          <w:rtl/>
        </w:rPr>
        <w:t xml:space="preserve"> חולץ לשתיהן</w:t>
      </w:r>
      <w:r w:rsidR="00650555">
        <w:rPr>
          <w:rFonts w:ascii="Fb Fontext" w:hAnsi="Fb Fontext" w:hint="cs"/>
          <w:b/>
          <w:rtl/>
        </w:rPr>
        <w:t xml:space="preserve"> מספק</w:t>
      </w:r>
      <w:r w:rsidR="00984F9A">
        <w:rPr>
          <w:rFonts w:ascii="Fb Fontext" w:hAnsi="Fb Fontext" w:hint="cs"/>
          <w:b/>
          <w:rtl/>
        </w:rPr>
        <w:t>,</w:t>
      </w:r>
      <w:r w:rsidRPr="00C2136D">
        <w:rPr>
          <w:rFonts w:ascii="Fb Fontext" w:hAnsi="Fb Fontext"/>
          <w:b/>
          <w:rtl/>
        </w:rPr>
        <w:t xml:space="preserve"> ו</w:t>
      </w:r>
      <w:r w:rsidR="00984F9A">
        <w:rPr>
          <w:rFonts w:ascii="Fb Fontext" w:hAnsi="Fb Fontext" w:hint="cs"/>
          <w:b/>
          <w:rtl/>
        </w:rPr>
        <w:t xml:space="preserve">כן </w:t>
      </w:r>
      <w:r w:rsidRPr="00C2136D">
        <w:rPr>
          <w:rFonts w:ascii="Fb Fontext" w:hAnsi="Fb Fontext"/>
          <w:b/>
          <w:rtl/>
        </w:rPr>
        <w:t>זה</w:t>
      </w:r>
      <w:r w:rsidR="00984F9A">
        <w:rPr>
          <w:rFonts w:ascii="Fb Fontext" w:hAnsi="Fb Fontext" w:hint="cs"/>
          <w:b/>
          <w:rtl/>
        </w:rPr>
        <w:t xml:space="preserve"> </w:t>
      </w:r>
      <w:r w:rsidR="00984F9A" w:rsidRPr="00523352">
        <w:rPr>
          <w:rStyle w:val="affff8"/>
          <w:rtl/>
        </w:rPr>
        <w:t>[</w:t>
      </w:r>
      <w:r w:rsidR="00B72418">
        <w:rPr>
          <w:rStyle w:val="affff8"/>
          <w:rFonts w:hint="cs"/>
          <w:rtl/>
        </w:rPr>
        <w:t xml:space="preserve">אף שאחת </w:t>
      </w:r>
      <w:r w:rsidR="00B72418" w:rsidRPr="00A07384">
        <w:rPr>
          <w:rStyle w:val="affff8"/>
          <w:rFonts w:cs="PFT_Frank" w:hint="eastAsia"/>
          <w:b/>
          <w:bCs/>
          <w:szCs w:val="10"/>
          <w:rtl/>
        </w:rPr>
        <w:t>אמם</w:t>
      </w:r>
      <w:r w:rsidR="00984F9A" w:rsidRPr="00523352">
        <w:rPr>
          <w:rStyle w:val="affff8"/>
          <w:rtl/>
        </w:rPr>
        <w:t>]</w:t>
      </w:r>
      <w:r w:rsidRPr="00523352">
        <w:rPr>
          <w:rStyle w:val="affff8"/>
          <w:rtl/>
        </w:rPr>
        <w:t>.</w:t>
      </w:r>
    </w:p>
    <w:p w14:paraId="61C89589" w14:textId="5EDF5ABF" w:rsidR="008212C9" w:rsidRDefault="00B433C9" w:rsidP="007C50EB">
      <w:pPr>
        <w:rPr>
          <w:rStyle w:val="affff8"/>
          <w:rtl/>
        </w:rPr>
      </w:pPr>
      <w:r w:rsidRPr="00523352">
        <w:rPr>
          <w:rStyle w:val="affff5"/>
          <w:rtl/>
        </w:rPr>
        <w:t>לאחותו</w:t>
      </w:r>
      <w:r w:rsidR="00984F9A">
        <w:rPr>
          <w:rStyle w:val="affff5"/>
          <w:rFonts w:hint="cs"/>
          <w:rtl/>
        </w:rPr>
        <w:t>:</w:t>
      </w:r>
      <w:r w:rsidR="00E24424">
        <w:rPr>
          <w:rFonts w:ascii="Fb Fontext" w:hAnsi="Fb Fontext"/>
          <w:b/>
          <w:rtl/>
        </w:rPr>
        <w:t xml:space="preserve"> אמו </w:t>
      </w:r>
      <w:r w:rsidR="00984F9A" w:rsidRPr="00523352">
        <w:rPr>
          <w:rStyle w:val="affff8"/>
          <w:rtl/>
        </w:rPr>
        <w:t>[דודאי]</w:t>
      </w:r>
      <w:r w:rsidR="00984F9A">
        <w:rPr>
          <w:rFonts w:ascii="Fb Fontext" w:hAnsi="Fb Fontext" w:hint="cs"/>
          <w:b/>
          <w:rtl/>
        </w:rPr>
        <w:t xml:space="preserve"> </w:t>
      </w:r>
      <w:r w:rsidR="00E24424">
        <w:rPr>
          <w:rFonts w:ascii="Fb Fontext" w:hAnsi="Fb Fontext"/>
          <w:b/>
          <w:rtl/>
        </w:rPr>
        <w:t>ואשה אחרת</w:t>
      </w:r>
      <w:r w:rsidR="00984F9A" w:rsidRPr="00523352">
        <w:rPr>
          <w:rStyle w:val="affff8"/>
          <w:rtl/>
        </w:rPr>
        <w:t xml:space="preserve"> [</w:t>
      </w:r>
      <w:r w:rsidR="008212C9" w:rsidRPr="00A07384">
        <w:rPr>
          <w:rStyle w:val="affff8"/>
          <w:rFonts w:cs="PFT_Frank" w:hint="cs"/>
          <w:b/>
          <w:bCs/>
          <w:szCs w:val="10"/>
          <w:rtl/>
        </w:rPr>
        <w:t>ו</w:t>
      </w:r>
      <w:r w:rsidR="00984F9A" w:rsidRPr="00A07384">
        <w:rPr>
          <w:rStyle w:val="affff8"/>
          <w:rFonts w:cs="PFT_Frank" w:hint="eastAsia"/>
          <w:bCs/>
          <w:szCs w:val="10"/>
          <w:rtl/>
        </w:rPr>
        <w:t>יש</w:t>
      </w:r>
      <w:r w:rsidR="00984F9A" w:rsidRPr="00A07384">
        <w:rPr>
          <w:rStyle w:val="affff8"/>
          <w:rFonts w:cs="PFT_Frank"/>
          <w:bCs/>
          <w:szCs w:val="10"/>
          <w:rtl/>
        </w:rPr>
        <w:t xml:space="preserve"> </w:t>
      </w:r>
      <w:r w:rsidR="00984F9A" w:rsidRPr="00A07384">
        <w:rPr>
          <w:rStyle w:val="affff8"/>
          <w:rFonts w:cs="PFT_Frank" w:hint="eastAsia"/>
          <w:bCs/>
          <w:szCs w:val="10"/>
          <w:rtl/>
        </w:rPr>
        <w:t>להם</w:t>
      </w:r>
      <w:r w:rsidR="00984F9A" w:rsidRPr="00A07384">
        <w:rPr>
          <w:rStyle w:val="affff8"/>
          <w:rFonts w:cs="PFT_Frank"/>
          <w:bCs/>
          <w:szCs w:val="10"/>
          <w:rtl/>
        </w:rPr>
        <w:t xml:space="preserve"> </w:t>
      </w:r>
      <w:r w:rsidR="00984F9A" w:rsidRPr="00A07384">
        <w:rPr>
          <w:rStyle w:val="affff8"/>
          <w:rFonts w:cs="PFT_Frank" w:hint="eastAsia"/>
          <w:bCs/>
          <w:szCs w:val="10"/>
          <w:rtl/>
        </w:rPr>
        <w:t>ב</w:t>
      </w:r>
      <w:r w:rsidR="00984F9A" w:rsidRPr="00A07384">
        <w:rPr>
          <w:rStyle w:val="affff8"/>
          <w:rFonts w:cs="PFT_Frank"/>
          <w:bCs/>
          <w:szCs w:val="10"/>
          <w:rtl/>
        </w:rPr>
        <w:t xml:space="preserve">' </w:t>
      </w:r>
      <w:r w:rsidR="00984F9A" w:rsidRPr="00A07384">
        <w:rPr>
          <w:rStyle w:val="affff8"/>
          <w:rFonts w:cs="PFT_Frank" w:hint="eastAsia"/>
          <w:bCs/>
          <w:szCs w:val="10"/>
          <w:rtl/>
        </w:rPr>
        <w:t>זכרים</w:t>
      </w:r>
      <w:r w:rsidR="00984F9A" w:rsidRPr="00523352">
        <w:rPr>
          <w:rStyle w:val="affff8"/>
          <w:rtl/>
        </w:rPr>
        <w:t xml:space="preserve"> מנישואי</w:t>
      </w:r>
      <w:r w:rsidR="008212C9">
        <w:rPr>
          <w:rStyle w:val="affff8"/>
          <w:rFonts w:hint="cs"/>
          <w:rtl/>
        </w:rPr>
        <w:t>ן</w:t>
      </w:r>
      <w:r w:rsidR="00984F9A" w:rsidRPr="00523352">
        <w:rPr>
          <w:rStyle w:val="affff8"/>
          <w:rtl/>
        </w:rPr>
        <w:t xml:space="preserve"> ראשונים]</w:t>
      </w:r>
    </w:p>
    <w:p w14:paraId="50BE6555" w14:textId="40F4E419" w:rsidR="00650555" w:rsidRDefault="00E24424" w:rsidP="00523352">
      <w:pPr>
        <w:jc w:val="center"/>
        <w:rPr>
          <w:rFonts w:ascii="Fb Fontext" w:hAnsi="Fb Fontext"/>
          <w:b/>
          <w:rtl/>
        </w:rPr>
      </w:pPr>
      <w:r>
        <w:rPr>
          <w:rFonts w:ascii="Fb Fontext" w:hAnsi="Fb Fontext"/>
          <w:b/>
          <w:rtl/>
        </w:rPr>
        <w:t xml:space="preserve">ילדו </w:t>
      </w:r>
      <w:r w:rsidRPr="00D1637C">
        <w:rPr>
          <w:rFonts w:ascii="Fb Fontext" w:hAnsi="Fb Fontext" w:cs="PFT_Frank" w:hint="eastAsia"/>
          <w:bCs/>
          <w:szCs w:val="14"/>
          <w:rtl/>
        </w:rPr>
        <w:t>ב</w:t>
      </w:r>
      <w:r w:rsidRPr="00D1637C">
        <w:rPr>
          <w:rFonts w:ascii="Fb Fontext" w:hAnsi="Fb Fontext" w:cs="PFT_Frank"/>
          <w:bCs/>
          <w:szCs w:val="14"/>
          <w:rtl/>
        </w:rPr>
        <w:t>'</w:t>
      </w:r>
      <w:r w:rsidR="00B433C9" w:rsidRPr="00D1637C">
        <w:rPr>
          <w:rFonts w:ascii="Fb Fontext" w:hAnsi="Fb Fontext" w:cs="PFT_Frank"/>
          <w:bCs/>
          <w:szCs w:val="14"/>
          <w:rtl/>
        </w:rPr>
        <w:t xml:space="preserve"> נקבות במחבא</w:t>
      </w:r>
      <w:r w:rsidR="00984F9A">
        <w:rPr>
          <w:rFonts w:ascii="Fb Fontext" w:hAnsi="Fb Fontext" w:hint="cs"/>
          <w:b/>
          <w:rtl/>
        </w:rPr>
        <w:t xml:space="preserve"> -</w:t>
      </w:r>
      <w:r w:rsidR="00B433C9" w:rsidRPr="00C2136D">
        <w:rPr>
          <w:rFonts w:ascii="Fb Fontext" w:hAnsi="Fb Fontext"/>
          <w:b/>
          <w:rtl/>
        </w:rPr>
        <w:t xml:space="preserve"> </w:t>
      </w:r>
      <w:r w:rsidR="00B433C9" w:rsidRPr="00D1637C">
        <w:rPr>
          <w:rFonts w:ascii="Fb Fontext" w:hAnsi="Fb Fontext" w:cs="PFT_Frank"/>
          <w:bCs/>
          <w:szCs w:val="14"/>
          <w:rtl/>
        </w:rPr>
        <w:t>ו</w:t>
      </w:r>
      <w:r w:rsidRPr="00D1637C">
        <w:rPr>
          <w:rFonts w:ascii="Fb Fontext" w:hAnsi="Fb Fontext" w:cs="PFT_Frank" w:hint="eastAsia"/>
          <w:bCs/>
          <w:szCs w:val="14"/>
          <w:rtl/>
        </w:rPr>
        <w:t>נשאום</w:t>
      </w:r>
      <w:r w:rsidRPr="00D1637C">
        <w:rPr>
          <w:rFonts w:ascii="Fb Fontext" w:hAnsi="Fb Fontext" w:cs="PFT_Frank"/>
          <w:bCs/>
          <w:szCs w:val="14"/>
          <w:rtl/>
        </w:rPr>
        <w:t xml:space="preserve"> </w:t>
      </w:r>
      <w:r w:rsidR="00B433C9" w:rsidRPr="00D1637C">
        <w:rPr>
          <w:rFonts w:ascii="Fb Fontext" w:hAnsi="Fb Fontext" w:cs="PFT_Frank"/>
          <w:bCs/>
          <w:szCs w:val="14"/>
          <w:rtl/>
        </w:rPr>
        <w:t>אחי</w:t>
      </w:r>
      <w:r w:rsidR="00984F9A" w:rsidRPr="00D1637C">
        <w:rPr>
          <w:rFonts w:ascii="Fb Fontext" w:hAnsi="Fb Fontext" w:cs="PFT_Frank" w:hint="eastAsia"/>
          <w:bCs/>
          <w:szCs w:val="14"/>
          <w:rtl/>
        </w:rPr>
        <w:t>ו</w:t>
      </w:r>
      <w:r w:rsidR="00984F9A" w:rsidRPr="00523352">
        <w:rPr>
          <w:rStyle w:val="affff8"/>
          <w:rtl/>
        </w:rPr>
        <w:t xml:space="preserve"> [דודאי] </w:t>
      </w:r>
      <w:r w:rsidR="00984F9A" w:rsidRPr="00D1637C">
        <w:rPr>
          <w:rFonts w:ascii="Fb Fontext" w:hAnsi="Fb Fontext" w:cs="PFT_Frank" w:hint="cs"/>
          <w:bCs/>
          <w:szCs w:val="14"/>
          <w:rtl/>
        </w:rPr>
        <w:t>מאב</w:t>
      </w:r>
      <w:r w:rsidR="00984F9A">
        <w:rPr>
          <w:rFonts w:ascii="Fb Fontext" w:hAnsi="Fb Fontext" w:hint="cs"/>
          <w:b/>
          <w:rtl/>
        </w:rPr>
        <w:t xml:space="preserve"> </w:t>
      </w:r>
      <w:r w:rsidR="00B433C9" w:rsidRPr="00C2136D">
        <w:rPr>
          <w:rFonts w:ascii="Fb Fontext" w:hAnsi="Fb Fontext"/>
          <w:b/>
          <w:rtl/>
        </w:rPr>
        <w:t>ומתו -</w:t>
      </w:r>
    </w:p>
    <w:p w14:paraId="0E418604" w14:textId="523AC930" w:rsidR="00B433C9" w:rsidRPr="00C2136D" w:rsidRDefault="00B433C9" w:rsidP="00523352">
      <w:pPr>
        <w:jc w:val="center"/>
        <w:rPr>
          <w:rFonts w:ascii="Fb Fontext" w:hAnsi="Fb Fontext"/>
          <w:b/>
          <w:rtl/>
        </w:rPr>
      </w:pPr>
      <w:r w:rsidRPr="00C2136D">
        <w:rPr>
          <w:rFonts w:ascii="Fb Fontext" w:hAnsi="Fb Fontext"/>
          <w:b/>
          <w:rtl/>
        </w:rPr>
        <w:t xml:space="preserve">חולץ </w:t>
      </w:r>
      <w:r w:rsidR="00650555" w:rsidRPr="00523352">
        <w:rPr>
          <w:rStyle w:val="affff8"/>
          <w:rtl/>
        </w:rPr>
        <w:t>[הודאי]</w:t>
      </w:r>
      <w:r w:rsidR="00650555">
        <w:rPr>
          <w:rFonts w:ascii="Fb Fontext" w:hAnsi="Fb Fontext" w:hint="cs"/>
          <w:b/>
          <w:rtl/>
        </w:rPr>
        <w:t xml:space="preserve"> </w:t>
      </w:r>
      <w:r w:rsidRPr="00C2136D">
        <w:rPr>
          <w:rFonts w:ascii="Fb Fontext" w:hAnsi="Fb Fontext"/>
          <w:b/>
          <w:rtl/>
        </w:rPr>
        <w:t>לשתיהן</w:t>
      </w:r>
      <w:r w:rsidR="00650555">
        <w:rPr>
          <w:rFonts w:ascii="Fb Fontext" w:hAnsi="Fb Fontext" w:hint="cs"/>
          <w:b/>
          <w:rtl/>
        </w:rPr>
        <w:t xml:space="preserve"> מספק</w:t>
      </w:r>
      <w:r w:rsidRPr="00C2136D">
        <w:rPr>
          <w:rFonts w:ascii="Fb Fontext" w:hAnsi="Fb Fontext"/>
          <w:b/>
          <w:rtl/>
        </w:rPr>
        <w:t xml:space="preserve"> </w:t>
      </w:r>
      <w:r w:rsidR="00650555" w:rsidRPr="00523352">
        <w:rPr>
          <w:rStyle w:val="affff8"/>
          <w:rtl/>
        </w:rPr>
        <w:t xml:space="preserve">[אף שאחת </w:t>
      </w:r>
      <w:r w:rsidRPr="00A07384">
        <w:rPr>
          <w:rStyle w:val="affff8"/>
          <w:rFonts w:cs="PFT_Frank"/>
          <w:bCs/>
          <w:szCs w:val="10"/>
          <w:rtl/>
        </w:rPr>
        <w:t>אחותו</w:t>
      </w:r>
      <w:r w:rsidRPr="00523352">
        <w:rPr>
          <w:rStyle w:val="affff8"/>
          <w:rtl/>
        </w:rPr>
        <w:t xml:space="preserve"> מ</w:t>
      </w:r>
      <w:r w:rsidR="00650555" w:rsidRPr="00523352">
        <w:rPr>
          <w:rStyle w:val="affff8"/>
          <w:rFonts w:hint="eastAsia"/>
          <w:rtl/>
        </w:rPr>
        <w:t>אם</w:t>
      </w:r>
      <w:r w:rsidR="00650555" w:rsidRPr="00523352">
        <w:rPr>
          <w:rStyle w:val="affff8"/>
          <w:rtl/>
        </w:rPr>
        <w:t>]</w:t>
      </w:r>
      <w:r w:rsidRPr="00523352">
        <w:rPr>
          <w:rStyle w:val="affff8"/>
          <w:rtl/>
        </w:rPr>
        <w:t>.</w:t>
      </w:r>
    </w:p>
    <w:p w14:paraId="05667C60" w14:textId="05090E2B" w:rsidR="00650555" w:rsidRDefault="00B433C9" w:rsidP="00650555">
      <w:pPr>
        <w:rPr>
          <w:rFonts w:ascii="Fb Fontext" w:hAnsi="Fb Fontext"/>
          <w:b/>
          <w:sz w:val="32"/>
          <w:rtl/>
        </w:rPr>
      </w:pPr>
      <w:r w:rsidRPr="00523352">
        <w:rPr>
          <w:rStyle w:val="affff5"/>
          <w:rtl/>
        </w:rPr>
        <w:t>לבתו</w:t>
      </w:r>
      <w:r w:rsidR="00650555">
        <w:rPr>
          <w:rStyle w:val="affff5"/>
          <w:rFonts w:hint="cs"/>
          <w:rtl/>
        </w:rPr>
        <w:t>:</w:t>
      </w:r>
      <w:r w:rsidRPr="003F3A85">
        <w:rPr>
          <w:rStyle w:val="afff1"/>
          <w:rFonts w:ascii="Fb Fontext" w:hAnsi="Fb Fontext" w:cs="PFT_Frank"/>
          <w:b/>
          <w:spacing w:val="-4"/>
          <w:szCs w:val="14"/>
          <w:rtl/>
        </w:rPr>
        <w:t xml:space="preserve"> </w:t>
      </w:r>
      <w:r w:rsidRPr="00EA6942">
        <w:rPr>
          <w:rFonts w:ascii="Fb Fontext" w:hAnsi="Fb Fontext"/>
          <w:b/>
          <w:spacing w:val="-4"/>
          <w:rtl/>
        </w:rPr>
        <w:t xml:space="preserve">אשתו ואחרת ילדו </w:t>
      </w:r>
      <w:r w:rsidR="00650555" w:rsidRPr="00D1637C">
        <w:rPr>
          <w:rFonts w:ascii="Fb Fontext" w:hAnsi="Fb Fontext" w:cs="PFT_Frank" w:hint="eastAsia"/>
          <w:bCs/>
          <w:spacing w:val="-4"/>
          <w:szCs w:val="14"/>
          <w:rtl/>
        </w:rPr>
        <w:t>ב</w:t>
      </w:r>
      <w:r w:rsidR="00650555" w:rsidRPr="00D1637C">
        <w:rPr>
          <w:rFonts w:ascii="Fb Fontext" w:hAnsi="Fb Fontext" w:cs="PFT_Frank"/>
          <w:bCs/>
          <w:spacing w:val="-4"/>
          <w:szCs w:val="14"/>
          <w:rtl/>
        </w:rPr>
        <w:t>'</w:t>
      </w:r>
      <w:r w:rsidRPr="00D1637C">
        <w:rPr>
          <w:rFonts w:ascii="Fb Fontext" w:hAnsi="Fb Fontext" w:cs="PFT_Frank"/>
          <w:bCs/>
          <w:spacing w:val="-4"/>
          <w:szCs w:val="14"/>
          <w:rtl/>
        </w:rPr>
        <w:t xml:space="preserve"> נקבות במחבא</w:t>
      </w:r>
      <w:r w:rsidRPr="00EA6942">
        <w:rPr>
          <w:rFonts w:ascii="Fb Fontext" w:hAnsi="Fb Fontext"/>
          <w:b/>
          <w:spacing w:val="-4"/>
          <w:rtl/>
        </w:rPr>
        <w:t xml:space="preserve">, </w:t>
      </w:r>
      <w:r w:rsidRPr="00D1637C">
        <w:rPr>
          <w:rFonts w:ascii="Fb Fontext" w:hAnsi="Fb Fontext" w:cs="PFT_Frank"/>
          <w:bCs/>
          <w:spacing w:val="-4"/>
          <w:szCs w:val="14"/>
          <w:rtl/>
        </w:rPr>
        <w:t>ונשאום</w:t>
      </w:r>
      <w:r w:rsidR="00650555" w:rsidRPr="00D1637C">
        <w:rPr>
          <w:rFonts w:ascii="Fb Fontext" w:hAnsi="Fb Fontext" w:cs="PFT_Frank"/>
          <w:bCs/>
          <w:spacing w:val="-4"/>
          <w:szCs w:val="14"/>
          <w:rtl/>
        </w:rPr>
        <w:t xml:space="preserve"> אחיו</w:t>
      </w:r>
      <w:r w:rsidR="00650555">
        <w:rPr>
          <w:rFonts w:ascii="Fb Fontext" w:hAnsi="Fb Fontext" w:hint="cs"/>
          <w:b/>
          <w:spacing w:val="-4"/>
          <w:rtl/>
        </w:rPr>
        <w:t xml:space="preserve"> </w:t>
      </w:r>
      <w:r w:rsidRPr="00EA6942">
        <w:rPr>
          <w:rFonts w:ascii="Fb Fontext" w:hAnsi="Fb Fontext"/>
          <w:b/>
          <w:spacing w:val="-4"/>
          <w:rtl/>
        </w:rPr>
        <w:t>ומתו</w:t>
      </w:r>
      <w:r w:rsidR="00650555">
        <w:rPr>
          <w:rFonts w:ascii="Fb Fontext" w:hAnsi="Fb Fontext" w:hint="cs"/>
          <w:b/>
          <w:sz w:val="32"/>
          <w:rtl/>
        </w:rPr>
        <w:t xml:space="preserve"> </w:t>
      </w:r>
      <w:r w:rsidRPr="00C2136D">
        <w:rPr>
          <w:rFonts w:ascii="Fb Fontext" w:hAnsi="Fb Fontext"/>
          <w:b/>
          <w:sz w:val="32"/>
          <w:rtl/>
        </w:rPr>
        <w:t>-</w:t>
      </w:r>
    </w:p>
    <w:p w14:paraId="10C30B5E" w14:textId="77777777" w:rsidR="008E5DE4" w:rsidRDefault="00B433C9" w:rsidP="008E5DE4">
      <w:pPr>
        <w:rPr>
          <w:rFonts w:ascii="FrankRuehl" w:hAnsi="FrankRuehl"/>
          <w:b/>
          <w:rtl/>
        </w:rPr>
      </w:pPr>
      <w:r w:rsidRPr="00C2136D">
        <w:rPr>
          <w:rFonts w:ascii="Fb Fontext" w:hAnsi="Fb Fontext"/>
          <w:b/>
          <w:rtl/>
        </w:rPr>
        <w:lastRenderedPageBreak/>
        <w:t xml:space="preserve">חולץ </w:t>
      </w:r>
      <w:r w:rsidR="00650555" w:rsidRPr="00523352">
        <w:rPr>
          <w:rStyle w:val="affff8"/>
          <w:rtl/>
        </w:rPr>
        <w:t>[</w:t>
      </w:r>
      <w:r w:rsidR="00650555">
        <w:rPr>
          <w:rStyle w:val="affff8"/>
          <w:rFonts w:hint="cs"/>
          <w:rtl/>
        </w:rPr>
        <w:t xml:space="preserve">אח </w:t>
      </w:r>
      <w:r w:rsidR="007F30A7">
        <w:rPr>
          <w:rStyle w:val="affff8"/>
          <w:rFonts w:hint="cs"/>
          <w:rtl/>
        </w:rPr>
        <w:t>של המתים</w:t>
      </w:r>
      <w:r w:rsidR="00650555" w:rsidRPr="00523352">
        <w:rPr>
          <w:rStyle w:val="affff8"/>
          <w:rtl/>
        </w:rPr>
        <w:t>]</w:t>
      </w:r>
      <w:r w:rsidR="00650555">
        <w:rPr>
          <w:rFonts w:ascii="Fb Fontext" w:hAnsi="Fb Fontext" w:hint="cs"/>
          <w:b/>
          <w:rtl/>
        </w:rPr>
        <w:t xml:space="preserve"> </w:t>
      </w:r>
      <w:r w:rsidRPr="00C2136D">
        <w:rPr>
          <w:rFonts w:ascii="Fb Fontext" w:hAnsi="Fb Fontext"/>
          <w:b/>
          <w:rtl/>
        </w:rPr>
        <w:t>ל</w:t>
      </w:r>
      <w:r w:rsidR="00650555">
        <w:rPr>
          <w:rFonts w:ascii="Fb Fontext" w:hAnsi="Fb Fontext" w:hint="cs"/>
          <w:b/>
          <w:rtl/>
        </w:rPr>
        <w:t>שתיהן</w:t>
      </w:r>
      <w:r w:rsidRPr="00C2136D">
        <w:rPr>
          <w:rFonts w:ascii="Fb Fontext" w:hAnsi="Fb Fontext"/>
          <w:b/>
          <w:rtl/>
        </w:rPr>
        <w:t xml:space="preserve"> מספק</w:t>
      </w:r>
      <w:r w:rsidR="00650555">
        <w:rPr>
          <w:rFonts w:ascii="Fb Fontext" w:hAnsi="Fb Fontext" w:hint="cs"/>
          <w:b/>
          <w:rtl/>
        </w:rPr>
        <w:t xml:space="preserve"> </w:t>
      </w:r>
      <w:r w:rsidR="00650555" w:rsidRPr="00523352">
        <w:rPr>
          <w:rStyle w:val="affff8"/>
          <w:rtl/>
        </w:rPr>
        <w:t xml:space="preserve">[אף שאחת </w:t>
      </w:r>
      <w:r w:rsidR="00650555" w:rsidRPr="00A07384">
        <w:rPr>
          <w:rStyle w:val="affff8"/>
          <w:rFonts w:cs="PFT_Frank" w:hint="eastAsia"/>
          <w:bCs/>
          <w:szCs w:val="10"/>
          <w:rtl/>
        </w:rPr>
        <w:t>בתו</w:t>
      </w:r>
      <w:r w:rsidR="00650555" w:rsidRPr="00523352">
        <w:rPr>
          <w:rStyle w:val="affff8"/>
          <w:rtl/>
        </w:rPr>
        <w:t>].</w:t>
      </w:r>
    </w:p>
    <w:p w14:paraId="16CDCCAD" w14:textId="257E8E3C" w:rsidR="00B433C9" w:rsidRPr="00C2136D" w:rsidRDefault="00B433C9" w:rsidP="00615A60">
      <w:pPr>
        <w:pStyle w:val="affff2"/>
        <w:rPr>
          <w:rtl/>
        </w:rPr>
      </w:pPr>
      <w:bookmarkStart w:id="1104" w:name="_Toc119173119"/>
      <w:bookmarkStart w:id="1105" w:name="_Toc119230214"/>
      <w:r w:rsidRPr="003D0C1F">
        <w:rPr>
          <w:rStyle w:val="affff5"/>
          <w:rFonts w:hint="cs"/>
          <w:rtl/>
        </w:rPr>
        <w:t>מר</w:t>
      </w:r>
      <w:r w:rsidRPr="003D0C1F">
        <w:rPr>
          <w:rStyle w:val="affff5"/>
          <w:rtl/>
        </w:rPr>
        <w:t>"</w:t>
      </w:r>
      <w:r w:rsidRPr="003D0C1F">
        <w:rPr>
          <w:rStyle w:val="affff5"/>
          <w:rFonts w:hint="cs"/>
          <w:rtl/>
        </w:rPr>
        <w:t>מ</w:t>
      </w:r>
      <w:r w:rsidRPr="003D0C1F">
        <w:rPr>
          <w:rStyle w:val="affff5"/>
          <w:rtl/>
        </w:rPr>
        <w:t>:</w:t>
      </w:r>
      <w:r w:rsidRPr="00C2136D">
        <w:rPr>
          <w:rtl/>
        </w:rPr>
        <w:t xml:space="preserve"> </w:t>
      </w:r>
      <w:r w:rsidRPr="003F3A85">
        <w:rPr>
          <w:rtl/>
        </w:rPr>
        <w:t xml:space="preserve">איש ואשה מולידין </w:t>
      </w:r>
      <w:r w:rsidR="007F30A7">
        <w:rPr>
          <w:rFonts w:hint="cs"/>
          <w:rtl/>
        </w:rPr>
        <w:t>ה'</w:t>
      </w:r>
      <w:r w:rsidRPr="003F3A85">
        <w:rPr>
          <w:rtl/>
        </w:rPr>
        <w:t xml:space="preserve"> אומות</w:t>
      </w:r>
      <w:bookmarkEnd w:id="1104"/>
      <w:bookmarkEnd w:id="1105"/>
    </w:p>
    <w:p w14:paraId="7031C889" w14:textId="24DBC193" w:rsidR="00B433C9" w:rsidRDefault="00B433C9" w:rsidP="007F30A7">
      <w:pPr>
        <w:rPr>
          <w:rFonts w:ascii="Fb Fontext" w:hAnsi="Fb Fontext"/>
          <w:b/>
          <w:rtl/>
        </w:rPr>
      </w:pPr>
      <w:r w:rsidRPr="00523352">
        <w:rPr>
          <w:rStyle w:val="affff5"/>
          <w:rtl/>
        </w:rPr>
        <w:t>כיצד?</w:t>
      </w:r>
      <w:r w:rsidRPr="00C2136D">
        <w:rPr>
          <w:rFonts w:ascii="Fb Fontext" w:hAnsi="Fb Fontext"/>
          <w:b/>
          <w:rtl/>
        </w:rPr>
        <w:t xml:space="preserve"> לקח עבד ושפחה מהשוק ולהן </w:t>
      </w:r>
      <w:r w:rsidR="007F30A7" w:rsidRPr="00D1637C">
        <w:rPr>
          <w:rFonts w:ascii="Fb Fontext" w:hAnsi="Fb Fontext" w:cs="PFT_Frank" w:hint="eastAsia"/>
          <w:bCs/>
          <w:szCs w:val="14"/>
          <w:rtl/>
        </w:rPr>
        <w:t>ב</w:t>
      </w:r>
      <w:r w:rsidR="007F30A7" w:rsidRPr="00D1637C">
        <w:rPr>
          <w:rFonts w:ascii="Fb Fontext" w:hAnsi="Fb Fontext" w:cs="PFT_Frank"/>
          <w:bCs/>
          <w:szCs w:val="14"/>
          <w:rtl/>
        </w:rPr>
        <w:t>'</w:t>
      </w:r>
      <w:r w:rsidRPr="00D1637C">
        <w:rPr>
          <w:rFonts w:ascii="Fb Fontext" w:hAnsi="Fb Fontext" w:cs="PFT_Frank"/>
          <w:bCs/>
          <w:szCs w:val="14"/>
          <w:rtl/>
        </w:rPr>
        <w:t xml:space="preserve"> בנים</w:t>
      </w:r>
      <w:r w:rsidR="007F30A7">
        <w:rPr>
          <w:rFonts w:ascii="Fb Fontext" w:hAnsi="Fb Fontext" w:hint="cs"/>
          <w:b/>
          <w:rtl/>
        </w:rPr>
        <w:t>,</w:t>
      </w:r>
      <w:r w:rsidRPr="00C2136D">
        <w:rPr>
          <w:rFonts w:ascii="Fb Fontext" w:hAnsi="Fb Fontext"/>
          <w:b/>
          <w:rtl/>
        </w:rPr>
        <w:t xml:space="preserve"> </w:t>
      </w:r>
      <w:r w:rsidR="007F30A7">
        <w:rPr>
          <w:rFonts w:ascii="Fb Fontext" w:hAnsi="Fb Fontext" w:hint="cs"/>
          <w:b/>
          <w:rtl/>
        </w:rPr>
        <w:t>ו</w:t>
      </w:r>
      <w:r w:rsidRPr="00C2136D">
        <w:rPr>
          <w:rFonts w:ascii="Fb Fontext" w:hAnsi="Fb Fontext"/>
          <w:b/>
          <w:rtl/>
        </w:rPr>
        <w:t xml:space="preserve">נתגייר </w:t>
      </w:r>
      <w:r w:rsidRPr="00D1637C">
        <w:rPr>
          <w:rFonts w:ascii="Fb Fontext" w:hAnsi="Fb Fontext" w:cs="PFT_Frank"/>
          <w:bCs/>
          <w:szCs w:val="14"/>
          <w:rtl/>
        </w:rPr>
        <w:t>א</w:t>
      </w:r>
      <w:r w:rsidR="007F30A7" w:rsidRPr="00D1637C">
        <w:rPr>
          <w:rFonts w:ascii="Fb Fontext" w:hAnsi="Fb Fontext" w:cs="PFT_Frank"/>
          <w:bCs/>
          <w:szCs w:val="14"/>
          <w:rtl/>
        </w:rPr>
        <w:t>' מהם</w:t>
      </w:r>
      <w:r w:rsidR="007F30A7">
        <w:rPr>
          <w:rFonts w:ascii="Fb Fontext" w:hAnsi="Fb Fontext" w:hint="cs"/>
          <w:b/>
          <w:rtl/>
        </w:rPr>
        <w:t>,</w:t>
      </w:r>
    </w:p>
    <w:p w14:paraId="70FCA802" w14:textId="45DD5E2E" w:rsidR="007F30A7" w:rsidRDefault="00B433C9" w:rsidP="007F30A7">
      <w:pPr>
        <w:rPr>
          <w:rFonts w:ascii="Fb Fontext" w:hAnsi="Fb Fontext"/>
          <w:b/>
          <w:rtl/>
        </w:rPr>
      </w:pPr>
      <w:r w:rsidRPr="00C2136D">
        <w:rPr>
          <w:rFonts w:ascii="Fb Fontext" w:hAnsi="Fb Fontext"/>
          <w:b/>
          <w:sz w:val="32"/>
          <w:rtl/>
        </w:rPr>
        <w:t>הטבילן לעבדות ונזקקו</w:t>
      </w:r>
      <w:r w:rsidR="007F30A7">
        <w:rPr>
          <w:rFonts w:ascii="Fb Fontext" w:hAnsi="Fb Fontext" w:hint="cs"/>
          <w:b/>
          <w:sz w:val="32"/>
          <w:rtl/>
        </w:rPr>
        <w:t xml:space="preserve"> </w:t>
      </w:r>
      <w:r w:rsidR="007F30A7" w:rsidRPr="00D1637C">
        <w:rPr>
          <w:rFonts w:ascii="Fb Fontext" w:hAnsi="Fb Fontext" w:cs="PFT_Frank" w:hint="eastAsia"/>
          <w:bCs/>
          <w:sz w:val="32"/>
          <w:szCs w:val="14"/>
          <w:rtl/>
        </w:rPr>
        <w:t>וילדו</w:t>
      </w:r>
      <w:r w:rsidR="007F30A7">
        <w:rPr>
          <w:rFonts w:ascii="Fb Fontext" w:hAnsi="Fb Fontext" w:hint="cs"/>
          <w:b/>
          <w:rtl/>
        </w:rPr>
        <w:t xml:space="preserve">, </w:t>
      </w:r>
      <w:r w:rsidRPr="00C2136D">
        <w:rPr>
          <w:rFonts w:ascii="Fb Fontext" w:hAnsi="Fb Fontext"/>
          <w:b/>
          <w:rtl/>
        </w:rPr>
        <w:t>שחררה</w:t>
      </w:r>
      <w:r w:rsidR="007F30A7">
        <w:rPr>
          <w:rFonts w:ascii="Fb Fontext" w:hAnsi="Fb Fontext" w:hint="cs"/>
          <w:b/>
          <w:rtl/>
        </w:rPr>
        <w:t xml:space="preserve"> </w:t>
      </w:r>
      <w:r w:rsidRPr="00C2136D">
        <w:rPr>
          <w:rFonts w:ascii="Fb Fontext" w:hAnsi="Fb Fontext"/>
          <w:b/>
          <w:rtl/>
        </w:rPr>
        <w:t>ובא עליה העבד</w:t>
      </w:r>
      <w:r w:rsidR="007F30A7">
        <w:rPr>
          <w:rFonts w:ascii="Fb Fontext" w:hAnsi="Fb Fontext" w:hint="cs"/>
          <w:b/>
          <w:rtl/>
        </w:rPr>
        <w:t xml:space="preserve"> </w:t>
      </w:r>
      <w:r w:rsidR="007F30A7" w:rsidRPr="00D1637C">
        <w:rPr>
          <w:rFonts w:ascii="Fb Fontext" w:hAnsi="Fb Fontext" w:cs="PFT_Frank" w:hint="eastAsia"/>
          <w:bCs/>
          <w:szCs w:val="14"/>
          <w:rtl/>
        </w:rPr>
        <w:t>וילדו</w:t>
      </w:r>
      <w:r w:rsidR="007F30A7">
        <w:rPr>
          <w:rFonts w:ascii="Fb Fontext" w:hAnsi="Fb Fontext" w:hint="cs"/>
          <w:b/>
          <w:rtl/>
        </w:rPr>
        <w:t>,</w:t>
      </w:r>
    </w:p>
    <w:p w14:paraId="1849B225" w14:textId="6FAC97E3" w:rsidR="00B433C9" w:rsidRPr="00C2136D" w:rsidRDefault="00B433C9" w:rsidP="007C50EB">
      <w:pPr>
        <w:rPr>
          <w:rFonts w:ascii="Fb Fontext" w:hAnsi="Fb Fontext"/>
          <w:b/>
          <w:rtl/>
        </w:rPr>
      </w:pPr>
      <w:r w:rsidRPr="00C2136D">
        <w:rPr>
          <w:rFonts w:ascii="Fb Fontext" w:hAnsi="Fb Fontext"/>
          <w:b/>
          <w:rtl/>
        </w:rPr>
        <w:t xml:space="preserve">שחרר שניהם </w:t>
      </w:r>
      <w:r w:rsidR="007F30A7">
        <w:rPr>
          <w:rFonts w:ascii="Fb Fontext" w:hAnsi="Fb Fontext" w:hint="cs"/>
          <w:b/>
          <w:rtl/>
        </w:rPr>
        <w:t xml:space="preserve">השיאן </w:t>
      </w:r>
      <w:r w:rsidR="007F30A7" w:rsidRPr="00D1637C">
        <w:rPr>
          <w:rFonts w:ascii="Fb Fontext" w:hAnsi="Fb Fontext" w:cs="PFT_Frank" w:hint="eastAsia"/>
          <w:bCs/>
          <w:szCs w:val="14"/>
          <w:rtl/>
        </w:rPr>
        <w:t>וילדו</w:t>
      </w:r>
      <w:r w:rsidRPr="00C2136D">
        <w:rPr>
          <w:rFonts w:ascii="Fb Fontext" w:hAnsi="Fb Fontext"/>
          <w:b/>
          <w:rtl/>
        </w:rPr>
        <w:t xml:space="preserve"> - הרי גר, </w:t>
      </w:r>
      <w:r w:rsidR="007F30A7">
        <w:rPr>
          <w:rFonts w:ascii="Fb Fontext" w:hAnsi="Fb Fontext" w:hint="cs"/>
          <w:b/>
          <w:rtl/>
        </w:rPr>
        <w:t>גוי</w:t>
      </w:r>
      <w:r w:rsidRPr="00C2136D">
        <w:rPr>
          <w:rFonts w:ascii="Fb Fontext" w:hAnsi="Fb Fontext"/>
          <w:b/>
          <w:rtl/>
        </w:rPr>
        <w:t>, עבד, ממזר, וישראל.</w:t>
      </w:r>
    </w:p>
    <w:p w14:paraId="71872BCB" w14:textId="5D324C17" w:rsidR="00B433C9" w:rsidRPr="00F97732" w:rsidRDefault="00B433C9" w:rsidP="00523352">
      <w:pPr>
        <w:jc w:val="center"/>
        <w:rPr>
          <w:rtl/>
        </w:rPr>
      </w:pPr>
      <w:r w:rsidRPr="003D0C1F">
        <w:rPr>
          <w:rStyle w:val="affff5"/>
          <w:rFonts w:hint="cs"/>
          <w:rtl/>
        </w:rPr>
        <w:t>וקמ</w:t>
      </w:r>
      <w:r w:rsidRPr="003D0C1F">
        <w:rPr>
          <w:rStyle w:val="affff5"/>
          <w:rtl/>
        </w:rPr>
        <w:t>"</w:t>
      </w:r>
      <w:r w:rsidRPr="003D0C1F">
        <w:rPr>
          <w:rStyle w:val="affff5"/>
          <w:rFonts w:hint="cs"/>
          <w:rtl/>
        </w:rPr>
        <w:t>ל</w:t>
      </w:r>
      <w:r w:rsidR="007F30A7">
        <w:rPr>
          <w:rStyle w:val="affff5"/>
          <w:rFonts w:hint="cs"/>
          <w:rtl/>
        </w:rPr>
        <w:t>:</w:t>
      </w:r>
      <w:r w:rsidRPr="00C2136D">
        <w:rPr>
          <w:rFonts w:ascii="Fb Fontext" w:hAnsi="Fb Fontext" w:hint="cs"/>
          <w:b/>
          <w:rtl/>
        </w:rPr>
        <w:t xml:space="preserve"> </w:t>
      </w:r>
      <w:r w:rsidR="007F30A7">
        <w:rPr>
          <w:rFonts w:hint="cs"/>
          <w:rtl/>
        </w:rPr>
        <w:t>'גוי</w:t>
      </w:r>
      <w:r w:rsidRPr="00523352">
        <w:rPr>
          <w:rtl/>
        </w:rPr>
        <w:t xml:space="preserve"> ועבד על בת ישראל - הולד ממזר</w:t>
      </w:r>
      <w:r w:rsidR="007F30A7">
        <w:rPr>
          <w:rFonts w:hint="cs"/>
          <w:rtl/>
        </w:rPr>
        <w:t>'</w:t>
      </w:r>
      <w:r w:rsidRPr="00523352">
        <w:rPr>
          <w:rtl/>
        </w:rPr>
        <w:t>.</w:t>
      </w:r>
    </w:p>
    <w:p w14:paraId="69A80CE5" w14:textId="78BCAE39" w:rsidR="00B433C9" w:rsidRPr="007F30A7" w:rsidRDefault="00B433C9" w:rsidP="00615A60">
      <w:pPr>
        <w:pStyle w:val="affff2"/>
        <w:rPr>
          <w:rtl/>
        </w:rPr>
      </w:pPr>
      <w:bookmarkStart w:id="1106" w:name="_Toc119173120"/>
      <w:bookmarkStart w:id="1107" w:name="_Toc119230215"/>
      <w:r w:rsidRPr="007F30A7">
        <w:rPr>
          <w:rStyle w:val="affff5"/>
          <w:rtl/>
        </w:rPr>
        <w:t>ת"ר:</w:t>
      </w:r>
      <w:r w:rsidRPr="007F30A7">
        <w:rPr>
          <w:rtl/>
        </w:rPr>
        <w:t xml:space="preserve"> מוכר </w:t>
      </w:r>
      <w:r w:rsidR="00015CC9">
        <w:rPr>
          <w:rFonts w:hint="cs"/>
          <w:rtl/>
        </w:rPr>
        <w:t xml:space="preserve">את </w:t>
      </w:r>
      <w:r w:rsidRPr="007F30A7">
        <w:rPr>
          <w:rtl/>
        </w:rPr>
        <w:t xml:space="preserve">אביו להגבות </w:t>
      </w:r>
      <w:r w:rsidR="007F30A7">
        <w:rPr>
          <w:rFonts w:hint="cs"/>
          <w:rtl/>
        </w:rPr>
        <w:t>ל</w:t>
      </w:r>
      <w:r w:rsidRPr="007F30A7">
        <w:rPr>
          <w:rtl/>
        </w:rPr>
        <w:t>אמו כתוב</w:t>
      </w:r>
      <w:r w:rsidR="00015CC9">
        <w:rPr>
          <w:rFonts w:hint="cs"/>
          <w:rtl/>
        </w:rPr>
        <w:t>ת</w:t>
      </w:r>
      <w:r w:rsidRPr="007F30A7">
        <w:rPr>
          <w:rtl/>
        </w:rPr>
        <w:t>ה</w:t>
      </w:r>
      <w:bookmarkEnd w:id="1106"/>
      <w:bookmarkEnd w:id="1107"/>
    </w:p>
    <w:p w14:paraId="2720073B" w14:textId="4DDBBEF0" w:rsidR="005B532E" w:rsidRDefault="00B433C9" w:rsidP="00015CC9">
      <w:pPr>
        <w:rPr>
          <w:rFonts w:ascii="Fb Fontext" w:hAnsi="Fb Fontext"/>
          <w:b/>
          <w:rtl/>
        </w:rPr>
      </w:pPr>
      <w:r w:rsidRPr="00523352">
        <w:rPr>
          <w:rStyle w:val="affff5"/>
          <w:rtl/>
        </w:rPr>
        <w:t>כיצד?</w:t>
      </w:r>
      <w:r w:rsidRPr="00C2136D">
        <w:rPr>
          <w:rFonts w:ascii="Fb Fontext" w:hAnsi="Fb Fontext"/>
          <w:b/>
          <w:rtl/>
        </w:rPr>
        <w:t xml:space="preserve"> לקח עבד ושפחה מהשוק ולה</w:t>
      </w:r>
      <w:r w:rsidR="00015CC9">
        <w:rPr>
          <w:rFonts w:ascii="Fb Fontext" w:hAnsi="Fb Fontext" w:hint="cs"/>
          <w:b/>
          <w:rtl/>
        </w:rPr>
        <w:t>ם</w:t>
      </w:r>
      <w:r w:rsidRPr="00C2136D">
        <w:rPr>
          <w:rFonts w:ascii="Fb Fontext" w:hAnsi="Fb Fontext"/>
          <w:b/>
          <w:rtl/>
        </w:rPr>
        <w:t xml:space="preserve"> בן</w:t>
      </w:r>
      <w:r w:rsidR="005B532E">
        <w:rPr>
          <w:rFonts w:ascii="Fb Fontext" w:hAnsi="Fb Fontext" w:hint="cs"/>
          <w:b/>
          <w:rtl/>
        </w:rPr>
        <w:t xml:space="preserve"> </w:t>
      </w:r>
      <w:r w:rsidR="005B532E">
        <w:rPr>
          <w:rStyle w:val="affff8"/>
          <w:rFonts w:hint="cs"/>
          <w:rtl/>
        </w:rPr>
        <w:t>[</w:t>
      </w:r>
      <w:r w:rsidR="005B532E" w:rsidRPr="00523352">
        <w:rPr>
          <w:rStyle w:val="affff8"/>
          <w:rFonts w:hint="eastAsia"/>
          <w:rtl/>
        </w:rPr>
        <w:t>ו</w:t>
      </w:r>
      <w:r w:rsidR="005B532E">
        <w:rPr>
          <w:rStyle w:val="affff8"/>
          <w:rFonts w:hint="cs"/>
          <w:rtl/>
        </w:rPr>
        <w:t>ל</w:t>
      </w:r>
      <w:r w:rsidR="005B532E" w:rsidRPr="00523352">
        <w:rPr>
          <w:rStyle w:val="affff8"/>
          <w:rFonts w:hint="eastAsia"/>
          <w:rtl/>
        </w:rPr>
        <w:t>א</w:t>
      </w:r>
      <w:r w:rsidR="005B532E" w:rsidRPr="00523352">
        <w:rPr>
          <w:rStyle w:val="affff8"/>
          <w:rtl/>
        </w:rPr>
        <w:t xml:space="preserve"> </w:t>
      </w:r>
      <w:r w:rsidR="005B532E">
        <w:rPr>
          <w:rStyle w:val="affff8"/>
          <w:rFonts w:hint="cs"/>
          <w:rtl/>
        </w:rPr>
        <w:t>קנא</w:t>
      </w:r>
      <w:r w:rsidR="005B532E" w:rsidRPr="00523352">
        <w:rPr>
          <w:rStyle w:val="affff8"/>
          <w:rFonts w:hint="eastAsia"/>
          <w:rtl/>
        </w:rPr>
        <w:t>ו</w:t>
      </w:r>
      <w:r w:rsidR="005B532E" w:rsidRPr="00523352">
        <w:rPr>
          <w:rStyle w:val="affff8"/>
          <w:rtl/>
        </w:rPr>
        <w:t>],</w:t>
      </w:r>
    </w:p>
    <w:p w14:paraId="6F039AA9" w14:textId="5A623EC7" w:rsidR="00B433C9" w:rsidRPr="00C2136D" w:rsidRDefault="00B433C9" w:rsidP="00523352">
      <w:pPr>
        <w:rPr>
          <w:rFonts w:ascii="Fb Fontext" w:hAnsi="Fb Fontext"/>
          <w:b/>
          <w:rtl/>
        </w:rPr>
      </w:pPr>
      <w:r w:rsidRPr="00C2136D">
        <w:rPr>
          <w:rFonts w:ascii="Fb Fontext" w:hAnsi="Fb Fontext"/>
          <w:b/>
          <w:rtl/>
        </w:rPr>
        <w:t>שחררה</w:t>
      </w:r>
      <w:r w:rsidR="005B532E">
        <w:rPr>
          <w:rFonts w:ascii="Fb Fontext" w:hAnsi="Fb Fontext" w:hint="cs"/>
          <w:b/>
          <w:rtl/>
        </w:rPr>
        <w:t xml:space="preserve"> </w:t>
      </w:r>
      <w:r w:rsidRPr="00C2136D">
        <w:rPr>
          <w:rFonts w:ascii="Fb Fontext" w:hAnsi="Fb Fontext"/>
          <w:b/>
          <w:rtl/>
        </w:rPr>
        <w:t>ונשאה,</w:t>
      </w:r>
      <w:r w:rsidR="00015CC9">
        <w:rPr>
          <w:rFonts w:ascii="Fb Fontext" w:hAnsi="Fb Fontext" w:hint="cs"/>
          <w:b/>
          <w:rtl/>
        </w:rPr>
        <w:t xml:space="preserve"> ו</w:t>
      </w:r>
      <w:r w:rsidRPr="00C2136D">
        <w:rPr>
          <w:rFonts w:ascii="Fb Fontext" w:hAnsi="Fb Fontext"/>
          <w:b/>
          <w:rtl/>
        </w:rPr>
        <w:t>כתב נכסיו לבנה - נמצא זה מוכר את אביו</w:t>
      </w:r>
      <w:r w:rsidR="00015CC9">
        <w:rPr>
          <w:rFonts w:ascii="Fb Fontext" w:hAnsi="Fb Fontext" w:hint="cs"/>
          <w:b/>
          <w:rtl/>
        </w:rPr>
        <w:t>..</w:t>
      </w:r>
    </w:p>
    <w:p w14:paraId="1B290EC7" w14:textId="7AF3E318" w:rsidR="00B433C9" w:rsidRPr="00C2136D" w:rsidRDefault="00B433C9" w:rsidP="00523352">
      <w:pPr>
        <w:rPr>
          <w:rStyle w:val="afff1"/>
          <w:rFonts w:ascii="Fb Fontext" w:hAnsi="Fb Fontext"/>
          <w:b/>
          <w:bCs w:val="0"/>
          <w:rtl/>
        </w:rPr>
      </w:pPr>
      <w:r w:rsidRPr="003D0C1F">
        <w:rPr>
          <w:rStyle w:val="affff5"/>
          <w:rFonts w:hint="cs"/>
          <w:rtl/>
        </w:rPr>
        <w:t>קמ</w:t>
      </w:r>
      <w:r w:rsidRPr="003D0C1F">
        <w:rPr>
          <w:rStyle w:val="affff5"/>
          <w:rtl/>
        </w:rPr>
        <w:t>"</w:t>
      </w:r>
      <w:r w:rsidRPr="00015CC9">
        <w:rPr>
          <w:rStyle w:val="affff5"/>
          <w:rFonts w:hint="cs"/>
          <w:rtl/>
        </w:rPr>
        <w:t>ל</w:t>
      </w:r>
      <w:r w:rsidRPr="00523352">
        <w:rPr>
          <w:rStyle w:val="affff5"/>
          <w:rtl/>
        </w:rPr>
        <w:t xml:space="preserve"> </w:t>
      </w:r>
      <w:r w:rsidR="005B532E">
        <w:rPr>
          <w:rStyle w:val="affff5"/>
          <w:rFonts w:hint="cs"/>
          <w:rtl/>
        </w:rPr>
        <w:t>כ</w:t>
      </w:r>
      <w:r w:rsidRPr="00523352">
        <w:rPr>
          <w:rStyle w:val="affff5"/>
          <w:rFonts w:hint="eastAsia"/>
          <w:rtl/>
        </w:rPr>
        <w:t>ר</w:t>
      </w:r>
      <w:r w:rsidRPr="00523352">
        <w:rPr>
          <w:rStyle w:val="affff5"/>
          <w:rtl/>
        </w:rPr>
        <w:t>"</w:t>
      </w:r>
      <w:r w:rsidRPr="00523352">
        <w:rPr>
          <w:rStyle w:val="affff5"/>
          <w:rFonts w:hint="eastAsia"/>
          <w:rtl/>
        </w:rPr>
        <w:t>מ</w:t>
      </w:r>
      <w:r w:rsidR="00E24424" w:rsidRPr="00523352">
        <w:rPr>
          <w:rStyle w:val="affff5"/>
          <w:rtl/>
        </w:rPr>
        <w:t>:</w:t>
      </w:r>
      <w:r w:rsidRPr="00C2136D">
        <w:rPr>
          <w:rFonts w:ascii="Fb Fontext" w:hAnsi="Fb Fontext" w:hint="cs"/>
          <w:b/>
          <w:rtl/>
        </w:rPr>
        <w:t xml:space="preserve"> </w:t>
      </w:r>
      <w:r w:rsidR="005B532E">
        <w:rPr>
          <w:rFonts w:hint="cs"/>
          <w:rtl/>
        </w:rPr>
        <w:t>ד</w:t>
      </w:r>
      <w:r w:rsidR="00E24424" w:rsidRPr="00523352">
        <w:rPr>
          <w:rFonts w:hint="eastAsia"/>
          <w:rtl/>
        </w:rPr>
        <w:t>מ</w:t>
      </w:r>
      <w:r w:rsidRPr="00523352">
        <w:rPr>
          <w:rtl/>
        </w:rPr>
        <w:t>טלטלי משתעבד</w:t>
      </w:r>
      <w:r w:rsidR="005B532E">
        <w:rPr>
          <w:rFonts w:hint="cs"/>
          <w:rtl/>
        </w:rPr>
        <w:t xml:space="preserve"> לכתובה, </w:t>
      </w:r>
      <w:r w:rsidR="00015CC9">
        <w:rPr>
          <w:rStyle w:val="affff5"/>
          <w:rFonts w:hint="cs"/>
          <w:rtl/>
        </w:rPr>
        <w:t>או</w:t>
      </w:r>
      <w:r w:rsidRPr="003D0C1F">
        <w:rPr>
          <w:rStyle w:val="affff5"/>
          <w:rtl/>
        </w:rPr>
        <w:t>:</w:t>
      </w:r>
      <w:r w:rsidRPr="00C2136D">
        <w:rPr>
          <w:rFonts w:ascii="Fb Fontext" w:hAnsi="Fb Fontext"/>
          <w:b/>
          <w:rtl/>
        </w:rPr>
        <w:t xml:space="preserve"> </w:t>
      </w:r>
      <w:r w:rsidRPr="00523352">
        <w:rPr>
          <w:rtl/>
        </w:rPr>
        <w:t xml:space="preserve">עבדא </w:t>
      </w:r>
      <w:r w:rsidR="00E24424" w:rsidRPr="00523352">
        <w:rPr>
          <w:rtl/>
        </w:rPr>
        <w:t>כ</w:t>
      </w:r>
      <w:r w:rsidR="00015CC9" w:rsidRPr="00523352">
        <w:rPr>
          <w:rFonts w:hint="eastAsia"/>
          <w:rtl/>
        </w:rPr>
        <w:t>מ</w:t>
      </w:r>
      <w:r w:rsidRPr="00523352">
        <w:rPr>
          <w:rtl/>
        </w:rPr>
        <w:t>קרקעי.</w:t>
      </w:r>
    </w:p>
    <w:p w14:paraId="1128BACB" w14:textId="20193025" w:rsidR="00B433C9" w:rsidRDefault="00B433C9" w:rsidP="005D5A4C">
      <w:pPr>
        <w:pStyle w:val="affffb"/>
        <w:rPr>
          <w:rStyle w:val="afff1"/>
          <w:rFonts w:ascii="Fb Fontext" w:hAnsi="Fb Fontext"/>
          <w:b/>
          <w:bCs w:val="0"/>
          <w:rtl/>
        </w:rPr>
      </w:pPr>
      <w:ins w:id="9964" w:author="מספור קטעי משנה" w:date="2026-10-06T06:45:58Z">
        <w:r>
          <w:rPr>
            <w:rStyle w:val="MisparKeta"/>
          </w:rPr>
          <w:t xml:space="preserve">ג. </w:t>
        </w:r>
      </w:ins>
      <w:bookmarkStart w:id="1108" w:name="_Toc119173121"/>
      <w:bookmarkStart w:id="1109" w:name="_Toc119230216"/>
      <w:r w:rsidRPr="00C2136D">
        <w:rPr>
          <w:rStyle w:val="afff1"/>
          <w:rFonts w:ascii="Fb Fontext" w:hAnsi="Fb Fontext"/>
          <w:b/>
          <w:bCs w:val="0"/>
          <w:rtl/>
        </w:rPr>
        <w:t xml:space="preserve">נתערב ולדה בולד כלתה, </w:t>
      </w:r>
      <w:r>
        <w:rPr>
          <w:rStyle w:val="afff1"/>
          <w:rFonts w:ascii="Fb Fontext" w:hAnsi="Fb Fontext"/>
          <w:b/>
          <w:bCs w:val="0"/>
          <w:rtl/>
        </w:rPr>
        <w:t>נשאו</w:t>
      </w:r>
      <w:r w:rsidR="005B532E">
        <w:rPr>
          <w:rStyle w:val="afff1"/>
          <w:rFonts w:ascii="Fb Fontext" w:hAnsi="Fb Fontext" w:hint="cs"/>
          <w:b/>
          <w:bCs w:val="0"/>
          <w:rtl/>
        </w:rPr>
        <w:t xml:space="preserve"> התערובות</w:t>
      </w:r>
      <w:r>
        <w:rPr>
          <w:rStyle w:val="afff1"/>
          <w:rFonts w:ascii="Fb Fontext" w:hAnsi="Fb Fontext"/>
          <w:b/>
          <w:bCs w:val="0"/>
          <w:rtl/>
        </w:rPr>
        <w:t xml:space="preserve"> נשים ומתו</w:t>
      </w:r>
      <w:r w:rsidR="005B532E">
        <w:rPr>
          <w:rStyle w:val="afff1"/>
          <w:rFonts w:ascii="Fb Fontext" w:hAnsi="Fb Fontext" w:hint="cs"/>
          <w:b/>
          <w:bCs w:val="0"/>
          <w:rtl/>
        </w:rPr>
        <w:t>:</w:t>
      </w:r>
      <w:bookmarkEnd w:id="1108"/>
      <w:bookmarkEnd w:id="1109"/>
      <w:r>
        <w:rPr>
          <w:rStyle w:val="afff1"/>
          <w:rFonts w:ascii="Fb Fontext" w:hAnsi="Fb Fontext"/>
          <w:b/>
          <w:bCs w:val="0"/>
          <w:rtl/>
        </w:rPr>
        <w:t xml:space="preserve"> </w:t>
      </w:r>
    </w:p>
    <w:p>
      <w:pPr>
        <w:pStyle w:val="MishnaBatzad"/>
        <w:rPr>
          <w:ins w:id="20565" w:author="קלוד" w:date="2026-10-06T10:10:48Z"/>
        </w:rPr>
      </w:pPr>
      <w:ins w:id="20564" w:author="קלוד" w:date="2026-10-06T10:10:48Z">
        <w:r>
          <w:t xml:space="preserve">משנה ד</w:t>
        </w:r>
      </w:ins>
    </w:p>
    <w:p w14:paraId="6292B0B2" w14:textId="424DC1EF" w:rsidR="00B433C9" w:rsidRPr="00177A98" w:rsidRDefault="00B433C9" w:rsidP="007C50EB">
      <w:pPr>
        <w:pStyle w:val="affc"/>
        <w:rPr>
          <w:rStyle w:val="afff1"/>
          <w:rFonts w:ascii="Fb Fontext" w:hAnsi="Fb Fontext"/>
          <w:b/>
          <w:bCs w:val="0"/>
          <w:spacing w:val="6"/>
          <w:rtl/>
        </w:rPr>
      </w:pPr>
      <w:r w:rsidRPr="00177A98">
        <w:rPr>
          <w:rStyle w:val="afff1"/>
          <w:rFonts w:ascii="Fb Fontext" w:hAnsi="Fb Fontext"/>
          <w:b/>
          <w:bCs w:val="0"/>
          <w:spacing w:val="6"/>
          <w:rtl/>
        </w:rPr>
        <w:t>בני כלה</w:t>
      </w:r>
      <w:r w:rsidR="005B532E">
        <w:rPr>
          <w:rStyle w:val="afff1"/>
          <w:rFonts w:ascii="Fb Fontext" w:hAnsi="Fb Fontext" w:hint="cs"/>
          <w:b/>
          <w:bCs w:val="0"/>
          <w:spacing w:val="6"/>
          <w:rtl/>
        </w:rPr>
        <w:t xml:space="preserve"> -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 xml:space="preserve"> חולצין, </w:t>
      </w:r>
      <w:r w:rsidR="005B532E">
        <w:rPr>
          <w:rStyle w:val="afff1"/>
          <w:rFonts w:ascii="Fb Fontext" w:hAnsi="Fb Fontext" w:hint="cs"/>
          <w:b/>
          <w:bCs w:val="0"/>
          <w:spacing w:val="6"/>
          <w:rtl/>
        </w:rPr>
        <w:t>ש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>ספק אא</w:t>
      </w:r>
      <w:r w:rsidR="005B532E">
        <w:rPr>
          <w:rStyle w:val="afff1"/>
          <w:rFonts w:ascii="Fb Fontext" w:hAnsi="Fb Fontext" w:hint="cs"/>
          <w:b/>
          <w:bCs w:val="0"/>
          <w:spacing w:val="6"/>
          <w:rtl/>
        </w:rPr>
        <w:t>"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 xml:space="preserve">ח </w:t>
      </w:r>
      <w:r w:rsidR="005B532E">
        <w:rPr>
          <w:rStyle w:val="afff1"/>
          <w:rFonts w:ascii="Fb Fontext" w:hAnsi="Fb Fontext" w:hint="cs"/>
          <w:b/>
          <w:bCs w:val="0"/>
          <w:spacing w:val="6"/>
          <w:rtl/>
        </w:rPr>
        <w:t>או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 xml:space="preserve"> אשת אחי אביו</w:t>
      </w:r>
      <w:r w:rsidR="005B532E">
        <w:rPr>
          <w:rStyle w:val="afff1"/>
          <w:rFonts w:ascii="Fb Fontext" w:hAnsi="Fb Fontext" w:hint="cs"/>
          <w:b/>
          <w:bCs w:val="0"/>
          <w:spacing w:val="6"/>
          <w:rtl/>
        </w:rPr>
        <w:t xml:space="preserve"> </w:t>
      </w:r>
      <w:r w:rsidR="005B532E" w:rsidRPr="00523352">
        <w:rPr>
          <w:rStyle w:val="HesberMishna"/>
          <w:rtl/>
          <w:rPrChange w:id="20170" w:author="קלוד" w:date="2026-10-06T10:10:48Z">
            <w:rPr>
              <w:rStyle w:val="affff8"/>
              <w:rtl/>
            </w:rPr>
          </w:rPrChange>
        </w:rPr>
        <w:t>[</w:t>
      </w:r>
      <w:r w:rsidR="005B532E">
        <w:rPr>
          <w:rStyle w:val="HesberMishna"/>
          <w:rFonts w:hint="cs"/>
          <w:rtl/>
          <w:rPrChange w:id="20171" w:author="קלוד" w:date="2026-10-06T10:10:48Z">
            <w:rPr>
              <w:rStyle w:val="affff8"/>
              <w:rFonts w:hint="cs"/>
              <w:rtl/>
            </w:rPr>
          </w:rPrChange>
        </w:rPr>
        <w:t>ש</w:t>
      </w:r>
      <w:r w:rsidR="005B532E" w:rsidRPr="00523352">
        <w:rPr>
          <w:rStyle w:val="HesberMishna"/>
          <w:rFonts w:hint="eastAsia"/>
          <w:rtl/>
          <w:rPrChange w:id="20172" w:author="קלוד" w:date="2026-10-06T10:10:48Z">
            <w:rPr>
              <w:rStyle w:val="affff8"/>
              <w:rFonts w:hint="eastAsia"/>
              <w:rtl/>
            </w:rPr>
          </w:rPrChange>
        </w:rPr>
        <w:t>אסור</w:t>
      </w:r>
      <w:r w:rsidR="005B532E">
        <w:rPr>
          <w:rStyle w:val="HesberMishna"/>
          <w:rFonts w:hint="cs"/>
          <w:rtl/>
          <w:rPrChange w:id="20173" w:author="קלוד" w:date="2026-10-06T10:10:48Z">
            <w:rPr>
              <w:rStyle w:val="affff8"/>
              <w:rFonts w:hint="cs"/>
              <w:rtl/>
            </w:rPr>
          </w:rPrChange>
        </w:rPr>
        <w:t>ה</w:t>
      </w:r>
      <w:r w:rsidR="005B532E" w:rsidRPr="00523352">
        <w:rPr>
          <w:rStyle w:val="HesberMishna"/>
          <w:rtl/>
          <w:rPrChange w:id="20174" w:author="קלוד" w:date="2026-10-06T10:10:48Z">
            <w:rPr>
              <w:rStyle w:val="affff8"/>
              <w:rtl/>
            </w:rPr>
          </w:rPrChange>
        </w:rPr>
        <w:t>]</w:t>
      </w:r>
      <w:r w:rsidRPr="00523352">
        <w:rPr>
          <w:rStyle w:val="HesberMishna"/>
          <w:rtl/>
          <w:rPrChange w:id="20175" w:author="קלוד" w:date="2026-10-06T10:10:48Z">
            <w:rPr>
              <w:rStyle w:val="affff8"/>
              <w:rtl/>
            </w:rPr>
          </w:rPrChange>
        </w:rPr>
        <w:t>,</w:t>
      </w:r>
    </w:p>
    <w:p w14:paraId="30918A49" w14:textId="51BE6E7D" w:rsidR="00B433C9" w:rsidRPr="00C2136D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C2136D">
        <w:rPr>
          <w:rStyle w:val="afff1"/>
          <w:rFonts w:ascii="Fb Fontext" w:hAnsi="Fb Fontext"/>
          <w:b/>
          <w:bCs w:val="0"/>
          <w:rtl/>
        </w:rPr>
        <w:t>בני זקנה</w:t>
      </w:r>
      <w:r w:rsidR="005B532E">
        <w:rPr>
          <w:rStyle w:val="afff1"/>
          <w:rFonts w:ascii="Fb Fontext" w:hAnsi="Fb Fontext" w:hint="cs"/>
          <w:b/>
          <w:bCs w:val="0"/>
          <w:rtl/>
        </w:rPr>
        <w:t xml:space="preserve"> -</w:t>
      </w:r>
      <w:r w:rsidRPr="00C2136D">
        <w:rPr>
          <w:rStyle w:val="afff1"/>
          <w:rFonts w:ascii="Fb Fontext" w:hAnsi="Fb Fontext"/>
          <w:b/>
          <w:bCs w:val="0"/>
          <w:rtl/>
        </w:rPr>
        <w:t xml:space="preserve"> או מייבמין, ספק אא</w:t>
      </w:r>
      <w:r w:rsidR="005B532E">
        <w:rPr>
          <w:rStyle w:val="afff1"/>
          <w:rFonts w:ascii="Fb Fontext" w:hAnsi="Fb Fontext" w:hint="cs"/>
          <w:b/>
          <w:bCs w:val="0"/>
          <w:rtl/>
        </w:rPr>
        <w:t>"</w:t>
      </w:r>
      <w:r w:rsidRPr="00C2136D">
        <w:rPr>
          <w:rStyle w:val="afff1"/>
          <w:rFonts w:ascii="Fb Fontext" w:hAnsi="Fb Fontext"/>
          <w:b/>
          <w:bCs w:val="0"/>
          <w:rtl/>
        </w:rPr>
        <w:t xml:space="preserve">ח </w:t>
      </w:r>
      <w:r w:rsidR="005B532E">
        <w:rPr>
          <w:rStyle w:val="afff1"/>
          <w:rFonts w:ascii="Fb Fontext" w:hAnsi="Fb Fontext" w:hint="cs"/>
          <w:b/>
          <w:bCs w:val="0"/>
          <w:rtl/>
        </w:rPr>
        <w:t>א</w:t>
      </w:r>
      <w:r w:rsidRPr="00C2136D">
        <w:rPr>
          <w:rStyle w:val="afff1"/>
          <w:rFonts w:ascii="Fb Fontext" w:hAnsi="Fb Fontext"/>
          <w:b/>
          <w:bCs w:val="0"/>
          <w:rtl/>
        </w:rPr>
        <w:t>ו</w:t>
      </w:r>
      <w:r w:rsidR="005B532E">
        <w:rPr>
          <w:rStyle w:val="afff1"/>
          <w:rFonts w:ascii="Fb Fontext" w:hAnsi="Fb Fontext" w:hint="cs"/>
          <w:b/>
          <w:bCs w:val="0"/>
          <w:rtl/>
        </w:rPr>
        <w:t xml:space="preserve"> </w:t>
      </w:r>
      <w:r w:rsidRPr="00C2136D">
        <w:rPr>
          <w:rStyle w:val="afff1"/>
          <w:rFonts w:ascii="Fb Fontext" w:hAnsi="Fb Fontext"/>
          <w:b/>
          <w:bCs w:val="0"/>
          <w:rtl/>
        </w:rPr>
        <w:t>אשת בן אחיו</w:t>
      </w:r>
      <w:r w:rsidR="005B532E">
        <w:rPr>
          <w:rStyle w:val="afff1"/>
          <w:rFonts w:ascii="Fb Fontext" w:hAnsi="Fb Fontext" w:hint="cs"/>
          <w:b/>
          <w:bCs w:val="0"/>
          <w:rtl/>
        </w:rPr>
        <w:t xml:space="preserve"> </w:t>
      </w:r>
      <w:r w:rsidR="005B532E" w:rsidRPr="00523352">
        <w:rPr>
          <w:rStyle w:val="HesberMishna"/>
          <w:rtl/>
          <w:rPrChange w:id="20176" w:author="קלוד" w:date="2026-10-06T10:10:48Z">
            <w:rPr>
              <w:rStyle w:val="affff8"/>
              <w:rtl/>
            </w:rPr>
          </w:rPrChange>
        </w:rPr>
        <w:t>[מותרת]</w:t>
      </w:r>
      <w:r w:rsidR="005B532E">
        <w:rPr>
          <w:rStyle w:val="HesberMishna"/>
          <w:rFonts w:hint="cs"/>
          <w:rtl/>
          <w:rPrChange w:id="20177" w:author="קלוד" w:date="2026-10-06T10:10:48Z">
            <w:rPr>
              <w:rStyle w:val="affff8"/>
              <w:rFonts w:hint="cs"/>
              <w:rtl/>
            </w:rPr>
          </w:rPrChange>
        </w:rPr>
        <w:t>.</w:t>
      </w:r>
    </w:p>
    <w:p w14:paraId="1E36956E" w14:textId="11A19A8A" w:rsidR="005B532E" w:rsidRDefault="00B433C9" w:rsidP="00523352">
      <w:pPr>
        <w:pStyle w:val="affc"/>
        <w:jc w:val="center"/>
        <w:rPr>
          <w:rStyle w:val="afff1"/>
          <w:rFonts w:ascii="Fb Fontext" w:hAnsi="Fb Fontext"/>
          <w:b/>
          <w:bCs w:val="0"/>
          <w:rtl/>
        </w:rPr>
      </w:pPr>
      <w:r w:rsidRPr="00C2136D">
        <w:rPr>
          <w:rStyle w:val="afff1"/>
          <w:rFonts w:ascii="Fb Fontext" w:hAnsi="Fb Fontext"/>
          <w:b/>
          <w:bCs w:val="0"/>
          <w:rtl/>
        </w:rPr>
        <w:t xml:space="preserve">מתו </w:t>
      </w:r>
      <w:r w:rsidR="005B532E">
        <w:rPr>
          <w:rStyle w:val="afff1"/>
          <w:rFonts w:ascii="Fb Fontext" w:hAnsi="Fb Fontext" w:hint="cs"/>
          <w:b/>
          <w:bCs w:val="0"/>
          <w:rtl/>
        </w:rPr>
        <w:t>הוודאים:</w:t>
      </w:r>
    </w:p>
    <w:p w14:paraId="58202842" w14:textId="2FD17479" w:rsidR="005B532E" w:rsidRDefault="00B433C9" w:rsidP="005B532E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C2136D">
        <w:rPr>
          <w:rStyle w:val="afff1"/>
          <w:rFonts w:ascii="Fb Fontext" w:hAnsi="Fb Fontext"/>
          <w:b/>
          <w:bCs w:val="0"/>
          <w:rtl/>
        </w:rPr>
        <w:t xml:space="preserve">התערובות לבני זקנה - חולצין, </w:t>
      </w:r>
      <w:r w:rsidR="004C3C09" w:rsidRPr="00523352">
        <w:rPr>
          <w:rStyle w:val="HesberMishna"/>
          <w:rtl/>
          <w:rPrChange w:id="20178" w:author="קלוד" w:date="2026-10-06T10:10:48Z">
            <w:rPr>
              <w:rStyle w:val="affff8"/>
              <w:rtl/>
            </w:rPr>
          </w:rPrChange>
        </w:rPr>
        <w:t>[</w:t>
      </w:r>
      <w:r w:rsidRPr="00523352">
        <w:rPr>
          <w:rStyle w:val="HesberMishna"/>
          <w:rtl/>
          <w:rPrChange w:id="20179" w:author="קלוד" w:date="2026-10-06T10:10:48Z">
            <w:rPr>
              <w:rStyle w:val="affff8"/>
              <w:rtl/>
            </w:rPr>
          </w:rPrChange>
        </w:rPr>
        <w:t xml:space="preserve">שספק </w:t>
      </w:r>
      <w:r w:rsidR="004C3C09" w:rsidRPr="004C3C09">
        <w:rPr>
          <w:rStyle w:val="HesberMishna"/>
          <w:rFonts w:hint="cs"/>
          <w:rtl/>
          <w:rPrChange w:id="20180" w:author="קלוד" w:date="2026-10-06T10:10:48Z">
            <w:rPr>
              <w:rStyle w:val="affff8"/>
              <w:rFonts w:hint="cs"/>
              <w:rtl/>
            </w:rPr>
          </w:rPrChange>
        </w:rPr>
        <w:t>א</w:t>
      </w:r>
      <w:r w:rsidR="004C3C09" w:rsidRPr="00523352">
        <w:rPr>
          <w:rStyle w:val="HesberMishna"/>
          <w:rFonts w:hint="eastAsia"/>
          <w:rtl/>
          <w:rPrChange w:id="20181" w:author="קלוד" w:date="2026-10-06T10:10:48Z">
            <w:rPr>
              <w:rStyle w:val="affff8"/>
              <w:rFonts w:hint="eastAsia"/>
              <w:rtl/>
            </w:rPr>
          </w:rPrChange>
        </w:rPr>
        <w:t>שת</w:t>
      </w:r>
      <w:r w:rsidR="004C3C09" w:rsidRPr="00523352">
        <w:rPr>
          <w:rStyle w:val="HesberMishna"/>
          <w:rtl/>
          <w:rPrChange w:id="20182" w:author="קלוד" w:date="2026-10-06T10:10:48Z">
            <w:rPr>
              <w:rStyle w:val="affff8"/>
              <w:rtl/>
            </w:rPr>
          </w:rPrChange>
        </w:rPr>
        <w:t xml:space="preserve"> </w:t>
      </w:r>
      <w:r w:rsidRPr="00523352">
        <w:rPr>
          <w:rStyle w:val="HesberMishna"/>
          <w:rtl/>
          <w:rPrChange w:id="20183" w:author="קלוד" w:date="2026-10-06T10:10:48Z">
            <w:rPr>
              <w:rStyle w:val="affff8"/>
              <w:rtl/>
            </w:rPr>
          </w:rPrChange>
        </w:rPr>
        <w:t>אח</w:t>
      </w:r>
      <w:r w:rsidR="004C3C09">
        <w:rPr>
          <w:rStyle w:val="HesberMishna"/>
          <w:rFonts w:hint="cs"/>
          <w:rtl/>
          <w:rPrChange w:id="20184" w:author="קלוד" w:date="2026-10-06T10:10:48Z">
            <w:rPr>
              <w:rStyle w:val="affff8"/>
              <w:rFonts w:hint="cs"/>
              <w:rtl/>
            </w:rPr>
          </w:rPrChange>
        </w:rPr>
        <w:t>"</w:t>
      </w:r>
      <w:r w:rsidRPr="00523352">
        <w:rPr>
          <w:rStyle w:val="HesberMishna"/>
          <w:rtl/>
          <w:rPrChange w:id="20185" w:author="קלוד" w:date="2026-10-06T10:10:48Z">
            <w:rPr>
              <w:rStyle w:val="affff8"/>
              <w:rtl/>
            </w:rPr>
          </w:rPrChange>
        </w:rPr>
        <w:t>א</w:t>
      </w:r>
      <w:r w:rsidR="004C3C09">
        <w:rPr>
          <w:rStyle w:val="HesberMishna"/>
          <w:rFonts w:hint="cs"/>
          <w:rtl/>
          <w:rPrChange w:id="20186" w:author="קלוד" w:date="2026-10-06T10:10:48Z">
            <w:rPr>
              <w:rStyle w:val="affff8"/>
              <w:rFonts w:hint="cs"/>
              <w:rtl/>
            </w:rPr>
          </w:rPrChange>
        </w:rPr>
        <w:t>]</w:t>
      </w:r>
      <w:r w:rsidRPr="00C2136D">
        <w:rPr>
          <w:rStyle w:val="afff1"/>
          <w:rFonts w:ascii="Fb Fontext" w:hAnsi="Fb Fontext"/>
          <w:b/>
          <w:bCs w:val="0"/>
          <w:rtl/>
        </w:rPr>
        <w:t>,</w:t>
      </w:r>
    </w:p>
    <w:p w14:paraId="0464084C" w14:textId="76C27A90" w:rsidR="00B433C9" w:rsidRPr="00C2136D" w:rsidRDefault="005B532E" w:rsidP="005B532E">
      <w:pPr>
        <w:pStyle w:val="affc"/>
        <w:rPr>
          <w:b/>
          <w:rtl/>
        </w:rPr>
      </w:pPr>
      <w:r>
        <w:rPr>
          <w:rStyle w:val="afff1"/>
          <w:rFonts w:ascii="Fb Fontext" w:hAnsi="Fb Fontext" w:hint="cs"/>
          <w:b/>
          <w:bCs w:val="0"/>
          <w:rtl/>
        </w:rPr>
        <w:t>ו</w:t>
      </w:r>
      <w:r w:rsidR="00B433C9" w:rsidRPr="00C2136D">
        <w:rPr>
          <w:rStyle w:val="afff1"/>
          <w:rFonts w:ascii="Fb Fontext" w:hAnsi="Fb Fontext"/>
          <w:b/>
          <w:bCs w:val="0"/>
          <w:rtl/>
        </w:rPr>
        <w:t>לבני כלה - א</w:t>
      </w:r>
      <w:r>
        <w:rPr>
          <w:rStyle w:val="afff1"/>
          <w:rFonts w:ascii="Fb Fontext" w:hAnsi="Fb Fontext" w:hint="cs"/>
          <w:b/>
          <w:bCs w:val="0"/>
          <w:rtl/>
        </w:rPr>
        <w:t>'</w:t>
      </w:r>
      <w:r w:rsidR="00B433C9" w:rsidRPr="00C2136D">
        <w:rPr>
          <w:rStyle w:val="afff1"/>
          <w:rFonts w:ascii="Fb Fontext" w:hAnsi="Fb Fontext"/>
          <w:b/>
          <w:bCs w:val="0"/>
          <w:rtl/>
        </w:rPr>
        <w:t xml:space="preserve"> חולץ </w:t>
      </w:r>
      <w:r w:rsidRPr="00523352">
        <w:rPr>
          <w:rStyle w:val="HesberMishna"/>
          <w:rtl/>
          <w:rPrChange w:id="20187" w:author="קלוד" w:date="2026-10-06T10:10:48Z">
            <w:rPr>
              <w:rStyle w:val="affff8"/>
              <w:rtl/>
            </w:rPr>
          </w:rPrChange>
        </w:rPr>
        <w:t>[</w:t>
      </w:r>
      <w:r>
        <w:rPr>
          <w:rStyle w:val="HesberMishna"/>
          <w:rFonts w:hint="cs"/>
          <w:rtl/>
          <w:rPrChange w:id="20188" w:author="קלוד" w:date="2026-10-06T10:10:48Z">
            <w:rPr>
              <w:rStyle w:val="affff8"/>
              <w:rFonts w:hint="cs"/>
              <w:rtl/>
            </w:rPr>
          </w:rPrChange>
        </w:rPr>
        <w:t>ו</w:t>
      </w:r>
      <w:r w:rsidRPr="00523352">
        <w:rPr>
          <w:rStyle w:val="HesberMishna"/>
          <w:rFonts w:hint="eastAsia"/>
          <w:rtl/>
          <w:rPrChange w:id="20189" w:author="קלוד" w:date="2026-10-06T10:10:48Z">
            <w:rPr>
              <w:rStyle w:val="affff8"/>
              <w:rFonts w:hint="eastAsia"/>
              <w:rtl/>
            </w:rPr>
          </w:rPrChange>
        </w:rPr>
        <w:t>פקע</w:t>
      </w:r>
      <w:r w:rsidRPr="00523352">
        <w:rPr>
          <w:rStyle w:val="HesberMishna"/>
          <w:rtl/>
          <w:rPrChange w:id="20190" w:author="קלוד" w:date="2026-10-06T10:10:48Z">
            <w:rPr>
              <w:rStyle w:val="affff8"/>
              <w:rtl/>
            </w:rPr>
          </w:rPrChange>
        </w:rPr>
        <w:t xml:space="preserve"> </w:t>
      </w:r>
      <w:r w:rsidRPr="00523352">
        <w:rPr>
          <w:rStyle w:val="HesberMishna"/>
          <w:rFonts w:hint="eastAsia"/>
          <w:rtl/>
          <w:rPrChange w:id="20191" w:author="קלוד" w:date="2026-10-06T10:10:48Z">
            <w:rPr>
              <w:rStyle w:val="affff8"/>
              <w:rFonts w:hint="eastAsia"/>
              <w:rtl/>
            </w:rPr>
          </w:rPrChange>
        </w:rPr>
        <w:t>זיקה</w:t>
      </w:r>
      <w:r w:rsidRPr="00523352">
        <w:rPr>
          <w:rStyle w:val="HesberMishna"/>
          <w:rtl/>
          <w:rPrChange w:id="20192" w:author="קלוד" w:date="2026-10-06T10:10:48Z">
            <w:rPr>
              <w:rStyle w:val="affff8"/>
              <w:rtl/>
            </w:rPr>
          </w:rPrChange>
        </w:rPr>
        <w:t>]</w:t>
      </w:r>
      <w:r>
        <w:rPr>
          <w:rStyle w:val="afff1"/>
          <w:rFonts w:ascii="Fb Fontext" w:hAnsi="Fb Fontext" w:hint="cs"/>
          <w:b/>
          <w:bCs w:val="0"/>
          <w:rtl/>
        </w:rPr>
        <w:t xml:space="preserve"> </w:t>
      </w:r>
      <w:r w:rsidR="00B433C9" w:rsidRPr="00C2136D">
        <w:rPr>
          <w:rStyle w:val="afff1"/>
          <w:rFonts w:ascii="Fb Fontext" w:hAnsi="Fb Fontext"/>
          <w:b/>
          <w:bCs w:val="0"/>
          <w:rtl/>
        </w:rPr>
        <w:t>וא</w:t>
      </w:r>
      <w:r>
        <w:rPr>
          <w:rStyle w:val="afff1"/>
          <w:rFonts w:ascii="Fb Fontext" w:hAnsi="Fb Fontext" w:hint="cs"/>
          <w:b/>
          <w:bCs w:val="0"/>
          <w:rtl/>
        </w:rPr>
        <w:t>'</w:t>
      </w:r>
      <w:r w:rsidR="00B433C9" w:rsidRPr="00C2136D">
        <w:rPr>
          <w:rStyle w:val="afff1"/>
          <w:rFonts w:ascii="Fb Fontext" w:hAnsi="Fb Fontext"/>
          <w:b/>
          <w:bCs w:val="0"/>
          <w:rtl/>
        </w:rPr>
        <w:t xml:space="preserve"> מייבם</w:t>
      </w:r>
      <w:r w:rsidRPr="00523352">
        <w:rPr>
          <w:rStyle w:val="HesberMishna"/>
          <w:rtl/>
          <w:rPrChange w:id="20193" w:author="קלוד" w:date="2026-10-06T10:10:48Z">
            <w:rPr>
              <w:rStyle w:val="affff8"/>
              <w:rtl/>
            </w:rPr>
          </w:rPrChange>
        </w:rPr>
        <w:t xml:space="preserve"> [</w:t>
      </w:r>
      <w:r>
        <w:rPr>
          <w:rStyle w:val="HesberMishna"/>
          <w:rFonts w:hint="cs"/>
          <w:rtl/>
          <w:rPrChange w:id="20194" w:author="קלוד" w:date="2026-10-06T10:10:48Z">
            <w:rPr>
              <w:rStyle w:val="affff8"/>
              <w:rFonts w:hint="cs"/>
              <w:rtl/>
            </w:rPr>
          </w:rPrChange>
        </w:rPr>
        <w:t xml:space="preserve">ספק </w:t>
      </w:r>
      <w:r w:rsidRPr="00523352">
        <w:rPr>
          <w:rStyle w:val="HesberMishna"/>
          <w:rFonts w:hint="eastAsia"/>
          <w:rtl/>
          <w:rPrChange w:id="20195" w:author="קלוד" w:date="2026-10-06T10:10:48Z">
            <w:rPr>
              <w:rStyle w:val="affff8"/>
              <w:rFonts w:hint="eastAsia"/>
              <w:rtl/>
            </w:rPr>
          </w:rPrChange>
        </w:rPr>
        <w:t>אשת</w:t>
      </w:r>
      <w:r w:rsidRPr="00523352">
        <w:rPr>
          <w:rStyle w:val="HesberMishna"/>
          <w:rtl/>
          <w:rPrChange w:id="20196" w:author="קלוד" w:date="2026-10-06T10:10:48Z">
            <w:rPr>
              <w:rStyle w:val="affff8"/>
              <w:rtl/>
            </w:rPr>
          </w:rPrChange>
        </w:rPr>
        <w:t xml:space="preserve"> </w:t>
      </w:r>
      <w:r w:rsidRPr="00523352">
        <w:rPr>
          <w:rStyle w:val="HesberMishna"/>
          <w:rFonts w:hint="eastAsia"/>
          <w:rtl/>
          <w:rPrChange w:id="20197" w:author="קלוד" w:date="2026-10-06T10:10:48Z">
            <w:rPr>
              <w:rStyle w:val="affff8"/>
              <w:rFonts w:hint="eastAsia"/>
              <w:rtl/>
            </w:rPr>
          </w:rPrChange>
        </w:rPr>
        <w:t>בא</w:t>
      </w:r>
      <w:r w:rsidRPr="00523352">
        <w:rPr>
          <w:rStyle w:val="HesberMishna"/>
          <w:rtl/>
          <w:rPrChange w:id="20198" w:author="קלוד" w:date="2026-10-06T10:10:48Z">
            <w:rPr>
              <w:rStyle w:val="affff8"/>
              <w:rtl/>
            </w:rPr>
          </w:rPrChange>
        </w:rPr>
        <w:t>"ח]</w:t>
      </w:r>
      <w:r w:rsidR="00B433C9" w:rsidRPr="00523352">
        <w:rPr>
          <w:rStyle w:val="HesberMishna"/>
          <w:rtl/>
          <w:rPrChange w:id="20199" w:author="קלוד" w:date="2026-10-06T10:10:48Z">
            <w:rPr>
              <w:rStyle w:val="affff8"/>
              <w:rtl/>
            </w:rPr>
          </w:rPrChange>
        </w:rPr>
        <w:t>.</w:t>
      </w:r>
    </w:p>
    <w:p w14:paraId="0C9F09A7" w14:textId="77777777" w:rsidR="00B433C9" w:rsidRPr="00C2136D" w:rsidRDefault="00B433C9" w:rsidP="008E65FC">
      <w:pPr>
        <w:pStyle w:val="aff7"/>
        <w:framePr w:wrap="around"/>
        <w:rPr>
          <w:rtl/>
        </w:rPr>
      </w:pPr>
      <w:r w:rsidRPr="00C2136D">
        <w:rPr>
          <w:rFonts w:hint="cs"/>
          <w:rtl/>
        </w:rPr>
        <w:t>צט:</w:t>
      </w:r>
    </w:p>
    <w:p>
      <w:pPr>
        <w:pStyle w:val="MishnaBatzad"/>
        <w:rPr>
          <w:ins w:id="20567" w:author="קלוד" w:date="2026-10-06T10:10:48Z"/>
        </w:rPr>
      </w:pPr>
      <w:ins w:id="20566" w:author="קלוד" w:date="2026-10-06T10:10:48Z">
        <w:r>
          <w:t xml:space="preserve">משנה ה</w:t>
        </w:r>
      </w:ins>
    </w:p>
    <w:p w14:paraId="25F2FA2E" w14:textId="1DE4E219" w:rsidR="005B532E" w:rsidRDefault="00B433C9" w:rsidP="00523352">
      <w:pPr>
        <w:pStyle w:val="affc"/>
        <w:jc w:val="center"/>
        <w:rPr>
          <w:rStyle w:val="afff1"/>
          <w:rFonts w:ascii="Fb Fontext" w:hAnsi="Fb Fontext" w:cs="Guttman Vilna"/>
          <w:b/>
          <w:bCs w:val="0"/>
          <w:spacing w:val="4"/>
          <w:sz w:val="32"/>
          <w:rtl/>
        </w:rPr>
      </w:pPr>
      <w:r w:rsidRPr="00B81C5A">
        <w:rPr>
          <w:rStyle w:val="afff1"/>
          <w:rFonts w:ascii="Fb Fontext" w:hAnsi="Fb Fontext"/>
          <w:b/>
          <w:bCs w:val="0"/>
          <w:spacing w:val="4"/>
          <w:rtl/>
        </w:rPr>
        <w:t>כהנת שנתערב ולדה בולד שפחתה</w:t>
      </w:r>
      <w:r w:rsidR="005B532E">
        <w:rPr>
          <w:rStyle w:val="afff1"/>
          <w:rFonts w:ascii="Fb Fontext" w:hAnsi="Fb Fontext" w:hint="cs"/>
          <w:b/>
          <w:bCs w:val="0"/>
          <w:spacing w:val="4"/>
          <w:rtl/>
        </w:rPr>
        <w:t>:</w:t>
      </w:r>
    </w:p>
    <w:p w14:paraId="35E030C6" w14:textId="0D47A95F" w:rsidR="005B532E" w:rsidRDefault="00B433C9" w:rsidP="00523352">
      <w:pPr>
        <w:pStyle w:val="affc"/>
        <w:jc w:val="center"/>
        <w:rPr>
          <w:rStyle w:val="afff1"/>
          <w:rFonts w:ascii="Fb Fontext" w:hAnsi="Fb Fontext" w:cs="FrankRuehl"/>
          <w:b/>
          <w:bCs w:val="0"/>
          <w:spacing w:val="0"/>
          <w:rtl/>
        </w:rPr>
      </w:pPr>
      <w:r w:rsidRPr="00B81C5A">
        <w:rPr>
          <w:rStyle w:val="afff1"/>
          <w:rFonts w:ascii="Fb Fontext" w:hAnsi="Fb Fontext"/>
          <w:b/>
          <w:bCs w:val="0"/>
          <w:spacing w:val="4"/>
          <w:rtl/>
        </w:rPr>
        <w:t>אוכלים תרומה, חלק א</w:t>
      </w:r>
      <w:r w:rsidR="005B532E">
        <w:rPr>
          <w:rStyle w:val="afff1"/>
          <w:rFonts w:ascii="Fb Fontext" w:hAnsi="Fb Fontext" w:hint="cs"/>
          <w:b/>
          <w:bCs w:val="0"/>
          <w:spacing w:val="4"/>
          <w:rtl/>
        </w:rPr>
        <w:t>'</w:t>
      </w:r>
      <w:r w:rsidRPr="00B81C5A">
        <w:rPr>
          <w:rStyle w:val="afff1"/>
          <w:rFonts w:ascii="Fb Fontext" w:hAnsi="Fb Fontext"/>
          <w:b/>
          <w:bCs w:val="0"/>
          <w:spacing w:val="4"/>
          <w:rtl/>
        </w:rPr>
        <w:t xml:space="preserve"> בגורן,</w:t>
      </w:r>
      <w:r w:rsidR="005B532E">
        <w:rPr>
          <w:rStyle w:val="afff1"/>
          <w:rFonts w:ascii="Fb Fontext" w:hAnsi="Fb Fontext" w:hint="cs"/>
          <w:b/>
          <w:bCs w:val="0"/>
          <w:rtl/>
        </w:rPr>
        <w:t xml:space="preserve"> ל</w:t>
      </w:r>
      <w:r w:rsidRPr="00C2136D">
        <w:rPr>
          <w:rStyle w:val="afff1"/>
          <w:rFonts w:ascii="Fb Fontext" w:hAnsi="Fb Fontext"/>
          <w:b/>
          <w:bCs w:val="0"/>
          <w:rtl/>
        </w:rPr>
        <w:t>א מטמאין למת,</w:t>
      </w:r>
    </w:p>
    <w:p w14:paraId="1D3065BC" w14:textId="244FE823" w:rsidR="00B433C9" w:rsidRPr="00C2136D" w:rsidRDefault="005B532E" w:rsidP="00523352">
      <w:pPr>
        <w:pStyle w:val="affc"/>
        <w:jc w:val="center"/>
        <w:rPr>
          <w:rStyle w:val="afff1"/>
          <w:rFonts w:ascii="Fb Fontext" w:hAnsi="Fb Fontext"/>
          <w:b/>
          <w:bCs w:val="0"/>
          <w:rtl/>
        </w:rPr>
      </w:pPr>
      <w:r>
        <w:rPr>
          <w:rStyle w:val="afff1"/>
          <w:rFonts w:ascii="Fb Fontext" w:hAnsi="Fb Fontext" w:hint="cs"/>
          <w:b/>
          <w:bCs w:val="0"/>
          <w:rtl/>
        </w:rPr>
        <w:t>ל</w:t>
      </w:r>
      <w:r w:rsidR="00B433C9" w:rsidRPr="00C2136D">
        <w:rPr>
          <w:rStyle w:val="afff1"/>
          <w:rFonts w:ascii="Fb Fontext" w:hAnsi="Fb Fontext"/>
          <w:b/>
          <w:bCs w:val="0"/>
          <w:rtl/>
        </w:rPr>
        <w:t xml:space="preserve">א נושאין נשים כשרות </w:t>
      </w:r>
      <w:r>
        <w:rPr>
          <w:rStyle w:val="afff1"/>
          <w:rFonts w:ascii="Fb Fontext" w:hAnsi="Fb Fontext" w:hint="cs"/>
          <w:b/>
          <w:bCs w:val="0"/>
          <w:rtl/>
        </w:rPr>
        <w:t>או</w:t>
      </w:r>
      <w:r w:rsidR="00B433C9" w:rsidRPr="00C2136D">
        <w:rPr>
          <w:rStyle w:val="afff1"/>
          <w:rFonts w:ascii="Fb Fontext" w:hAnsi="Fb Fontext"/>
          <w:b/>
          <w:bCs w:val="0"/>
          <w:rtl/>
        </w:rPr>
        <w:t xml:space="preserve"> פסולות.</w:t>
      </w:r>
    </w:p>
    <w:p w14:paraId="763F919F" w14:textId="28C6DF44" w:rsidR="005B532E" w:rsidRDefault="00B433C9" w:rsidP="005D5A4C">
      <w:pPr>
        <w:pStyle w:val="affffb"/>
        <w:rPr>
          <w:rStyle w:val="afff1"/>
          <w:rFonts w:ascii="Fb Fontext" w:hAnsi="Fb Fontext"/>
          <w:b/>
          <w:bCs w:val="0"/>
          <w:rtl/>
        </w:rPr>
      </w:pPr>
      <w:ins w:id="9965" w:author="מספור קטעי משנה" w:date="2026-10-06T06:45:58Z">
        <w:r>
          <w:rPr>
            <w:rStyle w:val="MisparKeta"/>
          </w:rPr>
          <w:t xml:space="preserve">ג. </w:t>
        </w:r>
      </w:ins>
      <w:bookmarkStart w:id="1110" w:name="_Toc119173122"/>
      <w:bookmarkStart w:id="1111" w:name="_Toc119230217"/>
      <w:r w:rsidRPr="00C2136D">
        <w:rPr>
          <w:rStyle w:val="afff1"/>
          <w:rFonts w:ascii="Fb Fontext" w:hAnsi="Fb Fontext"/>
          <w:b/>
          <w:bCs w:val="0"/>
          <w:rtl/>
        </w:rPr>
        <w:t>הגדילו ושחררו זה את זה</w:t>
      </w:r>
      <w:r w:rsidR="005B532E">
        <w:rPr>
          <w:rStyle w:val="afff1"/>
          <w:rFonts w:ascii="Fb Fontext" w:hAnsi="Fb Fontext" w:hint="cs"/>
          <w:b/>
          <w:bCs w:val="0"/>
          <w:rtl/>
        </w:rPr>
        <w:t>:</w:t>
      </w:r>
      <w:bookmarkEnd w:id="1110"/>
      <w:bookmarkEnd w:id="1111"/>
    </w:p>
    <w:p>
      <w:pPr>
        <w:pStyle w:val="MishnaBatzad"/>
        <w:rPr>
          <w:ins w:id="20569" w:author="קלוד" w:date="2026-10-06T10:10:48Z"/>
        </w:rPr>
      </w:pPr>
      <w:ins w:id="20568" w:author="קלוד" w:date="2026-10-06T10:10:48Z">
        <w:r>
          <w:t xml:space="preserve">משנה ה</w:t>
        </w:r>
      </w:ins>
    </w:p>
    <w:p w14:paraId="30E33E5B" w14:textId="127FD83E" w:rsidR="005B532E" w:rsidRDefault="00B433C9" w:rsidP="005B532E">
      <w:pPr>
        <w:pStyle w:val="affc"/>
        <w:rPr>
          <w:rStyle w:val="affff8"/>
          <w:rtl/>
        </w:rPr>
      </w:pPr>
      <w:r w:rsidRPr="00C2136D">
        <w:rPr>
          <w:rStyle w:val="afff1"/>
          <w:rFonts w:ascii="Fb Fontext" w:hAnsi="Fb Fontext"/>
          <w:b/>
          <w:bCs w:val="0"/>
          <w:rtl/>
        </w:rPr>
        <w:t>נושאין ראויות לכהונה,</w:t>
      </w:r>
      <w:r w:rsidR="005B532E">
        <w:rPr>
          <w:rStyle w:val="afff1"/>
          <w:rFonts w:ascii="Fb Fontext" w:hAnsi="Fb Fontext" w:hint="cs"/>
          <w:b/>
          <w:bCs w:val="0"/>
          <w:rtl/>
        </w:rPr>
        <w:t xml:space="preserve"> ל</w:t>
      </w:r>
      <w:r w:rsidRPr="00C2136D">
        <w:rPr>
          <w:rStyle w:val="afff1"/>
          <w:rFonts w:ascii="Fb Fontext" w:hAnsi="Fb Fontext"/>
          <w:b/>
          <w:bCs w:val="0"/>
          <w:rtl/>
        </w:rPr>
        <w:t xml:space="preserve">א מטמאין </w:t>
      </w:r>
      <w:r w:rsidRPr="00523352">
        <w:rPr>
          <w:rStyle w:val="HesberMishna"/>
          <w:rtl/>
          <w:rPrChange w:id="20200" w:author="קלוד" w:date="2026-10-06T10:10:48Z">
            <w:rPr>
              <w:rStyle w:val="affff8"/>
              <w:rtl/>
            </w:rPr>
          </w:rPrChange>
        </w:rPr>
        <w:t xml:space="preserve">נטמאו </w:t>
      </w:r>
      <w:r w:rsidR="005B532E">
        <w:rPr>
          <w:rStyle w:val="HesberMishna"/>
          <w:rFonts w:hint="cs"/>
          <w:rtl/>
          <w:rPrChange w:id="20201" w:author="קלוד" w:date="2026-10-06T10:10:48Z">
            <w:rPr>
              <w:rStyle w:val="affff8"/>
              <w:rFonts w:hint="cs"/>
              <w:rtl/>
            </w:rPr>
          </w:rPrChange>
        </w:rPr>
        <w:t xml:space="preserve">- </w:t>
      </w:r>
      <w:r w:rsidRPr="00523352">
        <w:rPr>
          <w:rStyle w:val="HesberMishna"/>
          <w:rtl/>
          <w:rPrChange w:id="20202" w:author="קלוד" w:date="2026-10-06T10:10:48Z">
            <w:rPr>
              <w:rStyle w:val="affff8"/>
              <w:rtl/>
            </w:rPr>
          </w:rPrChange>
        </w:rPr>
        <w:t>א</w:t>
      </w:r>
      <w:r w:rsidR="005B532E" w:rsidRPr="00523352">
        <w:rPr>
          <w:rStyle w:val="HesberMishna"/>
          <w:rFonts w:hint="eastAsia"/>
          <w:rtl/>
          <w:rPrChange w:id="20203" w:author="קלוד" w:date="2026-10-06T10:10:48Z">
            <w:rPr>
              <w:rStyle w:val="affff8"/>
              <w:rFonts w:hint="eastAsia"/>
              <w:rtl/>
            </w:rPr>
          </w:rPrChange>
        </w:rPr>
        <w:t>י</w:t>
      </w:r>
      <w:r w:rsidRPr="00523352">
        <w:rPr>
          <w:rStyle w:val="HesberMishna"/>
          <w:rtl/>
          <w:rPrChange w:id="20204" w:author="קלוד" w:date="2026-10-06T10:10:48Z">
            <w:rPr>
              <w:rStyle w:val="affff8"/>
              <w:rtl/>
            </w:rPr>
          </w:rPrChange>
        </w:rPr>
        <w:t>ן סופגין</w:t>
      </w:r>
      <w:r w:rsidR="005B532E">
        <w:rPr>
          <w:rStyle w:val="HesberMishna"/>
          <w:rFonts w:hint="cs"/>
          <w:rtl/>
          <w:rPrChange w:id="20205" w:author="קלוד" w:date="2026-10-06T10:10:48Z">
            <w:rPr>
              <w:rStyle w:val="affff8"/>
              <w:rFonts w:hint="cs"/>
              <w:rtl/>
            </w:rPr>
          </w:rPrChange>
        </w:rPr>
        <w:t xml:space="preserve"> מ'</w:t>
      </w:r>
      <w:r w:rsidR="004C3C09">
        <w:rPr>
          <w:rStyle w:val="HesberMishna"/>
          <w:rFonts w:hint="cs"/>
          <w:rtl/>
          <w:rPrChange w:id="20206" w:author="קלוד" w:date="2026-10-06T10:10:48Z">
            <w:rPr>
              <w:rStyle w:val="affff8"/>
              <w:rFonts w:hint="cs"/>
              <w:rtl/>
            </w:rPr>
          </w:rPrChange>
        </w:rPr>
        <w:t>.</w:t>
      </w:r>
    </w:p>
    <w:p w14:paraId="27291E2F" w14:textId="53A7DD9B" w:rsidR="00B433C9" w:rsidRDefault="00B433C9" w:rsidP="005B532E">
      <w:pPr>
        <w:pStyle w:val="affc"/>
        <w:rPr>
          <w:rStyle w:val="afff1"/>
          <w:b/>
          <w:bCs w:val="0"/>
          <w:rtl/>
        </w:rPr>
      </w:pPr>
      <w:r w:rsidRPr="00C2136D">
        <w:rPr>
          <w:rStyle w:val="afff1"/>
          <w:b/>
          <w:bCs w:val="0"/>
          <w:rtl/>
        </w:rPr>
        <w:t>א</w:t>
      </w:r>
      <w:r w:rsidR="005B532E">
        <w:rPr>
          <w:rStyle w:val="afff1"/>
          <w:rFonts w:hint="cs"/>
          <w:b/>
          <w:bCs w:val="0"/>
          <w:rtl/>
        </w:rPr>
        <w:t>י</w:t>
      </w:r>
      <w:r w:rsidRPr="00C2136D">
        <w:rPr>
          <w:rStyle w:val="afff1"/>
          <w:b/>
          <w:bCs w:val="0"/>
          <w:rtl/>
        </w:rPr>
        <w:t xml:space="preserve">ן אוכלין תרומה, </w:t>
      </w:r>
      <w:r w:rsidRPr="00523352">
        <w:rPr>
          <w:rStyle w:val="HesberMishna"/>
          <w:rtl/>
          <w:rPrChange w:id="20207" w:author="קלוד" w:date="2026-10-06T10:10:48Z">
            <w:rPr>
              <w:rStyle w:val="affff8"/>
              <w:rtl/>
            </w:rPr>
          </w:rPrChange>
        </w:rPr>
        <w:t>אכלו - אין קרן וחומש</w:t>
      </w:r>
      <w:r w:rsidR="004C3C09" w:rsidRPr="00523352">
        <w:rPr>
          <w:rStyle w:val="HesberMishna"/>
          <w:rtl/>
          <w:rPrChange w:id="20208" w:author="קלוד" w:date="2026-10-06T10:10:48Z">
            <w:rPr>
              <w:rStyle w:val="affff8"/>
              <w:rtl/>
            </w:rPr>
          </w:rPrChange>
        </w:rPr>
        <w:t>.</w:t>
      </w:r>
    </w:p>
    <w:p w14:paraId="09BFFF82" w14:textId="19DE1EA6" w:rsidR="005B532E" w:rsidRDefault="00B433C9" w:rsidP="007C50EB">
      <w:pPr>
        <w:pStyle w:val="affc"/>
        <w:rPr>
          <w:rStyle w:val="afff1"/>
          <w:b/>
          <w:bCs w:val="0"/>
          <w:spacing w:val="2"/>
          <w:rtl/>
        </w:rPr>
      </w:pPr>
      <w:r w:rsidRPr="00B81C5A">
        <w:rPr>
          <w:rStyle w:val="afff1"/>
          <w:b/>
          <w:bCs w:val="0"/>
          <w:spacing w:val="2"/>
          <w:rtl/>
        </w:rPr>
        <w:t xml:space="preserve">אין חולקין </w:t>
      </w:r>
      <w:r w:rsidR="004C3C09">
        <w:rPr>
          <w:rStyle w:val="afff1"/>
          <w:rFonts w:hint="cs"/>
          <w:b/>
          <w:bCs w:val="0"/>
          <w:spacing w:val="2"/>
          <w:rtl/>
        </w:rPr>
        <w:t>ב</w:t>
      </w:r>
      <w:r w:rsidRPr="00B81C5A">
        <w:rPr>
          <w:rStyle w:val="afff1"/>
          <w:b/>
          <w:bCs w:val="0"/>
          <w:spacing w:val="2"/>
          <w:rtl/>
        </w:rPr>
        <w:t>גורן, מוכרין התרומה ודמים שלהן,</w:t>
      </w:r>
    </w:p>
    <w:p w14:paraId="05C47D1B" w14:textId="7866FC06" w:rsidR="005B532E" w:rsidRDefault="00B433C9" w:rsidP="005B532E">
      <w:pPr>
        <w:pStyle w:val="affc"/>
        <w:rPr>
          <w:rStyle w:val="afff1"/>
          <w:b/>
          <w:bCs w:val="0"/>
          <w:rtl/>
        </w:rPr>
      </w:pPr>
      <w:r w:rsidRPr="00B81C5A">
        <w:rPr>
          <w:rStyle w:val="afff1"/>
          <w:b/>
          <w:bCs w:val="0"/>
          <w:spacing w:val="2"/>
          <w:rtl/>
        </w:rPr>
        <w:lastRenderedPageBreak/>
        <w:t>אין חולקין בקדשי מקדש,</w:t>
      </w:r>
      <w:r w:rsidR="005B532E">
        <w:rPr>
          <w:rStyle w:val="afff1"/>
          <w:rFonts w:hint="cs"/>
          <w:b/>
          <w:bCs w:val="0"/>
          <w:rtl/>
        </w:rPr>
        <w:t xml:space="preserve"> </w:t>
      </w:r>
      <w:r w:rsidRPr="00C2136D">
        <w:rPr>
          <w:rStyle w:val="afff1"/>
          <w:b/>
          <w:bCs w:val="0"/>
          <w:rtl/>
        </w:rPr>
        <w:t>אין נותנים להם קדשים,</w:t>
      </w:r>
    </w:p>
    <w:p w14:paraId="5C55225E" w14:textId="0AE65207" w:rsidR="00B433C9" w:rsidRDefault="00B433C9" w:rsidP="005B532E">
      <w:pPr>
        <w:pStyle w:val="affc"/>
        <w:rPr>
          <w:rStyle w:val="afff1"/>
          <w:b/>
          <w:bCs w:val="0"/>
          <w:rtl/>
        </w:rPr>
      </w:pPr>
      <w:r w:rsidRPr="00C2136D">
        <w:rPr>
          <w:rStyle w:val="afff1"/>
          <w:b/>
          <w:bCs w:val="0"/>
          <w:rtl/>
        </w:rPr>
        <w:t>אין מוציאין שלהם מידם, פטורין מזרוע לחיים וקיבה,</w:t>
      </w:r>
    </w:p>
    <w:p w14:paraId="491452D4" w14:textId="14A20DD6" w:rsidR="00B433C9" w:rsidRPr="00EA6942" w:rsidRDefault="00B433C9" w:rsidP="007C50EB">
      <w:pPr>
        <w:pStyle w:val="affc"/>
        <w:rPr>
          <w:rStyle w:val="afff1"/>
          <w:b/>
          <w:bCs w:val="0"/>
          <w:rtl/>
        </w:rPr>
      </w:pPr>
      <w:r w:rsidRPr="00EA6942">
        <w:rPr>
          <w:rStyle w:val="afff1"/>
          <w:b/>
          <w:bCs w:val="0"/>
          <w:rtl/>
        </w:rPr>
        <w:t>בכורו רועה עד שיסתאב, חומרי כהנים וחומרי ישראלים.</w:t>
      </w:r>
    </w:p>
    <w:p w14:paraId="0A946AC7" w14:textId="0F3244FD" w:rsidR="00B433C9" w:rsidRPr="00C35A2C" w:rsidRDefault="00B433C9" w:rsidP="007C50EB">
      <w:pPr>
        <w:pStyle w:val="afff4"/>
        <w:rPr>
          <w:rStyle w:val="afff1"/>
          <w:bCs w:val="0"/>
          <w:rtl/>
        </w:rPr>
      </w:pPr>
      <w:ins w:id="9966" w:author="מספור קטעי משנה" w:date="2026-10-06T06:45:58Z">
        <w:r>
          <w:rPr>
            <w:rStyle w:val="MisparKeta"/>
          </w:rPr>
          <w:t xml:space="preserve">ג. </w:t>
        </w:r>
      </w:ins>
      <w:bookmarkStart w:id="1112" w:name="_Toc119173123"/>
      <w:bookmarkStart w:id="1113" w:name="_Toc119230218"/>
      <w:r w:rsidRPr="00C35A2C">
        <w:rPr>
          <w:rStyle w:val="afff1"/>
          <w:rFonts w:hint="cs"/>
          <w:bCs w:val="0"/>
          <w:rtl/>
        </w:rPr>
        <w:t>חלק אחד</w:t>
      </w:r>
      <w:r w:rsidR="00C8181A">
        <w:rPr>
          <w:rStyle w:val="afff1"/>
          <w:rFonts w:hint="cs"/>
          <w:bCs w:val="0"/>
          <w:rtl/>
        </w:rPr>
        <w:t xml:space="preserve"> בגורן</w:t>
      </w:r>
      <w:r w:rsidRPr="00C35A2C">
        <w:rPr>
          <w:rStyle w:val="afff1"/>
          <w:bCs w:val="0"/>
          <w:rtl/>
        </w:rPr>
        <w:t>.</w:t>
      </w:r>
      <w:bookmarkEnd w:id="1112"/>
      <w:bookmarkEnd w:id="1113"/>
    </w:p>
    <w:p w14:paraId="1DCD7A7E" w14:textId="7F65F80C" w:rsidR="00B433C9" w:rsidRPr="00C35A2C" w:rsidRDefault="00B21E9D" w:rsidP="00B21E9D">
      <w:pPr>
        <w:rPr>
          <w:rFonts w:ascii="Fb Fontext" w:hAnsi="Fb Fontext"/>
          <w:rtl/>
        </w:rPr>
      </w:pPr>
      <w:r w:rsidRPr="00523352">
        <w:rPr>
          <w:rStyle w:val="affff5"/>
          <w:rFonts w:hint="eastAsia"/>
          <w:rtl/>
        </w:rPr>
        <w:t>קמ</w:t>
      </w:r>
      <w:r w:rsidRPr="00523352">
        <w:rPr>
          <w:rStyle w:val="affff5"/>
          <w:rtl/>
        </w:rPr>
        <w:t>"ל: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523352">
        <w:rPr>
          <w:rtl/>
        </w:rPr>
        <w:t xml:space="preserve">חלק </w:t>
      </w:r>
      <w:r w:rsidR="00B433C9" w:rsidRPr="00523352">
        <w:rPr>
          <w:b/>
          <w:rtl/>
        </w:rPr>
        <w:t>כ</w:t>
      </w:r>
      <w:r w:rsidR="00B433C9" w:rsidRPr="00523352">
        <w:rPr>
          <w:rtl/>
        </w:rPr>
        <w:t>אחד</w:t>
      </w:r>
      <w:r w:rsidRPr="00523352">
        <w:rPr>
          <w:rtl/>
        </w:rPr>
        <w:t>,</w:t>
      </w:r>
      <w:r w:rsidR="00B433C9" w:rsidRPr="003D0C1F">
        <w:rPr>
          <w:rStyle w:val="affff5"/>
          <w:rtl/>
        </w:rPr>
        <w:t xml:space="preserve"> </w:t>
      </w:r>
      <w:r w:rsidR="00C44167">
        <w:rPr>
          <w:rStyle w:val="affff5"/>
          <w:rtl/>
        </w:rPr>
        <w:tab/>
      </w:r>
      <w:r w:rsidR="00C44167">
        <w:rPr>
          <w:rStyle w:val="affff5"/>
          <w:rtl/>
        </w:rPr>
        <w:tab/>
      </w:r>
      <w:r>
        <w:rPr>
          <w:rStyle w:val="affff5"/>
          <w:rFonts w:hint="cs"/>
          <w:rtl/>
        </w:rPr>
        <w:t>ו</w:t>
      </w:r>
      <w:r w:rsidR="00B433C9" w:rsidRPr="003D0C1F">
        <w:rPr>
          <w:rStyle w:val="affff5"/>
          <w:rtl/>
        </w:rPr>
        <w:t>כ</w:t>
      </w:r>
      <w:r w:rsidR="00B433C9" w:rsidRPr="003D0C1F">
        <w:rPr>
          <w:rStyle w:val="affff5"/>
          <w:rFonts w:hint="cs"/>
          <w:rtl/>
        </w:rPr>
        <w:t>ר</w:t>
      </w:r>
      <w:r w:rsidR="00B433C9" w:rsidRPr="003D0C1F">
        <w:rPr>
          <w:rStyle w:val="affff5"/>
          <w:rtl/>
        </w:rPr>
        <w:t>"</w:t>
      </w:r>
      <w:r w:rsidR="00B433C9" w:rsidRPr="003D0C1F">
        <w:rPr>
          <w:rStyle w:val="affff5"/>
          <w:rFonts w:hint="cs"/>
          <w:rtl/>
        </w:rPr>
        <w:t>י: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ל</w:t>
      </w:r>
      <w:r w:rsidR="00B433C9" w:rsidRPr="00C35A2C">
        <w:rPr>
          <w:rFonts w:ascii="Fb Fontext" w:hAnsi="Fb Fontext"/>
          <w:sz w:val="32"/>
          <w:rtl/>
        </w:rPr>
        <w:t>א חולקין לעבד א</w:t>
      </w:r>
      <w:r>
        <w:rPr>
          <w:rFonts w:ascii="Fb Fontext" w:hAnsi="Fb Fontext" w:hint="cs"/>
          <w:sz w:val="32"/>
          <w:rtl/>
        </w:rPr>
        <w:t>א"כ</w:t>
      </w:r>
      <w:r w:rsidR="00B433C9" w:rsidRPr="00C35A2C">
        <w:rPr>
          <w:rFonts w:ascii="Fb Fontext" w:hAnsi="Fb Fontext"/>
          <w:sz w:val="32"/>
          <w:rtl/>
        </w:rPr>
        <w:t xml:space="preserve"> רבו עמו</w:t>
      </w:r>
      <w:r>
        <w:rPr>
          <w:rFonts w:ascii="Fb Fontext" w:hAnsi="Fb Fontext" w:hint="cs"/>
          <w:rtl/>
        </w:rPr>
        <w:t>,</w:t>
      </w:r>
    </w:p>
    <w:p w14:paraId="70E9AE46" w14:textId="77777777" w:rsidR="008E5DE4" w:rsidRPr="00062827" w:rsidRDefault="00B21E9D" w:rsidP="008E5DE4">
      <w:pPr>
        <w:rPr>
          <w:spacing w:val="-2"/>
          <w:rtl/>
        </w:rPr>
      </w:pPr>
      <w:r w:rsidRPr="00062827">
        <w:rPr>
          <w:rStyle w:val="affff5"/>
          <w:rFonts w:hint="cs"/>
          <w:rtl/>
        </w:rPr>
        <w:t xml:space="preserve">אבל </w:t>
      </w:r>
      <w:r w:rsidR="00B433C9" w:rsidRPr="00062827">
        <w:rPr>
          <w:rStyle w:val="affff5"/>
          <w:rFonts w:hint="cs"/>
          <w:rtl/>
        </w:rPr>
        <w:t>לריו</w:t>
      </w:r>
      <w:r w:rsidRPr="00062827">
        <w:rPr>
          <w:rStyle w:val="affff5"/>
          <w:rFonts w:hint="cs"/>
          <w:rtl/>
        </w:rPr>
        <w:t>"</w:t>
      </w:r>
      <w:r w:rsidR="00B433C9" w:rsidRPr="00062827">
        <w:rPr>
          <w:rStyle w:val="affff5"/>
          <w:rFonts w:hint="cs"/>
          <w:rtl/>
        </w:rPr>
        <w:t>ס</w:t>
      </w:r>
      <w:r w:rsidR="00B433C9" w:rsidRPr="00062827">
        <w:rPr>
          <w:spacing w:val="-2"/>
          <w:rtl/>
        </w:rPr>
        <w:t xml:space="preserve">: </w:t>
      </w:r>
      <w:r w:rsidRPr="00062827">
        <w:rPr>
          <w:rFonts w:hint="cs"/>
          <w:spacing w:val="-2"/>
          <w:rtl/>
        </w:rPr>
        <w:t>'</w:t>
      </w:r>
      <w:r w:rsidR="00B433C9" w:rsidRPr="00062827">
        <w:rPr>
          <w:spacing w:val="-2"/>
          <w:rtl/>
        </w:rPr>
        <w:t xml:space="preserve">אם כהן אני </w:t>
      </w:r>
      <w:r w:rsidRPr="00062827">
        <w:rPr>
          <w:rFonts w:hint="cs"/>
          <w:spacing w:val="-2"/>
          <w:rtl/>
        </w:rPr>
        <w:t xml:space="preserve">- </w:t>
      </w:r>
      <w:r w:rsidR="00B433C9" w:rsidRPr="00062827">
        <w:rPr>
          <w:spacing w:val="-2"/>
          <w:rtl/>
        </w:rPr>
        <w:t>בשביל עצמי, עבד כהן</w:t>
      </w:r>
      <w:r w:rsidRPr="00062827">
        <w:rPr>
          <w:rFonts w:hint="cs"/>
          <w:spacing w:val="-2"/>
          <w:rtl/>
        </w:rPr>
        <w:t xml:space="preserve"> -</w:t>
      </w:r>
      <w:r w:rsidR="00B433C9" w:rsidRPr="00062827">
        <w:rPr>
          <w:spacing w:val="-2"/>
          <w:rtl/>
        </w:rPr>
        <w:t xml:space="preserve"> בשביל רבי</w:t>
      </w:r>
      <w:r w:rsidR="00863560" w:rsidRPr="00062827">
        <w:rPr>
          <w:rFonts w:hint="cs"/>
          <w:spacing w:val="-2"/>
          <w:rtl/>
        </w:rPr>
        <w:t>'</w:t>
      </w:r>
      <w:r w:rsidR="00B433C9" w:rsidRPr="00062827">
        <w:rPr>
          <w:spacing w:val="-2"/>
          <w:rtl/>
        </w:rPr>
        <w:t>.</w:t>
      </w:r>
    </w:p>
    <w:p w14:paraId="48758CFF" w14:textId="0E4E679D" w:rsidR="00B433C9" w:rsidRPr="00F97732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433196DE" w14:textId="1112FC45" w:rsidR="00B21E9D" w:rsidRDefault="00B21E9D" w:rsidP="00B55EDF">
      <w:pPr>
        <w:rPr>
          <w:rFonts w:ascii="Fb Fontext" w:hAnsi="Fb Fontext"/>
          <w:spacing w:val="-2"/>
          <w:sz w:val="32"/>
          <w:rtl/>
        </w:rPr>
      </w:pPr>
      <w:r>
        <w:rPr>
          <w:rStyle w:val="affff5"/>
          <w:rFonts w:hint="cs"/>
          <w:rtl/>
        </w:rPr>
        <w:t>ש</w:t>
      </w:r>
      <w:r w:rsidR="00B433C9" w:rsidRPr="003D0C1F">
        <w:rPr>
          <w:rStyle w:val="affff5"/>
          <w:rtl/>
        </w:rPr>
        <w:t>במקו</w:t>
      </w:r>
      <w:r>
        <w:rPr>
          <w:rStyle w:val="affff5"/>
          <w:rFonts w:hint="cs"/>
          <w:rtl/>
        </w:rPr>
        <w:t>ם</w:t>
      </w:r>
      <w:r w:rsidR="00B433C9" w:rsidRPr="003D0C1F">
        <w:rPr>
          <w:rStyle w:val="affff5"/>
          <w:rtl/>
        </w:rPr>
        <w:t xml:space="preserve"> ר"</w:t>
      </w:r>
      <w:r w:rsidR="00B433C9" w:rsidRPr="003D0C1F">
        <w:rPr>
          <w:rStyle w:val="affff5"/>
          <w:rFonts w:hint="cs"/>
          <w:rtl/>
        </w:rPr>
        <w:t>י</w:t>
      </w:r>
      <w:r w:rsidR="00B433C9" w:rsidRPr="00EA6942">
        <w:rPr>
          <w:rFonts w:ascii="Fb Fontext" w:hAnsi="Fb Fontext" w:hint="cs"/>
          <w:spacing w:val="-2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pacing w:val="-2"/>
          <w:sz w:val="32"/>
          <w:szCs w:val="14"/>
          <w:rtl/>
        </w:rPr>
        <w:t>העל</w:t>
      </w:r>
      <w:r w:rsidRPr="00D1637C">
        <w:rPr>
          <w:rFonts w:ascii="Fb Fontext" w:hAnsi="Fb Fontext" w:cs="PFT_Frank" w:hint="eastAsia"/>
          <w:b/>
          <w:bCs/>
          <w:spacing w:val="-2"/>
          <w:sz w:val="32"/>
          <w:szCs w:val="14"/>
          <w:rtl/>
        </w:rPr>
        <w:t>ו</w:t>
      </w:r>
      <w:r w:rsidR="00B433C9" w:rsidRPr="00D1637C">
        <w:rPr>
          <w:rFonts w:ascii="Fb Fontext" w:hAnsi="Fb Fontext" w:cs="PFT_Frank"/>
          <w:b/>
          <w:bCs/>
          <w:spacing w:val="-2"/>
          <w:sz w:val="32"/>
          <w:szCs w:val="14"/>
          <w:rtl/>
        </w:rPr>
        <w:t xml:space="preserve"> מתרומה ליוחסין</w:t>
      </w:r>
      <w:r w:rsidR="00B433C9" w:rsidRPr="00EA6942">
        <w:rPr>
          <w:rFonts w:ascii="Fb Fontext" w:hAnsi="Fb Fontext"/>
          <w:spacing w:val="-2"/>
          <w:sz w:val="32"/>
          <w:rtl/>
        </w:rPr>
        <w:t xml:space="preserve">, </w:t>
      </w:r>
      <w:r w:rsidR="00863560">
        <w:rPr>
          <w:rFonts w:ascii="Fb Fontext" w:hAnsi="Fb Fontext"/>
          <w:spacing w:val="-2"/>
          <w:sz w:val="32"/>
          <w:rtl/>
        </w:rPr>
        <w:tab/>
      </w:r>
      <w:r w:rsidR="00863560">
        <w:rPr>
          <w:rFonts w:ascii="Fb Fontext" w:hAnsi="Fb Fontext"/>
          <w:spacing w:val="-2"/>
          <w:sz w:val="32"/>
          <w:rtl/>
        </w:rPr>
        <w:tab/>
      </w:r>
      <w:r w:rsidR="00863560">
        <w:rPr>
          <w:rFonts w:ascii="Fb Fontext" w:hAnsi="Fb Fontext"/>
          <w:spacing w:val="-2"/>
          <w:sz w:val="32"/>
          <w:rtl/>
        </w:rPr>
        <w:tab/>
      </w:r>
      <w:r w:rsidR="00863560">
        <w:rPr>
          <w:rFonts w:ascii="Fb Fontext" w:hAnsi="Fb Fontext"/>
          <w:spacing w:val="-2"/>
          <w:sz w:val="32"/>
          <w:rtl/>
        </w:rPr>
        <w:tab/>
      </w:r>
      <w:r w:rsidR="00B433C9" w:rsidRPr="003D0C1F">
        <w:rPr>
          <w:rStyle w:val="affff5"/>
          <w:rtl/>
        </w:rPr>
        <w:t>במקו</w:t>
      </w:r>
      <w:r>
        <w:rPr>
          <w:rStyle w:val="affff5"/>
          <w:rFonts w:hint="cs"/>
          <w:rtl/>
        </w:rPr>
        <w:t>ם</w:t>
      </w:r>
      <w:r w:rsidR="00B433C9" w:rsidRPr="003D0C1F">
        <w:rPr>
          <w:rStyle w:val="affff5"/>
          <w:rtl/>
        </w:rPr>
        <w:t xml:space="preserve"> ריו</w:t>
      </w:r>
      <w:r>
        <w:rPr>
          <w:rStyle w:val="affff5"/>
          <w:rFonts w:hint="cs"/>
          <w:rtl/>
        </w:rPr>
        <w:t>"</w:t>
      </w:r>
      <w:r w:rsidR="00B433C9" w:rsidRPr="003D0C1F">
        <w:rPr>
          <w:rStyle w:val="affff5"/>
          <w:rtl/>
        </w:rPr>
        <w:t>ס</w:t>
      </w:r>
      <w:r w:rsidR="00B433C9" w:rsidRPr="00EA6942">
        <w:rPr>
          <w:rFonts w:ascii="Fb Fontext" w:hAnsi="Fb Fontext"/>
          <w:spacing w:val="-2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pacing w:val="-2"/>
          <w:sz w:val="32"/>
          <w:szCs w:val="14"/>
          <w:rtl/>
        </w:rPr>
        <w:t>לא העל</w:t>
      </w:r>
      <w:r w:rsidRPr="00D1637C">
        <w:rPr>
          <w:rFonts w:ascii="Fb Fontext" w:hAnsi="Fb Fontext" w:cs="PFT_Frank" w:hint="eastAsia"/>
          <w:b/>
          <w:bCs/>
          <w:spacing w:val="-2"/>
          <w:sz w:val="32"/>
          <w:szCs w:val="14"/>
          <w:rtl/>
        </w:rPr>
        <w:t>ו</w:t>
      </w:r>
      <w:r>
        <w:rPr>
          <w:rFonts w:ascii="Fb Fontext" w:hAnsi="Fb Fontext" w:hint="cs"/>
          <w:spacing w:val="-2"/>
          <w:sz w:val="32"/>
          <w:rtl/>
        </w:rPr>
        <w:t>.</w:t>
      </w:r>
    </w:p>
    <w:p w14:paraId="3E6E064C" w14:textId="36F25967" w:rsidR="00B433C9" w:rsidRPr="00EA6942" w:rsidRDefault="00B433C9" w:rsidP="00863560">
      <w:pPr>
        <w:rPr>
          <w:rFonts w:ascii="Fb Fontext" w:hAnsi="Fb Fontext"/>
          <w:spacing w:val="-4"/>
          <w:rtl/>
        </w:rPr>
      </w:pPr>
      <w:r w:rsidRPr="003D0C1F">
        <w:rPr>
          <w:rStyle w:val="affff5"/>
          <w:rFonts w:hint="cs"/>
          <w:rtl/>
        </w:rPr>
        <w:t>אראב</w:t>
      </w:r>
      <w:r w:rsidRPr="003D0C1F">
        <w:rPr>
          <w:rStyle w:val="affff5"/>
          <w:rtl/>
        </w:rPr>
        <w:t>"</w:t>
      </w:r>
      <w:r w:rsidRPr="003D0C1F">
        <w:rPr>
          <w:rStyle w:val="affff5"/>
          <w:rFonts w:hint="cs"/>
          <w:rtl/>
        </w:rPr>
        <w:t>צ</w:t>
      </w:r>
      <w:r w:rsidRPr="003D0C1F">
        <w:rPr>
          <w:rStyle w:val="affff5"/>
          <w:rtl/>
        </w:rPr>
        <w:t>:</w:t>
      </w:r>
      <w:r w:rsidRPr="00C35A2C">
        <w:rPr>
          <w:rFonts w:ascii="Fb Fontext" w:hAnsi="Fb Fontext"/>
          <w:rtl/>
        </w:rPr>
        <w:t xml:space="preserve"> מימי העדתי </w:t>
      </w:r>
      <w:r w:rsidR="00863560">
        <w:rPr>
          <w:rFonts w:ascii="Fb Fontext" w:hAnsi="Fb Fontext" w:hint="cs"/>
          <w:rtl/>
        </w:rPr>
        <w:t>רק</w:t>
      </w:r>
      <w:r w:rsidRPr="00C35A2C">
        <w:rPr>
          <w:rFonts w:ascii="Fb Fontext" w:hAnsi="Fb Fontext"/>
          <w:rtl/>
        </w:rPr>
        <w:t xml:space="preserve"> עדות </w:t>
      </w:r>
      <w:r w:rsidR="00863560">
        <w:rPr>
          <w:rFonts w:ascii="Fb Fontext" w:hAnsi="Fb Fontext" w:hint="cs"/>
          <w:rtl/>
        </w:rPr>
        <w:t>א'</w:t>
      </w:r>
      <w:r w:rsidRPr="00C35A2C">
        <w:rPr>
          <w:rFonts w:ascii="Fb Fontext" w:hAnsi="Fb Fontext"/>
          <w:rtl/>
        </w:rPr>
        <w:t xml:space="preserve">, </w:t>
      </w:r>
      <w:r w:rsidRPr="00D1637C">
        <w:rPr>
          <w:rFonts w:ascii="Fb Fontext" w:hAnsi="Fb Fontext" w:cs="PFT_Frank"/>
          <w:b/>
          <w:bCs/>
          <w:szCs w:val="14"/>
          <w:rtl/>
        </w:rPr>
        <w:t>ו</w:t>
      </w:r>
      <w:r w:rsidR="00863560" w:rsidRPr="00D1637C">
        <w:rPr>
          <w:rFonts w:ascii="Fb Fontext" w:hAnsi="Fb Fontext" w:cs="PFT_Frank" w:hint="eastAsia"/>
          <w:b/>
          <w:bCs/>
          <w:szCs w:val="14"/>
          <w:rtl/>
        </w:rPr>
        <w:t>בקשו</w:t>
      </w:r>
      <w:r w:rsidRPr="00C35A2C">
        <w:rPr>
          <w:rFonts w:ascii="Fb Fontext" w:hAnsi="Fb Fontext"/>
          <w:rtl/>
        </w:rPr>
        <w:t xml:space="preserve"> </w:t>
      </w:r>
      <w:r w:rsidR="00863560">
        <w:rPr>
          <w:rFonts w:ascii="Fb Fontext" w:hAnsi="Fb Fontext" w:hint="cs"/>
          <w:rtl/>
        </w:rPr>
        <w:t xml:space="preserve">להעלות </w:t>
      </w:r>
      <w:r w:rsidRPr="00C35A2C">
        <w:rPr>
          <w:rFonts w:ascii="Fb Fontext" w:hAnsi="Fb Fontext"/>
          <w:rtl/>
        </w:rPr>
        <w:t>עבד לכהונה על פי</w:t>
      </w:r>
      <w:r w:rsidR="00863560">
        <w:rPr>
          <w:rFonts w:ascii="Fb Fontext" w:hAnsi="Fb Fontext" w:hint="cs"/>
          <w:rtl/>
        </w:rPr>
        <w:t>,</w:t>
      </w:r>
      <w:r w:rsidRPr="00EA6942">
        <w:rPr>
          <w:rFonts w:ascii="Fb Fontext" w:hAnsi="Fb Fontext"/>
          <w:spacing w:val="-4"/>
          <w:rtl/>
        </w:rPr>
        <w:t xml:space="preserve"> </w:t>
      </w:r>
      <w:r w:rsidR="00863560">
        <w:rPr>
          <w:rFonts w:ascii="Fb Fontext" w:hAnsi="Fb Fontext"/>
          <w:spacing w:val="-4"/>
          <w:rtl/>
        </w:rPr>
        <w:tab/>
      </w:r>
      <w:r w:rsidR="00863560">
        <w:rPr>
          <w:rFonts w:ascii="Fb Fontext" w:hAnsi="Fb Fontext"/>
          <w:spacing w:val="-4"/>
          <w:rtl/>
        </w:rPr>
        <w:tab/>
      </w:r>
      <w:r w:rsidR="00863560">
        <w:rPr>
          <w:rFonts w:ascii="Fb Fontext" w:hAnsi="Fb Fontext"/>
          <w:spacing w:val="-4"/>
          <w:rtl/>
        </w:rPr>
        <w:tab/>
      </w:r>
      <w:r w:rsidR="00863560">
        <w:rPr>
          <w:rFonts w:ascii="Fb Fontext" w:hAnsi="Fb Fontext"/>
          <w:spacing w:val="-4"/>
          <w:rtl/>
        </w:rPr>
        <w:tab/>
      </w:r>
      <w:r w:rsidR="00863560">
        <w:rPr>
          <w:rFonts w:ascii="Fb Fontext" w:hAnsi="Fb Fontext"/>
          <w:spacing w:val="-4"/>
          <w:rtl/>
        </w:rPr>
        <w:tab/>
      </w:r>
      <w:r w:rsidR="00863560">
        <w:rPr>
          <w:rFonts w:ascii="Fb Fontext" w:hAnsi="Fb Fontext"/>
          <w:spacing w:val="-4"/>
          <w:rtl/>
        </w:rPr>
        <w:tab/>
      </w:r>
      <w:r w:rsidR="00863560">
        <w:rPr>
          <w:rFonts w:ascii="Fb Fontext" w:hAnsi="Fb Fontext"/>
          <w:spacing w:val="-4"/>
          <w:rtl/>
        </w:rPr>
        <w:tab/>
      </w:r>
      <w:r w:rsidR="00863560">
        <w:rPr>
          <w:rFonts w:ascii="Fb Fontext" w:hAnsi="Fb Fontext"/>
          <w:spacing w:val="-4"/>
          <w:rtl/>
        </w:rPr>
        <w:tab/>
      </w:r>
      <w:r w:rsidR="00863560" w:rsidRPr="00D1637C">
        <w:rPr>
          <w:rFonts w:ascii="Fb Fontext" w:hAnsi="Fb Fontext" w:cs="PFT_Frank" w:hint="cs"/>
          <w:b/>
          <w:bCs/>
          <w:spacing w:val="-4"/>
          <w:szCs w:val="14"/>
          <w:rtl/>
        </w:rPr>
        <w:t xml:space="preserve"> </w:t>
      </w:r>
      <w:r w:rsidR="00863560" w:rsidRPr="00D1637C">
        <w:rPr>
          <w:rFonts w:ascii="Fb Fontext" w:hAnsi="Fb Fontext" w:cs="PFT_Frank" w:hint="eastAsia"/>
          <w:b/>
          <w:bCs/>
          <w:spacing w:val="-4"/>
          <w:szCs w:val="14"/>
          <w:rtl/>
        </w:rPr>
        <w:t>שראה</w:t>
      </w:r>
      <w:r w:rsidRPr="00EA6942">
        <w:rPr>
          <w:rFonts w:ascii="Fb Fontext" w:hAnsi="Fb Fontext"/>
          <w:spacing w:val="-4"/>
          <w:rtl/>
        </w:rPr>
        <w:t xml:space="preserve"> </w:t>
      </w:r>
      <w:r w:rsidRPr="003D0C1F">
        <w:rPr>
          <w:rStyle w:val="affff5"/>
          <w:rtl/>
        </w:rPr>
        <w:t>ב</w:t>
      </w:r>
      <w:r w:rsidR="00863560">
        <w:rPr>
          <w:rStyle w:val="affff5"/>
          <w:rFonts w:hint="cs"/>
          <w:rtl/>
        </w:rPr>
        <w:t>מקומו</w:t>
      </w:r>
      <w:r w:rsidRPr="003D0C1F">
        <w:rPr>
          <w:rStyle w:val="affff5"/>
          <w:rtl/>
        </w:rPr>
        <w:t xml:space="preserve"> דריו</w:t>
      </w:r>
      <w:r w:rsidR="00863560">
        <w:rPr>
          <w:rStyle w:val="affff5"/>
          <w:rFonts w:hint="cs"/>
          <w:rtl/>
        </w:rPr>
        <w:t>"</w:t>
      </w:r>
      <w:r w:rsidRPr="003D0C1F">
        <w:rPr>
          <w:rStyle w:val="affff5"/>
          <w:rtl/>
        </w:rPr>
        <w:t>ס</w:t>
      </w:r>
      <w:r w:rsidRPr="00EA6942">
        <w:rPr>
          <w:rFonts w:ascii="Fb Fontext" w:hAnsi="Fb Fontext"/>
          <w:spacing w:val="-4"/>
          <w:rtl/>
        </w:rPr>
        <w:t xml:space="preserve">, </w:t>
      </w:r>
      <w:r w:rsidRPr="00EA6942">
        <w:rPr>
          <w:rFonts w:ascii="Fb Fontext" w:hAnsi="Fb Fontext" w:hint="cs"/>
          <w:spacing w:val="-4"/>
          <w:rtl/>
        </w:rPr>
        <w:t xml:space="preserve">והעיד </w:t>
      </w:r>
      <w:r w:rsidRPr="003D0C1F">
        <w:rPr>
          <w:rStyle w:val="affff5"/>
          <w:rFonts w:hint="cs"/>
          <w:rtl/>
        </w:rPr>
        <w:t>במקומו דר</w:t>
      </w:r>
      <w:r w:rsidR="00863560">
        <w:rPr>
          <w:rStyle w:val="affff5"/>
          <w:rFonts w:hint="cs"/>
          <w:rtl/>
        </w:rPr>
        <w:t>"</w:t>
      </w:r>
      <w:r w:rsidRPr="003D0C1F">
        <w:rPr>
          <w:rStyle w:val="affff5"/>
          <w:rFonts w:hint="cs"/>
          <w:rtl/>
        </w:rPr>
        <w:t>י</w:t>
      </w:r>
      <w:r w:rsidRPr="003D0C1F">
        <w:rPr>
          <w:rStyle w:val="affff5"/>
          <w:rtl/>
        </w:rPr>
        <w:t>.</w:t>
      </w:r>
    </w:p>
    <w:p w14:paraId="43947A6B" w14:textId="77777777" w:rsidR="00B433C9" w:rsidRPr="00E24424" w:rsidRDefault="00B433C9" w:rsidP="008E65FC">
      <w:pPr>
        <w:pStyle w:val="aff7"/>
        <w:framePr w:wrap="around"/>
        <w:rPr>
          <w:rtl/>
        </w:rPr>
      </w:pPr>
      <w:r w:rsidRPr="00E24424">
        <w:rPr>
          <w:rFonts w:hint="cs"/>
          <w:rtl/>
        </w:rPr>
        <w:t>ק.</w:t>
      </w:r>
    </w:p>
    <w:p w14:paraId="6F7C56F2" w14:textId="5C97920E" w:rsidR="00B433C9" w:rsidRPr="00677950" w:rsidRDefault="00B433C9" w:rsidP="00615A60">
      <w:pPr>
        <w:pStyle w:val="affff2"/>
        <w:rPr>
          <w:rtl/>
        </w:rPr>
      </w:pPr>
      <w:bookmarkStart w:id="1114" w:name="_Toc119173124"/>
      <w:bookmarkStart w:id="1115" w:name="_Toc119230219"/>
      <w:r w:rsidRPr="00677950">
        <w:rPr>
          <w:rtl/>
        </w:rPr>
        <w:t>עשרה אין חולקין</w:t>
      </w:r>
      <w:r w:rsidR="00677950" w:rsidRPr="00677950">
        <w:rPr>
          <w:rFonts w:hint="cs"/>
          <w:rtl/>
        </w:rPr>
        <w:t xml:space="preserve"> להן</w:t>
      </w:r>
      <w:r w:rsidRPr="00677950">
        <w:rPr>
          <w:rtl/>
        </w:rPr>
        <w:t xml:space="preserve"> תרומה ב</w:t>
      </w:r>
      <w:r w:rsidR="00677950">
        <w:rPr>
          <w:rFonts w:hint="cs"/>
          <w:rtl/>
        </w:rPr>
        <w:t>בית ה</w:t>
      </w:r>
      <w:r w:rsidRPr="00677950">
        <w:rPr>
          <w:rtl/>
        </w:rPr>
        <w:t>גרנות</w:t>
      </w:r>
      <w:bookmarkEnd w:id="1114"/>
      <w:bookmarkEnd w:id="1115"/>
    </w:p>
    <w:p w14:paraId="2C7F6B86" w14:textId="3ADBCD67" w:rsidR="00677950" w:rsidRDefault="00B433C9" w:rsidP="00677950">
      <w:pPr>
        <w:rPr>
          <w:rStyle w:val="affff8"/>
          <w:rtl/>
        </w:rPr>
      </w:pPr>
      <w:r w:rsidRPr="00D1637C">
        <w:rPr>
          <w:rFonts w:cs="PFT_Frank" w:hint="eastAsia"/>
          <w:b/>
          <w:bCs/>
          <w:szCs w:val="14"/>
          <w:rtl/>
        </w:rPr>
        <w:t>ח</w:t>
      </w:r>
      <w:r w:rsidR="00677950" w:rsidRPr="00D1637C">
        <w:rPr>
          <w:rFonts w:cs="PFT_Frank" w:hint="eastAsia"/>
          <w:b/>
          <w:bCs/>
          <w:szCs w:val="14"/>
          <w:rtl/>
        </w:rPr>
        <w:t>רש</w:t>
      </w:r>
      <w:r w:rsidR="00677950" w:rsidRPr="00D1637C">
        <w:rPr>
          <w:rFonts w:cs="PFT_Frank"/>
          <w:b/>
          <w:bCs/>
          <w:szCs w:val="14"/>
          <w:rtl/>
        </w:rPr>
        <w:t xml:space="preserve"> </w:t>
      </w:r>
      <w:r w:rsidR="00677950" w:rsidRPr="00D1637C">
        <w:rPr>
          <w:rFonts w:cs="PFT_Frank" w:hint="eastAsia"/>
          <w:b/>
          <w:bCs/>
          <w:szCs w:val="14"/>
          <w:rtl/>
        </w:rPr>
        <w:t>שוטה</w:t>
      </w:r>
      <w:r w:rsidR="00677950" w:rsidRPr="00D1637C">
        <w:rPr>
          <w:rFonts w:cs="PFT_Frank"/>
          <w:b/>
          <w:bCs/>
          <w:szCs w:val="14"/>
          <w:rtl/>
        </w:rPr>
        <w:t xml:space="preserve"> </w:t>
      </w:r>
      <w:r w:rsidR="00677950" w:rsidRPr="00D1637C">
        <w:rPr>
          <w:rFonts w:cs="PFT_Frank" w:hint="eastAsia"/>
          <w:b/>
          <w:bCs/>
          <w:szCs w:val="14"/>
          <w:rtl/>
        </w:rPr>
        <w:t>קטן</w:t>
      </w:r>
      <w:r w:rsidRPr="00677950">
        <w:rPr>
          <w:rFonts w:hint="cs"/>
          <w:rtl/>
        </w:rPr>
        <w:t xml:space="preserve"> </w:t>
      </w:r>
      <w:r w:rsidRPr="00523352">
        <w:rPr>
          <w:rStyle w:val="affff8"/>
          <w:rFonts w:hint="eastAsia"/>
          <w:rtl/>
        </w:rPr>
        <w:t>לא</w:t>
      </w:r>
      <w:r w:rsidRPr="00523352">
        <w:rPr>
          <w:rStyle w:val="affff8"/>
          <w:rtl/>
        </w:rPr>
        <w:t xml:space="preserve"> בני דעה</w:t>
      </w:r>
      <w:r w:rsidR="00677950">
        <w:rPr>
          <w:rStyle w:val="affff8"/>
          <w:rFonts w:hint="cs"/>
          <w:rtl/>
        </w:rPr>
        <w:t xml:space="preserve"> - זילותא,</w:t>
      </w:r>
      <w:r w:rsidRPr="00677950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טומטום אנדרוגינוס</w:t>
      </w:r>
      <w:r w:rsidRPr="00677950">
        <w:rPr>
          <w:rtl/>
        </w:rPr>
        <w:t xml:space="preserve"> </w:t>
      </w:r>
      <w:r w:rsidRPr="00523352">
        <w:rPr>
          <w:rStyle w:val="affff8"/>
          <w:rtl/>
        </w:rPr>
        <w:t>בריה</w:t>
      </w:r>
      <w:r w:rsidR="00677950">
        <w:rPr>
          <w:rStyle w:val="affff8"/>
          <w:rFonts w:hint="cs"/>
          <w:rtl/>
        </w:rPr>
        <w:t>,</w:t>
      </w:r>
      <w:r w:rsidRPr="00523352">
        <w:rPr>
          <w:rStyle w:val="affff8"/>
          <w:rtl/>
        </w:rPr>
        <w:t xml:space="preserve"> </w:t>
      </w:r>
    </w:p>
    <w:p w14:paraId="0381BDCA" w14:textId="0BB71585" w:rsidR="00B433C9" w:rsidRPr="00677950" w:rsidRDefault="00B433C9" w:rsidP="00387694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עבד</w:t>
      </w:r>
      <w:r w:rsidRPr="00677950">
        <w:rPr>
          <w:rtl/>
        </w:rPr>
        <w:t xml:space="preserve"> </w:t>
      </w:r>
      <w:r w:rsidR="00677950" w:rsidRPr="00523352">
        <w:rPr>
          <w:rStyle w:val="affff8"/>
          <w:rFonts w:hint="eastAsia"/>
          <w:rtl/>
        </w:rPr>
        <w:t>יעלוהו</w:t>
      </w:r>
      <w:r w:rsidRPr="00523352">
        <w:rPr>
          <w:rStyle w:val="affff8"/>
          <w:rtl/>
        </w:rPr>
        <w:t xml:space="preserve"> ליוחסין,</w:t>
      </w:r>
      <w:r w:rsidRPr="00677950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ערל טמא</w:t>
      </w:r>
      <w:r w:rsidRPr="00677950">
        <w:rPr>
          <w:rtl/>
        </w:rPr>
        <w:t xml:space="preserve"> </w:t>
      </w:r>
      <w:r w:rsidRPr="00523352">
        <w:rPr>
          <w:rStyle w:val="affff8"/>
          <w:rtl/>
        </w:rPr>
        <w:t>מאיסי,</w:t>
      </w:r>
      <w:r w:rsidR="00387694">
        <w:rPr>
          <w:rFonts w:hint="cs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נושא אינה הוגנת</w:t>
      </w:r>
      <w:r w:rsidRPr="00677950">
        <w:rPr>
          <w:rtl/>
        </w:rPr>
        <w:t xml:space="preserve"> </w:t>
      </w:r>
      <w:r w:rsidR="00E24424" w:rsidRPr="00523352">
        <w:rPr>
          <w:rStyle w:val="affff8"/>
          <w:rtl/>
        </w:rPr>
        <w:t>קנס</w:t>
      </w:r>
      <w:r w:rsidR="00387694">
        <w:rPr>
          <w:rFonts w:hint="cs"/>
          <w:rtl/>
        </w:rPr>
        <w:t>,</w:t>
      </w:r>
    </w:p>
    <w:p w14:paraId="235AA7DB" w14:textId="119E0F08" w:rsidR="00B433C9" w:rsidRPr="00062827" w:rsidRDefault="00B433C9" w:rsidP="00523352">
      <w:pPr>
        <w:rPr>
          <w:spacing w:val="-2"/>
          <w:rtl/>
        </w:rPr>
      </w:pPr>
      <w:r w:rsidRPr="00D1637C">
        <w:rPr>
          <w:rFonts w:cs="PFT_Frank"/>
          <w:b/>
          <w:bCs/>
          <w:spacing w:val="-2"/>
          <w:szCs w:val="14"/>
          <w:rtl/>
        </w:rPr>
        <w:t>אשה</w:t>
      </w:r>
      <w:r w:rsidRPr="00062827">
        <w:rPr>
          <w:spacing w:val="-2"/>
          <w:rtl/>
        </w:rPr>
        <w:t xml:space="preserve"> </w:t>
      </w:r>
      <w:r w:rsidRPr="00062827">
        <w:rPr>
          <w:rStyle w:val="affff5"/>
          <w:rFonts w:hint="eastAsia"/>
          <w:rtl/>
        </w:rPr>
        <w:t>א</w:t>
      </w:r>
      <w:r w:rsidR="00387694" w:rsidRPr="00062827">
        <w:rPr>
          <w:rStyle w:val="affff5"/>
          <w:rFonts w:hint="eastAsia"/>
          <w:rtl/>
        </w:rPr>
        <w:t>ו</w:t>
      </w:r>
      <w:r w:rsidR="00387694" w:rsidRPr="00062827">
        <w:rPr>
          <w:rStyle w:val="affff5"/>
          <w:rFonts w:hint="cs"/>
          <w:rtl/>
        </w:rPr>
        <w:t>:</w:t>
      </w:r>
      <w:r w:rsidRPr="00062827">
        <w:rPr>
          <w:rFonts w:hint="cs"/>
          <w:spacing w:val="-2"/>
          <w:rtl/>
        </w:rPr>
        <w:t xml:space="preserve"> </w:t>
      </w:r>
      <w:r w:rsidR="00387694" w:rsidRPr="00062827">
        <w:rPr>
          <w:rFonts w:hint="cs"/>
          <w:spacing w:val="-2"/>
          <w:rtl/>
        </w:rPr>
        <w:t>אטו</w:t>
      </w:r>
      <w:r w:rsidRPr="00062827">
        <w:rPr>
          <w:rFonts w:hint="cs"/>
          <w:spacing w:val="-2"/>
          <w:rtl/>
        </w:rPr>
        <w:t xml:space="preserve"> גרושה</w:t>
      </w:r>
      <w:r w:rsidR="00387694" w:rsidRPr="00062827">
        <w:rPr>
          <w:rFonts w:hint="cs"/>
          <w:spacing w:val="-2"/>
          <w:rtl/>
        </w:rPr>
        <w:t>,</w:t>
      </w:r>
      <w:r w:rsidRPr="00062827">
        <w:rPr>
          <w:rFonts w:hint="cs"/>
          <w:spacing w:val="-2"/>
          <w:rtl/>
        </w:rPr>
        <w:t xml:space="preserve"> </w:t>
      </w:r>
      <w:r w:rsidRPr="00062827">
        <w:rPr>
          <w:rStyle w:val="affff5"/>
          <w:rFonts w:hint="eastAsia"/>
          <w:rtl/>
        </w:rPr>
        <w:t>או</w:t>
      </w:r>
      <w:r w:rsidR="00387694" w:rsidRPr="00062827">
        <w:rPr>
          <w:rStyle w:val="affff5"/>
          <w:rFonts w:hint="cs"/>
          <w:rtl/>
        </w:rPr>
        <w:t>:</w:t>
      </w:r>
      <w:r w:rsidRPr="00062827">
        <w:rPr>
          <w:rFonts w:hint="cs"/>
          <w:spacing w:val="-2"/>
          <w:rtl/>
        </w:rPr>
        <w:t xml:space="preserve"> ייחוד</w:t>
      </w:r>
      <w:r w:rsidR="00E24424" w:rsidRPr="00062827">
        <w:rPr>
          <w:rFonts w:hint="cs"/>
          <w:spacing w:val="-2"/>
          <w:rtl/>
        </w:rPr>
        <w:t>,</w:t>
      </w:r>
      <w:r w:rsidRPr="00062827">
        <w:rPr>
          <w:rFonts w:hint="cs"/>
          <w:spacing w:val="-2"/>
          <w:rtl/>
        </w:rPr>
        <w:t xml:space="preserve"> </w:t>
      </w:r>
      <w:r w:rsidR="00387694" w:rsidRPr="00062827">
        <w:rPr>
          <w:rStyle w:val="affff5"/>
          <w:rFonts w:hint="cs"/>
          <w:rtl/>
        </w:rPr>
        <w:t>נ</w:t>
      </w:r>
      <w:r w:rsidRPr="00062827">
        <w:rPr>
          <w:rStyle w:val="affff5"/>
          <w:rFonts w:hint="eastAsia"/>
          <w:rtl/>
        </w:rPr>
        <w:t>פ</w:t>
      </w:r>
      <w:r w:rsidRPr="00062827">
        <w:rPr>
          <w:rStyle w:val="affff5"/>
          <w:rtl/>
        </w:rPr>
        <w:t>"</w:t>
      </w:r>
      <w:r w:rsidRPr="00062827">
        <w:rPr>
          <w:rStyle w:val="affff5"/>
          <w:rFonts w:hint="eastAsia"/>
          <w:rtl/>
        </w:rPr>
        <w:t>מ</w:t>
      </w:r>
      <w:r w:rsidR="00387694" w:rsidRPr="00062827">
        <w:rPr>
          <w:rStyle w:val="affff5"/>
          <w:rFonts w:hint="cs"/>
          <w:rtl/>
        </w:rPr>
        <w:t>:</w:t>
      </w:r>
      <w:r w:rsidRPr="00062827">
        <w:rPr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>קרוב לעיר</w:t>
      </w:r>
      <w:r w:rsidR="00387694" w:rsidRPr="00062827">
        <w:rPr>
          <w:rFonts w:hint="cs"/>
          <w:spacing w:val="-2"/>
          <w:rtl/>
        </w:rPr>
        <w:t>,</w:t>
      </w:r>
      <w:r w:rsidRPr="00062827">
        <w:rPr>
          <w:rFonts w:hint="cs"/>
          <w:spacing w:val="-2"/>
          <w:rtl/>
        </w:rPr>
        <w:t xml:space="preserve"> </w:t>
      </w:r>
      <w:r w:rsidR="00E24424" w:rsidRPr="00062827">
        <w:rPr>
          <w:rFonts w:hint="cs"/>
          <w:spacing w:val="-2"/>
          <w:rtl/>
        </w:rPr>
        <w:t>מצויים</w:t>
      </w:r>
      <w:r w:rsidRPr="00062827">
        <w:rPr>
          <w:spacing w:val="-2"/>
          <w:rtl/>
        </w:rPr>
        <w:t xml:space="preserve"> </w:t>
      </w:r>
      <w:r w:rsidR="00387694" w:rsidRPr="00062827">
        <w:rPr>
          <w:rFonts w:hint="cs"/>
          <w:spacing w:val="-2"/>
          <w:rtl/>
        </w:rPr>
        <w:t>בנ"א</w:t>
      </w:r>
      <w:r w:rsidRPr="00062827">
        <w:rPr>
          <w:spacing w:val="-2"/>
          <w:rtl/>
        </w:rPr>
        <w:t>.</w:t>
      </w:r>
    </w:p>
    <w:p w14:paraId="26FAC256" w14:textId="432B2FC5" w:rsidR="00387694" w:rsidRPr="00677950" w:rsidRDefault="00387694" w:rsidP="00387694">
      <w:pPr>
        <w:rPr>
          <w:rtl/>
        </w:rPr>
      </w:pPr>
      <w:r w:rsidRPr="00523352">
        <w:rPr>
          <w:rStyle w:val="affff5"/>
          <w:rFonts w:hint="eastAsia"/>
          <w:rtl/>
        </w:rPr>
        <w:t>אבל</w:t>
      </w:r>
      <w:r>
        <w:rPr>
          <w:rFonts w:hint="cs"/>
          <w:rtl/>
        </w:rPr>
        <w:t xml:space="preserve"> </w:t>
      </w:r>
      <w:r w:rsidRPr="00677950">
        <w:rPr>
          <w:rFonts w:hint="cs"/>
          <w:rtl/>
        </w:rPr>
        <w:t>מ</w:t>
      </w:r>
      <w:r w:rsidRPr="00677950">
        <w:rPr>
          <w:rtl/>
        </w:rPr>
        <w:t xml:space="preserve">שגרין לבתיהם, </w:t>
      </w:r>
      <w:r w:rsidRPr="00387694">
        <w:rPr>
          <w:rtl/>
        </w:rPr>
        <w:t>חוץ מטמא ונושא אינה הוגנת</w:t>
      </w:r>
      <w:r w:rsidRPr="00677950">
        <w:rPr>
          <w:rtl/>
        </w:rPr>
        <w:t>.</w:t>
      </w:r>
    </w:p>
    <w:p w14:paraId="06A225DD" w14:textId="25CD3B62" w:rsidR="00B433C9" w:rsidRDefault="00387694" w:rsidP="007C50EB">
      <w:pPr>
        <w:rPr>
          <w:rFonts w:ascii="Fb Fontext" w:hAnsi="Fb Fontext"/>
          <w:rtl/>
        </w:rPr>
      </w:pPr>
      <w:r w:rsidRPr="00523352">
        <w:rPr>
          <w:rStyle w:val="affff5"/>
          <w:rFonts w:hint="eastAsia"/>
          <w:rtl/>
        </w:rPr>
        <w:t>דקנסו</w:t>
      </w:r>
      <w:r>
        <w:rPr>
          <w:rFonts w:hint="cs"/>
          <w:rtl/>
        </w:rPr>
        <w:t xml:space="preserve"> הטמא שלא מרובה אונסו, ולא</w:t>
      </w:r>
      <w:r w:rsidR="00E24424" w:rsidRPr="00677950">
        <w:rPr>
          <w:rFonts w:hint="cs"/>
          <w:rtl/>
        </w:rPr>
        <w:t xml:space="preserve"> </w:t>
      </w:r>
      <w:r>
        <w:rPr>
          <w:rFonts w:hint="cs"/>
          <w:rtl/>
        </w:rPr>
        <w:t>ה</w:t>
      </w:r>
      <w:r w:rsidR="00B433C9" w:rsidRPr="00677950">
        <w:rPr>
          <w:rFonts w:hint="cs"/>
          <w:rtl/>
        </w:rPr>
        <w:t xml:space="preserve">ערל </w:t>
      </w:r>
      <w:r>
        <w:rPr>
          <w:rFonts w:hint="cs"/>
          <w:rtl/>
        </w:rPr>
        <w:t>ש</w:t>
      </w:r>
      <w:r w:rsidR="00E24424" w:rsidRPr="00677950">
        <w:rPr>
          <w:rFonts w:hint="cs"/>
          <w:rtl/>
        </w:rPr>
        <w:t xml:space="preserve">מרובה </w:t>
      </w:r>
      <w:r w:rsidR="00E24424" w:rsidRPr="00677950">
        <w:rPr>
          <w:rtl/>
        </w:rPr>
        <w:t>א</w:t>
      </w:r>
      <w:r w:rsidR="00E24424" w:rsidRPr="00677950">
        <w:rPr>
          <w:rFonts w:hint="cs"/>
          <w:rtl/>
        </w:rPr>
        <w:t>ו</w:t>
      </w:r>
      <w:r w:rsidR="00E24424" w:rsidRPr="00677950">
        <w:rPr>
          <w:rtl/>
        </w:rPr>
        <w:t>נ</w:t>
      </w:r>
      <w:r w:rsidR="00B433C9" w:rsidRPr="00677950">
        <w:rPr>
          <w:rtl/>
        </w:rPr>
        <w:t>ס</w:t>
      </w:r>
      <w:r w:rsidR="00E24424" w:rsidRPr="00677950">
        <w:rPr>
          <w:rFonts w:hint="cs"/>
          <w:rtl/>
        </w:rPr>
        <w:t>ו</w:t>
      </w:r>
      <w:r>
        <w:rPr>
          <w:rFonts w:hint="cs"/>
          <w:rtl/>
        </w:rPr>
        <w:t>.</w:t>
      </w:r>
    </w:p>
    <w:p w14:paraId="4CF4F065" w14:textId="061B4D6D" w:rsidR="00387694" w:rsidRPr="00A07384" w:rsidRDefault="00B433C9" w:rsidP="00615A60">
      <w:pPr>
        <w:pStyle w:val="affff2"/>
        <w:rPr>
          <w:rStyle w:val="affff8"/>
          <w:rFonts w:cs="PFT_Frank"/>
          <w:szCs w:val="10"/>
          <w:rtl/>
        </w:rPr>
      </w:pPr>
      <w:bookmarkStart w:id="1116" w:name="_Toc119173125"/>
      <w:bookmarkStart w:id="1117" w:name="_Toc119230220"/>
      <w:r w:rsidRPr="00C35A2C">
        <w:rPr>
          <w:rtl/>
        </w:rPr>
        <w:t>ב</w:t>
      </w:r>
      <w:r w:rsidR="00387694">
        <w:rPr>
          <w:rFonts w:hint="cs"/>
          <w:rtl/>
        </w:rPr>
        <w:t>דבר</w:t>
      </w:r>
      <w:r w:rsidRPr="00C35A2C">
        <w:rPr>
          <w:rtl/>
        </w:rPr>
        <w:t xml:space="preserve"> שחולקין </w:t>
      </w:r>
      <w:r w:rsidR="00387694">
        <w:rPr>
          <w:rFonts w:hint="cs"/>
          <w:rtl/>
        </w:rPr>
        <w:t>לאשה -</w:t>
      </w:r>
      <w:r w:rsidRPr="00C35A2C">
        <w:rPr>
          <w:rtl/>
        </w:rPr>
        <w:t xml:space="preserve"> </w:t>
      </w:r>
      <w:r w:rsidR="00387694">
        <w:rPr>
          <w:rFonts w:hint="cs"/>
          <w:rtl/>
        </w:rPr>
        <w:t>כ</w:t>
      </w:r>
      <w:r w:rsidRPr="00C35A2C">
        <w:rPr>
          <w:rtl/>
        </w:rPr>
        <w:t xml:space="preserve">מעשר עני </w:t>
      </w:r>
      <w:r w:rsidR="00387694" w:rsidRPr="00523352">
        <w:rPr>
          <w:rStyle w:val="affff8"/>
          <w:rFonts w:cs="PFT_Frank"/>
          <w:rtl/>
        </w:rPr>
        <w:t>[</w:t>
      </w:r>
      <w:r w:rsidR="00387694">
        <w:rPr>
          <w:rStyle w:val="affff8"/>
          <w:rFonts w:cs="PFT_Frank" w:hint="cs"/>
          <w:rtl/>
        </w:rPr>
        <w:t>ד</w:t>
      </w:r>
      <w:r w:rsidR="00387694" w:rsidRPr="00523352">
        <w:rPr>
          <w:rStyle w:val="affff8"/>
          <w:rFonts w:cs="PFT_Frank" w:hint="eastAsia"/>
          <w:rtl/>
        </w:rPr>
        <w:t>בבית</w:t>
      </w:r>
      <w:r w:rsidR="00387694">
        <w:rPr>
          <w:rStyle w:val="affff8"/>
          <w:rFonts w:cs="PFT_Frank" w:hint="cs"/>
          <w:rtl/>
        </w:rPr>
        <w:t xml:space="preserve"> ואין יחוד</w:t>
      </w:r>
      <w:r w:rsidR="00387694" w:rsidRPr="00523352">
        <w:rPr>
          <w:rStyle w:val="affff8"/>
          <w:rFonts w:cs="PFT_Frank"/>
          <w:rtl/>
        </w:rPr>
        <w:t>]</w:t>
      </w:r>
      <w:bookmarkEnd w:id="1116"/>
      <w:bookmarkEnd w:id="1117"/>
    </w:p>
    <w:p w14:paraId="2B6BE275" w14:textId="1C96D3BC" w:rsidR="00387694" w:rsidRPr="00C35A2C" w:rsidRDefault="00387694" w:rsidP="00523352">
      <w:pPr>
        <w:jc w:val="center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חולקין לה תחילה ופוטרין אותה.</w:t>
      </w:r>
    </w:p>
    <w:p w14:paraId="5738624D" w14:textId="5DE1916E" w:rsidR="00B433C9" w:rsidRDefault="00B433C9" w:rsidP="00523352">
      <w:pPr>
        <w:rPr>
          <w:rFonts w:ascii="Fb Fontext" w:hAnsi="Fb Fontext"/>
          <w:rtl/>
        </w:rPr>
      </w:pPr>
      <w:r w:rsidRPr="003D0C1F">
        <w:rPr>
          <w:rStyle w:val="affff5"/>
          <w:rtl/>
        </w:rPr>
        <w:t>רבא</w:t>
      </w:r>
      <w:r w:rsidR="00387694">
        <w:rPr>
          <w:rStyle w:val="affff5"/>
          <w:rFonts w:hint="cs"/>
          <w:rtl/>
        </w:rPr>
        <w:t xml:space="preserve"> כששמעתי</w:t>
      </w:r>
      <w:r w:rsidRPr="003D0C1F">
        <w:rPr>
          <w:rStyle w:val="affff5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 xml:space="preserve">מטפל אני באשה </w:t>
      </w:r>
      <w:r w:rsidR="00387694">
        <w:rPr>
          <w:rFonts w:ascii="Fb Fontext" w:hAnsi="Fb Fontext" w:hint="cs"/>
          <w:rtl/>
        </w:rPr>
        <w:t xml:space="preserve">הבאה לדין </w:t>
      </w:r>
      <w:r w:rsidRPr="00C35A2C">
        <w:rPr>
          <w:rFonts w:ascii="Fb Fontext" w:hAnsi="Fb Fontext" w:hint="cs"/>
          <w:rtl/>
        </w:rPr>
        <w:t xml:space="preserve">קודם </w:t>
      </w:r>
      <w:r w:rsidR="00387694">
        <w:rPr>
          <w:rFonts w:ascii="Fb Fontext" w:hAnsi="Fb Fontext" w:hint="cs"/>
          <w:rtl/>
        </w:rPr>
        <w:t>האיש</w:t>
      </w:r>
      <w:r w:rsidRPr="00C35A2C">
        <w:rPr>
          <w:rFonts w:ascii="Fb Fontext" w:hAnsi="Fb Fontext" w:hint="cs"/>
          <w:rtl/>
        </w:rPr>
        <w:t xml:space="preserve"> </w:t>
      </w:r>
      <w:r w:rsidRPr="00523352">
        <w:rPr>
          <w:rStyle w:val="affff8"/>
          <w:rFonts w:hint="eastAsia"/>
          <w:rtl/>
        </w:rPr>
        <w:t>זילותא</w:t>
      </w:r>
      <w:r w:rsidR="00387694">
        <w:rPr>
          <w:rStyle w:val="affff8"/>
          <w:rFonts w:hint="cs"/>
          <w:rtl/>
        </w:rPr>
        <w:t>.</w:t>
      </w:r>
    </w:p>
    <w:p w14:paraId="4B9DE321" w14:textId="736BB5EF" w:rsidR="00B433C9" w:rsidRPr="00C35A2C" w:rsidRDefault="00B433C9" w:rsidP="007C50EB">
      <w:pPr>
        <w:pStyle w:val="afff4"/>
        <w:rPr>
          <w:rStyle w:val="afff1"/>
          <w:bCs w:val="0"/>
          <w:rtl/>
        </w:rPr>
      </w:pPr>
      <w:ins w:id="9967" w:author="מספור קטעי משנה" w:date="2026-10-06T06:45:58Z">
        <w:r>
          <w:rPr>
            <w:rStyle w:val="MisparKeta"/>
          </w:rPr>
          <w:t xml:space="preserve">ב. </w:t>
        </w:r>
      </w:ins>
      <w:bookmarkStart w:id="1118" w:name="_Toc119173126"/>
      <w:bookmarkStart w:id="1119" w:name="_Toc119230221"/>
      <w:r w:rsidRPr="00C35A2C">
        <w:rPr>
          <w:rStyle w:val="afff1"/>
          <w:bCs w:val="0"/>
          <w:rtl/>
        </w:rPr>
        <w:t>הגדילו התערובות ו</w:t>
      </w:r>
      <w:r w:rsidR="00387694">
        <w:rPr>
          <w:rStyle w:val="afff1"/>
          <w:rFonts w:hint="cs"/>
          <w:bCs w:val="0"/>
          <w:rtl/>
        </w:rPr>
        <w:t>שחררו זא"ז</w:t>
      </w:r>
      <w:r w:rsidRPr="00C35A2C">
        <w:rPr>
          <w:rStyle w:val="afff1"/>
          <w:bCs w:val="0"/>
          <w:rtl/>
        </w:rPr>
        <w:t>.</w:t>
      </w:r>
      <w:bookmarkEnd w:id="1118"/>
      <w:bookmarkEnd w:id="1119"/>
    </w:p>
    <w:p w14:paraId="031F5291" w14:textId="1AD1C2CA" w:rsidR="00B433C9" w:rsidRPr="00C35A2C" w:rsidRDefault="00B433C9" w:rsidP="00B55EDF">
      <w:pPr>
        <w:rPr>
          <w:rFonts w:ascii="Fb Fontext" w:hAnsi="Fb Fontext" w:cs="Guttman Vilna"/>
          <w:b/>
          <w:bCs/>
          <w:sz w:val="32"/>
          <w:rtl/>
        </w:rPr>
      </w:pPr>
      <w:r w:rsidRPr="003D0C1F">
        <w:rPr>
          <w:rStyle w:val="affff5"/>
          <w:rtl/>
        </w:rPr>
        <w:t>אימא:</w:t>
      </w:r>
      <w:r w:rsidRPr="00C35A2C">
        <w:rPr>
          <w:rFonts w:ascii="Fb Fontext" w:hAnsi="Fb Fontext"/>
          <w:sz w:val="32"/>
          <w:rtl/>
        </w:rPr>
        <w:t xml:space="preserve"> כופין אותן ומשחררין זא</w:t>
      </w:r>
      <w:r w:rsidR="00387694">
        <w:rPr>
          <w:rFonts w:ascii="Fb Fontext" w:hAnsi="Fb Fontext" w:hint="cs"/>
          <w:sz w:val="32"/>
          <w:rtl/>
        </w:rPr>
        <w:t>"</w:t>
      </w:r>
      <w:r w:rsidRPr="00C35A2C">
        <w:rPr>
          <w:rFonts w:ascii="Fb Fontext" w:hAnsi="Fb Fontext"/>
          <w:sz w:val="32"/>
          <w:rtl/>
        </w:rPr>
        <w:t>ז</w:t>
      </w:r>
      <w:r w:rsidR="00387694">
        <w:rPr>
          <w:rFonts w:ascii="Fb Fontext" w:hAnsi="Fb Fontext" w:cs="Guttman Vilna" w:hint="cs"/>
          <w:b/>
          <w:bCs/>
          <w:sz w:val="32"/>
          <w:rtl/>
        </w:rPr>
        <w:t xml:space="preserve"> </w:t>
      </w:r>
      <w:r w:rsidR="00387694" w:rsidRPr="00523352">
        <w:rPr>
          <w:rStyle w:val="affff8"/>
          <w:rtl/>
        </w:rPr>
        <w:t>[ד</w:t>
      </w:r>
      <w:r w:rsidR="00387694" w:rsidRPr="00B90C14">
        <w:rPr>
          <w:rStyle w:val="affff8"/>
          <w:rFonts w:hint="cs"/>
          <w:rtl/>
        </w:rPr>
        <w:t>אי</w:t>
      </w:r>
      <w:r w:rsidR="00387694">
        <w:rPr>
          <w:rStyle w:val="affff8"/>
          <w:rFonts w:hint="cs"/>
          <w:rtl/>
        </w:rPr>
        <w:t>ן</w:t>
      </w:r>
      <w:r w:rsidR="00387694" w:rsidRPr="00B90C14">
        <w:rPr>
          <w:rStyle w:val="affff8"/>
          <w:rFonts w:hint="cs"/>
          <w:rtl/>
        </w:rPr>
        <w:t xml:space="preserve"> יכול</w:t>
      </w:r>
      <w:r w:rsidR="00387694">
        <w:rPr>
          <w:rStyle w:val="affff8"/>
          <w:rFonts w:hint="cs"/>
          <w:rtl/>
        </w:rPr>
        <w:t>ין</w:t>
      </w:r>
      <w:r w:rsidR="00387694" w:rsidRPr="00387694">
        <w:rPr>
          <w:rStyle w:val="affff8"/>
          <w:rFonts w:hint="cs"/>
          <w:rtl/>
        </w:rPr>
        <w:t xml:space="preserve"> </w:t>
      </w:r>
      <w:r w:rsidR="00387694" w:rsidRPr="00523352">
        <w:rPr>
          <w:rStyle w:val="affff8"/>
          <w:rFonts w:hint="eastAsia"/>
          <w:rtl/>
        </w:rPr>
        <w:t>לישא</w:t>
      </w:r>
      <w:r w:rsidR="00387694" w:rsidRPr="00523352">
        <w:rPr>
          <w:rStyle w:val="affff8"/>
          <w:rtl/>
        </w:rPr>
        <w:t xml:space="preserve"> </w:t>
      </w:r>
      <w:r w:rsidR="00387694">
        <w:rPr>
          <w:rStyle w:val="affff8"/>
          <w:rFonts w:hint="cs"/>
          <w:rtl/>
        </w:rPr>
        <w:t>שפחה או ב"ח</w:t>
      </w:r>
      <w:r w:rsidR="00387694" w:rsidRPr="00523352">
        <w:rPr>
          <w:rStyle w:val="affff8"/>
          <w:rtl/>
        </w:rPr>
        <w:t>].</w:t>
      </w:r>
    </w:p>
    <w:p w14:paraId="53A5665E" w14:textId="021EA17B" w:rsidR="00B433C9" w:rsidRPr="00C35A2C" w:rsidRDefault="00B433C9" w:rsidP="007C50EB">
      <w:pPr>
        <w:pStyle w:val="afff4"/>
        <w:rPr>
          <w:rtl/>
        </w:rPr>
      </w:pPr>
      <w:ins w:id="9968" w:author="מספור קטעי משנה" w:date="2026-10-06T06:45:58Z">
        <w:r>
          <w:rPr>
            <w:rStyle w:val="MisparKeta"/>
          </w:rPr>
          <w:t xml:space="preserve">ג. </w:t>
        </w:r>
      </w:ins>
      <w:bookmarkStart w:id="1120" w:name="_Toc119173127"/>
      <w:bookmarkStart w:id="1121" w:name="_Toc119230222"/>
      <w:r w:rsidRPr="00C35A2C">
        <w:rPr>
          <w:rStyle w:val="afff1"/>
          <w:bCs w:val="0"/>
          <w:rtl/>
        </w:rPr>
        <w:t xml:space="preserve">חומרי </w:t>
      </w:r>
      <w:r w:rsidR="00387694">
        <w:rPr>
          <w:rStyle w:val="afff1"/>
          <w:rFonts w:hint="cs"/>
          <w:bCs w:val="0"/>
          <w:rtl/>
        </w:rPr>
        <w:t>כהנים וחומרי ישראלים</w:t>
      </w:r>
      <w:r w:rsidRPr="00C35A2C">
        <w:rPr>
          <w:rStyle w:val="afff1"/>
          <w:bCs w:val="0"/>
          <w:rtl/>
        </w:rPr>
        <w:t>.</w:t>
      </w:r>
      <w:bookmarkEnd w:id="1120"/>
      <w:bookmarkEnd w:id="1121"/>
    </w:p>
    <w:p w14:paraId="0B550B54" w14:textId="2324C6D8" w:rsidR="00B433C9" w:rsidRPr="00387694" w:rsidRDefault="00B433C9" w:rsidP="00387694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lastRenderedPageBreak/>
        <w:t>למנחתם</w:t>
      </w:r>
      <w:r w:rsidR="00387694">
        <w:rPr>
          <w:rFonts w:hint="cs"/>
          <w:rtl/>
        </w:rPr>
        <w:t xml:space="preserve"> -</w:t>
      </w:r>
      <w:r w:rsidRPr="00387694">
        <w:rPr>
          <w:rtl/>
        </w:rPr>
        <w:t xml:space="preserve"> נקמצת כישראל, ואינה נאכלת ככהנים.</w:t>
      </w:r>
    </w:p>
    <w:p w14:paraId="18CC620F" w14:textId="1090AA80" w:rsidR="00B433C9" w:rsidRPr="00EA6942" w:rsidRDefault="00387694" w:rsidP="00387694">
      <w:pPr>
        <w:rPr>
          <w:rFonts w:ascii="Fb Fontext" w:hAnsi="Fb Fontext"/>
          <w:spacing w:val="-6"/>
          <w:rtl/>
        </w:rPr>
      </w:pPr>
      <w:r w:rsidRPr="00523352">
        <w:rPr>
          <w:rStyle w:val="affff5"/>
          <w:rFonts w:hint="eastAsia"/>
          <w:rtl/>
        </w:rPr>
        <w:t>א</w:t>
      </w:r>
      <w:r w:rsidRPr="00523352">
        <w:rPr>
          <w:rStyle w:val="affff5"/>
          <w:rtl/>
        </w:rPr>
        <w:t>.</w:t>
      </w:r>
      <w:r>
        <w:rPr>
          <w:rFonts w:ascii="Fb Fontext" w:hAnsi="Fb Fontext" w:hint="cs"/>
          <w:spacing w:val="-6"/>
          <w:rtl/>
        </w:rPr>
        <w:t xml:space="preserve"> </w:t>
      </w:r>
      <w:r w:rsidRPr="00523352">
        <w:rPr>
          <w:rStyle w:val="affff5"/>
          <w:rFonts w:hint="eastAsia"/>
          <w:rtl/>
        </w:rPr>
        <w:t>לר</w:t>
      </w:r>
      <w:r w:rsidRPr="00523352">
        <w:rPr>
          <w:rStyle w:val="affff5"/>
          <w:rtl/>
        </w:rPr>
        <w:t>"א:</w:t>
      </w:r>
      <w:r>
        <w:rPr>
          <w:rFonts w:ascii="Fb Fontext" w:hAnsi="Fb Fontext" w:hint="cs"/>
          <w:spacing w:val="-6"/>
          <w:rtl/>
        </w:rPr>
        <w:t xml:space="preserve"> </w:t>
      </w:r>
      <w:r w:rsidR="00B433C9" w:rsidRPr="00EA6942">
        <w:rPr>
          <w:rFonts w:ascii="Fb Fontext" w:hAnsi="Fb Fontext"/>
          <w:spacing w:val="-6"/>
          <w:rtl/>
        </w:rPr>
        <w:t xml:space="preserve">קומץ קרב </w:t>
      </w:r>
      <w:r>
        <w:rPr>
          <w:rFonts w:ascii="Fb Fontext" w:hAnsi="Fb Fontext" w:hint="cs"/>
          <w:spacing w:val="-6"/>
          <w:rtl/>
        </w:rPr>
        <w:t>בפנ"ע</w:t>
      </w:r>
      <w:r w:rsidR="00B433C9" w:rsidRPr="00EA6942">
        <w:rPr>
          <w:rFonts w:ascii="Fb Fontext" w:hAnsi="Fb Fontext"/>
          <w:spacing w:val="-6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pacing w:val="-6"/>
          <w:szCs w:val="14"/>
          <w:rtl/>
        </w:rPr>
        <w:t>ושירים ב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פנ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>"ע</w:t>
      </w:r>
      <w:r>
        <w:rPr>
          <w:rFonts w:ascii="Fb Fontext" w:hAnsi="Fb Fontext" w:hint="cs"/>
          <w:spacing w:val="-6"/>
          <w:rtl/>
        </w:rPr>
        <w:t xml:space="preserve"> -</w:t>
      </w:r>
      <w:r w:rsidR="00B433C9" w:rsidRPr="00EA6942">
        <w:rPr>
          <w:rFonts w:ascii="Fb Fontext" w:hAnsi="Fb Fontext" w:hint="cs"/>
          <w:spacing w:val="-6"/>
          <w:rtl/>
        </w:rPr>
        <w:t xml:space="preserve"> ו</w:t>
      </w:r>
      <w:r w:rsidR="00B433C9" w:rsidRPr="00EA6942">
        <w:rPr>
          <w:rFonts w:ascii="Fb Fontext" w:hAnsi="Fb Fontext"/>
          <w:spacing w:val="-6"/>
          <w:rtl/>
        </w:rPr>
        <w:t>אי</w:t>
      </w:r>
      <w:r>
        <w:rPr>
          <w:rFonts w:ascii="Fb Fontext" w:hAnsi="Fb Fontext" w:hint="cs"/>
          <w:spacing w:val="-6"/>
          <w:rtl/>
        </w:rPr>
        <w:t>ן</w:t>
      </w:r>
      <w:r w:rsidR="00B433C9" w:rsidRPr="00EA6942">
        <w:rPr>
          <w:rFonts w:ascii="Fb Fontext" w:hAnsi="Fb Fontext"/>
          <w:spacing w:val="-6"/>
          <w:rtl/>
        </w:rPr>
        <w:t xml:space="preserve"> </w:t>
      </w:r>
      <w:r>
        <w:rPr>
          <w:rFonts w:ascii="Fb Fontext" w:hAnsi="Fb Fontext" w:hint="cs"/>
          <w:spacing w:val="-6"/>
          <w:rtl/>
        </w:rPr>
        <w:t>משום</w:t>
      </w:r>
      <w:r w:rsidR="00B433C9" w:rsidRPr="00EA6942">
        <w:rPr>
          <w:rFonts w:ascii="Fb Fontext" w:hAnsi="Fb Fontext"/>
          <w:spacing w:val="-6"/>
          <w:rtl/>
        </w:rPr>
        <w:t xml:space="preserve"> </w:t>
      </w:r>
      <w:r>
        <w:rPr>
          <w:rFonts w:ascii="Fb Fontext" w:hAnsi="Fb Fontext" w:hint="cs"/>
          <w:spacing w:val="-6"/>
          <w:rtl/>
        </w:rPr>
        <w:t>'</w:t>
      </w:r>
      <w:r w:rsidR="00B433C9" w:rsidRPr="00523352">
        <w:rPr>
          <w:rStyle w:val="affff1"/>
          <w:rtl/>
        </w:rPr>
        <w:t>ממנו לאישים</w:t>
      </w:r>
      <w:r>
        <w:rPr>
          <w:rStyle w:val="affff1"/>
          <w:rFonts w:hint="cs"/>
          <w:rtl/>
        </w:rPr>
        <w:t xml:space="preserve"> -</w:t>
      </w:r>
      <w:r w:rsidR="00B433C9" w:rsidRPr="00523352">
        <w:rPr>
          <w:rStyle w:val="affff1"/>
          <w:rtl/>
        </w:rPr>
        <w:t xml:space="preserve"> בל תקטירו</w:t>
      </w:r>
      <w:r>
        <w:rPr>
          <w:rStyle w:val="affff1"/>
          <w:rFonts w:hint="cs"/>
          <w:rtl/>
        </w:rPr>
        <w:t>'</w:t>
      </w:r>
      <w:r w:rsidR="00B433C9" w:rsidRPr="00EA6942">
        <w:rPr>
          <w:rFonts w:ascii="Fb Fontext" w:hAnsi="Fb Fontext"/>
          <w:spacing w:val="-6"/>
          <w:rtl/>
        </w:rPr>
        <w:t xml:space="preserve"> </w:t>
      </w:r>
      <w:r>
        <w:rPr>
          <w:rFonts w:ascii="Fb Fontext" w:hAnsi="Fb Fontext" w:hint="cs"/>
          <w:spacing w:val="-6"/>
          <w:rtl/>
        </w:rPr>
        <w:t>- שמעלה</w:t>
      </w:r>
      <w:r w:rsidR="00B433C9" w:rsidRPr="00EA6942">
        <w:rPr>
          <w:rFonts w:ascii="Fb Fontext" w:hAnsi="Fb Fontext"/>
          <w:spacing w:val="-6"/>
          <w:rtl/>
        </w:rPr>
        <w:t xml:space="preserve"> לשם עצים</w:t>
      </w:r>
      <w:r w:rsidR="00B433C9" w:rsidRPr="00EA6942">
        <w:rPr>
          <w:rFonts w:ascii="Fb Fontext" w:hAnsi="Fb Fontext" w:hint="cs"/>
          <w:spacing w:val="-6"/>
          <w:rtl/>
        </w:rPr>
        <w:t xml:space="preserve"> </w:t>
      </w:r>
      <w:r>
        <w:rPr>
          <w:rStyle w:val="affff5"/>
          <w:rFonts w:hint="cs"/>
          <w:rtl/>
        </w:rPr>
        <w:t xml:space="preserve">וס"ל </w:t>
      </w:r>
      <w:r w:rsidRPr="00523352">
        <w:rPr>
          <w:rFonts w:hint="eastAsia"/>
          <w:rtl/>
        </w:rPr>
        <w:t>שרק</w:t>
      </w:r>
      <w:r w:rsidRPr="00523352">
        <w:rPr>
          <w:rtl/>
        </w:rPr>
        <w:t xml:space="preserve"> </w:t>
      </w:r>
      <w:r w:rsidR="00B433C9" w:rsidRPr="00EA6942">
        <w:rPr>
          <w:rStyle w:val="affff1"/>
          <w:rFonts w:hint="cs"/>
          <w:spacing w:val="-6"/>
          <w:rtl/>
        </w:rPr>
        <w:t>'</w:t>
      </w:r>
      <w:r w:rsidR="00B433C9" w:rsidRPr="00EA6942">
        <w:rPr>
          <w:rStyle w:val="affff1"/>
          <w:spacing w:val="-6"/>
          <w:rtl/>
        </w:rPr>
        <w:t>לריח ניחוח אי אתה מעלה</w:t>
      </w:r>
      <w:r w:rsidR="00B433C9" w:rsidRPr="00EA6942">
        <w:rPr>
          <w:rStyle w:val="affff1"/>
          <w:rFonts w:hint="cs"/>
          <w:spacing w:val="-6"/>
          <w:rtl/>
        </w:rPr>
        <w:t>'</w:t>
      </w:r>
      <w:r>
        <w:rPr>
          <w:rFonts w:ascii="Fb Fontext" w:hAnsi="Fb Fontext" w:hint="cs"/>
          <w:spacing w:val="-6"/>
          <w:rtl/>
        </w:rPr>
        <w:t>.</w:t>
      </w:r>
    </w:p>
    <w:p w14:paraId="7BA169A5" w14:textId="7900296B" w:rsidR="00B433C9" w:rsidRDefault="00387694" w:rsidP="00523352">
      <w:pPr>
        <w:rPr>
          <w:rtl/>
        </w:rPr>
      </w:pPr>
      <w:r>
        <w:rPr>
          <w:rStyle w:val="affff5"/>
          <w:rFonts w:hint="cs"/>
          <w:rtl/>
        </w:rPr>
        <w:t>ב.</w:t>
      </w:r>
      <w:r w:rsidR="00B433C9" w:rsidRPr="003D0C1F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ו</w:t>
      </w:r>
      <w:r w:rsidR="00B433C9" w:rsidRPr="003D0C1F">
        <w:rPr>
          <w:rStyle w:val="affff5"/>
          <w:rFonts w:hint="cs"/>
          <w:rtl/>
        </w:rPr>
        <w:t>לרבנן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 xml:space="preserve">קומץ קרב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ושירים </w:t>
      </w:r>
      <w:r w:rsidRPr="00D1637C">
        <w:rPr>
          <w:rFonts w:ascii="Fb Fontext" w:hAnsi="Fb Fontext" w:cs="PFT_Frank" w:hint="cs"/>
          <w:b/>
          <w:bCs/>
          <w:sz w:val="32"/>
          <w:szCs w:val="14"/>
          <w:rtl/>
        </w:rPr>
        <w:t>ל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בית הדשן</w:t>
      </w:r>
      <w:r w:rsidR="002D1E31" w:rsidRPr="00D1637C">
        <w:rPr>
          <w:rFonts w:ascii="Fb Fontext" w:hAnsi="Fb Fontext" w:cs="PFT_Frank" w:hint="cs"/>
          <w:b/>
          <w:bCs/>
          <w:sz w:val="32"/>
          <w:szCs w:val="14"/>
          <w:rtl/>
        </w:rPr>
        <w:t xml:space="preserve"> -</w:t>
      </w:r>
      <w:r>
        <w:rPr>
          <w:rStyle w:val="affff5"/>
          <w:rFonts w:hint="cs"/>
          <w:rtl/>
        </w:rPr>
        <w:t xml:space="preserve"> </w:t>
      </w:r>
      <w:r w:rsidR="003271BF" w:rsidRPr="003271BF">
        <w:rPr>
          <w:rStyle w:val="affff5"/>
          <w:rFonts w:hint="cs"/>
          <w:rtl/>
        </w:rPr>
        <w:t>כ</w:t>
      </w:r>
      <w:r w:rsidR="00B433C9" w:rsidRPr="003271BF">
        <w:rPr>
          <w:rStyle w:val="affff5"/>
          <w:rFonts w:hint="cs"/>
          <w:rtl/>
        </w:rPr>
        <w:t>ראבר</w:t>
      </w:r>
      <w:r w:rsidR="00B433C9" w:rsidRPr="003271BF">
        <w:rPr>
          <w:rStyle w:val="affff5"/>
          <w:rtl/>
        </w:rPr>
        <w:t>"</w:t>
      </w:r>
      <w:r w:rsidR="00B433C9" w:rsidRPr="003271BF">
        <w:rPr>
          <w:rStyle w:val="affff5"/>
          <w:rFonts w:hint="cs"/>
          <w:rtl/>
        </w:rPr>
        <w:t>ש</w:t>
      </w:r>
      <w:r w:rsidR="00B433C9" w:rsidRPr="00523352">
        <w:rPr>
          <w:rStyle w:val="affff8"/>
          <w:rtl/>
        </w:rPr>
        <w:t xml:space="preserve"> במנחת חוטא</w:t>
      </w:r>
      <w:r w:rsidR="003271BF" w:rsidRPr="00523352">
        <w:rPr>
          <w:rStyle w:val="affff8"/>
          <w:rtl/>
        </w:rPr>
        <w:t>.</w:t>
      </w:r>
      <w:r w:rsidR="00B433C9" w:rsidRPr="00C35A2C">
        <w:rPr>
          <w:rtl/>
        </w:rPr>
        <w:t xml:space="preserve"> </w:t>
      </w:r>
    </w:p>
    <w:p w14:paraId="7A5EE150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Style w:val="afff1"/>
          <w:rFonts w:ascii="Fb Fontext" w:hAnsi="Fb Fontext" w:hint="cs"/>
          <w:rtl/>
        </w:rPr>
        <w:t>ק</w:t>
      </w:r>
      <w:r w:rsidRPr="00C35A2C">
        <w:rPr>
          <w:rFonts w:hint="cs"/>
          <w:rtl/>
        </w:rPr>
        <w:t>:</w:t>
      </w:r>
    </w:p>
    <w:p w14:paraId="552FD630" w14:textId="55AC52C1" w:rsidR="002D1E31" w:rsidRDefault="00B433C9" w:rsidP="005D5A4C">
      <w:pPr>
        <w:pStyle w:val="affffb"/>
        <w:rPr>
          <w:rtl/>
        </w:rPr>
      </w:pPr>
      <w:ins w:id="9969" w:author="מספור קטעי משנה" w:date="2026-10-06T06:45:58Z">
        <w:r>
          <w:rPr>
            <w:rStyle w:val="MisparKeta"/>
          </w:rPr>
          <w:t xml:space="preserve">א. </w:t>
        </w:r>
      </w:ins>
      <w:bookmarkStart w:id="1122" w:name="_Toc119173128"/>
      <w:bookmarkStart w:id="1123" w:name="_Toc119230223"/>
      <w:r w:rsidRPr="00C35A2C">
        <w:rPr>
          <w:rtl/>
        </w:rPr>
        <w:t xml:space="preserve">לא שהתה </w:t>
      </w:r>
      <w:r w:rsidR="002D1E31">
        <w:rPr>
          <w:rFonts w:hint="cs"/>
          <w:rtl/>
        </w:rPr>
        <w:t>ג'</w:t>
      </w:r>
      <w:r w:rsidRPr="00C35A2C">
        <w:rPr>
          <w:rtl/>
        </w:rPr>
        <w:t xml:space="preserve"> חדשים ונשאת, ו</w:t>
      </w:r>
      <w:r w:rsidR="002D1E31">
        <w:rPr>
          <w:rFonts w:hint="cs"/>
          <w:rtl/>
        </w:rPr>
        <w:t>ספק</w:t>
      </w:r>
      <w:r w:rsidRPr="00C35A2C">
        <w:rPr>
          <w:rtl/>
        </w:rPr>
        <w:t xml:space="preserve"> </w:t>
      </w:r>
      <w:r w:rsidR="002D1E31">
        <w:rPr>
          <w:rFonts w:hint="cs"/>
          <w:rtl/>
        </w:rPr>
        <w:t>ט'</w:t>
      </w:r>
      <w:r w:rsidRPr="00C35A2C">
        <w:rPr>
          <w:rtl/>
        </w:rPr>
        <w:t xml:space="preserve"> לראשון </w:t>
      </w:r>
      <w:r w:rsidR="002D1E31">
        <w:rPr>
          <w:rFonts w:hint="cs"/>
          <w:rtl/>
        </w:rPr>
        <w:t xml:space="preserve">וז' </w:t>
      </w:r>
      <w:r w:rsidRPr="00C35A2C">
        <w:rPr>
          <w:rtl/>
        </w:rPr>
        <w:t>לאחרון</w:t>
      </w:r>
      <w:r w:rsidR="002D1E31">
        <w:rPr>
          <w:rFonts w:hint="cs"/>
          <w:rtl/>
        </w:rPr>
        <w:t>:</w:t>
      </w:r>
      <w:bookmarkEnd w:id="1122"/>
      <w:bookmarkEnd w:id="1123"/>
    </w:p>
    <w:p>
      <w:pPr>
        <w:pStyle w:val="MishnaBatzad"/>
        <w:rPr>
          <w:ins w:id="20571" w:author="קלוד" w:date="2026-10-06T10:10:48Z"/>
        </w:rPr>
      </w:pPr>
      <w:ins w:id="20570" w:author="קלוד" w:date="2026-10-06T10:10:48Z">
        <w:r>
          <w:t xml:space="preserve">משנה ו</w:t>
        </w:r>
      </w:ins>
    </w:p>
    <w:p w14:paraId="28A510D5" w14:textId="76BE9659" w:rsidR="00B433C9" w:rsidRPr="00C35A2C" w:rsidRDefault="00B433C9" w:rsidP="00523352">
      <w:pPr>
        <w:pStyle w:val="affc"/>
        <w:jc w:val="center"/>
        <w:rPr>
          <w:b/>
          <w:rtl/>
        </w:rPr>
      </w:pPr>
      <w:r w:rsidRPr="00C35A2C">
        <w:rPr>
          <w:b/>
          <w:rtl/>
        </w:rPr>
        <w:t>היו לה בנים מהראשון ומהשני</w:t>
      </w:r>
      <w:r w:rsidR="002D1E31">
        <w:rPr>
          <w:rFonts w:hint="cs"/>
          <w:b/>
          <w:rtl/>
        </w:rPr>
        <w:t xml:space="preserve"> -</w:t>
      </w:r>
    </w:p>
    <w:p w14:paraId="5F837512" w14:textId="32AB0DA0" w:rsidR="00B433C9" w:rsidRPr="00C35A2C" w:rsidRDefault="002D1E31" w:rsidP="00523352">
      <w:pPr>
        <w:pStyle w:val="affc"/>
        <w:jc w:val="center"/>
        <w:rPr>
          <w:b/>
          <w:rtl/>
        </w:rPr>
      </w:pPr>
      <w:r>
        <w:rPr>
          <w:rFonts w:hint="cs"/>
          <w:b/>
          <w:rtl/>
        </w:rPr>
        <w:t>הם</w:t>
      </w:r>
      <w:r w:rsidR="00B433C9" w:rsidRPr="00C35A2C">
        <w:rPr>
          <w:b/>
          <w:rtl/>
        </w:rPr>
        <w:t xml:space="preserve"> חולצין</w:t>
      </w:r>
      <w:r w:rsidRPr="002D1E31">
        <w:rPr>
          <w:rFonts w:hint="cs"/>
          <w:b/>
          <w:rtl/>
        </w:rPr>
        <w:t xml:space="preserve"> </w:t>
      </w:r>
      <w:r>
        <w:rPr>
          <w:rFonts w:hint="cs"/>
          <w:b/>
          <w:rtl/>
        </w:rPr>
        <w:t>לו</w:t>
      </w:r>
      <w:r w:rsidR="00B433C9" w:rsidRPr="00C35A2C">
        <w:rPr>
          <w:b/>
          <w:rtl/>
        </w:rPr>
        <w:t xml:space="preserve"> ולא מייבמין, וכן הוא להם.</w:t>
      </w:r>
    </w:p>
    <w:p w14:paraId="512F2E7F" w14:textId="550D2313" w:rsidR="00B433C9" w:rsidRDefault="00B433C9" w:rsidP="00523352">
      <w:pPr>
        <w:pStyle w:val="affc"/>
        <w:jc w:val="center"/>
        <w:rPr>
          <w:b/>
          <w:rtl/>
        </w:rPr>
      </w:pPr>
      <w:r w:rsidRPr="00C35A2C">
        <w:rPr>
          <w:b/>
          <w:rtl/>
        </w:rPr>
        <w:t xml:space="preserve">היו לו אחים מהראשון ומהשני </w:t>
      </w:r>
      <w:r w:rsidR="00903F5A">
        <w:rPr>
          <w:rFonts w:hint="cs"/>
          <w:b/>
          <w:rtl/>
        </w:rPr>
        <w:t>ש</w:t>
      </w:r>
      <w:r w:rsidRPr="00C35A2C">
        <w:rPr>
          <w:b/>
          <w:rtl/>
        </w:rPr>
        <w:t>לא מאותה אם</w:t>
      </w:r>
      <w:r w:rsidR="002D1E31">
        <w:rPr>
          <w:rFonts w:hint="cs"/>
          <w:b/>
          <w:rtl/>
        </w:rPr>
        <w:t xml:space="preserve"> -</w:t>
      </w:r>
    </w:p>
    <w:p w14:paraId="1A179AC0" w14:textId="1ADE444B" w:rsidR="00B433C9" w:rsidRPr="00C35A2C" w:rsidRDefault="00B433C9" w:rsidP="00523352">
      <w:pPr>
        <w:pStyle w:val="affc"/>
        <w:jc w:val="center"/>
        <w:rPr>
          <w:b/>
          <w:rtl/>
        </w:rPr>
      </w:pPr>
      <w:r w:rsidRPr="00C35A2C">
        <w:rPr>
          <w:b/>
          <w:rtl/>
        </w:rPr>
        <w:t xml:space="preserve">הוא חולץ </w:t>
      </w:r>
      <w:r w:rsidR="002D1E31">
        <w:rPr>
          <w:rFonts w:hint="cs"/>
          <w:b/>
          <w:rtl/>
        </w:rPr>
        <w:t>להם א</w:t>
      </w:r>
      <w:r w:rsidRPr="00C35A2C">
        <w:rPr>
          <w:b/>
          <w:rtl/>
        </w:rPr>
        <w:t>ו</w:t>
      </w:r>
      <w:r w:rsidR="002D1E31">
        <w:rPr>
          <w:rFonts w:hint="cs"/>
          <w:b/>
          <w:rtl/>
        </w:rPr>
        <w:t xml:space="preserve"> </w:t>
      </w:r>
      <w:r w:rsidRPr="00C35A2C">
        <w:rPr>
          <w:b/>
          <w:rtl/>
        </w:rPr>
        <w:t xml:space="preserve">מייבם, והם </w:t>
      </w:r>
      <w:r w:rsidR="002D1E31">
        <w:rPr>
          <w:rFonts w:hint="cs"/>
          <w:b/>
          <w:rtl/>
        </w:rPr>
        <w:t xml:space="preserve"> לו </w:t>
      </w:r>
      <w:r w:rsidRPr="00C35A2C">
        <w:rPr>
          <w:b/>
          <w:rtl/>
        </w:rPr>
        <w:t>א</w:t>
      </w:r>
      <w:r w:rsidR="00903F5A">
        <w:rPr>
          <w:rFonts w:hint="cs"/>
          <w:b/>
          <w:rtl/>
        </w:rPr>
        <w:t>'</w:t>
      </w:r>
      <w:r w:rsidRPr="00C35A2C">
        <w:rPr>
          <w:b/>
          <w:rtl/>
        </w:rPr>
        <w:t xml:space="preserve"> חולץ</w:t>
      </w:r>
      <w:r w:rsidRPr="00523352">
        <w:rPr>
          <w:rStyle w:val="HesberMishna"/>
          <w:rtl/>
          <w:rPrChange w:id="20209" w:author="קלוד" w:date="2026-10-06T10:10:48Z">
            <w:rPr>
              <w:rStyle w:val="affff8"/>
              <w:rtl/>
            </w:rPr>
          </w:rPrChange>
        </w:rPr>
        <w:t xml:space="preserve"> </w:t>
      </w:r>
      <w:r w:rsidR="00903F5A" w:rsidRPr="00523352">
        <w:rPr>
          <w:rStyle w:val="HesberMishna"/>
          <w:rFonts w:hint="eastAsia"/>
          <w:rtl/>
          <w:rPrChange w:id="20210" w:author="קלוד" w:date="2026-10-06T10:10:48Z">
            <w:rPr>
              <w:rStyle w:val="affff8"/>
              <w:rFonts w:hint="eastAsia"/>
              <w:rtl/>
            </w:rPr>
          </w:rPrChange>
        </w:rPr>
        <w:t>קודם</w:t>
      </w:r>
      <w:r w:rsidR="00903F5A" w:rsidRPr="00523352">
        <w:rPr>
          <w:rStyle w:val="HesberMishna"/>
          <w:rtl/>
          <w:rPrChange w:id="20211" w:author="קלוד" w:date="2026-10-06T10:10:48Z">
            <w:rPr>
              <w:rStyle w:val="affff8"/>
              <w:rtl/>
            </w:rPr>
          </w:rPrChange>
        </w:rPr>
        <w:t xml:space="preserve"> </w:t>
      </w:r>
      <w:r w:rsidRPr="00C35A2C">
        <w:rPr>
          <w:b/>
          <w:rtl/>
        </w:rPr>
        <w:t>וא</w:t>
      </w:r>
      <w:r w:rsidR="00903F5A">
        <w:rPr>
          <w:rFonts w:hint="cs"/>
          <w:b/>
          <w:rtl/>
        </w:rPr>
        <w:t>'</w:t>
      </w:r>
      <w:r w:rsidRPr="00C35A2C">
        <w:rPr>
          <w:b/>
          <w:rtl/>
        </w:rPr>
        <w:t xml:space="preserve"> מייבם.</w:t>
      </w:r>
    </w:p>
    <w:p w14:paraId="3AC1FE72" w14:textId="6AAF59F4" w:rsidR="002D1E31" w:rsidRDefault="00B433C9" w:rsidP="00523352">
      <w:pPr>
        <w:pStyle w:val="affc"/>
        <w:jc w:val="center"/>
        <w:rPr>
          <w:b/>
          <w:rtl/>
        </w:rPr>
      </w:pPr>
      <w:r>
        <w:rPr>
          <w:b/>
          <w:rtl/>
        </w:rPr>
        <w:t xml:space="preserve">היה אחד ישראל ואחד כהן </w:t>
      </w:r>
      <w:r w:rsidR="002D1E31">
        <w:rPr>
          <w:rFonts w:hint="cs"/>
          <w:b/>
          <w:rtl/>
        </w:rPr>
        <w:t>-</w:t>
      </w:r>
    </w:p>
    <w:p w14:paraId="16987EB6" w14:textId="0AE2FBF2" w:rsidR="00B433C9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t>נושא ראויה לכהן,</w:t>
      </w:r>
      <w:r w:rsidR="002D1E31">
        <w:rPr>
          <w:rFonts w:hint="cs"/>
          <w:b/>
          <w:rtl/>
        </w:rPr>
        <w:t xml:space="preserve"> ל</w:t>
      </w:r>
      <w:r w:rsidRPr="00C35A2C">
        <w:rPr>
          <w:b/>
          <w:rtl/>
        </w:rPr>
        <w:t>א מטמא למתים</w:t>
      </w:r>
      <w:r w:rsidR="002D1E31">
        <w:rPr>
          <w:rFonts w:hint="cs"/>
          <w:b/>
          <w:rtl/>
        </w:rPr>
        <w:t xml:space="preserve"> </w:t>
      </w:r>
      <w:r w:rsidR="002D1E31">
        <w:rPr>
          <w:rStyle w:val="HesberMishna"/>
          <w:rFonts w:hint="cs"/>
          <w:rtl/>
          <w:rPrChange w:id="20212" w:author="קלוד" w:date="2026-10-06T10:10:48Z">
            <w:rPr>
              <w:rStyle w:val="affff8"/>
              <w:rFonts w:hint="cs"/>
              <w:rtl/>
            </w:rPr>
          </w:rPrChange>
        </w:rPr>
        <w:t xml:space="preserve">נטמא </w:t>
      </w:r>
      <w:r w:rsidR="002D1E31">
        <w:rPr>
          <w:rStyle w:val="HesberMishna"/>
          <w:rtl/>
          <w:rPrChange w:id="20213" w:author="קלוד" w:date="2026-10-06T10:10:48Z">
            <w:rPr>
              <w:rStyle w:val="affff8"/>
              <w:rtl/>
            </w:rPr>
          </w:rPrChange>
        </w:rPr>
        <w:t>–</w:t>
      </w:r>
      <w:r w:rsidR="002D1E31">
        <w:rPr>
          <w:rStyle w:val="HesberMishna"/>
          <w:rFonts w:hint="cs"/>
          <w:rtl/>
          <w:rPrChange w:id="20214" w:author="קלוד" w:date="2026-10-06T10:10:48Z">
            <w:rPr>
              <w:rStyle w:val="affff8"/>
              <w:rFonts w:hint="cs"/>
              <w:rtl/>
            </w:rPr>
          </w:rPrChange>
        </w:rPr>
        <w:t xml:space="preserve"> </w:t>
      </w:r>
      <w:r w:rsidR="002D1E31" w:rsidRPr="00523352">
        <w:rPr>
          <w:rStyle w:val="HesberMishna"/>
          <w:rFonts w:hint="eastAsia"/>
          <w:rtl/>
          <w:rPrChange w:id="20215" w:author="קלוד" w:date="2026-10-06T10:10:48Z">
            <w:rPr>
              <w:rStyle w:val="affff8"/>
              <w:rFonts w:hint="eastAsia"/>
              <w:rtl/>
            </w:rPr>
          </w:rPrChange>
        </w:rPr>
        <w:t>אינו</w:t>
      </w:r>
      <w:r w:rsidR="002D1E31" w:rsidRPr="00523352">
        <w:rPr>
          <w:rStyle w:val="HesberMishna"/>
          <w:rtl/>
          <w:rPrChange w:id="20216" w:author="קלוד" w:date="2026-10-06T10:10:48Z">
            <w:rPr>
              <w:rStyle w:val="affff8"/>
              <w:rtl/>
            </w:rPr>
          </w:rPrChange>
        </w:rPr>
        <w:t xml:space="preserve"> </w:t>
      </w:r>
      <w:r w:rsidR="002D1E31" w:rsidRPr="00523352">
        <w:rPr>
          <w:rStyle w:val="HesberMishna"/>
          <w:rFonts w:hint="eastAsia"/>
          <w:rtl/>
          <w:rPrChange w:id="20217" w:author="קלוד" w:date="2026-10-06T10:10:48Z">
            <w:rPr>
              <w:rStyle w:val="affff8"/>
              <w:rFonts w:hint="eastAsia"/>
              <w:rtl/>
            </w:rPr>
          </w:rPrChange>
        </w:rPr>
        <w:t>סופג</w:t>
      </w:r>
      <w:r w:rsidR="002D1E31" w:rsidRPr="00523352">
        <w:rPr>
          <w:rStyle w:val="HesberMishna"/>
          <w:rtl/>
          <w:rPrChange w:id="20218" w:author="קלוד" w:date="2026-10-06T10:10:48Z">
            <w:rPr>
              <w:rStyle w:val="affff8"/>
              <w:rtl/>
            </w:rPr>
          </w:rPrChange>
        </w:rPr>
        <w:t xml:space="preserve"> מ'</w:t>
      </w:r>
      <w:r w:rsidR="002D1E31">
        <w:rPr>
          <w:rStyle w:val="HesberMishna"/>
          <w:rFonts w:hint="cs"/>
          <w:rtl/>
          <w:rPrChange w:id="20219" w:author="קלוד" w:date="2026-10-06T10:10:48Z">
            <w:rPr>
              <w:rStyle w:val="affff8"/>
              <w:rFonts w:hint="cs"/>
              <w:rtl/>
            </w:rPr>
          </w:rPrChange>
        </w:rPr>
        <w:t>.</w:t>
      </w:r>
    </w:p>
    <w:p w14:paraId="4716CB84" w14:textId="1B6DE91F" w:rsidR="002D1E31" w:rsidRDefault="002D1E31" w:rsidP="002D1E31">
      <w:pPr>
        <w:pStyle w:val="affc"/>
        <w:rPr>
          <w:rStyle w:val="affff8"/>
          <w:rtl/>
        </w:rPr>
      </w:pPr>
      <w:r>
        <w:rPr>
          <w:rFonts w:hint="cs"/>
          <w:b/>
          <w:rtl/>
        </w:rPr>
        <w:t>ל</w:t>
      </w:r>
      <w:r w:rsidR="00B433C9" w:rsidRPr="00B81C5A">
        <w:rPr>
          <w:b/>
          <w:spacing w:val="4"/>
          <w:rtl/>
        </w:rPr>
        <w:t xml:space="preserve">א אוכל תרומה, </w:t>
      </w:r>
      <w:r w:rsidR="00B433C9" w:rsidRPr="00523352">
        <w:rPr>
          <w:rStyle w:val="HesberMishna"/>
          <w:rtl/>
          <w:rPrChange w:id="20220" w:author="קלוד" w:date="2026-10-06T10:10:48Z">
            <w:rPr>
              <w:rStyle w:val="affff8"/>
              <w:rtl/>
            </w:rPr>
          </w:rPrChange>
        </w:rPr>
        <w:t xml:space="preserve">אכל </w:t>
      </w:r>
      <w:r>
        <w:rPr>
          <w:rStyle w:val="HesberMishna"/>
          <w:rtl/>
          <w:rPrChange w:id="20221" w:author="קלוד" w:date="2026-10-06T10:10:48Z">
            <w:rPr>
              <w:rStyle w:val="affff8"/>
              <w:rtl/>
            </w:rPr>
          </w:rPrChange>
        </w:rPr>
        <w:t>–</w:t>
      </w:r>
      <w:r w:rsidRPr="00523352">
        <w:rPr>
          <w:rStyle w:val="HesberMishna"/>
          <w:rtl/>
          <w:rPrChange w:id="20222" w:author="קלוד" w:date="2026-10-06T10:10:48Z">
            <w:rPr>
              <w:rStyle w:val="affff8"/>
              <w:rtl/>
            </w:rPr>
          </w:rPrChange>
        </w:rPr>
        <w:t xml:space="preserve"> </w:t>
      </w:r>
      <w:r w:rsidR="00B433C9" w:rsidRPr="00523352">
        <w:rPr>
          <w:rStyle w:val="HesberMishna"/>
          <w:rtl/>
          <w:rPrChange w:id="20223" w:author="קלוד" w:date="2026-10-06T10:10:48Z">
            <w:rPr>
              <w:rStyle w:val="affff8"/>
              <w:rtl/>
            </w:rPr>
          </w:rPrChange>
        </w:rPr>
        <w:t>אי</w:t>
      </w:r>
      <w:r w:rsidRPr="00523352">
        <w:rPr>
          <w:rStyle w:val="HesberMishna"/>
          <w:rFonts w:hint="eastAsia"/>
          <w:rtl/>
          <w:rPrChange w:id="20224" w:author="קלוד" w:date="2026-10-06T10:10:48Z">
            <w:rPr>
              <w:rStyle w:val="affff8"/>
              <w:rFonts w:hint="eastAsia"/>
              <w:rtl/>
            </w:rPr>
          </w:rPrChange>
        </w:rPr>
        <w:t>ן</w:t>
      </w:r>
      <w:r w:rsidR="00B433C9" w:rsidRPr="00523352">
        <w:rPr>
          <w:rStyle w:val="HesberMishna"/>
          <w:rtl/>
          <w:rPrChange w:id="20225" w:author="קלוד" w:date="2026-10-06T10:10:48Z">
            <w:rPr>
              <w:rStyle w:val="affff8"/>
              <w:rtl/>
            </w:rPr>
          </w:rPrChange>
        </w:rPr>
        <w:t xml:space="preserve"> קרן וחומש</w:t>
      </w:r>
      <w:r>
        <w:rPr>
          <w:rStyle w:val="HesberMishna"/>
          <w:rFonts w:hint="cs"/>
          <w:rtl/>
          <w:rPrChange w:id="20226" w:author="קלוד" w:date="2026-10-06T10:10:48Z">
            <w:rPr>
              <w:rStyle w:val="affff8"/>
              <w:rFonts w:hint="cs"/>
              <w:rtl/>
            </w:rPr>
          </w:rPrChange>
        </w:rPr>
        <w:t>.</w:t>
      </w:r>
    </w:p>
    <w:p w14:paraId="3C7BC475" w14:textId="4DB5BC73" w:rsidR="002D1E31" w:rsidRDefault="00B433C9" w:rsidP="002D1E31">
      <w:pPr>
        <w:pStyle w:val="affc"/>
        <w:rPr>
          <w:b/>
          <w:rtl/>
        </w:rPr>
      </w:pPr>
      <w:r w:rsidRPr="00B81C5A">
        <w:rPr>
          <w:b/>
          <w:spacing w:val="4"/>
          <w:rtl/>
        </w:rPr>
        <w:t>אי</w:t>
      </w:r>
      <w:r w:rsidR="002D1E31">
        <w:rPr>
          <w:rFonts w:hint="cs"/>
          <w:b/>
          <w:spacing w:val="4"/>
          <w:rtl/>
        </w:rPr>
        <w:t>ן</w:t>
      </w:r>
      <w:r w:rsidRPr="00B81C5A">
        <w:rPr>
          <w:b/>
          <w:spacing w:val="4"/>
          <w:rtl/>
        </w:rPr>
        <w:t xml:space="preserve"> חולק על הגורן,</w:t>
      </w:r>
      <w:r w:rsidR="002D1E31">
        <w:rPr>
          <w:rFonts w:hint="cs"/>
          <w:b/>
          <w:spacing w:val="4"/>
          <w:rtl/>
        </w:rPr>
        <w:t xml:space="preserve"> </w:t>
      </w:r>
      <w:r w:rsidRPr="00C35A2C">
        <w:rPr>
          <w:b/>
          <w:rtl/>
        </w:rPr>
        <w:t>מוכר התרומה ודמים שלו,</w:t>
      </w:r>
    </w:p>
    <w:p w14:paraId="5299C0E2" w14:textId="1669EF6E" w:rsidR="002D1E31" w:rsidRDefault="00B433C9" w:rsidP="002D1E31">
      <w:pPr>
        <w:pStyle w:val="affc"/>
        <w:rPr>
          <w:b/>
          <w:spacing w:val="6"/>
          <w:rtl/>
        </w:rPr>
      </w:pPr>
      <w:r w:rsidRPr="00C35A2C">
        <w:rPr>
          <w:b/>
          <w:rtl/>
        </w:rPr>
        <w:t>אי</w:t>
      </w:r>
      <w:r w:rsidR="002D1E31">
        <w:rPr>
          <w:rFonts w:hint="cs"/>
          <w:b/>
          <w:rtl/>
        </w:rPr>
        <w:t>ן</w:t>
      </w:r>
      <w:r w:rsidRPr="00C35A2C">
        <w:rPr>
          <w:b/>
          <w:rtl/>
        </w:rPr>
        <w:t xml:space="preserve"> חולק בקדשי </w:t>
      </w:r>
      <w:r w:rsidR="002D1E31">
        <w:rPr>
          <w:rFonts w:hint="cs"/>
          <w:b/>
          <w:rtl/>
        </w:rPr>
        <w:t>מקדש</w:t>
      </w:r>
      <w:r w:rsidRPr="00C35A2C">
        <w:rPr>
          <w:b/>
          <w:rtl/>
        </w:rPr>
        <w:t xml:space="preserve">, אין נותנין לו </w:t>
      </w:r>
      <w:r w:rsidRPr="00177A98">
        <w:rPr>
          <w:b/>
          <w:spacing w:val="6"/>
          <w:rtl/>
        </w:rPr>
        <w:t>קדשים,</w:t>
      </w:r>
    </w:p>
    <w:p w14:paraId="4D3C1887" w14:textId="12ABFC82" w:rsidR="00B433C9" w:rsidRDefault="00B433C9" w:rsidP="002D1E31">
      <w:pPr>
        <w:pStyle w:val="affc"/>
        <w:rPr>
          <w:b/>
          <w:rtl/>
        </w:rPr>
      </w:pPr>
      <w:r w:rsidRPr="00177A98">
        <w:rPr>
          <w:b/>
          <w:spacing w:val="6"/>
          <w:rtl/>
        </w:rPr>
        <w:t>אין מוציאין שלו מידו, פטור מזרוע לחיים וקיבה,</w:t>
      </w:r>
    </w:p>
    <w:p w14:paraId="1585CADD" w14:textId="36B7989C" w:rsidR="00B433C9" w:rsidRPr="00177A98" w:rsidRDefault="00B433C9" w:rsidP="007C50EB">
      <w:pPr>
        <w:pStyle w:val="affc"/>
        <w:rPr>
          <w:b/>
          <w:spacing w:val="6"/>
          <w:rtl/>
        </w:rPr>
      </w:pPr>
      <w:r w:rsidRPr="00177A98">
        <w:rPr>
          <w:b/>
          <w:spacing w:val="6"/>
          <w:rtl/>
        </w:rPr>
        <w:t>בכורו רועה עד שיסתאב, חומרי כהנים וחומרי ישראלים.</w:t>
      </w:r>
    </w:p>
    <w:p w14:paraId="3949859C" w14:textId="7E6D7F18" w:rsidR="002D1E31" w:rsidRDefault="00B433C9" w:rsidP="005D5A4C">
      <w:pPr>
        <w:pStyle w:val="affffb"/>
        <w:rPr>
          <w:rtl/>
        </w:rPr>
      </w:pPr>
      <w:ins w:id="9970" w:author="מספור קטעי משנה" w:date="2026-10-06T06:45:58Z">
        <w:r>
          <w:rPr>
            <w:rStyle w:val="MisparKeta"/>
          </w:rPr>
          <w:t xml:space="preserve">ד. </w:t>
        </w:r>
      </w:ins>
      <w:bookmarkStart w:id="1124" w:name="_Toc119173129"/>
      <w:bookmarkStart w:id="1125" w:name="_Toc119230224"/>
      <w:r w:rsidRPr="00C35A2C">
        <w:rPr>
          <w:rtl/>
        </w:rPr>
        <w:t>היו שניהם כהנים -</w:t>
      </w:r>
      <w:bookmarkEnd w:id="1124"/>
      <w:bookmarkEnd w:id="1125"/>
    </w:p>
    <w:p>
      <w:pPr>
        <w:pStyle w:val="MishnaBatzad"/>
        <w:rPr>
          <w:ins w:id="20573" w:author="קלוד" w:date="2026-10-06T10:10:48Z"/>
        </w:rPr>
      </w:pPr>
      <w:ins w:id="20572" w:author="קלוד" w:date="2026-10-06T10:10:48Z">
        <w:r>
          <w:t xml:space="preserve">משנה ז</w:t>
        </w:r>
      </w:ins>
    </w:p>
    <w:p w14:paraId="24E85FF0" w14:textId="6748D2D2" w:rsidR="002D1E31" w:rsidRDefault="00B433C9" w:rsidP="002D1E31">
      <w:pPr>
        <w:pStyle w:val="affc"/>
        <w:rPr>
          <w:b/>
          <w:spacing w:val="4"/>
          <w:rtl/>
        </w:rPr>
      </w:pPr>
      <w:r w:rsidRPr="00C35A2C">
        <w:rPr>
          <w:b/>
          <w:rtl/>
        </w:rPr>
        <w:t>אונן עליהם ואוננים עליו,</w:t>
      </w:r>
      <w:r w:rsidRPr="00B81C5A">
        <w:rPr>
          <w:b/>
          <w:spacing w:val="4"/>
          <w:rtl/>
        </w:rPr>
        <w:t xml:space="preserve"> אינו מטמא להם ואינן מטמאים לו,</w:t>
      </w:r>
    </w:p>
    <w:p w14:paraId="49CD4752" w14:textId="30DBAEE7" w:rsidR="002D1E31" w:rsidRDefault="00B433C9" w:rsidP="002D1E31">
      <w:pPr>
        <w:pStyle w:val="affc"/>
        <w:rPr>
          <w:b/>
          <w:rtl/>
        </w:rPr>
      </w:pPr>
      <w:r w:rsidRPr="00B81C5A">
        <w:rPr>
          <w:b/>
          <w:spacing w:val="4"/>
          <w:rtl/>
        </w:rPr>
        <w:t xml:space="preserve">אינו יורשן אבל הם </w:t>
      </w:r>
      <w:r w:rsidR="002D1E31">
        <w:rPr>
          <w:rFonts w:hint="cs"/>
          <w:b/>
          <w:spacing w:val="4"/>
          <w:rtl/>
        </w:rPr>
        <w:t>כן</w:t>
      </w:r>
      <w:r w:rsidRPr="00B81C5A">
        <w:rPr>
          <w:b/>
          <w:spacing w:val="4"/>
          <w:rtl/>
        </w:rPr>
        <w:t>,</w:t>
      </w:r>
      <w:r w:rsidR="002D1E31">
        <w:rPr>
          <w:rFonts w:hint="cs"/>
          <w:b/>
          <w:rtl/>
        </w:rPr>
        <w:t xml:space="preserve"> </w:t>
      </w:r>
      <w:r w:rsidRPr="00C35A2C">
        <w:rPr>
          <w:b/>
          <w:rtl/>
        </w:rPr>
        <w:t>פטור על מכתו וקללתו של זה וזה,</w:t>
      </w:r>
    </w:p>
    <w:p w14:paraId="0D838BC3" w14:textId="09D56325" w:rsidR="00B433C9" w:rsidRDefault="00B433C9" w:rsidP="00523352">
      <w:pPr>
        <w:pStyle w:val="affc"/>
        <w:rPr>
          <w:rtl/>
        </w:rPr>
      </w:pPr>
      <w:r w:rsidRPr="00C35A2C">
        <w:rPr>
          <w:b/>
          <w:rtl/>
        </w:rPr>
        <w:t>עולה במשמר זה וזה</w:t>
      </w:r>
      <w:r w:rsidR="002D1E31">
        <w:rPr>
          <w:rFonts w:hint="cs"/>
          <w:b/>
          <w:rtl/>
        </w:rPr>
        <w:t>,</w:t>
      </w:r>
      <w:r w:rsidRPr="00C35A2C">
        <w:rPr>
          <w:b/>
          <w:rtl/>
        </w:rPr>
        <w:t xml:space="preserve"> ואינו חולק</w:t>
      </w:r>
      <w:r w:rsidR="00903F5A">
        <w:rPr>
          <w:rFonts w:hint="cs"/>
          <w:b/>
          <w:rtl/>
        </w:rPr>
        <w:t>.</w:t>
      </w:r>
      <w:r w:rsidRPr="00C35A2C">
        <w:rPr>
          <w:b/>
          <w:rtl/>
        </w:rPr>
        <w:t xml:space="preserve"> </w:t>
      </w:r>
      <w:r w:rsidR="00903F5A">
        <w:rPr>
          <w:rFonts w:hint="cs"/>
          <w:b/>
          <w:rtl/>
        </w:rPr>
        <w:t xml:space="preserve"> </w:t>
      </w:r>
      <w:r w:rsidRPr="00C35A2C">
        <w:rPr>
          <w:b/>
          <w:rtl/>
        </w:rPr>
        <w:t>משמר אחד - חלק אחד.</w:t>
      </w:r>
    </w:p>
    <w:p w14:paraId="4F76B16F" w14:textId="00A07C77" w:rsidR="00903F5A" w:rsidRPr="00903F5A" w:rsidRDefault="00903F5A" w:rsidP="00615A60">
      <w:pPr>
        <w:pStyle w:val="affff2"/>
        <w:rPr>
          <w:rtl/>
        </w:rPr>
      </w:pPr>
      <w:bookmarkStart w:id="1126" w:name="_Toc119173130"/>
      <w:bookmarkStart w:id="1127" w:name="_Toc119230225"/>
      <w:r w:rsidRPr="00523352">
        <w:rPr>
          <w:rFonts w:hint="eastAsia"/>
          <w:rtl/>
        </w:rPr>
        <w:t>דין</w:t>
      </w:r>
      <w:r w:rsidRPr="00523352">
        <w:rPr>
          <w:rtl/>
        </w:rPr>
        <w:t xml:space="preserve"> </w:t>
      </w:r>
      <w:r>
        <w:rPr>
          <w:rFonts w:hint="cs"/>
          <w:rtl/>
        </w:rPr>
        <w:t>'</w:t>
      </w:r>
      <w:r w:rsidRPr="00523352">
        <w:rPr>
          <w:rFonts w:hint="eastAsia"/>
          <w:rtl/>
        </w:rPr>
        <w:t>זרעו</w:t>
      </w:r>
      <w:r w:rsidRPr="00523352">
        <w:rPr>
          <w:rtl/>
        </w:rPr>
        <w:t xml:space="preserve"> </w:t>
      </w:r>
      <w:r w:rsidRPr="00523352">
        <w:rPr>
          <w:rFonts w:hint="eastAsia"/>
          <w:rtl/>
        </w:rPr>
        <w:t>מיוחס</w:t>
      </w:r>
      <w:r w:rsidRPr="00523352">
        <w:rPr>
          <w:rtl/>
        </w:rPr>
        <w:t xml:space="preserve"> </w:t>
      </w:r>
      <w:r w:rsidRPr="00523352">
        <w:rPr>
          <w:rFonts w:hint="eastAsia"/>
          <w:rtl/>
        </w:rPr>
        <w:t>אחריו</w:t>
      </w:r>
      <w:r>
        <w:rPr>
          <w:rFonts w:hint="cs"/>
          <w:rtl/>
        </w:rPr>
        <w:t>'</w:t>
      </w:r>
      <w:bookmarkEnd w:id="1126"/>
      <w:bookmarkEnd w:id="1127"/>
    </w:p>
    <w:p w14:paraId="207C7D06" w14:textId="2C88239C" w:rsidR="00B433C9" w:rsidRPr="00C35A2C" w:rsidRDefault="00B433C9" w:rsidP="00B55EDF">
      <w:pPr>
        <w:rPr>
          <w:rFonts w:ascii="Fb Fontext" w:hAnsi="Fb Fontext"/>
          <w:rtl/>
        </w:rPr>
      </w:pPr>
      <w:r w:rsidRPr="003D0C1F">
        <w:rPr>
          <w:rStyle w:val="affff5"/>
          <w:rtl/>
        </w:rPr>
        <w:t>שמואל:</w:t>
      </w:r>
      <w:r w:rsidRPr="00C35A2C">
        <w:rPr>
          <w:rFonts w:ascii="Fb Fontext" w:hAnsi="Fb Fontext"/>
          <w:rtl/>
        </w:rPr>
        <w:t xml:space="preserve"> עשרה כהנים </w:t>
      </w:r>
      <w:r w:rsidR="00903F5A">
        <w:rPr>
          <w:rFonts w:ascii="Fb Fontext" w:hAnsi="Fb Fontext" w:hint="cs"/>
          <w:rtl/>
        </w:rPr>
        <w:t>ש</w:t>
      </w:r>
      <w:r w:rsidRPr="00C35A2C">
        <w:rPr>
          <w:rFonts w:ascii="Fb Fontext" w:hAnsi="Fb Fontext"/>
          <w:rtl/>
        </w:rPr>
        <w:t>פ</w:t>
      </w:r>
      <w:r w:rsidR="00903F5A">
        <w:rPr>
          <w:rFonts w:ascii="Fb Fontext" w:hAnsi="Fb Fontext" w:hint="cs"/>
          <w:rtl/>
        </w:rPr>
        <w:t>י</w:t>
      </w:r>
      <w:r w:rsidRPr="00C35A2C">
        <w:rPr>
          <w:rFonts w:ascii="Fb Fontext" w:hAnsi="Fb Fontext"/>
          <w:rtl/>
        </w:rPr>
        <w:t xml:space="preserve">רש אחד ובעל - </w:t>
      </w:r>
      <w:r w:rsidRPr="00D1637C">
        <w:rPr>
          <w:rFonts w:ascii="Fb Fontext" w:hAnsi="Fb Fontext" w:cs="PFT_Frank"/>
          <w:b/>
          <w:bCs/>
          <w:szCs w:val="14"/>
          <w:rtl/>
        </w:rPr>
        <w:t>הולד שתוקי</w:t>
      </w:r>
      <w:r w:rsidR="00903F5A">
        <w:rPr>
          <w:rFonts w:ascii="Fb Fontext" w:hAnsi="Fb Fontext" w:hint="cs"/>
          <w:rtl/>
        </w:rPr>
        <w:t>,</w:t>
      </w:r>
    </w:p>
    <w:p w14:paraId="62D51204" w14:textId="68A6E826" w:rsidR="00B433C9" w:rsidRPr="00C35A2C" w:rsidRDefault="00903F5A" w:rsidP="007C50EB">
      <w:pPr>
        <w:rPr>
          <w:rFonts w:ascii="Fb Fontext" w:hAnsi="Fb Fontext"/>
          <w:rtl/>
        </w:rPr>
      </w:pPr>
      <w:r w:rsidRPr="00523352">
        <w:rPr>
          <w:rStyle w:val="affff5"/>
          <w:rFonts w:hint="eastAsia"/>
          <w:rtl/>
        </w:rPr>
        <w:t>והיינו</w:t>
      </w:r>
      <w:r w:rsidRPr="00523352">
        <w:rPr>
          <w:rStyle w:val="affff5"/>
          <w:rtl/>
        </w:rPr>
        <w:t>:</w:t>
      </w:r>
      <w:r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="00E24424">
        <w:rPr>
          <w:rFonts w:ascii="Fb Fontext" w:hAnsi="Fb Fontext"/>
          <w:rtl/>
        </w:rPr>
        <w:t>מ</w:t>
      </w:r>
      <w:r>
        <w:rPr>
          <w:rFonts w:ascii="Fb Fontext" w:hAnsi="Fb Fontext" w:hint="cs"/>
          <w:rtl/>
        </w:rPr>
        <w:t>דין</w:t>
      </w:r>
      <w:r w:rsidR="00E24424">
        <w:rPr>
          <w:rFonts w:ascii="Fb Fontext" w:hAnsi="Fb Fontext"/>
          <w:rtl/>
        </w:rPr>
        <w:t xml:space="preserve"> כהונה</w:t>
      </w:r>
      <w:r>
        <w:rPr>
          <w:rFonts w:ascii="Fb Fontext" w:hAnsi="Fb Fontext" w:hint="cs"/>
          <w:rtl/>
        </w:rPr>
        <w:t xml:space="preserve"> </w:t>
      </w:r>
      <w:r w:rsidRPr="00523352">
        <w:rPr>
          <w:rStyle w:val="affff8"/>
          <w:rtl/>
        </w:rPr>
        <w:t>[עבודה],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Style w:val="affff1"/>
          <w:rFonts w:hint="cs"/>
          <w:rtl/>
        </w:rPr>
        <w:t>ד'</w:t>
      </w:r>
      <w:r w:rsidR="00B433C9" w:rsidRPr="00B71F95">
        <w:rPr>
          <w:rStyle w:val="affff1"/>
          <w:rtl/>
        </w:rPr>
        <w:t>לו ולזרעו אחריו</w:t>
      </w:r>
      <w:r>
        <w:rPr>
          <w:rStyle w:val="affff1"/>
          <w:rFonts w:hint="cs"/>
          <w:rtl/>
        </w:rPr>
        <w:t>..'</w:t>
      </w:r>
      <w:r w:rsidR="00E24424">
        <w:rPr>
          <w:rFonts w:ascii="Fb Fontext" w:hAnsi="Fb Fontext"/>
          <w:rtl/>
        </w:rPr>
        <w:t xml:space="preserve"> </w:t>
      </w:r>
      <w:r w:rsidR="00B433C9" w:rsidRPr="00C35A2C">
        <w:rPr>
          <w:rFonts w:ascii="Fb Fontext" w:hAnsi="Fb Fontext"/>
          <w:rtl/>
        </w:rPr>
        <w:t>זרעו מיוחס אחריו</w:t>
      </w:r>
      <w:r>
        <w:rPr>
          <w:rFonts w:ascii="Fb Fontext" w:hAnsi="Fb Fontext" w:hint="cs"/>
          <w:rtl/>
        </w:rPr>
        <w:t>.</w:t>
      </w:r>
    </w:p>
    <w:p w14:paraId="62FDC272" w14:textId="74D03CED" w:rsidR="00B433C9" w:rsidRPr="003F3A85" w:rsidRDefault="00903F5A" w:rsidP="00B55EDF">
      <w:pPr>
        <w:rPr>
          <w:rFonts w:ascii="Fb Fontext" w:hAnsi="Fb Fontext" w:cs="PFT_Frank"/>
          <w:b/>
          <w:bCs/>
          <w:szCs w:val="14"/>
          <w:rtl/>
        </w:rPr>
      </w:pPr>
      <w:r>
        <w:rPr>
          <w:rStyle w:val="affff5"/>
          <w:rFonts w:hint="cs"/>
          <w:rtl/>
        </w:rPr>
        <w:lastRenderedPageBreak/>
        <w:t>ויקשה מדתניא</w:t>
      </w:r>
      <w:r w:rsidR="00B433C9" w:rsidRPr="003D0C1F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Style w:val="affff8"/>
          <w:rFonts w:hint="cs"/>
          <w:rtl/>
        </w:rPr>
        <w:t>ב</w:t>
      </w:r>
      <w:r w:rsidRPr="00523352">
        <w:rPr>
          <w:rStyle w:val="affff8"/>
          <w:rFonts w:hint="eastAsia"/>
          <w:rtl/>
        </w:rPr>
        <w:t>ספק</w:t>
      </w:r>
      <w:r w:rsidRPr="00523352">
        <w:rPr>
          <w:rStyle w:val="affff8"/>
          <w:rtl/>
        </w:rPr>
        <w:t xml:space="preserve"> </w:t>
      </w:r>
      <w:r w:rsidRPr="00523352">
        <w:rPr>
          <w:rStyle w:val="affff8"/>
          <w:rFonts w:hint="eastAsia"/>
          <w:rtl/>
        </w:rPr>
        <w:t>בן</w:t>
      </w:r>
      <w:r w:rsidRPr="00523352">
        <w:rPr>
          <w:rStyle w:val="affff8"/>
          <w:rtl/>
        </w:rPr>
        <w:t xml:space="preserve"> </w:t>
      </w:r>
      <w:r w:rsidRPr="00523352">
        <w:rPr>
          <w:rStyle w:val="affff8"/>
          <w:rFonts w:hint="eastAsia"/>
          <w:rtl/>
        </w:rPr>
        <w:t>ט</w:t>
      </w:r>
      <w:r w:rsidRPr="00523352">
        <w:rPr>
          <w:rStyle w:val="affff8"/>
          <w:rtl/>
        </w:rPr>
        <w:t xml:space="preserve">'.. </w:t>
      </w:r>
      <w:r w:rsidRPr="00523352">
        <w:rPr>
          <w:rStyle w:val="affff8"/>
          <w:rFonts w:hint="eastAsia"/>
          <w:rtl/>
        </w:rPr>
        <w:t>בייבום</w:t>
      </w:r>
      <w:r w:rsidRPr="00903F5A">
        <w:rPr>
          <w:rStyle w:val="affff8"/>
          <w:rFonts w:hint="cs"/>
          <w:rtl/>
        </w:rPr>
        <w:t>,</w:t>
      </w:r>
      <w:r w:rsidRPr="00523352">
        <w:rPr>
          <w:rStyle w:val="affff8"/>
          <w:rtl/>
        </w:rPr>
        <w:t xml:space="preserve"> </w:t>
      </w:r>
      <w:r w:rsidRPr="00523352">
        <w:rPr>
          <w:rFonts w:hint="eastAsia"/>
          <w:rtl/>
        </w:rPr>
        <w:t>ולד</w:t>
      </w:r>
      <w:r w:rsidRPr="00523352">
        <w:rPr>
          <w:rtl/>
        </w:rPr>
        <w:t xml:space="preserve"> </w:t>
      </w:r>
      <w:r w:rsidR="00B433C9" w:rsidRPr="00523352">
        <w:rPr>
          <w:rtl/>
        </w:rPr>
        <w:t>ראשון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ראוי לכהן גדו</w:t>
      </w:r>
      <w:r w:rsidR="00B433C9" w:rsidRPr="00D1637C">
        <w:rPr>
          <w:rFonts w:cs="PFT_Frank"/>
          <w:b/>
          <w:bCs/>
          <w:szCs w:val="14"/>
          <w:rtl/>
        </w:rPr>
        <w:t>ל</w:t>
      </w:r>
      <w:r w:rsidRPr="00523352">
        <w:rPr>
          <w:rtl/>
        </w:rPr>
        <w:t>!</w:t>
      </w:r>
    </w:p>
    <w:p w14:paraId="3A965E5B" w14:textId="1F641688" w:rsidR="00B433C9" w:rsidRPr="00C35A2C" w:rsidRDefault="00903F5A" w:rsidP="00903F5A">
      <w:pPr>
        <w:rPr>
          <w:rFonts w:ascii="Fb Fontext" w:hAnsi="Fb Fontext" w:cs="Guttman Vilna"/>
          <w:b/>
          <w:bCs/>
          <w:rtl/>
        </w:rPr>
      </w:pPr>
      <w:r w:rsidRPr="00523352">
        <w:rPr>
          <w:rStyle w:val="affff5"/>
          <w:rFonts w:hint="eastAsia"/>
          <w:rtl/>
        </w:rPr>
        <w:t>ותירץ</w:t>
      </w:r>
      <w:r w:rsidRPr="00523352">
        <w:rPr>
          <w:rStyle w:val="affff5"/>
          <w:rtl/>
        </w:rPr>
        <w:t>:</w:t>
      </w:r>
      <w:r>
        <w:rPr>
          <w:rFonts w:ascii="Fb Fontext" w:hAnsi="Fb Fontext" w:hint="cs"/>
          <w:rtl/>
        </w:rPr>
        <w:t xml:space="preserve"> '</w:t>
      </w:r>
      <w:r w:rsidR="00B433C9" w:rsidRPr="00C35A2C">
        <w:rPr>
          <w:rFonts w:ascii="Fb Fontext" w:hAnsi="Fb Fontext"/>
          <w:rtl/>
        </w:rPr>
        <w:t>זרעו אחריו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C35A2C">
        <w:rPr>
          <w:rFonts w:ascii="Fb Fontext" w:hAnsi="Fb Fontext" w:hint="cs"/>
          <w:rtl/>
        </w:rPr>
        <w:t>-</w:t>
      </w:r>
      <w:r>
        <w:rPr>
          <w:rFonts w:ascii="Fb Fontext" w:hAnsi="Fb Fontext" w:hint="cs"/>
          <w:rtl/>
        </w:rPr>
        <w:t xml:space="preserve"> דין</w:t>
      </w:r>
      <w:r w:rsidR="00B433C9" w:rsidRPr="00C35A2C">
        <w:rPr>
          <w:rFonts w:ascii="Fb Fontext" w:hAnsi="Fb Fontext"/>
          <w:rtl/>
        </w:rPr>
        <w:t xml:space="preserve"> דרבנן </w:t>
      </w:r>
      <w:r w:rsidR="00B433C9" w:rsidRPr="00523352">
        <w:rPr>
          <w:rStyle w:val="affff8"/>
          <w:rtl/>
        </w:rPr>
        <w:t>ואסמכתא,</w:t>
      </w:r>
      <w:r>
        <w:rPr>
          <w:rFonts w:ascii="Fb Fontext" w:hAnsi="Fb Fontext" w:hint="cs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ו</w:t>
      </w:r>
      <w:r w:rsidR="00E24424" w:rsidRPr="00D1637C">
        <w:rPr>
          <w:rFonts w:ascii="Fb Fontext" w:hAnsi="Fb Fontext" w:cs="PFT_Frank" w:hint="eastAsia"/>
          <w:b/>
          <w:bCs/>
          <w:szCs w:val="14"/>
          <w:rtl/>
        </w:rPr>
        <w:t>גזרו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 ב</w:t>
      </w:r>
      <w:r w:rsidR="00B433C9" w:rsidRPr="00D1637C">
        <w:rPr>
          <w:rFonts w:cs="PFT_Frank"/>
          <w:b/>
          <w:bCs/>
          <w:szCs w:val="14"/>
          <w:rtl/>
        </w:rPr>
        <w:t xml:space="preserve">זנות </w:t>
      </w:r>
      <w:r w:rsidRPr="00D1637C">
        <w:rPr>
          <w:rFonts w:cs="PFT_Frank" w:hint="eastAsia"/>
          <w:b/>
          <w:bCs/>
          <w:szCs w:val="14"/>
          <w:rtl/>
        </w:rPr>
        <w:t>דוקא</w:t>
      </w:r>
      <w:r w:rsidRPr="00523352">
        <w:rPr>
          <w:rtl/>
        </w:rPr>
        <w:t>.</w:t>
      </w:r>
    </w:p>
    <w:p w14:paraId="18E2E9A0" w14:textId="6671606B" w:rsidR="00903F5A" w:rsidRDefault="00903F5A" w:rsidP="00615A60">
      <w:pPr>
        <w:pStyle w:val="affff2"/>
        <w:rPr>
          <w:rtl/>
        </w:rPr>
      </w:pPr>
      <w:bookmarkStart w:id="1128" w:name="_Toc119173131"/>
      <w:bookmarkStart w:id="1129" w:name="_Toc119230226"/>
      <w:r>
        <w:rPr>
          <w:rFonts w:hint="cs"/>
          <w:rtl/>
        </w:rPr>
        <w:t>קושיא ממשנתינו לדין זה</w:t>
      </w:r>
      <w:bookmarkEnd w:id="1128"/>
      <w:bookmarkEnd w:id="1129"/>
    </w:p>
    <w:p w14:paraId="35AEAA51" w14:textId="3D17C619" w:rsidR="00B433C9" w:rsidRPr="00C35A2C" w:rsidRDefault="00903F5A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שנינו</w:t>
      </w:r>
      <w:r w:rsidR="00B433C9" w:rsidRPr="007F04A2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ש</w:t>
      </w:r>
      <w:r w:rsidR="00B12D37"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 xml:space="preserve">לא שהתה אחר בעלה </w:t>
      </w:r>
      <w:r w:rsidR="00B12D37">
        <w:rPr>
          <w:rFonts w:ascii="Fb Fontext" w:hAnsi="Fb Fontext" w:hint="cs"/>
          <w:sz w:val="32"/>
          <w:rtl/>
        </w:rPr>
        <w:t xml:space="preserve">ג' </w:t>
      </w:r>
      <w:r w:rsidR="00B433C9" w:rsidRPr="00C35A2C">
        <w:rPr>
          <w:rFonts w:ascii="Fb Fontext" w:hAnsi="Fb Fontext"/>
          <w:sz w:val="32"/>
          <w:rtl/>
        </w:rPr>
        <w:t>חדשים ונשאת וילדה</w:t>
      </w:r>
      <w:r w:rsidR="00B12D37">
        <w:rPr>
          <w:rFonts w:ascii="Fb Fontext" w:hAnsi="Fb Fontext" w:hint="cs"/>
          <w:rtl/>
        </w:rPr>
        <w:t>..'</w:t>
      </w:r>
    </w:p>
    <w:p w14:paraId="08C8B66D" w14:textId="563AEA95" w:rsidR="00B433C9" w:rsidRDefault="00B433C9" w:rsidP="00B55EDF">
      <w:pPr>
        <w:rPr>
          <w:rFonts w:ascii="Fb Fontext" w:hAnsi="Fb Fontext"/>
          <w:rtl/>
        </w:rPr>
      </w:pPr>
      <w:r w:rsidRPr="007F04A2">
        <w:rPr>
          <w:rStyle w:val="affff5"/>
          <w:rFonts w:hint="cs"/>
          <w:rtl/>
        </w:rPr>
        <w:t>וא</w:t>
      </w:r>
      <w:r w:rsidR="00B12D37">
        <w:rPr>
          <w:rStyle w:val="affff5"/>
          <w:rFonts w:hint="cs"/>
          <w:rtl/>
        </w:rPr>
        <w:t>ינו:</w:t>
      </w:r>
      <w:r w:rsidRPr="00C35A2C">
        <w:rPr>
          <w:rFonts w:ascii="Fb Fontext" w:hAnsi="Fb Fontext" w:hint="cs"/>
          <w:rtl/>
        </w:rPr>
        <w:t xml:space="preserve"> </w:t>
      </w:r>
      <w:r w:rsidR="00B12D37">
        <w:rPr>
          <w:rFonts w:ascii="Fb Fontext" w:hAnsi="Fb Fontext" w:hint="cs"/>
          <w:rtl/>
        </w:rPr>
        <w:t>'</w:t>
      </w:r>
      <w:r w:rsidRPr="00C35A2C">
        <w:rPr>
          <w:rFonts w:ascii="Fb Fontext" w:hAnsi="Fb Fontext" w:hint="cs"/>
          <w:rtl/>
        </w:rPr>
        <w:t xml:space="preserve">אחר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מיתת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B12D37">
        <w:rPr>
          <w:rFonts w:ascii="Fb Fontext" w:hAnsi="Fb Fontext" w:hint="cs"/>
          <w:rtl/>
        </w:rPr>
        <w:t>בעלה</w:t>
      </w:r>
      <w:r w:rsidR="00B12D37" w:rsidRPr="00B12D37">
        <w:rPr>
          <w:rFonts w:ascii="Fb Fontext" w:hAnsi="Fb Fontext" w:hint="cs"/>
          <w:rtl/>
        </w:rPr>
        <w:t>'</w:t>
      </w:r>
      <w:r w:rsidRPr="00C35A2C">
        <w:rPr>
          <w:rFonts w:ascii="Fb Fontext" w:hAnsi="Fb Fontext" w:hint="cs"/>
          <w:rtl/>
        </w:rPr>
        <w:t xml:space="preserve"> </w:t>
      </w:r>
      <w:r w:rsidRPr="00523352">
        <w:rPr>
          <w:rStyle w:val="affff5"/>
          <w:rFonts w:hint="eastAsia"/>
          <w:rtl/>
        </w:rPr>
        <w:t>ד</w:t>
      </w:r>
      <w:r w:rsidR="00B12D37" w:rsidRPr="00523352">
        <w:rPr>
          <w:rStyle w:val="affff5"/>
          <w:rFonts w:hint="eastAsia"/>
          <w:rtl/>
        </w:rPr>
        <w:t>יקשה</w:t>
      </w:r>
      <w:r w:rsidR="00B12D37" w:rsidRPr="00523352">
        <w:rPr>
          <w:rStyle w:val="affff5"/>
          <w:rtl/>
        </w:rPr>
        <w:t>:</w:t>
      </w:r>
      <w:r w:rsidRPr="00C35A2C">
        <w:rPr>
          <w:rFonts w:ascii="Fb Fontext" w:hAnsi="Fb Fontext" w:hint="cs"/>
          <w:rtl/>
        </w:rPr>
        <w:t xml:space="preserve"> אינם אוננים עליו</w:t>
      </w:r>
      <w:r w:rsidR="00B12D37" w:rsidRPr="00523352">
        <w:rPr>
          <w:rStyle w:val="affff8"/>
          <w:rtl/>
        </w:rPr>
        <w:t xml:space="preserve"> הרי ראשון מת</w:t>
      </w:r>
      <w:r w:rsidR="00B12D37">
        <w:rPr>
          <w:rStyle w:val="affff8"/>
          <w:rFonts w:hint="cs"/>
          <w:rtl/>
        </w:rPr>
        <w:t>!</w:t>
      </w:r>
    </w:p>
    <w:p w14:paraId="170B34A3" w14:textId="2EDB4A79" w:rsidR="00B433C9" w:rsidRDefault="00B433C9" w:rsidP="00B55EDF">
      <w:pPr>
        <w:rPr>
          <w:rFonts w:ascii="Fb Fontext" w:hAnsi="Fb Fontext"/>
          <w:rtl/>
        </w:rPr>
      </w:pPr>
      <w:r w:rsidRPr="007F04A2">
        <w:rPr>
          <w:rStyle w:val="affff5"/>
          <w:rFonts w:hint="cs"/>
          <w:rtl/>
        </w:rPr>
        <w:t>ואי</w:t>
      </w:r>
      <w:r w:rsidR="00B12D37" w:rsidRPr="00523352">
        <w:rPr>
          <w:rStyle w:val="affff5"/>
          <w:rFonts w:hint="eastAsia"/>
          <w:rtl/>
        </w:rPr>
        <w:t>נו</w:t>
      </w:r>
      <w:r w:rsidR="00B12D37" w:rsidRPr="00523352">
        <w:rPr>
          <w:rStyle w:val="affff5"/>
          <w:rtl/>
        </w:rPr>
        <w:t>:</w:t>
      </w:r>
      <w:r w:rsidRPr="00C35A2C">
        <w:rPr>
          <w:rFonts w:ascii="Fb Fontext" w:hAnsi="Fb Fontext" w:hint="cs"/>
          <w:rtl/>
        </w:rPr>
        <w:t xml:space="preserve"> </w:t>
      </w:r>
      <w:r w:rsidR="00B12D37">
        <w:rPr>
          <w:rFonts w:hint="cs"/>
          <w:rtl/>
        </w:rPr>
        <w:t xml:space="preserve">'אחר </w:t>
      </w:r>
      <w:r w:rsidR="00B12D37" w:rsidRPr="00D1637C">
        <w:rPr>
          <w:rFonts w:ascii="Fb Fontext" w:hAnsi="Fb Fontext" w:cs="PFT_Frank" w:hint="eastAsia"/>
          <w:b/>
          <w:bCs/>
          <w:szCs w:val="14"/>
          <w:rtl/>
        </w:rPr>
        <w:t>שנתגרשה</w:t>
      </w:r>
      <w:r w:rsidR="00B12D37" w:rsidRPr="00B12D37">
        <w:rPr>
          <w:rFonts w:ascii="Fb Fontext" w:hAnsi="Fb Fontext" w:hint="cs"/>
          <w:rtl/>
        </w:rPr>
        <w:t>'</w:t>
      </w:r>
      <w:r w:rsidRPr="00C35A2C">
        <w:rPr>
          <w:rFonts w:ascii="Fb Fontext" w:hAnsi="Fb Fontext" w:hint="cs"/>
          <w:rtl/>
        </w:rPr>
        <w:t xml:space="preserve"> </w:t>
      </w:r>
      <w:r w:rsidRPr="00523352">
        <w:rPr>
          <w:rStyle w:val="affff5"/>
          <w:rFonts w:hint="eastAsia"/>
          <w:rtl/>
        </w:rPr>
        <w:t>ד</w:t>
      </w:r>
      <w:r w:rsidR="00B12D37" w:rsidRPr="00523352">
        <w:rPr>
          <w:rStyle w:val="affff5"/>
          <w:rFonts w:hint="eastAsia"/>
          <w:rtl/>
        </w:rPr>
        <w:t>יקשה</w:t>
      </w:r>
      <w:r w:rsidR="00B12D37" w:rsidRPr="00523352">
        <w:rPr>
          <w:rStyle w:val="affff5"/>
          <w:rtl/>
        </w:rPr>
        <w:t>:</w:t>
      </w:r>
      <w:r w:rsidRPr="00C35A2C">
        <w:rPr>
          <w:rFonts w:ascii="Fb Fontext" w:hAnsi="Fb Fontext" w:hint="cs"/>
          <w:rtl/>
        </w:rPr>
        <w:t xml:space="preserve"> אי</w:t>
      </w:r>
      <w:r w:rsidR="00B12D37">
        <w:rPr>
          <w:rFonts w:ascii="Fb Fontext" w:hAnsi="Fb Fontext" w:hint="cs"/>
          <w:rtl/>
        </w:rPr>
        <w:t>ן</w:t>
      </w:r>
      <w:r w:rsidRPr="00C35A2C">
        <w:rPr>
          <w:rFonts w:ascii="Fb Fontext" w:hAnsi="Fb Fontext" w:hint="cs"/>
          <w:rtl/>
        </w:rPr>
        <w:t xml:space="preserve"> מטמא להם</w:t>
      </w:r>
      <w:r w:rsidRPr="00523352">
        <w:rPr>
          <w:rStyle w:val="affff8"/>
          <w:rtl/>
        </w:rPr>
        <w:t xml:space="preserve"> </w:t>
      </w:r>
      <w:r w:rsidRPr="00523352">
        <w:rPr>
          <w:rStyle w:val="affff8"/>
          <w:rFonts w:hint="eastAsia"/>
          <w:rtl/>
        </w:rPr>
        <w:t>לראשון</w:t>
      </w:r>
      <w:r w:rsidRPr="00523352">
        <w:rPr>
          <w:rStyle w:val="affff8"/>
          <w:rtl/>
        </w:rPr>
        <w:t xml:space="preserve"> </w:t>
      </w:r>
      <w:r w:rsidR="00B12D37" w:rsidRPr="00523352">
        <w:rPr>
          <w:rStyle w:val="affff8"/>
          <w:rFonts w:hint="eastAsia"/>
          <w:rtl/>
        </w:rPr>
        <w:t>ממ</w:t>
      </w:r>
      <w:r w:rsidR="00B12D37" w:rsidRPr="00523352">
        <w:rPr>
          <w:rStyle w:val="affff8"/>
          <w:rtl/>
        </w:rPr>
        <w:t>"נ</w:t>
      </w:r>
      <w:r w:rsidR="00B12D37">
        <w:rPr>
          <w:rStyle w:val="affff8"/>
          <w:rFonts w:hint="cs"/>
          <w:rtl/>
        </w:rPr>
        <w:t>,</w:t>
      </w:r>
      <w:r w:rsidR="00285E19" w:rsidRPr="00523352">
        <w:rPr>
          <w:rStyle w:val="affff8"/>
          <w:rtl/>
        </w:rPr>
        <w:t xml:space="preserve"> </w:t>
      </w:r>
      <w:r w:rsidRPr="00523352">
        <w:rPr>
          <w:rStyle w:val="affff8"/>
          <w:rFonts w:hint="eastAsia"/>
          <w:rtl/>
        </w:rPr>
        <w:t>חלל</w:t>
      </w:r>
      <w:r w:rsidR="00B12D37">
        <w:rPr>
          <w:rStyle w:val="affff8"/>
          <w:rFonts w:hint="cs"/>
          <w:rtl/>
        </w:rPr>
        <w:t>!</w:t>
      </w:r>
      <w:r w:rsidRPr="00C35A2C">
        <w:rPr>
          <w:rFonts w:ascii="Fb Fontext" w:hAnsi="Fb Fontext" w:hint="cs"/>
          <w:rtl/>
        </w:rPr>
        <w:t xml:space="preserve"> </w:t>
      </w:r>
    </w:p>
    <w:p w14:paraId="5E4A47A5" w14:textId="079ACBBB" w:rsidR="00B12D37" w:rsidRDefault="00B12D37" w:rsidP="00B12D37">
      <w:pPr>
        <w:pStyle w:val="afffc"/>
        <w:ind w:left="0" w:firstLine="0"/>
        <w:rPr>
          <w:rStyle w:val="affff5"/>
          <w:rtl/>
        </w:rPr>
      </w:pPr>
      <w:r w:rsidRPr="00523352">
        <w:rPr>
          <w:rStyle w:val="affff5"/>
          <w:rFonts w:hint="eastAsia"/>
          <w:rtl/>
        </w:rPr>
        <w:t>ולכאורה</w:t>
      </w:r>
      <w:r w:rsidRPr="00523352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 xml:space="preserve">'אחר בועלה </w:t>
      </w:r>
      <w:r w:rsidRPr="00D1637C">
        <w:rPr>
          <w:rFonts w:cs="PFT_Frank" w:hint="eastAsia"/>
          <w:b/>
          <w:bCs/>
          <w:szCs w:val="14"/>
          <w:rtl/>
        </w:rPr>
        <w:t>ב</w:t>
      </w:r>
      <w:r w:rsidR="00B433C9" w:rsidRPr="00D1637C">
        <w:rPr>
          <w:rFonts w:cs="PFT_Frank"/>
          <w:b/>
          <w:bCs/>
          <w:szCs w:val="14"/>
          <w:rtl/>
        </w:rPr>
        <w:t>זנות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 </w:t>
      </w:r>
      <w:r w:rsidR="00B433C9" w:rsidRPr="00523352">
        <w:rPr>
          <w:rStyle w:val="affff5"/>
          <w:rFonts w:hint="eastAsia"/>
          <w:rtl/>
        </w:rPr>
        <w:t>ו</w:t>
      </w:r>
      <w:r w:rsidRPr="00523352">
        <w:rPr>
          <w:rStyle w:val="affff5"/>
          <w:rFonts w:hint="eastAsia"/>
          <w:rtl/>
        </w:rPr>
        <w:t>אעפ</w:t>
      </w:r>
      <w:r w:rsidRPr="00523352">
        <w:rPr>
          <w:rStyle w:val="affff5"/>
          <w:rtl/>
        </w:rPr>
        <w:t>"כ:</w:t>
      </w:r>
      <w:r w:rsidR="00B433C9" w:rsidRPr="00C35A2C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עו</w:t>
      </w:r>
      <w:r w:rsidRPr="00D1637C">
        <w:rPr>
          <w:rFonts w:cs="PFT_Frank" w:hint="eastAsia"/>
          <w:b/>
          <w:bCs/>
          <w:szCs w:val="14"/>
          <w:rtl/>
        </w:rPr>
        <w:t>בד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ב</w:t>
      </w:r>
      <w:r w:rsidR="00B433C9" w:rsidRPr="00C35A2C">
        <w:rPr>
          <w:rFonts w:hint="cs"/>
          <w:rtl/>
        </w:rPr>
        <w:t>משמר שניהם</w:t>
      </w:r>
      <w:r>
        <w:rPr>
          <w:rFonts w:hint="cs"/>
          <w:rtl/>
        </w:rPr>
        <w:t>!</w:t>
      </w:r>
      <w:r w:rsidR="00B433C9" w:rsidRPr="00C35A2C">
        <w:rPr>
          <w:rFonts w:hint="cs"/>
          <w:rtl/>
        </w:rPr>
        <w:t xml:space="preserve"> </w:t>
      </w:r>
    </w:p>
    <w:p w14:paraId="27652001" w14:textId="7427F635" w:rsidR="00B433C9" w:rsidRPr="00C35A2C" w:rsidRDefault="00B12D37" w:rsidP="00523352">
      <w:pPr>
        <w:pStyle w:val="afffc"/>
        <w:ind w:left="0" w:firstLine="0"/>
        <w:rPr>
          <w:rFonts w:cs="Guttman Vilna"/>
          <w:b/>
          <w:bCs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7F04A2">
        <w:rPr>
          <w:rStyle w:val="affff5"/>
          <w:rFonts w:hint="cs"/>
          <w:rtl/>
        </w:rPr>
        <w:t>ודחי</w:t>
      </w:r>
      <w:r>
        <w:rPr>
          <w:rStyle w:val="affff5"/>
          <w:rFonts w:hint="cs"/>
          <w:rtl/>
        </w:rPr>
        <w:t>נו:</w:t>
      </w:r>
      <w:r w:rsidR="00B433C9" w:rsidRPr="007F04A2">
        <w:rPr>
          <w:rStyle w:val="affff5"/>
          <w:rFonts w:hint="cs"/>
          <w:rtl/>
        </w:rPr>
        <w:t xml:space="preserve"> </w:t>
      </w:r>
      <w:r w:rsidRPr="00523352">
        <w:rPr>
          <w:rtl/>
        </w:rPr>
        <w:t>'</w:t>
      </w:r>
      <w:r w:rsidRPr="00D1637C">
        <w:rPr>
          <w:rFonts w:cs="PFT_Frank" w:hint="eastAsia"/>
          <w:b/>
          <w:bCs/>
          <w:szCs w:val="14"/>
          <w:rtl/>
        </w:rPr>
        <w:t>ש</w:t>
      </w:r>
      <w:r w:rsidR="00B433C9" w:rsidRPr="00D1637C">
        <w:rPr>
          <w:rFonts w:cs="PFT_Frank"/>
          <w:b/>
          <w:bCs/>
          <w:szCs w:val="14"/>
          <w:rtl/>
        </w:rPr>
        <w:t>מאנ</w:t>
      </w:r>
      <w:r w:rsidRPr="00D1637C">
        <w:rPr>
          <w:rFonts w:cs="PFT_Frank" w:hint="eastAsia"/>
          <w:b/>
          <w:bCs/>
          <w:szCs w:val="14"/>
          <w:rtl/>
        </w:rPr>
        <w:t>ה</w:t>
      </w:r>
      <w:r>
        <w:rPr>
          <w:rFonts w:hint="cs"/>
          <w:rtl/>
        </w:rPr>
        <w:t>'</w:t>
      </w:r>
      <w:r w:rsidRPr="00523352">
        <w:rPr>
          <w:rStyle w:val="affff8"/>
          <w:rtl/>
        </w:rPr>
        <w:t xml:space="preserve"> [וא"כ ראשון חי</w:t>
      </w:r>
      <w:r>
        <w:rPr>
          <w:rStyle w:val="affff8"/>
          <w:rFonts w:hint="cs"/>
          <w:rtl/>
        </w:rPr>
        <w:t>,</w:t>
      </w:r>
      <w:r w:rsidRPr="00523352">
        <w:rPr>
          <w:rStyle w:val="affff8"/>
          <w:rtl/>
        </w:rPr>
        <w:t xml:space="preserve"> ואינה גרושה</w:t>
      </w:r>
      <w:r>
        <w:rPr>
          <w:rStyle w:val="affff8"/>
          <w:rFonts w:hint="cs"/>
          <w:rtl/>
        </w:rPr>
        <w:t>,</w:t>
      </w:r>
      <w:r w:rsidRPr="00523352">
        <w:rPr>
          <w:rStyle w:val="affff8"/>
          <w:rtl/>
        </w:rPr>
        <w:t xml:space="preserve"> ו</w:t>
      </w:r>
      <w:r>
        <w:rPr>
          <w:rStyle w:val="affff8"/>
          <w:rFonts w:hint="cs"/>
          <w:rtl/>
        </w:rPr>
        <w:t>אינו 'זנות'</w:t>
      </w:r>
      <w:r w:rsidRPr="00523352">
        <w:rPr>
          <w:rStyle w:val="affff8"/>
          <w:rtl/>
        </w:rPr>
        <w:t>].</w:t>
      </w:r>
    </w:p>
    <w:p w14:paraId="6D898BAB" w14:textId="5CA85955" w:rsidR="00B433C9" w:rsidRPr="007F04A2" w:rsidRDefault="00B433C9" w:rsidP="00B55EDF">
      <w:pPr>
        <w:rPr>
          <w:rStyle w:val="affff5"/>
          <w:rtl/>
        </w:rPr>
      </w:pPr>
      <w:r w:rsidRPr="00523352">
        <w:rPr>
          <w:rStyle w:val="affff5"/>
          <w:rFonts w:hint="eastAsia"/>
          <w:rtl/>
        </w:rPr>
        <w:t>ו</w:t>
      </w:r>
      <w:r w:rsidR="004565C7" w:rsidRPr="00523352">
        <w:rPr>
          <w:rStyle w:val="affff5"/>
          <w:rFonts w:hint="eastAsia"/>
          <w:rtl/>
        </w:rPr>
        <w:t>יקשה</w:t>
      </w:r>
      <w:r w:rsidR="004565C7" w:rsidRPr="00523352">
        <w:rPr>
          <w:rStyle w:val="affff5"/>
          <w:rtl/>
        </w:rPr>
        <w:t>:</w:t>
      </w:r>
      <w:r w:rsidR="004565C7">
        <w:rPr>
          <w:rFonts w:ascii="Fb Fontext" w:hAnsi="Fb Fontext" w:hint="cs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שא</w:t>
      </w:r>
      <w:r w:rsidR="004565C7">
        <w:rPr>
          <w:rFonts w:ascii="Fb Fontext" w:hAnsi="Fb Fontext" w:hint="cs"/>
          <w:sz w:val="32"/>
          <w:rtl/>
        </w:rPr>
        <w:t>"כ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4565C7">
        <w:rPr>
          <w:rFonts w:ascii="Fb Fontext" w:hAnsi="Fb Fontext" w:hint="cs"/>
          <w:sz w:val="32"/>
          <w:rtl/>
        </w:rPr>
        <w:t xml:space="preserve">אינה </w:t>
      </w:r>
      <w:r w:rsidRPr="00C35A2C">
        <w:rPr>
          <w:rFonts w:ascii="Fb Fontext" w:hAnsi="Fb Fontext" w:hint="cs"/>
          <w:sz w:val="32"/>
          <w:rtl/>
        </w:rPr>
        <w:t>יכולה ללדת</w:t>
      </w:r>
      <w:r w:rsidR="004565C7">
        <w:rPr>
          <w:rFonts w:ascii="Fb Fontext" w:hAnsi="Fb Fontext" w:hint="cs"/>
          <w:sz w:val="32"/>
          <w:rtl/>
        </w:rPr>
        <w:t>!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50C01FFF" w14:textId="2BF1DFCA" w:rsidR="00B433C9" w:rsidRPr="00C35A2C" w:rsidRDefault="004565C7" w:rsidP="007C50E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דג'</w:t>
      </w:r>
      <w:r w:rsidR="00B433C9" w:rsidRPr="00C35A2C">
        <w:rPr>
          <w:rFonts w:ascii="Fb Fontext" w:hAnsi="Fb Fontext"/>
          <w:rtl/>
        </w:rPr>
        <w:t xml:space="preserve"> משמשות במוך</w:t>
      </w:r>
      <w:r>
        <w:rPr>
          <w:rFonts w:ascii="Fb Fontext" w:hAnsi="Fb Fontext" w:hint="cs"/>
          <w:rtl/>
        </w:rPr>
        <w:t xml:space="preserve"> </w:t>
      </w:r>
      <w:r w:rsidRPr="00523352">
        <w:rPr>
          <w:rStyle w:val="affff5"/>
          <w:rFonts w:hint="eastAsia"/>
          <w:rtl/>
        </w:rPr>
        <w:t>לר</w:t>
      </w:r>
      <w:r w:rsidRPr="00523352">
        <w:rPr>
          <w:rStyle w:val="affff5"/>
          <w:rtl/>
        </w:rPr>
        <w:t>"מ</w:t>
      </w:r>
      <w:r>
        <w:rPr>
          <w:rFonts w:ascii="Fb Fontext" w:hAnsi="Fb Fontext" w:hint="cs"/>
          <w:rtl/>
        </w:rPr>
        <w:t>:</w:t>
      </w:r>
      <w:r w:rsidR="00B433C9" w:rsidRPr="00C35A2C">
        <w:rPr>
          <w:rFonts w:ascii="Fb Fontext" w:hAnsi="Fb Fontext"/>
          <w:rtl/>
        </w:rPr>
        <w:t xml:space="preserve"> קטנה מעוברת</w:t>
      </w:r>
      <w:r w:rsidRPr="00523352">
        <w:rPr>
          <w:rStyle w:val="affff8"/>
          <w:rtl/>
        </w:rPr>
        <w:t xml:space="preserve"> [סנדל]</w:t>
      </w:r>
      <w:r w:rsidR="00B433C9" w:rsidRPr="00523352">
        <w:rPr>
          <w:rStyle w:val="affff8"/>
          <w:rtl/>
        </w:rPr>
        <w:t xml:space="preserve"> </w:t>
      </w:r>
      <w:r w:rsidR="00B433C9" w:rsidRPr="00C35A2C">
        <w:rPr>
          <w:rFonts w:ascii="Fb Fontext" w:hAnsi="Fb Fontext"/>
          <w:rtl/>
        </w:rPr>
        <w:t>ומניקה</w:t>
      </w:r>
      <w:r w:rsidRPr="00523352">
        <w:rPr>
          <w:rStyle w:val="affff8"/>
          <w:rtl/>
        </w:rPr>
        <w:t xml:space="preserve"> [תגמול],</w:t>
      </w:r>
    </w:p>
    <w:p w14:paraId="14CE7537" w14:textId="2839F910" w:rsidR="004565C7" w:rsidRDefault="00B433C9" w:rsidP="000F77D0">
      <w:pPr>
        <w:pStyle w:val="affff7"/>
        <w:ind w:left="452"/>
        <w:rPr>
          <w:rtl/>
        </w:rPr>
      </w:pPr>
      <w:r w:rsidRPr="00A07384">
        <w:rPr>
          <w:rFonts w:cs="PFT_Frank"/>
          <w:b/>
          <w:bCs/>
          <w:szCs w:val="10"/>
          <w:rtl/>
        </w:rPr>
        <w:t>קטנה</w:t>
      </w:r>
      <w:r w:rsidR="004565C7" w:rsidRPr="00523352">
        <w:rPr>
          <w:rtl/>
        </w:rPr>
        <w:t xml:space="preserve"> -</w:t>
      </w:r>
      <w:r w:rsidRPr="00523352">
        <w:rPr>
          <w:rtl/>
        </w:rPr>
        <w:t xml:space="preserve"> </w:t>
      </w:r>
      <w:r w:rsidR="004565C7">
        <w:rPr>
          <w:rFonts w:hint="cs"/>
          <w:rtl/>
        </w:rPr>
        <w:t>מ</w:t>
      </w:r>
      <w:r w:rsidRPr="00C35A2C">
        <w:rPr>
          <w:rFonts w:hint="cs"/>
          <w:rtl/>
        </w:rPr>
        <w:t>י</w:t>
      </w:r>
      <w:r w:rsidRPr="00C35A2C">
        <w:rPr>
          <w:rtl/>
        </w:rPr>
        <w:t>"</w:t>
      </w:r>
      <w:r w:rsidRPr="00C35A2C">
        <w:rPr>
          <w:rFonts w:hint="cs"/>
          <w:rtl/>
        </w:rPr>
        <w:t>א עד י</w:t>
      </w:r>
      <w:r w:rsidRPr="00C35A2C">
        <w:rPr>
          <w:rtl/>
        </w:rPr>
        <w:t>"</w:t>
      </w:r>
      <w:r w:rsidRPr="00C35A2C">
        <w:rPr>
          <w:rFonts w:hint="cs"/>
          <w:rtl/>
        </w:rPr>
        <w:t xml:space="preserve">ב </w:t>
      </w:r>
      <w:r w:rsidR="004565C7">
        <w:rPr>
          <w:rFonts w:hint="cs"/>
          <w:rtl/>
        </w:rPr>
        <w:t xml:space="preserve">[דתתעבר ותמות], </w:t>
      </w:r>
    </w:p>
    <w:p w14:paraId="7234250E" w14:textId="54AA0C79" w:rsidR="00B433C9" w:rsidRPr="00C35A2C" w:rsidRDefault="00B433C9" w:rsidP="000F77D0">
      <w:pPr>
        <w:pStyle w:val="affff7"/>
        <w:ind w:left="452"/>
        <w:rPr>
          <w:rFonts w:cs="Guttman Vilna"/>
          <w:b/>
          <w:bCs/>
          <w:rtl/>
        </w:rPr>
      </w:pPr>
      <w:r w:rsidRPr="00C35A2C">
        <w:rPr>
          <w:rFonts w:hint="cs"/>
          <w:rtl/>
        </w:rPr>
        <w:t>פחות</w:t>
      </w:r>
      <w:r w:rsidR="004565C7">
        <w:rPr>
          <w:rFonts w:hint="cs"/>
          <w:rtl/>
        </w:rPr>
        <w:t xml:space="preserve"> מכאן</w:t>
      </w:r>
      <w:r w:rsidRPr="00C35A2C">
        <w:rPr>
          <w:rFonts w:hint="cs"/>
          <w:rtl/>
        </w:rPr>
        <w:t xml:space="preserve"> </w:t>
      </w:r>
      <w:r w:rsidR="004565C7">
        <w:rPr>
          <w:rFonts w:hint="cs"/>
          <w:rtl/>
        </w:rPr>
        <w:t xml:space="preserve">[לא תתעבר] ויותר מכאן [לא תמות] - </w:t>
      </w:r>
      <w:r w:rsidRPr="00C35A2C">
        <w:rPr>
          <w:rtl/>
        </w:rPr>
        <w:t>משמשת כדרכה</w:t>
      </w:r>
      <w:r w:rsidR="004565C7" w:rsidRPr="00523352">
        <w:rPr>
          <w:rtl/>
        </w:rPr>
        <w:t>.</w:t>
      </w:r>
    </w:p>
    <w:p w14:paraId="557E8232" w14:textId="2B8F0174" w:rsidR="00B433C9" w:rsidRPr="00EA6942" w:rsidRDefault="00B433C9" w:rsidP="000F77D0">
      <w:pPr>
        <w:ind w:left="1017" w:firstLine="113"/>
        <w:rPr>
          <w:rStyle w:val="affff1"/>
          <w:spacing w:val="-2"/>
          <w:rtl/>
        </w:rPr>
      </w:pPr>
      <w:r w:rsidRPr="007F04A2">
        <w:rPr>
          <w:rStyle w:val="affff5"/>
          <w:rtl/>
        </w:rPr>
        <w:t>וחכ"</w:t>
      </w:r>
      <w:r w:rsidRPr="007F04A2">
        <w:rPr>
          <w:rStyle w:val="affff5"/>
          <w:rFonts w:hint="cs"/>
          <w:rtl/>
        </w:rPr>
        <w:t>א</w:t>
      </w:r>
      <w:r w:rsidRPr="007F04A2">
        <w:rPr>
          <w:rStyle w:val="affff5"/>
          <w:rtl/>
        </w:rPr>
        <w:t>:</w:t>
      </w:r>
      <w:r w:rsidRPr="00EA6942">
        <w:rPr>
          <w:rFonts w:ascii="Fb Fontext" w:hAnsi="Fb Fontext"/>
          <w:spacing w:val="-2"/>
          <w:sz w:val="32"/>
          <w:rtl/>
        </w:rPr>
        <w:t xml:space="preserve"> </w:t>
      </w:r>
      <w:r w:rsidR="004565C7">
        <w:rPr>
          <w:rFonts w:ascii="Fb Fontext" w:hAnsi="Fb Fontext" w:hint="cs"/>
          <w:spacing w:val="-2"/>
          <w:sz w:val="32"/>
          <w:rtl/>
        </w:rPr>
        <w:t>כולם</w:t>
      </w:r>
      <w:r w:rsidRPr="00EA6942">
        <w:rPr>
          <w:rFonts w:ascii="Fb Fontext" w:hAnsi="Fb Fontext"/>
          <w:spacing w:val="-2"/>
          <w:sz w:val="32"/>
          <w:rtl/>
        </w:rPr>
        <w:t xml:space="preserve"> כדרכ</w:t>
      </w:r>
      <w:r w:rsidR="004565C7">
        <w:rPr>
          <w:rFonts w:ascii="Fb Fontext" w:hAnsi="Fb Fontext" w:hint="cs"/>
          <w:spacing w:val="-2"/>
          <w:sz w:val="32"/>
          <w:rtl/>
        </w:rPr>
        <w:t>ם,</w:t>
      </w:r>
      <w:r w:rsidRPr="00EA6942">
        <w:rPr>
          <w:rFonts w:ascii="Fb Fontext" w:hAnsi="Fb Fontext"/>
          <w:spacing w:val="-2"/>
          <w:sz w:val="32"/>
          <w:rtl/>
        </w:rPr>
        <w:t xml:space="preserve"> </w:t>
      </w:r>
      <w:r w:rsidR="004565C7">
        <w:rPr>
          <w:rStyle w:val="affff1"/>
          <w:rFonts w:hint="cs"/>
          <w:spacing w:val="-2"/>
          <w:rtl/>
        </w:rPr>
        <w:t>ד</w:t>
      </w:r>
      <w:r w:rsidRPr="00EA6942">
        <w:rPr>
          <w:rStyle w:val="affff1"/>
          <w:rFonts w:hint="cs"/>
          <w:spacing w:val="-2"/>
          <w:rtl/>
        </w:rPr>
        <w:t>'</w:t>
      </w:r>
      <w:r w:rsidRPr="00EA6942">
        <w:rPr>
          <w:rStyle w:val="affff1"/>
          <w:spacing w:val="-2"/>
          <w:rtl/>
        </w:rPr>
        <w:t>שומר פתאים ה'</w:t>
      </w:r>
      <w:r w:rsidR="004565C7">
        <w:rPr>
          <w:rStyle w:val="affff1"/>
          <w:rFonts w:hint="cs"/>
          <w:spacing w:val="-2"/>
          <w:rtl/>
        </w:rPr>
        <w:t>.</w:t>
      </w:r>
    </w:p>
    <w:p w14:paraId="7BCBF6A7" w14:textId="344ADB41" w:rsidR="00B433C9" w:rsidRDefault="004565C7" w:rsidP="004565C7">
      <w:pPr>
        <w:pStyle w:val="afffc"/>
        <w:ind w:left="0" w:firstLine="0"/>
        <w:rPr>
          <w:rtl/>
        </w:rPr>
      </w:pPr>
      <w:r w:rsidRPr="00523352">
        <w:rPr>
          <w:rStyle w:val="affff5"/>
          <w:rFonts w:hint="eastAsia"/>
          <w:rtl/>
        </w:rPr>
        <w:t>ב</w:t>
      </w:r>
      <w:r w:rsidRPr="00523352">
        <w:rPr>
          <w:rStyle w:val="affff5"/>
          <w:rtl/>
        </w:rPr>
        <w:t>.</w:t>
      </w:r>
      <w:r w:rsidR="00B433C9" w:rsidRPr="00523352">
        <w:rPr>
          <w:rStyle w:val="affff5"/>
          <w:rtl/>
        </w:rPr>
        <w:t xml:space="preserve"> </w:t>
      </w:r>
      <w:r w:rsidRPr="00523352">
        <w:rPr>
          <w:rStyle w:val="affff5"/>
          <w:rFonts w:hint="eastAsia"/>
          <w:rtl/>
        </w:rPr>
        <w:t>אלא</w:t>
      </w:r>
      <w:r w:rsidRPr="00523352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>ב</w:t>
      </w:r>
      <w:r>
        <w:rPr>
          <w:rFonts w:hint="cs"/>
          <w:rtl/>
        </w:rPr>
        <w:t>'</w:t>
      </w:r>
      <w:r w:rsidR="00B433C9" w:rsidRPr="00D1637C">
        <w:rPr>
          <w:rFonts w:cs="PFT_Frank"/>
          <w:b/>
          <w:bCs/>
          <w:szCs w:val="14"/>
          <w:rtl/>
        </w:rPr>
        <w:t>קידושי טעות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, </w:t>
      </w:r>
      <w:r w:rsidR="00285E19">
        <w:rPr>
          <w:rtl/>
        </w:rPr>
        <w:t>שא</w:t>
      </w:r>
      <w:r>
        <w:rPr>
          <w:rFonts w:hint="cs"/>
          <w:rtl/>
        </w:rPr>
        <w:t>פי'</w:t>
      </w:r>
      <w:r w:rsidR="00B433C9" w:rsidRPr="00C35A2C">
        <w:rPr>
          <w:rtl/>
        </w:rPr>
        <w:t xml:space="preserve"> בנה </w:t>
      </w:r>
      <w:r w:rsidR="00285E19">
        <w:rPr>
          <w:rtl/>
        </w:rPr>
        <w:t>על כתפה ממאנת והולכת</w:t>
      </w:r>
      <w:r w:rsidR="00B433C9" w:rsidRPr="00C35A2C">
        <w:rPr>
          <w:rtl/>
        </w:rPr>
        <w:t>.</w:t>
      </w:r>
    </w:p>
    <w:p w14:paraId="6BFE2F47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קא.</w:t>
      </w:r>
    </w:p>
    <w:p w14:paraId="1168A4A4" w14:textId="2DE879B7" w:rsidR="00B433C9" w:rsidRPr="00C35A2C" w:rsidRDefault="00D638CD" w:rsidP="007C50EB">
      <w:pPr>
        <w:pStyle w:val="afff4"/>
        <w:rPr>
          <w:b/>
          <w:rtl/>
        </w:rPr>
      </w:pPr>
      <w:ins w:id="9971" w:author="מספור קטעי משנה" w:date="2026-10-06T06:45:58Z">
        <w:r>
          <w:rPr>
            <w:rStyle w:val="MisparKeta"/>
          </w:rPr>
          <w:t xml:space="preserve">א. </w:t>
        </w:r>
      </w:ins>
      <w:bookmarkStart w:id="1130" w:name="_Toc119173132"/>
      <w:bookmarkStart w:id="1131" w:name="_Toc119230227"/>
      <w:r>
        <w:rPr>
          <w:rFonts w:hint="cs"/>
          <w:rtl/>
        </w:rPr>
        <w:t>פטור על מכתו וקללתו של זה וזה</w:t>
      </w:r>
      <w:r w:rsidR="00B433C9" w:rsidRPr="00C35A2C">
        <w:rPr>
          <w:rtl/>
        </w:rPr>
        <w:t>.</w:t>
      </w:r>
      <w:bookmarkEnd w:id="1130"/>
      <w:bookmarkEnd w:id="1131"/>
    </w:p>
    <w:p w14:paraId="1B73E6B5" w14:textId="02C63F49" w:rsidR="00D638CD" w:rsidRDefault="00B433C9" w:rsidP="00D638CD">
      <w:pPr>
        <w:rPr>
          <w:rFonts w:ascii="Fb Fontext" w:hAnsi="Fb Fontext"/>
          <w:sz w:val="32"/>
          <w:rtl/>
        </w:rPr>
      </w:pPr>
      <w:r w:rsidRPr="00C35A2C">
        <w:rPr>
          <w:rFonts w:ascii="Fb Fontext" w:hAnsi="Fb Fontext"/>
          <w:rtl/>
        </w:rPr>
        <w:t xml:space="preserve">הכה זה וחזר והכה זה, </w:t>
      </w:r>
      <w:r w:rsidR="00D638CD">
        <w:rPr>
          <w:rFonts w:ascii="Fb Fontext" w:hAnsi="Fb Fontext" w:hint="cs"/>
          <w:rtl/>
        </w:rPr>
        <w:t xml:space="preserve">וכן </w:t>
      </w:r>
      <w:r w:rsidRPr="00C35A2C">
        <w:rPr>
          <w:rFonts w:ascii="Fb Fontext" w:hAnsi="Fb Fontext"/>
          <w:rtl/>
        </w:rPr>
        <w:t>קלל - חייב</w:t>
      </w:r>
      <w:r w:rsidR="00D638CD">
        <w:rPr>
          <w:rFonts w:hint="cs"/>
          <w:rtl/>
        </w:rPr>
        <w:t xml:space="preserve">, </w:t>
      </w:r>
      <w:r w:rsidR="00D638CD">
        <w:rPr>
          <w:rtl/>
        </w:rPr>
        <w:tab/>
      </w:r>
      <w:r w:rsidR="00D638CD">
        <w:rPr>
          <w:rtl/>
        </w:rPr>
        <w:tab/>
      </w:r>
      <w:r w:rsidRPr="007F04A2">
        <w:rPr>
          <w:rStyle w:val="affff5"/>
          <w:rFonts w:hint="cs"/>
          <w:rtl/>
        </w:rPr>
        <w:t>ר</w:t>
      </w:r>
      <w:r w:rsidRPr="007F04A2">
        <w:rPr>
          <w:rStyle w:val="affff5"/>
          <w:rtl/>
        </w:rPr>
        <w:t>"</w:t>
      </w:r>
      <w:r w:rsidRPr="007F04A2">
        <w:rPr>
          <w:rStyle w:val="affff5"/>
          <w:rFonts w:hint="cs"/>
          <w:rtl/>
        </w:rPr>
        <w:t>י</w:t>
      </w:r>
      <w:r w:rsidRPr="007F04A2">
        <w:rPr>
          <w:rStyle w:val="affff5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="00D638CD">
        <w:rPr>
          <w:rFonts w:ascii="Fb Fontext" w:hAnsi="Fb Fontext" w:hint="cs"/>
          <w:sz w:val="32"/>
          <w:rtl/>
        </w:rPr>
        <w:t xml:space="preserve">רק </w:t>
      </w:r>
      <w:r w:rsidRPr="00C35A2C">
        <w:rPr>
          <w:rFonts w:ascii="Fb Fontext" w:hAnsi="Fb Fontext"/>
          <w:sz w:val="32"/>
          <w:rtl/>
        </w:rPr>
        <w:t>בבת אחת</w:t>
      </w:r>
      <w:r w:rsidR="00D638CD">
        <w:rPr>
          <w:rFonts w:ascii="Fb Fontext" w:hAnsi="Fb Fontext" w:hint="cs"/>
          <w:sz w:val="32"/>
          <w:rtl/>
        </w:rPr>
        <w:t>.</w:t>
      </w:r>
      <w:r w:rsidRPr="00C35A2C">
        <w:rPr>
          <w:rFonts w:ascii="Fb Fontext" w:hAnsi="Fb Fontext"/>
          <w:sz w:val="32"/>
          <w:rtl/>
        </w:rPr>
        <w:t xml:space="preserve"> </w:t>
      </w:r>
    </w:p>
    <w:p w14:paraId="4A09E69E" w14:textId="5DEA8E01" w:rsidR="00B433C9" w:rsidRPr="007F04A2" w:rsidRDefault="00D638CD" w:rsidP="00D638CD">
      <w:pPr>
        <w:rPr>
          <w:rStyle w:val="affff5"/>
          <w:rtl/>
        </w:rPr>
      </w:pPr>
      <w:r w:rsidRPr="003A681B">
        <w:rPr>
          <w:rStyle w:val="affff5"/>
          <w:rFonts w:hint="eastAsia"/>
          <w:rtl/>
        </w:rPr>
        <w:t>ואיכא</w:t>
      </w:r>
      <w:r w:rsidRPr="003A681B">
        <w:rPr>
          <w:rStyle w:val="affff5"/>
          <w:rtl/>
        </w:rPr>
        <w:t xml:space="preserve"> </w:t>
      </w:r>
      <w:r w:rsidRPr="003A681B">
        <w:rPr>
          <w:rStyle w:val="affff5"/>
          <w:rFonts w:hint="eastAsia"/>
          <w:rtl/>
        </w:rPr>
        <w:t>תנא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7F04A2">
        <w:rPr>
          <w:rStyle w:val="affff5"/>
          <w:rtl/>
        </w:rPr>
        <w:t>אליבא דר"</w:t>
      </w:r>
      <w:r w:rsidR="00B433C9" w:rsidRPr="007F04A2">
        <w:rPr>
          <w:rStyle w:val="affff5"/>
          <w:rFonts w:hint="cs"/>
          <w:rtl/>
        </w:rPr>
        <w:t>י</w:t>
      </w:r>
      <w:r>
        <w:rPr>
          <w:rStyle w:val="affff5"/>
          <w:rFonts w:hint="cs"/>
          <w:rtl/>
        </w:rPr>
        <w:t xml:space="preserve">: </w:t>
      </w:r>
      <w:r w:rsidRPr="003A681B">
        <w:rPr>
          <w:rFonts w:hint="eastAsia"/>
          <w:rtl/>
        </w:rPr>
        <w:t>שפטור</w:t>
      </w:r>
      <w:r w:rsidRPr="003A681B">
        <w:rPr>
          <w:rtl/>
        </w:rPr>
        <w:t xml:space="preserve"> </w:t>
      </w:r>
      <w:r w:rsidRPr="003A681B">
        <w:rPr>
          <w:rFonts w:hint="eastAsia"/>
          <w:rtl/>
        </w:rPr>
        <w:t>אף</w:t>
      </w:r>
      <w:r w:rsidRPr="003A681B">
        <w:rPr>
          <w:rtl/>
        </w:rPr>
        <w:t xml:space="preserve"> </w:t>
      </w:r>
      <w:r w:rsidRPr="003A681B">
        <w:rPr>
          <w:rFonts w:hint="eastAsia"/>
          <w:rtl/>
        </w:rPr>
        <w:t>בבת</w:t>
      </w:r>
      <w:r w:rsidRPr="003A681B">
        <w:rPr>
          <w:rtl/>
        </w:rPr>
        <w:t xml:space="preserve"> </w:t>
      </w:r>
      <w:r w:rsidRPr="003A681B">
        <w:rPr>
          <w:rFonts w:hint="eastAsia"/>
          <w:rtl/>
        </w:rPr>
        <w:t>אחת</w:t>
      </w:r>
      <w:r w:rsidRPr="003A681B">
        <w:rPr>
          <w:rtl/>
        </w:rPr>
        <w:t>.</w:t>
      </w:r>
    </w:p>
    <w:p w14:paraId="78E118D5" w14:textId="7874830E" w:rsidR="00B433C9" w:rsidRPr="00C35A2C" w:rsidRDefault="00D638CD" w:rsidP="00B55EDF">
      <w:pPr>
        <w:rPr>
          <w:rFonts w:ascii="Fb Fontext" w:hAnsi="Fb Fontext" w:cs="Guttman Vilna"/>
          <w:b/>
          <w:bCs/>
          <w:sz w:val="32"/>
          <w:rtl/>
        </w:rPr>
      </w:pPr>
      <w:r>
        <w:rPr>
          <w:rStyle w:val="affff5"/>
          <w:rFonts w:hint="cs"/>
          <w:rtl/>
        </w:rPr>
        <w:t>ו</w:t>
      </w:r>
      <w:r w:rsidR="002809F6">
        <w:rPr>
          <w:rStyle w:val="affff5"/>
          <w:rtl/>
        </w:rPr>
        <w:t>טע</w:t>
      </w:r>
      <w:r>
        <w:rPr>
          <w:rStyle w:val="affff5"/>
          <w:rFonts w:hint="cs"/>
          <w:rtl/>
        </w:rPr>
        <w:t>מו:</w:t>
      </w:r>
      <w:r w:rsidR="00B433C9" w:rsidRPr="007F04A2">
        <w:rPr>
          <w:rStyle w:val="affff5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Pr="003A681B">
        <w:rPr>
          <w:rStyle w:val="affff1"/>
          <w:rFonts w:hint="eastAsia"/>
          <w:rtl/>
        </w:rPr>
        <w:t>קללה</w:t>
      </w:r>
      <w:r>
        <w:rPr>
          <w:rStyle w:val="affff1"/>
          <w:rFonts w:hint="cs"/>
          <w:rtl/>
        </w:rPr>
        <w:t>'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ד</w:t>
      </w:r>
      <w:r w:rsidR="00B433C9" w:rsidRPr="00C35A2C">
        <w:rPr>
          <w:rFonts w:ascii="Fb Fontext" w:hAnsi="Fb Fontext"/>
          <w:rtl/>
        </w:rPr>
        <w:t xml:space="preserve">למטה </w:t>
      </w:r>
      <w:r>
        <w:rPr>
          <w:rFonts w:ascii="Fb Fontext" w:hAnsi="Fb Fontext" w:hint="cs"/>
          <w:rtl/>
        </w:rPr>
        <w:t>מ</w:t>
      </w:r>
      <w:r w:rsidR="00B433C9" w:rsidRPr="00C35A2C">
        <w:rPr>
          <w:rFonts w:ascii="Fb Fontext" w:hAnsi="Fb Fontext"/>
          <w:rtl/>
        </w:rPr>
        <w:t>למעלה</w:t>
      </w:r>
      <w:r w:rsidR="00B433C9">
        <w:rPr>
          <w:rFonts w:ascii="Fb Fontext" w:hAnsi="Fb Fontext" w:hint="cs"/>
          <w:rtl/>
        </w:rPr>
        <w:t xml:space="preserve"> </w:t>
      </w:r>
      <w:r w:rsidR="00B433C9" w:rsidRPr="003A681B">
        <w:rPr>
          <w:rStyle w:val="affff8"/>
          <w:rtl/>
        </w:rPr>
        <w:t>שאין שותפות,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3A681B">
        <w:rPr>
          <w:rStyle w:val="affff1"/>
          <w:rtl/>
        </w:rPr>
        <w:t>ו</w:t>
      </w:r>
      <w:r w:rsidRPr="003A681B">
        <w:rPr>
          <w:rStyle w:val="affff1"/>
          <w:rtl/>
        </w:rPr>
        <w:t>'</w:t>
      </w:r>
      <w:r w:rsidR="00B433C9" w:rsidRPr="003A681B">
        <w:rPr>
          <w:rStyle w:val="affff1"/>
          <w:rtl/>
        </w:rPr>
        <w:t>הכאה</w:t>
      </w:r>
      <w:r w:rsidRPr="003A681B">
        <w:rPr>
          <w:rStyle w:val="affff1"/>
          <w:rtl/>
        </w:rPr>
        <w:t>'</w:t>
      </w:r>
      <w:r w:rsidR="00B433C9" w:rsidRPr="003A681B">
        <w:rPr>
          <w:rStyle w:val="affff1"/>
          <w:rtl/>
        </w:rPr>
        <w:t xml:space="preserve"> </w:t>
      </w:r>
      <w:r w:rsidRPr="003A681B">
        <w:rPr>
          <w:rStyle w:val="affff1"/>
          <w:rFonts w:hint="eastAsia"/>
          <w:rtl/>
        </w:rPr>
        <w:t>מ</w:t>
      </w:r>
      <w:r w:rsidRPr="003A681B">
        <w:rPr>
          <w:rStyle w:val="affff1"/>
          <w:rtl/>
        </w:rPr>
        <w:t>'</w:t>
      </w:r>
      <w:r w:rsidR="00B433C9" w:rsidRPr="003A681B">
        <w:rPr>
          <w:rStyle w:val="affff1"/>
          <w:rtl/>
        </w:rPr>
        <w:t>קללה</w:t>
      </w:r>
      <w:r w:rsidRPr="003A681B">
        <w:rPr>
          <w:rStyle w:val="affff1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>.</w:t>
      </w:r>
    </w:p>
    <w:p w14:paraId="5F45508E" w14:textId="45FD3F3C" w:rsidR="00D638CD" w:rsidRPr="003A681B" w:rsidRDefault="00B433C9" w:rsidP="003A681B">
      <w:pPr>
        <w:pStyle w:val="afff4"/>
        <w:rPr>
          <w:rtl/>
        </w:rPr>
      </w:pPr>
      <w:ins w:id="9972" w:author="מספור קטעי משנה" w:date="2026-10-06T06:45:58Z">
        <w:r>
          <w:rPr>
            <w:rStyle w:val="MisparKeta"/>
          </w:rPr>
          <w:t xml:space="preserve">ג. </w:t>
        </w:r>
      </w:ins>
      <w:bookmarkStart w:id="1132" w:name="_Toc119173133"/>
      <w:bookmarkStart w:id="1133" w:name="_Toc119230228"/>
      <w:r w:rsidRPr="003A681B">
        <w:rPr>
          <w:rtl/>
        </w:rPr>
        <w:t xml:space="preserve">ועולה במשמר </w:t>
      </w:r>
      <w:r w:rsidR="00D638CD" w:rsidRPr="003A681B">
        <w:rPr>
          <w:rFonts w:hint="eastAsia"/>
          <w:rtl/>
        </w:rPr>
        <w:t>זה</w:t>
      </w:r>
      <w:r w:rsidR="00D638CD" w:rsidRPr="003A681B">
        <w:rPr>
          <w:rtl/>
        </w:rPr>
        <w:t xml:space="preserve"> </w:t>
      </w:r>
      <w:r w:rsidR="00D638CD" w:rsidRPr="003A681B">
        <w:rPr>
          <w:rFonts w:hint="eastAsia"/>
          <w:rtl/>
        </w:rPr>
        <w:t>וזה</w:t>
      </w:r>
      <w:r w:rsidRPr="003A681B">
        <w:rPr>
          <w:rtl/>
        </w:rPr>
        <w:t>.</w:t>
      </w:r>
      <w:bookmarkEnd w:id="1132"/>
      <w:bookmarkEnd w:id="1133"/>
    </w:p>
    <w:p w14:paraId="06C61758" w14:textId="581CB7B6" w:rsidR="00B433C9" w:rsidRPr="003A681B" w:rsidRDefault="001929C6" w:rsidP="003A681B">
      <w:pPr>
        <w:rPr>
          <w:rtl/>
        </w:rPr>
      </w:pPr>
      <w:r>
        <w:rPr>
          <w:rStyle w:val="affff5"/>
          <w:rFonts w:hint="cs"/>
          <w:rtl/>
        </w:rPr>
        <w:t>ו</w:t>
      </w:r>
      <w:r w:rsidR="00D638CD" w:rsidRPr="003A681B">
        <w:rPr>
          <w:rStyle w:val="affff5"/>
          <w:rFonts w:hint="eastAsia"/>
          <w:rtl/>
        </w:rPr>
        <w:t>לא</w:t>
      </w:r>
      <w:r w:rsidR="00D638CD" w:rsidRPr="003A681B">
        <w:rPr>
          <w:rStyle w:val="affff5"/>
          <w:rtl/>
        </w:rPr>
        <w:t xml:space="preserve"> </w:t>
      </w:r>
      <w:r w:rsidR="00D638CD" w:rsidRPr="003A681B">
        <w:rPr>
          <w:rStyle w:val="affff5"/>
          <w:rFonts w:hint="eastAsia"/>
          <w:rtl/>
        </w:rPr>
        <w:t>שנה</w:t>
      </w:r>
      <w:r w:rsidR="00D638CD" w:rsidRPr="003A681B">
        <w:rPr>
          <w:rStyle w:val="affff5"/>
          <w:rtl/>
        </w:rPr>
        <w:t xml:space="preserve"> 'עלה':</w:t>
      </w:r>
      <w:r w:rsidR="00D638CD">
        <w:rPr>
          <w:rFonts w:hint="cs"/>
          <w:rtl/>
        </w:rPr>
        <w:t xml:space="preserve"> שבעל כרחו 'עולה' </w:t>
      </w:r>
      <w:r>
        <w:rPr>
          <w:rFonts w:hint="cs"/>
          <w:rtl/>
        </w:rPr>
        <w:t>-</w:t>
      </w:r>
      <w:r w:rsidR="00B433C9" w:rsidRPr="003A681B">
        <w:rPr>
          <w:rtl/>
        </w:rPr>
        <w:t xml:space="preserve"> משום פגם משפחה</w:t>
      </w:r>
      <w:r w:rsidR="00D638CD">
        <w:rPr>
          <w:rFonts w:hint="cs"/>
          <w:rtl/>
        </w:rPr>
        <w:t>.</w:t>
      </w:r>
    </w:p>
    <w:p w14:paraId="0C84C174" w14:textId="7DCE0470" w:rsidR="00D638CD" w:rsidRDefault="00B433C9" w:rsidP="007C50EB">
      <w:pPr>
        <w:spacing w:before="60"/>
        <w:rPr>
          <w:rStyle w:val="afff5"/>
          <w:rtl/>
        </w:rPr>
      </w:pPr>
      <w:bookmarkStart w:id="1134" w:name="_Toc119173134"/>
      <w:bookmarkStart w:id="1135" w:name="_Toc119230229"/>
      <w:r w:rsidRPr="003A681B">
        <w:rPr>
          <w:rStyle w:val="afff5"/>
          <w:rtl/>
        </w:rPr>
        <w:t xml:space="preserve">שניהם במשמר </w:t>
      </w:r>
      <w:r w:rsidR="00D638CD">
        <w:rPr>
          <w:rStyle w:val="afff5"/>
          <w:rFonts w:hint="cs"/>
          <w:rtl/>
        </w:rPr>
        <w:t>אחד - נוטל חלק אחד</w:t>
      </w:r>
      <w:r w:rsidRPr="003A681B">
        <w:rPr>
          <w:rStyle w:val="afff5"/>
          <w:rtl/>
        </w:rPr>
        <w:t>.</w:t>
      </w:r>
      <w:bookmarkEnd w:id="1134"/>
      <w:bookmarkEnd w:id="1135"/>
      <w:r w:rsidR="00285E19" w:rsidRPr="003A681B">
        <w:rPr>
          <w:rStyle w:val="afff5"/>
          <w:rtl/>
        </w:rPr>
        <w:t xml:space="preserve"> </w:t>
      </w:r>
    </w:p>
    <w:p w14:paraId="2432B1A2" w14:textId="77E10A3E" w:rsidR="00B433C9" w:rsidRDefault="00D638CD" w:rsidP="007C50EB">
      <w:pPr>
        <w:spacing w:before="60"/>
        <w:rPr>
          <w:rFonts w:ascii="Fb Fontext" w:hAnsi="Fb Fontext"/>
          <w:rtl/>
        </w:rPr>
      </w:pPr>
      <w:r w:rsidRPr="003A681B">
        <w:rPr>
          <w:rStyle w:val="affff5"/>
          <w:rFonts w:hint="eastAsia"/>
          <w:rtl/>
        </w:rPr>
        <w:t>היינו</w:t>
      </w:r>
      <w:r w:rsidR="001929C6">
        <w:rPr>
          <w:rStyle w:val="affff5"/>
          <w:rFonts w:hint="cs"/>
          <w:rtl/>
        </w:rPr>
        <w:t xml:space="preserve"> גם</w:t>
      </w:r>
      <w:r w:rsidRPr="003A681B">
        <w:rPr>
          <w:rStyle w:val="affff5"/>
          <w:rtl/>
        </w:rPr>
        <w:t>:</w:t>
      </w:r>
      <w:r>
        <w:rPr>
          <w:rFonts w:ascii="Fb Fontext" w:hAnsi="Fb Fontext" w:hint="cs"/>
          <w:rtl/>
        </w:rPr>
        <w:t xml:space="preserve"> '</w:t>
      </w:r>
      <w:r w:rsidR="00B433C9" w:rsidRPr="00C35A2C">
        <w:rPr>
          <w:rFonts w:ascii="Fb Fontext" w:hAnsi="Fb Fontext" w:hint="cs"/>
          <w:rtl/>
        </w:rPr>
        <w:t>בבית אב</w:t>
      </w:r>
      <w:r>
        <w:rPr>
          <w:rFonts w:ascii="Fb Fontext" w:hAnsi="Fb Fontext" w:hint="cs"/>
          <w:rtl/>
        </w:rPr>
        <w:t xml:space="preserve"> אחד' -</w:t>
      </w:r>
      <w:r w:rsidR="00B433C9" w:rsidRPr="00C35A2C">
        <w:rPr>
          <w:rFonts w:ascii="Fb Fontext" w:hAnsi="Fb Fontext" w:hint="cs"/>
          <w:rtl/>
        </w:rPr>
        <w:t xml:space="preserve"> דאל</w:t>
      </w:r>
      <w:r w:rsidR="00B433C9" w:rsidRPr="00C35A2C">
        <w:rPr>
          <w:rFonts w:ascii="Fb Fontext" w:hAnsi="Fb Fontext"/>
          <w:rtl/>
        </w:rPr>
        <w:t>"</w:t>
      </w:r>
      <w:r w:rsidR="00B433C9" w:rsidRPr="00C35A2C">
        <w:rPr>
          <w:rFonts w:ascii="Fb Fontext" w:hAnsi="Fb Fontext" w:hint="cs"/>
          <w:rtl/>
        </w:rPr>
        <w:t xml:space="preserve">ה ידחוהו </w:t>
      </w:r>
      <w:r>
        <w:rPr>
          <w:rFonts w:ascii="Fb Fontext" w:hAnsi="Fb Fontext" w:hint="cs"/>
          <w:rtl/>
        </w:rPr>
        <w:t xml:space="preserve">כל </w:t>
      </w:r>
      <w:r w:rsidR="00B433C9" w:rsidRPr="00C35A2C">
        <w:rPr>
          <w:rFonts w:ascii="Fb Fontext" w:hAnsi="Fb Fontext" w:hint="cs"/>
          <w:rtl/>
        </w:rPr>
        <w:t>בית אב</w:t>
      </w:r>
      <w:r>
        <w:rPr>
          <w:rFonts w:ascii="Fb Fontext" w:hAnsi="Fb Fontext" w:hint="cs"/>
          <w:rtl/>
        </w:rPr>
        <w:t xml:space="preserve"> ג"כ.</w:t>
      </w:r>
    </w:p>
    <w:p w14:paraId="47D567C5" w14:textId="77777777" w:rsidR="00B433C9" w:rsidRPr="00F97732" w:rsidRDefault="00B433C9" w:rsidP="007C50EB">
      <w:pPr>
        <w:pStyle w:val="afff2"/>
        <w:rPr>
          <w:rStyle w:val="afff1"/>
          <w:rtl/>
        </w:rPr>
        <w:sectPr w:rsidR="00B433C9" w:rsidRPr="00F97732" w:rsidSect="0090328A">
          <w:type w:val="continuous"/>
          <w:pgSz w:w="4536" w:h="6804" w:code="8"/>
          <w:pgMar w:top="567" w:right="567" w:bottom="284" w:left="567" w:header="284" w:footer="284" w:gutter="0"/>
          <w:cols w:space="720"/>
          <w:bidi/>
          <w:rtlGutter/>
          <w:docGrid w:linePitch="360"/>
        </w:sectPr>
      </w:pPr>
    </w:p>
    <w:p w14:paraId="60FADB30" w14:textId="51462747" w:rsidR="00B433C9" w:rsidRPr="000F77D0" w:rsidRDefault="00B433C9" w:rsidP="000F77D0">
      <w:pPr>
        <w:pStyle w:val="Hadran"/>
        <w:jc w:val="center"/>
        <w:rPr>
          <w:b/>
          <w:bCs/>
          <w:rtl/>
        </w:rPr>
        <w:pPrChange w:id="91015" w:author="Claude" w:date="2026-10-08T08:35:05Z">
          <w:pPr>
            <w:jc w:val="center"/>
            <w:rPr>
              <w:b/>
              <w:bCs/>
              <w:rtl/>
            </w:rPr>
          </w:pPr>
        </w:pPrChange>
      </w:pPr>
      <w:bookmarkStart w:id="1136" w:name="_Toc119173135"/>
      <w:r w:rsidRPr="000F77D0">
        <w:rPr>
          <w:b/>
          <w:bCs/>
          <w:rtl/>
        </w:rPr>
        <w:t>הדרן עלך נושאין על האנוסה.</w:t>
      </w:r>
      <w:bookmarkEnd w:id="1136"/>
    </w:p>
    <w:p w14:paraId="12B7AC7D" w14:textId="77777777" w:rsidR="00B433C9" w:rsidRDefault="00B433C9" w:rsidP="007C50EB">
      <w:pPr>
        <w:pStyle w:val="aff9"/>
        <w:framePr w:wrap="around"/>
        <w:spacing w:line="276" w:lineRule="auto"/>
        <w:rPr>
          <w:del w:id="41117" w:author="Claude" w:date="2026-10-07T09:24:50Z"/>
          <w:rFonts w:ascii="Fb Fontext" w:hAnsi="Fb Fontext"/>
          <w:rtl/>
        </w:rPr>
      </w:pPr>
      <w:del w:id="41116" w:author="Claude" w:date="2026-10-07T09:24:50Z">
        <w:r w:rsidRPr="00C35A2C">
          <w:rPr>
            <w:rFonts w:ascii="Fb Fontext" w:hAnsi="Fb Fontext" w:hint="cs"/>
            <w:rtl/>
          </w:rPr>
          <w:lastRenderedPageBreak/>
          <w:delText xml:space="preserve">פרק שנים עשר</w:delText>
        </w:r>
      </w:del>
    </w:p>
    <w:p w14:paraId="2B60E80A" w14:textId="77777777" w:rsidR="00B433C9" w:rsidRDefault="00B433C9" w:rsidP="007C50EB">
      <w:pPr>
        <w:pStyle w:val="affa"/>
        <w:framePr w:wrap="around"/>
        <w:spacing w:line="276" w:lineRule="auto"/>
        <w:rPr>
          <w:del w:id="41119" w:author="Claude" w:date="2026-10-07T09:24:50Z"/>
          <w:rtl/>
        </w:rPr>
      </w:pPr>
      <w:del w:id="41118" w:author="Claude" w:date="2026-10-07T09:24:50Z">
        <w:r w:rsidRPr="00C35A2C">
          <w:rPr>
            <w:rFonts w:hint="cs"/>
            <w:rtl/>
          </w:rPr>
          <w:delText xml:space="preserve">מצות חליצה</w:delText>
        </w:r>
      </w:del>
    </w:p>
    <w:p w14:paraId="3FB29D0D" w14:textId="77777777" w:rsidR="00B433C9" w:rsidRDefault="00B433C9" w:rsidP="007C50EB">
      <w:pPr>
        <w:pStyle w:val="affb"/>
        <w:framePr w:wrap="around"/>
        <w:spacing w:after="0" w:line="276" w:lineRule="auto"/>
        <w:rPr>
          <w:rtl/>
        </w:rPr>
      </w:pPr>
      <w:r>
        <w:rPr>
          <w:rFonts w:hint="cs"/>
          <w:rtl/>
        </w:rPr>
        <w:t>(</w:t>
      </w:r>
      <w:r w:rsidRPr="00C35A2C">
        <w:rPr>
          <w:rFonts w:hint="cs"/>
          <w:rtl/>
        </w:rPr>
        <w:t xml:space="preserve">קא. </w:t>
      </w:r>
      <w:r w:rsidRPr="00C35A2C">
        <w:rPr>
          <w:rFonts w:cs="Guttman Vilna"/>
          <w:rtl/>
        </w:rPr>
        <w:t>–</w:t>
      </w:r>
      <w:r w:rsidRPr="00C35A2C">
        <w:rPr>
          <w:rFonts w:hint="cs"/>
          <w:rtl/>
        </w:rPr>
        <w:t xml:space="preserve"> קו:</w:t>
      </w:r>
      <w:r>
        <w:rPr>
          <w:rFonts w:hint="cs"/>
          <w:rtl/>
        </w:rPr>
        <w:t>)</w:t>
      </w:r>
    </w:p>
    <w:p w14:paraId="26584255" w14:textId="0BCE70BB" w:rsidR="00B433C9" w:rsidRPr="00C35A2C" w:rsidRDefault="00B433C9" w:rsidP="005D5A4C">
      <w:pPr>
        <w:pStyle w:val="affffb"/>
        <w:rPr>
          <w:rtl/>
        </w:rPr>
      </w:pPr>
      <w:ins w:id="9973" w:author="מספור קטעי משנה" w:date="2026-10-06T06:45:58Z">
        <w:r>
          <w:rPr>
            <w:rStyle w:val="MisparKeta"/>
          </w:rPr>
          <w:t xml:space="preserve">א. </w:t>
        </w:r>
      </w:ins>
      <w:bookmarkStart w:id="1137" w:name="_Toc119173136"/>
      <w:bookmarkStart w:id="1138" w:name="_Toc119230230"/>
      <w:r w:rsidRPr="00C35A2C">
        <w:rPr>
          <w:rtl/>
        </w:rPr>
        <w:t>מצות חליצה ב</w:t>
      </w:r>
      <w:r w:rsidR="00D638CD">
        <w:rPr>
          <w:rFonts w:hint="cs"/>
          <w:rtl/>
        </w:rPr>
        <w:t>ג'</w:t>
      </w:r>
      <w:r w:rsidRPr="00C35A2C">
        <w:rPr>
          <w:rtl/>
        </w:rPr>
        <w:t xml:space="preserve"> דיינין, </w:t>
      </w:r>
      <w:r w:rsidR="00A63FED">
        <w:rPr>
          <w:rtl/>
        </w:rPr>
        <w:t>וא</w:t>
      </w:r>
      <w:r w:rsidR="00D638CD">
        <w:rPr>
          <w:rFonts w:hint="cs"/>
          <w:rtl/>
        </w:rPr>
        <w:t>פי'</w:t>
      </w:r>
      <w:r w:rsidRPr="00C35A2C">
        <w:rPr>
          <w:rtl/>
        </w:rPr>
        <w:t xml:space="preserve"> הדיוטות.</w:t>
      </w:r>
      <w:bookmarkEnd w:id="1137"/>
      <w:bookmarkEnd w:id="1138"/>
    </w:p>
    <w:p>
      <w:pPr>
        <w:pStyle w:val="PetichatPerek"/>
        <w:rPr>
          <w:ins w:id="41115" w:author="Claude" w:date="2026-10-07T09:24:50Z"/>
        </w:rPr>
      </w:pPr>
      <w:ins w:id="41114" w:author="Claude" w:date="2026-10-07T09:24:50Z">
        <w:r>
          <w:rPr>
            <w:rFonts w:ascii="Fb Fontext" w:hAnsi="Fb Fontext" w:hint="cs"/>
            <w:rtl/>
          </w:rPr>
          <w:t xml:space="preserve">פרק שנים עשר</w:t>
        </w:r>
        <w:r>
          <w:rPr>
            <w:rFonts w:ascii="Fb Fontext" w:hAnsi="Fb Fontext" w:hint="cs"/>
            <w:rtl/>
          </w:rPr>
          <w:t xml:space="preserve"> - </w:t>
        </w:r>
        <w:r>
          <w:rPr>
            <w:rFonts w:hint="cs"/>
            <w:rtl/>
          </w:rPr>
          <w:t xml:space="preserve">מצות חליצה</w:t>
        </w:r>
      </w:ins>
    </w:p>
    <w:p>
      <w:pPr>
        <w:pStyle w:val="MishnaBatzad"/>
        <w:rPr>
          <w:ins w:id="20575" w:author="קלוד" w:date="2026-10-06T10:10:48Z"/>
        </w:rPr>
      </w:pPr>
      <w:ins w:id="20574" w:author="קלוד" w:date="2026-10-06T10:10:48Z">
        <w:r>
          <w:t xml:space="preserve">משנה א</w:t>
        </w:r>
      </w:ins>
    </w:p>
    <w:p w14:paraId="22F56F01" w14:textId="37D7AB4C" w:rsidR="00B433C9" w:rsidRPr="00C35A2C" w:rsidRDefault="00B433C9" w:rsidP="003A681B">
      <w:pPr>
        <w:pStyle w:val="affc"/>
        <w:jc w:val="center"/>
        <w:rPr>
          <w:b/>
          <w:rtl/>
        </w:rPr>
      </w:pPr>
      <w:r w:rsidRPr="00C35A2C">
        <w:rPr>
          <w:b/>
          <w:rtl/>
        </w:rPr>
        <w:t>חלצה במנעל - כשרה, באנפיליא - פסולה.</w:t>
      </w:r>
    </w:p>
    <w:p w14:paraId="3CB02EB6" w14:textId="67D3442B" w:rsidR="00B433C9" w:rsidRPr="00C35A2C" w:rsidRDefault="00B433C9" w:rsidP="003A681B">
      <w:pPr>
        <w:pStyle w:val="affc"/>
        <w:jc w:val="center"/>
        <w:rPr>
          <w:b/>
          <w:rtl/>
        </w:rPr>
      </w:pPr>
      <w:r w:rsidRPr="00C35A2C">
        <w:rPr>
          <w:b/>
          <w:rtl/>
        </w:rPr>
        <w:t>בסנדל שיש לו עקב - כשר, ושאין - פסול.</w:t>
      </w:r>
    </w:p>
    <w:p w14:paraId="4DFCE28B" w14:textId="1A647A08" w:rsidR="00B433C9" w:rsidRPr="00C35A2C" w:rsidRDefault="00B433C9" w:rsidP="003A681B">
      <w:pPr>
        <w:pStyle w:val="affc"/>
        <w:jc w:val="center"/>
        <w:rPr>
          <w:b/>
          <w:rtl/>
        </w:rPr>
      </w:pPr>
      <w:r>
        <w:rPr>
          <w:b/>
          <w:rtl/>
        </w:rPr>
        <w:t xml:space="preserve">מהארכובה ולמטה </w:t>
      </w:r>
      <w:r w:rsidR="00D638CD">
        <w:rPr>
          <w:rFonts w:hint="cs"/>
          <w:b/>
          <w:rtl/>
        </w:rPr>
        <w:t xml:space="preserve">- </w:t>
      </w:r>
      <w:r>
        <w:rPr>
          <w:b/>
          <w:rtl/>
        </w:rPr>
        <w:t>כשרה, מהארכובה ולמעלה</w:t>
      </w:r>
      <w:r w:rsidR="00D638CD">
        <w:rPr>
          <w:rFonts w:hint="cs"/>
          <w:b/>
          <w:rtl/>
        </w:rPr>
        <w:t xml:space="preserve"> -</w:t>
      </w:r>
      <w:r>
        <w:rPr>
          <w:b/>
          <w:rtl/>
        </w:rPr>
        <w:t xml:space="preserve"> </w:t>
      </w:r>
      <w:r w:rsidRPr="00C35A2C">
        <w:rPr>
          <w:b/>
          <w:rtl/>
        </w:rPr>
        <w:t>פסולה.</w:t>
      </w:r>
    </w:p>
    <w:p w14:paraId="798BD3F2" w14:textId="0CA69E2E" w:rsidR="00B433C9" w:rsidRPr="00EA6942" w:rsidRDefault="00B433C9" w:rsidP="003A681B">
      <w:pPr>
        <w:pStyle w:val="affc"/>
        <w:jc w:val="center"/>
        <w:rPr>
          <w:b/>
          <w:rtl/>
        </w:rPr>
      </w:pPr>
      <w:r w:rsidRPr="00EA6942">
        <w:rPr>
          <w:b/>
          <w:rtl/>
        </w:rPr>
        <w:t xml:space="preserve">בסנדל </w:t>
      </w:r>
      <w:r w:rsidR="00D638CD">
        <w:rPr>
          <w:rFonts w:hint="cs"/>
          <w:b/>
          <w:rtl/>
        </w:rPr>
        <w:t>ש</w:t>
      </w:r>
      <w:r w:rsidRPr="00EA6942">
        <w:rPr>
          <w:b/>
          <w:rtl/>
        </w:rPr>
        <w:t>א</w:t>
      </w:r>
      <w:r w:rsidR="00D638CD">
        <w:rPr>
          <w:rFonts w:hint="cs"/>
          <w:b/>
          <w:rtl/>
        </w:rPr>
        <w:t>ינו</w:t>
      </w:r>
      <w:r w:rsidRPr="00EA6942">
        <w:rPr>
          <w:b/>
          <w:rtl/>
        </w:rPr>
        <w:t xml:space="preserve"> שלו, סנדל עץ, של שמאל בימין </w:t>
      </w:r>
      <w:r w:rsidR="00D638CD">
        <w:rPr>
          <w:rFonts w:hint="cs"/>
          <w:b/>
          <w:rtl/>
        </w:rPr>
        <w:t xml:space="preserve">- </w:t>
      </w:r>
      <w:r w:rsidRPr="00EA6942">
        <w:rPr>
          <w:b/>
          <w:rtl/>
        </w:rPr>
        <w:t>כשרה.</w:t>
      </w:r>
    </w:p>
    <w:p w14:paraId="044EE8DF" w14:textId="72089EAD" w:rsidR="00B433C9" w:rsidRPr="00B81C5A" w:rsidRDefault="00B433C9" w:rsidP="003A681B">
      <w:pPr>
        <w:pStyle w:val="affc"/>
        <w:jc w:val="center"/>
        <w:rPr>
          <w:b/>
          <w:spacing w:val="4"/>
          <w:rtl/>
        </w:rPr>
      </w:pPr>
      <w:r w:rsidRPr="00B81C5A">
        <w:rPr>
          <w:b/>
          <w:spacing w:val="4"/>
          <w:rtl/>
        </w:rPr>
        <w:t xml:space="preserve">בגדול שיכול להלך בו, בקטן שחופה רוב רגלו </w:t>
      </w:r>
      <w:r w:rsidR="00D638CD">
        <w:rPr>
          <w:rFonts w:hint="cs"/>
          <w:b/>
          <w:spacing w:val="4"/>
          <w:rtl/>
        </w:rPr>
        <w:t xml:space="preserve">- </w:t>
      </w:r>
      <w:r w:rsidRPr="00B81C5A">
        <w:rPr>
          <w:b/>
          <w:spacing w:val="4"/>
          <w:rtl/>
        </w:rPr>
        <w:t>כשרה.</w:t>
      </w:r>
    </w:p>
    <w:p w14:paraId="6195C10C" w14:textId="3D4B2706" w:rsidR="00D638CD" w:rsidRPr="00D638CD" w:rsidRDefault="00D638CD" w:rsidP="003A681B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דיינין</w:t>
      </w:r>
      <w:r>
        <w:rPr>
          <w:rFonts w:hint="cs"/>
          <w:rtl/>
        </w:rPr>
        <w:t xml:space="preserve"> -</w:t>
      </w:r>
      <w:r w:rsidR="00B433C9" w:rsidRPr="00D638CD">
        <w:rPr>
          <w:rFonts w:hint="cs"/>
          <w:rtl/>
        </w:rPr>
        <w:t xml:space="preserve"> </w:t>
      </w:r>
      <w:r w:rsidR="00B433C9" w:rsidRPr="00D638CD">
        <w:rPr>
          <w:rtl/>
        </w:rPr>
        <w:t xml:space="preserve">שיודעים להקרות </w:t>
      </w:r>
      <w:r w:rsidRPr="00D638CD">
        <w:rPr>
          <w:rFonts w:hint="cs"/>
          <w:rtl/>
        </w:rPr>
        <w:t>כ</w:t>
      </w:r>
      <w:r w:rsidR="00B433C9" w:rsidRPr="00D638CD">
        <w:rPr>
          <w:rtl/>
        </w:rPr>
        <w:t>דיינים</w:t>
      </w:r>
      <w:r>
        <w:rPr>
          <w:rFonts w:hint="cs"/>
          <w:rtl/>
        </w:rPr>
        <w:t xml:space="preserve"> </w:t>
      </w:r>
      <w:r w:rsidRPr="003A681B">
        <w:rPr>
          <w:rStyle w:val="affff8"/>
          <w:rFonts w:hint="eastAsia"/>
          <w:rtl/>
        </w:rPr>
        <w:t>אף</w:t>
      </w:r>
      <w:r w:rsidRPr="003A681B">
        <w:rPr>
          <w:rStyle w:val="affff8"/>
          <w:rtl/>
        </w:rPr>
        <w:t xml:space="preserve"> </w:t>
      </w:r>
      <w:r w:rsidRPr="003A681B">
        <w:rPr>
          <w:rStyle w:val="affff8"/>
          <w:rFonts w:hint="eastAsia"/>
          <w:rtl/>
        </w:rPr>
        <w:t>שהדיוטות</w:t>
      </w:r>
      <w:r w:rsidRPr="003A681B">
        <w:rPr>
          <w:rStyle w:val="affff8"/>
          <w:rtl/>
        </w:rPr>
        <w:t>.</w:t>
      </w:r>
      <w:r w:rsidR="008F41E1" w:rsidRPr="00D638CD">
        <w:rPr>
          <w:rFonts w:hint="cs"/>
          <w:rtl/>
        </w:rPr>
        <w:t xml:space="preserve"> </w:t>
      </w:r>
    </w:p>
    <w:p w14:paraId="507646FE" w14:textId="151244E8" w:rsidR="00B433C9" w:rsidRPr="00D638CD" w:rsidRDefault="00B433C9" w:rsidP="003A681B">
      <w:pPr>
        <w:rPr>
          <w:rtl/>
        </w:rPr>
      </w:pPr>
      <w:r w:rsidRPr="00D638CD">
        <w:rPr>
          <w:rStyle w:val="affff5"/>
          <w:rFonts w:hint="cs"/>
          <w:rtl/>
        </w:rPr>
        <w:t>ו</w:t>
      </w:r>
      <w:r w:rsidR="00D638CD" w:rsidRPr="00D638CD">
        <w:rPr>
          <w:rStyle w:val="affff5"/>
          <w:rFonts w:hint="cs"/>
          <w:rtl/>
        </w:rPr>
        <w:t>כדת"ר:</w:t>
      </w:r>
      <w:r w:rsidR="00D638CD" w:rsidRPr="003A681B">
        <w:rPr>
          <w:rtl/>
        </w:rPr>
        <w:t xml:space="preserve"> </w:t>
      </w:r>
      <w:r w:rsidR="00D638CD" w:rsidRPr="00D1637C">
        <w:rPr>
          <w:rFonts w:cs="PFT_Frank" w:hint="eastAsia"/>
          <w:b/>
          <w:bCs/>
          <w:szCs w:val="14"/>
          <w:rtl/>
        </w:rPr>
        <w:t>בשלושה</w:t>
      </w:r>
      <w:r w:rsidR="00D638CD">
        <w:rPr>
          <w:rFonts w:hint="cs"/>
          <w:rtl/>
        </w:rPr>
        <w:t xml:space="preserve"> שיודעים להקרות כדיינים, </w:t>
      </w:r>
      <w:r w:rsidR="00D638CD">
        <w:rPr>
          <w:rStyle w:val="affff5"/>
          <w:rtl/>
        </w:rPr>
        <w:tab/>
      </w:r>
      <w:r w:rsidR="00D638CD">
        <w:rPr>
          <w:rStyle w:val="affff5"/>
          <w:rFonts w:hint="cs"/>
          <w:rtl/>
        </w:rPr>
        <w:t xml:space="preserve">  </w:t>
      </w:r>
      <w:r w:rsidR="00D638CD" w:rsidRPr="003A681B">
        <w:rPr>
          <w:rStyle w:val="affff5"/>
          <w:rFonts w:hint="eastAsia"/>
          <w:rtl/>
        </w:rPr>
        <w:t>ו</w:t>
      </w:r>
      <w:r w:rsidRPr="00D638CD">
        <w:rPr>
          <w:rStyle w:val="affff5"/>
          <w:rFonts w:hint="cs"/>
          <w:rtl/>
        </w:rPr>
        <w:t>לר</w:t>
      </w:r>
      <w:r w:rsidRPr="00D638CD">
        <w:rPr>
          <w:rStyle w:val="affff5"/>
          <w:rtl/>
        </w:rPr>
        <w:t>"</w:t>
      </w:r>
      <w:r w:rsidRPr="00D638CD">
        <w:rPr>
          <w:rStyle w:val="affff5"/>
          <w:rFonts w:hint="cs"/>
          <w:rtl/>
        </w:rPr>
        <w:t>י</w:t>
      </w:r>
      <w:r w:rsidR="00D638CD">
        <w:rPr>
          <w:rStyle w:val="affff5"/>
          <w:rFonts w:hint="cs"/>
          <w:rtl/>
        </w:rPr>
        <w:t>:</w:t>
      </w:r>
      <w:r w:rsidRPr="00D638CD">
        <w:rPr>
          <w:rFonts w:hint="cs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בחמשה</w:t>
      </w:r>
      <w:r w:rsidR="00D638CD" w:rsidRPr="00D1637C">
        <w:rPr>
          <w:rFonts w:cs="PFT_Frank" w:hint="cs"/>
          <w:b/>
          <w:bCs/>
          <w:szCs w:val="14"/>
          <w:rtl/>
        </w:rPr>
        <w:t>.</w:t>
      </w:r>
    </w:p>
    <w:p w14:paraId="648E6752" w14:textId="1A1D1D9D" w:rsidR="00B433C9" w:rsidRPr="00C35A2C" w:rsidRDefault="00D638CD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 xml:space="preserve">טעם </w:t>
      </w:r>
      <w:r w:rsidR="00B433C9" w:rsidRPr="007F04A2">
        <w:rPr>
          <w:rStyle w:val="affff5"/>
          <w:rFonts w:hint="cs"/>
          <w:rtl/>
        </w:rPr>
        <w:t>ת</w:t>
      </w:r>
      <w:r w:rsidR="00B433C9" w:rsidRPr="007F04A2">
        <w:rPr>
          <w:rStyle w:val="affff5"/>
          <w:rtl/>
        </w:rPr>
        <w:t>"</w:t>
      </w:r>
      <w:r w:rsidR="00B433C9" w:rsidRPr="007F04A2">
        <w:rPr>
          <w:rStyle w:val="affff5"/>
          <w:rFonts w:hint="cs"/>
          <w:rtl/>
        </w:rPr>
        <w:t>ק:</w:t>
      </w:r>
      <w:r w:rsidR="00B433C9" w:rsidRPr="007F04A2">
        <w:rPr>
          <w:rStyle w:val="affff5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="00B433C9" w:rsidRPr="00CA5994">
        <w:rPr>
          <w:rStyle w:val="affff1"/>
          <w:rtl/>
        </w:rPr>
        <w:t>זקנים</w:t>
      </w:r>
      <w:r>
        <w:rPr>
          <w:rStyle w:val="affff1"/>
          <w:rFonts w:hint="cs"/>
          <w:rtl/>
        </w:rPr>
        <w:t>'</w:t>
      </w:r>
      <w:r w:rsidR="00B433C9" w:rsidRPr="00C35A2C">
        <w:rPr>
          <w:rFonts w:ascii="Fb Fontext" w:hAnsi="Fb Fontext"/>
          <w:rtl/>
        </w:rPr>
        <w:t xml:space="preserve"> - </w:t>
      </w:r>
      <w:r>
        <w:rPr>
          <w:rFonts w:ascii="Fb Fontext" w:hAnsi="Fb Fontext" w:hint="cs"/>
          <w:rtl/>
        </w:rPr>
        <w:t>ב'</w:t>
      </w:r>
      <w:r w:rsidR="00B433C9" w:rsidRPr="00C35A2C">
        <w:rPr>
          <w:rFonts w:ascii="Fb Fontext" w:hAnsi="Fb Fontext"/>
          <w:rtl/>
        </w:rPr>
        <w:t>, ואין ב</w:t>
      </w:r>
      <w:r>
        <w:rPr>
          <w:rFonts w:ascii="Fb Fontext" w:hAnsi="Fb Fontext" w:hint="cs"/>
          <w:rtl/>
        </w:rPr>
        <w:t>"</w:t>
      </w:r>
      <w:r w:rsidR="00B433C9" w:rsidRPr="00C35A2C">
        <w:rPr>
          <w:rFonts w:ascii="Fb Fontext" w:hAnsi="Fb Fontext"/>
          <w:rtl/>
        </w:rPr>
        <w:t xml:space="preserve">ד שקול </w:t>
      </w:r>
      <w:r>
        <w:rPr>
          <w:rFonts w:ascii="Fb Fontext" w:hAnsi="Fb Fontext" w:hint="cs"/>
          <w:rtl/>
        </w:rPr>
        <w:t xml:space="preserve">- </w:t>
      </w:r>
      <w:r w:rsidR="00B433C9" w:rsidRPr="00C35A2C">
        <w:rPr>
          <w:rFonts w:ascii="Fb Fontext" w:hAnsi="Fb Fontext"/>
          <w:rtl/>
        </w:rPr>
        <w:t>א</w:t>
      </w:r>
      <w:r>
        <w:rPr>
          <w:rFonts w:ascii="Fb Fontext" w:hAnsi="Fb Fontext" w:hint="cs"/>
          <w:rtl/>
        </w:rPr>
        <w:t>',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הרי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ג</w:t>
      </w:r>
      <w:r w:rsidRPr="00D1637C">
        <w:rPr>
          <w:rFonts w:ascii="Fb Fontext" w:hAnsi="Fb Fontext" w:cs="PFT_Frank"/>
          <w:b/>
          <w:bCs/>
          <w:szCs w:val="14"/>
          <w:rtl/>
        </w:rPr>
        <w:t>'</w:t>
      </w:r>
      <w:r>
        <w:rPr>
          <w:rFonts w:ascii="Fb Fontext" w:hAnsi="Fb Fontext" w:hint="cs"/>
          <w:rtl/>
        </w:rPr>
        <w:t>.</w:t>
      </w:r>
    </w:p>
    <w:p w14:paraId="461EA7F4" w14:textId="079E7CD4" w:rsidR="00B433C9" w:rsidRPr="00C35A2C" w:rsidRDefault="00D638CD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 xml:space="preserve">טעם </w:t>
      </w:r>
      <w:r w:rsidR="00B433C9" w:rsidRPr="007F04A2">
        <w:rPr>
          <w:rStyle w:val="affff5"/>
          <w:rFonts w:hint="cs"/>
          <w:rtl/>
        </w:rPr>
        <w:t>ר</w:t>
      </w:r>
      <w:r w:rsidR="00B433C9" w:rsidRPr="007F04A2">
        <w:rPr>
          <w:rStyle w:val="affff5"/>
          <w:rtl/>
        </w:rPr>
        <w:t>"</w:t>
      </w:r>
      <w:r w:rsidR="00B433C9" w:rsidRPr="007F04A2">
        <w:rPr>
          <w:rStyle w:val="affff5"/>
          <w:rFonts w:hint="cs"/>
          <w:rtl/>
        </w:rPr>
        <w:t>י:</w:t>
      </w:r>
      <w:r w:rsidR="00B433C9" w:rsidRPr="006B2A7E">
        <w:rPr>
          <w:rStyle w:val="affff1"/>
          <w:rFonts w:hint="cs"/>
          <w:rtl/>
        </w:rPr>
        <w:t xml:space="preserve"> '</w:t>
      </w:r>
      <w:r w:rsidR="00B433C9" w:rsidRPr="006B2A7E">
        <w:rPr>
          <w:rStyle w:val="affff1"/>
          <w:rtl/>
        </w:rPr>
        <w:t>זקני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 w:rsidR="00B433C9" w:rsidRPr="00C35A2C">
        <w:rPr>
          <w:rFonts w:ascii="Fb Fontext" w:hAnsi="Fb Fontext"/>
          <w:rtl/>
        </w:rPr>
        <w:t xml:space="preserve">- </w:t>
      </w:r>
      <w:r>
        <w:rPr>
          <w:rFonts w:ascii="Fb Fontext" w:hAnsi="Fb Fontext" w:hint="cs"/>
          <w:rtl/>
        </w:rPr>
        <w:t>ב'</w:t>
      </w:r>
      <w:r w:rsidR="00B433C9" w:rsidRPr="00C35A2C">
        <w:rPr>
          <w:rFonts w:ascii="Fb Fontext" w:hAnsi="Fb Fontext"/>
          <w:rtl/>
        </w:rPr>
        <w:t>,</w:t>
      </w:r>
      <w:r w:rsidR="00B433C9" w:rsidRPr="006B2A7E">
        <w:rPr>
          <w:rStyle w:val="affff1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זקנים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 w:rsidR="00B433C9" w:rsidRPr="00C35A2C">
        <w:rPr>
          <w:rFonts w:ascii="Fb Fontext" w:hAnsi="Fb Fontext"/>
          <w:rtl/>
        </w:rPr>
        <w:t xml:space="preserve">- </w:t>
      </w:r>
      <w:r>
        <w:rPr>
          <w:rFonts w:ascii="Fb Fontext" w:hAnsi="Fb Fontext" w:hint="cs"/>
          <w:rtl/>
        </w:rPr>
        <w:t>ב'</w:t>
      </w:r>
      <w:r w:rsidR="00B433C9" w:rsidRPr="00C35A2C">
        <w:rPr>
          <w:rFonts w:ascii="Fb Fontext" w:hAnsi="Fb Fontext"/>
          <w:rtl/>
        </w:rPr>
        <w:t>, ואין ב</w:t>
      </w:r>
      <w:r>
        <w:rPr>
          <w:rFonts w:ascii="Fb Fontext" w:hAnsi="Fb Fontext" w:hint="cs"/>
          <w:rtl/>
        </w:rPr>
        <w:t>"</w:t>
      </w:r>
      <w:r w:rsidR="00B433C9" w:rsidRPr="00C35A2C">
        <w:rPr>
          <w:rFonts w:ascii="Fb Fontext" w:hAnsi="Fb Fontext"/>
          <w:rtl/>
        </w:rPr>
        <w:t>ד שקול</w:t>
      </w:r>
      <w:r>
        <w:rPr>
          <w:rFonts w:ascii="Fb Fontext" w:hAnsi="Fb Fontext" w:hint="cs"/>
          <w:rtl/>
        </w:rPr>
        <w:t xml:space="preserve"> -</w:t>
      </w:r>
      <w:r w:rsidR="00B433C9" w:rsidRPr="00C35A2C">
        <w:rPr>
          <w:rFonts w:ascii="Fb Fontext" w:hAnsi="Fb Fontext"/>
          <w:rtl/>
        </w:rPr>
        <w:t xml:space="preserve"> א</w:t>
      </w:r>
      <w:r>
        <w:rPr>
          <w:rFonts w:ascii="Fb Fontext" w:hAnsi="Fb Fontext" w:hint="cs"/>
          <w:rtl/>
        </w:rPr>
        <w:t>',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הרי ה'</w:t>
      </w:r>
      <w:r w:rsidR="00B433C9" w:rsidRPr="00C35A2C">
        <w:rPr>
          <w:rFonts w:ascii="Fb Fontext" w:hAnsi="Fb Fontext"/>
          <w:rtl/>
        </w:rPr>
        <w:t>.</w:t>
      </w:r>
    </w:p>
    <w:p w14:paraId="6645403A" w14:textId="762F334C" w:rsidR="00D638CD" w:rsidRPr="00C35A2C" w:rsidRDefault="00D638CD" w:rsidP="00D638CD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ד</w:t>
      </w:r>
      <w:r w:rsidR="00B433C9" w:rsidRPr="007F04A2">
        <w:rPr>
          <w:rStyle w:val="affff5"/>
          <w:rFonts w:hint="cs"/>
          <w:rtl/>
        </w:rPr>
        <w:t>ל</w:t>
      </w:r>
      <w:r w:rsidR="00B433C9" w:rsidRPr="007F04A2">
        <w:rPr>
          <w:rStyle w:val="affff5"/>
          <w:rtl/>
        </w:rPr>
        <w:t>ת"ק</w:t>
      </w:r>
      <w:r w:rsidR="00B433C9" w:rsidRPr="007F04A2">
        <w:rPr>
          <w:rStyle w:val="affff5"/>
          <w:rFonts w:hint="cs"/>
          <w:rtl/>
        </w:rPr>
        <w:t>:</w:t>
      </w:r>
      <w:r w:rsidR="00B433C9" w:rsidRPr="006B2A7E">
        <w:rPr>
          <w:rStyle w:val="affff1"/>
          <w:rFonts w:hint="cs"/>
          <w:rtl/>
        </w:rPr>
        <w:t xml:space="preserve"> '</w:t>
      </w:r>
      <w:r w:rsidR="00B433C9" w:rsidRPr="006B2A7E">
        <w:rPr>
          <w:rStyle w:val="affff1"/>
          <w:rtl/>
        </w:rPr>
        <w:t>זקני</w:t>
      </w:r>
      <w:r w:rsidR="00B433C9" w:rsidRPr="006B2A7E">
        <w:rPr>
          <w:rStyle w:val="affff1"/>
          <w:rFonts w:hint="cs"/>
          <w:rtl/>
        </w:rPr>
        <w:t xml:space="preserve">' </w:t>
      </w:r>
      <w:r w:rsidR="008F41E1">
        <w:rPr>
          <w:rFonts w:ascii="Fb Fontext" w:hAnsi="Fb Fontext" w:hint="cs"/>
          <w:rtl/>
        </w:rPr>
        <w:t xml:space="preserve">- </w:t>
      </w:r>
      <w:r w:rsidR="00B433C9" w:rsidRPr="00C35A2C">
        <w:rPr>
          <w:rFonts w:ascii="Fb Fontext" w:hAnsi="Fb Fontext"/>
          <w:rtl/>
        </w:rPr>
        <w:t>לרבו</w:t>
      </w:r>
      <w:r>
        <w:rPr>
          <w:rFonts w:ascii="Fb Fontext" w:hAnsi="Fb Fontext" w:hint="cs"/>
          <w:rtl/>
        </w:rPr>
        <w:t>ת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הדיוטות</w:t>
      </w:r>
      <w:r>
        <w:rPr>
          <w:rFonts w:ascii="Fb Fontext" w:hAnsi="Fb Fontext" w:hint="cs"/>
          <w:rtl/>
        </w:rPr>
        <w:t xml:space="preserve">, </w:t>
      </w:r>
      <w:r>
        <w:rPr>
          <w:rStyle w:val="affff1"/>
          <w:rFonts w:hint="cs"/>
          <w:rtl/>
        </w:rPr>
        <w:t>ו'ב</w:t>
      </w:r>
      <w:r w:rsidRPr="008F41E1">
        <w:rPr>
          <w:rStyle w:val="affff1"/>
          <w:rFonts w:hint="cs"/>
          <w:rtl/>
        </w:rPr>
        <w:t>ישראל</w:t>
      </w:r>
      <w:r>
        <w:rPr>
          <w:rStyle w:val="affff1"/>
          <w:rFonts w:hint="cs"/>
          <w:rtl/>
        </w:rPr>
        <w:t>'</w:t>
      </w:r>
      <w:r w:rsidRPr="008F41E1">
        <w:rPr>
          <w:rStyle w:val="affff1"/>
          <w:rFonts w:hint="cs"/>
          <w:rtl/>
        </w:rPr>
        <w:t xml:space="preserve"> </w:t>
      </w:r>
      <w:r>
        <w:rPr>
          <w:rFonts w:ascii="Fb Fontext" w:hAnsi="Fb Fontext" w:hint="cs"/>
          <w:rtl/>
        </w:rPr>
        <w:t xml:space="preserve">- </w:t>
      </w:r>
      <w:r w:rsidRPr="00C35A2C">
        <w:rPr>
          <w:rFonts w:ascii="Fb Fontext" w:hAnsi="Fb Fontext"/>
          <w:rtl/>
        </w:rPr>
        <w:t xml:space="preserve">לא </w:t>
      </w:r>
      <w:r>
        <w:rPr>
          <w:rFonts w:ascii="Fb Fontext" w:hAnsi="Fb Fontext" w:hint="cs"/>
          <w:rtl/>
        </w:rPr>
        <w:t xml:space="preserve">ב"ד </w:t>
      </w:r>
      <w:r w:rsidRPr="00C35A2C">
        <w:rPr>
          <w:rFonts w:ascii="Fb Fontext" w:hAnsi="Fb Fontext"/>
          <w:rtl/>
        </w:rPr>
        <w:t xml:space="preserve">של </w:t>
      </w:r>
      <w:r w:rsidRPr="00D1637C">
        <w:rPr>
          <w:rFonts w:ascii="Fb Fontext" w:hAnsi="Fb Fontext" w:cs="PFT_Frank"/>
          <w:b/>
          <w:bCs/>
          <w:szCs w:val="14"/>
          <w:rtl/>
        </w:rPr>
        <w:t>גרים</w:t>
      </w:r>
      <w:r>
        <w:rPr>
          <w:rFonts w:ascii="Fb Fontext" w:hAnsi="Fb Fontext" w:hint="cs"/>
          <w:rtl/>
        </w:rPr>
        <w:t>,</w:t>
      </w:r>
    </w:p>
    <w:p w14:paraId="5D2A1404" w14:textId="7BF6EECD" w:rsidR="00143041" w:rsidRPr="00C35A2C" w:rsidRDefault="00143041" w:rsidP="003A681B">
      <w:pPr>
        <w:ind w:left="339"/>
        <w:rPr>
          <w:rtl/>
        </w:rPr>
      </w:pPr>
      <w:r>
        <w:rPr>
          <w:rStyle w:val="affff1"/>
          <w:rFonts w:hint="cs"/>
          <w:rtl/>
        </w:rPr>
        <w:t xml:space="preserve">  </w:t>
      </w:r>
      <w:r w:rsidRPr="003A681B">
        <w:rPr>
          <w:rStyle w:val="affff8"/>
          <w:rFonts w:hint="eastAsia"/>
          <w:rtl/>
        </w:rPr>
        <w:t>ו</w:t>
      </w:r>
      <w:r w:rsidRPr="003A681B">
        <w:rPr>
          <w:rStyle w:val="affff8"/>
          <w:rtl/>
        </w:rPr>
        <w:t>'</w:t>
      </w:r>
      <w:r>
        <w:rPr>
          <w:rStyle w:val="affff8"/>
          <w:rFonts w:hint="cs"/>
          <w:rtl/>
        </w:rPr>
        <w:t>[</w:t>
      </w:r>
      <w:r w:rsidRPr="003A681B">
        <w:rPr>
          <w:rStyle w:val="affff8"/>
          <w:rFonts w:hint="eastAsia"/>
          <w:rtl/>
        </w:rPr>
        <w:t>ונקרא</w:t>
      </w:r>
      <w:r w:rsidRPr="003A681B">
        <w:rPr>
          <w:rStyle w:val="affff8"/>
          <w:rtl/>
        </w:rPr>
        <w:t xml:space="preserve"> </w:t>
      </w:r>
      <w:r w:rsidRPr="003A681B">
        <w:rPr>
          <w:rStyle w:val="affff8"/>
          <w:rFonts w:hint="eastAsia"/>
          <w:rtl/>
        </w:rPr>
        <w:t>שמו</w:t>
      </w:r>
      <w:r>
        <w:rPr>
          <w:rStyle w:val="affff8"/>
          <w:rFonts w:hint="cs"/>
          <w:rtl/>
        </w:rPr>
        <w:t>]</w:t>
      </w:r>
      <w:r>
        <w:rPr>
          <w:rStyle w:val="affff1"/>
          <w:rFonts w:hint="cs"/>
          <w:rtl/>
        </w:rPr>
        <w:t xml:space="preserve"> </w:t>
      </w:r>
      <w:r w:rsidRPr="003A681B">
        <w:rPr>
          <w:rStyle w:val="affff1"/>
          <w:rFonts w:hint="eastAsia"/>
          <w:rtl/>
        </w:rPr>
        <w:t>בישראל</w:t>
      </w:r>
      <w:r w:rsidRPr="003A681B">
        <w:rPr>
          <w:rStyle w:val="affff1"/>
          <w:rtl/>
        </w:rPr>
        <w:t>'</w:t>
      </w:r>
      <w:r>
        <w:rPr>
          <w:rFonts w:hint="cs"/>
          <w:rtl/>
        </w:rPr>
        <w:t xml:space="preserve"> אחרינא</w:t>
      </w:r>
      <w:r w:rsidRPr="00C35A2C">
        <w:rPr>
          <w:rtl/>
        </w:rPr>
        <w:t xml:space="preserve"> </w:t>
      </w:r>
      <w:r>
        <w:rPr>
          <w:rFonts w:hint="cs"/>
          <w:rtl/>
        </w:rPr>
        <w:t>- שי</w:t>
      </w:r>
      <w:r w:rsidRPr="00C35A2C">
        <w:rPr>
          <w:rtl/>
        </w:rPr>
        <w:t xml:space="preserve">ענו </w:t>
      </w:r>
      <w:r w:rsidRPr="00D1637C">
        <w:rPr>
          <w:rFonts w:cs="PFT_Frank"/>
          <w:b/>
          <w:bCs/>
          <w:szCs w:val="14"/>
          <w:rtl/>
        </w:rPr>
        <w:t>כולם</w:t>
      </w:r>
      <w:r w:rsidRPr="00C35A2C">
        <w:rPr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Pr="00D3047A">
        <w:rPr>
          <w:rStyle w:val="affff1"/>
          <w:rtl/>
        </w:rPr>
        <w:t>חלוץ הנעל</w:t>
      </w:r>
      <w:r>
        <w:rPr>
          <w:rStyle w:val="affff1"/>
          <w:rFonts w:hint="cs"/>
          <w:rtl/>
        </w:rPr>
        <w:t>'</w:t>
      </w:r>
      <w:r w:rsidRPr="00D3047A">
        <w:rPr>
          <w:rStyle w:val="affff1"/>
          <w:rtl/>
        </w:rPr>
        <w:t>.</w:t>
      </w:r>
    </w:p>
    <w:p w14:paraId="3CA7DF9F" w14:textId="7D250C3D" w:rsidR="00B433C9" w:rsidRPr="00C35A2C" w:rsidRDefault="00B433C9" w:rsidP="00B55EDF">
      <w:pPr>
        <w:rPr>
          <w:rFonts w:ascii="Fb Fontext" w:hAnsi="Fb Fontext"/>
          <w:rtl/>
        </w:rPr>
      </w:pPr>
      <w:r w:rsidRPr="007F04A2">
        <w:rPr>
          <w:rStyle w:val="affff5"/>
          <w:rFonts w:hint="cs"/>
          <w:rtl/>
        </w:rPr>
        <w:t>ולר</w:t>
      </w:r>
      <w:r w:rsidRPr="007F04A2">
        <w:rPr>
          <w:rStyle w:val="affff5"/>
          <w:rtl/>
        </w:rPr>
        <w:t>"</w:t>
      </w:r>
      <w:r w:rsidRPr="007F04A2">
        <w:rPr>
          <w:rStyle w:val="affff5"/>
          <w:rFonts w:hint="cs"/>
          <w:rtl/>
        </w:rPr>
        <w:t>י</w:t>
      </w:r>
      <w:r w:rsidR="008F41E1">
        <w:rPr>
          <w:rStyle w:val="affff5"/>
          <w:rFonts w:hint="cs"/>
          <w:rtl/>
        </w:rPr>
        <w:t>:</w:t>
      </w:r>
      <w:r w:rsidRPr="007F04A2">
        <w:rPr>
          <w:rStyle w:val="affff5"/>
          <w:rFonts w:hint="cs"/>
          <w:rtl/>
        </w:rPr>
        <w:t xml:space="preserve"> </w:t>
      </w:r>
      <w:r w:rsidRPr="00B71F95">
        <w:rPr>
          <w:rStyle w:val="affff1"/>
          <w:rFonts w:hint="cs"/>
          <w:rtl/>
        </w:rPr>
        <w:t>'</w:t>
      </w:r>
      <w:r w:rsidRPr="00B71F95">
        <w:rPr>
          <w:rStyle w:val="affff1"/>
          <w:rtl/>
        </w:rPr>
        <w:t>בישראל</w:t>
      </w:r>
      <w:r w:rsidRPr="00B71F95">
        <w:rPr>
          <w:rStyle w:val="affff1"/>
          <w:rFonts w:hint="cs"/>
          <w:rtl/>
        </w:rPr>
        <w:t>'</w:t>
      </w:r>
      <w:r w:rsidR="00143041">
        <w:rPr>
          <w:rStyle w:val="affff1"/>
          <w:rFonts w:hint="cs"/>
          <w:rtl/>
        </w:rPr>
        <w:t xml:space="preserve"> </w:t>
      </w:r>
      <w:r w:rsidR="00143041">
        <w:rPr>
          <w:rFonts w:ascii="Fb Fontext" w:hAnsi="Fb Fontext" w:hint="cs"/>
          <w:sz w:val="32"/>
          <w:rtl/>
        </w:rPr>
        <w:t>-</w:t>
      </w:r>
      <w:r w:rsidRPr="00C35A2C">
        <w:rPr>
          <w:rFonts w:ascii="Fb Fontext" w:hAnsi="Fb Fontext"/>
          <w:sz w:val="32"/>
          <w:rtl/>
        </w:rPr>
        <w:t xml:space="preserve"> </w:t>
      </w:r>
      <w:r w:rsidR="00143041">
        <w:rPr>
          <w:rFonts w:ascii="Fb Fontext" w:hAnsi="Fb Fontext" w:hint="cs"/>
          <w:sz w:val="32"/>
          <w:rtl/>
        </w:rPr>
        <w:t xml:space="preserve">לרבות </w:t>
      </w:r>
      <w:r w:rsidR="00143041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הדיוטות</w:t>
      </w:r>
      <w:r w:rsidR="00143041">
        <w:rPr>
          <w:rFonts w:ascii="Fb Fontext" w:hAnsi="Fb Fontext" w:hint="cs"/>
          <w:rtl/>
        </w:rPr>
        <w:t xml:space="preserve">, </w:t>
      </w:r>
      <w:r w:rsidR="00143041" w:rsidRPr="003A681B">
        <w:rPr>
          <w:rStyle w:val="affff1"/>
          <w:rFonts w:hint="eastAsia"/>
          <w:rtl/>
        </w:rPr>
        <w:t>ו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>בישראל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 </w:t>
      </w:r>
      <w:r w:rsidRPr="00C35A2C">
        <w:rPr>
          <w:rFonts w:ascii="Fb Fontext" w:hAnsi="Fb Fontext"/>
          <w:rtl/>
        </w:rPr>
        <w:t xml:space="preserve">אחרינא </w:t>
      </w:r>
      <w:r w:rsidR="00143041">
        <w:rPr>
          <w:rFonts w:ascii="Fb Fontext" w:hAnsi="Fb Fontext" w:hint="cs"/>
          <w:rtl/>
        </w:rPr>
        <w:t xml:space="preserve">- לא </w:t>
      </w:r>
      <w:r w:rsidR="00143041" w:rsidRPr="00D1637C">
        <w:rPr>
          <w:rFonts w:ascii="Fb Fontext" w:hAnsi="Fb Fontext" w:cs="PFT_Frank" w:hint="eastAsia"/>
          <w:b/>
          <w:bCs/>
          <w:szCs w:val="14"/>
          <w:rtl/>
        </w:rPr>
        <w:t>גרים</w:t>
      </w:r>
      <w:r w:rsidR="00143041">
        <w:rPr>
          <w:rFonts w:ascii="Fb Fontext" w:hAnsi="Fb Fontext" w:hint="cs"/>
          <w:rtl/>
        </w:rPr>
        <w:t>,</w:t>
      </w:r>
    </w:p>
    <w:p w14:paraId="5A9889FA" w14:textId="254D31FC" w:rsidR="00B433C9" w:rsidRPr="00C35A2C" w:rsidRDefault="00143041" w:rsidP="00B55EDF">
      <w:pPr>
        <w:rPr>
          <w:rFonts w:ascii="Fb Fontext" w:hAnsi="Fb Fontext" w:cs="Guttman Vilna"/>
          <w:b/>
          <w:bCs/>
          <w:rtl/>
        </w:rPr>
      </w:pP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1"/>
          <w:rFonts w:hint="cs"/>
          <w:rtl/>
        </w:rPr>
        <w:t>ו</w:t>
      </w:r>
      <w:r w:rsidR="00B433C9" w:rsidRPr="00D73A3C">
        <w:rPr>
          <w:rStyle w:val="affff1"/>
          <w:rtl/>
        </w:rPr>
        <w:t>מ</w:t>
      </w:r>
      <w:r w:rsidR="00B433C9" w:rsidRPr="00D73A3C">
        <w:rPr>
          <w:rStyle w:val="affff1"/>
          <w:rFonts w:hint="cs"/>
          <w:rtl/>
        </w:rPr>
        <w:t>'</w:t>
      </w:r>
      <w:r w:rsidR="00B433C9" w:rsidRPr="00D73A3C">
        <w:rPr>
          <w:rStyle w:val="affff1"/>
          <w:rtl/>
        </w:rPr>
        <w:t>ונקרא</w:t>
      </w:r>
      <w:r>
        <w:rPr>
          <w:rStyle w:val="affff1"/>
          <w:rFonts w:hint="cs"/>
          <w:rtl/>
        </w:rPr>
        <w:t xml:space="preserve"> </w:t>
      </w:r>
      <w:r w:rsidRPr="003A681B">
        <w:rPr>
          <w:rStyle w:val="affff8"/>
          <w:rtl/>
        </w:rPr>
        <w:t xml:space="preserve">[שמו </w:t>
      </w:r>
      <w:r w:rsidRPr="003A681B">
        <w:rPr>
          <w:rStyle w:val="affff8"/>
          <w:rFonts w:hint="eastAsia"/>
          <w:rtl/>
        </w:rPr>
        <w:t>בישראל</w:t>
      </w:r>
      <w:r w:rsidRPr="003A681B">
        <w:rPr>
          <w:rStyle w:val="affff8"/>
          <w:rtl/>
        </w:rPr>
        <w:t>]</w:t>
      </w:r>
      <w:r w:rsidR="00B433C9" w:rsidRPr="003A681B">
        <w:rPr>
          <w:rStyle w:val="affff8"/>
          <w:rtl/>
        </w:rPr>
        <w:t>'</w:t>
      </w:r>
      <w:r w:rsidR="00B433C9" w:rsidRPr="00D73A3C">
        <w:rPr>
          <w:rStyle w:val="affff1"/>
          <w:rtl/>
        </w:rPr>
        <w:t xml:space="preserve"> </w:t>
      </w:r>
      <w:r w:rsidRPr="003A681B">
        <w:rPr>
          <w:rtl/>
        </w:rPr>
        <w:t>-</w:t>
      </w:r>
      <w:r>
        <w:rPr>
          <w:rFonts w:hint="cs"/>
          <w:rtl/>
        </w:rPr>
        <w:t xml:space="preserve"> שי</w:t>
      </w:r>
      <w:r w:rsidRPr="00C35A2C">
        <w:rPr>
          <w:rtl/>
        </w:rPr>
        <w:t xml:space="preserve">ענו </w:t>
      </w:r>
      <w:r w:rsidRPr="00D1637C">
        <w:rPr>
          <w:rFonts w:cs="PFT_Frank"/>
          <w:b/>
          <w:bCs/>
          <w:szCs w:val="14"/>
          <w:rtl/>
        </w:rPr>
        <w:t>כולם</w:t>
      </w:r>
      <w:r w:rsidRPr="003A681B">
        <w:rPr>
          <w:rtl/>
        </w:rPr>
        <w:t>.</w:t>
      </w:r>
    </w:p>
    <w:p w14:paraId="13A28966" w14:textId="2BC0B104" w:rsidR="00143041" w:rsidRDefault="00143041" w:rsidP="00143041">
      <w:pPr>
        <w:rPr>
          <w:rStyle w:val="affff5"/>
          <w:rtl/>
        </w:rPr>
      </w:pPr>
      <w:r w:rsidRPr="003A681B">
        <w:rPr>
          <w:rStyle w:val="affff5"/>
          <w:rFonts w:hint="eastAsia"/>
          <w:rtl/>
        </w:rPr>
        <w:t>ולכו</w:t>
      </w:r>
      <w:r w:rsidRPr="003A681B">
        <w:rPr>
          <w:rStyle w:val="affff5"/>
          <w:rtl/>
        </w:rPr>
        <w:t>"ע:</w:t>
      </w:r>
      <w:r>
        <w:rPr>
          <w:rStyle w:val="affff1"/>
          <w:rFonts w:hint="cs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וקראו</w:t>
      </w:r>
      <w:r>
        <w:rPr>
          <w:rStyle w:val="affff1"/>
          <w:rFonts w:hint="cs"/>
          <w:rtl/>
        </w:rPr>
        <w:t>..</w:t>
      </w:r>
      <w:r w:rsidR="00B433C9" w:rsidRPr="006B2A7E">
        <w:rPr>
          <w:rStyle w:val="affff1"/>
          <w:rtl/>
        </w:rPr>
        <w:t xml:space="preserve">  ודברו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>
        <w:rPr>
          <w:rFonts w:ascii="Fb Fontext" w:hAnsi="Fb Fontext" w:hint="cs"/>
          <w:sz w:val="32"/>
          <w:rtl/>
        </w:rPr>
        <w:t>-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לא להוסיף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עוד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ד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'</w:t>
      </w:r>
      <w:r>
        <w:rPr>
          <w:rFonts w:ascii="Fb Fontext" w:hAnsi="Fb Fontext" w:hint="cs"/>
          <w:sz w:val="32"/>
          <w:rtl/>
        </w:rPr>
        <w:t xml:space="preserve">,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    </w:t>
      </w:r>
      <w:r w:rsidRPr="003A681B">
        <w:rPr>
          <w:rStyle w:val="affff5"/>
          <w:rFonts w:hint="eastAsia"/>
          <w:rtl/>
        </w:rPr>
        <w:t>אלא</w:t>
      </w:r>
      <w:r w:rsidR="00B433C9" w:rsidRPr="007F04A2">
        <w:rPr>
          <w:rStyle w:val="affff5"/>
          <w:rtl/>
        </w:rPr>
        <w:t xml:space="preserve"> </w:t>
      </w:r>
      <w:r w:rsidR="00B433C9" w:rsidRPr="007F04A2">
        <w:rPr>
          <w:rStyle w:val="affff5"/>
          <w:rFonts w:hint="cs"/>
          <w:rtl/>
        </w:rPr>
        <w:t>ל</w:t>
      </w:r>
      <w:r w:rsidR="00B433C9" w:rsidRPr="007F04A2">
        <w:rPr>
          <w:rStyle w:val="affff5"/>
          <w:rtl/>
        </w:rPr>
        <w:t>כדתניא</w:t>
      </w:r>
      <w:r>
        <w:rPr>
          <w:rStyle w:val="affff5"/>
          <w:rFonts w:hint="cs"/>
          <w:rtl/>
        </w:rPr>
        <w:t>:</w:t>
      </w:r>
    </w:p>
    <w:p w14:paraId="6C0D30DB" w14:textId="3F0937DF" w:rsidR="00B433C9" w:rsidRDefault="00B433C9" w:rsidP="00143041">
      <w:pPr>
        <w:rPr>
          <w:rFonts w:cs="Guttman Vilna"/>
          <w:b/>
          <w:bCs/>
          <w:rtl/>
        </w:rPr>
      </w:pP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>וקראו לו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 </w:t>
      </w:r>
      <w:r w:rsidRPr="00C35A2C">
        <w:rPr>
          <w:rtl/>
        </w:rPr>
        <w:t>- ולא שלוחם,</w:t>
      </w:r>
      <w:r w:rsidRPr="006B2A7E">
        <w:rPr>
          <w:rStyle w:val="affff1"/>
          <w:rtl/>
        </w:rPr>
        <w:t xml:space="preserve"> 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>ודברו אליו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 </w:t>
      </w:r>
      <w:r w:rsidRPr="00C35A2C">
        <w:rPr>
          <w:rtl/>
        </w:rPr>
        <w:t>- משיאין לו עצה ההוגנת</w:t>
      </w:r>
      <w:r w:rsidR="00143041">
        <w:rPr>
          <w:rFonts w:hint="cs"/>
          <w:rtl/>
        </w:rPr>
        <w:t>..</w:t>
      </w:r>
    </w:p>
    <w:p w14:paraId="4E5EDB19" w14:textId="54326AE4" w:rsidR="00143041" w:rsidRDefault="00143041" w:rsidP="00D638CD">
      <w:pPr>
        <w:rPr>
          <w:rFonts w:ascii="Fb Fontext" w:hAnsi="Fb Fontext"/>
          <w:spacing w:val="-2"/>
          <w:rtl/>
        </w:rPr>
      </w:pPr>
      <w:r w:rsidRPr="003A681B">
        <w:rPr>
          <w:rStyle w:val="affff5"/>
          <w:rFonts w:hint="eastAsia"/>
          <w:rtl/>
        </w:rPr>
        <w:t>ולכו</w:t>
      </w:r>
      <w:r w:rsidRPr="003A681B">
        <w:rPr>
          <w:rStyle w:val="affff5"/>
          <w:rtl/>
        </w:rPr>
        <w:t>"ע:</w:t>
      </w:r>
      <w:r w:rsidR="00D638CD" w:rsidRPr="000978D6">
        <w:rPr>
          <w:rFonts w:ascii="Fb Fontext" w:hAnsi="Fb Fontext" w:hint="cs"/>
          <w:spacing w:val="-2"/>
          <w:rtl/>
        </w:rPr>
        <w:t xml:space="preserve"> </w:t>
      </w:r>
      <w:r>
        <w:rPr>
          <w:rStyle w:val="affff1"/>
          <w:rFonts w:hint="cs"/>
          <w:spacing w:val="-2"/>
          <w:rtl/>
        </w:rPr>
        <w:t>'</w:t>
      </w:r>
      <w:r w:rsidR="00D638CD" w:rsidRPr="003A681B">
        <w:rPr>
          <w:rStyle w:val="affff1"/>
          <w:rFonts w:hint="eastAsia"/>
          <w:b/>
          <w:bCs/>
          <w:spacing w:val="-2"/>
          <w:rtl/>
        </w:rPr>
        <w:t>לעיני</w:t>
      </w:r>
      <w:r>
        <w:rPr>
          <w:rStyle w:val="affff1"/>
          <w:rFonts w:hint="cs"/>
          <w:spacing w:val="-2"/>
          <w:rtl/>
        </w:rPr>
        <w:t xml:space="preserve"> הזקנים.. וירקה'</w:t>
      </w:r>
      <w:r w:rsidR="00D638CD" w:rsidRPr="000978D6">
        <w:rPr>
          <w:rFonts w:ascii="Fb Fontext" w:hAnsi="Fb Fontext" w:hint="cs"/>
          <w:spacing w:val="-2"/>
          <w:rtl/>
        </w:rPr>
        <w:t xml:space="preserve"> </w:t>
      </w:r>
      <w:r w:rsidRPr="003A681B">
        <w:rPr>
          <w:rtl/>
        </w:rPr>
        <w:t xml:space="preserve">- </w:t>
      </w:r>
      <w:r w:rsidR="00D638CD" w:rsidRPr="000978D6">
        <w:rPr>
          <w:rFonts w:ascii="Fb Fontext" w:hAnsi="Fb Fontext" w:hint="cs"/>
          <w:spacing w:val="-2"/>
          <w:rtl/>
        </w:rPr>
        <w:t>ש</w:t>
      </w:r>
      <w:r>
        <w:rPr>
          <w:rFonts w:ascii="Fb Fontext" w:hAnsi="Fb Fontext" w:hint="cs"/>
          <w:spacing w:val="-2"/>
          <w:rtl/>
        </w:rPr>
        <w:t>יראו</w:t>
      </w:r>
      <w:r w:rsidR="00D638CD" w:rsidRPr="000978D6">
        <w:rPr>
          <w:rFonts w:ascii="Fb Fontext" w:hAnsi="Fb Fontext" w:hint="cs"/>
          <w:spacing w:val="-2"/>
          <w:rtl/>
        </w:rPr>
        <w:t xml:space="preserve"> רוק </w:t>
      </w:r>
      <w:r>
        <w:rPr>
          <w:rFonts w:ascii="Fb Fontext" w:hAnsi="Fb Fontext" w:hint="cs"/>
          <w:spacing w:val="-2"/>
          <w:rtl/>
        </w:rPr>
        <w:t>ד</w:t>
      </w:r>
      <w:r w:rsidR="00D638CD" w:rsidRPr="000978D6">
        <w:rPr>
          <w:rFonts w:ascii="Fb Fontext" w:hAnsi="Fb Fontext" w:hint="cs"/>
          <w:spacing w:val="-2"/>
          <w:rtl/>
        </w:rPr>
        <w:t>יבמה</w:t>
      </w:r>
      <w:r>
        <w:rPr>
          <w:rFonts w:ascii="Fb Fontext" w:hAnsi="Fb Fontext" w:hint="cs"/>
          <w:spacing w:val="-2"/>
          <w:rtl/>
        </w:rPr>
        <w:t>,</w:t>
      </w:r>
      <w:r w:rsidRPr="003A681B">
        <w:rPr>
          <w:rStyle w:val="affff8"/>
          <w:rtl/>
        </w:rPr>
        <w:t xml:space="preserve"> ולא למעט סומין.</w:t>
      </w:r>
    </w:p>
    <w:p w14:paraId="2641A457" w14:textId="21CFF187" w:rsidR="007D5C67" w:rsidRPr="00C35A2C" w:rsidRDefault="007D5C67" w:rsidP="007D5C67">
      <w:pPr>
        <w:rPr>
          <w:rFonts w:ascii="Fb Fontext" w:hAnsi="Fb Fontext"/>
          <w:rtl/>
        </w:rPr>
      </w:pPr>
      <w:r w:rsidRPr="007F04A2">
        <w:rPr>
          <w:rStyle w:val="affff5"/>
          <w:rtl/>
        </w:rPr>
        <w:t>רבא:</w:t>
      </w:r>
      <w:r w:rsidRPr="00C35A2C">
        <w:rPr>
          <w:rFonts w:ascii="Fb Fontext" w:hAnsi="Fb Fontext"/>
          <w:sz w:val="32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ועלתה</w:t>
      </w:r>
      <w:r>
        <w:rPr>
          <w:rStyle w:val="affff1"/>
          <w:rFonts w:hint="cs"/>
          <w:rtl/>
        </w:rPr>
        <w:t>..</w:t>
      </w:r>
      <w:r w:rsidRPr="00AD1A41">
        <w:rPr>
          <w:rStyle w:val="affff1"/>
          <w:rtl/>
        </w:rPr>
        <w:t xml:space="preserve"> </w:t>
      </w:r>
      <w:r w:rsidRPr="003A681B">
        <w:rPr>
          <w:rStyle w:val="affff1"/>
          <w:b/>
          <w:bCs/>
          <w:rtl/>
        </w:rPr>
        <w:t>השערה</w:t>
      </w:r>
      <w:r w:rsidRPr="00AD1A41">
        <w:rPr>
          <w:rStyle w:val="affff1"/>
          <w:rtl/>
        </w:rPr>
        <w:t xml:space="preserve"> אל הזקנים</w:t>
      </w:r>
      <w:r w:rsidRPr="00AD1A41">
        <w:rPr>
          <w:rStyle w:val="affff1"/>
          <w:rFonts w:hint="cs"/>
          <w:rtl/>
        </w:rPr>
        <w:t>'</w:t>
      </w:r>
      <w:r>
        <w:rPr>
          <w:rStyle w:val="affff1"/>
          <w:rFonts w:hint="cs"/>
          <w:rtl/>
        </w:rPr>
        <w:t xml:space="preserve"> </w:t>
      </w:r>
      <w:r w:rsidR="00120EDB">
        <w:rPr>
          <w:rFonts w:hint="cs"/>
          <w:rtl/>
        </w:rPr>
        <w:t>-</w:t>
      </w:r>
      <w:r>
        <w:rPr>
          <w:rFonts w:ascii="Fb Fontext" w:hAnsi="Fb Fontext" w:hint="cs"/>
          <w:rtl/>
        </w:rPr>
        <w:t xml:space="preserve"> </w:t>
      </w:r>
      <w:r w:rsidR="00120EDB">
        <w:rPr>
          <w:rFonts w:ascii="Fb Fontext" w:hAnsi="Fb Fontext" w:hint="cs"/>
          <w:sz w:val="32"/>
          <w:rtl/>
        </w:rPr>
        <w:t>שיקבעו הדיינים</w:t>
      </w:r>
      <w:r>
        <w:rPr>
          <w:rFonts w:ascii="Fb Fontext" w:hAnsi="Fb Fontext" w:hint="cs"/>
          <w:sz w:val="32"/>
          <w:rtl/>
        </w:rPr>
        <w:t xml:space="preserve"> מקום</w:t>
      </w:r>
      <w:r w:rsidR="00120EDB" w:rsidRPr="003A681B">
        <w:rPr>
          <w:rStyle w:val="affff8"/>
          <w:rtl/>
        </w:rPr>
        <w:t xml:space="preserve"> </w:t>
      </w:r>
      <w:r w:rsidR="00120EDB" w:rsidRPr="003A681B">
        <w:rPr>
          <w:rStyle w:val="affff8"/>
          <w:rFonts w:hint="eastAsia"/>
          <w:rtl/>
        </w:rPr>
        <w:t>לשם</w:t>
      </w:r>
      <w:r w:rsidR="00120EDB" w:rsidRPr="003A681B">
        <w:rPr>
          <w:rStyle w:val="affff8"/>
          <w:rtl/>
        </w:rPr>
        <w:t xml:space="preserve"> </w:t>
      </w:r>
      <w:r w:rsidR="00120EDB" w:rsidRPr="003A681B">
        <w:rPr>
          <w:rStyle w:val="affff8"/>
          <w:rFonts w:hint="eastAsia"/>
          <w:rtl/>
        </w:rPr>
        <w:t>כך</w:t>
      </w:r>
      <w:r w:rsidRPr="003A681B">
        <w:rPr>
          <w:rStyle w:val="affff8"/>
          <w:rtl/>
        </w:rPr>
        <w:t>.</w:t>
      </w:r>
      <w:r>
        <w:rPr>
          <w:rFonts w:ascii="Fb Fontext" w:hAnsi="Fb Fontext" w:hint="cs"/>
          <w:sz w:val="32"/>
          <w:rtl/>
        </w:rPr>
        <w:t xml:space="preserve"> </w:t>
      </w:r>
    </w:p>
    <w:p w14:paraId="511829A2" w14:textId="78E72566" w:rsidR="00B433C9" w:rsidRPr="00F97732" w:rsidRDefault="00120EDB" w:rsidP="00615A60">
      <w:pPr>
        <w:pStyle w:val="affff2"/>
        <w:rPr>
          <w:rtl/>
        </w:rPr>
      </w:pPr>
      <w:bookmarkStart w:id="1139" w:name="_Toc119173137"/>
      <w:bookmarkStart w:id="1140" w:name="_Toc119230231"/>
      <w:r>
        <w:rPr>
          <w:rFonts w:hint="cs"/>
          <w:rtl/>
        </w:rPr>
        <w:t>פסק ההלכה</w:t>
      </w:r>
      <w:bookmarkEnd w:id="1139"/>
      <w:bookmarkEnd w:id="1140"/>
    </w:p>
    <w:p w14:paraId="2702113B" w14:textId="06EFCF65" w:rsidR="00B433C9" w:rsidRPr="00D3047A" w:rsidRDefault="00120EDB" w:rsidP="00B55EDF">
      <w:pPr>
        <w:rPr>
          <w:rStyle w:val="affff8"/>
          <w:rtl/>
        </w:rPr>
      </w:pPr>
      <w:r>
        <w:rPr>
          <w:rStyle w:val="affff5"/>
          <w:rFonts w:hint="cs"/>
          <w:rtl/>
        </w:rPr>
        <w:t>מ</w:t>
      </w:r>
      <w:r w:rsidR="00B433C9" w:rsidRPr="007F04A2">
        <w:rPr>
          <w:rStyle w:val="affff5"/>
          <w:rtl/>
        </w:rPr>
        <w:t>ר"נ</w:t>
      </w:r>
      <w:r>
        <w:rPr>
          <w:rStyle w:val="affff5"/>
          <w:rFonts w:hint="cs"/>
          <w:rtl/>
        </w:rPr>
        <w:t>:</w:t>
      </w:r>
      <w:r w:rsidR="00B433C9" w:rsidRPr="007F04A2">
        <w:rPr>
          <w:rStyle w:val="affff5"/>
          <w:rtl/>
        </w:rPr>
        <w:t xml:space="preserve"> </w:t>
      </w:r>
      <w:r w:rsidR="00B433C9" w:rsidRPr="00D1637C">
        <w:rPr>
          <w:rFonts w:cs="PFT_Frank"/>
          <w:bCs/>
          <w:szCs w:val="14"/>
          <w:rtl/>
        </w:rPr>
        <w:t>הלכה</w:t>
      </w:r>
      <w:r w:rsidR="00B433C9" w:rsidRPr="003A681B">
        <w:rPr>
          <w:rtl/>
        </w:rPr>
        <w:t xml:space="preserve"> חליצה בשלשה</w:t>
      </w:r>
      <w:r>
        <w:rPr>
          <w:rFonts w:hint="cs"/>
          <w:rtl/>
        </w:rPr>
        <w:t>,</w:t>
      </w:r>
      <w:r w:rsidR="00B433C9" w:rsidRPr="003A681B">
        <w:rPr>
          <w:rtl/>
        </w:rPr>
        <w:t xml:space="preserve"> </w:t>
      </w:r>
      <w:r>
        <w:rPr>
          <w:rFonts w:hint="cs"/>
          <w:rtl/>
        </w:rPr>
        <w:t>ד</w:t>
      </w:r>
      <w:r w:rsidR="00B433C9" w:rsidRPr="003A681B">
        <w:rPr>
          <w:rtl/>
        </w:rPr>
        <w:t xml:space="preserve">סתם </w:t>
      </w:r>
      <w:r w:rsidR="001929C6">
        <w:rPr>
          <w:rFonts w:hint="cs"/>
          <w:rtl/>
        </w:rPr>
        <w:t>ה</w:t>
      </w:r>
      <w:r w:rsidR="00B433C9" w:rsidRPr="003A681B">
        <w:rPr>
          <w:rtl/>
        </w:rPr>
        <w:t xml:space="preserve">תנא </w:t>
      </w:r>
      <w:r w:rsidR="00D3047A" w:rsidRPr="003A681B">
        <w:rPr>
          <w:rFonts w:hint="eastAsia"/>
          <w:rtl/>
        </w:rPr>
        <w:t>כ</w:t>
      </w:r>
      <w:r>
        <w:rPr>
          <w:rFonts w:hint="cs"/>
          <w:rtl/>
        </w:rPr>
        <w:t>ך</w:t>
      </w:r>
      <w:r>
        <w:rPr>
          <w:rStyle w:val="affff8"/>
          <w:rFonts w:hint="cs"/>
          <w:rtl/>
        </w:rPr>
        <w:t>.</w:t>
      </w:r>
    </w:p>
    <w:p w14:paraId="4EF0B095" w14:textId="0201FD7F" w:rsidR="00120EDB" w:rsidRDefault="00B433C9" w:rsidP="00B55EDF">
      <w:pPr>
        <w:rPr>
          <w:rFonts w:ascii="Fb Fontext" w:hAnsi="Fb Fontext"/>
          <w:rtl/>
        </w:rPr>
      </w:pPr>
      <w:r w:rsidRPr="003A681B">
        <w:rPr>
          <w:rStyle w:val="affff5"/>
          <w:rFonts w:hint="eastAsia"/>
          <w:rtl/>
        </w:rPr>
        <w:t>ו</w:t>
      </w:r>
      <w:r w:rsidR="00120EDB" w:rsidRPr="003A681B">
        <w:rPr>
          <w:rStyle w:val="affff5"/>
          <w:rFonts w:hint="eastAsia"/>
          <w:rtl/>
        </w:rPr>
        <w:t>יקשה</w:t>
      </w:r>
      <w:r w:rsidR="00120EDB" w:rsidRPr="003A681B">
        <w:rPr>
          <w:rStyle w:val="affff5"/>
          <w:rtl/>
        </w:rPr>
        <w:t>:</w:t>
      </w:r>
      <w:r w:rsidRPr="00C35A2C">
        <w:rPr>
          <w:rFonts w:ascii="Fb Fontext" w:hAnsi="Fb Fontext" w:hint="cs"/>
          <w:rtl/>
        </w:rPr>
        <w:t xml:space="preserve"> </w:t>
      </w:r>
      <w:r w:rsidR="00120EDB">
        <w:rPr>
          <w:rFonts w:ascii="Fb Fontext" w:hAnsi="Fb Fontext" w:hint="cs"/>
          <w:rtl/>
        </w:rPr>
        <w:t>שגם ב</w:t>
      </w:r>
      <w:r w:rsidRPr="00C35A2C">
        <w:rPr>
          <w:rFonts w:ascii="Fb Fontext" w:hAnsi="Fb Fontext" w:hint="cs"/>
          <w:rtl/>
        </w:rPr>
        <w:t xml:space="preserve">מיאון </w:t>
      </w:r>
      <w:r w:rsidR="00120EDB">
        <w:rPr>
          <w:rFonts w:ascii="Fb Fontext" w:hAnsi="Fb Fontext" w:hint="cs"/>
          <w:rtl/>
        </w:rPr>
        <w:t xml:space="preserve">סתם </w:t>
      </w:r>
      <w:r w:rsidR="001929C6">
        <w:rPr>
          <w:rFonts w:ascii="Fb Fontext" w:hAnsi="Fb Fontext" w:hint="cs"/>
          <w:rtl/>
        </w:rPr>
        <w:t>ה</w:t>
      </w:r>
      <w:r w:rsidR="00120EDB">
        <w:rPr>
          <w:rFonts w:ascii="Fb Fontext" w:hAnsi="Fb Fontext" w:hint="cs"/>
          <w:rtl/>
        </w:rPr>
        <w:t xml:space="preserve">תנא </w:t>
      </w:r>
      <w:r w:rsidRPr="00C35A2C">
        <w:rPr>
          <w:rFonts w:ascii="Fb Fontext" w:hAnsi="Fb Fontext" w:hint="cs"/>
          <w:rtl/>
        </w:rPr>
        <w:t>בשלושה</w:t>
      </w:r>
      <w:r w:rsidR="00120EDB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</w:p>
    <w:p w14:paraId="7F096501" w14:textId="19E99387" w:rsidR="00B433C9" w:rsidRPr="00C35A2C" w:rsidRDefault="00120EDB" w:rsidP="00120EDB">
      <w:pPr>
        <w:rPr>
          <w:rFonts w:ascii="Fb Fontext" w:hAnsi="Fb Fontext" w:cs="Guttman Vilna"/>
          <w:b/>
          <w:bCs/>
          <w:rtl/>
        </w:rPr>
      </w:pPr>
      <w:r>
        <w:rPr>
          <w:rStyle w:val="affff5"/>
          <w:rFonts w:hint="cs"/>
          <w:rtl/>
        </w:rPr>
        <w:t xml:space="preserve">ובברייתא, </w:t>
      </w:r>
      <w:r w:rsidR="00B433C9" w:rsidRPr="007F04A2">
        <w:rPr>
          <w:rStyle w:val="affff5"/>
          <w:rFonts w:hint="cs"/>
          <w:rtl/>
        </w:rPr>
        <w:t>ראבר</w:t>
      </w:r>
      <w:r>
        <w:rPr>
          <w:rStyle w:val="affff5"/>
          <w:rFonts w:hint="cs"/>
          <w:rtl/>
        </w:rPr>
        <w:t>"</w:t>
      </w:r>
      <w:r w:rsidR="00B433C9" w:rsidRPr="007F04A2">
        <w:rPr>
          <w:rStyle w:val="affff5"/>
          <w:rFonts w:hint="cs"/>
          <w:rtl/>
        </w:rPr>
        <w:t>י וראבר</w:t>
      </w:r>
      <w:r w:rsidR="00B433C9" w:rsidRPr="00120EDB">
        <w:rPr>
          <w:rStyle w:val="affff5"/>
          <w:rtl/>
        </w:rPr>
        <w:t>"</w:t>
      </w:r>
      <w:r w:rsidRPr="003A681B">
        <w:rPr>
          <w:rStyle w:val="affff5"/>
          <w:rFonts w:hint="eastAsia"/>
          <w:rtl/>
        </w:rPr>
        <w:t>ש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/>
          <w:rtl/>
        </w:rPr>
        <w:t>בשנים</w:t>
      </w:r>
      <w:r>
        <w:rPr>
          <w:rFonts w:ascii="Fb Fontext" w:hAnsi="Fb Fontext" w:hint="cs"/>
          <w:rtl/>
        </w:rPr>
        <w:t>,</w:t>
      </w:r>
      <w:r w:rsidRPr="00D1637C"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והלכה</w:t>
      </w:r>
      <w:r w:rsidR="00B433C9" w:rsidRPr="00C35A2C">
        <w:rPr>
          <w:rFonts w:ascii="Fb Fontext" w:hAnsi="Fb Fontext" w:hint="cs"/>
          <w:rtl/>
        </w:rPr>
        <w:t xml:space="preserve"> כאותו זוג</w:t>
      </w:r>
      <w:r w:rsidRPr="003A681B">
        <w:rPr>
          <w:rtl/>
        </w:rPr>
        <w:t>!</w:t>
      </w:r>
    </w:p>
    <w:p w14:paraId="260877DB" w14:textId="3E7277A0" w:rsidR="00120EDB" w:rsidRDefault="00B433C9" w:rsidP="00120EDB">
      <w:pPr>
        <w:rPr>
          <w:rStyle w:val="affff5"/>
          <w:rtl/>
        </w:rPr>
      </w:pPr>
      <w:r w:rsidRPr="007F04A2">
        <w:rPr>
          <w:rStyle w:val="affff5"/>
          <w:rFonts w:hint="cs"/>
          <w:rtl/>
        </w:rPr>
        <w:t>אלא</w:t>
      </w:r>
      <w:r w:rsidR="00120EDB">
        <w:rPr>
          <w:rStyle w:val="affff5"/>
          <w:rFonts w:hint="cs"/>
          <w:rtl/>
        </w:rPr>
        <w:t xml:space="preserve"> הטעם</w:t>
      </w:r>
      <w:r w:rsidRPr="007F04A2">
        <w:rPr>
          <w:rStyle w:val="affff5"/>
          <w:rtl/>
        </w:rPr>
        <w:t>:</w:t>
      </w:r>
      <w:r w:rsidRPr="003F3A85">
        <w:rPr>
          <w:rStyle w:val="afff1"/>
          <w:rFonts w:ascii="Fb Fontext" w:hAnsi="Fb Fontext" w:cs="PFT_Frank"/>
          <w:szCs w:val="14"/>
          <w:rtl/>
        </w:rPr>
        <w:t xml:space="preserve"> </w:t>
      </w:r>
      <w:r w:rsidR="00120EDB">
        <w:rPr>
          <w:rFonts w:hint="cs"/>
          <w:rtl/>
        </w:rPr>
        <w:t>ד</w:t>
      </w:r>
      <w:r w:rsidRPr="003A681B">
        <w:rPr>
          <w:rtl/>
        </w:rPr>
        <w:t>סתם במקום מחלוקת</w:t>
      </w:r>
      <w:r w:rsidR="00120EDB">
        <w:rPr>
          <w:rFonts w:hint="cs"/>
          <w:rtl/>
        </w:rPr>
        <w:t>.</w:t>
      </w:r>
      <w:r w:rsidR="00120EDB">
        <w:rPr>
          <w:rStyle w:val="affff5"/>
          <w:rFonts w:hint="cs"/>
          <w:rtl/>
        </w:rPr>
        <w:t xml:space="preserve"> </w:t>
      </w:r>
    </w:p>
    <w:p w14:paraId="2AE0B6AA" w14:textId="742D98EC" w:rsidR="00120EDB" w:rsidRPr="00C35A2C" w:rsidRDefault="00B433C9" w:rsidP="00120EDB">
      <w:pPr>
        <w:rPr>
          <w:rFonts w:ascii="Fb Fontext" w:hAnsi="Fb Fontext" w:cs="Guttman Vilna"/>
          <w:b/>
          <w:bCs/>
          <w:sz w:val="32"/>
          <w:rtl/>
        </w:rPr>
      </w:pPr>
      <w:r w:rsidRPr="007F04A2">
        <w:rPr>
          <w:rStyle w:val="affff5"/>
          <w:rtl/>
        </w:rPr>
        <w:t>דתנן</w:t>
      </w:r>
      <w:r w:rsidR="00120EDB">
        <w:rPr>
          <w:rStyle w:val="affff5"/>
          <w:rFonts w:hint="cs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סמיכת זקנים ועגלה ערופה</w:t>
      </w:r>
      <w:r w:rsidR="00120EDB">
        <w:rPr>
          <w:rFonts w:ascii="Fb Fontext" w:hAnsi="Fb Fontext" w:hint="cs"/>
          <w:sz w:val="32"/>
          <w:rtl/>
        </w:rPr>
        <w:t xml:space="preserve"> -</w:t>
      </w:r>
      <w:r w:rsidRPr="00C35A2C">
        <w:rPr>
          <w:rFonts w:ascii="Fb Fontext" w:hAnsi="Fb Fontext"/>
          <w:sz w:val="32"/>
          <w:rtl/>
        </w:rPr>
        <w:t xml:space="preserve"> </w:t>
      </w:r>
      <w:r w:rsidRPr="007F04A2">
        <w:rPr>
          <w:rStyle w:val="affff5"/>
          <w:rFonts w:hint="cs"/>
          <w:rtl/>
        </w:rPr>
        <w:t>לר</w:t>
      </w:r>
      <w:r w:rsidR="00120EDB">
        <w:rPr>
          <w:rStyle w:val="affff5"/>
          <w:rFonts w:hint="cs"/>
          <w:rtl/>
        </w:rPr>
        <w:t>"ש</w:t>
      </w:r>
      <w:r w:rsidRPr="00C35A2C">
        <w:rPr>
          <w:rFonts w:ascii="Fb Fontext" w:hAnsi="Fb Fontext"/>
          <w:sz w:val="32"/>
          <w:rtl/>
        </w:rPr>
        <w:t xml:space="preserve"> ב</w:t>
      </w:r>
      <w:r w:rsidR="00120EDB">
        <w:rPr>
          <w:rFonts w:ascii="Fb Fontext" w:hAnsi="Fb Fontext" w:hint="cs"/>
          <w:sz w:val="32"/>
          <w:rtl/>
        </w:rPr>
        <w:t>ג'</w:t>
      </w:r>
      <w:r w:rsidRPr="00C35A2C">
        <w:rPr>
          <w:rFonts w:ascii="Fb Fontext" w:hAnsi="Fb Fontext"/>
          <w:sz w:val="32"/>
          <w:rtl/>
        </w:rPr>
        <w:t xml:space="preserve">, </w:t>
      </w:r>
      <w:r w:rsidRPr="007F04A2">
        <w:rPr>
          <w:rStyle w:val="affff5"/>
          <w:rFonts w:hint="cs"/>
          <w:rtl/>
        </w:rPr>
        <w:t>לר</w:t>
      </w:r>
      <w:r w:rsidRPr="007F04A2">
        <w:rPr>
          <w:rStyle w:val="affff5"/>
          <w:rtl/>
        </w:rPr>
        <w:t>"</w:t>
      </w:r>
      <w:r w:rsidRPr="007F04A2">
        <w:rPr>
          <w:rStyle w:val="affff5"/>
          <w:rFonts w:hint="cs"/>
          <w:rtl/>
        </w:rPr>
        <w:t>י</w:t>
      </w:r>
      <w:r w:rsidRPr="00C35A2C">
        <w:rPr>
          <w:rFonts w:ascii="Fb Fontext" w:hAnsi="Fb Fontext"/>
          <w:sz w:val="32"/>
          <w:rtl/>
        </w:rPr>
        <w:t xml:space="preserve"> בה</w:t>
      </w:r>
      <w:r w:rsidR="00120EDB">
        <w:rPr>
          <w:rFonts w:ascii="Fb Fontext" w:hAnsi="Fb Fontext" w:hint="cs"/>
          <w:sz w:val="32"/>
          <w:rtl/>
        </w:rPr>
        <w:t>',</w:t>
      </w:r>
    </w:p>
    <w:p w14:paraId="06066ABC" w14:textId="77777777" w:rsidR="00AA63C2" w:rsidRDefault="00120EDB" w:rsidP="00AA63C2">
      <w:pPr>
        <w:rPr>
          <w:rFonts w:ascii="FrankRuehl" w:hAnsi="FrankRuehl"/>
          <w:rtl/>
        </w:rPr>
      </w:pPr>
      <w:r>
        <w:rPr>
          <w:rFonts w:hint="cs"/>
          <w:rtl/>
        </w:rPr>
        <w:lastRenderedPageBreak/>
        <w:t>ה</w:t>
      </w:r>
      <w:r w:rsidR="00B433C9" w:rsidRPr="00C35A2C">
        <w:rPr>
          <w:rtl/>
        </w:rPr>
        <w:t>חליצה ו</w:t>
      </w:r>
      <w:r>
        <w:rPr>
          <w:rFonts w:hint="cs"/>
          <w:rtl/>
        </w:rPr>
        <w:t>ה</w:t>
      </w:r>
      <w:r w:rsidR="00B433C9" w:rsidRPr="00C35A2C">
        <w:rPr>
          <w:rtl/>
        </w:rPr>
        <w:t>מיאונין - ב</w:t>
      </w:r>
      <w:r>
        <w:rPr>
          <w:rFonts w:hint="cs"/>
          <w:rtl/>
        </w:rPr>
        <w:t>ג'</w:t>
      </w:r>
      <w:r w:rsidR="00B433C9" w:rsidRPr="00C35A2C">
        <w:rPr>
          <w:rtl/>
        </w:rPr>
        <w:t xml:space="preserve">, </w:t>
      </w:r>
      <w:r w:rsidR="00B433C9" w:rsidRPr="003A681B">
        <w:rPr>
          <w:rStyle w:val="affff5"/>
          <w:rtl/>
        </w:rPr>
        <w:t>ו</w:t>
      </w:r>
      <w:r w:rsidRPr="003A681B">
        <w:rPr>
          <w:rStyle w:val="affff5"/>
          <w:rFonts w:hint="eastAsia"/>
          <w:rtl/>
        </w:rPr>
        <w:t>ר</w:t>
      </w:r>
      <w:r w:rsidRPr="003A681B">
        <w:rPr>
          <w:rStyle w:val="affff5"/>
          <w:rtl/>
        </w:rPr>
        <w:t>"י</w:t>
      </w:r>
      <w:r>
        <w:rPr>
          <w:rFonts w:hint="cs"/>
          <w:rtl/>
        </w:rPr>
        <w:t xml:space="preserve"> </w:t>
      </w:r>
      <w:r w:rsidR="00B433C9" w:rsidRPr="00C35A2C">
        <w:rPr>
          <w:rtl/>
        </w:rPr>
        <w:t xml:space="preserve">לא </w:t>
      </w:r>
      <w:r w:rsidR="00E42F4B">
        <w:rPr>
          <w:rtl/>
        </w:rPr>
        <w:t>חלק</w:t>
      </w:r>
      <w:r>
        <w:rPr>
          <w:rFonts w:hint="cs"/>
          <w:rtl/>
        </w:rPr>
        <w:t xml:space="preserve"> בזה</w:t>
      </w:r>
      <w:r w:rsidR="00B433C9" w:rsidRPr="00C35A2C">
        <w:rPr>
          <w:rtl/>
        </w:rPr>
        <w:t xml:space="preserve">, </w:t>
      </w:r>
      <w:r w:rsidR="00B433C9" w:rsidRPr="00D1637C">
        <w:rPr>
          <w:rFonts w:cs="PFT_Frank"/>
          <w:b/>
          <w:bCs/>
          <w:szCs w:val="14"/>
          <w:rtl/>
        </w:rPr>
        <w:t xml:space="preserve">ש"מ </w:t>
      </w:r>
      <w:r w:rsidR="00D3047A" w:rsidRPr="00D1637C">
        <w:rPr>
          <w:rFonts w:cs="PFT_Frank" w:hint="eastAsia"/>
          <w:b/>
          <w:bCs/>
          <w:szCs w:val="14"/>
          <w:rtl/>
        </w:rPr>
        <w:t>חזר</w:t>
      </w:r>
      <w:r w:rsidR="00D3047A" w:rsidRPr="00D1637C">
        <w:rPr>
          <w:rFonts w:cs="PFT_Frank"/>
          <w:b/>
          <w:bCs/>
          <w:szCs w:val="14"/>
          <w:rtl/>
        </w:rPr>
        <w:t xml:space="preserve"> </w:t>
      </w:r>
      <w:r w:rsidR="00D3047A" w:rsidRPr="00D1637C">
        <w:rPr>
          <w:rFonts w:cs="PFT_Frank" w:hint="eastAsia"/>
          <w:b/>
          <w:bCs/>
          <w:szCs w:val="14"/>
          <w:rtl/>
        </w:rPr>
        <w:t>בו</w:t>
      </w:r>
      <w:r w:rsidR="00B433C9" w:rsidRPr="00C35A2C">
        <w:rPr>
          <w:rtl/>
        </w:rPr>
        <w:t>.</w:t>
      </w:r>
    </w:p>
    <w:p w14:paraId="26577021" w14:textId="5BEBF442" w:rsidR="00B433C9" w:rsidRPr="00F97732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48455D6D" w14:textId="45F384D4" w:rsidR="00B433C9" w:rsidRPr="00C35A2C" w:rsidRDefault="00120EDB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 xml:space="preserve">ואעפ"כ, </w:t>
      </w:r>
      <w:r w:rsidR="00B433C9" w:rsidRPr="00B443B1">
        <w:rPr>
          <w:rStyle w:val="affff5"/>
          <w:rFonts w:hint="cs"/>
          <w:rtl/>
        </w:rPr>
        <w:t>ר</w:t>
      </w:r>
      <w:r w:rsidR="007F04A2" w:rsidRPr="00B443B1">
        <w:rPr>
          <w:rStyle w:val="affff5"/>
          <w:rFonts w:hint="cs"/>
          <w:rtl/>
        </w:rPr>
        <w:t>"</w:t>
      </w:r>
      <w:r w:rsidR="00B433C9" w:rsidRPr="00B443B1">
        <w:rPr>
          <w:rStyle w:val="affff5"/>
          <w:rFonts w:hint="cs"/>
          <w:rtl/>
        </w:rPr>
        <w:t>פ ורהבדר</w:t>
      </w:r>
      <w:r w:rsidR="00B433C9" w:rsidRPr="00B443B1">
        <w:rPr>
          <w:rStyle w:val="affff5"/>
          <w:rtl/>
        </w:rPr>
        <w:t>"</w:t>
      </w:r>
      <w:r w:rsidR="00B433C9" w:rsidRPr="00B443B1">
        <w:rPr>
          <w:rStyle w:val="affff5"/>
          <w:rFonts w:hint="cs"/>
          <w:rtl/>
        </w:rPr>
        <w:t>י</w:t>
      </w:r>
      <w:r w:rsidR="00B443B1" w:rsidRPr="00B443B1">
        <w:rPr>
          <w:rStyle w:val="affff5"/>
          <w:rFonts w:hint="cs"/>
          <w:rtl/>
        </w:rPr>
        <w:t>:</w:t>
      </w:r>
      <w:r w:rsidR="00B433C9" w:rsidRPr="00C35A2C">
        <w:rPr>
          <w:rFonts w:ascii="Fb Fontext" w:hAnsi="Fb Fontext"/>
          <w:rtl/>
        </w:rPr>
        <w:t xml:space="preserve"> </w:t>
      </w:r>
      <w:r w:rsidR="00D3047A" w:rsidRPr="00D1637C">
        <w:rPr>
          <w:rFonts w:ascii="Fb Fontext" w:hAnsi="Fb Fontext" w:cs="PFT_Frank" w:hint="eastAsia"/>
          <w:b/>
          <w:bCs/>
          <w:szCs w:val="14"/>
          <w:rtl/>
        </w:rPr>
        <w:t>עש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ו</w:t>
      </w:r>
      <w:r w:rsidR="00D3047A"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ב</w:t>
      </w:r>
      <w:r w:rsidR="001929C6" w:rsidRPr="00D1637C">
        <w:rPr>
          <w:rFonts w:ascii="Fb Fontext" w:hAnsi="Fb Fontext" w:cs="PFT_Frank" w:hint="eastAsia"/>
          <w:b/>
          <w:bCs/>
          <w:szCs w:val="14"/>
          <w:rtl/>
        </w:rPr>
        <w:t>חמש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ה</w:t>
      </w:r>
      <w:r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/>
          <w:rtl/>
        </w:rPr>
        <w:t>לפרס</w:t>
      </w:r>
      <w:r w:rsidR="00D3047A">
        <w:rPr>
          <w:rFonts w:ascii="Fb Fontext" w:hAnsi="Fb Fontext" w:hint="cs"/>
          <w:rtl/>
        </w:rPr>
        <w:t>ם הדבר</w:t>
      </w:r>
      <w:r w:rsidR="00B433C9" w:rsidRPr="00C35A2C">
        <w:rPr>
          <w:rFonts w:ascii="Fb Fontext" w:hAnsi="Fb Fontext"/>
          <w:rtl/>
        </w:rPr>
        <w:t>.</w:t>
      </w:r>
    </w:p>
    <w:p w14:paraId="22773F5A" w14:textId="66B7824E" w:rsidR="00B433C9" w:rsidRDefault="00120EDB" w:rsidP="00120EDB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 xml:space="preserve">וכן </w:t>
      </w:r>
      <w:r w:rsidR="00B433C9" w:rsidRPr="00D3047A">
        <w:rPr>
          <w:rStyle w:val="affff5"/>
          <w:rFonts w:hint="cs"/>
          <w:rtl/>
        </w:rPr>
        <w:t>ר</w:t>
      </w:r>
      <w:r w:rsidR="00B433C9" w:rsidRPr="00D3047A">
        <w:rPr>
          <w:rStyle w:val="affff5"/>
          <w:rtl/>
        </w:rPr>
        <w:t>"</w:t>
      </w:r>
      <w:r w:rsidR="00B433C9" w:rsidRPr="00D3047A">
        <w:rPr>
          <w:rStyle w:val="affff5"/>
          <w:rFonts w:hint="cs"/>
          <w:rtl/>
        </w:rPr>
        <w:t>כ</w:t>
      </w:r>
      <w:r>
        <w:rPr>
          <w:rStyle w:val="affff5"/>
          <w:rFonts w:hint="cs"/>
          <w:rtl/>
        </w:rPr>
        <w:t xml:space="preserve"> ביקש מר"א, ור"י מר"כ</w:t>
      </w:r>
      <w:r w:rsidR="00D3047A" w:rsidRPr="00D3047A">
        <w:rPr>
          <w:rStyle w:val="affff5"/>
          <w:rFonts w:hint="cs"/>
          <w:rtl/>
        </w:rPr>
        <w:t>:</w:t>
      </w:r>
      <w:r w:rsidR="00B433C9" w:rsidRPr="00D3047A">
        <w:rPr>
          <w:rStyle w:val="affff5"/>
          <w:rFonts w:hint="cs"/>
          <w:rtl/>
        </w:rPr>
        <w:t xml:space="preserve"> </w:t>
      </w:r>
      <w:r w:rsidR="00B433C9" w:rsidRPr="00C35A2C">
        <w:rPr>
          <w:rFonts w:ascii="Fb Fontext" w:hAnsi="Fb Fontext" w:hint="cs"/>
          <w:rtl/>
        </w:rPr>
        <w:t>להצטרף</w:t>
      </w:r>
      <w:r w:rsidR="00D3047A"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 w:hint="cs"/>
          <w:rtl/>
        </w:rPr>
        <w:t>לחמשה</w:t>
      </w:r>
      <w:r w:rsidR="00D3047A"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 w:hint="cs"/>
          <w:rtl/>
        </w:rPr>
        <w:t xml:space="preserve"> לפרסם הדבר</w:t>
      </w:r>
      <w:r>
        <w:rPr>
          <w:rFonts w:ascii="Fb Fontext" w:hAnsi="Fb Fontext" w:hint="cs"/>
          <w:rtl/>
        </w:rPr>
        <w:t>.</w:t>
      </w:r>
    </w:p>
    <w:p w14:paraId="71FCA397" w14:textId="0A05473D" w:rsidR="00B433C9" w:rsidRDefault="00120EDB" w:rsidP="00120EDB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וכשר"י ביקש מ</w:t>
      </w:r>
      <w:r w:rsidR="00D3047A">
        <w:rPr>
          <w:rStyle w:val="affff5"/>
          <w:rFonts w:hint="cs"/>
          <w:rtl/>
        </w:rPr>
        <w:t>רשב</w:t>
      </w:r>
      <w:r>
        <w:rPr>
          <w:rStyle w:val="affff5"/>
          <w:rFonts w:hint="cs"/>
          <w:rtl/>
        </w:rPr>
        <w:t>"</w:t>
      </w:r>
      <w:r w:rsidR="00D3047A">
        <w:rPr>
          <w:rStyle w:val="affff5"/>
          <w:rFonts w:hint="cs"/>
          <w:rtl/>
        </w:rPr>
        <w:t>י</w:t>
      </w:r>
      <w:r>
        <w:rPr>
          <w:rStyle w:val="affff5"/>
          <w:rFonts w:hint="cs"/>
          <w:rtl/>
        </w:rPr>
        <w:t>,</w:t>
      </w:r>
      <w:r w:rsidR="00D3047A">
        <w:rPr>
          <w:rStyle w:val="affff5"/>
          <w:rFonts w:hint="cs"/>
          <w:rtl/>
        </w:rPr>
        <w:t xml:space="preserve"> </w:t>
      </w:r>
      <w:r w:rsidR="00B433C9" w:rsidRPr="00B443B1">
        <w:rPr>
          <w:rStyle w:val="affff5"/>
          <w:rFonts w:hint="cs"/>
          <w:rtl/>
        </w:rPr>
        <w:t>א</w:t>
      </w:r>
      <w:r w:rsidR="00B433C9" w:rsidRPr="00B443B1">
        <w:rPr>
          <w:rStyle w:val="affff5"/>
          <w:rtl/>
        </w:rPr>
        <w:t>"</w:t>
      </w:r>
      <w:r w:rsidR="00B433C9" w:rsidRPr="00B443B1">
        <w:rPr>
          <w:rStyle w:val="affff5"/>
          <w:rFonts w:hint="cs"/>
          <w:rtl/>
        </w:rPr>
        <w:t>ל</w:t>
      </w:r>
      <w:r w:rsidR="00B443B1">
        <w:rPr>
          <w:rStyle w:val="affff5"/>
          <w:rFonts w:hint="cs"/>
          <w:rtl/>
        </w:rPr>
        <w:t>: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Pr="003A681B">
        <w:rPr>
          <w:rStyle w:val="affff1"/>
          <w:rtl/>
        </w:rPr>
        <w:t>'</w:t>
      </w:r>
      <w:r w:rsidR="00B433C9" w:rsidRPr="003A681B">
        <w:rPr>
          <w:rStyle w:val="affff1"/>
          <w:rFonts w:hint="eastAsia"/>
          <w:rtl/>
        </w:rPr>
        <w:t>בישראל</w:t>
      </w:r>
      <w:r w:rsidRPr="003A681B">
        <w:rPr>
          <w:rStyle w:val="affff1"/>
          <w:rtl/>
        </w:rPr>
        <w:t>'</w:t>
      </w:r>
      <w:r w:rsidR="001929C6" w:rsidRPr="003A681B">
        <w:rPr>
          <w:rStyle w:val="affff1"/>
          <w:rtl/>
        </w:rPr>
        <w:t>,</w:t>
      </w:r>
      <w:r w:rsidR="00B433C9" w:rsidRPr="00C35A2C">
        <w:rPr>
          <w:rFonts w:ascii="Fb Fontext" w:hAnsi="Fb Fontext" w:hint="cs"/>
          <w:sz w:val="32"/>
          <w:rtl/>
        </w:rPr>
        <w:t xml:space="preserve"> ואני גר</w:t>
      </w:r>
      <w:r>
        <w:rPr>
          <w:rFonts w:ascii="Fb Fontext" w:hAnsi="Fb Fontext" w:hint="cs"/>
          <w:sz w:val="32"/>
          <w:rtl/>
        </w:rPr>
        <w:t>.</w:t>
      </w:r>
    </w:p>
    <w:p w14:paraId="6265A016" w14:textId="60D51796" w:rsidR="00B433C9" w:rsidRPr="00F97732" w:rsidRDefault="007179F8" w:rsidP="00AA63C2">
      <w:pPr>
        <w:pStyle w:val="affff7"/>
        <w:rPr>
          <w:rtl/>
        </w:rPr>
      </w:pPr>
      <w:r w:rsidRPr="007179F8">
        <w:rPr>
          <w:rFonts w:ascii="Fb Fontext" w:hAnsi="Fb Fontext"/>
          <w:b/>
          <w:bCs/>
          <w:sz w:val="32"/>
          <w:szCs w:val="16"/>
          <w:rtl/>
        </w:rPr>
        <w:t>•</w:t>
      </w:r>
      <w:r w:rsidR="00B433C9" w:rsidRPr="003F3A85">
        <w:rPr>
          <w:rFonts w:ascii="Fb Fontext" w:hAnsi="Fb Fontext" w:cs="PFT_Frank"/>
          <w:b/>
          <w:bCs/>
          <w:sz w:val="32"/>
          <w:rtl/>
        </w:rPr>
        <w:t xml:space="preserve"> </w:t>
      </w:r>
      <w:r w:rsidR="00B433C9" w:rsidRPr="00B443B1">
        <w:rPr>
          <w:rStyle w:val="affff5"/>
          <w:rtl/>
        </w:rPr>
        <w:t>ר"</w:t>
      </w:r>
      <w:r w:rsidR="00B433C9" w:rsidRPr="00B443B1">
        <w:rPr>
          <w:rStyle w:val="affff5"/>
          <w:rFonts w:hint="cs"/>
          <w:rtl/>
        </w:rPr>
        <w:t>י</w:t>
      </w:r>
      <w:r w:rsidR="00B433C9" w:rsidRPr="00B443B1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B443B1">
        <w:rPr>
          <w:rStyle w:val="affff5"/>
          <w:rtl/>
        </w:rPr>
        <w:t>רשב</w:t>
      </w:r>
      <w:r w:rsidR="00120EDB">
        <w:rPr>
          <w:rStyle w:val="affff5"/>
          <w:rFonts w:hint="cs"/>
          <w:rtl/>
        </w:rPr>
        <w:t>"</w:t>
      </w:r>
      <w:r w:rsidR="00B433C9" w:rsidRPr="00B443B1">
        <w:rPr>
          <w:rStyle w:val="affff5"/>
          <w:rtl/>
        </w:rPr>
        <w:t>י</w:t>
      </w:r>
      <w:r w:rsidR="00120EDB">
        <w:rPr>
          <w:rStyle w:val="affff5"/>
          <w:rFonts w:hint="cs"/>
          <w:rtl/>
        </w:rPr>
        <w:t>,</w:t>
      </w:r>
      <w:r w:rsidR="00B433C9" w:rsidRPr="00B443B1">
        <w:rPr>
          <w:rStyle w:val="affff5"/>
          <w:rtl/>
        </w:rPr>
        <w:t xml:space="preserve"> </w:t>
      </w:r>
      <w:r w:rsidR="00B433C9" w:rsidRPr="003A681B">
        <w:rPr>
          <w:rtl/>
        </w:rPr>
        <w:t>מ</w:t>
      </w:r>
      <w:r w:rsidR="00B433C9" w:rsidRPr="003A681B">
        <w:rPr>
          <w:rFonts w:hint="eastAsia"/>
          <w:rtl/>
        </w:rPr>
        <w:t>רענא</w:t>
      </w:r>
      <w:r w:rsidR="00B433C9" w:rsidRPr="003A681B">
        <w:rPr>
          <w:rtl/>
        </w:rPr>
        <w:t xml:space="preserve"> שט</w:t>
      </w:r>
      <w:r w:rsidR="00B433C9" w:rsidRPr="00C35A2C">
        <w:rPr>
          <w:rFonts w:ascii="Fb Fontext" w:hAnsi="Fb Fontext" w:hint="cs"/>
          <w:sz w:val="32"/>
          <w:rtl/>
        </w:rPr>
        <w:t xml:space="preserve">רא על פיו, </w:t>
      </w:r>
      <w:r w:rsidR="00B433C9" w:rsidRPr="003A681B">
        <w:rPr>
          <w:rtl/>
        </w:rPr>
        <w:t>[</w:t>
      </w:r>
      <w:r w:rsidR="00120EDB">
        <w:rPr>
          <w:rFonts w:hint="cs"/>
          <w:rtl/>
        </w:rPr>
        <w:t xml:space="preserve">אבל </w:t>
      </w:r>
      <w:r w:rsidR="00B433C9" w:rsidRPr="003A681B">
        <w:rPr>
          <w:rFonts w:hint="eastAsia"/>
          <w:rtl/>
        </w:rPr>
        <w:t>לא</w:t>
      </w:r>
      <w:r w:rsidR="00B433C9" w:rsidRPr="003A681B">
        <w:rPr>
          <w:rtl/>
        </w:rPr>
        <w:t xml:space="preserve"> </w:t>
      </w:r>
      <w:r w:rsidR="00B433C9" w:rsidRPr="003A681B">
        <w:rPr>
          <w:rFonts w:hint="eastAsia"/>
          <w:rtl/>
        </w:rPr>
        <w:t>מוציא</w:t>
      </w:r>
      <w:r w:rsidR="00B433C9" w:rsidRPr="003A681B">
        <w:rPr>
          <w:rtl/>
        </w:rPr>
        <w:t xml:space="preserve"> </w:t>
      </w:r>
      <w:r w:rsidR="00B433C9" w:rsidRPr="003A681B">
        <w:rPr>
          <w:rFonts w:hint="eastAsia"/>
          <w:rtl/>
        </w:rPr>
        <w:t>דבעי</w:t>
      </w:r>
      <w:r w:rsidR="00B433C9" w:rsidRPr="003A681B">
        <w:rPr>
          <w:rtl/>
        </w:rPr>
        <w:t xml:space="preserve"> עדים].</w:t>
      </w:r>
    </w:p>
    <w:p w14:paraId="6FBB61A1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קב.</w:t>
      </w:r>
    </w:p>
    <w:p w14:paraId="3E4BB15F" w14:textId="6F2932C2" w:rsidR="00EE7755" w:rsidRPr="00E3421D" w:rsidRDefault="00EE7755" w:rsidP="00615A60">
      <w:pPr>
        <w:pStyle w:val="affff2"/>
        <w:rPr>
          <w:rtl/>
        </w:rPr>
      </w:pPr>
      <w:bookmarkStart w:id="1141" w:name="_Toc119173138"/>
      <w:bookmarkStart w:id="1142" w:name="_Toc119230232"/>
      <w:r w:rsidRPr="00E3421D">
        <w:rPr>
          <w:rFonts w:hint="eastAsia"/>
          <w:rtl/>
        </w:rPr>
        <w:t>ההבדל</w:t>
      </w:r>
      <w:r w:rsidRPr="00E3421D">
        <w:rPr>
          <w:rtl/>
        </w:rPr>
        <w:t xml:space="preserve"> בין </w:t>
      </w:r>
      <w:r>
        <w:rPr>
          <w:rFonts w:hint="cs"/>
          <w:rtl/>
        </w:rPr>
        <w:t>'</w:t>
      </w:r>
      <w:r w:rsidRPr="00E3421D">
        <w:rPr>
          <w:rFonts w:hint="eastAsia"/>
          <w:rtl/>
        </w:rPr>
        <w:t>דין</w:t>
      </w:r>
      <w:r>
        <w:rPr>
          <w:rFonts w:hint="cs"/>
          <w:rtl/>
        </w:rPr>
        <w:t>'</w:t>
      </w:r>
      <w:r w:rsidRPr="00E3421D">
        <w:rPr>
          <w:rtl/>
        </w:rPr>
        <w:t xml:space="preserve"> </w:t>
      </w:r>
      <w:r w:rsidRPr="00E3421D">
        <w:rPr>
          <w:rFonts w:hint="eastAsia"/>
          <w:rtl/>
        </w:rPr>
        <w:t>ל</w:t>
      </w:r>
      <w:r>
        <w:rPr>
          <w:rFonts w:hint="cs"/>
          <w:rtl/>
        </w:rPr>
        <w:t>'</w:t>
      </w:r>
      <w:r w:rsidRPr="00E3421D">
        <w:rPr>
          <w:rFonts w:hint="eastAsia"/>
          <w:rtl/>
        </w:rPr>
        <w:t>חליצה</w:t>
      </w:r>
      <w:r>
        <w:rPr>
          <w:rFonts w:hint="cs"/>
          <w:rtl/>
        </w:rPr>
        <w:t>'</w:t>
      </w:r>
      <w:r w:rsidR="00A55EEA" w:rsidRPr="00A55EEA">
        <w:rPr>
          <w:rFonts w:hint="cs"/>
          <w:rtl/>
        </w:rPr>
        <w:t xml:space="preserve"> </w:t>
      </w:r>
      <w:r w:rsidR="00A55EEA" w:rsidRPr="0094595E">
        <w:rPr>
          <w:rFonts w:hint="cs"/>
          <w:rtl/>
        </w:rPr>
        <w:t>בגר</w:t>
      </w:r>
      <w:bookmarkEnd w:id="1141"/>
      <w:bookmarkEnd w:id="1142"/>
    </w:p>
    <w:p w14:paraId="38212050" w14:textId="36839530" w:rsidR="0095779F" w:rsidRDefault="00B433C9" w:rsidP="005D050F">
      <w:pPr>
        <w:rPr>
          <w:rFonts w:ascii="Fb Fontext" w:hAnsi="Fb Fontext"/>
          <w:sz w:val="32"/>
          <w:rtl/>
        </w:rPr>
      </w:pPr>
      <w:r w:rsidRPr="00B443B1">
        <w:rPr>
          <w:rStyle w:val="affff5"/>
          <w:rtl/>
        </w:rPr>
        <w:t xml:space="preserve">רבא: </w:t>
      </w:r>
      <w:r w:rsidRPr="00D1637C">
        <w:rPr>
          <w:rFonts w:cs="PFT_Frank"/>
          <w:b/>
          <w:bCs/>
          <w:szCs w:val="14"/>
          <w:rtl/>
        </w:rPr>
        <w:t>גר</w:t>
      </w:r>
      <w:r w:rsidRPr="00E3421D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דן</w:t>
      </w:r>
      <w:r w:rsidRPr="00E3421D">
        <w:rPr>
          <w:rtl/>
        </w:rPr>
        <w:t xml:space="preserve"> את חבירו</w:t>
      </w:r>
      <w:r w:rsidRPr="00C35A2C">
        <w:rPr>
          <w:rFonts w:ascii="Fb Fontext" w:hAnsi="Fb Fontext"/>
          <w:sz w:val="32"/>
          <w:rtl/>
        </w:rPr>
        <w:t>,</w:t>
      </w:r>
      <w:r w:rsidR="005D050F">
        <w:rPr>
          <w:rFonts w:ascii="Fb Fontext" w:hAnsi="Fb Fontext" w:hint="cs"/>
          <w:sz w:val="32"/>
          <w:rtl/>
        </w:rPr>
        <w:t xml:space="preserve"> </w:t>
      </w:r>
      <w:r w:rsidR="00D3047A" w:rsidRPr="00E3421D">
        <w:rPr>
          <w:rStyle w:val="affff1"/>
          <w:rFonts w:hint="eastAsia"/>
          <w:rtl/>
        </w:rPr>
        <w:t>ד</w:t>
      </w:r>
      <w:r w:rsidRPr="005D050F">
        <w:rPr>
          <w:rStyle w:val="affff1"/>
          <w:rFonts w:hint="cs"/>
          <w:rtl/>
        </w:rPr>
        <w:t>'</w:t>
      </w:r>
      <w:r w:rsidRPr="00E3421D">
        <w:rPr>
          <w:rStyle w:val="affff1"/>
          <w:b/>
          <w:bCs/>
          <w:rtl/>
        </w:rPr>
        <w:t>מקרב אחיך</w:t>
      </w:r>
      <w:r w:rsidRPr="00CA5994">
        <w:rPr>
          <w:rStyle w:val="affff1"/>
          <w:rtl/>
        </w:rPr>
        <w:t xml:space="preserve"> תשים </w:t>
      </w:r>
      <w:r w:rsidRPr="00E3421D">
        <w:rPr>
          <w:rStyle w:val="affff1"/>
          <w:b/>
          <w:bCs/>
          <w:rtl/>
        </w:rPr>
        <w:t>עליך</w:t>
      </w:r>
      <w:r w:rsidRPr="00CA5994">
        <w:rPr>
          <w:rStyle w:val="affff1"/>
          <w:rtl/>
        </w:rPr>
        <w:t xml:space="preserve"> מלך</w:t>
      </w:r>
      <w:r w:rsidRPr="00CA5994">
        <w:rPr>
          <w:rStyle w:val="affff1"/>
          <w:rFonts w:hint="cs"/>
          <w:rtl/>
        </w:rPr>
        <w:t>'</w:t>
      </w:r>
      <w:r w:rsidRPr="00C35A2C">
        <w:rPr>
          <w:rFonts w:ascii="Fb Fontext" w:hAnsi="Fb Fontext"/>
          <w:sz w:val="32"/>
          <w:rtl/>
        </w:rPr>
        <w:t>,</w:t>
      </w:r>
      <w:r w:rsidR="0095779F">
        <w:rPr>
          <w:rFonts w:ascii="Fb Fontext" w:hAnsi="Fb Fontext" w:hint="cs"/>
          <w:sz w:val="32"/>
          <w:rtl/>
        </w:rPr>
        <w:t xml:space="preserve"> רק</w:t>
      </w:r>
      <w:r w:rsidRPr="00C35A2C">
        <w:rPr>
          <w:rFonts w:ascii="Fb Fontext" w:hAnsi="Fb Fontext"/>
          <w:sz w:val="32"/>
          <w:rtl/>
        </w:rPr>
        <w:t xml:space="preserve"> </w:t>
      </w:r>
      <w:r w:rsidR="0095779F">
        <w:rPr>
          <w:rFonts w:ascii="Fb Fontext" w:hAnsi="Fb Fontext" w:hint="cs"/>
          <w:sz w:val="32"/>
          <w:rtl/>
        </w:rPr>
        <w:t>'</w:t>
      </w:r>
      <w:r w:rsidRPr="00D3047A">
        <w:rPr>
          <w:rStyle w:val="affff1"/>
          <w:rtl/>
        </w:rPr>
        <w:t>עליך</w:t>
      </w:r>
      <w:r w:rsidR="0095779F">
        <w:rPr>
          <w:rStyle w:val="affff1"/>
          <w:rFonts w:hint="cs"/>
          <w:rtl/>
        </w:rPr>
        <w:t>'</w:t>
      </w:r>
      <w:r w:rsidRPr="00C35A2C">
        <w:rPr>
          <w:rFonts w:ascii="Fb Fontext" w:hAnsi="Fb Fontext"/>
          <w:sz w:val="32"/>
          <w:rtl/>
        </w:rPr>
        <w:t xml:space="preserve"> </w:t>
      </w:r>
      <w:r w:rsidR="0095779F">
        <w:rPr>
          <w:rFonts w:ascii="Fb Fontext" w:hAnsi="Fb Fontext" w:hint="cs"/>
          <w:sz w:val="32"/>
          <w:rtl/>
        </w:rPr>
        <w:t>לא.</w:t>
      </w:r>
    </w:p>
    <w:p w14:paraId="6563179F" w14:textId="45A20A76" w:rsidR="00B433C9" w:rsidRPr="00C35A2C" w:rsidRDefault="0095779F" w:rsidP="007C50EB">
      <w:pPr>
        <w:ind w:hanging="1"/>
        <w:rPr>
          <w:rFonts w:ascii="Fb Fontext" w:hAnsi="Fb Fontext"/>
          <w:rtl/>
        </w:rPr>
      </w:pP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/>
          <w:rtl/>
        </w:rPr>
        <w:t xml:space="preserve">אמו מישראל - דן </w:t>
      </w:r>
      <w:r w:rsidR="00AB43C5">
        <w:rPr>
          <w:rFonts w:ascii="Fb Fontext" w:hAnsi="Fb Fontext"/>
          <w:rtl/>
        </w:rPr>
        <w:t>אף</w:t>
      </w:r>
      <w:r w:rsidR="00B433C9" w:rsidRPr="00C35A2C">
        <w:rPr>
          <w:rFonts w:ascii="Fb Fontext" w:hAnsi="Fb Fontext"/>
          <w:rtl/>
        </w:rPr>
        <w:t xml:space="preserve"> ישראל.</w:t>
      </w:r>
    </w:p>
    <w:p w14:paraId="258E1BDD" w14:textId="41786E83" w:rsidR="00B433C9" w:rsidRPr="00C35A2C" w:rsidRDefault="0095779F" w:rsidP="00E3421D">
      <w:pPr>
        <w:ind w:left="226"/>
        <w:rPr>
          <w:rFonts w:ascii="Fb Fontext" w:hAnsi="Fb Fontext" w:cs="Guttman Vilna"/>
          <w:b/>
          <w:bCs/>
          <w:rtl/>
        </w:rPr>
      </w:pPr>
      <w:r>
        <w:rPr>
          <w:rFonts w:ascii="Fb Fontext" w:hAnsi="Fb Fontext" w:hint="cs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ו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ל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חליצה</w:t>
      </w:r>
      <w:r w:rsidR="00B433C9" w:rsidRPr="00C35A2C">
        <w:rPr>
          <w:rFonts w:ascii="Fb Fontext" w:hAnsi="Fb Fontext"/>
          <w:rtl/>
        </w:rPr>
        <w:t xml:space="preserve"> - אביו ואמו מישראל, </w:t>
      </w:r>
      <w:r w:rsidR="00D3047A" w:rsidRPr="00E3421D">
        <w:rPr>
          <w:rStyle w:val="affff1"/>
          <w:rFonts w:hint="eastAsia"/>
          <w:rtl/>
        </w:rPr>
        <w:t>ד</w:t>
      </w:r>
      <w:r w:rsidR="00B433C9" w:rsidRPr="0095779F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ונקרא שמו </w:t>
      </w:r>
      <w:r w:rsidR="00B433C9" w:rsidRPr="00E3421D">
        <w:rPr>
          <w:rStyle w:val="affff1"/>
          <w:b/>
          <w:bCs/>
          <w:rtl/>
        </w:rPr>
        <w:t>בישראל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.</w:t>
      </w:r>
    </w:p>
    <w:p w14:paraId="267A6F17" w14:textId="11684362" w:rsidR="00D3047A" w:rsidRPr="00E3421D" w:rsidRDefault="0095779F" w:rsidP="00615A60">
      <w:pPr>
        <w:pStyle w:val="affff2"/>
        <w:rPr>
          <w:rtl/>
        </w:rPr>
      </w:pPr>
      <w:bookmarkStart w:id="1143" w:name="_Toc119173139"/>
      <w:bookmarkStart w:id="1144" w:name="_Toc119230233"/>
      <w:r w:rsidRPr="00E3421D">
        <w:rPr>
          <w:rFonts w:hint="eastAsia"/>
          <w:rtl/>
        </w:rPr>
        <w:t>אם</w:t>
      </w:r>
      <w:r w:rsidRPr="00E3421D">
        <w:rPr>
          <w:rtl/>
        </w:rPr>
        <w:t xml:space="preserve"> </w:t>
      </w:r>
      <w:r w:rsidRPr="00E3421D">
        <w:rPr>
          <w:rFonts w:hint="eastAsia"/>
          <w:rtl/>
        </w:rPr>
        <w:t>חולצין</w:t>
      </w:r>
      <w:r w:rsidRPr="00E3421D">
        <w:rPr>
          <w:rtl/>
        </w:rPr>
        <w:t xml:space="preserve"> במנעל </w:t>
      </w:r>
      <w:r w:rsidR="00A55EEA">
        <w:rPr>
          <w:rFonts w:hint="cs"/>
          <w:rtl/>
        </w:rPr>
        <w:t>'</w:t>
      </w:r>
      <w:r w:rsidRPr="00E3421D">
        <w:rPr>
          <w:rFonts w:hint="eastAsia"/>
          <w:rtl/>
        </w:rPr>
        <w:t>לכתחילה</w:t>
      </w:r>
      <w:r w:rsidR="00A55EEA">
        <w:rPr>
          <w:rFonts w:hint="cs"/>
          <w:rtl/>
        </w:rPr>
        <w:t>'</w:t>
      </w:r>
      <w:bookmarkEnd w:id="1143"/>
      <w:bookmarkEnd w:id="1144"/>
    </w:p>
    <w:p w14:paraId="57CFA362" w14:textId="78CD3454" w:rsidR="00B433C9" w:rsidRDefault="00B433C9" w:rsidP="00B55EDF">
      <w:pPr>
        <w:rPr>
          <w:rFonts w:ascii="Fb Fontext" w:hAnsi="Fb Fontext"/>
          <w:sz w:val="32"/>
          <w:rtl/>
        </w:rPr>
      </w:pPr>
      <w:r w:rsidRPr="00B443B1">
        <w:rPr>
          <w:rStyle w:val="affff5"/>
          <w:rFonts w:hint="cs"/>
          <w:rtl/>
        </w:rPr>
        <w:t>רבה מ</w:t>
      </w:r>
      <w:r w:rsidRPr="00B443B1">
        <w:rPr>
          <w:rStyle w:val="affff5"/>
          <w:rtl/>
        </w:rPr>
        <w:t>רב:</w:t>
      </w:r>
      <w:r w:rsidRPr="00C35A2C">
        <w:rPr>
          <w:rFonts w:ascii="Fb Fontext" w:hAnsi="Fb Fontext"/>
          <w:sz w:val="32"/>
          <w:rtl/>
        </w:rPr>
        <w:t xml:space="preserve">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יבא אליהו</w:t>
      </w:r>
      <w:r w:rsidRPr="00C35A2C">
        <w:rPr>
          <w:rFonts w:ascii="Fb Fontext" w:hAnsi="Fb Fontext"/>
          <w:sz w:val="32"/>
          <w:rtl/>
        </w:rPr>
        <w:t xml:space="preserve"> ויאמר </w:t>
      </w:r>
      <w:r w:rsidR="0095779F">
        <w:rPr>
          <w:rFonts w:ascii="Fb Fontext" w:hAnsi="Fb Fontext" w:hint="cs"/>
          <w:sz w:val="32"/>
          <w:rtl/>
        </w:rPr>
        <w:t>'</w:t>
      </w:r>
      <w:r w:rsidRPr="00C35A2C">
        <w:rPr>
          <w:rFonts w:ascii="Fb Fontext" w:hAnsi="Fb Fontext"/>
          <w:sz w:val="32"/>
          <w:rtl/>
        </w:rPr>
        <w:t>במנעל</w:t>
      </w:r>
      <w:r w:rsidR="0095779F">
        <w:rPr>
          <w:rFonts w:ascii="Fb Fontext" w:hAnsi="Fb Fontext" w:hint="cs"/>
          <w:sz w:val="32"/>
          <w:rtl/>
        </w:rPr>
        <w:t>'</w:t>
      </w:r>
      <w:r w:rsidRPr="00C35A2C">
        <w:rPr>
          <w:rFonts w:ascii="Fb Fontext" w:hAnsi="Fb Fontext"/>
          <w:sz w:val="32"/>
          <w:rtl/>
        </w:rPr>
        <w:t xml:space="preserve"> - שומעין</w:t>
      </w:r>
      <w:r w:rsidRPr="00C35A2C">
        <w:rPr>
          <w:rFonts w:ascii="Fb Fontext" w:hAnsi="Fb Fontext" w:hint="cs"/>
          <w:sz w:val="32"/>
          <w:rtl/>
        </w:rPr>
        <w:t>,</w:t>
      </w:r>
      <w:r w:rsidR="0095779F">
        <w:rPr>
          <w:rFonts w:ascii="Fb Fontext" w:hAnsi="Fb Fontext" w:hint="cs"/>
          <w:sz w:val="32"/>
          <w:rtl/>
        </w:rPr>
        <w:t xml:space="preserve"> </w:t>
      </w:r>
      <w:r w:rsidR="0095779F">
        <w:rPr>
          <w:rStyle w:val="affff8"/>
          <w:rFonts w:hint="cs"/>
          <w:rtl/>
        </w:rPr>
        <w:t xml:space="preserve">משמע עכשיו </w:t>
      </w:r>
      <w:r w:rsidR="0095779F" w:rsidRPr="00A07384">
        <w:rPr>
          <w:rStyle w:val="affff8"/>
          <w:rFonts w:cs="PFT_Frank" w:hint="eastAsia"/>
          <w:b/>
          <w:bCs/>
          <w:szCs w:val="10"/>
          <w:rtl/>
        </w:rPr>
        <w:t>לא</w:t>
      </w:r>
      <w:r w:rsidR="0095779F" w:rsidRPr="00E3421D">
        <w:rPr>
          <w:rStyle w:val="affff8"/>
          <w:rtl/>
        </w:rPr>
        <w:t>.</w:t>
      </w:r>
    </w:p>
    <w:p w14:paraId="53BBC5FC" w14:textId="311344C1" w:rsidR="00B433C9" w:rsidRPr="00C35A2C" w:rsidRDefault="0095779F" w:rsidP="00E3421D">
      <w:pPr>
        <w:ind w:left="339" w:firstLine="113"/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 xml:space="preserve"> 'ל</w:t>
      </w:r>
      <w:r w:rsidR="00B433C9" w:rsidRPr="00C35A2C">
        <w:rPr>
          <w:rFonts w:ascii="Fb Fontext" w:hAnsi="Fb Fontext"/>
          <w:sz w:val="32"/>
          <w:rtl/>
        </w:rPr>
        <w:t>א בסנדל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 xml:space="preserve"> - אין שומעין, שנהגו בסנדל.</w:t>
      </w:r>
    </w:p>
    <w:p w14:paraId="65A73727" w14:textId="708E5265" w:rsidR="00B433C9" w:rsidRDefault="00B433C9" w:rsidP="00B55EDF">
      <w:pPr>
        <w:rPr>
          <w:rFonts w:ascii="Fb Fontext" w:hAnsi="Fb Fontext"/>
          <w:sz w:val="32"/>
          <w:rtl/>
        </w:rPr>
      </w:pPr>
      <w:r w:rsidRPr="00B443B1">
        <w:rPr>
          <w:rStyle w:val="affff5"/>
          <w:rtl/>
        </w:rPr>
        <w:t>ר</w:t>
      </w:r>
      <w:r w:rsidRPr="00B443B1">
        <w:rPr>
          <w:rStyle w:val="affff5"/>
          <w:rFonts w:hint="cs"/>
          <w:rtl/>
        </w:rPr>
        <w:t>י</w:t>
      </w:r>
      <w:r w:rsidRPr="00B443B1">
        <w:rPr>
          <w:rStyle w:val="affff5"/>
          <w:rtl/>
        </w:rPr>
        <w:t>"</w:t>
      </w:r>
      <w:r w:rsidRPr="00B443B1">
        <w:rPr>
          <w:rStyle w:val="affff5"/>
          <w:rFonts w:hint="cs"/>
          <w:rtl/>
        </w:rPr>
        <w:t>ו מרב</w:t>
      </w:r>
      <w:r w:rsidRPr="00B443B1">
        <w:rPr>
          <w:rStyle w:val="affff5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יבא ויאמר </w:t>
      </w:r>
      <w:r w:rsidR="0095779F">
        <w:rPr>
          <w:rFonts w:ascii="Fb Fontext" w:hAnsi="Fb Fontext" w:hint="cs"/>
          <w:sz w:val="32"/>
          <w:rtl/>
        </w:rPr>
        <w:t>'ל</w:t>
      </w:r>
      <w:r w:rsidRPr="00C35A2C">
        <w:rPr>
          <w:rFonts w:ascii="Fb Fontext" w:hAnsi="Fb Fontext"/>
          <w:sz w:val="32"/>
          <w:rtl/>
        </w:rPr>
        <w:t>א במנעל</w:t>
      </w:r>
      <w:r w:rsidR="0095779F">
        <w:rPr>
          <w:rFonts w:ascii="Fb Fontext" w:hAnsi="Fb Fontext" w:hint="cs"/>
          <w:sz w:val="32"/>
          <w:rtl/>
        </w:rPr>
        <w:t>'</w:t>
      </w:r>
      <w:r w:rsidRPr="00C35A2C">
        <w:rPr>
          <w:rFonts w:ascii="Fb Fontext" w:hAnsi="Fb Fontext"/>
          <w:sz w:val="32"/>
          <w:rtl/>
        </w:rPr>
        <w:t xml:space="preserve"> - שומעין,</w:t>
      </w:r>
      <w:r w:rsidR="0095779F" w:rsidRPr="00E3421D">
        <w:rPr>
          <w:rStyle w:val="affff8"/>
          <w:rtl/>
        </w:rPr>
        <w:t xml:space="preserve"> </w:t>
      </w:r>
      <w:r w:rsidR="0095779F">
        <w:rPr>
          <w:rStyle w:val="affff8"/>
          <w:rtl/>
        </w:rPr>
        <w:tab/>
      </w:r>
      <w:r w:rsidR="0095779F">
        <w:rPr>
          <w:rStyle w:val="affff8"/>
          <w:rFonts w:hint="cs"/>
          <w:rtl/>
        </w:rPr>
        <w:t xml:space="preserve">   </w:t>
      </w:r>
      <w:r w:rsidR="0095779F" w:rsidRPr="00E3421D">
        <w:rPr>
          <w:rStyle w:val="affff8"/>
          <w:rFonts w:hint="eastAsia"/>
          <w:rtl/>
        </w:rPr>
        <w:t>משמע</w:t>
      </w:r>
      <w:r w:rsidR="0095779F" w:rsidRPr="00E3421D">
        <w:rPr>
          <w:rStyle w:val="affff8"/>
          <w:rtl/>
        </w:rPr>
        <w:t xml:space="preserve"> עכשיו </w:t>
      </w:r>
      <w:r w:rsidR="0095779F" w:rsidRPr="00A07384">
        <w:rPr>
          <w:rStyle w:val="affff8"/>
          <w:rFonts w:cs="PFT_Frank" w:hint="eastAsia"/>
          <w:b/>
          <w:bCs/>
          <w:szCs w:val="10"/>
          <w:rtl/>
        </w:rPr>
        <w:t>כן</w:t>
      </w:r>
      <w:r w:rsidR="0095779F" w:rsidRPr="00E3421D">
        <w:rPr>
          <w:rStyle w:val="affff8"/>
          <w:rtl/>
        </w:rPr>
        <w:t>.</w:t>
      </w:r>
    </w:p>
    <w:p w14:paraId="5AFBAE81" w14:textId="7EFCF275" w:rsidR="00B433C9" w:rsidRPr="00C35A2C" w:rsidRDefault="0095779F" w:rsidP="00E3421D">
      <w:pPr>
        <w:ind w:left="186" w:firstLine="266"/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 xml:space="preserve"> 'ל</w:t>
      </w:r>
      <w:r w:rsidR="00B433C9" w:rsidRPr="00C35A2C">
        <w:rPr>
          <w:rFonts w:ascii="Fb Fontext" w:hAnsi="Fb Fontext"/>
          <w:sz w:val="32"/>
          <w:rtl/>
        </w:rPr>
        <w:t>א בסנדל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 xml:space="preserve"> - אין שומעין, שנהגו בסנדל.</w:t>
      </w:r>
    </w:p>
    <w:p w14:paraId="046274D1" w14:textId="657B844A" w:rsidR="00B433C9" w:rsidRPr="00C35A2C" w:rsidRDefault="00D3047A" w:rsidP="00B55EDF">
      <w:pPr>
        <w:rPr>
          <w:rtl/>
        </w:rPr>
      </w:pPr>
      <w:r w:rsidRPr="00D3047A">
        <w:rPr>
          <w:rStyle w:val="affff5"/>
          <w:rFonts w:hint="cs"/>
          <w:rtl/>
        </w:rPr>
        <w:t>נפק</w:t>
      </w:r>
      <w:r w:rsidR="0095779F">
        <w:rPr>
          <w:rStyle w:val="affff5"/>
          <w:rFonts w:hint="cs"/>
          <w:rtl/>
        </w:rPr>
        <w:t>"</w:t>
      </w:r>
      <w:r w:rsidRPr="00D3047A">
        <w:rPr>
          <w:rStyle w:val="affff5"/>
          <w:rFonts w:hint="cs"/>
          <w:rtl/>
        </w:rPr>
        <w:t>מ: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95779F">
        <w:rPr>
          <w:rFonts w:ascii="Fb Fontext" w:hAnsi="Fb Fontext"/>
          <w:sz w:val="32"/>
          <w:rtl/>
        </w:rPr>
        <w:tab/>
      </w:r>
      <w:r w:rsidR="0095779F">
        <w:rPr>
          <w:rFonts w:ascii="Fb Fontext" w:hAnsi="Fb Fontext" w:hint="cs"/>
          <w:sz w:val="32"/>
          <w:rtl/>
        </w:rPr>
        <w:t xml:space="preserve"> </w:t>
      </w:r>
      <w:r w:rsidR="0095779F" w:rsidRPr="00D1637C">
        <w:rPr>
          <w:rFonts w:ascii="Fb Fontext" w:hAnsi="Fb Fontext" w:cs="PFT_Frank" w:hint="cs"/>
          <w:b/>
          <w:bCs/>
          <w:sz w:val="32"/>
          <w:szCs w:val="14"/>
          <w:rtl/>
        </w:rPr>
        <w:t xml:space="preserve">אם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מנעל לכתחלה</w:t>
      </w:r>
      <w:r w:rsidR="00B433C9" w:rsidRPr="00C35A2C">
        <w:rPr>
          <w:rFonts w:ascii="Fb Fontext" w:hAnsi="Fb Fontext"/>
          <w:sz w:val="32"/>
          <w:rtl/>
        </w:rPr>
        <w:t>.</w:t>
      </w:r>
    </w:p>
    <w:p w14:paraId="50282342" w14:textId="325FC669" w:rsidR="00B433C9" w:rsidRPr="000978D6" w:rsidRDefault="00B433C9" w:rsidP="0095779F">
      <w:pPr>
        <w:rPr>
          <w:rFonts w:ascii="Fb Fontext" w:hAnsi="Fb Fontext"/>
          <w:spacing w:val="-4"/>
          <w:rtl/>
        </w:rPr>
      </w:pPr>
      <w:r w:rsidRPr="00E3421D">
        <w:rPr>
          <w:rStyle w:val="affff5"/>
          <w:rFonts w:hint="eastAsia"/>
          <w:rtl/>
        </w:rPr>
        <w:t>ו</w:t>
      </w:r>
      <w:r w:rsidR="0095779F" w:rsidRPr="00E3421D">
        <w:rPr>
          <w:rStyle w:val="affff5"/>
          <w:rFonts w:hint="eastAsia"/>
          <w:rtl/>
        </w:rPr>
        <w:t>משנתינו</w:t>
      </w:r>
      <w:r w:rsidR="0095779F" w:rsidRPr="00E3421D">
        <w:rPr>
          <w:rStyle w:val="affff5"/>
          <w:rtl/>
        </w:rPr>
        <w:t>:</w:t>
      </w:r>
      <w:r w:rsidRPr="000978D6">
        <w:rPr>
          <w:rFonts w:ascii="Fb Fontext" w:hAnsi="Fb Fontext" w:hint="cs"/>
          <w:spacing w:val="-4"/>
          <w:rtl/>
        </w:rPr>
        <w:t xml:space="preserve"> </w:t>
      </w:r>
      <w:r w:rsidR="0095779F">
        <w:rPr>
          <w:rFonts w:ascii="Fb Fontext" w:hAnsi="Fb Fontext" w:hint="cs"/>
          <w:spacing w:val="-4"/>
          <w:rtl/>
        </w:rPr>
        <w:t>'</w:t>
      </w:r>
      <w:r w:rsidRPr="000978D6">
        <w:rPr>
          <w:rFonts w:ascii="Fb Fontext" w:hAnsi="Fb Fontext" w:hint="cs"/>
          <w:spacing w:val="-4"/>
          <w:rtl/>
        </w:rPr>
        <w:t>במנעל חליצה כשרה</w:t>
      </w:r>
      <w:r w:rsidR="0095779F">
        <w:rPr>
          <w:rFonts w:ascii="Fb Fontext" w:hAnsi="Fb Fontext" w:hint="cs"/>
          <w:spacing w:val="-4"/>
          <w:rtl/>
        </w:rPr>
        <w:t>'</w:t>
      </w:r>
      <w:r w:rsidRPr="000978D6">
        <w:rPr>
          <w:rFonts w:ascii="Fb Fontext" w:hAnsi="Fb Fontext" w:hint="cs"/>
          <w:spacing w:val="-4"/>
          <w:rtl/>
        </w:rPr>
        <w:t xml:space="preserve"> </w:t>
      </w:r>
      <w:r w:rsidR="0095779F">
        <w:rPr>
          <w:rFonts w:ascii="Fb Fontext" w:hAnsi="Fb Fontext" w:hint="cs"/>
          <w:spacing w:val="-4"/>
          <w:rtl/>
        </w:rPr>
        <w:t xml:space="preserve">- </w:t>
      </w:r>
      <w:r w:rsidRPr="000978D6">
        <w:rPr>
          <w:rFonts w:ascii="Fb Fontext" w:hAnsi="Fb Fontext" w:hint="cs"/>
          <w:spacing w:val="-4"/>
          <w:rtl/>
        </w:rPr>
        <w:t>א</w:t>
      </w:r>
      <w:r w:rsidR="0095779F">
        <w:rPr>
          <w:rFonts w:ascii="Fb Fontext" w:hAnsi="Fb Fontext" w:hint="cs"/>
          <w:spacing w:val="-4"/>
          <w:rtl/>
        </w:rPr>
        <w:t>גב</w:t>
      </w:r>
      <w:r w:rsidRPr="000978D6">
        <w:rPr>
          <w:rFonts w:ascii="Fb Fontext" w:hAnsi="Fb Fontext" w:hint="cs"/>
          <w:spacing w:val="-4"/>
          <w:rtl/>
        </w:rPr>
        <w:t xml:space="preserve"> סיפא </w:t>
      </w:r>
      <w:r w:rsidR="0095779F">
        <w:rPr>
          <w:rFonts w:ascii="Fb Fontext" w:hAnsi="Fb Fontext" w:hint="cs"/>
          <w:spacing w:val="-4"/>
          <w:rtl/>
        </w:rPr>
        <w:t>'</w:t>
      </w:r>
      <w:r w:rsidRPr="000978D6">
        <w:rPr>
          <w:rFonts w:ascii="Fb Fontext" w:hAnsi="Fb Fontext" w:hint="cs"/>
          <w:spacing w:val="-4"/>
          <w:rtl/>
        </w:rPr>
        <w:t>באנפיל</w:t>
      </w:r>
      <w:r w:rsidR="0095779F">
        <w:rPr>
          <w:rFonts w:ascii="Fb Fontext" w:hAnsi="Fb Fontext" w:hint="cs"/>
          <w:spacing w:val="-4"/>
          <w:rtl/>
        </w:rPr>
        <w:t>י</w:t>
      </w:r>
      <w:r w:rsidRPr="000978D6">
        <w:rPr>
          <w:rFonts w:ascii="Fb Fontext" w:hAnsi="Fb Fontext" w:hint="cs"/>
          <w:spacing w:val="-4"/>
          <w:rtl/>
        </w:rPr>
        <w:t>א פסולה</w:t>
      </w:r>
      <w:r w:rsidR="0095779F">
        <w:rPr>
          <w:rFonts w:ascii="Fb Fontext" w:hAnsi="Fb Fontext" w:hint="cs"/>
          <w:spacing w:val="-4"/>
          <w:rtl/>
        </w:rPr>
        <w:t>'.</w:t>
      </w:r>
      <w:r w:rsidRPr="000978D6">
        <w:rPr>
          <w:rFonts w:ascii="Fb Fontext" w:hAnsi="Fb Fontext" w:hint="cs"/>
          <w:spacing w:val="-4"/>
          <w:rtl/>
        </w:rPr>
        <w:t xml:space="preserve"> </w:t>
      </w:r>
    </w:p>
    <w:p w14:paraId="4092811E" w14:textId="3FA33151" w:rsidR="0095779F" w:rsidRDefault="0095779F" w:rsidP="0095779F">
      <w:pPr>
        <w:rPr>
          <w:rFonts w:ascii="Fb Fontext" w:hAnsi="Fb Fontext"/>
          <w:rtl/>
        </w:rPr>
      </w:pPr>
      <w:r w:rsidRPr="00E3421D">
        <w:rPr>
          <w:rStyle w:val="affff5"/>
          <w:rFonts w:hint="eastAsia"/>
          <w:rtl/>
        </w:rPr>
        <w:t>ו</w:t>
      </w:r>
      <w:r w:rsidR="00B433C9" w:rsidRPr="00E3421D">
        <w:rPr>
          <w:rStyle w:val="affff5"/>
          <w:rtl/>
        </w:rPr>
        <w:t>תנאי היא</w:t>
      </w:r>
      <w:r>
        <w:rPr>
          <w:rStyle w:val="affff5"/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B433C9" w:rsidRPr="00B443B1">
        <w:rPr>
          <w:rStyle w:val="affff5"/>
          <w:rtl/>
        </w:rPr>
        <w:t>דריו</w:t>
      </w:r>
      <w:r>
        <w:rPr>
          <w:rStyle w:val="affff5"/>
          <w:rFonts w:hint="cs"/>
          <w:rtl/>
        </w:rPr>
        <w:t>"</w:t>
      </w:r>
      <w:r w:rsidR="00B433C9" w:rsidRPr="00B443B1">
        <w:rPr>
          <w:rStyle w:val="affff5"/>
          <w:rtl/>
        </w:rPr>
        <w:t>ס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לזקן שאמר </w:t>
      </w:r>
      <w:r w:rsidRPr="00E3421D">
        <w:rPr>
          <w:rStyle w:val="affff5"/>
          <w:rFonts w:hint="eastAsia"/>
          <w:rtl/>
        </w:rPr>
        <w:t>מריב</w:t>
      </w:r>
      <w:r w:rsidRPr="00E3421D">
        <w:rPr>
          <w:rStyle w:val="affff5"/>
          <w:rtl/>
        </w:rPr>
        <w:t>"ב</w:t>
      </w:r>
      <w:r>
        <w:rPr>
          <w:rFonts w:ascii="Fb Fontext" w:hAnsi="Fb Fontext" w:hint="cs"/>
          <w:rtl/>
        </w:rPr>
        <w:t xml:space="preserve"> שלא חלץ במנעל כלל,</w:t>
      </w:r>
    </w:p>
    <w:p w14:paraId="4D681DCF" w14:textId="054AF10F" w:rsidR="00B433C9" w:rsidRPr="000978D6" w:rsidRDefault="00D3047A" w:rsidP="00B55EDF">
      <w:pPr>
        <w:rPr>
          <w:rFonts w:ascii="Fb Fontext" w:hAnsi="Fb Fontext"/>
          <w:spacing w:val="-8"/>
          <w:rtl/>
        </w:rPr>
      </w:pPr>
      <w:r>
        <w:rPr>
          <w:rStyle w:val="affff5"/>
          <w:rtl/>
        </w:rPr>
        <w:t>א"כ</w:t>
      </w:r>
      <w:r w:rsidR="00B433C9" w:rsidRPr="00D3047A">
        <w:rPr>
          <w:rStyle w:val="affff5"/>
          <w:rtl/>
        </w:rPr>
        <w:t xml:space="preserve"> מ</w:t>
      </w:r>
      <w:r w:rsidR="00B433C9" w:rsidRPr="00B443B1">
        <w:rPr>
          <w:rStyle w:val="affff5"/>
          <w:rtl/>
        </w:rPr>
        <w:t>ה ראה ר"</w:t>
      </w:r>
      <w:r w:rsidR="00B433C9" w:rsidRPr="00B443B1">
        <w:rPr>
          <w:rStyle w:val="affff5"/>
          <w:rFonts w:hint="cs"/>
          <w:rtl/>
        </w:rPr>
        <w:t>מ</w:t>
      </w:r>
      <w:r w:rsidR="00B433C9" w:rsidRPr="00B443B1">
        <w:rPr>
          <w:rStyle w:val="affff5"/>
          <w:rtl/>
        </w:rPr>
        <w:t xml:space="preserve"> לומר:</w:t>
      </w:r>
      <w:r w:rsidR="00B433C9" w:rsidRPr="000978D6">
        <w:rPr>
          <w:rFonts w:ascii="Fb Fontext" w:hAnsi="Fb Fontext"/>
          <w:spacing w:val="-8"/>
          <w:rtl/>
        </w:rPr>
        <w:t xml:space="preserve"> במנעל כשרה</w:t>
      </w:r>
      <w:r w:rsidR="0095779F">
        <w:rPr>
          <w:rFonts w:ascii="Fb Fontext" w:hAnsi="Fb Fontext" w:hint="cs"/>
          <w:spacing w:val="-8"/>
          <w:rtl/>
        </w:rPr>
        <w:t>,</w:t>
      </w:r>
      <w:r w:rsidR="00B433C9" w:rsidRPr="000978D6">
        <w:rPr>
          <w:rFonts w:ascii="Fb Fontext" w:hAnsi="Fb Fontext" w:hint="cs"/>
          <w:spacing w:val="-8"/>
          <w:rtl/>
        </w:rPr>
        <w:t xml:space="preserve"> </w:t>
      </w:r>
      <w:r w:rsidR="00B433C9" w:rsidRPr="00B443B1">
        <w:rPr>
          <w:rStyle w:val="affff5"/>
          <w:rFonts w:hint="cs"/>
          <w:rtl/>
        </w:rPr>
        <w:t>ור</w:t>
      </w:r>
      <w:r w:rsidR="0095779F">
        <w:rPr>
          <w:rStyle w:val="affff5"/>
          <w:rFonts w:hint="cs"/>
          <w:rtl/>
        </w:rPr>
        <w:t>'</w:t>
      </w:r>
      <w:r w:rsidR="00B433C9" w:rsidRPr="00B443B1">
        <w:rPr>
          <w:rStyle w:val="affff5"/>
          <w:rFonts w:hint="cs"/>
          <w:rtl/>
        </w:rPr>
        <w:t xml:space="preserve"> יעקב </w:t>
      </w:r>
      <w:r w:rsidR="0095779F">
        <w:rPr>
          <w:rStyle w:val="affff5"/>
          <w:rFonts w:hint="cs"/>
          <w:rtl/>
        </w:rPr>
        <w:t>מ</w:t>
      </w:r>
      <w:r w:rsidR="00B433C9" w:rsidRPr="00B443B1">
        <w:rPr>
          <w:rStyle w:val="affff5"/>
          <w:rFonts w:hint="cs"/>
          <w:rtl/>
        </w:rPr>
        <w:t>שמו</w:t>
      </w:r>
      <w:r w:rsidR="0095779F">
        <w:rPr>
          <w:rStyle w:val="affff5"/>
          <w:rFonts w:hint="cs"/>
          <w:rtl/>
        </w:rPr>
        <w:t>:</w:t>
      </w:r>
      <w:r w:rsidR="00B433C9" w:rsidRPr="000978D6">
        <w:rPr>
          <w:rFonts w:ascii="Fb Fontext" w:hAnsi="Fb Fontext" w:hint="cs"/>
          <w:spacing w:val="-8"/>
          <w:rtl/>
        </w:rPr>
        <w:t xml:space="preserve"> </w:t>
      </w:r>
      <w:r w:rsidR="00AB43C5">
        <w:rPr>
          <w:rFonts w:ascii="Fb Fontext" w:hAnsi="Fb Fontext" w:hint="cs"/>
          <w:spacing w:val="-8"/>
          <w:rtl/>
        </w:rPr>
        <w:t>אף</w:t>
      </w:r>
      <w:r w:rsidR="00B433C9" w:rsidRPr="000978D6">
        <w:rPr>
          <w:rFonts w:ascii="Fb Fontext" w:hAnsi="Fb Fontext" w:hint="cs"/>
          <w:spacing w:val="-8"/>
          <w:rtl/>
        </w:rPr>
        <w:t xml:space="preserve"> לכתחילה</w:t>
      </w:r>
      <w:r w:rsidR="0095779F">
        <w:rPr>
          <w:rFonts w:ascii="Fb Fontext" w:hAnsi="Fb Fontext" w:hint="cs"/>
          <w:spacing w:val="-8"/>
          <w:rtl/>
        </w:rPr>
        <w:t>?!</w:t>
      </w:r>
    </w:p>
    <w:p w14:paraId="6A36BBD4" w14:textId="7CB155C0" w:rsidR="00B433C9" w:rsidRPr="00C35A2C" w:rsidRDefault="0095779F" w:rsidP="00E3421D">
      <w:pPr>
        <w:rPr>
          <w:rFonts w:cs="Guttman Vilna"/>
          <w:b/>
          <w:bCs/>
          <w:rtl/>
        </w:rPr>
      </w:pPr>
      <w:r>
        <w:rPr>
          <w:rStyle w:val="affff5"/>
          <w:rFonts w:hint="cs"/>
          <w:rtl/>
        </w:rPr>
        <w:t xml:space="preserve">וטעם </w:t>
      </w:r>
      <w:r w:rsidR="00B433C9" w:rsidRPr="00B443B1">
        <w:rPr>
          <w:rStyle w:val="affff5"/>
          <w:rFonts w:hint="cs"/>
          <w:rtl/>
        </w:rPr>
        <w:t>לכתחילה לא</w:t>
      </w:r>
      <w:r>
        <w:rPr>
          <w:rFonts w:hint="cs"/>
          <w:rtl/>
        </w:rPr>
        <w:t>:</w:t>
      </w:r>
      <w:r w:rsidR="00B433C9" w:rsidRPr="000978D6">
        <w:rPr>
          <w:rFonts w:hint="cs"/>
          <w:rtl/>
        </w:rPr>
        <w:t xml:space="preserve"> </w:t>
      </w:r>
      <w:r w:rsidR="00B433C9" w:rsidRPr="00E3421D">
        <w:rPr>
          <w:rStyle w:val="affff8"/>
          <w:rtl/>
        </w:rPr>
        <w:t xml:space="preserve">לא </w:t>
      </w:r>
      <w:r w:rsidRPr="00E3421D">
        <w:rPr>
          <w:rStyle w:val="affff8"/>
          <w:rFonts w:hint="eastAsia"/>
          <w:rtl/>
        </w:rPr>
        <w:t>משום</w:t>
      </w:r>
      <w:r w:rsidRPr="00E3421D">
        <w:rPr>
          <w:rStyle w:val="affff8"/>
          <w:rtl/>
        </w:rPr>
        <w:t xml:space="preserve"> '</w:t>
      </w:r>
      <w:r w:rsidR="00B433C9" w:rsidRPr="00E3421D">
        <w:rPr>
          <w:rStyle w:val="affff8"/>
          <w:rtl/>
        </w:rPr>
        <w:t>מעל דמעל</w:t>
      </w:r>
      <w:r w:rsidRPr="00E3421D">
        <w:rPr>
          <w:rStyle w:val="affff8"/>
          <w:rtl/>
        </w:rPr>
        <w:t>'</w:t>
      </w:r>
      <w:r w:rsidR="00B433C9" w:rsidRPr="00E3421D">
        <w:rPr>
          <w:rStyle w:val="affff8"/>
          <w:rtl/>
        </w:rPr>
        <w:t>,</w:t>
      </w:r>
      <w:r w:rsidR="00D3047A">
        <w:rPr>
          <w:rFonts w:ascii="Fb Fontext" w:hAnsi="Fb Fontext" w:hint="cs"/>
          <w:rtl/>
        </w:rPr>
        <w:t xml:space="preserve"> </w:t>
      </w:r>
      <w:r w:rsidRPr="00E3421D">
        <w:rPr>
          <w:rStyle w:val="affff5"/>
          <w:rFonts w:hint="eastAsia"/>
          <w:rtl/>
        </w:rPr>
        <w:t>אלא</w:t>
      </w:r>
      <w:r w:rsidRPr="00E3421D">
        <w:rPr>
          <w:rStyle w:val="affff5"/>
          <w:rtl/>
        </w:rPr>
        <w:t>:</w:t>
      </w:r>
      <w:r w:rsidR="00B433C9" w:rsidRPr="00D1637C">
        <w:rPr>
          <w:rFonts w:cs="PFT_Frank"/>
          <w:bCs/>
          <w:szCs w:val="14"/>
          <w:rtl/>
        </w:rPr>
        <w:t xml:space="preserve"> משום מנעל מרופט</w:t>
      </w:r>
      <w:r w:rsidR="00B433C9" w:rsidRPr="00C35A2C">
        <w:rPr>
          <w:rtl/>
        </w:rPr>
        <w:t>.</w:t>
      </w:r>
      <w:r w:rsidR="00B433C9" w:rsidRPr="00C35A2C">
        <w:rPr>
          <w:rFonts w:hint="cs"/>
          <w:rtl/>
        </w:rPr>
        <w:t xml:space="preserve"> </w:t>
      </w:r>
    </w:p>
    <w:p w14:paraId="5077F843" w14:textId="0EDB4DD1" w:rsidR="0095779F" w:rsidRPr="00E3421D" w:rsidRDefault="00EE7755" w:rsidP="00615A60">
      <w:pPr>
        <w:pStyle w:val="affff2"/>
        <w:rPr>
          <w:rtl/>
        </w:rPr>
      </w:pPr>
      <w:bookmarkStart w:id="1145" w:name="_Toc119173140"/>
      <w:bookmarkStart w:id="1146" w:name="_Toc119230234"/>
      <w:r w:rsidRPr="00E3421D">
        <w:rPr>
          <w:rFonts w:hint="eastAsia"/>
          <w:rtl/>
        </w:rPr>
        <w:t>באיזה</w:t>
      </w:r>
      <w:r w:rsidRPr="00E3421D">
        <w:rPr>
          <w:rtl/>
        </w:rPr>
        <w:t xml:space="preserve"> </w:t>
      </w:r>
      <w:r w:rsidRPr="00E3421D">
        <w:rPr>
          <w:rFonts w:hint="eastAsia"/>
          <w:rtl/>
        </w:rPr>
        <w:t>סנדל</w:t>
      </w:r>
      <w:r w:rsidRPr="00E3421D">
        <w:rPr>
          <w:rtl/>
        </w:rPr>
        <w:t xml:space="preserve"> </w:t>
      </w:r>
      <w:r w:rsidRPr="00E3421D">
        <w:rPr>
          <w:rFonts w:hint="eastAsia"/>
          <w:rtl/>
        </w:rPr>
        <w:t>עדיף</w:t>
      </w:r>
      <w:r w:rsidRPr="00E3421D">
        <w:rPr>
          <w:rtl/>
        </w:rPr>
        <w:t xml:space="preserve"> </w:t>
      </w:r>
      <w:r w:rsidRPr="00E3421D">
        <w:rPr>
          <w:rFonts w:hint="eastAsia"/>
          <w:rtl/>
        </w:rPr>
        <w:t>לחלוץ</w:t>
      </w:r>
      <w:bookmarkEnd w:id="1145"/>
      <w:bookmarkEnd w:id="1146"/>
    </w:p>
    <w:p w14:paraId="796374CE" w14:textId="0E2CC03C" w:rsidR="00F73B04" w:rsidRDefault="00B433C9" w:rsidP="00B55EDF">
      <w:pPr>
        <w:rPr>
          <w:rFonts w:ascii="Fb Fontext" w:hAnsi="Fb Fontext"/>
          <w:sz w:val="32"/>
          <w:rtl/>
        </w:rPr>
      </w:pPr>
      <w:r w:rsidRPr="00F73B04">
        <w:rPr>
          <w:rStyle w:val="affff5"/>
          <w:rtl/>
        </w:rPr>
        <w:t>רב</w:t>
      </w:r>
      <w:r w:rsidR="00EE7755">
        <w:rPr>
          <w:rStyle w:val="affff5"/>
          <w:rFonts w:hint="cs"/>
          <w:rtl/>
        </w:rPr>
        <w:t>,</w:t>
      </w:r>
      <w:r w:rsidR="00F73B04">
        <w:rPr>
          <w:rStyle w:val="affff5"/>
          <w:rtl/>
        </w:rPr>
        <w:t xml:space="preserve"> ל</w:t>
      </w:r>
      <w:r w:rsidR="00EE7755">
        <w:rPr>
          <w:rStyle w:val="affff5"/>
          <w:rFonts w:hint="cs"/>
          <w:rtl/>
        </w:rPr>
        <w:t>ול</w:t>
      </w:r>
      <w:r w:rsidR="00F73B04">
        <w:rPr>
          <w:rStyle w:val="affff5"/>
          <w:rtl/>
        </w:rPr>
        <w:t>א</w:t>
      </w:r>
      <w:r w:rsidRPr="00F73B04">
        <w:rPr>
          <w:rStyle w:val="affff5"/>
          <w:rtl/>
        </w:rPr>
        <w:t xml:space="preserve"> </w:t>
      </w:r>
      <w:r w:rsidRPr="00F73B04">
        <w:rPr>
          <w:rStyle w:val="affff5"/>
          <w:rFonts w:hint="cs"/>
          <w:rtl/>
        </w:rPr>
        <w:t>שראיתי ל</w:t>
      </w:r>
      <w:r w:rsidRPr="00E3421D">
        <w:rPr>
          <w:rStyle w:val="affff5"/>
          <w:rFonts w:hint="eastAsia"/>
          <w:rtl/>
        </w:rPr>
        <w:t>ר</w:t>
      </w:r>
      <w:r w:rsidRPr="00E3421D">
        <w:rPr>
          <w:rStyle w:val="affff5"/>
          <w:rtl/>
        </w:rPr>
        <w:t>"</w:t>
      </w:r>
      <w:r w:rsidR="00F73B04" w:rsidRPr="00E3421D">
        <w:rPr>
          <w:rStyle w:val="affff5"/>
          <w:rFonts w:hint="eastAsia"/>
          <w:rtl/>
        </w:rPr>
        <w:t>ח</w:t>
      </w:r>
      <w:r w:rsidR="00EE7755">
        <w:rPr>
          <w:rStyle w:val="affff5"/>
          <w:rFonts w:hint="cs"/>
          <w:rtl/>
        </w:rPr>
        <w:t>:</w:t>
      </w:r>
      <w:r w:rsidRPr="00B443B1">
        <w:rPr>
          <w:rStyle w:val="affff5"/>
          <w:rFonts w:hint="cs"/>
          <w:rtl/>
        </w:rPr>
        <w:t xml:space="preserve"> </w:t>
      </w:r>
      <w:r w:rsidR="00763C2F">
        <w:rPr>
          <w:rStyle w:val="affff5"/>
          <w:rFonts w:hint="cs"/>
          <w:rtl/>
        </w:rPr>
        <w:t xml:space="preserve">א. </w:t>
      </w:r>
      <w:r w:rsidRPr="00C35A2C">
        <w:rPr>
          <w:rFonts w:ascii="Fb Fontext" w:hAnsi="Fb Fontext" w:hint="cs"/>
          <w:sz w:val="32"/>
          <w:rtl/>
        </w:rPr>
        <w:t>ש</w:t>
      </w:r>
      <w:r w:rsidRPr="00C35A2C">
        <w:rPr>
          <w:rFonts w:ascii="Fb Fontext" w:hAnsi="Fb Fontext"/>
          <w:sz w:val="32"/>
          <w:rtl/>
        </w:rPr>
        <w:t xml:space="preserve">חלץ בסנדל </w:t>
      </w:r>
      <w:r w:rsidR="00EE7755">
        <w:rPr>
          <w:rFonts w:ascii="Fb Fontext" w:hAnsi="Fb Fontext" w:hint="cs"/>
          <w:sz w:val="32"/>
          <w:rtl/>
        </w:rPr>
        <w:t xml:space="preserve">מיוחד </w:t>
      </w:r>
      <w:r w:rsidRPr="00C35A2C">
        <w:rPr>
          <w:rFonts w:ascii="Fb Fontext" w:hAnsi="Fb Fontext" w:hint="cs"/>
          <w:sz w:val="32"/>
          <w:rtl/>
        </w:rPr>
        <w:t xml:space="preserve">שיש לו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שרוכים</w:t>
      </w:r>
      <w:r w:rsidR="00F73B04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50D0B69D" w14:textId="45B6F67A" w:rsidR="00B433C9" w:rsidRDefault="00763C2F" w:rsidP="00E3421D">
      <w:pPr>
        <w:rPr>
          <w:rFonts w:ascii="Fb Fontext" w:hAnsi="Fb Fontext"/>
          <w:sz w:val="32"/>
          <w:rtl/>
        </w:rPr>
      </w:pPr>
      <w:r w:rsidRPr="00E3421D">
        <w:rPr>
          <w:rStyle w:val="affff5"/>
          <w:rFonts w:hint="eastAsia"/>
          <w:rtl/>
        </w:rPr>
        <w:t>ב</w:t>
      </w:r>
      <w:r w:rsidRPr="00E3421D">
        <w:rPr>
          <w:rStyle w:val="affff5"/>
          <w:rtl/>
        </w:rPr>
        <w:t>.</w:t>
      </w:r>
      <w:r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 w:hint="cs"/>
          <w:sz w:val="32"/>
          <w:rtl/>
        </w:rPr>
        <w:t>הייתי חולץ בסנדל ערב</w:t>
      </w:r>
      <w:r>
        <w:rPr>
          <w:rFonts w:ascii="Fb Fontext" w:hAnsi="Fb Fontext" w:hint="cs"/>
          <w:sz w:val="32"/>
          <w:rtl/>
        </w:rPr>
        <w:t>י</w:t>
      </w:r>
      <w:r w:rsidR="00B433C9" w:rsidRPr="00C35A2C">
        <w:rPr>
          <w:rFonts w:ascii="Fb Fontext" w:hAnsi="Fb Fontext" w:hint="cs"/>
          <w:sz w:val="32"/>
          <w:rtl/>
        </w:rPr>
        <w:t xml:space="preserve">ים 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שמהודק</w:t>
      </w:r>
      <w:r w:rsidR="00B433C9" w:rsidRPr="00C35A2C">
        <w:rPr>
          <w:rFonts w:ascii="Fb Fontext" w:hAnsi="Fb Fontext" w:hint="cs"/>
          <w:sz w:val="32"/>
          <w:rtl/>
        </w:rPr>
        <w:t xml:space="preserve"> יותר</w:t>
      </w:r>
      <w:r>
        <w:rPr>
          <w:rFonts w:ascii="Fb Fontext" w:hAnsi="Fb Fontext" w:hint="cs"/>
          <w:sz w:val="32"/>
          <w:rtl/>
        </w:rPr>
        <w:t xml:space="preserve"> לרגל!</w:t>
      </w:r>
    </w:p>
    <w:p w14:paraId="389BCB0D" w14:textId="171A6EEE" w:rsidR="00763C2F" w:rsidRDefault="00763C2F" w:rsidP="00763C2F">
      <w:pPr>
        <w:rPr>
          <w:rStyle w:val="affff8"/>
          <w:rtl/>
        </w:rPr>
      </w:pPr>
      <w:r w:rsidRPr="00E3421D">
        <w:rPr>
          <w:rStyle w:val="affff5"/>
          <w:rFonts w:hint="eastAsia"/>
          <w:rtl/>
        </w:rPr>
        <w:lastRenderedPageBreak/>
        <w:t>ג</w:t>
      </w:r>
      <w:r w:rsidRPr="00E3421D">
        <w:rPr>
          <w:rStyle w:val="affff5"/>
          <w:rtl/>
        </w:rPr>
        <w:t>.</w:t>
      </w:r>
      <w:r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 w:hint="cs"/>
          <w:rtl/>
        </w:rPr>
        <w:t xml:space="preserve">וסנדל שלנו </w:t>
      </w:r>
      <w:r w:rsidR="00AB43C5">
        <w:rPr>
          <w:rFonts w:ascii="Fb Fontext" w:hAnsi="Fb Fontext" w:hint="cs"/>
          <w:rtl/>
        </w:rPr>
        <w:t>אף</w:t>
      </w:r>
      <w:r w:rsidR="00F73B04">
        <w:rPr>
          <w:rFonts w:ascii="Fb Fontext" w:hAnsi="Fb Fontext" w:hint="cs"/>
          <w:rtl/>
        </w:rPr>
        <w:t xml:space="preserve"> שקש</w:t>
      </w:r>
      <w:r>
        <w:rPr>
          <w:rFonts w:ascii="Fb Fontext" w:hAnsi="Fb Fontext" w:hint="cs"/>
          <w:rtl/>
        </w:rPr>
        <w:t>ו</w:t>
      </w:r>
      <w:r w:rsidR="00F73B04">
        <w:rPr>
          <w:rFonts w:ascii="Fb Fontext" w:hAnsi="Fb Fontext" w:hint="cs"/>
          <w:rtl/>
        </w:rPr>
        <w:t>ר</w:t>
      </w:r>
      <w:r>
        <w:rPr>
          <w:rFonts w:ascii="Fb Fontext" w:hAnsi="Fb Fontext" w:hint="cs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בקשר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ברצועתו</w:t>
      </w:r>
      <w:r>
        <w:rPr>
          <w:rStyle w:val="affff8"/>
          <w:rFonts w:hint="cs"/>
          <w:rtl/>
        </w:rPr>
        <w:t>,</w:t>
      </w:r>
      <w:r w:rsidRPr="00E3421D">
        <w:rPr>
          <w:rStyle w:val="affff8"/>
          <w:rtl/>
        </w:rPr>
        <w:t xml:space="preserve"> ומ</w:t>
      </w:r>
      <w:r w:rsidRPr="00E3421D">
        <w:rPr>
          <w:rStyle w:val="affff8"/>
          <w:rFonts w:hint="eastAsia"/>
          <w:rtl/>
        </w:rPr>
        <w:t>הודק</w:t>
      </w:r>
      <w:r w:rsidRPr="00E3421D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היטב לרגל</w:t>
      </w:r>
      <w:r w:rsidRPr="00E3421D">
        <w:rPr>
          <w:rStyle w:val="affff8"/>
          <w:rtl/>
        </w:rPr>
        <w:t>,</w:t>
      </w:r>
    </w:p>
    <w:p w14:paraId="556BE78E" w14:textId="77777777" w:rsidR="00AA63C2" w:rsidRDefault="00F73B04" w:rsidP="00AA63C2">
      <w:pPr>
        <w:rPr>
          <w:rStyle w:val="affff8"/>
          <w:rtl/>
        </w:rPr>
      </w:pPr>
      <w:r>
        <w:rPr>
          <w:rFonts w:hint="cs"/>
          <w:rtl/>
        </w:rPr>
        <w:t xml:space="preserve">קושרים </w:t>
      </w:r>
      <w:r w:rsidR="00763C2F">
        <w:rPr>
          <w:rFonts w:hint="cs"/>
          <w:rtl/>
        </w:rPr>
        <w:t xml:space="preserve">בו </w:t>
      </w:r>
      <w:r w:rsidR="00763C2F" w:rsidRPr="00D1637C">
        <w:rPr>
          <w:rFonts w:cs="PFT_Frank" w:hint="eastAsia"/>
          <w:b/>
          <w:bCs/>
          <w:szCs w:val="14"/>
          <w:rtl/>
        </w:rPr>
        <w:t>עוד</w:t>
      </w:r>
      <w:r w:rsidR="00763C2F" w:rsidRPr="00D1637C">
        <w:rPr>
          <w:rFonts w:cs="PFT_Frank"/>
          <w:b/>
          <w:bCs/>
          <w:szCs w:val="14"/>
          <w:rtl/>
        </w:rPr>
        <w:t xml:space="preserve"> </w:t>
      </w:r>
      <w:r w:rsidR="00763C2F" w:rsidRPr="00D1637C">
        <w:rPr>
          <w:rFonts w:cs="PFT_Frank" w:hint="eastAsia"/>
          <w:b/>
          <w:bCs/>
          <w:szCs w:val="14"/>
          <w:rtl/>
        </w:rPr>
        <w:t>חבל</w:t>
      </w:r>
      <w:r w:rsidR="00763C2F"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שתהא חליצ</w:t>
      </w:r>
      <w:r w:rsidR="00B433C9" w:rsidRPr="00E3421D">
        <w:rPr>
          <w:rFonts w:hint="eastAsia"/>
          <w:rtl/>
        </w:rPr>
        <w:t>ה</w:t>
      </w:r>
      <w:r w:rsidR="00B433C9" w:rsidRPr="00E3421D">
        <w:rPr>
          <w:rtl/>
        </w:rPr>
        <w:t xml:space="preserve"> </w:t>
      </w:r>
      <w:r w:rsidR="00763C2F" w:rsidRPr="00E3421D">
        <w:rPr>
          <w:rFonts w:hint="eastAsia"/>
          <w:rtl/>
        </w:rPr>
        <w:t>טובה</w:t>
      </w:r>
      <w:r>
        <w:rPr>
          <w:rStyle w:val="affff8"/>
          <w:rFonts w:hint="cs"/>
          <w:rtl/>
        </w:rPr>
        <w:t xml:space="preserve"> </w:t>
      </w:r>
      <w:r w:rsidR="00763C2F" w:rsidRPr="00E3421D">
        <w:rPr>
          <w:rStyle w:val="affff8"/>
          <w:rFonts w:hint="eastAsia"/>
          <w:rtl/>
        </w:rPr>
        <w:t>ע</w:t>
      </w:r>
      <w:r w:rsidR="00763C2F" w:rsidRPr="00E3421D">
        <w:rPr>
          <w:rStyle w:val="affff8"/>
          <w:rtl/>
        </w:rPr>
        <w:t xml:space="preserve">"י </w:t>
      </w:r>
      <w:r w:rsidR="00763C2F" w:rsidRPr="00E3421D">
        <w:rPr>
          <w:rStyle w:val="affff8"/>
          <w:rFonts w:hint="eastAsia"/>
          <w:rtl/>
        </w:rPr>
        <w:t>התרת</w:t>
      </w:r>
      <w:r w:rsidR="00763C2F" w:rsidRPr="00E3421D">
        <w:rPr>
          <w:rStyle w:val="affff8"/>
          <w:rtl/>
        </w:rPr>
        <w:t xml:space="preserve"> </w:t>
      </w:r>
      <w:r w:rsidR="00763C2F" w:rsidRPr="00E3421D">
        <w:rPr>
          <w:rStyle w:val="affff8"/>
          <w:rFonts w:hint="eastAsia"/>
          <w:rtl/>
        </w:rPr>
        <w:t>החבל</w:t>
      </w:r>
      <w:r w:rsidR="00763C2F" w:rsidRPr="00E3421D">
        <w:rPr>
          <w:rStyle w:val="affff8"/>
          <w:rtl/>
        </w:rPr>
        <w:t>.</w:t>
      </w:r>
    </w:p>
    <w:p w14:paraId="0ABE8743" w14:textId="124BFEEE" w:rsidR="00B433C9" w:rsidRDefault="000A42B1" w:rsidP="00615A60">
      <w:pPr>
        <w:pStyle w:val="affff2"/>
        <w:rPr>
          <w:rtl/>
        </w:rPr>
      </w:pPr>
      <w:bookmarkStart w:id="1147" w:name="_Toc119173141"/>
      <w:bookmarkStart w:id="1148" w:name="_Toc119230235"/>
      <w:r>
        <w:rPr>
          <w:rFonts w:hint="cs"/>
          <w:rtl/>
        </w:rPr>
        <w:t>מעשה</w:t>
      </w:r>
      <w:r w:rsidR="00406802">
        <w:rPr>
          <w:rFonts w:hint="cs"/>
          <w:rtl/>
        </w:rPr>
        <w:t xml:space="preserve"> החליצה - גדר</w:t>
      </w:r>
      <w:r>
        <w:rPr>
          <w:rFonts w:hint="cs"/>
          <w:rtl/>
        </w:rPr>
        <w:t>ו</w:t>
      </w:r>
      <w:bookmarkEnd w:id="1147"/>
      <w:bookmarkEnd w:id="1148"/>
    </w:p>
    <w:p w14:paraId="4A57C418" w14:textId="4DF1571F" w:rsidR="00B433C9" w:rsidRPr="00E3421D" w:rsidRDefault="00F73B04" w:rsidP="00B55EDF">
      <w:pPr>
        <w:rPr>
          <w:rtl/>
        </w:rPr>
      </w:pPr>
      <w:r w:rsidRPr="00F73B04">
        <w:rPr>
          <w:rStyle w:val="affff5"/>
          <w:rFonts w:hint="cs"/>
          <w:rtl/>
        </w:rPr>
        <w:t>רב</w:t>
      </w:r>
      <w:r w:rsidR="00B433C9" w:rsidRPr="00F73B04">
        <w:rPr>
          <w:rStyle w:val="affff5"/>
          <w:rtl/>
        </w:rPr>
        <w:t>:</w:t>
      </w:r>
      <w:r w:rsidR="00B433C9" w:rsidRPr="003F3A85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B433C9" w:rsidRPr="00E3421D">
        <w:rPr>
          <w:rtl/>
        </w:rPr>
        <w:t>התרת יבמה</w:t>
      </w:r>
      <w:r w:rsidR="000A42B1">
        <w:rPr>
          <w:rFonts w:hint="cs"/>
          <w:rtl/>
        </w:rPr>
        <w:t xml:space="preserve"> לשוק</w:t>
      </w:r>
      <w:r w:rsidR="00B433C9" w:rsidRPr="00E3421D">
        <w:rPr>
          <w:rtl/>
        </w:rPr>
        <w:t xml:space="preserve"> - בשמיטת </w:t>
      </w:r>
      <w:r w:rsidR="00B433C9" w:rsidRPr="00D1637C">
        <w:rPr>
          <w:rFonts w:cs="PFT_Frank"/>
          <w:b/>
          <w:bCs/>
          <w:szCs w:val="14"/>
          <w:rtl/>
        </w:rPr>
        <w:t>רוב העקב</w:t>
      </w:r>
      <w:r w:rsidR="00B433C9" w:rsidRPr="00E3421D">
        <w:rPr>
          <w:rtl/>
        </w:rPr>
        <w:t>.</w:t>
      </w:r>
    </w:p>
    <w:p w14:paraId="240AB3BF" w14:textId="441487C9" w:rsidR="00B433C9" w:rsidRPr="00C35A2C" w:rsidRDefault="000A42B1" w:rsidP="00B55EDF">
      <w:pPr>
        <w:ind w:hanging="1"/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ויקשה</w:t>
      </w:r>
      <w:r w:rsidR="00B433C9" w:rsidRPr="00B443B1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הותרו רצועות, או ששמט רוב רגל - חליצתה פסולה.</w:t>
      </w:r>
    </w:p>
    <w:p w14:paraId="499E76DC" w14:textId="2358D28B" w:rsidR="00B433C9" w:rsidRDefault="000A42B1" w:rsidP="00E3421D">
      <w:pPr>
        <w:ind w:left="226" w:firstLine="113"/>
        <w:rPr>
          <w:rFonts w:ascii="Fb Fontext" w:hAnsi="Fb Fontext"/>
          <w:rtl/>
        </w:rPr>
      </w:pPr>
      <w:r w:rsidRPr="00D1637C"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משמע</w:t>
      </w:r>
      <w:r w:rsidR="00B433C9" w:rsidRPr="00C35A2C">
        <w:rPr>
          <w:rFonts w:ascii="Fb Fontext" w:hAnsi="Fb Fontext"/>
          <w:rtl/>
        </w:rPr>
        <w:t xml:space="preserve"> </w:t>
      </w:r>
      <w:r w:rsidR="00F73B04">
        <w:rPr>
          <w:rFonts w:ascii="Fb Fontext" w:hAnsi="Fb Fontext" w:hint="cs"/>
          <w:rtl/>
        </w:rPr>
        <w:t xml:space="preserve">היא </w:t>
      </w:r>
      <w:r>
        <w:rPr>
          <w:rFonts w:ascii="Fb Fontext" w:hAnsi="Fb Fontext" w:hint="cs"/>
          <w:rtl/>
        </w:rPr>
        <w:t>ש</w:t>
      </w:r>
      <w:r w:rsidR="00B433C9" w:rsidRPr="00C35A2C">
        <w:rPr>
          <w:rFonts w:ascii="Fb Fontext" w:hAnsi="Fb Fontext"/>
          <w:rtl/>
        </w:rPr>
        <w:t>שמטה</w:t>
      </w:r>
      <w:r>
        <w:rPr>
          <w:rFonts w:ascii="Fb Fontext" w:hAnsi="Fb Fontext" w:hint="cs"/>
          <w:rtl/>
        </w:rPr>
        <w:t xml:space="preserve"> רוב</w:t>
      </w:r>
      <w:r w:rsidR="00B433C9" w:rsidRPr="00C35A2C">
        <w:rPr>
          <w:rFonts w:ascii="Fb Fontext" w:hAnsi="Fb Fontext"/>
          <w:rtl/>
        </w:rPr>
        <w:t xml:space="preserve"> - כשרה, </w:t>
      </w:r>
      <w:r w:rsidR="00B433C9" w:rsidRPr="00C35A2C">
        <w:rPr>
          <w:rFonts w:ascii="Fb Fontext" w:hAnsi="Fb Fontext" w:hint="cs"/>
          <w:rtl/>
        </w:rPr>
        <w:t xml:space="preserve">ודוקא 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רוב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רגל</w:t>
      </w:r>
      <w:r w:rsidRPr="00E3421D">
        <w:rPr>
          <w:rtl/>
        </w:rPr>
        <w:t>!</w:t>
      </w:r>
    </w:p>
    <w:p w14:paraId="5F42B2E8" w14:textId="0D5B54AA" w:rsidR="00B433C9" w:rsidRPr="00C35A2C" w:rsidRDefault="00B433C9" w:rsidP="00B55EDF">
      <w:pPr>
        <w:ind w:hanging="1"/>
        <w:rPr>
          <w:rFonts w:ascii="Fb Fontext" w:hAnsi="Fb Fontext" w:cs="Guttman Vilna"/>
          <w:b/>
          <w:bCs/>
          <w:rtl/>
        </w:rPr>
      </w:pPr>
      <w:r w:rsidRPr="00B443B1">
        <w:rPr>
          <w:rStyle w:val="affff5"/>
          <w:rFonts w:hint="cs"/>
          <w:rtl/>
        </w:rPr>
        <w:t>ודחי</w:t>
      </w:r>
      <w:r w:rsidR="000A42B1">
        <w:rPr>
          <w:rStyle w:val="affff5"/>
          <w:rFonts w:hint="cs"/>
          <w:rtl/>
        </w:rPr>
        <w:t>נו</w:t>
      </w:r>
      <w:r w:rsidR="00F73B04">
        <w:rPr>
          <w:rStyle w:val="affff5"/>
          <w:rFonts w:hint="cs"/>
          <w:rtl/>
        </w:rPr>
        <w:t>:</w:t>
      </w:r>
      <w:r w:rsidRPr="00C35A2C">
        <w:rPr>
          <w:rFonts w:ascii="Fb Fontext" w:hAnsi="Fb Fontext" w:hint="cs"/>
          <w:rtl/>
        </w:rPr>
        <w:t xml:space="preserve"> רוב עקב</w:t>
      </w:r>
      <w:r w:rsidR="00F73B04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וקר</w:t>
      </w:r>
      <w:r w:rsidR="000A42B1">
        <w:rPr>
          <w:rFonts w:ascii="Fb Fontext" w:hAnsi="Fb Fontext" w:hint="cs"/>
          <w:rtl/>
        </w:rPr>
        <w:t>או</w:t>
      </w:r>
      <w:r w:rsidRPr="00C35A2C">
        <w:rPr>
          <w:rFonts w:ascii="Fb Fontext" w:hAnsi="Fb Fontext" w:hint="cs"/>
          <w:rtl/>
        </w:rPr>
        <w:t xml:space="preserve"> </w:t>
      </w:r>
      <w:r w:rsidR="000A42B1">
        <w:rPr>
          <w:rFonts w:ascii="Fb Fontext" w:hAnsi="Fb Fontext" w:hint="cs"/>
          <w:rtl/>
        </w:rPr>
        <w:t>'</w:t>
      </w:r>
      <w:r w:rsidRPr="00C35A2C">
        <w:rPr>
          <w:rFonts w:ascii="Fb Fontext" w:hAnsi="Fb Fontext" w:hint="cs"/>
          <w:rtl/>
        </w:rPr>
        <w:t>רגל</w:t>
      </w:r>
      <w:r w:rsidR="000A42B1">
        <w:rPr>
          <w:rFonts w:ascii="Fb Fontext" w:hAnsi="Fb Fontext" w:hint="cs"/>
          <w:rtl/>
        </w:rPr>
        <w:t>'</w:t>
      </w:r>
      <w:r w:rsidRPr="00C35A2C">
        <w:rPr>
          <w:rFonts w:ascii="Fb Fontext" w:hAnsi="Fb Fontext" w:hint="cs"/>
          <w:rtl/>
        </w:rPr>
        <w:t xml:space="preserve"> </w:t>
      </w:r>
      <w:r w:rsidR="000A42B1">
        <w:rPr>
          <w:rFonts w:ascii="Fb Fontext" w:hAnsi="Fb Fontext" w:hint="cs"/>
          <w:rtl/>
        </w:rPr>
        <w:t>ש</w:t>
      </w:r>
      <w:r w:rsidRPr="00C35A2C">
        <w:rPr>
          <w:rFonts w:ascii="Fb Fontext" w:hAnsi="Fb Fontext" w:hint="cs"/>
          <w:rtl/>
        </w:rPr>
        <w:t>כל כח הרגל עומד עליה</w:t>
      </w:r>
      <w:r w:rsidRPr="00C35A2C">
        <w:rPr>
          <w:rFonts w:ascii="Fb Fontext" w:hAnsi="Fb Fontext"/>
          <w:rtl/>
        </w:rPr>
        <w:t>.</w:t>
      </w:r>
    </w:p>
    <w:p w14:paraId="1CD65815" w14:textId="38CCAEE6" w:rsidR="00B433C9" w:rsidRDefault="000A42B1" w:rsidP="00B55EDF">
      <w:pPr>
        <w:ind w:hanging="1"/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וכ</w:t>
      </w:r>
      <w:r w:rsidR="00B433C9" w:rsidRPr="00B443B1">
        <w:rPr>
          <w:rStyle w:val="affff5"/>
          <w:rFonts w:hint="cs"/>
          <w:rtl/>
        </w:rPr>
        <w:t>ר' ינאי</w:t>
      </w:r>
      <w:r w:rsidR="00B433C9" w:rsidRPr="00B443B1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עד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שתתיר</w:t>
      </w:r>
      <w:r w:rsidR="00B433C9" w:rsidRPr="00C35A2C">
        <w:rPr>
          <w:rFonts w:ascii="Fb Fontext" w:hAnsi="Fb Fontext"/>
          <w:sz w:val="32"/>
          <w:rtl/>
        </w:rPr>
        <w:t xml:space="preserve"> היא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ותשמיט</w:t>
      </w:r>
      <w:r w:rsidR="00B433C9" w:rsidRPr="00C35A2C">
        <w:rPr>
          <w:rFonts w:ascii="Fb Fontext" w:hAnsi="Fb Fontext"/>
          <w:sz w:val="32"/>
          <w:rtl/>
        </w:rPr>
        <w:t xml:space="preserve"> היא.</w:t>
      </w:r>
    </w:p>
    <w:p w14:paraId="65FDE363" w14:textId="4E85910E" w:rsidR="00B433C9" w:rsidRPr="00C35A2C" w:rsidRDefault="000A42B1" w:rsidP="00B55EDF">
      <w:pPr>
        <w:rPr>
          <w:rtl/>
        </w:rPr>
      </w:pPr>
      <w:r>
        <w:rPr>
          <w:rStyle w:val="affff5"/>
          <w:rFonts w:hint="cs"/>
          <w:rtl/>
        </w:rPr>
        <w:t>איבעיא</w:t>
      </w:r>
      <w:r w:rsidR="00B433C9" w:rsidRPr="00B443B1">
        <w:rPr>
          <w:rStyle w:val="affff5"/>
          <w:rtl/>
        </w:rPr>
        <w:t>:</w:t>
      </w:r>
      <w:r w:rsidR="00B433C9" w:rsidRPr="00B912E7">
        <w:rPr>
          <w:rFonts w:ascii="Fb Fontext" w:hAnsi="Fb Fontext"/>
          <w:rtl/>
        </w:rPr>
        <w:t xml:space="preserve"> </w:t>
      </w:r>
      <w:r w:rsidR="00B433C9" w:rsidRPr="00E3421D">
        <w:rPr>
          <w:rtl/>
        </w:rPr>
        <w:t xml:space="preserve">קרעתו </w:t>
      </w:r>
      <w:r>
        <w:rPr>
          <w:rFonts w:hint="cs"/>
          <w:rtl/>
        </w:rPr>
        <w:t xml:space="preserve">או </w:t>
      </w:r>
      <w:r w:rsidR="00B433C9" w:rsidRPr="00E3421D">
        <w:rPr>
          <w:rtl/>
        </w:rPr>
        <w:t xml:space="preserve">שרפתו? </w:t>
      </w:r>
      <w:r w:rsidR="00B433C9" w:rsidRPr="00E3421D">
        <w:rPr>
          <w:rStyle w:val="affff8"/>
          <w:rtl/>
        </w:rPr>
        <w:t>ג</w:t>
      </w:r>
      <w:r w:rsidRPr="00E3421D">
        <w:rPr>
          <w:rStyle w:val="affff8"/>
          <w:rFonts w:hint="eastAsia"/>
          <w:rtl/>
        </w:rPr>
        <w:t>י</w:t>
      </w:r>
      <w:r w:rsidR="00B433C9" w:rsidRPr="00E3421D">
        <w:rPr>
          <w:rStyle w:val="affff8"/>
          <w:rtl/>
        </w:rPr>
        <w:t xml:space="preserve">לוי </w:t>
      </w:r>
      <w:r w:rsidR="00F73B04" w:rsidRPr="00E3421D">
        <w:rPr>
          <w:rStyle w:val="affff8"/>
          <w:rFonts w:hint="eastAsia"/>
          <w:rtl/>
        </w:rPr>
        <w:t>רגל</w:t>
      </w:r>
      <w:r w:rsidR="00F73B04" w:rsidRPr="00E3421D">
        <w:rPr>
          <w:rStyle w:val="affff8"/>
          <w:rtl/>
        </w:rPr>
        <w:t xml:space="preserve"> </w:t>
      </w:r>
      <w:r w:rsidRPr="00E3421D">
        <w:rPr>
          <w:rStyle w:val="affff8"/>
          <w:rtl/>
        </w:rPr>
        <w:t>-</w:t>
      </w:r>
      <w:r w:rsidR="00B433C9" w:rsidRPr="00E3421D">
        <w:rPr>
          <w:rStyle w:val="affff8"/>
          <w:rtl/>
        </w:rPr>
        <w:t xml:space="preserve"> ו</w:t>
      </w:r>
      <w:r w:rsidR="00F73B04" w:rsidRPr="00E3421D">
        <w:rPr>
          <w:rStyle w:val="affff8"/>
          <w:rFonts w:hint="eastAsia"/>
          <w:rtl/>
        </w:rPr>
        <w:t>יש</w:t>
      </w:r>
      <w:r w:rsidR="00B433C9" w:rsidRPr="00E3421D">
        <w:rPr>
          <w:rStyle w:val="affff8"/>
          <w:rtl/>
        </w:rPr>
        <w:t xml:space="preserve">, </w:t>
      </w:r>
      <w:r w:rsidR="00B433C9" w:rsidRPr="00E3421D">
        <w:rPr>
          <w:rStyle w:val="affff8"/>
          <w:rFonts w:hint="eastAsia"/>
          <w:rtl/>
        </w:rPr>
        <w:t>או</w:t>
      </w:r>
      <w:r w:rsidRPr="00E3421D">
        <w:rPr>
          <w:rStyle w:val="affff8"/>
          <w:rtl/>
        </w:rPr>
        <w:t xml:space="preserve"> </w:t>
      </w:r>
      <w:r w:rsidR="00B433C9" w:rsidRPr="00E3421D">
        <w:rPr>
          <w:rStyle w:val="affff8"/>
          <w:rtl/>
        </w:rPr>
        <w:t xml:space="preserve">חליצה </w:t>
      </w:r>
      <w:r w:rsidRPr="00E3421D">
        <w:rPr>
          <w:rStyle w:val="affff8"/>
          <w:rtl/>
        </w:rPr>
        <w:t xml:space="preserve">- </w:t>
      </w:r>
      <w:r w:rsidR="00B433C9" w:rsidRPr="00E3421D">
        <w:rPr>
          <w:rStyle w:val="affff8"/>
          <w:rtl/>
        </w:rPr>
        <w:t>ו</w:t>
      </w:r>
      <w:r w:rsidR="00274003" w:rsidRPr="00E3421D">
        <w:rPr>
          <w:rStyle w:val="affff8"/>
          <w:rtl/>
        </w:rPr>
        <w:t>אין</w:t>
      </w:r>
      <w:r w:rsidR="00B433C9" w:rsidRPr="00E3421D">
        <w:rPr>
          <w:rStyle w:val="affff8"/>
          <w:rtl/>
        </w:rPr>
        <w:t>?</w:t>
      </w:r>
    </w:p>
    <w:p w14:paraId="7CB510E2" w14:textId="1BBA3C5B" w:rsidR="000A42B1" w:rsidRDefault="000A42B1" w:rsidP="000A42B1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אי</w:t>
      </w:r>
      <w:r w:rsidR="00B433C9" w:rsidRPr="00B443B1">
        <w:rPr>
          <w:rStyle w:val="affff5"/>
          <w:rtl/>
        </w:rPr>
        <w:t>בע</w:t>
      </w:r>
      <w:r>
        <w:rPr>
          <w:rStyle w:val="affff5"/>
          <w:rFonts w:hint="cs"/>
          <w:rtl/>
        </w:rPr>
        <w:t>י</w:t>
      </w:r>
      <w:r w:rsidR="00B433C9" w:rsidRPr="00B443B1">
        <w:rPr>
          <w:rStyle w:val="affff5"/>
          <w:rtl/>
        </w:rPr>
        <w:t>א</w:t>
      </w:r>
      <w:r>
        <w:rPr>
          <w:rStyle w:val="affff5"/>
          <w:rFonts w:hint="cs"/>
          <w:rtl/>
        </w:rPr>
        <w:t xml:space="preserve"> ב.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ב'</w:t>
      </w:r>
      <w:r w:rsidR="00B433C9" w:rsidRPr="00C35A2C">
        <w:rPr>
          <w:rFonts w:ascii="Fb Fontext" w:hAnsi="Fb Fontext"/>
          <w:sz w:val="32"/>
          <w:rtl/>
        </w:rPr>
        <w:t xml:space="preserve"> מנעלים זע</w:t>
      </w:r>
      <w:r>
        <w:rPr>
          <w:rFonts w:ascii="Fb Fontext" w:hAnsi="Fb Fontext" w:hint="cs"/>
          <w:sz w:val="32"/>
          <w:rtl/>
        </w:rPr>
        <w:t>"</w:t>
      </w:r>
      <w:r w:rsidR="00B433C9" w:rsidRPr="00C35A2C">
        <w:rPr>
          <w:rFonts w:ascii="Fb Fontext" w:hAnsi="Fb Fontext"/>
          <w:sz w:val="32"/>
          <w:rtl/>
        </w:rPr>
        <w:t xml:space="preserve">ז, </w:t>
      </w:r>
      <w:r w:rsidR="00F73B04">
        <w:rPr>
          <w:rFonts w:ascii="Fb Fontext" w:hAnsi="Fb Fontext" w:hint="cs"/>
          <w:sz w:val="32"/>
          <w:rtl/>
        </w:rPr>
        <w:t>קרעה עליון ושלפה תחתון</w:t>
      </w:r>
      <w:r>
        <w:rPr>
          <w:rFonts w:ascii="Fb Fontext" w:hAnsi="Fb Fontext" w:hint="cs"/>
          <w:sz w:val="32"/>
          <w:rtl/>
        </w:rPr>
        <w:t xml:space="preserve"> בלבד</w:t>
      </w:r>
      <w:r w:rsidR="00B433C9" w:rsidRPr="00C35A2C">
        <w:rPr>
          <w:rFonts w:ascii="Fb Fontext" w:hAnsi="Fb Fontext"/>
          <w:sz w:val="32"/>
          <w:rtl/>
        </w:rPr>
        <w:t>?</w:t>
      </w:r>
    </w:p>
    <w:p w14:paraId="58092AEC" w14:textId="0AA75955" w:rsidR="00B433C9" w:rsidRDefault="00B433C9" w:rsidP="00E3421D">
      <w:pPr>
        <w:pStyle w:val="affff7"/>
        <w:ind w:left="226" w:firstLine="113"/>
        <w:rPr>
          <w:rtl/>
        </w:rPr>
      </w:pPr>
      <w:r w:rsidRPr="00C35A2C">
        <w:rPr>
          <w:rtl/>
        </w:rPr>
        <w:t xml:space="preserve">חליצה </w:t>
      </w:r>
      <w:r w:rsidR="000A42B1">
        <w:rPr>
          <w:rFonts w:hint="cs"/>
          <w:rtl/>
        </w:rPr>
        <w:t>-</w:t>
      </w:r>
      <w:r w:rsidRPr="00C35A2C">
        <w:rPr>
          <w:rtl/>
        </w:rPr>
        <w:t xml:space="preserve"> ו</w:t>
      </w:r>
      <w:r w:rsidR="00F73B04">
        <w:rPr>
          <w:rFonts w:hint="cs"/>
          <w:rtl/>
        </w:rPr>
        <w:t>יש</w:t>
      </w:r>
      <w:r w:rsidRPr="00C35A2C">
        <w:rPr>
          <w:rtl/>
        </w:rPr>
        <w:t xml:space="preserve">, </w:t>
      </w:r>
      <w:r w:rsidRPr="00A07384">
        <w:rPr>
          <w:rFonts w:cs="PFT_Frank" w:hint="eastAsia"/>
          <w:b/>
          <w:bCs/>
          <w:szCs w:val="10"/>
          <w:rtl/>
        </w:rPr>
        <w:t>או</w:t>
      </w:r>
      <w:r w:rsidRPr="00C35A2C">
        <w:rPr>
          <w:rFonts w:hint="cs"/>
          <w:rtl/>
        </w:rPr>
        <w:t xml:space="preserve"> </w:t>
      </w:r>
      <w:r w:rsidRPr="00C35A2C">
        <w:rPr>
          <w:rtl/>
        </w:rPr>
        <w:t>ג</w:t>
      </w:r>
      <w:r w:rsidR="000A42B1">
        <w:rPr>
          <w:rFonts w:hint="cs"/>
          <w:rtl/>
        </w:rPr>
        <w:t>י</w:t>
      </w:r>
      <w:r w:rsidRPr="00C35A2C">
        <w:rPr>
          <w:rtl/>
        </w:rPr>
        <w:t xml:space="preserve">לוי </w:t>
      </w:r>
      <w:r w:rsidR="000A42B1">
        <w:rPr>
          <w:rFonts w:hint="cs"/>
          <w:rtl/>
        </w:rPr>
        <w:t xml:space="preserve">- </w:t>
      </w:r>
      <w:r w:rsidRPr="00C35A2C">
        <w:rPr>
          <w:rtl/>
        </w:rPr>
        <w:t>ו</w:t>
      </w:r>
      <w:r w:rsidR="00274003">
        <w:rPr>
          <w:rtl/>
        </w:rPr>
        <w:t>אין</w:t>
      </w:r>
      <w:r w:rsidRPr="00C35A2C">
        <w:rPr>
          <w:rtl/>
        </w:rPr>
        <w:t>?</w:t>
      </w:r>
      <w:r w:rsidR="00A55EEA">
        <w:rPr>
          <w:rFonts w:hint="cs"/>
          <w:rtl/>
        </w:rPr>
        <w:t xml:space="preserve"> [</w:t>
      </w:r>
      <w:r w:rsidR="00A55EEA" w:rsidRPr="00A07384">
        <w:rPr>
          <w:rFonts w:cs="PFT_Frank" w:hint="eastAsia"/>
          <w:b/>
          <w:bCs/>
          <w:szCs w:val="10"/>
          <w:rtl/>
        </w:rPr>
        <w:t>שלפה</w:t>
      </w:r>
      <w:r w:rsidR="00A55EEA" w:rsidRPr="00A07384">
        <w:rPr>
          <w:rFonts w:cs="PFT_Frank"/>
          <w:b/>
          <w:bCs/>
          <w:szCs w:val="10"/>
          <w:rtl/>
        </w:rPr>
        <w:t xml:space="preserve"> </w:t>
      </w:r>
      <w:r w:rsidR="00A55EEA" w:rsidRPr="00A07384">
        <w:rPr>
          <w:rFonts w:cs="PFT_Frank" w:hint="eastAsia"/>
          <w:b/>
          <w:bCs/>
          <w:szCs w:val="10"/>
          <w:rtl/>
        </w:rPr>
        <w:t>עליון</w:t>
      </w:r>
      <w:r w:rsidR="00A55EEA" w:rsidRPr="00A07384">
        <w:rPr>
          <w:rFonts w:cs="PFT_Frank"/>
          <w:b/>
          <w:bCs/>
          <w:szCs w:val="10"/>
          <w:rtl/>
        </w:rPr>
        <w:t xml:space="preserve"> </w:t>
      </w:r>
      <w:r w:rsidR="00A55EEA" w:rsidRPr="00A07384">
        <w:rPr>
          <w:rFonts w:cs="PFT_Frank" w:hint="eastAsia"/>
          <w:b/>
          <w:bCs/>
          <w:szCs w:val="10"/>
          <w:rtl/>
        </w:rPr>
        <w:t>בלבד</w:t>
      </w:r>
      <w:r w:rsidR="00A55EEA">
        <w:rPr>
          <w:rFonts w:hint="cs"/>
          <w:rtl/>
        </w:rPr>
        <w:t xml:space="preserve"> פסול, 'מעל דמעל'].</w:t>
      </w:r>
    </w:p>
    <w:p w14:paraId="617CDA9A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קב:</w:t>
      </w:r>
    </w:p>
    <w:p w14:paraId="400E3954" w14:textId="36AC7740" w:rsidR="000A42B1" w:rsidRDefault="000A42B1" w:rsidP="00615A60">
      <w:pPr>
        <w:pStyle w:val="affff2"/>
        <w:rPr>
          <w:rtl/>
        </w:rPr>
      </w:pPr>
      <w:bookmarkStart w:id="1149" w:name="_Toc119173142"/>
      <w:bookmarkStart w:id="1150" w:name="_Toc119230236"/>
      <w:r>
        <w:rPr>
          <w:rFonts w:hint="cs"/>
          <w:rtl/>
        </w:rPr>
        <w:t>חליצה בלא כוונה</w:t>
      </w:r>
      <w:bookmarkEnd w:id="1149"/>
      <w:bookmarkEnd w:id="1150"/>
    </w:p>
    <w:p w14:paraId="4A55DE00" w14:textId="1904D847" w:rsidR="00F73B04" w:rsidRDefault="00F73B04" w:rsidP="000A42B1">
      <w:pPr>
        <w:rPr>
          <w:rtl/>
        </w:rPr>
      </w:pPr>
      <w:r>
        <w:rPr>
          <w:rStyle w:val="affff5"/>
          <w:rFonts w:hint="cs"/>
          <w:rtl/>
        </w:rPr>
        <w:t>רב</w:t>
      </w:r>
      <w:r w:rsidR="00B433C9" w:rsidRPr="00B443B1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יבמה שגדלה בין האחין</w:t>
      </w:r>
      <w:r w:rsidR="000A42B1">
        <w:rPr>
          <w:rFonts w:hint="cs"/>
          <w:rtl/>
        </w:rPr>
        <w:t xml:space="preserve"> -</w:t>
      </w:r>
      <w:r w:rsidR="00B433C9" w:rsidRPr="003F3A85">
        <w:rPr>
          <w:rtl/>
        </w:rPr>
        <w:t xml:space="preserve"> מותרת ל</w:t>
      </w:r>
      <w:r w:rsidR="00A55EEA">
        <w:rPr>
          <w:rFonts w:hint="cs"/>
          <w:rtl/>
        </w:rPr>
        <w:t>התייבם ל</w:t>
      </w:r>
      <w:r w:rsidR="00B433C9" w:rsidRPr="003F3A85">
        <w:rPr>
          <w:rtl/>
        </w:rPr>
        <w:t>אחד מהן</w:t>
      </w:r>
      <w:r w:rsidR="000A42B1">
        <w:rPr>
          <w:rFonts w:hint="cs"/>
          <w:rtl/>
        </w:rPr>
        <w:t xml:space="preserve"> -</w:t>
      </w:r>
    </w:p>
    <w:p w14:paraId="0DDB28C7" w14:textId="2D4DD4B9" w:rsidR="00B433C9" w:rsidRDefault="00B433C9" w:rsidP="00E3421D">
      <w:pPr>
        <w:rPr>
          <w:rtl/>
        </w:rPr>
      </w:pPr>
      <w:r w:rsidRPr="00E3421D">
        <w:rPr>
          <w:rStyle w:val="affff5"/>
          <w:rFonts w:hint="eastAsia"/>
          <w:rtl/>
        </w:rPr>
        <w:t>א</w:t>
      </w:r>
      <w:r w:rsidR="000A42B1" w:rsidRPr="00E3421D">
        <w:rPr>
          <w:rStyle w:val="affff5"/>
          <w:rtl/>
        </w:rPr>
        <w:t>.</w:t>
      </w:r>
      <w:r w:rsidR="000A42B1">
        <w:rPr>
          <w:rFonts w:hint="cs"/>
          <w:rtl/>
        </w:rPr>
        <w:t xml:space="preserve"> אף</w:t>
      </w:r>
      <w:r w:rsidR="00F73B04">
        <w:rPr>
          <w:rFonts w:hint="cs"/>
          <w:rtl/>
        </w:rPr>
        <w:t xml:space="preserve"> </w:t>
      </w:r>
      <w:r w:rsidR="000A42B1">
        <w:rPr>
          <w:rFonts w:hint="cs"/>
          <w:rtl/>
        </w:rPr>
        <w:t xml:space="preserve">אם </w:t>
      </w:r>
      <w:r w:rsidR="00F73B04">
        <w:rPr>
          <w:rFonts w:hint="cs"/>
          <w:rtl/>
        </w:rPr>
        <w:t>חלצה לאחד</w:t>
      </w:r>
      <w:r w:rsidRPr="00C35A2C">
        <w:rPr>
          <w:rFonts w:hint="cs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אין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חוששין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שכיונו</w:t>
      </w:r>
      <w:r w:rsidR="00F73B04">
        <w:rPr>
          <w:rFonts w:hint="cs"/>
          <w:rtl/>
        </w:rPr>
        <w:t>,</w:t>
      </w:r>
      <w:r w:rsidR="000A42B1" w:rsidRPr="00E3421D">
        <w:rPr>
          <w:rStyle w:val="affff8"/>
          <w:rtl/>
        </w:rPr>
        <w:t xml:space="preserve"> </w:t>
      </w:r>
      <w:r w:rsidR="000A42B1" w:rsidRPr="00E3421D">
        <w:rPr>
          <w:rStyle w:val="affff5"/>
          <w:rFonts w:hint="eastAsia"/>
          <w:rtl/>
        </w:rPr>
        <w:t>ותניא</w:t>
      </w:r>
      <w:r w:rsidR="000A42B1" w:rsidRPr="00E3421D">
        <w:rPr>
          <w:rStyle w:val="affff5"/>
          <w:rtl/>
        </w:rPr>
        <w:t>:</w:t>
      </w:r>
      <w:r w:rsidR="000A42B1" w:rsidRPr="00E3421D">
        <w:rPr>
          <w:rStyle w:val="affff8"/>
          <w:rtl/>
        </w:rPr>
        <w:t xml:space="preserve"> בל</w:t>
      </w:r>
      <w:r w:rsidR="00A55EEA">
        <w:rPr>
          <w:rStyle w:val="affff8"/>
          <w:rFonts w:hint="cs"/>
          <w:rtl/>
        </w:rPr>
        <w:t>א</w:t>
      </w:r>
      <w:r w:rsidR="000A42B1" w:rsidRPr="00E3421D">
        <w:rPr>
          <w:rStyle w:val="affff8"/>
          <w:rtl/>
        </w:rPr>
        <w:t xml:space="preserve"> כ</w:t>
      </w:r>
      <w:r w:rsidR="000A42B1">
        <w:rPr>
          <w:rStyle w:val="affff8"/>
          <w:rFonts w:hint="cs"/>
          <w:rtl/>
        </w:rPr>
        <w:t>י</w:t>
      </w:r>
      <w:r w:rsidR="000A42B1" w:rsidRPr="00E3421D">
        <w:rPr>
          <w:rStyle w:val="affff8"/>
          <w:rFonts w:hint="eastAsia"/>
          <w:rtl/>
        </w:rPr>
        <w:t>ונ</w:t>
      </w:r>
      <w:r w:rsidR="000A42B1">
        <w:rPr>
          <w:rStyle w:val="affff8"/>
          <w:rFonts w:hint="cs"/>
          <w:rtl/>
        </w:rPr>
        <w:t>ו</w:t>
      </w:r>
      <w:r w:rsidR="000A42B1" w:rsidRPr="00E3421D">
        <w:rPr>
          <w:rStyle w:val="affff8"/>
          <w:rtl/>
        </w:rPr>
        <w:t xml:space="preserve"> פסול</w:t>
      </w:r>
      <w:r w:rsidR="000A42B1">
        <w:rPr>
          <w:rStyle w:val="affff8"/>
          <w:rFonts w:hint="cs"/>
          <w:rtl/>
        </w:rPr>
        <w:t>,</w:t>
      </w:r>
      <w:r w:rsidR="000A42B1">
        <w:rPr>
          <w:rFonts w:hint="cs"/>
          <w:rtl/>
        </w:rPr>
        <w:t xml:space="preserve"> </w:t>
      </w:r>
    </w:p>
    <w:p w14:paraId="5819BE51" w14:textId="27226C6A" w:rsidR="000A42B1" w:rsidRDefault="000A42B1" w:rsidP="00B55EDF">
      <w:pPr>
        <w:rPr>
          <w:rFonts w:ascii="Fb Fontext" w:hAnsi="Fb Fontext"/>
          <w:spacing w:val="-2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F73B04">
        <w:rPr>
          <w:rStyle w:val="affff5"/>
          <w:rFonts w:hint="cs"/>
          <w:rtl/>
        </w:rPr>
        <w:t>א</w:t>
      </w:r>
      <w:r w:rsidR="00B433C9" w:rsidRPr="00F73B04">
        <w:rPr>
          <w:rStyle w:val="affff5"/>
          <w:rtl/>
        </w:rPr>
        <w:t>"</w:t>
      </w:r>
      <w:r w:rsidR="00B433C9" w:rsidRPr="00F73B04">
        <w:rPr>
          <w:rStyle w:val="affff5"/>
          <w:rFonts w:hint="cs"/>
          <w:rtl/>
        </w:rPr>
        <w:t>ד</w:t>
      </w:r>
      <w:r w:rsidR="00F73B04">
        <w:rPr>
          <w:rStyle w:val="affff5"/>
          <w:rFonts w:hint="cs"/>
          <w:rtl/>
        </w:rPr>
        <w:t>:</w:t>
      </w:r>
      <w:r w:rsidR="00B433C9" w:rsidRPr="000978D6">
        <w:rPr>
          <w:rFonts w:ascii="Fb Fontext" w:hAnsi="Fb Fontext" w:hint="cs"/>
          <w:spacing w:val="-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אין</w:t>
      </w:r>
      <w:r w:rsidRPr="00D1637C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חוששין</w:t>
      </w:r>
      <w:r w:rsidRPr="00D1637C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שחלצה</w:t>
      </w:r>
      <w:r>
        <w:rPr>
          <w:rFonts w:ascii="Fb Fontext" w:hAnsi="Fb Fontext" w:hint="cs"/>
          <w:spacing w:val="-2"/>
          <w:rtl/>
        </w:rPr>
        <w:t>, אבל ראינו</w:t>
      </w:r>
      <w:r w:rsidR="00B433C9" w:rsidRPr="000978D6">
        <w:rPr>
          <w:rFonts w:ascii="Fb Fontext" w:hAnsi="Fb Fontext" w:hint="cs"/>
          <w:spacing w:val="-2"/>
          <w:rtl/>
        </w:rPr>
        <w:t xml:space="preserve"> </w:t>
      </w:r>
      <w:r w:rsidR="009A035A">
        <w:rPr>
          <w:rFonts w:ascii="Fb Fontext" w:hAnsi="Fb Fontext" w:hint="cs"/>
          <w:spacing w:val="-2"/>
          <w:rtl/>
        </w:rPr>
        <w:t xml:space="preserve">שחלצה </w:t>
      </w:r>
      <w:r w:rsidR="00B433C9" w:rsidRPr="000978D6">
        <w:rPr>
          <w:rFonts w:ascii="Fb Fontext" w:hAnsi="Fb Fontext" w:hint="cs"/>
          <w:spacing w:val="-2"/>
          <w:rtl/>
        </w:rPr>
        <w:t>חוששין</w:t>
      </w:r>
      <w:r w:rsidR="00F73B04">
        <w:rPr>
          <w:rFonts w:ascii="Fb Fontext" w:hAnsi="Fb Fontext" w:hint="cs"/>
          <w:spacing w:val="-2"/>
          <w:rtl/>
        </w:rPr>
        <w:t>,</w:t>
      </w:r>
    </w:p>
    <w:p w14:paraId="2BB8242D" w14:textId="1A44DF14" w:rsidR="00B433C9" w:rsidRPr="000978D6" w:rsidRDefault="00F73B04" w:rsidP="00E3421D">
      <w:pPr>
        <w:pStyle w:val="affff7"/>
        <w:ind w:left="339"/>
        <w:jc w:val="center"/>
        <w:rPr>
          <w:rtl/>
        </w:rPr>
      </w:pPr>
      <w:r w:rsidRPr="00E3421D">
        <w:rPr>
          <w:rStyle w:val="affff5"/>
          <w:rFonts w:hint="eastAsia"/>
          <w:rtl/>
        </w:rPr>
        <w:t>ו</w:t>
      </w:r>
      <w:r w:rsidR="009A035A" w:rsidRPr="00E3421D">
        <w:rPr>
          <w:rStyle w:val="affff5"/>
          <w:rFonts w:hint="eastAsia"/>
          <w:rtl/>
        </w:rPr>
        <w:t>דתניא</w:t>
      </w:r>
      <w:r w:rsidR="009A035A" w:rsidRPr="00E3421D">
        <w:rPr>
          <w:rStyle w:val="affff5"/>
          <w:rtl/>
        </w:rPr>
        <w:t>:</w:t>
      </w:r>
      <w:r>
        <w:rPr>
          <w:rFonts w:hint="cs"/>
          <w:rtl/>
        </w:rPr>
        <w:t xml:space="preserve"> צריך</w:t>
      </w:r>
      <w:r w:rsidR="00B433C9" w:rsidRPr="000978D6">
        <w:rPr>
          <w:rFonts w:hint="cs"/>
          <w:rtl/>
        </w:rPr>
        <w:t xml:space="preserve"> כוונה </w:t>
      </w:r>
      <w:r w:rsidR="009A035A">
        <w:rPr>
          <w:rFonts w:hint="cs"/>
          <w:rtl/>
        </w:rPr>
        <w:t xml:space="preserve">- </w:t>
      </w:r>
      <w:r w:rsidR="00B433C9" w:rsidRPr="000978D6">
        <w:rPr>
          <w:rFonts w:hint="cs"/>
          <w:rtl/>
        </w:rPr>
        <w:t>ל</w:t>
      </w:r>
      <w:r>
        <w:rPr>
          <w:rFonts w:hint="cs"/>
          <w:rtl/>
        </w:rPr>
        <w:t>ע</w:t>
      </w:r>
      <w:r w:rsidR="009A035A">
        <w:rPr>
          <w:rFonts w:hint="cs"/>
          <w:rtl/>
        </w:rPr>
        <w:t>למא,</w:t>
      </w:r>
      <w:r>
        <w:rPr>
          <w:rFonts w:hint="cs"/>
          <w:rtl/>
        </w:rPr>
        <w:t xml:space="preserve"> אבל לאחין נפסלת</w:t>
      </w:r>
      <w:r w:rsidR="009A035A">
        <w:rPr>
          <w:rFonts w:hint="cs"/>
          <w:rtl/>
        </w:rPr>
        <w:t>.</w:t>
      </w:r>
    </w:p>
    <w:p w14:paraId="1DB38018" w14:textId="71459885" w:rsidR="00F73B04" w:rsidRDefault="009A035A" w:rsidP="00615A60">
      <w:pPr>
        <w:pStyle w:val="affff2"/>
        <w:rPr>
          <w:rtl/>
        </w:rPr>
      </w:pPr>
      <w:bookmarkStart w:id="1151" w:name="_Toc119173143"/>
      <w:bookmarkStart w:id="1152" w:name="_Toc119230237"/>
      <w:r>
        <w:rPr>
          <w:rFonts w:hint="cs"/>
          <w:rtl/>
        </w:rPr>
        <w:t>ממה עשוי 'נעל' החליצה</w:t>
      </w:r>
      <w:r w:rsidR="00DF261A">
        <w:rPr>
          <w:rFonts w:hint="cs"/>
          <w:rtl/>
        </w:rPr>
        <w:t>, תפירותיו ורצועותיו</w:t>
      </w:r>
      <w:bookmarkEnd w:id="1151"/>
      <w:bookmarkEnd w:id="1152"/>
    </w:p>
    <w:p w14:paraId="52508992" w14:textId="1D4CD3B7" w:rsidR="00B433C9" w:rsidRPr="00C35A2C" w:rsidRDefault="00F73B04" w:rsidP="00B55EDF">
      <w:pPr>
        <w:rPr>
          <w:rtl/>
        </w:rPr>
      </w:pPr>
      <w:r>
        <w:rPr>
          <w:rStyle w:val="affff5"/>
          <w:rFonts w:hint="cs"/>
          <w:rtl/>
        </w:rPr>
        <w:t>רב</w:t>
      </w:r>
      <w:r w:rsidR="00B433C9" w:rsidRPr="00B443B1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סנדל התפור בפשתן</w:t>
      </w:r>
      <w:r w:rsidR="00B433C9" w:rsidRPr="00E3421D">
        <w:rPr>
          <w:rtl/>
        </w:rPr>
        <w:t xml:space="preserve"> - אין חולצין בו,</w:t>
      </w:r>
      <w:r w:rsidR="00B433C9" w:rsidRPr="003F3A85">
        <w:rPr>
          <w:rFonts w:ascii="Fb Fontext" w:hAnsi="Fb Fontext" w:cs="PFT_Frank"/>
          <w:b/>
          <w:bCs/>
          <w:szCs w:val="14"/>
          <w:rtl/>
        </w:rPr>
        <w:t xml:space="preserve"> </w:t>
      </w:r>
      <w:r>
        <w:rPr>
          <w:rStyle w:val="affff1"/>
          <w:rFonts w:hint="cs"/>
          <w:rtl/>
        </w:rPr>
        <w:t>ד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ואנעלך </w:t>
      </w:r>
      <w:r w:rsidR="00B433C9" w:rsidRPr="00E3421D">
        <w:rPr>
          <w:rStyle w:val="affff1"/>
          <w:b/>
          <w:bCs/>
          <w:rtl/>
        </w:rPr>
        <w:t>תחש</w:t>
      </w:r>
      <w:r w:rsidR="00B433C9" w:rsidRPr="00AD1A41">
        <w:rPr>
          <w:rStyle w:val="affff1"/>
          <w:rFonts w:hint="cs"/>
          <w:rtl/>
        </w:rPr>
        <w:t>'</w:t>
      </w:r>
      <w:r w:rsidR="0056499A">
        <w:rPr>
          <w:rStyle w:val="affff1"/>
          <w:rFonts w:hint="cs"/>
          <w:rtl/>
        </w:rPr>
        <w:t xml:space="preserve"> </w:t>
      </w:r>
      <w:r w:rsidR="0056499A" w:rsidRPr="00E3421D">
        <w:rPr>
          <w:rStyle w:val="affff8"/>
          <w:rtl/>
        </w:rPr>
        <w:t>[עור]</w:t>
      </w:r>
      <w:r w:rsidR="00B433C9" w:rsidRPr="00E3421D">
        <w:rPr>
          <w:rStyle w:val="affff8"/>
          <w:rtl/>
        </w:rPr>
        <w:t>.</w:t>
      </w:r>
    </w:p>
    <w:p w14:paraId="6B081513" w14:textId="4DFFFE81" w:rsidR="00B433C9" w:rsidRDefault="0056499A" w:rsidP="00B55EDF">
      <w:pPr>
        <w:rPr>
          <w:rtl/>
        </w:rPr>
      </w:pPr>
      <w:r>
        <w:rPr>
          <w:rStyle w:val="affff5"/>
          <w:rFonts w:hint="cs"/>
          <w:rtl/>
        </w:rPr>
        <w:t>אי</w:t>
      </w:r>
      <w:r w:rsidR="00B433C9" w:rsidRPr="00B443B1">
        <w:rPr>
          <w:rStyle w:val="affff5"/>
          <w:rtl/>
        </w:rPr>
        <w:t>בע</w:t>
      </w:r>
      <w:r>
        <w:rPr>
          <w:rStyle w:val="affff5"/>
          <w:rFonts w:hint="cs"/>
          <w:rtl/>
        </w:rPr>
        <w:t>י</w:t>
      </w:r>
      <w:r w:rsidR="00B433C9" w:rsidRPr="00B443B1">
        <w:rPr>
          <w:rStyle w:val="affff5"/>
          <w:rtl/>
        </w:rPr>
        <w:t>א:</w:t>
      </w:r>
      <w:r w:rsidR="00B433C9" w:rsidRPr="00C35A2C">
        <w:rPr>
          <w:rFonts w:ascii="Fb Fontext" w:hAnsi="Fb Fontext"/>
          <w:sz w:val="32"/>
          <w:rtl/>
        </w:rPr>
        <w:t xml:space="preserve"> הוא עור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ו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רצועותיו</w:t>
      </w:r>
      <w:r w:rsidR="00B433C9" w:rsidRPr="00B836A3">
        <w:rPr>
          <w:rFonts w:ascii="Fb Fontext" w:hAnsi="Fb Fontext"/>
          <w:sz w:val="32"/>
          <w:rtl/>
        </w:rPr>
        <w:t xml:space="preserve"> שער</w:t>
      </w:r>
      <w:r>
        <w:rPr>
          <w:rFonts w:ascii="Fb Fontext" w:hAnsi="Fb Fontext" w:hint="cs"/>
          <w:sz w:val="32"/>
          <w:rtl/>
        </w:rPr>
        <w:t xml:space="preserve"> -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C35A2C">
        <w:rPr>
          <w:rFonts w:ascii="Fb Fontext" w:hAnsi="Fb Fontext" w:hint="cs"/>
          <w:sz w:val="32"/>
          <w:rtl/>
        </w:rPr>
        <w:t>קרינן</w:t>
      </w:r>
      <w:r w:rsidR="00B433C9" w:rsidRPr="009C12DE">
        <w:rPr>
          <w:rStyle w:val="affff1"/>
          <w:rFonts w:hint="cs"/>
          <w:rtl/>
        </w:rPr>
        <w:t xml:space="preserve"> 'תחש'</w:t>
      </w:r>
      <w:r>
        <w:rPr>
          <w:rStyle w:val="affff1"/>
          <w:rFonts w:hint="cs"/>
          <w:rtl/>
        </w:rPr>
        <w:t xml:space="preserve"> </w:t>
      </w:r>
      <w:r w:rsidRPr="00E3421D">
        <w:rPr>
          <w:rStyle w:val="affff8"/>
          <w:rtl/>
        </w:rPr>
        <w:t>[שה</w:t>
      </w:r>
      <w:r w:rsidRPr="00E3421D">
        <w:rPr>
          <w:rStyle w:val="affff8"/>
          <w:rFonts w:hint="eastAsia"/>
          <w:rtl/>
        </w:rPr>
        <w:t>שיער</w:t>
      </w:r>
      <w:r w:rsidRPr="00E3421D">
        <w:rPr>
          <w:rStyle w:val="affff8"/>
          <w:rtl/>
        </w:rPr>
        <w:t xml:space="preserve"> </w:t>
      </w:r>
      <w:r w:rsidRPr="00E3421D">
        <w:rPr>
          <w:rStyle w:val="affff8"/>
          <w:rFonts w:hint="eastAsia"/>
          <w:rtl/>
        </w:rPr>
        <w:t>מהעור</w:t>
      </w:r>
      <w:r w:rsidRPr="00E3421D">
        <w:rPr>
          <w:rStyle w:val="affff8"/>
          <w:rtl/>
        </w:rPr>
        <w:t>]</w:t>
      </w:r>
      <w:r w:rsidR="00B433C9" w:rsidRPr="00E3421D">
        <w:rPr>
          <w:rStyle w:val="affff8"/>
          <w:rtl/>
        </w:rPr>
        <w:t>,</w:t>
      </w:r>
    </w:p>
    <w:p w14:paraId="301D5AF0" w14:textId="0FE57986" w:rsidR="00B433C9" w:rsidRPr="00C35A2C" w:rsidRDefault="0056499A" w:rsidP="00E3421D">
      <w:pPr>
        <w:ind w:left="339" w:firstLine="113"/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 xml:space="preserve">אבל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כולו</w:t>
      </w:r>
      <w:r w:rsidR="00B433C9" w:rsidRPr="00C35A2C">
        <w:rPr>
          <w:rFonts w:ascii="Fb Fontext" w:hAnsi="Fb Fontext"/>
          <w:sz w:val="32"/>
          <w:rtl/>
        </w:rPr>
        <w:t xml:space="preserve"> שער </w:t>
      </w:r>
      <w:r>
        <w:rPr>
          <w:rFonts w:ascii="Fb Fontext" w:hAnsi="Fb Fontext" w:hint="cs"/>
          <w:sz w:val="32"/>
          <w:rtl/>
        </w:rPr>
        <w:t>-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אינו נקרא</w:t>
      </w:r>
      <w:r w:rsidR="00F73B04" w:rsidRPr="00E3421D">
        <w:rPr>
          <w:rtl/>
        </w:rPr>
        <w:t xml:space="preserve"> </w:t>
      </w:r>
      <w:r w:rsidR="00F46DE2">
        <w:rPr>
          <w:rFonts w:hint="cs"/>
          <w:rtl/>
        </w:rPr>
        <w:t xml:space="preserve">כלל </w:t>
      </w:r>
      <w:r w:rsidR="00F73B04" w:rsidRPr="00E3421D">
        <w:rPr>
          <w:rFonts w:hint="eastAsia"/>
          <w:rtl/>
        </w:rPr>
        <w:t>נעל</w:t>
      </w:r>
      <w:r w:rsidR="00B433C9" w:rsidRPr="00E3421D">
        <w:rPr>
          <w:rtl/>
        </w:rPr>
        <w:t>.</w:t>
      </w:r>
    </w:p>
    <w:p w14:paraId="3431A278" w14:textId="151F02CD" w:rsidR="00DF261A" w:rsidRDefault="00F46DE2" w:rsidP="00615A60">
      <w:pPr>
        <w:pStyle w:val="affff2"/>
        <w:rPr>
          <w:rStyle w:val="affff5"/>
          <w:rtl/>
        </w:rPr>
      </w:pPr>
      <w:bookmarkStart w:id="1153" w:name="_Toc119173144"/>
      <w:bookmarkStart w:id="1154" w:name="_Toc119230238"/>
      <w:r>
        <w:rPr>
          <w:rFonts w:hint="cs"/>
          <w:rtl/>
        </w:rPr>
        <w:t>פירוש המילה 'חליצה'</w:t>
      </w:r>
      <w:bookmarkEnd w:id="1153"/>
      <w:bookmarkEnd w:id="1154"/>
    </w:p>
    <w:p w14:paraId="7136655A" w14:textId="5B0BB81A" w:rsidR="00B433C9" w:rsidRPr="00C35A2C" w:rsidRDefault="00B433C9" w:rsidP="00B55EDF">
      <w:pPr>
        <w:rPr>
          <w:rtl/>
        </w:rPr>
      </w:pPr>
      <w:r w:rsidRPr="00B443B1">
        <w:rPr>
          <w:rStyle w:val="affff5"/>
          <w:rFonts w:hint="cs"/>
          <w:rtl/>
        </w:rPr>
        <w:t>ר</w:t>
      </w:r>
      <w:r w:rsidRPr="00B443B1">
        <w:rPr>
          <w:rStyle w:val="affff5"/>
          <w:rtl/>
        </w:rPr>
        <w:t>"</w:t>
      </w:r>
      <w:r w:rsidRPr="00B443B1">
        <w:rPr>
          <w:rStyle w:val="affff5"/>
          <w:rFonts w:hint="cs"/>
          <w:rtl/>
        </w:rPr>
        <w:t>כ לשמואל</w:t>
      </w:r>
      <w:r w:rsidR="00F73B04">
        <w:rPr>
          <w:rStyle w:val="affff5"/>
          <w:rFonts w:hint="cs"/>
          <w:rtl/>
        </w:rPr>
        <w:t>:</w:t>
      </w:r>
      <w:r w:rsidRPr="006B2A7E">
        <w:rPr>
          <w:rStyle w:val="affff1"/>
          <w:rtl/>
        </w:rPr>
        <w:t xml:space="preserve"> </w:t>
      </w:r>
      <w:r w:rsidR="00F46DE2" w:rsidRPr="00D1637C">
        <w:rPr>
          <w:rFonts w:cs="PFT_Frank" w:hint="eastAsia"/>
          <w:b/>
          <w:bCs/>
          <w:szCs w:val="14"/>
          <w:rtl/>
        </w:rPr>
        <w:t>מנין</w:t>
      </w:r>
      <w:r w:rsidR="00F46DE2">
        <w:rPr>
          <w:rStyle w:val="affff1"/>
          <w:rFonts w:hint="cs"/>
          <w:rtl/>
        </w:rPr>
        <w:t xml:space="preserve"> ש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>וחלצה נעלו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>מישלף הוא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F46DE2">
        <w:rPr>
          <w:rStyle w:val="affff1"/>
          <w:rFonts w:hint="cs"/>
          <w:rtl/>
        </w:rPr>
        <w:t>כ</w:t>
      </w:r>
      <w:r w:rsidRPr="00F73B04">
        <w:rPr>
          <w:rStyle w:val="affff1"/>
          <w:rFonts w:hint="cs"/>
          <w:rtl/>
        </w:rPr>
        <w:t>'</w:t>
      </w:r>
      <w:r w:rsidRPr="00F73B04">
        <w:rPr>
          <w:rStyle w:val="affff1"/>
          <w:rtl/>
        </w:rPr>
        <w:t>וחלצו את האבנים</w:t>
      </w:r>
      <w:r w:rsidR="00F46DE2">
        <w:rPr>
          <w:rFonts w:hint="cs"/>
          <w:rtl/>
        </w:rPr>
        <w:t>'</w:t>
      </w:r>
      <w:r w:rsidR="00F46DE2" w:rsidRPr="00E3421D">
        <w:rPr>
          <w:rStyle w:val="affff1"/>
          <w:rtl/>
        </w:rPr>
        <w:t>,</w:t>
      </w:r>
    </w:p>
    <w:p w14:paraId="24ACC613" w14:textId="0600270C" w:rsidR="00B433C9" w:rsidRDefault="00F46DE2" w:rsidP="00B55EDF">
      <w:pPr>
        <w:rPr>
          <w:rFonts w:ascii="Fb Fontext" w:hAnsi="Fb Fontext"/>
          <w:rtl/>
        </w:rPr>
      </w:pPr>
      <w:r w:rsidRPr="00D1637C">
        <w:rPr>
          <w:rFonts w:ascii="Fb Fontext" w:hAnsi="Fb Fontext" w:cs="PFT_Frank" w:hint="eastAsia"/>
          <w:b/>
          <w:bCs/>
          <w:szCs w:val="14"/>
          <w:rtl/>
        </w:rPr>
        <w:t>שמא</w:t>
      </w:r>
      <w:r w:rsidR="00F73B04">
        <w:rPr>
          <w:rFonts w:ascii="Fb Fontext" w:hAnsi="Fb Fontext" w:hint="cs"/>
          <w:rtl/>
        </w:rPr>
        <w:t xml:space="preserve"> לשון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/>
          <w:rtl/>
        </w:rPr>
        <w:t xml:space="preserve">זרוז </w:t>
      </w:r>
      <w:r>
        <w:rPr>
          <w:rStyle w:val="affff1"/>
          <w:rFonts w:hint="cs"/>
          <w:rtl/>
        </w:rPr>
        <w:t>כ</w:t>
      </w:r>
      <w:r w:rsidR="00B433C9" w:rsidRPr="006B2A7E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ועצמותיך יחליץ</w:t>
      </w:r>
      <w:r w:rsidR="00B433C9" w:rsidRPr="00AD1A41">
        <w:rPr>
          <w:rStyle w:val="affff1"/>
          <w:rFonts w:hint="cs"/>
          <w:rtl/>
        </w:rPr>
        <w:t>'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ד</w:t>
      </w:r>
      <w:r w:rsidR="00B433C9" w:rsidRPr="00C35A2C">
        <w:rPr>
          <w:rFonts w:ascii="Fb Fontext" w:hAnsi="Fb Fontext"/>
          <w:rtl/>
        </w:rPr>
        <w:t>מעולה שבברכות</w:t>
      </w:r>
      <w:r w:rsidR="00F73B04" w:rsidRPr="00F73B04">
        <w:rPr>
          <w:rStyle w:val="affff8"/>
          <w:rFonts w:hint="cs"/>
          <w:rtl/>
        </w:rPr>
        <w:t xml:space="preserve"> </w:t>
      </w:r>
      <w:r w:rsidR="00F73B04" w:rsidRPr="00F46DE2">
        <w:rPr>
          <w:rStyle w:val="affff8"/>
          <w:rFonts w:hint="cs"/>
          <w:rtl/>
        </w:rPr>
        <w:t>כח</w:t>
      </w:r>
      <w:r w:rsidR="00B433C9" w:rsidRPr="00E3421D">
        <w:rPr>
          <w:rStyle w:val="affff8"/>
          <w:rtl/>
        </w:rPr>
        <w:t xml:space="preserve"> </w:t>
      </w:r>
      <w:r w:rsidR="00F73B04" w:rsidRPr="00E3421D">
        <w:rPr>
          <w:rStyle w:val="affff8"/>
          <w:rFonts w:hint="eastAsia"/>
          <w:rtl/>
        </w:rPr>
        <w:t>בעצמות</w:t>
      </w:r>
      <w:r>
        <w:rPr>
          <w:rFonts w:ascii="Fb Fontext" w:hAnsi="Fb Fontext" w:hint="cs"/>
          <w:rtl/>
        </w:rPr>
        <w:t>!</w:t>
      </w:r>
    </w:p>
    <w:p w14:paraId="133787F1" w14:textId="577831A2" w:rsidR="00B433C9" w:rsidRPr="00C35A2C" w:rsidRDefault="00F46DE2" w:rsidP="007C50E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lastRenderedPageBreak/>
        <w:t xml:space="preserve">- </w:t>
      </w:r>
      <w:r w:rsidR="00F73B04" w:rsidRPr="00D1637C">
        <w:rPr>
          <w:rFonts w:ascii="Fb Fontext" w:hAnsi="Fb Fontext" w:cs="PFT_Frank" w:hint="eastAsia"/>
          <w:b/>
          <w:bCs/>
          <w:szCs w:val="14"/>
          <w:rtl/>
        </w:rPr>
        <w:t>כאן</w:t>
      </w:r>
      <w:r>
        <w:rPr>
          <w:rFonts w:ascii="Fb Fontext" w:hAnsi="Fb Fontext" w:hint="cs"/>
          <w:rtl/>
        </w:rPr>
        <w:t xml:space="preserve"> ודאי מישלף,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ד</w:t>
      </w:r>
      <w:r w:rsidR="00B433C9" w:rsidRPr="00C35A2C">
        <w:rPr>
          <w:rFonts w:ascii="Fb Fontext" w:hAnsi="Fb Fontext"/>
          <w:rtl/>
        </w:rPr>
        <w:t>א</w:t>
      </w:r>
      <w:r>
        <w:rPr>
          <w:rFonts w:ascii="Fb Fontext" w:hAnsi="Fb Fontext" w:hint="cs"/>
          <w:rtl/>
        </w:rPr>
        <w:t>ם</w:t>
      </w:r>
      <w:r w:rsidR="00B433C9" w:rsidRPr="00C35A2C">
        <w:rPr>
          <w:rFonts w:ascii="Fb Fontext" w:hAnsi="Fb Fontext"/>
          <w:rtl/>
        </w:rPr>
        <w:t xml:space="preserve"> זרוז </w:t>
      </w:r>
      <w:r>
        <w:rPr>
          <w:rFonts w:ascii="Fb Fontext" w:hAnsi="Fb Fontext" w:hint="cs"/>
          <w:rtl/>
        </w:rPr>
        <w:t>י</w:t>
      </w:r>
      <w:r w:rsidR="00B433C9" w:rsidRPr="00C35A2C">
        <w:rPr>
          <w:rFonts w:ascii="Fb Fontext" w:hAnsi="Fb Fontext"/>
          <w:rtl/>
        </w:rPr>
        <w:t xml:space="preserve">כתוב </w:t>
      </w:r>
      <w:r>
        <w:rPr>
          <w:rStyle w:val="affff1"/>
          <w:rFonts w:hint="cs"/>
          <w:rtl/>
        </w:rPr>
        <w:t>'</w:t>
      </w:r>
      <w:r w:rsidR="00B433C9" w:rsidRPr="00E3421D">
        <w:rPr>
          <w:rStyle w:val="affff1"/>
          <w:rtl/>
        </w:rPr>
        <w:t>וחלצה</w:t>
      </w:r>
      <w:r>
        <w:rPr>
          <w:rStyle w:val="affff1"/>
          <w:rFonts w:hint="cs"/>
          <w:rtl/>
        </w:rPr>
        <w:t>..</w:t>
      </w:r>
      <w:r w:rsidR="00B433C9" w:rsidRPr="00E3421D">
        <w:rPr>
          <w:rStyle w:val="affff1"/>
          <w:rtl/>
        </w:rPr>
        <w:t xml:space="preserve"> </w:t>
      </w:r>
      <w:r w:rsidR="00B433C9" w:rsidRPr="00E3421D">
        <w:rPr>
          <w:rStyle w:val="affff1"/>
          <w:b/>
          <w:bCs/>
          <w:rtl/>
        </w:rPr>
        <w:t>ב</w:t>
      </w:r>
      <w:r>
        <w:rPr>
          <w:rStyle w:val="affff1"/>
          <w:rFonts w:hint="cs"/>
          <w:rtl/>
        </w:rPr>
        <w:t xml:space="preserve">מעל </w:t>
      </w:r>
      <w:r w:rsidR="00B433C9" w:rsidRPr="00E3421D">
        <w:rPr>
          <w:rStyle w:val="affff1"/>
          <w:rtl/>
        </w:rPr>
        <w:t>רגלו</w:t>
      </w:r>
      <w:r>
        <w:rPr>
          <w:rStyle w:val="affff1"/>
          <w:rFonts w:hint="cs"/>
          <w:rtl/>
        </w:rPr>
        <w:t>'</w:t>
      </w:r>
      <w:r>
        <w:rPr>
          <w:rFonts w:ascii="Fb Fontext" w:hAnsi="Fb Fontext" w:hint="cs"/>
          <w:rtl/>
        </w:rPr>
        <w:t xml:space="preserve"> </w:t>
      </w:r>
      <w:r>
        <w:rPr>
          <w:rStyle w:val="affff8"/>
          <w:rFonts w:hint="cs"/>
          <w:rtl/>
        </w:rPr>
        <w:t>מנעילתו</w:t>
      </w:r>
      <w:r w:rsidRPr="00E3421D">
        <w:rPr>
          <w:rStyle w:val="affff8"/>
          <w:rtl/>
        </w:rPr>
        <w:t>.</w:t>
      </w:r>
    </w:p>
    <w:p w14:paraId="6B5B7A2C" w14:textId="3A7B01B3" w:rsidR="00F46DE2" w:rsidRDefault="007179F8" w:rsidP="00E3421D">
      <w:pPr>
        <w:pStyle w:val="affff7"/>
        <w:rPr>
          <w:rStyle w:val="affff1"/>
          <w:spacing w:val="-4"/>
          <w:rtl/>
        </w:rPr>
      </w:pPr>
      <w:r w:rsidRPr="007179F8">
        <w:rPr>
          <w:rtl/>
        </w:rPr>
        <w:t>•</w:t>
      </w:r>
      <w:r w:rsidR="00B433C9" w:rsidRPr="000978D6">
        <w:rPr>
          <w:rFonts w:hint="cs"/>
          <w:rtl/>
        </w:rPr>
        <w:t xml:space="preserve"> </w:t>
      </w:r>
      <w:r w:rsidR="00B433C9" w:rsidRPr="00B443B1">
        <w:rPr>
          <w:rStyle w:val="affff5"/>
          <w:rtl/>
        </w:rPr>
        <w:t>מי</w:t>
      </w:r>
      <w:r w:rsidR="00F46DE2">
        <w:rPr>
          <w:rStyle w:val="affff5"/>
          <w:rFonts w:hint="cs"/>
          <w:rtl/>
        </w:rPr>
        <w:t>ן</w:t>
      </w:r>
      <w:r w:rsidR="00B433C9" w:rsidRPr="00B443B1">
        <w:rPr>
          <w:rStyle w:val="affff5"/>
          <w:rtl/>
        </w:rPr>
        <w:t xml:space="preserve"> לר"ג:</w:t>
      </w:r>
      <w:r w:rsidR="00B433C9" w:rsidRPr="000978D6">
        <w:rPr>
          <w:rtl/>
        </w:rPr>
        <w:t xml:space="preserve"> חלץ </w:t>
      </w:r>
      <w:r w:rsidR="00F46DE2">
        <w:rPr>
          <w:rFonts w:hint="cs"/>
          <w:rtl/>
        </w:rPr>
        <w:t xml:space="preserve">ה' </w:t>
      </w:r>
      <w:r w:rsidR="00B433C9" w:rsidRPr="000978D6">
        <w:rPr>
          <w:rtl/>
        </w:rPr>
        <w:t>ממ</w:t>
      </w:r>
      <w:r w:rsidR="00F46DE2">
        <w:rPr>
          <w:rFonts w:hint="cs"/>
          <w:rtl/>
        </w:rPr>
        <w:t>כם</w:t>
      </w:r>
      <w:r w:rsidR="00B433C9" w:rsidRPr="000978D6">
        <w:rPr>
          <w:rtl/>
        </w:rPr>
        <w:t xml:space="preserve">, </w:t>
      </w:r>
      <w:r w:rsidR="00B433C9" w:rsidRPr="000978D6">
        <w:rPr>
          <w:rStyle w:val="affff1"/>
          <w:spacing w:val="-6"/>
          <w:rtl/>
        </w:rPr>
        <w:t>ד</w:t>
      </w:r>
      <w:r w:rsidR="00B433C9" w:rsidRPr="00E3421D">
        <w:rPr>
          <w:rStyle w:val="affff1"/>
          <w:rtl/>
        </w:rPr>
        <w:t>'חלץ מהם</w:t>
      </w:r>
      <w:r w:rsidR="00F46DE2">
        <w:rPr>
          <w:rStyle w:val="affff1"/>
          <w:rFonts w:hint="cs"/>
          <w:rtl/>
        </w:rPr>
        <w:t>'</w:t>
      </w:r>
      <w:r w:rsidR="00F46DE2">
        <w:rPr>
          <w:rFonts w:hint="cs"/>
          <w:rtl/>
        </w:rPr>
        <w:t xml:space="preserve"> -</w:t>
      </w:r>
      <w:r w:rsidR="006357B3" w:rsidRPr="00262A77">
        <w:rPr>
          <w:spacing w:val="-4"/>
          <w:rtl/>
        </w:rPr>
        <w:t xml:space="preserve"> </w:t>
      </w:r>
      <w:r w:rsidR="00F46DE2">
        <w:rPr>
          <w:rFonts w:hint="cs"/>
          <w:spacing w:val="-4"/>
          <w:rtl/>
        </w:rPr>
        <w:t>לא</w:t>
      </w:r>
      <w:r w:rsidR="00B433C9" w:rsidRPr="00262A77">
        <w:rPr>
          <w:spacing w:val="-4"/>
          <w:rtl/>
        </w:rPr>
        <w:t xml:space="preserve"> </w:t>
      </w:r>
      <w:r w:rsidR="00F46DE2">
        <w:rPr>
          <w:rFonts w:hint="cs"/>
          <w:spacing w:val="-4"/>
          <w:rtl/>
        </w:rPr>
        <w:t>'</w:t>
      </w:r>
      <w:r w:rsidR="00B433C9" w:rsidRPr="00262A77">
        <w:rPr>
          <w:spacing w:val="-4"/>
          <w:rtl/>
        </w:rPr>
        <w:t>להם</w:t>
      </w:r>
      <w:r w:rsidR="00F46DE2">
        <w:rPr>
          <w:rFonts w:hint="cs"/>
          <w:spacing w:val="-4"/>
          <w:rtl/>
        </w:rPr>
        <w:t>'</w:t>
      </w:r>
      <w:r w:rsidR="00B433C9" w:rsidRPr="00262A77">
        <w:rPr>
          <w:spacing w:val="-4"/>
          <w:rtl/>
        </w:rPr>
        <w:t xml:space="preserve"> </w:t>
      </w:r>
      <w:r w:rsidR="00F46DE2">
        <w:rPr>
          <w:rFonts w:hint="cs"/>
          <w:spacing w:val="-4"/>
          <w:rtl/>
        </w:rPr>
        <w:t>אלא</w:t>
      </w:r>
      <w:r w:rsidR="00B433C9" w:rsidRPr="00262A77">
        <w:rPr>
          <w:spacing w:val="-4"/>
          <w:rtl/>
        </w:rPr>
        <w:t xml:space="preserve"> </w:t>
      </w:r>
      <w:r w:rsidR="00F46DE2">
        <w:rPr>
          <w:rStyle w:val="affff1"/>
          <w:rFonts w:hint="cs"/>
          <w:spacing w:val="-4"/>
          <w:rtl/>
        </w:rPr>
        <w:t>'</w:t>
      </w:r>
      <w:r w:rsidR="00B433C9" w:rsidRPr="00262A77">
        <w:rPr>
          <w:rStyle w:val="affff1"/>
          <w:spacing w:val="-4"/>
          <w:rtl/>
        </w:rPr>
        <w:t>מהם</w:t>
      </w:r>
      <w:r w:rsidR="00F46DE2">
        <w:rPr>
          <w:rStyle w:val="affff1"/>
          <w:rFonts w:hint="cs"/>
          <w:spacing w:val="-4"/>
          <w:rtl/>
        </w:rPr>
        <w:t>'</w:t>
      </w:r>
      <w:r w:rsidR="00B433C9" w:rsidRPr="00262A77">
        <w:rPr>
          <w:rStyle w:val="affff1"/>
          <w:spacing w:val="-4"/>
          <w:rtl/>
        </w:rPr>
        <w:t xml:space="preserve"> </w:t>
      </w:r>
      <w:r w:rsidR="00F46DE2" w:rsidRPr="00E3421D">
        <w:rPr>
          <w:rFonts w:hint="eastAsia"/>
          <w:rtl/>
        </w:rPr>
        <w:t>ואין</w:t>
      </w:r>
      <w:r w:rsidR="00F46DE2">
        <w:rPr>
          <w:rFonts w:hint="cs"/>
          <w:rtl/>
        </w:rPr>
        <w:t xml:space="preserve"> בזה</w:t>
      </w:r>
      <w:r w:rsidR="00F46DE2" w:rsidRPr="00E3421D">
        <w:rPr>
          <w:rtl/>
        </w:rPr>
        <w:t xml:space="preserve"> ממש</w:t>
      </w:r>
      <w:r w:rsidR="00A55EEA">
        <w:rPr>
          <w:rFonts w:hint="cs"/>
          <w:rtl/>
        </w:rPr>
        <w:t>!</w:t>
      </w:r>
    </w:p>
    <w:p w14:paraId="57D66972" w14:textId="000B0C05" w:rsidR="00B433C9" w:rsidRPr="00E3421D" w:rsidRDefault="00B433C9" w:rsidP="000665F8">
      <w:pPr>
        <w:pStyle w:val="afff4"/>
        <w:rPr>
          <w:rtl/>
        </w:rPr>
      </w:pPr>
      <w:ins w:id="9975" w:author="מספור קטעי משנה" w:date="2026-10-06T06:45:58Z">
        <w:r>
          <w:rPr>
            <w:rStyle w:val="MisparKeta"/>
          </w:rPr>
          <w:t xml:space="preserve">ד. </w:t>
        </w:r>
      </w:ins>
      <w:bookmarkStart w:id="1155" w:name="_Toc119173145"/>
      <w:bookmarkStart w:id="1156" w:name="_Toc119230239"/>
      <w:r w:rsidRPr="00E3421D">
        <w:rPr>
          <w:rtl/>
        </w:rPr>
        <w:t>באנפיליא</w:t>
      </w:r>
      <w:r w:rsidR="000665F8">
        <w:rPr>
          <w:rFonts w:hint="cs"/>
          <w:rtl/>
        </w:rPr>
        <w:t xml:space="preserve"> </w:t>
      </w:r>
      <w:r w:rsidRPr="00E3421D">
        <w:rPr>
          <w:rtl/>
        </w:rPr>
        <w:t>- חליצתה פסולה.</w:t>
      </w:r>
      <w:bookmarkEnd w:id="1155"/>
      <w:bookmarkEnd w:id="1156"/>
    </w:p>
    <w:p w14:paraId="57980CD6" w14:textId="09DB8B41" w:rsidR="00B433C9" w:rsidRPr="00C35A2C" w:rsidRDefault="000665F8" w:rsidP="000665F8">
      <w:pPr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>ש</w:t>
      </w:r>
      <w:r w:rsidR="006357B3">
        <w:rPr>
          <w:rFonts w:ascii="Fb Fontext" w:hAnsi="Fb Fontext" w:hint="cs"/>
          <w:sz w:val="32"/>
          <w:rtl/>
        </w:rPr>
        <w:t>אינו</w:t>
      </w:r>
      <w:r w:rsidR="00B433C9" w:rsidRPr="00C35A2C">
        <w:rPr>
          <w:rFonts w:ascii="Fb Fontext" w:hAnsi="Fb Fontext"/>
          <w:sz w:val="32"/>
          <w:rtl/>
        </w:rPr>
        <w:t xml:space="preserve"> מנעל, </w:t>
      </w:r>
      <w:r w:rsidR="006357B3">
        <w:rPr>
          <w:rStyle w:val="affff5"/>
          <w:rtl/>
        </w:rPr>
        <w:t>ו</w:t>
      </w:r>
      <w:r>
        <w:rPr>
          <w:rStyle w:val="affff5"/>
          <w:rFonts w:hint="cs"/>
          <w:rtl/>
        </w:rPr>
        <w:t>כד</w:t>
      </w:r>
      <w:r w:rsidR="006357B3">
        <w:rPr>
          <w:rStyle w:val="affff5"/>
          <w:rtl/>
        </w:rPr>
        <w:t>תנ</w:t>
      </w:r>
      <w:r>
        <w:rPr>
          <w:rStyle w:val="affff5"/>
          <w:rFonts w:hint="cs"/>
          <w:rtl/>
        </w:rPr>
        <w:t>יא</w:t>
      </w:r>
      <w:r w:rsidR="00B433C9" w:rsidRPr="00C35A2C">
        <w:rPr>
          <w:rFonts w:ascii="Fb Fontext" w:hAnsi="Fb Fontext"/>
          <w:sz w:val="32"/>
          <w:rtl/>
        </w:rPr>
        <w:t xml:space="preserve"> אין תורם באנפיליא, </w:t>
      </w:r>
      <w:r w:rsidR="006357B3">
        <w:rPr>
          <w:rFonts w:ascii="Fb Fontext" w:hAnsi="Fb Fontext" w:hint="cs"/>
          <w:sz w:val="32"/>
          <w:rtl/>
        </w:rPr>
        <w:t>ואצ</w:t>
      </w:r>
      <w:r>
        <w:rPr>
          <w:rFonts w:ascii="Fb Fontext" w:hAnsi="Fb Fontext" w:hint="cs"/>
          <w:sz w:val="32"/>
          <w:rtl/>
        </w:rPr>
        <w:t>"</w:t>
      </w:r>
      <w:r w:rsidR="006357B3">
        <w:rPr>
          <w:rFonts w:ascii="Fb Fontext" w:hAnsi="Fb Fontext" w:hint="cs"/>
          <w:sz w:val="32"/>
          <w:rtl/>
        </w:rPr>
        <w:t xml:space="preserve">ל </w:t>
      </w:r>
      <w:r w:rsidR="00B433C9" w:rsidRPr="00C35A2C">
        <w:rPr>
          <w:rFonts w:ascii="Fb Fontext" w:hAnsi="Fb Fontext"/>
          <w:sz w:val="32"/>
          <w:rtl/>
        </w:rPr>
        <w:t>מנעל וסנדל</w:t>
      </w:r>
      <w:r>
        <w:rPr>
          <w:rFonts w:ascii="Fb Fontext" w:hAnsi="Fb Fontext" w:hint="cs"/>
          <w:sz w:val="32"/>
          <w:rtl/>
        </w:rPr>
        <w:t>..</w:t>
      </w:r>
      <w:r w:rsidR="00B433C9" w:rsidRPr="00C35A2C">
        <w:rPr>
          <w:rFonts w:ascii="Fb Fontext" w:hAnsi="Fb Fontext"/>
          <w:sz w:val="32"/>
          <w:rtl/>
        </w:rPr>
        <w:t xml:space="preserve"> </w:t>
      </w:r>
    </w:p>
    <w:p w14:paraId="7F314016" w14:textId="75385B81" w:rsidR="00B433C9" w:rsidRDefault="00B433C9" w:rsidP="00B55EDF">
      <w:pPr>
        <w:rPr>
          <w:rFonts w:ascii="Fb Fontext" w:hAnsi="Fb Fontext"/>
          <w:sz w:val="32"/>
          <w:rtl/>
        </w:rPr>
      </w:pPr>
      <w:r w:rsidRPr="00E307CC">
        <w:rPr>
          <w:rStyle w:val="affff5"/>
          <w:rFonts w:hint="cs"/>
          <w:rtl/>
        </w:rPr>
        <w:t>ו</w:t>
      </w:r>
      <w:r w:rsidR="000665F8">
        <w:rPr>
          <w:rStyle w:val="affff5"/>
          <w:rFonts w:hint="cs"/>
          <w:rtl/>
        </w:rPr>
        <w:t>יקשה</w:t>
      </w:r>
      <w:r w:rsidRPr="00E307CC">
        <w:rPr>
          <w:rStyle w:val="affff5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מנעל סנדל ואנפיליא, לא יטייל בהן ממטה למטה</w:t>
      </w:r>
      <w:r w:rsidR="000665F8">
        <w:rPr>
          <w:rFonts w:ascii="Fb Fontext" w:hAnsi="Fb Fontext" w:hint="cs"/>
          <w:sz w:val="32"/>
          <w:rtl/>
        </w:rPr>
        <w:t xml:space="preserve"> </w:t>
      </w:r>
      <w:r w:rsidR="000665F8" w:rsidRPr="00E3421D">
        <w:rPr>
          <w:rStyle w:val="affff8"/>
          <w:rFonts w:hint="eastAsia"/>
          <w:rtl/>
        </w:rPr>
        <w:t>ביו</w:t>
      </w:r>
      <w:r w:rsidR="000665F8" w:rsidRPr="00E3421D">
        <w:rPr>
          <w:rStyle w:val="affff8"/>
          <w:rtl/>
        </w:rPr>
        <w:t>"כ</w:t>
      </w:r>
      <w:r w:rsidR="000665F8">
        <w:rPr>
          <w:rStyle w:val="affff8"/>
          <w:rFonts w:hint="cs"/>
          <w:rtl/>
        </w:rPr>
        <w:t>,</w:t>
      </w:r>
    </w:p>
    <w:p w14:paraId="1F747DBC" w14:textId="63F64065" w:rsidR="00B433C9" w:rsidRPr="00C35A2C" w:rsidRDefault="00B433C9" w:rsidP="00E3421D">
      <w:pPr>
        <w:pStyle w:val="afffc"/>
        <w:ind w:left="0" w:firstLine="0"/>
        <w:rPr>
          <w:rFonts w:cs="Guttman Vilna"/>
          <w:b/>
          <w:bCs/>
          <w:rtl/>
        </w:rPr>
      </w:pPr>
      <w:r w:rsidRPr="00E307CC">
        <w:rPr>
          <w:rStyle w:val="affff5"/>
          <w:rtl/>
        </w:rPr>
        <w:t>אביי:</w:t>
      </w:r>
      <w:r>
        <w:rPr>
          <w:rtl/>
        </w:rPr>
        <w:t xml:space="preserve"> </w:t>
      </w:r>
      <w:r w:rsidR="000665F8">
        <w:rPr>
          <w:rFonts w:hint="cs"/>
          <w:rtl/>
        </w:rPr>
        <w:t>כש</w:t>
      </w:r>
      <w:r>
        <w:rPr>
          <w:rtl/>
        </w:rPr>
        <w:t xml:space="preserve">יש בזה </w:t>
      </w:r>
      <w:r w:rsidR="006357B3" w:rsidRPr="00E3421D">
        <w:rPr>
          <w:rFonts w:hint="eastAsia"/>
          <w:rtl/>
        </w:rPr>
        <w:t>חתיכות</w:t>
      </w:r>
      <w:r w:rsidR="006357B3" w:rsidRPr="00E3421D">
        <w:rPr>
          <w:rtl/>
        </w:rPr>
        <w:t xml:space="preserve"> </w:t>
      </w:r>
      <w:r w:rsidR="006357B3" w:rsidRPr="00E3421D">
        <w:rPr>
          <w:rFonts w:hint="eastAsia"/>
          <w:rtl/>
        </w:rPr>
        <w:t>מוכין</w:t>
      </w:r>
      <w:r w:rsidRPr="000665F8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ומשום תענוג</w:t>
      </w:r>
      <w:r w:rsidRPr="00C35A2C">
        <w:rPr>
          <w:rtl/>
        </w:rPr>
        <w:t>.</w:t>
      </w:r>
    </w:p>
    <w:p w14:paraId="041574FB" w14:textId="7BD8306F" w:rsidR="00B433C9" w:rsidRPr="00C35A2C" w:rsidRDefault="00B433C9" w:rsidP="00B55EDF">
      <w:pPr>
        <w:rPr>
          <w:rFonts w:ascii="Fb Fontext" w:hAnsi="Fb Fontext" w:cs="Guttman Vilna"/>
          <w:b/>
          <w:bCs/>
          <w:sz w:val="32"/>
          <w:rtl/>
        </w:rPr>
      </w:pPr>
      <w:r w:rsidRPr="00E307CC">
        <w:rPr>
          <w:rStyle w:val="affff5"/>
          <w:rFonts w:hint="cs"/>
          <w:rtl/>
        </w:rPr>
        <w:t>רבא</w:t>
      </w:r>
      <w:r w:rsidRPr="00E307CC">
        <w:rPr>
          <w:rStyle w:val="affff5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בשל עור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דהיא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נעל</w:t>
      </w:r>
      <w:r w:rsidRPr="00C35A2C">
        <w:rPr>
          <w:rFonts w:ascii="Fb Fontext" w:hAnsi="Fb Fontext"/>
          <w:sz w:val="32"/>
          <w:rtl/>
        </w:rPr>
        <w:t xml:space="preserve">, </w:t>
      </w:r>
      <w:r w:rsidR="000665F8">
        <w:rPr>
          <w:rFonts w:ascii="Fb Fontext" w:hAnsi="Fb Fontext" w:hint="cs"/>
          <w:sz w:val="32"/>
          <w:rtl/>
        </w:rPr>
        <w:t>ו</w:t>
      </w:r>
      <w:r w:rsidRPr="00C35A2C">
        <w:rPr>
          <w:rFonts w:ascii="Fb Fontext" w:hAnsi="Fb Fontext"/>
          <w:sz w:val="32"/>
          <w:rtl/>
        </w:rPr>
        <w:t>כאן בשל בגד.</w:t>
      </w:r>
    </w:p>
    <w:p w14:paraId="47EA8544" w14:textId="7FCBCB0F" w:rsidR="0080135F" w:rsidRDefault="00B433C9" w:rsidP="00B55EDF">
      <w:pPr>
        <w:rPr>
          <w:rFonts w:ascii="Fb Fontext" w:hAnsi="Fb Fontext"/>
          <w:sz w:val="32"/>
          <w:rtl/>
        </w:rPr>
      </w:pPr>
      <w:r w:rsidRPr="00E307CC">
        <w:rPr>
          <w:rStyle w:val="affff5"/>
          <w:rFonts w:hint="cs"/>
          <w:rtl/>
        </w:rPr>
        <w:t>ת</w:t>
      </w:r>
      <w:r w:rsidRPr="00E307CC">
        <w:rPr>
          <w:rStyle w:val="affff5"/>
          <w:rtl/>
        </w:rPr>
        <w:t>"</w:t>
      </w:r>
      <w:r w:rsidRPr="00E307CC">
        <w:rPr>
          <w:rStyle w:val="affff5"/>
          <w:rFonts w:hint="cs"/>
          <w:rtl/>
        </w:rPr>
        <w:t>כ דרבא</w:t>
      </w:r>
      <w:r w:rsidRPr="00E307CC">
        <w:rPr>
          <w:rStyle w:val="affff5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חלצה במנעל</w:t>
      </w:r>
      <w:r w:rsidR="000665F8">
        <w:rPr>
          <w:rFonts w:ascii="Fb Fontext" w:hAnsi="Fb Fontext" w:hint="cs"/>
          <w:sz w:val="32"/>
          <w:rtl/>
        </w:rPr>
        <w:t xml:space="preserve"> </w:t>
      </w:r>
      <w:r w:rsidR="000665F8" w:rsidRPr="00E3421D">
        <w:rPr>
          <w:rStyle w:val="affff8"/>
          <w:rFonts w:hint="eastAsia"/>
          <w:rtl/>
        </w:rPr>
        <w:t>וסנדל</w:t>
      </w:r>
      <w:r w:rsidRPr="00C35A2C">
        <w:rPr>
          <w:rFonts w:ascii="Fb Fontext" w:hAnsi="Fb Fontext"/>
          <w:sz w:val="32"/>
          <w:rtl/>
        </w:rPr>
        <w:t xml:space="preserve"> </w:t>
      </w:r>
      <w:r w:rsidR="0080135F">
        <w:rPr>
          <w:rFonts w:ascii="Fb Fontext" w:hAnsi="Fb Fontext" w:hint="cs"/>
          <w:sz w:val="32"/>
          <w:rtl/>
        </w:rPr>
        <w:t xml:space="preserve">הנפרם </w:t>
      </w:r>
      <w:r w:rsidRPr="00C35A2C">
        <w:rPr>
          <w:rFonts w:ascii="Fb Fontext" w:hAnsi="Fb Fontext"/>
          <w:sz w:val="32"/>
          <w:rtl/>
        </w:rPr>
        <w:t xml:space="preserve">שחופה רוב רגל, </w:t>
      </w:r>
    </w:p>
    <w:p w14:paraId="2F789F1B" w14:textId="58ADD684" w:rsidR="0080135F" w:rsidRDefault="00B433C9" w:rsidP="00B55EDF">
      <w:pPr>
        <w:rPr>
          <w:rtl/>
        </w:rPr>
      </w:pPr>
      <w:r w:rsidRPr="00C35A2C">
        <w:rPr>
          <w:rFonts w:ascii="Fb Fontext" w:hAnsi="Fb Fontext"/>
          <w:sz w:val="32"/>
          <w:rtl/>
        </w:rPr>
        <w:t>סנדל שעם וסיב</w:t>
      </w:r>
      <w:r w:rsidRPr="0036144F">
        <w:rPr>
          <w:rFonts w:ascii="Fb Fontext" w:hAnsi="Fb Fontext"/>
          <w:sz w:val="32"/>
          <w:rtl/>
        </w:rPr>
        <w:t xml:space="preserve">, </w:t>
      </w:r>
      <w:r w:rsidRPr="00E3421D">
        <w:rPr>
          <w:rtl/>
        </w:rPr>
        <w:t xml:space="preserve">קב קיטע, מוק, סמיכת רגלים, </w:t>
      </w:r>
      <w:r w:rsidRPr="00D1637C">
        <w:rPr>
          <w:rFonts w:cs="PFT_Frank"/>
          <w:b/>
          <w:bCs/>
          <w:szCs w:val="14"/>
          <w:rtl/>
        </w:rPr>
        <w:t>אנפיליא עור</w:t>
      </w:r>
      <w:r w:rsidRPr="00E3421D">
        <w:rPr>
          <w:rtl/>
        </w:rPr>
        <w:t>,</w:t>
      </w:r>
    </w:p>
    <w:p w14:paraId="075BB518" w14:textId="0E845814" w:rsidR="00B433C9" w:rsidRPr="00C35A2C" w:rsidRDefault="0080135F" w:rsidP="00B55EDF">
      <w:pPr>
        <w:rPr>
          <w:rtl/>
        </w:rPr>
      </w:pPr>
      <w:r>
        <w:rPr>
          <w:rFonts w:hint="cs"/>
          <w:rtl/>
        </w:rPr>
        <w:t>החולצת מה</w:t>
      </w:r>
      <w:r w:rsidR="00B433C9" w:rsidRPr="000978D6">
        <w:rPr>
          <w:rFonts w:ascii="Fb Fontext" w:hAnsi="Fb Fontext"/>
          <w:spacing w:val="-4"/>
          <w:sz w:val="32"/>
          <w:rtl/>
        </w:rPr>
        <w:t>עומד</w:t>
      </w:r>
      <w:r>
        <w:rPr>
          <w:rFonts w:ascii="Fb Fontext" w:hAnsi="Fb Fontext" w:hint="cs"/>
          <w:spacing w:val="-4"/>
          <w:sz w:val="32"/>
          <w:rtl/>
        </w:rPr>
        <w:t>,</w:t>
      </w:r>
      <w:r w:rsidR="00B433C9" w:rsidRPr="000978D6">
        <w:rPr>
          <w:rFonts w:ascii="Fb Fontext" w:hAnsi="Fb Fontext"/>
          <w:spacing w:val="-4"/>
          <w:sz w:val="32"/>
          <w:rtl/>
        </w:rPr>
        <w:t xml:space="preserve"> יושב</w:t>
      </w:r>
      <w:r>
        <w:rPr>
          <w:rFonts w:ascii="Fb Fontext" w:hAnsi="Fb Fontext" w:hint="cs"/>
          <w:spacing w:val="-4"/>
          <w:sz w:val="32"/>
          <w:rtl/>
        </w:rPr>
        <w:t>,</w:t>
      </w:r>
      <w:r w:rsidR="00B433C9" w:rsidRPr="000978D6">
        <w:rPr>
          <w:rFonts w:ascii="Fb Fontext" w:hAnsi="Fb Fontext"/>
          <w:spacing w:val="-4"/>
          <w:sz w:val="32"/>
          <w:rtl/>
        </w:rPr>
        <w:t xml:space="preserve"> מוטה, </w:t>
      </w:r>
      <w:r>
        <w:rPr>
          <w:rFonts w:ascii="Fb Fontext" w:hAnsi="Fb Fontext" w:hint="cs"/>
          <w:spacing w:val="-4"/>
          <w:sz w:val="32"/>
          <w:rtl/>
        </w:rPr>
        <w:t>ו</w:t>
      </w:r>
      <w:r w:rsidR="00B433C9" w:rsidRPr="000978D6">
        <w:rPr>
          <w:rFonts w:ascii="Fb Fontext" w:hAnsi="Fb Fontext"/>
          <w:spacing w:val="-4"/>
          <w:sz w:val="32"/>
          <w:rtl/>
        </w:rPr>
        <w:t xml:space="preserve">סומא - </w:t>
      </w:r>
      <w:r w:rsidR="00B433C9" w:rsidRPr="00D1637C">
        <w:rPr>
          <w:rFonts w:ascii="Fb Fontext" w:hAnsi="Fb Fontext" w:cs="PFT_Frank"/>
          <w:b/>
          <w:bCs/>
          <w:spacing w:val="-4"/>
          <w:sz w:val="32"/>
          <w:szCs w:val="14"/>
          <w:rtl/>
        </w:rPr>
        <w:t>חליצתה כשרה</w:t>
      </w:r>
      <w:r w:rsidR="00B433C9" w:rsidRPr="000978D6">
        <w:rPr>
          <w:rFonts w:ascii="Fb Fontext" w:hAnsi="Fb Fontext"/>
          <w:spacing w:val="-4"/>
          <w:sz w:val="32"/>
          <w:rtl/>
        </w:rPr>
        <w:t>.</w:t>
      </w:r>
    </w:p>
    <w:p w14:paraId="4D7C7001" w14:textId="59349E8C" w:rsidR="0036144F" w:rsidRDefault="00B433C9" w:rsidP="007C50EB">
      <w:pPr>
        <w:rPr>
          <w:rFonts w:ascii="Fb Fontext" w:hAnsi="Fb Fontext"/>
          <w:rtl/>
        </w:rPr>
      </w:pPr>
      <w:r w:rsidRPr="00C35A2C">
        <w:rPr>
          <w:rFonts w:ascii="Fb Fontext" w:hAnsi="Fb Fontext"/>
          <w:rtl/>
        </w:rPr>
        <w:t xml:space="preserve">במנעל </w:t>
      </w:r>
      <w:r w:rsidR="0080135F" w:rsidRPr="00E3421D">
        <w:rPr>
          <w:rStyle w:val="affff8"/>
          <w:rFonts w:hint="eastAsia"/>
          <w:rtl/>
        </w:rPr>
        <w:t>וסנדל</w:t>
      </w:r>
      <w:r w:rsidR="0080135F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/>
          <w:rtl/>
        </w:rPr>
        <w:t>הנפרם שאין חופה רוב רגל,</w:t>
      </w:r>
    </w:p>
    <w:p w14:paraId="643F0121" w14:textId="62AEBB05" w:rsidR="00B433C9" w:rsidRPr="00C35A2C" w:rsidRDefault="00B433C9" w:rsidP="007C50EB">
      <w:pPr>
        <w:rPr>
          <w:rFonts w:ascii="Fb Fontext" w:hAnsi="Fb Fontext" w:cs="Guttman Vilna"/>
          <w:b/>
          <w:bCs/>
          <w:rtl/>
        </w:rPr>
      </w:pPr>
      <w:r w:rsidRPr="00C35A2C">
        <w:rPr>
          <w:rFonts w:ascii="Fb Fontext" w:hAnsi="Fb Fontext"/>
          <w:rtl/>
        </w:rPr>
        <w:t xml:space="preserve">סמיכת ידים, </w:t>
      </w:r>
      <w:r w:rsidRPr="00E3421D">
        <w:rPr>
          <w:b/>
          <w:rtl/>
        </w:rPr>
        <w:t>אנפיליא בגד</w:t>
      </w:r>
      <w:r w:rsidRPr="00E3421D">
        <w:rPr>
          <w:rtl/>
        </w:rPr>
        <w:t xml:space="preserve">, </w:t>
      </w:r>
      <w:r w:rsidR="0036144F">
        <w:rPr>
          <w:rFonts w:hint="cs"/>
          <w:rtl/>
        </w:rPr>
        <w:t>ה</w:t>
      </w:r>
      <w:r w:rsidRPr="00E3421D">
        <w:rPr>
          <w:rtl/>
        </w:rPr>
        <w:t>חו</w:t>
      </w:r>
      <w:r w:rsidRPr="00C35A2C">
        <w:rPr>
          <w:rFonts w:ascii="Fb Fontext" w:hAnsi="Fb Fontext"/>
          <w:rtl/>
        </w:rPr>
        <w:t>לצת מהקטן -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E3421D">
        <w:rPr>
          <w:b/>
          <w:rtl/>
        </w:rPr>
        <w:t>חליצתה פסולה</w:t>
      </w:r>
      <w:r w:rsidRPr="00D1637C">
        <w:rPr>
          <w:rFonts w:cs="PFT_Frank"/>
          <w:b/>
          <w:bCs/>
          <w:szCs w:val="14"/>
          <w:rtl/>
        </w:rPr>
        <w:t>.</w:t>
      </w:r>
    </w:p>
    <w:p w14:paraId="601B3DA8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קג.</w:t>
      </w:r>
    </w:p>
    <w:p w14:paraId="02B22F92" w14:textId="741CDAF1" w:rsidR="0036144F" w:rsidRPr="0036144F" w:rsidRDefault="0036144F" w:rsidP="00615A60">
      <w:pPr>
        <w:pStyle w:val="affff2"/>
        <w:rPr>
          <w:rtl/>
        </w:rPr>
      </w:pPr>
      <w:bookmarkStart w:id="1157" w:name="_Toc119173146"/>
      <w:bookmarkStart w:id="1158" w:name="_Toc119230240"/>
      <w:r>
        <w:rPr>
          <w:rFonts w:hint="cs"/>
          <w:rtl/>
        </w:rPr>
        <w:t>כ</w:t>
      </w:r>
      <w:r w:rsidRPr="0036144F">
        <w:rPr>
          <w:rFonts w:hint="cs"/>
          <w:rtl/>
        </w:rPr>
        <w:t xml:space="preserve">שעשוי מעץ או מבגד </w:t>
      </w:r>
      <w:r>
        <w:rPr>
          <w:rFonts w:hint="cs"/>
          <w:rtl/>
        </w:rPr>
        <w:t xml:space="preserve">- </w:t>
      </w:r>
      <w:r w:rsidRPr="0036144F">
        <w:rPr>
          <w:rFonts w:hint="cs"/>
          <w:rtl/>
        </w:rPr>
        <w:t>כשר</w:t>
      </w:r>
      <w:r w:rsidR="00970E7F">
        <w:rPr>
          <w:rFonts w:hint="cs"/>
          <w:rtl/>
        </w:rPr>
        <w:t xml:space="preserve"> או פסול</w:t>
      </w:r>
      <w:r>
        <w:rPr>
          <w:rFonts w:hint="cs"/>
          <w:rtl/>
        </w:rPr>
        <w:t xml:space="preserve">? </w:t>
      </w:r>
      <w:r w:rsidRPr="00E3421D">
        <w:rPr>
          <w:rStyle w:val="affff8"/>
          <w:rFonts w:cs="PFT_Frank"/>
          <w:rtl/>
        </w:rPr>
        <w:t>[</w:t>
      </w:r>
      <w:r w:rsidR="00970E7F">
        <w:rPr>
          <w:rStyle w:val="affff8"/>
          <w:rFonts w:cs="PFT_Frank" w:hint="cs"/>
          <w:rtl/>
        </w:rPr>
        <w:t xml:space="preserve">האם </w:t>
      </w:r>
      <w:r w:rsidRPr="00E3421D">
        <w:rPr>
          <w:rStyle w:val="affff8"/>
          <w:rFonts w:cs="PFT_Frank" w:hint="eastAsia"/>
          <w:rtl/>
        </w:rPr>
        <w:t>נחשב</w:t>
      </w:r>
      <w:r w:rsidRPr="00E3421D">
        <w:rPr>
          <w:rStyle w:val="affff8"/>
          <w:rFonts w:cs="PFT_Frank"/>
          <w:rtl/>
        </w:rPr>
        <w:t xml:space="preserve"> </w:t>
      </w:r>
      <w:r w:rsidRPr="00E3421D">
        <w:rPr>
          <w:rStyle w:val="affff8"/>
          <w:rFonts w:cs="PFT_Frank" w:hint="eastAsia"/>
          <w:rtl/>
        </w:rPr>
        <w:t>נעל</w:t>
      </w:r>
      <w:r w:rsidRPr="00E3421D">
        <w:rPr>
          <w:rStyle w:val="affff8"/>
          <w:rFonts w:cs="PFT_Frank"/>
          <w:rtl/>
        </w:rPr>
        <w:t>]</w:t>
      </w:r>
      <w:bookmarkEnd w:id="1157"/>
      <w:bookmarkEnd w:id="1158"/>
    </w:p>
    <w:p w14:paraId="37EFF700" w14:textId="6FEE8848" w:rsidR="0036144F" w:rsidRDefault="0036144F" w:rsidP="00B55EDF">
      <w:pPr>
        <w:rPr>
          <w:rFonts w:ascii="Fb Fontext" w:hAnsi="Fb Fontext"/>
          <w:sz w:val="32"/>
          <w:rtl/>
        </w:rPr>
      </w:pPr>
      <w:r w:rsidRPr="00E3421D">
        <w:rPr>
          <w:rStyle w:val="affff5"/>
          <w:rFonts w:hint="eastAsia"/>
          <w:rtl/>
        </w:rPr>
        <w:t>ויקשה</w:t>
      </w:r>
      <w:r>
        <w:rPr>
          <w:rStyle w:val="affff5"/>
          <w:rFonts w:hint="cs"/>
          <w:rtl/>
        </w:rPr>
        <w:t xml:space="preserve"> דריש</w:t>
      </w:r>
      <w:r w:rsidRPr="0036144F">
        <w:rPr>
          <w:rStyle w:val="affff5"/>
          <w:rFonts w:hint="cs"/>
          <w:rtl/>
        </w:rPr>
        <w:t>א</w:t>
      </w:r>
      <w:r w:rsidRPr="00E3421D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'</w:t>
      </w:r>
      <w:r w:rsidR="00B433C9" w:rsidRPr="00E3421D">
        <w:rPr>
          <w:rStyle w:val="affff5"/>
          <w:rtl/>
        </w:rPr>
        <w:t>קב קיטע</w:t>
      </w:r>
      <w:r>
        <w:rPr>
          <w:rStyle w:val="affff5"/>
          <w:rFonts w:hint="cs"/>
          <w:rtl/>
        </w:rPr>
        <w:t xml:space="preserve"> כשר'</w:t>
      </w:r>
      <w:r w:rsidRPr="00E3421D">
        <w:rPr>
          <w:rStyle w:val="affff5"/>
          <w:rtl/>
        </w:rPr>
        <w:t>:</w:t>
      </w:r>
      <w:r w:rsidR="00B433C9" w:rsidRPr="003F3A85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B433C9" w:rsidRPr="00E307CC">
        <w:rPr>
          <w:rStyle w:val="affff5"/>
          <w:rFonts w:hint="cs"/>
          <w:rtl/>
        </w:rPr>
        <w:t>כר</w:t>
      </w:r>
      <w:r w:rsidR="00B433C9" w:rsidRPr="00E307CC">
        <w:rPr>
          <w:rStyle w:val="affff5"/>
          <w:rtl/>
        </w:rPr>
        <w:t>"</w:t>
      </w:r>
      <w:r w:rsidR="00B433C9" w:rsidRPr="00E307CC">
        <w:rPr>
          <w:rStyle w:val="affff5"/>
          <w:rFonts w:hint="cs"/>
          <w:rtl/>
        </w:rPr>
        <w:t>מ</w:t>
      </w:r>
      <w:r w:rsidR="00B433C9" w:rsidRPr="00C35A2C">
        <w:rPr>
          <w:rFonts w:ascii="Fb Fontext" w:hAnsi="Fb Fontext" w:hint="cs"/>
          <w:sz w:val="32"/>
          <w:rtl/>
        </w:rPr>
        <w:t xml:space="preserve"> ד</w:t>
      </w:r>
      <w:r w:rsidR="00B433C9" w:rsidRPr="00C35A2C">
        <w:rPr>
          <w:rFonts w:ascii="Fb Fontext" w:hAnsi="Fb Fontext"/>
          <w:sz w:val="32"/>
          <w:rtl/>
        </w:rPr>
        <w:t>קיטע יוצא בקב שלו</w:t>
      </w:r>
      <w:r>
        <w:rPr>
          <w:rFonts w:ascii="Fb Fontext" w:hAnsi="Fb Fontext" w:hint="cs"/>
          <w:sz w:val="32"/>
          <w:rtl/>
        </w:rPr>
        <w:t xml:space="preserve"> </w:t>
      </w:r>
      <w:r w:rsidRPr="00E3421D">
        <w:rPr>
          <w:rStyle w:val="affff8"/>
          <w:rFonts w:hint="eastAsia"/>
          <w:rtl/>
        </w:rPr>
        <w:t>בשבת</w:t>
      </w:r>
      <w:r w:rsidR="00B433C9" w:rsidRPr="00E3421D">
        <w:rPr>
          <w:rStyle w:val="affff8"/>
          <w:rtl/>
        </w:rPr>
        <w:t>,</w:t>
      </w:r>
    </w:p>
    <w:p w14:paraId="27ABD2A0" w14:textId="1D916709" w:rsidR="0036144F" w:rsidRDefault="0036144F" w:rsidP="0036144F">
      <w:pPr>
        <w:rPr>
          <w:rStyle w:val="affff8"/>
          <w:rtl/>
        </w:rPr>
      </w:pPr>
      <w:r w:rsidRPr="00E3421D">
        <w:rPr>
          <w:rStyle w:val="affff5"/>
          <w:rFonts w:hint="eastAsia"/>
          <w:rtl/>
        </w:rPr>
        <w:t>וסיפא</w:t>
      </w:r>
      <w:r>
        <w:rPr>
          <w:rStyle w:val="affff5"/>
          <w:rFonts w:hint="cs"/>
          <w:rtl/>
        </w:rPr>
        <w:t xml:space="preserve"> 'אנפי</w:t>
      </w:r>
      <w:r w:rsidR="00B433C9" w:rsidRPr="00E3421D">
        <w:rPr>
          <w:rStyle w:val="affff5"/>
          <w:rtl/>
        </w:rPr>
        <w:t>ליא בגד</w:t>
      </w:r>
      <w:r w:rsidRPr="00E3421D">
        <w:rPr>
          <w:rStyle w:val="affff5"/>
          <w:rtl/>
        </w:rPr>
        <w:t xml:space="preserve"> פ</w:t>
      </w:r>
      <w:r w:rsidRPr="00E3421D">
        <w:rPr>
          <w:rStyle w:val="affff5"/>
          <w:rFonts w:hint="eastAsia"/>
          <w:rtl/>
        </w:rPr>
        <w:t>סול</w:t>
      </w:r>
      <w:r w:rsidRPr="00E3421D">
        <w:rPr>
          <w:rStyle w:val="affff5"/>
          <w:rtl/>
        </w:rPr>
        <w:t>':</w:t>
      </w:r>
      <w:r w:rsidR="00B433C9" w:rsidRPr="003F3A85">
        <w:rPr>
          <w:rFonts w:ascii="Fb Fontext" w:hAnsi="Fb Fontext" w:cs="PFT_Frank"/>
          <w:b/>
          <w:bCs/>
          <w:szCs w:val="14"/>
          <w:rtl/>
        </w:rPr>
        <w:t xml:space="preserve"> </w:t>
      </w:r>
      <w:r>
        <w:rPr>
          <w:rStyle w:val="affff5"/>
          <w:rFonts w:hint="cs"/>
          <w:rtl/>
        </w:rPr>
        <w:t>כ</w:t>
      </w:r>
      <w:r w:rsidR="00B433C9" w:rsidRPr="00E307CC">
        <w:rPr>
          <w:rStyle w:val="affff5"/>
          <w:rtl/>
        </w:rPr>
        <w:t>רבנן</w:t>
      </w:r>
      <w:r>
        <w:rPr>
          <w:rFonts w:ascii="Fb Fontext" w:hAnsi="Fb Fontext" w:hint="cs"/>
          <w:rtl/>
        </w:rPr>
        <w:t xml:space="preserve"> </w:t>
      </w:r>
      <w:r w:rsidRPr="00E3421D">
        <w:rPr>
          <w:rStyle w:val="affff8"/>
          <w:rtl/>
        </w:rPr>
        <w:t>[</w:t>
      </w:r>
      <w:r w:rsidR="00970E7F">
        <w:rPr>
          <w:rStyle w:val="affff8"/>
          <w:rFonts w:hint="cs"/>
          <w:rtl/>
        </w:rPr>
        <w:t>'</w:t>
      </w:r>
      <w:r w:rsidRPr="00E3421D">
        <w:rPr>
          <w:rStyle w:val="affff8"/>
          <w:rFonts w:hint="eastAsia"/>
          <w:rtl/>
        </w:rPr>
        <w:t>ריו</w:t>
      </w:r>
      <w:r w:rsidRPr="00E3421D">
        <w:rPr>
          <w:rStyle w:val="affff8"/>
          <w:rtl/>
        </w:rPr>
        <w:t>"ס</w:t>
      </w:r>
      <w:r>
        <w:rPr>
          <w:rStyle w:val="affff8"/>
          <w:rFonts w:hint="cs"/>
          <w:rtl/>
        </w:rPr>
        <w:t>:</w:t>
      </w:r>
      <w:r w:rsidRPr="00E3421D">
        <w:rPr>
          <w:rStyle w:val="affff8"/>
          <w:rtl/>
        </w:rPr>
        <w:t xml:space="preserve"> אוסר</w:t>
      </w:r>
      <w:r w:rsidR="00970E7F">
        <w:rPr>
          <w:rStyle w:val="affff8"/>
          <w:rFonts w:hint="cs"/>
          <w:rtl/>
        </w:rPr>
        <w:t>'</w:t>
      </w:r>
      <w:r w:rsidRPr="00E3421D">
        <w:rPr>
          <w:rStyle w:val="affff8"/>
          <w:rtl/>
        </w:rPr>
        <w:t>]</w:t>
      </w:r>
      <w:r>
        <w:rPr>
          <w:rStyle w:val="affff8"/>
          <w:rFonts w:hint="cs"/>
          <w:rtl/>
        </w:rPr>
        <w:t>,</w:t>
      </w:r>
    </w:p>
    <w:p w14:paraId="32EF1CEF" w14:textId="7864542C" w:rsidR="00B433C9" w:rsidRPr="00C35A2C" w:rsidRDefault="00B433C9" w:rsidP="0036144F">
      <w:pPr>
        <w:rPr>
          <w:rFonts w:ascii="Fb Fontext" w:hAnsi="Fb Fontext"/>
          <w:rtl/>
        </w:rPr>
      </w:pPr>
      <w:r w:rsidRPr="00E307CC">
        <w:rPr>
          <w:rStyle w:val="affff5"/>
          <w:rtl/>
        </w:rPr>
        <w:t xml:space="preserve">אביי: </w:t>
      </w:r>
      <w:r w:rsidR="0036144F" w:rsidRPr="00E3421D">
        <w:rPr>
          <w:rFonts w:hint="eastAsia"/>
          <w:rtl/>
        </w:rPr>
        <w:t>כולה</w:t>
      </w:r>
      <w:r w:rsidRPr="00E3421D">
        <w:rPr>
          <w:rtl/>
        </w:rPr>
        <w:t xml:space="preserve"> </w:t>
      </w:r>
      <w:r w:rsidRPr="00E307CC">
        <w:rPr>
          <w:rStyle w:val="affff5"/>
          <w:rtl/>
        </w:rPr>
        <w:t>רבנן</w:t>
      </w:r>
      <w:r w:rsidR="0036144F">
        <w:rPr>
          <w:rFonts w:ascii="Fb Fontext" w:hAnsi="Fb Fontext" w:hint="cs"/>
          <w:rtl/>
        </w:rPr>
        <w:t>, ורישא</w:t>
      </w:r>
      <w:r w:rsidR="006357B3">
        <w:rPr>
          <w:rFonts w:ascii="Fb Fontext" w:hAnsi="Fb Fontext" w:hint="cs"/>
          <w:rtl/>
        </w:rPr>
        <w:t xml:space="preserve"> </w:t>
      </w:r>
      <w:r w:rsidRPr="00D1637C">
        <w:rPr>
          <w:rFonts w:ascii="Fb Fontext" w:hAnsi="Fb Fontext" w:cs="PFT_Frank"/>
          <w:b/>
          <w:bCs/>
          <w:szCs w:val="14"/>
          <w:rtl/>
        </w:rPr>
        <w:t>במחופה עור</w:t>
      </w:r>
      <w:r w:rsidRPr="00C35A2C">
        <w:rPr>
          <w:rFonts w:ascii="Fb Fontext" w:hAnsi="Fb Fontext"/>
          <w:rtl/>
        </w:rPr>
        <w:t>.</w:t>
      </w:r>
    </w:p>
    <w:p w14:paraId="5EC77686" w14:textId="77777777" w:rsidR="00AA63C2" w:rsidRDefault="00B433C9" w:rsidP="00AA63C2">
      <w:pPr>
        <w:rPr>
          <w:rFonts w:ascii="FrankRuehl" w:hAnsi="FrankRuehl"/>
          <w:rtl/>
        </w:rPr>
      </w:pPr>
      <w:r w:rsidRPr="00E307CC">
        <w:rPr>
          <w:rStyle w:val="affff5"/>
          <w:rtl/>
        </w:rPr>
        <w:t>רבא:</w:t>
      </w:r>
      <w:r w:rsidRPr="000978D6">
        <w:rPr>
          <w:rFonts w:ascii="Fb Fontext" w:hAnsi="Fb Fontext"/>
          <w:spacing w:val="-6"/>
          <w:rtl/>
        </w:rPr>
        <w:t xml:space="preserve"> </w:t>
      </w:r>
      <w:r w:rsidR="0036144F">
        <w:rPr>
          <w:rFonts w:ascii="Fb Fontext" w:hAnsi="Fb Fontext" w:hint="cs"/>
          <w:spacing w:val="-6"/>
          <w:rtl/>
        </w:rPr>
        <w:t>כולה</w:t>
      </w:r>
      <w:r w:rsidRPr="00E307CC">
        <w:rPr>
          <w:rStyle w:val="affff5"/>
          <w:rFonts w:hint="cs"/>
          <w:rtl/>
        </w:rPr>
        <w:t xml:space="preserve"> ר</w:t>
      </w:r>
      <w:r w:rsidRPr="00E307CC">
        <w:rPr>
          <w:rStyle w:val="affff5"/>
          <w:rtl/>
        </w:rPr>
        <w:t>"</w:t>
      </w:r>
      <w:r w:rsidRPr="00E307CC">
        <w:rPr>
          <w:rStyle w:val="affff5"/>
          <w:rFonts w:hint="cs"/>
          <w:rtl/>
        </w:rPr>
        <w:t>מ</w:t>
      </w:r>
      <w:r w:rsidRPr="00C35A2C">
        <w:rPr>
          <w:rFonts w:ascii="Fb Fontext" w:hAnsi="Fb Fontext" w:hint="cs"/>
          <w:rtl/>
        </w:rPr>
        <w:t xml:space="preserve">, </w:t>
      </w:r>
      <w:r w:rsidR="0036144F">
        <w:rPr>
          <w:rFonts w:ascii="Fb Fontext" w:hAnsi="Fb Fontext" w:hint="cs"/>
          <w:rtl/>
        </w:rPr>
        <w:t xml:space="preserve">ודוקא </w:t>
      </w:r>
      <w:r w:rsidRPr="00E3421D">
        <w:rPr>
          <w:rFonts w:hint="eastAsia"/>
          <w:rtl/>
        </w:rPr>
        <w:t>קב</w:t>
      </w:r>
      <w:r w:rsidRPr="00E3421D">
        <w:rPr>
          <w:rtl/>
        </w:rPr>
        <w:t xml:space="preserve"> </w:t>
      </w:r>
      <w:r w:rsidRPr="00E3421D">
        <w:rPr>
          <w:rFonts w:hint="eastAsia"/>
          <w:rtl/>
        </w:rPr>
        <w:t>קיטע</w:t>
      </w:r>
      <w:r w:rsidRPr="00E3421D">
        <w:rPr>
          <w:rtl/>
        </w:rPr>
        <w:t xml:space="preserve"> </w:t>
      </w:r>
      <w:r w:rsidR="0036144F" w:rsidRPr="00970E7F">
        <w:rPr>
          <w:rFonts w:hint="cs"/>
          <w:rtl/>
        </w:rPr>
        <w:t>ש</w:t>
      </w:r>
      <w:r w:rsidR="006357B3" w:rsidRPr="00D1637C">
        <w:rPr>
          <w:rFonts w:cs="PFT_Frank"/>
          <w:b/>
          <w:bCs/>
          <w:szCs w:val="14"/>
          <w:rtl/>
        </w:rPr>
        <w:t>מג</w:t>
      </w:r>
      <w:r w:rsidRPr="00D1637C">
        <w:rPr>
          <w:rFonts w:cs="PFT_Frank"/>
          <w:b/>
          <w:bCs/>
          <w:szCs w:val="14"/>
          <w:rtl/>
        </w:rPr>
        <w:t>ן</w:t>
      </w:r>
      <w:r w:rsidRPr="00C35A2C">
        <w:rPr>
          <w:rFonts w:ascii="Fb Fontext" w:hAnsi="Fb Fontext"/>
          <w:rtl/>
        </w:rPr>
        <w:t>.</w:t>
      </w:r>
    </w:p>
    <w:p w14:paraId="61E0C927" w14:textId="695EF3F4" w:rsidR="0036144F" w:rsidRDefault="0036144F" w:rsidP="00615A60">
      <w:pPr>
        <w:pStyle w:val="affff2"/>
        <w:rPr>
          <w:rtl/>
        </w:rPr>
      </w:pPr>
      <w:bookmarkStart w:id="1159" w:name="_Toc119173147"/>
      <w:bookmarkStart w:id="1160" w:name="_Toc119230241"/>
      <w:r>
        <w:rPr>
          <w:rFonts w:hint="cs"/>
          <w:rtl/>
        </w:rPr>
        <w:t>ישוב ב' מימרות דאמימר עם הברייתא הנ"ל</w:t>
      </w:r>
      <w:bookmarkEnd w:id="1159"/>
      <w:bookmarkEnd w:id="1160"/>
    </w:p>
    <w:p w14:paraId="6E52EFE3" w14:textId="24981F91" w:rsidR="00B433C9" w:rsidRPr="00E3421D" w:rsidRDefault="00B433C9" w:rsidP="0036144F">
      <w:pPr>
        <w:rPr>
          <w:rtl/>
        </w:rPr>
      </w:pPr>
      <w:r w:rsidRPr="00E307CC">
        <w:rPr>
          <w:rStyle w:val="affff5"/>
          <w:rtl/>
        </w:rPr>
        <w:t>א</w:t>
      </w:r>
      <w:r w:rsidR="0036144F">
        <w:rPr>
          <w:rStyle w:val="affff5"/>
          <w:rFonts w:hint="cs"/>
          <w:rtl/>
        </w:rPr>
        <w:t xml:space="preserve">. </w:t>
      </w:r>
      <w:r w:rsidR="006357B3" w:rsidRPr="00E3421D">
        <w:rPr>
          <w:rFonts w:hint="eastAsia"/>
          <w:rtl/>
        </w:rPr>
        <w:t>ה</w:t>
      </w:r>
      <w:r w:rsidR="006357B3" w:rsidRPr="00E3421D">
        <w:rPr>
          <w:rtl/>
        </w:rPr>
        <w:t>ח</w:t>
      </w:r>
      <w:r w:rsidR="006357B3" w:rsidRPr="00E3421D">
        <w:rPr>
          <w:rFonts w:hint="eastAsia"/>
          <w:rtl/>
        </w:rPr>
        <w:t>ו</w:t>
      </w:r>
      <w:r w:rsidR="006357B3" w:rsidRPr="00E3421D">
        <w:rPr>
          <w:rtl/>
        </w:rPr>
        <w:t>ל</w:t>
      </w:r>
      <w:r w:rsidRPr="00E3421D">
        <w:rPr>
          <w:rtl/>
        </w:rPr>
        <w:t xml:space="preserve">ץ, </w:t>
      </w:r>
      <w:r w:rsidRPr="00E3421D">
        <w:rPr>
          <w:b/>
          <w:rtl/>
        </w:rPr>
        <w:t>צריך ל</w:t>
      </w:r>
      <w:r w:rsidR="0036144F" w:rsidRPr="00D1637C">
        <w:rPr>
          <w:rFonts w:cs="PFT_Frank" w:hint="eastAsia"/>
          <w:b/>
          <w:bCs/>
          <w:szCs w:val="14"/>
          <w:rtl/>
        </w:rPr>
        <w:t>לחוץ</w:t>
      </w:r>
      <w:r w:rsidR="006357B3" w:rsidRPr="00E3421D">
        <w:rPr>
          <w:rtl/>
        </w:rPr>
        <w:t xml:space="preserve"> </w:t>
      </w:r>
      <w:r w:rsidR="006357B3" w:rsidRPr="00E3421D">
        <w:rPr>
          <w:rFonts w:hint="eastAsia"/>
          <w:rtl/>
        </w:rPr>
        <w:t>רגלו</w:t>
      </w:r>
      <w:r w:rsidR="006357B3" w:rsidRPr="00E3421D">
        <w:rPr>
          <w:rtl/>
        </w:rPr>
        <w:t xml:space="preserve"> </w:t>
      </w:r>
      <w:r w:rsidR="006357B3" w:rsidRPr="00E3421D">
        <w:rPr>
          <w:rFonts w:hint="eastAsia"/>
          <w:rtl/>
        </w:rPr>
        <w:t>בקרקע</w:t>
      </w:r>
      <w:r w:rsidRPr="00E3421D">
        <w:rPr>
          <w:rtl/>
        </w:rPr>
        <w:t>.</w:t>
      </w:r>
    </w:p>
    <w:p w14:paraId="7EC9BB7E" w14:textId="3BFA6AB5" w:rsidR="00B433C9" w:rsidRPr="00C35A2C" w:rsidRDefault="00B433C9" w:rsidP="0041206E">
      <w:pPr>
        <w:ind w:firstLine="113"/>
        <w:rPr>
          <w:rFonts w:cs="Guttman Vilna"/>
          <w:b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וה</w:t>
      </w:r>
      <w:r w:rsidRPr="00D1637C">
        <w:rPr>
          <w:rFonts w:cs="PFT_Frank" w:hint="eastAsia"/>
          <w:b/>
          <w:bCs/>
          <w:sz w:val="32"/>
          <w:szCs w:val="14"/>
          <w:rtl/>
        </w:rPr>
        <w:t>ך</w:t>
      </w:r>
      <w:r w:rsidRPr="00C35A2C">
        <w:rPr>
          <w:rFonts w:hint="cs"/>
          <w:sz w:val="32"/>
          <w:rtl/>
        </w:rPr>
        <w:t xml:space="preserve"> ד</w:t>
      </w:r>
      <w:r w:rsidR="0036144F">
        <w:rPr>
          <w:rFonts w:hint="cs"/>
          <w:sz w:val="32"/>
          <w:rtl/>
        </w:rPr>
        <w:t>אפי'</w:t>
      </w:r>
      <w:r w:rsidRPr="00C35A2C">
        <w:rPr>
          <w:sz w:val="32"/>
          <w:rtl/>
        </w:rPr>
        <w:t xml:space="preserve"> מוטה</w:t>
      </w:r>
      <w:r w:rsidR="0036144F">
        <w:rPr>
          <w:rFonts w:hint="cs"/>
          <w:sz w:val="32"/>
          <w:rtl/>
        </w:rPr>
        <w:t xml:space="preserve"> </w:t>
      </w:r>
      <w:r w:rsidRPr="00C35A2C">
        <w:rPr>
          <w:rFonts w:hint="cs"/>
          <w:sz w:val="32"/>
          <w:rtl/>
        </w:rPr>
        <w:t>-</w:t>
      </w:r>
      <w:r w:rsidRPr="00E307CC">
        <w:rPr>
          <w:rStyle w:val="affff5"/>
          <w:rtl/>
        </w:rPr>
        <w:t xml:space="preserve"> </w:t>
      </w:r>
      <w:r w:rsidRPr="00C35A2C">
        <w:rPr>
          <w:sz w:val="32"/>
          <w:rtl/>
        </w:rPr>
        <w:t xml:space="preserve">לעולם </w:t>
      </w:r>
      <w:r w:rsidR="0036144F">
        <w:rPr>
          <w:rFonts w:hint="cs"/>
          <w:sz w:val="32"/>
          <w:rtl/>
        </w:rPr>
        <w:t>בלוחץ</w:t>
      </w:r>
      <w:r w:rsidRPr="00C35A2C">
        <w:rPr>
          <w:sz w:val="32"/>
          <w:rtl/>
        </w:rPr>
        <w:t>.</w:t>
      </w:r>
    </w:p>
    <w:p w14:paraId="1C2ABD7F" w14:textId="2653EC67" w:rsidR="00B433C9" w:rsidRPr="00C35A2C" w:rsidRDefault="0036144F" w:rsidP="00B55EDF">
      <w:pPr>
        <w:rPr>
          <w:rtl/>
        </w:rPr>
      </w:pPr>
      <w:r>
        <w:rPr>
          <w:rStyle w:val="affff5"/>
          <w:rFonts w:hint="cs"/>
          <w:rtl/>
        </w:rPr>
        <w:t>ב.</w:t>
      </w:r>
      <w:r w:rsidR="00B433C9" w:rsidRPr="00E307CC">
        <w:rPr>
          <w:rStyle w:val="affff5"/>
          <w:rtl/>
        </w:rPr>
        <w:t xml:space="preserve"> </w:t>
      </w:r>
      <w:r w:rsidR="006357B3">
        <w:rPr>
          <w:rFonts w:ascii="Fb Fontext" w:hAnsi="Fb Fontext" w:hint="cs"/>
          <w:sz w:val="32"/>
          <w:rtl/>
        </w:rPr>
        <w:t>מי ש</w:t>
      </w:r>
      <w:r w:rsidR="003A6178">
        <w:rPr>
          <w:rFonts w:ascii="Fb Fontext" w:hAnsi="Fb Fontext" w:hint="cs"/>
          <w:sz w:val="32"/>
          <w:rtl/>
        </w:rPr>
        <w:t xml:space="preserve">כף </w:t>
      </w:r>
      <w:r w:rsidR="006357B3">
        <w:rPr>
          <w:rFonts w:ascii="Fb Fontext" w:hAnsi="Fb Fontext" w:hint="cs"/>
          <w:sz w:val="32"/>
          <w:rtl/>
        </w:rPr>
        <w:t xml:space="preserve">רגלו </w:t>
      </w:r>
      <w:r w:rsidR="006357B3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הפוכה</w:t>
      </w:r>
      <w:r w:rsidR="006357B3">
        <w:rPr>
          <w:rFonts w:ascii="Fb Fontext" w:hAnsi="Fb Fontext" w:hint="cs"/>
          <w:sz w:val="32"/>
          <w:rtl/>
        </w:rPr>
        <w:t xml:space="preserve"> אינו חולץ</w:t>
      </w:r>
      <w:r w:rsidR="003A6178">
        <w:rPr>
          <w:rFonts w:hint="cs"/>
          <w:rtl/>
        </w:rPr>
        <w:t xml:space="preserve">, </w:t>
      </w:r>
      <w:r w:rsidR="003A6178" w:rsidRPr="00E3421D">
        <w:rPr>
          <w:rStyle w:val="affff8"/>
          <w:rFonts w:hint="eastAsia"/>
          <w:rtl/>
        </w:rPr>
        <w:t>שאי</w:t>
      </w:r>
      <w:r w:rsidR="003A6178" w:rsidRPr="00E3421D">
        <w:rPr>
          <w:rStyle w:val="affff8"/>
          <w:rtl/>
        </w:rPr>
        <w:t xml:space="preserve">"ז 'מעל </w:t>
      </w:r>
      <w:r w:rsidR="003A6178" w:rsidRPr="00E3421D">
        <w:rPr>
          <w:rStyle w:val="affff8"/>
          <w:rFonts w:hint="eastAsia"/>
          <w:rtl/>
        </w:rPr>
        <w:t>רגלו</w:t>
      </w:r>
      <w:r w:rsidR="003A6178" w:rsidRPr="00E3421D">
        <w:rPr>
          <w:rStyle w:val="affff8"/>
          <w:rtl/>
        </w:rPr>
        <w:t>'.</w:t>
      </w:r>
    </w:p>
    <w:p w14:paraId="2EB47A31" w14:textId="4B7EC969" w:rsidR="00B433C9" w:rsidRDefault="00B433C9" w:rsidP="0041206E">
      <w:pPr>
        <w:ind w:firstLine="113"/>
        <w:rPr>
          <w:rFonts w:ascii="Fb Fontext" w:hAnsi="Fb Fontext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והך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</w:t>
      </w:r>
      <w:r w:rsidRPr="00C35A2C">
        <w:rPr>
          <w:rFonts w:ascii="Fb Fontext" w:hAnsi="Fb Fontext"/>
          <w:sz w:val="32"/>
          <w:rtl/>
        </w:rPr>
        <w:t>סמוכות רגלים</w:t>
      </w:r>
      <w:r w:rsidR="006357B3">
        <w:rPr>
          <w:rFonts w:ascii="Fb Fontext" w:hAnsi="Fb Fontext" w:hint="cs"/>
          <w:sz w:val="32"/>
          <w:rtl/>
        </w:rPr>
        <w:t xml:space="preserve"> </w:t>
      </w:r>
      <w:r w:rsidR="003A6178">
        <w:rPr>
          <w:rFonts w:ascii="Fb Fontext" w:hAnsi="Fb Fontext" w:hint="cs"/>
          <w:sz w:val="32"/>
          <w:rtl/>
        </w:rPr>
        <w:t>כשר -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3A6178">
        <w:rPr>
          <w:rFonts w:ascii="Fb Fontext" w:hAnsi="Fb Fontext" w:hint="cs"/>
          <w:sz w:val="32"/>
          <w:rtl/>
        </w:rPr>
        <w:t>ב</w:t>
      </w:r>
      <w:r w:rsidRPr="00C35A2C">
        <w:rPr>
          <w:rFonts w:ascii="Fb Fontext" w:hAnsi="Fb Fontext" w:hint="cs"/>
          <w:sz w:val="32"/>
          <w:rtl/>
        </w:rPr>
        <w:t>נותנם לא</w:t>
      </w:r>
      <w:r w:rsidR="003A6178">
        <w:rPr>
          <w:rFonts w:ascii="Fb Fontext" w:hAnsi="Fb Fontext" w:hint="cs"/>
          <w:sz w:val="32"/>
          <w:rtl/>
        </w:rPr>
        <w:t>דם א</w:t>
      </w:r>
      <w:r w:rsidRPr="00C35A2C">
        <w:rPr>
          <w:rFonts w:ascii="Fb Fontext" w:hAnsi="Fb Fontext" w:hint="cs"/>
          <w:sz w:val="32"/>
          <w:rtl/>
        </w:rPr>
        <w:t xml:space="preserve">חר </w:t>
      </w:r>
      <w:r w:rsidR="003A6178">
        <w:rPr>
          <w:rFonts w:ascii="Fb Fontext" w:hAnsi="Fb Fontext" w:hint="cs"/>
          <w:sz w:val="32"/>
          <w:rtl/>
        </w:rPr>
        <w:t>ל</w:t>
      </w:r>
      <w:r w:rsidRPr="00C35A2C">
        <w:rPr>
          <w:rFonts w:ascii="Fb Fontext" w:hAnsi="Fb Fontext" w:hint="cs"/>
          <w:sz w:val="32"/>
          <w:rtl/>
        </w:rPr>
        <w:t>חל</w:t>
      </w:r>
      <w:r w:rsidR="003A6178">
        <w:rPr>
          <w:rFonts w:ascii="Fb Fontext" w:hAnsi="Fb Fontext" w:hint="cs"/>
          <w:sz w:val="32"/>
          <w:rtl/>
        </w:rPr>
        <w:t>ו</w:t>
      </w:r>
      <w:r w:rsidRPr="00C35A2C">
        <w:rPr>
          <w:rFonts w:ascii="Fb Fontext" w:hAnsi="Fb Fontext" w:hint="cs"/>
          <w:sz w:val="32"/>
          <w:rtl/>
        </w:rPr>
        <w:t>ץ.</w:t>
      </w:r>
    </w:p>
    <w:p w14:paraId="2D8F1511" w14:textId="62DFCCE2" w:rsidR="00B433C9" w:rsidRPr="00BA2125" w:rsidRDefault="00B433C9" w:rsidP="007C50EB">
      <w:pPr>
        <w:pStyle w:val="afff4"/>
        <w:rPr>
          <w:rStyle w:val="afff1"/>
          <w:b/>
          <w:rtl/>
        </w:rPr>
      </w:pPr>
      <w:ins w:id="9976" w:author="מספור קטעי משנה" w:date="2026-10-06T06:45:58Z">
        <w:r>
          <w:rPr>
            <w:rStyle w:val="MisparKeta"/>
          </w:rPr>
          <w:t xml:space="preserve">ב. </w:t>
        </w:r>
      </w:ins>
      <w:bookmarkStart w:id="1161" w:name="_Toc119173148"/>
      <w:bookmarkStart w:id="1162" w:name="_Toc119230242"/>
      <w:r w:rsidRPr="00C35A2C">
        <w:rPr>
          <w:rStyle w:val="afff1"/>
          <w:bCs w:val="0"/>
          <w:rtl/>
        </w:rPr>
        <w:t>מהארכובה ולמטה</w:t>
      </w:r>
      <w:r w:rsidR="006954AF">
        <w:rPr>
          <w:rStyle w:val="afff1"/>
          <w:rFonts w:hint="cs"/>
          <w:bCs w:val="0"/>
          <w:rtl/>
        </w:rPr>
        <w:t xml:space="preserve"> </w:t>
      </w:r>
      <w:r w:rsidR="003A6178">
        <w:rPr>
          <w:rStyle w:val="afff1"/>
          <w:rFonts w:hint="cs"/>
          <w:bCs w:val="0"/>
          <w:rtl/>
        </w:rPr>
        <w:t xml:space="preserve">- </w:t>
      </w:r>
      <w:r w:rsidR="006954AF">
        <w:rPr>
          <w:b/>
          <w:rtl/>
        </w:rPr>
        <w:t>חליצ</w:t>
      </w:r>
      <w:r w:rsidR="003A6178">
        <w:rPr>
          <w:rFonts w:hint="cs"/>
          <w:b/>
          <w:rtl/>
        </w:rPr>
        <w:t>ת</w:t>
      </w:r>
      <w:r w:rsidR="006954AF">
        <w:rPr>
          <w:b/>
          <w:rtl/>
        </w:rPr>
        <w:t>ה כשרה</w:t>
      </w:r>
      <w:r w:rsidRPr="00C35A2C">
        <w:rPr>
          <w:rStyle w:val="afff1"/>
          <w:bCs w:val="0"/>
          <w:rtl/>
        </w:rPr>
        <w:t>.</w:t>
      </w:r>
      <w:bookmarkEnd w:id="1161"/>
      <w:bookmarkEnd w:id="1162"/>
    </w:p>
    <w:p w14:paraId="01EBEB3D" w14:textId="37E1A6C7" w:rsidR="003A6178" w:rsidRDefault="003A6178" w:rsidP="007C50EB">
      <w:pPr>
        <w:rPr>
          <w:rStyle w:val="affff8"/>
          <w:rtl/>
        </w:rPr>
      </w:pPr>
      <w:r w:rsidRPr="00D1637C">
        <w:rPr>
          <w:rFonts w:ascii="Fb Fontext" w:hAnsi="Fb Fontext" w:cs="PFT_Frank" w:hint="eastAsia"/>
          <w:b/>
          <w:bCs/>
          <w:spacing w:val="-4"/>
          <w:sz w:val="32"/>
          <w:szCs w:val="14"/>
          <w:rtl/>
        </w:rPr>
        <w:lastRenderedPageBreak/>
        <w:t>אף</w:t>
      </w:r>
      <w:r w:rsidR="00B433C9" w:rsidRPr="000978D6">
        <w:rPr>
          <w:rFonts w:ascii="Fb Fontext" w:hAnsi="Fb Fontext" w:hint="cs"/>
          <w:spacing w:val="-4"/>
          <w:sz w:val="32"/>
          <w:rtl/>
        </w:rPr>
        <w:t xml:space="preserve"> </w:t>
      </w:r>
      <w:r w:rsidRPr="00E3421D">
        <w:rPr>
          <w:rStyle w:val="affff1"/>
          <w:rFonts w:hint="eastAsia"/>
          <w:rtl/>
        </w:rPr>
        <w:t>ד</w:t>
      </w:r>
      <w:r>
        <w:rPr>
          <w:rStyle w:val="affff1"/>
          <w:rFonts w:hint="cs"/>
          <w:rtl/>
        </w:rPr>
        <w:t xml:space="preserve">'שלש </w:t>
      </w:r>
      <w:r w:rsidR="00B433C9" w:rsidRPr="006954AF">
        <w:rPr>
          <w:rStyle w:val="affff1"/>
          <w:rtl/>
        </w:rPr>
        <w:t>רגלים</w:t>
      </w:r>
      <w:r>
        <w:rPr>
          <w:rStyle w:val="affff1"/>
          <w:rFonts w:hint="cs"/>
          <w:rtl/>
        </w:rPr>
        <w:t>'</w:t>
      </w:r>
      <w:r w:rsidR="00B433C9" w:rsidRPr="000978D6">
        <w:rPr>
          <w:rFonts w:ascii="Fb Fontext" w:hAnsi="Fb Fontext"/>
          <w:spacing w:val="-4"/>
          <w:sz w:val="32"/>
          <w:rtl/>
        </w:rPr>
        <w:t xml:space="preserve"> </w:t>
      </w:r>
      <w:r>
        <w:rPr>
          <w:rFonts w:ascii="Fb Fontext" w:hAnsi="Fb Fontext" w:hint="cs"/>
          <w:spacing w:val="-4"/>
          <w:sz w:val="32"/>
          <w:rtl/>
        </w:rPr>
        <w:t>ולא</w:t>
      </w:r>
      <w:r w:rsidR="00B433C9" w:rsidRPr="000978D6">
        <w:rPr>
          <w:rFonts w:ascii="Fb Fontext" w:hAnsi="Fb Fontext"/>
          <w:spacing w:val="-4"/>
          <w:sz w:val="32"/>
          <w:rtl/>
        </w:rPr>
        <w:t xml:space="preserve"> בעלי קבין</w:t>
      </w:r>
      <w:r>
        <w:rPr>
          <w:rFonts w:ascii="Fb Fontext" w:hAnsi="Fb Fontext" w:hint="cs"/>
          <w:spacing w:val="-4"/>
          <w:sz w:val="32"/>
          <w:rtl/>
        </w:rPr>
        <w:t xml:space="preserve"> </w:t>
      </w:r>
      <w:r w:rsidRPr="00E3421D">
        <w:rPr>
          <w:rStyle w:val="affff8"/>
          <w:rtl/>
        </w:rPr>
        <w:t xml:space="preserve">[שוק </w:t>
      </w:r>
      <w:r w:rsidRPr="00E3421D">
        <w:rPr>
          <w:rStyle w:val="affff8"/>
          <w:rFonts w:hint="eastAsia"/>
          <w:rtl/>
        </w:rPr>
        <w:t>אינו</w:t>
      </w:r>
      <w:r w:rsidRPr="00E3421D">
        <w:rPr>
          <w:rStyle w:val="affff8"/>
          <w:rtl/>
        </w:rPr>
        <w:t xml:space="preserve"> </w:t>
      </w:r>
      <w:r w:rsidRPr="00E3421D">
        <w:rPr>
          <w:rStyle w:val="affff8"/>
          <w:rFonts w:hint="eastAsia"/>
          <w:rtl/>
        </w:rPr>
        <w:t>רגל</w:t>
      </w:r>
      <w:r w:rsidRPr="00E3421D">
        <w:rPr>
          <w:rStyle w:val="affff8"/>
          <w:rtl/>
        </w:rPr>
        <w:t>],</w:t>
      </w:r>
      <w:r w:rsidR="00B433C9" w:rsidRPr="000978D6">
        <w:rPr>
          <w:rFonts w:ascii="Fb Fontext" w:hAnsi="Fb Fontext"/>
          <w:spacing w:val="-4"/>
          <w:sz w:val="32"/>
          <w:rtl/>
        </w:rPr>
        <w:t xml:space="preserve"> </w:t>
      </w:r>
      <w:r>
        <w:rPr>
          <w:rFonts w:ascii="Fb Fontext" w:hAnsi="Fb Fontext" w:hint="cs"/>
          <w:spacing w:val="-4"/>
          <w:sz w:val="32"/>
          <w:rtl/>
        </w:rPr>
        <w:t>כאן</w:t>
      </w:r>
      <w:r w:rsidR="00B433C9" w:rsidRPr="000978D6">
        <w:rPr>
          <w:rFonts w:ascii="Fb Fontext" w:hAnsi="Fb Fontext"/>
          <w:spacing w:val="-4"/>
          <w:sz w:val="32"/>
          <w:rtl/>
        </w:rPr>
        <w:t xml:space="preserve"> </w:t>
      </w:r>
      <w:r w:rsidR="00B433C9" w:rsidRPr="000978D6">
        <w:rPr>
          <w:rStyle w:val="affff1"/>
          <w:rFonts w:hint="cs"/>
          <w:spacing w:val="-4"/>
          <w:rtl/>
        </w:rPr>
        <w:t>'</w:t>
      </w:r>
      <w:r w:rsidR="00B433C9" w:rsidRPr="00E3421D">
        <w:rPr>
          <w:rStyle w:val="affff1"/>
          <w:b/>
          <w:bCs/>
          <w:spacing w:val="-4"/>
          <w:rtl/>
        </w:rPr>
        <w:t>מעל</w:t>
      </w:r>
      <w:r w:rsidR="00B433C9" w:rsidRPr="000978D6">
        <w:rPr>
          <w:rStyle w:val="affff1"/>
          <w:spacing w:val="-4"/>
          <w:rtl/>
        </w:rPr>
        <w:t xml:space="preserve"> רגלו</w:t>
      </w:r>
      <w:r w:rsidR="00B433C9" w:rsidRPr="000978D6">
        <w:rPr>
          <w:rStyle w:val="affff1"/>
          <w:rFonts w:hint="cs"/>
          <w:spacing w:val="-4"/>
          <w:rtl/>
        </w:rPr>
        <w:t>'</w:t>
      </w:r>
      <w:r>
        <w:rPr>
          <w:rFonts w:ascii="Fb Fontext" w:hAnsi="Fb Fontext" w:hint="cs"/>
          <w:spacing w:val="-4"/>
          <w:sz w:val="32"/>
          <w:rtl/>
        </w:rPr>
        <w:t xml:space="preserve"> </w:t>
      </w:r>
      <w:r w:rsidRPr="00E3421D">
        <w:rPr>
          <w:rStyle w:val="affff8"/>
          <w:rtl/>
        </w:rPr>
        <w:t>[שוק]</w:t>
      </w:r>
      <w:r>
        <w:rPr>
          <w:rStyle w:val="affff8"/>
          <w:rFonts w:hint="cs"/>
          <w:rtl/>
        </w:rPr>
        <w:t>,</w:t>
      </w:r>
    </w:p>
    <w:p w14:paraId="6527E824" w14:textId="4CD85044" w:rsidR="00B433C9" w:rsidRPr="000978D6" w:rsidRDefault="00B433C9" w:rsidP="007C50EB">
      <w:pPr>
        <w:rPr>
          <w:rFonts w:ascii="Fb Fontext" w:hAnsi="Fb Fontext" w:cs="Guttman Vilna"/>
          <w:b/>
          <w:bCs/>
          <w:spacing w:val="-4"/>
          <w:sz w:val="32"/>
          <w:rtl/>
        </w:rPr>
      </w:pPr>
      <w:r w:rsidRPr="00D1637C">
        <w:rPr>
          <w:rFonts w:ascii="Fb Fontext" w:hAnsi="Fb Fontext" w:cs="PFT_Frank" w:hint="eastAsia"/>
          <w:b/>
          <w:bCs/>
          <w:spacing w:val="-4"/>
          <w:sz w:val="32"/>
          <w:szCs w:val="14"/>
          <w:rtl/>
        </w:rPr>
        <w:t>אבל</w:t>
      </w:r>
      <w:r w:rsidRPr="000978D6">
        <w:rPr>
          <w:rFonts w:ascii="Fb Fontext" w:hAnsi="Fb Fontext" w:hint="cs"/>
          <w:spacing w:val="-4"/>
          <w:sz w:val="32"/>
          <w:rtl/>
        </w:rPr>
        <w:t xml:space="preserve"> מעל הארכובה </w:t>
      </w:r>
      <w:r w:rsidR="003A6178">
        <w:rPr>
          <w:rFonts w:ascii="Fb Fontext" w:hAnsi="Fb Fontext" w:hint="cs"/>
          <w:spacing w:val="-4"/>
          <w:sz w:val="32"/>
          <w:rtl/>
        </w:rPr>
        <w:t>פסולה, ד'</w:t>
      </w:r>
      <w:r w:rsidRPr="000978D6">
        <w:rPr>
          <w:rFonts w:ascii="Fb Fontext" w:hAnsi="Fb Fontext" w:hint="cs"/>
          <w:spacing w:val="-4"/>
          <w:sz w:val="32"/>
          <w:rtl/>
        </w:rPr>
        <w:t>מעל דמעל</w:t>
      </w:r>
      <w:r w:rsidR="003A6178">
        <w:rPr>
          <w:rFonts w:ascii="Fb Fontext" w:hAnsi="Fb Fontext" w:hint="cs"/>
          <w:spacing w:val="-4"/>
          <w:sz w:val="32"/>
          <w:rtl/>
        </w:rPr>
        <w:t>'.</w:t>
      </w:r>
    </w:p>
    <w:p w14:paraId="687A08EF" w14:textId="4651B879" w:rsidR="00B433C9" w:rsidRPr="00BA2125" w:rsidRDefault="00B433C9" w:rsidP="007C50EB">
      <w:pPr>
        <w:pStyle w:val="afff4"/>
        <w:rPr>
          <w:rStyle w:val="afff1"/>
          <w:b/>
          <w:rtl/>
        </w:rPr>
      </w:pPr>
      <w:ins w:id="9977" w:author="מספור קטעי משנה" w:date="2026-10-06T06:45:58Z">
        <w:r>
          <w:rPr>
            <w:rStyle w:val="MisparKeta"/>
          </w:rPr>
          <w:t xml:space="preserve">ג. </w:t>
        </w:r>
      </w:ins>
      <w:bookmarkStart w:id="1163" w:name="_Toc119173149"/>
      <w:bookmarkStart w:id="1164" w:name="_Toc119230243"/>
      <w:r w:rsidRPr="00C35A2C">
        <w:rPr>
          <w:rStyle w:val="afff1"/>
          <w:bCs w:val="0"/>
          <w:rtl/>
        </w:rPr>
        <w:t>מהארכובה ולמעלה</w:t>
      </w:r>
      <w:r w:rsidR="006954AF" w:rsidRPr="006954AF">
        <w:rPr>
          <w:b/>
          <w:rtl/>
        </w:rPr>
        <w:t xml:space="preserve"> </w:t>
      </w:r>
      <w:r w:rsidR="003A6178">
        <w:rPr>
          <w:rFonts w:hint="cs"/>
          <w:b/>
          <w:rtl/>
        </w:rPr>
        <w:t xml:space="preserve">- </w:t>
      </w:r>
      <w:r w:rsidR="006954AF" w:rsidRPr="00C35A2C">
        <w:rPr>
          <w:b/>
          <w:rtl/>
        </w:rPr>
        <w:t>חליצ</w:t>
      </w:r>
      <w:r w:rsidR="003A6178">
        <w:rPr>
          <w:rFonts w:hint="cs"/>
          <w:b/>
          <w:rtl/>
        </w:rPr>
        <w:t>ת</w:t>
      </w:r>
      <w:r w:rsidR="006954AF" w:rsidRPr="00C35A2C">
        <w:rPr>
          <w:b/>
          <w:rtl/>
        </w:rPr>
        <w:t>ה פסולה</w:t>
      </w:r>
      <w:r w:rsidR="003A6178" w:rsidRPr="00E3421D">
        <w:rPr>
          <w:rStyle w:val="affff8"/>
          <w:rtl/>
        </w:rPr>
        <w:t xml:space="preserve"> [שאינו רגל].</w:t>
      </w:r>
      <w:bookmarkEnd w:id="1163"/>
      <w:bookmarkEnd w:id="1164"/>
    </w:p>
    <w:p w14:paraId="2CB5B641" w14:textId="67DBCC1E" w:rsidR="00B433C9" w:rsidRPr="003F3A85" w:rsidRDefault="003A6178" w:rsidP="00B55EDF">
      <w:pPr>
        <w:rPr>
          <w:rFonts w:ascii="Fb Fontext" w:hAnsi="Fb Fontext" w:cs="PFT_Frank"/>
          <w:b/>
          <w:bCs/>
          <w:spacing w:val="-2"/>
          <w:szCs w:val="14"/>
          <w:rtl/>
        </w:rPr>
      </w:pPr>
      <w:r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אף</w:t>
      </w:r>
      <w:r w:rsidR="00B433C9" w:rsidRPr="000978D6">
        <w:rPr>
          <w:rFonts w:ascii="Fb Fontext" w:hAnsi="Fb Fontext" w:hint="cs"/>
          <w:spacing w:val="-2"/>
          <w:rtl/>
        </w:rPr>
        <w:t xml:space="preserve"> </w:t>
      </w:r>
      <w:r w:rsidR="00B433C9" w:rsidRPr="000978D6">
        <w:rPr>
          <w:rStyle w:val="affff1"/>
          <w:rFonts w:hint="cs"/>
          <w:spacing w:val="-2"/>
          <w:rtl/>
        </w:rPr>
        <w:t>ד'</w:t>
      </w:r>
      <w:r w:rsidR="00B433C9" w:rsidRPr="000978D6">
        <w:rPr>
          <w:rStyle w:val="affff1"/>
          <w:spacing w:val="-2"/>
          <w:rtl/>
        </w:rPr>
        <w:t>בשליתה</w:t>
      </w:r>
      <w:r>
        <w:rPr>
          <w:rStyle w:val="affff1"/>
          <w:rFonts w:hint="cs"/>
          <w:spacing w:val="-2"/>
          <w:rtl/>
        </w:rPr>
        <w:t>..</w:t>
      </w:r>
      <w:r w:rsidR="00B433C9" w:rsidRPr="000978D6">
        <w:rPr>
          <w:rStyle w:val="affff1"/>
          <w:spacing w:val="-2"/>
          <w:rtl/>
        </w:rPr>
        <w:t xml:space="preserve"> מבין רגליה</w:t>
      </w:r>
      <w:r w:rsidR="00B433C9" w:rsidRPr="000978D6">
        <w:rPr>
          <w:rStyle w:val="affff1"/>
          <w:rFonts w:hint="cs"/>
          <w:spacing w:val="-2"/>
          <w:rtl/>
        </w:rPr>
        <w:t>'</w:t>
      </w:r>
      <w:r w:rsidR="00B433C9" w:rsidRPr="000978D6">
        <w:rPr>
          <w:rStyle w:val="affff1"/>
          <w:spacing w:val="-2"/>
          <w:rtl/>
        </w:rPr>
        <w:t xml:space="preserve"> </w:t>
      </w:r>
      <w:r w:rsidR="00B433C9" w:rsidRPr="000978D6">
        <w:rPr>
          <w:rFonts w:ascii="Fb Fontext" w:hAnsi="Fb Fontext" w:hint="cs"/>
          <w:spacing w:val="-2"/>
          <w:rtl/>
        </w:rPr>
        <w:t xml:space="preserve">- </w:t>
      </w:r>
      <w:r>
        <w:rPr>
          <w:rFonts w:ascii="Fb Fontext" w:hAnsi="Fb Fontext" w:hint="cs"/>
          <w:spacing w:val="-2"/>
          <w:rtl/>
        </w:rPr>
        <w:t>כ</w:t>
      </w:r>
      <w:r w:rsidR="00B433C9" w:rsidRPr="000978D6">
        <w:rPr>
          <w:rFonts w:ascii="Fb Fontext" w:hAnsi="Fb Fontext"/>
          <w:spacing w:val="-2"/>
          <w:rtl/>
        </w:rPr>
        <w:t>שכורעת לילד נועצת עקב</w:t>
      </w:r>
      <w:r>
        <w:rPr>
          <w:rFonts w:ascii="Fb Fontext" w:hAnsi="Fb Fontext" w:hint="cs"/>
          <w:spacing w:val="-2"/>
          <w:rtl/>
        </w:rPr>
        <w:t>ה</w:t>
      </w:r>
      <w:r w:rsidR="00B433C9" w:rsidRPr="000978D6">
        <w:rPr>
          <w:rFonts w:ascii="Fb Fontext" w:hAnsi="Fb Fontext"/>
          <w:spacing w:val="-2"/>
          <w:rtl/>
        </w:rPr>
        <w:t xml:space="preserve"> ביר</w:t>
      </w:r>
      <w:r>
        <w:rPr>
          <w:rFonts w:ascii="Fb Fontext" w:hAnsi="Fb Fontext" w:hint="cs"/>
          <w:spacing w:val="-2"/>
          <w:rtl/>
        </w:rPr>
        <w:t>כה</w:t>
      </w:r>
      <w:r>
        <w:rPr>
          <w:rFonts w:ascii="Fb Fontext" w:hAnsi="Fb Fontext" w:cs="PFT_Frank" w:hint="cs"/>
          <w:b/>
          <w:bCs/>
          <w:spacing w:val="-2"/>
          <w:szCs w:val="14"/>
          <w:rtl/>
        </w:rPr>
        <w:t>,</w:t>
      </w:r>
    </w:p>
    <w:p w14:paraId="6E6E2296" w14:textId="3EE979D3" w:rsidR="003A6178" w:rsidRDefault="003A6178" w:rsidP="003A6178">
      <w:pPr>
        <w:rPr>
          <w:rFonts w:ascii="Fb Fontext" w:hAnsi="Fb Fontext"/>
          <w:rtl/>
        </w:rPr>
      </w:pPr>
      <w:r>
        <w:rPr>
          <w:rStyle w:val="affff1"/>
          <w:rFonts w:hint="cs"/>
          <w:rtl/>
        </w:rPr>
        <w:t>ו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לא עשה רגליו</w:t>
      </w:r>
      <w:r w:rsidR="00B433C9" w:rsidRPr="006B2A7E">
        <w:rPr>
          <w:rStyle w:val="affff1"/>
          <w:rFonts w:hint="cs"/>
          <w:rtl/>
        </w:rPr>
        <w:t>'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להסך את רגליו</w:t>
      </w:r>
      <w:r w:rsidR="00B433C9" w:rsidRPr="006B2A7E">
        <w:rPr>
          <w:rStyle w:val="affff1"/>
          <w:rFonts w:hint="cs"/>
          <w:rtl/>
        </w:rPr>
        <w:t>'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מסיך</w:t>
      </w:r>
      <w:r>
        <w:rPr>
          <w:rStyle w:val="affff1"/>
          <w:rFonts w:hint="cs"/>
          <w:rtl/>
        </w:rPr>
        <w:t>..</w:t>
      </w:r>
      <w:r w:rsidR="00B433C9" w:rsidRPr="006B2A7E">
        <w:rPr>
          <w:rStyle w:val="affff1"/>
          <w:rtl/>
        </w:rPr>
        <w:t xml:space="preserve"> רגליו</w:t>
      </w:r>
      <w:r w:rsidR="00B433C9" w:rsidRPr="006B2A7E">
        <w:rPr>
          <w:rStyle w:val="affff1"/>
          <w:rFonts w:hint="cs"/>
          <w:rtl/>
        </w:rPr>
        <w:t>'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בין רגליה</w:t>
      </w:r>
      <w:r>
        <w:rPr>
          <w:rStyle w:val="affff1"/>
          <w:rFonts w:hint="cs"/>
          <w:rtl/>
        </w:rPr>
        <w:t xml:space="preserve"> כרע נפל..</w:t>
      </w:r>
      <w:r w:rsidR="00B433C9" w:rsidRPr="006B2A7E">
        <w:rPr>
          <w:rStyle w:val="affff1"/>
          <w:rFonts w:hint="cs"/>
          <w:rtl/>
        </w:rPr>
        <w:t>'</w:t>
      </w:r>
      <w:r>
        <w:rPr>
          <w:rFonts w:ascii="Fb Fontext" w:hAnsi="Fb Fontext" w:hint="cs"/>
          <w:rtl/>
        </w:rPr>
        <w:t xml:space="preserve"> -</w:t>
      </w:r>
    </w:p>
    <w:p w14:paraId="15430DC3" w14:textId="1DF35B5C" w:rsidR="00B433C9" w:rsidRDefault="00B433C9" w:rsidP="003A6178">
      <w:pPr>
        <w:rPr>
          <w:rFonts w:ascii="Fb Fontext" w:hAnsi="Fb Fontext"/>
          <w:rtl/>
        </w:rPr>
      </w:pPr>
      <w:r w:rsidRPr="00C35A2C">
        <w:rPr>
          <w:rFonts w:ascii="Fb Fontext" w:hAnsi="Fb Fontext"/>
          <w:rtl/>
        </w:rPr>
        <w:t>לישנא מעליא.</w:t>
      </w:r>
    </w:p>
    <w:p w14:paraId="3F112C34" w14:textId="222EFDFE" w:rsidR="0068122A" w:rsidRDefault="00B433C9" w:rsidP="00E3421D">
      <w:pPr>
        <w:pStyle w:val="affff7"/>
        <w:rPr>
          <w:rtl/>
        </w:rPr>
      </w:pPr>
      <w:r w:rsidRPr="00E307CC">
        <w:rPr>
          <w:rStyle w:val="affff5"/>
          <w:rtl/>
        </w:rPr>
        <w:t>ר</w:t>
      </w:r>
      <w:r w:rsidRPr="00E307CC">
        <w:rPr>
          <w:rStyle w:val="affff5"/>
          <w:rFonts w:hint="cs"/>
          <w:rtl/>
        </w:rPr>
        <w:t>י</w:t>
      </w:r>
      <w:r w:rsidRPr="00E307CC">
        <w:rPr>
          <w:rStyle w:val="affff5"/>
          <w:rtl/>
        </w:rPr>
        <w:t>"</w:t>
      </w:r>
      <w:r w:rsidRPr="00E307CC">
        <w:rPr>
          <w:rStyle w:val="affff5"/>
          <w:rFonts w:hint="cs"/>
          <w:rtl/>
        </w:rPr>
        <w:t>ו</w:t>
      </w:r>
      <w:r w:rsidRPr="00E307CC">
        <w:rPr>
          <w:rStyle w:val="affff5"/>
          <w:rtl/>
        </w:rPr>
        <w:t>:</w:t>
      </w:r>
      <w:r w:rsidRPr="00C35A2C">
        <w:rPr>
          <w:rtl/>
        </w:rPr>
        <w:t xml:space="preserve"> שבע בעילות בעל אותו רשע </w:t>
      </w:r>
      <w:r w:rsidR="003A6178">
        <w:rPr>
          <w:rFonts w:hint="cs"/>
          <w:rtl/>
        </w:rPr>
        <w:t>[</w:t>
      </w:r>
      <w:r w:rsidR="0068122A" w:rsidRPr="00E3421D">
        <w:rPr>
          <w:rFonts w:hint="eastAsia"/>
          <w:rtl/>
        </w:rPr>
        <w:t>סיסרא</w:t>
      </w:r>
      <w:r w:rsidR="003A6178">
        <w:rPr>
          <w:rFonts w:hint="cs"/>
          <w:rtl/>
        </w:rPr>
        <w:t>]</w:t>
      </w:r>
      <w:r w:rsidR="0068122A">
        <w:rPr>
          <w:rFonts w:hint="cs"/>
          <w:rtl/>
        </w:rPr>
        <w:t xml:space="preserve"> </w:t>
      </w:r>
      <w:r w:rsidRPr="00C35A2C">
        <w:rPr>
          <w:rtl/>
        </w:rPr>
        <w:t>באותו היום,</w:t>
      </w:r>
      <w:r>
        <w:rPr>
          <w:rFonts w:hint="cs"/>
          <w:rtl/>
        </w:rPr>
        <w:t xml:space="preserve"> ['</w:t>
      </w:r>
      <w:r>
        <w:rPr>
          <w:rStyle w:val="affff1"/>
          <w:rFonts w:hint="cs"/>
          <w:rtl/>
          <w:rPrChange w:id="9017" w:author="מנוע פסוקים" w:date="2026-10-05T16:38:21Z">
            <w:rPr>
              <w:rFonts w:hint="cs"/>
              <w:rtl/>
            </w:rPr>
          </w:rPrChange>
        </w:rPr>
        <w:t xml:space="preserve">כרע נפל שכב</w:t>
      </w:r>
      <w:r>
        <w:rPr>
          <w:rFonts w:hint="cs"/>
          <w:rtl/>
        </w:rPr>
        <w:t xml:space="preserve">' ז"פ],</w:t>
      </w:r>
    </w:p>
    <w:p w14:paraId="5D567569" w14:textId="494E79BC" w:rsidR="0068122A" w:rsidRDefault="0068122A" w:rsidP="002F53DD">
      <w:pPr>
        <w:pStyle w:val="affff7"/>
        <w:ind w:left="113" w:firstLine="113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ולא נהנת</w:t>
      </w:r>
      <w:r w:rsidR="003A6178">
        <w:rPr>
          <w:rFonts w:ascii="Fb Fontext" w:hAnsi="Fb Fontext" w:hint="cs"/>
          <w:rtl/>
        </w:rPr>
        <w:t>ה</w:t>
      </w:r>
      <w:r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/>
          <w:rtl/>
        </w:rPr>
        <w:t>מעבירה</w:t>
      </w:r>
      <w:r>
        <w:rPr>
          <w:rFonts w:ascii="Fb Fontext" w:hAnsi="Fb Fontext" w:hint="cs"/>
          <w:rtl/>
        </w:rPr>
        <w:t xml:space="preserve"> </w:t>
      </w:r>
      <w:r w:rsidR="003A6178">
        <w:rPr>
          <w:rFonts w:ascii="Fb Fontext" w:hAnsi="Fb Fontext" w:hint="cs"/>
          <w:rtl/>
        </w:rPr>
        <w:t xml:space="preserve">- </w:t>
      </w:r>
      <w:r>
        <w:rPr>
          <w:rFonts w:ascii="Fb Fontext" w:hAnsi="Fb Fontext" w:hint="cs"/>
          <w:rtl/>
        </w:rPr>
        <w:t>ד</w:t>
      </w:r>
      <w:r w:rsidR="00B433C9" w:rsidRPr="00C35A2C">
        <w:rPr>
          <w:rFonts w:ascii="Fb Fontext" w:hAnsi="Fb Fontext"/>
          <w:rtl/>
        </w:rPr>
        <w:t>טובת רשעים רעה אצל צדיקים,</w:t>
      </w:r>
    </w:p>
    <w:p w14:paraId="0773D350" w14:textId="625E4B51" w:rsidR="00B433C9" w:rsidRDefault="003A6178" w:rsidP="00E3421D">
      <w:pPr>
        <w:pStyle w:val="affff7"/>
        <w:rPr>
          <w:rFonts w:ascii="Fb Fontext" w:hAnsi="Fb Fontext"/>
          <w:rtl/>
        </w:rPr>
      </w:pPr>
      <w:r w:rsidRPr="00A07384">
        <w:rPr>
          <w:rFonts w:cs="PFT_Frank" w:hint="eastAsia"/>
          <w:b/>
          <w:bCs/>
          <w:szCs w:val="10"/>
          <w:rtl/>
        </w:rPr>
        <w:t>בלבן</w:t>
      </w:r>
      <w:r w:rsidRPr="00E3421D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B433C9" w:rsidRPr="00AD1A41">
        <w:rPr>
          <w:rStyle w:val="affff1"/>
          <w:rtl/>
        </w:rPr>
        <w:t>'פן תדבר</w:t>
      </w:r>
      <w:r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 מטוב עד רע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,</w:t>
      </w:r>
      <w:r w:rsidR="0068122A">
        <w:rPr>
          <w:rFonts w:ascii="Fb Fontext" w:hAnsi="Fb Fontext" w:hint="cs"/>
          <w:rtl/>
        </w:rPr>
        <w:t xml:space="preserve"> </w:t>
      </w:r>
      <w:r w:rsidR="00B433C9">
        <w:rPr>
          <w:rFonts w:ascii="Fb Fontext" w:hAnsi="Fb Fontext" w:hint="cs"/>
          <w:rtl/>
        </w:rPr>
        <w:t>שמז</w:t>
      </w:r>
      <w:r w:rsidR="00B433C9" w:rsidRPr="00C35A2C">
        <w:rPr>
          <w:rFonts w:ascii="Fb Fontext" w:hAnsi="Fb Fontext" w:hint="cs"/>
          <w:rtl/>
        </w:rPr>
        <w:t>כ</w:t>
      </w:r>
      <w:r w:rsidR="0068122A">
        <w:rPr>
          <w:rFonts w:ascii="Fb Fontext" w:hAnsi="Fb Fontext" w:hint="cs"/>
          <w:rtl/>
        </w:rPr>
        <w:t>יר</w:t>
      </w:r>
      <w:r w:rsidR="00B433C9">
        <w:rPr>
          <w:rFonts w:ascii="Fb Fontext" w:hAnsi="Fb Fontext" w:hint="cs"/>
          <w:rtl/>
        </w:rPr>
        <w:t xml:space="preserve"> שם</w:t>
      </w:r>
      <w:r w:rsidR="00B433C9" w:rsidRPr="00C35A2C">
        <w:rPr>
          <w:rFonts w:ascii="Fb Fontext" w:hAnsi="Fb Fontext" w:hint="cs"/>
          <w:rtl/>
        </w:rPr>
        <w:t xml:space="preserve"> </w:t>
      </w:r>
      <w:r w:rsidR="0068122A">
        <w:rPr>
          <w:rFonts w:ascii="Fb Fontext" w:hAnsi="Fb Fontext" w:hint="cs"/>
          <w:rtl/>
        </w:rPr>
        <w:t>ע''ז</w:t>
      </w:r>
      <w:r>
        <w:rPr>
          <w:rFonts w:ascii="Fb Fontext" w:hAnsi="Fb Fontext" w:hint="cs"/>
          <w:rtl/>
        </w:rPr>
        <w:t xml:space="preserve">, </w:t>
      </w:r>
      <w:r w:rsidR="00274003" w:rsidRPr="00A07384">
        <w:rPr>
          <w:rFonts w:ascii="Fb Fontext" w:hAnsi="Fb Fontext" w:cs="PFT_Frank" w:hint="eastAsia"/>
          <w:b/>
          <w:bCs/>
          <w:szCs w:val="10"/>
          <w:rtl/>
        </w:rPr>
        <w:t>כאן</w:t>
      </w:r>
      <w:r>
        <w:rPr>
          <w:rFonts w:ascii="Fb Fontext" w:hAnsi="Fb Fontext" w:hint="cs"/>
          <w:rtl/>
        </w:rPr>
        <w:t xml:space="preserve"> -</w:t>
      </w:r>
      <w:r w:rsidR="00274003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שהטיל</w:t>
      </w:r>
      <w:r w:rsidR="0068122A">
        <w:rPr>
          <w:rFonts w:ascii="Fb Fontext" w:hAnsi="Fb Fontext" w:hint="cs"/>
          <w:rtl/>
        </w:rPr>
        <w:t xml:space="preserve"> בה זוהמ</w:t>
      </w:r>
      <w:r>
        <w:rPr>
          <w:rFonts w:ascii="Fb Fontext" w:hAnsi="Fb Fontext" w:hint="cs"/>
          <w:rtl/>
        </w:rPr>
        <w:t>ה.</w:t>
      </w:r>
    </w:p>
    <w:p w14:paraId="6EFBC15D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קג:</w:t>
      </w:r>
    </w:p>
    <w:p w14:paraId="4B360F9C" w14:textId="2D3F87CC" w:rsidR="00B433C9" w:rsidRPr="00C35A2C" w:rsidRDefault="00B433C9" w:rsidP="007C50EB">
      <w:pPr>
        <w:pStyle w:val="afff4"/>
        <w:rPr>
          <w:rtl/>
        </w:rPr>
      </w:pPr>
      <w:ins w:id="9978" w:author="מספור קטעי משנה" w:date="2026-10-06T06:45:58Z">
        <w:r>
          <w:rPr>
            <w:rStyle w:val="MisparKeta"/>
          </w:rPr>
          <w:t xml:space="preserve">א. </w:t>
        </w:r>
      </w:ins>
      <w:bookmarkStart w:id="1165" w:name="_Toc119173150"/>
      <w:bookmarkStart w:id="1166" w:name="_Toc119230244"/>
      <w:r w:rsidRPr="00C35A2C">
        <w:rPr>
          <w:rStyle w:val="afff1"/>
          <w:bCs w:val="0"/>
          <w:rtl/>
        </w:rPr>
        <w:t>במנעל שאינו שלו.</w:t>
      </w:r>
      <w:r w:rsidR="003A6178">
        <w:rPr>
          <w:rStyle w:val="afff1"/>
          <w:rFonts w:hint="cs"/>
          <w:bCs w:val="0"/>
          <w:rtl/>
        </w:rPr>
        <w:t>. של שמאל בימין - חליצתה כשרה.</w:t>
      </w:r>
      <w:bookmarkEnd w:id="1165"/>
      <w:bookmarkEnd w:id="1166"/>
    </w:p>
    <w:p w14:paraId="651F635C" w14:textId="7FBB7E9E" w:rsidR="003A6178" w:rsidRDefault="003A6178" w:rsidP="003A6178">
      <w:pPr>
        <w:rPr>
          <w:rFonts w:ascii="Fb Fontext" w:hAnsi="Fb Fontext" w:cs="PFT_Frank"/>
          <w:b/>
          <w:bCs/>
          <w:szCs w:val="14"/>
          <w:rtl/>
        </w:rPr>
      </w:pPr>
      <w:r w:rsidRPr="00E3421D">
        <w:rPr>
          <w:rStyle w:val="affff8"/>
          <w:rFonts w:hint="eastAsia"/>
          <w:rtl/>
        </w:rPr>
        <w:t>ד</w:t>
      </w:r>
      <w:r w:rsidR="00EA750B">
        <w:rPr>
          <w:rStyle w:val="affff8"/>
          <w:rFonts w:hint="cs"/>
          <w:rtl/>
        </w:rPr>
        <w:t>כתיב</w:t>
      </w:r>
      <w:r w:rsidR="00EA750B" w:rsidRPr="00EA750B">
        <w:rPr>
          <w:rStyle w:val="affff8"/>
          <w:rFonts w:hint="cs"/>
          <w:rtl/>
        </w:rPr>
        <w:t xml:space="preserve"> </w:t>
      </w:r>
      <w:r w:rsidR="00EA750B" w:rsidRPr="00E3421D">
        <w:rPr>
          <w:rStyle w:val="affff8"/>
          <w:rFonts w:hint="eastAsia"/>
          <w:rtl/>
        </w:rPr>
        <w:t>עוד</w:t>
      </w:r>
      <w:r>
        <w:rPr>
          <w:rStyle w:val="affff1"/>
          <w:rFonts w:hint="cs"/>
          <w:rtl/>
        </w:rPr>
        <w:t xml:space="preserve"> </w:t>
      </w:r>
      <w:r w:rsidR="00B433C9" w:rsidRPr="00041161">
        <w:rPr>
          <w:rStyle w:val="affff1"/>
          <w:rFonts w:hint="cs"/>
          <w:rtl/>
        </w:rPr>
        <w:t xml:space="preserve">'נעל' </w:t>
      </w:r>
      <w:r>
        <w:rPr>
          <w:rFonts w:hint="cs"/>
          <w:rtl/>
        </w:rPr>
        <w:t xml:space="preserve">- </w:t>
      </w:r>
      <w:r w:rsidRPr="00E3421D">
        <w:rPr>
          <w:rFonts w:hint="eastAsia"/>
          <w:rtl/>
        </w:rPr>
        <w:t>ריבה</w:t>
      </w:r>
      <w:r>
        <w:rPr>
          <w:rStyle w:val="affff1"/>
          <w:rFonts w:hint="cs"/>
          <w:rtl/>
        </w:rPr>
        <w:t xml:space="preserve"> </w:t>
      </w:r>
      <w:r w:rsidR="00B433C9" w:rsidRPr="00C35A2C">
        <w:rPr>
          <w:rFonts w:ascii="Fb Fontext" w:hAnsi="Fb Fontext" w:hint="cs"/>
          <w:rtl/>
        </w:rPr>
        <w:t>של כל אדם</w:t>
      </w:r>
      <w:r>
        <w:rPr>
          <w:rFonts w:ascii="Fb Fontext" w:hAnsi="Fb Fontext" w:hint="cs"/>
          <w:rtl/>
        </w:rPr>
        <w:t xml:space="preserve">, </w:t>
      </w:r>
      <w:r w:rsidR="00EA750B">
        <w:rPr>
          <w:rFonts w:ascii="Fb Fontext" w:hAnsi="Fb Fontext"/>
          <w:rtl/>
        </w:rPr>
        <w:tab/>
      </w:r>
      <w:r w:rsidR="00EA750B">
        <w:rPr>
          <w:rFonts w:ascii="Fb Fontext" w:hAnsi="Fb Fontext"/>
          <w:rtl/>
        </w:rPr>
        <w:tab/>
      </w:r>
      <w:r w:rsidR="00EA750B">
        <w:rPr>
          <w:rFonts w:ascii="Fb Fontext" w:hAnsi="Fb Fontext"/>
          <w:rtl/>
        </w:rPr>
        <w:tab/>
      </w:r>
      <w:r w:rsidR="00EA750B">
        <w:rPr>
          <w:rStyle w:val="affff8"/>
          <w:rFonts w:hint="cs"/>
          <w:rtl/>
        </w:rPr>
        <w:t>ו</w:t>
      </w:r>
      <w:r w:rsidR="00EA750B" w:rsidRPr="00E3421D">
        <w:rPr>
          <w:rStyle w:val="affff8"/>
          <w:rFonts w:hint="eastAsia"/>
          <w:rtl/>
        </w:rPr>
        <w:t>דכתב</w:t>
      </w:r>
      <w:r w:rsidR="00EA750B">
        <w:rPr>
          <w:rStyle w:val="affff1"/>
          <w:rFonts w:hint="cs"/>
          <w:rtl/>
        </w:rPr>
        <w:t xml:space="preserve"> </w:t>
      </w:r>
      <w:r w:rsidR="00B433C9" w:rsidRPr="00041161">
        <w:rPr>
          <w:rStyle w:val="affff1"/>
          <w:rFonts w:hint="cs"/>
          <w:rtl/>
        </w:rPr>
        <w:t>'נעל</w:t>
      </w:r>
      <w:r w:rsidR="00B433C9" w:rsidRPr="00E3421D">
        <w:rPr>
          <w:rStyle w:val="affff1"/>
          <w:rFonts w:hint="eastAsia"/>
          <w:b/>
          <w:bCs/>
          <w:rtl/>
        </w:rPr>
        <w:t>ו</w:t>
      </w:r>
      <w:r w:rsidR="00B433C9" w:rsidRPr="00041161">
        <w:rPr>
          <w:rStyle w:val="affff1"/>
          <w:rFonts w:hint="cs"/>
          <w:rtl/>
        </w:rPr>
        <w:t xml:space="preserve">' </w:t>
      </w:r>
      <w:r w:rsidR="00B433C9" w:rsidRPr="00C35A2C">
        <w:rPr>
          <w:rFonts w:ascii="Fb Fontext" w:hAnsi="Fb Fontext" w:hint="cs"/>
          <w:rtl/>
        </w:rPr>
        <w:t xml:space="preserve">- </w:t>
      </w:r>
      <w:r w:rsidR="00B433C9" w:rsidRPr="00C35A2C">
        <w:rPr>
          <w:rFonts w:ascii="Fb Fontext" w:hAnsi="Fb Fontext"/>
          <w:rtl/>
        </w:rPr>
        <w:t xml:space="preserve">הראוי לו, </w:t>
      </w:r>
    </w:p>
    <w:p w14:paraId="68E3EF91" w14:textId="17BCC054" w:rsidR="00B433C9" w:rsidRPr="00E3421D" w:rsidRDefault="003A6178" w:rsidP="00E3421D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ולא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גדול</w:t>
      </w:r>
      <w:r w:rsidR="00B433C9" w:rsidRPr="003A6178">
        <w:rPr>
          <w:rtl/>
        </w:rPr>
        <w:t xml:space="preserve"> שאין יכול להלך בו,</w:t>
      </w:r>
      <w:r w:rsidRPr="00E3421D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קטן</w:t>
      </w:r>
      <w:r w:rsidR="00B433C9" w:rsidRPr="003A6178">
        <w:rPr>
          <w:rtl/>
        </w:rPr>
        <w:t xml:space="preserve"> ש</w:t>
      </w:r>
      <w:r w:rsidRPr="003A6178">
        <w:rPr>
          <w:rFonts w:hint="cs"/>
          <w:rtl/>
        </w:rPr>
        <w:t>ל</w:t>
      </w:r>
      <w:r w:rsidR="00B433C9" w:rsidRPr="003A6178">
        <w:rPr>
          <w:rtl/>
        </w:rPr>
        <w:t>א רוב רגלו,</w:t>
      </w:r>
      <w:r w:rsidR="0068122A" w:rsidRPr="003A6178">
        <w:rPr>
          <w:rFonts w:hint="cs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ושאין עקב</w:t>
      </w:r>
      <w:r w:rsidR="00B433C9" w:rsidRPr="00E3421D">
        <w:rPr>
          <w:rtl/>
        </w:rPr>
        <w:t>.</w:t>
      </w:r>
    </w:p>
    <w:p w14:paraId="52AAAA5A" w14:textId="57C8E786" w:rsidR="003A6178" w:rsidRDefault="003A6178" w:rsidP="00B55EDF">
      <w:pPr>
        <w:rPr>
          <w:rFonts w:ascii="Fb Fontext" w:hAnsi="Fb Fontext"/>
          <w:sz w:val="32"/>
          <w:rtl/>
        </w:rPr>
      </w:pPr>
      <w:r w:rsidRPr="00E3421D">
        <w:rPr>
          <w:rStyle w:val="affff5"/>
          <w:rFonts w:hint="eastAsia"/>
          <w:rtl/>
        </w:rPr>
        <w:t>כשבאה</w:t>
      </w:r>
      <w:r w:rsidRPr="00E3421D">
        <w:rPr>
          <w:rStyle w:val="affff5"/>
          <w:rtl/>
        </w:rPr>
        <w:t xml:space="preserve"> </w:t>
      </w:r>
      <w:r w:rsidRPr="00E3421D">
        <w:rPr>
          <w:rStyle w:val="affff5"/>
          <w:rFonts w:hint="eastAsia"/>
          <w:rtl/>
        </w:rPr>
        <w:t>יבמה</w:t>
      </w:r>
      <w:r w:rsidR="00B433C9" w:rsidRPr="00E3421D">
        <w:rPr>
          <w:rStyle w:val="affff5"/>
          <w:rtl/>
        </w:rPr>
        <w:t xml:space="preserve"> </w:t>
      </w:r>
      <w:r w:rsidR="00B433C9" w:rsidRPr="003A6178">
        <w:rPr>
          <w:rStyle w:val="affff5"/>
          <w:rtl/>
        </w:rPr>
        <w:t>לריו</w:t>
      </w:r>
      <w:r w:rsidRPr="003A6178">
        <w:rPr>
          <w:rStyle w:val="affff5"/>
          <w:rFonts w:hint="cs"/>
          <w:rtl/>
        </w:rPr>
        <w:t>"</w:t>
      </w:r>
      <w:r w:rsidR="00B433C9" w:rsidRPr="003A6178">
        <w:rPr>
          <w:rStyle w:val="affff5"/>
          <w:rtl/>
        </w:rPr>
        <w:t>ס</w:t>
      </w:r>
      <w:r w:rsidR="0068122A" w:rsidRPr="003A6178">
        <w:rPr>
          <w:rStyle w:val="affff5"/>
          <w:rFonts w:hint="cs"/>
          <w:rtl/>
        </w:rPr>
        <w:t>:</w:t>
      </w:r>
      <w:r w:rsidR="00B433C9" w:rsidRPr="00402245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בקש מאביי</w:t>
      </w:r>
      <w:r w:rsidR="00B433C9" w:rsidRPr="00402245">
        <w:rPr>
          <w:rStyle w:val="affff5"/>
          <w:rFonts w:hint="cs"/>
          <w:rtl/>
        </w:rPr>
        <w:t xml:space="preserve"> </w:t>
      </w:r>
      <w:r>
        <w:rPr>
          <w:rFonts w:ascii="Fb Fontext" w:hAnsi="Fb Fontext" w:hint="cs"/>
          <w:sz w:val="32"/>
          <w:rtl/>
        </w:rPr>
        <w:t>שי</w:t>
      </w:r>
      <w:r w:rsidR="00B433C9" w:rsidRPr="00C35A2C">
        <w:rPr>
          <w:rFonts w:ascii="Fb Fontext" w:hAnsi="Fb Fontext" w:hint="cs"/>
          <w:sz w:val="32"/>
          <w:rtl/>
        </w:rPr>
        <w:t xml:space="preserve">ביא </w:t>
      </w:r>
      <w:r>
        <w:rPr>
          <w:rFonts w:ascii="Fb Fontext" w:hAnsi="Fb Fontext" w:hint="cs"/>
          <w:sz w:val="32"/>
          <w:rtl/>
        </w:rPr>
        <w:t xml:space="preserve">לייבם </w:t>
      </w:r>
      <w:r w:rsidR="00B433C9" w:rsidRPr="00C35A2C">
        <w:rPr>
          <w:rFonts w:ascii="Fb Fontext" w:hAnsi="Fb Fontext" w:hint="cs"/>
          <w:sz w:val="32"/>
          <w:rtl/>
        </w:rPr>
        <w:t>סנדל</w:t>
      </w:r>
      <w:r>
        <w:rPr>
          <w:rFonts w:ascii="Fb Fontext" w:hAnsi="Fb Fontext" w:hint="cs"/>
          <w:sz w:val="32"/>
          <w:rtl/>
        </w:rPr>
        <w:t>ו,</w:t>
      </w:r>
    </w:p>
    <w:p w14:paraId="10AF7DDD" w14:textId="179BF5ED" w:rsidR="00B433C9" w:rsidRDefault="00B433C9" w:rsidP="003A6178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 xml:space="preserve">הביא </w:t>
      </w:r>
      <w:r w:rsidR="003A6178">
        <w:rPr>
          <w:rFonts w:ascii="Fb Fontext" w:hAnsi="Fb Fontext" w:hint="cs"/>
          <w:sz w:val="32"/>
          <w:rtl/>
        </w:rPr>
        <w:t>של</w:t>
      </w:r>
      <w:r w:rsidRPr="00C35A2C">
        <w:rPr>
          <w:rFonts w:ascii="Fb Fontext" w:hAnsi="Fb Fontext" w:hint="cs"/>
          <w:sz w:val="32"/>
          <w:rtl/>
        </w:rPr>
        <w:t xml:space="preserve"> שמאל</w:t>
      </w:r>
      <w:r w:rsidR="003A6178">
        <w:rPr>
          <w:rFonts w:ascii="Fb Fontext" w:hAnsi="Fb Fontext" w:hint="cs"/>
          <w:sz w:val="32"/>
          <w:rtl/>
        </w:rPr>
        <w:t xml:space="preserve">, </w:t>
      </w:r>
      <w:r w:rsidR="003A6178">
        <w:rPr>
          <w:rStyle w:val="affff5"/>
          <w:rFonts w:hint="cs"/>
          <w:rtl/>
        </w:rPr>
        <w:t>א"ל</w:t>
      </w:r>
      <w:r w:rsidR="0068122A">
        <w:rPr>
          <w:rStyle w:val="affff5"/>
          <w:rFonts w:hint="cs"/>
          <w:rtl/>
        </w:rPr>
        <w:t>:</w:t>
      </w:r>
      <w:r w:rsidRPr="00402245">
        <w:rPr>
          <w:rStyle w:val="affff5"/>
          <w:rFonts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ד</w:t>
      </w:r>
      <w:r w:rsidR="003A6178">
        <w:rPr>
          <w:rFonts w:ascii="Fb Fontext" w:hAnsi="Fb Fontext" w:hint="cs"/>
          <w:rtl/>
        </w:rPr>
        <w:t>רק</w:t>
      </w:r>
      <w:r w:rsidRPr="00C35A2C">
        <w:rPr>
          <w:rFonts w:ascii="Fb Fontext" w:hAnsi="Fb Fontext" w:hint="cs"/>
          <w:rtl/>
        </w:rPr>
        <w:t xml:space="preserve"> בדיעבד</w:t>
      </w:r>
      <w:r w:rsidR="003A6178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  <w:r w:rsidRPr="00402245">
        <w:rPr>
          <w:rStyle w:val="affff5"/>
          <w:rFonts w:hint="cs"/>
          <w:rtl/>
        </w:rPr>
        <w:t>א</w:t>
      </w:r>
      <w:r w:rsidRPr="00402245">
        <w:rPr>
          <w:rStyle w:val="affff5"/>
          <w:rtl/>
        </w:rPr>
        <w:t>"</w:t>
      </w:r>
      <w:r w:rsidRPr="00402245">
        <w:rPr>
          <w:rStyle w:val="affff5"/>
          <w:rFonts w:hint="cs"/>
          <w:rtl/>
        </w:rPr>
        <w:t>ל</w:t>
      </w:r>
      <w:r w:rsidR="003A6178">
        <w:rPr>
          <w:rStyle w:val="affff5"/>
          <w:rFonts w:hint="cs"/>
          <w:rtl/>
        </w:rPr>
        <w:t>:</w:t>
      </w:r>
      <w:r w:rsidRPr="00C35A2C">
        <w:rPr>
          <w:rFonts w:ascii="Fb Fontext" w:hAnsi="Fb Fontext" w:hint="cs"/>
          <w:rtl/>
        </w:rPr>
        <w:t xml:space="preserve"> א</w:t>
      </w:r>
      <w:r w:rsidR="003A6178">
        <w:rPr>
          <w:rFonts w:ascii="Fb Fontext" w:hAnsi="Fb Fontext" w:hint="cs"/>
          <w:rtl/>
        </w:rPr>
        <w:t>ינו</w:t>
      </w:r>
      <w:r w:rsidRPr="00C35A2C">
        <w:rPr>
          <w:rFonts w:ascii="Fb Fontext" w:hAnsi="Fb Fontext" w:hint="cs"/>
          <w:rtl/>
        </w:rPr>
        <w:t xml:space="preserve"> שלו </w:t>
      </w:r>
      <w:r w:rsidR="003A6178">
        <w:rPr>
          <w:rFonts w:ascii="Fb Fontext" w:hAnsi="Fb Fontext" w:hint="cs"/>
          <w:rtl/>
        </w:rPr>
        <w:t xml:space="preserve">גם </w:t>
      </w:r>
      <w:r w:rsidRPr="00C35A2C">
        <w:rPr>
          <w:rFonts w:ascii="Fb Fontext" w:hAnsi="Fb Fontext" w:hint="cs"/>
          <w:rtl/>
        </w:rPr>
        <w:t>דיעבד</w:t>
      </w:r>
      <w:r w:rsidR="003A6178">
        <w:rPr>
          <w:rFonts w:ascii="Fb Fontext" w:hAnsi="Fb Fontext" w:hint="cs"/>
          <w:rtl/>
        </w:rPr>
        <w:t>!</w:t>
      </w:r>
    </w:p>
    <w:p w14:paraId="377C2FBF" w14:textId="5692618D" w:rsidR="00B433C9" w:rsidRDefault="00B433C9" w:rsidP="00B55EDF">
      <w:pPr>
        <w:rPr>
          <w:rFonts w:ascii="Fb Fontext" w:hAnsi="Fb Fontext"/>
          <w:rtl/>
        </w:rPr>
      </w:pPr>
      <w:r w:rsidRPr="00402245">
        <w:rPr>
          <w:rStyle w:val="affff5"/>
          <w:rFonts w:hint="cs"/>
          <w:rtl/>
        </w:rPr>
        <w:t>א</w:t>
      </w:r>
      <w:r w:rsidRPr="00402245">
        <w:rPr>
          <w:rStyle w:val="affff5"/>
          <w:rtl/>
        </w:rPr>
        <w:t>"</w:t>
      </w:r>
      <w:r w:rsidRPr="00402245">
        <w:rPr>
          <w:rStyle w:val="affff5"/>
          <w:rFonts w:hint="cs"/>
          <w:rtl/>
        </w:rPr>
        <w:t>ל</w:t>
      </w:r>
      <w:r w:rsidR="003A6178">
        <w:rPr>
          <w:rStyle w:val="affff5"/>
          <w:rFonts w:hint="cs"/>
          <w:rtl/>
        </w:rPr>
        <w:t xml:space="preserve"> ריו"ס:</w:t>
      </w:r>
      <w:r w:rsidRPr="00C35A2C">
        <w:rPr>
          <w:rFonts w:ascii="Fb Fontext" w:hAnsi="Fb Fontext" w:hint="cs"/>
          <w:rtl/>
        </w:rPr>
        <w:t xml:space="preserve"> </w:t>
      </w:r>
      <w:r w:rsidR="003A6178">
        <w:rPr>
          <w:rFonts w:ascii="Fb Fontext" w:hAnsi="Fb Fontext" w:hint="cs"/>
          <w:rtl/>
        </w:rPr>
        <w:t>התכונתי</w:t>
      </w:r>
      <w:r w:rsidRPr="00C35A2C">
        <w:rPr>
          <w:rFonts w:ascii="Fb Fontext" w:hAnsi="Fb Fontext" w:hint="cs"/>
          <w:rtl/>
        </w:rPr>
        <w:t xml:space="preserve"> </w:t>
      </w:r>
      <w:r w:rsidR="003A6178">
        <w:rPr>
          <w:rFonts w:ascii="Fb Fontext" w:hAnsi="Fb Fontext" w:hint="cs"/>
          <w:rtl/>
        </w:rPr>
        <w:t>'</w:t>
      </w:r>
      <w:r w:rsidRPr="00C35A2C">
        <w:rPr>
          <w:rFonts w:ascii="Fb Fontext" w:hAnsi="Fb Fontext" w:hint="cs"/>
          <w:rtl/>
        </w:rPr>
        <w:t>הבא לו והקנה לו</w:t>
      </w:r>
      <w:r w:rsidR="003A6178">
        <w:rPr>
          <w:rFonts w:ascii="Fb Fontext" w:hAnsi="Fb Fontext" w:hint="cs"/>
          <w:rtl/>
        </w:rPr>
        <w:t>'!</w:t>
      </w:r>
    </w:p>
    <w:p w14:paraId="71CED90D" w14:textId="6FD80C40" w:rsidR="00B433C9" w:rsidRPr="00C35A2C" w:rsidRDefault="00B433C9" w:rsidP="007C50EB">
      <w:pPr>
        <w:pStyle w:val="afff4"/>
        <w:rPr>
          <w:rStyle w:val="afff1"/>
          <w:bCs w:val="0"/>
          <w:rtl/>
        </w:rPr>
      </w:pPr>
      <w:ins w:id="9979" w:author="מספור קטעי משנה" w:date="2026-10-06T06:45:58Z">
        <w:r>
          <w:rPr>
            <w:rStyle w:val="MisparKeta"/>
          </w:rPr>
          <w:t xml:space="preserve">ב. </w:t>
        </w:r>
      </w:ins>
      <w:bookmarkStart w:id="1167" w:name="_Toc119173151"/>
      <w:bookmarkStart w:id="1168" w:name="_Toc119230245"/>
      <w:r w:rsidRPr="00C35A2C">
        <w:rPr>
          <w:rStyle w:val="afff1"/>
          <w:bCs w:val="0"/>
          <w:rtl/>
        </w:rPr>
        <w:t>סנדל עץ</w:t>
      </w:r>
      <w:r w:rsidR="003A6178">
        <w:rPr>
          <w:rStyle w:val="afff1"/>
          <w:rFonts w:hint="cs"/>
          <w:bCs w:val="0"/>
          <w:rtl/>
        </w:rPr>
        <w:t xml:space="preserve"> - כשרה.</w:t>
      </w:r>
      <w:bookmarkEnd w:id="1167"/>
      <w:bookmarkEnd w:id="1168"/>
    </w:p>
    <w:p w14:paraId="1BE911BB" w14:textId="65536CCA" w:rsidR="00B433C9" w:rsidRPr="00C35A2C" w:rsidRDefault="003A6178" w:rsidP="003A6178">
      <w:pPr>
        <w:rPr>
          <w:rtl/>
        </w:rPr>
      </w:pPr>
      <w:r>
        <w:rPr>
          <w:rStyle w:val="affff5"/>
          <w:rFonts w:hint="cs"/>
          <w:rtl/>
        </w:rPr>
        <w:t xml:space="preserve">א. </w:t>
      </w:r>
      <w:r w:rsidR="0068122A">
        <w:rPr>
          <w:rStyle w:val="affff5"/>
          <w:rFonts w:hint="cs"/>
          <w:rtl/>
        </w:rPr>
        <w:t>כ</w:t>
      </w:r>
      <w:r w:rsidR="00B433C9" w:rsidRPr="00402245">
        <w:rPr>
          <w:rStyle w:val="affff5"/>
          <w:rtl/>
        </w:rPr>
        <w:t>ר"מ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68122A">
        <w:rPr>
          <w:rFonts w:ascii="Fb Fontext" w:hAnsi="Fb Fontext" w:hint="cs"/>
          <w:sz w:val="32"/>
          <w:rtl/>
        </w:rPr>
        <w:t>ד</w:t>
      </w:r>
      <w:r w:rsidR="00B433C9" w:rsidRPr="00C35A2C">
        <w:rPr>
          <w:rFonts w:ascii="Fb Fontext" w:hAnsi="Fb Fontext"/>
          <w:sz w:val="32"/>
          <w:rtl/>
        </w:rPr>
        <w:t>קיטע יוצא בקב שלו,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>
        <w:rPr>
          <w:rStyle w:val="affff5"/>
          <w:rtl/>
        </w:rPr>
        <w:tab/>
      </w:r>
      <w:r w:rsidR="00B433C9" w:rsidRPr="00402245">
        <w:rPr>
          <w:rStyle w:val="affff5"/>
          <w:rtl/>
        </w:rPr>
        <w:t>ב</w:t>
      </w:r>
      <w:r>
        <w:rPr>
          <w:rStyle w:val="affff5"/>
          <w:rFonts w:hint="cs"/>
          <w:rtl/>
        </w:rPr>
        <w:t>.</w:t>
      </w:r>
      <w:r w:rsidR="00B433C9" w:rsidRPr="00C35A2C">
        <w:rPr>
          <w:rFonts w:ascii="Fb Fontext" w:hAnsi="Fb Fontext"/>
          <w:rtl/>
        </w:rPr>
        <w:t xml:space="preserve"> </w:t>
      </w:r>
      <w:r w:rsidR="0068122A" w:rsidRPr="0068122A">
        <w:rPr>
          <w:rStyle w:val="affff5"/>
          <w:rFonts w:hint="cs"/>
          <w:rtl/>
        </w:rPr>
        <w:t>לכו</w:t>
      </w:r>
      <w:r>
        <w:rPr>
          <w:rStyle w:val="affff5"/>
          <w:rFonts w:hint="cs"/>
          <w:rtl/>
        </w:rPr>
        <w:t>"</w:t>
      </w:r>
      <w:r w:rsidR="0068122A" w:rsidRPr="0068122A">
        <w:rPr>
          <w:rStyle w:val="affff5"/>
          <w:rFonts w:hint="cs"/>
          <w:rtl/>
        </w:rPr>
        <w:t xml:space="preserve">ע </w:t>
      </w:r>
      <w:r w:rsidR="0068122A" w:rsidRPr="00E3421D">
        <w:rPr>
          <w:rFonts w:hint="eastAsia"/>
          <w:rtl/>
        </w:rPr>
        <w:t>ו</w:t>
      </w:r>
      <w:r w:rsidR="00B433C9" w:rsidRPr="00E3421D">
        <w:rPr>
          <w:rtl/>
        </w:rPr>
        <w:t>במחו</w:t>
      </w:r>
      <w:r w:rsidR="00B433C9" w:rsidRPr="00C35A2C">
        <w:rPr>
          <w:rFonts w:ascii="Fb Fontext" w:hAnsi="Fb Fontext"/>
          <w:rtl/>
        </w:rPr>
        <w:t>פה עור.</w:t>
      </w:r>
    </w:p>
    <w:p w14:paraId="224ADC94" w14:textId="4B3E9F2E" w:rsidR="003A6178" w:rsidRPr="00E3421D" w:rsidRDefault="003A6178" w:rsidP="00615A60">
      <w:pPr>
        <w:pStyle w:val="affff2"/>
        <w:rPr>
          <w:rtl/>
        </w:rPr>
      </w:pPr>
      <w:bookmarkStart w:id="1169" w:name="_Toc119173152"/>
      <w:bookmarkStart w:id="1170" w:name="_Toc119230246"/>
      <w:r w:rsidRPr="00E3421D">
        <w:rPr>
          <w:rFonts w:hint="eastAsia"/>
          <w:rtl/>
        </w:rPr>
        <w:t>סנדל</w:t>
      </w:r>
      <w:r w:rsidRPr="00E3421D">
        <w:rPr>
          <w:rtl/>
        </w:rPr>
        <w:t xml:space="preserve"> </w:t>
      </w:r>
      <w:r w:rsidRPr="00E3421D">
        <w:rPr>
          <w:rFonts w:hint="eastAsia"/>
          <w:rtl/>
        </w:rPr>
        <w:t>המוסגר</w:t>
      </w:r>
      <w:r w:rsidRPr="00E3421D">
        <w:rPr>
          <w:rtl/>
        </w:rPr>
        <w:t xml:space="preserve"> </w:t>
      </w:r>
      <w:r w:rsidRPr="00E3421D">
        <w:rPr>
          <w:rFonts w:hint="eastAsia"/>
          <w:rtl/>
        </w:rPr>
        <w:t>והמוחלט</w:t>
      </w:r>
      <w:bookmarkEnd w:id="1169"/>
      <w:bookmarkEnd w:id="1170"/>
    </w:p>
    <w:p w14:paraId="575A0428" w14:textId="72FB6A43" w:rsidR="00B433C9" w:rsidRDefault="00B433C9" w:rsidP="00B55EDF">
      <w:pPr>
        <w:rPr>
          <w:rFonts w:ascii="Fb Fontext" w:hAnsi="Fb Fontext"/>
          <w:sz w:val="32"/>
          <w:rtl/>
        </w:rPr>
      </w:pPr>
      <w:r w:rsidRPr="00402245">
        <w:rPr>
          <w:rStyle w:val="affff5"/>
          <w:rFonts w:hint="cs"/>
          <w:rtl/>
        </w:rPr>
        <w:t>ר</w:t>
      </w:r>
      <w:r w:rsidR="003A6178">
        <w:rPr>
          <w:rStyle w:val="affff5"/>
          <w:rFonts w:hint="cs"/>
          <w:rtl/>
        </w:rPr>
        <w:t>'</w:t>
      </w:r>
      <w:r w:rsidRPr="00402245">
        <w:rPr>
          <w:rStyle w:val="affff5"/>
          <w:rFonts w:hint="cs"/>
          <w:rtl/>
        </w:rPr>
        <w:t xml:space="preserve"> פפי מרבא</w:t>
      </w:r>
      <w:r w:rsidRPr="00402245">
        <w:rPr>
          <w:rStyle w:val="affff5"/>
          <w:rtl/>
        </w:rPr>
        <w:t xml:space="preserve">: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המוסגר</w:t>
      </w:r>
      <w:r w:rsidRPr="00C35A2C">
        <w:rPr>
          <w:rFonts w:ascii="Fb Fontext" w:hAnsi="Fb Fontext"/>
          <w:sz w:val="32"/>
          <w:rtl/>
        </w:rPr>
        <w:t xml:space="preserve"> </w:t>
      </w:r>
      <w:r w:rsidR="003A6178">
        <w:rPr>
          <w:rFonts w:ascii="Fb Fontext" w:hAnsi="Fb Fontext" w:hint="cs"/>
          <w:sz w:val="32"/>
          <w:rtl/>
        </w:rPr>
        <w:t xml:space="preserve">- </w:t>
      </w:r>
      <w:r w:rsidRPr="00C35A2C">
        <w:rPr>
          <w:rFonts w:ascii="Fb Fontext" w:hAnsi="Fb Fontext"/>
          <w:sz w:val="32"/>
          <w:rtl/>
        </w:rPr>
        <w:t>לא תחלוץ, חלצה - כשרה,</w:t>
      </w:r>
    </w:p>
    <w:p w14:paraId="335E487A" w14:textId="5455969D" w:rsidR="00B433C9" w:rsidRPr="00C35A2C" w:rsidRDefault="003A6178" w:rsidP="00E3421D">
      <w:pPr>
        <w:ind w:left="565"/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המוחלט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- </w:t>
      </w:r>
      <w:r w:rsidR="00B433C9" w:rsidRPr="00C35A2C">
        <w:rPr>
          <w:rFonts w:ascii="Fb Fontext" w:hAnsi="Fb Fontext"/>
          <w:sz w:val="32"/>
          <w:rtl/>
        </w:rPr>
        <w:t>לא תחלוץ, חלצה - פסול</w:t>
      </w:r>
      <w:r w:rsidR="00B433C9" w:rsidRPr="00E3421D">
        <w:rPr>
          <w:rtl/>
        </w:rPr>
        <w:t>ה</w:t>
      </w:r>
      <w:r w:rsidRPr="00E3421D">
        <w:rPr>
          <w:rStyle w:val="affff8"/>
          <w:rtl/>
        </w:rPr>
        <w:t xml:space="preserve"> מכתת</w:t>
      </w:r>
      <w:r>
        <w:rPr>
          <w:rStyle w:val="affff8"/>
          <w:rFonts w:hint="cs"/>
          <w:rtl/>
        </w:rPr>
        <w:t xml:space="preserve"> </w:t>
      </w:r>
      <w:r w:rsidRPr="00E3421D">
        <w:rPr>
          <w:rStyle w:val="affff8"/>
          <w:rFonts w:hint="eastAsia"/>
          <w:rtl/>
        </w:rPr>
        <w:t>שיעוריה</w:t>
      </w:r>
      <w:r w:rsidRPr="00E3421D">
        <w:rPr>
          <w:rStyle w:val="affff8"/>
          <w:rtl/>
        </w:rPr>
        <w:t>.</w:t>
      </w:r>
    </w:p>
    <w:p w14:paraId="430F30E9" w14:textId="694BD6B8" w:rsidR="00B433C9" w:rsidRPr="00AC7749" w:rsidRDefault="0068122A" w:rsidP="00E3421D">
      <w:pPr>
        <w:rPr>
          <w:rFonts w:ascii="Fb Fontext" w:hAnsi="Fb Fontext" w:cs="Guttman Vilna"/>
          <w:b/>
          <w:bCs/>
          <w:spacing w:val="-4"/>
          <w:rtl/>
        </w:rPr>
      </w:pPr>
      <w:r>
        <w:rPr>
          <w:rStyle w:val="affff5"/>
          <w:rtl/>
        </w:rPr>
        <w:t>ר</w:t>
      </w:r>
      <w:r w:rsidR="003A6178">
        <w:rPr>
          <w:rStyle w:val="affff5"/>
          <w:rFonts w:hint="cs"/>
          <w:rtl/>
        </w:rPr>
        <w:t>'</w:t>
      </w:r>
      <w:r>
        <w:rPr>
          <w:rStyle w:val="affff5"/>
          <w:rtl/>
        </w:rPr>
        <w:t xml:space="preserve"> פפא מ</w:t>
      </w:r>
      <w:r w:rsidR="00B433C9" w:rsidRPr="00402245">
        <w:rPr>
          <w:rStyle w:val="affff5"/>
          <w:rtl/>
        </w:rPr>
        <w:t>רבא:</w:t>
      </w:r>
      <w:r w:rsidR="00B433C9" w:rsidRPr="00AC7749">
        <w:rPr>
          <w:rFonts w:ascii="Fb Fontext" w:hAnsi="Fb Fontext"/>
          <w:spacing w:val="-4"/>
          <w:rtl/>
        </w:rPr>
        <w:t xml:space="preserve"> אחד </w:t>
      </w:r>
      <w:r w:rsidR="00B433C9" w:rsidRPr="00D1637C">
        <w:rPr>
          <w:rFonts w:ascii="Fb Fontext" w:hAnsi="Fb Fontext" w:cs="PFT_Frank"/>
          <w:b/>
          <w:bCs/>
          <w:spacing w:val="-4"/>
          <w:szCs w:val="14"/>
          <w:rtl/>
        </w:rPr>
        <w:t>מוסגר</w:t>
      </w:r>
      <w:r w:rsidR="00B433C9" w:rsidRPr="00AC7749">
        <w:rPr>
          <w:rFonts w:ascii="Fb Fontext" w:hAnsi="Fb Fontext"/>
          <w:spacing w:val="-4"/>
          <w:rtl/>
        </w:rPr>
        <w:t xml:space="preserve"> ואחד </w:t>
      </w:r>
      <w:r w:rsidR="00B433C9" w:rsidRPr="00D1637C">
        <w:rPr>
          <w:rFonts w:ascii="Fb Fontext" w:hAnsi="Fb Fontext" w:cs="PFT_Frank"/>
          <w:b/>
          <w:bCs/>
          <w:spacing w:val="-4"/>
          <w:szCs w:val="14"/>
          <w:rtl/>
        </w:rPr>
        <w:t>מוחלט</w:t>
      </w:r>
      <w:r w:rsidR="00B433C9" w:rsidRPr="00AC7749">
        <w:rPr>
          <w:rFonts w:ascii="Fb Fontext" w:hAnsi="Fb Fontext"/>
          <w:spacing w:val="-4"/>
          <w:rtl/>
        </w:rPr>
        <w:t xml:space="preserve"> - </w:t>
      </w:r>
      <w:r w:rsidR="003A6178">
        <w:rPr>
          <w:rFonts w:ascii="Fb Fontext" w:hAnsi="Fb Fontext" w:hint="cs"/>
          <w:spacing w:val="-4"/>
          <w:rtl/>
        </w:rPr>
        <w:t>בדיעבד</w:t>
      </w:r>
      <w:r w:rsidR="00B433C9" w:rsidRPr="00AC7749">
        <w:rPr>
          <w:rFonts w:ascii="Fb Fontext" w:hAnsi="Fb Fontext"/>
          <w:spacing w:val="-4"/>
          <w:rtl/>
        </w:rPr>
        <w:t xml:space="preserve"> כשרה.</w:t>
      </w:r>
    </w:p>
    <w:p w14:paraId="3D7BA6EA" w14:textId="731EE2A4" w:rsidR="00B433C9" w:rsidRPr="003A6178" w:rsidRDefault="0068122A" w:rsidP="00E3421D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והך</w:t>
      </w:r>
      <w:r w:rsidRPr="00E3421D">
        <w:rPr>
          <w:rtl/>
        </w:rPr>
        <w:t xml:space="preserve"> </w:t>
      </w:r>
      <w:r w:rsidR="00B433C9" w:rsidRPr="00E3421D">
        <w:rPr>
          <w:rtl/>
        </w:rPr>
        <w:t>בית מוחלט</w:t>
      </w:r>
      <w:r w:rsidR="003A6178">
        <w:rPr>
          <w:rFonts w:hint="cs"/>
          <w:rtl/>
        </w:rPr>
        <w:t xml:space="preserve"> מטמא</w:t>
      </w:r>
      <w:r w:rsidR="00B433C9" w:rsidRPr="003A6178">
        <w:rPr>
          <w:rtl/>
        </w:rPr>
        <w:t xml:space="preserve">, </w:t>
      </w:r>
      <w:r w:rsidR="003A6178">
        <w:rPr>
          <w:rFonts w:hint="cs"/>
          <w:rtl/>
        </w:rPr>
        <w:t>ו</w:t>
      </w:r>
      <w:r w:rsidR="00B433C9" w:rsidRPr="00E3421D">
        <w:rPr>
          <w:rtl/>
        </w:rPr>
        <w:t xml:space="preserve">אי </w:t>
      </w:r>
      <w:r w:rsidR="00B433C9" w:rsidRPr="003A6178">
        <w:rPr>
          <w:rtl/>
        </w:rPr>
        <w:t xml:space="preserve">מכתת </w:t>
      </w:r>
      <w:r w:rsidR="003A6178">
        <w:rPr>
          <w:rFonts w:hint="cs"/>
          <w:rtl/>
        </w:rPr>
        <w:t xml:space="preserve">אי"ז </w:t>
      </w:r>
      <w:r w:rsidR="00B433C9" w:rsidRPr="003A6178">
        <w:rPr>
          <w:rStyle w:val="affff1"/>
          <w:rFonts w:hint="cs"/>
          <w:rtl/>
        </w:rPr>
        <w:t>'</w:t>
      </w:r>
      <w:r w:rsidR="00B433C9" w:rsidRPr="003A6178">
        <w:rPr>
          <w:rStyle w:val="affff1"/>
          <w:rtl/>
        </w:rPr>
        <w:t>והבא אל הבית</w:t>
      </w:r>
      <w:r w:rsidR="00B433C9" w:rsidRPr="003A6178">
        <w:rPr>
          <w:rStyle w:val="affff1"/>
          <w:rFonts w:hint="cs"/>
          <w:rtl/>
        </w:rPr>
        <w:t>'</w:t>
      </w:r>
      <w:r w:rsidR="00B433C9" w:rsidRPr="003A6178">
        <w:rPr>
          <w:rtl/>
        </w:rPr>
        <w:t>!</w:t>
      </w:r>
    </w:p>
    <w:p w14:paraId="4BBF2211" w14:textId="77071E37" w:rsidR="00B433C9" w:rsidRPr="00E3421D" w:rsidRDefault="00B433C9" w:rsidP="00E3421D">
      <w:pPr>
        <w:rPr>
          <w:rtl/>
        </w:rPr>
      </w:pPr>
      <w:r w:rsidRPr="003A6178">
        <w:rPr>
          <w:rtl/>
        </w:rPr>
        <w:t xml:space="preserve">- </w:t>
      </w:r>
      <w:r w:rsidRPr="003A6178">
        <w:rPr>
          <w:rStyle w:val="affff1"/>
          <w:rFonts w:hint="cs"/>
          <w:rtl/>
        </w:rPr>
        <w:t>'</w:t>
      </w:r>
      <w:r w:rsidRPr="003A6178">
        <w:rPr>
          <w:rStyle w:val="affff1"/>
          <w:rtl/>
        </w:rPr>
        <w:t>ונתץ את הבית</w:t>
      </w:r>
      <w:r w:rsidRPr="003A6178">
        <w:rPr>
          <w:rStyle w:val="affff1"/>
          <w:rFonts w:hint="cs"/>
          <w:rtl/>
        </w:rPr>
        <w:t>'</w:t>
      </w:r>
      <w:r w:rsidRPr="00E3421D">
        <w:rPr>
          <w:rtl/>
        </w:rPr>
        <w:t>,</w:t>
      </w:r>
      <w:r w:rsidRPr="003A6178">
        <w:rPr>
          <w:rtl/>
        </w:rPr>
        <w:t xml:space="preserve"> בשעת נתיצה קרוי בית.</w:t>
      </w:r>
    </w:p>
    <w:p w14:paraId="7E8AD5D1" w14:textId="2E887017" w:rsidR="00B433C9" w:rsidRPr="003A6178" w:rsidRDefault="00B433C9" w:rsidP="003A6178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lastRenderedPageBreak/>
        <w:t>והך</w:t>
      </w:r>
      <w:r w:rsidRPr="003A6178">
        <w:rPr>
          <w:rFonts w:hint="cs"/>
          <w:rtl/>
        </w:rPr>
        <w:t xml:space="preserve"> </w:t>
      </w:r>
      <w:r w:rsidRPr="003A6178">
        <w:rPr>
          <w:rtl/>
        </w:rPr>
        <w:t xml:space="preserve">מטלית </w:t>
      </w:r>
      <w:r w:rsidRPr="003A6178">
        <w:rPr>
          <w:rFonts w:hint="cs"/>
          <w:rtl/>
        </w:rPr>
        <w:t>ג'</w:t>
      </w:r>
      <w:r w:rsidRPr="003A6178">
        <w:rPr>
          <w:rtl/>
        </w:rPr>
        <w:t xml:space="preserve"> על </w:t>
      </w:r>
      <w:r w:rsidRPr="003A6178">
        <w:rPr>
          <w:rFonts w:hint="cs"/>
          <w:rtl/>
        </w:rPr>
        <w:t>ג'</w:t>
      </w:r>
      <w:r w:rsidRPr="003A6178">
        <w:rPr>
          <w:rtl/>
        </w:rPr>
        <w:t xml:space="preserve"> </w:t>
      </w:r>
      <w:r w:rsidR="003A6178" w:rsidRPr="00E3421D">
        <w:rPr>
          <w:rStyle w:val="affff8"/>
          <w:rFonts w:hint="eastAsia"/>
          <w:rtl/>
        </w:rPr>
        <w:t>ולא</w:t>
      </w:r>
      <w:r w:rsidR="003A6178" w:rsidRPr="00E3421D">
        <w:rPr>
          <w:rStyle w:val="affff8"/>
          <w:rtl/>
        </w:rPr>
        <w:t xml:space="preserve"> </w:t>
      </w:r>
      <w:r w:rsidRPr="00E3421D">
        <w:rPr>
          <w:rStyle w:val="affff8"/>
          <w:rtl/>
        </w:rPr>
        <w:t>כזית,</w:t>
      </w:r>
      <w:r w:rsidRPr="003A6178">
        <w:rPr>
          <w:rtl/>
        </w:rPr>
        <w:t xml:space="preserve"> שנכנס </w:t>
      </w:r>
      <w:r w:rsidRPr="00D1637C">
        <w:rPr>
          <w:rFonts w:cs="PFT_Frank"/>
          <w:b/>
          <w:bCs/>
          <w:szCs w:val="14"/>
          <w:rtl/>
        </w:rPr>
        <w:t>רובה</w:t>
      </w:r>
      <w:r w:rsidRPr="003A6178">
        <w:rPr>
          <w:rtl/>
        </w:rPr>
        <w:t xml:space="preserve"> לבית - טמאתהו</w:t>
      </w:r>
      <w:r w:rsidR="003A6178">
        <w:rPr>
          <w:rFonts w:hint="cs"/>
          <w:rtl/>
        </w:rPr>
        <w:t>!</w:t>
      </w:r>
    </w:p>
    <w:p w14:paraId="1C77E83C" w14:textId="6849D6DD" w:rsidR="00B433C9" w:rsidRPr="003A6178" w:rsidRDefault="003A6178" w:rsidP="003A6178">
      <w:pPr>
        <w:rPr>
          <w:rtl/>
        </w:rPr>
      </w:pPr>
      <w:r>
        <w:rPr>
          <w:rFonts w:hint="cs"/>
          <w:rtl/>
        </w:rPr>
        <w:t xml:space="preserve">- </w:t>
      </w:r>
      <w:r w:rsidR="00B433C9" w:rsidRPr="003A6178">
        <w:rPr>
          <w:rStyle w:val="affff1"/>
          <w:rFonts w:hint="cs"/>
          <w:rtl/>
        </w:rPr>
        <w:t>'</w:t>
      </w:r>
      <w:r w:rsidR="00B433C9" w:rsidRPr="003A6178">
        <w:rPr>
          <w:rStyle w:val="affff1"/>
          <w:rtl/>
        </w:rPr>
        <w:t>ושרף את הבגד</w:t>
      </w:r>
      <w:r w:rsidR="00B433C9" w:rsidRPr="003A6178">
        <w:rPr>
          <w:rStyle w:val="affff1"/>
          <w:rFonts w:hint="cs"/>
          <w:rtl/>
        </w:rPr>
        <w:t>'</w:t>
      </w:r>
      <w:r w:rsidR="00B433C9" w:rsidRPr="00E3421D">
        <w:rPr>
          <w:rtl/>
        </w:rPr>
        <w:t>,</w:t>
      </w:r>
      <w:r w:rsidR="00B433C9" w:rsidRPr="003A6178">
        <w:rPr>
          <w:rtl/>
        </w:rPr>
        <w:t xml:space="preserve"> בשעת שריפה קרוי בגד</w:t>
      </w:r>
      <w:r>
        <w:rPr>
          <w:rFonts w:hint="cs"/>
          <w:rtl/>
        </w:rPr>
        <w:t xml:space="preserve">, </w:t>
      </w:r>
      <w:r w:rsidRPr="00E3421D">
        <w:rPr>
          <w:rStyle w:val="affff8"/>
          <w:rFonts w:hint="eastAsia"/>
          <w:rtl/>
        </w:rPr>
        <w:t>ו</w:t>
      </w:r>
      <w:r w:rsidR="00B433C9" w:rsidRPr="00E3421D">
        <w:rPr>
          <w:rStyle w:val="affff8"/>
          <w:rtl/>
        </w:rPr>
        <w:t>איסור מטומאה</w:t>
      </w:r>
      <w:r w:rsidRPr="00E3421D">
        <w:rPr>
          <w:rStyle w:val="affff8"/>
          <w:rtl/>
        </w:rPr>
        <w:t xml:space="preserve"> לא גמר</w:t>
      </w:r>
      <w:r w:rsidR="00B433C9" w:rsidRPr="00E3421D">
        <w:rPr>
          <w:rStyle w:val="affff8"/>
          <w:rtl/>
        </w:rPr>
        <w:t>.</w:t>
      </w:r>
    </w:p>
    <w:p w14:paraId="3F1506AF" w14:textId="1F38C07C" w:rsidR="00B433C9" w:rsidRPr="00E3421D" w:rsidRDefault="00B433C9" w:rsidP="003A6178">
      <w:pPr>
        <w:rPr>
          <w:rtl/>
        </w:rPr>
      </w:pPr>
      <w:r w:rsidRPr="00E3421D">
        <w:rPr>
          <w:rStyle w:val="affff5"/>
          <w:rtl/>
        </w:rPr>
        <w:t>הלכתא:</w:t>
      </w:r>
      <w:r w:rsidRPr="00E3421D">
        <w:rPr>
          <w:rtl/>
        </w:rPr>
        <w:t xml:space="preserve"> סנדל המוסגר, מוחלט, </w:t>
      </w:r>
      <w:r w:rsidRPr="00E3421D">
        <w:rPr>
          <w:rFonts w:hint="eastAsia"/>
          <w:rtl/>
        </w:rPr>
        <w:t>של</w:t>
      </w:r>
      <w:r w:rsidRPr="00E3421D">
        <w:rPr>
          <w:rtl/>
        </w:rPr>
        <w:t xml:space="preserve"> </w:t>
      </w:r>
      <w:r w:rsidRPr="00E3421D">
        <w:rPr>
          <w:rFonts w:hint="eastAsia"/>
          <w:rtl/>
        </w:rPr>
        <w:t>ע</w:t>
      </w:r>
      <w:r w:rsidR="003A6178">
        <w:rPr>
          <w:rFonts w:hint="cs"/>
          <w:rtl/>
        </w:rPr>
        <w:t>בו</w:t>
      </w:r>
      <w:r w:rsidRPr="00E3421D">
        <w:rPr>
          <w:rtl/>
        </w:rPr>
        <w:t>"</w:t>
      </w:r>
      <w:r w:rsidR="003A6178">
        <w:rPr>
          <w:rFonts w:hint="cs"/>
          <w:rtl/>
        </w:rPr>
        <w:t>ז</w:t>
      </w:r>
      <w:r w:rsidRPr="00E3421D">
        <w:rPr>
          <w:rtl/>
        </w:rPr>
        <w:t xml:space="preserve"> </w:t>
      </w:r>
      <w:r w:rsidR="003A6178">
        <w:rPr>
          <w:rtl/>
        </w:rPr>
        <w:tab/>
      </w:r>
      <w:r w:rsidRPr="00E3421D">
        <w:rPr>
          <w:rtl/>
        </w:rPr>
        <w:t xml:space="preserve">- </w:t>
      </w:r>
      <w:r w:rsidR="003A6178">
        <w:rPr>
          <w:rtl/>
        </w:rPr>
        <w:tab/>
      </w:r>
      <w:r w:rsidR="003A6178">
        <w:rPr>
          <w:rFonts w:hint="cs"/>
          <w:rtl/>
        </w:rPr>
        <w:t xml:space="preserve">  </w:t>
      </w:r>
      <w:r w:rsidR="003A6178" w:rsidRPr="00D1637C">
        <w:rPr>
          <w:rFonts w:cs="PFT_Frank" w:hint="eastAsia"/>
          <w:b/>
          <w:bCs/>
          <w:szCs w:val="14"/>
          <w:rtl/>
        </w:rPr>
        <w:t>בדיעבד</w:t>
      </w:r>
      <w:r w:rsidR="003A6178"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כשרה</w:t>
      </w:r>
      <w:r w:rsidR="003A6178">
        <w:rPr>
          <w:rFonts w:hint="cs"/>
          <w:rtl/>
        </w:rPr>
        <w:t>,</w:t>
      </w:r>
    </w:p>
    <w:p w14:paraId="24AE4CF4" w14:textId="1AAB3AF6" w:rsidR="00B433C9" w:rsidRPr="00E3421D" w:rsidRDefault="00B433C9" w:rsidP="003A6178">
      <w:pPr>
        <w:rPr>
          <w:rtl/>
        </w:rPr>
      </w:pPr>
      <w:r w:rsidRPr="00E3421D">
        <w:rPr>
          <w:rtl/>
        </w:rPr>
        <w:t>של תקרובת ע</w:t>
      </w:r>
      <w:r w:rsidR="003A6178">
        <w:rPr>
          <w:rFonts w:hint="cs"/>
          <w:rtl/>
        </w:rPr>
        <w:t>ב</w:t>
      </w:r>
      <w:r w:rsidRPr="00E3421D">
        <w:rPr>
          <w:rFonts w:hint="eastAsia"/>
          <w:rtl/>
        </w:rPr>
        <w:t>ו</w:t>
      </w:r>
      <w:r w:rsidRPr="00E3421D">
        <w:rPr>
          <w:rtl/>
        </w:rPr>
        <w:t>"</w:t>
      </w:r>
      <w:r w:rsidR="003A6178">
        <w:rPr>
          <w:rFonts w:hint="cs"/>
          <w:rtl/>
        </w:rPr>
        <w:t>ז,</w:t>
      </w:r>
      <w:r w:rsidRPr="00E3421D">
        <w:rPr>
          <w:rtl/>
        </w:rPr>
        <w:t xml:space="preserve"> עי</w:t>
      </w:r>
      <w:r w:rsidR="0068122A" w:rsidRPr="00E3421D">
        <w:rPr>
          <w:rtl/>
        </w:rPr>
        <w:t>ר הנדחת, העשוי לכבוד</w:t>
      </w:r>
      <w:r w:rsidR="003A6178">
        <w:rPr>
          <w:rFonts w:hint="cs"/>
          <w:rtl/>
        </w:rPr>
        <w:t xml:space="preserve"> זקן </w:t>
      </w:r>
      <w:r w:rsidR="003A6178">
        <w:rPr>
          <w:rtl/>
        </w:rPr>
        <w:tab/>
      </w:r>
      <w:r w:rsidR="003A6178">
        <w:rPr>
          <w:rFonts w:hint="cs"/>
          <w:rtl/>
        </w:rPr>
        <w:t>-</w:t>
      </w:r>
      <w:r w:rsidR="003A6178">
        <w:rPr>
          <w:rtl/>
        </w:rPr>
        <w:tab/>
      </w:r>
      <w:r w:rsidR="003A6178">
        <w:rPr>
          <w:rFonts w:hint="cs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פסולה</w:t>
      </w:r>
      <w:r w:rsidRPr="00E3421D">
        <w:rPr>
          <w:rtl/>
        </w:rPr>
        <w:t>.</w:t>
      </w:r>
    </w:p>
    <w:p w14:paraId="7F62DE42" w14:textId="6E431FB1" w:rsidR="00B433C9" w:rsidRDefault="003A6178" w:rsidP="00AA63C2">
      <w:pPr>
        <w:rPr>
          <w:rtl/>
        </w:rPr>
      </w:pPr>
      <w:r w:rsidRPr="00E3421D">
        <w:rPr>
          <w:rStyle w:val="affff5"/>
          <w:rFonts w:hint="eastAsia"/>
          <w:rtl/>
        </w:rPr>
        <w:t>ושונה</w:t>
      </w:r>
      <w:r>
        <w:rPr>
          <w:rStyle w:val="affff5"/>
          <w:rFonts w:hint="cs"/>
          <w:rtl/>
        </w:rPr>
        <w:t xml:space="preserve"> זקן</w:t>
      </w:r>
      <w:r w:rsidRPr="00E3421D">
        <w:rPr>
          <w:rStyle w:val="affff5"/>
          <w:rtl/>
        </w:rPr>
        <w:t>:</w:t>
      </w:r>
      <w:r>
        <w:rPr>
          <w:rFonts w:hint="cs"/>
          <w:rtl/>
        </w:rPr>
        <w:t xml:space="preserve"> מ</w:t>
      </w:r>
      <w:r w:rsidRPr="00D1637C">
        <w:rPr>
          <w:rFonts w:cs="PFT_Frank" w:hint="eastAsia"/>
          <w:b/>
          <w:bCs/>
          <w:szCs w:val="14"/>
          <w:rtl/>
        </w:rPr>
        <w:t>ד</w:t>
      </w:r>
      <w:r w:rsidR="00B433C9" w:rsidRPr="00D1637C">
        <w:rPr>
          <w:rFonts w:cs="PFT_Frank" w:hint="eastAsia"/>
          <w:b/>
          <w:bCs/>
          <w:szCs w:val="14"/>
          <w:rtl/>
        </w:rPr>
        <w:t>ב</w:t>
      </w:r>
      <w:r w:rsidR="00B433C9" w:rsidRPr="00D1637C">
        <w:rPr>
          <w:rFonts w:cs="PFT_Frank"/>
          <w:b/>
          <w:bCs/>
          <w:szCs w:val="14"/>
          <w:rtl/>
        </w:rPr>
        <w:t>"</w:t>
      </w:r>
      <w:r w:rsidR="00B433C9" w:rsidRPr="00D1637C">
        <w:rPr>
          <w:rFonts w:cs="PFT_Frank" w:hint="eastAsia"/>
          <w:b/>
          <w:bCs/>
          <w:szCs w:val="14"/>
          <w:rtl/>
        </w:rPr>
        <w:t>ד</w:t>
      </w:r>
      <w:r>
        <w:rPr>
          <w:rFonts w:hint="cs"/>
          <w:rtl/>
        </w:rPr>
        <w:t xml:space="preserve"> </w:t>
      </w:r>
      <w:r w:rsidRPr="00E3421D">
        <w:rPr>
          <w:rStyle w:val="affff8"/>
          <w:rFonts w:hint="eastAsia"/>
          <w:rtl/>
        </w:rPr>
        <w:t>לא</w:t>
      </w:r>
      <w:r w:rsidRPr="00E3421D">
        <w:rPr>
          <w:rStyle w:val="affff8"/>
          <w:rtl/>
        </w:rPr>
        <w:t xml:space="preserve"> </w:t>
      </w:r>
      <w:r w:rsidRPr="00E3421D">
        <w:rPr>
          <w:rStyle w:val="affff8"/>
          <w:rFonts w:hint="eastAsia"/>
          <w:rtl/>
        </w:rPr>
        <w:t>להילוך</w:t>
      </w:r>
      <w:r w:rsidRPr="00E3421D">
        <w:rPr>
          <w:rStyle w:val="affff8"/>
          <w:rtl/>
        </w:rPr>
        <w:t>,</w:t>
      </w:r>
      <w:r w:rsidR="00B433C9" w:rsidRPr="00E3421D">
        <w:rPr>
          <w:rtl/>
        </w:rPr>
        <w:t xml:space="preserve"> </w:t>
      </w:r>
      <w:r>
        <w:rPr>
          <w:rFonts w:hint="cs"/>
          <w:rtl/>
        </w:rPr>
        <w:t xml:space="preserve">אם </w:t>
      </w:r>
      <w:r w:rsidR="00B433C9" w:rsidRPr="00E3421D">
        <w:rPr>
          <w:rFonts w:hint="eastAsia"/>
          <w:rtl/>
        </w:rPr>
        <w:t>שליח</w:t>
      </w:r>
      <w:r w:rsidR="00B433C9" w:rsidRPr="00E3421D">
        <w:rPr>
          <w:rtl/>
        </w:rPr>
        <w:t xml:space="preserve"> </w:t>
      </w:r>
      <w:r w:rsidR="00B433C9" w:rsidRPr="00E3421D">
        <w:rPr>
          <w:rFonts w:hint="eastAsia"/>
          <w:rtl/>
        </w:rPr>
        <w:t>ב</w:t>
      </w:r>
      <w:r w:rsidR="00B433C9" w:rsidRPr="00E3421D">
        <w:rPr>
          <w:rtl/>
        </w:rPr>
        <w:t>"</w:t>
      </w:r>
      <w:r w:rsidR="00B433C9" w:rsidRPr="00E3421D">
        <w:rPr>
          <w:rFonts w:hint="eastAsia"/>
          <w:rtl/>
        </w:rPr>
        <w:t>ד</w:t>
      </w:r>
      <w:r w:rsidR="00B433C9" w:rsidRPr="00E3421D">
        <w:rPr>
          <w:rtl/>
        </w:rPr>
        <w:t xml:space="preserve"> ילך </w:t>
      </w:r>
      <w:r w:rsidR="00046779">
        <w:rPr>
          <w:rFonts w:hint="cs"/>
          <w:rtl/>
        </w:rPr>
        <w:t xml:space="preserve">בו, </w:t>
      </w:r>
      <w:r w:rsidR="00B433C9" w:rsidRPr="00E3421D">
        <w:rPr>
          <w:rFonts w:hint="eastAsia"/>
          <w:rtl/>
        </w:rPr>
        <w:t>יקפידו</w:t>
      </w:r>
      <w:r w:rsidR="00B433C9" w:rsidRPr="00E3421D">
        <w:rPr>
          <w:rtl/>
        </w:rPr>
        <w:t xml:space="preserve"> </w:t>
      </w:r>
      <w:r w:rsidR="00046779">
        <w:rPr>
          <w:rFonts w:hint="cs"/>
          <w:rtl/>
        </w:rPr>
        <w:t>ב"</w:t>
      </w:r>
      <w:r w:rsidR="00B433C9" w:rsidRPr="00E3421D">
        <w:rPr>
          <w:rFonts w:hint="eastAsia"/>
          <w:rtl/>
        </w:rPr>
        <w:t>ד</w:t>
      </w:r>
      <w:r>
        <w:rPr>
          <w:rFonts w:hint="cs"/>
          <w:rtl/>
        </w:rPr>
        <w:t>?</w:t>
      </w:r>
    </w:p>
    <w:p w14:paraId="0EF591E6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קד.</w:t>
      </w:r>
    </w:p>
    <w:p>
      <w:pPr>
        <w:pStyle w:val="MishnaBatzad"/>
        <w:rPr>
          <w:ins w:id="20577" w:author="קלוד" w:date="2026-10-06T10:10:48Z"/>
        </w:rPr>
      </w:pPr>
      <w:ins w:id="20576" w:author="קלוד" w:date="2026-10-06T10:10:48Z">
        <w:r>
          <w:t xml:space="preserve">משנה ב</w:t>
        </w:r>
      </w:ins>
    </w:p>
    <w:p w14:paraId="384E5B79" w14:textId="51947C67" w:rsidR="00B433C9" w:rsidRPr="00C35A2C" w:rsidRDefault="00B433C9" w:rsidP="00970E7F">
      <w:pPr>
        <w:pStyle w:val="affc"/>
        <w:rPr>
          <w:b/>
          <w:rtl/>
        </w:rPr>
      </w:pPr>
      <w:bookmarkStart w:id="1171" w:name="_Toc119173153"/>
      <w:bookmarkStart w:id="1172" w:name="_Toc119230247"/>
      <w:r w:rsidRPr="005D5A4C">
        <w:rPr>
          <w:rStyle w:val="affffc"/>
          <w:rtl/>
        </w:rPr>
        <w:t>חלצה בלילה</w:t>
      </w:r>
      <w:bookmarkEnd w:id="1171"/>
      <w:bookmarkEnd w:id="1172"/>
      <w:r w:rsidRPr="00C35A2C">
        <w:rPr>
          <w:b/>
          <w:rtl/>
        </w:rPr>
        <w:t xml:space="preserve"> - חליצתה כשרה, </w:t>
      </w:r>
      <w:r w:rsidR="00E55B3D">
        <w:rPr>
          <w:rStyle w:val="affffa"/>
          <w:rtl/>
        </w:rPr>
        <w:tab/>
      </w:r>
      <w:r w:rsidR="00E55B3D">
        <w:rPr>
          <w:rStyle w:val="affffa"/>
          <w:rtl/>
        </w:rPr>
        <w:tab/>
      </w:r>
      <w:r w:rsidR="00E55B3D">
        <w:rPr>
          <w:rStyle w:val="affffa"/>
          <w:rtl/>
        </w:rPr>
        <w:tab/>
      </w:r>
      <w:r w:rsidRPr="0068122A">
        <w:rPr>
          <w:rStyle w:val="affffa"/>
          <w:rtl/>
        </w:rPr>
        <w:t>ר</w:t>
      </w:r>
      <w:r w:rsidR="00E55B3D">
        <w:rPr>
          <w:rStyle w:val="affffa"/>
          <w:rFonts w:hint="cs"/>
          <w:rtl/>
        </w:rPr>
        <w:t>"</w:t>
      </w:r>
      <w:r w:rsidRPr="0068122A">
        <w:rPr>
          <w:rStyle w:val="affffa"/>
          <w:rtl/>
        </w:rPr>
        <w:t>א</w:t>
      </w:r>
      <w:r>
        <w:rPr>
          <w:rStyle w:val="TanaiHaMishna"/>
          <w:rFonts w:hint="cs"/>
          <w:b/>
          <w:rtl/>
          <w:rPrChange w:id="42145" w:author="Claude" w:date="2026-10-07T09:48:33Z">
            <w:rPr>
              <w:rFonts w:hint="cs"/>
              <w:b/>
              <w:rtl/>
            </w:rPr>
          </w:rPrChange>
        </w:rPr>
        <w:t xml:space="preserve">:</w:t>
      </w:r>
      <w:r w:rsidRPr="00C35A2C">
        <w:rPr>
          <w:b/>
          <w:rtl/>
        </w:rPr>
        <w:t xml:space="preserve"> פוסל.</w:t>
      </w:r>
    </w:p>
    <w:p w14:paraId="3117F751" w14:textId="56F608D3" w:rsidR="00B433C9" w:rsidRPr="00C35A2C" w:rsidRDefault="00B433C9" w:rsidP="007C50EB">
      <w:pPr>
        <w:pStyle w:val="affc"/>
        <w:rPr>
          <w:b/>
          <w:rtl/>
        </w:rPr>
      </w:pPr>
      <w:bookmarkStart w:id="1173" w:name="_Toc119173154"/>
      <w:bookmarkStart w:id="1174" w:name="_Toc119230248"/>
      <w:r w:rsidRPr="005D5A4C">
        <w:rPr>
          <w:rStyle w:val="affffc"/>
          <w:rtl/>
        </w:rPr>
        <w:t>בשמאל</w:t>
      </w:r>
      <w:bookmarkEnd w:id="1173"/>
      <w:bookmarkEnd w:id="1174"/>
      <w:r w:rsidRPr="005D5A4C">
        <w:rPr>
          <w:rStyle w:val="affffc"/>
          <w:rtl/>
        </w:rPr>
        <w:t xml:space="preserve"> </w:t>
      </w:r>
      <w:r w:rsidRPr="00C35A2C">
        <w:rPr>
          <w:b/>
          <w:rtl/>
        </w:rPr>
        <w:t xml:space="preserve">- חליצתה פסולה, </w:t>
      </w:r>
      <w:r w:rsidR="00E55B3D">
        <w:rPr>
          <w:rStyle w:val="affffa"/>
          <w:rtl/>
        </w:rPr>
        <w:tab/>
      </w:r>
      <w:r w:rsidR="00E55B3D">
        <w:rPr>
          <w:rStyle w:val="affffa"/>
          <w:rtl/>
        </w:rPr>
        <w:tab/>
      </w:r>
      <w:r w:rsidR="00E55B3D">
        <w:rPr>
          <w:rStyle w:val="affffa"/>
          <w:rtl/>
        </w:rPr>
        <w:tab/>
      </w:r>
      <w:r w:rsidR="00E55B3D">
        <w:rPr>
          <w:rStyle w:val="affffa"/>
          <w:rtl/>
        </w:rPr>
        <w:tab/>
      </w:r>
      <w:r w:rsidR="00E55B3D">
        <w:rPr>
          <w:rStyle w:val="affffa"/>
          <w:rtl/>
        </w:rPr>
        <w:tab/>
      </w:r>
      <w:r w:rsidR="00E55B3D">
        <w:rPr>
          <w:rStyle w:val="affffa"/>
          <w:rtl/>
        </w:rPr>
        <w:tab/>
      </w:r>
      <w:r w:rsidR="00BE2190">
        <w:rPr>
          <w:rStyle w:val="affffa"/>
          <w:rtl/>
        </w:rPr>
        <w:t>ר</w:t>
      </w:r>
      <w:r w:rsidR="00E55B3D">
        <w:rPr>
          <w:rStyle w:val="affffa"/>
          <w:rFonts w:hint="cs"/>
          <w:rtl/>
        </w:rPr>
        <w:t>"</w:t>
      </w:r>
      <w:r w:rsidRPr="0068122A">
        <w:rPr>
          <w:rStyle w:val="affffa"/>
          <w:rtl/>
        </w:rPr>
        <w:t>א</w:t>
      </w:r>
      <w:r>
        <w:rPr>
          <w:rStyle w:val="TanaiHaMishna"/>
          <w:rFonts w:hint="cs"/>
          <w:b/>
          <w:rtl/>
          <w:rPrChange w:id="42146" w:author="Claude" w:date="2026-10-07T09:48:33Z">
            <w:rPr>
              <w:rFonts w:hint="cs"/>
              <w:b/>
              <w:rtl/>
            </w:rPr>
          </w:rPrChange>
        </w:rPr>
        <w:t xml:space="preserve">:</w:t>
      </w:r>
      <w:r w:rsidRPr="00C35A2C">
        <w:rPr>
          <w:b/>
          <w:rtl/>
        </w:rPr>
        <w:t xml:space="preserve"> מכשיר.</w:t>
      </w:r>
    </w:p>
    <w:p w14:paraId="2C5E177A" w14:textId="42423FEF" w:rsidR="00B433C9" w:rsidRPr="00E3421D" w:rsidRDefault="00E55B3D" w:rsidP="007C50EB">
      <w:pPr>
        <w:spacing w:before="60"/>
        <w:rPr>
          <w:rStyle w:val="affff8"/>
          <w:rtl/>
        </w:rPr>
      </w:pPr>
      <w:r w:rsidRPr="00E3421D">
        <w:rPr>
          <w:rStyle w:val="affff5"/>
          <w:rFonts w:hint="eastAsia"/>
          <w:rtl/>
        </w:rPr>
        <w:t>ו</w:t>
      </w:r>
      <w:r w:rsidR="00BE2190" w:rsidRPr="00E3421D">
        <w:rPr>
          <w:rStyle w:val="affff5"/>
          <w:rFonts w:hint="eastAsia"/>
          <w:rtl/>
        </w:rPr>
        <w:t>ל</w:t>
      </w:r>
      <w:r w:rsidR="00B433C9" w:rsidRPr="00E3421D">
        <w:rPr>
          <w:rStyle w:val="affff5"/>
          <w:rtl/>
        </w:rPr>
        <w:t>כ</w:t>
      </w:r>
      <w:r w:rsidRPr="00E3421D">
        <w:rPr>
          <w:rStyle w:val="affff5"/>
          <w:rFonts w:hint="eastAsia"/>
          <w:rtl/>
        </w:rPr>
        <w:t>ו</w:t>
      </w:r>
      <w:r w:rsidR="00B433C9" w:rsidRPr="00E3421D">
        <w:rPr>
          <w:rStyle w:val="affff5"/>
          <w:rtl/>
        </w:rPr>
        <w:t>"ע</w:t>
      </w:r>
      <w:r w:rsidRPr="00E3421D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לא מק</w:t>
      </w:r>
      <w:r w:rsidR="00BE2190">
        <w:rPr>
          <w:rFonts w:ascii="Fb Fontext" w:hAnsi="Fb Fontext" w:hint="cs"/>
          <w:sz w:val="32"/>
          <w:rtl/>
        </w:rPr>
        <w:t xml:space="preserve">ישים </w:t>
      </w:r>
      <w:r w:rsidR="00B433C9" w:rsidRPr="00BE2190">
        <w:rPr>
          <w:rStyle w:val="affff1"/>
          <w:rtl/>
        </w:rPr>
        <w:t>ריבים לנגעים</w:t>
      </w:r>
      <w:r w:rsidR="00B433C9" w:rsidRPr="00C35A2C">
        <w:rPr>
          <w:rFonts w:ascii="Fb Fontext" w:hAnsi="Fb Fontext"/>
          <w:sz w:val="32"/>
          <w:rtl/>
        </w:rPr>
        <w:t>,</w:t>
      </w:r>
      <w:r w:rsidR="009915D1">
        <w:rPr>
          <w:rFonts w:ascii="Fb Fontext" w:hAnsi="Fb Fontext" w:hint="cs"/>
          <w:sz w:val="32"/>
          <w:rtl/>
        </w:rPr>
        <w:t xml:space="preserve"> </w:t>
      </w:r>
      <w:r w:rsidR="009915D1" w:rsidRPr="00E3421D">
        <w:rPr>
          <w:rStyle w:val="affff8"/>
          <w:rFonts w:hint="eastAsia"/>
          <w:rtl/>
        </w:rPr>
        <w:t>דא</w:t>
      </w:r>
      <w:r>
        <w:rPr>
          <w:rStyle w:val="affff8"/>
          <w:rFonts w:hint="cs"/>
          <w:rtl/>
        </w:rPr>
        <w:t>"כ,</w:t>
      </w:r>
      <w:r w:rsidR="00B433C9" w:rsidRPr="00E3421D">
        <w:rPr>
          <w:rStyle w:val="affff8"/>
          <w:rtl/>
        </w:rPr>
        <w:t xml:space="preserve"> אפי</w:t>
      </w:r>
      <w:r>
        <w:rPr>
          <w:rStyle w:val="affff8"/>
          <w:rFonts w:hint="cs"/>
          <w:rtl/>
        </w:rPr>
        <w:t>'</w:t>
      </w:r>
      <w:r w:rsidR="00B433C9" w:rsidRPr="00E3421D">
        <w:rPr>
          <w:rStyle w:val="affff8"/>
          <w:rtl/>
        </w:rPr>
        <w:t xml:space="preserve"> גמר דין </w:t>
      </w:r>
      <w:r>
        <w:rPr>
          <w:rStyle w:val="affff8"/>
          <w:rFonts w:hint="cs"/>
          <w:rtl/>
        </w:rPr>
        <w:t xml:space="preserve">לא כשר </w:t>
      </w:r>
      <w:r w:rsidR="00B433C9" w:rsidRPr="00E3421D">
        <w:rPr>
          <w:rStyle w:val="affff8"/>
          <w:rtl/>
        </w:rPr>
        <w:t>בלילה</w:t>
      </w:r>
      <w:r>
        <w:rPr>
          <w:rStyle w:val="affff8"/>
          <w:rFonts w:hint="cs"/>
          <w:rtl/>
        </w:rPr>
        <w:t>!</w:t>
      </w:r>
    </w:p>
    <w:p w14:paraId="30B75CF1" w14:textId="5499F23E" w:rsidR="00B433C9" w:rsidRPr="00C35A2C" w:rsidRDefault="00E55B3D" w:rsidP="00B55EDF">
      <w:pPr>
        <w:rPr>
          <w:rFonts w:ascii="Fb Fontext" w:hAnsi="Fb Fontext" w:cs="Guttman Vilna"/>
          <w:b/>
          <w:bCs/>
          <w:rtl/>
        </w:rPr>
      </w:pPr>
      <w:r>
        <w:rPr>
          <w:rStyle w:val="affff5"/>
          <w:rFonts w:hint="cs"/>
          <w:rtl/>
        </w:rPr>
        <w:t>אלא</w:t>
      </w:r>
      <w:r w:rsidR="00A66738">
        <w:rPr>
          <w:rStyle w:val="affff5"/>
          <w:rtl/>
        </w:rPr>
        <w:t xml:space="preserve"> חלקו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b Fontext" w:hAnsi="Fb Fontext" w:hint="cs"/>
          <w:rtl/>
        </w:rPr>
        <w:t xml:space="preserve"> א</w:t>
      </w:r>
      <w:r>
        <w:rPr>
          <w:rFonts w:ascii="Fb Fontext" w:hAnsi="Fb Fontext" w:hint="cs"/>
          <w:rtl/>
        </w:rPr>
        <w:t>ם</w:t>
      </w:r>
      <w:r w:rsidR="00B433C9" w:rsidRPr="00C35A2C">
        <w:rPr>
          <w:rFonts w:ascii="Fb Fontext" w:hAnsi="Fb Fontext"/>
          <w:rtl/>
        </w:rPr>
        <w:t xml:space="preserve"> חליצה כתחלת דין 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או</w:t>
      </w:r>
      <w:r w:rsidR="00B433C9" w:rsidRPr="00C35A2C">
        <w:rPr>
          <w:rFonts w:ascii="Fb Fontext" w:hAnsi="Fb Fontext" w:hint="cs"/>
          <w:rtl/>
        </w:rPr>
        <w:t xml:space="preserve"> כגמר דין</w:t>
      </w:r>
      <w:r w:rsidRPr="00E3421D">
        <w:rPr>
          <w:rtl/>
        </w:rPr>
        <w:t>.</w:t>
      </w:r>
    </w:p>
    <w:p w14:paraId="0575572E" w14:textId="00DAD628" w:rsidR="00B433C9" w:rsidRPr="00C35A2C" w:rsidRDefault="007179F8" w:rsidP="00B55EDF">
      <w:pPr>
        <w:rPr>
          <w:rtl/>
        </w:rPr>
      </w:pPr>
      <w:r w:rsidRPr="007179F8">
        <w:rPr>
          <w:rFonts w:ascii="Fb Fontext" w:hAnsi="Fb Fontext"/>
          <w:rtl/>
        </w:rPr>
        <w:t>•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433C9" w:rsidRPr="00402245">
        <w:rPr>
          <w:rStyle w:val="affff5"/>
          <w:rFonts w:hint="cs"/>
          <w:rtl/>
        </w:rPr>
        <w:t>רב</w:t>
      </w:r>
      <w:r w:rsidR="00B433C9" w:rsidRPr="00402245">
        <w:rPr>
          <w:rStyle w:val="affff5"/>
          <w:rtl/>
        </w:rPr>
        <w:t>"</w:t>
      </w:r>
      <w:r w:rsidR="00B433C9" w:rsidRPr="00402245">
        <w:rPr>
          <w:rStyle w:val="affff5"/>
          <w:rFonts w:hint="cs"/>
          <w:rtl/>
        </w:rPr>
        <w:t xml:space="preserve">ח </w:t>
      </w:r>
      <w:r w:rsidR="00B433C9" w:rsidRPr="00402245">
        <w:rPr>
          <w:rStyle w:val="affff5"/>
          <w:rtl/>
        </w:rPr>
        <w:t xml:space="preserve">קטוספאה </w:t>
      </w:r>
      <w:r w:rsidR="009915D1">
        <w:rPr>
          <w:rFonts w:ascii="Fb Fontext" w:hAnsi="Fb Fontext" w:hint="cs"/>
          <w:sz w:val="32"/>
          <w:rtl/>
        </w:rPr>
        <w:t>עשה מעשה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במוק וביחידי ובלילה</w:t>
      </w:r>
      <w:r w:rsidR="00B433C9" w:rsidRPr="00C35A2C">
        <w:rPr>
          <w:rFonts w:ascii="Fb Fontext" w:hAnsi="Fb Fontext"/>
          <w:sz w:val="32"/>
          <w:rtl/>
        </w:rPr>
        <w:t>.</w:t>
      </w:r>
    </w:p>
    <w:p w14:paraId="019E3A16" w14:textId="451EF93D" w:rsidR="00B433C9" w:rsidRPr="00D238B7" w:rsidRDefault="00B433C9" w:rsidP="00E3421D">
      <w:pPr>
        <w:rPr>
          <w:rStyle w:val="affff5"/>
          <w:rtl/>
        </w:rPr>
      </w:pPr>
      <w:r w:rsidRPr="00402245">
        <w:rPr>
          <w:rStyle w:val="affff5"/>
          <w:rtl/>
        </w:rPr>
        <w:t>אמר שמואל:</w:t>
      </w:r>
      <w:r w:rsidRPr="00C35A2C">
        <w:rPr>
          <w:rFonts w:ascii="Fb Fontext" w:hAnsi="Fb Fontext"/>
          <w:rtl/>
        </w:rPr>
        <w:t xml:space="preserve"> </w:t>
      </w:r>
      <w:r w:rsidR="002809F6">
        <w:rPr>
          <w:rFonts w:ascii="Fb Fontext" w:hAnsi="Fb Fontext"/>
          <w:rtl/>
        </w:rPr>
        <w:t>עשה</w:t>
      </w:r>
      <w:r w:rsidRPr="00C35A2C">
        <w:rPr>
          <w:rFonts w:ascii="Fb Fontext" w:hAnsi="Fb Fontext"/>
          <w:rtl/>
        </w:rPr>
        <w:t xml:space="preserve"> כיחיד</w:t>
      </w:r>
      <w:r w:rsidR="00E55B3D">
        <w:rPr>
          <w:rStyle w:val="affff5"/>
          <w:rFonts w:hint="cs"/>
          <w:rtl/>
        </w:rPr>
        <w:t xml:space="preserve">! </w:t>
      </w:r>
      <w:r w:rsidR="00E55B3D">
        <w:rPr>
          <w:rStyle w:val="affff5"/>
          <w:rtl/>
        </w:rPr>
        <w:tab/>
      </w:r>
      <w:r w:rsidR="00E55B3D">
        <w:rPr>
          <w:rStyle w:val="affff5"/>
          <w:rtl/>
        </w:rPr>
        <w:tab/>
      </w:r>
      <w:r w:rsidR="00E55B3D">
        <w:rPr>
          <w:rStyle w:val="affff5"/>
          <w:rtl/>
        </w:rPr>
        <w:tab/>
      </w:r>
      <w:r w:rsidR="00E55B3D">
        <w:rPr>
          <w:rStyle w:val="affff5"/>
          <w:rtl/>
        </w:rPr>
        <w:tab/>
      </w:r>
      <w:r w:rsidR="00E55B3D">
        <w:rPr>
          <w:rStyle w:val="affff5"/>
          <w:rtl/>
        </w:rPr>
        <w:tab/>
      </w:r>
      <w:r w:rsidR="00E55B3D">
        <w:rPr>
          <w:rStyle w:val="affff5"/>
          <w:rFonts w:hint="cs"/>
          <w:rtl/>
        </w:rPr>
        <w:t>ואף ש'מוק' ו'לילה' סתמי נינהו:</w:t>
      </w:r>
    </w:p>
    <w:p w14:paraId="163E99B2" w14:textId="4B93AD98" w:rsidR="00B433C9" w:rsidRPr="00C35A2C" w:rsidRDefault="00B433C9" w:rsidP="00E55B3D">
      <w:pPr>
        <w:rPr>
          <w:rFonts w:ascii="Fb Fontext" w:hAnsi="Fb Fontext" w:cs="Guttman Vilna"/>
          <w:b/>
          <w:bCs/>
          <w:sz w:val="32"/>
          <w:rtl/>
        </w:rPr>
      </w:pPr>
      <w:r w:rsidRPr="00D238B7">
        <w:rPr>
          <w:rStyle w:val="affff5"/>
          <w:rFonts w:hint="cs"/>
          <w:rtl/>
        </w:rPr>
        <w:t>א.</w:t>
      </w:r>
      <w:r w:rsidRPr="00C35A2C">
        <w:rPr>
          <w:rFonts w:ascii="Fb Fontext" w:hAnsi="Fb Fontext" w:hint="cs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יחידי</w:t>
      </w:r>
      <w:r w:rsidRPr="00C35A2C">
        <w:rPr>
          <w:rFonts w:ascii="Fb Fontext" w:hAnsi="Fb Fontext" w:hint="cs"/>
          <w:rtl/>
        </w:rPr>
        <w:t xml:space="preserve"> </w:t>
      </w:r>
      <w:r w:rsidRPr="00E3421D">
        <w:rPr>
          <w:rStyle w:val="affff5"/>
          <w:rtl/>
        </w:rPr>
        <w:t>יחידאה</w:t>
      </w:r>
      <w:r w:rsidR="00E55B3D">
        <w:rPr>
          <w:rStyle w:val="affff5"/>
          <w:rFonts w:hint="cs"/>
          <w:rtl/>
        </w:rPr>
        <w:t>,</w:t>
      </w:r>
      <w:r w:rsidR="00E55B3D">
        <w:rPr>
          <w:rFonts w:ascii="Fb Fontext" w:hAnsi="Fb Fontext" w:hint="cs"/>
          <w:rtl/>
        </w:rPr>
        <w:t xml:space="preserve"> </w:t>
      </w:r>
      <w:r w:rsidRPr="00754FAB">
        <w:rPr>
          <w:rStyle w:val="affff8"/>
          <w:rtl/>
        </w:rPr>
        <w:t>ד</w:t>
      </w:r>
      <w:r w:rsidR="009915D1" w:rsidRPr="00754FAB">
        <w:rPr>
          <w:rStyle w:val="affff8"/>
          <w:rtl/>
        </w:rPr>
        <w:t>ב</w:t>
      </w:r>
      <w:r w:rsidR="00543F7F">
        <w:rPr>
          <w:rStyle w:val="affff8"/>
          <w:rFonts w:hint="cs"/>
          <w:rtl/>
        </w:rPr>
        <w:t>שנים</w:t>
      </w:r>
      <w:r w:rsidR="009915D1" w:rsidRPr="00754FAB">
        <w:rPr>
          <w:rStyle w:val="affff8"/>
          <w:rtl/>
        </w:rPr>
        <w:t xml:space="preserve"> </w:t>
      </w:r>
      <w:r w:rsidRPr="00754FAB">
        <w:rPr>
          <w:rStyle w:val="affff8"/>
          <w:rtl/>
        </w:rPr>
        <w:t>- פסולה,</w:t>
      </w:r>
      <w:r w:rsidR="009915D1" w:rsidRPr="00754FAB">
        <w:rPr>
          <w:rStyle w:val="affff8"/>
          <w:rtl/>
        </w:rPr>
        <w:t xml:space="preserve"> </w:t>
      </w:r>
      <w:r w:rsidR="00543F7F" w:rsidRPr="00754FAB">
        <w:rPr>
          <w:rStyle w:val="affff5"/>
          <w:rFonts w:hint="eastAsia"/>
          <w:rtl/>
        </w:rPr>
        <w:t>ויש</w:t>
      </w:r>
      <w:r w:rsidR="009915D1" w:rsidRPr="00754FAB">
        <w:rPr>
          <w:rStyle w:val="affff8"/>
          <w:rtl/>
        </w:rPr>
        <w:t xml:space="preserve"> </w:t>
      </w:r>
      <w:r w:rsidRPr="00754FAB">
        <w:rPr>
          <w:rStyle w:val="affff8"/>
          <w:rtl/>
        </w:rPr>
        <w:t>מכשירים</w:t>
      </w:r>
      <w:r w:rsidR="00543F7F">
        <w:rPr>
          <w:rStyle w:val="affff8"/>
          <w:rFonts w:hint="cs"/>
          <w:rtl/>
        </w:rPr>
        <w:t xml:space="preserve">, </w:t>
      </w:r>
      <w:r w:rsidR="00543F7F">
        <w:rPr>
          <w:rStyle w:val="affff5"/>
          <w:rFonts w:hint="cs"/>
          <w:rtl/>
        </w:rPr>
        <w:t xml:space="preserve"> </w:t>
      </w:r>
      <w:r w:rsidR="00543F7F" w:rsidRPr="00754FAB">
        <w:rPr>
          <w:rStyle w:val="affff5"/>
          <w:rFonts w:hint="eastAsia"/>
          <w:rtl/>
        </w:rPr>
        <w:t>ר</w:t>
      </w:r>
      <w:r w:rsidR="00543F7F" w:rsidRPr="00754FAB">
        <w:rPr>
          <w:rStyle w:val="affff5"/>
          <w:rtl/>
        </w:rPr>
        <w:t>"ע</w:t>
      </w:r>
      <w:r w:rsidR="00543F7F">
        <w:rPr>
          <w:rStyle w:val="affff5"/>
          <w:rFonts w:hint="cs"/>
          <w:rtl/>
        </w:rPr>
        <w:t>:</w:t>
      </w:r>
      <w:r w:rsidR="00543F7F">
        <w:rPr>
          <w:rFonts w:hint="cs"/>
          <w:rtl/>
        </w:rPr>
        <w:t xml:space="preserve"> </w:t>
      </w:r>
      <w:r w:rsidR="00543F7F" w:rsidRPr="00754FAB">
        <w:rPr>
          <w:rFonts w:hint="eastAsia"/>
          <w:rtl/>
        </w:rPr>
        <w:t>א</w:t>
      </w:r>
      <w:r w:rsidR="00543F7F">
        <w:rPr>
          <w:rFonts w:hint="cs"/>
          <w:rtl/>
        </w:rPr>
        <w:t>ף</w:t>
      </w:r>
      <w:r w:rsidR="00543F7F" w:rsidRPr="00754FAB">
        <w:rPr>
          <w:rtl/>
        </w:rPr>
        <w:t xml:space="preserve"> בינו לבינה.</w:t>
      </w:r>
    </w:p>
    <w:p w14:paraId="2B842D4F" w14:textId="74E8C409" w:rsidR="00B433C9" w:rsidRPr="00AC7749" w:rsidRDefault="00B433C9" w:rsidP="00B55EDF">
      <w:pPr>
        <w:rPr>
          <w:rtl/>
        </w:rPr>
      </w:pPr>
      <w:r w:rsidRPr="00D238B7">
        <w:rPr>
          <w:rStyle w:val="affff5"/>
          <w:rFonts w:hint="cs"/>
          <w:rtl/>
        </w:rPr>
        <w:t>ב.</w:t>
      </w:r>
      <w:r w:rsidRPr="00402245">
        <w:rPr>
          <w:rStyle w:val="affff5"/>
          <w:rFonts w:hint="cs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כולהו</w:t>
      </w:r>
      <w:r w:rsidRPr="00AC7749">
        <w:rPr>
          <w:rtl/>
        </w:rPr>
        <w:t xml:space="preserve"> </w:t>
      </w:r>
      <w:r w:rsidRPr="00E3421D">
        <w:rPr>
          <w:rStyle w:val="affff5"/>
          <w:rtl/>
        </w:rPr>
        <w:t>יחידאה</w:t>
      </w:r>
      <w:r w:rsidR="00E55B3D">
        <w:rPr>
          <w:rStyle w:val="affff5"/>
          <w:rFonts w:hint="cs"/>
          <w:rtl/>
        </w:rPr>
        <w:t>,</w:t>
      </w:r>
      <w:r w:rsidRPr="00AC7749">
        <w:rPr>
          <w:rtl/>
        </w:rPr>
        <w:t xml:space="preserve"> </w:t>
      </w:r>
      <w:r w:rsidR="00E55B3D">
        <w:rPr>
          <w:rStyle w:val="affff5"/>
          <w:rFonts w:hint="cs"/>
          <w:rtl/>
        </w:rPr>
        <w:t>ד</w:t>
      </w:r>
      <w:r w:rsidRPr="00402245">
        <w:rPr>
          <w:rStyle w:val="affff5"/>
          <w:rFonts w:hint="cs"/>
          <w:rtl/>
        </w:rPr>
        <w:t>רי</w:t>
      </w:r>
      <w:r w:rsidR="00E55B3D">
        <w:rPr>
          <w:rStyle w:val="affff5"/>
          <w:rFonts w:hint="cs"/>
          <w:rtl/>
        </w:rPr>
        <w:t xml:space="preserve">"ש </w:t>
      </w:r>
      <w:r w:rsidRPr="00402245">
        <w:rPr>
          <w:rStyle w:val="affff5"/>
          <w:rFonts w:hint="cs"/>
          <w:rtl/>
        </w:rPr>
        <w:t>ב</w:t>
      </w:r>
      <w:r w:rsidR="00E55B3D">
        <w:rPr>
          <w:rStyle w:val="affff5"/>
          <w:rFonts w:hint="cs"/>
          <w:rtl/>
        </w:rPr>
        <w:t>ן אלישע</w:t>
      </w:r>
      <w:r w:rsidRPr="00402245">
        <w:rPr>
          <w:rStyle w:val="affff5"/>
          <w:rFonts w:hint="cs"/>
          <w:rtl/>
        </w:rPr>
        <w:t xml:space="preserve"> </w:t>
      </w:r>
      <w:r w:rsidRPr="00AC7749">
        <w:rPr>
          <w:rtl/>
        </w:rPr>
        <w:t xml:space="preserve">חלץ במוק </w:t>
      </w:r>
      <w:r w:rsidR="00122FBE">
        <w:rPr>
          <w:rFonts w:hint="cs"/>
          <w:rtl/>
        </w:rPr>
        <w:t>ו</w:t>
      </w:r>
      <w:r w:rsidRPr="00AC7749">
        <w:rPr>
          <w:rtl/>
        </w:rPr>
        <w:t>ביחידי ובלילה.</w:t>
      </w:r>
    </w:p>
    <w:p w14:paraId="6B405E18" w14:textId="164CEFBF" w:rsidR="00B433C9" w:rsidRPr="00135227" w:rsidRDefault="00B433C9" w:rsidP="007C50EB">
      <w:pPr>
        <w:pStyle w:val="afff4"/>
        <w:rPr>
          <w:rStyle w:val="afff1"/>
          <w:rFonts w:ascii="Fb Fontext" w:hAnsi="Fb Fontext"/>
          <w:b/>
          <w:bCs w:val="0"/>
          <w:rtl/>
        </w:rPr>
      </w:pPr>
      <w:ins w:id="9980" w:author="מספור קטעי משנה" w:date="2026-10-06T06:45:58Z">
        <w:r>
          <w:rPr>
            <w:rStyle w:val="MisparKeta"/>
          </w:rPr>
          <w:t xml:space="preserve">א. </w:t>
        </w:r>
      </w:ins>
      <w:bookmarkStart w:id="1175" w:name="_Toc119173155"/>
      <w:bookmarkStart w:id="1176" w:name="_Toc119230249"/>
      <w:r w:rsidRPr="00135227">
        <w:rPr>
          <w:rStyle w:val="afff1"/>
          <w:rFonts w:ascii="Fb Fontext" w:hAnsi="Fb Fontext"/>
          <w:b/>
          <w:bCs w:val="0"/>
          <w:rtl/>
        </w:rPr>
        <w:t xml:space="preserve">בשמאל - </w:t>
      </w:r>
      <w:r w:rsidRPr="00135227">
        <w:rPr>
          <w:rStyle w:val="afff1"/>
          <w:rFonts w:ascii="Fb Fontext" w:hAnsi="Fb Fontext" w:hint="cs"/>
          <w:b/>
          <w:bCs w:val="0"/>
          <w:rtl/>
        </w:rPr>
        <w:t>פסולה</w:t>
      </w:r>
      <w:r w:rsidR="00122FBE">
        <w:rPr>
          <w:rStyle w:val="afff1"/>
          <w:rFonts w:ascii="Fb Fontext" w:hAnsi="Fb Fontext" w:hint="cs"/>
          <w:b/>
          <w:bCs w:val="0"/>
          <w:rtl/>
        </w:rPr>
        <w:t>,</w:t>
      </w:r>
      <w:r w:rsidRPr="00135227">
        <w:rPr>
          <w:rStyle w:val="afff1"/>
          <w:rFonts w:ascii="Fb Fontext" w:hAnsi="Fb Fontext" w:hint="cs"/>
          <w:b/>
          <w:bCs w:val="0"/>
          <w:rtl/>
        </w:rPr>
        <w:t xml:space="preserve"> </w:t>
      </w:r>
      <w:r w:rsidRPr="000167CA">
        <w:rPr>
          <w:rStyle w:val="afffff0"/>
          <w:rFonts w:hint="eastAsia"/>
          <w:rtl/>
        </w:rPr>
        <w:t>ור</w:t>
      </w:r>
      <w:r w:rsidRPr="000167CA">
        <w:rPr>
          <w:rStyle w:val="afffff0"/>
          <w:rtl/>
        </w:rPr>
        <w:t>"</w:t>
      </w:r>
      <w:r w:rsidRPr="000167CA">
        <w:rPr>
          <w:rStyle w:val="afffff0"/>
          <w:rFonts w:hint="eastAsia"/>
          <w:rtl/>
        </w:rPr>
        <w:t>א</w:t>
      </w:r>
      <w:r w:rsidR="00122FBE" w:rsidRPr="000167CA">
        <w:rPr>
          <w:rStyle w:val="afffff0"/>
          <w:rFonts w:hint="cs"/>
          <w:rtl/>
        </w:rPr>
        <w:t>:</w:t>
      </w:r>
      <w:r w:rsidRPr="00135227">
        <w:rPr>
          <w:rStyle w:val="afff1"/>
          <w:rFonts w:ascii="Fb Fontext" w:hAnsi="Fb Fontext" w:hint="cs"/>
          <w:b/>
          <w:bCs w:val="0"/>
          <w:rtl/>
        </w:rPr>
        <w:t xml:space="preserve"> מכשיר</w:t>
      </w:r>
      <w:r w:rsidRPr="00135227">
        <w:rPr>
          <w:rStyle w:val="afff1"/>
          <w:rFonts w:ascii="Fb Fontext" w:hAnsi="Fb Fontext"/>
          <w:b/>
          <w:bCs w:val="0"/>
          <w:rtl/>
        </w:rPr>
        <w:t>.</w:t>
      </w:r>
      <w:bookmarkEnd w:id="1175"/>
      <w:bookmarkEnd w:id="1176"/>
    </w:p>
    <w:p w14:paraId="1F66AEAA" w14:textId="24A8F7FD" w:rsidR="00B433C9" w:rsidRPr="00C35A2C" w:rsidRDefault="002809F6" w:rsidP="00B55EDF">
      <w:pPr>
        <w:rPr>
          <w:rFonts w:ascii="Fb Fontext" w:hAnsi="Fb Fontext" w:cs="Guttman Vilna"/>
          <w:b/>
          <w:bCs/>
          <w:sz w:val="32"/>
          <w:rtl/>
        </w:rPr>
      </w:pPr>
      <w:r>
        <w:rPr>
          <w:rStyle w:val="affff5"/>
          <w:rFonts w:hint="cs"/>
          <w:rtl/>
        </w:rPr>
        <w:t>טעם</w:t>
      </w:r>
      <w:r w:rsidR="00B433C9" w:rsidRPr="00402245">
        <w:rPr>
          <w:rStyle w:val="affff5"/>
          <w:rFonts w:hint="cs"/>
          <w:rtl/>
        </w:rPr>
        <w:t xml:space="preserve"> </w:t>
      </w:r>
      <w:r w:rsidR="00B433C9" w:rsidRPr="00402245">
        <w:rPr>
          <w:rStyle w:val="affff5"/>
          <w:rtl/>
        </w:rPr>
        <w:t>רבנן</w:t>
      </w:r>
      <w:r w:rsidR="009915D1">
        <w:rPr>
          <w:rFonts w:ascii="Fb Fontext" w:hAnsi="Fb Fontext" w:hint="cs"/>
          <w:sz w:val="32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רגל </w:t>
      </w:r>
      <w:r w:rsidR="00B433C9" w:rsidRPr="00041161">
        <w:rPr>
          <w:rStyle w:val="affff1"/>
          <w:rtl/>
        </w:rPr>
        <w:t>רגל</w:t>
      </w:r>
      <w:r w:rsidR="00B433C9" w:rsidRPr="00041161">
        <w:rPr>
          <w:rStyle w:val="affff1"/>
          <w:rFonts w:hint="cs"/>
          <w:rtl/>
        </w:rPr>
        <w:t>'</w:t>
      </w:r>
      <w:r w:rsidR="00B433C9" w:rsidRPr="00041161">
        <w:rPr>
          <w:rStyle w:val="affff1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ממצורע</w:t>
      </w:r>
      <w:r w:rsidR="00122FBE"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 w:hint="cs"/>
          <w:sz w:val="32"/>
          <w:rtl/>
        </w:rPr>
        <w:t xml:space="preserve"> ימין</w:t>
      </w:r>
      <w:r w:rsidR="00122FBE">
        <w:rPr>
          <w:rFonts w:ascii="Fb Fontext" w:hAnsi="Fb Fontext" w:hint="cs"/>
          <w:sz w:val="32"/>
          <w:rtl/>
        </w:rPr>
        <w:t>.</w:t>
      </w:r>
    </w:p>
    <w:p w14:paraId="6CDEADA3" w14:textId="106598D4" w:rsidR="00B433C9" w:rsidRPr="00D238B7" w:rsidRDefault="00122FBE" w:rsidP="00122FBE">
      <w:pPr>
        <w:rPr>
          <w:rStyle w:val="affff5"/>
          <w:rtl/>
        </w:rPr>
      </w:pPr>
      <w:r>
        <w:rPr>
          <w:rStyle w:val="affff5"/>
          <w:rFonts w:hint="cs"/>
          <w:rtl/>
        </w:rPr>
        <w:t xml:space="preserve">טעם </w:t>
      </w:r>
      <w:r w:rsidR="00B433C9" w:rsidRPr="00402245">
        <w:rPr>
          <w:rStyle w:val="affff5"/>
          <w:rFonts w:hint="cs"/>
          <w:rtl/>
        </w:rPr>
        <w:t>ר</w:t>
      </w:r>
      <w:r w:rsidR="00B433C9" w:rsidRPr="00402245">
        <w:rPr>
          <w:rStyle w:val="affff5"/>
          <w:rtl/>
        </w:rPr>
        <w:t>"</w:t>
      </w:r>
      <w:r w:rsidR="00B433C9" w:rsidRPr="00402245">
        <w:rPr>
          <w:rStyle w:val="affff5"/>
          <w:rFonts w:hint="cs"/>
          <w:rtl/>
        </w:rPr>
        <w:t>א</w:t>
      </w:r>
      <w:r w:rsidR="009915D1">
        <w:rPr>
          <w:rStyle w:val="affff5"/>
          <w:rFonts w:hint="cs"/>
          <w:rtl/>
        </w:rPr>
        <w:t>:</w:t>
      </w:r>
      <w:r w:rsidR="00B433C9" w:rsidRPr="00402245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 xml:space="preserve">אף </w:t>
      </w:r>
      <w:r w:rsidR="00B433C9" w:rsidRPr="0007369A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ש</w:t>
      </w:r>
      <w:r w:rsidR="0007369A" w:rsidRPr="0007369A">
        <w:rPr>
          <w:rStyle w:val="affff5"/>
          <w:rFonts w:hint="cs"/>
          <w:rtl/>
        </w:rPr>
        <w:t>למד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="00B433C9" w:rsidRPr="00CA5994">
        <w:rPr>
          <w:rStyle w:val="affff1"/>
          <w:rFonts w:hint="cs"/>
          <w:rtl/>
        </w:rPr>
        <w:t>אוזן אוזן</w:t>
      </w:r>
      <w:r>
        <w:rPr>
          <w:rStyle w:val="affff1"/>
          <w:rFonts w:hint="cs"/>
          <w:rtl/>
        </w:rPr>
        <w:t>'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ממצורע, </w:t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 w:hint="cs"/>
          <w:sz w:val="32"/>
          <w:rtl/>
        </w:rPr>
        <w:t xml:space="preserve"> </w:t>
      </w:r>
      <w:r w:rsidR="00B433C9" w:rsidRPr="00D238B7">
        <w:rPr>
          <w:rStyle w:val="affff5"/>
          <w:rFonts w:hint="cs"/>
          <w:rtl/>
        </w:rPr>
        <w:t>א.</w:t>
      </w:r>
      <w:r w:rsidR="00B433C9" w:rsidRPr="00C35A2C">
        <w:rPr>
          <w:rFonts w:ascii="Fb Fontext" w:hAnsi="Fb Fontext" w:hint="cs"/>
          <w:sz w:val="32"/>
          <w:rtl/>
        </w:rPr>
        <w:t xml:space="preserve"> מוחלפת השיטה</w:t>
      </w:r>
      <w:r>
        <w:rPr>
          <w:rFonts w:ascii="Fb Fontext" w:hAnsi="Fb Fontext" w:hint="cs"/>
          <w:sz w:val="32"/>
          <w:rtl/>
        </w:rPr>
        <w:t>.</w:t>
      </w:r>
    </w:p>
    <w:p w14:paraId="45BB85BE" w14:textId="77777777" w:rsidR="00AA63C2" w:rsidRDefault="00B433C9" w:rsidP="00AA63C2">
      <w:pPr>
        <w:rPr>
          <w:rFonts w:ascii="FrankRuehl" w:hAnsi="FrankRuehl"/>
          <w:rtl/>
        </w:rPr>
      </w:pPr>
      <w:r w:rsidRPr="00D238B7">
        <w:rPr>
          <w:rStyle w:val="affff5"/>
          <w:rFonts w:hint="cs"/>
          <w:rtl/>
        </w:rPr>
        <w:t>ב.</w:t>
      </w:r>
      <w:r w:rsidRPr="00402245">
        <w:rPr>
          <w:rStyle w:val="affff5"/>
          <w:rFonts w:hint="cs"/>
          <w:rtl/>
        </w:rPr>
        <w:t xml:space="preserve"> </w:t>
      </w:r>
      <w:r w:rsidR="00122FBE">
        <w:rPr>
          <w:rFonts w:ascii="Fb Fontext" w:hAnsi="Fb Fontext" w:hint="cs"/>
          <w:rtl/>
        </w:rPr>
        <w:t>'</w:t>
      </w:r>
      <w:r w:rsidRPr="009915D1">
        <w:rPr>
          <w:rStyle w:val="affff1"/>
          <w:rtl/>
        </w:rPr>
        <w:t>א</w:t>
      </w:r>
      <w:r w:rsidR="00122FBE">
        <w:rPr>
          <w:rStyle w:val="affff1"/>
          <w:rFonts w:hint="cs"/>
          <w:rtl/>
        </w:rPr>
        <w:t>ו</w:t>
      </w:r>
      <w:r w:rsidRPr="009915D1">
        <w:rPr>
          <w:rStyle w:val="affff1"/>
          <w:rtl/>
        </w:rPr>
        <w:t>זן</w:t>
      </w:r>
      <w:r w:rsidR="00122FBE">
        <w:rPr>
          <w:rStyle w:val="affff1"/>
          <w:rFonts w:hint="cs"/>
          <w:rtl/>
        </w:rPr>
        <w:t>'</w:t>
      </w:r>
      <w:r w:rsidRPr="00C35A2C">
        <w:rPr>
          <w:rFonts w:ascii="Fb Fontext" w:hAnsi="Fb Fontext"/>
          <w:rtl/>
        </w:rPr>
        <w:t xml:space="preserve"> מופנ</w:t>
      </w:r>
      <w:r w:rsidR="00122FBE">
        <w:rPr>
          <w:rFonts w:ascii="Fb Fontext" w:hAnsi="Fb Fontext" w:hint="cs"/>
          <w:rtl/>
        </w:rPr>
        <w:t xml:space="preserve">י </w:t>
      </w:r>
      <w:r w:rsidR="00122FBE" w:rsidRPr="00E3421D">
        <w:rPr>
          <w:rStyle w:val="affff8"/>
          <w:rFonts w:hint="eastAsia"/>
          <w:rtl/>
        </w:rPr>
        <w:t>מב</w:t>
      </w:r>
      <w:r w:rsidR="00122FBE" w:rsidRPr="00E3421D">
        <w:rPr>
          <w:rStyle w:val="affff8"/>
          <w:rtl/>
        </w:rPr>
        <w:t xml:space="preserve">' </w:t>
      </w:r>
      <w:r w:rsidR="00122FBE" w:rsidRPr="00E3421D">
        <w:rPr>
          <w:rStyle w:val="affff8"/>
          <w:rFonts w:hint="eastAsia"/>
          <w:rtl/>
        </w:rPr>
        <w:t>צדדין</w:t>
      </w:r>
      <w:r w:rsidRPr="00E3421D">
        <w:rPr>
          <w:rStyle w:val="affff8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  <w:r w:rsidR="00122FBE">
        <w:rPr>
          <w:rStyle w:val="affff1"/>
          <w:rFonts w:hint="cs"/>
          <w:rtl/>
        </w:rPr>
        <w:t>'</w:t>
      </w:r>
      <w:r w:rsidRPr="00CA5994">
        <w:rPr>
          <w:rStyle w:val="affff1"/>
          <w:rtl/>
        </w:rPr>
        <w:t>רגל</w:t>
      </w:r>
      <w:r w:rsidR="00122FBE">
        <w:rPr>
          <w:rStyle w:val="affff1"/>
          <w:rFonts w:hint="cs"/>
          <w:rtl/>
        </w:rPr>
        <w:t>'</w:t>
      </w:r>
      <w:r w:rsidRPr="00C35A2C">
        <w:rPr>
          <w:rFonts w:ascii="Fb Fontext" w:hAnsi="Fb Fontext"/>
          <w:rtl/>
        </w:rPr>
        <w:t xml:space="preserve"> לא</w:t>
      </w:r>
      <w:r w:rsidR="0007369A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  <w:r w:rsidR="00122FBE" w:rsidRPr="00A07384">
        <w:rPr>
          <w:rStyle w:val="affff8"/>
          <w:rFonts w:cs="PFT_Frank" w:hint="eastAsia"/>
          <w:b/>
          <w:bCs/>
          <w:szCs w:val="10"/>
          <w:rtl/>
        </w:rPr>
        <w:t>ו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מ</w:t>
      </w:r>
      <w:r w:rsidR="00122FBE" w:rsidRPr="00A07384">
        <w:rPr>
          <w:rStyle w:val="affff8"/>
          <w:rFonts w:cs="PFT_Frank" w:hint="eastAsia"/>
          <w:b/>
          <w:bCs/>
          <w:szCs w:val="10"/>
          <w:rtl/>
        </w:rPr>
        <w:t>ה</w:t>
      </w:r>
      <w:r w:rsidR="00122FBE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122FBE" w:rsidRPr="00A07384">
        <w:rPr>
          <w:rStyle w:val="affff8"/>
          <w:rFonts w:cs="PFT_Frank" w:hint="eastAsia"/>
          <w:b/>
          <w:bCs/>
          <w:szCs w:val="10"/>
          <w:rtl/>
        </w:rPr>
        <w:t>למ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צורע</w:t>
      </w:r>
      <w:r w:rsidRPr="00E3421D">
        <w:rPr>
          <w:rStyle w:val="affff8"/>
          <w:rtl/>
        </w:rPr>
        <w:t xml:space="preserve"> </w:t>
      </w:r>
      <w:r w:rsidR="00122FBE">
        <w:rPr>
          <w:rStyle w:val="affff8"/>
          <w:rFonts w:hint="cs"/>
          <w:rtl/>
        </w:rPr>
        <w:t>ד</w:t>
      </w:r>
      <w:r w:rsidRPr="00E3421D">
        <w:rPr>
          <w:rStyle w:val="affff8"/>
          <w:rtl/>
        </w:rPr>
        <w:t>עץ ארז אזוב ותולעת.</w:t>
      </w:r>
    </w:p>
    <w:p w14:paraId="75C932C6" w14:textId="2C54A144" w:rsidR="00B433C9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42ADDD66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קד:</w:t>
      </w:r>
    </w:p>
    <w:p>
      <w:pPr>
        <w:pStyle w:val="MishnaBatzad"/>
        <w:rPr>
          <w:ins w:id="20579" w:author="קלוד" w:date="2026-10-06T10:10:48Z"/>
        </w:rPr>
      </w:pPr>
      <w:ins w:id="20578" w:author="קלוד" w:date="2026-10-06T10:10:48Z">
        <w:r>
          <w:t xml:space="preserve">משנה ג</w:t>
        </w:r>
      </w:ins>
    </w:p>
    <w:p w14:paraId="57566694" w14:textId="219069FC" w:rsidR="00EE14CA" w:rsidRDefault="00B433C9" w:rsidP="00122FBE">
      <w:pPr>
        <w:pStyle w:val="affc"/>
        <w:rPr>
          <w:rStyle w:val="afff1"/>
          <w:rFonts w:ascii="Fb Fontext" w:hAnsi="Fb Fontext"/>
          <w:b/>
          <w:bCs w:val="0"/>
          <w:rtl/>
        </w:rPr>
      </w:pPr>
      <w:bookmarkStart w:id="1177" w:name="_Toc119173156"/>
      <w:bookmarkStart w:id="1178" w:name="_Toc119230250"/>
      <w:r w:rsidRPr="005D5A4C">
        <w:rPr>
          <w:rStyle w:val="affffc"/>
          <w:rtl/>
        </w:rPr>
        <w:t>חלצה ורקקה</w:t>
      </w:r>
      <w:r w:rsidR="00122FBE" w:rsidRPr="005D5A4C">
        <w:rPr>
          <w:rStyle w:val="affffc"/>
          <w:rFonts w:hint="cs"/>
          <w:rtl/>
        </w:rPr>
        <w:t>,</w:t>
      </w:r>
      <w:r w:rsidRPr="005D5A4C">
        <w:rPr>
          <w:rStyle w:val="affffc"/>
          <w:rtl/>
        </w:rPr>
        <w:t xml:space="preserve"> </w:t>
      </w:r>
      <w:r w:rsidR="00122FBE" w:rsidRPr="005D5A4C">
        <w:rPr>
          <w:rStyle w:val="affffc"/>
          <w:rFonts w:hint="cs"/>
          <w:rtl/>
        </w:rPr>
        <w:t>ו</w:t>
      </w:r>
      <w:r w:rsidRPr="005D5A4C">
        <w:rPr>
          <w:rStyle w:val="affffc"/>
          <w:rtl/>
        </w:rPr>
        <w:t>לא קראה</w:t>
      </w:r>
      <w:bookmarkEnd w:id="1177"/>
      <w:bookmarkEnd w:id="1178"/>
      <w:r w:rsidRPr="00C35A2C">
        <w:rPr>
          <w:rStyle w:val="afff1"/>
          <w:rFonts w:ascii="Fb Fontext" w:hAnsi="Fb Fontext"/>
          <w:b/>
          <w:bCs w:val="0"/>
          <w:rtl/>
        </w:rPr>
        <w:t xml:space="preserve"> - חליצתה כשרה</w:t>
      </w:r>
      <w:r w:rsidR="00122FBE">
        <w:rPr>
          <w:rStyle w:val="afff1"/>
          <w:rFonts w:ascii="Fb Fontext" w:hAnsi="Fb Fontext" w:hint="cs"/>
          <w:b/>
          <w:bCs w:val="0"/>
          <w:rtl/>
        </w:rPr>
        <w:t>.</w:t>
      </w:r>
    </w:p>
    <w:p w14:paraId="3D74E6F7" w14:textId="3C3EAFA8" w:rsidR="00B433C9" w:rsidRPr="00C35A2C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bookmarkStart w:id="1179" w:name="_Toc119173157"/>
      <w:bookmarkStart w:id="1180" w:name="_Toc119230251"/>
      <w:r w:rsidRPr="005D5A4C">
        <w:rPr>
          <w:rStyle w:val="affffc"/>
          <w:rtl/>
        </w:rPr>
        <w:t>קראה ורקקה</w:t>
      </w:r>
      <w:r w:rsidR="00122FBE" w:rsidRPr="005D5A4C">
        <w:rPr>
          <w:rStyle w:val="affffc"/>
          <w:rFonts w:hint="cs"/>
          <w:rtl/>
        </w:rPr>
        <w:t>,</w:t>
      </w:r>
      <w:r w:rsidRPr="005D5A4C">
        <w:rPr>
          <w:rStyle w:val="affffc"/>
          <w:rtl/>
        </w:rPr>
        <w:t xml:space="preserve"> </w:t>
      </w:r>
      <w:r w:rsidR="00122FBE" w:rsidRPr="005D5A4C">
        <w:rPr>
          <w:rStyle w:val="affffc"/>
          <w:rFonts w:hint="cs"/>
          <w:rtl/>
        </w:rPr>
        <w:t>ו</w:t>
      </w:r>
      <w:r w:rsidRPr="005D5A4C">
        <w:rPr>
          <w:rStyle w:val="affffc"/>
          <w:rtl/>
        </w:rPr>
        <w:t>לא חלצה</w:t>
      </w:r>
      <w:bookmarkEnd w:id="1179"/>
      <w:bookmarkEnd w:id="1180"/>
      <w:r w:rsidRPr="00C35A2C">
        <w:rPr>
          <w:rStyle w:val="afff1"/>
          <w:rFonts w:ascii="Fb Fontext" w:hAnsi="Fb Fontext"/>
          <w:b/>
          <w:bCs w:val="0"/>
          <w:rtl/>
        </w:rPr>
        <w:t xml:space="preserve"> </w:t>
      </w:r>
      <w:r w:rsidR="00122FBE">
        <w:rPr>
          <w:rStyle w:val="afff1"/>
          <w:rFonts w:ascii="Fb Fontext" w:hAnsi="Fb Fontext" w:hint="cs"/>
          <w:b/>
          <w:bCs w:val="0"/>
          <w:rtl/>
        </w:rPr>
        <w:t>-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חליצתה פסולה.</w:t>
      </w:r>
    </w:p>
    <w:p w14:paraId="48CD5DEF" w14:textId="48A3480C" w:rsidR="00B433C9" w:rsidRPr="00C35A2C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C35A2C">
        <w:rPr>
          <w:rStyle w:val="afff1"/>
          <w:rFonts w:ascii="Fb Fontext" w:hAnsi="Fb Fontext"/>
          <w:b/>
          <w:bCs w:val="0"/>
          <w:rtl/>
        </w:rPr>
        <w:t>חלצה וקראה</w:t>
      </w:r>
      <w:r w:rsidR="00122FBE">
        <w:rPr>
          <w:rStyle w:val="afff1"/>
          <w:rFonts w:ascii="Fb Fontext" w:hAnsi="Fb Fontext" w:hint="cs"/>
          <w:b/>
          <w:bCs w:val="0"/>
          <w:rtl/>
        </w:rPr>
        <w:t>,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</w:t>
      </w:r>
      <w:r w:rsidR="00122FBE">
        <w:rPr>
          <w:rStyle w:val="afff1"/>
          <w:rFonts w:ascii="Fb Fontext" w:hAnsi="Fb Fontext" w:hint="cs"/>
          <w:b/>
          <w:bCs w:val="0"/>
          <w:rtl/>
        </w:rPr>
        <w:t>ו</w:t>
      </w:r>
      <w:r w:rsidRPr="00C35A2C">
        <w:rPr>
          <w:rStyle w:val="afff1"/>
          <w:rFonts w:ascii="Fb Fontext" w:hAnsi="Fb Fontext"/>
          <w:b/>
          <w:bCs w:val="0"/>
          <w:rtl/>
        </w:rPr>
        <w:t>לא רקקה</w:t>
      </w:r>
      <w:r w:rsidR="00122FBE">
        <w:rPr>
          <w:rStyle w:val="afff1"/>
          <w:rFonts w:ascii="Fb Fontext" w:hAnsi="Fb Fontext" w:hint="cs"/>
          <w:b/>
          <w:bCs w:val="0"/>
          <w:rtl/>
        </w:rPr>
        <w:t xml:space="preserve"> -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</w:t>
      </w:r>
      <w:r w:rsidR="00EE14CA" w:rsidRPr="00EE14CA">
        <w:rPr>
          <w:rStyle w:val="affffa"/>
          <w:rFonts w:hint="cs"/>
          <w:rtl/>
        </w:rPr>
        <w:t>ר"א</w:t>
      </w:r>
      <w:r w:rsidRPr="00EE14CA">
        <w:rPr>
          <w:rStyle w:val="affffa"/>
          <w:rtl/>
        </w:rPr>
        <w:t xml:space="preserve">: 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פסולה, </w:t>
      </w:r>
      <w:r w:rsidRPr="00EE14CA">
        <w:rPr>
          <w:rStyle w:val="affffa"/>
          <w:rtl/>
        </w:rPr>
        <w:t>ר"ע</w:t>
      </w:r>
      <w:r w:rsidRPr="00C35A2C">
        <w:rPr>
          <w:rStyle w:val="afff1"/>
          <w:rFonts w:ascii="Fb Fontext" w:hAnsi="Fb Fontext"/>
          <w:b/>
          <w:bCs w:val="0"/>
          <w:rtl/>
        </w:rPr>
        <w:t>: כשרה.</w:t>
      </w:r>
    </w:p>
    <w:p w14:paraId="09996940" w14:textId="0C8812E9" w:rsidR="00B433C9" w:rsidRDefault="00EE14CA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EE14CA">
        <w:rPr>
          <w:rStyle w:val="affffa"/>
          <w:rFonts w:hint="cs"/>
          <w:rtl/>
        </w:rPr>
        <w:t>ר</w:t>
      </w:r>
      <w:r w:rsidR="00122FBE">
        <w:rPr>
          <w:rStyle w:val="affffa"/>
          <w:rFonts w:hint="cs"/>
          <w:rtl/>
        </w:rPr>
        <w:t>"</w:t>
      </w:r>
      <w:r w:rsidRPr="00EE14CA">
        <w:rPr>
          <w:rStyle w:val="affffa"/>
          <w:rFonts w:hint="cs"/>
          <w:rtl/>
        </w:rPr>
        <w:t>א</w:t>
      </w:r>
      <w:r w:rsidR="00B433C9" w:rsidRPr="00EE14CA">
        <w:rPr>
          <w:rStyle w:val="affffa"/>
          <w:rtl/>
        </w:rPr>
        <w:t>:</w:t>
      </w:r>
      <w:r w:rsidR="00B433C9" w:rsidRPr="00EE14CA">
        <w:rPr>
          <w:rStyle w:val="affff1"/>
          <w:rtl/>
        </w:rPr>
        <w:t xml:space="preserve"> </w:t>
      </w:r>
      <w:r w:rsidR="00122FBE">
        <w:rPr>
          <w:rStyle w:val="affff1"/>
          <w:rFonts w:hint="cs"/>
          <w:rtl/>
        </w:rPr>
        <w:t>'</w:t>
      </w:r>
      <w:r w:rsidR="00B433C9" w:rsidRPr="00EE14CA">
        <w:rPr>
          <w:rStyle w:val="affff1"/>
          <w:rtl/>
        </w:rPr>
        <w:t>ככה יעשה</w:t>
      </w:r>
      <w:r w:rsidR="00122FBE">
        <w:rPr>
          <w:rStyle w:val="affff1"/>
          <w:rFonts w:hint="cs"/>
          <w:rtl/>
        </w:rPr>
        <w:t>'</w:t>
      </w:r>
      <w:r w:rsidR="00B433C9" w:rsidRPr="00EE14CA">
        <w:rPr>
          <w:rStyle w:val="affff1"/>
          <w:rtl/>
        </w:rPr>
        <w:t xml:space="preserve"> </w:t>
      </w:r>
      <w:r w:rsidR="00B433C9" w:rsidRPr="00C35A2C">
        <w:rPr>
          <w:rStyle w:val="afff1"/>
          <w:rFonts w:ascii="Fb Fontext" w:hAnsi="Fb Fontext"/>
          <w:b/>
          <w:bCs w:val="0"/>
          <w:rtl/>
        </w:rPr>
        <w:t>- כל שהוא מעשה</w:t>
      </w:r>
      <w:r w:rsidR="00122FBE">
        <w:rPr>
          <w:rStyle w:val="afff1"/>
          <w:rFonts w:ascii="Fb Fontext" w:hAnsi="Fb Fontext" w:hint="cs"/>
          <w:b/>
          <w:bCs w:val="0"/>
          <w:rtl/>
        </w:rPr>
        <w:t>,</w:t>
      </w:r>
      <w:r w:rsidR="00B433C9" w:rsidRPr="00C35A2C">
        <w:rPr>
          <w:rStyle w:val="afff1"/>
          <w:rFonts w:ascii="Fb Fontext" w:hAnsi="Fb Fontext"/>
          <w:b/>
          <w:bCs w:val="0"/>
          <w:rtl/>
        </w:rPr>
        <w:t xml:space="preserve"> מעכב!</w:t>
      </w:r>
    </w:p>
    <w:p w14:paraId="5D678468" w14:textId="23B91AAF" w:rsidR="00B433C9" w:rsidRPr="00177A98" w:rsidRDefault="00B433C9" w:rsidP="007C50EB">
      <w:pPr>
        <w:pStyle w:val="affc"/>
        <w:rPr>
          <w:rStyle w:val="afff1"/>
          <w:rFonts w:ascii="Fb Fontext" w:hAnsi="Fb Fontext"/>
          <w:b/>
          <w:bCs w:val="0"/>
          <w:spacing w:val="6"/>
          <w:rtl/>
        </w:rPr>
      </w:pPr>
      <w:r w:rsidRPr="00EE14CA">
        <w:rPr>
          <w:rStyle w:val="affffa"/>
          <w:rtl/>
        </w:rPr>
        <w:t>ר</w:t>
      </w:r>
      <w:r w:rsidR="00EE14CA" w:rsidRPr="00EE14CA">
        <w:rPr>
          <w:rStyle w:val="affffa"/>
          <w:rFonts w:hint="cs"/>
          <w:rtl/>
        </w:rPr>
        <w:t>"ע</w:t>
      </w:r>
      <w:r w:rsidRPr="00EE14CA">
        <w:rPr>
          <w:rStyle w:val="affffa"/>
          <w:rtl/>
        </w:rPr>
        <w:t>: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 xml:space="preserve"> </w:t>
      </w:r>
      <w:r w:rsidR="00122FBE">
        <w:rPr>
          <w:rStyle w:val="afff1"/>
          <w:rFonts w:ascii="Fb Fontext" w:hAnsi="Fb Fontext" w:hint="cs"/>
          <w:b/>
          <w:bCs w:val="0"/>
          <w:spacing w:val="6"/>
          <w:rtl/>
        </w:rPr>
        <w:t>'</w:t>
      </w:r>
      <w:r w:rsidRPr="00EE14CA">
        <w:rPr>
          <w:rStyle w:val="affff1"/>
          <w:rtl/>
        </w:rPr>
        <w:t>ככה יעשה לאיש</w:t>
      </w:r>
      <w:r w:rsidR="00122FBE">
        <w:rPr>
          <w:rStyle w:val="affff1"/>
          <w:rFonts w:hint="cs"/>
          <w:rtl/>
        </w:rPr>
        <w:t>'</w:t>
      </w:r>
      <w:r w:rsidRPr="00EE14CA">
        <w:rPr>
          <w:rStyle w:val="affff1"/>
          <w:rtl/>
        </w:rPr>
        <w:t xml:space="preserve"> 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>- כל שהוא מעשה באיש</w:t>
      </w:r>
      <w:r w:rsidR="00122FBE">
        <w:rPr>
          <w:rStyle w:val="afff1"/>
          <w:rFonts w:ascii="Fb Fontext" w:hAnsi="Fb Fontext" w:hint="cs"/>
          <w:b/>
          <w:bCs w:val="0"/>
          <w:spacing w:val="6"/>
          <w:rtl/>
        </w:rPr>
        <w:t>!</w:t>
      </w:r>
    </w:p>
    <w:p w14:paraId="674F608C" w14:textId="06A6AC42" w:rsidR="00B433C9" w:rsidRPr="00C35A2C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bookmarkStart w:id="1181" w:name="_Toc119173158"/>
      <w:bookmarkStart w:id="1182" w:name="_Toc119230252"/>
      <w:r w:rsidRPr="005D5A4C">
        <w:rPr>
          <w:rStyle w:val="affffc"/>
          <w:rtl/>
        </w:rPr>
        <w:lastRenderedPageBreak/>
        <w:t>חרש שנחלץ,</w:t>
      </w:r>
      <w:bookmarkEnd w:id="1181"/>
      <w:bookmarkEnd w:id="1182"/>
      <w:r w:rsidRPr="00C35A2C">
        <w:rPr>
          <w:rStyle w:val="afff1"/>
          <w:rFonts w:ascii="Fb Fontext" w:hAnsi="Fb Fontext"/>
          <w:b/>
          <w:bCs w:val="0"/>
          <w:rtl/>
        </w:rPr>
        <w:t xml:space="preserve"> חרשת שחלצה, חולצת לקטן - פסולה.</w:t>
      </w:r>
    </w:p>
    <w:p w14:paraId="6B37C1BC" w14:textId="68706579" w:rsidR="00B433C9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C35A2C">
        <w:rPr>
          <w:rStyle w:val="afff1"/>
          <w:rFonts w:ascii="Fb Fontext" w:hAnsi="Fb Fontext"/>
          <w:b/>
          <w:bCs w:val="0"/>
          <w:rtl/>
        </w:rPr>
        <w:t>קטנה שחלצה - תחלוץ משתגדיל, ואם לא חלצה - פסולה.</w:t>
      </w:r>
    </w:p>
    <w:p w14:paraId="55103232" w14:textId="054746F6" w:rsidR="00B433C9" w:rsidRPr="00177A98" w:rsidRDefault="00B433C9" w:rsidP="007C50EB">
      <w:pPr>
        <w:pStyle w:val="affc"/>
        <w:rPr>
          <w:rStyle w:val="afff1"/>
          <w:rFonts w:ascii="Fb Fontext" w:hAnsi="Fb Fontext"/>
          <w:b/>
          <w:bCs w:val="0"/>
          <w:spacing w:val="6"/>
          <w:rtl/>
        </w:rPr>
      </w:pPr>
      <w:r w:rsidRPr="00177A98">
        <w:rPr>
          <w:rStyle w:val="afff1"/>
          <w:rFonts w:ascii="Fb Fontext" w:hAnsi="Fb Fontext"/>
          <w:b/>
          <w:bCs w:val="0"/>
          <w:spacing w:val="6"/>
          <w:rtl/>
        </w:rPr>
        <w:t>חלצה ב</w:t>
      </w:r>
      <w:r w:rsidR="00122FBE">
        <w:rPr>
          <w:rStyle w:val="afff1"/>
          <w:rFonts w:ascii="Fb Fontext" w:hAnsi="Fb Fontext" w:hint="cs"/>
          <w:b/>
          <w:bCs w:val="0"/>
          <w:spacing w:val="6"/>
          <w:rtl/>
        </w:rPr>
        <w:t>ב',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 xml:space="preserve"> או ב</w:t>
      </w:r>
      <w:r w:rsidR="00122FBE">
        <w:rPr>
          <w:rStyle w:val="afff1"/>
          <w:rFonts w:ascii="Fb Fontext" w:hAnsi="Fb Fontext" w:hint="cs"/>
          <w:b/>
          <w:bCs w:val="0"/>
          <w:spacing w:val="6"/>
          <w:rtl/>
        </w:rPr>
        <w:t>ג'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 xml:space="preserve"> ואחד מהן קרוב או פסול - פסולה,</w:t>
      </w:r>
    </w:p>
    <w:p w14:paraId="04D71E62" w14:textId="22EA3CB8" w:rsidR="00B433C9" w:rsidRPr="00B81C5A" w:rsidRDefault="00B433C9" w:rsidP="00122FBE">
      <w:pPr>
        <w:pStyle w:val="affc"/>
        <w:rPr>
          <w:b/>
          <w:spacing w:val="4"/>
          <w:rtl/>
        </w:rPr>
      </w:pPr>
      <w:r w:rsidRPr="00EE14CA">
        <w:rPr>
          <w:rStyle w:val="affffa"/>
          <w:rtl/>
        </w:rPr>
        <w:t>ר</w:t>
      </w:r>
      <w:r w:rsidR="00122FBE">
        <w:rPr>
          <w:rStyle w:val="affffa"/>
          <w:rFonts w:hint="cs"/>
          <w:rtl/>
        </w:rPr>
        <w:t>"</w:t>
      </w:r>
      <w:r w:rsidRPr="00EE14CA">
        <w:rPr>
          <w:rStyle w:val="affffa"/>
          <w:rtl/>
        </w:rPr>
        <w:t>ש וריוה</w:t>
      </w:r>
      <w:r w:rsidR="00122FBE">
        <w:rPr>
          <w:rStyle w:val="affffa"/>
          <w:rFonts w:hint="cs"/>
          <w:rtl/>
        </w:rPr>
        <w:t>"</w:t>
      </w:r>
      <w:r w:rsidRPr="00EE14CA">
        <w:rPr>
          <w:rStyle w:val="affffa"/>
          <w:rtl/>
        </w:rPr>
        <w:t>ס</w:t>
      </w:r>
      <w:r w:rsidR="00122FBE">
        <w:rPr>
          <w:rStyle w:val="afff1"/>
          <w:rFonts w:ascii="Fb Fontext" w:hAnsi="Fb Fontext" w:hint="cs"/>
          <w:b/>
          <w:bCs w:val="0"/>
          <w:rtl/>
        </w:rPr>
        <w:t>: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מכשירין</w:t>
      </w:r>
      <w:r w:rsidR="00122FBE">
        <w:rPr>
          <w:rStyle w:val="afff1"/>
          <w:rFonts w:ascii="Fb Fontext" w:hAnsi="Fb Fontext" w:hint="cs"/>
          <w:b/>
          <w:bCs w:val="0"/>
          <w:rtl/>
        </w:rPr>
        <w:t>,</w:t>
      </w:r>
      <w:r w:rsidR="00122FBE">
        <w:rPr>
          <w:rStyle w:val="afff1"/>
          <w:rFonts w:ascii="Fb Fontext" w:hAnsi="Fb Fontext" w:hint="cs"/>
          <w:b/>
          <w:bCs w:val="0"/>
          <w:spacing w:val="4"/>
          <w:rtl/>
        </w:rPr>
        <w:t xml:space="preserve"> </w:t>
      </w:r>
      <w:r w:rsidR="00122FBE">
        <w:rPr>
          <w:rStyle w:val="afff1"/>
          <w:rFonts w:ascii="Fb Fontext" w:hAnsi="Fb Fontext"/>
          <w:b/>
          <w:bCs w:val="0"/>
          <w:rtl/>
        </w:rPr>
        <w:tab/>
      </w:r>
      <w:r w:rsidR="00122FBE">
        <w:rPr>
          <w:rStyle w:val="afff1"/>
          <w:rFonts w:ascii="Fb Fontext" w:hAnsi="Fb Fontext"/>
          <w:b/>
          <w:bCs w:val="0"/>
          <w:rtl/>
        </w:rPr>
        <w:tab/>
      </w:r>
      <w:r w:rsidR="00122FBE">
        <w:rPr>
          <w:rStyle w:val="afff1"/>
          <w:rFonts w:ascii="Fb Fontext" w:hAnsi="Fb Fontext" w:hint="cs"/>
          <w:b/>
          <w:bCs w:val="0"/>
          <w:rtl/>
        </w:rPr>
        <w:t xml:space="preserve"> </w:t>
      </w:r>
      <w:r w:rsidRPr="00B81C5A">
        <w:rPr>
          <w:rStyle w:val="afff1"/>
          <w:rFonts w:ascii="Fb Fontext" w:hAnsi="Fb Fontext"/>
          <w:b/>
          <w:bCs w:val="0"/>
          <w:spacing w:val="4"/>
          <w:rtl/>
        </w:rPr>
        <w:t xml:space="preserve">מעשה שחלץ בינו לבינה </w:t>
      </w:r>
      <w:r w:rsidRPr="004F79D6">
        <w:rPr>
          <w:rStyle w:val="affffa"/>
          <w:rtl/>
        </w:rPr>
        <w:t>והכשיר</w:t>
      </w:r>
      <w:r w:rsidR="00122FBE" w:rsidRPr="004F79D6">
        <w:rPr>
          <w:rStyle w:val="affffa"/>
          <w:rtl/>
        </w:rPr>
        <w:t xml:space="preserve"> ר"ע.</w:t>
      </w:r>
    </w:p>
    <w:p w14:paraId="59A1CCD5" w14:textId="3B79806F" w:rsidR="00B433C9" w:rsidRDefault="00D864A7" w:rsidP="00B55EDF">
      <w:pPr>
        <w:rPr>
          <w:rFonts w:ascii="Fb Fontext" w:hAnsi="Fb Fontext"/>
          <w:spacing w:val="-6"/>
          <w:rtl/>
        </w:rPr>
      </w:pPr>
      <w:r>
        <w:rPr>
          <w:rStyle w:val="affff5"/>
          <w:rFonts w:hint="cs"/>
          <w:rtl/>
        </w:rPr>
        <w:t xml:space="preserve">למסקנא, </w:t>
      </w:r>
      <w:r w:rsidR="00B433C9" w:rsidRPr="00402245">
        <w:rPr>
          <w:rStyle w:val="affff5"/>
          <w:rtl/>
        </w:rPr>
        <w:t>אסיפא:</w:t>
      </w:r>
      <w:r w:rsidR="00B433C9" w:rsidRPr="00AC7749">
        <w:rPr>
          <w:rFonts w:ascii="Fb Fontext" w:hAnsi="Fb Fontext"/>
          <w:spacing w:val="-6"/>
          <w:rtl/>
        </w:rPr>
        <w:t xml:space="preserve"> </w:t>
      </w:r>
      <w:r>
        <w:rPr>
          <w:rFonts w:ascii="Fb Fontext" w:hAnsi="Fb Fontext" w:hint="cs"/>
          <w:spacing w:val="-6"/>
          <w:rtl/>
        </w:rPr>
        <w:t>ד</w:t>
      </w:r>
      <w:r w:rsidR="00B433C9" w:rsidRPr="00AC7749">
        <w:rPr>
          <w:rFonts w:ascii="Fb Fontext" w:hAnsi="Fb Fontext"/>
          <w:spacing w:val="-6"/>
          <w:rtl/>
        </w:rPr>
        <w:t>חרש שנחלץ והחרשת שחלצה</w:t>
      </w:r>
      <w:r>
        <w:rPr>
          <w:rFonts w:ascii="Fb Fontext" w:hAnsi="Fb Fontext" w:hint="cs"/>
          <w:spacing w:val="-6"/>
          <w:rtl/>
        </w:rPr>
        <w:t>..</w:t>
      </w:r>
      <w:r w:rsidR="00B433C9" w:rsidRPr="00AC7749">
        <w:rPr>
          <w:rFonts w:ascii="Fb Fontext" w:hAnsi="Fb Fontext"/>
          <w:spacing w:val="-6"/>
          <w:rtl/>
        </w:rPr>
        <w:t xml:space="preserve"> פסולה</w:t>
      </w:r>
      <w:r>
        <w:rPr>
          <w:rFonts w:ascii="Fb Fontext" w:hAnsi="Fb Fontext" w:hint="cs"/>
          <w:spacing w:val="-6"/>
          <w:rtl/>
        </w:rPr>
        <w:t>,</w:t>
      </w:r>
    </w:p>
    <w:p w14:paraId="1BDE119F" w14:textId="51AB2DB5" w:rsidR="00D864A7" w:rsidRPr="00D864A7" w:rsidRDefault="00D864A7" w:rsidP="00E3421D">
      <w:pPr>
        <w:pStyle w:val="affff7"/>
        <w:jc w:val="center"/>
        <w:rPr>
          <w:rtl/>
        </w:rPr>
      </w:pPr>
      <w:r>
        <w:rPr>
          <w:rFonts w:hint="cs"/>
          <w:rtl/>
        </w:rPr>
        <w:t xml:space="preserve">- </w:t>
      </w:r>
      <w:r w:rsidRPr="00E3421D">
        <w:rPr>
          <w:rStyle w:val="affff5"/>
          <w:rFonts w:hint="eastAsia"/>
          <w:rtl/>
        </w:rPr>
        <w:t>וכ</w:t>
      </w:r>
      <w:r>
        <w:rPr>
          <w:rStyle w:val="affff5"/>
          <w:rFonts w:hint="cs"/>
          <w:rtl/>
        </w:rPr>
        <w:t>טעם</w:t>
      </w:r>
      <w:r w:rsidRPr="00D864A7">
        <w:rPr>
          <w:rStyle w:val="affff5"/>
          <w:rtl/>
        </w:rPr>
        <w:t xml:space="preserve"> ר</w:t>
      </w:r>
      <w:r w:rsidRPr="00E3421D">
        <w:rPr>
          <w:rStyle w:val="affff5"/>
          <w:rtl/>
        </w:rPr>
        <w:t>'</w:t>
      </w:r>
      <w:r w:rsidRPr="00D864A7">
        <w:rPr>
          <w:rStyle w:val="affff5"/>
          <w:rtl/>
        </w:rPr>
        <w:t xml:space="preserve"> ינאי:</w:t>
      </w:r>
      <w:r w:rsidRPr="00D864A7">
        <w:rPr>
          <w:rtl/>
        </w:rPr>
        <w:t xml:space="preserve"> לפי שאינו </w:t>
      </w:r>
      <w:r w:rsidRPr="00E3421D">
        <w:rPr>
          <w:rStyle w:val="affff1"/>
          <w:rtl/>
        </w:rPr>
        <w:t>ב'אמר' ו'אמרה'</w:t>
      </w:r>
      <w:r>
        <w:rPr>
          <w:rFonts w:hint="cs"/>
          <w:rtl/>
        </w:rPr>
        <w:t xml:space="preserve"> -</w:t>
      </w:r>
    </w:p>
    <w:p w14:paraId="2F3BDD8C" w14:textId="083A9078" w:rsidR="00B433C9" w:rsidRPr="00C35A2C" w:rsidRDefault="00D864A7" w:rsidP="00B55EDF">
      <w:pPr>
        <w:rPr>
          <w:rFonts w:ascii="Fb Fontext" w:hAnsi="Fb Fontext"/>
          <w:rtl/>
        </w:rPr>
      </w:pPr>
      <w:r w:rsidRPr="00E3421D">
        <w:rPr>
          <w:rStyle w:val="affff5"/>
          <w:rFonts w:hint="eastAsia"/>
          <w:rtl/>
        </w:rPr>
        <w:t>ע</w:t>
      </w:r>
      <w:r w:rsidRPr="00E3421D">
        <w:rPr>
          <w:rStyle w:val="affff5"/>
          <w:rtl/>
        </w:rPr>
        <w:t>"</w:t>
      </w:r>
      <w:r>
        <w:rPr>
          <w:rStyle w:val="affff5"/>
          <w:rFonts w:hint="cs"/>
          <w:rtl/>
        </w:rPr>
        <w:t>ז</w:t>
      </w:r>
      <w:r>
        <w:rPr>
          <w:rFonts w:ascii="Fb Fontext" w:hAnsi="Fb Fontext" w:hint="cs"/>
          <w:spacing w:val="-6"/>
          <w:rtl/>
        </w:rPr>
        <w:t xml:space="preserve"> </w:t>
      </w:r>
      <w:r w:rsidR="00B433C9" w:rsidRPr="00402245">
        <w:rPr>
          <w:rStyle w:val="affff5"/>
          <w:rtl/>
        </w:rPr>
        <w:t>רבא: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כיון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ש'</w:t>
      </w:r>
      <w:r w:rsidR="00B433C9" w:rsidRPr="00C35A2C">
        <w:rPr>
          <w:rFonts w:ascii="Fb Fontext" w:hAnsi="Fb Fontext"/>
          <w:sz w:val="32"/>
          <w:rtl/>
        </w:rPr>
        <w:t>קרייה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 xml:space="preserve"> מעכבא,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אלם ואלמת -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חליצתן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פסולה</w:t>
      </w:r>
      <w:r w:rsidR="00B433C9" w:rsidRPr="00C35A2C">
        <w:rPr>
          <w:rFonts w:ascii="Fb Fontext" w:hAnsi="Fb Fontext"/>
          <w:sz w:val="32"/>
          <w:rtl/>
        </w:rPr>
        <w:t>.</w:t>
      </w:r>
    </w:p>
    <w:p w14:paraId="1F9AE33E" w14:textId="253A81CA" w:rsidR="00DC147E" w:rsidRPr="00C35A2C" w:rsidRDefault="00B433C9" w:rsidP="00DC147E">
      <w:pPr>
        <w:rPr>
          <w:rFonts w:ascii="Fb Fontext" w:hAnsi="Fb Fontext"/>
          <w:rtl/>
        </w:rPr>
      </w:pPr>
      <w:r w:rsidRPr="00402245">
        <w:rPr>
          <w:rStyle w:val="affff5"/>
          <w:rtl/>
        </w:rPr>
        <w:t>ו</w:t>
      </w:r>
      <w:r w:rsidR="00D864A7">
        <w:rPr>
          <w:rStyle w:val="affff5"/>
          <w:rFonts w:hint="cs"/>
          <w:rtl/>
        </w:rPr>
        <w:t>רישא</w:t>
      </w:r>
      <w:r w:rsidRPr="00402245">
        <w:rPr>
          <w:rStyle w:val="affff5"/>
          <w:rtl/>
        </w:rPr>
        <w:t xml:space="preserve"> </w:t>
      </w:r>
      <w:r w:rsidR="00D864A7">
        <w:rPr>
          <w:rStyle w:val="affff5"/>
          <w:rFonts w:hint="cs"/>
          <w:rtl/>
        </w:rPr>
        <w:t>ש</w:t>
      </w:r>
      <w:r w:rsidR="00DC147E">
        <w:rPr>
          <w:rStyle w:val="affff5"/>
          <w:rFonts w:hint="cs"/>
          <w:rtl/>
        </w:rPr>
        <w:t xml:space="preserve">קרייה </w:t>
      </w:r>
      <w:r w:rsidR="00D864A7">
        <w:rPr>
          <w:rStyle w:val="affff5"/>
          <w:rFonts w:hint="cs"/>
          <w:rtl/>
        </w:rPr>
        <w:t xml:space="preserve">לא מעכב </w:t>
      </w:r>
      <w:r w:rsidRPr="00402245">
        <w:rPr>
          <w:rStyle w:val="affff5"/>
          <w:rtl/>
        </w:rPr>
        <w:t>כר"</w:t>
      </w:r>
      <w:r w:rsidRPr="00402245">
        <w:rPr>
          <w:rStyle w:val="affff5"/>
          <w:rFonts w:hint="cs"/>
          <w:rtl/>
        </w:rPr>
        <w:t>ז</w:t>
      </w:r>
      <w:r w:rsidR="00EE14CA">
        <w:rPr>
          <w:rStyle w:val="affff5"/>
          <w:rFonts w:hint="cs"/>
          <w:rtl/>
        </w:rPr>
        <w:t>:</w:t>
      </w:r>
      <w:r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/>
          <w:rtl/>
        </w:rPr>
        <w:t xml:space="preserve">הראוי לבילה </w:t>
      </w:r>
      <w:r w:rsidRPr="00C35A2C">
        <w:rPr>
          <w:rFonts w:ascii="Fb Fontext" w:hAnsi="Fb Fontext"/>
          <w:rtl/>
        </w:rPr>
        <w:t>אין בילה מעכבת בו</w:t>
      </w:r>
      <w:r w:rsidR="00DC147E">
        <w:rPr>
          <w:rFonts w:ascii="Fb Fontext" w:hAnsi="Fb Fontext" w:hint="cs"/>
          <w:rtl/>
        </w:rPr>
        <w:t>...</w:t>
      </w:r>
    </w:p>
    <w:p w14:paraId="244016B9" w14:textId="77777777" w:rsidR="00AA63C2" w:rsidRDefault="00B433C9" w:rsidP="00615A60">
      <w:pPr>
        <w:pStyle w:val="aff2"/>
        <w:rPr>
          <w:rFonts w:ascii="FrankRuehl" w:hAnsi="FrankRuehl"/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266C7534" w14:textId="56D77F6B" w:rsidR="00B433C9" w:rsidRPr="003359F8" w:rsidRDefault="00DC147E" w:rsidP="00AA63C2">
      <w:pPr>
        <w:rPr>
          <w:spacing w:val="-4"/>
          <w:rtl/>
        </w:rPr>
      </w:pPr>
      <w:r w:rsidRPr="003359F8">
        <w:rPr>
          <w:rFonts w:hint="cs"/>
          <w:spacing w:val="-4"/>
          <w:rtl/>
        </w:rPr>
        <w:t xml:space="preserve">א. </w:t>
      </w:r>
      <w:r w:rsidRPr="003359F8">
        <w:rPr>
          <w:rStyle w:val="affff3"/>
          <w:rFonts w:hint="cs"/>
          <w:spacing w:val="-4"/>
          <w:rtl/>
        </w:rPr>
        <w:t>אם רקיקה פוסלת</w:t>
      </w:r>
      <w:r w:rsidRPr="003359F8">
        <w:rPr>
          <w:rFonts w:hint="cs"/>
          <w:spacing w:val="-4"/>
          <w:rtl/>
        </w:rPr>
        <w:t xml:space="preserve"> </w:t>
      </w:r>
      <w:r w:rsidRPr="003359F8">
        <w:rPr>
          <w:rStyle w:val="affff8"/>
          <w:rFonts w:hint="eastAsia"/>
          <w:spacing w:val="-4"/>
          <w:rtl/>
        </w:rPr>
        <w:t>על</w:t>
      </w:r>
      <w:r w:rsidRPr="003359F8">
        <w:rPr>
          <w:rStyle w:val="affff8"/>
          <w:spacing w:val="-4"/>
          <w:rtl/>
        </w:rPr>
        <w:t xml:space="preserve"> </w:t>
      </w:r>
      <w:r w:rsidRPr="003359F8">
        <w:rPr>
          <w:rStyle w:val="affff8"/>
          <w:rFonts w:hint="eastAsia"/>
          <w:spacing w:val="-4"/>
          <w:rtl/>
        </w:rPr>
        <w:t>האחין</w:t>
      </w:r>
      <w:r w:rsidRPr="003359F8">
        <w:rPr>
          <w:rStyle w:val="affff8"/>
          <w:spacing w:val="-4"/>
          <w:rtl/>
        </w:rPr>
        <w:t>,</w:t>
      </w:r>
      <w:r w:rsidRPr="003359F8">
        <w:rPr>
          <w:rFonts w:hint="cs"/>
          <w:spacing w:val="-4"/>
          <w:rtl/>
        </w:rPr>
        <w:t xml:space="preserve"> ב. </w:t>
      </w:r>
      <w:r w:rsidRPr="003359F8">
        <w:rPr>
          <w:rStyle w:val="affff3"/>
          <w:rFonts w:hint="cs"/>
          <w:spacing w:val="-4"/>
          <w:rtl/>
        </w:rPr>
        <w:t>ואם צריכה לרוק שוב</w:t>
      </w:r>
      <w:r w:rsidRPr="003359F8">
        <w:rPr>
          <w:rFonts w:hint="cs"/>
          <w:spacing w:val="-4"/>
          <w:rtl/>
        </w:rPr>
        <w:t xml:space="preserve"> </w:t>
      </w:r>
      <w:r w:rsidRPr="003359F8">
        <w:rPr>
          <w:rStyle w:val="affff8"/>
          <w:rFonts w:hint="eastAsia"/>
          <w:spacing w:val="-4"/>
          <w:rtl/>
        </w:rPr>
        <w:t>אחר</w:t>
      </w:r>
      <w:r w:rsidRPr="003359F8">
        <w:rPr>
          <w:rStyle w:val="affff8"/>
          <w:spacing w:val="-4"/>
          <w:rtl/>
        </w:rPr>
        <w:t xml:space="preserve"> </w:t>
      </w:r>
      <w:r w:rsidRPr="003359F8">
        <w:rPr>
          <w:rStyle w:val="affff8"/>
          <w:rFonts w:hint="eastAsia"/>
          <w:spacing w:val="-4"/>
          <w:rtl/>
        </w:rPr>
        <w:t>החליצה</w:t>
      </w:r>
    </w:p>
    <w:p w14:paraId="060B7C57" w14:textId="40788E13" w:rsidR="00B433C9" w:rsidRDefault="00B433C9" w:rsidP="00DC147E">
      <w:pPr>
        <w:rPr>
          <w:rFonts w:ascii="Fb Fontext" w:hAnsi="Fb Fontext"/>
          <w:sz w:val="32"/>
          <w:rtl/>
        </w:rPr>
      </w:pPr>
      <w:r w:rsidRPr="00402245">
        <w:rPr>
          <w:rStyle w:val="affff5"/>
          <w:rFonts w:hint="cs"/>
          <w:rtl/>
        </w:rPr>
        <w:t>ל</w:t>
      </w:r>
      <w:r w:rsidRPr="00402245">
        <w:rPr>
          <w:rStyle w:val="affff5"/>
          <w:rtl/>
        </w:rPr>
        <w:t>אבוה דשמואל:</w:t>
      </w:r>
      <w:r w:rsidRPr="003F3A85">
        <w:rPr>
          <w:rStyle w:val="afff1"/>
          <w:rFonts w:ascii="Fb Fontext" w:hAnsi="Fb Fontext" w:cs="PFT_Frank"/>
          <w:szCs w:val="14"/>
          <w:rtl/>
        </w:rPr>
        <w:t xml:space="preserve"> </w:t>
      </w:r>
      <w:r w:rsidRPr="00D1637C">
        <w:rPr>
          <w:rFonts w:cs="PFT_Frank"/>
          <w:bCs/>
          <w:szCs w:val="14"/>
          <w:rtl/>
        </w:rPr>
        <w:t xml:space="preserve">יבמה שרקקה </w:t>
      </w:r>
      <w:r w:rsidR="00DC147E" w:rsidRPr="00D1637C">
        <w:rPr>
          <w:rFonts w:cs="PFT_Frank"/>
          <w:bCs/>
          <w:szCs w:val="14"/>
          <w:rtl/>
        </w:rPr>
        <w:t xml:space="preserve">- </w:t>
      </w:r>
      <w:r w:rsidRPr="00D1637C">
        <w:rPr>
          <w:rFonts w:cs="PFT_Frank"/>
          <w:bCs/>
          <w:szCs w:val="14"/>
          <w:rtl/>
        </w:rPr>
        <w:t>תחלוץ</w:t>
      </w:r>
      <w:r w:rsidR="00DC147E">
        <w:rPr>
          <w:rFonts w:hint="cs"/>
          <w:rtl/>
        </w:rPr>
        <w:t>,</w:t>
      </w:r>
      <w:r w:rsidR="00DC147E">
        <w:rPr>
          <w:rFonts w:ascii="Fb Fontext" w:hAnsi="Fb Fontext" w:hint="cs"/>
          <w:sz w:val="32"/>
          <w:rtl/>
        </w:rPr>
        <w:t xml:space="preserve"> </w:t>
      </w:r>
      <w:r w:rsidRPr="00E3421D">
        <w:rPr>
          <w:rStyle w:val="affff8"/>
          <w:rFonts w:hint="eastAsia"/>
          <w:rtl/>
        </w:rPr>
        <w:t>ד</w:t>
      </w:r>
      <w:r w:rsidR="00DC147E" w:rsidRPr="00E3421D">
        <w:rPr>
          <w:rStyle w:val="affff8"/>
          <w:rFonts w:hint="eastAsia"/>
          <w:rtl/>
        </w:rPr>
        <w:t>נ</w:t>
      </w:r>
      <w:r w:rsidRPr="00E3421D">
        <w:rPr>
          <w:rStyle w:val="affff8"/>
          <w:rFonts w:hint="eastAsia"/>
          <w:rtl/>
        </w:rPr>
        <w:t>פסלה</w:t>
      </w:r>
      <w:r w:rsidRPr="00E3421D">
        <w:rPr>
          <w:rStyle w:val="affff8"/>
          <w:rtl/>
        </w:rPr>
        <w:t xml:space="preserve"> על </w:t>
      </w:r>
      <w:r w:rsidRPr="00E3421D">
        <w:rPr>
          <w:rStyle w:val="affff8"/>
          <w:rFonts w:hint="eastAsia"/>
          <w:rtl/>
        </w:rPr>
        <w:t>אחין</w:t>
      </w:r>
      <w:r w:rsidR="00DC147E">
        <w:rPr>
          <w:rFonts w:ascii="Fb Fontext" w:hAnsi="Fb Fontext" w:hint="cs"/>
          <w:sz w:val="32"/>
          <w:rtl/>
        </w:rPr>
        <w:t>.</w:t>
      </w:r>
    </w:p>
    <w:p w14:paraId="6B00D6AC" w14:textId="4C8AF7F3" w:rsidR="00CD357D" w:rsidRPr="00D238B7" w:rsidRDefault="00F5326D" w:rsidP="00CD357D">
      <w:pPr>
        <w:rPr>
          <w:rStyle w:val="affff5"/>
          <w:rtl/>
        </w:rPr>
      </w:pPr>
      <w:r>
        <w:rPr>
          <w:rStyle w:val="affff5"/>
          <w:rFonts w:hint="cs"/>
          <w:rtl/>
        </w:rPr>
        <w:t xml:space="preserve">א. </w:t>
      </w:r>
      <w:r w:rsidR="00CD357D">
        <w:rPr>
          <w:rStyle w:val="affff5"/>
          <w:rFonts w:hint="cs"/>
          <w:rtl/>
        </w:rPr>
        <w:t>כ</w:t>
      </w:r>
      <w:r>
        <w:rPr>
          <w:rStyle w:val="affff5"/>
          <w:rFonts w:hint="cs"/>
          <w:rtl/>
        </w:rPr>
        <w:t xml:space="preserve">ר"א </w:t>
      </w:r>
      <w:r w:rsidR="00CD357D">
        <w:rPr>
          <w:rStyle w:val="affff5"/>
          <w:rFonts w:hint="cs"/>
          <w:rtl/>
        </w:rPr>
        <w:t>[</w:t>
      </w:r>
      <w:r>
        <w:rPr>
          <w:rStyle w:val="affff5"/>
          <w:rFonts w:hint="cs"/>
          <w:rtl/>
        </w:rPr>
        <w:t>דמעכב]</w:t>
      </w:r>
      <w:r w:rsidR="00CD357D">
        <w:rPr>
          <w:rStyle w:val="affff5"/>
          <w:rFonts w:hint="cs"/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="00CD357D">
        <w:rPr>
          <w:rStyle w:val="affff5"/>
          <w:rFonts w:hint="cs"/>
          <w:rtl/>
        </w:rPr>
        <w:t>וכ</w:t>
      </w:r>
      <w:r>
        <w:rPr>
          <w:rStyle w:val="affff5"/>
          <w:rFonts w:hint="cs"/>
          <w:rtl/>
        </w:rPr>
        <w:t>רבי</w:t>
      </w:r>
      <w:r w:rsidR="008B6BA1">
        <w:rPr>
          <w:rStyle w:val="affff5"/>
          <w:rFonts w:hint="cs"/>
          <w:rtl/>
        </w:rPr>
        <w:t>:</w:t>
      </w:r>
      <w:r w:rsidR="00B433C9" w:rsidRPr="008B6BA1">
        <w:rPr>
          <w:rStyle w:val="affff5"/>
          <w:rFonts w:hint="cs"/>
          <w:rtl/>
        </w:rPr>
        <w:t xml:space="preserve"> </w:t>
      </w:r>
      <w:r w:rsidRPr="00E3421D">
        <w:rPr>
          <w:rFonts w:hint="eastAsia"/>
          <w:rtl/>
        </w:rPr>
        <w:t>ד</w:t>
      </w:r>
      <w:r w:rsidR="00CD357D">
        <w:rPr>
          <w:rFonts w:ascii="Fb Fontext" w:hAnsi="Fb Fontext" w:hint="cs"/>
          <w:sz w:val="32"/>
          <w:rtl/>
        </w:rPr>
        <w:t>ב'</w:t>
      </w:r>
      <w:r w:rsidR="00B433C9" w:rsidRPr="00C35A2C">
        <w:rPr>
          <w:rFonts w:ascii="Fb Fontext" w:hAnsi="Fb Fontext"/>
          <w:sz w:val="32"/>
          <w:rtl/>
        </w:rPr>
        <w:t xml:space="preserve"> דברים המתירין -</w:t>
      </w:r>
      <w:r w:rsidR="00CD357D"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מעלין זה בלא זה</w:t>
      </w:r>
      <w:r>
        <w:rPr>
          <w:rFonts w:ascii="Fb Fontext" w:hAnsi="Fb Fontext" w:hint="cs"/>
          <w:sz w:val="32"/>
          <w:rtl/>
        </w:rPr>
        <w:t>,</w:t>
      </w:r>
    </w:p>
    <w:p w14:paraId="60F782B6" w14:textId="095F8481" w:rsidR="005268FE" w:rsidRDefault="00B433C9" w:rsidP="00E3421D">
      <w:pPr>
        <w:jc w:val="center"/>
        <w:rPr>
          <w:rFonts w:ascii="Fb Fontext" w:hAnsi="Fb Fontext"/>
          <w:sz w:val="32"/>
          <w:rtl/>
        </w:rPr>
      </w:pPr>
      <w:r w:rsidRPr="008B6BA1">
        <w:rPr>
          <w:rStyle w:val="affff5"/>
          <w:rFonts w:hint="cs"/>
          <w:rtl/>
        </w:rPr>
        <w:t>ד</w:t>
      </w:r>
      <w:r w:rsidRPr="008B6BA1">
        <w:rPr>
          <w:rStyle w:val="affff5"/>
          <w:rtl/>
        </w:rPr>
        <w:t>תניא</w:t>
      </w:r>
      <w:r w:rsidR="00CD357D">
        <w:rPr>
          <w:rStyle w:val="affff5"/>
          <w:rFonts w:hint="cs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כבשי עצרת מקדשין הלחם בשחיטה</w:t>
      </w:r>
      <w:r w:rsidR="005268FE">
        <w:rPr>
          <w:rFonts w:ascii="Fb Fontext" w:hAnsi="Fb Fontext" w:hint="cs"/>
          <w:sz w:val="32"/>
          <w:rtl/>
        </w:rPr>
        <w:t>:</w:t>
      </w:r>
    </w:p>
    <w:p w14:paraId="01DCB405" w14:textId="4838C9C7" w:rsidR="00B433C9" w:rsidRDefault="00B433C9" w:rsidP="00E3421D">
      <w:pPr>
        <w:pStyle w:val="affff7"/>
        <w:rPr>
          <w:rtl/>
        </w:rPr>
      </w:pPr>
      <w:r w:rsidRPr="00C35A2C">
        <w:rPr>
          <w:rtl/>
        </w:rPr>
        <w:t>שחטן לשמן וזרק דמן לשמן - קדש,</w:t>
      </w:r>
      <w:r w:rsidR="00BE51BF">
        <w:rPr>
          <w:rFonts w:hint="cs"/>
          <w:rtl/>
        </w:rPr>
        <w:t xml:space="preserve"> </w:t>
      </w:r>
      <w:r w:rsidRPr="00C35A2C">
        <w:rPr>
          <w:rtl/>
        </w:rPr>
        <w:t>שחט לא לשמן וזרק לשמן - לא קדש,</w:t>
      </w:r>
    </w:p>
    <w:p w14:paraId="1C404B99" w14:textId="3DBB44BD" w:rsidR="00B433C9" w:rsidRPr="00F97732" w:rsidRDefault="00B433C9" w:rsidP="00E3421D">
      <w:pPr>
        <w:rPr>
          <w:rtl/>
        </w:rPr>
      </w:pPr>
      <w:r w:rsidRPr="00E3421D">
        <w:rPr>
          <w:rtl/>
        </w:rPr>
        <w:t>שחט לשמן וזרק לא לשמן</w:t>
      </w:r>
      <w:r w:rsidR="00BE51BF">
        <w:rPr>
          <w:rFonts w:hint="cs"/>
          <w:rtl/>
        </w:rPr>
        <w:t xml:space="preserve"> </w:t>
      </w:r>
      <w:r w:rsidRPr="00E3421D">
        <w:rPr>
          <w:rStyle w:val="affff5"/>
          <w:rFonts w:hint="eastAsia"/>
          <w:rtl/>
        </w:rPr>
        <w:t>רבי</w:t>
      </w:r>
      <w:r w:rsidRPr="00E3421D">
        <w:rPr>
          <w:rtl/>
        </w:rPr>
        <w:t xml:space="preserve"> קדוש ו</w:t>
      </w:r>
      <w:r w:rsidR="00BE51BF">
        <w:rPr>
          <w:rFonts w:hint="cs"/>
          <w:rtl/>
        </w:rPr>
        <w:t>ל</w:t>
      </w:r>
      <w:r w:rsidRPr="00E3421D">
        <w:rPr>
          <w:rtl/>
        </w:rPr>
        <w:t>א קדוש</w:t>
      </w:r>
      <w:r w:rsidR="00CD357D">
        <w:rPr>
          <w:rStyle w:val="affff5"/>
          <w:rFonts w:hint="cs"/>
          <w:rtl/>
        </w:rPr>
        <w:t xml:space="preserve"> </w:t>
      </w:r>
      <w:r w:rsidRPr="008B6BA1">
        <w:rPr>
          <w:rStyle w:val="affff5"/>
          <w:rtl/>
        </w:rPr>
        <w:t>ר</w:t>
      </w:r>
      <w:r w:rsidRPr="008B6BA1">
        <w:rPr>
          <w:rStyle w:val="affff5"/>
          <w:rFonts w:hint="cs"/>
          <w:rtl/>
        </w:rPr>
        <w:t>אבר</w:t>
      </w:r>
      <w:r w:rsidRPr="008B6BA1">
        <w:rPr>
          <w:rStyle w:val="affff5"/>
          <w:rtl/>
        </w:rPr>
        <w:t>"</w:t>
      </w:r>
      <w:r w:rsidRPr="008B6BA1">
        <w:rPr>
          <w:rStyle w:val="affff5"/>
          <w:rFonts w:hint="cs"/>
          <w:rtl/>
        </w:rPr>
        <w:t>ש</w:t>
      </w:r>
      <w:r w:rsidRPr="00C35A2C">
        <w:rPr>
          <w:rFonts w:ascii="Fb Fontext" w:hAnsi="Fb Fontext"/>
          <w:sz w:val="32"/>
          <w:rtl/>
        </w:rPr>
        <w:t xml:space="preserve"> </w:t>
      </w:r>
      <w:r w:rsidR="00CD357D" w:rsidRPr="00E3421D">
        <w:rPr>
          <w:rStyle w:val="affff8"/>
          <w:rFonts w:hint="eastAsia"/>
          <w:rtl/>
        </w:rPr>
        <w:t>ל</w:t>
      </w:r>
      <w:r w:rsidRPr="00E3421D">
        <w:rPr>
          <w:rStyle w:val="affff8"/>
          <w:rtl/>
        </w:rPr>
        <w:t>א</w:t>
      </w:r>
      <w:r w:rsidRPr="00C35A2C">
        <w:rPr>
          <w:rFonts w:ascii="Fb Fontext" w:hAnsi="Fb Fontext"/>
          <w:sz w:val="32"/>
          <w:rtl/>
        </w:rPr>
        <w:t xml:space="preserve"> </w:t>
      </w:r>
      <w:r w:rsidRPr="00E3421D">
        <w:rPr>
          <w:rStyle w:val="affff8"/>
          <w:rtl/>
        </w:rPr>
        <w:t>קדוש.</w:t>
      </w:r>
    </w:p>
    <w:p w14:paraId="69A0FF1D" w14:textId="5448D1AA" w:rsidR="00B433C9" w:rsidRDefault="00B433C9" w:rsidP="008E65FC">
      <w:pPr>
        <w:pStyle w:val="aff7"/>
        <w:framePr w:wrap="around"/>
        <w:rPr>
          <w:rtl/>
        </w:rPr>
      </w:pPr>
    </w:p>
    <w:p w14:paraId="1CCBD428" w14:textId="2523F880" w:rsidR="00DF6D79" w:rsidRDefault="00DF6D79" w:rsidP="00DF6D79">
      <w:pPr>
        <w:rPr>
          <w:rStyle w:val="affff8"/>
          <w:rtl/>
        </w:rPr>
      </w:pPr>
      <w:r>
        <w:rPr>
          <w:rStyle w:val="affff5"/>
          <w:rFonts w:hint="cs"/>
          <w:rtl/>
        </w:rPr>
        <w:t>ב. כ</w:t>
      </w:r>
      <w:r w:rsidRPr="00402245">
        <w:rPr>
          <w:rStyle w:val="affff5"/>
          <w:rFonts w:hint="cs"/>
          <w:rtl/>
        </w:rPr>
        <w:t>ר</w:t>
      </w:r>
      <w:r w:rsidRPr="00402245">
        <w:rPr>
          <w:rStyle w:val="affff5"/>
          <w:rtl/>
        </w:rPr>
        <w:t>"</w:t>
      </w:r>
      <w:r w:rsidRPr="00402245">
        <w:rPr>
          <w:rStyle w:val="affff5"/>
          <w:rFonts w:hint="cs"/>
          <w:rtl/>
        </w:rPr>
        <w:t>ע</w:t>
      </w:r>
      <w:r>
        <w:rPr>
          <w:rStyle w:val="affff5"/>
          <w:rFonts w:hint="cs"/>
          <w:rtl/>
        </w:rPr>
        <w:t xml:space="preserve"> [דלא מעכב]</w:t>
      </w:r>
      <w:r>
        <w:rPr>
          <w:rFonts w:hint="cs"/>
          <w:rtl/>
        </w:rPr>
        <w:t>:</w:t>
      </w:r>
      <w:r w:rsidRPr="00C35A2C">
        <w:rPr>
          <w:rFonts w:hint="cs"/>
          <w:rtl/>
        </w:rPr>
        <w:t xml:space="preserve"> א</w:t>
      </w:r>
      <w:r>
        <w:rPr>
          <w:rFonts w:hint="cs"/>
          <w:rtl/>
        </w:rPr>
        <w:t>ף</w:t>
      </w:r>
      <w:r w:rsidRPr="00C35A2C">
        <w:rPr>
          <w:rFonts w:hint="cs"/>
          <w:rtl/>
        </w:rPr>
        <w:t xml:space="preserve"> </w:t>
      </w:r>
      <w:r w:rsidR="00F5411E">
        <w:rPr>
          <w:rFonts w:hint="cs"/>
          <w:rtl/>
        </w:rPr>
        <w:t xml:space="preserve">דאפי' </w:t>
      </w:r>
      <w:r>
        <w:rPr>
          <w:rFonts w:hint="cs"/>
          <w:rtl/>
        </w:rPr>
        <w:t>ב</w:t>
      </w:r>
      <w:r w:rsidRPr="00C35A2C">
        <w:rPr>
          <w:rFonts w:hint="cs"/>
          <w:rtl/>
        </w:rPr>
        <w:t xml:space="preserve">מקום מצוה </w:t>
      </w:r>
      <w:r w:rsidR="00F5411E" w:rsidRPr="00E3421D">
        <w:rPr>
          <w:rStyle w:val="affff8"/>
          <w:rtl/>
        </w:rPr>
        <w:t>[</w:t>
      </w:r>
      <w:r w:rsidR="00F5411E" w:rsidRPr="00E3421D">
        <w:rPr>
          <w:rStyle w:val="affff8"/>
          <w:rFonts w:hint="eastAsia"/>
          <w:rtl/>
        </w:rPr>
        <w:t>וכ</w:t>
      </w:r>
      <w:r w:rsidR="00F5411E" w:rsidRPr="00E3421D">
        <w:rPr>
          <w:rStyle w:val="affff8"/>
          <w:rtl/>
        </w:rPr>
        <w:t>'</w:t>
      </w:r>
      <w:r w:rsidR="00F5411E" w:rsidRPr="00E3421D">
        <w:rPr>
          <w:rStyle w:val="affff8"/>
          <w:rFonts w:hint="eastAsia"/>
          <w:rtl/>
        </w:rPr>
        <w:t>אימורים</w:t>
      </w:r>
      <w:r w:rsidR="00F5411E" w:rsidRPr="00E3421D">
        <w:rPr>
          <w:rStyle w:val="affff8"/>
          <w:rtl/>
        </w:rPr>
        <w:t xml:space="preserve"> </w:t>
      </w:r>
      <w:r w:rsidRPr="00E3421D">
        <w:rPr>
          <w:rStyle w:val="affff8"/>
          <w:rFonts w:hint="eastAsia"/>
          <w:rtl/>
        </w:rPr>
        <w:t>ד</w:t>
      </w:r>
      <w:r w:rsidR="00F5411E" w:rsidRPr="00E3421D">
        <w:rPr>
          <w:rStyle w:val="affff8"/>
          <w:rFonts w:hint="eastAsia"/>
          <w:rtl/>
        </w:rPr>
        <w:t>איתנהו</w:t>
      </w:r>
      <w:r w:rsidR="00F5411E" w:rsidRPr="00E3421D">
        <w:rPr>
          <w:rStyle w:val="affff8"/>
          <w:rtl/>
        </w:rPr>
        <w:t>']</w:t>
      </w:r>
      <w:r w:rsidRPr="00E3421D">
        <w:rPr>
          <w:rStyle w:val="affff8"/>
          <w:rtl/>
        </w:rPr>
        <w:t xml:space="preserve"> </w:t>
      </w:r>
    </w:p>
    <w:p w14:paraId="5296B6E8" w14:textId="25CEA32A" w:rsidR="00DF6D79" w:rsidRPr="00D238B7" w:rsidRDefault="00F5411E" w:rsidP="00E3421D">
      <w:pPr>
        <w:ind w:left="904" w:firstLine="113"/>
        <w:rPr>
          <w:rStyle w:val="affff5"/>
          <w:rtl/>
        </w:rPr>
      </w:pPr>
      <w:r>
        <w:rPr>
          <w:rFonts w:hint="cs"/>
          <w:rtl/>
        </w:rPr>
        <w:t xml:space="preserve"> </w:t>
      </w:r>
      <w:r w:rsidR="00DF6D79" w:rsidRPr="00C35A2C">
        <w:rPr>
          <w:rFonts w:hint="cs"/>
          <w:rtl/>
        </w:rPr>
        <w:t>לא מעכבת</w:t>
      </w:r>
      <w:r>
        <w:rPr>
          <w:rFonts w:hint="cs"/>
          <w:rtl/>
        </w:rPr>
        <w:t>,</w:t>
      </w:r>
      <w:r w:rsidR="00DF6D79" w:rsidRPr="00C35A2C">
        <w:rPr>
          <w:rFonts w:hint="cs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ו</w:t>
      </w:r>
      <w:r w:rsidR="00DF6D79" w:rsidRPr="00D1637C">
        <w:rPr>
          <w:rFonts w:cs="PFT_Frank" w:hint="eastAsia"/>
          <w:b/>
          <w:bCs/>
          <w:szCs w:val="14"/>
          <w:rtl/>
        </w:rPr>
        <w:t>כ</w:t>
      </w:r>
      <w:r w:rsidR="00DF6D79" w:rsidRPr="00D1637C">
        <w:rPr>
          <w:rFonts w:cs="PFT_Frank"/>
          <w:b/>
          <w:bCs/>
          <w:szCs w:val="14"/>
          <w:rtl/>
        </w:rPr>
        <w:t>"</w:t>
      </w:r>
      <w:r w:rsidR="00DF6D79" w:rsidRPr="00D1637C">
        <w:rPr>
          <w:rFonts w:cs="PFT_Frank" w:hint="eastAsia"/>
          <w:b/>
          <w:bCs/>
          <w:szCs w:val="14"/>
          <w:rtl/>
        </w:rPr>
        <w:t>ש</w:t>
      </w:r>
      <w:r w:rsidR="00DF6D79" w:rsidRPr="00C35A2C">
        <w:rPr>
          <w:rFonts w:hint="cs"/>
          <w:rtl/>
        </w:rPr>
        <w:t xml:space="preserve"> שלא תפס</w:t>
      </w:r>
      <w:r>
        <w:rPr>
          <w:rFonts w:hint="cs"/>
          <w:rtl/>
        </w:rPr>
        <w:t>ו</w:t>
      </w:r>
      <w:r w:rsidR="00DF6D79" w:rsidRPr="00C35A2C">
        <w:rPr>
          <w:rFonts w:hint="cs"/>
          <w:rtl/>
        </w:rPr>
        <w:t>ל</w:t>
      </w:r>
      <w:r>
        <w:rPr>
          <w:rFonts w:hint="cs"/>
          <w:rtl/>
        </w:rPr>
        <w:t>!</w:t>
      </w:r>
    </w:p>
    <w:p w14:paraId="0DC2FF5F" w14:textId="1D2B1BF7" w:rsidR="00B433C9" w:rsidRDefault="00F5411E" w:rsidP="00F5411E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מ"</w:t>
      </w:r>
      <w:r w:rsidRPr="00F5411E">
        <w:rPr>
          <w:rStyle w:val="affff5"/>
          <w:rFonts w:hint="cs"/>
          <w:rtl/>
        </w:rPr>
        <w:t xml:space="preserve">מ </w:t>
      </w:r>
      <w:r w:rsidRPr="00E3421D">
        <w:rPr>
          <w:rStyle w:val="affff5"/>
          <w:rFonts w:hint="eastAsia"/>
          <w:rtl/>
        </w:rPr>
        <w:t>פוסל</w:t>
      </w:r>
      <w:r>
        <w:rPr>
          <w:rStyle w:val="affff5"/>
          <w:rFonts w:hint="cs"/>
          <w:rtl/>
        </w:rPr>
        <w:t xml:space="preserve"> כדתניא</w:t>
      </w:r>
      <w:r w:rsidRPr="00E3421D">
        <w:rPr>
          <w:rStyle w:val="affff5"/>
          <w:rtl/>
        </w:rPr>
        <w:t>: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חלצה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בלבד</w:t>
      </w:r>
      <w:r w:rsidR="00B433C9" w:rsidRPr="00C35A2C">
        <w:rPr>
          <w:rFonts w:ascii="Fb Fontext" w:hAnsi="Fb Fontext"/>
          <w:sz w:val="32"/>
          <w:rtl/>
        </w:rPr>
        <w:t xml:space="preserve"> - כשרה,</w:t>
      </w:r>
      <w:r>
        <w:rPr>
          <w:rFonts w:ascii="Fb Fontext" w:hAnsi="Fb Fontext" w:hint="cs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רקקה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בלבד</w:t>
      </w:r>
      <w:r w:rsidR="00B433C9" w:rsidRPr="00C35A2C">
        <w:rPr>
          <w:rFonts w:ascii="Fb Fontext" w:hAnsi="Fb Fontext"/>
          <w:sz w:val="32"/>
          <w:rtl/>
        </w:rPr>
        <w:t xml:space="preserve"> - פסולה,</w:t>
      </w:r>
    </w:p>
    <w:p w14:paraId="0CCB9FE1" w14:textId="6DA582EC" w:rsidR="00B433C9" w:rsidRPr="00C35A2C" w:rsidRDefault="00F5411E" w:rsidP="00E3421D">
      <w:pPr>
        <w:jc w:val="left"/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קראה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בלבד</w:t>
      </w:r>
      <w:r w:rsidR="00B433C9" w:rsidRPr="00C35A2C">
        <w:rPr>
          <w:rFonts w:ascii="Fb Fontext" w:hAnsi="Fb Fontext"/>
          <w:sz w:val="32"/>
          <w:rtl/>
        </w:rPr>
        <w:t xml:space="preserve"> - אין כאן בית מיחוש</w:t>
      </w:r>
      <w:r>
        <w:rPr>
          <w:rFonts w:ascii="Fb Fontext" w:hAnsi="Fb Fontext" w:hint="cs"/>
          <w:sz w:val="32"/>
          <w:rtl/>
        </w:rPr>
        <w:t>,</w:t>
      </w:r>
    </w:p>
    <w:p w14:paraId="5AC9A57E" w14:textId="3460C8A3" w:rsidR="00B433C9" w:rsidRDefault="00B433C9" w:rsidP="00F5411E">
      <w:pPr>
        <w:rPr>
          <w:rFonts w:ascii="Fb Fontext" w:hAnsi="Fb Fontext"/>
          <w:rtl/>
        </w:rPr>
      </w:pPr>
      <w:r w:rsidRPr="008B6BA1">
        <w:rPr>
          <w:rStyle w:val="affff5"/>
          <w:rFonts w:hint="cs"/>
          <w:rtl/>
        </w:rPr>
        <w:t>ו</w:t>
      </w:r>
      <w:r w:rsidR="00997E12">
        <w:rPr>
          <w:rStyle w:val="affff5"/>
          <w:rFonts w:hint="cs"/>
          <w:rtl/>
        </w:rPr>
        <w:t>אי"ז</w:t>
      </w:r>
      <w:r w:rsidRPr="008B6BA1">
        <w:rPr>
          <w:rStyle w:val="affff5"/>
          <w:rFonts w:hint="cs"/>
          <w:rtl/>
        </w:rPr>
        <w:t xml:space="preserve"> ר</w:t>
      </w:r>
      <w:r w:rsidRPr="008B6BA1">
        <w:rPr>
          <w:rStyle w:val="affff5"/>
          <w:rtl/>
        </w:rPr>
        <w:t>"</w:t>
      </w:r>
      <w:r w:rsidRPr="008B6BA1">
        <w:rPr>
          <w:rStyle w:val="affff5"/>
          <w:rFonts w:hint="cs"/>
          <w:rtl/>
        </w:rPr>
        <w:t xml:space="preserve">א </w:t>
      </w:r>
      <w:r w:rsidRPr="00EA6942">
        <w:rPr>
          <w:rFonts w:ascii="Fb Fontext" w:hAnsi="Fb Fontext" w:hint="cs"/>
          <w:spacing w:val="-2"/>
          <w:rtl/>
        </w:rPr>
        <w:t>דהא חלצה כשרה</w:t>
      </w:r>
      <w:r w:rsidR="00F5411E">
        <w:rPr>
          <w:rFonts w:ascii="Fb Fontext" w:hAnsi="Fb Fontext" w:hint="cs"/>
          <w:spacing w:val="-2"/>
          <w:rtl/>
        </w:rPr>
        <w:t>,</w:t>
      </w:r>
      <w:r w:rsidRPr="00EA6942">
        <w:rPr>
          <w:rFonts w:ascii="Fb Fontext" w:hAnsi="Fb Fontext" w:hint="cs"/>
          <w:spacing w:val="-2"/>
          <w:rtl/>
        </w:rPr>
        <w:t xml:space="preserve"> </w:t>
      </w:r>
      <w:r w:rsidRPr="008B6BA1">
        <w:rPr>
          <w:rStyle w:val="affff5"/>
          <w:rtl/>
        </w:rPr>
        <w:t>אלא ר"</w:t>
      </w:r>
      <w:r w:rsidRPr="008B6BA1">
        <w:rPr>
          <w:rStyle w:val="affff5"/>
          <w:rFonts w:hint="cs"/>
          <w:rtl/>
        </w:rPr>
        <w:t xml:space="preserve">ע </w:t>
      </w:r>
      <w:r w:rsidR="00F5411E" w:rsidRPr="00E3421D">
        <w:rPr>
          <w:rFonts w:hint="eastAsia"/>
          <w:rtl/>
        </w:rPr>
        <w:t>ו</w:t>
      </w:r>
      <w:r w:rsidRPr="00EA6942">
        <w:rPr>
          <w:rFonts w:ascii="Fb Fontext" w:hAnsi="Fb Fontext"/>
          <w:spacing w:val="-2"/>
          <w:rtl/>
        </w:rPr>
        <w:t>רקקה פסולה</w:t>
      </w:r>
      <w:r w:rsidRPr="00EA6942">
        <w:rPr>
          <w:rFonts w:ascii="Fb Fontext" w:hAnsi="Fb Fontext" w:hint="cs"/>
          <w:spacing w:val="-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והיינו</w:t>
      </w:r>
      <w:r w:rsidRPr="00D1637C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לאחין</w:t>
      </w:r>
      <w:r w:rsidR="00F5411E">
        <w:rPr>
          <w:rFonts w:ascii="Fb Fontext" w:hAnsi="Fb Fontext" w:hint="cs"/>
          <w:spacing w:val="-2"/>
          <w:rtl/>
        </w:rPr>
        <w:t>,</w:t>
      </w:r>
      <w:r w:rsidRPr="00EA6942">
        <w:rPr>
          <w:rFonts w:ascii="Fb Fontext" w:hAnsi="Fb Fontext" w:hint="cs"/>
          <w:spacing w:val="-2"/>
          <w:rtl/>
        </w:rPr>
        <w:t xml:space="preserve"> </w:t>
      </w:r>
      <w:r w:rsidRPr="008B6BA1">
        <w:rPr>
          <w:rStyle w:val="affff5"/>
          <w:rtl/>
        </w:rPr>
        <w:t>ו</w:t>
      </w:r>
      <w:r w:rsidR="00F5411E">
        <w:rPr>
          <w:rStyle w:val="affff5"/>
          <w:rFonts w:hint="cs"/>
          <w:rtl/>
        </w:rPr>
        <w:t>טעם החילוק</w:t>
      </w:r>
      <w:r w:rsidR="00EE14CA">
        <w:rPr>
          <w:rStyle w:val="affff5"/>
          <w:rFonts w:hint="cs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D1637C">
        <w:rPr>
          <w:rFonts w:ascii="Fb Fontext" w:hAnsi="Fb Fontext" w:cs="PFT_Frank"/>
          <w:b/>
          <w:bCs/>
          <w:szCs w:val="14"/>
          <w:rtl/>
        </w:rPr>
        <w:t>קרי</w:t>
      </w:r>
      <w:r w:rsidR="00EE14CA" w:rsidRPr="00D1637C">
        <w:rPr>
          <w:rFonts w:ascii="Fb Fontext" w:hAnsi="Fb Fontext" w:cs="PFT_Frank" w:hint="eastAsia"/>
          <w:b/>
          <w:bCs/>
          <w:szCs w:val="14"/>
          <w:rtl/>
        </w:rPr>
        <w:t>אה</w:t>
      </w:r>
      <w:r w:rsidRPr="00C35A2C">
        <w:rPr>
          <w:rFonts w:ascii="Fb Fontext" w:hAnsi="Fb Fontext"/>
          <w:rtl/>
        </w:rPr>
        <w:t xml:space="preserve"> </w:t>
      </w:r>
      <w:r w:rsidR="00F5411E">
        <w:rPr>
          <w:rFonts w:ascii="Fb Fontext" w:hAnsi="Fb Fontext" w:hint="cs"/>
          <w:rtl/>
        </w:rPr>
        <w:t xml:space="preserve">- </w:t>
      </w:r>
      <w:r w:rsidRPr="00C35A2C">
        <w:rPr>
          <w:rFonts w:ascii="Fb Fontext" w:hAnsi="Fb Fontext" w:hint="cs"/>
          <w:rtl/>
        </w:rPr>
        <w:t>לא</w:t>
      </w:r>
      <w:r w:rsidR="00F5411E">
        <w:rPr>
          <w:rFonts w:ascii="Fb Fontext" w:hAnsi="Fb Fontext" w:hint="cs"/>
          <w:rtl/>
        </w:rPr>
        <w:t xml:space="preserve"> פסלה,</w:t>
      </w:r>
      <w:r w:rsidRPr="00C35A2C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/>
          <w:rtl/>
        </w:rPr>
        <w:t>ד</w:t>
      </w:r>
      <w:r w:rsidR="00EE14CA">
        <w:rPr>
          <w:rFonts w:ascii="Fb Fontext" w:hAnsi="Fb Fontext" w:hint="cs"/>
          <w:rtl/>
        </w:rPr>
        <w:t>ישנה</w:t>
      </w:r>
      <w:r w:rsidRPr="00C35A2C">
        <w:rPr>
          <w:rFonts w:ascii="Fb Fontext" w:hAnsi="Fb Fontext"/>
          <w:rtl/>
        </w:rPr>
        <w:t xml:space="preserve"> בתחלה </w:t>
      </w:r>
      <w:r w:rsidR="00F5411E">
        <w:rPr>
          <w:rFonts w:ascii="Fb Fontext" w:hAnsi="Fb Fontext" w:hint="cs"/>
          <w:rtl/>
        </w:rPr>
        <w:t>ו</w:t>
      </w:r>
      <w:r w:rsidRPr="00C35A2C">
        <w:rPr>
          <w:rFonts w:ascii="Fb Fontext" w:hAnsi="Fb Fontext"/>
          <w:rtl/>
        </w:rPr>
        <w:t>בסוף,</w:t>
      </w:r>
    </w:p>
    <w:p w14:paraId="04DEAD97" w14:textId="3FA39545" w:rsidR="00B433C9" w:rsidRPr="00C35A2C" w:rsidRDefault="00B433C9" w:rsidP="00E3421D">
      <w:pPr>
        <w:rPr>
          <w:rFonts w:ascii="Fb Fontext" w:hAnsi="Fb Fontext" w:cs="Guttman Vilna"/>
          <w:b/>
          <w:bCs/>
          <w:rtl/>
        </w:rPr>
      </w:pPr>
      <w:r w:rsidRPr="00D1637C">
        <w:rPr>
          <w:rFonts w:ascii="Fb Fontext" w:hAnsi="Fb Fontext" w:cs="PFT_Frank"/>
          <w:b/>
          <w:bCs/>
          <w:szCs w:val="14"/>
          <w:rtl/>
        </w:rPr>
        <w:t>רקיקה</w:t>
      </w:r>
      <w:r w:rsidRPr="00C35A2C">
        <w:rPr>
          <w:rFonts w:ascii="Fb Fontext" w:hAnsi="Fb Fontext"/>
          <w:rtl/>
        </w:rPr>
        <w:t xml:space="preserve"> </w:t>
      </w:r>
      <w:r w:rsidR="00F5411E">
        <w:rPr>
          <w:rFonts w:ascii="Fb Fontext" w:hAnsi="Fb Fontext" w:hint="cs"/>
          <w:rtl/>
        </w:rPr>
        <w:t xml:space="preserve">- </w:t>
      </w:r>
      <w:r w:rsidRPr="00C35A2C">
        <w:rPr>
          <w:rFonts w:ascii="Fb Fontext" w:hAnsi="Fb Fontext" w:hint="cs"/>
          <w:rtl/>
        </w:rPr>
        <w:t>פסלה</w:t>
      </w:r>
      <w:r w:rsidR="00F5411E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  <w:r w:rsidR="00EE14CA">
        <w:rPr>
          <w:rFonts w:ascii="Fb Fontext" w:hAnsi="Fb Fontext" w:hint="cs"/>
          <w:rtl/>
        </w:rPr>
        <w:t>שאינה אלא בסוף</w:t>
      </w:r>
      <w:r w:rsidR="00F5411E">
        <w:rPr>
          <w:rFonts w:ascii="Fb Fontext" w:hAnsi="Fb Fontext" w:hint="cs"/>
          <w:rtl/>
        </w:rPr>
        <w:t xml:space="preserve">, ויאמרו שכבר חלצה </w:t>
      </w:r>
      <w:r w:rsidR="00F5411E" w:rsidRPr="00E3421D">
        <w:rPr>
          <w:rStyle w:val="affff8"/>
          <w:rFonts w:hint="eastAsia"/>
          <w:rtl/>
        </w:rPr>
        <w:t>ו</w:t>
      </w:r>
      <w:r w:rsidR="00F5411E">
        <w:rPr>
          <w:rStyle w:val="affff8"/>
          <w:rFonts w:hint="cs"/>
          <w:rtl/>
        </w:rPr>
        <w:t>מו</w:t>
      </w:r>
      <w:r w:rsidR="00F5411E" w:rsidRPr="00E3421D">
        <w:rPr>
          <w:rStyle w:val="affff8"/>
          <w:rFonts w:hint="eastAsia"/>
          <w:rtl/>
        </w:rPr>
        <w:t>תר</w:t>
      </w:r>
      <w:r w:rsidR="00F5411E">
        <w:rPr>
          <w:rStyle w:val="affff8"/>
          <w:rFonts w:hint="cs"/>
          <w:rtl/>
        </w:rPr>
        <w:t>ת</w:t>
      </w:r>
      <w:r w:rsidRPr="00E3421D">
        <w:rPr>
          <w:rStyle w:val="affff8"/>
          <w:rtl/>
        </w:rPr>
        <w:t>.</w:t>
      </w:r>
    </w:p>
    <w:p w14:paraId="1AD6914F" w14:textId="29D852C6" w:rsidR="00F5411E" w:rsidRPr="00E3421D" w:rsidRDefault="00F5411E" w:rsidP="00E3421D">
      <w:pPr>
        <w:jc w:val="center"/>
        <w:rPr>
          <w:rtl/>
        </w:rPr>
      </w:pPr>
    </w:p>
    <w:p w14:paraId="6DB63306" w14:textId="115FB38F" w:rsidR="00B433C9" w:rsidRPr="003F3A85" w:rsidRDefault="00FA14C8" w:rsidP="00B55EDF">
      <w:pPr>
        <w:rPr>
          <w:rStyle w:val="afff1"/>
          <w:rFonts w:ascii="Fb Fontext" w:hAnsi="Fb Fontext" w:cs="PFT_Frank"/>
          <w:szCs w:val="14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8B6BA1">
        <w:rPr>
          <w:rStyle w:val="affff5"/>
          <w:rtl/>
        </w:rPr>
        <w:t>א</w:t>
      </w:r>
      <w:r w:rsidR="00EE14CA">
        <w:rPr>
          <w:rStyle w:val="affff5"/>
          <w:rFonts w:hint="cs"/>
          <w:rtl/>
        </w:rPr>
        <w:t>"ד</w:t>
      </w:r>
      <w:r>
        <w:rPr>
          <w:rStyle w:val="affff5"/>
          <w:rFonts w:hint="cs"/>
          <w:rtl/>
        </w:rPr>
        <w:t>:</w:t>
      </w:r>
      <w:r w:rsidR="00EE14CA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לאבוה דשמואל</w:t>
      </w:r>
      <w:r w:rsidR="00B433C9" w:rsidRPr="008B6BA1">
        <w:rPr>
          <w:rStyle w:val="affff5"/>
          <w:rtl/>
        </w:rPr>
        <w:t>:</w:t>
      </w:r>
      <w:r w:rsidR="00B433C9" w:rsidRPr="003F3A85">
        <w:rPr>
          <w:rStyle w:val="afff1"/>
          <w:rFonts w:ascii="Fb Fontext" w:hAnsi="Fb Fontext" w:cs="PFT_Frank"/>
          <w:szCs w:val="14"/>
          <w:rtl/>
        </w:rPr>
        <w:t xml:space="preserve"> </w:t>
      </w:r>
      <w:r w:rsidR="00B433C9" w:rsidRPr="00754FAB">
        <w:rPr>
          <w:rtl/>
        </w:rPr>
        <w:t xml:space="preserve">יבמה שרקקה </w:t>
      </w:r>
      <w:r>
        <w:rPr>
          <w:rFonts w:hint="cs"/>
          <w:rtl/>
        </w:rPr>
        <w:t xml:space="preserve">- </w:t>
      </w:r>
      <w:r w:rsidR="00B433C9" w:rsidRPr="00754FAB">
        <w:rPr>
          <w:rtl/>
        </w:rPr>
        <w:t xml:space="preserve">תחלוץ, </w:t>
      </w:r>
      <w:r w:rsidR="00B433C9" w:rsidRPr="00754FAB">
        <w:rPr>
          <w:b/>
          <w:rtl/>
        </w:rPr>
        <w:t>ו</w:t>
      </w:r>
      <w:r w:rsidRPr="00D1637C">
        <w:rPr>
          <w:rFonts w:cs="PFT_Frank" w:hint="eastAsia"/>
          <w:b/>
          <w:bCs/>
          <w:szCs w:val="14"/>
          <w:rtl/>
        </w:rPr>
        <w:t>א</w:t>
      </w:r>
      <w:r w:rsidRPr="00D1637C">
        <w:rPr>
          <w:rFonts w:cs="PFT_Frank"/>
          <w:b/>
          <w:bCs/>
          <w:szCs w:val="14"/>
          <w:rtl/>
        </w:rPr>
        <w:t>"</w:t>
      </w:r>
      <w:r w:rsidR="00B433C9" w:rsidRPr="00754FAB">
        <w:rPr>
          <w:b/>
          <w:rtl/>
        </w:rPr>
        <w:t xml:space="preserve">צ לרוק </w:t>
      </w:r>
      <w:r w:rsidRPr="00D1637C">
        <w:rPr>
          <w:rFonts w:cs="PFT_Frank" w:hint="eastAsia"/>
          <w:b/>
          <w:bCs/>
          <w:szCs w:val="14"/>
          <w:rtl/>
        </w:rPr>
        <w:t>שוב</w:t>
      </w:r>
      <w:r w:rsidR="00B433C9" w:rsidRPr="00754FAB">
        <w:rPr>
          <w:rtl/>
        </w:rPr>
        <w:t>.</w:t>
      </w:r>
    </w:p>
    <w:p w14:paraId="01D05DBA" w14:textId="110079AD" w:rsidR="00B433C9" w:rsidRPr="00EA6942" w:rsidRDefault="00B433C9" w:rsidP="00B55EDF">
      <w:pPr>
        <w:rPr>
          <w:rFonts w:ascii="Fb Fontext" w:hAnsi="Fb Fontext" w:cs="Guttman Vilna"/>
          <w:b/>
          <w:bCs/>
          <w:spacing w:val="-2"/>
          <w:sz w:val="32"/>
          <w:rtl/>
        </w:rPr>
      </w:pPr>
      <w:r w:rsidRPr="00754FAB">
        <w:rPr>
          <w:rStyle w:val="affff5"/>
          <w:rtl/>
        </w:rPr>
        <w:lastRenderedPageBreak/>
        <w:t>כ</w:t>
      </w:r>
      <w:r w:rsidR="00FA14C8" w:rsidRPr="00754FAB">
        <w:rPr>
          <w:rStyle w:val="affff5"/>
          <w:rFonts w:hint="eastAsia"/>
          <w:rtl/>
        </w:rPr>
        <w:t>מעשה</w:t>
      </w:r>
      <w:r w:rsidRPr="00754FAB">
        <w:rPr>
          <w:rStyle w:val="affff5"/>
          <w:rtl/>
        </w:rPr>
        <w:t xml:space="preserve"> </w:t>
      </w:r>
      <w:r w:rsidR="00FA14C8">
        <w:rPr>
          <w:rStyle w:val="affff5"/>
          <w:rFonts w:hint="cs"/>
          <w:rtl/>
        </w:rPr>
        <w:t>ב</w:t>
      </w:r>
      <w:r w:rsidRPr="00FA14C8">
        <w:rPr>
          <w:rStyle w:val="affff5"/>
          <w:rFonts w:hint="cs"/>
          <w:rtl/>
        </w:rPr>
        <w:t>ר</w:t>
      </w:r>
      <w:r w:rsidR="00FA14C8">
        <w:rPr>
          <w:rStyle w:val="affff5"/>
          <w:rFonts w:hint="cs"/>
          <w:rtl/>
        </w:rPr>
        <w:t>'</w:t>
      </w:r>
      <w:r w:rsidRPr="008B6BA1">
        <w:rPr>
          <w:rStyle w:val="affff5"/>
          <w:rFonts w:hint="cs"/>
          <w:rtl/>
        </w:rPr>
        <w:t xml:space="preserve"> אמי </w:t>
      </w:r>
      <w:r w:rsidR="00FA14C8">
        <w:rPr>
          <w:rStyle w:val="affff5"/>
          <w:rFonts w:hint="cs"/>
          <w:rtl/>
        </w:rPr>
        <w:t>ש</w:t>
      </w:r>
      <w:r w:rsidRPr="008B6BA1">
        <w:rPr>
          <w:rStyle w:val="affff5"/>
          <w:rFonts w:hint="cs"/>
          <w:rtl/>
        </w:rPr>
        <w:t>אמר לראב</w:t>
      </w:r>
      <w:r w:rsidRPr="008B6BA1">
        <w:rPr>
          <w:rStyle w:val="affff5"/>
          <w:rtl/>
        </w:rPr>
        <w:t>"</w:t>
      </w:r>
      <w:r w:rsidRPr="008B6BA1">
        <w:rPr>
          <w:rStyle w:val="affff5"/>
          <w:rFonts w:hint="cs"/>
          <w:rtl/>
        </w:rPr>
        <w:t xml:space="preserve">מ </w:t>
      </w:r>
      <w:r w:rsidRPr="00EA6942">
        <w:rPr>
          <w:rFonts w:ascii="Fb Fontext" w:hAnsi="Fb Fontext" w:hint="cs"/>
          <w:spacing w:val="-2"/>
          <w:sz w:val="32"/>
          <w:rtl/>
        </w:rPr>
        <w:t>שיחלוץ ויתירה</w:t>
      </w:r>
      <w:r w:rsidR="00FA14C8">
        <w:rPr>
          <w:rFonts w:ascii="Fb Fontext" w:hAnsi="Fb Fontext" w:hint="cs"/>
          <w:spacing w:val="-2"/>
          <w:sz w:val="32"/>
          <w:rtl/>
        </w:rPr>
        <w:t>,</w:t>
      </w:r>
      <w:r w:rsidRPr="00EA6942">
        <w:rPr>
          <w:rFonts w:ascii="Fb Fontext" w:hAnsi="Fb Fontext" w:hint="cs"/>
          <w:spacing w:val="-2"/>
          <w:sz w:val="3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2"/>
          <w:sz w:val="32"/>
          <w:szCs w:val="14"/>
          <w:rtl/>
        </w:rPr>
        <w:t>ש</w:t>
      </w:r>
      <w:r w:rsidR="00FA14C8" w:rsidRPr="00D1637C">
        <w:rPr>
          <w:rFonts w:ascii="Fb Fontext" w:hAnsi="Fb Fontext" w:cs="PFT_Frank" w:hint="eastAsia"/>
          <w:b/>
          <w:bCs/>
          <w:spacing w:val="-2"/>
          <w:sz w:val="32"/>
          <w:szCs w:val="14"/>
          <w:rtl/>
        </w:rPr>
        <w:t>הסדר</w:t>
      </w:r>
      <w:r w:rsidR="00FA14C8" w:rsidRPr="00D1637C">
        <w:rPr>
          <w:rFonts w:ascii="Fb Fontext" w:hAnsi="Fb Fontext" w:cs="PFT_Frank"/>
          <w:b/>
          <w:bCs/>
          <w:spacing w:val="-2"/>
          <w:sz w:val="32"/>
          <w:szCs w:val="14"/>
          <w:rtl/>
        </w:rPr>
        <w:t xml:space="preserve"> </w:t>
      </w:r>
      <w:r w:rsidR="00FA14C8" w:rsidRPr="00D1637C">
        <w:rPr>
          <w:rFonts w:ascii="Fb Fontext" w:hAnsi="Fb Fontext" w:cs="PFT_Frank" w:hint="eastAsia"/>
          <w:b/>
          <w:bCs/>
          <w:spacing w:val="-2"/>
          <w:sz w:val="32"/>
          <w:szCs w:val="14"/>
          <w:rtl/>
        </w:rPr>
        <w:t>לא</w:t>
      </w:r>
      <w:r w:rsidR="00FA14C8" w:rsidRPr="00D1637C">
        <w:rPr>
          <w:rFonts w:ascii="Fb Fontext" w:hAnsi="Fb Fontext" w:cs="PFT_Frank"/>
          <w:b/>
          <w:bCs/>
          <w:spacing w:val="-2"/>
          <w:sz w:val="32"/>
          <w:szCs w:val="14"/>
          <w:rtl/>
        </w:rPr>
        <w:t xml:space="preserve"> </w:t>
      </w:r>
      <w:r w:rsidR="00FA14C8" w:rsidRPr="00D1637C">
        <w:rPr>
          <w:rFonts w:ascii="Fb Fontext" w:hAnsi="Fb Fontext" w:cs="PFT_Frank" w:hint="eastAsia"/>
          <w:b/>
          <w:bCs/>
          <w:spacing w:val="-2"/>
          <w:sz w:val="32"/>
          <w:szCs w:val="14"/>
          <w:rtl/>
        </w:rPr>
        <w:t>מעכב</w:t>
      </w:r>
      <w:r w:rsidR="00FA14C8">
        <w:rPr>
          <w:rFonts w:ascii="Fb Fontext" w:hAnsi="Fb Fontext" w:hint="cs"/>
          <w:spacing w:val="-2"/>
          <w:sz w:val="32"/>
          <w:rtl/>
        </w:rPr>
        <w:t>,</w:t>
      </w:r>
      <w:r w:rsidRPr="00EA6942">
        <w:rPr>
          <w:rFonts w:ascii="Fb Fontext" w:hAnsi="Fb Fontext" w:hint="cs"/>
          <w:spacing w:val="-2"/>
          <w:sz w:val="32"/>
          <w:rtl/>
        </w:rPr>
        <w:t xml:space="preserve"> </w:t>
      </w:r>
    </w:p>
    <w:p w14:paraId="21E3156B" w14:textId="66A7E6A3" w:rsidR="00B433C9" w:rsidRPr="00C35A2C" w:rsidRDefault="00B433C9" w:rsidP="00FA14C8">
      <w:pPr>
        <w:rPr>
          <w:rFonts w:ascii="Fb Fontext" w:hAnsi="Fb Fontext" w:cs="Guttman Vilna"/>
          <w:b/>
          <w:bCs/>
          <w:sz w:val="32"/>
          <w:rtl/>
        </w:rPr>
      </w:pPr>
      <w:r w:rsidRPr="00FA14C8">
        <w:rPr>
          <w:rFonts w:ascii="Fb Fontext" w:hAnsi="Fb Fontext" w:hint="cs"/>
          <w:sz w:val="32"/>
          <w:rtl/>
        </w:rPr>
        <w:t>וא</w:t>
      </w:r>
      <w:r w:rsidR="00FA14C8" w:rsidRPr="00FA14C8">
        <w:rPr>
          <w:rFonts w:ascii="Fb Fontext" w:hAnsi="Fb Fontext" w:hint="cs"/>
          <w:sz w:val="32"/>
          <w:rtl/>
        </w:rPr>
        <w:t>ם</w:t>
      </w:r>
      <w:r w:rsidRPr="00FA14C8">
        <w:rPr>
          <w:rFonts w:ascii="Fb Fontext" w:hAnsi="Fb Fontext" w:hint="cs"/>
          <w:sz w:val="32"/>
          <w:rtl/>
        </w:rPr>
        <w:t xml:space="preserve"> תרו</w:t>
      </w:r>
      <w:r w:rsidRPr="00C35A2C">
        <w:rPr>
          <w:rFonts w:ascii="Fb Fontext" w:hAnsi="Fb Fontext" w:hint="cs"/>
          <w:sz w:val="32"/>
          <w:rtl/>
        </w:rPr>
        <w:t xml:space="preserve">ק שוב </w:t>
      </w:r>
      <w:r w:rsidR="00FA14C8">
        <w:rPr>
          <w:rFonts w:ascii="Fb Fontext" w:hAnsi="Fb Fontext" w:hint="cs"/>
          <w:sz w:val="32"/>
          <w:rtl/>
        </w:rPr>
        <w:t>- יאמרו</w:t>
      </w:r>
      <w:r w:rsidRPr="00C35A2C">
        <w:rPr>
          <w:rFonts w:ascii="Fb Fontext" w:hAnsi="Fb Fontext" w:hint="cs"/>
          <w:sz w:val="32"/>
          <w:rtl/>
        </w:rPr>
        <w:t xml:space="preserve"> שראשונה א</w:t>
      </w:r>
      <w:r w:rsidR="00FA14C8">
        <w:rPr>
          <w:rFonts w:ascii="Fb Fontext" w:hAnsi="Fb Fontext" w:hint="cs"/>
          <w:sz w:val="32"/>
          <w:rtl/>
        </w:rPr>
        <w:t>ינה</w:t>
      </w:r>
      <w:r w:rsidRPr="00C35A2C">
        <w:rPr>
          <w:rFonts w:ascii="Fb Fontext" w:hAnsi="Fb Fontext" w:hint="cs"/>
          <w:sz w:val="32"/>
          <w:rtl/>
        </w:rPr>
        <w:t xml:space="preserve"> כלום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ויתירו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חלוצה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לאחין</w:t>
      </w:r>
      <w:r w:rsidR="00FA14C8">
        <w:rPr>
          <w:rStyle w:val="affff8"/>
          <w:rFonts w:hint="cs"/>
          <w:rtl/>
        </w:rPr>
        <w:t>!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36337F55" w14:textId="0ED40793" w:rsidR="00FA14C8" w:rsidRPr="00754FAB" w:rsidRDefault="00B433C9" w:rsidP="00615A60">
      <w:pPr>
        <w:pStyle w:val="affff2"/>
        <w:rPr>
          <w:rtl/>
        </w:rPr>
      </w:pPr>
      <w:bookmarkStart w:id="1183" w:name="_Toc119173159"/>
      <w:bookmarkStart w:id="1184" w:name="_Toc119230253"/>
      <w:r w:rsidRPr="00754FAB">
        <w:rPr>
          <w:rtl/>
        </w:rPr>
        <w:t>לוי יצא ל</w:t>
      </w:r>
      <w:r w:rsidR="00FA14C8">
        <w:rPr>
          <w:rFonts w:hint="cs"/>
          <w:rtl/>
        </w:rPr>
        <w:t>כפרים,</w:t>
      </w:r>
      <w:r w:rsidRPr="00754FAB">
        <w:rPr>
          <w:rtl/>
        </w:rPr>
        <w:t xml:space="preserve"> </w:t>
      </w:r>
      <w:r w:rsidR="00137F4B" w:rsidRPr="00754FAB">
        <w:rPr>
          <w:rFonts w:hint="eastAsia"/>
          <w:rtl/>
        </w:rPr>
        <w:t>שאלוהו</w:t>
      </w:r>
      <w:r w:rsidR="00FA14C8">
        <w:rPr>
          <w:rFonts w:hint="cs"/>
          <w:rtl/>
        </w:rPr>
        <w:t xml:space="preserve"> ג' שאלות</w:t>
      </w:r>
      <w:bookmarkEnd w:id="1183"/>
      <w:bookmarkEnd w:id="1184"/>
      <w:r w:rsidRPr="00754FAB">
        <w:rPr>
          <w:rtl/>
        </w:rPr>
        <w:t xml:space="preserve"> </w:t>
      </w:r>
    </w:p>
    <w:p w14:paraId="06773C76" w14:textId="420D4EAC" w:rsidR="00B433C9" w:rsidRPr="00D238B7" w:rsidRDefault="00B433C9" w:rsidP="00FA14C8">
      <w:pPr>
        <w:rPr>
          <w:rStyle w:val="affff5"/>
          <w:rtl/>
        </w:rPr>
      </w:pPr>
      <w:r w:rsidRPr="00D238B7">
        <w:rPr>
          <w:rStyle w:val="affff5"/>
          <w:rFonts w:hint="cs"/>
          <w:rtl/>
        </w:rPr>
        <w:t xml:space="preserve">א. </w:t>
      </w:r>
      <w:r w:rsidRPr="00D1637C">
        <w:rPr>
          <w:rFonts w:cs="PFT_Frank"/>
          <w:b/>
          <w:bCs/>
          <w:szCs w:val="14"/>
          <w:rtl/>
        </w:rPr>
        <w:t>גידמת</w:t>
      </w:r>
      <w:r w:rsidRPr="00C35A2C">
        <w:rPr>
          <w:rtl/>
        </w:rPr>
        <w:t xml:space="preserve"> שתחלוץ</w:t>
      </w:r>
      <w:r w:rsidR="00FA14C8">
        <w:rPr>
          <w:rFonts w:hint="cs"/>
          <w:rtl/>
        </w:rPr>
        <w:t xml:space="preserve"> </w:t>
      </w:r>
      <w:r w:rsidR="00FA14C8" w:rsidRPr="00754FAB">
        <w:rPr>
          <w:rStyle w:val="affff8"/>
          <w:rFonts w:hint="eastAsia"/>
          <w:rtl/>
        </w:rPr>
        <w:t>בשיניה</w:t>
      </w:r>
      <w:r w:rsidRPr="00754FAB">
        <w:rPr>
          <w:rStyle w:val="affff8"/>
          <w:rtl/>
        </w:rPr>
        <w:t>?</w:t>
      </w:r>
      <w:r w:rsidR="00FA14C8">
        <w:rPr>
          <w:rStyle w:val="affff5"/>
          <w:rtl/>
        </w:rPr>
        <w:tab/>
      </w:r>
      <w:r w:rsidR="00FA14C8">
        <w:rPr>
          <w:rStyle w:val="affff5"/>
          <w:rtl/>
        </w:rPr>
        <w:tab/>
      </w:r>
      <w:r w:rsidR="00FA14C8">
        <w:rPr>
          <w:rStyle w:val="affff5"/>
          <w:rtl/>
        </w:rPr>
        <w:tab/>
      </w:r>
      <w:r w:rsidR="00FA14C8">
        <w:rPr>
          <w:rStyle w:val="affff5"/>
          <w:rtl/>
        </w:rPr>
        <w:tab/>
      </w:r>
      <w:r w:rsidR="00FA14C8">
        <w:rPr>
          <w:rStyle w:val="affff5"/>
          <w:rtl/>
        </w:rPr>
        <w:tab/>
      </w:r>
      <w:r w:rsidR="00FA14C8">
        <w:rPr>
          <w:rStyle w:val="affff5"/>
          <w:rtl/>
        </w:rPr>
        <w:tab/>
      </w:r>
      <w:r w:rsidR="00FA14C8">
        <w:rPr>
          <w:rStyle w:val="affff5"/>
          <w:rtl/>
        </w:rPr>
        <w:tab/>
      </w:r>
      <w:r w:rsidR="00FA14C8">
        <w:rPr>
          <w:rStyle w:val="affff5"/>
          <w:rtl/>
        </w:rPr>
        <w:tab/>
      </w:r>
      <w:r w:rsidRPr="00D238B7">
        <w:rPr>
          <w:rStyle w:val="affff5"/>
          <w:rFonts w:hint="cs"/>
          <w:rtl/>
        </w:rPr>
        <w:t xml:space="preserve">ב. </w:t>
      </w:r>
      <w:r w:rsidRPr="00C35A2C">
        <w:rPr>
          <w:rtl/>
        </w:rPr>
        <w:t xml:space="preserve">יבמה </w:t>
      </w:r>
      <w:r w:rsidRPr="00D1637C">
        <w:rPr>
          <w:rFonts w:cs="PFT_Frank"/>
          <w:b/>
          <w:bCs/>
          <w:szCs w:val="14"/>
          <w:rtl/>
        </w:rPr>
        <w:t>שרקקה דם</w:t>
      </w:r>
      <w:r w:rsidRPr="00C35A2C">
        <w:rPr>
          <w:rtl/>
        </w:rPr>
        <w:t>?</w:t>
      </w:r>
    </w:p>
    <w:p w14:paraId="27572A99" w14:textId="073DCDFD" w:rsidR="00B433C9" w:rsidRPr="00C35A2C" w:rsidRDefault="00B433C9" w:rsidP="00FA14C8">
      <w:pPr>
        <w:rPr>
          <w:rFonts w:cs="Guttman Vilna"/>
          <w:b/>
          <w:bCs/>
          <w:rtl/>
        </w:rPr>
      </w:pPr>
      <w:r w:rsidRPr="00D238B7">
        <w:rPr>
          <w:rStyle w:val="affff5"/>
          <w:rFonts w:hint="cs"/>
          <w:rtl/>
        </w:rPr>
        <w:t>ג.</w:t>
      </w:r>
      <w:r w:rsidRPr="00C35A2C">
        <w:rPr>
          <w:rFonts w:hint="cs"/>
          <w:rtl/>
        </w:rPr>
        <w:t xml:space="preserve"> </w:t>
      </w:r>
      <w:r w:rsidR="00FA14C8" w:rsidRPr="00754FAB">
        <w:rPr>
          <w:rStyle w:val="affff1"/>
          <w:rtl/>
        </w:rPr>
        <w:t>'</w:t>
      </w:r>
      <w:r w:rsidRPr="00754FAB">
        <w:rPr>
          <w:rStyle w:val="affff1"/>
          <w:rtl/>
        </w:rPr>
        <w:t xml:space="preserve">אבל אגיד לך את הרשום </w:t>
      </w:r>
      <w:r w:rsidRPr="00754FAB">
        <w:rPr>
          <w:rStyle w:val="affff1"/>
          <w:b/>
          <w:bCs/>
          <w:rtl/>
        </w:rPr>
        <w:t>בכתב אמת</w:t>
      </w:r>
      <w:r w:rsidR="00FA14C8">
        <w:rPr>
          <w:rStyle w:val="affff1"/>
          <w:rFonts w:hint="cs"/>
          <w:rtl/>
        </w:rPr>
        <w:t>'</w:t>
      </w:r>
      <w:r w:rsidRPr="00C35A2C">
        <w:rPr>
          <w:rtl/>
        </w:rPr>
        <w:t xml:space="preserve"> </w:t>
      </w:r>
      <w:r w:rsidR="00FA14C8">
        <w:rPr>
          <w:rFonts w:hint="cs"/>
          <w:rtl/>
        </w:rPr>
        <w:t xml:space="preserve">- </w:t>
      </w:r>
      <w:r w:rsidR="00DC5DC3">
        <w:rPr>
          <w:rtl/>
        </w:rPr>
        <w:t>יש</w:t>
      </w:r>
      <w:r w:rsidRPr="00C35A2C">
        <w:rPr>
          <w:rtl/>
        </w:rPr>
        <w:t xml:space="preserve"> </w:t>
      </w:r>
      <w:r w:rsidR="00FA14C8">
        <w:rPr>
          <w:rFonts w:hint="cs"/>
          <w:rtl/>
        </w:rPr>
        <w:t xml:space="preserve">בשמים </w:t>
      </w:r>
      <w:r w:rsidRPr="00C35A2C">
        <w:rPr>
          <w:rtl/>
        </w:rPr>
        <w:t xml:space="preserve">כתב </w:t>
      </w:r>
      <w:r w:rsidR="00FA14C8">
        <w:rPr>
          <w:rFonts w:hint="cs"/>
          <w:rtl/>
        </w:rPr>
        <w:t>ל</w:t>
      </w:r>
      <w:r w:rsidRPr="00C35A2C">
        <w:rPr>
          <w:rtl/>
        </w:rPr>
        <w:t>א אמת?</w:t>
      </w:r>
      <w:r w:rsidR="00FA14C8">
        <w:rPr>
          <w:rFonts w:hint="cs"/>
          <w:rtl/>
        </w:rPr>
        <w:t>!</w:t>
      </w:r>
      <w:r w:rsidRPr="00C35A2C">
        <w:rPr>
          <w:rtl/>
        </w:rPr>
        <w:t xml:space="preserve"> </w:t>
      </w:r>
    </w:p>
    <w:p w14:paraId="5609FE1B" w14:textId="09A781E5" w:rsidR="00B433C9" w:rsidRPr="003F3A85" w:rsidRDefault="00137F4B" w:rsidP="00B55EDF">
      <w:pPr>
        <w:rPr>
          <w:rFonts w:ascii="Fb Fontext" w:hAnsi="Fb Fontext" w:cs="PFT_Frank"/>
          <w:b/>
          <w:bCs/>
          <w:sz w:val="32"/>
          <w:szCs w:val="14"/>
          <w:rtl/>
        </w:rPr>
      </w:pPr>
      <w:r>
        <w:rPr>
          <w:rStyle w:val="affff5"/>
          <w:rtl/>
        </w:rPr>
        <w:t>א</w:t>
      </w:r>
      <w:r w:rsidR="00FA14C8">
        <w:rPr>
          <w:rStyle w:val="affff5"/>
          <w:rFonts w:hint="cs"/>
          <w:rtl/>
        </w:rPr>
        <w:t>"</w:t>
      </w:r>
      <w:r>
        <w:rPr>
          <w:rStyle w:val="affff5"/>
          <w:rtl/>
        </w:rPr>
        <w:t>ל</w:t>
      </w:r>
      <w:r w:rsidR="00FA14C8">
        <w:rPr>
          <w:rStyle w:val="affff5"/>
          <w:rFonts w:hint="cs"/>
          <w:rtl/>
        </w:rPr>
        <w:t xml:space="preserve"> בביהמ"ד</w:t>
      </w:r>
      <w:r w:rsidR="00B433C9" w:rsidRPr="008B6BA1">
        <w:rPr>
          <w:rStyle w:val="affff5"/>
          <w:rtl/>
        </w:rPr>
        <w:t>:</w:t>
      </w:r>
      <w:r w:rsidR="00FA14C8">
        <w:rPr>
          <w:rStyle w:val="affff5"/>
          <w:rFonts w:hint="cs"/>
          <w:rtl/>
        </w:rPr>
        <w:t xml:space="preserve"> א. וב.</w:t>
      </w:r>
      <w:r>
        <w:rPr>
          <w:rFonts w:ascii="Fb Fontext" w:hAnsi="Fb Fontext"/>
          <w:sz w:val="32"/>
          <w:rtl/>
        </w:rPr>
        <w:t xml:space="preserve"> </w:t>
      </w:r>
      <w:r w:rsidR="00FA14C8">
        <w:rPr>
          <w:rFonts w:ascii="Fb Fontext" w:hAnsi="Fb Fontext" w:hint="cs"/>
          <w:sz w:val="32"/>
          <w:rtl/>
        </w:rPr>
        <w:t>לא</w:t>
      </w:r>
      <w:r>
        <w:rPr>
          <w:rFonts w:ascii="Fb Fontext" w:hAnsi="Fb Fontext"/>
          <w:sz w:val="32"/>
          <w:rtl/>
        </w:rPr>
        <w:t xml:space="preserve"> כת</w:t>
      </w:r>
      <w:r>
        <w:rPr>
          <w:rFonts w:ascii="Fb Fontext" w:hAnsi="Fb Fontext" w:hint="cs"/>
          <w:sz w:val="32"/>
          <w:rtl/>
        </w:rPr>
        <w:t>ו</w:t>
      </w:r>
      <w:r w:rsidR="00B433C9" w:rsidRPr="00C35A2C">
        <w:rPr>
          <w:rFonts w:ascii="Fb Fontext" w:hAnsi="Fb Fontext"/>
          <w:sz w:val="32"/>
          <w:rtl/>
        </w:rPr>
        <w:t xml:space="preserve">ב </w:t>
      </w:r>
      <w:r w:rsidR="00FA14C8" w:rsidRPr="00754FAB">
        <w:rPr>
          <w:rStyle w:val="affff1"/>
          <w:rtl/>
        </w:rPr>
        <w:t>'</w:t>
      </w:r>
      <w:r w:rsidR="00B433C9" w:rsidRPr="00754FAB">
        <w:rPr>
          <w:rStyle w:val="affff1"/>
          <w:rtl/>
        </w:rPr>
        <w:t>וחלצה ביד</w:t>
      </w:r>
      <w:r w:rsidR="00FA14C8" w:rsidRPr="00754FAB">
        <w:rPr>
          <w:rStyle w:val="affff1"/>
          <w:rtl/>
        </w:rPr>
        <w:t>'</w:t>
      </w:r>
      <w:r w:rsidR="00FA14C8">
        <w:rPr>
          <w:rFonts w:ascii="Fb Fontext" w:hAnsi="Fb Fontext" w:hint="cs"/>
          <w:sz w:val="32"/>
          <w:rtl/>
        </w:rPr>
        <w:t>,</w:t>
      </w:r>
      <w:r w:rsidR="00B433C9">
        <w:rPr>
          <w:rFonts w:ascii="Fb Fontext" w:hAnsi="Fb Fontext" w:hint="cs"/>
          <w:sz w:val="32"/>
          <w:rtl/>
        </w:rPr>
        <w:t xml:space="preserve"> </w:t>
      </w:r>
      <w:r w:rsidR="00FA14C8">
        <w:rPr>
          <w:rFonts w:ascii="Fb Fontext" w:hAnsi="Fb Fontext" w:hint="cs"/>
          <w:sz w:val="32"/>
          <w:rtl/>
        </w:rPr>
        <w:t>'</w:t>
      </w:r>
      <w:r w:rsidR="00B433C9" w:rsidRPr="00754FAB">
        <w:rPr>
          <w:rStyle w:val="affff1"/>
          <w:rtl/>
        </w:rPr>
        <w:t>וירקה רוק</w:t>
      </w:r>
      <w:r w:rsidR="00FA14C8" w:rsidRPr="00754FAB">
        <w:rPr>
          <w:rStyle w:val="affff1"/>
          <w:rtl/>
        </w:rPr>
        <w:t>'</w:t>
      </w:r>
      <w:r w:rsidR="00FA14C8">
        <w:rPr>
          <w:rStyle w:val="affff1"/>
          <w:rFonts w:hint="cs"/>
          <w:rtl/>
        </w:rPr>
        <w:t xml:space="preserve"> </w:t>
      </w:r>
      <w:r w:rsidR="00FA14C8">
        <w:rPr>
          <w:rStyle w:val="affff8"/>
          <w:rFonts w:hint="cs"/>
          <w:rtl/>
        </w:rPr>
        <w:t xml:space="preserve">לחוד, </w:t>
      </w:r>
      <w:r w:rsidR="00FA14C8" w:rsidRPr="00754FAB">
        <w:rPr>
          <w:rStyle w:val="affff8"/>
          <w:rFonts w:hint="eastAsia"/>
          <w:rtl/>
        </w:rPr>
        <w:t>ללא</w:t>
      </w:r>
      <w:r w:rsidR="00FA14C8" w:rsidRPr="00754FAB">
        <w:rPr>
          <w:rStyle w:val="affff8"/>
          <w:rtl/>
        </w:rPr>
        <w:t xml:space="preserve"> </w:t>
      </w:r>
      <w:r w:rsidR="00FA14C8" w:rsidRPr="00754FAB">
        <w:rPr>
          <w:rStyle w:val="affff8"/>
          <w:rFonts w:hint="eastAsia"/>
          <w:rtl/>
        </w:rPr>
        <w:t>דם</w:t>
      </w:r>
      <w:r w:rsidR="00FA14C8" w:rsidRPr="00754FAB">
        <w:rPr>
          <w:rtl/>
        </w:rPr>
        <w:t>!</w:t>
      </w:r>
    </w:p>
    <w:p w14:paraId="2FF3FF3C" w14:textId="2D5F99DA" w:rsidR="00137F4B" w:rsidRDefault="00FA14C8" w:rsidP="00FA14C8">
      <w:pPr>
        <w:rPr>
          <w:rStyle w:val="affff1"/>
          <w:rtl/>
        </w:rPr>
      </w:pPr>
      <w:r w:rsidRPr="00754FAB">
        <w:rPr>
          <w:rStyle w:val="affff5"/>
          <w:rFonts w:hint="eastAsia"/>
          <w:rtl/>
        </w:rPr>
        <w:t>ג</w:t>
      </w:r>
      <w:r w:rsidRPr="00754FAB">
        <w:rPr>
          <w:rStyle w:val="affff5"/>
          <w:rtl/>
        </w:rPr>
        <w:t>.</w:t>
      </w:r>
      <w:r>
        <w:rPr>
          <w:rStyle w:val="affff1"/>
          <w:rFonts w:hint="cs"/>
          <w:rtl/>
        </w:rPr>
        <w:t xml:space="preserve"> </w:t>
      </w:r>
      <w:r w:rsidRPr="00754FAB">
        <w:rPr>
          <w:rStyle w:val="affff1"/>
          <w:rtl/>
        </w:rPr>
        <w:t>'</w:t>
      </w:r>
      <w:r w:rsidR="00B433C9" w:rsidRPr="00754FAB">
        <w:rPr>
          <w:rStyle w:val="affff1"/>
          <w:rFonts w:hint="eastAsia"/>
          <w:rtl/>
        </w:rPr>
        <w:t>כתב</w:t>
      </w:r>
      <w:r w:rsidR="00B433C9" w:rsidRPr="00754FAB">
        <w:rPr>
          <w:rStyle w:val="affff1"/>
          <w:rtl/>
        </w:rPr>
        <w:t xml:space="preserve"> </w:t>
      </w:r>
      <w:r w:rsidR="00B433C9" w:rsidRPr="00754FAB">
        <w:rPr>
          <w:rStyle w:val="affff1"/>
          <w:rFonts w:hint="eastAsia"/>
          <w:rtl/>
        </w:rPr>
        <w:t>אמת</w:t>
      </w:r>
      <w:r w:rsidRPr="00754FAB">
        <w:rPr>
          <w:rStyle w:val="affff1"/>
          <w:rtl/>
        </w:rPr>
        <w:t>'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- </w:t>
      </w:r>
      <w:r w:rsidR="00B433C9" w:rsidRPr="00C35A2C">
        <w:rPr>
          <w:rFonts w:ascii="Fb Fontext" w:hAnsi="Fb Fontext"/>
          <w:sz w:val="32"/>
          <w:rtl/>
        </w:rPr>
        <w:t>גז</w:t>
      </w:r>
      <w:r>
        <w:rPr>
          <w:rFonts w:ascii="Fb Fontext" w:hAnsi="Fb Fontext" w:hint="cs"/>
          <w:sz w:val="32"/>
          <w:rtl/>
        </w:rPr>
        <w:t>ר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דין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ב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שבועה</w:t>
      </w:r>
      <w:r w:rsidR="00B433C9" w:rsidRPr="00C35A2C">
        <w:rPr>
          <w:rFonts w:ascii="Fb Fontext" w:hAnsi="Fb Fontext"/>
          <w:sz w:val="32"/>
          <w:rtl/>
        </w:rPr>
        <w:t xml:space="preserve"> שאינו </w:t>
      </w:r>
      <w:r>
        <w:rPr>
          <w:rFonts w:ascii="Fb Fontext" w:hAnsi="Fb Fontext" w:hint="cs"/>
          <w:sz w:val="32"/>
          <w:rtl/>
        </w:rPr>
        <w:t>נ</w:t>
      </w:r>
      <w:r w:rsidR="00B433C9" w:rsidRPr="00C35A2C">
        <w:rPr>
          <w:rFonts w:ascii="Fb Fontext" w:hAnsi="Fb Fontext"/>
          <w:sz w:val="32"/>
          <w:rtl/>
        </w:rPr>
        <w:t>קרע</w:t>
      </w:r>
      <w:r w:rsidR="001014EA">
        <w:rPr>
          <w:rFonts w:ascii="Fb Fontext" w:hAnsi="Fb Fontext" w:hint="cs"/>
          <w:sz w:val="32"/>
          <w:rtl/>
        </w:rPr>
        <w:t xml:space="preserve"> </w:t>
      </w:r>
      <w:r w:rsidR="001014EA" w:rsidRPr="00754FAB">
        <w:rPr>
          <w:rStyle w:val="affff8"/>
          <w:rFonts w:hint="eastAsia"/>
          <w:rtl/>
        </w:rPr>
        <w:t>כלל</w:t>
      </w:r>
      <w:r w:rsidRPr="00754FAB">
        <w:rPr>
          <w:rStyle w:val="affff8"/>
          <w:rtl/>
        </w:rPr>
        <w:t xml:space="preserve"> -</w:t>
      </w:r>
    </w:p>
    <w:p w14:paraId="64B6392E" w14:textId="20ED2FBD" w:rsidR="00B433C9" w:rsidRPr="00C35A2C" w:rsidRDefault="00137F4B" w:rsidP="00754FAB">
      <w:pPr>
        <w:rPr>
          <w:rFonts w:ascii="Fb Fontext" w:hAnsi="Fb Fontext" w:cs="Guttman Vilna"/>
          <w:b/>
          <w:bCs/>
          <w:sz w:val="32"/>
          <w:rtl/>
        </w:rPr>
      </w:pPr>
      <w:r>
        <w:rPr>
          <w:rStyle w:val="affff1"/>
          <w:rFonts w:hint="cs"/>
          <w:rtl/>
        </w:rPr>
        <w:t>ד</w:t>
      </w:r>
      <w:r w:rsidR="00B433C9" w:rsidRPr="00AD1A41">
        <w:rPr>
          <w:rStyle w:val="affff1"/>
          <w:rtl/>
        </w:rPr>
        <w:t>'לכן נשבעתי</w:t>
      </w:r>
      <w:r w:rsidR="00FA14C8">
        <w:rPr>
          <w:rStyle w:val="affff1"/>
          <w:rFonts w:hint="cs"/>
          <w:rtl/>
        </w:rPr>
        <w:t>..</w:t>
      </w:r>
      <w:r w:rsidR="00B433C9" w:rsidRPr="00AD1A41">
        <w:rPr>
          <w:rStyle w:val="affff1"/>
          <w:rtl/>
        </w:rPr>
        <w:t xml:space="preserve"> אם יתכפר עון בית עלי בזבח ובמנחה</w:t>
      </w:r>
      <w:r w:rsidR="00FA14C8">
        <w:rPr>
          <w:rStyle w:val="affff1"/>
          <w:rFonts w:hint="cs"/>
          <w:rtl/>
        </w:rPr>
        <w:t>..</w:t>
      </w:r>
      <w:r w:rsidR="00B433C9" w:rsidRPr="00AD1A41">
        <w:rPr>
          <w:rStyle w:val="affff1"/>
          <w:rFonts w:hint="cs"/>
          <w:rtl/>
        </w:rPr>
        <w:t>'</w:t>
      </w:r>
    </w:p>
    <w:p w14:paraId="2EE41614" w14:textId="0E8F9BDD" w:rsidR="00FA14C8" w:rsidRDefault="00B433C9" w:rsidP="00FA14C8">
      <w:pPr>
        <w:rPr>
          <w:rStyle w:val="affff8"/>
          <w:rtl/>
        </w:rPr>
      </w:pPr>
      <w:r w:rsidRPr="008B6BA1">
        <w:rPr>
          <w:rStyle w:val="affff5"/>
          <w:rtl/>
        </w:rPr>
        <w:t xml:space="preserve">רבה: </w:t>
      </w:r>
      <w:r w:rsidRPr="00C35A2C">
        <w:rPr>
          <w:rFonts w:ascii="Fb Fontext" w:hAnsi="Fb Fontext"/>
          <w:sz w:val="32"/>
          <w:rtl/>
        </w:rPr>
        <w:t>אבל מתכפר בתורה</w:t>
      </w:r>
      <w:r w:rsidR="00FA14C8" w:rsidRPr="00754FAB">
        <w:rPr>
          <w:rtl/>
        </w:rPr>
        <w:t>,</w:t>
      </w:r>
      <w:r w:rsidR="00FA14C8">
        <w:rPr>
          <w:rStyle w:val="affff5"/>
          <w:rFonts w:hint="cs"/>
          <w:rtl/>
        </w:rPr>
        <w:t xml:space="preserve"> </w:t>
      </w:r>
      <w:r w:rsidRPr="008B6BA1">
        <w:rPr>
          <w:rStyle w:val="affff5"/>
          <w:rtl/>
        </w:rPr>
        <w:t>אביי:</w:t>
      </w:r>
      <w:r w:rsidRPr="00C35A2C">
        <w:rPr>
          <w:rFonts w:ascii="Fb Fontext" w:hAnsi="Fb Fontext"/>
          <w:sz w:val="32"/>
          <w:rtl/>
        </w:rPr>
        <w:t xml:space="preserve"> בגמילות חסדים</w:t>
      </w:r>
      <w:r w:rsidR="00FA14C8">
        <w:rPr>
          <w:rFonts w:ascii="Fb Fontext" w:hAnsi="Fb Fontext" w:hint="cs"/>
          <w:sz w:val="32"/>
          <w:rtl/>
        </w:rPr>
        <w:t xml:space="preserve">, </w:t>
      </w:r>
    </w:p>
    <w:p w14:paraId="02F16B28" w14:textId="365B2C4D" w:rsidR="00B433C9" w:rsidRPr="00C35A2C" w:rsidRDefault="00FA14C8" w:rsidP="00754FAB">
      <w:pPr>
        <w:pStyle w:val="affff7"/>
        <w:rPr>
          <w:rFonts w:cs="Guttman Vilna"/>
          <w:b/>
          <w:bCs/>
          <w:rtl/>
        </w:rPr>
      </w:pPr>
      <w:r w:rsidRPr="00754FAB">
        <w:rPr>
          <w:rStyle w:val="affff5"/>
          <w:rFonts w:hint="eastAsia"/>
          <w:rtl/>
        </w:rPr>
        <w:t>וכן</w:t>
      </w:r>
      <w:r w:rsidRPr="00754FAB">
        <w:rPr>
          <w:rStyle w:val="affff5"/>
          <w:rtl/>
        </w:rPr>
        <w:t xml:space="preserve"> </w:t>
      </w:r>
      <w:r w:rsidRPr="00754FAB">
        <w:rPr>
          <w:rStyle w:val="affff5"/>
          <w:rFonts w:hint="eastAsia"/>
          <w:rtl/>
        </w:rPr>
        <w:t>עשו</w:t>
      </w:r>
      <w:r>
        <w:rPr>
          <w:rStyle w:val="affff5"/>
          <w:rFonts w:hint="cs"/>
          <w:rtl/>
        </w:rPr>
        <w:t>:</w:t>
      </w:r>
      <w:r w:rsidRPr="00754FAB">
        <w:rPr>
          <w:rStyle w:val="affff8"/>
          <w:rtl/>
        </w:rPr>
        <w:t xml:space="preserve"> </w:t>
      </w:r>
      <w:r>
        <w:rPr>
          <w:rFonts w:hint="cs"/>
          <w:rtl/>
        </w:rPr>
        <w:t xml:space="preserve">כ"א כשיטתו, שהיו מבית עלי, וחיו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754FAB">
        <w:rPr>
          <w:rStyle w:val="affff5"/>
          <w:rFonts w:hint="eastAsia"/>
          <w:rtl/>
        </w:rPr>
        <w:t>רבה</w:t>
      </w:r>
      <w:r>
        <w:rPr>
          <w:rFonts w:hint="cs"/>
          <w:rtl/>
        </w:rPr>
        <w:t xml:space="preserve"> ארבעים, </w:t>
      </w:r>
      <w:r w:rsidRPr="00754FAB">
        <w:rPr>
          <w:rStyle w:val="affff5"/>
          <w:rFonts w:hint="eastAsia"/>
          <w:rtl/>
        </w:rPr>
        <w:t>ואביי</w:t>
      </w:r>
      <w:r>
        <w:rPr>
          <w:rFonts w:hint="cs"/>
          <w:rtl/>
        </w:rPr>
        <w:t xml:space="preserve"> שישים,</w:t>
      </w:r>
    </w:p>
    <w:p w14:paraId="6DBC4418" w14:textId="0DEC8DD8" w:rsidR="00B433C9" w:rsidRPr="00C35A2C" w:rsidRDefault="00FA14C8" w:rsidP="00754FAB">
      <w:pPr>
        <w:pStyle w:val="affff7"/>
        <w:rPr>
          <w:rFonts w:cs="Guttman Vilna"/>
          <w:b/>
          <w:bCs/>
          <w:rtl/>
        </w:rPr>
      </w:pPr>
      <w:r>
        <w:rPr>
          <w:rStyle w:val="affff5"/>
          <w:rFonts w:hint="cs"/>
          <w:rtl/>
        </w:rPr>
        <w:t>וכ</w:t>
      </w:r>
      <w:r w:rsidRPr="00754FAB">
        <w:rPr>
          <w:rStyle w:val="affff5"/>
          <w:rFonts w:hint="eastAsia"/>
          <w:rtl/>
        </w:rPr>
        <w:t>ן</w:t>
      </w:r>
      <w:r w:rsidRPr="00754FAB">
        <w:rPr>
          <w:rStyle w:val="affff5"/>
          <w:rtl/>
        </w:rPr>
        <w:t xml:space="preserve"> </w:t>
      </w:r>
      <w:r w:rsidRPr="00754FAB">
        <w:rPr>
          <w:rStyle w:val="affff5"/>
          <w:rFonts w:hint="eastAsia"/>
          <w:rtl/>
        </w:rPr>
        <w:t>מעשה</w:t>
      </w:r>
      <w:r w:rsidRPr="00754FAB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ב</w:t>
      </w:r>
      <w:r w:rsidR="00B433C9" w:rsidRPr="00C35A2C">
        <w:rPr>
          <w:rtl/>
        </w:rPr>
        <w:t>משפחה שמת</w:t>
      </w:r>
      <w:r>
        <w:rPr>
          <w:rFonts w:hint="cs"/>
          <w:rtl/>
        </w:rPr>
        <w:t>ו</w:t>
      </w:r>
      <w:r w:rsidR="00B433C9" w:rsidRPr="00C35A2C">
        <w:rPr>
          <w:rtl/>
        </w:rPr>
        <w:t xml:space="preserve"> </w:t>
      </w:r>
      <w:r w:rsidR="00137F4B">
        <w:rPr>
          <w:rFonts w:hint="cs"/>
          <w:rtl/>
        </w:rPr>
        <w:t>בני י</w:t>
      </w:r>
      <w:r>
        <w:rPr>
          <w:rFonts w:hint="cs"/>
          <w:rtl/>
        </w:rPr>
        <w:t>"</w:t>
      </w:r>
      <w:r w:rsidR="00137F4B">
        <w:rPr>
          <w:rFonts w:hint="cs"/>
          <w:rtl/>
        </w:rPr>
        <w:t>ח</w:t>
      </w:r>
      <w:r w:rsidR="00B433C9" w:rsidRPr="00C35A2C">
        <w:rPr>
          <w:rtl/>
        </w:rPr>
        <w:t>,</w:t>
      </w:r>
      <w:r w:rsidR="00B433C9" w:rsidRPr="008B6BA1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 xml:space="preserve">א"ל </w:t>
      </w:r>
      <w:r w:rsidR="00B433C9" w:rsidRPr="008B6BA1">
        <w:rPr>
          <w:rStyle w:val="affff5"/>
          <w:rtl/>
        </w:rPr>
        <w:t>ר</w:t>
      </w:r>
      <w:r w:rsidR="00B433C9" w:rsidRPr="008B6BA1">
        <w:rPr>
          <w:rStyle w:val="affff5"/>
          <w:rFonts w:hint="cs"/>
          <w:rtl/>
        </w:rPr>
        <w:t>יב</w:t>
      </w:r>
      <w:r w:rsidR="00B433C9" w:rsidRPr="008B6BA1">
        <w:rPr>
          <w:rStyle w:val="affff5"/>
          <w:rtl/>
        </w:rPr>
        <w:t>"</w:t>
      </w:r>
      <w:r w:rsidR="00B433C9" w:rsidRPr="008B6BA1">
        <w:rPr>
          <w:rStyle w:val="affff5"/>
          <w:rFonts w:hint="cs"/>
          <w:rtl/>
        </w:rPr>
        <w:t>ז</w:t>
      </w:r>
      <w:r w:rsidR="00137F4B">
        <w:rPr>
          <w:rStyle w:val="affff5"/>
          <w:rFonts w:hint="cs"/>
          <w:rtl/>
        </w:rPr>
        <w:t xml:space="preserve"> </w:t>
      </w:r>
      <w:r>
        <w:rPr>
          <w:rFonts w:hint="cs"/>
          <w:rtl/>
        </w:rPr>
        <w:t>שי</w:t>
      </w:r>
      <w:r w:rsidR="00B433C9" w:rsidRPr="00C35A2C">
        <w:rPr>
          <w:rtl/>
        </w:rPr>
        <w:t>עסקו בתורה</w:t>
      </w:r>
      <w:r>
        <w:rPr>
          <w:rFonts w:hint="cs"/>
          <w:rtl/>
        </w:rPr>
        <w:t>,</w:t>
      </w:r>
      <w:r w:rsidR="00B433C9" w:rsidRPr="00C35A2C">
        <w:rPr>
          <w:rtl/>
        </w:rPr>
        <w:t xml:space="preserve"> וחיו.</w:t>
      </w:r>
    </w:p>
    <w:p w14:paraId="6A8D2BE0" w14:textId="1285C357" w:rsidR="00B433C9" w:rsidRPr="00CA5994" w:rsidRDefault="007179F8" w:rsidP="00754FAB">
      <w:pPr>
        <w:pStyle w:val="affff7"/>
        <w:rPr>
          <w:rStyle w:val="affff1"/>
          <w:rtl/>
        </w:rPr>
      </w:pPr>
      <w:r w:rsidRPr="007179F8">
        <w:rPr>
          <w:rtl/>
        </w:rPr>
        <w:t>•</w:t>
      </w:r>
      <w:r w:rsidR="00B433C9" w:rsidRPr="00C35A2C">
        <w:rPr>
          <w:rFonts w:hint="cs"/>
          <w:sz w:val="32"/>
          <w:rtl/>
        </w:rPr>
        <w:t xml:space="preserve"> </w:t>
      </w:r>
      <w:r w:rsidR="00B433C9" w:rsidRPr="008B6BA1">
        <w:rPr>
          <w:rStyle w:val="affff5"/>
          <w:rFonts w:hint="cs"/>
          <w:rtl/>
        </w:rPr>
        <w:t>מ</w:t>
      </w:r>
      <w:r w:rsidR="00B433C9" w:rsidRPr="008B6BA1">
        <w:rPr>
          <w:rStyle w:val="affff5"/>
          <w:rtl/>
        </w:rPr>
        <w:t xml:space="preserve">רב: </w:t>
      </w:r>
      <w:r w:rsidR="00B433C9" w:rsidRPr="00C35A2C">
        <w:rPr>
          <w:sz w:val="32"/>
          <w:rtl/>
        </w:rPr>
        <w:t>גז</w:t>
      </w:r>
      <w:r w:rsidR="00FA14C8">
        <w:rPr>
          <w:rFonts w:hint="cs"/>
          <w:sz w:val="32"/>
          <w:rtl/>
        </w:rPr>
        <w:t>"</w:t>
      </w:r>
      <w:r w:rsidR="00B433C9" w:rsidRPr="00C35A2C">
        <w:rPr>
          <w:sz w:val="32"/>
          <w:rtl/>
        </w:rPr>
        <w:t xml:space="preserve">ד </w:t>
      </w:r>
      <w:r w:rsidR="00FA14C8">
        <w:rPr>
          <w:rFonts w:hint="cs"/>
          <w:sz w:val="32"/>
          <w:rtl/>
        </w:rPr>
        <w:t>ד</w:t>
      </w:r>
      <w:r w:rsidR="00B433C9" w:rsidRPr="00C35A2C">
        <w:rPr>
          <w:sz w:val="32"/>
          <w:rtl/>
        </w:rPr>
        <w:t xml:space="preserve">צבור </w:t>
      </w:r>
      <w:r w:rsidR="00AB43C5">
        <w:rPr>
          <w:rFonts w:hint="cs"/>
          <w:sz w:val="32"/>
          <w:rtl/>
        </w:rPr>
        <w:t>אף</w:t>
      </w:r>
      <w:r w:rsidR="00B433C9" w:rsidRPr="00C35A2C">
        <w:rPr>
          <w:rFonts w:hint="cs"/>
          <w:sz w:val="32"/>
          <w:rtl/>
        </w:rPr>
        <w:t xml:space="preserve"> </w:t>
      </w:r>
      <w:r w:rsidR="00FA14C8">
        <w:rPr>
          <w:rFonts w:hint="cs"/>
          <w:sz w:val="32"/>
          <w:rtl/>
        </w:rPr>
        <w:t>ש</w:t>
      </w:r>
      <w:r w:rsidR="00B433C9" w:rsidRPr="00C35A2C">
        <w:rPr>
          <w:rFonts w:hint="cs"/>
          <w:sz w:val="32"/>
          <w:rtl/>
        </w:rPr>
        <w:t xml:space="preserve">נחתם </w:t>
      </w:r>
      <w:r w:rsidR="00FA14C8">
        <w:rPr>
          <w:rFonts w:hint="cs"/>
          <w:sz w:val="32"/>
          <w:rtl/>
        </w:rPr>
        <w:t>נ</w:t>
      </w:r>
      <w:r w:rsidR="00B433C9" w:rsidRPr="00754FAB">
        <w:rPr>
          <w:rFonts w:hint="eastAsia"/>
          <w:rtl/>
        </w:rPr>
        <w:t>קרע</w:t>
      </w:r>
      <w:r w:rsidR="00B433C9" w:rsidRPr="00754FAB">
        <w:rPr>
          <w:rtl/>
        </w:rPr>
        <w:t xml:space="preserve"> </w:t>
      </w:r>
      <w:r w:rsidR="00FA14C8" w:rsidRPr="00754FAB">
        <w:rPr>
          <w:rtl/>
        </w:rPr>
        <w:t>-</w:t>
      </w:r>
      <w:r w:rsidR="00B433C9" w:rsidRPr="006B2A7E">
        <w:rPr>
          <w:rStyle w:val="affff1"/>
          <w:rFonts w:hint="cs"/>
          <w:rtl/>
        </w:rPr>
        <w:t xml:space="preserve"> </w:t>
      </w:r>
      <w:r w:rsidR="00B433C9" w:rsidRPr="00CA5994">
        <w:rPr>
          <w:rStyle w:val="affff1"/>
          <w:rFonts w:hint="cs"/>
          <w:rtl/>
        </w:rPr>
        <w:t>'בכל קראנו אליו</w:t>
      </w:r>
      <w:r w:rsidR="00B433C9" w:rsidRPr="00CA5994">
        <w:rPr>
          <w:rStyle w:val="affff1"/>
          <w:rtl/>
        </w:rPr>
        <w:t>'</w:t>
      </w:r>
      <w:r w:rsidR="00B433C9" w:rsidRPr="00CA5994">
        <w:rPr>
          <w:rStyle w:val="affff1"/>
          <w:rFonts w:hint="cs"/>
          <w:rtl/>
        </w:rPr>
        <w:t>,</w:t>
      </w:r>
    </w:p>
    <w:p w14:paraId="595D8421" w14:textId="669BE8CC" w:rsidR="00B433C9" w:rsidRPr="00C35A2C" w:rsidRDefault="00FA14C8" w:rsidP="00754FAB">
      <w:pPr>
        <w:pStyle w:val="affff7"/>
        <w:rPr>
          <w:rFonts w:cs="Guttman Vilna"/>
          <w:b/>
          <w:bCs/>
          <w:rtl/>
        </w:rPr>
      </w:pPr>
      <w:r w:rsidRPr="00754FAB">
        <w:rPr>
          <w:rFonts w:hint="eastAsia"/>
          <w:rtl/>
        </w:rPr>
        <w:t>אבל</w:t>
      </w:r>
      <w:r w:rsidRPr="00754FAB">
        <w:rPr>
          <w:rtl/>
        </w:rPr>
        <w:t xml:space="preserve"> ביחיד </w:t>
      </w:r>
      <w:r>
        <w:rPr>
          <w:rStyle w:val="affff1"/>
          <w:rFonts w:hint="cs"/>
          <w:rtl/>
        </w:rPr>
        <w:t>'</w:t>
      </w:r>
      <w:r w:rsidR="00B433C9" w:rsidRPr="00CA5994">
        <w:rPr>
          <w:rStyle w:val="affff1"/>
          <w:rtl/>
        </w:rPr>
        <w:t>דרשו ה' בהמצאו</w:t>
      </w:r>
      <w:r>
        <w:rPr>
          <w:rStyle w:val="affff1"/>
          <w:rFonts w:hint="cs"/>
          <w:rtl/>
        </w:rPr>
        <w:t>'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 xml:space="preserve">- </w:t>
      </w:r>
      <w:r>
        <w:rPr>
          <w:rFonts w:hint="cs"/>
          <w:rtl/>
        </w:rPr>
        <w:t xml:space="preserve">רק </w:t>
      </w:r>
      <w:r w:rsidR="00B433C9" w:rsidRPr="00C35A2C">
        <w:rPr>
          <w:rFonts w:hint="cs"/>
          <w:rtl/>
        </w:rPr>
        <w:t>בע</w:t>
      </w:r>
      <w:r w:rsidR="00137F4B">
        <w:rPr>
          <w:rFonts w:hint="cs"/>
          <w:rtl/>
        </w:rPr>
        <w:t>ש</w:t>
      </w:r>
      <w:r>
        <w:rPr>
          <w:rFonts w:hint="cs"/>
          <w:rtl/>
        </w:rPr>
        <w:t>רה ימים</w:t>
      </w:r>
      <w:r w:rsidR="00137F4B">
        <w:rPr>
          <w:rFonts w:hint="cs"/>
          <w:rtl/>
        </w:rPr>
        <w:t xml:space="preserve"> </w:t>
      </w:r>
      <w:r>
        <w:rPr>
          <w:rFonts w:hint="cs"/>
          <w:rtl/>
        </w:rPr>
        <w:t xml:space="preserve">שבין </w:t>
      </w:r>
      <w:r>
        <w:rPr>
          <w:rStyle w:val="affff5"/>
          <w:rFonts w:hint="cs"/>
          <w:rtl/>
          <w:rPrChange w:id="9089" w:author="מנוע אמוראים" w:date="2026-10-05T16:41:34Z">
            <w:rPr>
              <w:rFonts w:hint="cs"/>
              <w:rtl/>
            </w:rPr>
          </w:rPrChange>
        </w:rPr>
        <w:t xml:space="preserve">ר</w:t>
      </w:r>
      <w:r>
        <w:rPr>
          <w:rStyle w:val="affff5"/>
          <w:rtl/>
          <w:rPrChange w:id="9090" w:author="מנוע אמוראים" w:date="2026-10-05T16:41:34Z">
            <w:rPr>
              <w:rtl/>
            </w:rPr>
          </w:rPrChange>
        </w:rPr>
        <w:t xml:space="preserve">"</w:t>
      </w:r>
      <w:r>
        <w:rPr>
          <w:rStyle w:val="affff5"/>
          <w:rFonts w:hint="cs"/>
          <w:rtl/>
          <w:rPrChange w:id="9091" w:author="מנוע אמוראים" w:date="2026-10-05T16:41:34Z">
            <w:rPr>
              <w:rFonts w:hint="cs"/>
              <w:rtl/>
            </w:rPr>
          </w:rPrChange>
        </w:rPr>
        <w:t xml:space="preserve">ה</w:t>
      </w:r>
      <w:r>
        <w:rPr>
          <w:rFonts w:hint="cs"/>
          <w:rtl/>
        </w:rPr>
        <w:t xml:space="preserve"> ליוה</w:t>
      </w:r>
      <w:r w:rsidR="00B433C9" w:rsidRPr="00C35A2C">
        <w:rPr>
          <w:rtl/>
        </w:rPr>
        <w:t>"</w:t>
      </w:r>
      <w:r w:rsidR="00B433C9" w:rsidRPr="00C35A2C">
        <w:rPr>
          <w:rFonts w:hint="cs"/>
          <w:rtl/>
        </w:rPr>
        <w:t>כ</w:t>
      </w:r>
      <w:r w:rsidR="00B433C9" w:rsidRPr="00C35A2C">
        <w:rPr>
          <w:rtl/>
        </w:rPr>
        <w:t>.</w:t>
      </w:r>
    </w:p>
    <w:p w14:paraId="1246B26A" w14:textId="77777777" w:rsidR="003F4135" w:rsidRDefault="003F4135" w:rsidP="00B55EDF">
      <w:pPr>
        <w:rPr>
          <w:rFonts w:ascii="Fb Fontext" w:hAnsi="Fb Fontext"/>
          <w:rtl/>
        </w:rPr>
      </w:pPr>
    </w:p>
    <w:p w14:paraId="02F35730" w14:textId="78551176" w:rsidR="003F4135" w:rsidRDefault="003F4135" w:rsidP="00B55EDF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 xml:space="preserve">עוד </w:t>
      </w:r>
      <w:r w:rsidR="00B433C9" w:rsidRPr="008B6BA1">
        <w:rPr>
          <w:rStyle w:val="affff5"/>
          <w:rtl/>
        </w:rPr>
        <w:t>שלחו לאד</w:t>
      </w:r>
      <w:r>
        <w:rPr>
          <w:rStyle w:val="affff5"/>
          <w:rFonts w:hint="cs"/>
          <w:rtl/>
        </w:rPr>
        <w:t>"</w:t>
      </w:r>
      <w:r w:rsidR="00B433C9" w:rsidRPr="008B6BA1">
        <w:rPr>
          <w:rStyle w:val="affff5"/>
          <w:rtl/>
        </w:rPr>
        <w:t xml:space="preserve">ש: </w:t>
      </w:r>
      <w:r w:rsidR="00B433C9" w:rsidRPr="00D1637C">
        <w:rPr>
          <w:rFonts w:cs="PFT_Frank"/>
          <w:b/>
          <w:bCs/>
          <w:szCs w:val="14"/>
          <w:rtl/>
        </w:rPr>
        <w:t>רקקה דם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תחלוץ</w:t>
      </w:r>
      <w:r w:rsidRPr="00754FAB">
        <w:rPr>
          <w:rStyle w:val="affff8"/>
          <w:rtl/>
        </w:rPr>
        <w:t xml:space="preserve"> נפסלה</w:t>
      </w:r>
      <w:r w:rsidR="00B433C9" w:rsidRPr="00754FAB">
        <w:rPr>
          <w:rStyle w:val="affff8"/>
          <w:rtl/>
        </w:rPr>
        <w:t>,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137F4B">
        <w:rPr>
          <w:rFonts w:ascii="Fb Fontext" w:hAnsi="Fb Fontext" w:hint="cs"/>
          <w:sz w:val="32"/>
          <w:rtl/>
        </w:rPr>
        <w:t>א</w:t>
      </w:r>
      <w:r>
        <w:rPr>
          <w:rFonts w:ascii="Fb Fontext" w:hAnsi="Fb Fontext" w:hint="cs"/>
          <w:sz w:val="32"/>
          <w:rtl/>
        </w:rPr>
        <w:t>"א</w:t>
      </w:r>
      <w:r w:rsidR="00B433C9" w:rsidRPr="00C35A2C">
        <w:rPr>
          <w:rFonts w:ascii="Fb Fontext" w:hAnsi="Fb Fontext"/>
          <w:sz w:val="32"/>
          <w:rtl/>
        </w:rPr>
        <w:t xml:space="preserve"> בלא צחצוח רוק</w:t>
      </w:r>
      <w:r>
        <w:rPr>
          <w:rFonts w:ascii="Fb Fontext" w:hAnsi="Fb Fontext" w:hint="cs"/>
          <w:sz w:val="32"/>
          <w:rtl/>
        </w:rPr>
        <w:t>,</w:t>
      </w:r>
    </w:p>
    <w:p w14:paraId="5029E87C" w14:textId="313200E5" w:rsidR="00B433C9" w:rsidRPr="00062827" w:rsidRDefault="00B433C9" w:rsidP="00754FAB">
      <w:pPr>
        <w:rPr>
          <w:rFonts w:ascii="Fb Fontext" w:hAnsi="Fb Fontext" w:cs="Guttman Vilna"/>
          <w:b/>
          <w:bCs/>
          <w:spacing w:val="-2"/>
          <w:sz w:val="32"/>
          <w:rtl/>
        </w:rPr>
      </w:pPr>
      <w:r w:rsidRPr="00D1637C">
        <w:rPr>
          <w:rFonts w:cs="PFT_Frank" w:hint="eastAsia"/>
          <w:b/>
          <w:bCs/>
          <w:spacing w:val="-2"/>
          <w:szCs w:val="14"/>
          <w:rtl/>
        </w:rPr>
        <w:t>והך</w:t>
      </w:r>
      <w:r w:rsidRPr="00062827">
        <w:rPr>
          <w:rFonts w:ascii="Fb Fontext" w:hAnsi="Fb Fontext" w:hint="cs"/>
          <w:spacing w:val="-2"/>
          <w:rtl/>
        </w:rPr>
        <w:t xml:space="preserve"> </w:t>
      </w:r>
      <w:r w:rsidRPr="00062827">
        <w:rPr>
          <w:rStyle w:val="affff1"/>
          <w:rFonts w:hint="cs"/>
          <w:spacing w:val="-2"/>
          <w:rtl/>
        </w:rPr>
        <w:t>'</w:t>
      </w:r>
      <w:r w:rsidRPr="00062827">
        <w:rPr>
          <w:rStyle w:val="affff1"/>
          <w:b/>
          <w:bCs/>
          <w:spacing w:val="-2"/>
          <w:rtl/>
        </w:rPr>
        <w:t>זובו</w:t>
      </w:r>
      <w:r w:rsidRPr="00062827">
        <w:rPr>
          <w:rStyle w:val="affff1"/>
          <w:spacing w:val="-2"/>
          <w:rtl/>
        </w:rPr>
        <w:t xml:space="preserve"> טמא</w:t>
      </w:r>
      <w:r w:rsidRPr="00062827">
        <w:rPr>
          <w:rStyle w:val="affff1"/>
          <w:rFonts w:hint="cs"/>
          <w:spacing w:val="-2"/>
          <w:rtl/>
        </w:rPr>
        <w:t>'</w:t>
      </w:r>
      <w:r w:rsidRPr="00062827">
        <w:rPr>
          <w:rFonts w:ascii="Fb Fontext" w:hAnsi="Fb Fontext"/>
          <w:spacing w:val="-2"/>
          <w:rtl/>
        </w:rPr>
        <w:t xml:space="preserve"> </w:t>
      </w:r>
      <w:r w:rsidRPr="00062827">
        <w:rPr>
          <w:rFonts w:ascii="Fb Fontext" w:hAnsi="Fb Fontext" w:hint="cs"/>
          <w:spacing w:val="-2"/>
          <w:rtl/>
        </w:rPr>
        <w:t xml:space="preserve">ולא </w:t>
      </w:r>
      <w:r w:rsidR="00654A39" w:rsidRPr="00062827">
        <w:rPr>
          <w:rFonts w:ascii="Fb Fontext" w:hAnsi="Fb Fontext" w:hint="cs"/>
          <w:spacing w:val="-2"/>
          <w:rtl/>
        </w:rPr>
        <w:t xml:space="preserve">דם </w:t>
      </w:r>
      <w:r w:rsidRPr="00062827">
        <w:rPr>
          <w:rFonts w:ascii="Fb Fontext" w:hAnsi="Fb Fontext" w:hint="cs"/>
          <w:spacing w:val="-2"/>
          <w:rtl/>
        </w:rPr>
        <w:t>מ</w:t>
      </w:r>
      <w:r w:rsidR="00137F4B" w:rsidRPr="00062827">
        <w:rPr>
          <w:rFonts w:ascii="Fb Fontext" w:hAnsi="Fb Fontext" w:hint="cs"/>
          <w:spacing w:val="-2"/>
          <w:rtl/>
        </w:rPr>
        <w:t>פיו ו</w:t>
      </w:r>
      <w:r w:rsidR="00654A39" w:rsidRPr="00062827">
        <w:rPr>
          <w:rFonts w:ascii="Fb Fontext" w:hAnsi="Fb Fontext" w:hint="cs"/>
          <w:spacing w:val="-2"/>
          <w:rtl/>
        </w:rPr>
        <w:t>מ</w:t>
      </w:r>
      <w:r w:rsidRPr="00062827">
        <w:rPr>
          <w:rFonts w:ascii="Fb Fontext" w:hAnsi="Fb Fontext" w:hint="cs"/>
          <w:spacing w:val="-2"/>
          <w:rtl/>
        </w:rPr>
        <w:t>האמה</w:t>
      </w:r>
      <w:r w:rsidR="003F4135" w:rsidRPr="00062827">
        <w:rPr>
          <w:rFonts w:ascii="Fb Fontext" w:hAnsi="Fb Fontext" w:hint="cs"/>
          <w:spacing w:val="-2"/>
          <w:rtl/>
        </w:rPr>
        <w:t xml:space="preserve"> </w:t>
      </w:r>
      <w:r w:rsidR="00137F4B" w:rsidRPr="00062827">
        <w:rPr>
          <w:rFonts w:ascii="Fb Fontext" w:hAnsi="Fb Fontext" w:hint="cs"/>
          <w:spacing w:val="-2"/>
          <w:rtl/>
        </w:rPr>
        <w:t>-</w:t>
      </w:r>
      <w:r w:rsidR="003F4135" w:rsidRPr="00062827">
        <w:rPr>
          <w:rFonts w:ascii="Fb Fontext" w:hAnsi="Fb Fontext"/>
          <w:spacing w:val="-2"/>
          <w:rtl/>
        </w:rPr>
        <w:tab/>
      </w:r>
      <w:r w:rsidR="00137F4B" w:rsidRPr="00062827">
        <w:rPr>
          <w:rFonts w:ascii="Fb Fontext" w:hAnsi="Fb Fontext" w:hint="cs"/>
          <w:spacing w:val="-2"/>
          <w:rtl/>
        </w:rPr>
        <w:t>בשותת</w:t>
      </w:r>
      <w:r w:rsidR="003F4135" w:rsidRPr="00062827">
        <w:rPr>
          <w:rFonts w:ascii="Fb Fontext" w:hAnsi="Fb Fontext" w:hint="cs"/>
          <w:spacing w:val="-2"/>
          <w:rtl/>
        </w:rPr>
        <w:t>,</w:t>
      </w:r>
      <w:r w:rsidR="00AA63C2" w:rsidRPr="00062827">
        <w:rPr>
          <w:rFonts w:ascii="Fb Fontext" w:hAnsi="Fb Fontext" w:hint="cs"/>
          <w:spacing w:val="-2"/>
          <w:rtl/>
        </w:rPr>
        <w:t xml:space="preserve"> </w:t>
      </w:r>
      <w:r w:rsidR="003F4135" w:rsidRPr="00062827">
        <w:rPr>
          <w:rFonts w:ascii="Fb Fontext" w:hAnsi="Fb Fontext" w:hint="cs"/>
          <w:spacing w:val="-2"/>
          <w:rtl/>
        </w:rPr>
        <w:t>וכאן במוצצת.</w:t>
      </w:r>
    </w:p>
    <w:p w14:paraId="1C6CEDFD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קה:</w:t>
      </w:r>
    </w:p>
    <w:p w14:paraId="19F2C1ED" w14:textId="4D1F1157" w:rsidR="00B433C9" w:rsidRDefault="00654A39" w:rsidP="00754FAB">
      <w:pPr>
        <w:pStyle w:val="afff4"/>
        <w:spacing w:line="360" w:lineRule="auto"/>
        <w:rPr>
          <w:rStyle w:val="afff1"/>
          <w:rFonts w:ascii="David" w:hAnsi="David" w:cs="Guttman Vilna"/>
          <w:b/>
          <w:bCs w:val="0"/>
          <w:spacing w:val="0"/>
          <w:rtl/>
        </w:rPr>
      </w:pPr>
      <w:ins w:id="9981" w:author="מספור קטעי משנה" w:date="2026-10-06T06:45:58Z">
        <w:r>
          <w:rPr>
            <w:rStyle w:val="MisparKeta"/>
          </w:rPr>
          <w:t xml:space="preserve">ב. </w:t>
        </w:r>
      </w:ins>
      <w:bookmarkStart w:id="1185" w:name="_Toc119173160"/>
      <w:bookmarkStart w:id="1186" w:name="_Toc119230254"/>
      <w:r>
        <w:rPr>
          <w:rStyle w:val="afff1"/>
          <w:rFonts w:hint="cs"/>
          <w:bCs w:val="0"/>
          <w:rtl/>
        </w:rPr>
        <w:t xml:space="preserve">והחולצת לקטן </w:t>
      </w:r>
      <w:r>
        <w:rPr>
          <w:rStyle w:val="afff1"/>
          <w:bCs w:val="0"/>
          <w:rtl/>
        </w:rPr>
        <w:t>–</w:t>
      </w:r>
      <w:r w:rsidR="00137F4B">
        <w:rPr>
          <w:rStyle w:val="afff1"/>
          <w:rFonts w:hint="cs"/>
          <w:bCs w:val="0"/>
          <w:rtl/>
        </w:rPr>
        <w:t xml:space="preserve"> פסולה</w:t>
      </w:r>
      <w:r>
        <w:rPr>
          <w:rStyle w:val="afff1"/>
          <w:rFonts w:hint="cs"/>
          <w:bCs w:val="0"/>
          <w:rtl/>
        </w:rPr>
        <w:t xml:space="preserve"> </w:t>
      </w:r>
      <w:r w:rsidRPr="00754FAB">
        <w:rPr>
          <w:rStyle w:val="affff8"/>
          <w:rtl/>
        </w:rPr>
        <w:t>[</w:t>
      </w:r>
      <w:r w:rsidRPr="00754FAB">
        <w:rPr>
          <w:rStyle w:val="affff8"/>
          <w:rFonts w:hint="eastAsia"/>
          <w:rtl/>
        </w:rPr>
        <w:t>אבל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פוסל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על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האחין</w:t>
      </w:r>
      <w:r w:rsidRPr="00754FAB">
        <w:rPr>
          <w:rStyle w:val="affff8"/>
          <w:rtl/>
        </w:rPr>
        <w:t>]</w:t>
      </w:r>
      <w:r w:rsidR="00B433C9" w:rsidRPr="00C35A2C">
        <w:rPr>
          <w:rStyle w:val="afff1"/>
          <w:bCs w:val="0"/>
          <w:rtl/>
        </w:rPr>
        <w:t>.</w:t>
      </w:r>
      <w:bookmarkEnd w:id="1185"/>
      <w:bookmarkEnd w:id="1186"/>
    </w:p>
    <w:p w14:paraId="110671B9" w14:textId="481379BA" w:rsidR="00B433C9" w:rsidRPr="00C35A2C" w:rsidRDefault="00B433C9" w:rsidP="00B55EDF">
      <w:pPr>
        <w:rPr>
          <w:rtl/>
        </w:rPr>
      </w:pPr>
      <w:r w:rsidRPr="00754FAB">
        <w:rPr>
          <w:rtl/>
        </w:rPr>
        <w:t>זו דברי</w:t>
      </w:r>
      <w:r w:rsidRPr="008B6BA1">
        <w:rPr>
          <w:rStyle w:val="affff5"/>
          <w:rtl/>
        </w:rPr>
        <w:t xml:space="preserve"> ר</w:t>
      </w:r>
      <w:r w:rsidR="00654A39">
        <w:rPr>
          <w:rStyle w:val="affff5"/>
          <w:rFonts w:hint="cs"/>
          <w:rtl/>
        </w:rPr>
        <w:t>"</w:t>
      </w:r>
      <w:r w:rsidRPr="008B6BA1">
        <w:rPr>
          <w:rStyle w:val="affff5"/>
          <w:rtl/>
        </w:rPr>
        <w:t xml:space="preserve">מ, </w:t>
      </w:r>
      <w:r w:rsidRPr="00754FAB">
        <w:rPr>
          <w:rtl/>
        </w:rPr>
        <w:t xml:space="preserve">אבל </w:t>
      </w:r>
      <w:r w:rsidRPr="008B6BA1">
        <w:rPr>
          <w:rStyle w:val="affff5"/>
          <w:rtl/>
        </w:rPr>
        <w:t>חכ</w:t>
      </w:r>
      <w:r w:rsidR="00654A39">
        <w:rPr>
          <w:rStyle w:val="affff5"/>
          <w:rFonts w:hint="cs"/>
          <w:rtl/>
        </w:rPr>
        <w:t>מים</w:t>
      </w:r>
      <w:r w:rsidRPr="00C35A2C">
        <w:rPr>
          <w:rFonts w:ascii="Fb Fontext" w:hAnsi="Fb Fontext"/>
          <w:sz w:val="32"/>
          <w:rtl/>
        </w:rPr>
        <w:t xml:space="preserve"> </w:t>
      </w:r>
      <w:r w:rsidR="00654A39">
        <w:rPr>
          <w:rFonts w:ascii="Fb Fontext" w:hAnsi="Fb Fontext" w:hint="cs"/>
          <w:sz w:val="32"/>
          <w:rtl/>
        </w:rPr>
        <w:t>'</w:t>
      </w:r>
      <w:r w:rsidRPr="00C35A2C">
        <w:rPr>
          <w:rFonts w:ascii="Fb Fontext" w:hAnsi="Fb Fontext"/>
          <w:sz w:val="32"/>
          <w:rtl/>
        </w:rPr>
        <w:t>אין חליצת קטן כלום</w:t>
      </w:r>
      <w:r w:rsidR="00654A39">
        <w:rPr>
          <w:rFonts w:ascii="Fb Fontext" w:hAnsi="Fb Fontext" w:hint="cs"/>
          <w:sz w:val="32"/>
          <w:rtl/>
        </w:rPr>
        <w:t>'</w:t>
      </w:r>
      <w:r w:rsidRPr="00C35A2C">
        <w:rPr>
          <w:rFonts w:ascii="Fb Fontext" w:hAnsi="Fb Fontext"/>
          <w:sz w:val="32"/>
          <w:rtl/>
        </w:rPr>
        <w:t>.</w:t>
      </w:r>
    </w:p>
    <w:p w14:paraId="69E962C2" w14:textId="15149BEA" w:rsidR="00B433C9" w:rsidRDefault="00B433C9" w:rsidP="007C50EB">
      <w:pPr>
        <w:pStyle w:val="afff4"/>
        <w:rPr>
          <w:rStyle w:val="afff1"/>
          <w:bCs w:val="0"/>
          <w:rtl/>
        </w:rPr>
      </w:pPr>
      <w:ins w:id="9982" w:author="מספור קטעי משנה" w:date="2026-10-06T06:45:58Z">
        <w:r>
          <w:rPr>
            <w:rStyle w:val="MisparKeta"/>
          </w:rPr>
          <w:t xml:space="preserve">א. </w:t>
        </w:r>
      </w:ins>
      <w:bookmarkStart w:id="1187" w:name="_Toc119173161"/>
      <w:bookmarkStart w:id="1188" w:name="_Toc119230255"/>
      <w:r w:rsidRPr="00C35A2C">
        <w:rPr>
          <w:rStyle w:val="afff1"/>
          <w:bCs w:val="0"/>
          <w:rtl/>
        </w:rPr>
        <w:t xml:space="preserve">קטנה שחלצה </w:t>
      </w:r>
      <w:r w:rsidR="00654A39">
        <w:rPr>
          <w:rStyle w:val="afff1"/>
          <w:rFonts w:hint="cs"/>
          <w:bCs w:val="0"/>
          <w:rtl/>
        </w:rPr>
        <w:t>- תחלוץ משתגדיל</w:t>
      </w:r>
      <w:r w:rsidRPr="00C35A2C">
        <w:rPr>
          <w:rStyle w:val="afff1"/>
          <w:bCs w:val="0"/>
          <w:rtl/>
        </w:rPr>
        <w:t>.</w:t>
      </w:r>
      <w:bookmarkEnd w:id="1187"/>
      <w:bookmarkEnd w:id="1188"/>
    </w:p>
    <w:p w14:paraId="397E9959" w14:textId="7B874517" w:rsidR="00B433C9" w:rsidRPr="00C35A2C" w:rsidRDefault="00B433C9" w:rsidP="00B55EDF">
      <w:pPr>
        <w:rPr>
          <w:rtl/>
        </w:rPr>
      </w:pPr>
      <w:r w:rsidRPr="00754FAB">
        <w:rPr>
          <w:rtl/>
        </w:rPr>
        <w:t>זו דברי</w:t>
      </w:r>
      <w:r w:rsidRPr="008B6BA1">
        <w:rPr>
          <w:rStyle w:val="affff5"/>
          <w:rtl/>
        </w:rPr>
        <w:t xml:space="preserve"> ר"מ</w:t>
      </w:r>
      <w:r w:rsidR="00137F4B">
        <w:rPr>
          <w:rFonts w:ascii="Fb Fontext" w:hAnsi="Fb Fontext" w:hint="cs"/>
          <w:sz w:val="32"/>
          <w:rtl/>
        </w:rPr>
        <w:t xml:space="preserve"> </w:t>
      </w:r>
      <w:r w:rsidR="00137F4B" w:rsidRPr="00754FAB">
        <w:rPr>
          <w:rStyle w:val="affff1"/>
          <w:rFonts w:hint="eastAsia"/>
          <w:rtl/>
        </w:rPr>
        <w:t>ד</w:t>
      </w:r>
      <w:r w:rsidR="00654A39">
        <w:rPr>
          <w:rFonts w:ascii="Fb Fontext" w:hAnsi="Fb Fontext" w:hint="cs"/>
          <w:sz w:val="32"/>
          <w:rtl/>
        </w:rPr>
        <w:t>'</w:t>
      </w:r>
      <w:r w:rsidRPr="00137F4B">
        <w:rPr>
          <w:rStyle w:val="affff1"/>
          <w:rtl/>
        </w:rPr>
        <w:t>איש</w:t>
      </w:r>
      <w:r w:rsidR="00654A39">
        <w:rPr>
          <w:rStyle w:val="affff1"/>
          <w:rFonts w:hint="cs"/>
          <w:rtl/>
        </w:rPr>
        <w:t>'</w:t>
      </w:r>
      <w:r w:rsidRPr="00C35A2C">
        <w:rPr>
          <w:rFonts w:ascii="Fb Fontext" w:hAnsi="Fb Fontext"/>
          <w:sz w:val="32"/>
          <w:rtl/>
        </w:rPr>
        <w:t xml:space="preserve"> כת</w:t>
      </w:r>
      <w:r w:rsidR="00654A39">
        <w:rPr>
          <w:rFonts w:ascii="Fb Fontext" w:hAnsi="Fb Fontext" w:hint="cs"/>
          <w:sz w:val="32"/>
          <w:rtl/>
        </w:rPr>
        <w:t>י</w:t>
      </w:r>
      <w:r w:rsidRPr="00C35A2C">
        <w:rPr>
          <w:rFonts w:ascii="Fb Fontext" w:hAnsi="Fb Fontext"/>
          <w:sz w:val="32"/>
          <w:rtl/>
        </w:rPr>
        <w:t>ב, ומק</w:t>
      </w:r>
      <w:r w:rsidR="00654A39">
        <w:rPr>
          <w:rFonts w:ascii="Fb Fontext" w:hAnsi="Fb Fontext" w:hint="cs"/>
          <w:sz w:val="32"/>
          <w:rtl/>
        </w:rPr>
        <w:t>י</w:t>
      </w:r>
      <w:r w:rsidRPr="00C35A2C">
        <w:rPr>
          <w:rFonts w:ascii="Fb Fontext" w:hAnsi="Fb Fontext"/>
          <w:sz w:val="32"/>
          <w:rtl/>
        </w:rPr>
        <w:t>שי</w:t>
      </w:r>
      <w:r w:rsidR="00654A39">
        <w:rPr>
          <w:rFonts w:ascii="Fb Fontext" w:hAnsi="Fb Fontext" w:hint="cs"/>
          <w:sz w:val="32"/>
          <w:rtl/>
        </w:rPr>
        <w:t>ם</w:t>
      </w:r>
      <w:r w:rsidRPr="00C35A2C">
        <w:rPr>
          <w:rFonts w:ascii="Fb Fontext" w:hAnsi="Fb Fontext"/>
          <w:sz w:val="32"/>
          <w:rtl/>
        </w:rPr>
        <w:t xml:space="preserve"> </w:t>
      </w:r>
      <w:r w:rsidRPr="00754FAB">
        <w:rPr>
          <w:rtl/>
        </w:rPr>
        <w:t>אשה</w:t>
      </w:r>
      <w:r w:rsidR="00654A39">
        <w:rPr>
          <w:rStyle w:val="affff1"/>
          <w:rFonts w:hint="cs"/>
          <w:rtl/>
        </w:rPr>
        <w:t xml:space="preserve"> </w:t>
      </w:r>
      <w:r w:rsidR="00654A39" w:rsidRPr="00754FAB">
        <w:rPr>
          <w:rStyle w:val="affff8"/>
          <w:rtl/>
        </w:rPr>
        <w:t>[</w:t>
      </w:r>
      <w:r w:rsidR="00654A39">
        <w:rPr>
          <w:rStyle w:val="affff1"/>
          <w:rFonts w:hint="cs"/>
          <w:rtl/>
        </w:rPr>
        <w:t>'יבמתו</w:t>
      </w:r>
      <w:r w:rsidR="00654A39">
        <w:rPr>
          <w:rStyle w:val="affff8"/>
          <w:rFonts w:hint="cs"/>
          <w:rtl/>
        </w:rPr>
        <w:t>'</w:t>
      </w:r>
      <w:r w:rsidR="00654A39" w:rsidRPr="00754FAB">
        <w:rPr>
          <w:rStyle w:val="affff8"/>
          <w:rtl/>
        </w:rPr>
        <w:t>]</w:t>
      </w:r>
      <w:r w:rsidRPr="00754FAB">
        <w:rPr>
          <w:rStyle w:val="affff1"/>
          <w:rtl/>
        </w:rPr>
        <w:t xml:space="preserve"> ל</w:t>
      </w:r>
      <w:r w:rsidR="00654A39">
        <w:rPr>
          <w:rStyle w:val="affff1"/>
          <w:rFonts w:hint="cs"/>
          <w:rtl/>
        </w:rPr>
        <w:t>'</w:t>
      </w:r>
      <w:r w:rsidRPr="00754FAB">
        <w:rPr>
          <w:rStyle w:val="affff1"/>
          <w:rtl/>
        </w:rPr>
        <w:t>איש</w:t>
      </w:r>
      <w:r w:rsidR="00654A39">
        <w:rPr>
          <w:rStyle w:val="affff1"/>
          <w:rFonts w:hint="cs"/>
          <w:rtl/>
        </w:rPr>
        <w:t>'</w:t>
      </w:r>
      <w:r w:rsidR="00654A39">
        <w:rPr>
          <w:rFonts w:hint="cs"/>
          <w:rtl/>
        </w:rPr>
        <w:t>,</w:t>
      </w:r>
    </w:p>
    <w:p w14:paraId="48CDC240" w14:textId="1F37ADF6" w:rsidR="00B433C9" w:rsidRPr="00C35A2C" w:rsidRDefault="00B433C9" w:rsidP="00B55EDF">
      <w:pPr>
        <w:rPr>
          <w:rFonts w:ascii="Fb Fontext" w:hAnsi="Fb Fontext" w:cs="Guttman Vilna"/>
          <w:b/>
          <w:bCs/>
          <w:sz w:val="32"/>
          <w:rtl/>
        </w:rPr>
      </w:pPr>
      <w:r w:rsidRPr="00754FAB">
        <w:rPr>
          <w:rtl/>
        </w:rPr>
        <w:t xml:space="preserve">אבל </w:t>
      </w:r>
      <w:r w:rsidR="00654A39">
        <w:rPr>
          <w:rStyle w:val="affff5"/>
          <w:rFonts w:hint="cs"/>
          <w:rtl/>
        </w:rPr>
        <w:t>ריו"ס</w:t>
      </w:r>
      <w:r w:rsidRPr="008B6BA1">
        <w:rPr>
          <w:rStyle w:val="affff5"/>
          <w:rtl/>
        </w:rPr>
        <w:t xml:space="preserve"> 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>איש</w:t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כתיב, </w:t>
      </w:r>
      <w:r w:rsidR="00654A39">
        <w:rPr>
          <w:rFonts w:ascii="Fb Fontext" w:hAnsi="Fb Fontext" w:hint="cs"/>
          <w:sz w:val="32"/>
          <w:rtl/>
        </w:rPr>
        <w:t xml:space="preserve">אבל </w:t>
      </w:r>
      <w:r w:rsidRPr="00C35A2C">
        <w:rPr>
          <w:rFonts w:ascii="Fb Fontext" w:hAnsi="Fb Fontext"/>
          <w:sz w:val="32"/>
          <w:rtl/>
        </w:rPr>
        <w:t xml:space="preserve">אשה - </w:t>
      </w:r>
      <w:r w:rsidR="00654A39">
        <w:rPr>
          <w:rFonts w:ascii="Fb Fontext" w:hAnsi="Fb Fontext" w:hint="cs"/>
          <w:sz w:val="32"/>
          <w:rtl/>
        </w:rPr>
        <w:t>אפי'</w:t>
      </w:r>
      <w:r w:rsidRPr="00C35A2C">
        <w:rPr>
          <w:rFonts w:ascii="Fb Fontext" w:hAnsi="Fb Fontext"/>
          <w:sz w:val="32"/>
          <w:rtl/>
        </w:rPr>
        <w:t xml:space="preserve"> קטנה</w:t>
      </w:r>
      <w:r w:rsidR="00654A39">
        <w:rPr>
          <w:rFonts w:ascii="Fb Fontext" w:hAnsi="Fb Fontext" w:hint="cs"/>
          <w:sz w:val="32"/>
          <w:rtl/>
        </w:rPr>
        <w:t>.</w:t>
      </w:r>
      <w:r>
        <w:rPr>
          <w:rFonts w:ascii="Fb Fontext" w:hAnsi="Fb Fontext" w:hint="cs"/>
          <w:sz w:val="32"/>
          <w:rtl/>
        </w:rPr>
        <w:t xml:space="preserve"> </w:t>
      </w:r>
      <w:r w:rsidRPr="008B6BA1">
        <w:rPr>
          <w:rStyle w:val="affff5"/>
          <w:rFonts w:hint="cs"/>
          <w:rtl/>
        </w:rPr>
        <w:t xml:space="preserve"> </w:t>
      </w:r>
    </w:p>
    <w:p w14:paraId="18A1DFB4" w14:textId="5F69712E" w:rsidR="00B433C9" w:rsidRPr="00AC7749" w:rsidRDefault="00B433C9" w:rsidP="00B55EDF">
      <w:pPr>
        <w:rPr>
          <w:rFonts w:ascii="Fb Fontext" w:hAnsi="Fb Fontext"/>
          <w:spacing w:val="-6"/>
          <w:rtl/>
        </w:rPr>
      </w:pPr>
      <w:r w:rsidRPr="008B6BA1">
        <w:rPr>
          <w:rStyle w:val="affff5"/>
          <w:rFonts w:hint="cs"/>
          <w:rtl/>
        </w:rPr>
        <w:t>ר</w:t>
      </w:r>
      <w:r w:rsidRPr="008B6BA1">
        <w:rPr>
          <w:rStyle w:val="affff5"/>
          <w:rtl/>
        </w:rPr>
        <w:t>"</w:t>
      </w:r>
      <w:r w:rsidRPr="008B6BA1">
        <w:rPr>
          <w:rStyle w:val="affff5"/>
          <w:rFonts w:hint="cs"/>
          <w:rtl/>
        </w:rPr>
        <w:t>ח ור</w:t>
      </w:r>
      <w:r w:rsidR="00137F4B">
        <w:rPr>
          <w:rStyle w:val="affff5"/>
          <w:rFonts w:hint="cs"/>
          <w:rtl/>
        </w:rPr>
        <w:t>שב</w:t>
      </w:r>
      <w:r w:rsidR="00654A39">
        <w:rPr>
          <w:rStyle w:val="affff5"/>
          <w:rFonts w:hint="cs"/>
          <w:rtl/>
        </w:rPr>
        <w:t>"</w:t>
      </w:r>
      <w:r w:rsidR="00137F4B">
        <w:rPr>
          <w:rStyle w:val="affff5"/>
          <w:rFonts w:hint="cs"/>
          <w:rtl/>
        </w:rPr>
        <w:t>ר:</w:t>
      </w:r>
      <w:r w:rsidRPr="00AC7749">
        <w:rPr>
          <w:rFonts w:ascii="Fb Fontext" w:hAnsi="Fb Fontext" w:hint="cs"/>
          <w:spacing w:val="-6"/>
          <w:rtl/>
        </w:rPr>
        <w:t xml:space="preserve"> </w:t>
      </w:r>
      <w:r w:rsidR="00137F4B" w:rsidRPr="00137F4B">
        <w:rPr>
          <w:rStyle w:val="affff5"/>
          <w:rFonts w:hint="cs"/>
          <w:rtl/>
        </w:rPr>
        <w:t>חד</w:t>
      </w:r>
      <w:r w:rsidR="00654A39">
        <w:rPr>
          <w:rStyle w:val="affff5"/>
          <w:rFonts w:hint="cs"/>
          <w:rtl/>
        </w:rPr>
        <w:t>:</w:t>
      </w:r>
      <w:r w:rsidR="00137F4B" w:rsidRPr="00137F4B">
        <w:rPr>
          <w:rStyle w:val="affff5"/>
          <w:rFonts w:hint="cs"/>
          <w:rtl/>
        </w:rPr>
        <w:t xml:space="preserve"> </w:t>
      </w:r>
      <w:r w:rsidRPr="00AC7749">
        <w:rPr>
          <w:rFonts w:ascii="Fb Fontext" w:hAnsi="Fb Fontext"/>
          <w:spacing w:val="-6"/>
          <w:rtl/>
        </w:rPr>
        <w:t xml:space="preserve">המתפלל יתן עיניו למטה </w:t>
      </w:r>
      <w:r w:rsidRPr="00AC7749">
        <w:rPr>
          <w:rStyle w:val="affff1"/>
          <w:rFonts w:hint="cs"/>
          <w:spacing w:val="-6"/>
          <w:rtl/>
        </w:rPr>
        <w:t>'</w:t>
      </w:r>
      <w:r w:rsidRPr="00AC7749">
        <w:rPr>
          <w:rStyle w:val="affff1"/>
          <w:spacing w:val="-6"/>
          <w:rtl/>
        </w:rPr>
        <w:t>והיו עיני ולבי שם</w:t>
      </w:r>
      <w:r w:rsidRPr="00AC7749">
        <w:rPr>
          <w:rStyle w:val="affff1"/>
          <w:rFonts w:hint="cs"/>
          <w:spacing w:val="-6"/>
          <w:rtl/>
        </w:rPr>
        <w:t>'</w:t>
      </w:r>
      <w:r w:rsidR="00654A39">
        <w:rPr>
          <w:rStyle w:val="affff1"/>
          <w:rFonts w:hint="cs"/>
          <w:spacing w:val="-6"/>
          <w:rtl/>
        </w:rPr>
        <w:t xml:space="preserve"> </w:t>
      </w:r>
      <w:r w:rsidR="00654A39" w:rsidRPr="00754FAB">
        <w:rPr>
          <w:rStyle w:val="affff8"/>
          <w:rFonts w:hint="eastAsia"/>
          <w:rtl/>
        </w:rPr>
        <w:t>שכינה</w:t>
      </w:r>
      <w:r w:rsidR="00654A39" w:rsidRPr="00754FAB">
        <w:rPr>
          <w:rStyle w:val="affff8"/>
          <w:rtl/>
        </w:rPr>
        <w:t xml:space="preserve"> </w:t>
      </w:r>
      <w:r w:rsidR="00654A39" w:rsidRPr="00754FAB">
        <w:rPr>
          <w:rStyle w:val="affff8"/>
          <w:rFonts w:hint="eastAsia"/>
          <w:rtl/>
        </w:rPr>
        <w:t>שם</w:t>
      </w:r>
      <w:r w:rsidR="00654A39">
        <w:rPr>
          <w:rStyle w:val="affff8"/>
          <w:rFonts w:hint="cs"/>
          <w:rtl/>
        </w:rPr>
        <w:t>,</w:t>
      </w:r>
    </w:p>
    <w:p w14:paraId="2D602255" w14:textId="7CCFEE59" w:rsidR="00654A39" w:rsidRDefault="00B433C9" w:rsidP="00654A39">
      <w:pPr>
        <w:rPr>
          <w:rFonts w:ascii="Fb Fontext" w:hAnsi="Fb Fontext"/>
          <w:sz w:val="32"/>
          <w:rtl/>
        </w:rPr>
      </w:pPr>
      <w:r w:rsidRPr="008B6BA1">
        <w:rPr>
          <w:rStyle w:val="affff5"/>
          <w:rtl/>
        </w:rPr>
        <w:t xml:space="preserve">וחד: </w:t>
      </w:r>
      <w:r w:rsidR="00654A39">
        <w:rPr>
          <w:rFonts w:ascii="Fb Fontext" w:hAnsi="Fb Fontext" w:hint="cs"/>
          <w:sz w:val="32"/>
          <w:rtl/>
        </w:rPr>
        <w:t>לבו</w:t>
      </w:r>
      <w:r w:rsidRPr="00C35A2C">
        <w:rPr>
          <w:rFonts w:ascii="Fb Fontext" w:hAnsi="Fb Fontext"/>
          <w:sz w:val="32"/>
          <w:rtl/>
        </w:rPr>
        <w:t xml:space="preserve"> למעלה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נשא לבבנו אל כפים</w:t>
      </w:r>
      <w:r w:rsidR="00654A39">
        <w:rPr>
          <w:rStyle w:val="affff1"/>
          <w:rFonts w:hint="cs"/>
          <w:rtl/>
        </w:rPr>
        <w:t>..',</w:t>
      </w:r>
      <w:r w:rsidR="00654A39">
        <w:rPr>
          <w:rStyle w:val="affff5"/>
          <w:rFonts w:hint="cs"/>
          <w:rtl/>
        </w:rPr>
        <w:t xml:space="preserve"> </w:t>
      </w:r>
      <w:r w:rsidR="00E23DEB">
        <w:rPr>
          <w:rStyle w:val="affff5"/>
          <w:rFonts w:hint="cs"/>
          <w:rtl/>
        </w:rPr>
        <w:t xml:space="preserve">בא </w:t>
      </w:r>
      <w:r w:rsidRPr="008B6BA1">
        <w:rPr>
          <w:rStyle w:val="affff5"/>
          <w:rtl/>
        </w:rPr>
        <w:t>ר</w:t>
      </w:r>
      <w:r w:rsidRPr="008B6BA1">
        <w:rPr>
          <w:rStyle w:val="affff5"/>
          <w:rFonts w:hint="cs"/>
          <w:rtl/>
        </w:rPr>
        <w:t>יבר</w:t>
      </w:r>
      <w:r w:rsidR="00654A39">
        <w:rPr>
          <w:rStyle w:val="affff5"/>
          <w:rFonts w:hint="cs"/>
          <w:rtl/>
        </w:rPr>
        <w:t>"</w:t>
      </w:r>
      <w:r w:rsidRPr="008B6BA1">
        <w:rPr>
          <w:rStyle w:val="affff5"/>
          <w:rFonts w:hint="cs"/>
          <w:rtl/>
        </w:rPr>
        <w:t>י</w:t>
      </w:r>
      <w:r w:rsidR="00654A39">
        <w:rPr>
          <w:rStyle w:val="affff5"/>
          <w:rFonts w:hint="cs"/>
          <w:rtl/>
        </w:rPr>
        <w:t>,</w:t>
      </w:r>
      <w:r w:rsidRPr="008B6BA1">
        <w:rPr>
          <w:rStyle w:val="affff5"/>
          <w:rFonts w:hint="cs"/>
          <w:rtl/>
        </w:rPr>
        <w:t xml:space="preserve"> מ</w:t>
      </w:r>
      <w:r w:rsidR="00E23DEB">
        <w:rPr>
          <w:rStyle w:val="affff5"/>
          <w:rFonts w:hint="cs"/>
          <w:rtl/>
        </w:rPr>
        <w:t>אביו</w:t>
      </w:r>
      <w:r w:rsidR="008B6BA1">
        <w:rPr>
          <w:rStyle w:val="affff5"/>
          <w:rFonts w:hint="cs"/>
          <w:rtl/>
        </w:rPr>
        <w:t>: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654A39">
        <w:rPr>
          <w:rFonts w:ascii="Fb Fontext" w:hAnsi="Fb Fontext" w:hint="cs"/>
          <w:sz w:val="32"/>
          <w:rtl/>
        </w:rPr>
        <w:t>תרוייהו.</w:t>
      </w:r>
    </w:p>
    <w:p w14:paraId="53CFDC92" w14:textId="11BEE61B" w:rsidR="00654A39" w:rsidRDefault="00B433C9" w:rsidP="00654A39">
      <w:pPr>
        <w:rPr>
          <w:rStyle w:val="affff5"/>
          <w:rtl/>
        </w:rPr>
      </w:pPr>
      <w:r w:rsidRPr="008B6BA1">
        <w:rPr>
          <w:rStyle w:val="affff5"/>
          <w:rFonts w:hint="cs"/>
          <w:rtl/>
        </w:rPr>
        <w:lastRenderedPageBreak/>
        <w:t>בא</w:t>
      </w:r>
      <w:r w:rsidR="00137F4B">
        <w:rPr>
          <w:rStyle w:val="affff5"/>
          <w:rtl/>
        </w:rPr>
        <w:t xml:space="preserve"> רבי</w:t>
      </w:r>
      <w:r w:rsidR="00654A39">
        <w:rPr>
          <w:rFonts w:ascii="Fb Fontext" w:hAnsi="Fb Fontext" w:hint="cs"/>
          <w:spacing w:val="-2"/>
          <w:rtl/>
        </w:rPr>
        <w:t>,</w:t>
      </w:r>
      <w:r w:rsidRPr="00EA6942">
        <w:rPr>
          <w:rFonts w:ascii="Fb Fontext" w:hAnsi="Fb Fontext"/>
          <w:spacing w:val="-2"/>
          <w:rtl/>
        </w:rPr>
        <w:t xml:space="preserve"> </w:t>
      </w:r>
      <w:r w:rsidRPr="008B6BA1">
        <w:rPr>
          <w:rStyle w:val="affff5"/>
          <w:rFonts w:hint="cs"/>
          <w:rtl/>
        </w:rPr>
        <w:t>וריב</w:t>
      </w:r>
      <w:r w:rsidRPr="008B6BA1">
        <w:rPr>
          <w:rStyle w:val="affff5"/>
          <w:rtl/>
        </w:rPr>
        <w:t>"</w:t>
      </w:r>
      <w:r w:rsidRPr="008B6BA1">
        <w:rPr>
          <w:rStyle w:val="affff5"/>
          <w:rFonts w:hint="cs"/>
          <w:rtl/>
        </w:rPr>
        <w:t>י</w:t>
      </w:r>
      <w:r w:rsidRPr="00EA6942">
        <w:rPr>
          <w:rFonts w:ascii="Fb Fontext" w:hAnsi="Fb Fontext" w:hint="cs"/>
          <w:spacing w:val="-2"/>
          <w:rtl/>
        </w:rPr>
        <w:t xml:space="preserve"> עדיין פסע למקומו</w:t>
      </w:r>
      <w:r w:rsidR="00654A39">
        <w:rPr>
          <w:rFonts w:ascii="Fb Fontext" w:hAnsi="Fb Fontext" w:hint="cs"/>
          <w:spacing w:val="-2"/>
          <w:rtl/>
        </w:rPr>
        <w:t>,</w:t>
      </w:r>
      <w:r w:rsidR="00654A39">
        <w:rPr>
          <w:rStyle w:val="affff5"/>
          <w:rFonts w:hint="cs"/>
          <w:rtl/>
        </w:rPr>
        <w:t xml:space="preserve"> </w:t>
      </w:r>
      <w:r w:rsidRPr="008B6BA1">
        <w:rPr>
          <w:rStyle w:val="affff5"/>
          <w:rtl/>
        </w:rPr>
        <w:t>א"</w:t>
      </w:r>
      <w:r w:rsidRPr="008B6BA1">
        <w:rPr>
          <w:rStyle w:val="affff5"/>
          <w:rFonts w:hint="cs"/>
          <w:rtl/>
        </w:rPr>
        <w:t>ל</w:t>
      </w:r>
      <w:r w:rsidRPr="008B6BA1">
        <w:rPr>
          <w:rStyle w:val="affff5"/>
          <w:rtl/>
        </w:rPr>
        <w:t xml:space="preserve"> אבדן:</w:t>
      </w:r>
      <w:r w:rsidRPr="00C35A2C">
        <w:rPr>
          <w:rFonts w:ascii="Fb Fontext" w:hAnsi="Fb Fontext"/>
          <w:rtl/>
        </w:rPr>
        <w:t xml:space="preserve"> מי מפסע על ראשי עם קדוש? </w:t>
      </w:r>
      <w:r w:rsidR="00654A39">
        <w:rPr>
          <w:rStyle w:val="affff5"/>
          <w:rtl/>
        </w:rPr>
        <w:tab/>
      </w:r>
      <w:r w:rsidR="00654A39">
        <w:rPr>
          <w:rStyle w:val="affff5"/>
          <w:rtl/>
        </w:rPr>
        <w:tab/>
      </w:r>
      <w:r w:rsidRPr="008B6BA1">
        <w:rPr>
          <w:rStyle w:val="affff5"/>
          <w:rFonts w:hint="cs"/>
          <w:rtl/>
        </w:rPr>
        <w:t>א</w:t>
      </w:r>
      <w:r w:rsidRPr="008B6BA1">
        <w:rPr>
          <w:rStyle w:val="affff5"/>
          <w:rtl/>
        </w:rPr>
        <w:t>"</w:t>
      </w:r>
      <w:r w:rsidRPr="008B6BA1">
        <w:rPr>
          <w:rStyle w:val="affff5"/>
          <w:rFonts w:hint="cs"/>
          <w:rtl/>
        </w:rPr>
        <w:t>ל:</w:t>
      </w:r>
      <w:r w:rsidRPr="008B6BA1">
        <w:rPr>
          <w:rStyle w:val="affff5"/>
          <w:rtl/>
        </w:rPr>
        <w:t xml:space="preserve"> אני</w:t>
      </w:r>
      <w:r w:rsidR="00137F4B">
        <w:rPr>
          <w:rStyle w:val="affff5"/>
          <w:rFonts w:hint="cs"/>
          <w:rtl/>
        </w:rPr>
        <w:t xml:space="preserve"> </w:t>
      </w:r>
      <w:r w:rsidRPr="00C35A2C">
        <w:rPr>
          <w:rFonts w:ascii="Fb Fontext" w:hAnsi="Fb Fontext"/>
          <w:rtl/>
        </w:rPr>
        <w:t xml:space="preserve">שבאתי ללמוד </w:t>
      </w:r>
      <w:r w:rsidRPr="008B6BA1">
        <w:rPr>
          <w:rStyle w:val="affff5"/>
          <w:rtl/>
        </w:rPr>
        <w:t>מרבי</w:t>
      </w:r>
      <w:r w:rsidR="00654A39">
        <w:rPr>
          <w:rFonts w:ascii="Fb Fontext" w:hAnsi="Fb Fontext" w:hint="cs"/>
          <w:rtl/>
        </w:rPr>
        <w:t>,</w:t>
      </w:r>
      <w:r w:rsidR="00654A39">
        <w:rPr>
          <w:rStyle w:val="affff5"/>
          <w:rFonts w:hint="cs"/>
          <w:rtl/>
        </w:rPr>
        <w:t xml:space="preserve"> </w:t>
      </w:r>
      <w:r w:rsidR="00654A39">
        <w:rPr>
          <w:rStyle w:val="affff5"/>
          <w:rtl/>
        </w:rPr>
        <w:tab/>
      </w:r>
      <w:r w:rsidR="00654A39">
        <w:rPr>
          <w:rStyle w:val="affff5"/>
          <w:rtl/>
        </w:rPr>
        <w:tab/>
      </w:r>
      <w:r w:rsidR="00654A39">
        <w:rPr>
          <w:rStyle w:val="affff5"/>
          <w:rFonts w:hint="cs"/>
          <w:rtl/>
        </w:rPr>
        <w:t xml:space="preserve"> </w:t>
      </w:r>
      <w:r w:rsidRPr="008B6BA1">
        <w:rPr>
          <w:rStyle w:val="affff5"/>
          <w:rFonts w:hint="cs"/>
          <w:rtl/>
        </w:rPr>
        <w:t>א</w:t>
      </w:r>
      <w:r w:rsidRPr="008B6BA1">
        <w:rPr>
          <w:rStyle w:val="affff5"/>
          <w:rtl/>
        </w:rPr>
        <w:t>"</w:t>
      </w:r>
      <w:r w:rsidRPr="008B6BA1">
        <w:rPr>
          <w:rStyle w:val="affff5"/>
          <w:rFonts w:hint="cs"/>
          <w:rtl/>
        </w:rPr>
        <w:t>ל</w:t>
      </w:r>
      <w:r w:rsidRPr="008B6BA1">
        <w:rPr>
          <w:rStyle w:val="affff5"/>
          <w:rtl/>
        </w:rPr>
        <w:t xml:space="preserve">: </w:t>
      </w:r>
      <w:r w:rsidRPr="00C35A2C">
        <w:rPr>
          <w:rFonts w:ascii="Fb Fontext" w:hAnsi="Fb Fontext"/>
          <w:sz w:val="32"/>
          <w:rtl/>
        </w:rPr>
        <w:t>אתה הגון</w:t>
      </w:r>
      <w:r w:rsidR="00654A39">
        <w:rPr>
          <w:rFonts w:ascii="Fb Fontext" w:hAnsi="Fb Fontext" w:hint="cs"/>
          <w:sz w:val="32"/>
          <w:rtl/>
        </w:rPr>
        <w:t>?</w:t>
      </w:r>
      <w:r w:rsidRPr="008B6BA1">
        <w:rPr>
          <w:rStyle w:val="affff5"/>
          <w:rtl/>
        </w:rPr>
        <w:t xml:space="preserve"> </w:t>
      </w:r>
    </w:p>
    <w:p w14:paraId="5B59236A" w14:textId="79A430EF" w:rsidR="00654A39" w:rsidRDefault="00B433C9" w:rsidP="00654A39">
      <w:pPr>
        <w:rPr>
          <w:rFonts w:ascii="Fb Fontext" w:hAnsi="Fb Fontext"/>
          <w:rtl/>
        </w:rPr>
      </w:pPr>
      <w:r w:rsidRPr="008B6BA1">
        <w:rPr>
          <w:rStyle w:val="affff5"/>
          <w:rFonts w:hint="cs"/>
          <w:rtl/>
        </w:rPr>
        <w:t>א</w:t>
      </w:r>
      <w:r w:rsidRPr="008B6BA1">
        <w:rPr>
          <w:rStyle w:val="affff5"/>
          <w:rtl/>
        </w:rPr>
        <w:t>"</w:t>
      </w:r>
      <w:r w:rsidRPr="008B6BA1">
        <w:rPr>
          <w:rStyle w:val="affff5"/>
          <w:rFonts w:hint="cs"/>
          <w:rtl/>
        </w:rPr>
        <w:t>ל</w:t>
      </w:r>
      <w:r w:rsidRPr="008B6BA1">
        <w:rPr>
          <w:rStyle w:val="affff5"/>
          <w:rtl/>
        </w:rPr>
        <w:t xml:space="preserve">: </w:t>
      </w:r>
      <w:r w:rsidR="00654A39">
        <w:rPr>
          <w:rFonts w:ascii="Fb Fontext" w:hAnsi="Fb Fontext" w:hint="cs"/>
          <w:sz w:val="32"/>
          <w:rtl/>
        </w:rPr>
        <w:t>כ</w:t>
      </w:r>
      <w:r w:rsidRPr="00C35A2C">
        <w:rPr>
          <w:rFonts w:ascii="Fb Fontext" w:hAnsi="Fb Fontext"/>
          <w:sz w:val="32"/>
          <w:rtl/>
        </w:rPr>
        <w:t>משה מפי הגבורה</w:t>
      </w:r>
      <w:r w:rsidR="00654A39">
        <w:rPr>
          <w:rFonts w:ascii="Fb Fontext" w:hAnsi="Fb Fontext" w:hint="cs"/>
          <w:sz w:val="32"/>
          <w:rtl/>
        </w:rPr>
        <w:t>,</w:t>
      </w:r>
      <w:r w:rsidR="00654A39">
        <w:rPr>
          <w:rStyle w:val="affff5"/>
          <w:rFonts w:hint="cs"/>
          <w:rtl/>
        </w:rPr>
        <w:t xml:space="preserve"> </w:t>
      </w:r>
      <w:r w:rsidRPr="008B6BA1">
        <w:rPr>
          <w:rStyle w:val="affff5"/>
          <w:rtl/>
        </w:rPr>
        <w:t>א"</w:t>
      </w:r>
      <w:r w:rsidRPr="008B6BA1">
        <w:rPr>
          <w:rStyle w:val="affff5"/>
          <w:rFonts w:hint="cs"/>
          <w:rtl/>
        </w:rPr>
        <w:t>ל</w:t>
      </w:r>
      <w:r w:rsidRPr="008B6BA1">
        <w:rPr>
          <w:rStyle w:val="affff5"/>
          <w:rtl/>
        </w:rPr>
        <w:t>:</w:t>
      </w:r>
      <w:r w:rsidRPr="00C35A2C">
        <w:rPr>
          <w:rFonts w:ascii="Fb Fontext" w:hAnsi="Fb Fontext"/>
          <w:rtl/>
        </w:rPr>
        <w:t xml:space="preserve"> אתה</w:t>
      </w:r>
      <w:r w:rsidR="00654A39">
        <w:rPr>
          <w:rFonts w:ascii="Fb Fontext" w:hAnsi="Fb Fontext" w:hint="cs"/>
          <w:rtl/>
        </w:rPr>
        <w:t xml:space="preserve"> משה?</w:t>
      </w:r>
      <w:r w:rsidRPr="00C35A2C">
        <w:rPr>
          <w:rFonts w:ascii="Fb Fontext" w:hAnsi="Fb Fontext"/>
          <w:rtl/>
        </w:rPr>
        <w:t xml:space="preserve"> </w:t>
      </w:r>
      <w:r w:rsidR="00137F4B">
        <w:rPr>
          <w:rStyle w:val="affff5"/>
          <w:rFonts w:hint="cs"/>
          <w:rtl/>
        </w:rPr>
        <w:t>א</w:t>
      </w:r>
      <w:r w:rsidR="00654A39">
        <w:rPr>
          <w:rStyle w:val="affff5"/>
          <w:rFonts w:hint="cs"/>
          <w:rtl/>
        </w:rPr>
        <w:t>"</w:t>
      </w:r>
      <w:r w:rsidR="00137F4B">
        <w:rPr>
          <w:rStyle w:val="affff5"/>
          <w:rFonts w:hint="cs"/>
          <w:rtl/>
        </w:rPr>
        <w:t>ל</w:t>
      </w:r>
      <w:r w:rsidRPr="008B6BA1">
        <w:rPr>
          <w:rStyle w:val="affff5"/>
          <w:rtl/>
        </w:rPr>
        <w:t xml:space="preserve">: </w:t>
      </w:r>
      <w:r w:rsidRPr="00C35A2C">
        <w:rPr>
          <w:rFonts w:ascii="Fb Fontext" w:hAnsi="Fb Fontext"/>
          <w:rtl/>
        </w:rPr>
        <w:t>רבך א</w:t>
      </w:r>
      <w:r w:rsidR="00654A39">
        <w:rPr>
          <w:rFonts w:ascii="Fb Fontext" w:hAnsi="Fb Fontext" w:hint="cs"/>
          <w:rtl/>
        </w:rPr>
        <w:t>-</w:t>
      </w:r>
      <w:r w:rsidRPr="00C35A2C">
        <w:rPr>
          <w:rFonts w:ascii="Fb Fontext" w:hAnsi="Fb Fontext"/>
          <w:rtl/>
        </w:rPr>
        <w:t>להים?</w:t>
      </w:r>
    </w:p>
    <w:p w14:paraId="69619334" w14:textId="57EB8C07" w:rsidR="00B433C9" w:rsidRDefault="00B433C9" w:rsidP="00654A39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באה</w:t>
      </w:r>
      <w:r w:rsidRPr="00C35A2C">
        <w:rPr>
          <w:rFonts w:ascii="Fb Fontext" w:hAnsi="Fb Fontext"/>
          <w:rtl/>
        </w:rPr>
        <w:t xml:space="preserve"> יבמה</w:t>
      </w:r>
      <w:r w:rsidR="00654A39">
        <w:rPr>
          <w:rFonts w:ascii="Fb Fontext" w:hAnsi="Fb Fontext" w:hint="cs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  <w:r w:rsidR="00654A39">
        <w:rPr>
          <w:rStyle w:val="affff5"/>
          <w:rFonts w:hint="cs"/>
          <w:rtl/>
        </w:rPr>
        <w:t>רבי</w:t>
      </w:r>
      <w:r w:rsidRPr="008B6BA1">
        <w:rPr>
          <w:rStyle w:val="affff5"/>
          <w:rtl/>
        </w:rPr>
        <w:t xml:space="preserve"> לאבדן: </w:t>
      </w:r>
      <w:r w:rsidR="00654A39">
        <w:rPr>
          <w:rFonts w:ascii="Fb Fontext" w:hAnsi="Fb Fontext" w:hint="cs"/>
          <w:rtl/>
        </w:rPr>
        <w:t>שי</w:t>
      </w:r>
      <w:r w:rsidRPr="00C35A2C">
        <w:rPr>
          <w:rFonts w:ascii="Fb Fontext" w:hAnsi="Fb Fontext" w:hint="cs"/>
          <w:rtl/>
        </w:rPr>
        <w:t xml:space="preserve">בדוק אם </w:t>
      </w:r>
      <w:r w:rsidR="00654A39">
        <w:rPr>
          <w:rFonts w:ascii="Fb Fontext" w:hAnsi="Fb Fontext" w:hint="cs"/>
          <w:rtl/>
        </w:rPr>
        <w:t>גדולה,</w:t>
      </w:r>
      <w:r w:rsidR="00654A39">
        <w:rPr>
          <w:rStyle w:val="affff5"/>
          <w:rFonts w:hint="cs"/>
          <w:rtl/>
        </w:rPr>
        <w:t xml:space="preserve"> </w:t>
      </w:r>
      <w:r w:rsidRPr="008B6BA1">
        <w:rPr>
          <w:rStyle w:val="affff5"/>
          <w:rFonts w:hint="cs"/>
          <w:rtl/>
        </w:rPr>
        <w:t>ריבר</w:t>
      </w:r>
      <w:r w:rsidRPr="008B6BA1">
        <w:rPr>
          <w:rStyle w:val="affff5"/>
          <w:rtl/>
        </w:rPr>
        <w:t>"</w:t>
      </w:r>
      <w:r w:rsidRPr="008B6BA1">
        <w:rPr>
          <w:rStyle w:val="affff5"/>
          <w:rFonts w:hint="cs"/>
          <w:rtl/>
        </w:rPr>
        <w:t xml:space="preserve">י </w:t>
      </w:r>
      <w:r w:rsidR="00654A39">
        <w:rPr>
          <w:rStyle w:val="affff5"/>
          <w:rFonts w:hint="cs"/>
          <w:rtl/>
        </w:rPr>
        <w:t>לרבי,</w:t>
      </w:r>
      <w:r w:rsidRPr="008B6BA1">
        <w:rPr>
          <w:rStyle w:val="affff5"/>
          <w:rFonts w:hint="cs"/>
          <w:rtl/>
        </w:rPr>
        <w:t xml:space="preserve"> אבא</w:t>
      </w:r>
      <w:r w:rsidRPr="008B6BA1">
        <w:rPr>
          <w:rStyle w:val="affff5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="00654A39">
        <w:rPr>
          <w:rStyle w:val="affff1"/>
          <w:rFonts w:hint="cs"/>
          <w:rtl/>
        </w:rPr>
        <w:t>'</w:t>
      </w:r>
      <w:r w:rsidRPr="00375E59">
        <w:rPr>
          <w:rStyle w:val="affff1"/>
          <w:rtl/>
        </w:rPr>
        <w:t>איש</w:t>
      </w:r>
      <w:r w:rsidR="00654A39">
        <w:rPr>
          <w:rStyle w:val="affff1"/>
          <w:rFonts w:hint="cs"/>
          <w:rtl/>
        </w:rPr>
        <w:t xml:space="preserve">' </w:t>
      </w:r>
      <w:r w:rsidR="00654A39" w:rsidRPr="00754FAB">
        <w:rPr>
          <w:rFonts w:hint="eastAsia"/>
          <w:rtl/>
        </w:rPr>
        <w:t>כתיב</w:t>
      </w:r>
      <w:r w:rsidR="00654A39" w:rsidRPr="00754FAB">
        <w:rPr>
          <w:rtl/>
        </w:rPr>
        <w:t>,</w:t>
      </w:r>
      <w:r w:rsidRPr="00C35A2C">
        <w:rPr>
          <w:rFonts w:ascii="Fb Fontext" w:hAnsi="Fb Fontext"/>
          <w:rtl/>
        </w:rPr>
        <w:t xml:space="preserve"> אבל אשה - </w:t>
      </w:r>
      <w:r w:rsidR="00654A39">
        <w:rPr>
          <w:rFonts w:ascii="Fb Fontext" w:hAnsi="Fb Fontext" w:hint="cs"/>
          <w:rtl/>
        </w:rPr>
        <w:t xml:space="preserve">אפי' </w:t>
      </w:r>
      <w:r w:rsidRPr="00C35A2C">
        <w:rPr>
          <w:rFonts w:ascii="Fb Fontext" w:hAnsi="Fb Fontext"/>
          <w:rtl/>
        </w:rPr>
        <w:t>קטנה</w:t>
      </w:r>
      <w:r w:rsidR="00654A39">
        <w:rPr>
          <w:rFonts w:ascii="Fb Fontext" w:hAnsi="Fb Fontext" w:hint="cs"/>
          <w:rtl/>
        </w:rPr>
        <w:t>!</w:t>
      </w:r>
      <w:r w:rsidR="00654A39">
        <w:rPr>
          <w:rStyle w:val="affff5"/>
          <w:rFonts w:hint="cs"/>
          <w:rtl/>
        </w:rPr>
        <w:t xml:space="preserve"> </w:t>
      </w:r>
      <w:r w:rsidRPr="008B6BA1">
        <w:rPr>
          <w:rStyle w:val="affff5"/>
          <w:rFonts w:hint="cs"/>
          <w:rtl/>
        </w:rPr>
        <w:t>רבי לאבדן</w:t>
      </w:r>
      <w:r w:rsidR="00E23DEB">
        <w:rPr>
          <w:rStyle w:val="affff5"/>
          <w:rFonts w:hint="cs"/>
          <w:rtl/>
        </w:rPr>
        <w:t>:</w:t>
      </w:r>
      <w:r w:rsidRPr="00C35A2C">
        <w:rPr>
          <w:rFonts w:ascii="Fb Fontext" w:hAnsi="Fb Fontext" w:hint="cs"/>
          <w:rtl/>
        </w:rPr>
        <w:t xml:space="preserve"> א</w:t>
      </w:r>
      <w:r w:rsidR="00654A39">
        <w:rPr>
          <w:rFonts w:ascii="Fb Fontext" w:hAnsi="Fb Fontext" w:hint="cs"/>
          <w:rtl/>
        </w:rPr>
        <w:t>"</w:t>
      </w:r>
      <w:r w:rsidRPr="00C35A2C">
        <w:rPr>
          <w:rFonts w:ascii="Fb Fontext" w:hAnsi="Fb Fontext" w:hint="cs"/>
          <w:rtl/>
        </w:rPr>
        <w:t>צ לבדוק</w:t>
      </w:r>
      <w:r w:rsidR="00654A39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  <w:r w:rsidRPr="00754FAB">
        <w:rPr>
          <w:rStyle w:val="affff8"/>
          <w:rFonts w:hint="eastAsia"/>
          <w:rtl/>
        </w:rPr>
        <w:t>הורה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זקן</w:t>
      </w:r>
      <w:r w:rsidR="00654A39">
        <w:rPr>
          <w:rStyle w:val="affff8"/>
          <w:rFonts w:hint="cs"/>
          <w:rtl/>
        </w:rPr>
        <w:t>.</w:t>
      </w:r>
    </w:p>
    <w:p w14:paraId="5F593457" w14:textId="4D76D5F6" w:rsidR="00B433C9" w:rsidRPr="00C35A2C" w:rsidRDefault="00654A39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חזר אבדן ו</w:t>
      </w:r>
      <w:r w:rsidR="00B433C9" w:rsidRPr="00E23DEB">
        <w:rPr>
          <w:rStyle w:val="affff5"/>
          <w:rFonts w:hint="cs"/>
          <w:rtl/>
        </w:rPr>
        <w:t>פסע</w:t>
      </w:r>
      <w:r>
        <w:rPr>
          <w:rStyle w:val="affff5"/>
          <w:rFonts w:hint="cs"/>
          <w:rtl/>
        </w:rPr>
        <w:t>,</w:t>
      </w:r>
      <w:r w:rsidR="00B433C9" w:rsidRPr="00E23DEB">
        <w:rPr>
          <w:rStyle w:val="affff5"/>
          <w:rFonts w:hint="cs"/>
          <w:rtl/>
        </w:rPr>
        <w:t xml:space="preserve"> </w:t>
      </w:r>
      <w:r w:rsidR="00E23DEB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>"</w:t>
      </w:r>
      <w:r w:rsidR="00E23DEB">
        <w:rPr>
          <w:rStyle w:val="affff5"/>
          <w:rFonts w:hint="cs"/>
          <w:rtl/>
        </w:rPr>
        <w:t>ל</w:t>
      </w:r>
      <w:r w:rsidR="00B433C9" w:rsidRPr="008B6BA1">
        <w:rPr>
          <w:rStyle w:val="affff5"/>
          <w:rFonts w:hint="cs"/>
          <w:rtl/>
        </w:rPr>
        <w:t xml:space="preserve"> ריבר</w:t>
      </w:r>
      <w:r w:rsidR="00B433C9" w:rsidRPr="008B6BA1">
        <w:rPr>
          <w:rStyle w:val="affff5"/>
          <w:rtl/>
        </w:rPr>
        <w:t>"</w:t>
      </w:r>
      <w:r w:rsidR="00B433C9" w:rsidRPr="008B6BA1">
        <w:rPr>
          <w:rStyle w:val="affff5"/>
          <w:rFonts w:hint="cs"/>
          <w:rtl/>
        </w:rPr>
        <w:t>י</w:t>
      </w:r>
      <w:r>
        <w:rPr>
          <w:rStyle w:val="affff5"/>
          <w:rFonts w:hint="cs"/>
          <w:rtl/>
        </w:rPr>
        <w:t>:</w:t>
      </w:r>
      <w:r w:rsidR="00B433C9" w:rsidRPr="008B6BA1">
        <w:rPr>
          <w:rStyle w:val="affff5"/>
          <w:rFonts w:hint="cs"/>
          <w:rtl/>
        </w:rPr>
        <w:t xml:space="preserve"> </w:t>
      </w:r>
      <w:r w:rsidR="00B433C9" w:rsidRPr="00C35A2C">
        <w:rPr>
          <w:rFonts w:ascii="Fb Fontext" w:hAnsi="Fb Fontext" w:hint="cs"/>
          <w:rtl/>
        </w:rPr>
        <w:t>מי שא</w:t>
      </w:r>
      <w:r>
        <w:rPr>
          <w:rFonts w:ascii="Fb Fontext" w:hAnsi="Fb Fontext" w:hint="cs"/>
          <w:rtl/>
        </w:rPr>
        <w:t>"</w:t>
      </w:r>
      <w:r w:rsidR="00B433C9" w:rsidRPr="00C35A2C">
        <w:rPr>
          <w:rFonts w:ascii="Fb Fontext" w:hAnsi="Fb Fontext" w:hint="cs"/>
          <w:rtl/>
        </w:rPr>
        <w:t>צ לו עם קדוש</w:t>
      </w:r>
      <w:r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 w:hint="cs"/>
          <w:rtl/>
        </w:rPr>
        <w:t xml:space="preserve"> יפסע על</w:t>
      </w:r>
      <w:r>
        <w:rPr>
          <w:rFonts w:ascii="Fb Fontext" w:hAnsi="Fb Fontext" w:hint="cs"/>
          <w:rtl/>
        </w:rPr>
        <w:t>יהם</w:t>
      </w:r>
      <w:r w:rsidR="00B433C9" w:rsidRPr="00C35A2C">
        <w:rPr>
          <w:rFonts w:ascii="Fb Fontext" w:hAnsi="Fb Fontext" w:hint="cs"/>
          <w:rtl/>
        </w:rPr>
        <w:t>?</w:t>
      </w:r>
    </w:p>
    <w:p w14:paraId="7C39D082" w14:textId="63B863CF" w:rsidR="00B433C9" w:rsidRPr="00AC7749" w:rsidRDefault="00654A39" w:rsidP="00754FAB">
      <w:pPr>
        <w:rPr>
          <w:rtl/>
        </w:rPr>
      </w:pPr>
      <w:r>
        <w:rPr>
          <w:rStyle w:val="affff5"/>
          <w:rFonts w:hint="cs"/>
          <w:rtl/>
        </w:rPr>
        <w:t>ב</w:t>
      </w:r>
      <w:r w:rsidR="00B433C9" w:rsidRPr="00754FAB">
        <w:rPr>
          <w:rStyle w:val="affff5"/>
          <w:rtl/>
        </w:rPr>
        <w:t>אותה שעה</w:t>
      </w:r>
      <w:r>
        <w:rPr>
          <w:rStyle w:val="affff5"/>
          <w:rFonts w:hint="cs"/>
          <w:rtl/>
        </w:rPr>
        <w:t>:</w:t>
      </w:r>
      <w:r w:rsidR="00B433C9" w:rsidRPr="00AC7749">
        <w:rPr>
          <w:rtl/>
        </w:rPr>
        <w:t xml:space="preserve"> נצטרע </w:t>
      </w:r>
      <w:r w:rsidR="00B433C9" w:rsidRPr="00754FAB">
        <w:rPr>
          <w:rStyle w:val="affff5"/>
          <w:rtl/>
        </w:rPr>
        <w:t>אבדן</w:t>
      </w:r>
      <w:r>
        <w:rPr>
          <w:rStyle w:val="affff5"/>
          <w:rFonts w:hint="cs"/>
          <w:rtl/>
        </w:rPr>
        <w:t>,</w:t>
      </w:r>
      <w:r w:rsidR="00B433C9" w:rsidRPr="00AC7749">
        <w:rPr>
          <w:rtl/>
        </w:rPr>
        <w:t xml:space="preserve"> וטבעו </w:t>
      </w:r>
      <w:r>
        <w:rPr>
          <w:rFonts w:hint="cs"/>
          <w:rtl/>
        </w:rPr>
        <w:t xml:space="preserve">ב' </w:t>
      </w:r>
      <w:r w:rsidR="00B433C9" w:rsidRPr="00AC7749">
        <w:rPr>
          <w:rtl/>
        </w:rPr>
        <w:t xml:space="preserve">בניו ומאנו </w:t>
      </w:r>
      <w:r>
        <w:rPr>
          <w:rFonts w:hint="cs"/>
          <w:rtl/>
        </w:rPr>
        <w:t xml:space="preserve">ב' </w:t>
      </w:r>
      <w:r w:rsidR="00B433C9" w:rsidRPr="00AC7749">
        <w:rPr>
          <w:rtl/>
        </w:rPr>
        <w:t>כלותיו.</w:t>
      </w:r>
    </w:p>
    <w:p w14:paraId="282DDA7B" w14:textId="0CC99561" w:rsidR="004D608A" w:rsidRPr="00754FAB" w:rsidRDefault="004D608A" w:rsidP="00615A60">
      <w:pPr>
        <w:pStyle w:val="affff2"/>
        <w:rPr>
          <w:rtl/>
        </w:rPr>
      </w:pPr>
      <w:bookmarkStart w:id="1189" w:name="_Toc119173162"/>
      <w:bookmarkStart w:id="1190" w:name="_Toc119230256"/>
      <w:r w:rsidRPr="00754FAB">
        <w:rPr>
          <w:rFonts w:hint="eastAsia"/>
          <w:rtl/>
        </w:rPr>
        <w:t>פסק</w:t>
      </w:r>
      <w:r w:rsidRPr="00754FAB">
        <w:rPr>
          <w:rtl/>
        </w:rPr>
        <w:t xml:space="preserve"> </w:t>
      </w:r>
      <w:r w:rsidRPr="00754FAB">
        <w:rPr>
          <w:rFonts w:hint="eastAsia"/>
          <w:rtl/>
        </w:rPr>
        <w:t>ההלכה</w:t>
      </w:r>
      <w:bookmarkEnd w:id="1189"/>
      <w:bookmarkEnd w:id="1190"/>
    </w:p>
    <w:p w14:paraId="3129F93C" w14:textId="2B9090A6" w:rsidR="00B433C9" w:rsidRPr="00C35A2C" w:rsidRDefault="00E23DEB" w:rsidP="00B55EDF">
      <w:pPr>
        <w:rPr>
          <w:rtl/>
        </w:rPr>
      </w:pPr>
      <w:r>
        <w:rPr>
          <w:rStyle w:val="affff5"/>
          <w:rtl/>
        </w:rPr>
        <w:t>ר</w:t>
      </w:r>
      <w:r w:rsidR="004D608A">
        <w:rPr>
          <w:rStyle w:val="affff5"/>
          <w:rFonts w:hint="cs"/>
          <w:rtl/>
        </w:rPr>
        <w:t>"</w:t>
      </w:r>
      <w:r>
        <w:rPr>
          <w:rStyle w:val="affff5"/>
          <w:rtl/>
        </w:rPr>
        <w:t>א</w:t>
      </w:r>
      <w:r w:rsidR="004D608A">
        <w:rPr>
          <w:rStyle w:val="affff5"/>
          <w:rFonts w:hint="cs"/>
          <w:rtl/>
        </w:rPr>
        <w:t>,</w:t>
      </w:r>
      <w:r w:rsidR="00B433C9" w:rsidRPr="008B6BA1">
        <w:rPr>
          <w:rStyle w:val="affff5"/>
          <w:rtl/>
        </w:rPr>
        <w:t xml:space="preserve"> מ</w:t>
      </w:r>
      <w:r>
        <w:rPr>
          <w:rStyle w:val="affff5"/>
          <w:rtl/>
        </w:rPr>
        <w:t>רי</w:t>
      </w:r>
      <w:r w:rsidR="004D608A">
        <w:rPr>
          <w:rStyle w:val="affff5"/>
          <w:rFonts w:hint="cs"/>
          <w:rtl/>
        </w:rPr>
        <w:t>בר"י</w:t>
      </w:r>
      <w:r w:rsidRPr="00E23DEB">
        <w:rPr>
          <w:rStyle w:val="affff8"/>
          <w:rFonts w:hint="cs"/>
          <w:rtl/>
        </w:rPr>
        <w:t xml:space="preserve"> </w:t>
      </w:r>
      <w:r>
        <w:rPr>
          <w:rStyle w:val="affff5"/>
          <w:rtl/>
        </w:rPr>
        <w:t>נלמ</w:t>
      </w:r>
      <w:r w:rsidR="00B433C9" w:rsidRPr="008B6BA1">
        <w:rPr>
          <w:rStyle w:val="affff5"/>
          <w:rtl/>
        </w:rPr>
        <w:t>ד:</w:t>
      </w:r>
      <w:r w:rsidR="00B433C9" w:rsidRPr="00C35A2C">
        <w:rPr>
          <w:rFonts w:ascii="Fb Fontext" w:hAnsi="Fb Fontext"/>
          <w:sz w:val="32"/>
          <w:rtl/>
        </w:rPr>
        <w:t xml:space="preserve"> חולצת בפעוטות</w:t>
      </w:r>
      <w:r>
        <w:rPr>
          <w:rFonts w:ascii="Fb Fontext" w:hAnsi="Fb Fontext" w:hint="cs"/>
          <w:rtl/>
        </w:rPr>
        <w:t xml:space="preserve"> </w:t>
      </w:r>
      <w:r>
        <w:rPr>
          <w:rStyle w:val="affff5"/>
          <w:rtl/>
        </w:rPr>
        <w:t>רבא</w:t>
      </w:r>
      <w:r w:rsidR="00B433C9" w:rsidRPr="008B6BA1">
        <w:rPr>
          <w:rStyle w:val="affff5"/>
          <w:rtl/>
        </w:rPr>
        <w:t xml:space="preserve">: </w:t>
      </w:r>
      <w:r w:rsidR="004D608A">
        <w:rPr>
          <w:rFonts w:ascii="Fb Fontext" w:hAnsi="Fb Fontext" w:hint="cs"/>
          <w:sz w:val="32"/>
          <w:rtl/>
        </w:rPr>
        <w:t>מ</w:t>
      </w:r>
      <w:r w:rsidR="00B433C9" w:rsidRPr="00C35A2C">
        <w:rPr>
          <w:rFonts w:ascii="Fb Fontext" w:hAnsi="Fb Fontext"/>
          <w:sz w:val="32"/>
          <w:rtl/>
        </w:rPr>
        <w:t>שתגיע לעונת נדרים.</w:t>
      </w:r>
    </w:p>
    <w:p w14:paraId="324B364F" w14:textId="6409F0D1" w:rsidR="00B433C9" w:rsidRPr="00C35A2C" w:rsidRDefault="00B433C9" w:rsidP="007C50EB">
      <w:pPr>
        <w:rPr>
          <w:rFonts w:ascii="Fb Fontext" w:hAnsi="Fb Fontext" w:cs="Guttman Vilna"/>
          <w:b/>
          <w:bCs/>
          <w:sz w:val="32"/>
          <w:rtl/>
        </w:rPr>
      </w:pPr>
      <w:r w:rsidRPr="00754FAB">
        <w:rPr>
          <w:rStyle w:val="affff5"/>
          <w:rtl/>
        </w:rPr>
        <w:t>והלכתא:</w:t>
      </w:r>
      <w:r w:rsidRPr="00C35A2C">
        <w:rPr>
          <w:rFonts w:ascii="Fb Fontext" w:hAnsi="Fb Fontext"/>
          <w:sz w:val="32"/>
          <w:rtl/>
        </w:rPr>
        <w:t xml:space="preserve">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עד שתביא שתי שערות</w:t>
      </w:r>
      <w:r w:rsidR="004D608A">
        <w:rPr>
          <w:rFonts w:ascii="Fb Fontext" w:hAnsi="Fb Fontext" w:cs="Guttman Vilna" w:hint="cs"/>
          <w:b/>
          <w:bCs/>
          <w:sz w:val="32"/>
          <w:rtl/>
        </w:rPr>
        <w:t xml:space="preserve"> </w:t>
      </w:r>
      <w:r>
        <w:rPr>
          <w:rStyle w:val="affff5"/>
          <w:rFonts w:hint="eastAsia"/>
          <w:rtl/>
          <w:rPrChange w:id="9092" w:author="מנוע אמוראים" w:date="2026-10-05T16:41:34Z">
            <w:rPr>
              <w:rStyle w:val="affff8"/>
              <w:rFonts w:hint="eastAsia"/>
              <w:rtl/>
            </w:rPr>
          </w:rPrChange>
        </w:rPr>
        <w:t xml:space="preserve">כר</w:t>
      </w:r>
      <w:r>
        <w:rPr>
          <w:rStyle w:val="affff5"/>
          <w:rtl/>
          <w:rPrChange w:id="9093" w:author="מנוע אמוראים" w:date="2026-10-05T16:41:34Z">
            <w:rPr>
              <w:rStyle w:val="affff8"/>
              <w:rtl/>
            </w:rPr>
          </w:rPrChange>
        </w:rPr>
        <w:t xml:space="preserve">"מ</w:t>
      </w:r>
      <w:r>
        <w:rPr>
          <w:rStyle w:val="affff8"/>
          <w:rtl/>
        </w:rPr>
        <w:t xml:space="preserve">.</w:t>
      </w:r>
    </w:p>
    <w:p w14:paraId="10B9D40C" w14:textId="4F2C75EA" w:rsidR="004D608A" w:rsidRDefault="004D608A" w:rsidP="004D608A">
      <w:pPr>
        <w:pStyle w:val="afff4"/>
        <w:rPr>
          <w:rStyle w:val="afff1"/>
          <w:rFonts w:ascii="Fb Fontext" w:hAnsi="Fb Fontext"/>
          <w:b/>
          <w:bCs w:val="0"/>
          <w:spacing w:val="4"/>
          <w:rtl/>
        </w:rPr>
      </w:pPr>
      <w:ins w:id="9983" w:author="מספור קטעי משנה" w:date="2026-10-06T06:45:58Z">
        <w:r>
          <w:rPr>
            <w:rStyle w:val="MisparKeta"/>
          </w:rPr>
          <w:t xml:space="preserve">ג. </w:t>
        </w:r>
      </w:ins>
      <w:bookmarkStart w:id="1191" w:name="_Toc119173163"/>
      <w:bookmarkStart w:id="1192" w:name="_Toc119230257"/>
      <w:r w:rsidRPr="00177A98">
        <w:rPr>
          <w:rStyle w:val="afff1"/>
          <w:rFonts w:ascii="Fb Fontext" w:hAnsi="Fb Fontext"/>
          <w:b/>
          <w:bCs w:val="0"/>
          <w:spacing w:val="6"/>
          <w:rtl/>
        </w:rPr>
        <w:t>חלצה ב</w:t>
      </w:r>
      <w:r>
        <w:rPr>
          <w:rStyle w:val="afff1"/>
          <w:rFonts w:ascii="Fb Fontext" w:hAnsi="Fb Fontext" w:hint="cs"/>
          <w:b/>
          <w:bCs w:val="0"/>
          <w:spacing w:val="6"/>
          <w:rtl/>
        </w:rPr>
        <w:t>ב'..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 xml:space="preserve"> - פסולה,</w:t>
      </w:r>
      <w:r w:rsidRPr="000167CA">
        <w:rPr>
          <w:rStyle w:val="afffff0"/>
          <w:rFonts w:hint="cs"/>
          <w:rtl/>
        </w:rPr>
        <w:t xml:space="preserve"> </w:t>
      </w:r>
      <w:r w:rsidRPr="000167CA">
        <w:rPr>
          <w:rStyle w:val="afffff0"/>
          <w:rtl/>
        </w:rPr>
        <w:t>ר"ש וריוה"ס: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מכשירין</w:t>
      </w:r>
      <w:r>
        <w:rPr>
          <w:rStyle w:val="afff1"/>
          <w:rFonts w:ascii="Fb Fontext" w:hAnsi="Fb Fontext" w:hint="cs"/>
          <w:b/>
          <w:bCs w:val="0"/>
          <w:spacing w:val="4"/>
          <w:rtl/>
        </w:rPr>
        <w:t>.</w:t>
      </w:r>
      <w:bookmarkEnd w:id="1191"/>
      <w:bookmarkEnd w:id="1192"/>
    </w:p>
    <w:p w14:paraId="1D08B65D" w14:textId="60107DD4" w:rsidR="00B433C9" w:rsidRPr="00C35A2C" w:rsidRDefault="00B433C9" w:rsidP="004D608A">
      <w:pPr>
        <w:rPr>
          <w:rFonts w:cs="Guttman Vilna"/>
          <w:b/>
          <w:sz w:val="32"/>
          <w:rtl/>
        </w:rPr>
      </w:pPr>
      <w:r w:rsidRPr="00055660">
        <w:rPr>
          <w:rStyle w:val="affff5"/>
          <w:rFonts w:hint="cs"/>
          <w:rtl/>
        </w:rPr>
        <w:t>מר</w:t>
      </w:r>
      <w:r w:rsidRPr="00055660">
        <w:rPr>
          <w:rStyle w:val="affff5"/>
          <w:rtl/>
        </w:rPr>
        <w:t>"</w:t>
      </w:r>
      <w:r w:rsidRPr="00055660">
        <w:rPr>
          <w:rStyle w:val="affff5"/>
          <w:rFonts w:hint="cs"/>
          <w:rtl/>
        </w:rPr>
        <w:t>נ</w:t>
      </w:r>
      <w:r w:rsidRPr="00055660">
        <w:rPr>
          <w:rStyle w:val="affff5"/>
          <w:rtl/>
        </w:rPr>
        <w:t>:</w:t>
      </w:r>
      <w:r w:rsidRPr="00C35A2C">
        <w:rPr>
          <w:sz w:val="32"/>
          <w:rtl/>
        </w:rPr>
        <w:t xml:space="preserve"> </w:t>
      </w:r>
      <w:r w:rsidRPr="00D1637C">
        <w:rPr>
          <w:rFonts w:cs="PFT_Frank"/>
          <w:b/>
          <w:bCs/>
          <w:sz w:val="32"/>
          <w:szCs w:val="14"/>
          <w:rtl/>
        </w:rPr>
        <w:t>אין הלכה</w:t>
      </w:r>
      <w:r w:rsidRPr="00C35A2C">
        <w:rPr>
          <w:sz w:val="32"/>
          <w:rtl/>
        </w:rPr>
        <w:t xml:space="preserve"> כאותו זוג</w:t>
      </w:r>
      <w:r w:rsidR="00273CC1" w:rsidRPr="00754FAB">
        <w:rPr>
          <w:rtl/>
        </w:rPr>
        <w:t>,</w:t>
      </w:r>
      <w:r w:rsidR="00273CC1">
        <w:rPr>
          <w:rFonts w:hint="cs"/>
          <w:rtl/>
        </w:rPr>
        <w:t xml:space="preserve"> </w:t>
      </w:r>
      <w:r w:rsidR="00273CC1">
        <w:rPr>
          <w:rStyle w:val="affff5"/>
          <w:rtl/>
        </w:rPr>
        <w:tab/>
      </w:r>
      <w:r w:rsidR="00273CC1">
        <w:rPr>
          <w:rStyle w:val="affff5"/>
          <w:rtl/>
        </w:rPr>
        <w:tab/>
      </w:r>
      <w:r w:rsidR="00273CC1">
        <w:rPr>
          <w:rStyle w:val="affff5"/>
          <w:rtl/>
        </w:rPr>
        <w:tab/>
      </w:r>
      <w:r w:rsidR="00273CC1">
        <w:rPr>
          <w:rStyle w:val="affff5"/>
          <w:rtl/>
        </w:rPr>
        <w:tab/>
      </w:r>
      <w:r w:rsidR="00273CC1">
        <w:rPr>
          <w:rStyle w:val="affff5"/>
          <w:rFonts w:hint="cs"/>
          <w:rtl/>
        </w:rPr>
        <w:t xml:space="preserve">  </w:t>
      </w:r>
      <w:r w:rsidR="00273CC1" w:rsidRPr="00754FAB">
        <w:rPr>
          <w:rStyle w:val="affff5"/>
          <w:rFonts w:hint="eastAsia"/>
          <w:rtl/>
        </w:rPr>
        <w:t>ב</w:t>
      </w:r>
      <w:r w:rsidR="00273CC1" w:rsidRPr="00754FAB">
        <w:rPr>
          <w:rStyle w:val="affff5"/>
          <w:rtl/>
        </w:rPr>
        <w:t xml:space="preserve">. </w:t>
      </w:r>
      <w:r w:rsidR="00273CC1" w:rsidRPr="00754FAB">
        <w:rPr>
          <w:rStyle w:val="affff5"/>
          <w:rFonts w:hint="eastAsia"/>
          <w:rtl/>
        </w:rPr>
        <w:t>מר</w:t>
      </w:r>
      <w:r w:rsidR="00273CC1" w:rsidRPr="00754FAB">
        <w:rPr>
          <w:rStyle w:val="affff5"/>
          <w:rtl/>
        </w:rPr>
        <w:t>"נ:</w:t>
      </w:r>
      <w:r w:rsidR="00273CC1" w:rsidRPr="00754FAB">
        <w:rPr>
          <w:rtl/>
        </w:rPr>
        <w:t xml:space="preserve"> </w:t>
      </w:r>
      <w:r w:rsidR="00273CC1" w:rsidRPr="00754FAB">
        <w:rPr>
          <w:rFonts w:hint="eastAsia"/>
          <w:b/>
          <w:rtl/>
        </w:rPr>
        <w:t>הלכה</w:t>
      </w:r>
      <w:r w:rsidR="00273CC1" w:rsidRPr="00754FAB">
        <w:rPr>
          <w:rtl/>
        </w:rPr>
        <w:t xml:space="preserve"> חליצה בג'. </w:t>
      </w:r>
    </w:p>
    <w:p w14:paraId="6C19B9C9" w14:textId="5C7EF29C" w:rsidR="00B433C9" w:rsidRPr="00C35A2C" w:rsidRDefault="00B433C9" w:rsidP="00273CC1">
      <w:pPr>
        <w:rPr>
          <w:rFonts w:ascii="Fb Fontext" w:hAnsi="Fb Fontext" w:cs="Guttman Vilna"/>
          <w:b/>
          <w:bCs/>
          <w:sz w:val="32"/>
          <w:rtl/>
        </w:rPr>
      </w:pPr>
      <w:r w:rsidRPr="00055660">
        <w:rPr>
          <w:rStyle w:val="affff5"/>
          <w:rFonts w:hint="cs"/>
          <w:rtl/>
        </w:rPr>
        <w:t>וצריכא</w:t>
      </w:r>
      <w:r w:rsidR="00273CC1">
        <w:rPr>
          <w:rStyle w:val="affff5"/>
          <w:rFonts w:hint="cs"/>
          <w:rtl/>
        </w:rPr>
        <w:t>, לא כזוג: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273CC1">
        <w:rPr>
          <w:rFonts w:ascii="Fb Fontext" w:hAnsi="Fb Fontext" w:hint="cs"/>
          <w:sz w:val="32"/>
          <w:rtl/>
        </w:rPr>
        <w:t>אפי'</w:t>
      </w:r>
      <w:r w:rsidRPr="00C35A2C">
        <w:rPr>
          <w:rFonts w:ascii="Fb Fontext" w:hAnsi="Fb Fontext" w:hint="cs"/>
          <w:sz w:val="32"/>
          <w:rtl/>
        </w:rPr>
        <w:t xml:space="preserve"> בדיעבד </w:t>
      </w:r>
      <w:r w:rsidR="00273CC1">
        <w:rPr>
          <w:rFonts w:ascii="Fb Fontext" w:hAnsi="Fb Fontext" w:hint="cs"/>
          <w:sz w:val="32"/>
          <w:rtl/>
        </w:rPr>
        <w:t>לא,</w:t>
      </w:r>
      <w:r w:rsidR="00273CC1">
        <w:rPr>
          <w:rStyle w:val="affff5"/>
          <w:rFonts w:hint="cs"/>
          <w:rtl/>
        </w:rPr>
        <w:t xml:space="preserve"> </w:t>
      </w:r>
      <w:r w:rsidR="00273CC1">
        <w:rPr>
          <w:rStyle w:val="affff5"/>
          <w:rtl/>
        </w:rPr>
        <w:tab/>
      </w:r>
      <w:r w:rsidRPr="00055660">
        <w:rPr>
          <w:rStyle w:val="affff5"/>
          <w:rFonts w:hint="cs"/>
          <w:rtl/>
        </w:rPr>
        <w:t>ו</w:t>
      </w:r>
      <w:r w:rsidR="00273CC1" w:rsidRPr="00754FAB">
        <w:rPr>
          <w:rStyle w:val="affff5"/>
          <w:rFonts w:hint="eastAsia"/>
          <w:rtl/>
        </w:rPr>
        <w:t>בג</w:t>
      </w:r>
      <w:r w:rsidR="00273CC1" w:rsidRPr="00754FAB">
        <w:rPr>
          <w:rStyle w:val="affff5"/>
          <w:rtl/>
        </w:rPr>
        <w:t>':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273CC1">
        <w:rPr>
          <w:rFonts w:ascii="Fb Fontext" w:hAnsi="Fb Fontext" w:hint="cs"/>
          <w:sz w:val="32"/>
          <w:rtl/>
        </w:rPr>
        <w:t xml:space="preserve">אף </w:t>
      </w:r>
      <w:r w:rsidRPr="00C35A2C">
        <w:rPr>
          <w:rFonts w:ascii="Fb Fontext" w:hAnsi="Fb Fontext"/>
          <w:sz w:val="32"/>
          <w:rtl/>
        </w:rPr>
        <w:t xml:space="preserve">לכתחילה </w:t>
      </w:r>
      <w:r w:rsidR="00273CC1">
        <w:rPr>
          <w:rFonts w:ascii="Fb Fontext" w:hAnsi="Fb Fontext" w:hint="cs"/>
          <w:sz w:val="32"/>
          <w:rtl/>
        </w:rPr>
        <w:t>א"צ</w:t>
      </w:r>
      <w:r w:rsidRPr="00C35A2C">
        <w:rPr>
          <w:rFonts w:ascii="Fb Fontext" w:hAnsi="Fb Fontext"/>
          <w:sz w:val="32"/>
          <w:rtl/>
        </w:rPr>
        <w:t xml:space="preserve"> ה</w:t>
      </w:r>
      <w:r w:rsidR="00273CC1">
        <w:rPr>
          <w:rFonts w:ascii="Fb Fontext" w:hAnsi="Fb Fontext" w:hint="cs"/>
          <w:sz w:val="32"/>
          <w:rtl/>
        </w:rPr>
        <w:t>'</w:t>
      </w:r>
      <w:r w:rsidR="00273CC1" w:rsidRPr="00754FAB">
        <w:rPr>
          <w:rtl/>
        </w:rPr>
        <w:t>.</w:t>
      </w:r>
    </w:p>
    <w:p w14:paraId="430478C4" w14:textId="78C9BCDF" w:rsidR="00B433C9" w:rsidRPr="00C35A2C" w:rsidRDefault="00B433C9" w:rsidP="007C50EB">
      <w:pPr>
        <w:pStyle w:val="afff4"/>
        <w:rPr>
          <w:rStyle w:val="afff1"/>
          <w:bCs w:val="0"/>
          <w:rtl/>
        </w:rPr>
      </w:pPr>
      <w:ins w:id="9984" w:author="מספור קטעי משנה" w:date="2026-10-06T06:45:58Z">
        <w:r>
          <w:rPr>
            <w:rStyle w:val="MisparKeta"/>
          </w:rPr>
          <w:t xml:space="preserve">ג. </w:t>
        </w:r>
      </w:ins>
      <w:bookmarkStart w:id="1193" w:name="_Toc119173164"/>
      <w:bookmarkStart w:id="1194" w:name="_Toc119230258"/>
      <w:r w:rsidRPr="00C35A2C">
        <w:rPr>
          <w:rStyle w:val="afff1"/>
          <w:rFonts w:hint="cs"/>
          <w:bCs w:val="0"/>
          <w:rtl/>
        </w:rPr>
        <w:t>מ</w:t>
      </w:r>
      <w:r w:rsidRPr="00C35A2C">
        <w:rPr>
          <w:rStyle w:val="afff1"/>
          <w:bCs w:val="0"/>
          <w:rtl/>
        </w:rPr>
        <w:t>עשה שחל</w:t>
      </w:r>
      <w:r w:rsidR="00F81CF2">
        <w:rPr>
          <w:rStyle w:val="afff1"/>
          <w:rFonts w:hint="cs"/>
          <w:bCs w:val="0"/>
          <w:rtl/>
        </w:rPr>
        <w:t>ץ</w:t>
      </w:r>
      <w:r w:rsidRPr="00C35A2C">
        <w:rPr>
          <w:rStyle w:val="afff1"/>
          <w:bCs w:val="0"/>
          <w:rtl/>
        </w:rPr>
        <w:t xml:space="preserve"> </w:t>
      </w:r>
      <w:r w:rsidR="00F81CF2">
        <w:rPr>
          <w:rStyle w:val="afff1"/>
          <w:rFonts w:hint="cs"/>
          <w:bCs w:val="0"/>
          <w:rtl/>
        </w:rPr>
        <w:t>בינו לבינה בביהא"ס בא מעשה לפני ר"ע..</w:t>
      </w:r>
      <w:bookmarkEnd w:id="1193"/>
      <w:bookmarkEnd w:id="1194"/>
    </w:p>
    <w:p w14:paraId="1D99DF0E" w14:textId="38B4E0F3" w:rsidR="00B433C9" w:rsidRPr="00C35A2C" w:rsidRDefault="00F81CF2" w:rsidP="00B55EDF">
      <w:pPr>
        <w:rPr>
          <w:rFonts w:ascii="Fb Fontext" w:hAnsi="Fb Fontext" w:cs="Guttman Vilna"/>
          <w:b/>
          <w:bCs/>
          <w:sz w:val="32"/>
          <w:rtl/>
        </w:rPr>
      </w:pP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ו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עדים רואין מבחוץ</w:t>
      </w:r>
      <w:r>
        <w:rPr>
          <w:rFonts w:ascii="Fb Fontext" w:hAnsi="Fb Fontext" w:cs="Guttman Vilna" w:hint="cs"/>
          <w:b/>
          <w:bCs/>
          <w:sz w:val="32"/>
          <w:rtl/>
        </w:rPr>
        <w:t xml:space="preserve"> </w:t>
      </w:r>
      <w:r w:rsidRPr="00754FAB">
        <w:rPr>
          <w:rStyle w:val="affff8"/>
          <w:rFonts w:hint="eastAsia"/>
          <w:rtl/>
        </w:rPr>
        <w:t>דמנא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ידעינן</w:t>
      </w:r>
      <w:r w:rsidRPr="00754FAB">
        <w:rPr>
          <w:rStyle w:val="affff8"/>
          <w:rtl/>
        </w:rPr>
        <w:t>.</w:t>
      </w:r>
    </w:p>
    <w:p w14:paraId="5E932710" w14:textId="4A435610" w:rsidR="00B433C9" w:rsidRPr="00F97732" w:rsidRDefault="00B433C9" w:rsidP="00AA63C2">
      <w:pPr>
        <w:rPr>
          <w:rtl/>
        </w:rPr>
      </w:pPr>
      <w:r w:rsidRPr="00754FAB">
        <w:rPr>
          <w:rStyle w:val="affff5"/>
          <w:rtl/>
        </w:rPr>
        <w:t xml:space="preserve">איבעיא </w:t>
      </w:r>
      <w:r w:rsidRPr="00754FAB">
        <w:rPr>
          <w:rStyle w:val="affff5"/>
          <w:rFonts w:hint="eastAsia"/>
          <w:rtl/>
        </w:rPr>
        <w:t>ופשט</w:t>
      </w:r>
      <w:r w:rsidR="00F81CF2" w:rsidRPr="00754FAB">
        <w:rPr>
          <w:rStyle w:val="affff5"/>
          <w:rtl/>
        </w:rPr>
        <w:t>:</w:t>
      </w:r>
      <w:r w:rsidRPr="00C35A2C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/>
          <w:rtl/>
        </w:rPr>
        <w:t>בביהא</w:t>
      </w:r>
      <w:r w:rsidR="00F81CF2">
        <w:rPr>
          <w:rFonts w:ascii="Fb Fontext" w:hAnsi="Fb Fontext" w:hint="cs"/>
          <w:rtl/>
        </w:rPr>
        <w:t>"</w:t>
      </w:r>
      <w:r w:rsidRPr="00C35A2C">
        <w:rPr>
          <w:rFonts w:ascii="Fb Fontext" w:hAnsi="Fb Fontext"/>
          <w:rtl/>
        </w:rPr>
        <w:t>ס היה מעשה, ולביהא</w:t>
      </w:r>
      <w:r w:rsidR="00F81CF2">
        <w:rPr>
          <w:rFonts w:ascii="Fb Fontext" w:hAnsi="Fb Fontext" w:hint="cs"/>
          <w:rtl/>
        </w:rPr>
        <w:t>"</w:t>
      </w:r>
      <w:r w:rsidRPr="00C35A2C">
        <w:rPr>
          <w:rFonts w:ascii="Fb Fontext" w:hAnsi="Fb Fontext"/>
          <w:rtl/>
        </w:rPr>
        <w:t>ס בא מעשה.</w:t>
      </w:r>
    </w:p>
    <w:p w14:paraId="4E4E7EBB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Style w:val="afff1"/>
          <w:rFonts w:ascii="Fb Fontext" w:hAnsi="Fb Fontext" w:hint="cs"/>
          <w:rtl/>
        </w:rPr>
        <w:t>קו.</w:t>
      </w:r>
    </w:p>
    <w:p w14:paraId="48ED9CF2" w14:textId="4F0B6A8D" w:rsidR="00870660" w:rsidRPr="00870660" w:rsidRDefault="00870660" w:rsidP="00615A60">
      <w:pPr>
        <w:pStyle w:val="affff2"/>
        <w:rPr>
          <w:rtl/>
        </w:rPr>
      </w:pPr>
      <w:bookmarkStart w:id="1195" w:name="_Toc119173165"/>
      <w:bookmarkStart w:id="1196" w:name="_Toc119230259"/>
      <w:r w:rsidRPr="00870660">
        <w:rPr>
          <w:rFonts w:hint="cs"/>
          <w:rtl/>
        </w:rPr>
        <w:t>חליצה מוטעית</w:t>
      </w:r>
      <w:bookmarkEnd w:id="1195"/>
      <w:bookmarkEnd w:id="1196"/>
    </w:p>
    <w:p w14:paraId="3460B7AE" w14:textId="214CAD44" w:rsidR="00B433C9" w:rsidRPr="00C415C0" w:rsidRDefault="00B433C9" w:rsidP="00B55EDF">
      <w:pPr>
        <w:rPr>
          <w:rtl/>
        </w:rPr>
      </w:pPr>
      <w:r w:rsidRPr="00055660">
        <w:rPr>
          <w:rStyle w:val="affff5"/>
          <w:rtl/>
        </w:rPr>
        <w:t xml:space="preserve">ת"ר: </w:t>
      </w:r>
      <w:r w:rsidRPr="00D1637C">
        <w:rPr>
          <w:rFonts w:cs="PFT_Frank"/>
          <w:b/>
          <w:bCs/>
          <w:szCs w:val="14"/>
          <w:rtl/>
        </w:rPr>
        <w:t>חליצה מוטעת כשרה</w:t>
      </w:r>
      <w:r w:rsidR="00870660">
        <w:rPr>
          <w:rFonts w:hint="cs"/>
          <w:rtl/>
        </w:rPr>
        <w:t>.</w:t>
      </w:r>
    </w:p>
    <w:p w14:paraId="7D736FB0" w14:textId="63A91A84" w:rsidR="00B433C9" w:rsidRPr="00C35A2C" w:rsidRDefault="00B433C9" w:rsidP="00B55EDF">
      <w:pPr>
        <w:rPr>
          <w:rFonts w:ascii="Fb Fontext" w:hAnsi="Fb Fontext"/>
          <w:rtl/>
        </w:rPr>
      </w:pPr>
      <w:r w:rsidRPr="00055660">
        <w:rPr>
          <w:rStyle w:val="affff5"/>
          <w:rFonts w:hint="cs"/>
          <w:rtl/>
        </w:rPr>
        <w:t>ל</w:t>
      </w:r>
      <w:r w:rsidRPr="00055660">
        <w:rPr>
          <w:rStyle w:val="affff5"/>
          <w:rtl/>
        </w:rPr>
        <w:t>ר"ל</w:t>
      </w:r>
      <w:r w:rsidRPr="00055660">
        <w:rPr>
          <w:rStyle w:val="affff5"/>
          <w:rFonts w:hint="cs"/>
          <w:rtl/>
        </w:rPr>
        <w:t>:</w:t>
      </w:r>
      <w:r w:rsidRPr="00C35A2C">
        <w:rPr>
          <w:rFonts w:ascii="Fb Fontext" w:hAnsi="Fb Fontext"/>
          <w:rtl/>
        </w:rPr>
        <w:t xml:space="preserve"> שא</w:t>
      </w:r>
      <w:r w:rsidR="00870660">
        <w:rPr>
          <w:rFonts w:ascii="Fb Fontext" w:hAnsi="Fb Fontext" w:hint="cs"/>
          <w:rtl/>
        </w:rPr>
        <w:t>"</w:t>
      </w:r>
      <w:r w:rsidRPr="00C35A2C">
        <w:rPr>
          <w:rFonts w:ascii="Fb Fontext" w:hAnsi="Fb Fontext"/>
          <w:rtl/>
        </w:rPr>
        <w:t xml:space="preserve">ל </w:t>
      </w:r>
      <w:r w:rsidR="00870660">
        <w:rPr>
          <w:rFonts w:ascii="Fb Fontext" w:hAnsi="Fb Fontext" w:hint="cs"/>
          <w:rtl/>
        </w:rPr>
        <w:t>'</w:t>
      </w:r>
      <w:r w:rsidRPr="00C35A2C">
        <w:rPr>
          <w:rFonts w:ascii="Fb Fontext" w:hAnsi="Fb Fontext"/>
          <w:rtl/>
        </w:rPr>
        <w:t>חלוץ, ובכך אתה כונסה</w:t>
      </w:r>
      <w:r w:rsidR="00870660">
        <w:rPr>
          <w:rFonts w:ascii="Fb Fontext" w:hAnsi="Fb Fontext" w:hint="cs"/>
          <w:rtl/>
        </w:rPr>
        <w:t>'</w:t>
      </w:r>
      <w:r w:rsidRPr="00C35A2C">
        <w:rPr>
          <w:rFonts w:ascii="Fb Fontext" w:hAnsi="Fb Fontext"/>
          <w:rtl/>
        </w:rPr>
        <w:t>.</w:t>
      </w:r>
    </w:p>
    <w:p w14:paraId="5C0408ED" w14:textId="77825C0E" w:rsidR="00B433C9" w:rsidRDefault="00B433C9" w:rsidP="00754FAB">
      <w:pPr>
        <w:rPr>
          <w:rFonts w:ascii="Fb Fontext" w:hAnsi="Fb Fontext"/>
          <w:sz w:val="32"/>
          <w:rtl/>
        </w:rPr>
      </w:pPr>
      <w:r w:rsidRPr="00055660">
        <w:rPr>
          <w:rStyle w:val="affff5"/>
          <w:rFonts w:hint="cs"/>
          <w:rtl/>
        </w:rPr>
        <w:t>לרי</w:t>
      </w:r>
      <w:r w:rsidRPr="00055660">
        <w:rPr>
          <w:rStyle w:val="affff5"/>
          <w:rtl/>
        </w:rPr>
        <w:t>"</w:t>
      </w:r>
      <w:r w:rsidRPr="00055660">
        <w:rPr>
          <w:rStyle w:val="affff5"/>
          <w:rFonts w:hint="cs"/>
          <w:rtl/>
        </w:rPr>
        <w:t>ו</w:t>
      </w:r>
      <w:r w:rsidR="00870660">
        <w:rPr>
          <w:rStyle w:val="affff5"/>
          <w:rFonts w:hint="cs"/>
          <w:rtl/>
        </w:rPr>
        <w:t>, תניא</w:t>
      </w:r>
      <w:r w:rsidRPr="00055660">
        <w:rPr>
          <w:rStyle w:val="affff5"/>
          <w:rFonts w:hint="cs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עד שיתכוונו</w:t>
      </w:r>
      <w:r w:rsidR="00870660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870660">
        <w:rPr>
          <w:rFonts w:ascii="Fb Fontext" w:hAnsi="Fb Fontext" w:hint="cs"/>
          <w:sz w:val="32"/>
          <w:rtl/>
        </w:rPr>
        <w:t xml:space="preserve"> </w:t>
      </w:r>
      <w:r w:rsidRPr="00055660">
        <w:rPr>
          <w:rStyle w:val="affff5"/>
          <w:rtl/>
        </w:rPr>
        <w:t>אלא</w:t>
      </w:r>
      <w:r w:rsidRPr="00055660">
        <w:rPr>
          <w:rStyle w:val="affff5"/>
          <w:rFonts w:hint="cs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="00870660">
        <w:rPr>
          <w:rFonts w:ascii="Fb Fontext" w:hAnsi="Fb Fontext" w:hint="cs"/>
          <w:sz w:val="32"/>
          <w:rtl/>
        </w:rPr>
        <w:t>'</w:t>
      </w:r>
      <w:r w:rsidRPr="00C35A2C">
        <w:rPr>
          <w:rFonts w:ascii="Fb Fontext" w:hAnsi="Fb Fontext"/>
          <w:sz w:val="32"/>
          <w:rtl/>
        </w:rPr>
        <w:t>חלוץ ע"מ שתתן מאתים זוז</w:t>
      </w:r>
      <w:r w:rsidR="00870660">
        <w:rPr>
          <w:rFonts w:ascii="Fb Fontext" w:hAnsi="Fb Fontext" w:hint="cs"/>
          <w:sz w:val="32"/>
          <w:rtl/>
        </w:rPr>
        <w:t>'</w:t>
      </w:r>
      <w:r w:rsidRPr="00C35A2C">
        <w:rPr>
          <w:rFonts w:ascii="Fb Fontext" w:hAnsi="Fb Fontext"/>
          <w:sz w:val="32"/>
          <w:rtl/>
        </w:rPr>
        <w:t>.</w:t>
      </w:r>
    </w:p>
    <w:p w14:paraId="017D6F39" w14:textId="3CD3FD10" w:rsidR="00870660" w:rsidRPr="00754FAB" w:rsidRDefault="00870660" w:rsidP="00615A60">
      <w:pPr>
        <w:pStyle w:val="affff2"/>
        <w:rPr>
          <w:rtl/>
        </w:rPr>
      </w:pPr>
      <w:bookmarkStart w:id="1197" w:name="_Toc119173166"/>
      <w:bookmarkStart w:id="1198" w:name="_Toc119230260"/>
      <w:r>
        <w:rPr>
          <w:rFonts w:hint="cs"/>
          <w:rtl/>
        </w:rPr>
        <w:t xml:space="preserve">ג' </w:t>
      </w:r>
      <w:r w:rsidRPr="00754FAB">
        <w:rPr>
          <w:rFonts w:hint="eastAsia"/>
          <w:rtl/>
        </w:rPr>
        <w:t>מעשים</w:t>
      </w:r>
      <w:r w:rsidRPr="00754FAB">
        <w:rPr>
          <w:rtl/>
        </w:rPr>
        <w:t xml:space="preserve"> </w:t>
      </w:r>
      <w:r w:rsidRPr="00754FAB">
        <w:rPr>
          <w:rFonts w:hint="eastAsia"/>
          <w:rtl/>
        </w:rPr>
        <w:t>דחליצה</w:t>
      </w:r>
      <w:r w:rsidRPr="00754FAB">
        <w:rPr>
          <w:rtl/>
        </w:rPr>
        <w:t xml:space="preserve"> </w:t>
      </w:r>
      <w:r w:rsidRPr="00754FAB">
        <w:rPr>
          <w:rFonts w:hint="eastAsia"/>
          <w:rtl/>
        </w:rPr>
        <w:t>מוטעית</w:t>
      </w:r>
      <w:bookmarkEnd w:id="1197"/>
      <w:bookmarkEnd w:id="1198"/>
    </w:p>
    <w:p w14:paraId="21D7608A" w14:textId="389AB11B" w:rsidR="00B433C9" w:rsidRDefault="00870660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א.</w:t>
      </w:r>
      <w:r w:rsidR="00B433C9" w:rsidRPr="00E23DEB">
        <w:rPr>
          <w:rStyle w:val="affff5"/>
          <w:rFonts w:hint="cs"/>
          <w:rtl/>
        </w:rPr>
        <w:t xml:space="preserve"> </w:t>
      </w:r>
      <w:r w:rsidR="00B433C9" w:rsidRPr="00C35A2C">
        <w:rPr>
          <w:rFonts w:ascii="Fb Fontext" w:hAnsi="Fb Fontext" w:hint="cs"/>
          <w:rtl/>
        </w:rPr>
        <w:t>נפלה ל</w:t>
      </w:r>
      <w:r>
        <w:rPr>
          <w:rFonts w:ascii="Fb Fontext" w:hAnsi="Fb Fontext" w:hint="cs"/>
          <w:rtl/>
        </w:rPr>
        <w:t>י</w:t>
      </w:r>
      <w:r w:rsidR="00B433C9" w:rsidRPr="00C35A2C">
        <w:rPr>
          <w:rFonts w:ascii="Fb Fontext" w:hAnsi="Fb Fontext" w:hint="cs"/>
          <w:rtl/>
        </w:rPr>
        <w:t>יבם שאין הגון</w:t>
      </w:r>
      <w:r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 w:hint="cs"/>
          <w:rtl/>
        </w:rPr>
        <w:t xml:space="preserve"> א</w:t>
      </w:r>
      <w:r>
        <w:rPr>
          <w:rFonts w:ascii="Fb Fontext" w:hAnsi="Fb Fontext" w:hint="cs"/>
          <w:rtl/>
        </w:rPr>
        <w:t>"</w:t>
      </w:r>
      <w:r w:rsidR="00B433C9" w:rsidRPr="00C35A2C">
        <w:rPr>
          <w:rFonts w:ascii="Fb Fontext" w:hAnsi="Fb Fontext" w:hint="cs"/>
          <w:rtl/>
        </w:rPr>
        <w:t>ל 'ע</w:t>
      </w:r>
      <w:r w:rsidR="00B433C9" w:rsidRPr="00C35A2C">
        <w:rPr>
          <w:rFonts w:ascii="Fb Fontext" w:hAnsi="Fb Fontext"/>
          <w:rtl/>
        </w:rPr>
        <w:t>"</w:t>
      </w:r>
      <w:r w:rsidR="00B433C9" w:rsidRPr="00C35A2C">
        <w:rPr>
          <w:rFonts w:ascii="Fb Fontext" w:hAnsi="Fb Fontext" w:hint="cs"/>
          <w:rtl/>
        </w:rPr>
        <w:t xml:space="preserve">מ מאתים זוז' </w:t>
      </w:r>
      <w:r w:rsidR="00B433C9" w:rsidRPr="00055660">
        <w:rPr>
          <w:rStyle w:val="affff5"/>
          <w:rFonts w:hint="cs"/>
          <w:rtl/>
        </w:rPr>
        <w:t>והכשירה</w:t>
      </w:r>
      <w:r>
        <w:rPr>
          <w:rStyle w:val="affff5"/>
          <w:rFonts w:hint="cs"/>
          <w:rtl/>
        </w:rPr>
        <w:t xml:space="preserve"> ר"ח.</w:t>
      </w:r>
    </w:p>
    <w:p w14:paraId="25A85146" w14:textId="0127C561" w:rsidR="00B433C9" w:rsidRDefault="00870660" w:rsidP="00870660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lastRenderedPageBreak/>
        <w:t>ב.</w:t>
      </w:r>
      <w:r w:rsidRPr="00754FAB">
        <w:rPr>
          <w:rtl/>
        </w:rPr>
        <w:t xml:space="preserve"> </w:t>
      </w:r>
      <w:r w:rsidRPr="00754FAB">
        <w:rPr>
          <w:rFonts w:hint="eastAsia"/>
          <w:rtl/>
        </w:rPr>
        <w:t>יבמה</w:t>
      </w:r>
      <w:r w:rsidR="00E23DEB" w:rsidRPr="00E23DEB">
        <w:rPr>
          <w:rStyle w:val="affff5"/>
          <w:rFonts w:hint="cs"/>
          <w:rtl/>
        </w:rPr>
        <w:t xml:space="preserve"> </w:t>
      </w:r>
      <w:r w:rsidR="00B433C9" w:rsidRPr="00055660">
        <w:rPr>
          <w:rStyle w:val="affff5"/>
          <w:rFonts w:hint="cs"/>
          <w:rtl/>
        </w:rPr>
        <w:t>ל</w:t>
      </w:r>
      <w:r w:rsidR="00B433C9" w:rsidRPr="00055660">
        <w:rPr>
          <w:rStyle w:val="affff5"/>
          <w:rtl/>
        </w:rPr>
        <w:t>ר</w:t>
      </w:r>
      <w:r w:rsidR="00B433C9" w:rsidRPr="00055660">
        <w:rPr>
          <w:rStyle w:val="affff5"/>
          <w:rFonts w:hint="cs"/>
          <w:rtl/>
        </w:rPr>
        <w:t>חב</w:t>
      </w:r>
      <w:r w:rsidR="00B433C9" w:rsidRPr="00055660">
        <w:rPr>
          <w:rStyle w:val="affff5"/>
          <w:rtl/>
        </w:rPr>
        <w:t>"</w:t>
      </w:r>
      <w:r w:rsidR="00B433C9" w:rsidRPr="00055660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>,</w:t>
      </w:r>
      <w:r w:rsidR="00B433C9" w:rsidRPr="00055660">
        <w:rPr>
          <w:rStyle w:val="affff5"/>
          <w:rFonts w:hint="cs"/>
          <w:rtl/>
        </w:rPr>
        <w:t xml:space="preserve"> א</w:t>
      </w:r>
      <w:r w:rsidR="00E23DEB">
        <w:rPr>
          <w:rStyle w:val="affff5"/>
          <w:rFonts w:hint="cs"/>
          <w:rtl/>
        </w:rPr>
        <w:t>"ל</w:t>
      </w:r>
      <w:r w:rsidR="00055660">
        <w:rPr>
          <w:rStyle w:val="affff5"/>
          <w:rFonts w:hint="cs"/>
          <w:rtl/>
        </w:rPr>
        <w:t>:</w:t>
      </w:r>
      <w:r w:rsidR="00B433C9" w:rsidRPr="00AC7749">
        <w:rPr>
          <w:rFonts w:ascii="Fb Fontext" w:hAnsi="Fb Fontext" w:hint="cs"/>
          <w:spacing w:val="-4"/>
          <w:sz w:val="32"/>
          <w:rtl/>
        </w:rPr>
        <w:t xml:space="preserve"> עמודי</w:t>
      </w:r>
      <w:r>
        <w:rPr>
          <w:rFonts w:ascii="Fb Fontext" w:hAnsi="Fb Fontext" w:hint="cs"/>
          <w:spacing w:val="-4"/>
          <w:sz w:val="32"/>
          <w:rtl/>
        </w:rPr>
        <w:t>,</w:t>
      </w:r>
      <w:r w:rsidR="00B433C9" w:rsidRPr="00AC7749">
        <w:rPr>
          <w:rFonts w:ascii="Fb Fontext" w:hAnsi="Fb Fontext" w:hint="cs"/>
          <w:spacing w:val="-4"/>
          <w:sz w:val="32"/>
          <w:rtl/>
        </w:rPr>
        <w:t xml:space="preserve"> </w:t>
      </w:r>
      <w:r w:rsidR="00B433C9" w:rsidRPr="00055660">
        <w:rPr>
          <w:rStyle w:val="affff5"/>
          <w:rFonts w:hint="cs"/>
          <w:rtl/>
        </w:rPr>
        <w:t>אמה</w:t>
      </w:r>
      <w:r>
        <w:rPr>
          <w:rStyle w:val="affff5"/>
          <w:rFonts w:hint="cs"/>
          <w:rtl/>
        </w:rPr>
        <w:t>:</w:t>
      </w:r>
      <w:r w:rsidR="00B433C9" w:rsidRPr="00AC7749">
        <w:rPr>
          <w:rFonts w:ascii="Fb Fontext" w:hAnsi="Fb Fontext" w:hint="cs"/>
          <w:spacing w:val="-4"/>
          <w:sz w:val="32"/>
          <w:rtl/>
        </w:rPr>
        <w:t xml:space="preserve"> ישיבתה</w:t>
      </w:r>
      <w:r w:rsidR="00B433C9" w:rsidRPr="00AC7749">
        <w:rPr>
          <w:rFonts w:ascii="Fb Fontext" w:hAnsi="Fb Fontext"/>
          <w:spacing w:val="-4"/>
          <w:sz w:val="32"/>
          <w:rtl/>
        </w:rPr>
        <w:t xml:space="preserve"> </w:t>
      </w:r>
      <w:r w:rsidR="00B433C9" w:rsidRPr="00E23DEB">
        <w:rPr>
          <w:rStyle w:val="affff8"/>
          <w:rFonts w:hint="cs"/>
          <w:rtl/>
        </w:rPr>
        <w:t>[הימנעותה]</w:t>
      </w:r>
      <w:r w:rsidR="00B433C9" w:rsidRPr="00AC7749">
        <w:rPr>
          <w:rFonts w:ascii="Fb Fontext" w:hAnsi="Fb Fontext" w:hint="cs"/>
          <w:spacing w:val="-4"/>
          <w:sz w:val="32"/>
          <w:rtl/>
        </w:rPr>
        <w:t xml:space="preserve"> זו עמידתה</w:t>
      </w:r>
      <w:r>
        <w:rPr>
          <w:rFonts w:ascii="Fb Fontext" w:hAnsi="Fb Fontext" w:hint="cs"/>
          <w:spacing w:val="-4"/>
          <w:sz w:val="32"/>
          <w:rtl/>
        </w:rPr>
        <w:t>,</w:t>
      </w:r>
      <w:r w:rsidR="00B433C9" w:rsidRPr="00AC7749">
        <w:rPr>
          <w:rFonts w:ascii="Fb Fontext" w:hAnsi="Fb Fontext" w:hint="cs"/>
          <w:spacing w:val="-4"/>
          <w:sz w:val="32"/>
          <w:rtl/>
        </w:rPr>
        <w:t xml:space="preserve"> </w:t>
      </w:r>
      <w:r w:rsidR="00B433C9" w:rsidRPr="00C35A2C">
        <w:rPr>
          <w:rFonts w:ascii="Fb Fontext" w:hAnsi="Fb Fontext" w:hint="cs"/>
          <w:rtl/>
        </w:rPr>
        <w:t>שבממונה חפץ</w:t>
      </w:r>
      <w:r>
        <w:rPr>
          <w:rFonts w:ascii="Fb Fontext" w:hAnsi="Fb Fontext" w:hint="cs"/>
          <w:rtl/>
        </w:rPr>
        <w:t xml:space="preserve"> </w:t>
      </w:r>
      <w:r w:rsidRPr="00754FAB">
        <w:rPr>
          <w:rStyle w:val="affff8"/>
          <w:rFonts w:hint="eastAsia"/>
          <w:rtl/>
        </w:rPr>
        <w:t>ויגרשנה</w:t>
      </w:r>
      <w:r w:rsidR="00B433C9" w:rsidRPr="00754FAB">
        <w:rPr>
          <w:rStyle w:val="affff8"/>
          <w:rtl/>
        </w:rPr>
        <w:t>,</w:t>
      </w:r>
      <w:r w:rsidR="00B433C9" w:rsidRPr="00055660">
        <w:rPr>
          <w:rStyle w:val="affff5"/>
          <w:rFonts w:hint="cs"/>
          <w:rtl/>
        </w:rPr>
        <w:t xml:space="preserve"> רחב</w:t>
      </w:r>
      <w:r w:rsidR="00B433C9" w:rsidRPr="00055660">
        <w:rPr>
          <w:rStyle w:val="affff5"/>
          <w:rtl/>
        </w:rPr>
        <w:t>"</w:t>
      </w:r>
      <w:r w:rsidR="00B433C9" w:rsidRPr="00055660">
        <w:rPr>
          <w:rStyle w:val="affff5"/>
          <w:rFonts w:hint="cs"/>
          <w:rtl/>
        </w:rPr>
        <w:t>א ליבם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 w:hint="cs"/>
          <w:rtl/>
        </w:rPr>
        <w:t>חלוץ, ובכך אתה כונסה</w:t>
      </w:r>
      <w:r>
        <w:rPr>
          <w:rFonts w:ascii="Fb Fontext" w:hAnsi="Fb Fontext" w:hint="cs"/>
          <w:rtl/>
        </w:rPr>
        <w:t>',</w:t>
      </w:r>
    </w:p>
    <w:p w14:paraId="45429FA1" w14:textId="159E6827" w:rsidR="00B433C9" w:rsidRDefault="00B433C9" w:rsidP="00B55EDF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חלץ</w:t>
      </w:r>
      <w:r w:rsidR="00AC1FF6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  <w:r w:rsidRPr="00055660">
        <w:rPr>
          <w:rStyle w:val="affff5"/>
          <w:rFonts w:hint="cs"/>
          <w:rtl/>
        </w:rPr>
        <w:t>א</w:t>
      </w:r>
      <w:r w:rsidRPr="00055660">
        <w:rPr>
          <w:rStyle w:val="affff5"/>
          <w:rtl/>
        </w:rPr>
        <w:t>"</w:t>
      </w:r>
      <w:r w:rsidRPr="00055660">
        <w:rPr>
          <w:rStyle w:val="affff5"/>
          <w:rFonts w:hint="cs"/>
          <w:rtl/>
        </w:rPr>
        <w:t>ל</w:t>
      </w:r>
      <w:r w:rsidR="00AC1FF6">
        <w:rPr>
          <w:rStyle w:val="affff5"/>
          <w:rFonts w:hint="cs"/>
          <w:rtl/>
        </w:rPr>
        <w:t>:</w:t>
      </w:r>
      <w:r w:rsidRPr="00C35A2C">
        <w:rPr>
          <w:rFonts w:ascii="Fb Fontext" w:hAnsi="Fb Fontext" w:hint="cs"/>
          <w:rtl/>
        </w:rPr>
        <w:t xml:space="preserve"> נפסלה</w:t>
      </w:r>
      <w:r w:rsidR="00AC1FF6">
        <w:rPr>
          <w:rFonts w:ascii="Fb Fontext" w:hAnsi="Fb Fontext" w:hint="cs"/>
          <w:rtl/>
        </w:rPr>
        <w:t xml:space="preserve"> ממך,</w:t>
      </w:r>
      <w:r w:rsidRPr="00C35A2C">
        <w:rPr>
          <w:rFonts w:ascii="Fb Fontext" w:hAnsi="Fb Fontext" w:hint="cs"/>
          <w:rtl/>
        </w:rPr>
        <w:t xml:space="preserve"> עכשיו חלוץ חליצה </w:t>
      </w:r>
      <w:r w:rsidR="00AC1FF6">
        <w:rPr>
          <w:rFonts w:ascii="Fb Fontext" w:hAnsi="Fb Fontext" w:hint="cs"/>
          <w:rtl/>
        </w:rPr>
        <w:t>טובה,</w:t>
      </w:r>
      <w:r w:rsidRPr="00C35A2C">
        <w:rPr>
          <w:rFonts w:ascii="Fb Fontext" w:hAnsi="Fb Fontext" w:hint="cs"/>
          <w:rtl/>
        </w:rPr>
        <w:t xml:space="preserve"> </w:t>
      </w:r>
      <w:r w:rsidR="00AC1FF6">
        <w:rPr>
          <w:rFonts w:ascii="Fb Fontext" w:hAnsi="Fb Fontext" w:hint="cs"/>
          <w:rtl/>
        </w:rPr>
        <w:t>להתירה</w:t>
      </w:r>
      <w:r w:rsidRPr="00C35A2C">
        <w:rPr>
          <w:rFonts w:ascii="Fb Fontext" w:hAnsi="Fb Fontext" w:hint="cs"/>
          <w:rtl/>
        </w:rPr>
        <w:t>.</w:t>
      </w:r>
    </w:p>
    <w:p w14:paraId="27F2BBFB" w14:textId="5A9826D7" w:rsidR="00B433C9" w:rsidRPr="00AC7749" w:rsidRDefault="00AC1FF6" w:rsidP="00B55EDF">
      <w:pPr>
        <w:rPr>
          <w:rtl/>
        </w:rPr>
      </w:pPr>
      <w:r>
        <w:rPr>
          <w:rStyle w:val="affff5"/>
          <w:rFonts w:hint="cs"/>
          <w:rtl/>
        </w:rPr>
        <w:t xml:space="preserve">ג. </w:t>
      </w:r>
      <w:r w:rsidR="00B433C9" w:rsidRPr="00055660">
        <w:rPr>
          <w:rStyle w:val="affff5"/>
          <w:rtl/>
        </w:rPr>
        <w:t>בת חמ</w:t>
      </w:r>
      <w:r w:rsidR="00B433C9" w:rsidRPr="00055660">
        <w:rPr>
          <w:rStyle w:val="affff5"/>
          <w:rFonts w:hint="cs"/>
          <w:rtl/>
        </w:rPr>
        <w:t>י</w:t>
      </w:r>
      <w:r>
        <w:rPr>
          <w:rStyle w:val="affff5"/>
          <w:rFonts w:hint="cs"/>
          <w:rtl/>
        </w:rPr>
        <w:t>ו</w:t>
      </w:r>
      <w:r w:rsidR="00B433C9" w:rsidRPr="00055660">
        <w:rPr>
          <w:rStyle w:val="affff5"/>
          <w:rFonts w:hint="cs"/>
          <w:rtl/>
        </w:rPr>
        <w:t xml:space="preserve"> דר</w:t>
      </w:r>
      <w:r w:rsidR="00B433C9" w:rsidRPr="00055660">
        <w:rPr>
          <w:rStyle w:val="affff5"/>
          <w:rtl/>
        </w:rPr>
        <w:t>"</w:t>
      </w:r>
      <w:r w:rsidR="00B433C9" w:rsidRPr="00055660">
        <w:rPr>
          <w:rStyle w:val="affff5"/>
          <w:rFonts w:hint="cs"/>
          <w:rtl/>
        </w:rPr>
        <w:t xml:space="preserve">פ </w:t>
      </w:r>
      <w:r w:rsidR="00B433C9" w:rsidRPr="00AC7749">
        <w:rPr>
          <w:rFonts w:ascii="Fb Fontext" w:hAnsi="Fb Fontext"/>
          <w:spacing w:val="-4"/>
          <w:sz w:val="32"/>
          <w:rtl/>
        </w:rPr>
        <w:t>ל</w:t>
      </w:r>
      <w:r>
        <w:rPr>
          <w:rFonts w:ascii="Fb Fontext" w:hAnsi="Fb Fontext" w:hint="cs"/>
          <w:spacing w:val="-4"/>
          <w:sz w:val="32"/>
          <w:rtl/>
        </w:rPr>
        <w:t>י</w:t>
      </w:r>
      <w:r w:rsidR="00B433C9" w:rsidRPr="00AC7749">
        <w:rPr>
          <w:rFonts w:ascii="Fb Fontext" w:hAnsi="Fb Fontext"/>
          <w:spacing w:val="-4"/>
          <w:sz w:val="32"/>
          <w:rtl/>
        </w:rPr>
        <w:t xml:space="preserve">יבם שאין הגון, </w:t>
      </w:r>
      <w:r w:rsidR="00B433C9" w:rsidRPr="00055660">
        <w:rPr>
          <w:rStyle w:val="affff5"/>
          <w:rFonts w:hint="cs"/>
          <w:rtl/>
        </w:rPr>
        <w:t>אביי</w:t>
      </w:r>
      <w:r>
        <w:rPr>
          <w:rFonts w:ascii="Fb Fontext" w:hAnsi="Fb Fontext" w:hint="cs"/>
          <w:spacing w:val="-4"/>
          <w:sz w:val="32"/>
          <w:rtl/>
        </w:rPr>
        <w:t>:</w:t>
      </w:r>
      <w:r w:rsidR="00B433C9" w:rsidRPr="00AC7749">
        <w:rPr>
          <w:rFonts w:ascii="Fb Fontext" w:hAnsi="Fb Fontext" w:hint="cs"/>
          <w:spacing w:val="-4"/>
          <w:sz w:val="32"/>
          <w:rtl/>
        </w:rPr>
        <w:t xml:space="preserve"> </w:t>
      </w:r>
      <w:r>
        <w:rPr>
          <w:rFonts w:ascii="Fb Fontext" w:hAnsi="Fb Fontext" w:hint="cs"/>
          <w:spacing w:val="-4"/>
          <w:sz w:val="32"/>
          <w:rtl/>
        </w:rPr>
        <w:t>'</w:t>
      </w:r>
      <w:r w:rsidR="00B433C9" w:rsidRPr="00AC7749">
        <w:rPr>
          <w:rFonts w:ascii="Fb Fontext" w:hAnsi="Fb Fontext"/>
          <w:spacing w:val="-4"/>
          <w:sz w:val="32"/>
          <w:rtl/>
        </w:rPr>
        <w:t>חלוץ, ובכך אתה כונסה</w:t>
      </w:r>
      <w:r>
        <w:rPr>
          <w:rFonts w:ascii="Fb Fontext" w:hAnsi="Fb Fontext" w:hint="cs"/>
          <w:spacing w:val="-4"/>
          <w:sz w:val="32"/>
          <w:rtl/>
        </w:rPr>
        <w:t>',</w:t>
      </w:r>
    </w:p>
    <w:p w14:paraId="26225384" w14:textId="10EDFF0A" w:rsidR="00B433C9" w:rsidRPr="00C35A2C" w:rsidRDefault="00B433C9" w:rsidP="00754FAB">
      <w:pPr>
        <w:rPr>
          <w:rFonts w:ascii="Fb Fontext" w:hAnsi="Fb Fontext"/>
          <w:rtl/>
        </w:rPr>
      </w:pPr>
      <w:r w:rsidRPr="00055660">
        <w:rPr>
          <w:rStyle w:val="affff5"/>
          <w:rFonts w:hint="cs"/>
          <w:rtl/>
        </w:rPr>
        <w:t>ר</w:t>
      </w:r>
      <w:r w:rsidRPr="00055660">
        <w:rPr>
          <w:rStyle w:val="affff5"/>
          <w:rtl/>
        </w:rPr>
        <w:t>"</w:t>
      </w:r>
      <w:r w:rsidRPr="00055660">
        <w:rPr>
          <w:rStyle w:val="affff5"/>
          <w:rFonts w:hint="cs"/>
          <w:rtl/>
        </w:rPr>
        <w:t>פ</w:t>
      </w:r>
      <w:r w:rsidR="00AC1FF6">
        <w:rPr>
          <w:rStyle w:val="affff5"/>
          <w:rFonts w:hint="cs"/>
          <w:rtl/>
        </w:rPr>
        <w:t xml:space="preserve"> לאביי</w:t>
      </w:r>
      <w:r w:rsidR="00E23DEB">
        <w:rPr>
          <w:rStyle w:val="affff5"/>
          <w:rFonts w:hint="cs"/>
          <w:rtl/>
        </w:rPr>
        <w:t>:</w:t>
      </w:r>
      <w:r w:rsidRPr="00055660">
        <w:rPr>
          <w:rStyle w:val="affff5"/>
          <w:rFonts w:hint="cs"/>
          <w:rtl/>
        </w:rPr>
        <w:t xml:space="preserve"> </w:t>
      </w:r>
      <w:r w:rsidR="00AC1FF6" w:rsidRPr="00754FAB">
        <w:rPr>
          <w:rFonts w:hint="eastAsia"/>
          <w:rtl/>
        </w:rPr>
        <w:t>הרי</w:t>
      </w:r>
      <w:r w:rsidR="00AC1FF6" w:rsidRPr="00754FAB">
        <w:rPr>
          <w:rtl/>
        </w:rPr>
        <w:t xml:space="preserve"> </w:t>
      </w:r>
      <w:r w:rsidR="00AC1FF6">
        <w:rPr>
          <w:rStyle w:val="affff5"/>
          <w:rFonts w:hint="cs"/>
          <w:rtl/>
        </w:rPr>
        <w:t>א</w:t>
      </w:r>
      <w:r w:rsidRPr="00055660">
        <w:rPr>
          <w:rStyle w:val="affff5"/>
          <w:rFonts w:hint="cs"/>
          <w:rtl/>
        </w:rPr>
        <w:t>רי</w:t>
      </w:r>
      <w:r w:rsidRPr="00055660">
        <w:rPr>
          <w:rStyle w:val="affff5"/>
          <w:rtl/>
        </w:rPr>
        <w:t>"</w:t>
      </w:r>
      <w:r w:rsidRPr="00055660">
        <w:rPr>
          <w:rStyle w:val="affff5"/>
          <w:rFonts w:hint="cs"/>
          <w:rtl/>
        </w:rPr>
        <w:t>ו</w:t>
      </w:r>
      <w:r w:rsidRPr="00C35A2C">
        <w:rPr>
          <w:rFonts w:ascii="Fb Fontext" w:hAnsi="Fb Fontext" w:hint="cs"/>
          <w:rtl/>
        </w:rPr>
        <w:t xml:space="preserve"> </w:t>
      </w:r>
      <w:r w:rsidR="00AC1FF6">
        <w:rPr>
          <w:rFonts w:ascii="Fb Fontext" w:hAnsi="Fb Fontext" w:hint="cs"/>
          <w:rtl/>
        </w:rPr>
        <w:t xml:space="preserve">שפסול, </w:t>
      </w:r>
      <w:r w:rsidR="00AC1FF6" w:rsidRPr="00754FAB">
        <w:rPr>
          <w:rStyle w:val="affff5"/>
          <w:rFonts w:hint="eastAsia"/>
          <w:rtl/>
        </w:rPr>
        <w:t>אלא</w:t>
      </w:r>
      <w:r w:rsidR="00AC1FF6" w:rsidRPr="00754FAB">
        <w:rPr>
          <w:rStyle w:val="affff5"/>
          <w:rtl/>
        </w:rPr>
        <w:t>:</w:t>
      </w:r>
      <w:r w:rsidR="00AC1FF6">
        <w:rPr>
          <w:rFonts w:ascii="Fb Fontext" w:hAnsi="Fb Fontext" w:hint="cs"/>
          <w:rtl/>
        </w:rPr>
        <w:t xml:space="preserve"> '</w:t>
      </w:r>
      <w:r w:rsidRPr="00C35A2C">
        <w:rPr>
          <w:rFonts w:ascii="Fb Fontext" w:hAnsi="Fb Fontext"/>
          <w:rtl/>
        </w:rPr>
        <w:t>ע"מ שתתן לך מאתים זוז</w:t>
      </w:r>
      <w:r w:rsidR="00AC1FF6">
        <w:rPr>
          <w:rFonts w:ascii="Fb Fontext" w:hAnsi="Fb Fontext" w:hint="cs"/>
          <w:rtl/>
        </w:rPr>
        <w:t>'!</w:t>
      </w:r>
    </w:p>
    <w:p w14:paraId="649B9DC7" w14:textId="09DF508D" w:rsidR="00AC1FF6" w:rsidRDefault="00E23DEB" w:rsidP="00AC1FF6">
      <w:pPr>
        <w:rPr>
          <w:rtl/>
        </w:rPr>
      </w:pPr>
      <w:r>
        <w:rPr>
          <w:rtl/>
        </w:rPr>
        <w:t>חלץ</w:t>
      </w:r>
      <w:r w:rsidR="00AC1FF6">
        <w:rPr>
          <w:rFonts w:hint="cs"/>
          <w:rtl/>
        </w:rPr>
        <w:t>,</w:t>
      </w:r>
      <w:r>
        <w:rPr>
          <w:rtl/>
        </w:rPr>
        <w:t xml:space="preserve"> </w:t>
      </w:r>
      <w:r w:rsidR="00B433C9" w:rsidRPr="00055660">
        <w:rPr>
          <w:rStyle w:val="affff5"/>
          <w:rFonts w:hint="cs"/>
          <w:rtl/>
        </w:rPr>
        <w:t>אביי</w:t>
      </w:r>
      <w:r w:rsidR="00AC1FF6">
        <w:rPr>
          <w:rStyle w:val="affff5"/>
          <w:rFonts w:hint="cs"/>
          <w:rtl/>
        </w:rPr>
        <w:t>:</w:t>
      </w:r>
      <w:r w:rsidR="00B433C9" w:rsidRPr="00C35A2C">
        <w:rPr>
          <w:rFonts w:hint="cs"/>
          <w:rtl/>
        </w:rPr>
        <w:t xml:space="preserve"> שתשלם</w:t>
      </w:r>
      <w:r w:rsidR="00AC1FF6">
        <w:rPr>
          <w:rFonts w:hint="cs"/>
          <w:rtl/>
        </w:rPr>
        <w:t xml:space="preserve"> </w:t>
      </w:r>
      <w:r w:rsidR="00AC1FF6">
        <w:rPr>
          <w:rStyle w:val="affff8"/>
          <w:rFonts w:hint="cs"/>
          <w:rtl/>
        </w:rPr>
        <w:t xml:space="preserve">שכרו, </w:t>
      </w:r>
      <w:r w:rsidR="00AC1FF6" w:rsidRPr="00754FAB">
        <w:rPr>
          <w:rStyle w:val="affff8"/>
          <w:rFonts w:hint="eastAsia"/>
          <w:rtl/>
        </w:rPr>
        <w:t>אף</w:t>
      </w:r>
      <w:r w:rsidR="00AC1FF6" w:rsidRPr="00754FAB">
        <w:rPr>
          <w:rStyle w:val="affff8"/>
          <w:rtl/>
        </w:rPr>
        <w:t xml:space="preserve"> </w:t>
      </w:r>
      <w:r w:rsidR="00AC1FF6" w:rsidRPr="00754FAB">
        <w:rPr>
          <w:rStyle w:val="affff8"/>
          <w:rFonts w:hint="eastAsia"/>
          <w:rtl/>
        </w:rPr>
        <w:t>שחל</w:t>
      </w:r>
      <w:r w:rsidR="00AC1FF6" w:rsidRPr="00754FAB">
        <w:rPr>
          <w:rStyle w:val="affff8"/>
          <w:rtl/>
        </w:rPr>
        <w:t xml:space="preserve"> </w:t>
      </w:r>
      <w:r w:rsidR="00AC1FF6" w:rsidRPr="00754FAB">
        <w:rPr>
          <w:rStyle w:val="affff8"/>
          <w:rFonts w:hint="eastAsia"/>
          <w:rtl/>
        </w:rPr>
        <w:t>ב</w:t>
      </w:r>
      <w:r w:rsidR="00AC1FF6">
        <w:rPr>
          <w:rStyle w:val="affff8"/>
          <w:rFonts w:hint="cs"/>
          <w:rtl/>
        </w:rPr>
        <w:t>לא זה</w:t>
      </w:r>
      <w:r w:rsidRPr="00754FAB">
        <w:rPr>
          <w:rStyle w:val="affff8"/>
          <w:rtl/>
        </w:rPr>
        <w:t>,</w:t>
      </w:r>
      <w:r w:rsidR="00B433C9" w:rsidRPr="00C35A2C">
        <w:rPr>
          <w:rFonts w:hint="cs"/>
          <w:rtl/>
        </w:rPr>
        <w:t xml:space="preserve"> </w:t>
      </w:r>
      <w:r w:rsidR="00B433C9" w:rsidRPr="00055660">
        <w:rPr>
          <w:rStyle w:val="affff5"/>
          <w:rFonts w:hint="cs"/>
          <w:rtl/>
        </w:rPr>
        <w:t>ר</w:t>
      </w:r>
      <w:r w:rsidR="00B433C9" w:rsidRPr="00055660">
        <w:rPr>
          <w:rStyle w:val="affff5"/>
          <w:rtl/>
        </w:rPr>
        <w:t>"</w:t>
      </w:r>
      <w:r w:rsidR="00B433C9" w:rsidRPr="00055660">
        <w:rPr>
          <w:rStyle w:val="affff5"/>
          <w:rFonts w:hint="cs"/>
          <w:rtl/>
        </w:rPr>
        <w:t>פ</w:t>
      </w:r>
      <w:r w:rsidR="00AC1FF6">
        <w:rPr>
          <w:rStyle w:val="affff5"/>
          <w:rFonts w:hint="cs"/>
          <w:rtl/>
        </w:rPr>
        <w:t>:</w:t>
      </w:r>
      <w:r w:rsidR="00B433C9" w:rsidRPr="00055660">
        <w:rPr>
          <w:rStyle w:val="affff5"/>
          <w:rFonts w:hint="cs"/>
          <w:rtl/>
        </w:rPr>
        <w:t xml:space="preserve"> </w:t>
      </w:r>
      <w:r w:rsidR="00B27B97">
        <w:rPr>
          <w:rFonts w:hint="cs"/>
          <w:rtl/>
        </w:rPr>
        <w:t xml:space="preserve">תאמר </w:t>
      </w:r>
      <w:r w:rsidR="00B433C9" w:rsidRPr="00C35A2C">
        <w:rPr>
          <w:rFonts w:hint="cs"/>
          <w:rtl/>
        </w:rPr>
        <w:t>משטה בך</w:t>
      </w:r>
      <w:r w:rsidR="00AC1FF6">
        <w:rPr>
          <w:rFonts w:hint="cs"/>
          <w:rtl/>
        </w:rPr>
        <w:t>!</w:t>
      </w:r>
      <w:r w:rsidR="00B433C9" w:rsidRPr="00C35A2C">
        <w:rPr>
          <w:rFonts w:hint="cs"/>
          <w:rtl/>
        </w:rPr>
        <w:t xml:space="preserve"> </w:t>
      </w:r>
    </w:p>
    <w:p w14:paraId="0DEAC5CC" w14:textId="4B1B325D" w:rsidR="00B433C9" w:rsidRPr="00C35A2C" w:rsidRDefault="00B433C9" w:rsidP="00754FAB">
      <w:pPr>
        <w:pStyle w:val="affff7"/>
        <w:rPr>
          <w:rtl/>
        </w:rPr>
      </w:pPr>
      <w:r w:rsidRPr="00754FAB">
        <w:rPr>
          <w:rFonts w:hint="eastAsia"/>
          <w:rtl/>
        </w:rPr>
        <w:t>כ</w:t>
      </w:r>
      <w:r w:rsidR="00AC1FF6">
        <w:rPr>
          <w:rFonts w:hint="cs"/>
          <w:rtl/>
        </w:rPr>
        <w:t>'</w:t>
      </w:r>
      <w:r w:rsidRPr="00AC1FF6">
        <w:rPr>
          <w:rtl/>
        </w:rPr>
        <w:t>ב</w:t>
      </w:r>
      <w:r w:rsidRPr="00CA5994">
        <w:rPr>
          <w:rtl/>
        </w:rPr>
        <w:t>ורח מביהא</w:t>
      </w:r>
      <w:r w:rsidR="00AC1FF6">
        <w:rPr>
          <w:rFonts w:hint="cs"/>
          <w:rtl/>
        </w:rPr>
        <w:t>"</w:t>
      </w:r>
      <w:r w:rsidRPr="00CA5994">
        <w:rPr>
          <w:rtl/>
        </w:rPr>
        <w:t>ס</w:t>
      </w:r>
      <w:r>
        <w:rPr>
          <w:rtl/>
        </w:rPr>
        <w:t xml:space="preserve"> </w:t>
      </w:r>
      <w:r w:rsidR="00AC1FF6">
        <w:rPr>
          <w:rFonts w:hint="cs"/>
          <w:rtl/>
        </w:rPr>
        <w:t>במעבורת ע"מ</w:t>
      </w:r>
      <w:r w:rsidRPr="00CA5994">
        <w:rPr>
          <w:rtl/>
        </w:rPr>
        <w:t xml:space="preserve"> </w:t>
      </w:r>
      <w:r w:rsidRPr="00A07384">
        <w:rPr>
          <w:rFonts w:cs="PFT_Frank"/>
          <w:b/>
          <w:bCs/>
          <w:szCs w:val="10"/>
          <w:rtl/>
        </w:rPr>
        <w:t>דינר</w:t>
      </w:r>
      <w:r w:rsidRPr="00CA5994">
        <w:rPr>
          <w:rtl/>
        </w:rPr>
        <w:t xml:space="preserve">, אין לו אלא </w:t>
      </w:r>
      <w:r w:rsidRPr="00A07384">
        <w:rPr>
          <w:rFonts w:cs="PFT_Frank"/>
          <w:b/>
          <w:bCs/>
          <w:szCs w:val="10"/>
          <w:rtl/>
        </w:rPr>
        <w:t>שכרו</w:t>
      </w:r>
      <w:r w:rsidRPr="00CA5994">
        <w:rPr>
          <w:rFonts w:hint="cs"/>
          <w:rtl/>
        </w:rPr>
        <w:t>'</w:t>
      </w:r>
      <w:r w:rsidRPr="00CA5994">
        <w:rPr>
          <w:rtl/>
        </w:rPr>
        <w:t>.</w:t>
      </w:r>
    </w:p>
    <w:p w14:paraId="24DE87A3" w14:textId="5F96DC3B" w:rsidR="00B433C9" w:rsidRPr="00F97732" w:rsidRDefault="00B433C9" w:rsidP="00754FAB">
      <w:pPr>
        <w:pStyle w:val="affff7"/>
        <w:rPr>
          <w:rtl/>
        </w:rPr>
      </w:pPr>
      <w:r w:rsidRPr="00055660">
        <w:rPr>
          <w:rStyle w:val="affff5"/>
          <w:rFonts w:hint="cs"/>
          <w:rtl/>
        </w:rPr>
        <w:t>אביי</w:t>
      </w:r>
      <w:r w:rsidR="00055660">
        <w:rPr>
          <w:rStyle w:val="affff5"/>
          <w:rFonts w:hint="cs"/>
          <w:rtl/>
        </w:rPr>
        <w:t>:</w:t>
      </w:r>
      <w:r w:rsidRPr="00C35A2C">
        <w:rPr>
          <w:rFonts w:hint="cs"/>
          <w:rtl/>
        </w:rPr>
        <w:t xml:space="preserve"> היכן אביך ואמך </w:t>
      </w:r>
      <w:r w:rsidR="006A0722">
        <w:rPr>
          <w:rFonts w:hint="cs"/>
          <w:rtl/>
        </w:rPr>
        <w:t>-</w:t>
      </w:r>
      <w:r w:rsidR="00AC1FF6">
        <w:rPr>
          <w:rFonts w:hint="cs"/>
          <w:rtl/>
        </w:rPr>
        <w:t xml:space="preserve"> </w:t>
      </w:r>
      <w:r w:rsidRPr="00C35A2C">
        <w:rPr>
          <w:rFonts w:hint="cs"/>
          <w:rtl/>
        </w:rPr>
        <w:t>בעיר</w:t>
      </w:r>
      <w:r w:rsidR="00AC1FF6">
        <w:rPr>
          <w:rFonts w:hint="cs"/>
          <w:rtl/>
        </w:rPr>
        <w:t xml:space="preserve"> -</w:t>
      </w:r>
      <w:r w:rsidRPr="00C35A2C">
        <w:rPr>
          <w:rFonts w:hint="cs"/>
          <w:rtl/>
        </w:rPr>
        <w:t xml:space="preserve"> </w:t>
      </w:r>
      <w:r w:rsidRPr="00055660">
        <w:rPr>
          <w:rStyle w:val="affff5"/>
          <w:rFonts w:hint="cs"/>
          <w:rtl/>
        </w:rPr>
        <w:t>נתן עיניו</w:t>
      </w:r>
      <w:r w:rsidRPr="00C35A2C">
        <w:rPr>
          <w:rFonts w:hint="cs"/>
          <w:rtl/>
        </w:rPr>
        <w:t xml:space="preserve"> ו</w:t>
      </w:r>
      <w:r w:rsidR="00AC1FF6">
        <w:rPr>
          <w:rFonts w:hint="cs"/>
          <w:rtl/>
        </w:rPr>
        <w:t>מתו</w:t>
      </w:r>
      <w:r w:rsidRPr="00C35A2C">
        <w:rPr>
          <w:rFonts w:hint="cs"/>
          <w:rtl/>
        </w:rPr>
        <w:t xml:space="preserve"> </w:t>
      </w:r>
      <w:r w:rsidR="006A0722">
        <w:rPr>
          <w:rFonts w:hint="cs"/>
          <w:rtl/>
        </w:rPr>
        <w:t>[</w:t>
      </w:r>
      <w:r w:rsidRPr="00754FAB">
        <w:rPr>
          <w:rFonts w:hint="eastAsia"/>
          <w:rtl/>
        </w:rPr>
        <w:t>הקפיד</w:t>
      </w:r>
      <w:r w:rsidRPr="00754FAB">
        <w:rPr>
          <w:rtl/>
        </w:rPr>
        <w:t xml:space="preserve"> </w:t>
      </w:r>
      <w:r w:rsidRPr="00754FAB">
        <w:rPr>
          <w:rFonts w:hint="eastAsia"/>
          <w:rtl/>
        </w:rPr>
        <w:t>שמחודד</w:t>
      </w:r>
      <w:r w:rsidR="006A0722">
        <w:rPr>
          <w:rFonts w:hint="cs"/>
          <w:rtl/>
        </w:rPr>
        <w:t xml:space="preserve"> כי פירנסוהו]</w:t>
      </w:r>
      <w:r w:rsidR="00AC1FF6" w:rsidRPr="00754FAB">
        <w:rPr>
          <w:rtl/>
        </w:rPr>
        <w:t>.</w:t>
      </w:r>
      <w:r w:rsidRPr="00754FAB">
        <w:rPr>
          <w:rtl/>
        </w:rPr>
        <w:t xml:space="preserve"> </w:t>
      </w:r>
    </w:p>
    <w:p w14:paraId="33AC2380" w14:textId="25C05600" w:rsidR="00AC1FF6" w:rsidRPr="00AC1FF6" w:rsidRDefault="00AC1FF6" w:rsidP="00615A60">
      <w:pPr>
        <w:pStyle w:val="affff2"/>
        <w:rPr>
          <w:rtl/>
        </w:rPr>
      </w:pPr>
      <w:bookmarkStart w:id="1199" w:name="_Toc119173167"/>
      <w:bookmarkStart w:id="1200" w:name="_Toc119230261"/>
      <w:r>
        <w:rPr>
          <w:rFonts w:hint="cs"/>
          <w:rtl/>
        </w:rPr>
        <w:t xml:space="preserve">מוטעה - </w:t>
      </w:r>
      <w:r w:rsidRPr="00AC1FF6">
        <w:rPr>
          <w:rFonts w:hint="cs"/>
          <w:rtl/>
        </w:rPr>
        <w:t>ההבדל בין חליצה לגט</w:t>
      </w:r>
      <w:bookmarkEnd w:id="1199"/>
      <w:bookmarkEnd w:id="1200"/>
    </w:p>
    <w:p w14:paraId="08063776" w14:textId="5A20C767" w:rsidR="00B433C9" w:rsidRPr="00AC1FF6" w:rsidRDefault="00B433C9" w:rsidP="00AC1FF6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חליצה מוטעת</w:t>
      </w:r>
      <w:r w:rsidRPr="00AC1FF6">
        <w:rPr>
          <w:rtl/>
        </w:rPr>
        <w:t xml:space="preserve"> </w:t>
      </w:r>
      <w:r w:rsidR="00AC1FF6">
        <w:rPr>
          <w:rFonts w:hint="cs"/>
          <w:rtl/>
        </w:rPr>
        <w:t>-</w:t>
      </w:r>
      <w:r w:rsidRPr="00AC1FF6">
        <w:rPr>
          <w:rtl/>
        </w:rPr>
        <w:t xml:space="preserve"> כשר</w:t>
      </w:r>
      <w:r w:rsidR="00AC1FF6">
        <w:rPr>
          <w:rFonts w:hint="cs"/>
          <w:rtl/>
        </w:rPr>
        <w:t xml:space="preserve"> </w:t>
      </w:r>
      <w:r w:rsidR="00AC1FF6" w:rsidRPr="00754FAB">
        <w:rPr>
          <w:rStyle w:val="affff8"/>
          <w:rFonts w:hint="eastAsia"/>
          <w:rtl/>
        </w:rPr>
        <w:t>דאינו</w:t>
      </w:r>
      <w:r w:rsidR="00AC1FF6" w:rsidRPr="00754FAB">
        <w:rPr>
          <w:rStyle w:val="affff8"/>
          <w:rtl/>
        </w:rPr>
        <w:t xml:space="preserve"> </w:t>
      </w:r>
      <w:r w:rsidR="00AC1FF6" w:rsidRPr="00754FAB">
        <w:rPr>
          <w:rStyle w:val="affff8"/>
          <w:rFonts w:hint="eastAsia"/>
          <w:rtl/>
        </w:rPr>
        <w:t>בשליחות</w:t>
      </w:r>
      <w:r w:rsidRPr="00754FAB">
        <w:rPr>
          <w:rStyle w:val="affff8"/>
          <w:rtl/>
        </w:rPr>
        <w:t>,</w:t>
      </w:r>
      <w:r w:rsidRPr="00AC1FF6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גט מוטעה</w:t>
      </w:r>
      <w:r w:rsidRPr="00AC1FF6">
        <w:rPr>
          <w:rtl/>
        </w:rPr>
        <w:t xml:space="preserve"> </w:t>
      </w:r>
      <w:r w:rsidR="00AC1FF6">
        <w:rPr>
          <w:rFonts w:hint="cs"/>
          <w:rtl/>
        </w:rPr>
        <w:t xml:space="preserve">- </w:t>
      </w:r>
      <w:r w:rsidRPr="00AC1FF6">
        <w:rPr>
          <w:rtl/>
        </w:rPr>
        <w:t>פסול</w:t>
      </w:r>
      <w:r w:rsidR="00AC1FF6">
        <w:rPr>
          <w:rFonts w:hint="cs"/>
          <w:rtl/>
        </w:rPr>
        <w:t xml:space="preserve"> </w:t>
      </w:r>
      <w:r w:rsidR="00AC1FF6" w:rsidRPr="00754FAB">
        <w:rPr>
          <w:rStyle w:val="affff8"/>
          <w:rFonts w:hint="eastAsia"/>
          <w:rtl/>
        </w:rPr>
        <w:t>ישנו</w:t>
      </w:r>
      <w:r w:rsidRPr="00754FAB">
        <w:rPr>
          <w:rStyle w:val="affff8"/>
          <w:rtl/>
        </w:rPr>
        <w:t>,</w:t>
      </w:r>
    </w:p>
    <w:p w14:paraId="718A59AB" w14:textId="43D4501E" w:rsidR="00B433C9" w:rsidRPr="00262A77" w:rsidRDefault="00B433C9" w:rsidP="00AC1FF6">
      <w:pPr>
        <w:rPr>
          <w:spacing w:val="-4"/>
          <w:rtl/>
        </w:rPr>
      </w:pPr>
      <w:r w:rsidRPr="00D1637C">
        <w:rPr>
          <w:rFonts w:cs="PFT_Frank"/>
          <w:b/>
          <w:bCs/>
          <w:szCs w:val="14"/>
          <w:rtl/>
        </w:rPr>
        <w:t xml:space="preserve">חליצה </w:t>
      </w:r>
      <w:r w:rsidR="00AC1FF6" w:rsidRPr="00D1637C">
        <w:rPr>
          <w:rFonts w:cs="PFT_Frank" w:hint="eastAsia"/>
          <w:b/>
          <w:bCs/>
          <w:szCs w:val="14"/>
          <w:rtl/>
        </w:rPr>
        <w:t>וגט</w:t>
      </w:r>
      <w:r w:rsidR="00AC1FF6"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מעושי</w:t>
      </w:r>
      <w:r w:rsidR="00AC1FF6" w:rsidRPr="00D1637C">
        <w:rPr>
          <w:rFonts w:cs="PFT_Frank" w:hint="eastAsia"/>
          <w:b/>
          <w:bCs/>
          <w:szCs w:val="14"/>
          <w:rtl/>
        </w:rPr>
        <w:t>ם</w:t>
      </w:r>
      <w:r w:rsidRPr="00754FAB">
        <w:rPr>
          <w:rtl/>
        </w:rPr>
        <w:t xml:space="preserve"> </w:t>
      </w:r>
      <w:r w:rsidR="00AC1FF6">
        <w:rPr>
          <w:rFonts w:hint="cs"/>
          <w:rtl/>
        </w:rPr>
        <w:t xml:space="preserve">- </w:t>
      </w:r>
      <w:r w:rsidR="00B27B97" w:rsidRPr="00754FAB">
        <w:rPr>
          <w:rFonts w:hint="eastAsia"/>
          <w:rtl/>
        </w:rPr>
        <w:t>אמר</w:t>
      </w:r>
      <w:r w:rsidR="00B27B97" w:rsidRPr="00754FAB">
        <w:rPr>
          <w:rtl/>
        </w:rPr>
        <w:t xml:space="preserve"> </w:t>
      </w:r>
      <w:r w:rsidR="00AC1FF6">
        <w:rPr>
          <w:rFonts w:hint="cs"/>
          <w:rtl/>
        </w:rPr>
        <w:t>'</w:t>
      </w:r>
      <w:r w:rsidR="00B27B97" w:rsidRPr="00754FAB">
        <w:rPr>
          <w:rFonts w:hint="eastAsia"/>
          <w:rtl/>
        </w:rPr>
        <w:t>רו</w:t>
      </w:r>
      <w:r w:rsidR="00B27B97" w:rsidRPr="00262A77">
        <w:rPr>
          <w:rFonts w:hint="cs"/>
          <w:spacing w:val="-4"/>
          <w:rtl/>
        </w:rPr>
        <w:t>צה אני</w:t>
      </w:r>
      <w:r w:rsidR="00AC1FF6">
        <w:rPr>
          <w:rFonts w:hint="cs"/>
          <w:spacing w:val="-4"/>
          <w:rtl/>
        </w:rPr>
        <w:t>' כשרים</w:t>
      </w:r>
      <w:r w:rsidR="00B27B97" w:rsidRPr="00262A77">
        <w:rPr>
          <w:rFonts w:hint="cs"/>
          <w:spacing w:val="-4"/>
          <w:rtl/>
        </w:rPr>
        <w:t xml:space="preserve">, לא </w:t>
      </w:r>
      <w:r w:rsidRPr="00262A77">
        <w:rPr>
          <w:spacing w:val="-4"/>
          <w:rtl/>
        </w:rPr>
        <w:t xml:space="preserve">אמר </w:t>
      </w:r>
      <w:r w:rsidR="00AC1FF6">
        <w:rPr>
          <w:rFonts w:hint="cs"/>
          <w:spacing w:val="-4"/>
          <w:rtl/>
        </w:rPr>
        <w:t>פסולים.</w:t>
      </w:r>
      <w:r w:rsidRPr="00262A77">
        <w:rPr>
          <w:spacing w:val="-4"/>
          <w:rtl/>
        </w:rPr>
        <w:t xml:space="preserve"> </w:t>
      </w:r>
    </w:p>
    <w:p w14:paraId="639EF0FA" w14:textId="34631E05" w:rsidR="00B433C9" w:rsidRPr="00C35A2C" w:rsidRDefault="00AC1FF6" w:rsidP="00754FAB">
      <w:pPr>
        <w:rPr>
          <w:rFonts w:ascii="Fb Fontext" w:hAnsi="Fb Fontext"/>
          <w:rtl/>
        </w:rPr>
      </w:pPr>
      <w:r>
        <w:rPr>
          <w:rStyle w:val="affff1"/>
          <w:rFonts w:hint="cs"/>
          <w:rtl/>
        </w:rPr>
        <w:t>ד'</w:t>
      </w:r>
      <w:r w:rsidR="00B433C9" w:rsidRPr="00CA5994">
        <w:rPr>
          <w:rStyle w:val="affff1"/>
          <w:rtl/>
        </w:rPr>
        <w:t>יקריב אותו</w:t>
      </w:r>
      <w:r>
        <w:rPr>
          <w:rStyle w:val="affff1"/>
          <w:rFonts w:hint="cs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 xml:space="preserve"> כופין אותו,</w:t>
      </w:r>
      <w:r w:rsidR="00B433C9" w:rsidRPr="006B2A7E">
        <w:rPr>
          <w:rStyle w:val="affff1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 xml:space="preserve">'לרצונו' </w:t>
      </w:r>
      <w:r w:rsidR="00B433C9" w:rsidRPr="00C35A2C">
        <w:rPr>
          <w:rFonts w:ascii="Fb Fontext" w:hAnsi="Fb Fontext"/>
          <w:sz w:val="32"/>
          <w:rtl/>
        </w:rPr>
        <w:t xml:space="preserve">עד שיאמר 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>רוצה אני</w:t>
      </w:r>
      <w:r>
        <w:rPr>
          <w:rFonts w:ascii="Fb Fontext" w:hAnsi="Fb Fontext" w:hint="cs"/>
          <w:sz w:val="32"/>
          <w:rtl/>
        </w:rPr>
        <w:t>'</w:t>
      </w:r>
      <w:r w:rsidRPr="00754FAB">
        <w:rPr>
          <w:rStyle w:val="affff8"/>
          <w:rtl/>
        </w:rPr>
        <w:t xml:space="preserve"> וכן בג</w:t>
      </w:r>
      <w:r>
        <w:rPr>
          <w:rStyle w:val="affff8"/>
          <w:rFonts w:hint="cs"/>
          <w:rtl/>
        </w:rPr>
        <w:t>י</w:t>
      </w:r>
      <w:r w:rsidRPr="00754FAB">
        <w:rPr>
          <w:rStyle w:val="affff8"/>
          <w:rFonts w:hint="eastAsia"/>
          <w:rtl/>
        </w:rPr>
        <w:t>ט</w:t>
      </w:r>
      <w:r>
        <w:rPr>
          <w:rStyle w:val="affff8"/>
          <w:rFonts w:hint="cs"/>
          <w:rtl/>
        </w:rPr>
        <w:t>ין</w:t>
      </w:r>
      <w:r w:rsidRPr="00754FAB">
        <w:rPr>
          <w:rStyle w:val="affff8"/>
          <w:rtl/>
        </w:rPr>
        <w:t>.</w:t>
      </w:r>
    </w:p>
    <w:p w14:paraId="6CA0B419" w14:textId="498588A5" w:rsidR="005F229A" w:rsidRPr="00062827" w:rsidRDefault="005F229A" w:rsidP="00615A60">
      <w:pPr>
        <w:pStyle w:val="affff2"/>
        <w:rPr>
          <w:spacing w:val="-4"/>
          <w:rtl/>
        </w:rPr>
      </w:pPr>
      <w:bookmarkStart w:id="1201" w:name="_Toc119173168"/>
      <w:bookmarkStart w:id="1202" w:name="_Toc119230262"/>
      <w:r w:rsidRPr="00062827">
        <w:rPr>
          <w:rFonts w:hint="eastAsia"/>
          <w:spacing w:val="-4"/>
          <w:rtl/>
        </w:rPr>
        <w:t>חליצה</w:t>
      </w:r>
      <w:r w:rsidRPr="00062827">
        <w:rPr>
          <w:spacing w:val="-4"/>
          <w:rtl/>
        </w:rPr>
        <w:t xml:space="preserve"> ומיאון, </w:t>
      </w:r>
      <w:r w:rsidRPr="00062827">
        <w:rPr>
          <w:rFonts w:hint="eastAsia"/>
          <w:spacing w:val="-4"/>
          <w:rtl/>
        </w:rPr>
        <w:t>עשייתם</w:t>
      </w:r>
      <w:r w:rsidRPr="00062827">
        <w:rPr>
          <w:spacing w:val="-4"/>
          <w:rtl/>
        </w:rPr>
        <w:t xml:space="preserve"> </w:t>
      </w:r>
      <w:r w:rsidRPr="00062827">
        <w:rPr>
          <w:rStyle w:val="affff8"/>
          <w:rFonts w:cs="PFT_Frank" w:hint="cs"/>
          <w:spacing w:val="-4"/>
          <w:rtl/>
        </w:rPr>
        <w:t>ב</w:t>
      </w:r>
      <w:r w:rsidRPr="00062827">
        <w:rPr>
          <w:rStyle w:val="affff8"/>
          <w:rFonts w:cs="PFT_Frank" w:hint="eastAsia"/>
          <w:spacing w:val="-4"/>
          <w:rtl/>
        </w:rPr>
        <w:t>דיינין</w:t>
      </w:r>
      <w:r w:rsidRPr="00062827">
        <w:rPr>
          <w:spacing w:val="-4"/>
          <w:rtl/>
        </w:rPr>
        <w:t xml:space="preserve"> וכתיבתם </w:t>
      </w:r>
      <w:r w:rsidRPr="00062827">
        <w:rPr>
          <w:rStyle w:val="affff8"/>
          <w:rFonts w:cs="PFT_Frank" w:hint="cs"/>
          <w:spacing w:val="-4"/>
          <w:rtl/>
        </w:rPr>
        <w:t>ב</w:t>
      </w:r>
      <w:r w:rsidRPr="00062827">
        <w:rPr>
          <w:rStyle w:val="affff8"/>
          <w:rFonts w:cs="PFT_Frank" w:hint="eastAsia"/>
          <w:spacing w:val="-4"/>
          <w:rtl/>
        </w:rPr>
        <w:t>עדים</w:t>
      </w:r>
      <w:r w:rsidRPr="00062827">
        <w:rPr>
          <w:spacing w:val="-4"/>
          <w:rtl/>
        </w:rPr>
        <w:t xml:space="preserve"> כשאין מכירין</w:t>
      </w:r>
      <w:bookmarkEnd w:id="1201"/>
      <w:bookmarkEnd w:id="1202"/>
    </w:p>
    <w:p w14:paraId="4E0D18F6" w14:textId="167A710B" w:rsidR="001E59B4" w:rsidRDefault="005F229A" w:rsidP="00B55EDF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055660">
        <w:rPr>
          <w:rStyle w:val="affff5"/>
          <w:rtl/>
        </w:rPr>
        <w:t>רבא</w:t>
      </w:r>
      <w:r w:rsidR="00B433C9" w:rsidRPr="00055660">
        <w:rPr>
          <w:rStyle w:val="affff5"/>
          <w:rFonts w:hint="cs"/>
          <w:rtl/>
        </w:rPr>
        <w:t xml:space="preserve"> מר</w:t>
      </w:r>
      <w:r w:rsidR="00B433C9" w:rsidRPr="00055660">
        <w:rPr>
          <w:rStyle w:val="affff5"/>
          <w:rtl/>
        </w:rPr>
        <w:t>"</w:t>
      </w:r>
      <w:r w:rsidR="00B433C9" w:rsidRPr="00055660">
        <w:rPr>
          <w:rStyle w:val="affff5"/>
          <w:rFonts w:hint="cs"/>
          <w:rtl/>
        </w:rPr>
        <w:t>ה</w:t>
      </w:r>
      <w:r w:rsidR="00B433C9" w:rsidRPr="00055660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1E59B4">
        <w:rPr>
          <w:rFonts w:ascii="Fb Fontext" w:hAnsi="Fb Fontext"/>
          <w:sz w:val="32"/>
          <w:rtl/>
        </w:rPr>
        <w:t xml:space="preserve">חולצין </w:t>
      </w:r>
      <w:r w:rsidR="001E59B4" w:rsidRPr="001E59B4">
        <w:rPr>
          <w:rFonts w:ascii="Fb Fontext" w:hAnsi="Fb Fontext" w:hint="cs"/>
          <w:sz w:val="32"/>
          <w:rtl/>
        </w:rPr>
        <w:t>ו</w:t>
      </w:r>
      <w:r w:rsidR="00B433C9" w:rsidRPr="001E59B4">
        <w:rPr>
          <w:rFonts w:ascii="Fb Fontext" w:hAnsi="Fb Fontext"/>
          <w:sz w:val="32"/>
          <w:rtl/>
        </w:rPr>
        <w:t>ממאנין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אף שאין מכירין</w:t>
      </w:r>
      <w:r w:rsidR="00B433C9" w:rsidRPr="00C35A2C">
        <w:rPr>
          <w:rFonts w:ascii="Fb Fontext" w:hAnsi="Fb Fontext"/>
          <w:sz w:val="32"/>
          <w:rtl/>
        </w:rPr>
        <w:t>,</w:t>
      </w:r>
    </w:p>
    <w:p w14:paraId="14BD5442" w14:textId="3876BAEF" w:rsidR="00B433C9" w:rsidRPr="001E59B4" w:rsidRDefault="00B433C9" w:rsidP="001E59B4">
      <w:pPr>
        <w:rPr>
          <w:rtl/>
        </w:rPr>
      </w:pPr>
      <w:r w:rsidRPr="00754FAB">
        <w:rPr>
          <w:rtl/>
        </w:rPr>
        <w:t>לפיכך</w:t>
      </w:r>
      <w:r w:rsidR="001E59B4">
        <w:rPr>
          <w:rFonts w:hint="cs"/>
          <w:rtl/>
        </w:rPr>
        <w:t>,</w:t>
      </w:r>
      <w:r w:rsidRPr="00754FAB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אין כותבין</w:t>
      </w:r>
      <w:r w:rsidRPr="00754FAB">
        <w:rPr>
          <w:rtl/>
        </w:rPr>
        <w:t xml:space="preserve"> </w:t>
      </w:r>
      <w:r w:rsidR="001E59B4">
        <w:rPr>
          <w:rFonts w:hint="cs"/>
          <w:rtl/>
        </w:rPr>
        <w:t>אותן</w:t>
      </w:r>
      <w:r w:rsidRPr="00754FAB">
        <w:rPr>
          <w:rtl/>
        </w:rPr>
        <w:t xml:space="preserve"> </w:t>
      </w:r>
      <w:r w:rsidRPr="00754FAB">
        <w:rPr>
          <w:rFonts w:hint="eastAsia"/>
          <w:rtl/>
        </w:rPr>
        <w:t>אא</w:t>
      </w:r>
      <w:r w:rsidRPr="00754FAB">
        <w:rPr>
          <w:rtl/>
        </w:rPr>
        <w:t>"</w:t>
      </w:r>
      <w:r w:rsidRPr="00754FAB">
        <w:rPr>
          <w:rFonts w:hint="eastAsia"/>
          <w:rtl/>
        </w:rPr>
        <w:t>כ</w:t>
      </w:r>
      <w:r w:rsidRPr="00754FAB">
        <w:rPr>
          <w:rtl/>
        </w:rPr>
        <w:t xml:space="preserve"> מכירין</w:t>
      </w:r>
      <w:r w:rsidRPr="00E91EBC">
        <w:rPr>
          <w:rtl/>
        </w:rPr>
        <w:t xml:space="preserve">, </w:t>
      </w:r>
      <w:r w:rsidRPr="00754FAB">
        <w:rPr>
          <w:rStyle w:val="affff8"/>
          <w:rtl/>
        </w:rPr>
        <w:t>דחיישינן לב</w:t>
      </w:r>
      <w:r w:rsidR="001E59B4" w:rsidRPr="00754FAB">
        <w:rPr>
          <w:rStyle w:val="affff8"/>
          <w:rtl/>
        </w:rPr>
        <w:t>"</w:t>
      </w:r>
      <w:r w:rsidRPr="00754FAB">
        <w:rPr>
          <w:rStyle w:val="affff8"/>
          <w:rtl/>
        </w:rPr>
        <w:t>ד טועין.</w:t>
      </w:r>
    </w:p>
    <w:p w14:paraId="13D072DD" w14:textId="5A281E8D" w:rsidR="001E59B4" w:rsidRDefault="001E59B4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 xml:space="preserve">ב. </w:t>
      </w:r>
      <w:r w:rsidR="00B27B97">
        <w:rPr>
          <w:rStyle w:val="affff5"/>
          <w:rtl/>
        </w:rPr>
        <w:t>רבא דידיה</w:t>
      </w:r>
      <w:r w:rsidR="00B433C9" w:rsidRPr="00055660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אין חולצין וממאנין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אא"כ מכירין</w:t>
      </w:r>
      <w:r w:rsidR="00B433C9" w:rsidRPr="00C35A2C">
        <w:rPr>
          <w:rFonts w:ascii="Fb Fontext" w:hAnsi="Fb Fontext"/>
          <w:rtl/>
        </w:rPr>
        <w:t>,</w:t>
      </w:r>
    </w:p>
    <w:p w14:paraId="5597C3B9" w14:textId="77777777" w:rsidR="00AA63C2" w:rsidRDefault="00B433C9" w:rsidP="00AA63C2">
      <w:pPr>
        <w:rPr>
          <w:rStyle w:val="affff8"/>
          <w:rtl/>
        </w:rPr>
      </w:pPr>
      <w:r w:rsidRPr="00754FAB">
        <w:rPr>
          <w:rtl/>
        </w:rPr>
        <w:t>לפיכך</w:t>
      </w:r>
      <w:r w:rsidR="001E59B4">
        <w:rPr>
          <w:rFonts w:hint="cs"/>
          <w:rtl/>
        </w:rPr>
        <w:t>,</w:t>
      </w:r>
      <w:r w:rsidRPr="00E91EBC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כותבין</w:t>
      </w:r>
      <w:r w:rsidRPr="00754FAB">
        <w:rPr>
          <w:rtl/>
        </w:rPr>
        <w:t xml:space="preserve"> </w:t>
      </w:r>
      <w:r w:rsidR="00E91EBC">
        <w:rPr>
          <w:rFonts w:hint="cs"/>
          <w:rtl/>
        </w:rPr>
        <w:t xml:space="preserve">אף </w:t>
      </w:r>
      <w:r w:rsidRPr="00754FAB">
        <w:rPr>
          <w:rtl/>
        </w:rPr>
        <w:t>שאין מכירין,</w:t>
      </w:r>
      <w:r w:rsidRPr="00E91EBC">
        <w:rPr>
          <w:rtl/>
        </w:rPr>
        <w:t xml:space="preserve"> </w:t>
      </w:r>
      <w:r w:rsidRPr="00754FAB">
        <w:rPr>
          <w:rStyle w:val="affff8"/>
          <w:rtl/>
        </w:rPr>
        <w:t>ולא חיישינן לב</w:t>
      </w:r>
      <w:r w:rsidR="00E91EBC" w:rsidRPr="00754FAB">
        <w:rPr>
          <w:rStyle w:val="affff8"/>
          <w:rtl/>
        </w:rPr>
        <w:t>"</w:t>
      </w:r>
      <w:r w:rsidRPr="00754FAB">
        <w:rPr>
          <w:rStyle w:val="affff8"/>
          <w:rtl/>
        </w:rPr>
        <w:t>ד טועין.</w:t>
      </w:r>
    </w:p>
    <w:p w14:paraId="088A8144" w14:textId="16F1CED0" w:rsidR="00B433C9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448DB5A4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קו:</w:t>
      </w:r>
    </w:p>
    <w:p>
      <w:pPr>
        <w:pStyle w:val="MishnaBatzad"/>
        <w:rPr>
          <w:ins w:id="20008" w:author="קלוד" w:date="2026-10-06T10:43:54Z"/>
        </w:rPr>
      </w:pPr>
      <w:ins w:id="20007" w:author="קלוד" w:date="2026-10-06T10:43:54Z">
        <w:r>
          <w:t xml:space="preserve">משנה ו</w:t>
        </w:r>
      </w:ins>
    </w:p>
    <w:p w14:paraId="2E8BB6A2" w14:textId="64CB93D9" w:rsidR="00B27B97" w:rsidRDefault="00B433C9" w:rsidP="00502223">
      <w:pPr>
        <w:pStyle w:val="affc"/>
        <w:rPr>
          <w:rStyle w:val="afff1"/>
          <w:rFonts w:ascii="Fb Fontext" w:hAnsi="Fb Fontext"/>
          <w:b/>
          <w:bCs w:val="0"/>
          <w:rtl/>
        </w:rPr>
      </w:pPr>
      <w:bookmarkStart w:id="1203" w:name="_Toc119173169"/>
      <w:bookmarkStart w:id="1204" w:name="_Toc119230263"/>
      <w:r w:rsidRPr="005D5A4C">
        <w:rPr>
          <w:rStyle w:val="affffc"/>
          <w:rtl/>
        </w:rPr>
        <w:t>מצות חליצה</w:t>
      </w:r>
      <w:bookmarkEnd w:id="1203"/>
      <w:bookmarkEnd w:id="1204"/>
      <w:r w:rsidRPr="00C35A2C">
        <w:rPr>
          <w:rStyle w:val="afff1"/>
          <w:rFonts w:ascii="Fb Fontext" w:hAnsi="Fb Fontext"/>
          <w:b/>
          <w:bCs w:val="0"/>
          <w:rtl/>
        </w:rPr>
        <w:t xml:space="preserve"> - בא ויבמתו לב</w:t>
      </w:r>
      <w:r w:rsidR="00502223">
        <w:rPr>
          <w:rStyle w:val="afff1"/>
          <w:rFonts w:ascii="Fb Fontext" w:hAnsi="Fb Fontext" w:hint="cs"/>
          <w:b/>
          <w:bCs w:val="0"/>
          <w:rtl/>
        </w:rPr>
        <w:t>"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ד, ומשיאין עצה ההוגנת לו, </w:t>
      </w:r>
    </w:p>
    <w:p w14:paraId="126FFA08" w14:textId="7DC8173D" w:rsidR="00502223" w:rsidRDefault="00B433C9" w:rsidP="00502223">
      <w:pPr>
        <w:pStyle w:val="affc"/>
        <w:rPr>
          <w:rStyle w:val="affff1"/>
          <w:spacing w:val="6"/>
          <w:rtl/>
        </w:rPr>
      </w:pPr>
      <w:r w:rsidRPr="00B27B97">
        <w:rPr>
          <w:rStyle w:val="affffa"/>
          <w:spacing w:val="6"/>
          <w:rtl/>
        </w:rPr>
        <w:t>אומרת:</w:t>
      </w:r>
      <w:r w:rsidRPr="00B27B97">
        <w:rPr>
          <w:rStyle w:val="afff1"/>
          <w:b/>
          <w:bCs w:val="0"/>
          <w:spacing w:val="6"/>
          <w:rtl/>
        </w:rPr>
        <w:t xml:space="preserve"> </w:t>
      </w:r>
      <w:r w:rsidR="00502223">
        <w:rPr>
          <w:rStyle w:val="affff1"/>
          <w:rFonts w:hint="cs"/>
          <w:spacing w:val="6"/>
          <w:rtl/>
        </w:rPr>
        <w:t>'</w:t>
      </w:r>
      <w:r w:rsidRPr="00B27B97">
        <w:rPr>
          <w:rStyle w:val="affff1"/>
          <w:spacing w:val="6"/>
          <w:rtl/>
        </w:rPr>
        <w:t>מאן יבמי להקים לאחיו שם בישראל</w:t>
      </w:r>
      <w:r w:rsidR="00502223">
        <w:rPr>
          <w:rStyle w:val="affff1"/>
          <w:rFonts w:hint="cs"/>
          <w:spacing w:val="6"/>
          <w:rtl/>
        </w:rPr>
        <w:t>,</w:t>
      </w:r>
      <w:r w:rsidRPr="00B27B97">
        <w:rPr>
          <w:rStyle w:val="affff1"/>
          <w:spacing w:val="6"/>
          <w:rtl/>
        </w:rPr>
        <w:t xml:space="preserve"> לא אבה יבמי</w:t>
      </w:r>
      <w:r w:rsidR="00502223">
        <w:rPr>
          <w:rStyle w:val="affff1"/>
          <w:rFonts w:hint="cs"/>
          <w:spacing w:val="6"/>
          <w:rtl/>
        </w:rPr>
        <w:t>'</w:t>
      </w:r>
      <w:r w:rsidRPr="00B27B97">
        <w:rPr>
          <w:rStyle w:val="affff1"/>
          <w:spacing w:val="6"/>
          <w:rtl/>
        </w:rPr>
        <w:t>,</w:t>
      </w:r>
    </w:p>
    <w:p w14:paraId="30C6F86E" w14:textId="07FDCA10" w:rsidR="00B433C9" w:rsidRPr="00C35A2C" w:rsidRDefault="00B433C9" w:rsidP="00502223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B27B97">
        <w:rPr>
          <w:rStyle w:val="affffa"/>
          <w:spacing w:val="6"/>
          <w:rtl/>
        </w:rPr>
        <w:t>אומר:</w:t>
      </w:r>
      <w:r w:rsidRPr="00B27B97">
        <w:rPr>
          <w:rStyle w:val="afff1"/>
          <w:b/>
          <w:bCs w:val="0"/>
          <w:spacing w:val="6"/>
          <w:rtl/>
        </w:rPr>
        <w:t xml:space="preserve"> </w:t>
      </w:r>
      <w:r w:rsidR="00502223">
        <w:rPr>
          <w:rStyle w:val="affff1"/>
          <w:rFonts w:hint="cs"/>
          <w:spacing w:val="6"/>
          <w:rtl/>
        </w:rPr>
        <w:t>'</w:t>
      </w:r>
      <w:r w:rsidRPr="00B27B97">
        <w:rPr>
          <w:rStyle w:val="affff1"/>
          <w:spacing w:val="6"/>
          <w:rtl/>
        </w:rPr>
        <w:t>לא חפצתי לקחתה</w:t>
      </w:r>
      <w:r w:rsidR="00502223">
        <w:rPr>
          <w:rStyle w:val="affff1"/>
          <w:rFonts w:hint="cs"/>
          <w:spacing w:val="6"/>
          <w:rtl/>
        </w:rPr>
        <w:t>'</w:t>
      </w:r>
      <w:r w:rsidR="00502223">
        <w:rPr>
          <w:rStyle w:val="afff1"/>
          <w:rFonts w:hint="cs"/>
          <w:b/>
          <w:bCs w:val="0"/>
          <w:spacing w:val="6"/>
          <w:rtl/>
        </w:rPr>
        <w:t>,</w:t>
      </w:r>
      <w:r w:rsidR="00502223">
        <w:rPr>
          <w:rStyle w:val="afff1"/>
          <w:rFonts w:ascii="Fb Fontext" w:hAnsi="Fb Fontext" w:hint="cs"/>
          <w:b/>
          <w:bCs w:val="0"/>
          <w:rtl/>
        </w:rPr>
        <w:t xml:space="preserve"> </w:t>
      </w:r>
      <w:r w:rsidR="00502223">
        <w:rPr>
          <w:rStyle w:val="afff1"/>
          <w:rFonts w:ascii="Fb Fontext" w:hAnsi="Fb Fontext"/>
          <w:b/>
          <w:bCs w:val="0"/>
          <w:rtl/>
        </w:rPr>
        <w:tab/>
      </w:r>
      <w:r w:rsidR="00502223">
        <w:rPr>
          <w:rStyle w:val="afff1"/>
          <w:rFonts w:ascii="Fb Fontext" w:hAnsi="Fb Fontext"/>
          <w:b/>
          <w:bCs w:val="0"/>
          <w:rtl/>
        </w:rPr>
        <w:tab/>
      </w:r>
      <w:r w:rsidR="00502223">
        <w:rPr>
          <w:rStyle w:val="afff1"/>
          <w:rFonts w:ascii="Fb Fontext" w:hAnsi="Fb Fontext"/>
          <w:b/>
          <w:bCs w:val="0"/>
          <w:rtl/>
        </w:rPr>
        <w:tab/>
      </w:r>
      <w:r w:rsidR="00502223">
        <w:rPr>
          <w:rStyle w:val="afff1"/>
          <w:rFonts w:ascii="Fb Fontext" w:hAnsi="Fb Fontext"/>
          <w:b/>
          <w:bCs w:val="0"/>
          <w:rtl/>
        </w:rPr>
        <w:tab/>
      </w:r>
      <w:r w:rsidRPr="00C35A2C">
        <w:rPr>
          <w:rStyle w:val="afff1"/>
          <w:rFonts w:ascii="Fb Fontext" w:hAnsi="Fb Fontext"/>
          <w:b/>
          <w:bCs w:val="0"/>
          <w:rtl/>
        </w:rPr>
        <w:t>ובלשון הקדש היו אומרים.</w:t>
      </w:r>
    </w:p>
    <w:p w14:paraId="5359B258" w14:textId="1A2A9DD9" w:rsidR="00502223" w:rsidRDefault="00B433C9" w:rsidP="007C50EB">
      <w:pPr>
        <w:pStyle w:val="affc"/>
        <w:rPr>
          <w:rStyle w:val="affff1"/>
          <w:rtl/>
        </w:rPr>
      </w:pPr>
      <w:r w:rsidRPr="00B27B97">
        <w:rPr>
          <w:rStyle w:val="affff1"/>
          <w:rtl/>
        </w:rPr>
        <w:t>ונגשה יבמתו אליו לעיני הזקנים</w:t>
      </w:r>
      <w:r w:rsidR="00502223">
        <w:rPr>
          <w:rStyle w:val="affff1"/>
          <w:rFonts w:hint="cs"/>
          <w:rtl/>
        </w:rPr>
        <w:t>,</w:t>
      </w:r>
      <w:r w:rsidRPr="00B27B97">
        <w:rPr>
          <w:rStyle w:val="affff1"/>
          <w:rtl/>
        </w:rPr>
        <w:t xml:space="preserve"> וחלצה נעלו מעל רגלו</w:t>
      </w:r>
      <w:r w:rsidR="00502223">
        <w:rPr>
          <w:rStyle w:val="affff1"/>
          <w:rFonts w:hint="cs"/>
          <w:rtl/>
        </w:rPr>
        <w:t>,</w:t>
      </w:r>
    </w:p>
    <w:p w14:paraId="52B531D2" w14:textId="6C593DB8" w:rsidR="00502223" w:rsidRDefault="00B433C9" w:rsidP="00502223">
      <w:pPr>
        <w:pStyle w:val="affc"/>
        <w:rPr>
          <w:rStyle w:val="affff1"/>
          <w:rtl/>
        </w:rPr>
      </w:pPr>
      <w:r w:rsidRPr="00B27B97">
        <w:rPr>
          <w:rStyle w:val="affff1"/>
          <w:rtl/>
        </w:rPr>
        <w:t>וירקה בפניו</w:t>
      </w:r>
      <w:r w:rsidR="00502223">
        <w:rPr>
          <w:rStyle w:val="affff1"/>
          <w:rFonts w:hint="cs"/>
          <w:rtl/>
        </w:rPr>
        <w:t xml:space="preserve"> </w:t>
      </w:r>
      <w:r w:rsidRPr="00B27B97">
        <w:rPr>
          <w:rStyle w:val="affff1"/>
          <w:rFonts w:hint="cs"/>
          <w:rtl/>
        </w:rPr>
        <w:t>-</w:t>
      </w:r>
      <w:r w:rsidRPr="00B27B97">
        <w:rPr>
          <w:rStyle w:val="affff1"/>
          <w:rtl/>
        </w:rPr>
        <w:t xml:space="preserve"> </w:t>
      </w:r>
      <w:r w:rsidRPr="00C35A2C">
        <w:rPr>
          <w:rStyle w:val="afff1"/>
          <w:rFonts w:ascii="Fb Fontext" w:hAnsi="Fb Fontext"/>
          <w:b/>
          <w:bCs w:val="0"/>
          <w:rtl/>
        </w:rPr>
        <w:t>רוק הנראה לדיינים,</w:t>
      </w:r>
      <w:r w:rsidR="00502223">
        <w:rPr>
          <w:rStyle w:val="affff1"/>
          <w:rFonts w:hint="cs"/>
          <w:rtl/>
        </w:rPr>
        <w:t xml:space="preserve"> </w:t>
      </w:r>
      <w:r w:rsidR="00502223">
        <w:rPr>
          <w:rStyle w:val="affff1"/>
          <w:rtl/>
        </w:rPr>
        <w:tab/>
      </w:r>
      <w:r w:rsidR="00502223">
        <w:rPr>
          <w:rStyle w:val="affff1"/>
          <w:rtl/>
        </w:rPr>
        <w:tab/>
      </w:r>
      <w:r w:rsidR="00502223">
        <w:rPr>
          <w:rStyle w:val="affff1"/>
          <w:rtl/>
        </w:rPr>
        <w:tab/>
      </w:r>
      <w:r w:rsidR="00502223">
        <w:rPr>
          <w:rStyle w:val="affff1"/>
          <w:rtl/>
        </w:rPr>
        <w:tab/>
      </w:r>
      <w:r w:rsidR="00502223">
        <w:rPr>
          <w:rStyle w:val="affff1"/>
          <w:rtl/>
        </w:rPr>
        <w:tab/>
      </w:r>
      <w:r w:rsidR="00502223">
        <w:rPr>
          <w:rStyle w:val="affff1"/>
          <w:rFonts w:hint="cs"/>
          <w:rtl/>
        </w:rPr>
        <w:t xml:space="preserve">   </w:t>
      </w:r>
      <w:r w:rsidRPr="00B27B97">
        <w:rPr>
          <w:rStyle w:val="affff1"/>
          <w:rtl/>
        </w:rPr>
        <w:t>וענתה ואמרה</w:t>
      </w:r>
      <w:r w:rsidR="00502223">
        <w:rPr>
          <w:rStyle w:val="affff1"/>
          <w:rFonts w:hint="cs"/>
          <w:rtl/>
        </w:rPr>
        <w:t>:</w:t>
      </w:r>
      <w:r w:rsidRPr="00B27B97">
        <w:rPr>
          <w:rStyle w:val="affff1"/>
          <w:rtl/>
        </w:rPr>
        <w:t xml:space="preserve"> </w:t>
      </w:r>
    </w:p>
    <w:p w14:paraId="5C356C00" w14:textId="4B261505" w:rsidR="00B433C9" w:rsidRPr="00C35A2C" w:rsidRDefault="00502223" w:rsidP="00502223">
      <w:pPr>
        <w:pStyle w:val="affc"/>
        <w:rPr>
          <w:rStyle w:val="afff1"/>
          <w:rFonts w:ascii="Fb Fontext" w:hAnsi="Fb Fontext"/>
          <w:b/>
          <w:bCs w:val="0"/>
          <w:rtl/>
        </w:rPr>
      </w:pPr>
      <w:r>
        <w:rPr>
          <w:rStyle w:val="affff1"/>
          <w:rFonts w:hint="cs"/>
          <w:rtl/>
        </w:rPr>
        <w:lastRenderedPageBreak/>
        <w:t>'</w:t>
      </w:r>
      <w:r w:rsidR="00B433C9" w:rsidRPr="00B27B97">
        <w:rPr>
          <w:rStyle w:val="affff1"/>
          <w:rtl/>
        </w:rPr>
        <w:t>ככה יעשה לאיש אשר לא יבנה את בית אחיו</w:t>
      </w:r>
      <w:r>
        <w:rPr>
          <w:rStyle w:val="affff1"/>
          <w:rFonts w:hint="cs"/>
          <w:rtl/>
        </w:rPr>
        <w:t>'</w:t>
      </w:r>
      <w:r w:rsidR="00B433C9" w:rsidRPr="00B27B97">
        <w:rPr>
          <w:rStyle w:val="affff1"/>
          <w:rtl/>
        </w:rPr>
        <w:t xml:space="preserve"> - </w:t>
      </w:r>
      <w:r w:rsidR="00B433C9" w:rsidRPr="00C35A2C">
        <w:rPr>
          <w:rStyle w:val="afff1"/>
          <w:rFonts w:ascii="Fb Fontext" w:hAnsi="Fb Fontext"/>
          <w:b/>
          <w:bCs w:val="0"/>
          <w:rtl/>
        </w:rPr>
        <w:t>ע</w:t>
      </w:r>
      <w:r>
        <w:rPr>
          <w:rStyle w:val="afff1"/>
          <w:rFonts w:ascii="Fb Fontext" w:hAnsi="Fb Fontext" w:hint="cs"/>
          <w:b/>
          <w:bCs w:val="0"/>
          <w:rtl/>
        </w:rPr>
        <w:t>"</w:t>
      </w:r>
      <w:r w:rsidR="00B433C9" w:rsidRPr="00C35A2C">
        <w:rPr>
          <w:rStyle w:val="afff1"/>
          <w:rFonts w:ascii="Fb Fontext" w:hAnsi="Fb Fontext"/>
          <w:b/>
          <w:bCs w:val="0"/>
          <w:rtl/>
        </w:rPr>
        <w:t>כ היו מקרין</w:t>
      </w:r>
      <w:r w:rsidR="00E03B1A">
        <w:rPr>
          <w:rStyle w:val="afff1"/>
          <w:rFonts w:ascii="Fb Fontext" w:hAnsi="Fb Fontext" w:hint="cs"/>
          <w:b/>
          <w:bCs w:val="0"/>
          <w:rtl/>
        </w:rPr>
        <w:t>,</w:t>
      </w:r>
    </w:p>
    <w:p w14:paraId="44312E74" w14:textId="70E80B63" w:rsidR="00B433C9" w:rsidRPr="00C35A2C" w:rsidRDefault="00B433C9" w:rsidP="00502223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B27B97">
        <w:rPr>
          <w:rStyle w:val="affffa"/>
          <w:rtl/>
        </w:rPr>
        <w:t>וכ</w:t>
      </w:r>
      <w:r w:rsidR="00E03B1A">
        <w:rPr>
          <w:rStyle w:val="affffa"/>
          <w:rFonts w:hint="cs"/>
          <w:rtl/>
        </w:rPr>
        <w:t xml:space="preserve">יון </w:t>
      </w:r>
      <w:r w:rsidRPr="00B27B97">
        <w:rPr>
          <w:rStyle w:val="affffa"/>
          <w:rtl/>
        </w:rPr>
        <w:t>שהקרא ר</w:t>
      </w:r>
      <w:r w:rsidR="00502223">
        <w:rPr>
          <w:rStyle w:val="affffa"/>
          <w:rFonts w:hint="cs"/>
          <w:rtl/>
        </w:rPr>
        <w:t>'</w:t>
      </w:r>
      <w:r w:rsidRPr="00B27B97">
        <w:rPr>
          <w:rStyle w:val="affffa"/>
          <w:rtl/>
        </w:rPr>
        <w:t xml:space="preserve"> הורקנוס </w:t>
      </w:r>
      <w:r w:rsidRPr="00C35A2C">
        <w:rPr>
          <w:rStyle w:val="afff1"/>
          <w:rFonts w:ascii="Fb Fontext" w:hAnsi="Fb Fontext"/>
          <w:b/>
          <w:bCs w:val="0"/>
          <w:rtl/>
        </w:rPr>
        <w:t>וגמר את כל הפרשה</w:t>
      </w:r>
      <w:r w:rsidR="00502223">
        <w:rPr>
          <w:rStyle w:val="afff1"/>
          <w:rFonts w:ascii="Fb Fontext" w:hAnsi="Fb Fontext" w:hint="cs"/>
          <w:b/>
          <w:bCs w:val="0"/>
          <w:rtl/>
        </w:rPr>
        <w:t xml:space="preserve"> </w:t>
      </w:r>
      <w:r w:rsidRPr="00C35A2C">
        <w:rPr>
          <w:rStyle w:val="afff1"/>
          <w:rFonts w:ascii="Fb Fontext" w:hAnsi="Fb Fontext" w:hint="cs"/>
          <w:b/>
          <w:bCs w:val="0"/>
          <w:rtl/>
        </w:rPr>
        <w:t xml:space="preserve">- </w:t>
      </w:r>
      <w:r w:rsidRPr="00C35A2C">
        <w:rPr>
          <w:rStyle w:val="afff1"/>
          <w:rFonts w:ascii="Fb Fontext" w:hAnsi="Fb Fontext"/>
          <w:b/>
          <w:bCs w:val="0"/>
          <w:rtl/>
        </w:rPr>
        <w:t>הוחזקו לגמ</w:t>
      </w:r>
      <w:r w:rsidR="00502223">
        <w:rPr>
          <w:rStyle w:val="afff1"/>
          <w:rFonts w:ascii="Fb Fontext" w:hAnsi="Fb Fontext" w:hint="cs"/>
          <w:b/>
          <w:bCs w:val="0"/>
          <w:rtl/>
        </w:rPr>
        <w:t>ו</w:t>
      </w:r>
      <w:r w:rsidRPr="00C35A2C">
        <w:rPr>
          <w:rStyle w:val="afff1"/>
          <w:rFonts w:ascii="Fb Fontext" w:hAnsi="Fb Fontext"/>
          <w:b/>
          <w:bCs w:val="0"/>
          <w:rtl/>
        </w:rPr>
        <w:t>ר.</w:t>
      </w:r>
    </w:p>
    <w:p w14:paraId="5C9EF5DE" w14:textId="1109D70B" w:rsidR="00E03B1A" w:rsidRDefault="00B433C9" w:rsidP="007C50EB">
      <w:pPr>
        <w:pStyle w:val="affc"/>
        <w:rPr>
          <w:rStyle w:val="afff1"/>
          <w:rFonts w:ascii="Fb Fontext" w:hAnsi="Fb Fontext"/>
          <w:b/>
          <w:bCs w:val="0"/>
          <w:spacing w:val="6"/>
          <w:rtl/>
        </w:rPr>
      </w:pPr>
      <w:r w:rsidRPr="00B27B97">
        <w:rPr>
          <w:rStyle w:val="affff1"/>
          <w:rtl/>
        </w:rPr>
        <w:t>ונקרא שמו בישראל</w:t>
      </w:r>
      <w:r w:rsidR="00E03B1A">
        <w:rPr>
          <w:rStyle w:val="affff1"/>
          <w:rFonts w:hint="cs"/>
          <w:rtl/>
        </w:rPr>
        <w:t>:</w:t>
      </w:r>
      <w:r w:rsidRPr="00B27B97">
        <w:rPr>
          <w:rStyle w:val="affff1"/>
          <w:rtl/>
        </w:rPr>
        <w:t xml:space="preserve"> </w:t>
      </w:r>
      <w:r w:rsidR="00E03B1A">
        <w:rPr>
          <w:rStyle w:val="affff1"/>
          <w:rFonts w:hint="cs"/>
          <w:rtl/>
        </w:rPr>
        <w:t>'</w:t>
      </w:r>
      <w:r w:rsidRPr="00B27B97">
        <w:rPr>
          <w:rStyle w:val="affff1"/>
          <w:rtl/>
        </w:rPr>
        <w:t>בית חלוץ הנעל</w:t>
      </w:r>
      <w:r w:rsidR="00E03B1A">
        <w:rPr>
          <w:rStyle w:val="affff1"/>
          <w:rFonts w:hint="cs"/>
          <w:rtl/>
        </w:rPr>
        <w:t>'</w:t>
      </w:r>
      <w:r w:rsidRPr="00B27B97">
        <w:rPr>
          <w:rStyle w:val="affff1"/>
          <w:rtl/>
        </w:rPr>
        <w:t xml:space="preserve"> </w:t>
      </w:r>
      <w:r w:rsidR="00930CDC">
        <w:rPr>
          <w:rStyle w:val="affff1"/>
          <w:rFonts w:hint="cs"/>
          <w:rtl/>
        </w:rPr>
        <w:t>-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 xml:space="preserve"> </w:t>
      </w:r>
    </w:p>
    <w:p w14:paraId="202C3D35" w14:textId="231B8D6A" w:rsidR="00B433C9" w:rsidRPr="00C35A2C" w:rsidRDefault="00B433C9" w:rsidP="00E03B1A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177A98">
        <w:rPr>
          <w:rStyle w:val="afff1"/>
          <w:rFonts w:ascii="Fb Fontext" w:hAnsi="Fb Fontext"/>
          <w:b/>
          <w:bCs w:val="0"/>
          <w:spacing w:val="6"/>
          <w:rtl/>
        </w:rPr>
        <w:t>מצוה בדיינין ולא בתלמידים</w:t>
      </w:r>
      <w:r w:rsidR="00E03B1A">
        <w:rPr>
          <w:rStyle w:val="afff1"/>
          <w:rFonts w:ascii="Fb Fontext" w:hAnsi="Fb Fontext" w:hint="cs"/>
          <w:b/>
          <w:bCs w:val="0"/>
          <w:spacing w:val="6"/>
          <w:rtl/>
        </w:rPr>
        <w:t>,</w:t>
      </w:r>
      <w:r w:rsidR="00E03B1A">
        <w:rPr>
          <w:rStyle w:val="affffa"/>
          <w:rFonts w:hint="cs"/>
          <w:rtl/>
        </w:rPr>
        <w:t xml:space="preserve"> </w:t>
      </w:r>
      <w:r w:rsidRPr="00B27B97">
        <w:rPr>
          <w:rStyle w:val="affffa"/>
          <w:rtl/>
        </w:rPr>
        <w:t>ר</w:t>
      </w:r>
      <w:r w:rsidR="00E03B1A">
        <w:rPr>
          <w:rStyle w:val="affffa"/>
          <w:rFonts w:hint="cs"/>
          <w:rtl/>
        </w:rPr>
        <w:t>"</w:t>
      </w:r>
      <w:r w:rsidRPr="00B27B97">
        <w:rPr>
          <w:rStyle w:val="affffa"/>
          <w:rtl/>
        </w:rPr>
        <w:t>י: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מצוה על כל העומדים שם.</w:t>
      </w:r>
    </w:p>
    <w:p w14:paraId="5F27C577" w14:textId="39B997D0" w:rsidR="00A20195" w:rsidRDefault="00A20195" w:rsidP="00615A60">
      <w:pPr>
        <w:pStyle w:val="affff2"/>
        <w:rPr>
          <w:rtl/>
        </w:rPr>
      </w:pPr>
      <w:bookmarkStart w:id="1205" w:name="_Toc119173170"/>
      <w:bookmarkStart w:id="1206" w:name="_Toc119230264"/>
      <w:r>
        <w:rPr>
          <w:rFonts w:hint="cs"/>
          <w:rtl/>
        </w:rPr>
        <w:t>סדר הדברים</w:t>
      </w:r>
      <w:bookmarkEnd w:id="1205"/>
      <w:bookmarkEnd w:id="1206"/>
    </w:p>
    <w:p w14:paraId="0858F145" w14:textId="1A4F158F" w:rsidR="00A20195" w:rsidRDefault="00B433C9" w:rsidP="00B55EDF">
      <w:pPr>
        <w:rPr>
          <w:rFonts w:ascii="Fb Fontext" w:hAnsi="Fb Fontext"/>
          <w:spacing w:val="-6"/>
          <w:rtl/>
        </w:rPr>
      </w:pPr>
      <w:r w:rsidRPr="00262A77">
        <w:rPr>
          <w:rStyle w:val="affff5"/>
          <w:spacing w:val="-6"/>
          <w:rtl/>
        </w:rPr>
        <w:t>ר"</w:t>
      </w:r>
      <w:r w:rsidRPr="00262A77">
        <w:rPr>
          <w:rStyle w:val="affff5"/>
          <w:rFonts w:hint="cs"/>
          <w:spacing w:val="-6"/>
          <w:rtl/>
        </w:rPr>
        <w:t>י</w:t>
      </w:r>
      <w:r w:rsidRPr="00262A77">
        <w:rPr>
          <w:rStyle w:val="affff5"/>
          <w:spacing w:val="-6"/>
          <w:rtl/>
        </w:rPr>
        <w:t>:</w:t>
      </w:r>
      <w:r w:rsidRPr="003F3A85">
        <w:rPr>
          <w:rFonts w:ascii="Fb Fontext" w:hAnsi="Fb Fontext" w:cs="PFT_Frank"/>
          <w:b/>
          <w:bCs/>
          <w:spacing w:val="-6"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מצו</w:t>
      </w:r>
      <w:r w:rsidR="00A20195" w:rsidRPr="00D1637C">
        <w:rPr>
          <w:rFonts w:cs="PFT_Frank" w:hint="eastAsia"/>
          <w:b/>
          <w:bCs/>
          <w:szCs w:val="14"/>
          <w:rtl/>
        </w:rPr>
        <w:t>ה</w:t>
      </w:r>
      <w:r w:rsidR="00A20195" w:rsidRPr="00D1637C">
        <w:rPr>
          <w:rFonts w:cs="PFT_Frank"/>
          <w:b/>
          <w:bCs/>
          <w:szCs w:val="14"/>
          <w:rtl/>
        </w:rPr>
        <w:t xml:space="preserve"> חליצה</w:t>
      </w:r>
      <w:r w:rsidRPr="00262A77">
        <w:rPr>
          <w:rFonts w:ascii="Fb Fontext" w:hAnsi="Fb Fontext"/>
          <w:spacing w:val="-6"/>
          <w:rtl/>
        </w:rPr>
        <w:t xml:space="preserve"> - קוראה</w:t>
      </w:r>
      <w:r w:rsidR="00A20195">
        <w:rPr>
          <w:rFonts w:ascii="Fb Fontext" w:hAnsi="Fb Fontext" w:hint="cs"/>
          <w:spacing w:val="-6"/>
          <w:rtl/>
        </w:rPr>
        <w:t>,</w:t>
      </w:r>
      <w:r w:rsidRPr="00262A77">
        <w:rPr>
          <w:rFonts w:ascii="Fb Fontext" w:hAnsi="Fb Fontext"/>
          <w:spacing w:val="-6"/>
          <w:rtl/>
        </w:rPr>
        <w:t xml:space="preserve"> קורא, חולצת</w:t>
      </w:r>
      <w:r w:rsidR="00A20195">
        <w:rPr>
          <w:rFonts w:ascii="Fb Fontext" w:hAnsi="Fb Fontext" w:hint="cs"/>
          <w:spacing w:val="-6"/>
          <w:rtl/>
        </w:rPr>
        <w:t>,</w:t>
      </w:r>
      <w:r w:rsidRPr="00262A77">
        <w:rPr>
          <w:rFonts w:ascii="Fb Fontext" w:hAnsi="Fb Fontext"/>
          <w:spacing w:val="-6"/>
          <w:rtl/>
        </w:rPr>
        <w:t xml:space="preserve"> רוקק</w:t>
      </w:r>
      <w:r w:rsidR="00A20195">
        <w:rPr>
          <w:rFonts w:ascii="Fb Fontext" w:hAnsi="Fb Fontext" w:hint="cs"/>
          <w:spacing w:val="-6"/>
          <w:rtl/>
        </w:rPr>
        <w:t>ת,</w:t>
      </w:r>
      <w:r w:rsidRPr="00262A77">
        <w:rPr>
          <w:rFonts w:ascii="Fb Fontext" w:hAnsi="Fb Fontext"/>
          <w:spacing w:val="-6"/>
          <w:rtl/>
        </w:rPr>
        <w:t xml:space="preserve"> קוראה</w:t>
      </w:r>
      <w:r w:rsidR="00A20195">
        <w:rPr>
          <w:rFonts w:ascii="Fb Fontext" w:hAnsi="Fb Fontext" w:hint="cs"/>
          <w:spacing w:val="-6"/>
          <w:rtl/>
        </w:rPr>
        <w:t>.</w:t>
      </w:r>
    </w:p>
    <w:p w14:paraId="193C3C12" w14:textId="70AF161B" w:rsidR="00B433C9" w:rsidRPr="00C35A2C" w:rsidRDefault="00B433C9" w:rsidP="00754FAB">
      <w:pPr>
        <w:rPr>
          <w:rFonts w:ascii="Fb Fontext" w:hAnsi="Fb Fontext" w:cs="Guttman Vilna"/>
          <w:b/>
          <w:bCs/>
          <w:rtl/>
        </w:rPr>
      </w:pPr>
      <w:r w:rsidRPr="00754FAB">
        <w:rPr>
          <w:rStyle w:val="affff5"/>
          <w:rFonts w:hint="eastAsia"/>
          <w:rtl/>
        </w:rPr>
        <w:t>קמ</w:t>
      </w:r>
      <w:r w:rsidRPr="00754FAB">
        <w:rPr>
          <w:rStyle w:val="affff5"/>
          <w:rtl/>
        </w:rPr>
        <w:t>"</w:t>
      </w:r>
      <w:r w:rsidRPr="00754FAB">
        <w:rPr>
          <w:rStyle w:val="affff5"/>
          <w:rFonts w:hint="eastAsia"/>
          <w:rtl/>
        </w:rPr>
        <w:t>ל</w:t>
      </w:r>
      <w:r w:rsidR="00A20195">
        <w:rPr>
          <w:rStyle w:val="affff5"/>
          <w:rFonts w:hint="cs"/>
          <w:rtl/>
        </w:rPr>
        <w:t>:</w:t>
      </w:r>
      <w:r w:rsidRPr="00262A77">
        <w:rPr>
          <w:rFonts w:ascii="Fb Fontext" w:hAnsi="Fb Fontext" w:hint="cs"/>
          <w:spacing w:val="-6"/>
          <w:rtl/>
        </w:rPr>
        <w:t xml:space="preserve"> </w:t>
      </w:r>
      <w:r w:rsidR="00A20195">
        <w:rPr>
          <w:rFonts w:ascii="Fb Fontext" w:hAnsi="Fb Fontext" w:hint="cs"/>
          <w:spacing w:val="-6"/>
          <w:rtl/>
        </w:rPr>
        <w:t xml:space="preserve">אם </w:t>
      </w:r>
      <w:r w:rsidR="00A63925" w:rsidRPr="00262A77">
        <w:rPr>
          <w:rFonts w:ascii="Fb Fontext" w:hAnsi="Fb Fontext" w:hint="cs"/>
          <w:spacing w:val="-6"/>
          <w:rtl/>
        </w:rPr>
        <w:t>הפ</w:t>
      </w:r>
      <w:r w:rsidRPr="00262A77">
        <w:rPr>
          <w:rFonts w:ascii="Fb Fontext" w:hAnsi="Fb Fontext" w:hint="cs"/>
          <w:spacing w:val="-6"/>
          <w:rtl/>
        </w:rPr>
        <w:t>ך</w:t>
      </w:r>
      <w:r w:rsidR="00A20195">
        <w:rPr>
          <w:rFonts w:ascii="Fb Fontext" w:hAnsi="Fb Fontext" w:hint="cs"/>
          <w:spacing w:val="-6"/>
          <w:rtl/>
        </w:rPr>
        <w:t xml:space="preserve"> </w:t>
      </w:r>
      <w:r w:rsidRPr="00262A77">
        <w:rPr>
          <w:rFonts w:ascii="Fb Fontext" w:hAnsi="Fb Fontext" w:hint="cs"/>
          <w:spacing w:val="-6"/>
          <w:rtl/>
        </w:rPr>
        <w:t>לא מעכב</w:t>
      </w:r>
      <w:r w:rsidR="00A20195">
        <w:rPr>
          <w:rFonts w:ascii="Fb Fontext" w:hAnsi="Fb Fontext" w:hint="cs"/>
          <w:spacing w:val="-6"/>
          <w:rtl/>
        </w:rPr>
        <w:t>,</w:t>
      </w:r>
      <w:r w:rsidR="00A20195">
        <w:rPr>
          <w:rStyle w:val="affff5"/>
          <w:rFonts w:hint="cs"/>
          <w:rtl/>
        </w:rPr>
        <w:t xml:space="preserve"> </w:t>
      </w:r>
      <w:r w:rsidRPr="00055660">
        <w:rPr>
          <w:rStyle w:val="affff5"/>
          <w:rFonts w:hint="cs"/>
          <w:rtl/>
        </w:rPr>
        <w:t>ותנ</w:t>
      </w:r>
      <w:r w:rsidRPr="00055660">
        <w:rPr>
          <w:rStyle w:val="affff5"/>
          <w:rtl/>
        </w:rPr>
        <w:t>"</w:t>
      </w:r>
      <w:r w:rsidRPr="00055660">
        <w:rPr>
          <w:rStyle w:val="affff5"/>
          <w:rFonts w:hint="cs"/>
          <w:rtl/>
        </w:rPr>
        <w:t>ה</w:t>
      </w:r>
      <w:r w:rsidR="00A20195">
        <w:rPr>
          <w:rStyle w:val="affff5"/>
          <w:rFonts w:hint="cs"/>
          <w:rtl/>
        </w:rPr>
        <w:t>:</w:t>
      </w:r>
      <w:r w:rsidRPr="00055660">
        <w:rPr>
          <w:rStyle w:val="affff5"/>
          <w:rtl/>
        </w:rPr>
        <w:t xml:space="preserve"> </w:t>
      </w:r>
      <w:r w:rsidRPr="00C35A2C">
        <w:rPr>
          <w:rFonts w:ascii="Fb Fontext" w:hAnsi="Fb Fontext"/>
          <w:rtl/>
        </w:rPr>
        <w:t>הקדים רקיקה לחליצה - עשוי.</w:t>
      </w:r>
    </w:p>
    <w:p w14:paraId="7D107E05" w14:textId="1DCFD513" w:rsidR="00A20195" w:rsidRDefault="00A20195" w:rsidP="00615A60">
      <w:pPr>
        <w:pStyle w:val="affff2"/>
        <w:rPr>
          <w:rtl/>
        </w:rPr>
      </w:pPr>
      <w:bookmarkStart w:id="1207" w:name="_Toc119173171"/>
      <w:bookmarkStart w:id="1208" w:name="_Toc119230265"/>
      <w:r>
        <w:rPr>
          <w:rFonts w:hint="cs"/>
          <w:rtl/>
        </w:rPr>
        <w:t>דקדוקים בהקראה</w:t>
      </w:r>
      <w:r w:rsidR="0041206E">
        <w:rPr>
          <w:rFonts w:hint="cs"/>
          <w:rtl/>
        </w:rPr>
        <w:t>, ובגט החליצה</w:t>
      </w:r>
      <w:bookmarkEnd w:id="1207"/>
      <w:bookmarkEnd w:id="1208"/>
    </w:p>
    <w:p w14:paraId="475A7E5D" w14:textId="43AEDD20" w:rsidR="00B433C9" w:rsidRPr="00C35A2C" w:rsidRDefault="00A20195" w:rsidP="00754FAB">
      <w:pPr>
        <w:rPr>
          <w:rFonts w:ascii="Fb Fontext" w:hAnsi="Fb Fontext"/>
          <w:rtl/>
        </w:rPr>
      </w:pPr>
      <w:r w:rsidRPr="00754FAB">
        <w:rPr>
          <w:rStyle w:val="affff5"/>
          <w:rFonts w:hint="eastAsia"/>
          <w:rtl/>
        </w:rPr>
        <w:t>ל</w:t>
      </w:r>
      <w:r w:rsidR="00B433C9" w:rsidRPr="00055660">
        <w:rPr>
          <w:rStyle w:val="affff5"/>
          <w:rtl/>
        </w:rPr>
        <w:t>אביי: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A63925">
        <w:rPr>
          <w:rFonts w:ascii="Fb Fontext" w:hAnsi="Fb Fontext" w:hint="cs"/>
          <w:sz w:val="32"/>
          <w:rtl/>
        </w:rPr>
        <w:t>המקריא</w:t>
      </w:r>
      <w:r>
        <w:rPr>
          <w:rFonts w:hint="cs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 xml:space="preserve">לא </w:t>
      </w:r>
      <w:r w:rsidR="00A63925" w:rsidRPr="00D1637C">
        <w:rPr>
          <w:rFonts w:ascii="Fb Fontext" w:hAnsi="Fb Fontext" w:cs="PFT_Frank" w:hint="eastAsia"/>
          <w:b/>
          <w:bCs/>
          <w:szCs w:val="14"/>
          <w:rtl/>
        </w:rPr>
        <w:t>יקר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י</w:t>
      </w:r>
      <w:r w:rsidR="00A63925" w:rsidRPr="00D1637C">
        <w:rPr>
          <w:rFonts w:ascii="Fb Fontext" w:hAnsi="Fb Fontext" w:cs="PFT_Frank" w:hint="eastAsia"/>
          <w:b/>
          <w:bCs/>
          <w:szCs w:val="14"/>
          <w:rtl/>
        </w:rPr>
        <w:t>א</w:t>
      </w:r>
      <w:r w:rsidR="00A63925">
        <w:rPr>
          <w:rFonts w:ascii="Fb Fontext" w:hAnsi="Fb Fontext" w:hint="cs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לא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 w:rsidR="00B433C9" w:rsidRPr="00C35A2C">
        <w:rPr>
          <w:rFonts w:ascii="Fb Fontext" w:hAnsi="Fb Fontext"/>
          <w:rtl/>
        </w:rPr>
        <w:t>ל</w:t>
      </w:r>
      <w:r w:rsidR="00A63925">
        <w:rPr>
          <w:rFonts w:ascii="Fb Fontext" w:hAnsi="Fb Fontext" w:hint="cs"/>
          <w:rtl/>
        </w:rPr>
        <w:t>בד</w:t>
      </w:r>
      <w:r w:rsidR="00B433C9" w:rsidRPr="006B2A7E">
        <w:rPr>
          <w:rStyle w:val="affff1"/>
          <w:rtl/>
        </w:rPr>
        <w:t xml:space="preserve"> ו</w:t>
      </w:r>
      <w:r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אבה יבמי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 w:rsidR="00B433C9" w:rsidRPr="00C35A2C">
        <w:rPr>
          <w:rFonts w:ascii="Fb Fontext" w:hAnsi="Fb Fontext" w:hint="cs"/>
          <w:rtl/>
        </w:rPr>
        <w:t>לבד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754FAB">
        <w:rPr>
          <w:rStyle w:val="affff8"/>
          <w:rtl/>
        </w:rPr>
        <w:t>דמשמע אבה</w:t>
      </w:r>
      <w:r>
        <w:rPr>
          <w:rStyle w:val="affff8"/>
          <w:rFonts w:hint="cs"/>
          <w:rtl/>
        </w:rPr>
        <w:t>,</w:t>
      </w:r>
      <w:r w:rsidR="00B433C9" w:rsidRPr="00C35A2C">
        <w:rPr>
          <w:rFonts w:ascii="Fb Fontext" w:hAnsi="Fb Fontext"/>
          <w:rtl/>
        </w:rPr>
        <w:t xml:space="preserve"> </w:t>
      </w:r>
    </w:p>
    <w:p w14:paraId="2501F1C6" w14:textId="19FBB015" w:rsidR="00A20195" w:rsidRDefault="00A63925" w:rsidP="0041206E">
      <w:pPr>
        <w:ind w:left="226" w:firstLine="113"/>
        <w:rPr>
          <w:rFonts w:ascii="Fb Fontext" w:hAnsi="Fb Fontext"/>
          <w:rtl/>
        </w:rPr>
      </w:pPr>
      <w:r w:rsidRPr="00D1637C">
        <w:rPr>
          <w:rFonts w:ascii="Fb Fontext" w:hAnsi="Fb Fontext" w:cs="PFT_Frank" w:hint="eastAsia"/>
          <w:b/>
          <w:bCs/>
          <w:szCs w:val="14"/>
          <w:rtl/>
        </w:rPr>
        <w:t>ו</w:t>
      </w:r>
      <w:r w:rsidR="00A20195" w:rsidRPr="00D1637C">
        <w:rPr>
          <w:rFonts w:ascii="Fb Fontext" w:hAnsi="Fb Fontext" w:cs="PFT_Frank" w:hint="cs"/>
          <w:b/>
          <w:bCs/>
          <w:szCs w:val="14"/>
          <w:rtl/>
        </w:rPr>
        <w:t xml:space="preserve">כן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לא</w:t>
      </w:r>
      <w:r>
        <w:rPr>
          <w:rFonts w:ascii="Fb Fontext" w:hAnsi="Fb Fontext" w:hint="cs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לא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 w:rsidR="00B433C9" w:rsidRPr="00C35A2C">
        <w:rPr>
          <w:rFonts w:ascii="Fb Fontext" w:hAnsi="Fb Fontext"/>
          <w:rtl/>
        </w:rPr>
        <w:t>ל</w:t>
      </w:r>
      <w:r w:rsidR="0097152B">
        <w:rPr>
          <w:rFonts w:ascii="Fb Fontext" w:hAnsi="Fb Fontext" w:hint="cs"/>
          <w:rtl/>
        </w:rPr>
        <w:t>בד</w:t>
      </w:r>
      <w:r w:rsidR="00B433C9" w:rsidRPr="00AD1A41">
        <w:rPr>
          <w:rStyle w:val="affff1"/>
          <w:rtl/>
        </w:rPr>
        <w:t xml:space="preserve"> </w:t>
      </w:r>
      <w:r w:rsidR="00A20195">
        <w:rPr>
          <w:rStyle w:val="affff1"/>
          <w:rFonts w:hint="cs"/>
          <w:rtl/>
        </w:rPr>
        <w:t>ו</w:t>
      </w:r>
      <w:r w:rsidR="00B433C9" w:rsidRPr="00AD1A41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>חפצתי</w:t>
      </w:r>
      <w:r w:rsidR="00A20195">
        <w:rPr>
          <w:rStyle w:val="affff1"/>
          <w:rFonts w:hint="cs"/>
          <w:rtl/>
        </w:rPr>
        <w:t xml:space="preserve"> לקחתה</w:t>
      </w:r>
      <w:r w:rsidR="0097152B">
        <w:rPr>
          <w:rStyle w:val="affff1"/>
          <w:rFonts w:hint="cs"/>
          <w:rtl/>
        </w:rPr>
        <w:t>'</w:t>
      </w:r>
      <w:r w:rsidR="00B433C9" w:rsidRPr="00AD1A41">
        <w:rPr>
          <w:rStyle w:val="affff1"/>
          <w:rtl/>
        </w:rPr>
        <w:t xml:space="preserve"> </w:t>
      </w:r>
      <w:r w:rsidR="00B433C9" w:rsidRPr="0097152B">
        <w:rPr>
          <w:rtl/>
        </w:rPr>
        <w:t>ל</w:t>
      </w:r>
      <w:r w:rsidR="0097152B">
        <w:rPr>
          <w:rFonts w:hint="cs"/>
          <w:rtl/>
        </w:rPr>
        <w:t>בד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754FAB">
        <w:rPr>
          <w:rStyle w:val="affff8"/>
          <w:rtl/>
        </w:rPr>
        <w:t>דמשמע חפצתי,</w:t>
      </w:r>
    </w:p>
    <w:p w14:paraId="7BD9D0E7" w14:textId="4DB6ADC9" w:rsidR="00B433C9" w:rsidRDefault="00B433C9" w:rsidP="00A20195">
      <w:pPr>
        <w:rPr>
          <w:rtl/>
        </w:rPr>
      </w:pPr>
      <w:r w:rsidRPr="00055660">
        <w:rPr>
          <w:rStyle w:val="affff5"/>
          <w:rFonts w:hint="cs"/>
          <w:rtl/>
        </w:rPr>
        <w:t>ל</w:t>
      </w:r>
      <w:r w:rsidRPr="00055660">
        <w:rPr>
          <w:rStyle w:val="affff5"/>
          <w:rtl/>
        </w:rPr>
        <w:t>רבא:</w:t>
      </w:r>
      <w:r w:rsidRPr="00C35A2C">
        <w:rPr>
          <w:rFonts w:ascii="Fb Fontext" w:hAnsi="Fb Fontext"/>
          <w:sz w:val="32"/>
          <w:rtl/>
        </w:rPr>
        <w:t xml:space="preserve"> </w:t>
      </w:r>
      <w:r w:rsidR="00A63925">
        <w:rPr>
          <w:rFonts w:ascii="Fb Fontext" w:hAnsi="Fb Fontext" w:hint="cs"/>
          <w:sz w:val="32"/>
          <w:rtl/>
        </w:rPr>
        <w:t>ה</w:t>
      </w:r>
      <w:r w:rsidR="00A20195">
        <w:rPr>
          <w:rFonts w:ascii="Fb Fontext" w:hAnsi="Fb Fontext" w:hint="cs"/>
          <w:sz w:val="32"/>
          <w:rtl/>
        </w:rPr>
        <w:t>שלמת</w:t>
      </w:r>
      <w:r w:rsidR="00A63925">
        <w:rPr>
          <w:rFonts w:ascii="Fb Fontext" w:hAnsi="Fb Fontext" w:hint="cs"/>
          <w:sz w:val="32"/>
          <w:rtl/>
        </w:rPr>
        <w:t xml:space="preserve"> דבר הוא</w:t>
      </w:r>
      <w:r w:rsidR="00A20195">
        <w:rPr>
          <w:rFonts w:ascii="Fb Fontext" w:hAnsi="Fb Fontext" w:hint="cs"/>
          <w:sz w:val="32"/>
          <w:rtl/>
        </w:rPr>
        <w:t>,</w:t>
      </w:r>
      <w:r w:rsidR="00A20195">
        <w:rPr>
          <w:rFonts w:ascii="Fb Fontext" w:hAnsi="Fb Fontext" w:hint="cs"/>
          <w:rtl/>
        </w:rPr>
        <w:t xml:space="preserve"> </w:t>
      </w:r>
      <w:r w:rsidR="00A20195">
        <w:rPr>
          <w:rStyle w:val="affff5"/>
          <w:rFonts w:hint="cs"/>
          <w:rtl/>
        </w:rPr>
        <w:t>ו</w:t>
      </w:r>
      <w:r w:rsidRPr="00055660">
        <w:rPr>
          <w:rStyle w:val="affff5"/>
          <w:rFonts w:hint="cs"/>
          <w:rtl/>
        </w:rPr>
        <w:t>מודה</w:t>
      </w:r>
      <w:r w:rsidR="00A20195">
        <w:rPr>
          <w:rStyle w:val="affff5"/>
          <w:rFonts w:hint="cs"/>
          <w:rtl/>
        </w:rPr>
        <w:t xml:space="preserve"> לאביי:</w:t>
      </w:r>
      <w:r w:rsidRPr="00C35A2C">
        <w:rPr>
          <w:rFonts w:ascii="Fb Fontext" w:hAnsi="Fb Fontext" w:hint="cs"/>
          <w:rtl/>
        </w:rPr>
        <w:t xml:space="preserve"> </w:t>
      </w:r>
      <w:r w:rsidR="00A20195">
        <w:rPr>
          <w:rStyle w:val="affff1"/>
          <w:rFonts w:hint="cs"/>
          <w:rtl/>
        </w:rPr>
        <w:t>ב</w:t>
      </w:r>
      <w:r w:rsidR="00A20195" w:rsidRPr="00AD1A41">
        <w:rPr>
          <w:rStyle w:val="affff1"/>
          <w:rFonts w:hint="cs"/>
          <w:rtl/>
        </w:rPr>
        <w:t>'</w:t>
      </w:r>
      <w:r w:rsidR="00A20195" w:rsidRPr="00AD1A41">
        <w:rPr>
          <w:rStyle w:val="affff1"/>
          <w:rtl/>
        </w:rPr>
        <w:t>לא אבה יבמי</w:t>
      </w:r>
      <w:r w:rsidR="00A20195" w:rsidRPr="00AD1A41">
        <w:rPr>
          <w:rStyle w:val="affff1"/>
          <w:rFonts w:hint="cs"/>
          <w:rtl/>
        </w:rPr>
        <w:t>'</w:t>
      </w:r>
      <w:r w:rsidR="00A20195" w:rsidRPr="00754FAB">
        <w:rPr>
          <w:rStyle w:val="affff8"/>
          <w:rtl/>
        </w:rPr>
        <w:t xml:space="preserve"> </w:t>
      </w:r>
      <w:r w:rsidR="00A20195" w:rsidRPr="00754FAB">
        <w:rPr>
          <w:rStyle w:val="affff8"/>
          <w:rFonts w:hint="eastAsia"/>
          <w:rtl/>
        </w:rPr>
        <w:t>דמשמע</w:t>
      </w:r>
      <w:r w:rsidR="00A20195" w:rsidRPr="00754FAB">
        <w:rPr>
          <w:rStyle w:val="affff8"/>
          <w:rtl/>
        </w:rPr>
        <w:t xml:space="preserve"> </w:t>
      </w:r>
      <w:r w:rsidR="00A20195" w:rsidRPr="00754FAB">
        <w:rPr>
          <w:rStyle w:val="affff8"/>
          <w:rFonts w:hint="eastAsia"/>
          <w:rtl/>
        </w:rPr>
        <w:t>ארישא</w:t>
      </w:r>
      <w:r w:rsidR="00A20195" w:rsidRPr="00754FAB">
        <w:rPr>
          <w:rStyle w:val="affff8"/>
          <w:rtl/>
        </w:rPr>
        <w:t>.</w:t>
      </w:r>
    </w:p>
    <w:p w14:paraId="2CFBD112" w14:textId="5D14BB71" w:rsidR="00A20195" w:rsidRDefault="00A20195" w:rsidP="00B55EDF">
      <w:pPr>
        <w:rPr>
          <w:rtl/>
        </w:rPr>
      </w:pPr>
      <w:r w:rsidRPr="00754FAB">
        <w:rPr>
          <w:rStyle w:val="affff5"/>
          <w:rFonts w:hint="eastAsia"/>
          <w:rtl/>
        </w:rPr>
        <w:t>ל</w:t>
      </w:r>
      <w:r w:rsidR="00B433C9" w:rsidRPr="00055660">
        <w:rPr>
          <w:rStyle w:val="affff5"/>
          <w:rtl/>
        </w:rPr>
        <w:t xml:space="preserve">אביי: </w:t>
      </w:r>
      <w:r>
        <w:rPr>
          <w:rFonts w:ascii="Fb Fontext" w:hAnsi="Fb Fontext" w:hint="cs"/>
          <w:rtl/>
        </w:rPr>
        <w:t>י</w:t>
      </w:r>
      <w:r w:rsidR="00B433C9" w:rsidRPr="00C35A2C">
        <w:rPr>
          <w:rFonts w:ascii="Fb Fontext" w:hAnsi="Fb Fontext"/>
          <w:rtl/>
        </w:rPr>
        <w:t>כת</w:t>
      </w:r>
      <w:r>
        <w:rPr>
          <w:rFonts w:ascii="Fb Fontext" w:hAnsi="Fb Fontext" w:hint="cs"/>
          <w:rtl/>
        </w:rPr>
        <w:t>ו</w:t>
      </w:r>
      <w:r w:rsidR="00B433C9" w:rsidRPr="00C35A2C">
        <w:rPr>
          <w:rFonts w:ascii="Fb Fontext" w:hAnsi="Fb Fontext"/>
          <w:rtl/>
        </w:rPr>
        <w:t xml:space="preserve">ב </w:t>
      </w:r>
      <w:r>
        <w:rPr>
          <w:rFonts w:ascii="Fb Fontext" w:hAnsi="Fb Fontext" w:hint="cs"/>
          <w:rtl/>
        </w:rPr>
        <w:t>ב</w:t>
      </w:r>
      <w:r w:rsidR="0097152B">
        <w:rPr>
          <w:rFonts w:ascii="Fb Fontext" w:hAnsi="Fb Fontext"/>
          <w:rtl/>
        </w:rPr>
        <w:t>גט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ה</w:t>
      </w:r>
      <w:r w:rsidR="00B433C9" w:rsidRPr="00C35A2C">
        <w:rPr>
          <w:rFonts w:ascii="Fb Fontext" w:hAnsi="Fb Fontext"/>
          <w:rtl/>
        </w:rPr>
        <w:t>חליצ</w:t>
      </w:r>
      <w:r w:rsidR="00B433C9">
        <w:rPr>
          <w:rFonts w:ascii="Fb Fontext" w:hAnsi="Fb Fontext" w:hint="cs"/>
          <w:rtl/>
        </w:rPr>
        <w:t>ה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/>
          <w:rtl/>
        </w:rPr>
        <w:t>אקרינוה מן</w:t>
      </w:r>
      <w:r w:rsidR="00B433C9" w:rsidRPr="003C023E">
        <w:rPr>
          <w:rStyle w:val="affff1"/>
          <w:rtl/>
        </w:rPr>
        <w:t xml:space="preserve"> </w:t>
      </w:r>
      <w:r>
        <w:rPr>
          <w:rStyle w:val="affff1"/>
          <w:rFonts w:hint="cs"/>
          <w:rtl/>
        </w:rPr>
        <w:t>'</w:t>
      </w:r>
      <w:r w:rsidR="00B433C9" w:rsidRPr="003C023E">
        <w:rPr>
          <w:rStyle w:val="affff1"/>
          <w:rtl/>
        </w:rPr>
        <w:t>מאן יבמי</w:t>
      </w:r>
      <w:r>
        <w:rPr>
          <w:rStyle w:val="affff1"/>
          <w:rFonts w:hint="cs"/>
          <w:rtl/>
        </w:rPr>
        <w:t>'</w:t>
      </w:r>
      <w:r w:rsidR="00B433C9" w:rsidRPr="003C023E">
        <w:rPr>
          <w:rStyle w:val="affff1"/>
          <w:rtl/>
        </w:rPr>
        <w:t xml:space="preserve"> </w:t>
      </w:r>
      <w:r w:rsidR="00B433C9" w:rsidRPr="00C35A2C">
        <w:rPr>
          <w:rFonts w:ascii="Fb Fontext" w:hAnsi="Fb Fontext"/>
          <w:rtl/>
        </w:rPr>
        <w:t xml:space="preserve">עד </w:t>
      </w:r>
      <w:r>
        <w:rPr>
          <w:rStyle w:val="affff1"/>
          <w:rFonts w:hint="cs"/>
          <w:rtl/>
        </w:rPr>
        <w:t>'</w:t>
      </w:r>
      <w:r w:rsidR="00B433C9" w:rsidRPr="003C023E">
        <w:rPr>
          <w:rStyle w:val="affff1"/>
          <w:rtl/>
        </w:rPr>
        <w:t>אבה יבמי</w:t>
      </w:r>
      <w:r>
        <w:rPr>
          <w:rStyle w:val="affff1"/>
          <w:rFonts w:hint="cs"/>
          <w:rtl/>
        </w:rPr>
        <w:t>'</w:t>
      </w:r>
      <w:r w:rsidR="00B433C9" w:rsidRPr="003C023E">
        <w:rPr>
          <w:rStyle w:val="affff1"/>
          <w:rtl/>
        </w:rPr>
        <w:t>,</w:t>
      </w:r>
    </w:p>
    <w:p w14:paraId="6E30323D" w14:textId="655B8337" w:rsidR="00B433C9" w:rsidRPr="00C35A2C" w:rsidRDefault="00B433C9" w:rsidP="00A20195">
      <w:pPr>
        <w:rPr>
          <w:rFonts w:ascii="Fb Fontext" w:hAnsi="Fb Fontext"/>
          <w:rtl/>
        </w:rPr>
      </w:pPr>
      <w:r w:rsidRPr="00C35A2C">
        <w:rPr>
          <w:rFonts w:ascii="Fb Fontext" w:hAnsi="Fb Fontext"/>
          <w:rtl/>
        </w:rPr>
        <w:t xml:space="preserve">ואקרינוהו מן </w:t>
      </w:r>
      <w:r w:rsidR="00A20195">
        <w:rPr>
          <w:rFonts w:ascii="Fb Fontext" w:hAnsi="Fb Fontext" w:hint="cs"/>
          <w:rtl/>
        </w:rPr>
        <w:t>'</w:t>
      </w:r>
      <w:r w:rsidRPr="003C023E">
        <w:rPr>
          <w:rStyle w:val="affff1"/>
          <w:rtl/>
        </w:rPr>
        <w:t>לא</w:t>
      </w:r>
      <w:r w:rsidR="00A20195">
        <w:rPr>
          <w:rStyle w:val="affff1"/>
          <w:rFonts w:hint="cs"/>
          <w:rtl/>
        </w:rPr>
        <w:t>'</w:t>
      </w:r>
      <w:r w:rsidRPr="00C35A2C">
        <w:rPr>
          <w:rFonts w:ascii="Fb Fontext" w:hAnsi="Fb Fontext"/>
          <w:rtl/>
        </w:rPr>
        <w:t xml:space="preserve"> עד </w:t>
      </w:r>
      <w:r w:rsidR="00A20195">
        <w:rPr>
          <w:rStyle w:val="affff1"/>
          <w:rFonts w:hint="cs"/>
          <w:rtl/>
        </w:rPr>
        <w:t>'</w:t>
      </w:r>
      <w:r w:rsidRPr="003C023E">
        <w:rPr>
          <w:rStyle w:val="affff1"/>
          <w:rtl/>
        </w:rPr>
        <w:t>לקחתה</w:t>
      </w:r>
      <w:r w:rsidR="00A20195">
        <w:rPr>
          <w:rStyle w:val="affff1"/>
          <w:rFonts w:hint="cs"/>
          <w:rtl/>
        </w:rPr>
        <w:t>'</w:t>
      </w:r>
      <w:r w:rsidRPr="003C023E">
        <w:rPr>
          <w:rStyle w:val="affff1"/>
          <w:rtl/>
        </w:rPr>
        <w:t xml:space="preserve">, </w:t>
      </w:r>
      <w:r w:rsidRPr="00C35A2C">
        <w:rPr>
          <w:rFonts w:ascii="Fb Fontext" w:hAnsi="Fb Fontext"/>
          <w:rtl/>
        </w:rPr>
        <w:t xml:space="preserve">ואקרינוה מן </w:t>
      </w:r>
      <w:r w:rsidR="00A20195">
        <w:rPr>
          <w:rStyle w:val="affff1"/>
          <w:rFonts w:hint="cs"/>
          <w:rtl/>
        </w:rPr>
        <w:t>'</w:t>
      </w:r>
      <w:r w:rsidRPr="003C023E">
        <w:rPr>
          <w:rStyle w:val="affff1"/>
          <w:rtl/>
        </w:rPr>
        <w:t>ככה</w:t>
      </w:r>
      <w:r w:rsidR="00A20195">
        <w:rPr>
          <w:rStyle w:val="affff1"/>
          <w:rFonts w:hint="cs"/>
          <w:rtl/>
        </w:rPr>
        <w:t>'</w:t>
      </w:r>
      <w:r w:rsidRPr="003C023E">
        <w:rPr>
          <w:rStyle w:val="affff1"/>
          <w:rtl/>
        </w:rPr>
        <w:t xml:space="preserve"> </w:t>
      </w:r>
      <w:r w:rsidRPr="00C35A2C">
        <w:rPr>
          <w:rFonts w:ascii="Fb Fontext" w:hAnsi="Fb Fontext"/>
          <w:rtl/>
        </w:rPr>
        <w:t xml:space="preserve">עד </w:t>
      </w:r>
      <w:r w:rsidR="00A20195">
        <w:rPr>
          <w:rStyle w:val="affff1"/>
          <w:rFonts w:hint="cs"/>
          <w:rtl/>
        </w:rPr>
        <w:t>'</w:t>
      </w:r>
      <w:r w:rsidRPr="003C023E">
        <w:rPr>
          <w:rStyle w:val="affff1"/>
          <w:rtl/>
        </w:rPr>
        <w:t>חלוץ הנעל</w:t>
      </w:r>
      <w:r w:rsidR="00A20195">
        <w:rPr>
          <w:rStyle w:val="affff1"/>
          <w:rFonts w:hint="cs"/>
          <w:rtl/>
        </w:rPr>
        <w:t>'</w:t>
      </w:r>
      <w:r w:rsidRPr="003C023E">
        <w:rPr>
          <w:rStyle w:val="affff1"/>
          <w:rtl/>
        </w:rPr>
        <w:t>.</w:t>
      </w:r>
    </w:p>
    <w:p w14:paraId="4A0445F8" w14:textId="6671229D" w:rsidR="00B433C9" w:rsidRPr="00C35A2C" w:rsidRDefault="00A63925" w:rsidP="00B55EDF">
      <w:pPr>
        <w:rPr>
          <w:rtl/>
        </w:rPr>
      </w:pPr>
      <w:r>
        <w:rPr>
          <w:rStyle w:val="affff5"/>
          <w:rtl/>
        </w:rPr>
        <w:t>מ</w:t>
      </w:r>
      <w:r>
        <w:rPr>
          <w:rStyle w:val="affff5"/>
          <w:rFonts w:hint="cs"/>
          <w:rtl/>
        </w:rPr>
        <w:t>"ז:</w:t>
      </w:r>
      <w:r w:rsidR="00B433C9" w:rsidRPr="008E6F81">
        <w:rPr>
          <w:rStyle w:val="affff5"/>
          <w:rtl/>
        </w:rPr>
        <w:t xml:space="preserve"> </w:t>
      </w:r>
      <w:r w:rsidRPr="00D1637C">
        <w:rPr>
          <w:rFonts w:ascii="Fb Fontext" w:hAnsi="Fb Fontext" w:cs="PFT_Frank"/>
          <w:b/>
          <w:bCs/>
          <w:szCs w:val="14"/>
          <w:rtl/>
        </w:rPr>
        <w:t>משרטט</w:t>
      </w:r>
      <w:r>
        <w:rPr>
          <w:rFonts w:ascii="Fb Fontext" w:hAnsi="Fb Fontext"/>
          <w:rtl/>
        </w:rPr>
        <w:t xml:space="preserve"> וכת</w:t>
      </w:r>
      <w:r w:rsidR="003C023E">
        <w:rPr>
          <w:rFonts w:ascii="Fb Fontext" w:hAnsi="Fb Fontext"/>
          <w:rtl/>
        </w:rPr>
        <w:t xml:space="preserve">ב </w:t>
      </w:r>
      <w:r w:rsidR="00A20195" w:rsidRPr="00D1637C">
        <w:rPr>
          <w:rFonts w:ascii="Fb Fontext" w:hAnsi="Fb Fontext" w:cs="PFT_Frank" w:hint="eastAsia"/>
          <w:b/>
          <w:bCs/>
          <w:szCs w:val="14"/>
          <w:rtl/>
        </w:rPr>
        <w:t>ה</w:t>
      </w:r>
      <w:r w:rsidR="003C023E" w:rsidRPr="00D1637C">
        <w:rPr>
          <w:rFonts w:ascii="Fb Fontext" w:hAnsi="Fb Fontext" w:cs="PFT_Frank"/>
          <w:b/>
          <w:bCs/>
          <w:szCs w:val="14"/>
          <w:rtl/>
        </w:rPr>
        <w:t>כל</w:t>
      </w:r>
      <w:r w:rsidR="00A20195"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 w:hint="cs"/>
          <w:rtl/>
        </w:rPr>
        <w:t xml:space="preserve"> </w:t>
      </w:r>
      <w:r w:rsidR="00A20195" w:rsidRPr="00D1637C">
        <w:rPr>
          <w:rFonts w:cs="PFT_Frank" w:hint="eastAsia"/>
          <w:b/>
          <w:bCs/>
          <w:szCs w:val="14"/>
          <w:rtl/>
        </w:rPr>
        <w:t>וכן</w:t>
      </w:r>
      <w:r w:rsidR="00A20195" w:rsidRPr="00D1637C">
        <w:rPr>
          <w:rFonts w:cs="PFT_Frank"/>
          <w:b/>
          <w:bCs/>
          <w:szCs w:val="14"/>
          <w:rtl/>
        </w:rPr>
        <w:t xml:space="preserve"> </w:t>
      </w:r>
      <w:r w:rsidR="00A20195" w:rsidRPr="00D1637C">
        <w:rPr>
          <w:rFonts w:cs="PFT_Frank" w:hint="eastAsia"/>
          <w:b/>
          <w:bCs/>
          <w:szCs w:val="14"/>
          <w:rtl/>
        </w:rPr>
        <w:t>הלכה</w:t>
      </w:r>
      <w:r w:rsidR="00A20195" w:rsidRPr="00754FAB">
        <w:rPr>
          <w:rStyle w:val="affff8"/>
          <w:rtl/>
        </w:rPr>
        <w:t xml:space="preserve"> דסיפור דברים לצורך מצוה</w:t>
      </w:r>
      <w:r w:rsidR="006A0722">
        <w:rPr>
          <w:rStyle w:val="affff8"/>
          <w:rFonts w:hint="cs"/>
          <w:rtl/>
        </w:rPr>
        <w:t>,</w:t>
      </w:r>
      <w:r w:rsidR="00A20195" w:rsidRPr="00754FAB">
        <w:rPr>
          <w:rStyle w:val="affff8"/>
          <w:rtl/>
        </w:rPr>
        <w:t xml:space="preserve"> </w:t>
      </w:r>
      <w:r w:rsidR="006A0722">
        <w:rPr>
          <w:rStyle w:val="affff8"/>
          <w:rFonts w:hint="cs"/>
          <w:rtl/>
        </w:rPr>
        <w:t>ו</w:t>
      </w:r>
      <w:r w:rsidR="00A20195" w:rsidRPr="00754FAB">
        <w:rPr>
          <w:rStyle w:val="affff8"/>
          <w:rFonts w:hint="eastAsia"/>
          <w:rtl/>
        </w:rPr>
        <w:t>מותר</w:t>
      </w:r>
      <w:r w:rsidR="00A20195" w:rsidRPr="00754FAB">
        <w:rPr>
          <w:rStyle w:val="affff8"/>
          <w:rtl/>
        </w:rPr>
        <w:t>.</w:t>
      </w:r>
    </w:p>
    <w:p w14:paraId="6BFDD827" w14:textId="56484591" w:rsidR="00A20195" w:rsidRDefault="00A20195" w:rsidP="00615A60">
      <w:pPr>
        <w:pStyle w:val="affff2"/>
        <w:rPr>
          <w:rtl/>
        </w:rPr>
      </w:pPr>
      <w:bookmarkStart w:id="1209" w:name="_Toc119173172"/>
      <w:bookmarkStart w:id="1210" w:name="_Toc119230266"/>
      <w:r>
        <w:rPr>
          <w:rFonts w:hint="cs"/>
          <w:rtl/>
        </w:rPr>
        <w:t>מדיני הרקיקה</w:t>
      </w:r>
      <w:bookmarkEnd w:id="1209"/>
      <w:bookmarkEnd w:id="1210"/>
    </w:p>
    <w:p w14:paraId="20FD2605" w14:textId="53FB6617" w:rsidR="00B433C9" w:rsidRPr="00C35A2C" w:rsidRDefault="00B433C9" w:rsidP="00B55EDF">
      <w:pPr>
        <w:rPr>
          <w:rtl/>
        </w:rPr>
      </w:pPr>
      <w:r w:rsidRPr="008E6F81">
        <w:rPr>
          <w:rStyle w:val="affff5"/>
          <w:rtl/>
        </w:rPr>
        <w:t>אביי:</w:t>
      </w:r>
      <w:r w:rsidR="003C023E">
        <w:rPr>
          <w:rFonts w:ascii="Fb Fontext" w:hAnsi="Fb Fontext"/>
          <w:sz w:val="32"/>
          <w:rtl/>
        </w:rPr>
        <w:t xml:space="preserve"> רקקה וקלטתו הרוח - </w:t>
      </w:r>
      <w:r w:rsidR="00A20195">
        <w:rPr>
          <w:rFonts w:ascii="Fb Fontext" w:hAnsi="Fb Fontext" w:hint="cs"/>
          <w:sz w:val="32"/>
          <w:rtl/>
        </w:rPr>
        <w:t>אינו</w:t>
      </w:r>
      <w:r w:rsidR="003C023E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>כלום</w:t>
      </w:r>
      <w:r w:rsidR="00A20195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6B2A7E">
        <w:rPr>
          <w:rStyle w:val="affff1"/>
          <w:rFonts w:hint="cs"/>
          <w:rtl/>
        </w:rPr>
        <w:t>ד'</w:t>
      </w:r>
      <w:r w:rsidRPr="006B2A7E">
        <w:rPr>
          <w:rStyle w:val="affff1"/>
          <w:rtl/>
        </w:rPr>
        <w:t>בפניו</w:t>
      </w:r>
      <w:r w:rsidRPr="006B2A7E">
        <w:rPr>
          <w:rStyle w:val="affff1"/>
          <w:rFonts w:hint="cs"/>
          <w:rtl/>
        </w:rPr>
        <w:t>'</w:t>
      </w:r>
      <w:r w:rsidR="00A20195">
        <w:rPr>
          <w:rFonts w:hint="cs"/>
          <w:rtl/>
        </w:rPr>
        <w:t xml:space="preserve"> -</w:t>
      </w:r>
    </w:p>
    <w:p w14:paraId="2AA84903" w14:textId="01415CBD" w:rsidR="00B433C9" w:rsidRDefault="00B433C9" w:rsidP="00754FAB">
      <w:pPr>
        <w:pStyle w:val="affff7"/>
        <w:rPr>
          <w:rtl/>
        </w:rPr>
      </w:pPr>
      <w:r w:rsidRPr="00C35A2C">
        <w:rPr>
          <w:rtl/>
        </w:rPr>
        <w:t>ל</w:t>
      </w:r>
      <w:r w:rsidR="00A20195">
        <w:rPr>
          <w:rFonts w:hint="cs"/>
          <w:rtl/>
        </w:rPr>
        <w:t>פי</w:t>
      </w:r>
      <w:r w:rsidRPr="00C35A2C">
        <w:rPr>
          <w:rtl/>
        </w:rPr>
        <w:t>כך</w:t>
      </w:r>
      <w:r w:rsidR="00A20195">
        <w:rPr>
          <w:rFonts w:hint="cs"/>
          <w:rtl/>
        </w:rPr>
        <w:t>,</w:t>
      </w:r>
      <w:r w:rsidRPr="00C35A2C">
        <w:rPr>
          <w:rtl/>
        </w:rPr>
        <w:t xml:space="preserve"> ארוך וגוצה </w:t>
      </w:r>
      <w:r w:rsidR="00A20195">
        <w:rPr>
          <w:rFonts w:hint="cs"/>
          <w:rtl/>
        </w:rPr>
        <w:t>ו</w:t>
      </w:r>
      <w:r w:rsidRPr="00C35A2C">
        <w:rPr>
          <w:rtl/>
        </w:rPr>
        <w:t>קלטתהו הרוח</w:t>
      </w:r>
      <w:r w:rsidR="00A20195">
        <w:rPr>
          <w:rFonts w:hint="cs"/>
          <w:rtl/>
        </w:rPr>
        <w:t xml:space="preserve"> -</w:t>
      </w:r>
      <w:r w:rsidRPr="00C35A2C">
        <w:rPr>
          <w:rtl/>
        </w:rPr>
        <w:t xml:space="preserve"> </w:t>
      </w:r>
      <w:r w:rsidR="00A20195">
        <w:rPr>
          <w:rFonts w:hint="cs"/>
          <w:rtl/>
        </w:rPr>
        <w:t>נחשב</w:t>
      </w:r>
      <w:r w:rsidRPr="00C35A2C">
        <w:rPr>
          <w:rtl/>
        </w:rPr>
        <w:t xml:space="preserve"> </w:t>
      </w:r>
      <w:r w:rsidR="00A20195">
        <w:rPr>
          <w:rFonts w:hint="cs"/>
          <w:rtl/>
        </w:rPr>
        <w:t>'</w:t>
      </w:r>
      <w:r w:rsidRPr="00C35A2C">
        <w:rPr>
          <w:rtl/>
        </w:rPr>
        <w:t>בפניו</w:t>
      </w:r>
      <w:r w:rsidR="00A20195">
        <w:rPr>
          <w:rFonts w:hint="cs"/>
          <w:rtl/>
        </w:rPr>
        <w:t>'</w:t>
      </w:r>
      <w:r w:rsidRPr="00C35A2C">
        <w:rPr>
          <w:rtl/>
        </w:rPr>
        <w:t>,</w:t>
      </w:r>
    </w:p>
    <w:p w14:paraId="1505BE9A" w14:textId="07743191" w:rsidR="00B433C9" w:rsidRPr="00C35A2C" w:rsidRDefault="00B433C9" w:rsidP="00754FAB">
      <w:pPr>
        <w:pStyle w:val="affff7"/>
        <w:rPr>
          <w:rFonts w:cs="Guttman Vilna"/>
          <w:b/>
          <w:bCs/>
          <w:rtl/>
        </w:rPr>
      </w:pPr>
      <w:r w:rsidRPr="00C35A2C">
        <w:rPr>
          <w:rtl/>
        </w:rPr>
        <w:t xml:space="preserve">ארוכה וגוץ - עד </w:t>
      </w:r>
      <w:r w:rsidR="003F69B0">
        <w:rPr>
          <w:rFonts w:hint="cs"/>
          <w:rtl/>
        </w:rPr>
        <w:t>שמגיע כנגד פניו</w:t>
      </w:r>
      <w:r w:rsidRPr="00C35A2C">
        <w:rPr>
          <w:rtl/>
        </w:rPr>
        <w:t>.</w:t>
      </w:r>
    </w:p>
    <w:p w14:paraId="46FE5EF3" w14:textId="68294AFE" w:rsidR="00B433C9" w:rsidRPr="00C35A2C" w:rsidRDefault="00B433C9" w:rsidP="00A20195">
      <w:pPr>
        <w:rPr>
          <w:rtl/>
        </w:rPr>
      </w:pPr>
      <w:r w:rsidRPr="008E6F81">
        <w:rPr>
          <w:rStyle w:val="affff5"/>
          <w:rFonts w:hint="cs"/>
          <w:rtl/>
        </w:rPr>
        <w:t>ר</w:t>
      </w:r>
      <w:r w:rsidRPr="008E6F81">
        <w:rPr>
          <w:rStyle w:val="affff5"/>
          <w:rtl/>
        </w:rPr>
        <w:t xml:space="preserve">בא: </w:t>
      </w:r>
      <w:r w:rsidRPr="00EA6942">
        <w:rPr>
          <w:rFonts w:ascii="Fb Fontext" w:hAnsi="Fb Fontext"/>
          <w:spacing w:val="-2"/>
          <w:sz w:val="32"/>
          <w:rtl/>
        </w:rPr>
        <w:t xml:space="preserve">אכלה </w:t>
      </w:r>
      <w:r w:rsidR="00A20195">
        <w:rPr>
          <w:rFonts w:ascii="Fb Fontext" w:hAnsi="Fb Fontext" w:hint="cs"/>
          <w:spacing w:val="-2"/>
          <w:sz w:val="32"/>
          <w:rtl/>
        </w:rPr>
        <w:t>שום</w:t>
      </w:r>
      <w:r w:rsidRPr="00EA6942">
        <w:rPr>
          <w:rFonts w:ascii="Fb Fontext" w:hAnsi="Fb Fontext"/>
          <w:spacing w:val="-2"/>
          <w:sz w:val="32"/>
          <w:rtl/>
        </w:rPr>
        <w:t xml:space="preserve"> </w:t>
      </w:r>
      <w:r w:rsidR="00A20195" w:rsidRPr="00D1637C">
        <w:rPr>
          <w:rFonts w:ascii="Fb Fontext" w:hAnsi="Fb Fontext" w:cs="PFT_Frank" w:hint="eastAsia"/>
          <w:b/>
          <w:bCs/>
          <w:spacing w:val="-2"/>
          <w:sz w:val="32"/>
          <w:szCs w:val="14"/>
          <w:rtl/>
        </w:rPr>
        <w:t>או</w:t>
      </w:r>
      <w:r w:rsidR="003C023E">
        <w:rPr>
          <w:rFonts w:ascii="Fb Fontext" w:hAnsi="Fb Fontext"/>
          <w:spacing w:val="-2"/>
          <w:sz w:val="32"/>
          <w:rtl/>
        </w:rPr>
        <w:t xml:space="preserve"> גרגישתא</w:t>
      </w:r>
      <w:r w:rsidR="00A20195">
        <w:rPr>
          <w:rFonts w:ascii="Fb Fontext" w:hAnsi="Fb Fontext" w:hint="cs"/>
          <w:spacing w:val="-2"/>
          <w:sz w:val="32"/>
          <w:rtl/>
        </w:rPr>
        <w:t>,</w:t>
      </w:r>
      <w:r w:rsidR="003C023E">
        <w:rPr>
          <w:rFonts w:ascii="Fb Fontext" w:hAnsi="Fb Fontext"/>
          <w:spacing w:val="-2"/>
          <w:sz w:val="32"/>
          <w:rtl/>
        </w:rPr>
        <w:t xml:space="preserve"> ורקתה - </w:t>
      </w:r>
      <w:r w:rsidR="00A20195">
        <w:rPr>
          <w:rFonts w:ascii="Fb Fontext" w:hAnsi="Fb Fontext" w:hint="cs"/>
          <w:spacing w:val="-2"/>
          <w:sz w:val="32"/>
          <w:rtl/>
        </w:rPr>
        <w:t>אינו</w:t>
      </w:r>
      <w:r w:rsidRPr="00EA6942">
        <w:rPr>
          <w:rFonts w:ascii="Fb Fontext" w:hAnsi="Fb Fontext"/>
          <w:spacing w:val="-2"/>
          <w:sz w:val="32"/>
          <w:rtl/>
        </w:rPr>
        <w:t xml:space="preserve"> כלום</w:t>
      </w:r>
      <w:r w:rsidR="00A20195">
        <w:rPr>
          <w:rFonts w:ascii="Fb Fontext" w:hAnsi="Fb Fontext" w:hint="cs"/>
          <w:spacing w:val="-2"/>
          <w:sz w:val="32"/>
          <w:rtl/>
        </w:rPr>
        <w:t>,</w:t>
      </w:r>
      <w:r w:rsidRPr="00EA6942">
        <w:rPr>
          <w:rFonts w:ascii="Fb Fontext" w:hAnsi="Fb Fontext"/>
          <w:spacing w:val="-2"/>
          <w:sz w:val="32"/>
          <w:rtl/>
        </w:rPr>
        <w:t xml:space="preserve"> </w:t>
      </w:r>
      <w:r w:rsidRPr="00EA6942">
        <w:rPr>
          <w:rStyle w:val="affff1"/>
          <w:rFonts w:hint="cs"/>
          <w:spacing w:val="-2"/>
          <w:rtl/>
        </w:rPr>
        <w:t>ד'וירקה'</w:t>
      </w:r>
      <w:r w:rsidR="00A20195">
        <w:rPr>
          <w:rFonts w:ascii="Fb Fontext" w:hAnsi="Fb Fontext" w:hint="cs"/>
          <w:spacing w:val="-2"/>
          <w:sz w:val="32"/>
          <w:rtl/>
        </w:rPr>
        <w:t xml:space="preserve"> </w:t>
      </w:r>
      <w:r w:rsidRPr="00754FAB">
        <w:rPr>
          <w:rStyle w:val="affff8"/>
          <w:rFonts w:hint="eastAsia"/>
          <w:rtl/>
        </w:rPr>
        <w:t>מעצמה</w:t>
      </w:r>
      <w:r w:rsidR="00A20195">
        <w:rPr>
          <w:rStyle w:val="affff8"/>
          <w:rFonts w:hint="cs"/>
          <w:rtl/>
        </w:rPr>
        <w:t>.</w:t>
      </w:r>
      <w:r w:rsidRPr="00754FAB">
        <w:rPr>
          <w:rStyle w:val="affff8"/>
          <w:rtl/>
        </w:rPr>
        <w:t xml:space="preserve"> </w:t>
      </w:r>
      <w:r w:rsidRPr="008E6F81">
        <w:rPr>
          <w:rStyle w:val="affff5"/>
          <w:rtl/>
        </w:rPr>
        <w:t>רבא:</w:t>
      </w:r>
      <w:r w:rsidRPr="00C35A2C">
        <w:rPr>
          <w:rFonts w:ascii="Fb Fontext" w:hAnsi="Fb Fontext"/>
          <w:rtl/>
        </w:rPr>
        <w:t xml:space="preserve"> צריכי</w:t>
      </w:r>
      <w:r w:rsidR="003F69B0">
        <w:rPr>
          <w:rFonts w:ascii="Fb Fontext" w:hAnsi="Fb Fontext" w:hint="cs"/>
          <w:rtl/>
        </w:rPr>
        <w:t>ם</w:t>
      </w:r>
      <w:r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הדיינים לראות הרוק</w:t>
      </w:r>
      <w:r w:rsidR="00A20195"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rtl/>
        </w:rPr>
        <w:t xml:space="preserve"> </w:t>
      </w:r>
      <w:r w:rsidRPr="00754FAB">
        <w:rPr>
          <w:rStyle w:val="affff1"/>
          <w:rFonts w:hint="eastAsia"/>
          <w:rtl/>
        </w:rPr>
        <w:t>ד</w:t>
      </w:r>
      <w:r w:rsidRPr="00DC6A23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>לעיני הזקנים</w:t>
      </w:r>
      <w:r w:rsidR="00DC6A23">
        <w:rPr>
          <w:rStyle w:val="affff1"/>
          <w:rFonts w:hint="cs"/>
          <w:rtl/>
        </w:rPr>
        <w:t>..</w:t>
      </w:r>
      <w:r w:rsidRPr="00C35A2C">
        <w:rPr>
          <w:rFonts w:ascii="Fb Fontext" w:hAnsi="Fb Fontext"/>
          <w:rtl/>
        </w:rPr>
        <w:t xml:space="preserve"> </w:t>
      </w:r>
      <w:r w:rsidRPr="00754FAB">
        <w:rPr>
          <w:rStyle w:val="affff1"/>
          <w:rtl/>
        </w:rPr>
        <w:t>וירקה</w:t>
      </w:r>
      <w:r w:rsidR="00DC6A23">
        <w:rPr>
          <w:rStyle w:val="affff1"/>
          <w:rFonts w:hint="cs"/>
          <w:rtl/>
        </w:rPr>
        <w:t>'</w:t>
      </w:r>
      <w:r w:rsidRPr="00C35A2C">
        <w:rPr>
          <w:rFonts w:ascii="Fb Fontext" w:hAnsi="Fb Fontext"/>
          <w:rtl/>
        </w:rPr>
        <w:t>.</w:t>
      </w:r>
    </w:p>
    <w:p w14:paraId="783266CC" w14:textId="23888F0A" w:rsidR="00B433C9" w:rsidRPr="003F69B0" w:rsidRDefault="00B47818" w:rsidP="007C50EB">
      <w:pPr>
        <w:pStyle w:val="afff4"/>
        <w:ind w:end="0"/>
        <w:rPr>
          <w:rtl/>
        </w:rPr>
      </w:pPr>
      <w:bookmarkStart w:id="1211" w:name="_Toc119173173"/>
      <w:bookmarkStart w:id="1212" w:name="_Toc119230267"/>
      <w:r>
        <w:rPr>
          <w:rFonts w:hint="cs"/>
          <w:rtl/>
        </w:rPr>
        <w:t>ר"י: מצוה על כל העומדים שם לומר: 'חלוץ הנעל'.</w:t>
      </w:r>
      <w:bookmarkEnd w:id="1211"/>
      <w:bookmarkEnd w:id="1212"/>
    </w:p>
    <w:p w14:paraId="409EA87B" w14:textId="552F19DD" w:rsidR="00B433C9" w:rsidRPr="00EA6942" w:rsidRDefault="00B433C9" w:rsidP="00B55EDF">
      <w:pPr>
        <w:rPr>
          <w:rFonts w:ascii="Fb Fontext" w:hAnsi="Fb Fontext"/>
          <w:spacing w:val="-4"/>
          <w:rtl/>
        </w:rPr>
      </w:pPr>
      <w:r w:rsidRPr="008E6F81">
        <w:rPr>
          <w:rStyle w:val="affff5"/>
          <w:rFonts w:hint="cs"/>
          <w:rtl/>
        </w:rPr>
        <w:t>ר</w:t>
      </w:r>
      <w:r w:rsidRPr="008E6F81">
        <w:rPr>
          <w:rStyle w:val="affff5"/>
          <w:rtl/>
        </w:rPr>
        <w:t>"</w:t>
      </w:r>
      <w:r w:rsidRPr="008E6F81">
        <w:rPr>
          <w:rStyle w:val="affff5"/>
          <w:rFonts w:hint="cs"/>
          <w:rtl/>
        </w:rPr>
        <w:t>י</w:t>
      </w:r>
      <w:r w:rsidR="00B47818">
        <w:rPr>
          <w:rStyle w:val="affff5"/>
          <w:rFonts w:hint="cs"/>
          <w:rtl/>
        </w:rPr>
        <w:t>,</w:t>
      </w:r>
      <w:r w:rsidRPr="008E6F81">
        <w:rPr>
          <w:rStyle w:val="affff5"/>
          <w:rFonts w:hint="cs"/>
          <w:rtl/>
        </w:rPr>
        <w:t xml:space="preserve"> כש</w:t>
      </w:r>
      <w:r w:rsidR="003F69B0">
        <w:rPr>
          <w:rStyle w:val="affff5"/>
          <w:rFonts w:hint="cs"/>
          <w:rtl/>
        </w:rPr>
        <w:t>ישבנו</w:t>
      </w:r>
      <w:r w:rsidRPr="008E6F81">
        <w:rPr>
          <w:rStyle w:val="affff5"/>
          <w:rtl/>
        </w:rPr>
        <w:t xml:space="preserve"> לפני ר"</w:t>
      </w:r>
      <w:r w:rsidRPr="008E6F81">
        <w:rPr>
          <w:rStyle w:val="affff5"/>
          <w:rFonts w:hint="cs"/>
          <w:rtl/>
        </w:rPr>
        <w:t>ט</w:t>
      </w:r>
      <w:r w:rsidR="00B47818">
        <w:rPr>
          <w:rFonts w:ascii="Fb Fontext" w:hAnsi="Fb Fontext" w:hint="cs"/>
          <w:spacing w:val="-4"/>
          <w:rtl/>
        </w:rPr>
        <w:t>,</w:t>
      </w:r>
      <w:r w:rsidR="003F69B0">
        <w:rPr>
          <w:rFonts w:ascii="Fb Fontext" w:hAnsi="Fb Fontext"/>
          <w:spacing w:val="-4"/>
          <w:rtl/>
        </w:rPr>
        <w:t xml:space="preserve"> </w:t>
      </w:r>
      <w:r w:rsidRPr="008E6F81">
        <w:rPr>
          <w:rStyle w:val="affff5"/>
          <w:rtl/>
        </w:rPr>
        <w:t>אמר לנו:</w:t>
      </w:r>
      <w:r w:rsidRPr="00EA6942">
        <w:rPr>
          <w:rFonts w:ascii="Fb Fontext" w:hAnsi="Fb Fontext"/>
          <w:spacing w:val="-4"/>
          <w:rtl/>
        </w:rPr>
        <w:t xml:space="preserve"> ענו </w:t>
      </w:r>
      <w:r w:rsidRPr="00754FAB">
        <w:rPr>
          <w:rtl/>
        </w:rPr>
        <w:t xml:space="preserve">כולכם </w:t>
      </w:r>
      <w:r w:rsidRPr="00EA6942">
        <w:rPr>
          <w:rFonts w:ascii="Fb Fontext" w:hAnsi="Fb Fontext"/>
          <w:spacing w:val="-4"/>
          <w:rtl/>
        </w:rPr>
        <w:t xml:space="preserve">חלוץ הנעל </w:t>
      </w:r>
      <w:r w:rsidRPr="00754FAB">
        <w:rPr>
          <w:rStyle w:val="affff8"/>
          <w:rFonts w:hint="eastAsia"/>
          <w:rtl/>
        </w:rPr>
        <w:t>ג</w:t>
      </w:r>
      <w:r w:rsidRPr="00754FAB">
        <w:rPr>
          <w:rStyle w:val="affff8"/>
          <w:rtl/>
        </w:rPr>
        <w:t>"</w:t>
      </w:r>
      <w:r w:rsidRPr="00754FAB">
        <w:rPr>
          <w:rStyle w:val="affff8"/>
          <w:rFonts w:hint="eastAsia"/>
          <w:rtl/>
        </w:rPr>
        <w:t>פ</w:t>
      </w:r>
      <w:r w:rsidRPr="00754FAB">
        <w:rPr>
          <w:rStyle w:val="affff8"/>
          <w:rtl/>
        </w:rPr>
        <w:t>.</w:t>
      </w:r>
    </w:p>
    <w:p w14:paraId="21B240A4" w14:textId="77777777" w:rsidR="00B433C9" w:rsidRPr="00F97732" w:rsidRDefault="00B433C9" w:rsidP="007C50EB">
      <w:pPr>
        <w:pStyle w:val="afff2"/>
        <w:rPr>
          <w:rStyle w:val="afff1"/>
          <w:bCs/>
          <w:rtl/>
        </w:rPr>
        <w:sectPr w:rsidR="00B433C9" w:rsidRPr="00F97732" w:rsidSect="0090328A">
          <w:type w:val="continuous"/>
          <w:pgSz w:w="4536" w:h="6804" w:code="8"/>
          <w:pgMar w:top="567" w:right="567" w:bottom="284" w:left="567" w:header="284" w:footer="284" w:gutter="0"/>
          <w:cols w:space="720"/>
          <w:bidi/>
          <w:rtlGutter/>
          <w:docGrid w:linePitch="360"/>
        </w:sectPr>
      </w:pPr>
    </w:p>
    <w:p w14:paraId="16938E86" w14:textId="1A4EAF11" w:rsidR="00B47818" w:rsidRDefault="00B433C9" w:rsidP="0041206E">
      <w:pPr>
        <w:pStyle w:val="Hadran"/>
        <w:jc w:val="center"/>
        <w:rPr>
          <w:rStyle w:val="afff1"/>
          <w:bCs/>
          <w:rtl/>
        </w:rPr>
        <w:pPrChange w:id="91016" w:author="Claude" w:date="2026-10-08T08:35:05Z">
          <w:pPr>
            <w:pStyle w:val="afff2"/>
            <w:jc w:val="center"/>
            <w:rPr>
              <w:rStyle w:val="afff1"/>
              <w:bCs/>
              <w:rtl/>
            </w:rPr>
          </w:pPr>
        </w:pPrChange>
      </w:pPr>
      <w:r w:rsidRPr="00F97732">
        <w:rPr>
          <w:rStyle w:val="afff1"/>
          <w:bCs/>
          <w:rtl/>
        </w:rPr>
        <w:t>הדרן עלך מצות חליצה.</w:t>
      </w:r>
    </w:p>
    <w:p w14:paraId="38D1133B" w14:textId="016AFC5B" w:rsidR="00B433C9" w:rsidRDefault="00B433C9" w:rsidP="007C50EB">
      <w:pPr>
        <w:pStyle w:val="aff9"/>
        <w:framePr w:wrap="around"/>
        <w:spacing w:line="276" w:lineRule="auto"/>
        <w:rPr>
          <w:del w:id="41123" w:author="Claude" w:date="2026-10-07T09:24:50Z"/>
          <w:rFonts w:ascii="Fb Fontext" w:hAnsi="Fb Fontext"/>
          <w:rtl/>
        </w:rPr>
      </w:pPr>
      <w:del w:id="41122" w:author="Claude" w:date="2026-10-07T09:24:50Z">
        <w:r w:rsidRPr="00C35A2C">
          <w:rPr>
            <w:rFonts w:ascii="Fb Fontext" w:hAnsi="Fb Fontext" w:hint="cs"/>
            <w:rtl/>
          </w:rPr>
          <w:lastRenderedPageBreak/>
          <w:delText xml:space="preserve">פרק שלושה עשר</w:delText>
        </w:r>
      </w:del>
    </w:p>
    <w:p w14:paraId="0818A497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קז.</w:t>
      </w:r>
    </w:p>
    <w:p w14:paraId="346EEEB3" w14:textId="77777777" w:rsidR="00B433C9" w:rsidRDefault="00B433C9" w:rsidP="007C50EB">
      <w:pPr>
        <w:pStyle w:val="affa"/>
        <w:framePr w:wrap="around"/>
        <w:spacing w:line="276" w:lineRule="auto"/>
        <w:rPr>
          <w:del w:id="41125" w:author="Claude" w:date="2026-10-07T09:24:50Z"/>
          <w:rtl/>
        </w:rPr>
      </w:pPr>
      <w:del w:id="41124" w:author="Claude" w:date="2026-10-07T09:24:50Z">
        <w:r w:rsidRPr="00C35A2C">
          <w:rPr>
            <w:rFonts w:hint="cs"/>
            <w:rtl/>
          </w:rPr>
          <w:delText xml:space="preserve">בית שמאי</w:delText>
        </w:r>
      </w:del>
    </w:p>
    <w:p w14:paraId="7D89E214" w14:textId="5BDE8426" w:rsidR="000A6071" w:rsidRDefault="000A6071" w:rsidP="007C50EB">
      <w:pPr>
        <w:pStyle w:val="affb"/>
        <w:framePr w:wrap="around" w:x="4457" w:y="11629"/>
        <w:rPr>
          <w:b/>
          <w:rtl/>
        </w:rPr>
      </w:pPr>
      <w:r>
        <w:rPr>
          <w:rFonts w:hint="cs"/>
          <w:rtl/>
        </w:rPr>
        <w:t>(</w:t>
      </w:r>
      <w:r w:rsidRPr="000A6071">
        <w:rPr>
          <w:rFonts w:hint="cs"/>
          <w:rtl/>
        </w:rPr>
        <w:t>קז.- קיב:</w:t>
      </w:r>
      <w:r>
        <w:rPr>
          <w:rFonts w:hint="cs"/>
          <w:rtl/>
        </w:rPr>
        <w:t>)</w:t>
      </w:r>
    </w:p>
    <w:p>
      <w:pPr>
        <w:pStyle w:val="PetichatPerek"/>
        <w:rPr>
          <w:ins w:id="41121" w:author="Claude" w:date="2026-10-07T09:24:50Z"/>
        </w:rPr>
      </w:pPr>
      <w:ins w:id="41120" w:author="Claude" w:date="2026-10-07T09:24:50Z">
        <w:r>
          <w:rPr>
            <w:rFonts w:ascii="Fb Fontext" w:hAnsi="Fb Fontext" w:hint="cs"/>
            <w:rtl/>
          </w:rPr>
          <w:t xml:space="preserve">פרק שלושה עשר</w:t>
        </w:r>
        <w:r>
          <w:rPr>
            <w:rFonts w:ascii="Fb Fontext" w:hAnsi="Fb Fontext" w:hint="cs"/>
            <w:rtl/>
          </w:rPr>
          <w:t xml:space="preserve"> - </w:t>
        </w:r>
        <w:r>
          <w:rPr>
            <w:rFonts w:hint="cs"/>
            <w:rtl/>
          </w:rPr>
          <w:t xml:space="preserve">בית שמאי</w:t>
        </w:r>
      </w:ins>
    </w:p>
    <w:p>
      <w:pPr>
        <w:pStyle w:val="MishnaBatzad"/>
        <w:rPr>
          <w:ins w:id="20581" w:author="קלוד" w:date="2026-10-06T10:10:48Z"/>
        </w:rPr>
      </w:pPr>
      <w:ins w:id="20580" w:author="קלוד" w:date="2026-10-06T10:10:48Z">
        <w:r>
          <w:t xml:space="preserve">משנה א</w:t>
        </w:r>
      </w:ins>
    </w:p>
    <w:p w14:paraId="143FCE80" w14:textId="09ADA0C7" w:rsidR="00B433C9" w:rsidRPr="00C35A2C" w:rsidRDefault="00B433C9" w:rsidP="009171A5">
      <w:pPr>
        <w:pStyle w:val="affc"/>
        <w:rPr>
          <w:b/>
          <w:rtl/>
        </w:rPr>
      </w:pPr>
      <w:r w:rsidRPr="00F22E61">
        <w:rPr>
          <w:rStyle w:val="affffa"/>
          <w:rtl/>
        </w:rPr>
        <w:t>ב"</w:t>
      </w:r>
      <w:r w:rsidRPr="00F22E61">
        <w:rPr>
          <w:rStyle w:val="affffa"/>
          <w:rFonts w:hint="cs"/>
          <w:rtl/>
        </w:rPr>
        <w:t>ש</w:t>
      </w:r>
      <w:r w:rsidRPr="00F22E61">
        <w:rPr>
          <w:rStyle w:val="affffa"/>
          <w:rtl/>
        </w:rPr>
        <w:t xml:space="preserve">: </w:t>
      </w:r>
      <w:r w:rsidRPr="005D5A4C">
        <w:rPr>
          <w:rStyle w:val="affffc"/>
          <w:rtl/>
        </w:rPr>
        <w:t>אין ממאנין</w:t>
      </w:r>
      <w:r w:rsidRPr="00C35A2C">
        <w:rPr>
          <w:b/>
          <w:rtl/>
        </w:rPr>
        <w:t xml:space="preserve"> אלא ארוסות, </w:t>
      </w:r>
      <w:r w:rsidRPr="00F22E61">
        <w:rPr>
          <w:rStyle w:val="affffa"/>
          <w:rtl/>
        </w:rPr>
        <w:t>וב"</w:t>
      </w:r>
      <w:r w:rsidRPr="00F22E61">
        <w:rPr>
          <w:rStyle w:val="affffa"/>
          <w:rFonts w:hint="cs"/>
          <w:rtl/>
        </w:rPr>
        <w:t>ה</w:t>
      </w:r>
      <w:r w:rsidRPr="00F22E61">
        <w:rPr>
          <w:rStyle w:val="affffa"/>
          <w:rtl/>
        </w:rPr>
        <w:t>:</w:t>
      </w:r>
      <w:r w:rsidRPr="00C35A2C">
        <w:rPr>
          <w:b/>
          <w:rtl/>
        </w:rPr>
        <w:t xml:space="preserve"> ארוסות ונשואות.</w:t>
      </w:r>
    </w:p>
    <w:p w14:paraId="6EE1B175" w14:textId="50EDA4B3" w:rsidR="00B433C9" w:rsidRPr="00C35A2C" w:rsidRDefault="00B433C9" w:rsidP="007C50EB">
      <w:pPr>
        <w:pStyle w:val="affc"/>
        <w:rPr>
          <w:b/>
          <w:rtl/>
        </w:rPr>
      </w:pPr>
      <w:r w:rsidRPr="00F22E61">
        <w:rPr>
          <w:rStyle w:val="affffa"/>
          <w:rtl/>
        </w:rPr>
        <w:t>ב"ש:</w:t>
      </w:r>
      <w:r w:rsidRPr="00C35A2C">
        <w:rPr>
          <w:b/>
          <w:rtl/>
        </w:rPr>
        <w:t xml:space="preserve"> בבעל, </w:t>
      </w:r>
      <w:r w:rsidR="00626A83">
        <w:rPr>
          <w:b/>
          <w:rtl/>
        </w:rPr>
        <w:tab/>
      </w:r>
      <w:r w:rsidRPr="00F22E61">
        <w:rPr>
          <w:rStyle w:val="affffa"/>
          <w:rtl/>
        </w:rPr>
        <w:t xml:space="preserve">וב"ה: </w:t>
      </w:r>
      <w:r w:rsidRPr="00C35A2C">
        <w:rPr>
          <w:b/>
          <w:rtl/>
        </w:rPr>
        <w:t>בבעל וביבם.</w:t>
      </w:r>
    </w:p>
    <w:p w14:paraId="6361BD1C" w14:textId="36F13D7E" w:rsidR="00B433C9" w:rsidRPr="00C35A2C" w:rsidRDefault="00B433C9" w:rsidP="007C50EB">
      <w:pPr>
        <w:pStyle w:val="affc"/>
        <w:rPr>
          <w:b/>
          <w:rtl/>
        </w:rPr>
      </w:pPr>
      <w:r w:rsidRPr="00F22E61">
        <w:rPr>
          <w:rStyle w:val="affffa"/>
          <w:rtl/>
        </w:rPr>
        <w:t>ב"ש:</w:t>
      </w:r>
      <w:r w:rsidRPr="00C35A2C">
        <w:rPr>
          <w:b/>
          <w:rtl/>
        </w:rPr>
        <w:t xml:space="preserve"> בפניו, </w:t>
      </w:r>
      <w:r w:rsidR="00626A83">
        <w:rPr>
          <w:b/>
          <w:rtl/>
        </w:rPr>
        <w:tab/>
      </w:r>
      <w:r w:rsidRPr="00F22E61">
        <w:rPr>
          <w:rStyle w:val="affffa"/>
          <w:rtl/>
        </w:rPr>
        <w:t>וב</w:t>
      </w:r>
      <w:r w:rsidR="00F22E61">
        <w:rPr>
          <w:rStyle w:val="affffa"/>
          <w:rFonts w:hint="cs"/>
          <w:rtl/>
        </w:rPr>
        <w:t>"ה</w:t>
      </w:r>
      <w:r w:rsidRPr="00F22E61">
        <w:rPr>
          <w:rStyle w:val="affffa"/>
          <w:rtl/>
        </w:rPr>
        <w:t xml:space="preserve">: </w:t>
      </w:r>
      <w:r w:rsidRPr="00C35A2C">
        <w:rPr>
          <w:b/>
          <w:rtl/>
        </w:rPr>
        <w:t>בפניו ושלא בפניו.</w:t>
      </w:r>
    </w:p>
    <w:p w14:paraId="37A0C4E6" w14:textId="683616DD" w:rsidR="00B433C9" w:rsidRPr="00B81C5A" w:rsidRDefault="00B433C9" w:rsidP="007C50EB">
      <w:pPr>
        <w:pStyle w:val="affc"/>
        <w:rPr>
          <w:b/>
          <w:spacing w:val="4"/>
          <w:rtl/>
        </w:rPr>
      </w:pPr>
      <w:r w:rsidRPr="00F22E61">
        <w:rPr>
          <w:rStyle w:val="affffa"/>
          <w:rtl/>
        </w:rPr>
        <w:t>ב"ש:</w:t>
      </w:r>
      <w:r w:rsidRPr="00B81C5A">
        <w:rPr>
          <w:b/>
          <w:spacing w:val="4"/>
          <w:rtl/>
        </w:rPr>
        <w:t xml:space="preserve"> בב"ד, </w:t>
      </w:r>
      <w:r w:rsidR="00626A83">
        <w:rPr>
          <w:b/>
          <w:spacing w:val="4"/>
          <w:rtl/>
        </w:rPr>
        <w:tab/>
      </w:r>
      <w:r w:rsidRPr="00F22E61">
        <w:rPr>
          <w:rStyle w:val="affffa"/>
          <w:rtl/>
        </w:rPr>
        <w:t>וב"ה:</w:t>
      </w:r>
      <w:r w:rsidRPr="00B81C5A">
        <w:rPr>
          <w:b/>
          <w:spacing w:val="4"/>
          <w:rtl/>
        </w:rPr>
        <w:t xml:space="preserve"> בב"ד ושלא בב"ד.</w:t>
      </w:r>
    </w:p>
    <w:p w14:paraId="2DAE6A59" w14:textId="7E153890" w:rsidR="00B433C9" w:rsidRPr="00C35A2C" w:rsidRDefault="00B433C9" w:rsidP="007C50EB">
      <w:pPr>
        <w:pStyle w:val="affc"/>
        <w:rPr>
          <w:b/>
          <w:rtl/>
        </w:rPr>
      </w:pPr>
      <w:r w:rsidRPr="00F22E61">
        <w:rPr>
          <w:rStyle w:val="affffa"/>
          <w:rtl/>
        </w:rPr>
        <w:t>ב"ה לב"</w:t>
      </w:r>
      <w:r w:rsidRPr="00F22E61">
        <w:rPr>
          <w:rStyle w:val="affffa"/>
          <w:rFonts w:hint="cs"/>
          <w:rtl/>
        </w:rPr>
        <w:t>ש:</w:t>
      </w:r>
      <w:r w:rsidRPr="00C35A2C">
        <w:rPr>
          <w:b/>
          <w:rtl/>
        </w:rPr>
        <w:t xml:space="preserve"> ממאנת והיא קטנה, אפילו ד' וה' פעמים</w:t>
      </w:r>
      <w:r w:rsidR="009171A5">
        <w:rPr>
          <w:rFonts w:hint="cs"/>
          <w:b/>
          <w:rtl/>
        </w:rPr>
        <w:t>,</w:t>
      </w:r>
    </w:p>
    <w:p w14:paraId="0A6687A6" w14:textId="750D7CA2" w:rsidR="00B433C9" w:rsidRDefault="00B433C9" w:rsidP="00754FAB">
      <w:pPr>
        <w:pStyle w:val="affc"/>
        <w:rPr>
          <w:rtl/>
        </w:rPr>
      </w:pPr>
      <w:r w:rsidRPr="00F22E61">
        <w:rPr>
          <w:rStyle w:val="affffa"/>
          <w:rtl/>
        </w:rPr>
        <w:t xml:space="preserve">ב"ש: </w:t>
      </w:r>
      <w:r w:rsidRPr="00B81C5A">
        <w:rPr>
          <w:b/>
          <w:spacing w:val="2"/>
          <w:rtl/>
        </w:rPr>
        <w:t>א</w:t>
      </w:r>
      <w:r w:rsidR="009171A5">
        <w:rPr>
          <w:rFonts w:hint="cs"/>
          <w:b/>
          <w:spacing w:val="2"/>
          <w:rtl/>
        </w:rPr>
        <w:t>ינן</w:t>
      </w:r>
      <w:r w:rsidRPr="00B81C5A">
        <w:rPr>
          <w:b/>
          <w:spacing w:val="2"/>
          <w:rtl/>
        </w:rPr>
        <w:t xml:space="preserve"> הפקר, </w:t>
      </w:r>
      <w:r w:rsidRPr="004F79D6">
        <w:rPr>
          <w:rStyle w:val="affffa"/>
          <w:rtl/>
        </w:rPr>
        <w:t>אלא</w:t>
      </w:r>
      <w:r w:rsidR="009171A5" w:rsidRPr="004F79D6">
        <w:rPr>
          <w:rStyle w:val="affffa"/>
          <w:rFonts w:hint="cs"/>
          <w:rtl/>
        </w:rPr>
        <w:t>:</w:t>
      </w:r>
      <w:r w:rsidRPr="00B81C5A">
        <w:rPr>
          <w:b/>
          <w:spacing w:val="2"/>
          <w:rtl/>
        </w:rPr>
        <w:t xml:space="preserve"> ממאנת וממתנת שתגדיל, ותמאן ותנשא.</w:t>
      </w:r>
    </w:p>
    <w:p w14:paraId="1A6EA560" w14:textId="13642DD3" w:rsidR="00B433C9" w:rsidRPr="000978D6" w:rsidRDefault="002809F6" w:rsidP="00B55EDF">
      <w:pPr>
        <w:rPr>
          <w:rFonts w:ascii="Fb Fontext" w:hAnsi="Fb Fontext"/>
          <w:spacing w:val="-4"/>
          <w:rtl/>
        </w:rPr>
      </w:pPr>
      <w:r>
        <w:rPr>
          <w:rStyle w:val="affff5"/>
          <w:rtl/>
        </w:rPr>
        <w:t>טעם</w:t>
      </w:r>
      <w:r w:rsidR="00B433C9" w:rsidRPr="008E6F81">
        <w:rPr>
          <w:rStyle w:val="affff5"/>
          <w:rtl/>
        </w:rPr>
        <w:t xml:space="preserve"> ב"</w:t>
      </w:r>
      <w:r w:rsidR="00B433C9" w:rsidRPr="008E6F81">
        <w:rPr>
          <w:rStyle w:val="affff5"/>
          <w:rFonts w:hint="cs"/>
          <w:rtl/>
        </w:rPr>
        <w:t>ש</w:t>
      </w:r>
      <w:r w:rsidR="009171A5">
        <w:rPr>
          <w:rStyle w:val="affff5"/>
          <w:rFonts w:hint="cs"/>
          <w:rtl/>
        </w:rPr>
        <w:t>:</w:t>
      </w:r>
      <w:r w:rsidR="00B433C9" w:rsidRPr="008E6F81">
        <w:rPr>
          <w:rStyle w:val="affff5"/>
          <w:rtl/>
        </w:rPr>
        <w:t xml:space="preserve"> </w:t>
      </w:r>
      <w:r w:rsidR="009171A5">
        <w:rPr>
          <w:rStyle w:val="affff5"/>
          <w:rFonts w:hint="cs"/>
          <w:rtl/>
        </w:rPr>
        <w:t>א.</w:t>
      </w:r>
      <w:r w:rsidR="00B433C9" w:rsidRPr="008E6F81">
        <w:rPr>
          <w:rStyle w:val="affff5"/>
          <w:rFonts w:hint="cs"/>
          <w:rtl/>
        </w:rPr>
        <w:t xml:space="preserve"> </w:t>
      </w:r>
      <w:r w:rsidR="00776B60">
        <w:rPr>
          <w:rFonts w:ascii="Fb Fontext" w:hAnsi="Fb Fontext" w:hint="cs"/>
          <w:spacing w:val="-4"/>
          <w:rtl/>
        </w:rPr>
        <w:t>'</w:t>
      </w:r>
      <w:r w:rsidR="00B433C9" w:rsidRPr="000978D6">
        <w:rPr>
          <w:rFonts w:ascii="Fb Fontext" w:hAnsi="Fb Fontext"/>
          <w:spacing w:val="-4"/>
          <w:rtl/>
        </w:rPr>
        <w:t>אין תנאי בנשואין</w:t>
      </w:r>
      <w:r w:rsidR="00776B60">
        <w:rPr>
          <w:rFonts w:ascii="Fb Fontext" w:hAnsi="Fb Fontext" w:hint="cs"/>
          <w:spacing w:val="-4"/>
          <w:rtl/>
        </w:rPr>
        <w:t>'</w:t>
      </w:r>
      <w:r w:rsidR="00B433C9" w:rsidRPr="000978D6">
        <w:rPr>
          <w:rFonts w:ascii="Fb Fontext" w:hAnsi="Fb Fontext"/>
          <w:spacing w:val="-4"/>
          <w:rtl/>
        </w:rPr>
        <w:t>, וא</w:t>
      </w:r>
      <w:r w:rsidR="00776B60">
        <w:rPr>
          <w:rFonts w:ascii="Fb Fontext" w:hAnsi="Fb Fontext" w:hint="cs"/>
          <w:spacing w:val="-4"/>
          <w:rtl/>
        </w:rPr>
        <w:t>ם</w:t>
      </w:r>
      <w:r w:rsidR="00B433C9" w:rsidRPr="000978D6">
        <w:rPr>
          <w:rFonts w:ascii="Fb Fontext" w:hAnsi="Fb Fontext"/>
          <w:spacing w:val="-4"/>
          <w:rtl/>
        </w:rPr>
        <w:t xml:space="preserve"> תמאן </w:t>
      </w:r>
      <w:r w:rsidR="00E4677A" w:rsidRPr="00D1637C">
        <w:rPr>
          <w:rFonts w:ascii="Fb Fontext" w:hAnsi="Fb Fontext" w:cs="PFT_Frank" w:hint="eastAsia"/>
          <w:b/>
          <w:bCs/>
          <w:spacing w:val="-4"/>
          <w:szCs w:val="14"/>
          <w:rtl/>
        </w:rPr>
        <w:t>י</w:t>
      </w:r>
      <w:r w:rsidR="00776B60" w:rsidRPr="00D1637C">
        <w:rPr>
          <w:rFonts w:ascii="Fb Fontext" w:hAnsi="Fb Fontext" w:cs="PFT_Frank" w:hint="eastAsia"/>
          <w:b/>
          <w:bCs/>
          <w:spacing w:val="-4"/>
          <w:szCs w:val="14"/>
          <w:rtl/>
        </w:rPr>
        <w:t>טעו</w:t>
      </w:r>
      <w:r w:rsidR="00B433C9" w:rsidRPr="00D1637C">
        <w:rPr>
          <w:rFonts w:ascii="Fb Fontext" w:hAnsi="Fb Fontext" w:cs="PFT_Frank"/>
          <w:b/>
          <w:bCs/>
          <w:spacing w:val="-4"/>
          <w:szCs w:val="14"/>
          <w:rtl/>
        </w:rPr>
        <w:t xml:space="preserve"> </w:t>
      </w:r>
      <w:r w:rsidR="00776B60" w:rsidRPr="00D1637C">
        <w:rPr>
          <w:rFonts w:ascii="Fb Fontext" w:hAnsi="Fb Fontext" w:cs="PFT_Frank" w:hint="eastAsia"/>
          <w:b/>
          <w:bCs/>
          <w:spacing w:val="-4"/>
          <w:szCs w:val="14"/>
          <w:rtl/>
        </w:rPr>
        <w:t>ש</w:t>
      </w:r>
      <w:r w:rsidR="00776B60" w:rsidRPr="00D1637C">
        <w:rPr>
          <w:rFonts w:ascii="Fb Fontext" w:hAnsi="Fb Fontext" w:cs="PFT_Frank" w:hint="cs"/>
          <w:b/>
          <w:bCs/>
          <w:spacing w:val="-4"/>
          <w:szCs w:val="14"/>
          <w:rtl/>
        </w:rPr>
        <w:t>'</w:t>
      </w:r>
      <w:r w:rsidR="00B433C9" w:rsidRPr="00D1637C">
        <w:rPr>
          <w:rFonts w:ascii="Fb Fontext" w:hAnsi="Fb Fontext" w:cs="PFT_Frank"/>
          <w:b/>
          <w:bCs/>
          <w:spacing w:val="-4"/>
          <w:szCs w:val="14"/>
          <w:rtl/>
        </w:rPr>
        <w:t>יש</w:t>
      </w:r>
      <w:r w:rsidR="00776B60">
        <w:rPr>
          <w:rFonts w:ascii="Fb Fontext" w:hAnsi="Fb Fontext" w:hint="cs"/>
          <w:spacing w:val="-4"/>
          <w:rtl/>
        </w:rPr>
        <w:t>'</w:t>
      </w:r>
      <w:r w:rsidR="00B433C9" w:rsidRPr="000978D6">
        <w:rPr>
          <w:rFonts w:ascii="Fb Fontext" w:hAnsi="Fb Fontext"/>
          <w:spacing w:val="-4"/>
          <w:rtl/>
        </w:rPr>
        <w:t>.</w:t>
      </w:r>
    </w:p>
    <w:p w14:paraId="21CB24F3" w14:textId="1404D89A" w:rsidR="00B433C9" w:rsidRPr="00754FAB" w:rsidRDefault="003B5C22" w:rsidP="00754FAB">
      <w:pPr>
        <w:pStyle w:val="affff7"/>
        <w:rPr>
          <w:rtl/>
        </w:rPr>
      </w:pPr>
      <w:r w:rsidRPr="00A07384">
        <w:rPr>
          <w:rFonts w:cs="PFT_Frank" w:hint="cs"/>
          <w:b/>
          <w:bCs/>
          <w:szCs w:val="10"/>
          <w:rtl/>
        </w:rPr>
        <w:t xml:space="preserve">   </w:t>
      </w:r>
      <w:r w:rsidR="00776B60" w:rsidRPr="00A07384">
        <w:rPr>
          <w:rFonts w:cs="PFT_Frank" w:hint="eastAsia"/>
          <w:b/>
          <w:bCs/>
          <w:szCs w:val="10"/>
          <w:rtl/>
        </w:rPr>
        <w:t>ואפי</w:t>
      </w:r>
      <w:r w:rsidR="00776B60" w:rsidRPr="00A07384">
        <w:rPr>
          <w:rFonts w:cs="PFT_Frank"/>
          <w:b/>
          <w:bCs/>
          <w:szCs w:val="10"/>
          <w:rtl/>
        </w:rPr>
        <w:t>'</w:t>
      </w:r>
      <w:r w:rsidR="00776B60">
        <w:rPr>
          <w:rFonts w:hint="cs"/>
          <w:rtl/>
        </w:rPr>
        <w:t xml:space="preserve"> </w:t>
      </w:r>
      <w:r>
        <w:rPr>
          <w:rFonts w:hint="cs"/>
          <w:rtl/>
        </w:rPr>
        <w:t xml:space="preserve">רק </w:t>
      </w:r>
      <w:r w:rsidR="00B433C9" w:rsidRPr="000978D6">
        <w:rPr>
          <w:rtl/>
        </w:rPr>
        <w:t xml:space="preserve">נכנסה לחופה </w:t>
      </w:r>
      <w:r w:rsidR="00B433C9" w:rsidRPr="000978D6">
        <w:rPr>
          <w:rFonts w:hint="cs"/>
          <w:rtl/>
        </w:rPr>
        <w:t>-</w:t>
      </w:r>
      <w:r w:rsidR="00B433C9" w:rsidRPr="000978D6">
        <w:rPr>
          <w:rtl/>
        </w:rPr>
        <w:t xml:space="preserve"> אין תנאי בחופה</w:t>
      </w:r>
      <w:r w:rsidR="00776B60" w:rsidRPr="00754FAB">
        <w:rPr>
          <w:rtl/>
        </w:rPr>
        <w:t>,</w:t>
      </w:r>
      <w:r w:rsidR="00B433C9" w:rsidRPr="00754FAB">
        <w:rPr>
          <w:rtl/>
        </w:rPr>
        <w:t xml:space="preserve"> </w:t>
      </w:r>
      <w:r w:rsidR="00B433C9" w:rsidRPr="00A07384">
        <w:rPr>
          <w:rFonts w:cs="PFT_Frank" w:hint="eastAsia"/>
          <w:b/>
          <w:bCs/>
          <w:szCs w:val="10"/>
          <w:rtl/>
        </w:rPr>
        <w:t>ו</w:t>
      </w:r>
      <w:r w:rsidR="00776B60" w:rsidRPr="00A07384">
        <w:rPr>
          <w:rFonts w:cs="PFT_Frank" w:hint="eastAsia"/>
          <w:b/>
          <w:bCs/>
          <w:szCs w:val="10"/>
          <w:rtl/>
        </w:rPr>
        <w:t>אפי</w:t>
      </w:r>
      <w:r w:rsidR="00776B60" w:rsidRPr="00A07384">
        <w:rPr>
          <w:rFonts w:cs="PFT_Frank"/>
          <w:b/>
          <w:bCs/>
          <w:szCs w:val="10"/>
          <w:rtl/>
        </w:rPr>
        <w:t>'</w:t>
      </w:r>
      <w:r w:rsidR="00776B60">
        <w:rPr>
          <w:rFonts w:hint="cs"/>
          <w:rtl/>
        </w:rPr>
        <w:t xml:space="preserve"> </w:t>
      </w:r>
      <w:r w:rsidR="00B433C9" w:rsidRPr="00754FAB">
        <w:rPr>
          <w:rFonts w:hint="eastAsia"/>
          <w:rtl/>
        </w:rPr>
        <w:t>מסר</w:t>
      </w:r>
      <w:r w:rsidR="00B433C9" w:rsidRPr="00754FAB">
        <w:rPr>
          <w:rtl/>
        </w:rPr>
        <w:t xml:space="preserve"> לשלוחי </w:t>
      </w:r>
      <w:r w:rsidR="00B433C9" w:rsidRPr="00754FAB">
        <w:rPr>
          <w:rFonts w:hint="eastAsia"/>
          <w:rtl/>
        </w:rPr>
        <w:t>בעל</w:t>
      </w:r>
      <w:r w:rsidR="00776B60" w:rsidRPr="00754FAB">
        <w:rPr>
          <w:rtl/>
        </w:rPr>
        <w:t xml:space="preserve"> -</w:t>
      </w:r>
      <w:r w:rsidR="00B433C9" w:rsidRPr="00754FAB">
        <w:rPr>
          <w:rtl/>
        </w:rPr>
        <w:t xml:space="preserve"> </w:t>
      </w:r>
      <w:r w:rsidR="00B433C9" w:rsidRPr="00754FAB">
        <w:rPr>
          <w:rFonts w:hint="eastAsia"/>
          <w:rtl/>
        </w:rPr>
        <w:t>לא</w:t>
      </w:r>
      <w:r w:rsidR="00B433C9" w:rsidRPr="00754FAB">
        <w:rPr>
          <w:rtl/>
        </w:rPr>
        <w:t xml:space="preserve"> </w:t>
      </w:r>
      <w:r w:rsidR="00B433C9" w:rsidRPr="00754FAB">
        <w:rPr>
          <w:rFonts w:hint="eastAsia"/>
          <w:rtl/>
        </w:rPr>
        <w:t>פלוג</w:t>
      </w:r>
      <w:r w:rsidR="00776B60" w:rsidRPr="00754FAB">
        <w:rPr>
          <w:rtl/>
        </w:rPr>
        <w:t>.</w:t>
      </w:r>
    </w:p>
    <w:p w14:paraId="2776275A" w14:textId="4047E5DE" w:rsidR="00B433C9" w:rsidRPr="00C35A2C" w:rsidRDefault="00B433C9" w:rsidP="00B55EDF">
      <w:pPr>
        <w:rPr>
          <w:rFonts w:ascii="Fb Fontext" w:hAnsi="Fb Fontext"/>
          <w:rtl/>
        </w:rPr>
      </w:pPr>
      <w:r w:rsidRPr="00D238B7">
        <w:rPr>
          <w:rStyle w:val="affff5"/>
          <w:rFonts w:hint="cs"/>
          <w:rtl/>
        </w:rPr>
        <w:t>ב.</w:t>
      </w:r>
      <w:r w:rsidRPr="00C35A2C">
        <w:rPr>
          <w:rFonts w:ascii="Fb Fontext" w:hAnsi="Fb Fontext" w:hint="cs"/>
          <w:rtl/>
        </w:rPr>
        <w:t xml:space="preserve"> </w:t>
      </w:r>
      <w:r w:rsidR="00776B60">
        <w:rPr>
          <w:rFonts w:ascii="Fb Fontext" w:hAnsi="Fb Fontext" w:hint="cs"/>
          <w:rtl/>
        </w:rPr>
        <w:t>'</w:t>
      </w:r>
      <w:r w:rsidRPr="00C35A2C">
        <w:rPr>
          <w:rFonts w:ascii="Fb Fontext" w:hAnsi="Fb Fontext"/>
          <w:rtl/>
        </w:rPr>
        <w:t>אין אדם עושה בעילתו זנות</w:t>
      </w:r>
      <w:r w:rsidR="00776B60">
        <w:rPr>
          <w:rFonts w:ascii="Fb Fontext" w:hAnsi="Fb Fontext" w:hint="cs"/>
          <w:rtl/>
        </w:rPr>
        <w:t xml:space="preserve">', </w:t>
      </w:r>
      <w:r w:rsidR="00776B60" w:rsidRPr="00754FAB">
        <w:rPr>
          <w:rStyle w:val="affff8"/>
          <w:rFonts w:hint="eastAsia"/>
          <w:rtl/>
        </w:rPr>
        <w:t>ואם</w:t>
      </w:r>
      <w:r w:rsidR="00776B60" w:rsidRPr="00754FAB">
        <w:rPr>
          <w:rStyle w:val="affff8"/>
          <w:rtl/>
        </w:rPr>
        <w:t xml:space="preserve"> תמאן </w:t>
      </w:r>
      <w:r w:rsidR="00776B60" w:rsidRPr="00A07384">
        <w:rPr>
          <w:rStyle w:val="affff8"/>
          <w:rFonts w:cs="PFT_Frank" w:hint="eastAsia"/>
          <w:b/>
          <w:bCs/>
          <w:szCs w:val="10"/>
          <w:rtl/>
        </w:rPr>
        <w:t>לא</w:t>
      </w:r>
      <w:r w:rsidR="00776B60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776B60" w:rsidRPr="00A07384">
        <w:rPr>
          <w:rStyle w:val="affff8"/>
          <w:rFonts w:cs="PFT_Frank" w:hint="eastAsia"/>
          <w:b/>
          <w:bCs/>
          <w:szCs w:val="10"/>
          <w:rtl/>
        </w:rPr>
        <w:t>ישאנה</w:t>
      </w:r>
      <w:r w:rsidR="00776B60" w:rsidRPr="00754FAB">
        <w:rPr>
          <w:rStyle w:val="affff8"/>
          <w:rtl/>
        </w:rPr>
        <w:t>.</w:t>
      </w:r>
    </w:p>
    <w:p w14:paraId="7AD07073" w14:textId="020EBCEC" w:rsidR="00B433C9" w:rsidRPr="00754FAB" w:rsidRDefault="00776B60" w:rsidP="00754FAB">
      <w:pPr>
        <w:pStyle w:val="affff7"/>
        <w:ind w:firstLine="113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ואפי</w:t>
      </w:r>
      <w:r w:rsidRPr="00A07384">
        <w:rPr>
          <w:rFonts w:cs="PFT_Frank"/>
          <w:b/>
          <w:bCs/>
          <w:szCs w:val="10"/>
          <w:rtl/>
        </w:rPr>
        <w:t>'</w:t>
      </w:r>
      <w:r w:rsidRPr="00754FAB">
        <w:rPr>
          <w:rtl/>
        </w:rPr>
        <w:t xml:space="preserve"> </w:t>
      </w:r>
      <w:r w:rsidR="00B433C9" w:rsidRPr="00754FAB">
        <w:rPr>
          <w:rtl/>
        </w:rPr>
        <w:t>נכנסה לחופה</w:t>
      </w:r>
      <w:r w:rsidRPr="00754FAB">
        <w:rPr>
          <w:rtl/>
        </w:rPr>
        <w:t xml:space="preserve"> </w:t>
      </w:r>
      <w:r w:rsidR="00B433C9" w:rsidRPr="00776B60">
        <w:rPr>
          <w:rFonts w:hint="cs"/>
          <w:rtl/>
        </w:rPr>
        <w:t>-</w:t>
      </w:r>
      <w:r w:rsidR="00B433C9" w:rsidRPr="00776B60">
        <w:rPr>
          <w:rtl/>
        </w:rPr>
        <w:t xml:space="preserve"> לא ניח</w:t>
      </w:r>
      <w:r w:rsidRPr="00776B60">
        <w:rPr>
          <w:rFonts w:hint="cs"/>
          <w:rtl/>
        </w:rPr>
        <w:t>"</w:t>
      </w:r>
      <w:r w:rsidR="00B433C9" w:rsidRPr="00776B60">
        <w:rPr>
          <w:rFonts w:hint="cs"/>
          <w:rtl/>
        </w:rPr>
        <w:t xml:space="preserve">ל </w:t>
      </w:r>
      <w:r w:rsidR="00B433C9" w:rsidRPr="00776B60">
        <w:rPr>
          <w:rtl/>
        </w:rPr>
        <w:t>חופה דאיסור</w:t>
      </w:r>
      <w:r w:rsidRPr="00776B60">
        <w:rPr>
          <w:rFonts w:hint="cs"/>
          <w:rtl/>
        </w:rPr>
        <w:t>,</w:t>
      </w:r>
      <w:r w:rsidRPr="00754FAB">
        <w:rPr>
          <w:rtl/>
        </w:rPr>
        <w:t xml:space="preserve"> </w:t>
      </w:r>
      <w:r w:rsidR="00B433C9" w:rsidRPr="00A07384">
        <w:rPr>
          <w:rFonts w:cs="PFT_Frank" w:hint="eastAsia"/>
          <w:b/>
          <w:bCs/>
          <w:szCs w:val="10"/>
          <w:rtl/>
        </w:rPr>
        <w:t>ו</w:t>
      </w:r>
      <w:r w:rsidR="00AB43C5" w:rsidRPr="00A07384">
        <w:rPr>
          <w:rFonts w:cs="PFT_Frank" w:hint="eastAsia"/>
          <w:b/>
          <w:bCs/>
          <w:szCs w:val="10"/>
          <w:rtl/>
        </w:rPr>
        <w:t>א</w:t>
      </w:r>
      <w:r w:rsidRPr="00A07384">
        <w:rPr>
          <w:rFonts w:cs="PFT_Frank" w:hint="eastAsia"/>
          <w:b/>
          <w:bCs/>
          <w:szCs w:val="10"/>
          <w:rtl/>
        </w:rPr>
        <w:t>פי</w:t>
      </w:r>
      <w:r w:rsidRPr="00A07384">
        <w:rPr>
          <w:rFonts w:cs="PFT_Frank"/>
          <w:b/>
          <w:bCs/>
          <w:szCs w:val="10"/>
          <w:rtl/>
        </w:rPr>
        <w:t>'</w:t>
      </w:r>
      <w:r w:rsidR="00B433C9" w:rsidRPr="00754FAB">
        <w:rPr>
          <w:rtl/>
        </w:rPr>
        <w:t xml:space="preserve"> </w:t>
      </w:r>
      <w:r w:rsidR="00B433C9" w:rsidRPr="00754FAB">
        <w:rPr>
          <w:rFonts w:hint="eastAsia"/>
          <w:rtl/>
        </w:rPr>
        <w:t>מסר</w:t>
      </w:r>
      <w:r w:rsidR="00B433C9" w:rsidRPr="00754FAB">
        <w:rPr>
          <w:rtl/>
        </w:rPr>
        <w:t xml:space="preserve"> </w:t>
      </w:r>
      <w:r w:rsidRPr="00754FAB">
        <w:rPr>
          <w:rtl/>
        </w:rPr>
        <w:t xml:space="preserve">- </w:t>
      </w:r>
      <w:r w:rsidR="00B433C9" w:rsidRPr="00754FAB">
        <w:rPr>
          <w:rFonts w:hint="eastAsia"/>
          <w:rtl/>
        </w:rPr>
        <w:t>לא</w:t>
      </w:r>
      <w:r w:rsidR="00B433C9" w:rsidRPr="00754FAB">
        <w:rPr>
          <w:rtl/>
        </w:rPr>
        <w:t xml:space="preserve"> </w:t>
      </w:r>
      <w:r w:rsidR="00B433C9" w:rsidRPr="00754FAB">
        <w:rPr>
          <w:rFonts w:hint="eastAsia"/>
          <w:rtl/>
        </w:rPr>
        <w:t>פלוג</w:t>
      </w:r>
      <w:r w:rsidRPr="00754FAB">
        <w:rPr>
          <w:rtl/>
        </w:rPr>
        <w:t>.</w:t>
      </w:r>
    </w:p>
    <w:p w14:paraId="5E4D2490" w14:textId="249FE76F" w:rsidR="005A6F0B" w:rsidRDefault="00B433C9" w:rsidP="00B55EDF">
      <w:pPr>
        <w:rPr>
          <w:rFonts w:ascii="Fb Fontext" w:hAnsi="Fb Fontext"/>
          <w:spacing w:val="-2"/>
          <w:sz w:val="32"/>
          <w:rtl/>
        </w:rPr>
      </w:pPr>
      <w:r w:rsidRPr="00D238B7">
        <w:rPr>
          <w:rStyle w:val="affff5"/>
          <w:rFonts w:hint="cs"/>
          <w:rtl/>
        </w:rPr>
        <w:t>ג.</w:t>
      </w:r>
      <w:r w:rsidRPr="000978D6">
        <w:rPr>
          <w:rFonts w:ascii="Fb Fontext" w:hAnsi="Fb Fontext" w:hint="cs"/>
          <w:spacing w:val="-2"/>
          <w:sz w:val="32"/>
          <w:rtl/>
        </w:rPr>
        <w:t xml:space="preserve"> </w:t>
      </w:r>
      <w:r w:rsidRPr="000978D6">
        <w:rPr>
          <w:rFonts w:ascii="Fb Fontext" w:hAnsi="Fb Fontext"/>
          <w:spacing w:val="-2"/>
          <w:sz w:val="32"/>
          <w:rtl/>
        </w:rPr>
        <w:t xml:space="preserve">משום </w:t>
      </w:r>
      <w:r w:rsidR="00776B60">
        <w:rPr>
          <w:rFonts w:ascii="Fb Fontext" w:hAnsi="Fb Fontext" w:hint="cs"/>
          <w:spacing w:val="-2"/>
          <w:sz w:val="32"/>
          <w:rtl/>
        </w:rPr>
        <w:t>'</w:t>
      </w:r>
      <w:r w:rsidRPr="000978D6">
        <w:rPr>
          <w:rFonts w:ascii="Fb Fontext" w:hAnsi="Fb Fontext"/>
          <w:spacing w:val="-2"/>
          <w:sz w:val="32"/>
          <w:rtl/>
        </w:rPr>
        <w:t>פירי</w:t>
      </w:r>
      <w:r w:rsidR="00776B60">
        <w:rPr>
          <w:rFonts w:ascii="Fb Fontext" w:hAnsi="Fb Fontext" w:hint="cs"/>
          <w:spacing w:val="-2"/>
          <w:sz w:val="32"/>
          <w:rtl/>
        </w:rPr>
        <w:t>'</w:t>
      </w:r>
      <w:r w:rsidR="005A6F0B" w:rsidRPr="00754FAB">
        <w:rPr>
          <w:rStyle w:val="affff8"/>
          <w:rtl/>
        </w:rPr>
        <w:t xml:space="preserve"> שמנישואין</w:t>
      </w:r>
      <w:r w:rsidRPr="00754FAB">
        <w:rPr>
          <w:rStyle w:val="affff8"/>
          <w:rtl/>
        </w:rPr>
        <w:t>,</w:t>
      </w:r>
      <w:r w:rsidRPr="000978D6">
        <w:rPr>
          <w:rFonts w:ascii="Fb Fontext" w:hAnsi="Fb Fontext"/>
          <w:spacing w:val="-2"/>
          <w:sz w:val="32"/>
          <w:rtl/>
        </w:rPr>
        <w:t xml:space="preserve"> </w:t>
      </w:r>
      <w:r w:rsidR="00776B60">
        <w:rPr>
          <w:rFonts w:ascii="Fb Fontext" w:hAnsi="Fb Fontext" w:hint="cs"/>
          <w:spacing w:val="-2"/>
          <w:sz w:val="32"/>
          <w:rtl/>
        </w:rPr>
        <w:t>ו</w:t>
      </w:r>
      <w:r w:rsidRPr="000978D6">
        <w:rPr>
          <w:rFonts w:ascii="Fb Fontext" w:hAnsi="Fb Fontext"/>
          <w:spacing w:val="-2"/>
          <w:sz w:val="32"/>
          <w:rtl/>
        </w:rPr>
        <w:t>א</w:t>
      </w:r>
      <w:r w:rsidR="00776B60">
        <w:rPr>
          <w:rFonts w:ascii="Fb Fontext" w:hAnsi="Fb Fontext" w:hint="cs"/>
          <w:spacing w:val="-2"/>
          <w:sz w:val="32"/>
          <w:rtl/>
        </w:rPr>
        <w:t>ם</w:t>
      </w:r>
      <w:r w:rsidRPr="000978D6">
        <w:rPr>
          <w:rFonts w:ascii="Fb Fontext" w:hAnsi="Fb Fontext"/>
          <w:spacing w:val="-2"/>
          <w:sz w:val="32"/>
          <w:rtl/>
        </w:rPr>
        <w:t xml:space="preserve"> </w:t>
      </w:r>
      <w:r w:rsidR="00776B60">
        <w:rPr>
          <w:rFonts w:ascii="Fb Fontext" w:hAnsi="Fb Fontext" w:hint="cs"/>
          <w:spacing w:val="-2"/>
          <w:sz w:val="32"/>
          <w:rtl/>
        </w:rPr>
        <w:t>ת</w:t>
      </w:r>
      <w:r w:rsidRPr="000978D6">
        <w:rPr>
          <w:rFonts w:ascii="Fb Fontext" w:hAnsi="Fb Fontext" w:hint="cs"/>
          <w:spacing w:val="-2"/>
          <w:sz w:val="32"/>
          <w:rtl/>
        </w:rPr>
        <w:t>מא</w:t>
      </w:r>
      <w:r w:rsidR="00776B60">
        <w:rPr>
          <w:rFonts w:ascii="Fb Fontext" w:hAnsi="Fb Fontext" w:hint="cs"/>
          <w:spacing w:val="-2"/>
          <w:sz w:val="32"/>
          <w:rtl/>
        </w:rPr>
        <w:t>ן</w:t>
      </w:r>
      <w:r w:rsidRPr="000978D6">
        <w:rPr>
          <w:rFonts w:ascii="Fb Fontext" w:hAnsi="Fb Fontext"/>
          <w:spacing w:val="-2"/>
          <w:sz w:val="32"/>
          <w:rtl/>
        </w:rPr>
        <w:t xml:space="preserve"> </w:t>
      </w:r>
      <w:r w:rsidRPr="000978D6">
        <w:rPr>
          <w:rFonts w:ascii="Fb Fontext" w:hAnsi="Fb Fontext" w:hint="cs"/>
          <w:spacing w:val="-2"/>
          <w:sz w:val="32"/>
          <w:rtl/>
        </w:rPr>
        <w:t>י</w:t>
      </w:r>
      <w:r w:rsidR="005A6F0B">
        <w:rPr>
          <w:rFonts w:ascii="Fb Fontext" w:hAnsi="Fb Fontext" w:hint="cs"/>
          <w:spacing w:val="-2"/>
          <w:sz w:val="32"/>
          <w:rtl/>
        </w:rPr>
        <w:t>בזוז</w:t>
      </w:r>
      <w:r w:rsidRPr="000978D6">
        <w:rPr>
          <w:rFonts w:ascii="Fb Fontext" w:hAnsi="Fb Fontext" w:hint="cs"/>
          <w:spacing w:val="-2"/>
          <w:sz w:val="32"/>
          <w:rtl/>
        </w:rPr>
        <w:t xml:space="preserve"> </w:t>
      </w:r>
      <w:r w:rsidR="005A6F0B">
        <w:rPr>
          <w:rFonts w:ascii="Fb Fontext" w:hAnsi="Fb Fontext" w:hint="cs"/>
          <w:spacing w:val="-2"/>
          <w:sz w:val="32"/>
          <w:rtl/>
        </w:rPr>
        <w:t xml:space="preserve">פירות </w:t>
      </w:r>
      <w:r w:rsidR="005A6F0B" w:rsidRPr="00A07384">
        <w:rPr>
          <w:rStyle w:val="affff8"/>
          <w:rFonts w:cs="PFT_Frank" w:hint="eastAsia"/>
          <w:b/>
          <w:bCs/>
          <w:szCs w:val="10"/>
          <w:rtl/>
        </w:rPr>
        <w:t>ולא</w:t>
      </w:r>
      <w:r w:rsidR="005A6F0B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5A6F0B" w:rsidRPr="00A07384">
        <w:rPr>
          <w:rStyle w:val="affff8"/>
          <w:rFonts w:cs="PFT_Frank" w:hint="eastAsia"/>
          <w:b/>
          <w:bCs/>
          <w:szCs w:val="10"/>
          <w:rtl/>
        </w:rPr>
        <w:t>יטפל</w:t>
      </w:r>
      <w:r w:rsidR="005A6F0B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5A6F0B" w:rsidRPr="00A07384">
        <w:rPr>
          <w:rStyle w:val="affff8"/>
          <w:rFonts w:cs="PFT_Frank" w:hint="eastAsia"/>
          <w:b/>
          <w:bCs/>
          <w:szCs w:val="10"/>
          <w:rtl/>
        </w:rPr>
        <w:t>בקרן</w:t>
      </w:r>
      <w:r w:rsidR="005A6F0B" w:rsidRPr="00A07384">
        <w:rPr>
          <w:rStyle w:val="affff8"/>
          <w:rFonts w:cs="PFT_Frank"/>
          <w:b/>
          <w:bCs/>
          <w:szCs w:val="10"/>
          <w:rtl/>
        </w:rPr>
        <w:t>.</w:t>
      </w:r>
    </w:p>
    <w:p w14:paraId="0B993233" w14:textId="39959D08" w:rsidR="00B433C9" w:rsidRPr="00C35A2C" w:rsidRDefault="00B433C9" w:rsidP="00B55EDF">
      <w:pPr>
        <w:rPr>
          <w:rFonts w:ascii="Fb Fontext" w:hAnsi="Fb Fontext"/>
          <w:rtl/>
        </w:rPr>
      </w:pPr>
      <w:r w:rsidRPr="00D238B7">
        <w:rPr>
          <w:rStyle w:val="affff5"/>
          <w:rFonts w:hint="cs"/>
          <w:rtl/>
        </w:rPr>
        <w:t>ד.</w:t>
      </w:r>
      <w:r w:rsidRPr="008E6F81">
        <w:rPr>
          <w:rStyle w:val="affff5"/>
          <w:rtl/>
        </w:rPr>
        <w:t xml:space="preserve"> </w:t>
      </w:r>
      <w:r w:rsidR="005A6F0B">
        <w:rPr>
          <w:rFonts w:ascii="Fb Fontext" w:hAnsi="Fb Fontext" w:hint="cs"/>
          <w:sz w:val="32"/>
          <w:rtl/>
        </w:rPr>
        <w:t>'</w:t>
      </w:r>
      <w:r w:rsidRPr="00C35A2C">
        <w:rPr>
          <w:rFonts w:ascii="Fb Fontext" w:hAnsi="Fb Fontext"/>
          <w:sz w:val="32"/>
          <w:rtl/>
        </w:rPr>
        <w:t>אין אדם טורח בסעודה ומפסידה</w:t>
      </w:r>
      <w:r w:rsidR="005A6F0B">
        <w:rPr>
          <w:rFonts w:ascii="Fb Fontext" w:hAnsi="Fb Fontext" w:hint="cs"/>
          <w:sz w:val="32"/>
          <w:rtl/>
        </w:rPr>
        <w:t>'</w:t>
      </w:r>
      <w:r w:rsidR="005A6F0B">
        <w:rPr>
          <w:rFonts w:ascii="Fb Fontext" w:hAnsi="Fb Fontext" w:hint="cs"/>
          <w:rtl/>
        </w:rPr>
        <w:t xml:space="preserve">, </w:t>
      </w:r>
      <w:r w:rsidR="005A6F0B" w:rsidRPr="00477FB5">
        <w:rPr>
          <w:rStyle w:val="affff8"/>
          <w:rFonts w:hint="cs"/>
          <w:rtl/>
        </w:rPr>
        <w:t xml:space="preserve">ואם תמאן </w:t>
      </w:r>
      <w:r w:rsidR="005A6F0B" w:rsidRPr="00A07384">
        <w:rPr>
          <w:rStyle w:val="affff8"/>
          <w:rFonts w:cs="PFT_Frank" w:hint="cs"/>
          <w:b/>
          <w:bCs/>
          <w:szCs w:val="10"/>
          <w:rtl/>
        </w:rPr>
        <w:t>לא ישאנה</w:t>
      </w:r>
      <w:r w:rsidR="005A6F0B" w:rsidRPr="00477FB5">
        <w:rPr>
          <w:rStyle w:val="affff8"/>
          <w:rFonts w:hint="cs"/>
          <w:rtl/>
        </w:rPr>
        <w:t>.</w:t>
      </w:r>
    </w:p>
    <w:p w14:paraId="553FF8CC" w14:textId="1B30FAAC" w:rsidR="006E3496" w:rsidRDefault="005A6F0B" w:rsidP="00754FAB">
      <w:pPr>
        <w:pStyle w:val="affff7"/>
        <w:rPr>
          <w:rStyle w:val="affff5"/>
          <w:rtl/>
        </w:rPr>
      </w:pPr>
      <w:r w:rsidRPr="008E6F81">
        <w:rPr>
          <w:rStyle w:val="affff5"/>
          <w:rFonts w:hint="cs"/>
          <w:rtl/>
        </w:rPr>
        <w:t>וב</w:t>
      </w:r>
      <w:r w:rsidRPr="008E6F81">
        <w:rPr>
          <w:rStyle w:val="affff5"/>
          <w:rtl/>
        </w:rPr>
        <w:t>"</w:t>
      </w:r>
      <w:r w:rsidRPr="008E6F81">
        <w:rPr>
          <w:rStyle w:val="affff5"/>
          <w:rFonts w:hint="cs"/>
          <w:rtl/>
        </w:rPr>
        <w:t>ה</w:t>
      </w:r>
      <w:r w:rsidR="006E3496">
        <w:rPr>
          <w:rStyle w:val="affff5"/>
          <w:rFonts w:hint="cs"/>
          <w:rtl/>
        </w:rPr>
        <w:t xml:space="preserve"> עונים:</w:t>
      </w:r>
      <w:r w:rsidRPr="00C35A2C">
        <w:rPr>
          <w:rtl/>
        </w:rPr>
        <w:t xml:space="preserve"> </w:t>
      </w:r>
      <w:r w:rsidR="006E3496" w:rsidRPr="00754FAB">
        <w:rPr>
          <w:rStyle w:val="affff5"/>
          <w:rFonts w:hint="eastAsia"/>
          <w:rtl/>
        </w:rPr>
        <w:t>א</w:t>
      </w:r>
      <w:r w:rsidR="006E3496" w:rsidRPr="00754FAB">
        <w:rPr>
          <w:rStyle w:val="affff5"/>
          <w:rtl/>
        </w:rPr>
        <w:t>.</w:t>
      </w:r>
      <w:r w:rsidR="006E3496">
        <w:rPr>
          <w:rFonts w:hint="cs"/>
          <w:rtl/>
        </w:rPr>
        <w:t xml:space="preserve"> </w:t>
      </w:r>
      <w:r w:rsidRPr="00C35A2C">
        <w:rPr>
          <w:rtl/>
        </w:rPr>
        <w:t>ידעי דנישואי</w:t>
      </w:r>
      <w:r w:rsidR="006E3496">
        <w:rPr>
          <w:rFonts w:hint="cs"/>
          <w:rtl/>
        </w:rPr>
        <w:t>ה</w:t>
      </w:r>
      <w:r w:rsidRPr="00C35A2C">
        <w:rPr>
          <w:rtl/>
        </w:rPr>
        <w:t xml:space="preserve"> דרבנן</w:t>
      </w:r>
      <w:r w:rsidR="006E3496">
        <w:rPr>
          <w:rStyle w:val="affff5"/>
          <w:rFonts w:hint="cs"/>
          <w:rtl/>
        </w:rPr>
        <w:t xml:space="preserve">, </w:t>
      </w:r>
      <w:r>
        <w:rPr>
          <w:rStyle w:val="affff5"/>
          <w:rFonts w:hint="cs"/>
          <w:rtl/>
        </w:rPr>
        <w:t>ב</w:t>
      </w:r>
      <w:r w:rsidR="006E3496">
        <w:rPr>
          <w:rStyle w:val="affff5"/>
          <w:rFonts w:hint="cs"/>
          <w:rtl/>
        </w:rPr>
        <w:t>.</w:t>
      </w:r>
      <w:r w:rsidRPr="00C35A2C">
        <w:rPr>
          <w:sz w:val="32"/>
          <w:rtl/>
        </w:rPr>
        <w:t xml:space="preserve"> </w:t>
      </w:r>
      <w:r>
        <w:rPr>
          <w:sz w:val="32"/>
          <w:rtl/>
        </w:rPr>
        <w:t>יש</w:t>
      </w:r>
      <w:r w:rsidRPr="00C35A2C">
        <w:rPr>
          <w:sz w:val="32"/>
          <w:rtl/>
        </w:rPr>
        <w:t xml:space="preserve"> קדושין וכתובה</w:t>
      </w:r>
      <w:r w:rsidR="006E3496">
        <w:rPr>
          <w:rFonts w:hint="cs"/>
          <w:sz w:val="32"/>
          <w:rtl/>
        </w:rPr>
        <w:t xml:space="preserve"> ואינו זנות</w:t>
      </w:r>
      <w:r w:rsidRPr="00C35A2C">
        <w:rPr>
          <w:sz w:val="32"/>
          <w:rtl/>
        </w:rPr>
        <w:t xml:space="preserve">, </w:t>
      </w:r>
    </w:p>
    <w:p w14:paraId="0F278694" w14:textId="7CE16BD1" w:rsidR="00B433C9" w:rsidRPr="00C35A2C" w:rsidRDefault="006E3496" w:rsidP="00754FAB">
      <w:pPr>
        <w:pStyle w:val="affff7"/>
        <w:rPr>
          <w:rFonts w:cs="Guttman Vilna"/>
          <w:b/>
          <w:bCs/>
          <w:sz w:val="32"/>
          <w:rtl/>
        </w:rPr>
      </w:pPr>
      <w:r>
        <w:rPr>
          <w:rStyle w:val="affff5"/>
          <w:rFonts w:hint="cs"/>
          <w:rtl/>
        </w:rPr>
        <w:t>ג.</w:t>
      </w:r>
      <w:r w:rsidR="005A6F0B" w:rsidRPr="008E6F81">
        <w:rPr>
          <w:rStyle w:val="affff5"/>
          <w:rFonts w:hint="cs"/>
          <w:rtl/>
        </w:rPr>
        <w:t xml:space="preserve"> </w:t>
      </w:r>
      <w:r>
        <w:rPr>
          <w:rFonts w:hint="cs"/>
          <w:sz w:val="32"/>
          <w:rtl/>
        </w:rPr>
        <w:t>י</w:t>
      </w:r>
      <w:r w:rsidR="005A6F0B">
        <w:rPr>
          <w:rFonts w:hint="cs"/>
          <w:sz w:val="32"/>
          <w:rtl/>
        </w:rPr>
        <w:t>שביח</w:t>
      </w:r>
      <w:r>
        <w:rPr>
          <w:rFonts w:hint="cs"/>
          <w:sz w:val="32"/>
          <w:rtl/>
        </w:rPr>
        <w:t xml:space="preserve"> הנכסים</w:t>
      </w:r>
      <w:r w:rsidR="005A6F0B">
        <w:rPr>
          <w:rFonts w:hint="cs"/>
          <w:sz w:val="32"/>
          <w:rtl/>
        </w:rPr>
        <w:t xml:space="preserve"> </w:t>
      </w:r>
      <w:r>
        <w:rPr>
          <w:rFonts w:hint="cs"/>
          <w:sz w:val="32"/>
          <w:rtl/>
        </w:rPr>
        <w:t>ש</w:t>
      </w:r>
      <w:r w:rsidR="005A6F0B">
        <w:rPr>
          <w:rFonts w:hint="cs"/>
          <w:sz w:val="32"/>
          <w:rtl/>
        </w:rPr>
        <w:t>לא</w:t>
      </w:r>
      <w:r w:rsidR="005A6F0B" w:rsidRPr="00C35A2C">
        <w:rPr>
          <w:rFonts w:hint="cs"/>
          <w:sz w:val="32"/>
          <w:rtl/>
        </w:rPr>
        <w:t xml:space="preserve"> ייעצו לה ל</w:t>
      </w:r>
      <w:r>
        <w:rPr>
          <w:rFonts w:hint="cs"/>
          <w:sz w:val="32"/>
          <w:rtl/>
        </w:rPr>
        <w:t>מאן</w:t>
      </w:r>
      <w:r>
        <w:rPr>
          <w:rStyle w:val="affff5"/>
          <w:rFonts w:hint="cs"/>
          <w:rtl/>
        </w:rPr>
        <w:t>, ד.</w:t>
      </w:r>
      <w:r w:rsidR="00B433C9" w:rsidRPr="00C35A2C">
        <w:rPr>
          <w:sz w:val="32"/>
          <w:rtl/>
        </w:rPr>
        <w:t xml:space="preserve"> ניח</w:t>
      </w:r>
      <w:r>
        <w:rPr>
          <w:rFonts w:hint="cs"/>
          <w:sz w:val="32"/>
          <w:rtl/>
        </w:rPr>
        <w:t>א להם</w:t>
      </w:r>
      <w:r w:rsidR="00B433C9" w:rsidRPr="00C35A2C">
        <w:rPr>
          <w:sz w:val="32"/>
          <w:rtl/>
        </w:rPr>
        <w:t xml:space="preserve"> </w:t>
      </w:r>
      <w:r w:rsidR="000A6071">
        <w:rPr>
          <w:rFonts w:hint="cs"/>
          <w:sz w:val="32"/>
          <w:rtl/>
        </w:rPr>
        <w:t>שיצא עליהם קול נישואין</w:t>
      </w:r>
      <w:r>
        <w:rPr>
          <w:rFonts w:hint="cs"/>
          <w:sz w:val="32"/>
          <w:rtl/>
        </w:rPr>
        <w:t>.</w:t>
      </w:r>
      <w:r w:rsidR="000A6071">
        <w:rPr>
          <w:rFonts w:hint="cs"/>
          <w:sz w:val="32"/>
          <w:rtl/>
        </w:rPr>
        <w:t xml:space="preserve"> </w:t>
      </w:r>
    </w:p>
    <w:p w14:paraId="315A97FE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קז:</w:t>
      </w:r>
    </w:p>
    <w:p w14:paraId="7B85AA23" w14:textId="2FF9811C" w:rsidR="00B433C9" w:rsidRPr="00135227" w:rsidRDefault="00B433C9" w:rsidP="007C50EB">
      <w:pPr>
        <w:pStyle w:val="afff4"/>
        <w:rPr>
          <w:rStyle w:val="afff1"/>
          <w:rFonts w:ascii="Fb Fontext" w:hAnsi="Fb Fontext"/>
          <w:b/>
          <w:bCs w:val="0"/>
          <w:rtl/>
        </w:rPr>
      </w:pPr>
      <w:ins w:id="9985" w:author="מספור קטעי משנה" w:date="2026-10-06T06:45:58Z">
        <w:r>
          <w:rPr>
            <w:rStyle w:val="MisparKeta"/>
          </w:rPr>
          <w:t xml:space="preserve">א. </w:t>
        </w:r>
      </w:ins>
      <w:bookmarkStart w:id="1213" w:name="_Toc119173174"/>
      <w:bookmarkStart w:id="1214" w:name="_Toc119230268"/>
      <w:r w:rsidRPr="00135227">
        <w:rPr>
          <w:rStyle w:val="afff1"/>
          <w:rFonts w:ascii="Fb Fontext" w:hAnsi="Fb Fontext"/>
          <w:b/>
          <w:bCs w:val="0"/>
          <w:rtl/>
        </w:rPr>
        <w:t>ב"ה: בבעל וביבם.</w:t>
      </w:r>
      <w:bookmarkEnd w:id="1213"/>
      <w:bookmarkEnd w:id="1214"/>
    </w:p>
    <w:p w14:paraId="70A0E19A" w14:textId="18DF2491" w:rsidR="00037FEC" w:rsidRDefault="00037FEC" w:rsidP="00B55EDF">
      <w:pPr>
        <w:rPr>
          <w:rStyle w:val="affff8"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8E6F81">
        <w:rPr>
          <w:rStyle w:val="affff5"/>
          <w:rtl/>
        </w:rPr>
        <w:t>ר</w:t>
      </w:r>
      <w:r w:rsidR="00AB42A4">
        <w:rPr>
          <w:rStyle w:val="affff5"/>
          <w:rFonts w:hint="cs"/>
          <w:rtl/>
        </w:rPr>
        <w:t xml:space="preserve">' </w:t>
      </w:r>
      <w:r w:rsidR="00B433C9" w:rsidRPr="008E6F81">
        <w:rPr>
          <w:rStyle w:val="affff5"/>
          <w:rtl/>
        </w:rPr>
        <w:t>א</w:t>
      </w:r>
      <w:r w:rsidR="00AB42A4">
        <w:rPr>
          <w:rStyle w:val="affff5"/>
          <w:rFonts w:hint="cs"/>
          <w:rtl/>
        </w:rPr>
        <w:t>ושעיא</w:t>
      </w:r>
      <w:r w:rsidR="00B433C9" w:rsidRPr="008E6F81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ממאנת למאמרו</w:t>
      </w:r>
      <w:r w:rsidR="00B433C9"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של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ייבם</w:t>
      </w:r>
      <w:r w:rsidRPr="00754FAB">
        <w:rPr>
          <w:rStyle w:val="affff8"/>
          <w:rtl/>
        </w:rPr>
        <w:t>,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ו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ל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א לזיקתו</w:t>
      </w:r>
      <w:r w:rsidR="00B433C9" w:rsidRPr="000A6071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ליפטר מחליצתו.</w:t>
      </w:r>
    </w:p>
    <w:p w14:paraId="51DCE9C3" w14:textId="438A866C" w:rsidR="00B433C9" w:rsidRPr="00C35A2C" w:rsidRDefault="00037FEC" w:rsidP="00B55EDF">
      <w:pPr>
        <w:rPr>
          <w:rFonts w:ascii="Fb Fontext" w:hAnsi="Fb Fontext" w:cs="Guttman Vilna"/>
          <w:b/>
          <w:bCs/>
          <w:sz w:val="32"/>
          <w:rtl/>
        </w:rPr>
      </w:pPr>
      <w:r w:rsidRPr="00754FAB">
        <w:rPr>
          <w:rStyle w:val="affff5"/>
          <w:rFonts w:hint="eastAsia"/>
          <w:rtl/>
        </w:rPr>
        <w:t>ולא</w:t>
      </w:r>
      <w:r w:rsidRPr="00754FAB">
        <w:rPr>
          <w:rStyle w:val="affff5"/>
          <w:rtl/>
        </w:rPr>
        <w:t xml:space="preserve"> </w:t>
      </w:r>
      <w:r w:rsidRPr="00754FAB">
        <w:rPr>
          <w:rStyle w:val="affff5"/>
          <w:rFonts w:hint="eastAsia"/>
          <w:rtl/>
        </w:rPr>
        <w:t>משום</w:t>
      </w:r>
      <w:r>
        <w:rPr>
          <w:rStyle w:val="affff8"/>
          <w:rFonts w:hint="cs"/>
          <w:rtl/>
        </w:rPr>
        <w:t xml:space="preserve"> דחל </w:t>
      </w:r>
      <w:r w:rsidRPr="00AB42A4">
        <w:rPr>
          <w:rStyle w:val="affff8"/>
          <w:rFonts w:hint="cs"/>
          <w:rtl/>
        </w:rPr>
        <w:t xml:space="preserve">בעל כרחה </w:t>
      </w:r>
      <w:r>
        <w:rPr>
          <w:rStyle w:val="affff8"/>
          <w:rFonts w:hint="cs"/>
          <w:rtl/>
        </w:rPr>
        <w:t>- א"כ ביאה נמי</w:t>
      </w:r>
      <w:r w:rsidR="00AB42A4">
        <w:rPr>
          <w:rStyle w:val="affff8"/>
          <w:rFonts w:hint="cs"/>
          <w:rtl/>
        </w:rPr>
        <w:t xml:space="preserve"> לא </w:t>
      </w:r>
      <w:r w:rsidR="003B5C22">
        <w:rPr>
          <w:rStyle w:val="affff8"/>
          <w:rFonts w:hint="cs"/>
          <w:rtl/>
        </w:rPr>
        <w:t>ת</w:t>
      </w:r>
      <w:r w:rsidR="00AB42A4">
        <w:rPr>
          <w:rStyle w:val="affff8"/>
          <w:rFonts w:hint="cs"/>
          <w:rtl/>
        </w:rPr>
        <w:t>מאן</w:t>
      </w:r>
      <w:r>
        <w:rPr>
          <w:rStyle w:val="affff8"/>
          <w:rFonts w:hint="cs"/>
          <w:rtl/>
        </w:rPr>
        <w:t xml:space="preserve">, </w:t>
      </w:r>
      <w:r w:rsidRPr="00754FAB">
        <w:rPr>
          <w:rStyle w:val="affff5"/>
          <w:rFonts w:hint="eastAsia"/>
          <w:rtl/>
        </w:rPr>
        <w:t>אלא</w:t>
      </w:r>
      <w:r w:rsidRPr="00754FAB">
        <w:rPr>
          <w:rStyle w:val="affff5"/>
          <w:rtl/>
        </w:rPr>
        <w:t>:</w:t>
      </w:r>
      <w:r>
        <w:rPr>
          <w:rStyle w:val="affff8"/>
          <w:rFonts w:hint="cs"/>
          <w:rtl/>
        </w:rPr>
        <w:t xml:space="preserve"> </w:t>
      </w:r>
      <w:r w:rsidR="00B433C9" w:rsidRPr="000A6071">
        <w:rPr>
          <w:rStyle w:val="affff8"/>
          <w:rFonts w:hint="cs"/>
          <w:rtl/>
        </w:rPr>
        <w:t>דרחמנא רמי עלה</w:t>
      </w:r>
      <w:r w:rsidR="00B433C9" w:rsidRPr="000A6071">
        <w:rPr>
          <w:rStyle w:val="affff8"/>
          <w:rtl/>
        </w:rPr>
        <w:t>.</w:t>
      </w:r>
    </w:p>
    <w:p w14:paraId="2300D128" w14:textId="197C1B52" w:rsidR="00B433C9" w:rsidRPr="00C35A2C" w:rsidRDefault="00AB42A4" w:rsidP="00B55EDF">
      <w:pPr>
        <w:rPr>
          <w:rFonts w:ascii="Fb Fontext" w:hAnsi="Fb Fontext" w:cs="Guttman Vilna"/>
          <w:b/>
          <w:bCs/>
          <w:rtl/>
        </w:rPr>
      </w:pPr>
      <w:r>
        <w:rPr>
          <w:rStyle w:val="affff5"/>
          <w:rFonts w:hint="cs"/>
          <w:rtl/>
        </w:rPr>
        <w:t xml:space="preserve">ב. </w:t>
      </w:r>
      <w:r>
        <w:rPr>
          <w:rStyle w:val="affff5"/>
          <w:rtl/>
        </w:rPr>
        <w:t xml:space="preserve">עולא</w:t>
      </w:r>
      <w:del w:id="41030" w:author="Claude" w:date="2026-10-07T09:24:50Z">
        <w:r>
          <w:rPr>
            <w:rStyle w:val="affff5"/>
            <w:rtl/>
          </w:rPr>
          <w:delText xml:space="preserve"> </w:delText>
        </w:r>
      </w:del>
      <w:r>
        <w:rPr>
          <w:rStyle w:val="affff5"/>
          <w:rtl/>
        </w:rPr>
        <w:t xml:space="preserve">:</w:t>
      </w:r>
      <w:r w:rsidR="00B433C9" w:rsidRPr="00C35A2C">
        <w:rPr>
          <w:rFonts w:ascii="Fb Fontext" w:hAnsi="Fb Fontext"/>
          <w:rtl/>
        </w:rPr>
        <w:t xml:space="preserve"> ממאנת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אף לזיקתו</w:t>
      </w:r>
      <w:r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 w:hint="cs"/>
          <w:rtl/>
        </w:rPr>
        <w:t xml:space="preserve"> </w:t>
      </w:r>
      <w:r w:rsidR="000A6071">
        <w:rPr>
          <w:rFonts w:ascii="Fb Fontext" w:hAnsi="Fb Fontext" w:hint="cs"/>
          <w:rtl/>
        </w:rPr>
        <w:t xml:space="preserve">שעוקרת נישואין </w:t>
      </w:r>
      <w:r>
        <w:rPr>
          <w:rFonts w:ascii="Fb Fontext" w:hAnsi="Fb Fontext" w:hint="cs"/>
          <w:rtl/>
        </w:rPr>
        <w:t>ראשונים</w:t>
      </w:r>
      <w:r w:rsidR="00B433C9" w:rsidRPr="00C35A2C">
        <w:rPr>
          <w:rFonts w:ascii="Fb Fontext" w:hAnsi="Fb Fontext"/>
          <w:rtl/>
        </w:rPr>
        <w:t>.</w:t>
      </w:r>
    </w:p>
    <w:p w14:paraId="1F6351E6" w14:textId="7FABE322" w:rsidR="00AB42A4" w:rsidRDefault="00B433C9" w:rsidP="00AB42A4">
      <w:pPr>
        <w:rPr>
          <w:rStyle w:val="affff5"/>
          <w:rtl/>
        </w:rPr>
      </w:pPr>
      <w:r w:rsidRPr="00D1637C">
        <w:rPr>
          <w:rFonts w:cs="PFT_Frank" w:hint="cs"/>
          <w:b/>
          <w:bCs/>
          <w:szCs w:val="14"/>
          <w:rtl/>
        </w:rPr>
        <w:t>והך</w:t>
      </w:r>
      <w:r w:rsidRPr="00C35A2C">
        <w:rPr>
          <w:rFonts w:hint="cs"/>
          <w:rtl/>
        </w:rPr>
        <w:t xml:space="preserve"> ד</w:t>
      </w:r>
      <w:r w:rsidR="00AB42A4">
        <w:rPr>
          <w:rFonts w:hint="cs"/>
          <w:rtl/>
        </w:rPr>
        <w:t>ערוה ש</w:t>
      </w:r>
      <w:r w:rsidRPr="00C35A2C">
        <w:rPr>
          <w:rtl/>
        </w:rPr>
        <w:t>לא מיאנה - צרתה חולצת,</w:t>
      </w:r>
      <w:r w:rsidR="00AB42A4" w:rsidRPr="00754FAB">
        <w:rPr>
          <w:rtl/>
        </w:rPr>
        <w:t xml:space="preserve"> </w:t>
      </w:r>
      <w:r w:rsidR="00AB42A4" w:rsidRPr="00754FAB">
        <w:rPr>
          <w:rStyle w:val="affff8"/>
          <w:rFonts w:hint="eastAsia"/>
          <w:rtl/>
        </w:rPr>
        <w:t>וא</w:t>
      </w:r>
      <w:r w:rsidR="00AB42A4" w:rsidRPr="00754FAB">
        <w:rPr>
          <w:rStyle w:val="affff8"/>
          <w:rtl/>
        </w:rPr>
        <w:t>"א</w:t>
      </w:r>
      <w:r w:rsidRPr="00754FAB">
        <w:rPr>
          <w:rStyle w:val="affff8"/>
          <w:rtl/>
        </w:rPr>
        <w:t xml:space="preserve"> </w:t>
      </w:r>
      <w:r w:rsidR="00AB42A4">
        <w:rPr>
          <w:rStyle w:val="affff8"/>
          <w:rFonts w:hint="cs"/>
          <w:rtl/>
        </w:rPr>
        <w:t>שת</w:t>
      </w:r>
      <w:r w:rsidR="00AB42A4" w:rsidRPr="00754FAB">
        <w:rPr>
          <w:rStyle w:val="affff8"/>
          <w:rFonts w:hint="eastAsia"/>
          <w:rtl/>
        </w:rPr>
        <w:t>עקור</w:t>
      </w:r>
      <w:r w:rsidR="00AB42A4"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נישואין</w:t>
      </w:r>
      <w:r w:rsidR="00AB42A4">
        <w:rPr>
          <w:rStyle w:val="affff8"/>
          <w:rFonts w:hint="cs"/>
          <w:rtl/>
        </w:rPr>
        <w:t>!</w:t>
      </w:r>
      <w:r w:rsidRPr="00C35A2C">
        <w:rPr>
          <w:rFonts w:hint="cs"/>
          <w:rtl/>
        </w:rPr>
        <w:t xml:space="preserve"> </w:t>
      </w:r>
    </w:p>
    <w:p w14:paraId="68322F14" w14:textId="0DF66D5B" w:rsidR="00B433C9" w:rsidRPr="00C35A2C" w:rsidRDefault="00AB42A4" w:rsidP="00AB42A4">
      <w:pPr>
        <w:rPr>
          <w:rFonts w:ascii="Fb Fontext" w:hAnsi="Fb Fontext" w:cs="Guttman Vilna"/>
          <w:b/>
          <w:bCs/>
          <w:rtl/>
        </w:rPr>
      </w:pPr>
      <w:r w:rsidRPr="00754FAB">
        <w:rPr>
          <w:rtl/>
        </w:rPr>
        <w:t xml:space="preserve">- </w:t>
      </w:r>
      <w:r>
        <w:rPr>
          <w:rFonts w:ascii="Fb Fontext" w:hAnsi="Fb Fontext" w:hint="cs"/>
          <w:rtl/>
        </w:rPr>
        <w:t>שב</w:t>
      </w:r>
      <w:r w:rsidR="00B433C9" w:rsidRPr="00C35A2C">
        <w:rPr>
          <w:rFonts w:ascii="Fb Fontext" w:hAnsi="Fb Fontext"/>
          <w:rtl/>
        </w:rPr>
        <w:t xml:space="preserve">שעת נפילה 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/>
          <w:rtl/>
        </w:rPr>
        <w:t>נראית צרת בתו</w:t>
      </w:r>
      <w:r>
        <w:rPr>
          <w:rFonts w:ascii="Fb Fontext" w:hAnsi="Fb Fontext" w:hint="cs"/>
          <w:rtl/>
        </w:rPr>
        <w:t>'</w:t>
      </w:r>
      <w:r>
        <w:rPr>
          <w:rFonts w:hint="cs"/>
          <w:rtl/>
        </w:rPr>
        <w:t xml:space="preserve"> </w:t>
      </w:r>
      <w:r w:rsidR="003B5C22">
        <w:rPr>
          <w:rStyle w:val="affff8"/>
          <w:rFonts w:hint="cs"/>
          <w:rtl/>
        </w:rPr>
        <w:t>ש</w:t>
      </w:r>
      <w:r w:rsidRPr="00754FAB">
        <w:rPr>
          <w:rStyle w:val="affff8"/>
          <w:rFonts w:hint="eastAsia"/>
          <w:rtl/>
        </w:rPr>
        <w:t>לכן</w:t>
      </w:r>
      <w:r w:rsidRPr="00754FAB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'</w:t>
      </w:r>
      <w:r w:rsidRPr="00754FAB">
        <w:rPr>
          <w:rStyle w:val="affff8"/>
          <w:rFonts w:hint="eastAsia"/>
          <w:rtl/>
        </w:rPr>
        <w:t>מיאנה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ביבם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אסורה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לאביו</w:t>
      </w:r>
      <w:r>
        <w:rPr>
          <w:rStyle w:val="affff8"/>
          <w:rFonts w:hint="cs"/>
          <w:rtl/>
        </w:rPr>
        <w:t>'</w:t>
      </w:r>
      <w:r w:rsidRPr="00754FAB">
        <w:rPr>
          <w:rStyle w:val="affff8"/>
          <w:rtl/>
        </w:rPr>
        <w:t>.</w:t>
      </w:r>
      <w:r>
        <w:rPr>
          <w:rFonts w:ascii="Fb Fontext" w:hAnsi="Fb Fontext" w:cs="Guttman Vilna" w:hint="cs"/>
          <w:b/>
          <w:bCs/>
          <w:rtl/>
        </w:rPr>
        <w:t xml:space="preserve"> </w:t>
      </w:r>
    </w:p>
    <w:p w14:paraId="30041B7F" w14:textId="0A670B46" w:rsidR="00AB42A4" w:rsidRPr="00754FAB" w:rsidRDefault="00AB42A4" w:rsidP="00615A60">
      <w:pPr>
        <w:pStyle w:val="affff2"/>
        <w:rPr>
          <w:rtl/>
        </w:rPr>
      </w:pPr>
      <w:bookmarkStart w:id="1215" w:name="_Toc119173175"/>
      <w:bookmarkStart w:id="1216" w:name="_Toc119230269"/>
      <w:r w:rsidRPr="00754FAB">
        <w:rPr>
          <w:rFonts w:hint="eastAsia"/>
          <w:rtl/>
        </w:rPr>
        <w:t>מיאנה</w:t>
      </w:r>
      <w:r w:rsidRPr="00754FAB">
        <w:rPr>
          <w:rtl/>
        </w:rPr>
        <w:t xml:space="preserve"> </w:t>
      </w:r>
      <w:r w:rsidRPr="00754FAB">
        <w:rPr>
          <w:rFonts w:hint="eastAsia"/>
          <w:rtl/>
        </w:rPr>
        <w:t>ליבם</w:t>
      </w:r>
      <w:r w:rsidRPr="00754FAB">
        <w:rPr>
          <w:rtl/>
        </w:rPr>
        <w:t xml:space="preserve"> </w:t>
      </w:r>
      <w:r w:rsidRPr="00754FAB">
        <w:rPr>
          <w:rFonts w:hint="eastAsia"/>
          <w:rtl/>
        </w:rPr>
        <w:t>אחד</w:t>
      </w:r>
      <w:r w:rsidR="003B5C22">
        <w:rPr>
          <w:rFonts w:hint="cs"/>
          <w:rtl/>
        </w:rPr>
        <w:t>,</w:t>
      </w:r>
      <w:r w:rsidRPr="00754FAB">
        <w:rPr>
          <w:rtl/>
        </w:rPr>
        <w:t xml:space="preserve"> אם מותרת להתייבם ל</w:t>
      </w:r>
      <w:r w:rsidR="003B5C22">
        <w:rPr>
          <w:rFonts w:hint="cs"/>
          <w:rtl/>
        </w:rPr>
        <w:t>יבם</w:t>
      </w:r>
      <w:r w:rsidRPr="00754FAB">
        <w:rPr>
          <w:rtl/>
        </w:rPr>
        <w:t xml:space="preserve"> השני</w:t>
      </w:r>
      <w:bookmarkEnd w:id="1215"/>
      <w:bookmarkEnd w:id="1216"/>
    </w:p>
    <w:p w14:paraId="68450F2C" w14:textId="695871F4" w:rsidR="00B433C9" w:rsidRPr="00C35A2C" w:rsidRDefault="00AB42A4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8E6F81">
        <w:rPr>
          <w:rStyle w:val="affff5"/>
          <w:rtl/>
        </w:rPr>
        <w:t>רב:</w:t>
      </w:r>
      <w:r w:rsidR="00B433C9" w:rsidRPr="00C35A2C">
        <w:rPr>
          <w:rFonts w:ascii="Fb Fontext" w:hAnsi="Fb Fontext"/>
          <w:sz w:val="32"/>
          <w:rtl/>
        </w:rPr>
        <w:t xml:space="preserve"> מיאנה בזה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אסורה לזה</w:t>
      </w:r>
      <w:r w:rsidR="00B433C9" w:rsidRPr="00C35A2C">
        <w:rPr>
          <w:rFonts w:ascii="Fb Fontext" w:hAnsi="Fb Fontext"/>
          <w:sz w:val="32"/>
          <w:rtl/>
        </w:rPr>
        <w:t xml:space="preserve">, </w:t>
      </w:r>
      <w:r w:rsidR="00B433C9">
        <w:rPr>
          <w:rFonts w:ascii="Fb Fontext" w:hAnsi="Fb Fontext" w:hint="cs"/>
          <w:sz w:val="32"/>
          <w:rtl/>
        </w:rPr>
        <w:t>כ</w:t>
      </w:r>
      <w:r>
        <w:rPr>
          <w:rFonts w:ascii="Fb Fontext" w:hAnsi="Fb Fontext" w:hint="cs"/>
          <w:sz w:val="32"/>
          <w:rtl/>
        </w:rPr>
        <w:t xml:space="preserve">'נתן </w:t>
      </w:r>
      <w:r w:rsidR="00B433C9" w:rsidRPr="00C35A2C">
        <w:rPr>
          <w:rFonts w:ascii="Fb Fontext" w:hAnsi="Fb Fontext"/>
          <w:sz w:val="32"/>
          <w:rtl/>
        </w:rPr>
        <w:t>גט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 xml:space="preserve"> דאיתסרא לכולהו.</w:t>
      </w:r>
    </w:p>
    <w:p w14:paraId="6192EA33" w14:textId="275BB857" w:rsidR="00B433C9" w:rsidRDefault="00AB42A4" w:rsidP="00AB42A4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8E6F81">
        <w:rPr>
          <w:rStyle w:val="affff5"/>
          <w:rtl/>
        </w:rPr>
        <w:t>שמואל</w:t>
      </w:r>
      <w:r w:rsidR="00B433C9" w:rsidRPr="008E6F81">
        <w:rPr>
          <w:rStyle w:val="affff5"/>
          <w:rFonts w:hint="cs"/>
          <w:rtl/>
        </w:rPr>
        <w:t>: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מותרת לזה</w:t>
      </w:r>
      <w:r w:rsidR="00B433C9" w:rsidRPr="00C35A2C">
        <w:rPr>
          <w:rFonts w:ascii="Fb Fontext" w:hAnsi="Fb Fontext"/>
          <w:rtl/>
        </w:rPr>
        <w:t>, גט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 xml:space="preserve">הוא עושה, </w:t>
      </w:r>
      <w:r w:rsidR="00274003">
        <w:rPr>
          <w:rFonts w:ascii="Fb Fontext" w:hAnsi="Fb Fontext" w:hint="cs"/>
          <w:sz w:val="32"/>
          <w:rtl/>
        </w:rPr>
        <w:t xml:space="preserve">כאן </w:t>
      </w:r>
      <w:r>
        <w:rPr>
          <w:rFonts w:ascii="Fb Fontext" w:hAnsi="Fb Fontext" w:hint="cs"/>
          <w:sz w:val="32"/>
          <w:rtl/>
        </w:rPr>
        <w:t>היא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עושה ורק בו</w:t>
      </w:r>
      <w:r w:rsidR="00B433C9" w:rsidRPr="00C35A2C">
        <w:rPr>
          <w:rFonts w:ascii="Fb Fontext" w:hAnsi="Fb Fontext" w:hint="cs"/>
          <w:sz w:val="32"/>
          <w:rtl/>
        </w:rPr>
        <w:t>.</w:t>
      </w:r>
    </w:p>
    <w:p w14:paraId="2705D4AF" w14:textId="00A5864C" w:rsidR="00B433C9" w:rsidRPr="00C35A2C" w:rsidRDefault="00AB42A4" w:rsidP="00754FAB">
      <w:pPr>
        <w:rPr>
          <w:rFonts w:ascii="Fb Fontext" w:hAnsi="Fb Fontext" w:cs="Guttman Vilna"/>
          <w:b/>
          <w:bCs/>
          <w:sz w:val="32"/>
          <w:rtl/>
        </w:rPr>
      </w:pPr>
      <w:r>
        <w:rPr>
          <w:rStyle w:val="affff5"/>
          <w:rFonts w:hint="cs"/>
          <w:rtl/>
        </w:rPr>
        <w:lastRenderedPageBreak/>
        <w:t xml:space="preserve">ג. </w:t>
      </w:r>
      <w:r w:rsidR="00B433C9" w:rsidRPr="008E6F81">
        <w:rPr>
          <w:rStyle w:val="affff5"/>
          <w:rtl/>
        </w:rPr>
        <w:t>רא</w:t>
      </w:r>
      <w:r>
        <w:rPr>
          <w:rStyle w:val="affff5"/>
          <w:rFonts w:hint="cs"/>
          <w:rtl/>
        </w:rPr>
        <w:t>"</w:t>
      </w:r>
      <w:r w:rsidR="00B433C9" w:rsidRPr="008E6F81">
        <w:rPr>
          <w:rStyle w:val="affff5"/>
          <w:rtl/>
        </w:rPr>
        <w:t>ס: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מותרת אפי</w:t>
      </w:r>
      <w:r w:rsidRPr="00D1637C">
        <w:rPr>
          <w:rFonts w:ascii="Fb Fontext" w:hAnsi="Fb Fontext" w:cs="PFT_Frank" w:hint="cs"/>
          <w:b/>
          <w:bCs/>
          <w:sz w:val="32"/>
          <w:szCs w:val="14"/>
          <w:rtl/>
        </w:rPr>
        <w:t>'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לו</w:t>
      </w:r>
      <w:r w:rsidRPr="00D1637C">
        <w:rPr>
          <w:rFonts w:ascii="Fb Fontext" w:hAnsi="Fb Fontext" w:cs="PFT_Frank" w:hint="cs"/>
          <w:b/>
          <w:bCs/>
          <w:sz w:val="32"/>
          <w:szCs w:val="14"/>
          <w:rtl/>
        </w:rPr>
        <w:t>,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ש'</w:t>
      </w:r>
      <w:r w:rsidR="00B433C9" w:rsidRPr="00C35A2C">
        <w:rPr>
          <w:rFonts w:ascii="Fb Fontext" w:hAnsi="Fb Fontext" w:hint="cs"/>
          <w:sz w:val="32"/>
          <w:rtl/>
        </w:rPr>
        <w:t>אין מיאון לחצי זיקה</w:t>
      </w:r>
      <w:r>
        <w:rPr>
          <w:rFonts w:ascii="Fb Fontext" w:hAnsi="Fb Fontext" w:hint="cs"/>
          <w:sz w:val="32"/>
          <w:rtl/>
        </w:rPr>
        <w:t xml:space="preserve">' </w:t>
      </w:r>
      <w:r w:rsidRPr="00754FAB">
        <w:rPr>
          <w:rStyle w:val="affff8"/>
          <w:rFonts w:hint="eastAsia"/>
          <w:rtl/>
        </w:rPr>
        <w:t>אבל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בא</w:t>
      </w:r>
      <w:r w:rsidRPr="00754FAB">
        <w:rPr>
          <w:rStyle w:val="affff8"/>
          <w:rtl/>
        </w:rPr>
        <w:t xml:space="preserve">' </w:t>
      </w:r>
      <w:r w:rsidRPr="00754FAB">
        <w:rPr>
          <w:rStyle w:val="affff8"/>
          <w:rFonts w:hint="eastAsia"/>
          <w:rtl/>
        </w:rPr>
        <w:t>יש</w:t>
      </w:r>
      <w:r w:rsidRPr="00754FAB">
        <w:rPr>
          <w:rStyle w:val="affff8"/>
          <w:rtl/>
        </w:rPr>
        <w:t>.</w:t>
      </w:r>
    </w:p>
    <w:p w14:paraId="25BCF480" w14:textId="42F54739" w:rsidR="00B433C9" w:rsidRPr="00C35A2C" w:rsidRDefault="00B433C9" w:rsidP="00B55EDF">
      <w:pPr>
        <w:rPr>
          <w:rFonts w:ascii="Fb Fontext" w:hAnsi="Fb Fontext"/>
          <w:rtl/>
        </w:rPr>
      </w:pPr>
      <w:r w:rsidRPr="008E6F81">
        <w:rPr>
          <w:rStyle w:val="affff5"/>
          <w:rFonts w:hint="cs"/>
          <w:rtl/>
        </w:rPr>
        <w:t>מרי</w:t>
      </w:r>
      <w:r w:rsidRPr="008E6F81">
        <w:rPr>
          <w:rStyle w:val="affff5"/>
          <w:rtl/>
        </w:rPr>
        <w:t>"</w:t>
      </w:r>
      <w:r w:rsidRPr="008E6F81">
        <w:rPr>
          <w:rStyle w:val="affff5"/>
          <w:rFonts w:hint="cs"/>
          <w:rtl/>
        </w:rPr>
        <w:t>ו</w:t>
      </w:r>
      <w:r w:rsidRPr="008E6F81">
        <w:rPr>
          <w:rStyle w:val="affff5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מותרת לאחין</w:t>
      </w:r>
      <w:r w:rsidRPr="00C35A2C">
        <w:rPr>
          <w:rFonts w:ascii="Fb Fontext" w:hAnsi="Fb Fontext"/>
          <w:sz w:val="32"/>
          <w:rtl/>
        </w:rPr>
        <w:t xml:space="preserve"> ולא הודו לו</w:t>
      </w:r>
      <w:r w:rsidR="00AB42A4">
        <w:rPr>
          <w:rFonts w:ascii="Fb Fontext" w:hAnsi="Fb Fontext" w:hint="cs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 xml:space="preserve">- </w:t>
      </w:r>
      <w:r w:rsidRPr="00754FAB">
        <w:rPr>
          <w:rStyle w:val="affff5"/>
          <w:rFonts w:hint="eastAsia"/>
          <w:rtl/>
        </w:rPr>
        <w:t>רב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או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754FAB">
        <w:rPr>
          <w:rStyle w:val="affff5"/>
          <w:rFonts w:hint="eastAsia"/>
          <w:rtl/>
        </w:rPr>
        <w:t>ר</w:t>
      </w:r>
      <w:r w:rsidR="00AB42A4">
        <w:rPr>
          <w:rStyle w:val="affff5"/>
          <w:rFonts w:hint="cs"/>
          <w:rtl/>
        </w:rPr>
        <w:t xml:space="preserve">' </w:t>
      </w:r>
      <w:r w:rsidRPr="00754FAB">
        <w:rPr>
          <w:rStyle w:val="affff5"/>
          <w:rFonts w:hint="eastAsia"/>
          <w:rtl/>
        </w:rPr>
        <w:t>א</w:t>
      </w:r>
      <w:r w:rsidR="00AB42A4">
        <w:rPr>
          <w:rStyle w:val="affff5"/>
          <w:rFonts w:hint="cs"/>
          <w:rtl/>
        </w:rPr>
        <w:t>ושעיא</w:t>
      </w:r>
      <w:r w:rsidRPr="00C35A2C">
        <w:rPr>
          <w:rFonts w:ascii="Fb Fontext" w:hAnsi="Fb Fontext" w:hint="cs"/>
          <w:sz w:val="32"/>
          <w:rtl/>
        </w:rPr>
        <w:t xml:space="preserve">,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או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754FAB">
        <w:rPr>
          <w:rStyle w:val="affff5"/>
          <w:rFonts w:hint="eastAsia"/>
          <w:rtl/>
        </w:rPr>
        <w:t>רא</w:t>
      </w:r>
      <w:r w:rsidR="00AB42A4" w:rsidRPr="00754FAB">
        <w:rPr>
          <w:rStyle w:val="affff5"/>
          <w:rtl/>
        </w:rPr>
        <w:t>"</w:t>
      </w:r>
      <w:r w:rsidRPr="00754FAB">
        <w:rPr>
          <w:rStyle w:val="affff5"/>
          <w:rFonts w:hint="eastAsia"/>
          <w:rtl/>
        </w:rPr>
        <w:t>ס</w:t>
      </w:r>
      <w:r w:rsidR="00AB42A4" w:rsidRPr="00754FAB">
        <w:rPr>
          <w:rStyle w:val="affff5"/>
          <w:rtl/>
        </w:rPr>
        <w:t>.</w:t>
      </w:r>
    </w:p>
    <w:p w14:paraId="5F7E700D" w14:textId="753E2EAE" w:rsidR="00B433C9" w:rsidRPr="00C35A2C" w:rsidRDefault="00B433C9" w:rsidP="007C50EB">
      <w:pPr>
        <w:pStyle w:val="afff4"/>
        <w:rPr>
          <w:rtl/>
        </w:rPr>
      </w:pPr>
      <w:ins w:id="9986" w:author="מספור קטעי משנה" w:date="2026-10-06T06:45:58Z">
        <w:r>
          <w:rPr>
            <w:rStyle w:val="MisparKeta"/>
          </w:rPr>
          <w:t xml:space="preserve">ב. </w:t>
        </w:r>
      </w:ins>
      <w:bookmarkStart w:id="1217" w:name="_Toc119173176"/>
      <w:bookmarkStart w:id="1218" w:name="_Toc119230270"/>
      <w:r w:rsidRPr="00C35A2C">
        <w:rPr>
          <w:rStyle w:val="afff1"/>
          <w:bCs w:val="0"/>
          <w:rtl/>
        </w:rPr>
        <w:t>ב"ש: בפניו</w:t>
      </w:r>
      <w:r w:rsidR="005D77CC">
        <w:rPr>
          <w:rStyle w:val="afff1"/>
          <w:rFonts w:hint="cs"/>
          <w:bCs w:val="0"/>
          <w:rtl/>
        </w:rPr>
        <w:t>..</w:t>
      </w:r>
      <w:bookmarkEnd w:id="1217"/>
      <w:bookmarkEnd w:id="1218"/>
      <w:r w:rsidRPr="00C35A2C">
        <w:rPr>
          <w:rStyle w:val="afff1"/>
          <w:bCs w:val="0"/>
          <w:rtl/>
        </w:rPr>
        <w:t xml:space="preserve"> </w:t>
      </w:r>
    </w:p>
    <w:p w14:paraId="109D822F" w14:textId="17FD65C8" w:rsidR="00B433C9" w:rsidRDefault="000A6071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אמרו ב</w:t>
      </w:r>
      <w:r w:rsidR="005D77CC">
        <w:rPr>
          <w:rStyle w:val="affff5"/>
          <w:rFonts w:hint="cs"/>
          <w:rtl/>
        </w:rPr>
        <w:t>"</w:t>
      </w:r>
      <w:r>
        <w:rPr>
          <w:rStyle w:val="affff5"/>
          <w:rFonts w:hint="cs"/>
          <w:rtl/>
        </w:rPr>
        <w:t>ה לב</w:t>
      </w:r>
      <w:r w:rsidR="005D77CC">
        <w:rPr>
          <w:rStyle w:val="affff5"/>
          <w:rFonts w:hint="cs"/>
          <w:rtl/>
        </w:rPr>
        <w:t>"</w:t>
      </w:r>
      <w:r>
        <w:rPr>
          <w:rStyle w:val="affff5"/>
          <w:rFonts w:hint="cs"/>
          <w:rtl/>
        </w:rPr>
        <w:t>ש</w:t>
      </w:r>
      <w:r w:rsidR="00B433C9" w:rsidRPr="008E6F81">
        <w:rPr>
          <w:rStyle w:val="affff5"/>
          <w:rtl/>
        </w:rPr>
        <w:t xml:space="preserve">: </w:t>
      </w:r>
      <w:r w:rsidR="00B433C9" w:rsidRPr="00C35A2C">
        <w:rPr>
          <w:rFonts w:ascii="Fb Fontext" w:hAnsi="Fb Fontext"/>
          <w:rtl/>
        </w:rPr>
        <w:t xml:space="preserve">הלא </w:t>
      </w:r>
      <w:r w:rsidR="005D77CC">
        <w:rPr>
          <w:rStyle w:val="affff5"/>
          <w:rFonts w:hint="cs"/>
          <w:rtl/>
        </w:rPr>
        <w:t>ב</w:t>
      </w:r>
      <w:r w:rsidR="00B433C9" w:rsidRPr="00754FAB">
        <w:rPr>
          <w:rStyle w:val="affff5"/>
          <w:rtl/>
        </w:rPr>
        <w:t>פישון הגמל</w:t>
      </w:r>
      <w:r w:rsidR="00B433C9" w:rsidRPr="00C35A2C">
        <w:rPr>
          <w:rFonts w:ascii="Fb Fontext" w:hAnsi="Fb Fontext"/>
          <w:rtl/>
        </w:rPr>
        <w:t xml:space="preserve"> מיאנה שלא בפניו!</w:t>
      </w:r>
    </w:p>
    <w:p w14:paraId="0598084A" w14:textId="2BE21F78" w:rsidR="00B433C9" w:rsidRPr="005C5E95" w:rsidRDefault="00B433C9" w:rsidP="00B55EDF">
      <w:pPr>
        <w:rPr>
          <w:rFonts w:ascii="Fb Fontext" w:hAnsi="Fb Fontext"/>
          <w:spacing w:val="-6"/>
          <w:rtl/>
        </w:rPr>
      </w:pPr>
      <w:r w:rsidRPr="005C5E95">
        <w:rPr>
          <w:rStyle w:val="affff5"/>
          <w:spacing w:val="-6"/>
          <w:rtl/>
        </w:rPr>
        <w:t>א</w:t>
      </w:r>
      <w:r w:rsidR="005D77CC">
        <w:rPr>
          <w:rStyle w:val="affff5"/>
          <w:rFonts w:hint="cs"/>
          <w:spacing w:val="-6"/>
          <w:rtl/>
        </w:rPr>
        <w:t>"</w:t>
      </w:r>
      <w:r w:rsidR="000A6071" w:rsidRPr="005C5E95">
        <w:rPr>
          <w:rStyle w:val="affff5"/>
          <w:rFonts w:hint="cs"/>
          <w:spacing w:val="-6"/>
          <w:rtl/>
        </w:rPr>
        <w:t>ל</w:t>
      </w:r>
      <w:r w:rsidRPr="005C5E95">
        <w:rPr>
          <w:rStyle w:val="affff5"/>
          <w:spacing w:val="-6"/>
          <w:rtl/>
        </w:rPr>
        <w:t xml:space="preserve"> ב"ש: </w:t>
      </w:r>
      <w:r w:rsidRPr="005C5E95">
        <w:rPr>
          <w:rFonts w:ascii="Fb Fontext" w:hAnsi="Fb Fontext"/>
          <w:spacing w:val="-6"/>
          <w:rtl/>
        </w:rPr>
        <w:t>במדה כפו</w:t>
      </w:r>
      <w:r w:rsidR="005D77CC">
        <w:rPr>
          <w:rFonts w:ascii="Fb Fontext" w:hAnsi="Fb Fontext" w:hint="cs"/>
          <w:spacing w:val="-6"/>
          <w:rtl/>
        </w:rPr>
        <w:t>יה</w:t>
      </w:r>
      <w:r w:rsidRPr="005C5E95">
        <w:rPr>
          <w:rFonts w:ascii="Fb Fontext" w:hAnsi="Fb Fontext"/>
          <w:spacing w:val="-6"/>
          <w:rtl/>
        </w:rPr>
        <w:t xml:space="preserve"> </w:t>
      </w:r>
      <w:r w:rsidRPr="00754FAB">
        <w:rPr>
          <w:rStyle w:val="affff8"/>
          <w:rtl/>
        </w:rPr>
        <w:t xml:space="preserve">מדד </w:t>
      </w:r>
      <w:r w:rsidR="005D77CC" w:rsidRPr="00754FAB">
        <w:rPr>
          <w:rStyle w:val="affff8"/>
          <w:rFonts w:hint="eastAsia"/>
          <w:rtl/>
        </w:rPr>
        <w:t>בזז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נכסי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מלוג</w:t>
      </w:r>
      <w:r w:rsidRPr="00754FAB">
        <w:rPr>
          <w:rStyle w:val="affff8"/>
          <w:rtl/>
        </w:rPr>
        <w:t>,</w:t>
      </w:r>
      <w:r w:rsidRPr="005C5E95">
        <w:rPr>
          <w:rFonts w:ascii="Fb Fontext" w:hAnsi="Fb Fontext"/>
          <w:spacing w:val="-6"/>
          <w:rtl/>
        </w:rPr>
        <w:t xml:space="preserve"> לפיכך מדדו לו </w:t>
      </w:r>
      <w:r w:rsidR="005D77CC">
        <w:rPr>
          <w:rFonts w:ascii="Fb Fontext" w:hAnsi="Fb Fontext" w:hint="cs"/>
          <w:spacing w:val="-6"/>
          <w:rtl/>
        </w:rPr>
        <w:t>ב</w:t>
      </w:r>
      <w:r w:rsidRPr="005C5E95">
        <w:rPr>
          <w:rFonts w:ascii="Fb Fontext" w:hAnsi="Fb Fontext"/>
          <w:spacing w:val="-6"/>
          <w:rtl/>
        </w:rPr>
        <w:t>כפו</w:t>
      </w:r>
      <w:r w:rsidR="005D77CC">
        <w:rPr>
          <w:rFonts w:ascii="Fb Fontext" w:hAnsi="Fb Fontext" w:hint="cs"/>
          <w:spacing w:val="-6"/>
          <w:rtl/>
        </w:rPr>
        <w:t>יה</w:t>
      </w:r>
      <w:r w:rsidRPr="005C5E95">
        <w:rPr>
          <w:rFonts w:ascii="Fb Fontext" w:hAnsi="Fb Fontext"/>
          <w:spacing w:val="-6"/>
          <w:rtl/>
        </w:rPr>
        <w:t>.</w:t>
      </w:r>
    </w:p>
    <w:p w14:paraId="3482AFBD" w14:textId="0D7F0178" w:rsidR="00B433C9" w:rsidRDefault="00B433C9" w:rsidP="00754FAB">
      <w:pPr>
        <w:pStyle w:val="affff7"/>
        <w:jc w:val="center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ו</w:t>
      </w:r>
      <w:r w:rsidR="005D77CC" w:rsidRPr="00A07384">
        <w:rPr>
          <w:rFonts w:cs="PFT_Frank" w:hint="eastAsia"/>
          <w:b/>
          <w:bCs/>
          <w:szCs w:val="10"/>
          <w:rtl/>
        </w:rPr>
        <w:t>לשיטתם</w:t>
      </w:r>
      <w:r w:rsidR="005D77CC">
        <w:rPr>
          <w:rFonts w:hint="cs"/>
          <w:rtl/>
        </w:rPr>
        <w:t xml:space="preserve"> 'שנים עשו בו' - שהרי </w:t>
      </w:r>
      <w:r w:rsidR="00AB43C5">
        <w:rPr>
          <w:rFonts w:hint="cs"/>
          <w:rtl/>
        </w:rPr>
        <w:t>אף</w:t>
      </w:r>
      <w:r w:rsidRPr="00C35A2C">
        <w:rPr>
          <w:rFonts w:hint="cs"/>
          <w:rtl/>
        </w:rPr>
        <w:t xml:space="preserve"> דנשואה התירו</w:t>
      </w:r>
      <w:r w:rsidR="005D77CC">
        <w:rPr>
          <w:rFonts w:hint="cs"/>
          <w:rtl/>
        </w:rPr>
        <w:t>.</w:t>
      </w:r>
    </w:p>
    <w:p w14:paraId="592408EF" w14:textId="3AD5C8CD" w:rsidR="00B433C9" w:rsidRPr="00C35A2C" w:rsidRDefault="000A6071" w:rsidP="007C50EB">
      <w:pPr>
        <w:pStyle w:val="afff4"/>
        <w:rPr>
          <w:rStyle w:val="afff1"/>
          <w:bCs w:val="0"/>
          <w:rtl/>
        </w:rPr>
      </w:pPr>
      <w:ins w:id="9987" w:author="מספור קטעי משנה" w:date="2026-10-06T06:45:58Z">
        <w:r>
          <w:rPr>
            <w:rStyle w:val="MisparKeta"/>
          </w:rPr>
          <w:t xml:space="preserve">ד. </w:t>
        </w:r>
      </w:ins>
      <w:bookmarkStart w:id="1219" w:name="_Toc119173177"/>
      <w:bookmarkStart w:id="1220" w:name="_Toc119230271"/>
      <w:r>
        <w:rPr>
          <w:rStyle w:val="afff1"/>
          <w:bCs w:val="0"/>
          <w:rtl/>
        </w:rPr>
        <w:t>ב"ש</w:t>
      </w:r>
      <w:r w:rsidR="00B433C9" w:rsidRPr="00C35A2C">
        <w:rPr>
          <w:rStyle w:val="afff1"/>
          <w:bCs w:val="0"/>
          <w:rtl/>
        </w:rPr>
        <w:t>: בב"ד.</w:t>
      </w:r>
      <w:r w:rsidR="005D77CC">
        <w:rPr>
          <w:rStyle w:val="afff1"/>
          <w:rFonts w:hint="cs"/>
          <w:bCs w:val="0"/>
          <w:rtl/>
        </w:rPr>
        <w:t>.</w:t>
      </w:r>
      <w:bookmarkEnd w:id="1219"/>
      <w:bookmarkEnd w:id="1220"/>
    </w:p>
    <w:p w14:paraId="5677A04D" w14:textId="7B9093F4" w:rsidR="00B433C9" w:rsidRDefault="00B433C9" w:rsidP="00B55EDF">
      <w:pPr>
        <w:rPr>
          <w:rFonts w:ascii="Fb Fontext" w:hAnsi="Fb Fontext"/>
          <w:sz w:val="32"/>
          <w:rtl/>
        </w:rPr>
      </w:pPr>
      <w:r w:rsidRPr="008E6F81">
        <w:rPr>
          <w:rStyle w:val="affff5"/>
          <w:rtl/>
        </w:rPr>
        <w:t xml:space="preserve">תנן התם: </w:t>
      </w:r>
      <w:r w:rsidRPr="00C35A2C">
        <w:rPr>
          <w:rFonts w:ascii="Fb Fontext" w:hAnsi="Fb Fontext"/>
          <w:sz w:val="32"/>
          <w:rtl/>
        </w:rPr>
        <w:t xml:space="preserve">חליצה ומיאונין -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ב</w:t>
      </w:r>
      <w:r w:rsidR="005D77CC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ג</w:t>
      </w:r>
      <w:r w:rsidR="005D77CC" w:rsidRPr="00D1637C">
        <w:rPr>
          <w:rFonts w:ascii="Fb Fontext" w:hAnsi="Fb Fontext" w:cs="PFT_Frank"/>
          <w:b/>
          <w:bCs/>
          <w:sz w:val="32"/>
          <w:szCs w:val="14"/>
          <w:rtl/>
        </w:rPr>
        <w:t>'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.</w:t>
      </w:r>
    </w:p>
    <w:p w14:paraId="6AAC1293" w14:textId="1B1469D9" w:rsidR="005D77CC" w:rsidRDefault="00B433C9" w:rsidP="005D77CC">
      <w:pPr>
        <w:rPr>
          <w:rStyle w:val="affff5"/>
          <w:rtl/>
        </w:rPr>
      </w:pPr>
      <w:r w:rsidRPr="008E6F81">
        <w:rPr>
          <w:rStyle w:val="affff5"/>
          <w:rFonts w:hint="cs"/>
          <w:rtl/>
        </w:rPr>
        <w:t>רב</w:t>
      </w:r>
      <w:r w:rsidR="005D77CC">
        <w:rPr>
          <w:rStyle w:val="affff5"/>
          <w:rFonts w:hint="cs"/>
          <w:rtl/>
        </w:rPr>
        <w:t>ה</w:t>
      </w:r>
      <w:r w:rsidR="000A6071">
        <w:rPr>
          <w:rStyle w:val="affff5"/>
          <w:rFonts w:hint="cs"/>
          <w:rtl/>
        </w:rPr>
        <w:t>:</w:t>
      </w:r>
      <w:r w:rsidRPr="005D77CC">
        <w:rPr>
          <w:rStyle w:val="affff5"/>
          <w:rFonts w:hint="cs"/>
          <w:rtl/>
        </w:rPr>
        <w:t xml:space="preserve"> ב</w:t>
      </w:r>
      <w:r w:rsidRPr="005D77CC">
        <w:rPr>
          <w:rStyle w:val="affff5"/>
          <w:rtl/>
        </w:rPr>
        <w:t>"</w:t>
      </w:r>
      <w:r w:rsidRPr="005D77CC">
        <w:rPr>
          <w:rStyle w:val="affff5"/>
          <w:rFonts w:hint="cs"/>
          <w:rtl/>
        </w:rPr>
        <w:t>ש</w:t>
      </w:r>
      <w:r w:rsidRPr="00754FAB">
        <w:rPr>
          <w:rStyle w:val="affff5"/>
          <w:rtl/>
        </w:rPr>
        <w:t xml:space="preserve"> היא</w:t>
      </w:r>
      <w:r w:rsidR="005D77CC">
        <w:rPr>
          <w:rFonts w:ascii="Fb Fontext" w:hAnsi="Fb Fontext" w:hint="cs"/>
          <w:sz w:val="32"/>
          <w:rtl/>
        </w:rPr>
        <w:t>,</w:t>
      </w:r>
      <w:r w:rsidR="005D77CC">
        <w:rPr>
          <w:rStyle w:val="affff5"/>
          <w:rFonts w:hint="cs"/>
          <w:rtl/>
        </w:rPr>
        <w:t xml:space="preserve"> </w:t>
      </w:r>
      <w:r w:rsidRPr="008E6F81">
        <w:rPr>
          <w:rStyle w:val="affff5"/>
          <w:rtl/>
        </w:rPr>
        <w:t xml:space="preserve">אביי: </w:t>
      </w:r>
      <w:r w:rsidR="00AB43C5" w:rsidRPr="00754FAB">
        <w:rPr>
          <w:rStyle w:val="affff5"/>
          <w:rtl/>
        </w:rPr>
        <w:t>אף</w:t>
      </w:r>
      <w:r w:rsidRPr="00754FAB">
        <w:rPr>
          <w:rStyle w:val="affff5"/>
          <w:rtl/>
        </w:rPr>
        <w:t xml:space="preserve"> </w:t>
      </w:r>
      <w:r w:rsidR="000A6071" w:rsidRPr="005D77CC">
        <w:rPr>
          <w:rStyle w:val="affff5"/>
          <w:rFonts w:hint="cs"/>
          <w:rtl/>
        </w:rPr>
        <w:t>ב</w:t>
      </w:r>
      <w:r w:rsidR="005D77CC" w:rsidRPr="005D77CC">
        <w:rPr>
          <w:rStyle w:val="affff5"/>
          <w:rFonts w:hint="cs"/>
          <w:rtl/>
        </w:rPr>
        <w:t>"</w:t>
      </w:r>
      <w:r w:rsidR="000A6071" w:rsidRPr="005D77CC">
        <w:rPr>
          <w:rStyle w:val="affff5"/>
          <w:rFonts w:hint="cs"/>
          <w:rtl/>
        </w:rPr>
        <w:t>ה</w:t>
      </w:r>
      <w:r w:rsidRPr="00C35A2C">
        <w:rPr>
          <w:rFonts w:ascii="Fb Fontext" w:hAnsi="Fb Fontext"/>
          <w:sz w:val="32"/>
          <w:rtl/>
        </w:rPr>
        <w:t xml:space="preserve"> לא </w:t>
      </w:r>
      <w:r w:rsidR="005D77CC">
        <w:rPr>
          <w:rFonts w:ascii="Fb Fontext" w:hAnsi="Fb Fontext" w:hint="cs"/>
          <w:sz w:val="32"/>
          <w:rtl/>
        </w:rPr>
        <w:t>הצריכו</w:t>
      </w:r>
      <w:r w:rsidRPr="00C35A2C">
        <w:rPr>
          <w:rFonts w:ascii="Fb Fontext" w:hAnsi="Fb Fontext"/>
          <w:sz w:val="32"/>
          <w:rtl/>
        </w:rPr>
        <w:t xml:space="preserve"> מומחין, אבל </w:t>
      </w:r>
      <w:r w:rsidR="005D77CC">
        <w:rPr>
          <w:rFonts w:ascii="Fb Fontext" w:hAnsi="Fb Fontext" w:hint="cs"/>
          <w:sz w:val="32"/>
          <w:rtl/>
        </w:rPr>
        <w:t>ג'</w:t>
      </w:r>
      <w:r w:rsidRPr="00C35A2C">
        <w:rPr>
          <w:rFonts w:ascii="Fb Fontext" w:hAnsi="Fb Fontext"/>
          <w:sz w:val="32"/>
          <w:rtl/>
        </w:rPr>
        <w:t xml:space="preserve"> </w:t>
      </w:r>
      <w:r w:rsidR="005D77CC">
        <w:rPr>
          <w:rFonts w:ascii="Fb Fontext" w:hAnsi="Fb Fontext" w:hint="cs"/>
          <w:sz w:val="32"/>
          <w:rtl/>
        </w:rPr>
        <w:t>כ</w:t>
      </w:r>
      <w:r w:rsidRPr="00C35A2C">
        <w:rPr>
          <w:rFonts w:ascii="Fb Fontext" w:hAnsi="Fb Fontext"/>
          <w:sz w:val="32"/>
          <w:rtl/>
        </w:rPr>
        <w:t>ן</w:t>
      </w:r>
      <w:r w:rsidR="005D77CC" w:rsidRPr="00754FAB">
        <w:rPr>
          <w:rtl/>
        </w:rPr>
        <w:t>,</w:t>
      </w:r>
      <w:r w:rsidR="005D77CC">
        <w:rPr>
          <w:rFonts w:hint="cs"/>
          <w:rtl/>
        </w:rPr>
        <w:t xml:space="preserve"> </w:t>
      </w:r>
      <w:r w:rsidR="005D77CC">
        <w:rPr>
          <w:rStyle w:val="affff5"/>
          <w:rFonts w:hint="cs"/>
          <w:rtl/>
        </w:rPr>
        <w:t>ו</w:t>
      </w:r>
      <w:r w:rsidRPr="005C5E95">
        <w:rPr>
          <w:rStyle w:val="affff5"/>
          <w:rtl/>
        </w:rPr>
        <w:t>תנ</w:t>
      </w:r>
      <w:r w:rsidR="005D77CC">
        <w:rPr>
          <w:rStyle w:val="affff5"/>
          <w:rFonts w:hint="cs"/>
          <w:rtl/>
        </w:rPr>
        <w:t>"ה,</w:t>
      </w:r>
    </w:p>
    <w:p w14:paraId="0C03255D" w14:textId="4E165BE8" w:rsidR="00B433C9" w:rsidRPr="00C35A2C" w:rsidRDefault="00B433C9" w:rsidP="005D77CC">
      <w:pPr>
        <w:rPr>
          <w:rFonts w:ascii="Fb Fontext" w:hAnsi="Fb Fontext"/>
          <w:rtl/>
        </w:rPr>
      </w:pPr>
      <w:r w:rsidRPr="008E6F81">
        <w:rPr>
          <w:rStyle w:val="affff5"/>
          <w:rFonts w:hint="cs"/>
          <w:rtl/>
        </w:rPr>
        <w:t>ריבר</w:t>
      </w:r>
      <w:r w:rsidRPr="008E6F81">
        <w:rPr>
          <w:rStyle w:val="affff5"/>
          <w:rtl/>
        </w:rPr>
        <w:t>"</w:t>
      </w:r>
      <w:r w:rsidRPr="008E6F81">
        <w:rPr>
          <w:rStyle w:val="affff5"/>
          <w:rFonts w:hint="cs"/>
          <w:rtl/>
        </w:rPr>
        <w:t>י וראבר</w:t>
      </w:r>
      <w:r w:rsidRPr="008E6F81">
        <w:rPr>
          <w:rStyle w:val="affff5"/>
          <w:rtl/>
        </w:rPr>
        <w:t>"</w:t>
      </w:r>
      <w:r w:rsidRPr="008E6F81">
        <w:rPr>
          <w:rStyle w:val="affff5"/>
          <w:rFonts w:hint="cs"/>
          <w:rtl/>
        </w:rPr>
        <w:t>ש</w:t>
      </w:r>
      <w:r w:rsidR="005D77CC">
        <w:rPr>
          <w:rStyle w:val="affff5"/>
          <w:rFonts w:hint="cs"/>
          <w:rtl/>
        </w:rPr>
        <w:t>: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מכשירין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ב</w:t>
      </w:r>
      <w:r w:rsidR="005D77CC" w:rsidRPr="00D1637C">
        <w:rPr>
          <w:rFonts w:ascii="Fb Fontext" w:hAnsi="Fb Fontext" w:cs="PFT_Frank" w:hint="eastAsia"/>
          <w:b/>
          <w:bCs/>
          <w:szCs w:val="14"/>
          <w:rtl/>
        </w:rPr>
        <w:t>ב</w:t>
      </w:r>
      <w:r w:rsidR="005D77CC" w:rsidRPr="00D1637C">
        <w:rPr>
          <w:rFonts w:ascii="Fb Fontext" w:hAnsi="Fb Fontext" w:cs="PFT_Frank"/>
          <w:b/>
          <w:bCs/>
          <w:szCs w:val="14"/>
          <w:rtl/>
        </w:rPr>
        <w:t>'</w:t>
      </w:r>
      <w:r w:rsidR="005D77CC" w:rsidRPr="00D1637C">
        <w:rPr>
          <w:rFonts w:ascii="Fb Fontext" w:hAnsi="Fb Fontext" w:cs="PFT_Frank" w:hint="cs"/>
          <w:b/>
          <w:bCs/>
          <w:szCs w:val="14"/>
          <w:rtl/>
        </w:rPr>
        <w:t>,</w:t>
      </w:r>
      <w:r w:rsidR="005D77CC">
        <w:rPr>
          <w:rStyle w:val="affff5"/>
          <w:rFonts w:hint="cs"/>
          <w:rtl/>
        </w:rPr>
        <w:t xml:space="preserve"> </w:t>
      </w:r>
      <w:r w:rsidR="005D77CC">
        <w:rPr>
          <w:rStyle w:val="affff5"/>
          <w:rtl/>
        </w:rPr>
        <w:tab/>
      </w:r>
      <w:r w:rsidR="005D77CC">
        <w:rPr>
          <w:rStyle w:val="affff5"/>
          <w:rtl/>
        </w:rPr>
        <w:tab/>
      </w:r>
      <w:r w:rsidR="005D77CC">
        <w:rPr>
          <w:rStyle w:val="affff5"/>
          <w:rtl/>
        </w:rPr>
        <w:tab/>
      </w:r>
      <w:r w:rsidR="005D77CC">
        <w:rPr>
          <w:rStyle w:val="affff5"/>
          <w:rtl/>
        </w:rPr>
        <w:tab/>
      </w:r>
      <w:r w:rsidR="005D77CC">
        <w:rPr>
          <w:rStyle w:val="affff5"/>
          <w:rtl/>
        </w:rPr>
        <w:tab/>
      </w:r>
      <w:r w:rsidRPr="008E6F81">
        <w:rPr>
          <w:rStyle w:val="affff5"/>
          <w:rFonts w:hint="cs"/>
          <w:rtl/>
        </w:rPr>
        <w:t>מר</w:t>
      </w:r>
      <w:r w:rsidRPr="008E6F81">
        <w:rPr>
          <w:rStyle w:val="affff5"/>
          <w:rtl/>
        </w:rPr>
        <w:t>"</w:t>
      </w:r>
      <w:r w:rsidRPr="008E6F81">
        <w:rPr>
          <w:rStyle w:val="affff5"/>
          <w:rFonts w:hint="cs"/>
          <w:rtl/>
        </w:rPr>
        <w:t>נ</w:t>
      </w:r>
      <w:r w:rsidRPr="008E6F81">
        <w:rPr>
          <w:rStyle w:val="affff5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D1637C">
        <w:rPr>
          <w:rFonts w:ascii="Fb Fontext" w:hAnsi="Fb Fontext" w:cs="PFT_Frank"/>
          <w:b/>
          <w:bCs/>
          <w:szCs w:val="14"/>
          <w:rtl/>
        </w:rPr>
        <w:t>הלכה</w:t>
      </w:r>
      <w:r w:rsidRPr="00C35A2C">
        <w:rPr>
          <w:rFonts w:ascii="Fb Fontext" w:hAnsi="Fb Fontext"/>
          <w:rtl/>
        </w:rPr>
        <w:t xml:space="preserve"> כאותו זוג.</w:t>
      </w:r>
    </w:p>
    <w:p w14:paraId="44269B5B" w14:textId="03ED31F7" w:rsidR="00B433C9" w:rsidRPr="00C35A2C" w:rsidRDefault="005D77CC" w:rsidP="007C50EB">
      <w:pPr>
        <w:pStyle w:val="afff4"/>
        <w:rPr>
          <w:rStyle w:val="afff1"/>
          <w:bCs w:val="0"/>
          <w:rtl/>
        </w:rPr>
      </w:pPr>
      <w:ins w:id="9988" w:author="מספור קטעי משנה" w:date="2026-10-06T06:45:58Z">
        <w:r>
          <w:rPr>
            <w:rStyle w:val="MisparKeta"/>
          </w:rPr>
          <w:t xml:space="preserve">ד. </w:t>
        </w:r>
      </w:ins>
      <w:bookmarkStart w:id="1221" w:name="_Toc119173178"/>
      <w:bookmarkStart w:id="1222" w:name="_Toc119230272"/>
      <w:r>
        <w:rPr>
          <w:rStyle w:val="afff1"/>
          <w:rFonts w:hint="cs"/>
          <w:bCs w:val="0"/>
          <w:rtl/>
        </w:rPr>
        <w:t>ממאנת וממתנת עד שתגדיל, ותמאן ותנשא.</w:t>
      </w:r>
      <w:bookmarkEnd w:id="1221"/>
      <w:bookmarkEnd w:id="1222"/>
    </w:p>
    <w:p w14:paraId="1822D0B2" w14:textId="46D6A0E0" w:rsidR="00B433C9" w:rsidRPr="00C35A2C" w:rsidRDefault="00B433C9" w:rsidP="00B55EDF">
      <w:pPr>
        <w:rPr>
          <w:rFonts w:ascii="Fb Fontext" w:hAnsi="Fb Fontext" w:cs="Guttman Vilna"/>
          <w:b/>
          <w:bCs/>
          <w:sz w:val="32"/>
          <w:rtl/>
        </w:rPr>
      </w:pPr>
      <w:r w:rsidRPr="008E6F81">
        <w:rPr>
          <w:rStyle w:val="affff5"/>
          <w:rtl/>
        </w:rPr>
        <w:t>שמואל:</w:t>
      </w:r>
      <w:r w:rsidRPr="00754FAB">
        <w:rPr>
          <w:rStyle w:val="affff8"/>
          <w:rtl/>
        </w:rPr>
        <w:t xml:space="preserve"> </w:t>
      </w:r>
      <w:r w:rsidR="005D77CC" w:rsidRPr="00754FAB">
        <w:rPr>
          <w:rStyle w:val="affff8"/>
          <w:rFonts w:hint="eastAsia"/>
          <w:rtl/>
        </w:rPr>
        <w:t>תמאן</w:t>
      </w:r>
      <w:r w:rsidR="005D77CC" w:rsidRPr="00754FAB">
        <w:rPr>
          <w:rStyle w:val="affff8"/>
          <w:rtl/>
        </w:rPr>
        <w:t xml:space="preserve"> </w:t>
      </w:r>
      <w:r w:rsidR="005D77CC" w:rsidRPr="00754FAB">
        <w:rPr>
          <w:rStyle w:val="affff8"/>
          <w:rFonts w:hint="eastAsia"/>
          <w:rtl/>
        </w:rPr>
        <w:t>ותמתין</w:t>
      </w:r>
      <w:r w:rsidR="005D77CC">
        <w:rPr>
          <w:rFonts w:ascii="Fb Fontext" w:hAnsi="Fb Fontext" w:hint="cs"/>
          <w:sz w:val="32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שתגדיל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ותאמר</w:t>
      </w:r>
      <w:r w:rsidRPr="00C35A2C">
        <w:rPr>
          <w:rFonts w:ascii="Fb Fontext" w:hAnsi="Fb Fontext"/>
          <w:sz w:val="32"/>
          <w:rtl/>
        </w:rPr>
        <w:t xml:space="preserve"> </w:t>
      </w:r>
      <w:r w:rsidR="005D77CC">
        <w:rPr>
          <w:rFonts w:ascii="Fb Fontext" w:hAnsi="Fb Fontext" w:hint="cs"/>
          <w:sz w:val="32"/>
          <w:rtl/>
        </w:rPr>
        <w:t>ש</w:t>
      </w:r>
      <w:r w:rsidRPr="00C35A2C">
        <w:rPr>
          <w:rFonts w:ascii="Fb Fontext" w:hAnsi="Fb Fontext"/>
          <w:sz w:val="32"/>
          <w:rtl/>
        </w:rPr>
        <w:t>רוצה במיאונים ראשונים.</w:t>
      </w:r>
    </w:p>
    <w:p w14:paraId="2FAC8E5D" w14:textId="4078A18F" w:rsidR="005D77CC" w:rsidRPr="005D5A4C" w:rsidRDefault="00B433C9" w:rsidP="005D5A4C">
      <w:pPr>
        <w:rPr>
          <w:sz w:val="14"/>
          <w:szCs w:val="14"/>
          <w:rtl/>
        </w:rPr>
      </w:pPr>
      <w:r w:rsidRPr="008E6F81">
        <w:rPr>
          <w:rStyle w:val="affff5"/>
          <w:rtl/>
        </w:rPr>
        <w:t>עולא</w:t>
      </w:r>
      <w:r w:rsidRPr="008E6F81">
        <w:rPr>
          <w:rStyle w:val="affff5"/>
          <w:rFonts w:hint="cs"/>
          <w:rtl/>
        </w:rPr>
        <w:t>:</w:t>
      </w:r>
      <w:r w:rsidRPr="00C35A2C">
        <w:rPr>
          <w:rFonts w:ascii="Fb Fontext" w:hAnsi="Fb Fontext"/>
          <w:rtl/>
        </w:rPr>
        <w:t xml:space="preserve"> תמאן תגדיל ותארס, </w:t>
      </w:r>
      <w:r w:rsidRPr="00D1637C">
        <w:rPr>
          <w:rFonts w:ascii="Fb Fontext" w:hAnsi="Fb Fontext" w:cs="PFT_Frank"/>
          <w:b/>
          <w:bCs/>
          <w:szCs w:val="14"/>
          <w:rtl/>
        </w:rPr>
        <w:t>או</w:t>
      </w:r>
      <w:r w:rsidRPr="00C35A2C">
        <w:rPr>
          <w:rFonts w:ascii="Fb Fontext" w:hAnsi="Fb Fontext"/>
          <w:rtl/>
        </w:rPr>
        <w:t xml:space="preserve"> תמאן ותנשא </w:t>
      </w:r>
      <w:r w:rsidR="005D77CC">
        <w:rPr>
          <w:rFonts w:ascii="Fb Fontext" w:hAnsi="Fb Fontext" w:hint="cs"/>
          <w:rtl/>
        </w:rPr>
        <w:t>מיד</w:t>
      </w:r>
      <w:r w:rsidR="005D77CC" w:rsidRPr="00754FAB">
        <w:rPr>
          <w:rStyle w:val="affff8"/>
          <w:rtl/>
        </w:rPr>
        <w:t xml:space="preserve"> ששוב </w:t>
      </w:r>
      <w:r w:rsidR="005D77CC">
        <w:rPr>
          <w:rStyle w:val="affff8"/>
          <w:rFonts w:hint="cs"/>
          <w:rtl/>
        </w:rPr>
        <w:t>ל</w:t>
      </w:r>
      <w:r w:rsidR="005D77CC" w:rsidRPr="00754FAB">
        <w:rPr>
          <w:rStyle w:val="affff8"/>
          <w:rFonts w:hint="eastAsia"/>
          <w:rtl/>
        </w:rPr>
        <w:t>א</w:t>
      </w:r>
      <w:r w:rsidR="005D77CC" w:rsidRPr="00754FAB">
        <w:rPr>
          <w:rStyle w:val="affff8"/>
          <w:rtl/>
        </w:rPr>
        <w:t xml:space="preserve"> </w:t>
      </w:r>
      <w:r w:rsidR="005D77CC" w:rsidRPr="00754FAB">
        <w:rPr>
          <w:rStyle w:val="affff8"/>
          <w:rFonts w:hint="eastAsia"/>
          <w:rtl/>
        </w:rPr>
        <w:t>ממאנת</w:t>
      </w:r>
      <w:r w:rsidR="005D77CC" w:rsidRPr="00754FAB">
        <w:rPr>
          <w:rStyle w:val="affff8"/>
          <w:rtl/>
        </w:rPr>
        <w:t>.</w:t>
      </w:r>
    </w:p>
    <w:p>
      <w:pPr>
        <w:pStyle w:val="MishnaBatzad"/>
        <w:rPr>
          <w:ins w:id="20583" w:author="קלוד" w:date="2026-10-06T10:10:48Z"/>
        </w:rPr>
      </w:pPr>
      <w:ins w:id="20582" w:author="קלוד" w:date="2026-10-06T10:10:48Z">
        <w:r>
          <w:t xml:space="preserve">משנה ב</w:t>
        </w:r>
      </w:ins>
    </w:p>
    <w:p w14:paraId="59345AF2" w14:textId="39275298" w:rsidR="00B433C9" w:rsidRPr="00C35A2C" w:rsidRDefault="00B433C9" w:rsidP="00754FAB">
      <w:pPr>
        <w:pStyle w:val="affc"/>
        <w:jc w:val="center"/>
        <w:rPr>
          <w:b/>
          <w:rtl/>
        </w:rPr>
      </w:pPr>
      <w:bookmarkStart w:id="1223" w:name="_Toc119173179"/>
      <w:bookmarkStart w:id="1224" w:name="_Toc119230273"/>
      <w:r w:rsidRPr="005D5A4C">
        <w:rPr>
          <w:rStyle w:val="affffc"/>
          <w:rtl/>
        </w:rPr>
        <w:t>איזו קטנה שצריכה למאן</w:t>
      </w:r>
      <w:bookmarkEnd w:id="1223"/>
      <w:bookmarkEnd w:id="1224"/>
      <w:r w:rsidRPr="00C35A2C">
        <w:rPr>
          <w:b/>
          <w:rtl/>
        </w:rPr>
        <w:t>? שהשיאוה אמה ואחיה לדעתה</w:t>
      </w:r>
      <w:r w:rsidR="00CC7872">
        <w:rPr>
          <w:rFonts w:hint="cs"/>
          <w:b/>
          <w:rtl/>
        </w:rPr>
        <w:t>,</w:t>
      </w:r>
    </w:p>
    <w:p w14:paraId="4891DBBE" w14:textId="154AB238" w:rsidR="00B433C9" w:rsidRPr="00C35A2C" w:rsidRDefault="00B433C9" w:rsidP="00754FAB">
      <w:pPr>
        <w:pStyle w:val="affc"/>
        <w:jc w:val="center"/>
        <w:rPr>
          <w:b/>
          <w:rtl/>
        </w:rPr>
      </w:pPr>
      <w:r w:rsidRPr="00C35A2C">
        <w:rPr>
          <w:b/>
          <w:rtl/>
        </w:rPr>
        <w:t>שלא לדעתה - א</w:t>
      </w:r>
      <w:r w:rsidR="00CC7872">
        <w:rPr>
          <w:rFonts w:hint="cs"/>
          <w:b/>
          <w:rtl/>
        </w:rPr>
        <w:t>"</w:t>
      </w:r>
      <w:r w:rsidRPr="00C35A2C">
        <w:rPr>
          <w:b/>
          <w:rtl/>
        </w:rPr>
        <w:t>צ למאן.</w:t>
      </w:r>
    </w:p>
    <w:p w14:paraId="1EA7DC18" w14:textId="1E9A3D4B" w:rsidR="00B433C9" w:rsidRPr="00C35A2C" w:rsidRDefault="00B433C9" w:rsidP="007C50EB">
      <w:pPr>
        <w:pStyle w:val="affc"/>
        <w:rPr>
          <w:b/>
          <w:rtl/>
        </w:rPr>
      </w:pPr>
      <w:r w:rsidRPr="000A6071">
        <w:rPr>
          <w:rStyle w:val="affffa"/>
          <w:rtl/>
        </w:rPr>
        <w:t>ר</w:t>
      </w:r>
      <w:r w:rsidR="00CC7872">
        <w:rPr>
          <w:rStyle w:val="affffa"/>
          <w:rFonts w:hint="cs"/>
          <w:rtl/>
        </w:rPr>
        <w:t xml:space="preserve">' </w:t>
      </w:r>
      <w:r w:rsidR="00CB082E">
        <w:rPr>
          <w:rStyle w:val="affffa"/>
          <w:rFonts w:hint="cs"/>
          <w:rtl/>
        </w:rPr>
        <w:t>ח</w:t>
      </w:r>
      <w:r w:rsidR="00CC7872">
        <w:rPr>
          <w:rStyle w:val="affffa"/>
          <w:rFonts w:hint="cs"/>
          <w:rtl/>
        </w:rPr>
        <w:t xml:space="preserve">נינא </w:t>
      </w:r>
      <w:r w:rsidR="00CB082E">
        <w:rPr>
          <w:rStyle w:val="affffa"/>
          <w:rFonts w:hint="cs"/>
          <w:rtl/>
        </w:rPr>
        <w:t>ב''א</w:t>
      </w:r>
      <w:r w:rsidRPr="00C35A2C">
        <w:rPr>
          <w:b/>
          <w:rtl/>
        </w:rPr>
        <w:t>: תינ</w:t>
      </w:r>
      <w:r w:rsidR="000A6071">
        <w:rPr>
          <w:b/>
          <w:rtl/>
        </w:rPr>
        <w:t>וקת ש</w:t>
      </w:r>
      <w:r w:rsidR="00CC7872">
        <w:rPr>
          <w:rFonts w:hint="cs"/>
          <w:b/>
          <w:rtl/>
        </w:rPr>
        <w:t>ל</w:t>
      </w:r>
      <w:r w:rsidR="000A6071">
        <w:rPr>
          <w:b/>
          <w:rtl/>
        </w:rPr>
        <w:t xml:space="preserve">א יכולה לשמור קידושיה </w:t>
      </w:r>
      <w:r w:rsidRPr="00C35A2C">
        <w:rPr>
          <w:b/>
          <w:rtl/>
        </w:rPr>
        <w:t>א</w:t>
      </w:r>
      <w:r w:rsidR="00CC7872">
        <w:rPr>
          <w:rFonts w:hint="cs"/>
          <w:b/>
          <w:rtl/>
        </w:rPr>
        <w:t>"</w:t>
      </w:r>
      <w:r w:rsidRPr="00C35A2C">
        <w:rPr>
          <w:b/>
          <w:rtl/>
        </w:rPr>
        <w:t>צ למאן.</w:t>
      </w:r>
    </w:p>
    <w:p w14:paraId="28B356EB" w14:textId="1E2E373F" w:rsidR="00B433C9" w:rsidRDefault="000A6071" w:rsidP="007C50EB">
      <w:pPr>
        <w:pStyle w:val="affc"/>
        <w:rPr>
          <w:b/>
          <w:rtl/>
        </w:rPr>
      </w:pPr>
      <w:r>
        <w:rPr>
          <w:rStyle w:val="affffa"/>
          <w:rtl/>
        </w:rPr>
        <w:t>ר' אל</w:t>
      </w:r>
      <w:r w:rsidR="00CC7872">
        <w:rPr>
          <w:rStyle w:val="affffa"/>
          <w:rFonts w:hint="cs"/>
          <w:rtl/>
        </w:rPr>
        <w:t>י</w:t>
      </w:r>
      <w:r>
        <w:rPr>
          <w:rStyle w:val="affffa"/>
          <w:rtl/>
        </w:rPr>
        <w:t>עזר</w:t>
      </w:r>
      <w:r w:rsidR="00B433C9" w:rsidRPr="000A6071">
        <w:rPr>
          <w:rStyle w:val="affffa"/>
          <w:rtl/>
        </w:rPr>
        <w:t>:</w:t>
      </w:r>
      <w:r w:rsidR="00B433C9" w:rsidRPr="00C35A2C">
        <w:rPr>
          <w:b/>
          <w:rtl/>
        </w:rPr>
        <w:t xml:space="preserve"> אין מעשה קטנה כלום, אלא כמפותה</w:t>
      </w:r>
      <w:r w:rsidR="00CC7872">
        <w:rPr>
          <w:rFonts w:hint="cs"/>
          <w:b/>
          <w:rtl/>
        </w:rPr>
        <w:t>:</w:t>
      </w:r>
    </w:p>
    <w:p w14:paraId="031A32D1" w14:textId="7955044D" w:rsidR="00B433C9" w:rsidRPr="00EA6942" w:rsidRDefault="00CC7872" w:rsidP="00CC7872">
      <w:pPr>
        <w:pStyle w:val="affc"/>
        <w:rPr>
          <w:b/>
          <w:rtl/>
        </w:rPr>
      </w:pPr>
      <w:r>
        <w:rPr>
          <w:rFonts w:hint="cs"/>
          <w:b/>
          <w:rtl/>
        </w:rPr>
        <w:t xml:space="preserve">         </w:t>
      </w:r>
      <w:r w:rsidR="009A735D">
        <w:rPr>
          <w:rFonts w:hint="cs"/>
          <w:b/>
          <w:rtl/>
        </w:rPr>
        <w:t xml:space="preserve">   </w:t>
      </w:r>
      <w:r w:rsidR="00B433C9" w:rsidRPr="00EA6942">
        <w:rPr>
          <w:b/>
          <w:rtl/>
        </w:rPr>
        <w:t xml:space="preserve">בת ישראל לכהן לא תאכל תרומה, </w:t>
      </w:r>
      <w:r>
        <w:rPr>
          <w:rFonts w:hint="cs"/>
          <w:b/>
          <w:rtl/>
        </w:rPr>
        <w:t>להיפך</w:t>
      </w:r>
      <w:r w:rsidR="00B433C9" w:rsidRPr="00EA6942">
        <w:rPr>
          <w:b/>
          <w:rtl/>
        </w:rPr>
        <w:t xml:space="preserve"> - תאכל.</w:t>
      </w:r>
    </w:p>
    <w:p w14:paraId="1F1C2D4E" w14:textId="53795D51" w:rsidR="00B433C9" w:rsidRPr="00EA6942" w:rsidRDefault="00CB082E" w:rsidP="007C50EB">
      <w:pPr>
        <w:pStyle w:val="affc"/>
        <w:rPr>
          <w:b/>
          <w:rtl/>
        </w:rPr>
      </w:pPr>
      <w:r>
        <w:rPr>
          <w:rStyle w:val="affffa"/>
          <w:rtl/>
        </w:rPr>
        <w:t>ר</w:t>
      </w:r>
      <w:r w:rsidR="00CC7872">
        <w:rPr>
          <w:rStyle w:val="affffa"/>
          <w:rFonts w:hint="cs"/>
          <w:rtl/>
        </w:rPr>
        <w:t>'</w:t>
      </w:r>
      <w:r>
        <w:rPr>
          <w:rStyle w:val="affffa"/>
          <w:rtl/>
        </w:rPr>
        <w:t xml:space="preserve"> אליעזר ב</w:t>
      </w:r>
      <w:r w:rsidR="00CC7872">
        <w:rPr>
          <w:rStyle w:val="affffa"/>
          <w:rFonts w:hint="cs"/>
          <w:rtl/>
        </w:rPr>
        <w:t>"</w:t>
      </w:r>
      <w:r>
        <w:rPr>
          <w:rStyle w:val="affffa"/>
          <w:rtl/>
        </w:rPr>
        <w:t>י</w:t>
      </w:r>
      <w:r w:rsidR="00B433C9" w:rsidRPr="000A6071">
        <w:rPr>
          <w:rStyle w:val="affffa"/>
          <w:rtl/>
        </w:rPr>
        <w:t>:</w:t>
      </w:r>
      <w:r w:rsidR="00B433C9" w:rsidRPr="00EA6942">
        <w:rPr>
          <w:b/>
          <w:rtl/>
        </w:rPr>
        <w:t xml:space="preserve"> עכבה שמ</w:t>
      </w:r>
      <w:r w:rsidR="00CC7872">
        <w:rPr>
          <w:rFonts w:hint="cs"/>
          <w:b/>
          <w:rtl/>
        </w:rPr>
        <w:t xml:space="preserve">ן </w:t>
      </w:r>
      <w:r w:rsidR="00B433C9" w:rsidRPr="00EA6942">
        <w:rPr>
          <w:b/>
          <w:rtl/>
        </w:rPr>
        <w:t>האיש - כאילו היא אשתו,</w:t>
      </w:r>
    </w:p>
    <w:p w14:paraId="631A51CF" w14:textId="05A8A272" w:rsidR="00B433C9" w:rsidRDefault="00CC7872" w:rsidP="00754FAB">
      <w:pPr>
        <w:pStyle w:val="affc"/>
        <w:rPr>
          <w:rtl/>
        </w:rPr>
      </w:pPr>
      <w:r>
        <w:rPr>
          <w:rFonts w:hint="cs"/>
          <w:b/>
          <w:rtl/>
        </w:rPr>
        <w:t xml:space="preserve">                 </w:t>
      </w:r>
      <w:r w:rsidR="009A735D">
        <w:rPr>
          <w:rFonts w:hint="cs"/>
          <w:b/>
          <w:rtl/>
        </w:rPr>
        <w:t xml:space="preserve"> </w:t>
      </w:r>
      <w:r w:rsidR="00B433C9" w:rsidRPr="00C35A2C">
        <w:rPr>
          <w:b/>
          <w:rtl/>
        </w:rPr>
        <w:t>שאינה מ</w:t>
      </w:r>
      <w:r>
        <w:rPr>
          <w:rFonts w:hint="cs"/>
          <w:b/>
          <w:rtl/>
        </w:rPr>
        <w:t xml:space="preserve">ן </w:t>
      </w:r>
      <w:r w:rsidR="00B433C9" w:rsidRPr="00C35A2C">
        <w:rPr>
          <w:b/>
          <w:rtl/>
        </w:rPr>
        <w:t>האיש - כאילו אינה אשתו.</w:t>
      </w:r>
    </w:p>
    <w:p w14:paraId="03C1533C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קח.</w:t>
      </w:r>
    </w:p>
    <w:p w14:paraId="459A583B" w14:textId="7B752E11" w:rsidR="00B433C9" w:rsidRPr="000978D6" w:rsidRDefault="00CC7872" w:rsidP="00CC7872">
      <w:pPr>
        <w:rPr>
          <w:rFonts w:cs="Guttman Vilna"/>
          <w:b/>
          <w:bCs/>
          <w:spacing w:val="-4"/>
          <w:rtl/>
        </w:rPr>
      </w:pPr>
      <w:r>
        <w:rPr>
          <w:rStyle w:val="affff5"/>
          <w:rFonts w:hint="cs"/>
          <w:rtl/>
        </w:rPr>
        <w:t>מ</w:t>
      </w:r>
      <w:r w:rsidR="00B433C9" w:rsidRPr="008E6F81">
        <w:rPr>
          <w:rStyle w:val="affff5"/>
          <w:rtl/>
        </w:rPr>
        <w:t>ר"</w:t>
      </w:r>
      <w:r w:rsidR="00B433C9" w:rsidRPr="008E6F81">
        <w:rPr>
          <w:rStyle w:val="affff5"/>
          <w:rFonts w:hint="cs"/>
          <w:rtl/>
        </w:rPr>
        <w:t>י</w:t>
      </w:r>
      <w:r w:rsidR="00B433C9" w:rsidRPr="008E6F81">
        <w:rPr>
          <w:rStyle w:val="affff5"/>
          <w:rtl/>
        </w:rPr>
        <w:t>:</w:t>
      </w:r>
      <w:r>
        <w:rPr>
          <w:rStyle w:val="affff5"/>
          <w:rFonts w:hint="cs"/>
          <w:rtl/>
        </w:rPr>
        <w:t xml:space="preserve"> ת</w:t>
      </w:r>
      <w:r w:rsidR="00B433C9" w:rsidRPr="00754FAB">
        <w:rPr>
          <w:rStyle w:val="affff5"/>
          <w:rFonts w:hint="eastAsia"/>
          <w:rtl/>
        </w:rPr>
        <w:t>יקנו</w:t>
      </w:r>
      <w:r w:rsidRPr="00754FAB">
        <w:rPr>
          <w:rStyle w:val="affff5"/>
          <w:rtl/>
        </w:rPr>
        <w:t xml:space="preserve"> בגט מיאון:</w:t>
      </w:r>
      <w:r w:rsidR="00B433C9" w:rsidRPr="000978D6">
        <w:rPr>
          <w:rStyle w:val="affff1"/>
          <w:rFonts w:hint="cs"/>
          <w:spacing w:val="-4"/>
          <w:rtl/>
        </w:rPr>
        <w:t xml:space="preserve"> '</w:t>
      </w:r>
      <w:r w:rsidR="00B433C9" w:rsidRPr="000978D6">
        <w:rPr>
          <w:spacing w:val="-4"/>
          <w:rtl/>
        </w:rPr>
        <w:t>ביום פלוני מיאנה פלונית בת פלוני ב</w:t>
      </w:r>
      <w:r>
        <w:rPr>
          <w:rFonts w:hint="cs"/>
          <w:spacing w:val="-4"/>
          <w:rtl/>
        </w:rPr>
        <w:t>פ</w:t>
      </w:r>
      <w:r w:rsidR="00B433C9" w:rsidRPr="000978D6">
        <w:rPr>
          <w:spacing w:val="-4"/>
          <w:rtl/>
        </w:rPr>
        <w:t>נ</w:t>
      </w:r>
      <w:r>
        <w:rPr>
          <w:rFonts w:hint="cs"/>
          <w:spacing w:val="-4"/>
          <w:rtl/>
        </w:rPr>
        <w:t>י</w:t>
      </w:r>
      <w:r w:rsidR="00B433C9" w:rsidRPr="000978D6">
        <w:rPr>
          <w:spacing w:val="-4"/>
          <w:rtl/>
        </w:rPr>
        <w:t>נ</w:t>
      </w:r>
      <w:r>
        <w:rPr>
          <w:rFonts w:hint="cs"/>
          <w:spacing w:val="-4"/>
          <w:rtl/>
        </w:rPr>
        <w:t>ו</w:t>
      </w:r>
      <w:r w:rsidR="00B433C9" w:rsidRPr="000978D6">
        <w:rPr>
          <w:rFonts w:hint="cs"/>
          <w:spacing w:val="-4"/>
          <w:rtl/>
        </w:rPr>
        <w:t>'</w:t>
      </w:r>
      <w:r w:rsidRPr="00754FAB">
        <w:rPr>
          <w:rtl/>
        </w:rPr>
        <w:t>.</w:t>
      </w:r>
    </w:p>
    <w:p w14:paraId="24B6D75D" w14:textId="2FEA23B0" w:rsidR="00CC7872" w:rsidRPr="00754FAB" w:rsidRDefault="00CC7872" w:rsidP="00615A60">
      <w:pPr>
        <w:pStyle w:val="affff2"/>
        <w:rPr>
          <w:rtl/>
        </w:rPr>
      </w:pPr>
      <w:bookmarkStart w:id="1225" w:name="_Toc119173180"/>
      <w:bookmarkStart w:id="1226" w:name="_Toc119230274"/>
      <w:r w:rsidRPr="00CC7872">
        <w:rPr>
          <w:rFonts w:hint="cs"/>
          <w:rtl/>
        </w:rPr>
        <w:t>לשון המועיל ב</w:t>
      </w:r>
      <w:r>
        <w:rPr>
          <w:rFonts w:hint="cs"/>
          <w:rtl/>
        </w:rPr>
        <w:t>'</w:t>
      </w:r>
      <w:r w:rsidRPr="00CC7872">
        <w:rPr>
          <w:rFonts w:hint="cs"/>
          <w:rtl/>
        </w:rPr>
        <w:t>מיאון</w:t>
      </w:r>
      <w:r>
        <w:rPr>
          <w:rFonts w:hint="cs"/>
          <w:rtl/>
        </w:rPr>
        <w:t>'</w:t>
      </w:r>
      <w:bookmarkEnd w:id="1225"/>
      <w:bookmarkEnd w:id="1226"/>
    </w:p>
    <w:p w14:paraId="694C2C49" w14:textId="4BCB344D" w:rsidR="00B433C9" w:rsidRPr="00D238B7" w:rsidRDefault="00CC7872" w:rsidP="00CC7872">
      <w:pPr>
        <w:rPr>
          <w:rStyle w:val="affff5"/>
          <w:rtl/>
        </w:rPr>
      </w:pPr>
      <w:r>
        <w:rPr>
          <w:rStyle w:val="affff5"/>
          <w:rFonts w:hint="cs"/>
          <w:rtl/>
        </w:rPr>
        <w:t xml:space="preserve">ת"ר: 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>אי אפשי בבעלי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 xml:space="preserve">, 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>בקידושין שקידשוני</w:t>
      </w:r>
      <w:r>
        <w:rPr>
          <w:rFonts w:ascii="Fb Fontext" w:hAnsi="Fb Fontext" w:hint="cs"/>
          <w:sz w:val="32"/>
          <w:rtl/>
        </w:rPr>
        <w:t>'</w:t>
      </w:r>
      <w:r w:rsidR="009A735D">
        <w:rPr>
          <w:rFonts w:ascii="Fb Fontext" w:hAnsi="Fb Fontext" w:hint="cs"/>
          <w:sz w:val="32"/>
          <w:rtl/>
        </w:rPr>
        <w:t>,</w:t>
      </w:r>
    </w:p>
    <w:p w14:paraId="3875A40D" w14:textId="63E1F5C8" w:rsidR="00B433C9" w:rsidRPr="005C5E95" w:rsidRDefault="00B433C9" w:rsidP="00B55EDF">
      <w:pPr>
        <w:rPr>
          <w:rStyle w:val="affff5"/>
          <w:rtl/>
        </w:rPr>
      </w:pPr>
      <w:r w:rsidRPr="005C5E95">
        <w:rPr>
          <w:rStyle w:val="affff5"/>
          <w:rFonts w:hint="cs"/>
          <w:rtl/>
        </w:rPr>
        <w:lastRenderedPageBreak/>
        <w:t>ר</w:t>
      </w:r>
      <w:r w:rsidRPr="005C5E95">
        <w:rPr>
          <w:rStyle w:val="affff5"/>
          <w:rtl/>
        </w:rPr>
        <w:t>"</w:t>
      </w:r>
      <w:r w:rsidRPr="005C5E95">
        <w:rPr>
          <w:rStyle w:val="affff5"/>
          <w:rFonts w:hint="cs"/>
          <w:rtl/>
        </w:rPr>
        <w:t>י</w:t>
      </w:r>
      <w:r w:rsidRPr="005C5E95">
        <w:rPr>
          <w:rStyle w:val="affff5"/>
          <w:rtl/>
        </w:rPr>
        <w:t>:</w:t>
      </w:r>
      <w:r w:rsidR="000A6071" w:rsidRPr="005C5E95">
        <w:rPr>
          <w:rFonts w:ascii="Fb Fontext" w:hAnsi="Fb Fontext"/>
          <w:spacing w:val="-2"/>
          <w:sz w:val="32"/>
          <w:rtl/>
        </w:rPr>
        <w:t xml:space="preserve"> </w:t>
      </w:r>
      <w:r w:rsidR="000A6071" w:rsidRPr="00D1637C">
        <w:rPr>
          <w:rFonts w:ascii="Fb Fontext" w:hAnsi="Fb Fontext" w:cs="PFT_Frank"/>
          <w:b/>
          <w:bCs/>
          <w:spacing w:val="-2"/>
          <w:sz w:val="32"/>
          <w:szCs w:val="14"/>
          <w:rtl/>
        </w:rPr>
        <w:t>א</w:t>
      </w:r>
      <w:r w:rsidR="000A6071" w:rsidRPr="00D1637C">
        <w:rPr>
          <w:rFonts w:ascii="Fb Fontext" w:hAnsi="Fb Fontext" w:cs="PFT_Frank" w:hint="eastAsia"/>
          <w:b/>
          <w:bCs/>
          <w:spacing w:val="-2"/>
          <w:sz w:val="32"/>
          <w:szCs w:val="14"/>
          <w:rtl/>
        </w:rPr>
        <w:t>ף</w:t>
      </w:r>
      <w:r w:rsidRPr="005C5E95">
        <w:rPr>
          <w:rFonts w:ascii="Fb Fontext" w:hAnsi="Fb Fontext"/>
          <w:spacing w:val="-2"/>
          <w:sz w:val="32"/>
          <w:rtl/>
        </w:rPr>
        <w:t xml:space="preserve"> יושבת באפריון</w:t>
      </w:r>
      <w:r w:rsidRPr="00754FAB">
        <w:rPr>
          <w:rStyle w:val="affff8"/>
          <w:rtl/>
        </w:rPr>
        <w:t xml:space="preserve"> </w:t>
      </w:r>
      <w:r w:rsidR="00CC7872" w:rsidRPr="00754FAB">
        <w:rPr>
          <w:rStyle w:val="affff8"/>
          <w:rFonts w:hint="eastAsia"/>
          <w:rtl/>
        </w:rPr>
        <w:t>לילך</w:t>
      </w:r>
      <w:r w:rsidR="00CC7872" w:rsidRPr="00754FAB">
        <w:rPr>
          <w:rStyle w:val="affff8"/>
          <w:rtl/>
        </w:rPr>
        <w:t xml:space="preserve"> </w:t>
      </w:r>
      <w:r w:rsidR="00CC7872" w:rsidRPr="00754FAB">
        <w:rPr>
          <w:rStyle w:val="affff8"/>
          <w:rFonts w:hint="eastAsia"/>
          <w:rtl/>
        </w:rPr>
        <w:t>לחופתה</w:t>
      </w:r>
      <w:r w:rsidRPr="00754FAB">
        <w:rPr>
          <w:rStyle w:val="affff8"/>
          <w:rtl/>
        </w:rPr>
        <w:t>,</w:t>
      </w:r>
      <w:r w:rsidR="000A6071" w:rsidRPr="005C5E95">
        <w:rPr>
          <w:rFonts w:ascii="Fb Fontext" w:hAnsi="Fb Fontext" w:hint="cs"/>
          <w:spacing w:val="-2"/>
          <w:sz w:val="32"/>
          <w:rtl/>
        </w:rPr>
        <w:t xml:space="preserve"> </w:t>
      </w:r>
      <w:r w:rsidRPr="005C5E95">
        <w:rPr>
          <w:rFonts w:ascii="Fb Fontext" w:hAnsi="Fb Fontext"/>
          <w:spacing w:val="-2"/>
          <w:sz w:val="32"/>
          <w:rtl/>
        </w:rPr>
        <w:t xml:space="preserve">ואמרה </w:t>
      </w:r>
      <w:r w:rsidR="00CC7872">
        <w:rPr>
          <w:rFonts w:ascii="Fb Fontext" w:hAnsi="Fb Fontext" w:hint="cs"/>
          <w:spacing w:val="-2"/>
          <w:sz w:val="32"/>
          <w:rtl/>
        </w:rPr>
        <w:t>'</w:t>
      </w:r>
      <w:r w:rsidRPr="005C5E95">
        <w:rPr>
          <w:rFonts w:ascii="Fb Fontext" w:hAnsi="Fb Fontext"/>
          <w:spacing w:val="-2"/>
          <w:sz w:val="32"/>
          <w:rtl/>
        </w:rPr>
        <w:t>א</w:t>
      </w:r>
      <w:r w:rsidR="00CC7872">
        <w:rPr>
          <w:rFonts w:ascii="Fb Fontext" w:hAnsi="Fb Fontext" w:hint="cs"/>
          <w:spacing w:val="-2"/>
          <w:sz w:val="32"/>
          <w:rtl/>
        </w:rPr>
        <w:t>י אפשי</w:t>
      </w:r>
      <w:r w:rsidRPr="005C5E95">
        <w:rPr>
          <w:rFonts w:ascii="Fb Fontext" w:hAnsi="Fb Fontext"/>
          <w:spacing w:val="-2"/>
          <w:sz w:val="32"/>
          <w:rtl/>
        </w:rPr>
        <w:t xml:space="preserve"> </w:t>
      </w:r>
      <w:r w:rsidR="000A6071" w:rsidRPr="005C5E95">
        <w:rPr>
          <w:rFonts w:ascii="Fb Fontext" w:hAnsi="Fb Fontext"/>
          <w:spacing w:val="-2"/>
          <w:sz w:val="32"/>
          <w:rtl/>
        </w:rPr>
        <w:t>בבעלי</w:t>
      </w:r>
      <w:r w:rsidR="00CC7872">
        <w:rPr>
          <w:rFonts w:ascii="Fb Fontext" w:hAnsi="Fb Fontext" w:hint="cs"/>
          <w:spacing w:val="-2"/>
          <w:sz w:val="32"/>
          <w:rtl/>
        </w:rPr>
        <w:t>'</w:t>
      </w:r>
      <w:r w:rsidR="00CC7872">
        <w:rPr>
          <w:rStyle w:val="affff5"/>
          <w:rFonts w:hint="cs"/>
          <w:rtl/>
        </w:rPr>
        <w:t>,</w:t>
      </w:r>
    </w:p>
    <w:p w14:paraId="2B14334E" w14:textId="44C25D20" w:rsidR="00B433C9" w:rsidRPr="00D238B7" w:rsidRDefault="00CC7872" w:rsidP="00754FAB">
      <w:pPr>
        <w:ind w:left="113" w:firstLine="113"/>
        <w:rPr>
          <w:rStyle w:val="affff5"/>
          <w:rtl/>
        </w:rPr>
      </w:pPr>
      <w:r w:rsidRPr="00754FAB">
        <w:rPr>
          <w:rFonts w:hint="eastAsia"/>
          <w:b/>
          <w:rtl/>
        </w:rPr>
        <w:t>ו</w:t>
      </w:r>
      <w:r w:rsidR="00AB43C5" w:rsidRPr="00D1637C">
        <w:rPr>
          <w:rFonts w:ascii="Fb Fontext" w:hAnsi="Fb Fontext" w:cs="PFT_Frank"/>
          <w:b/>
          <w:bCs/>
          <w:sz w:val="32"/>
          <w:szCs w:val="14"/>
          <w:rtl/>
        </w:rPr>
        <w:t>אף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346284">
        <w:rPr>
          <w:rFonts w:ascii="Fb Fontext" w:hAnsi="Fb Fontext"/>
          <w:sz w:val="32"/>
          <w:rtl/>
        </w:rPr>
        <w:t>אורחין מסובין בבית בעלה ו</w:t>
      </w:r>
      <w:r w:rsidR="00B433C9" w:rsidRPr="00C35A2C">
        <w:rPr>
          <w:rFonts w:ascii="Fb Fontext" w:hAnsi="Fb Fontext"/>
          <w:sz w:val="32"/>
          <w:rtl/>
        </w:rPr>
        <w:t>עומדת ומשקה,</w:t>
      </w:r>
      <w:r w:rsidR="00346284">
        <w:rPr>
          <w:rFonts w:ascii="Fb Fontext" w:hAnsi="Fb Fontext" w:hint="cs"/>
          <w:sz w:val="32"/>
          <w:rtl/>
        </w:rPr>
        <w:t xml:space="preserve"> ואמרה</w:t>
      </w:r>
      <w:r>
        <w:rPr>
          <w:rFonts w:ascii="Fb Fontext" w:hAnsi="Fb Fontext" w:hint="cs"/>
          <w:sz w:val="32"/>
          <w:rtl/>
        </w:rPr>
        <w:t>..</w:t>
      </w:r>
      <w:r w:rsidR="00346284"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 xml:space="preserve"> </w:t>
      </w:r>
    </w:p>
    <w:p w14:paraId="2DBDB5C3" w14:textId="388F53E2" w:rsidR="00CC7872" w:rsidRDefault="00CC7872" w:rsidP="00754FAB">
      <w:pPr>
        <w:ind w:left="113" w:firstLine="113"/>
        <w:rPr>
          <w:rFonts w:ascii="Fb Fontext" w:hAnsi="Fb Fontext"/>
          <w:spacing w:val="-8"/>
          <w:sz w:val="32"/>
          <w:rtl/>
        </w:rPr>
      </w:pPr>
      <w:r w:rsidRPr="00D1637C">
        <w:rPr>
          <w:rFonts w:ascii="Fb Fontext" w:hAnsi="Fb Fontext" w:cs="PFT_Frank" w:hint="eastAsia"/>
          <w:bCs/>
          <w:spacing w:val="-8"/>
          <w:sz w:val="32"/>
          <w:szCs w:val="14"/>
          <w:rtl/>
        </w:rPr>
        <w:t>ו</w:t>
      </w:r>
      <w:r w:rsidR="00B433C9" w:rsidRPr="00D1637C">
        <w:rPr>
          <w:rFonts w:ascii="Fb Fontext" w:hAnsi="Fb Fontext" w:cs="PFT_Frank"/>
          <w:bCs/>
          <w:spacing w:val="-8"/>
          <w:sz w:val="32"/>
          <w:szCs w:val="14"/>
          <w:rtl/>
        </w:rPr>
        <w:t>א</w:t>
      </w:r>
      <w:r w:rsidR="00346284" w:rsidRPr="00D1637C">
        <w:rPr>
          <w:rFonts w:ascii="Fb Fontext" w:hAnsi="Fb Fontext" w:cs="PFT_Frank" w:hint="eastAsia"/>
          <w:bCs/>
          <w:spacing w:val="-8"/>
          <w:sz w:val="32"/>
          <w:szCs w:val="14"/>
          <w:rtl/>
        </w:rPr>
        <w:t>ף</w:t>
      </w:r>
      <w:r w:rsidR="00B433C9" w:rsidRPr="00346284">
        <w:rPr>
          <w:rFonts w:ascii="Fb Fontext" w:hAnsi="Fb Fontext"/>
          <w:spacing w:val="-8"/>
          <w:sz w:val="32"/>
          <w:rtl/>
        </w:rPr>
        <w:t xml:space="preserve"> שיגר</w:t>
      </w:r>
      <w:r>
        <w:rPr>
          <w:rFonts w:ascii="Fb Fontext" w:hAnsi="Fb Fontext" w:hint="cs"/>
          <w:spacing w:val="-8"/>
          <w:sz w:val="32"/>
          <w:rtl/>
        </w:rPr>
        <w:t xml:space="preserve"> אות</w:t>
      </w:r>
      <w:r w:rsidR="00B433C9" w:rsidRPr="00346284">
        <w:rPr>
          <w:rFonts w:ascii="Fb Fontext" w:hAnsi="Fb Fontext"/>
          <w:spacing w:val="-8"/>
          <w:sz w:val="32"/>
          <w:rtl/>
        </w:rPr>
        <w:t xml:space="preserve">ה בעלה </w:t>
      </w:r>
      <w:r w:rsidR="00346284" w:rsidRPr="00346284">
        <w:rPr>
          <w:rFonts w:ascii="Fb Fontext" w:hAnsi="Fb Fontext" w:hint="cs"/>
          <w:spacing w:val="-8"/>
          <w:sz w:val="32"/>
          <w:rtl/>
        </w:rPr>
        <w:t>ל</w:t>
      </w:r>
      <w:r w:rsidR="00B433C9" w:rsidRPr="00346284">
        <w:rPr>
          <w:rFonts w:ascii="Fb Fontext" w:hAnsi="Fb Fontext"/>
          <w:spacing w:val="-8"/>
          <w:sz w:val="32"/>
          <w:rtl/>
        </w:rPr>
        <w:t>חנוני להביא לו חפץ משלו,</w:t>
      </w:r>
      <w:r w:rsidR="00346284" w:rsidRPr="00346284">
        <w:rPr>
          <w:rFonts w:ascii="Fb Fontext" w:hAnsi="Fb Fontext" w:hint="cs"/>
          <w:spacing w:val="-8"/>
          <w:sz w:val="32"/>
          <w:rtl/>
        </w:rPr>
        <w:t xml:space="preserve"> </w:t>
      </w:r>
      <w:r w:rsidR="00B433C9" w:rsidRPr="00346284">
        <w:rPr>
          <w:rFonts w:ascii="Fb Fontext" w:hAnsi="Fb Fontext"/>
          <w:spacing w:val="-8"/>
          <w:sz w:val="32"/>
          <w:rtl/>
        </w:rPr>
        <w:t>ואמרה</w:t>
      </w:r>
      <w:r>
        <w:rPr>
          <w:rFonts w:ascii="Fb Fontext" w:hAnsi="Fb Fontext" w:hint="cs"/>
          <w:spacing w:val="-8"/>
          <w:sz w:val="32"/>
          <w:rtl/>
        </w:rPr>
        <w:t>..</w:t>
      </w:r>
    </w:p>
    <w:p w14:paraId="0DC12EF5" w14:textId="168173C8" w:rsidR="00B433C9" w:rsidRDefault="00B433C9" w:rsidP="007C50EB">
      <w:pPr>
        <w:pStyle w:val="afff4"/>
        <w:rPr>
          <w:rStyle w:val="afff1"/>
          <w:bCs w:val="0"/>
          <w:rtl/>
        </w:rPr>
      </w:pPr>
      <w:ins w:id="9990" w:author="מספור קטעי משנה" w:date="2026-10-06T06:45:58Z">
        <w:r>
          <w:rPr>
            <w:rStyle w:val="MisparKeta"/>
          </w:rPr>
          <w:t xml:space="preserve">ב. </w:t>
        </w:r>
      </w:ins>
      <w:bookmarkStart w:id="1227" w:name="_Toc119173181"/>
      <w:bookmarkStart w:id="1228" w:name="_Toc119230275"/>
      <w:r w:rsidRPr="00C35A2C">
        <w:rPr>
          <w:rStyle w:val="afff1"/>
          <w:bCs w:val="0"/>
          <w:rtl/>
        </w:rPr>
        <w:t>ר</w:t>
      </w:r>
      <w:r w:rsidR="009476E5">
        <w:rPr>
          <w:rStyle w:val="afff1"/>
          <w:rFonts w:hint="cs"/>
          <w:bCs w:val="0"/>
          <w:rtl/>
        </w:rPr>
        <w:t xml:space="preserve">' </w:t>
      </w:r>
      <w:r w:rsidRPr="00C35A2C">
        <w:rPr>
          <w:rStyle w:val="afff1"/>
          <w:bCs w:val="0"/>
          <w:rtl/>
        </w:rPr>
        <w:t>חנינא ב</w:t>
      </w:r>
      <w:r w:rsidR="009476E5">
        <w:rPr>
          <w:rStyle w:val="afff1"/>
          <w:rFonts w:hint="cs"/>
          <w:bCs w:val="0"/>
          <w:rtl/>
        </w:rPr>
        <w:t>"</w:t>
      </w:r>
      <w:r w:rsidRPr="00C35A2C">
        <w:rPr>
          <w:rStyle w:val="afff1"/>
          <w:bCs w:val="0"/>
          <w:rtl/>
        </w:rPr>
        <w:t xml:space="preserve">א: אינה יכולה לשמור קידושיה </w:t>
      </w:r>
      <w:r w:rsidR="009476E5">
        <w:rPr>
          <w:rStyle w:val="afff1"/>
          <w:rFonts w:hint="cs"/>
          <w:bCs w:val="0"/>
          <w:rtl/>
        </w:rPr>
        <w:t xml:space="preserve">- </w:t>
      </w:r>
      <w:r w:rsidRPr="00C35A2C">
        <w:rPr>
          <w:rStyle w:val="afff1"/>
          <w:rFonts w:hint="cs"/>
          <w:bCs w:val="0"/>
          <w:rtl/>
        </w:rPr>
        <w:t>א</w:t>
      </w:r>
      <w:r w:rsidRPr="00C35A2C">
        <w:rPr>
          <w:rStyle w:val="afff1"/>
          <w:bCs w:val="0"/>
          <w:rtl/>
        </w:rPr>
        <w:t>"</w:t>
      </w:r>
      <w:r w:rsidRPr="00C35A2C">
        <w:rPr>
          <w:rStyle w:val="afff1"/>
          <w:rFonts w:hint="cs"/>
          <w:bCs w:val="0"/>
          <w:rtl/>
        </w:rPr>
        <w:t>צ למאן</w:t>
      </w:r>
      <w:r w:rsidRPr="00C35A2C">
        <w:rPr>
          <w:rStyle w:val="afff1"/>
          <w:bCs w:val="0"/>
          <w:rtl/>
        </w:rPr>
        <w:t>.</w:t>
      </w:r>
      <w:bookmarkEnd w:id="1227"/>
      <w:bookmarkEnd w:id="1228"/>
    </w:p>
    <w:p w14:paraId="47332679" w14:textId="34320274" w:rsidR="00B433C9" w:rsidRPr="00C35A2C" w:rsidRDefault="009476E5" w:rsidP="00B55EDF">
      <w:pPr>
        <w:rPr>
          <w:rtl/>
        </w:rPr>
      </w:pPr>
      <w:r w:rsidRPr="00754FAB">
        <w:rPr>
          <w:rStyle w:val="affff5"/>
          <w:rFonts w:hint="eastAsia"/>
          <w:rtl/>
        </w:rPr>
        <w:t>א</w:t>
      </w:r>
      <w:r w:rsidRPr="00754FAB">
        <w:rPr>
          <w:rStyle w:val="affff5"/>
          <w:rtl/>
        </w:rPr>
        <w:t xml:space="preserve">. </w:t>
      </w:r>
      <w:r w:rsidR="00346284">
        <w:rPr>
          <w:rStyle w:val="affff5"/>
          <w:rFonts w:hint="cs"/>
          <w:rtl/>
        </w:rPr>
        <w:t>שמואל</w:t>
      </w:r>
      <w:r w:rsidR="00B433C9" w:rsidRPr="00AF0C53">
        <w:rPr>
          <w:rStyle w:val="affff5"/>
          <w:rtl/>
        </w:rPr>
        <w:t xml:space="preserve">: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הלכה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AF0C53">
        <w:rPr>
          <w:rStyle w:val="affff5"/>
          <w:rtl/>
        </w:rPr>
        <w:t>כרחב</w:t>
      </w:r>
      <w:r>
        <w:rPr>
          <w:rStyle w:val="affff5"/>
          <w:rFonts w:hint="cs"/>
          <w:rtl/>
        </w:rPr>
        <w:t>"</w:t>
      </w:r>
      <w:r w:rsidR="00B433C9" w:rsidRPr="00AF0C53">
        <w:rPr>
          <w:rStyle w:val="affff5"/>
          <w:rtl/>
        </w:rPr>
        <w:t>א.</w:t>
      </w:r>
    </w:p>
    <w:p w14:paraId="1057D603" w14:textId="3DE275C1" w:rsidR="00B433C9" w:rsidRPr="00C35A2C" w:rsidRDefault="009476E5" w:rsidP="00B55EDF">
      <w:pPr>
        <w:rPr>
          <w:rFonts w:ascii="Fb Fontext" w:hAnsi="Fb Fontext" w:cs="Guttman Vilna"/>
          <w:b/>
          <w:bCs/>
          <w:sz w:val="32"/>
          <w:rtl/>
        </w:rPr>
      </w:pPr>
      <w:r w:rsidRPr="00AF0C53">
        <w:rPr>
          <w:rStyle w:val="affff5"/>
          <w:rtl/>
        </w:rPr>
        <w:t>משום ר</w:t>
      </w:r>
      <w:r w:rsidRPr="00AF0C53">
        <w:rPr>
          <w:rStyle w:val="affff5"/>
          <w:rFonts w:hint="cs"/>
          <w:rtl/>
        </w:rPr>
        <w:t>יב</w:t>
      </w:r>
      <w:r w:rsidRPr="00AF0C53">
        <w:rPr>
          <w:rStyle w:val="affff5"/>
          <w:rtl/>
        </w:rPr>
        <w:t>"</w:t>
      </w:r>
      <w:r w:rsidRPr="00AF0C53">
        <w:rPr>
          <w:rStyle w:val="affff5"/>
          <w:rFonts w:hint="cs"/>
          <w:rtl/>
        </w:rPr>
        <w:t>ב</w:t>
      </w:r>
      <w:r w:rsidRPr="00AF0C53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קטנה שלא מיאנה ונשאת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נישואיה</w:t>
      </w:r>
      <w:r w:rsidR="00B433C9" w:rsidRPr="009476E5">
        <w:rPr>
          <w:rFonts w:ascii="Fb Fontext" w:hAnsi="Fb Fontext"/>
          <w:sz w:val="32"/>
          <w:rtl/>
        </w:rPr>
        <w:t xml:space="preserve"> הן מיאוניה.</w:t>
      </w:r>
    </w:p>
    <w:p w14:paraId="14B9F3B4" w14:textId="284865E5" w:rsidR="00B433C9" w:rsidRPr="009476E5" w:rsidRDefault="00B433C9" w:rsidP="00B55EDF">
      <w:pPr>
        <w:rPr>
          <w:rtl/>
        </w:rPr>
      </w:pPr>
      <w:r w:rsidRPr="00AF0C53">
        <w:rPr>
          <w:rStyle w:val="affff5"/>
          <w:rtl/>
        </w:rPr>
        <w:t>איבעיא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AF0C53">
        <w:rPr>
          <w:rStyle w:val="affff5"/>
          <w:rFonts w:hint="cs"/>
          <w:rtl/>
        </w:rPr>
        <w:t>ופשט</w:t>
      </w:r>
      <w:r w:rsidR="009476E5">
        <w:rPr>
          <w:rStyle w:val="affff5"/>
          <w:rFonts w:hint="cs"/>
          <w:rtl/>
        </w:rPr>
        <w:t>:</w:t>
      </w:r>
      <w:r w:rsidRPr="00AF0C53">
        <w:rPr>
          <w:rStyle w:val="affff5"/>
          <w:rFonts w:hint="cs"/>
          <w:rtl/>
        </w:rPr>
        <w:t xml:space="preserve"> </w:t>
      </w:r>
      <w:r w:rsidR="009476E5">
        <w:rPr>
          <w:rStyle w:val="affff5"/>
          <w:rFonts w:hint="cs"/>
          <w:rtl/>
        </w:rPr>
        <w:t xml:space="preserve">משום </w:t>
      </w:r>
      <w:r w:rsidRPr="00AF0C53">
        <w:rPr>
          <w:rStyle w:val="affff5"/>
          <w:rFonts w:hint="cs"/>
          <w:rtl/>
        </w:rPr>
        <w:t>ריב</w:t>
      </w:r>
      <w:r w:rsidRPr="00AF0C53">
        <w:rPr>
          <w:rStyle w:val="affff5"/>
          <w:rtl/>
        </w:rPr>
        <w:t>"</w:t>
      </w:r>
      <w:r w:rsidRPr="00AF0C53">
        <w:rPr>
          <w:rStyle w:val="affff5"/>
          <w:rFonts w:hint="cs"/>
          <w:rtl/>
        </w:rPr>
        <w:t>ב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9476E5">
        <w:rPr>
          <w:rFonts w:hint="cs"/>
          <w:rtl/>
        </w:rPr>
        <w:t>הוא הדין</w:t>
      </w:r>
      <w:r w:rsidRPr="00754FAB">
        <w:rPr>
          <w:rtl/>
        </w:rPr>
        <w:t xml:space="preserve"> </w:t>
      </w:r>
      <w:r w:rsidR="009476E5" w:rsidRPr="00D1637C">
        <w:rPr>
          <w:rFonts w:cs="PFT_Frank" w:hint="eastAsia"/>
          <w:b/>
          <w:bCs/>
          <w:szCs w:val="14"/>
          <w:rtl/>
        </w:rPr>
        <w:t>ד</w:t>
      </w:r>
      <w:r w:rsidRPr="00D1637C">
        <w:rPr>
          <w:rFonts w:cs="PFT_Frank"/>
          <w:b/>
          <w:bCs/>
          <w:szCs w:val="14"/>
          <w:rtl/>
        </w:rPr>
        <w:t>קידושיה</w:t>
      </w:r>
      <w:r w:rsidRPr="00754FAB">
        <w:rPr>
          <w:rtl/>
        </w:rPr>
        <w:t xml:space="preserve"> הן מיאוניה.</w:t>
      </w:r>
    </w:p>
    <w:p w14:paraId="3A469DA3" w14:textId="3869E23C" w:rsidR="00B433C9" w:rsidRDefault="00B433C9" w:rsidP="00754FAB">
      <w:pPr>
        <w:rPr>
          <w:rFonts w:ascii="Fb Fontext" w:hAnsi="Fb Fontext"/>
          <w:sz w:val="32"/>
          <w:rtl/>
        </w:rPr>
      </w:pPr>
      <w:r w:rsidRPr="00AF0C53">
        <w:rPr>
          <w:rStyle w:val="affff5"/>
          <w:rtl/>
        </w:rPr>
        <w:t>איבעיא:</w:t>
      </w:r>
      <w:r w:rsidRPr="003F3A85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A66738" w:rsidRPr="00D1637C">
        <w:rPr>
          <w:rFonts w:cs="PFT_Frank"/>
          <w:b/>
          <w:bCs/>
          <w:szCs w:val="14"/>
          <w:rtl/>
        </w:rPr>
        <w:t>חלקו</w:t>
      </w:r>
      <w:r w:rsidRPr="00AF0C53">
        <w:rPr>
          <w:rStyle w:val="affff5"/>
          <w:rtl/>
        </w:rPr>
        <w:t xml:space="preserve"> רבנן</w:t>
      </w:r>
      <w:r w:rsidRPr="003F3A85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9476E5">
        <w:rPr>
          <w:rStyle w:val="affff5"/>
          <w:rFonts w:hint="cs"/>
          <w:rtl/>
        </w:rPr>
        <w:t>א</w:t>
      </w:r>
      <w:r w:rsidRPr="00AF0C53">
        <w:rPr>
          <w:rStyle w:val="affff5"/>
          <w:rtl/>
        </w:rPr>
        <w:t>ר</w:t>
      </w:r>
      <w:r w:rsidRPr="00AF0C53">
        <w:rPr>
          <w:rStyle w:val="affff5"/>
          <w:rFonts w:hint="cs"/>
          <w:rtl/>
        </w:rPr>
        <w:t>יב</w:t>
      </w:r>
      <w:r w:rsidRPr="00AF0C53">
        <w:rPr>
          <w:rStyle w:val="affff5"/>
          <w:rtl/>
        </w:rPr>
        <w:t>"</w:t>
      </w:r>
      <w:r w:rsidRPr="00AF0C53">
        <w:rPr>
          <w:rStyle w:val="affff5"/>
          <w:rFonts w:hint="cs"/>
          <w:rtl/>
        </w:rPr>
        <w:t>ב</w:t>
      </w:r>
      <w:r w:rsidRPr="003F3A85">
        <w:rPr>
          <w:rFonts w:ascii="Fb Fontext" w:hAnsi="Fb Fontext" w:cs="PFT_Frank"/>
          <w:b/>
          <w:bCs/>
          <w:sz w:val="32"/>
          <w:szCs w:val="14"/>
          <w:rtl/>
        </w:rPr>
        <w:t xml:space="preserve">? </w:t>
      </w:r>
      <w:r w:rsidRPr="00C35A2C">
        <w:rPr>
          <w:rFonts w:ascii="Fb Fontext" w:hAnsi="Fb Fontext"/>
          <w:sz w:val="32"/>
          <w:rtl/>
        </w:rPr>
        <w:t xml:space="preserve">בקידושין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או</w:t>
      </w:r>
      <w:r w:rsidRPr="00C35A2C">
        <w:rPr>
          <w:rFonts w:ascii="Fb Fontext" w:hAnsi="Fb Fontext"/>
          <w:sz w:val="32"/>
          <w:rtl/>
        </w:rPr>
        <w:t xml:space="preserve"> </w:t>
      </w:r>
      <w:r w:rsidR="00AB43C5">
        <w:rPr>
          <w:rFonts w:ascii="Fb Fontext" w:hAnsi="Fb Fontext"/>
          <w:sz w:val="32"/>
          <w:rtl/>
        </w:rPr>
        <w:t>א</w:t>
      </w:r>
      <w:r w:rsidR="006A49E2">
        <w:rPr>
          <w:rFonts w:ascii="Fb Fontext" w:hAnsi="Fb Fontext" w:hint="cs"/>
          <w:sz w:val="32"/>
          <w:rtl/>
        </w:rPr>
        <w:t>פי'</w:t>
      </w:r>
      <w:r w:rsidRPr="00C35A2C">
        <w:rPr>
          <w:rFonts w:ascii="Fb Fontext" w:hAnsi="Fb Fontext"/>
          <w:sz w:val="32"/>
          <w:rtl/>
        </w:rPr>
        <w:t xml:space="preserve"> בנישואין?</w:t>
      </w:r>
    </w:p>
    <w:p w14:paraId="0498309E" w14:textId="6F736D35" w:rsidR="00B433C9" w:rsidRDefault="006A49E2" w:rsidP="00754FAB">
      <w:pPr>
        <w:ind w:left="226" w:firstLine="113"/>
        <w:rPr>
          <w:rFonts w:ascii="Fb Fontext" w:hAnsi="Fb Fontext"/>
          <w:sz w:val="32"/>
          <w:rtl/>
        </w:rPr>
      </w:pPr>
      <w:r>
        <w:rPr>
          <w:rFonts w:ascii="Fb Fontext" w:hAnsi="Fb Fontext" w:hint="cs"/>
          <w:sz w:val="32"/>
          <w:rtl/>
        </w:rPr>
        <w:t xml:space="preserve"> 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הלכה כמותו</w:t>
      </w:r>
      <w:r w:rsidR="00B433C9" w:rsidRPr="00C35A2C">
        <w:rPr>
          <w:rFonts w:ascii="Fb Fontext" w:hAnsi="Fb Fontext"/>
          <w:sz w:val="32"/>
          <w:rtl/>
        </w:rPr>
        <w:t>?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 xml:space="preserve">בנישואין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או</w:t>
      </w:r>
      <w:r w:rsidR="00B433C9" w:rsidRPr="00C35A2C">
        <w:rPr>
          <w:rFonts w:ascii="Fb Fontext" w:hAnsi="Fb Fontext"/>
          <w:sz w:val="32"/>
          <w:rtl/>
        </w:rPr>
        <w:t xml:space="preserve"> אפי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 xml:space="preserve"> בקידושין?</w:t>
      </w:r>
    </w:p>
    <w:p w14:paraId="5D8DD658" w14:textId="6F6BD540" w:rsidR="00B433C9" w:rsidRPr="00C35A2C" w:rsidRDefault="006A49E2" w:rsidP="00B55EDF">
      <w:pPr>
        <w:rPr>
          <w:rFonts w:ascii="Fb Fontext" w:hAnsi="Fb Fontext" w:cs="Guttman Vilna"/>
          <w:b/>
          <w:bCs/>
          <w:rtl/>
        </w:rPr>
      </w:pPr>
      <w:r>
        <w:rPr>
          <w:rStyle w:val="affff5"/>
          <w:rFonts w:hint="cs"/>
          <w:rtl/>
        </w:rPr>
        <w:t>ב. ופשט מ</w:t>
      </w:r>
      <w:r w:rsidR="00B433C9" w:rsidRPr="00AF0C53">
        <w:rPr>
          <w:rStyle w:val="affff5"/>
          <w:rFonts w:hint="cs"/>
          <w:rtl/>
        </w:rPr>
        <w:t>ש</w:t>
      </w:r>
      <w:r>
        <w:rPr>
          <w:rStyle w:val="affff5"/>
          <w:rFonts w:hint="cs"/>
          <w:rtl/>
        </w:rPr>
        <w:t>מואל</w:t>
      </w:r>
      <w:r w:rsidR="00B433C9" w:rsidRPr="00AF0C53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הלכה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AF0C53">
        <w:rPr>
          <w:rStyle w:val="affff5"/>
          <w:rtl/>
        </w:rPr>
        <w:t>כ</w:t>
      </w:r>
      <w:r w:rsidR="00B433C9" w:rsidRPr="00AF0C53">
        <w:rPr>
          <w:rStyle w:val="affff5"/>
          <w:rFonts w:hint="cs"/>
          <w:rtl/>
        </w:rPr>
        <w:t>ריב</w:t>
      </w:r>
      <w:r w:rsidR="00B433C9" w:rsidRPr="00AF0C53">
        <w:rPr>
          <w:rStyle w:val="affff5"/>
          <w:rtl/>
        </w:rPr>
        <w:t>"</w:t>
      </w:r>
      <w:r w:rsidR="00B433C9" w:rsidRPr="00AF0C53">
        <w:rPr>
          <w:rStyle w:val="affff5"/>
          <w:rFonts w:hint="cs"/>
          <w:rtl/>
        </w:rPr>
        <w:t>ב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Style w:val="affff8"/>
          <w:rFonts w:hint="cs"/>
          <w:rtl/>
        </w:rPr>
        <w:t xml:space="preserve">[אף בנתקדשה] </w:t>
      </w:r>
      <w:r w:rsidR="00B433C9" w:rsidRPr="00754FAB">
        <w:rPr>
          <w:rStyle w:val="affff8"/>
          <w:rtl/>
        </w:rPr>
        <w:t>מ</w:t>
      </w:r>
      <w:r w:rsidRPr="00754FAB">
        <w:rPr>
          <w:rStyle w:val="affff8"/>
          <w:rFonts w:hint="eastAsia"/>
          <w:rtl/>
        </w:rPr>
        <w:t>שמע</w:t>
      </w:r>
      <w:r w:rsidR="00B433C9" w:rsidRPr="00754FAB">
        <w:rPr>
          <w:rStyle w:val="affff8"/>
          <w:rtl/>
        </w:rPr>
        <w:t xml:space="preserve"> </w:t>
      </w:r>
      <w:r w:rsidR="00A66738" w:rsidRPr="00754FAB">
        <w:rPr>
          <w:rStyle w:val="affff8"/>
          <w:rtl/>
        </w:rPr>
        <w:t>שחלקו</w:t>
      </w:r>
      <w:r w:rsidR="00B433C9" w:rsidRPr="00754FAB">
        <w:rPr>
          <w:rStyle w:val="affff8"/>
          <w:rtl/>
        </w:rPr>
        <w:t>.</w:t>
      </w:r>
    </w:p>
    <w:p w14:paraId="6ECF6960" w14:textId="4C7DD788" w:rsidR="006A49E2" w:rsidRDefault="006A49E2" w:rsidP="006A49E2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ו</w:t>
      </w:r>
      <w:r w:rsidR="00B433C9" w:rsidRPr="00AF0C53">
        <w:rPr>
          <w:rStyle w:val="affff5"/>
          <w:rFonts w:hint="cs"/>
          <w:rtl/>
        </w:rPr>
        <w:t xml:space="preserve">עדיין </w:t>
      </w:r>
      <w:r>
        <w:rPr>
          <w:rStyle w:val="affff5"/>
          <w:rFonts w:hint="cs"/>
          <w:rtl/>
        </w:rPr>
        <w:t>תבעי:</w:t>
      </w:r>
      <w:r w:rsidR="00B433C9" w:rsidRPr="00AF0C53">
        <w:rPr>
          <w:rStyle w:val="affff5"/>
          <w:rFonts w:hint="cs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ם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AB43C5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אף</w:t>
      </w:r>
      <w:r w:rsidR="00B433C9" w:rsidRPr="00C35A2C">
        <w:rPr>
          <w:rFonts w:ascii="Fb Fontext" w:hAnsi="Fb Fontext" w:hint="cs"/>
          <w:sz w:val="32"/>
          <w:rtl/>
        </w:rPr>
        <w:t xml:space="preserve"> ב</w:t>
      </w:r>
      <w:r>
        <w:rPr>
          <w:rFonts w:ascii="Fb Fontext" w:hAnsi="Fb Fontext" w:hint="cs"/>
          <w:sz w:val="32"/>
          <w:rtl/>
        </w:rPr>
        <w:t xml:space="preserve">היתה </w:t>
      </w:r>
      <w:r w:rsidR="00B433C9" w:rsidRPr="00C35A2C">
        <w:rPr>
          <w:rFonts w:ascii="Fb Fontext" w:hAnsi="Fb Fontext" w:hint="cs"/>
          <w:sz w:val="32"/>
          <w:rtl/>
        </w:rPr>
        <w:t>נש</w:t>
      </w:r>
      <w:r>
        <w:rPr>
          <w:rFonts w:ascii="Fb Fontext" w:hAnsi="Fb Fontext" w:hint="cs"/>
          <w:sz w:val="32"/>
          <w:rtl/>
        </w:rPr>
        <w:t>ו</w:t>
      </w:r>
      <w:r w:rsidR="00B433C9" w:rsidRPr="00C35A2C">
        <w:rPr>
          <w:rFonts w:ascii="Fb Fontext" w:hAnsi="Fb Fontext" w:hint="cs"/>
          <w:sz w:val="32"/>
          <w:rtl/>
        </w:rPr>
        <w:t xml:space="preserve">אה </w:t>
      </w:r>
      <w:r>
        <w:rPr>
          <w:rFonts w:ascii="Fb Fontext" w:hAnsi="Fb Fontext" w:hint="cs"/>
          <w:sz w:val="32"/>
          <w:rtl/>
        </w:rPr>
        <w:t xml:space="preserve">לראשון 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או</w:t>
      </w:r>
      <w:r w:rsidR="00B433C9" w:rsidRPr="00C35A2C">
        <w:rPr>
          <w:rFonts w:ascii="Fb Fontext" w:hAnsi="Fb Fontext" w:hint="cs"/>
          <w:sz w:val="32"/>
          <w:rtl/>
        </w:rPr>
        <w:t xml:space="preserve"> רק במק</w:t>
      </w:r>
      <w:r>
        <w:rPr>
          <w:rFonts w:ascii="Fb Fontext" w:hAnsi="Fb Fontext" w:hint="cs"/>
          <w:sz w:val="32"/>
          <w:rtl/>
        </w:rPr>
        <w:t>ו</w:t>
      </w:r>
      <w:r w:rsidR="00B433C9" w:rsidRPr="00C35A2C">
        <w:rPr>
          <w:rFonts w:ascii="Fb Fontext" w:hAnsi="Fb Fontext" w:hint="cs"/>
          <w:sz w:val="32"/>
          <w:rtl/>
        </w:rPr>
        <w:t>דש</w:t>
      </w:r>
      <w:r>
        <w:rPr>
          <w:rFonts w:ascii="Fb Fontext" w:hAnsi="Fb Fontext" w:hint="cs"/>
          <w:sz w:val="32"/>
          <w:rtl/>
        </w:rPr>
        <w:t>ת?</w:t>
      </w:r>
    </w:p>
    <w:p w14:paraId="26971EC5" w14:textId="0C3646D4" w:rsidR="00B433C9" w:rsidRPr="00754FAB" w:rsidRDefault="006A49E2" w:rsidP="006A49E2">
      <w:pPr>
        <w:rPr>
          <w:rtl/>
        </w:rPr>
      </w:pPr>
      <w:r w:rsidRPr="00754FAB">
        <w:rPr>
          <w:rStyle w:val="affff5"/>
          <w:rFonts w:hint="eastAsia"/>
          <w:rtl/>
        </w:rPr>
        <w:t>ולמסקנא</w:t>
      </w:r>
      <w:r>
        <w:rPr>
          <w:rFonts w:hint="cs"/>
          <w:rtl/>
        </w:rPr>
        <w:t xml:space="preserve">: </w:t>
      </w:r>
      <w:r w:rsidR="00B433C9" w:rsidRPr="00754FAB">
        <w:rPr>
          <w:b/>
          <w:rtl/>
        </w:rPr>
        <w:t>הלכה</w:t>
      </w:r>
      <w:r w:rsidR="00B433C9" w:rsidRPr="00754FAB">
        <w:rPr>
          <w:rtl/>
        </w:rPr>
        <w:t xml:space="preserve"> </w:t>
      </w:r>
      <w:r w:rsidR="00B433C9" w:rsidRPr="00754FAB">
        <w:rPr>
          <w:rStyle w:val="affff5"/>
          <w:rtl/>
        </w:rPr>
        <w:t>כר</w:t>
      </w:r>
      <w:r w:rsidR="00B433C9" w:rsidRPr="00754FAB">
        <w:rPr>
          <w:rStyle w:val="affff5"/>
          <w:rFonts w:hint="eastAsia"/>
          <w:rtl/>
        </w:rPr>
        <w:t>יב</w:t>
      </w:r>
      <w:r w:rsidR="00B433C9" w:rsidRPr="00754FAB">
        <w:rPr>
          <w:rStyle w:val="affff5"/>
          <w:rtl/>
        </w:rPr>
        <w:t>"</w:t>
      </w:r>
      <w:r w:rsidR="00B433C9" w:rsidRPr="00754FAB">
        <w:rPr>
          <w:rStyle w:val="affff5"/>
          <w:rFonts w:hint="eastAsia"/>
          <w:rtl/>
        </w:rPr>
        <w:t>ב</w:t>
      </w:r>
      <w:r w:rsidR="00B433C9" w:rsidRPr="00754FAB">
        <w:rPr>
          <w:rtl/>
        </w:rPr>
        <w:t xml:space="preserve"> </w:t>
      </w:r>
      <w:r w:rsidR="00AB43C5" w:rsidRPr="00754FAB">
        <w:rPr>
          <w:rtl/>
        </w:rPr>
        <w:t>א</w:t>
      </w:r>
      <w:r>
        <w:rPr>
          <w:rFonts w:hint="cs"/>
          <w:rtl/>
        </w:rPr>
        <w:t>פי'</w:t>
      </w:r>
      <w:r w:rsidR="00B433C9" w:rsidRPr="00754FAB">
        <w:rPr>
          <w:rtl/>
        </w:rPr>
        <w:t xml:space="preserve"> בנשוא</w:t>
      </w:r>
      <w:r>
        <w:rPr>
          <w:rFonts w:hint="cs"/>
          <w:rtl/>
        </w:rPr>
        <w:t>ה</w:t>
      </w:r>
      <w:r w:rsidR="00B433C9" w:rsidRPr="00754FAB">
        <w:rPr>
          <w:rtl/>
        </w:rPr>
        <w:t xml:space="preserve"> </w:t>
      </w:r>
      <w:r>
        <w:rPr>
          <w:rFonts w:hint="cs"/>
          <w:rtl/>
        </w:rPr>
        <w:t>לראשון</w:t>
      </w:r>
      <w:r w:rsidR="00B433C9" w:rsidRPr="00754FAB">
        <w:rPr>
          <w:rtl/>
        </w:rPr>
        <w:t>.</w:t>
      </w:r>
    </w:p>
    <w:p w14:paraId="7A8F1792" w14:textId="278DACDC" w:rsidR="009A47F8" w:rsidRPr="009A47F8" w:rsidRDefault="009A47F8" w:rsidP="00754FAB">
      <w:pPr>
        <w:pStyle w:val="afff4"/>
        <w:rPr>
          <w:rtl/>
        </w:rPr>
      </w:pPr>
      <w:ins w:id="9991" w:author="מספור קטעי משנה" w:date="2026-10-06T06:45:58Z">
        <w:r>
          <w:rPr>
            <w:rStyle w:val="MisparKeta"/>
          </w:rPr>
          <w:t xml:space="preserve">ג. </w:t>
        </w:r>
      </w:ins>
      <w:bookmarkStart w:id="1229" w:name="_Toc119173182"/>
      <w:bookmarkStart w:id="1230" w:name="_Toc119230276"/>
      <w:r w:rsidRPr="00754FAB">
        <w:rPr>
          <w:rtl/>
        </w:rPr>
        <w:t>ר' אל</w:t>
      </w:r>
      <w:r w:rsidRPr="00754FAB">
        <w:rPr>
          <w:rFonts w:hint="eastAsia"/>
          <w:rtl/>
        </w:rPr>
        <w:t>י</w:t>
      </w:r>
      <w:r w:rsidRPr="00754FAB">
        <w:rPr>
          <w:rtl/>
        </w:rPr>
        <w:t>עזר:</w:t>
      </w:r>
      <w:r w:rsidRPr="009A47F8">
        <w:rPr>
          <w:rtl/>
        </w:rPr>
        <w:t xml:space="preserve"> אין מעשה קטנה כלום, אלא כמפותה</w:t>
      </w:r>
      <w:r>
        <w:rPr>
          <w:rFonts w:hint="cs"/>
          <w:rtl/>
        </w:rPr>
        <w:t>..</w:t>
      </w:r>
      <w:bookmarkEnd w:id="1229"/>
      <w:bookmarkEnd w:id="1230"/>
    </w:p>
    <w:p w14:paraId="64F25B33" w14:textId="35F85780" w:rsidR="009A47F8" w:rsidRDefault="00B433C9" w:rsidP="00B55EDF">
      <w:pPr>
        <w:rPr>
          <w:rFonts w:ascii="Fb Fontext" w:hAnsi="Fb Fontext"/>
          <w:rtl/>
        </w:rPr>
      </w:pPr>
      <w:r w:rsidRPr="00AF0C53">
        <w:rPr>
          <w:rStyle w:val="affff5"/>
          <w:rtl/>
        </w:rPr>
        <w:t>תניא</w:t>
      </w:r>
      <w:r w:rsidR="009A47F8">
        <w:rPr>
          <w:rStyle w:val="affff5"/>
          <w:rFonts w:hint="cs"/>
          <w:rtl/>
        </w:rPr>
        <w:t>,</w:t>
      </w:r>
      <w:r w:rsidRPr="00AF0C53">
        <w:rPr>
          <w:rStyle w:val="affff5"/>
          <w:rtl/>
        </w:rPr>
        <w:t xml:space="preserve"> </w:t>
      </w:r>
      <w:r w:rsidR="00346284">
        <w:rPr>
          <w:rStyle w:val="affff5"/>
          <w:rFonts w:hint="cs"/>
          <w:rtl/>
        </w:rPr>
        <w:t>ל</w:t>
      </w:r>
      <w:r w:rsidRPr="00AF0C53">
        <w:rPr>
          <w:rStyle w:val="affff5"/>
          <w:rtl/>
        </w:rPr>
        <w:t>ר</w:t>
      </w:r>
      <w:r w:rsidR="009A47F8">
        <w:rPr>
          <w:rStyle w:val="affff5"/>
          <w:rFonts w:hint="cs"/>
          <w:rtl/>
        </w:rPr>
        <w:t>"</w:t>
      </w:r>
      <w:r w:rsidRPr="00AF0C53">
        <w:rPr>
          <w:rStyle w:val="affff5"/>
          <w:rtl/>
        </w:rPr>
        <w:t>א</w:t>
      </w:r>
      <w:r w:rsidR="00346284">
        <w:rPr>
          <w:rFonts w:ascii="Fb Fontext" w:hAnsi="Fb Fontext" w:hint="cs"/>
          <w:rtl/>
        </w:rPr>
        <w:t>:</w:t>
      </w:r>
      <w:r w:rsidRPr="00C35A2C">
        <w:rPr>
          <w:rFonts w:ascii="Fb Fontext" w:hAnsi="Fb Fontext"/>
          <w:rtl/>
        </w:rPr>
        <w:t xml:space="preserve"> אי</w:t>
      </w:r>
      <w:r w:rsidR="009A47F8">
        <w:rPr>
          <w:rFonts w:ascii="Fb Fontext" w:hAnsi="Fb Fontext" w:hint="cs"/>
          <w:rtl/>
        </w:rPr>
        <w:t>נו</w:t>
      </w:r>
      <w:r w:rsidRPr="00C35A2C">
        <w:rPr>
          <w:rFonts w:ascii="Fb Fontext" w:hAnsi="Fb Fontext"/>
          <w:rtl/>
        </w:rPr>
        <w:t xml:space="preserve"> זכאי במציאתה</w:t>
      </w:r>
      <w:r w:rsidR="009A47F8">
        <w:rPr>
          <w:rFonts w:ascii="Fb Fontext" w:hAnsi="Fb Fontext" w:hint="cs"/>
          <w:rtl/>
        </w:rPr>
        <w:t>,</w:t>
      </w:r>
      <w:r w:rsidRPr="00C35A2C">
        <w:rPr>
          <w:rFonts w:ascii="Fb Fontext" w:hAnsi="Fb Fontext"/>
          <w:rtl/>
        </w:rPr>
        <w:t xml:space="preserve"> מעשה ידיה</w:t>
      </w:r>
      <w:r w:rsidR="009A47F8">
        <w:rPr>
          <w:rFonts w:ascii="Fb Fontext" w:hAnsi="Fb Fontext" w:hint="cs"/>
          <w:rtl/>
        </w:rPr>
        <w:t>,</w:t>
      </w:r>
      <w:r w:rsidRPr="00C35A2C">
        <w:rPr>
          <w:rFonts w:ascii="Fb Fontext" w:hAnsi="Fb Fontext"/>
          <w:rtl/>
        </w:rPr>
        <w:t xml:space="preserve"> והפרת נדריה,</w:t>
      </w:r>
    </w:p>
    <w:p w14:paraId="017FCCFF" w14:textId="7F002EC8" w:rsidR="00B433C9" w:rsidRPr="00C35A2C" w:rsidRDefault="009A47F8" w:rsidP="009A47F8">
      <w:pPr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rtl/>
        </w:rPr>
        <w:t>ל</w:t>
      </w:r>
      <w:r w:rsidR="00B433C9" w:rsidRPr="00C35A2C">
        <w:rPr>
          <w:rFonts w:ascii="Fb Fontext" w:hAnsi="Fb Fontext"/>
          <w:rtl/>
        </w:rPr>
        <w:t xml:space="preserve">א יורשה, </w:t>
      </w:r>
      <w:r>
        <w:rPr>
          <w:rFonts w:ascii="Fb Fontext" w:hAnsi="Fb Fontext" w:hint="cs"/>
          <w:rtl/>
        </w:rPr>
        <w:t>ל</w:t>
      </w:r>
      <w:r w:rsidR="00B433C9" w:rsidRPr="00C35A2C">
        <w:rPr>
          <w:rFonts w:ascii="Fb Fontext" w:hAnsi="Fb Fontext"/>
          <w:rtl/>
        </w:rPr>
        <w:t>א מיטמא,</w:t>
      </w:r>
      <w:r>
        <w:rPr>
          <w:rStyle w:val="afff1"/>
          <w:rFonts w:ascii="Fb Fontext" w:hAnsi="Fb Fontext" w:cs="PFT_Frank" w:hint="cs"/>
          <w:szCs w:val="14"/>
          <w:rtl/>
        </w:rPr>
        <w:t xml:space="preserve"> </w:t>
      </w:r>
      <w:r w:rsidRPr="00754FAB">
        <w:rPr>
          <w:rStyle w:val="affff5"/>
          <w:rFonts w:hint="eastAsia"/>
          <w:rtl/>
        </w:rPr>
        <w:t>ה</w:t>
      </w:r>
      <w:r w:rsidR="00B433C9" w:rsidRPr="00754FAB">
        <w:rPr>
          <w:rStyle w:val="affff5"/>
          <w:rtl/>
        </w:rPr>
        <w:t>כלל: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ל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א כאשתו, אלא שצריכה מיאון</w:t>
      </w:r>
      <w:r w:rsidR="00B433C9" w:rsidRPr="00C35A2C">
        <w:rPr>
          <w:rFonts w:ascii="Fb Fontext" w:hAnsi="Fb Fontext"/>
          <w:sz w:val="32"/>
          <w:rtl/>
        </w:rPr>
        <w:t>.</w:t>
      </w:r>
    </w:p>
    <w:p w14:paraId="7A9D59A8" w14:textId="1E531CDA" w:rsidR="0077382E" w:rsidRDefault="00346284" w:rsidP="00B55EDF">
      <w:pPr>
        <w:ind w:hanging="1"/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ל</w:t>
      </w:r>
      <w:r>
        <w:rPr>
          <w:rStyle w:val="affff5"/>
          <w:rtl/>
        </w:rPr>
        <w:t>ריה</w:t>
      </w:r>
      <w:r w:rsidR="0077382E">
        <w:rPr>
          <w:rStyle w:val="affff5"/>
          <w:rFonts w:hint="cs"/>
          <w:rtl/>
        </w:rPr>
        <w:t>"</w:t>
      </w:r>
      <w:r>
        <w:rPr>
          <w:rStyle w:val="affff5"/>
          <w:rtl/>
        </w:rPr>
        <w:t>ו</w:t>
      </w:r>
      <w:r w:rsidR="00B433C9" w:rsidRPr="00AF0C53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זכאי במציאתה</w:t>
      </w:r>
      <w:r w:rsidR="0077382E"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/>
          <w:rtl/>
        </w:rPr>
        <w:t xml:space="preserve"> מעשה ידיה</w:t>
      </w:r>
      <w:r w:rsidR="0077382E"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/>
          <w:rtl/>
        </w:rPr>
        <w:t xml:space="preserve"> והפרת נדריה,</w:t>
      </w:r>
    </w:p>
    <w:p w14:paraId="52C11913" w14:textId="1711B506" w:rsidR="0077382E" w:rsidRPr="00C35A2C" w:rsidRDefault="00B433C9" w:rsidP="00754FAB">
      <w:pPr>
        <w:ind w:hanging="1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/>
          <w:rtl/>
        </w:rPr>
        <w:t>יורשה, ומיטמא,</w:t>
      </w:r>
      <w:r w:rsidR="0077382E">
        <w:rPr>
          <w:rStyle w:val="afff1"/>
          <w:rFonts w:ascii="Fb Fontext" w:hAnsi="Fb Fontext" w:cs="PFT_Frank" w:hint="cs"/>
          <w:szCs w:val="14"/>
          <w:rtl/>
        </w:rPr>
        <w:t xml:space="preserve"> </w:t>
      </w:r>
      <w:r w:rsidR="0077382E">
        <w:rPr>
          <w:rStyle w:val="affff5"/>
          <w:rFonts w:hint="cs"/>
          <w:rtl/>
        </w:rPr>
        <w:t>ה</w:t>
      </w:r>
      <w:r w:rsidRPr="00754FAB">
        <w:rPr>
          <w:rStyle w:val="affff5"/>
          <w:rtl/>
        </w:rPr>
        <w:t>כלל</w:t>
      </w:r>
      <w:r w:rsidRPr="00C35A2C">
        <w:rPr>
          <w:rFonts w:ascii="Fb Fontext" w:hAnsi="Fb Fontext"/>
          <w:sz w:val="32"/>
          <w:rtl/>
        </w:rPr>
        <w:t xml:space="preserve">: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כאשתו, אלא שיוצאה במיאון.</w:t>
      </w:r>
    </w:p>
    <w:p w14:paraId="3C73FE30" w14:textId="491607F1" w:rsidR="008F60EB" w:rsidRDefault="00B433C9" w:rsidP="0077382E">
      <w:pPr>
        <w:ind w:hanging="1"/>
        <w:rPr>
          <w:rFonts w:ascii="Fb Fontext" w:hAnsi="Fb Fontext"/>
          <w:sz w:val="32"/>
          <w:rtl/>
        </w:rPr>
      </w:pPr>
      <w:r w:rsidRPr="00AF0C53">
        <w:rPr>
          <w:rStyle w:val="affff5"/>
          <w:rtl/>
        </w:rPr>
        <w:t>רבי:</w:t>
      </w:r>
      <w:r w:rsidRPr="00346284">
        <w:rPr>
          <w:rStyle w:val="affff5"/>
          <w:rtl/>
        </w:rPr>
        <w:t xml:space="preserve"> נרא</w:t>
      </w:r>
      <w:r w:rsidR="008F60EB">
        <w:rPr>
          <w:rStyle w:val="affff5"/>
          <w:rFonts w:hint="cs"/>
          <w:rtl/>
        </w:rPr>
        <w:t>ה</w:t>
      </w:r>
      <w:r w:rsidRPr="00AF0C53">
        <w:rPr>
          <w:rStyle w:val="affff5"/>
          <w:rtl/>
        </w:rPr>
        <w:t xml:space="preserve"> ר"</w:t>
      </w:r>
      <w:r w:rsidRPr="00AF0C53">
        <w:rPr>
          <w:rStyle w:val="affff5"/>
          <w:rFonts w:hint="cs"/>
          <w:rtl/>
        </w:rPr>
        <w:t>א</w:t>
      </w:r>
      <w:r w:rsidRPr="00C35A2C">
        <w:rPr>
          <w:rFonts w:ascii="Fb Fontext" w:hAnsi="Fb Fontext"/>
          <w:sz w:val="32"/>
          <w:rtl/>
        </w:rPr>
        <w:t xml:space="preserve"> </w:t>
      </w:r>
      <w:r w:rsidR="00346284">
        <w:rPr>
          <w:rFonts w:ascii="Fb Fontext" w:hAnsi="Fb Fontext" w:hint="cs"/>
          <w:sz w:val="32"/>
          <w:rtl/>
        </w:rPr>
        <w:t>ש</w:t>
      </w:r>
      <w:r w:rsidRPr="00C35A2C">
        <w:rPr>
          <w:rFonts w:ascii="Fb Fontext" w:hAnsi="Fb Fontext"/>
          <w:sz w:val="32"/>
          <w:rtl/>
        </w:rPr>
        <w:t xml:space="preserve">השוה מדותיו, </w:t>
      </w:r>
      <w:r w:rsidR="00346284" w:rsidRPr="00346284">
        <w:rPr>
          <w:rStyle w:val="affff5"/>
          <w:rFonts w:hint="cs"/>
          <w:rtl/>
        </w:rPr>
        <w:t>מ</w:t>
      </w:r>
      <w:r w:rsidRPr="00AF0C53">
        <w:rPr>
          <w:rStyle w:val="affff5"/>
          <w:rtl/>
        </w:rPr>
        <w:t>ריה</w:t>
      </w:r>
      <w:r w:rsidR="008F60EB">
        <w:rPr>
          <w:rStyle w:val="affff5"/>
          <w:rFonts w:hint="cs"/>
          <w:rtl/>
        </w:rPr>
        <w:t>"</w:t>
      </w:r>
      <w:r w:rsidRPr="00AF0C53">
        <w:rPr>
          <w:rStyle w:val="affff5"/>
          <w:rtl/>
        </w:rPr>
        <w:t>ו</w:t>
      </w:r>
      <w:r w:rsidRPr="00C35A2C">
        <w:rPr>
          <w:rFonts w:ascii="Fb Fontext" w:hAnsi="Fb Fontext"/>
          <w:sz w:val="32"/>
          <w:rtl/>
        </w:rPr>
        <w:t xml:space="preserve"> </w:t>
      </w:r>
      <w:r w:rsidR="00346284">
        <w:rPr>
          <w:rFonts w:ascii="Fb Fontext" w:hAnsi="Fb Fontext" w:hint="cs"/>
          <w:sz w:val="32"/>
          <w:rtl/>
        </w:rPr>
        <w:t>ש</w:t>
      </w:r>
      <w:r w:rsidRPr="00C35A2C">
        <w:rPr>
          <w:rFonts w:ascii="Fb Fontext" w:hAnsi="Fb Fontext"/>
          <w:sz w:val="32"/>
          <w:rtl/>
        </w:rPr>
        <w:t>ח</w:t>
      </w:r>
      <w:r w:rsidR="008F60EB">
        <w:rPr>
          <w:rFonts w:ascii="Fb Fontext" w:hAnsi="Fb Fontext" w:hint="cs"/>
          <w:sz w:val="32"/>
          <w:rtl/>
        </w:rPr>
        <w:t>י</w:t>
      </w:r>
      <w:r w:rsidRPr="00C35A2C">
        <w:rPr>
          <w:rFonts w:ascii="Fb Fontext" w:hAnsi="Fb Fontext"/>
          <w:sz w:val="32"/>
          <w:rtl/>
        </w:rPr>
        <w:t>לק</w:t>
      </w:r>
      <w:r w:rsidR="008F60EB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3576E11E" w14:textId="5C6E7320" w:rsidR="008F60EB" w:rsidRDefault="00B433C9" w:rsidP="00754FAB">
      <w:pPr>
        <w:pStyle w:val="affff7"/>
        <w:rPr>
          <w:rtl/>
        </w:rPr>
      </w:pPr>
      <w:r w:rsidRPr="00C35A2C">
        <w:rPr>
          <w:rFonts w:hint="cs"/>
          <w:rtl/>
        </w:rPr>
        <w:t xml:space="preserve">דאי אשתו </w:t>
      </w:r>
      <w:r w:rsidR="008F60EB">
        <w:rPr>
          <w:rFonts w:hint="cs"/>
          <w:rtl/>
        </w:rPr>
        <w:t xml:space="preserve">- </w:t>
      </w:r>
      <w:r w:rsidRPr="00C35A2C">
        <w:rPr>
          <w:rFonts w:hint="cs"/>
          <w:rtl/>
        </w:rPr>
        <w:t>תיבעי גט</w:t>
      </w:r>
      <w:r w:rsidR="008F60EB">
        <w:rPr>
          <w:rFonts w:hint="cs"/>
          <w:rtl/>
        </w:rPr>
        <w:t>,</w:t>
      </w:r>
      <w:r w:rsidR="008F60EB">
        <w:rPr>
          <w:rStyle w:val="affff5"/>
          <w:rFonts w:hint="cs"/>
          <w:rtl/>
        </w:rPr>
        <w:t xml:space="preserve"> </w:t>
      </w:r>
      <w:r w:rsidR="001874E8">
        <w:rPr>
          <w:rStyle w:val="affff5"/>
          <w:rtl/>
        </w:rPr>
        <w:tab/>
      </w:r>
      <w:r w:rsidR="001874E8">
        <w:rPr>
          <w:rStyle w:val="affff5"/>
          <w:rtl/>
        </w:rPr>
        <w:tab/>
      </w:r>
      <w:r w:rsidR="008F60EB">
        <w:rPr>
          <w:rStyle w:val="affff5"/>
          <w:rFonts w:hint="cs"/>
          <w:rtl/>
        </w:rPr>
        <w:t xml:space="preserve">משא"כ </w:t>
      </w:r>
      <w:r w:rsidRPr="00AF0C53">
        <w:rPr>
          <w:rStyle w:val="affff5"/>
          <w:rFonts w:hint="cs"/>
          <w:rtl/>
        </w:rPr>
        <w:t>לר</w:t>
      </w:r>
      <w:r w:rsidRPr="00AF0C53">
        <w:rPr>
          <w:rStyle w:val="affff5"/>
          <w:rtl/>
        </w:rPr>
        <w:t>"</w:t>
      </w:r>
      <w:r w:rsidRPr="00AF0C53">
        <w:rPr>
          <w:rStyle w:val="affff5"/>
          <w:rFonts w:hint="cs"/>
          <w:rtl/>
        </w:rPr>
        <w:t>א</w:t>
      </w:r>
      <w:r w:rsidR="001874E8">
        <w:rPr>
          <w:rStyle w:val="affff5"/>
          <w:rFonts w:hint="cs"/>
          <w:rtl/>
        </w:rPr>
        <w:t>:</w:t>
      </w:r>
      <w:r w:rsidRPr="00AF0C53">
        <w:rPr>
          <w:rStyle w:val="affff5"/>
          <w:rFonts w:hint="cs"/>
          <w:rtl/>
        </w:rPr>
        <w:t xml:space="preserve"> </w:t>
      </w:r>
      <w:r w:rsidR="00AB43C5">
        <w:rPr>
          <w:rFonts w:hint="cs"/>
          <w:rtl/>
        </w:rPr>
        <w:t>אף</w:t>
      </w:r>
      <w:r w:rsidRPr="00C35A2C">
        <w:rPr>
          <w:rFonts w:hint="cs"/>
          <w:rtl/>
        </w:rPr>
        <w:t xml:space="preserve"> שאינה אשתו </w:t>
      </w:r>
      <w:r w:rsidR="001874E8">
        <w:rPr>
          <w:rFonts w:hint="cs"/>
          <w:rtl/>
        </w:rPr>
        <w:t xml:space="preserve">- </w:t>
      </w:r>
      <w:r w:rsidRPr="00C35A2C">
        <w:rPr>
          <w:rFonts w:hint="cs"/>
          <w:rtl/>
        </w:rPr>
        <w:t>א</w:t>
      </w:r>
      <w:r w:rsidRPr="00C35A2C">
        <w:rPr>
          <w:rtl/>
        </w:rPr>
        <w:t>"</w:t>
      </w:r>
      <w:r w:rsidRPr="00C35A2C">
        <w:rPr>
          <w:rFonts w:hint="cs"/>
          <w:rtl/>
        </w:rPr>
        <w:t>א ב</w:t>
      </w:r>
      <w:r w:rsidR="008F60EB">
        <w:rPr>
          <w:rFonts w:hint="cs"/>
          <w:rtl/>
        </w:rPr>
        <w:t xml:space="preserve">לא </w:t>
      </w:r>
      <w:r w:rsidRPr="00C35A2C">
        <w:rPr>
          <w:rFonts w:hint="cs"/>
          <w:rtl/>
        </w:rPr>
        <w:t>מיאון</w:t>
      </w:r>
      <w:r w:rsidR="008F60EB">
        <w:rPr>
          <w:rFonts w:hint="cs"/>
          <w:rtl/>
        </w:rPr>
        <w:t>.</w:t>
      </w:r>
    </w:p>
    <w:p w14:paraId="1C94E919" w14:textId="492D3B49" w:rsidR="00B433C9" w:rsidRDefault="00B433C9" w:rsidP="00754FAB">
      <w:pPr>
        <w:pStyle w:val="afff4"/>
        <w:rPr>
          <w:rtl/>
        </w:rPr>
      </w:pPr>
      <w:ins w:id="9992" w:author="מספור קטעי משנה" w:date="2026-10-06T06:45:58Z">
        <w:r>
          <w:rPr>
            <w:rStyle w:val="MisparKeta"/>
          </w:rPr>
          <w:t xml:space="preserve">ד. </w:t>
        </w:r>
      </w:ins>
      <w:bookmarkStart w:id="1231" w:name="_Toc119173183"/>
      <w:bookmarkStart w:id="1232" w:name="_Toc119230277"/>
      <w:r w:rsidRPr="00C35A2C">
        <w:rPr>
          <w:rStyle w:val="afff1"/>
          <w:bCs w:val="0"/>
          <w:rtl/>
        </w:rPr>
        <w:t>ראב</w:t>
      </w:r>
      <w:r w:rsidR="001874E8">
        <w:rPr>
          <w:rStyle w:val="afff1"/>
          <w:rFonts w:hint="cs"/>
          <w:bCs w:val="0"/>
          <w:rtl/>
        </w:rPr>
        <w:t>"</w:t>
      </w:r>
      <w:r w:rsidRPr="00C35A2C">
        <w:rPr>
          <w:rStyle w:val="afff1"/>
          <w:bCs w:val="0"/>
          <w:rtl/>
        </w:rPr>
        <w:t>י</w:t>
      </w:r>
      <w:r w:rsidR="001874E8">
        <w:rPr>
          <w:rStyle w:val="afff1"/>
          <w:rFonts w:hint="cs"/>
          <w:bCs w:val="0"/>
          <w:rtl/>
        </w:rPr>
        <w:t xml:space="preserve">: </w:t>
      </w:r>
      <w:r w:rsidRPr="00C35A2C">
        <w:rPr>
          <w:rtl/>
        </w:rPr>
        <w:t>עכבה שמ</w:t>
      </w:r>
      <w:r w:rsidR="001874E8">
        <w:rPr>
          <w:rFonts w:hint="cs"/>
          <w:rtl/>
        </w:rPr>
        <w:t xml:space="preserve">ן </w:t>
      </w:r>
      <w:r w:rsidRPr="00C35A2C">
        <w:rPr>
          <w:rtl/>
        </w:rPr>
        <w:t>האיש</w:t>
      </w:r>
      <w:r w:rsidR="001874E8">
        <w:rPr>
          <w:rFonts w:hint="cs"/>
          <w:rtl/>
        </w:rPr>
        <w:t xml:space="preserve"> - כאילו אשתו</w:t>
      </w:r>
      <w:r w:rsidRPr="00C35A2C">
        <w:rPr>
          <w:rtl/>
        </w:rPr>
        <w:t>, שאינה</w:t>
      </w:r>
      <w:r w:rsidR="001874E8">
        <w:rPr>
          <w:rFonts w:hint="cs"/>
          <w:rtl/>
        </w:rPr>
        <w:t xml:space="preserve"> מן האיש..</w:t>
      </w:r>
      <w:bookmarkEnd w:id="1231"/>
      <w:bookmarkEnd w:id="1232"/>
    </w:p>
    <w:p w14:paraId="17BF25DF" w14:textId="6C339E6A" w:rsidR="00B433C9" w:rsidRDefault="001874E8" w:rsidP="00B55EDF">
      <w:pPr>
        <w:rPr>
          <w:rtl/>
        </w:rPr>
      </w:pPr>
      <w:r>
        <w:rPr>
          <w:rStyle w:val="affff5"/>
          <w:rFonts w:hint="cs"/>
          <w:rtl/>
        </w:rPr>
        <w:t>א.</w:t>
      </w:r>
      <w:r w:rsidR="00B433C9" w:rsidRPr="00AF0C53">
        <w:rPr>
          <w:rStyle w:val="affff5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תבעוה לינשא, ו</w:t>
      </w:r>
      <w:r w:rsidR="00F0164E">
        <w:rPr>
          <w:rFonts w:ascii="Fb Fontext" w:hAnsi="Fb Fontext" w:hint="cs"/>
          <w:sz w:val="32"/>
          <w:rtl/>
        </w:rPr>
        <w:t>סירבה '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מחמת בעלי</w:t>
      </w:r>
      <w:r w:rsidR="00F0164E"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 xml:space="preserve"> - עכבה שמהאיש</w:t>
      </w:r>
      <w:r w:rsidR="00F0164E">
        <w:rPr>
          <w:rFonts w:hint="cs"/>
          <w:rtl/>
        </w:rPr>
        <w:t>..</w:t>
      </w:r>
    </w:p>
    <w:p w14:paraId="7931C2EB" w14:textId="1DA927D9" w:rsidR="00B433C9" w:rsidRPr="00F0164E" w:rsidRDefault="00B433C9" w:rsidP="00F0164E">
      <w:pPr>
        <w:rPr>
          <w:rtl/>
        </w:rPr>
      </w:pPr>
      <w:r w:rsidRPr="00C35A2C">
        <w:rPr>
          <w:rFonts w:hint="cs"/>
          <w:rtl/>
        </w:rPr>
        <w:t>ב</w:t>
      </w:r>
      <w:r w:rsidR="00F0164E">
        <w:rPr>
          <w:rFonts w:hint="cs"/>
          <w:rtl/>
        </w:rPr>
        <w:t>.</w:t>
      </w:r>
      <w:r w:rsidR="00F0164E">
        <w:rPr>
          <w:rFonts w:hint="cs"/>
          <w:b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נתן לה גט</w:t>
      </w:r>
      <w:r w:rsidRPr="00754FAB">
        <w:rPr>
          <w:rtl/>
        </w:rPr>
        <w:t xml:space="preserve"> </w:t>
      </w:r>
      <w:r w:rsidR="00F0164E">
        <w:rPr>
          <w:rFonts w:hint="cs"/>
          <w:rtl/>
        </w:rPr>
        <w:t xml:space="preserve">- </w:t>
      </w:r>
      <w:r w:rsidRPr="00754FAB">
        <w:rPr>
          <w:rtl/>
        </w:rPr>
        <w:t>עכבה שמהאיש</w:t>
      </w:r>
      <w:r w:rsidRPr="00F0164E">
        <w:rPr>
          <w:rtl/>
        </w:rPr>
        <w:t xml:space="preserve"> ואסור</w:t>
      </w:r>
      <w:r w:rsidRPr="00F0164E">
        <w:rPr>
          <w:rFonts w:hint="cs"/>
          <w:rtl/>
        </w:rPr>
        <w:t xml:space="preserve"> </w:t>
      </w:r>
      <w:r w:rsidRPr="00F0164E">
        <w:rPr>
          <w:rtl/>
        </w:rPr>
        <w:t>בקרובות</w:t>
      </w:r>
      <w:r w:rsidR="00F0164E">
        <w:rPr>
          <w:rFonts w:hint="cs"/>
          <w:rtl/>
        </w:rPr>
        <w:t>..</w:t>
      </w:r>
      <w:r w:rsidRPr="00754FAB">
        <w:rPr>
          <w:rStyle w:val="affff8"/>
          <w:rtl/>
        </w:rPr>
        <w:t xml:space="preserve"> </w:t>
      </w:r>
      <w:r w:rsidR="00F0164E" w:rsidRPr="00754FAB">
        <w:rPr>
          <w:rStyle w:val="affff8"/>
          <w:rFonts w:hint="eastAsia"/>
          <w:rtl/>
        </w:rPr>
        <w:t>ופירוש</w:t>
      </w:r>
      <w:r w:rsidR="00F0164E">
        <w:rPr>
          <w:rStyle w:val="affff8"/>
          <w:rFonts w:hint="cs"/>
          <w:rtl/>
        </w:rPr>
        <w:t>י</w:t>
      </w:r>
      <w:r w:rsidR="00F0164E" w:rsidRPr="00754FAB">
        <w:rPr>
          <w:rStyle w:val="affff8"/>
          <w:rtl/>
        </w:rPr>
        <w:t xml:space="preserve"> מפרש.</w:t>
      </w:r>
    </w:p>
    <w:p w14:paraId="06189C96" w14:textId="77777777" w:rsidR="00B433C9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lastRenderedPageBreak/>
        <w:t>קח:</w:t>
      </w:r>
    </w:p>
    <w:p>
      <w:pPr>
        <w:pStyle w:val="MishnaBatzad"/>
        <w:rPr>
          <w:ins w:id="20585" w:author="קלוד" w:date="2026-10-06T10:10:48Z"/>
        </w:rPr>
      </w:pPr>
      <w:ins w:id="20584" w:author="קלוד" w:date="2026-10-06T10:10:48Z">
        <w:r>
          <w:t xml:space="preserve">משנה ד</w:t>
        </w:r>
      </w:ins>
    </w:p>
    <w:p w14:paraId="06CA006B" w14:textId="68660218" w:rsidR="00B433C9" w:rsidRPr="00C35A2C" w:rsidRDefault="00B433C9" w:rsidP="00F0164E">
      <w:pPr>
        <w:pStyle w:val="affc"/>
        <w:rPr>
          <w:rStyle w:val="afff1"/>
          <w:rFonts w:ascii="Fb Fontext" w:hAnsi="Fb Fontext"/>
          <w:b/>
          <w:bCs w:val="0"/>
          <w:rtl/>
        </w:rPr>
      </w:pPr>
      <w:bookmarkStart w:id="1233" w:name="_Toc119173184"/>
      <w:bookmarkStart w:id="1234" w:name="_Toc119230278"/>
      <w:r w:rsidRPr="00C067C8">
        <w:rPr>
          <w:rStyle w:val="affffc"/>
          <w:rtl/>
        </w:rPr>
        <w:t xml:space="preserve">הממאנת </w:t>
      </w:r>
      <w:r w:rsidR="00F0164E" w:rsidRPr="00C067C8">
        <w:rPr>
          <w:rStyle w:val="affffc"/>
          <w:rFonts w:hint="cs"/>
          <w:rtl/>
        </w:rPr>
        <w:t xml:space="preserve">- </w:t>
      </w:r>
      <w:r w:rsidRPr="00C067C8">
        <w:rPr>
          <w:rStyle w:val="affffc"/>
          <w:rtl/>
        </w:rPr>
        <w:t>מותר בקרובותיה</w:t>
      </w:r>
      <w:bookmarkEnd w:id="1233"/>
      <w:bookmarkEnd w:id="1234"/>
      <w:r w:rsidRPr="00754FAB">
        <w:rPr>
          <w:rStyle w:val="HesberMishna"/>
          <w:rtl/>
          <w:rPrChange w:id="20227" w:author="קלוד" w:date="2026-10-06T10:10:48Z">
            <w:rPr>
              <w:rStyle w:val="affff8"/>
              <w:rtl/>
            </w:rPr>
          </w:rPrChange>
        </w:rPr>
        <w:t xml:space="preserve"> והיא ב</w:t>
      </w:r>
      <w:r w:rsidR="00F0164E">
        <w:rPr>
          <w:rStyle w:val="HesberMishna"/>
          <w:rFonts w:hint="cs"/>
          <w:rtl/>
          <w:rPrChange w:id="20228" w:author="קלוד" w:date="2026-10-06T10:10:48Z">
            <w:rPr>
              <w:rStyle w:val="affff8"/>
              <w:rFonts w:hint="cs"/>
              <w:rtl/>
            </w:rPr>
          </w:rPrChange>
        </w:rPr>
        <w:t>שלו</w:t>
      </w:r>
      <w:r w:rsidRPr="00754FAB">
        <w:rPr>
          <w:rStyle w:val="HesberMishna"/>
          <w:rtl/>
          <w:rPrChange w:id="20229" w:author="קלוד" w:date="2026-10-06T10:10:48Z">
            <w:rPr>
              <w:rStyle w:val="affff8"/>
              <w:rtl/>
            </w:rPr>
          </w:rPrChange>
        </w:rPr>
        <w:t xml:space="preserve">, </w:t>
      </w:r>
      <w:r w:rsidRPr="00C35A2C">
        <w:rPr>
          <w:rStyle w:val="afff1"/>
          <w:rFonts w:ascii="Fb Fontext" w:hAnsi="Fb Fontext"/>
          <w:b/>
          <w:bCs w:val="0"/>
          <w:rtl/>
        </w:rPr>
        <w:t>ולא פסלה מכהונה.</w:t>
      </w:r>
    </w:p>
    <w:p w14:paraId="0E7EBBE7" w14:textId="18916D34" w:rsidR="00B433C9" w:rsidRPr="00EA6942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EA6942">
        <w:rPr>
          <w:rStyle w:val="afff1"/>
          <w:rFonts w:ascii="Fb Fontext" w:hAnsi="Fb Fontext"/>
          <w:b/>
          <w:bCs w:val="0"/>
          <w:rtl/>
        </w:rPr>
        <w:t>נתן גט</w:t>
      </w:r>
      <w:r w:rsidR="00F0164E">
        <w:rPr>
          <w:rStyle w:val="afff1"/>
          <w:rFonts w:ascii="Fb Fontext" w:hAnsi="Fb Fontext" w:hint="cs"/>
          <w:b/>
          <w:bCs w:val="0"/>
          <w:rtl/>
        </w:rPr>
        <w:t xml:space="preserve"> -</w:t>
      </w:r>
      <w:r w:rsidRPr="00EA6942">
        <w:rPr>
          <w:rStyle w:val="afff1"/>
          <w:rFonts w:ascii="Fb Fontext" w:hAnsi="Fb Fontext"/>
          <w:b/>
          <w:bCs w:val="0"/>
          <w:rtl/>
        </w:rPr>
        <w:t xml:space="preserve"> אסור בקרובותיה </w:t>
      </w:r>
      <w:r w:rsidRPr="00754FAB">
        <w:rPr>
          <w:rStyle w:val="HesberMishna"/>
          <w:rtl/>
          <w:rPrChange w:id="20230" w:author="קלוד" w:date="2026-10-06T10:10:48Z">
            <w:rPr>
              <w:rStyle w:val="affff8"/>
              <w:rtl/>
            </w:rPr>
          </w:rPrChange>
        </w:rPr>
        <w:t>והיא ב</w:t>
      </w:r>
      <w:r w:rsidR="00F0164E" w:rsidRPr="00754FAB">
        <w:rPr>
          <w:rStyle w:val="HesberMishna"/>
          <w:rFonts w:hint="eastAsia"/>
          <w:rtl/>
          <w:rPrChange w:id="20231" w:author="קלוד" w:date="2026-10-06T10:10:48Z">
            <w:rPr>
              <w:rStyle w:val="affff8"/>
              <w:rFonts w:hint="eastAsia"/>
              <w:rtl/>
            </w:rPr>
          </w:rPrChange>
        </w:rPr>
        <w:t>של</w:t>
      </w:r>
      <w:r w:rsidRPr="00754FAB">
        <w:rPr>
          <w:rStyle w:val="HesberMishna"/>
          <w:rtl/>
          <w:rPrChange w:id="20232" w:author="קלוד" w:date="2026-10-06T10:10:48Z">
            <w:rPr>
              <w:rStyle w:val="affff8"/>
              <w:rtl/>
            </w:rPr>
          </w:rPrChange>
        </w:rPr>
        <w:t>ו,</w:t>
      </w:r>
      <w:r w:rsidRPr="00EA6942">
        <w:rPr>
          <w:rStyle w:val="afff1"/>
          <w:rFonts w:ascii="Fb Fontext" w:hAnsi="Fb Fontext"/>
          <w:b/>
          <w:bCs w:val="0"/>
          <w:rtl/>
        </w:rPr>
        <w:t xml:space="preserve"> ופסלה מכהונה.</w:t>
      </w:r>
    </w:p>
    <w:p w14:paraId="2EFB34C8" w14:textId="3E930819" w:rsidR="00B433C9" w:rsidRPr="00B81C5A" w:rsidRDefault="00B433C9" w:rsidP="007C50EB">
      <w:pPr>
        <w:pStyle w:val="affc"/>
        <w:rPr>
          <w:rStyle w:val="afff1"/>
          <w:rFonts w:ascii="Fb Fontext" w:hAnsi="Fb Fontext"/>
          <w:b/>
          <w:bCs w:val="0"/>
          <w:spacing w:val="4"/>
          <w:rtl/>
        </w:rPr>
      </w:pPr>
      <w:r w:rsidRPr="00B81C5A">
        <w:rPr>
          <w:rStyle w:val="afff1"/>
          <w:rFonts w:ascii="Fb Fontext" w:hAnsi="Fb Fontext"/>
          <w:b/>
          <w:bCs w:val="0"/>
          <w:spacing w:val="4"/>
          <w:rtl/>
        </w:rPr>
        <w:t>נתן גט והחזירה, מיאנה בו</w:t>
      </w:r>
      <w:r w:rsidR="00F0164E">
        <w:rPr>
          <w:rStyle w:val="afff1"/>
          <w:rFonts w:ascii="Fb Fontext" w:hAnsi="Fb Fontext" w:hint="cs"/>
          <w:b/>
          <w:bCs w:val="0"/>
          <w:spacing w:val="4"/>
          <w:rtl/>
        </w:rPr>
        <w:t>,</w:t>
      </w:r>
      <w:r w:rsidRPr="00B81C5A">
        <w:rPr>
          <w:rStyle w:val="afff1"/>
          <w:rFonts w:ascii="Fb Fontext" w:hAnsi="Fb Fontext"/>
          <w:b/>
          <w:bCs w:val="0"/>
          <w:spacing w:val="4"/>
          <w:rtl/>
        </w:rPr>
        <w:t xml:space="preserve"> ונשאת לאחר </w:t>
      </w:r>
      <w:r w:rsidRPr="00754FAB">
        <w:rPr>
          <w:rStyle w:val="HesberMishna"/>
          <w:rtl/>
          <w:rPrChange w:id="20233" w:author="קלוד" w:date="2026-10-06T10:10:48Z">
            <w:rPr>
              <w:rStyle w:val="affff8"/>
              <w:rtl/>
            </w:rPr>
          </w:rPrChange>
        </w:rPr>
        <w:t>ו</w:t>
      </w:r>
      <w:r w:rsidR="00F0164E">
        <w:rPr>
          <w:rStyle w:val="HesberMishna"/>
          <w:rFonts w:hint="cs"/>
          <w:rtl/>
          <w:rPrChange w:id="20234" w:author="קלוד" w:date="2026-10-06T10:10:48Z">
            <w:rPr>
              <w:rStyle w:val="affff8"/>
              <w:rFonts w:hint="cs"/>
              <w:rtl/>
            </w:rPr>
          </w:rPrChange>
        </w:rPr>
        <w:t>מת..</w:t>
      </w:r>
      <w:r w:rsidRPr="00B81C5A">
        <w:rPr>
          <w:rStyle w:val="afff1"/>
          <w:rFonts w:ascii="Fb Fontext" w:hAnsi="Fb Fontext"/>
          <w:b/>
          <w:bCs w:val="0"/>
          <w:spacing w:val="4"/>
          <w:rtl/>
        </w:rPr>
        <w:t xml:space="preserve"> - מותרת לחזור.</w:t>
      </w:r>
    </w:p>
    <w:p w14:paraId="7624A868" w14:textId="734DE3F2" w:rsidR="00B433C9" w:rsidRPr="00B81C5A" w:rsidRDefault="00B433C9" w:rsidP="007C50EB">
      <w:pPr>
        <w:pStyle w:val="affc"/>
        <w:rPr>
          <w:rStyle w:val="afff1"/>
          <w:rFonts w:ascii="Fb Fontext" w:hAnsi="Fb Fontext"/>
          <w:b/>
          <w:bCs w:val="0"/>
          <w:spacing w:val="4"/>
          <w:rtl/>
        </w:rPr>
      </w:pPr>
      <w:r w:rsidRPr="00B81C5A">
        <w:rPr>
          <w:rStyle w:val="afff1"/>
          <w:rFonts w:ascii="Fb Fontext" w:hAnsi="Fb Fontext"/>
          <w:b/>
          <w:bCs w:val="0"/>
          <w:spacing w:val="4"/>
          <w:rtl/>
        </w:rPr>
        <w:t>מיאנה בו והחזירה, נתן גט</w:t>
      </w:r>
      <w:r w:rsidR="00F0164E">
        <w:rPr>
          <w:rStyle w:val="afff1"/>
          <w:rFonts w:ascii="Fb Fontext" w:hAnsi="Fb Fontext" w:hint="cs"/>
          <w:b/>
          <w:bCs w:val="0"/>
          <w:spacing w:val="4"/>
          <w:rtl/>
        </w:rPr>
        <w:t>,</w:t>
      </w:r>
      <w:r w:rsidRPr="00B81C5A">
        <w:rPr>
          <w:rStyle w:val="afff1"/>
          <w:rFonts w:ascii="Fb Fontext" w:hAnsi="Fb Fontext"/>
          <w:b/>
          <w:bCs w:val="0"/>
          <w:spacing w:val="4"/>
          <w:rtl/>
        </w:rPr>
        <w:t xml:space="preserve"> ונשאת לאחר</w:t>
      </w:r>
      <w:r w:rsidRPr="00754FAB">
        <w:rPr>
          <w:rStyle w:val="HesberMishna"/>
          <w:rtl/>
          <w:rPrChange w:id="20235" w:author="קלוד" w:date="2026-10-06T10:10:48Z">
            <w:rPr>
              <w:rStyle w:val="affff8"/>
              <w:rtl/>
            </w:rPr>
          </w:rPrChange>
        </w:rPr>
        <w:t xml:space="preserve"> ו</w:t>
      </w:r>
      <w:r w:rsidR="00F0164E" w:rsidRPr="00754FAB">
        <w:rPr>
          <w:rStyle w:val="HesberMishna"/>
          <w:rFonts w:hint="eastAsia"/>
          <w:rtl/>
          <w:rPrChange w:id="20236" w:author="קלוד" w:date="2026-10-06T10:10:48Z">
            <w:rPr>
              <w:rStyle w:val="affff8"/>
              <w:rFonts w:hint="eastAsia"/>
              <w:rtl/>
            </w:rPr>
          </w:rPrChange>
        </w:rPr>
        <w:t>מת</w:t>
      </w:r>
      <w:r w:rsidR="00F0164E" w:rsidRPr="00754FAB">
        <w:rPr>
          <w:rStyle w:val="HesberMishna"/>
          <w:rtl/>
          <w:rPrChange w:id="20237" w:author="קלוד" w:date="2026-10-06T10:10:48Z">
            <w:rPr>
              <w:rStyle w:val="affff8"/>
              <w:rtl/>
            </w:rPr>
          </w:rPrChange>
        </w:rPr>
        <w:t>..</w:t>
      </w:r>
      <w:r w:rsidRPr="00B81C5A">
        <w:rPr>
          <w:rStyle w:val="afff1"/>
          <w:rFonts w:ascii="Fb Fontext" w:hAnsi="Fb Fontext"/>
          <w:b/>
          <w:bCs w:val="0"/>
          <w:spacing w:val="4"/>
          <w:rtl/>
        </w:rPr>
        <w:t xml:space="preserve"> - אסורה לחזור.</w:t>
      </w:r>
    </w:p>
    <w:p w14:paraId="775D901E" w14:textId="192B9F9D" w:rsidR="00B433C9" w:rsidRPr="00C35A2C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bookmarkStart w:id="1235" w:name="_Toc119173185"/>
      <w:bookmarkStart w:id="1236" w:name="_Toc119230279"/>
      <w:r w:rsidRPr="00C067C8">
        <w:rPr>
          <w:rStyle w:val="affffc"/>
          <w:rtl/>
        </w:rPr>
        <w:t>הכלל:</w:t>
      </w:r>
      <w:bookmarkEnd w:id="1235"/>
      <w:bookmarkEnd w:id="1236"/>
      <w:r w:rsidRPr="00C35A2C">
        <w:rPr>
          <w:rStyle w:val="afff1"/>
          <w:rFonts w:ascii="Fb Fontext" w:hAnsi="Fb Fontext"/>
          <w:b/>
          <w:bCs w:val="0"/>
          <w:rtl/>
        </w:rPr>
        <w:t xml:space="preserve"> גט אחר מיאון - אסורה לחזור לו, </w:t>
      </w:r>
      <w:r w:rsidR="00F0164E">
        <w:rPr>
          <w:rStyle w:val="afff1"/>
          <w:rFonts w:ascii="Fb Fontext" w:hAnsi="Fb Fontext" w:hint="cs"/>
          <w:b/>
          <w:bCs w:val="0"/>
          <w:rtl/>
        </w:rPr>
        <w:t>להיפך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- מותרת.</w:t>
      </w:r>
    </w:p>
    <w:p w14:paraId="40FF11D7" w14:textId="7C1BB3F7" w:rsidR="00F0164E" w:rsidRDefault="00B433C9" w:rsidP="00C067C8">
      <w:pPr>
        <w:pStyle w:val="affffb"/>
        <w:rPr>
          <w:rStyle w:val="afff1"/>
          <w:rFonts w:ascii="Fb Fontext" w:hAnsi="Fb Fontext"/>
          <w:b/>
          <w:bCs w:val="0"/>
          <w:rtl/>
        </w:rPr>
      </w:pPr>
      <w:ins w:id="9993" w:author="מספור קטעי משנה" w:date="2026-10-06T06:45:58Z">
        <w:r>
          <w:rPr>
            <w:rStyle w:val="MisparKeta"/>
          </w:rPr>
          <w:t xml:space="preserve">ה. </w:t>
        </w:r>
      </w:ins>
      <w:bookmarkStart w:id="1237" w:name="_Toc119173186"/>
      <w:bookmarkStart w:id="1238" w:name="_Toc119230280"/>
      <w:r w:rsidRPr="00C35A2C">
        <w:rPr>
          <w:rStyle w:val="afff1"/>
          <w:rFonts w:ascii="Fb Fontext" w:hAnsi="Fb Fontext"/>
          <w:b/>
          <w:bCs w:val="0"/>
          <w:rtl/>
        </w:rPr>
        <w:t>הממאנת באיש, ונשאת לאחר וגירשה, לאחר ומיאנה בו,</w:t>
      </w:r>
      <w:bookmarkEnd w:id="1237"/>
      <w:bookmarkEnd w:id="1238"/>
    </w:p>
    <w:p>
      <w:pPr>
        <w:pStyle w:val="MishnaBatzad"/>
        <w:rPr>
          <w:ins w:id="20587" w:author="קלוד" w:date="2026-10-06T10:10:48Z"/>
        </w:rPr>
      </w:pPr>
      <w:ins w:id="20586" w:author="קלוד" w:date="2026-10-06T10:10:48Z">
        <w:r>
          <w:t xml:space="preserve">משנה ה</w:t>
        </w:r>
      </w:ins>
    </w:p>
    <w:p w14:paraId="5B6ED64B" w14:textId="0E2F2084" w:rsidR="00B433C9" w:rsidRDefault="00B433C9" w:rsidP="00754FAB">
      <w:pPr>
        <w:pStyle w:val="affc"/>
        <w:jc w:val="center"/>
        <w:rPr>
          <w:rStyle w:val="afff1"/>
          <w:rFonts w:ascii="Fb Fontext" w:hAnsi="Fb Fontext"/>
          <w:b/>
          <w:bCs w:val="0"/>
          <w:rtl/>
        </w:rPr>
      </w:pPr>
      <w:r w:rsidRPr="00C35A2C">
        <w:rPr>
          <w:rStyle w:val="afff1"/>
          <w:rFonts w:ascii="Fb Fontext" w:hAnsi="Fb Fontext"/>
          <w:b/>
          <w:bCs w:val="0"/>
          <w:rtl/>
        </w:rPr>
        <w:t>לאחר וגירשה,</w:t>
      </w:r>
      <w:r w:rsidR="00F0164E">
        <w:rPr>
          <w:rStyle w:val="afff1"/>
          <w:rFonts w:ascii="Fb Fontext" w:hAnsi="Fb Fontext" w:hint="cs"/>
          <w:b/>
          <w:bCs w:val="0"/>
          <w:rtl/>
        </w:rPr>
        <w:t xml:space="preserve"> לאחר ומיאנה בו -</w:t>
      </w:r>
    </w:p>
    <w:p w14:paraId="4F8BEFA9" w14:textId="36F5E152" w:rsidR="00B433C9" w:rsidRDefault="00B433C9" w:rsidP="00754FAB">
      <w:pPr>
        <w:pStyle w:val="affc"/>
        <w:rPr>
          <w:rtl/>
        </w:rPr>
      </w:pPr>
      <w:r w:rsidRPr="00C35A2C">
        <w:rPr>
          <w:rStyle w:val="afff1"/>
          <w:bCs w:val="0"/>
          <w:rtl/>
        </w:rPr>
        <w:t>כל שיוצאה הימנו בגט - אסורה לחזור לו, במיאון - מותרת.</w:t>
      </w:r>
    </w:p>
    <w:p w14:paraId="629AB384" w14:textId="05CF3A1C" w:rsidR="00B433C9" w:rsidRPr="00D238B7" w:rsidRDefault="00F0164E" w:rsidP="00F0164E">
      <w:pPr>
        <w:rPr>
          <w:rStyle w:val="affff5"/>
          <w:rtl/>
        </w:rPr>
      </w:pPr>
      <w:r>
        <w:rPr>
          <w:rStyle w:val="affff5"/>
          <w:rFonts w:hint="cs"/>
          <w:rtl/>
        </w:rPr>
        <w:t>רישא:</w:t>
      </w:r>
      <w:r w:rsidR="00B433C9" w:rsidRPr="00AF0C53">
        <w:rPr>
          <w:rStyle w:val="affff5"/>
          <w:rtl/>
        </w:rPr>
        <w:t xml:space="preserve"> </w:t>
      </w:r>
      <w:r w:rsidR="00346284">
        <w:rPr>
          <w:rFonts w:ascii="Fb Fontext" w:hAnsi="Fb Fontext"/>
          <w:sz w:val="32"/>
          <w:rtl/>
        </w:rPr>
        <w:t xml:space="preserve">מיאון </w:t>
      </w:r>
      <w:r w:rsidR="00B433C9" w:rsidRPr="00C35A2C">
        <w:rPr>
          <w:rFonts w:ascii="Fb Fontext" w:hAnsi="Fb Fontext"/>
          <w:sz w:val="32"/>
          <w:rtl/>
        </w:rPr>
        <w:t>מבטל גט</w:t>
      </w:r>
      <w:r w:rsidR="00346284">
        <w:rPr>
          <w:rFonts w:ascii="Fb Fontext" w:hAnsi="Fb Fontext" w:hint="cs"/>
          <w:sz w:val="32"/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="00B433C9" w:rsidRPr="00AF0C53">
        <w:rPr>
          <w:rStyle w:val="affff5"/>
          <w:rtl/>
        </w:rPr>
        <w:t>ו</w:t>
      </w:r>
      <w:r>
        <w:rPr>
          <w:rStyle w:val="affff5"/>
          <w:rFonts w:hint="cs"/>
          <w:rtl/>
        </w:rPr>
        <w:t>סיפא</w:t>
      </w:r>
      <w:r w:rsidR="00B433C9" w:rsidRPr="00AF0C53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</w:t>
      </w:r>
      <w:r w:rsidR="00346284">
        <w:rPr>
          <w:rFonts w:ascii="Fb Fontext" w:hAnsi="Fb Fontext"/>
          <w:rtl/>
        </w:rPr>
        <w:t xml:space="preserve">מיאון </w:t>
      </w:r>
      <w:r>
        <w:rPr>
          <w:rFonts w:ascii="Fb Fontext" w:hAnsi="Fb Fontext" w:hint="cs"/>
          <w:rtl/>
        </w:rPr>
        <w:t>חברו</w:t>
      </w:r>
      <w:r w:rsidR="00B433C9" w:rsidRPr="00C35A2C">
        <w:rPr>
          <w:rFonts w:ascii="Fb Fontext" w:hAnsi="Fb Fontext"/>
          <w:rtl/>
        </w:rPr>
        <w:t xml:space="preserve"> </w:t>
      </w:r>
      <w:r w:rsidR="00346284">
        <w:rPr>
          <w:rFonts w:ascii="Fb Fontext" w:hAnsi="Fb Fontext" w:hint="cs"/>
          <w:rtl/>
        </w:rPr>
        <w:t>לא מ</w:t>
      </w:r>
      <w:r w:rsidR="00346284">
        <w:rPr>
          <w:rFonts w:ascii="Fb Fontext" w:hAnsi="Fb Fontext"/>
          <w:rtl/>
        </w:rPr>
        <w:t>בט</w:t>
      </w:r>
      <w:r w:rsidR="00346284">
        <w:rPr>
          <w:rFonts w:ascii="Fb Fontext" w:hAnsi="Fb Fontext" w:hint="cs"/>
          <w:rtl/>
        </w:rPr>
        <w:t>ל</w:t>
      </w:r>
      <w:r w:rsidR="00B433C9" w:rsidRPr="00C35A2C">
        <w:rPr>
          <w:rFonts w:ascii="Fb Fontext" w:hAnsi="Fb Fontext"/>
          <w:rtl/>
        </w:rPr>
        <w:t xml:space="preserve"> </w:t>
      </w:r>
      <w:r w:rsidR="0097152B">
        <w:rPr>
          <w:rFonts w:ascii="Fb Fontext" w:hAnsi="Fb Fontext"/>
          <w:rtl/>
        </w:rPr>
        <w:t>גט</w:t>
      </w:r>
      <w:r w:rsidR="00B433C9" w:rsidRPr="00C35A2C">
        <w:rPr>
          <w:rFonts w:ascii="Fb Fontext" w:hAnsi="Fb Fontext"/>
          <w:rtl/>
        </w:rPr>
        <w:t xml:space="preserve"> </w:t>
      </w:r>
      <w:r w:rsidR="0097152B">
        <w:rPr>
          <w:rFonts w:ascii="Fb Fontext" w:hAnsi="Fb Fontext"/>
          <w:rtl/>
        </w:rPr>
        <w:t>שלו</w:t>
      </w:r>
      <w:r w:rsidR="009A735D">
        <w:rPr>
          <w:rFonts w:ascii="Fb Fontext" w:hAnsi="Fb Fontext" w:hint="cs"/>
          <w:rtl/>
        </w:rPr>
        <w:t>?</w:t>
      </w:r>
      <w:r w:rsidR="00B433C9" w:rsidRPr="00C35A2C">
        <w:rPr>
          <w:rFonts w:ascii="Fb Fontext" w:hAnsi="Fb Fontext"/>
          <w:rtl/>
        </w:rPr>
        <w:t>!</w:t>
      </w:r>
    </w:p>
    <w:p w14:paraId="63E5C976" w14:textId="43B9CC4C" w:rsidR="00B433C9" w:rsidRPr="00D238B7" w:rsidRDefault="00F0164E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 xml:space="preserve">בהו"א, </w:t>
      </w:r>
      <w:r w:rsidR="00346284">
        <w:rPr>
          <w:rStyle w:val="affff5"/>
          <w:rFonts w:hint="cs"/>
          <w:rtl/>
        </w:rPr>
        <w:t>שמואל</w:t>
      </w:r>
      <w:r w:rsidR="00B433C9" w:rsidRPr="00AF0C53">
        <w:rPr>
          <w:rStyle w:val="affff5"/>
          <w:rtl/>
        </w:rPr>
        <w:t>:</w:t>
      </w:r>
      <w:r w:rsidR="00B433C9" w:rsidRPr="00C35A2C">
        <w:rPr>
          <w:rtl/>
        </w:rPr>
        <w:t xml:space="preserve"> מי ששנה זו לא שנה זו.</w:t>
      </w:r>
    </w:p>
    <w:p w14:paraId="39AD2BF1" w14:textId="303C7373" w:rsidR="00F0164E" w:rsidRDefault="00F0164E" w:rsidP="00F0164E">
      <w:pPr>
        <w:rPr>
          <w:rFonts w:ascii="Fb Fontext" w:hAnsi="Fb Fontext"/>
          <w:rtl/>
        </w:rPr>
      </w:pPr>
      <w:r w:rsidRPr="00754FAB">
        <w:rPr>
          <w:rStyle w:val="affff5"/>
          <w:rFonts w:hint="eastAsia"/>
          <w:rtl/>
        </w:rPr>
        <w:t>דחה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433C9" w:rsidRPr="00AF0C53">
        <w:rPr>
          <w:rStyle w:val="affff5"/>
          <w:rtl/>
        </w:rPr>
        <w:t>רבא</w:t>
      </w:r>
      <w:r>
        <w:rPr>
          <w:rStyle w:val="affff5"/>
          <w:rFonts w:hint="cs"/>
          <w:rtl/>
        </w:rPr>
        <w:t xml:space="preserve"> הקושיא</w:t>
      </w:r>
      <w:r w:rsidR="00B433C9" w:rsidRPr="00AF0C53">
        <w:rPr>
          <w:rStyle w:val="affff5"/>
          <w:rtl/>
        </w:rPr>
        <w:t xml:space="preserve">: </w:t>
      </w:r>
      <w:r w:rsidR="009A735D" w:rsidRPr="00D1637C">
        <w:rPr>
          <w:rFonts w:ascii="Fb Fontext" w:hAnsi="Fb Fontext" w:cs="PFT_Frank"/>
          <w:b/>
          <w:bCs/>
          <w:sz w:val="32"/>
          <w:szCs w:val="14"/>
          <w:rtl/>
        </w:rPr>
        <w:tab/>
      </w:r>
      <w:r w:rsidR="009A735D" w:rsidRPr="00D1637C">
        <w:rPr>
          <w:rFonts w:ascii="Fb Fontext" w:hAnsi="Fb Fontext" w:cs="PFT_Frank"/>
          <w:b/>
          <w:bCs/>
          <w:sz w:val="32"/>
          <w:szCs w:val="14"/>
          <w:rtl/>
        </w:rPr>
        <w:tab/>
      </w:r>
      <w:r w:rsidR="009A735D" w:rsidRPr="00D1637C">
        <w:rPr>
          <w:rFonts w:ascii="Fb Fontext" w:hAnsi="Fb Fontext" w:cs="PFT_Frank"/>
          <w:b/>
          <w:bCs/>
          <w:sz w:val="32"/>
          <w:szCs w:val="14"/>
          <w:rtl/>
        </w:rPr>
        <w:tab/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מיא</w:t>
      </w:r>
      <w:r w:rsidR="00346284" w:rsidRPr="00D1637C">
        <w:rPr>
          <w:rFonts w:ascii="Fb Fontext" w:hAnsi="Fb Fontext" w:cs="PFT_Frank"/>
          <w:b/>
          <w:bCs/>
          <w:szCs w:val="14"/>
          <w:rtl/>
        </w:rPr>
        <w:t>ון חבר</w:t>
      </w:r>
      <w:r w:rsidR="00346284" w:rsidRPr="00D1637C">
        <w:rPr>
          <w:rFonts w:ascii="Fb Fontext" w:hAnsi="Fb Fontext" w:cs="PFT_Frank" w:hint="eastAsia"/>
          <w:b/>
          <w:bCs/>
          <w:szCs w:val="14"/>
          <w:rtl/>
        </w:rPr>
        <w:t>ו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 לא מבטל </w:t>
      </w:r>
      <w:r w:rsidR="00B433C9" w:rsidRPr="00C35A2C">
        <w:rPr>
          <w:rFonts w:ascii="Fb Fontext" w:hAnsi="Fb Fontext" w:hint="cs"/>
          <w:rtl/>
        </w:rPr>
        <w:t>-</w:t>
      </w:r>
      <w:r w:rsidR="00B433C9" w:rsidRPr="00C35A2C">
        <w:rPr>
          <w:rFonts w:ascii="Fb Fontext" w:hAnsi="Fb Fontext"/>
          <w:rtl/>
        </w:rPr>
        <w:t xml:space="preserve"> </w:t>
      </w:r>
    </w:p>
    <w:p w14:paraId="09254B98" w14:textId="13228495" w:rsidR="00B433C9" w:rsidRDefault="00F0164E" w:rsidP="00F0164E">
      <w:pPr>
        <w:rPr>
          <w:rFonts w:ascii="Fb Fontext" w:hAnsi="Fb Fontext"/>
          <w:rtl/>
        </w:rPr>
      </w:pPr>
      <w:r w:rsidRPr="00D1637C">
        <w:rPr>
          <w:rFonts w:ascii="Fb Fontext" w:hAnsi="Fb Fontext" w:cs="PFT_Frank" w:hint="eastAsia"/>
          <w:b/>
          <w:bCs/>
          <w:szCs w:val="14"/>
          <w:rtl/>
        </w:rPr>
        <w:t>גזרו</w:t>
      </w:r>
      <w:r>
        <w:rPr>
          <w:rFonts w:ascii="Fb Fontext" w:hAnsi="Fb Fontext" w:hint="cs"/>
          <w:rtl/>
        </w:rPr>
        <w:t xml:space="preserve"> כיון ש</w:t>
      </w:r>
      <w:r w:rsidR="00B433C9" w:rsidRPr="00C35A2C">
        <w:rPr>
          <w:rFonts w:ascii="Fb Fontext" w:hAnsi="Fb Fontext"/>
          <w:rtl/>
        </w:rPr>
        <w:t xml:space="preserve">מכרת ברמיזותיו </w:t>
      </w:r>
      <w:r>
        <w:rPr>
          <w:rFonts w:ascii="Fb Fontext" w:hAnsi="Fb Fontext" w:hint="cs"/>
          <w:rtl/>
        </w:rPr>
        <w:t>ילך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וישבשנה</w:t>
      </w:r>
      <w:r w:rsidR="00B433C9" w:rsidRPr="00C35A2C">
        <w:rPr>
          <w:rFonts w:ascii="Fb Fontext" w:hAnsi="Fb Fontext"/>
          <w:rtl/>
        </w:rPr>
        <w:t xml:space="preserve"> ו</w:t>
      </w:r>
      <w:r>
        <w:rPr>
          <w:rFonts w:ascii="Fb Fontext" w:hAnsi="Fb Fontext" w:hint="cs"/>
          <w:rtl/>
        </w:rPr>
        <w:t>יוציאה ויחזירנה</w:t>
      </w:r>
      <w:r w:rsidR="00B433C9" w:rsidRPr="00C35A2C">
        <w:rPr>
          <w:rFonts w:ascii="Fb Fontext" w:hAnsi="Fb Fontext"/>
          <w:rtl/>
        </w:rPr>
        <w:t>,</w:t>
      </w:r>
    </w:p>
    <w:p w14:paraId="45158540" w14:textId="0FF86F13" w:rsidR="00F0164E" w:rsidRDefault="00F0164E" w:rsidP="00754FAB">
      <w:pPr>
        <w:jc w:val="center"/>
        <w:rPr>
          <w:rFonts w:ascii="Fb Fontext" w:hAnsi="Fb Fontext"/>
          <w:spacing w:val="-2"/>
          <w:rtl/>
        </w:rPr>
      </w:pPr>
      <w:r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אבל</w:t>
      </w:r>
      <w:r w:rsidRPr="00D1637C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pacing w:val="-2"/>
          <w:szCs w:val="14"/>
          <w:rtl/>
        </w:rPr>
        <w:t xml:space="preserve">מיאון </w:t>
      </w:r>
      <w:r w:rsidR="0097152B" w:rsidRPr="00D1637C">
        <w:rPr>
          <w:rFonts w:ascii="Fb Fontext" w:hAnsi="Fb Fontext" w:cs="PFT_Frank"/>
          <w:b/>
          <w:bCs/>
          <w:spacing w:val="-2"/>
          <w:szCs w:val="14"/>
          <w:rtl/>
        </w:rPr>
        <w:t>שלו</w:t>
      </w:r>
      <w:r w:rsidR="00B433C9" w:rsidRPr="00D1637C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מבטל</w:t>
      </w:r>
      <w:r w:rsidR="00B433C9" w:rsidRPr="00D1637C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גט</w:t>
      </w:r>
      <w:r w:rsidR="00B433C9" w:rsidRPr="00D1637C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חברו</w:t>
      </w:r>
      <w:r w:rsidR="00B433C9" w:rsidRPr="000978D6">
        <w:rPr>
          <w:rFonts w:ascii="Fb Fontext" w:hAnsi="Fb Fontext" w:hint="cs"/>
          <w:spacing w:val="-2"/>
          <w:rtl/>
        </w:rPr>
        <w:t xml:space="preserve"> </w:t>
      </w:r>
      <w:r>
        <w:rPr>
          <w:rFonts w:ascii="Fb Fontext" w:hAnsi="Fb Fontext" w:hint="cs"/>
          <w:spacing w:val="-2"/>
          <w:rtl/>
        </w:rPr>
        <w:t>-</w:t>
      </w:r>
    </w:p>
    <w:p w14:paraId="76D1B7F8" w14:textId="05FB62FC" w:rsidR="00B433C9" w:rsidRPr="000978D6" w:rsidRDefault="00F0164E" w:rsidP="007C50EB">
      <w:pPr>
        <w:rPr>
          <w:rFonts w:ascii="Fb Fontext" w:hAnsi="Fb Fontext" w:cs="Guttman Vilna"/>
          <w:b/>
          <w:bCs/>
          <w:spacing w:val="-2"/>
          <w:rtl/>
        </w:rPr>
      </w:pPr>
      <w:r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אין</w:t>
      </w:r>
      <w:r w:rsidRPr="00D1637C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חש</w:t>
      </w:r>
      <w:r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ש</w:t>
      </w:r>
      <w:r w:rsidR="00B433C9" w:rsidRPr="000978D6">
        <w:rPr>
          <w:rFonts w:ascii="Fb Fontext" w:hAnsi="Fb Fontext" w:hint="cs"/>
          <w:spacing w:val="-2"/>
          <w:rtl/>
        </w:rPr>
        <w:t xml:space="preserve"> שי</w:t>
      </w:r>
      <w:r>
        <w:rPr>
          <w:rFonts w:ascii="Fb Fontext" w:hAnsi="Fb Fontext" w:hint="cs"/>
          <w:spacing w:val="-2"/>
          <w:rtl/>
        </w:rPr>
        <w:t>ש</w:t>
      </w:r>
      <w:r w:rsidR="00B433C9" w:rsidRPr="000978D6">
        <w:rPr>
          <w:rFonts w:ascii="Fb Fontext" w:hAnsi="Fb Fontext" w:hint="cs"/>
          <w:spacing w:val="-2"/>
          <w:rtl/>
        </w:rPr>
        <w:t>בש</w:t>
      </w:r>
      <w:r>
        <w:rPr>
          <w:rFonts w:ascii="Fb Fontext" w:hAnsi="Fb Fontext" w:hint="cs"/>
          <w:spacing w:val="-2"/>
          <w:rtl/>
        </w:rPr>
        <w:t>נ</w:t>
      </w:r>
      <w:r w:rsidR="00B433C9" w:rsidRPr="000978D6">
        <w:rPr>
          <w:rFonts w:ascii="Fb Fontext" w:hAnsi="Fb Fontext" w:hint="cs"/>
          <w:spacing w:val="-2"/>
          <w:rtl/>
        </w:rPr>
        <w:t>ה</w:t>
      </w:r>
      <w:r>
        <w:rPr>
          <w:rFonts w:ascii="Fb Fontext" w:hAnsi="Fb Fontext" w:hint="cs"/>
          <w:spacing w:val="-2"/>
          <w:rtl/>
        </w:rPr>
        <w:t>..</w:t>
      </w:r>
      <w:r w:rsidR="00B433C9" w:rsidRPr="000978D6">
        <w:rPr>
          <w:rFonts w:ascii="Fb Fontext" w:hAnsi="Fb Fontext" w:hint="cs"/>
          <w:spacing w:val="-2"/>
          <w:rtl/>
        </w:rPr>
        <w:t xml:space="preserve"> </w:t>
      </w:r>
      <w:r>
        <w:rPr>
          <w:rFonts w:ascii="Fb Fontext" w:hAnsi="Fb Fontext" w:hint="cs"/>
          <w:spacing w:val="-2"/>
          <w:rtl/>
        </w:rPr>
        <w:t>שהרי</w:t>
      </w:r>
      <w:r w:rsidR="00B433C9" w:rsidRPr="000978D6">
        <w:rPr>
          <w:rFonts w:ascii="Fb Fontext" w:hAnsi="Fb Fontext"/>
          <w:spacing w:val="-2"/>
          <w:rtl/>
        </w:rPr>
        <w:t xml:space="preserve"> כבר שבש</w:t>
      </w:r>
      <w:r w:rsidR="00B433C9" w:rsidRPr="000978D6">
        <w:rPr>
          <w:rFonts w:ascii="Fb Fontext" w:hAnsi="Fb Fontext" w:hint="cs"/>
          <w:spacing w:val="-2"/>
          <w:rtl/>
        </w:rPr>
        <w:t>ה</w:t>
      </w:r>
      <w:r w:rsidR="00B433C9" w:rsidRPr="000978D6">
        <w:rPr>
          <w:rFonts w:ascii="Fb Fontext" w:hAnsi="Fb Fontext"/>
          <w:spacing w:val="-2"/>
          <w:rtl/>
        </w:rPr>
        <w:t xml:space="preserve"> ולא </w:t>
      </w:r>
      <w:r w:rsidR="00B433C9" w:rsidRPr="000978D6">
        <w:rPr>
          <w:rFonts w:ascii="Fb Fontext" w:hAnsi="Fb Fontext" w:hint="cs"/>
          <w:spacing w:val="-2"/>
          <w:rtl/>
        </w:rPr>
        <w:t>ה</w:t>
      </w:r>
      <w:r w:rsidRPr="00754FAB">
        <w:rPr>
          <w:rFonts w:hint="eastAsia"/>
          <w:rtl/>
        </w:rPr>
        <w:t>צליח</w:t>
      </w:r>
      <w:r w:rsidRPr="00754FAB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ו</w:t>
      </w:r>
      <w:r w:rsidRPr="00754FAB">
        <w:rPr>
          <w:rStyle w:val="affff8"/>
          <w:rFonts w:hint="eastAsia"/>
          <w:rtl/>
        </w:rPr>
        <w:t>מיאנה</w:t>
      </w:r>
      <w:r>
        <w:rPr>
          <w:rStyle w:val="affff8"/>
          <w:rFonts w:hint="cs"/>
          <w:rtl/>
        </w:rPr>
        <w:t xml:space="preserve"> בו</w:t>
      </w:r>
      <w:r w:rsidR="00B433C9" w:rsidRPr="00754FAB">
        <w:rPr>
          <w:rStyle w:val="affff8"/>
          <w:rtl/>
        </w:rPr>
        <w:t>.</w:t>
      </w:r>
    </w:p>
    <w:p w14:paraId="74876EBA" w14:textId="742AE094" w:rsidR="00F0164E" w:rsidRDefault="00B433C9" w:rsidP="00F0164E">
      <w:pPr>
        <w:rPr>
          <w:rFonts w:ascii="Fb Fontext" w:hAnsi="Fb Fontext"/>
          <w:sz w:val="32"/>
          <w:rtl/>
        </w:rPr>
      </w:pPr>
      <w:r w:rsidRPr="00AF0C53">
        <w:rPr>
          <w:rStyle w:val="affff5"/>
          <w:rtl/>
        </w:rPr>
        <w:t>אל</w:t>
      </w:r>
      <w:r w:rsidRPr="00F0164E">
        <w:rPr>
          <w:rStyle w:val="affff5"/>
          <w:rtl/>
        </w:rPr>
        <w:t xml:space="preserve">א </w:t>
      </w:r>
      <w:r w:rsidR="00F0164E" w:rsidRPr="00754FAB">
        <w:rPr>
          <w:rStyle w:val="affff5"/>
          <w:rFonts w:hint="eastAsia"/>
          <w:rtl/>
        </w:rPr>
        <w:t>יקשה</w:t>
      </w:r>
      <w:r w:rsidR="00F0164E" w:rsidRPr="00754FAB">
        <w:rPr>
          <w:rStyle w:val="affff5"/>
          <w:rtl/>
        </w:rPr>
        <w:t xml:space="preserve"> </w:t>
      </w:r>
      <w:r w:rsidR="00F0164E" w:rsidRPr="00754FAB">
        <w:rPr>
          <w:rStyle w:val="affff5"/>
          <w:rFonts w:hint="eastAsia"/>
          <w:rtl/>
        </w:rPr>
        <w:t>מ</w:t>
      </w:r>
      <w:r w:rsidRPr="00754FAB">
        <w:rPr>
          <w:rStyle w:val="affff5"/>
          <w:rtl/>
        </w:rPr>
        <w:t>דחבר</w:t>
      </w:r>
      <w:r w:rsidR="00F0164E" w:rsidRPr="00754FAB">
        <w:rPr>
          <w:rStyle w:val="affff5"/>
          <w:rFonts w:hint="eastAsia"/>
          <w:rtl/>
        </w:rPr>
        <w:t>ו</w:t>
      </w:r>
      <w:r w:rsidRPr="00754FAB">
        <w:rPr>
          <w:rStyle w:val="affff5"/>
          <w:rtl/>
        </w:rPr>
        <w:t xml:space="preserve"> אדחבר</w:t>
      </w:r>
      <w:r w:rsidR="00F0164E" w:rsidRPr="00754FAB">
        <w:rPr>
          <w:rStyle w:val="affff5"/>
          <w:rFonts w:hint="eastAsia"/>
          <w:rtl/>
        </w:rPr>
        <w:t>ו</w:t>
      </w:r>
      <w:r w:rsidR="00F0164E" w:rsidRPr="00F0164E">
        <w:rPr>
          <w:rStyle w:val="affff5"/>
          <w:rFonts w:hint="cs"/>
          <w:rtl/>
        </w:rPr>
        <w:t>, ד</w:t>
      </w:r>
      <w:r w:rsidR="00F0164E">
        <w:rPr>
          <w:rStyle w:val="affff5"/>
          <w:rFonts w:hint="cs"/>
          <w:rtl/>
        </w:rPr>
        <w:t>ב</w:t>
      </w:r>
      <w:r w:rsidR="00F0164E" w:rsidRPr="00F0164E">
        <w:rPr>
          <w:rStyle w:val="affff5"/>
          <w:rFonts w:hint="cs"/>
          <w:rtl/>
        </w:rPr>
        <w:t>רישא</w:t>
      </w:r>
      <w:r w:rsidR="00F0164E">
        <w:rPr>
          <w:rStyle w:val="affff5"/>
          <w:rFonts w:hint="cs"/>
          <w:rtl/>
        </w:rPr>
        <w:t xml:space="preserve"> שמבטל</w:t>
      </w:r>
      <w:r w:rsidRPr="00C35A2C">
        <w:rPr>
          <w:rFonts w:ascii="Fb Fontext" w:hAnsi="Fb Fontext"/>
          <w:sz w:val="32"/>
          <w:rtl/>
        </w:rPr>
        <w:t>:</w:t>
      </w:r>
      <w:r w:rsidR="00F0164E">
        <w:rPr>
          <w:rFonts w:ascii="Fb Fontext" w:hAnsi="Fb Fontext" w:hint="cs"/>
          <w:rtl/>
        </w:rPr>
        <w:t xml:space="preserve"> '</w:t>
      </w:r>
      <w:r w:rsidRPr="00C35A2C">
        <w:rPr>
          <w:rFonts w:ascii="Fb Fontext" w:hAnsi="Fb Fontext"/>
          <w:rtl/>
        </w:rPr>
        <w:t xml:space="preserve">נשאת לאחר </w:t>
      </w:r>
      <w:r w:rsidRPr="00D1637C">
        <w:rPr>
          <w:rFonts w:ascii="Fb Fontext" w:hAnsi="Fb Fontext" w:cs="PFT_Frank"/>
          <w:b/>
          <w:bCs/>
          <w:szCs w:val="14"/>
          <w:rtl/>
        </w:rPr>
        <w:t>ונתארמלה או נתגרשה</w:t>
      </w:r>
      <w:r w:rsidRPr="00C35A2C">
        <w:rPr>
          <w:rFonts w:ascii="Fb Fontext" w:hAnsi="Fb Fontext"/>
          <w:rtl/>
        </w:rPr>
        <w:t xml:space="preserve"> אסורה לחזור לו</w:t>
      </w:r>
      <w:r w:rsidR="00F0164E">
        <w:rPr>
          <w:rFonts w:ascii="Fb Fontext" w:hAnsi="Fb Fontext" w:hint="cs"/>
          <w:rtl/>
        </w:rPr>
        <w:t>' -</w:t>
      </w:r>
      <w:r w:rsidR="00F0164E">
        <w:rPr>
          <w:rFonts w:ascii="Fb Fontext" w:hAnsi="Fb Fontext" w:hint="cs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 xml:space="preserve">הא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מיאנה</w:t>
      </w:r>
      <w:r w:rsidRPr="00C35A2C">
        <w:rPr>
          <w:rFonts w:ascii="Fb Fontext" w:hAnsi="Fb Fontext" w:hint="cs"/>
          <w:sz w:val="32"/>
          <w:rtl/>
        </w:rPr>
        <w:t xml:space="preserve"> מותרת</w:t>
      </w:r>
      <w:r w:rsidR="00F0164E">
        <w:rPr>
          <w:rFonts w:ascii="Fb Fontext" w:hAnsi="Fb Fontext" w:hint="cs"/>
          <w:sz w:val="32"/>
          <w:rtl/>
        </w:rPr>
        <w:t>!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279469D9" w14:textId="35195C74" w:rsidR="00B433C9" w:rsidRPr="00D238B7" w:rsidRDefault="00F0164E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>ו</w:t>
      </w:r>
      <w:r w:rsidRPr="00754FAB">
        <w:rPr>
          <w:rStyle w:val="affff5"/>
          <w:rFonts w:hint="eastAsia"/>
          <w:rtl/>
        </w:rPr>
        <w:t>ע</w:t>
      </w:r>
      <w:r w:rsidRPr="00754FAB">
        <w:rPr>
          <w:rStyle w:val="affff5"/>
          <w:rtl/>
        </w:rPr>
        <w:t>"ז</w:t>
      </w:r>
      <w:r w:rsidR="00B433C9" w:rsidRPr="00C35A2C">
        <w:rPr>
          <w:rFonts w:hint="cs"/>
          <w:rtl/>
        </w:rPr>
        <w:t xml:space="preserve"> </w:t>
      </w:r>
      <w:r>
        <w:rPr>
          <w:rStyle w:val="affff5"/>
          <w:rFonts w:hint="cs"/>
          <w:rtl/>
        </w:rPr>
        <w:t xml:space="preserve">תירץ </w:t>
      </w:r>
      <w:r w:rsidR="00B433C9" w:rsidRPr="00AF0C53">
        <w:rPr>
          <w:rStyle w:val="affff5"/>
          <w:rFonts w:hint="cs"/>
          <w:rtl/>
        </w:rPr>
        <w:t>ר</w:t>
      </w:r>
      <w:r w:rsidR="00B433C9" w:rsidRPr="00AF0C53">
        <w:rPr>
          <w:rStyle w:val="affff5"/>
          <w:rtl/>
        </w:rPr>
        <w:t>"</w:t>
      </w:r>
      <w:r w:rsidR="00B433C9" w:rsidRPr="00AF0C53">
        <w:rPr>
          <w:rStyle w:val="affff5"/>
          <w:rFonts w:hint="cs"/>
          <w:rtl/>
        </w:rPr>
        <w:t>א</w:t>
      </w:r>
      <w:r w:rsidR="00B433C9" w:rsidRPr="00AF0C53">
        <w:rPr>
          <w:rStyle w:val="affff5"/>
          <w:rtl/>
        </w:rPr>
        <w:t xml:space="preserve">: </w:t>
      </w:r>
      <w:r w:rsidR="00B433C9" w:rsidRPr="00D1637C">
        <w:rPr>
          <w:rFonts w:cs="PFT_Frank"/>
          <w:b/>
          <w:bCs/>
          <w:szCs w:val="14"/>
          <w:rtl/>
        </w:rPr>
        <w:t>מי ששנה זו לא שנה זו</w:t>
      </w:r>
      <w:r>
        <w:rPr>
          <w:rStyle w:val="affff5"/>
          <w:rFonts w:hint="cs"/>
          <w:rtl/>
        </w:rPr>
        <w:t xml:space="preserve">, </w:t>
      </w:r>
      <w:r w:rsidRPr="00754FAB">
        <w:rPr>
          <w:rStyle w:val="affff8"/>
          <w:rFonts w:hint="eastAsia"/>
          <w:b/>
          <w:rtl/>
        </w:rPr>
        <w:t>שסיפא</w:t>
      </w:r>
      <w:r w:rsidRPr="00754FAB">
        <w:rPr>
          <w:rStyle w:val="affff8"/>
          <w:b/>
          <w:rtl/>
        </w:rPr>
        <w:t xml:space="preserve"> ס"ל</w:t>
      </w:r>
      <w:r w:rsidRPr="00754FAB">
        <w:rPr>
          <w:rStyle w:val="affff8"/>
          <w:rtl/>
        </w:rPr>
        <w:t xml:space="preserve"> דחברו לא מבטל.</w:t>
      </w:r>
      <w:r>
        <w:rPr>
          <w:rStyle w:val="affff5"/>
          <w:rFonts w:hint="cs"/>
          <w:rtl/>
        </w:rPr>
        <w:t xml:space="preserve"> </w:t>
      </w:r>
    </w:p>
    <w:p w14:paraId="03AD67F4" w14:textId="4550E4E3" w:rsidR="00B433C9" w:rsidRPr="00C35A2C" w:rsidRDefault="00B433C9" w:rsidP="00B55EDF">
      <w:pPr>
        <w:rPr>
          <w:rFonts w:ascii="Fb Fontext" w:hAnsi="Fb Fontext" w:cs="Guttman Vilna"/>
          <w:b/>
          <w:bCs/>
          <w:rtl/>
        </w:rPr>
      </w:pPr>
      <w:r w:rsidRPr="00AF0C53">
        <w:rPr>
          <w:rStyle w:val="affff5"/>
          <w:rtl/>
        </w:rPr>
        <w:t>עולא</w:t>
      </w:r>
      <w:r w:rsidR="00F0164E">
        <w:rPr>
          <w:rStyle w:val="affff5"/>
          <w:rFonts w:hint="cs"/>
          <w:rtl/>
        </w:rPr>
        <w:t>, הסיפא</w:t>
      </w:r>
      <w:r w:rsidRPr="00AF0C53">
        <w:rPr>
          <w:rStyle w:val="affff5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D1637C">
        <w:rPr>
          <w:rFonts w:ascii="Fb Fontext" w:hAnsi="Fb Fontext" w:cs="PFT_Frank"/>
          <w:b/>
          <w:bCs/>
          <w:szCs w:val="14"/>
          <w:rtl/>
        </w:rPr>
        <w:t>שש</w:t>
      </w:r>
      <w:r w:rsidR="00F0164E" w:rsidRPr="00D1637C">
        <w:rPr>
          <w:rFonts w:ascii="Fb Fontext" w:hAnsi="Fb Fontext" w:cs="PFT_Frank" w:hint="eastAsia"/>
          <w:b/>
          <w:bCs/>
          <w:szCs w:val="14"/>
          <w:rtl/>
        </w:rPr>
        <w:t>י</w:t>
      </w:r>
      <w:r w:rsidRPr="00D1637C">
        <w:rPr>
          <w:rFonts w:ascii="Fb Fontext" w:hAnsi="Fb Fontext" w:cs="PFT_Frank"/>
          <w:b/>
          <w:bCs/>
          <w:szCs w:val="14"/>
          <w:rtl/>
        </w:rPr>
        <w:t>לשה בגיטין</w:t>
      </w:r>
      <w:r w:rsidRPr="00C35A2C">
        <w:rPr>
          <w:rFonts w:ascii="Fb Fontext" w:hAnsi="Fb Fontext"/>
          <w:rtl/>
        </w:rPr>
        <w:t xml:space="preserve"> </w:t>
      </w:r>
      <w:r w:rsidR="00346284">
        <w:rPr>
          <w:rFonts w:ascii="Fb Fontext" w:hAnsi="Fb Fontext" w:hint="cs"/>
          <w:rtl/>
        </w:rPr>
        <w:t>דנראית</w:t>
      </w:r>
      <w:r w:rsidRPr="00C35A2C">
        <w:rPr>
          <w:rFonts w:ascii="Fb Fontext" w:hAnsi="Fb Fontext"/>
          <w:rtl/>
        </w:rPr>
        <w:t xml:space="preserve"> כגדולה</w:t>
      </w:r>
      <w:r w:rsidR="00F0164E">
        <w:rPr>
          <w:rFonts w:ascii="Fb Fontext" w:hAnsi="Fb Fontext" w:hint="cs"/>
          <w:rtl/>
        </w:rPr>
        <w:t>,</w:t>
      </w:r>
      <w:r w:rsidR="00F0164E" w:rsidRPr="00754FAB">
        <w:rPr>
          <w:rStyle w:val="affff8"/>
          <w:rtl/>
        </w:rPr>
        <w:t xml:space="preserve"> לכן לא מבטל</w:t>
      </w:r>
      <w:r w:rsidR="009A735D">
        <w:rPr>
          <w:rStyle w:val="affff8"/>
          <w:rFonts w:hint="cs"/>
          <w:rtl/>
        </w:rPr>
        <w:t xml:space="preserve"> הגט</w:t>
      </w:r>
      <w:r w:rsidR="00F0164E" w:rsidRPr="00754FAB">
        <w:rPr>
          <w:rStyle w:val="affff8"/>
          <w:rtl/>
        </w:rPr>
        <w:t>.</w:t>
      </w:r>
    </w:p>
    <w:p w14:paraId="1EA4A29F" w14:textId="70BEE863" w:rsidR="00F0164E" w:rsidRDefault="009A735D" w:rsidP="00615A60">
      <w:pPr>
        <w:pStyle w:val="affff2"/>
        <w:rPr>
          <w:rtl/>
        </w:rPr>
      </w:pPr>
      <w:bookmarkStart w:id="1239" w:name="_Toc119173187"/>
      <w:bookmarkStart w:id="1240" w:name="_Toc119230281"/>
      <w:r w:rsidRPr="00AA63C2">
        <w:rPr>
          <w:rStyle w:val="affff5"/>
          <w:rFonts w:hint="cs"/>
          <w:rtl/>
        </w:rPr>
        <w:t>לתירוץ ר"א</w:t>
      </w:r>
      <w:r w:rsidR="00AA63C2">
        <w:rPr>
          <w:rStyle w:val="affff5"/>
          <w:rFonts w:hint="cs"/>
          <w:rtl/>
        </w:rPr>
        <w:t>:</w:t>
      </w:r>
      <w:r>
        <w:rPr>
          <w:rFonts w:hint="cs"/>
          <w:rtl/>
        </w:rPr>
        <w:t xml:space="preserve"> מי התנא דסיפא שלא מבטל, ומי תנא דרישא?</w:t>
      </w:r>
      <w:bookmarkEnd w:id="1239"/>
      <w:bookmarkEnd w:id="1240"/>
      <w:r>
        <w:rPr>
          <w:rFonts w:hint="cs"/>
          <w:rtl/>
        </w:rPr>
        <w:t xml:space="preserve"> </w:t>
      </w:r>
    </w:p>
    <w:p w14:paraId="2E799F02" w14:textId="286329AE" w:rsidR="00B433C9" w:rsidRPr="00C35A2C" w:rsidRDefault="00F0164E" w:rsidP="00B55EDF">
      <w:pPr>
        <w:rPr>
          <w:rtl/>
        </w:rPr>
      </w:pPr>
      <w:r>
        <w:rPr>
          <w:rStyle w:val="affff5"/>
          <w:rFonts w:hint="cs"/>
          <w:rtl/>
        </w:rPr>
        <w:t>תנאי</w:t>
      </w:r>
      <w:r w:rsidR="009A735D">
        <w:rPr>
          <w:rStyle w:val="affff5"/>
          <w:rFonts w:hint="cs"/>
          <w:rtl/>
        </w:rPr>
        <w:t>:</w:t>
      </w:r>
      <w:r>
        <w:rPr>
          <w:rStyle w:val="affff5"/>
          <w:rFonts w:hint="cs"/>
          <w:rtl/>
        </w:rPr>
        <w:t xml:space="preserve"> </w:t>
      </w:r>
      <w:r w:rsidR="00C2439A">
        <w:rPr>
          <w:rStyle w:val="affff5"/>
          <w:rFonts w:hint="cs"/>
          <w:rtl/>
        </w:rPr>
        <w:t xml:space="preserve">א. </w:t>
      </w:r>
      <w:r>
        <w:rPr>
          <w:rStyle w:val="affff5"/>
          <w:rFonts w:hint="cs"/>
          <w:rtl/>
        </w:rPr>
        <w:t>ל</w:t>
      </w:r>
      <w:r w:rsidR="00B433C9" w:rsidRPr="00AF0C53">
        <w:rPr>
          <w:rStyle w:val="affff5"/>
          <w:rFonts w:hint="cs"/>
          <w:rtl/>
        </w:rPr>
        <w:t>ר</w:t>
      </w:r>
      <w:r>
        <w:rPr>
          <w:rStyle w:val="affff5"/>
          <w:rFonts w:hint="cs"/>
          <w:rtl/>
        </w:rPr>
        <w:t>ב</w:t>
      </w:r>
      <w:r w:rsidR="00B433C9" w:rsidRPr="00AF0C53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יצאה מראשון בגט ומשני במיאון,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מהו שתחזור לראשון</w:t>
      </w:r>
      <w:r w:rsidR="00B433C9" w:rsidRPr="00C35A2C">
        <w:rPr>
          <w:rFonts w:ascii="Fb Fontext" w:hAnsi="Fb Fontext"/>
          <w:sz w:val="32"/>
          <w:rtl/>
        </w:rPr>
        <w:t xml:space="preserve">? </w:t>
      </w:r>
      <w:r w:rsidR="00B433C9" w:rsidRPr="00346284">
        <w:rPr>
          <w:rStyle w:val="affff5"/>
          <w:rtl/>
        </w:rPr>
        <w:t>ש</w:t>
      </w:r>
      <w:r w:rsidR="00C2439A">
        <w:rPr>
          <w:rStyle w:val="affff5"/>
          <w:rFonts w:hint="cs"/>
          <w:rtl/>
        </w:rPr>
        <w:t>לחו</w:t>
      </w:r>
      <w:r w:rsidR="00B433C9" w:rsidRPr="00346284">
        <w:rPr>
          <w:rStyle w:val="affff5"/>
          <w:rtl/>
        </w:rPr>
        <w:t xml:space="preserve"> </w:t>
      </w:r>
      <w:r w:rsidR="00C2439A">
        <w:rPr>
          <w:rStyle w:val="affff5"/>
          <w:rFonts w:hint="cs"/>
          <w:rtl/>
        </w:rPr>
        <w:t>ל</w:t>
      </w:r>
      <w:r w:rsidR="00B433C9" w:rsidRPr="00346284">
        <w:rPr>
          <w:rStyle w:val="affff5"/>
          <w:rtl/>
        </w:rPr>
        <w:t>ר</w:t>
      </w:r>
      <w:r>
        <w:rPr>
          <w:rStyle w:val="affff5"/>
          <w:rFonts w:hint="cs"/>
          <w:rtl/>
        </w:rPr>
        <w:t>"</w:t>
      </w:r>
      <w:r w:rsidR="00B433C9" w:rsidRPr="00346284">
        <w:rPr>
          <w:rStyle w:val="affff5"/>
          <w:rtl/>
        </w:rPr>
        <w:t>ע בביהא</w:t>
      </w:r>
      <w:r w:rsidR="00C2439A">
        <w:rPr>
          <w:rStyle w:val="affff5"/>
          <w:rFonts w:hint="cs"/>
          <w:rtl/>
        </w:rPr>
        <w:t>"</w:t>
      </w:r>
      <w:r w:rsidR="00B433C9" w:rsidRPr="00346284">
        <w:rPr>
          <w:rStyle w:val="affff5"/>
          <w:rtl/>
        </w:rPr>
        <w:t>ס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C2439A" w:rsidRPr="00754FAB">
        <w:rPr>
          <w:rStyle w:val="affff8"/>
          <w:rtl/>
        </w:rPr>
        <w:t xml:space="preserve">[בד' </w:t>
      </w:r>
      <w:r w:rsidR="00C2439A" w:rsidRPr="00754FAB">
        <w:rPr>
          <w:rStyle w:val="affff8"/>
          <w:rFonts w:hint="eastAsia"/>
          <w:rtl/>
        </w:rPr>
        <w:t>מאות</w:t>
      </w:r>
      <w:r w:rsidR="00C2439A" w:rsidRPr="00754FAB">
        <w:rPr>
          <w:rStyle w:val="affff8"/>
          <w:rtl/>
        </w:rPr>
        <w:t xml:space="preserve"> </w:t>
      </w:r>
      <w:r w:rsidR="00C2439A" w:rsidRPr="00754FAB">
        <w:rPr>
          <w:rStyle w:val="affff8"/>
          <w:rFonts w:hint="eastAsia"/>
          <w:rtl/>
        </w:rPr>
        <w:t>זוז</w:t>
      </w:r>
      <w:r w:rsidR="00C2439A" w:rsidRPr="00754FAB">
        <w:rPr>
          <w:rStyle w:val="affff8"/>
          <w:rtl/>
        </w:rPr>
        <w:t>]</w:t>
      </w:r>
      <w:r w:rsidR="00C2439A">
        <w:rPr>
          <w:rFonts w:ascii="Fb Fontext" w:hAnsi="Fb Fontext" w:hint="cs"/>
          <w:sz w:val="32"/>
          <w:rtl/>
        </w:rPr>
        <w:t xml:space="preserve"> </w:t>
      </w:r>
      <w:r w:rsidRPr="00754FAB">
        <w:rPr>
          <w:rStyle w:val="affff5"/>
          <w:rFonts w:hint="eastAsia"/>
          <w:rtl/>
        </w:rPr>
        <w:t>ו</w:t>
      </w:r>
      <w:r w:rsidR="00C2439A">
        <w:rPr>
          <w:rStyle w:val="affff5"/>
          <w:rFonts w:hint="cs"/>
          <w:rtl/>
        </w:rPr>
        <w:t>ל</w:t>
      </w:r>
      <w:r w:rsidR="00B433C9" w:rsidRPr="00346284">
        <w:rPr>
          <w:rStyle w:val="affff5"/>
          <w:rtl/>
        </w:rPr>
        <w:t>ריב</w:t>
      </w:r>
      <w:r>
        <w:rPr>
          <w:rStyle w:val="affff5"/>
          <w:rFonts w:hint="cs"/>
          <w:rtl/>
        </w:rPr>
        <w:t>"</w:t>
      </w:r>
      <w:r w:rsidR="00B433C9" w:rsidRPr="00346284">
        <w:rPr>
          <w:rStyle w:val="affff5"/>
          <w:rtl/>
        </w:rPr>
        <w:t>ב בנציבין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ואסר</w:t>
      </w:r>
      <w:r w:rsidR="00C2439A" w:rsidRPr="00D1637C">
        <w:rPr>
          <w:rFonts w:ascii="Fb Fontext" w:hAnsi="Fb Fontext" w:cs="PFT_Frank" w:hint="cs"/>
          <w:b/>
          <w:bCs/>
          <w:sz w:val="32"/>
          <w:szCs w:val="14"/>
          <w:rtl/>
        </w:rPr>
        <w:t>ו</w:t>
      </w:r>
      <w:r w:rsidR="00B433C9" w:rsidRPr="00C35A2C">
        <w:rPr>
          <w:rFonts w:ascii="Fb Fontext" w:hAnsi="Fb Fontext"/>
          <w:sz w:val="32"/>
          <w:rtl/>
        </w:rPr>
        <w:t>.</w:t>
      </w:r>
    </w:p>
    <w:p w14:paraId="0AD5DF61" w14:textId="54CDBAF8" w:rsidR="00B433C9" w:rsidRDefault="00C2439A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 xml:space="preserve">ב. אבל </w:t>
      </w:r>
      <w:r w:rsidR="00F0164E">
        <w:rPr>
          <w:rStyle w:val="affff5"/>
          <w:rFonts w:hint="cs"/>
          <w:rtl/>
        </w:rPr>
        <w:t>לר</w:t>
      </w:r>
      <w:r w:rsidR="00B433C9" w:rsidRPr="00AF0C53">
        <w:rPr>
          <w:rStyle w:val="affff5"/>
          <w:rtl/>
        </w:rPr>
        <w:t>יב</w:t>
      </w:r>
      <w:r w:rsidR="00F0164E">
        <w:rPr>
          <w:rStyle w:val="affff5"/>
          <w:rFonts w:hint="cs"/>
          <w:rtl/>
        </w:rPr>
        <w:t>ר</w:t>
      </w:r>
      <w:r w:rsidR="00B433C9" w:rsidRPr="00AF0C53">
        <w:rPr>
          <w:rStyle w:val="affff5"/>
          <w:rtl/>
        </w:rPr>
        <w:t>י</w:t>
      </w:r>
      <w:r>
        <w:rPr>
          <w:rStyle w:val="affff5"/>
          <w:rFonts w:hint="cs"/>
          <w:rtl/>
        </w:rPr>
        <w:t>ו</w:t>
      </w:r>
      <w:r w:rsidR="00F0164E">
        <w:rPr>
          <w:rStyle w:val="affff5"/>
          <w:rFonts w:hint="cs"/>
          <w:rtl/>
        </w:rPr>
        <w:t>"</w:t>
      </w:r>
      <w:r w:rsidR="00B433C9" w:rsidRPr="00AF0C53">
        <w:rPr>
          <w:rStyle w:val="affff5"/>
          <w:rtl/>
        </w:rPr>
        <w:t>ס:</w:t>
      </w:r>
      <w:r w:rsidR="00B433C9" w:rsidRPr="00C35A2C">
        <w:rPr>
          <w:rFonts w:ascii="Fb Fontext" w:hAnsi="Fb Fontext"/>
          <w:rtl/>
        </w:rPr>
        <w:t xml:space="preserve"> לאיסור כרת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התרת</w:t>
      </w:r>
      <w:r w:rsidR="00B433C9" w:rsidRPr="00C35A2C">
        <w:rPr>
          <w:rFonts w:ascii="Fb Fontext" w:hAnsi="Fb Fontext"/>
          <w:rtl/>
        </w:rPr>
        <w:t xml:space="preserve">, לאיסור לאו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לא כל שכן</w:t>
      </w:r>
      <w:r w:rsidR="00F0164E">
        <w:rPr>
          <w:rFonts w:ascii="Fb Fontext" w:hAnsi="Fb Fontext" w:hint="cs"/>
          <w:rtl/>
        </w:rPr>
        <w:t>?</w:t>
      </w:r>
      <w:r w:rsidR="00B433C9" w:rsidRPr="00C35A2C">
        <w:rPr>
          <w:rFonts w:ascii="Fb Fontext" w:hAnsi="Fb Fontext"/>
          <w:rtl/>
        </w:rPr>
        <w:t>!</w:t>
      </w:r>
    </w:p>
    <w:p w14:paraId="30768713" w14:textId="2D052C9B" w:rsidR="00F0164E" w:rsidRPr="00C35A2C" w:rsidRDefault="00F0164E" w:rsidP="00C2439A">
      <w:pPr>
        <w:rPr>
          <w:rFonts w:ascii="Fb Fontext" w:hAnsi="Fb Fontext" w:cs="Guttman Vilna"/>
          <w:b/>
          <w:bCs/>
          <w:rtl/>
        </w:rPr>
      </w:pPr>
      <w:r>
        <w:rPr>
          <w:rStyle w:val="affff5"/>
          <w:rFonts w:hint="cs"/>
          <w:rtl/>
        </w:rPr>
        <w:t>אלא</w:t>
      </w:r>
      <w:r w:rsidR="00B433C9" w:rsidRPr="00AF0C53">
        <w:rPr>
          <w:rStyle w:val="affff5"/>
          <w:rtl/>
        </w:rPr>
        <w:t xml:space="preserve"> כך </w:t>
      </w:r>
      <w:r w:rsidR="00B433C9" w:rsidRPr="00C35A2C">
        <w:rPr>
          <w:rFonts w:ascii="Fb Fontext" w:hAnsi="Fb Fontext"/>
          <w:rtl/>
        </w:rPr>
        <w:t>היתה אשת אחי אמו</w:t>
      </w:r>
      <w:r w:rsidR="00B433C9" w:rsidRPr="00754FAB">
        <w:rPr>
          <w:rStyle w:val="affff8"/>
          <w:rtl/>
        </w:rPr>
        <w:t xml:space="preserve"> </w:t>
      </w:r>
      <w:r w:rsidR="00C2439A" w:rsidRPr="00754FAB">
        <w:rPr>
          <w:rStyle w:val="affff8"/>
          <w:rtl/>
        </w:rPr>
        <w:t>'</w:t>
      </w:r>
      <w:r w:rsidR="00B433C9" w:rsidRPr="00754FAB">
        <w:rPr>
          <w:rStyle w:val="affff8"/>
          <w:rtl/>
        </w:rPr>
        <w:t>שניה</w:t>
      </w:r>
      <w:r w:rsidR="00C2439A" w:rsidRPr="00C2439A">
        <w:rPr>
          <w:rStyle w:val="affff8"/>
          <w:rFonts w:hint="cs"/>
          <w:rtl/>
        </w:rPr>
        <w:t>'</w:t>
      </w:r>
      <w:r w:rsidR="00B433C9" w:rsidRPr="00754FAB">
        <w:rPr>
          <w:rStyle w:val="affff8"/>
          <w:rtl/>
        </w:rPr>
        <w:t xml:space="preserve">, </w:t>
      </w:r>
      <w:r w:rsidR="00B433C9" w:rsidRPr="00C35A2C">
        <w:rPr>
          <w:rFonts w:ascii="Fb Fontext" w:hAnsi="Fb Fontext"/>
          <w:rtl/>
        </w:rPr>
        <w:t xml:space="preserve">ונשאה אחיו מאביו ומת, מהו שתמאן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ותעק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ו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ר נישואין קמאי ותתייבם</w:t>
      </w:r>
      <w:r w:rsidR="00B433C9" w:rsidRPr="00C35A2C">
        <w:rPr>
          <w:rFonts w:ascii="Fb Fontext" w:hAnsi="Fb Fontext"/>
          <w:rtl/>
        </w:rPr>
        <w:t>?</w:t>
      </w:r>
      <w:r>
        <w:rPr>
          <w:rStyle w:val="affff5"/>
          <w:rFonts w:hint="cs"/>
          <w:rtl/>
        </w:rPr>
        <w:t xml:space="preserve"> </w:t>
      </w:r>
      <w:r w:rsidR="00C2439A">
        <w:rPr>
          <w:rFonts w:ascii="Fb Fontext" w:hAnsi="Fb Fontext"/>
          <w:rtl/>
        </w:rPr>
        <w:tab/>
      </w:r>
      <w:r w:rsidR="00C2439A">
        <w:rPr>
          <w:rFonts w:ascii="Fb Fontext" w:hAnsi="Fb Fontext" w:hint="cs"/>
          <w:rtl/>
        </w:rPr>
        <w:t xml:space="preserve"> </w:t>
      </w:r>
      <w:r w:rsidR="00C2439A">
        <w:rPr>
          <w:rStyle w:val="affff5"/>
          <w:rFonts w:hint="cs"/>
          <w:rtl/>
        </w:rPr>
        <w:t>ו</w:t>
      </w:r>
      <w:r w:rsidRPr="00754FAB">
        <w:rPr>
          <w:rStyle w:val="affff5"/>
          <w:rFonts w:hint="eastAsia"/>
          <w:rtl/>
        </w:rPr>
        <w:t>שאלו</w:t>
      </w:r>
      <w:r w:rsidR="00C2439A">
        <w:rPr>
          <w:rStyle w:val="affff5"/>
          <w:rFonts w:hint="cs"/>
          <w:rtl/>
        </w:rPr>
        <w:t>ם</w:t>
      </w:r>
      <w:r>
        <w:rPr>
          <w:rFonts w:ascii="Fb Fontext" w:hAnsi="Fb Fontext" w:hint="cs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ו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אסר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ו</w:t>
      </w:r>
      <w:r w:rsidR="00B433C9" w:rsidRPr="00C35A2C">
        <w:rPr>
          <w:rFonts w:ascii="Fb Fontext" w:hAnsi="Fb Fontext"/>
          <w:rtl/>
        </w:rPr>
        <w:t>.</w:t>
      </w:r>
    </w:p>
    <w:p w14:paraId="54B06DD0" w14:textId="7B618183" w:rsidR="00C2439A" w:rsidRDefault="003F57F4" w:rsidP="00F0164E">
      <w:pPr>
        <w:rPr>
          <w:rFonts w:ascii="Fb Fontext" w:hAnsi="Fb Fontext"/>
          <w:sz w:val="32"/>
          <w:rtl/>
        </w:rPr>
      </w:pPr>
      <w:r w:rsidRPr="00754FAB">
        <w:rPr>
          <w:rStyle w:val="affff5"/>
          <w:rFonts w:hint="eastAsia"/>
          <w:rtl/>
        </w:rPr>
        <w:lastRenderedPageBreak/>
        <w:t>א</w:t>
      </w:r>
      <w:r w:rsidRPr="00754FAB">
        <w:rPr>
          <w:rStyle w:val="affff5"/>
          <w:rtl/>
        </w:rPr>
        <w:t xml:space="preserve">. </w:t>
      </w:r>
      <w:r w:rsidR="00346284">
        <w:rPr>
          <w:rStyle w:val="affff5"/>
          <w:rFonts w:hint="cs"/>
          <w:rtl/>
        </w:rPr>
        <w:t>ריב</w:t>
      </w:r>
      <w:r>
        <w:rPr>
          <w:rStyle w:val="affff5"/>
          <w:rFonts w:hint="cs"/>
          <w:rtl/>
        </w:rPr>
        <w:t>"</w:t>
      </w:r>
      <w:r w:rsidR="00346284">
        <w:rPr>
          <w:rStyle w:val="affff5"/>
          <w:rFonts w:hint="cs"/>
          <w:rtl/>
        </w:rPr>
        <w:t>א</w:t>
      </w:r>
      <w:r w:rsidR="00B433C9" w:rsidRPr="00AF0C53">
        <w:rPr>
          <w:rStyle w:val="affff5"/>
          <w:rtl/>
        </w:rPr>
        <w:t>: מודה רב</w:t>
      </w:r>
      <w:r w:rsidR="00B433C9" w:rsidRPr="00C35A2C">
        <w:rPr>
          <w:rFonts w:ascii="Fb Fontext" w:hAnsi="Fb Fontext"/>
          <w:sz w:val="32"/>
          <w:rtl/>
        </w:rPr>
        <w:t xml:space="preserve"> שמותרת לאחיו של זה שנאסרה לו</w:t>
      </w:r>
      <w:r w:rsidR="00C2439A">
        <w:rPr>
          <w:rFonts w:ascii="Fb Fontext" w:hAnsi="Fb Fontext" w:hint="cs"/>
          <w:sz w:val="32"/>
          <w:rtl/>
        </w:rPr>
        <w:t>,</w:t>
      </w:r>
      <w:r w:rsidR="00C2439A" w:rsidRPr="00754FAB">
        <w:rPr>
          <w:rStyle w:val="affff8"/>
          <w:rtl/>
        </w:rPr>
        <w:t xml:space="preserve"> </w:t>
      </w:r>
      <w:r w:rsidR="00C2439A">
        <w:rPr>
          <w:rStyle w:val="affff8"/>
          <w:rFonts w:hint="cs"/>
          <w:rtl/>
        </w:rPr>
        <w:t>לא</w:t>
      </w:r>
      <w:r w:rsidR="00C2439A" w:rsidRPr="00754FAB">
        <w:rPr>
          <w:rStyle w:val="affff8"/>
          <w:rtl/>
        </w:rPr>
        <w:t xml:space="preserve"> משבש</w:t>
      </w:r>
      <w:r w:rsidR="00C2439A">
        <w:rPr>
          <w:rStyle w:val="affff8"/>
          <w:rFonts w:hint="cs"/>
          <w:rtl/>
        </w:rPr>
        <w:t>ה.</w:t>
      </w:r>
    </w:p>
    <w:p w14:paraId="182620F8" w14:textId="76C883E5" w:rsidR="00B433C9" w:rsidRPr="00C35A2C" w:rsidRDefault="00C2439A" w:rsidP="00C2439A">
      <w:pPr>
        <w:rPr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AF0C53">
        <w:rPr>
          <w:rStyle w:val="affff5"/>
          <w:rFonts w:hint="cs"/>
          <w:rtl/>
        </w:rPr>
        <w:t>א</w:t>
      </w:r>
      <w:r w:rsidR="00B433C9" w:rsidRPr="00AF0C53">
        <w:rPr>
          <w:rStyle w:val="affff5"/>
          <w:rtl/>
        </w:rPr>
        <w:t>"</w:t>
      </w:r>
      <w:r w:rsidR="00B433C9" w:rsidRPr="00AF0C53">
        <w:rPr>
          <w:rStyle w:val="affff5"/>
          <w:rFonts w:hint="cs"/>
          <w:rtl/>
        </w:rPr>
        <w:t>ד ריב</w:t>
      </w:r>
      <w:r w:rsidR="00B433C9" w:rsidRPr="00AF0C53">
        <w:rPr>
          <w:rStyle w:val="affff5"/>
          <w:rtl/>
        </w:rPr>
        <w:t>"</w:t>
      </w:r>
      <w:r w:rsidR="00B433C9" w:rsidRPr="00AF0C53">
        <w:rPr>
          <w:rStyle w:val="affff5"/>
          <w:rFonts w:hint="cs"/>
          <w:rtl/>
        </w:rPr>
        <w:t>א</w:t>
      </w:r>
      <w:r w:rsidR="00B433C9" w:rsidRPr="00AF0C53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כשם שאסורה לו, כך אסורה לאחי</w:t>
      </w:r>
      <w:r>
        <w:rPr>
          <w:rFonts w:ascii="Fb Fontext" w:hAnsi="Fb Fontext" w:hint="cs"/>
          <w:rtl/>
        </w:rPr>
        <w:t>ו,</w:t>
      </w:r>
      <w:r w:rsidR="00B433C9" w:rsidRPr="00754FAB">
        <w:rPr>
          <w:rStyle w:val="affff8"/>
          <w:rtl/>
        </w:rPr>
        <w:t xml:space="preserve"> </w:t>
      </w:r>
      <w:r w:rsidR="00B433C9" w:rsidRPr="00754FAB">
        <w:rPr>
          <w:rStyle w:val="affff8"/>
          <w:rFonts w:hint="eastAsia"/>
          <w:rtl/>
        </w:rPr>
        <w:t>גזירה</w:t>
      </w:r>
      <w:r w:rsidR="00B433C9" w:rsidRPr="00754FAB">
        <w:rPr>
          <w:rStyle w:val="affff8"/>
          <w:rtl/>
        </w:rPr>
        <w:t xml:space="preserve"> </w:t>
      </w:r>
      <w:r w:rsidR="00B433C9" w:rsidRPr="00754FAB">
        <w:rPr>
          <w:rStyle w:val="affff8"/>
          <w:rFonts w:hint="eastAsia"/>
          <w:rtl/>
        </w:rPr>
        <w:t>אטו</w:t>
      </w:r>
      <w:r w:rsidR="00B433C9" w:rsidRPr="00754FAB">
        <w:rPr>
          <w:rStyle w:val="affff8"/>
          <w:rtl/>
        </w:rPr>
        <w:t xml:space="preserve"> </w:t>
      </w:r>
      <w:r w:rsidR="00B433C9" w:rsidRPr="00754FAB">
        <w:rPr>
          <w:rStyle w:val="affff8"/>
          <w:rFonts w:hint="eastAsia"/>
          <w:rtl/>
        </w:rPr>
        <w:t>הוא</w:t>
      </w:r>
      <w:r>
        <w:rPr>
          <w:rStyle w:val="affff8"/>
          <w:rFonts w:hint="cs"/>
          <w:rtl/>
        </w:rPr>
        <w:t>.</w:t>
      </w:r>
    </w:p>
    <w:p w14:paraId="09CB9267" w14:textId="1DEB3512" w:rsidR="00B433C9" w:rsidRDefault="00B433C9" w:rsidP="00615A60">
      <w:pPr>
        <w:pStyle w:val="aff2"/>
        <w:rPr>
          <w:rtl/>
        </w:rPr>
      </w:pPr>
      <w:r w:rsidRPr="00615A60">
        <w:rPr>
          <w:rFonts w:hint="cs"/>
          <w:rtl/>
        </w:rPr>
        <w:t>׹</w:t>
      </w:r>
    </w:p>
    <w:p w14:paraId="61BC37C2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קט.</w:t>
      </w:r>
    </w:p>
    <w:p>
      <w:pPr>
        <w:pStyle w:val="MishnaBatzad"/>
        <w:rPr>
          <w:ins w:id="20589" w:author="קלוד" w:date="2026-10-06T10:10:48Z"/>
        </w:rPr>
      </w:pPr>
      <w:ins w:id="20588" w:author="קלוד" w:date="2026-10-06T10:10:48Z">
        <w:r>
          <w:t xml:space="preserve">משנה ו</w:t>
        </w:r>
      </w:ins>
    </w:p>
    <w:p w14:paraId="6D75D7D1" w14:textId="5FD7C3C7" w:rsidR="00B433C9" w:rsidRPr="00C35A2C" w:rsidRDefault="00B433C9" w:rsidP="009A735D">
      <w:pPr>
        <w:pStyle w:val="affc"/>
        <w:rPr>
          <w:rStyle w:val="afff1"/>
          <w:rFonts w:ascii="Fb Fontext" w:hAnsi="Fb Fontext"/>
          <w:b/>
          <w:bCs w:val="0"/>
          <w:rtl/>
        </w:rPr>
      </w:pPr>
      <w:bookmarkStart w:id="1241" w:name="_Toc119173188"/>
      <w:bookmarkStart w:id="1242" w:name="_Toc119230282"/>
      <w:r w:rsidRPr="00C067C8">
        <w:rPr>
          <w:rStyle w:val="affffc"/>
          <w:rtl/>
        </w:rPr>
        <w:t>המגרש את האשה</w:t>
      </w:r>
      <w:r w:rsidR="001C4478" w:rsidRPr="00C067C8">
        <w:rPr>
          <w:rStyle w:val="affffc"/>
          <w:rFonts w:hint="cs"/>
          <w:rtl/>
        </w:rPr>
        <w:t>,</w:t>
      </w:r>
      <w:r w:rsidR="000E6BE1" w:rsidRPr="00C067C8">
        <w:rPr>
          <w:rStyle w:val="affffc"/>
          <w:rFonts w:hint="cs"/>
          <w:rtl/>
        </w:rPr>
        <w:t xml:space="preserve"> </w:t>
      </w:r>
      <w:r w:rsidRPr="00C067C8">
        <w:rPr>
          <w:rStyle w:val="affffc"/>
          <w:rtl/>
        </w:rPr>
        <w:t>והחזירה -</w:t>
      </w:r>
      <w:bookmarkEnd w:id="1241"/>
      <w:bookmarkEnd w:id="1242"/>
      <w:r w:rsidRPr="00C35A2C">
        <w:rPr>
          <w:rStyle w:val="afff1"/>
          <w:rFonts w:ascii="Fb Fontext" w:hAnsi="Fb Fontext"/>
          <w:b/>
          <w:bCs w:val="0"/>
          <w:rtl/>
        </w:rPr>
        <w:t xml:space="preserve"> מותרת ליבם, </w:t>
      </w:r>
      <w:r w:rsidR="00626A83">
        <w:rPr>
          <w:rStyle w:val="afff1"/>
          <w:rFonts w:ascii="Fb Fontext" w:hAnsi="Fb Fontext"/>
          <w:b/>
          <w:bCs w:val="0"/>
          <w:rtl/>
        </w:rPr>
        <w:tab/>
      </w:r>
      <w:r w:rsidRPr="00346284">
        <w:rPr>
          <w:rStyle w:val="affffa"/>
          <w:rtl/>
        </w:rPr>
        <w:t>ר</w:t>
      </w:r>
      <w:r w:rsidR="001C4478">
        <w:rPr>
          <w:rStyle w:val="affffa"/>
          <w:rFonts w:hint="cs"/>
          <w:rtl/>
        </w:rPr>
        <w:t>"</w:t>
      </w:r>
      <w:r w:rsidRPr="00346284">
        <w:rPr>
          <w:rStyle w:val="affffa"/>
          <w:rtl/>
        </w:rPr>
        <w:t>א</w:t>
      </w:r>
      <w:r w:rsidR="001C4478">
        <w:rPr>
          <w:rStyle w:val="afff1"/>
          <w:rFonts w:ascii="Fb Fontext" w:hAnsi="Fb Fontext" w:hint="cs"/>
          <w:b/>
          <w:bCs w:val="0"/>
          <w:rtl/>
        </w:rPr>
        <w:t>: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אוסר.</w:t>
      </w:r>
    </w:p>
    <w:p w14:paraId="4265A9A1" w14:textId="7B5A30B7" w:rsidR="001C4478" w:rsidRDefault="001C4478" w:rsidP="007C50EB">
      <w:pPr>
        <w:pStyle w:val="affc"/>
        <w:rPr>
          <w:rStyle w:val="afff1"/>
          <w:rFonts w:ascii="Fb Fontext" w:hAnsi="Fb Fontext"/>
          <w:b/>
          <w:bCs w:val="0"/>
          <w:spacing w:val="4"/>
          <w:rtl/>
        </w:rPr>
      </w:pPr>
      <w:bookmarkStart w:id="1243" w:name="_Toc119173189"/>
      <w:bookmarkStart w:id="1244" w:name="_Toc119230283"/>
      <w:r w:rsidRPr="00C067C8">
        <w:rPr>
          <w:rStyle w:val="affffc"/>
          <w:rFonts w:hint="cs"/>
          <w:rtl/>
        </w:rPr>
        <w:t>וכן המגרש יתומה</w:t>
      </w:r>
      <w:bookmarkEnd w:id="1243"/>
      <w:bookmarkEnd w:id="1244"/>
      <w:r w:rsidRPr="00C067C8">
        <w:rPr>
          <w:rStyle w:val="affffc"/>
          <w:rtl/>
        </w:rPr>
        <w:t xml:space="preserve"> </w:t>
      </w:r>
      <w:r w:rsidRPr="00754FAB">
        <w:rPr>
          <w:rStyle w:val="HesberMishna"/>
          <w:rtl/>
          <w:rPrChange w:id="20238" w:author="קלוד" w:date="2026-10-06T10:10:48Z">
            <w:rPr>
              <w:rStyle w:val="affff8"/>
              <w:rtl/>
            </w:rPr>
          </w:rPrChange>
        </w:rPr>
        <w:t xml:space="preserve">שהשיאוה </w:t>
      </w:r>
      <w:r w:rsidRPr="00754FAB">
        <w:rPr>
          <w:rStyle w:val="HesberMishna"/>
          <w:rFonts w:hint="eastAsia"/>
          <w:rtl/>
          <w:rPrChange w:id="20239" w:author="קלוד" w:date="2026-10-06T10:10:48Z">
            <w:rPr>
              <w:rStyle w:val="affff8"/>
              <w:rFonts w:hint="eastAsia"/>
              <w:rtl/>
            </w:rPr>
          </w:rPrChange>
        </w:rPr>
        <w:t>אחיה</w:t>
      </w:r>
      <w:r>
        <w:rPr>
          <w:rStyle w:val="HesberMishna"/>
          <w:rFonts w:hint="cs"/>
          <w:rtl/>
          <w:rPrChange w:id="20240" w:author="קלוד" w:date="2026-10-06T10:10:48Z">
            <w:rPr>
              <w:rStyle w:val="affff8"/>
              <w:rFonts w:hint="cs"/>
              <w:rtl/>
            </w:rPr>
          </w:rPrChange>
        </w:rPr>
        <w:t xml:space="preserve">, </w:t>
      </w:r>
      <w:r w:rsidRPr="00754FAB">
        <w:rPr>
          <w:rFonts w:hint="eastAsia"/>
          <w:rtl/>
        </w:rPr>
        <w:t>והחזירה</w:t>
      </w:r>
      <w:r>
        <w:rPr>
          <w:rFonts w:hint="cs"/>
          <w:rtl/>
        </w:rPr>
        <w:t xml:space="preserve"> - כנ"ל.</w:t>
      </w:r>
    </w:p>
    <w:p w14:paraId="693F153B" w14:textId="3E36E0E5" w:rsidR="00B433C9" w:rsidRPr="00B81C5A" w:rsidRDefault="00B433C9" w:rsidP="007C50EB">
      <w:pPr>
        <w:pStyle w:val="affc"/>
        <w:rPr>
          <w:b/>
          <w:spacing w:val="4"/>
          <w:sz w:val="32"/>
          <w:rtl/>
        </w:rPr>
      </w:pPr>
      <w:bookmarkStart w:id="1245" w:name="_Toc119173190"/>
      <w:bookmarkStart w:id="1246" w:name="_Toc119230284"/>
      <w:r w:rsidRPr="00C067C8">
        <w:rPr>
          <w:rStyle w:val="affffc"/>
          <w:rtl/>
        </w:rPr>
        <w:t>קטנה שהשיאה אביה ונתגרשה,</w:t>
      </w:r>
      <w:bookmarkEnd w:id="1245"/>
      <w:bookmarkEnd w:id="1246"/>
      <w:r w:rsidRPr="00B81C5A">
        <w:rPr>
          <w:rStyle w:val="afff1"/>
          <w:rFonts w:ascii="Fb Fontext" w:hAnsi="Fb Fontext"/>
          <w:b/>
          <w:bCs w:val="0"/>
          <w:spacing w:val="4"/>
          <w:rtl/>
        </w:rPr>
        <w:t xml:space="preserve"> החזירה </w:t>
      </w:r>
      <w:r w:rsidR="001C4478">
        <w:rPr>
          <w:rStyle w:val="afff1"/>
          <w:rFonts w:ascii="Fb Fontext" w:hAnsi="Fb Fontext" w:hint="cs"/>
          <w:b/>
          <w:bCs w:val="0"/>
          <w:spacing w:val="4"/>
          <w:rtl/>
        </w:rPr>
        <w:t>-</w:t>
      </w:r>
      <w:r w:rsidRPr="00B81C5A">
        <w:rPr>
          <w:rStyle w:val="afff1"/>
          <w:rFonts w:ascii="Fb Fontext" w:hAnsi="Fb Fontext"/>
          <w:b/>
          <w:bCs w:val="0"/>
          <w:spacing w:val="4"/>
          <w:rtl/>
        </w:rPr>
        <w:t xml:space="preserve"> </w:t>
      </w:r>
      <w:r w:rsidR="001C4478" w:rsidRPr="00754FAB">
        <w:rPr>
          <w:rStyle w:val="affffa"/>
          <w:rFonts w:hint="eastAsia"/>
          <w:rtl/>
        </w:rPr>
        <w:t>לכו</w:t>
      </w:r>
      <w:r w:rsidR="001C4478" w:rsidRPr="00754FAB">
        <w:rPr>
          <w:rStyle w:val="affffa"/>
          <w:rtl/>
        </w:rPr>
        <w:t>"ע</w:t>
      </w:r>
      <w:r w:rsidRPr="00B81C5A">
        <w:rPr>
          <w:rStyle w:val="afff1"/>
          <w:rFonts w:ascii="Fb Fontext" w:hAnsi="Fb Fontext"/>
          <w:b/>
          <w:bCs w:val="0"/>
          <w:spacing w:val="4"/>
          <w:rtl/>
        </w:rPr>
        <w:t xml:space="preserve"> אסורה ליבם</w:t>
      </w:r>
      <w:r w:rsidRPr="00B81C5A">
        <w:rPr>
          <w:b/>
          <w:spacing w:val="4"/>
          <w:rtl/>
          <w:rPrChange w:id="40009" w:author="Claude" w:date="2026-10-06T13:34:36Z">
            <w:rPr>
              <w:b/>
              <w:spacing w:val="4"/>
              <w:sz w:val="32"/>
              <w:rtl/>
            </w:rPr>
          </w:rPrChange>
        </w:rPr>
        <w:t>.</w:t>
      </w:r>
    </w:p>
    <w:p w14:paraId="481CEF79" w14:textId="15378EF0" w:rsidR="001C4478" w:rsidRPr="00754FAB" w:rsidRDefault="001C4478" w:rsidP="00615A60">
      <w:pPr>
        <w:pStyle w:val="affff2"/>
        <w:rPr>
          <w:rStyle w:val="affff5"/>
          <w:rFonts w:ascii="BA חניכי הישיבות" w:hAnsi="BA חניכי הישיבות" w:cs="BA חניכי הישיבות"/>
          <w:bCs/>
          <w:spacing w:val="0"/>
          <w:sz w:val="32"/>
          <w:szCs w:val="32"/>
          <w:rtl/>
        </w:rPr>
      </w:pPr>
      <w:bookmarkStart w:id="1247" w:name="_Toc119173191"/>
      <w:bookmarkStart w:id="1248" w:name="_Toc119230285"/>
      <w:r>
        <w:rPr>
          <w:rFonts w:hint="cs"/>
          <w:rtl/>
        </w:rPr>
        <w:t>טעמו של ר' אלעזר</w:t>
      </w:r>
      <w:bookmarkEnd w:id="1247"/>
      <w:bookmarkEnd w:id="1248"/>
    </w:p>
    <w:p w14:paraId="0FADBAE6" w14:textId="64A7198B" w:rsidR="00B433C9" w:rsidRPr="00C35A2C" w:rsidRDefault="00B433C9" w:rsidP="001C4478">
      <w:pPr>
        <w:rPr>
          <w:rtl/>
        </w:rPr>
      </w:pPr>
      <w:r w:rsidRPr="000E6BE1">
        <w:rPr>
          <w:rStyle w:val="affff5"/>
          <w:rtl/>
        </w:rPr>
        <w:t>עיפה</w:t>
      </w:r>
      <w:r w:rsidR="001C4478">
        <w:rPr>
          <w:rStyle w:val="affff5"/>
          <w:rFonts w:hint="cs"/>
          <w:rtl/>
        </w:rPr>
        <w:t xml:space="preserve"> סבר</w:t>
      </w:r>
      <w:r w:rsidRPr="000E6BE1">
        <w:rPr>
          <w:rStyle w:val="affff5"/>
          <w:rtl/>
        </w:rPr>
        <w:t xml:space="preserve">: </w:t>
      </w:r>
      <w:r w:rsidRPr="00C35A2C">
        <w:rPr>
          <w:rtl/>
        </w:rPr>
        <w:t>הואיל ועמדה עליו שעה אחת ב</w:t>
      </w:r>
      <w:r>
        <w:rPr>
          <w:rtl/>
        </w:rPr>
        <w:t>איסור</w:t>
      </w:r>
      <w:r w:rsidR="001C4478">
        <w:rPr>
          <w:rFonts w:hint="cs"/>
          <w:rtl/>
        </w:rPr>
        <w:t>,</w:t>
      </w:r>
    </w:p>
    <w:p w14:paraId="16E7C93F" w14:textId="3D0342F0" w:rsidR="00B433C9" w:rsidRPr="00D238B7" w:rsidRDefault="001C4478" w:rsidP="00754FAB">
      <w:pPr>
        <w:rPr>
          <w:rStyle w:val="affff5"/>
          <w:rtl/>
        </w:rPr>
      </w:pPr>
      <w:r w:rsidRPr="00754FAB">
        <w:rPr>
          <w:rStyle w:val="affff5"/>
          <w:rFonts w:hint="eastAsia"/>
          <w:rtl/>
        </w:rPr>
        <w:t>והתקשה</w:t>
      </w:r>
      <w:r w:rsidRPr="00754FAB">
        <w:rPr>
          <w:rStyle w:val="affff5"/>
          <w:rtl/>
        </w:rPr>
        <w:t>:</w:t>
      </w:r>
      <w:r>
        <w:rPr>
          <w:rFonts w:hint="cs"/>
          <w:rtl/>
        </w:rPr>
        <w:t xml:space="preserve"> תיפטר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מ</w:t>
      </w:r>
      <w:r w:rsidR="00B433C9" w:rsidRPr="00C35A2C">
        <w:rPr>
          <w:rFonts w:hint="cs"/>
          <w:rtl/>
        </w:rPr>
        <w:t>חליצה</w:t>
      </w:r>
      <w:r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  <w:r w:rsidR="00B433C9" w:rsidRPr="00754FAB">
        <w:rPr>
          <w:rStyle w:val="affff5"/>
          <w:rFonts w:hint="eastAsia"/>
          <w:rtl/>
        </w:rPr>
        <w:t>ותני</w:t>
      </w:r>
      <w:r w:rsidRPr="00754FAB">
        <w:rPr>
          <w:rStyle w:val="affff5"/>
          <w:rFonts w:hint="eastAsia"/>
          <w:rtl/>
        </w:rPr>
        <w:t>א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'</w:t>
      </w:r>
      <w:r w:rsidRPr="00754FAB">
        <w:rPr>
          <w:rFonts w:hint="eastAsia"/>
          <w:rtl/>
        </w:rPr>
        <w:t>חולצת</w:t>
      </w:r>
      <w:r>
        <w:rPr>
          <w:rFonts w:hint="cs"/>
          <w:rtl/>
        </w:rPr>
        <w:t>'!</w:t>
      </w:r>
    </w:p>
    <w:p w14:paraId="50244C55" w14:textId="4E78C9FF" w:rsidR="00B433C9" w:rsidRPr="00754FAB" w:rsidRDefault="001C4478" w:rsidP="00754FAB">
      <w:pPr>
        <w:rPr>
          <w:rtl/>
        </w:rPr>
      </w:pPr>
      <w:r>
        <w:rPr>
          <w:rStyle w:val="affff5"/>
          <w:rFonts w:hint="cs"/>
          <w:rtl/>
        </w:rPr>
        <w:t>א</w:t>
      </w:r>
      <w:r w:rsidR="00B433C9" w:rsidRPr="00D238B7">
        <w:rPr>
          <w:rStyle w:val="affff5"/>
          <w:rFonts w:hint="cs"/>
          <w:rtl/>
        </w:rPr>
        <w:t>.</w:t>
      </w:r>
      <w:r w:rsidR="00B433C9" w:rsidRPr="009162CC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אלא ל</w:t>
      </w:r>
      <w:r w:rsidR="00B433C9" w:rsidRPr="009162CC">
        <w:rPr>
          <w:rStyle w:val="affff5"/>
          <w:rtl/>
        </w:rPr>
        <w:t>אביי</w:t>
      </w:r>
      <w:r w:rsidR="00B433C9" w:rsidRPr="001C4478">
        <w:rPr>
          <w:rStyle w:val="affff5"/>
          <w:rtl/>
        </w:rPr>
        <w:t xml:space="preserve">: </w:t>
      </w:r>
      <w:r w:rsidRPr="00754FAB">
        <w:rPr>
          <w:rStyle w:val="affff5"/>
          <w:rFonts w:hint="eastAsia"/>
          <w:rtl/>
        </w:rPr>
        <w:t>ר</w:t>
      </w:r>
      <w:r w:rsidRPr="00754FAB">
        <w:rPr>
          <w:rStyle w:val="affff5"/>
          <w:rtl/>
        </w:rPr>
        <w:t xml:space="preserve">"א </w:t>
      </w:r>
      <w:r w:rsidR="00B433C9" w:rsidRPr="00754FAB">
        <w:rPr>
          <w:rStyle w:val="affff5"/>
          <w:rtl/>
        </w:rPr>
        <w:t>מס</w:t>
      </w:r>
      <w:r w:rsidR="00B433C9" w:rsidRPr="00754FAB">
        <w:rPr>
          <w:rStyle w:val="affff5"/>
          <w:rFonts w:hint="eastAsia"/>
          <w:rtl/>
        </w:rPr>
        <w:t>ת</w:t>
      </w:r>
      <w:r w:rsidR="00B433C9" w:rsidRPr="00754FAB">
        <w:rPr>
          <w:rStyle w:val="affff5"/>
          <w:rtl/>
        </w:rPr>
        <w:t>פק</w:t>
      </w:r>
      <w:r w:rsidR="00B433C9" w:rsidRPr="00C35A2C">
        <w:rPr>
          <w:rtl/>
        </w:rPr>
        <w:t xml:space="preserve"> </w:t>
      </w:r>
      <w:r w:rsidR="00B433C9" w:rsidRPr="001C4478">
        <w:rPr>
          <w:rtl/>
        </w:rPr>
        <w:t>א</w:t>
      </w:r>
      <w:r>
        <w:rPr>
          <w:rFonts w:hint="cs"/>
          <w:rtl/>
        </w:rPr>
        <w:t>ם</w:t>
      </w:r>
      <w:r w:rsidR="00B433C9" w:rsidRPr="001C4478">
        <w:rPr>
          <w:rtl/>
        </w:rPr>
        <w:t xml:space="preserve"> </w:t>
      </w:r>
      <w:r w:rsidR="00B433C9" w:rsidRPr="00754FAB">
        <w:rPr>
          <w:rtl/>
        </w:rPr>
        <w:t xml:space="preserve">מיתה מפלת </w:t>
      </w:r>
      <w:r w:rsidR="00B433C9" w:rsidRPr="00D1637C">
        <w:rPr>
          <w:rFonts w:cs="PFT_Frank"/>
          <w:b/>
          <w:bCs/>
          <w:szCs w:val="14"/>
          <w:rtl/>
        </w:rPr>
        <w:t>א</w:t>
      </w:r>
      <w:r w:rsidRPr="00D1637C">
        <w:rPr>
          <w:rFonts w:cs="PFT_Frank" w:hint="eastAsia"/>
          <w:b/>
          <w:bCs/>
          <w:szCs w:val="14"/>
          <w:rtl/>
        </w:rPr>
        <w:t>ו</w:t>
      </w:r>
      <w:r w:rsidR="00B433C9" w:rsidRPr="001C4478">
        <w:rPr>
          <w:rtl/>
        </w:rPr>
        <w:t xml:space="preserve"> </w:t>
      </w:r>
      <w:r w:rsidR="00B433C9" w:rsidRPr="00754FAB">
        <w:rPr>
          <w:rtl/>
        </w:rPr>
        <w:t>נ</w:t>
      </w:r>
      <w:r>
        <w:rPr>
          <w:rFonts w:hint="cs"/>
          <w:rtl/>
        </w:rPr>
        <w:t>י</w:t>
      </w:r>
      <w:r w:rsidR="00B433C9" w:rsidRPr="00754FAB">
        <w:rPr>
          <w:rtl/>
        </w:rPr>
        <w:t>שואין ראשונים</w:t>
      </w:r>
      <w:r>
        <w:rPr>
          <w:rFonts w:hint="cs"/>
          <w:rtl/>
        </w:rPr>
        <w:t>.</w:t>
      </w:r>
      <w:r w:rsidR="00B433C9" w:rsidRPr="00754FAB">
        <w:rPr>
          <w:rtl/>
        </w:rPr>
        <w:t xml:space="preserve"> </w:t>
      </w:r>
    </w:p>
    <w:p w14:paraId="1B913DCF" w14:textId="7F8FA2DD" w:rsidR="00B433C9" w:rsidRPr="00C35A2C" w:rsidRDefault="001C4478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ב</w:t>
      </w:r>
      <w:r w:rsidR="00B433C9" w:rsidRPr="00D238B7">
        <w:rPr>
          <w:rStyle w:val="affff5"/>
          <w:rFonts w:hint="cs"/>
          <w:rtl/>
        </w:rPr>
        <w:t>.</w:t>
      </w:r>
      <w:r w:rsidR="00B433C9" w:rsidRPr="009162CC">
        <w:rPr>
          <w:rStyle w:val="affff5"/>
          <w:rFonts w:hint="cs"/>
          <w:rtl/>
        </w:rPr>
        <w:t xml:space="preserve"> </w:t>
      </w:r>
      <w:r w:rsidR="00B433C9" w:rsidRPr="009162CC">
        <w:rPr>
          <w:rStyle w:val="affff5"/>
          <w:rtl/>
        </w:rPr>
        <w:t>רבא:</w:t>
      </w:r>
      <w:r w:rsidR="00B433C9" w:rsidRPr="009162CC">
        <w:rPr>
          <w:rStyle w:val="affff5"/>
          <w:rFonts w:hint="cs"/>
          <w:rtl/>
        </w:rPr>
        <w:t xml:space="preserve"> </w:t>
      </w:r>
      <w:r w:rsidR="00B433C9" w:rsidRPr="00754FAB">
        <w:rPr>
          <w:rStyle w:val="affff8"/>
          <w:rtl/>
        </w:rPr>
        <w:t>מיתה מפלת,</w:t>
      </w:r>
      <w:r w:rsidR="00B433C9" w:rsidRPr="00754FAB">
        <w:rPr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אלא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ש</w:t>
      </w:r>
      <w:r w:rsidR="00B433C9" w:rsidRPr="00C35A2C">
        <w:rPr>
          <w:rFonts w:ascii="Fb Fontext" w:hAnsi="Fb Fontext"/>
          <w:sz w:val="32"/>
          <w:rtl/>
        </w:rPr>
        <w:t>בקיאין בגירושין, ו</w:t>
      </w:r>
      <w:r>
        <w:rPr>
          <w:rFonts w:ascii="Fb Fontext" w:hAnsi="Fb Fontext" w:hint="cs"/>
          <w:sz w:val="32"/>
          <w:rtl/>
        </w:rPr>
        <w:t>ל</w:t>
      </w:r>
      <w:r w:rsidR="00B433C9" w:rsidRPr="00C35A2C">
        <w:rPr>
          <w:rFonts w:ascii="Fb Fontext" w:hAnsi="Fb Fontext"/>
          <w:sz w:val="32"/>
          <w:rtl/>
        </w:rPr>
        <w:t>א בקיאין בחזרה.</w:t>
      </w:r>
    </w:p>
    <w:p w14:paraId="714BE744" w14:textId="45CE26AC" w:rsidR="001C4478" w:rsidRDefault="001C4478" w:rsidP="001C4478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ג</w:t>
      </w:r>
      <w:r w:rsidR="00B433C9" w:rsidRPr="00D238B7">
        <w:rPr>
          <w:rStyle w:val="affff5"/>
          <w:rFonts w:hint="cs"/>
          <w:rtl/>
        </w:rPr>
        <w:t>.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9162CC">
        <w:rPr>
          <w:rStyle w:val="affff5"/>
          <w:rtl/>
        </w:rPr>
        <w:t>ר</w:t>
      </w:r>
      <w:r>
        <w:rPr>
          <w:rStyle w:val="affff5"/>
          <w:rFonts w:hint="cs"/>
          <w:rtl/>
        </w:rPr>
        <w:t xml:space="preserve">' </w:t>
      </w:r>
      <w:r w:rsidR="00B433C9" w:rsidRPr="009162CC">
        <w:rPr>
          <w:rStyle w:val="affff5"/>
          <w:rtl/>
        </w:rPr>
        <w:t>א</w:t>
      </w:r>
      <w:r>
        <w:rPr>
          <w:rStyle w:val="affff5"/>
          <w:rFonts w:hint="cs"/>
          <w:rtl/>
        </w:rPr>
        <w:t>שי</w:t>
      </w:r>
      <w:r w:rsidR="00B433C9" w:rsidRPr="009162CC">
        <w:rPr>
          <w:rStyle w:val="affff5"/>
          <w:rtl/>
        </w:rPr>
        <w:t xml:space="preserve">: </w:t>
      </w:r>
      <w:r w:rsidRPr="00D1637C">
        <w:rPr>
          <w:rFonts w:cs="PFT_Frank" w:hint="eastAsia"/>
          <w:bCs/>
          <w:szCs w:val="14"/>
          <w:rtl/>
        </w:rPr>
        <w:t>אטו</w:t>
      </w:r>
      <w:r w:rsidR="00B433C9" w:rsidRPr="00754FAB">
        <w:rPr>
          <w:rtl/>
        </w:rPr>
        <w:t xml:space="preserve"> ה</w:t>
      </w:r>
      <w:r>
        <w:rPr>
          <w:rFonts w:hint="cs"/>
          <w:rtl/>
        </w:rPr>
        <w:t xml:space="preserve">שיאה </w:t>
      </w:r>
      <w:r w:rsidR="00B433C9" w:rsidRPr="00754FAB">
        <w:rPr>
          <w:rtl/>
        </w:rPr>
        <w:t>אב</w:t>
      </w:r>
      <w:r>
        <w:rPr>
          <w:rFonts w:hint="cs"/>
          <w:rtl/>
        </w:rPr>
        <w:t>יה</w:t>
      </w:r>
      <w:r w:rsidR="00B433C9" w:rsidRPr="00754FAB">
        <w:rPr>
          <w:rtl/>
        </w:rPr>
        <w:t xml:space="preserve"> והחזירה</w:t>
      </w:r>
      <w:r>
        <w:rPr>
          <w:rFonts w:ascii="Fb Fontext" w:hAnsi="Fb Fontext" w:hint="cs"/>
          <w:rtl/>
        </w:rPr>
        <w:t xml:space="preserve">, </w:t>
      </w:r>
      <w:r>
        <w:rPr>
          <w:rStyle w:val="affff5"/>
          <w:rFonts w:hint="cs"/>
          <w:rtl/>
        </w:rPr>
        <w:t>ו</w:t>
      </w:r>
      <w:r w:rsidRPr="00754FAB">
        <w:rPr>
          <w:rStyle w:val="affff5"/>
          <w:rFonts w:hint="eastAsia"/>
          <w:rtl/>
        </w:rPr>
        <w:t>מ</w:t>
      </w:r>
      <w:r w:rsidR="000E6BE1" w:rsidRPr="001C4478">
        <w:rPr>
          <w:rStyle w:val="affff5"/>
          <w:rFonts w:hint="cs"/>
          <w:rtl/>
        </w:rPr>
        <w:t>סתבר</w:t>
      </w:r>
      <w:r w:rsidRPr="00754FAB">
        <w:rPr>
          <w:rStyle w:val="affff8"/>
          <w:rtl/>
        </w:rPr>
        <w:t>,</w:t>
      </w:r>
      <w:r w:rsidR="000E6BE1">
        <w:rPr>
          <w:rStyle w:val="affff5"/>
          <w:rFonts w:hint="cs"/>
          <w:rtl/>
        </w:rPr>
        <w:t xml:space="preserve"> </w:t>
      </w:r>
      <w:r>
        <w:rPr>
          <w:rStyle w:val="affff8"/>
          <w:rFonts w:hint="cs"/>
          <w:rtl/>
        </w:rPr>
        <w:t xml:space="preserve">מדתני </w:t>
      </w:r>
      <w:r w:rsidR="00B433C9" w:rsidRPr="00754FAB">
        <w:rPr>
          <w:rStyle w:val="affff8"/>
          <w:rtl/>
        </w:rPr>
        <w:t>סיפא</w:t>
      </w:r>
      <w:r w:rsidRPr="00754FAB">
        <w:rPr>
          <w:rStyle w:val="affff8"/>
          <w:rtl/>
        </w:rPr>
        <w:t xml:space="preserve"> דפשיטא</w:t>
      </w:r>
      <w:r>
        <w:rPr>
          <w:rFonts w:ascii="Fb Fontext" w:hAnsi="Fb Fontext" w:hint="cs"/>
          <w:sz w:val="32"/>
          <w:rtl/>
        </w:rPr>
        <w:t>.</w:t>
      </w:r>
    </w:p>
    <w:p w14:paraId="53126CF6" w14:textId="4E230B3B" w:rsidR="001C4478" w:rsidRDefault="00B433C9" w:rsidP="00B55EDF">
      <w:pPr>
        <w:rPr>
          <w:rFonts w:ascii="Fb Fontext" w:hAnsi="Fb Fontext"/>
          <w:sz w:val="32"/>
          <w:rtl/>
        </w:rPr>
      </w:pPr>
      <w:r w:rsidRPr="009162CC">
        <w:rPr>
          <w:rStyle w:val="affff5"/>
          <w:rFonts w:hint="cs"/>
          <w:rtl/>
        </w:rPr>
        <w:t>ת</w:t>
      </w:r>
      <w:r w:rsidRPr="009162CC">
        <w:rPr>
          <w:rStyle w:val="affff5"/>
          <w:rtl/>
        </w:rPr>
        <w:t>"</w:t>
      </w:r>
      <w:r w:rsidRPr="009162CC">
        <w:rPr>
          <w:rStyle w:val="affff5"/>
          <w:rFonts w:hint="cs"/>
          <w:rtl/>
        </w:rPr>
        <w:t>כ דר</w:t>
      </w:r>
      <w:r w:rsidR="001C4478">
        <w:rPr>
          <w:rStyle w:val="affff5"/>
          <w:rFonts w:hint="cs"/>
          <w:rtl/>
        </w:rPr>
        <w:t>'</w:t>
      </w:r>
      <w:r w:rsidRPr="009162CC">
        <w:rPr>
          <w:rStyle w:val="affff5"/>
          <w:rFonts w:hint="cs"/>
          <w:rtl/>
        </w:rPr>
        <w:t xml:space="preserve"> אשי</w:t>
      </w:r>
      <w:r w:rsidRPr="009162CC">
        <w:rPr>
          <w:rStyle w:val="affff5"/>
          <w:rtl/>
        </w:rPr>
        <w:t>: מודים לר</w:t>
      </w:r>
      <w:r w:rsidR="001C4478">
        <w:rPr>
          <w:rStyle w:val="affff5"/>
          <w:rFonts w:hint="cs"/>
          <w:rtl/>
        </w:rPr>
        <w:t>"</w:t>
      </w:r>
      <w:r w:rsidRPr="009162CC">
        <w:rPr>
          <w:rStyle w:val="affff5"/>
          <w:rtl/>
        </w:rPr>
        <w:t>א</w:t>
      </w:r>
      <w:r w:rsidRPr="00C35A2C">
        <w:rPr>
          <w:rFonts w:ascii="Fb Fontext" w:hAnsi="Fb Fontext"/>
          <w:sz w:val="32"/>
          <w:rtl/>
        </w:rPr>
        <w:t xml:space="preserve"> בקטנה שהשיאה אביה ונתגרשה</w:t>
      </w:r>
      <w:r w:rsidR="001C4478">
        <w:rPr>
          <w:rFonts w:ascii="Fb Fontext" w:hAnsi="Fb Fontext" w:hint="cs"/>
          <w:sz w:val="32"/>
          <w:rtl/>
        </w:rPr>
        <w:t>,</w:t>
      </w:r>
    </w:p>
    <w:p w14:paraId="55434187" w14:textId="03CE6A7D" w:rsidR="00B433C9" w:rsidRPr="00C35A2C" w:rsidRDefault="00B433C9" w:rsidP="00B55EDF">
      <w:pPr>
        <w:rPr>
          <w:rFonts w:ascii="Fb Fontext" w:hAnsi="Fb Fontext"/>
          <w:rtl/>
        </w:rPr>
      </w:pPr>
      <w:r w:rsidRPr="000978D6">
        <w:rPr>
          <w:rFonts w:ascii="Fb Fontext" w:hAnsi="Fb Fontext"/>
          <w:spacing w:val="-4"/>
          <w:sz w:val="32"/>
          <w:rtl/>
        </w:rPr>
        <w:t xml:space="preserve">והחזירה </w:t>
      </w:r>
      <w:r w:rsidR="001C4478">
        <w:rPr>
          <w:rFonts w:ascii="Fb Fontext" w:hAnsi="Fb Fontext" w:hint="cs"/>
          <w:spacing w:val="-4"/>
          <w:sz w:val="32"/>
          <w:rtl/>
        </w:rPr>
        <w:t xml:space="preserve">- </w:t>
      </w:r>
      <w:r w:rsidR="001C4478" w:rsidRPr="00D1637C">
        <w:rPr>
          <w:rFonts w:ascii="Fb Fontext" w:hAnsi="Fb Fontext" w:cs="PFT_Frank" w:hint="eastAsia"/>
          <w:b/>
          <w:bCs/>
          <w:spacing w:val="-4"/>
          <w:sz w:val="32"/>
          <w:szCs w:val="14"/>
          <w:rtl/>
        </w:rPr>
        <w:t>שאסורה</w:t>
      </w:r>
      <w:r w:rsidR="001C4478">
        <w:rPr>
          <w:rFonts w:ascii="Fb Fontext" w:hAnsi="Fb Fontext" w:hint="cs"/>
          <w:spacing w:val="-4"/>
          <w:sz w:val="32"/>
          <w:rtl/>
        </w:rPr>
        <w:t xml:space="preserve"> </w:t>
      </w:r>
      <w:r w:rsidR="001C4478" w:rsidRPr="00D1637C">
        <w:rPr>
          <w:rFonts w:ascii="Fb Fontext" w:hAnsi="Fb Fontext" w:cs="PFT_Frank" w:hint="eastAsia"/>
          <w:b/>
          <w:bCs/>
          <w:spacing w:val="-4"/>
          <w:sz w:val="32"/>
          <w:szCs w:val="14"/>
          <w:rtl/>
        </w:rPr>
        <w:t>לייבם</w:t>
      </w:r>
      <w:r w:rsidR="001C4478">
        <w:rPr>
          <w:rFonts w:ascii="Fb Fontext" w:hAnsi="Fb Fontext" w:hint="cs"/>
          <w:spacing w:val="-4"/>
          <w:sz w:val="32"/>
          <w:rtl/>
        </w:rPr>
        <w:t xml:space="preserve">, </w:t>
      </w:r>
      <w:r w:rsidRPr="000978D6">
        <w:rPr>
          <w:rFonts w:ascii="Fb Fontext" w:hAnsi="Fb Fontext"/>
          <w:spacing w:val="-4"/>
          <w:sz w:val="32"/>
          <w:rtl/>
        </w:rPr>
        <w:t>שגירושיה גמורין ואין חזרתה גמורה</w:t>
      </w:r>
      <w:r w:rsidR="001C4478">
        <w:rPr>
          <w:rFonts w:ascii="Fb Fontext" w:hAnsi="Fb Fontext" w:hint="cs"/>
          <w:spacing w:val="-4"/>
          <w:sz w:val="32"/>
          <w:rtl/>
        </w:rPr>
        <w:t>,</w:t>
      </w:r>
    </w:p>
    <w:p w14:paraId="77CD9312" w14:textId="6176CC0D" w:rsidR="00B433C9" w:rsidRPr="00C35A2C" w:rsidRDefault="001C4478" w:rsidP="001C4478">
      <w:pPr>
        <w:rPr>
          <w:rFonts w:ascii="Fb Fontext" w:hAnsi="Fb Fontext" w:cs="Guttman Vilna"/>
          <w:b/>
          <w:bCs/>
          <w:rtl/>
        </w:rPr>
      </w:pPr>
      <w:r w:rsidRPr="00D1637C">
        <w:rPr>
          <w:rFonts w:ascii="Fb Fontext" w:hAnsi="Fb Fontext" w:cs="PFT_Frank" w:hint="eastAsia"/>
          <w:b/>
          <w:bCs/>
          <w:szCs w:val="14"/>
          <w:rtl/>
        </w:rPr>
        <w:t>ודווקא</w:t>
      </w:r>
      <w:r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/>
          <w:rtl/>
        </w:rPr>
        <w:t>החזירה כשהיא קטנה, אבל כשהיא גדולה, א</w:t>
      </w:r>
      <w:r>
        <w:rPr>
          <w:rFonts w:ascii="Fb Fontext" w:hAnsi="Fb Fontext" w:hint="cs"/>
          <w:rtl/>
        </w:rPr>
        <w:t>ו</w:t>
      </w:r>
      <w:r w:rsidR="00B433C9" w:rsidRPr="00C35A2C">
        <w:rPr>
          <w:rFonts w:ascii="Fb Fontext" w:hAnsi="Fb Fontext"/>
          <w:rtl/>
        </w:rPr>
        <w:t xml:space="preserve"> כשהיא קטנה וגדלה אצלו -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מתייבמת</w:t>
      </w:r>
      <w:r>
        <w:rPr>
          <w:rFonts w:ascii="Fb Fontext" w:hAnsi="Fb Fontext" w:hint="cs"/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="00401853">
        <w:rPr>
          <w:rStyle w:val="affff5"/>
          <w:rtl/>
        </w:rPr>
        <w:tab/>
      </w:r>
      <w:r w:rsidR="00401853">
        <w:rPr>
          <w:rStyle w:val="affff5"/>
          <w:rFonts w:hint="cs"/>
          <w:rtl/>
        </w:rPr>
        <w:t xml:space="preserve">  </w:t>
      </w:r>
      <w:r w:rsidR="00B433C9" w:rsidRPr="009162CC">
        <w:rPr>
          <w:rStyle w:val="affff5"/>
          <w:rtl/>
        </w:rPr>
        <w:t>ר</w:t>
      </w:r>
      <w:r>
        <w:rPr>
          <w:rStyle w:val="affff5"/>
          <w:rFonts w:hint="cs"/>
          <w:rtl/>
        </w:rPr>
        <w:t>"</w:t>
      </w:r>
      <w:r w:rsidR="00B433C9" w:rsidRPr="009162CC">
        <w:rPr>
          <w:rStyle w:val="affff5"/>
          <w:rtl/>
        </w:rPr>
        <w:t>א: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חולצת</w:t>
      </w:r>
      <w:r w:rsidRPr="00754FAB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[</w:t>
      </w:r>
      <w:r w:rsidR="00401853">
        <w:rPr>
          <w:rStyle w:val="affff8"/>
          <w:rFonts w:hint="cs"/>
          <w:rtl/>
        </w:rPr>
        <w:t xml:space="preserve">משמע </w:t>
      </w:r>
      <w:r w:rsidRPr="00754FAB">
        <w:rPr>
          <w:rStyle w:val="affff8"/>
          <w:rFonts w:hint="eastAsia"/>
          <w:rtl/>
        </w:rPr>
        <w:t>אטו</w:t>
      </w:r>
      <w:r w:rsidRPr="00754FAB">
        <w:rPr>
          <w:rStyle w:val="affff8"/>
          <w:rtl/>
        </w:rPr>
        <w:t xml:space="preserve"> </w:t>
      </w:r>
      <w:r w:rsidR="00401853">
        <w:rPr>
          <w:rStyle w:val="affff8"/>
          <w:rFonts w:hint="cs"/>
          <w:rtl/>
        </w:rPr>
        <w:t>רישא</w:t>
      </w:r>
      <w:r>
        <w:rPr>
          <w:rStyle w:val="affff8"/>
          <w:rFonts w:hint="cs"/>
          <w:rtl/>
        </w:rPr>
        <w:t>]</w:t>
      </w:r>
      <w:r w:rsidRPr="00754FAB">
        <w:rPr>
          <w:rStyle w:val="affff8"/>
          <w:rtl/>
        </w:rPr>
        <w:t>.</w:t>
      </w:r>
    </w:p>
    <w:p w14:paraId="51F73187" w14:textId="12019C94" w:rsidR="009162CC" w:rsidRDefault="001C4478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>אי</w:t>
      </w:r>
      <w:r w:rsidR="00B433C9" w:rsidRPr="009162CC">
        <w:rPr>
          <w:rStyle w:val="affff5"/>
          <w:rtl/>
        </w:rPr>
        <w:t>בע</w:t>
      </w:r>
      <w:r>
        <w:rPr>
          <w:rStyle w:val="affff5"/>
          <w:rFonts w:hint="cs"/>
          <w:rtl/>
        </w:rPr>
        <w:t>י</w:t>
      </w:r>
      <w:r w:rsidR="00B433C9" w:rsidRPr="009162CC">
        <w:rPr>
          <w:rStyle w:val="affff5"/>
          <w:rtl/>
        </w:rPr>
        <w:t xml:space="preserve">א </w:t>
      </w:r>
      <w:r>
        <w:rPr>
          <w:rStyle w:val="affff5"/>
          <w:rFonts w:hint="cs"/>
          <w:rtl/>
        </w:rPr>
        <w:t>ופשט</w:t>
      </w:r>
      <w:r w:rsidR="00B433C9" w:rsidRPr="00C35A2C">
        <w:rPr>
          <w:rFonts w:ascii="Fb Fontext" w:hAnsi="Fb Fontext"/>
          <w:sz w:val="32"/>
          <w:rtl/>
        </w:rPr>
        <w:t xml:space="preserve">: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צרתה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מותרת</w:t>
      </w:r>
      <w:r w:rsidRPr="00754FAB">
        <w:rPr>
          <w:rStyle w:val="affff8"/>
          <w:rtl/>
        </w:rPr>
        <w:t xml:space="preserve"> </w:t>
      </w:r>
      <w:r w:rsidR="008770B0" w:rsidRPr="00754FAB">
        <w:rPr>
          <w:rStyle w:val="affff8"/>
          <w:rFonts w:hint="eastAsia"/>
          <w:rtl/>
        </w:rPr>
        <w:t>בגדולה</w:t>
      </w:r>
      <w:r w:rsidR="00401853">
        <w:rPr>
          <w:rStyle w:val="affff8"/>
          <w:rFonts w:hint="cs"/>
          <w:rtl/>
        </w:rPr>
        <w:t>,</w:t>
      </w:r>
      <w:r w:rsidR="008770B0" w:rsidRPr="00754FAB">
        <w:rPr>
          <w:rStyle w:val="affff8"/>
          <w:rtl/>
        </w:rPr>
        <w:t xml:space="preserve"> </w:t>
      </w:r>
      <w:r w:rsidR="00401853">
        <w:rPr>
          <w:rStyle w:val="affff8"/>
          <w:rFonts w:hint="cs"/>
          <w:rtl/>
        </w:rPr>
        <w:t xml:space="preserve">אף </w:t>
      </w:r>
      <w:r>
        <w:rPr>
          <w:rStyle w:val="affff5"/>
          <w:rFonts w:hint="eastAsia"/>
          <w:rtl/>
          <w:rPrChange w:id="9094" w:author="מנוע אמוראים" w:date="2026-10-05T16:41:34Z">
            <w:rPr>
              <w:rStyle w:val="affff8"/>
              <w:rFonts w:hint="eastAsia"/>
              <w:rtl/>
            </w:rPr>
          </w:rPrChange>
        </w:rPr>
        <w:t xml:space="preserve">לר</w:t>
      </w:r>
      <w:r>
        <w:rPr>
          <w:rStyle w:val="affff5"/>
          <w:rtl/>
          <w:rPrChange w:id="9095" w:author="מנוע אמוראים" w:date="2026-10-05T16:41:34Z">
            <w:rPr>
              <w:rStyle w:val="affff8"/>
              <w:rtl/>
            </w:rPr>
          </w:rPrChange>
        </w:rPr>
        <w:t xml:space="preserve">"א</w:t>
      </w:r>
      <w:r w:rsidRPr="00754FAB">
        <w:rPr>
          <w:rStyle w:val="affff8"/>
          <w:rtl/>
        </w:rPr>
        <w:t>,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AB0B38">
        <w:rPr>
          <w:rFonts w:ascii="Fb Fontext" w:hAnsi="Fb Fontext" w:hint="cs"/>
          <w:sz w:val="32"/>
          <w:rtl/>
        </w:rPr>
        <w:t>ד</w:t>
      </w:r>
      <w:r>
        <w:rPr>
          <w:rFonts w:ascii="Fb Fontext" w:hAnsi="Fb Fontext" w:hint="cs"/>
          <w:sz w:val="32"/>
          <w:rtl/>
        </w:rPr>
        <w:t>ל</w:t>
      </w:r>
      <w:r w:rsidR="008770B0">
        <w:rPr>
          <w:rFonts w:ascii="Fb Fontext" w:hAnsi="Fb Fontext" w:hint="cs"/>
          <w:sz w:val="32"/>
          <w:rtl/>
        </w:rPr>
        <w:t>"</w:t>
      </w:r>
      <w:r>
        <w:rPr>
          <w:rFonts w:ascii="Fb Fontext" w:hAnsi="Fb Fontext" w:hint="cs"/>
          <w:sz w:val="32"/>
          <w:rtl/>
        </w:rPr>
        <w:t>ג</w:t>
      </w:r>
      <w:r w:rsidR="00B433C9" w:rsidRPr="00C35A2C">
        <w:rPr>
          <w:rFonts w:ascii="Fb Fontext" w:hAnsi="Fb Fontext"/>
          <w:sz w:val="32"/>
          <w:rtl/>
        </w:rPr>
        <w:t xml:space="preserve"> גזירה לגזירה</w:t>
      </w:r>
      <w:r>
        <w:rPr>
          <w:rStyle w:val="affff5"/>
          <w:rFonts w:hint="cs"/>
          <w:rtl/>
        </w:rPr>
        <w:t>.</w:t>
      </w:r>
    </w:p>
    <w:p w14:paraId="451B8EE1" w14:textId="54D6EA7E" w:rsidR="00B433C9" w:rsidRPr="00C35A2C" w:rsidRDefault="00B433C9" w:rsidP="00754FAB">
      <w:pPr>
        <w:rPr>
          <w:b/>
          <w:rtl/>
        </w:rPr>
      </w:pPr>
      <w:r w:rsidRPr="00754FAB">
        <w:rPr>
          <w:b/>
          <w:rtl/>
        </w:rPr>
        <w:t>וה</w:t>
      </w:r>
      <w:r w:rsidRPr="00754FAB">
        <w:rPr>
          <w:rFonts w:hint="eastAsia"/>
          <w:b/>
          <w:rtl/>
        </w:rPr>
        <w:t>ך</w:t>
      </w:r>
      <w:r w:rsidRPr="005C5E95">
        <w:rPr>
          <w:rStyle w:val="affff5"/>
          <w:spacing w:val="-4"/>
          <w:rtl/>
        </w:rPr>
        <w:t xml:space="preserve"> </w:t>
      </w:r>
      <w:r w:rsidRPr="005C5E95">
        <w:rPr>
          <w:rStyle w:val="affff5"/>
          <w:rFonts w:hint="cs"/>
          <w:spacing w:val="-4"/>
          <w:rtl/>
        </w:rPr>
        <w:t>ד</w:t>
      </w:r>
      <w:r w:rsidRPr="005C5E95">
        <w:rPr>
          <w:rStyle w:val="affff5"/>
          <w:spacing w:val="-4"/>
          <w:rtl/>
        </w:rPr>
        <w:t>ר</w:t>
      </w:r>
      <w:r w:rsidR="008770B0">
        <w:rPr>
          <w:rStyle w:val="affff5"/>
          <w:rFonts w:hint="cs"/>
          <w:spacing w:val="-4"/>
          <w:rtl/>
        </w:rPr>
        <w:t>"</w:t>
      </w:r>
      <w:r w:rsidRPr="005C5E95">
        <w:rPr>
          <w:rStyle w:val="affff5"/>
          <w:spacing w:val="-4"/>
          <w:rtl/>
        </w:rPr>
        <w:t>א:</w:t>
      </w:r>
      <w:r w:rsidRPr="005C5E95">
        <w:rPr>
          <w:rFonts w:ascii="Fb Fontext" w:hAnsi="Fb Fontext"/>
          <w:spacing w:val="-4"/>
          <w:sz w:val="32"/>
          <w:rtl/>
        </w:rPr>
        <w:t xml:space="preserve"> </w:t>
      </w:r>
      <w:r w:rsidR="008770B0">
        <w:rPr>
          <w:rFonts w:ascii="Fb Fontext" w:hAnsi="Fb Fontext" w:hint="cs"/>
          <w:spacing w:val="-4"/>
          <w:sz w:val="32"/>
          <w:rtl/>
        </w:rPr>
        <w:t>'</w:t>
      </w:r>
      <w:r w:rsidRPr="005C5E95">
        <w:rPr>
          <w:rFonts w:ascii="Fb Fontext" w:hAnsi="Fb Fontext"/>
          <w:spacing w:val="-4"/>
          <w:sz w:val="32"/>
          <w:rtl/>
        </w:rPr>
        <w:t>היא וצרתה חולצת</w:t>
      </w:r>
      <w:r w:rsidR="008770B0">
        <w:rPr>
          <w:rFonts w:ascii="Fb Fontext" w:hAnsi="Fb Fontext" w:hint="cs"/>
          <w:spacing w:val="-4"/>
          <w:sz w:val="32"/>
          <w:rtl/>
        </w:rPr>
        <w:t>' -</w:t>
      </w:r>
      <w:r w:rsidRPr="005C5E95">
        <w:rPr>
          <w:rFonts w:ascii="Fb Fontext" w:hAnsi="Fb Fontext" w:hint="cs"/>
          <w:spacing w:val="-4"/>
          <w:sz w:val="32"/>
          <w:rtl/>
        </w:rPr>
        <w:t xml:space="preserve"> היא חולצת</w:t>
      </w:r>
      <w:r w:rsidR="008770B0">
        <w:rPr>
          <w:rFonts w:ascii="Fb Fontext" w:hAnsi="Fb Fontext" w:hint="cs"/>
          <w:spacing w:val="-4"/>
          <w:sz w:val="32"/>
          <w:rtl/>
        </w:rPr>
        <w:t>,</w:t>
      </w:r>
      <w:r w:rsidRPr="005C5E95">
        <w:rPr>
          <w:rFonts w:ascii="Fb Fontext" w:hAnsi="Fb Fontext" w:hint="cs"/>
          <w:spacing w:val="-4"/>
          <w:sz w:val="32"/>
          <w:rtl/>
        </w:rPr>
        <w:t xml:space="preserve"> צרתה א</w:t>
      </w:r>
      <w:r w:rsidR="008770B0">
        <w:rPr>
          <w:rFonts w:ascii="Fb Fontext" w:hAnsi="Fb Fontext" w:hint="cs"/>
          <w:spacing w:val="-4"/>
          <w:sz w:val="32"/>
          <w:rtl/>
        </w:rPr>
        <w:t>ף</w:t>
      </w:r>
      <w:r w:rsidRPr="005C5E95">
        <w:rPr>
          <w:rFonts w:ascii="Fb Fontext" w:hAnsi="Fb Fontext" w:hint="cs"/>
          <w:spacing w:val="-4"/>
          <w:sz w:val="32"/>
          <w:rtl/>
        </w:rPr>
        <w:t xml:space="preserve"> </w:t>
      </w:r>
      <w:r w:rsidR="008770B0">
        <w:rPr>
          <w:rFonts w:ascii="Fb Fontext" w:hAnsi="Fb Fontext" w:hint="cs"/>
          <w:spacing w:val="-4"/>
          <w:sz w:val="32"/>
          <w:rtl/>
        </w:rPr>
        <w:t>מתייבמת</w:t>
      </w:r>
      <w:r w:rsidRPr="005C5E95">
        <w:rPr>
          <w:rFonts w:ascii="Fb Fontext" w:hAnsi="Fb Fontext"/>
          <w:spacing w:val="-4"/>
          <w:sz w:val="32"/>
          <w:rtl/>
        </w:rPr>
        <w:t>.</w:t>
      </w:r>
    </w:p>
    <w:p>
      <w:pPr>
        <w:pStyle w:val="MishnaBatzad"/>
        <w:rPr>
          <w:ins w:id="20591" w:author="קלוד" w:date="2026-10-06T10:10:48Z"/>
        </w:rPr>
      </w:pPr>
      <w:ins w:id="20590" w:author="קלוד" w:date="2026-10-06T10:10:48Z">
        <w:r>
          <w:t xml:space="preserve">משנה ז</w:t>
        </w:r>
      </w:ins>
    </w:p>
    <w:p w14:paraId="4D453537" w14:textId="45C0A056" w:rsidR="00B433C9" w:rsidRPr="00737C50" w:rsidRDefault="008770B0" w:rsidP="007C50EB">
      <w:pPr>
        <w:pStyle w:val="affc"/>
        <w:rPr>
          <w:b/>
          <w:spacing w:val="4"/>
          <w:rtl/>
        </w:rPr>
      </w:pPr>
      <w:bookmarkStart w:id="1249" w:name="_Toc119173192"/>
      <w:bookmarkStart w:id="1250" w:name="_Toc119230286"/>
      <w:r w:rsidRPr="00C067C8">
        <w:rPr>
          <w:rStyle w:val="affffc"/>
          <w:rFonts w:hint="cs"/>
          <w:rtl/>
        </w:rPr>
        <w:t>ב'</w:t>
      </w:r>
      <w:r w:rsidR="00B433C9" w:rsidRPr="00C067C8">
        <w:rPr>
          <w:rStyle w:val="affffc"/>
          <w:rtl/>
        </w:rPr>
        <w:t xml:space="preserve"> אחין נשואין ל</w:t>
      </w:r>
      <w:r w:rsidRPr="00C067C8">
        <w:rPr>
          <w:rStyle w:val="affffc"/>
          <w:rFonts w:hint="cs"/>
          <w:rtl/>
        </w:rPr>
        <w:t>ב'</w:t>
      </w:r>
      <w:r w:rsidR="00B433C9" w:rsidRPr="00C067C8">
        <w:rPr>
          <w:rStyle w:val="affffc"/>
          <w:rtl/>
        </w:rPr>
        <w:t xml:space="preserve"> אחיות קטנות, מת א</w:t>
      </w:r>
      <w:r w:rsidRPr="00C067C8">
        <w:rPr>
          <w:rStyle w:val="affffc"/>
          <w:rFonts w:hint="cs"/>
          <w:rtl/>
        </w:rPr>
        <w:t>'</w:t>
      </w:r>
      <w:bookmarkEnd w:id="1249"/>
      <w:bookmarkEnd w:id="1250"/>
      <w:r w:rsidR="00B433C9" w:rsidRPr="00737C50">
        <w:rPr>
          <w:b/>
          <w:spacing w:val="4"/>
          <w:rtl/>
        </w:rPr>
        <w:t xml:space="preserve"> </w:t>
      </w:r>
      <w:r>
        <w:rPr>
          <w:rFonts w:hint="cs"/>
          <w:b/>
          <w:spacing w:val="4"/>
          <w:rtl/>
        </w:rPr>
        <w:t xml:space="preserve">- </w:t>
      </w:r>
      <w:r w:rsidR="00B433C9" w:rsidRPr="00737C50">
        <w:rPr>
          <w:b/>
          <w:spacing w:val="4"/>
          <w:rtl/>
        </w:rPr>
        <w:t>תצא</w:t>
      </w:r>
      <w:r>
        <w:rPr>
          <w:rFonts w:hint="cs"/>
          <w:b/>
          <w:spacing w:val="4"/>
          <w:rtl/>
        </w:rPr>
        <w:t>,</w:t>
      </w:r>
      <w:r w:rsidR="00B433C9" w:rsidRPr="00737C50">
        <w:rPr>
          <w:b/>
          <w:spacing w:val="4"/>
          <w:rtl/>
        </w:rPr>
        <w:t xml:space="preserve"> </w:t>
      </w:r>
      <w:r>
        <w:rPr>
          <w:rFonts w:hint="cs"/>
          <w:b/>
          <w:spacing w:val="4"/>
          <w:rtl/>
        </w:rPr>
        <w:t>ד</w:t>
      </w:r>
      <w:r w:rsidR="00B433C9" w:rsidRPr="00737C50">
        <w:rPr>
          <w:b/>
          <w:spacing w:val="4"/>
          <w:rtl/>
        </w:rPr>
        <w:t>אחות אשה.</w:t>
      </w:r>
    </w:p>
    <w:p w14:paraId="731752E6" w14:textId="1D8E9C55" w:rsidR="00B433C9" w:rsidRPr="00C35A2C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t>גדולה וקטנה</w:t>
      </w:r>
      <w:r w:rsidR="008770B0">
        <w:rPr>
          <w:rFonts w:hint="cs"/>
          <w:b/>
          <w:rtl/>
        </w:rPr>
        <w:t>:</w:t>
      </w:r>
      <w:r w:rsidRPr="00C35A2C">
        <w:rPr>
          <w:b/>
          <w:rtl/>
        </w:rPr>
        <w:t xml:space="preserve"> מת בעל קטנה </w:t>
      </w:r>
      <w:r w:rsidR="008770B0">
        <w:rPr>
          <w:rFonts w:hint="cs"/>
          <w:b/>
          <w:rtl/>
        </w:rPr>
        <w:t xml:space="preserve">- </w:t>
      </w:r>
      <w:r w:rsidRPr="00C35A2C">
        <w:rPr>
          <w:b/>
          <w:rtl/>
        </w:rPr>
        <w:t>תצא</w:t>
      </w:r>
      <w:r w:rsidR="00C76CA7">
        <w:rPr>
          <w:rFonts w:hint="cs"/>
          <w:b/>
          <w:rtl/>
        </w:rPr>
        <w:t xml:space="preserve"> קטנה</w:t>
      </w:r>
      <w:r w:rsidR="008770B0">
        <w:rPr>
          <w:rFonts w:hint="cs"/>
          <w:b/>
          <w:rtl/>
        </w:rPr>
        <w:t>,</w:t>
      </w:r>
      <w:r w:rsidRPr="00C35A2C">
        <w:rPr>
          <w:b/>
          <w:rtl/>
        </w:rPr>
        <w:t xml:space="preserve"> </w:t>
      </w:r>
      <w:r w:rsidR="008770B0">
        <w:rPr>
          <w:rFonts w:hint="cs"/>
          <w:b/>
          <w:rtl/>
        </w:rPr>
        <w:t>ד</w:t>
      </w:r>
      <w:r w:rsidRPr="00C35A2C">
        <w:rPr>
          <w:b/>
          <w:rtl/>
        </w:rPr>
        <w:t>אחות אשה.</w:t>
      </w:r>
    </w:p>
    <w:p w14:paraId="60D42C2D" w14:textId="7B2A6DF3" w:rsidR="00B433C9" w:rsidRPr="00177A98" w:rsidRDefault="00B433C9" w:rsidP="00C76CA7">
      <w:pPr>
        <w:pStyle w:val="affc"/>
        <w:rPr>
          <w:b/>
          <w:spacing w:val="6"/>
          <w:rtl/>
        </w:rPr>
      </w:pPr>
      <w:r w:rsidRPr="00177A98">
        <w:rPr>
          <w:b/>
          <w:spacing w:val="6"/>
          <w:rtl/>
        </w:rPr>
        <w:t>מת בעל גדולה</w:t>
      </w:r>
      <w:r w:rsidR="00C76CA7">
        <w:rPr>
          <w:rFonts w:hint="cs"/>
          <w:b/>
          <w:spacing w:val="6"/>
          <w:rtl/>
        </w:rPr>
        <w:t xml:space="preserve"> -</w:t>
      </w:r>
      <w:r w:rsidR="00C76CA7">
        <w:rPr>
          <w:rStyle w:val="affffa"/>
          <w:rFonts w:hint="cs"/>
          <w:rtl/>
        </w:rPr>
        <w:t xml:space="preserve"> </w:t>
      </w:r>
      <w:r w:rsidRPr="000E6BE1">
        <w:rPr>
          <w:rStyle w:val="affffa"/>
          <w:rtl/>
        </w:rPr>
        <w:t>ר</w:t>
      </w:r>
      <w:r w:rsidR="00C76CA7">
        <w:rPr>
          <w:rStyle w:val="affffa"/>
          <w:rFonts w:hint="cs"/>
          <w:rtl/>
        </w:rPr>
        <w:t>"</w:t>
      </w:r>
      <w:r w:rsidRPr="000E6BE1">
        <w:rPr>
          <w:rStyle w:val="affffa"/>
          <w:rtl/>
        </w:rPr>
        <w:t>א:</w:t>
      </w:r>
      <w:r w:rsidRPr="00177A98">
        <w:rPr>
          <w:b/>
          <w:spacing w:val="6"/>
          <w:rtl/>
        </w:rPr>
        <w:t xml:space="preserve"> מלמדין הקטנה שתמאן,</w:t>
      </w:r>
    </w:p>
    <w:p w14:paraId="46AFA678" w14:textId="77B7FC50" w:rsidR="00B433C9" w:rsidRPr="00737C50" w:rsidRDefault="00B433C9" w:rsidP="007C50EB">
      <w:pPr>
        <w:pStyle w:val="affc"/>
        <w:rPr>
          <w:b/>
          <w:spacing w:val="2"/>
          <w:rtl/>
        </w:rPr>
      </w:pPr>
      <w:r w:rsidRPr="00737C50">
        <w:rPr>
          <w:rStyle w:val="affffa"/>
          <w:spacing w:val="2"/>
          <w:rtl/>
        </w:rPr>
        <w:t>ר</w:t>
      </w:r>
      <w:r w:rsidR="00C76CA7">
        <w:rPr>
          <w:rStyle w:val="affffa"/>
          <w:rFonts w:hint="cs"/>
          <w:spacing w:val="2"/>
          <w:rtl/>
        </w:rPr>
        <w:t>"</w:t>
      </w:r>
      <w:r w:rsidRPr="00737C50">
        <w:rPr>
          <w:rStyle w:val="affffa"/>
          <w:spacing w:val="2"/>
          <w:rtl/>
        </w:rPr>
        <w:t>ג</w:t>
      </w:r>
      <w:r>
        <w:rPr>
          <w:rStyle w:val="TanaiHaMishna"/>
          <w:b/>
          <w:spacing w:val="2"/>
          <w:rtl/>
          <w:rPrChange w:id="42147" w:author="Claude" w:date="2026-10-07T09:48:33Z">
            <w:rPr>
              <w:b/>
              <w:spacing w:val="2"/>
              <w:rtl/>
            </w:rPr>
          </w:rPrChange>
        </w:rPr>
        <w:t xml:space="preserve">:</w:t>
      </w:r>
      <w:r>
        <w:rPr>
          <w:b/>
          <w:spacing w:val="2"/>
          <w:rtl/>
        </w:rPr>
        <w:t xml:space="preserve"> אם </w:t>
      </w:r>
      <w:r w:rsidR="00C76CA7">
        <w:rPr>
          <w:rFonts w:hint="cs"/>
          <w:b/>
          <w:spacing w:val="2"/>
          <w:rtl/>
        </w:rPr>
        <w:t>לא</w:t>
      </w:r>
      <w:r w:rsidRPr="00737C50">
        <w:rPr>
          <w:b/>
          <w:spacing w:val="2"/>
          <w:rtl/>
        </w:rPr>
        <w:t xml:space="preserve"> מיאנה, תמתין עד שתגדיל ותצא הלזו</w:t>
      </w:r>
      <w:r w:rsidR="00C76CA7">
        <w:rPr>
          <w:rFonts w:hint="cs"/>
          <w:b/>
          <w:spacing w:val="2"/>
          <w:rtl/>
        </w:rPr>
        <w:t>,</w:t>
      </w:r>
      <w:r w:rsidRPr="00737C50">
        <w:rPr>
          <w:b/>
          <w:spacing w:val="2"/>
          <w:rtl/>
        </w:rPr>
        <w:t xml:space="preserve"> </w:t>
      </w:r>
      <w:r w:rsidR="00C76CA7">
        <w:rPr>
          <w:rFonts w:hint="cs"/>
          <w:b/>
          <w:spacing w:val="2"/>
          <w:rtl/>
        </w:rPr>
        <w:t>ד</w:t>
      </w:r>
      <w:r w:rsidRPr="00737C50">
        <w:rPr>
          <w:b/>
          <w:spacing w:val="2"/>
          <w:rtl/>
        </w:rPr>
        <w:t>אחות אשה,</w:t>
      </w:r>
    </w:p>
    <w:p w14:paraId="110443E3" w14:textId="3F8E5F0E" w:rsidR="00B433C9" w:rsidRDefault="00B433C9" w:rsidP="00754FAB">
      <w:pPr>
        <w:pStyle w:val="affc"/>
        <w:rPr>
          <w:rtl/>
        </w:rPr>
      </w:pPr>
      <w:r w:rsidRPr="00737C50">
        <w:rPr>
          <w:rStyle w:val="affffa"/>
          <w:spacing w:val="2"/>
          <w:rtl/>
        </w:rPr>
        <w:t>ריה</w:t>
      </w:r>
      <w:r w:rsidR="00C76CA7">
        <w:rPr>
          <w:rStyle w:val="affffa"/>
          <w:rFonts w:hint="cs"/>
          <w:spacing w:val="2"/>
          <w:rtl/>
        </w:rPr>
        <w:t>"</w:t>
      </w:r>
      <w:r w:rsidRPr="00737C50">
        <w:rPr>
          <w:rStyle w:val="affffa"/>
          <w:spacing w:val="2"/>
          <w:rtl/>
        </w:rPr>
        <w:t>ו</w:t>
      </w:r>
      <w:r w:rsidRPr="00737C50">
        <w:rPr>
          <w:b/>
          <w:spacing w:val="2"/>
          <w:rtl/>
        </w:rPr>
        <w:t>: מוציא אשתו בגט</w:t>
      </w:r>
      <w:r w:rsidR="00C76CA7" w:rsidRPr="00754FAB">
        <w:rPr>
          <w:rStyle w:val="HesberMishna"/>
          <w:rtl/>
          <w:rPrChange w:id="20241" w:author="קלוד" w:date="2026-10-06T10:10:48Z">
            <w:rPr>
              <w:rStyle w:val="affff8"/>
              <w:rtl/>
            </w:rPr>
          </w:rPrChange>
        </w:rPr>
        <w:t xml:space="preserve"> לא תמתין דיש זיקה,</w:t>
      </w:r>
      <w:r w:rsidRPr="00737C50">
        <w:rPr>
          <w:b/>
          <w:spacing w:val="2"/>
          <w:rtl/>
        </w:rPr>
        <w:t xml:space="preserve"> ואשת אחיו בחליצה.</w:t>
      </w:r>
    </w:p>
    <w:p w14:paraId="6998DFEB" w14:textId="4974DB5B" w:rsidR="00B433C9" w:rsidRDefault="00401853" w:rsidP="00401853">
      <w:pPr>
        <w:rPr>
          <w:rtl/>
        </w:rPr>
      </w:pPr>
      <w:r w:rsidRPr="00754FAB">
        <w:rPr>
          <w:rStyle w:val="affff5"/>
          <w:rFonts w:hint="eastAsia"/>
          <w:rtl/>
        </w:rPr>
        <w:t>לר</w:t>
      </w:r>
      <w:r w:rsidRPr="00754FAB">
        <w:rPr>
          <w:rStyle w:val="affff5"/>
          <w:rtl/>
        </w:rPr>
        <w:t xml:space="preserve">"א </w:t>
      </w:r>
      <w:r w:rsidRPr="00754FAB">
        <w:rPr>
          <w:rStyle w:val="affff5"/>
          <w:rFonts w:hint="eastAsia"/>
          <w:rtl/>
        </w:rPr>
        <w:t>מלמדין</w:t>
      </w:r>
      <w:r>
        <w:rPr>
          <w:rStyle w:val="affff5"/>
          <w:rFonts w:hint="cs"/>
          <w:rtl/>
        </w:rPr>
        <w:t>..</w:t>
      </w:r>
      <w:r w:rsidRPr="00D1637C">
        <w:rPr>
          <w:rFonts w:cs="PFT_Frank" w:hint="cs"/>
          <w:b/>
          <w:bCs/>
          <w:szCs w:val="14"/>
          <w:rtl/>
        </w:rPr>
        <w:t xml:space="preserve"> ו</w:t>
      </w:r>
      <w:r w:rsidRPr="00754FAB">
        <w:rPr>
          <w:rFonts w:hint="eastAsia"/>
          <w:b/>
          <w:rtl/>
        </w:rPr>
        <w:t>אף</w:t>
      </w:r>
      <w:r w:rsidR="00737C50" w:rsidRPr="00754FAB">
        <w:rPr>
          <w:b/>
          <w:rtl/>
        </w:rPr>
        <w:t xml:space="preserve"> </w:t>
      </w:r>
      <w:r w:rsidR="00737C50" w:rsidRPr="00D1637C">
        <w:rPr>
          <w:rFonts w:cs="PFT_Frank" w:hint="eastAsia"/>
          <w:b/>
          <w:bCs/>
          <w:szCs w:val="14"/>
          <w:rtl/>
        </w:rPr>
        <w:t>ד</w:t>
      </w:r>
      <w:r w:rsidR="00B433C9" w:rsidRPr="00D1637C">
        <w:rPr>
          <w:rFonts w:cs="PFT_Frank"/>
          <w:b/>
          <w:bCs/>
          <w:szCs w:val="14"/>
          <w:rtl/>
        </w:rPr>
        <w:t>ידבק</w:t>
      </w:r>
      <w:r w:rsidR="00B433C9" w:rsidRPr="00401853">
        <w:rPr>
          <w:rtl/>
        </w:rPr>
        <w:t>: בחליצה, הבאת שלום, הפרת נדרים</w:t>
      </w:r>
      <w:r>
        <w:rPr>
          <w:rFonts w:hint="cs"/>
          <w:rtl/>
        </w:rPr>
        <w:t>,</w:t>
      </w:r>
    </w:p>
    <w:p w14:paraId="28D32AB1" w14:textId="1F202FB4" w:rsidR="00B433C9" w:rsidRPr="00C35A2C" w:rsidRDefault="00B433C9" w:rsidP="00754FAB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lastRenderedPageBreak/>
        <w:t>ויתרחק</w:t>
      </w:r>
      <w:r w:rsidRPr="00401853">
        <w:rPr>
          <w:rtl/>
        </w:rPr>
        <w:t>: מהמיאון, פקדונות, ער</w:t>
      </w:r>
      <w:r w:rsidRPr="00C35A2C">
        <w:rPr>
          <w:rtl/>
        </w:rPr>
        <w:t>בונות</w:t>
      </w:r>
      <w:r w:rsidR="00401853">
        <w:rPr>
          <w:rFonts w:hint="cs"/>
          <w:rtl/>
        </w:rPr>
        <w:t xml:space="preserve">  </w:t>
      </w:r>
      <w:r w:rsidRPr="00C35A2C">
        <w:rPr>
          <w:rFonts w:hint="cs"/>
          <w:rtl/>
        </w:rPr>
        <w:t>-</w:t>
      </w:r>
      <w:r w:rsidR="00401853">
        <w:rPr>
          <w:rFonts w:hint="cs"/>
          <w:rtl/>
        </w:rPr>
        <w:t xml:space="preserve"> </w:t>
      </w:r>
      <w:r w:rsidRPr="00C35A2C">
        <w:rPr>
          <w:rFonts w:hint="cs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מיאון דמצוה שאני</w:t>
      </w:r>
      <w:r w:rsidRPr="00C35A2C">
        <w:rPr>
          <w:rtl/>
        </w:rPr>
        <w:t>.</w:t>
      </w:r>
    </w:p>
    <w:p w14:paraId="4819867E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קט:</w:t>
      </w:r>
    </w:p>
    <w:p w14:paraId="1806CD7D" w14:textId="0689AE78" w:rsidR="00B433C9" w:rsidRPr="00C35A2C" w:rsidRDefault="00B433C9" w:rsidP="00401853">
      <w:pPr>
        <w:rPr>
          <w:rFonts w:cs="Guttman Vilna"/>
          <w:b/>
          <w:sz w:val="32"/>
          <w:rtl/>
        </w:rPr>
      </w:pPr>
      <w:r w:rsidRPr="00D1637C">
        <w:rPr>
          <w:rFonts w:cs="PFT_Frank"/>
          <w:bCs/>
          <w:sz w:val="32"/>
          <w:szCs w:val="14"/>
          <w:rtl/>
        </w:rPr>
        <w:t>בחליצה</w:t>
      </w:r>
      <w:r w:rsidRPr="00C35A2C">
        <w:rPr>
          <w:sz w:val="32"/>
          <w:rtl/>
        </w:rPr>
        <w:t xml:space="preserve"> - </w:t>
      </w:r>
      <w:r w:rsidRPr="009162CC">
        <w:rPr>
          <w:rStyle w:val="affff5"/>
          <w:rtl/>
        </w:rPr>
        <w:t>כאב</w:t>
      </w:r>
      <w:r w:rsidR="00401853">
        <w:rPr>
          <w:rStyle w:val="affff5"/>
          <w:rFonts w:hint="cs"/>
          <w:rtl/>
        </w:rPr>
        <w:t>"</w:t>
      </w:r>
      <w:r w:rsidRPr="009162CC">
        <w:rPr>
          <w:rStyle w:val="affff5"/>
          <w:rtl/>
        </w:rPr>
        <w:t>ש</w:t>
      </w:r>
      <w:r w:rsidR="00737C50">
        <w:rPr>
          <w:rStyle w:val="affff5"/>
          <w:rFonts w:hint="cs"/>
          <w:rtl/>
        </w:rPr>
        <w:t xml:space="preserve"> </w:t>
      </w:r>
      <w:r w:rsidRPr="00C35A2C">
        <w:rPr>
          <w:rFonts w:hint="cs"/>
          <w:sz w:val="32"/>
          <w:rtl/>
        </w:rPr>
        <w:t>הכונס יבמתו לשם נוי</w:t>
      </w:r>
      <w:r w:rsidR="00401853">
        <w:rPr>
          <w:rFonts w:hint="cs"/>
          <w:sz w:val="32"/>
          <w:rtl/>
        </w:rPr>
        <w:t>..</w:t>
      </w:r>
      <w:r w:rsidR="00737C50">
        <w:rPr>
          <w:rFonts w:hint="cs"/>
          <w:sz w:val="32"/>
          <w:rtl/>
        </w:rPr>
        <w:t xml:space="preserve"> </w:t>
      </w:r>
      <w:r w:rsidR="00401853">
        <w:rPr>
          <w:rFonts w:hint="cs"/>
          <w:sz w:val="32"/>
          <w:rtl/>
        </w:rPr>
        <w:t xml:space="preserve">- </w:t>
      </w:r>
      <w:r w:rsidR="00737C50">
        <w:rPr>
          <w:rFonts w:hint="cs"/>
          <w:sz w:val="32"/>
          <w:rtl/>
        </w:rPr>
        <w:t>כפוגע בערוה</w:t>
      </w:r>
      <w:r w:rsidR="00401853">
        <w:rPr>
          <w:rFonts w:hint="cs"/>
          <w:sz w:val="32"/>
          <w:rtl/>
        </w:rPr>
        <w:t>..</w:t>
      </w:r>
      <w:r w:rsidR="00737C50">
        <w:rPr>
          <w:rFonts w:hint="cs"/>
          <w:sz w:val="32"/>
          <w:rtl/>
        </w:rPr>
        <w:t xml:space="preserve"> </w:t>
      </w:r>
    </w:p>
    <w:p w14:paraId="2B27DE27" w14:textId="33DB40A4" w:rsidR="00401853" w:rsidRDefault="00B433C9" w:rsidP="00401853">
      <w:pPr>
        <w:rPr>
          <w:rFonts w:ascii="Fb Fontext" w:hAnsi="Fb Fontext"/>
          <w:spacing w:val="-4"/>
          <w:rtl/>
        </w:rPr>
      </w:pPr>
      <w:r w:rsidRPr="00D1637C">
        <w:rPr>
          <w:rFonts w:cs="PFT_Frank"/>
          <w:b/>
          <w:bCs/>
          <w:szCs w:val="14"/>
          <w:rtl/>
        </w:rPr>
        <w:t>בהבאת שלום</w:t>
      </w:r>
      <w:r w:rsidRPr="003F3A85">
        <w:rPr>
          <w:rFonts w:ascii="Fb Fontext" w:hAnsi="Fb Fontext" w:cs="PFT_Frank"/>
          <w:b/>
          <w:bCs/>
          <w:spacing w:val="-4"/>
          <w:szCs w:val="14"/>
          <w:rtl/>
        </w:rPr>
        <w:t xml:space="preserve"> </w:t>
      </w:r>
      <w:r w:rsidR="00401853" w:rsidRPr="00754FAB">
        <w:rPr>
          <w:rtl/>
        </w:rPr>
        <w:t>-</w:t>
      </w:r>
      <w:r w:rsidRPr="00AC7749">
        <w:rPr>
          <w:rStyle w:val="affff1"/>
          <w:spacing w:val="-4"/>
          <w:rtl/>
        </w:rPr>
        <w:t xml:space="preserve"> </w:t>
      </w:r>
      <w:r w:rsidRPr="00AC7749">
        <w:rPr>
          <w:rStyle w:val="affff1"/>
          <w:rFonts w:hint="cs"/>
          <w:spacing w:val="-4"/>
          <w:rtl/>
        </w:rPr>
        <w:t>'</w:t>
      </w:r>
      <w:r w:rsidRPr="00AC7749">
        <w:rPr>
          <w:rStyle w:val="affff1"/>
          <w:spacing w:val="-4"/>
          <w:rtl/>
        </w:rPr>
        <w:t>בקש שלום ורדפהו</w:t>
      </w:r>
      <w:r w:rsidRPr="00AC7749">
        <w:rPr>
          <w:rStyle w:val="affff1"/>
          <w:rFonts w:hint="cs"/>
          <w:spacing w:val="-4"/>
          <w:rtl/>
        </w:rPr>
        <w:t>'</w:t>
      </w:r>
      <w:r w:rsidR="00401853">
        <w:rPr>
          <w:rFonts w:ascii="Fb Fontext" w:hAnsi="Fb Fontext" w:hint="cs"/>
          <w:spacing w:val="-4"/>
          <w:rtl/>
        </w:rPr>
        <w:t xml:space="preserve"> </w:t>
      </w:r>
      <w:r w:rsidR="00401853" w:rsidRPr="00754FAB">
        <w:rPr>
          <w:rStyle w:val="affff8"/>
          <w:rFonts w:hint="eastAsia"/>
          <w:rtl/>
        </w:rPr>
        <w:t>ואוכל</w:t>
      </w:r>
      <w:r w:rsidR="00401853" w:rsidRPr="00754FAB">
        <w:rPr>
          <w:rStyle w:val="affff8"/>
          <w:rtl/>
        </w:rPr>
        <w:t xml:space="preserve"> </w:t>
      </w:r>
      <w:r w:rsidR="00401853" w:rsidRPr="00754FAB">
        <w:rPr>
          <w:rStyle w:val="affff8"/>
          <w:rFonts w:hint="eastAsia"/>
          <w:rtl/>
        </w:rPr>
        <w:t>פירות</w:t>
      </w:r>
      <w:r w:rsidR="00401853" w:rsidRPr="00754FAB">
        <w:rPr>
          <w:rStyle w:val="affff8"/>
          <w:rtl/>
        </w:rPr>
        <w:t xml:space="preserve"> </w:t>
      </w:r>
      <w:r w:rsidR="00401853" w:rsidRPr="00754FAB">
        <w:rPr>
          <w:rStyle w:val="affff8"/>
          <w:rFonts w:hint="eastAsia"/>
          <w:rtl/>
        </w:rPr>
        <w:t>בעוה</w:t>
      </w:r>
      <w:r w:rsidR="00401853" w:rsidRPr="00754FAB">
        <w:rPr>
          <w:rStyle w:val="affff8"/>
          <w:rtl/>
        </w:rPr>
        <w:t>"ז</w:t>
      </w:r>
      <w:r w:rsidR="00401853">
        <w:rPr>
          <w:rStyle w:val="affff8"/>
          <w:rFonts w:hint="cs"/>
          <w:rtl/>
        </w:rPr>
        <w:t>,</w:t>
      </w:r>
      <w:r w:rsidR="00401853" w:rsidRPr="00754FAB">
        <w:rPr>
          <w:rStyle w:val="affff8"/>
          <w:rtl/>
        </w:rPr>
        <w:t xml:space="preserve"> כגמ"ח.</w:t>
      </w:r>
    </w:p>
    <w:p w14:paraId="6D3B0FDB" w14:textId="54AD97CE" w:rsidR="00B433C9" w:rsidRPr="00C35A2C" w:rsidRDefault="00B433C9" w:rsidP="00401853">
      <w:pPr>
        <w:rPr>
          <w:rFonts w:cs="Guttman Vilna"/>
          <w:b/>
          <w:bCs/>
          <w:rtl/>
        </w:rPr>
      </w:pPr>
      <w:r w:rsidRPr="00D1637C">
        <w:rPr>
          <w:rFonts w:cs="PFT_Frank"/>
          <w:b/>
          <w:bCs/>
          <w:szCs w:val="14"/>
          <w:rtl/>
        </w:rPr>
        <w:t>בהפרת נדרים</w:t>
      </w:r>
      <w:r w:rsidRPr="00C35A2C">
        <w:rPr>
          <w:rtl/>
        </w:rPr>
        <w:t xml:space="preserve"> </w:t>
      </w:r>
      <w:r w:rsidR="00401853">
        <w:rPr>
          <w:rFonts w:hint="cs"/>
          <w:rtl/>
        </w:rPr>
        <w:t>-</w:t>
      </w:r>
      <w:r w:rsidRPr="00C35A2C">
        <w:rPr>
          <w:rtl/>
        </w:rPr>
        <w:t xml:space="preserve"> </w:t>
      </w:r>
      <w:r w:rsidRPr="009162CC">
        <w:rPr>
          <w:rStyle w:val="affff5"/>
          <w:rtl/>
        </w:rPr>
        <w:t>כר</w:t>
      </w:r>
      <w:r w:rsidR="00737C50">
        <w:rPr>
          <w:rStyle w:val="affff5"/>
          <w:rFonts w:hint="cs"/>
          <w:rtl/>
        </w:rPr>
        <w:t>"נ</w:t>
      </w:r>
      <w:r w:rsidRPr="00C35A2C">
        <w:rPr>
          <w:rFonts w:hint="cs"/>
          <w:rtl/>
        </w:rPr>
        <w:t xml:space="preserve"> </w:t>
      </w:r>
      <w:r w:rsidRPr="00C35A2C">
        <w:rPr>
          <w:rtl/>
        </w:rPr>
        <w:t>נודר - כבנה במה, מקיי</w:t>
      </w:r>
      <w:r w:rsidR="00401853">
        <w:rPr>
          <w:rFonts w:hint="cs"/>
          <w:rtl/>
        </w:rPr>
        <w:t>ם</w:t>
      </w:r>
      <w:r w:rsidRPr="00C35A2C">
        <w:rPr>
          <w:rtl/>
        </w:rPr>
        <w:t xml:space="preserve"> - כהקריב עליה</w:t>
      </w:r>
      <w:r w:rsidR="00401853" w:rsidRPr="00754FAB">
        <w:rPr>
          <w:rtl/>
        </w:rPr>
        <w:t>.</w:t>
      </w:r>
    </w:p>
    <w:p w14:paraId="517E35AE" w14:textId="497739DD" w:rsidR="00B433C9" w:rsidRPr="00C35A2C" w:rsidRDefault="00B433C9" w:rsidP="007C50EB">
      <w:pPr>
        <w:rPr>
          <w:rFonts w:ascii="Fb Fontext" w:hAnsi="Fb Fontext"/>
          <w:rtl/>
        </w:rPr>
      </w:pPr>
      <w:r w:rsidRPr="00D1637C">
        <w:rPr>
          <w:rFonts w:cs="PFT_Frank"/>
          <w:b/>
          <w:bCs/>
          <w:szCs w:val="14"/>
          <w:rtl/>
        </w:rPr>
        <w:t>מהמיאונין</w:t>
      </w:r>
      <w:r w:rsidRPr="003F3A85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401853">
        <w:rPr>
          <w:rFonts w:ascii="Fb Fontext" w:hAnsi="Fb Fontext" w:hint="cs"/>
          <w:rtl/>
        </w:rPr>
        <w:t>-</w:t>
      </w:r>
      <w:r w:rsidRPr="00C35A2C">
        <w:rPr>
          <w:rFonts w:ascii="Fb Fontext" w:hAnsi="Fb Fontext"/>
          <w:rtl/>
        </w:rPr>
        <w:t xml:space="preserve"> </w:t>
      </w:r>
      <w:r w:rsidR="00771C65">
        <w:rPr>
          <w:rFonts w:ascii="Fb Fontext" w:hAnsi="Fb Fontext" w:hint="cs"/>
          <w:rtl/>
        </w:rPr>
        <w:t>שמא תגדל ותתחרט</w:t>
      </w:r>
      <w:r w:rsidRPr="00C35A2C">
        <w:rPr>
          <w:rFonts w:ascii="Fb Fontext" w:hAnsi="Fb Fontext"/>
          <w:rtl/>
        </w:rPr>
        <w:t>.</w:t>
      </w:r>
    </w:p>
    <w:p w14:paraId="71DE2B6D" w14:textId="2665B13F" w:rsidR="00B433C9" w:rsidRPr="00C35A2C" w:rsidRDefault="00B433C9" w:rsidP="007C50EB">
      <w:pPr>
        <w:rPr>
          <w:rFonts w:ascii="Fb Fontext" w:hAnsi="Fb Fontext"/>
          <w:rtl/>
        </w:rPr>
      </w:pPr>
      <w:r w:rsidRPr="00D1637C">
        <w:rPr>
          <w:rFonts w:cs="PFT_Frank"/>
          <w:b/>
          <w:bCs/>
          <w:szCs w:val="14"/>
          <w:rtl/>
        </w:rPr>
        <w:t>מהפקדונות</w:t>
      </w:r>
      <w:r w:rsidRPr="003F3A85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401853">
        <w:rPr>
          <w:rFonts w:ascii="Fb Fontext" w:hAnsi="Fb Fontext" w:hint="cs"/>
          <w:rtl/>
        </w:rPr>
        <w:t>-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בבן עירו</w:t>
      </w:r>
      <w:r w:rsidR="00401853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דביתו כביתו</w:t>
      </w:r>
      <w:r w:rsidRPr="00C35A2C">
        <w:rPr>
          <w:rFonts w:ascii="Fb Fontext" w:hAnsi="Fb Fontext"/>
          <w:rtl/>
        </w:rPr>
        <w:t>.</w:t>
      </w:r>
    </w:p>
    <w:p w14:paraId="7334DEEB" w14:textId="56329861" w:rsidR="00B433C9" w:rsidRDefault="00B433C9" w:rsidP="007C50EB">
      <w:pPr>
        <w:rPr>
          <w:rFonts w:ascii="Fb Fontext" w:hAnsi="Fb Fontext"/>
          <w:rtl/>
        </w:rPr>
      </w:pPr>
      <w:r w:rsidRPr="00D1637C">
        <w:rPr>
          <w:rFonts w:cs="PFT_Frank"/>
          <w:b/>
          <w:bCs/>
          <w:szCs w:val="14"/>
          <w:rtl/>
        </w:rPr>
        <w:t>מהערבו</w:t>
      </w:r>
      <w:r w:rsidR="00AB0B38" w:rsidRPr="00D1637C">
        <w:rPr>
          <w:rFonts w:cs="PFT_Frank" w:hint="eastAsia"/>
          <w:b/>
          <w:bCs/>
          <w:szCs w:val="14"/>
          <w:rtl/>
        </w:rPr>
        <w:t>נות</w:t>
      </w:r>
      <w:r w:rsidRPr="003F3A85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401853">
        <w:rPr>
          <w:rFonts w:ascii="Fb Fontext" w:hAnsi="Fb Fontext" w:hint="cs"/>
          <w:rtl/>
        </w:rPr>
        <w:t>-</w:t>
      </w:r>
      <w:r w:rsidRPr="00C35A2C">
        <w:rPr>
          <w:rFonts w:ascii="Fb Fontext" w:hAnsi="Fb Fontext"/>
          <w:rtl/>
        </w:rPr>
        <w:t xml:space="preserve"> בערבי שלציון</w:t>
      </w:r>
      <w:r w:rsidR="00737C50" w:rsidRPr="00737C50">
        <w:rPr>
          <w:rStyle w:val="affff8"/>
          <w:rFonts w:hint="cs"/>
          <w:rtl/>
        </w:rPr>
        <w:t xml:space="preserve"> גובים מהערב</w:t>
      </w:r>
      <w:r w:rsidRPr="00C35A2C">
        <w:rPr>
          <w:rFonts w:ascii="Fb Fontext" w:hAnsi="Fb Fontext"/>
          <w:rtl/>
        </w:rPr>
        <w:t>.</w:t>
      </w:r>
    </w:p>
    <w:p w14:paraId="73BE7C26" w14:textId="41A4598A" w:rsidR="00401853" w:rsidRPr="00D1637C" w:rsidRDefault="00401853" w:rsidP="00401853">
      <w:pPr>
        <w:rPr>
          <w:rFonts w:ascii="Fb Fontext" w:hAnsi="Fb Fontext" w:cs="PFT_Frank"/>
          <w:b/>
          <w:bCs/>
          <w:szCs w:val="14"/>
          <w:rtl/>
        </w:rPr>
      </w:pPr>
      <w:r w:rsidRPr="00754FAB">
        <w:rPr>
          <w:rStyle w:val="affff5"/>
          <w:rFonts w:hint="eastAsia"/>
          <w:rtl/>
        </w:rPr>
        <w:t>כ</w:t>
      </w:r>
      <w:r w:rsidR="00B433C9" w:rsidRPr="009162CC">
        <w:rPr>
          <w:rStyle w:val="affff5"/>
          <w:rFonts w:hint="cs"/>
          <w:rtl/>
        </w:rPr>
        <w:t>רי</w:t>
      </w:r>
      <w:r w:rsidR="00B433C9" w:rsidRPr="009162CC">
        <w:rPr>
          <w:rStyle w:val="affff5"/>
          <w:rtl/>
        </w:rPr>
        <w:t>"</w:t>
      </w:r>
      <w:r w:rsidR="00B433C9" w:rsidRPr="009162CC">
        <w:rPr>
          <w:rStyle w:val="affff5"/>
          <w:rFonts w:hint="cs"/>
          <w:rtl/>
        </w:rPr>
        <w:t>צ</w:t>
      </w:r>
      <w:r>
        <w:rPr>
          <w:rStyle w:val="affff5"/>
          <w:rFonts w:hint="cs"/>
          <w:rtl/>
        </w:rPr>
        <w:t>:</w:t>
      </w:r>
      <w:r w:rsidR="00B433C9" w:rsidRPr="009162CC">
        <w:rPr>
          <w:rStyle w:val="affff5"/>
          <w:rFonts w:hint="cs"/>
          <w:rtl/>
        </w:rPr>
        <w:t xml:space="preserve"> </w:t>
      </w:r>
      <w:r w:rsidR="00B433C9" w:rsidRPr="006D7391">
        <w:rPr>
          <w:rStyle w:val="affff1"/>
          <w:rFonts w:hint="cs"/>
          <w:rtl/>
        </w:rPr>
        <w:t>'</w:t>
      </w:r>
      <w:r w:rsidR="00B433C9" w:rsidRPr="006D7391">
        <w:rPr>
          <w:rStyle w:val="affff1"/>
          <w:rtl/>
        </w:rPr>
        <w:t>רע ירוע כי ערב זר</w:t>
      </w:r>
      <w:r>
        <w:rPr>
          <w:rStyle w:val="affff1"/>
          <w:rFonts w:hint="cs"/>
          <w:rtl/>
        </w:rPr>
        <w:t>, ושונא תוקעים בוטח</w:t>
      </w:r>
      <w:r w:rsidR="00B433C9" w:rsidRPr="006D7391">
        <w:rPr>
          <w:rStyle w:val="affff1"/>
          <w:rFonts w:hint="cs"/>
          <w:rtl/>
        </w:rPr>
        <w:t>'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- </w:t>
      </w:r>
      <w:r w:rsidR="00B433C9" w:rsidRPr="00C35A2C">
        <w:rPr>
          <w:rFonts w:ascii="Fb Fontext" w:hAnsi="Fb Fontext"/>
          <w:rtl/>
        </w:rPr>
        <w:t>רעה אחר רעה</w:t>
      </w:r>
      <w:r w:rsidR="00AB0B38">
        <w:rPr>
          <w:rFonts w:ascii="Fb Fontext" w:hAnsi="Fb Fontext" w:hint="cs"/>
          <w:rtl/>
        </w:rPr>
        <w:t xml:space="preserve"> -</w:t>
      </w:r>
      <w:r w:rsidR="00B433C9" w:rsidRPr="00C35A2C">
        <w:rPr>
          <w:rFonts w:ascii="Fb Fontext" w:hAnsi="Fb Fontext"/>
          <w:rtl/>
        </w:rPr>
        <w:t xml:space="preserve"> </w:t>
      </w:r>
    </w:p>
    <w:p w14:paraId="1108C74C" w14:textId="642D94FC" w:rsidR="00401853" w:rsidRDefault="00B433C9" w:rsidP="00401853">
      <w:pPr>
        <w:rPr>
          <w:rStyle w:val="affff8"/>
          <w:rtl/>
        </w:rPr>
      </w:pPr>
      <w:r w:rsidRPr="00D1637C">
        <w:rPr>
          <w:rFonts w:ascii="Fb Fontext" w:hAnsi="Fb Fontext" w:cs="PFT_Frank"/>
          <w:b/>
          <w:bCs/>
          <w:szCs w:val="14"/>
          <w:rtl/>
        </w:rPr>
        <w:t>למקבלי גרים</w:t>
      </w:r>
      <w:r w:rsidR="00401853">
        <w:rPr>
          <w:rFonts w:ascii="Fb Fontext" w:hAnsi="Fb Fontext" w:hint="cs"/>
          <w:rtl/>
        </w:rPr>
        <w:t xml:space="preserve"> </w:t>
      </w:r>
      <w:r w:rsidR="00401853" w:rsidRPr="00754FAB">
        <w:rPr>
          <w:rStyle w:val="affff8"/>
          <w:rFonts w:hint="eastAsia"/>
          <w:rtl/>
        </w:rPr>
        <w:t>דקשים</w:t>
      </w:r>
      <w:r w:rsidR="00401853" w:rsidRPr="00754FAB">
        <w:rPr>
          <w:rStyle w:val="affff8"/>
          <w:rtl/>
        </w:rPr>
        <w:t xml:space="preserve"> </w:t>
      </w:r>
      <w:r w:rsidR="00401853" w:rsidRPr="00754FAB">
        <w:rPr>
          <w:rStyle w:val="affff8"/>
          <w:rFonts w:hint="eastAsia"/>
          <w:rtl/>
        </w:rPr>
        <w:t>כספחת</w:t>
      </w:r>
      <w:r w:rsidRPr="00754FAB">
        <w:rPr>
          <w:rStyle w:val="affff8"/>
          <w:rtl/>
        </w:rPr>
        <w:t>,</w:t>
      </w:r>
      <w:r>
        <w:rPr>
          <w:rFonts w:ascii="Fb Fontext" w:hAnsi="Fb Fontext" w:hint="cs"/>
          <w:sz w:val="32"/>
          <w:rtl/>
        </w:rPr>
        <w:t xml:space="preserve">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ולערבי שלציון</w:t>
      </w:r>
      <w:r w:rsidRPr="00C35A2C">
        <w:rPr>
          <w:rFonts w:ascii="Fb Fontext" w:hAnsi="Fb Fontext"/>
          <w:sz w:val="32"/>
          <w:rtl/>
        </w:rPr>
        <w:t xml:space="preserve"> </w:t>
      </w:r>
      <w:r w:rsidR="00401853">
        <w:rPr>
          <w:rStyle w:val="affff8"/>
          <w:rFonts w:hint="cs"/>
          <w:rtl/>
        </w:rPr>
        <w:t>'</w:t>
      </w:r>
      <w:r w:rsidRPr="00754FAB">
        <w:rPr>
          <w:rStyle w:val="affff8"/>
          <w:rtl/>
        </w:rPr>
        <w:t>שלוף דוץ</w:t>
      </w:r>
      <w:r w:rsidR="00401853">
        <w:rPr>
          <w:rStyle w:val="affff8"/>
          <w:rFonts w:hint="cs"/>
          <w:rtl/>
        </w:rPr>
        <w:t>' שולף תוקע,</w:t>
      </w:r>
    </w:p>
    <w:p w14:paraId="3A1CC840" w14:textId="1B875951" w:rsidR="00401853" w:rsidRDefault="00401853" w:rsidP="00754FAB">
      <w:pPr>
        <w:jc w:val="center"/>
        <w:rPr>
          <w:rStyle w:val="affff5"/>
          <w:rtl/>
        </w:rPr>
      </w:pPr>
      <w:r w:rsidRPr="00D1637C">
        <w:rPr>
          <w:rFonts w:cs="PFT_Frank" w:hint="eastAsia"/>
          <w:b/>
          <w:bCs/>
          <w:szCs w:val="14"/>
          <w:rtl/>
        </w:rPr>
        <w:t>ול</w:t>
      </w:r>
      <w:r w:rsidR="00B433C9" w:rsidRPr="00D1637C">
        <w:rPr>
          <w:rFonts w:cs="PFT_Frank"/>
          <w:b/>
          <w:bCs/>
          <w:szCs w:val="14"/>
          <w:rtl/>
        </w:rPr>
        <w:t>תוקע עצמו לדבר הלכה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650F33">
        <w:rPr>
          <w:rFonts w:hint="cs"/>
          <w:rtl/>
        </w:rPr>
        <w:t>-</w:t>
      </w:r>
    </w:p>
    <w:p w14:paraId="174BB769" w14:textId="007B5C91" w:rsidR="00B433C9" w:rsidRDefault="00401853" w:rsidP="00754FAB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9162CC">
        <w:rPr>
          <w:rStyle w:val="affff5"/>
          <w:rFonts w:hint="cs"/>
          <w:rtl/>
        </w:rPr>
        <w:t>כריו</w:t>
      </w:r>
      <w:r>
        <w:rPr>
          <w:rStyle w:val="affff5"/>
          <w:rFonts w:hint="cs"/>
          <w:rtl/>
        </w:rPr>
        <w:t>"</w:t>
      </w:r>
      <w:r w:rsidR="00B433C9" w:rsidRPr="009162CC">
        <w:rPr>
          <w:rStyle w:val="affff5"/>
          <w:rFonts w:hint="cs"/>
          <w:rtl/>
        </w:rPr>
        <w:t>ס</w:t>
      </w:r>
      <w:r w:rsidR="00B433C9" w:rsidRPr="009162CC">
        <w:rPr>
          <w:rStyle w:val="affff5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האומר אין לו אלא תורה</w:t>
      </w:r>
      <w:r w:rsidR="00B433C9" w:rsidRPr="00754FAB">
        <w:rPr>
          <w:rStyle w:val="affff8"/>
          <w:rtl/>
        </w:rPr>
        <w:t xml:space="preserve"> </w:t>
      </w:r>
      <w:r w:rsidR="00650F33" w:rsidRPr="00754FAB">
        <w:rPr>
          <w:rStyle w:val="affff8"/>
          <w:rFonts w:hint="eastAsia"/>
          <w:rtl/>
        </w:rPr>
        <w:t>אינו</w:t>
      </w:r>
      <w:r w:rsidR="00650F33" w:rsidRPr="00754FAB">
        <w:rPr>
          <w:rStyle w:val="affff8"/>
          <w:rtl/>
        </w:rPr>
        <w:t xml:space="preserve"> </w:t>
      </w:r>
      <w:r w:rsidR="00650F33" w:rsidRPr="00754FAB">
        <w:rPr>
          <w:rStyle w:val="affff8"/>
          <w:rFonts w:hint="eastAsia"/>
          <w:rtl/>
        </w:rPr>
        <w:t>מקיים</w:t>
      </w:r>
      <w:r w:rsidR="00650F33">
        <w:rPr>
          <w:rStyle w:val="affff8"/>
          <w:rFonts w:hint="cs"/>
          <w:rtl/>
        </w:rPr>
        <w:t xml:space="preserve"> </w:t>
      </w:r>
      <w:r w:rsidRPr="00754FAB">
        <w:rPr>
          <w:rStyle w:val="affff8"/>
          <w:rtl/>
        </w:rPr>
        <w:t>-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AB43C5">
        <w:rPr>
          <w:rFonts w:ascii="Fb Fontext" w:hAnsi="Fb Fontext" w:hint="cs"/>
          <w:sz w:val="32"/>
          <w:rtl/>
        </w:rPr>
        <w:t>אף</w:t>
      </w:r>
      <w:r w:rsidR="00B433C9" w:rsidRPr="00C35A2C">
        <w:rPr>
          <w:rFonts w:ascii="Fb Fontext" w:hAnsi="Fb Fontext" w:hint="cs"/>
          <w:sz w:val="32"/>
          <w:rtl/>
        </w:rPr>
        <w:t xml:space="preserve"> תורה </w:t>
      </w:r>
      <w:r w:rsidR="00B433C9" w:rsidRPr="00C35A2C">
        <w:rPr>
          <w:rFonts w:ascii="Fb Fontext" w:hAnsi="Fb Fontext"/>
          <w:sz w:val="32"/>
          <w:rtl/>
        </w:rPr>
        <w:t>אין לו</w:t>
      </w:r>
      <w:r w:rsidR="00650F33">
        <w:rPr>
          <w:rFonts w:ascii="Fb Fontext" w:hAnsi="Fb Fontext" w:hint="cs"/>
          <w:sz w:val="32"/>
          <w:rtl/>
        </w:rPr>
        <w:t>,</w:t>
      </w:r>
    </w:p>
    <w:p w14:paraId="5258DCB0" w14:textId="538C95E0" w:rsidR="004A65E3" w:rsidRDefault="00B433C9" w:rsidP="00650F33">
      <w:pPr>
        <w:rPr>
          <w:rFonts w:ascii="Fb Fontext" w:hAnsi="Fb Fontext"/>
          <w:sz w:val="32"/>
          <w:rtl/>
        </w:rPr>
      </w:pPr>
      <w:r w:rsidRPr="00D238B7">
        <w:rPr>
          <w:rStyle w:val="affff5"/>
          <w:rFonts w:hint="cs"/>
          <w:rtl/>
        </w:rPr>
        <w:t>ב.</w:t>
      </w:r>
      <w:r w:rsidRPr="003F3A85">
        <w:rPr>
          <w:rFonts w:ascii="Fb Fontext" w:hAnsi="Fb Fontext" w:cs="PFT_Frank" w:hint="cs"/>
          <w:b/>
          <w:bCs/>
          <w:sz w:val="32"/>
          <w:szCs w:val="14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האומר אין לו אלא תורה </w:t>
      </w:r>
      <w:r w:rsidR="00650F33" w:rsidRPr="00754FAB">
        <w:rPr>
          <w:rStyle w:val="affff8"/>
          <w:rFonts w:hint="eastAsia"/>
          <w:rtl/>
        </w:rPr>
        <w:t>רק</w:t>
      </w:r>
      <w:r w:rsidR="00650F33" w:rsidRPr="00754FAB">
        <w:rPr>
          <w:rStyle w:val="affff8"/>
          <w:rtl/>
        </w:rPr>
        <w:t xml:space="preserve"> </w:t>
      </w:r>
      <w:r w:rsidR="00650F33" w:rsidRPr="00754FAB">
        <w:rPr>
          <w:rStyle w:val="affff8"/>
          <w:rFonts w:hint="eastAsia"/>
          <w:rtl/>
        </w:rPr>
        <w:t>מלמד</w:t>
      </w:r>
      <w:r w:rsidR="004A65E3">
        <w:rPr>
          <w:rStyle w:val="affff8"/>
          <w:rFonts w:hint="cs"/>
          <w:rtl/>
        </w:rPr>
        <w:t xml:space="preserve"> ואינו טורח בעצמו במצוות</w:t>
      </w:r>
      <w:r w:rsidR="00650F33" w:rsidRPr="00754FAB">
        <w:rPr>
          <w:rStyle w:val="affff8"/>
          <w:rtl/>
        </w:rPr>
        <w:t xml:space="preserve"> </w:t>
      </w:r>
      <w:r w:rsidRPr="00754FAB">
        <w:rPr>
          <w:rStyle w:val="affff8"/>
          <w:rtl/>
        </w:rPr>
        <w:t>-</w:t>
      </w:r>
    </w:p>
    <w:p w14:paraId="006F3E96" w14:textId="0D4FC808" w:rsidR="004A65E3" w:rsidRDefault="00B433C9" w:rsidP="004A65E3">
      <w:pPr>
        <w:ind w:firstLine="113"/>
        <w:rPr>
          <w:rFonts w:ascii="Fb Fontext" w:hAnsi="Fb Fontext"/>
          <w:sz w:val="32"/>
          <w:rtl/>
        </w:rPr>
      </w:pPr>
      <w:r w:rsidRPr="00C35A2C">
        <w:rPr>
          <w:rFonts w:ascii="Fb Fontext" w:hAnsi="Fb Fontext"/>
          <w:sz w:val="32"/>
          <w:rtl/>
        </w:rPr>
        <w:t>אין לו אלא תורה</w:t>
      </w:r>
      <w:r w:rsidR="004A65E3" w:rsidRPr="00754FAB">
        <w:rPr>
          <w:rStyle w:val="affff8"/>
          <w:rtl/>
        </w:rPr>
        <w:t xml:space="preserve"> שכר לימודה</w:t>
      </w:r>
      <w:r w:rsidRPr="00754FAB">
        <w:rPr>
          <w:rStyle w:val="affff8"/>
          <w:rtl/>
        </w:rPr>
        <w:t>,</w:t>
      </w:r>
      <w:r w:rsidR="004A65E3">
        <w:rPr>
          <w:rFonts w:ascii="Fb Fontext" w:hAnsi="Fb Fontext" w:hint="cs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</w:t>
      </w:r>
      <w:r w:rsidR="004A65E3">
        <w:rPr>
          <w:rFonts w:ascii="Fb Fontext" w:hAnsi="Fb Fontext" w:hint="cs"/>
          <w:sz w:val="32"/>
          <w:rtl/>
        </w:rPr>
        <w:t>אין לא שכר</w:t>
      </w:r>
      <w:r>
        <w:rPr>
          <w:rFonts w:ascii="Fb Fontext" w:hAnsi="Fb Fontext"/>
          <w:sz w:val="32"/>
          <w:rtl/>
        </w:rPr>
        <w:t xml:space="preserve"> </w:t>
      </w:r>
      <w:r w:rsidR="004A65E3">
        <w:rPr>
          <w:rFonts w:ascii="Fb Fontext" w:hAnsi="Fb Fontext" w:hint="cs"/>
          <w:sz w:val="32"/>
          <w:rtl/>
        </w:rPr>
        <w:t>על ש</w:t>
      </w:r>
      <w:r w:rsidR="00737C50">
        <w:rPr>
          <w:rFonts w:ascii="Fb Fontext" w:hAnsi="Fb Fontext" w:hint="cs"/>
          <w:sz w:val="32"/>
          <w:rtl/>
        </w:rPr>
        <w:t>ה</w:t>
      </w:r>
      <w:r w:rsidR="004A65E3">
        <w:rPr>
          <w:rFonts w:ascii="Fb Fontext" w:hAnsi="Fb Fontext" w:hint="cs"/>
          <w:sz w:val="32"/>
          <w:rtl/>
        </w:rPr>
        <w:t>ם</w:t>
      </w:r>
      <w:r w:rsidR="00737C50">
        <w:rPr>
          <w:rFonts w:ascii="Fb Fontext" w:hAnsi="Fb Fontext" w:hint="cs"/>
          <w:sz w:val="32"/>
          <w:rtl/>
        </w:rPr>
        <w:t xml:space="preserve"> מקיי</w:t>
      </w:r>
      <w:r w:rsidR="004A65E3">
        <w:rPr>
          <w:rFonts w:ascii="Fb Fontext" w:hAnsi="Fb Fontext" w:hint="cs"/>
          <w:sz w:val="32"/>
          <w:rtl/>
        </w:rPr>
        <w:t>מים.</w:t>
      </w:r>
    </w:p>
    <w:p w14:paraId="39C9FDE5" w14:textId="32850E2B" w:rsidR="00B433C9" w:rsidRDefault="004A65E3" w:rsidP="004A65E3">
      <w:pPr>
        <w:ind w:hanging="227"/>
        <w:rPr>
          <w:rFonts w:ascii="Fb Fontext" w:hAnsi="Fb Fontext"/>
          <w:sz w:val="32"/>
          <w:rtl/>
        </w:rPr>
      </w:pPr>
      <w:r>
        <w:rPr>
          <w:rFonts w:ascii="Fb Fontext" w:hAnsi="Fb Fontext"/>
          <w:sz w:val="32"/>
          <w:rtl/>
        </w:rPr>
        <w:tab/>
      </w:r>
      <w:r w:rsidR="00B433C9" w:rsidRPr="00D238B7">
        <w:rPr>
          <w:rStyle w:val="affff5"/>
          <w:rFonts w:hint="cs"/>
          <w:rtl/>
        </w:rPr>
        <w:t>ג.</w:t>
      </w:r>
      <w:r w:rsidR="00B433C9" w:rsidRPr="0090328A">
        <w:rPr>
          <w:rFonts w:cs="PFT_Frank" w:hint="cs"/>
          <w:b/>
          <w:bCs/>
          <w:sz w:val="14"/>
          <w:szCs w:val="14"/>
          <w:rtl/>
        </w:rPr>
        <w:t xml:space="preserve"> </w:t>
      </w:r>
      <w:r w:rsidR="00B433C9" w:rsidRPr="00AC7749">
        <w:rPr>
          <w:rFonts w:hint="cs"/>
          <w:rtl/>
        </w:rPr>
        <w:t xml:space="preserve">דיין שמדמה </w:t>
      </w:r>
      <w:r w:rsidR="00737C50">
        <w:rPr>
          <w:rFonts w:hint="cs"/>
          <w:rtl/>
        </w:rPr>
        <w:t>דבר לדבר</w:t>
      </w:r>
      <w:r w:rsidR="00B433C9" w:rsidRPr="00AC7749">
        <w:rPr>
          <w:rFonts w:hint="cs"/>
          <w:rtl/>
        </w:rPr>
        <w:t xml:space="preserve"> ולא שואל</w:t>
      </w:r>
      <w:r w:rsidR="00737C50">
        <w:rPr>
          <w:rFonts w:hint="cs"/>
          <w:rtl/>
        </w:rPr>
        <w:t>,</w:t>
      </w:r>
      <w:r>
        <w:rPr>
          <w:rStyle w:val="affff5"/>
          <w:rFonts w:hint="cs"/>
          <w:rtl/>
        </w:rPr>
        <w:t xml:space="preserve"> </w:t>
      </w:r>
      <w:r>
        <w:rPr>
          <w:rStyle w:val="affff8"/>
          <w:rFonts w:hint="cs"/>
          <w:rtl/>
        </w:rPr>
        <w:t xml:space="preserve">והרי </w:t>
      </w:r>
      <w:r w:rsidRPr="00754FAB">
        <w:rPr>
          <w:rStyle w:val="affff8"/>
          <w:rFonts w:hint="eastAsia"/>
          <w:rtl/>
        </w:rPr>
        <w:t>צריך</w:t>
      </w:r>
      <w:r w:rsidRPr="00754FAB">
        <w:rPr>
          <w:rStyle w:val="affff8"/>
          <w:rtl/>
        </w:rPr>
        <w:t xml:space="preserve"> שיראה </w:t>
      </w:r>
      <w:r w:rsidR="00B433C9" w:rsidRPr="00754FAB">
        <w:rPr>
          <w:rStyle w:val="affff8"/>
          <w:rtl/>
        </w:rPr>
        <w:t>גיהנם תחתיו</w:t>
      </w:r>
      <w:r>
        <w:rPr>
          <w:rFonts w:ascii="Fb Fontext" w:hAnsi="Fb Fontext" w:hint="cs"/>
          <w:sz w:val="32"/>
          <w:rtl/>
        </w:rPr>
        <w:t>.</w:t>
      </w:r>
    </w:p>
    <w:p w14:paraId="3EFBBCAE" w14:textId="4B82D90E" w:rsidR="00B433C9" w:rsidRPr="00737C50" w:rsidRDefault="00737C50" w:rsidP="007C50EB">
      <w:pPr>
        <w:pStyle w:val="afff4"/>
        <w:ind w:end="0"/>
        <w:rPr>
          <w:rtl/>
        </w:rPr>
      </w:pPr>
      <w:bookmarkStart w:id="1251" w:name="_Toc119173193"/>
      <w:bookmarkStart w:id="1252" w:name="_Toc119230287"/>
      <w:r w:rsidRPr="00737C50">
        <w:rPr>
          <w:rtl/>
        </w:rPr>
        <w:t>ר"ג</w:t>
      </w:r>
      <w:r w:rsidR="00B433C9" w:rsidRPr="00737C50">
        <w:rPr>
          <w:rtl/>
        </w:rPr>
        <w:t xml:space="preserve">: </w:t>
      </w:r>
      <w:r w:rsidR="00DA7571">
        <w:rPr>
          <w:rFonts w:hint="cs"/>
          <w:rtl/>
        </w:rPr>
        <w:t>...</w:t>
      </w:r>
      <w:r w:rsidR="00B433C9" w:rsidRPr="00737C50">
        <w:rPr>
          <w:rtl/>
        </w:rPr>
        <w:t xml:space="preserve"> תמתין עד שתגדיל, ותצא הלזו</w:t>
      </w:r>
      <w:r w:rsidR="00DA7571">
        <w:rPr>
          <w:rFonts w:hint="cs"/>
          <w:rtl/>
        </w:rPr>
        <w:t>,</w:t>
      </w:r>
      <w:r w:rsidR="00B433C9" w:rsidRPr="00737C50">
        <w:rPr>
          <w:rtl/>
        </w:rPr>
        <w:t xml:space="preserve"> </w:t>
      </w:r>
      <w:r w:rsidR="00DA7571">
        <w:rPr>
          <w:rFonts w:hint="cs"/>
          <w:rtl/>
        </w:rPr>
        <w:t>ד</w:t>
      </w:r>
      <w:r w:rsidR="00B433C9" w:rsidRPr="00737C50">
        <w:rPr>
          <w:rtl/>
        </w:rPr>
        <w:t>אחות אשה.</w:t>
      </w:r>
      <w:bookmarkEnd w:id="1251"/>
      <w:bookmarkEnd w:id="1252"/>
    </w:p>
    <w:p w14:paraId="57340184" w14:textId="226944AA" w:rsidR="00DA7571" w:rsidRDefault="00DA7571" w:rsidP="00DA7571">
      <w:pPr>
        <w:rPr>
          <w:rtl/>
        </w:rPr>
      </w:pPr>
      <w:r>
        <w:rPr>
          <w:rStyle w:val="affff5"/>
          <w:rFonts w:hint="cs"/>
          <w:rtl/>
        </w:rPr>
        <w:t>איבעיא,</w:t>
      </w:r>
      <w:r w:rsidR="00B433C9" w:rsidRPr="009162CC">
        <w:rPr>
          <w:rStyle w:val="affff5"/>
          <w:rFonts w:hint="cs"/>
          <w:rtl/>
        </w:rPr>
        <w:t xml:space="preserve"> </w:t>
      </w:r>
      <w:r w:rsidR="002809F6">
        <w:rPr>
          <w:rStyle w:val="affff5"/>
          <w:rFonts w:hint="cs"/>
          <w:rtl/>
        </w:rPr>
        <w:t>טע</w:t>
      </w:r>
      <w:r>
        <w:rPr>
          <w:rStyle w:val="affff5"/>
          <w:rFonts w:hint="cs"/>
          <w:rtl/>
        </w:rPr>
        <w:t>מ</w:t>
      </w:r>
      <w:r w:rsidRPr="00DA7571">
        <w:rPr>
          <w:rStyle w:val="affff5"/>
          <w:rFonts w:hint="cs"/>
          <w:rtl/>
        </w:rPr>
        <w:t>ו</w:t>
      </w:r>
      <w:r w:rsidR="00B433C9" w:rsidRPr="00DA7571">
        <w:rPr>
          <w:rStyle w:val="affff5"/>
          <w:rFonts w:hint="cs"/>
          <w:rtl/>
        </w:rPr>
        <w:t xml:space="preserve"> משום</w:t>
      </w:r>
      <w:r>
        <w:rPr>
          <w:rStyle w:val="affff5"/>
          <w:rFonts w:hint="cs"/>
          <w:rtl/>
        </w:rPr>
        <w:t>:</w:t>
      </w:r>
      <w:r w:rsidRPr="00754FAB">
        <w:rPr>
          <w:rtl/>
        </w:rPr>
        <w:t xml:space="preserve"> </w:t>
      </w:r>
      <w:r>
        <w:rPr>
          <w:rFonts w:hint="cs"/>
          <w:rtl/>
        </w:rPr>
        <w:t>ש</w:t>
      </w:r>
      <w:r w:rsidRPr="00754FAB">
        <w:rPr>
          <w:rtl/>
        </w:rPr>
        <w:t xml:space="preserve">קידושי קטנה </w:t>
      </w:r>
      <w:r w:rsidRPr="00754FAB">
        <w:rPr>
          <w:b/>
          <w:rtl/>
        </w:rPr>
        <w:t>תלו</w:t>
      </w:r>
      <w:r w:rsidRPr="00D1637C">
        <w:rPr>
          <w:rFonts w:cs="PFT_Frank" w:hint="eastAsia"/>
          <w:b/>
          <w:bCs/>
          <w:szCs w:val="14"/>
          <w:rtl/>
        </w:rPr>
        <w:t>יים</w:t>
      </w:r>
      <w:r>
        <w:rPr>
          <w:rFonts w:hint="cs"/>
          <w:rtl/>
        </w:rPr>
        <w:t>,</w:t>
      </w:r>
      <w:r w:rsidRPr="00754FAB">
        <w:rPr>
          <w:rtl/>
        </w:rPr>
        <w:t xml:space="preserve"> </w:t>
      </w:r>
      <w:r w:rsidRPr="00754FAB">
        <w:rPr>
          <w:b/>
          <w:rtl/>
        </w:rPr>
        <w:t>וכ</w:t>
      </w:r>
      <w:r w:rsidRPr="00D1637C">
        <w:rPr>
          <w:rFonts w:cs="PFT_Frank" w:hint="eastAsia"/>
          <w:b/>
          <w:bCs/>
          <w:szCs w:val="14"/>
          <w:rtl/>
        </w:rPr>
        <w:t>ש</w:t>
      </w:r>
      <w:r w:rsidRPr="00754FAB">
        <w:rPr>
          <w:b/>
          <w:rtl/>
        </w:rPr>
        <w:t xml:space="preserve">גדלה </w:t>
      </w:r>
      <w:r w:rsidRPr="00D1637C">
        <w:rPr>
          <w:rFonts w:cs="PFT_Frank" w:hint="eastAsia"/>
          <w:b/>
          <w:bCs/>
          <w:szCs w:val="14"/>
          <w:rtl/>
        </w:rPr>
        <w:t>תופסים</w:t>
      </w:r>
      <w:r>
        <w:rPr>
          <w:rFonts w:hint="cs"/>
          <w:rtl/>
        </w:rPr>
        <w:t>,</w:t>
      </w:r>
    </w:p>
    <w:p w14:paraId="0BE0321F" w14:textId="406B18DE" w:rsidR="00DA7571" w:rsidRDefault="00DA7571" w:rsidP="00DA7571">
      <w:pPr>
        <w:rPr>
          <w:rtl/>
        </w:rPr>
      </w:pPr>
      <w:r w:rsidRPr="00DA7571">
        <w:rPr>
          <w:rStyle w:val="affff5"/>
          <w:rtl/>
        </w:rPr>
        <w:t>או</w:t>
      </w:r>
      <w:r>
        <w:rPr>
          <w:rStyle w:val="affff5"/>
          <w:rFonts w:hint="cs"/>
          <w:rtl/>
        </w:rPr>
        <w:t>:</w:t>
      </w:r>
      <w:r w:rsidRPr="00754FAB">
        <w:rPr>
          <w:rtl/>
        </w:rPr>
        <w:t xml:space="preserve"> </w:t>
      </w:r>
      <w:r>
        <w:rPr>
          <w:rFonts w:hint="cs"/>
          <w:rtl/>
        </w:rPr>
        <w:t>ש'</w:t>
      </w:r>
      <w:r w:rsidRPr="00D1637C">
        <w:rPr>
          <w:rFonts w:cs="PFT_Frank" w:hint="eastAsia"/>
          <w:b/>
          <w:bCs/>
          <w:szCs w:val="14"/>
          <w:rtl/>
        </w:rPr>
        <w:t>ה</w:t>
      </w:r>
      <w:r w:rsidR="00B433C9" w:rsidRPr="00754FAB">
        <w:rPr>
          <w:rFonts w:hint="eastAsia"/>
          <w:b/>
          <w:rtl/>
        </w:rPr>
        <w:t>מקדש</w:t>
      </w:r>
      <w:r w:rsidR="00B433C9" w:rsidRPr="00754FAB">
        <w:rPr>
          <w:rtl/>
        </w:rPr>
        <w:t xml:space="preserve"> </w:t>
      </w:r>
      <w:r w:rsidR="00B433C9" w:rsidRPr="00754FAB">
        <w:rPr>
          <w:rFonts w:hint="eastAsia"/>
          <w:rtl/>
        </w:rPr>
        <w:t>אחות</w:t>
      </w:r>
      <w:r w:rsidR="00B433C9" w:rsidRPr="00754FAB">
        <w:rPr>
          <w:rtl/>
        </w:rPr>
        <w:t xml:space="preserve"> יבמה </w:t>
      </w:r>
      <w:r>
        <w:rPr>
          <w:rFonts w:hint="cs"/>
          <w:rtl/>
        </w:rPr>
        <w:t xml:space="preserve">- </w:t>
      </w:r>
      <w:r w:rsidR="00B433C9" w:rsidRPr="00754FAB">
        <w:rPr>
          <w:rFonts w:hint="eastAsia"/>
          <w:rtl/>
        </w:rPr>
        <w:t>נפטרה</w:t>
      </w:r>
      <w:r w:rsidR="00B433C9" w:rsidRPr="00754FAB">
        <w:rPr>
          <w:rtl/>
        </w:rPr>
        <w:t xml:space="preserve"> </w:t>
      </w:r>
      <w:r w:rsidR="00B433C9" w:rsidRPr="00754FAB">
        <w:rPr>
          <w:rFonts w:hint="eastAsia"/>
          <w:rtl/>
        </w:rPr>
        <w:t>יבמה</w:t>
      </w:r>
      <w:r>
        <w:rPr>
          <w:rFonts w:hint="cs"/>
          <w:rtl/>
        </w:rPr>
        <w:t>',</w:t>
      </w:r>
      <w:r w:rsidR="00B433C9" w:rsidRPr="00754FAB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וא</w:t>
      </w:r>
      <w:r w:rsidRPr="00D1637C">
        <w:rPr>
          <w:rFonts w:cs="PFT_Frank"/>
          <w:b/>
          <w:bCs/>
          <w:szCs w:val="14"/>
          <w:rtl/>
        </w:rPr>
        <w:t>"כ רק</w:t>
      </w:r>
      <w:r w:rsidR="00B433C9" w:rsidRPr="00754FAB">
        <w:rPr>
          <w:b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כש</w:t>
      </w:r>
      <w:r w:rsidR="00B433C9" w:rsidRPr="00754FAB">
        <w:rPr>
          <w:rFonts w:hint="eastAsia"/>
          <w:b/>
          <w:rtl/>
        </w:rPr>
        <w:t>בעל</w:t>
      </w:r>
      <w:r w:rsidRPr="00754FAB">
        <w:rPr>
          <w:rtl/>
        </w:rPr>
        <w:t>!</w:t>
      </w:r>
    </w:p>
    <w:p w14:paraId="516EB269" w14:textId="661FD67A" w:rsidR="00B433C9" w:rsidRPr="00C35A2C" w:rsidRDefault="0025524F" w:rsidP="0025524F">
      <w:pPr>
        <w:rPr>
          <w:rFonts w:ascii="Fb Fontext" w:hAnsi="Fb Fontext" w:cs="Guttman Vilna"/>
          <w:b/>
          <w:bCs/>
          <w:sz w:val="32"/>
          <w:rtl/>
        </w:rPr>
      </w:pPr>
      <w:r>
        <w:rPr>
          <w:rStyle w:val="affff5"/>
          <w:rFonts w:hint="cs"/>
          <w:rtl/>
        </w:rPr>
        <w:t xml:space="preserve">ופשט </w:t>
      </w:r>
      <w:r w:rsidR="00B433C9" w:rsidRPr="009162CC">
        <w:rPr>
          <w:rStyle w:val="affff5"/>
          <w:rtl/>
        </w:rPr>
        <w:t>רב: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Pr="00754FAB">
        <w:rPr>
          <w:rFonts w:hint="eastAsia"/>
          <w:rtl/>
        </w:rPr>
        <w:t>רק</w:t>
      </w:r>
      <w:r w:rsidRPr="00754FAB">
        <w:rPr>
          <w:rtl/>
        </w:rPr>
        <w:t xml:space="preserve"> </w:t>
      </w:r>
      <w:r w:rsidRPr="00754FAB">
        <w:rPr>
          <w:rFonts w:hint="eastAsia"/>
          <w:rtl/>
        </w:rPr>
        <w:t>כשבעל</w:t>
      </w:r>
      <w:r>
        <w:rPr>
          <w:rFonts w:hint="cs"/>
          <w:rtl/>
        </w:rPr>
        <w:t>,</w:t>
      </w:r>
      <w:r w:rsidRPr="00754FAB">
        <w:rPr>
          <w:rtl/>
        </w:rPr>
        <w:t xml:space="preserve"> </w:t>
      </w:r>
      <w:r w:rsidRPr="00754FAB">
        <w:rPr>
          <w:rStyle w:val="affff8"/>
          <w:rFonts w:hint="eastAsia"/>
          <w:rtl/>
        </w:rPr>
        <w:t>וקידשה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משגדלה</w:t>
      </w:r>
      <w:r w:rsidRPr="00754FAB">
        <w:rPr>
          <w:rStyle w:val="affff8"/>
          <w:rtl/>
        </w:rPr>
        <w:t>.</w:t>
      </w:r>
    </w:p>
    <w:p w14:paraId="1EBF472E" w14:textId="2034DB0A" w:rsidR="00B433C9" w:rsidRDefault="0025524F" w:rsidP="007C50EB">
      <w:pPr>
        <w:rPr>
          <w:rFonts w:ascii="Fb Fontext" w:hAnsi="Fb Fontext"/>
          <w:sz w:val="32"/>
          <w:rtl/>
        </w:rPr>
      </w:pP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והך</w:t>
      </w:r>
      <w:r>
        <w:rPr>
          <w:rFonts w:ascii="Fb Fontext" w:hAnsi="Fb Fontext" w:hint="cs"/>
          <w:sz w:val="32"/>
          <w:rtl/>
        </w:rPr>
        <w:t xml:space="preserve"> '</w:t>
      </w:r>
      <w:r w:rsidR="00737C50">
        <w:rPr>
          <w:rFonts w:ascii="Fb Fontext" w:hAnsi="Fb Fontext"/>
          <w:sz w:val="32"/>
          <w:rtl/>
        </w:rPr>
        <w:t>המקדש קטנה</w:t>
      </w:r>
      <w:r w:rsidR="00B433C9" w:rsidRPr="00C35A2C">
        <w:rPr>
          <w:rFonts w:ascii="Fb Fontext" w:hAnsi="Fb Fontext"/>
          <w:sz w:val="32"/>
          <w:rtl/>
        </w:rPr>
        <w:t xml:space="preserve"> קידושיה תלויין</w:t>
      </w:r>
      <w:r w:rsidR="005D5569"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>,</w:t>
      </w:r>
      <w:r w:rsidR="005D5569">
        <w:rPr>
          <w:rFonts w:ascii="Fb Fontext" w:hAnsi="Fb Fontext" w:hint="cs"/>
          <w:sz w:val="32"/>
          <w:rtl/>
        </w:rPr>
        <w:t xml:space="preserve"> </w:t>
      </w:r>
      <w:r w:rsidR="005D5569" w:rsidRPr="00754FAB">
        <w:rPr>
          <w:rStyle w:val="affff8"/>
          <w:rFonts w:hint="eastAsia"/>
          <w:rtl/>
        </w:rPr>
        <w:t>משמע</w:t>
      </w:r>
      <w:r w:rsidR="005D5569" w:rsidRPr="00754FAB">
        <w:rPr>
          <w:rStyle w:val="affff8"/>
          <w:rtl/>
        </w:rPr>
        <w:t xml:space="preserve"> שאם תגדל </w:t>
      </w:r>
      <w:r w:rsidR="005D5569">
        <w:rPr>
          <w:rStyle w:val="affff8"/>
          <w:rFonts w:hint="cs"/>
          <w:rtl/>
        </w:rPr>
        <w:t>יחול</w:t>
      </w:r>
      <w:r w:rsidR="005D5569" w:rsidRPr="00754FAB">
        <w:rPr>
          <w:rStyle w:val="affff8"/>
          <w:rtl/>
        </w:rPr>
        <w:t>!</w:t>
      </w:r>
    </w:p>
    <w:p w14:paraId="1C4A5042" w14:textId="48CD400C" w:rsidR="0025524F" w:rsidRDefault="0025524F" w:rsidP="00B55EDF">
      <w:pPr>
        <w:rPr>
          <w:rStyle w:val="affff8"/>
          <w:rtl/>
        </w:rPr>
      </w:pPr>
      <w:r>
        <w:rPr>
          <w:rFonts w:ascii="Fb Fontext" w:hAnsi="Fb Fontext" w:hint="cs"/>
          <w:rtl/>
        </w:rPr>
        <w:t>- '</w:t>
      </w:r>
      <w:r w:rsidR="00737C50">
        <w:rPr>
          <w:rFonts w:ascii="Fb Fontext" w:hAnsi="Fb Fontext" w:hint="cs"/>
          <w:rtl/>
        </w:rPr>
        <w:t>מ</w:t>
      </w:r>
      <w:r>
        <w:rPr>
          <w:rFonts w:ascii="Fb Fontext" w:hAnsi="Fb Fontext" w:hint="cs"/>
          <w:rtl/>
        </w:rPr>
        <w:t>ילתא דקטנה תלוי'</w:t>
      </w:r>
      <w:r w:rsidR="00737C50">
        <w:rPr>
          <w:rFonts w:ascii="Fb Fontext" w:hAnsi="Fb Fontext" w:hint="cs"/>
          <w:rtl/>
        </w:rPr>
        <w:t xml:space="preserve"> </w:t>
      </w:r>
      <w:r w:rsidR="00737C50" w:rsidRPr="00754FAB">
        <w:rPr>
          <w:rStyle w:val="affff8"/>
          <w:rFonts w:hint="eastAsia"/>
          <w:rtl/>
        </w:rPr>
        <w:t>ש</w:t>
      </w:r>
      <w:r w:rsidRPr="00754FAB">
        <w:rPr>
          <w:rStyle w:val="affff8"/>
          <w:rFonts w:hint="eastAsia"/>
          <w:rtl/>
        </w:rPr>
        <w:t>לא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סומכת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על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נישואי</w:t>
      </w:r>
      <w:r w:rsidR="00A36CDD">
        <w:rPr>
          <w:rStyle w:val="affff8"/>
          <w:rFonts w:hint="cs"/>
          <w:rtl/>
        </w:rPr>
        <w:t>ה</w:t>
      </w:r>
      <w:r w:rsidRPr="00754FAB">
        <w:rPr>
          <w:rStyle w:val="affff8"/>
          <w:rtl/>
        </w:rPr>
        <w:t xml:space="preserve"> </w:t>
      </w:r>
      <w:r w:rsidR="008853B0">
        <w:rPr>
          <w:rStyle w:val="affff8"/>
          <w:rFonts w:hint="cs"/>
          <w:rtl/>
        </w:rPr>
        <w:t xml:space="preserve">[כבן קיימא] </w:t>
      </w:r>
      <w:r w:rsidRPr="00754FAB">
        <w:rPr>
          <w:rStyle w:val="affff8"/>
          <w:rFonts w:hint="eastAsia"/>
          <w:rtl/>
        </w:rPr>
        <w:t>עד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שתגדל</w:t>
      </w:r>
      <w:r w:rsidRPr="00754FAB">
        <w:rPr>
          <w:rStyle w:val="affff8"/>
          <w:rtl/>
        </w:rPr>
        <w:t>.</w:t>
      </w:r>
    </w:p>
    <w:p w14:paraId="2FA68B3D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קי.</w:t>
      </w:r>
    </w:p>
    <w:p w14:paraId="633C87CA" w14:textId="2BABE477" w:rsidR="000547B8" w:rsidRDefault="005D5569" w:rsidP="000547B8">
      <w:pPr>
        <w:rPr>
          <w:rStyle w:val="affff5"/>
          <w:rtl/>
        </w:rPr>
      </w:pPr>
      <w:r>
        <w:rPr>
          <w:rStyle w:val="affff5"/>
          <w:rFonts w:hint="cs"/>
          <w:rtl/>
        </w:rPr>
        <w:t xml:space="preserve">א. ויקשה </w:t>
      </w:r>
      <w:r w:rsidR="000547B8">
        <w:rPr>
          <w:rStyle w:val="affff5"/>
          <w:rFonts w:hint="cs"/>
          <w:rtl/>
        </w:rPr>
        <w:t>לרב</w:t>
      </w:r>
      <w:r>
        <w:rPr>
          <w:rStyle w:val="affff5"/>
          <w:rFonts w:hint="cs"/>
          <w:rtl/>
        </w:rPr>
        <w:t>:</w:t>
      </w:r>
      <w:r w:rsidR="00B433C9" w:rsidRPr="009162CC">
        <w:rPr>
          <w:rStyle w:val="affff5"/>
          <w:rFonts w:hint="cs"/>
          <w:rtl/>
        </w:rPr>
        <w:t xml:space="preserve"> </w:t>
      </w:r>
      <w:r w:rsidR="000547B8">
        <w:rPr>
          <w:rFonts w:ascii="Fb Fontext" w:hAnsi="Fb Fontext" w:hint="cs"/>
          <w:sz w:val="32"/>
          <w:rtl/>
        </w:rPr>
        <w:t xml:space="preserve">דקטנה שהגדילה וניסת לאחר - </w:t>
      </w:r>
      <w:r w:rsidR="000547B8" w:rsidRPr="00754FAB">
        <w:rPr>
          <w:rStyle w:val="affff5"/>
          <w:rFonts w:hint="eastAsia"/>
          <w:rtl/>
        </w:rPr>
        <w:t>רב</w:t>
      </w:r>
      <w:r w:rsidR="000547B8" w:rsidRPr="00754FAB">
        <w:rPr>
          <w:rStyle w:val="affff5"/>
          <w:rtl/>
        </w:rPr>
        <w:t>:</w:t>
      </w:r>
      <w:r w:rsidR="000547B8"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 w:hint="cs"/>
          <w:sz w:val="32"/>
          <w:rtl/>
        </w:rPr>
        <w:t>א</w:t>
      </w:r>
      <w:r w:rsidR="00B433C9" w:rsidRPr="00C35A2C">
        <w:rPr>
          <w:rFonts w:ascii="Fb Fontext" w:hAnsi="Fb Fontext"/>
          <w:sz w:val="32"/>
          <w:rtl/>
        </w:rPr>
        <w:t>"</w:t>
      </w:r>
      <w:r w:rsidR="00B433C9" w:rsidRPr="00C35A2C">
        <w:rPr>
          <w:rFonts w:ascii="Fb Fontext" w:hAnsi="Fb Fontext" w:hint="cs"/>
          <w:sz w:val="32"/>
          <w:rtl/>
        </w:rPr>
        <w:t>צ גט משני</w:t>
      </w:r>
      <w:r w:rsidR="000547B8"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</w:p>
    <w:p w14:paraId="5C3EF5B6" w14:textId="7C686EFC" w:rsidR="000547B8" w:rsidRDefault="00B433C9" w:rsidP="000547B8">
      <w:pPr>
        <w:ind w:left="113"/>
        <w:rPr>
          <w:rFonts w:ascii="Fb Fontext" w:hAnsi="Fb Fontext"/>
          <w:rtl/>
        </w:rPr>
      </w:pPr>
      <w:r w:rsidRPr="009162CC">
        <w:rPr>
          <w:rStyle w:val="affff5"/>
          <w:rFonts w:hint="cs"/>
          <w:rtl/>
        </w:rPr>
        <w:t>שמואל</w:t>
      </w:r>
      <w:r w:rsidR="00737C50">
        <w:rPr>
          <w:rStyle w:val="affff5"/>
          <w:rFonts w:hint="cs"/>
          <w:rtl/>
        </w:rPr>
        <w:t>:</w:t>
      </w:r>
      <w:r w:rsidRPr="009162CC">
        <w:rPr>
          <w:rStyle w:val="affff5"/>
          <w:rFonts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צריכה</w:t>
      </w:r>
      <w:r w:rsidR="000547B8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 w:hint="cs"/>
          <w:rtl/>
        </w:rPr>
        <w:t xml:space="preserve"> </w:t>
      </w:r>
      <w:r w:rsidR="000547B8">
        <w:rPr>
          <w:rFonts w:ascii="Fb Fontext" w:hAnsi="Fb Fontext" w:hint="cs"/>
          <w:rtl/>
        </w:rPr>
        <w:t xml:space="preserve">משני, </w:t>
      </w:r>
      <w:r w:rsidR="000547B8">
        <w:rPr>
          <w:rStyle w:val="affff5"/>
          <w:rtl/>
        </w:rPr>
        <w:tab/>
      </w:r>
      <w:r w:rsidR="000547B8">
        <w:rPr>
          <w:rStyle w:val="affff5"/>
          <w:rtl/>
        </w:rPr>
        <w:tab/>
      </w:r>
      <w:r w:rsidR="000547B8">
        <w:rPr>
          <w:rStyle w:val="affff5"/>
          <w:rtl/>
        </w:rPr>
        <w:tab/>
      </w:r>
      <w:r w:rsidR="000547B8">
        <w:rPr>
          <w:rStyle w:val="affff5"/>
          <w:rtl/>
        </w:rPr>
        <w:tab/>
      </w:r>
      <w:r w:rsidR="000547B8">
        <w:rPr>
          <w:rStyle w:val="affff5"/>
          <w:rtl/>
        </w:rPr>
        <w:tab/>
      </w:r>
      <w:r w:rsidR="000547B8">
        <w:rPr>
          <w:rStyle w:val="affff5"/>
          <w:rtl/>
        </w:rPr>
        <w:tab/>
      </w:r>
      <w:r w:rsidR="000547B8">
        <w:rPr>
          <w:rStyle w:val="affff5"/>
          <w:rtl/>
        </w:rPr>
        <w:tab/>
      </w:r>
      <w:r w:rsidR="000547B8">
        <w:rPr>
          <w:rStyle w:val="affff5"/>
          <w:rtl/>
        </w:rPr>
        <w:tab/>
      </w:r>
      <w:r w:rsidR="000547B8">
        <w:rPr>
          <w:rStyle w:val="affff5"/>
          <w:rtl/>
        </w:rPr>
        <w:tab/>
      </w:r>
      <w:r w:rsidR="000547B8">
        <w:rPr>
          <w:rStyle w:val="affff5"/>
          <w:rtl/>
        </w:rPr>
        <w:tab/>
      </w:r>
      <w:r w:rsidR="000547B8">
        <w:rPr>
          <w:rStyle w:val="affff5"/>
          <w:rFonts w:hint="cs"/>
          <w:rtl/>
        </w:rPr>
        <w:t xml:space="preserve">  </w:t>
      </w:r>
      <w:r w:rsidR="000547B8">
        <w:rPr>
          <w:rStyle w:val="affff5"/>
          <w:rtl/>
        </w:rPr>
        <w:tab/>
      </w:r>
      <w:r w:rsidR="000547B8">
        <w:rPr>
          <w:rStyle w:val="affff5"/>
          <w:rtl/>
        </w:rPr>
        <w:tab/>
      </w:r>
      <w:r w:rsidR="000547B8" w:rsidRPr="00754FAB">
        <w:rPr>
          <w:rStyle w:val="affff5"/>
          <w:rFonts w:hint="eastAsia"/>
          <w:rtl/>
        </w:rPr>
        <w:t>ותירץ</w:t>
      </w:r>
      <w:r w:rsidR="000547B8" w:rsidRPr="00754FAB">
        <w:rPr>
          <w:rStyle w:val="affff5"/>
          <w:rtl/>
        </w:rPr>
        <w:t>:</w:t>
      </w:r>
      <w:r w:rsidR="000547B8">
        <w:rPr>
          <w:rFonts w:ascii="Fb Fontext" w:hAnsi="Fb Fontext" w:hint="cs"/>
          <w:rtl/>
        </w:rPr>
        <w:t xml:space="preserve"> </w:t>
      </w:r>
      <w:r w:rsidR="000547B8" w:rsidRPr="00D1637C">
        <w:rPr>
          <w:rFonts w:ascii="Fb Fontext" w:hAnsi="Fb Fontext" w:cs="PFT_Frank" w:hint="eastAsia"/>
          <w:b/>
          <w:bCs/>
          <w:szCs w:val="14"/>
          <w:rtl/>
        </w:rPr>
        <w:t>כשבעל</w:t>
      </w:r>
      <w:r w:rsidR="000547B8">
        <w:rPr>
          <w:rFonts w:ascii="Fb Fontext" w:hAnsi="Fb Fontext" w:hint="cs"/>
          <w:rtl/>
        </w:rPr>
        <w:t>,</w:t>
      </w:r>
    </w:p>
    <w:p w14:paraId="4706B2DB" w14:textId="6068FA58" w:rsidR="00B433C9" w:rsidRPr="00C35A2C" w:rsidRDefault="000547B8" w:rsidP="00754FAB">
      <w:pPr>
        <w:ind w:firstLine="113"/>
        <w:rPr>
          <w:rtl/>
        </w:rPr>
      </w:pPr>
      <w:r w:rsidRPr="00754FAB">
        <w:rPr>
          <w:rStyle w:val="affff5"/>
          <w:rFonts w:hint="eastAsia"/>
          <w:rtl/>
        </w:rPr>
        <w:t>וטעם</w:t>
      </w:r>
      <w:r w:rsidRPr="00754FAB">
        <w:rPr>
          <w:rStyle w:val="affff5"/>
          <w:rtl/>
        </w:rPr>
        <w:t xml:space="preserve"> </w:t>
      </w:r>
      <w:r w:rsidRPr="00754FAB">
        <w:rPr>
          <w:rStyle w:val="affff5"/>
          <w:rFonts w:hint="eastAsia"/>
          <w:rtl/>
        </w:rPr>
        <w:t>שמואל</w:t>
      </w:r>
      <w:r>
        <w:rPr>
          <w:rFonts w:hint="cs"/>
          <w:rtl/>
        </w:rPr>
        <w:t>: ש</w:t>
      </w:r>
      <w:r w:rsidR="00B433C9" w:rsidRPr="00C35A2C">
        <w:rPr>
          <w:rtl/>
        </w:rPr>
        <w:t>על דעת קדושין ראשונים בועל</w:t>
      </w:r>
      <w:r>
        <w:rPr>
          <w:rFonts w:hint="cs"/>
          <w:rtl/>
        </w:rPr>
        <w:t>,</w:t>
      </w:r>
    </w:p>
    <w:p w14:paraId="67085851" w14:textId="7F54B681" w:rsidR="00B433C9" w:rsidRDefault="000547B8" w:rsidP="00754FAB">
      <w:pPr>
        <w:pStyle w:val="affff7"/>
        <w:rPr>
          <w:rtl/>
        </w:rPr>
      </w:pPr>
      <w:r w:rsidRPr="00754FAB">
        <w:rPr>
          <w:rStyle w:val="affff5"/>
          <w:rFonts w:hint="eastAsia"/>
          <w:rtl/>
        </w:rPr>
        <w:t>ו</w:t>
      </w:r>
      <w:r w:rsidR="00AB43C5" w:rsidRPr="00754FAB">
        <w:rPr>
          <w:rStyle w:val="affff5"/>
          <w:rFonts w:hint="eastAsia"/>
          <w:rtl/>
        </w:rPr>
        <w:t>אף</w:t>
      </w:r>
      <w:r w:rsidR="00B433C9" w:rsidRPr="00754FAB">
        <w:rPr>
          <w:rStyle w:val="affff5"/>
          <w:rtl/>
        </w:rPr>
        <w:t xml:space="preserve"> </w:t>
      </w:r>
      <w:r w:rsidRPr="00754FAB">
        <w:rPr>
          <w:rStyle w:val="affff5"/>
          <w:rFonts w:hint="eastAsia"/>
          <w:rtl/>
        </w:rPr>
        <w:t>ש</w:t>
      </w:r>
      <w:r w:rsidR="00737C50" w:rsidRPr="00754FAB">
        <w:rPr>
          <w:rStyle w:val="affff5"/>
          <w:rFonts w:hint="eastAsia"/>
          <w:rtl/>
        </w:rPr>
        <w:t>נחלקו</w:t>
      </w:r>
      <w:r w:rsidRPr="00754FAB">
        <w:rPr>
          <w:rStyle w:val="affff5"/>
          <w:rtl/>
        </w:rPr>
        <w:t xml:space="preserve"> כבר</w:t>
      </w:r>
      <w:r>
        <w:rPr>
          <w:rFonts w:hint="cs"/>
          <w:rtl/>
        </w:rPr>
        <w:t>:</w:t>
      </w:r>
      <w:r w:rsidR="00B433C9" w:rsidRPr="00C35A2C">
        <w:rPr>
          <w:rFonts w:hint="cs"/>
          <w:rtl/>
        </w:rPr>
        <w:t xml:space="preserve"> </w:t>
      </w:r>
      <w:r w:rsidR="00B433C9" w:rsidRPr="00C35A2C">
        <w:rPr>
          <w:rtl/>
        </w:rPr>
        <w:t>קדשה על תנאי וכנסה סתם</w:t>
      </w:r>
      <w:r>
        <w:rPr>
          <w:rFonts w:hint="cs"/>
          <w:rtl/>
        </w:rPr>
        <w:t xml:space="preserve"> -</w:t>
      </w:r>
    </w:p>
    <w:p w14:paraId="644009B2" w14:textId="00E2A6CC" w:rsidR="00B433C9" w:rsidRPr="00C35A2C" w:rsidRDefault="00B433C9" w:rsidP="00754FAB">
      <w:pPr>
        <w:pStyle w:val="affff7"/>
        <w:rPr>
          <w:rFonts w:cs="Guttman Vilna"/>
          <w:b/>
          <w:bCs/>
          <w:rtl/>
        </w:rPr>
      </w:pPr>
      <w:r w:rsidRPr="009162CC">
        <w:rPr>
          <w:rStyle w:val="affff5"/>
          <w:rtl/>
        </w:rPr>
        <w:lastRenderedPageBreak/>
        <w:t>רב</w:t>
      </w:r>
      <w:r w:rsidRPr="009162CC">
        <w:rPr>
          <w:rStyle w:val="affff5"/>
          <w:rFonts w:hint="cs"/>
          <w:rtl/>
        </w:rPr>
        <w:t>:</w:t>
      </w:r>
      <w:r w:rsidRPr="009162CC">
        <w:rPr>
          <w:rStyle w:val="affff5"/>
          <w:rtl/>
        </w:rPr>
        <w:t xml:space="preserve"> </w:t>
      </w:r>
      <w:r w:rsidRPr="00A07384">
        <w:rPr>
          <w:rFonts w:cs="PFT_Frank"/>
          <w:b/>
          <w:bCs/>
          <w:sz w:val="32"/>
          <w:szCs w:val="10"/>
          <w:rtl/>
        </w:rPr>
        <w:t>צריכה גט</w:t>
      </w:r>
      <w:r w:rsidRPr="00C35A2C">
        <w:rPr>
          <w:sz w:val="32"/>
          <w:rtl/>
        </w:rPr>
        <w:t xml:space="preserve">, </w:t>
      </w:r>
      <w:r w:rsidR="000547B8">
        <w:rPr>
          <w:rFonts w:hint="cs"/>
          <w:sz w:val="32"/>
          <w:rtl/>
        </w:rPr>
        <w:t xml:space="preserve">בביאתו </w:t>
      </w:r>
      <w:r w:rsidR="00737C50">
        <w:rPr>
          <w:rFonts w:hint="cs"/>
          <w:sz w:val="32"/>
          <w:rtl/>
        </w:rPr>
        <w:t>מחל תנאי</w:t>
      </w:r>
      <w:r w:rsidRPr="00C35A2C">
        <w:rPr>
          <w:sz w:val="32"/>
          <w:rtl/>
        </w:rPr>
        <w:t>,</w:t>
      </w:r>
      <w:r w:rsidR="000547B8">
        <w:rPr>
          <w:rStyle w:val="affff5"/>
          <w:rFonts w:hint="cs"/>
          <w:rtl/>
        </w:rPr>
        <w:t xml:space="preserve"> </w:t>
      </w:r>
      <w:r w:rsidRPr="009162CC">
        <w:rPr>
          <w:rStyle w:val="affff5"/>
          <w:rtl/>
        </w:rPr>
        <w:t>שמואל</w:t>
      </w:r>
      <w:r w:rsidRPr="009162CC">
        <w:rPr>
          <w:rStyle w:val="affff5"/>
          <w:rFonts w:hint="cs"/>
          <w:rtl/>
        </w:rPr>
        <w:t>:</w:t>
      </w:r>
      <w:r w:rsidRPr="009162CC">
        <w:rPr>
          <w:rStyle w:val="affff5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א</w:t>
      </w:r>
      <w:r w:rsidRPr="00A07384">
        <w:rPr>
          <w:rFonts w:cs="PFT_Frank"/>
          <w:b/>
          <w:bCs/>
          <w:szCs w:val="10"/>
          <w:rtl/>
        </w:rPr>
        <w:t>"</w:t>
      </w:r>
      <w:r w:rsidRPr="00A07384">
        <w:rPr>
          <w:rFonts w:cs="PFT_Frank" w:hint="eastAsia"/>
          <w:b/>
          <w:bCs/>
          <w:szCs w:val="10"/>
          <w:rtl/>
        </w:rPr>
        <w:t>צ</w:t>
      </w:r>
      <w:r w:rsidRPr="00C35A2C">
        <w:rPr>
          <w:rtl/>
        </w:rPr>
        <w:t>,</w:t>
      </w:r>
      <w:r w:rsidRPr="00C35A2C">
        <w:rPr>
          <w:rFonts w:hint="cs"/>
          <w:rtl/>
        </w:rPr>
        <w:t xml:space="preserve"> </w:t>
      </w:r>
      <w:r w:rsidRPr="00C35A2C">
        <w:rPr>
          <w:rtl/>
        </w:rPr>
        <w:t>ע</w:t>
      </w:r>
      <w:r w:rsidR="000547B8">
        <w:rPr>
          <w:rFonts w:hint="cs"/>
          <w:rtl/>
        </w:rPr>
        <w:t>"</w:t>
      </w:r>
      <w:r w:rsidRPr="00C35A2C">
        <w:rPr>
          <w:rtl/>
        </w:rPr>
        <w:t>ד קדושין הראשונים  בעל</w:t>
      </w:r>
    </w:p>
    <w:p w14:paraId="0ABEE05E" w14:textId="46E2FCFA" w:rsidR="00B433C9" w:rsidRPr="003F3A85" w:rsidRDefault="00B433C9" w:rsidP="00754FAB">
      <w:pPr>
        <w:pStyle w:val="affff7"/>
        <w:rPr>
          <w:rFonts w:cs="PFT_Frank"/>
          <w:b/>
          <w:bCs/>
          <w:rtl/>
        </w:rPr>
      </w:pPr>
      <w:r w:rsidRPr="009162CC">
        <w:rPr>
          <w:rStyle w:val="affff5"/>
          <w:rFonts w:hint="cs"/>
          <w:rtl/>
        </w:rPr>
        <w:t>צריכא</w:t>
      </w:r>
      <w:r w:rsidR="000547B8">
        <w:rPr>
          <w:rStyle w:val="affff5"/>
          <w:rFonts w:hint="cs"/>
          <w:rtl/>
        </w:rPr>
        <w:t>:</w:t>
      </w:r>
      <w:r w:rsidR="00274003">
        <w:rPr>
          <w:rStyle w:val="affff5"/>
          <w:rFonts w:hint="cs"/>
          <w:rtl/>
        </w:rPr>
        <w:t xml:space="preserve"> </w:t>
      </w:r>
      <w:r w:rsidR="000547B8" w:rsidRPr="00754FAB">
        <w:rPr>
          <w:rFonts w:hint="eastAsia"/>
          <w:rtl/>
        </w:rPr>
        <w:t>רק</w:t>
      </w:r>
      <w:r w:rsidR="000547B8" w:rsidRPr="00754FAB">
        <w:rPr>
          <w:rtl/>
        </w:rPr>
        <w:t xml:space="preserve"> </w:t>
      </w:r>
      <w:r w:rsidR="000547B8" w:rsidRPr="00754FAB">
        <w:rPr>
          <w:rFonts w:hint="eastAsia"/>
          <w:rtl/>
        </w:rPr>
        <w:t>כאן</w:t>
      </w:r>
      <w:r w:rsidRPr="00754FAB">
        <w:rPr>
          <w:rtl/>
        </w:rPr>
        <w:t xml:space="preserve"> אמר רב </w:t>
      </w:r>
      <w:r w:rsidR="000547B8">
        <w:rPr>
          <w:rFonts w:hint="cs"/>
          <w:rtl/>
        </w:rPr>
        <w:t xml:space="preserve">- </w:t>
      </w:r>
      <w:r w:rsidR="00DC5DC3" w:rsidRPr="00754FAB">
        <w:rPr>
          <w:rFonts w:hint="eastAsia"/>
          <w:rtl/>
        </w:rPr>
        <w:t>ש</w:t>
      </w:r>
      <w:r w:rsidR="000547B8" w:rsidRPr="00754FAB">
        <w:rPr>
          <w:rFonts w:hint="eastAsia"/>
          <w:rtl/>
        </w:rPr>
        <w:t>אין</w:t>
      </w:r>
      <w:r w:rsidR="00737C50">
        <w:rPr>
          <w:rFonts w:hint="cs"/>
          <w:sz w:val="32"/>
          <w:rtl/>
        </w:rPr>
        <w:t xml:space="preserve"> תנאי,</w:t>
      </w:r>
      <w:r w:rsidRPr="00C35A2C">
        <w:rPr>
          <w:rFonts w:hint="cs"/>
          <w:sz w:val="32"/>
          <w:rtl/>
        </w:rPr>
        <w:t xml:space="preserve"> </w:t>
      </w:r>
      <w:r w:rsidRPr="00C35A2C">
        <w:rPr>
          <w:rFonts w:hint="cs"/>
          <w:rtl/>
        </w:rPr>
        <w:t xml:space="preserve"> </w:t>
      </w:r>
      <w:r w:rsidR="00A1376A">
        <w:rPr>
          <w:rFonts w:hint="cs"/>
          <w:rtl/>
        </w:rPr>
        <w:t>ו</w:t>
      </w:r>
      <w:r w:rsidR="000547B8">
        <w:rPr>
          <w:rFonts w:hint="cs"/>
          <w:rtl/>
        </w:rPr>
        <w:t>רק</w:t>
      </w:r>
      <w:r w:rsidR="00A1376A">
        <w:rPr>
          <w:rFonts w:hint="cs"/>
          <w:rtl/>
        </w:rPr>
        <w:t xml:space="preserve"> </w:t>
      </w:r>
      <w:r w:rsidR="00A1376A" w:rsidRPr="00754FAB">
        <w:rPr>
          <w:rFonts w:hint="eastAsia"/>
          <w:rtl/>
        </w:rPr>
        <w:t>ש</w:t>
      </w:r>
      <w:r w:rsidR="000547B8" w:rsidRPr="00754FAB">
        <w:rPr>
          <w:rFonts w:hint="eastAsia"/>
          <w:rtl/>
        </w:rPr>
        <w:t>ם</w:t>
      </w:r>
      <w:r w:rsidRPr="00754FAB">
        <w:rPr>
          <w:rtl/>
        </w:rPr>
        <w:t xml:space="preserve"> </w:t>
      </w:r>
      <w:r w:rsidR="000547B8">
        <w:rPr>
          <w:rFonts w:hint="cs"/>
          <w:rtl/>
        </w:rPr>
        <w:t xml:space="preserve">אמר </w:t>
      </w:r>
      <w:r w:rsidRPr="00754FAB">
        <w:rPr>
          <w:rFonts w:hint="eastAsia"/>
          <w:rtl/>
        </w:rPr>
        <w:t>שמואל</w:t>
      </w:r>
      <w:r w:rsidR="000547B8" w:rsidRPr="0044346E">
        <w:rPr>
          <w:rFonts w:hint="cs"/>
          <w:rtl/>
        </w:rPr>
        <w:t xml:space="preserve"> </w:t>
      </w:r>
      <w:r w:rsidR="000547B8">
        <w:rPr>
          <w:rFonts w:hint="cs"/>
          <w:rtl/>
        </w:rPr>
        <w:t>-</w:t>
      </w:r>
      <w:r w:rsidRPr="00754FAB">
        <w:rPr>
          <w:rtl/>
        </w:rPr>
        <w:t xml:space="preserve"> </w:t>
      </w:r>
      <w:r w:rsidR="000547B8" w:rsidRPr="00754FAB">
        <w:rPr>
          <w:rFonts w:hint="eastAsia"/>
          <w:rtl/>
        </w:rPr>
        <w:t>שיש</w:t>
      </w:r>
      <w:r w:rsidR="000547B8" w:rsidRPr="00754FAB">
        <w:rPr>
          <w:rtl/>
        </w:rPr>
        <w:t xml:space="preserve"> </w:t>
      </w:r>
      <w:r w:rsidR="000547B8" w:rsidRPr="00754FAB">
        <w:rPr>
          <w:rFonts w:hint="eastAsia"/>
          <w:rtl/>
        </w:rPr>
        <w:t>תנאי</w:t>
      </w:r>
      <w:r w:rsidR="000547B8" w:rsidRPr="00754FAB">
        <w:rPr>
          <w:rtl/>
        </w:rPr>
        <w:t>.</w:t>
      </w:r>
    </w:p>
    <w:p w14:paraId="1E1E95FC" w14:textId="33238F35" w:rsidR="0044346E" w:rsidRDefault="000547B8" w:rsidP="0044346E">
      <w:pPr>
        <w:rPr>
          <w:rFonts w:ascii="Fb Fontext" w:hAnsi="Fb Fontext"/>
          <w:sz w:val="32"/>
          <w:rtl/>
        </w:rPr>
      </w:pPr>
      <w:r w:rsidRPr="00754FAB">
        <w:rPr>
          <w:rStyle w:val="affff5"/>
          <w:rFonts w:hint="eastAsia"/>
          <w:rtl/>
        </w:rPr>
        <w:t>ב</w:t>
      </w:r>
      <w:r w:rsidRPr="00754FAB">
        <w:rPr>
          <w:rStyle w:val="affff5"/>
          <w:rtl/>
        </w:rPr>
        <w:t xml:space="preserve">. </w:t>
      </w:r>
      <w:r w:rsidR="00B433C9" w:rsidRPr="00754FAB">
        <w:rPr>
          <w:rStyle w:val="affff5"/>
          <w:rFonts w:hint="eastAsia"/>
          <w:rtl/>
        </w:rPr>
        <w:t>ו</w:t>
      </w:r>
      <w:r w:rsidRPr="00754FAB">
        <w:rPr>
          <w:rStyle w:val="affff5"/>
          <w:rFonts w:hint="eastAsia"/>
          <w:rtl/>
        </w:rPr>
        <w:t>יקשה</w:t>
      </w:r>
      <w:r w:rsidRPr="00754FAB">
        <w:rPr>
          <w:rStyle w:val="affff5"/>
          <w:rtl/>
        </w:rPr>
        <w:t xml:space="preserve"> </w:t>
      </w:r>
      <w:r w:rsidR="0044346E">
        <w:rPr>
          <w:rStyle w:val="affff5"/>
          <w:rFonts w:hint="cs"/>
          <w:rtl/>
        </w:rPr>
        <w:t>ל</w:t>
      </w:r>
      <w:r w:rsidRPr="00754FAB">
        <w:rPr>
          <w:rStyle w:val="affff5"/>
          <w:rFonts w:hint="eastAsia"/>
          <w:rtl/>
        </w:rPr>
        <w:t>רב</w:t>
      </w:r>
      <w:r w:rsidRPr="00754FAB">
        <w:rPr>
          <w:rStyle w:val="affff5"/>
          <w:rtl/>
        </w:rPr>
        <w:t>: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433C9">
        <w:rPr>
          <w:rFonts w:ascii="Fb Fontext" w:hAnsi="Fb Fontext" w:hint="cs"/>
          <w:sz w:val="32"/>
          <w:rtl/>
        </w:rPr>
        <w:t>מעשה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44346E">
        <w:rPr>
          <w:rFonts w:ascii="Fb Fontext" w:hAnsi="Fb Fontext" w:hint="cs"/>
          <w:sz w:val="32"/>
          <w:rtl/>
        </w:rPr>
        <w:t>שהת</w:t>
      </w:r>
      <w:r w:rsidR="00A1376A">
        <w:rPr>
          <w:rFonts w:ascii="Fb Fontext" w:hAnsi="Fb Fontext" w:hint="cs"/>
          <w:sz w:val="32"/>
          <w:rtl/>
        </w:rPr>
        <w:t xml:space="preserve">קדשה </w:t>
      </w:r>
      <w:r w:rsidR="0044346E">
        <w:rPr>
          <w:rFonts w:ascii="Fb Fontext" w:hAnsi="Fb Fontext" w:hint="cs"/>
          <w:sz w:val="32"/>
          <w:rtl/>
        </w:rPr>
        <w:t>כש</w:t>
      </w:r>
      <w:r w:rsidR="00A1376A">
        <w:rPr>
          <w:rFonts w:ascii="Fb Fontext" w:hAnsi="Fb Fontext" w:hint="cs"/>
          <w:sz w:val="32"/>
          <w:rtl/>
        </w:rPr>
        <w:t xml:space="preserve">קטנה, </w:t>
      </w:r>
      <w:r w:rsidR="00B433C9" w:rsidRPr="00C35A2C">
        <w:rPr>
          <w:rFonts w:ascii="Fb Fontext" w:hAnsi="Fb Fontext" w:hint="cs"/>
          <w:sz w:val="32"/>
          <w:rtl/>
        </w:rPr>
        <w:t>וגדלה והושיבה על אפריון</w:t>
      </w:r>
      <w:r w:rsidR="0044346E">
        <w:rPr>
          <w:rFonts w:ascii="Fb Fontext" w:hAnsi="Fb Fontext" w:hint="cs"/>
          <w:sz w:val="32"/>
          <w:rtl/>
        </w:rPr>
        <w:t xml:space="preserve"> </w:t>
      </w:r>
      <w:r w:rsidR="0044346E" w:rsidRPr="00754FAB">
        <w:rPr>
          <w:rStyle w:val="affff8"/>
          <w:rFonts w:hint="eastAsia"/>
          <w:rtl/>
        </w:rPr>
        <w:t>לחופה</w:t>
      </w:r>
      <w:r w:rsidR="00A1376A" w:rsidRPr="00754FAB">
        <w:rPr>
          <w:rStyle w:val="affff8"/>
          <w:rtl/>
        </w:rPr>
        <w:t>,</w:t>
      </w:r>
      <w:r w:rsidR="00B433C9" w:rsidRPr="00C35A2C">
        <w:rPr>
          <w:rFonts w:ascii="Fb Fontext" w:hAnsi="Fb Fontext" w:hint="cs"/>
          <w:sz w:val="32"/>
          <w:rtl/>
        </w:rPr>
        <w:t xml:space="preserve"> ואחר חטף </w:t>
      </w:r>
      <w:r w:rsidR="0044346E" w:rsidRPr="00754FAB">
        <w:rPr>
          <w:rStyle w:val="affff8"/>
          <w:rFonts w:hint="eastAsia"/>
          <w:rtl/>
        </w:rPr>
        <w:t>וקידש</w:t>
      </w:r>
      <w:r w:rsidR="0044346E">
        <w:rPr>
          <w:rFonts w:ascii="Fb Fontext" w:hAnsi="Fb Fontext" w:hint="cs"/>
          <w:sz w:val="32"/>
          <w:rtl/>
        </w:rPr>
        <w:t>,</w:t>
      </w:r>
      <w:r w:rsidR="00B433C9" w:rsidRPr="007A3959">
        <w:rPr>
          <w:rStyle w:val="affff5"/>
          <w:rFonts w:hint="cs"/>
          <w:rtl/>
        </w:rPr>
        <w:t xml:space="preserve"> </w:t>
      </w:r>
      <w:r w:rsidR="0044346E">
        <w:rPr>
          <w:rStyle w:val="affff5"/>
          <w:rFonts w:hint="cs"/>
          <w:rtl/>
        </w:rPr>
        <w:t>ו</w:t>
      </w:r>
      <w:r w:rsidR="00B433C9" w:rsidRPr="007A3959">
        <w:rPr>
          <w:rStyle w:val="affff5"/>
          <w:rFonts w:hint="cs"/>
          <w:rtl/>
        </w:rPr>
        <w:t>תלמידי רב</w:t>
      </w:r>
      <w:r w:rsidR="00B433C9" w:rsidRPr="00C35A2C">
        <w:rPr>
          <w:rFonts w:ascii="Fb Fontext" w:hAnsi="Fb Fontext" w:hint="cs"/>
          <w:sz w:val="32"/>
          <w:rtl/>
        </w:rPr>
        <w:t xml:space="preserve"> לא </w:t>
      </w:r>
      <w:r w:rsidR="00B433C9" w:rsidRPr="00C35A2C">
        <w:rPr>
          <w:rFonts w:ascii="Fb Fontext" w:hAnsi="Fb Fontext"/>
          <w:sz w:val="32"/>
          <w:rtl/>
        </w:rPr>
        <w:t xml:space="preserve">הצריכו </w:t>
      </w:r>
      <w:r w:rsidR="0097152B">
        <w:rPr>
          <w:rFonts w:ascii="Fb Fontext" w:hAnsi="Fb Fontext"/>
          <w:sz w:val="32"/>
          <w:rtl/>
        </w:rPr>
        <w:t>גט</w:t>
      </w:r>
      <w:r w:rsidR="0044346E">
        <w:rPr>
          <w:rFonts w:ascii="Fb Fontext" w:hAnsi="Fb Fontext" w:hint="cs"/>
          <w:sz w:val="32"/>
          <w:rtl/>
        </w:rPr>
        <w:t xml:space="preserve"> משני,</w:t>
      </w:r>
      <w:r w:rsidR="00B433C9" w:rsidRPr="00C35A2C">
        <w:rPr>
          <w:rFonts w:ascii="Fb Fontext" w:hAnsi="Fb Fontext"/>
          <w:sz w:val="32"/>
          <w:rtl/>
        </w:rPr>
        <w:t xml:space="preserve"> </w:t>
      </w:r>
    </w:p>
    <w:p w14:paraId="672D853A" w14:textId="4190B79E" w:rsidR="00B433C9" w:rsidRPr="00D238B7" w:rsidRDefault="00B433C9" w:rsidP="0044346E">
      <w:pPr>
        <w:rPr>
          <w:rStyle w:val="affff5"/>
          <w:rtl/>
        </w:rPr>
      </w:pPr>
      <w:r w:rsidRPr="007A3959">
        <w:rPr>
          <w:rStyle w:val="affff5"/>
          <w:rFonts w:hint="cs"/>
          <w:rtl/>
        </w:rPr>
        <w:t>ר</w:t>
      </w:r>
      <w:r w:rsidRPr="007A3959">
        <w:rPr>
          <w:rStyle w:val="affff5"/>
          <w:rtl/>
        </w:rPr>
        <w:t>"</w:t>
      </w:r>
      <w:r w:rsidRPr="007A3959">
        <w:rPr>
          <w:rStyle w:val="affff5"/>
          <w:rFonts w:hint="cs"/>
          <w:rtl/>
        </w:rPr>
        <w:t>פ</w:t>
      </w:r>
      <w:r w:rsidRPr="007A3959">
        <w:rPr>
          <w:rStyle w:val="affff5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ש</w:t>
      </w:r>
      <w:r w:rsidR="0044346E">
        <w:rPr>
          <w:rFonts w:ascii="Fb Fontext" w:hAnsi="Fb Fontext" w:hint="cs"/>
          <w:sz w:val="32"/>
          <w:rtl/>
        </w:rPr>
        <w:t>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 xml:space="preserve">קודם היו </w:t>
      </w:r>
      <w:r w:rsidR="0044346E">
        <w:rPr>
          <w:rFonts w:ascii="Fb Fontext" w:hAnsi="Fb Fontext" w:hint="cs"/>
          <w:sz w:val="32"/>
          <w:rtl/>
        </w:rPr>
        <w:t>בועלים</w:t>
      </w:r>
      <w:r w:rsidRPr="00C35A2C">
        <w:rPr>
          <w:rFonts w:ascii="Fb Fontext" w:hAnsi="Fb Fontext" w:hint="cs"/>
          <w:sz w:val="32"/>
          <w:rtl/>
        </w:rPr>
        <w:t xml:space="preserve"> ואח</w:t>
      </w:r>
      <w:r w:rsidRPr="00C35A2C"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כ מושיבים על אפיריון</w:t>
      </w:r>
      <w:r w:rsidR="0044346E">
        <w:rPr>
          <w:rFonts w:ascii="Fb Fontext" w:hAnsi="Fb Fontext" w:hint="cs"/>
          <w:sz w:val="32"/>
          <w:rtl/>
        </w:rPr>
        <w:t>,</w:t>
      </w:r>
    </w:p>
    <w:p w14:paraId="585D00C6" w14:textId="319FB76F" w:rsidR="00B433C9" w:rsidRPr="00754FAB" w:rsidRDefault="00B433C9" w:rsidP="0044346E">
      <w:pPr>
        <w:rPr>
          <w:rFonts w:ascii="Fb Fontext" w:hAnsi="Fb Fontext"/>
          <w:sz w:val="32"/>
          <w:rtl/>
        </w:rPr>
      </w:pPr>
      <w:r w:rsidRPr="007A3959">
        <w:rPr>
          <w:rStyle w:val="affff5"/>
          <w:rFonts w:hint="cs"/>
          <w:rtl/>
        </w:rPr>
        <w:t>ר</w:t>
      </w:r>
      <w:r w:rsidR="0044346E">
        <w:rPr>
          <w:rStyle w:val="affff5"/>
          <w:rFonts w:hint="cs"/>
          <w:rtl/>
        </w:rPr>
        <w:t>'</w:t>
      </w:r>
      <w:r w:rsidRPr="007A3959">
        <w:rPr>
          <w:rStyle w:val="affff5"/>
          <w:rFonts w:hint="cs"/>
          <w:rtl/>
        </w:rPr>
        <w:t xml:space="preserve"> אשי</w:t>
      </w:r>
      <w:r w:rsidRPr="007A3959">
        <w:rPr>
          <w:rStyle w:val="affff5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עשה שלא כהוגן</w:t>
      </w:r>
      <w:r w:rsidR="0044346E">
        <w:rPr>
          <w:rFonts w:ascii="Fb Fontext" w:hAnsi="Fb Fontext" w:hint="cs"/>
          <w:sz w:val="32"/>
          <w:rtl/>
        </w:rPr>
        <w:t xml:space="preserve"> -</w:t>
      </w:r>
      <w:r w:rsidRPr="00C35A2C">
        <w:rPr>
          <w:rFonts w:ascii="Fb Fontext" w:hAnsi="Fb Fontext"/>
          <w:sz w:val="32"/>
          <w:rtl/>
        </w:rPr>
        <w:t xml:space="preserve"> עשו בו לא כהוגן,</w:t>
      </w:r>
      <w:r w:rsidR="0044346E">
        <w:rPr>
          <w:rFonts w:ascii="Fb Fontext" w:hAnsi="Fb Fontext" w:hint="cs"/>
          <w:sz w:val="32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>ו</w:t>
      </w:r>
      <w:r w:rsidR="0044346E">
        <w:rPr>
          <w:rFonts w:ascii="Fb Fontext" w:hAnsi="Fb Fontext" w:hint="cs"/>
          <w:sz w:val="32"/>
          <w:rtl/>
        </w:rPr>
        <w:t>הפ</w:t>
      </w:r>
      <w:r w:rsidRPr="00C35A2C">
        <w:rPr>
          <w:rFonts w:ascii="Fb Fontext" w:hAnsi="Fb Fontext"/>
          <w:sz w:val="32"/>
          <w:rtl/>
        </w:rPr>
        <w:t>ק</w:t>
      </w:r>
      <w:r w:rsidR="0044346E">
        <w:rPr>
          <w:rFonts w:ascii="Fb Fontext" w:hAnsi="Fb Fontext" w:hint="cs"/>
          <w:sz w:val="32"/>
          <w:rtl/>
        </w:rPr>
        <w:t>י</w:t>
      </w:r>
      <w:r w:rsidRPr="00C35A2C">
        <w:rPr>
          <w:rFonts w:ascii="Fb Fontext" w:hAnsi="Fb Fontext"/>
          <w:sz w:val="32"/>
          <w:rtl/>
        </w:rPr>
        <w:t>עו קידושי</w:t>
      </w:r>
      <w:r w:rsidR="0044346E">
        <w:rPr>
          <w:rFonts w:ascii="Fb Fontext" w:hAnsi="Fb Fontext" w:hint="cs"/>
          <w:sz w:val="32"/>
          <w:rtl/>
        </w:rPr>
        <w:t>ו</w:t>
      </w:r>
      <w:r w:rsidR="0044346E" w:rsidRPr="00754FAB">
        <w:rPr>
          <w:rtl/>
        </w:rPr>
        <w:t>,</w:t>
      </w:r>
    </w:p>
    <w:p w14:paraId="02F38BB1" w14:textId="788DFC06" w:rsidR="00B433C9" w:rsidRPr="003F3A85" w:rsidRDefault="0044346E" w:rsidP="00754FAB">
      <w:pPr>
        <w:ind w:left="339"/>
        <w:rPr>
          <w:rFonts w:ascii="Fb Fontext" w:hAnsi="Fb Fontext" w:cs="PFT_Frank"/>
          <w:b/>
          <w:bCs/>
          <w:szCs w:val="14"/>
          <w:rtl/>
        </w:rPr>
      </w:pPr>
      <w:r w:rsidRPr="00D1637C"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בכספא</w:t>
      </w:r>
      <w:r>
        <w:rPr>
          <w:rFonts w:ascii="Fb Fontext" w:hAnsi="Fb Fontext" w:hint="cs"/>
          <w:rtl/>
        </w:rPr>
        <w:t xml:space="preserve"> ניחא, </w:t>
      </w:r>
      <w:r w:rsidR="00B433C9" w:rsidRPr="00C35A2C">
        <w:rPr>
          <w:rFonts w:ascii="Fb Fontext" w:hAnsi="Fb Fontext" w:hint="cs"/>
          <w:rtl/>
        </w:rPr>
        <w:t>ו</w:t>
      </w:r>
      <w:r w:rsidR="00AB43C5">
        <w:rPr>
          <w:rFonts w:ascii="Fb Fontext" w:hAnsi="Fb Fontext" w:hint="cs"/>
          <w:rtl/>
        </w:rPr>
        <w:t>אף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בביאה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- עשאוה</w:t>
      </w:r>
      <w:r w:rsidR="00B433C9" w:rsidRPr="00C35A2C">
        <w:rPr>
          <w:rFonts w:ascii="Fb Fontext" w:hAnsi="Fb Fontext"/>
          <w:rtl/>
        </w:rPr>
        <w:t xml:space="preserve"> בעילת זנות.</w:t>
      </w:r>
    </w:p>
    <w:p w14:paraId="2D5CA3F5" w14:textId="307869FB" w:rsidR="0044346E" w:rsidRPr="002C3616" w:rsidRDefault="0044346E" w:rsidP="00615A60">
      <w:pPr>
        <w:pStyle w:val="affff2"/>
        <w:rPr>
          <w:rtl/>
        </w:rPr>
      </w:pPr>
      <w:bookmarkStart w:id="1253" w:name="_Toc119173194"/>
      <w:bookmarkStart w:id="1254" w:name="_Toc119230288"/>
      <w:r w:rsidRPr="002C3616">
        <w:rPr>
          <w:rFonts w:hint="cs"/>
          <w:rtl/>
        </w:rPr>
        <w:t>פסק ההלכה במשנתינו</w:t>
      </w:r>
      <w:bookmarkEnd w:id="1253"/>
      <w:bookmarkEnd w:id="1254"/>
    </w:p>
    <w:p w14:paraId="61255F81" w14:textId="77777777" w:rsidR="00AA63C2" w:rsidRDefault="0044346E" w:rsidP="00AA63C2">
      <w:pPr>
        <w:rPr>
          <w:rStyle w:val="affff8"/>
          <w:rtl/>
        </w:rPr>
      </w:pPr>
      <w:r>
        <w:rPr>
          <w:rStyle w:val="affff5"/>
          <w:rFonts w:hint="cs"/>
          <w:rtl/>
        </w:rPr>
        <w:t>מ</w:t>
      </w:r>
      <w:r w:rsidR="00B433C9" w:rsidRPr="007A3959">
        <w:rPr>
          <w:rStyle w:val="affff5"/>
          <w:rFonts w:hint="cs"/>
          <w:rtl/>
        </w:rPr>
        <w:t>ש</w:t>
      </w:r>
      <w:r>
        <w:rPr>
          <w:rStyle w:val="affff5"/>
          <w:rFonts w:hint="cs"/>
          <w:rtl/>
        </w:rPr>
        <w:t>מואל</w:t>
      </w:r>
      <w:r w:rsidR="003B7E83">
        <w:rPr>
          <w:rStyle w:val="affff5"/>
          <w:rFonts w:hint="cs"/>
          <w:rtl/>
        </w:rPr>
        <w:t xml:space="preserve"> ור</w:t>
      </w:r>
      <w:r>
        <w:rPr>
          <w:rStyle w:val="affff5"/>
          <w:rFonts w:hint="cs"/>
          <w:rtl/>
        </w:rPr>
        <w:t>"</w:t>
      </w:r>
      <w:r w:rsidR="003B7E83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>:</w:t>
      </w:r>
      <w:r w:rsidR="00B433C9" w:rsidRPr="007A3959">
        <w:rPr>
          <w:rStyle w:val="affff5"/>
          <w:rFonts w:hint="cs"/>
          <w:rtl/>
        </w:rPr>
        <w:t xml:space="preserve"> </w:t>
      </w:r>
      <w:r w:rsidR="00B433C9" w:rsidRPr="00754FAB">
        <w:rPr>
          <w:rFonts w:hint="eastAsia"/>
          <w:b/>
          <w:rtl/>
        </w:rPr>
        <w:t>הלכה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7A3959">
        <w:rPr>
          <w:rStyle w:val="affff5"/>
          <w:rFonts w:hint="cs"/>
          <w:rtl/>
        </w:rPr>
        <w:t>כר</w:t>
      </w:r>
      <w:r>
        <w:rPr>
          <w:rStyle w:val="affff5"/>
          <w:rFonts w:hint="cs"/>
          <w:rtl/>
        </w:rPr>
        <w:t>'</w:t>
      </w:r>
      <w:r w:rsidR="00B433C9" w:rsidRPr="007A3959">
        <w:rPr>
          <w:rStyle w:val="affff5"/>
          <w:rFonts w:hint="cs"/>
          <w:rtl/>
        </w:rPr>
        <w:t xml:space="preserve"> אליעזר</w:t>
      </w:r>
      <w:r>
        <w:rPr>
          <w:rFonts w:hint="cs"/>
          <w:rtl/>
        </w:rPr>
        <w:t xml:space="preserve"> </w:t>
      </w:r>
      <w:r w:rsidRPr="00754FAB">
        <w:rPr>
          <w:rStyle w:val="affff8"/>
          <w:rtl/>
        </w:rPr>
        <w:t xml:space="preserve">[מלמדין </w:t>
      </w:r>
      <w:r w:rsidRPr="00754FAB">
        <w:rPr>
          <w:rStyle w:val="affff8"/>
          <w:rFonts w:hint="eastAsia"/>
          <w:rtl/>
        </w:rPr>
        <w:t>שתמאן</w:t>
      </w:r>
      <w:r w:rsidRPr="00754FAB">
        <w:rPr>
          <w:rStyle w:val="affff8"/>
          <w:rtl/>
        </w:rPr>
        <w:t>].</w:t>
      </w:r>
    </w:p>
    <w:p w14:paraId="1F80B2EB" w14:textId="24EE32F3" w:rsidR="00B433C9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>
      <w:pPr>
        <w:pStyle w:val="MishnaBatzad"/>
        <w:rPr>
          <w:ins w:id="20593" w:author="קלוד" w:date="2026-10-06T10:10:48Z"/>
        </w:rPr>
      </w:pPr>
      <w:ins w:id="20592" w:author="קלוד" w:date="2026-10-06T10:10:48Z">
        <w:r>
          <w:t xml:space="preserve">משנה ח</w:t>
        </w:r>
      </w:ins>
    </w:p>
    <w:p w14:paraId="262BB5FB" w14:textId="1046D4A5" w:rsidR="00B433C9" w:rsidRDefault="00B433C9" w:rsidP="002C3616">
      <w:pPr>
        <w:pStyle w:val="affc"/>
        <w:rPr>
          <w:b/>
          <w:spacing w:val="2"/>
          <w:rtl/>
        </w:rPr>
      </w:pPr>
      <w:bookmarkStart w:id="1255" w:name="_Toc119173195"/>
      <w:bookmarkStart w:id="1256" w:name="_Toc119230289"/>
      <w:r w:rsidRPr="00C067C8">
        <w:rPr>
          <w:rStyle w:val="affffc"/>
          <w:rtl/>
        </w:rPr>
        <w:t xml:space="preserve">נשוי </w:t>
      </w:r>
      <w:r w:rsidR="002C3616" w:rsidRPr="00C067C8">
        <w:rPr>
          <w:rStyle w:val="affffc"/>
          <w:rFonts w:hint="cs"/>
          <w:rtl/>
        </w:rPr>
        <w:t>ב'</w:t>
      </w:r>
      <w:r w:rsidRPr="00C067C8">
        <w:rPr>
          <w:rStyle w:val="affffc"/>
          <w:rtl/>
        </w:rPr>
        <w:t xml:space="preserve"> יתומות קטנות</w:t>
      </w:r>
      <w:r w:rsidR="002C3616" w:rsidRPr="00C067C8">
        <w:rPr>
          <w:rStyle w:val="affffc"/>
          <w:rFonts w:hint="cs"/>
          <w:rtl/>
        </w:rPr>
        <w:t>,</w:t>
      </w:r>
      <w:r w:rsidRPr="00C067C8">
        <w:rPr>
          <w:rStyle w:val="affffc"/>
          <w:rtl/>
        </w:rPr>
        <w:t xml:space="preserve"> ומת</w:t>
      </w:r>
      <w:r w:rsidR="00C067C8">
        <w:rPr>
          <w:rStyle w:val="affffc"/>
          <w:rFonts w:hint="cs"/>
          <w:rtl/>
        </w:rPr>
        <w:t>-</w:t>
      </w:r>
      <w:bookmarkEnd w:id="1255"/>
      <w:bookmarkEnd w:id="1256"/>
      <w:r w:rsidRPr="00B81C5A">
        <w:rPr>
          <w:b/>
          <w:spacing w:val="2"/>
          <w:rtl/>
        </w:rPr>
        <w:t xml:space="preserve"> ביאה וחליצה של א</w:t>
      </w:r>
      <w:r w:rsidR="002C3616">
        <w:rPr>
          <w:rFonts w:hint="cs"/>
          <w:b/>
          <w:spacing w:val="2"/>
          <w:rtl/>
        </w:rPr>
        <w:t>חת</w:t>
      </w:r>
      <w:r w:rsidRPr="00B81C5A">
        <w:rPr>
          <w:b/>
          <w:spacing w:val="2"/>
          <w:rtl/>
        </w:rPr>
        <w:t xml:space="preserve"> פוטרת צרה</w:t>
      </w:r>
      <w:r w:rsidR="002C3616">
        <w:rPr>
          <w:rFonts w:hint="cs"/>
          <w:b/>
          <w:spacing w:val="2"/>
          <w:rtl/>
        </w:rPr>
        <w:t>,</w:t>
      </w:r>
    </w:p>
    <w:p w14:paraId="75F11A6C" w14:textId="7671B169" w:rsidR="00B433C9" w:rsidRPr="00C35A2C" w:rsidRDefault="00B433C9" w:rsidP="00754FAB">
      <w:pPr>
        <w:pStyle w:val="affc"/>
        <w:jc w:val="center"/>
        <w:rPr>
          <w:b/>
          <w:rtl/>
        </w:rPr>
      </w:pPr>
      <w:r w:rsidRPr="00C35A2C">
        <w:rPr>
          <w:b/>
          <w:rtl/>
        </w:rPr>
        <w:t xml:space="preserve">וכן </w:t>
      </w:r>
      <w:r w:rsidR="002C3616">
        <w:rPr>
          <w:rFonts w:hint="cs"/>
          <w:b/>
          <w:rtl/>
        </w:rPr>
        <w:t>ב'</w:t>
      </w:r>
      <w:r w:rsidRPr="00C35A2C">
        <w:rPr>
          <w:b/>
          <w:rtl/>
        </w:rPr>
        <w:t xml:space="preserve"> חרשות.</w:t>
      </w:r>
    </w:p>
    <w:p w14:paraId="3D8FA2F0" w14:textId="331C12D8" w:rsidR="00B433C9" w:rsidRPr="00C35A2C" w:rsidRDefault="00B433C9" w:rsidP="005334BE">
      <w:pPr>
        <w:pStyle w:val="affc"/>
        <w:rPr>
          <w:b/>
          <w:rtl/>
        </w:rPr>
      </w:pPr>
      <w:bookmarkStart w:id="1257" w:name="_Toc119173196"/>
      <w:bookmarkStart w:id="1258" w:name="_Toc119230290"/>
      <w:r w:rsidRPr="005334BE">
        <w:rPr>
          <w:rStyle w:val="affffc"/>
          <w:rtl/>
        </w:rPr>
        <w:t>קטנה וחרשת -</w:t>
      </w:r>
      <w:bookmarkEnd w:id="1257"/>
      <w:bookmarkEnd w:id="1258"/>
      <w:r w:rsidRPr="00C35A2C">
        <w:rPr>
          <w:b/>
          <w:rtl/>
        </w:rPr>
        <w:t xml:space="preserve"> אין ביאת אחת פוטרת צרה.</w:t>
      </w:r>
    </w:p>
    <w:p w14:paraId="4A6A94D9" w14:textId="6CA64A05" w:rsidR="00B433C9" w:rsidRPr="00B81C5A" w:rsidRDefault="00B433C9" w:rsidP="005334BE">
      <w:pPr>
        <w:pStyle w:val="affffb"/>
        <w:jc w:val="left"/>
        <w:rPr>
          <w:rtl/>
        </w:rPr>
      </w:pPr>
      <w:ins w:id="9996" w:author="מספור קטעי משנה" w:date="2026-10-06T06:45:58Z">
        <w:r>
          <w:rPr>
            <w:rStyle w:val="MisparKeta"/>
          </w:rPr>
          <w:t xml:space="preserve">א. </w:t>
        </w:r>
      </w:ins>
      <w:bookmarkStart w:id="1259" w:name="_Toc119173197"/>
      <w:bookmarkStart w:id="1260" w:name="_Toc119230291"/>
      <w:r w:rsidRPr="00B81C5A">
        <w:rPr>
          <w:rtl/>
        </w:rPr>
        <w:t xml:space="preserve">פקחת וחרשת </w:t>
      </w:r>
      <w:r w:rsidRPr="005334BE">
        <w:rPr>
          <w:b/>
          <w:spacing w:val="8"/>
          <w:rtl/>
        </w:rPr>
        <w:t>- ביאת פקחת פוטרת חרשת, ו</w:t>
      </w:r>
      <w:r w:rsidR="002C3616" w:rsidRPr="005334BE">
        <w:rPr>
          <w:rFonts w:hint="cs"/>
          <w:b/>
          <w:spacing w:val="8"/>
          <w:rtl/>
        </w:rPr>
        <w:t>ל</w:t>
      </w:r>
      <w:r w:rsidRPr="005334BE">
        <w:rPr>
          <w:b/>
          <w:spacing w:val="8"/>
          <w:rtl/>
        </w:rPr>
        <w:t xml:space="preserve">א </w:t>
      </w:r>
      <w:r w:rsidR="002C3616" w:rsidRPr="005334BE">
        <w:rPr>
          <w:rFonts w:hint="cs"/>
          <w:b/>
          <w:spacing w:val="8"/>
          <w:rtl/>
        </w:rPr>
        <w:t>להיפך.</w:t>
      </w:r>
      <w:bookmarkEnd w:id="1259"/>
      <w:bookmarkEnd w:id="1260"/>
    </w:p>
    <w:p>
      <w:pPr>
        <w:pStyle w:val="MishnaBatzad"/>
        <w:rPr>
          <w:ins w:id="20595" w:author="קלוד" w:date="2026-10-06T10:10:48Z"/>
        </w:rPr>
      </w:pPr>
      <w:ins w:id="20594" w:author="קלוד" w:date="2026-10-06T10:10:48Z">
        <w:r>
          <w:t xml:space="preserve">משנה ח</w:t>
        </w:r>
      </w:ins>
    </w:p>
    <w:p w14:paraId="75DD237E" w14:textId="750B8452" w:rsidR="00B433C9" w:rsidRPr="00EA6942" w:rsidRDefault="00B433C9" w:rsidP="007C50EB">
      <w:pPr>
        <w:pStyle w:val="affc"/>
        <w:rPr>
          <w:b/>
          <w:rtl/>
        </w:rPr>
      </w:pPr>
      <w:bookmarkStart w:id="1261" w:name="_Toc119173198"/>
      <w:bookmarkStart w:id="1262" w:name="_Toc119230292"/>
      <w:r w:rsidRPr="005334BE">
        <w:rPr>
          <w:rStyle w:val="affffc"/>
          <w:rtl/>
        </w:rPr>
        <w:t>גדולה וקטנה</w:t>
      </w:r>
      <w:bookmarkEnd w:id="1261"/>
      <w:bookmarkEnd w:id="1262"/>
      <w:r w:rsidR="002C3616">
        <w:rPr>
          <w:rFonts w:hint="cs"/>
          <w:b/>
          <w:rtl/>
        </w:rPr>
        <w:t xml:space="preserve"> -</w:t>
      </w:r>
      <w:r w:rsidRPr="00EA6942">
        <w:rPr>
          <w:rFonts w:hint="cs"/>
          <w:b/>
          <w:rtl/>
        </w:rPr>
        <w:t xml:space="preserve"> </w:t>
      </w:r>
      <w:r w:rsidRPr="00EA6942">
        <w:rPr>
          <w:b/>
          <w:rtl/>
        </w:rPr>
        <w:t>ביאת גדולה פוטרת קטנה, ו</w:t>
      </w:r>
      <w:r w:rsidR="002C3616">
        <w:rPr>
          <w:rFonts w:hint="cs"/>
          <w:b/>
          <w:rtl/>
        </w:rPr>
        <w:t>ל</w:t>
      </w:r>
      <w:r w:rsidRPr="00EA6942">
        <w:rPr>
          <w:b/>
          <w:rtl/>
        </w:rPr>
        <w:t xml:space="preserve">א </w:t>
      </w:r>
      <w:r w:rsidR="002C3616">
        <w:rPr>
          <w:rFonts w:hint="cs"/>
          <w:b/>
          <w:rtl/>
        </w:rPr>
        <w:t>להיפך</w:t>
      </w:r>
      <w:r w:rsidRPr="00EA6942">
        <w:rPr>
          <w:b/>
          <w:rtl/>
        </w:rPr>
        <w:t>.</w:t>
      </w:r>
    </w:p>
    <w:p w14:paraId="063DC4C1" w14:textId="12EB76BC" w:rsidR="002C3616" w:rsidRDefault="002C3616" w:rsidP="00B55EDF">
      <w:pPr>
        <w:rPr>
          <w:rFonts w:ascii="Fb Fontext" w:hAnsi="Fb Fontext"/>
          <w:sz w:val="32"/>
          <w:rtl/>
        </w:rPr>
      </w:pPr>
      <w:r w:rsidRPr="00754FAB">
        <w:rPr>
          <w:rStyle w:val="affff5"/>
          <w:rFonts w:hint="eastAsia"/>
          <w:rtl/>
        </w:rPr>
        <w:t>ויקשה</w:t>
      </w:r>
      <w:r>
        <w:rPr>
          <w:rStyle w:val="affff5"/>
          <w:rFonts w:hint="cs"/>
          <w:rtl/>
        </w:rPr>
        <w:t xml:space="preserve"> מדתנן</w:t>
      </w:r>
      <w:r w:rsidRPr="00754FAB">
        <w:rPr>
          <w:rStyle w:val="affff5"/>
          <w:rtl/>
        </w:rPr>
        <w:t>:</w:t>
      </w:r>
      <w:r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 w:hint="cs"/>
          <w:sz w:val="32"/>
          <w:rtl/>
        </w:rPr>
        <w:t xml:space="preserve">חרשת </w:t>
      </w:r>
      <w:r>
        <w:rPr>
          <w:rFonts w:ascii="Fb Fontext" w:hAnsi="Fb Fontext" w:hint="cs"/>
          <w:sz w:val="32"/>
          <w:rtl/>
        </w:rPr>
        <w:t xml:space="preserve">- </w:t>
      </w:r>
      <w:r w:rsidR="00B433C9" w:rsidRPr="00C35A2C">
        <w:rPr>
          <w:rFonts w:ascii="Fb Fontext" w:hAnsi="Fb Fontext" w:hint="cs"/>
          <w:sz w:val="32"/>
          <w:rtl/>
        </w:rPr>
        <w:t>חליצתה פסולה</w:t>
      </w:r>
      <w:r>
        <w:rPr>
          <w:rFonts w:ascii="Fb Fontext" w:hAnsi="Fb Fontext" w:hint="cs"/>
          <w:sz w:val="32"/>
          <w:rtl/>
        </w:rPr>
        <w:t>!</w:t>
      </w:r>
    </w:p>
    <w:p w14:paraId="1A684ECC" w14:textId="5B4B35BC" w:rsidR="00B433C9" w:rsidRPr="00D238B7" w:rsidRDefault="00B433C9" w:rsidP="00B55EDF">
      <w:pPr>
        <w:rPr>
          <w:rStyle w:val="affff5"/>
          <w:rtl/>
        </w:rPr>
      </w:pPr>
      <w:r w:rsidRPr="00754FAB">
        <w:rPr>
          <w:rStyle w:val="affff5"/>
          <w:rFonts w:hint="eastAsia"/>
          <w:rtl/>
        </w:rPr>
        <w:t>א</w:t>
      </w:r>
      <w:r w:rsidRPr="00754FAB">
        <w:rPr>
          <w:rStyle w:val="affff5"/>
          <w:rtl/>
        </w:rPr>
        <w:t>.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7A3959">
        <w:rPr>
          <w:rStyle w:val="affff5"/>
          <w:rFonts w:hint="cs"/>
          <w:rtl/>
        </w:rPr>
        <w:t>מרב:</w:t>
      </w:r>
      <w:r w:rsidR="00274003">
        <w:rPr>
          <w:rFonts w:ascii="Fb Fontext" w:hAnsi="Fb Fontext" w:hint="cs"/>
          <w:sz w:val="32"/>
          <w:rtl/>
        </w:rPr>
        <w:t xml:space="preserve"> </w:t>
      </w:r>
      <w:r w:rsidR="002C3616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רק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ביא</w:t>
      </w:r>
      <w:r w:rsidR="002C3616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ת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ה</w:t>
      </w:r>
      <w:r w:rsidRPr="00C35A2C">
        <w:rPr>
          <w:rFonts w:ascii="Fb Fontext" w:hAnsi="Fb Fontext" w:hint="cs"/>
          <w:sz w:val="32"/>
          <w:rtl/>
        </w:rPr>
        <w:t xml:space="preserve"> פוטרת צרה</w:t>
      </w:r>
      <w:r w:rsidR="002C3616">
        <w:rPr>
          <w:rFonts w:ascii="Fb Fontext" w:hAnsi="Fb Fontext" w:hint="cs"/>
          <w:sz w:val="32"/>
          <w:rtl/>
        </w:rPr>
        <w:t xml:space="preserve"> </w:t>
      </w:r>
      <w:r w:rsidR="002C3616" w:rsidRPr="00754FAB">
        <w:rPr>
          <w:rStyle w:val="affff8"/>
          <w:rtl/>
        </w:rPr>
        <w:t xml:space="preserve">[וחליצה </w:t>
      </w:r>
      <w:r w:rsidR="002C3616" w:rsidRPr="00754FAB">
        <w:rPr>
          <w:rStyle w:val="affff8"/>
          <w:rFonts w:hint="eastAsia"/>
          <w:rtl/>
        </w:rPr>
        <w:t>קאי</w:t>
      </w:r>
      <w:r w:rsidR="002C3616" w:rsidRPr="00754FAB">
        <w:rPr>
          <w:rStyle w:val="affff8"/>
          <w:rtl/>
        </w:rPr>
        <w:t xml:space="preserve"> </w:t>
      </w:r>
      <w:r w:rsidR="002C3616" w:rsidRPr="00754FAB">
        <w:rPr>
          <w:rStyle w:val="affff8"/>
          <w:rFonts w:hint="eastAsia"/>
          <w:rtl/>
        </w:rPr>
        <w:t>אקטנה</w:t>
      </w:r>
      <w:r w:rsidR="002C3616" w:rsidRPr="00754FAB">
        <w:rPr>
          <w:rStyle w:val="affff8"/>
          <w:rtl/>
        </w:rPr>
        <w:t>].</w:t>
      </w:r>
    </w:p>
    <w:p w14:paraId="2AC6B6A4" w14:textId="3DFE3793" w:rsidR="00366299" w:rsidRDefault="00B433C9" w:rsidP="00366299">
      <w:pPr>
        <w:rPr>
          <w:spacing w:val="-4"/>
          <w:rtl/>
        </w:rPr>
      </w:pPr>
      <w:r w:rsidRPr="00D238B7">
        <w:rPr>
          <w:rStyle w:val="affff5"/>
          <w:rFonts w:hint="cs"/>
          <w:rtl/>
        </w:rPr>
        <w:t>ב.</w:t>
      </w:r>
      <w:r w:rsidRPr="007A3959">
        <w:rPr>
          <w:rStyle w:val="affff5"/>
          <w:rFonts w:hint="cs"/>
          <w:rtl/>
        </w:rPr>
        <w:t xml:space="preserve"> </w:t>
      </w:r>
      <w:r w:rsidRPr="007A3959">
        <w:rPr>
          <w:rStyle w:val="affff5"/>
          <w:rtl/>
        </w:rPr>
        <w:t>רב</w:t>
      </w:r>
      <w:r w:rsidR="002C3616">
        <w:rPr>
          <w:rStyle w:val="affff5"/>
          <w:rFonts w:hint="cs"/>
          <w:rtl/>
        </w:rPr>
        <w:t>ה</w:t>
      </w:r>
      <w:r w:rsidRPr="007A3959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="002C3616" w:rsidRPr="00754FAB">
        <w:rPr>
          <w:rFonts w:hint="eastAsia"/>
          <w:rtl/>
        </w:rPr>
        <w:t>כאן</w:t>
      </w:r>
      <w:r w:rsidR="002C3616" w:rsidRPr="00754FAB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חרשת מעיקרא</w:t>
      </w:r>
      <w:r w:rsidR="002C3616">
        <w:rPr>
          <w:rFonts w:hint="cs"/>
          <w:rtl/>
        </w:rPr>
        <w:t>,</w:t>
      </w:r>
      <w:r w:rsidRPr="00754FAB">
        <w:rPr>
          <w:rtl/>
        </w:rPr>
        <w:t xml:space="preserve"> </w:t>
      </w:r>
      <w:r w:rsidRPr="00754FAB">
        <w:rPr>
          <w:rFonts w:hint="eastAsia"/>
          <w:rtl/>
        </w:rPr>
        <w:t>איך</w:t>
      </w:r>
      <w:r w:rsidRPr="00AC7749">
        <w:rPr>
          <w:rFonts w:hint="cs"/>
          <w:spacing w:val="-4"/>
          <w:rtl/>
        </w:rPr>
        <w:t xml:space="preserve"> שכנסה יוציאה</w:t>
      </w:r>
      <w:r w:rsidR="00366299">
        <w:rPr>
          <w:rFonts w:hint="cs"/>
          <w:spacing w:val="-4"/>
          <w:rtl/>
        </w:rPr>
        <w:t xml:space="preserve">, </w:t>
      </w:r>
      <w:r w:rsidR="00366299" w:rsidRPr="00754FAB">
        <w:rPr>
          <w:rStyle w:val="affff8"/>
          <w:rFonts w:hint="eastAsia"/>
          <w:rtl/>
        </w:rPr>
        <w:t>ברמיזה</w:t>
      </w:r>
      <w:r w:rsidR="00366299" w:rsidRPr="00754FAB">
        <w:rPr>
          <w:rStyle w:val="affff8"/>
          <w:rtl/>
        </w:rPr>
        <w:t xml:space="preserve"> </w:t>
      </w:r>
      <w:r w:rsidR="00366299" w:rsidRPr="00754FAB">
        <w:rPr>
          <w:rStyle w:val="affff8"/>
          <w:rFonts w:hint="eastAsia"/>
          <w:rtl/>
        </w:rPr>
        <w:t>מדרבנן</w:t>
      </w:r>
      <w:r w:rsidR="00366299" w:rsidRPr="00754FAB">
        <w:rPr>
          <w:rStyle w:val="affff8"/>
          <w:rtl/>
        </w:rPr>
        <w:t>,</w:t>
      </w:r>
      <w:r w:rsidR="002C3616">
        <w:rPr>
          <w:rFonts w:hint="cs"/>
          <w:spacing w:val="-4"/>
          <w:rtl/>
        </w:rPr>
        <w:t xml:space="preserve"> </w:t>
      </w:r>
    </w:p>
    <w:p w14:paraId="55807C11" w14:textId="36E78563" w:rsidR="00B433C9" w:rsidRPr="00AC7749" w:rsidRDefault="00366299" w:rsidP="00754FAB">
      <w:pPr>
        <w:ind w:left="226" w:firstLine="113"/>
        <w:rPr>
          <w:rFonts w:cs="Guttman Vilna"/>
          <w:b/>
          <w:bCs/>
          <w:spacing w:val="-4"/>
          <w:rtl/>
        </w:rPr>
      </w:pPr>
      <w:r>
        <w:rPr>
          <w:rFonts w:hint="cs"/>
          <w:spacing w:val="-4"/>
          <w:rtl/>
        </w:rPr>
        <w:t xml:space="preserve"> </w:t>
      </w:r>
      <w:r w:rsidR="002C3616">
        <w:rPr>
          <w:rFonts w:hint="cs"/>
          <w:spacing w:val="-4"/>
          <w:rtl/>
        </w:rPr>
        <w:t xml:space="preserve">ושם </w:t>
      </w:r>
      <w:r w:rsidR="00B433C9" w:rsidRPr="00D1637C">
        <w:rPr>
          <w:rFonts w:cs="PFT_Frank" w:hint="eastAsia"/>
          <w:b/>
          <w:bCs/>
          <w:spacing w:val="-4"/>
          <w:szCs w:val="14"/>
          <w:rtl/>
        </w:rPr>
        <w:t>פקחת</w:t>
      </w:r>
      <w:r w:rsidR="00B433C9" w:rsidRPr="00D1637C">
        <w:rPr>
          <w:rFonts w:cs="PFT_Frank"/>
          <w:b/>
          <w:bCs/>
          <w:spacing w:val="-4"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pacing w:val="-4"/>
          <w:szCs w:val="14"/>
          <w:rtl/>
        </w:rPr>
        <w:t>ואח</w:t>
      </w:r>
      <w:r w:rsidR="00B433C9" w:rsidRPr="00D1637C">
        <w:rPr>
          <w:rFonts w:cs="PFT_Frank"/>
          <w:b/>
          <w:bCs/>
          <w:spacing w:val="-4"/>
          <w:szCs w:val="14"/>
          <w:rtl/>
        </w:rPr>
        <w:t>"</w:t>
      </w:r>
      <w:r w:rsidR="00B433C9" w:rsidRPr="00D1637C">
        <w:rPr>
          <w:rFonts w:cs="PFT_Frank" w:hint="eastAsia"/>
          <w:b/>
          <w:bCs/>
          <w:spacing w:val="-4"/>
          <w:szCs w:val="14"/>
          <w:rtl/>
        </w:rPr>
        <w:t>כ</w:t>
      </w:r>
      <w:r w:rsidR="00B433C9" w:rsidRPr="00D1637C">
        <w:rPr>
          <w:rFonts w:cs="PFT_Frank"/>
          <w:b/>
          <w:bCs/>
          <w:spacing w:val="-4"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pacing w:val="-4"/>
          <w:szCs w:val="14"/>
          <w:rtl/>
        </w:rPr>
        <w:t>נתחרשה</w:t>
      </w:r>
      <w:r w:rsidR="00B433C9" w:rsidRPr="00754FAB">
        <w:rPr>
          <w:rStyle w:val="affff8"/>
          <w:rtl/>
        </w:rPr>
        <w:t xml:space="preserve"> </w:t>
      </w:r>
      <w:r w:rsidR="002C3616" w:rsidRPr="00754FAB">
        <w:rPr>
          <w:rStyle w:val="affff8"/>
          <w:rFonts w:hint="eastAsia"/>
          <w:rtl/>
        </w:rPr>
        <w:t>נישואיה</w:t>
      </w:r>
      <w:r w:rsidR="002C3616" w:rsidRPr="00754FAB">
        <w:rPr>
          <w:rStyle w:val="affff8"/>
          <w:rtl/>
        </w:rPr>
        <w:t xml:space="preserve"> </w:t>
      </w:r>
      <w:r w:rsidR="002C3616" w:rsidRPr="00754FAB">
        <w:rPr>
          <w:rStyle w:val="affff8"/>
          <w:rFonts w:hint="eastAsia"/>
          <w:rtl/>
        </w:rPr>
        <w:t>דאו</w:t>
      </w:r>
      <w:r w:rsidR="002C3616" w:rsidRPr="00754FAB">
        <w:rPr>
          <w:rStyle w:val="affff8"/>
          <w:rtl/>
        </w:rPr>
        <w:t>'</w:t>
      </w:r>
      <w:r w:rsidR="002C3616">
        <w:rPr>
          <w:rStyle w:val="affff8"/>
          <w:rFonts w:hint="cs"/>
          <w:rtl/>
        </w:rPr>
        <w:t>,</w:t>
      </w:r>
      <w:r w:rsidR="002C3616">
        <w:rPr>
          <w:rFonts w:hint="cs"/>
          <w:spacing w:val="-4"/>
          <w:rtl/>
        </w:rPr>
        <w:t xml:space="preserve"> ו</w:t>
      </w:r>
      <w:r w:rsidR="00B433C9" w:rsidRPr="00AC7749">
        <w:rPr>
          <w:spacing w:val="-4"/>
          <w:rtl/>
        </w:rPr>
        <w:t>מעכב בה קרי</w:t>
      </w:r>
      <w:r w:rsidR="002C3616">
        <w:rPr>
          <w:rFonts w:hint="cs"/>
          <w:spacing w:val="-4"/>
          <w:rtl/>
        </w:rPr>
        <w:t>א</w:t>
      </w:r>
      <w:r w:rsidR="00B433C9" w:rsidRPr="00AC7749">
        <w:rPr>
          <w:spacing w:val="-4"/>
          <w:rtl/>
        </w:rPr>
        <w:t>ה.</w:t>
      </w:r>
    </w:p>
    <w:p w14:paraId="182DDF34" w14:textId="09E44C75" w:rsidR="007A0367" w:rsidRDefault="007A0367" w:rsidP="007A0367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7A3959">
        <w:rPr>
          <w:rStyle w:val="affff5"/>
          <w:rtl/>
        </w:rPr>
        <w:t>ה</w:t>
      </w:r>
      <w:r>
        <w:rPr>
          <w:rStyle w:val="affff5"/>
          <w:rFonts w:hint="cs"/>
          <w:rtl/>
        </w:rPr>
        <w:t>קשהו</w:t>
      </w:r>
      <w:r w:rsidR="00B433C9" w:rsidRPr="007A3959">
        <w:rPr>
          <w:rStyle w:val="affff5"/>
          <w:rtl/>
        </w:rPr>
        <w:t xml:space="preserve"> אביי</w:t>
      </w:r>
      <w:r>
        <w:rPr>
          <w:rFonts w:ascii="Fb Fontext" w:hAnsi="Fb Fontext" w:hint="cs"/>
          <w:sz w:val="32"/>
          <w:rtl/>
        </w:rPr>
        <w:t>,</w:t>
      </w:r>
      <w:r>
        <w:rPr>
          <w:rStyle w:val="affff5"/>
          <w:rFonts w:hint="cs"/>
          <w:rtl/>
        </w:rPr>
        <w:t xml:space="preserve"> ד</w:t>
      </w:r>
      <w:r w:rsidR="00B433C9" w:rsidRPr="007A3959">
        <w:rPr>
          <w:rStyle w:val="affff5"/>
          <w:rtl/>
        </w:rPr>
        <w:t xml:space="preserve">תנן: </w:t>
      </w:r>
      <w:r>
        <w:rPr>
          <w:rFonts w:ascii="Fb Fontext" w:hAnsi="Fb Fontext" w:hint="cs"/>
          <w:sz w:val="32"/>
          <w:rtl/>
        </w:rPr>
        <w:t>ב'</w:t>
      </w:r>
      <w:r w:rsidR="0064131F">
        <w:rPr>
          <w:rFonts w:ascii="Fb Fontext" w:hAnsi="Fb Fontext"/>
          <w:sz w:val="32"/>
          <w:rtl/>
        </w:rPr>
        <w:t xml:space="preserve"> אחין</w:t>
      </w:r>
      <w:r w:rsidR="00B433C9" w:rsidRPr="00C35A2C">
        <w:rPr>
          <w:rFonts w:ascii="Fb Fontext" w:hAnsi="Fb Fontext"/>
          <w:sz w:val="32"/>
          <w:rtl/>
        </w:rPr>
        <w:t xml:space="preserve"> פקח וחרש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/>
          <w:sz w:val="32"/>
          <w:rtl/>
        </w:rPr>
        <w:t xml:space="preserve"> ל</w:t>
      </w:r>
      <w:r>
        <w:rPr>
          <w:rFonts w:ascii="Fb Fontext" w:hAnsi="Fb Fontext" w:hint="cs"/>
          <w:sz w:val="32"/>
          <w:rtl/>
        </w:rPr>
        <w:t>ב'</w:t>
      </w:r>
      <w:r w:rsidR="00B433C9" w:rsidRPr="00C35A2C">
        <w:rPr>
          <w:rFonts w:ascii="Fb Fontext" w:hAnsi="Fb Fontext"/>
          <w:sz w:val="32"/>
          <w:rtl/>
        </w:rPr>
        <w:t xml:space="preserve"> נכריות </w:t>
      </w:r>
      <w:r>
        <w:rPr>
          <w:rFonts w:ascii="Fb Fontext" w:hAnsi="Fb Fontext" w:hint="cs"/>
          <w:sz w:val="32"/>
          <w:rtl/>
        </w:rPr>
        <w:t>כ</w:t>
      </w:r>
      <w:r w:rsidR="00B433C9" w:rsidRPr="00C35A2C">
        <w:rPr>
          <w:rFonts w:ascii="Fb Fontext" w:hAnsi="Fb Fontext"/>
          <w:sz w:val="32"/>
          <w:rtl/>
        </w:rPr>
        <w:t>מ</w:t>
      </w:r>
      <w:r>
        <w:rPr>
          <w:rFonts w:ascii="Fb Fontext" w:hAnsi="Fb Fontext" w:hint="cs"/>
          <w:sz w:val="32"/>
          <w:rtl/>
        </w:rPr>
        <w:t>ו</w:t>
      </w:r>
      <w:r w:rsidR="00B433C9" w:rsidRPr="00C35A2C">
        <w:rPr>
          <w:rFonts w:ascii="Fb Fontext" w:hAnsi="Fb Fontext"/>
          <w:sz w:val="32"/>
          <w:rtl/>
        </w:rPr>
        <w:t>ת</w:t>
      </w:r>
      <w:r>
        <w:rPr>
          <w:rFonts w:ascii="Fb Fontext" w:hAnsi="Fb Fontext" w:hint="cs"/>
          <w:sz w:val="32"/>
          <w:rtl/>
        </w:rPr>
        <w:t>ם,</w:t>
      </w:r>
    </w:p>
    <w:p w14:paraId="7697C452" w14:textId="254F6586" w:rsidR="0064131F" w:rsidRDefault="007A0367" w:rsidP="00754FAB">
      <w:pPr>
        <w:rPr>
          <w:rFonts w:ascii="Fb Fontext" w:hAnsi="Fb Fontext"/>
          <w:sz w:val="32"/>
          <w:rtl/>
        </w:rPr>
      </w:pPr>
      <w:r>
        <w:rPr>
          <w:rFonts w:ascii="Fb Fontext" w:hAnsi="Fb Fontext" w:hint="cs"/>
          <w:sz w:val="32"/>
          <w:rtl/>
        </w:rPr>
        <w:t xml:space="preserve">מת </w:t>
      </w:r>
      <w:r w:rsidR="00B433C9" w:rsidRPr="00C35A2C">
        <w:rPr>
          <w:rFonts w:ascii="Fb Fontext" w:hAnsi="Fb Fontext"/>
          <w:sz w:val="32"/>
          <w:rtl/>
        </w:rPr>
        <w:t xml:space="preserve">חרש בעל חרשת </w:t>
      </w:r>
      <w:r>
        <w:rPr>
          <w:rFonts w:ascii="Fb Fontext" w:hAnsi="Fb Fontext" w:hint="cs"/>
          <w:sz w:val="32"/>
          <w:rtl/>
        </w:rPr>
        <w:t xml:space="preserve">- </w:t>
      </w:r>
      <w:r w:rsidR="00B433C9" w:rsidRPr="00C35A2C">
        <w:rPr>
          <w:rFonts w:ascii="Fb Fontext" w:hAnsi="Fb Fontext"/>
          <w:sz w:val="32"/>
          <w:rtl/>
        </w:rPr>
        <w:t xml:space="preserve">פקח בעל פקחת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כונס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ואם </w:t>
      </w:r>
      <w:r w:rsidR="00B433C9" w:rsidRPr="00C35A2C">
        <w:rPr>
          <w:rFonts w:ascii="Fb Fontext" w:hAnsi="Fb Fontext"/>
          <w:sz w:val="32"/>
          <w:rtl/>
        </w:rPr>
        <w:t xml:space="preserve">רצה </w:t>
      </w:r>
      <w:r>
        <w:rPr>
          <w:rFonts w:ascii="Fb Fontext" w:hAnsi="Fb Fontext" w:hint="cs"/>
          <w:sz w:val="32"/>
          <w:rtl/>
        </w:rPr>
        <w:t>י</w:t>
      </w:r>
      <w:r w:rsidR="00B433C9" w:rsidRPr="00C35A2C">
        <w:rPr>
          <w:rFonts w:ascii="Fb Fontext" w:hAnsi="Fb Fontext"/>
          <w:sz w:val="32"/>
          <w:rtl/>
        </w:rPr>
        <w:t>וציא,</w:t>
      </w:r>
      <w:r w:rsidR="007A3959">
        <w:rPr>
          <w:rFonts w:ascii="Fb Fontext" w:hAnsi="Fb Fontext" w:hint="cs"/>
          <w:sz w:val="32"/>
          <w:rtl/>
        </w:rPr>
        <w:t xml:space="preserve"> </w:t>
      </w:r>
    </w:p>
    <w:p w14:paraId="26D9CA94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קי:</w:t>
      </w:r>
    </w:p>
    <w:p w14:paraId="69B513B7" w14:textId="6999025B" w:rsidR="0064131F" w:rsidRDefault="007A0367" w:rsidP="00754FAB">
      <w:pPr>
        <w:pStyle w:val="afffc"/>
        <w:ind w:left="0" w:firstLine="0"/>
        <w:rPr>
          <w:rtl/>
        </w:rPr>
      </w:pPr>
      <w:r>
        <w:rPr>
          <w:rFonts w:hint="cs"/>
          <w:rtl/>
        </w:rPr>
        <w:t xml:space="preserve">- </w:t>
      </w:r>
      <w:r w:rsidR="00B433C9" w:rsidRPr="00D1637C">
        <w:rPr>
          <w:rFonts w:cs="PFT_Frank" w:hint="eastAsia"/>
          <w:b/>
          <w:bCs/>
          <w:szCs w:val="14"/>
          <w:rtl/>
        </w:rPr>
        <w:t>בפקחת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ואח</w:t>
      </w:r>
      <w:r w:rsidR="00B433C9" w:rsidRPr="00D1637C">
        <w:rPr>
          <w:rFonts w:cs="PFT_Frank"/>
          <w:b/>
          <w:bCs/>
          <w:szCs w:val="14"/>
          <w:rtl/>
        </w:rPr>
        <w:t>"</w:t>
      </w:r>
      <w:r w:rsidR="00B433C9" w:rsidRPr="00D1637C">
        <w:rPr>
          <w:rFonts w:cs="PFT_Frank" w:hint="eastAsia"/>
          <w:b/>
          <w:bCs/>
          <w:szCs w:val="14"/>
          <w:rtl/>
        </w:rPr>
        <w:t>כ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נתחרשה</w:t>
      </w:r>
      <w:r w:rsidR="00B433C9" w:rsidRPr="00C35A2C">
        <w:rPr>
          <w:rFonts w:hint="cs"/>
          <w:rtl/>
        </w:rPr>
        <w:t xml:space="preserve"> </w:t>
      </w:r>
      <w:r w:rsidRPr="00754FAB">
        <w:rPr>
          <w:rStyle w:val="affff8"/>
          <w:rFonts w:hint="eastAsia"/>
          <w:rtl/>
        </w:rPr>
        <w:t>לכן</w:t>
      </w:r>
      <w:r w:rsidRPr="00754FAB">
        <w:rPr>
          <w:rStyle w:val="affff8"/>
          <w:rtl/>
        </w:rPr>
        <w:t xml:space="preserve"> </w:t>
      </w:r>
      <w:r w:rsidR="00B433C9" w:rsidRPr="00754FAB">
        <w:rPr>
          <w:rStyle w:val="affff8"/>
          <w:rFonts w:hint="eastAsia"/>
          <w:rtl/>
        </w:rPr>
        <w:t>לא</w:t>
      </w:r>
      <w:r w:rsidR="00B433C9" w:rsidRPr="00754FAB">
        <w:rPr>
          <w:rStyle w:val="affff8"/>
          <w:rtl/>
        </w:rPr>
        <w:t xml:space="preserve"> </w:t>
      </w:r>
      <w:r w:rsidR="00B433C9" w:rsidRPr="00754FAB">
        <w:rPr>
          <w:rStyle w:val="affff8"/>
          <w:rFonts w:hint="eastAsia"/>
          <w:rtl/>
        </w:rPr>
        <w:t>חולץ</w:t>
      </w:r>
      <w:r w:rsidRPr="00754FAB">
        <w:rPr>
          <w:rStyle w:val="affff8"/>
          <w:rtl/>
        </w:rPr>
        <w:t>.</w:t>
      </w:r>
    </w:p>
    <w:p w14:paraId="1A62082C" w14:textId="691D9CA5" w:rsidR="007A0367" w:rsidRDefault="007A0367" w:rsidP="007C50EB">
      <w:pPr>
        <w:pStyle w:val="afffc"/>
        <w:ind w:left="0" w:firstLine="0"/>
        <w:rPr>
          <w:rtl/>
        </w:rPr>
      </w:pPr>
      <w:r w:rsidRPr="00754FAB">
        <w:rPr>
          <w:rStyle w:val="affff5"/>
          <w:rFonts w:hint="eastAsia"/>
          <w:rtl/>
        </w:rPr>
        <w:t>ב</w:t>
      </w:r>
      <w:r w:rsidRPr="00754FAB">
        <w:rPr>
          <w:rStyle w:val="affff5"/>
          <w:rtl/>
        </w:rPr>
        <w:t>.</w:t>
      </w:r>
      <w:r>
        <w:rPr>
          <w:rFonts w:hint="cs"/>
          <w:rtl/>
        </w:rPr>
        <w:t xml:space="preserve"> ב'</w:t>
      </w:r>
      <w:r w:rsidR="00B433C9" w:rsidRPr="00C35A2C">
        <w:rPr>
          <w:rtl/>
        </w:rPr>
        <w:t xml:space="preserve"> אחין פקחין</w:t>
      </w:r>
      <w:r>
        <w:rPr>
          <w:rFonts w:hint="cs"/>
          <w:rtl/>
        </w:rPr>
        <w:t>,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לב'</w:t>
      </w:r>
      <w:r w:rsidR="00B433C9" w:rsidRPr="00C35A2C">
        <w:rPr>
          <w:rtl/>
        </w:rPr>
        <w:t xml:space="preserve"> נכריות פקחת וחרשת,</w:t>
      </w:r>
    </w:p>
    <w:p w14:paraId="48447926" w14:textId="43410EBB" w:rsidR="007A0367" w:rsidRDefault="00B433C9" w:rsidP="007C50EB">
      <w:pPr>
        <w:pStyle w:val="afffc"/>
        <w:ind w:left="0" w:firstLine="0"/>
        <w:rPr>
          <w:rtl/>
        </w:rPr>
      </w:pPr>
      <w:r w:rsidRPr="00C35A2C">
        <w:rPr>
          <w:rtl/>
        </w:rPr>
        <w:t>מת פקח בעל החרשת</w:t>
      </w:r>
      <w:r w:rsidR="007A0367">
        <w:rPr>
          <w:rFonts w:hint="cs"/>
          <w:rtl/>
        </w:rPr>
        <w:t xml:space="preserve"> -</w:t>
      </w:r>
      <w:r w:rsidRPr="00C35A2C">
        <w:rPr>
          <w:rtl/>
        </w:rPr>
        <w:t xml:space="preserve"> פקח בעל פקחת </w:t>
      </w:r>
      <w:r w:rsidRPr="00D1637C">
        <w:rPr>
          <w:rFonts w:cs="PFT_Frank"/>
          <w:b/>
          <w:bCs/>
          <w:szCs w:val="14"/>
          <w:rtl/>
        </w:rPr>
        <w:t>כונס</w:t>
      </w:r>
      <w:r w:rsidR="007A0367">
        <w:rPr>
          <w:rFonts w:hint="cs"/>
          <w:rtl/>
        </w:rPr>
        <w:t>,</w:t>
      </w:r>
      <w:r w:rsidRPr="00C35A2C">
        <w:rPr>
          <w:rtl/>
        </w:rPr>
        <w:t xml:space="preserve"> ואם רצה </w:t>
      </w:r>
      <w:r w:rsidR="007A0367">
        <w:rPr>
          <w:rFonts w:hint="cs"/>
          <w:rtl/>
        </w:rPr>
        <w:t>י</w:t>
      </w:r>
      <w:r w:rsidRPr="00C35A2C">
        <w:rPr>
          <w:rtl/>
        </w:rPr>
        <w:t>וציא,</w:t>
      </w:r>
    </w:p>
    <w:p w14:paraId="79077492" w14:textId="508A1C43" w:rsidR="001F4726" w:rsidRDefault="001F4726" w:rsidP="00B55EDF">
      <w:pPr>
        <w:ind w:hanging="227"/>
        <w:rPr>
          <w:rStyle w:val="affff8"/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 xml:space="preserve">- </w:t>
      </w:r>
      <w:r w:rsidRPr="00D1637C">
        <w:rPr>
          <w:rFonts w:cs="PFT_Frank" w:hint="cs"/>
          <w:b/>
          <w:bCs/>
          <w:szCs w:val="14"/>
          <w:rtl/>
        </w:rPr>
        <w:t>בפקחת ואח</w:t>
      </w:r>
      <w:r w:rsidRPr="00D1637C">
        <w:rPr>
          <w:rFonts w:cs="PFT_Frank"/>
          <w:b/>
          <w:bCs/>
          <w:szCs w:val="14"/>
          <w:rtl/>
        </w:rPr>
        <w:t>"</w:t>
      </w:r>
      <w:r w:rsidRPr="00D1637C">
        <w:rPr>
          <w:rFonts w:cs="PFT_Frank" w:hint="cs"/>
          <w:b/>
          <w:bCs/>
          <w:szCs w:val="14"/>
          <w:rtl/>
        </w:rPr>
        <w:t>כ נתחרשה</w:t>
      </w:r>
      <w:r>
        <w:rPr>
          <w:rFonts w:hint="cs"/>
          <w:rtl/>
        </w:rPr>
        <w:t xml:space="preserve">, </w:t>
      </w:r>
      <w:r w:rsidRPr="00754FAB">
        <w:rPr>
          <w:rStyle w:val="affff8"/>
          <w:rFonts w:hint="eastAsia"/>
          <w:rtl/>
        </w:rPr>
        <w:t>אף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ש</w:t>
      </w:r>
      <w:r w:rsidRPr="00754FAB">
        <w:rPr>
          <w:rStyle w:val="affff8"/>
          <w:rtl/>
        </w:rPr>
        <w:t>'פיקח</w:t>
      </w:r>
      <w:r w:rsidR="00B433C9" w:rsidRPr="00754FAB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 xml:space="preserve">- </w:t>
      </w:r>
      <w:r w:rsidRPr="00754FAB">
        <w:rPr>
          <w:rStyle w:val="affff8"/>
          <w:rFonts w:hint="eastAsia"/>
          <w:rtl/>
        </w:rPr>
        <w:t>מעיקרו</w:t>
      </w:r>
      <w:r w:rsidRPr="00754FAB">
        <w:rPr>
          <w:rStyle w:val="affff8"/>
          <w:rtl/>
        </w:rPr>
        <w:t>'</w:t>
      </w:r>
      <w:r>
        <w:rPr>
          <w:rStyle w:val="affff8"/>
          <w:rFonts w:hint="cs"/>
          <w:rtl/>
        </w:rPr>
        <w:t>,</w:t>
      </w:r>
      <w:r w:rsidRPr="00754FAB">
        <w:rPr>
          <w:rStyle w:val="affff8"/>
          <w:rtl/>
        </w:rPr>
        <w:t xml:space="preserve"> </w:t>
      </w:r>
      <w:r w:rsidR="00B433C9" w:rsidRPr="00754FAB">
        <w:rPr>
          <w:rStyle w:val="affff8"/>
          <w:rFonts w:hint="eastAsia"/>
          <w:rtl/>
        </w:rPr>
        <w:t>ה</w:t>
      </w:r>
      <w:r>
        <w:rPr>
          <w:rStyle w:val="affff8"/>
          <w:rFonts w:hint="cs"/>
          <w:rtl/>
        </w:rPr>
        <w:t>י</w:t>
      </w:r>
      <w:r w:rsidR="00B433C9" w:rsidRPr="00754FAB">
        <w:rPr>
          <w:rStyle w:val="affff8"/>
          <w:rFonts w:hint="eastAsia"/>
          <w:rtl/>
        </w:rPr>
        <w:t>א</w:t>
      </w:r>
      <w:r w:rsidR="00B433C9" w:rsidRPr="00754FAB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לא כמותו.</w:t>
      </w:r>
    </w:p>
    <w:p w14:paraId="64D1E52C" w14:textId="326D4D04" w:rsidR="00B433C9" w:rsidRDefault="00054580" w:rsidP="00AE78A5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ג</w:t>
      </w:r>
      <w:r w:rsidRPr="00754FAB">
        <w:rPr>
          <w:rStyle w:val="affff5"/>
          <w:rtl/>
        </w:rPr>
        <w:t>.</w:t>
      </w:r>
      <w:r>
        <w:rPr>
          <w:rFonts w:ascii="Fb Fontext" w:hAnsi="Fb Fontext" w:cs="PFT_Frank" w:hint="cs"/>
          <w:b/>
          <w:bCs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ב'</w:t>
      </w:r>
      <w:r w:rsidR="00B433C9" w:rsidRPr="00C35A2C">
        <w:rPr>
          <w:rFonts w:ascii="Fb Fontext" w:hAnsi="Fb Fontext"/>
          <w:sz w:val="32"/>
          <w:rtl/>
        </w:rPr>
        <w:t xml:space="preserve"> אחין פקח וחרש, </w:t>
      </w:r>
      <w:r>
        <w:rPr>
          <w:rFonts w:ascii="Fb Fontext" w:hAnsi="Fb Fontext" w:hint="cs"/>
          <w:sz w:val="32"/>
          <w:rtl/>
        </w:rPr>
        <w:t>לב'</w:t>
      </w:r>
      <w:r w:rsidR="00B433C9" w:rsidRPr="00C35A2C">
        <w:rPr>
          <w:rFonts w:ascii="Fb Fontext" w:hAnsi="Fb Fontext"/>
          <w:sz w:val="32"/>
          <w:rtl/>
        </w:rPr>
        <w:t xml:space="preserve"> אחיות </w:t>
      </w:r>
      <w:r>
        <w:rPr>
          <w:rFonts w:ascii="Fb Fontext" w:hAnsi="Fb Fontext" w:hint="cs"/>
          <w:sz w:val="32"/>
          <w:rtl/>
        </w:rPr>
        <w:t>כמותם,</w:t>
      </w:r>
    </w:p>
    <w:p w14:paraId="6351C597" w14:textId="42DFD30A" w:rsidR="00B433C9" w:rsidRDefault="00B433C9" w:rsidP="007C50EB">
      <w:pPr>
        <w:rPr>
          <w:rFonts w:ascii="Fb Fontext" w:hAnsi="Fb Fontext"/>
          <w:sz w:val="32"/>
          <w:rtl/>
        </w:rPr>
      </w:pPr>
      <w:r w:rsidRPr="00C35A2C">
        <w:rPr>
          <w:rFonts w:ascii="Fb Fontext" w:hAnsi="Fb Fontext"/>
          <w:sz w:val="32"/>
          <w:rtl/>
        </w:rPr>
        <w:t xml:space="preserve">מת חרש בעל חרשת </w:t>
      </w:r>
      <w:r w:rsidR="00AE78A5">
        <w:rPr>
          <w:rFonts w:ascii="Fb Fontext" w:hAnsi="Fb Fontext" w:hint="cs"/>
          <w:sz w:val="32"/>
          <w:rtl/>
        </w:rPr>
        <w:t>-</w:t>
      </w:r>
      <w:r w:rsidRPr="00C35A2C">
        <w:rPr>
          <w:rFonts w:ascii="Fb Fontext" w:hAnsi="Fb Fontext"/>
          <w:sz w:val="32"/>
          <w:rtl/>
        </w:rPr>
        <w:t xml:space="preserve"> </w:t>
      </w:r>
      <w:r w:rsidR="00AE78A5">
        <w:rPr>
          <w:rFonts w:ascii="Fb Fontext" w:hAnsi="Fb Fontext" w:hint="cs"/>
          <w:sz w:val="32"/>
          <w:rtl/>
        </w:rPr>
        <w:t>ל</w:t>
      </w:r>
      <w:r w:rsidRPr="00C35A2C">
        <w:rPr>
          <w:rFonts w:ascii="Fb Fontext" w:hAnsi="Fb Fontext"/>
          <w:sz w:val="32"/>
          <w:rtl/>
        </w:rPr>
        <w:t>פקח בעל פקחת</w:t>
      </w:r>
      <w:r w:rsidR="00AE78A5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תצא </w:t>
      </w:r>
      <w:r w:rsidR="00AE78A5">
        <w:rPr>
          <w:rFonts w:ascii="Fb Fontext" w:hAnsi="Fb Fontext" w:hint="cs"/>
          <w:sz w:val="32"/>
          <w:rtl/>
        </w:rPr>
        <w:t>ד</w:t>
      </w:r>
      <w:r w:rsidRPr="00C35A2C">
        <w:rPr>
          <w:rFonts w:ascii="Fb Fontext" w:hAnsi="Fb Fontext"/>
          <w:sz w:val="32"/>
          <w:rtl/>
        </w:rPr>
        <w:t>אחות אשה,</w:t>
      </w:r>
    </w:p>
    <w:p w14:paraId="53160E51" w14:textId="51214F33" w:rsidR="00B433C9" w:rsidRDefault="00B433C9" w:rsidP="007C50EB">
      <w:pPr>
        <w:rPr>
          <w:rFonts w:ascii="Fb Fontext" w:hAnsi="Fb Fontext"/>
          <w:sz w:val="32"/>
          <w:rtl/>
        </w:rPr>
      </w:pPr>
      <w:r w:rsidRPr="00C35A2C">
        <w:rPr>
          <w:rFonts w:ascii="Fb Fontext" w:hAnsi="Fb Fontext"/>
          <w:sz w:val="32"/>
          <w:rtl/>
        </w:rPr>
        <w:t>מת פקח</w:t>
      </w:r>
      <w:r w:rsidR="00AE78A5">
        <w:rPr>
          <w:rFonts w:ascii="Fb Fontext" w:hAnsi="Fb Fontext" w:hint="cs"/>
          <w:sz w:val="32"/>
          <w:rtl/>
        </w:rPr>
        <w:t>..</w:t>
      </w:r>
      <w:r w:rsidRPr="00C35A2C">
        <w:rPr>
          <w:rFonts w:ascii="Fb Fontext" w:hAnsi="Fb Fontext"/>
          <w:sz w:val="32"/>
          <w:rtl/>
        </w:rPr>
        <w:t xml:space="preserve"> </w:t>
      </w:r>
      <w:r w:rsidR="00AE78A5">
        <w:rPr>
          <w:rFonts w:ascii="Fb Fontext" w:hAnsi="Fb Fontext" w:hint="cs"/>
          <w:sz w:val="32"/>
          <w:rtl/>
        </w:rPr>
        <w:t>-</w:t>
      </w:r>
      <w:r w:rsidRPr="00C35A2C">
        <w:rPr>
          <w:rFonts w:ascii="Fb Fontext" w:hAnsi="Fb Fontext"/>
          <w:sz w:val="32"/>
          <w:rtl/>
        </w:rPr>
        <w:t xml:space="preserve"> חרש</w:t>
      </w:r>
      <w:r w:rsidR="00AE78A5">
        <w:rPr>
          <w:rFonts w:ascii="Fb Fontext" w:hAnsi="Fb Fontext" w:hint="cs"/>
          <w:sz w:val="32"/>
          <w:rtl/>
        </w:rPr>
        <w:t>..</w:t>
      </w:r>
      <w:r w:rsidRPr="00C35A2C">
        <w:rPr>
          <w:rFonts w:ascii="Fb Fontext" w:hAnsi="Fb Fontext"/>
          <w:sz w:val="32"/>
          <w:rtl/>
        </w:rPr>
        <w:t xml:space="preserve">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מוציא אשתו בגט</w:t>
      </w:r>
      <w:r w:rsidRPr="00C35A2C">
        <w:rPr>
          <w:rFonts w:ascii="Fb Fontext" w:hAnsi="Fb Fontext"/>
          <w:sz w:val="32"/>
          <w:rtl/>
        </w:rPr>
        <w:t>, ואא</w:t>
      </w:r>
      <w:r w:rsidR="00AE78A5">
        <w:rPr>
          <w:rFonts w:ascii="Fb Fontext" w:hAnsi="Fb Fontext" w:hint="cs"/>
          <w:sz w:val="32"/>
          <w:rtl/>
        </w:rPr>
        <w:t>"</w:t>
      </w:r>
      <w:r w:rsidRPr="00C35A2C">
        <w:rPr>
          <w:rFonts w:ascii="Fb Fontext" w:hAnsi="Fb Fontext"/>
          <w:sz w:val="32"/>
          <w:rtl/>
        </w:rPr>
        <w:t>ח אסורה לעולם</w:t>
      </w:r>
      <w:r w:rsidR="00AE78A5">
        <w:rPr>
          <w:rFonts w:ascii="Fb Fontext" w:hAnsi="Fb Fontext" w:hint="cs"/>
          <w:sz w:val="32"/>
          <w:rtl/>
        </w:rPr>
        <w:t>,</w:t>
      </w:r>
    </w:p>
    <w:p w14:paraId="103018D0" w14:textId="0815843F" w:rsidR="00B433C9" w:rsidRDefault="00FE4963" w:rsidP="00B55EDF">
      <w:pPr>
        <w:rPr>
          <w:rFonts w:ascii="Fb Fontext" w:hAnsi="Fb Fontext"/>
          <w:sz w:val="32"/>
          <w:rtl/>
        </w:rPr>
      </w:pP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ו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בפקח ואח"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כ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נתחרש 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"א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להוציא</w:t>
      </w:r>
      <w:r>
        <w:rPr>
          <w:rFonts w:ascii="Fb Fontext" w:hAnsi="Fb Fontext" w:hint="cs"/>
          <w:sz w:val="32"/>
          <w:rtl/>
        </w:rPr>
        <w:t>!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Pr="00754FAB">
        <w:rPr>
          <w:rStyle w:val="affff8"/>
          <w:rFonts w:hint="eastAsia"/>
          <w:rtl/>
        </w:rPr>
        <w:t>נישואיו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דאורייתא</w:t>
      </w:r>
      <w:r>
        <w:rPr>
          <w:rStyle w:val="affff8"/>
          <w:rFonts w:hint="cs"/>
          <w:rtl/>
        </w:rPr>
        <w:t xml:space="preserve"> וגיטו ברמז. </w:t>
      </w:r>
    </w:p>
    <w:p w14:paraId="0452A686" w14:textId="19FDD491" w:rsidR="00B433C9" w:rsidRPr="00262A77" w:rsidRDefault="00FE4963" w:rsidP="00FE4963">
      <w:pPr>
        <w:rPr>
          <w:rFonts w:ascii="Fb Fontext" w:hAnsi="Fb Fontext"/>
          <w:sz w:val="32"/>
          <w:rtl/>
        </w:rPr>
      </w:pPr>
      <w:r w:rsidRPr="00754FAB">
        <w:rPr>
          <w:rtl/>
        </w:rPr>
        <w:t xml:space="preserve">- </w:t>
      </w:r>
      <w:r>
        <w:rPr>
          <w:rFonts w:hint="cs"/>
          <w:rtl/>
        </w:rPr>
        <w:t>'</w:t>
      </w:r>
      <w:r w:rsidR="00B433C9" w:rsidRPr="00262A77">
        <w:rPr>
          <w:rFonts w:ascii="Fb Fontext" w:hAnsi="Fb Fontext"/>
          <w:sz w:val="32"/>
          <w:rtl/>
        </w:rPr>
        <w:t>אחיות</w:t>
      </w:r>
      <w:r>
        <w:rPr>
          <w:rFonts w:ascii="Fb Fontext" w:hAnsi="Fb Fontext" w:hint="cs"/>
          <w:sz w:val="32"/>
          <w:rtl/>
        </w:rPr>
        <w:t>'</w:t>
      </w:r>
      <w:r w:rsidR="00B433C9" w:rsidRPr="00262A77">
        <w:rPr>
          <w:rFonts w:ascii="Fb Fontext" w:hAnsi="Fb Fontext"/>
          <w:sz w:val="32"/>
          <w:rtl/>
        </w:rPr>
        <w:t xml:space="preserve"> חרשות מעיקרא, </w:t>
      </w:r>
      <w:r>
        <w:rPr>
          <w:rFonts w:ascii="Fb Fontext" w:hAnsi="Fb Fontext" w:hint="cs"/>
          <w:sz w:val="32"/>
          <w:rtl/>
        </w:rPr>
        <w:t>'</w:t>
      </w:r>
      <w:r w:rsidR="00B433C9" w:rsidRPr="00262A77">
        <w:rPr>
          <w:rFonts w:ascii="Fb Fontext" w:hAnsi="Fb Fontext"/>
          <w:sz w:val="32"/>
          <w:rtl/>
        </w:rPr>
        <w:t>נכריות</w:t>
      </w:r>
      <w:r>
        <w:rPr>
          <w:rFonts w:ascii="Fb Fontext" w:hAnsi="Fb Fontext" w:hint="cs"/>
          <w:sz w:val="32"/>
          <w:rtl/>
        </w:rPr>
        <w:t>'</w:t>
      </w:r>
      <w:r w:rsidR="00B433C9" w:rsidRPr="00262A77">
        <w:rPr>
          <w:rFonts w:ascii="Fb Fontext" w:hAnsi="Fb Fontext"/>
          <w:sz w:val="32"/>
          <w:rtl/>
        </w:rPr>
        <w:t xml:space="preserve"> פקחות ואח"כ נתחרשו</w:t>
      </w:r>
      <w:r>
        <w:rPr>
          <w:rFonts w:ascii="Fb Fontext" w:hAnsi="Fb Fontext" w:hint="cs"/>
          <w:sz w:val="32"/>
          <w:rtl/>
        </w:rPr>
        <w:t>.</w:t>
      </w:r>
    </w:p>
    <w:p w14:paraId="3213A97E" w14:textId="066AE9D7" w:rsidR="00FE4963" w:rsidRDefault="00FE4963" w:rsidP="00FE4963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 xml:space="preserve">ד. </w:t>
      </w:r>
      <w:r>
        <w:rPr>
          <w:rFonts w:ascii="Fb Fontext" w:hAnsi="Fb Fontext" w:hint="cs"/>
          <w:rtl/>
        </w:rPr>
        <w:t>ב'</w:t>
      </w:r>
      <w:r w:rsidR="00B433C9" w:rsidRPr="00C35A2C">
        <w:rPr>
          <w:rFonts w:ascii="Fb Fontext" w:hAnsi="Fb Fontext"/>
          <w:rtl/>
        </w:rPr>
        <w:t xml:space="preserve"> אחין חרשין נשואין </w:t>
      </w:r>
      <w:r>
        <w:rPr>
          <w:rFonts w:ascii="Fb Fontext" w:hAnsi="Fb Fontext" w:hint="cs"/>
          <w:rtl/>
        </w:rPr>
        <w:t>ב'</w:t>
      </w:r>
      <w:r w:rsidR="00B433C9" w:rsidRPr="00C35A2C">
        <w:rPr>
          <w:rFonts w:ascii="Fb Fontext" w:hAnsi="Fb Fontext"/>
          <w:rtl/>
        </w:rPr>
        <w:t xml:space="preserve"> אחיות פקחות</w:t>
      </w:r>
      <w:r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או חרשות</w:t>
      </w:r>
      <w:r>
        <w:rPr>
          <w:rFonts w:ascii="Fb Fontext" w:hAnsi="Fb Fontext" w:hint="cs"/>
          <w:sz w:val="32"/>
          <w:rtl/>
        </w:rPr>
        <w:t>...</w:t>
      </w:r>
      <w:r w:rsidR="00B433C9" w:rsidRPr="00C35A2C">
        <w:rPr>
          <w:rFonts w:ascii="Fb Fontext" w:hAnsi="Fb Fontext"/>
          <w:sz w:val="32"/>
          <w:rtl/>
        </w:rPr>
        <w:t xml:space="preserve"> </w:t>
      </w:r>
    </w:p>
    <w:p w14:paraId="7D3EAE40" w14:textId="20892322" w:rsidR="00FE4963" w:rsidRDefault="00B433C9" w:rsidP="00FE4963">
      <w:pPr>
        <w:rPr>
          <w:rFonts w:ascii="Fb Fontext" w:hAnsi="Fb Fontext"/>
          <w:sz w:val="32"/>
          <w:rtl/>
        </w:rPr>
      </w:pPr>
      <w:r w:rsidRPr="00C35A2C">
        <w:rPr>
          <w:rFonts w:ascii="Fb Fontext" w:hAnsi="Fb Fontext"/>
          <w:sz w:val="32"/>
          <w:rtl/>
        </w:rPr>
        <w:t xml:space="preserve">וכן </w:t>
      </w:r>
      <w:r w:rsidR="00FE4963">
        <w:rPr>
          <w:rFonts w:ascii="Fb Fontext" w:hAnsi="Fb Fontext" w:hint="cs"/>
          <w:sz w:val="32"/>
          <w:rtl/>
        </w:rPr>
        <w:t>ב'</w:t>
      </w:r>
      <w:r w:rsidRPr="00C35A2C">
        <w:rPr>
          <w:rFonts w:ascii="Fb Fontext" w:hAnsi="Fb Fontext"/>
          <w:sz w:val="32"/>
          <w:rtl/>
        </w:rPr>
        <w:t xml:space="preserve"> אחיות חרשות נשואות </w:t>
      </w:r>
      <w:r w:rsidR="00FE4963">
        <w:rPr>
          <w:rFonts w:ascii="Fb Fontext" w:hAnsi="Fb Fontext" w:hint="cs"/>
          <w:sz w:val="32"/>
          <w:rtl/>
        </w:rPr>
        <w:t>ב'</w:t>
      </w:r>
      <w:r w:rsidRPr="00C35A2C">
        <w:rPr>
          <w:rFonts w:ascii="Fb Fontext" w:hAnsi="Fb Fontext"/>
          <w:sz w:val="32"/>
          <w:rtl/>
        </w:rPr>
        <w:t xml:space="preserve"> אחין פקחין או חרשין</w:t>
      </w:r>
      <w:r w:rsidR="00FE4963">
        <w:rPr>
          <w:rFonts w:ascii="Fb Fontext" w:hAnsi="Fb Fontext" w:hint="cs"/>
          <w:sz w:val="32"/>
          <w:rtl/>
        </w:rPr>
        <w:t>...</w:t>
      </w:r>
    </w:p>
    <w:p w14:paraId="167FB552" w14:textId="2A4393A8" w:rsidR="00B433C9" w:rsidRPr="00C35A2C" w:rsidRDefault="00B433C9" w:rsidP="00FE4963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/>
          <w:sz w:val="32"/>
          <w:rtl/>
        </w:rPr>
        <w:t xml:space="preserve">פטורות מחליצה ומייבום,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היו נכריות - יכנוסו, רצו - יוציאו</w:t>
      </w:r>
      <w:r w:rsidRPr="00C35A2C">
        <w:rPr>
          <w:rFonts w:ascii="Fb Fontext" w:hAnsi="Fb Fontext"/>
          <w:sz w:val="32"/>
          <w:rtl/>
        </w:rPr>
        <w:t>.</w:t>
      </w:r>
    </w:p>
    <w:p w14:paraId="5E157A31" w14:textId="4D085315" w:rsidR="00FE4963" w:rsidRPr="00D1637C" w:rsidRDefault="00FE4963" w:rsidP="007C50EB">
      <w:pPr>
        <w:rPr>
          <w:rFonts w:cs="PFT_Frank"/>
          <w:b/>
          <w:bCs/>
          <w:szCs w:val="14"/>
          <w:rtl/>
        </w:rPr>
      </w:pPr>
      <w:r>
        <w:rPr>
          <w:rFonts w:hint="cs"/>
          <w:rtl/>
        </w:rPr>
        <w:t>ו</w:t>
      </w:r>
      <w:r w:rsidR="00B433C9" w:rsidRPr="00C35A2C">
        <w:rPr>
          <w:rtl/>
        </w:rPr>
        <w:t>בפקחים ו</w:t>
      </w:r>
      <w:r>
        <w:rPr>
          <w:rFonts w:hint="cs"/>
          <w:rtl/>
        </w:rPr>
        <w:t>אח"כ</w:t>
      </w:r>
      <w:r w:rsidR="00B433C9" w:rsidRPr="00C35A2C">
        <w:rPr>
          <w:rtl/>
        </w:rPr>
        <w:t xml:space="preserve"> נתחרשו </w:t>
      </w:r>
      <w:r w:rsidR="00B433C9" w:rsidRPr="00C35A2C">
        <w:rPr>
          <w:rFonts w:hint="cs"/>
          <w:rtl/>
        </w:rPr>
        <w:t>א</w:t>
      </w:r>
      <w:r>
        <w:rPr>
          <w:rFonts w:hint="cs"/>
          <w:rtl/>
        </w:rPr>
        <w:t>"א</w:t>
      </w:r>
      <w:r w:rsidR="00B433C9" w:rsidRPr="00C35A2C">
        <w:rPr>
          <w:rFonts w:hint="cs"/>
          <w:rtl/>
        </w:rPr>
        <w:t xml:space="preserve"> להוצי</w:t>
      </w:r>
      <w:r w:rsidR="00B433C9" w:rsidRPr="00FE4963">
        <w:rPr>
          <w:rFonts w:hint="cs"/>
          <w:rtl/>
        </w:rPr>
        <w:t>א</w:t>
      </w:r>
      <w:r w:rsidRPr="00FE4963">
        <w:rPr>
          <w:rFonts w:hint="cs"/>
          <w:rtl/>
        </w:rPr>
        <w:t>,</w:t>
      </w:r>
      <w:r w:rsidRPr="00754FAB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אלא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חרשין מעיקרא,</w:t>
      </w:r>
    </w:p>
    <w:p w14:paraId="57C3A1F3" w14:textId="3C833D3A" w:rsidR="00B433C9" w:rsidRPr="00C35A2C" w:rsidRDefault="00B433C9" w:rsidP="00FE4963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ו</w:t>
      </w:r>
      <w:r w:rsidR="00FE4963" w:rsidRPr="00D1637C">
        <w:rPr>
          <w:rFonts w:cs="PFT_Frank" w:hint="eastAsia"/>
          <w:b/>
          <w:bCs/>
          <w:szCs w:val="14"/>
          <w:rtl/>
        </w:rPr>
        <w:t>א</w:t>
      </w:r>
      <w:r w:rsidR="00FE4963" w:rsidRPr="00D1637C">
        <w:rPr>
          <w:rFonts w:cs="PFT_Frank"/>
          <w:b/>
          <w:bCs/>
          <w:szCs w:val="14"/>
          <w:rtl/>
        </w:rPr>
        <w:t xml:space="preserve">"כ </w:t>
      </w:r>
      <w:r w:rsidR="00FE4963" w:rsidRPr="00D1637C">
        <w:rPr>
          <w:rFonts w:cs="PFT_Frank" w:hint="eastAsia"/>
          <w:b/>
          <w:bCs/>
          <w:szCs w:val="14"/>
          <w:rtl/>
        </w:rPr>
        <w:t>גם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FE4963" w:rsidRPr="00D1637C">
        <w:rPr>
          <w:rFonts w:cs="PFT_Frank" w:hint="eastAsia"/>
          <w:b/>
          <w:bCs/>
          <w:szCs w:val="14"/>
          <w:rtl/>
        </w:rPr>
        <w:t>הן</w:t>
      </w:r>
      <w:r w:rsidRPr="00D1637C">
        <w:rPr>
          <w:rFonts w:cs="PFT_Frank"/>
          <w:b/>
          <w:bCs/>
          <w:szCs w:val="14"/>
          <w:rtl/>
        </w:rPr>
        <w:t xml:space="preserve"> חרשות מעיקרא</w:t>
      </w:r>
      <w:r w:rsidR="005F0766">
        <w:rPr>
          <w:rFonts w:hint="cs"/>
          <w:rtl/>
        </w:rPr>
        <w:t xml:space="preserve"> -</w:t>
      </w:r>
      <w:r w:rsidRPr="00C35A2C">
        <w:rPr>
          <w:rtl/>
        </w:rPr>
        <w:t xml:space="preserve"> </w:t>
      </w:r>
      <w:r w:rsidR="00FE4963">
        <w:rPr>
          <w:rFonts w:hint="cs"/>
          <w:rtl/>
        </w:rPr>
        <w:t>ו'</w:t>
      </w:r>
      <w:r w:rsidRPr="00C35A2C">
        <w:rPr>
          <w:rtl/>
        </w:rPr>
        <w:t>יכנוסו</w:t>
      </w:r>
      <w:r w:rsidR="00FE4963">
        <w:rPr>
          <w:rFonts w:hint="cs"/>
          <w:rtl/>
        </w:rPr>
        <w:t>'</w:t>
      </w:r>
      <w:r w:rsidRPr="00C35A2C">
        <w:rPr>
          <w:rtl/>
        </w:rPr>
        <w:t xml:space="preserve"> </w:t>
      </w:r>
      <w:r w:rsidR="00FE4963">
        <w:rPr>
          <w:rFonts w:hint="cs"/>
          <w:rtl/>
        </w:rPr>
        <w:t xml:space="preserve">ולא </w:t>
      </w:r>
      <w:r w:rsidRPr="00C35A2C">
        <w:rPr>
          <w:rtl/>
        </w:rPr>
        <w:t>יחלצו</w:t>
      </w:r>
      <w:r w:rsidR="005F0766">
        <w:rPr>
          <w:rFonts w:hint="cs"/>
          <w:rtl/>
        </w:rPr>
        <w:t xml:space="preserve"> -</w:t>
      </w:r>
      <w:r w:rsidR="00FE4963" w:rsidRPr="00D1637C">
        <w:rPr>
          <w:rFonts w:cs="PFT_Frank"/>
          <w:b/>
          <w:bCs/>
          <w:szCs w:val="14"/>
          <w:rtl/>
        </w:rPr>
        <w:t xml:space="preserve"> </w:t>
      </w:r>
      <w:r w:rsidRPr="00754FAB">
        <w:rPr>
          <w:rtl/>
        </w:rPr>
        <w:t>תיובתא</w:t>
      </w:r>
      <w:r w:rsidR="00FE4963" w:rsidRPr="00D1637C">
        <w:rPr>
          <w:rFonts w:cs="PFT_Frank"/>
          <w:b/>
          <w:bCs/>
          <w:szCs w:val="14"/>
          <w:rtl/>
        </w:rPr>
        <w:t>!</w:t>
      </w:r>
    </w:p>
    <w:p w14:paraId="429C4107" w14:textId="1FAC2693" w:rsidR="00B433C9" w:rsidRPr="0064131F" w:rsidRDefault="00B433C9" w:rsidP="007C50EB">
      <w:pPr>
        <w:pStyle w:val="afff4"/>
        <w:rPr>
          <w:rStyle w:val="afff1"/>
          <w:b/>
          <w:bCs w:val="0"/>
          <w:rtl/>
        </w:rPr>
      </w:pPr>
      <w:ins w:id="9997" w:author="מספור קטעי משנה" w:date="2026-10-06T06:45:58Z">
        <w:r>
          <w:rPr>
            <w:rStyle w:val="MisparKeta"/>
          </w:rPr>
          <w:t xml:space="preserve">א. </w:t>
        </w:r>
      </w:ins>
      <w:bookmarkStart w:id="1263" w:name="_Toc119173199"/>
      <w:bookmarkStart w:id="1264" w:name="_Toc119230293"/>
      <w:r w:rsidRPr="0064131F">
        <w:rPr>
          <w:rStyle w:val="afff1"/>
          <w:b/>
          <w:bCs w:val="0"/>
          <w:rtl/>
        </w:rPr>
        <w:t xml:space="preserve">קטנה וחרשת </w:t>
      </w:r>
      <w:r w:rsidR="002262B8">
        <w:rPr>
          <w:rStyle w:val="afff1"/>
          <w:rFonts w:hint="cs"/>
          <w:b/>
          <w:bCs w:val="0"/>
          <w:rtl/>
        </w:rPr>
        <w:t>- אין ביאת אחת פוטרת צרתה</w:t>
      </w:r>
      <w:r w:rsidRPr="0064131F">
        <w:rPr>
          <w:rStyle w:val="afff1"/>
          <w:b/>
          <w:bCs w:val="0"/>
          <w:rtl/>
        </w:rPr>
        <w:t>.</w:t>
      </w:r>
      <w:bookmarkEnd w:id="1263"/>
      <w:bookmarkEnd w:id="1264"/>
    </w:p>
    <w:p w14:paraId="098C08BD" w14:textId="5F8F119B" w:rsidR="00A605A4" w:rsidRDefault="00DD7DDD" w:rsidP="00A605A4">
      <w:pPr>
        <w:rPr>
          <w:rFonts w:ascii="Fb Fontext" w:hAnsi="Fb Fontext"/>
          <w:sz w:val="32"/>
          <w:rtl/>
        </w:rPr>
      </w:pPr>
      <w:r w:rsidRPr="00754FAB">
        <w:rPr>
          <w:rStyle w:val="affff5"/>
          <w:rFonts w:hint="eastAsia"/>
          <w:rtl/>
        </w:rPr>
        <w:t>ל</w:t>
      </w:r>
      <w:r w:rsidR="00B433C9" w:rsidRPr="007A3959">
        <w:rPr>
          <w:rStyle w:val="affff5"/>
          <w:rtl/>
        </w:rPr>
        <w:t>ר</w:t>
      </w:r>
      <w:r w:rsidR="00B433C9" w:rsidRPr="007A3959">
        <w:rPr>
          <w:rStyle w:val="affff5"/>
          <w:rFonts w:hint="cs"/>
          <w:rtl/>
        </w:rPr>
        <w:t>אב</w:t>
      </w:r>
      <w:r w:rsidR="00B433C9" w:rsidRPr="007A3959">
        <w:rPr>
          <w:rStyle w:val="affff5"/>
          <w:rtl/>
        </w:rPr>
        <w:t>"</w:t>
      </w:r>
      <w:r w:rsidR="00B433C9" w:rsidRPr="007A3959">
        <w:rPr>
          <w:rStyle w:val="affff5"/>
          <w:rFonts w:hint="cs"/>
          <w:rtl/>
        </w:rPr>
        <w:t>א ור</w:t>
      </w:r>
      <w:r w:rsidR="00B433C9" w:rsidRPr="007A3959">
        <w:rPr>
          <w:rStyle w:val="affff5"/>
          <w:rtl/>
        </w:rPr>
        <w:t>"</w:t>
      </w:r>
      <w:r w:rsidR="00A605A4">
        <w:rPr>
          <w:rStyle w:val="affff5"/>
          <w:rFonts w:hint="cs"/>
          <w:rtl/>
        </w:rPr>
        <w:t>ח</w:t>
      </w:r>
      <w:r w:rsidR="00B433C9" w:rsidRPr="00E2538E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דוקא</w:t>
      </w:r>
      <w:r w:rsidR="00B433C9" w:rsidRPr="00C35A2C">
        <w:rPr>
          <w:rFonts w:ascii="Fb Fontext" w:hAnsi="Fb Fontext"/>
          <w:sz w:val="32"/>
          <w:rtl/>
        </w:rPr>
        <w:t xml:space="preserve"> נפלה מאחיו פקח,</w:t>
      </w:r>
      <w:r>
        <w:rPr>
          <w:rFonts w:ascii="Fb Fontext" w:hAnsi="Fb Fontext" w:hint="cs"/>
          <w:spacing w:val="-4"/>
          <w:sz w:val="32"/>
          <w:rtl/>
        </w:rPr>
        <w:t xml:space="preserve"> </w:t>
      </w:r>
    </w:p>
    <w:p w14:paraId="516D0862" w14:textId="2F12DDB1" w:rsidR="00DD7DDD" w:rsidRPr="00AC7749" w:rsidRDefault="00DD7DDD" w:rsidP="00754FAB">
      <w:pPr>
        <w:pStyle w:val="affff7"/>
        <w:rPr>
          <w:rtl/>
        </w:rPr>
      </w:pPr>
      <w:r>
        <w:rPr>
          <w:rFonts w:hint="cs"/>
          <w:rtl/>
        </w:rPr>
        <w:t>שספק</w:t>
      </w:r>
      <w:r w:rsidR="00B433C9" w:rsidRPr="00AC7749">
        <w:rPr>
          <w:rtl/>
        </w:rPr>
        <w:t xml:space="preserve"> בקטנה ניח</w:t>
      </w:r>
      <w:r>
        <w:rPr>
          <w:rFonts w:hint="cs"/>
          <w:rtl/>
        </w:rPr>
        <w:t>"ל</w:t>
      </w:r>
      <w:r w:rsidR="00A605A4">
        <w:rPr>
          <w:rFonts w:hint="cs"/>
          <w:rtl/>
        </w:rPr>
        <w:t xml:space="preserve"> </w:t>
      </w:r>
      <w:r w:rsidR="00B433C9" w:rsidRPr="00AC7749">
        <w:rPr>
          <w:rtl/>
        </w:rPr>
        <w:t xml:space="preserve">- </w:t>
      </w:r>
      <w:r w:rsidR="0064131F">
        <w:rPr>
          <w:rFonts w:hint="cs"/>
          <w:rtl/>
        </w:rPr>
        <w:t>ש</w:t>
      </w:r>
      <w:r>
        <w:rPr>
          <w:rFonts w:hint="cs"/>
          <w:rtl/>
        </w:rPr>
        <w:t>תבוא</w:t>
      </w:r>
      <w:r w:rsidR="00B433C9" w:rsidRPr="00AC7749">
        <w:rPr>
          <w:rtl/>
        </w:rPr>
        <w:t xml:space="preserve"> לכלל דיעה, א</w:t>
      </w:r>
      <w:r>
        <w:rPr>
          <w:rFonts w:hint="cs"/>
          <w:rtl/>
        </w:rPr>
        <w:t>ו</w:t>
      </w:r>
      <w:r w:rsidR="00B433C9" w:rsidRPr="00AC7749">
        <w:rPr>
          <w:rtl/>
        </w:rPr>
        <w:t xml:space="preserve"> בחרשת - דגדולה ובת ביאה,</w:t>
      </w:r>
      <w:r>
        <w:rPr>
          <w:rFonts w:hint="cs"/>
          <w:rtl/>
        </w:rPr>
        <w:t xml:space="preserve"> </w:t>
      </w:r>
    </w:p>
    <w:p w14:paraId="3B0EFF93" w14:textId="076C46C5" w:rsidR="00B433C9" w:rsidRPr="00C35A2C" w:rsidRDefault="00B433C9" w:rsidP="00A605A4">
      <w:pPr>
        <w:rPr>
          <w:rFonts w:ascii="Fb Fontext" w:hAnsi="Fb Fontext" w:cs="Guttman Vilna"/>
          <w:b/>
          <w:bCs/>
          <w:sz w:val="32"/>
          <w:rtl/>
        </w:rPr>
      </w:pPr>
      <w:r w:rsidRPr="00D1637C">
        <w:rPr>
          <w:rFonts w:ascii="Fb Fontext" w:hAnsi="Fb Fontext" w:cs="PFT_Frank"/>
          <w:b/>
          <w:bCs/>
          <w:sz w:val="32"/>
          <w:szCs w:val="14"/>
          <w:rtl/>
        </w:rPr>
        <w:t>אבל</w:t>
      </w:r>
      <w:r w:rsidRPr="00C35A2C">
        <w:rPr>
          <w:rFonts w:ascii="Fb Fontext" w:hAnsi="Fb Fontext"/>
          <w:sz w:val="32"/>
          <w:rtl/>
        </w:rPr>
        <w:t xml:space="preserve"> נפלה מאחיו חרש ודאי בחרשת ניח</w:t>
      </w:r>
      <w:r w:rsidR="009E5EEA">
        <w:rPr>
          <w:rFonts w:ascii="Fb Fontext" w:hAnsi="Fb Fontext" w:hint="cs"/>
          <w:sz w:val="32"/>
          <w:rtl/>
        </w:rPr>
        <w:t>א ליה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754FAB">
        <w:rPr>
          <w:rStyle w:val="affff8"/>
          <w:rtl/>
        </w:rPr>
        <w:t>דבת מ</w:t>
      </w:r>
      <w:r w:rsidR="00DD7DDD" w:rsidRPr="00754FAB">
        <w:rPr>
          <w:rStyle w:val="affff8"/>
          <w:rFonts w:hint="eastAsia"/>
          <w:rtl/>
        </w:rPr>
        <w:t>י</w:t>
      </w:r>
      <w:r w:rsidRPr="00754FAB">
        <w:rPr>
          <w:rStyle w:val="affff8"/>
          <w:rtl/>
        </w:rPr>
        <w:t>נו היא.</w:t>
      </w:r>
    </w:p>
    <w:p w14:paraId="496F7D0C" w14:textId="6C95DF19" w:rsidR="00B433C9" w:rsidRPr="00C35A2C" w:rsidRDefault="00B433C9" w:rsidP="00754FAB">
      <w:pPr>
        <w:pStyle w:val="afffc"/>
        <w:ind w:left="0" w:firstLine="0"/>
        <w:rPr>
          <w:rFonts w:cs="Guttman Vilna"/>
          <w:b/>
          <w:bCs/>
          <w:rtl/>
        </w:rPr>
      </w:pPr>
      <w:r w:rsidRPr="00E2538E">
        <w:rPr>
          <w:rStyle w:val="affff5"/>
          <w:rtl/>
        </w:rPr>
        <w:t>ו</w:t>
      </w:r>
      <w:r w:rsidR="00024E50">
        <w:rPr>
          <w:rStyle w:val="affff5"/>
          <w:rFonts w:hint="cs"/>
          <w:rtl/>
        </w:rPr>
        <w:t xml:space="preserve">ר"נ </w:t>
      </w:r>
      <w:r w:rsidRPr="00E2538E">
        <w:rPr>
          <w:rStyle w:val="affff5"/>
          <w:rtl/>
        </w:rPr>
        <w:t>א</w:t>
      </w:r>
      <w:r w:rsidR="00024E50">
        <w:rPr>
          <w:rStyle w:val="affff5"/>
          <w:rFonts w:hint="cs"/>
          <w:rtl/>
        </w:rPr>
        <w:t>"</w:t>
      </w:r>
      <w:r w:rsidRPr="00E2538E">
        <w:rPr>
          <w:rStyle w:val="affff5"/>
          <w:rtl/>
        </w:rPr>
        <w:t>ל:</w:t>
      </w:r>
      <w:r w:rsidRPr="00C35A2C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אפילו</w:t>
      </w:r>
      <w:r w:rsidRPr="00C35A2C">
        <w:rPr>
          <w:rtl/>
        </w:rPr>
        <w:t xml:space="preserve"> מאחיו חרש</w:t>
      </w:r>
      <w:r w:rsidR="00A605A4">
        <w:rPr>
          <w:rFonts w:hint="cs"/>
          <w:rtl/>
        </w:rPr>
        <w:t xml:space="preserve"> יש </w:t>
      </w:r>
      <w:r w:rsidR="009E5EEA">
        <w:rPr>
          <w:rFonts w:hint="cs"/>
          <w:rtl/>
        </w:rPr>
        <w:t>לה</w:t>
      </w:r>
      <w:r w:rsidR="00A605A4">
        <w:rPr>
          <w:rFonts w:hint="cs"/>
          <w:rtl/>
        </w:rPr>
        <w:t>ס</w:t>
      </w:r>
      <w:r w:rsidR="009E5EEA">
        <w:rPr>
          <w:rFonts w:hint="cs"/>
          <w:rtl/>
        </w:rPr>
        <w:t>ת</w:t>
      </w:r>
      <w:r w:rsidR="00A605A4">
        <w:rPr>
          <w:rFonts w:hint="cs"/>
          <w:rtl/>
        </w:rPr>
        <w:t>פק</w:t>
      </w:r>
      <w:r w:rsidRPr="00C35A2C">
        <w:rPr>
          <w:rtl/>
        </w:rPr>
        <w:t>.</w:t>
      </w:r>
    </w:p>
    <w:p w14:paraId="551D1C9C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קיא.</w:t>
      </w:r>
    </w:p>
    <w:p w14:paraId="45A9544D" w14:textId="31FD8FA0" w:rsidR="00A605A4" w:rsidRPr="00754FAB" w:rsidRDefault="00A605A4" w:rsidP="00615A60">
      <w:pPr>
        <w:pStyle w:val="affff2"/>
        <w:rPr>
          <w:rtl/>
        </w:rPr>
      </w:pPr>
      <w:bookmarkStart w:id="1265" w:name="_Toc119173200"/>
      <w:bookmarkStart w:id="1266" w:name="_Toc119230294"/>
      <w:r w:rsidRPr="00754FAB">
        <w:rPr>
          <w:rFonts w:hint="eastAsia"/>
          <w:rtl/>
        </w:rPr>
        <w:t>תקנת</w:t>
      </w:r>
      <w:r w:rsidRPr="00754FAB">
        <w:rPr>
          <w:rtl/>
        </w:rPr>
        <w:t xml:space="preserve"> קטנה וחרשת </w:t>
      </w:r>
      <w:r w:rsidRPr="00754FAB">
        <w:rPr>
          <w:rStyle w:val="affff8"/>
          <w:rFonts w:cs="PFT_Frank"/>
          <w:rtl/>
        </w:rPr>
        <w:t xml:space="preserve">[שנפלו </w:t>
      </w:r>
      <w:r w:rsidRPr="00754FAB">
        <w:rPr>
          <w:rStyle w:val="affff8"/>
          <w:rFonts w:cs="PFT_Frank" w:hint="eastAsia"/>
          <w:rtl/>
        </w:rPr>
        <w:t>לייבום</w:t>
      </w:r>
      <w:r w:rsidRPr="00754FAB">
        <w:rPr>
          <w:rStyle w:val="affff8"/>
          <w:rFonts w:cs="PFT_Frank"/>
          <w:rtl/>
        </w:rPr>
        <w:t xml:space="preserve"> </w:t>
      </w:r>
      <w:r w:rsidRPr="00754FAB">
        <w:rPr>
          <w:rStyle w:val="affff8"/>
          <w:rFonts w:cs="PFT_Frank" w:hint="eastAsia"/>
          <w:rtl/>
        </w:rPr>
        <w:t>מאיש</w:t>
      </w:r>
      <w:r w:rsidRPr="00754FAB">
        <w:rPr>
          <w:rStyle w:val="affff8"/>
          <w:rFonts w:cs="PFT_Frank"/>
          <w:rtl/>
        </w:rPr>
        <w:t xml:space="preserve"> </w:t>
      </w:r>
      <w:r w:rsidRPr="00754FAB">
        <w:rPr>
          <w:rStyle w:val="affff8"/>
          <w:rFonts w:cs="PFT_Frank" w:hint="eastAsia"/>
          <w:rtl/>
        </w:rPr>
        <w:t>אחד</w:t>
      </w:r>
      <w:r w:rsidRPr="00754FAB">
        <w:rPr>
          <w:rStyle w:val="affff8"/>
          <w:rFonts w:cs="PFT_Frank"/>
          <w:rtl/>
        </w:rPr>
        <w:t>]</w:t>
      </w:r>
      <w:r w:rsidRPr="00754FAB">
        <w:rPr>
          <w:rtl/>
        </w:rPr>
        <w:t xml:space="preserve"> לכתחילה</w:t>
      </w:r>
      <w:bookmarkEnd w:id="1265"/>
      <w:bookmarkEnd w:id="1266"/>
    </w:p>
    <w:p w14:paraId="58DF720C" w14:textId="10884243" w:rsidR="00B433C9" w:rsidRPr="00C35A2C" w:rsidRDefault="00B433C9" w:rsidP="00B55EDF">
      <w:pPr>
        <w:rPr>
          <w:rFonts w:ascii="Fb Fontext" w:hAnsi="Fb Fontext"/>
          <w:rtl/>
        </w:rPr>
      </w:pPr>
      <w:r w:rsidRPr="00E2538E">
        <w:rPr>
          <w:rStyle w:val="affff5"/>
          <w:rFonts w:hint="cs"/>
          <w:rtl/>
        </w:rPr>
        <w:t>מ</w:t>
      </w:r>
      <w:r w:rsidRPr="00E2538E">
        <w:rPr>
          <w:rStyle w:val="affff5"/>
          <w:rtl/>
        </w:rPr>
        <w:t>רב:</w:t>
      </w:r>
      <w:r w:rsidRPr="00C35A2C">
        <w:rPr>
          <w:rFonts w:ascii="Fb Fontext" w:hAnsi="Fb Fontext"/>
          <w:sz w:val="32"/>
          <w:rtl/>
        </w:rPr>
        <w:t xml:space="preserve">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כונס החרשת</w:t>
      </w:r>
      <w:r w:rsidRPr="00C35A2C">
        <w:rPr>
          <w:rFonts w:ascii="Fb Fontext" w:hAnsi="Fb Fontext"/>
          <w:sz w:val="32"/>
          <w:rtl/>
        </w:rPr>
        <w:t xml:space="preserve"> ומוציאה בגט,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וקטנה</w:t>
      </w:r>
      <w:r w:rsidRPr="00C35A2C">
        <w:rPr>
          <w:rFonts w:ascii="Fb Fontext" w:hAnsi="Fb Fontext"/>
          <w:sz w:val="32"/>
          <w:rtl/>
        </w:rPr>
        <w:t xml:space="preserve"> </w:t>
      </w:r>
      <w:r w:rsidR="00A605A4">
        <w:rPr>
          <w:rFonts w:ascii="Fb Fontext" w:hAnsi="Fb Fontext" w:hint="cs"/>
          <w:sz w:val="32"/>
          <w:rtl/>
        </w:rPr>
        <w:t>כ</w:t>
      </w:r>
      <w:r w:rsidRPr="00C35A2C">
        <w:rPr>
          <w:rFonts w:ascii="Fb Fontext" w:hAnsi="Fb Fontext"/>
          <w:sz w:val="32"/>
          <w:rtl/>
        </w:rPr>
        <w:t>שתגדיל תחלוץ.</w:t>
      </w:r>
    </w:p>
    <w:p w14:paraId="27357211" w14:textId="233E1BD0" w:rsidR="00A605A4" w:rsidRDefault="00A605A4" w:rsidP="00615A60">
      <w:pPr>
        <w:pStyle w:val="affff2"/>
        <w:rPr>
          <w:rtl/>
        </w:rPr>
      </w:pPr>
      <w:bookmarkStart w:id="1267" w:name="_Toc119173201"/>
      <w:bookmarkStart w:id="1268" w:name="_Toc119230295"/>
      <w:r>
        <w:rPr>
          <w:rFonts w:hint="cs"/>
          <w:rtl/>
        </w:rPr>
        <w:t xml:space="preserve">האם </w:t>
      </w:r>
      <w:r w:rsidRPr="00C35A2C">
        <w:rPr>
          <w:rtl/>
        </w:rPr>
        <w:t xml:space="preserve">חרשת </w:t>
      </w:r>
      <w:r>
        <w:rPr>
          <w:rFonts w:hint="cs"/>
          <w:rtl/>
        </w:rPr>
        <w:t>'</w:t>
      </w:r>
      <w:r w:rsidRPr="00C35A2C">
        <w:rPr>
          <w:rtl/>
        </w:rPr>
        <w:t>קנויה ומשויירת</w:t>
      </w:r>
      <w:r>
        <w:rPr>
          <w:rFonts w:hint="cs"/>
          <w:rtl/>
        </w:rPr>
        <w:t>'</w:t>
      </w:r>
      <w:r w:rsidRPr="00C35A2C">
        <w:rPr>
          <w:rtl/>
        </w:rPr>
        <w:t xml:space="preserve"> </w:t>
      </w:r>
      <w:r w:rsidR="00A8550C">
        <w:rPr>
          <w:rFonts w:hint="cs"/>
          <w:rtl/>
        </w:rPr>
        <w:t>ו</w:t>
      </w:r>
      <w:r w:rsidRPr="00C35A2C">
        <w:rPr>
          <w:rtl/>
        </w:rPr>
        <w:t xml:space="preserve">קטנה </w:t>
      </w:r>
      <w:r>
        <w:rPr>
          <w:rFonts w:hint="cs"/>
          <w:rtl/>
        </w:rPr>
        <w:t>'</w:t>
      </w:r>
      <w:r w:rsidRPr="00C35A2C">
        <w:rPr>
          <w:rtl/>
        </w:rPr>
        <w:t>קנויה ו</w:t>
      </w:r>
      <w:r>
        <w:rPr>
          <w:rFonts w:hint="cs"/>
          <w:rtl/>
        </w:rPr>
        <w:t>ל</w:t>
      </w:r>
      <w:r w:rsidRPr="00C35A2C">
        <w:rPr>
          <w:rtl/>
        </w:rPr>
        <w:t>א קנויה</w:t>
      </w:r>
      <w:r>
        <w:rPr>
          <w:rFonts w:hint="cs"/>
          <w:rtl/>
        </w:rPr>
        <w:t>'</w:t>
      </w:r>
      <w:r w:rsidRPr="00C35A2C">
        <w:rPr>
          <w:rtl/>
        </w:rPr>
        <w:t>,</w:t>
      </w:r>
      <w:r>
        <w:rPr>
          <w:rFonts w:hint="cs"/>
          <w:rtl/>
        </w:rPr>
        <w:t xml:space="preserve"> או להיפך?</w:t>
      </w:r>
      <w:bookmarkEnd w:id="1267"/>
      <w:bookmarkEnd w:id="1268"/>
    </w:p>
    <w:p w14:paraId="5C256775" w14:textId="1DD689C4" w:rsidR="00A605A4" w:rsidRDefault="00A605A4" w:rsidP="00754FAB">
      <w:pPr>
        <w:pStyle w:val="affff7"/>
        <w:rPr>
          <w:rtl/>
        </w:rPr>
      </w:pPr>
      <w:r>
        <w:rPr>
          <w:rFonts w:hint="cs"/>
          <w:rtl/>
        </w:rPr>
        <w:t>[</w:t>
      </w:r>
      <w:r w:rsidRPr="00A07384">
        <w:rPr>
          <w:rFonts w:cs="PFT_Frank"/>
          <w:b/>
          <w:bCs/>
          <w:szCs w:val="10"/>
          <w:rtl/>
        </w:rPr>
        <w:t>'</w:t>
      </w:r>
      <w:r w:rsidRPr="00A07384">
        <w:rPr>
          <w:rFonts w:cs="PFT_Frank" w:hint="eastAsia"/>
          <w:b/>
          <w:bCs/>
          <w:szCs w:val="10"/>
          <w:rtl/>
        </w:rPr>
        <w:t>משויירות</w:t>
      </w:r>
      <w:r w:rsidRPr="00A07384">
        <w:rPr>
          <w:rFonts w:cs="PFT_Frank"/>
          <w:b/>
          <w:bCs/>
          <w:szCs w:val="10"/>
          <w:rtl/>
        </w:rPr>
        <w:t xml:space="preserve">' לא </w:t>
      </w:r>
      <w:r>
        <w:rPr>
          <w:rFonts w:hint="cs"/>
          <w:rtl/>
        </w:rPr>
        <w:t xml:space="preserve">- דאין א' פוטרת חברתה, </w:t>
      </w:r>
      <w:r w:rsidRPr="00A07384">
        <w:rPr>
          <w:rFonts w:cs="PFT_Frank"/>
          <w:b/>
          <w:bCs/>
          <w:szCs w:val="10"/>
          <w:rtl/>
        </w:rPr>
        <w:t>'ספ</w:t>
      </w:r>
      <w:r w:rsidRPr="00A07384">
        <w:rPr>
          <w:rFonts w:cs="PFT_Frank" w:hint="eastAsia"/>
          <w:b/>
          <w:bCs/>
          <w:szCs w:val="10"/>
          <w:rtl/>
        </w:rPr>
        <w:t>יקות</w:t>
      </w:r>
      <w:r w:rsidRPr="00A07384">
        <w:rPr>
          <w:rFonts w:cs="PFT_Frank"/>
          <w:b/>
          <w:bCs/>
          <w:szCs w:val="10"/>
          <w:rtl/>
        </w:rPr>
        <w:t xml:space="preserve">' לא </w:t>
      </w:r>
      <w:r>
        <w:rPr>
          <w:rFonts w:hint="cs"/>
          <w:rtl/>
        </w:rPr>
        <w:t xml:space="preserve">- דביאת ב' פוסלת הא']  </w:t>
      </w:r>
    </w:p>
    <w:p w14:paraId="3F21A25C" w14:textId="54EB01B6" w:rsidR="007C0531" w:rsidRDefault="007C0531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 xml:space="preserve">א. מדברי </w:t>
      </w:r>
      <w:r w:rsidR="00B433C9" w:rsidRPr="00E2538E">
        <w:rPr>
          <w:rStyle w:val="affff5"/>
          <w:rFonts w:hint="cs"/>
          <w:rtl/>
        </w:rPr>
        <w:t>רב</w:t>
      </w:r>
      <w:r>
        <w:rPr>
          <w:rStyle w:val="affff5"/>
          <w:rFonts w:hint="cs"/>
          <w:rtl/>
        </w:rPr>
        <w:t xml:space="preserve"> מוכח</w:t>
      </w:r>
      <w:r w:rsidR="00B433C9" w:rsidRPr="00E2538E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חרשת </w:t>
      </w:r>
      <w:r w:rsidRPr="00D1637C">
        <w:rPr>
          <w:rFonts w:ascii="Fb Fontext" w:hAnsi="Fb Fontext" w:cs="PFT_Frank" w:hint="cs"/>
          <w:b/>
          <w:bCs/>
          <w:szCs w:val="14"/>
          <w:rtl/>
        </w:rPr>
        <w:t>'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משויירת</w:t>
      </w:r>
      <w:r w:rsidRPr="00D1637C">
        <w:rPr>
          <w:rFonts w:ascii="Fb Fontext" w:hAnsi="Fb Fontext" w:cs="PFT_Frank" w:hint="cs"/>
          <w:b/>
          <w:bCs/>
          <w:szCs w:val="14"/>
          <w:rtl/>
        </w:rPr>
        <w:t>'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ו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קטנה </w:t>
      </w:r>
      <w:r w:rsidRPr="00D1637C">
        <w:rPr>
          <w:rFonts w:ascii="Fb Fontext" w:hAnsi="Fb Fontext" w:cs="PFT_Frank" w:hint="cs"/>
          <w:b/>
          <w:bCs/>
          <w:szCs w:val="14"/>
          <w:rtl/>
        </w:rPr>
        <w:t>'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ספק</w:t>
      </w:r>
      <w:r w:rsidRPr="00D1637C">
        <w:rPr>
          <w:rFonts w:ascii="Fb Fontext" w:hAnsi="Fb Fontext" w:cs="PFT_Frank" w:hint="cs"/>
          <w:b/>
          <w:bCs/>
          <w:szCs w:val="14"/>
          <w:rtl/>
        </w:rPr>
        <w:t>'</w:t>
      </w:r>
      <w:r w:rsidR="00B433C9" w:rsidRPr="00C35A2C">
        <w:rPr>
          <w:rFonts w:ascii="Fb Fontext" w:hAnsi="Fb Fontext"/>
          <w:rtl/>
        </w:rPr>
        <w:t>,</w:t>
      </w:r>
      <w:r>
        <w:rPr>
          <w:rFonts w:ascii="Fb Fontext" w:hAnsi="Fb Fontext" w:hint="cs"/>
          <w:rtl/>
        </w:rPr>
        <w:t xml:space="preserve"> </w:t>
      </w: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 xml:space="preserve">   ש</w:t>
      </w:r>
      <w:r w:rsidRPr="00754FAB">
        <w:rPr>
          <w:rStyle w:val="affff5"/>
          <w:rFonts w:hint="eastAsia"/>
          <w:rtl/>
        </w:rPr>
        <w:t>א</w:t>
      </w:r>
      <w:r>
        <w:rPr>
          <w:rStyle w:val="affff5"/>
          <w:rFonts w:hint="cs"/>
          <w:rtl/>
        </w:rPr>
        <w:t xml:space="preserve">ם </w:t>
      </w:r>
      <w:r w:rsidRPr="00754FAB">
        <w:rPr>
          <w:rStyle w:val="affff5"/>
          <w:rFonts w:hint="eastAsia"/>
          <w:rtl/>
        </w:rPr>
        <w:t>להיפך</w:t>
      </w:r>
      <w:r w:rsidRPr="00754FAB">
        <w:rPr>
          <w:rStyle w:val="affff5"/>
          <w:rtl/>
        </w:rPr>
        <w:t>:</w:t>
      </w:r>
    </w:p>
    <w:p w14:paraId="1A0DEB08" w14:textId="70582B04" w:rsidR="007C0531" w:rsidRDefault="007C0531" w:rsidP="007C0531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'חרשת </w:t>
      </w:r>
      <w:r w:rsidR="00B433C9" w:rsidRPr="00C35A2C">
        <w:rPr>
          <w:rFonts w:ascii="Fb Fontext" w:hAnsi="Fb Fontext"/>
          <w:rtl/>
        </w:rPr>
        <w:t>כונס</w:t>
      </w:r>
      <w:r w:rsidR="00B433C9" w:rsidRPr="007C0531">
        <w:rPr>
          <w:rFonts w:ascii="Fb Fontext" w:hAnsi="Fb Fontext"/>
          <w:rtl/>
        </w:rPr>
        <w:t xml:space="preserve"> ומוציא בגט</w:t>
      </w:r>
      <w:r w:rsidRPr="007C0531">
        <w:rPr>
          <w:rFonts w:ascii="Fb Fontext" w:hAnsi="Fb Fontext" w:hint="cs"/>
          <w:rtl/>
        </w:rPr>
        <w:t>'</w:t>
      </w:r>
      <w:r>
        <w:rPr>
          <w:rFonts w:ascii="Fb Fontext" w:hAnsi="Fb Fontext" w:hint="cs"/>
          <w:rtl/>
        </w:rPr>
        <w:t>?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יקיימנה</w:t>
      </w:r>
      <w:r>
        <w:rPr>
          <w:rFonts w:ascii="Fb Fontext" w:hAnsi="Fb Fontext" w:hint="cs"/>
          <w:rtl/>
        </w:rPr>
        <w:t>!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שאם קנויה - ל</w:t>
      </w:r>
      <w:r w:rsidR="00AB43C5">
        <w:rPr>
          <w:rFonts w:ascii="Fb Fontext" w:hAnsi="Fb Fontext" w:hint="cs"/>
          <w:rtl/>
        </w:rPr>
        <w:t>א</w:t>
      </w:r>
      <w:r>
        <w:rPr>
          <w:rFonts w:ascii="Fb Fontext" w:hAnsi="Fb Fontext" w:hint="cs"/>
          <w:rtl/>
        </w:rPr>
        <w:t xml:space="preserve"> </w:t>
      </w:r>
      <w:r w:rsidR="00723A2C">
        <w:rPr>
          <w:rFonts w:ascii="Fb Fontext" w:hAnsi="Fb Fontext" w:hint="cs"/>
          <w:rtl/>
        </w:rPr>
        <w:t>ת</w:t>
      </w:r>
      <w:r>
        <w:rPr>
          <w:rFonts w:ascii="Fb Fontext" w:hAnsi="Fb Fontext" w:hint="cs"/>
          <w:rtl/>
        </w:rPr>
        <w:t>ח</w:t>
      </w:r>
      <w:r w:rsidR="00723A2C">
        <w:rPr>
          <w:rFonts w:ascii="Fb Fontext" w:hAnsi="Fb Fontext" w:hint="cs"/>
          <w:rtl/>
        </w:rPr>
        <w:t>ו</w:t>
      </w:r>
      <w:r>
        <w:rPr>
          <w:rFonts w:ascii="Fb Fontext" w:hAnsi="Fb Fontext" w:hint="cs"/>
          <w:rtl/>
        </w:rPr>
        <w:t>ל</w:t>
      </w:r>
    </w:p>
    <w:p w14:paraId="0F272D59" w14:textId="1AB5D050" w:rsidR="00B433C9" w:rsidRPr="00C35A2C" w:rsidRDefault="007C0531" w:rsidP="00754FA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lastRenderedPageBreak/>
        <w:t>חליצת הקטנה</w:t>
      </w:r>
      <w:r w:rsidRPr="00754FAB">
        <w:rPr>
          <w:rStyle w:val="affff8"/>
          <w:rtl/>
        </w:rPr>
        <w:t xml:space="preserve"> לאוסרה,</w:t>
      </w:r>
      <w:r w:rsidR="00B433C9" w:rsidRPr="00C35A2C">
        <w:rPr>
          <w:rFonts w:ascii="Fb Fontext" w:hAnsi="Fb Fontext" w:hint="cs"/>
          <w:rtl/>
        </w:rPr>
        <w:t xml:space="preserve"> </w:t>
      </w:r>
      <w:r w:rsidR="001D4262">
        <w:rPr>
          <w:rFonts w:ascii="Fb Fontext" w:hAnsi="Fb Fontext" w:hint="cs"/>
          <w:rtl/>
        </w:rPr>
        <w:t>ו</w:t>
      </w:r>
      <w:r>
        <w:rPr>
          <w:rFonts w:ascii="Fb Fontext" w:hAnsi="Fb Fontext" w:hint="cs"/>
          <w:rtl/>
        </w:rPr>
        <w:t>אם</w:t>
      </w:r>
      <w:r w:rsidR="00B433C9" w:rsidRPr="00C35A2C">
        <w:rPr>
          <w:rFonts w:ascii="Fb Fontext" w:hAnsi="Fb Fontext" w:hint="cs"/>
          <w:rtl/>
        </w:rPr>
        <w:t xml:space="preserve"> לא קנויה </w:t>
      </w:r>
      <w:r w:rsidR="00B433C9" w:rsidRPr="00C35A2C">
        <w:rPr>
          <w:rFonts w:ascii="Fb Fontext" w:hAnsi="Fb Fontext"/>
          <w:rtl/>
        </w:rPr>
        <w:t xml:space="preserve">- </w:t>
      </w:r>
      <w:r>
        <w:rPr>
          <w:rFonts w:ascii="Fb Fontext" w:hAnsi="Fb Fontext" w:hint="cs"/>
          <w:rtl/>
        </w:rPr>
        <w:t>חרשת כ</w:t>
      </w:r>
      <w:r w:rsidR="00B433C9" w:rsidRPr="00C35A2C">
        <w:rPr>
          <w:rFonts w:ascii="Fb Fontext" w:hAnsi="Fb Fontext"/>
          <w:rtl/>
        </w:rPr>
        <w:t>נכרית בעלמא</w:t>
      </w:r>
      <w:r w:rsidR="00723A2C">
        <w:rPr>
          <w:rFonts w:ascii="Fb Fontext" w:hAnsi="Fb Fontext" w:hint="cs"/>
          <w:rtl/>
        </w:rPr>
        <w:t>,</w:t>
      </w:r>
    </w:p>
    <w:p w14:paraId="6D0373E4" w14:textId="0F3B8252" w:rsidR="00B433C9" w:rsidRPr="00723A2C" w:rsidRDefault="00723A2C" w:rsidP="00754FAB">
      <w:pPr>
        <w:pStyle w:val="affff7"/>
        <w:rPr>
          <w:rtl/>
        </w:rPr>
      </w:pPr>
      <w:r w:rsidRPr="00754FAB">
        <w:rPr>
          <w:rFonts w:hint="eastAsia"/>
          <w:rtl/>
        </w:rPr>
        <w:t>אלא</w:t>
      </w:r>
      <w:r w:rsidRPr="00754FAB">
        <w:rPr>
          <w:rtl/>
        </w:rPr>
        <w:t xml:space="preserve"> </w:t>
      </w:r>
      <w:r w:rsidRPr="00754FAB">
        <w:rPr>
          <w:rFonts w:hint="eastAsia"/>
          <w:b/>
          <w:rtl/>
        </w:rPr>
        <w:t>קטנה</w:t>
      </w:r>
      <w:r w:rsidRPr="00754FAB">
        <w:rPr>
          <w:rtl/>
        </w:rPr>
        <w:t xml:space="preserve"> 'ספק'</w:t>
      </w:r>
      <w:r>
        <w:rPr>
          <w:rFonts w:hint="cs"/>
          <w:rtl/>
        </w:rPr>
        <w:t>,</w:t>
      </w:r>
      <w:r w:rsidRPr="00754FAB">
        <w:rPr>
          <w:rtl/>
        </w:rPr>
        <w:t xml:space="preserve"> ואינו כונסה ממה נפשך </w:t>
      </w:r>
      <w:r>
        <w:rPr>
          <w:rFonts w:hint="cs"/>
          <w:rtl/>
        </w:rPr>
        <w:t xml:space="preserve">- </w:t>
      </w:r>
      <w:r w:rsidR="00B433C9" w:rsidRPr="00A07384">
        <w:rPr>
          <w:rFonts w:cs="PFT_Frank" w:hint="eastAsia"/>
          <w:b/>
          <w:bCs/>
          <w:szCs w:val="10"/>
          <w:rtl/>
        </w:rPr>
        <w:t>דחרשת</w:t>
      </w:r>
      <w:r w:rsidR="00B433C9" w:rsidRPr="00A07384">
        <w:rPr>
          <w:rFonts w:cs="PFT_Frank"/>
          <w:b/>
          <w:bCs/>
          <w:szCs w:val="10"/>
          <w:rtl/>
        </w:rPr>
        <w:t xml:space="preserve"> </w:t>
      </w:r>
      <w:r w:rsidR="00B433C9" w:rsidRPr="00A07384">
        <w:rPr>
          <w:rFonts w:cs="PFT_Frank" w:hint="eastAsia"/>
          <w:b/>
          <w:bCs/>
          <w:szCs w:val="10"/>
          <w:rtl/>
        </w:rPr>
        <w:t>במ</w:t>
      </w:r>
      <w:r w:rsidRPr="00A07384">
        <w:rPr>
          <w:rFonts w:cs="PFT_Frank" w:hint="eastAsia"/>
          <w:b/>
          <w:bCs/>
          <w:szCs w:val="10"/>
          <w:rtl/>
        </w:rPr>
        <w:t>ה</w:t>
      </w:r>
      <w:r w:rsidR="00B433C9" w:rsidRPr="00A07384">
        <w:rPr>
          <w:rFonts w:cs="PFT_Frank"/>
          <w:b/>
          <w:bCs/>
          <w:szCs w:val="10"/>
          <w:rtl/>
        </w:rPr>
        <w:t xml:space="preserve"> תצא</w:t>
      </w:r>
      <w:r>
        <w:rPr>
          <w:rFonts w:hint="cs"/>
          <w:rtl/>
        </w:rPr>
        <w:t xml:space="preserve"> [</w:t>
      </w:r>
      <w:r w:rsidR="00C43F3F">
        <w:rPr>
          <w:rFonts w:hint="cs"/>
          <w:rtl/>
        </w:rPr>
        <w:t>ל</w:t>
      </w:r>
      <w:r>
        <w:rPr>
          <w:rFonts w:hint="cs"/>
          <w:rtl/>
        </w:rPr>
        <w:t>א ב</w:t>
      </w:r>
      <w:r w:rsidR="00C43F3F">
        <w:rPr>
          <w:rFonts w:hint="cs"/>
          <w:rtl/>
        </w:rPr>
        <w:t>ת</w:t>
      </w:r>
      <w:r>
        <w:rPr>
          <w:rFonts w:hint="cs"/>
          <w:rtl/>
        </w:rPr>
        <w:t xml:space="preserve"> חליצה].</w:t>
      </w:r>
    </w:p>
    <w:p w14:paraId="6797439F" w14:textId="6312A1E7" w:rsidR="00B433C9" w:rsidRDefault="00723A2C" w:rsidP="00C43F3F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ב.</w:t>
      </w:r>
      <w:r w:rsidR="00B433C9" w:rsidRPr="00E2538E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 xml:space="preserve">ומוכח </w:t>
      </w:r>
      <w:r w:rsidR="00C43F3F">
        <w:rPr>
          <w:rStyle w:val="affff5"/>
          <w:rFonts w:hint="cs"/>
          <w:rtl/>
        </w:rPr>
        <w:t xml:space="preserve">כמותו </w:t>
      </w:r>
      <w:r>
        <w:rPr>
          <w:rStyle w:val="affff5"/>
          <w:rFonts w:hint="cs"/>
          <w:rtl/>
        </w:rPr>
        <w:t>מ</w:t>
      </w:r>
      <w:r w:rsidR="00B433C9" w:rsidRPr="00E2538E">
        <w:rPr>
          <w:rStyle w:val="affff5"/>
          <w:rtl/>
        </w:rPr>
        <w:t xml:space="preserve">דתניא: </w:t>
      </w:r>
      <w:r w:rsidR="00C43F3F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ב</w:t>
      </w:r>
      <w:r w:rsidR="00C43F3F" w:rsidRPr="00D1637C">
        <w:rPr>
          <w:rFonts w:ascii="Fb Fontext" w:hAnsi="Fb Fontext" w:cs="PFT_Frank"/>
          <w:b/>
          <w:bCs/>
          <w:sz w:val="32"/>
          <w:szCs w:val="14"/>
          <w:rtl/>
        </w:rPr>
        <w:t>'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אחין </w:t>
      </w:r>
      <w:r w:rsidR="00C43F3F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לב</w:t>
      </w:r>
      <w:r w:rsidR="00C43F3F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'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אחיות קטנה וחרשת</w:t>
      </w:r>
      <w:r w:rsidR="00C43F3F">
        <w:rPr>
          <w:rFonts w:ascii="Fb Fontext" w:hAnsi="Fb Fontext" w:hint="cs"/>
          <w:sz w:val="32"/>
          <w:rtl/>
        </w:rPr>
        <w:t>:</w:t>
      </w:r>
    </w:p>
    <w:p w14:paraId="310A0F9E" w14:textId="3ABAA744" w:rsidR="00B433C9" w:rsidRDefault="00B433C9" w:rsidP="007C50EB">
      <w:pPr>
        <w:rPr>
          <w:rFonts w:ascii="Fb Fontext" w:hAnsi="Fb Fontext"/>
          <w:sz w:val="32"/>
          <w:rtl/>
        </w:rPr>
      </w:pPr>
      <w:r w:rsidRPr="00D1637C">
        <w:rPr>
          <w:rFonts w:ascii="Fb Fontext" w:hAnsi="Fb Fontext" w:cs="PFT_Frank"/>
          <w:b/>
          <w:bCs/>
          <w:sz w:val="32"/>
          <w:szCs w:val="14"/>
          <w:rtl/>
        </w:rPr>
        <w:t>מת בעל קטנה</w:t>
      </w:r>
      <w:r w:rsidRPr="00C35A2C">
        <w:rPr>
          <w:rFonts w:ascii="Fb Fontext" w:hAnsi="Fb Fontext"/>
          <w:sz w:val="32"/>
          <w:rtl/>
        </w:rPr>
        <w:t xml:space="preserve"> - חרשת בגט, וקטנה </w:t>
      </w:r>
      <w:r w:rsidR="00C43F3F">
        <w:rPr>
          <w:rFonts w:ascii="Fb Fontext" w:hAnsi="Fb Fontext" w:hint="cs"/>
          <w:sz w:val="32"/>
          <w:rtl/>
        </w:rPr>
        <w:t>כ</w:t>
      </w:r>
      <w:r w:rsidRPr="00C35A2C">
        <w:rPr>
          <w:rFonts w:ascii="Fb Fontext" w:hAnsi="Fb Fontext"/>
          <w:sz w:val="32"/>
          <w:rtl/>
        </w:rPr>
        <w:t>שתגדיל תחלוץ,</w:t>
      </w:r>
    </w:p>
    <w:p w14:paraId="6A05E69B" w14:textId="1E089EB5" w:rsidR="00B433C9" w:rsidRDefault="00B433C9" w:rsidP="007C50EB">
      <w:pPr>
        <w:rPr>
          <w:rFonts w:ascii="Fb Fontext" w:hAnsi="Fb Fontext"/>
          <w:sz w:val="32"/>
          <w:rtl/>
        </w:rPr>
      </w:pPr>
      <w:r w:rsidRPr="00D1637C">
        <w:rPr>
          <w:rFonts w:ascii="Fb Fontext" w:hAnsi="Fb Fontext" w:cs="PFT_Frank"/>
          <w:b/>
          <w:bCs/>
          <w:sz w:val="32"/>
          <w:szCs w:val="14"/>
          <w:rtl/>
        </w:rPr>
        <w:t>מת בעל חרשת</w:t>
      </w:r>
      <w:r w:rsidRPr="00C35A2C">
        <w:rPr>
          <w:rFonts w:ascii="Fb Fontext" w:hAnsi="Fb Fontext"/>
          <w:sz w:val="32"/>
          <w:rtl/>
        </w:rPr>
        <w:t xml:space="preserve"> - קטנה בגט, וחרשת אסורה לעולם</w:t>
      </w:r>
      <w:r w:rsidR="00C43F3F" w:rsidRPr="00754FAB">
        <w:rPr>
          <w:rStyle w:val="affff8"/>
          <w:rtl/>
        </w:rPr>
        <w:t xml:space="preserve"> לא בת חליצה</w:t>
      </w:r>
      <w:r w:rsidRPr="00754FAB">
        <w:rPr>
          <w:rStyle w:val="affff8"/>
          <w:rtl/>
        </w:rPr>
        <w:t>,</w:t>
      </w:r>
    </w:p>
    <w:p w14:paraId="29B9C253" w14:textId="020CC873" w:rsidR="001D4262" w:rsidRDefault="00B433C9" w:rsidP="001D4262">
      <w:pPr>
        <w:rPr>
          <w:rStyle w:val="affff5"/>
          <w:rtl/>
        </w:rPr>
      </w:pPr>
      <w:r w:rsidRPr="00D1637C">
        <w:rPr>
          <w:rFonts w:ascii="Fb Fontext" w:hAnsi="Fb Fontext" w:cs="PFT_Frank"/>
          <w:b/>
          <w:bCs/>
          <w:sz w:val="32"/>
          <w:szCs w:val="14"/>
          <w:rtl/>
        </w:rPr>
        <w:t>בא על החרשת</w:t>
      </w:r>
      <w:r w:rsidRPr="00C35A2C">
        <w:rPr>
          <w:rFonts w:ascii="Fb Fontext" w:hAnsi="Fb Fontext"/>
          <w:sz w:val="32"/>
          <w:rtl/>
        </w:rPr>
        <w:t xml:space="preserve"> - נותן לה גט</w:t>
      </w:r>
      <w:r w:rsidR="00C43F3F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והותרה</w:t>
      </w:r>
      <w:r w:rsidR="001D4262">
        <w:rPr>
          <w:rFonts w:ascii="Fb Fontext" w:hAnsi="Fb Fontext" w:hint="cs"/>
          <w:sz w:val="32"/>
          <w:rtl/>
        </w:rPr>
        <w:t xml:space="preserve"> -</w:t>
      </w:r>
      <w:r w:rsidR="001D4262">
        <w:rPr>
          <w:rFonts w:ascii="Fb Fontext" w:hAnsi="Fb Fontext" w:cs="Guttman Vilna" w:hint="cs"/>
          <w:b/>
          <w:bCs/>
          <w:sz w:val="32"/>
          <w:rtl/>
        </w:rPr>
        <w:t xml:space="preserve"> </w:t>
      </w:r>
      <w:r w:rsidR="001D4262">
        <w:rPr>
          <w:rFonts w:ascii="Fb Fontext" w:hAnsi="Fb Fontext"/>
          <w:sz w:val="32"/>
          <w:rtl/>
        </w:rPr>
        <w:tab/>
      </w:r>
      <w:r w:rsidR="001D4262">
        <w:rPr>
          <w:rFonts w:ascii="Fb Fontext" w:hAnsi="Fb Fontext" w:hint="cs"/>
          <w:sz w:val="32"/>
          <w:rtl/>
        </w:rPr>
        <w:t xml:space="preserve">  </w:t>
      </w:r>
      <w:r w:rsidR="00AD0639">
        <w:rPr>
          <w:rFonts w:ascii="Fb Fontext" w:hAnsi="Fb Fontext" w:hint="cs"/>
          <w:sz w:val="32"/>
          <w:rtl/>
        </w:rPr>
        <w:t xml:space="preserve"> </w:t>
      </w:r>
      <w:r w:rsidR="001D4262">
        <w:rPr>
          <w:rStyle w:val="affff5"/>
          <w:rFonts w:hint="cs"/>
          <w:rtl/>
        </w:rPr>
        <w:t>ומ</w:t>
      </w:r>
      <w:r w:rsidR="00AD0639">
        <w:rPr>
          <w:rStyle w:val="affff5"/>
          <w:rFonts w:hint="cs"/>
          <w:rtl/>
        </w:rPr>
        <w:t>זה</w:t>
      </w:r>
      <w:r w:rsidR="001D4262">
        <w:rPr>
          <w:rStyle w:val="affff5"/>
          <w:rFonts w:hint="cs"/>
          <w:rtl/>
        </w:rPr>
        <w:t xml:space="preserve"> ש'הותרה' מוכח:</w:t>
      </w:r>
    </w:p>
    <w:p w14:paraId="06B7B06B" w14:textId="025DAC8C" w:rsidR="00B433C9" w:rsidRPr="00C35A2C" w:rsidRDefault="001D4262" w:rsidP="001D4262">
      <w:pPr>
        <w:rPr>
          <w:rFonts w:ascii="Fb Fontext" w:hAnsi="Fb Fontext"/>
          <w:rtl/>
        </w:rPr>
      </w:pPr>
      <w:r w:rsidRPr="00754FAB">
        <w:rPr>
          <w:rFonts w:hint="eastAsia"/>
          <w:rtl/>
        </w:rPr>
        <w:t>ד</w:t>
      </w:r>
      <w:r w:rsidR="00B433C9" w:rsidRPr="00D1637C">
        <w:rPr>
          <w:rFonts w:cs="PFT_Frank"/>
          <w:bCs/>
          <w:szCs w:val="14"/>
          <w:rtl/>
        </w:rPr>
        <w:t xml:space="preserve">חרשת </w:t>
      </w:r>
      <w:r w:rsidRPr="00D1637C">
        <w:rPr>
          <w:rFonts w:cs="PFT_Frank"/>
          <w:bCs/>
          <w:szCs w:val="14"/>
          <w:rtl/>
        </w:rPr>
        <w:t>'</w:t>
      </w:r>
      <w:r w:rsidR="00B433C9" w:rsidRPr="00D1637C">
        <w:rPr>
          <w:rFonts w:cs="PFT_Frank"/>
          <w:bCs/>
          <w:szCs w:val="14"/>
          <w:rtl/>
        </w:rPr>
        <w:t>משויירת</w:t>
      </w:r>
      <w:r w:rsidRPr="00D1637C">
        <w:rPr>
          <w:rFonts w:cs="PFT_Frank"/>
          <w:bCs/>
          <w:szCs w:val="14"/>
          <w:rtl/>
        </w:rPr>
        <w:t>'</w:t>
      </w:r>
      <w:r w:rsidR="00B433C9" w:rsidRPr="00D1637C">
        <w:rPr>
          <w:rFonts w:cs="PFT_Frank"/>
          <w:bCs/>
          <w:szCs w:val="14"/>
          <w:rtl/>
        </w:rPr>
        <w:t xml:space="preserve"> </w:t>
      </w:r>
      <w:r w:rsidRPr="00D1637C">
        <w:rPr>
          <w:rFonts w:cs="PFT_Frank" w:hint="eastAsia"/>
          <w:bCs/>
          <w:szCs w:val="14"/>
          <w:rtl/>
        </w:rPr>
        <w:t>ו</w:t>
      </w:r>
      <w:r w:rsidR="00B433C9" w:rsidRPr="00D1637C">
        <w:rPr>
          <w:rFonts w:cs="PFT_Frank"/>
          <w:bCs/>
          <w:szCs w:val="14"/>
          <w:rtl/>
        </w:rPr>
        <w:t>קטנה</w:t>
      </w:r>
      <w:r w:rsidRPr="00D1637C">
        <w:rPr>
          <w:rFonts w:cs="PFT_Frank"/>
          <w:bCs/>
          <w:szCs w:val="14"/>
          <w:rtl/>
        </w:rPr>
        <w:t xml:space="preserve"> 'ספק</w:t>
      </w:r>
      <w:r w:rsidR="00B433C9" w:rsidRPr="00D1637C">
        <w:rPr>
          <w:rFonts w:cs="PFT_Frank"/>
          <w:bCs/>
          <w:szCs w:val="14"/>
          <w:rtl/>
        </w:rPr>
        <w:t>'</w:t>
      </w:r>
      <w:r w:rsidR="006524EF">
        <w:rPr>
          <w:rFonts w:hint="cs"/>
          <w:rtl/>
        </w:rPr>
        <w:t>!</w:t>
      </w:r>
      <w:r w:rsidR="00B433C9" w:rsidRPr="006D7391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="00B433C9" w:rsidRPr="005C5E95">
        <w:rPr>
          <w:rFonts w:ascii="Fb Fontext" w:hAnsi="Fb Fontext"/>
          <w:spacing w:val="-4"/>
          <w:sz w:val="32"/>
          <w:rtl/>
        </w:rPr>
        <w:t>א</w:t>
      </w:r>
      <w:r>
        <w:rPr>
          <w:rFonts w:ascii="Fb Fontext" w:hAnsi="Fb Fontext" w:hint="cs"/>
          <w:spacing w:val="-4"/>
          <w:sz w:val="32"/>
          <w:rtl/>
        </w:rPr>
        <w:t>ם</w:t>
      </w:r>
      <w:r w:rsidR="00B433C9" w:rsidRPr="005C5E95">
        <w:rPr>
          <w:rFonts w:ascii="Fb Fontext" w:hAnsi="Fb Fontext"/>
          <w:spacing w:val="-4"/>
          <w:sz w:val="32"/>
          <w:rtl/>
        </w:rPr>
        <w:t xml:space="preserve"> קנויה</w:t>
      </w:r>
      <w:r>
        <w:rPr>
          <w:rFonts w:ascii="Fb Fontext" w:hAnsi="Fb Fontext" w:hint="cs"/>
          <w:spacing w:val="-4"/>
          <w:sz w:val="32"/>
          <w:rtl/>
        </w:rPr>
        <w:t xml:space="preserve"> </w:t>
      </w:r>
      <w:r w:rsidRPr="00754FAB">
        <w:rPr>
          <w:rStyle w:val="affff8"/>
          <w:rFonts w:hint="eastAsia"/>
          <w:rtl/>
        </w:rPr>
        <w:t>הקטנה</w:t>
      </w:r>
      <w:r w:rsidRPr="00754FAB">
        <w:rPr>
          <w:rStyle w:val="affff8"/>
          <w:rtl/>
        </w:rPr>
        <w:t xml:space="preserve"> -</w:t>
      </w:r>
      <w:r w:rsidR="00B433C9" w:rsidRPr="00754FAB">
        <w:rPr>
          <w:rStyle w:val="affff8"/>
          <w:rtl/>
        </w:rPr>
        <w:t xml:space="preserve"> </w:t>
      </w:r>
      <w:r w:rsidR="00B433C9" w:rsidRPr="00754FAB">
        <w:rPr>
          <w:rtl/>
        </w:rPr>
        <w:t>ה</w:t>
      </w:r>
      <w:r w:rsidRPr="00754FAB">
        <w:rPr>
          <w:rFonts w:hint="eastAsia"/>
          <w:rtl/>
        </w:rPr>
        <w:t>חרשת</w:t>
      </w:r>
      <w:r w:rsidR="00B433C9" w:rsidRPr="00754FAB">
        <w:rPr>
          <w:rtl/>
        </w:rPr>
        <w:t xml:space="preserve"> </w:t>
      </w:r>
      <w:r w:rsidRPr="00754FAB">
        <w:rPr>
          <w:rFonts w:hint="eastAsia"/>
          <w:rtl/>
        </w:rPr>
        <w:t>יוצאת</w:t>
      </w:r>
      <w:r w:rsidR="00B433C9" w:rsidRPr="00754FAB">
        <w:rPr>
          <w:rtl/>
        </w:rPr>
        <w:t xml:space="preserve"> </w:t>
      </w:r>
      <w:r w:rsidRPr="00754FAB">
        <w:rPr>
          <w:rFonts w:hint="eastAsia"/>
          <w:rtl/>
        </w:rPr>
        <w:t>ד</w:t>
      </w:r>
      <w:r w:rsidR="00B433C9" w:rsidRPr="00754FAB">
        <w:rPr>
          <w:rtl/>
        </w:rPr>
        <w:t>אחות אשה,</w:t>
      </w:r>
      <w:r w:rsidR="00B433C9" w:rsidRPr="005C5E95">
        <w:rPr>
          <w:rFonts w:ascii="Fb Fontext" w:hAnsi="Fb Fontext"/>
          <w:spacing w:val="-4"/>
          <w:sz w:val="32"/>
          <w:rtl/>
        </w:rPr>
        <w:t xml:space="preserve"> </w:t>
      </w:r>
      <w:r>
        <w:rPr>
          <w:rFonts w:ascii="Fb Fontext" w:hAnsi="Fb Fontext" w:hint="cs"/>
          <w:spacing w:val="-4"/>
          <w:sz w:val="32"/>
          <w:rtl/>
        </w:rPr>
        <w:t>ו</w:t>
      </w:r>
      <w:r w:rsidR="00B433C9" w:rsidRPr="005C5E95">
        <w:rPr>
          <w:rFonts w:ascii="Fb Fontext" w:hAnsi="Fb Fontext"/>
          <w:spacing w:val="-4"/>
          <w:sz w:val="32"/>
          <w:rtl/>
        </w:rPr>
        <w:t>א</w:t>
      </w:r>
      <w:r>
        <w:rPr>
          <w:rFonts w:ascii="Fb Fontext" w:hAnsi="Fb Fontext" w:hint="cs"/>
          <w:spacing w:val="-4"/>
          <w:sz w:val="32"/>
          <w:rtl/>
        </w:rPr>
        <w:t>ם</w:t>
      </w:r>
      <w:r w:rsidR="00B433C9" w:rsidRPr="005C5E95">
        <w:rPr>
          <w:rFonts w:ascii="Fb Fontext" w:hAnsi="Fb Fontext"/>
          <w:spacing w:val="-4"/>
          <w:sz w:val="32"/>
          <w:rtl/>
        </w:rPr>
        <w:t xml:space="preserve"> לא קנויה </w:t>
      </w:r>
      <w:r>
        <w:rPr>
          <w:rFonts w:ascii="Fb Fontext" w:hAnsi="Fb Fontext" w:hint="cs"/>
          <w:spacing w:val="-4"/>
          <w:sz w:val="32"/>
          <w:rtl/>
        </w:rPr>
        <w:t>-</w:t>
      </w:r>
      <w:r w:rsidR="00B433C9" w:rsidRPr="005C5E95">
        <w:rPr>
          <w:rFonts w:ascii="Fb Fontext" w:hAnsi="Fb Fontext"/>
          <w:spacing w:val="-4"/>
          <w:sz w:val="32"/>
          <w:rtl/>
        </w:rPr>
        <w:t xml:space="preserve"> </w:t>
      </w:r>
      <w:r>
        <w:rPr>
          <w:rFonts w:ascii="Fb Fontext" w:hAnsi="Fb Fontext" w:hint="cs"/>
          <w:spacing w:val="-4"/>
          <w:sz w:val="32"/>
          <w:rtl/>
        </w:rPr>
        <w:t>י</w:t>
      </w:r>
      <w:r w:rsidR="00B433C9" w:rsidRPr="005C5E95">
        <w:rPr>
          <w:rFonts w:ascii="Fb Fontext" w:hAnsi="Fb Fontext"/>
          <w:spacing w:val="-4"/>
          <w:sz w:val="32"/>
          <w:rtl/>
        </w:rPr>
        <w:t>יבם</w:t>
      </w:r>
      <w:r>
        <w:rPr>
          <w:rFonts w:ascii="Fb Fontext" w:hAnsi="Fb Fontext" w:hint="cs"/>
          <w:spacing w:val="-4"/>
          <w:sz w:val="32"/>
          <w:rtl/>
        </w:rPr>
        <w:t xml:space="preserve"> אותה כדין </w:t>
      </w:r>
      <w:r w:rsidRPr="00754FAB">
        <w:rPr>
          <w:rStyle w:val="affff8"/>
          <w:rFonts w:hint="eastAsia"/>
          <w:rtl/>
        </w:rPr>
        <w:t>שאינה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ערוה</w:t>
      </w:r>
      <w:r w:rsidR="00B433C9" w:rsidRPr="00754FAB">
        <w:rPr>
          <w:rStyle w:val="affff8"/>
          <w:rtl/>
        </w:rPr>
        <w:t>.</w:t>
      </w:r>
    </w:p>
    <w:p w14:paraId="6C6A9AB1" w14:textId="1E60A8C6" w:rsidR="00B433C9" w:rsidRPr="00C35A2C" w:rsidRDefault="001D4262" w:rsidP="00B55EDF">
      <w:pPr>
        <w:pStyle w:val="afffc"/>
        <w:ind w:left="0"/>
        <w:rPr>
          <w:rFonts w:cs="Guttman Vilna"/>
          <w:b/>
          <w:bCs/>
          <w:rtl/>
        </w:rPr>
      </w:pPr>
      <w:r>
        <w:rPr>
          <w:rStyle w:val="affff5"/>
          <w:rtl/>
        </w:rPr>
        <w:tab/>
      </w:r>
      <w:r w:rsidR="00B433C9" w:rsidRPr="00E2538E">
        <w:rPr>
          <w:rStyle w:val="affff5"/>
          <w:rFonts w:hint="cs"/>
          <w:rtl/>
        </w:rPr>
        <w:t>ואין ל</w:t>
      </w:r>
      <w:r>
        <w:rPr>
          <w:rStyle w:val="affff5"/>
          <w:rFonts w:hint="cs"/>
          <w:rtl/>
        </w:rPr>
        <w:t>ומר להיפך: ו</w:t>
      </w:r>
      <w:r w:rsidR="00B433C9" w:rsidRPr="00E2538E">
        <w:rPr>
          <w:rStyle w:val="affff5"/>
          <w:rFonts w:hint="cs"/>
          <w:rtl/>
        </w:rPr>
        <w:t>כ</w:t>
      </w:r>
      <w:r w:rsidR="00B433C9" w:rsidRPr="00E2538E">
        <w:rPr>
          <w:rStyle w:val="affff5"/>
          <w:rtl/>
        </w:rPr>
        <w:t>ר</w:t>
      </w:r>
      <w:r w:rsidR="0064131F">
        <w:rPr>
          <w:rStyle w:val="affff5"/>
          <w:rFonts w:hint="cs"/>
          <w:rtl/>
        </w:rPr>
        <w:t>"נ</w:t>
      </w:r>
      <w:r w:rsidR="00B433C9" w:rsidRPr="00C35A2C">
        <w:rPr>
          <w:rtl/>
        </w:rPr>
        <w:t xml:space="preserve"> </w:t>
      </w:r>
      <w:r w:rsidR="0064131F">
        <w:rPr>
          <w:rFonts w:hint="cs"/>
          <w:rtl/>
        </w:rPr>
        <w:t>ד</w:t>
      </w:r>
      <w:r>
        <w:rPr>
          <w:rFonts w:hint="cs"/>
          <w:rtl/>
        </w:rPr>
        <w:t>'</w:t>
      </w:r>
      <w:r w:rsidR="00B433C9" w:rsidRPr="00C35A2C">
        <w:rPr>
          <w:rtl/>
        </w:rPr>
        <w:t>ביאה פסולה פוטרת</w:t>
      </w:r>
      <w:r>
        <w:rPr>
          <w:rFonts w:hint="cs"/>
          <w:rtl/>
        </w:rPr>
        <w:t>'</w:t>
      </w:r>
      <w:r w:rsidR="00B433C9"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ואף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שבאיסור</w:t>
      </w:r>
      <w:r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נפטרה</w:t>
      </w:r>
      <w:r w:rsidRPr="00754FAB">
        <w:rPr>
          <w:rStyle w:val="affff8"/>
          <w:rtl/>
        </w:rPr>
        <w:t>.</w:t>
      </w:r>
    </w:p>
    <w:p w14:paraId="0BE43102" w14:textId="30556FD8" w:rsidR="00AD0639" w:rsidRDefault="00A31B0D" w:rsidP="00AD0639">
      <w:pPr>
        <w:rPr>
          <w:rFonts w:ascii="Fb Fontext" w:hAnsi="Fb Fontext"/>
          <w:rtl/>
        </w:rPr>
      </w:pPr>
      <w:r w:rsidRPr="00AD0639">
        <w:rPr>
          <w:rStyle w:val="affff5"/>
          <w:rFonts w:hint="cs"/>
          <w:rtl/>
        </w:rPr>
        <w:t>ד</w:t>
      </w:r>
      <w:r w:rsidR="001D4262" w:rsidRPr="00754FAB">
        <w:rPr>
          <w:rStyle w:val="affff5"/>
          <w:rFonts w:hint="eastAsia"/>
          <w:rtl/>
        </w:rPr>
        <w:t>קתני</w:t>
      </w:r>
      <w:r w:rsidR="00B433C9" w:rsidRPr="00754FAB">
        <w:rPr>
          <w:rStyle w:val="affff5"/>
          <w:rtl/>
        </w:rPr>
        <w:t xml:space="preserve"> </w:t>
      </w:r>
      <w:r w:rsidR="00B433C9" w:rsidRPr="00754FAB">
        <w:rPr>
          <w:rStyle w:val="affff5"/>
          <w:rFonts w:hint="eastAsia"/>
          <w:rtl/>
        </w:rPr>
        <w:t>סיפא</w:t>
      </w:r>
      <w:r w:rsidR="001D4262" w:rsidRPr="00754FAB">
        <w:rPr>
          <w:rStyle w:val="affff5"/>
          <w:rtl/>
        </w:rPr>
        <w:t>:</w:t>
      </w:r>
      <w:r w:rsidR="00B433C9">
        <w:rPr>
          <w:rFonts w:ascii="Fb Fontext" w:hAnsi="Fb Fontext" w:hint="cs"/>
          <w:rtl/>
        </w:rPr>
        <w:t xml:space="preserve"> </w:t>
      </w:r>
      <w:r w:rsidR="00AD0639" w:rsidRPr="00D1637C">
        <w:rPr>
          <w:rFonts w:ascii="Fb Fontext" w:hAnsi="Fb Fontext" w:cs="PFT_Frank"/>
          <w:b/>
          <w:bCs/>
          <w:szCs w:val="14"/>
          <w:rtl/>
        </w:rPr>
        <w:t xml:space="preserve">נשוי </w:t>
      </w:r>
      <w:r w:rsidR="00AD0639" w:rsidRPr="00D1637C">
        <w:rPr>
          <w:rFonts w:ascii="Fb Fontext" w:hAnsi="Fb Fontext" w:cs="PFT_Frank" w:hint="eastAsia"/>
          <w:b/>
          <w:bCs/>
          <w:szCs w:val="14"/>
          <w:rtl/>
        </w:rPr>
        <w:t>ל</w:t>
      </w:r>
      <w:r w:rsidR="00AD0639" w:rsidRPr="00D1637C">
        <w:rPr>
          <w:rFonts w:ascii="Fb Fontext" w:hAnsi="Fb Fontext" w:cs="PFT_Frank"/>
          <w:b/>
          <w:bCs/>
          <w:szCs w:val="14"/>
          <w:rtl/>
        </w:rPr>
        <w:t>קטנה וחרשת</w:t>
      </w:r>
      <w:r w:rsidR="00841C19" w:rsidRPr="00D1637C">
        <w:rPr>
          <w:rFonts w:ascii="Fb Fontext" w:hAnsi="Fb Fontext" w:cs="PFT_Frank" w:hint="cs"/>
          <w:b/>
          <w:bCs/>
          <w:szCs w:val="14"/>
          <w:rtl/>
        </w:rPr>
        <w:t>,</w:t>
      </w:r>
      <w:r w:rsidR="00AD0639" w:rsidRPr="00D1637C">
        <w:rPr>
          <w:rFonts w:ascii="Fb Fontext" w:hAnsi="Fb Fontext" w:cs="PFT_Frank"/>
          <w:b/>
          <w:bCs/>
          <w:szCs w:val="14"/>
          <w:rtl/>
        </w:rPr>
        <w:t xml:space="preserve"> ומת</w:t>
      </w:r>
      <w:r w:rsidR="00AD0639" w:rsidRPr="00D1637C">
        <w:rPr>
          <w:rFonts w:ascii="Fb Fontext" w:hAnsi="Fb Fontext" w:cs="PFT_Frank" w:hint="cs"/>
          <w:b/>
          <w:bCs/>
          <w:szCs w:val="14"/>
          <w:rtl/>
        </w:rPr>
        <w:t>:</w:t>
      </w:r>
    </w:p>
    <w:p w14:paraId="4E717BE9" w14:textId="1A4E1436" w:rsidR="00AD0639" w:rsidRDefault="00AD0639" w:rsidP="00AD0639">
      <w:pPr>
        <w:rPr>
          <w:rFonts w:ascii="Fb Fontext" w:hAnsi="Fb Fontext"/>
          <w:rtl/>
        </w:rPr>
      </w:pPr>
      <w:r w:rsidRPr="00D1637C">
        <w:rPr>
          <w:rFonts w:ascii="Fb Fontext" w:hAnsi="Fb Fontext" w:cs="PFT_Frank"/>
          <w:b/>
          <w:bCs/>
          <w:szCs w:val="14"/>
          <w:rtl/>
        </w:rPr>
        <w:t>בא יבם על הקטנה ו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אח</w:t>
      </w:r>
      <w:r w:rsidRPr="00D1637C">
        <w:rPr>
          <w:rFonts w:ascii="Fb Fontext" w:hAnsi="Fb Fontext" w:cs="PFT_Frank"/>
          <w:b/>
          <w:bCs/>
          <w:szCs w:val="14"/>
          <w:rtl/>
        </w:rPr>
        <w:t>"כ על החרשת</w:t>
      </w:r>
      <w:r w:rsidRPr="00AD0639">
        <w:rPr>
          <w:rFonts w:ascii="Fb Fontext" w:hAnsi="Fb Fontext"/>
          <w:rtl/>
        </w:rPr>
        <w:t xml:space="preserve"> </w:t>
      </w:r>
      <w:r w:rsidRPr="00841C19">
        <w:rPr>
          <w:rFonts w:ascii="Fb Fontext" w:hAnsi="Fb Fontext"/>
          <w:rtl/>
        </w:rPr>
        <w:t>- נאסרו שתיהן</w:t>
      </w:r>
      <w:r w:rsidRPr="00841C19">
        <w:rPr>
          <w:rFonts w:ascii="Fb Fontext" w:hAnsi="Fb Fontext" w:hint="cs"/>
          <w:rtl/>
        </w:rPr>
        <w:t>,</w:t>
      </w:r>
    </w:p>
    <w:p w14:paraId="7E3A1CF4" w14:textId="5B1A485D" w:rsidR="00AD0639" w:rsidRDefault="00AD0639" w:rsidP="00AD0639">
      <w:pPr>
        <w:rPr>
          <w:rFonts w:ascii="Fb Fontext" w:hAnsi="Fb Fontext"/>
          <w:rtl/>
        </w:rPr>
      </w:pPr>
      <w:r w:rsidRPr="00841C19">
        <w:rPr>
          <w:rFonts w:ascii="Fb Fontext" w:hAnsi="Fb Fontext" w:hint="cs"/>
          <w:rtl/>
        </w:rPr>
        <w:t>ו</w:t>
      </w:r>
      <w:r w:rsidR="00841C19">
        <w:rPr>
          <w:rFonts w:ascii="Fb Fontext" w:hAnsi="Fb Fontext" w:hint="cs"/>
          <w:rtl/>
        </w:rPr>
        <w:t>יוציא</w:t>
      </w:r>
      <w:r w:rsidRPr="00841C19">
        <w:rPr>
          <w:rFonts w:ascii="Fb Fontext" w:hAnsi="Fb Fontext" w:hint="cs"/>
          <w:rtl/>
        </w:rPr>
        <w:t xml:space="preserve"> </w:t>
      </w:r>
      <w:r w:rsidRPr="00841C19">
        <w:rPr>
          <w:rFonts w:ascii="Fb Fontext" w:hAnsi="Fb Fontext"/>
          <w:rtl/>
        </w:rPr>
        <w:t xml:space="preserve">חרשת בגט, וקטנה </w:t>
      </w:r>
      <w:r w:rsidRPr="00841C19">
        <w:rPr>
          <w:rFonts w:ascii="Fb Fontext" w:hAnsi="Fb Fontext" w:hint="cs"/>
          <w:rtl/>
        </w:rPr>
        <w:t>כ</w:t>
      </w:r>
      <w:r w:rsidRPr="00841C19">
        <w:rPr>
          <w:rFonts w:ascii="Fb Fontext" w:hAnsi="Fb Fontext"/>
          <w:rtl/>
        </w:rPr>
        <w:t>שתגדיל תחלוץ</w:t>
      </w:r>
      <w:r>
        <w:rPr>
          <w:rFonts w:ascii="Fb Fontext" w:hAnsi="Fb Fontext" w:hint="cs"/>
          <w:rtl/>
        </w:rPr>
        <w:t xml:space="preserve"> - </w:t>
      </w:r>
      <w:r w:rsidRPr="00754FAB">
        <w:rPr>
          <w:rStyle w:val="affff5"/>
          <w:rFonts w:hint="eastAsia"/>
          <w:rtl/>
        </w:rPr>
        <w:t>ו</w:t>
      </w:r>
      <w:r w:rsidR="00841C19">
        <w:rPr>
          <w:rStyle w:val="affff5"/>
          <w:rFonts w:hint="cs"/>
          <w:rtl/>
        </w:rPr>
        <w:t>מד</w:t>
      </w:r>
      <w:r w:rsidRPr="00754FAB">
        <w:rPr>
          <w:rStyle w:val="affff5"/>
          <w:rtl/>
        </w:rPr>
        <w:t xml:space="preserve">'תחלוץ' </w:t>
      </w:r>
      <w:r w:rsidRPr="00754FAB">
        <w:rPr>
          <w:rStyle w:val="affff5"/>
          <w:rFonts w:hint="eastAsia"/>
          <w:rtl/>
        </w:rPr>
        <w:t>מוכח</w:t>
      </w:r>
      <w:r w:rsidRPr="00754FAB">
        <w:rPr>
          <w:rStyle w:val="affff5"/>
          <w:rtl/>
        </w:rPr>
        <w:t>:</w:t>
      </w:r>
    </w:p>
    <w:p w14:paraId="2E9C869C" w14:textId="12322B46" w:rsidR="00841C19" w:rsidRDefault="00AD0639" w:rsidP="00AD0639">
      <w:pPr>
        <w:rPr>
          <w:rFonts w:ascii="Fb Fontext" w:hAnsi="Fb Fontext"/>
          <w:rtl/>
        </w:rPr>
      </w:pPr>
      <w:r w:rsidRPr="00754FAB">
        <w:rPr>
          <w:rStyle w:val="affff5"/>
          <w:rFonts w:hint="eastAsia"/>
          <w:rtl/>
        </w:rPr>
        <w:t>ד</w:t>
      </w:r>
      <w:r w:rsidRPr="00754FAB">
        <w:rPr>
          <w:rStyle w:val="affff5"/>
          <w:rtl/>
        </w:rPr>
        <w:t xml:space="preserve">רבנן </w:t>
      </w:r>
      <w:r w:rsidR="00DD392F">
        <w:rPr>
          <w:rStyle w:val="affff5"/>
          <w:rFonts w:hint="cs"/>
          <w:rtl/>
        </w:rPr>
        <w:t xml:space="preserve">שחולקים אר"נ </w:t>
      </w:r>
      <w:r w:rsidRPr="00754FAB">
        <w:rPr>
          <w:rStyle w:val="affff5"/>
          <w:rtl/>
        </w:rPr>
        <w:t>היא</w:t>
      </w:r>
      <w:r w:rsidR="006524EF" w:rsidRPr="00754FAB">
        <w:rPr>
          <w:rStyle w:val="affff5"/>
          <w:rtl/>
        </w:rPr>
        <w:t>!</w:t>
      </w:r>
      <w:r w:rsidRPr="00AD0639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ואטו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'בא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 xml:space="preserve">על </w:t>
      </w:r>
      <w:r w:rsidR="00B433C9" w:rsidRPr="00C35A2C">
        <w:rPr>
          <w:rFonts w:ascii="Fb Fontext" w:hAnsi="Fb Fontext" w:hint="cs"/>
          <w:rtl/>
        </w:rPr>
        <w:t xml:space="preserve">חרשת </w:t>
      </w:r>
      <w:r>
        <w:rPr>
          <w:rFonts w:ascii="Fb Fontext" w:hAnsi="Fb Fontext" w:hint="cs"/>
          <w:rtl/>
        </w:rPr>
        <w:t>ואח"כ על קטנה'</w:t>
      </w:r>
      <w:r w:rsidR="00841C19"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rtl/>
        </w:rPr>
        <w:t xml:space="preserve"> </w:t>
      </w:r>
    </w:p>
    <w:p w14:paraId="50BD5BE1" w14:textId="2D7FD024" w:rsidR="00B433C9" w:rsidRPr="003F3A85" w:rsidRDefault="00DD392F" w:rsidP="00AD0639">
      <w:pPr>
        <w:rPr>
          <w:rStyle w:val="afff1"/>
          <w:rFonts w:ascii="Fb Fontext" w:hAnsi="Fb Fontext" w:cs="PFT_Frank"/>
          <w:szCs w:val="14"/>
          <w:rtl/>
        </w:rPr>
      </w:pPr>
      <w:r>
        <w:rPr>
          <w:rFonts w:ascii="Fb Fontext" w:hAnsi="Fb Fontext" w:hint="cs"/>
          <w:rtl/>
        </w:rPr>
        <w:t xml:space="preserve">שאז </w:t>
      </w:r>
      <w:r w:rsidR="00B433C9" w:rsidRPr="00C35A2C">
        <w:rPr>
          <w:rFonts w:ascii="Fb Fontext" w:hAnsi="Fb Fontext" w:hint="cs"/>
          <w:rtl/>
        </w:rPr>
        <w:t>ביא</w:t>
      </w:r>
      <w:r>
        <w:rPr>
          <w:rFonts w:ascii="Fb Fontext" w:hAnsi="Fb Fontext" w:hint="cs"/>
          <w:rtl/>
        </w:rPr>
        <w:t>ת</w:t>
      </w:r>
      <w:r w:rsidR="00B433C9" w:rsidRPr="00C35A2C">
        <w:rPr>
          <w:rFonts w:ascii="Fb Fontext" w:hAnsi="Fb Fontext" w:hint="cs"/>
          <w:rtl/>
        </w:rPr>
        <w:t xml:space="preserve"> קטנה </w:t>
      </w:r>
      <w:r w:rsidR="00841C19"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 w:hint="cs"/>
          <w:rtl/>
        </w:rPr>
        <w:t>פסולה</w:t>
      </w:r>
      <w:r w:rsidR="00841C19">
        <w:rPr>
          <w:rFonts w:ascii="Fb Fontext" w:hAnsi="Fb Fontext" w:hint="cs"/>
          <w:rtl/>
        </w:rPr>
        <w:t>'</w:t>
      </w:r>
      <w:r w:rsidR="00B433C9" w:rsidRPr="00754FAB">
        <w:rPr>
          <w:rStyle w:val="affff8"/>
          <w:rtl/>
        </w:rPr>
        <w:t xml:space="preserve"> </w:t>
      </w:r>
      <w:r w:rsidRPr="00754FAB">
        <w:rPr>
          <w:rStyle w:val="affff8"/>
          <w:rFonts w:hint="eastAsia"/>
          <w:rtl/>
        </w:rPr>
        <w:t>מכח</w:t>
      </w:r>
      <w:r w:rsidRPr="00754FAB">
        <w:rPr>
          <w:rStyle w:val="affff8"/>
          <w:rtl/>
        </w:rPr>
        <w:t xml:space="preserve"> </w:t>
      </w:r>
      <w:r w:rsidR="00841C19">
        <w:rPr>
          <w:rStyle w:val="affff8"/>
          <w:rFonts w:hint="cs"/>
          <w:rtl/>
        </w:rPr>
        <w:t>ביאת ה</w:t>
      </w:r>
      <w:r w:rsidRPr="00754FAB">
        <w:rPr>
          <w:rStyle w:val="affff8"/>
          <w:rFonts w:hint="eastAsia"/>
          <w:rtl/>
        </w:rPr>
        <w:t>חרשת</w:t>
      </w:r>
      <w:r w:rsidR="00841C19">
        <w:rPr>
          <w:rStyle w:val="affff8"/>
          <w:rFonts w:hint="cs"/>
          <w:rtl/>
        </w:rPr>
        <w:t>,</w:t>
      </w:r>
      <w:r>
        <w:rPr>
          <w:rFonts w:ascii="Fb Fontext" w:hAnsi="Fb Fontext" w:hint="cs"/>
          <w:rtl/>
        </w:rPr>
        <w:t xml:space="preserve"> ולא </w:t>
      </w:r>
      <w:r w:rsidR="00B433C9" w:rsidRPr="00C35A2C">
        <w:rPr>
          <w:rFonts w:ascii="Fb Fontext" w:hAnsi="Fb Fontext" w:hint="cs"/>
          <w:rtl/>
        </w:rPr>
        <w:t>פטר</w:t>
      </w:r>
      <w:r>
        <w:rPr>
          <w:rFonts w:ascii="Fb Fontext" w:hAnsi="Fb Fontext" w:hint="cs"/>
          <w:rtl/>
        </w:rPr>
        <w:t>ה</w:t>
      </w:r>
      <w:r w:rsidR="00B433C9" w:rsidRPr="00C35A2C">
        <w:rPr>
          <w:rFonts w:ascii="Fb Fontext" w:hAnsi="Fb Fontext" w:hint="cs"/>
          <w:rtl/>
        </w:rPr>
        <w:t xml:space="preserve"> מחליצה</w:t>
      </w:r>
      <w:r>
        <w:rPr>
          <w:rStyle w:val="afff1"/>
          <w:rFonts w:ascii="Fb Fontext" w:hAnsi="Fb Fontext" w:cs="PFT_Frank" w:hint="cs"/>
          <w:szCs w:val="14"/>
          <w:rtl/>
        </w:rPr>
        <w:t>.</w:t>
      </w:r>
    </w:p>
    <w:p w14:paraId="4E6A8856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קיא:</w:t>
      </w:r>
    </w:p>
    <w:p w14:paraId="3AE6F8A3" w14:textId="2B798964" w:rsidR="00841C19" w:rsidRDefault="0064131F" w:rsidP="005334BE">
      <w:pPr>
        <w:pStyle w:val="affffb"/>
        <w:rPr>
          <w:rtl/>
        </w:rPr>
      </w:pPr>
      <w:ins w:id="9998" w:author="מספור קטעי משנה" w:date="2026-10-06T06:45:58Z">
        <w:r>
          <w:rPr>
            <w:rStyle w:val="MisparKeta"/>
          </w:rPr>
          <w:t xml:space="preserve">א. </w:t>
        </w:r>
      </w:ins>
      <w:bookmarkStart w:id="1269" w:name="_Toc119173202"/>
      <w:bookmarkStart w:id="1270" w:name="_Toc119230296"/>
      <w:r>
        <w:rPr>
          <w:rtl/>
        </w:rPr>
        <w:t>נשוי ל</w:t>
      </w:r>
      <w:r w:rsidR="00841C19">
        <w:rPr>
          <w:rFonts w:hint="cs"/>
          <w:rtl/>
        </w:rPr>
        <w:t>ב'</w:t>
      </w:r>
      <w:r>
        <w:rPr>
          <w:rtl/>
        </w:rPr>
        <w:t xml:space="preserve"> יתומו</w:t>
      </w:r>
      <w:r>
        <w:rPr>
          <w:rFonts w:hint="cs"/>
          <w:rtl/>
        </w:rPr>
        <w:t>ת</w:t>
      </w:r>
      <w:r w:rsidR="00B433C9" w:rsidRPr="00C35A2C">
        <w:rPr>
          <w:rtl/>
        </w:rPr>
        <w:t xml:space="preserve"> קטנות</w:t>
      </w:r>
      <w:r w:rsidR="00841C19">
        <w:rPr>
          <w:rFonts w:hint="cs"/>
          <w:rtl/>
        </w:rPr>
        <w:t>,</w:t>
      </w:r>
      <w:r w:rsidR="00841C19" w:rsidRPr="00841C19">
        <w:rPr>
          <w:rtl/>
        </w:rPr>
        <w:t xml:space="preserve"> </w:t>
      </w:r>
      <w:r w:rsidR="00841C19">
        <w:rPr>
          <w:rFonts w:hint="cs"/>
          <w:rtl/>
        </w:rPr>
        <w:t>או</w:t>
      </w:r>
      <w:r w:rsidR="00841C19" w:rsidRPr="00C35A2C">
        <w:rPr>
          <w:rtl/>
        </w:rPr>
        <w:t xml:space="preserve"> ב' חרשות</w:t>
      </w:r>
      <w:r w:rsidR="00841C19">
        <w:rPr>
          <w:rFonts w:hint="cs"/>
          <w:rtl/>
        </w:rPr>
        <w:t>,</w:t>
      </w:r>
      <w:r w:rsidR="00B433C9" w:rsidRPr="00C35A2C">
        <w:rPr>
          <w:rtl/>
        </w:rPr>
        <w:t xml:space="preserve"> ומת</w:t>
      </w:r>
      <w:r w:rsidR="00841C19">
        <w:rPr>
          <w:rFonts w:hint="cs"/>
          <w:rtl/>
        </w:rPr>
        <w:t>:</w:t>
      </w:r>
      <w:bookmarkEnd w:id="1269"/>
      <w:bookmarkEnd w:id="1270"/>
    </w:p>
    <w:p>
      <w:pPr>
        <w:pStyle w:val="MishnaBatzad"/>
        <w:rPr>
          <w:ins w:id="20597" w:author="קלוד" w:date="2026-10-06T10:10:48Z"/>
        </w:rPr>
      </w:pPr>
      <w:ins w:id="20596" w:author="קלוד" w:date="2026-10-06T10:10:48Z">
        <w:r>
          <w:t xml:space="preserve">משנה ט</w:t>
        </w:r>
      </w:ins>
    </w:p>
    <w:p w14:paraId="55FE84E6" w14:textId="14E6DE14" w:rsidR="00841C19" w:rsidRDefault="00B433C9" w:rsidP="00841C19">
      <w:pPr>
        <w:pStyle w:val="affc"/>
        <w:rPr>
          <w:b/>
          <w:rtl/>
        </w:rPr>
      </w:pPr>
      <w:r w:rsidRPr="00C35A2C">
        <w:rPr>
          <w:b/>
          <w:rtl/>
        </w:rPr>
        <w:t>בא על ראשונה</w:t>
      </w:r>
      <w:r w:rsidR="00841C19">
        <w:rPr>
          <w:rFonts w:hint="cs"/>
          <w:b/>
          <w:rtl/>
        </w:rPr>
        <w:t>,</w:t>
      </w:r>
      <w:r w:rsidRPr="00C35A2C">
        <w:rPr>
          <w:b/>
          <w:rtl/>
        </w:rPr>
        <w:t xml:space="preserve"> ו</w:t>
      </w:r>
      <w:r w:rsidR="00841C19">
        <w:rPr>
          <w:rFonts w:hint="cs"/>
          <w:b/>
          <w:rtl/>
        </w:rPr>
        <w:t>אח"כ</w:t>
      </w:r>
      <w:r w:rsidRPr="00C35A2C">
        <w:rPr>
          <w:b/>
          <w:rtl/>
        </w:rPr>
        <w:t xml:space="preserve"> </w:t>
      </w:r>
      <w:r w:rsidR="00841C19">
        <w:rPr>
          <w:rFonts w:hint="cs"/>
          <w:b/>
          <w:rtl/>
        </w:rPr>
        <w:t xml:space="preserve">על </w:t>
      </w:r>
      <w:r w:rsidRPr="00C35A2C">
        <w:rPr>
          <w:b/>
          <w:rtl/>
        </w:rPr>
        <w:t>שניה</w:t>
      </w:r>
      <w:r w:rsidR="00841C19">
        <w:rPr>
          <w:rFonts w:hint="cs"/>
          <w:b/>
          <w:rtl/>
        </w:rPr>
        <w:t xml:space="preserve"> </w:t>
      </w:r>
      <w:r w:rsidRPr="00754FAB">
        <w:rPr>
          <w:rStyle w:val="HesberMishna"/>
          <w:rtl/>
          <w:rPrChange w:id="20242" w:author="קלוד" w:date="2026-10-06T10:10:48Z">
            <w:rPr>
              <w:rStyle w:val="affff8"/>
              <w:rtl/>
            </w:rPr>
          </w:rPrChange>
        </w:rPr>
        <w:t xml:space="preserve">או אחיו - </w:t>
      </w:r>
      <w:r w:rsidRPr="00C35A2C">
        <w:rPr>
          <w:b/>
          <w:rtl/>
        </w:rPr>
        <w:t>לא פסל ראשונה</w:t>
      </w:r>
      <w:r w:rsidR="00841C19">
        <w:rPr>
          <w:rFonts w:hint="cs"/>
          <w:b/>
          <w:rtl/>
        </w:rPr>
        <w:t>.</w:t>
      </w:r>
    </w:p>
    <w:p w14:paraId="0991FD65" w14:textId="4C6366E2" w:rsidR="00841C19" w:rsidRDefault="00B433C9" w:rsidP="005334BE">
      <w:pPr>
        <w:pStyle w:val="affffb"/>
        <w:rPr>
          <w:rtl/>
        </w:rPr>
      </w:pPr>
      <w:ins w:id="9999" w:author="מספור קטעי משנה" w:date="2026-10-06T06:45:58Z">
        <w:r>
          <w:rPr>
            <w:rStyle w:val="MisparKeta"/>
          </w:rPr>
          <w:t xml:space="preserve">א. </w:t>
        </w:r>
      </w:ins>
      <w:bookmarkStart w:id="1271" w:name="_Toc119173203"/>
      <w:bookmarkStart w:id="1272" w:name="_Toc119230297"/>
      <w:r w:rsidRPr="00C35A2C">
        <w:rPr>
          <w:rtl/>
        </w:rPr>
        <w:t>קטנה וחרשת</w:t>
      </w:r>
      <w:r w:rsidR="00841C19">
        <w:rPr>
          <w:rFonts w:hint="cs"/>
          <w:rtl/>
        </w:rPr>
        <w:t>:</w:t>
      </w:r>
      <w:bookmarkEnd w:id="1271"/>
      <w:bookmarkEnd w:id="1272"/>
    </w:p>
    <w:p>
      <w:pPr>
        <w:pStyle w:val="MishnaBatzad"/>
        <w:rPr>
          <w:ins w:id="20599" w:author="קלוד" w:date="2026-10-06T10:10:48Z"/>
        </w:rPr>
      </w:pPr>
      <w:ins w:id="20598" w:author="קלוד" w:date="2026-10-06T10:10:48Z">
        <w:r>
          <w:t xml:space="preserve">משנה ט</w:t>
        </w:r>
      </w:ins>
    </w:p>
    <w:p w14:paraId="4041CEC3" w14:textId="2C64343D" w:rsidR="00B433C9" w:rsidRPr="00C35A2C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t>בא על קטנה ו</w:t>
      </w:r>
      <w:r w:rsidR="00841C19">
        <w:rPr>
          <w:rFonts w:hint="cs"/>
          <w:b/>
          <w:rtl/>
        </w:rPr>
        <w:t>אח"כ</w:t>
      </w:r>
      <w:r w:rsidRPr="00C35A2C">
        <w:rPr>
          <w:b/>
          <w:rtl/>
        </w:rPr>
        <w:t xml:space="preserve"> </w:t>
      </w:r>
      <w:r w:rsidR="00841C19">
        <w:rPr>
          <w:rFonts w:hint="cs"/>
          <w:b/>
          <w:rtl/>
        </w:rPr>
        <w:t xml:space="preserve">על </w:t>
      </w:r>
      <w:r w:rsidRPr="00C35A2C">
        <w:rPr>
          <w:b/>
          <w:rtl/>
        </w:rPr>
        <w:t xml:space="preserve">חרשת </w:t>
      </w:r>
      <w:r w:rsidRPr="00754FAB">
        <w:rPr>
          <w:rStyle w:val="HesberMishna"/>
          <w:rtl/>
          <w:rPrChange w:id="20243" w:author="קלוד" w:date="2026-10-06T10:10:48Z">
            <w:rPr>
              <w:rStyle w:val="affff8"/>
              <w:rtl/>
            </w:rPr>
          </w:rPrChange>
        </w:rPr>
        <w:t>או אחיו</w:t>
      </w:r>
      <w:r w:rsidR="00841C19">
        <w:rPr>
          <w:rStyle w:val="HesberMishna"/>
          <w:rFonts w:hint="cs"/>
          <w:rtl/>
          <w:rPrChange w:id="20244" w:author="קלוד" w:date="2026-10-06T10:10:48Z">
            <w:rPr>
              <w:rStyle w:val="affff8"/>
              <w:rFonts w:hint="cs"/>
              <w:rtl/>
            </w:rPr>
          </w:rPrChange>
        </w:rPr>
        <w:t xml:space="preserve"> -</w:t>
      </w:r>
      <w:r w:rsidRPr="00C35A2C">
        <w:rPr>
          <w:b/>
          <w:rtl/>
        </w:rPr>
        <w:t xml:space="preserve"> פסל </w:t>
      </w:r>
      <w:r w:rsidR="00841C19">
        <w:rPr>
          <w:rFonts w:hint="cs"/>
          <w:b/>
          <w:rtl/>
        </w:rPr>
        <w:t>ה</w:t>
      </w:r>
      <w:r w:rsidRPr="00C35A2C">
        <w:rPr>
          <w:b/>
          <w:rtl/>
        </w:rPr>
        <w:t>קטנה</w:t>
      </w:r>
      <w:r w:rsidR="00841C19">
        <w:rPr>
          <w:rFonts w:hint="cs"/>
          <w:b/>
          <w:rtl/>
        </w:rPr>
        <w:t>,</w:t>
      </w:r>
    </w:p>
    <w:p w14:paraId="37A5E708" w14:textId="32545FDD" w:rsidR="00B433C9" w:rsidRPr="00B81C5A" w:rsidRDefault="00B433C9" w:rsidP="007C50EB">
      <w:pPr>
        <w:pStyle w:val="affc"/>
        <w:rPr>
          <w:b/>
          <w:spacing w:val="4"/>
          <w:rtl/>
        </w:rPr>
      </w:pPr>
      <w:r w:rsidRPr="00B81C5A">
        <w:rPr>
          <w:b/>
          <w:spacing w:val="4"/>
          <w:rtl/>
        </w:rPr>
        <w:t>בא על חרשת ו</w:t>
      </w:r>
      <w:r w:rsidR="00841C19">
        <w:rPr>
          <w:rFonts w:hint="cs"/>
          <w:b/>
          <w:spacing w:val="4"/>
          <w:rtl/>
        </w:rPr>
        <w:t xml:space="preserve">אח"כ </w:t>
      </w:r>
      <w:r w:rsidRPr="00B81C5A">
        <w:rPr>
          <w:b/>
          <w:spacing w:val="4"/>
          <w:rtl/>
        </w:rPr>
        <w:t xml:space="preserve">על קטנה </w:t>
      </w:r>
      <w:r w:rsidR="00841C19">
        <w:rPr>
          <w:rFonts w:hint="cs"/>
          <w:b/>
          <w:spacing w:val="4"/>
          <w:rtl/>
        </w:rPr>
        <w:t xml:space="preserve">  </w:t>
      </w:r>
      <w:r w:rsidRPr="00754FAB">
        <w:rPr>
          <w:rStyle w:val="HesberMishna"/>
          <w:rtl/>
          <w:rPrChange w:id="20245" w:author="קלוד" w:date="2026-10-06T10:10:48Z">
            <w:rPr>
              <w:rStyle w:val="affff8"/>
              <w:rtl/>
            </w:rPr>
          </w:rPrChange>
        </w:rPr>
        <w:t>או אחיו</w:t>
      </w:r>
      <w:r w:rsidR="00841C19">
        <w:rPr>
          <w:rStyle w:val="HesberMishna"/>
          <w:rFonts w:hint="cs"/>
          <w:rtl/>
          <w:rPrChange w:id="20246" w:author="קלוד" w:date="2026-10-06T10:10:48Z">
            <w:rPr>
              <w:rStyle w:val="affff8"/>
              <w:rFonts w:hint="cs"/>
              <w:rtl/>
            </w:rPr>
          </w:rPrChange>
        </w:rPr>
        <w:t xml:space="preserve"> -</w:t>
      </w:r>
      <w:r w:rsidRPr="00B81C5A">
        <w:rPr>
          <w:b/>
          <w:spacing w:val="4"/>
          <w:rtl/>
        </w:rPr>
        <w:t xml:space="preserve"> </w:t>
      </w:r>
      <w:r w:rsidR="00841C19">
        <w:rPr>
          <w:rFonts w:hint="cs"/>
          <w:b/>
          <w:spacing w:val="4"/>
          <w:rtl/>
        </w:rPr>
        <w:t xml:space="preserve"> </w:t>
      </w:r>
      <w:r w:rsidRPr="00B81C5A">
        <w:rPr>
          <w:b/>
          <w:spacing w:val="4"/>
          <w:rtl/>
        </w:rPr>
        <w:t>פסל החרשת.</w:t>
      </w:r>
    </w:p>
    <w:p w14:paraId="4D04C5AC" w14:textId="69110FE4" w:rsidR="00841C19" w:rsidRDefault="00B433C9" w:rsidP="005334BE">
      <w:pPr>
        <w:pStyle w:val="affffb"/>
        <w:rPr>
          <w:rtl/>
        </w:rPr>
      </w:pPr>
      <w:ins w:id="10000" w:author="מספור קטעי משנה" w:date="2026-10-06T06:45:58Z">
        <w:r>
          <w:rPr>
            <w:rStyle w:val="MisparKeta"/>
          </w:rPr>
          <w:t xml:space="preserve">א. </w:t>
        </w:r>
      </w:ins>
      <w:bookmarkStart w:id="1273" w:name="_Toc119173204"/>
      <w:bookmarkStart w:id="1274" w:name="_Toc119230298"/>
      <w:r w:rsidRPr="00C35A2C">
        <w:rPr>
          <w:rtl/>
        </w:rPr>
        <w:t>פקחת וחרשת</w:t>
      </w:r>
      <w:r w:rsidR="00841C19">
        <w:rPr>
          <w:rFonts w:hint="cs"/>
          <w:rtl/>
        </w:rPr>
        <w:t>:</w:t>
      </w:r>
      <w:bookmarkEnd w:id="1273"/>
      <w:bookmarkEnd w:id="1274"/>
    </w:p>
    <w:p>
      <w:pPr>
        <w:pStyle w:val="MishnaBatzad"/>
        <w:rPr>
          <w:ins w:id="20601" w:author="קלוד" w:date="2026-10-06T10:10:48Z"/>
        </w:rPr>
      </w:pPr>
      <w:ins w:id="20600" w:author="קלוד" w:date="2026-10-06T10:10:48Z">
        <w:r>
          <w:t xml:space="preserve">משנה י</w:t>
        </w:r>
      </w:ins>
    </w:p>
    <w:p w14:paraId="09A599E6" w14:textId="34CA5ACB" w:rsidR="00B433C9" w:rsidRPr="00C35A2C" w:rsidRDefault="00B433C9" w:rsidP="00596D7A">
      <w:pPr>
        <w:pStyle w:val="affc"/>
        <w:rPr>
          <w:b/>
          <w:rtl/>
        </w:rPr>
      </w:pPr>
      <w:r w:rsidRPr="00C35A2C">
        <w:rPr>
          <w:b/>
          <w:rtl/>
        </w:rPr>
        <w:t>בא על פקחת ו</w:t>
      </w:r>
      <w:r w:rsidR="00841C19">
        <w:rPr>
          <w:rFonts w:hint="cs"/>
          <w:b/>
          <w:rtl/>
        </w:rPr>
        <w:t>אח"כ</w:t>
      </w:r>
      <w:r w:rsidRPr="00C35A2C">
        <w:rPr>
          <w:b/>
          <w:rtl/>
        </w:rPr>
        <w:t xml:space="preserve"> על חרשת </w:t>
      </w:r>
      <w:r w:rsidRPr="00754FAB">
        <w:rPr>
          <w:rStyle w:val="HesberMishna"/>
          <w:rtl/>
          <w:rPrChange w:id="20247" w:author="קלוד" w:date="2026-10-06T10:10:48Z">
            <w:rPr>
              <w:rStyle w:val="affff8"/>
              <w:rtl/>
            </w:rPr>
          </w:rPrChange>
        </w:rPr>
        <w:t>או אחיו</w:t>
      </w:r>
      <w:r w:rsidR="00841C19">
        <w:rPr>
          <w:rStyle w:val="HesberMishna"/>
          <w:rFonts w:hint="cs"/>
          <w:rtl/>
          <w:rPrChange w:id="20248" w:author="קלוד" w:date="2026-10-06T10:10:48Z">
            <w:rPr>
              <w:rStyle w:val="affff8"/>
              <w:rFonts w:hint="cs"/>
              <w:rtl/>
            </w:rPr>
          </w:rPrChange>
        </w:rPr>
        <w:t xml:space="preserve"> -</w:t>
      </w:r>
      <w:r w:rsidRPr="00C35A2C">
        <w:rPr>
          <w:b/>
          <w:rtl/>
        </w:rPr>
        <w:t xml:space="preserve"> לא פסל הפקחת</w:t>
      </w:r>
      <w:r w:rsidR="00841C19">
        <w:rPr>
          <w:rFonts w:hint="cs"/>
          <w:b/>
          <w:rtl/>
        </w:rPr>
        <w:t>,</w:t>
      </w:r>
    </w:p>
    <w:p w14:paraId="310DD29D" w14:textId="26573617" w:rsidR="00B433C9" w:rsidRPr="00B81C5A" w:rsidRDefault="00B433C9" w:rsidP="007C50EB">
      <w:pPr>
        <w:pStyle w:val="affc"/>
        <w:rPr>
          <w:b/>
          <w:spacing w:val="4"/>
          <w:rtl/>
        </w:rPr>
      </w:pPr>
      <w:r w:rsidRPr="00B81C5A">
        <w:rPr>
          <w:b/>
          <w:spacing w:val="4"/>
          <w:rtl/>
        </w:rPr>
        <w:t>בא על חרשת וא</w:t>
      </w:r>
      <w:r w:rsidR="00841C19">
        <w:rPr>
          <w:rFonts w:hint="cs"/>
          <w:b/>
          <w:spacing w:val="4"/>
          <w:rtl/>
        </w:rPr>
        <w:t>ח"כ</w:t>
      </w:r>
      <w:r w:rsidRPr="00B81C5A">
        <w:rPr>
          <w:b/>
          <w:spacing w:val="4"/>
          <w:rtl/>
        </w:rPr>
        <w:t xml:space="preserve"> על פקחת </w:t>
      </w:r>
      <w:r w:rsidR="00841C19">
        <w:rPr>
          <w:rFonts w:hint="cs"/>
          <w:b/>
          <w:spacing w:val="4"/>
          <w:rtl/>
        </w:rPr>
        <w:t xml:space="preserve">  </w:t>
      </w:r>
      <w:r w:rsidRPr="00754FAB">
        <w:rPr>
          <w:rStyle w:val="HesberMishna"/>
          <w:rtl/>
          <w:rPrChange w:id="20249" w:author="קלוד" w:date="2026-10-06T10:10:48Z">
            <w:rPr>
              <w:rStyle w:val="affff8"/>
              <w:rtl/>
            </w:rPr>
          </w:rPrChange>
        </w:rPr>
        <w:t>או אחיו -</w:t>
      </w:r>
      <w:r w:rsidRPr="00B81C5A">
        <w:rPr>
          <w:b/>
          <w:spacing w:val="4"/>
          <w:rtl/>
        </w:rPr>
        <w:t xml:space="preserve"> </w:t>
      </w:r>
      <w:r w:rsidR="00841C19">
        <w:rPr>
          <w:rFonts w:hint="cs"/>
          <w:b/>
          <w:spacing w:val="4"/>
          <w:rtl/>
        </w:rPr>
        <w:t xml:space="preserve"> </w:t>
      </w:r>
      <w:r w:rsidRPr="00B81C5A">
        <w:rPr>
          <w:b/>
          <w:spacing w:val="4"/>
          <w:rtl/>
        </w:rPr>
        <w:t>פסל החרשת.</w:t>
      </w:r>
    </w:p>
    <w:p w14:paraId="622A7FA1" w14:textId="0A1D620F" w:rsidR="00841C19" w:rsidRDefault="00B433C9" w:rsidP="005334BE">
      <w:pPr>
        <w:pStyle w:val="affffb"/>
        <w:rPr>
          <w:rtl/>
        </w:rPr>
      </w:pPr>
      <w:ins w:id="10001" w:author="מספור קטעי משנה" w:date="2026-10-06T06:45:58Z">
        <w:r>
          <w:rPr>
            <w:rStyle w:val="MisparKeta"/>
          </w:rPr>
          <w:t xml:space="preserve">א. </w:t>
        </w:r>
      </w:ins>
      <w:bookmarkStart w:id="1275" w:name="_Toc119173205"/>
      <w:bookmarkStart w:id="1276" w:name="_Toc119230299"/>
      <w:r w:rsidRPr="00C35A2C">
        <w:rPr>
          <w:rtl/>
        </w:rPr>
        <w:t>גדולה וקטנה</w:t>
      </w:r>
      <w:r w:rsidR="00841C19">
        <w:rPr>
          <w:rFonts w:hint="cs"/>
          <w:rtl/>
        </w:rPr>
        <w:t>:</w:t>
      </w:r>
      <w:bookmarkEnd w:id="1275"/>
      <w:bookmarkEnd w:id="1276"/>
    </w:p>
    <w:p>
      <w:pPr>
        <w:pStyle w:val="MishnaBatzad"/>
        <w:rPr>
          <w:ins w:id="20603" w:author="קלוד" w:date="2026-10-06T10:10:48Z"/>
        </w:rPr>
      </w:pPr>
      <w:ins w:id="20602" w:author="קלוד" w:date="2026-10-06T10:10:48Z">
        <w:r>
          <w:t xml:space="preserve">משנה יא</w:t>
        </w:r>
      </w:ins>
    </w:p>
    <w:p w14:paraId="4294D00A" w14:textId="2F04177C" w:rsidR="00B433C9" w:rsidRPr="00C35A2C" w:rsidRDefault="00B433C9" w:rsidP="00596D7A">
      <w:pPr>
        <w:pStyle w:val="affc"/>
        <w:rPr>
          <w:b/>
          <w:rtl/>
        </w:rPr>
      </w:pPr>
      <w:r w:rsidRPr="00C35A2C">
        <w:rPr>
          <w:b/>
          <w:rtl/>
        </w:rPr>
        <w:t>בא על גדולה וא</w:t>
      </w:r>
      <w:r w:rsidR="00841C19">
        <w:rPr>
          <w:rFonts w:hint="cs"/>
          <w:b/>
          <w:rtl/>
        </w:rPr>
        <w:t>ח"כ</w:t>
      </w:r>
      <w:r w:rsidRPr="00C35A2C">
        <w:rPr>
          <w:b/>
          <w:rtl/>
        </w:rPr>
        <w:t xml:space="preserve"> על קטנה </w:t>
      </w:r>
      <w:r w:rsidRPr="00754FAB">
        <w:rPr>
          <w:rStyle w:val="HesberMishna"/>
          <w:rtl/>
          <w:rPrChange w:id="20250" w:author="קלוד" w:date="2026-10-06T10:10:48Z">
            <w:rPr>
              <w:rStyle w:val="affff8"/>
              <w:rtl/>
            </w:rPr>
          </w:rPrChange>
        </w:rPr>
        <w:t>או אחיו</w:t>
      </w:r>
      <w:r w:rsidR="00841C19">
        <w:rPr>
          <w:rStyle w:val="HesberMishna"/>
          <w:rFonts w:hint="cs"/>
          <w:rtl/>
          <w:rPrChange w:id="20251" w:author="קלוד" w:date="2026-10-06T10:10:48Z">
            <w:rPr>
              <w:rStyle w:val="affff8"/>
              <w:rFonts w:hint="cs"/>
              <w:rtl/>
            </w:rPr>
          </w:rPrChange>
        </w:rPr>
        <w:t xml:space="preserve"> </w:t>
      </w:r>
      <w:r w:rsidRPr="00754FAB">
        <w:rPr>
          <w:rStyle w:val="HesberMishna"/>
          <w:rtl/>
          <w:rPrChange w:id="20252" w:author="קלוד" w:date="2026-10-06T10:10:48Z">
            <w:rPr>
              <w:rStyle w:val="affff8"/>
              <w:rtl/>
            </w:rPr>
          </w:rPrChange>
        </w:rPr>
        <w:t>-</w:t>
      </w:r>
      <w:r w:rsidRPr="00C35A2C">
        <w:rPr>
          <w:b/>
          <w:rtl/>
        </w:rPr>
        <w:t xml:space="preserve"> לא פסל הגדולה</w:t>
      </w:r>
      <w:r w:rsidR="00841C19">
        <w:rPr>
          <w:rFonts w:hint="cs"/>
          <w:b/>
          <w:rtl/>
        </w:rPr>
        <w:t>,</w:t>
      </w:r>
    </w:p>
    <w:p w14:paraId="61FDEE1E" w14:textId="020A0BD1" w:rsidR="00B433C9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lastRenderedPageBreak/>
        <w:t>בא על קטנה וא</w:t>
      </w:r>
      <w:r w:rsidR="00841C19">
        <w:rPr>
          <w:rFonts w:hint="cs"/>
          <w:b/>
          <w:rtl/>
        </w:rPr>
        <w:t>ח"כ</w:t>
      </w:r>
      <w:r w:rsidRPr="00C35A2C">
        <w:rPr>
          <w:b/>
          <w:rtl/>
        </w:rPr>
        <w:t xml:space="preserve"> על גדולה </w:t>
      </w:r>
      <w:r w:rsidRPr="00754FAB">
        <w:rPr>
          <w:rStyle w:val="HesberMishna"/>
          <w:rtl/>
          <w:rPrChange w:id="20253" w:author="קלוד" w:date="2026-10-06T10:10:48Z">
            <w:rPr>
              <w:rStyle w:val="affff8"/>
              <w:rtl/>
            </w:rPr>
          </w:rPrChange>
        </w:rPr>
        <w:t>או אחיו -</w:t>
      </w:r>
      <w:r w:rsidRPr="00C35A2C">
        <w:rPr>
          <w:b/>
          <w:rtl/>
        </w:rPr>
        <w:t xml:space="preserve"> פסל הקטנה,</w:t>
      </w:r>
    </w:p>
    <w:p w14:paraId="65A4D09C" w14:textId="5673F3FE" w:rsidR="00B433C9" w:rsidRPr="00C35A2C" w:rsidRDefault="00CB082E" w:rsidP="00754FAB">
      <w:pPr>
        <w:pStyle w:val="affc"/>
        <w:jc w:val="center"/>
        <w:rPr>
          <w:b/>
          <w:rtl/>
        </w:rPr>
      </w:pPr>
      <w:r>
        <w:rPr>
          <w:rStyle w:val="affffa"/>
          <w:rtl/>
        </w:rPr>
        <w:t>ר' אלעזר</w:t>
      </w:r>
      <w:r w:rsidR="00B433C9" w:rsidRPr="0064131F">
        <w:rPr>
          <w:rStyle w:val="affffa"/>
          <w:rtl/>
        </w:rPr>
        <w:t>:</w:t>
      </w:r>
      <w:r w:rsidR="00B433C9" w:rsidRPr="00C35A2C">
        <w:rPr>
          <w:b/>
          <w:rtl/>
        </w:rPr>
        <w:t xml:space="preserve"> מלמדין הקטנה שתמאן.</w:t>
      </w:r>
    </w:p>
    <w:p w14:paraId="05BFBF8A" w14:textId="440A9E19" w:rsidR="00B433C9" w:rsidRPr="00C35A2C" w:rsidRDefault="00596D7A" w:rsidP="00B55EDF">
      <w:pPr>
        <w:rPr>
          <w:rtl/>
        </w:rPr>
      </w:pPr>
      <w:r w:rsidRPr="00754FAB">
        <w:rPr>
          <w:rStyle w:val="affff5"/>
          <w:rFonts w:hint="eastAsia"/>
          <w:rtl/>
        </w:rPr>
        <w:t>מ</w:t>
      </w:r>
      <w:r w:rsidR="0064131F">
        <w:rPr>
          <w:rStyle w:val="affff5"/>
          <w:rFonts w:hint="cs"/>
          <w:rtl/>
        </w:rPr>
        <w:t>שמואל ור</w:t>
      </w:r>
      <w:r>
        <w:rPr>
          <w:rStyle w:val="affff5"/>
          <w:rFonts w:hint="cs"/>
          <w:rtl/>
        </w:rPr>
        <w:t>"</w:t>
      </w:r>
      <w:r w:rsidR="0064131F">
        <w:rPr>
          <w:rStyle w:val="affff5"/>
          <w:rFonts w:hint="cs"/>
          <w:rtl/>
        </w:rPr>
        <w:t>א</w:t>
      </w:r>
      <w:r w:rsidR="00B433C9" w:rsidRPr="004402F2">
        <w:rPr>
          <w:rStyle w:val="affff5"/>
          <w:rtl/>
        </w:rPr>
        <w:t xml:space="preserve">: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הלכה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4402F2">
        <w:rPr>
          <w:rStyle w:val="affff5"/>
          <w:rtl/>
        </w:rPr>
        <w:t>כר</w:t>
      </w:r>
      <w:r>
        <w:rPr>
          <w:rStyle w:val="affff5"/>
          <w:rFonts w:hint="cs"/>
          <w:rtl/>
        </w:rPr>
        <w:t>'</w:t>
      </w:r>
      <w:r w:rsidR="00B433C9" w:rsidRPr="004402F2">
        <w:rPr>
          <w:rStyle w:val="affff5"/>
          <w:rtl/>
        </w:rPr>
        <w:t xml:space="preserve"> אלעזר</w:t>
      </w:r>
      <w:r>
        <w:rPr>
          <w:rFonts w:hint="cs"/>
          <w:rtl/>
        </w:rPr>
        <w:t xml:space="preserve">, </w:t>
      </w:r>
      <w:r>
        <w:rPr>
          <w:rStyle w:val="affff5"/>
          <w:rtl/>
        </w:rPr>
        <w:tab/>
      </w:r>
      <w:r w:rsidRPr="00754FAB">
        <w:rPr>
          <w:rStyle w:val="affff5"/>
          <w:rFonts w:hint="eastAsia"/>
          <w:rtl/>
        </w:rPr>
        <w:t>אף</w:t>
      </w:r>
      <w:r w:rsidRPr="00754FAB">
        <w:rPr>
          <w:rStyle w:val="affff5"/>
          <w:rtl/>
        </w:rPr>
        <w:t xml:space="preserve"> שכבר </w:t>
      </w:r>
      <w:r w:rsidRPr="00596D7A">
        <w:rPr>
          <w:rStyle w:val="affff5"/>
          <w:rFonts w:hint="cs"/>
          <w:rtl/>
        </w:rPr>
        <w:t>אמרו:</w:t>
      </w:r>
      <w:r>
        <w:rPr>
          <w:rStyle w:val="affff5"/>
          <w:rFonts w:hint="cs"/>
          <w:rtl/>
        </w:rPr>
        <w:t xml:space="preserve"> </w:t>
      </w:r>
      <w:r w:rsidRPr="00754FAB">
        <w:rPr>
          <w:rFonts w:hint="eastAsia"/>
          <w:b/>
          <w:rtl/>
        </w:rPr>
        <w:t>הלכה</w:t>
      </w:r>
      <w:r>
        <w:rPr>
          <w:rStyle w:val="affff5"/>
          <w:rFonts w:hint="cs"/>
          <w:rtl/>
        </w:rPr>
        <w:t xml:space="preserve"> כר' אליעזר </w:t>
      </w:r>
      <w:r w:rsidRPr="00754FAB">
        <w:rPr>
          <w:rtl/>
        </w:rPr>
        <w:t>-</w:t>
      </w:r>
    </w:p>
    <w:p w14:paraId="37612D2C" w14:textId="77777777" w:rsidR="00AA63C2" w:rsidRDefault="00596D7A" w:rsidP="00AA63C2">
      <w:pPr>
        <w:rPr>
          <w:rFonts w:ascii="FrankRuehl" w:hAnsi="FrankRuehl"/>
          <w:rtl/>
        </w:rPr>
      </w:pPr>
      <w:r>
        <w:rPr>
          <w:rStyle w:val="affff5"/>
          <w:rFonts w:hint="cs"/>
          <w:rtl/>
        </w:rPr>
        <w:t xml:space="preserve">הו"א רק שם: </w:t>
      </w:r>
      <w:r>
        <w:rPr>
          <w:rFonts w:hint="cs"/>
          <w:rtl/>
        </w:rPr>
        <w:t>ש</w:t>
      </w:r>
      <w:r w:rsidR="0064131F">
        <w:rPr>
          <w:rFonts w:hint="cs"/>
          <w:rtl/>
        </w:rPr>
        <w:t xml:space="preserve">לא קיים </w:t>
      </w:r>
      <w:r>
        <w:rPr>
          <w:rFonts w:hint="cs"/>
          <w:rtl/>
        </w:rPr>
        <w:t xml:space="preserve">כלל </w:t>
      </w:r>
      <w:r w:rsidR="0064131F">
        <w:rPr>
          <w:rFonts w:hint="cs"/>
          <w:rtl/>
        </w:rPr>
        <w:t>ייבום</w:t>
      </w:r>
      <w:r>
        <w:rPr>
          <w:rFonts w:hint="cs"/>
          <w:rtl/>
        </w:rPr>
        <w:t>,</w:t>
      </w:r>
      <w:r w:rsidR="0064131F">
        <w:rPr>
          <w:rFonts w:hint="cs"/>
          <w:rtl/>
        </w:rPr>
        <w:t xml:space="preserve"> </w:t>
      </w:r>
      <w:r w:rsidR="0064131F">
        <w:rPr>
          <w:rStyle w:val="affff5"/>
          <w:rtl/>
        </w:rPr>
        <w:t>ו</w:t>
      </w:r>
      <w:r>
        <w:rPr>
          <w:rStyle w:val="affff5"/>
          <w:rFonts w:hint="cs"/>
          <w:rtl/>
        </w:rPr>
        <w:t>ר</w:t>
      </w:r>
      <w:r w:rsidRPr="00596D7A">
        <w:rPr>
          <w:rStyle w:val="affff5"/>
          <w:rFonts w:hint="cs"/>
          <w:rtl/>
        </w:rPr>
        <w:t>ק</w:t>
      </w:r>
      <w:r w:rsidRPr="00754FAB">
        <w:rPr>
          <w:rStyle w:val="affff5"/>
          <w:rtl/>
        </w:rPr>
        <w:t xml:space="preserve"> כאן:</w:t>
      </w:r>
      <w:r w:rsidR="00A31B0D">
        <w:rPr>
          <w:rtl/>
        </w:rPr>
        <w:t xml:space="preserve"> דגדולה </w:t>
      </w:r>
      <w:r w:rsidR="00A31B0D">
        <w:rPr>
          <w:rFonts w:hint="cs"/>
          <w:rtl/>
        </w:rPr>
        <w:t>נפלה לפניו</w:t>
      </w:r>
      <w:r w:rsidR="00B433C9" w:rsidRPr="00C35A2C">
        <w:rPr>
          <w:rtl/>
        </w:rPr>
        <w:t>.</w:t>
      </w:r>
    </w:p>
    <w:p w14:paraId="6EC1826B" w14:textId="011901A8" w:rsidR="00B433C9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>
      <w:pPr>
        <w:pStyle w:val="MishnaBatzad"/>
        <w:rPr>
          <w:ins w:id="20605" w:author="קלוד" w:date="2026-10-06T10:10:48Z"/>
        </w:rPr>
      </w:pPr>
      <w:ins w:id="20604" w:author="קלוד" w:date="2026-10-06T10:10:48Z">
        <w:r>
          <w:t xml:space="preserve">משנה יב</w:t>
        </w:r>
      </w:ins>
    </w:p>
    <w:p w14:paraId="0BFD81D0" w14:textId="3F2F45FF" w:rsidR="00B433C9" w:rsidRPr="00C35A2C" w:rsidRDefault="00B433C9" w:rsidP="00596D7A">
      <w:pPr>
        <w:pStyle w:val="affc"/>
        <w:rPr>
          <w:b/>
          <w:rtl/>
        </w:rPr>
      </w:pPr>
      <w:bookmarkStart w:id="1277" w:name="_Toc119173206"/>
      <w:bookmarkStart w:id="1278" w:name="_Toc119230300"/>
      <w:r w:rsidRPr="005334BE">
        <w:rPr>
          <w:rStyle w:val="affffc"/>
          <w:rtl/>
        </w:rPr>
        <w:t>יבם קטן שבא על יבמה קטנה -</w:t>
      </w:r>
      <w:bookmarkEnd w:id="1277"/>
      <w:bookmarkEnd w:id="1278"/>
      <w:r w:rsidRPr="00C35A2C">
        <w:rPr>
          <w:b/>
          <w:rtl/>
        </w:rPr>
        <w:t xml:space="preserve"> יגדלו זע</w:t>
      </w:r>
      <w:r w:rsidR="00596D7A">
        <w:rPr>
          <w:rFonts w:hint="cs"/>
          <w:b/>
          <w:rtl/>
        </w:rPr>
        <w:t>"</w:t>
      </w:r>
      <w:r w:rsidRPr="00C35A2C">
        <w:rPr>
          <w:b/>
          <w:rtl/>
        </w:rPr>
        <w:t>ז</w:t>
      </w:r>
      <w:r w:rsidR="00596D7A">
        <w:rPr>
          <w:rFonts w:hint="cs"/>
          <w:b/>
          <w:rtl/>
        </w:rPr>
        <w:t xml:space="preserve">, </w:t>
      </w:r>
      <w:r w:rsidRPr="00C35A2C">
        <w:rPr>
          <w:b/>
          <w:rtl/>
        </w:rPr>
        <w:t>גדולה - תגדלנו.</w:t>
      </w:r>
    </w:p>
    <w:p w14:paraId="1769B140" w14:textId="37E3EDE6" w:rsidR="00B433C9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t xml:space="preserve">יבמה בתוך </w:t>
      </w:r>
      <w:r w:rsidR="00596D7A">
        <w:rPr>
          <w:rFonts w:hint="cs"/>
          <w:b/>
          <w:rtl/>
        </w:rPr>
        <w:t>ל' יום</w:t>
      </w:r>
      <w:r w:rsidRPr="00C35A2C">
        <w:rPr>
          <w:b/>
          <w:rtl/>
        </w:rPr>
        <w:t xml:space="preserve"> </w:t>
      </w:r>
      <w:r w:rsidR="00596D7A">
        <w:rPr>
          <w:rFonts w:hint="cs"/>
          <w:b/>
          <w:rtl/>
        </w:rPr>
        <w:t>'</w:t>
      </w:r>
      <w:r w:rsidRPr="00C35A2C">
        <w:rPr>
          <w:b/>
          <w:rtl/>
        </w:rPr>
        <w:t>לא נבעלתי</w:t>
      </w:r>
      <w:r w:rsidR="00596D7A">
        <w:rPr>
          <w:rFonts w:hint="cs"/>
          <w:b/>
          <w:rtl/>
        </w:rPr>
        <w:t>'</w:t>
      </w:r>
      <w:r w:rsidRPr="00C35A2C">
        <w:rPr>
          <w:b/>
          <w:rtl/>
        </w:rPr>
        <w:t xml:space="preserve"> - כופין שיחלוץ לה,</w:t>
      </w:r>
    </w:p>
    <w:p w14:paraId="3D870278" w14:textId="6BDF9EEC" w:rsidR="00B433C9" w:rsidRPr="00177A98" w:rsidRDefault="00B433C9" w:rsidP="00596D7A">
      <w:pPr>
        <w:pStyle w:val="affc"/>
        <w:rPr>
          <w:b/>
          <w:spacing w:val="6"/>
          <w:rtl/>
        </w:rPr>
      </w:pPr>
      <w:r w:rsidRPr="00C35A2C">
        <w:rPr>
          <w:b/>
          <w:rtl/>
        </w:rPr>
        <w:t>אחר ל</w:t>
      </w:r>
      <w:r w:rsidR="00596D7A">
        <w:rPr>
          <w:rFonts w:hint="cs"/>
          <w:b/>
          <w:rtl/>
        </w:rPr>
        <w:t>'</w:t>
      </w:r>
      <w:r w:rsidRPr="00C35A2C">
        <w:rPr>
          <w:b/>
          <w:rtl/>
        </w:rPr>
        <w:t xml:space="preserve"> - מבקשין שיחלוץ,</w:t>
      </w:r>
      <w:r w:rsidR="00596D7A">
        <w:rPr>
          <w:rFonts w:hint="cs"/>
          <w:b/>
          <w:spacing w:val="6"/>
          <w:rtl/>
        </w:rPr>
        <w:t xml:space="preserve"> כש</w:t>
      </w:r>
      <w:r w:rsidRPr="00177A98">
        <w:rPr>
          <w:b/>
          <w:spacing w:val="6"/>
          <w:rtl/>
        </w:rPr>
        <w:t xml:space="preserve">מודה </w:t>
      </w:r>
      <w:r w:rsidRPr="00754FAB">
        <w:rPr>
          <w:rStyle w:val="HesberMishna"/>
          <w:rtl/>
          <w:rPrChange w:id="20254" w:author="קלוד" w:date="2026-10-06T10:10:48Z">
            <w:rPr>
              <w:rStyle w:val="affff8"/>
              <w:rtl/>
            </w:rPr>
          </w:rPrChange>
        </w:rPr>
        <w:t>א</w:t>
      </w:r>
      <w:r w:rsidR="00596D7A" w:rsidRPr="00754FAB">
        <w:rPr>
          <w:rStyle w:val="HesberMishna"/>
          <w:rFonts w:hint="eastAsia"/>
          <w:rtl/>
          <w:rPrChange w:id="20255" w:author="קלוד" w:date="2026-10-06T10:10:48Z">
            <w:rPr>
              <w:rStyle w:val="affff8"/>
              <w:rFonts w:hint="eastAsia"/>
              <w:rtl/>
            </w:rPr>
          </w:rPrChange>
        </w:rPr>
        <w:t>ף</w:t>
      </w:r>
      <w:r w:rsidRPr="00754FAB">
        <w:rPr>
          <w:rStyle w:val="HesberMishna"/>
          <w:rtl/>
          <w:rPrChange w:id="20256" w:author="קלוד" w:date="2026-10-06T10:10:48Z">
            <w:rPr>
              <w:rStyle w:val="affff8"/>
              <w:rtl/>
            </w:rPr>
          </w:rPrChange>
        </w:rPr>
        <w:t xml:space="preserve"> אחר </w:t>
      </w:r>
      <w:r w:rsidR="00596D7A" w:rsidRPr="00754FAB">
        <w:rPr>
          <w:rStyle w:val="HesberMishna"/>
          <w:rFonts w:hint="eastAsia"/>
          <w:rtl/>
          <w:rPrChange w:id="20257" w:author="קלוד" w:date="2026-10-06T10:10:48Z">
            <w:rPr>
              <w:rStyle w:val="affff8"/>
              <w:rFonts w:hint="eastAsia"/>
              <w:rtl/>
            </w:rPr>
          </w:rPrChange>
        </w:rPr>
        <w:t>י</w:t>
      </w:r>
      <w:r w:rsidR="00596D7A" w:rsidRPr="00754FAB">
        <w:rPr>
          <w:rStyle w:val="HesberMishna"/>
          <w:rtl/>
          <w:rPrChange w:id="20258" w:author="קלוד" w:date="2026-10-06T10:10:48Z">
            <w:rPr>
              <w:rStyle w:val="affff8"/>
              <w:rtl/>
            </w:rPr>
          </w:rPrChange>
        </w:rPr>
        <w:t>"ב</w:t>
      </w:r>
      <w:r w:rsidRPr="00754FAB">
        <w:rPr>
          <w:rStyle w:val="HesberMishna"/>
          <w:rtl/>
          <w:rPrChange w:id="20259" w:author="קלוד" w:date="2026-10-06T10:10:48Z">
            <w:rPr>
              <w:rStyle w:val="affff8"/>
              <w:rtl/>
            </w:rPr>
          </w:rPrChange>
        </w:rPr>
        <w:t xml:space="preserve"> חדש -</w:t>
      </w:r>
      <w:r w:rsidRPr="00177A98">
        <w:rPr>
          <w:b/>
          <w:spacing w:val="6"/>
          <w:rtl/>
        </w:rPr>
        <w:t xml:space="preserve"> כופין.</w:t>
      </w:r>
    </w:p>
    <w:p w14:paraId="7F769A98" w14:textId="6BF05CBC" w:rsidR="00B433C9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t>נדר</w:t>
      </w:r>
      <w:r w:rsidR="00596D7A">
        <w:rPr>
          <w:rFonts w:hint="cs"/>
          <w:b/>
          <w:rtl/>
        </w:rPr>
        <w:t>ה</w:t>
      </w:r>
      <w:r w:rsidRPr="00C35A2C">
        <w:rPr>
          <w:b/>
          <w:rtl/>
        </w:rPr>
        <w:t xml:space="preserve"> הנאה מיבמה בחיי בעלה - כופין שיחלוץ,</w:t>
      </w:r>
    </w:p>
    <w:p w14:paraId="4B774EDA" w14:textId="0952C2BE" w:rsidR="00B433C9" w:rsidRDefault="00B433C9" w:rsidP="00754FAB">
      <w:pPr>
        <w:pStyle w:val="affc"/>
        <w:rPr>
          <w:rtl/>
        </w:rPr>
      </w:pPr>
      <w:r w:rsidRPr="00C35A2C">
        <w:rPr>
          <w:b/>
          <w:rtl/>
        </w:rPr>
        <w:t>לאחר מיתת</w:t>
      </w:r>
      <w:r w:rsidR="00596D7A">
        <w:rPr>
          <w:rFonts w:hint="cs"/>
          <w:b/>
          <w:rtl/>
        </w:rPr>
        <w:t>ו</w:t>
      </w:r>
      <w:r w:rsidRPr="00C35A2C">
        <w:rPr>
          <w:b/>
          <w:rtl/>
        </w:rPr>
        <w:t xml:space="preserve"> - מבקשין</w:t>
      </w:r>
      <w:r w:rsidR="00596D7A">
        <w:rPr>
          <w:rFonts w:hint="cs"/>
          <w:b/>
          <w:rtl/>
        </w:rPr>
        <w:t xml:space="preserve">, </w:t>
      </w:r>
      <w:r w:rsidR="00596D7A">
        <w:rPr>
          <w:b/>
          <w:rtl/>
        </w:rPr>
        <w:tab/>
      </w:r>
      <w:r w:rsidR="00596D7A">
        <w:rPr>
          <w:b/>
          <w:rtl/>
        </w:rPr>
        <w:tab/>
      </w:r>
      <w:r w:rsidR="00596D7A">
        <w:rPr>
          <w:rFonts w:hint="cs"/>
          <w:b/>
          <w:rtl/>
        </w:rPr>
        <w:t>כש</w:t>
      </w:r>
      <w:r w:rsidRPr="00C35A2C">
        <w:rPr>
          <w:b/>
          <w:rtl/>
        </w:rPr>
        <w:t>נתכוונה</w:t>
      </w:r>
      <w:r w:rsidR="00596D7A">
        <w:rPr>
          <w:rFonts w:hint="cs"/>
          <w:b/>
          <w:rtl/>
        </w:rPr>
        <w:t>,</w:t>
      </w:r>
      <w:r w:rsidRPr="00C35A2C">
        <w:rPr>
          <w:b/>
          <w:rtl/>
        </w:rPr>
        <w:t xml:space="preserve"> </w:t>
      </w:r>
      <w:r w:rsidR="00AB43C5" w:rsidRPr="00754FAB">
        <w:rPr>
          <w:rStyle w:val="HesberMishna"/>
          <w:rtl/>
          <w:rPrChange w:id="20260" w:author="קלוד" w:date="2026-10-06T10:10:48Z">
            <w:rPr>
              <w:rStyle w:val="affff8"/>
              <w:rtl/>
            </w:rPr>
          </w:rPrChange>
        </w:rPr>
        <w:t>אף</w:t>
      </w:r>
      <w:r w:rsidRPr="00754FAB">
        <w:rPr>
          <w:rStyle w:val="HesberMishna"/>
          <w:rtl/>
          <w:rPrChange w:id="20261" w:author="קלוד" w:date="2026-10-06T10:10:48Z">
            <w:rPr>
              <w:rStyle w:val="affff8"/>
              <w:rtl/>
            </w:rPr>
          </w:rPrChange>
        </w:rPr>
        <w:t xml:space="preserve"> בחיי</w:t>
      </w:r>
      <w:r w:rsidR="00596D7A" w:rsidRPr="00754FAB">
        <w:rPr>
          <w:rStyle w:val="HesberMishna"/>
          <w:rFonts w:hint="eastAsia"/>
          <w:rtl/>
          <w:rPrChange w:id="20262" w:author="קלוד" w:date="2026-10-06T10:10:48Z">
            <w:rPr>
              <w:rStyle w:val="affff8"/>
              <w:rFonts w:hint="eastAsia"/>
              <w:rtl/>
            </w:rPr>
          </w:rPrChange>
        </w:rPr>
        <w:t>ו</w:t>
      </w:r>
      <w:r w:rsidRPr="00754FAB">
        <w:rPr>
          <w:rStyle w:val="HesberMishna"/>
          <w:rtl/>
          <w:rPrChange w:id="20263" w:author="קלוד" w:date="2026-10-06T10:10:48Z">
            <w:rPr>
              <w:rStyle w:val="affff8"/>
              <w:rtl/>
            </w:rPr>
          </w:rPrChange>
        </w:rPr>
        <w:t xml:space="preserve"> -</w:t>
      </w:r>
      <w:r w:rsidRPr="00C35A2C">
        <w:rPr>
          <w:b/>
          <w:rtl/>
        </w:rPr>
        <w:t xml:space="preserve"> מבקשין.</w:t>
      </w:r>
    </w:p>
    <w:p w14:paraId="08B21CBF" w14:textId="3D729DF3" w:rsidR="00A86162" w:rsidRDefault="00A86162" w:rsidP="00B55EDF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לכאורה:</w:t>
      </w:r>
      <w:r w:rsidR="00B433C9" w:rsidRPr="004402F2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משנתינו</w:t>
      </w:r>
      <w:r w:rsidR="00B433C9" w:rsidRPr="004402F2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 xml:space="preserve">לא </w:t>
      </w:r>
      <w:r w:rsidR="00B433C9" w:rsidRPr="004402F2">
        <w:rPr>
          <w:rStyle w:val="affff5"/>
          <w:rFonts w:hint="cs"/>
          <w:rtl/>
        </w:rPr>
        <w:t>כר</w:t>
      </w:r>
      <w:r w:rsidR="00B433C9" w:rsidRPr="004402F2">
        <w:rPr>
          <w:rStyle w:val="affff5"/>
          <w:rtl/>
        </w:rPr>
        <w:t>"</w:t>
      </w:r>
      <w:r w:rsidR="00B433C9" w:rsidRPr="004402F2">
        <w:rPr>
          <w:rStyle w:val="affff5"/>
          <w:rFonts w:hint="cs"/>
          <w:rtl/>
        </w:rPr>
        <w:t>מ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דקטן וקטנה לא מתייבמין!</w:t>
      </w:r>
    </w:p>
    <w:p w14:paraId="42B78407" w14:textId="5792595D" w:rsidR="00B433C9" w:rsidRPr="00C35A2C" w:rsidRDefault="00B433C9" w:rsidP="00754FAB">
      <w:pPr>
        <w:rPr>
          <w:rFonts w:ascii="Fb Fontext" w:hAnsi="Fb Fontext" w:cs="Guttman Vilna"/>
          <w:b/>
          <w:bCs/>
          <w:sz w:val="32"/>
          <w:rtl/>
        </w:rPr>
      </w:pPr>
      <w:r w:rsidRPr="00754FAB">
        <w:rPr>
          <w:rStyle w:val="affff5"/>
          <w:rFonts w:hint="eastAsia"/>
          <w:rtl/>
        </w:rPr>
        <w:t>ו</w:t>
      </w:r>
      <w:r w:rsidR="00A86162">
        <w:rPr>
          <w:rStyle w:val="affff5"/>
          <w:rFonts w:hint="cs"/>
          <w:rtl/>
        </w:rPr>
        <w:t>תירץ</w:t>
      </w:r>
      <w:r w:rsidR="00A86162" w:rsidRPr="00754FAB">
        <w:rPr>
          <w:rStyle w:val="affff5"/>
          <w:rtl/>
        </w:rPr>
        <w:t>:</w:t>
      </w:r>
      <w:r w:rsidR="00A86162">
        <w:rPr>
          <w:rFonts w:ascii="Fb Fontext" w:hAnsi="Fb Fontext" w:hint="cs"/>
          <w:sz w:val="32"/>
          <w:rtl/>
        </w:rPr>
        <w:t xml:space="preserve"> כאן </w:t>
      </w:r>
      <w:r w:rsidR="00A86162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ששניהם</w:t>
      </w:r>
      <w:r w:rsidR="00A86162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קט</w:t>
      </w:r>
      <w:r w:rsidR="00A86162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נים</w:t>
      </w:r>
      <w:r w:rsidRPr="00C35A2C">
        <w:rPr>
          <w:rFonts w:ascii="Fb Fontext" w:hAnsi="Fb Fontext"/>
          <w:sz w:val="32"/>
          <w:rtl/>
        </w:rPr>
        <w:t xml:space="preserve"> לא אמ</w:t>
      </w:r>
      <w:r w:rsidRPr="00754FAB">
        <w:rPr>
          <w:rtl/>
        </w:rPr>
        <w:t>ר</w:t>
      </w:r>
      <w:r w:rsidR="00A86162" w:rsidRPr="00754FAB">
        <w:rPr>
          <w:rtl/>
        </w:rPr>
        <w:t>,</w:t>
      </w:r>
      <w:r w:rsidR="00A86162">
        <w:rPr>
          <w:rFonts w:ascii="Fb Fontext" w:hAnsi="Fb Fontext" w:cs="Guttman Vilna" w:hint="cs"/>
          <w:b/>
          <w:bCs/>
          <w:sz w:val="32"/>
          <w:rtl/>
        </w:rPr>
        <w:t xml:space="preserve"> </w:t>
      </w:r>
      <w:r w:rsidR="00A86162" w:rsidRPr="00754FAB">
        <w:rPr>
          <w:rStyle w:val="affff8"/>
          <w:rFonts w:hint="eastAsia"/>
          <w:rtl/>
        </w:rPr>
        <w:t>שאינם</w:t>
      </w:r>
      <w:r w:rsidR="00A86162" w:rsidRPr="00754FAB">
        <w:rPr>
          <w:rStyle w:val="affff8"/>
          <w:rtl/>
        </w:rPr>
        <w:t xml:space="preserve"> </w:t>
      </w:r>
      <w:r w:rsidR="00A86162" w:rsidRPr="00754FAB">
        <w:rPr>
          <w:rStyle w:val="affff8"/>
          <w:rFonts w:hint="eastAsia"/>
          <w:rtl/>
        </w:rPr>
        <w:t>מוזהרין</w:t>
      </w:r>
      <w:r w:rsidR="00A86162">
        <w:rPr>
          <w:rStyle w:val="affff8"/>
          <w:rFonts w:hint="cs"/>
          <w:rtl/>
        </w:rPr>
        <w:t xml:space="preserve"> על איסור אא"ח</w:t>
      </w:r>
      <w:r w:rsidR="00A86162" w:rsidRPr="00754FAB">
        <w:rPr>
          <w:rStyle w:val="affff8"/>
          <w:rtl/>
        </w:rPr>
        <w:t>.</w:t>
      </w:r>
    </w:p>
    <w:p w14:paraId="5BF31AF5" w14:textId="18DDC768" w:rsidR="00B433C9" w:rsidRDefault="00A86162" w:rsidP="00AF7C35">
      <w:pPr>
        <w:rPr>
          <w:rtl/>
        </w:rPr>
      </w:pPr>
      <w:r>
        <w:rPr>
          <w:rStyle w:val="affff5"/>
          <w:rFonts w:hint="cs"/>
          <w:rtl/>
        </w:rPr>
        <w:t>אבל מהסיפא: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ד</w:t>
      </w:r>
      <w:r w:rsidR="00B433C9" w:rsidRPr="00D1637C">
        <w:rPr>
          <w:rFonts w:cs="PFT_Frank"/>
          <w:b/>
          <w:bCs/>
          <w:szCs w:val="14"/>
          <w:rtl/>
        </w:rPr>
        <w:t>יבמה גדולה</w:t>
      </w:r>
      <w:r>
        <w:rPr>
          <w:rStyle w:val="affff1"/>
          <w:rFonts w:hint="cs"/>
          <w:rtl/>
        </w:rPr>
        <w:t>..</w:t>
      </w:r>
      <w:r w:rsidR="00B433C9" w:rsidRPr="00041161">
        <w:rPr>
          <w:rStyle w:val="affff1"/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="00B433C9" w:rsidRPr="00C35A2C">
        <w:rPr>
          <w:rFonts w:hint="cs"/>
          <w:rtl/>
        </w:rPr>
        <w:t xml:space="preserve">כל ביאה </w:t>
      </w:r>
      <w:r>
        <w:rPr>
          <w:rFonts w:hint="cs"/>
          <w:rtl/>
        </w:rPr>
        <w:t xml:space="preserve">חשש </w:t>
      </w:r>
      <w:r w:rsidR="00B433C9" w:rsidRPr="00C35A2C">
        <w:rPr>
          <w:rFonts w:hint="cs"/>
          <w:rtl/>
        </w:rPr>
        <w:t>איסור</w:t>
      </w:r>
      <w:r w:rsidR="00A8550C" w:rsidRPr="00A8550C">
        <w:rPr>
          <w:rtl/>
        </w:rPr>
        <w:t xml:space="preserve"> -</w:t>
      </w:r>
      <w:r w:rsidRPr="00A8550C">
        <w:rPr>
          <w:rtl/>
        </w:rPr>
        <w:t xml:space="preserve"> </w:t>
      </w:r>
      <w:r w:rsidR="00B433C9" w:rsidRPr="004402F2">
        <w:rPr>
          <w:rStyle w:val="affff5"/>
          <w:rFonts w:hint="cs"/>
          <w:rtl/>
        </w:rPr>
        <w:t>לא כר</w:t>
      </w:r>
      <w:r w:rsidR="00B433C9" w:rsidRPr="004402F2">
        <w:rPr>
          <w:rStyle w:val="affff5"/>
          <w:rtl/>
        </w:rPr>
        <w:t>"</w:t>
      </w:r>
      <w:r w:rsidR="00B433C9" w:rsidRPr="004402F2">
        <w:rPr>
          <w:rStyle w:val="affff5"/>
          <w:rFonts w:hint="cs"/>
          <w:rtl/>
        </w:rPr>
        <w:t>מ</w:t>
      </w:r>
      <w:r>
        <w:rPr>
          <w:rStyle w:val="affff5"/>
          <w:rFonts w:hint="cs"/>
          <w:rtl/>
        </w:rPr>
        <w:t>.</w:t>
      </w:r>
      <w:r w:rsidR="00B433C9" w:rsidRPr="004402F2">
        <w:rPr>
          <w:rStyle w:val="affff5"/>
          <w:rFonts w:hint="cs"/>
          <w:rtl/>
        </w:rPr>
        <w:t xml:space="preserve"> </w:t>
      </w:r>
    </w:p>
    <w:p w14:paraId="365800A3" w14:textId="76C015A2" w:rsidR="004402F2" w:rsidRPr="00D238B7" w:rsidRDefault="00A86162" w:rsidP="00615A60">
      <w:pPr>
        <w:pStyle w:val="affff2"/>
        <w:rPr>
          <w:rStyle w:val="affff5"/>
          <w:rtl/>
        </w:rPr>
      </w:pPr>
      <w:bookmarkStart w:id="1279" w:name="_Toc119173207"/>
      <w:bookmarkStart w:id="1280" w:name="_Toc119230301"/>
      <w:r>
        <w:rPr>
          <w:rFonts w:hint="cs"/>
          <w:rtl/>
        </w:rPr>
        <w:t>הטעם ש</w:t>
      </w:r>
      <w:r w:rsidR="00A8550C">
        <w:rPr>
          <w:rFonts w:hint="cs"/>
          <w:rtl/>
        </w:rPr>
        <w:t>מותרת</w:t>
      </w:r>
      <w:r w:rsidR="00AF7C35">
        <w:rPr>
          <w:rFonts w:hint="cs"/>
          <w:rtl/>
        </w:rPr>
        <w:t xml:space="preserve"> לקיי</w:t>
      </w:r>
      <w:r w:rsidR="00A8550C">
        <w:rPr>
          <w:rFonts w:hint="cs"/>
          <w:rtl/>
        </w:rPr>
        <w:t>ם</w:t>
      </w:r>
      <w:r>
        <w:rPr>
          <w:rFonts w:hint="cs"/>
          <w:rtl/>
        </w:rPr>
        <w:t xml:space="preserve"> </w:t>
      </w:r>
      <w:r w:rsidR="00A8550C">
        <w:rPr>
          <w:rFonts w:hint="cs"/>
          <w:rtl/>
        </w:rPr>
        <w:t xml:space="preserve">יבם קטן, אף </w:t>
      </w:r>
      <w:r>
        <w:rPr>
          <w:rFonts w:hint="cs"/>
          <w:rtl/>
        </w:rPr>
        <w:t>שלא שייך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6D7391">
        <w:rPr>
          <w:rStyle w:val="affff1"/>
          <w:rFonts w:cs="PFT_Frank"/>
          <w:rtl/>
        </w:rPr>
        <w:t>להקים לאחיו שם</w:t>
      </w:r>
      <w:r>
        <w:rPr>
          <w:rStyle w:val="affff1"/>
          <w:rFonts w:cs="PFT_Frank" w:hint="cs"/>
          <w:rtl/>
        </w:rPr>
        <w:t>'</w:t>
      </w:r>
      <w:bookmarkEnd w:id="1279"/>
      <w:bookmarkEnd w:id="1280"/>
      <w:r w:rsidR="00B433C9" w:rsidRPr="003F3A85">
        <w:rPr>
          <w:rStyle w:val="afff1"/>
          <w:rFonts w:hint="cs"/>
          <w:szCs w:val="14"/>
          <w:rtl/>
        </w:rPr>
        <w:t xml:space="preserve"> </w:t>
      </w:r>
    </w:p>
    <w:p w14:paraId="185E2144" w14:textId="638FD9DA" w:rsidR="00B433C9" w:rsidRPr="00D238B7" w:rsidRDefault="00B433C9" w:rsidP="00B55EDF">
      <w:pPr>
        <w:rPr>
          <w:rStyle w:val="affff5"/>
          <w:rtl/>
        </w:rPr>
      </w:pPr>
      <w:r w:rsidRPr="004402F2">
        <w:rPr>
          <w:rStyle w:val="affff5"/>
          <w:rFonts w:hint="cs"/>
          <w:rtl/>
        </w:rPr>
        <w:t>א</w:t>
      </w:r>
      <w:r w:rsidRPr="004402F2">
        <w:rPr>
          <w:rStyle w:val="affff5"/>
          <w:rtl/>
        </w:rPr>
        <w:t>ביי</w:t>
      </w:r>
      <w:r w:rsidR="004402F2">
        <w:rPr>
          <w:rStyle w:val="affff5"/>
          <w:rFonts w:hint="cs"/>
          <w:rtl/>
        </w:rPr>
        <w:t>:</w:t>
      </w:r>
      <w:r w:rsidRPr="004402F2">
        <w:rPr>
          <w:rStyle w:val="affff5"/>
          <w:rtl/>
        </w:rPr>
        <w:t xml:space="preserve"> </w:t>
      </w:r>
      <w:r w:rsidRPr="00041161">
        <w:rPr>
          <w:rStyle w:val="affff1"/>
          <w:rFonts w:hint="cs"/>
          <w:rtl/>
        </w:rPr>
        <w:t>'</w:t>
      </w:r>
      <w:r w:rsidRPr="00041161">
        <w:rPr>
          <w:rStyle w:val="affff1"/>
          <w:rtl/>
        </w:rPr>
        <w:t>יבמה יבא עליה</w:t>
      </w:r>
      <w:r w:rsidRPr="00041161">
        <w:rPr>
          <w:rStyle w:val="affff1"/>
          <w:rFonts w:hint="cs"/>
          <w:rtl/>
        </w:rPr>
        <w:t>'</w:t>
      </w:r>
      <w:r w:rsidR="00A86162" w:rsidRPr="00754FAB">
        <w:rPr>
          <w:rStyle w:val="affff1"/>
          <w:rtl/>
        </w:rPr>
        <w:t>,</w:t>
      </w:r>
      <w:r w:rsidRPr="00C35A2C">
        <w:rPr>
          <w:rFonts w:ascii="Fb Fontext" w:hAnsi="Fb Fontext"/>
          <w:rtl/>
        </w:rPr>
        <w:t xml:space="preserve"> כל דהו.</w:t>
      </w:r>
    </w:p>
    <w:p w14:paraId="1A923014" w14:textId="40A65494" w:rsidR="00B433C9" w:rsidRDefault="00B433C9" w:rsidP="00A86162">
      <w:pPr>
        <w:rPr>
          <w:rFonts w:ascii="Fb Fontext" w:hAnsi="Fb Fontext"/>
          <w:sz w:val="32"/>
          <w:rtl/>
        </w:rPr>
      </w:pPr>
      <w:r w:rsidRPr="004402F2">
        <w:rPr>
          <w:rStyle w:val="affff5"/>
          <w:rtl/>
        </w:rPr>
        <w:t>רבא:</w:t>
      </w:r>
      <w:r w:rsidRPr="00C35A2C">
        <w:rPr>
          <w:rFonts w:ascii="Fb Fontext" w:hAnsi="Fb Fontext"/>
          <w:sz w:val="32"/>
          <w:rtl/>
        </w:rPr>
        <w:t xml:space="preserve"> </w:t>
      </w:r>
      <w:r w:rsidR="00A86162">
        <w:rPr>
          <w:rFonts w:ascii="Fb Fontext" w:hAnsi="Fb Fontext" w:hint="cs"/>
          <w:sz w:val="32"/>
          <w:rtl/>
        </w:rPr>
        <w:t>לא יתכן ש</w:t>
      </w:r>
      <w:r>
        <w:rPr>
          <w:rFonts w:ascii="Fb Fontext" w:hAnsi="Fb Fontext" w:hint="cs"/>
          <w:sz w:val="32"/>
          <w:rtl/>
        </w:rPr>
        <w:t>עכשיו אסורה ואח</w:t>
      </w:r>
      <w:r w:rsidR="00A86162">
        <w:rPr>
          <w:rFonts w:ascii="Fb Fontext" w:hAnsi="Fb Fontext" w:hint="cs"/>
          <w:sz w:val="32"/>
          <w:rtl/>
        </w:rPr>
        <w:t>"כ</w:t>
      </w:r>
      <w:r>
        <w:rPr>
          <w:rFonts w:ascii="Fb Fontext" w:hAnsi="Fb Fontext" w:hint="cs"/>
          <w:sz w:val="32"/>
          <w:rtl/>
        </w:rPr>
        <w:t xml:space="preserve"> </w:t>
      </w:r>
      <w:r w:rsidR="00A86162">
        <w:rPr>
          <w:rFonts w:ascii="Fb Fontext" w:hAnsi="Fb Fontext" w:hint="cs"/>
          <w:sz w:val="32"/>
          <w:rtl/>
        </w:rPr>
        <w:t xml:space="preserve">כשיגדל </w:t>
      </w:r>
      <w:r>
        <w:rPr>
          <w:rFonts w:ascii="Fb Fontext" w:hAnsi="Fb Fontext" w:hint="cs"/>
          <w:sz w:val="32"/>
          <w:rtl/>
        </w:rPr>
        <w:t>מותרת</w:t>
      </w:r>
      <w:r w:rsidR="00A86162">
        <w:rPr>
          <w:rFonts w:ascii="Fb Fontext" w:hAnsi="Fb Fontext" w:hint="cs"/>
          <w:sz w:val="32"/>
          <w:rtl/>
        </w:rPr>
        <w:t>, דכיון שנאסרה</w:t>
      </w:r>
      <w:r w:rsidR="0038606D">
        <w:rPr>
          <w:rFonts w:ascii="Fb Fontext" w:hAnsi="Fb Fontext" w:hint="cs"/>
          <w:sz w:val="32"/>
          <w:rtl/>
        </w:rPr>
        <w:t>..</w:t>
      </w:r>
      <w:r w:rsidR="00A86162">
        <w:rPr>
          <w:rFonts w:ascii="Fb Fontext" w:hAnsi="Fb Fontext" w:hint="cs"/>
          <w:sz w:val="32"/>
          <w:rtl/>
        </w:rPr>
        <w:t xml:space="preserve"> </w:t>
      </w:r>
      <w:r w:rsidR="0038606D">
        <w:rPr>
          <w:rFonts w:ascii="Fb Fontext" w:hAnsi="Fb Fontext"/>
          <w:sz w:val="32"/>
          <w:rtl/>
        </w:rPr>
        <w:tab/>
      </w:r>
      <w:r w:rsidR="0038606D">
        <w:rPr>
          <w:rFonts w:ascii="Fb Fontext" w:hAnsi="Fb Fontext"/>
          <w:sz w:val="32"/>
          <w:rtl/>
        </w:rPr>
        <w:tab/>
      </w:r>
      <w:r w:rsidR="0038606D">
        <w:rPr>
          <w:rStyle w:val="affff5"/>
          <w:rFonts w:hint="cs"/>
          <w:rtl/>
        </w:rPr>
        <w:t xml:space="preserve">  </w:t>
      </w:r>
      <w:r w:rsidR="00BA77C1" w:rsidRPr="00754FAB">
        <w:rPr>
          <w:rStyle w:val="affff5"/>
          <w:rFonts w:hint="eastAsia"/>
          <w:rtl/>
        </w:rPr>
        <w:t>ו</w:t>
      </w:r>
      <w:r w:rsidR="0038606D">
        <w:rPr>
          <w:rStyle w:val="affff5"/>
          <w:rFonts w:hint="cs"/>
          <w:rtl/>
        </w:rPr>
        <w:t xml:space="preserve">הרי </w:t>
      </w:r>
      <w:r w:rsidR="00BA77C1" w:rsidRPr="00754FAB">
        <w:rPr>
          <w:rStyle w:val="affff5"/>
          <w:rFonts w:hint="eastAsia"/>
          <w:rtl/>
        </w:rPr>
        <w:t>כת</w:t>
      </w:r>
      <w:r w:rsidR="0038606D">
        <w:rPr>
          <w:rStyle w:val="affff5"/>
          <w:rFonts w:hint="cs"/>
          <w:rtl/>
        </w:rPr>
        <w:t>ו</w:t>
      </w:r>
      <w:r w:rsidR="00BA77C1" w:rsidRPr="00754FAB">
        <w:rPr>
          <w:rStyle w:val="affff5"/>
          <w:rFonts w:hint="eastAsia"/>
          <w:rtl/>
        </w:rPr>
        <w:t>ב</w:t>
      </w:r>
      <w:r w:rsidR="00BA77C1" w:rsidRPr="00754FAB">
        <w:rPr>
          <w:rStyle w:val="affff5"/>
          <w:rtl/>
        </w:rPr>
        <w:t>:</w:t>
      </w:r>
      <w:r w:rsidR="00BA77C1">
        <w:rPr>
          <w:rFonts w:ascii="Fb Fontext" w:hAnsi="Fb Fontext" w:hint="cs"/>
          <w:sz w:val="32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כי ישבו אחים יחדו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אפילו בן יום אחד.</w:t>
      </w:r>
    </w:p>
    <w:p w14:paraId="6AD29AFD" w14:textId="4463F99F" w:rsidR="00C744AD" w:rsidRDefault="00B433C9" w:rsidP="006C1E0B">
      <w:pPr>
        <w:pStyle w:val="afff4"/>
        <w:rPr>
          <w:rtl/>
        </w:rPr>
      </w:pPr>
      <w:ins w:id="10003" w:author="מספור קטעי משנה" w:date="2026-10-06T06:45:58Z">
        <w:r>
          <w:rPr>
            <w:rStyle w:val="MisparKeta"/>
          </w:rPr>
          <w:t xml:space="preserve">ב. </w:t>
        </w:r>
      </w:ins>
      <w:bookmarkStart w:id="1281" w:name="_Toc119173208"/>
      <w:bookmarkStart w:id="1282" w:name="_Toc119230302"/>
      <w:r w:rsidRPr="00C35A2C">
        <w:rPr>
          <w:rStyle w:val="afff1"/>
          <w:bCs w:val="0"/>
          <w:rtl/>
        </w:rPr>
        <w:t xml:space="preserve">יבמה בתוך </w:t>
      </w:r>
      <w:r w:rsidR="00C744AD">
        <w:rPr>
          <w:rStyle w:val="afff1"/>
          <w:rFonts w:hint="cs"/>
          <w:bCs w:val="0"/>
          <w:rtl/>
        </w:rPr>
        <w:t>שלשים 'לא נבעלתי'...</w:t>
      </w:r>
      <w:r w:rsidRPr="00C35A2C">
        <w:rPr>
          <w:rtl/>
        </w:rPr>
        <w:t xml:space="preserve"> </w:t>
      </w:r>
      <w:r w:rsidR="00C744AD">
        <w:rPr>
          <w:rStyle w:val="affff8"/>
          <w:rFonts w:hint="cs"/>
          <w:rtl/>
        </w:rPr>
        <w:t>- ש</w:t>
      </w:r>
      <w:r w:rsidRPr="006C1E0B">
        <w:rPr>
          <w:rStyle w:val="affff8"/>
          <w:rtl/>
        </w:rPr>
        <w:t xml:space="preserve">עד </w:t>
      </w:r>
      <w:r w:rsidR="0064131F" w:rsidRPr="006C1E0B">
        <w:rPr>
          <w:rStyle w:val="affff8"/>
          <w:rFonts w:hint="eastAsia"/>
          <w:rtl/>
        </w:rPr>
        <w:t>ל</w:t>
      </w:r>
      <w:r w:rsidR="0064131F" w:rsidRPr="006C1E0B">
        <w:rPr>
          <w:rStyle w:val="affff8"/>
          <w:rtl/>
        </w:rPr>
        <w:t xml:space="preserve">' </w:t>
      </w:r>
      <w:r w:rsidR="0064131F" w:rsidRPr="006C1E0B">
        <w:rPr>
          <w:rStyle w:val="affff8"/>
          <w:rFonts w:hint="eastAsia"/>
          <w:rtl/>
        </w:rPr>
        <w:t>אדם</w:t>
      </w:r>
      <w:r w:rsidR="0064131F" w:rsidRPr="006C1E0B">
        <w:rPr>
          <w:rStyle w:val="affff8"/>
          <w:rtl/>
        </w:rPr>
        <w:t xml:space="preserve"> </w:t>
      </w:r>
      <w:r w:rsidR="0064131F" w:rsidRPr="006C1E0B">
        <w:rPr>
          <w:rStyle w:val="affff8"/>
          <w:rFonts w:hint="eastAsia"/>
          <w:rtl/>
        </w:rPr>
        <w:t>מעמיד</w:t>
      </w:r>
      <w:r w:rsidR="0064131F" w:rsidRPr="006C1E0B">
        <w:rPr>
          <w:rStyle w:val="affff8"/>
          <w:rtl/>
        </w:rPr>
        <w:t xml:space="preserve"> </w:t>
      </w:r>
      <w:r w:rsidR="0064131F" w:rsidRPr="006C1E0B">
        <w:rPr>
          <w:rStyle w:val="affff8"/>
          <w:rFonts w:hint="eastAsia"/>
          <w:rtl/>
        </w:rPr>
        <w:t>עצמ</w:t>
      </w:r>
      <w:r w:rsidR="00C744AD">
        <w:rPr>
          <w:rStyle w:val="affff8"/>
          <w:rFonts w:hint="cs"/>
          <w:rtl/>
        </w:rPr>
        <w:t>ו</w:t>
      </w:r>
      <w:r w:rsidR="00C744AD" w:rsidRPr="006C1E0B">
        <w:rPr>
          <w:rStyle w:val="affff8"/>
          <w:rtl/>
        </w:rPr>
        <w:t>.</w:t>
      </w:r>
      <w:bookmarkEnd w:id="1281"/>
      <w:bookmarkEnd w:id="1282"/>
    </w:p>
    <w:p w14:paraId="4E90FB34" w14:textId="3738B1CB" w:rsidR="00B433C9" w:rsidRPr="00C35A2C" w:rsidRDefault="00B433C9" w:rsidP="00C744AD">
      <w:pPr>
        <w:rPr>
          <w:rFonts w:cs="Guttman Vilna"/>
          <w:b/>
          <w:bCs/>
          <w:rtl/>
        </w:rPr>
      </w:pPr>
      <w:r w:rsidRPr="004402F2">
        <w:rPr>
          <w:rStyle w:val="affff5"/>
          <w:rFonts w:hint="cs"/>
          <w:rtl/>
        </w:rPr>
        <w:t>רי</w:t>
      </w:r>
      <w:r w:rsidRPr="004402F2">
        <w:rPr>
          <w:rStyle w:val="affff5"/>
          <w:rtl/>
        </w:rPr>
        <w:t>"</w:t>
      </w:r>
      <w:r w:rsidRPr="004402F2">
        <w:rPr>
          <w:rStyle w:val="affff5"/>
          <w:rFonts w:hint="cs"/>
          <w:rtl/>
        </w:rPr>
        <w:t>ו</w:t>
      </w:r>
      <w:r w:rsidR="00C744AD">
        <w:rPr>
          <w:rStyle w:val="affff5"/>
          <w:rFonts w:hint="cs"/>
          <w:rtl/>
        </w:rPr>
        <w:t>,</w:t>
      </w:r>
      <w:r w:rsidRPr="004402F2">
        <w:rPr>
          <w:rStyle w:val="affff5"/>
          <w:rFonts w:hint="cs"/>
          <w:rtl/>
        </w:rPr>
        <w:t xml:space="preserve"> ר</w:t>
      </w:r>
      <w:r w:rsidRPr="004402F2">
        <w:rPr>
          <w:rStyle w:val="affff5"/>
          <w:rtl/>
        </w:rPr>
        <w:t>"</w:t>
      </w:r>
      <w:r w:rsidRPr="004402F2">
        <w:rPr>
          <w:rStyle w:val="affff5"/>
          <w:rFonts w:hint="cs"/>
          <w:rtl/>
        </w:rPr>
        <w:t>מ היא</w:t>
      </w:r>
      <w:r w:rsidR="00C744AD">
        <w:rPr>
          <w:rStyle w:val="affff5"/>
          <w:rFonts w:hint="cs"/>
          <w:rtl/>
        </w:rPr>
        <w:t>:</w:t>
      </w:r>
      <w:r w:rsidRPr="004402F2">
        <w:rPr>
          <w:rStyle w:val="affff5"/>
          <w:rFonts w:hint="cs"/>
          <w:rtl/>
        </w:rPr>
        <w:t xml:space="preserve"> </w:t>
      </w:r>
      <w:r w:rsidRPr="006C1E0B">
        <w:rPr>
          <w:rtl/>
        </w:rPr>
        <w:t>ד</w:t>
      </w:r>
      <w:r w:rsidRPr="00C744AD">
        <w:rPr>
          <w:rtl/>
        </w:rPr>
        <w:t xml:space="preserve">טענת בתולים </w:t>
      </w:r>
      <w:r w:rsidRPr="00D1637C">
        <w:rPr>
          <w:rFonts w:cs="PFT_Frank"/>
          <w:b/>
          <w:bCs/>
          <w:szCs w:val="14"/>
          <w:rtl/>
        </w:rPr>
        <w:t>כל שלשים</w:t>
      </w:r>
      <w:r w:rsidR="00C744AD">
        <w:rPr>
          <w:rFonts w:hint="cs"/>
          <w:rtl/>
        </w:rPr>
        <w:t>,</w:t>
      </w:r>
      <w:r w:rsidRPr="006C1E0B">
        <w:rPr>
          <w:rtl/>
        </w:rPr>
        <w:t xml:space="preserve"> </w:t>
      </w:r>
      <w:r w:rsidRPr="00C744AD">
        <w:rPr>
          <w:rStyle w:val="affff5"/>
          <w:rtl/>
        </w:rPr>
        <w:t>ריו</w:t>
      </w:r>
      <w:r w:rsidR="00C744AD" w:rsidRPr="006C1E0B">
        <w:rPr>
          <w:rStyle w:val="affff5"/>
          <w:rtl/>
        </w:rPr>
        <w:t>"</w:t>
      </w:r>
      <w:r w:rsidRPr="00C744AD">
        <w:rPr>
          <w:rStyle w:val="affff5"/>
          <w:rtl/>
        </w:rPr>
        <w:t>ס:</w:t>
      </w:r>
      <w:r w:rsidRPr="00C744AD">
        <w:rPr>
          <w:rtl/>
        </w:rPr>
        <w:t xml:space="preserve"> נסת</w:t>
      </w:r>
      <w:r w:rsidRPr="00C35A2C">
        <w:rPr>
          <w:rtl/>
        </w:rPr>
        <w:t xml:space="preserve">רה </w:t>
      </w:r>
      <w:r w:rsidRPr="00D1637C">
        <w:rPr>
          <w:rFonts w:cs="PFT_Frank"/>
          <w:b/>
          <w:bCs/>
          <w:szCs w:val="14"/>
          <w:rtl/>
        </w:rPr>
        <w:t>לאלתר</w:t>
      </w:r>
      <w:r w:rsidR="00C744AD">
        <w:rPr>
          <w:rFonts w:hint="cs"/>
          <w:rtl/>
        </w:rPr>
        <w:t>.</w:t>
      </w:r>
      <w:r w:rsidRPr="00C35A2C">
        <w:rPr>
          <w:rtl/>
        </w:rPr>
        <w:t xml:space="preserve"> </w:t>
      </w:r>
    </w:p>
    <w:p w14:paraId="2B01E33E" w14:textId="59EFE759" w:rsidR="00B433C9" w:rsidRPr="00C35A2C" w:rsidRDefault="00B433C9" w:rsidP="00B55EDF">
      <w:pPr>
        <w:rPr>
          <w:rFonts w:ascii="Fb Fontext" w:hAnsi="Fb Fontext"/>
          <w:rtl/>
        </w:rPr>
      </w:pPr>
      <w:r w:rsidRPr="004402F2">
        <w:rPr>
          <w:rStyle w:val="affff5"/>
          <w:rtl/>
        </w:rPr>
        <w:t>רבה</w:t>
      </w:r>
      <w:r w:rsidR="009D0DCA">
        <w:rPr>
          <w:rStyle w:val="affff5"/>
          <w:rFonts w:hint="cs"/>
          <w:rtl/>
        </w:rPr>
        <w:t>,</w:t>
      </w:r>
      <w:r w:rsidRPr="0064131F">
        <w:rPr>
          <w:rStyle w:val="affff5"/>
          <w:rtl/>
        </w:rPr>
        <w:t xml:space="preserve"> </w:t>
      </w:r>
      <w:r w:rsidR="00AB43C5" w:rsidRPr="0064131F">
        <w:rPr>
          <w:rStyle w:val="affff5"/>
          <w:rtl/>
        </w:rPr>
        <w:t>אף</w:t>
      </w:r>
      <w:r w:rsidRPr="0064131F">
        <w:rPr>
          <w:rStyle w:val="affff5"/>
          <w:rtl/>
        </w:rPr>
        <w:t xml:space="preserve"> </w:t>
      </w:r>
      <w:r w:rsidRPr="004402F2">
        <w:rPr>
          <w:rStyle w:val="affff5"/>
          <w:rtl/>
        </w:rPr>
        <w:t>ריו</w:t>
      </w:r>
      <w:r w:rsidR="009D0DCA">
        <w:rPr>
          <w:rStyle w:val="affff5"/>
          <w:rFonts w:hint="cs"/>
          <w:rtl/>
        </w:rPr>
        <w:t>"</w:t>
      </w:r>
      <w:r w:rsidRPr="004402F2">
        <w:rPr>
          <w:rStyle w:val="affff5"/>
          <w:rtl/>
        </w:rPr>
        <w:t>ס</w:t>
      </w:r>
      <w:r w:rsidR="009D0DCA">
        <w:rPr>
          <w:rStyle w:val="affff5"/>
          <w:rFonts w:hint="cs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 xml:space="preserve">דווקא </w:t>
      </w:r>
      <w:r w:rsidR="00274003">
        <w:rPr>
          <w:rFonts w:ascii="Fb Fontext" w:hAnsi="Fb Fontext"/>
          <w:sz w:val="32"/>
          <w:rtl/>
        </w:rPr>
        <w:t>בארוסתו ג</w:t>
      </w:r>
      <w:r w:rsidRPr="00C35A2C">
        <w:rPr>
          <w:rFonts w:ascii="Fb Fontext" w:hAnsi="Fb Fontext"/>
          <w:sz w:val="32"/>
          <w:rtl/>
        </w:rPr>
        <w:t xml:space="preserve">ס בה,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אבל אא</w:t>
      </w:r>
      <w:r w:rsidR="009D0DCA" w:rsidRPr="00D1637C">
        <w:rPr>
          <w:rFonts w:ascii="Fb Fontext" w:hAnsi="Fb Fontext" w:cs="PFT_Frank"/>
          <w:b/>
          <w:bCs/>
          <w:sz w:val="32"/>
          <w:szCs w:val="14"/>
          <w:rtl/>
        </w:rPr>
        <w:t>"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ח</w:t>
      </w:r>
      <w:r w:rsidRPr="00C35A2C">
        <w:rPr>
          <w:rFonts w:ascii="Fb Fontext" w:hAnsi="Fb Fontext"/>
          <w:sz w:val="32"/>
          <w:rtl/>
        </w:rPr>
        <w:t xml:space="preserve"> </w:t>
      </w:r>
      <w:r w:rsidR="00274003">
        <w:rPr>
          <w:rFonts w:ascii="Fb Fontext" w:hAnsi="Fb Fontext" w:hint="cs"/>
          <w:sz w:val="32"/>
          <w:rtl/>
        </w:rPr>
        <w:t>בוש ממנה</w:t>
      </w:r>
      <w:r w:rsidRPr="00C35A2C">
        <w:rPr>
          <w:rFonts w:ascii="Fb Fontext" w:hAnsi="Fb Fontext"/>
          <w:sz w:val="32"/>
          <w:rtl/>
        </w:rPr>
        <w:t>.</w:t>
      </w:r>
    </w:p>
    <w:p w14:paraId="34B3C090" w14:textId="5E7A703A" w:rsidR="009D0DCA" w:rsidRDefault="009D0DCA" w:rsidP="00615A60">
      <w:pPr>
        <w:pStyle w:val="affff2"/>
        <w:rPr>
          <w:rtl/>
        </w:rPr>
      </w:pPr>
      <w:bookmarkStart w:id="1283" w:name="_Toc119173209"/>
      <w:bookmarkStart w:id="1284" w:name="_Toc119230303"/>
      <w:r>
        <w:rPr>
          <w:rFonts w:hint="cs"/>
          <w:rtl/>
        </w:rPr>
        <w:t>מדוע</w:t>
      </w:r>
      <w:r w:rsidR="00B433C9" w:rsidRPr="00C35A2C">
        <w:rPr>
          <w:rtl/>
        </w:rPr>
        <w:t xml:space="preserve"> כופין </w:t>
      </w:r>
      <w:r>
        <w:rPr>
          <w:rFonts w:hint="cs"/>
          <w:rtl/>
        </w:rPr>
        <w:t>שי</w:t>
      </w:r>
      <w:r w:rsidR="00B433C9" w:rsidRPr="00C35A2C">
        <w:rPr>
          <w:rtl/>
        </w:rPr>
        <w:t>חלוץ</w:t>
      </w:r>
      <w:r>
        <w:rPr>
          <w:rFonts w:hint="cs"/>
          <w:rtl/>
        </w:rPr>
        <w:t>,</w:t>
      </w:r>
      <w:r w:rsidR="00B433C9" w:rsidRPr="00C35A2C">
        <w:rPr>
          <w:rtl/>
        </w:rPr>
        <w:t xml:space="preserve"> ו</w:t>
      </w:r>
      <w:r>
        <w:rPr>
          <w:rFonts w:hint="cs"/>
          <w:rtl/>
        </w:rPr>
        <w:t>לא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שי</w:t>
      </w:r>
      <w:r w:rsidR="00B433C9" w:rsidRPr="00C35A2C">
        <w:rPr>
          <w:rtl/>
        </w:rPr>
        <w:t>ייבם</w:t>
      </w:r>
      <w:r>
        <w:rPr>
          <w:rFonts w:hint="cs"/>
          <w:rtl/>
        </w:rPr>
        <w:t>?</w:t>
      </w:r>
      <w:bookmarkEnd w:id="1283"/>
      <w:bookmarkEnd w:id="1284"/>
    </w:p>
    <w:p w14:paraId="027783D7" w14:textId="69D8FB20" w:rsidR="00B433C9" w:rsidRPr="00C35A2C" w:rsidRDefault="009D0DCA" w:rsidP="00B55EDF">
      <w:pPr>
        <w:rPr>
          <w:rFonts w:ascii="Fb Fontext" w:hAnsi="Fb Fontext"/>
          <w:rtl/>
        </w:rPr>
      </w:pPr>
      <w:r w:rsidRPr="006C1E0B">
        <w:rPr>
          <w:rStyle w:val="affff5"/>
          <w:rFonts w:hint="eastAsia"/>
          <w:rtl/>
        </w:rPr>
        <w:t>תירץ</w:t>
      </w:r>
      <w:r w:rsidRPr="006C1E0B">
        <w:rPr>
          <w:rStyle w:val="affff5"/>
          <w:rtl/>
        </w:rPr>
        <w:t xml:space="preserve"> </w:t>
      </w:r>
      <w:r w:rsidR="00B433C9" w:rsidRPr="004402F2">
        <w:rPr>
          <w:rStyle w:val="affff5"/>
          <w:rtl/>
        </w:rPr>
        <w:t>רב:</w:t>
      </w:r>
      <w:r w:rsidR="00B433C9" w:rsidRPr="00C35A2C">
        <w:rPr>
          <w:rFonts w:ascii="Fb Fontext" w:hAnsi="Fb Fontext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כ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שגיטה יוצא מתחת ידה</w:t>
      </w:r>
      <w:r>
        <w:rPr>
          <w:rFonts w:ascii="Fb Fontext" w:hAnsi="Fb Fontext" w:hint="cs"/>
          <w:rtl/>
        </w:rPr>
        <w:t xml:space="preserve"> </w:t>
      </w:r>
      <w:r w:rsidRPr="006C1E0B">
        <w:rPr>
          <w:rStyle w:val="affff8"/>
          <w:rFonts w:hint="eastAsia"/>
          <w:rtl/>
        </w:rPr>
        <w:t>ונפסלה</w:t>
      </w:r>
      <w:r w:rsidRPr="006C1E0B">
        <w:rPr>
          <w:rStyle w:val="affff8"/>
          <w:rtl/>
        </w:rPr>
        <w:t xml:space="preserve"> </w:t>
      </w:r>
      <w:r w:rsidR="00E57A31" w:rsidRPr="006C1E0B">
        <w:rPr>
          <w:rStyle w:val="affff8"/>
          <w:rFonts w:hint="eastAsia"/>
          <w:rtl/>
        </w:rPr>
        <w:t>מייבום</w:t>
      </w:r>
      <w:r w:rsidR="00E57A31" w:rsidRPr="006C1E0B">
        <w:rPr>
          <w:rStyle w:val="affff8"/>
          <w:rtl/>
        </w:rPr>
        <w:t>.</w:t>
      </w:r>
    </w:p>
    <w:p w14:paraId="3E097911" w14:textId="77777777" w:rsidR="00B433C9" w:rsidRDefault="00B433C9" w:rsidP="008E65FC">
      <w:pPr>
        <w:pStyle w:val="aff7"/>
        <w:framePr w:wrap="around"/>
        <w:rPr>
          <w:rStyle w:val="afff1"/>
          <w:rFonts w:ascii="Fb Fontext" w:hAnsi="Fb Fontext"/>
          <w:bCs w:val="0"/>
          <w:rtl/>
        </w:rPr>
      </w:pPr>
      <w:r w:rsidRPr="00C35A2C">
        <w:rPr>
          <w:rStyle w:val="afff1"/>
          <w:rFonts w:ascii="Fb Fontext" w:hAnsi="Fb Fontext" w:hint="cs"/>
          <w:rtl/>
        </w:rPr>
        <w:lastRenderedPageBreak/>
        <w:t>קיב.</w:t>
      </w:r>
    </w:p>
    <w:p w14:paraId="6080FF33" w14:textId="7DA83592" w:rsidR="00E57A31" w:rsidRDefault="00E57A31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ויקשה</w:t>
      </w:r>
      <w:r w:rsidR="00B433C9" w:rsidRPr="004402F2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ד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יבמה</w:t>
      </w:r>
      <w:r w:rsidR="00B433C9" w:rsidRPr="00C35A2C">
        <w:rPr>
          <w:rFonts w:ascii="Fb Fontext" w:hAnsi="Fb Fontext"/>
          <w:rtl/>
        </w:rPr>
        <w:t xml:space="preserve"> בתוך </w:t>
      </w:r>
      <w:r>
        <w:rPr>
          <w:rFonts w:ascii="Fb Fontext" w:hAnsi="Fb Fontext" w:hint="cs"/>
          <w:rtl/>
        </w:rPr>
        <w:t>ל'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/>
          <w:rtl/>
        </w:rPr>
        <w:t>לא נבעלתי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/>
          <w:rtl/>
        </w:rPr>
        <w:t xml:space="preserve">,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ו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הוא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/>
          <w:rtl/>
        </w:rPr>
        <w:t>בעלתי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/>
          <w:rtl/>
        </w:rPr>
        <w:t xml:space="preserve"> או 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/>
          <w:rtl/>
        </w:rPr>
        <w:t>לא</w:t>
      </w:r>
      <w:r>
        <w:rPr>
          <w:rFonts w:ascii="Fb Fontext" w:hAnsi="Fb Fontext" w:hint="cs"/>
          <w:rtl/>
        </w:rPr>
        <w:t>' -</w:t>
      </w:r>
      <w:r w:rsidR="00B433C9" w:rsidRPr="00C35A2C">
        <w:rPr>
          <w:rFonts w:ascii="Fb Fontext" w:hAnsi="Fb Fontext"/>
          <w:rtl/>
        </w:rPr>
        <w:t xml:space="preserve"> </w:t>
      </w:r>
    </w:p>
    <w:p w14:paraId="0C76503B" w14:textId="488C450A" w:rsidR="00B433C9" w:rsidRPr="00C35A2C" w:rsidRDefault="00B433C9" w:rsidP="00B55EDF">
      <w:pPr>
        <w:rPr>
          <w:rFonts w:ascii="Fb Fontext" w:hAnsi="Fb Fontext"/>
          <w:rtl/>
        </w:rPr>
      </w:pPr>
      <w:r w:rsidRPr="00C35A2C">
        <w:rPr>
          <w:rFonts w:ascii="Fb Fontext" w:hAnsi="Fb Fontext"/>
          <w:rtl/>
        </w:rPr>
        <w:t xml:space="preserve">כופין שיחלוץ, </w:t>
      </w:r>
      <w:r w:rsidR="00E57A31">
        <w:rPr>
          <w:rFonts w:ascii="Fb Fontext" w:hAnsi="Fb Fontext"/>
          <w:rtl/>
        </w:rPr>
        <w:tab/>
      </w:r>
      <w:r w:rsidR="00E57A31">
        <w:rPr>
          <w:rFonts w:ascii="Fb Fontext" w:hAnsi="Fb Fontext"/>
          <w:rtl/>
        </w:rPr>
        <w:tab/>
      </w:r>
      <w:r w:rsidR="00E57A31">
        <w:rPr>
          <w:rFonts w:ascii="Fb Fontext" w:hAnsi="Fb Fontext"/>
          <w:rtl/>
        </w:rPr>
        <w:tab/>
      </w:r>
      <w:r w:rsidR="00E57A31">
        <w:rPr>
          <w:rFonts w:ascii="Fb Fontext" w:hAnsi="Fb Fontext"/>
          <w:rtl/>
        </w:rPr>
        <w:tab/>
      </w:r>
      <w:r w:rsidR="00E57A31">
        <w:rPr>
          <w:rFonts w:ascii="Fb Fontext" w:hAnsi="Fb Fontext"/>
          <w:rtl/>
        </w:rPr>
        <w:tab/>
      </w:r>
      <w:r w:rsidR="00E57A31">
        <w:rPr>
          <w:rFonts w:ascii="Fb Fontext" w:hAnsi="Fb Fontext"/>
          <w:rtl/>
        </w:rPr>
        <w:tab/>
      </w:r>
      <w:r w:rsidR="00E57A31">
        <w:rPr>
          <w:rFonts w:ascii="Fb Fontext" w:hAnsi="Fb Fontext"/>
          <w:rtl/>
        </w:rPr>
        <w:tab/>
      </w:r>
      <w:r w:rsidR="00E57A31">
        <w:rPr>
          <w:rFonts w:ascii="Fb Fontext" w:hAnsi="Fb Fontext"/>
          <w:rtl/>
        </w:rPr>
        <w:tab/>
      </w:r>
      <w:r w:rsidR="00E57A31">
        <w:rPr>
          <w:rFonts w:ascii="Fb Fontext" w:hAnsi="Fb Fontext"/>
          <w:rtl/>
        </w:rPr>
        <w:tab/>
      </w:r>
      <w:r w:rsidRPr="00C35A2C">
        <w:rPr>
          <w:rFonts w:ascii="Fb Fontext" w:hAnsi="Fb Fontext"/>
          <w:rtl/>
        </w:rPr>
        <w:t xml:space="preserve">אחר </w:t>
      </w:r>
      <w:r w:rsidR="00E57A31">
        <w:rPr>
          <w:rFonts w:ascii="Fb Fontext" w:hAnsi="Fb Fontext" w:hint="cs"/>
          <w:rtl/>
        </w:rPr>
        <w:t>ל'</w:t>
      </w:r>
      <w:r w:rsidRPr="00C35A2C">
        <w:rPr>
          <w:rFonts w:ascii="Fb Fontext" w:hAnsi="Fb Fontext"/>
          <w:rtl/>
        </w:rPr>
        <w:t xml:space="preserve"> - מבקשין שיחלוץ.</w:t>
      </w:r>
    </w:p>
    <w:p w14:paraId="31F0A3C1" w14:textId="5ED560A2" w:rsidR="00B433C9" w:rsidRPr="00E57A31" w:rsidRDefault="00B433C9" w:rsidP="006C1E0B">
      <w:pPr>
        <w:rPr>
          <w:rtl/>
        </w:rPr>
      </w:pPr>
      <w:r w:rsidRPr="006C1E0B">
        <w:rPr>
          <w:b/>
          <w:rtl/>
        </w:rPr>
        <w:t>היא</w:t>
      </w:r>
      <w:r w:rsidRPr="006C1E0B">
        <w:rPr>
          <w:rtl/>
        </w:rPr>
        <w:t xml:space="preserve"> </w:t>
      </w:r>
      <w:r w:rsidR="00E57A31">
        <w:rPr>
          <w:rFonts w:hint="cs"/>
          <w:rtl/>
        </w:rPr>
        <w:t>'</w:t>
      </w:r>
      <w:r w:rsidRPr="00E57A31">
        <w:rPr>
          <w:rtl/>
        </w:rPr>
        <w:t>נבעלתי</w:t>
      </w:r>
      <w:r w:rsidR="00E57A31">
        <w:rPr>
          <w:rFonts w:hint="cs"/>
          <w:rtl/>
        </w:rPr>
        <w:t>'</w:t>
      </w:r>
      <w:r w:rsidRPr="00E57A31">
        <w:rPr>
          <w:rtl/>
        </w:rPr>
        <w:t xml:space="preserve">, </w:t>
      </w:r>
      <w:r w:rsidRPr="006C1E0B">
        <w:rPr>
          <w:b/>
          <w:rtl/>
        </w:rPr>
        <w:t>והוא</w:t>
      </w:r>
      <w:r w:rsidRPr="00E57A31">
        <w:rPr>
          <w:rtl/>
        </w:rPr>
        <w:t xml:space="preserve"> </w:t>
      </w:r>
      <w:r w:rsidR="00E57A31">
        <w:rPr>
          <w:rFonts w:hint="cs"/>
          <w:rtl/>
        </w:rPr>
        <w:t>'</w:t>
      </w:r>
      <w:r w:rsidRPr="00E57A31">
        <w:rPr>
          <w:rtl/>
        </w:rPr>
        <w:t>לא בעלתי</w:t>
      </w:r>
      <w:r w:rsidR="00E57A31">
        <w:rPr>
          <w:rFonts w:hint="cs"/>
          <w:rtl/>
        </w:rPr>
        <w:t>'</w:t>
      </w:r>
      <w:r w:rsidRPr="00E57A31">
        <w:rPr>
          <w:rtl/>
        </w:rPr>
        <w:t xml:space="preserve"> - יוציא בגט</w:t>
      </w:r>
      <w:r w:rsidR="00E57A31" w:rsidRPr="006C1E0B">
        <w:rPr>
          <w:rStyle w:val="affff8"/>
          <w:rtl/>
        </w:rPr>
        <w:t xml:space="preserve"> </w:t>
      </w:r>
      <w:r w:rsidR="00E57A31">
        <w:rPr>
          <w:rStyle w:val="affff8"/>
          <w:rFonts w:hint="cs"/>
          <w:rtl/>
        </w:rPr>
        <w:t xml:space="preserve">[לחוד, </w:t>
      </w:r>
      <w:r w:rsidR="00E57A31" w:rsidRPr="00A07384">
        <w:rPr>
          <w:rStyle w:val="affff8"/>
          <w:rFonts w:cs="PFT_Frank" w:hint="eastAsia"/>
          <w:b/>
          <w:bCs/>
          <w:szCs w:val="10"/>
          <w:rtl/>
        </w:rPr>
        <w:t>בלאחר</w:t>
      </w:r>
      <w:r w:rsidR="00E57A31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E57A31" w:rsidRPr="00A07384">
        <w:rPr>
          <w:rStyle w:val="affff8"/>
          <w:rFonts w:cs="PFT_Frank" w:hint="eastAsia"/>
          <w:b/>
          <w:bCs/>
          <w:szCs w:val="10"/>
          <w:rtl/>
        </w:rPr>
        <w:t>ל</w:t>
      </w:r>
      <w:r w:rsidR="00E57A31" w:rsidRPr="00A07384">
        <w:rPr>
          <w:rStyle w:val="affff8"/>
          <w:rFonts w:cs="PFT_Frank"/>
          <w:b/>
          <w:bCs/>
          <w:szCs w:val="10"/>
          <w:rtl/>
        </w:rPr>
        <w:t>'</w:t>
      </w:r>
      <w:r w:rsidR="00E57A31">
        <w:rPr>
          <w:rStyle w:val="affff8"/>
          <w:rFonts w:hint="cs"/>
          <w:rtl/>
        </w:rPr>
        <w:t>]</w:t>
      </w:r>
      <w:r w:rsidR="00E57A31" w:rsidRPr="006C1E0B">
        <w:rPr>
          <w:rStyle w:val="affff8"/>
          <w:rtl/>
        </w:rPr>
        <w:t>.</w:t>
      </w:r>
    </w:p>
    <w:p w14:paraId="0CD5BF2F" w14:textId="673948F3" w:rsidR="004402F2" w:rsidRPr="006C1E0B" w:rsidRDefault="00B433C9" w:rsidP="00E57A31">
      <w:pPr>
        <w:rPr>
          <w:rtl/>
        </w:rPr>
      </w:pPr>
      <w:r w:rsidRPr="006C1E0B">
        <w:rPr>
          <w:b/>
          <w:rtl/>
        </w:rPr>
        <w:t>הוא</w:t>
      </w:r>
      <w:r w:rsidRPr="006C1E0B">
        <w:rPr>
          <w:rtl/>
        </w:rPr>
        <w:t xml:space="preserve"> </w:t>
      </w:r>
      <w:r w:rsidR="00E57A31">
        <w:rPr>
          <w:rFonts w:hint="cs"/>
          <w:rtl/>
        </w:rPr>
        <w:t>'</w:t>
      </w:r>
      <w:r w:rsidRPr="00E57A31">
        <w:rPr>
          <w:rtl/>
        </w:rPr>
        <w:t>בעלתי</w:t>
      </w:r>
      <w:r w:rsidR="00E57A31">
        <w:rPr>
          <w:rFonts w:hint="cs"/>
          <w:rtl/>
        </w:rPr>
        <w:t>'</w:t>
      </w:r>
      <w:r w:rsidRPr="00E57A31">
        <w:rPr>
          <w:rtl/>
        </w:rPr>
        <w:t xml:space="preserve">, </w:t>
      </w:r>
      <w:r w:rsidRPr="006C1E0B">
        <w:rPr>
          <w:b/>
          <w:rtl/>
        </w:rPr>
        <w:t>והיא</w:t>
      </w:r>
      <w:r w:rsidRPr="00E57A31">
        <w:rPr>
          <w:rtl/>
        </w:rPr>
        <w:t xml:space="preserve"> </w:t>
      </w:r>
      <w:r w:rsidR="00E57A31">
        <w:rPr>
          <w:rFonts w:hint="cs"/>
          <w:rtl/>
        </w:rPr>
        <w:t>'</w:t>
      </w:r>
      <w:r w:rsidRPr="00E57A31">
        <w:rPr>
          <w:rtl/>
        </w:rPr>
        <w:t>לא</w:t>
      </w:r>
      <w:r w:rsidR="00E57A31">
        <w:rPr>
          <w:rFonts w:hint="cs"/>
          <w:rtl/>
        </w:rPr>
        <w:t>'</w:t>
      </w:r>
      <w:r w:rsidRPr="00E57A31">
        <w:rPr>
          <w:rtl/>
        </w:rPr>
        <w:t xml:space="preserve">, </w:t>
      </w:r>
      <w:r w:rsidRPr="00D1637C">
        <w:rPr>
          <w:rFonts w:cs="PFT_Frank"/>
          <w:b/>
          <w:bCs/>
          <w:szCs w:val="14"/>
          <w:rtl/>
        </w:rPr>
        <w:t>אף שחזר</w:t>
      </w:r>
      <w:r w:rsidRPr="00E57A31">
        <w:rPr>
          <w:rtl/>
        </w:rPr>
        <w:t xml:space="preserve"> </w:t>
      </w:r>
      <w:r w:rsidR="00E57A31">
        <w:rPr>
          <w:rFonts w:hint="cs"/>
          <w:rtl/>
        </w:rPr>
        <w:t>'</w:t>
      </w:r>
      <w:r w:rsidRPr="00E57A31">
        <w:rPr>
          <w:rtl/>
        </w:rPr>
        <w:t>לא בעלתי</w:t>
      </w:r>
      <w:r w:rsidR="00E57A31">
        <w:rPr>
          <w:rFonts w:hint="cs"/>
          <w:rtl/>
        </w:rPr>
        <w:t>'</w:t>
      </w:r>
      <w:r w:rsidRPr="00E57A31">
        <w:rPr>
          <w:rtl/>
        </w:rPr>
        <w:t xml:space="preserve"> - גט וחליצה! </w:t>
      </w:r>
    </w:p>
    <w:p w14:paraId="236801EA" w14:textId="2339E6CD" w:rsidR="00B433C9" w:rsidRPr="00062827" w:rsidRDefault="00B433C9" w:rsidP="0070548E">
      <w:pPr>
        <w:rPr>
          <w:rFonts w:ascii="Fb Fontext" w:hAnsi="Fb Fontext"/>
          <w:spacing w:val="-2"/>
          <w:rtl/>
        </w:rPr>
      </w:pPr>
      <w:r w:rsidRPr="00062827">
        <w:rPr>
          <w:rStyle w:val="affff5"/>
          <w:rFonts w:hint="cs"/>
          <w:rtl/>
        </w:rPr>
        <w:t>ר</w:t>
      </w:r>
      <w:r w:rsidR="0070548E" w:rsidRPr="00062827">
        <w:rPr>
          <w:rStyle w:val="affff5"/>
          <w:rFonts w:hint="cs"/>
          <w:rtl/>
        </w:rPr>
        <w:t>'</w:t>
      </w:r>
      <w:r w:rsidRPr="00062827">
        <w:rPr>
          <w:rStyle w:val="affff5"/>
          <w:rtl/>
        </w:rPr>
        <w:t xml:space="preserve"> אמי:</w:t>
      </w:r>
      <w:r w:rsidRPr="00062827">
        <w:rPr>
          <w:spacing w:val="-2"/>
          <w:rtl/>
        </w:rPr>
        <w:t xml:space="preserve"> חליצה עם גיטה</w:t>
      </w:r>
      <w:r w:rsidR="0070548E" w:rsidRPr="00062827">
        <w:rPr>
          <w:rFonts w:hint="cs"/>
          <w:spacing w:val="-2"/>
          <w:rtl/>
        </w:rPr>
        <w:t>,</w:t>
      </w:r>
      <w:r w:rsidR="0070548E" w:rsidRPr="00062827">
        <w:rPr>
          <w:rStyle w:val="affff5"/>
          <w:rFonts w:hint="cs"/>
          <w:rtl/>
        </w:rPr>
        <w:t xml:space="preserve"> ר' </w:t>
      </w:r>
      <w:r w:rsidRPr="00062827">
        <w:rPr>
          <w:rStyle w:val="affff5"/>
          <w:rtl/>
        </w:rPr>
        <w:t xml:space="preserve">אשי: </w:t>
      </w:r>
      <w:r w:rsidR="0070548E" w:rsidRPr="00062827">
        <w:rPr>
          <w:rFonts w:ascii="Fb Fontext" w:hAnsi="Fb Fontext" w:hint="cs"/>
          <w:spacing w:val="-2"/>
          <w:rtl/>
        </w:rPr>
        <w:t>נתן</w:t>
      </w:r>
      <w:r w:rsidRPr="00062827">
        <w:rPr>
          <w:rFonts w:ascii="Fb Fontext" w:hAnsi="Fb Fontext"/>
          <w:spacing w:val="-2"/>
          <w:rtl/>
        </w:rPr>
        <w:t xml:space="preserve"> גט לזיקתו,</w:t>
      </w:r>
      <w:r w:rsidR="00274003" w:rsidRPr="00062827">
        <w:rPr>
          <w:rFonts w:ascii="Fb Fontext" w:hAnsi="Fb Fontext"/>
          <w:spacing w:val="-2"/>
          <w:rtl/>
        </w:rPr>
        <w:t xml:space="preserve"> </w:t>
      </w:r>
      <w:r w:rsidR="0070548E" w:rsidRPr="00062827">
        <w:rPr>
          <w:rFonts w:ascii="Fb Fontext" w:hAnsi="Fb Fontext" w:hint="cs"/>
          <w:spacing w:val="-2"/>
          <w:rtl/>
        </w:rPr>
        <w:t>ועכשיו</w:t>
      </w:r>
      <w:r w:rsidR="00274003" w:rsidRPr="00062827">
        <w:rPr>
          <w:rFonts w:ascii="Fb Fontext" w:hAnsi="Fb Fontext"/>
          <w:spacing w:val="-2"/>
          <w:rtl/>
        </w:rPr>
        <w:t xml:space="preserve"> </w:t>
      </w:r>
      <w:r w:rsidRPr="00062827">
        <w:rPr>
          <w:rFonts w:ascii="Fb Fontext" w:hAnsi="Fb Fontext"/>
          <w:spacing w:val="-2"/>
          <w:rtl/>
        </w:rPr>
        <w:t>לביאתו.</w:t>
      </w:r>
    </w:p>
    <w:p w14:paraId="0BA5BB91" w14:textId="44BA94BC" w:rsidR="00B433C9" w:rsidRDefault="0070548E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אי</w:t>
      </w:r>
      <w:r w:rsidR="00B433C9" w:rsidRPr="004402F2">
        <w:rPr>
          <w:rStyle w:val="affff5"/>
          <w:rtl/>
        </w:rPr>
        <w:t>בע</w:t>
      </w:r>
      <w:r>
        <w:rPr>
          <w:rStyle w:val="affff5"/>
          <w:rFonts w:hint="cs"/>
          <w:rtl/>
        </w:rPr>
        <w:t>י</w:t>
      </w:r>
      <w:r w:rsidR="00B433C9" w:rsidRPr="004402F2">
        <w:rPr>
          <w:rStyle w:val="affff5"/>
          <w:rtl/>
        </w:rPr>
        <w:t>א: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צרתה</w:t>
      </w:r>
      <w:r w:rsidR="00B433C9" w:rsidRPr="00C35A2C">
        <w:rPr>
          <w:rFonts w:ascii="Fb Fontext" w:hAnsi="Fb Fontext"/>
          <w:rtl/>
        </w:rPr>
        <w:t xml:space="preserve"> מהו? </w:t>
      </w:r>
      <w:r>
        <w:rPr>
          <w:rStyle w:val="affff5"/>
          <w:rFonts w:hint="cs"/>
          <w:rtl/>
        </w:rPr>
        <w:t>ופשט</w:t>
      </w:r>
      <w:r w:rsidR="00B433C9" w:rsidRPr="004402F2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מפני שכופין ומבקשין תיאסר צרה?</w:t>
      </w:r>
    </w:p>
    <w:p w14:paraId="17D835B0" w14:textId="6C25DE3D" w:rsidR="00B433C9" w:rsidRPr="00C35A2C" w:rsidRDefault="00B433C9" w:rsidP="007C50EB">
      <w:pPr>
        <w:pStyle w:val="afff4"/>
        <w:rPr>
          <w:rStyle w:val="afff1"/>
          <w:bCs w:val="0"/>
          <w:rtl/>
        </w:rPr>
      </w:pPr>
      <w:ins w:id="10004" w:author="מספור קטעי משנה" w:date="2026-10-06T06:45:58Z">
        <w:r>
          <w:rPr>
            <w:rStyle w:val="MisparKeta"/>
          </w:rPr>
          <w:t xml:space="preserve">ב. </w:t>
        </w:r>
      </w:ins>
      <w:bookmarkStart w:id="1285" w:name="_Toc119173210"/>
      <w:bookmarkStart w:id="1286" w:name="_Toc119230304"/>
      <w:r w:rsidRPr="00C35A2C">
        <w:rPr>
          <w:rStyle w:val="afff1"/>
          <w:bCs w:val="0"/>
          <w:rtl/>
        </w:rPr>
        <w:t xml:space="preserve">הנודרת הנאה </w:t>
      </w:r>
      <w:r w:rsidR="0070548E">
        <w:rPr>
          <w:rStyle w:val="afff1"/>
          <w:rFonts w:hint="cs"/>
          <w:bCs w:val="0"/>
          <w:rtl/>
        </w:rPr>
        <w:t>מיבמה בחיי בעלה - כופין שיחלוץ</w:t>
      </w:r>
      <w:r w:rsidRPr="00C35A2C">
        <w:rPr>
          <w:rStyle w:val="afff1"/>
          <w:bCs w:val="0"/>
          <w:rtl/>
        </w:rPr>
        <w:t>.</w:t>
      </w:r>
      <w:bookmarkEnd w:id="1285"/>
      <w:bookmarkEnd w:id="1286"/>
    </w:p>
    <w:p w14:paraId="5DD30ADF" w14:textId="2980ED23" w:rsidR="00A76BE8" w:rsidRDefault="00B433C9" w:rsidP="006C1E0B">
      <w:pPr>
        <w:pStyle w:val="affff7"/>
        <w:rPr>
          <w:rtl/>
        </w:rPr>
      </w:pPr>
      <w:r w:rsidRPr="004402F2">
        <w:rPr>
          <w:rStyle w:val="affff5"/>
          <w:rtl/>
        </w:rPr>
        <w:t xml:space="preserve">תנן התם: </w:t>
      </w:r>
      <w:r w:rsidRPr="00A07384">
        <w:rPr>
          <w:rFonts w:cs="PFT_Frank"/>
          <w:b/>
          <w:bCs/>
          <w:szCs w:val="10"/>
          <w:rtl/>
        </w:rPr>
        <w:t>בראשונה</w:t>
      </w:r>
      <w:r w:rsidRPr="00C35A2C">
        <w:rPr>
          <w:rtl/>
        </w:rPr>
        <w:t xml:space="preserve"> </w:t>
      </w:r>
      <w:r w:rsidR="00CC0A26">
        <w:rPr>
          <w:rFonts w:hint="cs"/>
          <w:rtl/>
        </w:rPr>
        <w:t>ג'</w:t>
      </w:r>
      <w:r w:rsidRPr="00C35A2C">
        <w:rPr>
          <w:rtl/>
        </w:rPr>
        <w:t xml:space="preserve"> נשים יוצאות </w:t>
      </w:r>
      <w:r w:rsidR="00CC0A26">
        <w:rPr>
          <w:rFonts w:hint="cs"/>
          <w:rtl/>
        </w:rPr>
        <w:t xml:space="preserve">עם </w:t>
      </w:r>
      <w:r w:rsidRPr="00C35A2C">
        <w:rPr>
          <w:rtl/>
        </w:rPr>
        <w:t xml:space="preserve">כתובה: </w:t>
      </w:r>
    </w:p>
    <w:p w14:paraId="5C9061E6" w14:textId="6923B5F8" w:rsidR="00B433C9" w:rsidRDefault="00CC0A26" w:rsidP="006C1E0B">
      <w:pPr>
        <w:pStyle w:val="affff7"/>
        <w:rPr>
          <w:rtl/>
        </w:rPr>
      </w:pPr>
      <w:r>
        <w:rPr>
          <w:rFonts w:hint="cs"/>
          <w:rtl/>
        </w:rPr>
        <w:t>'</w:t>
      </w:r>
      <w:r w:rsidR="00B433C9" w:rsidRPr="00C35A2C">
        <w:rPr>
          <w:rtl/>
        </w:rPr>
        <w:t>טמאה אני לך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, </w:t>
      </w:r>
      <w:r>
        <w:rPr>
          <w:rFonts w:hint="cs"/>
          <w:rtl/>
        </w:rPr>
        <w:t>'</w:t>
      </w:r>
      <w:r w:rsidR="00B433C9" w:rsidRPr="00C35A2C">
        <w:rPr>
          <w:rtl/>
        </w:rPr>
        <w:t>שמים ביני לבינך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, </w:t>
      </w:r>
      <w:r>
        <w:rPr>
          <w:rFonts w:hint="cs"/>
          <w:rtl/>
        </w:rPr>
        <w:t>'</w:t>
      </w:r>
      <w:r w:rsidR="00B433C9" w:rsidRPr="00C35A2C">
        <w:rPr>
          <w:rtl/>
        </w:rPr>
        <w:t>נטולה אני מהיהודים</w:t>
      </w:r>
      <w:r>
        <w:rPr>
          <w:rFonts w:hint="cs"/>
          <w:rtl/>
        </w:rPr>
        <w:t>'</w:t>
      </w:r>
      <w:r w:rsidR="00B433C9" w:rsidRPr="00C35A2C">
        <w:rPr>
          <w:rtl/>
        </w:rPr>
        <w:t>,</w:t>
      </w:r>
    </w:p>
    <w:p w14:paraId="43F8162B" w14:textId="5B9DD783" w:rsidR="00B433C9" w:rsidRPr="00062827" w:rsidRDefault="00B433C9" w:rsidP="006C1E0B">
      <w:pPr>
        <w:pStyle w:val="affff7"/>
        <w:rPr>
          <w:spacing w:val="-2"/>
          <w:rtl/>
        </w:rPr>
      </w:pPr>
      <w:r w:rsidRPr="00D1637C">
        <w:rPr>
          <w:rFonts w:cs="PFT_Frank"/>
          <w:b/>
          <w:bCs/>
          <w:spacing w:val="-2"/>
          <w:sz w:val="18"/>
          <w:rtl/>
        </w:rPr>
        <w:t>חזרו</w:t>
      </w:r>
      <w:r w:rsidRPr="00062827">
        <w:rPr>
          <w:rFonts w:ascii="Fb Fontext" w:hAnsi="Fb Fontext" w:cs="PFT_Frank"/>
          <w:b/>
          <w:bCs/>
          <w:spacing w:val="-2"/>
          <w:sz w:val="32"/>
          <w:rtl/>
        </w:rPr>
        <w:t xml:space="preserve"> </w:t>
      </w:r>
      <w:r w:rsidRPr="00062827">
        <w:rPr>
          <w:rStyle w:val="affff8"/>
          <w:spacing w:val="-2"/>
          <w:rtl/>
        </w:rPr>
        <w:t>שלא תהא נותנת עיניה באחר</w:t>
      </w:r>
      <w:r w:rsidR="00CC0A26" w:rsidRPr="00062827">
        <w:rPr>
          <w:rStyle w:val="affff8"/>
          <w:spacing w:val="-2"/>
          <w:rtl/>
        </w:rPr>
        <w:t>:</w:t>
      </w:r>
      <w:r w:rsidR="00D444D8" w:rsidRPr="00062827">
        <w:rPr>
          <w:rStyle w:val="affff8"/>
          <w:rFonts w:hint="cs"/>
          <w:spacing w:val="-2"/>
          <w:rtl/>
        </w:rPr>
        <w:t xml:space="preserve"> </w:t>
      </w:r>
      <w:r w:rsidR="00CC0A26" w:rsidRPr="00062827">
        <w:rPr>
          <w:rFonts w:hint="cs"/>
          <w:spacing w:val="-2"/>
          <w:rtl/>
        </w:rPr>
        <w:t>'</w:t>
      </w:r>
      <w:r w:rsidRPr="00062827">
        <w:rPr>
          <w:spacing w:val="-2"/>
          <w:rtl/>
        </w:rPr>
        <w:t>טמאה</w:t>
      </w:r>
      <w:r w:rsidR="00CC0A26" w:rsidRPr="00062827">
        <w:rPr>
          <w:rFonts w:hint="cs"/>
          <w:spacing w:val="-2"/>
          <w:rtl/>
        </w:rPr>
        <w:t>'</w:t>
      </w:r>
      <w:r w:rsidRPr="00062827">
        <w:rPr>
          <w:spacing w:val="-2"/>
          <w:rtl/>
        </w:rPr>
        <w:t xml:space="preserve"> - תביא ראיה,</w:t>
      </w:r>
      <w:r w:rsidR="00CC0A26" w:rsidRPr="00062827">
        <w:rPr>
          <w:rFonts w:hint="cs"/>
          <w:spacing w:val="-2"/>
          <w:rtl/>
        </w:rPr>
        <w:t xml:space="preserve"> '</w:t>
      </w:r>
      <w:r w:rsidRPr="00062827">
        <w:rPr>
          <w:spacing w:val="-2"/>
          <w:rtl/>
        </w:rPr>
        <w:t>שמים</w:t>
      </w:r>
      <w:r w:rsidR="00CC0A26" w:rsidRPr="00062827">
        <w:rPr>
          <w:rFonts w:hint="cs"/>
          <w:spacing w:val="-2"/>
          <w:rtl/>
        </w:rPr>
        <w:t>'</w:t>
      </w:r>
      <w:r w:rsidRPr="00062827">
        <w:rPr>
          <w:spacing w:val="-2"/>
          <w:rtl/>
        </w:rPr>
        <w:t xml:space="preserve"> - דרך בקשה,</w:t>
      </w:r>
    </w:p>
    <w:p w14:paraId="1F774DA9" w14:textId="28E2FF7A" w:rsidR="00B433C9" w:rsidRPr="00C35A2C" w:rsidRDefault="00CC0A26" w:rsidP="007C50EB">
      <w:pPr>
        <w:ind w:hanging="1"/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>נטולה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Style w:val="affff8"/>
          <w:rFonts w:hint="cs"/>
          <w:rtl/>
        </w:rPr>
        <w:t>[</w:t>
      </w:r>
      <w:r w:rsidRPr="006C1E0B">
        <w:rPr>
          <w:rStyle w:val="affff8"/>
          <w:rFonts w:hint="eastAsia"/>
          <w:rtl/>
        </w:rPr>
        <w:t>בנדר</w:t>
      </w:r>
      <w:r>
        <w:rPr>
          <w:rStyle w:val="affff8"/>
          <w:rFonts w:hint="cs"/>
          <w:rtl/>
        </w:rPr>
        <w:t>]</w:t>
      </w:r>
      <w:r w:rsidR="00B433C9" w:rsidRPr="00C35A2C">
        <w:rPr>
          <w:rFonts w:ascii="Fb Fontext" w:hAnsi="Fb Fontext"/>
          <w:sz w:val="32"/>
          <w:rtl/>
        </w:rPr>
        <w:t xml:space="preserve"> - יפר חלקו ומשמשתו, ותהא נטולה מהיהודים.</w:t>
      </w:r>
    </w:p>
    <w:p w14:paraId="3EEAFE4C" w14:textId="77777777" w:rsidR="00B433C9" w:rsidRPr="00C35A2C" w:rsidRDefault="00B433C9" w:rsidP="008E65FC">
      <w:pPr>
        <w:pStyle w:val="aff7"/>
        <w:framePr w:wrap="around"/>
        <w:rPr>
          <w:rStyle w:val="afff1"/>
          <w:rFonts w:ascii="Fb Fontext" w:hAnsi="Fb Fontext"/>
          <w:bCs w:val="0"/>
          <w:rtl/>
        </w:rPr>
      </w:pPr>
      <w:r w:rsidRPr="00C35A2C">
        <w:rPr>
          <w:rStyle w:val="afff1"/>
          <w:rFonts w:ascii="Fb Fontext" w:hAnsi="Fb Fontext" w:hint="cs"/>
          <w:rtl/>
        </w:rPr>
        <w:t>קיב:</w:t>
      </w:r>
    </w:p>
    <w:p w14:paraId="71D96642" w14:textId="6DBD9B4E" w:rsidR="00B433C9" w:rsidRPr="00AC7749" w:rsidRDefault="00B433C9" w:rsidP="00B55EDF">
      <w:pPr>
        <w:rPr>
          <w:rtl/>
        </w:rPr>
      </w:pPr>
      <w:r w:rsidRPr="004402F2">
        <w:rPr>
          <w:rStyle w:val="affff5"/>
          <w:rtl/>
        </w:rPr>
        <w:t>איבעיא</w:t>
      </w:r>
      <w:r w:rsidR="00CC0A26">
        <w:rPr>
          <w:rStyle w:val="affff5"/>
          <w:rFonts w:hint="cs"/>
          <w:rtl/>
        </w:rPr>
        <w:t>:</w:t>
      </w:r>
      <w:r w:rsidRPr="004402F2">
        <w:rPr>
          <w:rStyle w:val="affff5"/>
          <w:rtl/>
        </w:rPr>
        <w:t xml:space="preserve"> </w:t>
      </w:r>
      <w:r w:rsidRPr="006C1E0B">
        <w:rPr>
          <w:rtl/>
        </w:rPr>
        <w:t xml:space="preserve">נטולה מהיהודים, </w:t>
      </w:r>
      <w:r w:rsidR="00CC0A26">
        <w:rPr>
          <w:rStyle w:val="affff8"/>
          <w:rFonts w:hint="cs"/>
          <w:rtl/>
        </w:rPr>
        <w:t>[</w:t>
      </w:r>
      <w:r w:rsidR="00CC0A26" w:rsidRPr="006C1E0B">
        <w:rPr>
          <w:rStyle w:val="affff8"/>
          <w:rFonts w:hint="eastAsia"/>
          <w:rtl/>
        </w:rPr>
        <w:t>אם</w:t>
      </w:r>
      <w:r w:rsidR="00CC0A26" w:rsidRPr="006C1E0B">
        <w:rPr>
          <w:rStyle w:val="affff8"/>
          <w:rtl/>
        </w:rPr>
        <w:t xml:space="preserve"> </w:t>
      </w:r>
      <w:r w:rsidR="00CC0A26" w:rsidRPr="006C1E0B">
        <w:rPr>
          <w:rStyle w:val="affff8"/>
          <w:rFonts w:hint="eastAsia"/>
          <w:rtl/>
        </w:rPr>
        <w:t>נאסרת</w:t>
      </w:r>
      <w:r w:rsidR="00CC0A26">
        <w:rPr>
          <w:rStyle w:val="affff8"/>
          <w:rFonts w:hint="cs"/>
          <w:rtl/>
        </w:rPr>
        <w:t>]</w:t>
      </w:r>
      <w:r w:rsidR="00CC0A26" w:rsidRPr="006C1E0B">
        <w:rPr>
          <w:rStyle w:val="affff8"/>
          <w:rtl/>
        </w:rPr>
        <w:t xml:space="preserve"> </w:t>
      </w:r>
      <w:r w:rsidRPr="006C1E0B">
        <w:rPr>
          <w:rtl/>
        </w:rPr>
        <w:t xml:space="preserve">ליבם? </w:t>
      </w:r>
      <w:r w:rsidR="00CC0A26" w:rsidRPr="006C1E0B">
        <w:rPr>
          <w:rStyle w:val="affff8"/>
          <w:rFonts w:hint="eastAsia"/>
          <w:rtl/>
        </w:rPr>
        <w:t>האם</w:t>
      </w:r>
      <w:r w:rsidRPr="006C1E0B">
        <w:rPr>
          <w:rStyle w:val="affff8"/>
          <w:rtl/>
        </w:rPr>
        <w:t xml:space="preserve"> מעל</w:t>
      </w:r>
      <w:r w:rsidR="00CC0A26" w:rsidRPr="006C1E0B">
        <w:rPr>
          <w:rStyle w:val="affff8"/>
          <w:rFonts w:hint="eastAsia"/>
          <w:rtl/>
        </w:rPr>
        <w:t>ה</w:t>
      </w:r>
      <w:r w:rsidRPr="006C1E0B">
        <w:rPr>
          <w:rStyle w:val="affff8"/>
          <w:rtl/>
        </w:rPr>
        <w:t xml:space="preserve"> </w:t>
      </w:r>
      <w:r w:rsidR="00CC0A26" w:rsidRPr="006C1E0B">
        <w:rPr>
          <w:rStyle w:val="affff8"/>
          <w:rFonts w:hint="eastAsia"/>
          <w:rtl/>
        </w:rPr>
        <w:t>ב</w:t>
      </w:r>
      <w:r w:rsidRPr="006C1E0B">
        <w:rPr>
          <w:rStyle w:val="affff8"/>
          <w:rFonts w:hint="eastAsia"/>
          <w:rtl/>
        </w:rPr>
        <w:t>דעתה</w:t>
      </w:r>
      <w:r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ל</w:t>
      </w:r>
      <w:r w:rsidR="00CC0A26" w:rsidRPr="006C1E0B">
        <w:rPr>
          <w:rStyle w:val="affff8"/>
          <w:rFonts w:hint="eastAsia"/>
          <w:rtl/>
        </w:rPr>
        <w:t>זה</w:t>
      </w:r>
      <w:r w:rsidR="00CC0A26">
        <w:rPr>
          <w:rStyle w:val="affff8"/>
          <w:rFonts w:hint="cs"/>
          <w:rtl/>
        </w:rPr>
        <w:t>.</w:t>
      </w:r>
    </w:p>
    <w:p w14:paraId="3C34DEB3" w14:textId="68225BE5" w:rsidR="00B433C9" w:rsidRPr="00C35A2C" w:rsidRDefault="00B433C9" w:rsidP="006C1E0B">
      <w:pPr>
        <w:rPr>
          <w:rFonts w:ascii="Fb Fontext" w:hAnsi="Fb Fontext" w:cs="Guttman Vilna"/>
          <w:b/>
          <w:bCs/>
          <w:sz w:val="32"/>
          <w:rtl/>
        </w:rPr>
      </w:pPr>
      <w:r w:rsidRPr="004402F2">
        <w:rPr>
          <w:rStyle w:val="affff5"/>
          <w:rFonts w:hint="cs"/>
          <w:rtl/>
        </w:rPr>
        <w:t>ר</w:t>
      </w:r>
      <w:r w:rsidRPr="004402F2">
        <w:rPr>
          <w:rStyle w:val="affff5"/>
          <w:rtl/>
        </w:rPr>
        <w:t xml:space="preserve">ב: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יבם אינו כבעל</w:t>
      </w:r>
      <w:r w:rsidRPr="00C35A2C">
        <w:rPr>
          <w:rFonts w:ascii="Fb Fontext" w:hAnsi="Fb Fontext"/>
          <w:sz w:val="32"/>
          <w:rtl/>
        </w:rPr>
        <w:t xml:space="preserve">, </w:t>
      </w:r>
      <w:r w:rsidR="00CC0A26">
        <w:rPr>
          <w:rStyle w:val="affff5"/>
          <w:rtl/>
        </w:rPr>
        <w:tab/>
      </w:r>
      <w:r w:rsidR="00CC0A26">
        <w:rPr>
          <w:rStyle w:val="affff5"/>
          <w:rtl/>
        </w:rPr>
        <w:tab/>
      </w:r>
      <w:r w:rsidR="00CC0A26">
        <w:rPr>
          <w:rStyle w:val="affff5"/>
          <w:rtl/>
        </w:rPr>
        <w:tab/>
      </w:r>
      <w:r w:rsidR="00CC0A26">
        <w:rPr>
          <w:rStyle w:val="affff5"/>
          <w:rtl/>
        </w:rPr>
        <w:tab/>
      </w:r>
      <w:r w:rsidR="00CC0A26">
        <w:rPr>
          <w:rStyle w:val="affff5"/>
          <w:rtl/>
        </w:rPr>
        <w:tab/>
      </w:r>
      <w:r w:rsidR="00CC0A26">
        <w:rPr>
          <w:rStyle w:val="affff5"/>
          <w:rtl/>
        </w:rPr>
        <w:tab/>
      </w:r>
      <w:r w:rsidR="00CC0A26">
        <w:rPr>
          <w:rStyle w:val="affff5"/>
          <w:rtl/>
        </w:rPr>
        <w:tab/>
      </w:r>
      <w:r w:rsidR="00CC0A26">
        <w:rPr>
          <w:rStyle w:val="affff5"/>
          <w:rtl/>
        </w:rPr>
        <w:tab/>
      </w:r>
      <w:r w:rsidR="00CC0A26">
        <w:rPr>
          <w:rStyle w:val="affff5"/>
          <w:rtl/>
        </w:rPr>
        <w:tab/>
      </w:r>
      <w:r w:rsidR="00CC0A26">
        <w:rPr>
          <w:rStyle w:val="affff5"/>
          <w:rtl/>
        </w:rPr>
        <w:tab/>
      </w:r>
      <w:r w:rsidR="00CC0A26">
        <w:rPr>
          <w:rStyle w:val="affff5"/>
          <w:rtl/>
        </w:rPr>
        <w:tab/>
      </w:r>
      <w:r w:rsidR="00CC0A26">
        <w:rPr>
          <w:rStyle w:val="affff5"/>
          <w:rtl/>
        </w:rPr>
        <w:tab/>
      </w:r>
      <w:r w:rsidR="00CC0A26">
        <w:rPr>
          <w:rStyle w:val="affff5"/>
          <w:rtl/>
        </w:rPr>
        <w:tab/>
      </w:r>
      <w:r w:rsidR="00CC0A26">
        <w:rPr>
          <w:rStyle w:val="affff5"/>
          <w:rtl/>
        </w:rPr>
        <w:tab/>
      </w:r>
      <w:r w:rsidR="00CC0A26">
        <w:rPr>
          <w:rStyle w:val="affff5"/>
          <w:rFonts w:hint="cs"/>
          <w:rtl/>
        </w:rPr>
        <w:t xml:space="preserve"> </w:t>
      </w:r>
      <w:r w:rsidRPr="004402F2">
        <w:rPr>
          <w:rStyle w:val="affff5"/>
          <w:rtl/>
        </w:rPr>
        <w:t xml:space="preserve">שמואל: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כבעל</w:t>
      </w:r>
      <w:r w:rsidRPr="00C35A2C">
        <w:rPr>
          <w:rFonts w:ascii="Fb Fontext" w:hAnsi="Fb Fontext"/>
          <w:sz w:val="32"/>
          <w:rtl/>
        </w:rPr>
        <w:t>.</w:t>
      </w:r>
    </w:p>
    <w:p w14:paraId="53504215" w14:textId="464D6C06" w:rsidR="00B433C9" w:rsidRPr="00C35A2C" w:rsidRDefault="00CC0A26" w:rsidP="00B55EDF">
      <w:pPr>
        <w:rPr>
          <w:rFonts w:ascii="Fb Fontext" w:hAnsi="Fb Fontext" w:cs="Guttman Vilna"/>
          <w:b/>
          <w:bCs/>
          <w:sz w:val="32"/>
          <w:rtl/>
        </w:rPr>
      </w:pPr>
      <w:r>
        <w:rPr>
          <w:rStyle w:val="affff5"/>
          <w:rFonts w:hint="cs"/>
          <w:rtl/>
        </w:rPr>
        <w:t>ומוכיח כרב, ממשנתינו:</w:t>
      </w:r>
      <w:r w:rsidR="00B433C9" w:rsidRPr="004402F2">
        <w:rPr>
          <w:rStyle w:val="affff5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הנודרת הנאה מיבמה בחיי בעלה - כופין</w:t>
      </w:r>
      <w:r>
        <w:rPr>
          <w:rFonts w:ascii="Fb Fontext" w:hAnsi="Fb Fontext" w:hint="cs"/>
          <w:sz w:val="32"/>
          <w:rtl/>
        </w:rPr>
        <w:t>.</w:t>
      </w:r>
      <w:r w:rsidR="00B433C9" w:rsidRPr="00C35A2C">
        <w:rPr>
          <w:rFonts w:ascii="Fb Fontext" w:hAnsi="Fb Fontext"/>
          <w:sz w:val="32"/>
          <w:rtl/>
        </w:rPr>
        <w:t>.</w:t>
      </w:r>
    </w:p>
    <w:p w14:paraId="7F68B817" w14:textId="56CFB0C5" w:rsidR="00D444D8" w:rsidRDefault="00B433C9" w:rsidP="00CC0A26">
      <w:pPr>
        <w:rPr>
          <w:rStyle w:val="affff5"/>
          <w:rtl/>
        </w:rPr>
      </w:pPr>
      <w:r w:rsidRPr="00C35A2C">
        <w:rPr>
          <w:rFonts w:ascii="Fb Fontext" w:hAnsi="Fb Fontext"/>
          <w:sz w:val="32"/>
          <w:rtl/>
        </w:rPr>
        <w:t xml:space="preserve">ואם </w:t>
      </w:r>
      <w:r w:rsidR="00CC0A26">
        <w:rPr>
          <w:rFonts w:ascii="Fb Fontext" w:hAnsi="Fb Fontext" w:hint="cs"/>
          <w:sz w:val="32"/>
          <w:rtl/>
        </w:rPr>
        <w:t>מעלה ב</w:t>
      </w:r>
      <w:r w:rsidRPr="00C35A2C">
        <w:rPr>
          <w:rFonts w:ascii="Fb Fontext" w:hAnsi="Fb Fontext"/>
          <w:sz w:val="32"/>
          <w:rtl/>
        </w:rPr>
        <w:t>דעתה</w:t>
      </w:r>
      <w:r w:rsidR="00D444D8">
        <w:rPr>
          <w:rFonts w:ascii="Fb Fontext" w:hAnsi="Fb Fontext" w:hint="cs"/>
          <w:sz w:val="32"/>
          <w:rtl/>
        </w:rPr>
        <w:t xml:space="preserve"> </w:t>
      </w:r>
      <w:r w:rsidR="00D444D8" w:rsidRPr="006C1E0B">
        <w:rPr>
          <w:rStyle w:val="affff5"/>
          <w:rFonts w:hint="eastAsia"/>
          <w:rtl/>
        </w:rPr>
        <w:t>כשמואל</w:t>
      </w:r>
      <w:r w:rsidRPr="006C1E0B">
        <w:rPr>
          <w:rStyle w:val="affff8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="00CC0A26">
        <w:rPr>
          <w:rFonts w:ascii="Fb Fontext" w:hAnsi="Fb Fontext" w:hint="cs"/>
          <w:sz w:val="32"/>
          <w:rtl/>
        </w:rPr>
        <w:t xml:space="preserve">רק </w:t>
      </w:r>
      <w:r w:rsidRPr="00C35A2C">
        <w:rPr>
          <w:rFonts w:ascii="Fb Fontext" w:hAnsi="Fb Fontext"/>
          <w:sz w:val="32"/>
          <w:rtl/>
        </w:rPr>
        <w:t>מבקשין!</w:t>
      </w:r>
      <w:r w:rsidR="00D444D8">
        <w:rPr>
          <w:rStyle w:val="affff5"/>
          <w:rFonts w:hint="cs"/>
          <w:rtl/>
        </w:rPr>
        <w:t xml:space="preserve"> </w:t>
      </w:r>
      <w:r w:rsidRPr="004402F2">
        <w:rPr>
          <w:rStyle w:val="affff5"/>
          <w:rFonts w:hint="cs"/>
          <w:rtl/>
        </w:rPr>
        <w:t>וא</w:t>
      </w:r>
      <w:r w:rsidR="00D444D8">
        <w:rPr>
          <w:rStyle w:val="affff5"/>
          <w:rFonts w:hint="cs"/>
          <w:rtl/>
        </w:rPr>
        <w:t>ין לומר</w:t>
      </w:r>
      <w:r w:rsidR="00CC0A26">
        <w:rPr>
          <w:rStyle w:val="affff5"/>
          <w:rFonts w:hint="cs"/>
          <w:rtl/>
        </w:rPr>
        <w:t>:</w:t>
      </w:r>
      <w:r w:rsidRPr="00EA6942">
        <w:rPr>
          <w:rFonts w:ascii="Fb Fontext" w:hAnsi="Fb Fontext" w:hint="cs"/>
          <w:spacing w:val="-4"/>
          <w:sz w:val="32"/>
          <w:rtl/>
        </w:rPr>
        <w:t xml:space="preserve"> </w:t>
      </w:r>
      <w:r w:rsidR="00D444D8">
        <w:rPr>
          <w:rFonts w:ascii="Fb Fontext" w:hAnsi="Fb Fontext" w:hint="cs"/>
          <w:spacing w:val="-4"/>
          <w:sz w:val="32"/>
          <w:rtl/>
        </w:rPr>
        <w:t>בש</w:t>
      </w:r>
      <w:r w:rsidRPr="00EA6942">
        <w:rPr>
          <w:rFonts w:ascii="Fb Fontext" w:hAnsi="Fb Fontext"/>
          <w:spacing w:val="-4"/>
          <w:sz w:val="32"/>
          <w:rtl/>
        </w:rPr>
        <w:t xml:space="preserve">יש בנים, </w:t>
      </w:r>
    </w:p>
    <w:p w14:paraId="4442D549" w14:textId="2247BBE6" w:rsidR="00B433C9" w:rsidRPr="00D1637C" w:rsidRDefault="00CC0A26" w:rsidP="00CC0A26">
      <w:pPr>
        <w:rPr>
          <w:rFonts w:cs="PFT_Frank"/>
          <w:b/>
          <w:bCs/>
          <w:szCs w:val="14"/>
          <w:rtl/>
        </w:rPr>
      </w:pPr>
      <w:r w:rsidRPr="006C1E0B">
        <w:rPr>
          <w:rStyle w:val="affff5"/>
          <w:rFonts w:hint="eastAsia"/>
          <w:rtl/>
        </w:rPr>
        <w:t>דא</w:t>
      </w:r>
      <w:r w:rsidRPr="006C1E0B">
        <w:rPr>
          <w:rStyle w:val="affff5"/>
          <w:rtl/>
        </w:rPr>
        <w:t>"כ</w:t>
      </w:r>
      <w:r w:rsidR="00B433C9" w:rsidRPr="00EA6942">
        <w:rPr>
          <w:rFonts w:ascii="Fb Fontext" w:hAnsi="Fb Fontext" w:hint="cs"/>
          <w:spacing w:val="-4"/>
          <w:sz w:val="32"/>
          <w:rtl/>
        </w:rPr>
        <w:t xml:space="preserve"> </w:t>
      </w:r>
      <w:r w:rsidR="00D444D8">
        <w:rPr>
          <w:rStyle w:val="affff5"/>
          <w:rFonts w:hint="cs"/>
          <w:rtl/>
        </w:rPr>
        <w:t>ל</w:t>
      </w:r>
      <w:r w:rsidR="00B433C9" w:rsidRPr="006C1E0B">
        <w:rPr>
          <w:rStyle w:val="affff5"/>
          <w:rFonts w:hint="eastAsia"/>
          <w:rtl/>
        </w:rPr>
        <w:t>פלוג</w:t>
      </w:r>
      <w:r w:rsidR="00B433C9" w:rsidRPr="006C1E0B">
        <w:rPr>
          <w:rStyle w:val="affff5"/>
          <w:rtl/>
        </w:rPr>
        <w:t xml:space="preserve"> </w:t>
      </w:r>
      <w:r w:rsidR="00B433C9" w:rsidRPr="006C1E0B">
        <w:rPr>
          <w:rStyle w:val="affff5"/>
          <w:rFonts w:hint="eastAsia"/>
          <w:rtl/>
        </w:rPr>
        <w:t>בדידה</w:t>
      </w:r>
      <w:r w:rsidR="00D444D8">
        <w:rPr>
          <w:rFonts w:ascii="Fb Fontext" w:hAnsi="Fb Fontext" w:hint="cs"/>
          <w:sz w:val="32"/>
          <w:rtl/>
        </w:rPr>
        <w:t>: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 w:hint="cs"/>
          <w:sz w:val="32"/>
          <w:rtl/>
        </w:rPr>
        <w:t>אין לה בנים מבקשין</w:t>
      </w:r>
      <w:r>
        <w:rPr>
          <w:rFonts w:ascii="Fb Fontext" w:hAnsi="Fb Fontext" w:hint="cs"/>
          <w:sz w:val="32"/>
          <w:rtl/>
        </w:rPr>
        <w:t>'</w:t>
      </w:r>
      <w:r>
        <w:rPr>
          <w:rStyle w:val="afff1"/>
          <w:rFonts w:ascii="Fb Fontext" w:hAnsi="Fb Fontext" w:cs="PFT_Frank" w:hint="cs"/>
          <w:sz w:val="14"/>
          <w:szCs w:val="14"/>
          <w:rtl/>
        </w:rPr>
        <w:t xml:space="preserve">, </w:t>
      </w:r>
      <w:r w:rsidRPr="006C1E0B">
        <w:rPr>
          <w:rStyle w:val="affff5"/>
          <w:rFonts w:hint="eastAsia"/>
          <w:rtl/>
        </w:rPr>
        <w:t>אלא</w:t>
      </w:r>
      <w:r w:rsidR="00B433C9" w:rsidRPr="006C1E0B">
        <w:rPr>
          <w:rStyle w:val="affff5"/>
          <w:rtl/>
        </w:rPr>
        <w:t xml:space="preserve"> כרב, ש</w:t>
      </w:r>
      <w:r w:rsidR="00A76BE8" w:rsidRPr="006C1E0B">
        <w:rPr>
          <w:rStyle w:val="affff5"/>
          <w:rtl/>
        </w:rPr>
        <w:t>"מ</w:t>
      </w:r>
      <w:r w:rsidR="00B433C9" w:rsidRPr="006C1E0B">
        <w:rPr>
          <w:rStyle w:val="affff5"/>
          <w:rtl/>
        </w:rPr>
        <w:t>.</w:t>
      </w:r>
    </w:p>
    <w:p w14:paraId="52FD297C" w14:textId="77777777" w:rsidR="00B433C9" w:rsidRPr="00F97732" w:rsidRDefault="00B433C9" w:rsidP="007C50EB">
      <w:pPr>
        <w:pStyle w:val="afff2"/>
        <w:rPr>
          <w:rStyle w:val="afff1"/>
          <w:rtl/>
        </w:rPr>
        <w:sectPr w:rsidR="00B433C9" w:rsidRPr="00F97732" w:rsidSect="0090328A">
          <w:type w:val="continuous"/>
          <w:pgSz w:w="4536" w:h="6804" w:code="8"/>
          <w:pgMar w:top="567" w:right="567" w:bottom="284" w:left="567" w:header="284" w:footer="284" w:gutter="0"/>
          <w:cols w:space="720"/>
          <w:bidi/>
          <w:rtlGutter/>
          <w:docGrid w:linePitch="360"/>
        </w:sectPr>
      </w:pPr>
    </w:p>
    <w:p w14:paraId="552D5D53" w14:textId="410F80BC" w:rsidR="00B433C9" w:rsidRDefault="00B433C9" w:rsidP="006C1E0B">
      <w:pPr>
        <w:pStyle w:val="Hadran"/>
        <w:jc w:val="center"/>
        <w:rPr>
          <w:rStyle w:val="afff1"/>
          <w:rtl/>
        </w:rPr>
        <w:pPrChange w:id="91017" w:author="Claude" w:date="2026-10-08T08:35:05Z">
          <w:pPr>
            <w:pStyle w:val="afff2"/>
            <w:jc w:val="center"/>
            <w:rPr>
              <w:rStyle w:val="afff1"/>
              <w:rtl/>
            </w:rPr>
          </w:pPr>
        </w:pPrChange>
      </w:pPr>
      <w:r w:rsidRPr="00F97732">
        <w:rPr>
          <w:rStyle w:val="afff1"/>
          <w:rtl/>
        </w:rPr>
        <w:t>הדרן עלך בית שמאי.</w:t>
      </w:r>
    </w:p>
    <w:p w14:paraId="795F1F53" w14:textId="77777777" w:rsidR="00B433C9" w:rsidRDefault="00B433C9" w:rsidP="007C50EB">
      <w:pPr>
        <w:pStyle w:val="aff9"/>
        <w:framePr w:wrap="around"/>
        <w:spacing w:line="276" w:lineRule="auto"/>
        <w:rPr>
          <w:del w:id="41129" w:author="Claude" w:date="2026-10-07T09:24:50Z"/>
          <w:rFonts w:ascii="Fb Fontext" w:hAnsi="Fb Fontext"/>
          <w:rtl/>
        </w:rPr>
      </w:pPr>
      <w:del w:id="41128" w:author="Claude" w:date="2026-10-07T09:24:50Z">
        <w:r w:rsidRPr="00C35A2C">
          <w:rPr>
            <w:rFonts w:ascii="Fb Fontext" w:hAnsi="Fb Fontext" w:hint="cs"/>
            <w:rtl/>
          </w:rPr>
          <w:lastRenderedPageBreak/>
          <w:delText xml:space="preserve">פרק ארבעה עשר</w:delText>
        </w:r>
      </w:del>
    </w:p>
    <w:p w14:paraId="5141B095" w14:textId="77777777" w:rsidR="00B433C9" w:rsidRDefault="00B433C9" w:rsidP="007C50EB">
      <w:pPr>
        <w:pStyle w:val="affa"/>
        <w:framePr w:wrap="around"/>
        <w:spacing w:line="276" w:lineRule="auto"/>
        <w:rPr>
          <w:del w:id="41131" w:author="Claude" w:date="2026-10-07T09:24:50Z"/>
          <w:rtl/>
        </w:rPr>
      </w:pPr>
      <w:del w:id="41130" w:author="Claude" w:date="2026-10-07T09:24:50Z">
        <w:r w:rsidRPr="00C35A2C">
          <w:rPr>
            <w:rFonts w:hint="cs"/>
            <w:rtl/>
          </w:rPr>
          <w:delText xml:space="preserve">חרש שנשא</w:delText>
        </w:r>
      </w:del>
    </w:p>
    <w:p w14:paraId="602020AA" w14:textId="77777777" w:rsidR="00B433C9" w:rsidRPr="00C35A2C" w:rsidRDefault="00B433C9" w:rsidP="007C50EB">
      <w:pPr>
        <w:pStyle w:val="affb"/>
        <w:framePr w:wrap="around"/>
        <w:spacing w:after="0" w:line="276" w:lineRule="auto"/>
        <w:rPr>
          <w:rtl/>
        </w:rPr>
      </w:pPr>
      <w:r w:rsidRPr="00C35A2C">
        <w:rPr>
          <w:rFonts w:hint="cs"/>
          <w:rtl/>
        </w:rPr>
        <w:t>קיב:- קיד:</w:t>
      </w:r>
    </w:p>
    <w:p>
      <w:pPr>
        <w:pStyle w:val="PetichatPerek"/>
        <w:rPr>
          <w:ins w:id="41127" w:author="Claude" w:date="2026-10-07T09:24:50Z"/>
        </w:rPr>
      </w:pPr>
      <w:ins w:id="41126" w:author="Claude" w:date="2026-10-07T09:24:50Z">
        <w:r>
          <w:rPr>
            <w:rFonts w:ascii="Fb Fontext" w:hAnsi="Fb Fontext" w:hint="cs"/>
            <w:rtl/>
          </w:rPr>
          <w:t xml:space="preserve">פרק ארבעה עשר</w:t>
        </w:r>
        <w:r>
          <w:rPr>
            <w:rFonts w:ascii="Fb Fontext" w:hAnsi="Fb Fontext" w:hint="cs"/>
            <w:rtl/>
          </w:rPr>
          <w:t xml:space="preserve"> - </w:t>
        </w:r>
        <w:r>
          <w:rPr>
            <w:rFonts w:hint="cs"/>
            <w:rtl/>
          </w:rPr>
          <w:t xml:space="preserve">חרש שנשא</w:t>
        </w:r>
      </w:ins>
    </w:p>
    <w:p>
      <w:pPr>
        <w:pStyle w:val="MishnaBatzad"/>
        <w:rPr>
          <w:ins w:id="20607" w:author="קלוד" w:date="2026-10-06T10:10:48Z"/>
        </w:rPr>
      </w:pPr>
      <w:ins w:id="20606" w:author="קלוד" w:date="2026-10-06T10:10:48Z">
        <w:r>
          <w:t xml:space="preserve">משנה א</w:t>
        </w:r>
      </w:ins>
    </w:p>
    <w:p w14:paraId="3B1B10A8" w14:textId="6D1482A5" w:rsidR="00B433C9" w:rsidRPr="00AF3B05" w:rsidRDefault="00B433C9" w:rsidP="00B30C1F">
      <w:pPr>
        <w:pStyle w:val="affc"/>
        <w:rPr>
          <w:b/>
          <w:spacing w:val="4"/>
          <w:rtl/>
        </w:rPr>
      </w:pPr>
      <w:bookmarkStart w:id="1287" w:name="_Toc119173211"/>
      <w:bookmarkStart w:id="1288" w:name="_Toc119230305"/>
      <w:r w:rsidRPr="005334BE">
        <w:rPr>
          <w:rStyle w:val="affffc"/>
          <w:rtl/>
        </w:rPr>
        <w:t>חרש שנשא פקחת ופקח חרשת</w:t>
      </w:r>
      <w:r w:rsidR="00B30C1F" w:rsidRPr="005334BE">
        <w:rPr>
          <w:rStyle w:val="affffc"/>
          <w:rFonts w:hint="cs"/>
          <w:rtl/>
        </w:rPr>
        <w:t xml:space="preserve"> -</w:t>
      </w:r>
      <w:r w:rsidRPr="005334BE">
        <w:rPr>
          <w:rStyle w:val="affffc"/>
          <w:rtl/>
        </w:rPr>
        <w:t xml:space="preserve"> רצה יוציא רצה יקיים</w:t>
      </w:r>
      <w:r w:rsidR="00B30C1F" w:rsidRPr="005334BE">
        <w:rPr>
          <w:rStyle w:val="affffc"/>
          <w:rtl/>
        </w:rPr>
        <w:t xml:space="preserve"> רמיזה</w:t>
      </w:r>
      <w:bookmarkEnd w:id="1287"/>
      <w:bookmarkEnd w:id="1288"/>
      <w:r w:rsidR="00B30C1F" w:rsidRPr="006C1E0B">
        <w:rPr>
          <w:rStyle w:val="HesberMishna"/>
          <w:rtl/>
          <w:rPrChange w:id="20264" w:author="קלוד" w:date="2026-10-06T10:10:48Z">
            <w:rPr>
              <w:rStyle w:val="affff8"/>
              <w:rtl/>
            </w:rPr>
          </w:rPrChange>
        </w:rPr>
        <w:t>.</w:t>
      </w:r>
    </w:p>
    <w:p w14:paraId="7039D773" w14:textId="7CAF91AE" w:rsidR="00B433C9" w:rsidRDefault="00B433C9" w:rsidP="00B30C1F">
      <w:pPr>
        <w:pStyle w:val="affc"/>
        <w:rPr>
          <w:b/>
          <w:spacing w:val="4"/>
          <w:rtl/>
        </w:rPr>
      </w:pPr>
      <w:bookmarkStart w:id="1289" w:name="_Toc119173212"/>
      <w:bookmarkStart w:id="1290" w:name="_Toc119230306"/>
      <w:r w:rsidRPr="005334BE">
        <w:rPr>
          <w:rStyle w:val="affffc"/>
          <w:rtl/>
        </w:rPr>
        <w:t>פקח שנשא פקחת ונתחרשה</w:t>
      </w:r>
      <w:bookmarkEnd w:id="1289"/>
      <w:bookmarkEnd w:id="1290"/>
      <w:r w:rsidRPr="00B81C5A">
        <w:rPr>
          <w:b/>
          <w:spacing w:val="4"/>
          <w:rtl/>
        </w:rPr>
        <w:t xml:space="preserve"> </w:t>
      </w:r>
      <w:r w:rsidR="00B30C1F">
        <w:rPr>
          <w:rFonts w:hint="cs"/>
          <w:b/>
          <w:spacing w:val="4"/>
          <w:rtl/>
        </w:rPr>
        <w:t xml:space="preserve">- </w:t>
      </w:r>
      <w:r w:rsidRPr="00B81C5A">
        <w:rPr>
          <w:b/>
          <w:spacing w:val="4"/>
          <w:rtl/>
        </w:rPr>
        <w:t>רצה יוציא, נשתטית - לא יוציא,</w:t>
      </w:r>
    </w:p>
    <w:p w14:paraId="760B3C3A" w14:textId="35876D5F" w:rsidR="00B433C9" w:rsidRPr="00C35A2C" w:rsidRDefault="00B433C9" w:rsidP="007C50EB">
      <w:pPr>
        <w:pStyle w:val="affc"/>
        <w:rPr>
          <w:b/>
          <w:rtl/>
        </w:rPr>
      </w:pPr>
      <w:bookmarkStart w:id="1291" w:name="_Toc119173213"/>
      <w:bookmarkStart w:id="1292" w:name="_Toc119230307"/>
      <w:r w:rsidRPr="005334BE">
        <w:rPr>
          <w:rStyle w:val="affffc"/>
          <w:rtl/>
        </w:rPr>
        <w:t>נתחרש או נשתטה</w:t>
      </w:r>
      <w:bookmarkEnd w:id="1291"/>
      <w:bookmarkEnd w:id="1292"/>
      <w:r w:rsidRPr="005334BE">
        <w:rPr>
          <w:rStyle w:val="affffc"/>
          <w:rtl/>
        </w:rPr>
        <w:t xml:space="preserve"> </w:t>
      </w:r>
      <w:r w:rsidRPr="00C35A2C">
        <w:rPr>
          <w:b/>
          <w:rtl/>
        </w:rPr>
        <w:t>- אינו מוציא עולמית.</w:t>
      </w:r>
    </w:p>
    <w:p w14:paraId="385EE1C5" w14:textId="0342B5B5" w:rsidR="00B433C9" w:rsidRPr="00EA6942" w:rsidRDefault="00B433C9" w:rsidP="00B30C1F">
      <w:pPr>
        <w:pStyle w:val="affc"/>
        <w:rPr>
          <w:b/>
          <w:rtl/>
        </w:rPr>
      </w:pPr>
      <w:r w:rsidRPr="00405137">
        <w:rPr>
          <w:rStyle w:val="affffa"/>
          <w:rtl/>
        </w:rPr>
        <w:t>א</w:t>
      </w:r>
      <w:r w:rsidR="00B30C1F">
        <w:rPr>
          <w:rStyle w:val="affffa"/>
          <w:rFonts w:hint="cs"/>
          <w:rtl/>
        </w:rPr>
        <w:t>"ל ל</w:t>
      </w:r>
      <w:r w:rsidRPr="00405137">
        <w:rPr>
          <w:rStyle w:val="affffa"/>
          <w:rtl/>
        </w:rPr>
        <w:t>ריב</w:t>
      </w:r>
      <w:r w:rsidR="00B30C1F">
        <w:rPr>
          <w:rStyle w:val="affffa"/>
          <w:rFonts w:hint="cs"/>
          <w:rtl/>
        </w:rPr>
        <w:t>"</w:t>
      </w:r>
      <w:r w:rsidRPr="00405137">
        <w:rPr>
          <w:rStyle w:val="affffa"/>
          <w:rtl/>
        </w:rPr>
        <w:t>נ</w:t>
      </w:r>
      <w:r w:rsidR="00B30C1F">
        <w:rPr>
          <w:rStyle w:val="affffa"/>
          <w:rFonts w:hint="cs"/>
          <w:rtl/>
        </w:rPr>
        <w:t xml:space="preserve"> הטעם</w:t>
      </w:r>
      <w:r w:rsidRPr="00405137">
        <w:rPr>
          <w:rStyle w:val="affffa"/>
          <w:rtl/>
        </w:rPr>
        <w:t xml:space="preserve">: </w:t>
      </w:r>
      <w:r w:rsidRPr="00EA6942">
        <w:rPr>
          <w:b/>
          <w:rtl/>
        </w:rPr>
        <w:t>האשה יוצאה שלא לרצונה, האיש לרצונו.</w:t>
      </w:r>
    </w:p>
    <w:p w14:paraId="206CC38D" w14:textId="4AA919AD" w:rsidR="00B30C1F" w:rsidRDefault="00B30C1F" w:rsidP="00C7676E">
      <w:pPr>
        <w:pStyle w:val="affc"/>
        <w:rPr>
          <w:b/>
          <w:rtl/>
        </w:rPr>
      </w:pPr>
      <w:r>
        <w:rPr>
          <w:rStyle w:val="affffa"/>
          <w:rFonts w:hint="cs"/>
          <w:rtl/>
        </w:rPr>
        <w:t>וכן</w:t>
      </w:r>
      <w:r w:rsidR="00B433C9" w:rsidRPr="00405137">
        <w:rPr>
          <w:rStyle w:val="affffa"/>
          <w:rtl/>
        </w:rPr>
        <w:t xml:space="preserve"> ריב</w:t>
      </w:r>
      <w:r>
        <w:rPr>
          <w:rStyle w:val="affffa"/>
          <w:rFonts w:hint="cs"/>
          <w:rtl/>
        </w:rPr>
        <w:t>"</w:t>
      </w:r>
      <w:r w:rsidR="00B433C9" w:rsidRPr="00405137">
        <w:rPr>
          <w:rStyle w:val="affffa"/>
          <w:rtl/>
        </w:rPr>
        <w:t>ג</w:t>
      </w:r>
      <w:r>
        <w:rPr>
          <w:rStyle w:val="affffa"/>
          <w:rFonts w:hint="cs"/>
          <w:rtl/>
        </w:rPr>
        <w:t>:</w:t>
      </w:r>
      <w:r w:rsidR="00B433C9" w:rsidRPr="00405137">
        <w:rPr>
          <w:rStyle w:val="affffa"/>
          <w:rtl/>
        </w:rPr>
        <w:t xml:space="preserve"> </w:t>
      </w:r>
      <w:r w:rsidR="00B433C9" w:rsidRPr="00EA6942">
        <w:rPr>
          <w:b/>
          <w:rtl/>
        </w:rPr>
        <w:t>החרשת שהשיאה אביה שיוצאה בגט</w:t>
      </w:r>
      <w:r>
        <w:rPr>
          <w:rFonts w:hint="cs"/>
          <w:b/>
          <w:rtl/>
        </w:rPr>
        <w:t xml:space="preserve"> -</w:t>
      </w:r>
      <w:r w:rsidR="00B433C9" w:rsidRPr="00C35A2C">
        <w:rPr>
          <w:b/>
          <w:rtl/>
        </w:rPr>
        <w:t xml:space="preserve"> כיוצא בה.</w:t>
      </w:r>
    </w:p>
    <w:p w14:paraId="0DFE2024" w14:textId="1DE53205" w:rsidR="00B30C1F" w:rsidRDefault="00B433C9" w:rsidP="005334BE">
      <w:pPr>
        <w:pStyle w:val="affffb"/>
        <w:rPr>
          <w:rtl/>
        </w:rPr>
      </w:pPr>
      <w:ins w:id="10005" w:author="מספור קטעי משנה" w:date="2026-10-06T06:45:58Z">
        <w:r>
          <w:rPr>
            <w:rStyle w:val="MisparKeta"/>
          </w:rPr>
          <w:t xml:space="preserve">א. </w:t>
        </w:r>
      </w:ins>
      <w:bookmarkStart w:id="1293" w:name="_Toc119173214"/>
      <w:bookmarkStart w:id="1294" w:name="_Toc119230308"/>
      <w:r w:rsidRPr="00C35A2C">
        <w:rPr>
          <w:rtl/>
        </w:rPr>
        <w:t>ב' אחין חרשין נשואין לב' אחיות חרשות, או פקחות</w:t>
      </w:r>
      <w:r w:rsidR="00B30C1F">
        <w:rPr>
          <w:rFonts w:hint="cs"/>
          <w:rtl/>
        </w:rPr>
        <w:t>..</w:t>
      </w:r>
      <w:bookmarkEnd w:id="1293"/>
      <w:bookmarkEnd w:id="1294"/>
      <w:r w:rsidRPr="00C35A2C">
        <w:rPr>
          <w:rtl/>
        </w:rPr>
        <w:t xml:space="preserve"> </w:t>
      </w:r>
    </w:p>
    <w:p>
      <w:pPr>
        <w:pStyle w:val="MishnaBatzad"/>
        <w:rPr>
          <w:ins w:id="20609" w:author="קלוד" w:date="2026-10-06T10:10:48Z"/>
        </w:rPr>
      </w:pPr>
      <w:ins w:id="20608" w:author="קלוד" w:date="2026-10-06T10:10:48Z">
        <w:r>
          <w:t xml:space="preserve">משנה ג</w:t>
        </w:r>
      </w:ins>
    </w:p>
    <w:p w14:paraId="53AFB3E9" w14:textId="6A658F3E" w:rsidR="00B30C1F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t>או ב' אחיות חרשות נשואין ל</w:t>
      </w:r>
      <w:r w:rsidR="00B30C1F">
        <w:rPr>
          <w:rFonts w:hint="cs"/>
          <w:b/>
          <w:rtl/>
        </w:rPr>
        <w:t>ב'</w:t>
      </w:r>
      <w:r w:rsidRPr="00C35A2C">
        <w:rPr>
          <w:b/>
          <w:rtl/>
        </w:rPr>
        <w:t xml:space="preserve"> אחין פקחין, או חרשין</w:t>
      </w:r>
      <w:r w:rsidR="00B30C1F">
        <w:rPr>
          <w:rFonts w:hint="cs"/>
          <w:b/>
          <w:rtl/>
        </w:rPr>
        <w:t>.. -</w:t>
      </w:r>
    </w:p>
    <w:p w14:paraId="31253CBD" w14:textId="0A685024" w:rsidR="00B30C1F" w:rsidRDefault="00B433C9" w:rsidP="00C7676E">
      <w:pPr>
        <w:pStyle w:val="affc"/>
        <w:jc w:val="left"/>
        <w:rPr>
          <w:b/>
          <w:rtl/>
        </w:rPr>
      </w:pPr>
      <w:r w:rsidRPr="00C35A2C">
        <w:rPr>
          <w:b/>
          <w:rtl/>
        </w:rPr>
        <w:t>פטורין מחליצה וייבום</w:t>
      </w:r>
      <w:r w:rsidR="00B30C1F">
        <w:rPr>
          <w:rFonts w:hint="cs"/>
          <w:b/>
          <w:rtl/>
        </w:rPr>
        <w:t>,</w:t>
      </w:r>
      <w:r w:rsidRPr="00C35A2C">
        <w:rPr>
          <w:b/>
          <w:rtl/>
        </w:rPr>
        <w:t xml:space="preserve"> היו נכריות - יכנסו, רצו -</w:t>
      </w:r>
      <w:r w:rsidR="00B30C1F">
        <w:rPr>
          <w:rFonts w:hint="cs"/>
          <w:b/>
          <w:rtl/>
        </w:rPr>
        <w:t xml:space="preserve"> </w:t>
      </w:r>
      <w:r w:rsidRPr="00C35A2C">
        <w:rPr>
          <w:b/>
          <w:rtl/>
        </w:rPr>
        <w:t>יוציאו.</w:t>
      </w:r>
    </w:p>
    <w:p w14:paraId="51E191EC" w14:textId="4095FC79" w:rsidR="00B433C9" w:rsidRPr="00045023" w:rsidRDefault="00B30C1F" w:rsidP="005334BE">
      <w:pPr>
        <w:pStyle w:val="affffb"/>
        <w:rPr>
          <w:rtl/>
        </w:rPr>
      </w:pPr>
      <w:ins w:id="10006" w:author="מספור קטעי משנה" w:date="2026-10-06T06:45:58Z">
        <w:r>
          <w:rPr>
            <w:rStyle w:val="MisparKeta"/>
          </w:rPr>
          <w:t xml:space="preserve">א. </w:t>
        </w:r>
      </w:ins>
      <w:bookmarkStart w:id="1295" w:name="_Toc119173215"/>
      <w:bookmarkStart w:id="1296" w:name="_Toc119230309"/>
      <w:r w:rsidRPr="00045023">
        <w:rPr>
          <w:rFonts w:hint="cs"/>
          <w:rtl/>
        </w:rPr>
        <w:t>ב'</w:t>
      </w:r>
      <w:r w:rsidR="00B433C9" w:rsidRPr="00045023">
        <w:rPr>
          <w:rtl/>
        </w:rPr>
        <w:t xml:space="preserve"> אחין חרש ופקח, ל</w:t>
      </w:r>
      <w:r w:rsidRPr="00045023">
        <w:rPr>
          <w:rFonts w:hint="cs"/>
          <w:rtl/>
        </w:rPr>
        <w:t>ב'</w:t>
      </w:r>
      <w:r w:rsidR="00B433C9" w:rsidRPr="00045023">
        <w:rPr>
          <w:rtl/>
        </w:rPr>
        <w:t xml:space="preserve"> אחיות פקחות</w:t>
      </w:r>
      <w:r w:rsidRPr="00045023">
        <w:rPr>
          <w:rFonts w:hint="cs"/>
          <w:rtl/>
        </w:rPr>
        <w:t>:</w:t>
      </w:r>
      <w:bookmarkEnd w:id="1295"/>
      <w:bookmarkEnd w:id="1296"/>
    </w:p>
    <w:p>
      <w:pPr>
        <w:pStyle w:val="MishnaBatzad"/>
        <w:rPr>
          <w:ins w:id="20611" w:author="קלוד" w:date="2026-10-06T10:10:48Z"/>
        </w:rPr>
      </w:pPr>
      <w:ins w:id="20610" w:author="קלוד" w:date="2026-10-06T10:10:48Z">
        <w:r>
          <w:t xml:space="preserve">משנה ד</w:t>
        </w:r>
      </w:ins>
    </w:p>
    <w:p w14:paraId="55A7E89E" w14:textId="0634BEE6" w:rsidR="00B433C9" w:rsidRPr="00EA6942" w:rsidRDefault="00B433C9" w:rsidP="007C50EB">
      <w:pPr>
        <w:pStyle w:val="affc"/>
        <w:rPr>
          <w:b/>
          <w:rtl/>
        </w:rPr>
      </w:pPr>
      <w:r w:rsidRPr="006C1E0B">
        <w:rPr>
          <w:rStyle w:val="HesberMishna"/>
          <w:rtl/>
          <w:rPrChange w:id="20265" w:author="קלוד" w:date="2026-10-06T10:10:48Z">
            <w:rPr>
              <w:rStyle w:val="affff8"/>
              <w:rtl/>
            </w:rPr>
          </w:rPrChange>
        </w:rPr>
        <w:t xml:space="preserve">מת חרש </w:t>
      </w:r>
      <w:r w:rsidR="00D444D8">
        <w:rPr>
          <w:rStyle w:val="HesberMishna"/>
          <w:rFonts w:hint="cs"/>
          <w:rtl/>
          <w:rPrChange w:id="20266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267" w:author="קלוד" w:date="2026-10-06T10:10:48Z">
            <w:rPr>
              <w:rStyle w:val="affff8"/>
              <w:rtl/>
            </w:rPr>
          </w:rPrChange>
        </w:rPr>
        <w:t>פקחת</w:t>
      </w:r>
      <w:r w:rsidR="00D444D8">
        <w:rPr>
          <w:rStyle w:val="HesberMishna"/>
          <w:rFonts w:hint="cs"/>
          <w:rtl/>
          <w:rPrChange w:id="20268" w:author="קלוד" w:date="2026-10-06T10:10:48Z">
            <w:rPr>
              <w:rStyle w:val="affff8"/>
              <w:rFonts w:hint="cs"/>
              <w:rtl/>
            </w:rPr>
          </w:rPrChange>
        </w:rPr>
        <w:t xml:space="preserve"> </w:t>
      </w:r>
      <w:r w:rsidR="00045023">
        <w:rPr>
          <w:rStyle w:val="HesberMishna"/>
          <w:rFonts w:hint="cs"/>
          <w:rtl/>
          <w:rPrChange w:id="20269" w:author="קלוד" w:date="2026-10-06T10:10:48Z">
            <w:rPr>
              <w:rStyle w:val="affff8"/>
              <w:rFonts w:hint="cs"/>
              <w:rtl/>
            </w:rPr>
          </w:rPrChange>
        </w:rPr>
        <w:t>-</w:t>
      </w:r>
      <w:r w:rsidRPr="006C1E0B">
        <w:rPr>
          <w:rStyle w:val="HesberMishna"/>
          <w:rtl/>
          <w:rPrChange w:id="20270" w:author="קלוד" w:date="2026-10-06T10:10:48Z">
            <w:rPr>
              <w:rStyle w:val="affff8"/>
              <w:rtl/>
            </w:rPr>
          </w:rPrChange>
        </w:rPr>
        <w:t xml:space="preserve"> </w:t>
      </w:r>
      <w:r w:rsidR="00045023">
        <w:rPr>
          <w:rStyle w:val="HesberMishna"/>
          <w:rFonts w:hint="cs"/>
          <w:rtl/>
          <w:rPrChange w:id="20271" w:author="קלוד" w:date="2026-10-06T10:10:48Z">
            <w:rPr>
              <w:rStyle w:val="affff8"/>
              <w:rFonts w:hint="cs"/>
              <w:rtl/>
            </w:rPr>
          </w:rPrChange>
        </w:rPr>
        <w:t xml:space="preserve">[מצד] </w:t>
      </w:r>
      <w:r w:rsidRPr="006C1E0B">
        <w:rPr>
          <w:rStyle w:val="HesberMishna"/>
          <w:rtl/>
          <w:rPrChange w:id="20272" w:author="קלוד" w:date="2026-10-06T10:10:48Z">
            <w:rPr>
              <w:rStyle w:val="affff8"/>
              <w:rtl/>
            </w:rPr>
          </w:rPrChange>
        </w:rPr>
        <w:t xml:space="preserve">פקח </w:t>
      </w:r>
      <w:r w:rsidR="00D444D8">
        <w:rPr>
          <w:rStyle w:val="HesberMishna"/>
          <w:rFonts w:hint="cs"/>
          <w:rtl/>
          <w:rPrChange w:id="20273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274" w:author="קלוד" w:date="2026-10-06T10:10:48Z">
            <w:rPr>
              <w:rStyle w:val="affff8"/>
              <w:rtl/>
            </w:rPr>
          </w:rPrChange>
        </w:rPr>
        <w:t>פקחת</w:t>
      </w:r>
      <w:r w:rsidRPr="00EA6942">
        <w:rPr>
          <w:b/>
          <w:rtl/>
        </w:rPr>
        <w:t xml:space="preserve"> תצא</w:t>
      </w:r>
      <w:r w:rsidR="00D444D8">
        <w:rPr>
          <w:rFonts w:hint="cs"/>
          <w:b/>
          <w:rtl/>
        </w:rPr>
        <w:t>,</w:t>
      </w:r>
      <w:r w:rsidRPr="00EA6942">
        <w:rPr>
          <w:b/>
          <w:rtl/>
        </w:rPr>
        <w:t xml:space="preserve"> </w:t>
      </w:r>
      <w:r w:rsidR="00D444D8">
        <w:rPr>
          <w:rFonts w:hint="cs"/>
          <w:b/>
          <w:rtl/>
        </w:rPr>
        <w:t>ד</w:t>
      </w:r>
      <w:r w:rsidRPr="00EA6942">
        <w:rPr>
          <w:b/>
          <w:rtl/>
        </w:rPr>
        <w:t>אחות אשה.</w:t>
      </w:r>
    </w:p>
    <w:p w14:paraId="5F6D18B6" w14:textId="4CF8A20B" w:rsidR="00045023" w:rsidRDefault="00B433C9" w:rsidP="007C50EB">
      <w:pPr>
        <w:pStyle w:val="affc"/>
        <w:rPr>
          <w:b/>
          <w:rtl/>
        </w:rPr>
      </w:pPr>
      <w:r w:rsidRPr="006C1E0B">
        <w:rPr>
          <w:rStyle w:val="HesberMishna"/>
          <w:rtl/>
          <w:rPrChange w:id="20275" w:author="קלוד" w:date="2026-10-06T10:10:48Z">
            <w:rPr>
              <w:rStyle w:val="affff8"/>
              <w:rtl/>
            </w:rPr>
          </w:rPrChange>
        </w:rPr>
        <w:t xml:space="preserve">מת פקח </w:t>
      </w:r>
      <w:r w:rsidR="00D444D8">
        <w:rPr>
          <w:rStyle w:val="HesberMishna"/>
          <w:rFonts w:hint="cs"/>
          <w:rtl/>
          <w:rPrChange w:id="20276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277" w:author="קלוד" w:date="2026-10-06T10:10:48Z">
            <w:rPr>
              <w:rStyle w:val="affff8"/>
              <w:rtl/>
            </w:rPr>
          </w:rPrChange>
        </w:rPr>
        <w:t>פקחת</w:t>
      </w:r>
      <w:r w:rsidR="00D444D8">
        <w:rPr>
          <w:rStyle w:val="HesberMishna"/>
          <w:rFonts w:hint="cs"/>
          <w:rtl/>
          <w:rPrChange w:id="20278" w:author="קלוד" w:date="2026-10-06T10:10:48Z">
            <w:rPr>
              <w:rStyle w:val="affff8"/>
              <w:rFonts w:hint="cs"/>
              <w:rtl/>
            </w:rPr>
          </w:rPrChange>
        </w:rPr>
        <w:t xml:space="preserve"> -</w:t>
      </w:r>
      <w:r w:rsidRPr="006C1E0B">
        <w:rPr>
          <w:rStyle w:val="HesberMishna"/>
          <w:rtl/>
          <w:rPrChange w:id="20279" w:author="קלוד" w:date="2026-10-06T10:10:48Z">
            <w:rPr>
              <w:rStyle w:val="affff8"/>
              <w:rtl/>
            </w:rPr>
          </w:rPrChange>
        </w:rPr>
        <w:t xml:space="preserve"> חרש </w:t>
      </w:r>
      <w:r w:rsidR="00045023">
        <w:rPr>
          <w:rStyle w:val="HesberMishna"/>
          <w:rFonts w:hint="cs"/>
          <w:rtl/>
          <w:rPrChange w:id="20280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281" w:author="קלוד" w:date="2026-10-06T10:10:48Z">
            <w:rPr>
              <w:rStyle w:val="affff8"/>
              <w:rtl/>
            </w:rPr>
          </w:rPrChange>
        </w:rPr>
        <w:t xml:space="preserve">פקחת </w:t>
      </w:r>
      <w:r w:rsidRPr="00C35A2C">
        <w:rPr>
          <w:b/>
          <w:rtl/>
        </w:rPr>
        <w:t>אשתו בגט, ואא</w:t>
      </w:r>
      <w:r w:rsidR="00045023">
        <w:rPr>
          <w:rFonts w:hint="cs"/>
          <w:b/>
          <w:rtl/>
        </w:rPr>
        <w:t>"</w:t>
      </w:r>
      <w:r w:rsidRPr="00C35A2C">
        <w:rPr>
          <w:b/>
          <w:rtl/>
        </w:rPr>
        <w:t>ח אסורה</w:t>
      </w:r>
      <w:r w:rsidR="00045023">
        <w:rPr>
          <w:rFonts w:hint="cs"/>
          <w:b/>
          <w:rtl/>
        </w:rPr>
        <w:t xml:space="preserve"> לעולם.</w:t>
      </w:r>
    </w:p>
    <w:p w14:paraId="35EEE163" w14:textId="557614E9" w:rsidR="00B433C9" w:rsidRDefault="00045023" w:rsidP="005334BE">
      <w:pPr>
        <w:pStyle w:val="affffb"/>
        <w:rPr>
          <w:rStyle w:val="afff1"/>
          <w:rFonts w:cs="FrankRuehl"/>
          <w:b/>
          <w:bCs w:val="0"/>
          <w:rtl/>
        </w:rPr>
      </w:pPr>
      <w:ins w:id="10007" w:author="מספור קטעי משנה" w:date="2026-10-06T06:45:58Z">
        <w:r>
          <w:rPr>
            <w:rStyle w:val="MisparKeta"/>
          </w:rPr>
          <w:t xml:space="preserve">א. </w:t>
        </w:r>
      </w:ins>
      <w:bookmarkStart w:id="1297" w:name="_Toc119173216"/>
      <w:bookmarkStart w:id="1298" w:name="_Toc119230310"/>
      <w:r>
        <w:rPr>
          <w:rStyle w:val="afff1"/>
          <w:rFonts w:hint="cs"/>
          <w:rtl/>
        </w:rPr>
        <w:t>ב'</w:t>
      </w:r>
      <w:r w:rsidR="00B433C9" w:rsidRPr="00C35A2C">
        <w:rPr>
          <w:rStyle w:val="afff1"/>
          <w:rtl/>
        </w:rPr>
        <w:t xml:space="preserve"> אחין פקחין</w:t>
      </w:r>
      <w:r>
        <w:rPr>
          <w:rStyle w:val="afff1"/>
          <w:rFonts w:hint="cs"/>
          <w:rtl/>
        </w:rPr>
        <w:t>,</w:t>
      </w:r>
      <w:r w:rsidR="00B433C9" w:rsidRPr="00C35A2C">
        <w:rPr>
          <w:rStyle w:val="afff1"/>
          <w:rtl/>
        </w:rPr>
        <w:t xml:space="preserve"> ל</w:t>
      </w:r>
      <w:r>
        <w:rPr>
          <w:rStyle w:val="afff1"/>
          <w:rFonts w:hint="cs"/>
          <w:rtl/>
        </w:rPr>
        <w:t>ב'</w:t>
      </w:r>
      <w:r w:rsidR="00B433C9" w:rsidRPr="00C35A2C">
        <w:rPr>
          <w:rStyle w:val="afff1"/>
          <w:rtl/>
        </w:rPr>
        <w:t xml:space="preserve"> אחיות חרשת ופקחת</w:t>
      </w:r>
      <w:r>
        <w:rPr>
          <w:rStyle w:val="afff1"/>
          <w:rFonts w:hint="cs"/>
          <w:rtl/>
        </w:rPr>
        <w:t>:</w:t>
      </w:r>
      <w:bookmarkEnd w:id="1297"/>
      <w:bookmarkEnd w:id="1298"/>
    </w:p>
    <w:p>
      <w:pPr>
        <w:pStyle w:val="MishnaBatzad"/>
        <w:rPr>
          <w:ins w:id="20613" w:author="קלוד" w:date="2026-10-06T10:10:48Z"/>
        </w:rPr>
      </w:pPr>
      <w:ins w:id="20612" w:author="קלוד" w:date="2026-10-06T10:10:48Z">
        <w:r>
          <w:t xml:space="preserve">משנה ה</w:t>
        </w:r>
      </w:ins>
    </w:p>
    <w:p w14:paraId="2849756C" w14:textId="7CB5BF45" w:rsidR="00B433C9" w:rsidRPr="009812AF" w:rsidRDefault="00B433C9" w:rsidP="007C50EB">
      <w:pPr>
        <w:pStyle w:val="affc"/>
        <w:rPr>
          <w:rStyle w:val="afff1"/>
          <w:rFonts w:ascii="Fb Fontext" w:hAnsi="Fb Fontext"/>
          <w:b/>
          <w:bCs w:val="0"/>
          <w:spacing w:val="4"/>
          <w:rtl/>
        </w:rPr>
      </w:pPr>
      <w:r w:rsidRPr="006C1E0B">
        <w:rPr>
          <w:rStyle w:val="HesberMishna"/>
          <w:rtl/>
          <w:rPrChange w:id="20282" w:author="קלוד" w:date="2026-10-06T10:10:48Z">
            <w:rPr>
              <w:rStyle w:val="affff8"/>
              <w:rtl/>
            </w:rPr>
          </w:rPrChange>
        </w:rPr>
        <w:t xml:space="preserve">מת פקח </w:t>
      </w:r>
      <w:r w:rsidR="00045023">
        <w:rPr>
          <w:rStyle w:val="HesberMishna"/>
          <w:rFonts w:hint="cs"/>
          <w:rtl/>
          <w:rPrChange w:id="20283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284" w:author="קלוד" w:date="2026-10-06T10:10:48Z">
            <w:rPr>
              <w:rStyle w:val="affff8"/>
              <w:rtl/>
            </w:rPr>
          </w:rPrChange>
        </w:rPr>
        <w:t>חרשת</w:t>
      </w:r>
      <w:r w:rsidR="00045023">
        <w:rPr>
          <w:rStyle w:val="HesberMishna"/>
          <w:rFonts w:hint="cs"/>
          <w:rtl/>
          <w:rPrChange w:id="20285" w:author="קלוד" w:date="2026-10-06T10:10:48Z">
            <w:rPr>
              <w:rStyle w:val="affff8"/>
              <w:rFonts w:hint="cs"/>
              <w:rtl/>
            </w:rPr>
          </w:rPrChange>
        </w:rPr>
        <w:t xml:space="preserve"> -</w:t>
      </w:r>
      <w:r w:rsidRPr="006C1E0B">
        <w:rPr>
          <w:rStyle w:val="HesberMishna"/>
          <w:rtl/>
          <w:rPrChange w:id="20286" w:author="קלוד" w:date="2026-10-06T10:10:48Z">
            <w:rPr>
              <w:rStyle w:val="affff8"/>
              <w:rtl/>
            </w:rPr>
          </w:rPrChange>
        </w:rPr>
        <w:t xml:space="preserve"> </w:t>
      </w:r>
      <w:r w:rsidR="00045023">
        <w:rPr>
          <w:rStyle w:val="HesberMishna"/>
          <w:rFonts w:hint="cs"/>
          <w:rtl/>
          <w:rPrChange w:id="20287" w:author="קלוד" w:date="2026-10-06T10:10:48Z">
            <w:rPr>
              <w:rStyle w:val="affff8"/>
              <w:rFonts w:hint="cs"/>
              <w:rtl/>
            </w:rPr>
          </w:rPrChange>
        </w:rPr>
        <w:t xml:space="preserve">[מצד] </w:t>
      </w:r>
      <w:r w:rsidRPr="006C1E0B">
        <w:rPr>
          <w:rStyle w:val="HesberMishna"/>
          <w:rtl/>
          <w:rPrChange w:id="20288" w:author="קלוד" w:date="2026-10-06T10:10:48Z">
            <w:rPr>
              <w:rStyle w:val="affff8"/>
              <w:rtl/>
            </w:rPr>
          </w:rPrChange>
        </w:rPr>
        <w:t xml:space="preserve">פקח </w:t>
      </w:r>
      <w:r w:rsidR="00045023">
        <w:rPr>
          <w:rStyle w:val="HesberMishna"/>
          <w:rFonts w:hint="cs"/>
          <w:rtl/>
          <w:rPrChange w:id="20289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290" w:author="קלוד" w:date="2026-10-06T10:10:48Z">
            <w:rPr>
              <w:rStyle w:val="affff8"/>
              <w:rtl/>
            </w:rPr>
          </w:rPrChange>
        </w:rPr>
        <w:t>פקחת</w:t>
      </w:r>
      <w:r w:rsidRPr="009812AF">
        <w:rPr>
          <w:rStyle w:val="afff1"/>
          <w:rFonts w:ascii="Fb Fontext" w:hAnsi="Fb Fontext"/>
          <w:b/>
          <w:bCs w:val="0"/>
          <w:spacing w:val="4"/>
          <w:rtl/>
        </w:rPr>
        <w:t xml:space="preserve"> תצא</w:t>
      </w:r>
      <w:r w:rsidR="00045023">
        <w:rPr>
          <w:rStyle w:val="afff1"/>
          <w:rFonts w:ascii="Fb Fontext" w:hAnsi="Fb Fontext" w:hint="cs"/>
          <w:b/>
          <w:bCs w:val="0"/>
          <w:spacing w:val="4"/>
          <w:rtl/>
        </w:rPr>
        <w:t>,</w:t>
      </w:r>
      <w:r w:rsidRPr="009812AF">
        <w:rPr>
          <w:rStyle w:val="afff1"/>
          <w:rFonts w:ascii="Fb Fontext" w:hAnsi="Fb Fontext"/>
          <w:b/>
          <w:bCs w:val="0"/>
          <w:spacing w:val="4"/>
          <w:rtl/>
        </w:rPr>
        <w:t xml:space="preserve"> </w:t>
      </w:r>
      <w:r w:rsidR="00045023">
        <w:rPr>
          <w:rStyle w:val="afff1"/>
          <w:rFonts w:ascii="Fb Fontext" w:hAnsi="Fb Fontext" w:hint="cs"/>
          <w:b/>
          <w:bCs w:val="0"/>
          <w:spacing w:val="4"/>
          <w:rtl/>
        </w:rPr>
        <w:t>ד</w:t>
      </w:r>
      <w:r w:rsidRPr="009812AF">
        <w:rPr>
          <w:rStyle w:val="afff1"/>
          <w:rFonts w:ascii="Fb Fontext" w:hAnsi="Fb Fontext"/>
          <w:b/>
          <w:bCs w:val="0"/>
          <w:spacing w:val="4"/>
          <w:rtl/>
        </w:rPr>
        <w:t>אחות אשה.</w:t>
      </w:r>
    </w:p>
    <w:p w14:paraId="252A7DA3" w14:textId="5BFF1EBC" w:rsidR="00B433C9" w:rsidRPr="00C35A2C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6C1E0B">
        <w:rPr>
          <w:rStyle w:val="HesberMishna"/>
          <w:rtl/>
          <w:rPrChange w:id="20291" w:author="קלוד" w:date="2026-10-06T10:10:48Z">
            <w:rPr>
              <w:rStyle w:val="affff8"/>
              <w:rtl/>
            </w:rPr>
          </w:rPrChange>
        </w:rPr>
        <w:t xml:space="preserve">מת פקח </w:t>
      </w:r>
      <w:r w:rsidR="00045023">
        <w:rPr>
          <w:rStyle w:val="HesberMishna"/>
          <w:rFonts w:hint="cs"/>
          <w:rtl/>
          <w:rPrChange w:id="20292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293" w:author="קלוד" w:date="2026-10-06T10:10:48Z">
            <w:rPr>
              <w:rStyle w:val="affff8"/>
              <w:rtl/>
            </w:rPr>
          </w:rPrChange>
        </w:rPr>
        <w:t>פקחת</w:t>
      </w:r>
      <w:r w:rsidR="00045023">
        <w:rPr>
          <w:rStyle w:val="HesberMishna"/>
          <w:rFonts w:hint="cs"/>
          <w:rtl/>
          <w:rPrChange w:id="20294" w:author="קלוד" w:date="2026-10-06T10:10:48Z">
            <w:rPr>
              <w:rStyle w:val="affff8"/>
              <w:rFonts w:hint="cs"/>
              <w:rtl/>
            </w:rPr>
          </w:rPrChange>
        </w:rPr>
        <w:t xml:space="preserve"> -</w:t>
      </w:r>
      <w:r w:rsidRPr="006C1E0B">
        <w:rPr>
          <w:rStyle w:val="HesberMishna"/>
          <w:rtl/>
          <w:rPrChange w:id="20295" w:author="קלוד" w:date="2026-10-06T10:10:48Z">
            <w:rPr>
              <w:rStyle w:val="affff8"/>
              <w:rtl/>
            </w:rPr>
          </w:rPrChange>
        </w:rPr>
        <w:t xml:space="preserve"> פקח </w:t>
      </w:r>
      <w:r w:rsidR="00045023">
        <w:rPr>
          <w:rStyle w:val="HesberMishna"/>
          <w:rFonts w:hint="cs"/>
          <w:rtl/>
          <w:rPrChange w:id="20296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297" w:author="קלוד" w:date="2026-10-06T10:10:48Z">
            <w:rPr>
              <w:rStyle w:val="affff8"/>
              <w:rtl/>
            </w:rPr>
          </w:rPrChange>
        </w:rPr>
        <w:t xml:space="preserve">חרשת </w:t>
      </w:r>
      <w:r w:rsidRPr="00CB082E">
        <w:rPr>
          <w:rStyle w:val="afff1"/>
          <w:rFonts w:ascii="Fb Fontext" w:hAnsi="Fb Fontext"/>
          <w:b/>
          <w:bCs w:val="0"/>
          <w:spacing w:val="4"/>
          <w:rtl/>
        </w:rPr>
        <w:t>אשתו בגט</w:t>
      </w:r>
      <w:r w:rsidR="00045023">
        <w:rPr>
          <w:rStyle w:val="afff1"/>
          <w:rFonts w:ascii="Fb Fontext" w:hAnsi="Fb Fontext" w:hint="cs"/>
          <w:b/>
          <w:bCs w:val="0"/>
          <w:spacing w:val="4"/>
          <w:rtl/>
        </w:rPr>
        <w:t>,</w:t>
      </w:r>
      <w:r w:rsidRPr="00CB082E">
        <w:rPr>
          <w:rStyle w:val="afff1"/>
          <w:rFonts w:ascii="Fb Fontext" w:hAnsi="Fb Fontext"/>
          <w:b/>
          <w:bCs w:val="0"/>
          <w:spacing w:val="4"/>
          <w:rtl/>
        </w:rPr>
        <w:t xml:space="preserve"> ואא</w:t>
      </w:r>
      <w:r w:rsidR="00045023">
        <w:rPr>
          <w:rStyle w:val="afff1"/>
          <w:rFonts w:ascii="Fb Fontext" w:hAnsi="Fb Fontext" w:hint="cs"/>
          <w:b/>
          <w:bCs w:val="0"/>
          <w:spacing w:val="4"/>
          <w:rtl/>
        </w:rPr>
        <w:t>"</w:t>
      </w:r>
      <w:r w:rsidRPr="00CB082E">
        <w:rPr>
          <w:rStyle w:val="afff1"/>
          <w:rFonts w:ascii="Fb Fontext" w:hAnsi="Fb Fontext"/>
          <w:b/>
          <w:bCs w:val="0"/>
          <w:spacing w:val="4"/>
          <w:rtl/>
        </w:rPr>
        <w:t>ח בחליצה</w:t>
      </w:r>
      <w:r w:rsidRPr="00C35A2C">
        <w:rPr>
          <w:rStyle w:val="afff1"/>
          <w:rFonts w:ascii="Fb Fontext" w:hAnsi="Fb Fontext"/>
          <w:b/>
          <w:bCs w:val="0"/>
          <w:rtl/>
        </w:rPr>
        <w:t>.</w:t>
      </w:r>
    </w:p>
    <w:p w14:paraId="6A22A20A" w14:textId="76FDB5F0" w:rsidR="00B433C9" w:rsidRDefault="00045023" w:rsidP="005334BE">
      <w:pPr>
        <w:pStyle w:val="affffb"/>
        <w:rPr>
          <w:rStyle w:val="afff1"/>
          <w:b/>
          <w:bCs w:val="0"/>
          <w:rtl/>
        </w:rPr>
      </w:pPr>
      <w:ins w:id="10008" w:author="מספור קטעי משנה" w:date="2026-10-06T06:45:58Z">
        <w:r>
          <w:rPr>
            <w:rStyle w:val="MisparKeta"/>
          </w:rPr>
          <w:t xml:space="preserve">א. </w:t>
        </w:r>
      </w:ins>
      <w:bookmarkStart w:id="1299" w:name="_Toc119173217"/>
      <w:bookmarkStart w:id="1300" w:name="_Toc119230311"/>
      <w:r>
        <w:rPr>
          <w:rStyle w:val="afff1"/>
          <w:rFonts w:hint="cs"/>
          <w:rtl/>
        </w:rPr>
        <w:t>ב'</w:t>
      </w:r>
      <w:r w:rsidR="00B433C9" w:rsidRPr="00C35A2C">
        <w:rPr>
          <w:rStyle w:val="afff1"/>
          <w:rtl/>
        </w:rPr>
        <w:t xml:space="preserve"> אחין חרש ופקח, ל</w:t>
      </w:r>
      <w:r>
        <w:rPr>
          <w:rStyle w:val="afff1"/>
          <w:rFonts w:hint="cs"/>
          <w:rtl/>
        </w:rPr>
        <w:t>ב'</w:t>
      </w:r>
      <w:r w:rsidR="00B433C9" w:rsidRPr="00C35A2C">
        <w:rPr>
          <w:rStyle w:val="afff1"/>
          <w:rtl/>
        </w:rPr>
        <w:t xml:space="preserve"> אחיות חרשת ופקחת</w:t>
      </w:r>
      <w:r>
        <w:rPr>
          <w:rStyle w:val="afff1"/>
          <w:rFonts w:hint="cs"/>
          <w:rtl/>
        </w:rPr>
        <w:t>:</w:t>
      </w:r>
      <w:bookmarkEnd w:id="1299"/>
      <w:bookmarkEnd w:id="1300"/>
    </w:p>
    <w:p>
      <w:pPr>
        <w:pStyle w:val="MishnaBatzad"/>
        <w:rPr>
          <w:ins w:id="20615" w:author="קלוד" w:date="2026-10-06T10:10:48Z"/>
        </w:rPr>
      </w:pPr>
      <w:ins w:id="20614" w:author="קלוד" w:date="2026-10-06T10:10:48Z">
        <w:r>
          <w:t xml:space="preserve">משנה ו</w:t>
        </w:r>
      </w:ins>
    </w:p>
    <w:p w14:paraId="4DAF52F1" w14:textId="73AB93CA" w:rsidR="00B433C9" w:rsidRPr="00177A98" w:rsidRDefault="00B433C9" w:rsidP="007C50EB">
      <w:pPr>
        <w:pStyle w:val="affc"/>
        <w:rPr>
          <w:rStyle w:val="afff1"/>
          <w:rFonts w:ascii="Fb Fontext" w:hAnsi="Fb Fontext"/>
          <w:b/>
          <w:bCs w:val="0"/>
          <w:spacing w:val="6"/>
          <w:rtl/>
        </w:rPr>
      </w:pPr>
      <w:r w:rsidRPr="006C1E0B">
        <w:rPr>
          <w:rStyle w:val="HesberMishna"/>
          <w:rtl/>
          <w:rPrChange w:id="20298" w:author="קלוד" w:date="2026-10-06T10:10:48Z">
            <w:rPr>
              <w:rStyle w:val="affff8"/>
              <w:rtl/>
            </w:rPr>
          </w:rPrChange>
        </w:rPr>
        <w:t xml:space="preserve">מת חרש </w:t>
      </w:r>
      <w:r w:rsidR="00AE1FAB" w:rsidRPr="006C1E0B">
        <w:rPr>
          <w:rStyle w:val="HesberMishna"/>
          <w:rFonts w:hint="eastAsia"/>
          <w:rtl/>
          <w:rPrChange w:id="20299" w:author="קלוד" w:date="2026-10-06T10:10:48Z">
            <w:rPr>
              <w:rStyle w:val="affff8"/>
              <w:rFonts w:hint="eastAsia"/>
              <w:rtl/>
            </w:rPr>
          </w:rPrChange>
        </w:rPr>
        <w:t>ד</w:t>
      </w:r>
      <w:r w:rsidRPr="006C1E0B">
        <w:rPr>
          <w:rStyle w:val="HesberMishna"/>
          <w:rtl/>
          <w:rPrChange w:id="20300" w:author="קלוד" w:date="2026-10-06T10:10:48Z">
            <w:rPr>
              <w:rStyle w:val="affff8"/>
              <w:rtl/>
            </w:rPr>
          </w:rPrChange>
        </w:rPr>
        <w:t xml:space="preserve">חרשת </w:t>
      </w:r>
      <w:r w:rsidR="00AE1FAB">
        <w:rPr>
          <w:rStyle w:val="HesberMishna"/>
          <w:rFonts w:hint="cs"/>
          <w:rtl/>
          <w:rPrChange w:id="20301" w:author="קלוד" w:date="2026-10-06T10:10:48Z">
            <w:rPr>
              <w:rStyle w:val="affff8"/>
              <w:rFonts w:hint="cs"/>
              <w:rtl/>
            </w:rPr>
          </w:rPrChange>
        </w:rPr>
        <w:t>-</w:t>
      </w:r>
      <w:r w:rsidR="00AE1FAB" w:rsidRPr="006C1E0B">
        <w:rPr>
          <w:rStyle w:val="HesberMishna"/>
          <w:rtl/>
          <w:rPrChange w:id="20302" w:author="קלוד" w:date="2026-10-06T10:10:48Z">
            <w:rPr>
              <w:rStyle w:val="affff8"/>
              <w:rtl/>
            </w:rPr>
          </w:rPrChange>
        </w:rPr>
        <w:t xml:space="preserve"> [מצד] </w:t>
      </w:r>
      <w:r w:rsidRPr="006C1E0B">
        <w:rPr>
          <w:rStyle w:val="HesberMishna"/>
          <w:rtl/>
          <w:rPrChange w:id="20303" w:author="קלוד" w:date="2026-10-06T10:10:48Z">
            <w:rPr>
              <w:rStyle w:val="affff8"/>
              <w:rtl/>
            </w:rPr>
          </w:rPrChange>
        </w:rPr>
        <w:t xml:space="preserve">פקח </w:t>
      </w:r>
      <w:r w:rsidR="00AE1FAB" w:rsidRPr="006C1E0B">
        <w:rPr>
          <w:rStyle w:val="HesberMishna"/>
          <w:rFonts w:hint="eastAsia"/>
          <w:rtl/>
          <w:rPrChange w:id="20304" w:author="קלוד" w:date="2026-10-06T10:10:48Z">
            <w:rPr>
              <w:rStyle w:val="affff8"/>
              <w:rFonts w:hint="eastAsia"/>
              <w:rtl/>
            </w:rPr>
          </w:rPrChange>
        </w:rPr>
        <w:t>ד</w:t>
      </w:r>
      <w:r w:rsidRPr="006C1E0B">
        <w:rPr>
          <w:rStyle w:val="HesberMishna"/>
          <w:rtl/>
          <w:rPrChange w:id="20305" w:author="קלוד" w:date="2026-10-06T10:10:48Z">
            <w:rPr>
              <w:rStyle w:val="affff8"/>
              <w:rtl/>
            </w:rPr>
          </w:rPrChange>
        </w:rPr>
        <w:t>פקחת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 xml:space="preserve"> תצא</w:t>
      </w:r>
      <w:r w:rsidR="00AE1FAB">
        <w:rPr>
          <w:rStyle w:val="afff1"/>
          <w:rFonts w:ascii="Fb Fontext" w:hAnsi="Fb Fontext" w:hint="cs"/>
          <w:b/>
          <w:bCs w:val="0"/>
          <w:spacing w:val="6"/>
          <w:rtl/>
        </w:rPr>
        <w:t>,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 xml:space="preserve"> </w:t>
      </w:r>
      <w:r w:rsidR="00AE1FAB">
        <w:rPr>
          <w:rStyle w:val="afff1"/>
          <w:rFonts w:ascii="Fb Fontext" w:hAnsi="Fb Fontext" w:hint="cs"/>
          <w:b/>
          <w:bCs w:val="0"/>
          <w:spacing w:val="6"/>
          <w:rtl/>
        </w:rPr>
        <w:t>ד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>אחות אשה.</w:t>
      </w:r>
    </w:p>
    <w:p w14:paraId="5A0DC450" w14:textId="2A8CE634" w:rsidR="00B433C9" w:rsidRPr="00CB082E" w:rsidRDefault="00B433C9" w:rsidP="007C50EB">
      <w:pPr>
        <w:pStyle w:val="affc"/>
        <w:rPr>
          <w:rStyle w:val="afff1"/>
          <w:rFonts w:ascii="Fb Fontext" w:hAnsi="Fb Fontext"/>
          <w:b/>
          <w:bCs w:val="0"/>
          <w:spacing w:val="6"/>
          <w:rtl/>
        </w:rPr>
      </w:pPr>
      <w:r w:rsidRPr="006C1E0B">
        <w:rPr>
          <w:rStyle w:val="HesberMishna"/>
          <w:rtl/>
          <w:rPrChange w:id="20306" w:author="קלוד" w:date="2026-10-06T10:10:48Z">
            <w:rPr>
              <w:rStyle w:val="affff8"/>
              <w:rtl/>
            </w:rPr>
          </w:rPrChange>
        </w:rPr>
        <w:t xml:space="preserve">מת פקח </w:t>
      </w:r>
      <w:r w:rsidR="00AE1FAB">
        <w:rPr>
          <w:rStyle w:val="HesberMishna"/>
          <w:rFonts w:hint="cs"/>
          <w:rtl/>
          <w:rPrChange w:id="20307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308" w:author="קלוד" w:date="2026-10-06T10:10:48Z">
            <w:rPr>
              <w:rStyle w:val="affff8"/>
              <w:rtl/>
            </w:rPr>
          </w:rPrChange>
        </w:rPr>
        <w:t>פקחת</w:t>
      </w:r>
      <w:r w:rsidR="00AE1FAB">
        <w:rPr>
          <w:rStyle w:val="HesberMishna"/>
          <w:rFonts w:hint="cs"/>
          <w:rtl/>
          <w:rPrChange w:id="20309" w:author="קלוד" w:date="2026-10-06T10:10:48Z">
            <w:rPr>
              <w:rStyle w:val="affff8"/>
              <w:rFonts w:hint="cs"/>
              <w:rtl/>
            </w:rPr>
          </w:rPrChange>
        </w:rPr>
        <w:t xml:space="preserve"> -</w:t>
      </w:r>
      <w:r w:rsidRPr="006C1E0B">
        <w:rPr>
          <w:rStyle w:val="HesberMishna"/>
          <w:rtl/>
          <w:rPrChange w:id="20310" w:author="קלוד" w:date="2026-10-06T10:10:48Z">
            <w:rPr>
              <w:rStyle w:val="affff8"/>
              <w:rtl/>
            </w:rPr>
          </w:rPrChange>
        </w:rPr>
        <w:t xml:space="preserve"> חרש </w:t>
      </w:r>
      <w:r w:rsidR="00AE1FAB">
        <w:rPr>
          <w:rStyle w:val="HesberMishna"/>
          <w:rFonts w:hint="cs"/>
          <w:rtl/>
          <w:rPrChange w:id="20311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312" w:author="קלוד" w:date="2026-10-06T10:10:48Z">
            <w:rPr>
              <w:rStyle w:val="affff8"/>
              <w:rtl/>
            </w:rPr>
          </w:rPrChange>
        </w:rPr>
        <w:t>חרשת</w:t>
      </w:r>
      <w:r w:rsidRPr="00CB082E">
        <w:rPr>
          <w:rStyle w:val="afff1"/>
          <w:rFonts w:ascii="Fb Fontext" w:hAnsi="Fb Fontext" w:hint="cs"/>
          <w:b/>
          <w:bCs w:val="0"/>
          <w:spacing w:val="6"/>
          <w:rtl/>
        </w:rPr>
        <w:t xml:space="preserve"> </w:t>
      </w:r>
      <w:r w:rsidRPr="00CB082E">
        <w:rPr>
          <w:rStyle w:val="afff1"/>
          <w:rFonts w:ascii="Fb Fontext" w:hAnsi="Fb Fontext"/>
          <w:b/>
          <w:bCs w:val="0"/>
          <w:spacing w:val="6"/>
          <w:rtl/>
        </w:rPr>
        <w:t>אשתו בגט, ואא</w:t>
      </w:r>
      <w:r w:rsidR="00AE1FAB">
        <w:rPr>
          <w:rStyle w:val="afff1"/>
          <w:rFonts w:ascii="Fb Fontext" w:hAnsi="Fb Fontext" w:hint="cs"/>
          <w:b/>
          <w:bCs w:val="0"/>
          <w:spacing w:val="6"/>
          <w:rtl/>
        </w:rPr>
        <w:t>"</w:t>
      </w:r>
      <w:r w:rsidRPr="00CB082E">
        <w:rPr>
          <w:rStyle w:val="afff1"/>
          <w:rFonts w:ascii="Fb Fontext" w:hAnsi="Fb Fontext"/>
          <w:b/>
          <w:bCs w:val="0"/>
          <w:spacing w:val="6"/>
          <w:rtl/>
        </w:rPr>
        <w:t>ח אסורה לעול</w:t>
      </w:r>
      <w:r w:rsidRPr="00CB082E">
        <w:rPr>
          <w:rStyle w:val="afff1"/>
          <w:rFonts w:ascii="Fb Fontext" w:hAnsi="Fb Fontext" w:hint="cs"/>
          <w:b/>
          <w:bCs w:val="0"/>
          <w:spacing w:val="6"/>
          <w:rtl/>
        </w:rPr>
        <w:t>ם</w:t>
      </w:r>
      <w:r w:rsidR="00AE1FAB">
        <w:rPr>
          <w:rStyle w:val="afff1"/>
          <w:rFonts w:ascii="Fb Fontext" w:hAnsi="Fb Fontext" w:hint="cs"/>
          <w:b/>
          <w:bCs w:val="0"/>
          <w:spacing w:val="6"/>
          <w:rtl/>
        </w:rPr>
        <w:t>.</w:t>
      </w:r>
    </w:p>
    <w:p w14:paraId="5D3105F4" w14:textId="4E3188DA" w:rsidR="00B433C9" w:rsidRDefault="00AE1FAB" w:rsidP="005334BE">
      <w:pPr>
        <w:pStyle w:val="affffb"/>
        <w:rPr>
          <w:rStyle w:val="afff1"/>
          <w:b/>
          <w:bCs w:val="0"/>
          <w:rtl/>
        </w:rPr>
      </w:pPr>
      <w:ins w:id="10009" w:author="מספור קטעי משנה" w:date="2026-10-06T06:45:58Z">
        <w:r>
          <w:rPr>
            <w:rStyle w:val="MisparKeta"/>
          </w:rPr>
          <w:t xml:space="preserve">א. </w:t>
        </w:r>
      </w:ins>
      <w:bookmarkStart w:id="1301" w:name="_Toc119173218"/>
      <w:bookmarkStart w:id="1302" w:name="_Toc119230312"/>
      <w:r>
        <w:rPr>
          <w:rStyle w:val="afff1"/>
          <w:rFonts w:hint="cs"/>
          <w:rtl/>
        </w:rPr>
        <w:t>ב'</w:t>
      </w:r>
      <w:r w:rsidR="00B433C9" w:rsidRPr="00C35A2C">
        <w:rPr>
          <w:rStyle w:val="afff1"/>
          <w:rtl/>
        </w:rPr>
        <w:t xml:space="preserve"> אחין חרש ופקח, ל</w:t>
      </w:r>
      <w:r>
        <w:rPr>
          <w:rStyle w:val="afff1"/>
          <w:rFonts w:hint="cs"/>
          <w:rtl/>
        </w:rPr>
        <w:t>ב'</w:t>
      </w:r>
      <w:r w:rsidR="00B433C9" w:rsidRPr="00C35A2C">
        <w:rPr>
          <w:rStyle w:val="afff1"/>
          <w:rtl/>
        </w:rPr>
        <w:t xml:space="preserve"> נכריות פקחות</w:t>
      </w:r>
      <w:r>
        <w:rPr>
          <w:rStyle w:val="afff1"/>
          <w:rFonts w:hint="cs"/>
          <w:rtl/>
        </w:rPr>
        <w:t>:</w:t>
      </w:r>
      <w:bookmarkEnd w:id="1301"/>
      <w:bookmarkEnd w:id="1302"/>
    </w:p>
    <w:p>
      <w:pPr>
        <w:pStyle w:val="MishnaBatzad"/>
        <w:rPr>
          <w:ins w:id="20617" w:author="קלוד" w:date="2026-10-06T10:10:48Z"/>
        </w:rPr>
      </w:pPr>
      <w:ins w:id="20616" w:author="קלוד" w:date="2026-10-06T10:10:48Z">
        <w:r>
          <w:t xml:space="preserve">משנה ז</w:t>
        </w:r>
      </w:ins>
    </w:p>
    <w:p w14:paraId="3CBE5A20" w14:textId="7AF7FC91" w:rsidR="00B433C9" w:rsidRPr="00C35A2C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6C1E0B">
        <w:rPr>
          <w:rStyle w:val="HesberMishna"/>
          <w:rtl/>
          <w:rPrChange w:id="20313" w:author="קלוד" w:date="2026-10-06T10:10:48Z">
            <w:rPr>
              <w:rStyle w:val="affff8"/>
              <w:rtl/>
            </w:rPr>
          </w:rPrChange>
        </w:rPr>
        <w:t xml:space="preserve">מת חרש </w:t>
      </w:r>
      <w:r w:rsidR="009F66B3">
        <w:rPr>
          <w:rStyle w:val="HesberMishna"/>
          <w:rFonts w:hint="cs"/>
          <w:rtl/>
          <w:rPrChange w:id="20314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315" w:author="קלוד" w:date="2026-10-06T10:10:48Z">
            <w:rPr>
              <w:rStyle w:val="affff8"/>
              <w:rtl/>
            </w:rPr>
          </w:rPrChange>
        </w:rPr>
        <w:t>פקחת</w:t>
      </w:r>
      <w:r w:rsidR="009F66B3">
        <w:rPr>
          <w:rStyle w:val="HesberMishna"/>
          <w:rFonts w:hint="cs"/>
          <w:rtl/>
          <w:rPrChange w:id="20316" w:author="קלוד" w:date="2026-10-06T10:10:48Z">
            <w:rPr>
              <w:rStyle w:val="affff8"/>
              <w:rFonts w:hint="cs"/>
              <w:rtl/>
            </w:rPr>
          </w:rPrChange>
        </w:rPr>
        <w:t xml:space="preserve"> -</w:t>
      </w:r>
      <w:r w:rsidRPr="006C1E0B">
        <w:rPr>
          <w:rStyle w:val="HesberMishna"/>
          <w:rtl/>
          <w:rPrChange w:id="20317" w:author="קלוד" w:date="2026-10-06T10:10:48Z">
            <w:rPr>
              <w:rStyle w:val="affff8"/>
              <w:rtl/>
            </w:rPr>
          </w:rPrChange>
        </w:rPr>
        <w:t xml:space="preserve"> פקח </w:t>
      </w:r>
      <w:r w:rsidR="009F66B3">
        <w:rPr>
          <w:rStyle w:val="HesberMishna"/>
          <w:rFonts w:hint="cs"/>
          <w:rtl/>
          <w:rPrChange w:id="20318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319" w:author="קלוד" w:date="2026-10-06T10:10:48Z">
            <w:rPr>
              <w:rStyle w:val="affff8"/>
              <w:rtl/>
            </w:rPr>
          </w:rPrChange>
        </w:rPr>
        <w:t>פקחת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או חולץ או מייבם.</w:t>
      </w:r>
    </w:p>
    <w:p w14:paraId="6D945A75" w14:textId="1B268161" w:rsidR="00B433C9" w:rsidRPr="00177A98" w:rsidRDefault="00B433C9" w:rsidP="007C50EB">
      <w:pPr>
        <w:pStyle w:val="affc"/>
        <w:rPr>
          <w:rStyle w:val="afff1"/>
          <w:rFonts w:ascii="Fb Fontext" w:hAnsi="Fb Fontext"/>
          <w:b/>
          <w:bCs w:val="0"/>
          <w:spacing w:val="6"/>
          <w:rtl/>
        </w:rPr>
      </w:pPr>
      <w:r w:rsidRPr="006C1E0B">
        <w:rPr>
          <w:rStyle w:val="HesberMishna"/>
          <w:rtl/>
          <w:rPrChange w:id="20320" w:author="קלוד" w:date="2026-10-06T10:10:48Z">
            <w:rPr>
              <w:rStyle w:val="affff8"/>
              <w:rtl/>
            </w:rPr>
          </w:rPrChange>
        </w:rPr>
        <w:t xml:space="preserve">מת פקח </w:t>
      </w:r>
      <w:r w:rsidR="009F66B3">
        <w:rPr>
          <w:rStyle w:val="HesberMishna"/>
          <w:rFonts w:hint="cs"/>
          <w:rtl/>
          <w:rPrChange w:id="20321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322" w:author="קלוד" w:date="2026-10-06T10:10:48Z">
            <w:rPr>
              <w:rStyle w:val="affff8"/>
              <w:rtl/>
            </w:rPr>
          </w:rPrChange>
        </w:rPr>
        <w:t>פקחת</w:t>
      </w:r>
      <w:r w:rsidR="009F66B3">
        <w:rPr>
          <w:rStyle w:val="HesberMishna"/>
          <w:rFonts w:hint="cs"/>
          <w:rtl/>
          <w:rPrChange w:id="20323" w:author="קלוד" w:date="2026-10-06T10:10:48Z">
            <w:rPr>
              <w:rStyle w:val="affff8"/>
              <w:rFonts w:hint="cs"/>
              <w:rtl/>
            </w:rPr>
          </w:rPrChange>
        </w:rPr>
        <w:t xml:space="preserve"> -</w:t>
      </w:r>
      <w:r w:rsidRPr="006C1E0B">
        <w:rPr>
          <w:rStyle w:val="HesberMishna"/>
          <w:rtl/>
          <w:rPrChange w:id="20324" w:author="קלוד" w:date="2026-10-06T10:10:48Z">
            <w:rPr>
              <w:rStyle w:val="affff8"/>
              <w:rtl/>
            </w:rPr>
          </w:rPrChange>
        </w:rPr>
        <w:t xml:space="preserve"> חרש </w:t>
      </w:r>
      <w:r w:rsidR="009F66B3">
        <w:rPr>
          <w:rStyle w:val="HesberMishna"/>
          <w:rFonts w:hint="cs"/>
          <w:rtl/>
          <w:rPrChange w:id="20325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326" w:author="קלוד" w:date="2026-10-06T10:10:48Z">
            <w:rPr>
              <w:rStyle w:val="affff8"/>
              <w:rtl/>
            </w:rPr>
          </w:rPrChange>
        </w:rPr>
        <w:t>פקחת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 xml:space="preserve"> כונס</w:t>
      </w:r>
      <w:r w:rsidR="009F66B3">
        <w:rPr>
          <w:rStyle w:val="afff1"/>
          <w:rFonts w:ascii="Fb Fontext" w:hAnsi="Fb Fontext" w:hint="cs"/>
          <w:b/>
          <w:bCs w:val="0"/>
          <w:spacing w:val="6"/>
          <w:rtl/>
        </w:rPr>
        <w:t>,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 xml:space="preserve"> ואינו מוציא לעולם.</w:t>
      </w:r>
    </w:p>
    <w:p w14:paraId="6F5F3CBA" w14:textId="25B202A7" w:rsidR="00B433C9" w:rsidRDefault="009F66B3" w:rsidP="005334BE">
      <w:pPr>
        <w:pStyle w:val="affffb"/>
        <w:rPr>
          <w:rStyle w:val="afff1"/>
          <w:b/>
          <w:bCs w:val="0"/>
          <w:rtl/>
        </w:rPr>
      </w:pPr>
      <w:ins w:id="10010" w:author="מספור קטעי משנה" w:date="2026-10-06T06:45:58Z">
        <w:r>
          <w:rPr>
            <w:rStyle w:val="MisparKeta"/>
          </w:rPr>
          <w:t xml:space="preserve">א. </w:t>
        </w:r>
      </w:ins>
      <w:bookmarkStart w:id="1303" w:name="_Toc119173219"/>
      <w:bookmarkStart w:id="1304" w:name="_Toc119230313"/>
      <w:r>
        <w:rPr>
          <w:rStyle w:val="afff1"/>
          <w:rFonts w:hint="cs"/>
          <w:rtl/>
        </w:rPr>
        <w:t>ב'</w:t>
      </w:r>
      <w:r w:rsidR="00B433C9" w:rsidRPr="00C35A2C">
        <w:rPr>
          <w:rStyle w:val="afff1"/>
          <w:rtl/>
        </w:rPr>
        <w:t xml:space="preserve"> אחין פקחין</w:t>
      </w:r>
      <w:r>
        <w:rPr>
          <w:rStyle w:val="afff1"/>
          <w:rFonts w:hint="cs"/>
          <w:rtl/>
        </w:rPr>
        <w:t>,</w:t>
      </w:r>
      <w:r w:rsidR="00B433C9" w:rsidRPr="00C35A2C">
        <w:rPr>
          <w:rStyle w:val="afff1"/>
          <w:rtl/>
        </w:rPr>
        <w:t xml:space="preserve"> לב' נכריות חרשת</w:t>
      </w:r>
      <w:r w:rsidR="0084319F">
        <w:rPr>
          <w:rStyle w:val="afff1"/>
          <w:rFonts w:hint="cs"/>
          <w:rtl/>
        </w:rPr>
        <w:t xml:space="preserve"> ופקחת</w:t>
      </w:r>
      <w:r>
        <w:rPr>
          <w:rStyle w:val="afff1"/>
          <w:rFonts w:hint="cs"/>
          <w:rtl/>
        </w:rPr>
        <w:t>:</w:t>
      </w:r>
      <w:bookmarkEnd w:id="1303"/>
      <w:bookmarkEnd w:id="1304"/>
    </w:p>
    <w:p>
      <w:pPr>
        <w:pStyle w:val="MishnaBatzad"/>
        <w:rPr>
          <w:ins w:id="20619" w:author="קלוד" w:date="2026-10-06T10:10:48Z"/>
        </w:rPr>
      </w:pPr>
      <w:ins w:id="20618" w:author="קלוד" w:date="2026-10-06T10:10:48Z">
        <w:r>
          <w:t xml:space="preserve">משנה ח</w:t>
        </w:r>
      </w:ins>
    </w:p>
    <w:p w14:paraId="33A9A016" w14:textId="4F38576A" w:rsidR="00B433C9" w:rsidRPr="00C35A2C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6C1E0B">
        <w:rPr>
          <w:rStyle w:val="HesberMishna"/>
          <w:rtl/>
          <w:rPrChange w:id="20327" w:author="קלוד" w:date="2026-10-06T10:10:48Z">
            <w:rPr>
              <w:rStyle w:val="affff8"/>
              <w:rtl/>
            </w:rPr>
          </w:rPrChange>
        </w:rPr>
        <w:t xml:space="preserve">מת פקח </w:t>
      </w:r>
      <w:r w:rsidR="009F66B3">
        <w:rPr>
          <w:rStyle w:val="HesberMishna"/>
          <w:rFonts w:hint="cs"/>
          <w:rtl/>
          <w:rPrChange w:id="20328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329" w:author="קלוד" w:date="2026-10-06T10:10:48Z">
            <w:rPr>
              <w:rStyle w:val="affff8"/>
              <w:rtl/>
            </w:rPr>
          </w:rPrChange>
        </w:rPr>
        <w:t>חרשת</w:t>
      </w:r>
      <w:r w:rsidR="009F66B3">
        <w:rPr>
          <w:rStyle w:val="HesberMishna"/>
          <w:rFonts w:hint="cs"/>
          <w:rtl/>
          <w:rPrChange w:id="20330" w:author="קלוד" w:date="2026-10-06T10:10:48Z">
            <w:rPr>
              <w:rStyle w:val="affff8"/>
              <w:rFonts w:hint="cs"/>
              <w:rtl/>
            </w:rPr>
          </w:rPrChange>
        </w:rPr>
        <w:t xml:space="preserve"> -</w:t>
      </w:r>
      <w:r w:rsidRPr="006C1E0B">
        <w:rPr>
          <w:rStyle w:val="HesberMishna"/>
          <w:rtl/>
          <w:rPrChange w:id="20331" w:author="קלוד" w:date="2026-10-06T10:10:48Z">
            <w:rPr>
              <w:rStyle w:val="affff8"/>
              <w:rtl/>
            </w:rPr>
          </w:rPrChange>
        </w:rPr>
        <w:t xml:space="preserve"> פקח </w:t>
      </w:r>
      <w:r w:rsidR="009F66B3">
        <w:rPr>
          <w:rStyle w:val="HesberMishna"/>
          <w:rFonts w:hint="cs"/>
          <w:rtl/>
          <w:rPrChange w:id="20332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333" w:author="קלוד" w:date="2026-10-06T10:10:48Z">
            <w:rPr>
              <w:rStyle w:val="affff8"/>
              <w:rtl/>
            </w:rPr>
          </w:rPrChange>
        </w:rPr>
        <w:t>פקחת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כונס, ואם רצה יוציא.</w:t>
      </w:r>
    </w:p>
    <w:p w14:paraId="0D6F30DB" w14:textId="0346179E" w:rsidR="00B433C9" w:rsidRPr="00C35A2C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6C1E0B">
        <w:rPr>
          <w:rStyle w:val="HesberMishna"/>
          <w:rtl/>
          <w:rPrChange w:id="20334" w:author="קלוד" w:date="2026-10-06T10:10:48Z">
            <w:rPr>
              <w:rStyle w:val="affff8"/>
              <w:rtl/>
            </w:rPr>
          </w:rPrChange>
        </w:rPr>
        <w:t xml:space="preserve">מת פקח </w:t>
      </w:r>
      <w:r w:rsidR="009F66B3">
        <w:rPr>
          <w:rStyle w:val="HesberMishna"/>
          <w:rFonts w:hint="cs"/>
          <w:rtl/>
          <w:rPrChange w:id="20335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336" w:author="קלוד" w:date="2026-10-06T10:10:48Z">
            <w:rPr>
              <w:rStyle w:val="affff8"/>
              <w:rtl/>
            </w:rPr>
          </w:rPrChange>
        </w:rPr>
        <w:t>פקחת</w:t>
      </w:r>
      <w:r w:rsidR="009F66B3">
        <w:rPr>
          <w:rStyle w:val="HesberMishna"/>
          <w:rFonts w:hint="cs"/>
          <w:rtl/>
          <w:rPrChange w:id="20337" w:author="קלוד" w:date="2026-10-06T10:10:48Z">
            <w:rPr>
              <w:rStyle w:val="affff8"/>
              <w:rFonts w:hint="cs"/>
              <w:rtl/>
            </w:rPr>
          </w:rPrChange>
        </w:rPr>
        <w:t xml:space="preserve"> -</w:t>
      </w:r>
      <w:r w:rsidRPr="006C1E0B">
        <w:rPr>
          <w:rStyle w:val="HesberMishna"/>
          <w:rtl/>
          <w:rPrChange w:id="20338" w:author="קלוד" w:date="2026-10-06T10:10:48Z">
            <w:rPr>
              <w:rStyle w:val="affff8"/>
              <w:rtl/>
            </w:rPr>
          </w:rPrChange>
        </w:rPr>
        <w:t xml:space="preserve"> פקח </w:t>
      </w:r>
      <w:r w:rsidR="009F66B3">
        <w:rPr>
          <w:rStyle w:val="HesberMishna"/>
          <w:rFonts w:hint="cs"/>
          <w:rtl/>
          <w:rPrChange w:id="20339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340" w:author="קלוד" w:date="2026-10-06T10:10:48Z">
            <w:rPr>
              <w:rStyle w:val="affff8"/>
              <w:rtl/>
            </w:rPr>
          </w:rPrChange>
        </w:rPr>
        <w:t>חרשת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או חולץ או מייבם.</w:t>
      </w:r>
    </w:p>
    <w:p w14:paraId="7DB1F242" w14:textId="63C7D80A" w:rsidR="00B433C9" w:rsidRDefault="009F66B3" w:rsidP="005334BE">
      <w:pPr>
        <w:pStyle w:val="affffb"/>
        <w:rPr>
          <w:rStyle w:val="afff1"/>
          <w:b/>
          <w:bCs w:val="0"/>
          <w:rtl/>
        </w:rPr>
      </w:pPr>
      <w:ins w:id="10011" w:author="מספור קטעי משנה" w:date="2026-10-06T06:45:58Z">
        <w:r>
          <w:rPr>
            <w:rStyle w:val="MisparKeta"/>
          </w:rPr>
          <w:t xml:space="preserve">א. </w:t>
        </w:r>
      </w:ins>
      <w:bookmarkStart w:id="1305" w:name="_Toc119173220"/>
      <w:bookmarkStart w:id="1306" w:name="_Toc119230314"/>
      <w:r>
        <w:rPr>
          <w:rStyle w:val="afff1"/>
          <w:rFonts w:hint="cs"/>
          <w:rtl/>
        </w:rPr>
        <w:lastRenderedPageBreak/>
        <w:t>ב'</w:t>
      </w:r>
      <w:r w:rsidR="00B433C9" w:rsidRPr="00C35A2C">
        <w:rPr>
          <w:rStyle w:val="afff1"/>
          <w:rtl/>
        </w:rPr>
        <w:t xml:space="preserve"> אחין חרש ופקח, לב' נכריות חרשת ופקחת</w:t>
      </w:r>
      <w:r>
        <w:rPr>
          <w:rStyle w:val="afff1"/>
          <w:rFonts w:hint="cs"/>
          <w:rtl/>
        </w:rPr>
        <w:t>:</w:t>
      </w:r>
      <w:bookmarkEnd w:id="1305"/>
      <w:bookmarkEnd w:id="1306"/>
    </w:p>
    <w:p>
      <w:pPr>
        <w:pStyle w:val="MishnaBatzad"/>
        <w:rPr>
          <w:ins w:id="20621" w:author="קלוד" w:date="2026-10-06T10:10:48Z"/>
        </w:rPr>
      </w:pPr>
      <w:ins w:id="20620" w:author="קלוד" w:date="2026-10-06T10:10:48Z">
        <w:r>
          <w:t xml:space="preserve">משנה ט</w:t>
        </w:r>
      </w:ins>
    </w:p>
    <w:p w14:paraId="2EA7D0BA" w14:textId="7BDEAC06" w:rsidR="00B433C9" w:rsidRPr="00C35A2C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6C1E0B">
        <w:rPr>
          <w:rStyle w:val="HesberMishna"/>
          <w:rtl/>
          <w:rPrChange w:id="20341" w:author="קלוד" w:date="2026-10-06T10:10:48Z">
            <w:rPr>
              <w:rStyle w:val="affff8"/>
              <w:rtl/>
            </w:rPr>
          </w:rPrChange>
        </w:rPr>
        <w:t xml:space="preserve">מת חרש </w:t>
      </w:r>
      <w:r w:rsidR="009F66B3">
        <w:rPr>
          <w:rStyle w:val="HesberMishna"/>
          <w:rFonts w:hint="cs"/>
          <w:rtl/>
          <w:rPrChange w:id="20342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343" w:author="קלוד" w:date="2026-10-06T10:10:48Z">
            <w:rPr>
              <w:rStyle w:val="affff8"/>
              <w:rtl/>
            </w:rPr>
          </w:rPrChange>
        </w:rPr>
        <w:t>חרשת</w:t>
      </w:r>
      <w:r w:rsidR="009F66B3">
        <w:rPr>
          <w:rStyle w:val="HesberMishna"/>
          <w:rFonts w:hint="cs"/>
          <w:rtl/>
          <w:rPrChange w:id="20344" w:author="קלוד" w:date="2026-10-06T10:10:48Z">
            <w:rPr>
              <w:rStyle w:val="affff8"/>
              <w:rFonts w:hint="cs"/>
              <w:rtl/>
            </w:rPr>
          </w:rPrChange>
        </w:rPr>
        <w:t xml:space="preserve"> -</w:t>
      </w:r>
      <w:r w:rsidRPr="006C1E0B">
        <w:rPr>
          <w:rStyle w:val="HesberMishna"/>
          <w:rtl/>
          <w:rPrChange w:id="20345" w:author="קלוד" w:date="2026-10-06T10:10:48Z">
            <w:rPr>
              <w:rStyle w:val="affff8"/>
              <w:rtl/>
            </w:rPr>
          </w:rPrChange>
        </w:rPr>
        <w:t xml:space="preserve"> פקח </w:t>
      </w:r>
      <w:r w:rsidR="009F66B3">
        <w:rPr>
          <w:rStyle w:val="HesberMishna"/>
          <w:rFonts w:hint="cs"/>
          <w:rtl/>
          <w:rPrChange w:id="20346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347" w:author="קלוד" w:date="2026-10-06T10:10:48Z">
            <w:rPr>
              <w:rStyle w:val="affff8"/>
              <w:rtl/>
            </w:rPr>
          </w:rPrChange>
        </w:rPr>
        <w:t>פקחת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כונס, ואם רצה יוציא.</w:t>
      </w:r>
    </w:p>
    <w:p w14:paraId="3A7C5525" w14:textId="44EB2999" w:rsidR="00B433C9" w:rsidRDefault="00B433C9" w:rsidP="006C1E0B">
      <w:pPr>
        <w:pStyle w:val="affc"/>
        <w:rPr>
          <w:rtl/>
        </w:rPr>
      </w:pPr>
      <w:r w:rsidRPr="006C1E0B">
        <w:rPr>
          <w:rStyle w:val="HesberMishna"/>
          <w:rtl/>
          <w:rPrChange w:id="20348" w:author="קלוד" w:date="2026-10-06T10:10:48Z">
            <w:rPr>
              <w:rStyle w:val="affff8"/>
              <w:rtl/>
            </w:rPr>
          </w:rPrChange>
        </w:rPr>
        <w:t xml:space="preserve">מת פקח </w:t>
      </w:r>
      <w:r w:rsidR="009F66B3">
        <w:rPr>
          <w:rStyle w:val="HesberMishna"/>
          <w:rFonts w:hint="cs"/>
          <w:rtl/>
          <w:rPrChange w:id="20349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350" w:author="קלוד" w:date="2026-10-06T10:10:48Z">
            <w:rPr>
              <w:rStyle w:val="affff8"/>
              <w:rtl/>
            </w:rPr>
          </w:rPrChange>
        </w:rPr>
        <w:t>פקחת</w:t>
      </w:r>
      <w:r w:rsidR="009F66B3">
        <w:rPr>
          <w:rStyle w:val="HesberMishna"/>
          <w:rFonts w:hint="cs"/>
          <w:rtl/>
          <w:rPrChange w:id="20351" w:author="קלוד" w:date="2026-10-06T10:10:48Z">
            <w:rPr>
              <w:rStyle w:val="affff8"/>
              <w:rFonts w:hint="cs"/>
              <w:rtl/>
            </w:rPr>
          </w:rPrChange>
        </w:rPr>
        <w:t xml:space="preserve"> -</w:t>
      </w:r>
      <w:r w:rsidRPr="006C1E0B">
        <w:rPr>
          <w:rStyle w:val="HesberMishna"/>
          <w:rtl/>
          <w:rPrChange w:id="20352" w:author="קלוד" w:date="2026-10-06T10:10:48Z">
            <w:rPr>
              <w:rStyle w:val="affff8"/>
              <w:rtl/>
            </w:rPr>
          </w:rPrChange>
        </w:rPr>
        <w:t xml:space="preserve"> חרש </w:t>
      </w:r>
      <w:r w:rsidR="009F66B3">
        <w:rPr>
          <w:rStyle w:val="HesberMishna"/>
          <w:rFonts w:hint="cs"/>
          <w:rtl/>
          <w:rPrChange w:id="20353" w:author="קלוד" w:date="2026-10-06T10:10:48Z">
            <w:rPr>
              <w:rStyle w:val="affff8"/>
              <w:rFonts w:hint="cs"/>
              <w:rtl/>
            </w:rPr>
          </w:rPrChange>
        </w:rPr>
        <w:t>ד</w:t>
      </w:r>
      <w:r w:rsidRPr="006C1E0B">
        <w:rPr>
          <w:rStyle w:val="HesberMishna"/>
          <w:rtl/>
          <w:rPrChange w:id="20354" w:author="קלוד" w:date="2026-10-06T10:10:48Z">
            <w:rPr>
              <w:rStyle w:val="affff8"/>
              <w:rtl/>
            </w:rPr>
          </w:rPrChange>
        </w:rPr>
        <w:t>חרשת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 xml:space="preserve"> כונס</w:t>
      </w:r>
      <w:r w:rsidR="009F66B3">
        <w:rPr>
          <w:rStyle w:val="afff1"/>
          <w:rFonts w:ascii="Fb Fontext" w:hAnsi="Fb Fontext" w:hint="cs"/>
          <w:b/>
          <w:bCs w:val="0"/>
          <w:spacing w:val="6"/>
          <w:rtl/>
        </w:rPr>
        <w:t>,</w:t>
      </w:r>
      <w:r w:rsidRPr="00177A98">
        <w:rPr>
          <w:rStyle w:val="afff1"/>
          <w:rFonts w:ascii="Fb Fontext" w:hAnsi="Fb Fontext"/>
          <w:b/>
          <w:bCs w:val="0"/>
          <w:spacing w:val="6"/>
          <w:rtl/>
        </w:rPr>
        <w:t xml:space="preserve"> ואינו מוציא לעולם.</w:t>
      </w:r>
    </w:p>
    <w:p w14:paraId="0E05964B" w14:textId="4DDDB9F5" w:rsidR="002F7E0F" w:rsidRPr="00062827" w:rsidRDefault="002F7E0F" w:rsidP="00615A60">
      <w:pPr>
        <w:pStyle w:val="affff2"/>
        <w:rPr>
          <w:spacing w:val="-4"/>
          <w:rtl/>
        </w:rPr>
      </w:pPr>
      <w:bookmarkStart w:id="1307" w:name="_Toc119173221"/>
      <w:bookmarkStart w:id="1308" w:name="_Toc119230315"/>
      <w:r w:rsidRPr="00062827">
        <w:rPr>
          <w:rFonts w:hint="eastAsia"/>
          <w:spacing w:val="-4"/>
          <w:rtl/>
        </w:rPr>
        <w:t>טעם</w:t>
      </w:r>
      <w:r w:rsidRPr="00062827">
        <w:rPr>
          <w:spacing w:val="-4"/>
          <w:rtl/>
        </w:rPr>
        <w:t xml:space="preserve"> </w:t>
      </w:r>
      <w:r w:rsidR="00E14709" w:rsidRPr="00062827">
        <w:rPr>
          <w:rFonts w:hint="cs"/>
          <w:spacing w:val="-4"/>
          <w:rtl/>
        </w:rPr>
        <w:t>שתיקנו</w:t>
      </w:r>
      <w:r w:rsidRPr="00062827">
        <w:rPr>
          <w:spacing w:val="-4"/>
          <w:rtl/>
        </w:rPr>
        <w:t xml:space="preserve"> נישואי </w:t>
      </w:r>
      <w:r w:rsidRPr="00062827">
        <w:rPr>
          <w:rFonts w:hint="cs"/>
          <w:spacing w:val="-4"/>
          <w:rtl/>
        </w:rPr>
        <w:t>'</w:t>
      </w:r>
      <w:r w:rsidRPr="00062827">
        <w:rPr>
          <w:rFonts w:hint="eastAsia"/>
          <w:spacing w:val="-4"/>
          <w:rtl/>
        </w:rPr>
        <w:t>חרש</w:t>
      </w:r>
      <w:r w:rsidRPr="00062827">
        <w:rPr>
          <w:rFonts w:hint="cs"/>
          <w:spacing w:val="-4"/>
          <w:rtl/>
        </w:rPr>
        <w:t>'</w:t>
      </w:r>
      <w:r w:rsidRPr="00062827">
        <w:rPr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'</w:t>
      </w:r>
      <w:r w:rsidRPr="00062827">
        <w:rPr>
          <w:rFonts w:hint="eastAsia"/>
          <w:spacing w:val="-4"/>
          <w:rtl/>
        </w:rPr>
        <w:t>חרשת</w:t>
      </w:r>
      <w:r w:rsidRPr="00062827">
        <w:rPr>
          <w:rFonts w:hint="cs"/>
          <w:spacing w:val="-4"/>
          <w:rtl/>
        </w:rPr>
        <w:t>'</w:t>
      </w:r>
      <w:r w:rsidRPr="00062827">
        <w:rPr>
          <w:spacing w:val="-4"/>
          <w:rtl/>
        </w:rPr>
        <w:t xml:space="preserve"> ו</w:t>
      </w:r>
      <w:r w:rsidRPr="00062827">
        <w:rPr>
          <w:rFonts w:hint="cs"/>
          <w:spacing w:val="-4"/>
          <w:rtl/>
        </w:rPr>
        <w:t>'</w:t>
      </w:r>
      <w:r w:rsidRPr="00062827">
        <w:rPr>
          <w:rFonts w:hint="eastAsia"/>
          <w:spacing w:val="-4"/>
          <w:rtl/>
        </w:rPr>
        <w:t>קטנה</w:t>
      </w:r>
      <w:r w:rsidRPr="00062827">
        <w:rPr>
          <w:rFonts w:hint="cs"/>
          <w:spacing w:val="-4"/>
          <w:rtl/>
        </w:rPr>
        <w:t xml:space="preserve">', </w:t>
      </w:r>
      <w:r w:rsidRPr="00062827">
        <w:rPr>
          <w:rStyle w:val="affff8"/>
          <w:rFonts w:cs="PFT_Frank" w:hint="eastAsia"/>
          <w:spacing w:val="-4"/>
          <w:rtl/>
        </w:rPr>
        <w:t>ולא</w:t>
      </w:r>
      <w:r w:rsidRPr="00062827">
        <w:rPr>
          <w:rStyle w:val="affff8"/>
          <w:rFonts w:cs="PFT_Frank"/>
          <w:spacing w:val="-4"/>
          <w:rtl/>
        </w:rPr>
        <w:t xml:space="preserve"> </w:t>
      </w:r>
      <w:r w:rsidRPr="00062827">
        <w:rPr>
          <w:rStyle w:val="affff8"/>
          <w:rFonts w:cs="PFT_Frank" w:hint="eastAsia"/>
          <w:spacing w:val="-4"/>
          <w:rtl/>
        </w:rPr>
        <w:t>בשוטה</w:t>
      </w:r>
      <w:r w:rsidRPr="00062827">
        <w:rPr>
          <w:rStyle w:val="affff8"/>
          <w:rFonts w:cs="PFT_Frank"/>
          <w:spacing w:val="-4"/>
          <w:rtl/>
        </w:rPr>
        <w:t xml:space="preserve"> </w:t>
      </w:r>
      <w:r w:rsidRPr="00062827">
        <w:rPr>
          <w:rStyle w:val="affff8"/>
          <w:rFonts w:cs="PFT_Frank" w:hint="eastAsia"/>
          <w:spacing w:val="-4"/>
          <w:rtl/>
        </w:rPr>
        <w:t>וקטן</w:t>
      </w:r>
      <w:bookmarkEnd w:id="1307"/>
      <w:bookmarkEnd w:id="1308"/>
    </w:p>
    <w:p w14:paraId="4977D807" w14:textId="431C4479" w:rsidR="00175AF9" w:rsidRDefault="00B433C9" w:rsidP="006C1E0B">
      <w:pPr>
        <w:rPr>
          <w:rtl/>
        </w:rPr>
      </w:pPr>
      <w:r w:rsidRPr="00D1637C">
        <w:rPr>
          <w:rFonts w:ascii="Fb Fontext" w:hAnsi="Fb Fontext" w:cs="PFT_Frank"/>
          <w:b/>
          <w:bCs/>
          <w:spacing w:val="-8"/>
          <w:szCs w:val="14"/>
          <w:rtl/>
        </w:rPr>
        <w:t>חרש וחרשת ת</w:t>
      </w:r>
      <w:r w:rsidR="002F7E0F" w:rsidRPr="00D1637C">
        <w:rPr>
          <w:rFonts w:ascii="Fb Fontext" w:hAnsi="Fb Fontext" w:cs="PFT_Frank" w:hint="eastAsia"/>
          <w:b/>
          <w:bCs/>
          <w:spacing w:val="-8"/>
          <w:szCs w:val="14"/>
          <w:rtl/>
        </w:rPr>
        <w:t>י</w:t>
      </w:r>
      <w:r w:rsidRPr="00D1637C">
        <w:rPr>
          <w:rFonts w:ascii="Fb Fontext" w:hAnsi="Fb Fontext" w:cs="PFT_Frank"/>
          <w:b/>
          <w:bCs/>
          <w:spacing w:val="-8"/>
          <w:szCs w:val="14"/>
          <w:rtl/>
        </w:rPr>
        <w:t>קנו</w:t>
      </w:r>
      <w:r w:rsidRPr="00AC7749">
        <w:rPr>
          <w:rFonts w:ascii="Fb Fontext" w:hAnsi="Fb Fontext"/>
          <w:spacing w:val="-8"/>
          <w:rtl/>
        </w:rPr>
        <w:t xml:space="preserve"> </w:t>
      </w:r>
      <w:r w:rsidR="002F7E0F">
        <w:rPr>
          <w:rFonts w:hint="cs"/>
          <w:rtl/>
        </w:rPr>
        <w:t>- תתקיים</w:t>
      </w:r>
      <w:r w:rsidRPr="00C35A2C">
        <w:rPr>
          <w:rtl/>
        </w:rPr>
        <w:t xml:space="preserve"> </w:t>
      </w:r>
      <w:r w:rsidR="002809F6">
        <w:rPr>
          <w:rtl/>
        </w:rPr>
        <w:t>תקנ</w:t>
      </w:r>
      <w:r w:rsidR="002F7E0F">
        <w:rPr>
          <w:rFonts w:hint="cs"/>
          <w:rtl/>
        </w:rPr>
        <w:t>ת</w:t>
      </w:r>
      <w:r w:rsidRPr="00C35A2C">
        <w:rPr>
          <w:rtl/>
        </w:rPr>
        <w:t xml:space="preserve"> </w:t>
      </w:r>
      <w:r w:rsidR="002F7E0F">
        <w:rPr>
          <w:rFonts w:hint="cs"/>
          <w:rtl/>
        </w:rPr>
        <w:t>חכמים</w:t>
      </w:r>
      <w:r w:rsidR="003D44E0" w:rsidRPr="003D44E0">
        <w:rPr>
          <w:rFonts w:hint="cs"/>
          <w:rtl/>
        </w:rPr>
        <w:t>,</w:t>
      </w:r>
    </w:p>
    <w:p w14:paraId="2E75CD8C" w14:textId="7572F124" w:rsidR="003D44E0" w:rsidRDefault="00B433C9" w:rsidP="003D44E0">
      <w:pPr>
        <w:pStyle w:val="afffc"/>
        <w:ind w:left="0" w:firstLine="0"/>
        <w:rPr>
          <w:rtl/>
        </w:rPr>
      </w:pPr>
      <w:r w:rsidRPr="00D1637C">
        <w:rPr>
          <w:rFonts w:cs="PFT_Frank"/>
          <w:b/>
          <w:bCs/>
          <w:szCs w:val="14"/>
          <w:rtl/>
        </w:rPr>
        <w:t>שוטה ושוטה</w:t>
      </w:r>
      <w:r w:rsidR="003D44E0" w:rsidRPr="00D1637C">
        <w:rPr>
          <w:rFonts w:cs="PFT_Frank" w:hint="cs"/>
          <w:b/>
          <w:bCs/>
          <w:szCs w:val="14"/>
          <w:rtl/>
        </w:rPr>
        <w:t xml:space="preserve"> לא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3D44E0">
        <w:rPr>
          <w:rFonts w:hint="cs"/>
          <w:rtl/>
        </w:rPr>
        <w:t xml:space="preserve">- </w:t>
      </w:r>
      <w:r w:rsidRPr="00C35A2C">
        <w:rPr>
          <w:rtl/>
        </w:rPr>
        <w:t xml:space="preserve">לא </w:t>
      </w:r>
      <w:r w:rsidR="003D44E0">
        <w:rPr>
          <w:rFonts w:hint="cs"/>
          <w:rtl/>
        </w:rPr>
        <w:t>תת</w:t>
      </w:r>
      <w:r w:rsidRPr="00C35A2C">
        <w:rPr>
          <w:rtl/>
        </w:rPr>
        <w:t>קיי</w:t>
      </w:r>
      <w:r w:rsidR="003D44E0">
        <w:rPr>
          <w:rFonts w:hint="cs"/>
          <w:rtl/>
        </w:rPr>
        <w:t>ם,</w:t>
      </w:r>
      <w:r w:rsidRPr="00C35A2C">
        <w:rPr>
          <w:rtl/>
        </w:rPr>
        <w:t xml:space="preserve"> </w:t>
      </w:r>
      <w:r w:rsidR="003D44E0">
        <w:rPr>
          <w:rFonts w:hint="cs"/>
          <w:rtl/>
        </w:rPr>
        <w:t>ש</w:t>
      </w:r>
      <w:r w:rsidRPr="00C35A2C">
        <w:rPr>
          <w:rtl/>
        </w:rPr>
        <w:t>אין דר עם נחש בכפיפה</w:t>
      </w:r>
      <w:r w:rsidR="003D44E0">
        <w:rPr>
          <w:rFonts w:hint="cs"/>
          <w:rtl/>
        </w:rPr>
        <w:t>.</w:t>
      </w:r>
    </w:p>
    <w:p w14:paraId="78C952E5" w14:textId="23ADB351" w:rsidR="00B433C9" w:rsidRPr="006C1E0B" w:rsidRDefault="00B433C9" w:rsidP="00D45016">
      <w:pPr>
        <w:rPr>
          <w:rFonts w:ascii="Fb Fontext" w:hAnsi="Fb Fontext"/>
          <w:spacing w:val="-6"/>
          <w:rtl/>
        </w:rPr>
      </w:pP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חרש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ת</w:t>
      </w:r>
      <w:r w:rsidR="003D44E0" w:rsidRPr="00D1637C">
        <w:rPr>
          <w:rFonts w:ascii="Fb Fontext" w:hAnsi="Fb Fontext" w:cs="PFT_Frank" w:hint="cs"/>
          <w:b/>
          <w:bCs/>
          <w:spacing w:val="-6"/>
          <w:szCs w:val="14"/>
          <w:rtl/>
        </w:rPr>
        <w:t>י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קנו</w:t>
      </w:r>
      <w:r w:rsidRPr="00AC7749">
        <w:rPr>
          <w:rFonts w:ascii="Fb Fontext" w:hAnsi="Fb Fontext" w:hint="cs"/>
          <w:spacing w:val="-6"/>
          <w:rtl/>
        </w:rPr>
        <w:t xml:space="preserve"> </w:t>
      </w:r>
      <w:r w:rsidR="003D44E0">
        <w:rPr>
          <w:rFonts w:ascii="Fb Fontext" w:hAnsi="Fb Fontext" w:hint="cs"/>
          <w:spacing w:val="-6"/>
          <w:rtl/>
        </w:rPr>
        <w:t>- ש</w:t>
      </w:r>
      <w:r w:rsidRPr="00AC7749">
        <w:rPr>
          <w:rFonts w:ascii="Fb Fontext" w:hAnsi="Fb Fontext" w:hint="cs"/>
          <w:spacing w:val="-6"/>
          <w:rtl/>
        </w:rPr>
        <w:t xml:space="preserve">לא </w:t>
      </w:r>
      <w:r w:rsidR="003D44E0">
        <w:rPr>
          <w:rFonts w:ascii="Fb Fontext" w:hAnsi="Fb Fontext" w:hint="cs"/>
          <w:spacing w:val="-6"/>
          <w:rtl/>
        </w:rPr>
        <w:t>יבוא</w:t>
      </w:r>
      <w:r w:rsidRPr="00AC7749">
        <w:rPr>
          <w:rFonts w:ascii="Fb Fontext" w:hAnsi="Fb Fontext" w:hint="cs"/>
          <w:spacing w:val="-6"/>
          <w:rtl/>
        </w:rPr>
        <w:t xml:space="preserve"> לכלל נישואין</w:t>
      </w:r>
      <w:r w:rsidR="003D44E0">
        <w:rPr>
          <w:rFonts w:ascii="Fb Fontext" w:hAnsi="Fb Fontext" w:hint="cs"/>
          <w:spacing w:val="-6"/>
          <w:rtl/>
        </w:rPr>
        <w:t>,</w:t>
      </w:r>
      <w:r w:rsidR="00D45016">
        <w:rPr>
          <w:rFonts w:ascii="Fb Fontext" w:hAnsi="Fb Fontext" w:hint="cs"/>
          <w:spacing w:val="-6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קטן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 </w:t>
      </w:r>
      <w:r w:rsidR="00DE5422"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לא</w:t>
      </w:r>
      <w:r w:rsidR="00DE5422">
        <w:rPr>
          <w:rFonts w:ascii="Fb Fontext" w:hAnsi="Fb Fontext" w:hint="cs"/>
          <w:spacing w:val="-6"/>
          <w:rtl/>
        </w:rPr>
        <w:t xml:space="preserve"> - </w:t>
      </w:r>
      <w:r w:rsidRPr="00AC7749">
        <w:rPr>
          <w:rFonts w:ascii="Fb Fontext" w:hAnsi="Fb Fontext" w:hint="cs"/>
          <w:spacing w:val="-6"/>
          <w:rtl/>
        </w:rPr>
        <w:t>י</w:t>
      </w:r>
      <w:r w:rsidR="00DE5422">
        <w:rPr>
          <w:rFonts w:ascii="Fb Fontext" w:hAnsi="Fb Fontext" w:hint="cs"/>
          <w:spacing w:val="-6"/>
          <w:rtl/>
        </w:rPr>
        <w:t>בוא</w:t>
      </w:r>
      <w:r w:rsidRPr="00AC7749">
        <w:rPr>
          <w:rFonts w:ascii="Fb Fontext" w:hAnsi="Fb Fontext" w:hint="cs"/>
          <w:spacing w:val="-6"/>
          <w:rtl/>
        </w:rPr>
        <w:t xml:space="preserve"> </w:t>
      </w:r>
      <w:r w:rsidRPr="00AC7749">
        <w:rPr>
          <w:rFonts w:ascii="Fb Fontext" w:hAnsi="Fb Fontext"/>
          <w:spacing w:val="-6"/>
          <w:rtl/>
        </w:rPr>
        <w:t>לכלל נשואין.</w:t>
      </w:r>
    </w:p>
    <w:p w14:paraId="5E7E00B8" w14:textId="0FE71F59" w:rsidR="00B433C9" w:rsidRPr="00C35A2C" w:rsidRDefault="00D45016" w:rsidP="007C50EB">
      <w:pPr>
        <w:rPr>
          <w:rtl/>
        </w:rPr>
      </w:pPr>
      <w:r w:rsidRPr="00D1637C">
        <w:rPr>
          <w:rFonts w:ascii="Fb Fontext" w:hAnsi="Fb Fontext" w:cs="PFT_Frank" w:hint="eastAsia"/>
          <w:b/>
          <w:bCs/>
          <w:szCs w:val="14"/>
          <w:rtl/>
        </w:rPr>
        <w:t>אבל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קטנה</w:t>
      </w:r>
      <w:r w:rsidR="00DE5422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תיקנו</w:t>
      </w:r>
      <w:r w:rsidR="00DE5422">
        <w:rPr>
          <w:rFonts w:ascii="Fb Fontext" w:hAnsi="Fb Fontext" w:hint="cs"/>
          <w:sz w:val="32"/>
          <w:rtl/>
        </w:rPr>
        <w:t xml:space="preserve"> </w:t>
      </w:r>
      <w:r w:rsidR="00DE5422" w:rsidRPr="006C1E0B">
        <w:rPr>
          <w:rStyle w:val="affff8"/>
          <w:rtl/>
        </w:rPr>
        <w:t>-</w:t>
      </w:r>
      <w:r w:rsidR="00B433C9" w:rsidRPr="006C1E0B">
        <w:rPr>
          <w:rStyle w:val="affff8"/>
          <w:rtl/>
        </w:rPr>
        <w:t xml:space="preserve"> </w:t>
      </w:r>
      <w:r w:rsidR="00DE5422" w:rsidRPr="006C1E0B">
        <w:rPr>
          <w:rStyle w:val="affff8"/>
          <w:rFonts w:hint="eastAsia"/>
          <w:rtl/>
        </w:rPr>
        <w:t>אף</w:t>
      </w:r>
      <w:r w:rsidR="00DE5422" w:rsidRPr="006C1E0B">
        <w:rPr>
          <w:rStyle w:val="affff8"/>
          <w:rtl/>
        </w:rPr>
        <w:t xml:space="preserve"> </w:t>
      </w:r>
      <w:r w:rsidR="00DE5422" w:rsidRPr="006C1E0B">
        <w:rPr>
          <w:rStyle w:val="affff8"/>
          <w:rFonts w:hint="eastAsia"/>
          <w:rtl/>
        </w:rPr>
        <w:t>שתבוא</w:t>
      </w:r>
      <w:r w:rsidR="00DE5422" w:rsidRPr="006C1E0B">
        <w:rPr>
          <w:rStyle w:val="affff8"/>
          <w:rtl/>
        </w:rPr>
        <w:t xml:space="preserve"> </w:t>
      </w:r>
      <w:r w:rsidR="00DE5422" w:rsidRPr="006C1E0B">
        <w:rPr>
          <w:rStyle w:val="affff8"/>
          <w:rFonts w:hint="eastAsia"/>
          <w:rtl/>
        </w:rPr>
        <w:t>לכלל</w:t>
      </w:r>
      <w:r w:rsidR="00DE5422" w:rsidRPr="006C1E0B">
        <w:rPr>
          <w:rStyle w:val="affff8"/>
          <w:rtl/>
        </w:rPr>
        <w:t xml:space="preserve"> -</w:t>
      </w:r>
      <w:r w:rsidR="00B433C9" w:rsidRPr="00C35A2C">
        <w:rPr>
          <w:rFonts w:ascii="Fb Fontext" w:hAnsi="Fb Fontext"/>
          <w:sz w:val="32"/>
          <w:rtl/>
        </w:rPr>
        <w:t xml:space="preserve"> שלא ינהגו בה מנהג הפקר.</w:t>
      </w:r>
    </w:p>
    <w:p w14:paraId="3B808977" w14:textId="5972DD31" w:rsidR="00DE5422" w:rsidRDefault="00E14709" w:rsidP="00615A60">
      <w:pPr>
        <w:pStyle w:val="affff2"/>
        <w:rPr>
          <w:rtl/>
        </w:rPr>
      </w:pPr>
      <w:bookmarkStart w:id="1309" w:name="_Toc119173222"/>
      <w:bookmarkStart w:id="1310" w:name="_Toc119230316"/>
      <w:r>
        <w:rPr>
          <w:rFonts w:hint="cs"/>
          <w:rtl/>
        </w:rPr>
        <w:t>טעם החילוקים בין קטנה לחרשת</w:t>
      </w:r>
      <w:bookmarkEnd w:id="1309"/>
      <w:bookmarkEnd w:id="1310"/>
    </w:p>
    <w:p w14:paraId="080FCCE1" w14:textId="7FC34171" w:rsidR="00E14709" w:rsidRDefault="00E14709" w:rsidP="007C50EB">
      <w:pPr>
        <w:rPr>
          <w:rFonts w:ascii="Fb Fontext" w:hAnsi="Fb Fontext"/>
          <w:rtl/>
        </w:rPr>
      </w:pPr>
      <w:r w:rsidRPr="006C1E0B">
        <w:rPr>
          <w:rStyle w:val="affff5"/>
          <w:rFonts w:hint="eastAsia"/>
          <w:rtl/>
        </w:rPr>
        <w:t>א</w:t>
      </w:r>
      <w:r w:rsidRPr="006C1E0B">
        <w:rPr>
          <w:rStyle w:val="affff5"/>
          <w:rtl/>
        </w:rPr>
        <w:t xml:space="preserve">. </w:t>
      </w:r>
      <w:r w:rsidR="00B433C9" w:rsidRPr="006C1E0B">
        <w:rPr>
          <w:rStyle w:val="affff5"/>
          <w:rFonts w:hint="eastAsia"/>
          <w:rtl/>
        </w:rPr>
        <w:t>קטנה</w:t>
      </w:r>
      <w:r w:rsidR="00B433C9" w:rsidRPr="006C1E0B">
        <w:rPr>
          <w:rStyle w:val="affff5"/>
          <w:rtl/>
        </w:rPr>
        <w:t xml:space="preserve"> </w:t>
      </w:r>
      <w:r w:rsidR="00B433C9" w:rsidRPr="006C1E0B">
        <w:rPr>
          <w:rStyle w:val="affff5"/>
          <w:rFonts w:hint="eastAsia"/>
          <w:rtl/>
        </w:rPr>
        <w:t>ממאנת</w:t>
      </w:r>
      <w:r w:rsidRPr="006C1E0B">
        <w:rPr>
          <w:rStyle w:val="affff5"/>
          <w:rtl/>
        </w:rPr>
        <w:t>: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hint="cs"/>
          <w:rtl/>
        </w:rPr>
        <w:t>לא מימנעי</w:t>
      </w:r>
      <w:r>
        <w:rPr>
          <w:rFonts w:ascii="Fb Fontext" w:hAnsi="Fb Fontext" w:hint="cs"/>
          <w:rtl/>
        </w:rPr>
        <w:t xml:space="preserve"> </w:t>
      </w:r>
      <w:r w:rsidRPr="006C1E0B">
        <w:rPr>
          <w:rStyle w:val="affff8"/>
          <w:rtl/>
        </w:rPr>
        <w:t xml:space="preserve">[שסופה </w:t>
      </w:r>
      <w:r w:rsidRPr="006C1E0B">
        <w:rPr>
          <w:rStyle w:val="affff8"/>
          <w:rFonts w:hint="eastAsia"/>
          <w:rtl/>
        </w:rPr>
        <w:t>שתגדל</w:t>
      </w:r>
      <w:r w:rsidRPr="006C1E0B">
        <w:rPr>
          <w:rStyle w:val="affff8"/>
          <w:rtl/>
        </w:rPr>
        <w:t>]</w:t>
      </w:r>
      <w:r w:rsidR="004B5D77">
        <w:rPr>
          <w:rStyle w:val="affff8"/>
          <w:rFonts w:hint="cs"/>
          <w:rtl/>
        </w:rPr>
        <w:t>,</w:t>
      </w:r>
    </w:p>
    <w:p w14:paraId="22EE717B" w14:textId="02C102BC" w:rsidR="00B433C9" w:rsidRPr="00C35A2C" w:rsidRDefault="00B433C9" w:rsidP="007C50EB">
      <w:pPr>
        <w:rPr>
          <w:rtl/>
        </w:rPr>
      </w:pPr>
      <w:r w:rsidRPr="006C1E0B">
        <w:rPr>
          <w:rStyle w:val="affff5"/>
          <w:rFonts w:hint="eastAsia"/>
          <w:rtl/>
        </w:rPr>
        <w:t>חרשת</w:t>
      </w:r>
      <w:r w:rsidR="00E14709" w:rsidRPr="006C1E0B">
        <w:rPr>
          <w:rStyle w:val="affff5"/>
          <w:rtl/>
        </w:rPr>
        <w:t xml:space="preserve"> לא ממאנת</w:t>
      </w:r>
      <w:r w:rsidR="00E14709">
        <w:rPr>
          <w:rFonts w:hint="cs"/>
          <w:rtl/>
        </w:rPr>
        <w:t xml:space="preserve">: </w:t>
      </w:r>
      <w:r w:rsidR="00E14709" w:rsidRPr="00C35A2C">
        <w:rPr>
          <w:rFonts w:ascii="Fb Fontext" w:hAnsi="Fb Fontext"/>
          <w:rtl/>
        </w:rPr>
        <w:t>א</w:t>
      </w:r>
      <w:r w:rsidR="00E14709">
        <w:rPr>
          <w:rFonts w:ascii="Fb Fontext" w:hAnsi="Fb Fontext" w:hint="cs"/>
          <w:rtl/>
        </w:rPr>
        <w:t>ם כן,</w:t>
      </w:r>
      <w:r w:rsidR="00E14709" w:rsidRPr="00C35A2C">
        <w:rPr>
          <w:rFonts w:ascii="Fb Fontext" w:hAnsi="Fb Fontext" w:hint="cs"/>
          <w:rtl/>
        </w:rPr>
        <w:t xml:space="preserve"> </w:t>
      </w:r>
      <w:r w:rsidR="00E14709" w:rsidRPr="00C35A2C">
        <w:rPr>
          <w:rFonts w:ascii="Fb Fontext" w:hAnsi="Fb Fontext"/>
          <w:rtl/>
        </w:rPr>
        <w:t>מימנעי ולא נסבי לה.</w:t>
      </w:r>
      <w:r w:rsidR="00E14709">
        <w:rPr>
          <w:rFonts w:hint="cs"/>
          <w:rtl/>
        </w:rPr>
        <w:t xml:space="preserve"> </w:t>
      </w:r>
    </w:p>
    <w:p w14:paraId="7ADBACD5" w14:textId="2277501C" w:rsidR="00E14709" w:rsidRDefault="00E14709" w:rsidP="007C50EB">
      <w:pPr>
        <w:rPr>
          <w:rFonts w:ascii="Fb Fontext" w:hAnsi="Fb Fontext"/>
          <w:rtl/>
        </w:rPr>
      </w:pPr>
      <w:r w:rsidRPr="006C1E0B">
        <w:rPr>
          <w:rStyle w:val="affff5"/>
          <w:rFonts w:hint="eastAsia"/>
          <w:rtl/>
        </w:rPr>
        <w:t>ב</w:t>
      </w:r>
      <w:r w:rsidRPr="006C1E0B">
        <w:rPr>
          <w:rStyle w:val="affff5"/>
          <w:rtl/>
        </w:rPr>
        <w:t xml:space="preserve">. </w:t>
      </w:r>
      <w:r w:rsidR="00B433C9" w:rsidRPr="006C1E0B">
        <w:rPr>
          <w:rStyle w:val="affff5"/>
          <w:rtl/>
        </w:rPr>
        <w:t xml:space="preserve">קטנה </w:t>
      </w:r>
      <w:r w:rsidR="00B433C9" w:rsidRPr="006C1E0B">
        <w:rPr>
          <w:rStyle w:val="affff5"/>
          <w:rFonts w:hint="eastAsia"/>
          <w:rtl/>
        </w:rPr>
        <w:t>אוכלת</w:t>
      </w:r>
      <w:r w:rsidR="00B433C9" w:rsidRPr="006C1E0B">
        <w:rPr>
          <w:rStyle w:val="affff5"/>
          <w:rtl/>
        </w:rPr>
        <w:t xml:space="preserve"> בתרומה</w:t>
      </w:r>
      <w:r>
        <w:rPr>
          <w:rStyle w:val="affff5"/>
          <w:rFonts w:hint="cs"/>
          <w:rtl/>
        </w:rPr>
        <w:t xml:space="preserve"> דרבנן</w:t>
      </w:r>
      <w:r w:rsidRPr="006C1E0B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אף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אם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תאכל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בדאו</w:t>
      </w:r>
      <w:r w:rsidRPr="00A07384">
        <w:rPr>
          <w:rStyle w:val="affff8"/>
          <w:rFonts w:cs="PFT_Frank"/>
          <w:b/>
          <w:bCs/>
          <w:szCs w:val="10"/>
          <w:rtl/>
        </w:rPr>
        <w:t>'</w:t>
      </w:r>
      <w:r w:rsidRPr="006C1E0B">
        <w:rPr>
          <w:rStyle w:val="affff8"/>
          <w:rtl/>
        </w:rPr>
        <w:t xml:space="preserve"> -</w:t>
      </w:r>
      <w:r>
        <w:rPr>
          <w:rFonts w:ascii="Fb Fontext" w:hAnsi="Fb Fontext" w:hint="cs"/>
          <w:rtl/>
        </w:rPr>
        <w:t xml:space="preserve"> קטן אוכל נבילות..</w:t>
      </w:r>
    </w:p>
    <w:p w14:paraId="1E14737D" w14:textId="14FBD7D1" w:rsidR="00E14709" w:rsidRDefault="00E14709" w:rsidP="00E14709">
      <w:pPr>
        <w:rPr>
          <w:rStyle w:val="affff8"/>
          <w:rtl/>
        </w:rPr>
      </w:pPr>
      <w:r w:rsidRPr="006C1E0B">
        <w:rPr>
          <w:rStyle w:val="affff5"/>
          <w:rFonts w:hint="eastAsia"/>
          <w:rtl/>
        </w:rPr>
        <w:t>חרשת</w:t>
      </w:r>
      <w:r w:rsidRPr="006C1E0B">
        <w:rPr>
          <w:rStyle w:val="affff5"/>
          <w:rtl/>
        </w:rPr>
        <w:t xml:space="preserve"> </w:t>
      </w:r>
      <w:r w:rsidRPr="006C1E0B">
        <w:rPr>
          <w:rStyle w:val="affff5"/>
          <w:rFonts w:hint="eastAsia"/>
          <w:rtl/>
        </w:rPr>
        <w:t>לא</w:t>
      </w:r>
      <w:r w:rsidRPr="006C1E0B">
        <w:rPr>
          <w:rStyle w:val="affff5"/>
          <w:rtl/>
        </w:rPr>
        <w:t xml:space="preserve"> </w:t>
      </w:r>
      <w:r w:rsidRPr="006C1E0B">
        <w:rPr>
          <w:rStyle w:val="affff5"/>
          <w:rFonts w:hint="eastAsia"/>
          <w:rtl/>
        </w:rPr>
        <w:t>אוכלת</w:t>
      </w:r>
      <w:r w:rsidRPr="006C1E0B">
        <w:rPr>
          <w:rStyle w:val="affff5"/>
          <w:rtl/>
        </w:rPr>
        <w:t>:</w:t>
      </w:r>
      <w:r>
        <w:rPr>
          <w:rFonts w:ascii="Fb Fontext" w:hAnsi="Fb Fontext" w:hint="cs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גזירה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שמא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E14709">
        <w:rPr>
          <w:rFonts w:ascii="Fb Fontext" w:hAnsi="Fb Fontext" w:hint="cs"/>
          <w:rtl/>
        </w:rPr>
        <w:t>יאכיל חרש בחרשת</w:t>
      </w:r>
      <w:r w:rsidRPr="00E14709">
        <w:rPr>
          <w:rFonts w:hint="cs"/>
          <w:rtl/>
        </w:rPr>
        <w:t xml:space="preserve">, </w:t>
      </w:r>
      <w:r w:rsidRPr="00D1637C">
        <w:rPr>
          <w:rFonts w:cs="PFT_Frank" w:hint="eastAsia"/>
          <w:b/>
          <w:bCs/>
          <w:szCs w:val="14"/>
          <w:rtl/>
        </w:rPr>
        <w:t>ושוב</w:t>
      </w:r>
      <w:r w:rsidR="00767333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שמא</w:t>
      </w:r>
      <w:r w:rsidR="00B433C9" w:rsidRPr="00AC7749">
        <w:rPr>
          <w:rtl/>
        </w:rPr>
        <w:t xml:space="preserve"> יאכיל</w:t>
      </w:r>
      <w:r w:rsidR="00B433C9" w:rsidRPr="00E14709">
        <w:rPr>
          <w:rtl/>
        </w:rPr>
        <w:t xml:space="preserve"> חרש בפקחת</w:t>
      </w:r>
      <w:r w:rsidRPr="00E14709">
        <w:rPr>
          <w:rFonts w:ascii="Fb Fontext" w:hAnsi="Fb Fontext" w:hint="cs"/>
          <w:sz w:val="32"/>
          <w:rtl/>
        </w:rPr>
        <w:t xml:space="preserve"> -</w:t>
      </w:r>
      <w:r w:rsidR="00B433C9" w:rsidRPr="00C35A2C">
        <w:rPr>
          <w:rFonts w:ascii="Fb Fontext" w:hAnsi="Fb Fontext" w:hint="cs"/>
          <w:sz w:val="32"/>
          <w:rtl/>
        </w:rPr>
        <w:t xml:space="preserve"> בדרבנן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ושוב</w:t>
      </w:r>
      <w:r w:rsidR="00B433C9" w:rsidRPr="00C35A2C">
        <w:rPr>
          <w:rFonts w:ascii="Fb Fontext" w:hAnsi="Fb Fontext"/>
          <w:sz w:val="32"/>
          <w:rtl/>
        </w:rPr>
        <w:t xml:space="preserve"> בדאורייתא</w:t>
      </w:r>
      <w:r>
        <w:rPr>
          <w:rFonts w:ascii="Fb Fontext" w:hAnsi="Fb Fontext" w:hint="cs"/>
          <w:rtl/>
        </w:rPr>
        <w:t xml:space="preserve"> </w:t>
      </w:r>
      <w:r w:rsidRPr="006C1E0B">
        <w:rPr>
          <w:rStyle w:val="affff8"/>
          <w:rtl/>
        </w:rPr>
        <w:t xml:space="preserve">[ואסור </w:t>
      </w:r>
      <w:r w:rsidRPr="006C1E0B">
        <w:rPr>
          <w:rStyle w:val="affff8"/>
          <w:rFonts w:hint="eastAsia"/>
          <w:rtl/>
        </w:rPr>
        <w:t>לה</w:t>
      </w:r>
      <w:r w:rsidRPr="006C1E0B">
        <w:rPr>
          <w:rStyle w:val="affff8"/>
          <w:rtl/>
        </w:rPr>
        <w:t>].</w:t>
      </w:r>
    </w:p>
    <w:p w14:paraId="6B21B23B" w14:textId="7B8D6E19" w:rsidR="004B5D77" w:rsidRDefault="004B5D77" w:rsidP="00E14709">
      <w:pPr>
        <w:rPr>
          <w:rStyle w:val="affff8"/>
          <w:rtl/>
        </w:rPr>
      </w:pPr>
      <w:r w:rsidRPr="006C1E0B">
        <w:rPr>
          <w:rStyle w:val="affff5"/>
          <w:rFonts w:hint="eastAsia"/>
          <w:rtl/>
        </w:rPr>
        <w:t>ג</w:t>
      </w:r>
      <w:r w:rsidRPr="006C1E0B">
        <w:rPr>
          <w:rStyle w:val="affff5"/>
          <w:rtl/>
        </w:rPr>
        <w:t xml:space="preserve">. </w:t>
      </w:r>
      <w:r w:rsidR="00B433C9" w:rsidRPr="006C1E0B">
        <w:rPr>
          <w:rStyle w:val="affff5"/>
          <w:rFonts w:hint="eastAsia"/>
          <w:rtl/>
        </w:rPr>
        <w:t>לקטנה</w:t>
      </w:r>
      <w:r w:rsidR="00B433C9" w:rsidRPr="006C1E0B">
        <w:rPr>
          <w:rStyle w:val="affff5"/>
          <w:rtl/>
        </w:rPr>
        <w:t xml:space="preserve"> </w:t>
      </w:r>
      <w:r w:rsidR="00B433C9" w:rsidRPr="006C1E0B">
        <w:rPr>
          <w:rStyle w:val="affff5"/>
          <w:rFonts w:hint="eastAsia"/>
          <w:rtl/>
        </w:rPr>
        <w:t>יש</w:t>
      </w:r>
      <w:r w:rsidR="00B433C9" w:rsidRPr="006C1E0B">
        <w:rPr>
          <w:rStyle w:val="affff5"/>
          <w:rtl/>
        </w:rPr>
        <w:t xml:space="preserve"> </w:t>
      </w:r>
      <w:r w:rsidR="00B433C9" w:rsidRPr="006C1E0B">
        <w:rPr>
          <w:rStyle w:val="affff5"/>
          <w:rFonts w:hint="eastAsia"/>
          <w:rtl/>
        </w:rPr>
        <w:t>כתובה</w:t>
      </w:r>
      <w:r w:rsidRPr="006C1E0B">
        <w:rPr>
          <w:rStyle w:val="affff5"/>
          <w:rtl/>
        </w:rPr>
        <w:t>: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לא</w:t>
      </w:r>
      <w:r w:rsidR="00B433C9" w:rsidRPr="00C35A2C">
        <w:rPr>
          <w:rFonts w:ascii="Fb Fontext" w:hAnsi="Fb Fontext" w:hint="cs"/>
          <w:rtl/>
        </w:rPr>
        <w:t xml:space="preserve"> מימנעי </w:t>
      </w:r>
      <w:r w:rsidRPr="006C1E0B">
        <w:rPr>
          <w:rStyle w:val="affff8"/>
          <w:rtl/>
        </w:rPr>
        <w:t xml:space="preserve">[שסופה </w:t>
      </w:r>
      <w:r w:rsidRPr="006C1E0B">
        <w:rPr>
          <w:rStyle w:val="affff8"/>
          <w:rFonts w:hint="eastAsia"/>
          <w:rtl/>
        </w:rPr>
        <w:t>שתגדל</w:t>
      </w:r>
      <w:r w:rsidRPr="006C1E0B">
        <w:rPr>
          <w:rStyle w:val="affff8"/>
          <w:rtl/>
        </w:rPr>
        <w:t>]</w:t>
      </w:r>
      <w:r>
        <w:rPr>
          <w:rStyle w:val="affff8"/>
          <w:rFonts w:hint="cs"/>
          <w:rtl/>
        </w:rPr>
        <w:t>,</w:t>
      </w:r>
    </w:p>
    <w:p w14:paraId="3369D108" w14:textId="05D13EAF" w:rsidR="00B433C9" w:rsidRPr="00C35A2C" w:rsidRDefault="004B5D77" w:rsidP="00E14709">
      <w:pPr>
        <w:rPr>
          <w:rtl/>
        </w:rPr>
      </w:pPr>
      <w:r w:rsidRPr="006C1E0B">
        <w:rPr>
          <w:rStyle w:val="affff5"/>
          <w:rFonts w:hint="eastAsia"/>
          <w:rtl/>
        </w:rPr>
        <w:t>לחרשת</w:t>
      </w:r>
      <w:r w:rsidRPr="006C1E0B">
        <w:rPr>
          <w:rStyle w:val="affff5"/>
          <w:rtl/>
        </w:rPr>
        <w:t xml:space="preserve"> </w:t>
      </w:r>
      <w:r w:rsidRPr="006C1E0B">
        <w:rPr>
          <w:rStyle w:val="affff5"/>
          <w:rFonts w:hint="eastAsia"/>
          <w:rtl/>
        </w:rPr>
        <w:t>אין</w:t>
      </w:r>
      <w:r w:rsidRPr="006C1E0B">
        <w:rPr>
          <w:rStyle w:val="affff5"/>
          <w:rtl/>
        </w:rPr>
        <w:t>:</w:t>
      </w:r>
      <w:r>
        <w:rPr>
          <w:rFonts w:ascii="Fb Fontext" w:hAnsi="Fb Fontext" w:hint="cs"/>
          <w:rtl/>
        </w:rPr>
        <w:t xml:space="preserve"> אם יהיה, ממנעי </w:t>
      </w:r>
      <w:r w:rsidR="00B433C9" w:rsidRPr="00C35A2C">
        <w:rPr>
          <w:rFonts w:ascii="Fb Fontext" w:hAnsi="Fb Fontext" w:hint="cs"/>
          <w:rtl/>
        </w:rPr>
        <w:t>ולא נסבי לה</w:t>
      </w:r>
      <w:r w:rsidR="00B433C9" w:rsidRPr="00C35A2C">
        <w:rPr>
          <w:rFonts w:ascii="Fb Fontext" w:hAnsi="Fb Fontext"/>
          <w:rtl/>
        </w:rPr>
        <w:t>.</w:t>
      </w:r>
    </w:p>
    <w:p w14:paraId="42638C7F" w14:textId="4A3B4E9D" w:rsidR="004B5D77" w:rsidRDefault="00B433C9" w:rsidP="004B5D77">
      <w:pPr>
        <w:rPr>
          <w:rFonts w:ascii="Fb Fontext" w:hAnsi="Fb Fontext"/>
          <w:sz w:val="32"/>
          <w:rtl/>
        </w:rPr>
      </w:pPr>
      <w:r w:rsidRPr="00175AF9">
        <w:rPr>
          <w:rStyle w:val="affff5"/>
          <w:rtl/>
        </w:rPr>
        <w:t>תניא:</w:t>
      </w:r>
      <w:r w:rsidRPr="000978D6">
        <w:rPr>
          <w:rFonts w:ascii="Fb Fontext" w:hAnsi="Fb Fontext"/>
          <w:spacing w:val="-6"/>
          <w:rtl/>
        </w:rPr>
        <w:t xml:space="preserve"> 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>חרש ושוטה</w:t>
      </w:r>
      <w:r w:rsidRPr="000978D6">
        <w:rPr>
          <w:rFonts w:ascii="Fb Fontext" w:hAnsi="Fb Fontext"/>
          <w:spacing w:val="-6"/>
          <w:rtl/>
        </w:rPr>
        <w:t xml:space="preserve"> שנשאו</w:t>
      </w:r>
      <w:r w:rsidR="004B5D77">
        <w:rPr>
          <w:rFonts w:ascii="Fb Fontext" w:hAnsi="Fb Fontext" w:hint="cs"/>
          <w:spacing w:val="-6"/>
          <w:rtl/>
        </w:rPr>
        <w:t xml:space="preserve"> פקחת</w:t>
      </w:r>
      <w:r w:rsidRPr="000978D6">
        <w:rPr>
          <w:rFonts w:ascii="Fb Fontext" w:hAnsi="Fb Fontext"/>
          <w:spacing w:val="-6"/>
          <w:rtl/>
        </w:rPr>
        <w:t xml:space="preserve">, 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>נת</w:t>
      </w:r>
      <w:r w:rsidR="004B5D77"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רפאו</w:t>
      </w:r>
      <w:r w:rsidR="004B5D77">
        <w:rPr>
          <w:rFonts w:ascii="Fb Fontext" w:hAnsi="Fb Fontext" w:hint="cs"/>
          <w:spacing w:val="-6"/>
          <w:rtl/>
        </w:rPr>
        <w:t xml:space="preserve"> -</w:t>
      </w:r>
      <w:r w:rsidRPr="00C35A2C">
        <w:rPr>
          <w:rFonts w:ascii="Fb Fontext" w:hAnsi="Fb Fontext"/>
          <w:sz w:val="32"/>
          <w:rtl/>
        </w:rPr>
        <w:t xml:space="preserve"> אין </w:t>
      </w:r>
      <w:r w:rsidR="004B5D77">
        <w:rPr>
          <w:rFonts w:ascii="Fb Fontext" w:hAnsi="Fb Fontext" w:hint="cs"/>
          <w:sz w:val="32"/>
          <w:rtl/>
        </w:rPr>
        <w:t>כתובה</w:t>
      </w:r>
      <w:r w:rsidR="004B5D77" w:rsidRPr="006C1E0B">
        <w:rPr>
          <w:rStyle w:val="affff8"/>
          <w:rtl/>
        </w:rPr>
        <w:t xml:space="preserve"> אף שנתחייבו</w:t>
      </w:r>
      <w:r w:rsidRPr="006C1E0B">
        <w:rPr>
          <w:rStyle w:val="affff8"/>
          <w:rtl/>
        </w:rPr>
        <w:t>,</w:t>
      </w:r>
    </w:p>
    <w:p w14:paraId="69C96CA0" w14:textId="220D7291" w:rsidR="00B433C9" w:rsidRPr="00C35A2C" w:rsidRDefault="004B5D77" w:rsidP="006C1E0B">
      <w:pPr>
        <w:ind w:left="226"/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 xml:space="preserve"> 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רצו לקיימן</w:t>
      </w:r>
      <w:r w:rsidR="00B433C9" w:rsidRPr="00C35A2C">
        <w:rPr>
          <w:rFonts w:ascii="Fb Fontext" w:hAnsi="Fb Fontext"/>
          <w:sz w:val="32"/>
          <w:rtl/>
        </w:rPr>
        <w:t xml:space="preserve"> - יש כתובה</w:t>
      </w:r>
      <w:r>
        <w:rPr>
          <w:rFonts w:ascii="Fb Fontext" w:hAnsi="Fb Fontext" w:hint="cs"/>
          <w:sz w:val="32"/>
          <w:rtl/>
        </w:rPr>
        <w:t xml:space="preserve"> מנה</w:t>
      </w:r>
      <w:r w:rsidR="00B433C9" w:rsidRPr="00C35A2C">
        <w:rPr>
          <w:rFonts w:ascii="Fb Fontext" w:hAnsi="Fb Fontext"/>
          <w:sz w:val="32"/>
          <w:rtl/>
        </w:rPr>
        <w:t>.</w:t>
      </w:r>
    </w:p>
    <w:p w14:paraId="44A2DAFA" w14:textId="777250A7" w:rsidR="004B5D77" w:rsidRDefault="00B433C9" w:rsidP="007C50EB">
      <w:pPr>
        <w:rPr>
          <w:rFonts w:ascii="Fb Fontext" w:hAnsi="Fb Fontext"/>
          <w:spacing w:val="-4"/>
          <w:rtl/>
        </w:rPr>
      </w:pPr>
      <w:r w:rsidRPr="00D1637C">
        <w:rPr>
          <w:rFonts w:ascii="Fb Fontext" w:hAnsi="Fb Fontext" w:cs="PFT_Frank"/>
          <w:b/>
          <w:bCs/>
          <w:spacing w:val="-4"/>
          <w:szCs w:val="14"/>
          <w:rtl/>
        </w:rPr>
        <w:t>חרשת ושוטה</w:t>
      </w:r>
      <w:r w:rsidR="004B5D77">
        <w:rPr>
          <w:rFonts w:ascii="Fb Fontext" w:hAnsi="Fb Fontext" w:hint="cs"/>
          <w:spacing w:val="-4"/>
          <w:rtl/>
        </w:rPr>
        <w:t xml:space="preserve"> שנישאו לפיקח</w:t>
      </w:r>
      <w:r w:rsidRPr="000978D6">
        <w:rPr>
          <w:rFonts w:ascii="Fb Fontext" w:hAnsi="Fb Fontext"/>
          <w:spacing w:val="-4"/>
          <w:rtl/>
        </w:rPr>
        <w:t xml:space="preserve">, </w:t>
      </w:r>
      <w:r w:rsidR="004B5D77" w:rsidRPr="00D1637C">
        <w:rPr>
          <w:rFonts w:ascii="Fb Fontext" w:hAnsi="Fb Fontext" w:cs="PFT_Frank" w:hint="eastAsia"/>
          <w:b/>
          <w:bCs/>
          <w:spacing w:val="-4"/>
          <w:szCs w:val="14"/>
          <w:rtl/>
        </w:rPr>
        <w:t>ו</w:t>
      </w:r>
      <w:r w:rsidRPr="00D1637C">
        <w:rPr>
          <w:rFonts w:ascii="Fb Fontext" w:hAnsi="Fb Fontext" w:cs="PFT_Frank"/>
          <w:b/>
          <w:bCs/>
          <w:spacing w:val="-4"/>
          <w:szCs w:val="14"/>
          <w:rtl/>
        </w:rPr>
        <w:t>כתב מאה מנה</w:t>
      </w:r>
      <w:r w:rsidRPr="000978D6">
        <w:rPr>
          <w:rFonts w:ascii="Fb Fontext" w:hAnsi="Fb Fontext"/>
          <w:spacing w:val="-4"/>
          <w:rtl/>
        </w:rPr>
        <w:t xml:space="preserve"> - כתובתה קיימת,</w:t>
      </w:r>
    </w:p>
    <w:p w14:paraId="488F53D7" w14:textId="13105E2B" w:rsidR="00B433C9" w:rsidRPr="00C35A2C" w:rsidRDefault="004B5D77" w:rsidP="006C1E0B">
      <w:pPr>
        <w:rPr>
          <w:rFonts w:ascii="Fb Fontext" w:hAnsi="Fb Fontext" w:cs="Guttman Vilna"/>
          <w:b/>
          <w:bCs/>
          <w:sz w:val="32"/>
          <w:rtl/>
        </w:rPr>
      </w:pPr>
      <w:r>
        <w:rPr>
          <w:rStyle w:val="affff5"/>
          <w:rFonts w:hint="cs"/>
          <w:rtl/>
        </w:rPr>
        <w:t>מ</w:t>
      </w:r>
      <w:r w:rsidRPr="006C1E0B">
        <w:rPr>
          <w:rStyle w:val="affff5"/>
          <w:rFonts w:hint="eastAsia"/>
          <w:rtl/>
        </w:rPr>
        <w:t>שמע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לא </w:t>
      </w:r>
      <w:r>
        <w:rPr>
          <w:rFonts w:ascii="Fb Fontext" w:hAnsi="Fb Fontext" w:hint="cs"/>
          <w:sz w:val="32"/>
          <w:rtl/>
        </w:rPr>
        <w:t>כתב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CB0AC8">
        <w:rPr>
          <w:rFonts w:ascii="Fb Fontext" w:hAnsi="Fb Fontext" w:hint="cs"/>
          <w:sz w:val="32"/>
          <w:rtl/>
        </w:rPr>
        <w:t>-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767333">
        <w:rPr>
          <w:rFonts w:ascii="Fb Fontext" w:hAnsi="Fb Fontext"/>
          <w:sz w:val="32"/>
          <w:rtl/>
        </w:rPr>
        <w:t>אין</w:t>
      </w:r>
      <w:r w:rsidR="00CB0AC8">
        <w:rPr>
          <w:rFonts w:ascii="Fb Fontext" w:hAnsi="Fb Fontext" w:hint="cs"/>
          <w:sz w:val="32"/>
          <w:rtl/>
        </w:rPr>
        <w:t xml:space="preserve"> כתובה</w:t>
      </w:r>
      <w:r w:rsidR="00767333">
        <w:rPr>
          <w:rFonts w:ascii="Fb Fontext" w:hAnsi="Fb Fontext"/>
          <w:sz w:val="32"/>
          <w:rtl/>
        </w:rPr>
        <w:t>, דמימנעי</w:t>
      </w:r>
      <w:r w:rsidR="00B433C9" w:rsidRPr="00C35A2C">
        <w:rPr>
          <w:rFonts w:ascii="Fb Fontext" w:hAnsi="Fb Fontext"/>
          <w:sz w:val="32"/>
          <w:rtl/>
        </w:rPr>
        <w:t>.</w:t>
      </w:r>
      <w:r>
        <w:rPr>
          <w:rFonts w:ascii="Fb Fontext" w:hAnsi="Fb Fontext" w:hint="cs"/>
          <w:sz w:val="32"/>
          <w:rtl/>
        </w:rPr>
        <w:t>.</w:t>
      </w:r>
    </w:p>
    <w:p w14:paraId="344FA140" w14:textId="77777777" w:rsidR="00BB47D5" w:rsidRDefault="004B5D77" w:rsidP="00BB47D5">
      <w:pPr>
        <w:rPr>
          <w:rFonts w:ascii="FrankRuehl" w:hAnsi="FrankRuehl"/>
          <w:rtl/>
        </w:rPr>
      </w:pPr>
      <w:r w:rsidRPr="006C1E0B">
        <w:rPr>
          <w:rStyle w:val="affff5"/>
          <w:rFonts w:hint="eastAsia"/>
          <w:rtl/>
        </w:rPr>
        <w:t>אבל</w:t>
      </w:r>
      <w:r w:rsidR="00B433C9" w:rsidRPr="006C1E0B">
        <w:rPr>
          <w:rStyle w:val="affff5"/>
          <w:rtl/>
        </w:rPr>
        <w:t xml:space="preserve"> ב</w:t>
      </w:r>
      <w:r w:rsidR="00B433C9" w:rsidRPr="006C1E0B">
        <w:rPr>
          <w:rStyle w:val="affff5"/>
          <w:rFonts w:hint="eastAsia"/>
          <w:rtl/>
        </w:rPr>
        <w:t>חרש</w:t>
      </w:r>
      <w:r>
        <w:rPr>
          <w:rStyle w:val="affff5"/>
          <w:rFonts w:hint="cs"/>
          <w:rtl/>
        </w:rPr>
        <w:t xml:space="preserve"> אין כתובה ולא מימנעי: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/>
          <w:rtl/>
        </w:rPr>
        <w:t>יותר מהאיש</w:t>
      </w:r>
      <w:r>
        <w:rPr>
          <w:rFonts w:ascii="Fb Fontext" w:hAnsi="Fb Fontext" w:hint="cs"/>
          <w:rtl/>
        </w:rPr>
        <w:t>..</w:t>
      </w:r>
      <w:r w:rsidR="00B433C9" w:rsidRPr="00C35A2C">
        <w:rPr>
          <w:rFonts w:ascii="Fb Fontext" w:hAnsi="Fb Fontext"/>
          <w:rtl/>
        </w:rPr>
        <w:t xml:space="preserve"> אשה רוצה ל</w:t>
      </w:r>
      <w:r>
        <w:rPr>
          <w:rFonts w:ascii="Fb Fontext" w:hAnsi="Fb Fontext" w:hint="cs"/>
          <w:rtl/>
        </w:rPr>
        <w:t>י</w:t>
      </w:r>
      <w:r w:rsidR="00B433C9" w:rsidRPr="00C35A2C">
        <w:rPr>
          <w:rFonts w:ascii="Fb Fontext" w:hAnsi="Fb Fontext"/>
          <w:rtl/>
        </w:rPr>
        <w:t>נשא.</w:t>
      </w:r>
    </w:p>
    <w:p w14:paraId="0A765820" w14:textId="08D9DC95" w:rsidR="00603E60" w:rsidRPr="00C35A2C" w:rsidRDefault="00603E60" w:rsidP="00615A60">
      <w:pPr>
        <w:pStyle w:val="affff2"/>
        <w:rPr>
          <w:rtl/>
        </w:rPr>
      </w:pPr>
      <w:bookmarkStart w:id="1311" w:name="_Toc119173223"/>
      <w:bookmarkStart w:id="1312" w:name="_Toc119230317"/>
      <w:r>
        <w:rPr>
          <w:rFonts w:hint="cs"/>
          <w:rtl/>
        </w:rPr>
        <w:t>דעת הסובר שחרש 'ספק בר דעת מדאורייתא'</w:t>
      </w:r>
      <w:bookmarkEnd w:id="1311"/>
      <w:bookmarkEnd w:id="1312"/>
    </w:p>
    <w:p w14:paraId="2D2CB0C7" w14:textId="2DB8FDC7" w:rsidR="00B433C9" w:rsidRPr="00C35A2C" w:rsidRDefault="00603E60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175AF9">
        <w:rPr>
          <w:rStyle w:val="affff5"/>
          <w:rFonts w:hint="cs"/>
          <w:rtl/>
        </w:rPr>
        <w:t>מ</w:t>
      </w:r>
      <w:r w:rsidR="00B433C9" w:rsidRPr="00175AF9">
        <w:rPr>
          <w:rStyle w:val="affff5"/>
          <w:rtl/>
        </w:rPr>
        <w:t>שמואל: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אשת חרש</w:t>
      </w:r>
      <w:r w:rsidR="00B433C9" w:rsidRPr="00C35A2C">
        <w:rPr>
          <w:rFonts w:ascii="Fb Fontext" w:hAnsi="Fb Fontext"/>
          <w:sz w:val="32"/>
          <w:rtl/>
        </w:rPr>
        <w:t xml:space="preserve"> - אין חייבין עליה אשם תלוי.</w:t>
      </w:r>
    </w:p>
    <w:p w14:paraId="2686832F" w14:textId="48EF30FF" w:rsidR="00B433C9" w:rsidRDefault="00603E60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lastRenderedPageBreak/>
        <w:t>אין להוכיח מדתנן</w:t>
      </w:r>
      <w:r w:rsidR="00B433C9" w:rsidRPr="00175AF9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חרש</w:t>
      </w:r>
      <w:r>
        <w:rPr>
          <w:rFonts w:ascii="Fb Fontext" w:hAnsi="Fb Fontext" w:hint="cs"/>
          <w:rtl/>
        </w:rPr>
        <w:t>..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AC7749">
        <w:rPr>
          <w:rFonts w:ascii="Fb Fontext" w:hAnsi="Fb Fontext"/>
          <w:spacing w:val="-8"/>
          <w:rtl/>
        </w:rPr>
        <w:t>- אין תרומתו תרומה</w:t>
      </w:r>
      <w:r>
        <w:rPr>
          <w:rFonts w:ascii="Fb Fontext" w:hAnsi="Fb Fontext" w:hint="cs"/>
          <w:rtl/>
        </w:rPr>
        <w:t xml:space="preserve"> </w:t>
      </w:r>
      <w:r w:rsidRPr="006C1E0B">
        <w:rPr>
          <w:rStyle w:val="affff8"/>
          <w:rFonts w:hint="eastAsia"/>
          <w:rtl/>
        </w:rPr>
        <w:t>דודאי</w:t>
      </w:r>
      <w:r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לא</w:t>
      </w:r>
      <w:r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בר</w:t>
      </w:r>
      <w:r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דיעה</w:t>
      </w:r>
      <w:r w:rsidRPr="006C1E0B">
        <w:rPr>
          <w:rStyle w:val="affff8"/>
          <w:rtl/>
        </w:rPr>
        <w:t>,</w:t>
      </w:r>
    </w:p>
    <w:p w14:paraId="4F0ABCD8" w14:textId="4EB07FD6" w:rsidR="00603E60" w:rsidRDefault="00603E60" w:rsidP="00603E60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דשמא</w:t>
      </w:r>
      <w:r w:rsidRPr="00603E60">
        <w:rPr>
          <w:rStyle w:val="affff5"/>
          <w:rFonts w:hint="cs"/>
          <w:rtl/>
        </w:rPr>
        <w:t xml:space="preserve"> </w:t>
      </w:r>
      <w:r w:rsidRPr="006C1E0B">
        <w:rPr>
          <w:rStyle w:val="affff5"/>
          <w:rFonts w:hint="eastAsia"/>
          <w:rtl/>
        </w:rPr>
        <w:t>שמואל</w:t>
      </w:r>
      <w:r w:rsidR="00B433C9" w:rsidRPr="006C1E0B">
        <w:rPr>
          <w:rStyle w:val="affff5"/>
          <w:rtl/>
        </w:rPr>
        <w:t xml:space="preserve"> </w:t>
      </w:r>
      <w:r w:rsidR="00B433C9" w:rsidRPr="00603E60">
        <w:rPr>
          <w:rStyle w:val="affff5"/>
          <w:rFonts w:hint="cs"/>
          <w:rtl/>
        </w:rPr>
        <w:t>כ</w:t>
      </w:r>
      <w:r w:rsidR="00B433C9" w:rsidRPr="00603E60">
        <w:rPr>
          <w:rStyle w:val="affff5"/>
          <w:rtl/>
        </w:rPr>
        <w:t>ר"</w:t>
      </w:r>
      <w:r w:rsidR="00B433C9" w:rsidRPr="00603E60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>:</w:t>
      </w:r>
      <w:r w:rsidR="00B433C9" w:rsidRPr="00175AF9">
        <w:rPr>
          <w:rStyle w:val="affff5"/>
          <w:rtl/>
        </w:rPr>
        <w:t xml:space="preserve"> </w:t>
      </w:r>
      <w:r w:rsidR="00B433C9" w:rsidRPr="00C35A2C">
        <w:rPr>
          <w:rFonts w:ascii="Fb Fontext" w:hAnsi="Fb Fontext"/>
          <w:rtl/>
        </w:rPr>
        <w:t xml:space="preserve">תרומת חרש </w:t>
      </w:r>
      <w:r>
        <w:rPr>
          <w:rFonts w:ascii="Fb Fontext" w:hAnsi="Fb Fontext" w:hint="cs"/>
          <w:rtl/>
        </w:rPr>
        <w:t xml:space="preserve">- </w:t>
      </w:r>
      <w:r w:rsidR="00B433C9" w:rsidRPr="00C35A2C">
        <w:rPr>
          <w:rFonts w:ascii="Fb Fontext" w:hAnsi="Fb Fontext"/>
          <w:rtl/>
        </w:rPr>
        <w:t>ספק</w:t>
      </w:r>
      <w:r>
        <w:rPr>
          <w:rFonts w:ascii="Fb Fontext" w:hAnsi="Fb Fontext" w:cs="PFT_Frank" w:hint="cs"/>
          <w:b/>
          <w:bCs/>
          <w:szCs w:val="14"/>
          <w:rtl/>
        </w:rPr>
        <w:t xml:space="preserve">, </w:t>
      </w:r>
      <w:r w:rsidRPr="006C1E0B">
        <w:rPr>
          <w:rStyle w:val="affff5"/>
          <w:rFonts w:hint="eastAsia"/>
          <w:rtl/>
        </w:rPr>
        <w:t>ו</w:t>
      </w:r>
      <w:r>
        <w:rPr>
          <w:rStyle w:val="affff5"/>
          <w:rFonts w:hint="cs"/>
          <w:rtl/>
        </w:rPr>
        <w:t>אעפ"כ</w:t>
      </w:r>
      <w:r w:rsidRPr="006C1E0B">
        <w:rPr>
          <w:rStyle w:val="affff5"/>
          <w:rtl/>
        </w:rPr>
        <w:t>: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אין</w:t>
      </w:r>
      <w:r w:rsidR="00B433C9" w:rsidRPr="00C35A2C">
        <w:rPr>
          <w:rFonts w:ascii="Fb Fontext" w:hAnsi="Fb Fontext" w:hint="cs"/>
          <w:rtl/>
        </w:rPr>
        <w:t xml:space="preserve"> אשם תלוי</w:t>
      </w:r>
      <w:r>
        <w:rPr>
          <w:rFonts w:ascii="Fb Fontext" w:hAnsi="Fb Fontext" w:hint="cs"/>
          <w:rtl/>
        </w:rPr>
        <w:t>,</w:t>
      </w:r>
    </w:p>
    <w:p w14:paraId="2C907FFB" w14:textId="58B21A0B" w:rsidR="00B433C9" w:rsidRDefault="00B433C9" w:rsidP="00603E60">
      <w:pPr>
        <w:rPr>
          <w:rFonts w:ascii="Fb Fontext" w:hAnsi="Fb Fontext"/>
          <w:rtl/>
        </w:rPr>
      </w:pPr>
      <w:r w:rsidRPr="006C1E0B">
        <w:rPr>
          <w:rStyle w:val="affff5"/>
          <w:rFonts w:hint="eastAsia"/>
          <w:rtl/>
        </w:rPr>
        <w:t>דבהך</w:t>
      </w:r>
      <w:r w:rsidRPr="006C1E0B">
        <w:rPr>
          <w:rStyle w:val="affff5"/>
          <w:rtl/>
        </w:rPr>
        <w:t xml:space="preserve"> </w:t>
      </w:r>
      <w:r w:rsidRPr="00603E60">
        <w:rPr>
          <w:rStyle w:val="affff5"/>
          <w:rFonts w:hint="cs"/>
          <w:rtl/>
        </w:rPr>
        <w:t>לא ס</w:t>
      </w:r>
      <w:r w:rsidRPr="00175AF9">
        <w:rPr>
          <w:rStyle w:val="affff5"/>
          <w:rtl/>
        </w:rPr>
        <w:t>"</w:t>
      </w:r>
      <w:r w:rsidRPr="00175AF9">
        <w:rPr>
          <w:rStyle w:val="affff5"/>
          <w:rFonts w:hint="cs"/>
          <w:rtl/>
        </w:rPr>
        <w:t>ל כר</w:t>
      </w:r>
      <w:r w:rsidRPr="00175AF9">
        <w:rPr>
          <w:rStyle w:val="affff5"/>
          <w:rtl/>
        </w:rPr>
        <w:t>"</w:t>
      </w:r>
      <w:r w:rsidRPr="00175AF9">
        <w:rPr>
          <w:rStyle w:val="affff5"/>
          <w:rFonts w:hint="cs"/>
          <w:rtl/>
        </w:rPr>
        <w:t>א</w:t>
      </w:r>
      <w:r w:rsidR="00603E60">
        <w:rPr>
          <w:rStyle w:val="affff5"/>
          <w:rFonts w:hint="cs"/>
          <w:rtl/>
        </w:rPr>
        <w:t xml:space="preserve"> שאמר:</w:t>
      </w:r>
      <w:r w:rsidRPr="00175AF9">
        <w:rPr>
          <w:rStyle w:val="affff5"/>
          <w:rFonts w:hint="cs"/>
          <w:rtl/>
        </w:rPr>
        <w:t xml:space="preserve"> </w:t>
      </w:r>
      <w:r w:rsidR="00603E60">
        <w:rPr>
          <w:rFonts w:ascii="Fb Fontext" w:hAnsi="Fb Fontext" w:hint="cs"/>
          <w:rtl/>
        </w:rPr>
        <w:t>רק</w:t>
      </w:r>
      <w:r w:rsidRPr="00C35A2C">
        <w:rPr>
          <w:rFonts w:ascii="Fb Fontext" w:hAnsi="Fb Fontext" w:hint="cs"/>
          <w:rtl/>
        </w:rPr>
        <w:t xml:space="preserve"> חתיכה מ</w:t>
      </w:r>
      <w:r w:rsidR="00603E60">
        <w:rPr>
          <w:rFonts w:ascii="Fb Fontext" w:hAnsi="Fb Fontext" w:hint="cs"/>
          <w:rtl/>
        </w:rPr>
        <w:t>ב'</w:t>
      </w:r>
      <w:r w:rsidRPr="00C35A2C">
        <w:rPr>
          <w:rFonts w:ascii="Fb Fontext" w:hAnsi="Fb Fontext" w:hint="cs"/>
          <w:rtl/>
        </w:rPr>
        <w:t xml:space="preserve"> חתיכות</w:t>
      </w:r>
      <w:r w:rsidR="00603E60">
        <w:rPr>
          <w:rFonts w:ascii="Fb Fontext" w:hAnsi="Fb Fontext" w:hint="cs"/>
          <w:rtl/>
        </w:rPr>
        <w:t>.</w:t>
      </w:r>
    </w:p>
    <w:p w14:paraId="63134E94" w14:textId="13A3F69C" w:rsidR="00B433C9" w:rsidRPr="00C35A2C" w:rsidRDefault="00603E60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175AF9">
        <w:rPr>
          <w:rStyle w:val="affff5"/>
          <w:rFonts w:hint="cs"/>
          <w:rtl/>
        </w:rPr>
        <w:t>א</w:t>
      </w:r>
      <w:r w:rsidR="00B433C9" w:rsidRPr="00175AF9">
        <w:rPr>
          <w:rStyle w:val="affff5"/>
          <w:rtl/>
        </w:rPr>
        <w:t>"</w:t>
      </w:r>
      <w:r w:rsidR="00B433C9" w:rsidRPr="00175AF9">
        <w:rPr>
          <w:rStyle w:val="affff5"/>
          <w:rFonts w:hint="cs"/>
          <w:rtl/>
        </w:rPr>
        <w:t>ד מ</w:t>
      </w:r>
      <w:r w:rsidR="00B433C9" w:rsidRPr="00175AF9">
        <w:rPr>
          <w:rStyle w:val="affff5"/>
          <w:rtl/>
        </w:rPr>
        <w:t>שמואל: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אשת חרש</w:t>
      </w:r>
      <w:r w:rsidR="00B433C9" w:rsidRPr="00C35A2C">
        <w:rPr>
          <w:rFonts w:ascii="Fb Fontext" w:hAnsi="Fb Fontext"/>
          <w:sz w:val="32"/>
          <w:rtl/>
        </w:rPr>
        <w:t xml:space="preserve"> - חייבין עליה אשם תלוי.</w:t>
      </w:r>
    </w:p>
    <w:p w14:paraId="5CA8F964" w14:textId="14388CD3" w:rsidR="00603E60" w:rsidRDefault="00B433C9" w:rsidP="00B55EDF">
      <w:pPr>
        <w:rPr>
          <w:rFonts w:ascii="Fb Fontext" w:hAnsi="Fb Fontext"/>
          <w:rtl/>
        </w:rPr>
      </w:pPr>
      <w:r w:rsidRPr="00175AF9">
        <w:rPr>
          <w:rStyle w:val="affff5"/>
          <w:rFonts w:hint="cs"/>
          <w:rtl/>
        </w:rPr>
        <w:t>ו</w:t>
      </w:r>
      <w:r w:rsidR="00603E60">
        <w:rPr>
          <w:rStyle w:val="affff5"/>
          <w:rFonts w:hint="cs"/>
          <w:rtl/>
        </w:rPr>
        <w:t>יקשה:</w:t>
      </w:r>
      <w:r w:rsidRPr="00175AF9">
        <w:rPr>
          <w:rStyle w:val="affff5"/>
          <w:rFonts w:hint="cs"/>
          <w:rtl/>
        </w:rPr>
        <w:t xml:space="preserve"> </w:t>
      </w:r>
      <w:r w:rsidR="00603E60" w:rsidRPr="00C35A2C">
        <w:rPr>
          <w:rFonts w:ascii="Fb Fontext" w:hAnsi="Fb Fontext"/>
          <w:rtl/>
        </w:rPr>
        <w:t>חרש</w:t>
      </w:r>
      <w:r w:rsidR="00603E60">
        <w:rPr>
          <w:rFonts w:ascii="Fb Fontext" w:hAnsi="Fb Fontext" w:hint="cs"/>
          <w:rtl/>
        </w:rPr>
        <w:t>..</w:t>
      </w:r>
      <w:r w:rsidR="00603E60" w:rsidRPr="00C35A2C">
        <w:rPr>
          <w:rFonts w:ascii="Fb Fontext" w:hAnsi="Fb Fontext"/>
          <w:rtl/>
        </w:rPr>
        <w:t xml:space="preserve"> </w:t>
      </w:r>
      <w:r w:rsidR="00603E60" w:rsidRPr="00AC7749">
        <w:rPr>
          <w:rFonts w:ascii="Fb Fontext" w:hAnsi="Fb Fontext"/>
          <w:spacing w:val="-8"/>
          <w:rtl/>
        </w:rPr>
        <w:t>- אין תרומתו תרומה</w:t>
      </w:r>
      <w:r w:rsidR="00603E60">
        <w:rPr>
          <w:rFonts w:ascii="Fb Fontext" w:hAnsi="Fb Fontext" w:hint="cs"/>
          <w:rtl/>
        </w:rPr>
        <w:t>,</w:t>
      </w:r>
    </w:p>
    <w:p w14:paraId="03B5E4C1" w14:textId="40AFB34B" w:rsidR="00603E60" w:rsidRDefault="00B433C9" w:rsidP="00603E60">
      <w:pPr>
        <w:rPr>
          <w:rFonts w:ascii="FrankRuehl" w:hAnsi="FrankRuehl"/>
          <w:rtl/>
        </w:rPr>
      </w:pPr>
      <w:r w:rsidRPr="006C1E0B">
        <w:rPr>
          <w:rStyle w:val="affff5"/>
          <w:rFonts w:hint="eastAsia"/>
          <w:rtl/>
        </w:rPr>
        <w:t>ו</w:t>
      </w:r>
      <w:r w:rsidR="00603E60" w:rsidRPr="006C1E0B">
        <w:rPr>
          <w:rStyle w:val="affff5"/>
          <w:rFonts w:hint="eastAsia"/>
          <w:rtl/>
        </w:rPr>
        <w:t>תירץ</w:t>
      </w:r>
      <w:r w:rsidR="00603E60" w:rsidRPr="006C1E0B">
        <w:rPr>
          <w:rStyle w:val="affff5"/>
          <w:rtl/>
        </w:rPr>
        <w:t>:</w:t>
      </w:r>
      <w:r w:rsidR="00603E60">
        <w:rPr>
          <w:rFonts w:ascii="Fb Fontext" w:hAnsi="Fb Fontext" w:hint="cs"/>
          <w:rtl/>
        </w:rPr>
        <w:t xml:space="preserve"> </w:t>
      </w:r>
      <w:r w:rsidRPr="00175AF9">
        <w:rPr>
          <w:rStyle w:val="affff5"/>
          <w:rtl/>
        </w:rPr>
        <w:t>ס"</w:t>
      </w:r>
      <w:r w:rsidRPr="00175AF9">
        <w:rPr>
          <w:rStyle w:val="affff5"/>
          <w:rFonts w:hint="cs"/>
          <w:rtl/>
        </w:rPr>
        <w:t>ל</w:t>
      </w:r>
      <w:r w:rsidRPr="00175AF9">
        <w:rPr>
          <w:rStyle w:val="affff5"/>
          <w:rtl/>
        </w:rPr>
        <w:t xml:space="preserve"> כר</w:t>
      </w:r>
      <w:r w:rsidR="00603E60">
        <w:rPr>
          <w:rStyle w:val="affff5"/>
          <w:rFonts w:hint="cs"/>
          <w:rtl/>
        </w:rPr>
        <w:t>"</w:t>
      </w:r>
      <w:r w:rsidRPr="00175AF9">
        <w:rPr>
          <w:rStyle w:val="affff5"/>
          <w:rtl/>
        </w:rPr>
        <w:t>א</w:t>
      </w:r>
      <w:r w:rsidR="00603E60">
        <w:rPr>
          <w:rFonts w:ascii="Fb Fontext" w:hAnsi="Fb Fontext" w:hint="cs"/>
          <w:rtl/>
        </w:rPr>
        <w:t xml:space="preserve"> </w:t>
      </w:r>
      <w:r w:rsidR="00603E60" w:rsidRPr="006C1E0B">
        <w:rPr>
          <w:rStyle w:val="affff8"/>
          <w:rtl/>
        </w:rPr>
        <w:t xml:space="preserve">[דתרומתו ספק, </w:t>
      </w:r>
      <w:r w:rsidR="00603E60" w:rsidRPr="00A07384">
        <w:rPr>
          <w:rStyle w:val="affff8"/>
          <w:rFonts w:cs="PFT_Frank" w:hint="eastAsia"/>
          <w:b/>
          <w:bCs/>
          <w:szCs w:val="10"/>
          <w:rtl/>
        </w:rPr>
        <w:t>וגם</w:t>
      </w:r>
      <w:r w:rsidR="00603E60" w:rsidRPr="006C1E0B">
        <w:rPr>
          <w:rStyle w:val="affff8"/>
          <w:rtl/>
        </w:rPr>
        <w:t xml:space="preserve"> שאין אשם רק בחתיכה מב'</w:t>
      </w:r>
      <w:r w:rsidR="00603E60">
        <w:rPr>
          <w:rStyle w:val="affff8"/>
          <w:rFonts w:hint="cs"/>
          <w:rtl/>
        </w:rPr>
        <w:t xml:space="preserve"> חתיכות</w:t>
      </w:r>
      <w:r w:rsidR="00603E60" w:rsidRPr="006C1E0B">
        <w:rPr>
          <w:rStyle w:val="affff8"/>
          <w:rtl/>
        </w:rPr>
        <w:t>].</w:t>
      </w:r>
    </w:p>
    <w:p w14:paraId="697FF421" w14:textId="62DAFFD5" w:rsidR="00B433C9" w:rsidRPr="00F97732" w:rsidRDefault="00603E60" w:rsidP="00BB47D5">
      <w:pPr>
        <w:pStyle w:val="affff2"/>
        <w:rPr>
          <w:rtl/>
        </w:rPr>
      </w:pPr>
      <w:bookmarkStart w:id="1313" w:name="_Toc119173224"/>
      <w:bookmarkStart w:id="1314" w:name="_Toc119230318"/>
      <w:r>
        <w:rPr>
          <w:rFonts w:hint="cs"/>
          <w:rtl/>
        </w:rPr>
        <w:t>טעמו של ר' אלעזר ד'חרש ספק'</w:t>
      </w:r>
      <w:bookmarkEnd w:id="1313"/>
      <w:bookmarkEnd w:id="1314"/>
    </w:p>
    <w:p w14:paraId="6CC58ACD" w14:textId="27ECCEAE" w:rsidR="00B433C9" w:rsidRPr="00AC7749" w:rsidRDefault="00603E60" w:rsidP="00B55EDF">
      <w:pPr>
        <w:rPr>
          <w:rtl/>
        </w:rPr>
      </w:pPr>
      <w:r w:rsidRPr="006C1E0B">
        <w:rPr>
          <w:rStyle w:val="affff5"/>
          <w:rFonts w:hint="eastAsia"/>
          <w:rtl/>
        </w:rPr>
        <w:t>איבעיא</w:t>
      </w:r>
      <w:r w:rsidRPr="006C1E0B">
        <w:rPr>
          <w:rStyle w:val="affff5"/>
          <w:rtl/>
        </w:rPr>
        <w:t>:</w:t>
      </w:r>
      <w:r>
        <w:rPr>
          <w:rFonts w:ascii="Fb Fontext" w:hAnsi="Fb Fontext" w:hint="cs"/>
          <w:spacing w:val="-6"/>
          <w:rtl/>
        </w:rPr>
        <w:t xml:space="preserve"> ודאי </w:t>
      </w:r>
      <w:r w:rsidR="00B433C9" w:rsidRPr="00D1637C">
        <w:rPr>
          <w:rFonts w:ascii="Fb Fontext" w:hAnsi="Fb Fontext" w:cs="PFT_Frank"/>
          <w:b/>
          <w:bCs/>
          <w:spacing w:val="-6"/>
          <w:szCs w:val="14"/>
          <w:rtl/>
        </w:rPr>
        <w:t>דעתא קלישתא</w:t>
      </w:r>
      <w:r w:rsidR="00B433C9" w:rsidRPr="00AC7749">
        <w:rPr>
          <w:rFonts w:ascii="Fb Fontext" w:hAnsi="Fb Fontext"/>
          <w:spacing w:val="-6"/>
          <w:rtl/>
        </w:rPr>
        <w:t xml:space="preserve">, </w:t>
      </w:r>
      <w:r w:rsidR="00B433C9" w:rsidRPr="00AC7749">
        <w:rPr>
          <w:rFonts w:ascii="Fb Fontext" w:hAnsi="Fb Fontext" w:hint="cs"/>
          <w:spacing w:val="-6"/>
          <w:rtl/>
        </w:rPr>
        <w:t>ומס</w:t>
      </w:r>
      <w:r>
        <w:rPr>
          <w:rFonts w:ascii="Fb Fontext" w:hAnsi="Fb Fontext" w:hint="cs"/>
          <w:spacing w:val="-6"/>
          <w:rtl/>
        </w:rPr>
        <w:t>ת</w:t>
      </w:r>
      <w:r w:rsidR="00B433C9" w:rsidRPr="00AC7749">
        <w:rPr>
          <w:rFonts w:ascii="Fb Fontext" w:hAnsi="Fb Fontext" w:hint="cs"/>
          <w:spacing w:val="-6"/>
          <w:rtl/>
        </w:rPr>
        <w:t>פק א</w:t>
      </w:r>
      <w:r>
        <w:rPr>
          <w:rFonts w:ascii="Fb Fontext" w:hAnsi="Fb Fontext" w:hint="cs"/>
          <w:spacing w:val="-6"/>
          <w:rtl/>
        </w:rPr>
        <w:t>ם</w:t>
      </w:r>
      <w:r w:rsidR="00B433C9" w:rsidRPr="00AC7749">
        <w:rPr>
          <w:rFonts w:ascii="Fb Fontext" w:hAnsi="Fb Fontext" w:hint="cs"/>
          <w:spacing w:val="-6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דעתא</w:t>
      </w:r>
      <w:r w:rsidR="00B433C9"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צילותא</w:t>
      </w:r>
      <w:r w:rsidRPr="00D1637C">
        <w:rPr>
          <w:rFonts w:ascii="Fb Fontext" w:hAnsi="Fb Fontext" w:cs="PFT_Frank" w:hint="cs"/>
          <w:b/>
          <w:bCs/>
          <w:spacing w:val="-6"/>
          <w:szCs w:val="14"/>
          <w:rtl/>
        </w:rPr>
        <w:t>,</w:t>
      </w:r>
    </w:p>
    <w:p w14:paraId="716ABB21" w14:textId="684D1CE6" w:rsidR="00B433C9" w:rsidRDefault="00B433C9" w:rsidP="006C1E0B">
      <w:pPr>
        <w:rPr>
          <w:rFonts w:ascii="Fb Fontext" w:hAnsi="Fb Fontext"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או</w:t>
      </w:r>
      <w:r w:rsidRPr="006C1E0B">
        <w:rPr>
          <w:rtl/>
        </w:rPr>
        <w:t xml:space="preserve"> </w:t>
      </w:r>
      <w:r w:rsidR="00603E60">
        <w:rPr>
          <w:rFonts w:hint="cs"/>
          <w:rtl/>
        </w:rPr>
        <w:t>ודאי</w:t>
      </w:r>
      <w:r w:rsidRPr="006C1E0B">
        <w:rPr>
          <w:rtl/>
        </w:rPr>
        <w:t xml:space="preserve"> </w:t>
      </w:r>
      <w:r w:rsidR="00603E60">
        <w:rPr>
          <w:rFonts w:hint="cs"/>
          <w:rtl/>
        </w:rPr>
        <w:t xml:space="preserve">גם </w:t>
      </w:r>
      <w:r w:rsidRPr="00D1637C">
        <w:rPr>
          <w:rFonts w:cs="PFT_Frank"/>
          <w:b/>
          <w:bCs/>
          <w:szCs w:val="14"/>
          <w:rtl/>
        </w:rPr>
        <w:t xml:space="preserve">לא </w:t>
      </w:r>
      <w:r w:rsidRPr="00D1637C">
        <w:rPr>
          <w:rFonts w:cs="PFT_Frank" w:hint="eastAsia"/>
          <w:b/>
          <w:bCs/>
          <w:szCs w:val="14"/>
          <w:rtl/>
        </w:rPr>
        <w:t>צ</w:t>
      </w:r>
      <w:r w:rsidRPr="00D1637C">
        <w:rPr>
          <w:rFonts w:cs="PFT_Frank"/>
          <w:b/>
          <w:bCs/>
          <w:szCs w:val="14"/>
          <w:rtl/>
        </w:rPr>
        <w:t>ילותא</w:t>
      </w:r>
      <w:r w:rsidR="00603E60">
        <w:rPr>
          <w:rFonts w:hint="cs"/>
          <w:rtl/>
        </w:rPr>
        <w:t>,</w:t>
      </w:r>
      <w:r w:rsidRPr="006C1E0B">
        <w:rPr>
          <w:rtl/>
        </w:rPr>
        <w:t xml:space="preserve"> </w:t>
      </w:r>
      <w:r w:rsidR="00603E60">
        <w:rPr>
          <w:rFonts w:hint="cs"/>
          <w:rtl/>
        </w:rPr>
        <w:t>אלא ד'</w:t>
      </w:r>
      <w:r w:rsidRPr="00D1637C">
        <w:rPr>
          <w:rFonts w:cs="PFT_Frank" w:hint="eastAsia"/>
          <w:b/>
          <w:bCs/>
          <w:szCs w:val="14"/>
          <w:rtl/>
        </w:rPr>
        <w:t>עתים</w:t>
      </w:r>
      <w:r w:rsidRPr="006C1E0B">
        <w:rPr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חלים ו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עתים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שוטה</w:t>
      </w:r>
      <w:r w:rsidR="00603E60">
        <w:rPr>
          <w:rFonts w:ascii="Fb Fontext" w:hAnsi="Fb Fontext" w:hint="cs"/>
          <w:sz w:val="32"/>
          <w:rtl/>
        </w:rPr>
        <w:t>'?</w:t>
      </w:r>
    </w:p>
    <w:p w14:paraId="7478938D" w14:textId="229D0CE8" w:rsidR="00B433C9" w:rsidRPr="00603E60" w:rsidRDefault="00B433C9" w:rsidP="00603E60">
      <w:pPr>
        <w:rPr>
          <w:rtl/>
        </w:rPr>
      </w:pPr>
      <w:r w:rsidRPr="006C1E0B">
        <w:rPr>
          <w:rStyle w:val="affff5"/>
          <w:rFonts w:hint="eastAsia"/>
          <w:rtl/>
        </w:rPr>
        <w:t>נפק</w:t>
      </w:r>
      <w:r w:rsidRPr="006C1E0B">
        <w:rPr>
          <w:rStyle w:val="affff5"/>
          <w:rtl/>
        </w:rPr>
        <w:t>"</w:t>
      </w:r>
      <w:r w:rsidRPr="006C1E0B">
        <w:rPr>
          <w:rStyle w:val="affff5"/>
          <w:rFonts w:hint="eastAsia"/>
          <w:rtl/>
        </w:rPr>
        <w:t>מ</w:t>
      </w:r>
      <w:r w:rsidR="00603E60" w:rsidRPr="006C1E0B">
        <w:rPr>
          <w:rStyle w:val="affff5"/>
          <w:rtl/>
        </w:rPr>
        <w:t>:</w:t>
      </w:r>
      <w:r w:rsidRPr="00C35A2C">
        <w:rPr>
          <w:rFonts w:hint="cs"/>
          <w:rtl/>
        </w:rPr>
        <w:t xml:space="preserve"> </w:t>
      </w:r>
      <w:r w:rsidRPr="00C35A2C">
        <w:rPr>
          <w:rtl/>
        </w:rPr>
        <w:t xml:space="preserve">להוציא אשתו בגט, </w:t>
      </w:r>
      <w:r w:rsidR="006F5A47" w:rsidRPr="00D1637C">
        <w:rPr>
          <w:rFonts w:cs="PFT_Frank"/>
          <w:bCs/>
          <w:szCs w:val="14"/>
          <w:rtl/>
        </w:rPr>
        <w:tab/>
      </w:r>
      <w:r w:rsidR="006F5A47" w:rsidRPr="00D1637C">
        <w:rPr>
          <w:rFonts w:cs="PFT_Frank"/>
          <w:bCs/>
          <w:szCs w:val="14"/>
          <w:rtl/>
        </w:rPr>
        <w:tab/>
      </w:r>
      <w:r w:rsidR="006F5A47" w:rsidRPr="00D1637C">
        <w:rPr>
          <w:rFonts w:cs="PFT_Frank"/>
          <w:bCs/>
          <w:szCs w:val="14"/>
          <w:rtl/>
        </w:rPr>
        <w:tab/>
      </w:r>
      <w:r w:rsidR="006F5A47" w:rsidRPr="00D1637C">
        <w:rPr>
          <w:rFonts w:cs="PFT_Frank"/>
          <w:bCs/>
          <w:szCs w:val="14"/>
          <w:rtl/>
        </w:rPr>
        <w:tab/>
      </w:r>
      <w:r w:rsidR="006F5A47" w:rsidRPr="00D1637C">
        <w:rPr>
          <w:rFonts w:cs="PFT_Frank"/>
          <w:bCs/>
          <w:szCs w:val="14"/>
          <w:rtl/>
        </w:rPr>
        <w:tab/>
      </w:r>
      <w:r w:rsidR="006F5A47" w:rsidRPr="00D1637C">
        <w:rPr>
          <w:rFonts w:cs="PFT_Frank"/>
          <w:bCs/>
          <w:szCs w:val="14"/>
          <w:rtl/>
        </w:rPr>
        <w:tab/>
      </w:r>
      <w:r w:rsidR="006F5A47" w:rsidRPr="00D1637C">
        <w:rPr>
          <w:rFonts w:cs="PFT_Frank"/>
          <w:bCs/>
          <w:szCs w:val="14"/>
          <w:rtl/>
        </w:rPr>
        <w:tab/>
      </w:r>
      <w:r w:rsidR="006F5A47" w:rsidRPr="00D1637C">
        <w:rPr>
          <w:rFonts w:cs="PFT_Frank"/>
          <w:bCs/>
          <w:szCs w:val="14"/>
          <w:rtl/>
        </w:rPr>
        <w:tab/>
      </w:r>
      <w:r w:rsidR="006F5A47" w:rsidRPr="00D1637C">
        <w:rPr>
          <w:rFonts w:cs="PFT_Frank"/>
          <w:bCs/>
          <w:szCs w:val="14"/>
          <w:rtl/>
        </w:rPr>
        <w:tab/>
      </w:r>
      <w:r w:rsidR="006F5A47" w:rsidRPr="00D1637C">
        <w:rPr>
          <w:rFonts w:cs="PFT_Frank" w:hint="cs"/>
          <w:bCs/>
          <w:szCs w:val="14"/>
          <w:rtl/>
        </w:rPr>
        <w:t xml:space="preserve">  </w:t>
      </w:r>
      <w:r w:rsidRPr="006C1E0B">
        <w:rPr>
          <w:rtl/>
        </w:rPr>
        <w:t>תיקו</w:t>
      </w:r>
      <w:r w:rsidR="00603E60">
        <w:rPr>
          <w:rFonts w:hint="cs"/>
          <w:rtl/>
        </w:rPr>
        <w:t>!</w:t>
      </w:r>
    </w:p>
    <w:p w14:paraId="29094D09" w14:textId="77777777" w:rsidR="00B433C9" w:rsidRPr="00C35A2C" w:rsidRDefault="00B433C9" w:rsidP="008E65FC">
      <w:pPr>
        <w:pStyle w:val="aff7"/>
        <w:framePr w:wrap="around"/>
        <w:rPr>
          <w:rStyle w:val="afff1"/>
          <w:rFonts w:ascii="Fb Fontext" w:hAnsi="Fb Fontext"/>
          <w:bCs w:val="0"/>
          <w:rtl/>
        </w:rPr>
      </w:pPr>
      <w:r w:rsidRPr="00C35A2C">
        <w:rPr>
          <w:rFonts w:hint="cs"/>
          <w:rtl/>
        </w:rPr>
        <w:t>קיג</w:t>
      </w:r>
      <w:r w:rsidRPr="00C35A2C">
        <w:rPr>
          <w:rStyle w:val="afff1"/>
          <w:rFonts w:hint="cs"/>
          <w:rtl/>
        </w:rPr>
        <w:t>:</w:t>
      </w:r>
    </w:p>
    <w:p w14:paraId="64DD2A3C" w14:textId="0A70AB94" w:rsidR="00B433C9" w:rsidRPr="00C35A2C" w:rsidRDefault="00B433C9" w:rsidP="007C50EB">
      <w:pPr>
        <w:pStyle w:val="afff4"/>
        <w:rPr>
          <w:rStyle w:val="afff1"/>
          <w:bCs w:val="0"/>
          <w:rtl/>
        </w:rPr>
      </w:pPr>
      <w:ins w:id="10013" w:author="מספור קטעי משנה" w:date="2026-10-06T06:45:58Z">
        <w:r>
          <w:rPr>
            <w:rStyle w:val="MisparKeta"/>
          </w:rPr>
          <w:t xml:space="preserve">א. </w:t>
        </w:r>
      </w:ins>
      <w:bookmarkStart w:id="1315" w:name="_Toc119173225"/>
      <w:bookmarkStart w:id="1316" w:name="_Toc119230319"/>
      <w:r w:rsidRPr="00C35A2C">
        <w:rPr>
          <w:rStyle w:val="afff1"/>
          <w:bCs w:val="0"/>
          <w:rtl/>
        </w:rPr>
        <w:t xml:space="preserve">נשתטית </w:t>
      </w:r>
      <w:r w:rsidR="00603E60">
        <w:rPr>
          <w:rStyle w:val="afff1"/>
          <w:rFonts w:hint="cs"/>
          <w:bCs w:val="0"/>
          <w:rtl/>
        </w:rPr>
        <w:t>- לא יוציא</w:t>
      </w:r>
      <w:r w:rsidRPr="00C35A2C">
        <w:rPr>
          <w:rStyle w:val="afff1"/>
          <w:bCs w:val="0"/>
          <w:rtl/>
        </w:rPr>
        <w:t>.</w:t>
      </w:r>
      <w:bookmarkEnd w:id="1315"/>
      <w:bookmarkEnd w:id="1316"/>
    </w:p>
    <w:p w14:paraId="01108399" w14:textId="4DCDCFCA" w:rsidR="00B433C9" w:rsidRPr="005C5E95" w:rsidRDefault="00B433C9" w:rsidP="00B55EDF">
      <w:pPr>
        <w:rPr>
          <w:rFonts w:ascii="Fb Fontext" w:hAnsi="Fb Fontext" w:cs="Guttman Vilna"/>
          <w:b/>
          <w:bCs/>
          <w:spacing w:val="-4"/>
          <w:sz w:val="32"/>
          <w:rtl/>
        </w:rPr>
      </w:pPr>
      <w:r w:rsidRPr="00D1637C">
        <w:rPr>
          <w:rFonts w:ascii="Fb Fontext" w:hAnsi="Fb Fontext" w:cs="PFT_Frank"/>
          <w:b/>
          <w:bCs/>
          <w:spacing w:val="-4"/>
          <w:sz w:val="32"/>
          <w:szCs w:val="14"/>
          <w:rtl/>
        </w:rPr>
        <w:t>דבר תורה</w:t>
      </w:r>
      <w:r w:rsidRPr="005C5E95">
        <w:rPr>
          <w:rFonts w:ascii="Fb Fontext" w:hAnsi="Fb Fontext"/>
          <w:spacing w:val="-4"/>
          <w:sz w:val="32"/>
          <w:rtl/>
        </w:rPr>
        <w:t xml:space="preserve"> מתגרשת</w:t>
      </w:r>
      <w:r w:rsidR="00603E60" w:rsidRPr="006C1E0B">
        <w:rPr>
          <w:rStyle w:val="affff8"/>
          <w:rtl/>
        </w:rPr>
        <w:t xml:space="preserve"> כ</w:t>
      </w:r>
      <w:r w:rsidR="00603E60">
        <w:rPr>
          <w:rStyle w:val="affff8"/>
          <w:rFonts w:hint="cs"/>
          <w:rtl/>
        </w:rPr>
        <w:t>פקחת ע"כ</w:t>
      </w:r>
      <w:r w:rsidRPr="006C1E0B">
        <w:rPr>
          <w:rStyle w:val="affff8"/>
          <w:rtl/>
        </w:rPr>
        <w:t xml:space="preserve">, </w:t>
      </w:r>
      <w:r w:rsidR="00AC67C0" w:rsidRPr="00D1637C">
        <w:rPr>
          <w:rFonts w:ascii="Fb Fontext" w:hAnsi="Fb Fontext" w:cs="PFT_Frank" w:hint="eastAsia"/>
          <w:b/>
          <w:bCs/>
          <w:spacing w:val="-4"/>
          <w:sz w:val="32"/>
          <w:szCs w:val="14"/>
          <w:rtl/>
        </w:rPr>
        <w:t>ו</w:t>
      </w:r>
      <w:r w:rsidR="00AC67C0" w:rsidRPr="00D1637C">
        <w:rPr>
          <w:rFonts w:ascii="Fb Fontext" w:hAnsi="Fb Fontext" w:cs="PFT_Frank"/>
          <w:b/>
          <w:bCs/>
          <w:spacing w:val="-4"/>
          <w:sz w:val="32"/>
          <w:szCs w:val="14"/>
          <w:rtl/>
        </w:rPr>
        <w:t>אמרו</w:t>
      </w:r>
      <w:r w:rsidR="00AC67C0" w:rsidRPr="005C5E95">
        <w:rPr>
          <w:rFonts w:ascii="Fb Fontext" w:hAnsi="Fb Fontext"/>
          <w:spacing w:val="-4"/>
          <w:sz w:val="32"/>
          <w:rtl/>
        </w:rPr>
        <w:t xml:space="preserve"> </w:t>
      </w:r>
      <w:r w:rsidR="00603E60">
        <w:rPr>
          <w:rFonts w:ascii="Fb Fontext" w:hAnsi="Fb Fontext" w:hint="cs"/>
          <w:spacing w:val="-4"/>
          <w:sz w:val="32"/>
          <w:rtl/>
        </w:rPr>
        <w:t>של</w:t>
      </w:r>
      <w:r w:rsidR="00AC67C0" w:rsidRPr="005C5E95">
        <w:rPr>
          <w:rFonts w:ascii="Fb Fontext" w:hAnsi="Fb Fontext"/>
          <w:spacing w:val="-4"/>
          <w:sz w:val="32"/>
          <w:rtl/>
        </w:rPr>
        <w:t>א</w:t>
      </w:r>
      <w:r w:rsidR="00603E60">
        <w:rPr>
          <w:rFonts w:ascii="Fb Fontext" w:hAnsi="Fb Fontext" w:hint="cs"/>
          <w:spacing w:val="-4"/>
          <w:sz w:val="32"/>
          <w:rtl/>
        </w:rPr>
        <w:t>,</w:t>
      </w:r>
      <w:r w:rsidRPr="005C5E95">
        <w:rPr>
          <w:rFonts w:ascii="Fb Fontext" w:hAnsi="Fb Fontext"/>
          <w:spacing w:val="-4"/>
          <w:sz w:val="32"/>
          <w:rtl/>
        </w:rPr>
        <w:t xml:space="preserve"> שלא ינהגו בה הפקר.</w:t>
      </w:r>
    </w:p>
    <w:p w14:paraId="56502C78" w14:textId="5E867E88" w:rsidR="00603E60" w:rsidRDefault="00603E60" w:rsidP="00603E60">
      <w:pPr>
        <w:rPr>
          <w:rFonts w:ascii="Fb Fontext" w:hAnsi="Fb Fontext"/>
          <w:spacing w:val="-6"/>
          <w:sz w:val="32"/>
          <w:rtl/>
        </w:rPr>
      </w:pPr>
      <w:r>
        <w:rPr>
          <w:rStyle w:val="affff5"/>
          <w:rFonts w:hint="cs"/>
          <w:rtl/>
        </w:rPr>
        <w:t>ומדובר:</w:t>
      </w:r>
      <w:r w:rsidR="00B433C9" w:rsidRPr="00175AF9">
        <w:rPr>
          <w:rStyle w:val="affff5"/>
          <w:rFonts w:hint="cs"/>
          <w:rtl/>
        </w:rPr>
        <w:t xml:space="preserve"> </w:t>
      </w:r>
      <w:r w:rsidR="00B433C9" w:rsidRPr="00C23CE0">
        <w:rPr>
          <w:rFonts w:hint="eastAsia"/>
          <w:rtl/>
        </w:rPr>
        <w:t>ב</w:t>
      </w:r>
      <w:r w:rsidR="00B433C9" w:rsidRPr="00C23CE0">
        <w:rPr>
          <w:rtl/>
        </w:rPr>
        <w:t>יודעת לשמור גיטה</w:t>
      </w:r>
      <w:r>
        <w:rPr>
          <w:rFonts w:ascii="Fb Fontext" w:hAnsi="Fb Fontext" w:hint="cs"/>
          <w:spacing w:val="-6"/>
          <w:sz w:val="32"/>
          <w:rtl/>
        </w:rPr>
        <w:t>,</w:t>
      </w:r>
    </w:p>
    <w:p w14:paraId="114318C2" w14:textId="68B10211" w:rsidR="00603E60" w:rsidRDefault="00603E60" w:rsidP="00C23CE0">
      <w:pPr>
        <w:ind w:left="339" w:firstLine="113"/>
        <w:rPr>
          <w:rStyle w:val="affff8"/>
          <w:rtl/>
        </w:rPr>
      </w:pPr>
      <w:r w:rsidRPr="006C1E0B">
        <w:rPr>
          <w:rStyle w:val="affff8"/>
          <w:rtl/>
        </w:rPr>
        <w:t xml:space="preserve">[ולכן מדאורייתא כן, אבל בלא </w:t>
      </w:r>
      <w:r>
        <w:rPr>
          <w:rStyle w:val="affff8"/>
          <w:rFonts w:hint="cs"/>
          <w:rtl/>
        </w:rPr>
        <w:t>זה</w:t>
      </w:r>
      <w:r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לא</w:t>
      </w:r>
      <w:r w:rsidRPr="006C1E0B">
        <w:rPr>
          <w:rStyle w:val="affff8"/>
          <w:rtl/>
        </w:rPr>
        <w:t xml:space="preserve">, </w:t>
      </w:r>
      <w:r w:rsidRPr="006C1E0B">
        <w:rPr>
          <w:rStyle w:val="affff1"/>
          <w:rFonts w:hint="eastAsia"/>
          <w:rtl/>
        </w:rPr>
        <w:t>ד</w:t>
      </w:r>
      <w:r w:rsidRPr="006C1E0B">
        <w:rPr>
          <w:rStyle w:val="affff1"/>
          <w:rtl/>
        </w:rPr>
        <w:t>'ו</w:t>
      </w:r>
      <w:r w:rsidRPr="006C1E0B">
        <w:rPr>
          <w:rStyle w:val="affff1"/>
          <w:rFonts w:hint="eastAsia"/>
          <w:rtl/>
        </w:rPr>
        <w:t>שלחה</w:t>
      </w:r>
      <w:r w:rsidRPr="006C1E0B">
        <w:rPr>
          <w:rStyle w:val="affff1"/>
          <w:rtl/>
        </w:rPr>
        <w:t>'</w:t>
      </w:r>
      <w:r w:rsidRPr="006C1E0B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 xml:space="preserve">- </w:t>
      </w:r>
      <w:r w:rsidRPr="006C1E0B">
        <w:rPr>
          <w:rStyle w:val="affff8"/>
          <w:rFonts w:hint="eastAsia"/>
          <w:rtl/>
        </w:rPr>
        <w:t>ו</w:t>
      </w:r>
      <w:r>
        <w:rPr>
          <w:rStyle w:val="affff8"/>
          <w:rFonts w:hint="cs"/>
          <w:rtl/>
        </w:rPr>
        <w:t>ל</w:t>
      </w:r>
      <w:r w:rsidRPr="006C1E0B">
        <w:rPr>
          <w:rStyle w:val="affff8"/>
          <w:rFonts w:hint="eastAsia"/>
          <w:rtl/>
        </w:rPr>
        <w:t>א</w:t>
      </w:r>
      <w:r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חוזרת</w:t>
      </w:r>
      <w:r w:rsidRPr="006C1E0B">
        <w:rPr>
          <w:rStyle w:val="affff8"/>
          <w:rtl/>
        </w:rPr>
        <w:t>]</w:t>
      </w:r>
      <w:r>
        <w:rPr>
          <w:rStyle w:val="affff8"/>
          <w:rFonts w:hint="cs"/>
          <w:rtl/>
        </w:rPr>
        <w:t>,</w:t>
      </w:r>
    </w:p>
    <w:p w14:paraId="14229AA9" w14:textId="64FA3BCB" w:rsidR="00BB47D5" w:rsidRDefault="00C23CE0" w:rsidP="00C23CE0">
      <w:pPr>
        <w:ind w:left="226" w:firstLine="113"/>
        <w:rPr>
          <w:rFonts w:ascii="FrankRuehl" w:hAnsi="FrankRuehl"/>
          <w:rtl/>
        </w:rPr>
      </w:pPr>
      <w:r>
        <w:rPr>
          <w:rFonts w:hint="cs"/>
          <w:rtl/>
        </w:rPr>
        <w:t xml:space="preserve">  </w:t>
      </w:r>
      <w:r w:rsidR="00B433C9" w:rsidRPr="00C23CE0">
        <w:rPr>
          <w:rtl/>
        </w:rPr>
        <w:t>ו</w:t>
      </w:r>
      <w:r w:rsidR="00603E60" w:rsidRPr="00C23CE0">
        <w:rPr>
          <w:rFonts w:hint="eastAsia"/>
          <w:rtl/>
        </w:rPr>
        <w:t>ל</w:t>
      </w:r>
      <w:r w:rsidR="00B433C9" w:rsidRPr="00C23CE0">
        <w:rPr>
          <w:rtl/>
        </w:rPr>
        <w:t>א יודעת לשמור עצמה,</w:t>
      </w:r>
      <w:r w:rsidR="00B433C9" w:rsidRPr="00AC7749">
        <w:rPr>
          <w:rFonts w:ascii="Fb Fontext" w:hAnsi="Fb Fontext"/>
          <w:spacing w:val="-6"/>
          <w:rtl/>
        </w:rPr>
        <w:t xml:space="preserve"> </w:t>
      </w:r>
      <w:r w:rsidR="00627136">
        <w:rPr>
          <w:rStyle w:val="affff8"/>
          <w:rFonts w:hint="cs"/>
          <w:rtl/>
        </w:rPr>
        <w:t>[א</w:t>
      </w:r>
      <w:r w:rsidR="00603E60" w:rsidRPr="006C1E0B">
        <w:rPr>
          <w:rStyle w:val="affff8"/>
          <w:rFonts w:hint="eastAsia"/>
          <w:rtl/>
        </w:rPr>
        <w:t>בל</w:t>
      </w:r>
      <w:r w:rsidR="00603E60" w:rsidRPr="006C1E0B">
        <w:rPr>
          <w:rStyle w:val="affff8"/>
          <w:rtl/>
        </w:rPr>
        <w:t xml:space="preserve"> </w:t>
      </w:r>
      <w:r w:rsidR="00603E60" w:rsidRPr="006C1E0B">
        <w:rPr>
          <w:rStyle w:val="affff8"/>
          <w:rFonts w:hint="eastAsia"/>
          <w:rtl/>
        </w:rPr>
        <w:t>בלא</w:t>
      </w:r>
      <w:r w:rsidR="00603E60" w:rsidRPr="006C1E0B">
        <w:rPr>
          <w:rStyle w:val="affff8"/>
          <w:rtl/>
        </w:rPr>
        <w:t xml:space="preserve"> </w:t>
      </w:r>
      <w:r w:rsidR="00603E60" w:rsidRPr="006C1E0B">
        <w:rPr>
          <w:rStyle w:val="affff8"/>
          <w:rFonts w:hint="eastAsia"/>
          <w:rtl/>
        </w:rPr>
        <w:t>זה</w:t>
      </w:r>
      <w:r w:rsidR="00627136">
        <w:rPr>
          <w:rStyle w:val="affff8"/>
          <w:rFonts w:hint="cs"/>
          <w:rtl/>
        </w:rPr>
        <w:t>,</w:t>
      </w:r>
      <w:r w:rsidR="00603E60" w:rsidRPr="006C1E0B">
        <w:rPr>
          <w:rStyle w:val="affff8"/>
          <w:rtl/>
        </w:rPr>
        <w:t xml:space="preserve"> </w:t>
      </w:r>
      <w:r w:rsidR="00B433C9" w:rsidRPr="006C1E0B">
        <w:rPr>
          <w:rStyle w:val="affff8"/>
          <w:rFonts w:hint="eastAsia"/>
          <w:rtl/>
        </w:rPr>
        <w:t>לא</w:t>
      </w:r>
      <w:r w:rsidR="00B433C9" w:rsidRPr="006C1E0B">
        <w:rPr>
          <w:rStyle w:val="affff8"/>
          <w:rtl/>
        </w:rPr>
        <w:t xml:space="preserve"> ינהגו בה הפקר</w:t>
      </w:r>
      <w:r w:rsidR="00627136">
        <w:rPr>
          <w:rStyle w:val="affff8"/>
          <w:rFonts w:hint="cs"/>
          <w:rtl/>
        </w:rPr>
        <w:t>]</w:t>
      </w:r>
      <w:r w:rsidR="00B433C9" w:rsidRPr="00C35A2C">
        <w:rPr>
          <w:rFonts w:ascii="Fb Fontext" w:hAnsi="Fb Fontext"/>
          <w:rtl/>
        </w:rPr>
        <w:t>.</w:t>
      </w:r>
    </w:p>
    <w:p w14:paraId="23F0F397" w14:textId="38A262BF" w:rsidR="00B433C9" w:rsidRPr="00C35A2C" w:rsidRDefault="00B433C9" w:rsidP="006C1E0B">
      <w:pPr>
        <w:pStyle w:val="afff4"/>
        <w:rPr>
          <w:rStyle w:val="afff1"/>
          <w:rFonts w:ascii="BA חניכי הישיבות" w:hAnsi="BA חניכי הישיבות" w:cs="BA חניכי הישיבות"/>
          <w:bCs w:val="0"/>
          <w:color w:val="808080" w:themeColor="background1" w:themeShade="80"/>
          <w:rtl/>
        </w:rPr>
      </w:pPr>
      <w:ins w:id="10014" w:author="מספור קטעי משנה" w:date="2026-10-06T06:45:58Z">
        <w:r>
          <w:rPr>
            <w:rStyle w:val="MisparKeta"/>
          </w:rPr>
          <w:t xml:space="preserve">ג. </w:t>
        </w:r>
      </w:ins>
      <w:bookmarkStart w:id="1317" w:name="_Toc119173226"/>
      <w:bookmarkStart w:id="1318" w:name="_Toc119230320"/>
      <w:r w:rsidRPr="000167CA">
        <w:rPr>
          <w:rStyle w:val="afffff0"/>
          <w:rtl/>
        </w:rPr>
        <w:t>אר</w:t>
      </w:r>
      <w:r w:rsidRPr="000167CA">
        <w:rPr>
          <w:rStyle w:val="afffff0"/>
          <w:rFonts w:hint="cs"/>
          <w:rtl/>
        </w:rPr>
        <w:t>יב</w:t>
      </w:r>
      <w:r w:rsidRPr="000167CA">
        <w:rPr>
          <w:rStyle w:val="afffff0"/>
          <w:rtl/>
        </w:rPr>
        <w:t>"</w:t>
      </w:r>
      <w:r w:rsidRPr="000167CA">
        <w:rPr>
          <w:rStyle w:val="afffff0"/>
          <w:rFonts w:hint="cs"/>
          <w:rtl/>
        </w:rPr>
        <w:t>נ</w:t>
      </w:r>
      <w:r w:rsidR="00312BED" w:rsidRPr="000167CA">
        <w:rPr>
          <w:rStyle w:val="afffff0"/>
          <w:rFonts w:hint="cs"/>
          <w:rtl/>
        </w:rPr>
        <w:t>:</w:t>
      </w:r>
      <w:r w:rsidRPr="00C35A2C">
        <w:rPr>
          <w:rStyle w:val="afff1"/>
          <w:rFonts w:hint="cs"/>
          <w:bCs w:val="0"/>
          <w:rtl/>
        </w:rPr>
        <w:t xml:space="preserve"> </w:t>
      </w:r>
      <w:r w:rsidRPr="00C35A2C">
        <w:rPr>
          <w:rStyle w:val="afff1"/>
          <w:bCs w:val="0"/>
          <w:rtl/>
        </w:rPr>
        <w:t>מפני מה האשה שנתחרשה יוצאה, והאיש</w:t>
      </w:r>
      <w:r w:rsidR="00627136">
        <w:rPr>
          <w:rStyle w:val="afff1"/>
          <w:rFonts w:hint="cs"/>
          <w:bCs w:val="0"/>
          <w:rtl/>
        </w:rPr>
        <w:t>..</w:t>
      </w:r>
      <w:r w:rsidRPr="00C35A2C">
        <w:rPr>
          <w:rStyle w:val="afff1"/>
          <w:bCs w:val="0"/>
          <w:rtl/>
        </w:rPr>
        <w:t xml:space="preserve"> </w:t>
      </w:r>
      <w:r w:rsidR="00627136">
        <w:rPr>
          <w:rStyle w:val="afff1"/>
          <w:rFonts w:hint="cs"/>
          <w:bCs w:val="0"/>
          <w:rtl/>
        </w:rPr>
        <w:t>ל</w:t>
      </w:r>
      <w:r w:rsidRPr="00C35A2C">
        <w:rPr>
          <w:rStyle w:val="afff1"/>
          <w:bCs w:val="0"/>
          <w:rtl/>
        </w:rPr>
        <w:t>א</w:t>
      </w:r>
      <w:r w:rsidR="00627136">
        <w:rPr>
          <w:rStyle w:val="afff1"/>
          <w:rFonts w:hint="cs"/>
          <w:bCs w:val="0"/>
          <w:rtl/>
        </w:rPr>
        <w:t>.</w:t>
      </w:r>
      <w:r w:rsidRPr="00C35A2C">
        <w:rPr>
          <w:rStyle w:val="afff1"/>
          <w:bCs w:val="0"/>
          <w:rtl/>
        </w:rPr>
        <w:t>.</w:t>
      </w:r>
      <w:bookmarkEnd w:id="1317"/>
      <w:bookmarkEnd w:id="1318"/>
    </w:p>
    <w:p w14:paraId="2E1ABBA7" w14:textId="21E4946C" w:rsidR="00627136" w:rsidRDefault="00B433C9" w:rsidP="00B55EDF">
      <w:pPr>
        <w:rPr>
          <w:rFonts w:ascii="Fb Fontext" w:hAnsi="Fb Fontext"/>
          <w:sz w:val="32"/>
          <w:rtl/>
        </w:rPr>
      </w:pPr>
      <w:r w:rsidRPr="00312BED">
        <w:rPr>
          <w:rStyle w:val="affff5"/>
          <w:rtl/>
        </w:rPr>
        <w:t>איבעיא:</w:t>
      </w:r>
      <w:r w:rsidRPr="00C35A2C">
        <w:rPr>
          <w:rFonts w:ascii="Fb Fontext" w:hAnsi="Fb Fontext"/>
          <w:sz w:val="32"/>
          <w:rtl/>
        </w:rPr>
        <w:t xml:space="preserve"> </w:t>
      </w:r>
      <w:r w:rsidR="00627136">
        <w:rPr>
          <w:rFonts w:ascii="Fb Fontext" w:hAnsi="Fb Fontext" w:hint="cs"/>
          <w:sz w:val="32"/>
          <w:rtl/>
        </w:rPr>
        <w:t xml:space="preserve">שאל על </w:t>
      </w:r>
      <w:r w:rsidRPr="00C35A2C">
        <w:rPr>
          <w:rFonts w:ascii="Fb Fontext" w:hAnsi="Fb Fontext" w:hint="cs"/>
          <w:sz w:val="32"/>
          <w:rtl/>
        </w:rPr>
        <w:t xml:space="preserve">איש </w:t>
      </w:r>
      <w:r w:rsidR="00627136" w:rsidRPr="006C1E0B">
        <w:rPr>
          <w:rStyle w:val="affff8"/>
          <w:rtl/>
        </w:rPr>
        <w:t xml:space="preserve">[למה </w:t>
      </w:r>
      <w:r w:rsidR="00627136" w:rsidRPr="006C1E0B">
        <w:rPr>
          <w:rStyle w:val="affff8"/>
          <w:rFonts w:hint="eastAsia"/>
          <w:rtl/>
        </w:rPr>
        <w:t>אינו</w:t>
      </w:r>
      <w:r w:rsidR="00627136" w:rsidRPr="006C1E0B">
        <w:rPr>
          <w:rStyle w:val="affff8"/>
          <w:rtl/>
        </w:rPr>
        <w:t xml:space="preserve"> </w:t>
      </w:r>
      <w:r w:rsidR="00627136" w:rsidRPr="006C1E0B">
        <w:rPr>
          <w:rStyle w:val="affff8"/>
          <w:rFonts w:hint="eastAsia"/>
          <w:rtl/>
        </w:rPr>
        <w:t>מוציא</w:t>
      </w:r>
      <w:r w:rsidR="00627136" w:rsidRPr="006C1E0B">
        <w:rPr>
          <w:rStyle w:val="affff8"/>
          <w:rtl/>
        </w:rPr>
        <w:t>]</w:t>
      </w:r>
      <w:r w:rsidR="00627136">
        <w:rPr>
          <w:rStyle w:val="affff8"/>
          <w:rFonts w:hint="cs"/>
          <w:rtl/>
        </w:rPr>
        <w:t>,</w:t>
      </w:r>
      <w:r w:rsidR="00627136">
        <w:rPr>
          <w:rFonts w:ascii="Fb Fontext" w:hAnsi="Fb Fontext" w:hint="cs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 xml:space="preserve">או </w:t>
      </w:r>
      <w:r w:rsidR="00627136">
        <w:rPr>
          <w:rFonts w:ascii="Fb Fontext" w:hAnsi="Fb Fontext" w:hint="cs"/>
          <w:sz w:val="32"/>
          <w:rtl/>
        </w:rPr>
        <w:t xml:space="preserve">על </w:t>
      </w:r>
      <w:r w:rsidRPr="00C35A2C">
        <w:rPr>
          <w:rFonts w:ascii="Fb Fontext" w:hAnsi="Fb Fontext" w:hint="cs"/>
          <w:sz w:val="32"/>
          <w:rtl/>
        </w:rPr>
        <w:t xml:space="preserve">אשה </w:t>
      </w:r>
      <w:r w:rsidR="00627136" w:rsidRPr="006C1E0B">
        <w:rPr>
          <w:rStyle w:val="affff8"/>
          <w:rtl/>
        </w:rPr>
        <w:t xml:space="preserve">[למה </w:t>
      </w:r>
      <w:r w:rsidR="00627136" w:rsidRPr="006C1E0B">
        <w:rPr>
          <w:rStyle w:val="affff8"/>
          <w:rFonts w:hint="eastAsia"/>
          <w:rtl/>
        </w:rPr>
        <w:t>יוצאה</w:t>
      </w:r>
      <w:r w:rsidR="00627136" w:rsidRPr="006C1E0B">
        <w:rPr>
          <w:rStyle w:val="affff8"/>
          <w:rtl/>
        </w:rPr>
        <w:t>]?</w:t>
      </w:r>
    </w:p>
    <w:p w14:paraId="4F3627C5" w14:textId="43EAEB99" w:rsidR="00B433C9" w:rsidRDefault="00627136" w:rsidP="00B55EDF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ומוכיח, על אשה:</w:t>
      </w:r>
      <w:r w:rsidR="00B433C9" w:rsidRPr="00312BED">
        <w:rPr>
          <w:rStyle w:val="affff5"/>
          <w:rtl/>
        </w:rPr>
        <w:t xml:space="preserve"> </w:t>
      </w:r>
      <w:r>
        <w:rPr>
          <w:rFonts w:ascii="Fb Fontext" w:hAnsi="Fb Fontext" w:hint="cs"/>
          <w:sz w:val="32"/>
          <w:rtl/>
        </w:rPr>
        <w:t>'א</w:t>
      </w:r>
      <w:r w:rsidR="00B433C9" w:rsidRPr="00C35A2C">
        <w:rPr>
          <w:rFonts w:ascii="Fb Fontext" w:hAnsi="Fb Fontext"/>
          <w:sz w:val="32"/>
          <w:rtl/>
        </w:rPr>
        <w:t>"ל</w:t>
      </w:r>
      <w:r>
        <w:rPr>
          <w:rFonts w:ascii="Fb Fontext" w:hAnsi="Fb Fontext" w:hint="cs"/>
          <w:sz w:val="32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אף זו </w:t>
      </w:r>
      <w:r w:rsidRPr="006C1E0B">
        <w:rPr>
          <w:rStyle w:val="affff8"/>
          <w:rtl/>
        </w:rPr>
        <w:t xml:space="preserve">[חרשת </w:t>
      </w:r>
      <w:r w:rsidRPr="006C1E0B">
        <w:rPr>
          <w:rStyle w:val="affff8"/>
          <w:rFonts w:hint="eastAsia"/>
          <w:rtl/>
        </w:rPr>
        <w:t>שהשיאה</w:t>
      </w:r>
      <w:r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אביה</w:t>
      </w:r>
      <w:r w:rsidRPr="006C1E0B">
        <w:rPr>
          <w:rStyle w:val="affff8"/>
          <w:rtl/>
        </w:rPr>
        <w:t>]</w:t>
      </w:r>
      <w:r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כיוצא בה</w:t>
      </w:r>
      <w:r>
        <w:rPr>
          <w:rFonts w:ascii="Fb Fontext" w:hAnsi="Fb Fontext" w:hint="cs"/>
          <w:sz w:val="32"/>
          <w:rtl/>
        </w:rPr>
        <w:t>'.</w:t>
      </w:r>
    </w:p>
    <w:p w14:paraId="02B9F9B3" w14:textId="6FFBE662" w:rsidR="00B433C9" w:rsidRPr="00EA6942" w:rsidRDefault="00627136" w:rsidP="00733513">
      <w:pPr>
        <w:pStyle w:val="afff4"/>
        <w:rPr>
          <w:rStyle w:val="afff1"/>
          <w:bCs w:val="0"/>
          <w:spacing w:val="-2"/>
          <w:rtl/>
        </w:rPr>
      </w:pPr>
      <w:ins w:id="10015" w:author="מספור קטעי משנה" w:date="2026-10-06T06:45:58Z">
        <w:r>
          <w:rPr>
            <w:rStyle w:val="MisparKeta"/>
          </w:rPr>
          <w:t xml:space="preserve">ג. </w:t>
        </w:r>
      </w:ins>
      <w:bookmarkStart w:id="1319" w:name="_Toc119173227"/>
      <w:bookmarkStart w:id="1320" w:name="_Toc119230321"/>
      <w:r w:rsidRPr="006C1E0B">
        <w:rPr>
          <w:rFonts w:hint="eastAsia"/>
          <w:rtl/>
        </w:rPr>
        <w:t>העיד</w:t>
      </w:r>
      <w:r w:rsidRPr="006C1E0B">
        <w:rPr>
          <w:rtl/>
        </w:rPr>
        <w:t xml:space="preserve"> </w:t>
      </w:r>
      <w:r w:rsidR="00B433C9" w:rsidRPr="006C1E0B">
        <w:rPr>
          <w:rtl/>
        </w:rPr>
        <w:t>ר</w:t>
      </w:r>
      <w:r w:rsidR="00B433C9" w:rsidRPr="00EA6942">
        <w:rPr>
          <w:rStyle w:val="afff1"/>
          <w:bCs w:val="0"/>
          <w:spacing w:val="-2"/>
          <w:rtl/>
        </w:rPr>
        <w:t>יב</w:t>
      </w:r>
      <w:r>
        <w:rPr>
          <w:rStyle w:val="afff1"/>
          <w:rFonts w:hint="cs"/>
          <w:bCs w:val="0"/>
          <w:spacing w:val="-2"/>
          <w:rtl/>
        </w:rPr>
        <w:t>"</w:t>
      </w:r>
      <w:r w:rsidR="00B433C9" w:rsidRPr="00EA6942">
        <w:rPr>
          <w:rStyle w:val="afff1"/>
          <w:bCs w:val="0"/>
          <w:spacing w:val="-2"/>
          <w:rtl/>
        </w:rPr>
        <w:t>ג</w:t>
      </w:r>
      <w:r>
        <w:rPr>
          <w:rStyle w:val="afff1"/>
          <w:rFonts w:hint="cs"/>
          <w:bCs w:val="0"/>
          <w:spacing w:val="-2"/>
          <w:rtl/>
        </w:rPr>
        <w:t>:</w:t>
      </w:r>
      <w:r w:rsidR="00B433C9" w:rsidRPr="00EA6942">
        <w:rPr>
          <w:rStyle w:val="afff1"/>
          <w:bCs w:val="0"/>
          <w:spacing w:val="-2"/>
          <w:rtl/>
        </w:rPr>
        <w:t xml:space="preserve"> חרשת שהשיאה אביה </w:t>
      </w:r>
      <w:r>
        <w:rPr>
          <w:rStyle w:val="afff1"/>
          <w:rFonts w:hint="cs"/>
          <w:bCs w:val="0"/>
          <w:spacing w:val="-2"/>
          <w:rtl/>
        </w:rPr>
        <w:t xml:space="preserve">- </w:t>
      </w:r>
      <w:r w:rsidR="00B433C9" w:rsidRPr="00EA6942">
        <w:rPr>
          <w:rStyle w:val="afff1"/>
          <w:bCs w:val="0"/>
          <w:spacing w:val="-2"/>
          <w:rtl/>
        </w:rPr>
        <w:t>יוצאה בגט.</w:t>
      </w:r>
      <w:bookmarkEnd w:id="1319"/>
      <w:bookmarkEnd w:id="1320"/>
    </w:p>
    <w:p w14:paraId="33AD0266" w14:textId="44773700" w:rsidR="00B433C9" w:rsidRPr="00C35A2C" w:rsidRDefault="00B433C9" w:rsidP="00B55EDF">
      <w:pPr>
        <w:rPr>
          <w:rFonts w:cs="Guttman Vilna"/>
          <w:b/>
          <w:bCs/>
          <w:rtl/>
        </w:rPr>
      </w:pPr>
      <w:r w:rsidRPr="00312BED">
        <w:rPr>
          <w:rStyle w:val="affff5"/>
          <w:rtl/>
        </w:rPr>
        <w:t>מעדותו</w:t>
      </w:r>
      <w:r w:rsidR="00627136">
        <w:rPr>
          <w:rStyle w:val="affff5"/>
          <w:rFonts w:hint="cs"/>
          <w:rtl/>
        </w:rPr>
        <w:t xml:space="preserve"> נלמד</w:t>
      </w:r>
      <w:r w:rsidRPr="00733513">
        <w:rPr>
          <w:rStyle w:val="affff5"/>
          <w:rtl/>
        </w:rPr>
        <w:t>:</w:t>
      </w:r>
      <w:r w:rsidRPr="006C1E0B">
        <w:rPr>
          <w:rStyle w:val="affff5"/>
          <w:rtl/>
        </w:rPr>
        <w:t xml:space="preserve"> לעדים </w:t>
      </w:r>
      <w:r w:rsidR="00733513">
        <w:rPr>
          <w:rFonts w:hint="cs"/>
          <w:rtl/>
        </w:rPr>
        <w:t>'</w:t>
      </w:r>
      <w:r w:rsidRPr="00C35A2C">
        <w:rPr>
          <w:rtl/>
        </w:rPr>
        <w:t>ראו גט שאני נותן</w:t>
      </w:r>
      <w:r w:rsidR="00733513">
        <w:rPr>
          <w:rFonts w:hint="cs"/>
          <w:rtl/>
        </w:rPr>
        <w:t>'</w:t>
      </w:r>
      <w:r w:rsidRPr="00C35A2C">
        <w:rPr>
          <w:rtl/>
        </w:rPr>
        <w:t xml:space="preserve">, </w:t>
      </w:r>
      <w:r w:rsidRPr="006C1E0B">
        <w:rPr>
          <w:rStyle w:val="affff5"/>
          <w:rtl/>
        </w:rPr>
        <w:t>ולה</w:t>
      </w:r>
      <w:r w:rsidRPr="00C35A2C">
        <w:rPr>
          <w:rtl/>
        </w:rPr>
        <w:t xml:space="preserve"> </w:t>
      </w:r>
      <w:r w:rsidR="00733513">
        <w:rPr>
          <w:rFonts w:hint="cs"/>
          <w:rtl/>
        </w:rPr>
        <w:t>'</w:t>
      </w:r>
      <w:r w:rsidRPr="00C35A2C">
        <w:rPr>
          <w:rtl/>
        </w:rPr>
        <w:t>שט</w:t>
      </w:r>
      <w:r w:rsidR="00733513">
        <w:rPr>
          <w:rFonts w:hint="cs"/>
          <w:rtl/>
        </w:rPr>
        <w:t xml:space="preserve">ר </w:t>
      </w:r>
      <w:r w:rsidRPr="00C35A2C">
        <w:rPr>
          <w:rtl/>
        </w:rPr>
        <w:t>ח</w:t>
      </w:r>
      <w:r w:rsidR="00733513">
        <w:rPr>
          <w:rFonts w:hint="cs"/>
          <w:rtl/>
        </w:rPr>
        <w:t>וב'</w:t>
      </w:r>
      <w:r w:rsidRPr="00C35A2C">
        <w:rPr>
          <w:rtl/>
        </w:rPr>
        <w:t xml:space="preserve"> מגורשת.</w:t>
      </w:r>
    </w:p>
    <w:p w14:paraId="683EBE4B" w14:textId="6C563C3F" w:rsidR="00733513" w:rsidRPr="00BB47D5" w:rsidRDefault="00733513" w:rsidP="00BB47D5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פשיטא שא"צ דעתה, ו</w:t>
      </w:r>
      <w:r w:rsidRPr="006C1E0B">
        <w:rPr>
          <w:rStyle w:val="affff5"/>
          <w:rFonts w:hint="eastAsia"/>
          <w:rtl/>
        </w:rPr>
        <w:t>החידוש</w:t>
      </w:r>
      <w:r w:rsidRPr="006C1E0B">
        <w:rPr>
          <w:rStyle w:val="affff5"/>
          <w:rtl/>
        </w:rPr>
        <w:t>: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6F5A47">
        <w:rPr>
          <w:rFonts w:ascii="Fb Fontext" w:hAnsi="Fb Fontext" w:hint="cs"/>
          <w:sz w:val="32"/>
          <w:rtl/>
        </w:rPr>
        <w:t>של</w:t>
      </w:r>
      <w:r w:rsidR="00B433C9" w:rsidRPr="00C35A2C">
        <w:rPr>
          <w:rFonts w:ascii="Fb Fontext" w:hAnsi="Fb Fontext" w:hint="cs"/>
          <w:sz w:val="32"/>
          <w:rtl/>
        </w:rPr>
        <w:t>א</w:t>
      </w:r>
      <w:r w:rsidR="006F5A47"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 w:hint="cs"/>
          <w:sz w:val="32"/>
          <w:rtl/>
        </w:rPr>
        <w:t>א</w:t>
      </w:r>
      <w:r w:rsidR="006F5A47">
        <w:rPr>
          <w:rFonts w:ascii="Fb Fontext" w:hAnsi="Fb Fontext" w:hint="cs"/>
          <w:sz w:val="32"/>
          <w:rtl/>
        </w:rPr>
        <w:t>ומרים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ש</w:t>
      </w:r>
      <w:r w:rsidR="00B433C9" w:rsidRPr="00C35A2C">
        <w:rPr>
          <w:rFonts w:ascii="Fb Fontext" w:hAnsi="Fb Fontext"/>
          <w:sz w:val="32"/>
          <w:rtl/>
        </w:rPr>
        <w:t>ב</w:t>
      </w:r>
      <w:r>
        <w:rPr>
          <w:rFonts w:ascii="Fb Fontext" w:hAnsi="Fb Fontext" w:hint="cs"/>
          <w:sz w:val="32"/>
          <w:rtl/>
        </w:rPr>
        <w:t>י</w:t>
      </w:r>
      <w:r w:rsidR="00B433C9" w:rsidRPr="00C35A2C">
        <w:rPr>
          <w:rFonts w:ascii="Fb Fontext" w:hAnsi="Fb Fontext"/>
          <w:sz w:val="32"/>
          <w:rtl/>
        </w:rPr>
        <w:t>טל</w:t>
      </w:r>
      <w:r>
        <w:rPr>
          <w:rFonts w:ascii="Fb Fontext" w:hAnsi="Fb Fontext" w:hint="cs"/>
          <w:sz w:val="32"/>
          <w:rtl/>
        </w:rPr>
        <w:t xml:space="preserve"> הגט</w:t>
      </w:r>
      <w:r w:rsidR="00B433C9" w:rsidRPr="00C35A2C">
        <w:rPr>
          <w:rFonts w:ascii="Fb Fontext" w:hAnsi="Fb Fontext"/>
          <w:sz w:val="32"/>
          <w:rtl/>
        </w:rPr>
        <w:t>,</w:t>
      </w:r>
      <w:r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 w:hint="cs"/>
          <w:rtl/>
        </w:rPr>
        <w:t>דא</w:t>
      </w:r>
      <w:r>
        <w:rPr>
          <w:rFonts w:ascii="Fb Fontext" w:hAnsi="Fb Fontext" w:hint="cs"/>
          <w:rtl/>
        </w:rPr>
        <w:t>"כ</w:t>
      </w:r>
      <w:r w:rsidR="00B433C9" w:rsidRPr="00C35A2C">
        <w:rPr>
          <w:rFonts w:ascii="Fb Fontext" w:hAnsi="Fb Fontext" w:hint="cs"/>
          <w:rtl/>
        </w:rPr>
        <w:t xml:space="preserve"> היה </w:t>
      </w:r>
      <w:r>
        <w:rPr>
          <w:rFonts w:ascii="Fb Fontext" w:hAnsi="Fb Fontext" w:hint="cs"/>
          <w:rtl/>
        </w:rPr>
        <w:t>א</w:t>
      </w:r>
      <w:r w:rsidR="00B433C9" w:rsidRPr="00C35A2C">
        <w:rPr>
          <w:rFonts w:ascii="Fb Fontext" w:hAnsi="Fb Fontext" w:hint="cs"/>
          <w:rtl/>
        </w:rPr>
        <w:t xml:space="preserve">ומר </w:t>
      </w:r>
      <w:r>
        <w:rPr>
          <w:rFonts w:ascii="Fb Fontext" w:hAnsi="Fb Fontext" w:hint="cs"/>
          <w:rtl/>
        </w:rPr>
        <w:t xml:space="preserve">זאת </w:t>
      </w:r>
      <w:r w:rsidR="00B433C9" w:rsidRPr="00C35A2C">
        <w:rPr>
          <w:rFonts w:ascii="Fb Fontext" w:hAnsi="Fb Fontext" w:hint="cs"/>
          <w:rtl/>
        </w:rPr>
        <w:t>לעדים</w:t>
      </w:r>
      <w:r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 w:hint="cs"/>
          <w:rtl/>
        </w:rPr>
        <w:t xml:space="preserve"> ומה שאמר לה </w:t>
      </w:r>
      <w:r>
        <w:rPr>
          <w:rFonts w:ascii="Fb Fontext" w:hAnsi="Fb Fontext" w:hint="cs"/>
          <w:rtl/>
        </w:rPr>
        <w:t xml:space="preserve">'שטר חוב' </w:t>
      </w:r>
      <w:r w:rsidR="00B433C9" w:rsidRPr="00C35A2C">
        <w:rPr>
          <w:rFonts w:ascii="Fb Fontext" w:hAnsi="Fb Fontext" w:hint="cs"/>
          <w:rtl/>
        </w:rPr>
        <w:t xml:space="preserve">משום </w:t>
      </w:r>
      <w:r w:rsidR="00B433C9">
        <w:rPr>
          <w:rFonts w:ascii="Fb Fontext" w:hAnsi="Fb Fontext" w:hint="cs"/>
          <w:rtl/>
        </w:rPr>
        <w:t>בוש</w:t>
      </w:r>
      <w:r>
        <w:rPr>
          <w:rFonts w:ascii="Fb Fontext" w:hAnsi="Fb Fontext" w:hint="cs"/>
          <w:rtl/>
        </w:rPr>
        <w:t>ה.</w:t>
      </w:r>
    </w:p>
    <w:p w14:paraId="7D7B1B6F" w14:textId="77777777" w:rsidR="009E78BB" w:rsidRDefault="009E78BB" w:rsidP="00615A60">
      <w:pPr>
        <w:pStyle w:val="affff2"/>
        <w:rPr>
          <w:rtl/>
        </w:rPr>
      </w:pPr>
      <w:bookmarkStart w:id="1321" w:name="_Toc119173228"/>
    </w:p>
    <w:p w14:paraId="2E8D658A" w14:textId="1B9DCB71" w:rsidR="00DE7246" w:rsidRDefault="00DE7246" w:rsidP="00615A60">
      <w:pPr>
        <w:pStyle w:val="affff2"/>
        <w:rPr>
          <w:rtl/>
        </w:rPr>
      </w:pPr>
      <w:bookmarkStart w:id="1322" w:name="_Toc119230322"/>
      <w:r>
        <w:rPr>
          <w:rFonts w:hint="cs"/>
          <w:rtl/>
        </w:rPr>
        <w:lastRenderedPageBreak/>
        <w:t>סוגיית 'קטן אוכל נבילות - אם ב"ד מצווין להפרישו</w:t>
      </w:r>
      <w:bookmarkEnd w:id="1321"/>
      <w:r w:rsidR="00891CB3">
        <w:rPr>
          <w:rFonts w:hint="cs"/>
          <w:rtl/>
        </w:rPr>
        <w:t xml:space="preserve"> -יא'</w:t>
      </w:r>
      <w:bookmarkEnd w:id="1322"/>
    </w:p>
    <w:p w14:paraId="2CD3C65A" w14:textId="1C5EF125" w:rsidR="00DE7246" w:rsidRDefault="00DE7246" w:rsidP="00B55EDF">
      <w:pPr>
        <w:rPr>
          <w:rFonts w:ascii="Fb Fontext" w:hAnsi="Fb Fontext"/>
          <w:rtl/>
        </w:rPr>
      </w:pPr>
      <w:r w:rsidRPr="006C1E0B">
        <w:rPr>
          <w:rStyle w:val="affff5"/>
          <w:rFonts w:hint="eastAsia"/>
          <w:rtl/>
        </w:rPr>
        <w:t>ל</w:t>
      </w:r>
      <w:r w:rsidR="00B433C9" w:rsidRPr="00842367">
        <w:rPr>
          <w:rStyle w:val="affff5"/>
          <w:rFonts w:hint="cs"/>
          <w:rtl/>
        </w:rPr>
        <w:t>ריב</w:t>
      </w:r>
      <w:r w:rsidR="00B433C9" w:rsidRPr="00842367">
        <w:rPr>
          <w:rStyle w:val="affff5"/>
          <w:rtl/>
        </w:rPr>
        <w:t>"</w:t>
      </w:r>
      <w:r w:rsidR="00B433C9" w:rsidRPr="00842367">
        <w:rPr>
          <w:rStyle w:val="affff5"/>
          <w:rFonts w:hint="cs"/>
          <w:rtl/>
        </w:rPr>
        <w:t xml:space="preserve">ב </w:t>
      </w:r>
      <w:r w:rsidR="00B433C9" w:rsidRPr="00C35A2C">
        <w:rPr>
          <w:rFonts w:ascii="Fb Fontext" w:hAnsi="Fb Fontext" w:hint="cs"/>
          <w:rtl/>
        </w:rPr>
        <w:t>נאבדו מפתחות ביהמ</w:t>
      </w:r>
      <w:r w:rsidR="00B433C9" w:rsidRPr="00C35A2C">
        <w:rPr>
          <w:rFonts w:ascii="Fb Fontext" w:hAnsi="Fb Fontext"/>
          <w:rtl/>
        </w:rPr>
        <w:t>"</w:t>
      </w:r>
      <w:r w:rsidR="00B433C9" w:rsidRPr="00C35A2C">
        <w:rPr>
          <w:rFonts w:ascii="Fb Fontext" w:hAnsi="Fb Fontext" w:hint="cs"/>
          <w:rtl/>
        </w:rPr>
        <w:t xml:space="preserve">ד 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ברה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"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ר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בשבת</w:t>
      </w:r>
      <w:r>
        <w:rPr>
          <w:rFonts w:ascii="Fb Fontext" w:hAnsi="Fb Fontext" w:hint="cs"/>
          <w:rtl/>
        </w:rPr>
        <w:t>,</w:t>
      </w:r>
    </w:p>
    <w:p w14:paraId="08BF35F5" w14:textId="04AB27B8" w:rsidR="00DE7246" w:rsidRDefault="00B433C9" w:rsidP="00B55EDF">
      <w:pPr>
        <w:rPr>
          <w:rFonts w:ascii="Fb Fontext" w:hAnsi="Fb Fontext"/>
          <w:rtl/>
        </w:rPr>
      </w:pPr>
      <w:r w:rsidRPr="00842367">
        <w:rPr>
          <w:rStyle w:val="affff5"/>
          <w:rFonts w:hint="cs"/>
          <w:rtl/>
        </w:rPr>
        <w:t>א</w:t>
      </w:r>
      <w:r w:rsidRPr="00842367">
        <w:rPr>
          <w:rStyle w:val="affff5"/>
          <w:rtl/>
        </w:rPr>
        <w:t>"</w:t>
      </w:r>
      <w:r w:rsidRPr="00842367">
        <w:rPr>
          <w:rStyle w:val="affff5"/>
          <w:rFonts w:hint="cs"/>
          <w:rtl/>
        </w:rPr>
        <w:t>ל ר</w:t>
      </w:r>
      <w:r w:rsidRPr="00842367">
        <w:rPr>
          <w:rStyle w:val="affff5"/>
          <w:rtl/>
        </w:rPr>
        <w:t>"</w:t>
      </w:r>
      <w:r w:rsidRPr="00842367">
        <w:rPr>
          <w:rStyle w:val="affff5"/>
          <w:rFonts w:hint="cs"/>
          <w:rtl/>
        </w:rPr>
        <w:t>פ</w:t>
      </w:r>
      <w:r w:rsidR="00DE7246">
        <w:rPr>
          <w:rStyle w:val="affff5"/>
          <w:rFonts w:hint="cs"/>
          <w:rtl/>
        </w:rPr>
        <w:t>:</w:t>
      </w:r>
      <w:r w:rsidRPr="00C35A2C">
        <w:rPr>
          <w:rFonts w:ascii="Fb Fontext" w:hAnsi="Fb Fontext" w:hint="cs"/>
          <w:rtl/>
        </w:rPr>
        <w:t xml:space="preserve"> שישלח ילד וילד</w:t>
      </w:r>
      <w:r w:rsidR="00DE7246">
        <w:rPr>
          <w:rFonts w:ascii="Fb Fontext" w:hAnsi="Fb Fontext" w:hint="cs"/>
          <w:rtl/>
        </w:rPr>
        <w:t>ה</w:t>
      </w:r>
      <w:r w:rsidRPr="00C35A2C">
        <w:rPr>
          <w:rFonts w:ascii="Fb Fontext" w:hAnsi="Fb Fontext" w:hint="cs"/>
          <w:rtl/>
        </w:rPr>
        <w:t xml:space="preserve"> </w:t>
      </w:r>
      <w:r w:rsidR="00DE7246">
        <w:rPr>
          <w:rFonts w:ascii="Fb Fontext" w:hAnsi="Fb Fontext" w:hint="cs"/>
          <w:rtl/>
        </w:rPr>
        <w:t>ל</w:t>
      </w:r>
      <w:r w:rsidRPr="00C35A2C">
        <w:rPr>
          <w:rFonts w:ascii="Fb Fontext" w:hAnsi="Fb Fontext" w:hint="cs"/>
          <w:rtl/>
        </w:rPr>
        <w:t>טי</w:t>
      </w:r>
      <w:r w:rsidRPr="00DE7246">
        <w:rPr>
          <w:rFonts w:ascii="Fb Fontext" w:hAnsi="Fb Fontext" w:hint="cs"/>
          <w:rtl/>
        </w:rPr>
        <w:t>יל שם</w:t>
      </w:r>
      <w:r w:rsidR="00DE7246" w:rsidRPr="00DE7246">
        <w:rPr>
          <w:rFonts w:ascii="Fb Fontext" w:hAnsi="Fb Fontext" w:hint="cs"/>
          <w:rtl/>
        </w:rPr>
        <w:t>,</w:t>
      </w:r>
      <w:r w:rsidRPr="00DE7246">
        <w:rPr>
          <w:rFonts w:ascii="Fb Fontext" w:hAnsi="Fb Fontext" w:hint="cs"/>
          <w:rtl/>
        </w:rPr>
        <w:t xml:space="preserve"> וא</w:t>
      </w:r>
      <w:r w:rsidR="00DE7246" w:rsidRPr="00DE7246">
        <w:rPr>
          <w:rFonts w:ascii="Fb Fontext" w:hAnsi="Fb Fontext" w:hint="cs"/>
          <w:rtl/>
        </w:rPr>
        <w:t>ם</w:t>
      </w:r>
      <w:r w:rsidRPr="00DE7246">
        <w:rPr>
          <w:rFonts w:ascii="Fb Fontext" w:hAnsi="Fb Fontext" w:hint="cs"/>
          <w:rtl/>
        </w:rPr>
        <w:t xml:space="preserve"> ימצאו יביאו</w:t>
      </w:r>
      <w:r w:rsidR="00DE7246" w:rsidRPr="00DE7246">
        <w:rPr>
          <w:rFonts w:ascii="Fb Fontext" w:hAnsi="Fb Fontext" w:hint="cs"/>
          <w:rtl/>
        </w:rPr>
        <w:t>ם,</w:t>
      </w:r>
    </w:p>
    <w:p w14:paraId="073D3813" w14:textId="14292DDF" w:rsidR="00B433C9" w:rsidRPr="00C35A2C" w:rsidRDefault="00DE7246" w:rsidP="00891CB3">
      <w:pPr>
        <w:ind w:firstLine="113"/>
        <w:rPr>
          <w:rtl/>
        </w:rPr>
      </w:pPr>
      <w:r w:rsidRPr="006C1E0B">
        <w:rPr>
          <w:rStyle w:val="affff5"/>
          <w:rFonts w:hint="eastAsia"/>
          <w:rtl/>
        </w:rPr>
        <w:t>שסבר</w:t>
      </w:r>
      <w:r w:rsidRPr="006C1E0B">
        <w:rPr>
          <w:rStyle w:val="affff5"/>
          <w:rtl/>
        </w:rPr>
        <w:t>:</w:t>
      </w:r>
      <w:r w:rsidR="00B433C9" w:rsidRPr="00C35A2C">
        <w:rPr>
          <w:rFonts w:ascii="Fb Fontext" w:hAnsi="Fb Fontext" w:hint="cs"/>
          <w:rtl/>
        </w:rPr>
        <w:t xml:space="preserve"> </w:t>
      </w:r>
      <w:r w:rsidRPr="006C1E0B">
        <w:rPr>
          <w:rFonts w:ascii="Fb Fontext" w:hAnsi="Fb Fontext"/>
          <w:rtl/>
        </w:rPr>
        <w:t>'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אין ב"ד מצווין להפרישו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/>
          <w:rtl/>
        </w:rPr>
        <w:t>.</w:t>
      </w:r>
    </w:p>
    <w:p w14:paraId="529CEC65" w14:textId="7D653553" w:rsidR="00B433C9" w:rsidRDefault="00E66845" w:rsidP="00B55EDF">
      <w:pPr>
        <w:rPr>
          <w:rtl/>
        </w:rPr>
      </w:pPr>
      <w:r w:rsidRPr="006C1E0B">
        <w:rPr>
          <w:rStyle w:val="affff5"/>
          <w:rFonts w:hint="eastAsia"/>
          <w:rtl/>
        </w:rPr>
        <w:t>א</w:t>
      </w:r>
      <w:r w:rsidRPr="006C1E0B">
        <w:rPr>
          <w:rStyle w:val="affff5"/>
          <w:rtl/>
        </w:rPr>
        <w:t xml:space="preserve">. </w:t>
      </w:r>
      <w:r w:rsidR="00DE7246">
        <w:rPr>
          <w:rStyle w:val="affff5"/>
          <w:rFonts w:hint="cs"/>
          <w:rtl/>
        </w:rPr>
        <w:t>מוכיח</w:t>
      </w:r>
      <w:r w:rsidR="00381ADD">
        <w:rPr>
          <w:rStyle w:val="affff5"/>
          <w:rFonts w:hint="cs"/>
          <w:rtl/>
        </w:rPr>
        <w:t xml:space="preserve"> כן</w:t>
      </w:r>
      <w:r w:rsidR="00B433C9" w:rsidRPr="00842367">
        <w:rPr>
          <w:rStyle w:val="affff5"/>
          <w:rtl/>
        </w:rPr>
        <w:t>:</w:t>
      </w:r>
      <w:r w:rsidR="00B433C9" w:rsidRPr="009C12DE">
        <w:rPr>
          <w:rStyle w:val="affff1"/>
          <w:rtl/>
        </w:rPr>
        <w:t xml:space="preserve"> </w:t>
      </w:r>
      <w:r w:rsidR="00B433C9" w:rsidRPr="006D7391">
        <w:rPr>
          <w:rtl/>
        </w:rPr>
        <w:t xml:space="preserve">לא יאמר לתינוק </w:t>
      </w:r>
      <w:r w:rsidR="00DE7246">
        <w:rPr>
          <w:rFonts w:hint="cs"/>
          <w:rtl/>
        </w:rPr>
        <w:t>ל</w:t>
      </w:r>
      <w:r w:rsidR="00B433C9" w:rsidRPr="006D7391">
        <w:rPr>
          <w:rtl/>
        </w:rPr>
        <w:t>הב</w:t>
      </w:r>
      <w:r w:rsidR="00DE7246">
        <w:rPr>
          <w:rFonts w:hint="cs"/>
          <w:rtl/>
        </w:rPr>
        <w:t>י</w:t>
      </w:r>
      <w:r w:rsidR="00B433C9" w:rsidRPr="006D7391">
        <w:rPr>
          <w:rtl/>
        </w:rPr>
        <w:t>א</w:t>
      </w:r>
      <w:r w:rsidR="00DE7246">
        <w:rPr>
          <w:rFonts w:hint="cs"/>
          <w:rtl/>
        </w:rPr>
        <w:t>,</w:t>
      </w:r>
      <w:r w:rsidR="00B433C9" w:rsidRPr="006D7391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א</w:t>
      </w:r>
      <w:r w:rsidR="00DE7246" w:rsidRPr="00D1637C">
        <w:rPr>
          <w:rFonts w:cs="PFT_Frank" w:hint="eastAsia"/>
          <w:b/>
          <w:bCs/>
          <w:szCs w:val="14"/>
          <w:rtl/>
        </w:rPr>
        <w:t>ב</w:t>
      </w:r>
      <w:r w:rsidR="00B433C9" w:rsidRPr="00D1637C">
        <w:rPr>
          <w:rFonts w:cs="PFT_Frank"/>
          <w:b/>
          <w:bCs/>
          <w:szCs w:val="14"/>
          <w:rtl/>
        </w:rPr>
        <w:t>ל מניחו</w:t>
      </w:r>
      <w:r w:rsidR="00B433C9" w:rsidRPr="006D7391">
        <w:rPr>
          <w:rtl/>
        </w:rPr>
        <w:t xml:space="preserve"> תולש </w:t>
      </w:r>
      <w:r w:rsidR="00DE7246">
        <w:rPr>
          <w:rFonts w:hint="cs"/>
          <w:rtl/>
        </w:rPr>
        <w:t>או</w:t>
      </w:r>
      <w:r w:rsidR="00B433C9" w:rsidRPr="006D7391">
        <w:rPr>
          <w:rtl/>
        </w:rPr>
        <w:t xml:space="preserve"> זורק</w:t>
      </w:r>
      <w:r w:rsidR="00B433C9" w:rsidRPr="006D7391">
        <w:rPr>
          <w:rFonts w:hint="cs"/>
          <w:rtl/>
        </w:rPr>
        <w:t>,</w:t>
      </w:r>
    </w:p>
    <w:p w14:paraId="6925C112" w14:textId="2DC963E9" w:rsidR="00B433C9" w:rsidRPr="00C35A2C" w:rsidRDefault="00DE7246" w:rsidP="006C1E0B">
      <w:pPr>
        <w:rPr>
          <w:rFonts w:cs="Guttman Vilna"/>
          <w:b/>
          <w:bCs/>
          <w:rtl/>
        </w:rPr>
      </w:pPr>
      <w:r>
        <w:rPr>
          <w:rStyle w:val="affff5"/>
          <w:rFonts w:hint="cs"/>
          <w:rtl/>
        </w:rPr>
        <w:t>ודחה</w:t>
      </w:r>
      <w:r w:rsidR="00B433C9" w:rsidRPr="00842367">
        <w:rPr>
          <w:rStyle w:val="affff5"/>
          <w:rtl/>
        </w:rPr>
        <w:t>:</w:t>
      </w:r>
      <w:r w:rsidR="00B433C9" w:rsidRPr="00C35A2C">
        <w:rPr>
          <w:rtl/>
        </w:rPr>
        <w:t xml:space="preserve"> בעציץ </w:t>
      </w:r>
      <w:r w:rsidR="00EE1963">
        <w:rPr>
          <w:rFonts w:hint="cs"/>
          <w:rtl/>
        </w:rPr>
        <w:t>ל</w:t>
      </w:r>
      <w:r w:rsidR="00B433C9" w:rsidRPr="00C35A2C">
        <w:rPr>
          <w:rtl/>
        </w:rPr>
        <w:t xml:space="preserve">א נקוב, </w:t>
      </w:r>
      <w:r w:rsidR="00EE1963">
        <w:rPr>
          <w:rFonts w:hint="cs"/>
          <w:rtl/>
        </w:rPr>
        <w:t>ו</w:t>
      </w:r>
      <w:r w:rsidR="00B433C9" w:rsidRPr="00C35A2C">
        <w:rPr>
          <w:rtl/>
        </w:rPr>
        <w:t xml:space="preserve">בכרמלית </w:t>
      </w:r>
      <w:r w:rsidR="00EE1963">
        <w:rPr>
          <w:rStyle w:val="affff8"/>
          <w:rFonts w:hint="cs"/>
          <w:rtl/>
        </w:rPr>
        <w:t xml:space="preserve">- </w:t>
      </w:r>
      <w:r w:rsidR="00B433C9" w:rsidRPr="006C1E0B">
        <w:rPr>
          <w:rStyle w:val="affff8"/>
          <w:rtl/>
        </w:rPr>
        <w:t>דרבנן.</w:t>
      </w:r>
    </w:p>
    <w:p w14:paraId="2E81FF31" w14:textId="704012F2" w:rsidR="00B433C9" w:rsidRPr="00C35A2C" w:rsidRDefault="00E66845" w:rsidP="006C1E0B">
      <w:pPr>
        <w:rPr>
          <w:rFonts w:ascii="Fb Fontext" w:hAnsi="Fb Fontext"/>
          <w:rtl/>
        </w:rPr>
      </w:pPr>
      <w:r w:rsidRPr="006C1E0B">
        <w:rPr>
          <w:rStyle w:val="affff5"/>
          <w:rFonts w:hint="eastAsia"/>
          <w:rtl/>
        </w:rPr>
        <w:t>ב</w:t>
      </w:r>
      <w:r w:rsidRPr="006C1E0B">
        <w:rPr>
          <w:rStyle w:val="affff5"/>
          <w:rtl/>
        </w:rPr>
        <w:t xml:space="preserve">. </w:t>
      </w:r>
      <w:r w:rsidR="00EE1963">
        <w:rPr>
          <w:rStyle w:val="affff5"/>
          <w:rFonts w:hint="cs"/>
          <w:rtl/>
        </w:rPr>
        <w:t>מוכיח שמצווין:</w:t>
      </w:r>
      <w:r w:rsidR="00B433C9" w:rsidRPr="00842367">
        <w:rPr>
          <w:rStyle w:val="affff5"/>
          <w:rtl/>
        </w:rPr>
        <w:t xml:space="preserve"> </w:t>
      </w:r>
      <w:r w:rsidR="00B433C9" w:rsidRPr="00C35A2C">
        <w:rPr>
          <w:rFonts w:ascii="Fb Fontext" w:hAnsi="Fb Fontext"/>
          <w:rtl/>
        </w:rPr>
        <w:t xml:space="preserve">קטן </w:t>
      </w:r>
      <w:r w:rsidR="00EE1963">
        <w:rPr>
          <w:rFonts w:ascii="Fb Fontext" w:hAnsi="Fb Fontext" w:hint="cs"/>
          <w:rtl/>
        </w:rPr>
        <w:t>ש</w:t>
      </w:r>
      <w:r w:rsidR="00B433C9" w:rsidRPr="00C35A2C">
        <w:rPr>
          <w:rFonts w:ascii="Fb Fontext" w:hAnsi="Fb Fontext"/>
          <w:rtl/>
        </w:rPr>
        <w:t xml:space="preserve">בא לכבות </w:t>
      </w:r>
      <w:r w:rsidR="00EE1963" w:rsidRPr="00D1637C">
        <w:rPr>
          <w:rFonts w:ascii="Fb Fontext" w:hAnsi="Fb Fontext" w:cs="PFT_Frank" w:hint="eastAsia"/>
          <w:b/>
          <w:bCs/>
          <w:szCs w:val="14"/>
          <w:rtl/>
        </w:rPr>
        <w:t>מוחין</w:t>
      </w:r>
      <w:r w:rsidR="00EE1963"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EE1963" w:rsidRPr="00D1637C">
        <w:rPr>
          <w:rFonts w:ascii="Fb Fontext" w:hAnsi="Fb Fontext" w:cs="PFT_Frank" w:hint="eastAsia"/>
          <w:b/>
          <w:bCs/>
          <w:szCs w:val="14"/>
          <w:rtl/>
        </w:rPr>
        <w:t>בו</w:t>
      </w:r>
      <w:r w:rsidR="00B433C9" w:rsidRPr="00C35A2C">
        <w:rPr>
          <w:rFonts w:ascii="Fb Fontext" w:hAnsi="Fb Fontext"/>
          <w:rtl/>
        </w:rPr>
        <w:t>, ששביתתו עליהם</w:t>
      </w:r>
      <w:r w:rsidR="00EE1963">
        <w:rPr>
          <w:rFonts w:ascii="Fb Fontext" w:hAnsi="Fb Fontext" w:hint="cs"/>
          <w:rtl/>
        </w:rPr>
        <w:t>,</w:t>
      </w:r>
    </w:p>
    <w:p w14:paraId="4C27CD5F" w14:textId="360AEEAF" w:rsidR="00B433C9" w:rsidRDefault="00EE1963" w:rsidP="006C1E0B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ודחה</w:t>
      </w:r>
      <w:r w:rsidR="00B433C9" w:rsidRPr="00842367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ב</w:t>
      </w:r>
      <w:r>
        <w:rPr>
          <w:rFonts w:ascii="Fb Fontext" w:hAnsi="Fb Fontext" w:hint="cs"/>
          <w:rtl/>
        </w:rPr>
        <w:t>קטן ה</w:t>
      </w:r>
      <w:r w:rsidR="00B433C9" w:rsidRPr="00C35A2C">
        <w:rPr>
          <w:rFonts w:ascii="Fb Fontext" w:hAnsi="Fb Fontext"/>
          <w:rtl/>
        </w:rPr>
        <w:t>עושה על דעת אביו</w:t>
      </w:r>
      <w:r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6C1E0B">
        <w:rPr>
          <w:rStyle w:val="affff8"/>
          <w:rFonts w:hint="eastAsia"/>
          <w:rtl/>
        </w:rPr>
        <w:t>משא</w:t>
      </w:r>
      <w:r w:rsidR="00B433C9" w:rsidRPr="006C1E0B">
        <w:rPr>
          <w:rStyle w:val="affff8"/>
          <w:rtl/>
        </w:rPr>
        <w:t>"</w:t>
      </w:r>
      <w:r w:rsidR="00B433C9" w:rsidRPr="006C1E0B">
        <w:rPr>
          <w:rStyle w:val="affff8"/>
          <w:rFonts w:hint="eastAsia"/>
          <w:rtl/>
        </w:rPr>
        <w:t>כ</w:t>
      </w:r>
      <w:r w:rsidR="00B433C9"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גוי</w:t>
      </w:r>
      <w:r w:rsidR="00B433C9" w:rsidRPr="006C1E0B">
        <w:rPr>
          <w:rStyle w:val="affff8"/>
          <w:rtl/>
        </w:rPr>
        <w:t xml:space="preserve"> </w:t>
      </w:r>
      <w:r>
        <w:rPr>
          <w:rStyle w:val="affff8"/>
          <w:rFonts w:hint="cs"/>
          <w:rtl/>
        </w:rPr>
        <w:t>ש</w:t>
      </w:r>
      <w:r w:rsidR="00B433C9" w:rsidRPr="006C1E0B">
        <w:rPr>
          <w:rStyle w:val="affff8"/>
          <w:rFonts w:hint="eastAsia"/>
          <w:rtl/>
        </w:rPr>
        <w:t>עושה</w:t>
      </w:r>
      <w:r w:rsidR="00B433C9" w:rsidRPr="006C1E0B">
        <w:rPr>
          <w:rStyle w:val="affff8"/>
          <w:rtl/>
        </w:rPr>
        <w:t xml:space="preserve"> </w:t>
      </w:r>
      <w:r w:rsidR="00B433C9" w:rsidRPr="006C1E0B">
        <w:rPr>
          <w:rStyle w:val="affff8"/>
          <w:rFonts w:hint="eastAsia"/>
          <w:rtl/>
        </w:rPr>
        <w:t>ע</w:t>
      </w:r>
      <w:r w:rsidRPr="006C1E0B">
        <w:rPr>
          <w:rStyle w:val="affff8"/>
          <w:rtl/>
        </w:rPr>
        <w:t>"</w:t>
      </w:r>
      <w:r w:rsidR="00B433C9" w:rsidRPr="006C1E0B">
        <w:rPr>
          <w:rStyle w:val="affff8"/>
          <w:rFonts w:hint="eastAsia"/>
          <w:rtl/>
        </w:rPr>
        <w:t>ד</w:t>
      </w:r>
      <w:r w:rsidR="00B433C9" w:rsidRPr="006C1E0B">
        <w:rPr>
          <w:rStyle w:val="affff8"/>
          <w:rtl/>
        </w:rPr>
        <w:t xml:space="preserve"> עצמו</w:t>
      </w:r>
      <w:r w:rsidRPr="006C1E0B">
        <w:rPr>
          <w:rStyle w:val="affff8"/>
          <w:rtl/>
        </w:rPr>
        <w:t>.</w:t>
      </w:r>
    </w:p>
    <w:p w14:paraId="2B1433AE" w14:textId="6A6E526F" w:rsidR="00EE1963" w:rsidRDefault="00E66845" w:rsidP="00B55EDF">
      <w:pPr>
        <w:rPr>
          <w:rFonts w:ascii="Fb Fontext" w:hAnsi="Fb Fontext"/>
          <w:sz w:val="32"/>
          <w:rtl/>
        </w:rPr>
      </w:pPr>
      <w:r w:rsidRPr="006C1E0B">
        <w:rPr>
          <w:rStyle w:val="affff5"/>
          <w:rFonts w:hint="eastAsia"/>
          <w:rtl/>
        </w:rPr>
        <w:t>ג</w:t>
      </w:r>
      <w:r w:rsidRPr="006C1E0B">
        <w:rPr>
          <w:rStyle w:val="affff5"/>
          <w:rtl/>
        </w:rPr>
        <w:t xml:space="preserve">. </w:t>
      </w:r>
      <w:r w:rsidR="00EE1963">
        <w:rPr>
          <w:rStyle w:val="affff5"/>
          <w:rFonts w:hint="cs"/>
          <w:rtl/>
        </w:rPr>
        <w:t xml:space="preserve">מוכיח </w:t>
      </w:r>
      <w:r w:rsidR="00B433C9" w:rsidRPr="00842367">
        <w:rPr>
          <w:rStyle w:val="affff5"/>
          <w:rtl/>
        </w:rPr>
        <w:t>ש</w:t>
      </w:r>
      <w:r w:rsidR="00EE1963">
        <w:rPr>
          <w:rStyle w:val="affff5"/>
          <w:rFonts w:hint="cs"/>
          <w:rtl/>
        </w:rPr>
        <w:t>אין מצווין</w:t>
      </w:r>
      <w:r w:rsidR="00B433C9" w:rsidRPr="00842367">
        <w:rPr>
          <w:rStyle w:val="affff5"/>
          <w:rtl/>
        </w:rPr>
        <w:t xml:space="preserve">: </w:t>
      </w:r>
      <w:r w:rsidR="00B433C9" w:rsidRPr="00C35A2C">
        <w:rPr>
          <w:rFonts w:ascii="Fb Fontext" w:hAnsi="Fb Fontext"/>
          <w:sz w:val="32"/>
          <w:rtl/>
        </w:rPr>
        <w:t>בן חבר ש</w:t>
      </w:r>
      <w:r w:rsidR="00EE1963">
        <w:rPr>
          <w:rFonts w:ascii="Fb Fontext" w:hAnsi="Fb Fontext" w:hint="cs"/>
          <w:sz w:val="32"/>
          <w:rtl/>
        </w:rPr>
        <w:t>הו</w:t>
      </w:r>
      <w:r w:rsidR="00B433C9" w:rsidRPr="00C35A2C">
        <w:rPr>
          <w:rFonts w:ascii="Fb Fontext" w:hAnsi="Fb Fontext"/>
          <w:sz w:val="32"/>
          <w:rtl/>
        </w:rPr>
        <w:t>לך אצל אבי אמו עם הארץ -</w:t>
      </w:r>
    </w:p>
    <w:p w14:paraId="2DFE95CC" w14:textId="0406A5A7" w:rsidR="00B433C9" w:rsidRDefault="00B433C9" w:rsidP="00BE030F">
      <w:pPr>
        <w:ind w:firstLine="113"/>
        <w:rPr>
          <w:rtl/>
        </w:rPr>
      </w:pPr>
      <w:r w:rsidRPr="00EE1963">
        <w:rPr>
          <w:rFonts w:ascii="Fb Fontext" w:hAnsi="Fb Fontext"/>
          <w:sz w:val="32"/>
          <w:rtl/>
        </w:rPr>
        <w:t xml:space="preserve">אין חוששין </w:t>
      </w:r>
      <w:r w:rsidRPr="00C35A2C">
        <w:rPr>
          <w:rFonts w:ascii="Fb Fontext" w:hAnsi="Fb Fontext"/>
          <w:sz w:val="32"/>
          <w:rtl/>
        </w:rPr>
        <w:t xml:space="preserve">שיאכילנו </w:t>
      </w:r>
      <w:r w:rsidR="00EE1963">
        <w:rPr>
          <w:rFonts w:ascii="Fb Fontext" w:hAnsi="Fb Fontext" w:hint="cs"/>
          <w:sz w:val="32"/>
          <w:rtl/>
        </w:rPr>
        <w:t>טבל</w:t>
      </w:r>
      <w:r w:rsidRPr="00C35A2C">
        <w:rPr>
          <w:rFonts w:ascii="Fb Fontext" w:hAnsi="Fb Fontext"/>
          <w:sz w:val="32"/>
          <w:rtl/>
        </w:rPr>
        <w:t xml:space="preserve">, מצא בידו פירות -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אין זקוק לו</w:t>
      </w:r>
      <w:r w:rsidR="00EE1963">
        <w:rPr>
          <w:rFonts w:hint="cs"/>
          <w:rtl/>
        </w:rPr>
        <w:t>,</w:t>
      </w:r>
    </w:p>
    <w:p w14:paraId="1159894D" w14:textId="6A225BD5" w:rsidR="00EE1963" w:rsidRDefault="00EE1963" w:rsidP="00EE1963">
      <w:pPr>
        <w:rPr>
          <w:rFonts w:ascii="Fb Fontext" w:hAnsi="Fb Fontext"/>
          <w:spacing w:val="-8"/>
          <w:rtl/>
        </w:rPr>
      </w:pPr>
      <w:r>
        <w:rPr>
          <w:rStyle w:val="affff5"/>
          <w:rFonts w:hint="cs"/>
          <w:rtl/>
        </w:rPr>
        <w:t>ודחה</w:t>
      </w:r>
      <w:r w:rsidR="00B433C9" w:rsidRPr="00842367">
        <w:rPr>
          <w:rStyle w:val="affff5"/>
          <w:rtl/>
        </w:rPr>
        <w:t>:</w:t>
      </w:r>
      <w:r w:rsidR="00B433C9" w:rsidRPr="00AC7749">
        <w:rPr>
          <w:rFonts w:ascii="Fb Fontext" w:hAnsi="Fb Fontext"/>
          <w:spacing w:val="-8"/>
          <w:rtl/>
        </w:rPr>
        <w:t xml:space="preserve"> בדמאי הקילו</w:t>
      </w:r>
      <w:r>
        <w:rPr>
          <w:rFonts w:ascii="Fb Fontext" w:hAnsi="Fb Fontext" w:hint="cs"/>
          <w:spacing w:val="-8"/>
          <w:rtl/>
        </w:rPr>
        <w:t>,</w:t>
      </w:r>
      <w:r w:rsidR="00B433C9" w:rsidRPr="00AC7749">
        <w:rPr>
          <w:rFonts w:ascii="Fb Fontext" w:hAnsi="Fb Fontext" w:hint="cs"/>
          <w:spacing w:val="-8"/>
          <w:rtl/>
        </w:rPr>
        <w:t xml:space="preserve"> </w:t>
      </w:r>
      <w:r>
        <w:rPr>
          <w:rStyle w:val="affff8"/>
          <w:rtl/>
        </w:rPr>
        <w:tab/>
      </w:r>
      <w:r>
        <w:rPr>
          <w:rStyle w:val="affff8"/>
          <w:rtl/>
        </w:rPr>
        <w:tab/>
      </w:r>
      <w:r>
        <w:rPr>
          <w:rStyle w:val="affff8"/>
          <w:rtl/>
        </w:rPr>
        <w:tab/>
      </w:r>
      <w:r w:rsidR="00B433C9" w:rsidRPr="006C1E0B">
        <w:rPr>
          <w:rStyle w:val="affff5"/>
          <w:rFonts w:hint="eastAsia"/>
          <w:rtl/>
        </w:rPr>
        <w:t>ו</w:t>
      </w:r>
      <w:r w:rsidRPr="006C1E0B">
        <w:rPr>
          <w:rStyle w:val="affff5"/>
          <w:rFonts w:hint="eastAsia"/>
          <w:rtl/>
        </w:rPr>
        <w:t>רי</w:t>
      </w:r>
      <w:r w:rsidRPr="006C1E0B">
        <w:rPr>
          <w:rStyle w:val="affff5"/>
          <w:rtl/>
        </w:rPr>
        <w:t xml:space="preserve">"ו </w:t>
      </w:r>
      <w:r w:rsidRPr="006C1E0B">
        <w:rPr>
          <w:rStyle w:val="affff5"/>
          <w:rFonts w:hint="eastAsia"/>
          <w:rtl/>
        </w:rPr>
        <w:t>שדחה</w:t>
      </w:r>
      <w:r w:rsidRPr="006C1E0B">
        <w:rPr>
          <w:rStyle w:val="affff8"/>
          <w:rtl/>
        </w:rPr>
        <w:t xml:space="preserve"> שתי דחיות הללו - </w:t>
      </w:r>
      <w:r w:rsidR="00B433C9" w:rsidRPr="006C1E0B">
        <w:rPr>
          <w:rStyle w:val="affff8"/>
          <w:rFonts w:hint="eastAsia"/>
          <w:rtl/>
        </w:rPr>
        <w:t>מספק</w:t>
      </w:r>
      <w:r w:rsidRPr="006C1E0B">
        <w:rPr>
          <w:rStyle w:val="affff8"/>
          <w:rFonts w:hint="eastAsia"/>
          <w:rtl/>
        </w:rPr>
        <w:t>א</w:t>
      </w:r>
      <w:r w:rsidRPr="006C1E0B">
        <w:rPr>
          <w:rStyle w:val="affff8"/>
          <w:rtl/>
        </w:rPr>
        <w:t xml:space="preserve"> </w:t>
      </w:r>
      <w:r w:rsidR="00B433C9" w:rsidRPr="006C1E0B">
        <w:rPr>
          <w:rStyle w:val="affff8"/>
          <w:rFonts w:hint="eastAsia"/>
          <w:rtl/>
        </w:rPr>
        <w:t>ל</w:t>
      </w:r>
      <w:r w:rsidRPr="006C1E0B">
        <w:rPr>
          <w:rStyle w:val="affff8"/>
          <w:rFonts w:hint="eastAsia"/>
          <w:rtl/>
        </w:rPr>
        <w:t>יה</w:t>
      </w:r>
      <w:r w:rsidRPr="006C1E0B">
        <w:rPr>
          <w:rStyle w:val="affff8"/>
          <w:rtl/>
        </w:rPr>
        <w:t>.</w:t>
      </w:r>
    </w:p>
    <w:p w14:paraId="40BD2B71" w14:textId="584F26C2" w:rsidR="00EE1963" w:rsidRDefault="00E66845" w:rsidP="00B55EDF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 xml:space="preserve">ד. </w:t>
      </w:r>
      <w:r w:rsidR="00EE1963">
        <w:rPr>
          <w:rStyle w:val="affff5"/>
          <w:rFonts w:hint="cs"/>
          <w:rtl/>
        </w:rPr>
        <w:t>מוכיח שאי</w:t>
      </w:r>
      <w:r>
        <w:rPr>
          <w:rStyle w:val="affff5"/>
          <w:rFonts w:hint="cs"/>
          <w:rtl/>
        </w:rPr>
        <w:t>ן</w:t>
      </w:r>
      <w:r w:rsidR="00EE1963">
        <w:rPr>
          <w:rStyle w:val="affff5"/>
          <w:rFonts w:hint="cs"/>
          <w:rtl/>
        </w:rPr>
        <w:t xml:space="preserve"> מצווין</w:t>
      </w:r>
      <w:r w:rsidR="00B433C9" w:rsidRPr="00842367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בן חבר כהן ש</w:t>
      </w:r>
      <w:r w:rsidR="00EE1963">
        <w:rPr>
          <w:rFonts w:ascii="Fb Fontext" w:hAnsi="Fb Fontext" w:hint="cs"/>
          <w:sz w:val="32"/>
          <w:rtl/>
        </w:rPr>
        <w:t>הו</w:t>
      </w:r>
      <w:r w:rsidR="00B433C9" w:rsidRPr="00C35A2C">
        <w:rPr>
          <w:rFonts w:ascii="Fb Fontext" w:hAnsi="Fb Fontext"/>
          <w:sz w:val="32"/>
          <w:rtl/>
        </w:rPr>
        <w:t>לך לאבי אמו כהן ע</w:t>
      </w:r>
      <w:r w:rsidR="00EE1963">
        <w:rPr>
          <w:rFonts w:ascii="Fb Fontext" w:hAnsi="Fb Fontext" w:hint="cs"/>
          <w:sz w:val="32"/>
          <w:rtl/>
        </w:rPr>
        <w:t>"</w:t>
      </w:r>
      <w:r w:rsidR="00B433C9" w:rsidRPr="00C35A2C">
        <w:rPr>
          <w:rFonts w:ascii="Fb Fontext" w:hAnsi="Fb Fontext"/>
          <w:sz w:val="32"/>
          <w:rtl/>
        </w:rPr>
        <w:t>ה</w:t>
      </w:r>
      <w:r w:rsidR="00EE1963"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-</w:t>
      </w:r>
    </w:p>
    <w:p w14:paraId="2947DA21" w14:textId="0F2E9A50" w:rsidR="00EE1963" w:rsidRDefault="00B433C9" w:rsidP="00BE030F">
      <w:pPr>
        <w:ind w:firstLine="113"/>
        <w:rPr>
          <w:rFonts w:ascii="Fb Fontext" w:hAnsi="Fb Fontext"/>
          <w:sz w:val="32"/>
          <w:rtl/>
        </w:rPr>
      </w:pPr>
      <w:r w:rsidRPr="00EE1963">
        <w:rPr>
          <w:rFonts w:ascii="Fb Fontext" w:hAnsi="Fb Fontext"/>
          <w:sz w:val="32"/>
          <w:rtl/>
        </w:rPr>
        <w:t xml:space="preserve">אין חוששין </w:t>
      </w:r>
      <w:r w:rsidRPr="00C35A2C">
        <w:rPr>
          <w:rFonts w:ascii="Fb Fontext" w:hAnsi="Fb Fontext"/>
          <w:sz w:val="32"/>
          <w:rtl/>
        </w:rPr>
        <w:t>שיאכילנו תרומה טמאה, מצא</w:t>
      </w:r>
      <w:r w:rsidR="00EE1963">
        <w:rPr>
          <w:rFonts w:ascii="Fb Fontext" w:hAnsi="Fb Fontext" w:hint="cs"/>
          <w:sz w:val="32"/>
          <w:rtl/>
        </w:rPr>
        <w:t>..</w:t>
      </w:r>
      <w:r w:rsidRPr="00C35A2C">
        <w:rPr>
          <w:rFonts w:ascii="Fb Fontext" w:hAnsi="Fb Fontext"/>
          <w:sz w:val="32"/>
          <w:rtl/>
        </w:rPr>
        <w:t xml:space="preserve"> </w:t>
      </w:r>
      <w:r w:rsidR="00EE1963">
        <w:rPr>
          <w:rFonts w:ascii="Fb Fontext" w:hAnsi="Fb Fontext" w:hint="cs"/>
          <w:sz w:val="32"/>
          <w:rtl/>
        </w:rPr>
        <w:t xml:space="preserve">- </w:t>
      </w:r>
      <w:r w:rsidR="00EE1963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אין</w:t>
      </w:r>
      <w:r w:rsidR="00EE1963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EE1963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זקוק</w:t>
      </w:r>
      <w:r w:rsidR="00EE1963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EE1963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לו</w:t>
      </w:r>
      <w:r w:rsidR="00EE1963">
        <w:rPr>
          <w:rFonts w:ascii="Fb Fontext" w:hAnsi="Fb Fontext" w:hint="cs"/>
          <w:sz w:val="32"/>
          <w:rtl/>
        </w:rPr>
        <w:t>.</w:t>
      </w:r>
      <w:r w:rsidRPr="00C35A2C">
        <w:rPr>
          <w:rFonts w:ascii="Fb Fontext" w:hAnsi="Fb Fontext"/>
          <w:sz w:val="32"/>
          <w:rtl/>
        </w:rPr>
        <w:t xml:space="preserve"> </w:t>
      </w:r>
    </w:p>
    <w:p w14:paraId="24561F23" w14:textId="432D15F1" w:rsidR="00B433C9" w:rsidRPr="00C35A2C" w:rsidRDefault="00EE1963" w:rsidP="00B55EDF">
      <w:pPr>
        <w:rPr>
          <w:rtl/>
        </w:rPr>
      </w:pPr>
      <w:r w:rsidRPr="006C1E0B">
        <w:rPr>
          <w:rStyle w:val="affff5"/>
          <w:rFonts w:hint="eastAsia"/>
          <w:rtl/>
        </w:rPr>
        <w:t>ודחה</w:t>
      </w:r>
      <w:r w:rsidRPr="006C1E0B">
        <w:rPr>
          <w:rStyle w:val="affff5"/>
          <w:rtl/>
        </w:rPr>
        <w:t>:</w:t>
      </w:r>
      <w:r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בתרומה דרבנן.</w:t>
      </w:r>
    </w:p>
    <w:p w14:paraId="16F549CC" w14:textId="493924C7" w:rsidR="00B433C9" w:rsidRDefault="00E66845" w:rsidP="00B55EDF">
      <w:pPr>
        <w:rPr>
          <w:rtl/>
        </w:rPr>
      </w:pPr>
      <w:r w:rsidRPr="006C1E0B">
        <w:rPr>
          <w:rStyle w:val="affff5"/>
          <w:rFonts w:hint="eastAsia"/>
          <w:rtl/>
        </w:rPr>
        <w:t>ה</w:t>
      </w:r>
      <w:r w:rsidRPr="006C1E0B">
        <w:rPr>
          <w:rStyle w:val="affff5"/>
          <w:rtl/>
        </w:rPr>
        <w:t xml:space="preserve">. </w:t>
      </w:r>
      <w:r>
        <w:rPr>
          <w:rStyle w:val="affff5"/>
          <w:rFonts w:hint="cs"/>
          <w:rtl/>
        </w:rPr>
        <w:t>מוכיח שאין מצווין</w:t>
      </w:r>
      <w:r w:rsidR="00B433C9" w:rsidRPr="00842367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יונק תינוק</w:t>
      </w:r>
      <w:r w:rsidR="00B433C9" w:rsidRPr="00C35A2C">
        <w:rPr>
          <w:rFonts w:ascii="Fb Fontext" w:hAnsi="Fb Fontext"/>
          <w:rtl/>
        </w:rPr>
        <w:t xml:space="preserve"> מ</w:t>
      </w:r>
      <w:r>
        <w:rPr>
          <w:rFonts w:ascii="Fb Fontext" w:hAnsi="Fb Fontext" w:hint="cs"/>
          <w:rtl/>
        </w:rPr>
        <w:t>נכרית</w:t>
      </w:r>
      <w:r w:rsidR="00B433C9" w:rsidRPr="00C35A2C">
        <w:rPr>
          <w:rFonts w:ascii="Fb Fontext" w:hAnsi="Fb Fontext"/>
          <w:rtl/>
        </w:rPr>
        <w:t xml:space="preserve"> ובהמה טמאה,</w:t>
      </w:r>
    </w:p>
    <w:p w14:paraId="5B1CE6E8" w14:textId="39B6140E" w:rsidR="00B433C9" w:rsidRPr="00C35A2C" w:rsidRDefault="00B433C9" w:rsidP="00BE030F">
      <w:pPr>
        <w:ind w:firstLine="113"/>
        <w:rPr>
          <w:rFonts w:ascii="Fb Fontext" w:hAnsi="Fb Fontext"/>
          <w:rtl/>
        </w:rPr>
      </w:pPr>
      <w:r w:rsidRPr="00C35A2C">
        <w:rPr>
          <w:rFonts w:ascii="Fb Fontext" w:hAnsi="Fb Fontext"/>
          <w:rtl/>
        </w:rPr>
        <w:t>ולא יאכילנו נבלות וטרפות</w:t>
      </w:r>
      <w:r w:rsidR="00E66845">
        <w:rPr>
          <w:rFonts w:ascii="Fb Fontext" w:hAnsi="Fb Fontext" w:hint="cs"/>
          <w:rtl/>
        </w:rPr>
        <w:t>..</w:t>
      </w:r>
      <w:r w:rsidRPr="00C35A2C">
        <w:rPr>
          <w:rFonts w:ascii="Fb Fontext" w:hAnsi="Fb Fontext"/>
          <w:rtl/>
        </w:rPr>
        <w:t xml:space="preserve"> ויונק </w:t>
      </w:r>
      <w:r w:rsidR="00A63FED">
        <w:rPr>
          <w:rFonts w:ascii="Fb Fontext" w:hAnsi="Fb Fontext"/>
          <w:rtl/>
        </w:rPr>
        <w:t>אף</w:t>
      </w:r>
      <w:r w:rsidRPr="00C35A2C">
        <w:rPr>
          <w:rFonts w:ascii="Fb Fontext" w:hAnsi="Fb Fontext"/>
          <w:rtl/>
        </w:rPr>
        <w:t xml:space="preserve"> בשבת, ובגדול אסור</w:t>
      </w:r>
      <w:r w:rsidR="00E66845">
        <w:rPr>
          <w:rFonts w:ascii="Fb Fontext" w:hAnsi="Fb Fontext" w:hint="cs"/>
          <w:rtl/>
        </w:rPr>
        <w:t>,</w:t>
      </w:r>
    </w:p>
    <w:p w14:paraId="7ED33D46" w14:textId="2BB4CA7C" w:rsidR="00B433C9" w:rsidRPr="00C35A2C" w:rsidRDefault="00B433C9" w:rsidP="00BE030F">
      <w:pPr>
        <w:ind w:firstLine="113"/>
        <w:rPr>
          <w:rFonts w:ascii="Fb Fontext" w:hAnsi="Fb Fontext"/>
          <w:rtl/>
        </w:rPr>
      </w:pPr>
      <w:r w:rsidRPr="00842367">
        <w:rPr>
          <w:rStyle w:val="affff5"/>
          <w:rtl/>
        </w:rPr>
        <w:t>אבא שאול:</w:t>
      </w:r>
      <w:r w:rsidRPr="00C35A2C">
        <w:rPr>
          <w:rFonts w:ascii="Fb Fontext" w:hAnsi="Fb Fontext"/>
          <w:rtl/>
        </w:rPr>
        <w:t xml:space="preserve"> נוהגין היינו </w:t>
      </w:r>
      <w:r w:rsidR="00E66845">
        <w:rPr>
          <w:rFonts w:ascii="Fb Fontext" w:hAnsi="Fb Fontext" w:hint="cs"/>
          <w:rtl/>
        </w:rPr>
        <w:t>ל</w:t>
      </w:r>
      <w:r w:rsidRPr="00C35A2C">
        <w:rPr>
          <w:rFonts w:ascii="Fb Fontext" w:hAnsi="Fb Fontext"/>
          <w:rtl/>
        </w:rPr>
        <w:t>י</w:t>
      </w:r>
      <w:r w:rsidR="00E66845">
        <w:rPr>
          <w:rFonts w:ascii="Fb Fontext" w:hAnsi="Fb Fontext" w:hint="cs"/>
          <w:rtl/>
        </w:rPr>
        <w:t>נק</w:t>
      </w:r>
      <w:r w:rsidRPr="00C35A2C">
        <w:rPr>
          <w:rFonts w:ascii="Fb Fontext" w:hAnsi="Fb Fontext"/>
          <w:rtl/>
        </w:rPr>
        <w:t xml:space="preserve"> מבהמה טהורה ביו</w:t>
      </w:r>
      <w:r w:rsidR="00E66845">
        <w:rPr>
          <w:rFonts w:ascii="Fb Fontext" w:hAnsi="Fb Fontext" w:hint="cs"/>
          <w:rtl/>
        </w:rPr>
        <w:t>"</w:t>
      </w:r>
      <w:r w:rsidRPr="00C35A2C">
        <w:rPr>
          <w:rFonts w:ascii="Fb Fontext" w:hAnsi="Fb Fontext"/>
          <w:rtl/>
        </w:rPr>
        <w:t>ט.</w:t>
      </w:r>
    </w:p>
    <w:p w14:paraId="004B646D" w14:textId="78EA665B" w:rsidR="00151489" w:rsidRPr="00C35A2C" w:rsidRDefault="00151489" w:rsidP="006C1E0B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ודחה</w:t>
      </w:r>
      <w:r w:rsidR="00B433C9" w:rsidRPr="00842367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סתם תינוק מסוכן אצל חלב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6C1E0B">
        <w:rPr>
          <w:rStyle w:val="affff8"/>
          <w:rFonts w:hint="eastAsia"/>
          <w:rtl/>
        </w:rPr>
        <w:t>ו</w:t>
      </w:r>
      <w:r w:rsidRPr="006C1E0B">
        <w:rPr>
          <w:rStyle w:val="affff8"/>
          <w:rFonts w:hint="eastAsia"/>
          <w:rtl/>
        </w:rPr>
        <w:t>א</w:t>
      </w:r>
      <w:r w:rsidRPr="006C1E0B">
        <w:rPr>
          <w:rStyle w:val="affff8"/>
          <w:rtl/>
        </w:rPr>
        <w:t>"צ</w:t>
      </w:r>
      <w:r w:rsidR="00B433C9"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אומדנא</w:t>
      </w:r>
      <w:r>
        <w:rPr>
          <w:rStyle w:val="affff8"/>
          <w:rFonts w:hint="cs"/>
          <w:rtl/>
        </w:rPr>
        <w:t xml:space="preserve">,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אבל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גדול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צריך</w:t>
      </w:r>
      <w:r>
        <w:rPr>
          <w:rStyle w:val="affff8"/>
          <w:rFonts w:hint="cs"/>
          <w:rtl/>
        </w:rPr>
        <w:t>.</w:t>
      </w:r>
    </w:p>
    <w:p w14:paraId="61973953" w14:textId="6EB4462D" w:rsidR="007E296F" w:rsidRDefault="007E296F" w:rsidP="00891CB3">
      <w:pPr>
        <w:pStyle w:val="affff7"/>
        <w:ind w:firstLine="113"/>
        <w:rPr>
          <w:rtl/>
        </w:rPr>
      </w:pPr>
      <w:r>
        <w:rPr>
          <w:rStyle w:val="affff5"/>
          <w:rFonts w:hint="cs"/>
          <w:rtl/>
        </w:rPr>
        <w:t xml:space="preserve">ושהתיר </w:t>
      </w:r>
      <w:r w:rsidR="00B433C9" w:rsidRPr="00842367">
        <w:rPr>
          <w:rStyle w:val="affff5"/>
          <w:rtl/>
        </w:rPr>
        <w:t>אבא שאול</w:t>
      </w:r>
      <w:r>
        <w:rPr>
          <w:rStyle w:val="affff5"/>
          <w:rFonts w:hint="cs"/>
          <w:rtl/>
        </w:rPr>
        <w:t xml:space="preserve"> ביו"ט</w:t>
      </w:r>
      <w:r>
        <w:rPr>
          <w:rFonts w:hint="cs"/>
          <w:rtl/>
        </w:rPr>
        <w:t xml:space="preserve"> -</w:t>
      </w:r>
      <w:r w:rsidR="00B433C9" w:rsidRPr="00C35A2C">
        <w:rPr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כ</w:t>
      </w:r>
      <w:r w:rsidR="00DC5DC3" w:rsidRPr="00A07384">
        <w:rPr>
          <w:rFonts w:cs="PFT_Frank" w:hint="eastAsia"/>
          <w:b/>
          <w:bCs/>
          <w:szCs w:val="10"/>
          <w:rtl/>
        </w:rPr>
        <w:t>שיש</w:t>
      </w:r>
      <w:r w:rsidR="00AC67C0" w:rsidRPr="00A07384">
        <w:rPr>
          <w:rFonts w:cs="PFT_Frank"/>
          <w:b/>
          <w:bCs/>
          <w:szCs w:val="10"/>
          <w:rtl/>
        </w:rPr>
        <w:t xml:space="preserve"> צער</w:t>
      </w:r>
      <w:r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כיון ש</w:t>
      </w:r>
      <w:r w:rsidR="00AB0740">
        <w:rPr>
          <w:rFonts w:hint="cs"/>
          <w:rtl/>
        </w:rPr>
        <w:t>'</w:t>
      </w:r>
      <w:r w:rsidR="00B433C9" w:rsidRPr="00C35A2C">
        <w:rPr>
          <w:rtl/>
        </w:rPr>
        <w:t>מפרק כלאחר יד</w:t>
      </w:r>
      <w:r w:rsidR="00AB0740">
        <w:rPr>
          <w:rFonts w:hint="cs"/>
          <w:rtl/>
        </w:rPr>
        <w:t>'</w:t>
      </w:r>
      <w:r w:rsidR="00B433C9" w:rsidRPr="00C35A2C">
        <w:rPr>
          <w:rtl/>
        </w:rPr>
        <w:t xml:space="preserve">, </w:t>
      </w:r>
    </w:p>
    <w:p w14:paraId="7A93A5FB" w14:textId="35D53CF4" w:rsidR="007E296F" w:rsidRDefault="00B433C9" w:rsidP="00891CB3">
      <w:pPr>
        <w:pStyle w:val="affff7"/>
        <w:ind w:firstLine="113"/>
        <w:rPr>
          <w:rFonts w:ascii="Fb Fontext" w:hAnsi="Fb Fontext"/>
          <w:rtl/>
        </w:rPr>
      </w:pPr>
      <w:r w:rsidRPr="00C35A2C">
        <w:rPr>
          <w:rtl/>
        </w:rPr>
        <w:t>שבת סקילה - גזרו,</w:t>
      </w:r>
      <w:r w:rsidR="007E296F">
        <w:rPr>
          <w:rFonts w:hint="cs"/>
          <w:rtl/>
        </w:rPr>
        <w:t xml:space="preserve"> </w:t>
      </w:r>
      <w:r w:rsidRPr="00C35A2C">
        <w:rPr>
          <w:rtl/>
        </w:rPr>
        <w:t>יו"</w:t>
      </w:r>
      <w:r w:rsidRPr="00C35A2C">
        <w:rPr>
          <w:rFonts w:hint="cs"/>
          <w:rtl/>
        </w:rPr>
        <w:t>ט</w:t>
      </w:r>
      <w:r w:rsidRPr="00C35A2C">
        <w:rPr>
          <w:rtl/>
        </w:rPr>
        <w:t xml:space="preserve"> לאו - לא גזרו</w:t>
      </w:r>
      <w:r w:rsidR="007E296F">
        <w:rPr>
          <w:rFonts w:ascii="Fb Fontext" w:hAnsi="Fb Fontext" w:hint="cs"/>
          <w:rtl/>
        </w:rPr>
        <w:t xml:space="preserve">, </w:t>
      </w:r>
      <w:r w:rsidR="007E296F" w:rsidRPr="00A07384">
        <w:rPr>
          <w:rFonts w:ascii="Fb Fontext" w:hAnsi="Fb Fontext" w:cs="PFT_Frank" w:hint="eastAsia"/>
          <w:b/>
          <w:bCs/>
          <w:szCs w:val="10"/>
          <w:rtl/>
        </w:rPr>
        <w:t>אבל</w:t>
      </w:r>
      <w:r w:rsidR="007E296F" w:rsidRPr="00A07384">
        <w:rPr>
          <w:rFonts w:ascii="Fb Fontext" w:hAnsi="Fb Fontext" w:cs="PFT_Frank"/>
          <w:b/>
          <w:bCs/>
          <w:szCs w:val="10"/>
          <w:rtl/>
        </w:rPr>
        <w:t xml:space="preserve"> </w:t>
      </w:r>
      <w:r w:rsidR="007E296F" w:rsidRPr="00A07384">
        <w:rPr>
          <w:rFonts w:ascii="Fb Fontext" w:hAnsi="Fb Fontext" w:cs="PFT_Frank" w:hint="eastAsia"/>
          <w:b/>
          <w:bCs/>
          <w:szCs w:val="10"/>
          <w:rtl/>
        </w:rPr>
        <w:t>בסכנה</w:t>
      </w:r>
      <w:r w:rsidR="007E296F" w:rsidRPr="00A07384">
        <w:rPr>
          <w:rFonts w:ascii="Fb Fontext" w:hAnsi="Fb Fontext" w:cs="PFT_Frank"/>
          <w:b/>
          <w:bCs/>
          <w:szCs w:val="10"/>
          <w:rtl/>
        </w:rPr>
        <w:t xml:space="preserve"> </w:t>
      </w:r>
      <w:r w:rsidR="007E296F" w:rsidRPr="00A07384">
        <w:rPr>
          <w:rFonts w:ascii="Fb Fontext" w:hAnsi="Fb Fontext" w:cs="PFT_Frank" w:hint="eastAsia"/>
          <w:b/>
          <w:bCs/>
          <w:szCs w:val="10"/>
          <w:rtl/>
        </w:rPr>
        <w:t>מותר</w:t>
      </w:r>
      <w:r w:rsidR="007E296F" w:rsidRPr="00A07384">
        <w:rPr>
          <w:rFonts w:ascii="Fb Fontext" w:hAnsi="Fb Fontext" w:cs="PFT_Frank"/>
          <w:b/>
          <w:bCs/>
          <w:szCs w:val="10"/>
          <w:rtl/>
        </w:rPr>
        <w:t xml:space="preserve"> </w:t>
      </w:r>
      <w:r w:rsidR="007E296F" w:rsidRPr="00A07384">
        <w:rPr>
          <w:rFonts w:ascii="Fb Fontext" w:hAnsi="Fb Fontext" w:cs="PFT_Frank" w:hint="eastAsia"/>
          <w:b/>
          <w:bCs/>
          <w:szCs w:val="10"/>
          <w:rtl/>
        </w:rPr>
        <w:t>אף</w:t>
      </w:r>
      <w:r w:rsidR="007E296F" w:rsidRPr="00A07384">
        <w:rPr>
          <w:rFonts w:ascii="Fb Fontext" w:hAnsi="Fb Fontext" w:cs="PFT_Frank"/>
          <w:b/>
          <w:bCs/>
          <w:szCs w:val="10"/>
          <w:rtl/>
        </w:rPr>
        <w:t xml:space="preserve"> </w:t>
      </w:r>
      <w:r w:rsidR="007E296F" w:rsidRPr="00A07384">
        <w:rPr>
          <w:rFonts w:ascii="Fb Fontext" w:hAnsi="Fb Fontext" w:cs="PFT_Frank" w:hint="eastAsia"/>
          <w:b/>
          <w:bCs/>
          <w:szCs w:val="10"/>
          <w:rtl/>
        </w:rPr>
        <w:t>בשבת</w:t>
      </w:r>
      <w:r w:rsidR="007E296F">
        <w:rPr>
          <w:rFonts w:ascii="Fb Fontext" w:hAnsi="Fb Fontext" w:hint="cs"/>
          <w:rtl/>
        </w:rPr>
        <w:t>.</w:t>
      </w:r>
    </w:p>
    <w:p w14:paraId="5665107B" w14:textId="161A3C0C" w:rsidR="00B32975" w:rsidRDefault="00725D42" w:rsidP="00B32975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ו</w:t>
      </w:r>
      <w:r w:rsidR="00B32975">
        <w:rPr>
          <w:rStyle w:val="affff5"/>
          <w:rFonts w:hint="cs"/>
          <w:rtl/>
        </w:rPr>
        <w:t xml:space="preserve">. ז. ח. </w:t>
      </w:r>
      <w:r>
        <w:rPr>
          <w:rStyle w:val="affff5"/>
          <w:rFonts w:hint="cs"/>
          <w:rtl/>
        </w:rPr>
        <w:t>מוכיח שמצו</w:t>
      </w:r>
      <w:r w:rsidR="00B32975">
        <w:rPr>
          <w:rStyle w:val="affff5"/>
          <w:rFonts w:hint="cs"/>
          <w:rtl/>
        </w:rPr>
        <w:t>וין</w:t>
      </w:r>
      <w:r w:rsidR="00B433C9" w:rsidRPr="00842367">
        <w:rPr>
          <w:rStyle w:val="affff5"/>
          <w:rtl/>
        </w:rPr>
        <w:t>:</w:t>
      </w:r>
      <w:r w:rsidR="00B433C9" w:rsidRPr="006B2A7E">
        <w:rPr>
          <w:rStyle w:val="affff1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לא תאכלום כי שקץ הם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 w:rsidR="00B32975" w:rsidRPr="006C1E0B">
        <w:rPr>
          <w:rStyle w:val="affff8"/>
          <w:rtl/>
        </w:rPr>
        <w:t>[</w:t>
      </w:r>
      <w:r w:rsidR="00595B64">
        <w:rPr>
          <w:rStyle w:val="affff8"/>
          <w:rFonts w:hint="cs"/>
          <w:rtl/>
        </w:rPr>
        <w:t xml:space="preserve">כתוב </w:t>
      </w:r>
      <w:r w:rsidR="00B32975">
        <w:rPr>
          <w:rStyle w:val="affff8"/>
          <w:rFonts w:hint="cs"/>
          <w:rtl/>
        </w:rPr>
        <w:t>כמה פעמים</w:t>
      </w:r>
      <w:r w:rsidR="00B32975" w:rsidRPr="006C1E0B">
        <w:rPr>
          <w:rStyle w:val="affff8"/>
          <w:rtl/>
        </w:rPr>
        <w:t>]</w:t>
      </w:r>
      <w:r w:rsidR="00B32975">
        <w:rPr>
          <w:rStyle w:val="affff1"/>
          <w:rFonts w:hint="cs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-</w:t>
      </w:r>
    </w:p>
    <w:p w14:paraId="7E207B38" w14:textId="564478D1" w:rsidR="00B433C9" w:rsidRPr="00B32975" w:rsidRDefault="00B433C9" w:rsidP="00BE030F">
      <w:pPr>
        <w:ind w:firstLine="113"/>
        <w:rPr>
          <w:rtl/>
        </w:rPr>
      </w:pPr>
      <w:r w:rsidRPr="00D1637C">
        <w:rPr>
          <w:rFonts w:cs="PFT_Frank"/>
          <w:b/>
          <w:bCs/>
          <w:szCs w:val="14"/>
          <w:rtl/>
        </w:rPr>
        <w:t>לא תאכילום,</w:t>
      </w:r>
      <w:r w:rsidR="00B32975"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להזהיר הגדולים</w:t>
      </w:r>
      <w:r w:rsidRPr="006C1E0B">
        <w:rPr>
          <w:rtl/>
        </w:rPr>
        <w:t xml:space="preserve"> על הקטנים</w:t>
      </w:r>
      <w:r w:rsidR="00595B64" w:rsidRPr="006C1E0B">
        <w:rPr>
          <w:rStyle w:val="affff8"/>
          <w:rtl/>
        </w:rPr>
        <w:t xml:space="preserve"> [</w:t>
      </w:r>
      <w:r w:rsidR="00595B64" w:rsidRPr="00A07384">
        <w:rPr>
          <w:rStyle w:val="affff8"/>
          <w:rFonts w:cs="PFT_Frank" w:hint="eastAsia"/>
          <w:b/>
          <w:bCs/>
          <w:szCs w:val="10"/>
          <w:rtl/>
        </w:rPr>
        <w:t>משמע</w:t>
      </w:r>
      <w:r w:rsidR="00595B64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595B64" w:rsidRPr="00A07384">
        <w:rPr>
          <w:rStyle w:val="affff8"/>
          <w:rFonts w:cs="PFT_Frank" w:hint="eastAsia"/>
          <w:b/>
          <w:bCs/>
          <w:szCs w:val="10"/>
          <w:rtl/>
        </w:rPr>
        <w:t>שיזהירו</w:t>
      </w:r>
      <w:r w:rsidR="00595B64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595B64" w:rsidRPr="00A07384">
        <w:rPr>
          <w:rStyle w:val="affff8"/>
          <w:rFonts w:cs="PFT_Frank" w:hint="eastAsia"/>
          <w:b/>
          <w:bCs/>
          <w:szCs w:val="10"/>
          <w:rtl/>
        </w:rPr>
        <w:t>אותם</w:t>
      </w:r>
      <w:r w:rsidR="00595B64" w:rsidRPr="006C1E0B">
        <w:rPr>
          <w:rStyle w:val="affff8"/>
          <w:rtl/>
        </w:rPr>
        <w:t>],</w:t>
      </w:r>
    </w:p>
    <w:p w14:paraId="666AAF77" w14:textId="31234843" w:rsidR="00B433C9" w:rsidRPr="00C35A2C" w:rsidRDefault="00C268E0" w:rsidP="00BE030F">
      <w:pPr>
        <w:ind w:firstLine="113"/>
        <w:rPr>
          <w:rtl/>
        </w:rPr>
      </w:pPr>
      <w:r>
        <w:rPr>
          <w:rStyle w:val="affff5"/>
          <w:rFonts w:hint="cs"/>
          <w:rtl/>
        </w:rPr>
        <w:t>ו</w:t>
      </w:r>
      <w:r w:rsidR="00B32975" w:rsidRPr="006C1E0B">
        <w:rPr>
          <w:rStyle w:val="affff5"/>
          <w:rFonts w:hint="eastAsia"/>
          <w:rtl/>
        </w:rPr>
        <w:t>כן</w:t>
      </w:r>
      <w:r w:rsidR="00B32975">
        <w:rPr>
          <w:rStyle w:val="affff1"/>
          <w:rFonts w:hint="cs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כל נפש מכם לא תאכל דם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 xml:space="preserve"> </w:t>
      </w:r>
      <w:r w:rsidR="00B32975" w:rsidRPr="006C1E0B">
        <w:rPr>
          <w:rStyle w:val="affff8"/>
          <w:rtl/>
        </w:rPr>
        <w:t>[</w:t>
      </w:r>
      <w:r w:rsidR="00B32975" w:rsidRPr="006C1E0B">
        <w:rPr>
          <w:rStyle w:val="affff8"/>
          <w:rFonts w:hint="eastAsia"/>
          <w:rtl/>
        </w:rPr>
        <w:t>כמה</w:t>
      </w:r>
      <w:r w:rsidR="00B32975" w:rsidRPr="006C1E0B">
        <w:rPr>
          <w:rStyle w:val="affff8"/>
          <w:rtl/>
        </w:rPr>
        <w:t xml:space="preserve"> </w:t>
      </w:r>
      <w:r w:rsidR="00B32975" w:rsidRPr="006C1E0B">
        <w:rPr>
          <w:rStyle w:val="affff8"/>
          <w:rFonts w:hint="eastAsia"/>
          <w:rtl/>
        </w:rPr>
        <w:t>פעמים</w:t>
      </w:r>
      <w:r w:rsidR="00B32975" w:rsidRPr="006C1E0B">
        <w:rPr>
          <w:rStyle w:val="affff8"/>
          <w:rtl/>
        </w:rPr>
        <w:t>]</w:t>
      </w:r>
      <w:r w:rsidR="00B32975">
        <w:rPr>
          <w:rStyle w:val="affff1"/>
          <w:rFonts w:hint="cs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- הגדולים על הקטנים</w:t>
      </w:r>
      <w:r w:rsidR="00B32975">
        <w:rPr>
          <w:rFonts w:ascii="Fb Fontext" w:hAnsi="Fb Fontext" w:hint="cs"/>
          <w:sz w:val="32"/>
          <w:rtl/>
        </w:rPr>
        <w:t>,</w:t>
      </w:r>
    </w:p>
    <w:p w14:paraId="1FCB89FE" w14:textId="1BC59F2E" w:rsidR="001134A7" w:rsidRDefault="00C268E0" w:rsidP="00891CB3">
      <w:pPr>
        <w:ind w:firstLine="113"/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ו</w:t>
      </w:r>
      <w:r w:rsidR="001134A7" w:rsidRPr="006C1E0B">
        <w:rPr>
          <w:rStyle w:val="affff5"/>
          <w:rFonts w:hint="eastAsia"/>
          <w:rtl/>
        </w:rPr>
        <w:t>כן</w:t>
      </w:r>
      <w:r w:rsidR="00B433C9" w:rsidRPr="006B2A7E">
        <w:rPr>
          <w:rStyle w:val="affff1"/>
          <w:rtl/>
        </w:rPr>
        <w:t xml:space="preserve"> </w:t>
      </w:r>
      <w:r w:rsidR="00B433C9" w:rsidRPr="006B2A7E">
        <w:rPr>
          <w:rStyle w:val="affff1"/>
          <w:rFonts w:hint="cs"/>
          <w:rtl/>
        </w:rPr>
        <w:t>'</w:t>
      </w:r>
      <w:r w:rsidR="00B433C9" w:rsidRPr="006B2A7E">
        <w:rPr>
          <w:rStyle w:val="affff1"/>
          <w:rtl/>
        </w:rPr>
        <w:t>אמור</w:t>
      </w:r>
      <w:r w:rsidR="001134A7">
        <w:rPr>
          <w:rStyle w:val="affff1"/>
          <w:rFonts w:hint="cs"/>
          <w:rtl/>
        </w:rPr>
        <w:t>..</w:t>
      </w:r>
      <w:r w:rsidR="00B433C9" w:rsidRPr="006B2A7E">
        <w:rPr>
          <w:rStyle w:val="affff1"/>
          <w:rFonts w:hint="cs"/>
          <w:rtl/>
        </w:rPr>
        <w:t xml:space="preserve"> </w:t>
      </w:r>
      <w:r w:rsidR="00B433C9" w:rsidRPr="006B2A7E">
        <w:rPr>
          <w:rStyle w:val="affff1"/>
          <w:rtl/>
        </w:rPr>
        <w:t>ואמרת</w:t>
      </w:r>
      <w:r w:rsidR="001134A7">
        <w:rPr>
          <w:rStyle w:val="affff1"/>
          <w:rFonts w:hint="cs"/>
          <w:rtl/>
        </w:rPr>
        <w:t xml:space="preserve"> </w:t>
      </w:r>
      <w:r w:rsidR="001134A7" w:rsidRPr="006C1E0B">
        <w:rPr>
          <w:rStyle w:val="affff8"/>
          <w:rtl/>
        </w:rPr>
        <w:t>[</w:t>
      </w:r>
      <w:r w:rsidR="001134A7">
        <w:rPr>
          <w:rStyle w:val="affff8"/>
          <w:rFonts w:hint="cs"/>
          <w:rtl/>
        </w:rPr>
        <w:t xml:space="preserve">פעמיים, </w:t>
      </w:r>
      <w:r w:rsidR="001134A7" w:rsidRPr="006C1E0B">
        <w:rPr>
          <w:rStyle w:val="affff8"/>
          <w:rFonts w:hint="eastAsia"/>
          <w:rtl/>
        </w:rPr>
        <w:t>בטומאת</w:t>
      </w:r>
      <w:r w:rsidR="001134A7" w:rsidRPr="006C1E0B">
        <w:rPr>
          <w:rStyle w:val="affff8"/>
          <w:rtl/>
        </w:rPr>
        <w:t xml:space="preserve"> </w:t>
      </w:r>
      <w:r w:rsidR="001134A7" w:rsidRPr="006C1E0B">
        <w:rPr>
          <w:rStyle w:val="affff8"/>
          <w:rFonts w:hint="eastAsia"/>
          <w:rtl/>
        </w:rPr>
        <w:t>כהנים</w:t>
      </w:r>
      <w:r w:rsidR="001134A7" w:rsidRPr="006C1E0B">
        <w:rPr>
          <w:rStyle w:val="affff8"/>
          <w:rtl/>
        </w:rPr>
        <w:t>]</w:t>
      </w:r>
      <w:r w:rsidR="00B433C9" w:rsidRPr="006B2A7E">
        <w:rPr>
          <w:rStyle w:val="affff1"/>
          <w:rtl/>
        </w:rPr>
        <w:t xml:space="preserve"> </w:t>
      </w:r>
      <w:r w:rsidR="00B433C9" w:rsidRPr="00C35A2C">
        <w:rPr>
          <w:rFonts w:ascii="Fb Fontext" w:hAnsi="Fb Fontext"/>
          <w:rtl/>
        </w:rPr>
        <w:t xml:space="preserve">- </w:t>
      </w:r>
      <w:r w:rsidR="001134A7">
        <w:rPr>
          <w:rFonts w:ascii="Fb Fontext" w:hAnsi="Fb Fontext" w:hint="cs"/>
          <w:rtl/>
        </w:rPr>
        <w:t>ה</w:t>
      </w:r>
      <w:r w:rsidR="00B433C9" w:rsidRPr="00C35A2C">
        <w:rPr>
          <w:rFonts w:ascii="Fb Fontext" w:hAnsi="Fb Fontext"/>
          <w:rtl/>
        </w:rPr>
        <w:t>גדולים על הקטנים</w:t>
      </w:r>
      <w:r w:rsidR="001134A7">
        <w:rPr>
          <w:rFonts w:ascii="Fb Fontext" w:hAnsi="Fb Fontext" w:hint="cs"/>
          <w:rtl/>
        </w:rPr>
        <w:t>,</w:t>
      </w:r>
    </w:p>
    <w:p w14:paraId="5F8CD401" w14:textId="662265E1" w:rsidR="00B433C9" w:rsidRPr="00C35A2C" w:rsidRDefault="001134A7" w:rsidP="00B55EDF">
      <w:pPr>
        <w:rPr>
          <w:rtl/>
        </w:rPr>
      </w:pPr>
      <w:r w:rsidRPr="006C1E0B">
        <w:rPr>
          <w:rStyle w:val="affff5"/>
          <w:rFonts w:hint="eastAsia"/>
          <w:rtl/>
        </w:rPr>
        <w:t>ודחה</w:t>
      </w:r>
      <w:r w:rsidRPr="006C1E0B">
        <w:rPr>
          <w:rStyle w:val="affff5"/>
          <w:rtl/>
        </w:rPr>
        <w:t>:</w:t>
      </w:r>
      <w:r>
        <w:rPr>
          <w:rFonts w:ascii="Fb Fontext" w:hAnsi="Fb Fontext" w:hint="cs"/>
          <w:rtl/>
        </w:rPr>
        <w:t xml:space="preserve"> שלא יאכילום בידיים,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ו</w:t>
      </w:r>
      <w:r w:rsidR="00B433C9" w:rsidRPr="00C35A2C">
        <w:rPr>
          <w:rFonts w:ascii="Fb Fontext" w:hAnsi="Fb Fontext"/>
          <w:rtl/>
        </w:rPr>
        <w:t xml:space="preserve">לא </w:t>
      </w:r>
      <w:r>
        <w:rPr>
          <w:rFonts w:ascii="Fb Fontext" w:hAnsi="Fb Fontext" w:hint="cs"/>
          <w:rtl/>
        </w:rPr>
        <w:t>יטמאום</w:t>
      </w:r>
      <w:r w:rsidR="00B433C9" w:rsidRPr="00C35A2C">
        <w:rPr>
          <w:rFonts w:ascii="Fb Fontext" w:hAnsi="Fb Fontext"/>
          <w:rtl/>
        </w:rPr>
        <w:t xml:space="preserve"> בידי</w:t>
      </w:r>
      <w:r>
        <w:rPr>
          <w:rFonts w:ascii="Fb Fontext" w:hAnsi="Fb Fontext" w:hint="cs"/>
          <w:rtl/>
        </w:rPr>
        <w:t>י</w:t>
      </w:r>
      <w:r w:rsidR="00B433C9" w:rsidRPr="00C35A2C">
        <w:rPr>
          <w:rFonts w:ascii="Fb Fontext" w:hAnsi="Fb Fontext"/>
          <w:rtl/>
        </w:rPr>
        <w:t>ם.</w:t>
      </w:r>
    </w:p>
    <w:p w14:paraId="08F4F8C5" w14:textId="3AAAE691" w:rsidR="00B433C9" w:rsidRPr="00381ADD" w:rsidRDefault="00B433C9" w:rsidP="006C1E0B">
      <w:pPr>
        <w:pStyle w:val="affff7"/>
        <w:rPr>
          <w:rtl/>
        </w:rPr>
      </w:pPr>
      <w:r w:rsidRPr="006C1E0B">
        <w:rPr>
          <w:rStyle w:val="affff5"/>
          <w:rtl/>
        </w:rPr>
        <w:lastRenderedPageBreak/>
        <w:t>וצריכ</w:t>
      </w:r>
      <w:r w:rsidR="00381ADD">
        <w:rPr>
          <w:rStyle w:val="affff5"/>
          <w:rFonts w:hint="cs"/>
          <w:rtl/>
        </w:rPr>
        <w:t xml:space="preserve">י: </w:t>
      </w:r>
      <w:r w:rsidR="00381ADD" w:rsidRPr="006C1E0B">
        <w:rPr>
          <w:rFonts w:hint="eastAsia"/>
          <w:b/>
          <w:rtl/>
        </w:rPr>
        <w:t>שאם</w:t>
      </w:r>
      <w:r w:rsidR="00381ADD" w:rsidRPr="006C1E0B">
        <w:rPr>
          <w:b/>
          <w:rtl/>
        </w:rPr>
        <w:t xml:space="preserve"> </w:t>
      </w:r>
      <w:r w:rsidR="00381ADD" w:rsidRPr="006C1E0B">
        <w:rPr>
          <w:rFonts w:hint="eastAsia"/>
          <w:b/>
          <w:rtl/>
        </w:rPr>
        <w:t>כתב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="00381ADD" w:rsidRPr="00A07384">
        <w:rPr>
          <w:rFonts w:cs="PFT_Frank" w:hint="cs"/>
          <w:b/>
          <w:bCs/>
          <w:szCs w:val="10"/>
          <w:rtl/>
        </w:rPr>
        <w:t xml:space="preserve">רק </w:t>
      </w:r>
      <w:r w:rsidRPr="006C1E0B">
        <w:rPr>
          <w:rFonts w:hint="eastAsia"/>
          <w:b/>
          <w:rtl/>
        </w:rPr>
        <w:t>ש</w:t>
      </w:r>
      <w:r w:rsidR="00381ADD" w:rsidRPr="00A07384">
        <w:rPr>
          <w:rFonts w:cs="PFT_Frank" w:hint="eastAsia"/>
          <w:b/>
          <w:bCs/>
          <w:szCs w:val="10"/>
          <w:rtl/>
        </w:rPr>
        <w:t>ר</w:t>
      </w:r>
      <w:r w:rsidRPr="006C1E0B">
        <w:rPr>
          <w:rFonts w:hint="eastAsia"/>
          <w:b/>
          <w:rtl/>
        </w:rPr>
        <w:t>צים</w:t>
      </w:r>
      <w:r w:rsidRPr="00381ADD">
        <w:rPr>
          <w:rFonts w:hint="cs"/>
          <w:rtl/>
        </w:rPr>
        <w:t xml:space="preserve"> </w:t>
      </w:r>
      <w:r w:rsidR="00381ADD">
        <w:rPr>
          <w:rFonts w:hint="cs"/>
          <w:rtl/>
        </w:rPr>
        <w:t xml:space="preserve">- </w:t>
      </w:r>
      <w:r w:rsidRPr="00381ADD">
        <w:rPr>
          <w:rFonts w:hint="cs"/>
          <w:rtl/>
        </w:rPr>
        <w:t>איסורן במשהו</w:t>
      </w:r>
      <w:r w:rsidR="00381ADD">
        <w:rPr>
          <w:rFonts w:hint="cs"/>
          <w:rtl/>
        </w:rPr>
        <w:t>,</w:t>
      </w:r>
      <w:r w:rsidRPr="00381ADD">
        <w:rPr>
          <w:rFonts w:hint="cs"/>
          <w:rtl/>
        </w:rPr>
        <w:t xml:space="preserve"> </w:t>
      </w:r>
      <w:r w:rsidRPr="006C1E0B">
        <w:rPr>
          <w:b/>
          <w:rtl/>
        </w:rPr>
        <w:t>דם</w:t>
      </w:r>
      <w:r w:rsidR="00381ADD" w:rsidRPr="00A07384">
        <w:rPr>
          <w:rFonts w:cs="PFT_Frank" w:hint="cs"/>
          <w:b/>
          <w:bCs/>
          <w:szCs w:val="10"/>
          <w:rtl/>
        </w:rPr>
        <w:t xml:space="preserve"> -</w:t>
      </w:r>
      <w:r w:rsidRPr="00381ADD">
        <w:rPr>
          <w:rtl/>
        </w:rPr>
        <w:t xml:space="preserve"> </w:t>
      </w:r>
      <w:r w:rsidR="00DC5DC3" w:rsidRPr="00381ADD">
        <w:rPr>
          <w:rtl/>
        </w:rPr>
        <w:t>יש</w:t>
      </w:r>
      <w:r w:rsidRPr="00381ADD">
        <w:rPr>
          <w:rtl/>
        </w:rPr>
        <w:t xml:space="preserve"> כרת,</w:t>
      </w:r>
    </w:p>
    <w:p w14:paraId="2A9195ED" w14:textId="0ABAFA29" w:rsidR="00B433C9" w:rsidRPr="006C1E0B" w:rsidRDefault="00381ADD" w:rsidP="006C1E0B">
      <w:pPr>
        <w:pStyle w:val="affff7"/>
        <w:ind w:left="226"/>
        <w:rPr>
          <w:rtl/>
        </w:rPr>
      </w:pPr>
      <w:r w:rsidRPr="00A07384">
        <w:rPr>
          <w:rFonts w:cs="PFT_Frank" w:hint="cs"/>
          <w:b/>
          <w:bCs/>
          <w:szCs w:val="10"/>
          <w:rtl/>
        </w:rPr>
        <w:t xml:space="preserve">     </w:t>
      </w:r>
      <w:r w:rsidRPr="00A07384">
        <w:rPr>
          <w:rFonts w:cs="PFT_Frank" w:hint="eastAsia"/>
          <w:b/>
          <w:bCs/>
          <w:szCs w:val="10"/>
          <w:rtl/>
        </w:rPr>
        <w:t>שניהם</w:t>
      </w:r>
      <w:r>
        <w:rPr>
          <w:rFonts w:hint="cs"/>
          <w:rtl/>
        </w:rPr>
        <w:t xml:space="preserve"> -</w:t>
      </w:r>
      <w:r w:rsidR="00B433C9" w:rsidRPr="00381ADD">
        <w:rPr>
          <w:rFonts w:hint="cs"/>
          <w:rtl/>
        </w:rPr>
        <w:t xml:space="preserve"> </w:t>
      </w:r>
      <w:r w:rsidR="00B433C9" w:rsidRPr="00381ADD">
        <w:rPr>
          <w:rtl/>
        </w:rPr>
        <w:t xml:space="preserve">איסורן שוה בכל, </w:t>
      </w:r>
      <w:r w:rsidR="00B433C9" w:rsidRPr="006C1E0B">
        <w:rPr>
          <w:rFonts w:hint="eastAsia"/>
          <w:b/>
          <w:rtl/>
        </w:rPr>
        <w:t>טומאה</w:t>
      </w:r>
      <w:r w:rsidR="00B433C9" w:rsidRPr="00381ADD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B433C9" w:rsidRPr="00381ADD">
        <w:rPr>
          <w:rFonts w:hint="cs"/>
          <w:rtl/>
        </w:rPr>
        <w:t xml:space="preserve">כהנים ריבה </w:t>
      </w:r>
      <w:r w:rsidR="00B433C9" w:rsidRPr="00381ADD">
        <w:rPr>
          <w:rtl/>
        </w:rPr>
        <w:t>בהן מצות יתרות.</w:t>
      </w:r>
    </w:p>
    <w:p w14:paraId="6D05536C" w14:textId="5CE8D732" w:rsidR="00381ADD" w:rsidRDefault="00381ADD" w:rsidP="007C50EB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ט.</w:t>
      </w:r>
      <w:r w:rsidR="00C268E0">
        <w:rPr>
          <w:rStyle w:val="affff5"/>
          <w:rFonts w:hint="cs"/>
          <w:rtl/>
        </w:rPr>
        <w:t xml:space="preserve"> י. יא.</w:t>
      </w:r>
      <w:r>
        <w:rPr>
          <w:rStyle w:val="affff5"/>
          <w:rFonts w:hint="cs"/>
          <w:rtl/>
        </w:rPr>
        <w:t xml:space="preserve"> </w:t>
      </w:r>
      <w:r w:rsidRPr="006C1E0B">
        <w:rPr>
          <w:rStyle w:val="affff5"/>
          <w:rFonts w:hint="eastAsia"/>
          <w:rtl/>
        </w:rPr>
        <w:t>מוכיח</w:t>
      </w:r>
      <w:r w:rsidRPr="006C1E0B">
        <w:rPr>
          <w:rStyle w:val="affff5"/>
          <w:rtl/>
        </w:rPr>
        <w:t xml:space="preserve"> </w:t>
      </w:r>
      <w:r w:rsidRPr="006C1E0B">
        <w:rPr>
          <w:rStyle w:val="affff5"/>
          <w:rFonts w:hint="eastAsia"/>
          <w:rtl/>
        </w:rPr>
        <w:t>שמצווין</w:t>
      </w:r>
      <w:r>
        <w:rPr>
          <w:rFonts w:ascii="Fb Fontext" w:hAnsi="Fb Fontext" w:hint="cs"/>
          <w:sz w:val="32"/>
          <w:rtl/>
        </w:rPr>
        <w:t xml:space="preserve">: ב' </w:t>
      </w:r>
      <w:r w:rsidR="00B433C9" w:rsidRPr="00C35A2C">
        <w:rPr>
          <w:rFonts w:ascii="Fb Fontext" w:hAnsi="Fb Fontext"/>
          <w:sz w:val="32"/>
          <w:rtl/>
        </w:rPr>
        <w:t xml:space="preserve">אחין </w:t>
      </w:r>
      <w:r>
        <w:rPr>
          <w:rFonts w:ascii="Fb Fontext" w:hAnsi="Fb Fontext" w:hint="cs"/>
          <w:sz w:val="32"/>
          <w:rtl/>
        </w:rPr>
        <w:t>חרש</w:t>
      </w:r>
      <w:r w:rsidR="00B433C9" w:rsidRPr="00C35A2C">
        <w:rPr>
          <w:rFonts w:ascii="Fb Fontext" w:hAnsi="Fb Fontext"/>
          <w:sz w:val="32"/>
          <w:rtl/>
        </w:rPr>
        <w:t xml:space="preserve"> ו</w:t>
      </w:r>
      <w:r>
        <w:rPr>
          <w:rFonts w:ascii="Fb Fontext" w:hAnsi="Fb Fontext" w:hint="cs"/>
          <w:sz w:val="32"/>
          <w:rtl/>
        </w:rPr>
        <w:t>פקח</w:t>
      </w:r>
      <w:r w:rsidR="00B433C9" w:rsidRPr="00C35A2C">
        <w:rPr>
          <w:rFonts w:ascii="Fb Fontext" w:hAnsi="Fb Fontext"/>
          <w:sz w:val="32"/>
          <w:rtl/>
        </w:rPr>
        <w:t xml:space="preserve">, </w:t>
      </w:r>
      <w:r>
        <w:rPr>
          <w:rFonts w:ascii="Fb Fontext" w:hAnsi="Fb Fontext" w:hint="cs"/>
          <w:sz w:val="32"/>
          <w:rtl/>
        </w:rPr>
        <w:t>לב'</w:t>
      </w:r>
      <w:r w:rsidR="00B433C9" w:rsidRPr="00C35A2C">
        <w:rPr>
          <w:rFonts w:ascii="Fb Fontext" w:hAnsi="Fb Fontext"/>
          <w:sz w:val="32"/>
          <w:rtl/>
        </w:rPr>
        <w:t xml:space="preserve"> אחיות פקחות</w:t>
      </w:r>
      <w:r>
        <w:rPr>
          <w:rFonts w:ascii="Fb Fontext" w:hAnsi="Fb Fontext" w:hint="cs"/>
          <w:sz w:val="32"/>
          <w:rtl/>
        </w:rPr>
        <w:t>:</w:t>
      </w:r>
    </w:p>
    <w:p w14:paraId="3A641FEE" w14:textId="12CDBD30" w:rsidR="00B433C9" w:rsidRPr="006C1E0B" w:rsidRDefault="00B433C9" w:rsidP="00BE030F">
      <w:pPr>
        <w:ind w:left="339" w:firstLine="113"/>
        <w:rPr>
          <w:rtl/>
        </w:rPr>
      </w:pPr>
      <w:r w:rsidRPr="00EA6942">
        <w:rPr>
          <w:rFonts w:ascii="Fb Fontext" w:hAnsi="Fb Fontext"/>
          <w:spacing w:val="-4"/>
          <w:rtl/>
        </w:rPr>
        <w:t xml:space="preserve">מת פקח </w:t>
      </w:r>
      <w:r w:rsidR="00381ADD">
        <w:rPr>
          <w:rFonts w:ascii="Fb Fontext" w:hAnsi="Fb Fontext" w:hint="cs"/>
          <w:spacing w:val="-4"/>
          <w:rtl/>
        </w:rPr>
        <w:t>ד</w:t>
      </w:r>
      <w:r w:rsidRPr="00EA6942">
        <w:rPr>
          <w:rFonts w:ascii="Fb Fontext" w:hAnsi="Fb Fontext"/>
          <w:spacing w:val="-4"/>
          <w:rtl/>
        </w:rPr>
        <w:t>פקחת</w:t>
      </w:r>
      <w:r w:rsidR="00381ADD">
        <w:rPr>
          <w:rFonts w:ascii="Fb Fontext" w:hAnsi="Fb Fontext" w:hint="cs"/>
          <w:spacing w:val="-4"/>
          <w:rtl/>
        </w:rPr>
        <w:t xml:space="preserve"> -</w:t>
      </w:r>
      <w:r w:rsidRPr="00EA6942">
        <w:rPr>
          <w:rFonts w:ascii="Fb Fontext" w:hAnsi="Fb Fontext"/>
          <w:spacing w:val="-4"/>
          <w:rtl/>
        </w:rPr>
        <w:t xml:space="preserve"> </w:t>
      </w:r>
      <w:r w:rsidRPr="00D1637C">
        <w:rPr>
          <w:rFonts w:ascii="Fb Fontext" w:hAnsi="Fb Fontext" w:cs="PFT_Frank"/>
          <w:b/>
          <w:bCs/>
          <w:spacing w:val="-4"/>
          <w:szCs w:val="14"/>
          <w:rtl/>
        </w:rPr>
        <w:t xml:space="preserve">חרש </w:t>
      </w:r>
      <w:r w:rsidR="00381ADD" w:rsidRPr="00D1637C">
        <w:rPr>
          <w:rFonts w:ascii="Fb Fontext" w:hAnsi="Fb Fontext" w:cs="PFT_Frank" w:hint="eastAsia"/>
          <w:b/>
          <w:bCs/>
          <w:spacing w:val="-4"/>
          <w:szCs w:val="14"/>
          <w:rtl/>
        </w:rPr>
        <w:t>ד</w:t>
      </w:r>
      <w:r w:rsidRPr="00D1637C">
        <w:rPr>
          <w:rFonts w:ascii="Fb Fontext" w:hAnsi="Fb Fontext" w:cs="PFT_Frank"/>
          <w:b/>
          <w:bCs/>
          <w:spacing w:val="-4"/>
          <w:szCs w:val="14"/>
          <w:rtl/>
        </w:rPr>
        <w:t xml:space="preserve">פקחת </w:t>
      </w:r>
      <w:r w:rsidRPr="006C1E0B">
        <w:rPr>
          <w:b/>
          <w:rtl/>
        </w:rPr>
        <w:t>מוציא אשתו בגט</w:t>
      </w:r>
      <w:r w:rsidR="00381ADD">
        <w:rPr>
          <w:rFonts w:hint="cs"/>
          <w:rtl/>
        </w:rPr>
        <w:t>.</w:t>
      </w:r>
      <w:r w:rsidRPr="006C1E0B">
        <w:rPr>
          <w:rtl/>
        </w:rPr>
        <w:t>.</w:t>
      </w:r>
    </w:p>
    <w:p w14:paraId="2E29CDBF" w14:textId="2A2585B7" w:rsidR="00B433C9" w:rsidRDefault="00C268E0" w:rsidP="006C1E0B">
      <w:pPr>
        <w:rPr>
          <w:rFonts w:ascii="Fb Fontext" w:hAnsi="Fb Fontext"/>
          <w:rtl/>
        </w:rPr>
      </w:pPr>
      <w:r w:rsidRPr="006C1E0B">
        <w:rPr>
          <w:rStyle w:val="affff5"/>
          <w:rFonts w:hint="eastAsia"/>
          <w:rtl/>
        </w:rPr>
        <w:t>ודחה</w:t>
      </w:r>
      <w:r>
        <w:rPr>
          <w:rFonts w:ascii="Fb Fontext" w:hAnsi="Fb Fontext" w:hint="cs"/>
          <w:rtl/>
        </w:rPr>
        <w:t>:</w:t>
      </w:r>
      <w:r w:rsidR="00B433C9"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 w:hint="cs"/>
          <w:rtl/>
        </w:rPr>
        <w:t xml:space="preserve">משום </w:t>
      </w:r>
      <w:r w:rsidR="00B433C9">
        <w:rPr>
          <w:rFonts w:ascii="Fb Fontext" w:hAnsi="Fb Fontext" w:hint="cs"/>
          <w:rtl/>
        </w:rPr>
        <w:t>איסור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 xml:space="preserve">שלה </w:t>
      </w:r>
      <w:r w:rsidRPr="006C1E0B">
        <w:rPr>
          <w:rStyle w:val="affff8"/>
          <w:rtl/>
        </w:rPr>
        <w:t xml:space="preserve">[שהיא </w:t>
      </w:r>
      <w:r w:rsidRPr="006C1E0B">
        <w:rPr>
          <w:rStyle w:val="affff8"/>
          <w:rFonts w:hint="eastAsia"/>
          <w:rtl/>
        </w:rPr>
        <w:t>פקחת</w:t>
      </w:r>
      <w:r w:rsidRPr="006C1E0B">
        <w:rPr>
          <w:rStyle w:val="affff8"/>
          <w:rtl/>
        </w:rPr>
        <w:t>].</w:t>
      </w:r>
    </w:p>
    <w:p w14:paraId="581DC147" w14:textId="27E972CB" w:rsidR="00C268E0" w:rsidRPr="006C1E0B" w:rsidRDefault="00C268E0" w:rsidP="00C268E0">
      <w:pPr>
        <w:rPr>
          <w:rtl/>
        </w:rPr>
      </w:pPr>
      <w:r w:rsidRPr="006C1E0B">
        <w:rPr>
          <w:rStyle w:val="affff5"/>
          <w:rFonts w:hint="eastAsia"/>
          <w:rtl/>
        </w:rPr>
        <w:t>וכן</w:t>
      </w:r>
      <w:r>
        <w:rPr>
          <w:rFonts w:hint="cs"/>
          <w:rtl/>
        </w:rPr>
        <w:t xml:space="preserve"> משני</w:t>
      </w:r>
      <w:r w:rsidRPr="006C1E0B">
        <w:rPr>
          <w:rtl/>
        </w:rPr>
        <w:t xml:space="preserve"> אחין פקחין</w:t>
      </w:r>
      <w:r>
        <w:rPr>
          <w:rFonts w:hint="cs"/>
          <w:rtl/>
        </w:rPr>
        <w:t>,</w:t>
      </w:r>
      <w:r w:rsidRPr="006C1E0B">
        <w:rPr>
          <w:rtl/>
        </w:rPr>
        <w:t xml:space="preserve"> לב' אחיות חרשת ופקחת</w:t>
      </w:r>
      <w:r>
        <w:rPr>
          <w:rFonts w:hint="cs"/>
          <w:rtl/>
        </w:rPr>
        <w:t>:</w:t>
      </w:r>
    </w:p>
    <w:p w14:paraId="14C6DB87" w14:textId="3BE3DD0A" w:rsidR="00B433C9" w:rsidRPr="00EA6942" w:rsidRDefault="00B433C9" w:rsidP="00BE030F">
      <w:pPr>
        <w:ind w:left="113" w:firstLine="113"/>
        <w:rPr>
          <w:rtl/>
        </w:rPr>
      </w:pPr>
      <w:r w:rsidRPr="00EA6942">
        <w:rPr>
          <w:rFonts w:ascii="Fb Fontext" w:hAnsi="Fb Fontext"/>
          <w:spacing w:val="-6"/>
          <w:rtl/>
        </w:rPr>
        <w:t xml:space="preserve">מת פקח </w:t>
      </w:r>
      <w:r w:rsidR="00C268E0">
        <w:rPr>
          <w:rFonts w:ascii="Fb Fontext" w:hAnsi="Fb Fontext" w:hint="cs"/>
          <w:spacing w:val="-6"/>
          <w:rtl/>
        </w:rPr>
        <w:t>ד</w:t>
      </w:r>
      <w:r w:rsidRPr="00EA6942">
        <w:rPr>
          <w:rFonts w:ascii="Fb Fontext" w:hAnsi="Fb Fontext"/>
          <w:spacing w:val="-6"/>
          <w:rtl/>
        </w:rPr>
        <w:t>פקחת</w:t>
      </w:r>
      <w:r w:rsidR="00C268E0">
        <w:rPr>
          <w:rFonts w:ascii="Fb Fontext" w:hAnsi="Fb Fontext" w:hint="cs"/>
          <w:spacing w:val="-6"/>
          <w:rtl/>
        </w:rPr>
        <w:t xml:space="preserve"> -</w:t>
      </w:r>
      <w:r w:rsidRPr="00EA6942">
        <w:rPr>
          <w:rFonts w:ascii="Fb Fontext" w:hAnsi="Fb Fontext"/>
          <w:spacing w:val="-6"/>
          <w:rtl/>
        </w:rPr>
        <w:t xml:space="preserve"> 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פקח </w:t>
      </w:r>
      <w:r w:rsidR="00C268E0"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ד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>חרשת מוציא אשתו בגט</w:t>
      </w:r>
      <w:r w:rsidR="00C268E0">
        <w:rPr>
          <w:rFonts w:ascii="Fb Fontext" w:hAnsi="Fb Fontext" w:hint="cs"/>
          <w:spacing w:val="-6"/>
          <w:rtl/>
        </w:rPr>
        <w:t>.</w:t>
      </w:r>
      <w:r w:rsidRPr="00EA6942">
        <w:rPr>
          <w:rFonts w:ascii="Fb Fontext" w:hAnsi="Fb Fontext"/>
          <w:spacing w:val="-6"/>
          <w:rtl/>
        </w:rPr>
        <w:t>.</w:t>
      </w:r>
    </w:p>
    <w:p w14:paraId="2BE073EE" w14:textId="2A90395C" w:rsidR="00B433C9" w:rsidRDefault="00C268E0" w:rsidP="006C1E0B">
      <w:pPr>
        <w:pStyle w:val="afffc"/>
        <w:ind w:left="0" w:firstLine="0"/>
        <w:rPr>
          <w:rtl/>
        </w:rPr>
      </w:pPr>
      <w:r w:rsidRPr="00C268E0">
        <w:rPr>
          <w:rStyle w:val="affff5"/>
          <w:rFonts w:hint="cs"/>
          <w:rtl/>
        </w:rPr>
        <w:t>ד</w:t>
      </w:r>
      <w:r w:rsidRPr="006C1E0B">
        <w:rPr>
          <w:rStyle w:val="affff5"/>
          <w:rFonts w:hint="eastAsia"/>
          <w:rtl/>
        </w:rPr>
        <w:t>חה</w:t>
      </w:r>
      <w:r w:rsidRPr="006C1E0B">
        <w:rPr>
          <w:rStyle w:val="affff5"/>
          <w:rtl/>
        </w:rPr>
        <w:t>:</w:t>
      </w:r>
      <w:r w:rsidR="00B433C9" w:rsidRPr="00C35A2C">
        <w:rPr>
          <w:rFonts w:hint="cs"/>
          <w:rtl/>
        </w:rPr>
        <w:t xml:space="preserve"> משום </w:t>
      </w:r>
      <w:r w:rsidR="00B433C9">
        <w:rPr>
          <w:rFonts w:hint="cs"/>
          <w:rtl/>
        </w:rPr>
        <w:t>איסור</w:t>
      </w:r>
      <w:r w:rsidR="00B433C9" w:rsidRPr="00C35A2C">
        <w:rPr>
          <w:rFonts w:hint="cs"/>
          <w:rtl/>
        </w:rPr>
        <w:t xml:space="preserve"> </w:t>
      </w:r>
      <w:r w:rsidR="0097152B">
        <w:rPr>
          <w:rFonts w:hint="cs"/>
          <w:rtl/>
        </w:rPr>
        <w:t>שלו</w:t>
      </w:r>
      <w:r>
        <w:rPr>
          <w:rFonts w:hint="cs"/>
          <w:rtl/>
        </w:rPr>
        <w:t xml:space="preserve"> </w:t>
      </w:r>
      <w:r w:rsidRPr="006C1E0B">
        <w:rPr>
          <w:rStyle w:val="affff8"/>
          <w:rtl/>
        </w:rPr>
        <w:t xml:space="preserve">[שהוא </w:t>
      </w:r>
      <w:r w:rsidRPr="006C1E0B">
        <w:rPr>
          <w:rStyle w:val="affff8"/>
          <w:rFonts w:hint="eastAsia"/>
          <w:rtl/>
        </w:rPr>
        <w:t>פקח</w:t>
      </w:r>
      <w:r w:rsidRPr="006C1E0B">
        <w:rPr>
          <w:rStyle w:val="affff8"/>
          <w:rtl/>
        </w:rPr>
        <w:t>].</w:t>
      </w:r>
    </w:p>
    <w:p w14:paraId="5CCC398A" w14:textId="2F446F6A" w:rsidR="00B433C9" w:rsidRDefault="00E17B46" w:rsidP="00B55EDF">
      <w:pPr>
        <w:rPr>
          <w:rtl/>
        </w:rPr>
      </w:pPr>
      <w:r>
        <w:rPr>
          <w:rStyle w:val="affff5"/>
          <w:rFonts w:hint="cs"/>
          <w:rtl/>
        </w:rPr>
        <w:t>ו</w:t>
      </w:r>
      <w:r w:rsidR="00C268E0">
        <w:rPr>
          <w:rStyle w:val="affff5"/>
          <w:rFonts w:hint="cs"/>
          <w:rtl/>
        </w:rPr>
        <w:t>יקשה</w:t>
      </w:r>
      <w:r w:rsidR="00B433C9">
        <w:rPr>
          <w:rFonts w:ascii="Fb Fontext" w:hAnsi="Fb Fontext"/>
          <w:sz w:val="32"/>
          <w:rtl/>
        </w:rPr>
        <w:t xml:space="preserve"> </w:t>
      </w:r>
      <w:r w:rsidR="00C268E0">
        <w:rPr>
          <w:rFonts w:ascii="Fb Fontext" w:hAnsi="Fb Fontext" w:hint="cs"/>
          <w:sz w:val="32"/>
          <w:rtl/>
        </w:rPr>
        <w:t>מ</w:t>
      </w:r>
      <w:r w:rsidR="00B433C9">
        <w:rPr>
          <w:rFonts w:ascii="Fb Fontext" w:hAnsi="Fb Fontext"/>
          <w:sz w:val="32"/>
          <w:rtl/>
        </w:rPr>
        <w:t xml:space="preserve">שני אחין </w:t>
      </w:r>
      <w:r w:rsidR="00B433C9" w:rsidRPr="00C35A2C">
        <w:rPr>
          <w:rFonts w:ascii="Fb Fontext" w:hAnsi="Fb Fontext"/>
          <w:sz w:val="32"/>
          <w:rtl/>
        </w:rPr>
        <w:t>חרש ופקח, ל</w:t>
      </w:r>
      <w:r w:rsidR="00C268E0">
        <w:rPr>
          <w:rFonts w:ascii="Fb Fontext" w:hAnsi="Fb Fontext" w:hint="cs"/>
          <w:sz w:val="32"/>
          <w:rtl/>
        </w:rPr>
        <w:t>ב'</w:t>
      </w:r>
      <w:r w:rsidR="00B433C9" w:rsidRPr="00C35A2C">
        <w:rPr>
          <w:rFonts w:ascii="Fb Fontext" w:hAnsi="Fb Fontext"/>
          <w:sz w:val="32"/>
          <w:rtl/>
        </w:rPr>
        <w:t xml:space="preserve"> אחיות חרשת</w:t>
      </w:r>
      <w:r w:rsidR="00C268E0">
        <w:rPr>
          <w:rFonts w:ascii="Fb Fontext" w:hAnsi="Fb Fontext" w:hint="cs"/>
          <w:sz w:val="32"/>
          <w:rtl/>
        </w:rPr>
        <w:t xml:space="preserve"> ופקחת</w:t>
      </w:r>
      <w:r w:rsidR="00C268E0">
        <w:rPr>
          <w:rFonts w:hint="cs"/>
          <w:rtl/>
        </w:rPr>
        <w:t>:</w:t>
      </w:r>
    </w:p>
    <w:p w14:paraId="2A32A206" w14:textId="16C683AA" w:rsidR="00E17B46" w:rsidRDefault="00B433C9" w:rsidP="00E17B46">
      <w:pPr>
        <w:ind w:firstLine="113"/>
        <w:rPr>
          <w:rtl/>
        </w:rPr>
      </w:pPr>
      <w:r w:rsidRPr="00AC7749">
        <w:rPr>
          <w:rFonts w:ascii="Fb Fontext" w:hAnsi="Fb Fontext"/>
          <w:spacing w:val="-6"/>
          <w:rtl/>
        </w:rPr>
        <w:t xml:space="preserve">מת פקח </w:t>
      </w:r>
      <w:r w:rsidR="00C268E0">
        <w:rPr>
          <w:rFonts w:ascii="Fb Fontext" w:hAnsi="Fb Fontext" w:hint="cs"/>
          <w:spacing w:val="-6"/>
          <w:rtl/>
        </w:rPr>
        <w:t>ד</w:t>
      </w:r>
      <w:r w:rsidRPr="00AC7749">
        <w:rPr>
          <w:rFonts w:ascii="Fb Fontext" w:hAnsi="Fb Fontext"/>
          <w:spacing w:val="-6"/>
          <w:rtl/>
        </w:rPr>
        <w:t>פקחת</w:t>
      </w:r>
      <w:r w:rsidR="00C268E0">
        <w:rPr>
          <w:rFonts w:ascii="Fb Fontext" w:hAnsi="Fb Fontext" w:hint="cs"/>
          <w:spacing w:val="-6"/>
          <w:rtl/>
        </w:rPr>
        <w:t xml:space="preserve"> -</w:t>
      </w:r>
      <w:r w:rsidRPr="00AC7749">
        <w:rPr>
          <w:rFonts w:ascii="Fb Fontext" w:hAnsi="Fb Fontext"/>
          <w:spacing w:val="-6"/>
          <w:rtl/>
        </w:rPr>
        <w:t xml:space="preserve"> 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חרש </w:t>
      </w:r>
      <w:r w:rsidR="00C268E0"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ד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>חרשת מוציא אשתו בגט</w:t>
      </w:r>
      <w:r w:rsidR="00C268E0">
        <w:rPr>
          <w:rFonts w:ascii="Fb Fontext" w:hAnsi="Fb Fontext" w:hint="cs"/>
          <w:spacing w:val="-6"/>
          <w:rtl/>
        </w:rPr>
        <w:t>.</w:t>
      </w:r>
      <w:r w:rsidRPr="00AC7749">
        <w:rPr>
          <w:rFonts w:ascii="Fb Fontext" w:hAnsi="Fb Fontext"/>
          <w:spacing w:val="-6"/>
          <w:rtl/>
        </w:rPr>
        <w:t>.</w:t>
      </w:r>
      <w:r w:rsidR="00C268E0">
        <w:rPr>
          <w:rFonts w:ascii="Fb Fontext" w:hAnsi="Fb Fontext" w:hint="cs"/>
          <w:spacing w:val="-6"/>
          <w:rtl/>
        </w:rPr>
        <w:t xml:space="preserve"> </w:t>
      </w:r>
      <w:r w:rsidR="00C268E0">
        <w:rPr>
          <w:rStyle w:val="affff8"/>
          <w:rFonts w:hint="cs"/>
          <w:rtl/>
        </w:rPr>
        <w:t xml:space="preserve">לא </w:t>
      </w:r>
      <w:r w:rsidR="00C268E0" w:rsidRPr="006C1E0B">
        <w:rPr>
          <w:rStyle w:val="affff8"/>
          <w:rFonts w:hint="eastAsia"/>
          <w:rtl/>
        </w:rPr>
        <w:t>הוא</w:t>
      </w:r>
      <w:r w:rsidRPr="006C1E0B">
        <w:rPr>
          <w:rStyle w:val="affff8"/>
          <w:rtl/>
        </w:rPr>
        <w:t xml:space="preserve"> </w:t>
      </w:r>
      <w:r w:rsidR="00C268E0" w:rsidRPr="006C1E0B">
        <w:rPr>
          <w:rStyle w:val="affff8"/>
          <w:rFonts w:hint="eastAsia"/>
          <w:rtl/>
        </w:rPr>
        <w:t>ו</w:t>
      </w:r>
      <w:r w:rsidR="00C268E0">
        <w:rPr>
          <w:rStyle w:val="affff8"/>
          <w:rFonts w:hint="cs"/>
          <w:rtl/>
        </w:rPr>
        <w:t xml:space="preserve">לא </w:t>
      </w:r>
      <w:r w:rsidR="00C268E0" w:rsidRPr="006C1E0B">
        <w:rPr>
          <w:rStyle w:val="affff8"/>
          <w:rFonts w:hint="eastAsia"/>
          <w:rtl/>
        </w:rPr>
        <w:t>היא</w:t>
      </w:r>
      <w:r w:rsidR="00C268E0" w:rsidRPr="006C1E0B">
        <w:rPr>
          <w:rStyle w:val="affff8"/>
          <w:rtl/>
        </w:rPr>
        <w:t>!</w:t>
      </w:r>
    </w:p>
    <w:p w14:paraId="3AA2611C" w14:textId="7E731149" w:rsidR="00B433C9" w:rsidRPr="00F97732" w:rsidRDefault="00C268E0" w:rsidP="00E17B46">
      <w:pPr>
        <w:rPr>
          <w:rtl/>
        </w:rPr>
      </w:pPr>
      <w:r w:rsidRPr="006C1E0B">
        <w:rPr>
          <w:rStyle w:val="affff5"/>
          <w:rFonts w:hint="eastAsia"/>
          <w:rtl/>
        </w:rPr>
        <w:t>ודחה</w:t>
      </w:r>
      <w:r w:rsidRPr="006C1E0B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="00B433C9" w:rsidRPr="00AC7749">
        <w:rPr>
          <w:rFonts w:hint="cs"/>
          <w:rtl/>
        </w:rPr>
        <w:t>משום התרת יבמה לשוק</w:t>
      </w:r>
      <w:r>
        <w:rPr>
          <w:rFonts w:hint="cs"/>
          <w:rtl/>
        </w:rPr>
        <w:t xml:space="preserve"> </w:t>
      </w:r>
      <w:r w:rsidRPr="006C1E0B">
        <w:rPr>
          <w:rStyle w:val="affff8"/>
          <w:rtl/>
        </w:rPr>
        <w:t xml:space="preserve">[יתירו </w:t>
      </w:r>
      <w:r w:rsidRPr="006C1E0B">
        <w:rPr>
          <w:rStyle w:val="affff8"/>
          <w:rFonts w:hint="eastAsia"/>
          <w:rtl/>
        </w:rPr>
        <w:t>א</w:t>
      </w:r>
      <w:r w:rsidR="00701E1F">
        <w:rPr>
          <w:rStyle w:val="affff8"/>
          <w:rFonts w:hint="cs"/>
          <w:rtl/>
        </w:rPr>
        <w:t>חותה</w:t>
      </w:r>
      <w:r w:rsidRPr="006C1E0B">
        <w:rPr>
          <w:rStyle w:val="affff8"/>
          <w:rtl/>
        </w:rPr>
        <w:t xml:space="preserve"> בלא חליצה].</w:t>
      </w:r>
      <w:r w:rsidR="00B433C9" w:rsidRPr="00615A60">
        <w:rPr>
          <w:rFonts w:ascii="FrankRuehl" w:hAnsi="FrankRuehl" w:hint="cs"/>
          <w:rtl/>
        </w:rPr>
        <w:t>׹</w:t>
      </w:r>
    </w:p>
    <w:p w14:paraId="02744678" w14:textId="77777777" w:rsidR="00B433C9" w:rsidRPr="00F97732" w:rsidRDefault="00B433C9" w:rsidP="007C50EB">
      <w:pPr>
        <w:pStyle w:val="afff2"/>
        <w:rPr>
          <w:rStyle w:val="afff1"/>
          <w:rtl/>
        </w:rPr>
        <w:sectPr w:rsidR="00B433C9" w:rsidRPr="00F97732" w:rsidSect="0090328A">
          <w:type w:val="continuous"/>
          <w:pgSz w:w="4536" w:h="6804" w:code="8"/>
          <w:pgMar w:top="567" w:right="567" w:bottom="284" w:left="567" w:header="284" w:footer="284" w:gutter="0"/>
          <w:cols w:space="720"/>
          <w:bidi/>
          <w:rtlGutter/>
          <w:docGrid w:linePitch="360"/>
        </w:sectPr>
      </w:pPr>
    </w:p>
    <w:p w14:paraId="41C00E29" w14:textId="2093C797" w:rsidR="00B433C9" w:rsidRDefault="00B433C9" w:rsidP="007C50EB">
      <w:pPr>
        <w:pStyle w:val="Hadran"/>
        <w:jc w:val="center"/>
        <w:rPr>
          <w:sz w:val="32"/>
          <w:rtl/>
        </w:rPr>
        <w:pPrChange w:id="91018" w:author="Claude" w:date="2026-10-08T08:35:05Z">
          <w:pPr>
            <w:pStyle w:val="afff2"/>
            <w:jc w:val="center"/>
            <w:rPr>
              <w:sz w:val="32"/>
              <w:rtl/>
            </w:rPr>
          </w:pPr>
        </w:pPrChange>
      </w:pPr>
      <w:r w:rsidRPr="00F97732">
        <w:rPr>
          <w:rStyle w:val="afff1"/>
          <w:rtl/>
        </w:rPr>
        <w:t>הדרן עלך חרש</w:t>
      </w:r>
      <w:r w:rsidRPr="00F97732">
        <w:rPr>
          <w:sz w:val="32"/>
          <w:rtl/>
        </w:rPr>
        <w:t>.</w:t>
      </w:r>
    </w:p>
    <w:p w14:paraId="605CA39A" w14:textId="590E1AD7" w:rsidR="00C268E0" w:rsidRDefault="00C268E0" w:rsidP="007C50EB">
      <w:pPr>
        <w:pStyle w:val="afff2"/>
        <w:jc w:val="center"/>
        <w:rPr>
          <w:sz w:val="32"/>
          <w:rtl/>
        </w:rPr>
      </w:pPr>
    </w:p>
    <w:p w14:paraId="1CD370C5" w14:textId="77777777" w:rsidR="00B433C9" w:rsidRDefault="00B433C9" w:rsidP="007C50EB">
      <w:pPr>
        <w:pStyle w:val="aff9"/>
        <w:framePr w:wrap="around"/>
        <w:spacing w:line="276" w:lineRule="auto"/>
        <w:rPr>
          <w:del w:id="41135" w:author="Claude" w:date="2026-10-07T09:24:50Z"/>
          <w:rFonts w:ascii="Fb Fontext" w:hAnsi="Fb Fontext"/>
          <w:rtl/>
        </w:rPr>
      </w:pPr>
      <w:del w:id="41134" w:author="Claude" w:date="2026-10-07T09:24:50Z">
        <w:r w:rsidRPr="00C35A2C">
          <w:rPr>
            <w:rFonts w:ascii="Fb Fontext" w:hAnsi="Fb Fontext" w:hint="cs"/>
            <w:rtl/>
          </w:rPr>
          <w:lastRenderedPageBreak/>
          <w:delText xml:space="preserve">פרק חמשה עשר</w:delText>
        </w:r>
      </w:del>
    </w:p>
    <w:p w14:paraId="7699FCF8" w14:textId="77777777" w:rsidR="00B433C9" w:rsidRDefault="00B433C9" w:rsidP="007C50EB">
      <w:pPr>
        <w:pStyle w:val="affa"/>
        <w:framePr w:wrap="around"/>
        <w:spacing w:line="276" w:lineRule="auto"/>
        <w:rPr>
          <w:del w:id="41137" w:author="Claude" w:date="2026-10-07T09:24:50Z"/>
          <w:rtl/>
        </w:rPr>
      </w:pPr>
      <w:del w:id="41136" w:author="Claude" w:date="2026-10-07T09:24:50Z">
        <w:r w:rsidRPr="00C35A2C">
          <w:rPr>
            <w:rFonts w:hint="cs"/>
            <w:rtl/>
          </w:rPr>
          <w:delText xml:space="preserve">האשה שלום</w:delText>
        </w:r>
      </w:del>
    </w:p>
    <w:p w14:paraId="0C8ABA45" w14:textId="77777777" w:rsidR="00B433C9" w:rsidRPr="00C35A2C" w:rsidRDefault="00B433C9" w:rsidP="007C50EB">
      <w:pPr>
        <w:pStyle w:val="affb"/>
        <w:framePr w:wrap="around"/>
        <w:spacing w:after="0" w:line="276" w:lineRule="auto"/>
        <w:rPr>
          <w:rtl/>
        </w:rPr>
      </w:pPr>
      <w:r w:rsidRPr="00C35A2C">
        <w:rPr>
          <w:rFonts w:hint="cs"/>
          <w:rtl/>
        </w:rPr>
        <w:t>קיד:- קיח:</w:t>
      </w:r>
    </w:p>
    <w:p w14:paraId="73117C58" w14:textId="272C7E9E" w:rsidR="00CA40DD" w:rsidRDefault="00B433C9" w:rsidP="003057AC">
      <w:pPr>
        <w:pStyle w:val="affffb"/>
        <w:ind w:end="0"/>
        <w:rPr>
          <w:rtl/>
        </w:rPr>
      </w:pPr>
      <w:bookmarkStart w:id="1323" w:name="_Toc119173229"/>
      <w:bookmarkStart w:id="1324" w:name="_Toc119230323"/>
      <w:r w:rsidRPr="00C35A2C">
        <w:rPr>
          <w:rtl/>
        </w:rPr>
        <w:t>האשה שהלכה היא ובעלה למדינת הים</w:t>
      </w:r>
      <w:r w:rsidR="00CA40DD">
        <w:rPr>
          <w:rFonts w:hint="cs"/>
          <w:rtl/>
        </w:rPr>
        <w:t>, ואמרה '</w:t>
      </w:r>
      <w:r w:rsidR="00CA40DD" w:rsidRPr="00C35A2C">
        <w:rPr>
          <w:rtl/>
        </w:rPr>
        <w:t>מת בעלי</w:t>
      </w:r>
      <w:r w:rsidR="00CA40DD">
        <w:rPr>
          <w:rFonts w:hint="cs"/>
          <w:rtl/>
        </w:rPr>
        <w:t>':</w:t>
      </w:r>
      <w:bookmarkEnd w:id="1323"/>
      <w:bookmarkEnd w:id="1324"/>
    </w:p>
    <w:p>
      <w:pPr>
        <w:pStyle w:val="PetichatPerek"/>
        <w:rPr>
          <w:ins w:id="41133" w:author="Claude" w:date="2026-10-07T09:24:50Z"/>
        </w:rPr>
      </w:pPr>
      <w:ins w:id="41132" w:author="Claude" w:date="2026-10-07T09:24:50Z">
        <w:r>
          <w:rPr>
            <w:rFonts w:ascii="Fb Fontext" w:hAnsi="Fb Fontext" w:hint="cs"/>
            <w:rtl/>
          </w:rPr>
          <w:t xml:space="preserve">פרק חמשה עשר</w:t>
        </w:r>
        <w:r>
          <w:rPr>
            <w:rFonts w:ascii="Fb Fontext" w:hAnsi="Fb Fontext" w:hint="cs"/>
            <w:rtl/>
          </w:rPr>
          <w:t xml:space="preserve"> - </w:t>
        </w:r>
        <w:r>
          <w:rPr>
            <w:rFonts w:hint="cs"/>
            <w:rtl/>
          </w:rPr>
          <w:t xml:space="preserve">האשה שלום</w:t>
        </w:r>
      </w:ins>
    </w:p>
    <w:p>
      <w:pPr>
        <w:pStyle w:val="MishnaBatzad"/>
        <w:rPr>
          <w:ins w:id="20623" w:author="קלוד" w:date="2026-10-06T10:10:48Z"/>
        </w:rPr>
      </w:pPr>
      <w:ins w:id="20622" w:author="קלוד" w:date="2026-10-06T10:10:48Z">
        <w:r>
          <w:t xml:space="preserve">משנה א</w:t>
        </w:r>
      </w:ins>
    </w:p>
    <w:p w14:paraId="72BEC5D4" w14:textId="507A2DF6" w:rsidR="00B433C9" w:rsidRPr="00C35A2C" w:rsidRDefault="00CA40DD" w:rsidP="006C1E0B">
      <w:pPr>
        <w:pStyle w:val="affc"/>
        <w:jc w:val="left"/>
        <w:rPr>
          <w:b/>
          <w:rtl/>
        </w:rPr>
      </w:pPr>
      <w:bookmarkStart w:id="1325" w:name="_Toc119173230"/>
      <w:bookmarkStart w:id="1326" w:name="_Toc119230324"/>
      <w:r w:rsidRPr="003057AC">
        <w:rPr>
          <w:rStyle w:val="affffc"/>
          <w:rFonts w:hint="cs"/>
          <w:rtl/>
        </w:rPr>
        <w:t xml:space="preserve">אם </w:t>
      </w:r>
      <w:r w:rsidR="00B433C9" w:rsidRPr="003057AC">
        <w:rPr>
          <w:rStyle w:val="affffc"/>
          <w:rtl/>
        </w:rPr>
        <w:t>שלום בינ</w:t>
      </w:r>
      <w:r w:rsidRPr="003057AC">
        <w:rPr>
          <w:rStyle w:val="affffc"/>
          <w:rFonts w:hint="cs"/>
          <w:rtl/>
        </w:rPr>
        <w:t>יהם</w:t>
      </w:r>
      <w:r w:rsidR="00B433C9" w:rsidRPr="003057AC">
        <w:rPr>
          <w:rStyle w:val="affffc"/>
          <w:rtl/>
        </w:rPr>
        <w:t xml:space="preserve"> ושלום בעולם</w:t>
      </w:r>
      <w:bookmarkEnd w:id="1325"/>
      <w:bookmarkEnd w:id="1326"/>
      <w:r w:rsidRPr="003057AC">
        <w:rPr>
          <w:rStyle w:val="affffc"/>
          <w:rFonts w:hint="cs"/>
          <w:rtl/>
        </w:rPr>
        <w:t xml:space="preserve"> </w:t>
      </w:r>
      <w:r>
        <w:rPr>
          <w:rFonts w:hint="cs"/>
          <w:b/>
          <w:rtl/>
        </w:rPr>
        <w:t xml:space="preserve">- </w:t>
      </w:r>
      <w:r w:rsidR="00B433C9" w:rsidRPr="00C35A2C">
        <w:rPr>
          <w:b/>
          <w:rtl/>
        </w:rPr>
        <w:t>תנשא</w:t>
      </w:r>
      <w:r>
        <w:rPr>
          <w:rFonts w:hint="cs"/>
          <w:b/>
          <w:rtl/>
        </w:rPr>
        <w:t xml:space="preserve"> או </w:t>
      </w:r>
      <w:r w:rsidR="00B433C9" w:rsidRPr="00C35A2C">
        <w:rPr>
          <w:b/>
          <w:rtl/>
        </w:rPr>
        <w:t>תתייבם.</w:t>
      </w:r>
    </w:p>
    <w:p w14:paraId="087A6369" w14:textId="4382E6D4" w:rsidR="00B433C9" w:rsidRPr="00C35A2C" w:rsidRDefault="00CA40DD" w:rsidP="00CA40DD">
      <w:pPr>
        <w:pStyle w:val="affc"/>
        <w:rPr>
          <w:b/>
          <w:rtl/>
        </w:rPr>
      </w:pPr>
      <w:bookmarkStart w:id="1327" w:name="_Toc119173231"/>
      <w:bookmarkStart w:id="1328" w:name="_Toc119230325"/>
      <w:r w:rsidRPr="003057AC">
        <w:rPr>
          <w:rStyle w:val="affffc"/>
          <w:rFonts w:hint="cs"/>
          <w:rtl/>
        </w:rPr>
        <w:t>אבל</w:t>
      </w:r>
      <w:r w:rsidR="00B433C9" w:rsidRPr="003057AC">
        <w:rPr>
          <w:rStyle w:val="affffc"/>
          <w:rtl/>
        </w:rPr>
        <w:t xml:space="preserve"> מלחמה בעולם,</w:t>
      </w:r>
      <w:bookmarkEnd w:id="1327"/>
      <w:bookmarkEnd w:id="1328"/>
      <w:r w:rsidR="00B433C9" w:rsidRPr="00C35A2C">
        <w:rPr>
          <w:b/>
          <w:rtl/>
        </w:rPr>
        <w:t xml:space="preserve"> </w:t>
      </w:r>
      <w:r>
        <w:rPr>
          <w:rFonts w:hint="cs"/>
          <w:b/>
          <w:rtl/>
        </w:rPr>
        <w:t xml:space="preserve">או </w:t>
      </w:r>
      <w:r w:rsidR="00B433C9" w:rsidRPr="00C35A2C">
        <w:rPr>
          <w:b/>
          <w:rtl/>
        </w:rPr>
        <w:t>קטטה בינו לבינה - אינה נאמנת.</w:t>
      </w:r>
    </w:p>
    <w:p w14:paraId="5A445DDA" w14:textId="29E5A889" w:rsidR="00B433C9" w:rsidRPr="00C35A2C" w:rsidRDefault="00B433C9" w:rsidP="007C50EB">
      <w:pPr>
        <w:pStyle w:val="affc"/>
        <w:rPr>
          <w:b/>
          <w:rtl/>
        </w:rPr>
      </w:pPr>
      <w:r w:rsidRPr="00AC67C0">
        <w:rPr>
          <w:rStyle w:val="affffa"/>
          <w:rFonts w:hint="cs"/>
          <w:rtl/>
        </w:rPr>
        <w:t>ר</w:t>
      </w:r>
      <w:r w:rsidRPr="00AC67C0">
        <w:rPr>
          <w:rStyle w:val="affffa"/>
          <w:rtl/>
        </w:rPr>
        <w:t>"</w:t>
      </w:r>
      <w:r w:rsidRPr="00AC67C0">
        <w:rPr>
          <w:rStyle w:val="affffa"/>
          <w:rFonts w:hint="cs"/>
          <w:rtl/>
        </w:rPr>
        <w:t>י</w:t>
      </w:r>
      <w:r w:rsidRPr="00AC67C0">
        <w:rPr>
          <w:rStyle w:val="affffa"/>
          <w:rtl/>
        </w:rPr>
        <w:t xml:space="preserve">: </w:t>
      </w:r>
      <w:r w:rsidRPr="00C35A2C">
        <w:rPr>
          <w:b/>
          <w:rtl/>
        </w:rPr>
        <w:t xml:space="preserve">נאמנת </w:t>
      </w:r>
      <w:r w:rsidR="00CA40DD">
        <w:rPr>
          <w:rFonts w:hint="cs"/>
          <w:b/>
          <w:rtl/>
        </w:rPr>
        <w:t>רק</w:t>
      </w:r>
      <w:r w:rsidRPr="00C35A2C">
        <w:rPr>
          <w:b/>
          <w:rtl/>
        </w:rPr>
        <w:t xml:space="preserve"> אם באתה בוכה ובגדיה קרועין</w:t>
      </w:r>
      <w:r w:rsidR="00CA40DD">
        <w:rPr>
          <w:rFonts w:hint="cs"/>
          <w:b/>
          <w:rtl/>
        </w:rPr>
        <w:t>,</w:t>
      </w:r>
    </w:p>
    <w:p w14:paraId="7ABF1D81" w14:textId="30BF087D" w:rsidR="00B433C9" w:rsidRDefault="00B433C9" w:rsidP="006C1E0B">
      <w:pPr>
        <w:pStyle w:val="affc"/>
        <w:rPr>
          <w:rtl/>
        </w:rPr>
      </w:pPr>
      <w:r w:rsidRPr="00AC67C0">
        <w:rPr>
          <w:rStyle w:val="affffa"/>
          <w:rtl/>
        </w:rPr>
        <w:t>אמרו לו:</w:t>
      </w:r>
      <w:r w:rsidRPr="00C35A2C">
        <w:rPr>
          <w:b/>
          <w:rtl/>
        </w:rPr>
        <w:t xml:space="preserve"> אחת זו ואחת זו תנשא.</w:t>
      </w:r>
    </w:p>
    <w:p w14:paraId="0304D11C" w14:textId="3B06AFD2" w:rsidR="00CA40DD" w:rsidRPr="00062827" w:rsidRDefault="00BB47D5" w:rsidP="00615A60">
      <w:pPr>
        <w:pStyle w:val="affff2"/>
        <w:rPr>
          <w:spacing w:val="-4"/>
          <w:rtl/>
        </w:rPr>
      </w:pPr>
      <w:bookmarkStart w:id="1329" w:name="_Toc119173232"/>
      <w:bookmarkStart w:id="1330" w:name="_Toc119230326"/>
      <w:r w:rsidRPr="00062827">
        <w:rPr>
          <w:rFonts w:hint="cs"/>
          <w:spacing w:val="-4"/>
          <w:rtl/>
        </w:rPr>
        <w:t xml:space="preserve">טעם </w:t>
      </w:r>
      <w:r w:rsidR="00CA40DD" w:rsidRPr="00062827">
        <w:rPr>
          <w:rFonts w:hint="eastAsia"/>
          <w:spacing w:val="-4"/>
          <w:rtl/>
        </w:rPr>
        <w:t>כשמלחמה</w:t>
      </w:r>
      <w:r w:rsidR="00CA40DD" w:rsidRPr="00062827">
        <w:rPr>
          <w:spacing w:val="-4"/>
          <w:rtl/>
        </w:rPr>
        <w:t xml:space="preserve"> בעולם אינה נאמנת, ומקרים שדינם כמלחמה</w:t>
      </w:r>
      <w:bookmarkEnd w:id="1329"/>
      <w:bookmarkEnd w:id="1330"/>
    </w:p>
    <w:p w14:paraId="475F586F" w14:textId="78A7AC57" w:rsidR="00CA40DD" w:rsidRDefault="002809F6" w:rsidP="00B55EDF">
      <w:pPr>
        <w:rPr>
          <w:rStyle w:val="affff8"/>
          <w:rtl/>
        </w:rPr>
      </w:pPr>
      <w:r w:rsidRPr="009E78BB">
        <w:rPr>
          <w:rFonts w:ascii="Fb Fontext" w:hAnsi="Fb Fontext" w:cs="PFT_Frank"/>
          <w:szCs w:val="14"/>
          <w:rtl/>
        </w:rPr>
        <w:t>טעם</w:t>
      </w:r>
      <w:r w:rsidR="00B433C9" w:rsidRPr="009E78BB">
        <w:rPr>
          <w:rFonts w:ascii="Fb Fontext" w:hAnsi="Fb Fontext" w:cs="PFT_Frank"/>
          <w:szCs w:val="14"/>
          <w:rtl/>
        </w:rPr>
        <w:t xml:space="preserve"> מלחמה</w:t>
      </w:r>
      <w:r w:rsidR="00B433C9" w:rsidRPr="009E78BB">
        <w:rPr>
          <w:rFonts w:ascii="Fb Fontext" w:hAnsi="Fb Fontext"/>
          <w:rtl/>
        </w:rPr>
        <w:t xml:space="preserve"> </w:t>
      </w:r>
      <w:r w:rsidR="00CA40DD">
        <w:rPr>
          <w:rFonts w:ascii="Fb Fontext" w:hAnsi="Fb Fontext" w:hint="cs"/>
          <w:rtl/>
        </w:rPr>
        <w:t xml:space="preserve">- </w:t>
      </w:r>
      <w:r w:rsidR="009C50D7">
        <w:rPr>
          <w:rFonts w:ascii="Fb Fontext" w:hAnsi="Fb Fontext" w:hint="cs"/>
          <w:rtl/>
        </w:rPr>
        <w:t>'</w:t>
      </w:r>
      <w:r w:rsidR="00CA40DD">
        <w:rPr>
          <w:rFonts w:ascii="Fb Fontext" w:hAnsi="Fb Fontext" w:hint="cs"/>
          <w:rtl/>
        </w:rPr>
        <w:t>אמרה בדדמי</w:t>
      </w:r>
      <w:r w:rsidR="009C50D7">
        <w:rPr>
          <w:rFonts w:ascii="Fb Fontext" w:hAnsi="Fb Fontext" w:hint="cs"/>
          <w:rtl/>
        </w:rPr>
        <w:t>'</w:t>
      </w:r>
      <w:r w:rsidR="00CA40DD">
        <w:rPr>
          <w:rFonts w:ascii="Fb Fontext" w:hAnsi="Fb Fontext" w:hint="cs"/>
          <w:rtl/>
        </w:rPr>
        <w:t xml:space="preserve"> </w:t>
      </w:r>
      <w:r w:rsidR="00CA40DD" w:rsidRPr="006C1E0B">
        <w:rPr>
          <w:rStyle w:val="affff8"/>
          <w:rtl/>
        </w:rPr>
        <w:t xml:space="preserve">[מאומד </w:t>
      </w:r>
      <w:r w:rsidR="00CA40DD" w:rsidRPr="006C1E0B">
        <w:rPr>
          <w:rStyle w:val="affff8"/>
          <w:rFonts w:hint="eastAsia"/>
          <w:rtl/>
        </w:rPr>
        <w:t>הלב</w:t>
      </w:r>
      <w:r w:rsidR="00CA40DD" w:rsidRPr="006C1E0B">
        <w:rPr>
          <w:rStyle w:val="affff8"/>
          <w:rtl/>
        </w:rPr>
        <w:t xml:space="preserve">, </w:t>
      </w:r>
      <w:r w:rsidR="00CA40DD" w:rsidRPr="006C1E0B">
        <w:rPr>
          <w:rStyle w:val="affff8"/>
          <w:rFonts w:hint="eastAsia"/>
          <w:rtl/>
        </w:rPr>
        <w:t>ולא</w:t>
      </w:r>
      <w:r w:rsidR="00CA40DD" w:rsidRPr="006C1E0B">
        <w:rPr>
          <w:rStyle w:val="affff8"/>
          <w:rtl/>
        </w:rPr>
        <w:t xml:space="preserve"> </w:t>
      </w:r>
      <w:r w:rsidR="00CA40DD" w:rsidRPr="006C1E0B">
        <w:rPr>
          <w:rStyle w:val="affff8"/>
          <w:rFonts w:hint="eastAsia"/>
          <w:rtl/>
        </w:rPr>
        <w:t>ראתהו</w:t>
      </w:r>
      <w:r w:rsidR="00CA40DD" w:rsidRPr="006C1E0B">
        <w:rPr>
          <w:rStyle w:val="affff8"/>
          <w:rtl/>
        </w:rPr>
        <w:t xml:space="preserve"> </w:t>
      </w:r>
      <w:r w:rsidR="00CA40DD" w:rsidRPr="006C1E0B">
        <w:rPr>
          <w:rStyle w:val="affff8"/>
          <w:rFonts w:hint="eastAsia"/>
          <w:rtl/>
        </w:rPr>
        <w:t>מת</w:t>
      </w:r>
      <w:r w:rsidR="00CA40DD" w:rsidRPr="006C1E0B">
        <w:rPr>
          <w:rStyle w:val="affff8"/>
          <w:rtl/>
        </w:rPr>
        <w:t>],</w:t>
      </w:r>
    </w:p>
    <w:p w14:paraId="4247D598" w14:textId="563B269C" w:rsidR="00B433C9" w:rsidRDefault="009C50D7" w:rsidP="009C50D7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שמא ראתהו </w:t>
      </w:r>
      <w:r w:rsidR="00B433C9" w:rsidRPr="00C35A2C">
        <w:rPr>
          <w:rFonts w:ascii="Fb Fontext" w:hAnsi="Fb Fontext" w:hint="cs"/>
          <w:rtl/>
        </w:rPr>
        <w:t xml:space="preserve">מוכה בחץ וסבורה </w:t>
      </w:r>
      <w:r>
        <w:rPr>
          <w:rFonts w:ascii="Fb Fontext" w:hAnsi="Fb Fontext" w:hint="cs"/>
          <w:rtl/>
        </w:rPr>
        <w:t xml:space="preserve">ודאי מת! </w:t>
      </w:r>
      <w:r w:rsidR="00B433C9" w:rsidRPr="00C35A2C">
        <w:rPr>
          <w:rFonts w:ascii="Fb Fontext" w:hAnsi="Fb Fontext" w:hint="cs"/>
          <w:rtl/>
        </w:rPr>
        <w:t>ופעמים ש</w:t>
      </w:r>
      <w:r>
        <w:rPr>
          <w:rFonts w:ascii="Fb Fontext" w:hAnsi="Fb Fontext" w:hint="cs"/>
          <w:rtl/>
        </w:rPr>
        <w:t>מ</w:t>
      </w:r>
      <w:r w:rsidR="00B433C9" w:rsidRPr="00C35A2C">
        <w:rPr>
          <w:rFonts w:ascii="Fb Fontext" w:hAnsi="Fb Fontext" w:hint="cs"/>
          <w:rtl/>
        </w:rPr>
        <w:t>תרפא</w:t>
      </w:r>
      <w:r>
        <w:rPr>
          <w:rFonts w:ascii="Fb Fontext" w:hAnsi="Fb Fontext" w:hint="cs"/>
          <w:rtl/>
        </w:rPr>
        <w:t>.</w:t>
      </w:r>
    </w:p>
    <w:p w14:paraId="5148E7A5" w14:textId="58EC5648" w:rsidR="009C50D7" w:rsidRDefault="00B433C9" w:rsidP="009C50D7">
      <w:pPr>
        <w:rPr>
          <w:rFonts w:ascii="Fb Fontext" w:hAnsi="Fb Fontext"/>
          <w:rtl/>
        </w:rPr>
      </w:pPr>
      <w:r w:rsidRPr="00D1637C">
        <w:rPr>
          <w:rFonts w:ascii="Fb Fontext" w:hAnsi="Fb Fontext" w:cs="PFT_Frank"/>
          <w:b/>
          <w:bCs/>
          <w:szCs w:val="14"/>
          <w:rtl/>
        </w:rPr>
        <w:t xml:space="preserve">רעבון </w:t>
      </w:r>
      <w:r w:rsidR="0041742B" w:rsidRPr="00D1637C">
        <w:rPr>
          <w:rFonts w:ascii="Fb Fontext" w:hAnsi="Fb Fontext" w:cs="PFT_Frank" w:hint="cs"/>
          <w:b/>
          <w:bCs/>
          <w:szCs w:val="14"/>
          <w:rtl/>
        </w:rPr>
        <w:t xml:space="preserve">- </w:t>
      </w:r>
      <w:r w:rsidRPr="00D1637C">
        <w:rPr>
          <w:rFonts w:ascii="Fb Fontext" w:hAnsi="Fb Fontext" w:cs="PFT_Frank"/>
          <w:b/>
          <w:bCs/>
          <w:szCs w:val="14"/>
          <w:rtl/>
        </w:rPr>
        <w:t>כמלחמה</w:t>
      </w:r>
      <w:r w:rsidR="0041742B" w:rsidRPr="00D1637C">
        <w:rPr>
          <w:rFonts w:ascii="Fb Fontext" w:hAnsi="Fb Fontext" w:cs="PFT_Frank" w:hint="cs"/>
          <w:b/>
          <w:bCs/>
          <w:szCs w:val="14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  <w:r w:rsidR="009C50D7">
        <w:rPr>
          <w:rFonts w:ascii="Fb Fontext" w:hAnsi="Fb Fontext" w:hint="cs"/>
          <w:rtl/>
        </w:rPr>
        <w:t>'</w:t>
      </w:r>
      <w:r w:rsidRPr="00C35A2C">
        <w:rPr>
          <w:rFonts w:ascii="Fb Fontext" w:hAnsi="Fb Fontext"/>
          <w:rtl/>
        </w:rPr>
        <w:t>בדדמי</w:t>
      </w:r>
      <w:r w:rsidR="009C50D7">
        <w:rPr>
          <w:rFonts w:ascii="Fb Fontext" w:hAnsi="Fb Fontext" w:hint="cs"/>
          <w:rtl/>
        </w:rPr>
        <w:t>',</w:t>
      </w:r>
      <w:r w:rsidRPr="00C35A2C">
        <w:rPr>
          <w:rFonts w:ascii="Fb Fontext" w:hAnsi="Fb Fontext"/>
          <w:rtl/>
        </w:rPr>
        <w:t xml:space="preserve"> </w:t>
      </w:r>
      <w:r w:rsidR="009C50D7">
        <w:rPr>
          <w:rFonts w:ascii="Fb Fontext" w:hAnsi="Fb Fontext" w:hint="cs"/>
          <w:rtl/>
        </w:rPr>
        <w:t xml:space="preserve">וכי </w:t>
      </w:r>
      <w:r w:rsidRPr="00C35A2C">
        <w:rPr>
          <w:rFonts w:ascii="Fb Fontext" w:hAnsi="Fb Fontext" w:hint="cs"/>
          <w:rtl/>
        </w:rPr>
        <w:t>במעט קמח י</w:t>
      </w:r>
      <w:r w:rsidR="009C50D7">
        <w:rPr>
          <w:rFonts w:ascii="Fb Fontext" w:hAnsi="Fb Fontext" w:hint="cs"/>
          <w:rtl/>
        </w:rPr>
        <w:t>משיך לחיות?</w:t>
      </w:r>
    </w:p>
    <w:p w14:paraId="0A79A799" w14:textId="67840364" w:rsidR="00B433C9" w:rsidRDefault="009C50D7" w:rsidP="006C1E0B">
      <w:pPr>
        <w:rPr>
          <w:rFonts w:ascii="Fb Fontext" w:hAnsi="Fb Fontext"/>
          <w:rtl/>
        </w:rPr>
      </w:pPr>
      <w:r w:rsidRPr="00D1637C">
        <w:rPr>
          <w:rFonts w:ascii="Fb Fontext" w:hAnsi="Fb Fontext" w:cs="PFT_Frank" w:hint="eastAsia"/>
          <w:b/>
          <w:bCs/>
          <w:szCs w:val="14"/>
          <w:rtl/>
        </w:rPr>
        <w:t>ו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גר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ו</w:t>
      </w:r>
      <w:r w:rsidR="00AC67C0" w:rsidRPr="00D1637C">
        <w:rPr>
          <w:rFonts w:ascii="Fb Fontext" w:hAnsi="Fb Fontext" w:cs="PFT_Frank"/>
          <w:b/>
          <w:bCs/>
          <w:szCs w:val="14"/>
          <w:rtl/>
        </w:rPr>
        <w:t>ע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 ממ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נה</w:t>
      </w:r>
      <w:r>
        <w:rPr>
          <w:rFonts w:ascii="Fb Fontext" w:hAnsi="Fb Fontext" w:hint="cs"/>
          <w:rtl/>
        </w:rPr>
        <w:t xml:space="preserve"> - שם '</w:t>
      </w:r>
      <w:r w:rsidR="00B433C9" w:rsidRPr="00C35A2C">
        <w:rPr>
          <w:rFonts w:ascii="Fb Fontext" w:hAnsi="Fb Fontext" w:hint="cs"/>
          <w:rtl/>
        </w:rPr>
        <w:t>מת על מיטתו</w:t>
      </w:r>
      <w:r>
        <w:rPr>
          <w:rFonts w:ascii="Fb Fontext" w:hAnsi="Fb Fontext" w:hint="cs"/>
          <w:rtl/>
        </w:rPr>
        <w:t>' נאמנת, ב</w:t>
      </w:r>
      <w:r w:rsidR="00B433C9" w:rsidRPr="00C35A2C">
        <w:rPr>
          <w:rFonts w:ascii="Fb Fontext" w:hAnsi="Fb Fontext" w:hint="cs"/>
          <w:rtl/>
        </w:rPr>
        <w:t xml:space="preserve">רעב </w:t>
      </w:r>
      <w:r>
        <w:rPr>
          <w:rFonts w:ascii="Fb Fontext" w:hAnsi="Fb Fontext" w:hint="cs"/>
          <w:rtl/>
        </w:rPr>
        <w:t>רק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ב'</w:t>
      </w:r>
      <w:r w:rsidR="00B433C9" w:rsidRPr="00C35A2C">
        <w:rPr>
          <w:rFonts w:ascii="Fb Fontext" w:hAnsi="Fb Fontext" w:hint="cs"/>
          <w:rtl/>
        </w:rPr>
        <w:t>קברתיו</w:t>
      </w:r>
      <w:r>
        <w:rPr>
          <w:rFonts w:ascii="Fb Fontext" w:hAnsi="Fb Fontext" w:hint="cs"/>
          <w:rtl/>
        </w:rPr>
        <w:t>'.</w:t>
      </w:r>
    </w:p>
    <w:p w14:paraId="52245662" w14:textId="2AB9672E" w:rsidR="009C50D7" w:rsidRDefault="00B433C9" w:rsidP="009C50D7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 xml:space="preserve">מפולת </w:t>
      </w:r>
      <w:r w:rsidR="0041742B" w:rsidRPr="00D1637C">
        <w:rPr>
          <w:rFonts w:cs="PFT_Frank" w:hint="cs"/>
          <w:b/>
          <w:bCs/>
          <w:szCs w:val="14"/>
          <w:rtl/>
        </w:rPr>
        <w:t xml:space="preserve">- </w:t>
      </w:r>
      <w:r w:rsidRPr="00D1637C">
        <w:rPr>
          <w:rFonts w:cs="PFT_Frank"/>
          <w:b/>
          <w:bCs/>
          <w:szCs w:val="14"/>
          <w:rtl/>
        </w:rPr>
        <w:t>כמלחמה</w:t>
      </w:r>
      <w:r w:rsidR="0041742B">
        <w:rPr>
          <w:rFonts w:hint="cs"/>
          <w:rtl/>
        </w:rPr>
        <w:t>,</w:t>
      </w:r>
      <w:r w:rsidRPr="006C1E0B">
        <w:rPr>
          <w:rtl/>
        </w:rPr>
        <w:t xml:space="preserve"> </w:t>
      </w:r>
      <w:r w:rsidR="009C50D7">
        <w:rPr>
          <w:rFonts w:hint="cs"/>
          <w:rtl/>
        </w:rPr>
        <w:t>'</w:t>
      </w:r>
      <w:r w:rsidRPr="006C1E0B">
        <w:rPr>
          <w:rtl/>
        </w:rPr>
        <w:t>בדדמי</w:t>
      </w:r>
      <w:r w:rsidR="009C50D7">
        <w:rPr>
          <w:rFonts w:hint="cs"/>
          <w:rtl/>
        </w:rPr>
        <w:t>'.</w:t>
      </w:r>
    </w:p>
    <w:p w14:paraId="66EBC822" w14:textId="709CB36E" w:rsidR="00B433C9" w:rsidRPr="009C50D7" w:rsidRDefault="009C50D7" w:rsidP="009C50D7">
      <w:pPr>
        <w:rPr>
          <w:rtl/>
        </w:rPr>
      </w:pPr>
      <w:r w:rsidRPr="00D1637C">
        <w:rPr>
          <w:rFonts w:cs="PFT_Frank" w:hint="cs"/>
          <w:b/>
          <w:bCs/>
          <w:szCs w:val="14"/>
          <w:rtl/>
        </w:rPr>
        <w:t xml:space="preserve">שילוח </w:t>
      </w:r>
      <w:r w:rsidR="00B433C9" w:rsidRPr="00D1637C">
        <w:rPr>
          <w:rFonts w:cs="PFT_Frank"/>
          <w:b/>
          <w:bCs/>
          <w:szCs w:val="14"/>
          <w:rtl/>
        </w:rPr>
        <w:t>נחשים ועקרבים</w:t>
      </w:r>
      <w:r w:rsidR="0041742B" w:rsidRPr="00D1637C">
        <w:rPr>
          <w:rFonts w:cs="PFT_Frank" w:hint="cs"/>
          <w:b/>
          <w:bCs/>
          <w:szCs w:val="14"/>
          <w:rtl/>
        </w:rPr>
        <w:t xml:space="preserve"> -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כמלחמה</w:t>
      </w:r>
      <w:r w:rsidR="0041742B">
        <w:rPr>
          <w:rFonts w:hint="cs"/>
          <w:rtl/>
        </w:rPr>
        <w:t>,</w:t>
      </w:r>
      <w:r w:rsidR="00B433C9" w:rsidRPr="009C50D7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9C50D7">
        <w:rPr>
          <w:rtl/>
        </w:rPr>
        <w:t>בדדמי</w:t>
      </w:r>
      <w:r>
        <w:rPr>
          <w:rFonts w:hint="cs"/>
          <w:rtl/>
        </w:rPr>
        <w:t>'</w:t>
      </w:r>
      <w:r w:rsidR="00B433C9" w:rsidRPr="009C50D7">
        <w:rPr>
          <w:rtl/>
        </w:rPr>
        <w:t>.</w:t>
      </w:r>
    </w:p>
    <w:p w14:paraId="322FFD1A" w14:textId="3C27951C" w:rsidR="00AC67C0" w:rsidRPr="009C50D7" w:rsidRDefault="00B433C9" w:rsidP="009C50D7">
      <w:pPr>
        <w:rPr>
          <w:rtl/>
        </w:rPr>
      </w:pPr>
      <w:r w:rsidRPr="00D1637C">
        <w:rPr>
          <w:rFonts w:cs="PFT_Frank"/>
          <w:b/>
          <w:bCs/>
          <w:szCs w:val="14"/>
          <w:rtl/>
        </w:rPr>
        <w:t>דבר</w:t>
      </w:r>
      <w:r w:rsidRPr="009C50D7">
        <w:rPr>
          <w:rtl/>
        </w:rPr>
        <w:t xml:space="preserve"> </w:t>
      </w:r>
      <w:r w:rsidR="009C50D7">
        <w:rPr>
          <w:rFonts w:hint="cs"/>
          <w:rtl/>
        </w:rPr>
        <w:t>-</w:t>
      </w:r>
      <w:r w:rsidRPr="009C50D7">
        <w:rPr>
          <w:rtl/>
        </w:rPr>
        <w:t xml:space="preserve"> </w:t>
      </w:r>
      <w:r w:rsidR="009C50D7" w:rsidRPr="006C1E0B">
        <w:rPr>
          <w:rStyle w:val="affff5"/>
          <w:rFonts w:hint="eastAsia"/>
          <w:rtl/>
        </w:rPr>
        <w:t>י</w:t>
      </w:r>
      <w:r w:rsidR="009C50D7" w:rsidRPr="006C1E0B">
        <w:rPr>
          <w:rStyle w:val="affff5"/>
          <w:rtl/>
        </w:rPr>
        <w:t>"א</w:t>
      </w:r>
      <w:r w:rsidR="009C50D7">
        <w:rPr>
          <w:rStyle w:val="affff5"/>
          <w:rFonts w:hint="cs"/>
          <w:rtl/>
        </w:rPr>
        <w:t>:</w:t>
      </w:r>
      <w:r w:rsidRPr="006C1E0B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כמלחמה</w:t>
      </w:r>
      <w:r w:rsidR="009C50D7">
        <w:rPr>
          <w:rFonts w:hint="cs"/>
          <w:rtl/>
        </w:rPr>
        <w:t xml:space="preserve"> </w:t>
      </w:r>
      <w:r w:rsidR="009C50D7" w:rsidRPr="006C1E0B">
        <w:rPr>
          <w:rStyle w:val="affff8"/>
          <w:rtl/>
        </w:rPr>
        <w:t>'בדדמי',</w:t>
      </w:r>
      <w:r w:rsidRPr="009C50D7">
        <w:rPr>
          <w:rtl/>
        </w:rPr>
        <w:t xml:space="preserve"> </w:t>
      </w:r>
      <w:r w:rsidRPr="009C50D7">
        <w:rPr>
          <w:rStyle w:val="affff5"/>
          <w:rtl/>
        </w:rPr>
        <w:t>ו</w:t>
      </w:r>
      <w:r w:rsidR="009C50D7" w:rsidRPr="006C1E0B">
        <w:rPr>
          <w:rStyle w:val="affff5"/>
          <w:rFonts w:hint="eastAsia"/>
          <w:rtl/>
        </w:rPr>
        <w:t>י</w:t>
      </w:r>
      <w:r w:rsidR="009C50D7" w:rsidRPr="006C1E0B">
        <w:rPr>
          <w:rStyle w:val="affff5"/>
          <w:rtl/>
        </w:rPr>
        <w:t>"</w:t>
      </w:r>
      <w:r w:rsidRPr="009C50D7">
        <w:rPr>
          <w:rStyle w:val="affff5"/>
          <w:rtl/>
        </w:rPr>
        <w:t>א</w:t>
      </w:r>
      <w:r w:rsidR="00AC67C0" w:rsidRPr="009C50D7">
        <w:rPr>
          <w:rStyle w:val="affff5"/>
          <w:rFonts w:hint="cs"/>
          <w:rtl/>
        </w:rPr>
        <w:t>:</w:t>
      </w:r>
      <w:r w:rsidRPr="006C1E0B">
        <w:rPr>
          <w:rtl/>
        </w:rPr>
        <w:t xml:space="preserve"> </w:t>
      </w:r>
      <w:r w:rsidR="009C50D7" w:rsidRPr="00D1637C">
        <w:rPr>
          <w:rFonts w:cs="PFT_Frank" w:hint="eastAsia"/>
          <w:b/>
          <w:bCs/>
          <w:szCs w:val="14"/>
          <w:rtl/>
        </w:rPr>
        <w:t>ל</w:t>
      </w:r>
      <w:r w:rsidRPr="00D1637C">
        <w:rPr>
          <w:rFonts w:cs="PFT_Frank"/>
          <w:b/>
          <w:bCs/>
          <w:szCs w:val="14"/>
          <w:rtl/>
        </w:rPr>
        <w:t>א כמלחמה</w:t>
      </w:r>
      <w:r w:rsidRPr="009C50D7">
        <w:rPr>
          <w:rtl/>
        </w:rPr>
        <w:t>,</w:t>
      </w:r>
      <w:r w:rsidRPr="006C1E0B">
        <w:rPr>
          <w:rStyle w:val="affff8"/>
          <w:rtl/>
        </w:rPr>
        <w:t xml:space="preserve"> </w:t>
      </w:r>
      <w:r w:rsidR="009C50D7">
        <w:rPr>
          <w:rStyle w:val="affff8"/>
          <w:rFonts w:hint="cs"/>
          <w:rtl/>
        </w:rPr>
        <w:t>ו</w:t>
      </w:r>
      <w:r w:rsidR="009C50D7" w:rsidRPr="006C1E0B">
        <w:rPr>
          <w:rStyle w:val="affff8"/>
          <w:rFonts w:hint="eastAsia"/>
          <w:rtl/>
        </w:rPr>
        <w:t>כדאמרי</w:t>
      </w:r>
      <w:r w:rsidR="009C50D7" w:rsidRPr="006C1E0B">
        <w:rPr>
          <w:rStyle w:val="affff8"/>
          <w:rtl/>
        </w:rPr>
        <w:t xml:space="preserve"> </w:t>
      </w:r>
      <w:r w:rsidR="009C50D7" w:rsidRPr="006C1E0B">
        <w:rPr>
          <w:rStyle w:val="affff8"/>
          <w:rFonts w:hint="eastAsia"/>
          <w:rtl/>
        </w:rPr>
        <w:t>אינשי</w:t>
      </w:r>
      <w:r w:rsidR="009C50D7" w:rsidRPr="006C1E0B">
        <w:rPr>
          <w:rStyle w:val="affff8"/>
          <w:rtl/>
        </w:rPr>
        <w:t>.</w:t>
      </w:r>
    </w:p>
    <w:p w14:paraId="228C0BA1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קטו.</w:t>
      </w:r>
    </w:p>
    <w:p w14:paraId="1EA70252" w14:textId="603D07A6" w:rsidR="009C50D7" w:rsidRPr="006C1E0B" w:rsidRDefault="00833536" w:rsidP="00615A60">
      <w:pPr>
        <w:pStyle w:val="affff2"/>
        <w:rPr>
          <w:rtl/>
        </w:rPr>
      </w:pPr>
      <w:bookmarkStart w:id="1331" w:name="_Toc119173233"/>
      <w:bookmarkStart w:id="1332" w:name="_Toc119230327"/>
      <w:r>
        <w:rPr>
          <w:rStyle w:val="affff5"/>
          <w:rFonts w:hint="cs"/>
          <w:rtl/>
        </w:rPr>
        <w:t>א</w:t>
      </w:r>
      <w:r w:rsidRPr="006C1E0B">
        <w:rPr>
          <w:rStyle w:val="affff5"/>
          <w:rFonts w:hint="eastAsia"/>
          <w:rtl/>
        </w:rPr>
        <w:t>יבעיא</w:t>
      </w:r>
      <w:r w:rsidRPr="006C1E0B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="00B433C9" w:rsidRPr="006C1E0B">
        <w:rPr>
          <w:rtl/>
        </w:rPr>
        <w:t>החזיקה היא מלחמה בעולם</w:t>
      </w:r>
      <w:bookmarkEnd w:id="1331"/>
      <w:bookmarkEnd w:id="1332"/>
    </w:p>
    <w:p w14:paraId="2D95DC20" w14:textId="4FF0961A" w:rsidR="00B433C9" w:rsidRPr="009C50D7" w:rsidRDefault="00B433C9" w:rsidP="009C50D7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א</w:t>
      </w:r>
      <w:r w:rsidR="009C50D7" w:rsidRPr="00D1637C">
        <w:rPr>
          <w:rFonts w:cs="PFT_Frank" w:hint="eastAsia"/>
          <w:b/>
          <w:bCs/>
          <w:szCs w:val="14"/>
          <w:rtl/>
        </w:rPr>
        <w:t>ם</w:t>
      </w:r>
      <w:r w:rsidRPr="006C1E0B">
        <w:rPr>
          <w:rtl/>
        </w:rPr>
        <w:t xml:space="preserve"> </w:t>
      </w:r>
      <w:r w:rsidR="009C50D7" w:rsidRPr="00D1637C">
        <w:rPr>
          <w:rFonts w:cs="PFT_Frank" w:hint="eastAsia"/>
          <w:b/>
          <w:bCs/>
          <w:szCs w:val="14"/>
          <w:rtl/>
        </w:rPr>
        <w:t>אומרים</w:t>
      </w:r>
      <w:r w:rsidR="009C50D7">
        <w:rPr>
          <w:rFonts w:hint="cs"/>
          <w:rtl/>
        </w:rPr>
        <w:t xml:space="preserve"> '</w:t>
      </w:r>
      <w:r w:rsidRPr="006C1E0B">
        <w:rPr>
          <w:rtl/>
        </w:rPr>
        <w:t>מה לה לשקר</w:t>
      </w:r>
      <w:r w:rsidR="009C50D7">
        <w:rPr>
          <w:rFonts w:hint="cs"/>
          <w:rtl/>
        </w:rPr>
        <w:t>'</w:t>
      </w:r>
      <w:r w:rsidR="00AC67C0" w:rsidRPr="009C50D7">
        <w:rPr>
          <w:rtl/>
        </w:rPr>
        <w:t xml:space="preserve">, </w:t>
      </w:r>
      <w:r w:rsidRPr="00D1637C">
        <w:rPr>
          <w:rFonts w:cs="PFT_Frank" w:hint="eastAsia"/>
          <w:b/>
          <w:bCs/>
          <w:szCs w:val="14"/>
          <w:rtl/>
        </w:rPr>
        <w:t>או</w:t>
      </w:r>
      <w:r w:rsidRPr="009C50D7">
        <w:rPr>
          <w:rFonts w:hint="cs"/>
          <w:rtl/>
        </w:rPr>
        <w:t xml:space="preserve"> </w:t>
      </w:r>
      <w:r w:rsidR="009C50D7">
        <w:rPr>
          <w:rFonts w:hint="cs"/>
          <w:rtl/>
        </w:rPr>
        <w:t>שמו</w:t>
      </w:r>
      <w:r w:rsidRPr="009C50D7">
        <w:rPr>
          <w:rtl/>
        </w:rPr>
        <w:t>חזק</w:t>
      </w:r>
      <w:r w:rsidR="009C50D7">
        <w:rPr>
          <w:rFonts w:hint="cs"/>
          <w:rtl/>
        </w:rPr>
        <w:t>ת</w:t>
      </w:r>
      <w:r w:rsidRPr="006C1E0B">
        <w:rPr>
          <w:rtl/>
        </w:rPr>
        <w:t xml:space="preserve"> </w:t>
      </w:r>
      <w:r w:rsidR="009C50D7">
        <w:rPr>
          <w:rFonts w:hint="cs"/>
          <w:rtl/>
        </w:rPr>
        <w:t>לו</w:t>
      </w:r>
      <w:r w:rsidRPr="006C1E0B">
        <w:rPr>
          <w:rtl/>
        </w:rPr>
        <w:t>מר</w:t>
      </w:r>
      <w:r w:rsidRPr="009C50D7">
        <w:rPr>
          <w:rtl/>
        </w:rPr>
        <w:t xml:space="preserve"> </w:t>
      </w:r>
      <w:r w:rsidR="009C50D7">
        <w:rPr>
          <w:rFonts w:hint="cs"/>
          <w:rtl/>
        </w:rPr>
        <w:t>'</w:t>
      </w:r>
      <w:r w:rsidRPr="009C50D7">
        <w:rPr>
          <w:rtl/>
        </w:rPr>
        <w:t>בדדמ</w:t>
      </w:r>
      <w:r w:rsidR="00AC67C0" w:rsidRPr="009C50D7">
        <w:rPr>
          <w:rtl/>
        </w:rPr>
        <w:t>י</w:t>
      </w:r>
      <w:r w:rsidR="009C50D7">
        <w:rPr>
          <w:rFonts w:hint="cs"/>
          <w:rtl/>
        </w:rPr>
        <w:t>'</w:t>
      </w:r>
      <w:r w:rsidRPr="009C50D7">
        <w:rPr>
          <w:rtl/>
        </w:rPr>
        <w:t>?</w:t>
      </w:r>
    </w:p>
    <w:p w14:paraId="692A8AA5" w14:textId="73E056EF" w:rsidR="00B433C9" w:rsidRPr="00C35A2C" w:rsidRDefault="009C50D7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ומוכיח</w:t>
      </w:r>
      <w:r w:rsidR="00B433C9" w:rsidRPr="00054584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עישנו עלינו בית </w:t>
      </w:r>
      <w:r>
        <w:rPr>
          <w:rFonts w:ascii="Fb Fontext" w:hAnsi="Fb Fontext" w:hint="cs"/>
          <w:sz w:val="32"/>
          <w:rtl/>
        </w:rPr>
        <w:t>א</w:t>
      </w:r>
      <w:r w:rsidR="00B433C9" w:rsidRPr="00C35A2C">
        <w:rPr>
          <w:rFonts w:ascii="Fb Fontext" w:hAnsi="Fb Fontext"/>
          <w:sz w:val="32"/>
          <w:rtl/>
        </w:rPr>
        <w:t xml:space="preserve">ו מערה, מת ונצלתי -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ל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א נאמנת</w:t>
      </w:r>
      <w:r w:rsidR="00833536">
        <w:rPr>
          <w:rFonts w:ascii="Fb Fontext" w:hAnsi="Fb Fontext" w:hint="cs"/>
          <w:rtl/>
        </w:rPr>
        <w:t>!</w:t>
      </w:r>
    </w:p>
    <w:p w14:paraId="2015BFAC" w14:textId="19A64146" w:rsidR="00B433C9" w:rsidRPr="00C35A2C" w:rsidRDefault="009C50D7" w:rsidP="006C1E0B">
      <w:pPr>
        <w:pStyle w:val="afffc"/>
        <w:ind w:left="0" w:firstLine="0"/>
        <w:rPr>
          <w:rFonts w:cs="Guttman Vilna"/>
          <w:b/>
          <w:bCs/>
          <w:rtl/>
        </w:rPr>
      </w:pPr>
      <w:r>
        <w:rPr>
          <w:rStyle w:val="affff5"/>
          <w:rFonts w:hint="cs"/>
          <w:rtl/>
        </w:rPr>
        <w:t xml:space="preserve">ודחה: </w:t>
      </w:r>
      <w:r w:rsidR="007F2917">
        <w:rPr>
          <w:rFonts w:hint="cs"/>
          <w:rtl/>
        </w:rPr>
        <w:t>שם בטוחה שמת,</w:t>
      </w:r>
      <w:r w:rsidR="00B433C9">
        <w:rPr>
          <w:rFonts w:hint="cs"/>
          <w:rtl/>
        </w:rPr>
        <w:t xml:space="preserve"> </w:t>
      </w:r>
      <w:r w:rsidR="007F2917">
        <w:rPr>
          <w:rFonts w:hint="cs"/>
          <w:rtl/>
        </w:rPr>
        <w:t>והאמת שיתכן ש</w:t>
      </w:r>
      <w:r w:rsidR="00AC67C0">
        <w:rPr>
          <w:rFonts w:hint="cs"/>
          <w:rtl/>
        </w:rPr>
        <w:t xml:space="preserve">ארע </w:t>
      </w:r>
      <w:r w:rsidR="007F2917">
        <w:rPr>
          <w:rFonts w:hint="cs"/>
          <w:rtl/>
        </w:rPr>
        <w:t xml:space="preserve">לו </w:t>
      </w:r>
      <w:r w:rsidR="00AC67C0">
        <w:rPr>
          <w:rFonts w:hint="cs"/>
          <w:rtl/>
        </w:rPr>
        <w:t>נס</w:t>
      </w:r>
      <w:r w:rsidR="007F2917">
        <w:rPr>
          <w:rFonts w:hint="cs"/>
          <w:rtl/>
        </w:rPr>
        <w:t xml:space="preserve"> כמו לה</w:t>
      </w:r>
      <w:r w:rsidR="00B433C9" w:rsidRPr="00C35A2C">
        <w:rPr>
          <w:rtl/>
        </w:rPr>
        <w:t>.</w:t>
      </w:r>
    </w:p>
    <w:p w14:paraId="7D66FA41" w14:textId="2246281A" w:rsidR="00B433C9" w:rsidRPr="00C35A2C" w:rsidRDefault="00833536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ומוכיח</w:t>
      </w:r>
      <w:r w:rsidR="00B433C9" w:rsidRPr="00054584">
        <w:rPr>
          <w:rStyle w:val="affff5"/>
          <w:rtl/>
        </w:rPr>
        <w:t xml:space="preserve">: </w:t>
      </w:r>
      <w:r w:rsidR="00B433C9" w:rsidRPr="00C35A2C">
        <w:rPr>
          <w:rFonts w:ascii="Fb Fontext" w:hAnsi="Fb Fontext"/>
          <w:sz w:val="32"/>
          <w:rtl/>
        </w:rPr>
        <w:t xml:space="preserve">נפלו עלינו </w:t>
      </w:r>
      <w:r>
        <w:rPr>
          <w:rFonts w:ascii="Fb Fontext" w:hAnsi="Fb Fontext" w:hint="cs"/>
          <w:sz w:val="32"/>
          <w:rtl/>
        </w:rPr>
        <w:t>גוים או</w:t>
      </w:r>
      <w:r w:rsidR="00B433C9" w:rsidRPr="00C35A2C">
        <w:rPr>
          <w:rFonts w:ascii="Fb Fontext" w:hAnsi="Fb Fontext"/>
          <w:sz w:val="32"/>
          <w:rtl/>
        </w:rPr>
        <w:t xml:space="preserve"> ליסטים, מת ונצלתי -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נאמנת</w:t>
      </w:r>
      <w:r>
        <w:rPr>
          <w:rFonts w:ascii="Fb Fontext" w:hAnsi="Fb Fontext" w:hint="cs"/>
          <w:rtl/>
        </w:rPr>
        <w:t>!</w:t>
      </w:r>
    </w:p>
    <w:p w14:paraId="729B8878" w14:textId="526CCF23" w:rsidR="00B433C9" w:rsidRPr="00C35A2C" w:rsidRDefault="00833536" w:rsidP="006C1E0B">
      <w:pPr>
        <w:pStyle w:val="afffc"/>
        <w:ind w:left="0" w:firstLine="0"/>
        <w:rPr>
          <w:rFonts w:cs="Guttman Vilna"/>
          <w:b/>
          <w:bCs/>
          <w:rtl/>
        </w:rPr>
      </w:pPr>
      <w:r w:rsidRPr="006C1E0B">
        <w:rPr>
          <w:rStyle w:val="affff5"/>
          <w:rFonts w:hint="eastAsia"/>
          <w:rtl/>
        </w:rPr>
        <w:t>ודחה</w:t>
      </w:r>
      <w:r w:rsidRPr="006C1E0B">
        <w:rPr>
          <w:rStyle w:val="affff5"/>
          <w:rtl/>
        </w:rPr>
        <w:t>:</w:t>
      </w:r>
      <w:r w:rsidR="00B433C9" w:rsidRPr="00C35A2C">
        <w:rPr>
          <w:rtl/>
        </w:rPr>
        <w:t xml:space="preserve"> אשה כלי זיינה עליה</w:t>
      </w:r>
      <w:r>
        <w:rPr>
          <w:rFonts w:hint="cs"/>
          <w:rtl/>
        </w:rPr>
        <w:t>,</w:t>
      </w:r>
      <w:r w:rsidR="00B433C9" w:rsidRPr="006C1E0B">
        <w:rPr>
          <w:rStyle w:val="affff8"/>
          <w:rtl/>
        </w:rPr>
        <w:t xml:space="preserve"> </w:t>
      </w:r>
      <w:r w:rsidR="00B433C9" w:rsidRPr="006C1E0B">
        <w:rPr>
          <w:rStyle w:val="affff8"/>
          <w:rFonts w:hint="eastAsia"/>
          <w:rtl/>
        </w:rPr>
        <w:t>ו</w:t>
      </w:r>
      <w:r w:rsidRPr="006C1E0B">
        <w:rPr>
          <w:rStyle w:val="affff8"/>
          <w:rFonts w:hint="eastAsia"/>
          <w:rtl/>
        </w:rPr>
        <w:t>המתינה</w:t>
      </w:r>
      <w:r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עד</w:t>
      </w:r>
      <w:r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שמת</w:t>
      </w:r>
      <w:r w:rsidRPr="006C1E0B">
        <w:rPr>
          <w:rStyle w:val="affff8"/>
          <w:rtl/>
        </w:rPr>
        <w:t xml:space="preserve">, </w:t>
      </w:r>
      <w:r w:rsidRPr="006C1E0B">
        <w:rPr>
          <w:rStyle w:val="affff8"/>
          <w:rFonts w:hint="eastAsia"/>
          <w:rtl/>
        </w:rPr>
        <w:t>משא</w:t>
      </w:r>
      <w:r w:rsidRPr="006C1E0B">
        <w:rPr>
          <w:rStyle w:val="affff8"/>
          <w:rtl/>
        </w:rPr>
        <w:t xml:space="preserve">"כ </w:t>
      </w:r>
      <w:r w:rsidRPr="006C1E0B">
        <w:rPr>
          <w:rStyle w:val="affff8"/>
          <w:rFonts w:hint="eastAsia"/>
          <w:rtl/>
        </w:rPr>
        <w:t>במלחמה</w:t>
      </w:r>
      <w:r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גדולה</w:t>
      </w:r>
      <w:r w:rsidRPr="006C1E0B">
        <w:rPr>
          <w:rStyle w:val="affff8"/>
          <w:rtl/>
        </w:rPr>
        <w:t>.</w:t>
      </w:r>
    </w:p>
    <w:p w14:paraId="53CF6358" w14:textId="3867D64A" w:rsidR="00B433C9" w:rsidRDefault="006E2A81" w:rsidP="006C1E0B">
      <w:pPr>
        <w:pStyle w:val="affff7"/>
        <w:rPr>
          <w:rtl/>
        </w:rPr>
      </w:pPr>
      <w:r w:rsidRPr="00A07384">
        <w:rPr>
          <w:rFonts w:cs="PFT_Frank" w:hint="eastAsia"/>
          <w:b/>
          <w:bCs/>
          <w:szCs w:val="10"/>
          <w:rtl/>
        </w:rPr>
        <w:t>מעשה</w:t>
      </w:r>
      <w:r w:rsidRPr="00A07384">
        <w:rPr>
          <w:rFonts w:cs="PFT_Frank"/>
          <w:b/>
          <w:bCs/>
          <w:szCs w:val="10"/>
          <w:rtl/>
        </w:rPr>
        <w:t xml:space="preserve"> </w:t>
      </w:r>
      <w:r w:rsidRPr="00A07384">
        <w:rPr>
          <w:rFonts w:cs="PFT_Frank" w:hint="eastAsia"/>
          <w:b/>
          <w:bCs/>
          <w:szCs w:val="10"/>
          <w:rtl/>
        </w:rPr>
        <w:t>ב</w:t>
      </w:r>
      <w:r w:rsidR="00B433C9" w:rsidRPr="00A07384">
        <w:rPr>
          <w:rFonts w:cs="PFT_Frank" w:hint="eastAsia"/>
          <w:b/>
          <w:bCs/>
          <w:szCs w:val="10"/>
          <w:rtl/>
        </w:rPr>
        <w:t>א</w:t>
      </w:r>
      <w:r w:rsidRPr="00A07384">
        <w:rPr>
          <w:rFonts w:cs="PFT_Frank" w:hint="eastAsia"/>
          <w:b/>
          <w:bCs/>
          <w:szCs w:val="10"/>
          <w:rtl/>
        </w:rPr>
        <w:t>י</w:t>
      </w:r>
      <w:r w:rsidR="00B433C9" w:rsidRPr="00A07384">
        <w:rPr>
          <w:rFonts w:cs="PFT_Frank" w:hint="eastAsia"/>
          <w:b/>
          <w:bCs/>
          <w:szCs w:val="10"/>
          <w:rtl/>
        </w:rPr>
        <w:t>ש</w:t>
      </w:r>
      <w:r w:rsidR="00B433C9" w:rsidRPr="00C35A2C">
        <w:rPr>
          <w:rFonts w:hint="cs"/>
          <w:rtl/>
        </w:rPr>
        <w:t xml:space="preserve"> ש</w:t>
      </w:r>
      <w:r>
        <w:rPr>
          <w:rFonts w:hint="cs"/>
          <w:rtl/>
        </w:rPr>
        <w:t>נ</w:t>
      </w:r>
      <w:r w:rsidR="00E611AA">
        <w:rPr>
          <w:rFonts w:hint="cs"/>
          <w:rtl/>
        </w:rPr>
        <w:t>שרפה</w:t>
      </w:r>
      <w:r w:rsidR="00B433C9" w:rsidRPr="00C35A2C">
        <w:rPr>
          <w:rFonts w:hint="cs"/>
          <w:rtl/>
        </w:rPr>
        <w:t xml:space="preserve"> חופ</w:t>
      </w:r>
      <w:r>
        <w:rPr>
          <w:rFonts w:hint="cs"/>
          <w:rtl/>
        </w:rPr>
        <w:t>תו,</w:t>
      </w:r>
      <w:r w:rsidR="00B433C9" w:rsidRPr="00C35A2C">
        <w:rPr>
          <w:rFonts w:hint="cs"/>
          <w:rtl/>
        </w:rPr>
        <w:t xml:space="preserve"> צעקה</w:t>
      </w:r>
      <w:r>
        <w:rPr>
          <w:rFonts w:hint="cs"/>
          <w:rtl/>
        </w:rPr>
        <w:t xml:space="preserve"> אשה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'</w:t>
      </w:r>
      <w:r w:rsidR="00B433C9" w:rsidRPr="00C35A2C">
        <w:rPr>
          <w:rFonts w:hint="cs"/>
          <w:rtl/>
        </w:rPr>
        <w:t>בעלי</w:t>
      </w:r>
      <w:r>
        <w:rPr>
          <w:rFonts w:hint="cs"/>
          <w:rtl/>
        </w:rPr>
        <w:t>'!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 xml:space="preserve">ונמצא אדם </w:t>
      </w:r>
      <w:r w:rsidR="00B433C9" w:rsidRPr="00C35A2C">
        <w:rPr>
          <w:rFonts w:hint="cs"/>
          <w:rtl/>
        </w:rPr>
        <w:t>חרוך ופיסת יד</w:t>
      </w:r>
      <w:r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</w:p>
    <w:p w14:paraId="1BE7E893" w14:textId="320C6657" w:rsidR="00B433C9" w:rsidRDefault="006E2A81" w:rsidP="006C1E0B">
      <w:pPr>
        <w:pStyle w:val="affff7"/>
        <w:rPr>
          <w:rtl/>
        </w:rPr>
      </w:pPr>
      <w:r>
        <w:rPr>
          <w:rStyle w:val="affff5"/>
          <w:rFonts w:hint="cs"/>
          <w:rtl/>
        </w:rPr>
        <w:t>ל</w:t>
      </w:r>
      <w:r w:rsidR="00B433C9" w:rsidRPr="00054584">
        <w:rPr>
          <w:rStyle w:val="affff5"/>
          <w:rFonts w:hint="cs"/>
          <w:rtl/>
        </w:rPr>
        <w:t>רבא</w:t>
      </w:r>
      <w:r>
        <w:rPr>
          <w:rStyle w:val="affff5"/>
          <w:rFonts w:hint="cs"/>
          <w:rtl/>
        </w:rPr>
        <w:t xml:space="preserve"> עדיף מ'עישנו'</w:t>
      </w:r>
      <w:r w:rsidR="00AC67C0" w:rsidRPr="003F3A85">
        <w:rPr>
          <w:rFonts w:cs="PFT_Frank" w:hint="cs"/>
          <w:b/>
          <w:bCs/>
          <w:rtl/>
        </w:rPr>
        <w:t>:</w:t>
      </w:r>
      <w:r w:rsidR="00B433C9" w:rsidRPr="003F3A85">
        <w:rPr>
          <w:rFonts w:cs="PFT_Frank" w:hint="cs"/>
          <w:b/>
          <w:bCs/>
          <w:rtl/>
        </w:rPr>
        <w:t xml:space="preserve"> </w:t>
      </w:r>
      <w:r w:rsidR="00274003">
        <w:rPr>
          <w:rFonts w:hint="cs"/>
          <w:rtl/>
        </w:rPr>
        <w:t>שם</w:t>
      </w:r>
      <w:r w:rsidR="00B433C9" w:rsidRPr="00C35A2C">
        <w:rPr>
          <w:rFonts w:hint="cs"/>
          <w:rtl/>
        </w:rPr>
        <w:t xml:space="preserve"> </w:t>
      </w:r>
      <w:r w:rsidR="00B433C9" w:rsidRPr="00C35A2C">
        <w:rPr>
          <w:rtl/>
        </w:rPr>
        <w:t xml:space="preserve">לא </w:t>
      </w:r>
      <w:r>
        <w:rPr>
          <w:rFonts w:hint="cs"/>
          <w:rtl/>
        </w:rPr>
        <w:t>צעקה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'בעלי'!</w:t>
      </w:r>
      <w:r w:rsidR="00B433C9" w:rsidRPr="00C35A2C">
        <w:rPr>
          <w:rtl/>
        </w:rPr>
        <w:t xml:space="preserve"> </w:t>
      </w:r>
      <w:r w:rsidR="00B433C9" w:rsidRPr="00054584">
        <w:rPr>
          <w:rStyle w:val="affff5"/>
          <w:rtl/>
        </w:rPr>
        <w:t>ועוד</w:t>
      </w:r>
      <w:r w:rsidR="00B433C9" w:rsidRPr="00C35A2C">
        <w:rPr>
          <w:rtl/>
        </w:rPr>
        <w:t xml:space="preserve">, </w:t>
      </w:r>
      <w:r w:rsidR="00B433C9" w:rsidRPr="00C35A2C">
        <w:rPr>
          <w:rFonts w:hint="cs"/>
          <w:rtl/>
        </w:rPr>
        <w:t>לפנינו א</w:t>
      </w:r>
      <w:r>
        <w:rPr>
          <w:rFonts w:hint="cs"/>
          <w:rtl/>
        </w:rPr>
        <w:t>דם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חרוך..</w:t>
      </w:r>
      <w:r w:rsidR="00B433C9" w:rsidRPr="00C35A2C">
        <w:rPr>
          <w:rFonts w:hint="cs"/>
          <w:rtl/>
        </w:rPr>
        <w:t xml:space="preserve"> </w:t>
      </w:r>
    </w:p>
    <w:p w14:paraId="2AD21743" w14:textId="3B237B07" w:rsidR="00B433C9" w:rsidRDefault="006E2A81" w:rsidP="006C1E0B">
      <w:pPr>
        <w:pStyle w:val="affff7"/>
        <w:rPr>
          <w:rtl/>
        </w:rPr>
      </w:pPr>
      <w:r>
        <w:rPr>
          <w:rStyle w:val="affff5"/>
          <w:rFonts w:hint="cs"/>
          <w:rtl/>
        </w:rPr>
        <w:t xml:space="preserve">אבל </w:t>
      </w:r>
      <w:r w:rsidR="00B433C9" w:rsidRPr="00054584">
        <w:rPr>
          <w:rStyle w:val="affff5"/>
          <w:rFonts w:hint="cs"/>
          <w:rtl/>
        </w:rPr>
        <w:t>לרחב</w:t>
      </w:r>
      <w:r w:rsidR="00B433C9" w:rsidRPr="00054584">
        <w:rPr>
          <w:rStyle w:val="affff5"/>
          <w:rtl/>
        </w:rPr>
        <w:t>"</w:t>
      </w:r>
      <w:r w:rsidR="00B433C9" w:rsidRPr="00054584">
        <w:rPr>
          <w:rStyle w:val="affff5"/>
          <w:rFonts w:hint="cs"/>
          <w:rtl/>
        </w:rPr>
        <w:t>א</w:t>
      </w:r>
      <w:r w:rsidR="00054584">
        <w:rPr>
          <w:rStyle w:val="affff5"/>
          <w:rFonts w:hint="cs"/>
          <w:rtl/>
        </w:rPr>
        <w:t>:</w:t>
      </w:r>
      <w:r w:rsidR="00B433C9" w:rsidRPr="00054584">
        <w:rPr>
          <w:rStyle w:val="affff5"/>
          <w:rFonts w:hint="cs"/>
          <w:rtl/>
        </w:rPr>
        <w:t xml:space="preserve"> </w:t>
      </w:r>
      <w:r w:rsidR="00B433C9" w:rsidRPr="00C35A2C">
        <w:rPr>
          <w:rFonts w:hint="cs"/>
          <w:rtl/>
        </w:rPr>
        <w:t>זה גופת מציל</w:t>
      </w:r>
      <w:r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והוא ברח שנתבייש במומו</w:t>
      </w:r>
      <w:r>
        <w:rPr>
          <w:rFonts w:hint="cs"/>
          <w:rtl/>
        </w:rPr>
        <w:t>.</w:t>
      </w:r>
    </w:p>
    <w:p w14:paraId="36886ECC" w14:textId="5996E6E7" w:rsidR="00B433C9" w:rsidRDefault="00B433C9" w:rsidP="00615A60">
      <w:pPr>
        <w:pStyle w:val="affff2"/>
        <w:rPr>
          <w:rtl/>
        </w:rPr>
      </w:pPr>
      <w:bookmarkStart w:id="1333" w:name="_Toc119173234"/>
      <w:bookmarkStart w:id="1334" w:name="_Toc119230328"/>
      <w:r w:rsidRPr="00054584">
        <w:rPr>
          <w:rStyle w:val="affff5"/>
          <w:rtl/>
        </w:rPr>
        <w:t>איבעיא:</w:t>
      </w:r>
      <w:r w:rsidRPr="003F3A85">
        <w:rPr>
          <w:rtl/>
        </w:rPr>
        <w:t xml:space="preserve"> עד אחד במלחמה</w:t>
      </w:r>
      <w:bookmarkEnd w:id="1333"/>
      <w:bookmarkEnd w:id="1334"/>
    </w:p>
    <w:p w14:paraId="74EE2AE2" w14:textId="0C8D6BD9" w:rsidR="007F1DCB" w:rsidRPr="007F1DCB" w:rsidRDefault="007F1DCB" w:rsidP="007F1DCB">
      <w:pPr>
        <w:rPr>
          <w:rtl/>
        </w:rPr>
      </w:pPr>
      <w:r w:rsidRPr="006C1E0B">
        <w:rPr>
          <w:rFonts w:hint="eastAsia"/>
          <w:b/>
          <w:rtl/>
        </w:rPr>
        <w:lastRenderedPageBreak/>
        <w:t>אם</w:t>
      </w:r>
      <w:r w:rsidRPr="006C1E0B">
        <w:rPr>
          <w:b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נאמנות</w:t>
      </w:r>
      <w:r w:rsidR="00B433C9" w:rsidRPr="006C1E0B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7F1DCB">
        <w:rPr>
          <w:rtl/>
        </w:rPr>
        <w:t>עד אחד</w:t>
      </w:r>
      <w:r>
        <w:rPr>
          <w:rFonts w:hint="cs"/>
          <w:rtl/>
        </w:rPr>
        <w:t>'</w:t>
      </w:r>
      <w:r w:rsidR="00B433C9" w:rsidRPr="007F1DCB">
        <w:rPr>
          <w:rtl/>
        </w:rPr>
        <w:t xml:space="preserve"> - </w:t>
      </w:r>
      <w:r>
        <w:rPr>
          <w:rFonts w:hint="cs"/>
          <w:rtl/>
        </w:rPr>
        <w:t>שעשוי</w:t>
      </w:r>
      <w:r w:rsidR="002809F6" w:rsidRPr="007F1DCB">
        <w:rPr>
          <w:rtl/>
        </w:rPr>
        <w:t xml:space="preserve"> להתגלות</w:t>
      </w:r>
      <w:r>
        <w:rPr>
          <w:rFonts w:hint="cs"/>
          <w:rtl/>
        </w:rPr>
        <w:t xml:space="preserve"> לא משקר</w:t>
      </w:r>
      <w:r w:rsidR="00B433C9" w:rsidRPr="007F1DCB">
        <w:rPr>
          <w:rtl/>
        </w:rPr>
        <w:t>,</w:t>
      </w:r>
    </w:p>
    <w:p w14:paraId="047603C3" w14:textId="27B1ABB0" w:rsidR="00B433C9" w:rsidRPr="006C1E0B" w:rsidRDefault="00B433C9" w:rsidP="007F1DCB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או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7F1DCB" w:rsidRPr="00D1637C">
        <w:rPr>
          <w:rFonts w:cs="PFT_Frank" w:hint="eastAsia"/>
          <w:b/>
          <w:bCs/>
          <w:szCs w:val="14"/>
          <w:rtl/>
        </w:rPr>
        <w:t>משום</w:t>
      </w:r>
      <w:r w:rsidR="007F1DCB">
        <w:rPr>
          <w:rFonts w:hint="cs"/>
          <w:rtl/>
        </w:rPr>
        <w:t xml:space="preserve"> - </w:t>
      </w:r>
      <w:r w:rsidRPr="006C1E0B">
        <w:rPr>
          <w:rtl/>
        </w:rPr>
        <w:t>דהיא דייקא</w:t>
      </w:r>
      <w:r w:rsidR="00462446">
        <w:rPr>
          <w:rFonts w:hint="cs"/>
          <w:rtl/>
        </w:rPr>
        <w:t>,</w:t>
      </w:r>
      <w:r w:rsidRPr="006C1E0B">
        <w:rPr>
          <w:rtl/>
        </w:rPr>
        <w:t xml:space="preserve"> </w:t>
      </w:r>
      <w:r w:rsidR="00281985" w:rsidRPr="006C1E0B">
        <w:rPr>
          <w:rtl/>
        </w:rPr>
        <w:t>א</w:t>
      </w:r>
      <w:r w:rsidR="00462446">
        <w:rPr>
          <w:rFonts w:hint="cs"/>
          <w:rtl/>
        </w:rPr>
        <w:t>בל</w:t>
      </w:r>
      <w:r w:rsidRPr="006C1E0B">
        <w:rPr>
          <w:rtl/>
        </w:rPr>
        <w:t xml:space="preserve"> </w:t>
      </w:r>
      <w:r w:rsidR="00462446">
        <w:rPr>
          <w:rFonts w:hint="cs"/>
          <w:rtl/>
        </w:rPr>
        <w:t xml:space="preserve">כאן </w:t>
      </w:r>
      <w:r w:rsidR="007F1DCB">
        <w:rPr>
          <w:rFonts w:hint="cs"/>
          <w:rtl/>
        </w:rPr>
        <w:t>א</w:t>
      </w:r>
      <w:r w:rsidR="00462446">
        <w:rPr>
          <w:rFonts w:hint="cs"/>
          <w:rtl/>
        </w:rPr>
        <w:t>ו</w:t>
      </w:r>
      <w:r w:rsidR="007F1DCB">
        <w:rPr>
          <w:rFonts w:hint="cs"/>
          <w:rtl/>
        </w:rPr>
        <w:t>מר</w:t>
      </w:r>
      <w:r w:rsidR="00462446">
        <w:rPr>
          <w:rFonts w:hint="cs"/>
          <w:rtl/>
        </w:rPr>
        <w:t>ים</w:t>
      </w:r>
      <w:r w:rsidR="007F1DCB">
        <w:rPr>
          <w:rFonts w:hint="cs"/>
          <w:rtl/>
        </w:rPr>
        <w:t xml:space="preserve"> 'בדדמי'</w:t>
      </w:r>
      <w:r w:rsidRPr="006C1E0B">
        <w:rPr>
          <w:rtl/>
        </w:rPr>
        <w:t>?</w:t>
      </w:r>
    </w:p>
    <w:p w14:paraId="1AE4AF2B" w14:textId="461D49F1" w:rsidR="008A4708" w:rsidRDefault="008A4708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>ומוכיח,</w:t>
      </w:r>
      <w:r w:rsidR="00B433C9" w:rsidRPr="00054584">
        <w:rPr>
          <w:rStyle w:val="affff5"/>
          <w:rtl/>
        </w:rPr>
        <w:t xml:space="preserve"> א</w:t>
      </w:r>
      <w:r w:rsidR="00B433C9" w:rsidRPr="00054584">
        <w:rPr>
          <w:rStyle w:val="affff5"/>
          <w:rFonts w:hint="cs"/>
          <w:rtl/>
        </w:rPr>
        <w:t>ר</w:t>
      </w:r>
      <w:r w:rsidR="00B433C9" w:rsidRPr="00054584">
        <w:rPr>
          <w:rStyle w:val="affff5"/>
          <w:rtl/>
        </w:rPr>
        <w:t>"</w:t>
      </w:r>
      <w:r w:rsidR="00B433C9" w:rsidRPr="00054584">
        <w:rPr>
          <w:rStyle w:val="affff5"/>
          <w:rFonts w:hint="cs"/>
          <w:rtl/>
        </w:rPr>
        <w:t>ע</w:t>
      </w:r>
      <w:r w:rsidR="00B433C9" w:rsidRPr="00054584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כשירדתי </w:t>
      </w:r>
      <w:r w:rsidR="00B433C9" w:rsidRPr="00054584">
        <w:rPr>
          <w:rStyle w:val="affff5"/>
          <w:rtl/>
        </w:rPr>
        <w:t>לנהרדעא</w:t>
      </w:r>
      <w:r w:rsidR="00B433C9" w:rsidRPr="00C35A2C">
        <w:rPr>
          <w:rFonts w:ascii="Fb Fontext" w:hAnsi="Fb Fontext"/>
          <w:sz w:val="32"/>
          <w:rtl/>
        </w:rPr>
        <w:t xml:space="preserve"> לעבר השנה, מצאתי </w:t>
      </w:r>
      <w:r w:rsidR="00B433C9" w:rsidRPr="00054584">
        <w:rPr>
          <w:rStyle w:val="affff5"/>
          <w:rtl/>
        </w:rPr>
        <w:t>נחמיה איש בית דלי</w:t>
      </w:r>
      <w:r>
        <w:rPr>
          <w:rStyle w:val="affff5"/>
          <w:rFonts w:hint="cs"/>
          <w:rtl/>
        </w:rPr>
        <w:t>,</w:t>
      </w:r>
      <w:r w:rsidR="00054584">
        <w:rPr>
          <w:rFonts w:ascii="Fb Fontext" w:hAnsi="Fb Fontext" w:hint="cs"/>
          <w:spacing w:val="-6"/>
          <w:rtl/>
        </w:rPr>
        <w:t xml:space="preserve"> </w:t>
      </w:r>
      <w:r w:rsidR="00B433C9" w:rsidRPr="00054584">
        <w:rPr>
          <w:rStyle w:val="affff5"/>
          <w:rtl/>
        </w:rPr>
        <w:t>א</w:t>
      </w:r>
      <w:r>
        <w:rPr>
          <w:rStyle w:val="affff5"/>
          <w:rFonts w:hint="cs"/>
          <w:rtl/>
        </w:rPr>
        <w:t>"</w:t>
      </w:r>
      <w:r w:rsidR="00B433C9" w:rsidRPr="00054584">
        <w:rPr>
          <w:rStyle w:val="affff5"/>
          <w:rtl/>
        </w:rPr>
        <w:t>ל:</w:t>
      </w:r>
      <w:r w:rsidR="00B433C9" w:rsidRPr="000978D6">
        <w:rPr>
          <w:rFonts w:ascii="Fb Fontext" w:hAnsi="Fb Fontext"/>
          <w:spacing w:val="-6"/>
          <w:rtl/>
        </w:rPr>
        <w:t xml:space="preserve"> </w:t>
      </w:r>
      <w:r>
        <w:rPr>
          <w:rFonts w:ascii="Fb Fontext" w:hAnsi="Fb Fontext" w:hint="cs"/>
          <w:spacing w:val="-6"/>
          <w:rtl/>
        </w:rPr>
        <w:t>'</w:t>
      </w:r>
      <w:r>
        <w:rPr>
          <w:rFonts w:ascii="Fb Fontext" w:hAnsi="Fb Fontext"/>
          <w:spacing w:val="-6"/>
          <w:rtl/>
        </w:rPr>
        <w:t xml:space="preserve">שמעתי שאין משיאין אשה </w:t>
      </w:r>
      <w:r>
        <w:rPr>
          <w:rStyle w:val="affff5"/>
          <w:rFonts w:ascii="Fb Fontext" w:hAnsi="Fb Fontext"/>
          <w:spacing w:val="-6"/>
          <w:rtl/>
          <w:rPrChange w:id="9096" w:author="מנוע אמוראים" w:date="2026-10-05T16:41:34Z">
            <w:rPr>
              <w:rFonts w:ascii="Fb Fontext" w:hAnsi="Fb Fontext"/>
              <w:spacing w:val="-6"/>
              <w:rtl/>
            </w:rPr>
          </w:rPrChange>
        </w:rPr>
        <w:t xml:space="preserve">באר</w:t>
      </w:r>
      <w:r>
        <w:rPr>
          <w:rStyle w:val="affff5"/>
          <w:rFonts w:ascii="Fb Fontext" w:hAnsi="Fb Fontext" w:hint="cs"/>
          <w:spacing w:val="-6"/>
          <w:rtl/>
          <w:rPrChange w:id="9097" w:author="מנוע אמוראים" w:date="2026-10-05T16:41:34Z">
            <w:rPr>
              <w:rFonts w:ascii="Fb Fontext" w:hAnsi="Fb Fontext" w:hint="cs"/>
              <w:spacing w:val="-6"/>
              <w:rtl/>
            </w:rPr>
          </w:rPrChange>
        </w:rPr>
        <w:t xml:space="preserve">"</w:t>
      </w:r>
      <w:r>
        <w:rPr>
          <w:rStyle w:val="affff5"/>
          <w:rFonts w:ascii="Fb Fontext" w:hAnsi="Fb Fontext"/>
          <w:spacing w:val="-6"/>
          <w:rtl/>
          <w:rPrChange w:id="9098" w:author="מנוע אמוראים" w:date="2026-10-05T16:41:34Z">
            <w:rPr>
              <w:rFonts w:ascii="Fb Fontext" w:hAnsi="Fb Fontext"/>
              <w:spacing w:val="-6"/>
              <w:rtl/>
            </w:rPr>
          </w:rPrChange>
        </w:rPr>
        <w:t xml:space="preserve">י</w:t>
      </w:r>
      <w:r>
        <w:rPr>
          <w:rFonts w:ascii="Fb Fontext" w:hAnsi="Fb Fontext"/>
          <w:spacing w:val="-6"/>
          <w:rtl/>
        </w:rPr>
        <w:t xml:space="preserve"> ע"</w:t>
      </w:r>
      <w:r w:rsidR="00B433C9" w:rsidRPr="000978D6">
        <w:rPr>
          <w:rFonts w:ascii="Fb Fontext" w:hAnsi="Fb Fontext" w:hint="cs"/>
          <w:spacing w:val="-6"/>
          <w:rtl/>
        </w:rPr>
        <w:t>פ ע</w:t>
      </w:r>
      <w:r w:rsidR="00B433C9" w:rsidRPr="000978D6">
        <w:rPr>
          <w:rFonts w:ascii="Fb Fontext" w:hAnsi="Fb Fontext"/>
          <w:spacing w:val="-6"/>
          <w:rtl/>
        </w:rPr>
        <w:t>"</w:t>
      </w:r>
      <w:r w:rsidR="00B433C9" w:rsidRPr="000978D6">
        <w:rPr>
          <w:rFonts w:ascii="Fb Fontext" w:hAnsi="Fb Fontext" w:hint="cs"/>
          <w:spacing w:val="-6"/>
          <w:rtl/>
        </w:rPr>
        <w:t xml:space="preserve">א </w:t>
      </w:r>
      <w:r>
        <w:rPr>
          <w:rStyle w:val="affff5"/>
          <w:rFonts w:hint="cs"/>
          <w:rtl/>
        </w:rPr>
        <w:t>רק</w:t>
      </w:r>
      <w:r w:rsidR="00B433C9" w:rsidRPr="00054584">
        <w:rPr>
          <w:rStyle w:val="affff5"/>
          <w:rtl/>
        </w:rPr>
        <w:t xml:space="preserve"> ר</w:t>
      </w:r>
      <w:r w:rsidR="00B433C9" w:rsidRPr="00054584">
        <w:rPr>
          <w:rStyle w:val="affff5"/>
          <w:rFonts w:hint="cs"/>
          <w:rtl/>
        </w:rPr>
        <w:t>יב</w:t>
      </w:r>
      <w:r w:rsidR="00B433C9" w:rsidRPr="00054584">
        <w:rPr>
          <w:rStyle w:val="affff5"/>
          <w:rtl/>
        </w:rPr>
        <w:t>"</w:t>
      </w:r>
      <w:r w:rsidR="00B433C9" w:rsidRPr="00054584">
        <w:rPr>
          <w:rStyle w:val="affff5"/>
          <w:rFonts w:hint="cs"/>
          <w:rtl/>
        </w:rPr>
        <w:t>ב</w:t>
      </w:r>
      <w:r>
        <w:rPr>
          <w:rStyle w:val="affff5"/>
          <w:rFonts w:hint="cs"/>
          <w:rtl/>
        </w:rPr>
        <w:t>,</w:t>
      </w:r>
      <w:r w:rsidR="00B433C9" w:rsidRPr="00054584">
        <w:rPr>
          <w:rStyle w:val="affff5"/>
          <w:rFonts w:hint="cs"/>
          <w:rtl/>
        </w:rPr>
        <w:t xml:space="preserve"> </w:t>
      </w:r>
    </w:p>
    <w:p w14:paraId="18A38477" w14:textId="04422DD5" w:rsidR="008A4708" w:rsidRDefault="00B433C9" w:rsidP="008A4708">
      <w:pPr>
        <w:rPr>
          <w:rtl/>
        </w:rPr>
      </w:pPr>
      <w:r w:rsidRPr="00054584">
        <w:rPr>
          <w:rStyle w:val="affff5"/>
          <w:rtl/>
        </w:rPr>
        <w:t xml:space="preserve">אמור להם משמי: </w:t>
      </w:r>
      <w:r w:rsidRPr="00C35A2C">
        <w:rPr>
          <w:rtl/>
        </w:rPr>
        <w:t xml:space="preserve">אתם יודעים </w:t>
      </w:r>
      <w:r w:rsidR="008A4708" w:rsidRPr="00D1637C">
        <w:rPr>
          <w:rFonts w:cs="PFT_Frank" w:hint="eastAsia"/>
          <w:b/>
          <w:bCs/>
          <w:szCs w:val="14"/>
          <w:rtl/>
        </w:rPr>
        <w:t>ש</w:t>
      </w:r>
      <w:r w:rsidRPr="00D1637C">
        <w:rPr>
          <w:rFonts w:cs="PFT_Frank"/>
          <w:b/>
          <w:bCs/>
          <w:szCs w:val="14"/>
          <w:rtl/>
        </w:rPr>
        <w:t>המדינה הזו משובשת בגייסות</w:t>
      </w:r>
      <w:r w:rsidRPr="00C35A2C">
        <w:rPr>
          <w:rtl/>
        </w:rPr>
        <w:t>,</w:t>
      </w:r>
    </w:p>
    <w:p w14:paraId="62EE69C7" w14:textId="36D4E9D8" w:rsidR="008A4708" w:rsidRDefault="00462446" w:rsidP="006C1E0B">
      <w:pPr>
        <w:ind w:left="791"/>
        <w:jc w:val="left"/>
        <w:rPr>
          <w:rtl/>
        </w:rPr>
      </w:pPr>
      <w:r>
        <w:rPr>
          <w:rStyle w:val="affff5"/>
          <w:rFonts w:hint="cs"/>
          <w:rtl/>
        </w:rPr>
        <w:t xml:space="preserve">  </w:t>
      </w:r>
      <w:r w:rsidR="00B433C9" w:rsidRPr="00054584">
        <w:rPr>
          <w:rStyle w:val="affff5"/>
          <w:rtl/>
        </w:rPr>
        <w:t xml:space="preserve">מקובלני מר"ג הזקן </w:t>
      </w:r>
      <w:r w:rsidR="00B433C9" w:rsidRPr="00C35A2C">
        <w:rPr>
          <w:rtl/>
        </w:rPr>
        <w:t>שמשיאין ע</w:t>
      </w:r>
      <w:r w:rsidR="008A4708">
        <w:rPr>
          <w:rFonts w:hint="cs"/>
          <w:rtl/>
        </w:rPr>
        <w:t>"</w:t>
      </w:r>
      <w:r w:rsidR="00B433C9" w:rsidRPr="00C35A2C">
        <w:rPr>
          <w:rtl/>
        </w:rPr>
        <w:t>פ ע</w:t>
      </w:r>
      <w:r w:rsidR="008A4708">
        <w:rPr>
          <w:rFonts w:hint="cs"/>
          <w:rtl/>
        </w:rPr>
        <w:t>"</w:t>
      </w:r>
      <w:r w:rsidR="00B433C9" w:rsidRPr="00C35A2C">
        <w:rPr>
          <w:rtl/>
        </w:rPr>
        <w:t>א</w:t>
      </w:r>
      <w:r w:rsidR="008A4708">
        <w:rPr>
          <w:rFonts w:hint="cs"/>
          <w:rtl/>
        </w:rPr>
        <w:t>'</w:t>
      </w:r>
      <w:r w:rsidR="00B433C9" w:rsidRPr="00C35A2C">
        <w:rPr>
          <w:rtl/>
        </w:rPr>
        <w:t>.</w:t>
      </w:r>
    </w:p>
    <w:p w14:paraId="781E284E" w14:textId="33A5711B" w:rsidR="008A4708" w:rsidRDefault="008A4708" w:rsidP="008A4708">
      <w:pPr>
        <w:pStyle w:val="afffc"/>
        <w:ind w:left="0"/>
        <w:rPr>
          <w:rtl/>
        </w:rPr>
      </w:pPr>
      <w:r>
        <w:rPr>
          <w:rtl/>
        </w:rPr>
        <w:tab/>
      </w:r>
      <w:r w:rsidR="00B433C9" w:rsidRPr="00054584">
        <w:rPr>
          <w:rStyle w:val="affff5"/>
          <w:rFonts w:hint="cs"/>
          <w:rtl/>
        </w:rPr>
        <w:t>ודחה</w:t>
      </w:r>
      <w:r w:rsidR="00462446">
        <w:rPr>
          <w:rStyle w:val="affff5"/>
          <w:rFonts w:hint="cs"/>
          <w:rtl/>
        </w:rPr>
        <w:t>, כוונתו</w:t>
      </w:r>
      <w:r w:rsidR="00B433C9" w:rsidRPr="00054584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 w:rsidR="00B433C9" w:rsidRPr="00C35A2C">
        <w:rPr>
          <w:rFonts w:hint="cs"/>
          <w:rtl/>
        </w:rPr>
        <w:t xml:space="preserve">אי אפשר לי לעזוב אנשי ביתי </w:t>
      </w:r>
      <w:r>
        <w:rPr>
          <w:rFonts w:hint="cs"/>
          <w:rtl/>
        </w:rPr>
        <w:t>ו</w:t>
      </w:r>
      <w:r w:rsidR="00B433C9" w:rsidRPr="00C35A2C">
        <w:rPr>
          <w:rFonts w:hint="cs"/>
          <w:rtl/>
        </w:rPr>
        <w:t>לב</w:t>
      </w:r>
      <w:r>
        <w:rPr>
          <w:rFonts w:hint="cs"/>
          <w:rtl/>
        </w:rPr>
        <w:t>ו</w:t>
      </w:r>
      <w:r w:rsidR="00B433C9" w:rsidRPr="00C35A2C">
        <w:rPr>
          <w:rFonts w:hint="cs"/>
          <w:rtl/>
        </w:rPr>
        <w:t>א לפני רבנן</w:t>
      </w:r>
      <w:r>
        <w:rPr>
          <w:rFonts w:hint="cs"/>
          <w:rtl/>
        </w:rPr>
        <w:t>..</w:t>
      </w:r>
    </w:p>
    <w:p w14:paraId="4B18AE22" w14:textId="1600A48C" w:rsidR="008A4708" w:rsidRDefault="008A4708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ומוכיח</w:t>
      </w:r>
      <w:r w:rsidR="00B433C9" w:rsidRPr="00054584">
        <w:rPr>
          <w:rStyle w:val="affff5"/>
          <w:rtl/>
        </w:rPr>
        <w:t xml:space="preserve">: </w:t>
      </w:r>
      <w:r w:rsidR="00B433C9" w:rsidRPr="00C35A2C">
        <w:rPr>
          <w:rFonts w:ascii="Fb Fontext" w:hAnsi="Fb Fontext"/>
          <w:rtl/>
        </w:rPr>
        <w:t>מעשה ב</w:t>
      </w:r>
      <w:r>
        <w:rPr>
          <w:rFonts w:ascii="Fb Fontext" w:hAnsi="Fb Fontext" w:hint="cs"/>
          <w:rtl/>
        </w:rPr>
        <w:t>ב'</w:t>
      </w:r>
      <w:r w:rsidR="00B433C9" w:rsidRPr="00C35A2C">
        <w:rPr>
          <w:rFonts w:ascii="Fb Fontext" w:hAnsi="Fb Fontext"/>
          <w:rtl/>
        </w:rPr>
        <w:t xml:space="preserve"> ת"</w:t>
      </w:r>
      <w:r w:rsidR="00B433C9" w:rsidRPr="00C35A2C">
        <w:rPr>
          <w:rFonts w:ascii="Fb Fontext" w:hAnsi="Fb Fontext" w:hint="cs"/>
          <w:rtl/>
        </w:rPr>
        <w:t xml:space="preserve">ח </w:t>
      </w:r>
      <w:r w:rsidR="00B433C9" w:rsidRPr="00C35A2C">
        <w:rPr>
          <w:rFonts w:ascii="Fb Fontext" w:hAnsi="Fb Fontext"/>
          <w:rtl/>
        </w:rPr>
        <w:t>שטבע</w:t>
      </w:r>
      <w:r>
        <w:rPr>
          <w:rFonts w:ascii="Fb Fontext" w:hAnsi="Fb Fontext" w:hint="cs"/>
          <w:rtl/>
        </w:rPr>
        <w:t>ו בספינ</w:t>
      </w:r>
      <w:r w:rsidRPr="006C1E0B">
        <w:rPr>
          <w:rFonts w:hint="eastAsia"/>
          <w:rtl/>
        </w:rPr>
        <w:t>ה</w:t>
      </w:r>
      <w:r w:rsidR="00B433C9" w:rsidRPr="006C1E0B">
        <w:rPr>
          <w:rtl/>
        </w:rPr>
        <w:t>, והשיא</w:t>
      </w:r>
      <w:r w:rsidRPr="006C1E0B">
        <w:rPr>
          <w:rFonts w:hint="eastAsia"/>
          <w:rtl/>
        </w:rPr>
        <w:t>ום</w:t>
      </w:r>
      <w:r w:rsidR="00B433C9" w:rsidRPr="006C1E0B">
        <w:rPr>
          <w:rtl/>
        </w:rPr>
        <w:t xml:space="preserve"> ע</w:t>
      </w:r>
      <w:r w:rsidR="00B433C9" w:rsidRPr="00C35A2C">
        <w:rPr>
          <w:rFonts w:ascii="Fb Fontext" w:hAnsi="Fb Fontext"/>
          <w:rtl/>
        </w:rPr>
        <w:t>"פ נשים</w:t>
      </w:r>
      <w:r w:rsidR="00AC67C0">
        <w:rPr>
          <w:rFonts w:ascii="Fb Fontext" w:hAnsi="Fb Fontext" w:hint="cs"/>
          <w:rtl/>
        </w:rPr>
        <w:t>,</w:t>
      </w:r>
    </w:p>
    <w:p w14:paraId="40490EF8" w14:textId="1536DA4B" w:rsidR="00B433C9" w:rsidRPr="00C35A2C" w:rsidRDefault="008A4708" w:rsidP="006C1E0B">
      <w:pPr>
        <w:ind w:left="339"/>
        <w:rPr>
          <w:rtl/>
        </w:rPr>
      </w:pP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אף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מים כמלחמה, ו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מאה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נשים כע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"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א</w:t>
      </w:r>
      <w:r>
        <w:rPr>
          <w:rFonts w:hint="cs"/>
          <w:rtl/>
        </w:rPr>
        <w:t>!</w:t>
      </w:r>
    </w:p>
    <w:p w14:paraId="4DD00B8C" w14:textId="5066444B" w:rsidR="00B433C9" w:rsidRPr="000978D6" w:rsidRDefault="00B433C9" w:rsidP="00B55EDF">
      <w:pPr>
        <w:rPr>
          <w:rFonts w:ascii="Fb Fontext" w:hAnsi="Fb Fontext"/>
          <w:spacing w:val="-4"/>
          <w:rtl/>
        </w:rPr>
      </w:pPr>
      <w:r w:rsidRPr="00054584">
        <w:rPr>
          <w:rStyle w:val="affff5"/>
          <w:rtl/>
        </w:rPr>
        <w:t>ו</w:t>
      </w:r>
      <w:r w:rsidRPr="00054584">
        <w:rPr>
          <w:rStyle w:val="affff5"/>
          <w:rFonts w:hint="cs"/>
          <w:rtl/>
        </w:rPr>
        <w:t>דח</w:t>
      </w:r>
      <w:r w:rsidR="008A4708" w:rsidRPr="006C1E0B">
        <w:rPr>
          <w:rStyle w:val="affff5"/>
          <w:rFonts w:hint="eastAsia"/>
          <w:rtl/>
        </w:rPr>
        <w:t>ה</w:t>
      </w:r>
      <w:r w:rsidR="008A4708" w:rsidRPr="006C1E0B">
        <w:rPr>
          <w:rStyle w:val="affff5"/>
          <w:rtl/>
        </w:rPr>
        <w:t>:</w:t>
      </w:r>
      <w:r w:rsidRPr="000978D6">
        <w:rPr>
          <w:rFonts w:ascii="Fb Fontext" w:hAnsi="Fb Fontext" w:hint="cs"/>
          <w:spacing w:val="-4"/>
          <w:rtl/>
        </w:rPr>
        <w:t xml:space="preserve"> </w:t>
      </w:r>
      <w:r w:rsidR="008A4708">
        <w:rPr>
          <w:rFonts w:ascii="Fb Fontext" w:hAnsi="Fb Fontext" w:hint="cs"/>
          <w:spacing w:val="-4"/>
          <w:rtl/>
        </w:rPr>
        <w:t>ה</w:t>
      </w:r>
      <w:r w:rsidRPr="000978D6">
        <w:rPr>
          <w:rFonts w:ascii="Fb Fontext" w:hAnsi="Fb Fontext" w:hint="cs"/>
          <w:spacing w:val="-4"/>
          <w:rtl/>
        </w:rPr>
        <w:t xml:space="preserve">עלו גופותיהם </w:t>
      </w:r>
      <w:r w:rsidRPr="00D1637C">
        <w:rPr>
          <w:rFonts w:ascii="Fb Fontext" w:hAnsi="Fb Fontext" w:cs="PFT_Frank" w:hint="eastAsia"/>
          <w:b/>
          <w:bCs/>
          <w:spacing w:val="-4"/>
          <w:szCs w:val="14"/>
          <w:rtl/>
        </w:rPr>
        <w:t>ואמרו</w:t>
      </w:r>
      <w:r w:rsidRPr="00D1637C">
        <w:rPr>
          <w:rFonts w:ascii="Fb Fontext" w:hAnsi="Fb Fontext" w:cs="PFT_Frank"/>
          <w:b/>
          <w:bCs/>
          <w:spacing w:val="-4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4"/>
          <w:szCs w:val="14"/>
          <w:rtl/>
        </w:rPr>
        <w:t>סימנים</w:t>
      </w:r>
      <w:r w:rsidR="008A4708">
        <w:rPr>
          <w:rFonts w:ascii="Fb Fontext" w:hAnsi="Fb Fontext" w:hint="cs"/>
          <w:spacing w:val="-4"/>
          <w:rtl/>
        </w:rPr>
        <w:t xml:space="preserve"> </w:t>
      </w:r>
      <w:r w:rsidR="008A4708" w:rsidRPr="006C1E0B">
        <w:rPr>
          <w:rStyle w:val="affff8"/>
          <w:rFonts w:hint="eastAsia"/>
          <w:rtl/>
        </w:rPr>
        <w:t>דבלא</w:t>
      </w:r>
      <w:r w:rsidR="008A4708" w:rsidRPr="006C1E0B">
        <w:rPr>
          <w:rStyle w:val="affff8"/>
          <w:rtl/>
        </w:rPr>
        <w:t xml:space="preserve">"ה </w:t>
      </w:r>
      <w:r w:rsidR="008A4708" w:rsidRPr="006C1E0B">
        <w:rPr>
          <w:rStyle w:val="affff8"/>
          <w:rFonts w:hint="eastAsia"/>
          <w:rtl/>
        </w:rPr>
        <w:t>אין</w:t>
      </w:r>
      <w:r w:rsidR="008A4708" w:rsidRPr="006C1E0B">
        <w:rPr>
          <w:rStyle w:val="affff8"/>
          <w:rtl/>
        </w:rPr>
        <w:t xml:space="preserve"> </w:t>
      </w:r>
      <w:r w:rsidR="008A4708" w:rsidRPr="006C1E0B">
        <w:rPr>
          <w:rStyle w:val="affff8"/>
          <w:rFonts w:hint="eastAsia"/>
          <w:rtl/>
        </w:rPr>
        <w:t>ה</w:t>
      </w:r>
      <w:r w:rsidR="008A4708">
        <w:rPr>
          <w:rStyle w:val="affff8"/>
          <w:rFonts w:hint="cs"/>
          <w:rtl/>
        </w:rPr>
        <w:t>י</w:t>
      </w:r>
      <w:r w:rsidR="008A4708" w:rsidRPr="006C1E0B">
        <w:rPr>
          <w:rStyle w:val="affff8"/>
          <w:rFonts w:hint="eastAsia"/>
          <w:rtl/>
        </w:rPr>
        <w:t>תר</w:t>
      </w:r>
      <w:r w:rsidR="008A4708" w:rsidRPr="006C1E0B">
        <w:rPr>
          <w:rStyle w:val="affff8"/>
          <w:rtl/>
        </w:rPr>
        <w:t xml:space="preserve"> </w:t>
      </w:r>
      <w:r w:rsidR="008A4708" w:rsidRPr="00A07384">
        <w:rPr>
          <w:rStyle w:val="affff8"/>
          <w:rFonts w:cs="PFT_Frank" w:hint="eastAsia"/>
          <w:b/>
          <w:bCs/>
          <w:szCs w:val="10"/>
          <w:rtl/>
        </w:rPr>
        <w:t>במים</w:t>
      </w:r>
      <w:r w:rsidR="008A4708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8A4708" w:rsidRPr="00A07384">
        <w:rPr>
          <w:rStyle w:val="affff8"/>
          <w:rFonts w:cs="PFT_Frank" w:hint="eastAsia"/>
          <w:b/>
          <w:bCs/>
          <w:szCs w:val="10"/>
          <w:rtl/>
        </w:rPr>
        <w:t>שאין</w:t>
      </w:r>
      <w:r w:rsidR="008A4708" w:rsidRPr="00A07384">
        <w:rPr>
          <w:rStyle w:val="affff8"/>
          <w:rFonts w:cs="PFT_Frank"/>
          <w:b/>
          <w:bCs/>
          <w:szCs w:val="10"/>
          <w:rtl/>
        </w:rPr>
        <w:t xml:space="preserve"> סוף</w:t>
      </w:r>
      <w:r w:rsidR="008A4708" w:rsidRPr="006C1E0B">
        <w:rPr>
          <w:rStyle w:val="affff8"/>
          <w:rtl/>
        </w:rPr>
        <w:t>.</w:t>
      </w:r>
    </w:p>
    <w:p w14:paraId="4157D054" w14:textId="77777777" w:rsidR="00B433C9" w:rsidRPr="00C35A2C" w:rsidRDefault="00B433C9" w:rsidP="008E65FC">
      <w:pPr>
        <w:pStyle w:val="aff7"/>
        <w:framePr w:wrap="around"/>
        <w:rPr>
          <w:rStyle w:val="afff1"/>
          <w:rFonts w:ascii="Fb Fontext" w:hAnsi="Fb Fontext"/>
          <w:bCs w:val="0"/>
          <w:rtl/>
        </w:rPr>
      </w:pPr>
      <w:r w:rsidRPr="00C35A2C">
        <w:rPr>
          <w:rStyle w:val="afff1"/>
          <w:rFonts w:ascii="Fb Fontext" w:hAnsi="Fb Fontext" w:hint="cs"/>
          <w:rtl/>
        </w:rPr>
        <w:t>קטו:</w:t>
      </w:r>
    </w:p>
    <w:p w14:paraId="0EF4ED76" w14:textId="71C6FE7C" w:rsidR="008A4708" w:rsidRPr="00062827" w:rsidRDefault="00462446" w:rsidP="00615A60">
      <w:pPr>
        <w:pStyle w:val="affff2"/>
        <w:rPr>
          <w:spacing w:val="-6"/>
          <w:rtl/>
        </w:rPr>
      </w:pPr>
      <w:bookmarkStart w:id="1335" w:name="_Toc119173235"/>
      <w:bookmarkStart w:id="1336" w:name="_Toc119230329"/>
      <w:r w:rsidRPr="00062827">
        <w:rPr>
          <w:rFonts w:hint="cs"/>
          <w:spacing w:val="-6"/>
          <w:rtl/>
        </w:rPr>
        <w:t xml:space="preserve">אם </w:t>
      </w:r>
      <w:r w:rsidR="00653666" w:rsidRPr="00062827">
        <w:rPr>
          <w:rFonts w:hint="cs"/>
          <w:spacing w:val="-6"/>
          <w:rtl/>
        </w:rPr>
        <w:t>ללמוד מכאן שסומכים על הסימנים, שלא הוחלפו באחרים</w:t>
      </w:r>
      <w:bookmarkEnd w:id="1335"/>
      <w:bookmarkEnd w:id="1336"/>
    </w:p>
    <w:p w14:paraId="60DFF184" w14:textId="15E7AC5B" w:rsidR="00B433C9" w:rsidRPr="00C35A2C" w:rsidRDefault="00653666" w:rsidP="00B55EDF">
      <w:pPr>
        <w:rPr>
          <w:rtl/>
        </w:rPr>
      </w:pP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מעשה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שהפקיד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שומשמי</w:t>
      </w:r>
      <w:r>
        <w:rPr>
          <w:rFonts w:ascii="Fb Fontext" w:hAnsi="Fb Fontext" w:hint="cs"/>
          <w:sz w:val="32"/>
          <w:rtl/>
        </w:rPr>
        <w:t>ן,</w:t>
      </w:r>
      <w:r w:rsidR="00B433C9" w:rsidRPr="00C35A2C">
        <w:rPr>
          <w:rFonts w:ascii="Fb Fontext" w:hAnsi="Fb Fontext" w:hint="cs"/>
          <w:sz w:val="32"/>
          <w:rtl/>
        </w:rPr>
        <w:t xml:space="preserve"> ו</w:t>
      </w:r>
      <w:r>
        <w:rPr>
          <w:rFonts w:ascii="Fb Fontext" w:hAnsi="Fb Fontext" w:hint="cs"/>
          <w:sz w:val="32"/>
          <w:rtl/>
        </w:rPr>
        <w:t>כש</w:t>
      </w:r>
      <w:r w:rsidR="00B433C9" w:rsidRPr="00C35A2C">
        <w:rPr>
          <w:rFonts w:ascii="Fb Fontext" w:hAnsi="Fb Fontext" w:hint="cs"/>
          <w:sz w:val="32"/>
          <w:rtl/>
        </w:rPr>
        <w:t>ביקש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054584">
        <w:rPr>
          <w:rStyle w:val="affff5"/>
          <w:rtl/>
        </w:rPr>
        <w:t>א</w:t>
      </w:r>
      <w:r>
        <w:rPr>
          <w:rStyle w:val="affff5"/>
          <w:rFonts w:hint="cs"/>
          <w:rtl/>
        </w:rPr>
        <w:t>"</w:t>
      </w:r>
      <w:r w:rsidR="00B433C9" w:rsidRPr="00054584">
        <w:rPr>
          <w:rStyle w:val="affff5"/>
          <w:rtl/>
        </w:rPr>
        <w:t>ל: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>
        <w:rPr>
          <w:rFonts w:ascii="Fb Fontext" w:hAnsi="Fb Fontext" w:hint="cs"/>
          <w:sz w:val="32"/>
          <w:rtl/>
        </w:rPr>
        <w:t>לקחתם</w:t>
      </w:r>
      <w:r>
        <w:rPr>
          <w:rFonts w:ascii="Fb Fontext" w:hAnsi="Fb Fontext" w:hint="cs"/>
          <w:sz w:val="32"/>
          <w:rtl/>
        </w:rPr>
        <w:t>!</w:t>
      </w:r>
    </w:p>
    <w:p w14:paraId="0A414E57" w14:textId="6AE88696" w:rsidR="00B433C9" w:rsidRDefault="00653666" w:rsidP="006C1E0B">
      <w:pPr>
        <w:rPr>
          <w:rFonts w:ascii="Fb Fontext" w:hAnsi="Fb Fontext"/>
          <w:sz w:val="32"/>
          <w:rtl/>
        </w:rPr>
      </w:pPr>
      <w:r w:rsidRPr="006C1E0B">
        <w:rPr>
          <w:rStyle w:val="affff5"/>
          <w:rFonts w:hint="eastAsia"/>
          <w:rtl/>
        </w:rPr>
        <w:t>א</w:t>
      </w:r>
      <w:r w:rsidRPr="006C1E0B">
        <w:rPr>
          <w:rStyle w:val="affff5"/>
          <w:rtl/>
        </w:rPr>
        <w:t>"ל</w:t>
      </w:r>
      <w:r w:rsidR="00B433C9" w:rsidRPr="00C35A2C">
        <w:rPr>
          <w:rFonts w:ascii="Fb Fontext" w:hAnsi="Fb Fontext"/>
          <w:sz w:val="32"/>
          <w:rtl/>
        </w:rPr>
        <w:t xml:space="preserve"> כ</w:t>
      </w:r>
      <w:r w:rsidR="00B433C9" w:rsidRPr="00C35A2C">
        <w:rPr>
          <w:rFonts w:ascii="Fb Fontext" w:hAnsi="Fb Fontext" w:hint="cs"/>
          <w:sz w:val="32"/>
          <w:rtl/>
        </w:rPr>
        <w:t>ך וכך היה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 w:hint="cs"/>
          <w:sz w:val="32"/>
          <w:rtl/>
        </w:rPr>
        <w:t xml:space="preserve"> ו</w:t>
      </w:r>
      <w:r>
        <w:rPr>
          <w:rFonts w:ascii="Fb Fontext" w:hAnsi="Fb Fontext" w:hint="cs"/>
          <w:sz w:val="32"/>
          <w:rtl/>
        </w:rPr>
        <w:t xml:space="preserve">הם כעת </w:t>
      </w:r>
      <w:r w:rsidR="00B433C9" w:rsidRPr="00C35A2C">
        <w:rPr>
          <w:rFonts w:ascii="Fb Fontext" w:hAnsi="Fb Fontext" w:hint="cs"/>
          <w:sz w:val="32"/>
          <w:rtl/>
        </w:rPr>
        <w:t>בחבית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433C9" w:rsidRPr="00054584">
        <w:rPr>
          <w:rStyle w:val="affff5"/>
          <w:rFonts w:hint="cs"/>
          <w:rtl/>
        </w:rPr>
        <w:t>א</w:t>
      </w:r>
      <w:r w:rsidR="00054584" w:rsidRPr="00054584">
        <w:rPr>
          <w:rStyle w:val="affff5"/>
          <w:rFonts w:hint="cs"/>
          <w:rtl/>
        </w:rPr>
        <w:t>"</w:t>
      </w:r>
      <w:r w:rsidR="00B433C9" w:rsidRPr="00054584">
        <w:rPr>
          <w:rStyle w:val="affff5"/>
          <w:rFonts w:hint="cs"/>
          <w:rtl/>
        </w:rPr>
        <w:t>ל</w:t>
      </w:r>
      <w:r w:rsidR="00B433C9" w:rsidRPr="00C35A2C">
        <w:rPr>
          <w:rFonts w:ascii="Fb Fontext" w:hAnsi="Fb Fontext" w:hint="cs"/>
          <w:sz w:val="32"/>
          <w:rtl/>
        </w:rPr>
        <w:t xml:space="preserve"> לקחת</w:t>
      </w:r>
      <w:r>
        <w:rPr>
          <w:rFonts w:ascii="Fb Fontext" w:hAnsi="Fb Fontext" w:hint="cs"/>
          <w:sz w:val="32"/>
          <w:rtl/>
        </w:rPr>
        <w:t>ם,</w:t>
      </w:r>
      <w:r w:rsidR="00B433C9" w:rsidRPr="00C35A2C">
        <w:rPr>
          <w:rFonts w:ascii="Fb Fontext" w:hAnsi="Fb Fontext" w:hint="cs"/>
          <w:sz w:val="32"/>
          <w:rtl/>
        </w:rPr>
        <w:t xml:space="preserve"> ואלו אחרים</w:t>
      </w:r>
      <w:r w:rsidR="00674D43">
        <w:rPr>
          <w:rFonts w:ascii="Fb Fontext" w:hAnsi="Fb Fontext" w:hint="cs"/>
          <w:sz w:val="32"/>
          <w:rtl/>
        </w:rPr>
        <w:t>!</w:t>
      </w:r>
    </w:p>
    <w:p w14:paraId="1C6A790C" w14:textId="376C4A5A" w:rsidR="00653666" w:rsidRDefault="00653666" w:rsidP="00B55EDF">
      <w:pPr>
        <w:pStyle w:val="afffc"/>
        <w:ind w:left="0"/>
        <w:rPr>
          <w:rtl/>
        </w:rPr>
      </w:pPr>
      <w:r>
        <w:rPr>
          <w:rStyle w:val="affff5"/>
          <w:rtl/>
        </w:rPr>
        <w:tab/>
      </w:r>
      <w:r>
        <w:rPr>
          <w:rStyle w:val="affff5"/>
          <w:rFonts w:hint="cs"/>
          <w:rtl/>
        </w:rPr>
        <w:t>אמר</w:t>
      </w:r>
      <w:r w:rsidR="00B433C9" w:rsidRPr="00054584">
        <w:rPr>
          <w:rStyle w:val="affff5"/>
          <w:rFonts w:hint="cs"/>
          <w:rtl/>
        </w:rPr>
        <w:t xml:space="preserve"> רבא</w:t>
      </w:r>
      <w:r w:rsidR="00B433C9" w:rsidRPr="00054584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 xml:space="preserve">אינו </w:t>
      </w:r>
      <w:r w:rsidR="00B433C9" w:rsidRPr="00C35A2C">
        <w:rPr>
          <w:rFonts w:hint="cs"/>
          <w:rtl/>
        </w:rPr>
        <w:t xml:space="preserve">דומה </w:t>
      </w:r>
      <w:r>
        <w:rPr>
          <w:rFonts w:hint="cs"/>
          <w:rtl/>
        </w:rPr>
        <w:t xml:space="preserve">לגופותיהם </w:t>
      </w:r>
      <w:r w:rsidRPr="006C1E0B">
        <w:rPr>
          <w:rStyle w:val="affff8"/>
          <w:rtl/>
        </w:rPr>
        <w:t xml:space="preserve">[שאין חוששים </w:t>
      </w:r>
      <w:r w:rsidRPr="006C1E0B">
        <w:rPr>
          <w:rStyle w:val="affff8"/>
          <w:rFonts w:hint="eastAsia"/>
          <w:rtl/>
        </w:rPr>
        <w:t>לאחרים</w:t>
      </w:r>
      <w:r w:rsidRPr="006C1E0B">
        <w:rPr>
          <w:rStyle w:val="affff8"/>
          <w:rtl/>
        </w:rPr>
        <w:t>]</w:t>
      </w:r>
      <w:r>
        <w:rPr>
          <w:rStyle w:val="affff8"/>
          <w:rFonts w:hint="cs"/>
          <w:rtl/>
        </w:rPr>
        <w:t>,</w:t>
      </w:r>
      <w:r>
        <w:rPr>
          <w:rFonts w:hint="cs"/>
          <w:rtl/>
        </w:rPr>
        <w:t xml:space="preserve"> </w:t>
      </w:r>
    </w:p>
    <w:p w14:paraId="3CCF4D3B" w14:textId="71E188D3" w:rsidR="00B433C9" w:rsidRPr="00C35A2C" w:rsidRDefault="00653666" w:rsidP="006C1E0B">
      <w:pPr>
        <w:pStyle w:val="afffc"/>
        <w:ind w:left="0" w:firstLine="0"/>
        <w:rPr>
          <w:rFonts w:cs="Guttman Vilna"/>
          <w:b/>
          <w:bCs/>
          <w:rtl/>
        </w:rPr>
      </w:pPr>
      <w:r>
        <w:rPr>
          <w:rFonts w:hint="cs"/>
          <w:rtl/>
        </w:rPr>
        <w:t>ש</w:t>
      </w:r>
      <w:r w:rsidR="00274003">
        <w:rPr>
          <w:rFonts w:hint="cs"/>
          <w:rtl/>
        </w:rPr>
        <w:t>שם</w:t>
      </w:r>
      <w:r w:rsidR="00B433C9" w:rsidRPr="00C35A2C">
        <w:rPr>
          <w:rtl/>
        </w:rPr>
        <w:t xml:space="preserve"> י</w:t>
      </w:r>
      <w:r>
        <w:rPr>
          <w:rFonts w:hint="cs"/>
          <w:rtl/>
        </w:rPr>
        <w:t>ש</w:t>
      </w:r>
      <w:r w:rsidR="00B433C9" w:rsidRPr="00C35A2C">
        <w:rPr>
          <w:rtl/>
        </w:rPr>
        <w:t xml:space="preserve"> סימנים,</w:t>
      </w:r>
      <w:r w:rsidR="00274003">
        <w:rPr>
          <w:rtl/>
        </w:rPr>
        <w:t xml:space="preserve"> </w:t>
      </w:r>
      <w:r>
        <w:rPr>
          <w:rFonts w:hint="cs"/>
          <w:rtl/>
        </w:rPr>
        <w:t>אבל</w:t>
      </w:r>
      <w:r w:rsidR="00B433C9" w:rsidRPr="00C35A2C">
        <w:rPr>
          <w:rtl/>
        </w:rPr>
        <w:t xml:space="preserve"> </w:t>
      </w:r>
      <w:r w:rsidR="00674D43">
        <w:rPr>
          <w:rFonts w:hint="cs"/>
          <w:rtl/>
        </w:rPr>
        <w:t xml:space="preserve">המספר אינו סימן </w:t>
      </w:r>
      <w:r w:rsidR="00B433C9" w:rsidRPr="006C1E0B">
        <w:rPr>
          <w:rStyle w:val="affff8"/>
          <w:rFonts w:hint="eastAsia"/>
          <w:rtl/>
        </w:rPr>
        <w:t>שבמקרה</w:t>
      </w:r>
      <w:r w:rsidR="00B433C9" w:rsidRPr="006C1E0B">
        <w:rPr>
          <w:rStyle w:val="affff8"/>
          <w:rtl/>
        </w:rPr>
        <w:t xml:space="preserve"> </w:t>
      </w:r>
      <w:r w:rsidR="00B433C9" w:rsidRPr="006C1E0B">
        <w:rPr>
          <w:rStyle w:val="affff8"/>
          <w:rFonts w:hint="eastAsia"/>
          <w:rtl/>
        </w:rPr>
        <w:t>ה</w:t>
      </w:r>
      <w:r w:rsidR="00674D43" w:rsidRPr="006C1E0B">
        <w:rPr>
          <w:rStyle w:val="affff8"/>
          <w:rFonts w:hint="eastAsia"/>
          <w:rtl/>
        </w:rPr>
        <w:t>וא</w:t>
      </w:r>
      <w:r w:rsidR="00674D43" w:rsidRPr="006C1E0B">
        <w:rPr>
          <w:rStyle w:val="affff8"/>
          <w:rtl/>
        </w:rPr>
        <w:t xml:space="preserve"> </w:t>
      </w:r>
      <w:r w:rsidR="00674D43" w:rsidRPr="006C1E0B">
        <w:rPr>
          <w:rStyle w:val="affff8"/>
          <w:rFonts w:hint="eastAsia"/>
          <w:rtl/>
        </w:rPr>
        <w:t>זהה</w:t>
      </w:r>
      <w:r w:rsidR="00674D43">
        <w:rPr>
          <w:rStyle w:val="affff8"/>
          <w:rFonts w:hint="cs"/>
          <w:rtl/>
        </w:rPr>
        <w:t xml:space="preserve"> לשלו</w:t>
      </w:r>
      <w:r w:rsidR="00674D43" w:rsidRPr="006C1E0B">
        <w:rPr>
          <w:rStyle w:val="affff8"/>
          <w:rtl/>
        </w:rPr>
        <w:t>.</w:t>
      </w:r>
    </w:p>
    <w:p w14:paraId="0C70A6A0" w14:textId="5C480828" w:rsidR="00674D43" w:rsidRDefault="00674D43" w:rsidP="00615A60">
      <w:pPr>
        <w:pStyle w:val="affff2"/>
        <w:rPr>
          <w:rStyle w:val="affff5"/>
          <w:rtl/>
        </w:rPr>
      </w:pPr>
      <w:bookmarkStart w:id="1337" w:name="_Toc119173236"/>
      <w:bookmarkStart w:id="1338" w:name="_Toc119230330"/>
      <w:r>
        <w:rPr>
          <w:rFonts w:hint="cs"/>
          <w:rtl/>
        </w:rPr>
        <w:t>אם אכן חוששים לפינוי החבית</w:t>
      </w:r>
      <w:bookmarkEnd w:id="1337"/>
      <w:bookmarkEnd w:id="1338"/>
    </w:p>
    <w:p w14:paraId="08A756AF" w14:textId="20D3E410" w:rsidR="00674D43" w:rsidRDefault="00674D43" w:rsidP="00B55EDF">
      <w:pPr>
        <w:rPr>
          <w:rFonts w:ascii="Fb Fontext" w:hAnsi="Fb Fontext"/>
          <w:spacing w:val="-2"/>
          <w:sz w:val="32"/>
          <w:rtl/>
        </w:rPr>
      </w:pPr>
      <w:r>
        <w:rPr>
          <w:rStyle w:val="affff5"/>
          <w:rFonts w:hint="cs"/>
          <w:rtl/>
        </w:rPr>
        <w:t>ויקשה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Style w:val="affff5"/>
          <w:rFonts w:hint="cs"/>
          <w:rtl/>
        </w:rPr>
        <w:t>מד</w:t>
      </w:r>
      <w:r w:rsidR="00B433C9" w:rsidRPr="00054584">
        <w:rPr>
          <w:rStyle w:val="affff5"/>
          <w:rtl/>
        </w:rPr>
        <w:t>תנן:</w:t>
      </w:r>
      <w:r w:rsidR="00B433C9" w:rsidRPr="00C35A2C">
        <w:rPr>
          <w:rFonts w:ascii="Fb Fontext" w:hAnsi="Fb Fontext"/>
          <w:sz w:val="32"/>
          <w:rtl/>
        </w:rPr>
        <w:t xml:space="preserve"> מצא כלי וכתוב עליו </w:t>
      </w:r>
      <w:r w:rsidR="00B433C9" w:rsidRPr="006C1E0B">
        <w:rPr>
          <w:b/>
          <w:rtl/>
        </w:rPr>
        <w:t>ק</w:t>
      </w:r>
      <w:r>
        <w:rPr>
          <w:rFonts w:hint="cs"/>
          <w:rtl/>
        </w:rPr>
        <w:t xml:space="preserve"> </w:t>
      </w:r>
      <w:r w:rsidR="00B433C9" w:rsidRPr="006C1E0B">
        <w:rPr>
          <w:rtl/>
        </w:rPr>
        <w:t>- קרבן</w:t>
      </w:r>
      <w:r>
        <w:rPr>
          <w:rFonts w:hint="cs"/>
          <w:rtl/>
        </w:rPr>
        <w:t>...</w:t>
      </w:r>
      <w:r w:rsidR="00B433C9" w:rsidRPr="006C1E0B">
        <w:rPr>
          <w:rtl/>
        </w:rPr>
        <w:t xml:space="preserve"> </w:t>
      </w:r>
      <w:r w:rsidR="00B433C9" w:rsidRPr="006C1E0B">
        <w:rPr>
          <w:b/>
          <w:rtl/>
        </w:rPr>
        <w:t>ת</w:t>
      </w:r>
      <w:r>
        <w:rPr>
          <w:rFonts w:hint="cs"/>
          <w:rtl/>
        </w:rPr>
        <w:t xml:space="preserve"> </w:t>
      </w:r>
      <w:r w:rsidR="00B433C9" w:rsidRPr="006C1E0B">
        <w:rPr>
          <w:rtl/>
        </w:rPr>
        <w:t>-</w:t>
      </w:r>
      <w:r w:rsidR="00B433C9" w:rsidRPr="000978D6">
        <w:rPr>
          <w:rFonts w:ascii="Fb Fontext" w:hAnsi="Fb Fontext"/>
          <w:spacing w:val="-2"/>
          <w:sz w:val="32"/>
          <w:rtl/>
        </w:rPr>
        <w:t xml:space="preserve"> תרומה,</w:t>
      </w:r>
    </w:p>
    <w:p w14:paraId="5F8BCE3B" w14:textId="013263BB" w:rsidR="00674D43" w:rsidRDefault="00B433C9" w:rsidP="00674D43">
      <w:pPr>
        <w:rPr>
          <w:rFonts w:ascii="Fb Fontext" w:hAnsi="Fb Fontext"/>
          <w:rtl/>
        </w:rPr>
      </w:pPr>
      <w:r w:rsidRPr="00AC67C0">
        <w:rPr>
          <w:rStyle w:val="affff5"/>
          <w:rFonts w:hint="cs"/>
          <w:rtl/>
        </w:rPr>
        <w:t>ומאיד</w:t>
      </w:r>
      <w:r w:rsidRPr="003240C5">
        <w:rPr>
          <w:rStyle w:val="affff5"/>
          <w:rFonts w:hint="cs"/>
          <w:rtl/>
        </w:rPr>
        <w:t>ך</w:t>
      </w:r>
      <w:r w:rsidR="00674D43" w:rsidRPr="006C1E0B">
        <w:rPr>
          <w:rStyle w:val="affff5"/>
          <w:rtl/>
        </w:rPr>
        <w:t xml:space="preserve">, </w:t>
      </w:r>
      <w:r w:rsidR="00674D43" w:rsidRPr="006C1E0B">
        <w:rPr>
          <w:rStyle w:val="affff5"/>
          <w:rFonts w:hint="eastAsia"/>
          <w:rtl/>
        </w:rPr>
        <w:t>בסיפא</w:t>
      </w:r>
      <w:r w:rsidR="00674D43">
        <w:rPr>
          <w:rStyle w:val="affff5"/>
          <w:rFonts w:hint="cs"/>
          <w:rtl/>
        </w:rPr>
        <w:t xml:space="preserve"> ריו"ס</w:t>
      </w:r>
      <w:r w:rsidR="00674D43" w:rsidRPr="006C1E0B">
        <w:rPr>
          <w:rStyle w:val="affff5"/>
          <w:rtl/>
        </w:rPr>
        <w:t>:</w:t>
      </w:r>
      <w:r w:rsidRPr="00C35A2C">
        <w:rPr>
          <w:rFonts w:ascii="Fb Fontext" w:hAnsi="Fb Fontext" w:hint="cs"/>
          <w:rtl/>
        </w:rPr>
        <w:t xml:space="preserve"> </w:t>
      </w:r>
      <w:r w:rsidR="00674D43">
        <w:rPr>
          <w:rFonts w:ascii="Fb Fontext" w:hAnsi="Fb Fontext" w:hint="cs"/>
          <w:rtl/>
        </w:rPr>
        <w:t xml:space="preserve">אפי' </w:t>
      </w:r>
      <w:r w:rsidRPr="00C35A2C">
        <w:rPr>
          <w:rFonts w:ascii="Fb Fontext" w:hAnsi="Fb Fontext"/>
          <w:rtl/>
        </w:rPr>
        <w:t xml:space="preserve">כתוב </w:t>
      </w:r>
      <w:r w:rsidRPr="00D1637C">
        <w:rPr>
          <w:rFonts w:ascii="Fb Fontext" w:hAnsi="Fb Fontext" w:cs="PFT_Frank"/>
          <w:b/>
          <w:bCs/>
          <w:szCs w:val="14"/>
          <w:rtl/>
        </w:rPr>
        <w:t>תרומה</w:t>
      </w:r>
      <w:r w:rsidRPr="00C35A2C">
        <w:rPr>
          <w:rFonts w:ascii="Fb Fontext" w:hAnsi="Fb Fontext"/>
          <w:rtl/>
        </w:rPr>
        <w:t xml:space="preserve"> - חולין,</w:t>
      </w:r>
    </w:p>
    <w:p w14:paraId="66C15DC6" w14:textId="72C35550" w:rsidR="00B433C9" w:rsidRDefault="00462446" w:rsidP="006C1E0B">
      <w:pPr>
        <w:ind w:left="678" w:firstLine="113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 </w:t>
      </w:r>
      <w:r w:rsidR="00B433C9" w:rsidRPr="00054584">
        <w:rPr>
          <w:rStyle w:val="affff5"/>
          <w:rtl/>
        </w:rPr>
        <w:t>שאני אומר:</w:t>
      </w:r>
      <w:r w:rsidR="00B433C9" w:rsidRPr="00C35A2C">
        <w:rPr>
          <w:rFonts w:ascii="Fb Fontext" w:hAnsi="Fb Fontext"/>
          <w:rtl/>
        </w:rPr>
        <w:t xml:space="preserve"> אשתקד ה</w:t>
      </w:r>
      <w:r w:rsidR="00674D43">
        <w:rPr>
          <w:rFonts w:ascii="Fb Fontext" w:hAnsi="Fb Fontext" w:hint="cs"/>
          <w:rtl/>
        </w:rPr>
        <w:t>יתה</w:t>
      </w:r>
      <w:r w:rsidR="00B433C9" w:rsidRPr="00C35A2C">
        <w:rPr>
          <w:rFonts w:ascii="Fb Fontext" w:hAnsi="Fb Fontext"/>
          <w:rtl/>
        </w:rPr>
        <w:t xml:space="preserve"> מלא</w:t>
      </w:r>
      <w:r w:rsidR="00674D43">
        <w:rPr>
          <w:rFonts w:ascii="Fb Fontext" w:hAnsi="Fb Fontext" w:hint="cs"/>
          <w:rtl/>
        </w:rPr>
        <w:t>ה</w:t>
      </w:r>
      <w:r w:rsidR="00B433C9" w:rsidRPr="00C35A2C">
        <w:rPr>
          <w:rFonts w:ascii="Fb Fontext" w:hAnsi="Fb Fontext"/>
          <w:rtl/>
        </w:rPr>
        <w:t xml:space="preserve"> תרומה</w:t>
      </w:r>
      <w:r w:rsidR="00674D43"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/>
          <w:rtl/>
        </w:rPr>
        <w:t xml:space="preserve"> ופינה</w:t>
      </w:r>
      <w:r w:rsidR="00674D43">
        <w:rPr>
          <w:rFonts w:ascii="Fb Fontext" w:hAnsi="Fb Fontext" w:hint="cs"/>
          <w:rtl/>
        </w:rPr>
        <w:t>!</w:t>
      </w:r>
    </w:p>
    <w:p w14:paraId="38DB03AC" w14:textId="61143D82" w:rsidR="003240C5" w:rsidRDefault="00B433C9" w:rsidP="003240C5">
      <w:pPr>
        <w:pStyle w:val="afffc"/>
        <w:ind w:left="0" w:firstLine="0"/>
        <w:rPr>
          <w:spacing w:val="-2"/>
          <w:rtl/>
        </w:rPr>
      </w:pPr>
      <w:r w:rsidRPr="00A01FF3">
        <w:rPr>
          <w:rStyle w:val="affff5"/>
          <w:rtl/>
        </w:rPr>
        <w:t>אלא</w:t>
      </w:r>
      <w:r w:rsidR="00674D43">
        <w:rPr>
          <w:rStyle w:val="affff5"/>
          <w:rFonts w:hint="cs"/>
          <w:rtl/>
        </w:rPr>
        <w:t xml:space="preserve"> </w:t>
      </w:r>
      <w:r w:rsidR="003240C5">
        <w:rPr>
          <w:rStyle w:val="affff5"/>
          <w:rFonts w:hint="cs"/>
          <w:rtl/>
        </w:rPr>
        <w:t xml:space="preserve">בעלמא </w:t>
      </w:r>
      <w:r w:rsidR="00674D43">
        <w:rPr>
          <w:rStyle w:val="affff5"/>
          <w:rFonts w:hint="cs"/>
          <w:rtl/>
        </w:rPr>
        <w:t>לכו"ע:</w:t>
      </w:r>
      <w:r w:rsidRPr="000978D6">
        <w:rPr>
          <w:spacing w:val="-2"/>
          <w:rtl/>
        </w:rPr>
        <w:t xml:space="preserve"> </w:t>
      </w:r>
      <w:r w:rsidRPr="00D1637C">
        <w:rPr>
          <w:rFonts w:cs="PFT_Frank"/>
          <w:b/>
          <w:bCs/>
          <w:spacing w:val="-2"/>
          <w:szCs w:val="14"/>
          <w:rtl/>
        </w:rPr>
        <w:t xml:space="preserve">חיישינן </w:t>
      </w:r>
      <w:r w:rsidR="00674D43" w:rsidRPr="00D1637C">
        <w:rPr>
          <w:rFonts w:cs="PFT_Frank" w:hint="eastAsia"/>
          <w:b/>
          <w:bCs/>
          <w:spacing w:val="-2"/>
          <w:szCs w:val="14"/>
          <w:rtl/>
        </w:rPr>
        <w:t>ל</w:t>
      </w:r>
      <w:r w:rsidRPr="00D1637C">
        <w:rPr>
          <w:rFonts w:cs="PFT_Frank"/>
          <w:b/>
          <w:bCs/>
          <w:spacing w:val="-2"/>
          <w:szCs w:val="14"/>
          <w:rtl/>
        </w:rPr>
        <w:t>פינ</w:t>
      </w:r>
      <w:r w:rsidR="00674D43" w:rsidRPr="00D1637C">
        <w:rPr>
          <w:rFonts w:cs="PFT_Frank" w:hint="eastAsia"/>
          <w:b/>
          <w:bCs/>
          <w:spacing w:val="-2"/>
          <w:szCs w:val="14"/>
          <w:rtl/>
        </w:rPr>
        <w:t>וי</w:t>
      </w:r>
      <w:r w:rsidRPr="000978D6">
        <w:rPr>
          <w:spacing w:val="-2"/>
          <w:rtl/>
        </w:rPr>
        <w:t xml:space="preserve">, </w:t>
      </w:r>
      <w:r w:rsidR="00A66738" w:rsidRPr="006C1E0B">
        <w:rPr>
          <w:rStyle w:val="affff5"/>
          <w:rtl/>
        </w:rPr>
        <w:t>ו</w:t>
      </w:r>
      <w:r w:rsidR="003240C5">
        <w:rPr>
          <w:rStyle w:val="affff5"/>
          <w:rFonts w:hint="cs"/>
          <w:rtl/>
        </w:rPr>
        <w:t xml:space="preserve">כאן </w:t>
      </w:r>
      <w:r w:rsidR="00A66738" w:rsidRPr="006C1E0B">
        <w:rPr>
          <w:rStyle w:val="affff5"/>
          <w:rtl/>
        </w:rPr>
        <w:t>חלקו</w:t>
      </w:r>
      <w:r w:rsidR="00462446">
        <w:rPr>
          <w:rStyle w:val="affff5"/>
          <w:rFonts w:hint="cs"/>
          <w:rtl/>
        </w:rPr>
        <w:t>,</w:t>
      </w:r>
      <w:r w:rsidR="00674D43" w:rsidRPr="006C1E0B">
        <w:rPr>
          <w:rStyle w:val="affff5"/>
          <w:rtl/>
        </w:rPr>
        <w:t xml:space="preserve"> </w:t>
      </w:r>
      <w:r w:rsidR="00462446">
        <w:rPr>
          <w:rStyle w:val="affff5"/>
          <w:rFonts w:hint="cs"/>
          <w:rtl/>
        </w:rPr>
        <w:t>ד</w:t>
      </w:r>
      <w:r w:rsidR="00674D43" w:rsidRPr="006C1E0B">
        <w:rPr>
          <w:rStyle w:val="affff5"/>
          <w:rFonts w:hint="eastAsia"/>
          <w:rtl/>
        </w:rPr>
        <w:t>ת</w:t>
      </w:r>
      <w:r w:rsidR="00674D43" w:rsidRPr="006C1E0B">
        <w:rPr>
          <w:rStyle w:val="affff5"/>
          <w:rtl/>
        </w:rPr>
        <w:t>"ק</w:t>
      </w:r>
      <w:r w:rsidR="00674D43">
        <w:rPr>
          <w:rFonts w:hint="cs"/>
          <w:spacing w:val="-2"/>
          <w:rtl/>
        </w:rPr>
        <w:t>:</w:t>
      </w:r>
      <w:r w:rsidRPr="000978D6">
        <w:rPr>
          <w:spacing w:val="-2"/>
          <w:rtl/>
        </w:rPr>
        <w:t xml:space="preserve"> </w:t>
      </w:r>
      <w:r w:rsidRPr="000978D6">
        <w:rPr>
          <w:rFonts w:hint="cs"/>
          <w:spacing w:val="-2"/>
          <w:rtl/>
        </w:rPr>
        <w:t>אם פינה היה</w:t>
      </w:r>
    </w:p>
    <w:p w14:paraId="646D64A6" w14:textId="3A2FB755" w:rsidR="003240C5" w:rsidRDefault="003240C5" w:rsidP="003240C5">
      <w:pPr>
        <w:pStyle w:val="afffc"/>
        <w:ind w:left="0" w:firstLine="0"/>
        <w:rPr>
          <w:rtl/>
        </w:rPr>
      </w:pPr>
      <w:r>
        <w:rPr>
          <w:rFonts w:hint="cs"/>
          <w:spacing w:val="-2"/>
          <w:rtl/>
        </w:rPr>
        <w:t xml:space="preserve">מקנח האות, </w:t>
      </w:r>
      <w:r>
        <w:rPr>
          <w:spacing w:val="-2"/>
          <w:rtl/>
        </w:rPr>
        <w:tab/>
      </w:r>
      <w:r>
        <w:rPr>
          <w:rFonts w:hint="cs"/>
          <w:spacing w:val="-2"/>
          <w:rtl/>
        </w:rPr>
        <w:t xml:space="preserve">  </w:t>
      </w:r>
      <w:r w:rsidR="00B433C9" w:rsidRPr="006C1E0B">
        <w:rPr>
          <w:rStyle w:val="affff5"/>
          <w:rFonts w:hint="eastAsia"/>
          <w:rtl/>
        </w:rPr>
        <w:t>ו</w:t>
      </w:r>
      <w:r w:rsidRPr="006C1E0B">
        <w:rPr>
          <w:rStyle w:val="affff5"/>
          <w:rFonts w:hint="eastAsia"/>
          <w:rtl/>
        </w:rPr>
        <w:t>לריו</w:t>
      </w:r>
      <w:r w:rsidRPr="006C1E0B">
        <w:rPr>
          <w:rStyle w:val="affff5"/>
          <w:rtl/>
        </w:rPr>
        <w:t>"ס:</w:t>
      </w:r>
      <w:r w:rsidR="00B433C9" w:rsidRPr="000978D6">
        <w:rPr>
          <w:rFonts w:hint="cs"/>
          <w:spacing w:val="-2"/>
          <w:rtl/>
        </w:rPr>
        <w:t xml:space="preserve"> שכח</w:t>
      </w:r>
      <w:r>
        <w:rPr>
          <w:rFonts w:hint="cs"/>
          <w:spacing w:val="-2"/>
          <w:rtl/>
        </w:rPr>
        <w:t>,</w:t>
      </w:r>
      <w:r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או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 xml:space="preserve">לא מחקו </w:t>
      </w:r>
      <w:r w:rsidR="00B433C9" w:rsidRPr="00C35A2C">
        <w:rPr>
          <w:rFonts w:hint="cs"/>
          <w:rtl/>
        </w:rPr>
        <w:t>שי</w:t>
      </w:r>
      <w:r>
        <w:rPr>
          <w:rFonts w:hint="cs"/>
          <w:rtl/>
        </w:rPr>
        <w:t>הי</w:t>
      </w:r>
      <w:r w:rsidR="00B433C9" w:rsidRPr="00C35A2C">
        <w:rPr>
          <w:rFonts w:hint="cs"/>
          <w:rtl/>
        </w:rPr>
        <w:t>ה</w:t>
      </w:r>
      <w:r>
        <w:rPr>
          <w:rFonts w:hint="cs"/>
          <w:rtl/>
        </w:rPr>
        <w:t xml:space="preserve"> לו לשמירה.</w:t>
      </w:r>
    </w:p>
    <w:p w14:paraId="4FEB1FBF" w14:textId="2921C98D" w:rsidR="00ED0B7C" w:rsidRDefault="00ED0B7C" w:rsidP="00615A60">
      <w:pPr>
        <w:pStyle w:val="affff2"/>
        <w:rPr>
          <w:rtl/>
        </w:rPr>
      </w:pPr>
      <w:bookmarkStart w:id="1339" w:name="_Toc119173237"/>
      <w:bookmarkStart w:id="1340" w:name="_Toc119230331"/>
      <w:r>
        <w:rPr>
          <w:rFonts w:hint="cs"/>
          <w:rtl/>
        </w:rPr>
        <w:t>אם חוששים ל'תרי יצחק'</w:t>
      </w:r>
      <w:bookmarkEnd w:id="1339"/>
      <w:bookmarkEnd w:id="1340"/>
    </w:p>
    <w:p w14:paraId="280109B0" w14:textId="459F7CF1" w:rsidR="00B433C9" w:rsidRDefault="00ED0B7C" w:rsidP="00B55EDF">
      <w:pPr>
        <w:rPr>
          <w:rtl/>
        </w:rPr>
      </w:pPr>
      <w:r w:rsidRPr="00D1637C">
        <w:rPr>
          <w:rFonts w:ascii="Fb Fontext" w:hAnsi="Fb Fontext" w:cs="PFT_Frank" w:hint="eastAsia"/>
          <w:b/>
          <w:bCs/>
          <w:szCs w:val="14"/>
          <w:rtl/>
        </w:rPr>
        <w:t>שלחו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מאספמיא</w:t>
      </w:r>
      <w:r w:rsidRPr="00D1637C">
        <w:rPr>
          <w:rFonts w:ascii="Fb Fontext" w:hAnsi="Fb Fontext" w:cs="PFT_Frank" w:hint="cs"/>
          <w:b/>
          <w:bCs/>
          <w:szCs w:val="14"/>
          <w:rtl/>
        </w:rPr>
        <w:t>:</w:t>
      </w:r>
      <w:r>
        <w:rPr>
          <w:rFonts w:ascii="Fb Fontext" w:hAnsi="Fb Fontext" w:hint="cs"/>
          <w:rtl/>
        </w:rPr>
        <w:t xml:space="preserve"> '</w:t>
      </w:r>
      <w:r w:rsidR="00B433C9" w:rsidRPr="00A01FF3">
        <w:rPr>
          <w:rStyle w:val="affff5"/>
          <w:rtl/>
        </w:rPr>
        <w:t>יצחק ריש גלותא</w:t>
      </w:r>
      <w:r>
        <w:rPr>
          <w:rFonts w:ascii="Fb Fontext" w:hAnsi="Fb Fontext" w:hint="cs"/>
          <w:sz w:val="32"/>
          <w:rtl/>
        </w:rPr>
        <w:t>..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6C1E0B">
        <w:rPr>
          <w:rStyle w:val="affff8"/>
          <w:rFonts w:hint="eastAsia"/>
          <w:rtl/>
        </w:rPr>
        <w:t>הלך</w:t>
      </w:r>
      <w:r w:rsidR="00B433C9" w:rsidRPr="006C1E0B">
        <w:rPr>
          <w:rStyle w:val="affff8"/>
          <w:rtl/>
        </w:rPr>
        <w:t xml:space="preserve"> מקורטבא לאספמיא ו</w:t>
      </w:r>
      <w:r w:rsidRPr="006C1E0B">
        <w:rPr>
          <w:rStyle w:val="affff8"/>
          <w:rFonts w:hint="eastAsia"/>
          <w:rtl/>
        </w:rPr>
        <w:t>מת</w:t>
      </w:r>
      <w:r w:rsidRPr="006C1E0B">
        <w:rPr>
          <w:rStyle w:val="affff8"/>
          <w:rtl/>
        </w:rPr>
        <w:t>'</w:t>
      </w:r>
      <w:r w:rsidR="00B433C9" w:rsidRPr="006C1E0B">
        <w:rPr>
          <w:rStyle w:val="affff8"/>
          <w:rtl/>
        </w:rPr>
        <w:t>,</w:t>
      </w:r>
      <w:r w:rsidR="00B433C9" w:rsidRPr="00C35A2C">
        <w:rPr>
          <w:rFonts w:ascii="Fb Fontext" w:hAnsi="Fb Fontext"/>
          <w:sz w:val="32"/>
          <w:rtl/>
        </w:rPr>
        <w:t xml:space="preserve"> </w:t>
      </w:r>
    </w:p>
    <w:p w14:paraId="4ADD62FA" w14:textId="5053F4E1" w:rsidR="00B433C9" w:rsidRPr="00C35A2C" w:rsidRDefault="00B433C9" w:rsidP="00B55EDF">
      <w:pPr>
        <w:rPr>
          <w:rFonts w:ascii="Fb Fontext" w:hAnsi="Fb Fontext"/>
          <w:rtl/>
        </w:rPr>
      </w:pPr>
      <w:r w:rsidRPr="00A01FF3">
        <w:rPr>
          <w:rStyle w:val="affff5"/>
          <w:rFonts w:hint="cs"/>
          <w:rtl/>
        </w:rPr>
        <w:lastRenderedPageBreak/>
        <w:t>אביי</w:t>
      </w:r>
      <w:r w:rsidRPr="00A01FF3">
        <w:rPr>
          <w:rStyle w:val="affff5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ח</w:t>
      </w:r>
      <w:r w:rsidR="00ED0B7C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וששים</w:t>
      </w:r>
      <w:r w:rsidR="00ED0B7C">
        <w:rPr>
          <w:rFonts w:ascii="Fb Fontext" w:hAnsi="Fb Fontext" w:hint="cs"/>
          <w:sz w:val="32"/>
          <w:rtl/>
        </w:rPr>
        <w:t xml:space="preserve"> לתרי יצחק</w:t>
      </w:r>
      <w:r w:rsidRPr="00C35A2C">
        <w:rPr>
          <w:rFonts w:ascii="Fb Fontext" w:hAnsi="Fb Fontext"/>
          <w:sz w:val="32"/>
          <w:rtl/>
        </w:rPr>
        <w:t xml:space="preserve">, </w:t>
      </w:r>
      <w:r w:rsidR="00ED0B7C">
        <w:rPr>
          <w:rStyle w:val="affff5"/>
          <w:rtl/>
        </w:rPr>
        <w:tab/>
      </w:r>
      <w:r w:rsidR="00ED0B7C">
        <w:rPr>
          <w:rStyle w:val="affff5"/>
          <w:rtl/>
        </w:rPr>
        <w:tab/>
      </w:r>
      <w:r w:rsidR="00ED0B7C">
        <w:rPr>
          <w:rStyle w:val="affff5"/>
          <w:rtl/>
        </w:rPr>
        <w:tab/>
      </w:r>
      <w:r w:rsidR="00ED0B7C">
        <w:rPr>
          <w:rStyle w:val="affff5"/>
          <w:rtl/>
        </w:rPr>
        <w:tab/>
      </w:r>
      <w:r w:rsidR="00ED0B7C">
        <w:rPr>
          <w:rStyle w:val="affff5"/>
          <w:rtl/>
        </w:rPr>
        <w:tab/>
      </w:r>
      <w:r w:rsidR="00ED0B7C">
        <w:rPr>
          <w:rStyle w:val="affff5"/>
          <w:rtl/>
        </w:rPr>
        <w:tab/>
      </w:r>
      <w:r w:rsidR="00ED0B7C">
        <w:rPr>
          <w:rStyle w:val="affff5"/>
          <w:rtl/>
        </w:rPr>
        <w:tab/>
      </w:r>
      <w:r w:rsidRPr="00A01FF3">
        <w:rPr>
          <w:rStyle w:val="affff5"/>
          <w:rtl/>
        </w:rPr>
        <w:t>רבא:</w:t>
      </w:r>
      <w:r w:rsidRPr="00C35A2C">
        <w:rPr>
          <w:rFonts w:ascii="Fb Fontext" w:hAnsi="Fb Fontext"/>
          <w:sz w:val="32"/>
          <w:rtl/>
        </w:rPr>
        <w:t xml:space="preserve">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לא ח</w:t>
      </w:r>
      <w:r w:rsidR="00ED0B7C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ו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ש</w:t>
      </w:r>
      <w:r w:rsidR="00ED0B7C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שים</w:t>
      </w:r>
      <w:r w:rsidRPr="00C35A2C">
        <w:rPr>
          <w:rFonts w:ascii="Fb Fontext" w:hAnsi="Fb Fontext"/>
          <w:sz w:val="32"/>
          <w:rtl/>
        </w:rPr>
        <w:t>.</w:t>
      </w:r>
    </w:p>
    <w:p w14:paraId="59721F6D" w14:textId="6EC1A0C6" w:rsidR="0073103B" w:rsidRDefault="00ED0B7C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t xml:space="preserve">מוכיח </w:t>
      </w:r>
      <w:r w:rsidR="00B433C9" w:rsidRPr="00A01FF3">
        <w:rPr>
          <w:rStyle w:val="affff5"/>
          <w:rFonts w:hint="cs"/>
          <w:rtl/>
        </w:rPr>
        <w:t>א</w:t>
      </w:r>
      <w:r w:rsidR="00B433C9" w:rsidRPr="00A01FF3">
        <w:rPr>
          <w:rStyle w:val="affff5"/>
          <w:rtl/>
        </w:rPr>
        <w:t>ביי</w:t>
      </w:r>
      <w:r w:rsidR="0073103B">
        <w:rPr>
          <w:rStyle w:val="affff5"/>
          <w:rFonts w:hint="cs"/>
          <w:rtl/>
        </w:rPr>
        <w:t>,</w:t>
      </w:r>
      <w:r w:rsidR="00B433C9" w:rsidRPr="00A01FF3">
        <w:rPr>
          <w:rStyle w:val="affff5"/>
          <w:rtl/>
        </w:rPr>
        <w:t xml:space="preserve"> </w:t>
      </w:r>
      <w:r w:rsidR="00AC67C0" w:rsidRPr="00D1637C">
        <w:rPr>
          <w:rFonts w:ascii="Fb Fontext" w:hAnsi="Fb Fontext" w:cs="PFT_Frank" w:hint="eastAsia"/>
          <w:b/>
          <w:bCs/>
          <w:szCs w:val="14"/>
          <w:rtl/>
        </w:rPr>
        <w:t>מ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גט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שנמצא</w:t>
      </w:r>
      <w:r>
        <w:rPr>
          <w:rFonts w:ascii="Fb Fontext" w:hAnsi="Fb Fontext" w:hint="cs"/>
          <w:rtl/>
        </w:rPr>
        <w:t>: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'</w:t>
      </w:r>
      <w:r w:rsidR="00B433C9" w:rsidRPr="006C1E0B">
        <w:rPr>
          <w:rStyle w:val="affff5"/>
          <w:rFonts w:hint="eastAsia"/>
          <w:rtl/>
        </w:rPr>
        <w:t>אני</w:t>
      </w:r>
      <w:r w:rsidR="00B433C9" w:rsidRPr="006C1E0B">
        <w:rPr>
          <w:rStyle w:val="affff5"/>
          <w:rtl/>
        </w:rPr>
        <w:t xml:space="preserve"> אנדרולינאי </w:t>
      </w:r>
      <w:r w:rsidR="00A50B7E">
        <w:rPr>
          <w:rStyle w:val="affff5"/>
          <w:rFonts w:hint="cs"/>
          <w:rtl/>
        </w:rPr>
        <w:t>מ</w:t>
      </w:r>
      <w:r w:rsidRPr="006C1E0B">
        <w:rPr>
          <w:rStyle w:val="affff5"/>
          <w:rFonts w:hint="eastAsia"/>
          <w:rtl/>
        </w:rPr>
        <w:t>נהרדעא</w:t>
      </w:r>
      <w:r>
        <w:rPr>
          <w:rFonts w:ascii="Fb Fontext" w:hAnsi="Fb Fontext" w:hint="cs"/>
          <w:rtl/>
        </w:rPr>
        <w:t xml:space="preserve"> </w:t>
      </w:r>
      <w:r w:rsidR="00B433C9" w:rsidRPr="006C1E0B">
        <w:rPr>
          <w:rStyle w:val="affff8"/>
          <w:rFonts w:hint="eastAsia"/>
          <w:rtl/>
        </w:rPr>
        <w:t>ג</w:t>
      </w:r>
      <w:r w:rsidRPr="006C1E0B">
        <w:rPr>
          <w:rStyle w:val="affff8"/>
          <w:rFonts w:hint="eastAsia"/>
          <w:rtl/>
        </w:rPr>
        <w:t>ירשתי</w:t>
      </w:r>
      <w:r w:rsidR="00A50B7E">
        <w:rPr>
          <w:rStyle w:val="affff8"/>
          <w:rFonts w:hint="cs"/>
          <w:rtl/>
        </w:rPr>
        <w:t>..</w:t>
      </w:r>
      <w:r w:rsidRPr="006C1E0B">
        <w:rPr>
          <w:rStyle w:val="affff8"/>
          <w:rtl/>
        </w:rPr>
        <w:t xml:space="preserve"> אשתי</w:t>
      </w:r>
      <w:r w:rsidR="00B433C9" w:rsidRPr="006C1E0B">
        <w:rPr>
          <w:rStyle w:val="affff8"/>
          <w:rtl/>
        </w:rPr>
        <w:t>'</w:t>
      </w:r>
      <w:r w:rsidR="0073103B" w:rsidRPr="006C1E0B">
        <w:rPr>
          <w:rStyle w:val="affff8"/>
          <w:rtl/>
        </w:rPr>
        <w:t>,</w:t>
      </w:r>
      <w:r w:rsidR="00B433C9" w:rsidRPr="00C35A2C">
        <w:rPr>
          <w:rFonts w:ascii="Fb Fontext" w:hAnsi="Fb Fontext" w:hint="cs"/>
          <w:rtl/>
        </w:rPr>
        <w:t xml:space="preserve"> </w:t>
      </w:r>
    </w:p>
    <w:p w14:paraId="2A2AF9F2" w14:textId="4EE14281" w:rsidR="00B433C9" w:rsidRPr="00AC67C0" w:rsidRDefault="00B433C9" w:rsidP="00B55EDF">
      <w:pPr>
        <w:rPr>
          <w:rStyle w:val="affff8"/>
          <w:rtl/>
        </w:rPr>
      </w:pPr>
      <w:r w:rsidRPr="00A01FF3">
        <w:rPr>
          <w:rStyle w:val="affff5"/>
          <w:rFonts w:hint="cs"/>
          <w:rtl/>
        </w:rPr>
        <w:t>ר</w:t>
      </w:r>
      <w:r w:rsidRPr="00A01FF3">
        <w:rPr>
          <w:rStyle w:val="affff5"/>
          <w:rtl/>
        </w:rPr>
        <w:t>"</w:t>
      </w:r>
      <w:r w:rsidRPr="00A01FF3">
        <w:rPr>
          <w:rStyle w:val="affff5"/>
          <w:rFonts w:hint="cs"/>
          <w:rtl/>
        </w:rPr>
        <w:t>י הנשיא</w:t>
      </w:r>
      <w:r w:rsidR="0073103B">
        <w:rPr>
          <w:rStyle w:val="affff5"/>
          <w:rFonts w:hint="cs"/>
          <w:rtl/>
        </w:rPr>
        <w:t xml:space="preserve"> השיב לאב שמואל</w:t>
      </w:r>
      <w:r w:rsidRPr="00A01FF3">
        <w:rPr>
          <w:rStyle w:val="affff5"/>
          <w:rFonts w:hint="cs"/>
          <w:rtl/>
        </w:rPr>
        <w:t xml:space="preserve"> </w:t>
      </w:r>
      <w:r w:rsidRPr="00A01FF3">
        <w:rPr>
          <w:rFonts w:hint="cs"/>
          <w:rtl/>
        </w:rPr>
        <w:t>תבדק נהרדעא כולה</w:t>
      </w:r>
      <w:r w:rsidRPr="00C35A2C">
        <w:rPr>
          <w:rFonts w:ascii="Fb Fontext" w:hAnsi="Fb Fontext" w:hint="cs"/>
          <w:rtl/>
        </w:rPr>
        <w:t xml:space="preserve"> </w:t>
      </w:r>
      <w:r w:rsidR="0073103B">
        <w:rPr>
          <w:rStyle w:val="affff8"/>
          <w:rFonts w:hint="cs"/>
          <w:rtl/>
        </w:rPr>
        <w:t xml:space="preserve">אם </w:t>
      </w:r>
      <w:r w:rsidR="00AC67C0">
        <w:rPr>
          <w:rStyle w:val="affff8"/>
          <w:rFonts w:hint="cs"/>
          <w:rtl/>
        </w:rPr>
        <w:t>יש עוד בשם זה</w:t>
      </w:r>
      <w:r w:rsidR="0073103B">
        <w:rPr>
          <w:rStyle w:val="affff8"/>
          <w:rFonts w:hint="cs"/>
          <w:rtl/>
        </w:rPr>
        <w:t>.</w:t>
      </w:r>
    </w:p>
    <w:p w14:paraId="2D5E740B" w14:textId="02C180E9" w:rsidR="0073103B" w:rsidRDefault="0073103B" w:rsidP="0073103B">
      <w:pPr>
        <w:rPr>
          <w:rStyle w:val="affff5"/>
          <w:rtl/>
        </w:rPr>
      </w:pPr>
      <w:r>
        <w:rPr>
          <w:rFonts w:ascii="Fb Fontext" w:hAnsi="Fb Fontext" w:hint="cs"/>
          <w:rtl/>
        </w:rPr>
        <w:t xml:space="preserve">- </w:t>
      </w:r>
      <w:r w:rsidR="00B433C9" w:rsidRPr="00C35A2C">
        <w:rPr>
          <w:rFonts w:ascii="Fb Fontext" w:hAnsi="Fb Fontext"/>
          <w:rtl/>
        </w:rPr>
        <w:t>א</w:t>
      </w:r>
      <w:r>
        <w:rPr>
          <w:rFonts w:ascii="Fb Fontext" w:hAnsi="Fb Fontext" w:hint="cs"/>
          <w:rtl/>
        </w:rPr>
        <w:t>"</w:t>
      </w:r>
      <w:r w:rsidR="00B433C9" w:rsidRPr="00C35A2C">
        <w:rPr>
          <w:rFonts w:ascii="Fb Fontext" w:hAnsi="Fb Fontext" w:hint="cs"/>
          <w:rtl/>
        </w:rPr>
        <w:t>כ</w:t>
      </w:r>
      <w:r>
        <w:rPr>
          <w:rFonts w:ascii="Fb Fontext" w:hAnsi="Fb Fontext" w:hint="cs"/>
          <w:rtl/>
        </w:rPr>
        <w:t xml:space="preserve">, </w:t>
      </w:r>
      <w:r w:rsidR="00B433C9" w:rsidRPr="00C35A2C">
        <w:rPr>
          <w:rFonts w:ascii="Fb Fontext" w:hAnsi="Fb Fontext" w:hint="cs"/>
          <w:rtl/>
        </w:rPr>
        <w:t xml:space="preserve">יבדק </w:t>
      </w:r>
      <w:r w:rsidR="00B433C9" w:rsidRPr="00C35A2C">
        <w:rPr>
          <w:rFonts w:ascii="Fb Fontext" w:hAnsi="Fb Fontext"/>
          <w:rtl/>
        </w:rPr>
        <w:t xml:space="preserve">כל העולם! </w:t>
      </w:r>
      <w:r w:rsidRPr="006C1E0B">
        <w:rPr>
          <w:rStyle w:val="affff8"/>
          <w:rFonts w:hint="eastAsia"/>
          <w:rtl/>
        </w:rPr>
        <w:t>שמא</w:t>
      </w:r>
      <w:r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יצא</w:t>
      </w:r>
      <w:r w:rsidRPr="006C1E0B">
        <w:rPr>
          <w:rStyle w:val="affff8"/>
          <w:rtl/>
        </w:rPr>
        <w:t>,</w:t>
      </w:r>
      <w:r>
        <w:rPr>
          <w:rFonts w:ascii="Fb Fontext" w:hAnsi="Fb Fontext" w:hint="cs"/>
          <w:rtl/>
        </w:rPr>
        <w:t xml:space="preserve"> </w:t>
      </w:r>
      <w:r w:rsidR="00B433C9" w:rsidRPr="006C1E0B">
        <w:rPr>
          <w:rStyle w:val="affff5"/>
          <w:rtl/>
        </w:rPr>
        <w:t>אל</w:t>
      </w:r>
      <w:r w:rsidR="00AC67C0" w:rsidRPr="006C1E0B">
        <w:rPr>
          <w:rStyle w:val="affff5"/>
          <w:rtl/>
        </w:rPr>
        <w:t>א</w:t>
      </w:r>
      <w:r>
        <w:rPr>
          <w:rFonts w:ascii="Fb Fontext" w:hAnsi="Fb Fontext" w:hint="cs"/>
          <w:rtl/>
        </w:rPr>
        <w:t>:</w:t>
      </w:r>
      <w:r w:rsidR="00AC67C0">
        <w:rPr>
          <w:rFonts w:ascii="Fb Fontext" w:hAnsi="Fb Fontext"/>
          <w:rtl/>
        </w:rPr>
        <w:t xml:space="preserve"> משום כבוד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A01FF3">
        <w:rPr>
          <w:rStyle w:val="affff5"/>
          <w:rtl/>
        </w:rPr>
        <w:t>אב שמואל</w:t>
      </w:r>
      <w:r>
        <w:rPr>
          <w:rStyle w:val="affff5"/>
          <w:rFonts w:hint="cs"/>
          <w:rtl/>
        </w:rPr>
        <w:t>.</w:t>
      </w:r>
      <w:r w:rsidR="00AC67C0">
        <w:rPr>
          <w:rFonts w:ascii="Fb Fontext" w:hAnsi="Fb Fontext"/>
          <w:rtl/>
        </w:rPr>
        <w:t xml:space="preserve"> </w:t>
      </w:r>
    </w:p>
    <w:p w14:paraId="70364382" w14:textId="2A9323C3" w:rsidR="0073103B" w:rsidRDefault="0073103B" w:rsidP="0073103B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 xml:space="preserve">מוכיח </w:t>
      </w:r>
      <w:r w:rsidR="00B433C9" w:rsidRPr="00A01FF3">
        <w:rPr>
          <w:rStyle w:val="affff5"/>
          <w:rtl/>
        </w:rPr>
        <w:t>רבא</w:t>
      </w:r>
      <w:r>
        <w:rPr>
          <w:rStyle w:val="affff5"/>
          <w:rFonts w:hint="cs"/>
          <w:rtl/>
        </w:rPr>
        <w:t>,</w:t>
      </w:r>
      <w:r w:rsidR="00B433C9" w:rsidRPr="00A01FF3">
        <w:rPr>
          <w:rStyle w:val="affff5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מ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שטרות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במחוזא</w:t>
      </w:r>
      <w:r>
        <w:rPr>
          <w:rFonts w:ascii="Fb Fontext" w:hAnsi="Fb Fontext" w:hint="cs"/>
          <w:sz w:val="32"/>
          <w:rtl/>
        </w:rPr>
        <w:t>:</w:t>
      </w:r>
      <w:r w:rsidR="00B433C9" w:rsidRPr="006C1E0B">
        <w:rPr>
          <w:rStyle w:val="affff8"/>
          <w:rtl/>
        </w:rPr>
        <w:t xml:space="preserve"> </w:t>
      </w:r>
      <w:r w:rsidR="001705A3">
        <w:rPr>
          <w:rStyle w:val="affff8"/>
          <w:rFonts w:hint="cs"/>
          <w:rtl/>
        </w:rPr>
        <w:t>[שהוציאם</w:t>
      </w:r>
      <w:r w:rsidRPr="006C1E0B">
        <w:rPr>
          <w:rStyle w:val="affff8"/>
          <w:rtl/>
        </w:rPr>
        <w:t xml:space="preserve"> מלוה</w:t>
      </w:r>
      <w:r w:rsidR="001705A3">
        <w:rPr>
          <w:rStyle w:val="affff8"/>
          <w:rFonts w:hint="cs"/>
          <w:rtl/>
        </w:rPr>
        <w:t>]</w:t>
      </w:r>
      <w:r>
        <w:rPr>
          <w:rStyle w:val="affff5"/>
          <w:rFonts w:hint="cs"/>
          <w:rtl/>
        </w:rPr>
        <w:t xml:space="preserve"> </w:t>
      </w:r>
      <w:r w:rsidRPr="006C1E0B">
        <w:rPr>
          <w:rStyle w:val="affff5"/>
          <w:rtl/>
        </w:rPr>
        <w:t>'</w:t>
      </w:r>
      <w:r w:rsidR="00B433C9" w:rsidRPr="006C1E0B">
        <w:rPr>
          <w:rStyle w:val="affff5"/>
          <w:rtl/>
        </w:rPr>
        <w:t>חבי בר ננאי</w:t>
      </w:r>
      <w:r w:rsidRPr="006C1E0B">
        <w:rPr>
          <w:rStyle w:val="affff5"/>
          <w:rtl/>
        </w:rPr>
        <w:t>'</w:t>
      </w:r>
      <w:r>
        <w:rPr>
          <w:rFonts w:ascii="Fb Fontext" w:hAnsi="Fb Fontext" w:hint="cs"/>
          <w:sz w:val="32"/>
          <w:rtl/>
        </w:rPr>
        <w:t xml:space="preserve"> </w:t>
      </w:r>
      <w:r>
        <w:rPr>
          <w:rStyle w:val="affff5"/>
          <w:rFonts w:hint="cs"/>
          <w:rtl/>
        </w:rPr>
        <w:t>ולהי</w:t>
      </w:r>
      <w:r w:rsidRPr="006C1E0B">
        <w:rPr>
          <w:rStyle w:val="affff5"/>
          <w:rFonts w:hint="eastAsia"/>
          <w:rtl/>
        </w:rPr>
        <w:t>פך</w:t>
      </w:r>
      <w:r w:rsidR="00B433C9" w:rsidRPr="00C35A2C">
        <w:rPr>
          <w:rFonts w:ascii="Fb Fontext" w:hAnsi="Fb Fontext"/>
          <w:sz w:val="32"/>
          <w:rtl/>
        </w:rPr>
        <w:t>,</w:t>
      </w:r>
    </w:p>
    <w:p w14:paraId="2672C244" w14:textId="6CAC377F" w:rsidR="00B433C9" w:rsidRDefault="00B433C9" w:rsidP="0073103B">
      <w:pPr>
        <w:rPr>
          <w:rFonts w:ascii="Fb Fontext" w:hAnsi="Fb Fontext"/>
          <w:sz w:val="32"/>
          <w:rtl/>
        </w:rPr>
      </w:pPr>
      <w:r w:rsidRPr="00C35A2C">
        <w:rPr>
          <w:rFonts w:ascii="Fb Fontext" w:hAnsi="Fb Fontext"/>
          <w:sz w:val="32"/>
          <w:rtl/>
        </w:rPr>
        <w:t>ו</w:t>
      </w:r>
      <w:r w:rsidR="0073103B">
        <w:rPr>
          <w:rFonts w:ascii="Fb Fontext" w:hAnsi="Fb Fontext" w:hint="cs"/>
          <w:sz w:val="32"/>
          <w:rtl/>
        </w:rPr>
        <w:t>ה</w:t>
      </w:r>
      <w:r w:rsidRPr="00C35A2C">
        <w:rPr>
          <w:rFonts w:ascii="Fb Fontext" w:hAnsi="Fb Fontext"/>
          <w:sz w:val="32"/>
          <w:rtl/>
        </w:rPr>
        <w:t>גב</w:t>
      </w:r>
      <w:r w:rsidR="0073103B">
        <w:rPr>
          <w:rFonts w:ascii="Fb Fontext" w:hAnsi="Fb Fontext" w:hint="cs"/>
          <w:sz w:val="32"/>
          <w:rtl/>
        </w:rPr>
        <w:t>ה</w:t>
      </w:r>
      <w:r w:rsidRPr="00C35A2C">
        <w:rPr>
          <w:rFonts w:ascii="Fb Fontext" w:hAnsi="Fb Fontext"/>
          <w:sz w:val="32"/>
          <w:rtl/>
        </w:rPr>
        <w:t xml:space="preserve"> בה</w:t>
      </w:r>
      <w:r w:rsidR="0073103B">
        <w:rPr>
          <w:rFonts w:ascii="Fb Fontext" w:hAnsi="Fb Fontext" w:hint="cs"/>
          <w:sz w:val="32"/>
          <w:rtl/>
        </w:rPr>
        <w:t>ם</w:t>
      </w:r>
      <w:r w:rsidRPr="00C35A2C">
        <w:rPr>
          <w:rFonts w:ascii="Fb Fontext" w:hAnsi="Fb Fontext"/>
          <w:sz w:val="32"/>
          <w:rtl/>
        </w:rPr>
        <w:t xml:space="preserve"> </w:t>
      </w:r>
      <w:r w:rsidRPr="00A01FF3">
        <w:rPr>
          <w:rStyle w:val="affff5"/>
          <w:rtl/>
        </w:rPr>
        <w:t>רבב</w:t>
      </w:r>
      <w:r w:rsidR="0073103B">
        <w:rPr>
          <w:rStyle w:val="affff5"/>
          <w:rFonts w:hint="cs"/>
          <w:rtl/>
        </w:rPr>
        <w:t>"</w:t>
      </w:r>
      <w:r w:rsidRPr="00A01FF3">
        <w:rPr>
          <w:rStyle w:val="affff5"/>
          <w:rtl/>
        </w:rPr>
        <w:t>א</w:t>
      </w:r>
      <w:r w:rsidRPr="00C35A2C">
        <w:rPr>
          <w:rFonts w:ascii="Fb Fontext" w:hAnsi="Fb Fontext"/>
          <w:sz w:val="32"/>
          <w:rtl/>
        </w:rPr>
        <w:t xml:space="preserve">, </w:t>
      </w:r>
      <w:r w:rsidR="0073182C">
        <w:rPr>
          <w:rFonts w:ascii="Fb Fontext" w:hAnsi="Fb Fontext" w:hint="cs"/>
          <w:sz w:val="32"/>
          <w:rtl/>
        </w:rPr>
        <w:t>אף</w:t>
      </w:r>
      <w:r w:rsidRPr="00C35A2C">
        <w:rPr>
          <w:rFonts w:ascii="Fb Fontext" w:hAnsi="Fb Fontext" w:hint="cs"/>
          <w:sz w:val="32"/>
          <w:rtl/>
        </w:rPr>
        <w:t xml:space="preserve"> שש</w:t>
      </w:r>
      <w:r w:rsidR="0073103B">
        <w:rPr>
          <w:rFonts w:ascii="Fb Fontext" w:hAnsi="Fb Fontext" w:hint="cs"/>
          <w:sz w:val="32"/>
          <w:rtl/>
        </w:rPr>
        <w:t>מות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73103B">
        <w:rPr>
          <w:rFonts w:ascii="Fb Fontext" w:hAnsi="Fb Fontext" w:hint="cs"/>
          <w:sz w:val="32"/>
          <w:rtl/>
        </w:rPr>
        <w:t xml:space="preserve">אלו </w:t>
      </w:r>
      <w:r w:rsidRPr="00C35A2C">
        <w:rPr>
          <w:rFonts w:ascii="Fb Fontext" w:hAnsi="Fb Fontext" w:hint="cs"/>
          <w:sz w:val="32"/>
          <w:rtl/>
        </w:rPr>
        <w:t>מצוי</w:t>
      </w:r>
      <w:r w:rsidR="0073103B">
        <w:rPr>
          <w:rFonts w:ascii="Fb Fontext" w:hAnsi="Fb Fontext" w:hint="cs"/>
          <w:sz w:val="32"/>
          <w:rtl/>
        </w:rPr>
        <w:t>ים שם!</w:t>
      </w:r>
    </w:p>
    <w:p w14:paraId="7A6082A6" w14:textId="4276E66B" w:rsidR="0073103B" w:rsidRDefault="0073103B" w:rsidP="00B55EDF">
      <w:pPr>
        <w:rPr>
          <w:rFonts w:ascii="Fb Fontext" w:hAnsi="Fb Fontext"/>
          <w:sz w:val="32"/>
          <w:rtl/>
        </w:rPr>
      </w:pPr>
      <w:r>
        <w:rPr>
          <w:rFonts w:ascii="Fb Fontext" w:hAnsi="Fb Fontext" w:hint="cs"/>
          <w:sz w:val="32"/>
          <w:rtl/>
        </w:rPr>
        <w:t xml:space="preserve">- שם </w:t>
      </w:r>
      <w:r w:rsidR="00B433C9" w:rsidRPr="00C35A2C">
        <w:rPr>
          <w:rFonts w:ascii="Fb Fontext" w:hAnsi="Fb Fontext" w:hint="cs"/>
          <w:sz w:val="32"/>
          <w:rtl/>
        </w:rPr>
        <w:t>אין חשש</w:t>
      </w:r>
      <w:r>
        <w:rPr>
          <w:rFonts w:ascii="Fb Fontext" w:hAnsi="Fb Fontext" w:hint="cs"/>
          <w:sz w:val="32"/>
          <w:rtl/>
        </w:rPr>
        <w:t>: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נפילה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- </w:t>
      </w:r>
      <w:r w:rsidR="00B433C9" w:rsidRPr="00C35A2C">
        <w:rPr>
          <w:rFonts w:ascii="Fb Fontext" w:hAnsi="Fb Fontext" w:hint="cs"/>
          <w:sz w:val="32"/>
          <w:rtl/>
        </w:rPr>
        <w:t>זהיר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פקדון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- שמו כשמו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ו</w:t>
      </w:r>
      <w:r w:rsidR="00B433C9" w:rsidRPr="00C35A2C">
        <w:rPr>
          <w:rFonts w:ascii="Fb Fontext" w:hAnsi="Fb Fontext" w:hint="cs"/>
          <w:sz w:val="32"/>
          <w:rtl/>
        </w:rPr>
        <w:t>לא יפקיד</w:t>
      </w:r>
      <w:r>
        <w:rPr>
          <w:rFonts w:ascii="Fb Fontext" w:hAnsi="Fb Fontext" w:hint="cs"/>
          <w:sz w:val="32"/>
          <w:rtl/>
        </w:rPr>
        <w:t>,</w:t>
      </w:r>
    </w:p>
    <w:p w14:paraId="04C6A061" w14:textId="4E4119C5" w:rsidR="00B433C9" w:rsidRPr="00C35A2C" w:rsidRDefault="00470AFD" w:rsidP="006C1E0B">
      <w:pPr>
        <w:jc w:val="left"/>
        <w:rPr>
          <w:rFonts w:ascii="Fb Fontext" w:hAnsi="Fb Fontext" w:cs="Guttman Vilna"/>
          <w:b/>
          <w:bCs/>
          <w:rtl/>
        </w:rPr>
      </w:pPr>
      <w:r w:rsidRPr="00D1637C">
        <w:rPr>
          <w:rFonts w:ascii="Fb Fontext" w:hAnsi="Fb Fontext" w:cs="PFT_Frank"/>
          <w:b/>
          <w:bCs/>
          <w:sz w:val="32"/>
          <w:szCs w:val="14"/>
          <w:rtl/>
        </w:rPr>
        <w:tab/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ab/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ab/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ab/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ab/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ab/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ab/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ab/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מסר</w:t>
      </w:r>
      <w:r w:rsidR="0073103B" w:rsidRPr="00D1637C">
        <w:rPr>
          <w:rFonts w:ascii="Fb Fontext" w:hAnsi="Fb Fontext" w:cs="PFT_Frank"/>
          <w:b/>
          <w:bCs/>
          <w:szCs w:val="14"/>
          <w:rtl/>
        </w:rPr>
        <w:t xml:space="preserve"> לו</w:t>
      </w:r>
      <w:r w:rsidR="0073103B">
        <w:rPr>
          <w:rFonts w:ascii="Fb Fontext" w:hAnsi="Fb Fontext" w:hint="cs"/>
          <w:rtl/>
        </w:rPr>
        <w:t xml:space="preserve">  -</w:t>
      </w:r>
      <w:r w:rsidR="00B433C9" w:rsidRPr="00C35A2C">
        <w:rPr>
          <w:rFonts w:ascii="Fb Fontext" w:hAnsi="Fb Fontext" w:hint="cs"/>
          <w:rtl/>
        </w:rPr>
        <w:t xml:space="preserve"> </w:t>
      </w:r>
      <w:r w:rsidR="0073103B"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 w:hint="cs"/>
          <w:rtl/>
        </w:rPr>
        <w:t>אותיות נקנות במסירה</w:t>
      </w:r>
      <w:r w:rsidR="0073103B">
        <w:rPr>
          <w:rFonts w:ascii="Fb Fontext" w:hAnsi="Fb Fontext" w:hint="cs"/>
          <w:rtl/>
        </w:rPr>
        <w:t>'.</w:t>
      </w:r>
    </w:p>
    <w:p w14:paraId="53036242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קטז.</w:t>
      </w:r>
    </w:p>
    <w:p w14:paraId="15A664A4" w14:textId="45DB4F89" w:rsidR="00B943C0" w:rsidRPr="00062827" w:rsidRDefault="00B943C0" w:rsidP="00615A60">
      <w:pPr>
        <w:pStyle w:val="affff2"/>
        <w:rPr>
          <w:spacing w:val="-4"/>
          <w:rtl/>
        </w:rPr>
      </w:pPr>
      <w:bookmarkStart w:id="1341" w:name="_Toc119173238"/>
      <w:bookmarkStart w:id="1342" w:name="_Toc119230332"/>
      <w:r w:rsidRPr="00062827">
        <w:rPr>
          <w:rFonts w:hint="cs"/>
          <w:spacing w:val="-4"/>
          <w:rtl/>
        </w:rPr>
        <w:t>כשמצאנו אחד נוסף בשם זה, אבל לא היה</w:t>
      </w:r>
      <w:r w:rsidR="001705A3" w:rsidRPr="00062827">
        <w:rPr>
          <w:rFonts w:hint="cs"/>
          <w:spacing w:val="-4"/>
          <w:rtl/>
        </w:rPr>
        <w:t xml:space="preserve"> אז</w:t>
      </w:r>
      <w:r w:rsidRPr="00062827">
        <w:rPr>
          <w:rFonts w:hint="cs"/>
          <w:spacing w:val="-4"/>
          <w:rtl/>
        </w:rPr>
        <w:t xml:space="preserve"> במקום הכתיבה</w:t>
      </w:r>
      <w:bookmarkEnd w:id="1341"/>
      <w:bookmarkEnd w:id="1342"/>
    </w:p>
    <w:p w14:paraId="643E78A4" w14:textId="364BBE3D" w:rsidR="00090213" w:rsidRDefault="00B433C9" w:rsidP="00B55EDF">
      <w:pPr>
        <w:rPr>
          <w:rFonts w:ascii="Fb Fontext" w:hAnsi="Fb Fontext"/>
          <w:rtl/>
        </w:rPr>
      </w:pPr>
      <w:r w:rsidRPr="00D1637C">
        <w:rPr>
          <w:rFonts w:ascii="Fb Fontext" w:hAnsi="Fb Fontext" w:cs="PFT_Frank" w:hint="eastAsia"/>
          <w:b/>
          <w:bCs/>
          <w:szCs w:val="14"/>
          <w:rtl/>
        </w:rPr>
        <w:t>גט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שנמצא</w:t>
      </w:r>
      <w:r w:rsidR="00090213">
        <w:rPr>
          <w:rFonts w:ascii="Fb Fontext" w:hAnsi="Fb Fontext" w:hint="cs"/>
          <w:rtl/>
        </w:rPr>
        <w:t>:</w:t>
      </w:r>
      <w:r w:rsidRPr="00C35A2C">
        <w:rPr>
          <w:rFonts w:ascii="Fb Fontext" w:hAnsi="Fb Fontext" w:hint="cs"/>
          <w:rtl/>
        </w:rPr>
        <w:t xml:space="preserve"> </w:t>
      </w:r>
      <w:r w:rsidRPr="006C1E0B">
        <w:rPr>
          <w:rStyle w:val="affff8"/>
          <w:rtl/>
        </w:rPr>
        <w:t>'</w:t>
      </w:r>
      <w:r w:rsidRPr="00A07384">
        <w:rPr>
          <w:rStyle w:val="affff8"/>
          <w:rFonts w:cs="PFT_Frank"/>
          <w:b/>
          <w:bCs/>
          <w:szCs w:val="10"/>
          <w:rtl/>
        </w:rPr>
        <w:t>בסורא</w:t>
      </w:r>
      <w:r w:rsidR="00090213" w:rsidRPr="006C1E0B">
        <w:rPr>
          <w:rStyle w:val="affff8"/>
          <w:rtl/>
        </w:rPr>
        <w:t>,</w:t>
      </w:r>
      <w:r w:rsidRPr="006C1E0B">
        <w:rPr>
          <w:rStyle w:val="affff8"/>
          <w:rtl/>
        </w:rPr>
        <w:t xml:space="preserve"> אנ</w:t>
      </w:r>
      <w:r w:rsidR="00090213" w:rsidRPr="006C1E0B">
        <w:rPr>
          <w:rStyle w:val="affff8"/>
          <w:rFonts w:hint="eastAsia"/>
          <w:rtl/>
        </w:rPr>
        <w:t>י</w:t>
      </w:r>
      <w:r w:rsidRPr="006C1E0B">
        <w:rPr>
          <w:rStyle w:val="affff8"/>
          <w:rtl/>
        </w:rPr>
        <w:t xml:space="preserve"> ענן בר חייא </w:t>
      </w:r>
      <w:r w:rsidR="00090213" w:rsidRPr="00A07384">
        <w:rPr>
          <w:rStyle w:val="affff8"/>
          <w:rFonts w:cs="PFT_Frank" w:hint="eastAsia"/>
          <w:b/>
          <w:bCs/>
          <w:szCs w:val="10"/>
          <w:rtl/>
        </w:rPr>
        <w:t>מ</w:t>
      </w:r>
      <w:r w:rsidRPr="00A07384">
        <w:rPr>
          <w:rStyle w:val="affff8"/>
          <w:rFonts w:cs="PFT_Frank"/>
          <w:b/>
          <w:bCs/>
          <w:szCs w:val="10"/>
          <w:rtl/>
        </w:rPr>
        <w:t>נהרדעא</w:t>
      </w:r>
      <w:r w:rsidR="00090213" w:rsidRPr="006C1E0B">
        <w:rPr>
          <w:rStyle w:val="affff8"/>
          <w:rtl/>
        </w:rPr>
        <w:t>,</w:t>
      </w:r>
      <w:r w:rsidRPr="006C1E0B">
        <w:rPr>
          <w:rStyle w:val="affff8"/>
          <w:rtl/>
        </w:rPr>
        <w:t xml:space="preserve"> </w:t>
      </w:r>
      <w:r w:rsidR="00090213" w:rsidRPr="006C1E0B">
        <w:rPr>
          <w:rStyle w:val="affff8"/>
          <w:rFonts w:hint="eastAsia"/>
          <w:rtl/>
        </w:rPr>
        <w:t>גרשתי</w:t>
      </w:r>
      <w:r w:rsidR="00090213">
        <w:rPr>
          <w:rStyle w:val="affff8"/>
          <w:rFonts w:hint="cs"/>
          <w:rtl/>
        </w:rPr>
        <w:t xml:space="preserve"> פלונית</w:t>
      </w:r>
      <w:r w:rsidRPr="006C1E0B">
        <w:rPr>
          <w:rStyle w:val="affff8"/>
          <w:rtl/>
        </w:rPr>
        <w:t xml:space="preserve"> א</w:t>
      </w:r>
      <w:r w:rsidR="00090213" w:rsidRPr="006C1E0B">
        <w:rPr>
          <w:rStyle w:val="affff8"/>
          <w:rFonts w:hint="eastAsia"/>
          <w:rtl/>
        </w:rPr>
        <w:t>שתי</w:t>
      </w:r>
      <w:r w:rsidRPr="006C1E0B">
        <w:rPr>
          <w:rStyle w:val="affff8"/>
          <w:rtl/>
        </w:rPr>
        <w:t>',</w:t>
      </w:r>
    </w:p>
    <w:p w14:paraId="66131EF5" w14:textId="3EDB430B" w:rsidR="003B5909" w:rsidRDefault="00B433C9" w:rsidP="00B55EDF">
      <w:pPr>
        <w:rPr>
          <w:rStyle w:val="affff5"/>
          <w:rtl/>
        </w:rPr>
      </w:pPr>
      <w:r w:rsidRPr="00A01FF3">
        <w:rPr>
          <w:rStyle w:val="affff5"/>
          <w:rtl/>
        </w:rPr>
        <w:t>בדקו</w:t>
      </w:r>
      <w:r w:rsidRPr="00C35A2C">
        <w:rPr>
          <w:rFonts w:ascii="Fb Fontext" w:hAnsi="Fb Fontext"/>
          <w:rtl/>
        </w:rPr>
        <w:t xml:space="preserve"> מסורא עד נהרדעא, ו</w:t>
      </w:r>
      <w:r w:rsidR="00090213">
        <w:rPr>
          <w:rFonts w:ascii="Fb Fontext" w:hAnsi="Fb Fontext" w:hint="cs"/>
          <w:rtl/>
        </w:rPr>
        <w:t>נמצא</w:t>
      </w:r>
      <w:r w:rsidR="003B5909">
        <w:rPr>
          <w:rFonts w:ascii="Fb Fontext" w:hAnsi="Fb Fontext" w:hint="cs"/>
          <w:rtl/>
        </w:rPr>
        <w:t xml:space="preserve"> בנהרדעא</w:t>
      </w:r>
      <w:r w:rsidRPr="00C35A2C">
        <w:rPr>
          <w:rFonts w:ascii="Fb Fontext" w:hAnsi="Fb Fontext"/>
          <w:rtl/>
        </w:rPr>
        <w:t xml:space="preserve"> </w:t>
      </w:r>
      <w:r w:rsidRPr="00A01FF3">
        <w:rPr>
          <w:rStyle w:val="affff5"/>
          <w:rtl/>
        </w:rPr>
        <w:t>ענן בר חייא</w:t>
      </w:r>
      <w:r w:rsidRPr="00C35A2C">
        <w:rPr>
          <w:rFonts w:ascii="Fb Fontext" w:hAnsi="Fb Fontext"/>
          <w:rtl/>
        </w:rPr>
        <w:t xml:space="preserve"> </w:t>
      </w:r>
      <w:r w:rsidR="003B5909" w:rsidRPr="006C1E0B">
        <w:rPr>
          <w:rStyle w:val="affff8"/>
          <w:rFonts w:hint="eastAsia"/>
          <w:rtl/>
        </w:rPr>
        <w:t>נוסף</w:t>
      </w:r>
      <w:r w:rsidRPr="006C1E0B">
        <w:rPr>
          <w:rtl/>
        </w:rPr>
        <w:t xml:space="preserve"> ח</w:t>
      </w:r>
      <w:r w:rsidR="001705A3">
        <w:rPr>
          <w:rFonts w:hint="cs"/>
          <w:rtl/>
        </w:rPr>
        <w:t>י</w:t>
      </w:r>
      <w:r w:rsidRPr="006C1E0B">
        <w:rPr>
          <w:rtl/>
        </w:rPr>
        <w:t>גר</w:t>
      </w:r>
      <w:r w:rsidR="003B5909" w:rsidRPr="006C1E0B">
        <w:rPr>
          <w:rtl/>
        </w:rPr>
        <w:t>,</w:t>
      </w:r>
    </w:p>
    <w:p w14:paraId="43DD6095" w14:textId="332F6AD7" w:rsidR="00B433C9" w:rsidRDefault="003B5909" w:rsidP="00B55EDF">
      <w:pPr>
        <w:rPr>
          <w:rtl/>
        </w:rPr>
      </w:pPr>
      <w:r>
        <w:rPr>
          <w:rFonts w:ascii="Fb Fontext" w:hAnsi="Fb Fontext" w:hint="cs"/>
          <w:rtl/>
        </w:rPr>
        <w:t>אלא שהעידו</w:t>
      </w:r>
      <w:r w:rsidR="00B433C9" w:rsidRPr="00C35A2C">
        <w:rPr>
          <w:rFonts w:ascii="Fb Fontext" w:hAnsi="Fb Fontext" w:hint="cs"/>
          <w:rtl/>
        </w:rPr>
        <w:t xml:space="preserve"> עדים שיום שנכתב הגט אצלנו היה</w:t>
      </w:r>
      <w:r>
        <w:rPr>
          <w:rFonts w:hint="cs"/>
          <w:rtl/>
        </w:rPr>
        <w:t>,</w:t>
      </w:r>
      <w:r w:rsidRPr="006C1E0B">
        <w:rPr>
          <w:rStyle w:val="affff8"/>
          <w:rtl/>
        </w:rPr>
        <w:t xml:space="preserve"> ולא בסורא.</w:t>
      </w:r>
    </w:p>
    <w:p w14:paraId="6F41BCCA" w14:textId="4261CC93" w:rsidR="003B5909" w:rsidRDefault="00B433C9" w:rsidP="00B55EDF">
      <w:pPr>
        <w:rPr>
          <w:rFonts w:ascii="Fb Fontext" w:hAnsi="Fb Fontext"/>
          <w:sz w:val="32"/>
          <w:rtl/>
        </w:rPr>
      </w:pPr>
      <w:r w:rsidRPr="00A01FF3">
        <w:rPr>
          <w:rStyle w:val="affff5"/>
          <w:rtl/>
        </w:rPr>
        <w:t>אביי</w:t>
      </w:r>
      <w:r w:rsidR="003B5909">
        <w:rPr>
          <w:rStyle w:val="affff5"/>
          <w:rFonts w:hint="cs"/>
          <w:rtl/>
        </w:rPr>
        <w:t>,</w:t>
      </w:r>
      <w:r w:rsidRPr="006C1E0B">
        <w:rPr>
          <w:rStyle w:val="affff5"/>
          <w:rtl/>
        </w:rPr>
        <w:t xml:space="preserve"> אף לדידי</w:t>
      </w:r>
      <w:r w:rsidR="003B5909" w:rsidRPr="006C1E0B">
        <w:rPr>
          <w:rStyle w:val="affff5"/>
          <w:rtl/>
        </w:rPr>
        <w:t>:</w:t>
      </w:r>
      <w:r w:rsidR="00274003">
        <w:rPr>
          <w:rFonts w:ascii="Fb Fontext" w:hAnsi="Fb Fontext"/>
          <w:sz w:val="32"/>
          <w:rtl/>
        </w:rPr>
        <w:t xml:space="preserve">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לא ח</w:t>
      </w:r>
      <w:r w:rsidR="003B590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וש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שי</w:t>
      </w:r>
      <w:r w:rsidR="003B590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ם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שהרי יש עדים</w:t>
      </w:r>
      <w:r w:rsidR="003B5909">
        <w:rPr>
          <w:rFonts w:ascii="Fb Fontext" w:hAnsi="Fb Fontext" w:hint="cs"/>
          <w:sz w:val="32"/>
          <w:rtl/>
        </w:rPr>
        <w:t>.</w:t>
      </w:r>
    </w:p>
    <w:p w14:paraId="0891322F" w14:textId="0D1B4E98" w:rsidR="00B433C9" w:rsidRPr="000978D6" w:rsidRDefault="00B433C9" w:rsidP="00290EE5">
      <w:pPr>
        <w:rPr>
          <w:rFonts w:ascii="Fb Fontext" w:hAnsi="Fb Fontext"/>
          <w:spacing w:val="-2"/>
          <w:rtl/>
        </w:rPr>
      </w:pPr>
      <w:r w:rsidRPr="00A01FF3">
        <w:rPr>
          <w:rStyle w:val="affff5"/>
          <w:rtl/>
        </w:rPr>
        <w:t>רבא</w:t>
      </w:r>
      <w:r w:rsidR="003B5909">
        <w:rPr>
          <w:rFonts w:ascii="Fb Fontext" w:hAnsi="Fb Fontext" w:hint="cs"/>
          <w:spacing w:val="-2"/>
          <w:rtl/>
        </w:rPr>
        <w:t>,</w:t>
      </w:r>
      <w:r w:rsidRPr="006C1E0B">
        <w:rPr>
          <w:rStyle w:val="affff5"/>
          <w:rtl/>
        </w:rPr>
        <w:t xml:space="preserve"> אף לדידי</w:t>
      </w:r>
      <w:r w:rsidR="003B5909">
        <w:rPr>
          <w:rStyle w:val="affff5"/>
          <w:rFonts w:hint="cs"/>
          <w:rtl/>
        </w:rPr>
        <w:t>:</w:t>
      </w:r>
      <w:r w:rsidRPr="006C1E0B">
        <w:rPr>
          <w:rStyle w:val="affff5"/>
          <w:rtl/>
        </w:rPr>
        <w:t xml:space="preserve"> </w:t>
      </w:r>
      <w:r w:rsidRPr="00D1637C">
        <w:rPr>
          <w:rFonts w:ascii="Fb Fontext" w:hAnsi="Fb Fontext" w:cs="PFT_Frank"/>
          <w:b/>
          <w:bCs/>
          <w:spacing w:val="-2"/>
          <w:szCs w:val="14"/>
          <w:rtl/>
        </w:rPr>
        <w:t>ח</w:t>
      </w:r>
      <w:r w:rsidR="003B5909"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וש</w:t>
      </w:r>
      <w:r w:rsidRPr="00D1637C">
        <w:rPr>
          <w:rFonts w:ascii="Fb Fontext" w:hAnsi="Fb Fontext" w:cs="PFT_Frank"/>
          <w:b/>
          <w:bCs/>
          <w:spacing w:val="-2"/>
          <w:szCs w:val="14"/>
          <w:rtl/>
        </w:rPr>
        <w:t>שי</w:t>
      </w:r>
      <w:r w:rsidR="003B5909"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ם</w:t>
      </w:r>
      <w:r w:rsidRPr="000978D6">
        <w:rPr>
          <w:rFonts w:ascii="Fb Fontext" w:hAnsi="Fb Fontext"/>
          <w:spacing w:val="-2"/>
          <w:rtl/>
        </w:rPr>
        <w:t xml:space="preserve">, </w:t>
      </w:r>
      <w:r w:rsidR="003B5909">
        <w:rPr>
          <w:rFonts w:ascii="Fb Fontext" w:hAnsi="Fb Fontext" w:hint="cs"/>
          <w:spacing w:val="-2"/>
          <w:rtl/>
        </w:rPr>
        <w:t xml:space="preserve">בא </w:t>
      </w:r>
      <w:r w:rsidRPr="000978D6">
        <w:rPr>
          <w:rFonts w:ascii="Fb Fontext" w:hAnsi="Fb Fontext" w:hint="cs"/>
          <w:spacing w:val="-2"/>
          <w:rtl/>
        </w:rPr>
        <w:t xml:space="preserve">בגמל פורח </w:t>
      </w:r>
      <w:r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או</w:t>
      </w:r>
      <w:r w:rsidRPr="000978D6">
        <w:rPr>
          <w:rFonts w:ascii="Fb Fontext" w:hAnsi="Fb Fontext" w:hint="cs"/>
          <w:spacing w:val="-2"/>
          <w:rtl/>
        </w:rPr>
        <w:t xml:space="preserve"> בקפיצה,</w:t>
      </w:r>
      <w:r w:rsidR="003B5909">
        <w:rPr>
          <w:rFonts w:ascii="Fb Fontext" w:hAnsi="Fb Fontext" w:hint="cs"/>
          <w:spacing w:val="-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2"/>
          <w:szCs w:val="14"/>
          <w:rtl/>
        </w:rPr>
        <w:t>או</w:t>
      </w:r>
      <w:r w:rsidRPr="000978D6">
        <w:rPr>
          <w:rFonts w:ascii="Fb Fontext" w:hAnsi="Fb Fontext" w:hint="cs"/>
          <w:spacing w:val="-2"/>
          <w:rtl/>
        </w:rPr>
        <w:t xml:space="preserve"> </w:t>
      </w:r>
      <w:r w:rsidR="003B5909">
        <w:rPr>
          <w:rFonts w:ascii="Fb Fontext" w:hAnsi="Fb Fontext" w:hint="cs"/>
          <w:spacing w:val="-2"/>
          <w:rtl/>
        </w:rPr>
        <w:t>ציוה ל</w:t>
      </w:r>
      <w:r w:rsidRPr="000978D6">
        <w:rPr>
          <w:rFonts w:ascii="Fb Fontext" w:hAnsi="Fb Fontext" w:hint="cs"/>
          <w:spacing w:val="-2"/>
          <w:rtl/>
        </w:rPr>
        <w:t>שליח</w:t>
      </w:r>
      <w:r w:rsidR="003B5909">
        <w:rPr>
          <w:rFonts w:ascii="Fb Fontext" w:hAnsi="Fb Fontext" w:hint="cs"/>
          <w:spacing w:val="-2"/>
          <w:rtl/>
        </w:rPr>
        <w:t xml:space="preserve"> בנהרדעא שיכתוב בסורא, </w:t>
      </w:r>
      <w:r w:rsidR="003B5909" w:rsidRPr="006C1E0B">
        <w:rPr>
          <w:rStyle w:val="affff8"/>
          <w:rFonts w:hint="eastAsia"/>
          <w:rtl/>
        </w:rPr>
        <w:t>וכתב</w:t>
      </w:r>
      <w:r w:rsidR="003B5909" w:rsidRPr="006C1E0B">
        <w:rPr>
          <w:rStyle w:val="affff8"/>
          <w:rtl/>
        </w:rPr>
        <w:t xml:space="preserve"> </w:t>
      </w:r>
      <w:r w:rsidR="003B5909">
        <w:rPr>
          <w:rStyle w:val="affff8"/>
          <w:rFonts w:hint="cs"/>
          <w:rtl/>
        </w:rPr>
        <w:t>'בסורא'</w:t>
      </w:r>
      <w:r w:rsidR="003B5909" w:rsidRPr="006C1E0B">
        <w:rPr>
          <w:rStyle w:val="affff8"/>
          <w:rtl/>
        </w:rPr>
        <w:t xml:space="preserve"> </w:t>
      </w:r>
      <w:r w:rsidR="003B5909" w:rsidRPr="00A07384">
        <w:rPr>
          <w:rStyle w:val="affff8"/>
          <w:rFonts w:cs="PFT_Frank" w:hint="eastAsia"/>
          <w:b/>
          <w:bCs/>
          <w:szCs w:val="10"/>
          <w:rtl/>
        </w:rPr>
        <w:t>דלא</w:t>
      </w:r>
      <w:r w:rsidR="003B5909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3B5909" w:rsidRPr="00A07384">
        <w:rPr>
          <w:rStyle w:val="affff8"/>
          <w:rFonts w:cs="PFT_Frank" w:hint="eastAsia"/>
          <w:b/>
          <w:bCs/>
          <w:szCs w:val="10"/>
          <w:rtl/>
        </w:rPr>
        <w:t>לתחזי</w:t>
      </w:r>
      <w:r w:rsidR="003B5909"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="003B5909" w:rsidRPr="00A07384">
        <w:rPr>
          <w:rStyle w:val="affff8"/>
          <w:rFonts w:cs="PFT_Frank" w:hint="eastAsia"/>
          <w:b/>
          <w:bCs/>
          <w:szCs w:val="10"/>
          <w:rtl/>
        </w:rPr>
        <w:t>כשיקרא</w:t>
      </w:r>
      <w:r w:rsidR="003B5909" w:rsidRPr="006C1E0B">
        <w:rPr>
          <w:rStyle w:val="affff8"/>
          <w:rtl/>
        </w:rPr>
        <w:t>.</w:t>
      </w:r>
    </w:p>
    <w:p w14:paraId="0E626CEF" w14:textId="495D301F" w:rsidR="00290EE5" w:rsidRPr="00062827" w:rsidRDefault="00290EE5" w:rsidP="00615A60">
      <w:pPr>
        <w:pStyle w:val="affff2"/>
        <w:rPr>
          <w:spacing w:val="-4"/>
          <w:rtl/>
        </w:rPr>
      </w:pPr>
      <w:bookmarkStart w:id="1343" w:name="_Toc119173239"/>
      <w:bookmarkStart w:id="1344" w:name="_Toc119230333"/>
      <w:r w:rsidRPr="00062827">
        <w:rPr>
          <w:rFonts w:hint="cs"/>
          <w:spacing w:val="-4"/>
          <w:rtl/>
        </w:rPr>
        <w:t>פסק ההלכה</w:t>
      </w:r>
      <w:r w:rsidR="00B433C9" w:rsidRPr="00062827">
        <w:rPr>
          <w:spacing w:val="-4"/>
          <w:rtl/>
        </w:rPr>
        <w:t xml:space="preserve"> </w:t>
      </w:r>
      <w:r w:rsidRPr="00062827">
        <w:rPr>
          <w:rFonts w:hint="cs"/>
          <w:spacing w:val="-4"/>
          <w:rtl/>
        </w:rPr>
        <w:t>ב'פיקדון ד</w:t>
      </w:r>
      <w:r w:rsidR="00B433C9" w:rsidRPr="00062827">
        <w:rPr>
          <w:spacing w:val="-4"/>
          <w:rtl/>
        </w:rPr>
        <w:t>שומשמי</w:t>
      </w:r>
      <w:r w:rsidRPr="00062827">
        <w:rPr>
          <w:rFonts w:hint="cs"/>
          <w:spacing w:val="-4"/>
          <w:rtl/>
        </w:rPr>
        <w:t xml:space="preserve">ן' </w:t>
      </w:r>
      <w:r w:rsidRPr="00062827">
        <w:rPr>
          <w:rStyle w:val="affff8"/>
          <w:rFonts w:cs="PFT_Frank" w:hint="eastAsia"/>
          <w:spacing w:val="-4"/>
          <w:rtl/>
        </w:rPr>
        <w:t>אם</w:t>
      </w:r>
      <w:r w:rsidRPr="00062827">
        <w:rPr>
          <w:rStyle w:val="affff8"/>
          <w:rFonts w:cs="PFT_Frank"/>
          <w:spacing w:val="-4"/>
          <w:rtl/>
        </w:rPr>
        <w:t xml:space="preserve"> </w:t>
      </w:r>
      <w:r w:rsidRPr="00062827">
        <w:rPr>
          <w:rStyle w:val="affff8"/>
          <w:rFonts w:cs="PFT_Frank" w:hint="eastAsia"/>
          <w:spacing w:val="-4"/>
          <w:rtl/>
        </w:rPr>
        <w:t>חוששים</w:t>
      </w:r>
      <w:r w:rsidRPr="00062827">
        <w:rPr>
          <w:rStyle w:val="affff8"/>
          <w:rFonts w:cs="PFT_Frank"/>
          <w:spacing w:val="-4"/>
          <w:rtl/>
        </w:rPr>
        <w:t xml:space="preserve"> </w:t>
      </w:r>
      <w:r w:rsidRPr="00062827">
        <w:rPr>
          <w:rStyle w:val="affff8"/>
          <w:rFonts w:cs="PFT_Frank" w:hint="eastAsia"/>
          <w:spacing w:val="-4"/>
          <w:rtl/>
        </w:rPr>
        <w:t>שפינן</w:t>
      </w:r>
      <w:r w:rsidRPr="00062827">
        <w:rPr>
          <w:rStyle w:val="affff8"/>
          <w:rFonts w:cs="PFT_Frank"/>
          <w:spacing w:val="-4"/>
          <w:rtl/>
        </w:rPr>
        <w:t xml:space="preserve"> </w:t>
      </w:r>
      <w:r w:rsidRPr="00062827">
        <w:rPr>
          <w:rStyle w:val="affff8"/>
          <w:rFonts w:cs="PFT_Frank" w:hint="eastAsia"/>
          <w:spacing w:val="-4"/>
          <w:rtl/>
        </w:rPr>
        <w:t>והחזירן</w:t>
      </w:r>
      <w:bookmarkEnd w:id="1343"/>
      <w:bookmarkEnd w:id="1344"/>
    </w:p>
    <w:p w14:paraId="158E518D" w14:textId="468EC626" w:rsidR="00B433C9" w:rsidRPr="00C35A2C" w:rsidRDefault="00B433C9" w:rsidP="00B55EDF">
      <w:pPr>
        <w:rPr>
          <w:rtl/>
        </w:rPr>
      </w:pPr>
      <w:r w:rsidRPr="00A01FF3">
        <w:rPr>
          <w:rStyle w:val="affff5"/>
          <w:rtl/>
        </w:rPr>
        <w:t>ר</w:t>
      </w:r>
      <w:r w:rsidR="00290EE5">
        <w:rPr>
          <w:rStyle w:val="affff5"/>
          <w:rFonts w:hint="cs"/>
          <w:rtl/>
        </w:rPr>
        <w:t>'</w:t>
      </w:r>
      <w:r w:rsidRPr="00A01FF3">
        <w:rPr>
          <w:rStyle w:val="affff5"/>
          <w:rtl/>
        </w:rPr>
        <w:t xml:space="preserve"> יימר:</w:t>
      </w:r>
      <w:r w:rsidRPr="00C35A2C">
        <w:rPr>
          <w:rFonts w:ascii="Fb Fontext" w:hAnsi="Fb Fontext"/>
          <w:sz w:val="32"/>
          <w:rtl/>
        </w:rPr>
        <w:t xml:space="preserve"> לא ח</w:t>
      </w:r>
      <w:r w:rsidR="00290EE5">
        <w:rPr>
          <w:rFonts w:ascii="Fb Fontext" w:hAnsi="Fb Fontext" w:hint="cs"/>
          <w:sz w:val="32"/>
          <w:rtl/>
        </w:rPr>
        <w:t>ו</w:t>
      </w:r>
      <w:r w:rsidRPr="00C35A2C">
        <w:rPr>
          <w:rFonts w:ascii="Fb Fontext" w:hAnsi="Fb Fontext"/>
          <w:sz w:val="32"/>
          <w:rtl/>
        </w:rPr>
        <w:t>ש</w:t>
      </w:r>
      <w:r w:rsidR="00290EE5">
        <w:rPr>
          <w:rFonts w:ascii="Fb Fontext" w:hAnsi="Fb Fontext" w:hint="cs"/>
          <w:sz w:val="32"/>
          <w:rtl/>
        </w:rPr>
        <w:t>ש</w:t>
      </w:r>
      <w:r w:rsidRPr="00C35A2C">
        <w:rPr>
          <w:rFonts w:ascii="Fb Fontext" w:hAnsi="Fb Fontext"/>
          <w:sz w:val="32"/>
          <w:rtl/>
        </w:rPr>
        <w:t>י</w:t>
      </w:r>
      <w:r w:rsidR="00290EE5">
        <w:rPr>
          <w:rFonts w:ascii="Fb Fontext" w:hAnsi="Fb Fontext" w:hint="cs"/>
          <w:sz w:val="32"/>
          <w:rtl/>
        </w:rPr>
        <w:t>ם</w:t>
      </w:r>
      <w:r w:rsidRPr="00C35A2C">
        <w:rPr>
          <w:rFonts w:ascii="Fb Fontext" w:hAnsi="Fb Fontext"/>
          <w:sz w:val="32"/>
          <w:rtl/>
        </w:rPr>
        <w:t xml:space="preserve">, </w:t>
      </w:r>
      <w:r w:rsidR="00290EE5">
        <w:rPr>
          <w:rStyle w:val="affff5"/>
          <w:rtl/>
        </w:rPr>
        <w:tab/>
      </w:r>
      <w:r w:rsidR="00290EE5">
        <w:rPr>
          <w:rStyle w:val="affff5"/>
          <w:rtl/>
        </w:rPr>
        <w:tab/>
      </w:r>
      <w:r w:rsidR="00290EE5">
        <w:rPr>
          <w:rStyle w:val="affff5"/>
          <w:rtl/>
        </w:rPr>
        <w:tab/>
      </w:r>
      <w:r w:rsidR="00290EE5">
        <w:rPr>
          <w:rStyle w:val="affff5"/>
          <w:rtl/>
        </w:rPr>
        <w:tab/>
      </w:r>
      <w:r w:rsidR="00290EE5">
        <w:rPr>
          <w:rStyle w:val="affff5"/>
          <w:rtl/>
        </w:rPr>
        <w:tab/>
      </w:r>
      <w:r w:rsidR="00290EE5">
        <w:rPr>
          <w:rStyle w:val="affff5"/>
          <w:rtl/>
        </w:rPr>
        <w:tab/>
      </w:r>
      <w:r w:rsidR="00290EE5">
        <w:rPr>
          <w:rStyle w:val="affff5"/>
          <w:rtl/>
        </w:rPr>
        <w:tab/>
      </w:r>
      <w:r w:rsidR="00290EE5">
        <w:rPr>
          <w:rStyle w:val="affff5"/>
          <w:rFonts w:hint="cs"/>
          <w:rtl/>
        </w:rPr>
        <w:t xml:space="preserve"> </w:t>
      </w:r>
      <w:r w:rsidRPr="00A01FF3">
        <w:rPr>
          <w:rStyle w:val="affff5"/>
          <w:rtl/>
        </w:rPr>
        <w:t>רבינא</w:t>
      </w:r>
      <w:r w:rsidRPr="00A01FF3">
        <w:rPr>
          <w:rStyle w:val="affff5"/>
          <w:rFonts w:hint="cs"/>
          <w:rtl/>
        </w:rPr>
        <w:t>: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>ח</w:t>
      </w:r>
      <w:r w:rsidR="00290EE5">
        <w:rPr>
          <w:rFonts w:ascii="Fb Fontext" w:hAnsi="Fb Fontext" w:hint="cs"/>
          <w:sz w:val="32"/>
          <w:rtl/>
        </w:rPr>
        <w:t>וש</w:t>
      </w:r>
      <w:r w:rsidRPr="00C35A2C">
        <w:rPr>
          <w:rFonts w:ascii="Fb Fontext" w:hAnsi="Fb Fontext"/>
          <w:sz w:val="32"/>
          <w:rtl/>
        </w:rPr>
        <w:t>ש</w:t>
      </w:r>
      <w:r w:rsidR="00290EE5">
        <w:rPr>
          <w:rFonts w:ascii="Fb Fontext" w:hAnsi="Fb Fontext" w:hint="cs"/>
          <w:sz w:val="32"/>
          <w:rtl/>
        </w:rPr>
        <w:t>ים</w:t>
      </w:r>
      <w:r w:rsidR="00290EE5">
        <w:rPr>
          <w:rFonts w:hint="cs"/>
          <w:rtl/>
        </w:rPr>
        <w:t xml:space="preserve">, </w:t>
      </w:r>
      <w:r w:rsidR="00290EE5" w:rsidRPr="00D1637C">
        <w:rPr>
          <w:rFonts w:cs="PFT_Frank" w:hint="eastAsia"/>
          <w:b/>
          <w:bCs/>
          <w:szCs w:val="14"/>
          <w:rtl/>
        </w:rPr>
        <w:t>וכן</w:t>
      </w:r>
      <w:r w:rsidR="00290EE5" w:rsidRPr="00D1637C">
        <w:rPr>
          <w:rFonts w:cs="PFT_Frank"/>
          <w:b/>
          <w:bCs/>
          <w:szCs w:val="14"/>
          <w:rtl/>
        </w:rPr>
        <w:t xml:space="preserve"> </w:t>
      </w:r>
      <w:r w:rsidR="00290EE5" w:rsidRPr="00D1637C">
        <w:rPr>
          <w:rFonts w:cs="PFT_Frank" w:hint="eastAsia"/>
          <w:b/>
          <w:bCs/>
          <w:szCs w:val="14"/>
          <w:rtl/>
        </w:rPr>
        <w:t>הלכה</w:t>
      </w:r>
      <w:r w:rsidR="00290EE5">
        <w:rPr>
          <w:rFonts w:hint="cs"/>
          <w:rtl/>
        </w:rPr>
        <w:t>.</w:t>
      </w:r>
    </w:p>
    <w:p w14:paraId="68DBE88D" w14:textId="548B1C77" w:rsidR="00B433C9" w:rsidRPr="00135227" w:rsidRDefault="00B433C9" w:rsidP="007C50EB">
      <w:pPr>
        <w:pStyle w:val="afff4"/>
        <w:rPr>
          <w:rStyle w:val="afff1"/>
          <w:rFonts w:ascii="Fb Fontext" w:hAnsi="Fb Fontext"/>
          <w:b/>
          <w:bCs w:val="0"/>
          <w:rtl/>
        </w:rPr>
      </w:pPr>
      <w:ins w:id="10016" w:author="מספור קטעי משנה" w:date="2026-10-06T06:45:58Z">
        <w:r>
          <w:rPr>
            <w:rStyle w:val="MisparKeta"/>
          </w:rPr>
          <w:t xml:space="preserve">א. </w:t>
        </w:r>
      </w:ins>
      <w:bookmarkStart w:id="1345" w:name="_Toc119173240"/>
      <w:bookmarkStart w:id="1346" w:name="_Toc119230334"/>
      <w:r w:rsidRPr="00135227">
        <w:rPr>
          <w:rStyle w:val="afff1"/>
          <w:rFonts w:ascii="Fb Fontext" w:hAnsi="Fb Fontext"/>
          <w:b/>
          <w:bCs w:val="0"/>
          <w:rtl/>
        </w:rPr>
        <w:t>קטטה בינו לבינה</w:t>
      </w:r>
      <w:r w:rsidR="00470AFD">
        <w:rPr>
          <w:rStyle w:val="afff1"/>
          <w:rFonts w:ascii="Fb Fontext" w:hAnsi="Fb Fontext" w:hint="cs"/>
          <w:b/>
          <w:bCs w:val="0"/>
          <w:rtl/>
        </w:rPr>
        <w:t>.. -</w:t>
      </w:r>
      <w:r w:rsidRPr="00135227">
        <w:rPr>
          <w:rStyle w:val="afff1"/>
          <w:rFonts w:ascii="Fb Fontext" w:hAnsi="Fb Fontext"/>
          <w:b/>
          <w:bCs w:val="0"/>
          <w:rtl/>
        </w:rPr>
        <w:t xml:space="preserve"> אינה נאמנת.</w:t>
      </w:r>
      <w:bookmarkEnd w:id="1345"/>
      <w:bookmarkEnd w:id="1346"/>
    </w:p>
    <w:p w14:paraId="7909201F" w14:textId="4D25A2D7" w:rsidR="00470AFD" w:rsidRDefault="00470AFD" w:rsidP="00470AFD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מ</w:t>
      </w:r>
      <w:r w:rsidR="00B433C9" w:rsidRPr="00A01FF3">
        <w:rPr>
          <w:rStyle w:val="affff5"/>
          <w:rFonts w:hint="cs"/>
          <w:rtl/>
        </w:rPr>
        <w:t>ש</w:t>
      </w:r>
      <w:r>
        <w:rPr>
          <w:rStyle w:val="affff5"/>
          <w:rFonts w:hint="cs"/>
          <w:rtl/>
        </w:rPr>
        <w:t>מואל</w:t>
      </w:r>
      <w:r w:rsidR="00B433C9" w:rsidRPr="00A01FF3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ש</w:t>
      </w:r>
      <w:r w:rsidR="00B433C9" w:rsidRPr="00C35A2C">
        <w:rPr>
          <w:rFonts w:ascii="Fb Fontext" w:hAnsi="Fb Fontext"/>
          <w:sz w:val="32"/>
          <w:rtl/>
        </w:rPr>
        <w:t>א</w:t>
      </w:r>
      <w:r>
        <w:rPr>
          <w:rFonts w:ascii="Fb Fontext" w:hAnsi="Fb Fontext" w:hint="cs"/>
          <w:sz w:val="32"/>
          <w:rtl/>
        </w:rPr>
        <w:t>מרה</w:t>
      </w:r>
      <w:r w:rsidR="00B433C9" w:rsidRPr="00C35A2C">
        <w:rPr>
          <w:rFonts w:ascii="Fb Fontext" w:hAnsi="Fb Fontext"/>
          <w:sz w:val="32"/>
          <w:rtl/>
        </w:rPr>
        <w:t xml:space="preserve"> ל</w:t>
      </w:r>
      <w:r>
        <w:rPr>
          <w:rFonts w:ascii="Fb Fontext" w:hAnsi="Fb Fontext" w:hint="cs"/>
          <w:sz w:val="32"/>
          <w:rtl/>
        </w:rPr>
        <w:t>ו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>גירשתני</w:t>
      </w:r>
      <w:r w:rsidR="00B433C9" w:rsidRPr="00C35A2C">
        <w:rPr>
          <w:rFonts w:ascii="Fb Fontext" w:hAnsi="Fb Fontext" w:hint="cs"/>
          <w:rtl/>
        </w:rPr>
        <w:t xml:space="preserve"> בפני פלוני ופלוני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 w:hint="cs"/>
          <w:rtl/>
        </w:rPr>
        <w:t xml:space="preserve"> ו</w:t>
      </w:r>
      <w:r>
        <w:rPr>
          <w:rFonts w:ascii="Fb Fontext" w:hAnsi="Fb Fontext" w:hint="cs"/>
          <w:rtl/>
        </w:rPr>
        <w:t>נמצא שקר.</w:t>
      </w:r>
    </w:p>
    <w:p w14:paraId="2D1561AE" w14:textId="3A6E5556" w:rsidR="00B433C9" w:rsidRPr="00C35A2C" w:rsidRDefault="00470AFD" w:rsidP="006C1E0B">
      <w:pPr>
        <w:rPr>
          <w:rFonts w:ascii="Fb Fontext" w:hAnsi="Fb Fontext" w:cs="Guttman Vilna"/>
          <w:b/>
          <w:bCs/>
          <w:sz w:val="32"/>
          <w:rtl/>
        </w:rPr>
      </w:pPr>
      <w:r>
        <w:rPr>
          <w:rStyle w:val="affff5"/>
          <w:rFonts w:hint="cs"/>
          <w:rtl/>
        </w:rPr>
        <w:t>הטעם,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Pr="006C1E0B">
        <w:rPr>
          <w:rStyle w:val="affff5"/>
          <w:rFonts w:hint="eastAsia"/>
          <w:rtl/>
        </w:rPr>
        <w:t>ל</w:t>
      </w:r>
      <w:r w:rsidR="00B433C9" w:rsidRPr="00470AFD">
        <w:rPr>
          <w:rStyle w:val="affff5"/>
          <w:rFonts w:hint="cs"/>
          <w:rtl/>
        </w:rPr>
        <w:t>ר</w:t>
      </w:r>
      <w:r w:rsidR="00B433C9" w:rsidRPr="00A01FF3">
        <w:rPr>
          <w:rStyle w:val="affff5"/>
          <w:rtl/>
        </w:rPr>
        <w:t>"</w:t>
      </w:r>
      <w:r w:rsidR="00B433C9" w:rsidRPr="00A01FF3">
        <w:rPr>
          <w:rStyle w:val="affff5"/>
          <w:rFonts w:hint="cs"/>
          <w:rtl/>
        </w:rPr>
        <w:t>ח</w:t>
      </w:r>
      <w:r w:rsidR="00B433C9" w:rsidRPr="00A01FF3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משק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רת</w:t>
      </w:r>
      <w:r w:rsidR="00B433C9" w:rsidRPr="00C35A2C">
        <w:rPr>
          <w:rFonts w:ascii="Fb Fontext" w:hAnsi="Fb Fontext"/>
          <w:sz w:val="32"/>
          <w:rtl/>
        </w:rPr>
        <w:t xml:space="preserve">, </w:t>
      </w:r>
      <w:r w:rsidR="00B433C9" w:rsidRPr="00A01FF3">
        <w:rPr>
          <w:rStyle w:val="affff5"/>
          <w:rFonts w:hint="cs"/>
          <w:rtl/>
        </w:rPr>
        <w:t>רשבר</w:t>
      </w:r>
      <w:r w:rsidR="00B433C9" w:rsidRPr="00A01FF3">
        <w:rPr>
          <w:rStyle w:val="affff5"/>
          <w:rtl/>
        </w:rPr>
        <w:t>"</w:t>
      </w:r>
      <w:r w:rsidR="00B433C9" w:rsidRPr="00A01FF3">
        <w:rPr>
          <w:rStyle w:val="affff5"/>
          <w:rFonts w:hint="cs"/>
          <w:rtl/>
        </w:rPr>
        <w:t>א</w:t>
      </w:r>
      <w:r w:rsidR="00B433C9" w:rsidRPr="00A01FF3">
        <w:rPr>
          <w:rStyle w:val="affff5"/>
          <w:rtl/>
        </w:rPr>
        <w:t xml:space="preserve">: </w:t>
      </w:r>
      <w:r>
        <w:rPr>
          <w:rFonts w:ascii="Fb Fontext" w:hAnsi="Fb Fontext" w:hint="cs"/>
          <w:sz w:val="32"/>
          <w:rtl/>
        </w:rPr>
        <w:t>'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בדדמי</w:t>
      </w:r>
      <w:r>
        <w:rPr>
          <w:rFonts w:ascii="Fb Fontext" w:hAnsi="Fb Fontext" w:hint="cs"/>
          <w:sz w:val="32"/>
          <w:rtl/>
        </w:rPr>
        <w:t>'</w:t>
      </w:r>
      <w:r>
        <w:rPr>
          <w:rFonts w:cs="PFT_Frank" w:hint="cs"/>
          <w:bCs/>
          <w:spacing w:val="-2"/>
          <w:szCs w:val="12"/>
          <w:rtl/>
        </w:rPr>
        <w:t>,</w:t>
      </w:r>
      <w:r>
        <w:rPr>
          <w:rFonts w:ascii="Fb Fontext" w:hAnsi="Fb Fontext" w:hint="cs"/>
          <w:sz w:val="32"/>
          <w:rtl/>
        </w:rPr>
        <w:t xml:space="preserve"> </w:t>
      </w:r>
      <w:r w:rsidRPr="006C1E0B">
        <w:rPr>
          <w:rStyle w:val="affff5"/>
          <w:rFonts w:hint="eastAsia"/>
          <w:rtl/>
        </w:rPr>
        <w:t>נפ</w:t>
      </w:r>
      <w:r w:rsidRPr="006C1E0B">
        <w:rPr>
          <w:rStyle w:val="affff5"/>
          <w:rtl/>
        </w:rPr>
        <w:t>"מ: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כשהוא ה</w:t>
      </w:r>
      <w:r w:rsidR="00B433C9" w:rsidRPr="00C35A2C">
        <w:rPr>
          <w:rFonts w:ascii="Fb Fontext" w:hAnsi="Fb Fontext"/>
          <w:sz w:val="32"/>
          <w:rtl/>
        </w:rPr>
        <w:t>רגיל.</w:t>
      </w:r>
    </w:p>
    <w:p w14:paraId="28511A8B" w14:textId="77777777" w:rsidR="00B433C9" w:rsidRDefault="00B433C9" w:rsidP="008E65FC">
      <w:pPr>
        <w:pStyle w:val="aff7"/>
        <w:framePr w:wrap="around"/>
        <w:rPr>
          <w:rStyle w:val="afff1"/>
          <w:rFonts w:ascii="Fb Fontext" w:hAnsi="Fb Fontext"/>
          <w:bCs w:val="0"/>
          <w:rtl/>
        </w:rPr>
      </w:pPr>
      <w:r w:rsidRPr="00C35A2C">
        <w:rPr>
          <w:rStyle w:val="afff1"/>
          <w:rFonts w:ascii="Fb Fontext" w:hAnsi="Fb Fontext" w:hint="cs"/>
          <w:rtl/>
        </w:rPr>
        <w:t>קטז:</w:t>
      </w:r>
    </w:p>
    <w:p w14:paraId="4186F4C1" w14:textId="3E50195E" w:rsidR="00470AFD" w:rsidRDefault="00B433C9" w:rsidP="00615A60">
      <w:pPr>
        <w:pStyle w:val="affff2"/>
        <w:rPr>
          <w:rtl/>
        </w:rPr>
      </w:pPr>
      <w:bookmarkStart w:id="1347" w:name="_Toc119173241"/>
      <w:bookmarkStart w:id="1348" w:name="_Toc119230335"/>
      <w:r w:rsidRPr="00A01FF3">
        <w:rPr>
          <w:rStyle w:val="affff5"/>
          <w:rtl/>
        </w:rPr>
        <w:t>איבעיא:</w:t>
      </w:r>
      <w:r w:rsidRPr="00C35A2C">
        <w:rPr>
          <w:rtl/>
        </w:rPr>
        <w:t xml:space="preserve"> עד אחד בקטטה</w:t>
      </w:r>
      <w:bookmarkEnd w:id="1347"/>
      <w:bookmarkEnd w:id="1348"/>
    </w:p>
    <w:p w14:paraId="1F845EC0" w14:textId="77777777" w:rsidR="00470AFD" w:rsidRPr="007F1DCB" w:rsidRDefault="00470AFD" w:rsidP="00470AFD">
      <w:pPr>
        <w:rPr>
          <w:rtl/>
        </w:rPr>
      </w:pPr>
      <w:r w:rsidRPr="00D1637C">
        <w:rPr>
          <w:rFonts w:cs="PFT_Frank" w:hint="eastAsia"/>
          <w:bCs/>
          <w:szCs w:val="14"/>
          <w:rtl/>
        </w:rPr>
        <w:t>אם</w:t>
      </w:r>
      <w:r w:rsidRPr="006B3885">
        <w:rPr>
          <w:b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נאמנות</w:t>
      </w:r>
      <w:r w:rsidRPr="006B3885">
        <w:rPr>
          <w:rtl/>
        </w:rPr>
        <w:t xml:space="preserve"> </w:t>
      </w:r>
      <w:r>
        <w:rPr>
          <w:rFonts w:hint="cs"/>
          <w:rtl/>
        </w:rPr>
        <w:t>'</w:t>
      </w:r>
      <w:r w:rsidRPr="007F1DCB">
        <w:rPr>
          <w:rtl/>
        </w:rPr>
        <w:t>עד אחד</w:t>
      </w:r>
      <w:r>
        <w:rPr>
          <w:rFonts w:hint="cs"/>
          <w:rtl/>
        </w:rPr>
        <w:t>'</w:t>
      </w:r>
      <w:r w:rsidRPr="007F1DCB">
        <w:rPr>
          <w:rtl/>
        </w:rPr>
        <w:t xml:space="preserve"> - </w:t>
      </w:r>
      <w:r>
        <w:rPr>
          <w:rFonts w:hint="cs"/>
          <w:rtl/>
        </w:rPr>
        <w:t>שעשוי</w:t>
      </w:r>
      <w:r w:rsidRPr="007F1DCB">
        <w:rPr>
          <w:rtl/>
        </w:rPr>
        <w:t xml:space="preserve"> להתגלות</w:t>
      </w:r>
      <w:r>
        <w:rPr>
          <w:rFonts w:hint="cs"/>
          <w:rtl/>
        </w:rPr>
        <w:t xml:space="preserve"> לא משקר</w:t>
      </w:r>
      <w:r w:rsidRPr="007F1DCB">
        <w:rPr>
          <w:rtl/>
        </w:rPr>
        <w:t>,</w:t>
      </w:r>
    </w:p>
    <w:p w14:paraId="5694B8EE" w14:textId="74306FB2" w:rsidR="00B433C9" w:rsidRPr="00C35A2C" w:rsidRDefault="00470AFD" w:rsidP="006C1E0B">
      <w:pPr>
        <w:rPr>
          <w:rFonts w:ascii="Fb Fontext" w:hAnsi="Fb Fontext" w:cs="Guttman Vilna"/>
          <w:b/>
          <w:bCs/>
          <w:sz w:val="32"/>
          <w:rtl/>
        </w:rPr>
      </w:pPr>
      <w:r w:rsidRPr="00D1637C">
        <w:rPr>
          <w:rFonts w:cs="PFT_Frank" w:hint="eastAsia"/>
          <w:b/>
          <w:bCs/>
          <w:szCs w:val="14"/>
          <w:rtl/>
        </w:rPr>
        <w:t>או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משום</w:t>
      </w:r>
      <w:r>
        <w:rPr>
          <w:rFonts w:hint="cs"/>
          <w:rtl/>
        </w:rPr>
        <w:t xml:space="preserve"> - </w:t>
      </w:r>
      <w:r w:rsidRPr="006B3885">
        <w:rPr>
          <w:rtl/>
        </w:rPr>
        <w:t>דהיא דייקא</w:t>
      </w:r>
      <w:r>
        <w:rPr>
          <w:rFonts w:hint="cs"/>
          <w:rtl/>
        </w:rPr>
        <w:t>,</w:t>
      </w:r>
      <w:r w:rsidRPr="006B3885">
        <w:rPr>
          <w:rtl/>
        </w:rPr>
        <w:t xml:space="preserve"> א</w:t>
      </w:r>
      <w:r>
        <w:rPr>
          <w:rFonts w:hint="cs"/>
          <w:rtl/>
        </w:rPr>
        <w:t>בל</w:t>
      </w:r>
      <w:r w:rsidRPr="006B3885">
        <w:rPr>
          <w:rtl/>
        </w:rPr>
        <w:t xml:space="preserve"> </w:t>
      </w:r>
      <w:r>
        <w:rPr>
          <w:rFonts w:hint="cs"/>
          <w:rtl/>
        </w:rPr>
        <w:t xml:space="preserve">כאן </w:t>
      </w:r>
      <w:r w:rsidR="00B433C9" w:rsidRPr="00C35A2C">
        <w:rPr>
          <w:rFonts w:ascii="Fb Fontext" w:hAnsi="Fb Fontext" w:hint="cs"/>
          <w:sz w:val="32"/>
          <w:rtl/>
        </w:rPr>
        <w:t xml:space="preserve">שיש </w:t>
      </w:r>
      <w:r w:rsidR="00B433C9" w:rsidRPr="00C35A2C">
        <w:rPr>
          <w:rFonts w:ascii="Fb Fontext" w:hAnsi="Fb Fontext"/>
          <w:sz w:val="32"/>
          <w:rtl/>
        </w:rPr>
        <w:t>קטטה לא דייקא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6C1E0B">
        <w:rPr>
          <w:rtl/>
        </w:rPr>
        <w:t>תיקו</w:t>
      </w:r>
      <w:r w:rsidR="00B433C9" w:rsidRPr="00D1637C">
        <w:rPr>
          <w:rFonts w:cs="PFT_Frank"/>
          <w:b/>
          <w:bCs/>
          <w:szCs w:val="14"/>
          <w:rtl/>
        </w:rPr>
        <w:t>.</w:t>
      </w:r>
    </w:p>
    <w:p w14:paraId="3CE4538B" w14:textId="667B76BC" w:rsidR="00B433C9" w:rsidRPr="00C35A2C" w:rsidRDefault="00B433C9" w:rsidP="007C50EB">
      <w:pPr>
        <w:pStyle w:val="afff4"/>
        <w:rPr>
          <w:rStyle w:val="afff1"/>
          <w:bCs w:val="0"/>
          <w:rtl/>
        </w:rPr>
      </w:pPr>
      <w:ins w:id="10017" w:author="מספור קטעי משנה" w:date="2026-10-06T06:45:58Z">
        <w:r>
          <w:rPr>
            <w:rStyle w:val="MisparKeta"/>
          </w:rPr>
          <w:t xml:space="preserve">א. </w:t>
        </w:r>
      </w:ins>
      <w:bookmarkStart w:id="1349" w:name="_Toc119173242"/>
      <w:bookmarkStart w:id="1350" w:name="_Toc119230336"/>
      <w:r w:rsidRPr="00C35A2C">
        <w:rPr>
          <w:rStyle w:val="afff1"/>
          <w:rFonts w:hint="cs"/>
          <w:bCs w:val="0"/>
          <w:rtl/>
        </w:rPr>
        <w:lastRenderedPageBreak/>
        <w:t>ר</w:t>
      </w:r>
      <w:r w:rsidRPr="00C35A2C">
        <w:rPr>
          <w:rStyle w:val="afff1"/>
          <w:bCs w:val="0"/>
          <w:rtl/>
        </w:rPr>
        <w:t>"</w:t>
      </w:r>
      <w:r w:rsidRPr="00C35A2C">
        <w:rPr>
          <w:rStyle w:val="afff1"/>
          <w:rFonts w:hint="cs"/>
          <w:bCs w:val="0"/>
          <w:rtl/>
        </w:rPr>
        <w:t>י</w:t>
      </w:r>
      <w:r w:rsidRPr="00C35A2C">
        <w:rPr>
          <w:rStyle w:val="afff1"/>
          <w:bCs w:val="0"/>
          <w:rtl/>
        </w:rPr>
        <w:t xml:space="preserve">: </w:t>
      </w:r>
      <w:r w:rsidR="00675A4F">
        <w:rPr>
          <w:rStyle w:val="afff1"/>
          <w:rFonts w:hint="cs"/>
          <w:bCs w:val="0"/>
          <w:rtl/>
        </w:rPr>
        <w:t>נאמנת רק</w:t>
      </w:r>
      <w:r w:rsidRPr="00C35A2C">
        <w:rPr>
          <w:rStyle w:val="afff1"/>
          <w:bCs w:val="0"/>
          <w:rtl/>
        </w:rPr>
        <w:t xml:space="preserve"> </w:t>
      </w:r>
      <w:r w:rsidR="00675A4F">
        <w:rPr>
          <w:rStyle w:val="afff1"/>
          <w:rFonts w:hint="cs"/>
          <w:bCs w:val="0"/>
          <w:rtl/>
        </w:rPr>
        <w:t>כש</w:t>
      </w:r>
      <w:r w:rsidRPr="00C35A2C">
        <w:rPr>
          <w:rStyle w:val="afff1"/>
          <w:bCs w:val="0"/>
          <w:rtl/>
        </w:rPr>
        <w:t>בוכה ובגדיה קרועין.</w:t>
      </w:r>
      <w:r w:rsidR="00675A4F">
        <w:rPr>
          <w:rStyle w:val="afff1"/>
          <w:rFonts w:hint="cs"/>
          <w:bCs w:val="0"/>
          <w:rtl/>
        </w:rPr>
        <w:t>.</w:t>
      </w:r>
      <w:bookmarkEnd w:id="1349"/>
      <w:bookmarkEnd w:id="1350"/>
    </w:p>
    <w:p w14:paraId="77C4695B" w14:textId="53E74435" w:rsidR="00675A4F" w:rsidRDefault="00B433C9" w:rsidP="00B55EDF">
      <w:pPr>
        <w:rPr>
          <w:rFonts w:ascii="Fb Fontext" w:hAnsi="Fb Fontext"/>
          <w:sz w:val="32"/>
          <w:rtl/>
        </w:rPr>
      </w:pPr>
      <w:r w:rsidRPr="00A01FF3">
        <w:rPr>
          <w:rStyle w:val="affff5"/>
          <w:rtl/>
        </w:rPr>
        <w:t>א"</w:t>
      </w:r>
      <w:r w:rsidRPr="00A01FF3">
        <w:rPr>
          <w:rStyle w:val="affff5"/>
          <w:rFonts w:hint="cs"/>
          <w:rtl/>
        </w:rPr>
        <w:t>ל</w:t>
      </w:r>
      <w:r w:rsidRPr="00A01FF3">
        <w:rPr>
          <w:rStyle w:val="affff5"/>
          <w:rtl/>
        </w:rPr>
        <w:t xml:space="preserve"> לר"</w:t>
      </w:r>
      <w:r w:rsidRPr="00A01FF3">
        <w:rPr>
          <w:rStyle w:val="affff5"/>
          <w:rFonts w:hint="cs"/>
          <w:rtl/>
        </w:rPr>
        <w:t>י</w:t>
      </w:r>
      <w:r w:rsidRPr="00A01FF3">
        <w:rPr>
          <w:rStyle w:val="affff5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לדבריך, פקחת תנשא, שוטה לא</w:t>
      </w:r>
      <w:r w:rsidR="00675A4F">
        <w:rPr>
          <w:rFonts w:ascii="Fb Fontext" w:hAnsi="Fb Fontext" w:hint="cs"/>
          <w:sz w:val="32"/>
          <w:rtl/>
        </w:rPr>
        <w:t>?</w:t>
      </w:r>
      <w:r w:rsidRPr="00C35A2C">
        <w:rPr>
          <w:rFonts w:ascii="Fb Fontext" w:hAnsi="Fb Fontext"/>
          <w:sz w:val="32"/>
          <w:rtl/>
        </w:rPr>
        <w:t>!</w:t>
      </w:r>
      <w:r w:rsidR="00B73677">
        <w:rPr>
          <w:rFonts w:ascii="Fb Fontext" w:hAnsi="Fb Fontext" w:hint="cs"/>
          <w:sz w:val="32"/>
          <w:rtl/>
        </w:rPr>
        <w:t xml:space="preserve"> </w:t>
      </w:r>
      <w:r w:rsidR="00B73677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אלא</w:t>
      </w:r>
      <w:r w:rsidR="00B73677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B73677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זו</w:t>
      </w:r>
      <w:r w:rsidR="00B73677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B73677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וזו</w:t>
      </w:r>
      <w:r w:rsidR="00B73677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B73677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תנשא</w:t>
      </w:r>
      <w:r w:rsidR="00B73677">
        <w:rPr>
          <w:rFonts w:ascii="Fb Fontext" w:hAnsi="Fb Fontext" w:hint="cs"/>
          <w:sz w:val="32"/>
          <w:rtl/>
        </w:rPr>
        <w:t>.</w:t>
      </w:r>
    </w:p>
    <w:p w14:paraId="1A958D8F" w14:textId="115E5520" w:rsidR="00B433C9" w:rsidRPr="00C35A2C" w:rsidRDefault="00675A4F" w:rsidP="006C1E0B">
      <w:pPr>
        <w:rPr>
          <w:b/>
        </w:rPr>
      </w:pPr>
      <w:r w:rsidRPr="006C1E0B">
        <w:rPr>
          <w:rFonts w:hint="eastAsia"/>
          <w:b/>
          <w:rtl/>
        </w:rPr>
        <w:t>מעשה</w:t>
      </w:r>
      <w:r w:rsidR="00B433C9" w:rsidRPr="006C1E0B">
        <w:rPr>
          <w:b/>
          <w:rtl/>
        </w:rPr>
        <w:t xml:space="preserve"> </w:t>
      </w:r>
      <w:r w:rsidRPr="006C1E0B">
        <w:rPr>
          <w:rFonts w:hint="eastAsia"/>
          <w:b/>
          <w:rtl/>
        </w:rPr>
        <w:t>שבאה</w:t>
      </w:r>
      <w:r w:rsidR="00B433C9" w:rsidRPr="00A01FF3">
        <w:rPr>
          <w:rStyle w:val="affff5"/>
          <w:rtl/>
        </w:rPr>
        <w:t xml:space="preserve"> לב"</w:t>
      </w:r>
      <w:r w:rsidR="00B433C9" w:rsidRPr="00A01FF3">
        <w:rPr>
          <w:rStyle w:val="affff5"/>
          <w:rFonts w:hint="cs"/>
          <w:rtl/>
        </w:rPr>
        <w:t>ד</w:t>
      </w:r>
      <w:r w:rsidR="00B433C9" w:rsidRPr="00A01FF3">
        <w:rPr>
          <w:rStyle w:val="affff5"/>
          <w:rtl/>
        </w:rPr>
        <w:t xml:space="preserve"> דר"</w:t>
      </w:r>
      <w:r w:rsidR="00B433C9" w:rsidRPr="00A01FF3">
        <w:rPr>
          <w:rStyle w:val="affff5"/>
          <w:rFonts w:hint="cs"/>
          <w:rtl/>
        </w:rPr>
        <w:t>י</w:t>
      </w:r>
      <w:r w:rsidR="00B433C9" w:rsidRPr="00A01FF3">
        <w:rPr>
          <w:rStyle w:val="affff5"/>
          <w:rtl/>
        </w:rPr>
        <w:t>, אמר</w:t>
      </w:r>
      <w:r>
        <w:rPr>
          <w:rStyle w:val="affff5"/>
          <w:rFonts w:hint="cs"/>
          <w:rtl/>
        </w:rPr>
        <w:t>ו</w:t>
      </w:r>
      <w:r w:rsidR="00B433C9" w:rsidRPr="00A01FF3">
        <w:rPr>
          <w:rStyle w:val="affff5"/>
          <w:rtl/>
        </w:rPr>
        <w:t xml:space="preserve"> לה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C35A2C">
        <w:rPr>
          <w:rtl/>
        </w:rPr>
        <w:t>ספדי בעלך</w:t>
      </w:r>
      <w:r>
        <w:rPr>
          <w:rFonts w:hint="cs"/>
          <w:rtl/>
        </w:rPr>
        <w:t>..'</w:t>
      </w:r>
      <w:r w:rsidR="00B433C9" w:rsidRPr="00C35A2C">
        <w:rPr>
          <w:rtl/>
        </w:rPr>
        <w:t xml:space="preserve"> </w:t>
      </w:r>
      <w:r>
        <w:rPr>
          <w:rStyle w:val="affff5"/>
          <w:rFonts w:hint="cs"/>
          <w:rtl/>
        </w:rPr>
        <w:t>ש</w:t>
      </w:r>
      <w:r w:rsidR="00B433C9" w:rsidRPr="006C1E0B">
        <w:rPr>
          <w:rStyle w:val="affff5"/>
          <w:rFonts w:hint="eastAsia"/>
          <w:rtl/>
        </w:rPr>
        <w:t>הם</w:t>
      </w:r>
      <w:r w:rsidR="00B433C9" w:rsidRPr="006C1E0B">
        <w:rPr>
          <w:rStyle w:val="affff5"/>
          <w:rtl/>
        </w:rPr>
        <w:t xml:space="preserve"> </w:t>
      </w:r>
      <w:r w:rsidRPr="006C1E0B">
        <w:rPr>
          <w:rStyle w:val="affff5"/>
          <w:rFonts w:hint="eastAsia"/>
          <w:rtl/>
        </w:rPr>
        <w:t>סברו</w:t>
      </w:r>
      <w:r w:rsidR="00B433C9" w:rsidRPr="006C1E0B">
        <w:rPr>
          <w:rStyle w:val="affff5"/>
          <w:rtl/>
        </w:rPr>
        <w:t xml:space="preserve"> </w:t>
      </w:r>
      <w:r w:rsidR="00B433C9" w:rsidRPr="00B73677">
        <w:rPr>
          <w:rStyle w:val="affff5"/>
          <w:rFonts w:hint="cs"/>
          <w:rtl/>
        </w:rPr>
        <w:t>כרבנן</w:t>
      </w:r>
      <w:r w:rsidRPr="00B73677">
        <w:rPr>
          <w:rStyle w:val="affff5"/>
          <w:rFonts w:hint="cs"/>
          <w:rtl/>
        </w:rPr>
        <w:t>.</w:t>
      </w:r>
      <w:r w:rsidR="00B433C9" w:rsidRPr="00A01FF3">
        <w:rPr>
          <w:rStyle w:val="affff5"/>
          <w:rFonts w:hint="cs"/>
          <w:rtl/>
        </w:rPr>
        <w:t xml:space="preserve"> </w:t>
      </w:r>
    </w:p>
    <w:p>
      <w:pPr>
        <w:pStyle w:val="MishnaBatzad"/>
        <w:rPr>
          <w:ins w:id="20625" w:author="קלוד" w:date="2026-10-06T10:10:48Z"/>
        </w:rPr>
      </w:pPr>
      <w:ins w:id="20624" w:author="קלוד" w:date="2026-10-06T10:10:48Z">
        <w:r>
          <w:t xml:space="preserve">משנה ב</w:t>
        </w:r>
      </w:ins>
    </w:p>
    <w:p w14:paraId="76645DCB" w14:textId="126D4A83" w:rsidR="00B433C9" w:rsidRPr="00C35A2C" w:rsidRDefault="00B433C9" w:rsidP="007C50EB">
      <w:pPr>
        <w:pStyle w:val="affc"/>
        <w:rPr>
          <w:b/>
          <w:rtl/>
        </w:rPr>
      </w:pPr>
      <w:r w:rsidRPr="00CB7F8B">
        <w:rPr>
          <w:rStyle w:val="affffa"/>
          <w:rtl/>
        </w:rPr>
        <w:t>ב</w:t>
      </w:r>
      <w:r w:rsidR="00B73677">
        <w:rPr>
          <w:rStyle w:val="affffa"/>
          <w:rFonts w:hint="cs"/>
          <w:rtl/>
        </w:rPr>
        <w:t>"</w:t>
      </w:r>
      <w:r w:rsidRPr="00CB7F8B">
        <w:rPr>
          <w:rStyle w:val="affffa"/>
          <w:rtl/>
        </w:rPr>
        <w:t>ה:</w:t>
      </w:r>
      <w:r w:rsidRPr="003057AC">
        <w:rPr>
          <w:rStyle w:val="affffc"/>
          <w:rtl/>
        </w:rPr>
        <w:t xml:space="preserve"> </w:t>
      </w:r>
      <w:r w:rsidR="00B73677" w:rsidRPr="003057AC">
        <w:rPr>
          <w:rStyle w:val="affffc"/>
          <w:rFonts w:hint="cs"/>
          <w:rtl/>
        </w:rPr>
        <w:t>רק</w:t>
      </w:r>
      <w:r w:rsidRPr="003057AC">
        <w:rPr>
          <w:rStyle w:val="affffc"/>
          <w:rtl/>
        </w:rPr>
        <w:t xml:space="preserve"> באה מהקציר, באותה מדינה</w:t>
      </w:r>
      <w:r w:rsidR="00B73677">
        <w:rPr>
          <w:rFonts w:hint="cs"/>
          <w:b/>
          <w:rtl/>
        </w:rPr>
        <w:t xml:space="preserve"> -</w:t>
      </w:r>
      <w:r w:rsidRPr="00C35A2C">
        <w:rPr>
          <w:b/>
          <w:rtl/>
        </w:rPr>
        <w:t xml:space="preserve"> כמעשה שהיה.</w:t>
      </w:r>
    </w:p>
    <w:p w14:paraId="6851450A" w14:textId="020FD372" w:rsidR="00B73677" w:rsidRDefault="00B433C9" w:rsidP="007C50EB">
      <w:pPr>
        <w:pStyle w:val="affc"/>
        <w:rPr>
          <w:b/>
          <w:rtl/>
        </w:rPr>
      </w:pPr>
      <w:r w:rsidRPr="00CB7F8B">
        <w:rPr>
          <w:rStyle w:val="affffa"/>
          <w:rtl/>
        </w:rPr>
        <w:t>ב</w:t>
      </w:r>
      <w:r w:rsidR="00B73677">
        <w:rPr>
          <w:rStyle w:val="affffa"/>
          <w:rFonts w:hint="cs"/>
          <w:rtl/>
        </w:rPr>
        <w:t>"</w:t>
      </w:r>
      <w:r w:rsidRPr="00CB7F8B">
        <w:rPr>
          <w:rStyle w:val="affffa"/>
          <w:rtl/>
        </w:rPr>
        <w:t>ש:</w:t>
      </w:r>
      <w:r w:rsidRPr="00C35A2C">
        <w:rPr>
          <w:b/>
          <w:rtl/>
        </w:rPr>
        <w:t xml:space="preserve"> אחת מהקציר, אחת מהזיתים, אחת מהבציר,</w:t>
      </w:r>
    </w:p>
    <w:p w14:paraId="036F3EF5" w14:textId="70FEACA4" w:rsidR="00B433C9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t>ואחת ממדינה למדינה</w:t>
      </w:r>
      <w:r w:rsidR="00B73677">
        <w:rPr>
          <w:rFonts w:hint="cs"/>
          <w:b/>
          <w:rtl/>
        </w:rPr>
        <w:t xml:space="preserve"> -</w:t>
      </w:r>
      <w:r w:rsidRPr="00C35A2C">
        <w:rPr>
          <w:b/>
          <w:rtl/>
        </w:rPr>
        <w:t xml:space="preserve"> לא דברו </w:t>
      </w:r>
      <w:r w:rsidRPr="006C1E0B">
        <w:rPr>
          <w:rStyle w:val="affffa"/>
          <w:rtl/>
        </w:rPr>
        <w:t>חכמים</w:t>
      </w:r>
      <w:r w:rsidRPr="00C35A2C">
        <w:rPr>
          <w:b/>
          <w:rtl/>
        </w:rPr>
        <w:t xml:space="preserve"> בקציר אלא בהווה.</w:t>
      </w:r>
    </w:p>
    <w:p w14:paraId="64460EE0" w14:textId="1C2CC210" w:rsidR="00B433C9" w:rsidRDefault="00B433C9" w:rsidP="006C1E0B">
      <w:pPr>
        <w:pStyle w:val="affff9"/>
        <w:jc w:val="center"/>
        <w:rPr>
          <w:rtl/>
        </w:rPr>
      </w:pPr>
      <w:r>
        <w:rPr>
          <w:rtl/>
        </w:rPr>
        <w:t xml:space="preserve">חזרו </w:t>
      </w:r>
      <w:r>
        <w:rPr>
          <w:rStyle w:val="TanaiHaMishna"/>
          <w:rtl/>
          <w:rPrChange w:id="20355" w:author="קלוד" w:date="2026-10-06T10:10:48Z">
            <w:rPr>
              <w:rtl/>
            </w:rPr>
          </w:rPrChange>
        </w:rPr>
        <w:t xml:space="preserve">בית הלל</w:t>
      </w:r>
      <w:r>
        <w:rPr>
          <w:rtl/>
        </w:rPr>
        <w:t xml:space="preserve"> להורות כבית שמאי.</w:t>
      </w:r>
    </w:p>
    <w:p w14:paraId="6EB58E40" w14:textId="3A19FB46" w:rsidR="00B433C9" w:rsidRDefault="00B73677" w:rsidP="00B55EDF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טענת</w:t>
      </w:r>
      <w:r w:rsidR="00B433C9" w:rsidRPr="00A01FF3">
        <w:rPr>
          <w:rStyle w:val="affff5"/>
          <w:rtl/>
        </w:rPr>
        <w:t xml:space="preserve"> </w:t>
      </w:r>
      <w:r w:rsidR="00B433C9" w:rsidRPr="00A01FF3">
        <w:rPr>
          <w:rStyle w:val="affff5"/>
          <w:rFonts w:hint="cs"/>
          <w:rtl/>
        </w:rPr>
        <w:t>ב</w:t>
      </w:r>
      <w:r w:rsidR="00B433C9" w:rsidRPr="00A01FF3">
        <w:rPr>
          <w:rStyle w:val="affff5"/>
          <w:rtl/>
        </w:rPr>
        <w:t>"</w:t>
      </w:r>
      <w:r w:rsidR="00B433C9" w:rsidRPr="00A01FF3">
        <w:rPr>
          <w:rStyle w:val="affff5"/>
          <w:rFonts w:hint="cs"/>
          <w:rtl/>
        </w:rPr>
        <w:t>ש</w:t>
      </w:r>
      <w:r w:rsidR="00B433C9" w:rsidRPr="00A01FF3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לדבריכם, </w:t>
      </w:r>
      <w:r>
        <w:rPr>
          <w:rFonts w:ascii="Fb Fontext" w:hAnsi="Fb Fontext" w:hint="cs"/>
          <w:sz w:val="32"/>
          <w:rtl/>
        </w:rPr>
        <w:t>רק</w:t>
      </w:r>
      <w:r w:rsidR="00B433C9" w:rsidRPr="00C35A2C">
        <w:rPr>
          <w:rFonts w:ascii="Fb Fontext" w:hAnsi="Fb Fontext"/>
          <w:sz w:val="32"/>
          <w:rtl/>
        </w:rPr>
        <w:t xml:space="preserve"> קציר חטים, קציר שעורים מנין? </w:t>
      </w:r>
    </w:p>
    <w:p w14:paraId="31A19509" w14:textId="3EB4EB84" w:rsidR="00B433C9" w:rsidRDefault="00B433C9" w:rsidP="00B55EDF">
      <w:pPr>
        <w:rPr>
          <w:rFonts w:ascii="Fb Fontext" w:hAnsi="Fb Fontext"/>
          <w:sz w:val="32"/>
          <w:rtl/>
        </w:rPr>
      </w:pPr>
      <w:r w:rsidRPr="00A01FF3">
        <w:rPr>
          <w:rStyle w:val="affff5"/>
          <w:rtl/>
        </w:rPr>
        <w:t>אלא</w:t>
      </w:r>
      <w:r w:rsidR="00B73677">
        <w:rPr>
          <w:rStyle w:val="affff5"/>
          <w:rFonts w:hint="cs"/>
          <w:rtl/>
        </w:rPr>
        <w:t>:</w:t>
      </w:r>
      <w:r w:rsidRPr="00A01FF3">
        <w:rPr>
          <w:rStyle w:val="affff5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>מעשה בקציר וה</w:t>
      </w:r>
      <w:r w:rsidR="00B73677">
        <w:rPr>
          <w:rFonts w:ascii="Fb Fontext" w:hAnsi="Fb Fontext" w:hint="cs"/>
          <w:sz w:val="32"/>
          <w:rtl/>
        </w:rPr>
        <w:t>"</w:t>
      </w:r>
      <w:r w:rsidRPr="00C35A2C">
        <w:rPr>
          <w:rFonts w:ascii="Fb Fontext" w:hAnsi="Fb Fontext"/>
          <w:sz w:val="32"/>
          <w:rtl/>
        </w:rPr>
        <w:t>ה כול</w:t>
      </w:r>
      <w:r w:rsidR="00B73677">
        <w:rPr>
          <w:rFonts w:ascii="Fb Fontext" w:hAnsi="Fb Fontext" w:hint="cs"/>
          <w:sz w:val="32"/>
          <w:rtl/>
        </w:rPr>
        <w:t xml:space="preserve">ם </w:t>
      </w:r>
      <w:r w:rsidR="00B73677" w:rsidRPr="006C1E0B">
        <w:rPr>
          <w:rStyle w:val="affff8"/>
          <w:rFonts w:hint="eastAsia"/>
          <w:rtl/>
        </w:rPr>
        <w:t>בוצר</w:t>
      </w:r>
      <w:r w:rsidR="0091749D">
        <w:rPr>
          <w:rStyle w:val="affff8"/>
          <w:rFonts w:hint="cs"/>
          <w:rtl/>
        </w:rPr>
        <w:t>..</w:t>
      </w:r>
      <w:r w:rsidRPr="00C35A2C">
        <w:rPr>
          <w:rFonts w:ascii="Fb Fontext" w:hAnsi="Fb Fontext"/>
          <w:sz w:val="32"/>
          <w:rtl/>
        </w:rPr>
        <w:t xml:space="preserve"> </w:t>
      </w:r>
      <w:r w:rsidR="0091749D">
        <w:rPr>
          <w:rFonts w:ascii="Fb Fontext" w:hAnsi="Fb Fontext" w:hint="cs"/>
          <w:sz w:val="32"/>
          <w:rtl/>
        </w:rPr>
        <w:t xml:space="preserve">- </w:t>
      </w:r>
      <w:r w:rsidR="00B73677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כ</w:t>
      </w:r>
      <w:r w:rsidR="0091749D" w:rsidRPr="00D1637C">
        <w:rPr>
          <w:rFonts w:ascii="Fb Fontext" w:hAnsi="Fb Fontext" w:cs="PFT_Frank" w:hint="cs"/>
          <w:b/>
          <w:bCs/>
          <w:sz w:val="32"/>
          <w:szCs w:val="14"/>
          <w:rtl/>
        </w:rPr>
        <w:t>ך</w:t>
      </w:r>
      <w:r w:rsidR="00274003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91749D" w:rsidRPr="00D1637C">
        <w:rPr>
          <w:rFonts w:ascii="Fb Fontext" w:hAnsi="Fb Fontext" w:cs="PFT_Frank" w:hint="cs"/>
          <w:b/>
          <w:bCs/>
          <w:sz w:val="32"/>
          <w:szCs w:val="14"/>
          <w:rtl/>
        </w:rPr>
        <w:t>גם מ</w:t>
      </w:r>
      <w:r w:rsidR="00B73677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מדינה</w:t>
      </w:r>
      <w:r w:rsidR="00B73677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B73677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למדינה</w:t>
      </w:r>
      <w:r w:rsidR="00B73677">
        <w:rPr>
          <w:rFonts w:ascii="Fb Fontext" w:hAnsi="Fb Fontext" w:hint="cs"/>
          <w:sz w:val="32"/>
          <w:rtl/>
        </w:rPr>
        <w:t>.</w:t>
      </w:r>
    </w:p>
    <w:p w14:paraId="20B426EC" w14:textId="364DB445" w:rsidR="00B73677" w:rsidRDefault="00B73677" w:rsidP="00B55EDF">
      <w:pPr>
        <w:rPr>
          <w:rFonts w:ascii="Fb Fontext" w:hAnsi="Fb Fontext"/>
          <w:spacing w:val="-6"/>
          <w:rtl/>
        </w:rPr>
      </w:pPr>
      <w:r>
        <w:rPr>
          <w:rStyle w:val="affff5"/>
          <w:rFonts w:hint="cs"/>
          <w:rtl/>
        </w:rPr>
        <w:t xml:space="preserve">טעם </w:t>
      </w:r>
      <w:r w:rsidR="00B433C9" w:rsidRPr="00A01FF3">
        <w:rPr>
          <w:rStyle w:val="affff5"/>
          <w:rFonts w:hint="cs"/>
          <w:rtl/>
        </w:rPr>
        <w:t>ב</w:t>
      </w:r>
      <w:r w:rsidR="00B433C9" w:rsidRPr="00A01FF3">
        <w:rPr>
          <w:rStyle w:val="affff5"/>
          <w:rtl/>
        </w:rPr>
        <w:t>"</w:t>
      </w:r>
      <w:r w:rsidR="00B433C9" w:rsidRPr="00A01FF3">
        <w:rPr>
          <w:rStyle w:val="affff5"/>
          <w:rFonts w:hint="cs"/>
          <w:rtl/>
        </w:rPr>
        <w:t>ה</w:t>
      </w:r>
      <w:r>
        <w:rPr>
          <w:rStyle w:val="affff5"/>
          <w:rFonts w:hint="cs"/>
          <w:rtl/>
        </w:rPr>
        <w:t>:</w:t>
      </w:r>
      <w:r>
        <w:rPr>
          <w:rFonts w:ascii="Fb Fontext" w:hAnsi="Fb Fontext" w:hint="cs"/>
          <w:spacing w:val="-6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pacing w:val="-6"/>
          <w:szCs w:val="14"/>
          <w:rtl/>
        </w:rPr>
        <w:t>אותה מדינה</w:t>
      </w:r>
      <w:r w:rsidR="00B433C9" w:rsidRPr="000978D6">
        <w:rPr>
          <w:rFonts w:ascii="Fb Fontext" w:hAnsi="Fb Fontext"/>
          <w:spacing w:val="-6"/>
          <w:rtl/>
        </w:rPr>
        <w:t xml:space="preserve"> </w:t>
      </w:r>
      <w:r>
        <w:rPr>
          <w:rFonts w:ascii="Fb Fontext" w:hAnsi="Fb Fontext" w:hint="cs"/>
          <w:spacing w:val="-6"/>
          <w:rtl/>
        </w:rPr>
        <w:t xml:space="preserve">- </w:t>
      </w:r>
      <w:r w:rsidR="00B433C9" w:rsidRPr="000978D6">
        <w:rPr>
          <w:rFonts w:ascii="Fb Fontext" w:hAnsi="Fb Fontext"/>
          <w:spacing w:val="-6"/>
          <w:rtl/>
        </w:rPr>
        <w:t>שכיחי אינשי</w:t>
      </w:r>
      <w:r>
        <w:rPr>
          <w:rFonts w:ascii="Fb Fontext" w:hAnsi="Fb Fontext" w:hint="cs"/>
          <w:spacing w:val="-6"/>
          <w:rtl/>
        </w:rPr>
        <w:t>,</w:t>
      </w:r>
      <w:r w:rsidR="00B433C9" w:rsidRPr="000978D6">
        <w:rPr>
          <w:rFonts w:ascii="Fb Fontext" w:hAnsi="Fb Fontext"/>
          <w:spacing w:val="-6"/>
          <w:rtl/>
        </w:rPr>
        <w:t xml:space="preserve"> </w:t>
      </w:r>
      <w:r>
        <w:rPr>
          <w:rFonts w:ascii="Fb Fontext" w:hAnsi="Fb Fontext" w:hint="cs"/>
          <w:spacing w:val="-6"/>
          <w:rtl/>
        </w:rPr>
        <w:t>ומפחדת לשקר.</w:t>
      </w:r>
    </w:p>
    <w:p w14:paraId="262C72A5" w14:textId="1B6FEF94" w:rsidR="00B433C9" w:rsidRPr="00BB47D5" w:rsidRDefault="00BB47D5" w:rsidP="00BB47D5">
      <w:pPr>
        <w:ind w:firstLine="113"/>
        <w:rPr>
          <w:rFonts w:ascii="FrankRuehl" w:hAnsi="FrankRuehl"/>
          <w:rtl/>
        </w:rPr>
      </w:pPr>
      <w:r>
        <w:rPr>
          <w:rStyle w:val="affff5"/>
          <w:rFonts w:hint="cs"/>
          <w:rtl/>
        </w:rPr>
        <w:t xml:space="preserve">  </w:t>
      </w:r>
      <w:r w:rsidR="00B433C9" w:rsidRPr="00A01FF3">
        <w:rPr>
          <w:rStyle w:val="affff5"/>
          <w:rFonts w:hint="cs"/>
          <w:rtl/>
        </w:rPr>
        <w:t>וב</w:t>
      </w:r>
      <w:r w:rsidR="00B433C9" w:rsidRPr="00A01FF3">
        <w:rPr>
          <w:rStyle w:val="affff5"/>
          <w:rtl/>
        </w:rPr>
        <w:t>"</w:t>
      </w:r>
      <w:r w:rsidR="00B433C9" w:rsidRPr="00A01FF3">
        <w:rPr>
          <w:rStyle w:val="affff5"/>
          <w:rFonts w:hint="cs"/>
          <w:rtl/>
        </w:rPr>
        <w:t>ש</w:t>
      </w:r>
      <w:r w:rsidR="0091749D">
        <w:rPr>
          <w:rStyle w:val="affff5"/>
          <w:rFonts w:hint="cs"/>
          <w:rtl/>
        </w:rPr>
        <w:t>:</w:t>
      </w:r>
      <w:r w:rsidR="00274003">
        <w:rPr>
          <w:rStyle w:val="affff5"/>
          <w:rtl/>
        </w:rPr>
        <w:t xml:space="preserve"> </w:t>
      </w:r>
      <w:r w:rsidR="00CB7F8B">
        <w:rPr>
          <w:rFonts w:hint="cs"/>
          <w:rtl/>
        </w:rPr>
        <w:t>שיירות מצויות</w:t>
      </w:r>
      <w:r w:rsidR="00B433C9" w:rsidRPr="00C35A2C">
        <w:rPr>
          <w:rtl/>
        </w:rPr>
        <w:t>.</w:t>
      </w:r>
    </w:p>
    <w:p w14:paraId="1236F17F" w14:textId="2575162D" w:rsidR="00B433C9" w:rsidRPr="00C35A2C" w:rsidRDefault="0091749D" w:rsidP="00565071">
      <w:pPr>
        <w:rPr>
          <w:rFonts w:ascii="Fb Fontext" w:hAnsi="Fb Fontext"/>
          <w:rtl/>
        </w:rPr>
      </w:pPr>
      <w:bookmarkStart w:id="1351" w:name="_Toc119173243"/>
      <w:bookmarkStart w:id="1352" w:name="_Toc119230337"/>
      <w:r w:rsidRPr="00565071">
        <w:rPr>
          <w:rStyle w:val="affff3"/>
          <w:rFonts w:hint="eastAsia"/>
          <w:rtl/>
        </w:rPr>
        <w:t>המעשה</w:t>
      </w:r>
      <w:r w:rsidRPr="00565071">
        <w:rPr>
          <w:rStyle w:val="affff3"/>
          <w:rtl/>
        </w:rPr>
        <w:t xml:space="preserve"> </w:t>
      </w:r>
      <w:r w:rsidRPr="00565071">
        <w:rPr>
          <w:rStyle w:val="affff3"/>
          <w:rFonts w:hint="eastAsia"/>
          <w:rtl/>
        </w:rPr>
        <w:t>שהיה</w:t>
      </w:r>
      <w:bookmarkEnd w:id="1351"/>
      <w:bookmarkEnd w:id="1352"/>
      <w:r w:rsidR="00565071">
        <w:rPr>
          <w:rFonts w:hint="cs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סוף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קציר חטין הי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ה</w:t>
      </w:r>
      <w:r w:rsidR="00B433C9" w:rsidRPr="00C35A2C">
        <w:rPr>
          <w:rFonts w:ascii="Fb Fontext" w:hAnsi="Fb Fontext"/>
          <w:sz w:val="32"/>
          <w:rtl/>
        </w:rPr>
        <w:t xml:space="preserve">, הלכו </w:t>
      </w:r>
      <w:r>
        <w:rPr>
          <w:rFonts w:ascii="Fb Fontext" w:hAnsi="Fb Fontext" w:hint="cs"/>
          <w:sz w:val="32"/>
          <w:rtl/>
        </w:rPr>
        <w:t>י'</w:t>
      </w:r>
      <w:r w:rsidR="00B433C9" w:rsidRPr="00C35A2C">
        <w:rPr>
          <w:rFonts w:ascii="Fb Fontext" w:hAnsi="Fb Fontext"/>
          <w:sz w:val="32"/>
          <w:rtl/>
        </w:rPr>
        <w:t xml:space="preserve"> בנ</w:t>
      </w:r>
      <w:r>
        <w:rPr>
          <w:rFonts w:ascii="Fb Fontext" w:hAnsi="Fb Fontext" w:hint="cs"/>
          <w:sz w:val="32"/>
          <w:rtl/>
        </w:rPr>
        <w:t>"</w:t>
      </w:r>
      <w:r w:rsidR="00B433C9" w:rsidRPr="00C35A2C">
        <w:rPr>
          <w:rFonts w:ascii="Fb Fontext" w:hAnsi="Fb Fontext"/>
          <w:sz w:val="32"/>
          <w:rtl/>
        </w:rPr>
        <w:t>א לקצור, נש</w:t>
      </w:r>
      <w:r>
        <w:rPr>
          <w:rFonts w:ascii="Fb Fontext" w:hAnsi="Fb Fontext" w:hint="cs"/>
          <w:sz w:val="32"/>
          <w:rtl/>
        </w:rPr>
        <w:t>ך</w:t>
      </w:r>
      <w:r w:rsidR="00B433C9" w:rsidRPr="00C35A2C">
        <w:rPr>
          <w:rFonts w:ascii="Fb Fontext" w:hAnsi="Fb Fontext"/>
          <w:sz w:val="32"/>
          <w:rtl/>
        </w:rPr>
        <w:t xml:space="preserve"> נחש </w:t>
      </w:r>
      <w:r>
        <w:rPr>
          <w:rFonts w:ascii="Fb Fontext" w:hAnsi="Fb Fontext" w:hint="cs"/>
          <w:sz w:val="32"/>
          <w:rtl/>
        </w:rPr>
        <w:t>ל</w:t>
      </w:r>
      <w:r w:rsidR="00B433C9" w:rsidRPr="00C35A2C">
        <w:rPr>
          <w:rFonts w:ascii="Fb Fontext" w:hAnsi="Fb Fontext"/>
          <w:sz w:val="32"/>
          <w:rtl/>
        </w:rPr>
        <w:t>א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 xml:space="preserve"> ומת,</w:t>
      </w:r>
      <w:r w:rsidR="00565071">
        <w:rPr>
          <w:rFonts w:ascii="Fb Fontext" w:hAnsi="Fb Fontext" w:hint="cs"/>
          <w:sz w:val="32"/>
          <w:rtl/>
        </w:rPr>
        <w:t xml:space="preserve">  </w:t>
      </w:r>
      <w:r w:rsidR="00B433C9" w:rsidRPr="00C35A2C">
        <w:rPr>
          <w:rFonts w:ascii="Fb Fontext" w:hAnsi="Fb Fontext"/>
          <w:sz w:val="32"/>
          <w:rtl/>
        </w:rPr>
        <w:t>והודיעה</w:t>
      </w:r>
      <w:r>
        <w:rPr>
          <w:rFonts w:ascii="Fb Fontext" w:hAnsi="Fb Fontext" w:hint="cs"/>
          <w:sz w:val="32"/>
          <w:rtl/>
        </w:rPr>
        <w:t xml:space="preserve"> אשתו</w:t>
      </w:r>
      <w:r w:rsidR="00B433C9" w:rsidRPr="00C35A2C">
        <w:rPr>
          <w:rFonts w:ascii="Fb Fontext" w:hAnsi="Fb Fontext"/>
          <w:sz w:val="32"/>
          <w:rtl/>
        </w:rPr>
        <w:t xml:space="preserve"> לב</w:t>
      </w:r>
      <w:r>
        <w:rPr>
          <w:rFonts w:ascii="Fb Fontext" w:hAnsi="Fb Fontext" w:hint="cs"/>
          <w:sz w:val="32"/>
          <w:rtl/>
        </w:rPr>
        <w:t>"</w:t>
      </w:r>
      <w:r w:rsidR="00B433C9" w:rsidRPr="00C35A2C">
        <w:rPr>
          <w:rFonts w:ascii="Fb Fontext" w:hAnsi="Fb Fontext"/>
          <w:sz w:val="32"/>
          <w:rtl/>
        </w:rPr>
        <w:t>ד, ומצאו כדבריה</w:t>
      </w:r>
      <w:r>
        <w:rPr>
          <w:rFonts w:ascii="Fb Fontext" w:hAnsi="Fb Fontext" w:hint="cs"/>
          <w:rtl/>
        </w:rPr>
        <w:t>,</w:t>
      </w:r>
    </w:p>
    <w:p w14:paraId="60DB4889" w14:textId="0983597F" w:rsidR="00B433C9" w:rsidRPr="00C35A2C" w:rsidRDefault="00B433C9" w:rsidP="00B55EDF">
      <w:pPr>
        <w:rPr>
          <w:rFonts w:ascii="Fb Fontext" w:hAnsi="Fb Fontext"/>
          <w:rtl/>
        </w:rPr>
      </w:pPr>
      <w:r w:rsidRPr="00A01FF3">
        <w:rPr>
          <w:rStyle w:val="affff5"/>
          <w:rtl/>
        </w:rPr>
        <w:t>באותה שעה:</w:t>
      </w:r>
      <w:r w:rsidRPr="00C35A2C">
        <w:rPr>
          <w:rFonts w:ascii="Fb Fontext" w:hAnsi="Fb Fontext"/>
          <w:rtl/>
        </w:rPr>
        <w:t xml:space="preserve"> האשה שאמרה </w:t>
      </w:r>
      <w:r w:rsidR="0091749D">
        <w:rPr>
          <w:rFonts w:ascii="Fb Fontext" w:hAnsi="Fb Fontext" w:hint="cs"/>
          <w:rtl/>
        </w:rPr>
        <w:t>'</w:t>
      </w:r>
      <w:r w:rsidRPr="00C35A2C">
        <w:rPr>
          <w:rFonts w:ascii="Fb Fontext" w:hAnsi="Fb Fontext"/>
          <w:rtl/>
        </w:rPr>
        <w:t>מת בעלי</w:t>
      </w:r>
      <w:r w:rsidR="0091749D">
        <w:rPr>
          <w:rFonts w:ascii="Fb Fontext" w:hAnsi="Fb Fontext" w:hint="cs"/>
          <w:rtl/>
        </w:rPr>
        <w:t>'</w:t>
      </w:r>
      <w:r w:rsidRPr="00C35A2C">
        <w:rPr>
          <w:rFonts w:ascii="Fb Fontext" w:hAnsi="Fb Fontext"/>
          <w:rtl/>
        </w:rPr>
        <w:t xml:space="preserve"> - תנשא, </w:t>
      </w:r>
      <w:r w:rsidR="0091749D">
        <w:rPr>
          <w:rFonts w:ascii="Fb Fontext" w:hAnsi="Fb Fontext" w:hint="cs"/>
          <w:rtl/>
        </w:rPr>
        <w:t>ו</w:t>
      </w:r>
      <w:r w:rsidRPr="00C35A2C">
        <w:rPr>
          <w:rFonts w:ascii="Fb Fontext" w:hAnsi="Fb Fontext"/>
          <w:rtl/>
        </w:rPr>
        <w:t>תתייבם.</w:t>
      </w:r>
    </w:p>
    <w:p w14:paraId="577AA0D6" w14:textId="1AC2DDEC" w:rsidR="00B433C9" w:rsidRPr="006C1E0B" w:rsidRDefault="0091749D" w:rsidP="00615A60">
      <w:pPr>
        <w:pStyle w:val="affff2"/>
        <w:rPr>
          <w:rtl/>
        </w:rPr>
      </w:pPr>
      <w:bookmarkStart w:id="1353" w:name="_Toc119173244"/>
      <w:bookmarkStart w:id="1354" w:name="_Toc119230338"/>
      <w:r>
        <w:rPr>
          <w:rFonts w:hint="cs"/>
          <w:rtl/>
        </w:rPr>
        <w:t>אם</w:t>
      </w:r>
      <w:r w:rsidR="00B433C9" w:rsidRPr="006C1E0B">
        <w:rPr>
          <w:rtl/>
        </w:rPr>
        <w:t xml:space="preserve"> ר</w:t>
      </w:r>
      <w:r>
        <w:rPr>
          <w:rFonts w:hint="cs"/>
          <w:rtl/>
        </w:rPr>
        <w:t>"</w:t>
      </w:r>
      <w:r w:rsidR="00B433C9" w:rsidRPr="006C1E0B">
        <w:rPr>
          <w:rtl/>
        </w:rPr>
        <w:t>ח בן עקיבא ורבנן</w:t>
      </w:r>
      <w:r>
        <w:rPr>
          <w:rFonts w:hint="cs"/>
          <w:rtl/>
        </w:rPr>
        <w:t>,</w:t>
      </w:r>
      <w:r w:rsidR="00B433C9" w:rsidRPr="006C1E0B">
        <w:rPr>
          <w:rtl/>
        </w:rPr>
        <w:t xml:space="preserve"> </w:t>
      </w:r>
      <w:r w:rsidR="00CB7F8B" w:rsidRPr="006C1E0B">
        <w:rPr>
          <w:rFonts w:hint="eastAsia"/>
          <w:rtl/>
        </w:rPr>
        <w:t>חלקו</w:t>
      </w:r>
      <w:r w:rsidR="00CB7F8B" w:rsidRPr="006C1E0B">
        <w:rPr>
          <w:rtl/>
        </w:rPr>
        <w:t xml:space="preserve"> במחלוקת </w:t>
      </w:r>
      <w:r w:rsidR="00B433C9" w:rsidRPr="006C1E0B">
        <w:rPr>
          <w:rtl/>
        </w:rPr>
        <w:t>ב</w:t>
      </w:r>
      <w:r>
        <w:rPr>
          <w:rFonts w:hint="cs"/>
          <w:rtl/>
        </w:rPr>
        <w:t>"</w:t>
      </w:r>
      <w:r w:rsidR="00B433C9" w:rsidRPr="006C1E0B">
        <w:rPr>
          <w:rtl/>
        </w:rPr>
        <w:t>ש וב"ה</w:t>
      </w:r>
      <w:r>
        <w:rPr>
          <w:rFonts w:hint="cs"/>
          <w:rtl/>
        </w:rPr>
        <w:t>?</w:t>
      </w:r>
      <w:bookmarkEnd w:id="1353"/>
      <w:bookmarkEnd w:id="1354"/>
    </w:p>
    <w:p w14:paraId="16790F41" w14:textId="1B661ABC" w:rsidR="00B433C9" w:rsidRPr="00794C4F" w:rsidRDefault="00B433C9" w:rsidP="00B55EDF">
      <w:pPr>
        <w:rPr>
          <w:rFonts w:ascii="Fb Fontext" w:hAnsi="Fb Fontext"/>
          <w:rtl/>
        </w:rPr>
      </w:pPr>
      <w:r w:rsidRPr="00A01FF3">
        <w:rPr>
          <w:rStyle w:val="affff5"/>
          <w:rtl/>
        </w:rPr>
        <w:t xml:space="preserve">דתניא: </w:t>
      </w:r>
      <w:r w:rsidRPr="00C35A2C">
        <w:rPr>
          <w:rFonts w:ascii="Fb Fontext" w:hAnsi="Fb Fontext"/>
          <w:sz w:val="32"/>
          <w:rtl/>
        </w:rPr>
        <w:t>לא ישא מי חטאת</w:t>
      </w:r>
      <w:r w:rsidR="0091749D">
        <w:rPr>
          <w:rFonts w:ascii="Fb Fontext" w:hAnsi="Fb Fontext" w:hint="cs"/>
          <w:sz w:val="32"/>
          <w:rtl/>
        </w:rPr>
        <w:t>..</w:t>
      </w:r>
      <w:r w:rsidRPr="00C35A2C">
        <w:rPr>
          <w:rFonts w:ascii="Fb Fontext" w:hAnsi="Fb Fontext"/>
          <w:sz w:val="32"/>
          <w:rtl/>
        </w:rPr>
        <w:t xml:space="preserve"> ויעבירם בירדן בספינה, ולא יעמוד בצד זה</w:t>
      </w:r>
      <w:r w:rsidRPr="006C1E0B">
        <w:rPr>
          <w:rStyle w:val="affff8"/>
          <w:rtl/>
        </w:rPr>
        <w:t xml:space="preserve"> </w:t>
      </w:r>
      <w:r w:rsidR="0091749D" w:rsidRPr="006C1E0B">
        <w:rPr>
          <w:rStyle w:val="affff8"/>
          <w:rFonts w:hint="eastAsia"/>
          <w:rtl/>
        </w:rPr>
        <w:t>של</w:t>
      </w:r>
      <w:r w:rsidR="0091749D" w:rsidRPr="006C1E0B">
        <w:rPr>
          <w:rStyle w:val="affff8"/>
          <w:rtl/>
        </w:rPr>
        <w:t xml:space="preserve"> </w:t>
      </w:r>
      <w:r w:rsidR="0091749D" w:rsidRPr="006C1E0B">
        <w:rPr>
          <w:rStyle w:val="affff8"/>
          <w:rFonts w:hint="eastAsia"/>
          <w:rtl/>
        </w:rPr>
        <w:t>הנהר</w:t>
      </w:r>
      <w:r w:rsidR="0091749D">
        <w:rPr>
          <w:rFonts w:ascii="Fb Fontext" w:hAnsi="Fb Fontext" w:hint="cs"/>
          <w:sz w:val="32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>ויזר</w:t>
      </w:r>
      <w:r w:rsidR="0091749D">
        <w:rPr>
          <w:rFonts w:ascii="Fb Fontext" w:hAnsi="Fb Fontext" w:hint="cs"/>
          <w:sz w:val="32"/>
          <w:rtl/>
        </w:rPr>
        <w:t>ו</w:t>
      </w:r>
      <w:r w:rsidRPr="00C35A2C">
        <w:rPr>
          <w:rFonts w:ascii="Fb Fontext" w:hAnsi="Fb Fontext"/>
          <w:sz w:val="32"/>
          <w:rtl/>
        </w:rPr>
        <w:t>ק לצד אחר</w:t>
      </w:r>
      <w:r w:rsidR="0091749D">
        <w:rPr>
          <w:rFonts w:ascii="Fb Fontext" w:hAnsi="Fb Fontext" w:hint="cs"/>
          <w:sz w:val="32"/>
          <w:rtl/>
        </w:rPr>
        <w:t>..</w:t>
      </w:r>
      <w:r w:rsidRPr="000978D6">
        <w:rPr>
          <w:rFonts w:ascii="Fb Fontext" w:hAnsi="Fb Fontext"/>
          <w:spacing w:val="-2"/>
          <w:sz w:val="32"/>
          <w:rtl/>
        </w:rPr>
        <w:t xml:space="preserve"> </w:t>
      </w:r>
      <w:r w:rsidRPr="00D1637C">
        <w:rPr>
          <w:rFonts w:ascii="Fb Fontext" w:hAnsi="Fb Fontext" w:cs="PFT_Frank"/>
          <w:b/>
          <w:bCs/>
          <w:spacing w:val="-2"/>
          <w:sz w:val="32"/>
          <w:szCs w:val="14"/>
          <w:rtl/>
        </w:rPr>
        <w:t>אחד ירדן ואחד שאר נהרות</w:t>
      </w:r>
      <w:r w:rsidR="0091749D">
        <w:rPr>
          <w:rFonts w:ascii="Fb Fontext" w:hAnsi="Fb Fontext" w:hint="cs"/>
          <w:rtl/>
        </w:rPr>
        <w:t>,</w:t>
      </w:r>
    </w:p>
    <w:p w14:paraId="6426030E" w14:textId="00D3682D" w:rsidR="0091749D" w:rsidRDefault="00B433C9" w:rsidP="00B55EDF">
      <w:pPr>
        <w:rPr>
          <w:rFonts w:ascii="Fb Fontext" w:hAnsi="Fb Fontext"/>
          <w:sz w:val="32"/>
          <w:rtl/>
        </w:rPr>
      </w:pPr>
      <w:r w:rsidRPr="00A01FF3">
        <w:rPr>
          <w:rStyle w:val="affff5"/>
          <w:rFonts w:hint="cs"/>
          <w:rtl/>
        </w:rPr>
        <w:t>רחב</w:t>
      </w:r>
      <w:r w:rsidRPr="00A01FF3">
        <w:rPr>
          <w:rStyle w:val="affff5"/>
          <w:rtl/>
        </w:rPr>
        <w:t>"</w:t>
      </w:r>
      <w:r w:rsidRPr="00A01FF3">
        <w:rPr>
          <w:rStyle w:val="affff5"/>
          <w:rFonts w:hint="cs"/>
          <w:rtl/>
        </w:rPr>
        <w:t>ע</w:t>
      </w:r>
      <w:r w:rsidRPr="00A01FF3">
        <w:rPr>
          <w:rStyle w:val="affff5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="0091749D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רק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91749D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ב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ירדן ובספינה</w:t>
      </w:r>
      <w:r w:rsidR="0091749D">
        <w:rPr>
          <w:rFonts w:ascii="Fb Fontext" w:hAnsi="Fb Fontext" w:hint="cs"/>
          <w:sz w:val="32"/>
          <w:rtl/>
        </w:rPr>
        <w:t xml:space="preserve"> -</w:t>
      </w:r>
      <w:r w:rsidRPr="00C35A2C">
        <w:rPr>
          <w:rFonts w:ascii="Fb Fontext" w:hAnsi="Fb Fontext"/>
          <w:sz w:val="32"/>
          <w:rtl/>
        </w:rPr>
        <w:t xml:space="preserve"> כמעשה</w:t>
      </w:r>
      <w:r w:rsidR="0091749D">
        <w:rPr>
          <w:rFonts w:ascii="Fb Fontext" w:hAnsi="Fb Fontext" w:hint="cs"/>
          <w:sz w:val="32"/>
          <w:rtl/>
        </w:rPr>
        <w:t>,</w:t>
      </w:r>
      <w:r w:rsidR="0091749D" w:rsidRPr="006C1E0B">
        <w:rPr>
          <w:rStyle w:val="affff8"/>
          <w:rtl/>
        </w:rPr>
        <w:t xml:space="preserve"> שנמצא כזית </w:t>
      </w:r>
      <w:r w:rsidR="0091749D">
        <w:rPr>
          <w:rStyle w:val="affff8"/>
          <w:rFonts w:hint="cs"/>
          <w:rtl/>
        </w:rPr>
        <w:t>מה</w:t>
      </w:r>
      <w:r w:rsidR="0091749D" w:rsidRPr="006C1E0B">
        <w:rPr>
          <w:rStyle w:val="affff8"/>
          <w:rFonts w:hint="eastAsia"/>
          <w:rtl/>
        </w:rPr>
        <w:t>מת</w:t>
      </w:r>
      <w:r w:rsidR="0091749D" w:rsidRPr="006C1E0B">
        <w:rPr>
          <w:rStyle w:val="affff8"/>
          <w:rtl/>
        </w:rPr>
        <w:t xml:space="preserve"> </w:t>
      </w:r>
      <w:r w:rsidR="0091749D" w:rsidRPr="006C1E0B">
        <w:rPr>
          <w:rStyle w:val="affff8"/>
          <w:rFonts w:hint="eastAsia"/>
          <w:rtl/>
        </w:rPr>
        <w:t>בקרקעית</w:t>
      </w:r>
      <w:r w:rsidR="0091749D">
        <w:rPr>
          <w:rStyle w:val="affff8"/>
          <w:rFonts w:hint="cs"/>
          <w:rtl/>
        </w:rPr>
        <w:t>ה</w:t>
      </w:r>
      <w:r w:rsidR="0091749D" w:rsidRPr="006C1E0B">
        <w:rPr>
          <w:rStyle w:val="affff8"/>
          <w:rtl/>
        </w:rPr>
        <w:t>.</w:t>
      </w:r>
    </w:p>
    <w:p w14:paraId="0110EA82" w14:textId="70C5C6EA" w:rsidR="00B433C9" w:rsidRPr="00C35A2C" w:rsidRDefault="00B433C9" w:rsidP="00B55EDF">
      <w:pPr>
        <w:rPr>
          <w:rFonts w:ascii="Fb Fontext" w:hAnsi="Fb Fontext"/>
        </w:rPr>
      </w:pPr>
      <w:r w:rsidRPr="00A01FF3">
        <w:rPr>
          <w:rStyle w:val="affff5"/>
          <w:rFonts w:hint="cs"/>
          <w:rtl/>
        </w:rPr>
        <w:t>רבנן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AB43C5" w:rsidRPr="006C1E0B">
        <w:rPr>
          <w:rStyle w:val="affff5"/>
          <w:rFonts w:hint="eastAsia"/>
          <w:rtl/>
        </w:rPr>
        <w:t>אף</w:t>
      </w:r>
      <w:r w:rsidRPr="006C1E0B">
        <w:rPr>
          <w:rStyle w:val="affff5"/>
          <w:rtl/>
        </w:rPr>
        <w:t xml:space="preserve"> </w:t>
      </w:r>
      <w:r w:rsidRPr="00A01FF3">
        <w:rPr>
          <w:rStyle w:val="affff5"/>
          <w:rFonts w:hint="cs"/>
          <w:rtl/>
        </w:rPr>
        <w:t>כב</w:t>
      </w:r>
      <w:r w:rsidRPr="00A01FF3">
        <w:rPr>
          <w:rStyle w:val="affff5"/>
          <w:rtl/>
        </w:rPr>
        <w:t>"</w:t>
      </w:r>
      <w:r w:rsidRPr="00A01FF3">
        <w:rPr>
          <w:rStyle w:val="affff5"/>
          <w:rFonts w:hint="cs"/>
          <w:rtl/>
        </w:rPr>
        <w:t>ה</w:t>
      </w:r>
      <w:r w:rsidR="0091749D">
        <w:rPr>
          <w:rStyle w:val="affff5"/>
          <w:rFonts w:hint="cs"/>
          <w:rtl/>
        </w:rPr>
        <w:t>:</w:t>
      </w:r>
      <w:r w:rsidRPr="00A01FF3">
        <w:rPr>
          <w:rStyle w:val="affff5"/>
          <w:rFonts w:hint="cs"/>
          <w:rtl/>
        </w:rPr>
        <w:t xml:space="preserve"> </w:t>
      </w:r>
      <w:r w:rsidR="00274003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שם</w:t>
      </w:r>
      <w:r w:rsidRPr="00C35A2C">
        <w:rPr>
          <w:rFonts w:ascii="Fb Fontext" w:hAnsi="Fb Fontext" w:hint="cs"/>
          <w:sz w:val="32"/>
          <w:rtl/>
        </w:rPr>
        <w:t xml:space="preserve"> במקום רחוק לא </w:t>
      </w:r>
      <w:r w:rsidR="0091749D">
        <w:rPr>
          <w:rFonts w:ascii="Fb Fontext" w:hAnsi="Fb Fontext" w:hint="cs"/>
          <w:sz w:val="32"/>
          <w:rtl/>
        </w:rPr>
        <w:t>פוחדת,</w:t>
      </w:r>
      <w:r w:rsidR="00274003">
        <w:rPr>
          <w:rFonts w:ascii="Fb Fontext" w:hAnsi="Fb Fontext" w:hint="cs"/>
          <w:sz w:val="32"/>
          <w:rtl/>
        </w:rPr>
        <w:t xml:space="preserve"> </w:t>
      </w:r>
      <w:r w:rsidR="0091749D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ו</w:t>
      </w:r>
      <w:r w:rsidR="00274003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כאן</w:t>
      </w:r>
      <w:r w:rsidR="00274003">
        <w:rPr>
          <w:rFonts w:ascii="Fb Fontext" w:hAnsi="Fb Fontext" w:hint="cs"/>
          <w:sz w:val="32"/>
          <w:rtl/>
        </w:rPr>
        <w:t xml:space="preserve"> </w:t>
      </w:r>
      <w:r w:rsidR="0091749D">
        <w:rPr>
          <w:rFonts w:ascii="Fb Fontext" w:hAnsi="Fb Fontext" w:hint="cs"/>
          <w:sz w:val="32"/>
          <w:rtl/>
        </w:rPr>
        <w:t>אין חילוק</w:t>
      </w:r>
      <w:r w:rsidR="0091749D">
        <w:rPr>
          <w:rFonts w:ascii="Fb Fontext" w:hAnsi="Fb Fontext" w:hint="cs"/>
          <w:rtl/>
        </w:rPr>
        <w:t>.</w:t>
      </w:r>
    </w:p>
    <w:p w14:paraId="1DAC4CA1" w14:textId="2817D612" w:rsidR="0091749D" w:rsidRDefault="00B433C9" w:rsidP="00B55EDF">
      <w:pPr>
        <w:rPr>
          <w:rFonts w:ascii="Fb Fontext" w:hAnsi="Fb Fontext"/>
          <w:rtl/>
        </w:rPr>
      </w:pPr>
      <w:r w:rsidRPr="00A01FF3">
        <w:rPr>
          <w:rStyle w:val="affff5"/>
          <w:rFonts w:hint="cs"/>
          <w:rtl/>
        </w:rPr>
        <w:t>רחב</w:t>
      </w:r>
      <w:r w:rsidRPr="00A01FF3">
        <w:rPr>
          <w:rStyle w:val="affff5"/>
          <w:rtl/>
        </w:rPr>
        <w:t>"</w:t>
      </w:r>
      <w:r w:rsidRPr="00D00B70">
        <w:rPr>
          <w:rStyle w:val="affff5"/>
          <w:rFonts w:hint="cs"/>
          <w:rtl/>
        </w:rPr>
        <w:t>ע</w:t>
      </w:r>
      <w:r w:rsidRPr="006C1E0B">
        <w:rPr>
          <w:rStyle w:val="affff5"/>
          <w:rtl/>
        </w:rPr>
        <w:t xml:space="preserve"> </w:t>
      </w:r>
      <w:r w:rsidR="00AB43C5" w:rsidRPr="006C1E0B">
        <w:rPr>
          <w:rStyle w:val="affff5"/>
          <w:rFonts w:hint="eastAsia"/>
          <w:rtl/>
        </w:rPr>
        <w:t>אף</w:t>
      </w:r>
      <w:r w:rsidRPr="006C1E0B">
        <w:rPr>
          <w:rStyle w:val="affff5"/>
          <w:rtl/>
        </w:rPr>
        <w:t xml:space="preserve"> </w:t>
      </w:r>
      <w:r w:rsidRPr="00D00B70">
        <w:rPr>
          <w:rStyle w:val="affff5"/>
          <w:rFonts w:hint="cs"/>
          <w:rtl/>
        </w:rPr>
        <w:t>כב</w:t>
      </w:r>
      <w:r w:rsidRPr="00D00B70">
        <w:rPr>
          <w:rStyle w:val="affff5"/>
          <w:rtl/>
        </w:rPr>
        <w:t>"</w:t>
      </w:r>
      <w:r w:rsidRPr="00D00B70">
        <w:rPr>
          <w:rStyle w:val="affff5"/>
          <w:rFonts w:hint="cs"/>
          <w:rtl/>
        </w:rPr>
        <w:t>ש</w:t>
      </w:r>
      <w:r w:rsidR="0091749D" w:rsidRPr="00D00B70">
        <w:rPr>
          <w:rStyle w:val="affff5"/>
          <w:rFonts w:hint="cs"/>
          <w:rtl/>
        </w:rPr>
        <w:t>:</w:t>
      </w:r>
      <w:r w:rsidRPr="00C35A2C">
        <w:rPr>
          <w:rFonts w:ascii="Fb Fontext" w:hAnsi="Fb Fontext" w:hint="cs"/>
          <w:rtl/>
        </w:rPr>
        <w:t xml:space="preserve"> </w:t>
      </w:r>
      <w:r w:rsidR="00274003" w:rsidRPr="00D1637C">
        <w:rPr>
          <w:rFonts w:ascii="Fb Fontext" w:hAnsi="Fb Fontext" w:cs="PFT_Frank" w:hint="eastAsia"/>
          <w:b/>
          <w:bCs/>
          <w:szCs w:val="14"/>
          <w:rtl/>
        </w:rPr>
        <w:t>שם</w:t>
      </w:r>
      <w:r w:rsidRPr="00C35A2C">
        <w:rPr>
          <w:rFonts w:ascii="Fb Fontext" w:hAnsi="Fb Fontext" w:hint="cs"/>
          <w:rtl/>
        </w:rPr>
        <w:t xml:space="preserve"> </w:t>
      </w:r>
      <w:r w:rsidR="0091749D">
        <w:rPr>
          <w:rFonts w:ascii="Fb Fontext" w:hAnsi="Fb Fontext" w:hint="cs"/>
          <w:rtl/>
        </w:rPr>
        <w:t xml:space="preserve">משום </w:t>
      </w:r>
      <w:r w:rsidRPr="00C35A2C">
        <w:rPr>
          <w:rFonts w:ascii="Fb Fontext" w:hAnsi="Fb Fontext"/>
          <w:rtl/>
        </w:rPr>
        <w:t>ד</w:t>
      </w:r>
      <w:r w:rsidR="0091749D">
        <w:rPr>
          <w:rFonts w:ascii="Fb Fontext" w:hAnsi="Fb Fontext" w:hint="cs"/>
          <w:rtl/>
        </w:rPr>
        <w:t>'</w:t>
      </w:r>
      <w:r w:rsidRPr="00C35A2C">
        <w:rPr>
          <w:rFonts w:ascii="Fb Fontext" w:hAnsi="Fb Fontext"/>
          <w:rtl/>
        </w:rPr>
        <w:t>דייקא</w:t>
      </w:r>
      <w:r w:rsidR="0091749D">
        <w:rPr>
          <w:rFonts w:ascii="Fb Fontext" w:hAnsi="Fb Fontext" w:hint="cs"/>
          <w:rtl/>
        </w:rPr>
        <w:t>' -</w:t>
      </w:r>
      <w:r w:rsidRPr="00C35A2C">
        <w:rPr>
          <w:rFonts w:ascii="Fb Fontext" w:hAnsi="Fb Fontext"/>
          <w:rtl/>
        </w:rPr>
        <w:t xml:space="preserve"> </w:t>
      </w:r>
      <w:r w:rsidR="0091749D">
        <w:rPr>
          <w:rFonts w:ascii="Fb Fontext" w:hAnsi="Fb Fontext" w:hint="cs"/>
          <w:rtl/>
        </w:rPr>
        <w:t>אף</w:t>
      </w:r>
      <w:r w:rsidRPr="00C35A2C">
        <w:rPr>
          <w:rFonts w:ascii="Fb Fontext" w:hAnsi="Fb Fontext"/>
          <w:rtl/>
        </w:rPr>
        <w:t xml:space="preserve"> </w:t>
      </w:r>
      <w:r w:rsidR="0091749D">
        <w:rPr>
          <w:rFonts w:ascii="Fb Fontext" w:hAnsi="Fb Fontext" w:hint="cs"/>
          <w:rtl/>
        </w:rPr>
        <w:t>ב</w:t>
      </w:r>
      <w:r w:rsidRPr="00C35A2C">
        <w:rPr>
          <w:rFonts w:ascii="Fb Fontext" w:hAnsi="Fb Fontext"/>
          <w:rtl/>
        </w:rPr>
        <w:t>מקום רחוק,</w:t>
      </w:r>
      <w:r w:rsidR="00274003">
        <w:rPr>
          <w:rFonts w:ascii="Fb Fontext" w:hAnsi="Fb Fontext"/>
          <w:rtl/>
        </w:rPr>
        <w:t xml:space="preserve"> </w:t>
      </w:r>
    </w:p>
    <w:p w14:paraId="01013773" w14:textId="2B603DD1" w:rsidR="00B433C9" w:rsidRDefault="0091749D" w:rsidP="0091749D">
      <w:pPr>
        <w:ind w:left="678" w:firstLine="113"/>
        <w:rPr>
          <w:rFonts w:ascii="Fb Fontext" w:hAnsi="Fb Fontext"/>
          <w:spacing w:val="-6"/>
          <w:rtl/>
        </w:rPr>
      </w:pPr>
      <w:r>
        <w:rPr>
          <w:rFonts w:ascii="Fb Fontext" w:hAnsi="Fb Fontext" w:hint="cs"/>
          <w:rtl/>
        </w:rPr>
        <w:t xml:space="preserve"> 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ו</w:t>
      </w:r>
      <w:r w:rsidR="00274003" w:rsidRPr="00D1637C">
        <w:rPr>
          <w:rFonts w:ascii="Fb Fontext" w:hAnsi="Fb Fontext" w:cs="PFT_Frank"/>
          <w:b/>
          <w:bCs/>
          <w:szCs w:val="14"/>
          <w:rtl/>
        </w:rPr>
        <w:t>כאן</w:t>
      </w:r>
      <w:r w:rsidR="00274003">
        <w:rPr>
          <w:rFonts w:ascii="Fb Fontext" w:hAnsi="Fb Fontext"/>
          <w:rtl/>
        </w:rPr>
        <w:t xml:space="preserve"> </w:t>
      </w:r>
      <w:r w:rsidR="00B433C9" w:rsidRPr="000978D6">
        <w:rPr>
          <w:rFonts w:ascii="Fb Fontext" w:hAnsi="Fb Fontext"/>
          <w:spacing w:val="-6"/>
          <w:rtl/>
        </w:rPr>
        <w:t xml:space="preserve">משום מעשה </w:t>
      </w:r>
      <w:r>
        <w:rPr>
          <w:rFonts w:ascii="Fb Fontext" w:hAnsi="Fb Fontext" w:hint="cs"/>
          <w:spacing w:val="-6"/>
          <w:rtl/>
        </w:rPr>
        <w:t xml:space="preserve">- </w:t>
      </w:r>
      <w:r w:rsidR="00B433C9" w:rsidRPr="000978D6">
        <w:rPr>
          <w:rFonts w:ascii="Fb Fontext" w:hAnsi="Fb Fontext"/>
          <w:spacing w:val="-6"/>
          <w:rtl/>
        </w:rPr>
        <w:t>בשאר נהרות לא ה</w:t>
      </w:r>
      <w:r w:rsidR="00B433C9" w:rsidRPr="000978D6">
        <w:rPr>
          <w:rFonts w:ascii="Fb Fontext" w:hAnsi="Fb Fontext" w:hint="cs"/>
          <w:spacing w:val="-6"/>
          <w:rtl/>
        </w:rPr>
        <w:t>י</w:t>
      </w:r>
      <w:r w:rsidR="00B433C9" w:rsidRPr="000978D6">
        <w:rPr>
          <w:rFonts w:ascii="Fb Fontext" w:hAnsi="Fb Fontext"/>
          <w:spacing w:val="-6"/>
          <w:rtl/>
        </w:rPr>
        <w:t>ה מעשה</w:t>
      </w:r>
      <w:r>
        <w:rPr>
          <w:rFonts w:ascii="Fb Fontext" w:hAnsi="Fb Fontext" w:hint="cs"/>
          <w:spacing w:val="-6"/>
          <w:rtl/>
        </w:rPr>
        <w:t>.</w:t>
      </w:r>
    </w:p>
    <w:p w14:paraId="443F8C9E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קיז.</w:t>
      </w:r>
    </w:p>
    <w:p>
      <w:pPr>
        <w:pStyle w:val="MishnaBatzad"/>
        <w:rPr>
          <w:ins w:id="20627" w:author="קלוד" w:date="2026-10-06T10:10:48Z"/>
        </w:rPr>
      </w:pPr>
      <w:ins w:id="20626" w:author="קלוד" w:date="2026-10-06T10:10:48Z">
        <w:r>
          <w:t xml:space="preserve">משנה ג</w:t>
        </w:r>
      </w:ins>
    </w:p>
    <w:p w14:paraId="566C9AED" w14:textId="36ACE1F6" w:rsidR="00B433C9" w:rsidRPr="0004576C" w:rsidRDefault="00B433C9" w:rsidP="007C50EB">
      <w:pPr>
        <w:pStyle w:val="affc"/>
        <w:rPr>
          <w:b/>
          <w:spacing w:val="4"/>
          <w:rtl/>
        </w:rPr>
      </w:pPr>
      <w:r w:rsidRPr="00CB7F8B">
        <w:rPr>
          <w:rStyle w:val="affffa"/>
          <w:rtl/>
        </w:rPr>
        <w:t>ב</w:t>
      </w:r>
      <w:r w:rsidR="00D00B70">
        <w:rPr>
          <w:rStyle w:val="affffa"/>
          <w:rFonts w:hint="cs"/>
          <w:rtl/>
        </w:rPr>
        <w:t>"</w:t>
      </w:r>
      <w:r w:rsidRPr="00CB7F8B">
        <w:rPr>
          <w:rStyle w:val="affffa"/>
          <w:rtl/>
        </w:rPr>
        <w:t>ש</w:t>
      </w:r>
      <w:r w:rsidRPr="0004576C">
        <w:rPr>
          <w:b/>
          <w:spacing w:val="4"/>
          <w:rtl/>
        </w:rPr>
        <w:t xml:space="preserve">: </w:t>
      </w:r>
      <w:r w:rsidRPr="003057AC">
        <w:rPr>
          <w:rStyle w:val="affffc"/>
          <w:rtl/>
        </w:rPr>
        <w:t>תנשא ותטול כתובתה</w:t>
      </w:r>
      <w:r w:rsidRPr="0004576C">
        <w:rPr>
          <w:b/>
          <w:spacing w:val="4"/>
          <w:rtl/>
        </w:rPr>
        <w:t xml:space="preserve">, </w:t>
      </w:r>
      <w:r w:rsidR="00D00B70">
        <w:rPr>
          <w:rStyle w:val="affffa"/>
          <w:rtl/>
        </w:rPr>
        <w:tab/>
      </w:r>
      <w:r w:rsidR="00D00B70">
        <w:rPr>
          <w:rStyle w:val="affffa"/>
          <w:rtl/>
        </w:rPr>
        <w:tab/>
      </w:r>
      <w:r w:rsidR="00D00B70">
        <w:rPr>
          <w:rStyle w:val="affffa"/>
          <w:rFonts w:hint="cs"/>
          <w:rtl/>
        </w:rPr>
        <w:t xml:space="preserve">  </w:t>
      </w:r>
      <w:r w:rsidRPr="00CB7F8B">
        <w:rPr>
          <w:rStyle w:val="affffa"/>
          <w:rtl/>
        </w:rPr>
        <w:t>ב</w:t>
      </w:r>
      <w:r w:rsidR="00D00B70">
        <w:rPr>
          <w:rStyle w:val="affffa"/>
          <w:rFonts w:hint="cs"/>
          <w:rtl/>
        </w:rPr>
        <w:t>"</w:t>
      </w:r>
      <w:r w:rsidRPr="00CB7F8B">
        <w:rPr>
          <w:rStyle w:val="affffa"/>
          <w:rtl/>
        </w:rPr>
        <w:t>ה</w:t>
      </w:r>
      <w:r w:rsidRPr="0004576C">
        <w:rPr>
          <w:b/>
          <w:spacing w:val="4"/>
          <w:rtl/>
        </w:rPr>
        <w:t>: תנשא ולא תטול כתובתה.</w:t>
      </w:r>
    </w:p>
    <w:p w14:paraId="1F806AB0" w14:textId="77777777" w:rsidR="00B433C9" w:rsidRDefault="00D00B70" w:rsidP="007C50EB">
      <w:pPr>
        <w:pStyle w:val="affc"/>
        <w:rPr>
          <w:b/>
          <w:rtl/>
        </w:rPr>
      </w:pPr>
      <w:r>
        <w:rPr>
          <w:rStyle w:val="affffa"/>
          <w:rFonts w:hint="cs"/>
          <w:rtl/>
        </w:rPr>
        <w:t>טענת</w:t>
      </w:r>
      <w:r w:rsidR="00B433C9" w:rsidRPr="00CB7F8B">
        <w:rPr>
          <w:rStyle w:val="affffa"/>
          <w:rtl/>
        </w:rPr>
        <w:t xml:space="preserve"> ב</w:t>
      </w:r>
      <w:r>
        <w:rPr>
          <w:rStyle w:val="affffa"/>
          <w:rFonts w:hint="cs"/>
          <w:rtl/>
        </w:rPr>
        <w:t>"</w:t>
      </w:r>
      <w:r w:rsidR="00B433C9" w:rsidRPr="00CB7F8B">
        <w:rPr>
          <w:rStyle w:val="affffa"/>
          <w:rtl/>
        </w:rPr>
        <w:t>ש:</w:t>
      </w:r>
      <w:r w:rsidR="00B433C9" w:rsidRPr="00C35A2C">
        <w:rPr>
          <w:b/>
          <w:rtl/>
        </w:rPr>
        <w:t xml:space="preserve"> התרתם ערוה חמורה, לא </w:t>
      </w:r>
      <w:r>
        <w:rPr>
          <w:rFonts w:hint="cs"/>
          <w:b/>
          <w:rtl/>
        </w:rPr>
        <w:t>תתירו</w:t>
      </w:r>
      <w:r w:rsidR="00B433C9" w:rsidRPr="00C35A2C">
        <w:rPr>
          <w:b/>
          <w:rtl/>
        </w:rPr>
        <w:t xml:space="preserve"> ממון הקל?</w:t>
      </w:r>
    </w:p>
    <w:p w14:paraId="1C89ADB1" w14:textId="442497B9" w:rsidR="00B433C9" w:rsidRPr="00C35A2C" w:rsidRDefault="00B433C9" w:rsidP="007C50EB">
      <w:pPr>
        <w:pStyle w:val="affc"/>
        <w:rPr>
          <w:b/>
          <w:rtl/>
        </w:rPr>
      </w:pPr>
      <w:r w:rsidRPr="00CB7F8B">
        <w:rPr>
          <w:rStyle w:val="affffa"/>
          <w:rtl/>
        </w:rPr>
        <w:t>ב</w:t>
      </w:r>
      <w:r w:rsidR="00D00B70">
        <w:rPr>
          <w:rStyle w:val="affffa"/>
          <w:rFonts w:hint="cs"/>
          <w:rtl/>
        </w:rPr>
        <w:t>"</w:t>
      </w:r>
      <w:r w:rsidRPr="00CB7F8B">
        <w:rPr>
          <w:rStyle w:val="affffa"/>
          <w:rtl/>
        </w:rPr>
        <w:t>ה:</w:t>
      </w:r>
      <w:r w:rsidRPr="00C35A2C">
        <w:rPr>
          <w:b/>
          <w:rtl/>
        </w:rPr>
        <w:t xml:space="preserve"> מצינו שאין האחין נכנסין לנחלה על פיה.</w:t>
      </w:r>
    </w:p>
    <w:p w14:paraId="68D92B47" w14:textId="570406FF" w:rsidR="00B433C9" w:rsidRDefault="00B433C9" w:rsidP="007C50EB">
      <w:pPr>
        <w:pStyle w:val="affc"/>
        <w:rPr>
          <w:b/>
          <w:rtl/>
        </w:rPr>
      </w:pPr>
      <w:r w:rsidRPr="00CB7F8B">
        <w:rPr>
          <w:rStyle w:val="affffa"/>
          <w:rFonts w:hint="cs"/>
          <w:rtl/>
        </w:rPr>
        <w:lastRenderedPageBreak/>
        <w:t>ב</w:t>
      </w:r>
      <w:r w:rsidRPr="00CB7F8B">
        <w:rPr>
          <w:rStyle w:val="affffa"/>
          <w:rtl/>
        </w:rPr>
        <w:t>"</w:t>
      </w:r>
      <w:r w:rsidRPr="00CB7F8B">
        <w:rPr>
          <w:rStyle w:val="affffa"/>
          <w:rFonts w:hint="cs"/>
          <w:rtl/>
        </w:rPr>
        <w:t>ש</w:t>
      </w:r>
      <w:r w:rsidRPr="00CB7F8B">
        <w:rPr>
          <w:rStyle w:val="affffa"/>
          <w:rtl/>
        </w:rPr>
        <w:t>:</w:t>
      </w:r>
      <w:r w:rsidRPr="00C35A2C">
        <w:rPr>
          <w:b/>
          <w:rtl/>
        </w:rPr>
        <w:t xml:space="preserve"> מכתוב</w:t>
      </w:r>
      <w:r w:rsidR="00D00B70">
        <w:rPr>
          <w:rFonts w:hint="cs"/>
          <w:b/>
          <w:rtl/>
        </w:rPr>
        <w:t>ת</w:t>
      </w:r>
      <w:r w:rsidRPr="00C35A2C">
        <w:rPr>
          <w:b/>
          <w:rtl/>
        </w:rPr>
        <w:t>ה נלמד</w:t>
      </w:r>
      <w:r w:rsidR="00D00B70">
        <w:rPr>
          <w:rFonts w:hint="cs"/>
          <w:b/>
          <w:rtl/>
        </w:rPr>
        <w:t>:</w:t>
      </w:r>
      <w:r w:rsidRPr="00C35A2C">
        <w:rPr>
          <w:b/>
          <w:rtl/>
        </w:rPr>
        <w:t xml:space="preserve"> </w:t>
      </w:r>
      <w:r w:rsidR="00D00B70">
        <w:rPr>
          <w:rFonts w:hint="cs"/>
          <w:b/>
          <w:rtl/>
        </w:rPr>
        <w:t>'</w:t>
      </w:r>
      <w:r w:rsidRPr="00C35A2C">
        <w:rPr>
          <w:b/>
          <w:rtl/>
        </w:rPr>
        <w:t>א</w:t>
      </w:r>
      <w:r w:rsidR="00CB7F8B">
        <w:rPr>
          <w:b/>
          <w:rtl/>
        </w:rPr>
        <w:t xml:space="preserve">ם תנשאי לאחר תטלי </w:t>
      </w:r>
      <w:r w:rsidR="00D00B70">
        <w:rPr>
          <w:rFonts w:hint="cs"/>
          <w:b/>
          <w:rtl/>
        </w:rPr>
        <w:t>ה</w:t>
      </w:r>
      <w:r w:rsidR="00CB7F8B">
        <w:rPr>
          <w:b/>
          <w:rtl/>
        </w:rPr>
        <w:t>כתוב ל</w:t>
      </w:r>
      <w:r w:rsidR="00CB7F8B">
        <w:rPr>
          <w:rFonts w:hint="cs"/>
          <w:b/>
          <w:rtl/>
        </w:rPr>
        <w:t>ך</w:t>
      </w:r>
      <w:r w:rsidR="00D00B70">
        <w:rPr>
          <w:rFonts w:hint="cs"/>
          <w:b/>
          <w:rtl/>
        </w:rPr>
        <w:t>'!</w:t>
      </w:r>
    </w:p>
    <w:p w14:paraId="2861B69A" w14:textId="7BF08063" w:rsidR="00CB7F8B" w:rsidRDefault="00B433C9" w:rsidP="006C1E0B">
      <w:pPr>
        <w:pStyle w:val="affff9"/>
        <w:jc w:val="center"/>
        <w:rPr>
          <w:rtl/>
        </w:rPr>
      </w:pPr>
      <w:r>
        <w:rPr>
          <w:rtl/>
        </w:rPr>
        <w:t xml:space="preserve">חזרו </w:t>
      </w:r>
      <w:r>
        <w:rPr>
          <w:rStyle w:val="TanaiHaMishna"/>
          <w:rtl/>
          <w:rPrChange w:id="20356" w:author="קלוד" w:date="2026-10-06T10:10:48Z">
            <w:rPr>
              <w:rtl/>
            </w:rPr>
          </w:rPrChange>
        </w:rPr>
        <w:t xml:space="preserve">בית הלל</w:t>
      </w:r>
      <w:r>
        <w:rPr>
          <w:rtl/>
        </w:rPr>
        <w:t xml:space="preserve"> להורות כב"ש.</w:t>
      </w:r>
    </w:p>
    <w:p w14:paraId="7D9583CA" w14:textId="4944F728" w:rsidR="00B433C9" w:rsidRDefault="00B433C9" w:rsidP="00286632">
      <w:pPr>
        <w:rPr>
          <w:rtl/>
        </w:rPr>
      </w:pPr>
      <w:r w:rsidRPr="003E1B6A">
        <w:rPr>
          <w:rStyle w:val="affff5"/>
          <w:rtl/>
        </w:rPr>
        <w:t>ר"</w:t>
      </w:r>
      <w:r w:rsidRPr="003E1B6A">
        <w:rPr>
          <w:rStyle w:val="affff5"/>
          <w:rFonts w:hint="cs"/>
          <w:rtl/>
        </w:rPr>
        <w:t>ח</w:t>
      </w:r>
      <w:r w:rsidRPr="003E1B6A">
        <w:rPr>
          <w:rStyle w:val="affff5"/>
          <w:rtl/>
        </w:rPr>
        <w:t>:</w:t>
      </w:r>
      <w:r w:rsidRPr="00C35A2C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נתייבמה</w:t>
      </w:r>
      <w:r w:rsidRPr="00CD10EF">
        <w:rPr>
          <w:rtl/>
        </w:rPr>
        <w:t xml:space="preserve"> </w:t>
      </w:r>
      <w:r w:rsidR="00CD10EF">
        <w:rPr>
          <w:rFonts w:hint="cs"/>
          <w:rtl/>
        </w:rPr>
        <w:t xml:space="preserve">- </w:t>
      </w:r>
      <w:r w:rsidRPr="00CD10EF">
        <w:rPr>
          <w:rtl/>
        </w:rPr>
        <w:t xml:space="preserve">יבמה נכנס לנחלה, </w:t>
      </w:r>
      <w:r w:rsidRPr="00CB7F8B">
        <w:rPr>
          <w:rStyle w:val="affff1"/>
          <w:rtl/>
        </w:rPr>
        <w:t xml:space="preserve">יקום על שם אחיו </w:t>
      </w:r>
      <w:r w:rsidR="00CB7F8B">
        <w:rPr>
          <w:rFonts w:hint="cs"/>
          <w:rtl/>
        </w:rPr>
        <w:t>-</w:t>
      </w:r>
      <w:r w:rsidRPr="00C35A2C">
        <w:rPr>
          <w:rtl/>
        </w:rPr>
        <w:t xml:space="preserve"> והרי קם.</w:t>
      </w:r>
    </w:p>
    <w:p w14:paraId="18CC3C3B" w14:textId="18500530" w:rsidR="00CD10EF" w:rsidRDefault="00CD10EF" w:rsidP="00615A60">
      <w:pPr>
        <w:pStyle w:val="affff2"/>
        <w:rPr>
          <w:rtl/>
        </w:rPr>
      </w:pPr>
      <w:bookmarkStart w:id="1355" w:name="_Toc119173245"/>
      <w:bookmarkStart w:id="1356" w:name="_Toc119230339"/>
      <w:r>
        <w:rPr>
          <w:rFonts w:hint="cs"/>
          <w:rtl/>
        </w:rPr>
        <w:t>כשבאה על דעת כתובה</w:t>
      </w:r>
      <w:bookmarkEnd w:id="1355"/>
      <w:bookmarkEnd w:id="1356"/>
    </w:p>
    <w:p w14:paraId="6BEDCDD2" w14:textId="7473329E" w:rsidR="00B433C9" w:rsidRPr="000978D6" w:rsidRDefault="00B433C9" w:rsidP="00B55EDF">
      <w:pPr>
        <w:rPr>
          <w:rtl/>
        </w:rPr>
      </w:pPr>
      <w:r w:rsidRPr="003E1B6A">
        <w:rPr>
          <w:rStyle w:val="affff5"/>
          <w:rtl/>
        </w:rPr>
        <w:t>ר"</w:t>
      </w:r>
      <w:r w:rsidRPr="003E1B6A">
        <w:rPr>
          <w:rStyle w:val="affff5"/>
          <w:rFonts w:hint="cs"/>
          <w:rtl/>
        </w:rPr>
        <w:t>נ</w:t>
      </w:r>
      <w:r w:rsidRPr="003E1B6A">
        <w:rPr>
          <w:rStyle w:val="affff5"/>
          <w:rtl/>
        </w:rPr>
        <w:t xml:space="preserve">: </w:t>
      </w:r>
      <w:r w:rsidRPr="000978D6">
        <w:rPr>
          <w:rFonts w:ascii="Fb Fontext" w:hAnsi="Fb Fontext"/>
          <w:spacing w:val="-4"/>
          <w:rtl/>
        </w:rPr>
        <w:t xml:space="preserve">אמרה </w:t>
      </w:r>
      <w:r w:rsidR="00286632">
        <w:rPr>
          <w:rFonts w:ascii="Fb Fontext" w:hAnsi="Fb Fontext" w:hint="cs"/>
          <w:spacing w:val="-4"/>
          <w:rtl/>
        </w:rPr>
        <w:t>'</w:t>
      </w:r>
      <w:r w:rsidRPr="000978D6">
        <w:rPr>
          <w:rFonts w:ascii="Fb Fontext" w:hAnsi="Fb Fontext"/>
          <w:spacing w:val="-4"/>
          <w:rtl/>
        </w:rPr>
        <w:t>מת בעלי</w:t>
      </w:r>
      <w:r w:rsidR="00286632">
        <w:rPr>
          <w:rFonts w:ascii="Fb Fontext" w:hAnsi="Fb Fontext" w:hint="cs"/>
          <w:spacing w:val="-4"/>
          <w:rtl/>
        </w:rPr>
        <w:t>,</w:t>
      </w:r>
      <w:r w:rsidRPr="000978D6">
        <w:rPr>
          <w:rFonts w:ascii="Fb Fontext" w:hAnsi="Fb Fontext"/>
          <w:spacing w:val="-4"/>
          <w:rtl/>
        </w:rPr>
        <w:t xml:space="preserve"> </w:t>
      </w:r>
      <w:r w:rsidRPr="00D1637C">
        <w:rPr>
          <w:rFonts w:ascii="Fb Fontext" w:hAnsi="Fb Fontext" w:cs="PFT_Frank"/>
          <w:b/>
          <w:bCs/>
          <w:spacing w:val="-4"/>
          <w:szCs w:val="14"/>
          <w:rtl/>
        </w:rPr>
        <w:t>התירוני</w:t>
      </w:r>
      <w:r w:rsidR="00286632">
        <w:rPr>
          <w:rFonts w:ascii="Fb Fontext" w:hAnsi="Fb Fontext" w:hint="cs"/>
          <w:spacing w:val="-4"/>
          <w:rtl/>
        </w:rPr>
        <w:t>'</w:t>
      </w:r>
      <w:r w:rsidRPr="000978D6">
        <w:rPr>
          <w:rFonts w:ascii="Fb Fontext" w:hAnsi="Fb Fontext"/>
          <w:spacing w:val="-4"/>
          <w:rtl/>
        </w:rPr>
        <w:t xml:space="preserve"> - מתירין אותה</w:t>
      </w:r>
      <w:r w:rsidR="00286632">
        <w:rPr>
          <w:rFonts w:ascii="Fb Fontext" w:hAnsi="Fb Fontext" w:hint="cs"/>
          <w:spacing w:val="-4"/>
          <w:rtl/>
        </w:rPr>
        <w:t>,</w:t>
      </w:r>
      <w:r w:rsidRPr="000978D6">
        <w:rPr>
          <w:rFonts w:ascii="Fb Fontext" w:hAnsi="Fb Fontext"/>
          <w:spacing w:val="-4"/>
          <w:rtl/>
        </w:rPr>
        <w:t xml:space="preserve"> ונותנין כתובתה</w:t>
      </w:r>
      <w:r w:rsidR="00286632">
        <w:rPr>
          <w:rFonts w:hint="cs"/>
          <w:rtl/>
        </w:rPr>
        <w:t>,</w:t>
      </w:r>
    </w:p>
    <w:p w14:paraId="21A50419" w14:textId="77777777" w:rsidR="00BB47D5" w:rsidRDefault="00286632" w:rsidP="00BB47D5">
      <w:pPr>
        <w:ind w:left="678" w:firstLine="113"/>
        <w:rPr>
          <w:rFonts w:ascii="FrankRuehl" w:hAnsi="FrankRuehl"/>
          <w:rtl/>
        </w:rPr>
      </w:pPr>
      <w:r w:rsidRPr="00D1637C">
        <w:rPr>
          <w:rFonts w:cs="PFT_Frank"/>
          <w:b/>
          <w:bCs/>
          <w:szCs w:val="14"/>
          <w:rtl/>
        </w:rPr>
        <w:t>'</w:t>
      </w:r>
      <w:r w:rsidR="00B433C9" w:rsidRPr="00D1637C">
        <w:rPr>
          <w:rFonts w:cs="PFT_Frank"/>
          <w:b/>
          <w:bCs/>
          <w:szCs w:val="14"/>
          <w:rtl/>
        </w:rPr>
        <w:t>תנו</w:t>
      </w:r>
      <w:r w:rsidR="00B433C9" w:rsidRPr="00C35A2C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כתובתי</w:t>
      </w:r>
      <w:r w:rsidRPr="00D1637C">
        <w:rPr>
          <w:rFonts w:cs="PFT_Frank"/>
          <w:b/>
          <w:bCs/>
          <w:szCs w:val="14"/>
          <w:rtl/>
        </w:rPr>
        <w:t>'</w:t>
      </w:r>
      <w:r w:rsidR="00B433C9" w:rsidRPr="00C35A2C">
        <w:rPr>
          <w:rtl/>
        </w:rPr>
        <w:t xml:space="preserve"> - אף להנשא אין מתירין.</w:t>
      </w:r>
    </w:p>
    <w:p w14:paraId="3A1F0DC3" w14:textId="6D2335F9" w:rsidR="00B433C9" w:rsidRPr="006C1E0B" w:rsidRDefault="00B433C9" w:rsidP="00286632">
      <w:pPr>
        <w:rPr>
          <w:rtl/>
        </w:rPr>
      </w:pPr>
      <w:r w:rsidRPr="005C5E95">
        <w:rPr>
          <w:rStyle w:val="affff5"/>
          <w:rtl/>
        </w:rPr>
        <w:t xml:space="preserve">איבעיא: </w:t>
      </w:r>
      <w:r w:rsidR="00286632">
        <w:rPr>
          <w:rFonts w:hint="cs"/>
          <w:rtl/>
        </w:rPr>
        <w:t>'</w:t>
      </w:r>
      <w:r w:rsidRPr="00D1637C">
        <w:rPr>
          <w:rFonts w:cs="PFT_Frank"/>
          <w:b/>
          <w:bCs/>
          <w:szCs w:val="14"/>
          <w:rtl/>
        </w:rPr>
        <w:t>התירוני</w:t>
      </w:r>
      <w:r w:rsidR="00286632" w:rsidRPr="00D1637C">
        <w:rPr>
          <w:rFonts w:cs="PFT_Frank"/>
          <w:b/>
          <w:bCs/>
          <w:szCs w:val="14"/>
          <w:rtl/>
        </w:rPr>
        <w:t>,</w:t>
      </w:r>
      <w:r w:rsidRPr="00D1637C">
        <w:rPr>
          <w:rFonts w:cs="PFT_Frank"/>
          <w:b/>
          <w:bCs/>
          <w:szCs w:val="14"/>
          <w:rtl/>
        </w:rPr>
        <w:t xml:space="preserve"> ותנו כתובתי</w:t>
      </w:r>
      <w:r w:rsidR="00286632">
        <w:rPr>
          <w:rFonts w:hint="cs"/>
          <w:rtl/>
        </w:rPr>
        <w:t>',</w:t>
      </w:r>
      <w:r w:rsidRPr="00286632">
        <w:rPr>
          <w:rtl/>
        </w:rPr>
        <w:t xml:space="preserve"> </w:t>
      </w:r>
      <w:r w:rsidR="00286632" w:rsidRPr="006C1E0B">
        <w:rPr>
          <w:rStyle w:val="affff5"/>
          <w:rFonts w:hint="eastAsia"/>
          <w:rtl/>
        </w:rPr>
        <w:t>את</w:t>
      </w:r>
      <w:r w:rsidR="00286632" w:rsidRPr="006C1E0B">
        <w:rPr>
          <w:rStyle w:val="affff5"/>
          <w:rtl/>
        </w:rPr>
        <w:t>"ל</w:t>
      </w:r>
      <w:r w:rsidR="00286632">
        <w:rPr>
          <w:rStyle w:val="affff5"/>
          <w:rFonts w:hint="cs"/>
          <w:rtl/>
        </w:rPr>
        <w:t>:</w:t>
      </w:r>
      <w:r w:rsidRPr="006C1E0B">
        <w:rPr>
          <w:rtl/>
        </w:rPr>
        <w:t xml:space="preserve"> </w:t>
      </w:r>
      <w:r w:rsidR="00286632">
        <w:rPr>
          <w:rFonts w:hint="cs"/>
          <w:rtl/>
        </w:rPr>
        <w:t>כל ש</w:t>
      </w:r>
      <w:r w:rsidRPr="006C1E0B">
        <w:rPr>
          <w:rFonts w:hint="eastAsia"/>
          <w:rtl/>
        </w:rPr>
        <w:t>יש</w:t>
      </w:r>
      <w:r w:rsidRPr="006C1E0B">
        <w:rPr>
          <w:rtl/>
        </w:rPr>
        <w:t xml:space="preserve"> </w:t>
      </w:r>
      <w:r w:rsidRPr="006C1E0B">
        <w:rPr>
          <w:rFonts w:hint="eastAsia"/>
          <w:rtl/>
        </w:rPr>
        <w:t>ל</w:t>
      </w:r>
      <w:r w:rsidR="00286632">
        <w:rPr>
          <w:rFonts w:hint="cs"/>
          <w:rtl/>
        </w:rPr>
        <w:t>ו</w:t>
      </w:r>
      <w:r w:rsidRPr="006C1E0B">
        <w:rPr>
          <w:rtl/>
        </w:rPr>
        <w:t xml:space="preserve"> אומר לב''ד</w:t>
      </w:r>
      <w:r w:rsidR="00286632">
        <w:rPr>
          <w:rFonts w:hint="cs"/>
          <w:rtl/>
        </w:rPr>
        <w:t>!</w:t>
      </w:r>
    </w:p>
    <w:p w14:paraId="2FEAA2DE" w14:textId="660312A1" w:rsidR="00B433C9" w:rsidRPr="00C35A2C" w:rsidRDefault="00286632" w:rsidP="006C1E0B">
      <w:pPr>
        <w:rPr>
          <w:b/>
          <w:rtl/>
        </w:rPr>
      </w:pPr>
      <w:r>
        <w:rPr>
          <w:rFonts w:hint="cs"/>
          <w:rtl/>
        </w:rPr>
        <w:t>'</w:t>
      </w:r>
      <w:r w:rsidR="00B433C9" w:rsidRPr="00D1637C">
        <w:rPr>
          <w:rFonts w:cs="PFT_Frank"/>
          <w:b/>
          <w:bCs/>
          <w:szCs w:val="14"/>
          <w:rtl/>
        </w:rPr>
        <w:t>תנו כתובתי והתירוני</w:t>
      </w:r>
      <w:r>
        <w:rPr>
          <w:rFonts w:hint="cs"/>
          <w:rtl/>
        </w:rPr>
        <w:t>',</w:t>
      </w:r>
      <w:r w:rsidR="00274003" w:rsidRPr="006C1E0B">
        <w:rPr>
          <w:rtl/>
        </w:rPr>
        <w:t xml:space="preserve"> </w:t>
      </w:r>
      <w:r w:rsidR="00CB7F8B" w:rsidRPr="006C1E0B">
        <w:rPr>
          <w:rStyle w:val="affff8"/>
          <w:rFonts w:hint="eastAsia"/>
          <w:rtl/>
        </w:rPr>
        <w:t>ע</w:t>
      </w:r>
      <w:r w:rsidRPr="006C1E0B">
        <w:rPr>
          <w:rStyle w:val="affff8"/>
          <w:rtl/>
        </w:rPr>
        <w:t>"</w:t>
      </w:r>
      <w:r w:rsidR="00CB7F8B" w:rsidRPr="006C1E0B">
        <w:rPr>
          <w:rStyle w:val="affff8"/>
          <w:rFonts w:hint="eastAsia"/>
          <w:rtl/>
        </w:rPr>
        <w:t>ד</w:t>
      </w:r>
      <w:r w:rsidR="00CB7F8B" w:rsidRPr="006C1E0B">
        <w:rPr>
          <w:rStyle w:val="affff8"/>
          <w:rtl/>
        </w:rPr>
        <w:t xml:space="preserve"> </w:t>
      </w:r>
      <w:r w:rsidR="00CB7F8B" w:rsidRPr="006C1E0B">
        <w:rPr>
          <w:rStyle w:val="affff8"/>
          <w:rFonts w:hint="eastAsia"/>
          <w:rtl/>
        </w:rPr>
        <w:t>כתובה</w:t>
      </w:r>
      <w:r w:rsidR="00B433C9" w:rsidRPr="006C1E0B">
        <w:rPr>
          <w:rStyle w:val="affff8"/>
          <w:rtl/>
        </w:rPr>
        <w:t>,</w:t>
      </w:r>
      <w:r>
        <w:rPr>
          <w:rFonts w:hint="cs"/>
          <w:rtl/>
        </w:rPr>
        <w:t xml:space="preserve"> </w:t>
      </w:r>
      <w:r>
        <w:rPr>
          <w:rStyle w:val="affff8"/>
          <w:rFonts w:hint="cs"/>
          <w:rtl/>
        </w:rPr>
        <w:t>א</w:t>
      </w:r>
      <w:r w:rsidR="00B433C9" w:rsidRPr="006C1E0B">
        <w:rPr>
          <w:rStyle w:val="affff8"/>
          <w:rFonts w:hint="eastAsia"/>
          <w:rtl/>
        </w:rPr>
        <w:t>ו</w:t>
      </w:r>
      <w:r w:rsidR="00B433C9"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חושבת</w:t>
      </w:r>
      <w:r w:rsidR="00B433C9"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ש</w:t>
      </w:r>
      <w:r w:rsidR="00B433C9" w:rsidRPr="006C1E0B">
        <w:rPr>
          <w:rStyle w:val="affff8"/>
          <w:rtl/>
        </w:rPr>
        <w:t>ב</w:t>
      </w:r>
      <w:r w:rsidRPr="006C1E0B">
        <w:rPr>
          <w:rStyle w:val="affff8"/>
          <w:rFonts w:hint="eastAsia"/>
          <w:rtl/>
        </w:rPr>
        <w:t>כך</w:t>
      </w:r>
      <w:r w:rsidR="00B433C9"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ניתרת</w:t>
      </w:r>
      <w:r w:rsidR="00B433C9" w:rsidRPr="006C1E0B">
        <w:rPr>
          <w:rStyle w:val="affff8"/>
          <w:rtl/>
        </w:rPr>
        <w:t>?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ab/>
      </w:r>
      <w:r w:rsidRPr="00D1637C">
        <w:rPr>
          <w:rFonts w:cs="PFT_Frank" w:hint="cs"/>
          <w:b/>
          <w:bCs/>
          <w:szCs w:val="14"/>
          <w:rtl/>
        </w:rPr>
        <w:t xml:space="preserve"> </w:t>
      </w:r>
      <w:r w:rsidR="00B433C9" w:rsidRPr="006C1E0B">
        <w:rPr>
          <w:rtl/>
        </w:rPr>
        <w:t>תיקו</w:t>
      </w:r>
      <w:r w:rsidR="00B433C9" w:rsidRPr="00D1637C">
        <w:rPr>
          <w:rFonts w:cs="PFT_Frank"/>
          <w:b/>
          <w:bCs/>
          <w:szCs w:val="14"/>
          <w:rtl/>
        </w:rPr>
        <w:t>.</w:t>
      </w:r>
    </w:p>
    <w:p w14:paraId="74290413" w14:textId="525A8217" w:rsidR="00286632" w:rsidRDefault="00B433C9" w:rsidP="003057AC">
      <w:pPr>
        <w:pStyle w:val="affffb"/>
        <w:rPr>
          <w:rtl/>
        </w:rPr>
      </w:pPr>
      <w:ins w:id="10018" w:author="מספור קטעי משנה" w:date="2026-10-06T06:45:58Z">
        <w:r>
          <w:rPr>
            <w:rStyle w:val="MisparKeta"/>
          </w:rPr>
          <w:t xml:space="preserve">ב. </w:t>
        </w:r>
      </w:ins>
      <w:bookmarkStart w:id="1357" w:name="_Toc119173246"/>
      <w:bookmarkStart w:id="1358" w:name="_Toc119230340"/>
      <w:r w:rsidRPr="007D40BB">
        <w:rPr>
          <w:rtl/>
        </w:rPr>
        <w:t>הכל נאמנין להעידה</w:t>
      </w:r>
      <w:r w:rsidR="00286632">
        <w:rPr>
          <w:rFonts w:hint="cs"/>
          <w:rtl/>
        </w:rPr>
        <w:t>:</w:t>
      </w:r>
      <w:bookmarkEnd w:id="1357"/>
      <w:bookmarkEnd w:id="1358"/>
    </w:p>
    <w:p>
      <w:pPr>
        <w:pStyle w:val="MishnaBatzad"/>
        <w:rPr>
          <w:ins w:id="20629" w:author="קלוד" w:date="2026-10-06T10:10:48Z"/>
        </w:rPr>
      </w:pPr>
      <w:ins w:id="20628" w:author="קלוד" w:date="2026-10-06T10:10:48Z">
        <w:r>
          <w:t xml:space="preserve">משנה ד</w:t>
        </w:r>
      </w:ins>
    </w:p>
    <w:p w14:paraId="5776F005" w14:textId="5055D83A" w:rsidR="00B433C9" w:rsidRPr="007D40BB" w:rsidRDefault="00B433C9" w:rsidP="006C1E0B">
      <w:pPr>
        <w:pStyle w:val="affc"/>
        <w:jc w:val="center"/>
        <w:rPr>
          <w:b/>
          <w:spacing w:val="4"/>
          <w:rtl/>
        </w:rPr>
      </w:pPr>
      <w:r w:rsidRPr="007D40BB">
        <w:rPr>
          <w:b/>
          <w:spacing w:val="4"/>
          <w:rtl/>
        </w:rPr>
        <w:t>חוץ מחמותה</w:t>
      </w:r>
      <w:r w:rsidR="00286632">
        <w:rPr>
          <w:rFonts w:hint="cs"/>
          <w:b/>
          <w:spacing w:val="4"/>
          <w:rtl/>
        </w:rPr>
        <w:t>,</w:t>
      </w:r>
      <w:r w:rsidRPr="007D40BB">
        <w:rPr>
          <w:b/>
          <w:spacing w:val="4"/>
          <w:rtl/>
        </w:rPr>
        <w:t xml:space="preserve"> בת חמותה, צרתה, יבמתה, ובת בעלה.</w:t>
      </w:r>
    </w:p>
    <w:p w14:paraId="08E2D3B3" w14:textId="77777777" w:rsidR="00B433C9" w:rsidRPr="00C35A2C" w:rsidRDefault="00B433C9" w:rsidP="006C1E0B">
      <w:pPr>
        <w:pStyle w:val="affc"/>
        <w:jc w:val="center"/>
        <w:rPr>
          <w:b/>
          <w:rtl/>
        </w:rPr>
      </w:pPr>
      <w:r w:rsidRPr="00C35A2C">
        <w:rPr>
          <w:b/>
          <w:rtl/>
        </w:rPr>
        <w:t>מה בין גט למיתה? שהכתב מוכיח.</w:t>
      </w:r>
    </w:p>
    <w:p w14:paraId="33F95721" w14:textId="26DA0330" w:rsidR="00B433C9" w:rsidRPr="005C5E95" w:rsidRDefault="00B433C9" w:rsidP="00B55EDF">
      <w:pPr>
        <w:rPr>
          <w:rtl/>
        </w:rPr>
      </w:pPr>
      <w:r w:rsidRPr="005C5E95">
        <w:rPr>
          <w:rStyle w:val="affff5"/>
          <w:spacing w:val="-6"/>
          <w:rtl/>
        </w:rPr>
        <w:t>איבעיא:</w:t>
      </w:r>
      <w:r w:rsidRPr="005C5E95">
        <w:rPr>
          <w:rFonts w:ascii="Fb Fontext" w:hAnsi="Fb Fontext"/>
          <w:spacing w:val="-6"/>
          <w:sz w:val="32"/>
          <w:rtl/>
        </w:rPr>
        <w:t xml:space="preserve"> </w:t>
      </w:r>
      <w:r w:rsidRPr="006C1E0B">
        <w:rPr>
          <w:b/>
          <w:rtl/>
        </w:rPr>
        <w:t>בת חמיה</w:t>
      </w:r>
      <w:r w:rsidRPr="006C1E0B">
        <w:rPr>
          <w:rtl/>
        </w:rPr>
        <w:t xml:space="preserve">? </w:t>
      </w:r>
      <w:r w:rsidR="000053CD">
        <w:rPr>
          <w:rFonts w:hint="cs"/>
          <w:rtl/>
        </w:rPr>
        <w:t xml:space="preserve">טעם </w:t>
      </w:r>
      <w:r w:rsidRPr="006C1E0B">
        <w:rPr>
          <w:rtl/>
        </w:rPr>
        <w:t xml:space="preserve">בת חמותה </w:t>
      </w:r>
      <w:r w:rsidR="000053CD" w:rsidRPr="00D1637C">
        <w:rPr>
          <w:rFonts w:cs="PFT_Frank" w:hint="eastAsia"/>
          <w:b/>
          <w:bCs/>
          <w:szCs w:val="14"/>
          <w:rtl/>
        </w:rPr>
        <w:t>ש</w:t>
      </w:r>
      <w:r w:rsidRPr="00D1637C">
        <w:rPr>
          <w:rFonts w:cs="PFT_Frank" w:hint="eastAsia"/>
          <w:b/>
          <w:bCs/>
          <w:szCs w:val="14"/>
          <w:rtl/>
        </w:rPr>
        <w:t>שונאתה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0053CD" w:rsidRPr="00D1637C">
        <w:rPr>
          <w:rFonts w:ascii="Fb Fontext" w:hAnsi="Fb Fontext" w:cs="PFT_Frank" w:hint="eastAsia"/>
          <w:b/>
          <w:bCs/>
          <w:spacing w:val="-6"/>
          <w:sz w:val="32"/>
          <w:szCs w:val="14"/>
          <w:rtl/>
        </w:rPr>
        <w:t>כ</w:t>
      </w:r>
      <w:r w:rsidRPr="00D1637C">
        <w:rPr>
          <w:rFonts w:ascii="Fb Fontext" w:hAnsi="Fb Fontext" w:cs="PFT_Frank" w:hint="eastAsia"/>
          <w:b/>
          <w:bCs/>
          <w:spacing w:val="-6"/>
          <w:sz w:val="32"/>
          <w:szCs w:val="14"/>
          <w:rtl/>
        </w:rPr>
        <w:t>אמ</w:t>
      </w:r>
      <w:r w:rsidR="000053CD" w:rsidRPr="00D1637C">
        <w:rPr>
          <w:rFonts w:ascii="Fb Fontext" w:hAnsi="Fb Fontext" w:cs="PFT_Frank" w:hint="eastAsia"/>
          <w:b/>
          <w:bCs/>
          <w:spacing w:val="-6"/>
          <w:sz w:val="32"/>
          <w:szCs w:val="14"/>
          <w:rtl/>
        </w:rPr>
        <w:t>ה</w:t>
      </w:r>
      <w:r w:rsidR="000053CD">
        <w:rPr>
          <w:rFonts w:ascii="Fb Fontext" w:hAnsi="Fb Fontext" w:hint="cs"/>
          <w:spacing w:val="-6"/>
          <w:sz w:val="32"/>
          <w:rtl/>
        </w:rPr>
        <w:t>, וכאן אין,</w:t>
      </w:r>
      <w:r w:rsidRPr="005C5E95">
        <w:rPr>
          <w:rFonts w:ascii="Fb Fontext" w:hAnsi="Fb Fontext" w:hint="cs"/>
          <w:spacing w:val="-6"/>
          <w:sz w:val="32"/>
          <w:rtl/>
        </w:rPr>
        <w:t xml:space="preserve"> </w:t>
      </w:r>
    </w:p>
    <w:p w14:paraId="7F90670D" w14:textId="4D489140" w:rsidR="00B433C9" w:rsidRPr="00AC7749" w:rsidRDefault="000053CD" w:rsidP="006C1E0B">
      <w:pPr>
        <w:ind w:left="339"/>
        <w:rPr>
          <w:rFonts w:ascii="Fb Fontext" w:hAnsi="Fb Fontext"/>
          <w:spacing w:val="-6"/>
          <w:rtl/>
        </w:rPr>
      </w:pPr>
      <w:r>
        <w:rPr>
          <w:rStyle w:val="affff5"/>
          <w:rFonts w:hint="cs"/>
          <w:rtl/>
        </w:rPr>
        <w:t xml:space="preserve"> </w:t>
      </w:r>
      <w:r w:rsidRPr="006C1E0B">
        <w:rPr>
          <w:rFonts w:hint="eastAsia"/>
          <w:rtl/>
        </w:rPr>
        <w:t>ב</w:t>
      </w:r>
      <w:r w:rsidR="00B433C9" w:rsidRPr="00AC7749">
        <w:rPr>
          <w:rFonts w:ascii="Fb Fontext" w:hAnsi="Fb Fontext"/>
          <w:spacing w:val="-6"/>
          <w:rtl/>
        </w:rPr>
        <w:t>בת חמותה</w:t>
      </w:r>
      <w:r w:rsidR="00B433C9" w:rsidRPr="00AC7749">
        <w:rPr>
          <w:rFonts w:ascii="Fb Fontext" w:hAnsi="Fb Fontext" w:hint="cs"/>
          <w:spacing w:val="-6"/>
          <w:rtl/>
        </w:rPr>
        <w:t xml:space="preserve"> </w:t>
      </w:r>
      <w:r>
        <w:rPr>
          <w:rFonts w:ascii="Fb Fontext" w:hAnsi="Fb Fontext" w:hint="cs"/>
          <w:spacing w:val="-6"/>
          <w:rtl/>
        </w:rPr>
        <w:t>'</w:t>
      </w:r>
      <w:r w:rsidRPr="00D1637C">
        <w:rPr>
          <w:rFonts w:ascii="Fb Fontext" w:hAnsi="Fb Fontext" w:cs="PFT_Frank" w:hint="cs"/>
          <w:b/>
          <w:bCs/>
          <w:spacing w:val="-6"/>
          <w:szCs w:val="14"/>
          <w:rtl/>
        </w:rPr>
        <w:t>ת</w:t>
      </w:r>
      <w:r w:rsidR="00B433C9"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אכל</w:t>
      </w:r>
      <w:r w:rsidR="00B433C9"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יגיע</w:t>
      </w:r>
      <w:r w:rsidR="00B433C9"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אמי</w:t>
      </w:r>
      <w:r>
        <w:rPr>
          <w:rFonts w:ascii="Fb Fontext" w:hAnsi="Fb Fontext" w:hint="cs"/>
          <w:spacing w:val="-6"/>
          <w:rtl/>
        </w:rPr>
        <w:t>',</w:t>
      </w:r>
      <w:r w:rsidR="00B433C9" w:rsidRPr="00AC7749">
        <w:rPr>
          <w:rFonts w:ascii="Fb Fontext" w:hAnsi="Fb Fontext" w:hint="cs"/>
          <w:spacing w:val="-6"/>
          <w:rtl/>
        </w:rPr>
        <w:t xml:space="preserve"> ו</w:t>
      </w:r>
      <w:r>
        <w:rPr>
          <w:rFonts w:ascii="Fb Fontext" w:hAnsi="Fb Fontext" w:hint="cs"/>
          <w:spacing w:val="-6"/>
          <w:rtl/>
        </w:rPr>
        <w:t>כן כאן</w:t>
      </w:r>
      <w:r w:rsidR="00B433C9" w:rsidRPr="00AC7749">
        <w:rPr>
          <w:rFonts w:ascii="Fb Fontext" w:hAnsi="Fb Fontext" w:hint="cs"/>
          <w:spacing w:val="-6"/>
          <w:rtl/>
        </w:rPr>
        <w:t xml:space="preserve"> </w:t>
      </w:r>
      <w:r>
        <w:rPr>
          <w:rFonts w:ascii="Fb Fontext" w:hAnsi="Fb Fontext" w:hint="cs"/>
          <w:spacing w:val="-6"/>
          <w:rtl/>
        </w:rPr>
        <w:t>'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ת</w:t>
      </w:r>
      <w:r w:rsidR="00B433C9"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אכל</w:t>
      </w:r>
      <w:r w:rsidR="00B433C9"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יגיע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בי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ת</w:t>
      </w:r>
      <w:r w:rsidR="00B433C9"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אבי</w:t>
      </w:r>
      <w:r>
        <w:rPr>
          <w:rFonts w:ascii="Fb Fontext" w:hAnsi="Fb Fontext" w:hint="cs"/>
          <w:spacing w:val="-6"/>
          <w:rtl/>
        </w:rPr>
        <w:t>'.</w:t>
      </w:r>
    </w:p>
    <w:p w14:paraId="42D84743" w14:textId="5E0920E5" w:rsidR="00B433C9" w:rsidRPr="006C1E0B" w:rsidRDefault="000053CD" w:rsidP="000053CD">
      <w:pPr>
        <w:rPr>
          <w:rtl/>
        </w:rPr>
      </w:pPr>
      <w:r>
        <w:rPr>
          <w:rStyle w:val="affff5"/>
          <w:rFonts w:hint="cs"/>
          <w:rtl/>
        </w:rPr>
        <w:t>ואין להוכיח מדתניא</w:t>
      </w:r>
      <w:r w:rsidR="00B433C9" w:rsidRPr="003E1B6A">
        <w:rPr>
          <w:rStyle w:val="affff5"/>
          <w:rtl/>
        </w:rPr>
        <w:t xml:space="preserve">: </w:t>
      </w:r>
      <w:r w:rsidR="00B433C9" w:rsidRPr="006C1E0B">
        <w:rPr>
          <w:rtl/>
        </w:rPr>
        <w:t>חוץ מחמש נשים</w:t>
      </w:r>
      <w:r w:rsidRPr="000053CD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B433C9" w:rsidRPr="006C1E0B">
        <w:rPr>
          <w:rtl/>
        </w:rPr>
        <w:t xml:space="preserve"> </w:t>
      </w:r>
      <w:r w:rsidRPr="006C1E0B">
        <w:rPr>
          <w:rFonts w:hint="eastAsia"/>
          <w:rtl/>
        </w:rPr>
        <w:t>טעם</w:t>
      </w:r>
      <w:r w:rsidRPr="006C1E0B">
        <w:rPr>
          <w:rtl/>
        </w:rPr>
        <w:t xml:space="preserve"> דומה </w:t>
      </w:r>
      <w:r>
        <w:rPr>
          <w:rFonts w:hint="cs"/>
          <w:rtl/>
        </w:rPr>
        <w:t>ו</w:t>
      </w:r>
      <w:r w:rsidRPr="006C1E0B">
        <w:rPr>
          <w:rFonts w:hint="eastAsia"/>
          <w:rtl/>
        </w:rPr>
        <w:t>נחשב</w:t>
      </w:r>
      <w:r w:rsidRPr="006C1E0B">
        <w:rPr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אחד</w:t>
      </w:r>
      <w:r w:rsidRPr="006C1E0B">
        <w:rPr>
          <w:rtl/>
        </w:rPr>
        <w:t>.</w:t>
      </w:r>
    </w:p>
    <w:p w14:paraId="7E329C5E" w14:textId="432E2B9D" w:rsidR="00B433C9" w:rsidRDefault="00B433C9" w:rsidP="00B55EDF">
      <w:pPr>
        <w:rPr>
          <w:rFonts w:ascii="Fb Fontext" w:hAnsi="Fb Fontext"/>
          <w:sz w:val="32"/>
          <w:rtl/>
        </w:rPr>
      </w:pPr>
      <w:r w:rsidRPr="003E1B6A">
        <w:rPr>
          <w:rStyle w:val="affff5"/>
          <w:rtl/>
        </w:rPr>
        <w:t>ו</w:t>
      </w:r>
      <w:r w:rsidRPr="003E1B6A">
        <w:rPr>
          <w:rStyle w:val="affff5"/>
          <w:rFonts w:hint="cs"/>
          <w:rtl/>
        </w:rPr>
        <w:t>ד</w:t>
      </w:r>
      <w:r w:rsidRPr="003E1B6A">
        <w:rPr>
          <w:rStyle w:val="affff5"/>
          <w:rtl/>
        </w:rPr>
        <w:t>תנ</w:t>
      </w:r>
      <w:r w:rsidR="000053CD">
        <w:rPr>
          <w:rStyle w:val="affff5"/>
          <w:rFonts w:hint="cs"/>
          <w:rtl/>
        </w:rPr>
        <w:t>יא</w:t>
      </w:r>
      <w:r w:rsidRPr="003E1B6A">
        <w:rPr>
          <w:rStyle w:val="affff5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שבע נשים</w:t>
      </w:r>
      <w:r w:rsidRPr="00C35A2C">
        <w:rPr>
          <w:rFonts w:ascii="Fb Fontext" w:hAnsi="Fb Fontext"/>
          <w:sz w:val="32"/>
          <w:rtl/>
        </w:rPr>
        <w:t xml:space="preserve"> </w:t>
      </w:r>
      <w:r w:rsidR="000053CD">
        <w:rPr>
          <w:rFonts w:ascii="Fb Fontext" w:hAnsi="Fb Fontext" w:hint="cs"/>
          <w:sz w:val="32"/>
          <w:rtl/>
        </w:rPr>
        <w:t>-</w:t>
      </w:r>
      <w:r w:rsidRPr="00C35A2C">
        <w:rPr>
          <w:rFonts w:ascii="Fb Fontext" w:hAnsi="Fb Fontext"/>
          <w:sz w:val="32"/>
          <w:rtl/>
        </w:rPr>
        <w:t xml:space="preserve"> </w:t>
      </w:r>
      <w:r w:rsidR="000053CD" w:rsidRPr="006C1E0B">
        <w:rPr>
          <w:rStyle w:val="affff5"/>
          <w:rFonts w:hint="eastAsia"/>
          <w:rtl/>
        </w:rPr>
        <w:t>כ</w:t>
      </w:r>
      <w:r w:rsidRPr="003E1B6A">
        <w:rPr>
          <w:rStyle w:val="affff5"/>
          <w:rtl/>
        </w:rPr>
        <w:t>ר' יהודה</w:t>
      </w:r>
      <w:r w:rsidRPr="00C35A2C">
        <w:rPr>
          <w:rFonts w:ascii="Fb Fontext" w:hAnsi="Fb Fontext"/>
          <w:sz w:val="32"/>
          <w:rtl/>
        </w:rPr>
        <w:t xml:space="preserve"> </w:t>
      </w:r>
      <w:r w:rsidR="000053CD">
        <w:rPr>
          <w:rFonts w:ascii="Fb Fontext" w:hAnsi="Fb Fontext" w:hint="cs"/>
          <w:sz w:val="32"/>
          <w:rtl/>
        </w:rPr>
        <w:t>ש</w:t>
      </w:r>
      <w:r w:rsidRPr="00C35A2C">
        <w:rPr>
          <w:rFonts w:ascii="Fb Fontext" w:hAnsi="Fb Fontext" w:hint="cs"/>
          <w:sz w:val="32"/>
          <w:rtl/>
        </w:rPr>
        <w:t xml:space="preserve">מוסיף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אשת אב</w:t>
      </w:r>
      <w:r w:rsidR="000053CD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יה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וכל</w:t>
      </w:r>
      <w:r w:rsidR="000053CD" w:rsidRPr="00D1637C">
        <w:rPr>
          <w:rFonts w:ascii="Fb Fontext" w:hAnsi="Fb Fontext" w:cs="PFT_Frank" w:hint="cs"/>
          <w:b/>
          <w:bCs/>
          <w:sz w:val="32"/>
          <w:szCs w:val="14"/>
          <w:rtl/>
        </w:rPr>
        <w:t>ת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ה</w:t>
      </w:r>
      <w:r w:rsidR="000053CD">
        <w:rPr>
          <w:rFonts w:ascii="Fb Fontext" w:hAnsi="Fb Fontext" w:hint="cs"/>
          <w:sz w:val="32"/>
          <w:rtl/>
        </w:rPr>
        <w:t>,</w:t>
      </w:r>
    </w:p>
    <w:p w14:paraId="76A5C9D7" w14:textId="0FF6CD94" w:rsidR="00B433C9" w:rsidRPr="00C35A2C" w:rsidRDefault="00B433C9" w:rsidP="006C1E0B">
      <w:pPr>
        <w:rPr>
          <w:rFonts w:ascii="Fb Fontext" w:hAnsi="Fb Fontext" w:cs="Guttman Vilna"/>
          <w:b/>
          <w:bCs/>
          <w:sz w:val="32"/>
          <w:rtl/>
        </w:rPr>
      </w:pPr>
      <w:r w:rsidRPr="003E1B6A">
        <w:rPr>
          <w:rStyle w:val="affff5"/>
          <w:rtl/>
        </w:rPr>
        <w:t>אמרו לו:</w:t>
      </w:r>
      <w:r w:rsidRPr="00C35A2C">
        <w:rPr>
          <w:rFonts w:ascii="Fb Fontext" w:hAnsi="Fb Fontext"/>
          <w:sz w:val="32"/>
          <w:rtl/>
        </w:rPr>
        <w:t xml:space="preserve"> אשת אב </w:t>
      </w:r>
      <w:r w:rsidR="000053CD">
        <w:rPr>
          <w:rFonts w:ascii="Fb Fontext" w:hAnsi="Fb Fontext" w:hint="cs"/>
          <w:sz w:val="32"/>
          <w:rtl/>
        </w:rPr>
        <w:t>-</w:t>
      </w:r>
      <w:r w:rsidRPr="00C35A2C">
        <w:rPr>
          <w:rFonts w:ascii="Fb Fontext" w:hAnsi="Fb Fontext"/>
          <w:sz w:val="32"/>
          <w:rtl/>
        </w:rPr>
        <w:t xml:space="preserve"> בכלל בת בעל, כלה </w:t>
      </w:r>
      <w:r w:rsidR="000053CD">
        <w:rPr>
          <w:rFonts w:ascii="Fb Fontext" w:hAnsi="Fb Fontext" w:hint="cs"/>
          <w:sz w:val="32"/>
          <w:rtl/>
        </w:rPr>
        <w:t xml:space="preserve">- </w:t>
      </w:r>
      <w:r w:rsidRPr="00C35A2C">
        <w:rPr>
          <w:rFonts w:ascii="Fb Fontext" w:hAnsi="Fb Fontext"/>
          <w:sz w:val="32"/>
          <w:rtl/>
        </w:rPr>
        <w:t>בכלל חמותה</w:t>
      </w:r>
      <w:r w:rsidR="00E84A6B" w:rsidRPr="006C1E0B">
        <w:rPr>
          <w:rStyle w:val="affff8"/>
          <w:rtl/>
        </w:rPr>
        <w:t xml:space="preserve"> כדלקמן.</w:t>
      </w:r>
    </w:p>
    <w:p w14:paraId="269B5829" w14:textId="22E9A100" w:rsidR="00E84A6B" w:rsidRDefault="00E84A6B" w:rsidP="00E84A6B">
      <w:pPr>
        <w:rPr>
          <w:rFonts w:ascii="Fb Fontext" w:hAnsi="Fb Fontext"/>
          <w:spacing w:val="-4"/>
          <w:rtl/>
        </w:rPr>
      </w:pPr>
      <w:r>
        <w:rPr>
          <w:rStyle w:val="affff5"/>
          <w:rFonts w:hint="cs"/>
          <w:rtl/>
        </w:rPr>
        <w:t>אבל</w:t>
      </w:r>
      <w:r w:rsidR="000053CD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="00B433C9" w:rsidRPr="003E1B6A">
        <w:rPr>
          <w:rStyle w:val="affff5"/>
          <w:rFonts w:hint="cs"/>
          <w:rtl/>
        </w:rPr>
        <w:t>ר</w:t>
      </w:r>
      <w:r w:rsidR="00B433C9" w:rsidRPr="003E1B6A">
        <w:rPr>
          <w:rStyle w:val="affff5"/>
          <w:rtl/>
        </w:rPr>
        <w:t>"</w:t>
      </w:r>
      <w:r w:rsidR="00B433C9" w:rsidRPr="003E1B6A">
        <w:rPr>
          <w:rStyle w:val="affff5"/>
          <w:rFonts w:hint="cs"/>
          <w:rtl/>
        </w:rPr>
        <w:t>י</w:t>
      </w:r>
      <w:r w:rsidRPr="006C1E0B">
        <w:rPr>
          <w:rStyle w:val="affff5"/>
          <w:rtl/>
        </w:rPr>
        <w:t>,</w:t>
      </w:r>
      <w:r w:rsidR="00B433C9" w:rsidRPr="006C1E0B">
        <w:rPr>
          <w:rStyle w:val="affff5"/>
          <w:rtl/>
        </w:rPr>
        <w:t xml:space="preserve"> </w:t>
      </w:r>
      <w:r w:rsidRPr="006C1E0B">
        <w:rPr>
          <w:rStyle w:val="affff5"/>
          <w:rFonts w:hint="eastAsia"/>
          <w:rtl/>
        </w:rPr>
        <w:t>הטעם</w:t>
      </w:r>
      <w:r w:rsidRPr="006C1E0B">
        <w:rPr>
          <w:rStyle w:val="affff5"/>
          <w:rtl/>
        </w:rPr>
        <w:t>:</w:t>
      </w:r>
      <w:r w:rsidRPr="00D1637C">
        <w:rPr>
          <w:rFonts w:ascii="Fb Fontext" w:hAnsi="Fb Fontext" w:cs="PFT_Frank" w:hint="cs"/>
          <w:b/>
          <w:bCs/>
          <w:sz w:val="32"/>
          <w:szCs w:val="14"/>
          <w:rtl/>
        </w:rPr>
        <w:t xml:space="preserve"> ש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חמות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שונאת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כלה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- 'ת</w:t>
      </w:r>
      <w:r w:rsidR="00B433C9" w:rsidRPr="00C35A2C">
        <w:rPr>
          <w:rFonts w:ascii="Fb Fontext" w:hAnsi="Fb Fontext"/>
          <w:sz w:val="32"/>
          <w:rtl/>
        </w:rPr>
        <w:t xml:space="preserve">אכל </w:t>
      </w:r>
      <w:r>
        <w:rPr>
          <w:rFonts w:ascii="Fb Fontext" w:hAnsi="Fb Fontext" w:hint="cs"/>
          <w:sz w:val="32"/>
          <w:rtl/>
        </w:rPr>
        <w:t>יגיעי'</w:t>
      </w:r>
      <w:r w:rsidRPr="006C1E0B">
        <w:rPr>
          <w:rStyle w:val="affff8"/>
          <w:rtl/>
        </w:rPr>
        <w:t xml:space="preserve"> בירושה</w:t>
      </w:r>
      <w:r w:rsidR="00B433C9" w:rsidRPr="006C1E0B">
        <w:rPr>
          <w:rStyle w:val="affff8"/>
          <w:rtl/>
        </w:rPr>
        <w:t>,</w:t>
      </w:r>
      <w:r>
        <w:rPr>
          <w:rFonts w:ascii="Fb Fontext" w:hAnsi="Fb Fontext" w:hint="cs"/>
          <w:spacing w:val="-4"/>
          <w:rtl/>
        </w:rPr>
        <w:t xml:space="preserve"> </w:t>
      </w:r>
    </w:p>
    <w:p w14:paraId="746E9C95" w14:textId="6D126363" w:rsidR="00E84A6B" w:rsidRDefault="00E84A6B" w:rsidP="006C1E0B">
      <w:pPr>
        <w:ind w:left="452"/>
        <w:rPr>
          <w:rFonts w:ascii="Fb Fontext" w:hAnsi="Fb Fontext"/>
          <w:spacing w:val="-4"/>
          <w:rtl/>
        </w:rPr>
      </w:pPr>
      <w:r w:rsidRPr="00D1637C">
        <w:rPr>
          <w:rFonts w:ascii="Fb Fontext" w:hAnsi="Fb Fontext" w:cs="PFT_Frank" w:hint="cs"/>
          <w:b/>
          <w:bCs/>
          <w:spacing w:val="-4"/>
          <w:szCs w:val="14"/>
          <w:rtl/>
        </w:rPr>
        <w:t xml:space="preserve">  </w:t>
      </w:r>
      <w:r w:rsidR="00B433C9" w:rsidRPr="00D1637C">
        <w:rPr>
          <w:rFonts w:ascii="Fb Fontext" w:hAnsi="Fb Fontext" w:cs="PFT_Frank"/>
          <w:b/>
          <w:bCs/>
          <w:spacing w:val="-4"/>
          <w:szCs w:val="14"/>
          <w:rtl/>
        </w:rPr>
        <w:t xml:space="preserve">בת בעל </w:t>
      </w:r>
      <w:r w:rsidRPr="00D1637C">
        <w:rPr>
          <w:rFonts w:ascii="Fb Fontext" w:hAnsi="Fb Fontext" w:cs="PFT_Frank" w:hint="cs"/>
          <w:b/>
          <w:bCs/>
          <w:spacing w:val="-4"/>
          <w:szCs w:val="14"/>
          <w:rtl/>
        </w:rPr>
        <w:t xml:space="preserve">את </w:t>
      </w:r>
      <w:r w:rsidR="00B433C9" w:rsidRPr="00D1637C">
        <w:rPr>
          <w:rFonts w:ascii="Fb Fontext" w:hAnsi="Fb Fontext" w:cs="PFT_Frank"/>
          <w:b/>
          <w:bCs/>
          <w:spacing w:val="-4"/>
          <w:szCs w:val="14"/>
          <w:rtl/>
        </w:rPr>
        <w:t>אשת אב</w:t>
      </w:r>
      <w:r w:rsidRPr="00D1637C">
        <w:rPr>
          <w:rFonts w:ascii="Fb Fontext" w:hAnsi="Fb Fontext" w:cs="PFT_Frank" w:hint="eastAsia"/>
          <w:b/>
          <w:bCs/>
          <w:spacing w:val="-4"/>
          <w:szCs w:val="14"/>
          <w:rtl/>
        </w:rPr>
        <w:t>יה</w:t>
      </w:r>
      <w:r>
        <w:rPr>
          <w:rFonts w:ascii="Fb Fontext" w:hAnsi="Fb Fontext" w:hint="cs"/>
          <w:spacing w:val="-4"/>
          <w:rtl/>
        </w:rPr>
        <w:t xml:space="preserve"> - '</w:t>
      </w:r>
      <w:r w:rsidR="00B433C9" w:rsidRPr="00AC7749">
        <w:rPr>
          <w:rFonts w:ascii="Fb Fontext" w:hAnsi="Fb Fontext"/>
          <w:spacing w:val="-4"/>
          <w:rtl/>
        </w:rPr>
        <w:t>א</w:t>
      </w:r>
      <w:r>
        <w:rPr>
          <w:rFonts w:ascii="Fb Fontext" w:hAnsi="Fb Fontext" w:hint="cs"/>
          <w:spacing w:val="-4"/>
          <w:rtl/>
        </w:rPr>
        <w:t>ו</w:t>
      </w:r>
      <w:r w:rsidR="00B433C9" w:rsidRPr="00AC7749">
        <w:rPr>
          <w:rFonts w:ascii="Fb Fontext" w:hAnsi="Fb Fontext"/>
          <w:spacing w:val="-4"/>
          <w:rtl/>
        </w:rPr>
        <w:t>כל</w:t>
      </w:r>
      <w:r>
        <w:rPr>
          <w:rFonts w:ascii="Fb Fontext" w:hAnsi="Fb Fontext" w:hint="cs"/>
          <w:spacing w:val="-4"/>
          <w:rtl/>
        </w:rPr>
        <w:t>ת</w:t>
      </w:r>
      <w:r w:rsidR="00B433C9" w:rsidRPr="00AC7749">
        <w:rPr>
          <w:rFonts w:ascii="Fb Fontext" w:hAnsi="Fb Fontext"/>
          <w:spacing w:val="-4"/>
          <w:rtl/>
        </w:rPr>
        <w:t xml:space="preserve"> </w:t>
      </w:r>
      <w:r>
        <w:rPr>
          <w:rFonts w:ascii="Fb Fontext" w:hAnsi="Fb Fontext" w:hint="cs"/>
          <w:spacing w:val="-4"/>
          <w:rtl/>
        </w:rPr>
        <w:t xml:space="preserve">יגיע </w:t>
      </w:r>
      <w:r w:rsidR="00B433C9" w:rsidRPr="00AC7749">
        <w:rPr>
          <w:rFonts w:ascii="Fb Fontext" w:hAnsi="Fb Fontext"/>
          <w:spacing w:val="-4"/>
          <w:rtl/>
        </w:rPr>
        <w:t>א</w:t>
      </w:r>
      <w:r>
        <w:rPr>
          <w:rFonts w:ascii="Fb Fontext" w:hAnsi="Fb Fontext" w:hint="cs"/>
          <w:spacing w:val="-4"/>
          <w:rtl/>
        </w:rPr>
        <w:t>מי'</w:t>
      </w:r>
      <w:r w:rsidR="00B433C9" w:rsidRPr="00AC7749">
        <w:rPr>
          <w:rFonts w:ascii="Fb Fontext" w:hAnsi="Fb Fontext"/>
          <w:spacing w:val="-4"/>
          <w:rtl/>
        </w:rPr>
        <w:t xml:space="preserve">, </w:t>
      </w:r>
    </w:p>
    <w:p w14:paraId="70C0DF5F" w14:textId="6E5FFF3A" w:rsidR="00E84A6B" w:rsidRDefault="00E84A6B" w:rsidP="007C50EB">
      <w:pPr>
        <w:rPr>
          <w:rFonts w:ascii="Fb Fontext" w:hAnsi="Fb Fontext"/>
          <w:spacing w:val="-6"/>
          <w:rtl/>
        </w:rPr>
      </w:pPr>
      <w:r>
        <w:rPr>
          <w:rStyle w:val="affff5"/>
          <w:rFonts w:hint="cs"/>
          <w:rtl/>
        </w:rPr>
        <w:t>א</w:t>
      </w:r>
      <w:r w:rsidRPr="006C1E0B">
        <w:rPr>
          <w:rStyle w:val="affff5"/>
          <w:rFonts w:hint="eastAsia"/>
          <w:rtl/>
        </w:rPr>
        <w:t>בל</w:t>
      </w:r>
      <w:r>
        <w:rPr>
          <w:rStyle w:val="affff5"/>
          <w:rFonts w:hint="cs"/>
          <w:rtl/>
        </w:rPr>
        <w:t xml:space="preserve"> </w:t>
      </w:r>
      <w:r w:rsidRPr="006C1E0B">
        <w:rPr>
          <w:rStyle w:val="affff5"/>
          <w:rFonts w:hint="eastAsia"/>
          <w:rtl/>
        </w:rPr>
        <w:t>טעם</w:t>
      </w:r>
      <w:r w:rsidRPr="006C1E0B">
        <w:rPr>
          <w:rStyle w:val="affff5"/>
          <w:rtl/>
        </w:rPr>
        <w:t>:</w:t>
      </w:r>
      <w:r>
        <w:rPr>
          <w:rFonts w:ascii="Fb Fontext" w:hAnsi="Fb Fontext" w:hint="cs"/>
          <w:spacing w:val="-6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כלה 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את</w:t>
      </w:r>
      <w:r w:rsidR="00B433C9"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 חמות</w:t>
      </w:r>
      <w:r w:rsidR="00B433C9" w:rsidRPr="00CB7F8B">
        <w:rPr>
          <w:rFonts w:ascii="Fb Fontext" w:hAnsi="Fb Fontext"/>
          <w:spacing w:val="-6"/>
          <w:rtl/>
        </w:rPr>
        <w:t xml:space="preserve"> </w:t>
      </w:r>
      <w:r>
        <w:rPr>
          <w:rFonts w:ascii="Fb Fontext" w:hAnsi="Fb Fontext" w:hint="cs"/>
          <w:spacing w:val="-6"/>
          <w:rtl/>
        </w:rPr>
        <w:t xml:space="preserve">- </w:t>
      </w:r>
      <w:r w:rsidR="00CB7F8B" w:rsidRPr="00CB7F8B">
        <w:rPr>
          <w:rFonts w:ascii="Fb Fontext" w:hAnsi="Fb Fontext"/>
          <w:spacing w:val="-6"/>
          <w:rtl/>
        </w:rPr>
        <w:t>מגלה לבנה</w:t>
      </w:r>
      <w:r w:rsidR="00CB7F8B" w:rsidRPr="00CB7F8B">
        <w:rPr>
          <w:rFonts w:ascii="Fb Fontext" w:hAnsi="Fb Fontext" w:hint="cs"/>
          <w:spacing w:val="-6"/>
          <w:rtl/>
        </w:rPr>
        <w:t xml:space="preserve"> מעשיה</w:t>
      </w:r>
      <w:r w:rsidR="00B433C9" w:rsidRPr="00CB7F8B">
        <w:rPr>
          <w:rFonts w:ascii="Fb Fontext" w:hAnsi="Fb Fontext"/>
          <w:spacing w:val="-6"/>
          <w:rtl/>
        </w:rPr>
        <w:t xml:space="preserve">, </w:t>
      </w:r>
    </w:p>
    <w:p w14:paraId="4786F565" w14:textId="25BA971E" w:rsidR="00B433C9" w:rsidRPr="00CB7F8B" w:rsidRDefault="00E84A6B" w:rsidP="006C1E0B">
      <w:pPr>
        <w:ind w:left="452"/>
        <w:rPr>
          <w:rFonts w:ascii="Fb Fontext" w:hAnsi="Fb Fontext"/>
          <w:spacing w:val="-6"/>
          <w:rtl/>
        </w:rPr>
      </w:pPr>
      <w:r w:rsidRPr="00D1637C">
        <w:rPr>
          <w:rFonts w:ascii="Fb Fontext" w:hAnsi="Fb Fontext" w:cs="PFT_Frank" w:hint="cs"/>
          <w:b/>
          <w:bCs/>
          <w:spacing w:val="-6"/>
          <w:szCs w:val="14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אשת אב 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את</w:t>
      </w:r>
      <w:r w:rsidR="00B433C9"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 בת בעל</w:t>
      </w:r>
      <w:r>
        <w:rPr>
          <w:rFonts w:ascii="Fb Fontext" w:hAnsi="Fb Fontext" w:hint="cs"/>
          <w:spacing w:val="-6"/>
          <w:rtl/>
        </w:rPr>
        <w:t xml:space="preserve"> -</w:t>
      </w:r>
      <w:r w:rsidR="00B433C9" w:rsidRPr="00CB7F8B">
        <w:rPr>
          <w:rFonts w:ascii="Fb Fontext" w:hAnsi="Fb Fontext"/>
          <w:spacing w:val="-6"/>
          <w:rtl/>
        </w:rPr>
        <w:t xml:space="preserve"> </w:t>
      </w:r>
      <w:r w:rsidR="00CB7F8B" w:rsidRPr="00CB7F8B">
        <w:rPr>
          <w:rFonts w:ascii="Fb Fontext" w:hAnsi="Fb Fontext"/>
          <w:spacing w:val="-6"/>
          <w:rtl/>
        </w:rPr>
        <w:t>מגלה לאביה</w:t>
      </w:r>
      <w:r w:rsidR="00B433C9" w:rsidRPr="00CB7F8B">
        <w:rPr>
          <w:rFonts w:ascii="Fb Fontext" w:hAnsi="Fb Fontext"/>
          <w:spacing w:val="-6"/>
          <w:rtl/>
        </w:rPr>
        <w:t xml:space="preserve"> </w:t>
      </w:r>
      <w:r w:rsidR="00CB7F8B" w:rsidRPr="00CB7F8B">
        <w:rPr>
          <w:rFonts w:ascii="Fb Fontext" w:hAnsi="Fb Fontext" w:hint="cs"/>
          <w:spacing w:val="-6"/>
          <w:rtl/>
        </w:rPr>
        <w:t>מעשיה</w:t>
      </w:r>
      <w:r w:rsidR="00B433C9" w:rsidRPr="00CB7F8B">
        <w:rPr>
          <w:rFonts w:ascii="Fb Fontext" w:hAnsi="Fb Fontext"/>
          <w:spacing w:val="-6"/>
          <w:rtl/>
        </w:rPr>
        <w:t>.</w:t>
      </w:r>
    </w:p>
    <w:p w14:paraId="03D04CC3" w14:textId="26D79F26" w:rsidR="00B433C9" w:rsidRPr="00F97732" w:rsidRDefault="00B433C9" w:rsidP="00BB47D5">
      <w:pPr>
        <w:rPr>
          <w:rtl/>
        </w:rPr>
      </w:pPr>
      <w:r w:rsidRPr="003E1B6A">
        <w:rPr>
          <w:rStyle w:val="affff5"/>
          <w:rtl/>
        </w:rPr>
        <w:t>ורבנן</w:t>
      </w:r>
      <w:r w:rsidR="00E84A6B">
        <w:rPr>
          <w:rStyle w:val="affff5"/>
          <w:rFonts w:hint="cs"/>
          <w:rtl/>
        </w:rPr>
        <w:t xml:space="preserve"> הטעם</w:t>
      </w:r>
      <w:r w:rsidR="00CB7F8B">
        <w:rPr>
          <w:rStyle w:val="affff5"/>
          <w:rFonts w:hint="cs"/>
          <w:rtl/>
        </w:rPr>
        <w:t>:</w:t>
      </w:r>
      <w:r w:rsidRPr="00C35A2C">
        <w:rPr>
          <w:rtl/>
        </w:rPr>
        <w:t xml:space="preserve"> </w:t>
      </w:r>
      <w:r w:rsidR="00E84A6B">
        <w:rPr>
          <w:rFonts w:hint="cs"/>
          <w:rtl/>
        </w:rPr>
        <w:t>'</w:t>
      </w:r>
      <w:r w:rsidRPr="00CB7F8B">
        <w:rPr>
          <w:rStyle w:val="affff1"/>
          <w:rtl/>
        </w:rPr>
        <w:t>כמים הפנים לפנים</w:t>
      </w:r>
      <w:r w:rsidR="00E84A6B">
        <w:rPr>
          <w:rStyle w:val="affff1"/>
          <w:rFonts w:hint="cs"/>
          <w:rtl/>
        </w:rPr>
        <w:t>,</w:t>
      </w:r>
      <w:r w:rsidRPr="00CB7F8B">
        <w:rPr>
          <w:rStyle w:val="affff1"/>
          <w:rtl/>
        </w:rPr>
        <w:t xml:space="preserve"> כן לב האדם לאדם</w:t>
      </w:r>
      <w:r w:rsidR="00E84A6B">
        <w:rPr>
          <w:rStyle w:val="affff1"/>
          <w:rFonts w:hint="cs"/>
          <w:rtl/>
        </w:rPr>
        <w:t>'</w:t>
      </w:r>
      <w:r w:rsidR="00E84A6B" w:rsidRPr="006C1E0B">
        <w:rPr>
          <w:rStyle w:val="affff1"/>
          <w:rtl/>
        </w:rPr>
        <w:t>,</w:t>
      </w:r>
      <w:r w:rsidR="00CB7F8B">
        <w:rPr>
          <w:rFonts w:hint="cs"/>
          <w:rtl/>
        </w:rPr>
        <w:t xml:space="preserve"> </w:t>
      </w:r>
      <w:r w:rsidRPr="00E84A6B">
        <w:rPr>
          <w:rStyle w:val="affff5"/>
          <w:rtl/>
        </w:rPr>
        <w:t>ו</w:t>
      </w:r>
      <w:r w:rsidRPr="00E84A6B">
        <w:rPr>
          <w:rStyle w:val="affff5"/>
          <w:rFonts w:hint="cs"/>
          <w:rtl/>
        </w:rPr>
        <w:t>לר</w:t>
      </w:r>
      <w:r w:rsidRPr="00E84A6B">
        <w:rPr>
          <w:rStyle w:val="affff5"/>
          <w:rtl/>
        </w:rPr>
        <w:t>"</w:t>
      </w:r>
      <w:r w:rsidRPr="00E84A6B">
        <w:rPr>
          <w:rStyle w:val="affff5"/>
          <w:rFonts w:hint="cs"/>
          <w:rtl/>
        </w:rPr>
        <w:t>י</w:t>
      </w:r>
      <w:r w:rsidR="00E84A6B">
        <w:rPr>
          <w:rStyle w:val="affff8"/>
          <w:rFonts w:hint="cs"/>
          <w:rtl/>
        </w:rPr>
        <w:t>:</w:t>
      </w:r>
      <w:r w:rsidRPr="006C1E0B">
        <w:rPr>
          <w:rStyle w:val="affff8"/>
          <w:rtl/>
        </w:rPr>
        <w:t xml:space="preserve"> בד</w:t>
      </w:r>
      <w:r w:rsidR="00E84A6B">
        <w:rPr>
          <w:rStyle w:val="affff8"/>
          <w:rFonts w:hint="cs"/>
          <w:rtl/>
        </w:rPr>
        <w:t>"</w:t>
      </w:r>
      <w:r w:rsidRPr="006C1E0B">
        <w:rPr>
          <w:rStyle w:val="affff8"/>
          <w:rtl/>
        </w:rPr>
        <w:t>ת כתיב</w:t>
      </w:r>
      <w:r w:rsidRPr="00C35A2C">
        <w:rPr>
          <w:rtl/>
        </w:rPr>
        <w:t>.</w:t>
      </w:r>
    </w:p>
    <w:p w14:paraId="691D7428" w14:textId="77777777" w:rsidR="00B433C9" w:rsidRPr="00C35A2C" w:rsidRDefault="00B433C9" w:rsidP="008E65FC">
      <w:pPr>
        <w:pStyle w:val="aff7"/>
        <w:framePr w:wrap="around"/>
        <w:rPr>
          <w:rStyle w:val="afff1"/>
          <w:rFonts w:ascii="Fb Fontext" w:hAnsi="Fb Fontext"/>
          <w:bCs w:val="0"/>
          <w:rtl/>
        </w:rPr>
      </w:pPr>
      <w:r w:rsidRPr="00C35A2C">
        <w:rPr>
          <w:rStyle w:val="afff1"/>
          <w:rFonts w:ascii="Fb Fontext" w:hAnsi="Fb Fontext" w:hint="cs"/>
          <w:rtl/>
        </w:rPr>
        <w:t>קיז:</w:t>
      </w:r>
    </w:p>
    <w:p w14:paraId="1B5A59F7" w14:textId="6C3AEF31" w:rsidR="00CB7F8B" w:rsidRDefault="00E84A6B" w:rsidP="00615A60">
      <w:pPr>
        <w:pStyle w:val="affff2"/>
        <w:rPr>
          <w:rtl/>
        </w:rPr>
      </w:pPr>
      <w:bookmarkStart w:id="1359" w:name="_Toc119173247"/>
      <w:bookmarkStart w:id="1360" w:name="_Toc119230341"/>
      <w:r>
        <w:rPr>
          <w:rStyle w:val="affff5"/>
          <w:rFonts w:hint="cs"/>
          <w:rtl/>
        </w:rPr>
        <w:t>א</w:t>
      </w:r>
      <w:r w:rsidR="00B433C9" w:rsidRPr="003E1B6A">
        <w:rPr>
          <w:rStyle w:val="affff5"/>
          <w:rtl/>
        </w:rPr>
        <w:t>בעי</w:t>
      </w:r>
      <w:r>
        <w:rPr>
          <w:rStyle w:val="affff5"/>
          <w:rFonts w:hint="cs"/>
          <w:rtl/>
        </w:rPr>
        <w:t>א</w:t>
      </w:r>
      <w:r w:rsidR="00B433C9" w:rsidRPr="003E1B6A">
        <w:rPr>
          <w:rStyle w:val="affff5"/>
          <w:rtl/>
        </w:rPr>
        <w:t>:</w:t>
      </w:r>
      <w:r w:rsidR="00B433C9" w:rsidRPr="00C35A2C">
        <w:rPr>
          <w:rtl/>
        </w:rPr>
        <w:t xml:space="preserve"> </w:t>
      </w:r>
      <w:r w:rsidR="00B433C9" w:rsidRPr="006C1E0B">
        <w:rPr>
          <w:rtl/>
        </w:rPr>
        <w:t>חמותה הבאה לאח</w:t>
      </w:r>
      <w:r>
        <w:rPr>
          <w:rFonts w:hint="cs"/>
          <w:rtl/>
        </w:rPr>
        <w:t>ר מ</w:t>
      </w:r>
      <w:r w:rsidR="00B433C9" w:rsidRPr="006C1E0B">
        <w:rPr>
          <w:rFonts w:hint="eastAsia"/>
          <w:rtl/>
        </w:rPr>
        <w:t>כ</w:t>
      </w:r>
      <w:r>
        <w:rPr>
          <w:rFonts w:hint="cs"/>
          <w:rtl/>
        </w:rPr>
        <w:t>אן</w:t>
      </w:r>
      <w:bookmarkEnd w:id="1359"/>
      <w:bookmarkEnd w:id="1360"/>
    </w:p>
    <w:p w14:paraId="2748383D" w14:textId="5207D322" w:rsidR="00E84A6B" w:rsidRDefault="00B433C9" w:rsidP="00E84A6B">
      <w:pPr>
        <w:rPr>
          <w:rFonts w:ascii="Fb Fontext" w:hAnsi="Fb Fontext"/>
          <w:rtl/>
        </w:rPr>
      </w:pPr>
      <w:r w:rsidRPr="00D1637C">
        <w:rPr>
          <w:rFonts w:ascii="Fb Fontext" w:hAnsi="Fb Fontext" w:cs="PFT_Frank" w:hint="eastAsia"/>
          <w:b/>
          <w:bCs/>
          <w:szCs w:val="14"/>
          <w:rtl/>
        </w:rPr>
        <w:t>מעלה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E84A6B" w:rsidRPr="00D1637C">
        <w:rPr>
          <w:rFonts w:ascii="Fb Fontext" w:hAnsi="Fb Fontext" w:cs="PFT_Frank" w:hint="eastAsia"/>
          <w:b/>
          <w:bCs/>
          <w:szCs w:val="14"/>
          <w:rtl/>
        </w:rPr>
        <w:t>ב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דעתה</w:t>
      </w:r>
      <w:r w:rsidRPr="00C35A2C">
        <w:rPr>
          <w:rFonts w:ascii="Fb Fontext" w:hAnsi="Fb Fontext" w:hint="cs"/>
          <w:rtl/>
        </w:rPr>
        <w:t xml:space="preserve"> שימות הבעל ותיפול ליבם </w:t>
      </w:r>
      <w:r w:rsidRPr="00C35A2C">
        <w:rPr>
          <w:rFonts w:ascii="Fb Fontext" w:hAnsi="Fb Fontext"/>
          <w:rtl/>
        </w:rPr>
        <w:t>ו</w:t>
      </w:r>
      <w:r w:rsidR="00E84A6B">
        <w:rPr>
          <w:rFonts w:ascii="Fb Fontext" w:hAnsi="Fb Fontext" w:hint="cs"/>
          <w:rtl/>
        </w:rPr>
        <w:t>תיעשה חמותה?</w:t>
      </w:r>
    </w:p>
    <w:p w14:paraId="151A1CE3" w14:textId="2E1762DE" w:rsidR="00B433C9" w:rsidRPr="00C35A2C" w:rsidRDefault="00E84A6B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lastRenderedPageBreak/>
        <w:t>ומוכיח</w:t>
      </w:r>
      <w:r w:rsidR="00B433C9" w:rsidRPr="003E1B6A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>מת בעלי ואח"כ חמי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 xml:space="preserve"> - </w:t>
      </w:r>
      <w:r>
        <w:rPr>
          <w:rFonts w:ascii="Fb Fontext" w:hAnsi="Fb Fontext" w:hint="cs"/>
          <w:sz w:val="32"/>
          <w:rtl/>
        </w:rPr>
        <w:t>..</w:t>
      </w:r>
      <w:r w:rsidR="00B433C9" w:rsidRPr="00C35A2C">
        <w:rPr>
          <w:rFonts w:ascii="Fb Fontext" w:hAnsi="Fb Fontext"/>
          <w:sz w:val="32"/>
          <w:rtl/>
        </w:rPr>
        <w:t xml:space="preserve"> חמותה אסורה.</w:t>
      </w:r>
    </w:p>
    <w:p w14:paraId="384AF044" w14:textId="6D4491C4" w:rsidR="00E84A6B" w:rsidRDefault="00B433C9" w:rsidP="00E84A6B">
      <w:pPr>
        <w:rPr>
          <w:rFonts w:ascii="Fb Fontext" w:hAnsi="Fb Fontext"/>
          <w:rtl/>
        </w:rPr>
      </w:pPr>
      <w:r w:rsidRPr="006C1E0B">
        <w:rPr>
          <w:rStyle w:val="affff5"/>
          <w:rFonts w:hint="eastAsia"/>
          <w:rtl/>
        </w:rPr>
        <w:t>ולכא</w:t>
      </w:r>
      <w:r w:rsidR="00E84A6B" w:rsidRPr="006C1E0B">
        <w:rPr>
          <w:rStyle w:val="affff5"/>
          <w:rFonts w:hint="eastAsia"/>
          <w:rtl/>
        </w:rPr>
        <w:t>ורה</w:t>
      </w:r>
      <w:r w:rsidR="00E84A6B" w:rsidRPr="006C1E0B">
        <w:rPr>
          <w:rStyle w:val="affff5"/>
          <w:rtl/>
        </w:rPr>
        <w:t>:</w:t>
      </w:r>
      <w:r w:rsidRPr="00C35A2C">
        <w:rPr>
          <w:rFonts w:ascii="Fb Fontext" w:hAnsi="Fb Fontext" w:hint="cs"/>
          <w:rtl/>
        </w:rPr>
        <w:t xml:space="preserve"> </w:t>
      </w:r>
      <w:r w:rsidR="00E84A6B">
        <w:rPr>
          <w:rFonts w:ascii="Fb Fontext" w:hAnsi="Fb Fontext" w:hint="cs"/>
          <w:rtl/>
        </w:rPr>
        <w:t>החשש</w:t>
      </w:r>
      <w:r w:rsidRPr="00C35A2C">
        <w:rPr>
          <w:rFonts w:ascii="Fb Fontext" w:hAnsi="Fb Fontext" w:hint="cs"/>
          <w:rtl/>
        </w:rPr>
        <w:t xml:space="preserve"> </w:t>
      </w:r>
      <w:r w:rsidR="00E84A6B" w:rsidRPr="00D1637C">
        <w:rPr>
          <w:rFonts w:ascii="Fb Fontext" w:hAnsi="Fb Fontext" w:cs="PFT_Frank" w:hint="eastAsia"/>
          <w:b/>
          <w:bCs/>
          <w:szCs w:val="14"/>
          <w:rtl/>
        </w:rPr>
        <w:t>שבעלה</w:t>
      </w:r>
      <w:r w:rsidR="00E84A6B"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E84A6B" w:rsidRPr="00D1637C">
        <w:rPr>
          <w:rFonts w:ascii="Fb Fontext" w:hAnsi="Fb Fontext" w:cs="PFT_Frank" w:hint="eastAsia"/>
          <w:b/>
          <w:bCs/>
          <w:szCs w:val="14"/>
          <w:rtl/>
        </w:rPr>
        <w:t>וחמיה</w:t>
      </w:r>
      <w:r w:rsidR="00E84A6B">
        <w:rPr>
          <w:rFonts w:ascii="Fb Fontext" w:hAnsi="Fb Fontext" w:hint="cs"/>
          <w:rtl/>
        </w:rPr>
        <w:t xml:space="preserve"> לא מתו, ומעלה בדעתה לשונאה, שת</w:t>
      </w:r>
      <w:r w:rsidR="0079467F">
        <w:rPr>
          <w:rFonts w:ascii="Fb Fontext" w:hAnsi="Fb Fontext" w:hint="cs"/>
          <w:rtl/>
        </w:rPr>
        <w:t>רכל עליה</w:t>
      </w:r>
      <w:r w:rsidR="00E84A6B">
        <w:rPr>
          <w:rFonts w:ascii="Fb Fontext" w:hAnsi="Fb Fontext" w:hint="cs"/>
          <w:rtl/>
        </w:rPr>
        <w:t xml:space="preserve"> כשיחזור בעלה</w:t>
      </w:r>
      <w:r w:rsidR="0079467F">
        <w:rPr>
          <w:rFonts w:ascii="Fb Fontext" w:hAnsi="Fb Fontext" w:hint="cs"/>
          <w:rtl/>
        </w:rPr>
        <w:t>,</w:t>
      </w:r>
      <w:r w:rsidR="00E84A6B">
        <w:rPr>
          <w:rFonts w:ascii="Fb Fontext" w:hAnsi="Fb Fontext" w:hint="cs"/>
          <w:rtl/>
        </w:rPr>
        <w:t xml:space="preserve"> </w:t>
      </w:r>
      <w:r w:rsidR="0079467F">
        <w:rPr>
          <w:rStyle w:val="affff5"/>
          <w:rFonts w:hint="cs"/>
          <w:rtl/>
        </w:rPr>
        <w:t>ו</w:t>
      </w:r>
      <w:r w:rsidR="0079467F" w:rsidRPr="006C1E0B">
        <w:rPr>
          <w:rStyle w:val="affff5"/>
          <w:rFonts w:hint="eastAsia"/>
          <w:rtl/>
        </w:rPr>
        <w:t>דחה</w:t>
      </w:r>
      <w:r w:rsidR="0079467F" w:rsidRPr="006C1E0B">
        <w:rPr>
          <w:rStyle w:val="affff5"/>
          <w:rtl/>
        </w:rPr>
        <w:t>:</w:t>
      </w:r>
      <w:r w:rsidR="00CA26EF">
        <w:rPr>
          <w:rFonts w:ascii="Fb Fontext" w:hAnsi="Fb Fontext" w:hint="cs"/>
          <w:rtl/>
        </w:rPr>
        <w:t xml:space="preserve"> </w:t>
      </w:r>
      <w:r w:rsidR="00E84A6B">
        <w:rPr>
          <w:rFonts w:ascii="Fb Fontext" w:hAnsi="Fb Fontext" w:hint="cs"/>
          <w:rtl/>
        </w:rPr>
        <w:t>שציער</w:t>
      </w:r>
      <w:r w:rsidR="0079467F">
        <w:rPr>
          <w:rFonts w:ascii="Fb Fontext" w:hAnsi="Fb Fontext" w:hint="cs"/>
          <w:rtl/>
        </w:rPr>
        <w:t>ת</w:t>
      </w:r>
      <w:r w:rsidR="00E84A6B">
        <w:rPr>
          <w:rFonts w:ascii="Fb Fontext" w:hAnsi="Fb Fontext" w:hint="cs"/>
          <w:rtl/>
        </w:rPr>
        <w:t>ה קודם.</w:t>
      </w:r>
    </w:p>
    <w:p>
      <w:pPr>
        <w:pStyle w:val="MishnaBatzad"/>
        <w:rPr>
          <w:ins w:id="20631" w:author="קלוד" w:date="2026-10-06T10:10:48Z"/>
        </w:rPr>
      </w:pPr>
      <w:ins w:id="20630" w:author="קלוד" w:date="2026-10-06T10:10:48Z">
        <w:r>
          <w:t xml:space="preserve">משנה ד</w:t>
        </w:r>
      </w:ins>
    </w:p>
    <w:p w14:paraId="5874A6BD" w14:textId="3A6D20BC" w:rsidR="00B433C9" w:rsidRPr="00C35A2C" w:rsidRDefault="00B433C9" w:rsidP="007C50EB">
      <w:pPr>
        <w:pStyle w:val="affc"/>
        <w:rPr>
          <w:b/>
          <w:rtl/>
        </w:rPr>
      </w:pPr>
      <w:bookmarkStart w:id="1361" w:name="_Toc119230342"/>
      <w:r w:rsidRPr="008B1B4D">
        <w:rPr>
          <w:rStyle w:val="affffc"/>
          <w:rtl/>
        </w:rPr>
        <w:t xml:space="preserve">עד </w:t>
      </w:r>
      <w:r w:rsidR="008A2FB3" w:rsidRPr="008B1B4D">
        <w:rPr>
          <w:rStyle w:val="affffc"/>
          <w:rFonts w:hint="cs"/>
          <w:rtl/>
        </w:rPr>
        <w:t>'</w:t>
      </w:r>
      <w:r w:rsidRPr="008B1B4D">
        <w:rPr>
          <w:rStyle w:val="affffc"/>
          <w:rtl/>
        </w:rPr>
        <w:t>מת</w:t>
      </w:r>
      <w:r w:rsidR="008A2FB3" w:rsidRPr="008B1B4D">
        <w:rPr>
          <w:rStyle w:val="affffc"/>
          <w:rFonts w:hint="cs"/>
          <w:rtl/>
        </w:rPr>
        <w:t>'</w:t>
      </w:r>
      <w:r w:rsidRPr="008B1B4D">
        <w:rPr>
          <w:rStyle w:val="affffc"/>
          <w:rtl/>
        </w:rPr>
        <w:t xml:space="preserve">, ונשאת, ובא אחר </w:t>
      </w:r>
      <w:r w:rsidR="008A2FB3" w:rsidRPr="008B1B4D">
        <w:rPr>
          <w:rStyle w:val="affffc"/>
          <w:rFonts w:hint="cs"/>
          <w:rtl/>
        </w:rPr>
        <w:t>'</w:t>
      </w:r>
      <w:r w:rsidRPr="008B1B4D">
        <w:rPr>
          <w:rStyle w:val="affffc"/>
          <w:rtl/>
        </w:rPr>
        <w:t>לא מת</w:t>
      </w:r>
      <w:r w:rsidR="008A2FB3" w:rsidRPr="008B1B4D">
        <w:rPr>
          <w:rStyle w:val="affffc"/>
          <w:rFonts w:hint="cs"/>
          <w:rtl/>
        </w:rPr>
        <w:t>'</w:t>
      </w:r>
      <w:bookmarkEnd w:id="1361"/>
      <w:r w:rsidRPr="00C35A2C">
        <w:rPr>
          <w:b/>
          <w:rtl/>
        </w:rPr>
        <w:t xml:space="preserve"> - לא תצא.</w:t>
      </w:r>
    </w:p>
    <w:p w14:paraId="0E2D76C2" w14:textId="4D1108FC" w:rsidR="00B433C9" w:rsidRPr="00C35A2C" w:rsidRDefault="00B433C9" w:rsidP="007C50EB">
      <w:pPr>
        <w:pStyle w:val="affc"/>
        <w:rPr>
          <w:b/>
          <w:rtl/>
        </w:rPr>
      </w:pPr>
      <w:bookmarkStart w:id="1362" w:name="_Toc119230343"/>
      <w:r w:rsidRPr="008B1B4D">
        <w:rPr>
          <w:rStyle w:val="affffc"/>
          <w:rtl/>
        </w:rPr>
        <w:t xml:space="preserve">עד </w:t>
      </w:r>
      <w:r w:rsidR="008A2FB3" w:rsidRPr="008B1B4D">
        <w:rPr>
          <w:rStyle w:val="affffc"/>
          <w:rFonts w:hint="cs"/>
          <w:rtl/>
        </w:rPr>
        <w:t>'</w:t>
      </w:r>
      <w:r w:rsidRPr="008B1B4D">
        <w:rPr>
          <w:rStyle w:val="affffc"/>
          <w:rtl/>
        </w:rPr>
        <w:t>מת</w:t>
      </w:r>
      <w:r w:rsidR="008A2FB3" w:rsidRPr="008B1B4D">
        <w:rPr>
          <w:rStyle w:val="affffc"/>
          <w:rFonts w:hint="cs"/>
          <w:rtl/>
        </w:rPr>
        <w:t>'</w:t>
      </w:r>
      <w:r w:rsidRPr="008B1B4D">
        <w:rPr>
          <w:rStyle w:val="affffc"/>
          <w:rtl/>
        </w:rPr>
        <w:t xml:space="preserve"> ושנים </w:t>
      </w:r>
      <w:r w:rsidR="008A2FB3" w:rsidRPr="008B1B4D">
        <w:rPr>
          <w:rStyle w:val="affffc"/>
          <w:rFonts w:hint="cs"/>
          <w:rtl/>
        </w:rPr>
        <w:t>'</w:t>
      </w:r>
      <w:r w:rsidRPr="008B1B4D">
        <w:rPr>
          <w:rStyle w:val="affffc"/>
          <w:rtl/>
        </w:rPr>
        <w:t>לא מת</w:t>
      </w:r>
      <w:r w:rsidR="008A2FB3" w:rsidRPr="008B1B4D">
        <w:rPr>
          <w:rStyle w:val="affffc"/>
          <w:rFonts w:hint="cs"/>
          <w:rtl/>
        </w:rPr>
        <w:t>'</w:t>
      </w:r>
      <w:bookmarkEnd w:id="1362"/>
      <w:r w:rsidRPr="00C35A2C">
        <w:rPr>
          <w:b/>
          <w:rtl/>
        </w:rPr>
        <w:t xml:space="preserve"> </w:t>
      </w:r>
      <w:r w:rsidR="008A2FB3">
        <w:rPr>
          <w:rFonts w:hint="cs"/>
          <w:b/>
          <w:rtl/>
        </w:rPr>
        <w:t xml:space="preserve">- </w:t>
      </w:r>
      <w:r w:rsidRPr="00C35A2C">
        <w:rPr>
          <w:b/>
          <w:rtl/>
        </w:rPr>
        <w:t>אע</w:t>
      </w:r>
      <w:r w:rsidR="008A2FB3">
        <w:rPr>
          <w:rFonts w:hint="cs"/>
          <w:b/>
          <w:rtl/>
        </w:rPr>
        <w:t>"</w:t>
      </w:r>
      <w:r w:rsidRPr="00C35A2C">
        <w:rPr>
          <w:b/>
          <w:rtl/>
        </w:rPr>
        <w:t>פ שנשאת תצא.</w:t>
      </w:r>
    </w:p>
    <w:p w14:paraId="013198A4" w14:textId="3AF6AAEE" w:rsidR="00B433C9" w:rsidRPr="00C35A2C" w:rsidRDefault="00B433C9" w:rsidP="007C50EB">
      <w:pPr>
        <w:pStyle w:val="affc"/>
        <w:rPr>
          <w:b/>
          <w:rtl/>
        </w:rPr>
      </w:pPr>
      <w:bookmarkStart w:id="1363" w:name="_Toc119230344"/>
      <w:r w:rsidRPr="008B1B4D">
        <w:rPr>
          <w:rStyle w:val="affffc"/>
          <w:rtl/>
        </w:rPr>
        <w:t xml:space="preserve">שנים </w:t>
      </w:r>
      <w:r w:rsidR="008A2FB3" w:rsidRPr="008B1B4D">
        <w:rPr>
          <w:rStyle w:val="affffc"/>
          <w:rFonts w:hint="cs"/>
          <w:rtl/>
        </w:rPr>
        <w:t>'</w:t>
      </w:r>
      <w:r w:rsidRPr="008B1B4D">
        <w:rPr>
          <w:rStyle w:val="affffc"/>
          <w:rtl/>
        </w:rPr>
        <w:t>מת</w:t>
      </w:r>
      <w:r w:rsidR="008A2FB3" w:rsidRPr="008B1B4D">
        <w:rPr>
          <w:rStyle w:val="affffc"/>
          <w:rFonts w:hint="cs"/>
          <w:rtl/>
        </w:rPr>
        <w:t>'</w:t>
      </w:r>
      <w:r w:rsidRPr="008B1B4D">
        <w:rPr>
          <w:rStyle w:val="affffc"/>
          <w:rtl/>
        </w:rPr>
        <w:t xml:space="preserve"> ועד </w:t>
      </w:r>
      <w:r w:rsidR="008A2FB3" w:rsidRPr="008B1B4D">
        <w:rPr>
          <w:rStyle w:val="affffc"/>
          <w:rFonts w:hint="cs"/>
          <w:rtl/>
        </w:rPr>
        <w:t>'</w:t>
      </w:r>
      <w:r w:rsidRPr="008B1B4D">
        <w:rPr>
          <w:rStyle w:val="affffc"/>
          <w:rtl/>
        </w:rPr>
        <w:t>לא מת</w:t>
      </w:r>
      <w:r w:rsidR="008A2FB3" w:rsidRPr="008B1B4D">
        <w:rPr>
          <w:rStyle w:val="affffc"/>
          <w:rFonts w:hint="cs"/>
          <w:rtl/>
        </w:rPr>
        <w:t>'</w:t>
      </w:r>
      <w:bookmarkEnd w:id="1363"/>
      <w:r w:rsidRPr="00C35A2C">
        <w:rPr>
          <w:b/>
          <w:rtl/>
        </w:rPr>
        <w:t xml:space="preserve"> </w:t>
      </w:r>
      <w:r w:rsidR="008A2FB3">
        <w:rPr>
          <w:rFonts w:hint="cs"/>
          <w:b/>
          <w:rtl/>
        </w:rPr>
        <w:t xml:space="preserve">- </w:t>
      </w:r>
      <w:r w:rsidRPr="00C35A2C">
        <w:rPr>
          <w:b/>
          <w:rtl/>
        </w:rPr>
        <w:t>אע</w:t>
      </w:r>
      <w:r w:rsidR="008A2FB3">
        <w:rPr>
          <w:rFonts w:hint="cs"/>
          <w:b/>
          <w:rtl/>
        </w:rPr>
        <w:t>"</w:t>
      </w:r>
      <w:r w:rsidRPr="00C35A2C">
        <w:rPr>
          <w:b/>
          <w:rtl/>
        </w:rPr>
        <w:t>פ שלא נשאת תנשא.</w:t>
      </w:r>
    </w:p>
    <w:p w14:paraId="7D6BF43C" w14:textId="1903041D" w:rsidR="008A2FB3" w:rsidRDefault="008A2FB3" w:rsidP="008A2FB3">
      <w:pPr>
        <w:rPr>
          <w:rtl/>
        </w:rPr>
      </w:pPr>
      <w:r>
        <w:rPr>
          <w:rStyle w:val="affff5"/>
          <w:rFonts w:hint="cs"/>
          <w:rtl/>
        </w:rPr>
        <w:t xml:space="preserve">עולא: </w:t>
      </w:r>
      <w:r w:rsidRPr="006C1E0B">
        <w:rPr>
          <w:rtl/>
        </w:rPr>
        <w:t>כשהאמינה תורה עד אחד</w:t>
      </w:r>
      <w:r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וקיבלוהו</w:t>
      </w:r>
      <w:r>
        <w:rPr>
          <w:rStyle w:val="affff8"/>
          <w:rFonts w:hint="cs"/>
          <w:rtl/>
        </w:rPr>
        <w:t xml:space="preserve"> - </w:t>
      </w:r>
      <w:r w:rsidRPr="006C1E0B">
        <w:rPr>
          <w:rStyle w:val="affff8"/>
          <w:rtl/>
        </w:rPr>
        <w:t xml:space="preserve"> </w:t>
      </w:r>
      <w:r w:rsidRPr="006C1E0B">
        <w:rPr>
          <w:rtl/>
        </w:rPr>
        <w:t>הרי כאן שנים</w:t>
      </w:r>
      <w:r>
        <w:rPr>
          <w:rFonts w:hint="cs"/>
          <w:rtl/>
        </w:rPr>
        <w:t>!</w:t>
      </w:r>
    </w:p>
    <w:p w14:paraId="775CF5F6" w14:textId="58A7FF93" w:rsidR="00B433C9" w:rsidRDefault="008A2FB3" w:rsidP="008A2FB3">
      <w:pPr>
        <w:rPr>
          <w:rFonts w:ascii="Fb Fontext" w:hAnsi="Fb Fontext"/>
          <w:sz w:val="32"/>
          <w:rtl/>
        </w:rPr>
      </w:pPr>
      <w:r w:rsidRPr="006C1E0B">
        <w:rPr>
          <w:rStyle w:val="affff5"/>
          <w:rFonts w:hint="eastAsia"/>
          <w:rtl/>
        </w:rPr>
        <w:t>ומשנתינו</w:t>
      </w:r>
      <w:r w:rsidR="00057496" w:rsidRPr="006C1E0B">
        <w:rPr>
          <w:rStyle w:val="affff5"/>
          <w:rtl/>
        </w:rPr>
        <w:t xml:space="preserve"> </w:t>
      </w:r>
      <w:r w:rsidR="00B433C9" w:rsidRPr="006C1E0B">
        <w:rPr>
          <w:rStyle w:val="affff5"/>
          <w:rFonts w:hint="eastAsia"/>
          <w:rtl/>
        </w:rPr>
        <w:t>ה</w:t>
      </w:r>
      <w:r w:rsidR="00B433C9" w:rsidRPr="006C1E0B">
        <w:rPr>
          <w:rStyle w:val="affff5"/>
          <w:rtl/>
        </w:rPr>
        <w:t>"</w:t>
      </w:r>
      <w:r w:rsidR="00B433C9" w:rsidRPr="006C1E0B">
        <w:rPr>
          <w:rStyle w:val="affff5"/>
          <w:rFonts w:hint="eastAsia"/>
          <w:rtl/>
        </w:rPr>
        <w:t>ק</w:t>
      </w:r>
      <w:r w:rsidR="00057496" w:rsidRPr="006C1E0B">
        <w:rPr>
          <w:rStyle w:val="affff5"/>
          <w:rtl/>
        </w:rPr>
        <w:t>:</w:t>
      </w:r>
      <w:r w:rsidR="00B433C9" w:rsidRPr="00C35A2C">
        <w:rPr>
          <w:rFonts w:ascii="Fb Fontext" w:hAnsi="Fb Fontext" w:hint="cs"/>
          <w:sz w:val="32"/>
          <w:rtl/>
        </w:rPr>
        <w:t xml:space="preserve"> 'לא תצא מהיתרה הראשון</w:t>
      </w:r>
      <w:r w:rsidR="00B433C9">
        <w:rPr>
          <w:rFonts w:ascii="Fb Fontext" w:hAnsi="Fb Fontext"/>
          <w:sz w:val="32"/>
          <w:rtl/>
        </w:rPr>
        <w:t>'</w:t>
      </w:r>
      <w:r w:rsidR="00057496">
        <w:rPr>
          <w:rFonts w:ascii="Fb Fontext" w:hAnsi="Fb Fontext" w:hint="cs"/>
          <w:sz w:val="32"/>
          <w:rtl/>
        </w:rPr>
        <w:t>.</w:t>
      </w:r>
    </w:p>
    <w:p w14:paraId="042B188D" w14:textId="1A5EBA5A" w:rsidR="00B433C9" w:rsidRPr="00C35A2C" w:rsidRDefault="00B433C9" w:rsidP="007C50EB">
      <w:pPr>
        <w:pStyle w:val="afff4"/>
        <w:rPr>
          <w:rStyle w:val="afff1"/>
          <w:bCs w:val="0"/>
          <w:rtl/>
        </w:rPr>
      </w:pPr>
      <w:ins w:id="10021" w:author="מספור קטעי משנה" w:date="2026-10-06T06:45:58Z">
        <w:r>
          <w:rPr>
            <w:rStyle w:val="MisparKeta"/>
          </w:rPr>
          <w:t xml:space="preserve">א. </w:t>
        </w:r>
      </w:ins>
      <w:bookmarkStart w:id="1364" w:name="_Toc119173248"/>
      <w:bookmarkStart w:id="1365" w:name="_Toc119230345"/>
      <w:r w:rsidRPr="00C35A2C">
        <w:rPr>
          <w:rStyle w:val="afff1"/>
          <w:bCs w:val="0"/>
          <w:rtl/>
        </w:rPr>
        <w:t xml:space="preserve">עד </w:t>
      </w:r>
      <w:r w:rsidR="00057496">
        <w:rPr>
          <w:rStyle w:val="afff1"/>
          <w:rFonts w:hint="cs"/>
          <w:bCs w:val="0"/>
          <w:rtl/>
        </w:rPr>
        <w:t>'</w:t>
      </w:r>
      <w:r w:rsidRPr="00C35A2C">
        <w:rPr>
          <w:rStyle w:val="afff1"/>
          <w:bCs w:val="0"/>
          <w:rtl/>
        </w:rPr>
        <w:t>מת</w:t>
      </w:r>
      <w:r w:rsidR="00057496">
        <w:rPr>
          <w:rStyle w:val="afff1"/>
          <w:rFonts w:hint="cs"/>
          <w:bCs w:val="0"/>
          <w:rtl/>
        </w:rPr>
        <w:t>', ושנים 'לא מת'..</w:t>
      </w:r>
      <w:bookmarkEnd w:id="1364"/>
      <w:bookmarkEnd w:id="1365"/>
    </w:p>
    <w:p w14:paraId="1C7EA621" w14:textId="3B62A4CF" w:rsidR="00057496" w:rsidRDefault="00B433C9" w:rsidP="00B55EDF">
      <w:pPr>
        <w:rPr>
          <w:rFonts w:ascii="Fb Fontext" w:hAnsi="Fb Fontext"/>
          <w:rtl/>
        </w:rPr>
      </w:pPr>
      <w:r w:rsidRPr="00D1637C">
        <w:rPr>
          <w:rFonts w:ascii="Fb Fontext" w:hAnsi="Fb Fontext" w:cs="PFT_Frank"/>
          <w:b/>
          <w:bCs/>
          <w:szCs w:val="14"/>
          <w:rtl/>
        </w:rPr>
        <w:t>בפסולי עדות</w:t>
      </w:r>
      <w:r w:rsidRPr="00C35A2C">
        <w:rPr>
          <w:rFonts w:ascii="Fb Fontext" w:hAnsi="Fb Fontext"/>
          <w:rtl/>
        </w:rPr>
        <w:t xml:space="preserve"> </w:t>
      </w:r>
      <w:r w:rsidRPr="003E1B6A">
        <w:rPr>
          <w:rStyle w:val="affff5"/>
          <w:rtl/>
        </w:rPr>
        <w:t>וכר' נחמיה</w:t>
      </w:r>
      <w:r w:rsidR="00057496">
        <w:rPr>
          <w:rFonts w:ascii="Fb Fontext" w:hAnsi="Fb Fontext" w:hint="cs"/>
          <w:rtl/>
        </w:rPr>
        <w:t xml:space="preserve"> שאמר -</w:t>
      </w:r>
    </w:p>
    <w:p w14:paraId="58C3FAF5" w14:textId="6D646DFF" w:rsidR="00057496" w:rsidRDefault="00057496" w:rsidP="00B55EDF">
      <w:pPr>
        <w:rPr>
          <w:rFonts w:ascii="Fb Fontext" w:hAnsi="Fb Fontext"/>
          <w:rtl/>
        </w:rPr>
      </w:pPr>
      <w:r w:rsidRPr="006C1E0B">
        <w:rPr>
          <w:rStyle w:val="affff5"/>
          <w:rFonts w:hint="eastAsia"/>
          <w:rtl/>
        </w:rPr>
        <w:t>א</w:t>
      </w:r>
      <w:r w:rsidRPr="006C1E0B">
        <w:rPr>
          <w:rStyle w:val="affff5"/>
          <w:rtl/>
        </w:rPr>
        <w:t>.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/>
          <w:rtl/>
        </w:rPr>
        <w:t xml:space="preserve">כשהאמינה תורה עד אחד </w:t>
      </w:r>
      <w:r>
        <w:rPr>
          <w:rFonts w:ascii="Fb Fontext" w:hAnsi="Fb Fontext" w:hint="cs"/>
          <w:rtl/>
        </w:rPr>
        <w:t xml:space="preserve">- </w:t>
      </w:r>
      <w:r w:rsidR="00B433C9" w:rsidRPr="00C35A2C">
        <w:rPr>
          <w:rFonts w:ascii="Fb Fontext" w:hAnsi="Fb Fontext"/>
          <w:rtl/>
        </w:rPr>
        <w:t>הלך אחר רוב דעות,</w:t>
      </w:r>
    </w:p>
    <w:p w14:paraId="0459800A" w14:textId="43CD1E72" w:rsidR="00B433C9" w:rsidRPr="00D238B7" w:rsidRDefault="00057496" w:rsidP="006C1E0B">
      <w:pPr>
        <w:ind w:firstLine="113"/>
        <w:rPr>
          <w:rStyle w:val="affff5"/>
          <w:rtl/>
        </w:rPr>
      </w:pPr>
      <w:r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 xml:space="preserve">ועשו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ב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'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נשים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מול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איש אחד</w:t>
      </w:r>
      <w:r w:rsidR="00B433C9" w:rsidRPr="00C35A2C">
        <w:rPr>
          <w:rFonts w:ascii="Fb Fontext" w:hAnsi="Fb Fontext"/>
          <w:sz w:val="32"/>
          <w:rtl/>
        </w:rPr>
        <w:t xml:space="preserve"> כ</w:t>
      </w:r>
      <w:r>
        <w:rPr>
          <w:rFonts w:ascii="Fb Fontext" w:hAnsi="Fb Fontext" w:hint="cs"/>
          <w:sz w:val="32"/>
          <w:rtl/>
        </w:rPr>
        <w:t>ב'</w:t>
      </w:r>
      <w:r w:rsidR="00B433C9" w:rsidRPr="00C35A2C">
        <w:rPr>
          <w:rFonts w:ascii="Fb Fontext" w:hAnsi="Fb Fontext"/>
          <w:sz w:val="32"/>
          <w:rtl/>
        </w:rPr>
        <w:t xml:space="preserve"> אנשים </w:t>
      </w:r>
      <w:r>
        <w:rPr>
          <w:rFonts w:ascii="Fb Fontext" w:hAnsi="Fb Fontext" w:hint="cs"/>
          <w:sz w:val="32"/>
          <w:rtl/>
        </w:rPr>
        <w:t xml:space="preserve">מול </w:t>
      </w:r>
      <w:r w:rsidR="00B433C9" w:rsidRPr="00C35A2C">
        <w:rPr>
          <w:rFonts w:ascii="Fb Fontext" w:hAnsi="Fb Fontext"/>
          <w:sz w:val="32"/>
          <w:rtl/>
        </w:rPr>
        <w:t>איש אחד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>.</w:t>
      </w:r>
    </w:p>
    <w:p w14:paraId="091544E6" w14:textId="1663D4F1" w:rsidR="00B433C9" w:rsidRPr="00FE5E2D" w:rsidRDefault="00B433C9" w:rsidP="00941651">
      <w:pPr>
        <w:rPr>
          <w:rFonts w:ascii="Fb Fontext" w:hAnsi="Fb Fontext"/>
          <w:spacing w:val="-6"/>
          <w:sz w:val="32"/>
          <w:rtl/>
        </w:rPr>
      </w:pPr>
      <w:r w:rsidRPr="00D238B7">
        <w:rPr>
          <w:rStyle w:val="affff5"/>
          <w:rFonts w:hint="cs"/>
          <w:rtl/>
        </w:rPr>
        <w:t>ב.</w:t>
      </w:r>
      <w:r w:rsidRPr="00C35A2C">
        <w:rPr>
          <w:rFonts w:ascii="Fb Fontext" w:hAnsi="Fb Fontext"/>
          <w:sz w:val="32"/>
          <w:rtl/>
        </w:rPr>
        <w:t xml:space="preserve"> </w:t>
      </w:r>
      <w:r w:rsidR="00057496">
        <w:rPr>
          <w:rFonts w:ascii="Fb Fontext" w:hAnsi="Fb Fontext" w:hint="cs"/>
          <w:spacing w:val="-6"/>
          <w:rtl/>
        </w:rPr>
        <w:t>'</w:t>
      </w:r>
      <w:r w:rsidRPr="00FE5E2D">
        <w:rPr>
          <w:rFonts w:ascii="Fb Fontext" w:hAnsi="Fb Fontext"/>
          <w:spacing w:val="-6"/>
          <w:rtl/>
        </w:rPr>
        <w:t xml:space="preserve">עשו </w:t>
      </w:r>
      <w:r w:rsidR="00057496"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ב</w:t>
      </w:r>
      <w:r w:rsidR="00057496" w:rsidRPr="00D1637C">
        <w:rPr>
          <w:rFonts w:ascii="Fb Fontext" w:hAnsi="Fb Fontext" w:cs="PFT_Frank"/>
          <w:b/>
          <w:bCs/>
          <w:spacing w:val="-6"/>
          <w:szCs w:val="14"/>
          <w:rtl/>
        </w:rPr>
        <w:t>'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 נשים</w:t>
      </w:r>
      <w:r w:rsidRPr="00FE5E2D">
        <w:rPr>
          <w:rFonts w:ascii="Fb Fontext" w:hAnsi="Fb Fontext"/>
          <w:spacing w:val="-6"/>
          <w:rtl/>
        </w:rPr>
        <w:t xml:space="preserve"> ב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>אשה אחת</w:t>
      </w:r>
      <w:r w:rsidRPr="00FE5E2D">
        <w:rPr>
          <w:rFonts w:ascii="Fb Fontext" w:hAnsi="Fb Fontext"/>
          <w:spacing w:val="-6"/>
          <w:rtl/>
        </w:rPr>
        <w:t xml:space="preserve"> </w:t>
      </w:r>
      <w:r w:rsidRPr="00FE5E2D">
        <w:rPr>
          <w:rFonts w:ascii="Fb Fontext" w:hAnsi="Fb Fontext"/>
          <w:spacing w:val="-6"/>
          <w:sz w:val="32"/>
          <w:rtl/>
        </w:rPr>
        <w:t>כ</w:t>
      </w:r>
      <w:r w:rsidR="00057496">
        <w:rPr>
          <w:rFonts w:ascii="Fb Fontext" w:hAnsi="Fb Fontext" w:hint="cs"/>
          <w:spacing w:val="-6"/>
          <w:sz w:val="32"/>
          <w:rtl/>
        </w:rPr>
        <w:t>ב'</w:t>
      </w:r>
      <w:r w:rsidRPr="00FE5E2D">
        <w:rPr>
          <w:rFonts w:ascii="Fb Fontext" w:hAnsi="Fb Fontext"/>
          <w:spacing w:val="-6"/>
          <w:sz w:val="32"/>
          <w:rtl/>
        </w:rPr>
        <w:t xml:space="preserve"> אנשים באיש אחד</w:t>
      </w:r>
      <w:r w:rsidR="00057496">
        <w:rPr>
          <w:rFonts w:ascii="Fb Fontext" w:hAnsi="Fb Fontext" w:hint="cs"/>
          <w:spacing w:val="-6"/>
          <w:sz w:val="32"/>
          <w:rtl/>
        </w:rPr>
        <w:t>'</w:t>
      </w:r>
      <w:r w:rsidRPr="00FE5E2D">
        <w:rPr>
          <w:rFonts w:ascii="Fb Fontext" w:hAnsi="Fb Fontext"/>
          <w:spacing w:val="-6"/>
          <w:sz w:val="32"/>
          <w:rtl/>
        </w:rPr>
        <w:t>,</w:t>
      </w:r>
    </w:p>
    <w:p w14:paraId="1000E0D5" w14:textId="2DB28ADB" w:rsidR="00B433C9" w:rsidRPr="006C1E0B" w:rsidRDefault="00057496" w:rsidP="006C1E0B">
      <w:pPr>
        <w:ind w:firstLine="113"/>
        <w:rPr>
          <w:rtl/>
        </w:rPr>
      </w:pPr>
      <w:r>
        <w:rPr>
          <w:rFonts w:hint="cs"/>
          <w:rtl/>
        </w:rPr>
        <w:t xml:space="preserve"> </w:t>
      </w:r>
      <w:r w:rsidR="00B433C9" w:rsidRPr="006C1E0B">
        <w:rPr>
          <w:b/>
          <w:rtl/>
        </w:rPr>
        <w:t xml:space="preserve">אבל </w:t>
      </w:r>
      <w:r>
        <w:rPr>
          <w:rFonts w:hint="cs"/>
          <w:rtl/>
        </w:rPr>
        <w:t>ב'</w:t>
      </w:r>
      <w:r w:rsidR="00B433C9" w:rsidRPr="006C1E0B">
        <w:rPr>
          <w:rtl/>
        </w:rPr>
        <w:t xml:space="preserve"> נשים באיש אחד </w:t>
      </w:r>
      <w:r>
        <w:rPr>
          <w:rFonts w:hint="cs"/>
          <w:rtl/>
        </w:rPr>
        <w:t xml:space="preserve">- </w:t>
      </w:r>
      <w:r w:rsidR="00B433C9" w:rsidRPr="006C1E0B">
        <w:rPr>
          <w:rtl/>
        </w:rPr>
        <w:t>כפלגא ופלגא</w:t>
      </w:r>
      <w:r w:rsidR="00B433C9"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וכיון</w:t>
      </w:r>
      <w:r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שהוא</w:t>
      </w:r>
      <w:r w:rsidRPr="006C1E0B">
        <w:rPr>
          <w:rStyle w:val="affff8"/>
          <w:rtl/>
        </w:rPr>
        <w:t xml:space="preserve"> </w:t>
      </w:r>
      <w:r w:rsidRPr="006C1E0B">
        <w:rPr>
          <w:rStyle w:val="affff8"/>
          <w:rFonts w:hint="eastAsia"/>
          <w:rtl/>
        </w:rPr>
        <w:t>כ</w:t>
      </w:r>
      <w:r>
        <w:rPr>
          <w:rStyle w:val="affff8"/>
          <w:rFonts w:hint="cs"/>
          <w:rtl/>
        </w:rPr>
        <w:t>ב'</w:t>
      </w:r>
      <w:r w:rsidRPr="006C1E0B">
        <w:rPr>
          <w:rStyle w:val="affff8"/>
          <w:rtl/>
        </w:rPr>
        <w:t xml:space="preserve"> נאמן.</w:t>
      </w:r>
    </w:p>
    <w:p w14:paraId="70BE7F87" w14:textId="7656DA28" w:rsidR="00B433C9" w:rsidRPr="00C35A2C" w:rsidRDefault="00B433C9" w:rsidP="007C50EB">
      <w:pPr>
        <w:pStyle w:val="afff4"/>
        <w:rPr>
          <w:rStyle w:val="afff1"/>
          <w:bCs w:val="0"/>
          <w:rtl/>
        </w:rPr>
      </w:pPr>
      <w:ins w:id="10022" w:author="מספור קטעי משנה" w:date="2026-10-06T06:45:58Z">
        <w:r>
          <w:rPr>
            <w:rStyle w:val="MisparKeta"/>
          </w:rPr>
          <w:t xml:space="preserve">א. </w:t>
        </w:r>
      </w:ins>
      <w:bookmarkStart w:id="1366" w:name="_Toc119173249"/>
      <w:bookmarkStart w:id="1367" w:name="_Toc119230346"/>
      <w:r w:rsidRPr="00C35A2C">
        <w:rPr>
          <w:rStyle w:val="afff1"/>
          <w:bCs w:val="0"/>
          <w:rtl/>
        </w:rPr>
        <w:t xml:space="preserve">שנים </w:t>
      </w:r>
      <w:r w:rsidR="00057496">
        <w:rPr>
          <w:rStyle w:val="afff1"/>
          <w:rFonts w:hint="cs"/>
          <w:bCs w:val="0"/>
          <w:rtl/>
        </w:rPr>
        <w:t>'</w:t>
      </w:r>
      <w:r w:rsidRPr="00C35A2C">
        <w:rPr>
          <w:rStyle w:val="afff1"/>
          <w:bCs w:val="0"/>
          <w:rtl/>
        </w:rPr>
        <w:t>מת</w:t>
      </w:r>
      <w:r w:rsidR="00057496">
        <w:rPr>
          <w:rStyle w:val="afff1"/>
          <w:rFonts w:hint="cs"/>
          <w:bCs w:val="0"/>
          <w:rtl/>
        </w:rPr>
        <w:t>'</w:t>
      </w:r>
      <w:r w:rsidRPr="00C35A2C">
        <w:rPr>
          <w:rStyle w:val="afff1"/>
          <w:bCs w:val="0"/>
          <w:rtl/>
        </w:rPr>
        <w:t xml:space="preserve"> ו</w:t>
      </w:r>
      <w:r w:rsidR="00057496">
        <w:rPr>
          <w:rStyle w:val="afff1"/>
          <w:rFonts w:hint="cs"/>
          <w:bCs w:val="0"/>
          <w:rtl/>
        </w:rPr>
        <w:t>עד 'לא מת'.</w:t>
      </w:r>
      <w:r w:rsidRPr="00C35A2C">
        <w:rPr>
          <w:rStyle w:val="afff1"/>
          <w:bCs w:val="0"/>
          <w:rtl/>
        </w:rPr>
        <w:t>.</w:t>
      </w:r>
      <w:bookmarkEnd w:id="1366"/>
      <w:bookmarkEnd w:id="1367"/>
    </w:p>
    <w:p w14:paraId="4EDACD16" w14:textId="141B3848" w:rsidR="00B433C9" w:rsidRPr="0041206E" w:rsidRDefault="00B433C9" w:rsidP="0041206E">
      <w:pPr>
        <w:rPr>
          <w:rFonts w:ascii="Fb Fontext" w:hAnsi="Fb Fontext"/>
          <w:sz w:val="32"/>
          <w:rtl/>
        </w:rPr>
      </w:pPr>
      <w:r w:rsidRPr="00D1637C">
        <w:rPr>
          <w:rFonts w:ascii="Fb Fontext" w:hAnsi="Fb Fontext" w:cs="PFT_Frank"/>
          <w:b/>
          <w:bCs/>
          <w:sz w:val="32"/>
          <w:szCs w:val="14"/>
          <w:rtl/>
        </w:rPr>
        <w:t>בפסולי עדות</w:t>
      </w:r>
      <w:r>
        <w:rPr>
          <w:rFonts w:ascii="Fb Fontext" w:hAnsi="Fb Fontext"/>
          <w:sz w:val="32"/>
          <w:rtl/>
        </w:rPr>
        <w:t xml:space="preserve"> </w:t>
      </w:r>
      <w:r w:rsidRPr="003E1B6A">
        <w:rPr>
          <w:rStyle w:val="affff5"/>
          <w:rtl/>
        </w:rPr>
        <w:t>וכר' נחמיה</w:t>
      </w:r>
      <w:r>
        <w:rPr>
          <w:rFonts w:ascii="Fb Fontext" w:hAnsi="Fb Fontext"/>
          <w:sz w:val="32"/>
          <w:rtl/>
        </w:rPr>
        <w:t xml:space="preserve"> </w:t>
      </w:r>
      <w:r w:rsidR="00941651">
        <w:rPr>
          <w:rFonts w:ascii="Fb Fontext" w:hAnsi="Fb Fontext" w:hint="cs"/>
          <w:sz w:val="32"/>
          <w:rtl/>
        </w:rPr>
        <w:t>'</w:t>
      </w:r>
      <w:r>
        <w:rPr>
          <w:rFonts w:ascii="Fb Fontext" w:hAnsi="Fb Fontext" w:hint="cs"/>
          <w:sz w:val="32"/>
          <w:rtl/>
        </w:rPr>
        <w:t xml:space="preserve">הלך </w:t>
      </w:r>
      <w:r>
        <w:rPr>
          <w:rFonts w:ascii="Fb Fontext" w:hAnsi="Fb Fontext"/>
          <w:sz w:val="32"/>
          <w:rtl/>
        </w:rPr>
        <w:t xml:space="preserve">אחר </w:t>
      </w:r>
      <w:r w:rsidRPr="00C35A2C">
        <w:rPr>
          <w:rFonts w:ascii="Fb Fontext" w:hAnsi="Fb Fontext"/>
          <w:sz w:val="32"/>
          <w:rtl/>
        </w:rPr>
        <w:t>רוב דעות</w:t>
      </w:r>
      <w:r w:rsidR="00941651">
        <w:rPr>
          <w:rFonts w:ascii="Fb Fontext" w:hAnsi="Fb Fontext" w:hint="cs"/>
          <w:sz w:val="32"/>
          <w:rtl/>
        </w:rPr>
        <w:t>' -</w:t>
      </w:r>
      <w:r w:rsidRPr="00C35A2C">
        <w:rPr>
          <w:rFonts w:ascii="Fb Fontext" w:hAnsi="Fb Fontext"/>
          <w:sz w:val="32"/>
          <w:rtl/>
        </w:rPr>
        <w:t xml:space="preserve"> </w:t>
      </w:r>
      <w:r w:rsidR="00AB43C5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</w:t>
      </w:r>
      <w:r w:rsidR="00941651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פי</w:t>
      </w:r>
      <w:r w:rsidR="00941651" w:rsidRPr="00D1637C">
        <w:rPr>
          <w:rFonts w:ascii="Fb Fontext" w:hAnsi="Fb Fontext" w:cs="PFT_Frank"/>
          <w:b/>
          <w:bCs/>
          <w:sz w:val="32"/>
          <w:szCs w:val="14"/>
          <w:rtl/>
        </w:rPr>
        <w:t>'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לקולא</w:t>
      </w:r>
      <w:r w:rsidR="00941651">
        <w:rPr>
          <w:rFonts w:ascii="Fb Fontext" w:hAnsi="Fb Fontext" w:hint="cs"/>
          <w:sz w:val="32"/>
          <w:rtl/>
        </w:rPr>
        <w:t>.</w:t>
      </w:r>
    </w:p>
    <w:p w14:paraId="3A3953BC" w14:textId="01DDB758" w:rsidR="00B433C9" w:rsidRDefault="00B433C9" w:rsidP="003057AC">
      <w:pPr>
        <w:pStyle w:val="affffb"/>
        <w:rPr>
          <w:rtl/>
        </w:rPr>
      </w:pPr>
      <w:ins w:id="10023" w:author="מספור קטעי משנה" w:date="2026-10-06T06:45:58Z">
        <w:r>
          <w:rPr>
            <w:rStyle w:val="MisparKeta"/>
          </w:rPr>
          <w:t xml:space="preserve">ה. </w:t>
        </w:r>
      </w:ins>
      <w:bookmarkStart w:id="1368" w:name="_Toc119173250"/>
      <w:bookmarkStart w:id="1369" w:name="_Toc119230347"/>
      <w:r w:rsidRPr="00C35A2C">
        <w:rPr>
          <w:rtl/>
        </w:rPr>
        <w:t xml:space="preserve">אחת </w:t>
      </w:r>
      <w:r w:rsidR="00442445">
        <w:rPr>
          <w:rFonts w:hint="cs"/>
          <w:rtl/>
        </w:rPr>
        <w:t>'</w:t>
      </w:r>
      <w:r w:rsidRPr="00C35A2C">
        <w:rPr>
          <w:rtl/>
        </w:rPr>
        <w:t>מת</w:t>
      </w:r>
      <w:r w:rsidR="00442445">
        <w:rPr>
          <w:rFonts w:hint="cs"/>
          <w:rtl/>
        </w:rPr>
        <w:t>'</w:t>
      </w:r>
      <w:r w:rsidRPr="00C35A2C">
        <w:rPr>
          <w:rtl/>
        </w:rPr>
        <w:t xml:space="preserve"> ואחת </w:t>
      </w:r>
      <w:r w:rsidR="00442445" w:rsidRPr="00CA593F">
        <w:rPr>
          <w:rStyle w:val="affff8"/>
          <w:rtl/>
        </w:rPr>
        <w:t>[צרתה]</w:t>
      </w:r>
      <w:r w:rsidR="00442445">
        <w:rPr>
          <w:rFonts w:hint="cs"/>
          <w:rtl/>
        </w:rPr>
        <w:t xml:space="preserve"> '</w:t>
      </w:r>
      <w:r w:rsidRPr="00C35A2C">
        <w:rPr>
          <w:rtl/>
        </w:rPr>
        <w:t>לא מת</w:t>
      </w:r>
      <w:r w:rsidR="00442445">
        <w:rPr>
          <w:rFonts w:hint="cs"/>
          <w:rtl/>
        </w:rPr>
        <w:t>':</w:t>
      </w:r>
      <w:bookmarkEnd w:id="1368"/>
      <w:bookmarkEnd w:id="1369"/>
    </w:p>
    <w:p>
      <w:pPr>
        <w:pStyle w:val="MishnaBatzad"/>
        <w:rPr>
          <w:ins w:id="20633" w:author="קלוד" w:date="2026-10-06T10:10:48Z"/>
        </w:rPr>
      </w:pPr>
      <w:ins w:id="20632" w:author="קלוד" w:date="2026-10-06T10:10:48Z">
        <w:r>
          <w:t xml:space="preserve">משנה ה</w:t>
        </w:r>
      </w:ins>
    </w:p>
    <w:p w14:paraId="00326BCB" w14:textId="235DDC7E" w:rsidR="00442445" w:rsidRDefault="00442445" w:rsidP="00442445">
      <w:pPr>
        <w:pStyle w:val="affc"/>
        <w:rPr>
          <w:b/>
          <w:rtl/>
        </w:rPr>
      </w:pPr>
      <w:r>
        <w:rPr>
          <w:rFonts w:hint="cs"/>
          <w:b/>
          <w:spacing w:val="4"/>
          <w:rtl/>
        </w:rPr>
        <w:t>ה</w:t>
      </w:r>
      <w:r w:rsidR="00B433C9" w:rsidRPr="009812AF">
        <w:rPr>
          <w:b/>
          <w:spacing w:val="4"/>
          <w:rtl/>
        </w:rPr>
        <w:t xml:space="preserve">אומרת </w:t>
      </w:r>
      <w:r>
        <w:rPr>
          <w:rFonts w:hint="cs"/>
          <w:b/>
          <w:spacing w:val="4"/>
          <w:rtl/>
        </w:rPr>
        <w:t>'</w:t>
      </w:r>
      <w:r w:rsidR="00B433C9" w:rsidRPr="009812AF">
        <w:rPr>
          <w:b/>
          <w:spacing w:val="4"/>
          <w:rtl/>
        </w:rPr>
        <w:t>מת</w:t>
      </w:r>
      <w:r>
        <w:rPr>
          <w:rFonts w:hint="cs"/>
          <w:b/>
          <w:spacing w:val="4"/>
          <w:rtl/>
        </w:rPr>
        <w:t>'</w:t>
      </w:r>
      <w:r w:rsidR="00B433C9" w:rsidRPr="009812AF">
        <w:rPr>
          <w:b/>
          <w:spacing w:val="4"/>
          <w:rtl/>
        </w:rPr>
        <w:t xml:space="preserve"> </w:t>
      </w:r>
      <w:r>
        <w:rPr>
          <w:rFonts w:hint="cs"/>
          <w:b/>
          <w:spacing w:val="4"/>
          <w:rtl/>
        </w:rPr>
        <w:t xml:space="preserve">- </w:t>
      </w:r>
      <w:r w:rsidR="00B433C9" w:rsidRPr="009812AF">
        <w:rPr>
          <w:b/>
          <w:spacing w:val="4"/>
          <w:rtl/>
        </w:rPr>
        <w:t xml:space="preserve">תנשא </w:t>
      </w:r>
      <w:r w:rsidR="009812AF">
        <w:rPr>
          <w:b/>
          <w:spacing w:val="4"/>
          <w:rtl/>
        </w:rPr>
        <w:t xml:space="preserve">ותטול כתובתה, </w:t>
      </w:r>
      <w:r>
        <w:rPr>
          <w:rFonts w:hint="cs"/>
          <w:b/>
          <w:spacing w:val="4"/>
          <w:rtl/>
        </w:rPr>
        <w:t>ה</w:t>
      </w:r>
      <w:r w:rsidR="009812AF">
        <w:rPr>
          <w:b/>
          <w:spacing w:val="4"/>
          <w:rtl/>
        </w:rPr>
        <w:t xml:space="preserve">אומרת </w:t>
      </w:r>
      <w:r>
        <w:rPr>
          <w:rFonts w:hint="cs"/>
          <w:b/>
          <w:spacing w:val="4"/>
          <w:rtl/>
        </w:rPr>
        <w:t>'</w:t>
      </w:r>
      <w:r w:rsidR="009812AF">
        <w:rPr>
          <w:b/>
          <w:spacing w:val="4"/>
          <w:rtl/>
        </w:rPr>
        <w:t>לא מת</w:t>
      </w:r>
      <w:r>
        <w:rPr>
          <w:rFonts w:hint="cs"/>
          <w:b/>
          <w:spacing w:val="4"/>
          <w:rtl/>
        </w:rPr>
        <w:t>'</w:t>
      </w:r>
      <w:r w:rsidR="009812AF">
        <w:rPr>
          <w:b/>
          <w:spacing w:val="4"/>
          <w:rtl/>
        </w:rPr>
        <w:t xml:space="preserve"> </w:t>
      </w:r>
      <w:r>
        <w:rPr>
          <w:rFonts w:hint="cs"/>
          <w:b/>
          <w:spacing w:val="4"/>
          <w:rtl/>
        </w:rPr>
        <w:t>-</w:t>
      </w:r>
      <w:r w:rsidR="00B433C9" w:rsidRPr="009812AF">
        <w:rPr>
          <w:b/>
          <w:spacing w:val="4"/>
          <w:rtl/>
        </w:rPr>
        <w:t xml:space="preserve"> לא</w:t>
      </w:r>
      <w:r>
        <w:rPr>
          <w:rFonts w:hint="cs"/>
          <w:b/>
          <w:spacing w:val="4"/>
          <w:rtl/>
        </w:rPr>
        <w:t>.</w:t>
      </w:r>
      <w:r w:rsidR="00B433C9" w:rsidRPr="009812AF">
        <w:rPr>
          <w:b/>
          <w:spacing w:val="4"/>
          <w:rtl/>
        </w:rPr>
        <w:t xml:space="preserve"> </w:t>
      </w:r>
    </w:p>
    <w:p w14:paraId="605FC5DD" w14:textId="2CAA17F7" w:rsidR="00442445" w:rsidRDefault="00B433C9" w:rsidP="003057AC">
      <w:pPr>
        <w:pStyle w:val="affffb"/>
        <w:rPr>
          <w:rStyle w:val="affffa"/>
          <w:rtl/>
        </w:rPr>
      </w:pPr>
      <w:ins w:id="10025" w:author="מספור קטעי משנה" w:date="2026-10-06T06:45:58Z">
        <w:r>
          <w:rPr>
            <w:rStyle w:val="MisparKeta"/>
          </w:rPr>
          <w:t xml:space="preserve">ה. </w:t>
        </w:r>
      </w:ins>
      <w:bookmarkStart w:id="1370" w:name="_Toc119173251"/>
      <w:bookmarkStart w:id="1371" w:name="_Toc119230348"/>
      <w:r w:rsidRPr="00C35A2C">
        <w:rPr>
          <w:rtl/>
        </w:rPr>
        <w:t xml:space="preserve">אחת </w:t>
      </w:r>
      <w:r w:rsidR="00442445">
        <w:rPr>
          <w:rFonts w:hint="cs"/>
          <w:rtl/>
        </w:rPr>
        <w:t>'</w:t>
      </w:r>
      <w:r w:rsidRPr="00C35A2C">
        <w:rPr>
          <w:rtl/>
        </w:rPr>
        <w:t xml:space="preserve">מת ואחת </w:t>
      </w:r>
      <w:r w:rsidR="00442445">
        <w:rPr>
          <w:rFonts w:hint="cs"/>
          <w:rtl/>
        </w:rPr>
        <w:t>'</w:t>
      </w:r>
      <w:r w:rsidRPr="00C35A2C">
        <w:rPr>
          <w:rtl/>
        </w:rPr>
        <w:t>נהרג</w:t>
      </w:r>
      <w:r w:rsidR="00442445">
        <w:rPr>
          <w:rFonts w:hint="cs"/>
          <w:rtl/>
        </w:rPr>
        <w:t>'</w:t>
      </w:r>
      <w:r w:rsidR="00442445">
        <w:rPr>
          <w:rStyle w:val="affffa"/>
          <w:rFonts w:hint="cs"/>
          <w:rtl/>
        </w:rPr>
        <w:t>:</w:t>
      </w:r>
      <w:bookmarkEnd w:id="1370"/>
      <w:bookmarkEnd w:id="1371"/>
    </w:p>
    <w:p>
      <w:pPr>
        <w:pStyle w:val="MishnaBatzad"/>
        <w:rPr>
          <w:ins w:id="20635" w:author="קלוד" w:date="2026-10-06T10:10:48Z"/>
        </w:rPr>
      </w:pPr>
      <w:ins w:id="20634" w:author="קלוד" w:date="2026-10-06T10:10:48Z">
        <w:r>
          <w:t xml:space="preserve">משנה ה</w:t>
        </w:r>
      </w:ins>
    </w:p>
    <w:p w14:paraId="02EB26FF" w14:textId="7FADB9C3" w:rsidR="00B433C9" w:rsidRPr="00C35A2C" w:rsidRDefault="00B433C9" w:rsidP="00442445">
      <w:pPr>
        <w:pStyle w:val="affc"/>
        <w:rPr>
          <w:b/>
          <w:rtl/>
        </w:rPr>
      </w:pPr>
      <w:r w:rsidRPr="00CB7F8B">
        <w:rPr>
          <w:rStyle w:val="affffa"/>
          <w:rtl/>
        </w:rPr>
        <w:t>ר"מ:</w:t>
      </w:r>
      <w:r w:rsidRPr="00C35A2C">
        <w:rPr>
          <w:b/>
          <w:rtl/>
        </w:rPr>
        <w:t xml:space="preserve"> מכחישות</w:t>
      </w:r>
      <w:r w:rsidR="00442445">
        <w:rPr>
          <w:rFonts w:hint="cs"/>
          <w:b/>
          <w:rtl/>
        </w:rPr>
        <w:t>,</w:t>
      </w:r>
      <w:r w:rsidRPr="00C35A2C">
        <w:rPr>
          <w:b/>
          <w:rtl/>
        </w:rPr>
        <w:t xml:space="preserve"> לא ינשאו</w:t>
      </w:r>
      <w:r w:rsidR="00AB3D6E">
        <w:rPr>
          <w:rFonts w:hint="cs"/>
          <w:b/>
          <w:rtl/>
        </w:rPr>
        <w:t>.</w:t>
      </w:r>
      <w:r w:rsidR="00CB7F8B">
        <w:rPr>
          <w:rStyle w:val="affffa"/>
          <w:rFonts w:hint="cs"/>
          <w:rtl/>
        </w:rPr>
        <w:t xml:space="preserve"> </w:t>
      </w:r>
      <w:r w:rsidRPr="00CB7F8B">
        <w:rPr>
          <w:rStyle w:val="affffa"/>
          <w:rtl/>
        </w:rPr>
        <w:t>ר</w:t>
      </w:r>
      <w:r w:rsidR="00442445">
        <w:rPr>
          <w:rStyle w:val="affffa"/>
          <w:rFonts w:hint="cs"/>
          <w:rtl/>
        </w:rPr>
        <w:t>"</w:t>
      </w:r>
      <w:r w:rsidRPr="00CB7F8B">
        <w:rPr>
          <w:rStyle w:val="affffa"/>
          <w:rtl/>
        </w:rPr>
        <w:t>י ור</w:t>
      </w:r>
      <w:r w:rsidR="00442445">
        <w:rPr>
          <w:rStyle w:val="affffa"/>
          <w:rFonts w:hint="cs"/>
          <w:rtl/>
        </w:rPr>
        <w:t>"</w:t>
      </w:r>
      <w:r w:rsidRPr="00CB7F8B">
        <w:rPr>
          <w:rStyle w:val="affffa"/>
          <w:rtl/>
        </w:rPr>
        <w:t>ש:</w:t>
      </w:r>
      <w:r w:rsidRPr="00C35A2C">
        <w:rPr>
          <w:b/>
          <w:rtl/>
        </w:rPr>
        <w:t xml:space="preserve"> מודות ש</w:t>
      </w:r>
      <w:r w:rsidR="00442445">
        <w:rPr>
          <w:rFonts w:hint="cs"/>
          <w:b/>
          <w:rtl/>
        </w:rPr>
        <w:t>ל</w:t>
      </w:r>
      <w:r w:rsidRPr="00C35A2C">
        <w:rPr>
          <w:b/>
          <w:rtl/>
        </w:rPr>
        <w:t>א קיים</w:t>
      </w:r>
      <w:r w:rsidR="00442445">
        <w:rPr>
          <w:rFonts w:hint="cs"/>
          <w:b/>
          <w:rtl/>
        </w:rPr>
        <w:t>,</w:t>
      </w:r>
      <w:r w:rsidRPr="00C35A2C">
        <w:rPr>
          <w:b/>
          <w:rtl/>
        </w:rPr>
        <w:t xml:space="preserve"> ינשאו.</w:t>
      </w:r>
    </w:p>
    <w:p w14:paraId="4A8DC720" w14:textId="700150A0" w:rsidR="00B433C9" w:rsidRDefault="00B433C9" w:rsidP="00CA593F">
      <w:pPr>
        <w:pStyle w:val="affc"/>
        <w:rPr>
          <w:rtl/>
        </w:rPr>
      </w:pPr>
      <w:r w:rsidRPr="009812AF">
        <w:rPr>
          <w:b/>
          <w:spacing w:val="2"/>
          <w:rtl/>
        </w:rPr>
        <w:t xml:space="preserve">עד </w:t>
      </w:r>
      <w:r w:rsidR="00A72F19">
        <w:rPr>
          <w:rFonts w:hint="cs"/>
          <w:b/>
          <w:spacing w:val="2"/>
          <w:rtl/>
        </w:rPr>
        <w:t>'</w:t>
      </w:r>
      <w:r w:rsidRPr="009812AF">
        <w:rPr>
          <w:b/>
          <w:spacing w:val="2"/>
          <w:rtl/>
        </w:rPr>
        <w:t>מת</w:t>
      </w:r>
      <w:r w:rsidR="00A72F19">
        <w:rPr>
          <w:rFonts w:hint="cs"/>
          <w:b/>
          <w:spacing w:val="2"/>
          <w:rtl/>
        </w:rPr>
        <w:t>'</w:t>
      </w:r>
      <w:r w:rsidRPr="009812AF">
        <w:rPr>
          <w:b/>
          <w:spacing w:val="2"/>
          <w:rtl/>
        </w:rPr>
        <w:t xml:space="preserve"> ועד </w:t>
      </w:r>
      <w:r w:rsidR="00A72F19">
        <w:rPr>
          <w:rFonts w:hint="cs"/>
          <w:b/>
          <w:spacing w:val="2"/>
          <w:rtl/>
        </w:rPr>
        <w:t>'</w:t>
      </w:r>
      <w:r w:rsidRPr="009812AF">
        <w:rPr>
          <w:b/>
          <w:spacing w:val="2"/>
          <w:rtl/>
        </w:rPr>
        <w:t>לא מת</w:t>
      </w:r>
      <w:r w:rsidR="00A72F19">
        <w:rPr>
          <w:rFonts w:hint="cs"/>
          <w:b/>
          <w:spacing w:val="2"/>
          <w:rtl/>
        </w:rPr>
        <w:t>'</w:t>
      </w:r>
      <w:r w:rsidRPr="009812AF">
        <w:rPr>
          <w:b/>
          <w:spacing w:val="2"/>
          <w:rtl/>
        </w:rPr>
        <w:t xml:space="preserve">, אשה </w:t>
      </w:r>
      <w:r w:rsidR="00A72F19">
        <w:rPr>
          <w:rFonts w:hint="cs"/>
          <w:b/>
          <w:spacing w:val="2"/>
          <w:rtl/>
        </w:rPr>
        <w:t>'</w:t>
      </w:r>
      <w:r w:rsidRPr="009812AF">
        <w:rPr>
          <w:b/>
          <w:spacing w:val="2"/>
          <w:rtl/>
        </w:rPr>
        <w:t>מת</w:t>
      </w:r>
      <w:r w:rsidR="00A72F19">
        <w:rPr>
          <w:rFonts w:hint="cs"/>
          <w:b/>
          <w:spacing w:val="2"/>
          <w:rtl/>
        </w:rPr>
        <w:t>'</w:t>
      </w:r>
      <w:r w:rsidRPr="009812AF">
        <w:rPr>
          <w:b/>
          <w:spacing w:val="2"/>
          <w:rtl/>
        </w:rPr>
        <w:t xml:space="preserve"> ואשה </w:t>
      </w:r>
      <w:r w:rsidR="00A72F19">
        <w:rPr>
          <w:rFonts w:hint="cs"/>
          <w:b/>
          <w:spacing w:val="2"/>
          <w:rtl/>
        </w:rPr>
        <w:t>'</w:t>
      </w:r>
      <w:r w:rsidRPr="009812AF">
        <w:rPr>
          <w:b/>
          <w:spacing w:val="2"/>
          <w:rtl/>
        </w:rPr>
        <w:t>לא מת</w:t>
      </w:r>
      <w:r w:rsidR="00A72F19">
        <w:rPr>
          <w:rFonts w:hint="cs"/>
          <w:b/>
          <w:spacing w:val="2"/>
          <w:rtl/>
        </w:rPr>
        <w:t>'</w:t>
      </w:r>
      <w:r w:rsidRPr="009812AF">
        <w:rPr>
          <w:b/>
          <w:spacing w:val="2"/>
          <w:rtl/>
        </w:rPr>
        <w:t xml:space="preserve"> </w:t>
      </w:r>
      <w:r w:rsidR="00A72F19">
        <w:rPr>
          <w:rFonts w:hint="cs"/>
          <w:b/>
          <w:spacing w:val="2"/>
          <w:rtl/>
        </w:rPr>
        <w:t xml:space="preserve">    </w:t>
      </w:r>
      <w:r w:rsidRPr="009812AF">
        <w:rPr>
          <w:b/>
          <w:spacing w:val="2"/>
          <w:rtl/>
        </w:rPr>
        <w:t xml:space="preserve">- </w:t>
      </w:r>
      <w:r w:rsidR="00A72F19">
        <w:rPr>
          <w:rFonts w:hint="cs"/>
          <w:b/>
          <w:spacing w:val="2"/>
          <w:rtl/>
        </w:rPr>
        <w:t xml:space="preserve">    </w:t>
      </w:r>
      <w:r w:rsidRPr="009812AF">
        <w:rPr>
          <w:b/>
          <w:spacing w:val="2"/>
          <w:rtl/>
        </w:rPr>
        <w:t>לא תנשא.</w:t>
      </w:r>
    </w:p>
    <w:p w14:paraId="3C1CE3CD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קיח.</w:t>
      </w:r>
    </w:p>
    <w:p w14:paraId="55624DC9" w14:textId="3C46E3D9" w:rsidR="00B433C9" w:rsidRPr="00F97732" w:rsidRDefault="00A72F19" w:rsidP="00FD761C">
      <w:pPr>
        <w:rPr>
          <w:rtl/>
        </w:rPr>
      </w:pPr>
      <w:r w:rsidRPr="00D1637C">
        <w:rPr>
          <w:rFonts w:ascii="Fb Fontext" w:hAnsi="Fb Fontext" w:cs="PFT_Frank" w:hint="eastAsia"/>
          <w:b/>
          <w:bCs/>
          <w:szCs w:val="14"/>
          <w:rtl/>
        </w:rPr>
        <w:t>אף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שתקה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לא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תנשא</w:t>
      </w:r>
      <w:r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Style w:val="affff5"/>
          <w:rFonts w:hint="cs"/>
          <w:rtl/>
        </w:rPr>
        <w:t>ו</w:t>
      </w:r>
      <w:r w:rsidR="00B433C9" w:rsidRPr="003E1B6A">
        <w:rPr>
          <w:rStyle w:val="affff5"/>
          <w:rFonts w:hint="cs"/>
          <w:rtl/>
        </w:rPr>
        <w:t>קמ</w:t>
      </w:r>
      <w:r w:rsidR="00B433C9" w:rsidRPr="003E1B6A">
        <w:rPr>
          <w:rStyle w:val="affff5"/>
          <w:rtl/>
        </w:rPr>
        <w:t>"</w:t>
      </w:r>
      <w:r w:rsidR="00B433C9" w:rsidRPr="003E1B6A">
        <w:rPr>
          <w:rStyle w:val="affff5"/>
          <w:rFonts w:hint="cs"/>
          <w:rtl/>
        </w:rPr>
        <w:t>ל</w:t>
      </w:r>
      <w:r>
        <w:rPr>
          <w:rStyle w:val="affff5"/>
          <w:rFonts w:hint="cs"/>
          <w:rtl/>
        </w:rPr>
        <w:t xml:space="preserve"> 'לא מת':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שאין אומרים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ודאי יודעת שמת,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ול</w:t>
      </w:r>
      <w:r w:rsidR="00B433C9" w:rsidRPr="00C35A2C">
        <w:rPr>
          <w:rFonts w:hint="cs"/>
          <w:rtl/>
        </w:rPr>
        <w:t xml:space="preserve">קלקל צרתה </w:t>
      </w:r>
      <w:r>
        <w:rPr>
          <w:rFonts w:hint="cs"/>
          <w:rtl/>
        </w:rPr>
        <w:t xml:space="preserve">עושה </w:t>
      </w:r>
      <w:r w:rsidR="00B433C9" w:rsidRPr="00CA593F">
        <w:rPr>
          <w:rStyle w:val="affff1"/>
          <w:rFonts w:hint="eastAsia"/>
          <w:rtl/>
        </w:rPr>
        <w:t>תמות</w:t>
      </w:r>
      <w:r w:rsidR="00B433C9" w:rsidRPr="00CA593F">
        <w:rPr>
          <w:rStyle w:val="affff1"/>
          <w:rtl/>
        </w:rPr>
        <w:t xml:space="preserve"> </w:t>
      </w:r>
      <w:r w:rsidR="00B433C9" w:rsidRPr="00CA593F">
        <w:rPr>
          <w:rStyle w:val="affff1"/>
          <w:rFonts w:hint="eastAsia"/>
          <w:rtl/>
        </w:rPr>
        <w:t>נפש</w:t>
      </w:r>
      <w:r>
        <w:rPr>
          <w:rStyle w:val="affff1"/>
          <w:rFonts w:hint="cs"/>
          <w:rtl/>
        </w:rPr>
        <w:t>י</w:t>
      </w:r>
      <w:r w:rsidR="00B433C9" w:rsidRPr="00CA593F">
        <w:rPr>
          <w:rStyle w:val="affff1"/>
          <w:rtl/>
        </w:rPr>
        <w:t xml:space="preserve"> עם פלישתים</w:t>
      </w:r>
      <w:r>
        <w:rPr>
          <w:rStyle w:val="affff1"/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קמ</w:t>
      </w:r>
      <w:r w:rsidR="00B433C9" w:rsidRPr="00D1637C">
        <w:rPr>
          <w:rFonts w:cs="PFT_Frank"/>
          <w:b/>
          <w:bCs/>
          <w:szCs w:val="14"/>
          <w:rtl/>
        </w:rPr>
        <w:t>"</w:t>
      </w:r>
      <w:r w:rsidR="00B433C9" w:rsidRPr="00D1637C">
        <w:rPr>
          <w:rFonts w:cs="PFT_Frank" w:hint="eastAsia"/>
          <w:b/>
          <w:bCs/>
          <w:szCs w:val="14"/>
          <w:rtl/>
        </w:rPr>
        <w:t>ל</w:t>
      </w:r>
      <w:r>
        <w:rPr>
          <w:rFonts w:hint="cs"/>
          <w:rtl/>
        </w:rPr>
        <w:t>.</w:t>
      </w:r>
      <w:r w:rsidR="00B433C9" w:rsidRPr="00F97732">
        <w:rPr>
          <w:rFonts w:hint="eastAsia"/>
          <w:rtl/>
        </w:rPr>
        <w:t xml:space="preserve"> </w:t>
      </w:r>
      <w:r w:rsidR="00B433C9" w:rsidRPr="00F97732">
        <w:rPr>
          <w:rtl/>
        </w:rPr>
        <w:t xml:space="preserve"> </w:t>
      </w:r>
      <w:r w:rsidR="00B433C9" w:rsidRPr="00615A60">
        <w:rPr>
          <w:rFonts w:ascii="FrankRuehl" w:hAnsi="FrankRuehl" w:hint="cs"/>
          <w:rtl/>
        </w:rPr>
        <w:t>׹</w:t>
      </w:r>
    </w:p>
    <w:p w14:paraId="374EF3A8" w14:textId="515BFDE6" w:rsidR="00B433C9" w:rsidRPr="00A72F19" w:rsidRDefault="00B433C9" w:rsidP="00CA593F">
      <w:pPr>
        <w:pStyle w:val="afff4"/>
        <w:rPr>
          <w:rtl/>
        </w:rPr>
      </w:pPr>
      <w:ins w:id="10026" w:author="מספור קטעי משנה" w:date="2026-10-06T06:45:58Z">
        <w:r>
          <w:rPr>
            <w:rStyle w:val="MisparKeta"/>
          </w:rPr>
          <w:t xml:space="preserve">ג. </w:t>
        </w:r>
      </w:ins>
      <w:bookmarkStart w:id="1372" w:name="_Toc119173252"/>
      <w:bookmarkStart w:id="1373" w:name="_Toc119230349"/>
      <w:r w:rsidRPr="00CA593F">
        <w:rPr>
          <w:rtl/>
        </w:rPr>
        <w:lastRenderedPageBreak/>
        <w:t>ר"מ</w:t>
      </w:r>
      <w:r w:rsidR="00A72F19" w:rsidRPr="00CA593F">
        <w:rPr>
          <w:rtl/>
        </w:rPr>
        <w:t>:</w:t>
      </w:r>
      <w:r w:rsidRPr="00CA593F">
        <w:rPr>
          <w:rtl/>
        </w:rPr>
        <w:t xml:space="preserve"> הואיל ומכחישות זא</w:t>
      </w:r>
      <w:r w:rsidR="00A72F19" w:rsidRPr="00CA593F">
        <w:rPr>
          <w:rtl/>
        </w:rPr>
        <w:t>"</w:t>
      </w:r>
      <w:r w:rsidRPr="00CA593F">
        <w:rPr>
          <w:rtl/>
        </w:rPr>
        <w:t xml:space="preserve">ז </w:t>
      </w:r>
      <w:r w:rsidR="00A72F19" w:rsidRPr="00CA593F">
        <w:rPr>
          <w:rtl/>
        </w:rPr>
        <w:t xml:space="preserve">- </w:t>
      </w:r>
      <w:r w:rsidRPr="00CA593F">
        <w:rPr>
          <w:rtl/>
        </w:rPr>
        <w:t>לא ינשאו</w:t>
      </w:r>
      <w:r w:rsidR="00A72F19" w:rsidRPr="00CA593F">
        <w:rPr>
          <w:rtl/>
        </w:rPr>
        <w:t>.</w:t>
      </w:r>
      <w:bookmarkEnd w:id="1372"/>
      <w:bookmarkEnd w:id="1373"/>
    </w:p>
    <w:p w14:paraId="6AE6537D" w14:textId="0A9B56B3" w:rsidR="00B433C9" w:rsidRPr="00D238B7" w:rsidRDefault="00B433C9" w:rsidP="00B55EDF">
      <w:pPr>
        <w:rPr>
          <w:rStyle w:val="affff5"/>
          <w:rtl/>
        </w:rPr>
      </w:pPr>
      <w:r w:rsidRPr="00D238B7">
        <w:rPr>
          <w:rStyle w:val="affff5"/>
          <w:rFonts w:hint="cs"/>
          <w:rtl/>
        </w:rPr>
        <w:t xml:space="preserve">א. </w:t>
      </w:r>
      <w:r w:rsidRPr="003E1B6A">
        <w:rPr>
          <w:rStyle w:val="affff5"/>
          <w:rFonts w:hint="cs"/>
          <w:rtl/>
        </w:rPr>
        <w:t>ר</w:t>
      </w:r>
      <w:r w:rsidRPr="003E1B6A">
        <w:rPr>
          <w:rStyle w:val="affff5"/>
          <w:rtl/>
        </w:rPr>
        <w:t>"</w:t>
      </w:r>
      <w:r w:rsidR="00A72F19">
        <w:rPr>
          <w:rStyle w:val="affff5"/>
          <w:rFonts w:hint="cs"/>
          <w:rtl/>
        </w:rPr>
        <w:t>א:</w:t>
      </w:r>
      <w:r w:rsidRPr="003E1B6A">
        <w:rPr>
          <w:rStyle w:val="affff5"/>
          <w:rFonts w:hint="cs"/>
          <w:rtl/>
        </w:rPr>
        <w:t xml:space="preserve"> </w:t>
      </w:r>
      <w:r w:rsidR="00A72F19" w:rsidRPr="00D1637C">
        <w:rPr>
          <w:rFonts w:ascii="Fb Fontext" w:hAnsi="Fb Fontext" w:cs="PFT_Frank" w:hint="eastAsia"/>
          <w:b/>
          <w:bCs/>
          <w:szCs w:val="14"/>
          <w:rtl/>
        </w:rPr>
        <w:t>הרישא</w:t>
      </w:r>
      <w:r w:rsidR="00A72F19">
        <w:rPr>
          <w:rFonts w:ascii="Fb Fontext" w:hAnsi="Fb Fontext" w:hint="cs"/>
          <w:rtl/>
        </w:rPr>
        <w:t xml:space="preserve"> </w:t>
      </w:r>
      <w:r w:rsidR="00A72F19" w:rsidRPr="00CA593F">
        <w:rPr>
          <w:rStyle w:val="affff8"/>
          <w:rtl/>
        </w:rPr>
        <w:t xml:space="preserve">[דהאומרת </w:t>
      </w:r>
      <w:r w:rsidR="007F5F13">
        <w:rPr>
          <w:rStyle w:val="affff8"/>
          <w:rFonts w:hint="cs"/>
          <w:rtl/>
        </w:rPr>
        <w:t>'</w:t>
      </w:r>
      <w:r w:rsidR="00A72F19" w:rsidRPr="00CA593F">
        <w:rPr>
          <w:rStyle w:val="affff8"/>
          <w:rFonts w:hint="eastAsia"/>
          <w:rtl/>
        </w:rPr>
        <w:t>מת</w:t>
      </w:r>
      <w:r w:rsidR="007F5F13">
        <w:rPr>
          <w:rStyle w:val="affff8"/>
          <w:rFonts w:hint="cs"/>
          <w:rtl/>
        </w:rPr>
        <w:t>'</w:t>
      </w:r>
      <w:r w:rsidR="00A72F19" w:rsidRPr="00CA593F">
        <w:rPr>
          <w:rStyle w:val="affff8"/>
          <w:rtl/>
        </w:rPr>
        <w:t xml:space="preserve"> תנשא]</w:t>
      </w:r>
      <w:r w:rsidR="00A72F19" w:rsidRPr="00CA593F">
        <w:rPr>
          <w:rtl/>
        </w:rPr>
        <w:t xml:space="preserve"> </w:t>
      </w:r>
      <w:r w:rsidR="00A72F19" w:rsidRPr="00CA593F">
        <w:rPr>
          <w:rFonts w:hint="eastAsia"/>
          <w:rtl/>
        </w:rPr>
        <w:t>רק</w:t>
      </w:r>
      <w:r w:rsidR="00A72F19" w:rsidRPr="00CA593F">
        <w:rPr>
          <w:rtl/>
        </w:rPr>
        <w:t xml:space="preserve"> </w:t>
      </w:r>
      <w:r w:rsidR="00A72F19" w:rsidRPr="00CA593F">
        <w:rPr>
          <w:rFonts w:hint="eastAsia"/>
          <w:rtl/>
        </w:rPr>
        <w:t>כדעת</w:t>
      </w:r>
      <w:r w:rsidR="00A72F19">
        <w:rPr>
          <w:rStyle w:val="affff5"/>
          <w:rFonts w:hint="cs"/>
          <w:rtl/>
        </w:rPr>
        <w:t xml:space="preserve"> </w:t>
      </w:r>
      <w:r w:rsidRPr="003E1B6A">
        <w:rPr>
          <w:rStyle w:val="affff5"/>
          <w:rFonts w:hint="cs"/>
          <w:rtl/>
        </w:rPr>
        <w:t>ר</w:t>
      </w:r>
      <w:r w:rsidR="003E1B6A">
        <w:rPr>
          <w:rStyle w:val="affff5"/>
          <w:rFonts w:hint="cs"/>
          <w:rtl/>
        </w:rPr>
        <w:t>"</w:t>
      </w:r>
      <w:r w:rsidR="00A72F19">
        <w:rPr>
          <w:rStyle w:val="affff5"/>
          <w:rFonts w:hint="cs"/>
          <w:rtl/>
        </w:rPr>
        <w:t>י</w:t>
      </w:r>
      <w:r w:rsidRPr="003E1B6A">
        <w:rPr>
          <w:rStyle w:val="affff5"/>
          <w:rFonts w:hint="cs"/>
          <w:rtl/>
        </w:rPr>
        <w:t xml:space="preserve"> ור</w:t>
      </w:r>
      <w:r w:rsidRPr="003E1B6A">
        <w:rPr>
          <w:rStyle w:val="affff5"/>
          <w:rtl/>
        </w:rPr>
        <w:t>"</w:t>
      </w:r>
      <w:r w:rsidRPr="003E1B6A">
        <w:rPr>
          <w:rStyle w:val="affff5"/>
          <w:rFonts w:hint="cs"/>
          <w:rtl/>
        </w:rPr>
        <w:t>ש</w:t>
      </w:r>
      <w:r w:rsidR="00A72F19">
        <w:rPr>
          <w:rStyle w:val="affff5"/>
          <w:rFonts w:hint="cs"/>
          <w:rtl/>
        </w:rPr>
        <w:t>.</w:t>
      </w:r>
    </w:p>
    <w:p w14:paraId="211DCBFD" w14:textId="3F49F644" w:rsidR="00B433C9" w:rsidRPr="00C35A2C" w:rsidRDefault="00B433C9" w:rsidP="00B55EDF">
      <w:pPr>
        <w:rPr>
          <w:rFonts w:ascii="Fb Fontext" w:hAnsi="Fb Fontext"/>
          <w:rtl/>
        </w:rPr>
      </w:pPr>
      <w:r w:rsidRPr="00D238B7">
        <w:rPr>
          <w:rStyle w:val="affff5"/>
          <w:rFonts w:hint="cs"/>
          <w:rtl/>
        </w:rPr>
        <w:t>ב.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3E1B6A">
        <w:rPr>
          <w:rStyle w:val="affff5"/>
          <w:rFonts w:hint="cs"/>
          <w:rtl/>
        </w:rPr>
        <w:t>רי</w:t>
      </w:r>
      <w:r w:rsidRPr="003E1B6A">
        <w:rPr>
          <w:rStyle w:val="affff5"/>
          <w:rtl/>
        </w:rPr>
        <w:t>"</w:t>
      </w:r>
      <w:r w:rsidRPr="003E1B6A">
        <w:rPr>
          <w:rStyle w:val="affff5"/>
          <w:rFonts w:hint="cs"/>
          <w:rtl/>
        </w:rPr>
        <w:t xml:space="preserve">ו: </w:t>
      </w:r>
      <w:r w:rsidR="00AB43C5">
        <w:rPr>
          <w:rStyle w:val="affff5"/>
          <w:rFonts w:hint="cs"/>
          <w:rtl/>
        </w:rPr>
        <w:t>אף</w:t>
      </w:r>
      <w:r w:rsidRPr="003E1B6A">
        <w:rPr>
          <w:rStyle w:val="affff5"/>
          <w:rFonts w:hint="cs"/>
          <w:rtl/>
        </w:rPr>
        <w:t xml:space="preserve"> כר</w:t>
      </w:r>
      <w:r w:rsidRPr="003E1B6A">
        <w:rPr>
          <w:rStyle w:val="affff5"/>
          <w:rtl/>
        </w:rPr>
        <w:t>"</w:t>
      </w:r>
      <w:r w:rsidRPr="003E1B6A">
        <w:rPr>
          <w:rStyle w:val="affff5"/>
          <w:rFonts w:hint="cs"/>
          <w:rtl/>
        </w:rPr>
        <w:t>מ</w:t>
      </w:r>
      <w:r w:rsidR="00A72F19">
        <w:rPr>
          <w:rStyle w:val="affff5"/>
          <w:rFonts w:hint="cs"/>
          <w:rtl/>
        </w:rPr>
        <w:t>,</w:t>
      </w:r>
      <w:r w:rsidRPr="003E1B6A">
        <w:rPr>
          <w:rStyle w:val="affff5"/>
          <w:rFonts w:hint="cs"/>
          <w:rtl/>
        </w:rPr>
        <w:t xml:space="preserve"> </w:t>
      </w:r>
      <w:r w:rsidR="00A72F19">
        <w:rPr>
          <w:rFonts w:ascii="Fb Fontext" w:hAnsi="Fb Fontext" w:hint="cs"/>
          <w:sz w:val="32"/>
          <w:rtl/>
        </w:rPr>
        <w:t>ו</w:t>
      </w:r>
      <w:r w:rsidRPr="00C35A2C">
        <w:rPr>
          <w:rFonts w:ascii="Fb Fontext" w:hAnsi="Fb Fontext" w:hint="cs"/>
          <w:sz w:val="32"/>
          <w:rtl/>
        </w:rPr>
        <w:t xml:space="preserve">מודה </w:t>
      </w:r>
      <w:r w:rsidR="00A72F19">
        <w:rPr>
          <w:rFonts w:ascii="Fb Fontext" w:hAnsi="Fb Fontext" w:hint="cs"/>
          <w:sz w:val="32"/>
          <w:rtl/>
        </w:rPr>
        <w:t>ב'</w:t>
      </w:r>
      <w:r w:rsidRPr="00C35A2C">
        <w:rPr>
          <w:rFonts w:ascii="Fb Fontext" w:hAnsi="Fb Fontext" w:hint="cs"/>
          <w:sz w:val="32"/>
          <w:rtl/>
        </w:rPr>
        <w:t>לא מת</w:t>
      </w:r>
      <w:r w:rsidR="00A72F19">
        <w:rPr>
          <w:rFonts w:ascii="Fb Fontext" w:hAnsi="Fb Fontext" w:hint="cs"/>
          <w:sz w:val="32"/>
          <w:rtl/>
        </w:rPr>
        <w:t>'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A72F1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שאינה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הכחשה</w:t>
      </w:r>
      <w:r w:rsidR="00A72F19">
        <w:rPr>
          <w:rFonts w:ascii="Fb Fontext" w:hAnsi="Fb Fontext" w:hint="cs"/>
          <w:rtl/>
        </w:rPr>
        <w:t xml:space="preserve"> </w:t>
      </w:r>
      <w:r w:rsidR="00A72F19" w:rsidRPr="00CA593F">
        <w:rPr>
          <w:rStyle w:val="affff8"/>
          <w:rtl/>
        </w:rPr>
        <w:t>[</w:t>
      </w:r>
      <w:r w:rsidR="00925855" w:rsidRPr="00CA593F">
        <w:rPr>
          <w:rStyle w:val="affff8"/>
          <w:rFonts w:hint="eastAsia"/>
          <w:rtl/>
        </w:rPr>
        <w:t>בצרה</w:t>
      </w:r>
      <w:r w:rsidR="00925855" w:rsidRPr="00CA593F">
        <w:rPr>
          <w:rStyle w:val="affff8"/>
          <w:rtl/>
        </w:rPr>
        <w:t xml:space="preserve"> </w:t>
      </w:r>
      <w:r w:rsidR="00925855" w:rsidRPr="00CA593F">
        <w:rPr>
          <w:rStyle w:val="affff8"/>
          <w:rFonts w:hint="eastAsia"/>
          <w:rtl/>
        </w:rPr>
        <w:t>דוקא</w:t>
      </w:r>
      <w:r w:rsidR="00925855" w:rsidRPr="00CA593F">
        <w:rPr>
          <w:rStyle w:val="affff8"/>
          <w:rtl/>
        </w:rPr>
        <w:t>].</w:t>
      </w:r>
    </w:p>
    <w:p w14:paraId="0F2759D7" w14:textId="0E8F2401" w:rsidR="00B433C9" w:rsidRPr="005C5E95" w:rsidRDefault="00B433C9" w:rsidP="00B55EDF">
      <w:pPr>
        <w:rPr>
          <w:rFonts w:ascii="Fb Fontext" w:hAnsi="Fb Fontext"/>
          <w:spacing w:val="-6"/>
          <w:rtl/>
        </w:rPr>
      </w:pPr>
      <w:r w:rsidRPr="005C5E95">
        <w:rPr>
          <w:rStyle w:val="affff5"/>
          <w:rFonts w:hint="cs"/>
          <w:spacing w:val="-6"/>
          <w:rtl/>
        </w:rPr>
        <w:t>ו</w:t>
      </w:r>
      <w:r w:rsidR="00925855" w:rsidRPr="00CA593F">
        <w:rPr>
          <w:rStyle w:val="affff5"/>
          <w:rFonts w:hint="eastAsia"/>
          <w:rtl/>
        </w:rPr>
        <w:t>סיפא</w:t>
      </w:r>
      <w:r w:rsidR="00925855" w:rsidRPr="00CA593F">
        <w:rPr>
          <w:rStyle w:val="affff5"/>
          <w:rtl/>
        </w:rPr>
        <w:t>:</w:t>
      </w:r>
      <w:r w:rsidRPr="005C5E95">
        <w:rPr>
          <w:rFonts w:ascii="Fb Fontext" w:hAnsi="Fb Fontext" w:hint="cs"/>
          <w:spacing w:val="-6"/>
          <w:rtl/>
        </w:rPr>
        <w:t xml:space="preserve"> </w:t>
      </w:r>
      <w:r w:rsidR="00925855">
        <w:rPr>
          <w:rFonts w:ascii="Fb Fontext" w:hAnsi="Fb Fontext" w:hint="cs"/>
          <w:spacing w:val="-6"/>
          <w:rtl/>
        </w:rPr>
        <w:t xml:space="preserve">... </w:t>
      </w:r>
      <w:r w:rsidRPr="005C5E95">
        <w:rPr>
          <w:rFonts w:ascii="Fb Fontext" w:hAnsi="Fb Fontext"/>
          <w:spacing w:val="-6"/>
          <w:rtl/>
        </w:rPr>
        <w:t xml:space="preserve">אשה </w:t>
      </w:r>
      <w:r w:rsidR="00925855">
        <w:rPr>
          <w:rFonts w:ascii="Fb Fontext" w:hAnsi="Fb Fontext" w:hint="cs"/>
          <w:spacing w:val="-6"/>
          <w:rtl/>
        </w:rPr>
        <w:t>'</w:t>
      </w:r>
      <w:r w:rsidRPr="005C5E95">
        <w:rPr>
          <w:rFonts w:ascii="Fb Fontext" w:hAnsi="Fb Fontext"/>
          <w:spacing w:val="-6"/>
          <w:rtl/>
        </w:rPr>
        <w:t>מת</w:t>
      </w:r>
      <w:r w:rsidR="00925855">
        <w:rPr>
          <w:rFonts w:ascii="Fb Fontext" w:hAnsi="Fb Fontext" w:hint="cs"/>
          <w:spacing w:val="-6"/>
          <w:rtl/>
        </w:rPr>
        <w:t>'</w:t>
      </w:r>
      <w:r w:rsidRPr="005C5E95">
        <w:rPr>
          <w:rFonts w:ascii="Fb Fontext" w:hAnsi="Fb Fontext"/>
          <w:spacing w:val="-6"/>
          <w:rtl/>
        </w:rPr>
        <w:t xml:space="preserve"> ואשה </w:t>
      </w:r>
      <w:r w:rsidR="00925855">
        <w:rPr>
          <w:rFonts w:ascii="Fb Fontext" w:hAnsi="Fb Fontext" w:hint="cs"/>
          <w:spacing w:val="-6"/>
          <w:rtl/>
        </w:rPr>
        <w:t>'</w:t>
      </w:r>
      <w:r w:rsidRPr="005C5E95">
        <w:rPr>
          <w:rFonts w:ascii="Fb Fontext" w:hAnsi="Fb Fontext"/>
          <w:spacing w:val="-6"/>
          <w:rtl/>
        </w:rPr>
        <w:t>לא מת</w:t>
      </w:r>
      <w:r w:rsidR="00925855">
        <w:rPr>
          <w:rFonts w:ascii="Fb Fontext" w:hAnsi="Fb Fontext" w:hint="cs"/>
          <w:spacing w:val="-6"/>
          <w:rtl/>
        </w:rPr>
        <w:t>'</w:t>
      </w:r>
      <w:r w:rsidRPr="005C5E95">
        <w:rPr>
          <w:rFonts w:ascii="Fb Fontext" w:hAnsi="Fb Fontext"/>
          <w:spacing w:val="-6"/>
          <w:rtl/>
        </w:rPr>
        <w:t xml:space="preserve"> לא תנשא</w:t>
      </w:r>
      <w:r w:rsidR="001875D7">
        <w:rPr>
          <w:rFonts w:ascii="Fb Fontext" w:hAnsi="Fb Fontext" w:hint="cs"/>
          <w:spacing w:val="-6"/>
          <w:rtl/>
        </w:rPr>
        <w:t xml:space="preserve"> - והיינו אפי' צרה!</w:t>
      </w:r>
    </w:p>
    <w:p w14:paraId="0B33B018" w14:textId="77777777" w:rsidR="00FD761C" w:rsidRDefault="00B433C9" w:rsidP="00FD761C">
      <w:pPr>
        <w:rPr>
          <w:rFonts w:ascii="Fb Fontext" w:hAnsi="Fb Fontext"/>
          <w:rtl/>
        </w:rPr>
      </w:pPr>
      <w:r w:rsidRPr="003E1B6A">
        <w:rPr>
          <w:rStyle w:val="affff5"/>
          <w:rtl/>
        </w:rPr>
        <w:t>לר</w:t>
      </w:r>
      <w:r w:rsidR="001875D7">
        <w:rPr>
          <w:rStyle w:val="affff5"/>
          <w:rFonts w:hint="cs"/>
          <w:rtl/>
        </w:rPr>
        <w:t>"</w:t>
      </w:r>
      <w:r w:rsidRPr="003E1B6A">
        <w:rPr>
          <w:rStyle w:val="affff5"/>
          <w:rtl/>
        </w:rPr>
        <w:t>א</w:t>
      </w:r>
      <w:r w:rsidRPr="00C35A2C">
        <w:rPr>
          <w:rFonts w:ascii="Fb Fontext" w:hAnsi="Fb Fontext"/>
          <w:rtl/>
        </w:rPr>
        <w:t xml:space="preserve"> סתמא </w:t>
      </w:r>
      <w:r w:rsidRPr="003E1B6A">
        <w:rPr>
          <w:rStyle w:val="affff5"/>
          <w:rtl/>
        </w:rPr>
        <w:t>כר</w:t>
      </w:r>
      <w:r w:rsidR="001875D7">
        <w:rPr>
          <w:rStyle w:val="affff5"/>
          <w:rFonts w:hint="cs"/>
          <w:rtl/>
        </w:rPr>
        <w:t>"</w:t>
      </w:r>
      <w:r w:rsidRPr="003E1B6A">
        <w:rPr>
          <w:rStyle w:val="affff5"/>
          <w:rtl/>
        </w:rPr>
        <w:t>מ, א</w:t>
      </w:r>
      <w:r w:rsidR="001875D7">
        <w:rPr>
          <w:rStyle w:val="affff5"/>
          <w:rFonts w:hint="cs"/>
          <w:rtl/>
        </w:rPr>
        <w:t>בל</w:t>
      </w:r>
      <w:r w:rsidRPr="003E1B6A">
        <w:rPr>
          <w:rStyle w:val="affff5"/>
          <w:rtl/>
        </w:rPr>
        <w:t xml:space="preserve"> לר</w:t>
      </w:r>
      <w:r w:rsidRPr="003E1B6A">
        <w:rPr>
          <w:rStyle w:val="affff5"/>
          <w:rFonts w:hint="cs"/>
          <w:rtl/>
        </w:rPr>
        <w:t>י</w:t>
      </w:r>
      <w:r w:rsidRPr="003E1B6A">
        <w:rPr>
          <w:rStyle w:val="affff5"/>
          <w:rtl/>
        </w:rPr>
        <w:t>"</w:t>
      </w:r>
      <w:r w:rsidRPr="003E1B6A">
        <w:rPr>
          <w:rStyle w:val="affff5"/>
          <w:rFonts w:hint="cs"/>
          <w:rtl/>
        </w:rPr>
        <w:t>ו</w:t>
      </w:r>
      <w:r w:rsidRPr="003F3A85">
        <w:rPr>
          <w:rStyle w:val="afff1"/>
          <w:rFonts w:ascii="Fb Fontext" w:hAnsi="Fb Fontext" w:cs="PFT_Frank" w:hint="cs"/>
          <w:szCs w:val="14"/>
          <w:rtl/>
        </w:rPr>
        <w:t xml:space="preserve"> </w:t>
      </w:r>
      <w:r w:rsidRPr="00CA593F">
        <w:rPr>
          <w:b/>
          <w:rtl/>
        </w:rPr>
        <w:t>קשיא</w:t>
      </w:r>
      <w:r w:rsidRPr="00C35A2C">
        <w:rPr>
          <w:rFonts w:ascii="Fb Fontext" w:hAnsi="Fb Fontext"/>
          <w:rtl/>
        </w:rPr>
        <w:t>.</w:t>
      </w:r>
    </w:p>
    <w:p w14:paraId="02741D53" w14:textId="177C00B4" w:rsidR="00B433C9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7A28D5D9" w14:textId="77335CBF" w:rsidR="00B433C9" w:rsidRPr="00C35A2C" w:rsidRDefault="007833DB" w:rsidP="007B5F8C">
      <w:pPr>
        <w:pStyle w:val="affffb"/>
        <w:rPr>
          <w:rtl/>
        </w:rPr>
      </w:pPr>
      <w:ins w:id="10027" w:author="מספור קטעי משנה" w:date="2026-10-06T06:45:58Z">
        <w:r>
          <w:rPr>
            <w:rStyle w:val="MisparKeta"/>
          </w:rPr>
          <w:t xml:space="preserve">ג. </w:t>
        </w:r>
      </w:ins>
      <w:bookmarkStart w:id="1374" w:name="_Toc119173253"/>
      <w:bookmarkStart w:id="1375" w:name="_Toc119230350"/>
      <w:r w:rsidRPr="004F79D6">
        <w:rPr>
          <w:rStyle w:val="affffa"/>
          <w:rFonts w:hint="cs"/>
          <w:rtl/>
        </w:rPr>
        <w:t>א</w:t>
      </w:r>
      <w:r w:rsidRPr="004F79D6">
        <w:rPr>
          <w:rStyle w:val="affffa"/>
          <w:rtl/>
        </w:rPr>
        <w:t>.</w:t>
      </w:r>
      <w:r>
        <w:rPr>
          <w:rFonts w:hint="cs"/>
          <w:rtl/>
        </w:rPr>
        <w:t xml:space="preserve"> </w:t>
      </w:r>
      <w:r w:rsidR="001875D7">
        <w:rPr>
          <w:rFonts w:hint="cs"/>
          <w:rtl/>
        </w:rPr>
        <w:t>'</w:t>
      </w:r>
      <w:r w:rsidR="00B433C9" w:rsidRPr="00C35A2C">
        <w:rPr>
          <w:rtl/>
        </w:rPr>
        <w:t>מת בעלי</w:t>
      </w:r>
      <w:r w:rsidR="001875D7">
        <w:rPr>
          <w:rFonts w:hint="cs"/>
          <w:rtl/>
        </w:rPr>
        <w:t>' -</w:t>
      </w:r>
      <w:r w:rsidR="00B433C9" w:rsidRPr="00C35A2C">
        <w:rPr>
          <w:rtl/>
        </w:rPr>
        <w:t>תנשא ותטול כתובתה</w:t>
      </w:r>
      <w:r w:rsidR="001875D7">
        <w:rPr>
          <w:rFonts w:hint="cs"/>
          <w:rtl/>
        </w:rPr>
        <w:t>,</w:t>
      </w:r>
      <w:r w:rsidR="00B433C9" w:rsidRPr="00C35A2C">
        <w:rPr>
          <w:rtl/>
        </w:rPr>
        <w:t xml:space="preserve"> וצרתה אסורה</w:t>
      </w:r>
      <w:r w:rsidR="001875D7">
        <w:rPr>
          <w:rFonts w:hint="cs"/>
          <w:rtl/>
        </w:rPr>
        <w:t>,</w:t>
      </w:r>
      <w:bookmarkEnd w:id="1374"/>
      <w:bookmarkEnd w:id="1375"/>
    </w:p>
    <w:p>
      <w:pPr>
        <w:pStyle w:val="MishnaBatzad"/>
        <w:rPr>
          <w:ins w:id="20637" w:author="קלוד" w:date="2026-10-06T10:10:48Z"/>
        </w:rPr>
      </w:pPr>
      <w:ins w:id="20636" w:author="קלוד" w:date="2026-10-06T10:10:48Z">
        <w:r>
          <w:t xml:space="preserve">משנה ו</w:t>
        </w:r>
      </w:ins>
    </w:p>
    <w:p w14:paraId="0BA0CEBC" w14:textId="01BB5308" w:rsidR="00B433C9" w:rsidRPr="00C35A2C" w:rsidRDefault="00B433C9" w:rsidP="00CA593F">
      <w:pPr>
        <w:pStyle w:val="affc"/>
        <w:jc w:val="center"/>
        <w:rPr>
          <w:b/>
          <w:rtl/>
        </w:rPr>
      </w:pPr>
      <w:r w:rsidRPr="00C35A2C">
        <w:rPr>
          <w:b/>
          <w:rtl/>
        </w:rPr>
        <w:t xml:space="preserve">היתה </w:t>
      </w:r>
      <w:r w:rsidR="001875D7">
        <w:rPr>
          <w:rFonts w:hint="cs"/>
          <w:b/>
          <w:rtl/>
        </w:rPr>
        <w:t xml:space="preserve">הצרה </w:t>
      </w:r>
      <w:r w:rsidRPr="00C35A2C">
        <w:rPr>
          <w:b/>
          <w:rtl/>
        </w:rPr>
        <w:t>בת ישראל לכהן</w:t>
      </w:r>
      <w:r w:rsidR="001875D7">
        <w:rPr>
          <w:rFonts w:hint="cs"/>
          <w:b/>
          <w:rtl/>
        </w:rPr>
        <w:t xml:space="preserve"> -</w:t>
      </w:r>
      <w:r w:rsidRPr="00C35A2C">
        <w:rPr>
          <w:b/>
          <w:rtl/>
        </w:rPr>
        <w:t xml:space="preserve"> </w:t>
      </w:r>
      <w:r w:rsidR="00CB7F8B" w:rsidRPr="00CB7F8B">
        <w:rPr>
          <w:rStyle w:val="affffa"/>
          <w:rFonts w:hint="cs"/>
          <w:rtl/>
        </w:rPr>
        <w:t>ר''ט</w:t>
      </w:r>
      <w:r w:rsidR="00CB7F8B">
        <w:rPr>
          <w:rStyle w:val="affffa"/>
          <w:rFonts w:hint="cs"/>
          <w:rtl/>
        </w:rPr>
        <w:t>:</w:t>
      </w:r>
      <w:r w:rsidR="00CB7F8B">
        <w:rPr>
          <w:rFonts w:hint="cs"/>
          <w:b/>
          <w:rtl/>
        </w:rPr>
        <w:t xml:space="preserve"> </w:t>
      </w:r>
      <w:r w:rsidR="00CB7F8B">
        <w:rPr>
          <w:b/>
          <w:rtl/>
        </w:rPr>
        <w:t>תאכל בתרומה</w:t>
      </w:r>
      <w:r w:rsidR="001875D7">
        <w:rPr>
          <w:rFonts w:hint="cs"/>
          <w:b/>
          <w:rtl/>
        </w:rPr>
        <w:t>,</w:t>
      </w:r>
    </w:p>
    <w:p w14:paraId="3327C12A" w14:textId="127F531C" w:rsidR="00B433C9" w:rsidRPr="00CB7F8B" w:rsidRDefault="00B433C9" w:rsidP="00CA593F">
      <w:pPr>
        <w:pStyle w:val="affc"/>
        <w:jc w:val="center"/>
        <w:rPr>
          <w:b/>
          <w:spacing w:val="2"/>
          <w:rtl/>
        </w:rPr>
      </w:pPr>
      <w:r w:rsidRPr="00CB7F8B">
        <w:rPr>
          <w:rStyle w:val="affffa"/>
          <w:rFonts w:hint="cs"/>
          <w:spacing w:val="2"/>
          <w:rtl/>
        </w:rPr>
        <w:t>ר</w:t>
      </w:r>
      <w:r w:rsidRPr="00CB7F8B">
        <w:rPr>
          <w:rStyle w:val="affffa"/>
          <w:spacing w:val="2"/>
          <w:rtl/>
        </w:rPr>
        <w:t>"</w:t>
      </w:r>
      <w:r w:rsidRPr="00CB7F8B">
        <w:rPr>
          <w:rStyle w:val="affffa"/>
          <w:rFonts w:hint="cs"/>
          <w:spacing w:val="2"/>
          <w:rtl/>
        </w:rPr>
        <w:t>ע</w:t>
      </w:r>
      <w:r w:rsidRPr="00CB7F8B">
        <w:rPr>
          <w:rStyle w:val="affffa"/>
          <w:spacing w:val="2"/>
          <w:rtl/>
        </w:rPr>
        <w:t>:</w:t>
      </w:r>
      <w:r w:rsidRPr="00CB7F8B">
        <w:rPr>
          <w:b/>
          <w:spacing w:val="2"/>
          <w:rtl/>
        </w:rPr>
        <w:t xml:space="preserve"> אסורה לינשא ואסורה מלאכול בתרומה.</w:t>
      </w:r>
    </w:p>
    <w:p w14:paraId="172A2AF2" w14:textId="3307599A" w:rsidR="00B433C9" w:rsidRPr="00177A98" w:rsidRDefault="00066A63" w:rsidP="00CA593F">
      <w:pPr>
        <w:pStyle w:val="affc"/>
        <w:jc w:val="center"/>
        <w:rPr>
          <w:b/>
          <w:spacing w:val="6"/>
          <w:rtl/>
        </w:rPr>
      </w:pPr>
      <w:bookmarkStart w:id="1376" w:name="_Toc119173254"/>
      <w:bookmarkStart w:id="1377" w:name="_Toc119230351"/>
      <w:del w:id="41031" w:author="Claude" w:date="2026-10-07T09:24:50Z">
        <w:r>
          <w:rPr>
            <w:rStyle w:val="affffc"/>
            <w:rFonts w:hint="eastAsia"/>
            <w:rtl/>
          </w:rPr>
          <w:delText xml:space="preserve">ב</w:delText>
        </w:r>
      </w:del>
      <w:del w:id="41032" w:author="Claude" w:date="2026-10-07T09:24:50Z">
        <w:r>
          <w:rPr>
            <w:rStyle w:val="affffc"/>
            <w:rtl/>
          </w:rPr>
          <w:delText xml:space="preserve">.</w:delText>
        </w:r>
      </w:del>
      <w:del w:id="41033" w:author="Claude" w:date="2026-10-07T09:24:50Z">
        <w:r>
          <w:rPr>
            <w:rStyle w:val="affffc"/>
            <w:rFonts w:hint="cs"/>
            <w:rtl/>
          </w:rPr>
          <w:delText xml:space="preserve"> </w:delText>
        </w:r>
      </w:del>
      <w:r w:rsidR="001875D7" w:rsidRPr="007B5F8C">
        <w:rPr>
          <w:rStyle w:val="affffc"/>
          <w:rFonts w:hint="cs"/>
          <w:rtl/>
        </w:rPr>
        <w:t>'</w:t>
      </w:r>
      <w:r w:rsidR="00B433C9" w:rsidRPr="007B5F8C">
        <w:rPr>
          <w:rStyle w:val="affffc"/>
          <w:rtl/>
        </w:rPr>
        <w:t xml:space="preserve">מת בעלי </w:t>
      </w:r>
      <w:r w:rsidR="00C74AAA" w:rsidRPr="007B5F8C">
        <w:rPr>
          <w:rStyle w:val="affffc"/>
          <w:rtl/>
        </w:rPr>
        <w:t>ואח"כ</w:t>
      </w:r>
      <w:r w:rsidR="00B433C9" w:rsidRPr="007B5F8C">
        <w:rPr>
          <w:rStyle w:val="affffc"/>
          <w:rtl/>
        </w:rPr>
        <w:t xml:space="preserve"> חמי</w:t>
      </w:r>
      <w:r w:rsidR="001875D7" w:rsidRPr="007B5F8C">
        <w:rPr>
          <w:rStyle w:val="affffc"/>
          <w:rFonts w:hint="cs"/>
          <w:rtl/>
        </w:rPr>
        <w:t>'</w:t>
      </w:r>
      <w:bookmarkEnd w:id="1376"/>
      <w:bookmarkEnd w:id="1377"/>
      <w:r w:rsidR="00B433C9" w:rsidRPr="007B5F8C">
        <w:rPr>
          <w:rStyle w:val="affffc"/>
          <w:rtl/>
        </w:rPr>
        <w:t xml:space="preserve"> </w:t>
      </w:r>
      <w:r w:rsidR="001875D7">
        <w:rPr>
          <w:b/>
          <w:spacing w:val="6"/>
          <w:rtl/>
        </w:rPr>
        <w:t>–</w:t>
      </w:r>
      <w:r w:rsidR="00B433C9" w:rsidRPr="00177A98">
        <w:rPr>
          <w:b/>
          <w:spacing w:val="6"/>
          <w:rtl/>
        </w:rPr>
        <w:t xml:space="preserve"> תנשא</w:t>
      </w:r>
      <w:r w:rsidR="001875D7">
        <w:rPr>
          <w:rFonts w:hint="cs"/>
          <w:b/>
          <w:spacing w:val="6"/>
          <w:rtl/>
        </w:rPr>
        <w:t>..</w:t>
      </w:r>
      <w:r w:rsidR="00B433C9" w:rsidRPr="00177A98">
        <w:rPr>
          <w:b/>
          <w:spacing w:val="6"/>
          <w:rtl/>
        </w:rPr>
        <w:t xml:space="preserve"> וחמותה אסורה</w:t>
      </w:r>
      <w:r w:rsidR="001875D7">
        <w:rPr>
          <w:rFonts w:hint="cs"/>
          <w:b/>
          <w:spacing w:val="6"/>
          <w:rtl/>
        </w:rPr>
        <w:t>,</w:t>
      </w:r>
    </w:p>
    <w:p w14:paraId="6B781749" w14:textId="679FCBF5" w:rsidR="00B433C9" w:rsidRPr="00CB7F8B" w:rsidRDefault="00B433C9" w:rsidP="00CA593F">
      <w:pPr>
        <w:pStyle w:val="affc"/>
        <w:jc w:val="center"/>
        <w:rPr>
          <w:b/>
          <w:spacing w:val="4"/>
          <w:rtl/>
        </w:rPr>
      </w:pPr>
      <w:r w:rsidRPr="00C35A2C">
        <w:rPr>
          <w:b/>
          <w:rtl/>
        </w:rPr>
        <w:t xml:space="preserve">היתה </w:t>
      </w:r>
      <w:r w:rsidR="001875D7">
        <w:rPr>
          <w:rFonts w:hint="cs"/>
          <w:b/>
          <w:rtl/>
        </w:rPr>
        <w:t xml:space="preserve">חמותה </w:t>
      </w:r>
      <w:r w:rsidRPr="00C35A2C">
        <w:rPr>
          <w:b/>
          <w:rtl/>
        </w:rPr>
        <w:t>בת ישראל לכהן</w:t>
      </w:r>
      <w:r w:rsidR="001875D7">
        <w:rPr>
          <w:rFonts w:hint="cs"/>
          <w:b/>
          <w:rtl/>
        </w:rPr>
        <w:t xml:space="preserve"> -</w:t>
      </w:r>
      <w:r w:rsidR="00CB7F8B">
        <w:rPr>
          <w:rFonts w:hint="cs"/>
          <w:b/>
          <w:rtl/>
        </w:rPr>
        <w:t xml:space="preserve"> </w:t>
      </w:r>
      <w:r w:rsidR="00CB7F8B" w:rsidRPr="00CB7F8B">
        <w:rPr>
          <w:rStyle w:val="affffa"/>
          <w:rFonts w:hint="cs"/>
          <w:rtl/>
        </w:rPr>
        <w:t>ר''ט:</w:t>
      </w:r>
      <w:r w:rsidR="00CB7F8B">
        <w:rPr>
          <w:b/>
          <w:rtl/>
        </w:rPr>
        <w:t xml:space="preserve"> תאכל</w:t>
      </w:r>
      <w:r w:rsidR="00FD24FA">
        <w:rPr>
          <w:rFonts w:hint="cs"/>
          <w:b/>
          <w:rtl/>
        </w:rPr>
        <w:t>,</w:t>
      </w:r>
      <w:r w:rsidR="00CB7F8B">
        <w:rPr>
          <w:b/>
          <w:rtl/>
        </w:rPr>
        <w:t xml:space="preserve"> </w:t>
      </w:r>
      <w:r w:rsidRPr="00CB7F8B">
        <w:rPr>
          <w:rStyle w:val="affffa"/>
          <w:rFonts w:hint="cs"/>
          <w:spacing w:val="4"/>
          <w:rtl/>
        </w:rPr>
        <w:t>ר</w:t>
      </w:r>
      <w:r w:rsidRPr="00CB7F8B">
        <w:rPr>
          <w:rStyle w:val="affffa"/>
          <w:spacing w:val="4"/>
          <w:rtl/>
        </w:rPr>
        <w:t>"</w:t>
      </w:r>
      <w:r w:rsidRPr="00CB7F8B">
        <w:rPr>
          <w:rStyle w:val="affffa"/>
          <w:rFonts w:hint="cs"/>
          <w:spacing w:val="4"/>
          <w:rtl/>
        </w:rPr>
        <w:t>ע</w:t>
      </w:r>
      <w:r w:rsidRPr="00CB7F8B">
        <w:rPr>
          <w:rStyle w:val="affffa"/>
          <w:spacing w:val="4"/>
          <w:rtl/>
        </w:rPr>
        <w:t>:</w:t>
      </w:r>
      <w:r w:rsidRPr="00CB7F8B">
        <w:rPr>
          <w:b/>
          <w:spacing w:val="4"/>
          <w:rtl/>
        </w:rPr>
        <w:t xml:space="preserve"> אסורה</w:t>
      </w:r>
      <w:r w:rsidR="00FD24FA">
        <w:rPr>
          <w:rFonts w:hint="cs"/>
          <w:b/>
          <w:spacing w:val="4"/>
          <w:rtl/>
        </w:rPr>
        <w:t>.</w:t>
      </w:r>
      <w:r w:rsidRPr="00CB7F8B">
        <w:rPr>
          <w:b/>
          <w:spacing w:val="4"/>
          <w:rtl/>
        </w:rPr>
        <w:t xml:space="preserve"> </w:t>
      </w:r>
    </w:p>
    <w:p w14:paraId="7631630C" w14:textId="68402381" w:rsidR="00DF0573" w:rsidRDefault="00B433C9" w:rsidP="00B55EDF">
      <w:pPr>
        <w:rPr>
          <w:rFonts w:ascii="Fb Fontext" w:hAnsi="Fb Fontext"/>
          <w:sz w:val="32"/>
          <w:rtl/>
        </w:rPr>
      </w:pPr>
      <w:r w:rsidRPr="00CA593F">
        <w:rPr>
          <w:rStyle w:val="affff5"/>
          <w:rtl/>
        </w:rPr>
        <w:t>צריכ</w:t>
      </w:r>
      <w:r w:rsidR="00814A9D" w:rsidRPr="00CA593F">
        <w:rPr>
          <w:rStyle w:val="affff5"/>
          <w:rFonts w:hint="eastAsia"/>
          <w:rtl/>
        </w:rPr>
        <w:t>י</w:t>
      </w:r>
      <w:r w:rsidR="00814A9D" w:rsidRPr="00CA593F">
        <w:rPr>
          <w:rStyle w:val="affff5"/>
          <w:rtl/>
        </w:rPr>
        <w:t>,</w:t>
      </w:r>
      <w:r w:rsidRPr="00CA593F">
        <w:rPr>
          <w:rStyle w:val="affff5"/>
          <w:rtl/>
        </w:rPr>
        <w:t xml:space="preserve"> </w:t>
      </w:r>
      <w:r w:rsidR="00814A9D" w:rsidRPr="00CA593F">
        <w:rPr>
          <w:rStyle w:val="affff5"/>
          <w:rFonts w:hint="eastAsia"/>
          <w:rtl/>
        </w:rPr>
        <w:t>רק</w:t>
      </w:r>
      <w:r w:rsidR="00814A9D" w:rsidRPr="00CA593F">
        <w:rPr>
          <w:rStyle w:val="affff5"/>
          <w:rtl/>
        </w:rPr>
        <w:t xml:space="preserve"> </w:t>
      </w:r>
      <w:r w:rsidR="00814A9D" w:rsidRPr="00CA593F">
        <w:rPr>
          <w:rStyle w:val="affff5"/>
          <w:rFonts w:hint="eastAsia"/>
          <w:rtl/>
        </w:rPr>
        <w:t>ב</w:t>
      </w:r>
      <w:r w:rsidRPr="00814A9D">
        <w:rPr>
          <w:rStyle w:val="affff5"/>
          <w:rFonts w:hint="cs"/>
          <w:rtl/>
        </w:rPr>
        <w:t>קמייתא</w:t>
      </w:r>
      <w:r w:rsidR="00814A9D" w:rsidRPr="00814A9D">
        <w:rPr>
          <w:rStyle w:val="affff5"/>
          <w:rFonts w:hint="cs"/>
          <w:rtl/>
        </w:rPr>
        <w:t>: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814A9D" w:rsidRPr="00CA593F">
        <w:rPr>
          <w:rFonts w:hint="eastAsia"/>
          <w:rtl/>
        </w:rPr>
        <w:t>אמר</w:t>
      </w:r>
      <w:r w:rsidR="00814A9D">
        <w:rPr>
          <w:rStyle w:val="affff5"/>
          <w:rFonts w:hint="cs"/>
          <w:rtl/>
        </w:rPr>
        <w:t xml:space="preserve"> </w:t>
      </w:r>
      <w:r w:rsidRPr="00451AA8">
        <w:rPr>
          <w:rStyle w:val="affff5"/>
          <w:rFonts w:hint="cs"/>
          <w:rtl/>
        </w:rPr>
        <w:t>ר</w:t>
      </w:r>
      <w:r w:rsidRPr="00451AA8">
        <w:rPr>
          <w:rStyle w:val="affff5"/>
          <w:rtl/>
        </w:rPr>
        <w:t>"</w:t>
      </w:r>
      <w:r w:rsidRPr="00451AA8">
        <w:rPr>
          <w:rStyle w:val="affff5"/>
          <w:rFonts w:hint="cs"/>
          <w:rtl/>
        </w:rPr>
        <w:t>ט</w:t>
      </w:r>
      <w:r w:rsidR="00814A9D">
        <w:rPr>
          <w:rStyle w:val="affff5"/>
          <w:rFonts w:hint="cs"/>
          <w:rtl/>
        </w:rPr>
        <w:t>,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DF0573">
        <w:rPr>
          <w:rFonts w:ascii="Fb Fontext" w:hAnsi="Fb Fontext" w:hint="cs"/>
          <w:sz w:val="32"/>
          <w:rtl/>
        </w:rPr>
        <w:t>שיש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DF0573">
        <w:rPr>
          <w:rFonts w:ascii="Fb Fontext" w:hAnsi="Fb Fontext" w:hint="cs"/>
          <w:sz w:val="32"/>
          <w:rtl/>
        </w:rPr>
        <w:t xml:space="preserve">לצרה </w:t>
      </w:r>
      <w:r w:rsidRPr="00C35A2C">
        <w:rPr>
          <w:rFonts w:ascii="Fb Fontext" w:hAnsi="Fb Fontext" w:hint="cs"/>
          <w:sz w:val="32"/>
          <w:rtl/>
        </w:rPr>
        <w:t>צער הגוף</w:t>
      </w:r>
      <w:r w:rsidR="00DF0573">
        <w:rPr>
          <w:rFonts w:ascii="Fb Fontext" w:hAnsi="Fb Fontext" w:hint="cs"/>
          <w:sz w:val="32"/>
          <w:rtl/>
        </w:rPr>
        <w:t>,</w:t>
      </w:r>
    </w:p>
    <w:p w14:paraId="3A97A001" w14:textId="0F24D9CB" w:rsidR="00B433C9" w:rsidRDefault="00DF0573" w:rsidP="00CA593F">
      <w:pPr>
        <w:rPr>
          <w:rtl/>
        </w:rPr>
      </w:pPr>
      <w:r>
        <w:rPr>
          <w:rStyle w:val="affff5"/>
          <w:rFonts w:hint="cs"/>
          <w:rtl/>
        </w:rPr>
        <w:t>ו</w:t>
      </w:r>
      <w:r w:rsidRPr="00CA593F">
        <w:rPr>
          <w:rStyle w:val="affff5"/>
          <w:rFonts w:hint="eastAsia"/>
          <w:rtl/>
        </w:rPr>
        <w:t>רק</w:t>
      </w:r>
      <w:r w:rsidRPr="00CA593F">
        <w:rPr>
          <w:rStyle w:val="affff5"/>
          <w:rtl/>
        </w:rPr>
        <w:t xml:space="preserve"> </w:t>
      </w:r>
      <w:r w:rsidRPr="00CA593F">
        <w:rPr>
          <w:rStyle w:val="affff5"/>
          <w:rFonts w:hint="eastAsia"/>
          <w:rtl/>
        </w:rPr>
        <w:t>בבתרייתא</w:t>
      </w:r>
      <w:r w:rsidRPr="00CA593F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Pr="00CA593F">
        <w:rPr>
          <w:rFonts w:hint="eastAsia"/>
          <w:rtl/>
        </w:rPr>
        <w:t>אמר</w:t>
      </w:r>
      <w:r w:rsidR="00B433C9" w:rsidRPr="00451AA8">
        <w:rPr>
          <w:rStyle w:val="affff5"/>
          <w:rFonts w:hint="cs"/>
          <w:rtl/>
        </w:rPr>
        <w:t xml:space="preserve"> ר</w:t>
      </w:r>
      <w:r w:rsidR="00B433C9" w:rsidRPr="00451AA8">
        <w:rPr>
          <w:rStyle w:val="affff5"/>
          <w:rtl/>
        </w:rPr>
        <w:t>"</w:t>
      </w:r>
      <w:r w:rsidR="00B433C9" w:rsidRPr="00451AA8">
        <w:rPr>
          <w:rStyle w:val="affff5"/>
          <w:rFonts w:hint="cs"/>
          <w:rtl/>
        </w:rPr>
        <w:t>ע</w:t>
      </w:r>
      <w:r>
        <w:rPr>
          <w:rStyle w:val="affff5"/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  <w:r>
        <w:rPr>
          <w:rFonts w:hint="cs"/>
          <w:rtl/>
        </w:rPr>
        <w:t>שאין לה על חמותה אלא מילי.</w:t>
      </w:r>
    </w:p>
    <w:p w14:paraId="65E226B8" w14:textId="64E3D873" w:rsidR="00B433C9" w:rsidRPr="00C35A2C" w:rsidRDefault="007179F8" w:rsidP="00B55EDF">
      <w:pPr>
        <w:rPr>
          <w:rtl/>
        </w:rPr>
      </w:pPr>
      <w:r w:rsidRPr="007179F8">
        <w:rPr>
          <w:rFonts w:ascii="Fb Fontext" w:hAnsi="Fb Fontext"/>
          <w:b/>
          <w:bCs/>
          <w:sz w:val="32"/>
          <w:szCs w:val="16"/>
          <w:rtl/>
        </w:rPr>
        <w:t>•</w:t>
      </w:r>
      <w:r w:rsidR="00B433C9" w:rsidRPr="003F3A85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DF0573">
        <w:rPr>
          <w:rStyle w:val="affff5"/>
          <w:rFonts w:hint="cs"/>
          <w:rtl/>
        </w:rPr>
        <w:t>משמואל</w:t>
      </w:r>
      <w:r w:rsidR="00B433C9" w:rsidRPr="00451AA8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CA593F">
        <w:rPr>
          <w:b/>
          <w:rtl/>
        </w:rPr>
        <w:t>הלכה</w:t>
      </w:r>
      <w:r w:rsidR="00B433C9" w:rsidRPr="003F3A85">
        <w:rPr>
          <w:rStyle w:val="afff1"/>
          <w:rFonts w:ascii="Fb Fontext" w:hAnsi="Fb Fontext" w:cs="PFT_Frank"/>
          <w:szCs w:val="14"/>
          <w:rtl/>
        </w:rPr>
        <w:t xml:space="preserve"> </w:t>
      </w:r>
      <w:r w:rsidR="00B433C9" w:rsidRPr="00451AA8">
        <w:rPr>
          <w:rStyle w:val="affff5"/>
          <w:rtl/>
        </w:rPr>
        <w:t>כר</w:t>
      </w:r>
      <w:r w:rsidR="00DF0573">
        <w:rPr>
          <w:rStyle w:val="affff5"/>
          <w:rFonts w:hint="cs"/>
          <w:rtl/>
        </w:rPr>
        <w:t>'</w:t>
      </w:r>
      <w:r w:rsidR="00B433C9" w:rsidRPr="00451AA8">
        <w:rPr>
          <w:rStyle w:val="affff5"/>
          <w:rtl/>
        </w:rPr>
        <w:t xml:space="preserve"> טרפון</w:t>
      </w:r>
      <w:r w:rsidR="00B433C9" w:rsidRPr="00C35A2C">
        <w:rPr>
          <w:rFonts w:ascii="Fb Fontext" w:hAnsi="Fb Fontext"/>
          <w:sz w:val="32"/>
          <w:rtl/>
        </w:rPr>
        <w:t>.</w:t>
      </w:r>
    </w:p>
    <w:p w14:paraId="76518EF2" w14:textId="2F8F775F" w:rsidR="007833DB" w:rsidRDefault="007833DB" w:rsidP="007833DB">
      <w:pPr>
        <w:rPr>
          <w:rFonts w:ascii="Fb Fontext" w:hAnsi="Fb Fontext"/>
          <w:spacing w:val="-6"/>
          <w:rtl/>
        </w:rPr>
      </w:pPr>
      <w:r>
        <w:rPr>
          <w:rStyle w:val="affff5"/>
          <w:rFonts w:hint="cs"/>
          <w:rtl/>
        </w:rPr>
        <w:t>ומסייע ממשנתינו</w:t>
      </w:r>
      <w:r w:rsidR="00B433C9" w:rsidRPr="00451AA8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ניתן לי בן</w:t>
      </w:r>
      <w:r>
        <w:rPr>
          <w:rFonts w:ascii="Fb Fontext" w:hAnsi="Fb Fontext" w:hint="cs"/>
          <w:rtl/>
        </w:rPr>
        <w:t>..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ו</w:t>
      </w:r>
      <w:r>
        <w:rPr>
          <w:rFonts w:ascii="Fb Fontext" w:hAnsi="Fb Fontext" w:hint="cs"/>
          <w:spacing w:val="-6"/>
          <w:rtl/>
        </w:rPr>
        <w:t xml:space="preserve">מת </w:t>
      </w:r>
      <w:r w:rsidR="00B433C9" w:rsidRPr="000978D6">
        <w:rPr>
          <w:rFonts w:ascii="Fb Fontext" w:hAnsi="Fb Fontext"/>
          <w:spacing w:val="-6"/>
          <w:rtl/>
        </w:rPr>
        <w:t>בעלי ואח"</w:t>
      </w:r>
      <w:r w:rsidR="00B433C9" w:rsidRPr="000978D6">
        <w:rPr>
          <w:rFonts w:ascii="Fb Fontext" w:hAnsi="Fb Fontext" w:hint="cs"/>
          <w:spacing w:val="-6"/>
          <w:rtl/>
        </w:rPr>
        <w:t>כ</w:t>
      </w:r>
      <w:r w:rsidR="00B433C9" w:rsidRPr="000978D6">
        <w:rPr>
          <w:rFonts w:ascii="Fb Fontext" w:hAnsi="Fb Fontext"/>
          <w:spacing w:val="-6"/>
          <w:rtl/>
        </w:rPr>
        <w:t xml:space="preserve"> בני</w:t>
      </w:r>
      <w:r w:rsidR="00B433C9" w:rsidRPr="000978D6">
        <w:rPr>
          <w:rFonts w:ascii="Fb Fontext" w:hAnsi="Fb Fontext" w:hint="cs"/>
          <w:spacing w:val="-6"/>
          <w:rtl/>
        </w:rPr>
        <w:t xml:space="preserve"> </w:t>
      </w:r>
      <w:r>
        <w:rPr>
          <w:rFonts w:ascii="Fb Fontext" w:hAnsi="Fb Fontext" w:hint="cs"/>
          <w:spacing w:val="-6"/>
          <w:rtl/>
        </w:rPr>
        <w:t>- ל</w:t>
      </w:r>
      <w:r w:rsidR="00B433C9" w:rsidRPr="000978D6">
        <w:rPr>
          <w:rFonts w:ascii="Fb Fontext" w:hAnsi="Fb Fontext"/>
          <w:spacing w:val="-6"/>
          <w:rtl/>
        </w:rPr>
        <w:t>א נאמנת,</w:t>
      </w:r>
    </w:p>
    <w:p w14:paraId="52640608" w14:textId="77777777" w:rsidR="00FD761C" w:rsidRPr="00062827" w:rsidRDefault="00B433C9" w:rsidP="00FD761C">
      <w:pPr>
        <w:rPr>
          <w:spacing w:val="-2"/>
          <w:rtl/>
        </w:rPr>
      </w:pPr>
      <w:r w:rsidRPr="00062827">
        <w:rPr>
          <w:spacing w:val="-2"/>
          <w:rtl/>
        </w:rPr>
        <w:t xml:space="preserve">וחוששין </w:t>
      </w:r>
      <w:r w:rsidRPr="00062827">
        <w:rPr>
          <w:b/>
          <w:spacing w:val="-2"/>
          <w:rtl/>
        </w:rPr>
        <w:t>לדבריה</w:t>
      </w:r>
      <w:r w:rsidRPr="00D1637C">
        <w:rPr>
          <w:rFonts w:cs="PFT_Frank"/>
          <w:b/>
          <w:bCs/>
          <w:spacing w:val="-2"/>
          <w:szCs w:val="14"/>
          <w:rtl/>
        </w:rPr>
        <w:t xml:space="preserve"> </w:t>
      </w:r>
      <w:r w:rsidRPr="00062827">
        <w:rPr>
          <w:spacing w:val="-2"/>
          <w:rtl/>
        </w:rPr>
        <w:t>וחולצת ולא מתייבמת</w:t>
      </w:r>
      <w:r w:rsidR="007833DB" w:rsidRPr="00062827">
        <w:rPr>
          <w:rFonts w:hint="cs"/>
          <w:spacing w:val="-2"/>
          <w:rtl/>
        </w:rPr>
        <w:t xml:space="preserve"> </w:t>
      </w:r>
      <w:r w:rsidRPr="00062827">
        <w:rPr>
          <w:rFonts w:hint="cs"/>
          <w:spacing w:val="-2"/>
          <w:rtl/>
        </w:rPr>
        <w:t xml:space="preserve">- </w:t>
      </w:r>
      <w:r w:rsidR="007833DB" w:rsidRPr="00062827">
        <w:rPr>
          <w:rStyle w:val="afff1"/>
          <w:rFonts w:ascii="Fb Fontext" w:hAnsi="Fb Fontext" w:cs="PFT_Frank" w:hint="cs"/>
          <w:bCs w:val="0"/>
          <w:spacing w:val="-2"/>
          <w:szCs w:val="14"/>
          <w:rtl/>
        </w:rPr>
        <w:t xml:space="preserve">הא </w:t>
      </w:r>
      <w:r w:rsidRPr="00D1637C">
        <w:rPr>
          <w:rFonts w:cs="PFT_Frank" w:hint="eastAsia"/>
          <w:bCs/>
          <w:spacing w:val="-2"/>
          <w:szCs w:val="14"/>
          <w:rtl/>
        </w:rPr>
        <w:t>לצרה</w:t>
      </w:r>
      <w:r w:rsidRPr="00062827">
        <w:rPr>
          <w:rFonts w:hint="cs"/>
          <w:spacing w:val="-2"/>
          <w:rtl/>
        </w:rPr>
        <w:t xml:space="preserve"> לא חוששין</w:t>
      </w:r>
      <w:r w:rsidR="007833DB" w:rsidRPr="00062827">
        <w:rPr>
          <w:rFonts w:hint="cs"/>
          <w:spacing w:val="-2"/>
          <w:rtl/>
        </w:rPr>
        <w:t>.</w:t>
      </w:r>
    </w:p>
    <w:p w14:paraId="168BBE42" w14:textId="118C674F" w:rsidR="00B433C9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 w14:paraId="0A0EB642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קיח:</w:t>
      </w:r>
    </w:p>
    <w:p w14:paraId="5823BAC3" w14:textId="5397C0C5" w:rsidR="00B433C9" w:rsidRPr="00177A98" w:rsidRDefault="00066A63" w:rsidP="007B5F8C">
      <w:pPr>
        <w:pStyle w:val="affffb"/>
        <w:ind w:end="0"/>
        <w:rPr>
          <w:rtl/>
        </w:rPr>
      </w:pPr>
      <w:bookmarkStart w:id="1378" w:name="_Toc119173255"/>
      <w:bookmarkStart w:id="1379" w:name="_Toc119230352"/>
      <w:r w:rsidRPr="004F79D6">
        <w:rPr>
          <w:rStyle w:val="affffa"/>
          <w:rFonts w:hint="cs"/>
          <w:rtl/>
        </w:rPr>
        <w:t>ג</w:t>
      </w:r>
      <w:r w:rsidRPr="004F79D6">
        <w:rPr>
          <w:rStyle w:val="affffa"/>
          <w:rtl/>
        </w:rPr>
        <w:t>.</w:t>
      </w:r>
      <w:r>
        <w:rPr>
          <w:rFonts w:hint="cs"/>
          <w:rtl/>
        </w:rPr>
        <w:t xml:space="preserve"> </w:t>
      </w:r>
      <w:r w:rsidR="00B433C9" w:rsidRPr="00177A98">
        <w:rPr>
          <w:rtl/>
        </w:rPr>
        <w:t xml:space="preserve">קידש אחת מחמש ואין יודע </w:t>
      </w:r>
      <w:r>
        <w:rPr>
          <w:rFonts w:hint="cs"/>
          <w:rtl/>
        </w:rPr>
        <w:t>מי</w:t>
      </w:r>
      <w:r w:rsidR="00B433C9" w:rsidRPr="00177A98">
        <w:rPr>
          <w:rtl/>
        </w:rPr>
        <w:t>, כל אחת אומרת אותי</w:t>
      </w:r>
      <w:r>
        <w:rPr>
          <w:rFonts w:hint="cs"/>
          <w:rtl/>
        </w:rPr>
        <w:t xml:space="preserve"> -</w:t>
      </w:r>
      <w:bookmarkEnd w:id="1378"/>
      <w:bookmarkEnd w:id="1379"/>
    </w:p>
    <w:p>
      <w:pPr>
        <w:pStyle w:val="MishnaBatzad"/>
        <w:rPr>
          <w:ins w:id="20010" w:author="קלוד" w:date="2026-10-06T10:43:54Z"/>
        </w:rPr>
      </w:pPr>
      <w:ins w:id="20009" w:author="קלוד" w:date="2026-10-06T10:43:54Z">
        <w:r>
          <w:t xml:space="preserve">משנה ז</w:t>
        </w:r>
      </w:ins>
    </w:p>
    <w:p w14:paraId="1212FD8B" w14:textId="25ADFC5A" w:rsidR="00B433C9" w:rsidRPr="00EA6942" w:rsidRDefault="00CB7F8B" w:rsidP="00066A63">
      <w:pPr>
        <w:pStyle w:val="affc"/>
        <w:rPr>
          <w:b/>
          <w:rtl/>
        </w:rPr>
      </w:pPr>
      <w:r w:rsidRPr="00CB7F8B">
        <w:rPr>
          <w:rStyle w:val="affffa"/>
          <w:rFonts w:hint="cs"/>
          <w:rtl/>
        </w:rPr>
        <w:t>ר''ט:</w:t>
      </w:r>
      <w:r w:rsidR="00B433C9" w:rsidRPr="00177A98">
        <w:rPr>
          <w:b/>
          <w:spacing w:val="6"/>
          <w:rtl/>
        </w:rPr>
        <w:t xml:space="preserve"> גט לכ</w:t>
      </w:r>
      <w:r w:rsidR="00066A63">
        <w:rPr>
          <w:rFonts w:hint="cs"/>
          <w:b/>
          <w:spacing w:val="6"/>
          <w:rtl/>
        </w:rPr>
        <w:t>"</w:t>
      </w:r>
      <w:r w:rsidR="00B433C9" w:rsidRPr="00177A98">
        <w:rPr>
          <w:b/>
          <w:spacing w:val="6"/>
          <w:rtl/>
        </w:rPr>
        <w:t>א</w:t>
      </w:r>
      <w:r>
        <w:rPr>
          <w:b/>
          <w:spacing w:val="6"/>
          <w:rtl/>
        </w:rPr>
        <w:t>, ומניח כתובה ומסתלק</w:t>
      </w:r>
      <w:r w:rsidR="00066A63">
        <w:rPr>
          <w:rFonts w:hint="cs"/>
          <w:b/>
          <w:spacing w:val="6"/>
          <w:rtl/>
        </w:rPr>
        <w:t xml:space="preserve">, </w:t>
      </w:r>
      <w:r w:rsidR="00B433C9" w:rsidRPr="00CB7F8B">
        <w:rPr>
          <w:rStyle w:val="affffa"/>
          <w:rtl/>
        </w:rPr>
        <w:t>ר"</w:t>
      </w:r>
      <w:r w:rsidR="00B433C9" w:rsidRPr="00CB7F8B">
        <w:rPr>
          <w:rStyle w:val="affffa"/>
          <w:rFonts w:hint="cs"/>
          <w:rtl/>
        </w:rPr>
        <w:t>ע</w:t>
      </w:r>
      <w:r w:rsidR="00B433C9" w:rsidRPr="00CB7F8B">
        <w:rPr>
          <w:rStyle w:val="affffa"/>
          <w:rtl/>
        </w:rPr>
        <w:t>:</w:t>
      </w:r>
      <w:r w:rsidR="00B433C9" w:rsidRPr="00EA6942">
        <w:rPr>
          <w:b/>
          <w:rtl/>
        </w:rPr>
        <w:t xml:space="preserve"> כתובה לכל אחת.</w:t>
      </w:r>
    </w:p>
    <w:p w14:paraId="7D956B93" w14:textId="673A892B" w:rsidR="00B433C9" w:rsidRDefault="00066A63" w:rsidP="007C50EB">
      <w:pPr>
        <w:pStyle w:val="affc"/>
        <w:rPr>
          <w:b/>
          <w:rtl/>
        </w:rPr>
      </w:pPr>
      <w:del w:id="41034" w:author="Claude" w:date="2026-10-07T09:24:50Z">
        <w:r>
          <w:rPr>
            <w:rStyle w:val="affffa"/>
            <w:rFonts w:hint="eastAsia"/>
            <w:rtl/>
          </w:rPr>
          <w:delText xml:space="preserve">ד</w:delText>
        </w:r>
      </w:del>
      <w:del w:id="41035" w:author="Claude" w:date="2026-10-07T09:24:50Z">
        <w:r>
          <w:rPr>
            <w:rStyle w:val="affffa"/>
            <w:rtl/>
          </w:rPr>
          <w:delText xml:space="preserve">.</w:delText>
        </w:r>
      </w:del>
      <w:del w:id="41036" w:author="Claude" w:date="2026-10-07T09:24:50Z">
        <w:r>
          <w:rPr>
            <w:rFonts w:hint="cs"/>
            <w:b/>
            <w:rtl/>
          </w:rPr>
          <w:delText xml:space="preserve"> </w:delText>
        </w:r>
      </w:del>
      <w:r w:rsidR="00B433C9" w:rsidRPr="00C35A2C">
        <w:rPr>
          <w:b/>
          <w:rtl/>
        </w:rPr>
        <w:t>גזל אחד מחמשה ואין יודע מ</w:t>
      </w:r>
      <w:r>
        <w:rPr>
          <w:rFonts w:hint="cs"/>
          <w:b/>
          <w:rtl/>
        </w:rPr>
        <w:t>י</w:t>
      </w:r>
      <w:r w:rsidR="00B433C9" w:rsidRPr="00C35A2C">
        <w:rPr>
          <w:b/>
          <w:rtl/>
        </w:rPr>
        <w:t>, כל אחד אומר אותי</w:t>
      </w:r>
      <w:r>
        <w:rPr>
          <w:rFonts w:hint="cs"/>
          <w:b/>
          <w:rtl/>
        </w:rPr>
        <w:t xml:space="preserve"> -</w:t>
      </w:r>
    </w:p>
    <w:p w14:paraId="678B4D66" w14:textId="420F8E90" w:rsidR="00B433C9" w:rsidRPr="00177A98" w:rsidRDefault="00CB7F8B" w:rsidP="00066A63">
      <w:pPr>
        <w:pStyle w:val="affc"/>
        <w:rPr>
          <w:b/>
          <w:spacing w:val="6"/>
          <w:rtl/>
        </w:rPr>
      </w:pPr>
      <w:r w:rsidRPr="00CB7F8B">
        <w:rPr>
          <w:rStyle w:val="affffa"/>
          <w:rFonts w:hint="cs"/>
          <w:rtl/>
        </w:rPr>
        <w:t>ר''ט:</w:t>
      </w:r>
      <w:r w:rsidR="00B433C9" w:rsidRPr="00C35A2C">
        <w:rPr>
          <w:b/>
          <w:rtl/>
        </w:rPr>
        <w:t xml:space="preserve"> מניח גזילה ביניהן ומסתלק,</w:t>
      </w:r>
      <w:r w:rsidR="00066A63">
        <w:rPr>
          <w:rStyle w:val="affffa"/>
          <w:rFonts w:hint="cs"/>
          <w:rtl/>
        </w:rPr>
        <w:t xml:space="preserve"> </w:t>
      </w:r>
      <w:r w:rsidRPr="00CB7F8B">
        <w:rPr>
          <w:rStyle w:val="affffa"/>
          <w:rFonts w:hint="cs"/>
          <w:rtl/>
        </w:rPr>
        <w:t>ר''ע</w:t>
      </w:r>
      <w:r w:rsidR="00B433C9" w:rsidRPr="00CB7F8B">
        <w:rPr>
          <w:rStyle w:val="affffa"/>
          <w:rtl/>
        </w:rPr>
        <w:t>:</w:t>
      </w:r>
      <w:r w:rsidR="00B433C9" w:rsidRPr="00177A98">
        <w:rPr>
          <w:b/>
          <w:spacing w:val="6"/>
          <w:rtl/>
        </w:rPr>
        <w:t xml:space="preserve"> לכל אחד ואחד.</w:t>
      </w:r>
    </w:p>
    <w:p w14:paraId="3AB9FA32" w14:textId="36F8F17A" w:rsidR="00B433C9" w:rsidRPr="00C35A2C" w:rsidRDefault="00066A63" w:rsidP="00066A63">
      <w:pPr>
        <w:rPr>
          <w:rFonts w:ascii="Fb Fontext" w:hAnsi="Fb Fontext"/>
          <w:rtl/>
        </w:rPr>
      </w:pPr>
      <w:r w:rsidRPr="00CA593F">
        <w:rPr>
          <w:rStyle w:val="affff5"/>
          <w:rFonts w:hint="eastAsia"/>
          <w:rtl/>
        </w:rPr>
        <w:t>מחד</w:t>
      </w:r>
      <w:r w:rsidRPr="00CA593F">
        <w:rPr>
          <w:rStyle w:val="affff5"/>
          <w:rtl/>
        </w:rPr>
        <w:t>:</w:t>
      </w:r>
      <w:r>
        <w:rPr>
          <w:rFonts w:hint="cs"/>
          <w:rtl/>
        </w:rPr>
        <w:t xml:space="preserve"> </w:t>
      </w:r>
      <w:r w:rsidRPr="00066A63">
        <w:rPr>
          <w:rFonts w:hint="cs"/>
          <w:rtl/>
        </w:rPr>
        <w:t>'</w:t>
      </w:r>
      <w:r w:rsidR="00B433C9" w:rsidRPr="00CA593F">
        <w:rPr>
          <w:rFonts w:hint="eastAsia"/>
          <w:b/>
          <w:rtl/>
        </w:rPr>
        <w:t>ק</w:t>
      </w:r>
      <w:r w:rsidR="00B433C9" w:rsidRPr="00CA593F">
        <w:rPr>
          <w:b/>
          <w:rtl/>
        </w:rPr>
        <w:t>ידש</w:t>
      </w:r>
      <w:r w:rsidRPr="00CA593F">
        <w:rPr>
          <w:rtl/>
        </w:rPr>
        <w:t>'</w:t>
      </w:r>
      <w:r w:rsidR="00B433C9" w:rsidRPr="00CA593F">
        <w:rPr>
          <w:rtl/>
        </w:rPr>
        <w:t xml:space="preserve"> </w:t>
      </w:r>
      <w:r w:rsidR="00B433C9" w:rsidRPr="00CA593F">
        <w:rPr>
          <w:rFonts w:hint="eastAsia"/>
          <w:rtl/>
        </w:rPr>
        <w:t>ולא</w:t>
      </w:r>
      <w:r w:rsidR="00B433C9" w:rsidRPr="00CA593F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CA593F">
        <w:rPr>
          <w:rFonts w:hint="eastAsia"/>
          <w:rtl/>
        </w:rPr>
        <w:t>בעל</w:t>
      </w:r>
      <w:r>
        <w:rPr>
          <w:rFonts w:hint="cs"/>
          <w:rtl/>
        </w:rPr>
        <w:t xml:space="preserve">' </w:t>
      </w:r>
      <w:r w:rsidRPr="00CA593F">
        <w:rPr>
          <w:rStyle w:val="affff8"/>
          <w:rFonts w:hint="eastAsia"/>
          <w:rtl/>
        </w:rPr>
        <w:t>באיסור</w:t>
      </w:r>
      <w:r w:rsidRPr="00CA593F">
        <w:rPr>
          <w:rStyle w:val="affff8"/>
          <w:rtl/>
        </w:rPr>
        <w:t>,</w:t>
      </w:r>
      <w:r w:rsidR="00B433C9" w:rsidRPr="00CA593F">
        <w:rPr>
          <w:rtl/>
        </w:rPr>
        <w:t xml:space="preserve"> </w:t>
      </w:r>
      <w:r w:rsidRPr="00CA593F">
        <w:rPr>
          <w:rStyle w:val="affff5"/>
          <w:rFonts w:hint="eastAsia"/>
          <w:rtl/>
        </w:rPr>
        <w:t>ומאידך</w:t>
      </w:r>
      <w:r w:rsidRPr="00CA593F">
        <w:rPr>
          <w:rStyle w:val="affff5"/>
          <w:rtl/>
        </w:rPr>
        <w:t>:</w:t>
      </w:r>
      <w:r>
        <w:rPr>
          <w:rFonts w:hint="cs"/>
          <w:rtl/>
        </w:rPr>
        <w:t xml:space="preserve"> '</w:t>
      </w:r>
      <w:r w:rsidR="00B433C9" w:rsidRPr="00CA593F">
        <w:rPr>
          <w:rFonts w:hint="eastAsia"/>
          <w:b/>
          <w:rtl/>
        </w:rPr>
        <w:t>גזל</w:t>
      </w:r>
      <w:r>
        <w:rPr>
          <w:rFonts w:hint="cs"/>
          <w:rtl/>
        </w:rPr>
        <w:t>'</w:t>
      </w:r>
      <w:r w:rsidR="00B433C9" w:rsidRPr="00CA593F">
        <w:rPr>
          <w:rtl/>
        </w:rPr>
        <w:t xml:space="preserve"> </w:t>
      </w:r>
      <w:r w:rsidR="00B433C9" w:rsidRPr="00CA593F">
        <w:rPr>
          <w:rFonts w:hint="eastAsia"/>
          <w:rtl/>
        </w:rPr>
        <w:t>ולא</w:t>
      </w:r>
      <w:r w:rsidR="00B433C9" w:rsidRPr="00CA593F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CA593F">
        <w:rPr>
          <w:rtl/>
        </w:rPr>
        <w:t>לקח</w:t>
      </w:r>
      <w:r>
        <w:rPr>
          <w:rFonts w:hint="cs"/>
          <w:rtl/>
        </w:rPr>
        <w:t>'</w:t>
      </w:r>
      <w:r w:rsidR="00B433C9" w:rsidRPr="00CA593F">
        <w:rPr>
          <w:rtl/>
        </w:rPr>
        <w:t xml:space="preserve"> </w:t>
      </w:r>
      <w:r w:rsidRPr="00CA593F">
        <w:rPr>
          <w:rStyle w:val="affff8"/>
          <w:rFonts w:hint="eastAsia"/>
          <w:rtl/>
        </w:rPr>
        <w:t>בהיתר</w:t>
      </w:r>
      <w:r>
        <w:rPr>
          <w:rFonts w:hint="cs"/>
          <w:rtl/>
        </w:rPr>
        <w:t>!</w:t>
      </w:r>
      <w:r w:rsidR="00B433C9" w:rsidRPr="00CA593F">
        <w:rPr>
          <w:rtl/>
        </w:rPr>
        <w:t xml:space="preserve"> </w:t>
      </w:r>
    </w:p>
    <w:p w14:paraId="0BC036AB" w14:textId="506B555F" w:rsidR="00B433C9" w:rsidRDefault="00066A63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 xml:space="preserve">לא ת"ק ולא </w:t>
      </w:r>
      <w:r w:rsidR="00B433C9" w:rsidRPr="00451AA8">
        <w:rPr>
          <w:rStyle w:val="affff5"/>
          <w:rFonts w:hint="cs"/>
          <w:rtl/>
        </w:rPr>
        <w:t>רשב</w:t>
      </w:r>
      <w:r w:rsidR="00B433C9" w:rsidRPr="00451AA8">
        <w:rPr>
          <w:rStyle w:val="affff5"/>
          <w:rtl/>
        </w:rPr>
        <w:t>"</w:t>
      </w:r>
      <w:r w:rsidR="00B433C9" w:rsidRPr="00451AA8">
        <w:rPr>
          <w:rStyle w:val="affff5"/>
          <w:rFonts w:hint="cs"/>
          <w:rtl/>
        </w:rPr>
        <w:t>א</w:t>
      </w:r>
      <w:r>
        <w:rPr>
          <w:rStyle w:val="affff5"/>
          <w:rFonts w:hint="cs"/>
          <w:rtl/>
        </w:rPr>
        <w:t>, דלרשב"א</w:t>
      </w:r>
      <w:r w:rsidR="00B433C9" w:rsidRPr="00451AA8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ב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קידש</w:t>
      </w:r>
      <w:r w:rsidR="00B433C9" w:rsidRPr="00C35A2C">
        <w:rPr>
          <w:rFonts w:ascii="Fb Fontext" w:hAnsi="Fb Fontext"/>
          <w:rtl/>
        </w:rPr>
        <w:t xml:space="preserve"> </w:t>
      </w:r>
      <w:r w:rsidRPr="00CA593F">
        <w:rPr>
          <w:rStyle w:val="affff5"/>
          <w:rFonts w:hint="eastAsia"/>
          <w:rtl/>
        </w:rPr>
        <w:t>לכו</w:t>
      </w:r>
      <w:r w:rsidRPr="00CA593F">
        <w:rPr>
          <w:rStyle w:val="affff5"/>
          <w:rtl/>
        </w:rPr>
        <w:t>"ע</w:t>
      </w:r>
      <w:r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/>
          <w:rtl/>
        </w:rPr>
        <w:t>מניח כתובה ביניהן,</w:t>
      </w:r>
    </w:p>
    <w:p w14:paraId="67FE042D" w14:textId="6745CC1F" w:rsidR="00B433C9" w:rsidRPr="00AC7749" w:rsidRDefault="00066A63" w:rsidP="00B55EDF">
      <w:pPr>
        <w:rPr>
          <w:rFonts w:ascii="Fb Fontext" w:hAnsi="Fb Fontext" w:cs="Guttman Vilna"/>
          <w:b/>
          <w:bCs/>
          <w:spacing w:val="-4"/>
          <w:rtl/>
        </w:rPr>
      </w:pPr>
      <w:r>
        <w:rPr>
          <w:rFonts w:ascii="Fb Fontext" w:hAnsi="Fb Fontext"/>
          <w:rtl/>
        </w:rPr>
        <w:tab/>
      </w:r>
      <w:r>
        <w:rPr>
          <w:rFonts w:ascii="Fb Fontext" w:hAnsi="Fb Fontext"/>
          <w:rtl/>
        </w:rPr>
        <w:tab/>
      </w:r>
      <w:r>
        <w:rPr>
          <w:rFonts w:ascii="Fb Fontext" w:hAnsi="Fb Fontext"/>
          <w:rtl/>
        </w:rPr>
        <w:tab/>
      </w:r>
      <w:r>
        <w:rPr>
          <w:rFonts w:ascii="Fb Fontext" w:hAnsi="Fb Fontext"/>
          <w:rtl/>
        </w:rPr>
        <w:tab/>
      </w:r>
      <w:r>
        <w:rPr>
          <w:rFonts w:ascii="Fb Fontext" w:hAnsi="Fb Fontext"/>
          <w:rtl/>
        </w:rPr>
        <w:tab/>
      </w:r>
      <w:r w:rsidRPr="00D1637C">
        <w:rPr>
          <w:rFonts w:ascii="Fb Fontext" w:hAnsi="Fb Fontext" w:cs="PFT_Frank" w:hint="eastAsia"/>
          <w:b/>
          <w:bCs/>
          <w:spacing w:val="-4"/>
          <w:szCs w:val="14"/>
          <w:rtl/>
        </w:rPr>
        <w:t>וב</w:t>
      </w:r>
      <w:r w:rsidR="00B433C9" w:rsidRPr="00D1637C">
        <w:rPr>
          <w:rFonts w:ascii="Fb Fontext" w:hAnsi="Fb Fontext" w:cs="PFT_Frank"/>
          <w:b/>
          <w:bCs/>
          <w:spacing w:val="-4"/>
          <w:szCs w:val="14"/>
          <w:rtl/>
        </w:rPr>
        <w:t>בעל</w:t>
      </w:r>
      <w:r w:rsidR="00B433C9" w:rsidRPr="00451AA8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נחלקו, ל</w:t>
      </w:r>
      <w:r w:rsidR="00B433C9" w:rsidRPr="00451AA8">
        <w:rPr>
          <w:rStyle w:val="affff5"/>
          <w:rFonts w:hint="cs"/>
          <w:rtl/>
        </w:rPr>
        <w:t>ר</w:t>
      </w:r>
      <w:r w:rsidR="00B433C9" w:rsidRPr="00451AA8">
        <w:rPr>
          <w:rStyle w:val="affff5"/>
          <w:rtl/>
        </w:rPr>
        <w:t>"</w:t>
      </w:r>
      <w:r w:rsidR="00B433C9" w:rsidRPr="00451AA8">
        <w:rPr>
          <w:rStyle w:val="affff5"/>
          <w:rFonts w:hint="cs"/>
          <w:rtl/>
        </w:rPr>
        <w:t>ט</w:t>
      </w:r>
      <w:r w:rsidR="00B433C9" w:rsidRPr="00AC7749">
        <w:rPr>
          <w:rFonts w:ascii="Fb Fontext" w:hAnsi="Fb Fontext"/>
          <w:spacing w:val="-4"/>
          <w:rtl/>
        </w:rPr>
        <w:t xml:space="preserve"> כתובה ביניהן, </w:t>
      </w:r>
      <w:r w:rsidR="00B433C9" w:rsidRPr="00451AA8">
        <w:rPr>
          <w:rStyle w:val="affff5"/>
          <w:rFonts w:hint="cs"/>
          <w:rtl/>
        </w:rPr>
        <w:t>לר</w:t>
      </w:r>
      <w:r w:rsidR="00B433C9" w:rsidRPr="00451AA8">
        <w:rPr>
          <w:rStyle w:val="affff5"/>
          <w:rtl/>
        </w:rPr>
        <w:t>"</w:t>
      </w:r>
      <w:r w:rsidR="00B433C9" w:rsidRPr="00451AA8">
        <w:rPr>
          <w:rStyle w:val="affff5"/>
          <w:rFonts w:hint="cs"/>
          <w:rtl/>
        </w:rPr>
        <w:t>ע</w:t>
      </w:r>
      <w:r w:rsidR="00B433C9" w:rsidRPr="00451AA8">
        <w:rPr>
          <w:rStyle w:val="affff5"/>
          <w:rtl/>
        </w:rPr>
        <w:t xml:space="preserve"> </w:t>
      </w:r>
      <w:r w:rsidR="00B433C9" w:rsidRPr="00AC7749">
        <w:rPr>
          <w:rFonts w:ascii="Fb Fontext" w:hAnsi="Fb Fontext"/>
          <w:spacing w:val="-4"/>
          <w:rtl/>
        </w:rPr>
        <w:t>לכל אחת.</w:t>
      </w:r>
    </w:p>
    <w:p w14:paraId="16F32C2F" w14:textId="24A786A4" w:rsidR="00B433C9" w:rsidRDefault="00066A63" w:rsidP="00CA593F">
      <w:pPr>
        <w:ind w:left="452" w:firstLine="113"/>
        <w:rPr>
          <w:rFonts w:ascii="Fb Fontext" w:hAnsi="Fb Fontext"/>
          <w:rtl/>
        </w:rPr>
      </w:pPr>
      <w:r w:rsidRPr="00D1637C">
        <w:rPr>
          <w:rFonts w:ascii="Fb Fontext" w:hAnsi="Fb Fontext" w:cs="PFT_Frank" w:hint="eastAsia"/>
          <w:bCs/>
          <w:szCs w:val="14"/>
          <w:rtl/>
        </w:rPr>
        <w:lastRenderedPageBreak/>
        <w:t>ב</w:t>
      </w:r>
      <w:r w:rsidR="00B433C9" w:rsidRPr="00D1637C">
        <w:rPr>
          <w:rFonts w:ascii="Fb Fontext" w:hAnsi="Fb Fontext" w:cs="PFT_Frank"/>
          <w:bCs/>
          <w:szCs w:val="14"/>
          <w:rtl/>
        </w:rPr>
        <w:t>לקח</w:t>
      </w:r>
      <w:r w:rsidR="00B433C9" w:rsidRPr="00C35A2C">
        <w:rPr>
          <w:rFonts w:ascii="Fb Fontext" w:hAnsi="Fb Fontext"/>
          <w:rtl/>
        </w:rPr>
        <w:t xml:space="preserve"> מקח מ</w:t>
      </w:r>
      <w:r w:rsidR="00B433C9" w:rsidRPr="00C35A2C">
        <w:rPr>
          <w:rFonts w:ascii="Fb Fontext" w:hAnsi="Fb Fontext" w:hint="cs"/>
          <w:rtl/>
        </w:rPr>
        <w:t xml:space="preserve">ה' </w:t>
      </w:r>
      <w:r w:rsidR="00B433C9" w:rsidRPr="00C35A2C">
        <w:rPr>
          <w:rFonts w:ascii="Fb Fontext" w:hAnsi="Fb Fontext"/>
          <w:rtl/>
        </w:rPr>
        <w:t>בנ</w:t>
      </w:r>
      <w:r>
        <w:rPr>
          <w:rFonts w:ascii="Fb Fontext" w:hAnsi="Fb Fontext" w:hint="cs"/>
          <w:rtl/>
        </w:rPr>
        <w:t>"</w:t>
      </w:r>
      <w:r w:rsidR="00B433C9" w:rsidRPr="00C35A2C">
        <w:rPr>
          <w:rFonts w:ascii="Fb Fontext" w:hAnsi="Fb Fontext"/>
          <w:rtl/>
        </w:rPr>
        <w:t xml:space="preserve">א </w:t>
      </w:r>
      <w:r w:rsidRPr="00CA593F">
        <w:rPr>
          <w:rStyle w:val="affff5"/>
          <w:rFonts w:hint="eastAsia"/>
          <w:rtl/>
        </w:rPr>
        <w:t>לכו</w:t>
      </w:r>
      <w:r w:rsidRPr="00CA593F">
        <w:rPr>
          <w:rStyle w:val="affff5"/>
          <w:rtl/>
        </w:rPr>
        <w:t>"ע</w:t>
      </w:r>
      <w:r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/>
          <w:rtl/>
        </w:rPr>
        <w:t>מניח דמי מקח ביניהן,</w:t>
      </w:r>
    </w:p>
    <w:p w14:paraId="09F2C7E4" w14:textId="0ADCED22" w:rsidR="00B433C9" w:rsidRPr="00262A77" w:rsidRDefault="00066A63" w:rsidP="0041206E">
      <w:pPr>
        <w:ind w:left="452" w:firstLine="113"/>
        <w:rPr>
          <w:rFonts w:ascii="Fb Fontext" w:hAnsi="Fb Fontext"/>
          <w:rtl/>
        </w:rPr>
      </w:pPr>
      <w:r w:rsidRPr="00D1637C">
        <w:rPr>
          <w:rFonts w:ascii="Fb Fontext" w:hAnsi="Fb Fontext" w:cs="PFT_Frank" w:hint="eastAsia"/>
          <w:b/>
          <w:bCs/>
          <w:szCs w:val="14"/>
          <w:rtl/>
        </w:rPr>
        <w:t>ו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ב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גזל</w:t>
      </w:r>
      <w:r w:rsidR="00B433C9" w:rsidRPr="00262A77">
        <w:rPr>
          <w:rFonts w:ascii="Fb Fontext" w:hAnsi="Fb Fontext"/>
          <w:rtl/>
        </w:rPr>
        <w:t xml:space="preserve"> </w:t>
      </w:r>
      <w:r w:rsidRPr="00CA593F">
        <w:rPr>
          <w:rStyle w:val="affff5"/>
          <w:rFonts w:hint="eastAsia"/>
          <w:rtl/>
        </w:rPr>
        <w:t>נחלקו</w:t>
      </w:r>
      <w:r w:rsidR="00B433C9" w:rsidRPr="00262A77">
        <w:rPr>
          <w:rFonts w:ascii="Fb Fontext" w:hAnsi="Fb Fontext"/>
          <w:rtl/>
        </w:rPr>
        <w:t xml:space="preserve">, </w:t>
      </w:r>
      <w:r w:rsidR="00B433C9" w:rsidRPr="00262A77">
        <w:rPr>
          <w:rStyle w:val="affff5"/>
          <w:rFonts w:hint="cs"/>
          <w:spacing w:val="0"/>
          <w:rtl/>
        </w:rPr>
        <w:t>לר</w:t>
      </w:r>
      <w:r w:rsidR="00B433C9" w:rsidRPr="00262A77">
        <w:rPr>
          <w:rStyle w:val="affff5"/>
          <w:spacing w:val="0"/>
          <w:rtl/>
        </w:rPr>
        <w:t>"</w:t>
      </w:r>
      <w:r w:rsidR="00B433C9" w:rsidRPr="00262A77">
        <w:rPr>
          <w:rStyle w:val="affff5"/>
          <w:rFonts w:hint="cs"/>
          <w:spacing w:val="0"/>
          <w:rtl/>
        </w:rPr>
        <w:t>ט</w:t>
      </w:r>
      <w:r w:rsidR="00B433C9" w:rsidRPr="00262A77">
        <w:rPr>
          <w:rFonts w:ascii="Fb Fontext" w:hAnsi="Fb Fontext"/>
          <w:rtl/>
        </w:rPr>
        <w:t xml:space="preserve"> גזילה ביניהם, </w:t>
      </w:r>
      <w:r w:rsidR="00B433C9" w:rsidRPr="00262A77">
        <w:rPr>
          <w:rStyle w:val="affff5"/>
          <w:rFonts w:hint="cs"/>
          <w:spacing w:val="0"/>
          <w:rtl/>
        </w:rPr>
        <w:t>ל</w:t>
      </w:r>
      <w:r w:rsidR="00B433C9" w:rsidRPr="00262A77">
        <w:rPr>
          <w:rStyle w:val="affff5"/>
          <w:spacing w:val="0"/>
          <w:rtl/>
        </w:rPr>
        <w:t>ר"</w:t>
      </w:r>
      <w:r w:rsidR="00B433C9" w:rsidRPr="00262A77">
        <w:rPr>
          <w:rStyle w:val="affff5"/>
          <w:rFonts w:hint="cs"/>
          <w:spacing w:val="0"/>
          <w:rtl/>
        </w:rPr>
        <w:t>ע</w:t>
      </w:r>
      <w:r w:rsidR="00B433C9" w:rsidRPr="00262A77">
        <w:rPr>
          <w:rFonts w:ascii="Fb Fontext" w:hAnsi="Fb Fontext"/>
          <w:rtl/>
        </w:rPr>
        <w:t xml:space="preserve"> לכל א</w:t>
      </w:r>
      <w:r>
        <w:rPr>
          <w:rFonts w:ascii="Fb Fontext" w:hAnsi="Fb Fontext" w:hint="cs"/>
          <w:rtl/>
        </w:rPr>
        <w:t>חד</w:t>
      </w:r>
      <w:r w:rsidR="00B433C9" w:rsidRPr="00262A77">
        <w:rPr>
          <w:rFonts w:ascii="Fb Fontext" w:hAnsi="Fb Fontext"/>
          <w:rtl/>
        </w:rPr>
        <w:t>.</w:t>
      </w:r>
    </w:p>
    <w:p w14:paraId="6A98F61E" w14:textId="2EDFF01F" w:rsidR="00CB7F8B" w:rsidRDefault="00B433C9" w:rsidP="00B55EDF">
      <w:pPr>
        <w:rPr>
          <w:rStyle w:val="affff5"/>
          <w:rtl/>
        </w:rPr>
      </w:pPr>
      <w:r w:rsidRPr="00451AA8">
        <w:rPr>
          <w:rStyle w:val="affff5"/>
          <w:rFonts w:hint="cs"/>
          <w:rtl/>
        </w:rPr>
        <w:t>ומ</w:t>
      </w:r>
      <w:r w:rsidR="006F536A">
        <w:rPr>
          <w:rStyle w:val="affff5"/>
          <w:rFonts w:hint="cs"/>
          <w:rtl/>
        </w:rPr>
        <w:t>שמע:</w:t>
      </w:r>
      <w:r w:rsidRPr="00451AA8">
        <w:rPr>
          <w:rStyle w:val="affff5"/>
          <w:rFonts w:hint="cs"/>
          <w:rtl/>
        </w:rPr>
        <w:t xml:space="preserve"> </w:t>
      </w:r>
      <w:r w:rsidR="006F536A">
        <w:rPr>
          <w:rStyle w:val="affff5"/>
          <w:rFonts w:hint="cs"/>
          <w:rtl/>
        </w:rPr>
        <w:t>ש</w:t>
      </w:r>
      <w:r w:rsidRPr="00451AA8">
        <w:rPr>
          <w:rStyle w:val="affff5"/>
          <w:rFonts w:hint="cs"/>
          <w:rtl/>
        </w:rPr>
        <w:t>לת</w:t>
      </w:r>
      <w:r w:rsidRPr="00451AA8">
        <w:rPr>
          <w:rStyle w:val="affff5"/>
          <w:rtl/>
        </w:rPr>
        <w:t>"</w:t>
      </w:r>
      <w:r w:rsidRPr="00451AA8">
        <w:rPr>
          <w:rStyle w:val="affff5"/>
          <w:rFonts w:hint="cs"/>
          <w:rtl/>
        </w:rPr>
        <w:t xml:space="preserve">ק </w:t>
      </w:r>
      <w:r w:rsidR="006F536A">
        <w:rPr>
          <w:rFonts w:hint="cs"/>
          <w:rtl/>
        </w:rPr>
        <w:t>איפכא.</w:t>
      </w:r>
      <w:r w:rsidRPr="00C35A2C">
        <w:rPr>
          <w:rFonts w:hint="cs"/>
          <w:rtl/>
        </w:rPr>
        <w:t xml:space="preserve"> </w:t>
      </w:r>
    </w:p>
    <w:p w14:paraId="764BBF1E" w14:textId="2A423E34" w:rsidR="00B433C9" w:rsidRPr="00CA593F" w:rsidRDefault="006F536A" w:rsidP="006F536A">
      <w:pPr>
        <w:rPr>
          <w:rtl/>
        </w:rPr>
      </w:pPr>
      <w:r>
        <w:rPr>
          <w:rStyle w:val="affff5"/>
          <w:rFonts w:hint="cs"/>
          <w:rtl/>
        </w:rPr>
        <w:t>ו</w:t>
      </w:r>
      <w:r w:rsidRPr="00CA593F">
        <w:rPr>
          <w:rStyle w:val="affff5"/>
          <w:rFonts w:hint="eastAsia"/>
          <w:rtl/>
        </w:rPr>
        <w:t>תירץ</w:t>
      </w:r>
      <w:r w:rsidR="00B433C9" w:rsidRPr="00CA593F">
        <w:rPr>
          <w:rStyle w:val="affff5"/>
          <w:rtl/>
        </w:rPr>
        <w:t xml:space="preserve"> </w:t>
      </w:r>
      <w:r w:rsidRPr="00CA593F">
        <w:rPr>
          <w:rStyle w:val="affff5"/>
          <w:rFonts w:hint="eastAsia"/>
          <w:rtl/>
        </w:rPr>
        <w:t>כ</w:t>
      </w:r>
      <w:r w:rsidR="00B433C9" w:rsidRPr="00CA593F">
        <w:rPr>
          <w:rStyle w:val="affff5"/>
          <w:rtl/>
        </w:rPr>
        <w:t>ר</w:t>
      </w:r>
      <w:r w:rsidR="00B433C9" w:rsidRPr="00CA593F">
        <w:rPr>
          <w:rStyle w:val="affff5"/>
          <w:rFonts w:hint="eastAsia"/>
          <w:rtl/>
        </w:rPr>
        <w:t>שב</w:t>
      </w:r>
      <w:r w:rsidR="00B433C9" w:rsidRPr="00CA593F">
        <w:rPr>
          <w:rStyle w:val="affff5"/>
          <w:rtl/>
        </w:rPr>
        <w:t>"</w:t>
      </w:r>
      <w:r w:rsidR="00B433C9" w:rsidRPr="00CA593F">
        <w:rPr>
          <w:rStyle w:val="affff5"/>
          <w:rFonts w:hint="eastAsia"/>
          <w:rtl/>
        </w:rPr>
        <w:t>א</w:t>
      </w:r>
      <w:r w:rsidRPr="00CA593F">
        <w:rPr>
          <w:rtl/>
        </w:rPr>
        <w:t>:</w:t>
      </w:r>
      <w:r w:rsidR="00B433C9" w:rsidRPr="00CA593F">
        <w:rPr>
          <w:rtl/>
        </w:rPr>
        <w:t xml:space="preserve"> ו</w:t>
      </w:r>
      <w:r w:rsidRPr="00CA593F">
        <w:rPr>
          <w:rtl/>
        </w:rPr>
        <w:t>'</w:t>
      </w:r>
      <w:r w:rsidR="00B433C9" w:rsidRPr="00CA593F">
        <w:rPr>
          <w:b/>
          <w:rtl/>
        </w:rPr>
        <w:t>קידש</w:t>
      </w:r>
      <w:r w:rsidRPr="00CA593F">
        <w:rPr>
          <w:rtl/>
        </w:rPr>
        <w:t>'</w:t>
      </w:r>
      <w:r w:rsidR="00B433C9" w:rsidRPr="00CA593F">
        <w:rPr>
          <w:rtl/>
        </w:rPr>
        <w:t xml:space="preserve"> היינו </w:t>
      </w:r>
      <w:r w:rsidR="00B433C9" w:rsidRPr="00CA593F">
        <w:rPr>
          <w:b/>
          <w:rtl/>
        </w:rPr>
        <w:t>בביאה</w:t>
      </w:r>
      <w:r>
        <w:rPr>
          <w:rFonts w:hint="cs"/>
          <w:rtl/>
        </w:rPr>
        <w:t xml:space="preserve"> -</w:t>
      </w:r>
    </w:p>
    <w:p w14:paraId="14553F4B" w14:textId="67F9E278" w:rsidR="00B433C9" w:rsidRPr="00C35A2C" w:rsidRDefault="00B433C9" w:rsidP="00FD761C">
      <w:pPr>
        <w:rPr>
          <w:rtl/>
        </w:rPr>
      </w:pPr>
      <w:r w:rsidRPr="00451AA8">
        <w:rPr>
          <w:rStyle w:val="affff5"/>
          <w:rtl/>
        </w:rPr>
        <w:t>קידש</w:t>
      </w:r>
      <w:r w:rsidR="006F536A">
        <w:rPr>
          <w:rStyle w:val="affff5"/>
          <w:rFonts w:hint="cs"/>
          <w:rtl/>
        </w:rPr>
        <w:t>,</w:t>
      </w:r>
      <w:r w:rsidRPr="00451AA8">
        <w:rPr>
          <w:rStyle w:val="affff5"/>
          <w:rtl/>
        </w:rPr>
        <w:t xml:space="preserve"> </w:t>
      </w:r>
      <w:r w:rsidR="006F536A">
        <w:rPr>
          <w:rStyle w:val="affff5"/>
          <w:rFonts w:hint="cs"/>
          <w:rtl/>
        </w:rPr>
        <w:t>ל</w:t>
      </w:r>
      <w:r w:rsidRPr="00451AA8">
        <w:rPr>
          <w:rStyle w:val="affff5"/>
          <w:rtl/>
        </w:rPr>
        <w:t>כחו דר"</w:t>
      </w:r>
      <w:r w:rsidRPr="00451AA8">
        <w:rPr>
          <w:rStyle w:val="affff5"/>
          <w:rFonts w:hint="cs"/>
          <w:rtl/>
        </w:rPr>
        <w:t>ע</w:t>
      </w:r>
      <w:r w:rsidRPr="00C35A2C">
        <w:rPr>
          <w:rtl/>
        </w:rPr>
        <w:t xml:space="preserve"> </w:t>
      </w:r>
      <w:r>
        <w:rPr>
          <w:rtl/>
        </w:rPr>
        <w:t>איסור</w:t>
      </w:r>
      <w:r w:rsidRPr="00C35A2C">
        <w:rPr>
          <w:rtl/>
        </w:rPr>
        <w:t xml:space="preserve"> דרבנן </w:t>
      </w:r>
      <w:r w:rsidR="0097152B">
        <w:rPr>
          <w:rtl/>
        </w:rPr>
        <w:t>קנס</w:t>
      </w:r>
      <w:r w:rsidRPr="00C35A2C">
        <w:rPr>
          <w:rtl/>
        </w:rPr>
        <w:t>,</w:t>
      </w:r>
      <w:r w:rsidR="006F536A">
        <w:rPr>
          <w:rStyle w:val="affff5"/>
          <w:rFonts w:hint="cs"/>
          <w:rtl/>
        </w:rPr>
        <w:t xml:space="preserve"> </w:t>
      </w:r>
      <w:r w:rsidRPr="00451AA8">
        <w:rPr>
          <w:rStyle w:val="affff5"/>
          <w:rtl/>
        </w:rPr>
        <w:t>גזל</w:t>
      </w:r>
      <w:r w:rsidR="00865432">
        <w:rPr>
          <w:rStyle w:val="affff5"/>
          <w:rFonts w:hint="cs"/>
          <w:rtl/>
        </w:rPr>
        <w:t>,</w:t>
      </w:r>
      <w:r w:rsidRPr="00C35A2C">
        <w:rPr>
          <w:rtl/>
        </w:rPr>
        <w:t xml:space="preserve"> </w:t>
      </w:r>
      <w:r w:rsidR="00865432">
        <w:rPr>
          <w:rStyle w:val="affff5"/>
          <w:rFonts w:hint="cs"/>
          <w:rtl/>
        </w:rPr>
        <w:t>ל</w:t>
      </w:r>
      <w:r w:rsidRPr="00451AA8">
        <w:rPr>
          <w:rStyle w:val="affff5"/>
          <w:rtl/>
        </w:rPr>
        <w:t>ר"</w:t>
      </w:r>
      <w:r w:rsidRPr="00451AA8">
        <w:rPr>
          <w:rStyle w:val="affff5"/>
          <w:rFonts w:hint="cs"/>
          <w:rtl/>
        </w:rPr>
        <w:t>ט</w:t>
      </w:r>
      <w:r w:rsidRPr="00C35A2C">
        <w:rPr>
          <w:rtl/>
        </w:rPr>
        <w:t xml:space="preserve"> דאורייתא לא </w:t>
      </w:r>
      <w:r w:rsidR="0097152B">
        <w:rPr>
          <w:rtl/>
        </w:rPr>
        <w:t>קנס</w:t>
      </w:r>
      <w:r w:rsidRPr="00C35A2C">
        <w:rPr>
          <w:rtl/>
        </w:rPr>
        <w:t>.</w:t>
      </w:r>
      <w:r w:rsidRPr="00615A60">
        <w:rPr>
          <w:rFonts w:ascii="FrankRuehl" w:hAnsi="FrankRuehl" w:hint="cs"/>
          <w:rtl/>
        </w:rPr>
        <w:t>׹</w:t>
      </w:r>
    </w:p>
    <w:p w14:paraId="2569DAB1" w14:textId="37DAA1C4" w:rsidR="00B433C9" w:rsidRDefault="00B433C9" w:rsidP="007B5F8C">
      <w:pPr>
        <w:pStyle w:val="affffb"/>
        <w:ind w:end="0"/>
        <w:rPr>
          <w:rtl/>
        </w:rPr>
      </w:pPr>
      <w:bookmarkStart w:id="1380" w:name="_Toc119173256"/>
      <w:bookmarkStart w:id="1381" w:name="_Toc119230353"/>
      <w:r w:rsidRPr="00C35A2C">
        <w:rPr>
          <w:rtl/>
        </w:rPr>
        <w:t>הלכה היא ובעלה למדה</w:t>
      </w:r>
      <w:r w:rsidR="00315AC1">
        <w:rPr>
          <w:rFonts w:hint="cs"/>
          <w:rtl/>
        </w:rPr>
        <w:t>"</w:t>
      </w:r>
      <w:r w:rsidRPr="00C35A2C">
        <w:rPr>
          <w:rtl/>
        </w:rPr>
        <w:t>י</w:t>
      </w:r>
      <w:r w:rsidR="00315AC1">
        <w:rPr>
          <w:rFonts w:hint="cs"/>
          <w:rtl/>
        </w:rPr>
        <w:t>,</w:t>
      </w:r>
      <w:r w:rsidRPr="00C35A2C">
        <w:rPr>
          <w:rtl/>
        </w:rPr>
        <w:t xml:space="preserve"> ובנה עמהם</w:t>
      </w:r>
      <w:r w:rsidR="00315AC1">
        <w:rPr>
          <w:rFonts w:hint="cs"/>
          <w:rtl/>
        </w:rPr>
        <w:t>:</w:t>
      </w:r>
      <w:bookmarkEnd w:id="1380"/>
      <w:bookmarkEnd w:id="1381"/>
    </w:p>
    <w:p>
      <w:pPr>
        <w:pStyle w:val="MishnaBatzad"/>
        <w:rPr>
          <w:ins w:id="20012" w:author="קלוד" w:date="2026-10-06T10:43:54Z"/>
        </w:rPr>
      </w:pPr>
      <w:ins w:id="20011" w:author="קלוד" w:date="2026-10-06T10:43:54Z">
        <w:r>
          <w:t xml:space="preserve">משנה ח</w:t>
        </w:r>
      </w:ins>
    </w:p>
    <w:p w14:paraId="45D9FD12" w14:textId="0F7CE84F" w:rsidR="00371A00" w:rsidRDefault="00315AC1" w:rsidP="00371A00">
      <w:pPr>
        <w:pStyle w:val="affc"/>
        <w:rPr>
          <w:rStyle w:val="affff8"/>
          <w:rtl/>
        </w:rPr>
      </w:pPr>
      <w:r>
        <w:rPr>
          <w:rFonts w:hint="cs"/>
          <w:b/>
          <w:rtl/>
        </w:rPr>
        <w:t>'</w:t>
      </w:r>
      <w:r w:rsidR="00B433C9" w:rsidRPr="00C35A2C">
        <w:rPr>
          <w:b/>
          <w:rtl/>
        </w:rPr>
        <w:t xml:space="preserve">מת בעלי </w:t>
      </w:r>
      <w:r w:rsidR="00C74AAA">
        <w:rPr>
          <w:b/>
          <w:rtl/>
        </w:rPr>
        <w:t>ואח"כ</w:t>
      </w:r>
      <w:r w:rsidR="00B433C9" w:rsidRPr="00C35A2C">
        <w:rPr>
          <w:b/>
          <w:rtl/>
        </w:rPr>
        <w:t xml:space="preserve"> בני</w:t>
      </w:r>
      <w:r>
        <w:rPr>
          <w:rFonts w:hint="cs"/>
          <w:b/>
          <w:rtl/>
        </w:rPr>
        <w:t>'</w:t>
      </w:r>
      <w:r w:rsidR="00B433C9" w:rsidRPr="00C35A2C">
        <w:rPr>
          <w:b/>
          <w:rtl/>
        </w:rPr>
        <w:t xml:space="preserve"> נאמנת,</w:t>
      </w:r>
      <w:r>
        <w:rPr>
          <w:rFonts w:hint="cs"/>
          <w:b/>
          <w:rtl/>
        </w:rPr>
        <w:t xml:space="preserve"> </w:t>
      </w:r>
      <w:r w:rsidR="00371A00">
        <w:rPr>
          <w:rFonts w:hint="cs"/>
          <w:b/>
          <w:rtl/>
        </w:rPr>
        <w:t>'</w:t>
      </w:r>
      <w:r>
        <w:rPr>
          <w:rFonts w:hint="cs"/>
          <w:b/>
          <w:rtl/>
        </w:rPr>
        <w:t>להיפך</w:t>
      </w:r>
      <w:r w:rsidR="00371A00">
        <w:rPr>
          <w:rFonts w:hint="cs"/>
          <w:b/>
          <w:rtl/>
        </w:rPr>
        <w:t>'</w:t>
      </w:r>
      <w:r w:rsidR="00B433C9" w:rsidRPr="00C35A2C">
        <w:rPr>
          <w:b/>
          <w:rtl/>
        </w:rPr>
        <w:t xml:space="preserve"> </w:t>
      </w:r>
      <w:r>
        <w:rPr>
          <w:rFonts w:hint="cs"/>
          <w:b/>
          <w:rtl/>
        </w:rPr>
        <w:t>ל</w:t>
      </w:r>
      <w:r w:rsidR="00B433C9" w:rsidRPr="00C35A2C">
        <w:rPr>
          <w:b/>
          <w:rtl/>
        </w:rPr>
        <w:t>א נאמנת,</w:t>
      </w:r>
      <w:r w:rsidR="00371A00">
        <w:rPr>
          <w:rFonts w:hint="cs"/>
          <w:b/>
          <w:rtl/>
        </w:rPr>
        <w:t xml:space="preserve"> </w:t>
      </w:r>
      <w:r w:rsidR="00B433C9" w:rsidRPr="00CA593F">
        <w:rPr>
          <w:rStyle w:val="HesberMishna"/>
          <w:rtl/>
          <w:rPrChange w:id="20357" w:author="קלוד" w:date="2026-10-06T10:10:48Z">
            <w:rPr>
              <w:rStyle w:val="affff8"/>
              <w:rtl/>
            </w:rPr>
          </w:rPrChange>
        </w:rPr>
        <w:t>וחוששין</w:t>
      </w:r>
      <w:r w:rsidR="00371A00">
        <w:rPr>
          <w:rStyle w:val="HesberMishna"/>
          <w:rFonts w:hint="cs"/>
          <w:rtl/>
          <w:rPrChange w:id="20358" w:author="קלוד" w:date="2026-10-06T10:10:48Z">
            <w:rPr>
              <w:rStyle w:val="affff8"/>
              <w:rFonts w:hint="cs"/>
              <w:rtl/>
            </w:rPr>
          </w:rPrChange>
        </w:rPr>
        <w:t>..</w:t>
      </w:r>
    </w:p>
    <w:p w14:paraId="63AE0BBC" w14:textId="3AF9F908" w:rsidR="00315AC1" w:rsidRDefault="00B433C9" w:rsidP="007B5F8C">
      <w:pPr>
        <w:pStyle w:val="affffb"/>
        <w:ind w:end="0"/>
        <w:rPr>
          <w:rtl/>
        </w:rPr>
      </w:pPr>
      <w:bookmarkStart w:id="1382" w:name="_Toc119173257"/>
      <w:bookmarkStart w:id="1383" w:name="_Toc119230354"/>
      <w:r w:rsidRPr="00C35A2C">
        <w:rPr>
          <w:rtl/>
        </w:rPr>
        <w:t>ניתן לי בן במדינת הים</w:t>
      </w:r>
      <w:r w:rsidR="00315AC1">
        <w:rPr>
          <w:rFonts w:hint="cs"/>
          <w:rtl/>
        </w:rPr>
        <w:t>:</w:t>
      </w:r>
      <w:bookmarkEnd w:id="1382"/>
      <w:bookmarkEnd w:id="1383"/>
    </w:p>
    <w:p>
      <w:pPr>
        <w:pStyle w:val="MishnaBatzad"/>
        <w:rPr>
          <w:ins w:id="20014" w:author="קלוד" w:date="2026-10-06T10:43:54Z"/>
        </w:rPr>
      </w:pPr>
      <w:ins w:id="20013" w:author="קלוד" w:date="2026-10-06T10:43:54Z">
        <w:r>
          <w:t xml:space="preserve">משנה ח</w:t>
        </w:r>
      </w:ins>
    </w:p>
    <w:p w14:paraId="4D72F395" w14:textId="08E3BFEF" w:rsidR="00371A00" w:rsidRDefault="00315AC1" w:rsidP="00371A00">
      <w:pPr>
        <w:pStyle w:val="affc"/>
        <w:rPr>
          <w:rStyle w:val="affff8"/>
          <w:rtl/>
        </w:rPr>
      </w:pPr>
      <w:r>
        <w:rPr>
          <w:rFonts w:hint="cs"/>
          <w:b/>
          <w:rtl/>
        </w:rPr>
        <w:t>'</w:t>
      </w:r>
      <w:r w:rsidR="00B433C9" w:rsidRPr="00C35A2C">
        <w:rPr>
          <w:b/>
          <w:rtl/>
        </w:rPr>
        <w:t xml:space="preserve">מת בני </w:t>
      </w:r>
      <w:r w:rsidR="00C74AAA">
        <w:rPr>
          <w:b/>
          <w:rtl/>
        </w:rPr>
        <w:t>ואח"כ</w:t>
      </w:r>
      <w:r w:rsidR="00B433C9" w:rsidRPr="00C35A2C">
        <w:rPr>
          <w:b/>
          <w:rtl/>
        </w:rPr>
        <w:t xml:space="preserve"> בעלי</w:t>
      </w:r>
      <w:r>
        <w:rPr>
          <w:rFonts w:hint="cs"/>
          <w:b/>
          <w:rtl/>
        </w:rPr>
        <w:t>'</w:t>
      </w:r>
      <w:r w:rsidR="00B433C9" w:rsidRPr="00C35A2C">
        <w:rPr>
          <w:b/>
          <w:rtl/>
        </w:rPr>
        <w:t xml:space="preserve"> נאמנת,</w:t>
      </w:r>
      <w:r>
        <w:rPr>
          <w:rFonts w:hint="cs"/>
          <w:b/>
          <w:rtl/>
        </w:rPr>
        <w:t xml:space="preserve"> </w:t>
      </w:r>
      <w:r w:rsidR="00371A00">
        <w:rPr>
          <w:rFonts w:hint="cs"/>
          <w:b/>
          <w:rtl/>
        </w:rPr>
        <w:t>'</w:t>
      </w:r>
      <w:r>
        <w:rPr>
          <w:rFonts w:hint="cs"/>
          <w:b/>
          <w:rtl/>
        </w:rPr>
        <w:t>להיפך</w:t>
      </w:r>
      <w:r w:rsidR="00371A00">
        <w:rPr>
          <w:rFonts w:hint="cs"/>
          <w:b/>
          <w:rtl/>
        </w:rPr>
        <w:t>'</w:t>
      </w:r>
      <w:r w:rsidR="00B433C9" w:rsidRPr="00C35A2C">
        <w:rPr>
          <w:b/>
          <w:rtl/>
        </w:rPr>
        <w:t xml:space="preserve"> </w:t>
      </w:r>
      <w:r>
        <w:rPr>
          <w:rFonts w:hint="cs"/>
          <w:b/>
          <w:rtl/>
        </w:rPr>
        <w:t>ל</w:t>
      </w:r>
      <w:r w:rsidR="00B433C9" w:rsidRPr="00C35A2C">
        <w:rPr>
          <w:b/>
          <w:rtl/>
        </w:rPr>
        <w:t>א נאמנת,</w:t>
      </w:r>
      <w:r w:rsidR="00371A00">
        <w:rPr>
          <w:rFonts w:hint="cs"/>
          <w:b/>
          <w:rtl/>
        </w:rPr>
        <w:t xml:space="preserve"> </w:t>
      </w:r>
      <w:r w:rsidR="00B433C9" w:rsidRPr="00CA593F">
        <w:rPr>
          <w:rStyle w:val="HesberMishna"/>
          <w:rtl/>
          <w:rPrChange w:id="20359" w:author="קלוד" w:date="2026-10-06T10:10:48Z">
            <w:rPr>
              <w:rStyle w:val="affff8"/>
              <w:rtl/>
            </w:rPr>
          </w:rPrChange>
        </w:rPr>
        <w:t>וחוששין</w:t>
      </w:r>
      <w:r w:rsidR="00371A00" w:rsidRPr="00CA593F">
        <w:rPr>
          <w:rStyle w:val="HesberMishna"/>
          <w:rtl/>
          <w:rPrChange w:id="20360" w:author="קלוד" w:date="2026-10-06T10:10:48Z">
            <w:rPr>
              <w:rStyle w:val="affff8"/>
              <w:rtl/>
            </w:rPr>
          </w:rPrChange>
        </w:rPr>
        <w:t>..</w:t>
      </w:r>
    </w:p>
    <w:p w14:paraId="02B3EDED" w14:textId="50915638" w:rsidR="00315AC1" w:rsidRDefault="00B433C9" w:rsidP="007B5F8C">
      <w:pPr>
        <w:pStyle w:val="affffb"/>
        <w:ind w:end="0"/>
        <w:rPr>
          <w:rtl/>
        </w:rPr>
      </w:pPr>
      <w:bookmarkStart w:id="1384" w:name="_Toc119173258"/>
      <w:bookmarkStart w:id="1385" w:name="_Toc119230355"/>
      <w:r w:rsidRPr="009812AF">
        <w:rPr>
          <w:rtl/>
        </w:rPr>
        <w:t>ניתן לי יבם במדינת הים</w:t>
      </w:r>
      <w:r w:rsidR="00315AC1">
        <w:rPr>
          <w:rFonts w:hint="cs"/>
          <w:rtl/>
        </w:rPr>
        <w:t>:</w:t>
      </w:r>
      <w:bookmarkEnd w:id="1384"/>
      <w:bookmarkEnd w:id="1385"/>
      <w:r w:rsidRPr="009812AF">
        <w:rPr>
          <w:rtl/>
        </w:rPr>
        <w:t xml:space="preserve"> </w:t>
      </w:r>
    </w:p>
    <w:p>
      <w:pPr>
        <w:pStyle w:val="MishnaBatzad"/>
        <w:rPr>
          <w:ins w:id="20016" w:author="קלוד" w:date="2026-10-06T10:43:54Z"/>
        </w:rPr>
      </w:pPr>
      <w:ins w:id="20015" w:author="קלוד" w:date="2026-10-06T10:43:54Z">
        <w:r>
          <w:t xml:space="preserve">משנה י</w:t>
        </w:r>
      </w:ins>
    </w:p>
    <w:p w14:paraId="65B80171" w14:textId="70B50328" w:rsidR="00B433C9" w:rsidRPr="009812AF" w:rsidRDefault="00315AC1" w:rsidP="00CA593F">
      <w:pPr>
        <w:pStyle w:val="affc"/>
        <w:jc w:val="center"/>
        <w:rPr>
          <w:b/>
          <w:spacing w:val="4"/>
          <w:rtl/>
        </w:rPr>
      </w:pPr>
      <w:r>
        <w:rPr>
          <w:rFonts w:hint="cs"/>
          <w:b/>
          <w:spacing w:val="4"/>
          <w:rtl/>
        </w:rPr>
        <w:t>'</w:t>
      </w:r>
      <w:r w:rsidR="00B433C9" w:rsidRPr="009812AF">
        <w:rPr>
          <w:b/>
          <w:spacing w:val="4"/>
          <w:rtl/>
        </w:rPr>
        <w:t xml:space="preserve">מת בעלי </w:t>
      </w:r>
      <w:r w:rsidR="00C74AAA" w:rsidRPr="009812AF">
        <w:rPr>
          <w:b/>
          <w:spacing w:val="4"/>
          <w:rtl/>
        </w:rPr>
        <w:t>ואח"כ</w:t>
      </w:r>
      <w:r>
        <w:rPr>
          <w:rFonts w:hint="cs"/>
          <w:b/>
          <w:spacing w:val="4"/>
          <w:rtl/>
        </w:rPr>
        <w:t xml:space="preserve"> </w:t>
      </w:r>
      <w:r w:rsidR="00B433C9" w:rsidRPr="009812AF">
        <w:rPr>
          <w:b/>
          <w:spacing w:val="4"/>
          <w:rtl/>
        </w:rPr>
        <w:t>יבמי</w:t>
      </w:r>
      <w:r>
        <w:rPr>
          <w:rFonts w:hint="cs"/>
          <w:b/>
          <w:spacing w:val="4"/>
          <w:rtl/>
        </w:rPr>
        <w:t>'</w:t>
      </w:r>
      <w:r w:rsidR="00B433C9" w:rsidRPr="009812AF">
        <w:rPr>
          <w:b/>
          <w:spacing w:val="4"/>
          <w:rtl/>
        </w:rPr>
        <w:t xml:space="preserve">, </w:t>
      </w:r>
      <w:r>
        <w:rPr>
          <w:rFonts w:hint="cs"/>
          <w:b/>
          <w:spacing w:val="4"/>
          <w:rtl/>
        </w:rPr>
        <w:t>או להיפך -</w:t>
      </w:r>
      <w:r w:rsidR="00B433C9" w:rsidRPr="009812AF">
        <w:rPr>
          <w:b/>
          <w:spacing w:val="4"/>
          <w:rtl/>
        </w:rPr>
        <w:t xml:space="preserve"> נאמנת.</w:t>
      </w:r>
    </w:p>
    <w:p w14:paraId="5F1C3D91" w14:textId="1DDD9951" w:rsidR="00B433C9" w:rsidRDefault="00B433C9" w:rsidP="007B5F8C">
      <w:pPr>
        <w:pStyle w:val="affffb"/>
        <w:ind w:end="0"/>
        <w:rPr>
          <w:rtl/>
        </w:rPr>
      </w:pPr>
      <w:bookmarkStart w:id="1386" w:name="_Toc119173259"/>
      <w:bookmarkStart w:id="1387" w:name="_Toc119230356"/>
      <w:r w:rsidRPr="00C35A2C">
        <w:rPr>
          <w:rtl/>
        </w:rPr>
        <w:t>הלכה היא ובעלה ויבמה למדה</w:t>
      </w:r>
      <w:r w:rsidR="00315AC1">
        <w:rPr>
          <w:rFonts w:hint="cs"/>
          <w:rtl/>
        </w:rPr>
        <w:t>"</w:t>
      </w:r>
      <w:r w:rsidRPr="00C35A2C">
        <w:rPr>
          <w:rtl/>
        </w:rPr>
        <w:t>י</w:t>
      </w:r>
      <w:r w:rsidR="00315AC1">
        <w:rPr>
          <w:rFonts w:hint="cs"/>
          <w:rtl/>
        </w:rPr>
        <w:t>:</w:t>
      </w:r>
      <w:bookmarkEnd w:id="1386"/>
      <w:bookmarkEnd w:id="1387"/>
    </w:p>
    <w:p>
      <w:pPr>
        <w:pStyle w:val="MishnaBatzad"/>
        <w:rPr>
          <w:ins w:id="20639" w:author="קלוד" w:date="2026-10-06T10:10:48Z"/>
        </w:rPr>
      </w:pPr>
      <w:ins w:id="20638" w:author="קלוד" w:date="2026-10-06T10:10:48Z">
        <w:r>
          <w:t xml:space="preserve">משנה י</w:t>
        </w:r>
      </w:ins>
    </w:p>
    <w:p w14:paraId="5972C4A2" w14:textId="73A11F6B" w:rsidR="00B433C9" w:rsidRDefault="00315AC1" w:rsidP="00CA593F">
      <w:pPr>
        <w:pStyle w:val="affc"/>
        <w:jc w:val="center"/>
        <w:rPr>
          <w:b/>
          <w:rtl/>
        </w:rPr>
      </w:pPr>
      <w:r>
        <w:rPr>
          <w:rFonts w:hint="cs"/>
          <w:b/>
          <w:rtl/>
        </w:rPr>
        <w:t>'</w:t>
      </w:r>
      <w:r w:rsidR="00B433C9" w:rsidRPr="00C35A2C">
        <w:rPr>
          <w:b/>
          <w:rtl/>
        </w:rPr>
        <w:t xml:space="preserve">מת בעלי </w:t>
      </w:r>
      <w:r w:rsidR="00C74AAA">
        <w:rPr>
          <w:b/>
          <w:rtl/>
        </w:rPr>
        <w:t>ואח"כ</w:t>
      </w:r>
      <w:r w:rsidR="00B433C9" w:rsidRPr="00C35A2C">
        <w:rPr>
          <w:b/>
          <w:rtl/>
        </w:rPr>
        <w:t xml:space="preserve"> יבמי</w:t>
      </w:r>
      <w:r>
        <w:rPr>
          <w:rFonts w:hint="cs"/>
          <w:b/>
          <w:rtl/>
        </w:rPr>
        <w:t>'</w:t>
      </w:r>
      <w:r w:rsidR="00B433C9" w:rsidRPr="00C35A2C">
        <w:rPr>
          <w:b/>
          <w:rtl/>
        </w:rPr>
        <w:t xml:space="preserve">, </w:t>
      </w:r>
      <w:r>
        <w:rPr>
          <w:rFonts w:hint="cs"/>
          <w:b/>
          <w:rtl/>
        </w:rPr>
        <w:t>או להיפך</w:t>
      </w:r>
      <w:r w:rsidR="00B433C9" w:rsidRPr="00C35A2C">
        <w:rPr>
          <w:b/>
          <w:rtl/>
        </w:rPr>
        <w:t xml:space="preserve"> - </w:t>
      </w:r>
      <w:r>
        <w:rPr>
          <w:rFonts w:hint="cs"/>
          <w:b/>
          <w:rtl/>
        </w:rPr>
        <w:t>ל</w:t>
      </w:r>
      <w:r w:rsidR="00B433C9" w:rsidRPr="00C35A2C">
        <w:rPr>
          <w:b/>
          <w:rtl/>
        </w:rPr>
        <w:t>א נאמנת</w:t>
      </w:r>
      <w:r>
        <w:rPr>
          <w:rFonts w:hint="cs"/>
          <w:b/>
          <w:rtl/>
        </w:rPr>
        <w:t>.</w:t>
      </w:r>
    </w:p>
    <w:p w14:paraId="22EE5657" w14:textId="4847AF51" w:rsidR="00B433C9" w:rsidRPr="00EA6942" w:rsidRDefault="00B433C9" w:rsidP="007C50EB">
      <w:pPr>
        <w:pStyle w:val="affc"/>
        <w:rPr>
          <w:b/>
          <w:rtl/>
        </w:rPr>
      </w:pPr>
      <w:r w:rsidRPr="00EA6942">
        <w:rPr>
          <w:b/>
          <w:rtl/>
        </w:rPr>
        <w:t>שאי</w:t>
      </w:r>
      <w:r w:rsidR="00371A00">
        <w:rPr>
          <w:rFonts w:hint="cs"/>
          <w:b/>
          <w:rtl/>
        </w:rPr>
        <w:t>נה</w:t>
      </w:r>
      <w:r w:rsidRPr="00EA6942">
        <w:rPr>
          <w:b/>
          <w:rtl/>
        </w:rPr>
        <w:t xml:space="preserve"> נאמנת</w:t>
      </w:r>
      <w:r w:rsidR="00371A00">
        <w:rPr>
          <w:rFonts w:hint="cs"/>
          <w:b/>
          <w:rtl/>
        </w:rPr>
        <w:t>:</w:t>
      </w:r>
      <w:r w:rsidRPr="00EA6942">
        <w:rPr>
          <w:b/>
          <w:rtl/>
        </w:rPr>
        <w:t xml:space="preserve"> </w:t>
      </w:r>
      <w:r w:rsidR="00371A00">
        <w:rPr>
          <w:rFonts w:hint="cs"/>
          <w:b/>
          <w:rtl/>
        </w:rPr>
        <w:t>'</w:t>
      </w:r>
      <w:r w:rsidRPr="00EA6942">
        <w:rPr>
          <w:b/>
          <w:rtl/>
        </w:rPr>
        <w:t>מת יבמי</w:t>
      </w:r>
      <w:r w:rsidR="00371A00">
        <w:rPr>
          <w:rFonts w:hint="cs"/>
          <w:b/>
          <w:rtl/>
        </w:rPr>
        <w:t>'</w:t>
      </w:r>
      <w:r w:rsidRPr="00EA6942">
        <w:rPr>
          <w:b/>
          <w:rtl/>
        </w:rPr>
        <w:t xml:space="preserve"> שתנשא, </w:t>
      </w:r>
      <w:r w:rsidR="00371A00">
        <w:rPr>
          <w:rFonts w:hint="cs"/>
          <w:b/>
          <w:rtl/>
        </w:rPr>
        <w:t>'</w:t>
      </w:r>
      <w:r w:rsidRPr="00EA6942">
        <w:rPr>
          <w:b/>
          <w:rtl/>
        </w:rPr>
        <w:t>אחות</w:t>
      </w:r>
      <w:r w:rsidR="00371A00">
        <w:rPr>
          <w:rFonts w:hint="cs"/>
          <w:b/>
          <w:rtl/>
        </w:rPr>
        <w:t>י'</w:t>
      </w:r>
      <w:r w:rsidRPr="00EA6942">
        <w:rPr>
          <w:b/>
          <w:rtl/>
        </w:rPr>
        <w:t xml:space="preserve"> שתכנס לביתו,</w:t>
      </w:r>
    </w:p>
    <w:p w14:paraId="5697D271" w14:textId="5B75AB35" w:rsidR="00B433C9" w:rsidRDefault="00B433C9" w:rsidP="00CA593F">
      <w:pPr>
        <w:pStyle w:val="affc"/>
        <w:rPr>
          <w:rtl/>
        </w:rPr>
      </w:pPr>
      <w:r w:rsidRPr="00177A98">
        <w:rPr>
          <w:b/>
          <w:spacing w:val="6"/>
          <w:rtl/>
        </w:rPr>
        <w:t>אין נאמן</w:t>
      </w:r>
      <w:r w:rsidR="00371A00">
        <w:rPr>
          <w:rFonts w:hint="cs"/>
          <w:b/>
          <w:spacing w:val="6"/>
          <w:rtl/>
        </w:rPr>
        <w:t>:</w:t>
      </w:r>
      <w:r w:rsidRPr="00177A98">
        <w:rPr>
          <w:b/>
          <w:spacing w:val="6"/>
          <w:rtl/>
        </w:rPr>
        <w:t xml:space="preserve"> </w:t>
      </w:r>
      <w:r w:rsidR="00371A00">
        <w:rPr>
          <w:rFonts w:hint="cs"/>
          <w:b/>
          <w:spacing w:val="6"/>
          <w:rtl/>
        </w:rPr>
        <w:t xml:space="preserve">    '</w:t>
      </w:r>
      <w:r w:rsidRPr="00177A98">
        <w:rPr>
          <w:b/>
          <w:spacing w:val="6"/>
          <w:rtl/>
        </w:rPr>
        <w:t>מת אחי</w:t>
      </w:r>
      <w:r w:rsidR="00371A00">
        <w:rPr>
          <w:rFonts w:hint="cs"/>
          <w:b/>
          <w:spacing w:val="6"/>
          <w:rtl/>
        </w:rPr>
        <w:t>'</w:t>
      </w:r>
      <w:r w:rsidRPr="00177A98">
        <w:rPr>
          <w:b/>
          <w:spacing w:val="6"/>
          <w:rtl/>
        </w:rPr>
        <w:t xml:space="preserve"> שייבם אשתו, </w:t>
      </w:r>
      <w:r w:rsidR="00371A00">
        <w:rPr>
          <w:rFonts w:hint="cs"/>
          <w:b/>
          <w:spacing w:val="6"/>
          <w:rtl/>
        </w:rPr>
        <w:t>'</w:t>
      </w:r>
      <w:r w:rsidRPr="00177A98">
        <w:rPr>
          <w:b/>
          <w:spacing w:val="6"/>
          <w:rtl/>
        </w:rPr>
        <w:t>אשת</w:t>
      </w:r>
      <w:r w:rsidR="00371A00">
        <w:rPr>
          <w:rFonts w:hint="cs"/>
          <w:b/>
          <w:spacing w:val="6"/>
          <w:rtl/>
        </w:rPr>
        <w:t>י'</w:t>
      </w:r>
      <w:r w:rsidRPr="00177A98">
        <w:rPr>
          <w:b/>
          <w:spacing w:val="6"/>
          <w:rtl/>
        </w:rPr>
        <w:t xml:space="preserve"> שישא אחותה.</w:t>
      </w:r>
    </w:p>
    <w:p w14:paraId="3C6A1CBB" w14:textId="475EC347" w:rsidR="008553D4" w:rsidRPr="00CA593F" w:rsidRDefault="00371A00" w:rsidP="00B55EDF">
      <w:pPr>
        <w:rPr>
          <w:rtl/>
        </w:rPr>
      </w:pPr>
      <w:r>
        <w:rPr>
          <w:rStyle w:val="affff5"/>
          <w:rFonts w:hint="cs"/>
          <w:rtl/>
        </w:rPr>
        <w:t>א. אי</w:t>
      </w:r>
      <w:r w:rsidR="00B433C9" w:rsidRPr="00451AA8">
        <w:rPr>
          <w:rStyle w:val="affff5"/>
          <w:rtl/>
        </w:rPr>
        <w:t>בע</w:t>
      </w:r>
      <w:r>
        <w:rPr>
          <w:rStyle w:val="affff5"/>
          <w:rFonts w:hint="cs"/>
          <w:rtl/>
        </w:rPr>
        <w:t>י</w:t>
      </w:r>
      <w:r w:rsidR="00B433C9" w:rsidRPr="00451AA8">
        <w:rPr>
          <w:rStyle w:val="affff5"/>
          <w:rtl/>
        </w:rPr>
        <w:t>א מר"</w:t>
      </w:r>
      <w:r w:rsidR="00B433C9" w:rsidRPr="00451AA8">
        <w:rPr>
          <w:rStyle w:val="affff5"/>
          <w:rFonts w:hint="cs"/>
          <w:rtl/>
        </w:rPr>
        <w:t>נ: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המזכה גט לאשתו במקום יבם</w:t>
      </w:r>
      <w:r>
        <w:rPr>
          <w:rFonts w:hint="cs"/>
          <w:rtl/>
        </w:rPr>
        <w:t>,</w:t>
      </w:r>
    </w:p>
    <w:p w14:paraId="216D2C52" w14:textId="5CEFD664" w:rsidR="00B433C9" w:rsidRDefault="00371A00" w:rsidP="00CA593F">
      <w:pPr>
        <w:ind w:left="565" w:firstLine="113"/>
        <w:rPr>
          <w:rFonts w:ascii="Fb Fontext" w:hAnsi="Fb Fontext"/>
          <w:rtl/>
        </w:rPr>
      </w:pP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אם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שונאתו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- </w:t>
      </w:r>
      <w:r w:rsidR="00B433C9" w:rsidRPr="00C35A2C">
        <w:rPr>
          <w:rFonts w:ascii="Fb Fontext" w:hAnsi="Fb Fontext"/>
          <w:sz w:val="32"/>
          <w:rtl/>
        </w:rPr>
        <w:t xml:space="preserve">זכות לה, 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פעמים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אוהבתו</w:t>
      </w:r>
      <w:r>
        <w:rPr>
          <w:rFonts w:ascii="Fb Fontext" w:hAnsi="Fb Fontext" w:hint="cs"/>
          <w:rtl/>
        </w:rPr>
        <w:t xml:space="preserve"> -</w:t>
      </w:r>
      <w:r w:rsidR="00B433C9" w:rsidRPr="00C35A2C">
        <w:rPr>
          <w:rFonts w:ascii="Fb Fontext" w:hAnsi="Fb Fontext"/>
          <w:rtl/>
        </w:rPr>
        <w:t xml:space="preserve"> חוב לה?</w:t>
      </w:r>
    </w:p>
    <w:p w14:paraId="744A18CF" w14:textId="45DA978E" w:rsidR="00B433C9" w:rsidRPr="00C35A2C" w:rsidRDefault="00371A00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ופשט ממשנתינו</w:t>
      </w:r>
      <w:r w:rsidR="00451AA8">
        <w:rPr>
          <w:rStyle w:val="affff5"/>
          <w:rFonts w:hint="cs"/>
          <w:rtl/>
        </w:rPr>
        <w:t>:</w:t>
      </w:r>
      <w:r w:rsidR="00B433C9" w:rsidRPr="00451AA8">
        <w:rPr>
          <w:rStyle w:val="affff5"/>
          <w:rtl/>
        </w:rPr>
        <w:t xml:space="preserve"> </w:t>
      </w:r>
      <w:r w:rsidR="00B433C9" w:rsidRPr="00C35A2C">
        <w:rPr>
          <w:rFonts w:ascii="Fb Fontext" w:hAnsi="Fb Fontext"/>
          <w:rtl/>
        </w:rPr>
        <w:t>חוששין לדבריה וחולצת</w:t>
      </w:r>
      <w:r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/>
          <w:rtl/>
        </w:rPr>
        <w:t xml:space="preserve"> ולא מתייבמת.</w:t>
      </w:r>
    </w:p>
    <w:p w14:paraId="2DE64B80" w14:textId="271F2BCE" w:rsidR="00BC7ABA" w:rsidRDefault="00371A00" w:rsidP="00B55EDF">
      <w:pPr>
        <w:rPr>
          <w:rFonts w:ascii="Fb Fontext" w:hAnsi="Fb Fontext"/>
          <w:spacing w:val="-4"/>
          <w:rtl/>
        </w:rPr>
      </w:pPr>
      <w:r>
        <w:rPr>
          <w:rStyle w:val="affff5"/>
          <w:rFonts w:hint="cs"/>
          <w:rtl/>
        </w:rPr>
        <w:t>ב. איבעיא</w:t>
      </w:r>
      <w:r w:rsidR="00B433C9" w:rsidRPr="00451AA8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מ</w:t>
      </w:r>
      <w:r w:rsidR="00B433C9" w:rsidRPr="00451AA8">
        <w:rPr>
          <w:rStyle w:val="affff5"/>
          <w:rtl/>
        </w:rPr>
        <w:t>רבא:</w:t>
      </w:r>
      <w:r w:rsidR="00B433C9" w:rsidRPr="00AC7749">
        <w:rPr>
          <w:rFonts w:ascii="Fb Fontext" w:hAnsi="Fb Fontext"/>
          <w:spacing w:val="-4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pacing w:val="-4"/>
          <w:szCs w:val="14"/>
          <w:rtl/>
        </w:rPr>
        <w:t>המזכה גט לאשתו במקום קטטה</w:t>
      </w:r>
      <w:r w:rsidR="00B433C9" w:rsidRPr="00AC7749">
        <w:rPr>
          <w:rFonts w:ascii="Fb Fontext" w:hAnsi="Fb Fontext"/>
          <w:spacing w:val="-4"/>
          <w:rtl/>
        </w:rPr>
        <w:t>,</w:t>
      </w:r>
    </w:p>
    <w:p w14:paraId="7D04DBB9" w14:textId="6158D3B5" w:rsidR="00BC7ABA" w:rsidRPr="00D238B7" w:rsidRDefault="00E4677A" w:rsidP="00CA593F">
      <w:pPr>
        <w:ind w:left="791"/>
        <w:rPr>
          <w:rStyle w:val="affff5"/>
          <w:rtl/>
        </w:rPr>
      </w:pPr>
      <w:r w:rsidRPr="00D1637C">
        <w:rPr>
          <w:rFonts w:ascii="Fb Fontext" w:hAnsi="Fb Fontext" w:cs="PFT_Frank"/>
          <w:b/>
          <w:bCs/>
          <w:spacing w:val="-4"/>
          <w:szCs w:val="14"/>
          <w:rtl/>
        </w:rPr>
        <w:t xml:space="preserve">יש </w:t>
      </w:r>
      <w:r w:rsidR="00B433C9" w:rsidRPr="00D1637C">
        <w:rPr>
          <w:rFonts w:ascii="Fb Fontext" w:hAnsi="Fb Fontext" w:cs="PFT_Frank"/>
          <w:b/>
          <w:bCs/>
          <w:spacing w:val="-4"/>
          <w:szCs w:val="14"/>
          <w:rtl/>
        </w:rPr>
        <w:t>לה קטטה</w:t>
      </w:r>
      <w:r w:rsidR="00B433C9" w:rsidRPr="00AC7749">
        <w:rPr>
          <w:rFonts w:ascii="Fb Fontext" w:hAnsi="Fb Fontext"/>
          <w:spacing w:val="-4"/>
          <w:rtl/>
        </w:rPr>
        <w:t xml:space="preserve"> </w:t>
      </w:r>
      <w:r w:rsidR="00BC7ABA">
        <w:rPr>
          <w:rFonts w:ascii="Fb Fontext" w:hAnsi="Fb Fontext" w:hint="cs"/>
          <w:spacing w:val="-4"/>
          <w:rtl/>
        </w:rPr>
        <w:t xml:space="preserve">- </w:t>
      </w:r>
      <w:r w:rsidR="00B433C9" w:rsidRPr="00AC7749">
        <w:rPr>
          <w:rFonts w:ascii="Fb Fontext" w:hAnsi="Fb Fontext"/>
          <w:spacing w:val="-4"/>
          <w:rtl/>
        </w:rPr>
        <w:t>זכות לה,</w:t>
      </w:r>
      <w:r w:rsidR="00BC7ABA">
        <w:rPr>
          <w:rStyle w:val="affff5"/>
          <w:rFonts w:hint="cs"/>
          <w:rtl/>
        </w:rPr>
        <w:t xml:space="preserve"> </w:t>
      </w:r>
      <w:r w:rsidR="00BC7ABA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ה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גו</w:t>
      </w:r>
      <w:r w:rsidR="00BC7ABA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ף</w:t>
      </w:r>
      <w:r w:rsidR="00B433C9" w:rsidRPr="00C35A2C">
        <w:rPr>
          <w:rFonts w:ascii="Fb Fontext" w:hAnsi="Fb Fontext"/>
          <w:sz w:val="32"/>
          <w:rtl/>
        </w:rPr>
        <w:t xml:space="preserve"> עדיף לה?</w:t>
      </w:r>
    </w:p>
    <w:p w14:paraId="534BC373" w14:textId="0ED45437" w:rsidR="00B433C9" w:rsidRDefault="00A05A00" w:rsidP="00A05A00">
      <w:pPr>
        <w:rPr>
          <w:rFonts w:ascii="Fb Fontext" w:hAnsi="Fb Fontext"/>
          <w:sz w:val="42"/>
          <w:rtl/>
        </w:rPr>
      </w:pPr>
      <w:r>
        <w:rPr>
          <w:rStyle w:val="affff5"/>
          <w:rFonts w:hint="cs"/>
          <w:rtl/>
        </w:rPr>
        <w:t xml:space="preserve">פשט: </w:t>
      </w:r>
      <w:r w:rsidRPr="00CA593F">
        <w:rPr>
          <w:rFonts w:hint="eastAsia"/>
          <w:rtl/>
        </w:rPr>
        <w:t>חוב</w:t>
      </w:r>
      <w:r w:rsidRPr="00CA593F">
        <w:rPr>
          <w:rtl/>
        </w:rPr>
        <w:t xml:space="preserve"> </w:t>
      </w:r>
      <w:r w:rsidRPr="00CA593F">
        <w:rPr>
          <w:rFonts w:hint="eastAsia"/>
          <w:rtl/>
        </w:rPr>
        <w:t>לה</w:t>
      </w:r>
      <w:r w:rsidRPr="00CA593F">
        <w:rPr>
          <w:rtl/>
        </w:rPr>
        <w:t>,</w:t>
      </w:r>
      <w:r>
        <w:rPr>
          <w:rStyle w:val="affff5"/>
          <w:rFonts w:hint="cs"/>
          <w:rtl/>
        </w:rPr>
        <w:t xml:space="preserve"> </w:t>
      </w:r>
      <w:r w:rsidR="00B433C9" w:rsidRPr="00D238B7">
        <w:rPr>
          <w:rStyle w:val="affff5"/>
          <w:rtl/>
        </w:rPr>
        <w:t>א.</w:t>
      </w:r>
      <w:r w:rsidR="00B433C9" w:rsidRPr="00C35A2C">
        <w:rPr>
          <w:rFonts w:ascii="Fb Fontext" w:hAnsi="Fb Fontext"/>
          <w:sz w:val="42"/>
          <w:rtl/>
        </w:rPr>
        <w:t xml:space="preserve"> ט</w:t>
      </w:r>
      <w:r>
        <w:rPr>
          <w:rFonts w:ascii="Fb Fontext" w:hAnsi="Fb Fontext" w:hint="cs"/>
          <w:sz w:val="42"/>
          <w:rtl/>
        </w:rPr>
        <w:t>ו</w:t>
      </w:r>
      <w:r w:rsidR="00B433C9" w:rsidRPr="00C35A2C">
        <w:rPr>
          <w:rFonts w:ascii="Fb Fontext" w:hAnsi="Fb Fontext"/>
          <w:sz w:val="42"/>
          <w:rtl/>
        </w:rPr>
        <w:t xml:space="preserve">ב </w:t>
      </w:r>
      <w:r>
        <w:rPr>
          <w:rFonts w:ascii="Fb Fontext" w:hAnsi="Fb Fontext" w:hint="cs"/>
          <w:sz w:val="42"/>
          <w:rtl/>
        </w:rPr>
        <w:t>גוף שנים</w:t>
      </w:r>
      <w:r w:rsidR="00B433C9" w:rsidRPr="00C35A2C">
        <w:rPr>
          <w:rFonts w:ascii="Fb Fontext" w:hAnsi="Fb Fontext"/>
          <w:sz w:val="42"/>
          <w:rtl/>
        </w:rPr>
        <w:t xml:space="preserve"> מ</w:t>
      </w:r>
      <w:r>
        <w:rPr>
          <w:rFonts w:ascii="Fb Fontext" w:hAnsi="Fb Fontext" w:hint="cs"/>
          <w:sz w:val="42"/>
          <w:rtl/>
        </w:rPr>
        <w:t>אלמנה,</w:t>
      </w:r>
      <w:r>
        <w:rPr>
          <w:rStyle w:val="affff5"/>
          <w:rFonts w:hint="cs"/>
          <w:rtl/>
        </w:rPr>
        <w:t xml:space="preserve"> </w:t>
      </w:r>
      <w:r w:rsidR="00B433C9" w:rsidRPr="00D238B7">
        <w:rPr>
          <w:rStyle w:val="affff5"/>
          <w:rtl/>
        </w:rPr>
        <w:t>ב.</w:t>
      </w:r>
      <w:r w:rsidR="00B433C9" w:rsidRPr="00C35A2C">
        <w:rPr>
          <w:rFonts w:ascii="Fb Fontext" w:hAnsi="Fb Fontext"/>
          <w:sz w:val="42"/>
          <w:rtl/>
        </w:rPr>
        <w:t xml:space="preserve"> כסאה בין חשובות</w:t>
      </w:r>
      <w:r>
        <w:rPr>
          <w:rFonts w:ascii="Fb Fontext" w:hAnsi="Fb Fontext" w:hint="cs"/>
          <w:sz w:val="42"/>
          <w:rtl/>
        </w:rPr>
        <w:t>,</w:t>
      </w:r>
    </w:p>
    <w:p w14:paraId="6EACE16E" w14:textId="32918B41" w:rsidR="00B433C9" w:rsidRPr="00F97732" w:rsidRDefault="00B433C9" w:rsidP="00FD761C">
      <w:pPr>
        <w:rPr>
          <w:rtl/>
        </w:rPr>
      </w:pPr>
      <w:r w:rsidRPr="00D238B7">
        <w:rPr>
          <w:rStyle w:val="affff5"/>
          <w:rtl/>
        </w:rPr>
        <w:t>ג.</w:t>
      </w:r>
      <w:r w:rsidRPr="00C35A2C">
        <w:rPr>
          <w:rtl/>
        </w:rPr>
        <w:t xml:space="preserve"> תשב עמו בפתח ביתה</w:t>
      </w:r>
      <w:r w:rsidR="00A05A00">
        <w:rPr>
          <w:rStyle w:val="affff5"/>
          <w:rFonts w:hint="cs"/>
          <w:rtl/>
        </w:rPr>
        <w:t xml:space="preserve">, </w:t>
      </w:r>
      <w:r w:rsidRPr="00D238B7">
        <w:rPr>
          <w:rStyle w:val="affff5"/>
          <w:rtl/>
        </w:rPr>
        <w:t>ד.</w:t>
      </w:r>
      <w:r w:rsidRPr="00451AA8">
        <w:rPr>
          <w:rStyle w:val="affff5"/>
          <w:rtl/>
        </w:rPr>
        <w:t xml:space="preserve"> </w:t>
      </w:r>
      <w:r w:rsidR="00A05A00">
        <w:rPr>
          <w:rFonts w:hint="cs"/>
          <w:rtl/>
        </w:rPr>
        <w:t xml:space="preserve">אף שמץ </w:t>
      </w:r>
      <w:r w:rsidRPr="00C35A2C">
        <w:rPr>
          <w:rtl/>
        </w:rPr>
        <w:t>פסול</w:t>
      </w:r>
      <w:r w:rsidR="00A05A00">
        <w:rPr>
          <w:rFonts w:hint="cs"/>
          <w:rtl/>
        </w:rPr>
        <w:t>,</w:t>
      </w:r>
      <w:r w:rsidRPr="00C35A2C">
        <w:rPr>
          <w:rtl/>
        </w:rPr>
        <w:t xml:space="preserve"> </w:t>
      </w:r>
      <w:r w:rsidR="00A05A00">
        <w:rPr>
          <w:rFonts w:hint="cs"/>
          <w:rtl/>
        </w:rPr>
        <w:t>ל</w:t>
      </w:r>
      <w:r w:rsidR="00AB43C5">
        <w:rPr>
          <w:rtl/>
        </w:rPr>
        <w:t>א</w:t>
      </w:r>
      <w:r w:rsidRPr="00C35A2C">
        <w:rPr>
          <w:rtl/>
        </w:rPr>
        <w:t xml:space="preserve"> </w:t>
      </w:r>
      <w:r w:rsidR="00A05A00">
        <w:rPr>
          <w:rFonts w:hint="cs"/>
          <w:rtl/>
        </w:rPr>
        <w:t xml:space="preserve">תבקש </w:t>
      </w:r>
      <w:r w:rsidRPr="00C35A2C">
        <w:rPr>
          <w:rtl/>
        </w:rPr>
        <w:t>עדשים</w:t>
      </w:r>
      <w:r w:rsidR="00A05A00">
        <w:rPr>
          <w:rFonts w:hint="cs"/>
          <w:rtl/>
        </w:rPr>
        <w:t>.</w:t>
      </w:r>
      <w:r w:rsidRPr="00C35A2C">
        <w:rPr>
          <w:rtl/>
        </w:rPr>
        <w:t xml:space="preserve"> </w:t>
      </w:r>
      <w:r w:rsidRPr="00451AA8">
        <w:rPr>
          <w:rStyle w:val="affff5"/>
          <w:rtl/>
        </w:rPr>
        <w:t xml:space="preserve">תנא: </w:t>
      </w:r>
      <w:r w:rsidRPr="00C35A2C">
        <w:rPr>
          <w:rtl/>
        </w:rPr>
        <w:t xml:space="preserve">וכולן </w:t>
      </w:r>
      <w:r w:rsidRPr="008553D4">
        <w:rPr>
          <w:rStyle w:val="affff8"/>
          <w:rtl/>
        </w:rPr>
        <w:t>[</w:t>
      </w:r>
      <w:r w:rsidR="00A05A00">
        <w:rPr>
          <w:rStyle w:val="affff8"/>
          <w:rFonts w:hint="cs"/>
          <w:rtl/>
        </w:rPr>
        <w:t>שניח"ל</w:t>
      </w:r>
      <w:r w:rsidRPr="008553D4">
        <w:rPr>
          <w:rStyle w:val="affff8"/>
          <w:rtl/>
        </w:rPr>
        <w:t xml:space="preserve"> בעלים </w:t>
      </w:r>
      <w:r w:rsidR="00A05A00">
        <w:rPr>
          <w:rStyle w:val="affff8"/>
          <w:rFonts w:hint="cs"/>
          <w:rtl/>
        </w:rPr>
        <w:t>פחותים, משום</w:t>
      </w:r>
      <w:r w:rsidRPr="008553D4">
        <w:rPr>
          <w:rStyle w:val="affff8"/>
          <w:rtl/>
        </w:rPr>
        <w:t xml:space="preserve">] </w:t>
      </w:r>
      <w:r w:rsidR="00A05A00" w:rsidRPr="00CA593F">
        <w:rPr>
          <w:rFonts w:hint="eastAsia"/>
          <w:rtl/>
        </w:rPr>
        <w:t>ש</w:t>
      </w:r>
      <w:r w:rsidRPr="00C35A2C">
        <w:rPr>
          <w:rtl/>
        </w:rPr>
        <w:t>מזנות ותולות בבעליהן.</w:t>
      </w:r>
      <w:r w:rsidRPr="00615A60">
        <w:rPr>
          <w:rFonts w:ascii="FrankRuehl" w:hAnsi="FrankRuehl" w:hint="cs"/>
          <w:rtl/>
        </w:rPr>
        <w:t>׹</w:t>
      </w:r>
    </w:p>
    <w:p w14:paraId="79513351" w14:textId="77777777" w:rsidR="00B433C9" w:rsidRPr="00F97732" w:rsidRDefault="00B433C9" w:rsidP="007C50EB">
      <w:pPr>
        <w:pStyle w:val="afff2"/>
        <w:rPr>
          <w:rStyle w:val="afff1"/>
          <w:rtl/>
        </w:rPr>
        <w:sectPr w:rsidR="00B433C9" w:rsidRPr="00F97732" w:rsidSect="0090328A">
          <w:type w:val="continuous"/>
          <w:pgSz w:w="4536" w:h="6804" w:code="8"/>
          <w:pgMar w:top="567" w:right="567" w:bottom="284" w:left="567" w:header="284" w:footer="284" w:gutter="0"/>
          <w:cols w:space="720"/>
          <w:bidi/>
          <w:rtlGutter/>
          <w:docGrid w:linePitch="360"/>
        </w:sectPr>
      </w:pPr>
    </w:p>
    <w:p w14:paraId="42518265" w14:textId="4D47CC51" w:rsidR="006E731A" w:rsidRDefault="00B433C9" w:rsidP="00FB24C7">
      <w:pPr>
        <w:pStyle w:val="Hadran"/>
        <w:jc w:val="center"/>
        <w:rPr>
          <w:rStyle w:val="afff1"/>
          <w:rtl/>
        </w:rPr>
        <w:pPrChange w:id="91019" w:author="Claude" w:date="2026-10-08T08:35:05Z">
          <w:pPr>
            <w:pStyle w:val="afff2"/>
            <w:jc w:val="center"/>
            <w:rPr>
              <w:rStyle w:val="afff1"/>
              <w:rtl/>
            </w:rPr>
          </w:pPr>
        </w:pPrChange>
      </w:pPr>
      <w:r w:rsidRPr="00F97732">
        <w:rPr>
          <w:rStyle w:val="afff1"/>
          <w:rtl/>
        </w:rPr>
        <w:t>הדרן עלך האשה שלום.</w:t>
      </w:r>
    </w:p>
    <w:p w14:paraId="2C13035E" w14:textId="77777777" w:rsidR="00B433C9" w:rsidRPr="00C35A2C" w:rsidRDefault="00B433C9" w:rsidP="007C50EB">
      <w:pPr>
        <w:pStyle w:val="aff9"/>
        <w:framePr w:wrap="around"/>
        <w:spacing w:line="276" w:lineRule="auto"/>
        <w:rPr>
          <w:del w:id="41141" w:author="Claude" w:date="2026-10-07T09:24:50Z"/>
          <w:rFonts w:cs="Guttman Vilna"/>
          <w:b/>
          <w:bCs/>
          <w:rtl/>
        </w:rPr>
      </w:pPr>
      <w:del w:id="41140" w:author="Claude" w:date="2026-10-07T09:24:50Z">
        <w:r w:rsidRPr="00C35A2C">
          <w:rPr>
            <w:rFonts w:ascii="Fb Fontext" w:hAnsi="Fb Fontext" w:hint="cs"/>
            <w:rtl/>
          </w:rPr>
          <w:lastRenderedPageBreak/>
          <w:delText xml:space="preserve">פרק ששה עשר</w:delText>
        </w:r>
      </w:del>
    </w:p>
    <w:p w14:paraId="7074FB4C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קיט.</w:t>
      </w:r>
    </w:p>
    <w:p w14:paraId="52D97DC2" w14:textId="77777777" w:rsidR="00B433C9" w:rsidRPr="00C35A2C" w:rsidRDefault="00B433C9" w:rsidP="007C50EB">
      <w:pPr>
        <w:pStyle w:val="affa"/>
        <w:framePr w:wrap="around"/>
        <w:spacing w:line="276" w:lineRule="auto"/>
        <w:rPr>
          <w:del w:id="41143" w:author="Claude" w:date="2026-10-07T09:24:50Z"/>
          <w:rtl/>
        </w:rPr>
      </w:pPr>
      <w:del w:id="41142" w:author="Claude" w:date="2026-10-07T09:24:50Z">
        <w:r w:rsidRPr="00C35A2C">
          <w:rPr>
            <w:rFonts w:hint="cs"/>
            <w:rtl/>
          </w:rPr>
          <w:delText xml:space="preserve">האשה בתרא</w:delText>
        </w:r>
      </w:del>
    </w:p>
    <w:p w14:paraId="7CBA4BB9" w14:textId="77777777" w:rsidR="00B433C9" w:rsidRPr="00C35A2C" w:rsidRDefault="00B433C9" w:rsidP="007C50EB">
      <w:pPr>
        <w:pStyle w:val="affb"/>
        <w:framePr w:wrap="around"/>
        <w:spacing w:after="0" w:line="276" w:lineRule="auto"/>
        <w:rPr>
          <w:rtl/>
        </w:rPr>
      </w:pPr>
      <w:r w:rsidRPr="00C35A2C">
        <w:rPr>
          <w:rFonts w:hint="cs"/>
          <w:rtl/>
        </w:rPr>
        <w:t>קיט.- קכב:</w:t>
      </w:r>
    </w:p>
    <w:p w14:paraId="56EB3F4C" w14:textId="64BA9775" w:rsidR="00B961F4" w:rsidRDefault="00B433C9" w:rsidP="007B5F8C">
      <w:pPr>
        <w:pStyle w:val="affffb"/>
        <w:rPr>
          <w:rtl/>
        </w:rPr>
      </w:pPr>
      <w:ins w:id="10029" w:author="מספור קטעי משנה" w:date="2026-10-06T06:45:58Z">
        <w:r>
          <w:rPr>
            <w:rStyle w:val="MisparKeta"/>
          </w:rPr>
          <w:t xml:space="preserve">א. </w:t>
        </w:r>
      </w:ins>
      <w:bookmarkStart w:id="1388" w:name="_Toc119173260"/>
      <w:bookmarkStart w:id="1389" w:name="_Toc119230357"/>
      <w:r w:rsidRPr="00C35A2C">
        <w:rPr>
          <w:rtl/>
        </w:rPr>
        <w:t>האשה שהלך בעלה וצרתה למדה</w:t>
      </w:r>
      <w:r w:rsidR="00B961F4">
        <w:rPr>
          <w:rFonts w:hint="cs"/>
          <w:rtl/>
        </w:rPr>
        <w:t>"</w:t>
      </w:r>
      <w:r w:rsidRPr="00C35A2C">
        <w:rPr>
          <w:rtl/>
        </w:rPr>
        <w:t>י, וא</w:t>
      </w:r>
      <w:r w:rsidR="00B961F4">
        <w:rPr>
          <w:rFonts w:hint="cs"/>
          <w:rtl/>
        </w:rPr>
        <w:t>"</w:t>
      </w:r>
      <w:r w:rsidRPr="00C35A2C">
        <w:rPr>
          <w:rtl/>
        </w:rPr>
        <w:t xml:space="preserve">ל </w:t>
      </w:r>
      <w:r w:rsidR="00B961F4">
        <w:rPr>
          <w:rFonts w:hint="cs"/>
          <w:rtl/>
        </w:rPr>
        <w:t>'</w:t>
      </w:r>
      <w:r w:rsidRPr="00C35A2C">
        <w:rPr>
          <w:rtl/>
        </w:rPr>
        <w:t>מת בעליך</w:t>
      </w:r>
      <w:r w:rsidR="00B961F4">
        <w:rPr>
          <w:rFonts w:hint="cs"/>
          <w:rtl/>
        </w:rPr>
        <w:t xml:space="preserve">' </w:t>
      </w:r>
      <w:r w:rsidRPr="00C35A2C">
        <w:rPr>
          <w:rtl/>
        </w:rPr>
        <w:t>-</w:t>
      </w:r>
      <w:bookmarkEnd w:id="1388"/>
      <w:bookmarkEnd w:id="1389"/>
    </w:p>
    <w:p>
      <w:pPr>
        <w:pStyle w:val="PetichatPerek"/>
        <w:rPr>
          <w:ins w:id="41139" w:author="Claude" w:date="2026-10-07T09:24:50Z"/>
        </w:rPr>
      </w:pPr>
      <w:ins w:id="41138" w:author="Claude" w:date="2026-10-07T09:24:50Z">
        <w:r>
          <w:rPr>
            <w:rFonts w:ascii="Fb Fontext" w:hAnsi="Fb Fontext" w:hint="cs"/>
            <w:rtl/>
          </w:rPr>
          <w:t xml:space="preserve">פרק ששה עשר</w:t>
        </w:r>
        <w:r>
          <w:rPr>
            <w:rFonts w:ascii="Fb Fontext" w:hAnsi="Fb Fontext" w:hint="cs"/>
            <w:rtl/>
          </w:rPr>
          <w:t xml:space="preserve"> - </w:t>
        </w:r>
        <w:r>
          <w:rPr>
            <w:rFonts w:hint="cs"/>
            <w:rtl/>
          </w:rPr>
          <w:t xml:space="preserve">האשה בתרא</w:t>
        </w:r>
      </w:ins>
    </w:p>
    <w:p>
      <w:pPr>
        <w:pStyle w:val="MishnaBatzad"/>
        <w:rPr>
          <w:ins w:id="20641" w:author="קלוד" w:date="2026-10-06T10:10:48Z"/>
        </w:rPr>
      </w:pPr>
      <w:ins w:id="20640" w:author="קלוד" w:date="2026-10-06T10:10:48Z">
        <w:r>
          <w:t xml:space="preserve">משנה א</w:t>
        </w:r>
      </w:ins>
    </w:p>
    <w:p w14:paraId="5018D3F8" w14:textId="4480C8C5" w:rsidR="00B433C9" w:rsidRPr="00C35A2C" w:rsidRDefault="00B433C9" w:rsidP="00B961F4">
      <w:pPr>
        <w:pStyle w:val="affc"/>
        <w:rPr>
          <w:b/>
          <w:rtl/>
        </w:rPr>
      </w:pPr>
      <w:r w:rsidRPr="00C35A2C">
        <w:rPr>
          <w:b/>
          <w:rtl/>
        </w:rPr>
        <w:t>לא תנשא ולא תתייבם, עד שתדע שמא מעוברת היא צרתה.</w:t>
      </w:r>
    </w:p>
    <w:p w14:paraId="6388B186" w14:textId="5900EB36" w:rsidR="00B433C9" w:rsidRPr="00C35A2C" w:rsidRDefault="00B433C9" w:rsidP="007C50EB">
      <w:pPr>
        <w:pStyle w:val="affc"/>
        <w:rPr>
          <w:b/>
          <w:rtl/>
        </w:rPr>
      </w:pPr>
      <w:bookmarkStart w:id="1390" w:name="_Toc119173261"/>
      <w:bookmarkStart w:id="1391" w:name="_Toc119230358"/>
      <w:r w:rsidRPr="007B5F8C">
        <w:rPr>
          <w:rStyle w:val="affffc"/>
          <w:rtl/>
        </w:rPr>
        <w:t>היתה לה חמות</w:t>
      </w:r>
      <w:bookmarkEnd w:id="1390"/>
      <w:bookmarkEnd w:id="1391"/>
      <w:r w:rsidRPr="007B5F8C">
        <w:rPr>
          <w:rStyle w:val="affffc"/>
          <w:rtl/>
        </w:rPr>
        <w:t xml:space="preserve"> </w:t>
      </w:r>
      <w:r w:rsidRPr="00C35A2C">
        <w:rPr>
          <w:b/>
          <w:rtl/>
        </w:rPr>
        <w:t xml:space="preserve">- </w:t>
      </w:r>
      <w:r w:rsidR="006551B3">
        <w:rPr>
          <w:rFonts w:hint="cs"/>
          <w:b/>
          <w:rtl/>
        </w:rPr>
        <w:t>ל</w:t>
      </w:r>
      <w:r w:rsidRPr="00C35A2C">
        <w:rPr>
          <w:b/>
          <w:rtl/>
        </w:rPr>
        <w:t>א חוששת</w:t>
      </w:r>
      <w:r w:rsidR="006551B3">
        <w:rPr>
          <w:rFonts w:hint="cs"/>
          <w:b/>
          <w:rtl/>
        </w:rPr>
        <w:t>,</w:t>
      </w:r>
    </w:p>
    <w:p w14:paraId="3672EFD5" w14:textId="7A5829EB" w:rsidR="006B3A71" w:rsidRPr="004F79D6" w:rsidRDefault="00B433C9" w:rsidP="00CA593F">
      <w:pPr>
        <w:pStyle w:val="affc"/>
        <w:rPr>
          <w:rStyle w:val="affffa"/>
          <w:rtl/>
        </w:rPr>
      </w:pPr>
      <w:r w:rsidRPr="00C35A2C">
        <w:rPr>
          <w:b/>
          <w:rtl/>
        </w:rPr>
        <w:t>יצ</w:t>
      </w:r>
      <w:r w:rsidR="006551B3">
        <w:rPr>
          <w:rFonts w:hint="cs"/>
          <w:b/>
          <w:rtl/>
        </w:rPr>
        <w:t>א</w:t>
      </w:r>
      <w:r w:rsidRPr="00C35A2C">
        <w:rPr>
          <w:b/>
          <w:rtl/>
        </w:rPr>
        <w:t xml:space="preserve">ה מלאה - חוששת, </w:t>
      </w:r>
      <w:r w:rsidRPr="008553D4">
        <w:rPr>
          <w:rStyle w:val="affffa"/>
          <w:rtl/>
        </w:rPr>
        <w:t>ר</w:t>
      </w:r>
      <w:r w:rsidR="006551B3">
        <w:rPr>
          <w:rStyle w:val="affffa"/>
          <w:rFonts w:hint="cs"/>
          <w:rtl/>
        </w:rPr>
        <w:t>'</w:t>
      </w:r>
      <w:r w:rsidRPr="008553D4">
        <w:rPr>
          <w:rStyle w:val="affffa"/>
          <w:rtl/>
        </w:rPr>
        <w:t xml:space="preserve"> יהושע</w:t>
      </w:r>
      <w:r>
        <w:rPr>
          <w:rStyle w:val="TanaiHaMishna"/>
          <w:b/>
          <w:rtl/>
          <w:rPrChange w:id="42148" w:author="Claude" w:date="2026-10-07T09:48:33Z">
            <w:rPr>
              <w:b/>
              <w:rtl/>
            </w:rPr>
          </w:rPrChange>
        </w:rPr>
        <w:t xml:space="preserve">:</w:t>
      </w:r>
      <w:r>
        <w:rPr>
          <w:b/>
          <w:rtl/>
        </w:rPr>
        <w:t xml:space="preserve"> </w:t>
      </w:r>
      <w:r w:rsidR="006551B3">
        <w:rPr>
          <w:rFonts w:hint="cs"/>
          <w:b/>
          <w:rtl/>
        </w:rPr>
        <w:t>ל</w:t>
      </w:r>
      <w:r w:rsidRPr="00C35A2C">
        <w:rPr>
          <w:b/>
          <w:rtl/>
        </w:rPr>
        <w:t>א חוששת.</w:t>
      </w:r>
    </w:p>
    <w:p w14:paraId="469BDC1D" w14:textId="121858AF" w:rsidR="00B433C9" w:rsidRDefault="006551B3" w:rsidP="00B55EDF">
      <w:pPr>
        <w:rPr>
          <w:rFonts w:ascii="Fb Fontext" w:hAnsi="Fb Fontext"/>
          <w:sz w:val="32"/>
          <w:rtl/>
        </w:rPr>
      </w:pPr>
      <w:bookmarkStart w:id="1392" w:name="_Toc119173262"/>
      <w:bookmarkStart w:id="1393" w:name="_Toc119230359"/>
      <w:r w:rsidRPr="00CA593F">
        <w:rPr>
          <w:rStyle w:val="afff5"/>
          <w:rFonts w:hint="eastAsia"/>
          <w:rtl/>
        </w:rPr>
        <w:t>היא</w:t>
      </w:r>
      <w:r w:rsidRPr="00CA593F">
        <w:rPr>
          <w:rStyle w:val="afff5"/>
          <w:rtl/>
        </w:rPr>
        <w:t xml:space="preserve"> </w:t>
      </w:r>
      <w:r w:rsidRPr="00CA593F">
        <w:rPr>
          <w:rStyle w:val="afff5"/>
          <w:rFonts w:hint="eastAsia"/>
          <w:rtl/>
        </w:rPr>
        <w:t>צרתה</w:t>
      </w:r>
      <w:r w:rsidRPr="00CA593F">
        <w:rPr>
          <w:rStyle w:val="afff5"/>
          <w:rtl/>
        </w:rPr>
        <w:t>.</w:t>
      </w:r>
      <w:bookmarkEnd w:id="1392"/>
      <w:bookmarkEnd w:id="1393"/>
      <w:r>
        <w:rPr>
          <w:rStyle w:val="affff5"/>
          <w:rFonts w:hint="cs"/>
          <w:rtl/>
        </w:rPr>
        <w:t xml:space="preserve"> </w:t>
      </w:r>
      <w:r w:rsidR="00B433C9" w:rsidRPr="00C35A2C">
        <w:rPr>
          <w:rFonts w:ascii="Fb Fontext" w:hAnsi="Fb Fontext" w:hint="cs"/>
          <w:sz w:val="32"/>
          <w:rtl/>
        </w:rPr>
        <w:t>ח</w:t>
      </w:r>
      <w:r w:rsidR="006B3AD4">
        <w:rPr>
          <w:rFonts w:ascii="Fb Fontext" w:hAnsi="Fb Fontext" w:hint="cs"/>
          <w:sz w:val="32"/>
          <w:rtl/>
        </w:rPr>
        <w:t>ו</w:t>
      </w:r>
      <w:r w:rsidR="00B433C9" w:rsidRPr="00C35A2C">
        <w:rPr>
          <w:rFonts w:ascii="Fb Fontext" w:hAnsi="Fb Fontext" w:hint="cs"/>
          <w:sz w:val="32"/>
          <w:rtl/>
        </w:rPr>
        <w:t>ש</w:t>
      </w:r>
      <w:r w:rsidR="006B3AD4">
        <w:rPr>
          <w:rFonts w:ascii="Fb Fontext" w:hAnsi="Fb Fontext" w:hint="cs"/>
          <w:sz w:val="32"/>
          <w:rtl/>
        </w:rPr>
        <w:t>ש</w:t>
      </w:r>
      <w:r w:rsidR="00B433C9" w:rsidRPr="00C35A2C">
        <w:rPr>
          <w:rFonts w:ascii="Fb Fontext" w:hAnsi="Fb Fontext" w:hint="cs"/>
          <w:sz w:val="32"/>
          <w:rtl/>
        </w:rPr>
        <w:t>י</w:t>
      </w:r>
      <w:r w:rsidR="006B3AD4">
        <w:rPr>
          <w:rFonts w:ascii="Fb Fontext" w:hAnsi="Fb Fontext" w:hint="cs"/>
          <w:sz w:val="32"/>
          <w:rtl/>
        </w:rPr>
        <w:t>ם</w:t>
      </w:r>
      <w:r w:rsidR="00B433C9" w:rsidRPr="00C35A2C">
        <w:rPr>
          <w:rFonts w:ascii="Fb Fontext" w:hAnsi="Fb Fontext" w:hint="cs"/>
          <w:sz w:val="32"/>
          <w:rtl/>
        </w:rPr>
        <w:t xml:space="preserve"> ל</w:t>
      </w:r>
      <w:r w:rsidR="006B3AD4">
        <w:rPr>
          <w:rFonts w:ascii="Fb Fontext" w:hAnsi="Fb Fontext" w:hint="cs"/>
          <w:sz w:val="32"/>
          <w:rtl/>
        </w:rPr>
        <w:t>זאת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6B3AD4">
        <w:rPr>
          <w:rFonts w:ascii="Fb Fontext" w:hAnsi="Fb Fontext" w:hint="cs"/>
          <w:sz w:val="32"/>
          <w:rtl/>
        </w:rPr>
        <w:t>ה</w:t>
      </w:r>
      <w:r w:rsidR="00B433C9" w:rsidRPr="00C35A2C">
        <w:rPr>
          <w:rFonts w:ascii="Fb Fontext" w:hAnsi="Fb Fontext" w:hint="cs"/>
          <w:sz w:val="32"/>
          <w:rtl/>
        </w:rPr>
        <w:t>צרה</w:t>
      </w:r>
      <w:r w:rsidR="006B3AD4"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 w:hint="cs"/>
          <w:sz w:val="32"/>
          <w:rtl/>
        </w:rPr>
        <w:t xml:space="preserve"> ולא לאחרת</w:t>
      </w:r>
      <w:r w:rsidR="006B3AD4">
        <w:rPr>
          <w:rFonts w:ascii="Fb Fontext" w:hAnsi="Fb Fontext" w:hint="cs"/>
          <w:sz w:val="32"/>
          <w:rtl/>
        </w:rPr>
        <w:t>.</w:t>
      </w:r>
    </w:p>
    <w:p w14:paraId="2102B809" w14:textId="13ED1E8C" w:rsidR="00B433C9" w:rsidRDefault="00B433C9" w:rsidP="007C50EB">
      <w:pPr>
        <w:pStyle w:val="afff4"/>
        <w:rPr>
          <w:b/>
          <w:bCs/>
          <w:rtl/>
        </w:rPr>
      </w:pPr>
      <w:ins w:id="10031" w:author="מספור קטעי משנה" w:date="2026-10-06T06:45:58Z">
        <w:r>
          <w:rPr>
            <w:rStyle w:val="MisparKeta"/>
          </w:rPr>
          <w:t xml:space="preserve">ג. </w:t>
        </w:r>
      </w:ins>
      <w:bookmarkStart w:id="1394" w:name="_Toc119173263"/>
      <w:bookmarkStart w:id="1395" w:name="_Toc119230360"/>
      <w:r w:rsidRPr="00C2136D">
        <w:rPr>
          <w:rStyle w:val="afff1"/>
          <w:rFonts w:ascii="Fb Fontext" w:hAnsi="Fb Fontext"/>
          <w:b/>
          <w:bCs w:val="0"/>
          <w:rtl/>
        </w:rPr>
        <w:t>לא תנשא ולא תתייבם</w:t>
      </w:r>
      <w:r w:rsidR="006B3AD4">
        <w:rPr>
          <w:rStyle w:val="afff1"/>
          <w:rFonts w:ascii="Fb Fontext" w:hAnsi="Fb Fontext" w:hint="cs"/>
          <w:b/>
          <w:bCs w:val="0"/>
          <w:rtl/>
        </w:rPr>
        <w:t>..</w:t>
      </w:r>
      <w:bookmarkEnd w:id="1394"/>
      <w:bookmarkEnd w:id="1395"/>
    </w:p>
    <w:p w14:paraId="5CA29026" w14:textId="2540C07F" w:rsidR="006B3AD4" w:rsidRDefault="006B3AD4" w:rsidP="006B3AD4">
      <w:pPr>
        <w:rPr>
          <w:rFonts w:ascii="Fb Fontext" w:hAnsi="Fb Fontext"/>
          <w:spacing w:val="-6"/>
          <w:rtl/>
        </w:rPr>
      </w:pPr>
      <w:r w:rsidRPr="00CA593F">
        <w:rPr>
          <w:rStyle w:val="affff5"/>
          <w:rFonts w:hint="eastAsia"/>
          <w:rtl/>
        </w:rPr>
        <w:t>ויקשה</w:t>
      </w:r>
      <w:r w:rsidRPr="00CA593F">
        <w:rPr>
          <w:rStyle w:val="affff5"/>
          <w:rtl/>
        </w:rPr>
        <w:t>:</w:t>
      </w:r>
      <w:r>
        <w:rPr>
          <w:rFonts w:ascii="Fb Fontext" w:hAnsi="Fb Fontext" w:hint="cs"/>
          <w:rtl/>
        </w:rPr>
        <w:t xml:space="preserve"> ניחא '</w:t>
      </w:r>
      <w:r w:rsidR="00B433C9" w:rsidRPr="00C35A2C">
        <w:rPr>
          <w:rFonts w:ascii="Fb Fontext" w:hAnsi="Fb Fontext" w:hint="cs"/>
          <w:rtl/>
        </w:rPr>
        <w:t>לא תתייבם</w:t>
      </w:r>
      <w:r>
        <w:rPr>
          <w:rFonts w:ascii="Fb Fontext" w:hAnsi="Fb Fontext" w:hint="cs"/>
          <w:rtl/>
        </w:rPr>
        <w:t xml:space="preserve">' </w:t>
      </w:r>
      <w:r w:rsidR="00B433C9" w:rsidRPr="00C35A2C">
        <w:rPr>
          <w:rFonts w:ascii="Fb Fontext" w:hAnsi="Fb Fontext" w:hint="cs"/>
          <w:rtl/>
        </w:rPr>
        <w:t>-</w:t>
      </w:r>
      <w:r w:rsidR="00B433C9">
        <w:rPr>
          <w:rFonts w:ascii="Fb Fontext" w:hAnsi="Fb Fontext"/>
          <w:rtl/>
        </w:rPr>
        <w:t xml:space="preserve"> </w:t>
      </w:r>
      <w:r w:rsidR="00771C65">
        <w:rPr>
          <w:rFonts w:ascii="Fb Fontext" w:hAnsi="Fb Fontext"/>
          <w:rtl/>
        </w:rPr>
        <w:t>שמא</w:t>
      </w:r>
      <w:r w:rsidR="00B433C9">
        <w:rPr>
          <w:rFonts w:ascii="Fb Fontext" w:hAnsi="Fb Fontext"/>
          <w:rtl/>
        </w:rPr>
        <w:t xml:space="preserve"> מ</w:t>
      </w:r>
      <w:r w:rsidR="008553D4">
        <w:rPr>
          <w:rFonts w:ascii="Fb Fontext" w:hAnsi="Fb Fontext" w:hint="cs"/>
          <w:rtl/>
        </w:rPr>
        <w:t>עוברת</w:t>
      </w:r>
      <w:r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spacing w:val="-6"/>
          <w:rtl/>
        </w:rPr>
        <w:t xml:space="preserve"> אבל '</w:t>
      </w:r>
      <w:r w:rsidR="00B433C9" w:rsidRPr="000978D6">
        <w:rPr>
          <w:rFonts w:ascii="Fb Fontext" w:hAnsi="Fb Fontext"/>
          <w:spacing w:val="-6"/>
          <w:rtl/>
        </w:rPr>
        <w:t>לא תנשא</w:t>
      </w:r>
      <w:r>
        <w:rPr>
          <w:rFonts w:ascii="Fb Fontext" w:hAnsi="Fb Fontext" w:hint="cs"/>
          <w:spacing w:val="-6"/>
          <w:rtl/>
        </w:rPr>
        <w:t>'?</w:t>
      </w:r>
      <w:r w:rsidR="00B433C9" w:rsidRPr="000978D6">
        <w:rPr>
          <w:rFonts w:ascii="Fb Fontext" w:hAnsi="Fb Fontext"/>
          <w:spacing w:val="-6"/>
          <w:rtl/>
        </w:rPr>
        <w:t xml:space="preserve"> </w:t>
      </w:r>
      <w:r w:rsidR="00B433C9" w:rsidRPr="000978D6">
        <w:rPr>
          <w:rFonts w:ascii="Fb Fontext" w:hAnsi="Fb Fontext" w:hint="cs"/>
          <w:spacing w:val="-6"/>
          <w:rtl/>
        </w:rPr>
        <w:t>-</w:t>
      </w:r>
    </w:p>
    <w:p w14:paraId="23589883" w14:textId="3E29E136" w:rsidR="006B3AD4" w:rsidRDefault="006B3AD4" w:rsidP="00CA593F">
      <w:pPr>
        <w:ind w:left="226" w:firstLine="113"/>
        <w:rPr>
          <w:rFonts w:ascii="Fb Fontext" w:hAnsi="Fb Fontext"/>
          <w:spacing w:val="-6"/>
          <w:rtl/>
        </w:rPr>
      </w:pPr>
      <w:r>
        <w:rPr>
          <w:rFonts w:ascii="Fb Fontext" w:hAnsi="Fb Fontext" w:hint="cs"/>
          <w:spacing w:val="-6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הלך אחר רוב נשים 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ש</w:t>
      </w:r>
      <w:r w:rsidR="00B433C9" w:rsidRPr="00D1637C">
        <w:rPr>
          <w:rFonts w:ascii="Fb Fontext" w:hAnsi="Fb Fontext" w:cs="PFT_Frank"/>
          <w:b/>
          <w:bCs/>
          <w:spacing w:val="-6"/>
          <w:szCs w:val="14"/>
          <w:rtl/>
        </w:rPr>
        <w:t>מתעברות ויולדות</w:t>
      </w:r>
      <w:r>
        <w:rPr>
          <w:rFonts w:ascii="Fb Fontext" w:hAnsi="Fb Fontext" w:hint="cs"/>
          <w:spacing w:val="-6"/>
          <w:rtl/>
        </w:rPr>
        <w:t>!</w:t>
      </w:r>
    </w:p>
    <w:p w14:paraId="3CC9653F" w14:textId="7A6927F6" w:rsidR="00B433C9" w:rsidRPr="003F3A85" w:rsidRDefault="00B433C9" w:rsidP="006B3AD4">
      <w:pPr>
        <w:rPr>
          <w:rStyle w:val="afff1"/>
          <w:rFonts w:ascii="Fb Fontext" w:hAnsi="Fb Fontext" w:cs="PFT_Frank"/>
          <w:spacing w:val="-6"/>
          <w:szCs w:val="14"/>
          <w:rtl/>
        </w:rPr>
      </w:pPr>
      <w:r w:rsidRPr="00CA593F">
        <w:rPr>
          <w:rStyle w:val="affff5"/>
          <w:rFonts w:hint="eastAsia"/>
          <w:rtl/>
        </w:rPr>
        <w:t>ו</w:t>
      </w:r>
      <w:r w:rsidR="006B3AD4" w:rsidRPr="006B3AD4">
        <w:rPr>
          <w:rStyle w:val="affff5"/>
          <w:rFonts w:hint="cs"/>
          <w:rtl/>
        </w:rPr>
        <w:t>מתרץ:</w:t>
      </w:r>
      <w:r w:rsidR="006B3AD4">
        <w:rPr>
          <w:rStyle w:val="affff5"/>
          <w:rFonts w:hint="cs"/>
          <w:rtl/>
        </w:rPr>
        <w:t xml:space="preserve"> </w:t>
      </w:r>
      <w:r w:rsidRPr="008553D4">
        <w:rPr>
          <w:rStyle w:val="affff5"/>
          <w:rFonts w:hint="cs"/>
          <w:rtl/>
        </w:rPr>
        <w:t>ר</w:t>
      </w:r>
      <w:r w:rsidRPr="008553D4">
        <w:rPr>
          <w:rStyle w:val="affff5"/>
          <w:rtl/>
        </w:rPr>
        <w:t>"</w:t>
      </w:r>
      <w:r w:rsidRPr="008553D4">
        <w:rPr>
          <w:rStyle w:val="affff5"/>
          <w:rFonts w:hint="cs"/>
          <w:rtl/>
        </w:rPr>
        <w:t>מ היא</w:t>
      </w:r>
      <w:r w:rsidRPr="003F3A85">
        <w:rPr>
          <w:rStyle w:val="afff1"/>
          <w:rFonts w:ascii="Fb Fontext" w:hAnsi="Fb Fontext" w:cs="PFT_Frank" w:hint="cs"/>
          <w:spacing w:val="-6"/>
          <w:szCs w:val="14"/>
          <w:rtl/>
        </w:rPr>
        <w:t xml:space="preserve"> </w:t>
      </w:r>
      <w:r w:rsidR="006B3AD4" w:rsidRPr="00CA593F">
        <w:rPr>
          <w:rFonts w:hint="eastAsia"/>
          <w:b/>
          <w:rtl/>
        </w:rPr>
        <w:t>שחושש</w:t>
      </w:r>
      <w:r w:rsidRPr="00CA593F">
        <w:rPr>
          <w:b/>
          <w:rtl/>
        </w:rPr>
        <w:t xml:space="preserve"> ל</w:t>
      </w:r>
      <w:r w:rsidR="00542031" w:rsidRPr="00CA593F">
        <w:rPr>
          <w:rFonts w:hint="eastAsia"/>
          <w:b/>
          <w:rtl/>
        </w:rPr>
        <w:t>מיעוט</w:t>
      </w:r>
      <w:r w:rsidR="006B3AD4" w:rsidRPr="00CA593F">
        <w:rPr>
          <w:rtl/>
        </w:rPr>
        <w:t>,</w:t>
      </w:r>
    </w:p>
    <w:p w14:paraId="153DEAF2" w14:textId="2BDCBA70" w:rsidR="00B433C9" w:rsidRDefault="00635024" w:rsidP="006B3AD4">
      <w:pPr>
        <w:pStyle w:val="afffc"/>
        <w:ind w:left="0" w:firstLine="0"/>
        <w:rPr>
          <w:rStyle w:val="affff8"/>
          <w:rtl/>
        </w:rPr>
      </w:pPr>
      <w:r w:rsidRPr="00CA593F">
        <w:rPr>
          <w:rStyle w:val="affff5"/>
          <w:rFonts w:hint="eastAsia"/>
          <w:rtl/>
        </w:rPr>
        <w:t>ד</w:t>
      </w:r>
      <w:r w:rsidR="006B3AD4">
        <w:rPr>
          <w:rStyle w:val="affff5"/>
          <w:rFonts w:hint="cs"/>
          <w:rtl/>
        </w:rPr>
        <w:t>ל</w:t>
      </w:r>
      <w:r w:rsidR="00B433C9" w:rsidRPr="008553D4">
        <w:rPr>
          <w:rStyle w:val="affff5"/>
          <w:rFonts w:hint="cs"/>
          <w:rtl/>
        </w:rPr>
        <w:t>רבנן</w:t>
      </w:r>
      <w:r w:rsidR="006B3AD4">
        <w:rPr>
          <w:rStyle w:val="affff5"/>
          <w:rFonts w:hint="cs"/>
          <w:rtl/>
        </w:rPr>
        <w:t>:</w:t>
      </w:r>
      <w:r w:rsidR="00B433C9" w:rsidRPr="00C35A2C">
        <w:rPr>
          <w:rFonts w:hint="cs"/>
          <w:rtl/>
        </w:rPr>
        <w:t xml:space="preserve"> </w:t>
      </w:r>
      <w:r w:rsidR="00B433C9">
        <w:rPr>
          <w:rFonts w:hint="cs"/>
          <w:rtl/>
        </w:rPr>
        <w:t>הולכים</w:t>
      </w:r>
      <w:r w:rsidR="00B433C9" w:rsidRPr="00C35A2C">
        <w:rPr>
          <w:rFonts w:hint="cs"/>
          <w:rtl/>
        </w:rPr>
        <w:t xml:space="preserve"> </w:t>
      </w:r>
      <w:r w:rsidR="00B433C9">
        <w:rPr>
          <w:rFonts w:hint="cs"/>
          <w:rtl/>
        </w:rPr>
        <w:t>אחר רוב</w:t>
      </w:r>
      <w:r w:rsidR="00B433C9" w:rsidRPr="00C35A2C">
        <w:rPr>
          <w:rFonts w:hint="cs"/>
          <w:rtl/>
        </w:rPr>
        <w:t xml:space="preserve"> </w:t>
      </w:r>
      <w:r w:rsidR="006B3AD4" w:rsidRPr="00D1637C">
        <w:rPr>
          <w:rFonts w:cs="PFT_Frank" w:hint="eastAsia"/>
          <w:b/>
          <w:bCs/>
          <w:szCs w:val="14"/>
          <w:rtl/>
        </w:rPr>
        <w:t>לא</w:t>
      </w:r>
      <w:r w:rsidR="006B3AD4" w:rsidRPr="00D1637C">
        <w:rPr>
          <w:rFonts w:cs="PFT_Frank"/>
          <w:b/>
          <w:bCs/>
          <w:szCs w:val="14"/>
          <w:rtl/>
        </w:rPr>
        <w:t xml:space="preserve"> </w:t>
      </w:r>
      <w:r w:rsidR="006B3AD4" w:rsidRPr="00D1637C">
        <w:rPr>
          <w:rFonts w:cs="PFT_Frank" w:hint="eastAsia"/>
          <w:b/>
          <w:bCs/>
          <w:szCs w:val="14"/>
          <w:rtl/>
        </w:rPr>
        <w:t>רק</w:t>
      </w:r>
      <w:r w:rsidR="006B3AD4">
        <w:rPr>
          <w:rFonts w:hint="cs"/>
          <w:rtl/>
        </w:rPr>
        <w:t xml:space="preserve"> '</w:t>
      </w:r>
      <w:r w:rsidR="00B433C9" w:rsidRPr="00C35A2C">
        <w:rPr>
          <w:rFonts w:hint="cs"/>
          <w:rtl/>
        </w:rPr>
        <w:t>דאיתא קמן</w:t>
      </w:r>
      <w:r w:rsidR="006B3AD4">
        <w:rPr>
          <w:rFonts w:hint="cs"/>
          <w:rtl/>
        </w:rPr>
        <w:t>'</w:t>
      </w:r>
      <w:r w:rsidR="00B433C9" w:rsidRPr="00C35A2C">
        <w:rPr>
          <w:rFonts w:hint="cs"/>
          <w:rtl/>
        </w:rPr>
        <w:t xml:space="preserve"> </w:t>
      </w:r>
      <w:r w:rsidR="00B433C9" w:rsidRPr="00CA593F">
        <w:rPr>
          <w:rStyle w:val="affff8"/>
          <w:rtl/>
        </w:rPr>
        <w:t>כ</w:t>
      </w:r>
      <w:r w:rsidR="006B3AD4" w:rsidRPr="00CA593F">
        <w:rPr>
          <w:rStyle w:val="affff8"/>
          <w:rFonts w:hint="eastAsia"/>
          <w:rtl/>
        </w:rPr>
        <w:t>ט</w:t>
      </w:r>
      <w:r w:rsidR="006B3AD4" w:rsidRPr="00CA593F">
        <w:rPr>
          <w:rStyle w:val="affff8"/>
          <w:rtl/>
        </w:rPr>
        <w:t>'</w:t>
      </w:r>
      <w:r w:rsidR="00B433C9" w:rsidRPr="00CA593F">
        <w:rPr>
          <w:rStyle w:val="affff8"/>
          <w:rtl/>
        </w:rPr>
        <w:t xml:space="preserve"> חנויות וסנהדרי</w:t>
      </w:r>
      <w:r w:rsidRPr="00CA593F">
        <w:rPr>
          <w:rStyle w:val="affff8"/>
          <w:rFonts w:hint="eastAsia"/>
          <w:rtl/>
        </w:rPr>
        <w:t>ן</w:t>
      </w:r>
      <w:r w:rsidR="00B433C9" w:rsidRPr="00CA593F">
        <w:rPr>
          <w:rStyle w:val="affff8"/>
          <w:rtl/>
        </w:rPr>
        <w:t>,</w:t>
      </w:r>
    </w:p>
    <w:p w14:paraId="3163B3D2" w14:textId="78BCC316" w:rsidR="00B433C9" w:rsidRPr="00C35A2C" w:rsidRDefault="00B433C9" w:rsidP="00160706">
      <w:pPr>
        <w:rPr>
          <w:rFonts w:ascii="Fb Fontext" w:hAnsi="Fb Fontext"/>
          <w:rtl/>
        </w:rPr>
      </w:pPr>
      <w:r w:rsidRPr="00D1637C">
        <w:rPr>
          <w:rFonts w:ascii="Fb Fontext" w:hAnsi="Fb Fontext" w:cs="PFT_Frank"/>
          <w:b/>
          <w:bCs/>
          <w:szCs w:val="14"/>
          <w:rtl/>
        </w:rPr>
        <w:t>א</w:t>
      </w:r>
      <w:r w:rsidR="00635024" w:rsidRPr="00D1637C">
        <w:rPr>
          <w:rFonts w:ascii="Fb Fontext" w:hAnsi="Fb Fontext" w:cs="PFT_Frank" w:hint="eastAsia"/>
          <w:b/>
          <w:bCs/>
          <w:szCs w:val="14"/>
          <w:rtl/>
        </w:rPr>
        <w:t>לא</w:t>
      </w:r>
      <w:r w:rsidR="00635024" w:rsidRPr="00D1637C">
        <w:rPr>
          <w:rFonts w:ascii="Fb Fontext" w:hAnsi="Fb Fontext" w:cs="PFT_Frank"/>
          <w:b/>
          <w:bCs/>
          <w:szCs w:val="14"/>
          <w:rtl/>
        </w:rPr>
        <w:t xml:space="preserve"> אפי'</w:t>
      </w:r>
      <w:r w:rsidRPr="00C35A2C">
        <w:rPr>
          <w:rFonts w:ascii="Fb Fontext" w:hAnsi="Fb Fontext"/>
          <w:rtl/>
        </w:rPr>
        <w:t xml:space="preserve"> </w:t>
      </w:r>
      <w:r w:rsidR="00635024">
        <w:rPr>
          <w:rFonts w:ascii="Fb Fontext" w:hAnsi="Fb Fontext" w:hint="cs"/>
          <w:rtl/>
        </w:rPr>
        <w:t>'דליתא קמן'</w:t>
      </w:r>
      <w:r w:rsidR="00160706">
        <w:rPr>
          <w:rFonts w:ascii="Fb Fontext" w:hAnsi="Fb Fontext" w:hint="cs"/>
          <w:rtl/>
        </w:rPr>
        <w:t xml:space="preserve"> -</w:t>
      </w:r>
      <w:r w:rsidRPr="00C35A2C">
        <w:rPr>
          <w:rFonts w:ascii="Fb Fontext" w:hAnsi="Fb Fontext"/>
          <w:rtl/>
        </w:rPr>
        <w:t xml:space="preserve"> </w:t>
      </w:r>
      <w:r w:rsidR="00160706">
        <w:rPr>
          <w:rStyle w:val="affff5"/>
          <w:rFonts w:hint="cs"/>
          <w:rtl/>
        </w:rPr>
        <w:t>כד</w:t>
      </w:r>
      <w:r w:rsidR="00160706" w:rsidRPr="00160706">
        <w:rPr>
          <w:rStyle w:val="affff5"/>
          <w:rFonts w:hint="cs"/>
          <w:rtl/>
        </w:rPr>
        <w:t xml:space="preserve">תניא </w:t>
      </w:r>
      <w:r w:rsidRPr="00160706">
        <w:rPr>
          <w:rStyle w:val="affff5"/>
          <w:rFonts w:hint="cs"/>
          <w:rtl/>
        </w:rPr>
        <w:t>לר</w:t>
      </w:r>
      <w:r w:rsidRPr="00160706">
        <w:rPr>
          <w:rStyle w:val="affff5"/>
          <w:rtl/>
        </w:rPr>
        <w:t>"</w:t>
      </w:r>
      <w:r w:rsidRPr="00160706">
        <w:rPr>
          <w:rStyle w:val="affff5"/>
          <w:rFonts w:hint="cs"/>
          <w:rtl/>
        </w:rPr>
        <w:t>מ</w:t>
      </w:r>
      <w:r w:rsidRPr="00CA593F">
        <w:rPr>
          <w:rStyle w:val="affff8"/>
          <w:rtl/>
        </w:rPr>
        <w:t xml:space="preserve"> קטן וקטנה לא חולצין ומייבמין</w:t>
      </w:r>
      <w:r w:rsidR="00160706">
        <w:rPr>
          <w:rStyle w:val="affff8"/>
          <w:rFonts w:hint="cs"/>
          <w:rtl/>
        </w:rPr>
        <w:t>,</w:t>
      </w:r>
    </w:p>
    <w:p w14:paraId="018D08A0" w14:textId="799BE53F" w:rsidR="00B433C9" w:rsidRPr="00C35A2C" w:rsidRDefault="00B433C9" w:rsidP="00160706">
      <w:pPr>
        <w:rPr>
          <w:rFonts w:ascii="Fb Fontext" w:hAnsi="Fb Fontext" w:cs="Guttman Vilna"/>
          <w:b/>
          <w:bCs/>
          <w:rtl/>
        </w:rPr>
      </w:pPr>
      <w:r w:rsidRPr="00451AA8">
        <w:rPr>
          <w:rStyle w:val="affff5"/>
          <w:rtl/>
        </w:rPr>
        <w:t>ו</w:t>
      </w:r>
      <w:r w:rsidR="00160706">
        <w:rPr>
          <w:rStyle w:val="affff5"/>
          <w:rFonts w:hint="cs"/>
          <w:rtl/>
        </w:rPr>
        <w:t>ל</w:t>
      </w:r>
      <w:r w:rsidRPr="00451AA8">
        <w:rPr>
          <w:rStyle w:val="affff5"/>
          <w:rtl/>
        </w:rPr>
        <w:t>רבנן</w:t>
      </w:r>
      <w:r w:rsidRPr="00C35A2C">
        <w:rPr>
          <w:rFonts w:ascii="Fb Fontext" w:hAnsi="Fb Fontext"/>
          <w:sz w:val="32"/>
          <w:rtl/>
        </w:rPr>
        <w:t xml:space="preserve"> </w:t>
      </w:r>
      <w:r w:rsidR="00160706">
        <w:rPr>
          <w:rFonts w:ascii="Fb Fontext" w:hAnsi="Fb Fontext" w:hint="cs"/>
          <w:sz w:val="32"/>
          <w:rtl/>
        </w:rPr>
        <w:t>ה</w:t>
      </w:r>
      <w:r w:rsidR="008553D4">
        <w:rPr>
          <w:rFonts w:ascii="Fb Fontext" w:hAnsi="Fb Fontext" w:hint="cs"/>
          <w:sz w:val="32"/>
          <w:rtl/>
        </w:rPr>
        <w:t>לך</w:t>
      </w:r>
      <w:r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/>
          <w:sz w:val="32"/>
          <w:rtl/>
        </w:rPr>
        <w:t>אחר רוב</w:t>
      </w:r>
      <w:r w:rsidRPr="00C35A2C">
        <w:rPr>
          <w:rFonts w:ascii="Fb Fontext" w:hAnsi="Fb Fontext"/>
          <w:sz w:val="32"/>
          <w:rtl/>
        </w:rPr>
        <w:t xml:space="preserve"> קטנים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160706">
        <w:rPr>
          <w:rFonts w:ascii="Fb Fontext" w:hAnsi="Fb Fontext" w:hint="cs"/>
          <w:sz w:val="32"/>
          <w:rtl/>
        </w:rPr>
        <w:t>וקטנות, ש</w:t>
      </w:r>
      <w:r w:rsidRPr="00C35A2C">
        <w:rPr>
          <w:rFonts w:ascii="Fb Fontext" w:hAnsi="Fb Fontext" w:hint="cs"/>
          <w:sz w:val="32"/>
          <w:rtl/>
        </w:rPr>
        <w:t>אינם</w:t>
      </w:r>
      <w:r w:rsidRPr="00C35A2C">
        <w:rPr>
          <w:rFonts w:ascii="Fb Fontext" w:hAnsi="Fb Fontext"/>
          <w:sz w:val="32"/>
          <w:rtl/>
        </w:rPr>
        <w:t xml:space="preserve"> סריסי</w:t>
      </w:r>
      <w:r w:rsidRPr="00C35A2C">
        <w:rPr>
          <w:rFonts w:ascii="Fb Fontext" w:hAnsi="Fb Fontext" w:hint="cs"/>
          <w:sz w:val="32"/>
          <w:rtl/>
        </w:rPr>
        <w:t>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</w:t>
      </w:r>
      <w:r w:rsidRPr="00C35A2C">
        <w:rPr>
          <w:rFonts w:ascii="Fb Fontext" w:hAnsi="Fb Fontext"/>
          <w:sz w:val="32"/>
          <w:rtl/>
        </w:rPr>
        <w:t>אילוני</w:t>
      </w:r>
      <w:r w:rsidR="00160706">
        <w:rPr>
          <w:rFonts w:ascii="Fb Fontext" w:hAnsi="Fb Fontext" w:hint="cs"/>
          <w:sz w:val="32"/>
          <w:rtl/>
        </w:rPr>
        <w:t>ו</w:t>
      </w:r>
      <w:r w:rsidRPr="00C35A2C">
        <w:rPr>
          <w:rFonts w:ascii="Fb Fontext" w:hAnsi="Fb Fontext"/>
          <w:sz w:val="32"/>
          <w:rtl/>
        </w:rPr>
        <w:t>ת</w:t>
      </w:r>
      <w:r w:rsidR="00160706">
        <w:rPr>
          <w:rFonts w:ascii="Fb Fontext" w:hAnsi="Fb Fontext" w:hint="cs"/>
          <w:sz w:val="32"/>
          <w:rtl/>
        </w:rPr>
        <w:t>.</w:t>
      </w:r>
      <w:r w:rsidRPr="00C35A2C">
        <w:rPr>
          <w:rFonts w:ascii="Fb Fontext" w:hAnsi="Fb Fontext"/>
          <w:sz w:val="32"/>
          <w:rtl/>
        </w:rPr>
        <w:t xml:space="preserve"> </w:t>
      </w:r>
    </w:p>
    <w:p w14:paraId="58B87E41" w14:textId="049875FB" w:rsidR="00160706" w:rsidRPr="00CA593F" w:rsidRDefault="001B60F8" w:rsidP="00615A60">
      <w:pPr>
        <w:pStyle w:val="affff2"/>
        <w:rPr>
          <w:rtl/>
        </w:rPr>
      </w:pPr>
      <w:bookmarkStart w:id="1396" w:name="_Toc119173264"/>
      <w:bookmarkStart w:id="1397" w:name="_Toc119230361"/>
      <w:r w:rsidRPr="00CA593F">
        <w:rPr>
          <w:rFonts w:hint="eastAsia"/>
          <w:rtl/>
        </w:rPr>
        <w:t>ביאור</w:t>
      </w:r>
      <w:r w:rsidRPr="00CA593F">
        <w:rPr>
          <w:rtl/>
        </w:rPr>
        <w:t xml:space="preserve"> </w:t>
      </w:r>
      <w:r w:rsidRPr="00CA593F">
        <w:rPr>
          <w:rFonts w:hint="eastAsia"/>
          <w:rtl/>
        </w:rPr>
        <w:t>הסיפא</w:t>
      </w:r>
      <w:r w:rsidRPr="00CA593F">
        <w:rPr>
          <w:rtl/>
        </w:rPr>
        <w:t xml:space="preserve"> </w:t>
      </w:r>
      <w:r w:rsidRPr="00CA593F">
        <w:rPr>
          <w:rFonts w:hint="eastAsia"/>
          <w:rtl/>
        </w:rPr>
        <w:t>לפי</w:t>
      </w:r>
      <w:r w:rsidRPr="00CA593F">
        <w:rPr>
          <w:rtl/>
        </w:rPr>
        <w:t xml:space="preserve"> </w:t>
      </w:r>
      <w:r w:rsidRPr="00CA593F">
        <w:rPr>
          <w:rFonts w:hint="eastAsia"/>
          <w:rtl/>
        </w:rPr>
        <w:t>זה</w:t>
      </w:r>
      <w:bookmarkEnd w:id="1396"/>
      <w:bookmarkEnd w:id="1397"/>
    </w:p>
    <w:p w14:paraId="1A9082CC" w14:textId="4A2C395B" w:rsidR="00B433C9" w:rsidRDefault="00B433C9" w:rsidP="00B55EDF">
      <w:pPr>
        <w:rPr>
          <w:rFonts w:ascii="Fb Fontext" w:hAnsi="Fb Fontext"/>
          <w:sz w:val="32"/>
          <w:rtl/>
        </w:rPr>
      </w:pPr>
      <w:r w:rsidRPr="00451AA8">
        <w:rPr>
          <w:rStyle w:val="affff5"/>
          <w:rFonts w:hint="cs"/>
          <w:rtl/>
        </w:rPr>
        <w:t>ו</w:t>
      </w:r>
      <w:r w:rsidR="001B60F8">
        <w:rPr>
          <w:rStyle w:val="affff5"/>
          <w:rFonts w:hint="cs"/>
          <w:rtl/>
        </w:rPr>
        <w:t>יקשה</w:t>
      </w:r>
      <w:r w:rsidRPr="00451AA8">
        <w:rPr>
          <w:rStyle w:val="affff5"/>
          <w:rFonts w:hint="cs"/>
          <w:rtl/>
        </w:rPr>
        <w:t xml:space="preserve"> </w:t>
      </w:r>
      <w:r w:rsidRPr="00451AA8">
        <w:rPr>
          <w:rStyle w:val="affff5"/>
          <w:rtl/>
        </w:rPr>
        <w:t>סיפא:</w:t>
      </w:r>
      <w:r w:rsidR="008553D4">
        <w:rPr>
          <w:rFonts w:ascii="Fb Fontext" w:hAnsi="Fb Fontext"/>
          <w:sz w:val="32"/>
          <w:rtl/>
        </w:rPr>
        <w:t xml:space="preserve"> </w:t>
      </w:r>
      <w:r w:rsidR="001B60F8">
        <w:rPr>
          <w:rFonts w:ascii="Fb Fontext" w:hAnsi="Fb Fontext" w:hint="cs"/>
          <w:sz w:val="32"/>
          <w:rtl/>
        </w:rPr>
        <w:t>'</w:t>
      </w:r>
      <w:r w:rsidR="008553D4">
        <w:rPr>
          <w:rFonts w:ascii="Fb Fontext" w:hAnsi="Fb Fontext"/>
          <w:sz w:val="32"/>
          <w:rtl/>
        </w:rPr>
        <w:t xml:space="preserve">היתה לה חמות </w:t>
      </w:r>
      <w:r w:rsidR="001B60F8">
        <w:rPr>
          <w:rFonts w:ascii="Fb Fontext" w:hAnsi="Fb Fontext" w:hint="cs"/>
          <w:sz w:val="32"/>
          <w:rtl/>
        </w:rPr>
        <w:t>- ל</w:t>
      </w:r>
      <w:r w:rsidRPr="00C35A2C">
        <w:rPr>
          <w:rFonts w:ascii="Fb Fontext" w:hAnsi="Fb Fontext"/>
          <w:sz w:val="32"/>
          <w:rtl/>
        </w:rPr>
        <w:t>א חוששת</w:t>
      </w:r>
      <w:r w:rsidR="001B60F8">
        <w:rPr>
          <w:rFonts w:ascii="Fb Fontext" w:hAnsi="Fb Fontext" w:hint="cs"/>
          <w:sz w:val="32"/>
          <w:rtl/>
        </w:rPr>
        <w:t>'? -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1B60F8">
        <w:rPr>
          <w:rFonts w:ascii="Fb Fontext" w:hAnsi="Fb Fontext" w:hint="cs"/>
          <w:sz w:val="32"/>
          <w:rtl/>
        </w:rPr>
        <w:t xml:space="preserve">הרי </w:t>
      </w:r>
      <w:r w:rsidRPr="00C35A2C">
        <w:rPr>
          <w:rFonts w:ascii="Fb Fontext" w:hAnsi="Fb Fontext"/>
          <w:sz w:val="32"/>
          <w:rtl/>
        </w:rPr>
        <w:t xml:space="preserve">רוב נשים מתעברות ויולדות, </w:t>
      </w:r>
      <w:r w:rsidR="00FA3352">
        <w:rPr>
          <w:rFonts w:ascii="Fb Fontext" w:hAnsi="Fb Fontext" w:hint="cs"/>
          <w:sz w:val="32"/>
          <w:rtl/>
        </w:rPr>
        <w:t>ו</w:t>
      </w:r>
      <w:r w:rsidRPr="00C35A2C">
        <w:rPr>
          <w:rFonts w:ascii="Fb Fontext" w:hAnsi="Fb Fontext"/>
          <w:sz w:val="32"/>
          <w:rtl/>
        </w:rPr>
        <w:t>מיעוט מפילות</w:t>
      </w:r>
      <w:r w:rsidR="00FA3352">
        <w:rPr>
          <w:rFonts w:ascii="Fb Fontext" w:hAnsi="Fb Fontext" w:hint="cs"/>
          <w:sz w:val="32"/>
          <w:rtl/>
        </w:rPr>
        <w:t xml:space="preserve"> -</w:t>
      </w:r>
      <w:r w:rsidRPr="00C35A2C">
        <w:rPr>
          <w:rFonts w:ascii="Fb Fontext" w:hAnsi="Fb Fontext"/>
          <w:sz w:val="32"/>
          <w:rtl/>
        </w:rPr>
        <w:t xml:space="preserve"> סמוך </w:t>
      </w:r>
      <w:r w:rsidR="00542031">
        <w:rPr>
          <w:rFonts w:ascii="Fb Fontext" w:hAnsi="Fb Fontext"/>
          <w:sz w:val="32"/>
          <w:rtl/>
        </w:rPr>
        <w:t>מיעוט</w:t>
      </w:r>
      <w:r w:rsidRPr="00C35A2C">
        <w:rPr>
          <w:rFonts w:ascii="Fb Fontext" w:hAnsi="Fb Fontext"/>
          <w:sz w:val="32"/>
          <w:rtl/>
        </w:rPr>
        <w:t xml:space="preserve"> מפילות למחצה נקבות </w:t>
      </w:r>
      <w:r w:rsidRPr="00CA593F">
        <w:rPr>
          <w:rStyle w:val="affff8"/>
          <w:rFonts w:hint="eastAsia"/>
          <w:rtl/>
        </w:rPr>
        <w:t>דיולדות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FA3352">
        <w:rPr>
          <w:rFonts w:ascii="Fb Fontext" w:hAnsi="Fb Fontext" w:hint="cs"/>
          <w:sz w:val="32"/>
          <w:rtl/>
        </w:rPr>
        <w:t xml:space="preserve">- </w:t>
      </w:r>
      <w:r w:rsidRPr="00C35A2C">
        <w:rPr>
          <w:rFonts w:ascii="Fb Fontext" w:hAnsi="Fb Fontext"/>
          <w:sz w:val="32"/>
          <w:rtl/>
        </w:rPr>
        <w:t>והו</w:t>
      </w:r>
      <w:r w:rsidR="00FA3352">
        <w:rPr>
          <w:rFonts w:ascii="Fb Fontext" w:hAnsi="Fb Fontext" w:hint="cs"/>
          <w:sz w:val="32"/>
          <w:rtl/>
        </w:rPr>
        <w:t>"</w:t>
      </w:r>
      <w:r w:rsidRPr="00C35A2C">
        <w:rPr>
          <w:rFonts w:ascii="Fb Fontext" w:hAnsi="Fb Fontext"/>
          <w:sz w:val="32"/>
          <w:rtl/>
        </w:rPr>
        <w:t>ל זכרים</w:t>
      </w:r>
      <w:r w:rsidR="00FA3352">
        <w:rPr>
          <w:rFonts w:ascii="Fb Fontext" w:hAnsi="Fb Fontext" w:hint="cs"/>
          <w:sz w:val="32"/>
          <w:rtl/>
        </w:rPr>
        <w:t xml:space="preserve"> </w:t>
      </w:r>
      <w:r w:rsidR="00FA3352" w:rsidRPr="00CA593F">
        <w:rPr>
          <w:rStyle w:val="affff8"/>
          <w:rFonts w:hint="eastAsia"/>
          <w:rtl/>
        </w:rPr>
        <w:t>דיולדות</w:t>
      </w:r>
      <w:r w:rsidRPr="00C35A2C">
        <w:rPr>
          <w:rFonts w:ascii="Fb Fontext" w:hAnsi="Fb Fontext"/>
          <w:sz w:val="32"/>
          <w:rtl/>
        </w:rPr>
        <w:t xml:space="preserve"> </w:t>
      </w:r>
      <w:r w:rsidR="00542031">
        <w:rPr>
          <w:rFonts w:ascii="Fb Fontext" w:hAnsi="Fb Fontext"/>
          <w:sz w:val="32"/>
          <w:rtl/>
        </w:rPr>
        <w:t>מיעוט</w:t>
      </w:r>
      <w:r w:rsidR="00FA3352">
        <w:rPr>
          <w:rFonts w:ascii="Fb Fontext" w:hAnsi="Fb Fontext" w:hint="cs"/>
          <w:sz w:val="32"/>
          <w:rtl/>
        </w:rPr>
        <w:t xml:space="preserve">, </w:t>
      </w:r>
      <w:r w:rsidR="00FA3352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ונחשוש</w:t>
      </w:r>
      <w:r w:rsidR="00FA3352">
        <w:rPr>
          <w:rFonts w:ascii="Fb Fontext" w:hAnsi="Fb Fontext" w:hint="cs"/>
          <w:sz w:val="32"/>
          <w:rtl/>
        </w:rPr>
        <w:t>!</w:t>
      </w:r>
    </w:p>
    <w:p w14:paraId="34F68715" w14:textId="614D06A1" w:rsidR="00B433C9" w:rsidRDefault="00FA3352" w:rsidP="00CA593F">
      <w:pPr>
        <w:pStyle w:val="afffc"/>
        <w:ind w:left="0" w:firstLine="0"/>
        <w:rPr>
          <w:rtl/>
        </w:rPr>
      </w:pPr>
      <w:r>
        <w:rPr>
          <w:rStyle w:val="affff5"/>
          <w:rFonts w:hint="cs"/>
          <w:rtl/>
        </w:rPr>
        <w:t xml:space="preserve">א. </w:t>
      </w:r>
      <w:r w:rsidR="00130A79">
        <w:rPr>
          <w:rStyle w:val="affff5"/>
          <w:rFonts w:hint="cs"/>
          <w:rtl/>
        </w:rPr>
        <w:t xml:space="preserve">מרב"א: </w:t>
      </w:r>
      <w:r w:rsidR="00B433C9" w:rsidRPr="00451AA8">
        <w:rPr>
          <w:rStyle w:val="affff5"/>
          <w:rFonts w:hint="cs"/>
          <w:rtl/>
        </w:rPr>
        <w:t xml:space="preserve">סיפא </w:t>
      </w:r>
      <w:r w:rsidR="00B433C9" w:rsidRPr="00CA593F">
        <w:rPr>
          <w:rFonts w:hint="eastAsia"/>
          <w:rtl/>
        </w:rPr>
        <w:t>לא</w:t>
      </w:r>
      <w:r w:rsidR="00B433C9" w:rsidRPr="00CA593F">
        <w:rPr>
          <w:rtl/>
        </w:rPr>
        <w:t xml:space="preserve"> </w:t>
      </w:r>
      <w:r w:rsidR="00B433C9" w:rsidRPr="00CA593F">
        <w:rPr>
          <w:rFonts w:hint="eastAsia"/>
          <w:rtl/>
        </w:rPr>
        <w:t>ח</w:t>
      </w:r>
      <w:r w:rsidR="00130A79" w:rsidRPr="00CA593F">
        <w:rPr>
          <w:rFonts w:hint="eastAsia"/>
          <w:rtl/>
        </w:rPr>
        <w:t>ש</w:t>
      </w:r>
      <w:r w:rsidR="00B433C9" w:rsidRPr="00CA593F">
        <w:rPr>
          <w:rFonts w:hint="eastAsia"/>
          <w:rtl/>
        </w:rPr>
        <w:t>ש</w:t>
      </w:r>
      <w:r w:rsidR="00B433C9" w:rsidRPr="00130A79">
        <w:rPr>
          <w:rFonts w:hint="cs"/>
          <w:rtl/>
        </w:rPr>
        <w:t xml:space="preserve"> </w:t>
      </w:r>
      <w:r w:rsidR="00130A79">
        <w:rPr>
          <w:rFonts w:hint="cs"/>
          <w:rtl/>
        </w:rPr>
        <w:t xml:space="preserve">למיעוט - </w:t>
      </w:r>
      <w:r w:rsidR="00B433C9" w:rsidRPr="00130A79">
        <w:rPr>
          <w:rFonts w:hint="cs"/>
          <w:rtl/>
        </w:rPr>
        <w:t>ב</w:t>
      </w:r>
      <w:r w:rsidR="00130A79">
        <w:rPr>
          <w:rFonts w:hint="cs"/>
          <w:rtl/>
        </w:rPr>
        <w:t>'</w:t>
      </w:r>
      <w:r w:rsidR="00B433C9" w:rsidRPr="00CA593F">
        <w:rPr>
          <w:rFonts w:hint="eastAsia"/>
          <w:b/>
          <w:rtl/>
        </w:rPr>
        <w:t>לאו</w:t>
      </w:r>
      <w:r w:rsidR="00130A79">
        <w:rPr>
          <w:rFonts w:hint="cs"/>
          <w:rtl/>
        </w:rPr>
        <w:t>'</w:t>
      </w:r>
      <w:r w:rsidR="00B433C9" w:rsidRPr="00C35A2C">
        <w:rPr>
          <w:rFonts w:hint="cs"/>
          <w:rtl/>
        </w:rPr>
        <w:t xml:space="preserve"> </w:t>
      </w:r>
      <w:r w:rsidR="008553D4">
        <w:rPr>
          <w:rFonts w:hint="cs"/>
          <w:rtl/>
        </w:rPr>
        <w:t xml:space="preserve">- </w:t>
      </w:r>
      <w:r w:rsidR="00130A79" w:rsidRPr="00D1637C">
        <w:rPr>
          <w:rFonts w:cs="PFT_Frank" w:hint="eastAsia"/>
          <w:b/>
          <w:bCs/>
          <w:szCs w:val="14"/>
          <w:rtl/>
        </w:rPr>
        <w:t>שהו</w:t>
      </w:r>
      <w:r w:rsidR="00B433C9" w:rsidRPr="00D1637C">
        <w:rPr>
          <w:rFonts w:cs="PFT_Frank" w:hint="eastAsia"/>
          <w:b/>
          <w:bCs/>
          <w:szCs w:val="14"/>
          <w:rtl/>
        </w:rPr>
        <w:t>חזקה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לשוק</w:t>
      </w:r>
      <w:r w:rsidR="00130A79">
        <w:rPr>
          <w:rFonts w:hint="cs"/>
          <w:rtl/>
        </w:rPr>
        <w:t>,</w:t>
      </w:r>
    </w:p>
    <w:p w14:paraId="70A8EDBB" w14:textId="2C1CF5B2" w:rsidR="00B433C9" w:rsidRPr="00D238B7" w:rsidRDefault="00130A79" w:rsidP="00CA593F">
      <w:pPr>
        <w:ind w:left="452"/>
        <w:rPr>
          <w:rStyle w:val="affff5"/>
          <w:rtl/>
        </w:rPr>
      </w:pPr>
      <w:r>
        <w:rPr>
          <w:rStyle w:val="afff1"/>
          <w:rFonts w:ascii="Fb Fontext" w:hAnsi="Fb Fontext" w:cs="PFT_Frank" w:hint="cs"/>
          <w:szCs w:val="14"/>
          <w:rtl/>
        </w:rPr>
        <w:t xml:space="preserve">  </w:t>
      </w:r>
      <w:r w:rsidR="00B433C9" w:rsidRPr="00451AA8">
        <w:rPr>
          <w:rStyle w:val="affff5"/>
          <w:rtl/>
        </w:rPr>
        <w:t xml:space="preserve">רישא </w:t>
      </w:r>
      <w:r>
        <w:rPr>
          <w:rFonts w:ascii="Fb Fontext" w:hAnsi="Fb Fontext" w:hint="cs"/>
          <w:rtl/>
        </w:rPr>
        <w:t>חשש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 xml:space="preserve">לרוב -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אף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שהו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חזק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ה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 לייבום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- </w:t>
      </w:r>
      <w:r w:rsidR="00B433C9" w:rsidRPr="00CA593F">
        <w:rPr>
          <w:rFonts w:hint="eastAsia"/>
          <w:rtl/>
        </w:rPr>
        <w:t>ד</w:t>
      </w:r>
      <w:r w:rsidRPr="00CA593F">
        <w:rPr>
          <w:rtl/>
        </w:rPr>
        <w:t>'</w:t>
      </w:r>
      <w:r w:rsidR="00B433C9" w:rsidRPr="00CA593F">
        <w:rPr>
          <w:rFonts w:hint="eastAsia"/>
          <w:b/>
          <w:rtl/>
        </w:rPr>
        <w:t>כרת</w:t>
      </w:r>
      <w:r w:rsidRPr="00CA593F">
        <w:rPr>
          <w:rtl/>
        </w:rPr>
        <w:t>'.</w:t>
      </w:r>
    </w:p>
    <w:p w14:paraId="5061CEF6" w14:textId="3D38219E" w:rsidR="00130A79" w:rsidRPr="00CA593F" w:rsidRDefault="00B433C9" w:rsidP="00130A79">
      <w:pPr>
        <w:rPr>
          <w:rtl/>
        </w:rPr>
      </w:pPr>
      <w:r w:rsidRPr="00D238B7">
        <w:rPr>
          <w:rStyle w:val="affff5"/>
          <w:rFonts w:hint="cs"/>
          <w:rtl/>
        </w:rPr>
        <w:t>ב.</w:t>
      </w:r>
      <w:r w:rsidRPr="00451AA8">
        <w:rPr>
          <w:rStyle w:val="affff5"/>
          <w:rFonts w:hint="cs"/>
          <w:rtl/>
        </w:rPr>
        <w:t xml:space="preserve"> </w:t>
      </w:r>
      <w:r w:rsidRPr="00451AA8">
        <w:rPr>
          <w:rStyle w:val="affff5"/>
          <w:rtl/>
        </w:rPr>
        <w:t>רבא</w:t>
      </w:r>
      <w:r w:rsidR="00130A79">
        <w:rPr>
          <w:rStyle w:val="affff5"/>
          <w:rFonts w:hint="cs"/>
          <w:rtl/>
        </w:rPr>
        <w:t>: אין לחלק בדאורייתא, אלא</w:t>
      </w:r>
      <w:r w:rsidRPr="00451AA8">
        <w:rPr>
          <w:rStyle w:val="affff5"/>
          <w:rtl/>
        </w:rPr>
        <w:t xml:space="preserve">: רישא </w:t>
      </w:r>
      <w:r w:rsidR="00130A79" w:rsidRPr="00CA593F">
        <w:rPr>
          <w:rtl/>
        </w:rPr>
        <w:t>'</w:t>
      </w:r>
      <w:r w:rsidRPr="00D1637C">
        <w:rPr>
          <w:rFonts w:cs="PFT_Frank"/>
          <w:b/>
          <w:bCs/>
          <w:szCs w:val="14"/>
          <w:rtl/>
        </w:rPr>
        <w:t>חזקה</w:t>
      </w:r>
      <w:r w:rsidR="00130A79" w:rsidRPr="00CA593F">
        <w:rPr>
          <w:rtl/>
        </w:rPr>
        <w:t>'</w:t>
      </w:r>
      <w:r w:rsidRPr="00C35A2C">
        <w:rPr>
          <w:rFonts w:ascii="Fb Fontext" w:hAnsi="Fb Fontext"/>
          <w:sz w:val="32"/>
          <w:rtl/>
        </w:rPr>
        <w:t xml:space="preserve"> לייבום </w:t>
      </w:r>
      <w:r w:rsidR="00130A79">
        <w:rPr>
          <w:rFonts w:ascii="Fb Fontext" w:hAnsi="Fb Fontext" w:hint="cs"/>
          <w:sz w:val="32"/>
          <w:rtl/>
        </w:rPr>
        <w:t>'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רוב</w:t>
      </w:r>
      <w:r w:rsidR="00130A79">
        <w:rPr>
          <w:rFonts w:ascii="Fb Fontext" w:hAnsi="Fb Fontext" w:hint="cs"/>
          <w:sz w:val="32"/>
          <w:rtl/>
        </w:rPr>
        <w:t>'</w:t>
      </w:r>
      <w:r w:rsidR="008553D4">
        <w:rPr>
          <w:rFonts w:ascii="Fb Fontext" w:hAnsi="Fb Fontext"/>
          <w:sz w:val="32"/>
          <w:rtl/>
        </w:rPr>
        <w:t xml:space="preserve"> לשוק,</w:t>
      </w:r>
    </w:p>
    <w:p w14:paraId="65A60A7D" w14:textId="7782C850" w:rsidR="00130A79" w:rsidRDefault="00130A79" w:rsidP="00CA593F">
      <w:pPr>
        <w:ind w:left="113" w:firstLine="113"/>
        <w:rPr>
          <w:rFonts w:ascii="Fb Fontext" w:hAnsi="Fb Fontext"/>
          <w:sz w:val="32"/>
          <w:rtl/>
        </w:rPr>
      </w:pPr>
      <w:r w:rsidRPr="00CA593F">
        <w:rPr>
          <w:rtl/>
        </w:rPr>
        <w:t xml:space="preserve">- </w:t>
      </w:r>
      <w:r w:rsidRPr="00CA593F">
        <w:rPr>
          <w:rFonts w:hint="eastAsia"/>
          <w:rtl/>
        </w:rPr>
        <w:t>ו</w:t>
      </w:r>
      <w:r w:rsidR="008553D4" w:rsidRPr="00CA593F">
        <w:rPr>
          <w:rtl/>
        </w:rPr>
        <w:t xml:space="preserve">חזקה לא עדיף </w:t>
      </w:r>
      <w:r w:rsidRPr="00CA593F">
        <w:rPr>
          <w:rFonts w:hint="eastAsia"/>
          <w:rtl/>
        </w:rPr>
        <w:t>כ</w:t>
      </w:r>
      <w:r w:rsidR="00B433C9" w:rsidRPr="00CA593F">
        <w:rPr>
          <w:rtl/>
        </w:rPr>
        <w:t>רוב</w:t>
      </w:r>
      <w:r w:rsidRPr="00CA593F">
        <w:rPr>
          <w:rtl/>
        </w:rPr>
        <w:t xml:space="preserve"> - </w:t>
      </w:r>
      <w:r w:rsidRPr="00CA593F">
        <w:rPr>
          <w:rFonts w:hint="eastAsia"/>
          <w:rtl/>
        </w:rPr>
        <w:t>סמוך</w:t>
      </w:r>
      <w:r w:rsidR="00B433C9" w:rsidRPr="00CA593F">
        <w:rPr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'</w:t>
      </w:r>
      <w:r w:rsidR="00542031" w:rsidRPr="00D1637C">
        <w:rPr>
          <w:rFonts w:cs="PFT_Frank"/>
          <w:b/>
          <w:bCs/>
          <w:szCs w:val="14"/>
          <w:rtl/>
        </w:rPr>
        <w:t>מ</w:t>
      </w:r>
      <w:r w:rsidR="00542031" w:rsidRPr="00D1637C">
        <w:rPr>
          <w:rFonts w:ascii="Fb Fontext" w:hAnsi="Fb Fontext" w:cs="PFT_Frank"/>
          <w:b/>
          <w:bCs/>
          <w:sz w:val="32"/>
          <w:szCs w:val="14"/>
          <w:rtl/>
        </w:rPr>
        <w:t>יעוט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'</w:t>
      </w:r>
      <w:r w:rsidR="00B433C9">
        <w:rPr>
          <w:rFonts w:ascii="Fb Fontext" w:hAnsi="Fb Fontext"/>
          <w:sz w:val="32"/>
          <w:rtl/>
        </w:rPr>
        <w:t xml:space="preserve"> מפילות ל</w:t>
      </w:r>
      <w:r>
        <w:rPr>
          <w:rFonts w:ascii="Fb Fontext" w:hAnsi="Fb Fontext" w:hint="cs"/>
          <w:sz w:val="32"/>
          <w:rtl/>
        </w:rPr>
        <w:t>'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חזקה</w:t>
      </w:r>
      <w:r>
        <w:rPr>
          <w:rFonts w:ascii="Fb Fontext" w:hAnsi="Fb Fontext" w:hint="cs"/>
          <w:sz w:val="32"/>
          <w:rtl/>
        </w:rPr>
        <w:t>',</w:t>
      </w:r>
      <w:r w:rsidR="00B433C9">
        <w:rPr>
          <w:rFonts w:ascii="Fb Fontext" w:hAnsi="Fb Fontext"/>
          <w:sz w:val="32"/>
          <w:rtl/>
        </w:rPr>
        <w:t xml:space="preserve"> </w:t>
      </w:r>
    </w:p>
    <w:p w14:paraId="29C259FE" w14:textId="4EB50DB7" w:rsidR="00B433C9" w:rsidRDefault="00B433C9" w:rsidP="00CA593F">
      <w:pPr>
        <w:ind w:left="113" w:firstLine="113"/>
        <w:rPr>
          <w:rFonts w:ascii="Fb Fontext" w:hAnsi="Fb Fontext"/>
          <w:rtl/>
        </w:rPr>
      </w:pPr>
      <w:r>
        <w:rPr>
          <w:rFonts w:ascii="Fb Fontext" w:hAnsi="Fb Fontext"/>
          <w:sz w:val="32"/>
          <w:rtl/>
        </w:rPr>
        <w:t>הו</w:t>
      </w:r>
      <w:r w:rsidR="00130A79">
        <w:rPr>
          <w:rFonts w:ascii="Fb Fontext" w:hAnsi="Fb Fontext" w:hint="cs"/>
          <w:sz w:val="32"/>
          <w:rtl/>
        </w:rPr>
        <w:t>"</w:t>
      </w:r>
      <w:r>
        <w:rPr>
          <w:rFonts w:ascii="Fb Fontext" w:hAnsi="Fb Fontext"/>
          <w:sz w:val="32"/>
          <w:rtl/>
        </w:rPr>
        <w:t>ל</w:t>
      </w:r>
      <w:r>
        <w:rPr>
          <w:rFonts w:ascii="Fb Fontext" w:hAnsi="Fb Fontext" w:hint="cs"/>
          <w:sz w:val="32"/>
          <w:rtl/>
        </w:rPr>
        <w:t xml:space="preserve"> </w:t>
      </w:r>
      <w:r w:rsidR="00D91ED3">
        <w:rPr>
          <w:rFonts w:ascii="Fb Fontext" w:hAnsi="Fb Fontext" w:hint="cs"/>
          <w:sz w:val="32"/>
          <w:rtl/>
        </w:rPr>
        <w:t>'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פלגא ופלגא</w:t>
      </w:r>
      <w:r w:rsidR="00D91ED3" w:rsidRPr="00D1637C">
        <w:rPr>
          <w:rFonts w:ascii="Fb Fontext" w:hAnsi="Fb Fontext" w:cs="PFT_Frank" w:hint="cs"/>
          <w:b/>
          <w:bCs/>
          <w:sz w:val="32"/>
          <w:szCs w:val="14"/>
          <w:rtl/>
        </w:rPr>
        <w:t>'</w:t>
      </w:r>
      <w:r w:rsidR="00130A79">
        <w:rPr>
          <w:rFonts w:ascii="Fb Fontext" w:hAnsi="Fb Fontext" w:hint="cs"/>
          <w:sz w:val="32"/>
          <w:rtl/>
        </w:rPr>
        <w:t xml:space="preserve"> -</w:t>
      </w:r>
      <w:r w:rsidRPr="00C35A2C">
        <w:rPr>
          <w:rFonts w:ascii="Fb Fontext" w:hAnsi="Fb Fontext"/>
          <w:sz w:val="32"/>
          <w:rtl/>
        </w:rPr>
        <w:t xml:space="preserve"> לא תנשא ולא תתייבם</w:t>
      </w:r>
      <w:r w:rsidR="00130A79">
        <w:rPr>
          <w:rFonts w:ascii="Fb Fontext" w:hAnsi="Fb Fontext" w:hint="cs"/>
          <w:sz w:val="32"/>
          <w:rtl/>
        </w:rPr>
        <w:t>!</w:t>
      </w:r>
    </w:p>
    <w:p w14:paraId="37AC862F" w14:textId="2C470342" w:rsidR="00130A79" w:rsidRDefault="00B433C9" w:rsidP="00B55EDF">
      <w:pPr>
        <w:rPr>
          <w:rFonts w:ascii="Fb Fontext" w:hAnsi="Fb Fontext"/>
          <w:sz w:val="32"/>
          <w:rtl/>
        </w:rPr>
      </w:pPr>
      <w:r w:rsidRPr="00451AA8">
        <w:rPr>
          <w:rStyle w:val="affff5"/>
          <w:rtl/>
        </w:rPr>
        <w:t>סיפא</w:t>
      </w:r>
      <w:r w:rsidRPr="00C35A2C">
        <w:rPr>
          <w:rFonts w:ascii="Fb Fontext" w:hAnsi="Fb Fontext"/>
          <w:sz w:val="32"/>
          <w:rtl/>
        </w:rPr>
        <w:t xml:space="preserve"> </w:t>
      </w:r>
      <w:r w:rsidR="00130A79">
        <w:rPr>
          <w:rFonts w:ascii="Fb Fontext" w:hAnsi="Fb Fontext" w:hint="cs"/>
          <w:sz w:val="32"/>
          <w:rtl/>
        </w:rPr>
        <w:t>'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חזקה</w:t>
      </w:r>
      <w:r w:rsidR="00130A79">
        <w:rPr>
          <w:rFonts w:ascii="Fb Fontext" w:hAnsi="Fb Fontext" w:hint="cs"/>
          <w:sz w:val="32"/>
          <w:rtl/>
        </w:rPr>
        <w:t>'</w:t>
      </w:r>
      <w:r w:rsidRPr="00C35A2C">
        <w:rPr>
          <w:rFonts w:ascii="Fb Fontext" w:hAnsi="Fb Fontext"/>
          <w:sz w:val="32"/>
          <w:rtl/>
        </w:rPr>
        <w:t xml:space="preserve"> </w:t>
      </w:r>
      <w:r w:rsidR="00D91ED3">
        <w:rPr>
          <w:rFonts w:ascii="Fb Fontext" w:hAnsi="Fb Fontext" w:hint="cs"/>
          <w:sz w:val="32"/>
          <w:rtl/>
        </w:rPr>
        <w:t>ו</w:t>
      </w:r>
      <w:r w:rsidR="00130A79">
        <w:rPr>
          <w:rFonts w:ascii="Fb Fontext" w:hAnsi="Fb Fontext" w:hint="cs"/>
          <w:sz w:val="32"/>
          <w:rtl/>
        </w:rPr>
        <w:t>'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רוב</w:t>
      </w:r>
      <w:r w:rsidR="00130A79">
        <w:rPr>
          <w:rFonts w:ascii="Fb Fontext" w:hAnsi="Fb Fontext" w:hint="cs"/>
          <w:sz w:val="32"/>
          <w:rtl/>
        </w:rPr>
        <w:t>'</w:t>
      </w:r>
      <w:r w:rsidRPr="00C35A2C">
        <w:rPr>
          <w:rFonts w:ascii="Fb Fontext" w:hAnsi="Fb Fontext"/>
          <w:sz w:val="32"/>
          <w:rtl/>
        </w:rPr>
        <w:t xml:space="preserve"> לשוק</w:t>
      </w:r>
      <w:r w:rsidR="00130A79">
        <w:rPr>
          <w:rFonts w:ascii="Fb Fontext" w:hAnsi="Fb Fontext" w:hint="cs"/>
          <w:sz w:val="32"/>
          <w:rtl/>
        </w:rPr>
        <w:t xml:space="preserve"> -</w:t>
      </w:r>
      <w:r w:rsidRPr="00C35A2C">
        <w:rPr>
          <w:rFonts w:ascii="Fb Fontext" w:hAnsi="Fb Fontext"/>
          <w:sz w:val="32"/>
          <w:rtl/>
        </w:rPr>
        <w:t xml:space="preserve"> הו</w:t>
      </w:r>
      <w:r w:rsidRPr="00C35A2C">
        <w:rPr>
          <w:rFonts w:ascii="Fb Fontext" w:hAnsi="Fb Fontext" w:hint="cs"/>
          <w:sz w:val="32"/>
          <w:rtl/>
        </w:rPr>
        <w:t>"ל</w:t>
      </w:r>
      <w:r w:rsidRPr="00C35A2C">
        <w:rPr>
          <w:rFonts w:ascii="Fb Fontext" w:hAnsi="Fb Fontext"/>
          <w:sz w:val="32"/>
          <w:rtl/>
        </w:rPr>
        <w:t xml:space="preserve"> זכרים </w:t>
      </w:r>
      <w:r w:rsidR="00D91ED3">
        <w:rPr>
          <w:rFonts w:ascii="Fb Fontext" w:hAnsi="Fb Fontext" w:hint="cs"/>
          <w:sz w:val="32"/>
          <w:rtl/>
        </w:rPr>
        <w:t>'</w:t>
      </w:r>
      <w:r w:rsidR="00542031" w:rsidRPr="00D1637C">
        <w:rPr>
          <w:rFonts w:ascii="Fb Fontext" w:hAnsi="Fb Fontext" w:cs="PFT_Frank"/>
          <w:b/>
          <w:bCs/>
          <w:sz w:val="32"/>
          <w:szCs w:val="14"/>
          <w:rtl/>
        </w:rPr>
        <w:t>מיעוט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ד</w:t>
      </w:r>
      <w:r w:rsidR="00542031" w:rsidRPr="00D1637C">
        <w:rPr>
          <w:rFonts w:ascii="Fb Fontext" w:hAnsi="Fb Fontext" w:cs="PFT_Frank"/>
          <w:b/>
          <w:bCs/>
          <w:sz w:val="32"/>
          <w:szCs w:val="14"/>
          <w:rtl/>
        </w:rPr>
        <w:t>מיעוט</w:t>
      </w:r>
      <w:r w:rsidR="00D91ED3" w:rsidRPr="00D1637C">
        <w:rPr>
          <w:rFonts w:ascii="Fb Fontext" w:hAnsi="Fb Fontext" w:cs="PFT_Frank" w:hint="cs"/>
          <w:b/>
          <w:bCs/>
          <w:sz w:val="32"/>
          <w:szCs w:val="14"/>
          <w:rtl/>
        </w:rPr>
        <w:t>'</w:t>
      </w:r>
      <w:r w:rsidR="00130A79">
        <w:rPr>
          <w:rFonts w:ascii="Fb Fontext" w:hAnsi="Fb Fontext" w:hint="cs"/>
          <w:sz w:val="32"/>
          <w:rtl/>
        </w:rPr>
        <w:t xml:space="preserve"> -</w:t>
      </w:r>
    </w:p>
    <w:p w14:paraId="32DC03C9" w14:textId="3AB1B7D5" w:rsidR="00B433C9" w:rsidRDefault="00B433C9" w:rsidP="00CA593F">
      <w:pPr>
        <w:jc w:val="center"/>
        <w:rPr>
          <w:rtl/>
        </w:rPr>
      </w:pPr>
      <w:r w:rsidRPr="00C35A2C">
        <w:rPr>
          <w:rFonts w:ascii="Fb Fontext" w:hAnsi="Fb Fontext" w:hint="cs"/>
          <w:sz w:val="32"/>
          <w:rtl/>
        </w:rPr>
        <w:t>ו</w:t>
      </w:r>
      <w:r w:rsidR="00130A79">
        <w:rPr>
          <w:rFonts w:ascii="Fb Fontext" w:hAnsi="Fb Fontext" w:hint="cs"/>
          <w:sz w:val="32"/>
          <w:rtl/>
        </w:rPr>
        <w:t>אפי'</w:t>
      </w:r>
      <w:r w:rsidR="008553D4">
        <w:rPr>
          <w:rFonts w:ascii="Fb Fontext" w:hAnsi="Fb Fontext" w:hint="cs"/>
          <w:sz w:val="32"/>
          <w:rtl/>
        </w:rPr>
        <w:t xml:space="preserve"> </w:t>
      </w:r>
      <w:r w:rsidR="008553D4" w:rsidRPr="008553D4">
        <w:rPr>
          <w:rStyle w:val="affff5"/>
          <w:rFonts w:hint="cs"/>
          <w:rtl/>
        </w:rPr>
        <w:t>ר''מ</w:t>
      </w:r>
      <w:r w:rsidRPr="008553D4">
        <w:rPr>
          <w:rStyle w:val="affff5"/>
          <w:rFonts w:hint="cs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 ח</w:t>
      </w:r>
      <w:r w:rsidR="00130A79">
        <w:rPr>
          <w:rFonts w:ascii="Fb Fontext" w:hAnsi="Fb Fontext" w:hint="cs"/>
          <w:sz w:val="32"/>
          <w:rtl/>
        </w:rPr>
        <w:t>ו</w:t>
      </w:r>
      <w:r w:rsidRPr="00C35A2C">
        <w:rPr>
          <w:rFonts w:ascii="Fb Fontext" w:hAnsi="Fb Fontext" w:hint="cs"/>
          <w:sz w:val="32"/>
          <w:rtl/>
        </w:rPr>
        <w:t>ש</w:t>
      </w:r>
      <w:r w:rsidR="00130A79">
        <w:rPr>
          <w:rFonts w:ascii="Fb Fontext" w:hAnsi="Fb Fontext" w:hint="cs"/>
          <w:sz w:val="32"/>
          <w:rtl/>
        </w:rPr>
        <w:t>ש</w:t>
      </w:r>
      <w:r w:rsidR="008553D4">
        <w:rPr>
          <w:rFonts w:hint="cs"/>
          <w:rtl/>
        </w:rPr>
        <w:t>.</w:t>
      </w:r>
    </w:p>
    <w:p w14:paraId="3D89F5C9" w14:textId="77777777" w:rsidR="00B433C9" w:rsidRPr="00C35A2C" w:rsidRDefault="00B433C9" w:rsidP="008E65FC">
      <w:pPr>
        <w:pStyle w:val="aff7"/>
        <w:framePr w:wrap="around"/>
        <w:rPr>
          <w:rStyle w:val="afff1"/>
          <w:rFonts w:ascii="Fb Fontext" w:hAnsi="Fb Fontext"/>
          <w:bCs w:val="0"/>
          <w:rtl/>
        </w:rPr>
      </w:pPr>
      <w:r w:rsidRPr="00C35A2C">
        <w:rPr>
          <w:rFonts w:hint="cs"/>
          <w:rtl/>
        </w:rPr>
        <w:lastRenderedPageBreak/>
        <w:t>קיט</w:t>
      </w:r>
      <w:r w:rsidRPr="00C35A2C">
        <w:rPr>
          <w:rStyle w:val="afff1"/>
          <w:rFonts w:hint="cs"/>
          <w:rtl/>
        </w:rPr>
        <w:t>:</w:t>
      </w:r>
    </w:p>
    <w:p w14:paraId="70A6E999" w14:textId="46064289" w:rsidR="00B433C9" w:rsidRPr="008553D4" w:rsidRDefault="00B433C9" w:rsidP="007C50EB">
      <w:pPr>
        <w:pStyle w:val="afff4"/>
        <w:rPr>
          <w:rFonts w:cs="Guttman Vilna"/>
          <w:b/>
          <w:bCs/>
          <w:rtl/>
        </w:rPr>
      </w:pPr>
      <w:ins w:id="10032" w:author="מספור קטעי משנה" w:date="2026-10-06T06:45:58Z">
        <w:r>
          <w:rPr>
            <w:rStyle w:val="MisparKeta"/>
          </w:rPr>
          <w:t xml:space="preserve">א. </w:t>
        </w:r>
      </w:ins>
      <w:bookmarkStart w:id="1398" w:name="_Toc119173265"/>
      <w:bookmarkStart w:id="1399" w:name="_Toc119230362"/>
      <w:r w:rsidRPr="008553D4">
        <w:rPr>
          <w:rStyle w:val="afff1"/>
          <w:rFonts w:ascii="Fb Fontext" w:hAnsi="Fb Fontext"/>
          <w:b/>
          <w:bCs w:val="0"/>
          <w:rtl/>
        </w:rPr>
        <w:t>לא תנשא</w:t>
      </w:r>
      <w:r w:rsidR="00D91ED3">
        <w:rPr>
          <w:rStyle w:val="afff1"/>
          <w:rFonts w:ascii="Fb Fontext" w:hAnsi="Fb Fontext" w:hint="cs"/>
          <w:b/>
          <w:bCs w:val="0"/>
          <w:rtl/>
        </w:rPr>
        <w:t>..</w:t>
      </w:r>
      <w:r w:rsidRPr="008553D4">
        <w:rPr>
          <w:rStyle w:val="afff1"/>
          <w:rFonts w:ascii="Fb Fontext" w:hAnsi="Fb Fontext"/>
          <w:b/>
          <w:bCs w:val="0"/>
          <w:rtl/>
        </w:rPr>
        <w:t xml:space="preserve"> עד שתדע שמא </w:t>
      </w:r>
      <w:r w:rsidR="00D91ED3">
        <w:rPr>
          <w:rStyle w:val="afff1"/>
          <w:rFonts w:ascii="Fb Fontext" w:hAnsi="Fb Fontext" w:hint="cs"/>
          <w:b/>
          <w:bCs w:val="0"/>
          <w:rtl/>
        </w:rPr>
        <w:t xml:space="preserve">צרתה </w:t>
      </w:r>
      <w:r w:rsidRPr="008553D4">
        <w:rPr>
          <w:rStyle w:val="afff1"/>
          <w:rFonts w:ascii="Fb Fontext" w:hAnsi="Fb Fontext"/>
          <w:b/>
          <w:bCs w:val="0"/>
          <w:rtl/>
        </w:rPr>
        <w:t>מעוברת.</w:t>
      </w:r>
      <w:bookmarkEnd w:id="1398"/>
      <w:bookmarkEnd w:id="1399"/>
    </w:p>
    <w:p w14:paraId="4E5C7AA8" w14:textId="6CE016FF" w:rsidR="00B433C9" w:rsidRPr="00CA593F" w:rsidRDefault="00D91ED3" w:rsidP="00B55EDF">
      <w:pPr>
        <w:rPr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451AA8">
        <w:rPr>
          <w:rStyle w:val="affff5"/>
          <w:rtl/>
        </w:rPr>
        <w:t xml:space="preserve">זעירי: </w:t>
      </w:r>
      <w:r w:rsidR="00B433C9" w:rsidRPr="00CA593F">
        <w:rPr>
          <w:rtl/>
        </w:rPr>
        <w:t xml:space="preserve">לעצמה </w:t>
      </w:r>
      <w:r w:rsidRPr="00CA593F">
        <w:rPr>
          <w:rtl/>
        </w:rPr>
        <w:t>-</w:t>
      </w:r>
      <w:r w:rsidR="00B433C9" w:rsidRPr="00CA593F">
        <w:rPr>
          <w:rtl/>
        </w:rPr>
        <w:t xml:space="preserve"> </w:t>
      </w:r>
      <w:r w:rsidR="008553D4" w:rsidRPr="00CA593F">
        <w:rPr>
          <w:rFonts w:hint="eastAsia"/>
          <w:rtl/>
        </w:rPr>
        <w:t>ג</w:t>
      </w:r>
      <w:r w:rsidR="008553D4" w:rsidRPr="00CA593F">
        <w:rPr>
          <w:rtl/>
        </w:rPr>
        <w:t>'</w:t>
      </w:r>
      <w:r w:rsidR="00B433C9" w:rsidRPr="00CA593F">
        <w:rPr>
          <w:rtl/>
        </w:rPr>
        <w:t xml:space="preserve"> חדשים, לחברתה </w:t>
      </w:r>
      <w:r w:rsidRPr="00CA593F">
        <w:rPr>
          <w:rtl/>
        </w:rPr>
        <w:t>-</w:t>
      </w:r>
      <w:r w:rsidR="00B433C9" w:rsidRPr="00CA593F">
        <w:rPr>
          <w:rtl/>
        </w:rPr>
        <w:t xml:space="preserve"> </w:t>
      </w:r>
      <w:r w:rsidR="008553D4" w:rsidRPr="00D1637C">
        <w:rPr>
          <w:rFonts w:cs="PFT_Frank" w:hint="eastAsia"/>
          <w:b/>
          <w:bCs/>
          <w:szCs w:val="14"/>
          <w:rtl/>
        </w:rPr>
        <w:t>ט</w:t>
      </w:r>
      <w:r w:rsidR="008553D4" w:rsidRPr="00D1637C">
        <w:rPr>
          <w:rFonts w:cs="PFT_Frank"/>
          <w:b/>
          <w:bCs/>
          <w:szCs w:val="14"/>
          <w:rtl/>
        </w:rPr>
        <w:t xml:space="preserve">' </w:t>
      </w:r>
      <w:r w:rsidR="008553D4" w:rsidRPr="00D1637C">
        <w:rPr>
          <w:rFonts w:cs="PFT_Frank" w:hint="eastAsia"/>
          <w:b/>
          <w:bCs/>
          <w:szCs w:val="14"/>
          <w:rtl/>
        </w:rPr>
        <w:t>חדשים</w:t>
      </w:r>
      <w:r w:rsidR="00B433C9" w:rsidRPr="00D1637C">
        <w:rPr>
          <w:rFonts w:cs="PFT_Frank"/>
          <w:b/>
          <w:bCs/>
          <w:szCs w:val="14"/>
          <w:rtl/>
        </w:rPr>
        <w:t>, וחולצת</w:t>
      </w:r>
      <w:r w:rsidR="00B433C9" w:rsidRPr="00CA593F">
        <w:rPr>
          <w:rtl/>
        </w:rPr>
        <w:t>.</w:t>
      </w:r>
    </w:p>
    <w:p w14:paraId="2133344A" w14:textId="43DE1819" w:rsidR="00D91ED3" w:rsidRPr="00D1637C" w:rsidRDefault="00D91ED3" w:rsidP="00D91ED3">
      <w:pPr>
        <w:rPr>
          <w:rFonts w:cs="PFT_Frank"/>
          <w:b/>
          <w:bCs/>
          <w:szCs w:val="14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451AA8">
        <w:rPr>
          <w:rStyle w:val="affff5"/>
          <w:rFonts w:hint="cs"/>
          <w:rtl/>
        </w:rPr>
        <w:t>ר</w:t>
      </w:r>
      <w:r w:rsidR="00B433C9" w:rsidRPr="00451AA8">
        <w:rPr>
          <w:rStyle w:val="affff5"/>
          <w:rtl/>
        </w:rPr>
        <w:t>"</w:t>
      </w:r>
      <w:r w:rsidR="00B433C9" w:rsidRPr="00451AA8">
        <w:rPr>
          <w:rStyle w:val="affff5"/>
          <w:rFonts w:hint="cs"/>
          <w:rtl/>
        </w:rPr>
        <w:t>ח</w:t>
      </w:r>
      <w:r w:rsidR="00B433C9" w:rsidRPr="00451AA8">
        <w:rPr>
          <w:rStyle w:val="affff5"/>
          <w:rtl/>
        </w:rPr>
        <w:t xml:space="preserve">: </w:t>
      </w:r>
      <w:r w:rsidR="00B433C9" w:rsidRPr="00D91ED3">
        <w:rPr>
          <w:rtl/>
        </w:rPr>
        <w:t xml:space="preserve">לעצמה </w:t>
      </w:r>
      <w:r w:rsidRPr="00D91ED3">
        <w:rPr>
          <w:rFonts w:hint="cs"/>
          <w:rtl/>
        </w:rPr>
        <w:t>-</w:t>
      </w:r>
      <w:r w:rsidR="00B433C9" w:rsidRPr="00D91ED3">
        <w:rPr>
          <w:rtl/>
        </w:rPr>
        <w:t xml:space="preserve"> </w:t>
      </w:r>
      <w:r w:rsidR="008553D4" w:rsidRPr="00CA593F">
        <w:rPr>
          <w:rFonts w:hint="eastAsia"/>
          <w:rtl/>
        </w:rPr>
        <w:t>ג</w:t>
      </w:r>
      <w:r w:rsidR="008553D4" w:rsidRPr="00CA593F">
        <w:rPr>
          <w:rtl/>
        </w:rPr>
        <w:t>'</w:t>
      </w:r>
      <w:r w:rsidR="00B433C9" w:rsidRPr="00D91ED3">
        <w:rPr>
          <w:rtl/>
        </w:rPr>
        <w:t xml:space="preserve"> </w:t>
      </w:r>
      <w:r w:rsidR="008553D4" w:rsidRPr="00D91ED3">
        <w:rPr>
          <w:rFonts w:hint="cs"/>
          <w:rtl/>
        </w:rPr>
        <w:t>חדשים</w:t>
      </w:r>
      <w:r w:rsidRPr="00D91ED3">
        <w:rPr>
          <w:rFonts w:hint="cs"/>
          <w:rtl/>
        </w:rPr>
        <w:t>,</w:t>
      </w:r>
      <w:r w:rsidR="00626A83" w:rsidRPr="00D91ED3">
        <w:rPr>
          <w:rtl/>
        </w:rPr>
        <w:tab/>
      </w:r>
      <w:r w:rsidR="00B433C9" w:rsidRPr="00D91ED3">
        <w:rPr>
          <w:rtl/>
        </w:rPr>
        <w:t xml:space="preserve">לחברתה </w:t>
      </w:r>
      <w:r w:rsidRPr="00D91ED3">
        <w:rPr>
          <w:rFonts w:hint="cs"/>
          <w:rtl/>
        </w:rPr>
        <w:t>-</w:t>
      </w:r>
      <w:r w:rsidR="00B433C9" w:rsidRPr="00D91ED3">
        <w:rPr>
          <w:rtl/>
        </w:rPr>
        <w:t xml:space="preserve"> </w:t>
      </w:r>
      <w:r w:rsidR="00B433C9" w:rsidRPr="00CA593F">
        <w:rPr>
          <w:b/>
          <w:rtl/>
        </w:rPr>
        <w:t>לעולם</w:t>
      </w:r>
      <w:r w:rsidRPr="00D1637C">
        <w:rPr>
          <w:rFonts w:cs="PFT_Frank" w:hint="cs"/>
          <w:b/>
          <w:bCs/>
          <w:szCs w:val="14"/>
          <w:rtl/>
        </w:rPr>
        <w:t>,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ולא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חולצת</w:t>
      </w:r>
      <w:r w:rsidRPr="00D1637C">
        <w:rPr>
          <w:rFonts w:cs="PFT_Frank" w:hint="cs"/>
          <w:b/>
          <w:bCs/>
          <w:szCs w:val="14"/>
          <w:rtl/>
        </w:rPr>
        <w:t xml:space="preserve"> -</w:t>
      </w:r>
    </w:p>
    <w:p w14:paraId="50E9D61D" w14:textId="450000BA" w:rsidR="00D91ED3" w:rsidRDefault="00B433C9" w:rsidP="00D91ED3">
      <w:pPr>
        <w:rPr>
          <w:spacing w:val="-2"/>
          <w:rtl/>
        </w:rPr>
      </w:pPr>
      <w:r w:rsidRPr="00D1637C">
        <w:rPr>
          <w:rFonts w:cs="PFT_Frank"/>
          <w:b/>
          <w:bCs/>
          <w:szCs w:val="14"/>
          <w:rtl/>
        </w:rPr>
        <w:t>שמא יהא ולד בן קיימא</w:t>
      </w:r>
      <w:r w:rsidRPr="00C35A2C">
        <w:rPr>
          <w:rtl/>
        </w:rPr>
        <w:t xml:space="preserve"> ומצריכה כרוז </w:t>
      </w:r>
      <w:r w:rsidRPr="000978D6">
        <w:rPr>
          <w:spacing w:val="-2"/>
          <w:rtl/>
        </w:rPr>
        <w:t>לכהונה</w:t>
      </w:r>
      <w:r w:rsidR="00D91ED3">
        <w:rPr>
          <w:rFonts w:hint="cs"/>
          <w:spacing w:val="-2"/>
          <w:rtl/>
        </w:rPr>
        <w:t>,</w:t>
      </w:r>
      <w:r w:rsidR="00D91ED3" w:rsidRPr="00CA593F">
        <w:rPr>
          <w:rStyle w:val="affff8"/>
          <w:rtl/>
        </w:rPr>
        <w:t xml:space="preserve"> ו</w:t>
      </w:r>
      <w:r w:rsidR="00D91ED3">
        <w:rPr>
          <w:rStyle w:val="affff8"/>
          <w:rFonts w:hint="cs"/>
          <w:rtl/>
        </w:rPr>
        <w:t>שלא</w:t>
      </w:r>
      <w:r w:rsidR="00D91ED3" w:rsidRPr="00CA593F">
        <w:rPr>
          <w:rStyle w:val="affff8"/>
          <w:rtl/>
        </w:rPr>
        <w:t xml:space="preserve"> ישמע</w:t>
      </w:r>
      <w:r w:rsidR="00D91ED3">
        <w:rPr>
          <w:rStyle w:val="affff8"/>
          <w:rFonts w:hint="cs"/>
          <w:rtl/>
        </w:rPr>
        <w:t xml:space="preserve"> </w:t>
      </w:r>
      <w:r w:rsidR="00D91ED3" w:rsidRPr="00A07384">
        <w:rPr>
          <w:rStyle w:val="affff8"/>
          <w:rFonts w:cs="PFT_Frank" w:hint="eastAsia"/>
          <w:b/>
          <w:bCs/>
          <w:szCs w:val="10"/>
          <w:rtl/>
        </w:rPr>
        <w:t>יטעה</w:t>
      </w:r>
      <w:r w:rsidRPr="00CA593F">
        <w:rPr>
          <w:rStyle w:val="affff8"/>
          <w:rtl/>
        </w:rPr>
        <w:t>.</w:t>
      </w:r>
    </w:p>
    <w:p w14:paraId="3AE16069" w14:textId="77777777" w:rsidR="0041206E" w:rsidRDefault="00B433C9" w:rsidP="00615A60">
      <w:pPr>
        <w:pStyle w:val="aff2"/>
        <w:rPr>
          <w:rFonts w:ascii="FrankRuehl" w:hAnsi="FrankRuehl"/>
          <w:spacing w:val="-4"/>
          <w:rtl/>
        </w:rPr>
      </w:pPr>
      <w:r w:rsidRPr="00062827">
        <w:rPr>
          <w:rFonts w:ascii="FrankRuehl" w:hAnsi="FrankRuehl" w:hint="cs"/>
          <w:spacing w:val="-4"/>
          <w:rtl/>
        </w:rPr>
        <w:t>׹</w:t>
      </w:r>
    </w:p>
    <w:p w14:paraId="7FE10D4B" w14:textId="2CB1C50D" w:rsidR="00D91ED3" w:rsidRPr="00062827" w:rsidRDefault="00D91ED3" w:rsidP="0041206E">
      <w:pPr>
        <w:rPr>
          <w:rtl/>
        </w:rPr>
      </w:pPr>
      <w:r w:rsidRPr="00AA0E3F">
        <w:rPr>
          <w:rFonts w:cs="PFT_Frank" w:hint="eastAsia"/>
          <w:b/>
          <w:bCs/>
          <w:szCs w:val="14"/>
          <w:rtl/>
        </w:rPr>
        <w:t>והך</w:t>
      </w:r>
      <w:r w:rsidR="00B433C9" w:rsidRPr="00062827">
        <w:rPr>
          <w:rtl/>
        </w:rPr>
        <w:t xml:space="preserve"> ניתן לי בן במדינת הים</w:t>
      </w:r>
      <w:r w:rsidRPr="00062827">
        <w:rPr>
          <w:rFonts w:hint="cs"/>
          <w:rtl/>
        </w:rPr>
        <w:t xml:space="preserve">.. </w:t>
      </w:r>
      <w:r w:rsidR="00B433C9" w:rsidRPr="00062827">
        <w:rPr>
          <w:rtl/>
        </w:rPr>
        <w:t xml:space="preserve">מת בעלי </w:t>
      </w:r>
      <w:r w:rsidR="00C74AAA" w:rsidRPr="00062827">
        <w:rPr>
          <w:rtl/>
        </w:rPr>
        <w:t>ואח"כ</w:t>
      </w:r>
      <w:r w:rsidR="00B433C9" w:rsidRPr="00062827">
        <w:rPr>
          <w:rtl/>
        </w:rPr>
        <w:t xml:space="preserve"> בני - </w:t>
      </w:r>
      <w:r w:rsidRPr="00062827">
        <w:rPr>
          <w:rFonts w:hint="cs"/>
          <w:rtl/>
        </w:rPr>
        <w:t>ל</w:t>
      </w:r>
      <w:r w:rsidR="00B433C9" w:rsidRPr="00062827">
        <w:rPr>
          <w:rtl/>
        </w:rPr>
        <w:t xml:space="preserve">א נאמנת, </w:t>
      </w:r>
    </w:p>
    <w:p w14:paraId="287D0474" w14:textId="406BCD8F" w:rsidR="00B433C9" w:rsidRPr="00C35A2C" w:rsidRDefault="00B433C9" w:rsidP="00CA593F">
      <w:pPr>
        <w:ind w:left="113" w:firstLine="113"/>
        <w:rPr>
          <w:rFonts w:ascii="Fb Fontext" w:hAnsi="Fb Fontext"/>
          <w:rtl/>
        </w:rPr>
      </w:pPr>
      <w:r w:rsidRPr="00C35A2C">
        <w:rPr>
          <w:rFonts w:ascii="Fb Fontext" w:hAnsi="Fb Fontext"/>
          <w:rtl/>
        </w:rPr>
        <w:t xml:space="preserve">וחוששין לדבריה </w:t>
      </w:r>
      <w:r w:rsidRPr="00D1637C">
        <w:rPr>
          <w:rFonts w:ascii="Fb Fontext" w:hAnsi="Fb Fontext" w:cs="PFT_Frank"/>
          <w:b/>
          <w:bCs/>
          <w:szCs w:val="14"/>
          <w:rtl/>
        </w:rPr>
        <w:t>וחולצת</w:t>
      </w:r>
      <w:r w:rsidR="00D91ED3" w:rsidRPr="00D1637C">
        <w:rPr>
          <w:rFonts w:ascii="Fb Fontext" w:hAnsi="Fb Fontext" w:cs="PFT_Frank"/>
          <w:b/>
          <w:bCs/>
          <w:szCs w:val="14"/>
          <w:rtl/>
        </w:rPr>
        <w:t>,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 ולא מתייבמת</w:t>
      </w:r>
      <w:r w:rsidR="00D91ED3">
        <w:rPr>
          <w:rFonts w:ascii="Fb Fontext" w:hAnsi="Fb Fontext" w:hint="cs"/>
          <w:rtl/>
        </w:rPr>
        <w:t>!</w:t>
      </w:r>
    </w:p>
    <w:p w14:paraId="6C4B0850" w14:textId="515A55E9" w:rsidR="00D91ED3" w:rsidRPr="00C35A2C" w:rsidRDefault="00B433C9" w:rsidP="00CA593F">
      <w:pPr>
        <w:rPr>
          <w:rFonts w:cs="Guttman Vilna"/>
          <w:b/>
          <w:bCs/>
          <w:rtl/>
        </w:rPr>
      </w:pPr>
      <w:r w:rsidRPr="00451AA8">
        <w:rPr>
          <w:rStyle w:val="affff5"/>
          <w:rtl/>
        </w:rPr>
        <w:t>ר"</w:t>
      </w:r>
      <w:r w:rsidRPr="00451AA8">
        <w:rPr>
          <w:rStyle w:val="affff5"/>
          <w:rFonts w:hint="cs"/>
          <w:rtl/>
        </w:rPr>
        <w:t>פ</w:t>
      </w:r>
      <w:r w:rsidRPr="00451AA8">
        <w:rPr>
          <w:rStyle w:val="affff5"/>
          <w:rtl/>
        </w:rPr>
        <w:t>:</w:t>
      </w:r>
      <w:r w:rsidRPr="00C35A2C">
        <w:rPr>
          <w:rtl/>
        </w:rPr>
        <w:t xml:space="preserve"> בגרושה</w:t>
      </w:r>
      <w:r w:rsidR="00D91ED3">
        <w:rPr>
          <w:rFonts w:hint="cs"/>
          <w:rtl/>
        </w:rPr>
        <w:t>,</w:t>
      </w:r>
      <w:r w:rsidR="008553D4">
        <w:rPr>
          <w:rFonts w:cs="Guttman Vilna" w:hint="cs"/>
          <w:b/>
          <w:bCs/>
          <w:rtl/>
        </w:rPr>
        <w:t xml:space="preserve"> </w:t>
      </w:r>
      <w:r w:rsidRPr="00451AA8">
        <w:rPr>
          <w:rStyle w:val="affff5"/>
          <w:rtl/>
        </w:rPr>
        <w:t>ר</w:t>
      </w:r>
      <w:r w:rsidRPr="00451AA8">
        <w:rPr>
          <w:rStyle w:val="affff5"/>
          <w:rFonts w:hint="cs"/>
          <w:rtl/>
        </w:rPr>
        <w:t>חבדר</w:t>
      </w:r>
      <w:r w:rsidRPr="00451AA8">
        <w:rPr>
          <w:rStyle w:val="affff5"/>
          <w:rtl/>
        </w:rPr>
        <w:t>"</w:t>
      </w:r>
      <w:r w:rsidRPr="00451AA8">
        <w:rPr>
          <w:rStyle w:val="affff5"/>
          <w:rFonts w:hint="cs"/>
          <w:rtl/>
        </w:rPr>
        <w:t>ה</w:t>
      </w:r>
      <w:r w:rsidRPr="00451AA8">
        <w:rPr>
          <w:rStyle w:val="affff5"/>
          <w:rtl/>
        </w:rPr>
        <w:t xml:space="preserve">: </w:t>
      </w:r>
      <w:r w:rsidR="00D91ED3">
        <w:rPr>
          <w:rFonts w:hint="cs"/>
          <w:rtl/>
        </w:rPr>
        <w:t>'</w:t>
      </w:r>
      <w:r w:rsidRPr="00C35A2C">
        <w:rPr>
          <w:rtl/>
        </w:rPr>
        <w:t>אני והוא נחבאנו במערה</w:t>
      </w:r>
      <w:r w:rsidR="00D91ED3">
        <w:rPr>
          <w:rFonts w:hint="cs"/>
          <w:rtl/>
        </w:rPr>
        <w:t>'</w:t>
      </w:r>
      <w:r w:rsidR="00D91ED3" w:rsidRPr="00CA593F">
        <w:rPr>
          <w:rStyle w:val="affff8"/>
          <w:rtl/>
        </w:rPr>
        <w:t xml:space="preserve"> שלא יתברר</w:t>
      </w:r>
      <w:r w:rsidRPr="00CA593F">
        <w:rPr>
          <w:rStyle w:val="affff8"/>
          <w:rtl/>
        </w:rPr>
        <w:t>.</w:t>
      </w:r>
    </w:p>
    <w:p w14:paraId="06A2F9F0" w14:textId="2BFCA683" w:rsidR="00B433C9" w:rsidRPr="00C35A2C" w:rsidRDefault="00B433C9" w:rsidP="00CA593F">
      <w:pPr>
        <w:jc w:val="center"/>
        <w:rPr>
          <w:b/>
          <w:rtl/>
        </w:rPr>
      </w:pPr>
    </w:p>
    <w:p w14:paraId="355B1B78" w14:textId="62BD2175" w:rsidR="00B433C9" w:rsidRDefault="00B433C9" w:rsidP="007B5F8C">
      <w:pPr>
        <w:pStyle w:val="affffb"/>
        <w:rPr>
          <w:rtl/>
        </w:rPr>
      </w:pPr>
      <w:ins w:id="10033" w:author="מספור קטעי משנה" w:date="2026-10-06T06:45:58Z">
        <w:r>
          <w:rPr>
            <w:rStyle w:val="MisparKeta"/>
          </w:rPr>
          <w:t xml:space="preserve">ב. </w:t>
        </w:r>
      </w:ins>
      <w:bookmarkStart w:id="1400" w:name="_Toc119173266"/>
      <w:bookmarkStart w:id="1401" w:name="_Toc119230363"/>
      <w:r w:rsidRPr="00C35A2C">
        <w:rPr>
          <w:rtl/>
        </w:rPr>
        <w:t xml:space="preserve">שתי יבמות, זו </w:t>
      </w:r>
      <w:r w:rsidR="00D0565F">
        <w:rPr>
          <w:rFonts w:hint="cs"/>
          <w:rtl/>
        </w:rPr>
        <w:t>'</w:t>
      </w:r>
      <w:r w:rsidRPr="00C35A2C">
        <w:rPr>
          <w:rtl/>
        </w:rPr>
        <w:t>מת בעלי</w:t>
      </w:r>
      <w:r w:rsidR="00D0565F">
        <w:rPr>
          <w:rFonts w:hint="cs"/>
          <w:rtl/>
        </w:rPr>
        <w:t>'</w:t>
      </w:r>
      <w:r w:rsidRPr="00C35A2C">
        <w:rPr>
          <w:rtl/>
        </w:rPr>
        <w:t xml:space="preserve"> וזו </w:t>
      </w:r>
      <w:r w:rsidR="00D0565F">
        <w:rPr>
          <w:rFonts w:hint="cs"/>
          <w:rtl/>
        </w:rPr>
        <w:t>'</w:t>
      </w:r>
      <w:r w:rsidRPr="00C35A2C">
        <w:rPr>
          <w:rtl/>
        </w:rPr>
        <w:t>מת בעלי</w:t>
      </w:r>
      <w:r w:rsidR="00D0565F">
        <w:rPr>
          <w:rFonts w:hint="cs"/>
          <w:rtl/>
        </w:rPr>
        <w:t>':</w:t>
      </w:r>
      <w:bookmarkEnd w:id="1400"/>
      <w:bookmarkEnd w:id="1401"/>
    </w:p>
    <w:p>
      <w:pPr>
        <w:pStyle w:val="MishnaBatzad"/>
        <w:rPr>
          <w:ins w:id="20643" w:author="קלוד" w:date="2026-10-06T10:10:48Z"/>
        </w:rPr>
      </w:pPr>
      <w:ins w:id="20642" w:author="קלוד" w:date="2026-10-06T10:10:48Z">
        <w:r>
          <w:t xml:space="preserve">משנה ב</w:t>
        </w:r>
      </w:ins>
    </w:p>
    <w:p w14:paraId="033995AD" w14:textId="1A30595D" w:rsidR="00B433C9" w:rsidRPr="00C35A2C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t>זו אסורה מפני בעלה של זו, ו</w:t>
      </w:r>
      <w:r w:rsidR="00D0565F">
        <w:rPr>
          <w:rFonts w:hint="cs"/>
          <w:b/>
          <w:rtl/>
        </w:rPr>
        <w:t xml:space="preserve">כן </w:t>
      </w:r>
      <w:r w:rsidRPr="00C35A2C">
        <w:rPr>
          <w:b/>
          <w:rtl/>
        </w:rPr>
        <w:t>זו.</w:t>
      </w:r>
    </w:p>
    <w:p w14:paraId="378FB283" w14:textId="15B0FFAD" w:rsidR="00D0565F" w:rsidRDefault="00B433C9" w:rsidP="007B5F8C">
      <w:pPr>
        <w:pStyle w:val="affffb"/>
        <w:rPr>
          <w:rtl/>
        </w:rPr>
      </w:pPr>
      <w:ins w:id="10035" w:author="מספור קטעי משנה" w:date="2026-10-06T06:45:58Z">
        <w:r>
          <w:rPr>
            <w:rStyle w:val="MisparKeta"/>
          </w:rPr>
          <w:t xml:space="preserve">ב. </w:t>
        </w:r>
      </w:ins>
      <w:bookmarkStart w:id="1402" w:name="_Toc119173267"/>
      <w:bookmarkStart w:id="1403" w:name="_Toc119230364"/>
      <w:r w:rsidRPr="00EA6942">
        <w:rPr>
          <w:rtl/>
        </w:rPr>
        <w:t>לזו עדים ולזו אין עדים</w:t>
      </w:r>
      <w:r w:rsidR="00D0565F">
        <w:rPr>
          <w:rFonts w:hint="cs"/>
          <w:rtl/>
        </w:rPr>
        <w:t xml:space="preserve"> -</w:t>
      </w:r>
      <w:bookmarkEnd w:id="1402"/>
      <w:bookmarkEnd w:id="1403"/>
    </w:p>
    <w:p>
      <w:pPr>
        <w:pStyle w:val="MishnaBatzad"/>
        <w:rPr>
          <w:ins w:id="20645" w:author="קלוד" w:date="2026-10-06T10:10:48Z"/>
        </w:rPr>
      </w:pPr>
      <w:ins w:id="20644" w:author="קלוד" w:date="2026-10-06T10:10:48Z">
        <w:r>
          <w:t xml:space="preserve">משנה ב</w:t>
        </w:r>
      </w:ins>
    </w:p>
    <w:p w14:paraId="532FC179" w14:textId="504AE7C8" w:rsidR="00B433C9" w:rsidRPr="00EA6942" w:rsidRDefault="00B433C9" w:rsidP="007C50EB">
      <w:pPr>
        <w:pStyle w:val="affc"/>
        <w:rPr>
          <w:b/>
          <w:rtl/>
        </w:rPr>
      </w:pPr>
      <w:r w:rsidRPr="00EA6942">
        <w:rPr>
          <w:b/>
          <w:rtl/>
        </w:rPr>
        <w:t>שיש לה עדים אסורה, שאין לה מותרת.</w:t>
      </w:r>
    </w:p>
    <w:p w14:paraId="2C3458B6" w14:textId="745B56AC" w:rsidR="00D0565F" w:rsidRDefault="00B433C9" w:rsidP="007B5F8C">
      <w:pPr>
        <w:pStyle w:val="affffb"/>
        <w:rPr>
          <w:rtl/>
        </w:rPr>
      </w:pPr>
      <w:ins w:id="10036" w:author="מספור קטעי משנה" w:date="2026-10-06T06:45:58Z">
        <w:r>
          <w:rPr>
            <w:rStyle w:val="MisparKeta"/>
          </w:rPr>
          <w:t xml:space="preserve">ב. </w:t>
        </w:r>
      </w:ins>
      <w:bookmarkStart w:id="1404" w:name="_Toc119173268"/>
      <w:bookmarkStart w:id="1405" w:name="_Toc119230365"/>
      <w:r w:rsidRPr="00C35A2C">
        <w:rPr>
          <w:rtl/>
        </w:rPr>
        <w:t>לזו בנים ולזו אין בנים</w:t>
      </w:r>
      <w:r w:rsidR="00D0565F">
        <w:rPr>
          <w:rFonts w:hint="cs"/>
          <w:rtl/>
        </w:rPr>
        <w:t xml:space="preserve"> -</w:t>
      </w:r>
      <w:bookmarkEnd w:id="1404"/>
      <w:bookmarkEnd w:id="1405"/>
    </w:p>
    <w:p>
      <w:pPr>
        <w:pStyle w:val="MishnaBatzad"/>
        <w:rPr>
          <w:ins w:id="20647" w:author="קלוד" w:date="2026-10-06T10:10:48Z"/>
        </w:rPr>
      </w:pPr>
      <w:ins w:id="20646" w:author="קלוד" w:date="2026-10-06T10:10:48Z">
        <w:r>
          <w:t xml:space="preserve">משנה ב</w:t>
        </w:r>
      </w:ins>
    </w:p>
    <w:p w14:paraId="6A1E1E91" w14:textId="0390F393" w:rsidR="00B433C9" w:rsidRPr="00C35A2C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t>שיש לה בנים מותרת, שאין לה אסורה.</w:t>
      </w:r>
    </w:p>
    <w:p w14:paraId="208788D4" w14:textId="2822FEBB" w:rsidR="00B433C9" w:rsidRDefault="00B433C9" w:rsidP="007B5F8C">
      <w:pPr>
        <w:pStyle w:val="affffb"/>
        <w:rPr>
          <w:rtl/>
        </w:rPr>
      </w:pPr>
      <w:ins w:id="10037" w:author="מספור קטעי משנה" w:date="2026-10-06T06:45:58Z">
        <w:r>
          <w:rPr>
            <w:rStyle w:val="MisparKeta"/>
          </w:rPr>
          <w:t xml:space="preserve">ב. </w:t>
        </w:r>
      </w:ins>
      <w:bookmarkStart w:id="1406" w:name="_Toc119173269"/>
      <w:bookmarkStart w:id="1407" w:name="_Toc119230366"/>
      <w:r w:rsidRPr="00C35A2C">
        <w:rPr>
          <w:rtl/>
        </w:rPr>
        <w:t>נתייבמו ומתו היבמין - אסורות להנשא,</w:t>
      </w:r>
      <w:bookmarkEnd w:id="1406"/>
      <w:bookmarkEnd w:id="1407"/>
    </w:p>
    <w:p>
      <w:pPr>
        <w:pStyle w:val="MishnaBatzad"/>
        <w:rPr>
          <w:ins w:id="20649" w:author="קלוד" w:date="2026-10-06T10:10:48Z"/>
        </w:rPr>
      </w:pPr>
      <w:ins w:id="20648" w:author="קלוד" w:date="2026-10-06T10:10:48Z">
        <w:r>
          <w:t xml:space="preserve">משנה ב</w:t>
        </w:r>
      </w:ins>
    </w:p>
    <w:p w14:paraId="28AC33A2" w14:textId="7C4B4300" w:rsidR="00B433C9" w:rsidRDefault="00B433C9" w:rsidP="00CA593F">
      <w:pPr>
        <w:pStyle w:val="affc"/>
        <w:rPr>
          <w:rtl/>
        </w:rPr>
      </w:pPr>
      <w:r w:rsidRPr="008553D4">
        <w:rPr>
          <w:rStyle w:val="affffa"/>
          <w:rtl/>
        </w:rPr>
        <w:t>ר' אלעזר:</w:t>
      </w:r>
      <w:r w:rsidRPr="00C35A2C">
        <w:rPr>
          <w:b/>
          <w:rtl/>
        </w:rPr>
        <w:t xml:space="preserve"> הואיל והותרו ליבמין</w:t>
      </w:r>
      <w:r w:rsidR="00D0565F">
        <w:rPr>
          <w:rFonts w:hint="cs"/>
          <w:b/>
          <w:rtl/>
        </w:rPr>
        <w:t>,</w:t>
      </w:r>
      <w:r w:rsidRPr="00C35A2C">
        <w:rPr>
          <w:b/>
          <w:rtl/>
        </w:rPr>
        <w:t xml:space="preserve"> הותרו לכל אדם.</w:t>
      </w:r>
    </w:p>
    <w:p w14:paraId="714596E7" w14:textId="77777777" w:rsidR="00B433C9" w:rsidRPr="00C35A2C" w:rsidRDefault="00B433C9" w:rsidP="00B55EDF">
      <w:pPr>
        <w:rPr>
          <w:rFonts w:ascii="Fb Fontext" w:hAnsi="Fb Fontext"/>
          <w:rtl/>
        </w:rPr>
      </w:pPr>
      <w:r w:rsidRPr="00451AA8">
        <w:rPr>
          <w:rStyle w:val="affff5"/>
          <w:rtl/>
        </w:rPr>
        <w:t>תנא:</w:t>
      </w:r>
      <w:r w:rsidRPr="00C35A2C">
        <w:rPr>
          <w:rFonts w:ascii="Fb Fontext" w:hAnsi="Fb Fontext"/>
          <w:sz w:val="32"/>
          <w:rtl/>
        </w:rPr>
        <w:t xml:space="preserve"> לזו עדים ובנים, ולזו לא עדים ולא בנים -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שתיהן מותרות</w:t>
      </w:r>
      <w:r w:rsidRPr="00C35A2C">
        <w:rPr>
          <w:rFonts w:ascii="Fb Fontext" w:hAnsi="Fb Fontext"/>
          <w:sz w:val="32"/>
          <w:rtl/>
        </w:rPr>
        <w:t>.</w:t>
      </w:r>
    </w:p>
    <w:p w14:paraId="15BB1FF2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קכ.</w:t>
      </w:r>
    </w:p>
    <w:p w14:paraId="171ACE55" w14:textId="75627BA8" w:rsidR="00B433C9" w:rsidRPr="00135227" w:rsidRDefault="00B433C9" w:rsidP="00D0565F">
      <w:pPr>
        <w:pStyle w:val="afff4"/>
        <w:rPr>
          <w:rStyle w:val="afff1"/>
          <w:rFonts w:ascii="Fb Fontext" w:hAnsi="Fb Fontext"/>
          <w:b/>
          <w:bCs w:val="0"/>
          <w:rtl/>
        </w:rPr>
      </w:pPr>
      <w:ins w:id="10038" w:author="מספור קטעי משנה" w:date="2026-10-06T06:45:58Z">
        <w:r>
          <w:rPr>
            <w:rStyle w:val="MisparKeta"/>
          </w:rPr>
          <w:t xml:space="preserve">ד. </w:t>
        </w:r>
      </w:ins>
      <w:bookmarkStart w:id="1408" w:name="_Toc119173270"/>
      <w:bookmarkStart w:id="1409" w:name="_Toc119230367"/>
      <w:r w:rsidRPr="00135227">
        <w:rPr>
          <w:rStyle w:val="afff1"/>
          <w:rFonts w:ascii="Fb Fontext" w:hAnsi="Fb Fontext"/>
          <w:b/>
          <w:bCs w:val="0"/>
          <w:rtl/>
        </w:rPr>
        <w:t>ר</w:t>
      </w:r>
      <w:r w:rsidR="00D0565F">
        <w:rPr>
          <w:rStyle w:val="afff1"/>
          <w:rFonts w:ascii="Fb Fontext" w:hAnsi="Fb Fontext" w:hint="cs"/>
          <w:b/>
          <w:bCs w:val="0"/>
          <w:rtl/>
        </w:rPr>
        <w:t>"</w:t>
      </w:r>
      <w:r w:rsidRPr="00135227">
        <w:rPr>
          <w:rStyle w:val="afff1"/>
          <w:rFonts w:ascii="Fb Fontext" w:hAnsi="Fb Fontext"/>
          <w:b/>
          <w:bCs w:val="0"/>
          <w:rtl/>
        </w:rPr>
        <w:t>א: הואיל והותרו ליבמין</w:t>
      </w:r>
      <w:r w:rsidR="00D0565F">
        <w:rPr>
          <w:rStyle w:val="afff1"/>
          <w:rFonts w:ascii="Fb Fontext" w:hAnsi="Fb Fontext" w:hint="cs"/>
          <w:b/>
          <w:bCs w:val="0"/>
          <w:rtl/>
        </w:rPr>
        <w:t>,</w:t>
      </w:r>
      <w:r w:rsidRPr="00135227">
        <w:rPr>
          <w:rStyle w:val="afff1"/>
          <w:rFonts w:ascii="Fb Fontext" w:hAnsi="Fb Fontext"/>
          <w:b/>
          <w:bCs w:val="0"/>
          <w:rtl/>
        </w:rPr>
        <w:t xml:space="preserve"> הותרו לכל אדם.</w:t>
      </w:r>
      <w:bookmarkEnd w:id="1408"/>
      <w:bookmarkEnd w:id="1409"/>
    </w:p>
    <w:p w14:paraId="7A6A453A" w14:textId="218A1C3B" w:rsidR="00B433C9" w:rsidRPr="00030DD8" w:rsidRDefault="00D0565F" w:rsidP="00B55EDF">
      <w:pPr>
        <w:rPr>
          <w:rtl/>
        </w:rPr>
      </w:pPr>
      <w:r>
        <w:rPr>
          <w:rStyle w:val="affff5"/>
          <w:rFonts w:hint="cs"/>
          <w:rtl/>
        </w:rPr>
        <w:t>אי</w:t>
      </w:r>
      <w:r w:rsidR="00B433C9" w:rsidRPr="00451AA8">
        <w:rPr>
          <w:rStyle w:val="affff5"/>
          <w:rtl/>
        </w:rPr>
        <w:t>בעי</w:t>
      </w:r>
      <w:r>
        <w:rPr>
          <w:rStyle w:val="affff5"/>
          <w:rFonts w:hint="cs"/>
          <w:rtl/>
        </w:rPr>
        <w:t>א,</w:t>
      </w:r>
      <w:r w:rsidR="00B433C9" w:rsidRPr="00451AA8">
        <w:rPr>
          <w:rStyle w:val="affff5"/>
          <w:rtl/>
        </w:rPr>
        <w:t xml:space="preserve"> </w:t>
      </w:r>
      <w:r>
        <w:rPr>
          <w:rStyle w:val="affff5"/>
          <w:rFonts w:hint="cs"/>
          <w:rtl/>
        </w:rPr>
        <w:t>טעמו</w:t>
      </w:r>
      <w:r w:rsidR="00B433C9" w:rsidRPr="00451AA8">
        <w:rPr>
          <w:rStyle w:val="affff5"/>
          <w:rtl/>
        </w:rPr>
        <w:t>:</w:t>
      </w:r>
      <w:r w:rsidR="00B433C9" w:rsidRPr="00030DD8">
        <w:rPr>
          <w:rtl/>
        </w:rPr>
        <w:t xml:space="preserve"> </w:t>
      </w:r>
      <w:r>
        <w:rPr>
          <w:rFonts w:hint="cs"/>
          <w:rtl/>
        </w:rPr>
        <w:t>'</w:t>
      </w:r>
      <w:r w:rsidR="00B433C9" w:rsidRPr="00D1637C">
        <w:rPr>
          <w:rFonts w:cs="PFT_Frank"/>
          <w:b/>
          <w:bCs/>
          <w:szCs w:val="14"/>
          <w:rtl/>
        </w:rPr>
        <w:t>צרה מעידה לחברתה</w:t>
      </w:r>
      <w:r>
        <w:rPr>
          <w:rFonts w:hint="cs"/>
          <w:rtl/>
        </w:rPr>
        <w:t>'</w:t>
      </w:r>
      <w:r w:rsidR="00B433C9" w:rsidRPr="00030DD8">
        <w:rPr>
          <w:rtl/>
        </w:rPr>
        <w:t xml:space="preserve">, </w:t>
      </w:r>
      <w:r w:rsidR="00B433C9" w:rsidRPr="00451AA8">
        <w:rPr>
          <w:rStyle w:val="affff5"/>
          <w:rtl/>
        </w:rPr>
        <w:t xml:space="preserve">או </w:t>
      </w:r>
      <w:r>
        <w:rPr>
          <w:rFonts w:hint="cs"/>
          <w:rtl/>
        </w:rPr>
        <w:t>'</w:t>
      </w:r>
      <w:r w:rsidR="00B433C9" w:rsidRPr="00D1637C">
        <w:rPr>
          <w:rFonts w:cs="PFT_Frank"/>
          <w:b/>
          <w:bCs/>
          <w:szCs w:val="14"/>
          <w:rtl/>
        </w:rPr>
        <w:t>לא מקלקל</w:t>
      </w:r>
      <w:r w:rsidRPr="00D1637C">
        <w:rPr>
          <w:rFonts w:cs="PFT_Frank" w:hint="eastAsia"/>
          <w:b/>
          <w:bCs/>
          <w:szCs w:val="14"/>
          <w:rtl/>
        </w:rPr>
        <w:t>ת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עצמה</w:t>
      </w:r>
      <w:r>
        <w:rPr>
          <w:rFonts w:hint="cs"/>
          <w:rtl/>
        </w:rPr>
        <w:t>'</w:t>
      </w:r>
      <w:r w:rsidR="00B433C9" w:rsidRPr="00030DD8">
        <w:rPr>
          <w:rtl/>
        </w:rPr>
        <w:t>?</w:t>
      </w:r>
    </w:p>
    <w:p w14:paraId="0856F6D3" w14:textId="7949F6C0" w:rsidR="00D0565F" w:rsidRDefault="00B433C9" w:rsidP="00D0565F">
      <w:pPr>
        <w:rPr>
          <w:rFonts w:ascii="Fb Fontext" w:hAnsi="Fb Fontext"/>
          <w:rtl/>
        </w:rPr>
      </w:pPr>
      <w:r w:rsidRPr="00CA593F">
        <w:rPr>
          <w:rStyle w:val="affff5"/>
          <w:rFonts w:hint="eastAsia"/>
          <w:rtl/>
        </w:rPr>
        <w:t>נפק</w:t>
      </w:r>
      <w:r w:rsidRPr="00CA593F">
        <w:rPr>
          <w:rStyle w:val="affff5"/>
          <w:rtl/>
        </w:rPr>
        <w:t>"</w:t>
      </w:r>
      <w:r w:rsidRPr="00CA593F">
        <w:rPr>
          <w:rStyle w:val="affff5"/>
          <w:rFonts w:hint="eastAsia"/>
          <w:rtl/>
        </w:rPr>
        <w:t>מ</w:t>
      </w:r>
      <w:r w:rsidR="00D0565F" w:rsidRPr="00CA593F">
        <w:rPr>
          <w:rStyle w:val="affff5"/>
          <w:rtl/>
        </w:rPr>
        <w:t>:</w:t>
      </w:r>
      <w:r w:rsidRPr="00C35A2C">
        <w:rPr>
          <w:rFonts w:ascii="Fb Fontext" w:hAnsi="Fb Fontext" w:hint="cs"/>
          <w:rtl/>
        </w:rPr>
        <w:t xml:space="preserve"> </w:t>
      </w:r>
      <w:r w:rsidR="00D0565F">
        <w:rPr>
          <w:rFonts w:ascii="Fb Fontext" w:hAnsi="Fb Fontext" w:hint="cs"/>
          <w:rtl/>
        </w:rPr>
        <w:t>'</w:t>
      </w:r>
      <w:r w:rsidRPr="00C35A2C">
        <w:rPr>
          <w:rFonts w:ascii="Fb Fontext" w:hAnsi="Fb Fontext" w:hint="cs"/>
          <w:rtl/>
        </w:rPr>
        <w:t>צרה מעידה</w:t>
      </w:r>
      <w:r w:rsidR="00D0565F">
        <w:rPr>
          <w:rFonts w:ascii="Fb Fontext" w:hAnsi="Fb Fontext" w:hint="cs"/>
          <w:rtl/>
        </w:rPr>
        <w:t>'</w:t>
      </w:r>
      <w:r w:rsidRPr="00C35A2C">
        <w:rPr>
          <w:rFonts w:ascii="Fb Fontext" w:hAnsi="Fb Fontext" w:hint="cs"/>
          <w:rtl/>
        </w:rPr>
        <w:t xml:space="preserve"> </w:t>
      </w:r>
      <w:r w:rsidR="00AB43C5">
        <w:rPr>
          <w:rFonts w:ascii="Fb Fontext" w:hAnsi="Fb Fontext" w:hint="cs"/>
          <w:rtl/>
        </w:rPr>
        <w:t>אף</w:t>
      </w:r>
      <w:r w:rsidRPr="00C35A2C">
        <w:rPr>
          <w:rFonts w:ascii="Fb Fontext" w:hAnsi="Fb Fontext" w:hint="cs"/>
          <w:rtl/>
        </w:rPr>
        <w:t xml:space="preserve"> לא נישא</w:t>
      </w:r>
      <w:r w:rsidR="00D0565F">
        <w:rPr>
          <w:rFonts w:ascii="Fb Fontext" w:hAnsi="Fb Fontext" w:hint="cs"/>
          <w:rtl/>
        </w:rPr>
        <w:t>ת,</w:t>
      </w:r>
      <w:r w:rsidRPr="00C35A2C">
        <w:rPr>
          <w:rFonts w:ascii="Fb Fontext" w:hAnsi="Fb Fontext" w:hint="cs"/>
          <w:rtl/>
        </w:rPr>
        <w:t xml:space="preserve"> </w:t>
      </w:r>
      <w:r w:rsidR="00D0565F">
        <w:rPr>
          <w:rFonts w:ascii="Fb Fontext" w:hAnsi="Fb Fontext" w:hint="cs"/>
          <w:rtl/>
        </w:rPr>
        <w:t>'</w:t>
      </w:r>
      <w:r w:rsidRPr="00C35A2C">
        <w:rPr>
          <w:rFonts w:ascii="Fb Fontext" w:hAnsi="Fb Fontext" w:hint="cs"/>
          <w:rtl/>
        </w:rPr>
        <w:t>לא מקלקלת</w:t>
      </w:r>
      <w:r w:rsidR="00D0565F">
        <w:rPr>
          <w:rFonts w:ascii="Fb Fontext" w:hAnsi="Fb Fontext" w:hint="cs"/>
          <w:rtl/>
        </w:rPr>
        <w:t>'</w:t>
      </w:r>
      <w:r w:rsidRPr="00C35A2C">
        <w:rPr>
          <w:rFonts w:ascii="Fb Fontext" w:hAnsi="Fb Fontext" w:hint="cs"/>
          <w:rtl/>
        </w:rPr>
        <w:t xml:space="preserve"> </w:t>
      </w:r>
      <w:r w:rsidR="00D0565F">
        <w:rPr>
          <w:rFonts w:ascii="Fb Fontext" w:hAnsi="Fb Fontext" w:hint="cs"/>
          <w:rtl/>
        </w:rPr>
        <w:t>רק</w:t>
      </w:r>
      <w:r w:rsidRPr="00C35A2C">
        <w:rPr>
          <w:rFonts w:ascii="Fb Fontext" w:hAnsi="Fb Fontext" w:hint="cs"/>
          <w:rtl/>
        </w:rPr>
        <w:t xml:space="preserve"> בנישא</w:t>
      </w:r>
      <w:r w:rsidR="00D0565F">
        <w:rPr>
          <w:rFonts w:ascii="Fb Fontext" w:hAnsi="Fb Fontext" w:hint="cs"/>
          <w:rtl/>
        </w:rPr>
        <w:t>ת.</w:t>
      </w:r>
    </w:p>
    <w:p w14:paraId="50C2E035" w14:textId="43166399" w:rsidR="00B433C9" w:rsidRPr="00C35A2C" w:rsidRDefault="00D0565F" w:rsidP="00D0565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א. מוכיח 'דלא מקלקלא'</w:t>
      </w:r>
      <w:r w:rsidR="00B433C9" w:rsidRPr="00451AA8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הואיל </w:t>
      </w:r>
      <w:r w:rsidR="00B433C9" w:rsidRPr="004B0160">
        <w:rPr>
          <w:rFonts w:ascii="Fb Fontext" w:hAnsi="Fb Fontext"/>
          <w:sz w:val="32"/>
          <w:rtl/>
        </w:rPr>
        <w:t>והותרו</w:t>
      </w:r>
      <w:r w:rsidR="00B433C9" w:rsidRPr="00C35A2C">
        <w:rPr>
          <w:rFonts w:ascii="Fb Fontext" w:hAnsi="Fb Fontext"/>
          <w:sz w:val="32"/>
          <w:rtl/>
        </w:rPr>
        <w:t xml:space="preserve"> ליבמין</w:t>
      </w:r>
      <w:r>
        <w:rPr>
          <w:rFonts w:ascii="Fb Fontext" w:hAnsi="Fb Fontext" w:hint="cs"/>
          <w:sz w:val="32"/>
          <w:rtl/>
        </w:rPr>
        <w:t>..</w:t>
      </w:r>
      <w:r w:rsidR="004B0160" w:rsidRPr="00CA593F">
        <w:rPr>
          <w:rStyle w:val="affff8"/>
          <w:rtl/>
        </w:rPr>
        <w:t xml:space="preserve"> [היינו </w:t>
      </w:r>
      <w:r w:rsidR="004B0160" w:rsidRPr="00CA593F">
        <w:rPr>
          <w:rStyle w:val="affff8"/>
          <w:rFonts w:hint="eastAsia"/>
          <w:rtl/>
        </w:rPr>
        <w:t>שנישאו</w:t>
      </w:r>
      <w:r w:rsidR="004B0160" w:rsidRPr="00CA593F">
        <w:rPr>
          <w:rStyle w:val="affff8"/>
          <w:rtl/>
        </w:rPr>
        <w:t>],</w:t>
      </w:r>
      <w:r w:rsidR="004B0160">
        <w:rPr>
          <w:rFonts w:ascii="Fb Fontext" w:hAnsi="Fb Fontext" w:hint="cs"/>
          <w:sz w:val="32"/>
          <w:rtl/>
        </w:rPr>
        <w:t xml:space="preserve"> </w:t>
      </w:r>
    </w:p>
    <w:p w14:paraId="5B0E6C2F" w14:textId="08FE2CEE" w:rsidR="00B433C9" w:rsidRDefault="00D0565F" w:rsidP="00CA593F">
      <w:pPr>
        <w:rPr>
          <w:rtl/>
        </w:rPr>
      </w:pPr>
      <w:r>
        <w:rPr>
          <w:rStyle w:val="affff5"/>
          <w:rFonts w:hint="cs"/>
          <w:rtl/>
        </w:rPr>
        <w:t>ו</w:t>
      </w:r>
      <w:r w:rsidR="00B433C9" w:rsidRPr="00CA593F">
        <w:rPr>
          <w:rStyle w:val="affff5"/>
          <w:rFonts w:hint="eastAsia"/>
          <w:rtl/>
        </w:rPr>
        <w:t>דח</w:t>
      </w:r>
      <w:r w:rsidRPr="00CA593F">
        <w:rPr>
          <w:rStyle w:val="affff5"/>
          <w:rFonts w:hint="eastAsia"/>
          <w:rtl/>
        </w:rPr>
        <w:t>ה</w:t>
      </w:r>
      <w:r w:rsidRPr="00CA593F">
        <w:rPr>
          <w:rStyle w:val="affff5"/>
          <w:rtl/>
        </w:rPr>
        <w:t>:</w:t>
      </w:r>
      <w:r w:rsidR="00B433C9" w:rsidRPr="003F3A85">
        <w:rPr>
          <w:rStyle w:val="afff1"/>
          <w:rFonts w:cs="PFT_Frank" w:hint="cs"/>
          <w:szCs w:val="14"/>
          <w:rtl/>
        </w:rPr>
        <w:t xml:space="preserve"> </w:t>
      </w:r>
      <w:r w:rsidR="00B433C9" w:rsidRPr="00CA593F">
        <w:rPr>
          <w:rtl/>
        </w:rPr>
        <w:t>לדבריהם</w:t>
      </w:r>
      <w:r w:rsidRPr="00CA593F">
        <w:rPr>
          <w:rtl/>
        </w:rPr>
        <w:t>,</w:t>
      </w:r>
      <w:r w:rsidR="00B433C9" w:rsidRPr="00D0565F">
        <w:rPr>
          <w:rFonts w:hint="cs"/>
          <w:rtl/>
        </w:rPr>
        <w:t xml:space="preserve"> </w:t>
      </w:r>
      <w:r>
        <w:rPr>
          <w:rFonts w:hint="cs"/>
          <w:rtl/>
        </w:rPr>
        <w:t>ד</w:t>
      </w:r>
      <w:r w:rsidR="00B433C9" w:rsidRPr="00C35A2C">
        <w:rPr>
          <w:rFonts w:hint="cs"/>
          <w:rtl/>
        </w:rPr>
        <w:t xml:space="preserve">לדידי </w:t>
      </w:r>
      <w:r>
        <w:rPr>
          <w:rFonts w:hint="cs"/>
          <w:rtl/>
        </w:rPr>
        <w:t>'</w:t>
      </w:r>
      <w:r w:rsidR="00B433C9" w:rsidRPr="00C35A2C">
        <w:rPr>
          <w:rtl/>
        </w:rPr>
        <w:t>צרה מעידה</w:t>
      </w:r>
      <w:r>
        <w:rPr>
          <w:rFonts w:hint="cs"/>
          <w:rtl/>
        </w:rPr>
        <w:t>'</w:t>
      </w:r>
      <w:r w:rsidR="00B433C9" w:rsidRPr="00C35A2C">
        <w:rPr>
          <w:rtl/>
        </w:rPr>
        <w:t xml:space="preserve">, </w:t>
      </w:r>
      <w:r w:rsidR="00B433C9" w:rsidRPr="00C35A2C">
        <w:rPr>
          <w:rFonts w:hint="cs"/>
          <w:rtl/>
        </w:rPr>
        <w:t xml:space="preserve">אלא </w:t>
      </w:r>
      <w:r>
        <w:rPr>
          <w:rFonts w:hint="cs"/>
          <w:rtl/>
        </w:rPr>
        <w:t>ת</w:t>
      </w:r>
      <w:r w:rsidR="00B433C9" w:rsidRPr="00C35A2C">
        <w:rPr>
          <w:rFonts w:hint="cs"/>
          <w:rtl/>
        </w:rPr>
        <w:t>ודו לי</w:t>
      </w:r>
      <w:r w:rsidR="00274003">
        <w:rPr>
          <w:rFonts w:hint="cs"/>
          <w:rtl/>
        </w:rPr>
        <w:t xml:space="preserve"> ב</w:t>
      </w:r>
      <w:r w:rsidR="00B433C9" w:rsidRPr="00C35A2C">
        <w:rPr>
          <w:rFonts w:hint="cs"/>
          <w:rtl/>
        </w:rPr>
        <w:t>נישאה</w:t>
      </w:r>
      <w:r>
        <w:rPr>
          <w:rFonts w:hint="cs"/>
          <w:rtl/>
        </w:rPr>
        <w:t>,</w:t>
      </w:r>
      <w:r w:rsidR="00B433C9" w:rsidRPr="00C35A2C">
        <w:rPr>
          <w:rFonts w:hint="cs"/>
          <w:rtl/>
        </w:rPr>
        <w:t xml:space="preserve"> </w:t>
      </w:r>
    </w:p>
    <w:p w14:paraId="53592901" w14:textId="6F601DF3" w:rsidR="00B433C9" w:rsidRPr="00C35A2C" w:rsidRDefault="00B433C9" w:rsidP="00B55EDF">
      <w:pPr>
        <w:rPr>
          <w:rFonts w:ascii="Fb Fontext" w:hAnsi="Fb Fontext" w:cs="Guttman Vilna"/>
          <w:b/>
          <w:bCs/>
          <w:rtl/>
        </w:rPr>
      </w:pPr>
      <w:r w:rsidRPr="00451AA8">
        <w:rPr>
          <w:rStyle w:val="affff5"/>
          <w:rFonts w:hint="cs"/>
          <w:rtl/>
        </w:rPr>
        <w:t>ורבנן ס</w:t>
      </w:r>
      <w:r w:rsidR="00D0565F">
        <w:rPr>
          <w:rStyle w:val="affff5"/>
          <w:rFonts w:hint="cs"/>
          <w:rtl/>
        </w:rPr>
        <w:t>"</w:t>
      </w:r>
      <w:r w:rsidRPr="00451AA8">
        <w:rPr>
          <w:rStyle w:val="affff5"/>
          <w:rFonts w:hint="cs"/>
          <w:rtl/>
        </w:rPr>
        <w:t>ל</w:t>
      </w:r>
      <w:r w:rsidR="008553D4">
        <w:rPr>
          <w:rStyle w:val="affff5"/>
          <w:rFonts w:hint="cs"/>
          <w:rtl/>
        </w:rPr>
        <w:t>:</w:t>
      </w:r>
      <w:r w:rsidRPr="00CA593F">
        <w:rPr>
          <w:rStyle w:val="affff1"/>
          <w:rtl/>
        </w:rPr>
        <w:t xml:space="preserve"> </w:t>
      </w:r>
      <w:r w:rsidR="00D0565F" w:rsidRPr="00CA593F">
        <w:rPr>
          <w:rStyle w:val="affff1"/>
          <w:rtl/>
        </w:rPr>
        <w:t>'</w:t>
      </w:r>
      <w:r w:rsidRPr="00CA593F">
        <w:rPr>
          <w:rStyle w:val="affff1"/>
          <w:rtl/>
        </w:rPr>
        <w:t>תמות נפשי עם פלשתים</w:t>
      </w:r>
      <w:r w:rsidR="00D0565F" w:rsidRPr="00CA593F">
        <w:rPr>
          <w:rStyle w:val="affff1"/>
          <w:rtl/>
        </w:rPr>
        <w:t>'</w:t>
      </w:r>
      <w:r w:rsidRPr="00C35A2C">
        <w:rPr>
          <w:rFonts w:ascii="Fb Fontext" w:hAnsi="Fb Fontext"/>
          <w:rtl/>
        </w:rPr>
        <w:t>.</w:t>
      </w:r>
    </w:p>
    <w:p w14:paraId="065233BE" w14:textId="3D7F4141" w:rsidR="00D0565F" w:rsidRDefault="00D0565F" w:rsidP="00B55EDF">
      <w:pPr>
        <w:rPr>
          <w:rStyle w:val="affff5"/>
          <w:rtl/>
        </w:rPr>
      </w:pPr>
      <w:r>
        <w:rPr>
          <w:rStyle w:val="affff5"/>
          <w:rFonts w:hint="cs"/>
          <w:rtl/>
        </w:rPr>
        <w:lastRenderedPageBreak/>
        <w:t>ב. ומוכיח עוד</w:t>
      </w:r>
      <w:r w:rsidR="00B433C9" w:rsidRPr="00451AA8">
        <w:rPr>
          <w:rStyle w:val="affff5"/>
          <w:rtl/>
        </w:rPr>
        <w:t xml:space="preserve">: 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>מת בעלי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 xml:space="preserve"> - תנשא</w:t>
      </w:r>
      <w:r>
        <w:rPr>
          <w:rFonts w:ascii="Fb Fontext" w:hAnsi="Fb Fontext" w:hint="cs"/>
          <w:sz w:val="32"/>
          <w:rtl/>
        </w:rPr>
        <w:t>..</w:t>
      </w:r>
      <w:r w:rsidR="00B433C9" w:rsidRPr="00C35A2C">
        <w:rPr>
          <w:rFonts w:ascii="Fb Fontext" w:hAnsi="Fb Fontext"/>
          <w:sz w:val="32"/>
          <w:rtl/>
        </w:rPr>
        <w:t xml:space="preserve"> וצרתה אסורה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</w:p>
    <w:p w14:paraId="1E86F4B7" w14:textId="444E5502" w:rsidR="00B433C9" w:rsidRPr="00C35A2C" w:rsidRDefault="00B433C9" w:rsidP="00CA593F">
      <w:pPr>
        <w:ind w:firstLine="113"/>
        <w:rPr>
          <w:rFonts w:ascii="Fb Fontext" w:hAnsi="Fb Fontext"/>
          <w:rtl/>
        </w:rPr>
      </w:pPr>
      <w:r w:rsidRPr="00451AA8">
        <w:rPr>
          <w:rStyle w:val="affff5"/>
          <w:rFonts w:hint="cs"/>
          <w:rtl/>
        </w:rPr>
        <w:t>ר</w:t>
      </w:r>
      <w:r w:rsidRPr="00451AA8">
        <w:rPr>
          <w:rStyle w:val="affff5"/>
          <w:rtl/>
        </w:rPr>
        <w:t>"</w:t>
      </w:r>
      <w:r w:rsidRPr="00451AA8">
        <w:rPr>
          <w:rStyle w:val="affff5"/>
          <w:rFonts w:hint="cs"/>
          <w:rtl/>
        </w:rPr>
        <w:t>א</w:t>
      </w:r>
      <w:r w:rsidR="00D0565F">
        <w:rPr>
          <w:rStyle w:val="affff5"/>
          <w:rFonts w:hint="cs"/>
          <w:rtl/>
        </w:rPr>
        <w:t>:</w:t>
      </w:r>
      <w:r w:rsidRPr="00451AA8">
        <w:rPr>
          <w:rStyle w:val="affff5"/>
          <w:rFonts w:hint="cs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 xml:space="preserve">הואיל </w:t>
      </w:r>
      <w:r w:rsidRPr="00CA593F">
        <w:rPr>
          <w:b/>
          <w:rtl/>
        </w:rPr>
        <w:t>והותרה</w:t>
      </w:r>
      <w:r w:rsidRPr="00D1637C">
        <w:rPr>
          <w:rFonts w:cs="PFT_Frank"/>
          <w:b/>
          <w:bCs/>
          <w:szCs w:val="14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היא</w:t>
      </w:r>
      <w:r w:rsidR="004B0160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הותרה צרתה</w:t>
      </w:r>
      <w:r w:rsidRPr="00C35A2C">
        <w:rPr>
          <w:rFonts w:ascii="Fb Fontext" w:hAnsi="Fb Fontext" w:hint="cs"/>
          <w:sz w:val="32"/>
          <w:rtl/>
        </w:rPr>
        <w:t>.</w:t>
      </w:r>
    </w:p>
    <w:p w14:paraId="4B000A7C" w14:textId="43451D8E" w:rsidR="004B0160" w:rsidRDefault="004B0160" w:rsidP="007C50EB">
      <w:pPr>
        <w:rPr>
          <w:rFonts w:ascii="Fb Fontext" w:hAnsi="Fb Fontext"/>
          <w:rtl/>
        </w:rPr>
      </w:pPr>
      <w:r w:rsidRPr="00CA593F">
        <w:rPr>
          <w:rStyle w:val="affff5"/>
          <w:rFonts w:hint="eastAsia"/>
          <w:rtl/>
        </w:rPr>
        <w:t>ודחה</w:t>
      </w:r>
      <w:r w:rsidRPr="00CA593F">
        <w:rPr>
          <w:rStyle w:val="affff5"/>
          <w:rtl/>
        </w:rPr>
        <w:t>: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 xml:space="preserve">'הואיל והותרה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ונישאת</w:t>
      </w:r>
      <w:r>
        <w:rPr>
          <w:rFonts w:ascii="Fb Fontext" w:hAnsi="Fb Fontext" w:hint="cs"/>
          <w:rtl/>
        </w:rPr>
        <w:t xml:space="preserve">', </w:t>
      </w:r>
    </w:p>
    <w:p w14:paraId="56712F96" w14:textId="0B9ED57B" w:rsidR="00B433C9" w:rsidRPr="00C35A2C" w:rsidRDefault="00B433C9" w:rsidP="00CA593F">
      <w:pPr>
        <w:rPr>
          <w:b/>
          <w:rtl/>
        </w:rPr>
      </w:pPr>
      <w:r w:rsidRPr="00CA593F">
        <w:rPr>
          <w:rStyle w:val="affff5"/>
          <w:rtl/>
        </w:rPr>
        <w:t>ו</w:t>
      </w:r>
      <w:r w:rsidR="004B0160" w:rsidRPr="00CA593F">
        <w:rPr>
          <w:rStyle w:val="affff5"/>
          <w:rFonts w:hint="eastAsia"/>
          <w:rtl/>
        </w:rPr>
        <w:t>אין</w:t>
      </w:r>
      <w:r w:rsidR="004B0160" w:rsidRPr="00CA593F">
        <w:rPr>
          <w:rStyle w:val="affff5"/>
          <w:rtl/>
        </w:rPr>
        <w:t xml:space="preserve"> </w:t>
      </w:r>
      <w:r w:rsidR="004B0160" w:rsidRPr="00CA593F">
        <w:rPr>
          <w:rStyle w:val="affff5"/>
          <w:rFonts w:hint="eastAsia"/>
          <w:rtl/>
        </w:rPr>
        <w:t>חשש</w:t>
      </w:r>
      <w:r w:rsidR="004B0160" w:rsidRPr="00CA593F">
        <w:rPr>
          <w:rStyle w:val="affff5"/>
          <w:rtl/>
        </w:rPr>
        <w:t>:</w:t>
      </w:r>
      <w:r w:rsidRPr="00C35A2C">
        <w:rPr>
          <w:rFonts w:ascii="Fb Fontext" w:hAnsi="Fb Fontext" w:hint="cs"/>
          <w:rtl/>
        </w:rPr>
        <w:t xml:space="preserve"> </w:t>
      </w:r>
      <w:r w:rsidR="004B0160">
        <w:rPr>
          <w:rFonts w:ascii="Fb Fontext" w:hAnsi="Fb Fontext" w:hint="cs"/>
          <w:rtl/>
        </w:rPr>
        <w:t xml:space="preserve">שמחביאה </w:t>
      </w:r>
      <w:r w:rsidRPr="00C35A2C">
        <w:rPr>
          <w:rFonts w:ascii="Fb Fontext" w:hAnsi="Fb Fontext" w:hint="cs"/>
          <w:rtl/>
        </w:rPr>
        <w:t xml:space="preserve">גט </w:t>
      </w:r>
      <w:r w:rsidR="004B0160">
        <w:rPr>
          <w:rFonts w:ascii="Fb Fontext" w:hAnsi="Fb Fontext" w:hint="cs"/>
          <w:rtl/>
        </w:rPr>
        <w:t xml:space="preserve">מבעלה </w:t>
      </w:r>
      <w:r w:rsidR="004B0160" w:rsidRPr="00CA593F">
        <w:rPr>
          <w:rStyle w:val="affff8"/>
          <w:rFonts w:hint="eastAsia"/>
          <w:rtl/>
        </w:rPr>
        <w:t>ו</w:t>
      </w:r>
      <w:r w:rsidR="004B0160">
        <w:rPr>
          <w:rStyle w:val="affff8"/>
          <w:rFonts w:hint="cs"/>
          <w:rtl/>
        </w:rPr>
        <w:t>ל</w:t>
      </w:r>
      <w:r w:rsidR="004B0160" w:rsidRPr="00CA593F">
        <w:rPr>
          <w:rStyle w:val="affff8"/>
          <w:rFonts w:hint="eastAsia"/>
          <w:rtl/>
        </w:rPr>
        <w:t>א</w:t>
      </w:r>
      <w:r w:rsidR="004B0160" w:rsidRPr="00CA593F">
        <w:rPr>
          <w:rStyle w:val="affff8"/>
          <w:rtl/>
        </w:rPr>
        <w:t xml:space="preserve"> </w:t>
      </w:r>
      <w:r w:rsidR="004B0160" w:rsidRPr="00CA593F">
        <w:rPr>
          <w:rStyle w:val="affff8"/>
          <w:rFonts w:hint="eastAsia"/>
          <w:rtl/>
        </w:rPr>
        <w:t>מתקלקלת</w:t>
      </w:r>
      <w:r w:rsidR="004B0160">
        <w:rPr>
          <w:rStyle w:val="affff8"/>
          <w:rFonts w:hint="cs"/>
          <w:rtl/>
        </w:rPr>
        <w:t xml:space="preserve"> -</w:t>
      </w:r>
      <w:r w:rsidR="004B0160">
        <w:rPr>
          <w:rFonts w:ascii="Fb Fontext" w:hAnsi="Fb Fontext" w:hint="cs"/>
          <w:rtl/>
        </w:rPr>
        <w:t xml:space="preserve"> ש</w:t>
      </w:r>
      <w:r w:rsidRPr="00C35A2C">
        <w:rPr>
          <w:rFonts w:ascii="Fb Fontext" w:hAnsi="Fb Fontext" w:hint="cs"/>
          <w:rtl/>
        </w:rPr>
        <w:t>בנישאה לכהן</w:t>
      </w:r>
      <w:r w:rsidR="004B0160">
        <w:rPr>
          <w:rFonts w:ascii="Fb Fontext" w:hAnsi="Fb Fontext" w:hint="cs"/>
          <w:rtl/>
        </w:rPr>
        <w:t>.</w:t>
      </w:r>
      <w:r w:rsidRPr="00C35A2C">
        <w:rPr>
          <w:rFonts w:ascii="Fb Fontext" w:hAnsi="Fb Fontext" w:hint="cs"/>
          <w:rtl/>
        </w:rPr>
        <w:t xml:space="preserve"> </w:t>
      </w:r>
    </w:p>
    <w:p w14:paraId="5CDFB663" w14:textId="28EFA6B2" w:rsidR="00D92764" w:rsidRDefault="00B433C9" w:rsidP="007B5F8C">
      <w:pPr>
        <w:pStyle w:val="affffb"/>
        <w:rPr>
          <w:rtl/>
        </w:rPr>
      </w:pPr>
      <w:ins w:id="10039" w:author="מספור קטעי משנה" w:date="2026-10-06T06:45:58Z">
        <w:r>
          <w:rPr>
            <w:rStyle w:val="MisparKeta"/>
          </w:rPr>
          <w:t xml:space="preserve">ב. </w:t>
        </w:r>
      </w:ins>
      <w:bookmarkStart w:id="1410" w:name="_Toc119173271"/>
      <w:bookmarkStart w:id="1411" w:name="_Toc119230368"/>
      <w:r w:rsidRPr="00EA6942">
        <w:rPr>
          <w:rtl/>
        </w:rPr>
        <w:t xml:space="preserve">אין מעידין אלא על פרצוף </w:t>
      </w:r>
      <w:r w:rsidR="00D92764">
        <w:rPr>
          <w:rFonts w:hint="cs"/>
          <w:rtl/>
        </w:rPr>
        <w:t>ה</w:t>
      </w:r>
      <w:r w:rsidRPr="00EA6942">
        <w:rPr>
          <w:rtl/>
        </w:rPr>
        <w:t>פנים עם החוטם</w:t>
      </w:r>
      <w:r w:rsidR="00D92764">
        <w:rPr>
          <w:rFonts w:hint="cs"/>
          <w:rtl/>
        </w:rPr>
        <w:t>,</w:t>
      </w:r>
      <w:bookmarkEnd w:id="1410"/>
      <w:bookmarkEnd w:id="1411"/>
    </w:p>
    <w:p>
      <w:pPr>
        <w:pStyle w:val="MishnaBatzad"/>
        <w:rPr>
          <w:ins w:id="20651" w:author="קלוד" w:date="2026-10-06T10:10:48Z"/>
        </w:rPr>
      </w:pPr>
      <w:ins w:id="20650" w:author="קלוד" w:date="2026-10-06T10:10:48Z">
        <w:r>
          <w:t xml:space="preserve">משנה ג</w:t>
        </w:r>
      </w:ins>
    </w:p>
    <w:p w14:paraId="4F3B7F88" w14:textId="636D01AB" w:rsidR="00B433C9" w:rsidRPr="00EA6942" w:rsidRDefault="00D92764" w:rsidP="007C50EB">
      <w:pPr>
        <w:pStyle w:val="affc"/>
        <w:rPr>
          <w:b/>
          <w:rtl/>
        </w:rPr>
      </w:pPr>
      <w:r>
        <w:rPr>
          <w:rFonts w:hint="cs"/>
          <w:b/>
          <w:rtl/>
        </w:rPr>
        <w:t xml:space="preserve">ואין מועיל </w:t>
      </w:r>
      <w:r w:rsidR="00B433C9" w:rsidRPr="00EA6942">
        <w:rPr>
          <w:b/>
          <w:rtl/>
        </w:rPr>
        <w:t xml:space="preserve">סימנין </w:t>
      </w:r>
      <w:r>
        <w:rPr>
          <w:rFonts w:hint="cs"/>
          <w:b/>
          <w:rtl/>
        </w:rPr>
        <w:t>ש</w:t>
      </w:r>
      <w:r w:rsidR="00B433C9" w:rsidRPr="00EA6942">
        <w:rPr>
          <w:b/>
          <w:rtl/>
        </w:rPr>
        <w:t>בגופו ובכליו.</w:t>
      </w:r>
    </w:p>
    <w:p w14:paraId="071A77C9" w14:textId="67E5DB01" w:rsidR="00D92764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t xml:space="preserve">אין מעידין אלא </w:t>
      </w:r>
      <w:r w:rsidR="00D92764">
        <w:rPr>
          <w:rFonts w:hint="cs"/>
          <w:b/>
          <w:rtl/>
        </w:rPr>
        <w:t>כש</w:t>
      </w:r>
      <w:r w:rsidRPr="00C35A2C">
        <w:rPr>
          <w:b/>
          <w:rtl/>
        </w:rPr>
        <w:t>תצא נפשו,</w:t>
      </w:r>
    </w:p>
    <w:p w14:paraId="38986FC7" w14:textId="1C0D2596" w:rsidR="00B433C9" w:rsidRPr="00C35A2C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t>ו</w:t>
      </w:r>
      <w:r w:rsidR="00AB43C5">
        <w:rPr>
          <w:b/>
          <w:rtl/>
        </w:rPr>
        <w:t>א</w:t>
      </w:r>
      <w:r w:rsidR="00D92764">
        <w:rPr>
          <w:rFonts w:hint="cs"/>
          <w:b/>
          <w:rtl/>
        </w:rPr>
        <w:t>ין מועיל</w:t>
      </w:r>
      <w:r w:rsidRPr="00C35A2C">
        <w:rPr>
          <w:b/>
          <w:rtl/>
        </w:rPr>
        <w:t xml:space="preserve"> מגוייד, צלוב, חיה אוכלת בו.</w:t>
      </w:r>
    </w:p>
    <w:p w14:paraId="4B050A4C" w14:textId="3F67BED0" w:rsidR="00B433C9" w:rsidRPr="00C35A2C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t>אין מעידין אלא עד ג' ימים</w:t>
      </w:r>
      <w:r w:rsidR="00D92764">
        <w:rPr>
          <w:rFonts w:hint="cs"/>
          <w:b/>
          <w:rtl/>
        </w:rPr>
        <w:t>,</w:t>
      </w:r>
    </w:p>
    <w:p w14:paraId="20769A48" w14:textId="78A8A9D1" w:rsidR="00B433C9" w:rsidRDefault="00B433C9" w:rsidP="00CA593F">
      <w:pPr>
        <w:pStyle w:val="affc"/>
        <w:rPr>
          <w:rtl/>
        </w:rPr>
      </w:pPr>
      <w:r w:rsidRPr="008553D4">
        <w:rPr>
          <w:rStyle w:val="affffa"/>
          <w:rtl/>
        </w:rPr>
        <w:t>ריב</w:t>
      </w:r>
      <w:r w:rsidR="00D92764">
        <w:rPr>
          <w:rStyle w:val="affffa"/>
          <w:rFonts w:hint="cs"/>
          <w:rtl/>
        </w:rPr>
        <w:t>"</w:t>
      </w:r>
      <w:r w:rsidRPr="008553D4">
        <w:rPr>
          <w:rStyle w:val="affffa"/>
          <w:rtl/>
        </w:rPr>
        <w:t xml:space="preserve">ב: </w:t>
      </w:r>
      <w:r w:rsidRPr="00EA6942">
        <w:rPr>
          <w:b/>
          <w:rtl/>
        </w:rPr>
        <w:t>לא כל האדם, לא כל המקו</w:t>
      </w:r>
      <w:r w:rsidR="00D92764">
        <w:rPr>
          <w:rFonts w:hint="cs"/>
          <w:b/>
          <w:rtl/>
        </w:rPr>
        <w:t>מות</w:t>
      </w:r>
      <w:r w:rsidRPr="00EA6942">
        <w:rPr>
          <w:b/>
          <w:rtl/>
        </w:rPr>
        <w:t>, לא כל השעות שוין.</w:t>
      </w:r>
    </w:p>
    <w:p w14:paraId="0109757B" w14:textId="7CF11E43" w:rsidR="00B433C9" w:rsidRPr="000978D6" w:rsidRDefault="00B433C9" w:rsidP="00B55EDF">
      <w:pPr>
        <w:rPr>
          <w:rtl/>
        </w:rPr>
      </w:pPr>
      <w:r w:rsidRPr="00451AA8">
        <w:rPr>
          <w:rStyle w:val="affff5"/>
          <w:rtl/>
        </w:rPr>
        <w:t xml:space="preserve">ת"ר: </w:t>
      </w:r>
      <w:r w:rsidR="00557B5F" w:rsidRPr="00CA593F">
        <w:rPr>
          <w:rFonts w:hint="eastAsia"/>
          <w:b/>
          <w:rtl/>
        </w:rPr>
        <w:t>צריך</w:t>
      </w:r>
      <w:r w:rsidR="00557B5F" w:rsidRPr="00CA593F">
        <w:rPr>
          <w:rtl/>
        </w:rPr>
        <w:t xml:space="preserve"> </w:t>
      </w:r>
      <w:r w:rsidR="00557B5F">
        <w:rPr>
          <w:rFonts w:ascii="Fb Fontext" w:hAnsi="Fb Fontext" w:hint="cs"/>
          <w:spacing w:val="-2"/>
          <w:sz w:val="32"/>
          <w:rtl/>
        </w:rPr>
        <w:t xml:space="preserve">שיראו </w:t>
      </w:r>
      <w:r w:rsidRPr="000978D6">
        <w:rPr>
          <w:rFonts w:ascii="Fb Fontext" w:hAnsi="Fb Fontext"/>
          <w:spacing w:val="-2"/>
          <w:sz w:val="32"/>
          <w:rtl/>
        </w:rPr>
        <w:t xml:space="preserve">פדחת </w:t>
      </w:r>
      <w:r w:rsidRPr="00D1637C">
        <w:rPr>
          <w:rFonts w:ascii="Fb Fontext" w:hAnsi="Fb Fontext" w:cs="PFT_Frank"/>
          <w:b/>
          <w:bCs/>
          <w:spacing w:val="-2"/>
          <w:sz w:val="32"/>
          <w:szCs w:val="14"/>
          <w:rtl/>
        </w:rPr>
        <w:t>ו</w:t>
      </w:r>
      <w:r w:rsidR="00557B5F" w:rsidRPr="00D1637C">
        <w:rPr>
          <w:rFonts w:ascii="Fb Fontext" w:hAnsi="Fb Fontext" w:cs="PFT_Frank" w:hint="eastAsia"/>
          <w:b/>
          <w:bCs/>
          <w:spacing w:val="-2"/>
          <w:sz w:val="32"/>
          <w:szCs w:val="14"/>
          <w:rtl/>
        </w:rPr>
        <w:t>גם</w:t>
      </w:r>
      <w:r w:rsidRPr="000978D6">
        <w:rPr>
          <w:rFonts w:ascii="Fb Fontext" w:hAnsi="Fb Fontext"/>
          <w:spacing w:val="-2"/>
          <w:sz w:val="32"/>
          <w:rtl/>
        </w:rPr>
        <w:t xml:space="preserve"> פרצוף פנים</w:t>
      </w:r>
      <w:r w:rsidR="00557B5F">
        <w:rPr>
          <w:rFonts w:ascii="Fb Fontext" w:hAnsi="Fb Fontext" w:hint="cs"/>
          <w:spacing w:val="-2"/>
          <w:sz w:val="32"/>
          <w:rtl/>
        </w:rPr>
        <w:t>,</w:t>
      </w:r>
      <w:r w:rsidRPr="000978D6">
        <w:rPr>
          <w:rFonts w:ascii="Fb Fontext" w:hAnsi="Fb Fontext"/>
          <w:spacing w:val="-2"/>
          <w:sz w:val="32"/>
          <w:rtl/>
        </w:rPr>
        <w:t xml:space="preserve"> שניהם</w:t>
      </w:r>
      <w:r w:rsidR="00557B5F">
        <w:rPr>
          <w:rFonts w:ascii="Fb Fontext" w:hAnsi="Fb Fontext" w:hint="cs"/>
          <w:spacing w:val="-2"/>
          <w:sz w:val="32"/>
          <w:rtl/>
        </w:rPr>
        <w:t>,</w:t>
      </w:r>
      <w:r w:rsidRPr="000978D6">
        <w:rPr>
          <w:rFonts w:ascii="Fb Fontext" w:hAnsi="Fb Fontext"/>
          <w:spacing w:val="-2"/>
          <w:sz w:val="32"/>
          <w:rtl/>
        </w:rPr>
        <w:t xml:space="preserve"> </w:t>
      </w:r>
      <w:r w:rsidRPr="00D1637C">
        <w:rPr>
          <w:rFonts w:ascii="Fb Fontext" w:hAnsi="Fb Fontext" w:cs="PFT_Frank"/>
          <w:b/>
          <w:bCs/>
          <w:spacing w:val="-2"/>
          <w:sz w:val="32"/>
          <w:szCs w:val="14"/>
          <w:rtl/>
        </w:rPr>
        <w:t xml:space="preserve">עם </w:t>
      </w:r>
      <w:r w:rsidRPr="000978D6">
        <w:rPr>
          <w:rFonts w:ascii="Fb Fontext" w:hAnsi="Fb Fontext"/>
          <w:spacing w:val="-2"/>
          <w:sz w:val="32"/>
          <w:rtl/>
        </w:rPr>
        <w:t>החוטם.</w:t>
      </w:r>
    </w:p>
    <w:p w14:paraId="2AFA108B" w14:textId="447014CD" w:rsidR="00B433C9" w:rsidRPr="00262A77" w:rsidRDefault="00B433C9" w:rsidP="00CA593F">
      <w:pPr>
        <w:pStyle w:val="affff7"/>
        <w:rPr>
          <w:rtl/>
        </w:rPr>
      </w:pPr>
      <w:r w:rsidRPr="00451AA8">
        <w:rPr>
          <w:rStyle w:val="affff5"/>
          <w:rFonts w:hint="cs"/>
          <w:rtl/>
        </w:rPr>
        <w:t>מר</w:t>
      </w:r>
      <w:r w:rsidRPr="00451AA8">
        <w:rPr>
          <w:rStyle w:val="affff5"/>
          <w:rtl/>
        </w:rPr>
        <w:t>"</w:t>
      </w:r>
      <w:r w:rsidR="008553D4">
        <w:rPr>
          <w:rStyle w:val="affff5"/>
          <w:rFonts w:hint="cs"/>
          <w:rtl/>
        </w:rPr>
        <w:t>כ</w:t>
      </w:r>
      <w:r w:rsidRPr="00451AA8">
        <w:rPr>
          <w:rStyle w:val="affff5"/>
          <w:rtl/>
        </w:rPr>
        <w:t>:</w:t>
      </w:r>
      <w:r w:rsidRPr="00AD1A41">
        <w:rPr>
          <w:rStyle w:val="affff1"/>
          <w:rtl/>
        </w:rPr>
        <w:t xml:space="preserve"> </w:t>
      </w:r>
      <w:r w:rsidRPr="00AD1A41">
        <w:rPr>
          <w:rStyle w:val="affff1"/>
          <w:rFonts w:hint="cs"/>
          <w:rtl/>
        </w:rPr>
        <w:t>'</w:t>
      </w:r>
      <w:r w:rsidRPr="00AD1A41">
        <w:rPr>
          <w:rStyle w:val="affff1"/>
          <w:rtl/>
        </w:rPr>
        <w:t>הכרת פניהם ענתה בם</w:t>
      </w:r>
      <w:r w:rsidRPr="00AD1A41">
        <w:rPr>
          <w:rStyle w:val="affff1"/>
          <w:rFonts w:hint="cs"/>
          <w:rtl/>
        </w:rPr>
        <w:t>'</w:t>
      </w:r>
      <w:r w:rsidR="00557B5F">
        <w:rPr>
          <w:rFonts w:ascii="Fb Fontext" w:hAnsi="Fb Fontext" w:hint="cs"/>
          <w:rtl/>
        </w:rPr>
        <w:t>,</w:t>
      </w:r>
      <w:r w:rsidR="00557B5F">
        <w:rPr>
          <w:rStyle w:val="affff5"/>
          <w:rFonts w:hint="cs"/>
          <w:spacing w:val="0"/>
          <w:rtl/>
        </w:rPr>
        <w:t xml:space="preserve"> </w:t>
      </w:r>
      <w:r w:rsidR="00557B5F" w:rsidRPr="00CA593F">
        <w:rPr>
          <w:rFonts w:hint="eastAsia"/>
          <w:b/>
          <w:rtl/>
        </w:rPr>
        <w:t>מעשה</w:t>
      </w:r>
      <w:r w:rsidR="00557B5F">
        <w:rPr>
          <w:rStyle w:val="affff5"/>
          <w:rFonts w:hint="cs"/>
          <w:spacing w:val="0"/>
          <w:rtl/>
        </w:rPr>
        <w:t xml:space="preserve"> </w:t>
      </w:r>
      <w:r w:rsidR="00557B5F">
        <w:rPr>
          <w:rFonts w:hint="cs"/>
          <w:rtl/>
        </w:rPr>
        <w:t>ש</w:t>
      </w:r>
      <w:r w:rsidR="008553D4" w:rsidRPr="00262A77">
        <w:rPr>
          <w:rFonts w:hint="cs"/>
          <w:rtl/>
        </w:rPr>
        <w:t xml:space="preserve">הדביק בגד </w:t>
      </w:r>
      <w:r w:rsidRPr="00262A77">
        <w:rPr>
          <w:rFonts w:hint="cs"/>
          <w:rtl/>
        </w:rPr>
        <w:t>על מצחו ולא הבחין בו</w:t>
      </w:r>
      <w:r w:rsidR="00557B5F">
        <w:rPr>
          <w:rFonts w:hint="cs"/>
          <w:rtl/>
        </w:rPr>
        <w:t>.</w:t>
      </w:r>
    </w:p>
    <w:p w14:paraId="40EC0AF3" w14:textId="27FB5280" w:rsidR="00B433C9" w:rsidRPr="00C35A2C" w:rsidRDefault="00B433C9" w:rsidP="007C50EB">
      <w:pPr>
        <w:pStyle w:val="afff4"/>
        <w:rPr>
          <w:rStyle w:val="afff1"/>
          <w:b/>
          <w:bCs w:val="0"/>
          <w:rtl/>
        </w:rPr>
      </w:pPr>
      <w:ins w:id="10041" w:author="מספור קטעי משנה" w:date="2026-10-06T06:45:58Z">
        <w:r>
          <w:rPr>
            <w:rStyle w:val="MisparKeta"/>
          </w:rPr>
          <w:t xml:space="preserve">א. </w:t>
        </w:r>
      </w:ins>
      <w:bookmarkStart w:id="1412" w:name="_Toc119173272"/>
      <w:bookmarkStart w:id="1413" w:name="_Toc119230369"/>
      <w:r w:rsidRPr="00C35A2C">
        <w:rPr>
          <w:rStyle w:val="afff1"/>
          <w:rFonts w:hint="cs"/>
          <w:bCs w:val="0"/>
          <w:rtl/>
        </w:rPr>
        <w:t>א</w:t>
      </w:r>
      <w:r w:rsidRPr="00C35A2C">
        <w:rPr>
          <w:rStyle w:val="afff1"/>
          <w:bCs w:val="0"/>
          <w:rtl/>
        </w:rPr>
        <w:t>ע</w:t>
      </w:r>
      <w:r w:rsidR="009F02A4">
        <w:rPr>
          <w:rStyle w:val="afff1"/>
          <w:rFonts w:hint="cs"/>
          <w:bCs w:val="0"/>
          <w:rtl/>
        </w:rPr>
        <w:t>"</w:t>
      </w:r>
      <w:r w:rsidRPr="00C35A2C">
        <w:rPr>
          <w:rStyle w:val="afff1"/>
          <w:bCs w:val="0"/>
          <w:rtl/>
        </w:rPr>
        <w:t xml:space="preserve">פ שיש סימנין </w:t>
      </w:r>
      <w:r w:rsidR="009F02A4">
        <w:rPr>
          <w:rStyle w:val="afff1"/>
          <w:rFonts w:hint="cs"/>
          <w:bCs w:val="0"/>
          <w:rtl/>
        </w:rPr>
        <w:t>בגופו ובכליו</w:t>
      </w:r>
      <w:r w:rsidRPr="00C35A2C">
        <w:rPr>
          <w:rStyle w:val="afff1"/>
          <w:bCs w:val="0"/>
          <w:rtl/>
        </w:rPr>
        <w:t>.</w:t>
      </w:r>
      <w:bookmarkEnd w:id="1412"/>
      <w:bookmarkEnd w:id="1413"/>
    </w:p>
    <w:p w14:paraId="008B0A24" w14:textId="27DC2C06" w:rsidR="00B433C9" w:rsidRPr="00D238B7" w:rsidRDefault="009F02A4" w:rsidP="009F02A4">
      <w:pPr>
        <w:rPr>
          <w:rStyle w:val="affff5"/>
          <w:rtl/>
        </w:rPr>
      </w:pPr>
      <w:r w:rsidRPr="00CA593F">
        <w:rPr>
          <w:rStyle w:val="affff5"/>
          <w:rFonts w:hint="eastAsia"/>
          <w:rtl/>
        </w:rPr>
        <w:t>ויקשה</w:t>
      </w:r>
      <w:r w:rsidRPr="00CA593F">
        <w:rPr>
          <w:rStyle w:val="affff5"/>
          <w:rtl/>
        </w:rPr>
        <w:t>:</w:t>
      </w:r>
      <w:r>
        <w:rPr>
          <w:rFonts w:ascii="Fb Fontext" w:hAnsi="Fb Fontext" w:hint="cs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מצא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גט</w:t>
      </w:r>
      <w:r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קשור בכיס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/>
          <w:sz w:val="32"/>
          <w:rtl/>
        </w:rPr>
        <w:t xml:space="preserve"> בארנקי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/>
          <w:sz w:val="32"/>
          <w:rtl/>
        </w:rPr>
        <w:t xml:space="preserve"> בטבעת, בין כליו</w:t>
      </w:r>
      <w:r>
        <w:rPr>
          <w:rFonts w:ascii="Fb Fontext" w:hAnsi="Fb Fontext" w:hint="cs"/>
          <w:sz w:val="32"/>
          <w:rtl/>
        </w:rPr>
        <w:t xml:space="preserve"> -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כשר</w:t>
      </w:r>
      <w:r>
        <w:rPr>
          <w:rFonts w:ascii="Fb Fontext" w:hAnsi="Fb Fontext" w:hint="cs"/>
          <w:sz w:val="32"/>
          <w:rtl/>
        </w:rPr>
        <w:t>!</w:t>
      </w:r>
      <w:r w:rsidR="00B433C9" w:rsidRPr="00C35A2C">
        <w:rPr>
          <w:rFonts w:ascii="Fb Fontext" w:hAnsi="Fb Fontext"/>
          <w:sz w:val="32"/>
          <w:rtl/>
        </w:rPr>
        <w:t xml:space="preserve"> </w:t>
      </w:r>
    </w:p>
    <w:p w14:paraId="57641895" w14:textId="3294183C" w:rsidR="008F1F09" w:rsidRDefault="00B433C9" w:rsidP="00ED5686">
      <w:pPr>
        <w:rPr>
          <w:rStyle w:val="affff5"/>
          <w:rtl/>
        </w:rPr>
      </w:pPr>
      <w:r w:rsidRPr="00451AA8">
        <w:rPr>
          <w:rStyle w:val="affff5"/>
          <w:rtl/>
        </w:rPr>
        <w:t>אביי</w:t>
      </w:r>
      <w:r w:rsidR="00ED5686">
        <w:rPr>
          <w:rStyle w:val="affff5"/>
          <w:rFonts w:hint="cs"/>
          <w:rtl/>
        </w:rPr>
        <w:t>,</w:t>
      </w:r>
      <w:r w:rsidRPr="00CA593F">
        <w:rPr>
          <w:rStyle w:val="affff5"/>
          <w:rtl/>
        </w:rPr>
        <w:t xml:space="preserve"> </w:t>
      </w:r>
      <w:r w:rsidR="00ED5686" w:rsidRPr="00CA593F">
        <w:rPr>
          <w:rStyle w:val="affff5"/>
          <w:rFonts w:hint="eastAsia"/>
          <w:rtl/>
        </w:rPr>
        <w:t>חלקו</w:t>
      </w:r>
      <w:r w:rsidR="00ED5686" w:rsidRPr="00CA593F">
        <w:rPr>
          <w:rStyle w:val="affff5"/>
          <w:rtl/>
        </w:rPr>
        <w:t xml:space="preserve"> </w:t>
      </w:r>
      <w:r w:rsidR="00ED5686" w:rsidRPr="00CA593F">
        <w:rPr>
          <w:rStyle w:val="affff5"/>
          <w:rFonts w:hint="eastAsia"/>
          <w:rtl/>
        </w:rPr>
        <w:t>ב</w:t>
      </w:r>
      <w:r w:rsidR="00ED5686">
        <w:rPr>
          <w:rStyle w:val="affff5"/>
          <w:rFonts w:hint="cs"/>
          <w:rtl/>
        </w:rPr>
        <w:t>ד</w:t>
      </w:r>
      <w:r w:rsidR="00ED5686" w:rsidRPr="00CA593F">
        <w:rPr>
          <w:rStyle w:val="affff5"/>
          <w:rFonts w:hint="eastAsia"/>
          <w:rtl/>
        </w:rPr>
        <w:t>תניא</w:t>
      </w:r>
      <w:r w:rsidR="00ED5686" w:rsidRPr="00CA593F">
        <w:rPr>
          <w:rStyle w:val="affff5"/>
          <w:rtl/>
        </w:rPr>
        <w:t>:</w:t>
      </w:r>
      <w:r w:rsidRPr="000978D6">
        <w:rPr>
          <w:rFonts w:ascii="Fb Fontext" w:hAnsi="Fb Fontext" w:hint="cs"/>
          <w:spacing w:val="-6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אין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מעידין</w:t>
      </w:r>
      <w:r w:rsidRPr="000978D6">
        <w:rPr>
          <w:rFonts w:ascii="Fb Fontext" w:hAnsi="Fb Fontext" w:hint="cs"/>
          <w:spacing w:val="-6"/>
          <w:rtl/>
        </w:rPr>
        <w:t xml:space="preserve"> על שומא </w:t>
      </w:r>
      <w:r w:rsidRPr="00CA593F">
        <w:rPr>
          <w:rStyle w:val="affff8"/>
          <w:rFonts w:hint="eastAsia"/>
          <w:rtl/>
        </w:rPr>
        <w:t>סימנין</w:t>
      </w:r>
      <w:r w:rsidRPr="00CA593F">
        <w:rPr>
          <w:rStyle w:val="affff8"/>
          <w:rtl/>
        </w:rPr>
        <w:t xml:space="preserve"> </w:t>
      </w:r>
      <w:r w:rsidRPr="00CA593F">
        <w:rPr>
          <w:rStyle w:val="affff8"/>
          <w:rFonts w:hint="eastAsia"/>
          <w:rtl/>
        </w:rPr>
        <w:t>דרבנן</w:t>
      </w:r>
      <w:r w:rsidR="00ED5686">
        <w:rPr>
          <w:rStyle w:val="affff8"/>
          <w:rFonts w:hint="cs"/>
          <w:rtl/>
        </w:rPr>
        <w:t>,</w:t>
      </w:r>
      <w:r w:rsidRPr="000978D6">
        <w:rPr>
          <w:rFonts w:ascii="Fb Fontext" w:hAnsi="Fb Fontext" w:hint="cs"/>
          <w:spacing w:val="-6"/>
          <w:rtl/>
        </w:rPr>
        <w:t xml:space="preserve"> </w:t>
      </w:r>
      <w:r w:rsidRPr="00451AA8">
        <w:rPr>
          <w:rStyle w:val="affff5"/>
          <w:rFonts w:hint="cs"/>
          <w:rtl/>
        </w:rPr>
        <w:t>ראב</w:t>
      </w:r>
      <w:r w:rsidRPr="00451AA8">
        <w:rPr>
          <w:rStyle w:val="affff5"/>
          <w:rtl/>
        </w:rPr>
        <w:t>"</w:t>
      </w:r>
      <w:r w:rsidRPr="00451AA8">
        <w:rPr>
          <w:rStyle w:val="affff5"/>
          <w:rFonts w:hint="cs"/>
          <w:rtl/>
        </w:rPr>
        <w:t xml:space="preserve">מ 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מעידין</w:t>
      </w:r>
      <w:r w:rsidR="00ED5686">
        <w:rPr>
          <w:rFonts w:ascii="Fb Fontext" w:hAnsi="Fb Fontext" w:hint="cs"/>
          <w:spacing w:val="-6"/>
          <w:rtl/>
        </w:rPr>
        <w:t>.</w:t>
      </w:r>
      <w:r w:rsidRPr="000978D6">
        <w:rPr>
          <w:rFonts w:ascii="Fb Fontext" w:hAnsi="Fb Fontext" w:hint="cs"/>
          <w:spacing w:val="-6"/>
          <w:rtl/>
        </w:rPr>
        <w:t xml:space="preserve"> </w:t>
      </w:r>
      <w:r w:rsidRPr="003F3A85">
        <w:rPr>
          <w:rStyle w:val="afff1"/>
          <w:rFonts w:ascii="Fb Fontext" w:hAnsi="Fb Fontext" w:cs="PFT_Frank" w:hint="cs"/>
          <w:szCs w:val="14"/>
          <w:rtl/>
        </w:rPr>
        <w:t xml:space="preserve"> </w:t>
      </w:r>
      <w:r w:rsidR="008F1F09">
        <w:rPr>
          <w:rStyle w:val="affff5"/>
          <w:rFonts w:hint="cs"/>
          <w:rtl/>
        </w:rPr>
        <w:t xml:space="preserve">א. דחה </w:t>
      </w:r>
      <w:r w:rsidRPr="00451AA8">
        <w:rPr>
          <w:rStyle w:val="affff5"/>
          <w:rtl/>
        </w:rPr>
        <w:t xml:space="preserve">רבא: </w:t>
      </w:r>
      <w:r w:rsidRPr="00CA593F">
        <w:rPr>
          <w:rStyle w:val="affff5"/>
          <w:rFonts w:hint="eastAsia"/>
          <w:rtl/>
        </w:rPr>
        <w:t>לכו</w:t>
      </w:r>
      <w:r w:rsidRPr="00CA593F">
        <w:rPr>
          <w:rStyle w:val="affff5"/>
          <w:rtl/>
        </w:rPr>
        <w:t>"</w:t>
      </w:r>
      <w:r w:rsidRPr="00CA593F">
        <w:rPr>
          <w:rStyle w:val="affff5"/>
          <w:rFonts w:hint="eastAsia"/>
          <w:rtl/>
        </w:rPr>
        <w:t>ע</w:t>
      </w:r>
      <w:r w:rsidR="008F1F09">
        <w:rPr>
          <w:rStyle w:val="affff5"/>
          <w:rFonts w:hint="cs"/>
          <w:rtl/>
        </w:rPr>
        <w:t xml:space="preserve"> [רבנן וראב"מ]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סימנין דאורייתא</w:t>
      </w:r>
      <w:r w:rsidRPr="00C35A2C">
        <w:rPr>
          <w:rFonts w:ascii="Fb Fontext" w:hAnsi="Fb Fontext"/>
          <w:sz w:val="32"/>
          <w:rtl/>
        </w:rPr>
        <w:t>,</w:t>
      </w:r>
      <w:r w:rsidR="00274003">
        <w:rPr>
          <w:rFonts w:ascii="Fb Fontext" w:hAnsi="Fb Fontext"/>
          <w:sz w:val="32"/>
          <w:rtl/>
        </w:rPr>
        <w:t xml:space="preserve"> </w:t>
      </w:r>
    </w:p>
    <w:p w14:paraId="364F0FF8" w14:textId="793CF6DE" w:rsidR="00BD40B2" w:rsidRDefault="008F1F09" w:rsidP="00BD40B2">
      <w:pPr>
        <w:rPr>
          <w:rFonts w:ascii="Fb Fontext" w:hAnsi="Fb Fontext"/>
          <w:sz w:val="32"/>
          <w:rtl/>
        </w:rPr>
      </w:pPr>
      <w:r w:rsidRPr="00CA593F">
        <w:rPr>
          <w:rStyle w:val="affff5"/>
          <w:rFonts w:hint="eastAsia"/>
          <w:rtl/>
        </w:rPr>
        <w:t>ו</w:t>
      </w:r>
      <w:r w:rsidR="00A66738" w:rsidRPr="00CA593F">
        <w:rPr>
          <w:rStyle w:val="affff5"/>
          <w:rFonts w:hint="eastAsia"/>
          <w:rtl/>
        </w:rPr>
        <w:t>חלקו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D40B2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אם</w:t>
      </w:r>
      <w:r w:rsidR="00BD40B2"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שומא מצויה בבן גילו</w:t>
      </w:r>
      <w:r w:rsidR="00BD40B2">
        <w:rPr>
          <w:rFonts w:ascii="Fb Fontext" w:hAnsi="Fb Fontext" w:hint="cs"/>
          <w:sz w:val="32"/>
          <w:rtl/>
        </w:rPr>
        <w:t>,</w:t>
      </w:r>
      <w:r w:rsidR="00B433C9" w:rsidRPr="0026009A">
        <w:rPr>
          <w:rStyle w:val="affff5"/>
          <w:rFonts w:hint="cs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</w:t>
      </w:r>
      <w:r w:rsidR="00BD40B2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ו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D40B2">
        <w:rPr>
          <w:rFonts w:ascii="Fb Fontext" w:hAnsi="Fb Fontext" w:hint="cs"/>
          <w:sz w:val="32"/>
          <w:rtl/>
        </w:rPr>
        <w:t>אם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D40B2">
        <w:rPr>
          <w:rFonts w:ascii="Fb Fontext" w:hAnsi="Fb Fontext" w:hint="cs"/>
          <w:sz w:val="32"/>
          <w:rtl/>
        </w:rPr>
        <w:t>מ</w:t>
      </w:r>
      <w:r w:rsidR="00B433C9" w:rsidRPr="00C35A2C">
        <w:rPr>
          <w:rFonts w:ascii="Fb Fontext" w:hAnsi="Fb Fontext"/>
          <w:sz w:val="32"/>
          <w:rtl/>
        </w:rPr>
        <w:t>שתנ</w:t>
      </w:r>
      <w:r w:rsidR="00BD40B2">
        <w:rPr>
          <w:rFonts w:ascii="Fb Fontext" w:hAnsi="Fb Fontext" w:hint="cs"/>
          <w:sz w:val="32"/>
          <w:rtl/>
        </w:rPr>
        <w:t>י</w:t>
      </w:r>
      <w:r w:rsidR="00B433C9" w:rsidRPr="00C35A2C">
        <w:rPr>
          <w:rFonts w:ascii="Fb Fontext" w:hAnsi="Fb Fontext"/>
          <w:sz w:val="32"/>
          <w:rtl/>
        </w:rPr>
        <w:t>ת אחר מיתה</w:t>
      </w:r>
      <w:r w:rsidR="00BD40B2">
        <w:rPr>
          <w:rStyle w:val="affff5"/>
          <w:rFonts w:hint="cs"/>
          <w:rtl/>
        </w:rPr>
        <w:t>.</w:t>
      </w:r>
    </w:p>
    <w:p w14:paraId="2466FE15" w14:textId="02A3FFBE" w:rsidR="00B433C9" w:rsidRDefault="00BD40B2" w:rsidP="00BD40B2">
      <w:pPr>
        <w:rPr>
          <w:rFonts w:ascii="Fb Fontext" w:hAnsi="Fb Fontext"/>
          <w:sz w:val="32"/>
          <w:rtl/>
        </w:rPr>
      </w:pPr>
      <w:r w:rsidRPr="00CA593F">
        <w:rPr>
          <w:rStyle w:val="affff5"/>
          <w:rFonts w:hint="eastAsia"/>
          <w:rtl/>
        </w:rPr>
        <w:t>ב</w:t>
      </w:r>
      <w:r w:rsidRPr="00CA593F">
        <w:rPr>
          <w:rStyle w:val="affff5"/>
          <w:rtl/>
        </w:rPr>
        <w:t>.</w:t>
      </w:r>
      <w:r>
        <w:rPr>
          <w:rStyle w:val="affff5"/>
          <w:rFonts w:hint="cs"/>
          <w:rtl/>
        </w:rPr>
        <w:t xml:space="preserve"> א"ד רבא: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433C9" w:rsidRPr="00CA593F">
        <w:rPr>
          <w:rStyle w:val="affff5"/>
          <w:rFonts w:hint="eastAsia"/>
          <w:rtl/>
        </w:rPr>
        <w:t>לכו</w:t>
      </w:r>
      <w:r w:rsidR="00B433C9" w:rsidRPr="00CA593F">
        <w:rPr>
          <w:rStyle w:val="affff5"/>
          <w:rtl/>
        </w:rPr>
        <w:t>"</w:t>
      </w:r>
      <w:r w:rsidR="00B433C9" w:rsidRPr="00CA593F">
        <w:rPr>
          <w:rStyle w:val="affff5"/>
          <w:rFonts w:hint="eastAsia"/>
          <w:rtl/>
        </w:rPr>
        <w:t>ע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סימנין דרבנן</w:t>
      </w:r>
      <w:r w:rsidR="00B433C9" w:rsidRPr="00C35A2C">
        <w:rPr>
          <w:rFonts w:ascii="Fb Fontext" w:hAnsi="Fb Fontext"/>
          <w:sz w:val="32"/>
          <w:rtl/>
        </w:rPr>
        <w:t xml:space="preserve">, </w:t>
      </w:r>
      <w:r w:rsidR="00B433C9" w:rsidRPr="00CA593F">
        <w:rPr>
          <w:rStyle w:val="affff5"/>
          <w:rtl/>
        </w:rPr>
        <w:t>ו</w:t>
      </w:r>
      <w:r w:rsidR="00A66738" w:rsidRPr="00CA593F">
        <w:rPr>
          <w:rStyle w:val="affff5"/>
          <w:rFonts w:hint="eastAsia"/>
          <w:rtl/>
        </w:rPr>
        <w:t>חלקו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ם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שומא </w:t>
      </w:r>
      <w:r w:rsidR="00B433C9" w:rsidRPr="00C35A2C">
        <w:rPr>
          <w:rFonts w:ascii="Fb Fontext" w:hAnsi="Fb Fontext" w:hint="cs"/>
          <w:sz w:val="32"/>
          <w:rtl/>
        </w:rPr>
        <w:t>סימן מובהק</w:t>
      </w:r>
      <w:r>
        <w:rPr>
          <w:rFonts w:ascii="Fb Fontext" w:hAnsi="Fb Fontext" w:hint="cs"/>
          <w:sz w:val="32"/>
          <w:rtl/>
        </w:rPr>
        <w:t>.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</w:p>
    <w:p w14:paraId="12BC6BF6" w14:textId="7F789CED" w:rsidR="00836666" w:rsidRDefault="00B433C9" w:rsidP="00B55EDF">
      <w:pPr>
        <w:rPr>
          <w:rFonts w:ascii="Fb Fontext" w:hAnsi="Fb Fontext"/>
          <w:spacing w:val="-6"/>
          <w:rtl/>
        </w:rPr>
      </w:pPr>
      <w:r w:rsidRPr="0026009A">
        <w:rPr>
          <w:rStyle w:val="affff5"/>
          <w:rtl/>
        </w:rPr>
        <w:t>ול</w:t>
      </w:r>
      <w:r w:rsidR="00BD40B2">
        <w:rPr>
          <w:rStyle w:val="affff5"/>
          <w:rFonts w:hint="cs"/>
          <w:rtl/>
        </w:rPr>
        <w:t>לישנא דדאורייתא:</w:t>
      </w:r>
      <w:r w:rsidRPr="0026009A">
        <w:rPr>
          <w:rStyle w:val="affff5"/>
          <w:rtl/>
        </w:rPr>
        <w:t xml:space="preserve"> 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>ה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ך</w:t>
      </w:r>
      <w:r w:rsidR="00836666"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 ד</w:t>
      </w:r>
      <w:r w:rsidR="00836666" w:rsidRPr="00D1637C">
        <w:rPr>
          <w:rFonts w:ascii="Fb Fontext" w:hAnsi="Fb Fontext" w:cs="PFT_Frank" w:hint="cs"/>
          <w:b/>
          <w:bCs/>
          <w:spacing w:val="-6"/>
          <w:szCs w:val="14"/>
          <w:rtl/>
        </w:rPr>
        <w:t>במת</w:t>
      </w:r>
      <w:r w:rsidR="00836666">
        <w:rPr>
          <w:rFonts w:ascii="Fb Fontext" w:hAnsi="Fb Fontext" w:hint="cs"/>
          <w:spacing w:val="-6"/>
          <w:rtl/>
        </w:rPr>
        <w:t xml:space="preserve"> אין מועיל '</w:t>
      </w:r>
      <w:r w:rsidRPr="000978D6">
        <w:rPr>
          <w:rFonts w:ascii="Fb Fontext" w:hAnsi="Fb Fontext" w:hint="cs"/>
          <w:spacing w:val="-6"/>
          <w:rtl/>
        </w:rPr>
        <w:t>סימנין בגופו</w:t>
      </w:r>
      <w:r w:rsidR="00836666">
        <w:rPr>
          <w:rFonts w:ascii="Fb Fontext" w:hAnsi="Fb Fontext" w:hint="cs"/>
          <w:spacing w:val="-6"/>
          <w:rtl/>
        </w:rPr>
        <w:t>'</w:t>
      </w:r>
      <w:r w:rsidRPr="000978D6">
        <w:rPr>
          <w:rFonts w:ascii="Fb Fontext" w:hAnsi="Fb Fontext" w:hint="cs"/>
          <w:spacing w:val="-6"/>
          <w:rtl/>
        </w:rPr>
        <w:t xml:space="preserve"> </w:t>
      </w:r>
      <w:r w:rsidR="00836666">
        <w:rPr>
          <w:rFonts w:ascii="Fb Fontext" w:hAnsi="Fb Fontext" w:hint="cs"/>
          <w:spacing w:val="-6"/>
          <w:rtl/>
        </w:rPr>
        <w:t xml:space="preserve">- 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ארוך</w:t>
      </w:r>
      <w:r w:rsidRPr="00D1637C">
        <w:rPr>
          <w:rFonts w:ascii="Fb Fontext" w:hAnsi="Fb Fontext" w:cs="PFT_Frank"/>
          <w:b/>
          <w:bCs/>
          <w:spacing w:val="-6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pacing w:val="-6"/>
          <w:szCs w:val="14"/>
          <w:rtl/>
        </w:rPr>
        <w:t>וגוץ</w:t>
      </w:r>
      <w:r w:rsidR="00836666">
        <w:rPr>
          <w:rFonts w:ascii="Fb Fontext" w:hAnsi="Fb Fontext" w:hint="cs"/>
          <w:spacing w:val="-6"/>
          <w:rtl/>
        </w:rPr>
        <w:t>,</w:t>
      </w:r>
      <w:r w:rsidRPr="000978D6">
        <w:rPr>
          <w:rFonts w:ascii="Fb Fontext" w:hAnsi="Fb Fontext" w:hint="cs"/>
          <w:spacing w:val="-6"/>
          <w:rtl/>
        </w:rPr>
        <w:t xml:space="preserve"> </w:t>
      </w:r>
    </w:p>
    <w:p w14:paraId="3283A8A5" w14:textId="073E78A2" w:rsidR="00836666" w:rsidRDefault="00836666" w:rsidP="00CA593F">
      <w:pPr>
        <w:ind w:firstLine="113"/>
        <w:rPr>
          <w:rStyle w:val="affff5"/>
          <w:rtl/>
        </w:rPr>
      </w:pPr>
      <w:r w:rsidRPr="00CA593F">
        <w:rPr>
          <w:rStyle w:val="affff5"/>
          <w:rFonts w:hint="eastAsia"/>
          <w:rtl/>
        </w:rPr>
        <w:t>א</w:t>
      </w:r>
      <w:r w:rsidRPr="00CA593F">
        <w:rPr>
          <w:rStyle w:val="affff5"/>
          <w:rtl/>
        </w:rPr>
        <w:t>.</w:t>
      </w:r>
      <w:r>
        <w:rPr>
          <w:rFonts w:ascii="Fb Fontext" w:hAnsi="Fb Fontext" w:hint="cs"/>
          <w:spacing w:val="-6"/>
          <w:rtl/>
        </w:rPr>
        <w:t xml:space="preserve"> ו'</w:t>
      </w:r>
      <w:r w:rsidR="00B433C9" w:rsidRPr="000978D6">
        <w:rPr>
          <w:rFonts w:ascii="Fb Fontext" w:hAnsi="Fb Fontext" w:hint="cs"/>
          <w:spacing w:val="-6"/>
          <w:rtl/>
        </w:rPr>
        <w:t>בכליו</w:t>
      </w:r>
      <w:r>
        <w:rPr>
          <w:rFonts w:ascii="Fb Fontext" w:hAnsi="Fb Fontext" w:hint="cs"/>
          <w:spacing w:val="-6"/>
          <w:rtl/>
        </w:rPr>
        <w:t>'</w:t>
      </w:r>
      <w:r w:rsidR="00B433C9" w:rsidRPr="000978D6">
        <w:rPr>
          <w:rFonts w:ascii="Fb Fontext" w:hAnsi="Fb Fontext" w:hint="cs"/>
          <w:spacing w:val="-6"/>
          <w:rtl/>
        </w:rPr>
        <w:t xml:space="preserve"> </w:t>
      </w:r>
      <w:r>
        <w:rPr>
          <w:rFonts w:ascii="Fb Fontext" w:hAnsi="Fb Fontext" w:hint="cs"/>
          <w:spacing w:val="-6"/>
          <w:rtl/>
        </w:rPr>
        <w:t xml:space="preserve">- </w:t>
      </w:r>
      <w:r w:rsidR="00B433C9" w:rsidRPr="000978D6">
        <w:rPr>
          <w:rFonts w:ascii="Fb Fontext" w:hAnsi="Fb Fontext" w:hint="cs"/>
          <w:spacing w:val="-6"/>
          <w:rtl/>
        </w:rPr>
        <w:t>ח</w:t>
      </w:r>
      <w:r>
        <w:rPr>
          <w:rFonts w:ascii="Fb Fontext" w:hAnsi="Fb Fontext" w:hint="cs"/>
          <w:spacing w:val="-6"/>
          <w:rtl/>
        </w:rPr>
        <w:t>וש</w:t>
      </w:r>
      <w:r w:rsidR="00B433C9" w:rsidRPr="000978D6">
        <w:rPr>
          <w:rFonts w:ascii="Fb Fontext" w:hAnsi="Fb Fontext" w:hint="cs"/>
          <w:spacing w:val="-6"/>
          <w:rtl/>
        </w:rPr>
        <w:t>שי</w:t>
      </w:r>
      <w:r>
        <w:rPr>
          <w:rFonts w:ascii="Fb Fontext" w:hAnsi="Fb Fontext" w:hint="cs"/>
          <w:spacing w:val="-6"/>
          <w:rtl/>
        </w:rPr>
        <w:t>ם</w:t>
      </w:r>
      <w:r w:rsidR="00B433C9" w:rsidRPr="000978D6">
        <w:rPr>
          <w:rFonts w:ascii="Fb Fontext" w:hAnsi="Fb Fontext" w:hint="cs"/>
          <w:spacing w:val="-6"/>
          <w:rtl/>
        </w:rPr>
        <w:t xml:space="preserve"> לשאלה</w:t>
      </w:r>
      <w:r>
        <w:rPr>
          <w:rFonts w:ascii="Fb Fontext" w:hAnsi="Fb Fontext" w:hint="cs"/>
          <w:spacing w:val="-6"/>
          <w:rtl/>
        </w:rPr>
        <w:t>,</w:t>
      </w:r>
      <w:r>
        <w:rPr>
          <w:rStyle w:val="affff5"/>
          <w:rFonts w:hint="cs"/>
          <w:rtl/>
        </w:rPr>
        <w:t xml:space="preserve"> </w:t>
      </w:r>
      <w:r>
        <w:rPr>
          <w:rStyle w:val="affff8"/>
          <w:rFonts w:hint="cs"/>
          <w:rtl/>
        </w:rPr>
        <w:t>אבל כיס א</w:t>
      </w:r>
      <w:r w:rsidR="00B433C9" w:rsidRPr="00CA593F">
        <w:rPr>
          <w:rStyle w:val="affff8"/>
          <w:rtl/>
        </w:rPr>
        <w:t xml:space="preserve">רנקי וטבעת </w:t>
      </w:r>
      <w:r w:rsidR="00B433C9" w:rsidRPr="00CA593F">
        <w:rPr>
          <w:rStyle w:val="affff8"/>
          <w:rFonts w:hint="eastAsia"/>
          <w:rtl/>
        </w:rPr>
        <w:t>לא</w:t>
      </w:r>
      <w:r w:rsidR="00B433C9" w:rsidRPr="00CA593F">
        <w:rPr>
          <w:rtl/>
        </w:rPr>
        <w:t xml:space="preserve"> </w:t>
      </w:r>
      <w:r w:rsidR="00B433C9" w:rsidRPr="00CA593F">
        <w:rPr>
          <w:rStyle w:val="affff8"/>
          <w:rFonts w:hint="eastAsia"/>
          <w:rtl/>
        </w:rPr>
        <w:t>משאילים</w:t>
      </w:r>
      <w:r>
        <w:rPr>
          <w:rStyle w:val="affff8"/>
          <w:rFonts w:hint="cs"/>
          <w:rtl/>
        </w:rPr>
        <w:t>.</w:t>
      </w:r>
      <w:r w:rsidR="00B433C9" w:rsidRPr="00CA593F">
        <w:rPr>
          <w:rtl/>
        </w:rPr>
        <w:t xml:space="preserve"> </w:t>
      </w:r>
    </w:p>
    <w:p w14:paraId="34E2F41B" w14:textId="7FCFC8C2" w:rsidR="00B433C9" w:rsidRPr="00C35A2C" w:rsidRDefault="00836666" w:rsidP="00CA593F">
      <w:pPr>
        <w:ind w:firstLine="113"/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ב</w:t>
      </w:r>
      <w:r>
        <w:rPr>
          <w:rFonts w:ascii="Fb Fontext" w:hAnsi="Fb Fontext" w:hint="cs"/>
          <w:sz w:val="32"/>
          <w:rtl/>
        </w:rPr>
        <w:t>.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>כליו</w:t>
      </w:r>
      <w:r>
        <w:rPr>
          <w:rFonts w:ascii="Fb Fontext" w:hAnsi="Fb Fontext" w:hint="cs"/>
          <w:sz w:val="32"/>
          <w:rtl/>
        </w:rPr>
        <w:t>'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-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שחור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ולבן</w:t>
      </w:r>
      <w:r w:rsidR="00B433C9" w:rsidRPr="00C35A2C">
        <w:rPr>
          <w:rFonts w:ascii="Fb Fontext" w:hAnsi="Fb Fontext"/>
          <w:sz w:val="32"/>
          <w:rtl/>
        </w:rPr>
        <w:t>.</w:t>
      </w:r>
    </w:p>
    <w:p w14:paraId="133A8FDE" w14:textId="3EA0AB76" w:rsidR="00B433C9" w:rsidRPr="00C35A2C" w:rsidRDefault="00A63FED" w:rsidP="007C50EB">
      <w:pPr>
        <w:pStyle w:val="afff4"/>
        <w:rPr>
          <w:rtl/>
        </w:rPr>
      </w:pPr>
      <w:ins w:id="9835" w:author="מספור קטעי משנה" w:date="2026-10-06T10:05:58Z">
        <w:r>
          <w:rPr>
            <w:rStyle w:val="MisparKeta"/>
          </w:rPr>
          <w:t xml:space="preserve">א. </w:t>
        </w:r>
      </w:ins>
      <w:bookmarkStart w:id="1414" w:name="_Toc119173273"/>
      <w:bookmarkStart w:id="1415" w:name="_Toc119230370"/>
      <w:r>
        <w:rPr>
          <w:rStyle w:val="afff1"/>
          <w:bCs w:val="0"/>
          <w:rtl/>
        </w:rPr>
        <w:t>א</w:t>
      </w:r>
      <w:r w:rsidR="00F271A7">
        <w:rPr>
          <w:rStyle w:val="afff1"/>
          <w:rFonts w:hint="cs"/>
          <w:bCs w:val="0"/>
          <w:rtl/>
        </w:rPr>
        <w:t>ע"פ</w:t>
      </w:r>
      <w:r w:rsidR="00B433C9" w:rsidRPr="00C35A2C">
        <w:rPr>
          <w:rStyle w:val="afff1"/>
          <w:bCs w:val="0"/>
          <w:rtl/>
        </w:rPr>
        <w:t xml:space="preserve"> </w:t>
      </w:r>
      <w:r w:rsidR="00F271A7">
        <w:rPr>
          <w:rStyle w:val="afff1"/>
          <w:rFonts w:hint="cs"/>
          <w:bCs w:val="0"/>
          <w:rtl/>
        </w:rPr>
        <w:t>ש</w:t>
      </w:r>
      <w:r w:rsidR="00B433C9" w:rsidRPr="00C35A2C">
        <w:rPr>
          <w:rStyle w:val="afff1"/>
          <w:bCs w:val="0"/>
          <w:rtl/>
        </w:rPr>
        <w:t>ראוהו מגוייד</w:t>
      </w:r>
      <w:r w:rsidR="00B433C9" w:rsidRPr="00C35A2C">
        <w:rPr>
          <w:rtl/>
        </w:rPr>
        <w:t>.</w:t>
      </w:r>
      <w:r w:rsidR="00F271A7">
        <w:rPr>
          <w:rFonts w:hint="cs"/>
          <w:rtl/>
        </w:rPr>
        <w:t>.</w:t>
      </w:r>
      <w:bookmarkEnd w:id="1414"/>
      <w:bookmarkEnd w:id="1415"/>
    </w:p>
    <w:p w14:paraId="5397EDFF" w14:textId="4450F95F" w:rsidR="00B433C9" w:rsidRDefault="00B433C9" w:rsidP="00F271A7">
      <w:pPr>
        <w:rPr>
          <w:rFonts w:ascii="Fb Fontext" w:hAnsi="Fb Fontext"/>
          <w:rtl/>
        </w:rPr>
      </w:pPr>
      <w:r w:rsidRPr="0026009A">
        <w:rPr>
          <w:rStyle w:val="affff5"/>
          <w:rtl/>
        </w:rPr>
        <w:t>ו</w:t>
      </w:r>
      <w:r w:rsidR="00F271A7">
        <w:rPr>
          <w:rStyle w:val="affff5"/>
          <w:rFonts w:hint="cs"/>
          <w:rtl/>
        </w:rPr>
        <w:t>יקשה</w:t>
      </w:r>
      <w:r w:rsidRPr="0026009A">
        <w:rPr>
          <w:rStyle w:val="affff5"/>
          <w:rtl/>
        </w:rPr>
        <w:t>:</w:t>
      </w:r>
      <w:r w:rsidRPr="00C35A2C">
        <w:rPr>
          <w:rFonts w:ascii="Fb Fontext" w:hAnsi="Fb Fontext"/>
          <w:rtl/>
        </w:rPr>
        <w:t xml:space="preserve"> אדם </w:t>
      </w:r>
      <w:r w:rsidR="00F271A7">
        <w:rPr>
          <w:rFonts w:ascii="Fb Fontext" w:hAnsi="Fb Fontext" w:hint="cs"/>
          <w:rtl/>
        </w:rPr>
        <w:t>ל</w:t>
      </w:r>
      <w:r w:rsidRPr="00C35A2C">
        <w:rPr>
          <w:rFonts w:ascii="Fb Fontext" w:hAnsi="Fb Fontext"/>
          <w:rtl/>
        </w:rPr>
        <w:t xml:space="preserve">א מטמא </w:t>
      </w:r>
      <w:r w:rsidRPr="00CA593F">
        <w:rPr>
          <w:rStyle w:val="affff8"/>
          <w:rtl/>
        </w:rPr>
        <w:t>עד שתצא נפשו,</w:t>
      </w:r>
      <w:r w:rsidRPr="00C35A2C">
        <w:rPr>
          <w:rFonts w:ascii="Fb Fontext" w:hAnsi="Fb Fontext"/>
          <w:rtl/>
        </w:rPr>
        <w:t xml:space="preserve"> </w:t>
      </w:r>
      <w:r w:rsidRPr="00D1637C">
        <w:rPr>
          <w:rFonts w:ascii="Fb Fontext" w:hAnsi="Fb Fontext" w:cs="PFT_Frank"/>
          <w:b/>
          <w:bCs/>
          <w:szCs w:val="14"/>
          <w:rtl/>
        </w:rPr>
        <w:t>אפי</w:t>
      </w:r>
      <w:r w:rsidR="00F271A7" w:rsidRPr="00D1637C">
        <w:rPr>
          <w:rFonts w:ascii="Fb Fontext" w:hAnsi="Fb Fontext" w:cs="PFT_Frank"/>
          <w:b/>
          <w:bCs/>
          <w:szCs w:val="14"/>
          <w:rtl/>
        </w:rPr>
        <w:t>'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 מגוייד</w:t>
      </w:r>
      <w:r w:rsidR="00F271A7" w:rsidRPr="00D1637C">
        <w:rPr>
          <w:rFonts w:ascii="Fb Fontext" w:hAnsi="Fb Fontext" w:cs="PFT_Frank" w:hint="cs"/>
          <w:b/>
          <w:bCs/>
          <w:szCs w:val="14"/>
          <w:rtl/>
        </w:rPr>
        <w:t>..</w:t>
      </w:r>
      <w:r w:rsidRPr="00CA593F">
        <w:rPr>
          <w:rStyle w:val="affff8"/>
          <w:rtl/>
        </w:rPr>
        <w:t xml:space="preserve"> </w:t>
      </w:r>
      <w:r w:rsidRPr="00CA593F">
        <w:rPr>
          <w:rStyle w:val="affff8"/>
          <w:rFonts w:hint="eastAsia"/>
          <w:rtl/>
        </w:rPr>
        <w:t>משמע</w:t>
      </w:r>
      <w:r w:rsidR="00F271A7" w:rsidRPr="00CA593F">
        <w:rPr>
          <w:rStyle w:val="affff8"/>
          <w:rtl/>
        </w:rPr>
        <w:t xml:space="preserve"> שלא חי!</w:t>
      </w:r>
      <w:r w:rsidRPr="00C35A2C">
        <w:rPr>
          <w:rFonts w:ascii="Fb Fontext" w:hAnsi="Fb Fontext" w:hint="cs"/>
          <w:rtl/>
        </w:rPr>
        <w:t xml:space="preserve"> </w:t>
      </w:r>
    </w:p>
    <w:p w14:paraId="324DA7F9" w14:textId="4175DE5B" w:rsidR="00B433C9" w:rsidRPr="00C35A2C" w:rsidRDefault="00405D35" w:rsidP="00F271A7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א. אביי</w:t>
      </w:r>
      <w:r w:rsidR="00F271A7">
        <w:rPr>
          <w:rStyle w:val="affff5"/>
          <w:rFonts w:hint="cs"/>
          <w:rtl/>
        </w:rPr>
        <w:t>, חלקו בדתניא</w:t>
      </w:r>
      <w:r w:rsidR="00B433C9" w:rsidRPr="0026009A">
        <w:rPr>
          <w:rStyle w:val="affff5"/>
          <w:rFonts w:hint="cs"/>
          <w:rtl/>
        </w:rPr>
        <w:t>: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מעידין</w:t>
      </w:r>
      <w:r w:rsidR="00B433C9" w:rsidRPr="00C35A2C">
        <w:rPr>
          <w:rFonts w:ascii="Fb Fontext" w:hAnsi="Fb Fontext"/>
          <w:rtl/>
        </w:rPr>
        <w:t xml:space="preserve"> על המגוייד, </w:t>
      </w:r>
      <w:r w:rsidR="00B433C9" w:rsidRPr="0026009A">
        <w:rPr>
          <w:rStyle w:val="affff5"/>
          <w:rFonts w:hint="cs"/>
          <w:rtl/>
        </w:rPr>
        <w:t>רשב</w:t>
      </w:r>
      <w:r w:rsidR="00B433C9" w:rsidRPr="0026009A">
        <w:rPr>
          <w:rStyle w:val="affff5"/>
          <w:rtl/>
        </w:rPr>
        <w:t>"</w:t>
      </w:r>
      <w:r w:rsidR="00B433C9" w:rsidRPr="0026009A">
        <w:rPr>
          <w:rStyle w:val="affff5"/>
          <w:rFonts w:hint="cs"/>
          <w:rtl/>
        </w:rPr>
        <w:t>א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F271A7" w:rsidRPr="00D1637C">
        <w:rPr>
          <w:rFonts w:ascii="Fb Fontext" w:hAnsi="Fb Fontext" w:cs="PFT_Frank" w:hint="eastAsia"/>
          <w:b/>
          <w:bCs/>
          <w:szCs w:val="14"/>
          <w:rtl/>
        </w:rPr>
        <w:t>לא</w:t>
      </w:r>
      <w:r w:rsidR="00F271A7"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CA593F">
        <w:rPr>
          <w:rStyle w:val="affff8"/>
          <w:rtl/>
        </w:rPr>
        <w:t>שיכול לכוות</w:t>
      </w:r>
      <w:r w:rsidR="00B433C9" w:rsidRPr="00C35A2C">
        <w:rPr>
          <w:rFonts w:ascii="Fb Fontext" w:hAnsi="Fb Fontext"/>
          <w:rtl/>
        </w:rPr>
        <w:t>.</w:t>
      </w:r>
    </w:p>
    <w:p w14:paraId="2543A423" w14:textId="0C47A430" w:rsidR="00F271A7" w:rsidRDefault="00B433C9" w:rsidP="00F271A7">
      <w:pPr>
        <w:rPr>
          <w:rStyle w:val="affff5"/>
          <w:rtl/>
        </w:rPr>
      </w:pPr>
      <w:r w:rsidRPr="0026009A">
        <w:rPr>
          <w:rStyle w:val="affff5"/>
          <w:rtl/>
        </w:rPr>
        <w:lastRenderedPageBreak/>
        <w:t>ו</w:t>
      </w:r>
      <w:r w:rsidR="00F271A7">
        <w:rPr>
          <w:rStyle w:val="affff5"/>
          <w:rFonts w:hint="cs"/>
          <w:rtl/>
        </w:rPr>
        <w:t>ששנינו בסיפא</w:t>
      </w:r>
      <w:r w:rsidRPr="0026009A">
        <w:rPr>
          <w:rStyle w:val="affff5"/>
          <w:rtl/>
        </w:rPr>
        <w:t>:</w:t>
      </w:r>
      <w:r w:rsidRPr="00C35A2C">
        <w:rPr>
          <w:rFonts w:ascii="Fb Fontext" w:hAnsi="Fb Fontext"/>
          <w:rtl/>
        </w:rPr>
        <w:t xml:space="preserve"> אחד ששילשלוהו לים ועלתה רגלו,</w:t>
      </w:r>
      <w:r w:rsidR="00F271A7">
        <w:rPr>
          <w:rStyle w:val="affff5"/>
          <w:rFonts w:hint="cs"/>
          <w:rtl/>
        </w:rPr>
        <w:t xml:space="preserve"> </w:t>
      </w:r>
      <w:r w:rsidR="00F271A7">
        <w:rPr>
          <w:rStyle w:val="affff5"/>
          <w:rtl/>
        </w:rPr>
        <w:tab/>
      </w:r>
      <w:r w:rsidR="00F271A7">
        <w:rPr>
          <w:rStyle w:val="affff5"/>
          <w:rtl/>
        </w:rPr>
        <w:tab/>
      </w:r>
      <w:r w:rsidR="00F271A7">
        <w:rPr>
          <w:rStyle w:val="affff5"/>
          <w:rFonts w:hint="cs"/>
          <w:rtl/>
        </w:rPr>
        <w:t xml:space="preserve">  </w:t>
      </w:r>
      <w:r w:rsidRPr="0026009A">
        <w:rPr>
          <w:rStyle w:val="affff5"/>
          <w:rtl/>
        </w:rPr>
        <w:t>ו</w:t>
      </w:r>
      <w:r w:rsidR="00FB51C3" w:rsidRPr="0026009A">
        <w:rPr>
          <w:rStyle w:val="affff5"/>
          <w:rtl/>
        </w:rPr>
        <w:t>אמרו:</w:t>
      </w:r>
    </w:p>
    <w:p w14:paraId="5A0D1F13" w14:textId="5BB168C7" w:rsidR="00B433C9" w:rsidRPr="00FB51C3" w:rsidRDefault="00FB51C3" w:rsidP="00F271A7">
      <w:pPr>
        <w:rPr>
          <w:rFonts w:ascii="Fb Fontext" w:hAnsi="Fb Fontext"/>
          <w:spacing w:val="-6"/>
          <w:rtl/>
        </w:rPr>
      </w:pPr>
      <w:r w:rsidRPr="00CA593F">
        <w:rPr>
          <w:rtl/>
        </w:rPr>
        <w:t xml:space="preserve">מהארכובה ולמעלה </w:t>
      </w:r>
      <w:r w:rsidR="00B433C9" w:rsidRPr="00CA593F">
        <w:rPr>
          <w:rtl/>
        </w:rPr>
        <w:t>תנ</w:t>
      </w:r>
      <w:r w:rsidR="00B433C9" w:rsidRPr="00FB51C3">
        <w:rPr>
          <w:rFonts w:ascii="Fb Fontext" w:hAnsi="Fb Fontext"/>
          <w:spacing w:val="-6"/>
          <w:rtl/>
        </w:rPr>
        <w:t>שא</w:t>
      </w:r>
      <w:r w:rsidR="00F271A7">
        <w:rPr>
          <w:rFonts w:ascii="Fb Fontext" w:hAnsi="Fb Fontext" w:hint="cs"/>
          <w:spacing w:val="-6"/>
          <w:rtl/>
        </w:rPr>
        <w:t>..</w:t>
      </w:r>
      <w:r w:rsidR="00B433C9" w:rsidRPr="00FB51C3">
        <w:rPr>
          <w:rFonts w:ascii="Fb Fontext" w:hAnsi="Fb Fontext"/>
          <w:spacing w:val="-6"/>
          <w:rtl/>
        </w:rPr>
        <w:t xml:space="preserve"> </w:t>
      </w:r>
      <w:r w:rsidR="00F271A7">
        <w:rPr>
          <w:rFonts w:ascii="Fb Fontext" w:hAnsi="Fb Fontext" w:hint="cs"/>
          <w:spacing w:val="-6"/>
          <w:rtl/>
        </w:rPr>
        <w:t xml:space="preserve">- </w:t>
      </w:r>
      <w:r w:rsidR="00F271A7" w:rsidRPr="00CA593F">
        <w:rPr>
          <w:rStyle w:val="affff5"/>
          <w:rFonts w:hint="eastAsia"/>
          <w:rtl/>
        </w:rPr>
        <w:t>אפי</w:t>
      </w:r>
      <w:r w:rsidR="00F271A7" w:rsidRPr="00CA593F">
        <w:rPr>
          <w:rStyle w:val="affff5"/>
          <w:rtl/>
        </w:rPr>
        <w:t xml:space="preserve">' </w:t>
      </w:r>
      <w:r w:rsidR="00F271A7" w:rsidRPr="00CA593F">
        <w:rPr>
          <w:rStyle w:val="affff5"/>
          <w:rFonts w:hint="eastAsia"/>
          <w:rtl/>
        </w:rPr>
        <w:t>לרשב</w:t>
      </w:r>
      <w:r w:rsidR="00F271A7" w:rsidRPr="00CA593F">
        <w:rPr>
          <w:rStyle w:val="affff5"/>
          <w:rtl/>
        </w:rPr>
        <w:t>"א</w:t>
      </w:r>
      <w:r w:rsidR="00F271A7">
        <w:rPr>
          <w:rStyle w:val="affff5"/>
          <w:rFonts w:hint="cs"/>
          <w:rtl/>
        </w:rPr>
        <w:t>:</w:t>
      </w:r>
      <w:r w:rsidR="00F271A7">
        <w:rPr>
          <w:rFonts w:ascii="Fb Fontext" w:hAnsi="Fb Fontext" w:hint="cs"/>
          <w:spacing w:val="-6"/>
          <w:rtl/>
        </w:rPr>
        <w:t xml:space="preserve"> </w:t>
      </w:r>
      <w:r w:rsidRPr="00FB51C3">
        <w:rPr>
          <w:rFonts w:ascii="Fb Fontext" w:hAnsi="Fb Fontext"/>
          <w:spacing w:val="-6"/>
          <w:rtl/>
        </w:rPr>
        <w:t>מי</w:t>
      </w:r>
      <w:r w:rsidRPr="00FB51C3">
        <w:rPr>
          <w:rFonts w:ascii="Fb Fontext" w:hAnsi="Fb Fontext" w:hint="cs"/>
          <w:spacing w:val="-6"/>
          <w:rtl/>
        </w:rPr>
        <w:t>ם</w:t>
      </w:r>
      <w:r w:rsidR="00B433C9" w:rsidRPr="00FB51C3">
        <w:rPr>
          <w:rFonts w:ascii="Fb Fontext" w:hAnsi="Fb Fontext"/>
          <w:spacing w:val="-6"/>
          <w:rtl/>
        </w:rPr>
        <w:t xml:space="preserve"> מ</w:t>
      </w:r>
      <w:r w:rsidR="00F271A7">
        <w:rPr>
          <w:rFonts w:ascii="Fb Fontext" w:hAnsi="Fb Fontext" w:hint="cs"/>
          <w:spacing w:val="-6"/>
          <w:rtl/>
        </w:rPr>
        <w:t>חזקים</w:t>
      </w:r>
      <w:r w:rsidR="00B433C9" w:rsidRPr="00FB51C3">
        <w:rPr>
          <w:rFonts w:ascii="Fb Fontext" w:hAnsi="Fb Fontext"/>
          <w:spacing w:val="-6"/>
          <w:rtl/>
        </w:rPr>
        <w:t xml:space="preserve"> </w:t>
      </w:r>
      <w:r w:rsidR="00F271A7">
        <w:rPr>
          <w:rFonts w:ascii="Fb Fontext" w:hAnsi="Fb Fontext" w:hint="cs"/>
          <w:spacing w:val="-6"/>
          <w:rtl/>
        </w:rPr>
        <w:t>ה</w:t>
      </w:r>
      <w:r w:rsidR="00B433C9" w:rsidRPr="00FB51C3">
        <w:rPr>
          <w:rFonts w:ascii="Fb Fontext" w:hAnsi="Fb Fontext"/>
          <w:spacing w:val="-6"/>
          <w:rtl/>
        </w:rPr>
        <w:t>מכה.</w:t>
      </w:r>
    </w:p>
    <w:p w14:paraId="4B28784C" w14:textId="36E7930C" w:rsidR="00B433C9" w:rsidRPr="00C35A2C" w:rsidRDefault="00B433C9" w:rsidP="00CA593F">
      <w:pPr>
        <w:rPr>
          <w:rFonts w:ascii="Fb Fontext" w:hAnsi="Fb Fontext"/>
          <w:rtl/>
        </w:rPr>
      </w:pPr>
      <w:r w:rsidRPr="00CA593F">
        <w:rPr>
          <w:rFonts w:hint="eastAsia"/>
          <w:b/>
          <w:rtl/>
        </w:rPr>
        <w:t>והך</w:t>
      </w:r>
      <w:r w:rsidRPr="005C5E95">
        <w:rPr>
          <w:rStyle w:val="affff5"/>
          <w:rFonts w:hint="cs"/>
          <w:spacing w:val="-4"/>
          <w:rtl/>
        </w:rPr>
        <w:t xml:space="preserve"> </w:t>
      </w:r>
      <w:r w:rsidRPr="005C5E95">
        <w:rPr>
          <w:rFonts w:ascii="Fb Fontext" w:hAnsi="Fb Fontext" w:hint="cs"/>
          <w:spacing w:val="-4"/>
          <w:rtl/>
        </w:rPr>
        <w:t xml:space="preserve">דישמעלי </w:t>
      </w:r>
      <w:r w:rsidR="00405D35">
        <w:rPr>
          <w:rFonts w:ascii="Fb Fontext" w:hAnsi="Fb Fontext" w:hint="cs"/>
          <w:spacing w:val="-4"/>
          <w:rtl/>
        </w:rPr>
        <w:t>גייד</w:t>
      </w:r>
      <w:r w:rsidRPr="005C5E95">
        <w:rPr>
          <w:rFonts w:ascii="Fb Fontext" w:hAnsi="Fb Fontext" w:hint="cs"/>
          <w:spacing w:val="-4"/>
          <w:rtl/>
        </w:rPr>
        <w:t xml:space="preserve"> </w:t>
      </w:r>
      <w:r w:rsidR="008553D4" w:rsidRPr="005C5E95">
        <w:rPr>
          <w:rFonts w:ascii="Fb Fontext" w:hAnsi="Fb Fontext" w:hint="cs"/>
          <w:spacing w:val="-4"/>
          <w:rtl/>
        </w:rPr>
        <w:t xml:space="preserve">בסכין </w:t>
      </w:r>
      <w:r w:rsidRPr="005C5E95">
        <w:rPr>
          <w:rFonts w:ascii="Fb Fontext" w:hAnsi="Fb Fontext" w:hint="cs"/>
          <w:spacing w:val="-4"/>
          <w:rtl/>
        </w:rPr>
        <w:t>גמל</w:t>
      </w:r>
      <w:r w:rsidR="00405D35">
        <w:rPr>
          <w:rFonts w:ascii="Fb Fontext" w:hAnsi="Fb Fontext" w:hint="cs"/>
          <w:spacing w:val="-4"/>
          <w:rtl/>
        </w:rPr>
        <w:t xml:space="preserve"> שלו,</w:t>
      </w:r>
      <w:r w:rsidRPr="005C5E95">
        <w:rPr>
          <w:rFonts w:ascii="Fb Fontext" w:hAnsi="Fb Fontext" w:hint="cs"/>
          <w:spacing w:val="-4"/>
          <w:rtl/>
        </w:rPr>
        <w:t xml:space="preserve"> ומת מיד</w:t>
      </w:r>
      <w:r w:rsidR="00405D35">
        <w:rPr>
          <w:rStyle w:val="affff5"/>
          <w:rFonts w:hint="cs"/>
          <w:rtl/>
        </w:rPr>
        <w:t xml:space="preserve"> </w:t>
      </w:r>
      <w:r w:rsidR="00405D35">
        <w:rPr>
          <w:rFonts w:ascii="Fb Fontext" w:hAnsi="Fb Fontext" w:hint="cs"/>
          <w:sz w:val="32"/>
          <w:rtl/>
        </w:rPr>
        <w:t>-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גמל כחוש היה</w:t>
      </w:r>
      <w:r w:rsidRPr="00C35A2C">
        <w:rPr>
          <w:rFonts w:ascii="Fb Fontext" w:hAnsi="Fb Fontext"/>
          <w:sz w:val="32"/>
          <w:rtl/>
        </w:rPr>
        <w:t>.</w:t>
      </w:r>
    </w:p>
    <w:p w14:paraId="517516F4" w14:textId="6A2EFB53" w:rsidR="00405D35" w:rsidRPr="00FD761C" w:rsidRDefault="00405D35" w:rsidP="00FD761C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26009A">
        <w:rPr>
          <w:rStyle w:val="affff5"/>
          <w:rtl/>
        </w:rPr>
        <w:t>רבא</w:t>
      </w:r>
      <w:r>
        <w:rPr>
          <w:rStyle w:val="affff5"/>
          <w:rFonts w:hint="cs"/>
          <w:rtl/>
        </w:rPr>
        <w:t>, משנתינו</w:t>
      </w:r>
      <w:r w:rsidRPr="00405D35">
        <w:rPr>
          <w:rFonts w:ascii="Fb Fontext" w:hAnsi="Fb Fontext"/>
          <w:rtl/>
        </w:rPr>
        <w:t xml:space="preserve"> </w:t>
      </w:r>
      <w:r>
        <w:rPr>
          <w:rStyle w:val="affff5"/>
          <w:rFonts w:hint="cs"/>
          <w:rtl/>
        </w:rPr>
        <w:t>ל</w:t>
      </w:r>
      <w:r w:rsidRPr="00CA593F">
        <w:rPr>
          <w:rStyle w:val="affff5"/>
          <w:rFonts w:hint="eastAsia"/>
          <w:rtl/>
        </w:rPr>
        <w:t>כו</w:t>
      </w:r>
      <w:r w:rsidRPr="00CA593F">
        <w:rPr>
          <w:rStyle w:val="affff5"/>
          <w:rtl/>
        </w:rPr>
        <w:t>"ע</w:t>
      </w:r>
      <w:r w:rsidR="00B433C9" w:rsidRPr="0026009A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</w:t>
      </w:r>
      <w:r w:rsidRPr="00D1637C">
        <w:rPr>
          <w:rFonts w:ascii="Fb Fontext" w:hAnsi="Fb Fontext" w:cs="PFT_Frank" w:hint="cs"/>
          <w:b/>
          <w:bCs/>
          <w:szCs w:val="14"/>
          <w:rtl/>
        </w:rPr>
        <w:t>ו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בסכין מלובנת</w:t>
      </w:r>
      <w:r>
        <w:rPr>
          <w:rFonts w:ascii="Fb Fontext" w:hAnsi="Fb Fontext" w:hint="cs"/>
          <w:rtl/>
        </w:rPr>
        <w:t xml:space="preserve"> </w:t>
      </w:r>
      <w:r w:rsidRPr="00CA593F">
        <w:rPr>
          <w:rStyle w:val="affff8"/>
          <w:rtl/>
        </w:rPr>
        <w:t>[</w:t>
      </w:r>
      <w:r w:rsidRPr="00CA593F">
        <w:rPr>
          <w:rStyle w:val="affff5"/>
          <w:rFonts w:hint="eastAsia"/>
          <w:rtl/>
        </w:rPr>
        <w:t>אף</w:t>
      </w:r>
      <w:r w:rsidRPr="00CA593F">
        <w:rPr>
          <w:rStyle w:val="affff5"/>
          <w:rtl/>
        </w:rPr>
        <w:t xml:space="preserve"> </w:t>
      </w:r>
      <w:r w:rsidRPr="00CA593F">
        <w:rPr>
          <w:rStyle w:val="affff5"/>
          <w:rFonts w:hint="eastAsia"/>
          <w:rtl/>
        </w:rPr>
        <w:t>לרבנן</w:t>
      </w:r>
      <w:r w:rsidRPr="00CA593F">
        <w:rPr>
          <w:rStyle w:val="affff8"/>
          <w:rtl/>
        </w:rPr>
        <w:t xml:space="preserve"> חי</w:t>
      </w:r>
      <w:r>
        <w:rPr>
          <w:rStyle w:val="affff8"/>
          <w:rFonts w:hint="cs"/>
          <w:rtl/>
        </w:rPr>
        <w:t>,</w:t>
      </w:r>
      <w:r w:rsidRPr="00CA593F">
        <w:rPr>
          <w:rStyle w:val="affff8"/>
          <w:rtl/>
        </w:rPr>
        <w:t xml:space="preserve"> שהחום </w:t>
      </w:r>
      <w:r w:rsidRPr="00CA593F">
        <w:rPr>
          <w:rStyle w:val="affff8"/>
          <w:rFonts w:hint="eastAsia"/>
          <w:rtl/>
        </w:rPr>
        <w:t>מרפא</w:t>
      </w:r>
      <w:r>
        <w:rPr>
          <w:rStyle w:val="affff8"/>
          <w:rFonts w:hint="cs"/>
          <w:rtl/>
        </w:rPr>
        <w:t>ו</w:t>
      </w:r>
      <w:r w:rsidRPr="00CA593F">
        <w:rPr>
          <w:rStyle w:val="affff8"/>
          <w:rtl/>
        </w:rPr>
        <w:t>].</w:t>
      </w:r>
    </w:p>
    <w:p w14:paraId="04F7922B" w14:textId="7DDA0446" w:rsidR="00B433C9" w:rsidRDefault="005C5C75" w:rsidP="007C50EB">
      <w:pPr>
        <w:pStyle w:val="afff4"/>
        <w:rPr>
          <w:rStyle w:val="afff1"/>
          <w:bCs w:val="0"/>
          <w:rtl/>
        </w:rPr>
      </w:pPr>
      <w:ins w:id="9836" w:author="מספור קטעי משנה" w:date="2026-10-06T10:05:58Z">
        <w:r>
          <w:rPr>
            <w:rStyle w:val="MisparKeta"/>
          </w:rPr>
          <w:t xml:space="preserve">ב. </w:t>
        </w:r>
      </w:ins>
      <w:bookmarkStart w:id="1416" w:name="_Toc119173274"/>
      <w:bookmarkStart w:id="1417" w:name="_Toc119230371"/>
      <w:r>
        <w:rPr>
          <w:rStyle w:val="afff1"/>
          <w:rFonts w:hint="cs"/>
          <w:bCs w:val="0"/>
          <w:rtl/>
        </w:rPr>
        <w:t>ואע"פ ש</w:t>
      </w:r>
      <w:r w:rsidR="00B433C9" w:rsidRPr="00C35A2C">
        <w:rPr>
          <w:rStyle w:val="afff1"/>
          <w:bCs w:val="0"/>
          <w:rtl/>
        </w:rPr>
        <w:t xml:space="preserve">החיה אוכלת </w:t>
      </w:r>
      <w:r>
        <w:rPr>
          <w:rStyle w:val="afff1"/>
          <w:rFonts w:hint="cs"/>
          <w:bCs w:val="0"/>
          <w:rtl/>
        </w:rPr>
        <w:t>בו</w:t>
      </w:r>
      <w:r w:rsidR="00B433C9" w:rsidRPr="00C35A2C">
        <w:rPr>
          <w:rStyle w:val="afff1"/>
          <w:bCs w:val="0"/>
          <w:rtl/>
        </w:rPr>
        <w:t>.</w:t>
      </w:r>
      <w:bookmarkEnd w:id="1416"/>
      <w:bookmarkEnd w:id="1417"/>
    </w:p>
    <w:p w14:paraId="28AF31F2" w14:textId="19339FCE" w:rsidR="00B433C9" w:rsidRPr="00C35A2C" w:rsidRDefault="005C5C75" w:rsidP="00B55EDF">
      <w:pPr>
        <w:rPr>
          <w:rtl/>
        </w:rPr>
      </w:pPr>
      <w:r>
        <w:rPr>
          <w:rStyle w:val="affff5"/>
          <w:rFonts w:hint="cs"/>
          <w:rtl/>
        </w:rPr>
        <w:t>מ</w:t>
      </w:r>
      <w:r w:rsidR="00B433C9" w:rsidRPr="0026009A">
        <w:rPr>
          <w:rStyle w:val="affff5"/>
          <w:rFonts w:hint="cs"/>
          <w:rtl/>
        </w:rPr>
        <w:t>ש</w:t>
      </w:r>
      <w:r>
        <w:rPr>
          <w:rStyle w:val="affff5"/>
          <w:rFonts w:hint="cs"/>
          <w:rtl/>
        </w:rPr>
        <w:t>מואל</w:t>
      </w:r>
      <w:r w:rsidR="00B433C9" w:rsidRPr="0026009A">
        <w:rPr>
          <w:rStyle w:val="affff5"/>
          <w:rtl/>
        </w:rPr>
        <w:t xml:space="preserve">: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אבל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אם</w:t>
      </w:r>
      <w:r>
        <w:rPr>
          <w:rFonts w:ascii="Fb Fontext" w:hAnsi="Fb Fontext" w:hint="cs"/>
          <w:sz w:val="32"/>
          <w:rtl/>
        </w:rPr>
        <w:t xml:space="preserve"> אוכלת </w:t>
      </w:r>
      <w:r w:rsidR="00B433C9" w:rsidRPr="00C35A2C">
        <w:rPr>
          <w:rFonts w:ascii="Fb Fontext" w:hAnsi="Fb Fontext"/>
          <w:sz w:val="32"/>
          <w:rtl/>
        </w:rPr>
        <w:t>ממקום שנפשו יוצאה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מעידין</w:t>
      </w:r>
      <w:r w:rsidR="00B433C9" w:rsidRPr="00C35A2C">
        <w:rPr>
          <w:rFonts w:ascii="Fb Fontext" w:hAnsi="Fb Fontext"/>
          <w:sz w:val="32"/>
          <w:rtl/>
        </w:rPr>
        <w:t>.</w:t>
      </w:r>
    </w:p>
    <w:p w14:paraId="641BDED6" w14:textId="5148DD70" w:rsidR="00B433C9" w:rsidRDefault="005C5C75" w:rsidP="00B55EDF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משמואל</w:t>
      </w:r>
      <w:r w:rsidR="00B433C9" w:rsidRPr="0026009A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שחט בו</w:t>
      </w:r>
      <w:r w:rsidR="00B433C9" w:rsidRPr="00C35A2C">
        <w:rPr>
          <w:rFonts w:ascii="Fb Fontext" w:hAnsi="Fb Fontext"/>
          <w:sz w:val="32"/>
          <w:rtl/>
        </w:rPr>
        <w:t xml:space="preserve"> רוב שנים וברח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מעידין</w:t>
      </w:r>
      <w:r w:rsidR="00E950DC">
        <w:rPr>
          <w:rFonts w:ascii="Fb Fontext" w:hAnsi="Fb Fontext" w:hint="cs"/>
          <w:sz w:val="32"/>
          <w:rtl/>
        </w:rPr>
        <w:t xml:space="preserve"> </w:t>
      </w:r>
      <w:r w:rsidR="00E950DC" w:rsidRPr="00CA593F">
        <w:rPr>
          <w:rStyle w:val="affff8"/>
          <w:rFonts w:hint="eastAsia"/>
          <w:rtl/>
        </w:rPr>
        <w:t>ודאי</w:t>
      </w:r>
      <w:r w:rsidR="00E950DC" w:rsidRPr="00CA593F">
        <w:rPr>
          <w:rStyle w:val="affff8"/>
          <w:rtl/>
        </w:rPr>
        <w:t xml:space="preserve"> </w:t>
      </w:r>
      <w:r w:rsidR="00E950DC" w:rsidRPr="00CA593F">
        <w:rPr>
          <w:rStyle w:val="affff8"/>
          <w:rFonts w:hint="eastAsia"/>
          <w:rtl/>
        </w:rPr>
        <w:t>ימות</w:t>
      </w:r>
      <w:r w:rsidR="00E950DC" w:rsidRPr="00CA593F">
        <w:rPr>
          <w:rStyle w:val="affff8"/>
          <w:rtl/>
        </w:rPr>
        <w:t>.</w:t>
      </w:r>
    </w:p>
    <w:p w14:paraId="1C40B45A" w14:textId="1121D520" w:rsidR="00B433C9" w:rsidRPr="00C35A2C" w:rsidRDefault="00B433C9" w:rsidP="007C50EB">
      <w:pPr>
        <w:rPr>
          <w:rFonts w:ascii="Fb Fontext" w:hAnsi="Fb Fontext" w:cs="Guttman Vilna"/>
          <w:b/>
          <w:bCs/>
          <w:sz w:val="32"/>
          <w:rtl/>
        </w:rPr>
      </w:pPr>
      <w:r w:rsidRPr="00CA593F">
        <w:rPr>
          <w:rStyle w:val="affff5"/>
          <w:rFonts w:hint="eastAsia"/>
          <w:rtl/>
        </w:rPr>
        <w:t>ו</w:t>
      </w:r>
      <w:r w:rsidR="005C5C75" w:rsidRPr="00CA593F">
        <w:rPr>
          <w:rStyle w:val="affff5"/>
          <w:rFonts w:hint="eastAsia"/>
          <w:rtl/>
        </w:rPr>
        <w:t>אעפ</w:t>
      </w:r>
      <w:r w:rsidR="005C5C75" w:rsidRPr="00CA593F">
        <w:rPr>
          <w:rStyle w:val="affff5"/>
          <w:rtl/>
        </w:rPr>
        <w:t>"כ: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E950DC">
        <w:rPr>
          <w:rFonts w:ascii="Fb Fontext" w:hAnsi="Fb Fontext" w:hint="cs"/>
          <w:sz w:val="32"/>
          <w:rtl/>
        </w:rPr>
        <w:t xml:space="preserve">אם </w:t>
      </w:r>
      <w:r w:rsidRPr="00C35A2C">
        <w:rPr>
          <w:rFonts w:ascii="Fb Fontext" w:hAnsi="Fb Fontext" w:hint="cs"/>
          <w:sz w:val="32"/>
          <w:rtl/>
        </w:rPr>
        <w:t xml:space="preserve">רמז </w:t>
      </w:r>
      <w:r w:rsidR="00E950DC">
        <w:rPr>
          <w:rFonts w:ascii="Fb Fontext" w:hAnsi="Fb Fontext" w:hint="cs"/>
          <w:sz w:val="32"/>
          <w:rtl/>
        </w:rPr>
        <w:t>'</w:t>
      </w:r>
      <w:r w:rsidRPr="00C35A2C">
        <w:rPr>
          <w:rFonts w:ascii="Fb Fontext" w:hAnsi="Fb Fontext" w:hint="cs"/>
          <w:sz w:val="32"/>
          <w:rtl/>
        </w:rPr>
        <w:t>כתבו גט</w:t>
      </w:r>
      <w:r w:rsidR="00E950DC">
        <w:rPr>
          <w:rFonts w:ascii="Fb Fontext" w:hAnsi="Fb Fontext" w:hint="cs"/>
          <w:sz w:val="32"/>
          <w:rtl/>
        </w:rPr>
        <w:t>',</w:t>
      </w:r>
      <w:r w:rsidRPr="00C35A2C">
        <w:rPr>
          <w:rFonts w:ascii="Fb Fontext" w:hAnsi="Fb Fontext" w:hint="cs"/>
          <w:sz w:val="32"/>
          <w:rtl/>
        </w:rPr>
        <w:t xml:space="preserve"> כותבין</w:t>
      </w:r>
      <w:r w:rsidR="00E950DC">
        <w:rPr>
          <w:rFonts w:ascii="Fb Fontext" w:hAnsi="Fb Fontext" w:hint="cs"/>
          <w:sz w:val="32"/>
          <w:rtl/>
        </w:rPr>
        <w:t xml:space="preserve"> ונותנין</w:t>
      </w:r>
      <w:r w:rsidRPr="00C35A2C">
        <w:rPr>
          <w:rFonts w:ascii="Fb Fontext" w:hAnsi="Fb Fontext" w:hint="cs"/>
          <w:sz w:val="32"/>
          <w:rtl/>
        </w:rPr>
        <w:t xml:space="preserve"> -</w:t>
      </w:r>
      <w:r w:rsidRPr="00C35A2C">
        <w:rPr>
          <w:rFonts w:ascii="Fb Fontext" w:hAnsi="Fb Fontext"/>
          <w:sz w:val="32"/>
          <w:rtl/>
        </w:rPr>
        <w:t xml:space="preserve"> חי הוא </w:t>
      </w:r>
      <w:r w:rsidRPr="00CA593F">
        <w:rPr>
          <w:rStyle w:val="affff8"/>
          <w:rtl/>
        </w:rPr>
        <w:t>וסופו למות</w:t>
      </w:r>
      <w:r w:rsidRPr="00C35A2C">
        <w:rPr>
          <w:rFonts w:ascii="Fb Fontext" w:hAnsi="Fb Fontext"/>
          <w:sz w:val="32"/>
          <w:rtl/>
        </w:rPr>
        <w:t>.</w:t>
      </w:r>
    </w:p>
    <w:p w14:paraId="1A8E6C41" w14:textId="1ED9C95F" w:rsidR="00E950DC" w:rsidRDefault="00B433C9" w:rsidP="007C50EB">
      <w:pPr>
        <w:rPr>
          <w:rFonts w:ascii="Fb Fontext" w:hAnsi="Fb Fontext"/>
          <w:sz w:val="32"/>
          <w:rtl/>
        </w:rPr>
      </w:pPr>
      <w:r w:rsidRPr="00CA593F">
        <w:rPr>
          <w:rStyle w:val="affff5"/>
          <w:rFonts w:hint="eastAsia"/>
          <w:rtl/>
        </w:rPr>
        <w:t>ו</w:t>
      </w:r>
      <w:r w:rsidR="00E950DC" w:rsidRPr="00CA593F">
        <w:rPr>
          <w:rStyle w:val="affff5"/>
          <w:rFonts w:hint="eastAsia"/>
          <w:rtl/>
        </w:rPr>
        <w:t>אעפ</w:t>
      </w:r>
      <w:r w:rsidR="00E950DC" w:rsidRPr="00CA593F">
        <w:rPr>
          <w:rStyle w:val="affff5"/>
          <w:rtl/>
        </w:rPr>
        <w:t>"כ:</w:t>
      </w:r>
      <w:r w:rsidRPr="00C35A2C">
        <w:rPr>
          <w:rFonts w:ascii="Fb Fontext" w:hAnsi="Fb Fontext" w:hint="cs"/>
          <w:sz w:val="32"/>
          <w:rtl/>
        </w:rPr>
        <w:t xml:space="preserve"> א</w:t>
      </w:r>
      <w:r w:rsidR="00E950DC">
        <w:rPr>
          <w:rFonts w:ascii="Fb Fontext" w:hAnsi="Fb Fontext" w:hint="cs"/>
          <w:sz w:val="32"/>
          <w:rtl/>
        </w:rPr>
        <w:t>ם נשחט כן, לא</w:t>
      </w:r>
      <w:r w:rsidRPr="00C35A2C">
        <w:rPr>
          <w:rFonts w:ascii="Fb Fontext" w:hAnsi="Fb Fontext" w:hint="cs"/>
          <w:sz w:val="32"/>
          <w:rtl/>
        </w:rPr>
        <w:t xml:space="preserve"> גולה על ידו</w:t>
      </w:r>
      <w:r w:rsidR="00E950DC">
        <w:rPr>
          <w:rFonts w:ascii="Fb Fontext" w:hAnsi="Fb Fontext" w:hint="cs"/>
          <w:sz w:val="32"/>
          <w:rtl/>
        </w:rPr>
        <w:t xml:space="preserve"> -</w:t>
      </w:r>
      <w:r w:rsidR="00E950DC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שמא</w:t>
      </w:r>
      <w:r w:rsidR="00E950DC">
        <w:rPr>
          <w:rFonts w:ascii="Fb Fontext" w:hAnsi="Fb Fontext" w:hint="cs"/>
          <w:sz w:val="32"/>
          <w:rtl/>
        </w:rPr>
        <w:t xml:space="preserve"> -</w:t>
      </w:r>
    </w:p>
    <w:p w14:paraId="795396CA" w14:textId="1A585A53" w:rsidR="00B433C9" w:rsidRDefault="00E950DC" w:rsidP="007C50EB">
      <w:pPr>
        <w:rPr>
          <w:rFonts w:ascii="Fb Fontext" w:hAnsi="Fb Fontext"/>
          <w:sz w:val="32"/>
          <w:rtl/>
        </w:rPr>
      </w:pPr>
      <w:r w:rsidRPr="004031D4">
        <w:rPr>
          <w:rStyle w:val="affff5"/>
          <w:rFonts w:hint="cs"/>
          <w:rtl/>
        </w:rPr>
        <w:t>א.</w:t>
      </w:r>
      <w:r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/>
          <w:sz w:val="32"/>
          <w:rtl/>
        </w:rPr>
        <w:t>רוח בלבלתו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 w:rsidRPr="00CA593F">
        <w:rPr>
          <w:rStyle w:val="affff5"/>
          <w:rFonts w:hint="eastAsia"/>
          <w:rtl/>
        </w:rPr>
        <w:t>ב</w:t>
      </w:r>
      <w:r w:rsidRPr="00CA593F">
        <w:rPr>
          <w:rStyle w:val="affff5"/>
          <w:rtl/>
        </w:rPr>
        <w:t>.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ב</w:t>
      </w:r>
      <w:r w:rsidR="00B433C9" w:rsidRPr="00C35A2C">
        <w:rPr>
          <w:rFonts w:ascii="Fb Fontext" w:hAnsi="Fb Fontext" w:hint="cs"/>
          <w:sz w:val="32"/>
          <w:rtl/>
        </w:rPr>
        <w:t>עצמו קירב מיתתו</w:t>
      </w:r>
      <w:r>
        <w:rPr>
          <w:rFonts w:ascii="Fb Fontext" w:hAnsi="Fb Fontext" w:hint="cs"/>
          <w:sz w:val="32"/>
          <w:rtl/>
        </w:rPr>
        <w:t xml:space="preserve"> בפירכוסו, </w:t>
      </w:r>
      <w:r w:rsidRPr="00CA593F">
        <w:rPr>
          <w:rStyle w:val="affff5"/>
          <w:rFonts w:hint="eastAsia"/>
          <w:rtl/>
        </w:rPr>
        <w:t>ונפק</w:t>
      </w:r>
      <w:r w:rsidRPr="00CA593F">
        <w:rPr>
          <w:rStyle w:val="affff5"/>
          <w:rtl/>
        </w:rPr>
        <w:t>"מ.</w:t>
      </w:r>
    </w:p>
    <w:p w14:paraId="2447576E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קכא.</w:t>
      </w:r>
    </w:p>
    <w:p w14:paraId="5FF1D66C" w14:textId="4AC69B49" w:rsidR="00B433C9" w:rsidRDefault="00B433C9" w:rsidP="007C50EB">
      <w:pPr>
        <w:pStyle w:val="afff4"/>
        <w:rPr>
          <w:rStyle w:val="afff1"/>
          <w:bCs w:val="0"/>
          <w:rtl/>
        </w:rPr>
      </w:pPr>
      <w:ins w:id="10042" w:author="מספור קטעי משנה" w:date="2026-10-06T06:45:58Z">
        <w:r>
          <w:rPr>
            <w:rStyle w:val="MisparKeta"/>
          </w:rPr>
          <w:t xml:space="preserve">ב. </w:t>
        </w:r>
      </w:ins>
      <w:r w:rsidRPr="00C35A2C">
        <w:rPr>
          <w:rStyle w:val="afff1"/>
          <w:rFonts w:hint="cs"/>
          <w:bCs w:val="0"/>
          <w:rtl/>
        </w:rPr>
        <w:t xml:space="preserve"> </w:t>
      </w:r>
      <w:bookmarkStart w:id="1418" w:name="_Toc119173275"/>
      <w:bookmarkStart w:id="1419" w:name="_Toc119230372"/>
      <w:r w:rsidRPr="00C35A2C">
        <w:rPr>
          <w:rStyle w:val="afff1"/>
          <w:bCs w:val="0"/>
          <w:rtl/>
        </w:rPr>
        <w:t>רי</w:t>
      </w:r>
      <w:r w:rsidR="00E950DC">
        <w:rPr>
          <w:rStyle w:val="afff1"/>
          <w:rFonts w:hint="cs"/>
          <w:bCs w:val="0"/>
          <w:rtl/>
        </w:rPr>
        <w:t>ב"ב</w:t>
      </w:r>
      <w:r w:rsidRPr="00C35A2C">
        <w:rPr>
          <w:rStyle w:val="afff1"/>
          <w:bCs w:val="0"/>
          <w:rtl/>
        </w:rPr>
        <w:t xml:space="preserve">: לא כל </w:t>
      </w:r>
      <w:r w:rsidR="00E950DC">
        <w:rPr>
          <w:rStyle w:val="afff1"/>
          <w:rFonts w:hint="cs"/>
          <w:bCs w:val="0"/>
          <w:rtl/>
        </w:rPr>
        <w:t>האדם, המקומות, השעות - שוין</w:t>
      </w:r>
      <w:r w:rsidRPr="00C35A2C">
        <w:rPr>
          <w:rStyle w:val="afff1"/>
          <w:bCs w:val="0"/>
          <w:rtl/>
        </w:rPr>
        <w:t>.</w:t>
      </w:r>
      <w:bookmarkEnd w:id="1418"/>
      <w:bookmarkEnd w:id="1419"/>
    </w:p>
    <w:p w14:paraId="5BBBE7AA" w14:textId="03C28CF8" w:rsidR="00B433C9" w:rsidRPr="00E950DC" w:rsidRDefault="00B433C9" w:rsidP="00B55EDF">
      <w:pPr>
        <w:rPr>
          <w:rtl/>
        </w:rPr>
      </w:pPr>
      <w:r w:rsidRPr="00CA593F">
        <w:rPr>
          <w:rStyle w:val="affff5"/>
          <w:rtl/>
        </w:rPr>
        <w:t>איבעיא</w:t>
      </w:r>
      <w:r w:rsidR="00E950DC">
        <w:rPr>
          <w:rStyle w:val="affff5"/>
          <w:rFonts w:hint="cs"/>
          <w:rtl/>
        </w:rPr>
        <w:t>, ריב"ב חולק:</w:t>
      </w:r>
      <w:r w:rsidRPr="003F3A85">
        <w:rPr>
          <w:rFonts w:ascii="Fb Fontext" w:hAnsi="Fb Fontext" w:cs="PFT_Frank"/>
          <w:bCs/>
          <w:sz w:val="32"/>
          <w:szCs w:val="14"/>
          <w:rtl/>
        </w:rPr>
        <w:t xml:space="preserve"> </w:t>
      </w:r>
      <w:r w:rsidRPr="00CA593F">
        <w:rPr>
          <w:rtl/>
        </w:rPr>
        <w:t xml:space="preserve">לקולא </w:t>
      </w:r>
      <w:r w:rsidR="00E42F4B" w:rsidRPr="00D1637C">
        <w:rPr>
          <w:rFonts w:cs="PFT_Frank" w:hint="eastAsia"/>
          <w:b/>
          <w:bCs/>
          <w:szCs w:val="14"/>
          <w:rtl/>
        </w:rPr>
        <w:t>או</w:t>
      </w:r>
      <w:r w:rsidR="00E42F4B" w:rsidRPr="00CA593F">
        <w:rPr>
          <w:rtl/>
        </w:rPr>
        <w:t xml:space="preserve"> לחומרא</w:t>
      </w:r>
      <w:r w:rsidRPr="00CA593F">
        <w:rPr>
          <w:rtl/>
        </w:rPr>
        <w:t>?</w:t>
      </w:r>
    </w:p>
    <w:p w14:paraId="460FD03B" w14:textId="07C7A7CB" w:rsidR="00B433C9" w:rsidRDefault="00E950DC" w:rsidP="00E950DC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ומוכיח</w:t>
      </w:r>
      <w:r w:rsidR="00B433C9" w:rsidRPr="0026009A">
        <w:rPr>
          <w:rStyle w:val="affff5"/>
          <w:rtl/>
        </w:rPr>
        <w:t xml:space="preserve">: </w:t>
      </w:r>
      <w:r>
        <w:rPr>
          <w:rFonts w:ascii="Fb Fontext" w:hAnsi="Fb Fontext" w:hint="cs"/>
          <w:sz w:val="32"/>
          <w:rtl/>
        </w:rPr>
        <w:t>מ</w:t>
      </w:r>
      <w:r w:rsidR="00B433C9" w:rsidRPr="00C35A2C">
        <w:rPr>
          <w:rFonts w:ascii="Fb Fontext" w:hAnsi="Fb Fontext" w:hint="cs"/>
          <w:sz w:val="32"/>
          <w:rtl/>
        </w:rPr>
        <w:t>שטבע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C35A2C">
        <w:rPr>
          <w:rFonts w:ascii="Fb Fontext" w:hAnsi="Fb Fontext" w:hint="cs"/>
          <w:sz w:val="32"/>
          <w:rtl/>
        </w:rPr>
        <w:t>והעלהו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C35A2C">
        <w:rPr>
          <w:rFonts w:ascii="Fb Fontext" w:hAnsi="Fb Fontext" w:hint="cs"/>
          <w:sz w:val="32"/>
          <w:rtl/>
        </w:rPr>
        <w:t>אחר ג' י</w:t>
      </w:r>
      <w:r>
        <w:rPr>
          <w:rFonts w:ascii="Fb Fontext" w:hAnsi="Fb Fontext" w:hint="cs"/>
          <w:sz w:val="32"/>
          <w:rtl/>
        </w:rPr>
        <w:t>מי</w:t>
      </w:r>
      <w:r w:rsidR="00B433C9" w:rsidRPr="00C35A2C">
        <w:rPr>
          <w:rFonts w:ascii="Fb Fontext" w:hAnsi="Fb Fontext" w:hint="cs"/>
          <w:sz w:val="32"/>
          <w:rtl/>
        </w:rPr>
        <w:t xml:space="preserve">ם </w:t>
      </w:r>
      <w:r w:rsidRPr="00CA593F">
        <w:rPr>
          <w:rStyle w:val="affff8"/>
          <w:rFonts w:hint="eastAsia"/>
          <w:rtl/>
        </w:rPr>
        <w:t>ואחד</w:t>
      </w:r>
      <w:r w:rsidRPr="00CA593F">
        <w:rPr>
          <w:rStyle w:val="affff8"/>
          <w:rtl/>
        </w:rPr>
        <w:t xml:space="preserve"> </w:t>
      </w:r>
      <w:r w:rsidR="00B433C9" w:rsidRPr="00CA593F">
        <w:rPr>
          <w:rStyle w:val="affff8"/>
          <w:rFonts w:hint="eastAsia"/>
          <w:rtl/>
        </w:rPr>
        <w:t>אחר</w:t>
      </w:r>
      <w:r w:rsidR="00B433C9" w:rsidRPr="00CA593F">
        <w:rPr>
          <w:rStyle w:val="affff8"/>
          <w:rtl/>
        </w:rPr>
        <w:t xml:space="preserve"> </w:t>
      </w:r>
      <w:r w:rsidR="00B433C9" w:rsidRPr="00CA593F">
        <w:rPr>
          <w:rStyle w:val="affff8"/>
          <w:rFonts w:hint="eastAsia"/>
          <w:rtl/>
        </w:rPr>
        <w:t>ה</w:t>
      </w:r>
      <w:r w:rsidR="00B433C9" w:rsidRPr="00CA593F">
        <w:rPr>
          <w:rStyle w:val="affff8"/>
          <w:rtl/>
        </w:rPr>
        <w:t>'</w:t>
      </w:r>
      <w:r w:rsidRPr="00CA593F">
        <w:rPr>
          <w:rStyle w:val="affff8"/>
          <w:rtl/>
        </w:rPr>
        <w:t xml:space="preserve"> -</w:t>
      </w:r>
      <w:r>
        <w:rPr>
          <w:rFonts w:ascii="Fb Fontext" w:hAnsi="Fb Fontext" w:hint="cs"/>
          <w:sz w:val="3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והשיאום</w:t>
      </w:r>
      <w:r>
        <w:rPr>
          <w:rFonts w:ascii="Fb Fontext" w:hAnsi="Fb Fontext" w:hint="cs"/>
          <w:sz w:val="32"/>
          <w:rtl/>
        </w:rPr>
        <w:t>!</w:t>
      </w:r>
    </w:p>
    <w:p w14:paraId="77539C82" w14:textId="2C7CD5B0" w:rsidR="00E950DC" w:rsidRPr="00C35A2C" w:rsidRDefault="00E950DC" w:rsidP="00E950DC">
      <w:pPr>
        <w:rPr>
          <w:rFonts w:ascii="Fb Fontext" w:hAnsi="Fb Fontext"/>
          <w:rtl/>
        </w:rPr>
      </w:pPr>
      <w:r w:rsidRPr="00CA593F">
        <w:rPr>
          <w:rStyle w:val="affff5"/>
          <w:rFonts w:hint="eastAsia"/>
          <w:rtl/>
        </w:rPr>
        <w:t>ודחה</w:t>
      </w:r>
      <w:r w:rsidRPr="00CA593F">
        <w:rPr>
          <w:rStyle w:val="affff5"/>
          <w:rtl/>
        </w:rPr>
        <w:t>:</w:t>
      </w:r>
      <w:r>
        <w:rPr>
          <w:rFonts w:ascii="Fb Fontext" w:hAnsi="Fb Fontext" w:hint="cs"/>
          <w:sz w:val="32"/>
          <w:rtl/>
        </w:rPr>
        <w:t xml:space="preserve"> </w:t>
      </w:r>
      <w:r w:rsidR="00E42F4B">
        <w:rPr>
          <w:rFonts w:ascii="Fb Fontext" w:hAnsi="Fb Fontext" w:hint="cs"/>
          <w:sz w:val="32"/>
          <w:rtl/>
        </w:rPr>
        <w:t>מים</w:t>
      </w:r>
      <w:r w:rsidR="00B433C9" w:rsidRPr="00C35A2C">
        <w:rPr>
          <w:rFonts w:ascii="Fb Fontext" w:hAnsi="Fb Fontext" w:hint="cs"/>
          <w:sz w:val="32"/>
          <w:rtl/>
        </w:rPr>
        <w:t xml:space="preserve"> מצמתים </w:t>
      </w:r>
      <w:r w:rsidRPr="00CA593F">
        <w:rPr>
          <w:rStyle w:val="affff8"/>
          <w:rtl/>
        </w:rPr>
        <w:t>[</w:t>
      </w:r>
      <w:r w:rsidR="00B433C9" w:rsidRPr="00CA593F">
        <w:rPr>
          <w:rStyle w:val="affff8"/>
          <w:rFonts w:hint="eastAsia"/>
          <w:rtl/>
        </w:rPr>
        <w:t>ו</w:t>
      </w:r>
      <w:r>
        <w:rPr>
          <w:rStyle w:val="affff8"/>
          <w:rFonts w:hint="cs"/>
          <w:rtl/>
        </w:rPr>
        <w:t>שומרים על מראהו</w:t>
      </w:r>
      <w:r w:rsidRPr="00CA593F">
        <w:rPr>
          <w:rStyle w:val="affff8"/>
          <w:rtl/>
        </w:rPr>
        <w:t>],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ודווקא</w:t>
      </w:r>
      <w:r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מיד כ</w:t>
      </w:r>
      <w:r w:rsidRPr="00C35A2C">
        <w:rPr>
          <w:rFonts w:ascii="Fb Fontext" w:hAnsi="Fb Fontext" w:hint="cs"/>
          <w:sz w:val="32"/>
          <w:rtl/>
        </w:rPr>
        <w:t>שהעלו</w:t>
      </w:r>
      <w:r>
        <w:rPr>
          <w:rFonts w:ascii="Fb Fontext" w:hAnsi="Fb Fontext" w:hint="cs"/>
          <w:sz w:val="32"/>
          <w:rtl/>
        </w:rPr>
        <w:t>הו,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03ED1E66" w14:textId="77777777" w:rsidR="00FD761C" w:rsidRDefault="00F132C1" w:rsidP="00FD761C">
      <w:pPr>
        <w:rPr>
          <w:rtl/>
        </w:rPr>
      </w:pPr>
      <w:r w:rsidRPr="00D1637C">
        <w:rPr>
          <w:rFonts w:cs="PFT_Frank" w:hint="cs"/>
          <w:b/>
          <w:bCs/>
          <w:szCs w:val="14"/>
          <w:rtl/>
        </w:rPr>
        <w:t xml:space="preserve">   </w:t>
      </w:r>
      <w:r w:rsidR="00E950DC" w:rsidRPr="00D1637C">
        <w:rPr>
          <w:rFonts w:cs="PFT_Frank" w:hint="cs"/>
          <w:b/>
          <w:bCs/>
          <w:szCs w:val="14"/>
          <w:rtl/>
        </w:rPr>
        <w:t>ודוקא</w:t>
      </w:r>
      <w:r w:rsidR="00E950DC" w:rsidRPr="00CA593F">
        <w:rPr>
          <w:rtl/>
        </w:rPr>
        <w:t xml:space="preserve"> </w:t>
      </w:r>
      <w:r w:rsidR="00E950DC" w:rsidRPr="00CA593F">
        <w:rPr>
          <w:rFonts w:hint="eastAsia"/>
          <w:rtl/>
        </w:rPr>
        <w:t>כשאין</w:t>
      </w:r>
      <w:r w:rsidR="00E950DC" w:rsidRPr="00CA593F">
        <w:rPr>
          <w:rtl/>
        </w:rPr>
        <w:t xml:space="preserve"> </w:t>
      </w:r>
      <w:r w:rsidR="00E950DC" w:rsidRPr="00CA593F">
        <w:rPr>
          <w:rFonts w:hint="eastAsia"/>
          <w:rtl/>
        </w:rPr>
        <w:t>מכה</w:t>
      </w:r>
      <w:r w:rsidR="00E950DC" w:rsidRPr="00CA593F">
        <w:rPr>
          <w:rtl/>
        </w:rPr>
        <w:t xml:space="preserve">, </w:t>
      </w:r>
      <w:r w:rsidR="00E950DC" w:rsidRPr="00E950DC">
        <w:rPr>
          <w:rFonts w:hint="cs"/>
          <w:rtl/>
        </w:rPr>
        <w:t>אבל כ</w:t>
      </w:r>
      <w:r w:rsidR="00B433C9" w:rsidRPr="00E950DC">
        <w:rPr>
          <w:rFonts w:hint="cs"/>
          <w:rtl/>
        </w:rPr>
        <w:t>שי</w:t>
      </w:r>
      <w:r w:rsidR="00B433C9" w:rsidRPr="00C35A2C">
        <w:rPr>
          <w:rFonts w:hint="cs"/>
          <w:rtl/>
        </w:rPr>
        <w:t>ש מכה</w:t>
      </w:r>
      <w:r w:rsidR="00E950DC">
        <w:rPr>
          <w:rFonts w:hint="cs"/>
          <w:rtl/>
        </w:rPr>
        <w:t xml:space="preserve"> - מחזקים אותה.</w:t>
      </w:r>
    </w:p>
    <w:p w14:paraId="680A6C4A" w14:textId="512E9A95" w:rsidR="00B433C9" w:rsidRDefault="00B433C9" w:rsidP="00615A60">
      <w:pPr>
        <w:pStyle w:val="aff2"/>
        <w:rPr>
          <w:rtl/>
        </w:rPr>
      </w:pPr>
      <w:r w:rsidRPr="00615A60">
        <w:rPr>
          <w:rFonts w:ascii="FrankRuehl" w:hAnsi="FrankRuehl" w:hint="cs"/>
          <w:rtl/>
        </w:rPr>
        <w:t>׹</w:t>
      </w:r>
    </w:p>
    <w:p>
      <w:pPr>
        <w:pStyle w:val="MishnaBatzad"/>
        <w:rPr>
          <w:ins w:id="20653" w:author="קלוד" w:date="2026-10-06T10:10:48Z"/>
        </w:rPr>
      </w:pPr>
      <w:ins w:id="20652" w:author="קלוד" w:date="2026-10-06T10:10:48Z">
        <w:r>
          <w:t xml:space="preserve">משנה ד</w:t>
        </w:r>
      </w:ins>
    </w:p>
    <w:p w14:paraId="7790796D" w14:textId="59312E3D" w:rsidR="00B433C9" w:rsidRPr="00F97732" w:rsidRDefault="00E950DC" w:rsidP="00E950DC">
      <w:pPr>
        <w:pStyle w:val="affc"/>
        <w:rPr>
          <w:rFonts w:cs="BA חניכי הישיבות"/>
          <w:b/>
          <w:rtl/>
        </w:rPr>
      </w:pPr>
      <w:r w:rsidRPr="008553D4">
        <w:rPr>
          <w:rStyle w:val="affffa"/>
          <w:rtl/>
        </w:rPr>
        <w:t>ר"</w:t>
      </w:r>
      <w:r w:rsidRPr="008553D4">
        <w:rPr>
          <w:rStyle w:val="affffa"/>
          <w:rFonts w:hint="cs"/>
          <w:rtl/>
        </w:rPr>
        <w:t>מ</w:t>
      </w:r>
      <w:r w:rsidRPr="008553D4">
        <w:rPr>
          <w:rStyle w:val="affffa"/>
          <w:rtl/>
        </w:rPr>
        <w:t>:</w:t>
      </w:r>
      <w:r>
        <w:rPr>
          <w:rFonts w:hint="cs"/>
          <w:b/>
          <w:rtl/>
        </w:rPr>
        <w:t xml:space="preserve"> </w:t>
      </w:r>
      <w:r w:rsidR="00B433C9" w:rsidRPr="007B5F8C">
        <w:rPr>
          <w:rStyle w:val="affffc"/>
          <w:rtl/>
        </w:rPr>
        <w:t>נפל למים, בין שיש להן סוף בין שאין</w:t>
      </w:r>
      <w:r w:rsidR="00B433C9" w:rsidRPr="00C35A2C">
        <w:rPr>
          <w:b/>
          <w:rtl/>
        </w:rPr>
        <w:t xml:space="preserve"> - אשתו אסורה</w:t>
      </w:r>
      <w:r>
        <w:rPr>
          <w:rFonts w:cs="BA חניכי הישיבות" w:hint="cs"/>
          <w:b/>
          <w:rtl/>
        </w:rPr>
        <w:t>,</w:t>
      </w:r>
    </w:p>
    <w:p w14:paraId="7C8F43E7" w14:textId="68B0065E" w:rsidR="00B433C9" w:rsidRPr="00C35A2C" w:rsidRDefault="00E950DC" w:rsidP="007C50EB">
      <w:pPr>
        <w:pStyle w:val="affc"/>
        <w:rPr>
          <w:b/>
          <w:rtl/>
        </w:rPr>
      </w:pPr>
      <w:r w:rsidRPr="00CA593F">
        <w:rPr>
          <w:rFonts w:hint="eastAsia"/>
          <w:rtl/>
        </w:rPr>
        <w:t>ש</w:t>
      </w:r>
      <w:r w:rsidR="00B433C9" w:rsidRPr="00C35A2C">
        <w:rPr>
          <w:b/>
          <w:rtl/>
        </w:rPr>
        <w:t>מעשה באחד שנפל לבור הגדול, ועלה אחר שלשה ימים.</w:t>
      </w:r>
    </w:p>
    <w:p w14:paraId="658A4F3D" w14:textId="1576F4CF" w:rsidR="00E950DC" w:rsidRDefault="00B433C9" w:rsidP="00E950DC">
      <w:pPr>
        <w:pStyle w:val="affc"/>
        <w:rPr>
          <w:b/>
          <w:spacing w:val="4"/>
          <w:rtl/>
        </w:rPr>
      </w:pPr>
      <w:r w:rsidRPr="008553D4">
        <w:rPr>
          <w:rStyle w:val="affffa"/>
          <w:spacing w:val="4"/>
          <w:rtl/>
        </w:rPr>
        <w:t>ריו</w:t>
      </w:r>
      <w:r w:rsidR="00E950DC">
        <w:rPr>
          <w:rStyle w:val="affffa"/>
          <w:rFonts w:hint="cs"/>
          <w:spacing w:val="4"/>
          <w:rtl/>
        </w:rPr>
        <w:t>"</w:t>
      </w:r>
      <w:r w:rsidRPr="008553D4">
        <w:rPr>
          <w:rStyle w:val="affffa"/>
          <w:spacing w:val="4"/>
          <w:rtl/>
        </w:rPr>
        <w:t>ס:</w:t>
      </w:r>
      <w:r w:rsidR="003F1885">
        <w:rPr>
          <w:rStyle w:val="affffa"/>
          <w:rFonts w:hint="cs"/>
          <w:spacing w:val="4"/>
          <w:rtl/>
        </w:rPr>
        <w:t xml:space="preserve">  </w:t>
      </w:r>
      <w:r w:rsidR="003F1885" w:rsidRPr="007B5F8C">
        <w:rPr>
          <w:rStyle w:val="affffc"/>
          <w:rFonts w:hint="cs"/>
          <w:rtl/>
        </w:rPr>
        <w:t xml:space="preserve"> </w:t>
      </w:r>
      <w:r w:rsidRPr="007B5F8C">
        <w:rPr>
          <w:rStyle w:val="affffc"/>
          <w:rtl/>
        </w:rPr>
        <w:t xml:space="preserve"> מעשה בסומא</w:t>
      </w:r>
      <w:r w:rsidRPr="008553D4">
        <w:rPr>
          <w:b/>
          <w:spacing w:val="4"/>
          <w:rtl/>
        </w:rPr>
        <w:t xml:space="preserve"> שירד לטבול במערה וירד מושכו אחריו, </w:t>
      </w:r>
      <w:r w:rsidR="00E950DC">
        <w:rPr>
          <w:rFonts w:hint="cs"/>
          <w:b/>
          <w:spacing w:val="4"/>
          <w:rtl/>
        </w:rPr>
        <w:t xml:space="preserve">   </w:t>
      </w:r>
    </w:p>
    <w:p w14:paraId="1B3772D7" w14:textId="2F35B248" w:rsidR="00B433C9" w:rsidRPr="00C35A2C" w:rsidRDefault="00E950DC" w:rsidP="00E950DC">
      <w:pPr>
        <w:pStyle w:val="affc"/>
        <w:rPr>
          <w:b/>
          <w:rtl/>
        </w:rPr>
      </w:pPr>
      <w:r>
        <w:rPr>
          <w:rFonts w:hint="cs"/>
          <w:b/>
          <w:spacing w:val="4"/>
          <w:rtl/>
        </w:rPr>
        <w:t xml:space="preserve">        </w:t>
      </w:r>
      <w:r w:rsidR="003F1885">
        <w:rPr>
          <w:rFonts w:hint="cs"/>
          <w:b/>
          <w:spacing w:val="4"/>
          <w:rtl/>
        </w:rPr>
        <w:t xml:space="preserve">  </w:t>
      </w:r>
      <w:r w:rsidR="00B433C9" w:rsidRPr="008553D4">
        <w:rPr>
          <w:b/>
          <w:spacing w:val="4"/>
          <w:rtl/>
        </w:rPr>
        <w:t>ושהו כדי שתצא נפשם</w:t>
      </w:r>
      <w:r>
        <w:rPr>
          <w:rFonts w:hint="cs"/>
          <w:b/>
          <w:rtl/>
        </w:rPr>
        <w:t xml:space="preserve">, </w:t>
      </w:r>
      <w:r w:rsidR="00B433C9" w:rsidRPr="008553D4">
        <w:rPr>
          <w:b/>
          <w:rtl/>
        </w:rPr>
        <w:t>והשיאו את נשותיהם</w:t>
      </w:r>
      <w:r>
        <w:rPr>
          <w:rFonts w:hint="cs"/>
          <w:b/>
          <w:rtl/>
        </w:rPr>
        <w:t>,</w:t>
      </w:r>
    </w:p>
    <w:p w14:paraId="393D50B6" w14:textId="1B6C9876" w:rsidR="00B433C9" w:rsidRDefault="003F1885" w:rsidP="003F1885">
      <w:pPr>
        <w:pStyle w:val="affc"/>
        <w:rPr>
          <w:b/>
          <w:rtl/>
        </w:rPr>
      </w:pPr>
      <w:r>
        <w:rPr>
          <w:rFonts w:hint="cs"/>
          <w:rtl/>
        </w:rPr>
        <w:t xml:space="preserve">    </w:t>
      </w:r>
      <w:r w:rsidR="00E950DC">
        <w:rPr>
          <w:rFonts w:hint="cs"/>
          <w:rtl/>
        </w:rPr>
        <w:t xml:space="preserve">אבל </w:t>
      </w:r>
      <w:r w:rsidR="00B433C9" w:rsidRPr="00CA593F">
        <w:rPr>
          <w:rtl/>
        </w:rPr>
        <w:t xml:space="preserve">בעסיא </w:t>
      </w:r>
      <w:r w:rsidR="00E950DC">
        <w:rPr>
          <w:rFonts w:hint="cs"/>
          <w:rtl/>
        </w:rPr>
        <w:t>ש</w:t>
      </w:r>
      <w:r w:rsidR="00B433C9" w:rsidRPr="00C35A2C">
        <w:rPr>
          <w:b/>
          <w:rtl/>
        </w:rPr>
        <w:t>שלשלו לים ועלתה בידם רגלו</w:t>
      </w:r>
      <w:r w:rsidR="00E950DC">
        <w:rPr>
          <w:rFonts w:hint="cs"/>
          <w:b/>
          <w:rtl/>
        </w:rPr>
        <w:t xml:space="preserve"> - </w:t>
      </w:r>
      <w:r w:rsidR="00E950DC" w:rsidRPr="00CA593F">
        <w:rPr>
          <w:rStyle w:val="affffa"/>
          <w:rFonts w:hint="eastAsia"/>
          <w:rtl/>
        </w:rPr>
        <w:t>הורו</w:t>
      </w:r>
      <w:r w:rsidR="00E950DC" w:rsidRPr="00CA593F">
        <w:rPr>
          <w:rStyle w:val="affffa"/>
          <w:rtl/>
        </w:rPr>
        <w:t>:</w:t>
      </w:r>
    </w:p>
    <w:p w14:paraId="004E2F36" w14:textId="045BA968" w:rsidR="00B433C9" w:rsidRPr="00C35A2C" w:rsidRDefault="00E950DC" w:rsidP="007C50EB">
      <w:pPr>
        <w:pStyle w:val="affc"/>
        <w:rPr>
          <w:b/>
          <w:rtl/>
        </w:rPr>
      </w:pPr>
      <w:r>
        <w:rPr>
          <w:rStyle w:val="affffa"/>
          <w:rFonts w:hint="cs"/>
          <w:rtl/>
        </w:rPr>
        <w:t>'</w:t>
      </w:r>
      <w:r w:rsidR="00B433C9" w:rsidRPr="00C35A2C">
        <w:rPr>
          <w:b/>
          <w:rtl/>
        </w:rPr>
        <w:t>מהארכובה ולמעלה תנשא, מהארכובה ולמטה לא תנשא</w:t>
      </w:r>
      <w:r>
        <w:rPr>
          <w:rFonts w:hint="cs"/>
          <w:b/>
          <w:rtl/>
        </w:rPr>
        <w:t>'</w:t>
      </w:r>
      <w:r w:rsidR="00B433C9" w:rsidRPr="00C35A2C">
        <w:rPr>
          <w:b/>
          <w:rtl/>
        </w:rPr>
        <w:t>.</w:t>
      </w:r>
    </w:p>
    <w:p w14:paraId="06748633" w14:textId="54E2FF9D" w:rsidR="00B433C9" w:rsidRPr="00C35A2C" w:rsidRDefault="00B433C9" w:rsidP="00B55EDF">
      <w:pPr>
        <w:rPr>
          <w:rFonts w:ascii="Fb Fontext" w:hAnsi="Fb Fontext"/>
          <w:rtl/>
        </w:rPr>
      </w:pPr>
      <w:bookmarkStart w:id="1420" w:name="_Toc119173276"/>
      <w:bookmarkStart w:id="1421" w:name="_Toc119230373"/>
      <w:r w:rsidRPr="00CA593F">
        <w:rPr>
          <w:rStyle w:val="afff5"/>
          <w:rtl/>
        </w:rPr>
        <w:t>יש להם סוף</w:t>
      </w:r>
      <w:r w:rsidR="00E950DC">
        <w:rPr>
          <w:rStyle w:val="afff5"/>
          <w:rFonts w:hint="cs"/>
          <w:rtl/>
        </w:rPr>
        <w:t>.</w:t>
      </w:r>
      <w:bookmarkEnd w:id="1420"/>
      <w:bookmarkEnd w:id="1421"/>
      <w:r w:rsidRPr="00C35A2C">
        <w:rPr>
          <w:rFonts w:ascii="Fb Fontext" w:hAnsi="Fb Fontext"/>
          <w:sz w:val="32"/>
          <w:rtl/>
        </w:rPr>
        <w:t xml:space="preserve"> שעומד ורואה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ארבע</w:t>
      </w:r>
      <w:r w:rsidRPr="00C35A2C">
        <w:rPr>
          <w:rFonts w:ascii="Fb Fontext" w:hAnsi="Fb Fontext"/>
          <w:sz w:val="32"/>
          <w:rtl/>
        </w:rPr>
        <w:t xml:space="preserve"> רוחותיו.</w:t>
      </w:r>
    </w:p>
    <w:p w14:paraId="24C651DB" w14:textId="1C93C04F" w:rsidR="005622E3" w:rsidRPr="00CA593F" w:rsidRDefault="005622E3" w:rsidP="00615A60">
      <w:pPr>
        <w:pStyle w:val="affff2"/>
        <w:rPr>
          <w:rtl/>
        </w:rPr>
      </w:pPr>
      <w:bookmarkStart w:id="1422" w:name="_Toc119173277"/>
      <w:bookmarkStart w:id="1423" w:name="_Toc119230374"/>
      <w:r w:rsidRPr="00CA593F">
        <w:rPr>
          <w:rFonts w:hint="eastAsia"/>
          <w:rtl/>
        </w:rPr>
        <w:lastRenderedPageBreak/>
        <w:t>מעשים</w:t>
      </w:r>
      <w:r w:rsidRPr="00CA593F">
        <w:rPr>
          <w:rtl/>
        </w:rPr>
        <w:t xml:space="preserve"> </w:t>
      </w:r>
      <w:r w:rsidRPr="00CA593F">
        <w:rPr>
          <w:rFonts w:hint="eastAsia"/>
          <w:rtl/>
        </w:rPr>
        <w:t>ב</w:t>
      </w:r>
      <w:r>
        <w:rPr>
          <w:rFonts w:hint="cs"/>
          <w:rtl/>
        </w:rPr>
        <w:t>'</w:t>
      </w:r>
      <w:r w:rsidRPr="00CA593F">
        <w:rPr>
          <w:rFonts w:hint="eastAsia"/>
          <w:rtl/>
        </w:rPr>
        <w:t>מים</w:t>
      </w:r>
      <w:r w:rsidRPr="00CA593F">
        <w:rPr>
          <w:rtl/>
        </w:rPr>
        <w:t xml:space="preserve"> </w:t>
      </w:r>
      <w:r w:rsidRPr="00CA593F">
        <w:rPr>
          <w:rFonts w:hint="eastAsia"/>
          <w:rtl/>
        </w:rPr>
        <w:t>שאין</w:t>
      </w:r>
      <w:r w:rsidRPr="00CA593F">
        <w:rPr>
          <w:rtl/>
        </w:rPr>
        <w:t xml:space="preserve"> </w:t>
      </w:r>
      <w:r w:rsidRPr="00CA593F">
        <w:rPr>
          <w:rFonts w:hint="eastAsia"/>
          <w:rtl/>
        </w:rPr>
        <w:t>להן</w:t>
      </w:r>
      <w:r w:rsidRPr="00CA593F">
        <w:rPr>
          <w:rtl/>
        </w:rPr>
        <w:t xml:space="preserve"> </w:t>
      </w:r>
      <w:r w:rsidRPr="00CA593F">
        <w:rPr>
          <w:rFonts w:hint="eastAsia"/>
          <w:rtl/>
        </w:rPr>
        <w:t>סוף</w:t>
      </w:r>
      <w:r>
        <w:rPr>
          <w:rFonts w:hint="cs"/>
          <w:rtl/>
        </w:rPr>
        <w:t>'</w:t>
      </w:r>
      <w:r w:rsidRPr="00CA593F">
        <w:rPr>
          <w:rtl/>
        </w:rPr>
        <w:t xml:space="preserve">, </w:t>
      </w:r>
      <w:r w:rsidRPr="00CA593F">
        <w:rPr>
          <w:rFonts w:hint="eastAsia"/>
          <w:rtl/>
        </w:rPr>
        <w:t>ו</w:t>
      </w:r>
      <w:r>
        <w:rPr>
          <w:rFonts w:hint="cs"/>
          <w:rtl/>
        </w:rPr>
        <w:t>'</w:t>
      </w:r>
      <w:r w:rsidRPr="00CA593F">
        <w:rPr>
          <w:rFonts w:hint="eastAsia"/>
          <w:rtl/>
        </w:rPr>
        <w:t>גדולים</w:t>
      </w:r>
      <w:r w:rsidRPr="00CA593F">
        <w:rPr>
          <w:rtl/>
        </w:rPr>
        <w:t xml:space="preserve"> </w:t>
      </w:r>
      <w:r w:rsidRPr="00CA593F">
        <w:rPr>
          <w:rFonts w:hint="eastAsia"/>
          <w:rtl/>
        </w:rPr>
        <w:t>דברי</w:t>
      </w:r>
      <w:r w:rsidRPr="00CA593F">
        <w:rPr>
          <w:rtl/>
        </w:rPr>
        <w:t xml:space="preserve"> </w:t>
      </w:r>
      <w:r w:rsidRPr="00CA593F">
        <w:rPr>
          <w:rFonts w:hint="eastAsia"/>
          <w:rtl/>
        </w:rPr>
        <w:t>חכמים</w:t>
      </w:r>
      <w:r>
        <w:rPr>
          <w:rFonts w:hint="cs"/>
          <w:rtl/>
        </w:rPr>
        <w:t>'</w:t>
      </w:r>
      <w:r w:rsidRPr="00CA593F">
        <w:rPr>
          <w:rtl/>
        </w:rPr>
        <w:t xml:space="preserve"> בזה</w:t>
      </w:r>
      <w:bookmarkEnd w:id="1422"/>
      <w:bookmarkEnd w:id="1423"/>
    </w:p>
    <w:p w14:paraId="1D3931B3" w14:textId="47BF2ED4" w:rsidR="00553AE1" w:rsidRDefault="00B433C9" w:rsidP="00B55EDF">
      <w:pPr>
        <w:rPr>
          <w:rFonts w:ascii="Fb Fontext" w:hAnsi="Fb Fontext"/>
          <w:rtl/>
        </w:rPr>
      </w:pPr>
      <w:r w:rsidRPr="0026009A">
        <w:rPr>
          <w:rStyle w:val="affff5"/>
          <w:rFonts w:hint="cs"/>
          <w:rtl/>
        </w:rPr>
        <w:t>ר</w:t>
      </w:r>
      <w:r w:rsidR="005622E3">
        <w:rPr>
          <w:rStyle w:val="affff5"/>
          <w:rFonts w:hint="cs"/>
          <w:rtl/>
        </w:rPr>
        <w:t>"</w:t>
      </w:r>
      <w:r w:rsidRPr="0026009A">
        <w:rPr>
          <w:rStyle w:val="affff5"/>
          <w:rFonts w:hint="cs"/>
          <w:rtl/>
        </w:rPr>
        <w:t>ש</w:t>
      </w:r>
      <w:r w:rsidRPr="00C35A2C">
        <w:rPr>
          <w:rFonts w:ascii="Fb Fontext" w:hAnsi="Fb Fontext" w:hint="cs"/>
          <w:rtl/>
        </w:rPr>
        <w:t xml:space="preserve"> </w:t>
      </w:r>
      <w:r w:rsidR="005622E3" w:rsidRPr="00D1637C">
        <w:rPr>
          <w:rFonts w:ascii="Fb Fontext" w:hAnsi="Fb Fontext" w:cs="PFT_Frank" w:hint="eastAsia"/>
          <w:b/>
          <w:bCs/>
          <w:szCs w:val="14"/>
          <w:rtl/>
        </w:rPr>
        <w:t>התיר</w:t>
      </w:r>
      <w:r w:rsidR="005622E3">
        <w:rPr>
          <w:rFonts w:ascii="Fb Fontext" w:hAnsi="Fb Fontext" w:hint="cs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אשתו</w:t>
      </w:r>
      <w:r w:rsidR="005622E3">
        <w:rPr>
          <w:rFonts w:ascii="Fb Fontext" w:hAnsi="Fb Fontext" w:hint="cs"/>
          <w:rtl/>
        </w:rPr>
        <w:t xml:space="preserve"> של הטובע באגם,</w:t>
      </w:r>
      <w:r w:rsidRPr="00C35A2C">
        <w:rPr>
          <w:rFonts w:ascii="Fb Fontext" w:hAnsi="Fb Fontext" w:hint="cs"/>
          <w:rtl/>
        </w:rPr>
        <w:t xml:space="preserve"> </w:t>
      </w:r>
      <w:r w:rsidRPr="0026009A">
        <w:rPr>
          <w:rStyle w:val="affff5"/>
          <w:rFonts w:hint="cs"/>
          <w:rtl/>
        </w:rPr>
        <w:t xml:space="preserve">רצה רב </w:t>
      </w:r>
      <w:r w:rsidRPr="00C35A2C">
        <w:rPr>
          <w:rFonts w:ascii="Fb Fontext" w:hAnsi="Fb Fontext" w:hint="cs"/>
          <w:rtl/>
        </w:rPr>
        <w:t>לנדותו</w:t>
      </w:r>
      <w:r w:rsidR="005622E3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  <w:r w:rsidRPr="0026009A">
        <w:rPr>
          <w:rStyle w:val="affff5"/>
          <w:rFonts w:hint="cs"/>
          <w:rtl/>
        </w:rPr>
        <w:t>א</w:t>
      </w:r>
      <w:r w:rsidRPr="0026009A">
        <w:rPr>
          <w:rStyle w:val="affff5"/>
          <w:rtl/>
        </w:rPr>
        <w:t>"</w:t>
      </w:r>
      <w:r w:rsidRPr="0026009A">
        <w:rPr>
          <w:rStyle w:val="affff5"/>
          <w:rFonts w:hint="cs"/>
          <w:rtl/>
        </w:rPr>
        <w:t xml:space="preserve">ל שמואל </w:t>
      </w:r>
      <w:r w:rsidRPr="00C35A2C">
        <w:rPr>
          <w:rFonts w:ascii="Fb Fontext" w:hAnsi="Fb Fontext" w:hint="cs"/>
          <w:rtl/>
        </w:rPr>
        <w:t>שישאלהו</w:t>
      </w:r>
      <w:r w:rsidR="005622E3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  <w:r w:rsidRPr="00CA593F">
        <w:rPr>
          <w:rStyle w:val="affff5"/>
          <w:rFonts w:hint="eastAsia"/>
          <w:rtl/>
        </w:rPr>
        <w:t>ו</w:t>
      </w:r>
      <w:r w:rsidR="005622E3" w:rsidRPr="00CA593F">
        <w:rPr>
          <w:rStyle w:val="affff5"/>
          <w:rFonts w:hint="eastAsia"/>
          <w:rtl/>
        </w:rPr>
        <w:t>השיב</w:t>
      </w:r>
      <w:r w:rsidR="005622E3" w:rsidRPr="00CA593F">
        <w:rPr>
          <w:rStyle w:val="affff5"/>
          <w:rtl/>
        </w:rPr>
        <w:t xml:space="preserve"> </w:t>
      </w:r>
      <w:r w:rsidR="00553AE1">
        <w:rPr>
          <w:rStyle w:val="affff5"/>
          <w:rFonts w:hint="cs"/>
          <w:rtl/>
        </w:rPr>
        <w:t>ע</w:t>
      </w:r>
      <w:r w:rsidR="005622E3" w:rsidRPr="00CA593F">
        <w:rPr>
          <w:rStyle w:val="affff5"/>
          <w:rFonts w:hint="eastAsia"/>
          <w:rtl/>
        </w:rPr>
        <w:t>ל</w:t>
      </w:r>
      <w:r w:rsidR="00553AE1" w:rsidRPr="00CA593F">
        <w:rPr>
          <w:rStyle w:val="affff5"/>
          <w:rtl/>
        </w:rPr>
        <w:t xml:space="preserve"> שאלתם</w:t>
      </w:r>
      <w:r w:rsidR="005622E3">
        <w:rPr>
          <w:rFonts w:ascii="Fb Fontext" w:hAnsi="Fb Fontext" w:hint="cs"/>
          <w:rtl/>
        </w:rPr>
        <w:t xml:space="preserve"> '</w:t>
      </w:r>
      <w:r w:rsidRPr="00C35A2C">
        <w:rPr>
          <w:rFonts w:ascii="Fb Fontext" w:hAnsi="Fb Fontext" w:hint="cs"/>
          <w:rtl/>
        </w:rPr>
        <w:t>מים שאין להם סוף אסורה</w:t>
      </w:r>
      <w:r w:rsidR="005622E3">
        <w:rPr>
          <w:rFonts w:ascii="Fb Fontext" w:hAnsi="Fb Fontext" w:hint="cs"/>
          <w:rtl/>
        </w:rPr>
        <w:t>'</w:t>
      </w:r>
      <w:r w:rsidR="00553AE1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</w:p>
    <w:p w14:paraId="0D4115DE" w14:textId="1501A0A3" w:rsidR="005622E3" w:rsidRDefault="00B433C9" w:rsidP="00B55EDF">
      <w:pPr>
        <w:rPr>
          <w:rtl/>
        </w:rPr>
      </w:pPr>
      <w:r w:rsidRPr="00CA593F">
        <w:rPr>
          <w:rStyle w:val="affff5"/>
          <w:rFonts w:hint="eastAsia"/>
          <w:rtl/>
        </w:rPr>
        <w:t>ו</w:t>
      </w:r>
      <w:r w:rsidR="005622E3" w:rsidRPr="00CA593F">
        <w:rPr>
          <w:rStyle w:val="affff5"/>
          <w:rFonts w:hint="eastAsia"/>
          <w:rtl/>
        </w:rPr>
        <w:t>כן</w:t>
      </w:r>
      <w:r w:rsidRPr="00C35A2C">
        <w:rPr>
          <w:rFonts w:ascii="Fb Fontext" w:hAnsi="Fb Fontext" w:hint="cs"/>
          <w:rtl/>
        </w:rPr>
        <w:t xml:space="preserve"> </w:t>
      </w:r>
      <w:r w:rsidR="005622E3">
        <w:rPr>
          <w:rFonts w:ascii="Fb Fontext" w:hAnsi="Fb Fontext" w:hint="cs"/>
          <w:rtl/>
        </w:rPr>
        <w:t>'</w:t>
      </w:r>
      <w:r w:rsidRPr="00C35A2C">
        <w:rPr>
          <w:rFonts w:ascii="Fb Fontext" w:hAnsi="Fb Fontext" w:hint="cs"/>
          <w:rtl/>
        </w:rPr>
        <w:t>אגמא</w:t>
      </w:r>
      <w:r w:rsidR="00553AE1">
        <w:rPr>
          <w:rFonts w:ascii="Fb Fontext" w:hAnsi="Fb Fontext" w:hint="cs"/>
          <w:rtl/>
        </w:rPr>
        <w:t>..</w:t>
      </w:r>
      <w:r w:rsidRPr="00C35A2C">
        <w:rPr>
          <w:rFonts w:ascii="Fb Fontext" w:hAnsi="Fb Fontext" w:hint="cs"/>
          <w:rtl/>
        </w:rPr>
        <w:t xml:space="preserve"> </w:t>
      </w:r>
      <w:r w:rsidR="005622E3">
        <w:rPr>
          <w:rFonts w:ascii="Fb Fontext" w:hAnsi="Fb Fontext" w:hint="cs"/>
          <w:rtl/>
        </w:rPr>
        <w:t>כ</w:t>
      </w:r>
      <w:r w:rsidRPr="00C35A2C">
        <w:rPr>
          <w:rFonts w:ascii="Fb Fontext" w:hAnsi="Fb Fontext" w:hint="cs"/>
          <w:rtl/>
        </w:rPr>
        <w:t>מים שאין סוף</w:t>
      </w:r>
      <w:r w:rsidR="005622E3">
        <w:rPr>
          <w:rFonts w:ascii="Fb Fontext" w:hAnsi="Fb Fontext" w:hint="cs"/>
          <w:rtl/>
        </w:rPr>
        <w:t>',</w:t>
      </w:r>
      <w:r w:rsidRPr="00C35A2C">
        <w:rPr>
          <w:rFonts w:ascii="Fb Fontext" w:hAnsi="Fb Fontext" w:hint="cs"/>
          <w:rtl/>
        </w:rPr>
        <w:t xml:space="preserve"> </w:t>
      </w:r>
      <w:r w:rsidR="005622E3">
        <w:rPr>
          <w:rStyle w:val="affff5"/>
          <w:rFonts w:hint="cs"/>
          <w:rtl/>
        </w:rPr>
        <w:t xml:space="preserve">ושאלוהו </w:t>
      </w:r>
      <w:r w:rsidR="005622E3" w:rsidRPr="00CA593F">
        <w:rPr>
          <w:rFonts w:hint="eastAsia"/>
          <w:rtl/>
        </w:rPr>
        <w:t>ש</w:t>
      </w:r>
      <w:r w:rsidRPr="00CA593F">
        <w:rPr>
          <w:rFonts w:hint="eastAsia"/>
          <w:rtl/>
        </w:rPr>
        <w:t>ה</w:t>
      </w:r>
      <w:r w:rsidR="005622E3" w:rsidRPr="00CA593F">
        <w:rPr>
          <w:rFonts w:hint="eastAsia"/>
          <w:rtl/>
        </w:rPr>
        <w:t>תיר</w:t>
      </w:r>
      <w:r w:rsidR="005622E3">
        <w:rPr>
          <w:rFonts w:hint="cs"/>
          <w:rtl/>
        </w:rPr>
        <w:t>,</w:t>
      </w:r>
      <w:r w:rsidRPr="0026009A">
        <w:rPr>
          <w:rStyle w:val="affff5"/>
          <w:rFonts w:hint="cs"/>
          <w:rtl/>
        </w:rPr>
        <w:t xml:space="preserve"> </w:t>
      </w:r>
      <w:r w:rsidR="005622E3">
        <w:rPr>
          <w:rStyle w:val="affff5"/>
          <w:rFonts w:hint="cs"/>
          <w:rtl/>
        </w:rPr>
        <w:t xml:space="preserve">והשיב </w:t>
      </w:r>
      <w:r w:rsidRPr="00CA593F">
        <w:rPr>
          <w:rFonts w:hint="eastAsia"/>
          <w:rtl/>
        </w:rPr>
        <w:t>שטעה</w:t>
      </w:r>
      <w:r w:rsidR="00553AE1">
        <w:rPr>
          <w:rFonts w:hint="cs"/>
          <w:rtl/>
        </w:rPr>
        <w:t xml:space="preserve"> -</w:t>
      </w:r>
    </w:p>
    <w:p w14:paraId="284F45CF" w14:textId="718BE718" w:rsidR="005622E3" w:rsidRDefault="00553AE1" w:rsidP="00B55EDF">
      <w:pPr>
        <w:rPr>
          <w:rFonts w:ascii="Fb Fontext" w:hAnsi="Fb Fontext"/>
          <w:rtl/>
        </w:rPr>
      </w:pPr>
      <w:r w:rsidRPr="00D1637C">
        <w:rPr>
          <w:rFonts w:ascii="Fb Fontext" w:hAnsi="Fb Fontext" w:cs="PFT_Frank" w:hint="eastAsia"/>
          <w:b/>
          <w:bCs/>
          <w:szCs w:val="14"/>
          <w:rtl/>
        </w:rPr>
        <w:t>ו</w:t>
      </w:r>
      <w:r w:rsidR="00B433C9" w:rsidRPr="00D1637C">
        <w:rPr>
          <w:rFonts w:ascii="Fb Fontext" w:hAnsi="Fb Fontext" w:cs="PFT_Frank" w:hint="eastAsia"/>
          <w:b/>
          <w:bCs/>
          <w:szCs w:val="14"/>
          <w:rtl/>
        </w:rPr>
        <w:t>סבר</w:t>
      </w:r>
      <w:r w:rsidR="00B433C9" w:rsidRPr="00C35A2C">
        <w:rPr>
          <w:rFonts w:ascii="Fb Fontext" w:hAnsi="Fb Fontext" w:hint="cs"/>
          <w:rtl/>
        </w:rPr>
        <w:t xml:space="preserve"> </w:t>
      </w:r>
      <w:r w:rsidR="005622E3">
        <w:rPr>
          <w:rFonts w:ascii="Fb Fontext" w:hAnsi="Fb Fontext" w:hint="cs"/>
          <w:rtl/>
        </w:rPr>
        <w:t xml:space="preserve">- </w:t>
      </w:r>
      <w:r w:rsidR="00B433C9" w:rsidRPr="00C35A2C">
        <w:rPr>
          <w:rFonts w:ascii="Fb Fontext" w:hAnsi="Fb Fontext"/>
          <w:rtl/>
        </w:rPr>
        <w:t xml:space="preserve">כיון </w:t>
      </w:r>
      <w:r w:rsidR="005622E3">
        <w:rPr>
          <w:rFonts w:ascii="Fb Fontext" w:hAnsi="Fb Fontext" w:hint="cs"/>
          <w:rtl/>
        </w:rPr>
        <w:t>שהמים עומדים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CA593F">
        <w:rPr>
          <w:rtl/>
        </w:rPr>
        <w:t xml:space="preserve">כיש </w:t>
      </w:r>
      <w:r w:rsidR="005622E3">
        <w:rPr>
          <w:rFonts w:hint="cs"/>
          <w:rtl/>
        </w:rPr>
        <w:t xml:space="preserve">להן </w:t>
      </w:r>
      <w:r w:rsidR="00B433C9" w:rsidRPr="00CA593F">
        <w:rPr>
          <w:rtl/>
        </w:rPr>
        <w:t>סוף,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והא</w:t>
      </w:r>
      <w:r w:rsidR="005622E3" w:rsidRPr="00D1637C">
        <w:rPr>
          <w:rFonts w:ascii="Fb Fontext" w:hAnsi="Fb Fontext" w:cs="PFT_Frank" w:hint="eastAsia"/>
          <w:b/>
          <w:bCs/>
          <w:szCs w:val="14"/>
          <w:rtl/>
        </w:rPr>
        <w:t>מת</w:t>
      </w:r>
      <w:r w:rsidR="005622E3">
        <w:rPr>
          <w:rFonts w:ascii="Fb Fontext" w:hAnsi="Fb Fontext" w:hint="cs"/>
          <w:rtl/>
        </w:rPr>
        <w:t xml:space="preserve"> -</w:t>
      </w:r>
      <w:r w:rsidR="00B433C9" w:rsidRPr="00C35A2C">
        <w:rPr>
          <w:rFonts w:ascii="Fb Fontext" w:hAnsi="Fb Fontext"/>
          <w:rtl/>
        </w:rPr>
        <w:t xml:space="preserve"> </w:t>
      </w:r>
      <w:r w:rsidR="005622E3">
        <w:rPr>
          <w:rFonts w:ascii="Fb Fontext" w:hAnsi="Fb Fontext" w:hint="cs"/>
          <w:rtl/>
        </w:rPr>
        <w:t>ש</w:t>
      </w:r>
      <w:r w:rsidR="00DC5DC3">
        <w:rPr>
          <w:rFonts w:ascii="Fb Fontext" w:hAnsi="Fb Fontext" w:hint="cs"/>
          <w:rtl/>
        </w:rPr>
        <w:t>יש גלים</w:t>
      </w:r>
      <w:r w:rsidR="005622E3">
        <w:rPr>
          <w:rFonts w:ascii="Fb Fontext" w:hAnsi="Fb Fontext" w:hint="cs"/>
          <w:rtl/>
        </w:rPr>
        <w:t>.</w:t>
      </w:r>
    </w:p>
    <w:p w14:paraId="47EBD991" w14:textId="0C854C6E" w:rsidR="00B433C9" w:rsidRPr="00C35A2C" w:rsidRDefault="005622E3" w:rsidP="005622E3">
      <w:pPr>
        <w:rPr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מעשה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ב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ב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'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בנ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"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א </w:t>
      </w:r>
      <w:r w:rsidR="00B433C9" w:rsidRPr="00C35A2C">
        <w:rPr>
          <w:rFonts w:ascii="Fb Fontext" w:hAnsi="Fb Fontext"/>
          <w:sz w:val="32"/>
          <w:rtl/>
        </w:rPr>
        <w:t xml:space="preserve">בירדן, נכנס אחד למחילה </w:t>
      </w:r>
      <w:r>
        <w:rPr>
          <w:rFonts w:ascii="Fb Fontext" w:hAnsi="Fb Fontext" w:hint="cs"/>
          <w:sz w:val="32"/>
          <w:rtl/>
        </w:rPr>
        <w:t>ד</w:t>
      </w:r>
      <w:r w:rsidR="00B433C9" w:rsidRPr="00C35A2C">
        <w:rPr>
          <w:rFonts w:ascii="Fb Fontext" w:hAnsi="Fb Fontext"/>
          <w:sz w:val="32"/>
          <w:rtl/>
        </w:rPr>
        <w:t xml:space="preserve">דגים, </w:t>
      </w:r>
      <w:r w:rsidR="00B433C9" w:rsidRPr="000978D6">
        <w:rPr>
          <w:rFonts w:ascii="Fb Fontext" w:hAnsi="Fb Fontext"/>
          <w:spacing w:val="-6"/>
          <w:sz w:val="32"/>
          <w:rtl/>
        </w:rPr>
        <w:t>ושקעה חמה ולא ראה פתחה</w:t>
      </w:r>
      <w:r>
        <w:rPr>
          <w:rFonts w:ascii="Fb Fontext" w:hAnsi="Fb Fontext" w:hint="cs"/>
          <w:spacing w:val="-6"/>
          <w:sz w:val="32"/>
          <w:rtl/>
        </w:rPr>
        <w:t xml:space="preserve"> </w:t>
      </w:r>
      <w:r w:rsidRPr="00CA593F">
        <w:rPr>
          <w:rStyle w:val="affff8"/>
          <w:rFonts w:hint="eastAsia"/>
          <w:rtl/>
        </w:rPr>
        <w:t>והגביה</w:t>
      </w:r>
      <w:r w:rsidRPr="00CA593F">
        <w:rPr>
          <w:rStyle w:val="affff8"/>
          <w:rtl/>
        </w:rPr>
        <w:t xml:space="preserve"> </w:t>
      </w:r>
      <w:r w:rsidRPr="00CA593F">
        <w:rPr>
          <w:rStyle w:val="affff8"/>
          <w:rFonts w:hint="eastAsia"/>
          <w:rtl/>
        </w:rPr>
        <w:t>ראשו</w:t>
      </w:r>
      <w:r w:rsidR="00B433C9" w:rsidRPr="00CA593F">
        <w:rPr>
          <w:rStyle w:val="affff8"/>
          <w:rtl/>
        </w:rPr>
        <w:t>,</w:t>
      </w:r>
      <w:r w:rsidR="00B433C9" w:rsidRPr="000978D6">
        <w:rPr>
          <w:rFonts w:ascii="Fb Fontext" w:hAnsi="Fb Fontext"/>
          <w:spacing w:val="-6"/>
          <w:sz w:val="32"/>
          <w:rtl/>
        </w:rPr>
        <w:t xml:space="preserve"> שהה חברו שתצא נפשו והודיע</w:t>
      </w:r>
      <w:r>
        <w:rPr>
          <w:rFonts w:hint="cs"/>
          <w:rtl/>
        </w:rPr>
        <w:t>,</w:t>
      </w:r>
    </w:p>
    <w:p w14:paraId="10B64CC6" w14:textId="17B47EE1" w:rsidR="00B433C9" w:rsidRPr="00C35A2C" w:rsidRDefault="00B433C9" w:rsidP="005622E3">
      <w:pPr>
        <w:rPr>
          <w:rtl/>
        </w:rPr>
      </w:pPr>
      <w:r w:rsidRPr="00C35A2C">
        <w:rPr>
          <w:rFonts w:ascii="Fb Fontext" w:hAnsi="Fb Fontext"/>
          <w:rtl/>
        </w:rPr>
        <w:t>למחר</w:t>
      </w:r>
      <w:r w:rsidR="005622E3">
        <w:rPr>
          <w:rFonts w:ascii="Fb Fontext" w:hAnsi="Fb Fontext" w:hint="cs"/>
          <w:rtl/>
        </w:rPr>
        <w:t>ת</w:t>
      </w:r>
      <w:r w:rsidRPr="00C35A2C">
        <w:rPr>
          <w:rFonts w:ascii="Fb Fontext" w:hAnsi="Fb Fontext"/>
          <w:rtl/>
        </w:rPr>
        <w:t xml:space="preserve"> בא ומצא הספד גדול בביתו</w:t>
      </w:r>
      <w:r w:rsidR="005622E3">
        <w:rPr>
          <w:rFonts w:ascii="Fb Fontext" w:hAnsi="Fb Fontext" w:hint="cs"/>
          <w:rtl/>
        </w:rPr>
        <w:t xml:space="preserve"> -</w:t>
      </w:r>
      <w:r w:rsidR="005622E3">
        <w:rPr>
          <w:rStyle w:val="affff5"/>
          <w:rFonts w:hint="cs"/>
          <w:rtl/>
        </w:rPr>
        <w:t xml:space="preserve"> </w:t>
      </w:r>
      <w:r w:rsidRPr="0026009A">
        <w:rPr>
          <w:rStyle w:val="affff5"/>
          <w:rtl/>
        </w:rPr>
        <w:t>אמר רבי:</w:t>
      </w:r>
      <w:r w:rsidRPr="00C35A2C">
        <w:rPr>
          <w:rFonts w:ascii="Fb Fontext" w:hAnsi="Fb Fontext"/>
          <w:rtl/>
        </w:rPr>
        <w:t xml:space="preserve"> 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גדולים דברי חכמים </w:t>
      </w:r>
      <w:r w:rsidR="005622E3">
        <w:rPr>
          <w:rFonts w:ascii="Fb Fontext" w:hAnsi="Fb Fontext" w:hint="cs"/>
          <w:rtl/>
        </w:rPr>
        <w:t>'מים</w:t>
      </w:r>
      <w:r w:rsidRPr="00C35A2C">
        <w:rPr>
          <w:rFonts w:ascii="Fb Fontext" w:hAnsi="Fb Fontext"/>
          <w:rtl/>
        </w:rPr>
        <w:t xml:space="preserve"> שאין להם סוף אסורה</w:t>
      </w:r>
      <w:r w:rsidR="005622E3">
        <w:rPr>
          <w:rFonts w:ascii="Fb Fontext" w:hAnsi="Fb Fontext" w:hint="cs"/>
          <w:rtl/>
        </w:rPr>
        <w:t>'</w:t>
      </w:r>
      <w:r w:rsidRPr="00C35A2C">
        <w:rPr>
          <w:rFonts w:ascii="Fb Fontext" w:hAnsi="Fb Fontext" w:hint="cs"/>
          <w:rtl/>
        </w:rPr>
        <w:t xml:space="preserve"> </w:t>
      </w:r>
      <w:r w:rsidR="005622E3" w:rsidRPr="00CA593F">
        <w:rPr>
          <w:rStyle w:val="affff8"/>
          <w:rFonts w:hint="eastAsia"/>
          <w:rtl/>
        </w:rPr>
        <w:t>אבל</w:t>
      </w:r>
      <w:r w:rsidR="005622E3" w:rsidRPr="00CA593F">
        <w:rPr>
          <w:rStyle w:val="affff8"/>
          <w:rtl/>
        </w:rPr>
        <w:t xml:space="preserve"> </w:t>
      </w:r>
      <w:r w:rsidR="005622E3" w:rsidRPr="00CA593F">
        <w:rPr>
          <w:rStyle w:val="affff8"/>
          <w:rFonts w:hint="eastAsia"/>
          <w:rtl/>
        </w:rPr>
        <w:t>כ</w:t>
      </w:r>
      <w:r w:rsidRPr="00CA593F">
        <w:rPr>
          <w:rStyle w:val="affff8"/>
          <w:rtl/>
        </w:rPr>
        <w:t xml:space="preserve">שיש סוף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לא</w:t>
      </w:r>
      <w:r w:rsidRPr="00A07384">
        <w:rPr>
          <w:rStyle w:val="affff8"/>
          <w:rFonts w:cs="PFT_Frank"/>
          <w:b/>
          <w:bCs/>
          <w:szCs w:val="10"/>
          <w:rtl/>
        </w:rPr>
        <w:t xml:space="preserve">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שכיח</w:t>
      </w:r>
      <w:r w:rsidR="005622E3" w:rsidRPr="00A07384">
        <w:rPr>
          <w:rStyle w:val="affff8"/>
          <w:rFonts w:cs="PFT_Frank"/>
          <w:b/>
          <w:bCs/>
          <w:szCs w:val="10"/>
          <w:rtl/>
        </w:rPr>
        <w:t xml:space="preserve"> מחילה</w:t>
      </w:r>
      <w:r w:rsidR="005622E3">
        <w:rPr>
          <w:rFonts w:ascii="Fb Fontext" w:hAnsi="Fb Fontext" w:hint="cs"/>
          <w:rtl/>
        </w:rPr>
        <w:t>.</w:t>
      </w:r>
    </w:p>
    <w:p w14:paraId="798CD9C7" w14:textId="3125DB66" w:rsidR="005622E3" w:rsidRDefault="005622E3" w:rsidP="00B55EDF">
      <w:pPr>
        <w:rPr>
          <w:rtl/>
        </w:rPr>
      </w:pPr>
      <w:r>
        <w:rPr>
          <w:rStyle w:val="affff5"/>
          <w:rFonts w:hint="cs"/>
          <w:rtl/>
        </w:rPr>
        <w:t>ב.</w:t>
      </w:r>
      <w:r w:rsidR="00B433C9" w:rsidRPr="0026009A">
        <w:rPr>
          <w:rStyle w:val="affff5"/>
          <w:rtl/>
        </w:rPr>
        <w:t xml:space="preserve"> ר"ג:</w:t>
      </w:r>
      <w:r w:rsidR="00B433C9" w:rsidRPr="00C35A2C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הייתי מהלך בספינה</w:t>
      </w:r>
      <w:r w:rsidR="00B433C9" w:rsidRPr="00C35A2C">
        <w:rPr>
          <w:rtl/>
        </w:rPr>
        <w:t xml:space="preserve"> וראיתי ספינה שנשברה, </w:t>
      </w:r>
    </w:p>
    <w:p w14:paraId="663A34D1" w14:textId="72D2A46C" w:rsidR="00B433C9" w:rsidRPr="00C35A2C" w:rsidRDefault="00B433C9" w:rsidP="00B55EDF">
      <w:pPr>
        <w:rPr>
          <w:rtl/>
        </w:rPr>
      </w:pPr>
      <w:r w:rsidRPr="00C35A2C">
        <w:rPr>
          <w:rtl/>
        </w:rPr>
        <w:t>ו</w:t>
      </w:r>
      <w:r w:rsidR="005622E3">
        <w:rPr>
          <w:rFonts w:hint="cs"/>
          <w:rtl/>
        </w:rPr>
        <w:t>ה</w:t>
      </w:r>
      <w:r w:rsidRPr="00C35A2C">
        <w:rPr>
          <w:rtl/>
        </w:rPr>
        <w:t>צטער</w:t>
      </w:r>
      <w:r w:rsidR="005622E3">
        <w:rPr>
          <w:rFonts w:hint="cs"/>
          <w:rtl/>
        </w:rPr>
        <w:t>תי</w:t>
      </w:r>
      <w:r w:rsidRPr="00C35A2C">
        <w:rPr>
          <w:rtl/>
        </w:rPr>
        <w:t xml:space="preserve"> ע</w:t>
      </w:r>
      <w:r w:rsidR="005622E3">
        <w:rPr>
          <w:rFonts w:hint="cs"/>
          <w:rtl/>
        </w:rPr>
        <w:t>ל</w:t>
      </w:r>
      <w:r w:rsidRPr="00C35A2C">
        <w:rPr>
          <w:rtl/>
        </w:rPr>
        <w:t xml:space="preserve"> </w:t>
      </w:r>
      <w:r w:rsidRPr="0026009A">
        <w:rPr>
          <w:rStyle w:val="affff5"/>
          <w:rtl/>
        </w:rPr>
        <w:t>ר</w:t>
      </w:r>
      <w:r w:rsidR="005622E3">
        <w:rPr>
          <w:rStyle w:val="affff5"/>
          <w:rFonts w:hint="cs"/>
          <w:rtl/>
        </w:rPr>
        <w:t>"</w:t>
      </w:r>
      <w:r w:rsidRPr="0026009A">
        <w:rPr>
          <w:rStyle w:val="affff5"/>
          <w:rtl/>
        </w:rPr>
        <w:t>ע</w:t>
      </w:r>
      <w:r w:rsidR="005622E3">
        <w:rPr>
          <w:rFonts w:ascii="Fb Fontext" w:hAnsi="Fb Fontext" w:hint="cs"/>
          <w:rtl/>
        </w:rPr>
        <w:t xml:space="preserve"> שהיה בה,</w:t>
      </w:r>
      <w:r w:rsidR="0026009A">
        <w:rPr>
          <w:rFonts w:ascii="Fb Fontext" w:hAnsi="Fb Fontext" w:hint="cs"/>
          <w:rtl/>
        </w:rPr>
        <w:t xml:space="preserve"> </w:t>
      </w:r>
      <w:r w:rsidR="005622E3">
        <w:rPr>
          <w:rFonts w:ascii="Fb Fontext" w:hAnsi="Fb Fontext" w:hint="cs"/>
          <w:rtl/>
        </w:rPr>
        <w:t>כש</w:t>
      </w:r>
      <w:r w:rsidRPr="00C35A2C">
        <w:rPr>
          <w:rFonts w:ascii="Fb Fontext" w:hAnsi="Fb Fontext"/>
          <w:rtl/>
        </w:rPr>
        <w:t xml:space="preserve">עליתי </w:t>
      </w:r>
      <w:r w:rsidR="005622E3">
        <w:rPr>
          <w:rFonts w:ascii="Fb Fontext" w:hAnsi="Fb Fontext" w:hint="cs"/>
          <w:rtl/>
        </w:rPr>
        <w:t>ל</w:t>
      </w:r>
      <w:r w:rsidRPr="00C35A2C">
        <w:rPr>
          <w:rFonts w:ascii="Fb Fontext" w:hAnsi="Fb Fontext"/>
          <w:rtl/>
        </w:rPr>
        <w:t>יבשה בא ודן לפני</w:t>
      </w:r>
      <w:r w:rsidR="005622E3">
        <w:rPr>
          <w:rFonts w:hint="cs"/>
          <w:rtl/>
        </w:rPr>
        <w:t>,</w:t>
      </w:r>
    </w:p>
    <w:p w14:paraId="62093274" w14:textId="714F71FD" w:rsidR="00B433C9" w:rsidRPr="005C5E95" w:rsidRDefault="00B433C9" w:rsidP="00B55EDF">
      <w:pPr>
        <w:rPr>
          <w:spacing w:val="-2"/>
          <w:rtl/>
        </w:rPr>
      </w:pPr>
      <w:r w:rsidRPr="005C5E95">
        <w:rPr>
          <w:rStyle w:val="affff5"/>
          <w:rtl/>
        </w:rPr>
        <w:t>אמר לי:</w:t>
      </w:r>
      <w:r w:rsidRPr="005C5E95">
        <w:rPr>
          <w:spacing w:val="-2"/>
          <w:rtl/>
        </w:rPr>
        <w:t xml:space="preserve"> דף של ספינה נזדמן</w:t>
      </w:r>
      <w:r w:rsidR="005622E3">
        <w:rPr>
          <w:rFonts w:hint="cs"/>
          <w:spacing w:val="-2"/>
          <w:rtl/>
        </w:rPr>
        <w:t xml:space="preserve"> לי</w:t>
      </w:r>
      <w:r w:rsidRPr="005C5E95">
        <w:rPr>
          <w:spacing w:val="-2"/>
          <w:rtl/>
        </w:rPr>
        <w:t>, וכל גל שבא נענעתי לו ראשי</w:t>
      </w:r>
      <w:r w:rsidR="005622E3">
        <w:rPr>
          <w:rFonts w:hint="cs"/>
          <w:spacing w:val="-2"/>
          <w:rtl/>
        </w:rPr>
        <w:t>,</w:t>
      </w:r>
    </w:p>
    <w:p w14:paraId="082B2525" w14:textId="3B50F3D4" w:rsidR="00B433C9" w:rsidRPr="00C35A2C" w:rsidRDefault="00B433C9" w:rsidP="00CA593F">
      <w:pPr>
        <w:rPr>
          <w:rtl/>
        </w:rPr>
      </w:pPr>
      <w:r w:rsidRPr="0026009A">
        <w:rPr>
          <w:rStyle w:val="affff5"/>
          <w:rFonts w:hint="cs"/>
          <w:rtl/>
        </w:rPr>
        <w:t>א</w:t>
      </w:r>
      <w:r w:rsidRPr="0026009A">
        <w:rPr>
          <w:rStyle w:val="affff5"/>
          <w:rtl/>
        </w:rPr>
        <w:t xml:space="preserve">מרתי: </w:t>
      </w:r>
      <w:r w:rsidR="008553D4" w:rsidRPr="00CA593F">
        <w:rPr>
          <w:b/>
          <w:rtl/>
        </w:rPr>
        <w:t>כמה גדולים דברי חכמים</w:t>
      </w:r>
      <w:r w:rsidR="005622E3">
        <w:rPr>
          <w:rFonts w:hint="cs"/>
          <w:rtl/>
        </w:rPr>
        <w:t xml:space="preserve"> '</w:t>
      </w:r>
      <w:r w:rsidRPr="00C35A2C">
        <w:rPr>
          <w:rtl/>
        </w:rPr>
        <w:t>מים שאין להם סוף אסורה</w:t>
      </w:r>
      <w:r w:rsidR="005622E3">
        <w:rPr>
          <w:rFonts w:hint="cs"/>
          <w:rtl/>
        </w:rPr>
        <w:t>'</w:t>
      </w:r>
      <w:r w:rsidRPr="00C35A2C">
        <w:rPr>
          <w:rFonts w:ascii="Fb Fontext" w:hAnsi="Fb Fontext"/>
          <w:rtl/>
        </w:rPr>
        <w:t>.</w:t>
      </w:r>
    </w:p>
    <w:p w14:paraId="0C917D78" w14:textId="079287E0" w:rsidR="005622E3" w:rsidRDefault="005622E3" w:rsidP="00B55EDF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t>ג.</w:t>
      </w:r>
      <w:r w:rsidR="008553D4">
        <w:rPr>
          <w:rStyle w:val="affff5"/>
          <w:rFonts w:hint="cs"/>
          <w:rtl/>
        </w:rPr>
        <w:t xml:space="preserve"> ר</w:t>
      </w:r>
      <w:r>
        <w:rPr>
          <w:rStyle w:val="affff5"/>
          <w:rFonts w:hint="cs"/>
          <w:rtl/>
        </w:rPr>
        <w:t>"</w:t>
      </w:r>
      <w:r w:rsidR="008553D4">
        <w:rPr>
          <w:rStyle w:val="affff5"/>
          <w:rFonts w:hint="cs"/>
          <w:rtl/>
        </w:rPr>
        <w:t>ע</w:t>
      </w:r>
      <w:r w:rsidR="00B433C9" w:rsidRPr="0026009A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הייתי מהלך בספינה</w:t>
      </w:r>
      <w:r w:rsidR="00B433C9" w:rsidRPr="00C35A2C">
        <w:rPr>
          <w:rFonts w:ascii="Fb Fontext" w:hAnsi="Fb Fontext"/>
          <w:sz w:val="32"/>
          <w:rtl/>
        </w:rPr>
        <w:t xml:space="preserve"> וראיתי ספינה שמטרפת, </w:t>
      </w:r>
    </w:p>
    <w:p w14:paraId="58593C6B" w14:textId="4EBF9C34" w:rsidR="005622E3" w:rsidRDefault="00B433C9" w:rsidP="00B55EDF">
      <w:pPr>
        <w:rPr>
          <w:rFonts w:ascii="Fb Fontext" w:hAnsi="Fb Fontext"/>
          <w:rtl/>
        </w:rPr>
      </w:pPr>
      <w:r w:rsidRPr="00C35A2C">
        <w:rPr>
          <w:rFonts w:ascii="Fb Fontext" w:hAnsi="Fb Fontext"/>
          <w:sz w:val="32"/>
          <w:rtl/>
        </w:rPr>
        <w:t>והצטער</w:t>
      </w:r>
      <w:r w:rsidR="005622E3">
        <w:rPr>
          <w:rFonts w:ascii="Fb Fontext" w:hAnsi="Fb Fontext" w:hint="cs"/>
          <w:sz w:val="32"/>
          <w:rtl/>
        </w:rPr>
        <w:t>תי</w:t>
      </w:r>
      <w:r w:rsidRPr="00C35A2C">
        <w:rPr>
          <w:rFonts w:ascii="Fb Fontext" w:hAnsi="Fb Fontext"/>
          <w:sz w:val="32"/>
          <w:rtl/>
        </w:rPr>
        <w:t xml:space="preserve"> על </w:t>
      </w:r>
      <w:r w:rsidRPr="0026009A">
        <w:rPr>
          <w:rStyle w:val="affff5"/>
          <w:rtl/>
        </w:rPr>
        <w:t>ר</w:t>
      </w:r>
      <w:r w:rsidR="005622E3">
        <w:rPr>
          <w:rStyle w:val="affff5"/>
          <w:rFonts w:hint="cs"/>
          <w:rtl/>
        </w:rPr>
        <w:t>"</w:t>
      </w:r>
      <w:r w:rsidRPr="0026009A">
        <w:rPr>
          <w:rStyle w:val="affff5"/>
          <w:rtl/>
        </w:rPr>
        <w:t>מ</w:t>
      </w:r>
      <w:r w:rsidR="005622E3">
        <w:rPr>
          <w:rFonts w:ascii="Fb Fontext" w:hAnsi="Fb Fontext" w:hint="cs"/>
          <w:rtl/>
        </w:rPr>
        <w:t xml:space="preserve"> שהיה בה,</w:t>
      </w:r>
      <w:r w:rsidR="0026009A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/>
          <w:rtl/>
        </w:rPr>
        <w:t>כשעליתי לקפוטקיא, דן לפני</w:t>
      </w:r>
      <w:r w:rsidR="005622E3">
        <w:rPr>
          <w:rFonts w:ascii="Fb Fontext" w:hAnsi="Fb Fontext" w:hint="cs"/>
          <w:rtl/>
        </w:rPr>
        <w:t>,</w:t>
      </w:r>
      <w:r w:rsidR="0026009A">
        <w:rPr>
          <w:rFonts w:ascii="Fb Fontext" w:hAnsi="Fb Fontext" w:hint="cs"/>
          <w:rtl/>
        </w:rPr>
        <w:t xml:space="preserve"> </w:t>
      </w:r>
    </w:p>
    <w:p w14:paraId="337E7F4A" w14:textId="30B206B4" w:rsidR="00B433C9" w:rsidRPr="00C35A2C" w:rsidRDefault="00B433C9" w:rsidP="00B55EDF">
      <w:pPr>
        <w:rPr>
          <w:rtl/>
        </w:rPr>
      </w:pPr>
      <w:r w:rsidRPr="008553D4">
        <w:rPr>
          <w:rStyle w:val="affff5"/>
          <w:rtl/>
        </w:rPr>
        <w:t>אמר לי:</w:t>
      </w:r>
      <w:r w:rsidRPr="00C35A2C">
        <w:rPr>
          <w:rFonts w:ascii="Fb Fontext" w:hAnsi="Fb Fontext"/>
          <w:rtl/>
        </w:rPr>
        <w:t xml:space="preserve"> גל טרדני לחברו וחברו לחברו, עד שהקיאני ליבשה.</w:t>
      </w:r>
    </w:p>
    <w:p w14:paraId="16E619A5" w14:textId="203476EC" w:rsidR="00B433C9" w:rsidRPr="00C35A2C" w:rsidRDefault="00B433C9" w:rsidP="00CA593F">
      <w:pPr>
        <w:rPr>
          <w:rtl/>
        </w:rPr>
      </w:pPr>
      <w:r w:rsidRPr="002020FA">
        <w:rPr>
          <w:rStyle w:val="affff5"/>
          <w:rtl/>
        </w:rPr>
        <w:t>אמרת</w:t>
      </w:r>
      <w:r w:rsidRPr="00C276CF">
        <w:rPr>
          <w:rStyle w:val="affff5"/>
          <w:rtl/>
        </w:rPr>
        <w:t xml:space="preserve">י: </w:t>
      </w:r>
      <w:r w:rsidRPr="00CA593F">
        <w:rPr>
          <w:b/>
          <w:rtl/>
        </w:rPr>
        <w:t>כמה גדולים דברי חכמים</w:t>
      </w:r>
      <w:r w:rsidRPr="00C35A2C">
        <w:rPr>
          <w:rtl/>
        </w:rPr>
        <w:t xml:space="preserve"> </w:t>
      </w:r>
      <w:r w:rsidR="005622E3">
        <w:rPr>
          <w:rFonts w:hint="cs"/>
          <w:rtl/>
        </w:rPr>
        <w:t>'</w:t>
      </w:r>
      <w:r w:rsidRPr="00C35A2C">
        <w:rPr>
          <w:rtl/>
        </w:rPr>
        <w:t>מים שאין להם סוף אסורה</w:t>
      </w:r>
      <w:r w:rsidR="005622E3">
        <w:rPr>
          <w:rFonts w:hint="cs"/>
          <w:rtl/>
        </w:rPr>
        <w:t>'</w:t>
      </w:r>
      <w:r w:rsidRPr="00C35A2C">
        <w:rPr>
          <w:rtl/>
        </w:rPr>
        <w:t>.</w:t>
      </w:r>
    </w:p>
    <w:p w14:paraId="147287AA" w14:textId="77777777" w:rsidR="00B433C9" w:rsidRPr="00C35A2C" w:rsidRDefault="00B433C9" w:rsidP="008E65FC">
      <w:pPr>
        <w:pStyle w:val="aff7"/>
        <w:framePr w:wrap="around"/>
        <w:rPr>
          <w:rStyle w:val="afff1"/>
          <w:rFonts w:ascii="Fb Fontext" w:hAnsi="Fb Fontext"/>
          <w:bCs w:val="0"/>
          <w:rtl/>
        </w:rPr>
      </w:pPr>
      <w:r w:rsidRPr="00C35A2C">
        <w:rPr>
          <w:rStyle w:val="afff1"/>
          <w:rFonts w:ascii="Fb Fontext" w:hAnsi="Fb Fontext" w:hint="cs"/>
          <w:rtl/>
        </w:rPr>
        <w:t>קכא:</w:t>
      </w:r>
    </w:p>
    <w:p w14:paraId="62258849" w14:textId="1757CCC2" w:rsidR="005622E3" w:rsidRPr="00553AE1" w:rsidRDefault="00553AE1" w:rsidP="00615A60">
      <w:pPr>
        <w:pStyle w:val="affff2"/>
        <w:rPr>
          <w:rtl/>
        </w:rPr>
      </w:pPr>
      <w:bookmarkStart w:id="1424" w:name="_Toc119173278"/>
      <w:bookmarkStart w:id="1425" w:name="_Toc119230375"/>
      <w:r w:rsidRPr="00553AE1">
        <w:rPr>
          <w:rFonts w:hint="cs"/>
          <w:rtl/>
        </w:rPr>
        <w:t xml:space="preserve">נפל למקומות שונים </w:t>
      </w:r>
      <w:r>
        <w:rPr>
          <w:rFonts w:hint="cs"/>
          <w:rtl/>
        </w:rPr>
        <w:t xml:space="preserve">- </w:t>
      </w:r>
      <w:r w:rsidRPr="00553AE1">
        <w:rPr>
          <w:rFonts w:hint="cs"/>
          <w:rtl/>
        </w:rPr>
        <w:t xml:space="preserve">אם מעידין עליו </w:t>
      </w:r>
      <w:r>
        <w:rPr>
          <w:rFonts w:hint="cs"/>
          <w:rtl/>
        </w:rPr>
        <w:t>שמת</w:t>
      </w:r>
      <w:bookmarkEnd w:id="1424"/>
      <w:bookmarkEnd w:id="1425"/>
    </w:p>
    <w:p w14:paraId="37471671" w14:textId="4B70CD2F" w:rsidR="00553AE1" w:rsidRDefault="00B433C9" w:rsidP="00B55EDF">
      <w:pPr>
        <w:rPr>
          <w:rFonts w:ascii="Fb Fontext" w:hAnsi="Fb Fontext"/>
          <w:rtl/>
        </w:rPr>
      </w:pPr>
      <w:r w:rsidRPr="00D1637C">
        <w:rPr>
          <w:rFonts w:cs="PFT_Frank"/>
          <w:b/>
          <w:bCs/>
          <w:szCs w:val="14"/>
          <w:rtl/>
        </w:rPr>
        <w:t>לגוב אריות</w:t>
      </w:r>
      <w:r w:rsidRPr="00C35A2C">
        <w:rPr>
          <w:rFonts w:ascii="Fb Fontext" w:hAnsi="Fb Fontext"/>
          <w:rtl/>
        </w:rPr>
        <w:t xml:space="preserve"> </w:t>
      </w:r>
      <w:r w:rsidR="00553AE1">
        <w:rPr>
          <w:rFonts w:ascii="Fb Fontext" w:hAnsi="Fb Fontext" w:hint="cs"/>
          <w:rtl/>
        </w:rPr>
        <w:t xml:space="preserve">- </w:t>
      </w:r>
      <w:r w:rsidRPr="00C35A2C">
        <w:rPr>
          <w:rFonts w:ascii="Fb Fontext" w:hAnsi="Fb Fontext"/>
          <w:rtl/>
        </w:rPr>
        <w:t xml:space="preserve">אין מעידין, </w:t>
      </w:r>
      <w:r w:rsidR="00553AE1" w:rsidRPr="00D1637C">
        <w:rPr>
          <w:rFonts w:ascii="Fb Fontext" w:hAnsi="Fb Fontext" w:cs="PFT_Frank"/>
          <w:b/>
          <w:bCs/>
          <w:szCs w:val="14"/>
          <w:rtl/>
        </w:rPr>
        <w:tab/>
      </w:r>
      <w:r w:rsidR="00553AE1" w:rsidRPr="00D1637C">
        <w:rPr>
          <w:rFonts w:ascii="Fb Fontext" w:hAnsi="Fb Fontext" w:cs="PFT_Frank"/>
          <w:b/>
          <w:bCs/>
          <w:szCs w:val="14"/>
          <w:rtl/>
        </w:rPr>
        <w:tab/>
      </w:r>
      <w:r w:rsidR="00553AE1" w:rsidRPr="00D1637C"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Pr="00D1637C">
        <w:rPr>
          <w:rFonts w:ascii="Fb Fontext" w:hAnsi="Fb Fontext" w:cs="PFT_Frank"/>
          <w:b/>
          <w:bCs/>
          <w:szCs w:val="14"/>
          <w:rtl/>
        </w:rPr>
        <w:t>חפ</w:t>
      </w:r>
      <w:r w:rsidR="00553AE1" w:rsidRPr="00D1637C">
        <w:rPr>
          <w:rFonts w:ascii="Fb Fontext" w:hAnsi="Fb Fontext" w:cs="PFT_Frank" w:hint="eastAsia"/>
          <w:b/>
          <w:bCs/>
          <w:szCs w:val="14"/>
          <w:rtl/>
        </w:rPr>
        <w:t>י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רה </w:t>
      </w:r>
      <w:r w:rsidR="00553AE1" w:rsidRPr="00D1637C">
        <w:rPr>
          <w:rFonts w:ascii="Fb Fontext" w:hAnsi="Fb Fontext" w:cs="PFT_Frank" w:hint="eastAsia"/>
          <w:b/>
          <w:bCs/>
          <w:szCs w:val="14"/>
          <w:rtl/>
        </w:rPr>
        <w:t>ד</w:t>
      </w:r>
      <w:r w:rsidRPr="00D1637C">
        <w:rPr>
          <w:rFonts w:ascii="Fb Fontext" w:hAnsi="Fb Fontext" w:cs="PFT_Frank"/>
          <w:b/>
          <w:bCs/>
          <w:szCs w:val="14"/>
          <w:rtl/>
        </w:rPr>
        <w:t>נחשים</w:t>
      </w:r>
      <w:r w:rsidR="00553AE1">
        <w:rPr>
          <w:rFonts w:ascii="Fb Fontext" w:hAnsi="Fb Fontext" w:hint="cs"/>
          <w:rtl/>
        </w:rPr>
        <w:t>.. -</w:t>
      </w:r>
      <w:r w:rsidRPr="00C35A2C">
        <w:rPr>
          <w:rFonts w:ascii="Fb Fontext" w:hAnsi="Fb Fontext"/>
          <w:rtl/>
        </w:rPr>
        <w:t xml:space="preserve"> מעידין עליו</w:t>
      </w:r>
      <w:r w:rsidR="00553AE1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</w:p>
    <w:p w14:paraId="7A1BE63B" w14:textId="5E34ECAC" w:rsidR="00B433C9" w:rsidRPr="00C35A2C" w:rsidRDefault="00B433C9" w:rsidP="00CA593F">
      <w:pPr>
        <w:rPr>
          <w:rFonts w:ascii="Fb Fontext" w:hAnsi="Fb Fontext" w:cs="Guttman Vilna"/>
          <w:b/>
          <w:bCs/>
          <w:rtl/>
        </w:rPr>
      </w:pPr>
      <w:r w:rsidRPr="002020FA">
        <w:rPr>
          <w:rStyle w:val="affff5"/>
          <w:rFonts w:hint="cs"/>
          <w:rtl/>
        </w:rPr>
        <w:t>ריב</w:t>
      </w:r>
      <w:r w:rsidRPr="002020FA">
        <w:rPr>
          <w:rStyle w:val="affff5"/>
          <w:rtl/>
        </w:rPr>
        <w:t>"</w:t>
      </w:r>
      <w:r w:rsidRPr="002020FA">
        <w:rPr>
          <w:rStyle w:val="affff5"/>
          <w:rFonts w:hint="cs"/>
          <w:rtl/>
        </w:rPr>
        <w:t>ב</w:t>
      </w:r>
      <w:r w:rsidRPr="002020FA">
        <w:rPr>
          <w:rStyle w:val="affff5"/>
          <w:rtl/>
        </w:rPr>
        <w:t>:</w:t>
      </w:r>
      <w:r w:rsidRPr="00C35A2C">
        <w:rPr>
          <w:rFonts w:ascii="Fb Fontext" w:hAnsi="Fb Fontext"/>
          <w:rtl/>
        </w:rPr>
        <w:t xml:space="preserve"> אין מעידין, שמא </w:t>
      </w:r>
      <w:r w:rsidR="00553AE1">
        <w:rPr>
          <w:rFonts w:ascii="Fb Fontext" w:hAnsi="Fb Fontext" w:hint="cs"/>
          <w:rtl/>
        </w:rPr>
        <w:t>יודע ללחוש</w:t>
      </w:r>
      <w:r w:rsidR="00553AE1" w:rsidRPr="00CA593F">
        <w:rPr>
          <w:rtl/>
        </w:rPr>
        <w:t>,</w:t>
      </w:r>
      <w:r w:rsidR="00553AE1">
        <w:rPr>
          <w:rFonts w:hint="cs"/>
          <w:rtl/>
        </w:rPr>
        <w:t xml:space="preserve">  </w:t>
      </w:r>
      <w:r w:rsidR="00553AE1" w:rsidRPr="00CA593F">
        <w:rPr>
          <w:rStyle w:val="affff5"/>
          <w:rFonts w:hint="eastAsia"/>
          <w:rtl/>
        </w:rPr>
        <w:t>אבל</w:t>
      </w:r>
      <w:r w:rsidR="00553AE1" w:rsidRPr="00CA593F">
        <w:rPr>
          <w:rStyle w:val="affff5"/>
          <w:rtl/>
        </w:rPr>
        <w:t xml:space="preserve"> </w:t>
      </w:r>
      <w:r w:rsidR="00553AE1" w:rsidRPr="00CA593F">
        <w:rPr>
          <w:rStyle w:val="affff5"/>
          <w:rFonts w:hint="eastAsia"/>
          <w:rtl/>
        </w:rPr>
        <w:t>לרבנן</w:t>
      </w:r>
      <w:r w:rsidR="00553AE1" w:rsidRPr="00CA593F">
        <w:rPr>
          <w:rStyle w:val="affff8"/>
          <w:rtl/>
        </w:rPr>
        <w:t xml:space="preserve"> יזיקוהו</w:t>
      </w:r>
      <w:r w:rsidR="00553AE1">
        <w:rPr>
          <w:rStyle w:val="affff8"/>
          <w:rFonts w:hint="cs"/>
          <w:rtl/>
        </w:rPr>
        <w:t>,</w:t>
      </w:r>
      <w:r w:rsidR="00553AE1" w:rsidRPr="00CA593F">
        <w:rPr>
          <w:rStyle w:val="affff8"/>
          <w:rtl/>
        </w:rPr>
        <w:t xml:space="preserve"> שדחקם.</w:t>
      </w:r>
    </w:p>
    <w:p w14:paraId="45724377" w14:textId="2D82E702" w:rsidR="00553AE1" w:rsidRDefault="00B433C9" w:rsidP="00553AE1">
      <w:pPr>
        <w:rPr>
          <w:rStyle w:val="affff5"/>
          <w:rtl/>
        </w:rPr>
      </w:pPr>
      <w:r w:rsidRPr="00D1637C">
        <w:rPr>
          <w:rFonts w:cs="PFT_Frank"/>
          <w:b/>
          <w:bCs/>
          <w:szCs w:val="14"/>
          <w:rtl/>
        </w:rPr>
        <w:t>לכבשן האש</w:t>
      </w:r>
      <w:r w:rsidRPr="00C35A2C">
        <w:rPr>
          <w:rFonts w:ascii="Fb Fontext" w:hAnsi="Fb Fontext"/>
          <w:sz w:val="32"/>
          <w:rtl/>
        </w:rPr>
        <w:t xml:space="preserve"> - מעידין</w:t>
      </w:r>
      <w:r w:rsidRPr="003F3A85">
        <w:rPr>
          <w:rFonts w:ascii="Fb Fontext" w:hAnsi="Fb Fontext" w:cs="PFT_Frank"/>
          <w:b/>
          <w:bCs/>
          <w:sz w:val="32"/>
          <w:szCs w:val="14"/>
          <w:rtl/>
        </w:rPr>
        <w:t xml:space="preserve">, </w:t>
      </w:r>
      <w:r w:rsidR="00553AE1" w:rsidRPr="00D1637C">
        <w:rPr>
          <w:rFonts w:cs="PFT_Frank"/>
          <w:b/>
          <w:bCs/>
          <w:szCs w:val="14"/>
          <w:rtl/>
        </w:rPr>
        <w:tab/>
      </w:r>
      <w:r w:rsidR="00553AE1" w:rsidRPr="00D1637C">
        <w:rPr>
          <w:rFonts w:cs="PFT_Frank"/>
          <w:b/>
          <w:bCs/>
          <w:szCs w:val="14"/>
          <w:rtl/>
        </w:rPr>
        <w:tab/>
      </w:r>
      <w:r w:rsidR="00553AE1" w:rsidRPr="00D1637C">
        <w:rPr>
          <w:rFonts w:cs="PFT_Frank"/>
          <w:b/>
          <w:bCs/>
          <w:szCs w:val="14"/>
          <w:rtl/>
        </w:rPr>
        <w:tab/>
      </w:r>
      <w:r w:rsidR="00553AE1" w:rsidRPr="00D1637C">
        <w:rPr>
          <w:rFonts w:cs="PFT_Frank"/>
          <w:b/>
          <w:bCs/>
          <w:szCs w:val="14"/>
          <w:rtl/>
        </w:rPr>
        <w:tab/>
      </w:r>
      <w:r w:rsidR="00553AE1" w:rsidRPr="00D1637C">
        <w:rPr>
          <w:rFonts w:cs="PFT_Frank"/>
          <w:b/>
          <w:bCs/>
          <w:szCs w:val="14"/>
          <w:rtl/>
        </w:rPr>
        <w:tab/>
      </w:r>
      <w:r w:rsidR="00553AE1" w:rsidRPr="00D1637C">
        <w:rPr>
          <w:rFonts w:cs="PFT_Frank"/>
          <w:b/>
          <w:bCs/>
          <w:szCs w:val="14"/>
          <w:rtl/>
        </w:rPr>
        <w:tab/>
      </w:r>
      <w:r w:rsidRPr="00D1637C">
        <w:rPr>
          <w:rFonts w:cs="PFT_Frank"/>
          <w:b/>
          <w:bCs/>
          <w:szCs w:val="14"/>
          <w:rtl/>
        </w:rPr>
        <w:t xml:space="preserve">ליורה </w:t>
      </w:r>
      <w:r w:rsidR="00553AE1" w:rsidRPr="00D1637C">
        <w:rPr>
          <w:rFonts w:cs="PFT_Frank" w:hint="cs"/>
          <w:b/>
          <w:bCs/>
          <w:szCs w:val="14"/>
          <w:rtl/>
        </w:rPr>
        <w:t>ד</w:t>
      </w:r>
      <w:r w:rsidRPr="00D1637C">
        <w:rPr>
          <w:rFonts w:cs="PFT_Frank"/>
          <w:b/>
          <w:bCs/>
          <w:szCs w:val="14"/>
          <w:rtl/>
        </w:rPr>
        <w:t>יין ושמן</w:t>
      </w:r>
      <w:r w:rsidRPr="00C35A2C">
        <w:rPr>
          <w:rFonts w:ascii="Fb Fontext" w:hAnsi="Fb Fontext"/>
          <w:sz w:val="32"/>
          <w:rtl/>
        </w:rPr>
        <w:t xml:space="preserve"> - מעידין</w:t>
      </w:r>
      <w:r w:rsidR="00553AE1">
        <w:rPr>
          <w:rFonts w:hint="cs"/>
          <w:rtl/>
        </w:rPr>
        <w:t>,</w:t>
      </w:r>
      <w:r w:rsidR="00553AE1">
        <w:rPr>
          <w:rStyle w:val="affff5"/>
          <w:rFonts w:hint="cs"/>
          <w:rtl/>
        </w:rPr>
        <w:t xml:space="preserve"> </w:t>
      </w:r>
    </w:p>
    <w:p w14:paraId="7EDB5140" w14:textId="1F2A4FB6" w:rsidR="00B433C9" w:rsidRPr="00C35A2C" w:rsidRDefault="004749EE" w:rsidP="00553AE1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ר</w:t>
      </w:r>
      <w:r w:rsidR="00553AE1">
        <w:rPr>
          <w:rStyle w:val="affff5"/>
          <w:rFonts w:hint="cs"/>
          <w:rtl/>
        </w:rPr>
        <w:t>"</w:t>
      </w:r>
      <w:r>
        <w:rPr>
          <w:rStyle w:val="affff5"/>
          <w:rFonts w:hint="cs"/>
          <w:rtl/>
        </w:rPr>
        <w:t>א</w:t>
      </w:r>
      <w:r w:rsidR="00B433C9" w:rsidRPr="002020FA">
        <w:rPr>
          <w:rStyle w:val="affff5"/>
          <w:rtl/>
        </w:rPr>
        <w:t>:</w:t>
      </w:r>
      <w:r>
        <w:rPr>
          <w:rFonts w:ascii="Fb Fontext" w:hAnsi="Fb Fontext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שמן</w:t>
      </w:r>
      <w:r w:rsidR="00B433C9" w:rsidRPr="003F3A85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553AE1" w:rsidRPr="00CA593F">
        <w:rPr>
          <w:rtl/>
        </w:rPr>
        <w:t xml:space="preserve">- </w:t>
      </w:r>
      <w:r w:rsidR="00B433C9" w:rsidRPr="00C35A2C">
        <w:rPr>
          <w:rFonts w:ascii="Fb Fontext" w:hAnsi="Fb Fontext"/>
          <w:rtl/>
        </w:rPr>
        <w:t>מעידי</w:t>
      </w:r>
      <w:r>
        <w:rPr>
          <w:rFonts w:ascii="Fb Fontext" w:hAnsi="Fb Fontext"/>
          <w:rtl/>
        </w:rPr>
        <w:t xml:space="preserve">ן </w:t>
      </w:r>
      <w:r w:rsidR="00553AE1" w:rsidRPr="00CA593F">
        <w:rPr>
          <w:rStyle w:val="affff8"/>
          <w:rFonts w:hint="eastAsia"/>
          <w:rtl/>
        </w:rPr>
        <w:t>ד</w:t>
      </w:r>
      <w:r w:rsidRPr="00CA593F">
        <w:rPr>
          <w:rStyle w:val="affff8"/>
          <w:rtl/>
        </w:rPr>
        <w:t>מבעיר,</w:t>
      </w:r>
      <w:r w:rsidRPr="003F3A85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D1637C">
        <w:rPr>
          <w:rFonts w:cs="PFT_Frank"/>
          <w:b/>
          <w:bCs/>
          <w:szCs w:val="14"/>
          <w:rtl/>
        </w:rPr>
        <w:t>יין</w:t>
      </w:r>
      <w:r w:rsidR="00B433C9" w:rsidRPr="00C35A2C">
        <w:rPr>
          <w:rFonts w:ascii="Fb Fontext" w:hAnsi="Fb Fontext"/>
          <w:rtl/>
        </w:rPr>
        <w:t xml:space="preserve"> </w:t>
      </w:r>
      <w:r w:rsidR="00553AE1">
        <w:rPr>
          <w:rFonts w:ascii="Fb Fontext" w:hAnsi="Fb Fontext" w:hint="cs"/>
          <w:rtl/>
        </w:rPr>
        <w:t>- ל</w:t>
      </w:r>
      <w:r w:rsidR="00B433C9" w:rsidRPr="00C35A2C">
        <w:rPr>
          <w:rFonts w:ascii="Fb Fontext" w:hAnsi="Fb Fontext"/>
          <w:rtl/>
        </w:rPr>
        <w:t>א</w:t>
      </w:r>
      <w:r w:rsidR="00553AE1"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CA593F">
        <w:rPr>
          <w:rStyle w:val="affff8"/>
          <w:rtl/>
        </w:rPr>
        <w:t>שמכבה,</w:t>
      </w:r>
      <w:r w:rsidR="00553AE1">
        <w:rPr>
          <w:rStyle w:val="affff8"/>
          <w:rFonts w:hint="cs"/>
          <w:rtl/>
        </w:rPr>
        <w:t xml:space="preserve"> </w:t>
      </w:r>
      <w:r w:rsidR="00553AE1" w:rsidRPr="00CA593F">
        <w:rPr>
          <w:rStyle w:val="affff5"/>
          <w:rFonts w:hint="eastAsia"/>
          <w:rtl/>
        </w:rPr>
        <w:t>אבל</w:t>
      </w:r>
      <w:r w:rsidR="00553AE1" w:rsidRPr="00CA593F">
        <w:rPr>
          <w:rStyle w:val="affff5"/>
          <w:rtl/>
        </w:rPr>
        <w:t xml:space="preserve"> </w:t>
      </w:r>
      <w:r w:rsidR="00553AE1" w:rsidRPr="00CA593F">
        <w:rPr>
          <w:rStyle w:val="affff5"/>
          <w:rFonts w:hint="eastAsia"/>
          <w:rtl/>
        </w:rPr>
        <w:t>לרבנן</w:t>
      </w:r>
      <w:r w:rsidR="00553AE1">
        <w:rPr>
          <w:rFonts w:ascii="Fb Fontext" w:hAnsi="Fb Fontext" w:hint="cs"/>
          <w:sz w:val="32"/>
          <w:rtl/>
        </w:rPr>
        <w:t xml:space="preserve"> </w:t>
      </w:r>
      <w:r w:rsidR="00B433C9" w:rsidRPr="00CA593F">
        <w:rPr>
          <w:rStyle w:val="affff8"/>
          <w:rtl/>
        </w:rPr>
        <w:t>סופו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CA593F">
        <w:rPr>
          <w:rStyle w:val="affff8"/>
          <w:rtl/>
        </w:rPr>
        <w:t>מבעיר</w:t>
      </w:r>
      <w:r w:rsidR="00B433C9" w:rsidRPr="00C35A2C">
        <w:rPr>
          <w:rFonts w:ascii="Fb Fontext" w:hAnsi="Fb Fontext"/>
          <w:sz w:val="32"/>
          <w:rtl/>
        </w:rPr>
        <w:t>.</w:t>
      </w:r>
    </w:p>
    <w:p w14:paraId="42F5CE48" w14:textId="06F81B6E" w:rsidR="00B433C9" w:rsidRPr="00C35A2C" w:rsidRDefault="00B433C9" w:rsidP="007C50EB">
      <w:pPr>
        <w:pStyle w:val="afff4"/>
        <w:rPr>
          <w:rStyle w:val="afff1"/>
          <w:bCs w:val="0"/>
          <w:rtl/>
        </w:rPr>
      </w:pPr>
      <w:ins w:id="10044" w:author="מספור קטעי משנה" w:date="2026-10-06T06:45:58Z">
        <w:r>
          <w:rPr>
            <w:rStyle w:val="MisparKeta"/>
          </w:rPr>
          <w:t xml:space="preserve">א. </w:t>
        </w:r>
      </w:ins>
      <w:bookmarkStart w:id="1426" w:name="_Toc119173279"/>
      <w:bookmarkStart w:id="1427" w:name="_Toc119230376"/>
      <w:r>
        <w:rPr>
          <w:rtl/>
        </w:rPr>
        <w:t>ר</w:t>
      </w:r>
      <w:r w:rsidRPr="00C35A2C">
        <w:rPr>
          <w:rStyle w:val="afff1"/>
          <w:bCs w:val="0"/>
          <w:rtl/>
        </w:rPr>
        <w:t>"</w:t>
      </w:r>
      <w:r w:rsidRPr="00C35A2C">
        <w:rPr>
          <w:rStyle w:val="afff1"/>
          <w:rFonts w:hint="cs"/>
          <w:bCs w:val="0"/>
          <w:rtl/>
        </w:rPr>
        <w:t>מ</w:t>
      </w:r>
      <w:r w:rsidRPr="00C35A2C">
        <w:rPr>
          <w:rStyle w:val="afff1"/>
          <w:bCs w:val="0"/>
          <w:rtl/>
        </w:rPr>
        <w:t xml:space="preserve">: מעשה שנפל לבור הגדול, ועלה אחר </w:t>
      </w:r>
      <w:r w:rsidR="006864EA">
        <w:rPr>
          <w:rStyle w:val="afff1"/>
          <w:rFonts w:hint="cs"/>
          <w:bCs w:val="0"/>
          <w:rtl/>
        </w:rPr>
        <w:t xml:space="preserve">ג' </w:t>
      </w:r>
      <w:r w:rsidRPr="00C35A2C">
        <w:rPr>
          <w:rStyle w:val="afff1"/>
          <w:bCs w:val="0"/>
          <w:rtl/>
        </w:rPr>
        <w:t>ימים.</w:t>
      </w:r>
      <w:bookmarkEnd w:id="1426"/>
      <w:bookmarkEnd w:id="1427"/>
    </w:p>
    <w:p w14:paraId="6AF7762C" w14:textId="1ADA9859" w:rsidR="00B433C9" w:rsidRPr="00C35A2C" w:rsidRDefault="004749EE" w:rsidP="00B55EDF">
      <w:pPr>
        <w:rPr>
          <w:rFonts w:ascii="Fb Fontext" w:hAnsi="Fb Fontext" w:cs="Guttman Vilna"/>
          <w:b/>
          <w:bCs/>
          <w:sz w:val="32"/>
          <w:rtl/>
        </w:rPr>
      </w:pPr>
      <w:r>
        <w:rPr>
          <w:rStyle w:val="affff5"/>
          <w:rtl/>
        </w:rPr>
        <w:t xml:space="preserve">אמרו </w:t>
      </w:r>
      <w:r w:rsidR="00B433C9" w:rsidRPr="002020FA">
        <w:rPr>
          <w:rStyle w:val="affff5"/>
          <w:rtl/>
        </w:rPr>
        <w:t>ל</w:t>
      </w:r>
      <w:r w:rsidR="006864EA">
        <w:rPr>
          <w:rStyle w:val="affff5"/>
          <w:rFonts w:hint="cs"/>
          <w:rtl/>
        </w:rPr>
        <w:t>ו</w:t>
      </w:r>
      <w:r w:rsidR="00B433C9" w:rsidRPr="002020FA">
        <w:rPr>
          <w:rStyle w:val="affff5"/>
          <w:rtl/>
        </w:rPr>
        <w:t xml:space="preserve">: </w:t>
      </w:r>
      <w:r w:rsidR="00B433C9" w:rsidRPr="00C35A2C">
        <w:rPr>
          <w:rFonts w:ascii="Fb Fontext" w:hAnsi="Fb Fontext"/>
          <w:sz w:val="32"/>
          <w:rtl/>
        </w:rPr>
        <w:t>אין מזכירין מעשה נסים</w:t>
      </w:r>
      <w:r w:rsidR="006864EA">
        <w:rPr>
          <w:rFonts w:ascii="Fb Fontext" w:hAnsi="Fb Fontext" w:cs="Guttman Vilna" w:hint="cs"/>
          <w:b/>
          <w:bCs/>
          <w:sz w:val="32"/>
          <w:rtl/>
        </w:rPr>
        <w:t xml:space="preserve"> </w:t>
      </w:r>
      <w:r w:rsidR="006864EA" w:rsidRPr="00CA593F">
        <w:rPr>
          <w:rtl/>
        </w:rPr>
        <w:t>-</w:t>
      </w:r>
      <w:r w:rsidR="006864EA">
        <w:rPr>
          <w:rFonts w:hint="cs"/>
          <w:rtl/>
        </w:rPr>
        <w:t xml:space="preserve"> </w:t>
      </w:r>
      <w:r w:rsidR="006864EA" w:rsidRPr="00CA593F">
        <w:rPr>
          <w:rStyle w:val="affff8"/>
          <w:rFonts w:hint="eastAsia"/>
          <w:rtl/>
        </w:rPr>
        <w:t>היינו</w:t>
      </w:r>
      <w:r w:rsidR="006864EA">
        <w:rPr>
          <w:rStyle w:val="affff8"/>
          <w:rFonts w:hint="cs"/>
          <w:rtl/>
        </w:rPr>
        <w:t xml:space="preserve"> דבלא"ה הוא </w:t>
      </w:r>
      <w:r w:rsidR="006864EA" w:rsidRPr="00CA593F">
        <w:rPr>
          <w:rStyle w:val="affff8"/>
          <w:rFonts w:hint="eastAsia"/>
          <w:rtl/>
        </w:rPr>
        <w:t>נס</w:t>
      </w:r>
      <w:r w:rsidR="006864EA">
        <w:rPr>
          <w:rStyle w:val="affff8"/>
          <w:rFonts w:hint="cs"/>
          <w:rtl/>
        </w:rPr>
        <w:t>,</w:t>
      </w:r>
      <w:r w:rsidR="006864EA" w:rsidRPr="00CA593F">
        <w:rPr>
          <w:rStyle w:val="affff8"/>
          <w:rtl/>
        </w:rPr>
        <w:t xml:space="preserve"> מחמת </w:t>
      </w:r>
      <w:r w:rsidR="006864EA">
        <w:rPr>
          <w:rStyle w:val="affff8"/>
          <w:rFonts w:hint="cs"/>
          <w:rtl/>
        </w:rPr>
        <w:t>-</w:t>
      </w:r>
    </w:p>
    <w:p w14:paraId="0F6E80BE" w14:textId="39229E11" w:rsidR="00B433C9" w:rsidRPr="00C35A2C" w:rsidRDefault="00B433C9" w:rsidP="006864EA">
      <w:pPr>
        <w:rPr>
          <w:rFonts w:ascii="Fb Fontext" w:hAnsi="Fb Fontext" w:cs="Guttman Vilna"/>
          <w:b/>
          <w:bCs/>
          <w:sz w:val="32"/>
          <w:rtl/>
        </w:rPr>
      </w:pPr>
      <w:r w:rsidRPr="00D1637C">
        <w:rPr>
          <w:rFonts w:ascii="Fb Fontext" w:hAnsi="Fb Fontext" w:cs="PFT_Frank"/>
          <w:b/>
          <w:bCs/>
          <w:sz w:val="32"/>
          <w:szCs w:val="14"/>
          <w:rtl/>
        </w:rPr>
        <w:lastRenderedPageBreak/>
        <w:t>דלא ניים</w:t>
      </w:r>
      <w:r w:rsidRPr="00C35A2C">
        <w:rPr>
          <w:rFonts w:ascii="Fb Fontext" w:hAnsi="Fb Fontext"/>
          <w:sz w:val="32"/>
          <w:rtl/>
        </w:rPr>
        <w:t xml:space="preserve">, </w:t>
      </w:r>
      <w:r w:rsidR="006864EA">
        <w:rPr>
          <w:rFonts w:ascii="Fb Fontext" w:hAnsi="Fb Fontext" w:hint="cs"/>
          <w:sz w:val="32"/>
          <w:rtl/>
        </w:rPr>
        <w:t>ו'</w:t>
      </w:r>
      <w:r w:rsidRPr="00C35A2C">
        <w:rPr>
          <w:rFonts w:ascii="Fb Fontext" w:hAnsi="Fb Fontext"/>
          <w:sz w:val="32"/>
          <w:rtl/>
        </w:rPr>
        <w:t xml:space="preserve">שבועה שלא אישן </w:t>
      </w:r>
      <w:r w:rsidR="006864EA">
        <w:rPr>
          <w:rFonts w:ascii="Fb Fontext" w:hAnsi="Fb Fontext" w:hint="cs"/>
          <w:sz w:val="32"/>
          <w:rtl/>
        </w:rPr>
        <w:t>ג'</w:t>
      </w:r>
      <w:r w:rsidRPr="00C35A2C">
        <w:rPr>
          <w:rFonts w:ascii="Fb Fontext" w:hAnsi="Fb Fontext"/>
          <w:sz w:val="32"/>
          <w:rtl/>
        </w:rPr>
        <w:t xml:space="preserve"> ימים - מלקין אותו וישן</w:t>
      </w:r>
      <w:r w:rsidR="006864EA">
        <w:rPr>
          <w:rFonts w:ascii="Fb Fontext" w:hAnsi="Fb Fontext" w:hint="cs"/>
          <w:sz w:val="32"/>
          <w:rtl/>
        </w:rPr>
        <w:t>'</w:t>
      </w:r>
      <w:r w:rsidRPr="00C35A2C">
        <w:rPr>
          <w:rFonts w:ascii="Fb Fontext" w:hAnsi="Fb Fontext"/>
          <w:sz w:val="32"/>
          <w:rtl/>
        </w:rPr>
        <w:t>.</w:t>
      </w:r>
    </w:p>
    <w:p w14:paraId="1D4DBB1D" w14:textId="61338252" w:rsidR="00B433C9" w:rsidRPr="005C5E95" w:rsidRDefault="006864EA" w:rsidP="00B55EDF">
      <w:pPr>
        <w:rPr>
          <w:rFonts w:ascii="Fb Fontext" w:hAnsi="Fb Fontext" w:cs="Guttman Vilna"/>
          <w:b/>
          <w:bCs/>
          <w:spacing w:val="-4"/>
          <w:rtl/>
        </w:rPr>
      </w:pPr>
      <w:r>
        <w:rPr>
          <w:rStyle w:val="affff5"/>
          <w:rFonts w:hint="cs"/>
          <w:spacing w:val="-4"/>
          <w:rtl/>
        </w:rPr>
        <w:t>ו</w:t>
      </w:r>
      <w:r w:rsidR="00B433C9" w:rsidRPr="005C5E95">
        <w:rPr>
          <w:rStyle w:val="affff5"/>
          <w:rFonts w:hint="cs"/>
          <w:spacing w:val="-4"/>
          <w:rtl/>
        </w:rPr>
        <w:t>ר</w:t>
      </w:r>
      <w:r w:rsidR="00B433C9" w:rsidRPr="005C5E95">
        <w:rPr>
          <w:rStyle w:val="affff5"/>
          <w:spacing w:val="-4"/>
          <w:rtl/>
        </w:rPr>
        <w:t>"</w:t>
      </w:r>
      <w:r w:rsidR="00B433C9" w:rsidRPr="005C5E95">
        <w:rPr>
          <w:rStyle w:val="affff5"/>
          <w:rFonts w:hint="cs"/>
          <w:spacing w:val="-4"/>
          <w:rtl/>
        </w:rPr>
        <w:t>מ</w:t>
      </w:r>
      <w:r>
        <w:rPr>
          <w:rStyle w:val="affff5"/>
          <w:rFonts w:hint="cs"/>
          <w:spacing w:val="-4"/>
          <w:rtl/>
        </w:rPr>
        <w:t xml:space="preserve"> סובר שאינו נס</w:t>
      </w:r>
      <w:r w:rsidR="00B433C9" w:rsidRPr="005C5E95">
        <w:rPr>
          <w:rStyle w:val="affff5"/>
          <w:spacing w:val="-4"/>
          <w:rtl/>
        </w:rPr>
        <w:t>:</w:t>
      </w:r>
      <w:r w:rsidR="00B433C9" w:rsidRPr="005C5E95">
        <w:rPr>
          <w:rFonts w:ascii="Fb Fontext" w:hAnsi="Fb Fontext"/>
          <w:spacing w:val="-4"/>
          <w:rtl/>
        </w:rPr>
        <w:t xml:space="preserve"> </w:t>
      </w:r>
      <w:r>
        <w:rPr>
          <w:rFonts w:ascii="Fb Fontext" w:hAnsi="Fb Fontext" w:hint="cs"/>
          <w:spacing w:val="-4"/>
          <w:rtl/>
        </w:rPr>
        <w:t>שאפי' בור</w:t>
      </w:r>
      <w:r w:rsidR="00B433C9" w:rsidRPr="005C5E95">
        <w:rPr>
          <w:rFonts w:ascii="Fb Fontext" w:hAnsi="Fb Fontext" w:hint="cs"/>
          <w:spacing w:val="-4"/>
          <w:rtl/>
        </w:rPr>
        <w:t xml:space="preserve"> משיש יכל להא</w:t>
      </w:r>
      <w:r w:rsidR="00B433C9" w:rsidRPr="00CA593F">
        <w:rPr>
          <w:rFonts w:hint="eastAsia"/>
          <w:rtl/>
        </w:rPr>
        <w:t>חז</w:t>
      </w:r>
      <w:r w:rsidR="00B433C9" w:rsidRPr="00CA593F">
        <w:rPr>
          <w:rtl/>
        </w:rPr>
        <w:t xml:space="preserve"> </w:t>
      </w:r>
      <w:r w:rsidR="00B433C9" w:rsidRPr="00CA593F">
        <w:rPr>
          <w:rFonts w:hint="eastAsia"/>
          <w:rtl/>
        </w:rPr>
        <w:t>ב</w:t>
      </w:r>
      <w:r w:rsidRPr="00CA593F">
        <w:rPr>
          <w:rFonts w:hint="eastAsia"/>
          <w:rtl/>
        </w:rPr>
        <w:t>קירותיו</w:t>
      </w:r>
      <w:r>
        <w:rPr>
          <w:rFonts w:hint="cs"/>
          <w:rtl/>
        </w:rPr>
        <w:t>, ולישן.</w:t>
      </w:r>
    </w:p>
    <w:p w14:paraId="1F9B1B9B" w14:textId="573FE2A8" w:rsidR="006864EA" w:rsidRPr="00CA593F" w:rsidRDefault="00B433C9" w:rsidP="00615A60">
      <w:pPr>
        <w:pStyle w:val="affff2"/>
        <w:rPr>
          <w:rtl/>
        </w:rPr>
      </w:pPr>
      <w:bookmarkStart w:id="1428" w:name="_Toc119173280"/>
      <w:bookmarkStart w:id="1429" w:name="_Toc119230377"/>
      <w:r w:rsidRPr="00CA593F">
        <w:rPr>
          <w:rtl/>
        </w:rPr>
        <w:t xml:space="preserve">מעשה בבת </w:t>
      </w:r>
      <w:r w:rsidR="006864EA" w:rsidRPr="00CA593F">
        <w:rPr>
          <w:rtl/>
        </w:rPr>
        <w:t>'</w:t>
      </w:r>
      <w:r w:rsidRPr="00CA593F">
        <w:rPr>
          <w:rtl/>
        </w:rPr>
        <w:t>נחוניא חופר שיחין</w:t>
      </w:r>
      <w:r w:rsidR="006864EA" w:rsidRPr="00CA593F">
        <w:rPr>
          <w:rtl/>
        </w:rPr>
        <w:t>'</w:t>
      </w:r>
      <w:r w:rsidRPr="00CA593F">
        <w:rPr>
          <w:rtl/>
        </w:rPr>
        <w:t xml:space="preserve"> שנפלה לבור הגדול</w:t>
      </w:r>
      <w:bookmarkEnd w:id="1428"/>
      <w:bookmarkEnd w:id="1429"/>
    </w:p>
    <w:p w14:paraId="4A1002F4" w14:textId="64215187" w:rsidR="00B433C9" w:rsidRPr="00AF3B05" w:rsidRDefault="006864EA" w:rsidP="006864EA">
      <w:pPr>
        <w:rPr>
          <w:rtl/>
        </w:rPr>
      </w:pPr>
      <w:r w:rsidRPr="00D1637C">
        <w:rPr>
          <w:rFonts w:cs="PFT_Frank" w:hint="eastAsia"/>
          <w:b/>
          <w:bCs/>
          <w:szCs w:val="14"/>
          <w:rtl/>
        </w:rPr>
        <w:t>ב</w:t>
      </w:r>
      <w:r w:rsidRPr="00D1637C">
        <w:rPr>
          <w:rFonts w:cs="PFT_Frank"/>
          <w:b/>
          <w:bCs/>
          <w:szCs w:val="14"/>
          <w:rtl/>
        </w:rPr>
        <w:t>שעה</w:t>
      </w:r>
      <w:r w:rsidRPr="004031D4">
        <w:rPr>
          <w:rtl/>
        </w:rPr>
        <w:t xml:space="preserve"> א</w:t>
      </w:r>
      <w:r>
        <w:rPr>
          <w:rFonts w:hint="cs"/>
          <w:rtl/>
        </w:rPr>
        <w:t>'</w:t>
      </w:r>
      <w:r>
        <w:rPr>
          <w:rStyle w:val="affff5"/>
          <w:rFonts w:hint="cs"/>
          <w:rtl/>
        </w:rPr>
        <w:t xml:space="preserve"> </w:t>
      </w:r>
      <w:r w:rsidRPr="00CA593F">
        <w:rPr>
          <w:rStyle w:val="affff5"/>
          <w:rFonts w:hint="eastAsia"/>
          <w:rtl/>
        </w:rPr>
        <w:t>אמר</w:t>
      </w:r>
      <w:r w:rsidRPr="00CA593F">
        <w:rPr>
          <w:rStyle w:val="affff5"/>
          <w:rtl/>
        </w:rPr>
        <w:t xml:space="preserve"> </w:t>
      </w:r>
      <w:r w:rsidR="00AF3B05" w:rsidRPr="002020FA">
        <w:rPr>
          <w:rStyle w:val="affff5"/>
          <w:rtl/>
        </w:rPr>
        <w:t>ר</w:t>
      </w:r>
      <w:r>
        <w:rPr>
          <w:rStyle w:val="affff5"/>
          <w:rFonts w:hint="cs"/>
          <w:rtl/>
        </w:rPr>
        <w:t>"</w:t>
      </w:r>
      <w:r w:rsidR="00AF3B05" w:rsidRPr="002020FA">
        <w:rPr>
          <w:rStyle w:val="affff5"/>
          <w:rtl/>
        </w:rPr>
        <w:t>ח בן דוסא</w:t>
      </w:r>
      <w:r w:rsidR="00AF3B05" w:rsidRPr="00AF3B05">
        <w:rPr>
          <w:rFonts w:ascii="Fb Fontext" w:hAnsi="Fb Fontext"/>
          <w:spacing w:val="-4"/>
          <w:sz w:val="32"/>
          <w:rtl/>
        </w:rPr>
        <w:t xml:space="preserve"> </w:t>
      </w:r>
      <w:r w:rsidR="00AF3B05" w:rsidRPr="00CA593F">
        <w:rPr>
          <w:rtl/>
        </w:rPr>
        <w:t>שלום,</w:t>
      </w:r>
      <w:r w:rsidR="00AF3B05" w:rsidRPr="00AF3B05">
        <w:rPr>
          <w:rFonts w:ascii="Fb Fontext" w:hAnsi="Fb Fontext"/>
          <w:spacing w:val="-4"/>
          <w:sz w:val="32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וכן</w:t>
      </w:r>
      <w:r w:rsidRPr="00CA593F">
        <w:rPr>
          <w:rtl/>
        </w:rPr>
        <w:t xml:space="preserve"> ב</w:t>
      </w:r>
      <w:r w:rsidR="00AF3B05" w:rsidRPr="00CA593F">
        <w:rPr>
          <w:rtl/>
        </w:rPr>
        <w:t>שניה</w:t>
      </w:r>
      <w:r>
        <w:rPr>
          <w:rFonts w:hint="cs"/>
          <w:rtl/>
        </w:rPr>
        <w:t>,</w:t>
      </w:r>
      <w:r w:rsidR="00AF3B05" w:rsidRPr="00AF3B05">
        <w:rPr>
          <w:rFonts w:ascii="Fb Fontext" w:hAnsi="Fb Fontext"/>
          <w:spacing w:val="-4"/>
          <w:sz w:val="32"/>
          <w:rtl/>
        </w:rPr>
        <w:t xml:space="preserve"> </w:t>
      </w:r>
      <w:r w:rsidRPr="00D1637C">
        <w:rPr>
          <w:rFonts w:cs="PFT_Frank" w:hint="eastAsia"/>
          <w:b/>
          <w:bCs/>
          <w:szCs w:val="14"/>
          <w:rtl/>
        </w:rPr>
        <w:t>ב</w:t>
      </w:r>
      <w:r w:rsidR="00AF3B05" w:rsidRPr="00D1637C">
        <w:rPr>
          <w:rFonts w:cs="PFT_Frank"/>
          <w:b/>
          <w:bCs/>
          <w:szCs w:val="14"/>
          <w:rtl/>
        </w:rPr>
        <w:t>שלישית</w:t>
      </w:r>
      <w:r w:rsidR="00B433C9" w:rsidRPr="00AF3B05">
        <w:rPr>
          <w:rFonts w:ascii="Fb Fontext" w:hAnsi="Fb Fontext"/>
          <w:spacing w:val="-4"/>
          <w:sz w:val="32"/>
          <w:rtl/>
        </w:rPr>
        <w:t xml:space="preserve"> עלתה.</w:t>
      </w:r>
    </w:p>
    <w:p w14:paraId="634E260D" w14:textId="7BE02048" w:rsidR="00B433C9" w:rsidRPr="00C35A2C" w:rsidRDefault="00B433C9" w:rsidP="00CA593F">
      <w:pPr>
        <w:rPr>
          <w:rFonts w:ascii="Fb Fontext" w:hAnsi="Fb Fontext"/>
          <w:rtl/>
        </w:rPr>
      </w:pPr>
      <w:r w:rsidRPr="002020FA">
        <w:rPr>
          <w:rStyle w:val="affff5"/>
          <w:rtl/>
        </w:rPr>
        <w:t>אמרה לו:</w:t>
      </w:r>
      <w:r w:rsidRPr="00C35A2C">
        <w:rPr>
          <w:rFonts w:ascii="Fb Fontext" w:hAnsi="Fb Fontext"/>
          <w:rtl/>
        </w:rPr>
        <w:t xml:space="preserve"> זכר רחלים נזדמן לי וזקן מנהיגו.</w:t>
      </w:r>
    </w:p>
    <w:p w14:paraId="4816B1A4" w14:textId="0A4D070C" w:rsidR="00B433C9" w:rsidRDefault="00B433C9" w:rsidP="00CA593F">
      <w:pPr>
        <w:rPr>
          <w:rFonts w:ascii="Fb Fontext" w:hAnsi="Fb Fontext"/>
          <w:rtl/>
        </w:rPr>
      </w:pPr>
      <w:r w:rsidRPr="002020FA">
        <w:rPr>
          <w:rStyle w:val="affff5"/>
          <w:rtl/>
        </w:rPr>
        <w:t>אמר ל</w:t>
      </w:r>
      <w:r w:rsidR="006864EA" w:rsidRPr="00CA593F">
        <w:rPr>
          <w:rStyle w:val="affff5"/>
          <w:rFonts w:hint="eastAsia"/>
          <w:rtl/>
        </w:rPr>
        <w:t>הם</w:t>
      </w:r>
      <w:r w:rsidR="006864EA" w:rsidRPr="00CA593F">
        <w:rPr>
          <w:rStyle w:val="affff5"/>
          <w:rtl/>
        </w:rPr>
        <w:t>:</w:t>
      </w:r>
      <w:r w:rsidRPr="00C35A2C">
        <w:rPr>
          <w:rFonts w:ascii="Fb Fontext" w:hAnsi="Fb Fontext"/>
          <w:rtl/>
        </w:rPr>
        <w:t xml:space="preserve"> לא נביא אנכי</w:t>
      </w:r>
      <w:r w:rsidR="006864EA">
        <w:rPr>
          <w:rFonts w:ascii="Fb Fontext" w:hAnsi="Fb Fontext" w:hint="cs"/>
          <w:rtl/>
        </w:rPr>
        <w:t>..</w:t>
      </w:r>
      <w:r w:rsidRPr="00C35A2C">
        <w:rPr>
          <w:rFonts w:ascii="Fb Fontext" w:hAnsi="Fb Fontext"/>
          <w:rtl/>
        </w:rPr>
        <w:t xml:space="preserve"> </w:t>
      </w:r>
      <w:r w:rsidR="006864EA">
        <w:rPr>
          <w:rFonts w:ascii="Fb Fontext" w:hAnsi="Fb Fontext" w:hint="cs"/>
          <w:rtl/>
        </w:rPr>
        <w:t>ב</w:t>
      </w:r>
      <w:r w:rsidRPr="00C35A2C">
        <w:rPr>
          <w:rFonts w:ascii="Fb Fontext" w:hAnsi="Fb Fontext"/>
          <w:rtl/>
        </w:rPr>
        <w:t xml:space="preserve">דבר שצדיק מתעסק יכשל </w:t>
      </w:r>
      <w:r w:rsidR="006864EA">
        <w:rPr>
          <w:rFonts w:ascii="Fb Fontext" w:hAnsi="Fb Fontext" w:hint="cs"/>
          <w:rtl/>
        </w:rPr>
        <w:t xml:space="preserve">בו </w:t>
      </w:r>
      <w:r w:rsidRPr="00C35A2C">
        <w:rPr>
          <w:rFonts w:ascii="Fb Fontext" w:hAnsi="Fb Fontext"/>
          <w:rtl/>
        </w:rPr>
        <w:t>זרעו?</w:t>
      </w:r>
    </w:p>
    <w:p w14:paraId="635005DD" w14:textId="77777777" w:rsidR="00FD761C" w:rsidRPr="00062827" w:rsidRDefault="00B433C9" w:rsidP="00FD761C">
      <w:pPr>
        <w:rPr>
          <w:rFonts w:ascii="FrankRuehl" w:hAnsi="FrankRuehl"/>
          <w:spacing w:val="-2"/>
          <w:rtl/>
        </w:rPr>
      </w:pPr>
      <w:r w:rsidRPr="00062827">
        <w:rPr>
          <w:rStyle w:val="affff5"/>
          <w:rtl/>
        </w:rPr>
        <w:t>ר"</w:t>
      </w:r>
      <w:r w:rsidRPr="00062827">
        <w:rPr>
          <w:rStyle w:val="affff5"/>
          <w:rFonts w:hint="cs"/>
          <w:rtl/>
        </w:rPr>
        <w:t>א</w:t>
      </w:r>
      <w:r w:rsidRPr="00062827">
        <w:rPr>
          <w:rStyle w:val="affff5"/>
          <w:rtl/>
        </w:rPr>
        <w:t>:</w:t>
      </w:r>
      <w:r w:rsidRPr="00062827">
        <w:rPr>
          <w:spacing w:val="-2"/>
          <w:rtl/>
        </w:rPr>
        <w:t xml:space="preserve"> א</w:t>
      </w:r>
      <w:r w:rsidRPr="00062827">
        <w:rPr>
          <w:rFonts w:hint="cs"/>
          <w:spacing w:val="-2"/>
          <w:rtl/>
        </w:rPr>
        <w:t>עפ</w:t>
      </w:r>
      <w:r w:rsidRPr="00062827">
        <w:rPr>
          <w:spacing w:val="-2"/>
          <w:rtl/>
        </w:rPr>
        <w:t>"</w:t>
      </w:r>
      <w:r w:rsidRPr="00062827">
        <w:rPr>
          <w:rFonts w:hint="cs"/>
          <w:spacing w:val="-2"/>
          <w:rtl/>
        </w:rPr>
        <w:t xml:space="preserve">כ </w:t>
      </w:r>
      <w:r w:rsidRPr="00062827">
        <w:rPr>
          <w:spacing w:val="-2"/>
          <w:rtl/>
        </w:rPr>
        <w:t>מת בנו בצמא,</w:t>
      </w:r>
      <w:r w:rsidRPr="00062827">
        <w:rPr>
          <w:rStyle w:val="affff1"/>
          <w:spacing w:val="-2"/>
          <w:rtl/>
        </w:rPr>
        <w:t xml:space="preserve"> </w:t>
      </w:r>
      <w:r w:rsidRPr="00062827">
        <w:rPr>
          <w:rStyle w:val="affff1"/>
          <w:rFonts w:hint="cs"/>
          <w:spacing w:val="-2"/>
          <w:rtl/>
        </w:rPr>
        <w:t>'</w:t>
      </w:r>
      <w:r w:rsidRPr="00062827">
        <w:rPr>
          <w:rStyle w:val="affff1"/>
          <w:spacing w:val="-2"/>
          <w:rtl/>
        </w:rPr>
        <w:t>וסביביו נשערה מאד</w:t>
      </w:r>
      <w:r w:rsidRPr="00062827">
        <w:rPr>
          <w:rStyle w:val="affff1"/>
          <w:rFonts w:hint="cs"/>
          <w:spacing w:val="-2"/>
          <w:rtl/>
        </w:rPr>
        <w:t>'</w:t>
      </w:r>
      <w:r w:rsidRPr="00062827">
        <w:rPr>
          <w:rStyle w:val="affff1"/>
          <w:spacing w:val="-2"/>
          <w:rtl/>
        </w:rPr>
        <w:t xml:space="preserve">, </w:t>
      </w:r>
      <w:r w:rsidR="006864EA" w:rsidRPr="00062827">
        <w:rPr>
          <w:rStyle w:val="affff1"/>
          <w:rFonts w:hint="cs"/>
          <w:spacing w:val="-2"/>
          <w:rtl/>
        </w:rPr>
        <w:t>'</w:t>
      </w:r>
      <w:r w:rsidRPr="00062827">
        <w:rPr>
          <w:rStyle w:val="affff1"/>
          <w:spacing w:val="-2"/>
          <w:rtl/>
        </w:rPr>
        <w:t>נורא על כל סביביו</w:t>
      </w:r>
      <w:r w:rsidR="006864EA" w:rsidRPr="00062827">
        <w:rPr>
          <w:rStyle w:val="affff1"/>
          <w:rFonts w:hint="cs"/>
          <w:spacing w:val="-2"/>
          <w:rtl/>
        </w:rPr>
        <w:t>'</w:t>
      </w:r>
      <w:r w:rsidRPr="00062827">
        <w:rPr>
          <w:spacing w:val="-2"/>
          <w:rtl/>
        </w:rPr>
        <w:t>.</w:t>
      </w:r>
    </w:p>
    <w:p>
      <w:pPr>
        <w:pStyle w:val="MishnaBatzad"/>
        <w:rPr>
          <w:ins w:id="20655" w:author="קלוד" w:date="2026-10-06T10:10:48Z"/>
        </w:rPr>
      </w:pPr>
      <w:ins w:id="20654" w:author="קלוד" w:date="2026-10-06T10:10:48Z">
        <w:r>
          <w:t xml:space="preserve">משנה ה</w:t>
        </w:r>
      </w:ins>
    </w:p>
    <w:p w14:paraId="6CB34B80" w14:textId="061272FE" w:rsidR="00B433C9" w:rsidRPr="00C35A2C" w:rsidRDefault="00B433C9" w:rsidP="007C50EB">
      <w:pPr>
        <w:pStyle w:val="affc"/>
        <w:rPr>
          <w:b/>
          <w:rtl/>
        </w:rPr>
      </w:pPr>
      <w:bookmarkStart w:id="1430" w:name="_Toc119173281"/>
      <w:bookmarkStart w:id="1431" w:name="_Toc119230378"/>
      <w:r w:rsidRPr="007B5F8C">
        <w:rPr>
          <w:rStyle w:val="affffc"/>
          <w:rtl/>
        </w:rPr>
        <w:t xml:space="preserve">אפילו שמע מהנשים </w:t>
      </w:r>
      <w:r w:rsidR="003F1885" w:rsidRPr="007B5F8C">
        <w:rPr>
          <w:rStyle w:val="affffc"/>
          <w:rFonts w:hint="cs"/>
          <w:rtl/>
        </w:rPr>
        <w:t>'</w:t>
      </w:r>
      <w:r w:rsidRPr="007B5F8C">
        <w:rPr>
          <w:rStyle w:val="affffc"/>
          <w:rtl/>
        </w:rPr>
        <w:t>מת איש פלוני</w:t>
      </w:r>
      <w:r w:rsidR="003F1885" w:rsidRPr="007B5F8C">
        <w:rPr>
          <w:rStyle w:val="affffc"/>
          <w:rFonts w:hint="cs"/>
          <w:rtl/>
        </w:rPr>
        <w:t>'</w:t>
      </w:r>
      <w:bookmarkEnd w:id="1430"/>
      <w:bookmarkEnd w:id="1431"/>
      <w:r w:rsidRPr="00C35A2C">
        <w:rPr>
          <w:b/>
          <w:rtl/>
        </w:rPr>
        <w:t xml:space="preserve"> - דיו</w:t>
      </w:r>
      <w:r w:rsidR="003F1885" w:rsidRPr="00CA593F">
        <w:rPr>
          <w:rStyle w:val="HesberMishna"/>
          <w:rtl/>
          <w:rPrChange w:id="20361" w:author="קלוד" w:date="2026-10-06T10:10:48Z">
            <w:rPr>
              <w:rStyle w:val="affff8"/>
              <w:rtl/>
            </w:rPr>
          </w:rPrChange>
        </w:rPr>
        <w:t xml:space="preserve"> מסיחות לפי תומם.</w:t>
      </w:r>
    </w:p>
    <w:p w14:paraId="35644FE2" w14:textId="4FC28168" w:rsidR="00B433C9" w:rsidRPr="00C35A2C" w:rsidRDefault="004749EE" w:rsidP="007C50EB">
      <w:pPr>
        <w:pStyle w:val="affc"/>
        <w:rPr>
          <w:b/>
          <w:rtl/>
        </w:rPr>
      </w:pPr>
      <w:r>
        <w:rPr>
          <w:rStyle w:val="affffa"/>
          <w:rtl/>
        </w:rPr>
        <w:t>ר</w:t>
      </w:r>
      <w:r w:rsidR="003F1885">
        <w:rPr>
          <w:rStyle w:val="affffa"/>
          <w:rFonts w:hint="cs"/>
          <w:rtl/>
        </w:rPr>
        <w:t>"</w:t>
      </w:r>
      <w:r>
        <w:rPr>
          <w:rStyle w:val="affffa"/>
          <w:rtl/>
        </w:rPr>
        <w:t>י</w:t>
      </w:r>
      <w:r w:rsidR="00B433C9" w:rsidRPr="004749EE">
        <w:rPr>
          <w:rStyle w:val="affffa"/>
          <w:rtl/>
        </w:rPr>
        <w:t>:</w:t>
      </w:r>
      <w:r w:rsidR="00B433C9" w:rsidRPr="00C35A2C">
        <w:rPr>
          <w:b/>
          <w:rtl/>
        </w:rPr>
        <w:t xml:space="preserve"> </w:t>
      </w:r>
      <w:r w:rsidR="00AB43C5">
        <w:rPr>
          <w:b/>
          <w:rtl/>
        </w:rPr>
        <w:t>א</w:t>
      </w:r>
      <w:r w:rsidR="003F1885">
        <w:rPr>
          <w:rFonts w:hint="cs"/>
          <w:b/>
          <w:rtl/>
        </w:rPr>
        <w:t>פי'</w:t>
      </w:r>
      <w:r w:rsidR="00B433C9" w:rsidRPr="00C35A2C">
        <w:rPr>
          <w:b/>
          <w:rtl/>
        </w:rPr>
        <w:t xml:space="preserve"> שמע מתינוקות </w:t>
      </w:r>
      <w:r w:rsidR="003F1885">
        <w:rPr>
          <w:rFonts w:hint="cs"/>
          <w:b/>
          <w:rtl/>
        </w:rPr>
        <w:t>'</w:t>
      </w:r>
      <w:r w:rsidR="00B433C9" w:rsidRPr="00C35A2C">
        <w:rPr>
          <w:b/>
          <w:rtl/>
        </w:rPr>
        <w:t>אנו הולכין לספוד ולקבור פלוני</w:t>
      </w:r>
      <w:r w:rsidR="003F1885">
        <w:rPr>
          <w:rFonts w:hint="cs"/>
          <w:b/>
          <w:rtl/>
        </w:rPr>
        <w:t>'</w:t>
      </w:r>
      <w:r w:rsidR="00B433C9" w:rsidRPr="00C35A2C">
        <w:rPr>
          <w:b/>
          <w:rtl/>
        </w:rPr>
        <w:t>.</w:t>
      </w:r>
    </w:p>
    <w:p w14:paraId="6459579B" w14:textId="76BADA53" w:rsidR="00B433C9" w:rsidRPr="00C35A2C" w:rsidRDefault="00B433C9" w:rsidP="00CA593F">
      <w:pPr>
        <w:pStyle w:val="affc"/>
        <w:jc w:val="center"/>
        <w:rPr>
          <w:b/>
          <w:rtl/>
        </w:rPr>
      </w:pPr>
      <w:r w:rsidRPr="00C35A2C">
        <w:rPr>
          <w:b/>
          <w:rtl/>
        </w:rPr>
        <w:t>בין שהוא מתכוין</w:t>
      </w:r>
      <w:r w:rsidR="006A099F">
        <w:rPr>
          <w:rFonts w:hint="cs"/>
          <w:b/>
          <w:rtl/>
        </w:rPr>
        <w:t xml:space="preserve"> </w:t>
      </w:r>
      <w:r w:rsidR="006A099F" w:rsidRPr="00CA593F">
        <w:rPr>
          <w:rStyle w:val="HesberMishna"/>
          <w:rFonts w:hint="eastAsia"/>
          <w:rtl/>
          <w:rPrChange w:id="20362" w:author="קלוד" w:date="2026-10-06T10:10:48Z">
            <w:rPr>
              <w:rStyle w:val="affff8"/>
              <w:rFonts w:hint="eastAsia"/>
              <w:rtl/>
            </w:rPr>
          </w:rPrChange>
        </w:rPr>
        <w:t>לעדות</w:t>
      </w:r>
      <w:r w:rsidRPr="00C35A2C">
        <w:rPr>
          <w:b/>
          <w:rtl/>
        </w:rPr>
        <w:t xml:space="preserve"> בין ש</w:t>
      </w:r>
      <w:r w:rsidR="003F1885">
        <w:rPr>
          <w:rFonts w:hint="cs"/>
          <w:b/>
          <w:rtl/>
        </w:rPr>
        <w:t>ל</w:t>
      </w:r>
      <w:r w:rsidRPr="00C35A2C">
        <w:rPr>
          <w:b/>
          <w:rtl/>
        </w:rPr>
        <w:t>א מתכוין</w:t>
      </w:r>
      <w:r w:rsidR="003F1885">
        <w:rPr>
          <w:rFonts w:hint="cs"/>
          <w:b/>
          <w:rtl/>
        </w:rPr>
        <w:t>,</w:t>
      </w:r>
    </w:p>
    <w:p w14:paraId="5282D296" w14:textId="293382AA" w:rsidR="00B433C9" w:rsidRPr="00C35A2C" w:rsidRDefault="00B433C9" w:rsidP="007C50EB">
      <w:pPr>
        <w:pStyle w:val="affc"/>
        <w:rPr>
          <w:b/>
          <w:rtl/>
        </w:rPr>
      </w:pPr>
      <w:r w:rsidRPr="00CA593F">
        <w:rPr>
          <w:rStyle w:val="affffa"/>
          <w:rtl/>
        </w:rPr>
        <w:t>ר</w:t>
      </w:r>
      <w:r w:rsidR="004749EE" w:rsidRPr="00CA593F">
        <w:rPr>
          <w:rStyle w:val="affffa"/>
          <w:rFonts w:hint="eastAsia"/>
          <w:rtl/>
        </w:rPr>
        <w:t>יב</w:t>
      </w:r>
      <w:r w:rsidR="004749EE" w:rsidRPr="00CA593F">
        <w:rPr>
          <w:rStyle w:val="affffa"/>
          <w:rtl/>
        </w:rPr>
        <w:t>''ב</w:t>
      </w:r>
      <w:r w:rsidRPr="00CA593F">
        <w:rPr>
          <w:rStyle w:val="affffa"/>
          <w:rtl/>
        </w:rPr>
        <w:t>:</w:t>
      </w:r>
      <w:r w:rsidRPr="00C35A2C">
        <w:rPr>
          <w:b/>
          <w:rtl/>
        </w:rPr>
        <w:t xml:space="preserve"> בישראל </w:t>
      </w:r>
      <w:r w:rsidR="003F1885">
        <w:rPr>
          <w:rFonts w:hint="cs"/>
          <w:b/>
          <w:rtl/>
        </w:rPr>
        <w:t xml:space="preserve">- </w:t>
      </w:r>
      <w:r w:rsidR="0073182C">
        <w:rPr>
          <w:b/>
          <w:rtl/>
        </w:rPr>
        <w:t>א</w:t>
      </w:r>
      <w:r w:rsidR="003F1885">
        <w:rPr>
          <w:rFonts w:hint="cs"/>
          <w:b/>
          <w:rtl/>
        </w:rPr>
        <w:t>ף</w:t>
      </w:r>
      <w:r w:rsidRPr="00C35A2C">
        <w:rPr>
          <w:b/>
          <w:rtl/>
        </w:rPr>
        <w:t xml:space="preserve"> שמתכוין, ב</w:t>
      </w:r>
      <w:r w:rsidR="003F1885">
        <w:rPr>
          <w:rFonts w:hint="cs"/>
          <w:b/>
          <w:rtl/>
        </w:rPr>
        <w:t>גוי -</w:t>
      </w:r>
      <w:r w:rsidRPr="00C35A2C">
        <w:rPr>
          <w:b/>
          <w:rtl/>
        </w:rPr>
        <w:t xml:space="preserve"> אם מתכוין א</w:t>
      </w:r>
      <w:r w:rsidR="003724D6">
        <w:rPr>
          <w:rFonts w:hint="cs"/>
          <w:b/>
          <w:rtl/>
        </w:rPr>
        <w:t>ינו</w:t>
      </w:r>
      <w:r w:rsidRPr="00C35A2C">
        <w:rPr>
          <w:b/>
          <w:rtl/>
        </w:rPr>
        <w:t xml:space="preserve"> עדות.</w:t>
      </w:r>
    </w:p>
    <w:p w14:paraId="5DCE4A7F" w14:textId="106C685A" w:rsidR="006A099F" w:rsidRPr="00C35A2C" w:rsidRDefault="00B433C9" w:rsidP="007C50EB">
      <w:pPr>
        <w:pStyle w:val="afff4"/>
        <w:rPr>
          <w:rtl/>
        </w:rPr>
      </w:pPr>
      <w:ins w:id="10046" w:author="מספור קטעי משנה" w:date="2026-10-06T06:45:58Z">
        <w:r>
          <w:rPr>
            <w:rStyle w:val="MisparKeta"/>
          </w:rPr>
          <w:t xml:space="preserve">ב. </w:t>
        </w:r>
      </w:ins>
      <w:bookmarkStart w:id="1432" w:name="_Toc119173282"/>
      <w:bookmarkStart w:id="1433" w:name="_Toc119230379"/>
      <w:r w:rsidRPr="00C35A2C">
        <w:rPr>
          <w:rStyle w:val="afff1"/>
          <w:bCs w:val="0"/>
          <w:rtl/>
        </w:rPr>
        <w:t>שמע מהתינוקות</w:t>
      </w:r>
      <w:r w:rsidR="006A099F">
        <w:rPr>
          <w:rStyle w:val="afff1"/>
          <w:rFonts w:hint="cs"/>
          <w:bCs w:val="0"/>
          <w:rtl/>
        </w:rPr>
        <w:t>..</w:t>
      </w:r>
      <w:bookmarkEnd w:id="1432"/>
      <w:bookmarkEnd w:id="1433"/>
      <w:r w:rsidRPr="00C35A2C">
        <w:rPr>
          <w:rFonts w:hint="cs"/>
          <w:rtl/>
        </w:rPr>
        <w:t xml:space="preserve"> </w:t>
      </w:r>
    </w:p>
    <w:p w14:paraId="587143FF" w14:textId="3E90B4FB" w:rsidR="00B433C9" w:rsidRPr="00C35A2C" w:rsidRDefault="00B433C9" w:rsidP="006A099F">
      <w:pPr>
        <w:rPr>
          <w:rFonts w:ascii="Fb Fontext" w:hAnsi="Fb Fontext"/>
          <w:rtl/>
        </w:rPr>
      </w:pPr>
      <w:r w:rsidRPr="002020FA">
        <w:rPr>
          <w:rStyle w:val="affff5"/>
          <w:rFonts w:hint="cs"/>
          <w:rtl/>
        </w:rPr>
        <w:t>מ</w:t>
      </w:r>
      <w:r w:rsidR="006A099F">
        <w:rPr>
          <w:rStyle w:val="affff5"/>
          <w:rFonts w:hint="cs"/>
          <w:rtl/>
        </w:rPr>
        <w:t>דובר:</w:t>
      </w:r>
      <w:r w:rsidRPr="00C35A2C">
        <w:rPr>
          <w:rFonts w:ascii="Fb Fontext" w:hAnsi="Fb Fontext" w:hint="cs"/>
          <w:rtl/>
        </w:rPr>
        <w:t xml:space="preserve"> </w:t>
      </w:r>
      <w:r w:rsidR="006A099F" w:rsidRPr="00D1637C">
        <w:rPr>
          <w:rFonts w:cs="PFT_Frank" w:hint="eastAsia"/>
          <w:b/>
          <w:bCs/>
          <w:szCs w:val="14"/>
          <w:rtl/>
        </w:rPr>
        <w:t>שחוזרים</w:t>
      </w:r>
      <w:r w:rsidRPr="00CA593F">
        <w:rPr>
          <w:rtl/>
        </w:rPr>
        <w:t xml:space="preserve"> מלספוד</w:t>
      </w:r>
      <w:r w:rsidR="006A099F">
        <w:rPr>
          <w:rFonts w:hint="cs"/>
          <w:rtl/>
        </w:rPr>
        <w:t xml:space="preserve">.. </w:t>
      </w:r>
      <w:r w:rsidRPr="003724D6">
        <w:rPr>
          <w:rStyle w:val="affff5"/>
          <w:rFonts w:hint="cs"/>
          <w:rtl/>
        </w:rPr>
        <w:t>ו</w:t>
      </w:r>
      <w:r w:rsidR="006A099F">
        <w:rPr>
          <w:rStyle w:val="affff5"/>
          <w:rFonts w:hint="cs"/>
          <w:rtl/>
        </w:rPr>
        <w:t>ל</w:t>
      </w:r>
      <w:r w:rsidR="006A099F" w:rsidRPr="00CA593F">
        <w:rPr>
          <w:rStyle w:val="affff5"/>
          <w:rFonts w:hint="eastAsia"/>
          <w:rtl/>
        </w:rPr>
        <w:t>א</w:t>
      </w:r>
      <w:r w:rsidR="006A099F" w:rsidRPr="00CA593F">
        <w:rPr>
          <w:rStyle w:val="affff5"/>
          <w:rtl/>
        </w:rPr>
        <w:t xml:space="preserve"> </w:t>
      </w:r>
      <w:r w:rsidRPr="00CA593F">
        <w:rPr>
          <w:rStyle w:val="affff5"/>
          <w:rFonts w:hint="eastAsia"/>
          <w:rtl/>
        </w:rPr>
        <w:t>חגב</w:t>
      </w:r>
      <w:r w:rsidR="006A099F" w:rsidRPr="00CA593F">
        <w:rPr>
          <w:rStyle w:val="affff5"/>
          <w:rtl/>
        </w:rPr>
        <w:t>:</w:t>
      </w:r>
      <w:r w:rsidRPr="00C35A2C">
        <w:rPr>
          <w:rFonts w:ascii="Fb Fontext" w:hAnsi="Fb Fontext" w:hint="cs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אומרים</w:t>
      </w:r>
      <w:r w:rsidRPr="00C35A2C">
        <w:rPr>
          <w:rFonts w:ascii="Fb Fontext" w:hAnsi="Fb Fontext" w:hint="cs"/>
          <w:rtl/>
        </w:rPr>
        <w:t xml:space="preserve"> כך רבנן וספדני</w:t>
      </w:r>
      <w:r w:rsidR="004749EE">
        <w:rPr>
          <w:rFonts w:ascii="Fb Fontext" w:hAnsi="Fb Fontext" w:hint="cs"/>
          <w:rtl/>
        </w:rPr>
        <w:t>ם</w:t>
      </w:r>
      <w:r w:rsidRPr="00C35A2C">
        <w:rPr>
          <w:rFonts w:ascii="Fb Fontext" w:hAnsi="Fb Fontext"/>
          <w:rtl/>
        </w:rPr>
        <w:t>.</w:t>
      </w:r>
    </w:p>
    <w:p w14:paraId="1F92AC6C" w14:textId="1AD69FBC" w:rsidR="00B433C9" w:rsidRDefault="00B433C9" w:rsidP="007C50EB">
      <w:pPr>
        <w:pStyle w:val="afff4"/>
        <w:rPr>
          <w:rStyle w:val="afff1"/>
          <w:bCs w:val="0"/>
          <w:rtl/>
        </w:rPr>
      </w:pPr>
      <w:ins w:id="10047" w:author="מספור קטעי משנה" w:date="2026-10-06T06:45:58Z">
        <w:r>
          <w:rPr>
            <w:rStyle w:val="MisparKeta"/>
          </w:rPr>
          <w:t xml:space="preserve">ב. </w:t>
        </w:r>
      </w:ins>
      <w:bookmarkStart w:id="1434" w:name="_Toc119173283"/>
      <w:bookmarkStart w:id="1435" w:name="_Toc119230380"/>
      <w:r w:rsidRPr="00C35A2C">
        <w:rPr>
          <w:rStyle w:val="afff1"/>
          <w:bCs w:val="0"/>
          <w:rtl/>
        </w:rPr>
        <w:t>ב</w:t>
      </w:r>
      <w:r w:rsidR="003724D6">
        <w:rPr>
          <w:rStyle w:val="afff1"/>
          <w:rFonts w:hint="cs"/>
          <w:bCs w:val="0"/>
          <w:rtl/>
        </w:rPr>
        <w:t>גוי</w:t>
      </w:r>
      <w:r w:rsidRPr="00C35A2C">
        <w:rPr>
          <w:rStyle w:val="afff1"/>
          <w:bCs w:val="0"/>
          <w:rtl/>
        </w:rPr>
        <w:t xml:space="preserve"> </w:t>
      </w:r>
      <w:r w:rsidR="003724D6">
        <w:rPr>
          <w:rStyle w:val="afff1"/>
          <w:rFonts w:hint="cs"/>
          <w:bCs w:val="0"/>
          <w:rtl/>
        </w:rPr>
        <w:t xml:space="preserve">- </w:t>
      </w:r>
      <w:r w:rsidRPr="00C35A2C">
        <w:rPr>
          <w:rStyle w:val="afff1"/>
          <w:bCs w:val="0"/>
          <w:rtl/>
        </w:rPr>
        <w:t xml:space="preserve">אם מתכוין </w:t>
      </w:r>
      <w:r w:rsidR="003724D6">
        <w:rPr>
          <w:rStyle w:val="afff1"/>
          <w:rFonts w:hint="cs"/>
          <w:bCs w:val="0"/>
          <w:rtl/>
        </w:rPr>
        <w:t>אינו עדות</w:t>
      </w:r>
      <w:r w:rsidRPr="00C35A2C">
        <w:rPr>
          <w:rStyle w:val="afff1"/>
          <w:bCs w:val="0"/>
          <w:rtl/>
        </w:rPr>
        <w:t>.</w:t>
      </w:r>
      <w:bookmarkEnd w:id="1434"/>
      <w:bookmarkEnd w:id="1435"/>
    </w:p>
    <w:p w14:paraId="58ED74E3" w14:textId="410FA540" w:rsidR="00B433C9" w:rsidRPr="00C35A2C" w:rsidRDefault="003724D6" w:rsidP="00B55EDF">
      <w:pPr>
        <w:rPr>
          <w:rtl/>
        </w:rPr>
      </w:pPr>
      <w:r>
        <w:rPr>
          <w:rStyle w:val="affff5"/>
          <w:rFonts w:hint="cs"/>
          <w:rtl/>
        </w:rPr>
        <w:t xml:space="preserve">א. </w:t>
      </w:r>
      <w:r w:rsidR="00B433C9" w:rsidRPr="002020FA">
        <w:rPr>
          <w:rStyle w:val="affff5"/>
          <w:rFonts w:hint="cs"/>
          <w:rtl/>
        </w:rPr>
        <w:t>ש</w:t>
      </w:r>
      <w:r>
        <w:rPr>
          <w:rStyle w:val="affff5"/>
          <w:rFonts w:hint="cs"/>
          <w:rtl/>
        </w:rPr>
        <w:t>מואל ור"ל</w:t>
      </w:r>
      <w:r w:rsidR="00B433C9" w:rsidRPr="002020FA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ב</w:t>
      </w:r>
      <w:r w:rsidR="00B433C9" w:rsidRPr="00C35A2C">
        <w:rPr>
          <w:rFonts w:ascii="Fb Fontext" w:hAnsi="Fb Fontext"/>
          <w:sz w:val="32"/>
          <w:rtl/>
        </w:rPr>
        <w:t xml:space="preserve">נתכוין להתיר,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אבל נתכוין להעיד</w:t>
      </w:r>
      <w:r w:rsidR="00B433C9" w:rsidRPr="00C35A2C">
        <w:rPr>
          <w:rFonts w:ascii="Fb Fontext" w:hAnsi="Fb Fontext"/>
          <w:sz w:val="32"/>
          <w:rtl/>
        </w:rPr>
        <w:t xml:space="preserve"> עדותו עדות.</w:t>
      </w:r>
    </w:p>
    <w:p w14:paraId="28AA1783" w14:textId="18716B6B" w:rsidR="00B433C9" w:rsidRPr="00C35A2C" w:rsidRDefault="00B433C9" w:rsidP="00CA593F">
      <w:pPr>
        <w:pStyle w:val="affff7"/>
        <w:jc w:val="center"/>
        <w:rPr>
          <w:rtl/>
        </w:rPr>
      </w:pPr>
      <w:r w:rsidRPr="00C35A2C">
        <w:rPr>
          <w:rtl/>
        </w:rPr>
        <w:t>בא לב"</w:t>
      </w:r>
      <w:r w:rsidRPr="00C35A2C">
        <w:rPr>
          <w:rFonts w:hint="cs"/>
          <w:rtl/>
        </w:rPr>
        <w:t>ד</w:t>
      </w:r>
      <w:r w:rsidR="003724D6">
        <w:rPr>
          <w:rFonts w:hint="cs"/>
          <w:rtl/>
        </w:rPr>
        <w:t xml:space="preserve"> ואמר:</w:t>
      </w:r>
      <w:r w:rsidRPr="00C35A2C">
        <w:rPr>
          <w:rtl/>
        </w:rPr>
        <w:t xml:space="preserve"> </w:t>
      </w:r>
      <w:r w:rsidR="003724D6">
        <w:rPr>
          <w:rFonts w:hint="cs"/>
          <w:rtl/>
        </w:rPr>
        <w:t>'</w:t>
      </w:r>
      <w:r w:rsidRPr="00C35A2C">
        <w:rPr>
          <w:rtl/>
        </w:rPr>
        <w:t>איש פלוני מת השיאו אשתו</w:t>
      </w:r>
      <w:r w:rsidR="003724D6">
        <w:rPr>
          <w:rFonts w:hint="cs"/>
          <w:rtl/>
        </w:rPr>
        <w:t>'</w:t>
      </w:r>
      <w:r w:rsidRPr="00C35A2C">
        <w:rPr>
          <w:rtl/>
        </w:rPr>
        <w:t xml:space="preserve"> </w:t>
      </w:r>
      <w:r w:rsidR="003724D6">
        <w:rPr>
          <w:rFonts w:hint="cs"/>
          <w:rtl/>
        </w:rPr>
        <w:t>-</w:t>
      </w:r>
      <w:r w:rsidRPr="00C35A2C">
        <w:rPr>
          <w:rtl/>
        </w:rPr>
        <w:t xml:space="preserve"> להתיר, </w:t>
      </w:r>
      <w:r w:rsidR="003724D6">
        <w:rPr>
          <w:rFonts w:hint="cs"/>
          <w:rtl/>
        </w:rPr>
        <w:t>'</w:t>
      </w:r>
      <w:r w:rsidRPr="00C35A2C">
        <w:rPr>
          <w:rtl/>
        </w:rPr>
        <w:t>מת סתם</w:t>
      </w:r>
      <w:r w:rsidR="003724D6">
        <w:rPr>
          <w:rFonts w:hint="cs"/>
          <w:rtl/>
        </w:rPr>
        <w:t>'</w:t>
      </w:r>
      <w:r w:rsidRPr="00C35A2C">
        <w:rPr>
          <w:rtl/>
        </w:rPr>
        <w:t xml:space="preserve"> ל</w:t>
      </w:r>
      <w:r w:rsidR="003724D6">
        <w:rPr>
          <w:rFonts w:hint="cs"/>
          <w:rtl/>
        </w:rPr>
        <w:t>העיד</w:t>
      </w:r>
      <w:r w:rsidRPr="00C35A2C">
        <w:rPr>
          <w:rtl/>
        </w:rPr>
        <w:t>.</w:t>
      </w:r>
    </w:p>
    <w:p w14:paraId="22D61C1F" w14:textId="42A0454F" w:rsidR="003724D6" w:rsidRDefault="003724D6" w:rsidP="003724D6">
      <w:pPr>
        <w:rPr>
          <w:rStyle w:val="affff5"/>
          <w:rtl/>
        </w:rPr>
      </w:pPr>
      <w:r>
        <w:rPr>
          <w:rStyle w:val="affff5"/>
          <w:rFonts w:hint="cs"/>
          <w:rtl/>
        </w:rPr>
        <w:t xml:space="preserve">ב. </w:t>
      </w:r>
      <w:r w:rsidR="00B433C9" w:rsidRPr="002020FA">
        <w:rPr>
          <w:rStyle w:val="affff5"/>
          <w:rFonts w:hint="cs"/>
          <w:rtl/>
        </w:rPr>
        <w:t>רי</w:t>
      </w:r>
      <w:r>
        <w:rPr>
          <w:rStyle w:val="affff5"/>
          <w:rFonts w:hint="cs"/>
          <w:rtl/>
        </w:rPr>
        <w:t>"</w:t>
      </w:r>
      <w:r w:rsidR="00B433C9" w:rsidRPr="002020FA">
        <w:rPr>
          <w:rStyle w:val="affff5"/>
          <w:rFonts w:hint="cs"/>
          <w:rtl/>
        </w:rPr>
        <w:t>ו</w:t>
      </w:r>
      <w:r>
        <w:rPr>
          <w:rStyle w:val="affff5"/>
          <w:rFonts w:hint="cs"/>
          <w:rtl/>
        </w:rPr>
        <w:t xml:space="preserve"> לר"ל</w:t>
      </w:r>
      <w:r w:rsidR="00B433C9" w:rsidRPr="002020FA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CA593F">
        <w:rPr>
          <w:rStyle w:val="affff5"/>
          <w:rtl/>
        </w:rPr>
        <w:t>אושעיא ברבי</w:t>
      </w:r>
      <w:r w:rsidR="00B433C9" w:rsidRPr="00C35A2C">
        <w:rPr>
          <w:rFonts w:ascii="Fb Fontext" w:hAnsi="Fb Fontext"/>
          <w:sz w:val="32"/>
          <w:rtl/>
        </w:rPr>
        <w:t xml:space="preserve"> התר</w:t>
      </w:r>
      <w:r>
        <w:rPr>
          <w:rFonts w:ascii="Fb Fontext" w:hAnsi="Fb Fontext" w:hint="cs"/>
          <w:sz w:val="32"/>
          <w:rtl/>
        </w:rPr>
        <w:t>יס</w:t>
      </w:r>
      <w:r w:rsidR="00B433C9" w:rsidRPr="00C35A2C">
        <w:rPr>
          <w:rFonts w:ascii="Fb Fontext" w:hAnsi="Fb Fontext"/>
          <w:sz w:val="32"/>
          <w:rtl/>
        </w:rPr>
        <w:t xml:space="preserve"> עם </w:t>
      </w:r>
      <w:r>
        <w:rPr>
          <w:rFonts w:ascii="Fb Fontext" w:hAnsi="Fb Fontext" w:hint="cs"/>
          <w:sz w:val="32"/>
          <w:rtl/>
        </w:rPr>
        <w:t>ה</w:t>
      </w:r>
      <w:r w:rsidR="00B433C9" w:rsidRPr="00C35A2C">
        <w:rPr>
          <w:rFonts w:ascii="Fb Fontext" w:hAnsi="Fb Fontext"/>
          <w:sz w:val="32"/>
          <w:rtl/>
        </w:rPr>
        <w:t>זקנים</w:t>
      </w:r>
      <w:r w:rsidR="00B433C9" w:rsidRPr="00C35A2C">
        <w:rPr>
          <w:rFonts w:ascii="Fb Fontext" w:hAnsi="Fb Fontext"/>
          <w:rtl/>
        </w:rPr>
        <w:t xml:space="preserve"> </w:t>
      </w:r>
      <w:r w:rsidRPr="00CA593F">
        <w:rPr>
          <w:rStyle w:val="affff5"/>
          <w:rFonts w:hint="eastAsia"/>
          <w:rtl/>
        </w:rPr>
        <w:t>כדבריך</w:t>
      </w:r>
      <w:r w:rsidRPr="00CA593F">
        <w:rPr>
          <w:rStyle w:val="affff5"/>
          <w:rtl/>
        </w:rPr>
        <w:t xml:space="preserve">, </w:t>
      </w:r>
      <w:r w:rsidR="00B433C9" w:rsidRPr="00CA593F">
        <w:rPr>
          <w:rStyle w:val="affff5"/>
          <w:rtl/>
        </w:rPr>
        <w:t>ולא הודו לו</w:t>
      </w:r>
      <w:r>
        <w:rPr>
          <w:rStyle w:val="affff5"/>
          <w:rFonts w:hint="cs"/>
          <w:rtl/>
        </w:rPr>
        <w:t>!</w:t>
      </w:r>
    </w:p>
    <w:p w14:paraId="4646EFB4" w14:textId="73A92F64" w:rsidR="00A347CD" w:rsidRDefault="00A347CD" w:rsidP="00A347CD">
      <w:pPr>
        <w:rPr>
          <w:rFonts w:ascii="Fb Fontext" w:hAnsi="Fb Fontext"/>
          <w:rtl/>
        </w:rPr>
      </w:pPr>
      <w:r>
        <w:rPr>
          <w:rStyle w:val="affff5"/>
          <w:rtl/>
        </w:rPr>
        <w:tab/>
      </w:r>
      <w:r w:rsidR="00B433C9" w:rsidRPr="002020FA">
        <w:rPr>
          <w:rStyle w:val="affff5"/>
          <w:rtl/>
        </w:rPr>
        <w:t>אלא</w:t>
      </w:r>
      <w:r>
        <w:rPr>
          <w:rStyle w:val="affff5"/>
          <w:rFonts w:hint="cs"/>
          <w:rtl/>
        </w:rPr>
        <w:t xml:space="preserve"> משנתינו התירה:</w:t>
      </w:r>
      <w:r w:rsidR="00B433C9" w:rsidRPr="00C35A2C">
        <w:rPr>
          <w:rFonts w:ascii="Fb Fontext" w:hAnsi="Fb Fontext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רק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 במסיח לפי תומו</w:t>
      </w:r>
      <w:r w:rsidR="00B433C9" w:rsidRPr="00C35A2C">
        <w:rPr>
          <w:rFonts w:ascii="Fb Fontext" w:hAnsi="Fb Fontext"/>
          <w:rtl/>
        </w:rPr>
        <w:t>.</w:t>
      </w:r>
    </w:p>
    <w:p w14:paraId="0FF56A7E" w14:textId="15E49EB9" w:rsidR="00A347CD" w:rsidRDefault="00B433C9" w:rsidP="00A347CD">
      <w:pPr>
        <w:rPr>
          <w:rFonts w:ascii="Fb Fontext" w:hAnsi="Fb Fontext"/>
          <w:rtl/>
        </w:rPr>
      </w:pPr>
      <w:r w:rsidRPr="002020FA">
        <w:rPr>
          <w:rStyle w:val="affff5"/>
          <w:rFonts w:hint="cs"/>
          <w:rtl/>
        </w:rPr>
        <w:t>כ</w:t>
      </w:r>
      <w:r w:rsidR="00A347CD">
        <w:rPr>
          <w:rStyle w:val="affff5"/>
          <w:rFonts w:hint="cs"/>
          <w:rtl/>
        </w:rPr>
        <w:t>גוי</w:t>
      </w:r>
      <w:r w:rsidRPr="002020FA">
        <w:rPr>
          <w:rStyle w:val="affff5"/>
          <w:rFonts w:hint="cs"/>
          <w:rtl/>
        </w:rPr>
        <w:t xml:space="preserve"> שאמר</w:t>
      </w:r>
      <w:r w:rsidR="00A347CD">
        <w:rPr>
          <w:rStyle w:val="affff5"/>
          <w:rFonts w:hint="cs"/>
          <w:rtl/>
        </w:rPr>
        <w:t>:</w:t>
      </w:r>
      <w:r w:rsidRPr="002020FA">
        <w:rPr>
          <w:rStyle w:val="affff5"/>
          <w:rFonts w:hint="cs"/>
          <w:rtl/>
        </w:rPr>
        <w:t xml:space="preserve"> </w:t>
      </w:r>
      <w:r w:rsidRPr="00C35A2C">
        <w:rPr>
          <w:rFonts w:ascii="Fb Fontext" w:hAnsi="Fb Fontext" w:hint="cs"/>
          <w:rtl/>
        </w:rPr>
        <w:t xml:space="preserve">מי </w:t>
      </w:r>
      <w:r w:rsidR="00A347CD">
        <w:rPr>
          <w:rFonts w:ascii="Fb Fontext" w:hAnsi="Fb Fontext" w:hint="cs"/>
          <w:rtl/>
        </w:rPr>
        <w:t>מ</w:t>
      </w:r>
      <w:r w:rsidRPr="00C35A2C">
        <w:rPr>
          <w:rFonts w:ascii="Fb Fontext" w:hAnsi="Fb Fontext" w:hint="cs"/>
          <w:rtl/>
        </w:rPr>
        <w:t>בית חיואי</w:t>
      </w:r>
      <w:r w:rsidR="00A347CD">
        <w:rPr>
          <w:rFonts w:ascii="Fb Fontext" w:hAnsi="Fb Fontext" w:hint="cs"/>
          <w:rtl/>
        </w:rPr>
        <w:t>?</w:t>
      </w:r>
      <w:r w:rsidRPr="00C35A2C">
        <w:rPr>
          <w:rFonts w:ascii="Fb Fontext" w:hAnsi="Fb Fontext" w:hint="cs"/>
          <w:rtl/>
        </w:rPr>
        <w:t xml:space="preserve"> מת חיואי</w:t>
      </w:r>
      <w:r w:rsidR="00A347CD">
        <w:rPr>
          <w:rFonts w:ascii="Fb Fontext" w:hAnsi="Fb Fontext" w:hint="cs"/>
          <w:rtl/>
        </w:rPr>
        <w:t>!</w:t>
      </w:r>
      <w:r w:rsidRPr="00C35A2C">
        <w:rPr>
          <w:rFonts w:ascii="Fb Fontext" w:hAnsi="Fb Fontext" w:hint="cs"/>
          <w:rtl/>
        </w:rPr>
        <w:t xml:space="preserve"> </w:t>
      </w:r>
    </w:p>
    <w:p w14:paraId="35F262D5" w14:textId="63484770" w:rsidR="00A347CD" w:rsidRDefault="00A347CD" w:rsidP="00A347CD">
      <w:pPr>
        <w:rPr>
          <w:rFonts w:ascii="Fb Fontext" w:hAnsi="Fb Fontext"/>
          <w:rtl/>
        </w:rPr>
      </w:pPr>
      <w:r w:rsidRPr="00CA593F">
        <w:rPr>
          <w:rStyle w:val="affff5"/>
          <w:rFonts w:hint="eastAsia"/>
          <w:rtl/>
        </w:rPr>
        <w:t>וכן</w:t>
      </w:r>
      <w:r>
        <w:rPr>
          <w:rStyle w:val="affff5"/>
          <w:rFonts w:hint="cs"/>
          <w:rtl/>
        </w:rPr>
        <w:t>:</w:t>
      </w:r>
      <w:r w:rsidRPr="00CA593F">
        <w:rPr>
          <w:rStyle w:val="affff5"/>
          <w:rtl/>
        </w:rPr>
        <w:t xml:space="preserve"> </w:t>
      </w:r>
      <w:r w:rsidR="00B433C9" w:rsidRPr="00C35A2C">
        <w:rPr>
          <w:rFonts w:ascii="Fb Fontext" w:hAnsi="Fb Fontext" w:hint="cs"/>
          <w:rtl/>
        </w:rPr>
        <w:t>ווי</w:t>
      </w:r>
      <w:r w:rsidR="00B433C9" w:rsidRPr="00C35A2C">
        <w:rPr>
          <w:rFonts w:ascii="Fb Fontext" w:hAnsi="Fb Fontext"/>
          <w:rtl/>
        </w:rPr>
        <w:t xml:space="preserve"> לפרש זריז </w:t>
      </w:r>
      <w:r w:rsidR="00B433C9" w:rsidRPr="00C35A2C">
        <w:rPr>
          <w:rFonts w:ascii="Fb Fontext" w:hAnsi="Fb Fontext" w:hint="cs"/>
          <w:rtl/>
        </w:rPr>
        <w:t>מפומ</w:t>
      </w:r>
      <w:r w:rsidR="00B433C9" w:rsidRPr="00C35A2C">
        <w:rPr>
          <w:rFonts w:ascii="Fb Fontext" w:hAnsi="Fb Fontext"/>
          <w:rtl/>
        </w:rPr>
        <w:t xml:space="preserve">בדיתא </w:t>
      </w:r>
      <w:r w:rsidR="004749EE">
        <w:rPr>
          <w:rFonts w:ascii="Fb Fontext" w:hAnsi="Fb Fontext" w:hint="cs"/>
          <w:rtl/>
        </w:rPr>
        <w:t>שמת</w:t>
      </w:r>
      <w:r w:rsidR="00B433C9" w:rsidRPr="00C35A2C">
        <w:rPr>
          <w:rFonts w:ascii="Fb Fontext" w:hAnsi="Fb Fontext"/>
          <w:rtl/>
        </w:rPr>
        <w:t xml:space="preserve">! </w:t>
      </w:r>
      <w:r w:rsidR="00B433C9" w:rsidRPr="00CA593F">
        <w:rPr>
          <w:rStyle w:val="affff5"/>
          <w:rtl/>
        </w:rPr>
        <w:t>ו</w:t>
      </w:r>
      <w:r w:rsidR="00B433C9" w:rsidRPr="00CA593F">
        <w:rPr>
          <w:rStyle w:val="affff5"/>
          <w:rFonts w:hint="eastAsia"/>
          <w:rtl/>
        </w:rPr>
        <w:t>השיא</w:t>
      </w:r>
      <w:r w:rsidRPr="00CA593F">
        <w:rPr>
          <w:rStyle w:val="affff5"/>
          <w:rFonts w:hint="eastAsia"/>
          <w:rtl/>
        </w:rPr>
        <w:t>ו</w:t>
      </w:r>
      <w:r w:rsidR="00B433C9" w:rsidRPr="00CA593F">
        <w:rPr>
          <w:rStyle w:val="affff5"/>
          <w:rtl/>
        </w:rPr>
        <w:t xml:space="preserve"> </w:t>
      </w:r>
      <w:r w:rsidRPr="00CA593F">
        <w:rPr>
          <w:rStyle w:val="affff5"/>
          <w:rFonts w:hint="eastAsia"/>
          <w:rtl/>
        </w:rPr>
        <w:t>אמוראי</w:t>
      </w:r>
      <w:r w:rsidRPr="00CA593F">
        <w:rPr>
          <w:rStyle w:val="affff5"/>
          <w:rtl/>
        </w:rPr>
        <w:t xml:space="preserve"> </w:t>
      </w:r>
      <w:r w:rsidRPr="00CA593F">
        <w:rPr>
          <w:rStyle w:val="affff5"/>
          <w:rFonts w:hint="eastAsia"/>
          <w:rtl/>
        </w:rPr>
        <w:t>נשותיהם</w:t>
      </w:r>
      <w:r>
        <w:rPr>
          <w:rFonts w:ascii="Fb Fontext" w:hAnsi="Fb Fontext" w:hint="cs"/>
          <w:rtl/>
        </w:rPr>
        <w:t>.</w:t>
      </w:r>
    </w:p>
    <w:p w14:paraId="086C2498" w14:textId="4DEC376C" w:rsidR="00953BAB" w:rsidRDefault="00A347CD" w:rsidP="00953BAB">
      <w:pPr>
        <w:rPr>
          <w:rFonts w:ascii="Fb Fontext" w:hAnsi="Fb Fontext"/>
          <w:rtl/>
        </w:rPr>
      </w:pPr>
      <w:r w:rsidRPr="00CA593F">
        <w:rPr>
          <w:rStyle w:val="affff5"/>
          <w:rFonts w:hint="eastAsia"/>
          <w:rtl/>
        </w:rPr>
        <w:t>גוי</w:t>
      </w:r>
      <w:r w:rsidRPr="00CA593F">
        <w:rPr>
          <w:rStyle w:val="affff5"/>
          <w:rtl/>
        </w:rPr>
        <w:t>:</w:t>
      </w:r>
      <w:r w:rsidR="004749EE">
        <w:rPr>
          <w:rFonts w:ascii="Fb Fontext" w:hAnsi="Fb Fontext" w:hint="cs"/>
          <w:rtl/>
        </w:rPr>
        <w:t xml:space="preserve"> מי </w:t>
      </w:r>
      <w:r w:rsidR="00953BAB">
        <w:rPr>
          <w:rFonts w:ascii="Fb Fontext" w:hAnsi="Fb Fontext" w:hint="cs"/>
          <w:rtl/>
        </w:rPr>
        <w:t>מ</w:t>
      </w:r>
      <w:r w:rsidR="004749EE">
        <w:rPr>
          <w:rFonts w:ascii="Fb Fontext" w:hAnsi="Fb Fontext" w:hint="cs"/>
          <w:rtl/>
        </w:rPr>
        <w:t>בית חסא</w:t>
      </w:r>
      <w:r w:rsidR="00953BAB">
        <w:rPr>
          <w:rFonts w:ascii="Fb Fontext" w:hAnsi="Fb Fontext" w:hint="cs"/>
          <w:rtl/>
        </w:rPr>
        <w:t>?</w:t>
      </w:r>
      <w:r w:rsidR="004749EE">
        <w:rPr>
          <w:rFonts w:ascii="Fb Fontext" w:hAnsi="Fb Fontext" w:hint="cs"/>
          <w:rtl/>
        </w:rPr>
        <w:t xml:space="preserve"> טבע</w:t>
      </w:r>
      <w:r w:rsidR="00953BAB">
        <w:rPr>
          <w:rFonts w:ascii="Fb Fontext" w:hAnsi="Fb Fontext" w:hint="cs"/>
          <w:rtl/>
        </w:rPr>
        <w:t xml:space="preserve"> חסא!</w:t>
      </w:r>
      <w:r w:rsidR="00B433C9" w:rsidRPr="00C35A2C">
        <w:rPr>
          <w:rFonts w:ascii="Fb Fontext" w:hAnsi="Fb Fontext" w:hint="cs"/>
          <w:rtl/>
        </w:rPr>
        <w:t xml:space="preserve"> </w:t>
      </w:r>
      <w:r w:rsidR="00953BAB">
        <w:rPr>
          <w:rStyle w:val="affff5"/>
          <w:rFonts w:hint="cs"/>
          <w:rtl/>
        </w:rPr>
        <w:t xml:space="preserve">א. </w:t>
      </w:r>
      <w:r w:rsidR="00B433C9" w:rsidRPr="004749EE">
        <w:rPr>
          <w:rStyle w:val="affff5"/>
          <w:rFonts w:hint="cs"/>
          <w:rtl/>
        </w:rPr>
        <w:t>ר</w:t>
      </w:r>
      <w:r w:rsidR="00953BAB">
        <w:rPr>
          <w:rStyle w:val="affff5"/>
          <w:rFonts w:hint="cs"/>
          <w:rtl/>
        </w:rPr>
        <w:t>"</w:t>
      </w:r>
      <w:r w:rsidR="00B433C9" w:rsidRPr="004749EE">
        <w:rPr>
          <w:rStyle w:val="affff5"/>
          <w:rFonts w:hint="cs"/>
          <w:rtl/>
        </w:rPr>
        <w:t>נ</w:t>
      </w:r>
      <w:r w:rsidR="00953BAB" w:rsidRPr="00CA593F">
        <w:rPr>
          <w:rStyle w:val="affff5"/>
          <w:rtl/>
        </w:rPr>
        <w:t xml:space="preserve"> נשבע</w:t>
      </w:r>
      <w:r w:rsidR="00953BAB">
        <w:rPr>
          <w:rFonts w:ascii="Fb Fontext" w:hAnsi="Fb Fontext" w:hint="cs"/>
          <w:rtl/>
        </w:rPr>
        <w:t>:</w:t>
      </w:r>
      <w:r w:rsidR="00B433C9" w:rsidRPr="00C35A2C">
        <w:rPr>
          <w:rFonts w:ascii="Fb Fontext" w:hAnsi="Fb Fontext" w:hint="cs"/>
          <w:rtl/>
        </w:rPr>
        <w:t xml:space="preserve"> </w:t>
      </w:r>
      <w:r w:rsidR="00953BAB"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/>
          <w:rtl/>
        </w:rPr>
        <w:t>אכלו</w:t>
      </w:r>
      <w:r w:rsidR="00953BAB">
        <w:rPr>
          <w:rFonts w:ascii="Fb Fontext" w:hAnsi="Fb Fontext" w:hint="cs"/>
          <w:rtl/>
        </w:rPr>
        <w:t>הו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C35A2C">
        <w:rPr>
          <w:rFonts w:ascii="Fb Fontext" w:hAnsi="Fb Fontext" w:hint="cs"/>
          <w:rtl/>
        </w:rPr>
        <w:t>דגים</w:t>
      </w:r>
      <w:r w:rsidR="00953BAB">
        <w:rPr>
          <w:rFonts w:ascii="Fb Fontext" w:hAnsi="Fb Fontext" w:hint="cs"/>
          <w:rtl/>
        </w:rPr>
        <w:t>',</w:t>
      </w:r>
    </w:p>
    <w:p w14:paraId="721CB880" w14:textId="48ACCE1B" w:rsidR="00953BAB" w:rsidRDefault="00953BAB" w:rsidP="00CA593F">
      <w:pPr>
        <w:rPr>
          <w:rFonts w:ascii="Fb Fontext" w:hAnsi="Fb Fontext"/>
          <w:rtl/>
        </w:rPr>
      </w:pPr>
      <w:r w:rsidRPr="00CA593F">
        <w:rPr>
          <w:rFonts w:hint="eastAsia"/>
          <w:rtl/>
        </w:rPr>
        <w:t>טעתה</w:t>
      </w:r>
      <w:r w:rsidRPr="00CA593F">
        <w:rPr>
          <w:b/>
          <w:rtl/>
        </w:rPr>
        <w:t xml:space="preserve"> </w:t>
      </w:r>
      <w:r w:rsidR="00B433C9" w:rsidRPr="00C35A2C">
        <w:rPr>
          <w:rFonts w:ascii="Fb Fontext" w:hAnsi="Fb Fontext" w:hint="cs"/>
          <w:rtl/>
        </w:rPr>
        <w:t>אשתו ונישאה</w:t>
      </w:r>
      <w:r>
        <w:rPr>
          <w:rFonts w:ascii="Fb Fontext" w:hAnsi="Fb Fontext" w:hint="cs"/>
          <w:rtl/>
        </w:rPr>
        <w:t>,</w:t>
      </w:r>
      <w:r w:rsidR="00B433C9" w:rsidRPr="00C35A2C">
        <w:rPr>
          <w:rFonts w:ascii="Fb Fontext" w:hAnsi="Fb Fontext" w:hint="cs"/>
          <w:rtl/>
        </w:rPr>
        <w:t xml:space="preserve"> ולא </w:t>
      </w:r>
      <w:r>
        <w:rPr>
          <w:rFonts w:ascii="Fb Fontext" w:hAnsi="Fb Fontext" w:hint="cs"/>
          <w:rtl/>
        </w:rPr>
        <w:t>מיחו בה -</w:t>
      </w:r>
    </w:p>
    <w:p w14:paraId="2758E7A3" w14:textId="2AAF1576" w:rsidR="00B433C9" w:rsidRDefault="00953BAB" w:rsidP="00953BAB">
      <w:pPr>
        <w:rPr>
          <w:rFonts w:ascii="Fb Fontext" w:hAnsi="Fb Fontext"/>
          <w:sz w:val="32"/>
          <w:rtl/>
        </w:rPr>
      </w:pPr>
      <w:r w:rsidRPr="00CA593F">
        <w:rPr>
          <w:rFonts w:ascii="Fb Fontext" w:hAnsi="Fb Fontext" w:hint="eastAsia"/>
          <w:b/>
          <w:sz w:val="32"/>
          <w:rtl/>
        </w:rPr>
        <w:t>ש</w:t>
      </w:r>
      <w:r w:rsidR="00B433C9" w:rsidRPr="00CA593F">
        <w:rPr>
          <w:rFonts w:ascii="Fb Fontext" w:hAnsi="Fb Fontext"/>
          <w:b/>
          <w:sz w:val="32"/>
          <w:rtl/>
        </w:rPr>
        <w:t xml:space="preserve">מים שאין להם סוף </w:t>
      </w:r>
      <w:r w:rsidRPr="00CA593F">
        <w:rPr>
          <w:rFonts w:ascii="Fb Fontext" w:hAnsi="Fb Fontext" w:hint="eastAsia"/>
          <w:b/>
          <w:sz w:val="32"/>
          <w:rtl/>
        </w:rPr>
        <w:t>ש</w:t>
      </w:r>
      <w:r w:rsidR="00B433C9" w:rsidRPr="00CA593F">
        <w:rPr>
          <w:rFonts w:ascii="Fb Fontext" w:hAnsi="Fb Fontext"/>
          <w:b/>
          <w:sz w:val="32"/>
          <w:rtl/>
        </w:rPr>
        <w:t>אס</w:t>
      </w:r>
      <w:r w:rsidR="00B433C9" w:rsidRPr="00C35A2C">
        <w:rPr>
          <w:rFonts w:ascii="Fb Fontext" w:hAnsi="Fb Fontext"/>
          <w:sz w:val="32"/>
          <w:rtl/>
        </w:rPr>
        <w:t>ורה</w:t>
      </w:r>
      <w:r>
        <w:rPr>
          <w:rFonts w:ascii="Fb Fontext" w:hAnsi="Fb Fontext" w:hint="cs"/>
          <w:sz w:val="32"/>
          <w:rtl/>
        </w:rPr>
        <w:t xml:space="preserve"> -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ב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דיעבד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לא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מוציאים</w:t>
      </w:r>
      <w:r w:rsidRPr="00CA593F">
        <w:rPr>
          <w:rStyle w:val="affff8"/>
          <w:rtl/>
        </w:rPr>
        <w:t xml:space="preserve"> רק דרבנן.</w:t>
      </w:r>
    </w:p>
    <w:p w14:paraId="18BB1236" w14:textId="2DD62851" w:rsidR="00B433C9" w:rsidRDefault="00953BAB" w:rsidP="00B55EDF">
      <w:pPr>
        <w:rPr>
          <w:rFonts w:ascii="Fb Fontext" w:hAnsi="Fb Fontext"/>
          <w:sz w:val="32"/>
          <w:rtl/>
        </w:rPr>
      </w:pPr>
      <w:r>
        <w:rPr>
          <w:rStyle w:val="affff5"/>
          <w:rFonts w:hint="cs"/>
          <w:rtl/>
        </w:rPr>
        <w:lastRenderedPageBreak/>
        <w:t xml:space="preserve">ב. </w:t>
      </w:r>
      <w:r w:rsidR="00B433C9" w:rsidRPr="002020FA">
        <w:rPr>
          <w:rStyle w:val="affff5"/>
          <w:rFonts w:hint="cs"/>
          <w:rtl/>
        </w:rPr>
        <w:t>א</w:t>
      </w:r>
      <w:r w:rsidR="00B433C9" w:rsidRPr="002020FA">
        <w:rPr>
          <w:rStyle w:val="affff5"/>
          <w:rtl/>
        </w:rPr>
        <w:t>"</w:t>
      </w:r>
      <w:r w:rsidR="00B433C9" w:rsidRPr="002020FA">
        <w:rPr>
          <w:rStyle w:val="affff5"/>
          <w:rFonts w:hint="cs"/>
          <w:rtl/>
        </w:rPr>
        <w:t>ד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="00B433C9" w:rsidRPr="00CA593F">
        <w:rPr>
          <w:rStyle w:val="affff5"/>
          <w:rFonts w:hint="eastAsia"/>
          <w:rtl/>
        </w:rPr>
        <w:t>ר</w:t>
      </w:r>
      <w:r w:rsidR="00B433C9" w:rsidRPr="00CA593F">
        <w:rPr>
          <w:rStyle w:val="affff5"/>
          <w:rtl/>
        </w:rPr>
        <w:t>"</w:t>
      </w:r>
      <w:r w:rsidR="00B433C9" w:rsidRPr="00CA593F">
        <w:rPr>
          <w:rStyle w:val="affff5"/>
          <w:rFonts w:hint="eastAsia"/>
          <w:rtl/>
        </w:rPr>
        <w:t>נ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התיר </w:t>
      </w:r>
      <w:r w:rsidR="00B433C9" w:rsidRPr="00C35A2C">
        <w:rPr>
          <w:rFonts w:ascii="Fb Fontext" w:hAnsi="Fb Fontext" w:hint="cs"/>
          <w:sz w:val="32"/>
          <w:rtl/>
        </w:rPr>
        <w:t>אשתו</w:t>
      </w:r>
      <w:r>
        <w:rPr>
          <w:rFonts w:ascii="Fb Fontext" w:hAnsi="Fb Fontext" w:hint="cs"/>
          <w:sz w:val="32"/>
          <w:rtl/>
        </w:rPr>
        <w:t xml:space="preserve"> -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ד</w:t>
      </w:r>
      <w:r w:rsidR="00B433C9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חסא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4749EE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אדם</w:t>
      </w:r>
      <w:r w:rsidR="004749EE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="004749EE"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גדול</w:t>
      </w:r>
      <w:r>
        <w:rPr>
          <w:rFonts w:ascii="Fb Fontext" w:hAnsi="Fb Fontext" w:hint="cs"/>
          <w:sz w:val="32"/>
          <w:rtl/>
        </w:rPr>
        <w:t>,</w:t>
      </w:r>
      <w:r w:rsidR="004749EE">
        <w:rPr>
          <w:rFonts w:ascii="Fb Fontext" w:hAnsi="Fb Fontext" w:hint="cs"/>
          <w:sz w:val="32"/>
          <w:rtl/>
        </w:rPr>
        <w:t xml:space="preserve"> ואם </w:t>
      </w:r>
      <w:r>
        <w:rPr>
          <w:rFonts w:ascii="Fb Fontext" w:hAnsi="Fb Fontext" w:hint="cs"/>
          <w:sz w:val="32"/>
          <w:rtl/>
        </w:rPr>
        <w:t>ניצל</w:t>
      </w:r>
      <w:r w:rsidR="004749EE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היה</w:t>
      </w:r>
      <w:r w:rsidR="004749EE">
        <w:rPr>
          <w:rFonts w:ascii="Fb Fontext" w:hAnsi="Fb Fontext" w:hint="cs"/>
          <w:sz w:val="32"/>
          <w:rtl/>
        </w:rPr>
        <w:t xml:space="preserve"> </w:t>
      </w:r>
      <w:r w:rsidR="00B433C9" w:rsidRPr="00C35A2C">
        <w:rPr>
          <w:rFonts w:ascii="Fb Fontext" w:hAnsi="Fb Fontext" w:hint="cs"/>
          <w:sz w:val="32"/>
          <w:rtl/>
        </w:rPr>
        <w:t>קול</w:t>
      </w:r>
      <w:r>
        <w:rPr>
          <w:rFonts w:ascii="Fb Fontext" w:hAnsi="Fb Fontext" w:hint="cs"/>
          <w:sz w:val="32"/>
          <w:rtl/>
        </w:rPr>
        <w:t>.</w:t>
      </w:r>
    </w:p>
    <w:p w14:paraId="5BB66BB8" w14:textId="07B8575E" w:rsidR="00B433C9" w:rsidRPr="00C35A2C" w:rsidRDefault="00953BAB" w:rsidP="00B55EDF">
      <w:pPr>
        <w:rPr>
          <w:rFonts w:ascii="Fb Fontext" w:hAnsi="Fb Fontext" w:cs="Guttman Vilna"/>
          <w:b/>
          <w:bCs/>
          <w:sz w:val="32"/>
          <w:rtl/>
        </w:rPr>
      </w:pPr>
      <w:r>
        <w:rPr>
          <w:rStyle w:val="affff5"/>
          <w:rFonts w:hint="cs"/>
          <w:rtl/>
        </w:rPr>
        <w:t>אבל להלכה:</w:t>
      </w:r>
      <w:r w:rsidR="00B433C9" w:rsidRPr="002020FA">
        <w:rPr>
          <w:rStyle w:val="affff5"/>
          <w:rFonts w:hint="cs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בין </w:t>
      </w:r>
      <w:r w:rsidR="004749EE">
        <w:rPr>
          <w:rFonts w:ascii="Fb Fontext" w:hAnsi="Fb Fontext" w:hint="cs"/>
          <w:sz w:val="32"/>
          <w:rtl/>
        </w:rPr>
        <w:t xml:space="preserve">אדם גדול </w:t>
      </w:r>
      <w:r>
        <w:rPr>
          <w:rFonts w:ascii="Fb Fontext" w:hAnsi="Fb Fontext" w:hint="cs"/>
          <w:sz w:val="32"/>
          <w:rtl/>
        </w:rPr>
        <w:t>שלא</w:t>
      </w:r>
      <w:r w:rsidR="004749EE">
        <w:rPr>
          <w:rFonts w:ascii="Fb Fontext" w:hAnsi="Fb Fontext" w:hint="cs"/>
          <w:sz w:val="32"/>
          <w:rtl/>
        </w:rPr>
        <w:t>,</w:t>
      </w:r>
      <w:r w:rsidR="004749EE"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רק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ב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דיעבד</w:t>
      </w:r>
      <w:r w:rsidR="00B433C9" w:rsidRPr="00C35A2C">
        <w:rPr>
          <w:rFonts w:ascii="Fb Fontext" w:hAnsi="Fb Fontext"/>
          <w:sz w:val="32"/>
          <w:rtl/>
        </w:rPr>
        <w:t>.</w:t>
      </w:r>
    </w:p>
    <w:p w14:paraId="6A179051" w14:textId="65189795" w:rsidR="00953BAB" w:rsidRDefault="00953BAB" w:rsidP="00615A60">
      <w:pPr>
        <w:pStyle w:val="affff2"/>
        <w:rPr>
          <w:rtl/>
        </w:rPr>
      </w:pPr>
      <w:bookmarkStart w:id="1436" w:name="_Toc119173284"/>
      <w:bookmarkStart w:id="1437" w:name="_Toc119230381"/>
      <w:r>
        <w:rPr>
          <w:rFonts w:hint="cs"/>
          <w:rtl/>
        </w:rPr>
        <w:t>מקרים שהגוי מגזים אף ש'מסיח לפי תומו'</w:t>
      </w:r>
      <w:bookmarkEnd w:id="1436"/>
      <w:bookmarkEnd w:id="1437"/>
    </w:p>
    <w:p w14:paraId="4BE9BEE8" w14:textId="3C1CB7F1" w:rsidR="00953BAB" w:rsidRDefault="00953BAB" w:rsidP="00953BAB">
      <w:pPr>
        <w:rPr>
          <w:rStyle w:val="affff5"/>
          <w:spacing w:val="-4"/>
          <w:rtl/>
        </w:rPr>
      </w:pPr>
      <w:r w:rsidRPr="00CA593F">
        <w:rPr>
          <w:rStyle w:val="affff5"/>
          <w:rFonts w:hint="eastAsia"/>
          <w:rtl/>
        </w:rPr>
        <w:t>גוי</w:t>
      </w:r>
      <w:r w:rsidR="00B433C9" w:rsidRPr="00CA593F">
        <w:rPr>
          <w:rStyle w:val="affff5"/>
          <w:rtl/>
        </w:rPr>
        <w:t xml:space="preserve"> </w:t>
      </w:r>
      <w:r w:rsidR="00B433C9" w:rsidRPr="00CA593F">
        <w:rPr>
          <w:rStyle w:val="affff5"/>
          <w:rFonts w:hint="eastAsia"/>
          <w:rtl/>
        </w:rPr>
        <w:t>לישראל</w:t>
      </w:r>
      <w:r>
        <w:rPr>
          <w:rStyle w:val="affff5"/>
          <w:rFonts w:hint="cs"/>
          <w:rtl/>
        </w:rPr>
        <w:t>:</w:t>
      </w:r>
      <w:r w:rsidR="00B433C9" w:rsidRPr="00C35A2C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קצור שחת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 w:rsidR="00B433C9" w:rsidRPr="00C35A2C">
        <w:rPr>
          <w:rFonts w:ascii="Fb Fontext" w:hAnsi="Fb Fontext" w:hint="cs"/>
          <w:sz w:val="32"/>
          <w:rtl/>
        </w:rPr>
        <w:t>בשבת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 w:hint="cs"/>
          <w:sz w:val="32"/>
          <w:rtl/>
        </w:rPr>
        <w:t xml:space="preserve"> א</w:t>
      </w:r>
      <w:r>
        <w:rPr>
          <w:rFonts w:ascii="Fb Fontext" w:hAnsi="Fb Fontext" w:hint="cs"/>
          <w:sz w:val="32"/>
          <w:rtl/>
        </w:rPr>
        <w:t>ם</w:t>
      </w:r>
      <w:r w:rsidR="00B433C9" w:rsidRPr="00C35A2C">
        <w:rPr>
          <w:rFonts w:ascii="Fb Fontext" w:hAnsi="Fb Fontext" w:hint="cs"/>
          <w:sz w:val="32"/>
          <w:rtl/>
        </w:rPr>
        <w:t xml:space="preserve"> לא אהר</w:t>
      </w:r>
      <w:r>
        <w:rPr>
          <w:rFonts w:ascii="Fb Fontext" w:hAnsi="Fb Fontext" w:hint="cs"/>
          <w:sz w:val="32"/>
          <w:rtl/>
        </w:rPr>
        <w:t>ו</w:t>
      </w:r>
      <w:r w:rsidR="00B433C9" w:rsidRPr="00C35A2C">
        <w:rPr>
          <w:rFonts w:ascii="Fb Fontext" w:hAnsi="Fb Fontext" w:hint="cs"/>
          <w:sz w:val="32"/>
          <w:rtl/>
        </w:rPr>
        <w:t>ג</w:t>
      </w:r>
      <w:r>
        <w:rPr>
          <w:rFonts w:ascii="Fb Fontext" w:hAnsi="Fb Fontext" w:hint="cs"/>
          <w:sz w:val="32"/>
          <w:rtl/>
        </w:rPr>
        <w:t xml:space="preserve"> אות</w:t>
      </w:r>
      <w:r w:rsidR="00B433C9" w:rsidRPr="00C35A2C">
        <w:rPr>
          <w:rFonts w:ascii="Fb Fontext" w:hAnsi="Fb Fontext" w:hint="cs"/>
          <w:sz w:val="32"/>
          <w:rtl/>
        </w:rPr>
        <w:t xml:space="preserve">ך </w:t>
      </w:r>
      <w:r>
        <w:rPr>
          <w:rFonts w:ascii="Fb Fontext" w:hAnsi="Fb Fontext" w:hint="cs"/>
          <w:sz w:val="32"/>
          <w:rtl/>
        </w:rPr>
        <w:t>כ</w:t>
      </w:r>
      <w:r w:rsidR="00B433C9" w:rsidRPr="00C35A2C">
        <w:rPr>
          <w:rFonts w:ascii="Fb Fontext" w:hAnsi="Fb Fontext" w:hint="cs"/>
          <w:sz w:val="32"/>
          <w:rtl/>
        </w:rPr>
        <w:t>פלוני שלא ב</w:t>
      </w:r>
      <w:r>
        <w:rPr>
          <w:rFonts w:ascii="Fb Fontext" w:hAnsi="Fb Fontext" w:hint="cs"/>
          <w:sz w:val="32"/>
          <w:rtl/>
        </w:rPr>
        <w:t>י</w:t>
      </w:r>
      <w:r w:rsidR="00B433C9" w:rsidRPr="00C35A2C">
        <w:rPr>
          <w:rFonts w:ascii="Fb Fontext" w:hAnsi="Fb Fontext" w:hint="cs"/>
          <w:sz w:val="32"/>
          <w:rtl/>
        </w:rPr>
        <w:t>של לי קדירה בשבת</w:t>
      </w:r>
      <w:r>
        <w:rPr>
          <w:rFonts w:ascii="Fb Fontext" w:hAnsi="Fb Fontext" w:hint="cs"/>
          <w:sz w:val="32"/>
          <w:rtl/>
        </w:rPr>
        <w:t>,</w:t>
      </w:r>
      <w:r w:rsidR="00B433C9" w:rsidRPr="00C35A2C">
        <w:rPr>
          <w:rFonts w:ascii="Fb Fontext" w:hAnsi="Fb Fontext" w:hint="cs"/>
          <w:sz w:val="32"/>
          <w:rtl/>
        </w:rPr>
        <w:t xml:space="preserve"> שמעה אשתו</w:t>
      </w:r>
      <w:r>
        <w:rPr>
          <w:rStyle w:val="affff5"/>
          <w:rFonts w:hint="cs"/>
          <w:spacing w:val="-4"/>
          <w:rtl/>
        </w:rPr>
        <w:t xml:space="preserve"> </w:t>
      </w:r>
      <w:r w:rsidR="00B433C9" w:rsidRPr="005C5E95">
        <w:rPr>
          <w:rStyle w:val="affff5"/>
          <w:rFonts w:hint="cs"/>
          <w:spacing w:val="-4"/>
          <w:rtl/>
        </w:rPr>
        <w:t>ושאלה</w:t>
      </w:r>
      <w:r>
        <w:rPr>
          <w:rStyle w:val="affff5"/>
          <w:rFonts w:hint="cs"/>
          <w:spacing w:val="-4"/>
          <w:rtl/>
        </w:rPr>
        <w:t xml:space="preserve"> </w:t>
      </w:r>
      <w:r w:rsidRPr="00CA593F">
        <w:rPr>
          <w:rFonts w:hint="eastAsia"/>
          <w:rtl/>
        </w:rPr>
        <w:t>אם</w:t>
      </w:r>
      <w:r w:rsidRPr="00CA593F">
        <w:rPr>
          <w:rtl/>
        </w:rPr>
        <w:t xml:space="preserve"> </w:t>
      </w:r>
      <w:r w:rsidRPr="00CA593F">
        <w:rPr>
          <w:rFonts w:hint="eastAsia"/>
          <w:rtl/>
        </w:rPr>
        <w:t>מותרת</w:t>
      </w:r>
      <w:r w:rsidRPr="00CA593F">
        <w:rPr>
          <w:rtl/>
        </w:rPr>
        <w:t xml:space="preserve"> </w:t>
      </w:r>
      <w:r w:rsidRPr="00CA593F">
        <w:rPr>
          <w:rFonts w:hint="eastAsia"/>
          <w:rtl/>
        </w:rPr>
        <w:t>לינשא</w:t>
      </w:r>
      <w:r>
        <w:rPr>
          <w:rStyle w:val="affff5"/>
          <w:rFonts w:hint="cs"/>
          <w:spacing w:val="-4"/>
          <w:rtl/>
        </w:rPr>
        <w:t>,</w:t>
      </w:r>
    </w:p>
    <w:p w14:paraId="3A06424E" w14:textId="72AEF510" w:rsidR="00B433C9" w:rsidRPr="00C35A2C" w:rsidRDefault="00953BAB" w:rsidP="00953BAB">
      <w:pPr>
        <w:rPr>
          <w:rFonts w:ascii="Fb Fontext" w:hAnsi="Fb Fontext" w:cs="Guttman Vilna"/>
          <w:b/>
          <w:bCs/>
          <w:rtl/>
        </w:rPr>
      </w:pPr>
      <w:r>
        <w:rPr>
          <w:rStyle w:val="affff5"/>
          <w:rFonts w:hint="cs"/>
          <w:rtl/>
        </w:rPr>
        <w:t>עד שפשט ר' יוס</w:t>
      </w:r>
      <w:r w:rsidRPr="00953BAB">
        <w:rPr>
          <w:rStyle w:val="affff5"/>
          <w:rFonts w:hint="cs"/>
          <w:rtl/>
        </w:rPr>
        <w:t>ף</w:t>
      </w:r>
      <w:r w:rsidR="00B433C9" w:rsidRPr="00953BAB">
        <w:rPr>
          <w:rStyle w:val="affff5"/>
          <w:rFonts w:hint="cs"/>
          <w:rtl/>
        </w:rPr>
        <w:t xml:space="preserve"> </w:t>
      </w:r>
      <w:r w:rsidR="00B433C9" w:rsidRPr="00CA593F">
        <w:rPr>
          <w:rStyle w:val="affff5"/>
          <w:rFonts w:hint="eastAsia"/>
          <w:rtl/>
        </w:rPr>
        <w:t>מ</w:t>
      </w:r>
      <w:r w:rsidRPr="00CA593F">
        <w:rPr>
          <w:rStyle w:val="affff5"/>
          <w:rFonts w:hint="eastAsia"/>
          <w:rtl/>
        </w:rPr>
        <w:t>דתניא</w:t>
      </w:r>
      <w:r w:rsidRPr="00CA593F">
        <w:rPr>
          <w:rStyle w:val="affff5"/>
          <w:rtl/>
        </w:rPr>
        <w:t>:</w:t>
      </w:r>
      <w:r w:rsidR="00B433C9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גוי</w:t>
      </w:r>
      <w:r w:rsidR="00B433C9" w:rsidRPr="00C35A2C"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/>
          <w:rtl/>
        </w:rPr>
        <w:t xml:space="preserve">שמכר פירות ואמר פירות הללו 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/>
          <w:rtl/>
        </w:rPr>
        <w:t>ערלה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'</w:t>
      </w:r>
      <w:r w:rsidR="00B433C9" w:rsidRPr="00C35A2C">
        <w:rPr>
          <w:rFonts w:ascii="Fb Fontext" w:hAnsi="Fb Fontext"/>
          <w:rtl/>
        </w:rPr>
        <w:t>עזיקה</w:t>
      </w:r>
      <w:r>
        <w:rPr>
          <w:rFonts w:ascii="Fb Fontext" w:hAnsi="Fb Fontext" w:hint="cs"/>
          <w:rtl/>
        </w:rPr>
        <w:t>'..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אין נאמן </w:t>
      </w:r>
      <w:r w:rsidRPr="00CA593F">
        <w:rPr>
          <w:rStyle w:val="affff8"/>
          <w:rFonts w:hint="eastAsia"/>
          <w:rtl/>
        </w:rPr>
        <w:t>לאסור</w:t>
      </w:r>
      <w:r w:rsidR="00B433C9" w:rsidRPr="00CA593F">
        <w:rPr>
          <w:rStyle w:val="affff8"/>
          <w:rtl/>
        </w:rPr>
        <w:t xml:space="preserve">,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ד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להשביח מקחו</w:t>
      </w:r>
      <w:r>
        <w:rPr>
          <w:rFonts w:ascii="Fb Fontext" w:hAnsi="Fb Fontext" w:hint="cs"/>
          <w:rtl/>
        </w:rPr>
        <w:t xml:space="preserve">, </w:t>
      </w:r>
      <w:r w:rsidRPr="00CA593F">
        <w:rPr>
          <w:rStyle w:val="affff8"/>
          <w:rFonts w:hint="eastAsia"/>
          <w:rtl/>
        </w:rPr>
        <w:t>וכן</w:t>
      </w:r>
      <w:r w:rsidRPr="00CA593F">
        <w:rPr>
          <w:rStyle w:val="affff8"/>
          <w:rtl/>
        </w:rPr>
        <w:t xml:space="preserve"> כאן </w:t>
      </w:r>
      <w:r w:rsidRPr="00A07384">
        <w:rPr>
          <w:rStyle w:val="affff8"/>
          <w:rFonts w:cs="PFT_Frank" w:hint="eastAsia"/>
          <w:b/>
          <w:bCs/>
          <w:szCs w:val="10"/>
          <w:rtl/>
        </w:rPr>
        <w:t>לאיים</w:t>
      </w:r>
      <w:r w:rsidR="00B433C9" w:rsidRPr="00CA593F">
        <w:rPr>
          <w:rStyle w:val="affff8"/>
          <w:rtl/>
        </w:rPr>
        <w:t>.</w:t>
      </w:r>
      <w:r w:rsidR="00B433C9" w:rsidRPr="00C35A2C">
        <w:rPr>
          <w:rFonts w:ascii="Fb Fontext" w:hAnsi="Fb Fontext" w:hint="cs"/>
          <w:rtl/>
        </w:rPr>
        <w:t xml:space="preserve"> </w:t>
      </w:r>
    </w:p>
    <w:p w14:paraId="1D2A8F1B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Fonts w:hint="cs"/>
          <w:rtl/>
        </w:rPr>
        <w:t>קכב.</w:t>
      </w:r>
    </w:p>
    <w:p w14:paraId="76ED0A86" w14:textId="079EF307" w:rsidR="00953BAB" w:rsidRDefault="00953BAB" w:rsidP="00615A60">
      <w:pPr>
        <w:pStyle w:val="affff2"/>
        <w:rPr>
          <w:rtl/>
        </w:rPr>
      </w:pPr>
      <w:bookmarkStart w:id="1438" w:name="_Toc119173285"/>
      <w:bookmarkStart w:id="1439" w:name="_Toc119230382"/>
      <w:r>
        <w:rPr>
          <w:rFonts w:hint="cs"/>
          <w:rtl/>
        </w:rPr>
        <w:t>ג' מעשים נוספים שהאמינו גוי ב'מסיח לפי תומו'</w:t>
      </w:r>
      <w:bookmarkEnd w:id="1438"/>
      <w:bookmarkEnd w:id="1439"/>
    </w:p>
    <w:p w14:paraId="04C0B2AA" w14:textId="7D68CC22" w:rsidR="00B433C9" w:rsidRDefault="004749EE" w:rsidP="00953BAB">
      <w:pPr>
        <w:rPr>
          <w:rFonts w:ascii="Fb Fontext" w:hAnsi="Fb Fontext"/>
          <w:rtl/>
        </w:rPr>
      </w:pPr>
      <w:r>
        <w:rPr>
          <w:rStyle w:val="affff5"/>
          <w:rtl/>
        </w:rPr>
        <w:t>א</w:t>
      </w:r>
      <w:r w:rsidR="00953BAB">
        <w:rPr>
          <w:rStyle w:val="affff5"/>
          <w:rFonts w:hint="cs"/>
          <w:rtl/>
        </w:rPr>
        <w:t>. גוי</w:t>
      </w:r>
      <w:r w:rsidR="00B433C9" w:rsidRPr="002020FA">
        <w:rPr>
          <w:rStyle w:val="affff5"/>
          <w:rFonts w:hint="cs"/>
          <w:rtl/>
        </w:rPr>
        <w:t xml:space="preserve"> </w:t>
      </w:r>
      <w:r w:rsidR="00953BAB">
        <w:rPr>
          <w:rStyle w:val="affff5"/>
          <w:rFonts w:hint="cs"/>
          <w:rtl/>
        </w:rPr>
        <w:t>שאמר</w:t>
      </w:r>
      <w:r w:rsidR="00B433C9" w:rsidRPr="002020FA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חבל על </w:t>
      </w:r>
      <w:r w:rsidR="00B433C9" w:rsidRPr="00D1637C">
        <w:rPr>
          <w:rFonts w:ascii="Fb Fontext" w:hAnsi="Fb Fontext" w:cs="PFT_Frank"/>
          <w:b/>
          <w:bCs/>
          <w:sz w:val="32"/>
          <w:szCs w:val="14"/>
          <w:rtl/>
        </w:rPr>
        <w:t>יהודי</w:t>
      </w:r>
      <w:r w:rsidR="00B433C9" w:rsidRPr="00C35A2C">
        <w:rPr>
          <w:rFonts w:ascii="Fb Fontext" w:hAnsi="Fb Fontext"/>
          <w:sz w:val="32"/>
          <w:rtl/>
        </w:rPr>
        <w:t xml:space="preserve"> שהיה עמי בדרך, שמת וקברתיו</w:t>
      </w:r>
      <w:r w:rsidR="00953BAB">
        <w:rPr>
          <w:rFonts w:ascii="Fb Fontext" w:hAnsi="Fb Fontext" w:hint="cs"/>
          <w:sz w:val="32"/>
          <w:rtl/>
        </w:rPr>
        <w:t>.</w:t>
      </w:r>
      <w:r w:rsidR="00B433C9" w:rsidRPr="00C35A2C">
        <w:rPr>
          <w:rFonts w:ascii="Fb Fontext" w:hAnsi="Fb Fontext"/>
          <w:sz w:val="32"/>
          <w:rtl/>
        </w:rPr>
        <w:t xml:space="preserve"> </w:t>
      </w:r>
    </w:p>
    <w:p w14:paraId="6F92CB8B" w14:textId="331C5C58" w:rsidR="00B433C9" w:rsidRPr="00C35A2C" w:rsidRDefault="00953BAB" w:rsidP="00953BAB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ב.</w:t>
      </w:r>
      <w:r w:rsidR="00B433C9" w:rsidRPr="002020FA">
        <w:rPr>
          <w:rStyle w:val="affff5"/>
          <w:rtl/>
        </w:rPr>
        <w:t xml:space="preserve"> </w:t>
      </w:r>
      <w:r w:rsidR="00B433C9" w:rsidRPr="00C35A2C">
        <w:rPr>
          <w:rFonts w:ascii="Fb Fontext" w:hAnsi="Fb Fontext"/>
          <w:rtl/>
        </w:rPr>
        <w:t xml:space="preserve">חבל על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חבורת</w:t>
      </w:r>
      <w:r w:rsidRPr="00D1637C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בנ</w:t>
      </w:r>
      <w:r w:rsidRPr="00D1637C">
        <w:rPr>
          <w:rFonts w:ascii="Fb Fontext" w:hAnsi="Fb Fontext" w:cs="PFT_Frank"/>
          <w:b/>
          <w:bCs/>
          <w:szCs w:val="14"/>
          <w:rtl/>
        </w:rPr>
        <w:t>"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א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שבדרך לאנטוכיא,</w:t>
      </w:r>
      <w:r w:rsidRPr="00953BAB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ו</w:t>
      </w:r>
      <w:r w:rsidRPr="00C35A2C">
        <w:rPr>
          <w:rFonts w:ascii="Fb Fontext" w:hAnsi="Fb Fontext"/>
          <w:rtl/>
        </w:rPr>
        <w:t>מתו</w:t>
      </w:r>
      <w:r>
        <w:rPr>
          <w:rFonts w:ascii="Fb Fontext" w:hAnsi="Fb Fontext" w:hint="cs"/>
          <w:rtl/>
        </w:rPr>
        <w:t xml:space="preserve"> </w:t>
      </w:r>
      <w:r w:rsidR="00B433C9" w:rsidRPr="00C35A2C">
        <w:rPr>
          <w:rFonts w:ascii="Fb Fontext" w:hAnsi="Fb Fontext"/>
          <w:rtl/>
        </w:rPr>
        <w:t>וקברתים.</w:t>
      </w:r>
    </w:p>
    <w:p w14:paraId="67E25030" w14:textId="295E8AC5" w:rsidR="00B433C9" w:rsidRDefault="00953BAB" w:rsidP="00FD761C">
      <w:pPr>
        <w:rPr>
          <w:rtl/>
        </w:rPr>
      </w:pPr>
      <w:r w:rsidRPr="00CA593F">
        <w:rPr>
          <w:rStyle w:val="affff5"/>
          <w:rFonts w:hint="eastAsia"/>
          <w:rtl/>
        </w:rPr>
        <w:t>ג</w:t>
      </w:r>
      <w:r w:rsidRPr="00CA593F">
        <w:rPr>
          <w:rStyle w:val="affff5"/>
          <w:rtl/>
        </w:rPr>
        <w:t>.</w:t>
      </w:r>
      <w:r w:rsidR="00B433C9" w:rsidRPr="00C35A2C">
        <w:rPr>
          <w:rtl/>
        </w:rPr>
        <w:t xml:space="preserve"> חבל על </w:t>
      </w:r>
      <w:r w:rsidR="00B433C9" w:rsidRPr="00D1637C">
        <w:rPr>
          <w:rFonts w:cs="PFT_Frank"/>
          <w:b/>
          <w:bCs/>
          <w:szCs w:val="14"/>
          <w:rtl/>
        </w:rPr>
        <w:t>ששים</w:t>
      </w:r>
      <w:r w:rsidR="00B433C9" w:rsidRPr="00C35A2C">
        <w:rPr>
          <w:rtl/>
        </w:rPr>
        <w:t xml:space="preserve"> </w:t>
      </w:r>
      <w:r w:rsidR="00B433C9" w:rsidRPr="00D1637C">
        <w:rPr>
          <w:rFonts w:cs="PFT_Frank"/>
          <w:b/>
          <w:bCs/>
          <w:szCs w:val="14"/>
          <w:rtl/>
        </w:rPr>
        <w:t>בנ</w:t>
      </w:r>
      <w:r w:rsidRPr="00D1637C">
        <w:rPr>
          <w:rFonts w:cs="PFT_Frank"/>
          <w:b/>
          <w:bCs/>
          <w:szCs w:val="14"/>
          <w:rtl/>
        </w:rPr>
        <w:t>"</w:t>
      </w:r>
      <w:r w:rsidR="00B433C9" w:rsidRPr="00D1637C">
        <w:rPr>
          <w:rFonts w:cs="PFT_Frank"/>
          <w:b/>
          <w:bCs/>
          <w:szCs w:val="14"/>
          <w:rtl/>
        </w:rPr>
        <w:t xml:space="preserve">א </w:t>
      </w:r>
      <w:r w:rsidR="00B433C9" w:rsidRPr="00C35A2C">
        <w:rPr>
          <w:rtl/>
        </w:rPr>
        <w:t>שהלכ</w:t>
      </w:r>
      <w:r>
        <w:rPr>
          <w:rFonts w:hint="cs"/>
          <w:rtl/>
        </w:rPr>
        <w:t>ו</w:t>
      </w:r>
      <w:r w:rsidR="00B433C9" w:rsidRPr="00C35A2C">
        <w:rPr>
          <w:rtl/>
        </w:rPr>
        <w:t xml:space="preserve"> </w:t>
      </w:r>
      <w:r>
        <w:rPr>
          <w:rFonts w:hint="cs"/>
          <w:rtl/>
        </w:rPr>
        <w:t>למצור</w:t>
      </w:r>
      <w:r w:rsidR="00B433C9" w:rsidRPr="00C35A2C">
        <w:rPr>
          <w:rtl/>
        </w:rPr>
        <w:t xml:space="preserve"> ביתר, </w:t>
      </w:r>
      <w:r>
        <w:rPr>
          <w:rFonts w:hint="cs"/>
          <w:rtl/>
        </w:rPr>
        <w:t>ו</w:t>
      </w:r>
      <w:r w:rsidR="00B433C9" w:rsidRPr="00C35A2C">
        <w:rPr>
          <w:rtl/>
        </w:rPr>
        <w:t>מתו וקברתים</w:t>
      </w:r>
      <w:r>
        <w:rPr>
          <w:rFonts w:hint="cs"/>
          <w:rtl/>
        </w:rPr>
        <w:t>.</w:t>
      </w:r>
      <w:r w:rsidR="00B433C9" w:rsidRPr="00C35A2C">
        <w:rPr>
          <w:rtl/>
        </w:rPr>
        <w:t xml:space="preserve"> </w:t>
      </w:r>
      <w:r w:rsidR="00B433C9" w:rsidRPr="00615A60">
        <w:rPr>
          <w:rFonts w:ascii="FrankRuehl" w:hAnsi="FrankRuehl" w:hint="cs"/>
          <w:rtl/>
        </w:rPr>
        <w:t>׹</w:t>
      </w:r>
    </w:p>
    <w:p>
      <w:pPr>
        <w:pStyle w:val="MishnaBatzad"/>
        <w:rPr>
          <w:ins w:id="20657" w:author="קלוד" w:date="2026-10-06T10:10:48Z"/>
        </w:rPr>
      </w:pPr>
      <w:ins w:id="20656" w:author="קלוד" w:date="2026-10-06T10:10:48Z">
        <w:r>
          <w:t xml:space="preserve">משנה ו</w:t>
        </w:r>
      </w:ins>
    </w:p>
    <w:p w14:paraId="43DBA0C5" w14:textId="7F66F395" w:rsidR="00B433C9" w:rsidRPr="00C35A2C" w:rsidRDefault="00B433C9" w:rsidP="00953BAB">
      <w:pPr>
        <w:pStyle w:val="affc"/>
        <w:rPr>
          <w:b/>
          <w:rtl/>
        </w:rPr>
      </w:pPr>
      <w:bookmarkStart w:id="1440" w:name="_Toc119173286"/>
      <w:bookmarkStart w:id="1441" w:name="_Toc119230383"/>
      <w:r w:rsidRPr="000253A8">
        <w:rPr>
          <w:rStyle w:val="affffc"/>
          <w:rtl/>
        </w:rPr>
        <w:t>מעידין לאור הנר והלבנה</w:t>
      </w:r>
      <w:bookmarkEnd w:id="1440"/>
      <w:bookmarkEnd w:id="1441"/>
      <w:r w:rsidRPr="00C35A2C">
        <w:rPr>
          <w:b/>
          <w:rtl/>
        </w:rPr>
        <w:t xml:space="preserve">, </w:t>
      </w:r>
      <w:r w:rsidR="00953BAB">
        <w:rPr>
          <w:b/>
          <w:rtl/>
        </w:rPr>
        <w:tab/>
      </w:r>
      <w:r w:rsidR="00953BAB">
        <w:rPr>
          <w:b/>
          <w:rtl/>
        </w:rPr>
        <w:tab/>
      </w:r>
      <w:r w:rsidR="00953BAB">
        <w:rPr>
          <w:b/>
          <w:rtl/>
        </w:rPr>
        <w:tab/>
      </w:r>
      <w:r w:rsidR="00953BAB">
        <w:rPr>
          <w:b/>
          <w:rtl/>
        </w:rPr>
        <w:tab/>
      </w:r>
      <w:r w:rsidR="00953BAB">
        <w:rPr>
          <w:rFonts w:hint="cs"/>
          <w:b/>
          <w:rtl/>
        </w:rPr>
        <w:t xml:space="preserve">  </w:t>
      </w:r>
      <w:r w:rsidRPr="00C35A2C">
        <w:rPr>
          <w:b/>
          <w:rtl/>
        </w:rPr>
        <w:t xml:space="preserve">ומשיאין על פי </w:t>
      </w:r>
      <w:r w:rsidR="00953BAB">
        <w:rPr>
          <w:rFonts w:hint="cs"/>
          <w:b/>
          <w:rtl/>
        </w:rPr>
        <w:t>'</w:t>
      </w:r>
      <w:r w:rsidRPr="00C35A2C">
        <w:rPr>
          <w:b/>
          <w:rtl/>
        </w:rPr>
        <w:t>בת קול</w:t>
      </w:r>
      <w:r w:rsidR="00953BAB">
        <w:rPr>
          <w:rFonts w:hint="cs"/>
          <w:b/>
          <w:rtl/>
        </w:rPr>
        <w:t>'</w:t>
      </w:r>
      <w:r w:rsidRPr="00C35A2C">
        <w:rPr>
          <w:b/>
          <w:rtl/>
        </w:rPr>
        <w:t>.</w:t>
      </w:r>
    </w:p>
    <w:p w14:paraId="5BB38C97" w14:textId="025E5956" w:rsidR="00B433C9" w:rsidRPr="00C35A2C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t xml:space="preserve">מעשה שעמד על ראש ההר ואמר: </w:t>
      </w:r>
      <w:r w:rsidR="00953BAB">
        <w:rPr>
          <w:rFonts w:hint="cs"/>
          <w:b/>
          <w:rtl/>
        </w:rPr>
        <w:t>'</w:t>
      </w:r>
      <w:r w:rsidRPr="00C35A2C">
        <w:rPr>
          <w:b/>
          <w:rtl/>
        </w:rPr>
        <w:t>איש פלוני בן פלוני ממקום פלוני מת</w:t>
      </w:r>
      <w:r w:rsidR="00953BAB">
        <w:rPr>
          <w:rFonts w:hint="cs"/>
          <w:b/>
          <w:rtl/>
        </w:rPr>
        <w:t xml:space="preserve">'   -  </w:t>
      </w:r>
      <w:r w:rsidRPr="00C35A2C">
        <w:rPr>
          <w:b/>
          <w:rtl/>
        </w:rPr>
        <w:t xml:space="preserve"> הלכו ולא מצאו אדם, והשיאו</w:t>
      </w:r>
      <w:r w:rsidR="00953BAB">
        <w:rPr>
          <w:rFonts w:hint="cs"/>
          <w:b/>
          <w:rtl/>
        </w:rPr>
        <w:t xml:space="preserve"> </w:t>
      </w:r>
      <w:r w:rsidRPr="00C35A2C">
        <w:rPr>
          <w:b/>
          <w:rtl/>
        </w:rPr>
        <w:t>אשתו.</w:t>
      </w:r>
    </w:p>
    <w:p w14:paraId="122573B2" w14:textId="41DD6001" w:rsidR="00B433C9" w:rsidRPr="00C35A2C" w:rsidRDefault="00B433C9" w:rsidP="007C50EB">
      <w:pPr>
        <w:pStyle w:val="affc"/>
        <w:rPr>
          <w:b/>
          <w:rtl/>
        </w:rPr>
      </w:pPr>
      <w:r w:rsidRPr="00C35A2C">
        <w:rPr>
          <w:b/>
          <w:rtl/>
        </w:rPr>
        <w:t xml:space="preserve">מעשה שאמר: </w:t>
      </w:r>
      <w:r w:rsidR="00953BAB">
        <w:rPr>
          <w:rFonts w:hint="cs"/>
          <w:b/>
          <w:rtl/>
        </w:rPr>
        <w:t>'</w:t>
      </w:r>
      <w:r w:rsidRPr="00C35A2C">
        <w:rPr>
          <w:b/>
          <w:rtl/>
        </w:rPr>
        <w:t>אני איש פלוני בן פלוני נשכני נחש והריני מת</w:t>
      </w:r>
      <w:r w:rsidR="00953BAB">
        <w:rPr>
          <w:rFonts w:hint="cs"/>
          <w:b/>
          <w:rtl/>
        </w:rPr>
        <w:t>'</w:t>
      </w:r>
      <w:r w:rsidRPr="00C35A2C">
        <w:rPr>
          <w:b/>
          <w:rtl/>
        </w:rPr>
        <w:t xml:space="preserve"> </w:t>
      </w:r>
      <w:r w:rsidR="00953BAB">
        <w:rPr>
          <w:rFonts w:hint="cs"/>
          <w:b/>
          <w:rtl/>
        </w:rPr>
        <w:t xml:space="preserve">             -         </w:t>
      </w:r>
      <w:r w:rsidRPr="00C35A2C">
        <w:rPr>
          <w:b/>
          <w:rtl/>
        </w:rPr>
        <w:t>הלכו ולא הכירוהו, והשיאו את אשתו.</w:t>
      </w:r>
    </w:p>
    <w:p w14:paraId="25B63B8D" w14:textId="6AFB8287" w:rsidR="00B433C9" w:rsidRPr="00C35A2C" w:rsidRDefault="00B433C9" w:rsidP="00953BAB">
      <w:pPr>
        <w:rPr>
          <w:rFonts w:ascii="Fb Fontext" w:hAnsi="Fb Fontext"/>
          <w:rtl/>
        </w:rPr>
      </w:pPr>
      <w:r w:rsidRPr="002020FA">
        <w:rPr>
          <w:rStyle w:val="affff5"/>
          <w:rFonts w:hint="cs"/>
          <w:rtl/>
        </w:rPr>
        <w:t>לב</w:t>
      </w:r>
      <w:r w:rsidR="002020FA">
        <w:rPr>
          <w:rStyle w:val="affff5"/>
          <w:rFonts w:hint="cs"/>
          <w:rtl/>
        </w:rPr>
        <w:t>"</w:t>
      </w:r>
      <w:r>
        <w:rPr>
          <w:rStyle w:val="affff5"/>
          <w:rFonts w:hint="cs"/>
          <w:rtl/>
        </w:rPr>
        <w:t xml:space="preserve">ש</w:t>
      </w:r>
      <w:del w:id="41037" w:author="Claude" w:date="2026-10-07T09:24:50Z">
        <w:r>
          <w:rPr>
            <w:rStyle w:val="affff5"/>
            <w:rFonts w:hint="cs"/>
            <w:rtl/>
          </w:rPr>
          <w:delText xml:space="preserve"> </w:delText>
        </w:r>
      </w:del>
      <w:r w:rsidRPr="002020FA">
        <w:rPr>
          <w:rStyle w:val="affff5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אין משיאין ע</w:t>
      </w:r>
      <w:r w:rsidR="00953BAB">
        <w:rPr>
          <w:rFonts w:ascii="Fb Fontext" w:hAnsi="Fb Fontext" w:hint="cs"/>
          <w:sz w:val="32"/>
          <w:rtl/>
        </w:rPr>
        <w:t>"</w:t>
      </w:r>
      <w:r w:rsidRPr="00C35A2C">
        <w:rPr>
          <w:rFonts w:ascii="Fb Fontext" w:hAnsi="Fb Fontext"/>
          <w:sz w:val="32"/>
          <w:rtl/>
        </w:rPr>
        <w:t xml:space="preserve">פ בת קול, </w:t>
      </w:r>
      <w:r w:rsidRPr="002020FA">
        <w:rPr>
          <w:rStyle w:val="affff5"/>
          <w:rtl/>
        </w:rPr>
        <w:t>ו</w:t>
      </w:r>
      <w:r w:rsidRPr="002020FA">
        <w:rPr>
          <w:rStyle w:val="affff5"/>
          <w:rFonts w:hint="cs"/>
          <w:rtl/>
        </w:rPr>
        <w:t>ל</w:t>
      </w:r>
      <w:r w:rsidRPr="002020FA">
        <w:rPr>
          <w:rStyle w:val="affff5"/>
          <w:rtl/>
        </w:rPr>
        <w:t>ב"ה:</w:t>
      </w:r>
      <w:r w:rsidRPr="00C35A2C">
        <w:rPr>
          <w:rFonts w:ascii="Fb Fontext" w:hAnsi="Fb Fontext"/>
          <w:sz w:val="32"/>
          <w:rtl/>
        </w:rPr>
        <w:t xml:space="preserve"> משיאין</w:t>
      </w:r>
      <w:r w:rsidR="00953BAB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="00953BAB" w:rsidRPr="00CA593F">
        <w:rPr>
          <w:rStyle w:val="affff8"/>
          <w:rFonts w:hint="eastAsia"/>
          <w:rtl/>
        </w:rPr>
        <w:t>נפ</w:t>
      </w:r>
      <w:r w:rsidR="00953BAB" w:rsidRPr="00CA593F">
        <w:rPr>
          <w:rStyle w:val="affff8"/>
          <w:rtl/>
        </w:rPr>
        <w:t xml:space="preserve">"מ </w:t>
      </w:r>
      <w:r w:rsidR="00953BAB">
        <w:rPr>
          <w:rStyle w:val="affff8"/>
          <w:rFonts w:hint="cs"/>
          <w:rtl/>
        </w:rPr>
        <w:t>לכשת</w:t>
      </w:r>
      <w:r w:rsidR="00953BAB" w:rsidRPr="00CA593F">
        <w:rPr>
          <w:rStyle w:val="affff8"/>
          <w:rFonts w:hint="eastAsia"/>
          <w:rtl/>
        </w:rPr>
        <w:t>מצא</w:t>
      </w:r>
      <w:r w:rsidR="00953BAB">
        <w:rPr>
          <w:rStyle w:val="affff8"/>
          <w:rFonts w:hint="cs"/>
          <w:rtl/>
        </w:rPr>
        <w:t>..</w:t>
      </w:r>
      <w:r w:rsidRPr="00CA593F">
        <w:rPr>
          <w:rStyle w:val="affff8"/>
          <w:rtl/>
        </w:rPr>
        <w:t xml:space="preserve">  </w:t>
      </w:r>
    </w:p>
    <w:p w14:paraId="272B1497" w14:textId="5D9DBD26" w:rsidR="00B433C9" w:rsidRPr="00C35A2C" w:rsidRDefault="00B433C9" w:rsidP="007C50EB">
      <w:pPr>
        <w:pStyle w:val="afff4"/>
        <w:rPr>
          <w:rStyle w:val="afff1"/>
          <w:bCs w:val="0"/>
          <w:rtl/>
        </w:rPr>
      </w:pPr>
      <w:ins w:id="10048" w:author="מספור קטעי משנה" w:date="2026-10-06T06:45:58Z">
        <w:r>
          <w:rPr>
            <w:rStyle w:val="MisparKeta"/>
          </w:rPr>
          <w:t xml:space="preserve">ג. </w:t>
        </w:r>
      </w:ins>
      <w:bookmarkStart w:id="1442" w:name="_Toc119173287"/>
      <w:bookmarkStart w:id="1443" w:name="_Toc119230384"/>
      <w:r w:rsidRPr="00C35A2C">
        <w:rPr>
          <w:rStyle w:val="afff1"/>
          <w:bCs w:val="0"/>
          <w:rtl/>
        </w:rPr>
        <w:t>הלכו ולא מצאו</w:t>
      </w:r>
      <w:r w:rsidR="00953BAB">
        <w:rPr>
          <w:rStyle w:val="afff1"/>
          <w:rFonts w:hint="cs"/>
          <w:bCs w:val="0"/>
          <w:rtl/>
        </w:rPr>
        <w:t>..</w:t>
      </w:r>
      <w:bookmarkEnd w:id="1442"/>
      <w:bookmarkEnd w:id="1443"/>
    </w:p>
    <w:p w14:paraId="3AC19B67" w14:textId="001D99F6" w:rsidR="00B433C9" w:rsidRDefault="00B433C9" w:rsidP="00B55EDF">
      <w:pPr>
        <w:rPr>
          <w:rFonts w:ascii="Fb Fontext" w:hAnsi="Fb Fontext"/>
          <w:sz w:val="32"/>
          <w:rtl/>
        </w:rPr>
      </w:pPr>
      <w:r w:rsidRPr="006B3DBE">
        <w:rPr>
          <w:rStyle w:val="affff5"/>
          <w:rFonts w:hint="cs"/>
          <w:rtl/>
        </w:rPr>
        <w:t>ולא ח</w:t>
      </w:r>
      <w:r w:rsidR="00953BAB">
        <w:rPr>
          <w:rStyle w:val="affff5"/>
          <w:rFonts w:hint="cs"/>
          <w:rtl/>
        </w:rPr>
        <w:t>וששים: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שמא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שד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953BAB">
        <w:rPr>
          <w:rFonts w:ascii="Fb Fontext" w:hAnsi="Fb Fontext" w:hint="cs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ראו בבואה דבבואה</w:t>
      </w:r>
      <w:r w:rsidR="00953BAB">
        <w:rPr>
          <w:rFonts w:ascii="Fb Fontext" w:hAnsi="Fb Fontext" w:hint="cs"/>
          <w:sz w:val="32"/>
          <w:rtl/>
        </w:rPr>
        <w:t>.</w:t>
      </w:r>
    </w:p>
    <w:p w14:paraId="3073A140" w14:textId="61C8CC8D" w:rsidR="00B433C9" w:rsidRPr="00C35A2C" w:rsidRDefault="00B433C9" w:rsidP="00B55EDF">
      <w:pPr>
        <w:rPr>
          <w:rFonts w:ascii="Fb Fontext" w:hAnsi="Fb Fontext" w:cs="Guttman Vilna"/>
          <w:b/>
          <w:bCs/>
          <w:sz w:val="32"/>
          <w:rtl/>
        </w:rPr>
      </w:pPr>
      <w:r w:rsidRPr="006B3DBE">
        <w:rPr>
          <w:rStyle w:val="affff5"/>
          <w:rFonts w:hint="cs"/>
          <w:rtl/>
        </w:rPr>
        <w:t>ולא</w:t>
      </w:r>
      <w:r w:rsidR="00953BAB">
        <w:rPr>
          <w:rStyle w:val="affff5"/>
          <w:rFonts w:hint="cs"/>
          <w:rtl/>
        </w:rPr>
        <w:t>:</w:t>
      </w:r>
      <w:r w:rsidRPr="006B3DBE">
        <w:rPr>
          <w:rStyle w:val="affff5"/>
          <w:rFonts w:hint="cs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שמא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Pr="00D1637C">
        <w:rPr>
          <w:rFonts w:ascii="Fb Fontext" w:hAnsi="Fb Fontext" w:cs="PFT_Frank" w:hint="eastAsia"/>
          <w:b/>
          <w:bCs/>
          <w:sz w:val="32"/>
          <w:szCs w:val="14"/>
          <w:rtl/>
        </w:rPr>
        <w:t>צרה</w:t>
      </w:r>
      <w:r w:rsidR="00953BAB">
        <w:rPr>
          <w:rFonts w:ascii="Fb Fontext" w:hAnsi="Fb Fontext" w:hint="cs"/>
          <w:sz w:val="32"/>
          <w:rtl/>
        </w:rPr>
        <w:t xml:space="preserve"> -</w:t>
      </w:r>
      <w:r w:rsidRPr="00CA593F">
        <w:rPr>
          <w:rtl/>
        </w:rPr>
        <w:t xml:space="preserve"> </w:t>
      </w:r>
      <w:r w:rsidR="00953BAB">
        <w:rPr>
          <w:rFonts w:hint="cs"/>
          <w:rtl/>
        </w:rPr>
        <w:t>ב</w:t>
      </w:r>
      <w:r w:rsidR="00953BAB" w:rsidRPr="00CA593F">
        <w:rPr>
          <w:rFonts w:hint="eastAsia"/>
          <w:rtl/>
        </w:rPr>
        <w:t>מסוכן</w:t>
      </w:r>
      <w:r w:rsidR="00953BAB">
        <w:rPr>
          <w:rFonts w:hint="cs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כותבין ונותנין א</w:t>
      </w:r>
      <w:r w:rsidR="00953BAB">
        <w:rPr>
          <w:rFonts w:ascii="Fb Fontext" w:hAnsi="Fb Fontext" w:hint="cs"/>
          <w:sz w:val="32"/>
          <w:rtl/>
        </w:rPr>
        <w:t>ף</w:t>
      </w:r>
      <w:r w:rsidRPr="00C35A2C">
        <w:rPr>
          <w:rFonts w:ascii="Fb Fontext" w:hAnsi="Fb Fontext"/>
          <w:sz w:val="32"/>
          <w:rtl/>
        </w:rPr>
        <w:t xml:space="preserve"> ש</w:t>
      </w:r>
      <w:r w:rsidR="00953BAB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מכירין.</w:t>
      </w:r>
    </w:p>
    <w:p>
      <w:pPr>
        <w:pStyle w:val="MishnaBatzad"/>
        <w:rPr>
          <w:ins w:id="20659" w:author="קלוד" w:date="2026-10-06T10:10:48Z"/>
        </w:rPr>
      </w:pPr>
      <w:ins w:id="20658" w:author="קלוד" w:date="2026-10-06T10:10:48Z">
        <w:r>
          <w:t xml:space="preserve">משנה ז</w:t>
        </w:r>
      </w:ins>
    </w:p>
    <w:p w14:paraId="398E5D39" w14:textId="1CD16D09" w:rsidR="00B433C9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4749EE">
        <w:rPr>
          <w:rStyle w:val="affffa"/>
          <w:rtl/>
        </w:rPr>
        <w:t>ר</w:t>
      </w:r>
      <w:r w:rsidR="00953BAB">
        <w:rPr>
          <w:rStyle w:val="affffa"/>
          <w:rFonts w:hint="cs"/>
          <w:rtl/>
        </w:rPr>
        <w:t>'</w:t>
      </w:r>
      <w:r w:rsidRPr="004749EE">
        <w:rPr>
          <w:rStyle w:val="affffa"/>
          <w:rtl/>
        </w:rPr>
        <w:t xml:space="preserve"> עקיבא: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כשירדתי לנהרדעא לעבר, מצא</w:t>
      </w:r>
      <w:r w:rsidR="00953BAB">
        <w:rPr>
          <w:rStyle w:val="afff1"/>
          <w:rFonts w:ascii="Fb Fontext" w:hAnsi="Fb Fontext" w:hint="cs"/>
          <w:b/>
          <w:bCs w:val="0"/>
          <w:rtl/>
        </w:rPr>
        <w:t>נ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י </w:t>
      </w:r>
      <w:r w:rsidRPr="00CA593F">
        <w:rPr>
          <w:rStyle w:val="affffa"/>
          <w:rtl/>
        </w:rPr>
        <w:t>נחמיה איש בית דלי</w:t>
      </w:r>
      <w:r w:rsidRPr="00C35A2C">
        <w:rPr>
          <w:rStyle w:val="afff1"/>
          <w:rFonts w:ascii="Fb Fontext" w:hAnsi="Fb Fontext"/>
          <w:b/>
          <w:bCs w:val="0"/>
          <w:rtl/>
        </w:rPr>
        <w:t>,</w:t>
      </w:r>
    </w:p>
    <w:p w14:paraId="259B1EDD" w14:textId="75FA6713" w:rsidR="00B433C9" w:rsidRPr="004749EE" w:rsidRDefault="00B433C9" w:rsidP="007C50EB">
      <w:pPr>
        <w:pStyle w:val="affc"/>
        <w:rPr>
          <w:rStyle w:val="afff1"/>
          <w:rFonts w:ascii="Fb Fontext" w:hAnsi="Fb Fontext"/>
          <w:b/>
          <w:bCs w:val="0"/>
          <w:spacing w:val="2"/>
          <w:rtl/>
        </w:rPr>
      </w:pPr>
      <w:r w:rsidRPr="004749EE">
        <w:rPr>
          <w:rStyle w:val="affffa"/>
          <w:spacing w:val="2"/>
          <w:rtl/>
        </w:rPr>
        <w:t>אמר לי:</w:t>
      </w:r>
      <w:r w:rsidRPr="004749EE">
        <w:rPr>
          <w:rStyle w:val="afff1"/>
          <w:rFonts w:ascii="Fb Fontext" w:hAnsi="Fb Fontext"/>
          <w:b/>
          <w:bCs w:val="0"/>
          <w:spacing w:val="2"/>
          <w:rtl/>
        </w:rPr>
        <w:t xml:space="preserve"> שמעתי שאין משיאין האשה באר</w:t>
      </w:r>
      <w:r w:rsidR="00953BAB">
        <w:rPr>
          <w:rStyle w:val="afff1"/>
          <w:rFonts w:ascii="Fb Fontext" w:hAnsi="Fb Fontext" w:hint="cs"/>
          <w:b/>
          <w:bCs w:val="0"/>
          <w:spacing w:val="2"/>
          <w:rtl/>
        </w:rPr>
        <w:t>"</w:t>
      </w:r>
      <w:r w:rsidRPr="004749EE">
        <w:rPr>
          <w:rStyle w:val="afff1"/>
          <w:rFonts w:ascii="Fb Fontext" w:hAnsi="Fb Fontext"/>
          <w:b/>
          <w:bCs w:val="0"/>
          <w:spacing w:val="2"/>
          <w:rtl/>
        </w:rPr>
        <w:t>י</w:t>
      </w:r>
      <w:r w:rsidR="004749EE">
        <w:rPr>
          <w:rStyle w:val="afff1"/>
          <w:rFonts w:ascii="Fb Fontext" w:hAnsi="Fb Fontext"/>
          <w:b/>
          <w:bCs w:val="0"/>
          <w:spacing w:val="2"/>
          <w:rtl/>
        </w:rPr>
        <w:t xml:space="preserve"> ע</w:t>
      </w:r>
      <w:r w:rsidR="00953BAB">
        <w:rPr>
          <w:rStyle w:val="afff1"/>
          <w:rFonts w:ascii="Fb Fontext" w:hAnsi="Fb Fontext" w:hint="cs"/>
          <w:b/>
          <w:bCs w:val="0"/>
          <w:spacing w:val="2"/>
          <w:rtl/>
        </w:rPr>
        <w:t>"</w:t>
      </w:r>
      <w:r w:rsidR="004749EE">
        <w:rPr>
          <w:rStyle w:val="afff1"/>
          <w:rFonts w:ascii="Fb Fontext" w:hAnsi="Fb Fontext"/>
          <w:b/>
          <w:bCs w:val="0"/>
          <w:spacing w:val="2"/>
          <w:rtl/>
        </w:rPr>
        <w:t>פ עד א</w:t>
      </w:r>
      <w:r w:rsidR="00953BAB">
        <w:rPr>
          <w:rStyle w:val="afff1"/>
          <w:rFonts w:ascii="Fb Fontext" w:hAnsi="Fb Fontext" w:hint="cs"/>
          <w:b/>
          <w:bCs w:val="0"/>
          <w:spacing w:val="2"/>
          <w:rtl/>
        </w:rPr>
        <w:t>'</w:t>
      </w:r>
      <w:r w:rsidR="004749EE">
        <w:rPr>
          <w:rStyle w:val="afff1"/>
          <w:rFonts w:ascii="Fb Fontext" w:hAnsi="Fb Fontext"/>
          <w:b/>
          <w:bCs w:val="0"/>
          <w:spacing w:val="2"/>
          <w:rtl/>
        </w:rPr>
        <w:t xml:space="preserve"> אלא </w:t>
      </w:r>
      <w:r w:rsidR="00953BAB" w:rsidRPr="00CA593F">
        <w:rPr>
          <w:rStyle w:val="affffa"/>
          <w:rFonts w:hint="eastAsia"/>
          <w:rtl/>
        </w:rPr>
        <w:t>ריב</w:t>
      </w:r>
      <w:r w:rsidR="00953BAB" w:rsidRPr="00CA593F">
        <w:rPr>
          <w:rStyle w:val="affffa"/>
          <w:rtl/>
        </w:rPr>
        <w:t>"ב</w:t>
      </w:r>
      <w:r w:rsidR="00953BAB">
        <w:rPr>
          <w:rStyle w:val="affffa"/>
          <w:rFonts w:hint="cs"/>
          <w:rtl/>
        </w:rPr>
        <w:t>?</w:t>
      </w:r>
    </w:p>
    <w:p w14:paraId="4AFBBEE1" w14:textId="1F55F819" w:rsidR="00B433C9" w:rsidRPr="00C35A2C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4749EE">
        <w:rPr>
          <w:rStyle w:val="affffa"/>
          <w:rtl/>
        </w:rPr>
        <w:t>נומיתי לו: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כן הדברים</w:t>
      </w:r>
      <w:r w:rsidR="00953BAB">
        <w:rPr>
          <w:rStyle w:val="afff1"/>
          <w:rFonts w:ascii="Fb Fontext" w:hAnsi="Fb Fontext" w:hint="cs"/>
          <w:b/>
          <w:bCs w:val="0"/>
          <w:rtl/>
        </w:rPr>
        <w:t>!</w:t>
      </w:r>
    </w:p>
    <w:p w14:paraId="5E25D8EB" w14:textId="3C0561FC" w:rsidR="004749EE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4749EE">
        <w:rPr>
          <w:rStyle w:val="affffa"/>
          <w:rtl/>
        </w:rPr>
        <w:lastRenderedPageBreak/>
        <w:t>א</w:t>
      </w:r>
      <w:r w:rsidR="00953BAB">
        <w:rPr>
          <w:rStyle w:val="affffa"/>
          <w:rFonts w:hint="cs"/>
          <w:rtl/>
        </w:rPr>
        <w:t>"</w:t>
      </w:r>
      <w:r w:rsidRPr="004749EE">
        <w:rPr>
          <w:rStyle w:val="affffa"/>
          <w:rtl/>
        </w:rPr>
        <w:t>ל, אמור משמי: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</w:t>
      </w:r>
      <w:r w:rsidR="00953BAB">
        <w:rPr>
          <w:rStyle w:val="afff1"/>
          <w:rFonts w:ascii="Fb Fontext" w:hAnsi="Fb Fontext" w:hint="cs"/>
          <w:b/>
          <w:bCs w:val="0"/>
          <w:rtl/>
        </w:rPr>
        <w:t>'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אתם יודעים שהמדינה משובשת בגייסות, </w:t>
      </w:r>
    </w:p>
    <w:p w14:paraId="36D6993A" w14:textId="16816179" w:rsidR="00B433C9" w:rsidRPr="00C35A2C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4749EE">
        <w:rPr>
          <w:rStyle w:val="affffa"/>
          <w:rtl/>
        </w:rPr>
        <w:t>מקובלני מר"ג הזקן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שמשיאין את האשה על פי עד אחד</w:t>
      </w:r>
      <w:r w:rsidR="00953BAB">
        <w:rPr>
          <w:rStyle w:val="afff1"/>
          <w:rFonts w:ascii="Fb Fontext" w:hAnsi="Fb Fontext" w:hint="cs"/>
          <w:b/>
          <w:bCs w:val="0"/>
          <w:rtl/>
        </w:rPr>
        <w:t>'</w:t>
      </w:r>
      <w:r w:rsidRPr="00C35A2C">
        <w:rPr>
          <w:rStyle w:val="afff1"/>
          <w:rFonts w:ascii="Fb Fontext" w:hAnsi="Fb Fontext"/>
          <w:b/>
          <w:bCs w:val="0"/>
          <w:rtl/>
        </w:rPr>
        <w:t>.</w:t>
      </w:r>
    </w:p>
    <w:p w14:paraId="61C11797" w14:textId="24C46347" w:rsidR="00B433C9" w:rsidRPr="00C35A2C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CA593F">
        <w:rPr>
          <w:rStyle w:val="affffa"/>
          <w:rtl/>
        </w:rPr>
        <w:t>כ</w:t>
      </w:r>
      <w:r w:rsidR="00953BAB">
        <w:rPr>
          <w:rStyle w:val="affffa"/>
          <w:rFonts w:hint="cs"/>
          <w:rtl/>
        </w:rPr>
        <w:t>שאמרתי</w:t>
      </w:r>
      <w:r w:rsidRPr="00CA593F">
        <w:rPr>
          <w:rStyle w:val="affffa"/>
          <w:rtl/>
        </w:rPr>
        <w:t xml:space="preserve"> לפני ר"</w:t>
      </w:r>
      <w:r w:rsidR="00953BAB">
        <w:rPr>
          <w:rStyle w:val="affffa"/>
          <w:rFonts w:hint="cs"/>
          <w:rtl/>
        </w:rPr>
        <w:t>ג</w:t>
      </w:r>
      <w:r w:rsidRPr="00CA593F">
        <w:rPr>
          <w:rStyle w:val="affffa"/>
          <w:rtl/>
        </w:rPr>
        <w:t xml:space="preserve"> שמח ואמר: 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מצאנו חבר </w:t>
      </w:r>
      <w:r w:rsidRPr="00CA593F">
        <w:rPr>
          <w:rStyle w:val="affffa"/>
          <w:rtl/>
        </w:rPr>
        <w:t>לר</w:t>
      </w:r>
      <w:r w:rsidR="004749EE" w:rsidRPr="00CA593F">
        <w:rPr>
          <w:rStyle w:val="affffa"/>
          <w:rFonts w:hint="eastAsia"/>
          <w:rtl/>
        </w:rPr>
        <w:t>יב</w:t>
      </w:r>
      <w:r w:rsidR="004749EE" w:rsidRPr="00CA593F">
        <w:rPr>
          <w:rStyle w:val="affffa"/>
          <w:rtl/>
        </w:rPr>
        <w:t>''ב</w:t>
      </w:r>
      <w:r w:rsidR="004749EE">
        <w:rPr>
          <w:rStyle w:val="afff1"/>
          <w:rFonts w:ascii="Fb Fontext" w:hAnsi="Fb Fontext" w:hint="cs"/>
          <w:b/>
          <w:bCs w:val="0"/>
          <w:rtl/>
        </w:rPr>
        <w:t>.</w:t>
      </w:r>
    </w:p>
    <w:p w14:paraId="47B2EDAC" w14:textId="31D5FAD8" w:rsidR="00B433C9" w:rsidRDefault="00953BAB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>
        <w:rPr>
          <w:rStyle w:val="affffa"/>
          <w:rFonts w:hint="cs"/>
          <w:rtl/>
        </w:rPr>
        <w:t>ו</w:t>
      </w:r>
      <w:r w:rsidR="00B433C9" w:rsidRPr="004749EE">
        <w:rPr>
          <w:rStyle w:val="affffa"/>
          <w:rtl/>
        </w:rPr>
        <w:t xml:space="preserve">נזכר </w:t>
      </w:r>
      <w:r w:rsidRPr="00CA593F">
        <w:rPr>
          <w:rFonts w:hint="eastAsia"/>
          <w:rtl/>
        </w:rPr>
        <w:t>כ</w:t>
      </w:r>
      <w:r w:rsidR="00B433C9" w:rsidRPr="00C35A2C">
        <w:rPr>
          <w:rStyle w:val="afff1"/>
          <w:rFonts w:ascii="Fb Fontext" w:hAnsi="Fb Fontext"/>
          <w:b/>
          <w:bCs w:val="0"/>
          <w:rtl/>
        </w:rPr>
        <w:t xml:space="preserve">שנהרגו הרוגים בתל ארזא </w:t>
      </w:r>
      <w:r w:rsidR="00B433C9" w:rsidRPr="004749EE">
        <w:rPr>
          <w:rStyle w:val="affffa"/>
          <w:rtl/>
        </w:rPr>
        <w:t>השיא ר"ג</w:t>
      </w:r>
      <w:r>
        <w:rPr>
          <w:rStyle w:val="affffa"/>
          <w:rFonts w:hint="cs"/>
          <w:rtl/>
        </w:rPr>
        <w:t xml:space="preserve"> הזקן</w:t>
      </w:r>
      <w:r w:rsidR="00B433C9" w:rsidRPr="00C35A2C">
        <w:rPr>
          <w:rStyle w:val="afff1"/>
          <w:rFonts w:ascii="Fb Fontext" w:hAnsi="Fb Fontext"/>
          <w:b/>
          <w:bCs w:val="0"/>
          <w:rtl/>
        </w:rPr>
        <w:t xml:space="preserve"> ע</w:t>
      </w:r>
      <w:r>
        <w:rPr>
          <w:rStyle w:val="afff1"/>
          <w:rFonts w:ascii="Fb Fontext" w:hAnsi="Fb Fontext" w:hint="cs"/>
          <w:b/>
          <w:bCs w:val="0"/>
          <w:rtl/>
        </w:rPr>
        <w:t>"</w:t>
      </w:r>
      <w:r w:rsidR="00B433C9" w:rsidRPr="00C35A2C">
        <w:rPr>
          <w:rStyle w:val="afff1"/>
          <w:rFonts w:ascii="Fb Fontext" w:hAnsi="Fb Fontext"/>
          <w:b/>
          <w:bCs w:val="0"/>
          <w:rtl/>
        </w:rPr>
        <w:t>פ עד אחד</w:t>
      </w:r>
      <w:r>
        <w:rPr>
          <w:rStyle w:val="afff1"/>
          <w:rFonts w:ascii="Fb Fontext" w:hAnsi="Fb Fontext" w:hint="cs"/>
          <w:b/>
          <w:bCs w:val="0"/>
          <w:rtl/>
        </w:rPr>
        <w:t>.</w:t>
      </w:r>
    </w:p>
    <w:p w14:paraId="3654B5F4" w14:textId="03194AAC" w:rsidR="00B433C9" w:rsidRPr="00C35A2C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CA593F">
        <w:rPr>
          <w:rStyle w:val="affffa"/>
          <w:rtl/>
        </w:rPr>
        <w:t>והוחזקו להיות משיאין</w:t>
      </w:r>
      <w:r w:rsidR="00953BAB" w:rsidRPr="00CA593F">
        <w:rPr>
          <w:rStyle w:val="affffa"/>
          <w:rtl/>
        </w:rPr>
        <w:t xml:space="preserve"> ע"פ ע</w:t>
      </w:r>
      <w:r w:rsidR="00953BAB">
        <w:rPr>
          <w:rStyle w:val="affffa"/>
          <w:rFonts w:hint="cs"/>
          <w:rtl/>
        </w:rPr>
        <w:t>"</w:t>
      </w:r>
      <w:r w:rsidR="00953BAB" w:rsidRPr="00CA593F">
        <w:rPr>
          <w:rStyle w:val="affffa"/>
          <w:rFonts w:hint="eastAsia"/>
          <w:rtl/>
        </w:rPr>
        <w:t>א</w:t>
      </w:r>
      <w:r w:rsidR="00953BAB" w:rsidRPr="00CA593F">
        <w:rPr>
          <w:rStyle w:val="affffa"/>
          <w:rtl/>
        </w:rPr>
        <w:t>,</w:t>
      </w:r>
      <w:r w:rsidRPr="00CA593F">
        <w:rPr>
          <w:rStyle w:val="affffa"/>
          <w:rtl/>
        </w:rPr>
        <w:t xml:space="preserve"> </w:t>
      </w:r>
      <w:r w:rsidR="00953BAB" w:rsidRPr="00CA593F">
        <w:rPr>
          <w:rStyle w:val="affffa"/>
          <w:rFonts w:hint="eastAsia"/>
          <w:rtl/>
        </w:rPr>
        <w:t>וכן</w:t>
      </w:r>
      <w:r w:rsidR="00953BAB">
        <w:rPr>
          <w:rStyle w:val="afff1"/>
          <w:rFonts w:ascii="Fb Fontext" w:hAnsi="Fb Fontext" w:hint="cs"/>
          <w:b/>
          <w:bCs w:val="0"/>
          <w:rtl/>
        </w:rPr>
        <w:t xml:space="preserve"> </w:t>
      </w:r>
      <w:r w:rsidRPr="00C35A2C">
        <w:rPr>
          <w:rStyle w:val="afff1"/>
          <w:rFonts w:ascii="Fb Fontext" w:hAnsi="Fb Fontext"/>
          <w:b/>
          <w:bCs w:val="0"/>
          <w:rtl/>
        </w:rPr>
        <w:t>עד מפי עד, עבד, אשה, שפחה.</w:t>
      </w:r>
    </w:p>
    <w:p w14:paraId="6AD51CA4" w14:textId="66DEB695" w:rsidR="00B433C9" w:rsidRPr="00C35A2C" w:rsidRDefault="00B433C9" w:rsidP="007C50EB">
      <w:pPr>
        <w:pStyle w:val="affc"/>
        <w:rPr>
          <w:rStyle w:val="afff1"/>
          <w:rFonts w:ascii="Fb Fontext" w:hAnsi="Fb Fontext"/>
          <w:b/>
          <w:bCs w:val="0"/>
          <w:rtl/>
        </w:rPr>
      </w:pPr>
      <w:r w:rsidRPr="004749EE">
        <w:rPr>
          <w:rStyle w:val="affffa"/>
          <w:rtl/>
        </w:rPr>
        <w:t>ר</w:t>
      </w:r>
      <w:r w:rsidR="00953BAB">
        <w:rPr>
          <w:rStyle w:val="affffa"/>
          <w:rFonts w:hint="cs"/>
          <w:rtl/>
        </w:rPr>
        <w:t>"</w:t>
      </w:r>
      <w:r w:rsidRPr="004749EE">
        <w:rPr>
          <w:rStyle w:val="affffa"/>
          <w:rtl/>
        </w:rPr>
        <w:t>א וריה</w:t>
      </w:r>
      <w:r w:rsidR="00953BAB">
        <w:rPr>
          <w:rStyle w:val="affffa"/>
          <w:rFonts w:hint="cs"/>
          <w:rtl/>
        </w:rPr>
        <w:t>"</w:t>
      </w:r>
      <w:r w:rsidRPr="004749EE">
        <w:rPr>
          <w:rStyle w:val="affffa"/>
          <w:rtl/>
        </w:rPr>
        <w:t xml:space="preserve">ו: </w:t>
      </w:r>
      <w:r w:rsidRPr="00C35A2C">
        <w:rPr>
          <w:rStyle w:val="afff1"/>
          <w:rFonts w:ascii="Fb Fontext" w:hAnsi="Fb Fontext"/>
          <w:b/>
          <w:bCs w:val="0"/>
          <w:rtl/>
        </w:rPr>
        <w:t>אין משיאין האשה על פי ע</w:t>
      </w:r>
      <w:r w:rsidR="00953BAB">
        <w:rPr>
          <w:rStyle w:val="afff1"/>
          <w:rFonts w:ascii="Fb Fontext" w:hAnsi="Fb Fontext" w:hint="cs"/>
          <w:b/>
          <w:bCs w:val="0"/>
          <w:rtl/>
        </w:rPr>
        <w:t>"</w:t>
      </w:r>
      <w:r w:rsidRPr="00C35A2C">
        <w:rPr>
          <w:rStyle w:val="afff1"/>
          <w:rFonts w:ascii="Fb Fontext" w:hAnsi="Fb Fontext"/>
          <w:b/>
          <w:bCs w:val="0"/>
          <w:rtl/>
        </w:rPr>
        <w:t>א.</w:t>
      </w:r>
    </w:p>
    <w:p w14:paraId="0CB8B8F7" w14:textId="4DA74FD5" w:rsidR="00B433C9" w:rsidRPr="00C35A2C" w:rsidRDefault="00B433C9" w:rsidP="007C50EB">
      <w:pPr>
        <w:pStyle w:val="affc"/>
        <w:rPr>
          <w:b/>
          <w:sz w:val="32"/>
          <w:rtl/>
        </w:rPr>
      </w:pPr>
      <w:r w:rsidRPr="004749EE">
        <w:rPr>
          <w:rStyle w:val="affffa"/>
          <w:rtl/>
        </w:rPr>
        <w:t>ר' עקיבא:</w:t>
      </w:r>
      <w:r w:rsidRPr="00C35A2C">
        <w:rPr>
          <w:rStyle w:val="afff1"/>
          <w:rFonts w:ascii="Fb Fontext" w:hAnsi="Fb Fontext"/>
          <w:b/>
          <w:bCs w:val="0"/>
          <w:rtl/>
        </w:rPr>
        <w:t xml:space="preserve"> לא ע"פ אשה, עבד, שפחה, וקרובים</w:t>
      </w:r>
      <w:r w:rsidRPr="00C35A2C">
        <w:rPr>
          <w:b/>
          <w:rtl/>
          <w:rPrChange w:id="40010" w:author="Claude" w:date="2026-10-06T13:34:36Z">
            <w:rPr>
              <w:b/>
              <w:sz w:val="32"/>
              <w:rtl/>
            </w:rPr>
          </w:rPrChange>
        </w:rPr>
        <w:t>.</w:t>
      </w:r>
    </w:p>
    <w:p w14:paraId="4837F4B9" w14:textId="154C59D0" w:rsidR="00B433C9" w:rsidRPr="00C35A2C" w:rsidRDefault="00B433C9" w:rsidP="00CA593F">
      <w:pPr>
        <w:rPr>
          <w:b/>
          <w:rtl/>
        </w:rPr>
      </w:pPr>
      <w:r w:rsidRPr="006B3DBE">
        <w:rPr>
          <w:rStyle w:val="affff5"/>
          <w:rFonts w:hint="cs"/>
          <w:rtl/>
        </w:rPr>
        <w:t>ו</w:t>
      </w:r>
      <w:r w:rsidR="00953BAB">
        <w:rPr>
          <w:rStyle w:val="affff5"/>
          <w:rFonts w:hint="cs"/>
          <w:rtl/>
        </w:rPr>
        <w:t>דתניא</w:t>
      </w:r>
      <w:r w:rsidRPr="006B3DBE">
        <w:rPr>
          <w:rStyle w:val="affff5"/>
          <w:rFonts w:hint="cs"/>
          <w:rtl/>
        </w:rPr>
        <w:t xml:space="preserve"> לר</w:t>
      </w:r>
      <w:r w:rsidRPr="006B3DBE">
        <w:rPr>
          <w:rStyle w:val="affff5"/>
          <w:rtl/>
        </w:rPr>
        <w:t>"</w:t>
      </w:r>
      <w:r w:rsidRPr="006B3DBE">
        <w:rPr>
          <w:rStyle w:val="affff5"/>
          <w:rFonts w:hint="cs"/>
          <w:rtl/>
        </w:rPr>
        <w:t>ע</w:t>
      </w:r>
      <w:r w:rsidR="00953BAB">
        <w:rPr>
          <w:rStyle w:val="affff5"/>
          <w:rFonts w:hint="cs"/>
          <w:rtl/>
        </w:rPr>
        <w:t>:</w:t>
      </w:r>
      <w:r w:rsidRPr="006B3DBE">
        <w:rPr>
          <w:rStyle w:val="affff5"/>
          <w:rFonts w:hint="cs"/>
          <w:rtl/>
        </w:rPr>
        <w:t xml:space="preserve"> </w:t>
      </w:r>
      <w:r w:rsidRPr="00953BAB">
        <w:rPr>
          <w:rtl/>
        </w:rPr>
        <w:t xml:space="preserve">אשה נאמנת להביא גיטה </w:t>
      </w:r>
      <w:r w:rsidRPr="00D1637C">
        <w:rPr>
          <w:rFonts w:cs="PFT_Frank"/>
          <w:b/>
          <w:bCs/>
          <w:szCs w:val="14"/>
          <w:rtl/>
        </w:rPr>
        <w:t xml:space="preserve">מק"ו </w:t>
      </w:r>
      <w:r w:rsidRPr="00D1637C">
        <w:rPr>
          <w:rFonts w:cs="PFT_Frank" w:hint="eastAsia"/>
          <w:b/>
          <w:bCs/>
          <w:szCs w:val="14"/>
          <w:rtl/>
        </w:rPr>
        <w:t>ד</w:t>
      </w:r>
      <w:r w:rsidR="00953BAB" w:rsidRPr="00D1637C">
        <w:rPr>
          <w:rFonts w:cs="PFT_Frank" w:hint="eastAsia"/>
          <w:b/>
          <w:bCs/>
          <w:szCs w:val="14"/>
          <w:rtl/>
        </w:rPr>
        <w:t>חמש</w:t>
      </w:r>
      <w:r w:rsidRPr="00D1637C">
        <w:rPr>
          <w:rFonts w:cs="PFT_Frank"/>
          <w:b/>
          <w:bCs/>
          <w:szCs w:val="14"/>
          <w:rtl/>
        </w:rPr>
        <w:t xml:space="preserve"> נשים</w:t>
      </w:r>
      <w:r w:rsidRPr="00953BAB">
        <w:rPr>
          <w:rtl/>
        </w:rPr>
        <w:t xml:space="preserve"> ש</w:t>
      </w:r>
      <w:r w:rsidR="00953BAB">
        <w:rPr>
          <w:rFonts w:hint="cs"/>
          <w:rtl/>
        </w:rPr>
        <w:t>ל</w:t>
      </w:r>
      <w:r w:rsidRPr="00953BAB">
        <w:rPr>
          <w:rtl/>
        </w:rPr>
        <w:t xml:space="preserve">א נאמנות </w:t>
      </w:r>
      <w:r w:rsidR="00953BAB">
        <w:rPr>
          <w:rFonts w:hint="cs"/>
          <w:rtl/>
        </w:rPr>
        <w:t>'</w:t>
      </w:r>
      <w:r w:rsidRPr="00953BAB">
        <w:rPr>
          <w:rtl/>
        </w:rPr>
        <w:t>מת בעלה</w:t>
      </w:r>
      <w:r w:rsidR="00953BAB">
        <w:rPr>
          <w:rFonts w:hint="cs"/>
          <w:rtl/>
        </w:rPr>
        <w:t>'</w:t>
      </w:r>
      <w:r w:rsidRPr="00953BAB">
        <w:rPr>
          <w:rtl/>
        </w:rPr>
        <w:t xml:space="preserve"> נאמנות להביא גט</w:t>
      </w:r>
      <w:r w:rsidR="00953BAB">
        <w:rPr>
          <w:rFonts w:hint="cs"/>
          <w:rtl/>
        </w:rPr>
        <w:t xml:space="preserve">, </w:t>
      </w:r>
      <w:r w:rsidR="00953BAB">
        <w:rPr>
          <w:rStyle w:val="affff5"/>
          <w:rFonts w:hint="cs"/>
          <w:rtl/>
        </w:rPr>
        <w:t xml:space="preserve">   </w:t>
      </w:r>
      <w:r w:rsidR="00953BAB" w:rsidRPr="00CA593F">
        <w:rPr>
          <w:rStyle w:val="affff5"/>
          <w:rFonts w:hint="eastAsia"/>
          <w:rtl/>
        </w:rPr>
        <w:t>ותירץ</w:t>
      </w:r>
      <w:r w:rsidR="00953BAB" w:rsidRPr="00CA593F">
        <w:rPr>
          <w:rStyle w:val="affff5"/>
          <w:rtl/>
        </w:rPr>
        <w:t>:</w:t>
      </w:r>
      <w:r w:rsidR="00953BAB">
        <w:rPr>
          <w:rFonts w:hint="cs"/>
          <w:rtl/>
        </w:rPr>
        <w:t xml:space="preserve"> </w:t>
      </w:r>
      <w:r w:rsidRPr="00CA593F">
        <w:rPr>
          <w:rFonts w:hint="eastAsia"/>
          <w:rtl/>
        </w:rPr>
        <w:t>אחר</w:t>
      </w:r>
      <w:r w:rsidRPr="00CA593F">
        <w:rPr>
          <w:rtl/>
        </w:rPr>
        <w:t xml:space="preserve"> </w:t>
      </w:r>
      <w:r w:rsidRPr="00CA593F">
        <w:rPr>
          <w:rFonts w:hint="eastAsia"/>
          <w:rtl/>
        </w:rPr>
        <w:t>שה</w:t>
      </w:r>
      <w:r w:rsidR="00953BAB" w:rsidRPr="00953BAB">
        <w:rPr>
          <w:rFonts w:hint="cs"/>
          <w:rtl/>
        </w:rPr>
        <w:t>ו</w:t>
      </w:r>
      <w:r w:rsidRPr="00CA593F">
        <w:rPr>
          <w:rFonts w:hint="eastAsia"/>
          <w:rtl/>
        </w:rPr>
        <w:t>חזקו</w:t>
      </w:r>
      <w:r w:rsidR="00953BAB" w:rsidRPr="00CA593F">
        <w:rPr>
          <w:rtl/>
        </w:rPr>
        <w:t>.</w:t>
      </w:r>
      <w:r w:rsidRPr="003F3A85">
        <w:rPr>
          <w:rStyle w:val="afff1"/>
          <w:rFonts w:ascii="Fb Fontext" w:hAnsi="Fb Fontext" w:cs="PFT_Frank" w:hint="cs"/>
          <w:szCs w:val="14"/>
          <w:rtl/>
        </w:rPr>
        <w:t xml:space="preserve"> </w:t>
      </w:r>
    </w:p>
    <w:p>
      <w:pPr>
        <w:pStyle w:val="MishnaBatzad"/>
        <w:rPr>
          <w:ins w:id="20661" w:author="קלוד" w:date="2026-10-06T10:10:48Z"/>
        </w:rPr>
      </w:pPr>
      <w:ins w:id="20660" w:author="קלוד" w:date="2026-10-06T10:10:48Z">
        <w:r>
          <w:t xml:space="preserve">משנה ז</w:t>
        </w:r>
      </w:ins>
    </w:p>
    <w:p w14:paraId="4EF8EA8D" w14:textId="6B25D535" w:rsidR="00953BAB" w:rsidRDefault="00B433C9" w:rsidP="007C50EB">
      <w:pPr>
        <w:pStyle w:val="affc"/>
        <w:rPr>
          <w:b/>
          <w:spacing w:val="4"/>
          <w:rtl/>
        </w:rPr>
      </w:pPr>
      <w:r w:rsidRPr="004749EE">
        <w:rPr>
          <w:rStyle w:val="affffa"/>
          <w:spacing w:val="4"/>
          <w:rtl/>
        </w:rPr>
        <w:t>אמרו ל</w:t>
      </w:r>
      <w:r w:rsidR="00953BAB">
        <w:rPr>
          <w:rStyle w:val="affffa"/>
          <w:rFonts w:hint="cs"/>
          <w:spacing w:val="4"/>
          <w:rtl/>
        </w:rPr>
        <w:t>ר"ע</w:t>
      </w:r>
      <w:r w:rsidRPr="004749EE">
        <w:rPr>
          <w:rStyle w:val="affffa"/>
          <w:spacing w:val="4"/>
          <w:rtl/>
        </w:rPr>
        <w:t>:</w:t>
      </w:r>
      <w:r w:rsidRPr="004749EE">
        <w:rPr>
          <w:b/>
          <w:spacing w:val="4"/>
          <w:rtl/>
        </w:rPr>
        <w:t xml:space="preserve"> </w:t>
      </w:r>
      <w:r w:rsidRPr="000253A8">
        <w:rPr>
          <w:rStyle w:val="affffc"/>
          <w:rtl/>
        </w:rPr>
        <w:t>מעשה בבני לוי</w:t>
      </w:r>
      <w:r w:rsidR="00953BAB" w:rsidRPr="000253A8">
        <w:rPr>
          <w:rStyle w:val="affffc"/>
          <w:rFonts w:hint="cs"/>
          <w:rtl/>
        </w:rPr>
        <w:t>..</w:t>
      </w:r>
      <w:r w:rsidRPr="004749EE">
        <w:rPr>
          <w:b/>
          <w:spacing w:val="4"/>
          <w:rtl/>
        </w:rPr>
        <w:t xml:space="preserve"> </w:t>
      </w:r>
      <w:r w:rsidR="00953BAB">
        <w:rPr>
          <w:rFonts w:hint="cs"/>
          <w:b/>
          <w:spacing w:val="4"/>
          <w:rtl/>
        </w:rPr>
        <w:t>ש</w:t>
      </w:r>
      <w:r w:rsidRPr="004749EE">
        <w:rPr>
          <w:b/>
          <w:spacing w:val="4"/>
          <w:rtl/>
        </w:rPr>
        <w:t xml:space="preserve">חלה אחד </w:t>
      </w:r>
      <w:r w:rsidR="00953BAB">
        <w:rPr>
          <w:rFonts w:hint="cs"/>
          <w:b/>
          <w:spacing w:val="4"/>
          <w:rtl/>
        </w:rPr>
        <w:t>בדרך</w:t>
      </w:r>
      <w:r w:rsidRPr="004749EE">
        <w:rPr>
          <w:b/>
          <w:spacing w:val="4"/>
          <w:rtl/>
        </w:rPr>
        <w:t xml:space="preserve"> והביאוהו בפונדק,</w:t>
      </w:r>
    </w:p>
    <w:p w14:paraId="061F658F" w14:textId="5733E0C7" w:rsidR="00953BAB" w:rsidRDefault="00B433C9" w:rsidP="00953BAB">
      <w:pPr>
        <w:pStyle w:val="affc"/>
        <w:rPr>
          <w:b/>
          <w:rtl/>
        </w:rPr>
      </w:pPr>
      <w:r w:rsidRPr="004749EE">
        <w:rPr>
          <w:rStyle w:val="affffa"/>
          <w:rtl/>
        </w:rPr>
        <w:t>ובחזרתם אמרו לפונדקית:</w:t>
      </w:r>
      <w:r w:rsidRPr="00C35A2C">
        <w:rPr>
          <w:b/>
          <w:rtl/>
        </w:rPr>
        <w:t xml:space="preserve"> איה חברנו?</w:t>
      </w:r>
      <w:r w:rsidR="004749EE">
        <w:rPr>
          <w:rFonts w:hint="cs"/>
          <w:b/>
          <w:rtl/>
        </w:rPr>
        <w:t xml:space="preserve"> </w:t>
      </w:r>
      <w:r w:rsidR="00953BAB">
        <w:rPr>
          <w:rStyle w:val="affffa"/>
          <w:rFonts w:hint="cs"/>
          <w:rtl/>
        </w:rPr>
        <w:t>א"</w:t>
      </w:r>
      <w:r w:rsidRPr="004749EE">
        <w:rPr>
          <w:rStyle w:val="affffa"/>
          <w:rtl/>
        </w:rPr>
        <w:t>ל:</w:t>
      </w:r>
      <w:r w:rsidRPr="00C35A2C">
        <w:rPr>
          <w:b/>
          <w:rtl/>
        </w:rPr>
        <w:t xml:space="preserve"> מת וקברתיו</w:t>
      </w:r>
      <w:r w:rsidR="00953BAB">
        <w:rPr>
          <w:rFonts w:hint="cs"/>
          <w:b/>
          <w:rtl/>
        </w:rPr>
        <w:t>!</w:t>
      </w:r>
    </w:p>
    <w:p w14:paraId="61D4A9F9" w14:textId="2CE4310D" w:rsidR="00953BAB" w:rsidRDefault="00B433C9" w:rsidP="00953BAB">
      <w:pPr>
        <w:pStyle w:val="affc"/>
        <w:rPr>
          <w:b/>
          <w:rtl/>
        </w:rPr>
      </w:pPr>
      <w:r w:rsidRPr="00C35A2C">
        <w:rPr>
          <w:b/>
          <w:rtl/>
        </w:rPr>
        <w:t>והשיאו את אשתו</w:t>
      </w:r>
      <w:r w:rsidR="00953BAB">
        <w:rPr>
          <w:rFonts w:hint="cs"/>
          <w:b/>
          <w:rtl/>
        </w:rPr>
        <w:t xml:space="preserve">, </w:t>
      </w:r>
      <w:r w:rsidRPr="00C35A2C">
        <w:rPr>
          <w:b/>
          <w:rtl/>
        </w:rPr>
        <w:t>ו</w:t>
      </w:r>
      <w:r w:rsidR="00953BAB">
        <w:rPr>
          <w:rFonts w:hint="cs"/>
          <w:b/>
          <w:rtl/>
        </w:rPr>
        <w:t xml:space="preserve">כי </w:t>
      </w:r>
      <w:r w:rsidRPr="00C35A2C">
        <w:rPr>
          <w:b/>
          <w:rtl/>
        </w:rPr>
        <w:t xml:space="preserve">לא תהא כהנת כפונדקית? </w:t>
      </w:r>
    </w:p>
    <w:p w14:paraId="0B8E719B" w14:textId="5DC1BAA8" w:rsidR="00B433C9" w:rsidRDefault="00B433C9" w:rsidP="00953BAB">
      <w:pPr>
        <w:pStyle w:val="affc"/>
        <w:rPr>
          <w:b/>
          <w:rtl/>
        </w:rPr>
      </w:pPr>
      <w:r w:rsidRPr="004749EE">
        <w:rPr>
          <w:rStyle w:val="affffa"/>
          <w:rtl/>
        </w:rPr>
        <w:t>אמר לה</w:t>
      </w:r>
      <w:r w:rsidR="00953BAB">
        <w:rPr>
          <w:rStyle w:val="affffa"/>
          <w:rFonts w:hint="cs"/>
          <w:rtl/>
        </w:rPr>
        <w:t>ם</w:t>
      </w:r>
      <w:r w:rsidRPr="004749EE">
        <w:rPr>
          <w:rStyle w:val="affffa"/>
          <w:rtl/>
        </w:rPr>
        <w:t xml:space="preserve">: </w:t>
      </w:r>
      <w:r w:rsidRPr="00C35A2C">
        <w:rPr>
          <w:b/>
          <w:rtl/>
        </w:rPr>
        <w:t>כשתהא כפונדקית נאמנת</w:t>
      </w:r>
      <w:r w:rsidR="00953BAB">
        <w:rPr>
          <w:rFonts w:hint="cs"/>
          <w:b/>
          <w:rtl/>
        </w:rPr>
        <w:t>!</w:t>
      </w:r>
    </w:p>
    <w:p w14:paraId="72A90A11" w14:textId="08325EF6" w:rsidR="00B433C9" w:rsidRPr="00C35A2C" w:rsidRDefault="00953BAB" w:rsidP="007C50EB">
      <w:pPr>
        <w:pStyle w:val="affc"/>
        <w:rPr>
          <w:b/>
          <w:rtl/>
        </w:rPr>
      </w:pPr>
      <w:r>
        <w:rPr>
          <w:rFonts w:hint="cs"/>
          <w:b/>
          <w:rtl/>
        </w:rPr>
        <w:t>ש</w:t>
      </w:r>
      <w:r w:rsidR="00B433C9" w:rsidRPr="00C35A2C">
        <w:rPr>
          <w:b/>
          <w:rtl/>
        </w:rPr>
        <w:t>הפונדקית הוציאה להם מקלו ותרמילו וס</w:t>
      </w:r>
      <w:r>
        <w:rPr>
          <w:rFonts w:hint="cs"/>
          <w:b/>
          <w:rtl/>
        </w:rPr>
        <w:t>"</w:t>
      </w:r>
      <w:r w:rsidR="00B433C9" w:rsidRPr="00C35A2C">
        <w:rPr>
          <w:b/>
          <w:rtl/>
        </w:rPr>
        <w:t>ת שהיה בידו.</w:t>
      </w:r>
    </w:p>
    <w:p w14:paraId="06BB3B8A" w14:textId="77777777" w:rsidR="00B433C9" w:rsidRPr="00C35A2C" w:rsidRDefault="00B433C9" w:rsidP="008E65FC">
      <w:pPr>
        <w:pStyle w:val="aff7"/>
        <w:framePr w:wrap="around"/>
        <w:rPr>
          <w:rtl/>
        </w:rPr>
      </w:pPr>
      <w:r w:rsidRPr="00C35A2C">
        <w:rPr>
          <w:rtl/>
        </w:rPr>
        <w:t>קכ</w:t>
      </w:r>
      <w:r w:rsidRPr="00C35A2C">
        <w:rPr>
          <w:rFonts w:hint="cs"/>
          <w:rtl/>
        </w:rPr>
        <w:t>ב</w:t>
      </w:r>
      <w:r w:rsidRPr="00C35A2C">
        <w:rPr>
          <w:rStyle w:val="afff1"/>
          <w:rFonts w:hint="cs"/>
          <w:rtl/>
        </w:rPr>
        <w:t>:</w:t>
      </w:r>
    </w:p>
    <w:p w14:paraId="45FA8439" w14:textId="7240552A" w:rsidR="00953BAB" w:rsidRPr="00D1637C" w:rsidRDefault="00B433C9" w:rsidP="007C50EB">
      <w:pPr>
        <w:rPr>
          <w:rFonts w:ascii="Fb Fontext" w:hAnsi="Fb Fontext" w:cs="PFT_Frank"/>
          <w:b/>
          <w:bCs/>
          <w:spacing w:val="-4"/>
          <w:szCs w:val="14"/>
          <w:rtl/>
        </w:rPr>
      </w:pPr>
      <w:r w:rsidRPr="00CA593F">
        <w:rPr>
          <w:rStyle w:val="affff5"/>
          <w:rtl/>
        </w:rPr>
        <w:t>גריעות פונדקית</w:t>
      </w:r>
      <w:r w:rsidR="00953BAB">
        <w:rPr>
          <w:rStyle w:val="affff5"/>
          <w:rFonts w:hint="cs"/>
          <w:rtl/>
        </w:rPr>
        <w:t>:</w:t>
      </w:r>
      <w:r w:rsidRPr="004749EE">
        <w:rPr>
          <w:rFonts w:ascii="Fb Fontext" w:hAnsi="Fb Fontext" w:hint="cs"/>
          <w:spacing w:val="-4"/>
          <w:rtl/>
        </w:rPr>
        <w:t xml:space="preserve"> </w:t>
      </w:r>
      <w:r w:rsidR="00953BAB" w:rsidRPr="00D1637C">
        <w:rPr>
          <w:rFonts w:ascii="Fb Fontext" w:hAnsi="Fb Fontext" w:cs="PFT_Frank" w:hint="eastAsia"/>
          <w:b/>
          <w:bCs/>
          <w:spacing w:val="-4"/>
          <w:szCs w:val="14"/>
          <w:rtl/>
        </w:rPr>
        <w:t>נכרית</w:t>
      </w:r>
      <w:r w:rsidRPr="00D1637C">
        <w:rPr>
          <w:rFonts w:ascii="Fb Fontext" w:hAnsi="Fb Fontext" w:cs="PFT_Frank"/>
          <w:b/>
          <w:bCs/>
          <w:spacing w:val="-4"/>
          <w:szCs w:val="14"/>
          <w:rtl/>
        </w:rPr>
        <w:t xml:space="preserve"> היתה</w:t>
      </w:r>
      <w:r w:rsidR="00953BAB">
        <w:rPr>
          <w:rFonts w:ascii="Fb Fontext" w:hAnsi="Fb Fontext" w:hint="cs"/>
          <w:spacing w:val="-4"/>
          <w:rtl/>
        </w:rPr>
        <w:t xml:space="preserve"> </w:t>
      </w:r>
      <w:r w:rsidR="00953BAB" w:rsidRPr="00CA593F">
        <w:rPr>
          <w:rStyle w:val="affff8"/>
          <w:rtl/>
        </w:rPr>
        <w:t xml:space="preserve">[וזה </w:t>
      </w:r>
      <w:r w:rsidR="00953BAB" w:rsidRPr="00CA593F">
        <w:rPr>
          <w:rStyle w:val="affff8"/>
          <w:rFonts w:hint="eastAsia"/>
          <w:rtl/>
        </w:rPr>
        <w:t>סברת</w:t>
      </w:r>
      <w:r w:rsidR="00953BAB" w:rsidRPr="00CA593F">
        <w:rPr>
          <w:rStyle w:val="affff8"/>
          <w:rtl/>
        </w:rPr>
        <w:t xml:space="preserve"> </w:t>
      </w:r>
      <w:r w:rsidR="00953BAB" w:rsidRPr="00CA593F">
        <w:rPr>
          <w:rStyle w:val="affff8"/>
          <w:rFonts w:hint="eastAsia"/>
          <w:rtl/>
        </w:rPr>
        <w:t>רבנן</w:t>
      </w:r>
      <w:r w:rsidR="00953BAB" w:rsidRPr="00CA593F">
        <w:rPr>
          <w:rStyle w:val="affff8"/>
          <w:rtl/>
        </w:rPr>
        <w:t>]</w:t>
      </w:r>
      <w:r w:rsidR="00953BAB">
        <w:rPr>
          <w:rStyle w:val="affff8"/>
          <w:rFonts w:hint="cs"/>
          <w:rtl/>
        </w:rPr>
        <w:t>,</w:t>
      </w:r>
      <w:r w:rsidRPr="004749EE">
        <w:rPr>
          <w:rFonts w:ascii="Fb Fontext" w:hAnsi="Fb Fontext"/>
          <w:spacing w:val="-4"/>
          <w:rtl/>
        </w:rPr>
        <w:t xml:space="preserve"> </w:t>
      </w:r>
      <w:r w:rsidR="00953BAB" w:rsidRPr="00D1637C">
        <w:rPr>
          <w:rFonts w:ascii="Fb Fontext" w:hAnsi="Fb Fontext" w:cs="PFT_Frank" w:hint="cs"/>
          <w:b/>
          <w:bCs/>
          <w:spacing w:val="-4"/>
          <w:szCs w:val="14"/>
          <w:rtl/>
        </w:rPr>
        <w:t xml:space="preserve">      </w:t>
      </w:r>
      <w:r w:rsidRPr="00D1637C">
        <w:rPr>
          <w:rFonts w:ascii="Fb Fontext" w:hAnsi="Fb Fontext" w:cs="PFT_Frank"/>
          <w:b/>
          <w:bCs/>
          <w:spacing w:val="-4"/>
          <w:szCs w:val="14"/>
          <w:rtl/>
        </w:rPr>
        <w:t>ומסיחה לפי תומה</w:t>
      </w:r>
    </w:p>
    <w:p w14:paraId="57E7D2A1" w14:textId="19DED82B" w:rsidR="00B433C9" w:rsidRPr="004749EE" w:rsidRDefault="00953BAB" w:rsidP="00CA593F">
      <w:pPr>
        <w:ind w:left="339" w:firstLine="113"/>
        <w:rPr>
          <w:rFonts w:ascii="Fb Fontext" w:hAnsi="Fb Fontext"/>
          <w:spacing w:val="-4"/>
          <w:rtl/>
        </w:rPr>
      </w:pPr>
      <w:r>
        <w:rPr>
          <w:rFonts w:ascii="Fb Fontext" w:hAnsi="Fb Fontext" w:hint="cs"/>
          <w:spacing w:val="-4"/>
          <w:rtl/>
        </w:rPr>
        <w:t xml:space="preserve">  '</w:t>
      </w:r>
      <w:r w:rsidR="00B433C9" w:rsidRPr="004749EE">
        <w:rPr>
          <w:rFonts w:ascii="Fb Fontext" w:hAnsi="Fb Fontext"/>
          <w:spacing w:val="-4"/>
          <w:rtl/>
        </w:rPr>
        <w:t>זה מקלו וזה תרמילו וזה קבר שקברתיו</w:t>
      </w:r>
      <w:r>
        <w:rPr>
          <w:rFonts w:ascii="Fb Fontext" w:hAnsi="Fb Fontext" w:hint="cs"/>
          <w:spacing w:val="-4"/>
          <w:rtl/>
        </w:rPr>
        <w:t xml:space="preserve">' </w:t>
      </w:r>
      <w:r>
        <w:rPr>
          <w:rStyle w:val="affff8"/>
          <w:rFonts w:hint="cs"/>
          <w:rtl/>
        </w:rPr>
        <w:t xml:space="preserve">[וזה סברת </w:t>
      </w:r>
      <w:r>
        <w:rPr>
          <w:rStyle w:val="affff5"/>
          <w:rFonts w:hint="cs"/>
          <w:rtl/>
          <w:rPrChange w:id="9099" w:author="מנוע אמוראים" w:date="2026-10-05T16:41:34Z">
            <w:rPr>
              <w:rStyle w:val="affff8"/>
              <w:rFonts w:hint="cs"/>
              <w:rtl/>
            </w:rPr>
          </w:rPrChange>
        </w:rPr>
        <w:t xml:space="preserve">ר"ע</w:t>
      </w:r>
      <w:r>
        <w:rPr>
          <w:rStyle w:val="affff8"/>
          <w:rFonts w:hint="cs"/>
          <w:rtl/>
        </w:rPr>
        <w:t xml:space="preserve">]</w:t>
      </w:r>
      <w:r>
        <w:rPr>
          <w:rFonts w:ascii="Fb Fontext" w:hAnsi="Fb Fontext" w:hint="cs"/>
          <w:spacing w:val="-4"/>
          <w:rtl/>
        </w:rPr>
        <w:t>.</w:t>
      </w:r>
    </w:p>
    <w:p w14:paraId="73885ED9" w14:textId="4ACA2F3A" w:rsidR="00B433C9" w:rsidRPr="00C35A2C" w:rsidRDefault="00953BAB" w:rsidP="00CA593F">
      <w:pPr>
        <w:jc w:val="center"/>
        <w:rPr>
          <w:rFonts w:ascii="Fb Fontext" w:hAnsi="Fb Fontext" w:cs="Guttman Vilna"/>
          <w:b/>
          <w:bCs/>
          <w:rtl/>
        </w:rPr>
      </w:pPr>
      <w:r w:rsidRPr="00D1637C">
        <w:rPr>
          <w:rFonts w:ascii="Fb Fontext" w:hAnsi="Fb Fontext" w:cs="PFT_Frank" w:hint="eastAsia"/>
          <w:b/>
          <w:bCs/>
          <w:szCs w:val="14"/>
          <w:rtl/>
        </w:rPr>
        <w:t>ש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כיון 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שראתם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 בכ</w:t>
      </w:r>
      <w:r w:rsidRPr="00D1637C">
        <w:rPr>
          <w:rFonts w:ascii="Fb Fontext" w:hAnsi="Fb Fontext" w:cs="PFT_Frank" w:hint="eastAsia"/>
          <w:b/>
          <w:bCs/>
          <w:szCs w:val="14"/>
          <w:rtl/>
        </w:rPr>
        <w:t>תה</w:t>
      </w:r>
      <w:r w:rsidR="00B433C9" w:rsidRPr="00C35A2C">
        <w:rPr>
          <w:rFonts w:ascii="Fb Fontext" w:hAnsi="Fb Fontext"/>
          <w:rtl/>
        </w:rPr>
        <w:t xml:space="preserve">, </w:t>
      </w:r>
      <w:r>
        <w:rPr>
          <w:rFonts w:ascii="Fb Fontext" w:hAnsi="Fb Fontext" w:hint="cs"/>
          <w:rtl/>
        </w:rPr>
        <w:t>ורק אח"כ שאלוה.</w:t>
      </w:r>
    </w:p>
    <w:p w14:paraId="428407E5" w14:textId="7D30A093" w:rsidR="00953BAB" w:rsidRPr="00953BAB" w:rsidRDefault="00953BAB" w:rsidP="00615A60">
      <w:pPr>
        <w:pStyle w:val="affff2"/>
        <w:rPr>
          <w:rtl/>
        </w:rPr>
      </w:pPr>
      <w:bookmarkStart w:id="1444" w:name="_Toc119173288"/>
      <w:bookmarkStart w:id="1445" w:name="_Toc119230385"/>
      <w:r w:rsidRPr="00953BAB">
        <w:rPr>
          <w:rFonts w:hint="cs"/>
          <w:rtl/>
        </w:rPr>
        <w:t xml:space="preserve">אם </w:t>
      </w:r>
      <w:r w:rsidR="005825D4">
        <w:rPr>
          <w:rFonts w:hint="cs"/>
          <w:rtl/>
        </w:rPr>
        <w:t xml:space="preserve">עדות אשה </w:t>
      </w:r>
      <w:r w:rsidRPr="00953BAB">
        <w:rPr>
          <w:rFonts w:hint="cs"/>
          <w:rtl/>
        </w:rPr>
        <w:t>צריך דרישה וחקירה</w:t>
      </w:r>
      <w:bookmarkEnd w:id="1444"/>
      <w:bookmarkEnd w:id="1445"/>
    </w:p>
    <w:p w14:paraId="1F4E0F10" w14:textId="22CA3DA6" w:rsidR="00953BAB" w:rsidRDefault="00B433C9" w:rsidP="00953BAB">
      <w:pPr>
        <w:rPr>
          <w:rFonts w:ascii="Fb Fontext" w:hAnsi="Fb Fontext"/>
          <w:sz w:val="32"/>
          <w:rtl/>
        </w:rPr>
      </w:pPr>
      <w:r w:rsidRPr="006B3DBE">
        <w:rPr>
          <w:rStyle w:val="affff5"/>
          <w:rtl/>
        </w:rPr>
        <w:t xml:space="preserve">ת"ר: 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>מעשה</w:t>
      </w:r>
      <w:r w:rsidRPr="00C35A2C">
        <w:rPr>
          <w:rFonts w:ascii="Fb Fontext" w:hAnsi="Fb Fontext"/>
          <w:sz w:val="32"/>
          <w:rtl/>
        </w:rPr>
        <w:t xml:space="preserve"> שבא להעיד לפני </w:t>
      </w:r>
      <w:r w:rsidRPr="006B3DBE">
        <w:rPr>
          <w:rStyle w:val="affff5"/>
          <w:rtl/>
        </w:rPr>
        <w:t>ר</w:t>
      </w:r>
      <w:r w:rsidR="00953BAB">
        <w:rPr>
          <w:rStyle w:val="affff5"/>
          <w:rFonts w:hint="cs"/>
          <w:rtl/>
        </w:rPr>
        <w:t>"</w:t>
      </w:r>
      <w:r w:rsidRPr="006B3DBE">
        <w:rPr>
          <w:rStyle w:val="affff5"/>
          <w:rtl/>
        </w:rPr>
        <w:t>ט</w:t>
      </w:r>
      <w:r w:rsidRPr="00C35A2C">
        <w:rPr>
          <w:rFonts w:ascii="Fb Fontext" w:hAnsi="Fb Fontext"/>
          <w:sz w:val="32"/>
          <w:rtl/>
        </w:rPr>
        <w:t>,</w:t>
      </w:r>
      <w:r w:rsidR="00953BAB">
        <w:rPr>
          <w:rStyle w:val="affff5"/>
          <w:rFonts w:hint="cs"/>
          <w:rtl/>
        </w:rPr>
        <w:t xml:space="preserve"> ושא</w:t>
      </w:r>
      <w:r w:rsidRPr="006B3DBE">
        <w:rPr>
          <w:rStyle w:val="affff5"/>
          <w:rtl/>
        </w:rPr>
        <w:t>לו:</w:t>
      </w:r>
      <w:r w:rsidRPr="00C35A2C">
        <w:rPr>
          <w:rFonts w:ascii="Fb Fontext" w:hAnsi="Fb Fontext"/>
          <w:sz w:val="32"/>
          <w:rtl/>
        </w:rPr>
        <w:t xml:space="preserve"> </w:t>
      </w:r>
      <w:r w:rsidR="00953BAB">
        <w:rPr>
          <w:rFonts w:ascii="Fb Fontext" w:hAnsi="Fb Fontext" w:hint="cs"/>
          <w:sz w:val="32"/>
          <w:rtl/>
        </w:rPr>
        <w:t>מנין לך ה</w:t>
      </w:r>
      <w:r w:rsidRPr="00C35A2C">
        <w:rPr>
          <w:rFonts w:ascii="Fb Fontext" w:hAnsi="Fb Fontext"/>
          <w:sz w:val="32"/>
          <w:rtl/>
        </w:rPr>
        <w:t xml:space="preserve">עדות? </w:t>
      </w:r>
    </w:p>
    <w:p w14:paraId="04FBB3E8" w14:textId="0322059E" w:rsidR="00B433C9" w:rsidRPr="00C35A2C" w:rsidRDefault="00953BAB" w:rsidP="00953BAB">
      <w:pPr>
        <w:rPr>
          <w:rFonts w:ascii="Fb Fontext" w:hAnsi="Fb Fontext" w:cs="Guttman Vilna"/>
          <w:b/>
          <w:bCs/>
          <w:rtl/>
        </w:rPr>
      </w:pPr>
      <w:r w:rsidRPr="00CA593F">
        <w:rPr>
          <w:rStyle w:val="affff5"/>
          <w:rFonts w:hint="eastAsia"/>
          <w:rtl/>
        </w:rPr>
        <w:t>ו</w:t>
      </w:r>
      <w:r w:rsidR="00B433C9" w:rsidRPr="00953BAB">
        <w:rPr>
          <w:rStyle w:val="affff5"/>
          <w:rtl/>
        </w:rPr>
        <w:t>א</w:t>
      </w:r>
      <w:r w:rsidR="00B433C9" w:rsidRPr="006B3DBE">
        <w:rPr>
          <w:rStyle w:val="affff5"/>
          <w:rtl/>
        </w:rPr>
        <w:t>מר</w:t>
      </w:r>
      <w:r>
        <w:rPr>
          <w:rStyle w:val="affff5"/>
          <w:rFonts w:hint="cs"/>
          <w:rtl/>
        </w:rPr>
        <w:t xml:space="preserve"> שהכירו ואת שמו</w:t>
      </w:r>
      <w:r w:rsidR="00B433C9" w:rsidRPr="006B3DBE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'ש</w:t>
      </w:r>
      <w:r w:rsidR="00B433C9" w:rsidRPr="00C35A2C">
        <w:rPr>
          <w:rFonts w:ascii="Fb Fontext" w:hAnsi="Fb Fontext"/>
          <w:sz w:val="32"/>
          <w:rtl/>
        </w:rPr>
        <w:t>הלכ</w:t>
      </w:r>
      <w:r>
        <w:rPr>
          <w:rFonts w:ascii="Fb Fontext" w:hAnsi="Fb Fontext" w:hint="cs"/>
          <w:sz w:val="32"/>
          <w:rtl/>
        </w:rPr>
        <w:t>ו</w:t>
      </w:r>
      <w:r w:rsidR="00B433C9" w:rsidRPr="00C35A2C">
        <w:rPr>
          <w:rFonts w:ascii="Fb Fontext" w:hAnsi="Fb Fontext"/>
          <w:sz w:val="32"/>
          <w:rtl/>
        </w:rPr>
        <w:t xml:space="preserve"> בדרך ו</w:t>
      </w:r>
      <w:r>
        <w:rPr>
          <w:rFonts w:ascii="Fb Fontext" w:hAnsi="Fb Fontext" w:hint="cs"/>
          <w:sz w:val="32"/>
          <w:rtl/>
        </w:rPr>
        <w:t>הצילו מ</w:t>
      </w:r>
      <w:r w:rsidR="00B433C9" w:rsidRPr="00C35A2C">
        <w:rPr>
          <w:rFonts w:ascii="Fb Fontext" w:hAnsi="Fb Fontext"/>
          <w:sz w:val="32"/>
          <w:rtl/>
        </w:rPr>
        <w:t>הגייס,</w:t>
      </w:r>
      <w:r>
        <w:rPr>
          <w:rStyle w:val="affff5"/>
          <w:rFonts w:hint="cs"/>
          <w:rtl/>
        </w:rPr>
        <w:t xml:space="preserve"> ו</w:t>
      </w:r>
      <w:r w:rsidR="00B433C9" w:rsidRPr="006B3DBE">
        <w:rPr>
          <w:rStyle w:val="affff5"/>
          <w:rtl/>
        </w:rPr>
        <w:t>א</w:t>
      </w:r>
      <w:r>
        <w:rPr>
          <w:rStyle w:val="affff5"/>
          <w:rFonts w:hint="cs"/>
          <w:rtl/>
        </w:rPr>
        <w:t>"</w:t>
      </w:r>
      <w:r w:rsidR="00B433C9" w:rsidRPr="006B3DBE">
        <w:rPr>
          <w:rStyle w:val="affff5"/>
          <w:rtl/>
        </w:rPr>
        <w:t>ל</w:t>
      </w:r>
      <w:r w:rsidR="00B433C9" w:rsidRPr="00C35A2C">
        <w:rPr>
          <w:rFonts w:ascii="Fb Fontext" w:hAnsi="Fb Fontext"/>
          <w:sz w:val="32"/>
          <w:rtl/>
        </w:rPr>
        <w:t xml:space="preserve"> אריה, יישר כחך! </w:t>
      </w:r>
      <w:r>
        <w:rPr>
          <w:rStyle w:val="affff5"/>
          <w:rFonts w:hint="cs"/>
          <w:rtl/>
        </w:rPr>
        <w:t>והשיבני</w:t>
      </w:r>
      <w:r w:rsidR="00B433C9" w:rsidRPr="006B3DBE">
        <w:rPr>
          <w:rStyle w:val="affff5"/>
          <w:rtl/>
        </w:rPr>
        <w:t>:</w:t>
      </w:r>
      <w:r w:rsidR="00B433C9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באמת</w:t>
      </w:r>
      <w:r w:rsidR="00B433C9" w:rsidRPr="00C35A2C">
        <w:rPr>
          <w:rFonts w:ascii="Fb Fontext" w:hAnsi="Fb Fontext"/>
          <w:sz w:val="32"/>
          <w:rtl/>
        </w:rPr>
        <w:t xml:space="preserve"> קורין אותי </w:t>
      </w:r>
      <w:r w:rsidR="00B433C9" w:rsidRPr="006B3DBE">
        <w:rPr>
          <w:rStyle w:val="affff5"/>
          <w:rtl/>
        </w:rPr>
        <w:t>יוחנן ברבי יונתן</w:t>
      </w:r>
      <w:r>
        <w:rPr>
          <w:rStyle w:val="affff5"/>
          <w:rFonts w:hint="cs"/>
          <w:rtl/>
        </w:rPr>
        <w:t>,</w:t>
      </w:r>
      <w:r w:rsidR="00B433C9" w:rsidRPr="006B3DBE">
        <w:rPr>
          <w:rStyle w:val="affff5"/>
          <w:rtl/>
        </w:rPr>
        <w:t xml:space="preserve"> אריה</w:t>
      </w:r>
      <w:r>
        <w:rPr>
          <w:rStyle w:val="affff5"/>
          <w:rFonts w:hint="cs"/>
          <w:rtl/>
        </w:rPr>
        <w:t>,</w:t>
      </w:r>
      <w:r w:rsidR="00B433C9" w:rsidRPr="006B3DBE">
        <w:rPr>
          <w:rStyle w:val="affff5"/>
          <w:rtl/>
        </w:rPr>
        <w:t xml:space="preserve"> מכפר שיחיא</w:t>
      </w:r>
      <w:r w:rsidR="00B433C9" w:rsidRPr="00C35A2C">
        <w:rPr>
          <w:rFonts w:ascii="Fb Fontext" w:hAnsi="Fb Fontext"/>
          <w:sz w:val="32"/>
          <w:rtl/>
        </w:rPr>
        <w:t>, לימים חלה ומת</w:t>
      </w:r>
      <w:r>
        <w:rPr>
          <w:rFonts w:ascii="Fb Fontext" w:hAnsi="Fb Fontext" w:hint="cs"/>
          <w:sz w:val="32"/>
          <w:rtl/>
        </w:rPr>
        <w:t>'</w:t>
      </w:r>
      <w:r w:rsidR="006B3DBE"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- </w:t>
      </w:r>
      <w:r w:rsidR="00B433C9" w:rsidRPr="00CA593F">
        <w:rPr>
          <w:rStyle w:val="affff5"/>
          <w:rtl/>
        </w:rPr>
        <w:t>השיא ר</w:t>
      </w:r>
      <w:r w:rsidRPr="00CA593F">
        <w:rPr>
          <w:rStyle w:val="affff5"/>
          <w:rtl/>
        </w:rPr>
        <w:t>"</w:t>
      </w:r>
      <w:r w:rsidR="00B433C9" w:rsidRPr="00CA593F">
        <w:rPr>
          <w:rStyle w:val="affff5"/>
          <w:rtl/>
        </w:rPr>
        <w:t>ט</w:t>
      </w:r>
      <w:r w:rsidR="00B433C9" w:rsidRPr="00C35A2C">
        <w:rPr>
          <w:rFonts w:ascii="Fb Fontext" w:hAnsi="Fb Fontext"/>
          <w:rtl/>
        </w:rPr>
        <w:t xml:space="preserve"> אשתו</w:t>
      </w:r>
      <w:r>
        <w:rPr>
          <w:rFonts w:ascii="Fb Fontext" w:hAnsi="Fb Fontext" w:hint="cs"/>
          <w:rtl/>
        </w:rPr>
        <w:t xml:space="preserve"> </w:t>
      </w:r>
      <w:r w:rsidRPr="00CA593F">
        <w:rPr>
          <w:rStyle w:val="affff8"/>
          <w:rFonts w:hint="eastAsia"/>
          <w:rtl/>
        </w:rPr>
        <w:t>ש</w:t>
      </w:r>
      <w:r>
        <w:rPr>
          <w:rStyle w:val="affff8"/>
          <w:rFonts w:hint="cs"/>
          <w:rtl/>
        </w:rPr>
        <w:t>האמינו</w:t>
      </w:r>
      <w:r w:rsidRPr="00CA593F">
        <w:rPr>
          <w:rStyle w:val="affff8"/>
          <w:rtl/>
        </w:rPr>
        <w:t xml:space="preserve"> על שמו</w:t>
      </w:r>
      <w:r>
        <w:rPr>
          <w:rStyle w:val="affff8"/>
          <w:rFonts w:hint="cs"/>
          <w:rtl/>
        </w:rPr>
        <w:t>,</w:t>
      </w:r>
      <w:r w:rsidRPr="00CA593F">
        <w:rPr>
          <w:rStyle w:val="affff8"/>
          <w:rtl/>
        </w:rPr>
        <w:t xml:space="preserve"> ושמת.</w:t>
      </w:r>
    </w:p>
    <w:p w14:paraId="3AEB2380" w14:textId="5045087B" w:rsidR="00D46A90" w:rsidRDefault="00D46A90" w:rsidP="00D46A90">
      <w:pPr>
        <w:rPr>
          <w:rStyle w:val="affff5"/>
          <w:rtl/>
        </w:rPr>
      </w:pPr>
      <w:r>
        <w:rPr>
          <w:rStyle w:val="affff5"/>
          <w:rFonts w:hint="cs"/>
          <w:rtl/>
        </w:rPr>
        <w:t>ואידך:</w:t>
      </w:r>
      <w:r w:rsidR="00B433C9" w:rsidRPr="006B3DBE">
        <w:rPr>
          <w:rStyle w:val="affff5"/>
          <w:rFonts w:hint="cs"/>
          <w:rtl/>
        </w:rPr>
        <w:t xml:space="preserve"> </w:t>
      </w:r>
      <w:r>
        <w:rPr>
          <w:rStyle w:val="affff5"/>
          <w:rFonts w:hint="cs"/>
          <w:rtl/>
        </w:rPr>
        <w:t>ש</w:t>
      </w:r>
      <w:r w:rsidR="00B433C9" w:rsidRPr="006B3DBE">
        <w:rPr>
          <w:rStyle w:val="affff5"/>
          <w:rFonts w:hint="cs"/>
          <w:rtl/>
        </w:rPr>
        <w:t>ר</w:t>
      </w:r>
      <w:r w:rsidR="00B433C9" w:rsidRPr="006B3DBE">
        <w:rPr>
          <w:rStyle w:val="affff5"/>
          <w:rtl/>
        </w:rPr>
        <w:t>"</w:t>
      </w:r>
      <w:r w:rsidR="00B433C9" w:rsidRPr="006B3DBE">
        <w:rPr>
          <w:rStyle w:val="affff5"/>
          <w:rFonts w:hint="cs"/>
          <w:rtl/>
        </w:rPr>
        <w:t>ט</w:t>
      </w:r>
      <w:r w:rsidR="00B433C9" w:rsidRPr="00C35A2C">
        <w:rPr>
          <w:rFonts w:hint="cs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סירס</w:t>
      </w:r>
      <w:r w:rsidR="00B433C9" w:rsidRPr="00D1637C">
        <w:rPr>
          <w:rFonts w:cs="PFT_Frank"/>
          <w:b/>
          <w:bCs/>
          <w:szCs w:val="14"/>
          <w:rtl/>
        </w:rPr>
        <w:t xml:space="preserve"> </w:t>
      </w:r>
      <w:r w:rsidR="00B433C9" w:rsidRPr="00D1637C">
        <w:rPr>
          <w:rFonts w:cs="PFT_Frank" w:hint="eastAsia"/>
          <w:b/>
          <w:bCs/>
          <w:szCs w:val="14"/>
          <w:rtl/>
        </w:rPr>
        <w:t>הסדר</w:t>
      </w:r>
      <w:r w:rsidR="006B3DBE" w:rsidRPr="00D46A90">
        <w:rPr>
          <w:rFonts w:hint="cs"/>
          <w:rtl/>
        </w:rPr>
        <w:t xml:space="preserve"> </w:t>
      </w:r>
      <w:r w:rsidRPr="00D46A90">
        <w:rPr>
          <w:rStyle w:val="affff5"/>
          <w:rFonts w:hint="cs"/>
          <w:rtl/>
        </w:rPr>
        <w:t>'</w:t>
      </w:r>
      <w:r w:rsidRPr="00CA593F">
        <w:rPr>
          <w:rStyle w:val="affff5"/>
          <w:rFonts w:hint="eastAsia"/>
          <w:rtl/>
        </w:rPr>
        <w:t>כפר</w:t>
      </w:r>
      <w:r w:rsidRPr="00CA593F">
        <w:rPr>
          <w:rStyle w:val="affff5"/>
          <w:rtl/>
        </w:rPr>
        <w:t xml:space="preserve"> </w:t>
      </w:r>
      <w:r w:rsidRPr="00CA593F">
        <w:rPr>
          <w:rStyle w:val="affff5"/>
          <w:rFonts w:hint="eastAsia"/>
          <w:rtl/>
        </w:rPr>
        <w:t>שיחיא</w:t>
      </w:r>
      <w:r w:rsidRPr="00CA593F">
        <w:rPr>
          <w:rStyle w:val="affff5"/>
          <w:rtl/>
        </w:rPr>
        <w:t xml:space="preserve"> </w:t>
      </w:r>
      <w:r w:rsidRPr="00CA593F">
        <w:rPr>
          <w:rStyle w:val="affff5"/>
          <w:rFonts w:hint="eastAsia"/>
          <w:rtl/>
        </w:rPr>
        <w:t>אריה</w:t>
      </w:r>
      <w:r w:rsidRPr="00CA593F">
        <w:rPr>
          <w:rStyle w:val="affff5"/>
          <w:rtl/>
        </w:rPr>
        <w:t>'</w:t>
      </w:r>
      <w:r>
        <w:rPr>
          <w:rStyle w:val="affff5"/>
          <w:rFonts w:hint="cs"/>
          <w:rtl/>
        </w:rPr>
        <w:t>,</w:t>
      </w:r>
    </w:p>
    <w:p w14:paraId="78C651FC" w14:textId="1DDD6564" w:rsidR="00B433C9" w:rsidRDefault="00D46A90" w:rsidP="00D46A90">
      <w:pPr>
        <w:rPr>
          <w:rtl/>
        </w:rPr>
      </w:pPr>
      <w:r w:rsidRPr="00CA593F">
        <w:rPr>
          <w:rFonts w:hint="eastAsia"/>
          <w:rtl/>
        </w:rPr>
        <w:lastRenderedPageBreak/>
        <w:t>ו</w:t>
      </w:r>
      <w:r w:rsidR="00B433C9" w:rsidRPr="00CA593F">
        <w:rPr>
          <w:rtl/>
        </w:rPr>
        <w:t xml:space="preserve">דקדק עליו </w:t>
      </w:r>
      <w:r>
        <w:rPr>
          <w:rFonts w:hint="cs"/>
          <w:rtl/>
        </w:rPr>
        <w:t>ג'</w:t>
      </w:r>
      <w:r w:rsidR="00B433C9" w:rsidRPr="00CA593F">
        <w:rPr>
          <w:rtl/>
        </w:rPr>
        <w:t xml:space="preserve"> פעמים וכיון את דבריו,</w:t>
      </w:r>
      <w:r w:rsidR="00B433C9" w:rsidRPr="00C35A2C">
        <w:rPr>
          <w:rtl/>
        </w:rPr>
        <w:t xml:space="preserve"> ו</w:t>
      </w:r>
      <w:r>
        <w:rPr>
          <w:rFonts w:hint="cs"/>
          <w:rtl/>
        </w:rPr>
        <w:t xml:space="preserve">רק אז </w:t>
      </w:r>
      <w:r w:rsidR="00B433C9" w:rsidRPr="00C35A2C">
        <w:rPr>
          <w:rtl/>
        </w:rPr>
        <w:t>השיא אשתו!</w:t>
      </w:r>
    </w:p>
    <w:p w14:paraId="2FC4A1E1" w14:textId="5E2C3A64" w:rsidR="00B433C9" w:rsidRPr="00C35A2C" w:rsidRDefault="005825D4" w:rsidP="00B55EDF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כ</w:t>
      </w:r>
      <w:r w:rsidR="00B433C9" w:rsidRPr="00CA593F">
        <w:rPr>
          <w:rStyle w:val="affff5"/>
          <w:rtl/>
        </w:rPr>
        <w:t>תנאי</w:t>
      </w:r>
      <w:r w:rsidR="00B433C9" w:rsidRPr="006B3DBE">
        <w:rPr>
          <w:rStyle w:val="affff5"/>
          <w:rtl/>
        </w:rPr>
        <w:t xml:space="preserve">: </w:t>
      </w:r>
      <w:r w:rsidR="00D46A90" w:rsidRPr="00CA593F">
        <w:rPr>
          <w:rFonts w:hint="eastAsia"/>
          <w:b/>
          <w:rtl/>
        </w:rPr>
        <w:t>ל</w:t>
      </w:r>
      <w:r w:rsidR="00B433C9" w:rsidRPr="00D1637C">
        <w:rPr>
          <w:rFonts w:cs="PFT_Frank"/>
          <w:b/>
          <w:bCs/>
          <w:szCs w:val="14"/>
          <w:rtl/>
        </w:rPr>
        <w:t>א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 xml:space="preserve"> בודקין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CA593F">
        <w:rPr>
          <w:rStyle w:val="affff8"/>
          <w:rtl/>
        </w:rPr>
        <w:t xml:space="preserve">עדי נשים </w:t>
      </w:r>
      <w:r w:rsidR="00B433C9" w:rsidRPr="00C35A2C">
        <w:rPr>
          <w:rFonts w:ascii="Fb Fontext" w:hAnsi="Fb Fontext"/>
          <w:rtl/>
        </w:rPr>
        <w:t xml:space="preserve">בדרישה וחקירה, </w:t>
      </w:r>
      <w:r w:rsidR="00D46A90">
        <w:rPr>
          <w:rStyle w:val="affff5"/>
          <w:rFonts w:hint="cs"/>
          <w:rtl/>
        </w:rPr>
        <w:t>ר"ע ו</w:t>
      </w:r>
      <w:r w:rsidR="00B433C9" w:rsidRPr="006B3DBE">
        <w:rPr>
          <w:rStyle w:val="affff5"/>
          <w:rFonts w:hint="cs"/>
          <w:rtl/>
        </w:rPr>
        <w:t>ר</w:t>
      </w:r>
      <w:r w:rsidR="00B433C9" w:rsidRPr="006B3DBE">
        <w:rPr>
          <w:rStyle w:val="affff5"/>
          <w:rtl/>
        </w:rPr>
        <w:t>"</w:t>
      </w:r>
      <w:r w:rsidR="00B433C9" w:rsidRPr="006B3DBE">
        <w:rPr>
          <w:rStyle w:val="affff5"/>
          <w:rFonts w:hint="cs"/>
          <w:rtl/>
        </w:rPr>
        <w:t>ט</w:t>
      </w:r>
      <w:r w:rsidR="00B433C9" w:rsidRPr="006B3DBE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בודקין</w:t>
      </w:r>
      <w:r w:rsidR="00B433C9" w:rsidRPr="00C35A2C">
        <w:rPr>
          <w:rFonts w:ascii="Fb Fontext" w:hAnsi="Fb Fontext"/>
          <w:rtl/>
        </w:rPr>
        <w:t>.</w:t>
      </w:r>
    </w:p>
    <w:p w14:paraId="17E38EA0" w14:textId="62DB6436" w:rsidR="00D46A90" w:rsidRPr="00D1637C" w:rsidRDefault="00B433C9" w:rsidP="00CA593F">
      <w:pPr>
        <w:jc w:val="center"/>
        <w:rPr>
          <w:rFonts w:ascii="Fb Fontext" w:hAnsi="Fb Fontext" w:cs="PFT_Frank"/>
          <w:b/>
          <w:bCs/>
          <w:spacing w:val="-2"/>
          <w:sz w:val="32"/>
          <w:szCs w:val="14"/>
          <w:rtl/>
        </w:rPr>
      </w:pPr>
      <w:r w:rsidRPr="00D1637C">
        <w:rPr>
          <w:rFonts w:ascii="Fb Fontext" w:hAnsi="Fb Fontext" w:cs="PFT_Frank" w:hint="eastAsia"/>
          <w:bCs/>
          <w:spacing w:val="-2"/>
          <w:szCs w:val="14"/>
          <w:rtl/>
        </w:rPr>
        <w:t>דד</w:t>
      </w:r>
      <w:r w:rsidR="005825D4" w:rsidRPr="00D1637C">
        <w:rPr>
          <w:rFonts w:ascii="Fb Fontext" w:hAnsi="Fb Fontext" w:cs="PFT_Frank" w:hint="eastAsia"/>
          <w:bCs/>
          <w:spacing w:val="-2"/>
          <w:szCs w:val="14"/>
          <w:rtl/>
        </w:rPr>
        <w:t>בר</w:t>
      </w:r>
      <w:r w:rsidR="005825D4" w:rsidRPr="00D1637C">
        <w:rPr>
          <w:rFonts w:ascii="Fb Fontext" w:hAnsi="Fb Fontext" w:cs="PFT_Frank"/>
          <w:bCs/>
          <w:spacing w:val="-2"/>
          <w:szCs w:val="14"/>
          <w:rtl/>
        </w:rPr>
        <w:t xml:space="preserve"> </w:t>
      </w:r>
      <w:r w:rsidR="005825D4" w:rsidRPr="00D1637C">
        <w:rPr>
          <w:rFonts w:ascii="Fb Fontext" w:hAnsi="Fb Fontext" w:cs="PFT_Frank" w:hint="eastAsia"/>
          <w:bCs/>
          <w:spacing w:val="-2"/>
          <w:szCs w:val="14"/>
          <w:rtl/>
        </w:rPr>
        <w:t>תורה</w:t>
      </w:r>
      <w:r w:rsidRPr="00262A77">
        <w:rPr>
          <w:rFonts w:ascii="Fb Fontext" w:hAnsi="Fb Fontext" w:hint="cs"/>
          <w:spacing w:val="-2"/>
          <w:rtl/>
        </w:rPr>
        <w:t xml:space="preserve"> </w:t>
      </w:r>
      <w:r w:rsidRPr="00262A77">
        <w:rPr>
          <w:rFonts w:ascii="Fb Fontext" w:hAnsi="Fb Fontext"/>
          <w:spacing w:val="-2"/>
          <w:rtl/>
        </w:rPr>
        <w:t xml:space="preserve">דיני ממונות ונפשות בדרישה וחקירה, </w:t>
      </w:r>
    </w:p>
    <w:p w14:paraId="30518FC0" w14:textId="6C7DAF51" w:rsidR="00B433C9" w:rsidRPr="00C35A2C" w:rsidRDefault="00B433C9" w:rsidP="00CA593F">
      <w:pPr>
        <w:rPr>
          <w:rFonts w:ascii="Fb Fontext" w:hAnsi="Fb Fontext"/>
          <w:rtl/>
        </w:rPr>
      </w:pPr>
      <w:r w:rsidRPr="00D1637C">
        <w:rPr>
          <w:rFonts w:ascii="Fb Fontext" w:hAnsi="Fb Fontext" w:cs="PFT_Frank"/>
          <w:b/>
          <w:bCs/>
          <w:sz w:val="32"/>
          <w:szCs w:val="14"/>
          <w:rtl/>
        </w:rPr>
        <w:t>ואמרו</w:t>
      </w:r>
      <w:r w:rsidR="005825D4" w:rsidRPr="00D1637C">
        <w:rPr>
          <w:rFonts w:ascii="Fb Fontext" w:hAnsi="Fb Fontext" w:cs="PFT_Frank" w:hint="cs"/>
          <w:b/>
          <w:bCs/>
          <w:sz w:val="32"/>
          <w:szCs w:val="14"/>
          <w:rtl/>
        </w:rPr>
        <w:t>,</w:t>
      </w:r>
      <w:r w:rsidRPr="00D1637C">
        <w:rPr>
          <w:rFonts w:ascii="Fb Fontext" w:hAnsi="Fb Fontext" w:cs="PFT_Frank"/>
          <w:b/>
          <w:bCs/>
          <w:sz w:val="32"/>
          <w:szCs w:val="14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>ממונות א</w:t>
      </w:r>
      <w:r w:rsidR="00D46A90">
        <w:rPr>
          <w:rFonts w:ascii="Fb Fontext" w:hAnsi="Fb Fontext" w:hint="cs"/>
          <w:sz w:val="32"/>
          <w:rtl/>
        </w:rPr>
        <w:t>"</w:t>
      </w:r>
      <w:r w:rsidRPr="00C35A2C">
        <w:rPr>
          <w:rFonts w:ascii="Fb Fontext" w:hAnsi="Fb Fontext"/>
          <w:sz w:val="32"/>
          <w:rtl/>
        </w:rPr>
        <w:t>צ דרישה וחקירה שלא תנעל</w:t>
      </w:r>
      <w:r w:rsidR="005825D4">
        <w:rPr>
          <w:rFonts w:ascii="Fb Fontext" w:hAnsi="Fb Fontext" w:hint="cs"/>
          <w:sz w:val="32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>דלת בפני לוין.</w:t>
      </w:r>
    </w:p>
    <w:p w14:paraId="7A39ED69" w14:textId="4BD4BAFA" w:rsidR="00B433C9" w:rsidRPr="00C35A2C" w:rsidRDefault="00D46A90" w:rsidP="00D46A90">
      <w:pPr>
        <w:rPr>
          <w:rFonts w:ascii="Fb Fontext" w:hAnsi="Fb Fontext"/>
          <w:rtl/>
        </w:rPr>
      </w:pPr>
      <w:r>
        <w:rPr>
          <w:rStyle w:val="affff5"/>
          <w:rFonts w:hint="cs"/>
          <w:rtl/>
        </w:rPr>
        <w:t>לחד</w:t>
      </w:r>
      <w:r w:rsidR="00B433C9" w:rsidRPr="006B3DBE">
        <w:rPr>
          <w:rStyle w:val="affff5"/>
          <w:rtl/>
        </w:rPr>
        <w:t>:</w:t>
      </w:r>
      <w:r w:rsidR="00B433C9" w:rsidRPr="00C35A2C">
        <w:rPr>
          <w:rFonts w:ascii="Fb Fontext" w:hAnsi="Fb Fontext"/>
          <w:rtl/>
        </w:rPr>
        <w:t xml:space="preserve"> </w:t>
      </w:r>
      <w:r w:rsidR="00542031">
        <w:rPr>
          <w:rFonts w:ascii="Fb Fontext" w:hAnsi="Fb Fontext"/>
          <w:rtl/>
        </w:rPr>
        <w:t>יש</w:t>
      </w:r>
      <w:r w:rsidR="00B433C9" w:rsidRPr="00C35A2C">
        <w:rPr>
          <w:rFonts w:ascii="Fb Fontext" w:hAnsi="Fb Fontext"/>
          <w:rtl/>
        </w:rPr>
        <w:t xml:space="preserve"> כתובה </w:t>
      </w:r>
      <w:r>
        <w:rPr>
          <w:rFonts w:ascii="Fb Fontext" w:hAnsi="Fb Fontext" w:hint="cs"/>
          <w:rtl/>
        </w:rPr>
        <w:t>-</w:t>
      </w:r>
      <w:r w:rsidR="00B433C9" w:rsidRPr="00C35A2C">
        <w:rPr>
          <w:rFonts w:ascii="Fb Fontext" w:hAnsi="Fb Fontext"/>
          <w:rtl/>
        </w:rPr>
        <w:t xml:space="preserve">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כממונות</w:t>
      </w:r>
      <w:r w:rsidR="00B433C9" w:rsidRPr="00C35A2C">
        <w:rPr>
          <w:rFonts w:ascii="Fb Fontext" w:hAnsi="Fb Fontext"/>
          <w:rtl/>
        </w:rPr>
        <w:t>,</w:t>
      </w:r>
      <w:r w:rsidR="00626A83">
        <w:rPr>
          <w:rFonts w:ascii="Fb Fontext" w:hAnsi="Fb Fontext"/>
          <w:rtl/>
        </w:rPr>
        <w:tab/>
      </w:r>
      <w:r w:rsidR="00B433C9" w:rsidRPr="006B3DBE">
        <w:rPr>
          <w:rStyle w:val="affff5"/>
          <w:rtl/>
        </w:rPr>
        <w:t>ו</w:t>
      </w:r>
      <w:r>
        <w:rPr>
          <w:rStyle w:val="affff5"/>
          <w:rFonts w:hint="cs"/>
          <w:rtl/>
        </w:rPr>
        <w:t>אידך</w:t>
      </w:r>
      <w:r w:rsidR="00B433C9" w:rsidRPr="006B3DBE">
        <w:rPr>
          <w:rStyle w:val="affff5"/>
          <w:rtl/>
        </w:rPr>
        <w:t xml:space="preserve">: </w:t>
      </w:r>
      <w:r>
        <w:rPr>
          <w:rFonts w:ascii="Fb Fontext" w:hAnsi="Fb Fontext" w:hint="cs"/>
          <w:rtl/>
        </w:rPr>
        <w:t xml:space="preserve">היתר </w:t>
      </w:r>
      <w:r w:rsidR="00B433C9" w:rsidRPr="00C35A2C">
        <w:rPr>
          <w:rFonts w:ascii="Fb Fontext" w:hAnsi="Fb Fontext"/>
          <w:rtl/>
        </w:rPr>
        <w:t>א</w:t>
      </w:r>
      <w:r>
        <w:rPr>
          <w:rFonts w:ascii="Fb Fontext" w:hAnsi="Fb Fontext" w:hint="cs"/>
          <w:rtl/>
        </w:rPr>
        <w:t>שת איש</w:t>
      </w:r>
      <w:r w:rsidR="00B433C9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- </w:t>
      </w:r>
      <w:r w:rsidR="00B433C9" w:rsidRPr="00D1637C">
        <w:rPr>
          <w:rFonts w:ascii="Fb Fontext" w:hAnsi="Fb Fontext" w:cs="PFT_Frank"/>
          <w:b/>
          <w:bCs/>
          <w:szCs w:val="14"/>
          <w:rtl/>
        </w:rPr>
        <w:t>כנפשות</w:t>
      </w:r>
      <w:r w:rsidR="00B433C9" w:rsidRPr="00C35A2C">
        <w:rPr>
          <w:rFonts w:ascii="Fb Fontext" w:hAnsi="Fb Fontext"/>
          <w:rtl/>
        </w:rPr>
        <w:t>.</w:t>
      </w:r>
    </w:p>
    <w:p w14:paraId="1B55C5C4" w14:textId="0EF1ED8D" w:rsidR="00B433C9" w:rsidRDefault="00B433C9" w:rsidP="00B55EDF">
      <w:pPr>
        <w:rPr>
          <w:rFonts w:ascii="Fb Fontext" w:hAnsi="Fb Fontext"/>
        </w:rPr>
      </w:pPr>
      <w:r w:rsidRPr="006B3DBE">
        <w:rPr>
          <w:rStyle w:val="affff5"/>
          <w:rFonts w:hint="cs"/>
          <w:rtl/>
        </w:rPr>
        <w:t>מר</w:t>
      </w:r>
      <w:r w:rsidRPr="006B3DBE">
        <w:rPr>
          <w:rStyle w:val="affff5"/>
          <w:rtl/>
        </w:rPr>
        <w:t>"</w:t>
      </w:r>
      <w:r w:rsidRPr="006B3DBE">
        <w:rPr>
          <w:rStyle w:val="affff5"/>
          <w:rFonts w:hint="cs"/>
          <w:rtl/>
        </w:rPr>
        <w:t>ח</w:t>
      </w:r>
      <w:r w:rsidRPr="006B3DBE">
        <w:rPr>
          <w:rStyle w:val="affff5"/>
          <w:rtl/>
        </w:rPr>
        <w:t xml:space="preserve">: </w:t>
      </w:r>
      <w:r w:rsidRPr="00C35A2C">
        <w:rPr>
          <w:rFonts w:ascii="Fb Fontext" w:hAnsi="Fb Fontext"/>
          <w:rtl/>
        </w:rPr>
        <w:t>ת</w:t>
      </w:r>
      <w:r w:rsidR="00D46A90">
        <w:rPr>
          <w:rFonts w:ascii="Fb Fontext" w:hAnsi="Fb Fontext" w:hint="cs"/>
          <w:rtl/>
        </w:rPr>
        <w:t>"</w:t>
      </w:r>
      <w:r w:rsidRPr="00C35A2C">
        <w:rPr>
          <w:rFonts w:ascii="Fb Fontext" w:hAnsi="Fb Fontext"/>
          <w:rtl/>
        </w:rPr>
        <w:t>ח מרבים שלום בעולם</w:t>
      </w:r>
      <w:r w:rsidR="00D46A90">
        <w:rPr>
          <w:rFonts w:ascii="Fb Fontext" w:hAnsi="Fb Fontext" w:hint="cs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  <w:r w:rsidR="00D46A90">
        <w:rPr>
          <w:rFonts w:ascii="Fb Fontext" w:hAnsi="Fb Fontext"/>
          <w:rtl/>
        </w:rPr>
        <w:tab/>
      </w:r>
      <w:r w:rsidRPr="006B2A7E">
        <w:rPr>
          <w:rStyle w:val="affff1"/>
          <w:rFonts w:hint="cs"/>
          <w:rtl/>
        </w:rPr>
        <w:t>'</w:t>
      </w:r>
      <w:r w:rsidRPr="006B2A7E">
        <w:rPr>
          <w:rStyle w:val="affff1"/>
          <w:rtl/>
        </w:rPr>
        <w:t>ורב שלום בניך</w:t>
      </w:r>
      <w:r w:rsidRPr="00C35A2C">
        <w:rPr>
          <w:rFonts w:ascii="Fb Fontext" w:hAnsi="Fb Fontext" w:hint="cs"/>
          <w:rtl/>
        </w:rPr>
        <w:t>'</w:t>
      </w:r>
      <w:r w:rsidR="00D46A90">
        <w:rPr>
          <w:rFonts w:ascii="Fb Fontext" w:hAnsi="Fb Fontext" w:hint="cs"/>
          <w:rtl/>
        </w:rPr>
        <w:t xml:space="preserve"> תקרי בוניך.</w:t>
      </w:r>
    </w:p>
    <w:p w14:paraId="4490A3FB" w14:textId="7232E514" w:rsidR="00341EF2" w:rsidRDefault="00341EF2" w:rsidP="007C50EB">
      <w:pPr>
        <w:pStyle w:val="Hadran"/>
        <w:jc w:val="center"/>
        <w:rPr>
          <w:rStyle w:val="afff1"/>
          <w:rFonts w:cs="BA חניכי הישיבות"/>
          <w:rtl/>
        </w:rPr>
        <w:pPrChange w:id="91020" w:author="Claude" w:date="2026-10-08T08:35:05Z">
          <w:pPr>
            <w:jc w:val="center"/>
            <w:rPr>
              <w:rStyle w:val="afff1"/>
              <w:rFonts w:cs="BA חניכי הישיבות"/>
              <w:rtl/>
            </w:rPr>
          </w:pPr>
        </w:pPrChange>
      </w:pPr>
      <w:r w:rsidRPr="00F97732">
        <w:rPr>
          <w:rStyle w:val="afff1"/>
          <w:rFonts w:cs="BA חניכי הישיבות"/>
          <w:rtl/>
        </w:rPr>
        <w:t>הדרן עלך האשה בתרא וסליקא לה</w:t>
      </w:r>
      <w:r>
        <w:rPr>
          <w:rStyle w:val="afff1"/>
          <w:rFonts w:cs="BA חניכי הישיבות" w:hint="cs"/>
          <w:rtl/>
        </w:rPr>
        <w:t xml:space="preserve"> </w:t>
      </w:r>
      <w:r w:rsidRPr="00F97732">
        <w:rPr>
          <w:rStyle w:val="afff1"/>
          <w:rFonts w:cs="BA חניכי הישיבות"/>
          <w:rtl/>
        </w:rPr>
        <w:t>מסכת יבמות.</w:t>
      </w:r>
    </w:p>
    <w:p w14:paraId="4C42D1F3" w14:textId="77777777" w:rsidR="00BC6A3C" w:rsidRDefault="00BC6A3C" w:rsidP="007C50EB">
      <w:pPr>
        <w:jc w:val="center"/>
        <w:rPr>
          <w:rFonts w:ascii="Fb Fontext" w:hAnsi="Fb Fontext"/>
          <w:rtl/>
        </w:rPr>
        <w:sectPr w:rsidR="00BC6A3C" w:rsidSect="0090328A">
          <w:type w:val="continuous"/>
          <w:pgSz w:w="4536" w:h="6804" w:code="8"/>
          <w:pgMar w:top="567" w:right="567" w:bottom="284" w:left="567" w:header="284" w:footer="284" w:gutter="0"/>
          <w:cols w:space="720"/>
          <w:bidi/>
          <w:rtlGutter/>
          <w:docGrid w:linePitch="360"/>
        </w:sectPr>
      </w:pPr>
    </w:p>
    <w:p w14:paraId="4F53AF4C" w14:textId="77777777" w:rsidR="000F2677" w:rsidRDefault="000F2677" w:rsidP="000F2677">
      <w:pPr>
        <w:pStyle w:val="aff7"/>
        <w:framePr w:wrap="around"/>
        <w:rPr>
          <w:rtl/>
        </w:rPr>
      </w:pPr>
      <w:r>
        <w:rPr>
          <w:rFonts w:hint="cs"/>
          <w:rtl/>
        </w:rPr>
        <w:lastRenderedPageBreak/>
        <w:t>ב.</w:t>
      </w:r>
    </w:p>
    <w:p w14:paraId="098F59CD" w14:textId="2EAA1382" w:rsidR="006D3E78" w:rsidRDefault="00BC6A3C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rFonts w:ascii="Fb Fontext" w:hAnsi="Fb Fontext"/>
          <w:rtl/>
        </w:rPr>
        <w:fldChar w:fldCharType="begin"/>
      </w:r>
      <w:r>
        <w:rPr>
          <w:rFonts w:ascii="Fb Fontext" w:hAnsi="Fb Fontext"/>
          <w:rtl/>
        </w:rPr>
        <w:instrText xml:space="preserve"> </w:instrText>
      </w:r>
      <w:r>
        <w:rPr>
          <w:rFonts w:ascii="Fb Fontext" w:hAnsi="Fb Fontext"/>
        </w:rPr>
        <w:instrText>TOC</w:instrText>
      </w:r>
      <w:r>
        <w:rPr>
          <w:rFonts w:ascii="Fb Fontext" w:hAnsi="Fb Fontext"/>
          <w:rtl/>
        </w:rPr>
        <w:instrText xml:space="preserve"> \</w:instrText>
      </w:r>
      <w:r>
        <w:rPr>
          <w:rFonts w:ascii="Fb Fontext" w:hAnsi="Fb Fontext"/>
        </w:rPr>
        <w:instrText>o "1-3" \u</w:instrText>
      </w:r>
      <w:r>
        <w:rPr>
          <w:rFonts w:ascii="Fb Fontext" w:hAnsi="Fb Fontext"/>
          <w:rtl/>
        </w:rPr>
        <w:instrText xml:space="preserve"> </w:instrText>
      </w:r>
      <w:r>
        <w:rPr>
          <w:rFonts w:ascii="Fb Fontext" w:hAnsi="Fb Fontext"/>
          <w:rtl/>
        </w:rPr>
        <w:fldChar w:fldCharType="separate"/>
      </w:r>
      <w:r w:rsidR="006D3E78">
        <w:rPr>
          <w:noProof/>
          <w:rtl/>
        </w:rPr>
        <w:t>מתני' חמש עשרה נשים פוטרות צרותיהן ו</w:t>
      </w:r>
      <w:r w:rsidR="006D3E78" w:rsidRPr="00C03A92">
        <w:rPr>
          <w:noProof/>
          <w:shd w:val="clear" w:color="auto" w:fill="F2F2F2" w:themeFill="background1" w:themeFillShade="F2"/>
          <w:rtl/>
        </w:rPr>
        <w:t>צר</w:t>
      </w:r>
      <w:r w:rsidR="006D3E78">
        <w:rPr>
          <w:noProof/>
          <w:rtl/>
        </w:rPr>
        <w:t>ות צרותיהן,</w:t>
      </w:r>
      <w:r w:rsidR="006D3E78">
        <w:rPr>
          <w:rFonts w:hint="cs"/>
          <w:noProof/>
          <w:rtl/>
        </w:rPr>
        <w:t xml:space="preserve"> </w:t>
      </w:r>
      <w:r w:rsidR="006D3E78"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="006D3E78" w:rsidRPr="00C03A92">
        <w:rPr>
          <w:noProof/>
          <w:shd w:val="clear" w:color="auto" w:fill="F2F2F2" w:themeFill="background1" w:themeFillShade="F2"/>
          <w:rtl/>
        </w:rPr>
        <w:t>כיצד פוטרות צרותיהן</w:t>
      </w:r>
      <w:r w:rsidR="006D3E78">
        <w:rPr>
          <w:rFonts w:hint="cs"/>
          <w:noProof/>
          <w:rtl/>
        </w:rPr>
        <w:t xml:space="preserve">, </w:t>
      </w:r>
      <w:r w:rsidR="006D3E78" w:rsidRPr="00C03A92">
        <w:rPr>
          <w:noProof/>
          <w:shd w:val="clear" w:color="auto" w:fill="F2F2F2" w:themeFill="background1" w:themeFillShade="F2"/>
          <w:rtl/>
        </w:rPr>
        <w:t>כיצד אם מתו, צרותיהן מותרות</w:t>
      </w:r>
      <w:r w:rsidR="006D3E78">
        <w:rPr>
          <w:noProof/>
          <w:rtl/>
        </w:rPr>
        <w:tab/>
      </w:r>
      <w:r w:rsidR="006D3E78">
        <w:rPr>
          <w:noProof/>
        </w:rPr>
        <w:fldChar w:fldCharType="begin"/>
      </w:r>
      <w:r w:rsidR="006D3E78">
        <w:rPr>
          <w:noProof/>
          <w:rtl/>
        </w:rPr>
        <w:instrText xml:space="preserve"> </w:instrText>
      </w:r>
      <w:r w:rsidR="006D3E78">
        <w:rPr>
          <w:noProof/>
        </w:rPr>
        <w:instrText xml:space="preserve">PAGEREF _Toc119229681 \h </w:instrText>
      </w:r>
      <w:r w:rsidR="006D3E78">
        <w:rPr>
          <w:noProof/>
        </w:rPr>
      </w:r>
      <w:r w:rsidR="006D3E78">
        <w:rPr>
          <w:noProof/>
        </w:rPr>
        <w:fldChar w:fldCharType="separate"/>
      </w:r>
      <w:r w:rsidR="00BF243C">
        <w:rPr>
          <w:noProof/>
          <w:rtl/>
        </w:rPr>
        <w:t>1</w:t>
      </w:r>
      <w:r w:rsidR="006D3E78">
        <w:rPr>
          <w:noProof/>
        </w:rPr>
        <w:fldChar w:fldCharType="end"/>
      </w:r>
    </w:p>
    <w:p w14:paraId="5B5EFE84" w14:textId="22836F4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סדר העריות במשנה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Toc119229682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</w:t>
      </w:r>
      <w:r>
        <w:rPr>
          <w:noProof/>
        </w:rPr>
        <w:fldChar w:fldCharType="end"/>
      </w:r>
    </w:p>
    <w:p w14:paraId="1C2AE92F" w14:textId="51214C3E" w:rsidR="00355BCA" w:rsidRPr="00355BCA" w:rsidRDefault="00355BCA" w:rsidP="00ED3DB6">
      <w:pPr>
        <w:pStyle w:val="aff7"/>
        <w:framePr w:wrap="around"/>
        <w:rPr>
          <w:rtl/>
        </w:rPr>
      </w:pPr>
      <w:r>
        <w:rPr>
          <w:rFonts w:hint="cs"/>
          <w:rtl/>
        </w:rPr>
        <w:t>ג.</w:t>
      </w:r>
    </w:p>
    <w:p w14:paraId="6656FBB9" w14:textId="6540876A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פוטרות.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Toc119229683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</w:t>
      </w:r>
      <w:r>
        <w:rPr>
          <w:noProof/>
        </w:rPr>
        <w:fldChar w:fldCharType="end"/>
      </w:r>
    </w:p>
    <w:p w14:paraId="3203C605" w14:textId="179612A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מן החליצה ומן הייבום.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Toc119229684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</w:t>
      </w:r>
      <w:r>
        <w:rPr>
          <w:noProof/>
        </w:rPr>
        <w:fldChar w:fldCharType="end"/>
      </w:r>
    </w:p>
    <w:p w14:paraId="55D0712D" w14:textId="72C2FB0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מנינא דרישא </w:t>
      </w:r>
      <w:r w:rsidRPr="00C03A92">
        <w:rPr>
          <w:noProof/>
          <w:rtl/>
        </w:rPr>
        <w:t>[ט"ו],</w:t>
      </w:r>
      <w:r>
        <w:rPr>
          <w:noProof/>
          <w:rtl/>
        </w:rPr>
        <w:t xml:space="preserve"> ומנינא דסיפא </w:t>
      </w:r>
      <w:r w:rsidRPr="00C03A92">
        <w:rPr>
          <w:noProof/>
          <w:rtl/>
        </w:rPr>
        <w:t>[הרי אלו]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Toc119229685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</w:t>
      </w:r>
      <w:r>
        <w:rPr>
          <w:noProof/>
        </w:rPr>
        <w:fldChar w:fldCharType="end"/>
      </w:r>
    </w:p>
    <w:p w14:paraId="3892B080" w14:textId="56A5F4D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המקור לכך, שערוה וצרתה פטורות מייבום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Toc119229686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</w:t>
      </w:r>
      <w:r>
        <w:rPr>
          <w:noProof/>
        </w:rPr>
        <w:fldChar w:fldCharType="end"/>
      </w:r>
    </w:p>
    <w:p w14:paraId="6E8A0094" w14:textId="2F95E7C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4"/>
          <w:rtl/>
        </w:rPr>
        <w:t>דעשה דוחה ל''ת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Toc119229687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</w:t>
      </w:r>
      <w:r>
        <w:rPr>
          <w:noProof/>
        </w:rPr>
        <w:fldChar w:fldCharType="end"/>
      </w:r>
    </w:p>
    <w:p w14:paraId="3F45250D" w14:textId="323D8F2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ומנין שדורשים סמוכים</w:t>
      </w:r>
      <w:r w:rsidR="00ED3DB6">
        <w:rPr>
          <w:rFonts w:hint="cs"/>
          <w:noProof/>
          <w:rtl/>
        </w:rPr>
        <w:t xml:space="preserve"> </w:t>
      </w:r>
      <w:r w:rsidR="00DF6947" w:rsidRPr="00DF6947">
        <w:rPr>
          <w:rStyle w:val="affff8"/>
          <w:rFonts w:hint="cs"/>
          <w:b/>
          <w:bCs w:val="0"/>
          <w:sz w:val="10"/>
          <w:szCs w:val="10"/>
          <w:rtl/>
        </w:rPr>
        <w:t>[ג, ר''י ורבנן, ציצית]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Toc119229688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</w:t>
      </w:r>
      <w:r>
        <w:rPr>
          <w:noProof/>
        </w:rPr>
        <w:fldChar w:fldCharType="end"/>
      </w:r>
    </w:p>
    <w:p w14:paraId="035E09FC" w14:textId="6CE5838F" w:rsidR="007A5764" w:rsidRDefault="007A5764" w:rsidP="007A5764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ד.</w:t>
      </w:r>
    </w:p>
    <w:p w14:paraId="3203C042" w14:textId="77777777" w:rsidR="007A5764" w:rsidRDefault="009831B3">
      <w:pPr>
        <w:pStyle w:val="TOC3"/>
        <w:tabs>
          <w:tab w:val="right" w:leader="dot" w:pos="3392"/>
        </w:tabs>
        <w:rPr>
          <w:noProof/>
          <w:rtl/>
        </w:rPr>
      </w:pPr>
      <w:r>
        <w:rPr>
          <w:noProof/>
          <w:rtl/>
        </w:rPr>
        <w:t>מנין דעשה דוחה לא תעשה</w:t>
      </w:r>
      <w:r w:rsidR="008F6F02">
        <w:rPr>
          <w:rFonts w:hint="cs"/>
          <w:noProof/>
          <w:rtl/>
        </w:rPr>
        <w:t xml:space="preserve"> לרבנן [ג]</w:t>
      </w:r>
    </w:p>
    <w:p w14:paraId="5AAB4427" w14:textId="6336B188" w:rsidR="009831B3" w:rsidRDefault="003F5897" w:rsidP="00C34631">
      <w:pPr>
        <w:pStyle w:val="afffff1"/>
        <w:ind w:left="244" w:firstLine="113"/>
        <w:rPr>
          <w:rFonts w:asciiTheme="minorHAnsi" w:eastAsiaTheme="minorEastAsia" w:hAnsiTheme="minorHAnsi" w:cstheme="minorBidi"/>
          <w:bCs/>
          <w:noProof/>
          <w:sz w:val="22"/>
          <w:szCs w:val="22"/>
          <w:rtl/>
        </w:rPr>
      </w:pPr>
      <w:r w:rsidRPr="003D2D2C">
        <w:rPr>
          <w:rFonts w:ascii="BA Fontov Regular" w:hAnsi="BA Fontov Regular" w:cs="FrankRuehl" w:hint="cs"/>
          <w:noProof/>
          <w:sz w:val="18"/>
          <w:rtl/>
        </w:rPr>
        <w:t>ראש דמצורע, זקן דמצורע, ראשו דמצורע ונזיר, מסקנא שעטנז וגדילים,.</w:t>
      </w:r>
      <w:r w:rsidR="00C34631">
        <w:rPr>
          <w:rFonts w:ascii="BA Fontov Regular" w:hAnsi="BA Fontov Regular" w:cs="FrankRuehl" w:hint="cs"/>
          <w:noProof/>
          <w:sz w:val="18"/>
          <w:rtl/>
        </w:rPr>
        <w:t>...............................</w:t>
      </w:r>
      <w:r w:rsidR="00611A70" w:rsidRPr="003D2D2C">
        <w:rPr>
          <w:rFonts w:ascii="BA Fontov Regular" w:hAnsi="BA Fontov Regular" w:cs="FrankRuehl" w:hint="cs"/>
          <w:noProof/>
          <w:sz w:val="18"/>
          <w:rtl/>
        </w:rPr>
        <w:t>.</w:t>
      </w:r>
      <w:r w:rsidR="00C34631">
        <w:rPr>
          <w:rFonts w:ascii="BA Fontov Regular" w:hAnsi="BA Fontov Regular" w:cs="FrankRuehl" w:hint="cs"/>
          <w:noProof/>
          <w:sz w:val="18"/>
          <w:rtl/>
        </w:rPr>
        <w:t xml:space="preserve"> </w:t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Toc119229689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4</w:t>
      </w:r>
      <w:r w:rsidR="009831B3">
        <w:rPr>
          <w:noProof/>
        </w:rPr>
        <w:fldChar w:fldCharType="end"/>
      </w:r>
    </w:p>
    <w:p w14:paraId="7762839A" w14:textId="3B3AE28A" w:rsidR="009831B3" w:rsidRDefault="009831B3" w:rsidP="001D13AD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מנין שעשה דוחה ל''ת עם כרת, </w:t>
      </w:r>
      <w:r w:rsidRPr="00C03A92">
        <w:rPr>
          <w:rFonts w:cs="FrankRuehl"/>
          <w:bCs w:val="0"/>
          <w:noProof/>
          <w:rtl/>
        </w:rPr>
        <w:t>שצריך 'עליה' לאסור</w:t>
      </w:r>
      <w:r w:rsidR="001D13AD">
        <w:rPr>
          <w:rFonts w:cs="FrankRuehl" w:hint="cs"/>
          <w:bCs w:val="0"/>
          <w:noProof/>
          <w:rtl/>
        </w:rPr>
        <w:t xml:space="preserve"> מילה </w:t>
      </w:r>
      <w:r w:rsidR="001D13AD" w:rsidRPr="001D13AD">
        <w:rPr>
          <w:rFonts w:cs="FrankRuehl" w:hint="cs"/>
          <w:bCs w:val="0"/>
          <w:noProof/>
          <w:rtl/>
        </w:rPr>
        <w:t>א.מילה פסח ותמיד, ב. כבוד או''א ג. בנין ביהמ''ק, ד הבערה. ה. אשת אח היקש, ו. אלא מאשת אח במה מצינו</w:t>
      </w:r>
      <w:r w:rsidR="00D47287" w:rsidRPr="001D13AD">
        <w:rPr>
          <w:rFonts w:cs="FrankRuehl" w:hint="cs"/>
          <w:bCs w:val="0"/>
          <w:noProof/>
          <w:rtl/>
        </w:rPr>
        <w:t>,</w:t>
      </w:r>
      <w:r w:rsidR="001D13AD" w:rsidRPr="001D13AD">
        <w:rPr>
          <w:rFonts w:cs="FrankRuehl" w:hint="cs"/>
          <w:bCs w:val="0"/>
          <w:noProof/>
          <w:rtl/>
        </w:rPr>
        <w:t xml:space="preserve"> </w:t>
      </w:r>
      <w:r w:rsidR="00D47287" w:rsidRPr="001D13AD">
        <w:rPr>
          <w:rFonts w:cs="FrankRuehl" w:hint="cs"/>
          <w:bCs w:val="0"/>
          <w:noProof/>
          <w:rtl/>
        </w:rPr>
        <w:t xml:space="preserve"> 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Toc119229690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</w:t>
      </w:r>
      <w:r>
        <w:rPr>
          <w:noProof/>
        </w:rPr>
        <w:fldChar w:fldCharType="end"/>
      </w:r>
    </w:p>
    <w:p w14:paraId="77434CAC" w14:textId="77777777" w:rsidR="0058141C" w:rsidRDefault="0058141C" w:rsidP="0058141C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ז:</w:t>
      </w:r>
    </w:p>
    <w:p w14:paraId="321AC2A5" w14:textId="77777777" w:rsidR="005D6330" w:rsidRDefault="005D6330">
      <w:pPr>
        <w:pStyle w:val="TOC3"/>
        <w:tabs>
          <w:tab w:val="right" w:leader="dot" w:pos="3392"/>
        </w:tabs>
        <w:rPr>
          <w:noProof/>
          <w:rtl/>
        </w:rPr>
      </w:pPr>
      <w:r>
        <w:rPr>
          <w:rFonts w:hint="cs"/>
          <w:noProof/>
          <w:rtl/>
        </w:rPr>
        <w:t xml:space="preserve">מצורע שחל שבמיני שלו בער''פ </w:t>
      </w:r>
    </w:p>
    <w:p w14:paraId="28FC1DFC" w14:textId="008D8BC4" w:rsidR="005D6330" w:rsidRDefault="005D6330">
      <w:pPr>
        <w:pStyle w:val="TOC3"/>
        <w:tabs>
          <w:tab w:val="right" w:leader="dot" w:pos="3392"/>
        </w:tabs>
        <w:rPr>
          <w:noProof/>
          <w:rtl/>
        </w:rPr>
      </w:pPr>
      <w:r>
        <w:rPr>
          <w:rFonts w:hint="cs"/>
          <w:noProof/>
          <w:rtl/>
        </w:rPr>
        <w:t xml:space="preserve">עליה למסקנא </w:t>
      </w:r>
      <w:r w:rsidR="00B425C6" w:rsidRPr="001A66A4">
        <w:rPr>
          <w:rStyle w:val="affff8"/>
          <w:rFonts w:hint="cs"/>
          <w:rtl/>
        </w:rPr>
        <w:t xml:space="preserve">. </w:t>
      </w:r>
      <w:r w:rsidR="00B425C6" w:rsidRPr="003D2D2C">
        <w:rPr>
          <w:rFonts w:cs="FrankRuehl" w:hint="cs"/>
          <w:bCs w:val="0"/>
          <w:noProof/>
          <w:rtl/>
        </w:rPr>
        <w:t>א. נשא מת ב. שלא יתיר בהיקש ג. לאסור צרה]</w:t>
      </w:r>
    </w:p>
    <w:p w14:paraId="455B4C28" w14:textId="182DA148" w:rsidR="00B425C6" w:rsidRDefault="00B425C6" w:rsidP="00B425C6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ח.</w:t>
      </w:r>
    </w:p>
    <w:p w14:paraId="3B57F995" w14:textId="77777777" w:rsidR="00B425C6" w:rsidRDefault="00B425C6">
      <w:pPr>
        <w:pStyle w:val="TOC3"/>
        <w:tabs>
          <w:tab w:val="right" w:leader="dot" w:pos="3392"/>
        </w:tabs>
        <w:rPr>
          <w:noProof/>
          <w:rtl/>
        </w:rPr>
      </w:pPr>
      <w:r>
        <w:rPr>
          <w:rFonts w:hint="cs"/>
          <w:noProof/>
          <w:rtl/>
        </w:rPr>
        <w:t xml:space="preserve">ג' הקושיות על עליה </w:t>
      </w:r>
    </w:p>
    <w:p w14:paraId="7FC18FA6" w14:textId="77777777" w:rsidR="00707869" w:rsidRDefault="00B425C6">
      <w:pPr>
        <w:pStyle w:val="TOC3"/>
        <w:tabs>
          <w:tab w:val="right" w:leader="dot" w:pos="3392"/>
        </w:tabs>
        <w:rPr>
          <w:noProof/>
          <w:rtl/>
        </w:rPr>
      </w:pPr>
      <w:r>
        <w:rPr>
          <w:rFonts w:hint="cs"/>
          <w:noProof/>
          <w:rtl/>
        </w:rPr>
        <w:t xml:space="preserve">מחלוקת רבי ורבנן </w:t>
      </w:r>
      <w:r w:rsidRPr="003D2D2C">
        <w:rPr>
          <w:rFonts w:cs="FrankRuehl" w:hint="cs"/>
          <w:bCs w:val="0"/>
          <w:noProof/>
          <w:rtl/>
        </w:rPr>
        <w:t>לקחת ויבמה לצרור</w:t>
      </w:r>
    </w:p>
    <w:p w14:paraId="0F36E4CD" w14:textId="01A6A983" w:rsidR="00B425C6" w:rsidRDefault="00707869" w:rsidP="00707869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ט. </w:t>
      </w:r>
      <w:r w:rsidR="00B425C6">
        <w:rPr>
          <w:rFonts w:hint="cs"/>
          <w:noProof/>
          <w:rtl/>
        </w:rPr>
        <w:t xml:space="preserve"> </w:t>
      </w:r>
    </w:p>
    <w:p w14:paraId="195F9951" w14:textId="0A628968" w:rsidR="009831B3" w:rsidRDefault="00707869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rFonts w:hint="cs"/>
          <w:noProof/>
          <w:rtl/>
        </w:rPr>
        <w:t>חיוב חטאת ב</w:t>
      </w:r>
      <w:r w:rsidR="009831B3">
        <w:rPr>
          <w:noProof/>
          <w:rtl/>
        </w:rPr>
        <w:t>עבו"ז</w:t>
      </w:r>
      <w:r>
        <w:rPr>
          <w:rFonts w:hint="cs"/>
          <w:noProof/>
          <w:rtl/>
        </w:rPr>
        <w:t xml:space="preserve"> ובשאר מצוות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Toc119229691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8</w:t>
      </w:r>
      <w:r w:rsidR="009831B3">
        <w:rPr>
          <w:noProof/>
        </w:rPr>
        <w:fldChar w:fldCharType="end"/>
      </w:r>
    </w:p>
    <w:p w14:paraId="03898156" w14:textId="445F8F8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לוי לרבי:</w:t>
      </w:r>
      <w:r>
        <w:rPr>
          <w:noProof/>
          <w:rtl/>
        </w:rPr>
        <w:t xml:space="preserve"> למה שנה ט"ו ולא ט"ז?</w:t>
      </w:r>
      <w:r w:rsidR="00707869" w:rsidRPr="003D2D2C">
        <w:rPr>
          <w:rFonts w:cs="FrankRuehl" w:hint="cs"/>
          <w:bCs w:val="0"/>
          <w:noProof/>
          <w:rtl/>
        </w:rPr>
        <w:t xml:space="preserve"> ג' פירושים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Toc119229692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</w:t>
      </w:r>
      <w:r>
        <w:rPr>
          <w:noProof/>
        </w:rPr>
        <w:fldChar w:fldCharType="end"/>
      </w:r>
    </w:p>
    <w:p w14:paraId="10C75792" w14:textId="77777777" w:rsidR="007530FE" w:rsidRDefault="007530FE" w:rsidP="007530FE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י:</w:t>
      </w:r>
    </w:p>
    <w:p w14:paraId="518CF19F" w14:textId="77777777" w:rsidR="004E2880" w:rsidRDefault="009831B3">
      <w:pPr>
        <w:pStyle w:val="TOC3"/>
        <w:tabs>
          <w:tab w:val="right" w:leader="dot" w:pos="3392"/>
        </w:tabs>
        <w:rPr>
          <w:noProof/>
          <w:rtl/>
        </w:rPr>
      </w:pPr>
      <w:r>
        <w:rPr>
          <w:noProof/>
          <w:rtl/>
        </w:rPr>
        <w:t>החולץ ליבמתו, וחזר וקדשה</w:t>
      </w:r>
      <w:r w:rsidR="004E2880">
        <w:rPr>
          <w:rFonts w:hint="cs"/>
          <w:noProof/>
          <w:rtl/>
        </w:rPr>
        <w:t xml:space="preserve"> </w:t>
      </w:r>
    </w:p>
    <w:p w14:paraId="4D33699A" w14:textId="4CFBB845" w:rsidR="009831B3" w:rsidRDefault="004E2880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604913">
        <w:rPr>
          <w:rFonts w:hint="cs"/>
          <w:bCs w:val="0"/>
          <w:noProof/>
          <w:rtl/>
        </w:rPr>
        <w:t>ר''ל ורי''ו בחלוצה ובצרה, הטעם, והקושי על ר''ל ועל רי''ו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Toc119229693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10</w:t>
      </w:r>
      <w:r w:rsidR="009831B3">
        <w:rPr>
          <w:noProof/>
        </w:rPr>
        <w:fldChar w:fldCharType="end"/>
      </w:r>
    </w:p>
    <w:p w14:paraId="48671CF9" w14:textId="753D122E" w:rsidR="009831B3" w:rsidRDefault="009831B3" w:rsidP="00B045EF">
      <w:pPr>
        <w:ind w:left="226" w:firstLine="113"/>
        <w:rPr>
          <w:rFonts w:asciiTheme="minorHAnsi" w:eastAsiaTheme="minorEastAsia" w:hAnsiTheme="minorHAnsi" w:cstheme="minorBidi"/>
          <w:bCs/>
          <w:noProof/>
          <w:sz w:val="22"/>
          <w:szCs w:val="22"/>
          <w:rtl/>
        </w:rPr>
      </w:pPr>
      <w:r w:rsidRPr="00B045EF">
        <w:rPr>
          <w:noProof/>
          <w:szCs w:val="10"/>
          <w:rtl/>
        </w:rPr>
        <w:t>הבא על יבמה, ובא אחד מהאחין על צרתה</w:t>
      </w:r>
      <w:r w:rsidR="00236952" w:rsidRPr="00045C90">
        <w:rPr>
          <w:rFonts w:hint="cs"/>
          <w:rtl/>
        </w:rPr>
        <w:t xml:space="preserve"> </w:t>
      </w:r>
      <w:r w:rsidR="00E44B7B" w:rsidRPr="00604913">
        <w:rPr>
          <w:rFonts w:hint="cs"/>
          <w:noProof/>
          <w:szCs w:val="10"/>
          <w:rtl/>
        </w:rPr>
        <w:t>ר''א ורבינא בר''ל ורי''ו</w:t>
      </w:r>
      <w:r w:rsidR="00A1601E">
        <w:rPr>
          <w:noProof/>
          <w:rtl/>
        </w:rPr>
        <w:tab/>
      </w:r>
      <w:r w:rsidR="00A1601E">
        <w:rPr>
          <w:noProof/>
          <w:rtl/>
        </w:rPr>
        <w:tab/>
      </w:r>
      <w:r w:rsidR="00A1601E">
        <w:rPr>
          <w:noProof/>
          <w:rtl/>
        </w:rPr>
        <w:tab/>
      </w:r>
      <w:r w:rsidR="00A1601E">
        <w:rPr>
          <w:noProof/>
          <w:rtl/>
        </w:rPr>
        <w:tab/>
      </w:r>
      <w:r w:rsidR="00A1601E">
        <w:rPr>
          <w:noProof/>
          <w:rtl/>
        </w:rPr>
        <w:tab/>
      </w:r>
      <w:r w:rsidR="00A1601E">
        <w:rPr>
          <w:noProof/>
          <w:rtl/>
        </w:rPr>
        <w:tab/>
      </w:r>
      <w:r w:rsidR="00A1601E">
        <w:rPr>
          <w:noProof/>
          <w:rtl/>
        </w:rPr>
        <w:tab/>
      </w:r>
      <w:r w:rsidR="00A1601E">
        <w:rPr>
          <w:rFonts w:hint="cs"/>
          <w:noProof/>
          <w:rtl/>
        </w:rPr>
        <w:t xml:space="preserve">  </w:t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Toc119229694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</w:t>
      </w:r>
      <w:r>
        <w:rPr>
          <w:noProof/>
        </w:rPr>
        <w:fldChar w:fldCharType="end"/>
      </w:r>
    </w:p>
    <w:p w14:paraId="6825DFD9" w14:textId="6196F756" w:rsidR="00E44B7B" w:rsidRDefault="00E44B7B" w:rsidP="00E44B7B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יא.</w:t>
      </w:r>
    </w:p>
    <w:p w14:paraId="36CF691B" w14:textId="77BB0A8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צרת סוטה</w:t>
      </w:r>
      <w:r w:rsidR="00D84B47">
        <w:rPr>
          <w:rFonts w:cs="FrankRuehl" w:hint="cs"/>
          <w:bCs w:val="0"/>
          <w:noProof/>
          <w:rtl/>
        </w:rPr>
        <w:t xml:space="preserve"> </w:t>
      </w:r>
      <w:r w:rsidR="00E44B7B" w:rsidRPr="00D84B47">
        <w:rPr>
          <w:rFonts w:cs="FrankRuehl" w:hint="cs"/>
          <w:bCs w:val="0"/>
          <w:noProof/>
          <w:rtl/>
        </w:rPr>
        <w:t>ג' קושיות ויישובן</w:t>
      </w:r>
      <w:r w:rsidR="00D84B47">
        <w:rPr>
          <w:rFonts w:cs="FrankRuehl"/>
          <w:bCs w:val="0"/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Toc119229695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</w:t>
      </w:r>
      <w:r>
        <w:rPr>
          <w:noProof/>
        </w:rPr>
        <w:fldChar w:fldCharType="end"/>
      </w:r>
    </w:p>
    <w:p w14:paraId="4DFFF2D2" w14:textId="6F70165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צרת מחזיר גרושתו </w:t>
      </w:r>
      <w:r w:rsidRPr="00C03A92">
        <w:rPr>
          <w:noProof/>
          <w:rtl/>
        </w:rPr>
        <w:t>לריב"כ ולרבנן</w:t>
      </w:r>
      <w:r w:rsidR="00D84B47">
        <w:rPr>
          <w:rFonts w:hint="cs"/>
          <w:noProof/>
          <w:rtl/>
        </w:rPr>
        <w:t xml:space="preserve"> </w:t>
      </w:r>
      <w:r w:rsidR="00604913" w:rsidRPr="00D84B47">
        <w:rPr>
          <w:rFonts w:cs="FrankRuehl" w:hint="cs"/>
          <w:bCs w:val="0"/>
          <w:noProof/>
          <w:rtl/>
        </w:rPr>
        <w:t>לריב''כ ולרבנן</w:t>
      </w:r>
      <w:r w:rsidR="00604913">
        <w:rPr>
          <w:rFonts w:hint="cs"/>
          <w:noProof/>
          <w:rtl/>
        </w:rPr>
        <w:t xml:space="preserve"> </w:t>
      </w:r>
      <w:r w:rsidR="00D84B47"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Toc119229696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</w:t>
      </w:r>
      <w:r>
        <w:rPr>
          <w:noProof/>
        </w:rPr>
        <w:fldChar w:fldCharType="end"/>
      </w:r>
    </w:p>
    <w:p w14:paraId="6F133D19" w14:textId="1A1712DE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א.</w:t>
      </w:r>
      <w:r>
        <w:rPr>
          <w:noProof/>
          <w:rtl/>
        </w:rPr>
        <w:t xml:space="preserve"> </w:t>
      </w:r>
      <w:r w:rsidRPr="00C03A92">
        <w:rPr>
          <w:bCs w:val="0"/>
          <w:noProof/>
          <w:spacing w:val="-2"/>
          <w:rtl/>
        </w:rPr>
        <w:t>וכעי"ז בעי רי"ו:</w:t>
      </w:r>
      <w:r>
        <w:rPr>
          <w:noProof/>
          <w:rtl/>
        </w:rPr>
        <w:t xml:space="preserve"> צרתה מהו?</w:t>
      </w:r>
      <w:r w:rsidR="00D84B47">
        <w:rPr>
          <w:rFonts w:hint="cs"/>
          <w:noProof/>
          <w:rtl/>
        </w:rPr>
        <w:t xml:space="preserve"> </w:t>
      </w:r>
      <w:r w:rsidR="00604913" w:rsidRPr="00D84B47">
        <w:rPr>
          <w:rFonts w:cs="FrankRuehl" w:hint="cs"/>
          <w:bCs w:val="0"/>
          <w:noProof/>
          <w:rtl/>
        </w:rPr>
        <w:t>ב' איבעי</w:t>
      </w:r>
      <w:r w:rsidR="00604913">
        <w:rPr>
          <w:rFonts w:hint="cs"/>
          <w:noProof/>
          <w:rtl/>
        </w:rPr>
        <w:t xml:space="preserve"> </w:t>
      </w:r>
      <w:r w:rsidR="00D84B47"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Toc119229697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</w:t>
      </w:r>
      <w:r>
        <w:rPr>
          <w:noProof/>
        </w:rPr>
        <w:fldChar w:fldCharType="end"/>
      </w:r>
    </w:p>
    <w:p w14:paraId="03FA333B" w14:textId="77777777" w:rsidR="00045C90" w:rsidRDefault="00045C90" w:rsidP="00045C90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יב. </w:t>
      </w:r>
    </w:p>
    <w:p w14:paraId="501BEDFA" w14:textId="422C5E14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משמואל</w:t>
      </w:r>
      <w:r>
        <w:rPr>
          <w:noProof/>
          <w:rtl/>
        </w:rPr>
        <w:t>: צרת ממאנת אסורה</w:t>
      </w:r>
      <w:r w:rsidRPr="00D84B47">
        <w:rPr>
          <w:rFonts w:cs="FrankRuehl"/>
          <w:bCs w:val="0"/>
          <w:noProof/>
          <w:rtl/>
        </w:rPr>
        <w:t xml:space="preserve"> וחולצת,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Toc119229698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</w:t>
      </w:r>
      <w:r>
        <w:rPr>
          <w:noProof/>
        </w:rPr>
        <w:fldChar w:fldCharType="end"/>
      </w:r>
    </w:p>
    <w:p w14:paraId="5A858070" w14:textId="2280F4C5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צרת איילונית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Toc119229699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</w:t>
      </w:r>
      <w:r>
        <w:rPr>
          <w:noProof/>
        </w:rPr>
        <w:fldChar w:fldCharType="end"/>
      </w:r>
    </w:p>
    <w:p w14:paraId="1D634E22" w14:textId="77777777" w:rsidR="001154BD" w:rsidRDefault="009831B3">
      <w:pPr>
        <w:pStyle w:val="TOC3"/>
        <w:tabs>
          <w:tab w:val="right" w:leader="dot" w:pos="3392"/>
        </w:tabs>
        <w:rPr>
          <w:noProof/>
          <w:rtl/>
        </w:rPr>
      </w:pPr>
      <w:r>
        <w:rPr>
          <w:noProof/>
          <w:rtl/>
        </w:rPr>
        <w:t>פסק ההלכה ודעות נוספות</w:t>
      </w:r>
    </w:p>
    <w:p w14:paraId="4E9D22C0" w14:textId="1818DFD2" w:rsidR="009831B3" w:rsidRDefault="001154BD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rFonts w:hint="cs"/>
          <w:noProof/>
          <w:rtl/>
        </w:rPr>
        <w:t xml:space="preserve">אלו משמשות במוך </w:t>
      </w:r>
      <w:r w:rsidRPr="001154BD">
        <w:rPr>
          <w:rFonts w:hint="cs"/>
          <w:bCs w:val="0"/>
          <w:noProof/>
          <w:rtl/>
        </w:rPr>
        <w:t>ר''מ ורבנן, קטנה, מעוברת, ומניקה, ג' תירוצים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Toc119229700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13</w:t>
      </w:r>
      <w:r w:rsidR="009831B3">
        <w:rPr>
          <w:noProof/>
        </w:rPr>
        <w:fldChar w:fldCharType="end"/>
      </w:r>
    </w:p>
    <w:p w14:paraId="7D4B0653" w14:textId="35CCB85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כיצד פוטרות צרותיהן </w:t>
      </w:r>
      <w:r w:rsidRPr="00C03A92">
        <w:rPr>
          <w:rFonts w:cs="FrankRuehl"/>
          <w:noProof/>
          <w:rtl/>
        </w:rPr>
        <w:t>וצרות צרותיהן.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Toc119229701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</w:t>
      </w:r>
      <w:r>
        <w:rPr>
          <w:noProof/>
        </w:rPr>
        <w:fldChar w:fldCharType="end"/>
      </w:r>
    </w:p>
    <w:p w14:paraId="423E918B" w14:textId="541F0E6C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כיצד אם מתו הן  צרותיהן מותרות וכו' נתגרשה וכו'.</w:t>
      </w:r>
      <w:r w:rsidR="00561A23" w:rsidRPr="00561A23">
        <w:rPr>
          <w:rFonts w:cs="FrankRuehl" w:hint="cs"/>
          <w:noProof/>
          <w:szCs w:val="10"/>
          <w:rtl/>
        </w:rPr>
        <w:t>משמע אף שכנס ב' תי'</w:t>
      </w:r>
      <w:r w:rsidR="00561A23">
        <w:rPr>
          <w:rFonts w:hint="cs"/>
          <w:noProof/>
          <w:rtl/>
        </w:rPr>
        <w:t xml:space="preserve"> 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Toc119229702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</w:t>
      </w:r>
      <w:r>
        <w:rPr>
          <w:noProof/>
        </w:rPr>
        <w:fldChar w:fldCharType="end"/>
      </w:r>
    </w:p>
    <w:p w14:paraId="756250D8" w14:textId="330846C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lastRenderedPageBreak/>
        <w:t xml:space="preserve">היכולה למאן ולא מיאנה </w:t>
      </w:r>
      <w:r w:rsidR="00561A23" w:rsidRPr="00561A23">
        <w:rPr>
          <w:rFonts w:cs="FrankRuehl" w:hint="cs"/>
          <w:noProof/>
          <w:szCs w:val="10"/>
          <w:rtl/>
        </w:rPr>
        <w:t>שאני צרת ערווה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Toc119229703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</w:t>
      </w:r>
      <w:r>
        <w:rPr>
          <w:noProof/>
        </w:rPr>
        <w:fldChar w:fldCharType="end"/>
      </w:r>
    </w:p>
    <w:p w14:paraId="6158DFB4" w14:textId="34E8ABCD" w:rsidR="007F3DED" w:rsidRDefault="007F3DED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שש עריות חמורות מאלו, - צרותיהן מותרות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חלצו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נתייבמו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_Toc119229706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</w:t>
      </w:r>
      <w:r>
        <w:rPr>
          <w:noProof/>
        </w:rPr>
        <w:fldChar w:fldCharType="end"/>
      </w:r>
    </w:p>
    <w:p w14:paraId="463D4CA1" w14:textId="5810158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טעם ב''ש וב''ה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Toc119229709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</w:t>
      </w:r>
      <w:r>
        <w:rPr>
          <w:noProof/>
        </w:rPr>
        <w:fldChar w:fldCharType="end"/>
      </w:r>
    </w:p>
    <w:p w14:paraId="38B193EE" w14:textId="0D553BE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חלצו - </w:t>
      </w:r>
      <w:r w:rsidRPr="00C03A92">
        <w:rPr>
          <w:rFonts w:ascii="BA Vilna Bold" w:hAnsi="BA Vilna Bold"/>
          <w:b/>
          <w:noProof/>
          <w:rtl/>
        </w:rPr>
        <w:t>ב"ש</w:t>
      </w:r>
      <w:r>
        <w:rPr>
          <w:noProof/>
          <w:rtl/>
        </w:rPr>
        <w:t xml:space="preserve"> פוסלים </w:t>
      </w:r>
      <w:r w:rsidRPr="00C03A92">
        <w:rPr>
          <w:rFonts w:ascii="BA Vilna Bold" w:hAnsi="BA Vilna Bold"/>
          <w:b/>
          <w:noProof/>
          <w:rtl/>
        </w:rPr>
        <w:t>וב"ה</w:t>
      </w:r>
      <w:r>
        <w:rPr>
          <w:noProof/>
          <w:rtl/>
        </w:rPr>
        <w:t xml:space="preserve"> מכשירין.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Toc119229710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</w:t>
      </w:r>
      <w:r>
        <w:rPr>
          <w:noProof/>
        </w:rPr>
        <w:fldChar w:fldCharType="end"/>
      </w:r>
    </w:p>
    <w:p w14:paraId="0F84EA54" w14:textId="665A6793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נתייבמו - </w:t>
      </w:r>
      <w:r w:rsidRPr="00C03A92">
        <w:rPr>
          <w:rFonts w:ascii="BA Vilna Bold" w:hAnsi="BA Vilna Bold"/>
          <w:b/>
          <w:noProof/>
          <w:rtl/>
        </w:rPr>
        <w:t>ב"ש</w:t>
      </w:r>
      <w:r>
        <w:rPr>
          <w:noProof/>
          <w:rtl/>
        </w:rPr>
        <w:t xml:space="preserve"> מכשירין </w:t>
      </w:r>
      <w:r w:rsidRPr="00C03A92">
        <w:rPr>
          <w:rFonts w:ascii="BA Vilna Bold" w:hAnsi="BA Vilna Bold"/>
          <w:b/>
          <w:noProof/>
          <w:rtl/>
        </w:rPr>
        <w:t>וב"ה</w:t>
      </w:r>
      <w:r>
        <w:rPr>
          <w:noProof/>
          <w:rtl/>
        </w:rPr>
        <w:t xml:space="preserve"> פוסלין.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Toc119229711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</w:t>
      </w:r>
      <w:r>
        <w:rPr>
          <w:noProof/>
        </w:rPr>
        <w:fldChar w:fldCharType="end"/>
      </w:r>
    </w:p>
    <w:p w14:paraId="07CD6B14" w14:textId="19968BB8" w:rsidR="00CD119D" w:rsidRDefault="00CD119D" w:rsidP="00CD119D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יד. </w:t>
      </w:r>
    </w:p>
    <w:p w14:paraId="65453F75" w14:textId="77777777" w:rsidR="00C76A79" w:rsidRDefault="009831B3" w:rsidP="00490321">
      <w:pPr>
        <w:pStyle w:val="TOC3"/>
        <w:tabs>
          <w:tab w:val="right" w:leader="dot" w:pos="3392"/>
        </w:tabs>
        <w:rPr>
          <w:bCs w:val="0"/>
          <w:noProof/>
          <w:rtl/>
        </w:rPr>
      </w:pPr>
      <w:r>
        <w:rPr>
          <w:noProof/>
          <w:rtl/>
        </w:rPr>
        <w:t>סוגיית 'לא תתגודדו'</w:t>
      </w:r>
      <w:r w:rsidR="00643C08">
        <w:rPr>
          <w:rFonts w:hint="cs"/>
          <w:noProof/>
          <w:rtl/>
        </w:rPr>
        <w:t xml:space="preserve"> </w:t>
      </w:r>
      <w:r w:rsidR="00643C08" w:rsidRPr="00643C08">
        <w:rPr>
          <w:rFonts w:hint="cs"/>
          <w:bCs w:val="0"/>
          <w:noProof/>
          <w:rtl/>
        </w:rPr>
        <w:t xml:space="preserve">רי''ו ור''ל מגילה ער''פ מתירין צרות, </w:t>
      </w:r>
    </w:p>
    <w:p w14:paraId="255C3511" w14:textId="77777777" w:rsidR="00C76A79" w:rsidRDefault="00C76A79" w:rsidP="00735378">
      <w:pPr>
        <w:ind w:left="226" w:firstLine="113"/>
        <w:rPr>
          <w:rtl/>
        </w:rPr>
      </w:pPr>
      <w:r w:rsidRPr="00735378">
        <w:rPr>
          <w:rFonts w:cs="PFT_Frank" w:hint="cs"/>
          <w:bCs/>
          <w:noProof/>
          <w:szCs w:val="10"/>
          <w:rtl/>
        </w:rPr>
        <w:t>למ''ד עשו</w:t>
      </w:r>
      <w:r w:rsidRPr="002B7073">
        <w:rPr>
          <w:rStyle w:val="affff8"/>
          <w:rFonts w:hint="cs"/>
          <w:rtl/>
        </w:rPr>
        <w:t xml:space="preserve"> </w:t>
      </w:r>
      <w:r w:rsidRPr="00735378">
        <w:rPr>
          <w:rFonts w:cs="PFT_Frank" w:hint="cs"/>
          <w:noProof/>
          <w:szCs w:val="10"/>
          <w:rtl/>
        </w:rPr>
        <w:t>ב' ב''ד בעיר אחת, ובב' עיירות, ב' קושיות על ר''ל</w:t>
      </w:r>
    </w:p>
    <w:p w14:paraId="1CC8C4C1" w14:textId="1B35D548" w:rsidR="009831B3" w:rsidRDefault="00490321" w:rsidP="00490321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rFonts w:hint="cs"/>
          <w:bCs w:val="0"/>
          <w:noProof/>
          <w:rtl/>
        </w:rPr>
        <w:t xml:space="preserve">י''א הוכחות </w:t>
      </w:r>
      <w:r w:rsidR="00643C08" w:rsidRPr="00643C08">
        <w:rPr>
          <w:rFonts w:hint="cs"/>
          <w:bCs w:val="0"/>
          <w:noProof/>
          <w:rtl/>
        </w:rPr>
        <w:t>אי עשו כדבריהם</w:t>
      </w:r>
      <w:r w:rsidR="00F31A3E">
        <w:rPr>
          <w:noProof/>
        </w:rPr>
        <w:t xml:space="preserve"> </w:t>
      </w:r>
      <w:r>
        <w:rPr>
          <w:noProof/>
        </w:rPr>
        <w:tab/>
      </w:r>
      <w:r w:rsidR="00F31A3E" w:rsidRPr="00F31A3E">
        <w:rPr>
          <w:rFonts w:hint="cs"/>
          <w:bCs w:val="0"/>
          <w:noProof/>
          <w:rtl/>
        </w:rPr>
        <w:t>א. שלא עשו מדלא נמנעו ב. שעשו ג. מהלכה רווחת, ד. שעשו מצרת הבת, ה, שעשו מבת ר''ג, ו. שעשו מר'ע שליקט אתרוג, ז. שעשו משמאי הזקן, ח. שעשו משקות יהוא,</w:t>
      </w:r>
      <w:r w:rsidR="00F31A3E" w:rsidRPr="00F31A3E">
        <w:rPr>
          <w:rFonts w:cs="FrankRuehl" w:hint="cs"/>
          <w:bCs w:val="0"/>
          <w:noProof/>
          <w:rtl/>
        </w:rPr>
        <w:t xml:space="preserve"> </w:t>
      </w:r>
      <w:r w:rsidR="00F31A3E" w:rsidRPr="00F31A3E">
        <w:rPr>
          <w:rFonts w:hint="cs"/>
          <w:bCs w:val="0"/>
          <w:noProof/>
          <w:rtl/>
        </w:rPr>
        <w:t>ט. שעשו מחבית נקובה, י. שעשו מצרת הבת.</w:t>
      </w:r>
      <w:r w:rsidR="001C1D1D">
        <w:rPr>
          <w:rFonts w:cs="FrankRuehl"/>
          <w:bCs w:val="0"/>
          <w:noProof/>
          <w:rtl/>
        </w:rPr>
        <w:tab/>
      </w:r>
      <w:r w:rsidR="00F31A3E">
        <w:rPr>
          <w:noProof/>
        </w:rPr>
        <w:t xml:space="preserve"> </w:t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Toc119229713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16</w:t>
      </w:r>
      <w:r w:rsidR="009831B3">
        <w:rPr>
          <w:noProof/>
        </w:rPr>
        <w:fldChar w:fldCharType="end"/>
      </w:r>
    </w:p>
    <w:p w14:paraId="29CAD6AA" w14:textId="77777777" w:rsidR="00370044" w:rsidRDefault="00370044" w:rsidP="00370044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טז.</w:t>
      </w:r>
    </w:p>
    <w:p w14:paraId="5D30E977" w14:textId="75A9BF8E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גופא:</w:t>
      </w:r>
      <w:r w:rsidRPr="00C03A92">
        <w:rPr>
          <w:rFonts w:ascii="FontbitDavid" w:hAnsi="FontbitDavid"/>
          <w:noProof/>
          <w:rtl/>
        </w:rPr>
        <w:t xml:space="preserve"> </w:t>
      </w:r>
      <w:r>
        <w:rPr>
          <w:noProof/>
          <w:rtl/>
        </w:rPr>
        <w:t>בימי ר' דוסא בן הרכינס הותרה צרת הבת לאחין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Toc119229714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</w:t>
      </w:r>
      <w:r>
        <w:rPr>
          <w:noProof/>
        </w:rPr>
        <w:fldChar w:fldCharType="end"/>
      </w:r>
    </w:p>
    <w:p w14:paraId="313C9A44" w14:textId="77777777" w:rsidR="00C97322" w:rsidRDefault="009831B3">
      <w:pPr>
        <w:pStyle w:val="TOC3"/>
        <w:tabs>
          <w:tab w:val="right" w:leader="dot" w:pos="3392"/>
        </w:tabs>
        <w:rPr>
          <w:noProof/>
          <w:rtl/>
        </w:rPr>
      </w:pPr>
      <w:r>
        <w:rPr>
          <w:noProof/>
          <w:rtl/>
        </w:rPr>
        <w:t>אבל מעיד אני בשם חגי הנביא</w:t>
      </w:r>
      <w:r w:rsidR="00C97322">
        <w:rPr>
          <w:rFonts w:hint="cs"/>
          <w:noProof/>
          <w:rtl/>
        </w:rPr>
        <w:t xml:space="preserve"> </w:t>
      </w:r>
    </w:p>
    <w:p w14:paraId="387973C4" w14:textId="419862F5" w:rsidR="009831B3" w:rsidRDefault="00C97322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97322">
        <w:rPr>
          <w:rFonts w:hint="cs"/>
          <w:bCs w:val="0"/>
          <w:noProof/>
          <w:rtl/>
        </w:rPr>
        <w:t>א. צרת הבת, ב. מע''ע בשביעית, ג, גרים מקרדויים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Toc119229715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19</w:t>
      </w:r>
      <w:r w:rsidR="009831B3">
        <w:rPr>
          <w:noProof/>
        </w:rPr>
        <w:fldChar w:fldCharType="end"/>
      </w:r>
    </w:p>
    <w:p w14:paraId="265AF182" w14:textId="7878FC0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עשרת השבטים, ופסולם</w:t>
      </w:r>
      <w:r w:rsidR="00E27145">
        <w:rPr>
          <w:rFonts w:hint="cs"/>
          <w:noProof/>
          <w:rtl/>
        </w:rPr>
        <w:t xml:space="preserve"> </w:t>
      </w:r>
      <w:r w:rsidR="00E27145" w:rsidRPr="00E27145">
        <w:rPr>
          <w:rFonts w:hint="cs"/>
          <w:bCs w:val="0"/>
          <w:noProof/>
          <w:rtl/>
        </w:rPr>
        <w:t>ב' לשמואל</w:t>
      </w:r>
      <w:r w:rsidR="00E27145">
        <w:rPr>
          <w:rFonts w:hint="cs"/>
          <w:noProof/>
          <w:rtl/>
        </w:rPr>
        <w:t xml:space="preserve"> 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Toc119229716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</w:t>
      </w:r>
      <w:r>
        <w:rPr>
          <w:noProof/>
        </w:rPr>
        <w:fldChar w:fldCharType="end"/>
      </w:r>
    </w:p>
    <w:p w14:paraId="09EFD0C3" w14:textId="6A25647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פסול תרמוד, הרפניא, והקשר בין פסוליהם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Toc119229717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</w:t>
      </w:r>
      <w:r>
        <w:rPr>
          <w:noProof/>
        </w:rPr>
        <w:fldChar w:fldCharType="end"/>
      </w:r>
    </w:p>
    <w:p w14:paraId="502875B9" w14:textId="393DEFFA" w:rsidR="009831B3" w:rsidRDefault="00E27145" w:rsidP="00E27145">
      <w:pPr>
        <w:pStyle w:val="TOC3"/>
        <w:tabs>
          <w:tab w:val="right" w:leader="dot" w:pos="3392"/>
        </w:tabs>
        <w:jc w:val="center"/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rFonts w:hint="cs"/>
          <w:noProof/>
          <w:rtl/>
        </w:rPr>
        <w:t xml:space="preserve">                                        </w:t>
      </w:r>
      <w:r w:rsidR="009831B3" w:rsidRPr="00E27145">
        <w:rPr>
          <w:noProof/>
          <w:sz w:val="22"/>
          <w:szCs w:val="14"/>
          <w:rtl/>
        </w:rPr>
        <w:t>פ</w:t>
      </w:r>
      <w:r w:rsidRPr="00E27145">
        <w:rPr>
          <w:rFonts w:hint="cs"/>
          <w:noProof/>
          <w:sz w:val="22"/>
          <w:szCs w:val="14"/>
          <w:rtl/>
        </w:rPr>
        <w:t>רק שני</w:t>
      </w:r>
      <w:r>
        <w:rPr>
          <w:rFonts w:hint="cs"/>
          <w:noProof/>
          <w:sz w:val="22"/>
          <w:szCs w:val="14"/>
          <w:rtl/>
        </w:rPr>
        <w:t xml:space="preserve"> כיצד</w:t>
      </w:r>
      <w:r>
        <w:rPr>
          <w:rFonts w:hint="cs"/>
          <w:noProof/>
          <w:rtl/>
        </w:rPr>
        <w:t xml:space="preserve"> 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Toc119229718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20</w:t>
      </w:r>
      <w:r w:rsidR="009831B3">
        <w:rPr>
          <w:noProof/>
        </w:rPr>
        <w:fldChar w:fldCharType="end"/>
      </w:r>
    </w:p>
    <w:p w14:paraId="640834B8" w14:textId="77777777" w:rsidR="00944964" w:rsidRDefault="00944964" w:rsidP="00944964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יז. </w:t>
      </w:r>
    </w:p>
    <w:p w14:paraId="7FD5B26B" w14:textId="6DB1DAF9" w:rsidR="007F3DED" w:rsidRDefault="007F3DED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rFonts w:hint="cs"/>
          <w:noProof/>
          <w:rtl/>
        </w:rPr>
        <w:t>מתני</w:t>
      </w:r>
      <w:r>
        <w:rPr>
          <w:noProof/>
          <w:rtl/>
        </w:rPr>
        <w:t>'</w:t>
      </w:r>
      <w:r>
        <w:rPr>
          <w:rFonts w:hint="cs"/>
          <w:noProof/>
          <w:rtl/>
        </w:rPr>
        <w:t xml:space="preserve"> </w:t>
      </w:r>
      <w:r>
        <w:rPr>
          <w:noProof/>
          <w:rtl/>
        </w:rPr>
        <w:t>כיצד אשת אחיו שלא היה בעולמו?</w:t>
      </w:r>
      <w:r>
        <w:rPr>
          <w:rFonts w:hint="cs"/>
          <w:noProof/>
          <w:rtl/>
        </w:rPr>
        <w:t xml:space="preserve">,  </w:t>
      </w:r>
      <w:r>
        <w:rPr>
          <w:noProof/>
          <w:rtl/>
        </w:rPr>
        <w:t>עשה בה מאמר ומת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_Toc119229720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21</w:t>
      </w:r>
      <w:r>
        <w:rPr>
          <w:noProof/>
        </w:rPr>
        <w:fldChar w:fldCharType="end"/>
      </w:r>
    </w:p>
    <w:p w14:paraId="216542AB" w14:textId="442AB672" w:rsidR="00944964" w:rsidRDefault="00944964">
      <w:pPr>
        <w:pStyle w:val="TOC3"/>
        <w:tabs>
          <w:tab w:val="right" w:leader="dot" w:pos="3392"/>
        </w:tabs>
        <w:rPr>
          <w:noProof/>
          <w:rtl/>
        </w:rPr>
      </w:pPr>
      <w:r>
        <w:rPr>
          <w:rFonts w:hint="cs"/>
          <w:noProof/>
          <w:rtl/>
        </w:rPr>
        <w:t>תני ראשונה ותני שניה לא משתשבש</w:t>
      </w:r>
    </w:p>
    <w:p w14:paraId="289E5F57" w14:textId="06F2159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המקור לדין 'אשת אחיו שלא היה בעולמו'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Toc119229721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21</w:t>
      </w:r>
      <w:r>
        <w:rPr>
          <w:noProof/>
        </w:rPr>
        <w:fldChar w:fldCharType="end"/>
      </w:r>
    </w:p>
    <w:p w14:paraId="16F49095" w14:textId="77777777" w:rsidR="008D7E0B" w:rsidRPr="0032767F" w:rsidRDefault="008D7E0B" w:rsidP="0032767F">
      <w:pPr>
        <w:pStyle w:val="affff7"/>
        <w:ind w:left="339" w:firstLine="113"/>
        <w:rPr>
          <w:rFonts w:cs="PFT_Frank"/>
          <w:noProof/>
          <w:sz w:val="18"/>
          <w:szCs w:val="10"/>
          <w:rtl/>
        </w:rPr>
      </w:pPr>
      <w:r w:rsidRPr="0032767F">
        <w:rPr>
          <w:rFonts w:cs="PFT_Frank" w:hint="cs"/>
          <w:noProof/>
          <w:sz w:val="18"/>
          <w:szCs w:val="10"/>
          <w:rtl/>
        </w:rPr>
        <w:t>ב' רב ורבה, כי ישבו אחים, אחוה אחוה, וצריכא</w:t>
      </w:r>
    </w:p>
    <w:p w14:paraId="5EBC5B5B" w14:textId="135B719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'יש או אין זיקה' </w:t>
      </w:r>
      <w:r w:rsidRPr="00C03A92">
        <w:rPr>
          <w:noProof/>
          <w:rtl/>
        </w:rPr>
        <w:t>ביבם אחד ושנים, מחיים ולאחר מיתה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Toc119229722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21</w:t>
      </w:r>
      <w:r>
        <w:rPr>
          <w:noProof/>
        </w:rPr>
        <w:fldChar w:fldCharType="end"/>
      </w:r>
    </w:p>
    <w:p w14:paraId="479597D7" w14:textId="4F82AE36" w:rsidR="008D7E0B" w:rsidRDefault="00C3631C" w:rsidP="00151107">
      <w:pPr>
        <w:pStyle w:val="TOC1"/>
        <w:rPr>
          <w:noProof/>
          <w:rtl/>
        </w:rPr>
      </w:pPr>
      <w:r>
        <w:rPr>
          <w:rFonts w:hint="cs"/>
          <w:noProof/>
          <w:rtl/>
        </w:rPr>
        <w:t xml:space="preserve">              </w:t>
      </w:r>
      <w:r w:rsidR="0032767F" w:rsidRPr="0032767F">
        <w:rPr>
          <w:rFonts w:hint="cs"/>
          <w:noProof/>
          <w:rtl/>
        </w:rPr>
        <w:t>רב ור''י משומרת יבם מותר או אסור באמה, ומנין לר''י דיש זיקה -ב.</w:t>
      </w:r>
    </w:p>
    <w:p w14:paraId="05210158" w14:textId="53AF7F62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שני אחים ומת אחד מהן, ויבם השני את אשת אחיו,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עשה בה מאמר ומת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_Toc119229724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22</w:t>
      </w:r>
      <w:r>
        <w:rPr>
          <w:noProof/>
        </w:rPr>
        <w:fldChar w:fldCharType="end"/>
      </w:r>
    </w:p>
    <w:p w14:paraId="3FBBEDE4" w14:textId="14D0B0E2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ואא"ח שלא בעולמו </w:t>
      </w:r>
      <w:r w:rsidRPr="00C03A92">
        <w:rPr>
          <w:bCs w:val="0"/>
          <w:noProof/>
          <w:spacing w:val="-2"/>
          <w:rtl/>
        </w:rPr>
        <w:t>לר"ש -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Toc119229725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23</w:t>
      </w:r>
      <w:r>
        <w:rPr>
          <w:noProof/>
        </w:rPr>
        <w:fldChar w:fldCharType="end"/>
      </w:r>
    </w:p>
    <w:p w14:paraId="10DA1523" w14:textId="77777777" w:rsidR="00381CD8" w:rsidRPr="00381CD8" w:rsidRDefault="00381CD8" w:rsidP="00381CD8">
      <w:pPr>
        <w:ind w:left="339"/>
        <w:rPr>
          <w:rFonts w:cs="PFT_Frank"/>
          <w:b/>
          <w:bCs/>
          <w:noProof/>
          <w:szCs w:val="10"/>
          <w:rtl/>
        </w:rPr>
      </w:pPr>
      <w:r w:rsidRPr="00381CD8">
        <w:rPr>
          <w:rFonts w:cs="PFT_Frank" w:hint="cs"/>
          <w:b/>
          <w:bCs/>
          <w:noProof/>
          <w:szCs w:val="10"/>
          <w:rtl/>
        </w:rPr>
        <w:t xml:space="preserve">במה חלק ר''ש את'ק ר''א, </w:t>
      </w:r>
    </w:p>
    <w:p w14:paraId="1969ACF8" w14:textId="77777777" w:rsidR="00381CD8" w:rsidRPr="00381CD8" w:rsidRDefault="00381CD8" w:rsidP="00381CD8">
      <w:pPr>
        <w:ind w:left="339"/>
        <w:rPr>
          <w:rFonts w:cs="PFT_Frank"/>
          <w:b/>
          <w:bCs/>
          <w:noProof/>
          <w:szCs w:val="10"/>
          <w:rtl/>
        </w:rPr>
      </w:pPr>
      <w:r w:rsidRPr="00381CD8">
        <w:rPr>
          <w:rFonts w:cs="PFT_Frank" w:hint="cs"/>
          <w:b/>
          <w:bCs/>
          <w:noProof/>
          <w:szCs w:val="10"/>
          <w:rtl/>
        </w:rPr>
        <w:t>אא''ח שלא בעולמו לר''ש ב'</w:t>
      </w:r>
    </w:p>
    <w:p w14:paraId="061D63FD" w14:textId="77777777" w:rsidR="00381CD8" w:rsidRDefault="00381CD8" w:rsidP="00381CD8">
      <w:pPr>
        <w:ind w:left="339"/>
        <w:rPr>
          <w:rtl/>
        </w:rPr>
      </w:pPr>
      <w:r w:rsidRPr="00381CD8">
        <w:rPr>
          <w:rFonts w:cs="PFT_Frank" w:hint="cs"/>
          <w:b/>
          <w:bCs/>
          <w:noProof/>
          <w:szCs w:val="10"/>
          <w:rtl/>
        </w:rPr>
        <w:t>ר''פ ר''ש חלק אף בסיפא ותניא כר''פ ותיובתא דר''א ג' בבות</w:t>
      </w:r>
      <w:r w:rsidRPr="00381CD8">
        <w:rPr>
          <w:rFonts w:hint="cs"/>
          <w:b/>
          <w:bCs/>
          <w:rtl/>
        </w:rPr>
        <w:t xml:space="preserve"> </w:t>
      </w:r>
    </w:p>
    <w:p w14:paraId="4BD99B13" w14:textId="77777777" w:rsidR="00381CD8" w:rsidRDefault="00381CD8">
      <w:pPr>
        <w:pStyle w:val="TOC3"/>
        <w:tabs>
          <w:tab w:val="right" w:leader="dot" w:pos="3392"/>
        </w:tabs>
        <w:rPr>
          <w:noProof/>
          <w:rtl/>
        </w:rPr>
      </w:pPr>
    </w:p>
    <w:p w14:paraId="32D22124" w14:textId="77777777" w:rsidR="00F43BD2" w:rsidRDefault="00F43BD2" w:rsidP="00F43BD2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lastRenderedPageBreak/>
        <w:t>כ.</w:t>
      </w:r>
    </w:p>
    <w:p w14:paraId="27A22D07" w14:textId="21A8168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טעם מחלוקת ר''ש ורבנן במשנה</w:t>
      </w:r>
      <w:r w:rsidR="00E67489">
        <w:rPr>
          <w:rFonts w:hint="cs"/>
          <w:noProof/>
          <w:rtl/>
        </w:rPr>
        <w:t xml:space="preserve"> </w:t>
      </w:r>
      <w:r w:rsidR="00F43BD2" w:rsidRPr="00F43BD2">
        <w:rPr>
          <w:rFonts w:hint="cs"/>
          <w:b/>
          <w:bCs w:val="0"/>
          <w:noProof/>
          <w:rtl/>
        </w:rPr>
        <w:t>שמצאה בהיתר או ויבמה</w:t>
      </w:r>
      <w:r w:rsidR="00F43BD2">
        <w:rPr>
          <w:rFonts w:hint="cs"/>
          <w:noProof/>
          <w:rtl/>
        </w:rPr>
        <w:t xml:space="preserve"> 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Toc119229726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25</w:t>
      </w:r>
      <w:r>
        <w:rPr>
          <w:noProof/>
        </w:rPr>
        <w:fldChar w:fldCharType="end"/>
      </w:r>
    </w:p>
    <w:p w14:paraId="640C23A0" w14:textId="68552EE6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כלל אמרו ביבמה: איסור ערוה</w:t>
      </w:r>
      <w:r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איסור מצוה ואיסור קדושה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_Toc119229728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25</w:t>
      </w:r>
      <w:r>
        <w:rPr>
          <w:noProof/>
        </w:rPr>
        <w:fldChar w:fldCharType="end"/>
      </w:r>
    </w:p>
    <w:p w14:paraId="2B5B7401" w14:textId="25652E9C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כלל</w:t>
      </w:r>
      <w:r w:rsidR="00A9705C">
        <w:rPr>
          <w:rFonts w:hint="cs"/>
          <w:noProof/>
          <w:rtl/>
        </w:rPr>
        <w:t xml:space="preserve"> </w:t>
      </w:r>
      <w:r w:rsidR="00A9705C" w:rsidRPr="00A9705C">
        <w:rPr>
          <w:rFonts w:cs="PFT_Frank" w:hint="cs"/>
          <w:noProof/>
          <w:szCs w:val="10"/>
          <w:rtl/>
        </w:rPr>
        <w:t>לרבות או למעט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Toc119229731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25</w:t>
      </w:r>
      <w:r>
        <w:rPr>
          <w:noProof/>
        </w:rPr>
        <w:fldChar w:fldCharType="end"/>
      </w:r>
    </w:p>
    <w:p w14:paraId="6E7E277F" w14:textId="365E650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אחותה שהיא יבמתה</w:t>
      </w:r>
      <w:r w:rsidR="00A9705C">
        <w:rPr>
          <w:rFonts w:hint="cs"/>
          <w:noProof/>
          <w:rtl/>
        </w:rPr>
        <w:t xml:space="preserve"> </w:t>
      </w:r>
      <w:r w:rsidR="00A9705C" w:rsidRPr="00A9705C">
        <w:rPr>
          <w:rFonts w:cs="PFT_Frank" w:hint="cs"/>
          <w:noProof/>
          <w:szCs w:val="10"/>
          <w:rtl/>
        </w:rPr>
        <w:t>של איסור ערוה</w:t>
      </w:r>
      <w:r>
        <w:rPr>
          <w:noProof/>
          <w:rtl/>
        </w:rPr>
        <w:t>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Toc119229732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25</w:t>
      </w:r>
      <w:r>
        <w:rPr>
          <w:noProof/>
        </w:rPr>
        <w:fldChar w:fldCharType="end"/>
      </w:r>
    </w:p>
    <w:p w14:paraId="78BE2ADE" w14:textId="29E0813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איסור מצוה – שניות מד"ס.</w:t>
      </w:r>
      <w:r w:rsidR="00A9705C">
        <w:rPr>
          <w:rFonts w:cs="PFT_Frank" w:hint="cs"/>
          <w:noProof/>
          <w:szCs w:val="10"/>
          <w:rtl/>
        </w:rPr>
        <w:t xml:space="preserve"> </w:t>
      </w:r>
      <w:r w:rsidR="00A9705C" w:rsidRPr="00A9705C">
        <w:rPr>
          <w:rFonts w:cs="PFT_Frank" w:hint="cs"/>
          <w:noProof/>
          <w:szCs w:val="10"/>
          <w:rtl/>
        </w:rPr>
        <w:t>דמצוה לשמוע בקול דברי חכמים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Toc119229733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25</w:t>
      </w:r>
      <w:r>
        <w:rPr>
          <w:noProof/>
        </w:rPr>
        <w:fldChar w:fldCharType="end"/>
      </w:r>
    </w:p>
    <w:p w14:paraId="327F910B" w14:textId="12E79BB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איסור קדושה - </w:t>
      </w:r>
      <w:r w:rsidR="002E4237" w:rsidRPr="002E4237">
        <w:rPr>
          <w:rFonts w:cs="PFT_Frank" w:hint="cs"/>
          <w:noProof/>
          <w:szCs w:val="10"/>
          <w:rtl/>
        </w:rPr>
        <w:t xml:space="preserve">דקדושים תהיו ר''י מחליף </w:t>
      </w:r>
      <w:r w:rsidRPr="00C03A92">
        <w:rPr>
          <w:rFonts w:ascii="Fb Fontext" w:hAnsi="Fb Fontext" w:cs="BA Haketer Regular"/>
          <w:noProof/>
          <w:rtl/>
        </w:rPr>
        <w:t>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Toc119229734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25</w:t>
      </w:r>
      <w:r>
        <w:rPr>
          <w:noProof/>
        </w:rPr>
        <w:fldChar w:fldCharType="end"/>
      </w:r>
    </w:p>
    <w:p w14:paraId="1695810B" w14:textId="58EE0839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אלמנה לכהן גדול.</w:t>
      </w:r>
      <w:r w:rsidR="006311D1" w:rsidRPr="006311D1">
        <w:rPr>
          <w:rStyle w:val="40"/>
          <w:rFonts w:hint="cs"/>
          <w:rtl/>
        </w:rPr>
        <w:t xml:space="preserve"> </w:t>
      </w:r>
      <w:r w:rsidR="006311D1" w:rsidRPr="006311D1">
        <w:rPr>
          <w:rFonts w:cs="PFT_Frank" w:hint="cs"/>
          <w:noProof/>
          <w:szCs w:val="10"/>
          <w:rtl/>
        </w:rPr>
        <w:t>מנישואין דאין עשה דוחה ומאירוסין ד' טעמים ותיובתא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Toc119229736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26</w:t>
      </w:r>
      <w:r>
        <w:rPr>
          <w:noProof/>
        </w:rPr>
        <w:fldChar w:fldCharType="end"/>
      </w:r>
    </w:p>
    <w:p w14:paraId="352B81F0" w14:textId="3EA0F9BE" w:rsidR="00457DA6" w:rsidRDefault="00457DA6">
      <w:pPr>
        <w:pStyle w:val="TOC2"/>
        <w:tabs>
          <w:tab w:val="right" w:leader="dot" w:pos="3392"/>
        </w:tabs>
        <w:rPr>
          <w:noProof/>
          <w:rtl/>
        </w:rPr>
      </w:pPr>
      <w:r>
        <w:rPr>
          <w:rFonts w:hint="cs"/>
          <w:rtl/>
        </w:rPr>
        <w:t xml:space="preserve">ביאת כה''ג באלמנה אם פוטרת צרתה מאירוסין </w:t>
      </w:r>
      <w:r w:rsidRPr="004D6A6F">
        <w:rPr>
          <w:rStyle w:val="affff8"/>
          <w:rFonts w:hint="cs"/>
          <w:rtl/>
        </w:rPr>
        <w:t>מח</w:t>
      </w:r>
      <w:r>
        <w:rPr>
          <w:rStyle w:val="affff8"/>
          <w:rFonts w:hint="cs"/>
          <w:rtl/>
        </w:rPr>
        <w:t>'</w:t>
      </w:r>
      <w:r w:rsidRPr="004D6A6F">
        <w:rPr>
          <w:rStyle w:val="affff8"/>
          <w:rFonts w:hint="cs"/>
          <w:rtl/>
        </w:rPr>
        <w:t xml:space="preserve"> רי''ו ור''א</w:t>
      </w:r>
    </w:p>
    <w:p w14:paraId="2EA90DEA" w14:textId="0A3C411A" w:rsidR="00457DA6" w:rsidRPr="00457DA6" w:rsidRDefault="00457DA6" w:rsidP="00457DA6">
      <w:pPr>
        <w:pStyle w:val="aff7"/>
        <w:framePr w:wrap="around"/>
        <w:rPr>
          <w:rtl/>
        </w:rPr>
      </w:pPr>
      <w:r>
        <w:rPr>
          <w:rFonts w:hint="cs"/>
          <w:rtl/>
        </w:rPr>
        <w:t>כא.</w:t>
      </w:r>
    </w:p>
    <w:p w14:paraId="00843354" w14:textId="2480148F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שניות מדברי סופרים – רמז מהתורה</w:t>
      </w:r>
      <w:r w:rsidR="000E0A82">
        <w:rPr>
          <w:rFonts w:hint="cs"/>
          <w:noProof/>
          <w:rtl/>
        </w:rPr>
        <w:t xml:space="preserve"> </w:t>
      </w:r>
      <w:r w:rsidR="000E0A82" w:rsidRPr="000E0A82">
        <w:rPr>
          <w:rFonts w:cs="PFT_Frank" w:hint="cs"/>
          <w:noProof/>
          <w:szCs w:val="10"/>
          <w:rtl/>
        </w:rPr>
        <w:t>א. האל ב. ואזן ג. פרעהו ד. משמרתי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Toc119229737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27</w:t>
      </w:r>
      <w:r>
        <w:rPr>
          <w:noProof/>
        </w:rPr>
        <w:fldChar w:fldCharType="end"/>
      </w:r>
    </w:p>
    <w:p w14:paraId="6AB1D70F" w14:textId="305CF77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ת"ר:</w:t>
      </w:r>
      <w:r w:rsidRPr="00C03A92">
        <w:rPr>
          <w:rFonts w:ascii="FontbitDavid" w:hAnsi="FontbitDavid"/>
          <w:noProof/>
          <w:rtl/>
        </w:rPr>
        <w:t xml:space="preserve"> </w:t>
      </w:r>
      <w:r>
        <w:rPr>
          <w:noProof/>
          <w:rtl/>
        </w:rPr>
        <w:t xml:space="preserve">מה הם שניות </w:t>
      </w:r>
      <w:r w:rsidR="004A60C7" w:rsidRPr="004A60C7">
        <w:rPr>
          <w:rFonts w:hint="cs"/>
          <w:bCs w:val="0"/>
          <w:noProof/>
          <w:rtl/>
        </w:rPr>
        <w:t>אשת חורגו, אשת חמיו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Toc119229738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27</w:t>
      </w:r>
      <w:r>
        <w:rPr>
          <w:noProof/>
        </w:rPr>
        <w:fldChar w:fldCharType="end"/>
      </w:r>
    </w:p>
    <w:p w14:paraId="228DBF4E" w14:textId="1FCFC265" w:rsidR="007445C2" w:rsidRPr="007445C2" w:rsidRDefault="007445C2" w:rsidP="007445C2">
      <w:pPr>
        <w:ind w:left="339"/>
        <w:rPr>
          <w:rFonts w:cs="PFT_Frank"/>
          <w:b/>
          <w:noProof/>
          <w:szCs w:val="10"/>
          <w:rtl/>
        </w:rPr>
      </w:pPr>
      <w:r w:rsidRPr="007445C2">
        <w:rPr>
          <w:rFonts w:cs="PFT_Frank" w:hint="cs"/>
          <w:bCs/>
          <w:noProof/>
          <w:szCs w:val="10"/>
          <w:rtl/>
        </w:rPr>
        <w:t xml:space="preserve">ד' נשים יש הפסק </w:t>
      </w:r>
      <w:r w:rsidRPr="007445C2">
        <w:rPr>
          <w:rFonts w:cs="PFT_Frank" w:hint="cs"/>
          <w:b/>
          <w:noProof/>
          <w:szCs w:val="10"/>
          <w:rtl/>
        </w:rPr>
        <w:t xml:space="preserve">רב שמע ג' אשת אחי אב מאם, מאב, כלתו, </w:t>
      </w:r>
      <w:r>
        <w:rPr>
          <w:rFonts w:cs="PFT_Frank" w:hint="cs"/>
          <w:b/>
          <w:noProof/>
          <w:szCs w:val="10"/>
          <w:rtl/>
        </w:rPr>
        <w:t xml:space="preserve"> </w:t>
      </w:r>
      <w:r w:rsidRPr="007445C2">
        <w:rPr>
          <w:rFonts w:cs="PFT_Frank" w:hint="cs"/>
          <w:b/>
          <w:noProof/>
          <w:szCs w:val="10"/>
          <w:rtl/>
        </w:rPr>
        <w:t>ד. אשת אבי אמו, טעם רב וטעם זעירי</w:t>
      </w:r>
    </w:p>
    <w:p w14:paraId="32F0D127" w14:textId="77777777" w:rsidR="007445C2" w:rsidRPr="007445C2" w:rsidRDefault="007445C2" w:rsidP="007445C2">
      <w:pPr>
        <w:ind w:left="339"/>
        <w:rPr>
          <w:rFonts w:cs="PFT_Frank"/>
          <w:bCs/>
          <w:noProof/>
          <w:szCs w:val="10"/>
          <w:rtl/>
        </w:rPr>
      </w:pPr>
      <w:r w:rsidRPr="007445C2">
        <w:rPr>
          <w:rFonts w:cs="PFT_Frank" w:hint="cs"/>
          <w:bCs/>
          <w:noProof/>
          <w:szCs w:val="10"/>
          <w:rtl/>
        </w:rPr>
        <w:t xml:space="preserve">כלתו </w:t>
      </w:r>
      <w:r w:rsidRPr="00DA2278">
        <w:rPr>
          <w:rFonts w:cs="PFT_Frank" w:hint="cs"/>
          <w:b/>
          <w:noProof/>
          <w:szCs w:val="10"/>
          <w:rtl/>
        </w:rPr>
        <w:t>כלת בתו משום בנו, כלתו דאו' וכלת בנו כל הדורות</w:t>
      </w:r>
    </w:p>
    <w:p w14:paraId="43944779" w14:textId="79C15450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איבעיא</w:t>
      </w:r>
      <w:r w:rsidRPr="00C03A92">
        <w:rPr>
          <w:rFonts w:ascii="FontbitDavid" w:hAnsi="FontbitDavid"/>
          <w:noProof/>
          <w:rtl/>
        </w:rPr>
        <w:t xml:space="preserve">: אשת אחי </w:t>
      </w:r>
      <w:r>
        <w:rPr>
          <w:noProof/>
          <w:rtl/>
        </w:rPr>
        <w:t>האם מהאם</w:t>
      </w:r>
      <w:r w:rsidRPr="00C03A92">
        <w:rPr>
          <w:rFonts w:ascii="FontbitDavid" w:hAnsi="FontbitDavid"/>
          <w:noProof/>
          <w:rtl/>
        </w:rPr>
        <w:t>?</w:t>
      </w:r>
      <w:r w:rsidRPr="00C03A92">
        <w:rPr>
          <w:rFonts w:cs="FrankRuehl"/>
          <w:noProof/>
          <w:rtl/>
        </w:rPr>
        <w:t xml:space="preserve"> </w:t>
      </w:r>
      <w:r w:rsidRPr="00C03A92">
        <w:rPr>
          <w:rFonts w:cs="FrankRuehl"/>
          <w:bCs w:val="0"/>
          <w:noProof/>
          <w:spacing w:val="-4"/>
          <w:rtl/>
        </w:rPr>
        <w:t>שאין צד אב לגזור אטו אא"ח אב מאב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Toc119229739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28</w:t>
      </w:r>
      <w:r>
        <w:rPr>
          <w:noProof/>
        </w:rPr>
        <w:fldChar w:fldCharType="end"/>
      </w:r>
    </w:p>
    <w:p w14:paraId="2A86B6EA" w14:textId="267CB6F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2"/>
          <w:rtl/>
        </w:rPr>
        <w:t xml:space="preserve">איבעיא נוספת: </w:t>
      </w:r>
      <w:r>
        <w:rPr>
          <w:noProof/>
          <w:rtl/>
        </w:rPr>
        <w:t>אשת אחי אבי האב מהאב</w:t>
      </w:r>
      <w:r w:rsidRPr="00C03A92">
        <w:rPr>
          <w:rFonts w:ascii="FontbitDavid" w:hAnsi="FontbitDavid"/>
          <w:bCs w:val="0"/>
          <w:noProof/>
          <w:rtl/>
        </w:rPr>
        <w:t>, ואחות אבי האב</w:t>
      </w:r>
      <w:r w:rsidRPr="00C03A92">
        <w:rPr>
          <w:bCs w:val="0"/>
          <w:noProof/>
          <w:rtl/>
        </w:rPr>
        <w:t>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Toc119229740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28</w:t>
      </w:r>
      <w:r>
        <w:rPr>
          <w:noProof/>
        </w:rPr>
        <w:fldChar w:fldCharType="end"/>
      </w:r>
    </w:p>
    <w:p w14:paraId="3CA1C280" w14:textId="77777777" w:rsidR="00B41445" w:rsidRDefault="00B41445" w:rsidP="00B41445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כב.</w:t>
      </w:r>
    </w:p>
    <w:p w14:paraId="0D23ED34" w14:textId="183A46E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שניות דר"ח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Toc119229741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29</w:t>
      </w:r>
      <w:r>
        <w:rPr>
          <w:noProof/>
        </w:rPr>
        <w:fldChar w:fldCharType="end"/>
      </w:r>
    </w:p>
    <w:p w14:paraId="364F8E3A" w14:textId="5FC2D75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איבעיא:</w:t>
      </w:r>
      <w:r>
        <w:rPr>
          <w:noProof/>
          <w:rtl/>
        </w:rPr>
        <w:t xml:space="preserve"> שניות </w:t>
      </w:r>
      <w:r w:rsidRPr="00C03A92">
        <w:rPr>
          <w:bCs w:val="0"/>
          <w:noProof/>
          <w:spacing w:val="-2"/>
          <w:rtl/>
        </w:rPr>
        <w:t>דר"ח</w:t>
      </w:r>
      <w:r>
        <w:rPr>
          <w:noProof/>
          <w:rtl/>
        </w:rPr>
        <w:t xml:space="preserve"> יש להן הפסק?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Toc119229742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29</w:t>
      </w:r>
      <w:r>
        <w:rPr>
          <w:noProof/>
        </w:rPr>
        <w:fldChar w:fldCharType="end"/>
      </w:r>
    </w:p>
    <w:p w14:paraId="2510129A" w14:textId="528A9422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בעו במערבא:</w:t>
      </w:r>
      <w:r>
        <w:rPr>
          <w:noProof/>
          <w:rtl/>
        </w:rPr>
        <w:t xml:space="preserve"> גזרו שניות בגרים?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Toc119229743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29</w:t>
      </w:r>
      <w:r>
        <w:rPr>
          <w:noProof/>
        </w:rPr>
        <w:fldChar w:fldCharType="end"/>
      </w:r>
    </w:p>
    <w:p w14:paraId="74A65504" w14:textId="25BF5A2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2"/>
          <w:rtl/>
        </w:rPr>
        <w:t>ר"נ:</w:t>
      </w:r>
      <w:r w:rsidRPr="00C03A92">
        <w:rPr>
          <w:rFonts w:ascii="FontbitDavid" w:hAnsi="FontbitDavid"/>
          <w:bCs w:val="0"/>
          <w:noProof/>
          <w:rtl/>
        </w:rPr>
        <w:t xml:space="preserve"> </w:t>
      </w:r>
      <w:r>
        <w:rPr>
          <w:noProof/>
          <w:rtl/>
        </w:rPr>
        <w:t>גרים</w:t>
      </w:r>
      <w:r w:rsidRPr="00C03A92">
        <w:rPr>
          <w:bCs w:val="0"/>
          <w:noProof/>
          <w:rtl/>
        </w:rPr>
        <w:t xml:space="preserve"> אחין מהאם לא יעידו, העידו - עדותן עדות,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Toc119229744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29</w:t>
      </w:r>
      <w:r>
        <w:rPr>
          <w:noProof/>
        </w:rPr>
        <w:fldChar w:fldCharType="end"/>
      </w:r>
    </w:p>
    <w:p w14:paraId="3F4F1193" w14:textId="40ABD742" w:rsidR="009831B3" w:rsidRDefault="00854A6F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rFonts w:hint="cs"/>
          <w:noProof/>
          <w:rtl/>
        </w:rPr>
        <w:t xml:space="preserve">מתני </w:t>
      </w:r>
      <w:r w:rsidR="009831B3">
        <w:rPr>
          <w:noProof/>
          <w:rtl/>
        </w:rPr>
        <w:t>מי שיש לו אח מכל מקום -</w:t>
      </w:r>
    </w:p>
    <w:p w14:paraId="5761FC2F" w14:textId="4583577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pacing w:val="-2"/>
          <w:rtl/>
        </w:rPr>
        <w:t>מכל מקום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Toc119229747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29</w:t>
      </w:r>
      <w:r>
        <w:rPr>
          <w:noProof/>
        </w:rPr>
        <w:fldChar w:fldCharType="end"/>
      </w:r>
    </w:p>
    <w:p w14:paraId="6514715C" w14:textId="561087BB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ואחיו הוא לכל דבר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Toc119229748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30</w:t>
      </w:r>
      <w:r>
        <w:rPr>
          <w:noProof/>
        </w:rPr>
        <w:fldChar w:fldCharType="end"/>
      </w:r>
    </w:p>
    <w:p w14:paraId="5C4DD1E7" w14:textId="0AFBD18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חוץ מאח מהשפחה ומהנכרית.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Toc119229749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30</w:t>
      </w:r>
      <w:r>
        <w:rPr>
          <w:noProof/>
        </w:rPr>
        <w:fldChar w:fldCharType="end"/>
      </w:r>
    </w:p>
    <w:p w14:paraId="307A71F2" w14:textId="364BA79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בן מכל מקום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Toc119229750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30</w:t>
      </w:r>
      <w:r>
        <w:rPr>
          <w:noProof/>
        </w:rPr>
        <w:fldChar w:fldCharType="end"/>
      </w:r>
    </w:p>
    <w:p w14:paraId="64722163" w14:textId="30F712FC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וחייב על מכתו</w:t>
      </w:r>
      <w:r w:rsidRPr="00C03A92">
        <w:rPr>
          <w:rFonts w:ascii="FontbitDavid" w:hAnsi="FontbitDavid" w:cs="Guttman Vilna"/>
          <w:noProof/>
          <w:rtl/>
        </w:rPr>
        <w:t>.</w:t>
      </w:r>
      <w:r w:rsidR="00D5628C">
        <w:rPr>
          <w:rFonts w:hint="cs"/>
          <w:noProof/>
          <w:rtl/>
        </w:rPr>
        <w:t xml:space="preserve"> </w:t>
      </w:r>
      <w:r w:rsidR="00D5628C" w:rsidRPr="00D5628C">
        <w:rPr>
          <w:rFonts w:cs="PFT_Frank" w:hint="cs"/>
          <w:bCs/>
          <w:noProof/>
          <w:szCs w:val="10"/>
          <w:rtl/>
        </w:rPr>
        <w:t>עושה מעשה עמך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Toc119229751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30</w:t>
      </w:r>
      <w:r>
        <w:rPr>
          <w:noProof/>
        </w:rPr>
        <w:fldChar w:fldCharType="end"/>
      </w:r>
    </w:p>
    <w:p w14:paraId="0977AFF4" w14:textId="449E7A7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ערות אחות</w:t>
      </w:r>
      <w:r w:rsidR="00D5628C">
        <w:rPr>
          <w:rFonts w:hint="cs"/>
          <w:noProof/>
          <w:rtl/>
        </w:rPr>
        <w:t xml:space="preserve"> </w:t>
      </w:r>
      <w:r w:rsidR="00D5628C" w:rsidRPr="00D5628C">
        <w:rPr>
          <w:rFonts w:hint="cs"/>
          <w:b/>
          <w:bCs w:val="0"/>
          <w:noProof/>
          <w:rtl/>
        </w:rPr>
        <w:t>משום מה חייב רבנן וריב''י וטעמיהם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Toc119229752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30</w:t>
      </w:r>
      <w:r>
        <w:rPr>
          <w:noProof/>
        </w:rPr>
        <w:fldChar w:fldCharType="end"/>
      </w:r>
    </w:p>
    <w:p w14:paraId="4FA5E713" w14:textId="6FDBDA14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אחות </w:t>
      </w:r>
      <w:r w:rsidRPr="00C03A92">
        <w:rPr>
          <w:noProof/>
          <w:rtl/>
        </w:rPr>
        <w:t>או בן</w:t>
      </w:r>
      <w:r>
        <w:rPr>
          <w:noProof/>
          <w:rtl/>
        </w:rPr>
        <w:t xml:space="preserve"> משפחה ומהנכרית</w:t>
      </w:r>
      <w:r w:rsidR="00D5628C">
        <w:rPr>
          <w:rFonts w:hint="cs"/>
          <w:noProof/>
          <w:rtl/>
        </w:rPr>
        <w:t xml:space="preserve"> </w:t>
      </w:r>
      <w:r w:rsidR="00D5628C" w:rsidRPr="00D5628C">
        <w:rPr>
          <w:rFonts w:hint="cs"/>
          <w:b/>
          <w:bCs w:val="0"/>
          <w:noProof/>
          <w:rtl/>
        </w:rPr>
        <w:t>לרבנן ולריב''י בן בנך</w:t>
      </w:r>
      <w:r w:rsidR="00D5628C">
        <w:rPr>
          <w:rFonts w:hint="cs"/>
          <w:noProof/>
          <w:rtl/>
        </w:rPr>
        <w:t xml:space="preserve"> 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Toc119229753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30</w:t>
      </w:r>
      <w:r>
        <w:rPr>
          <w:noProof/>
        </w:rPr>
        <w:fldChar w:fldCharType="end"/>
      </w:r>
    </w:p>
    <w:p w14:paraId="2E5E7C1D" w14:textId="77777777" w:rsidR="00D5628C" w:rsidRDefault="00D5628C" w:rsidP="00D5628C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כג.</w:t>
      </w:r>
    </w:p>
    <w:p w14:paraId="6E22BC24" w14:textId="18CEA08D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מי שקידש אחת משתי אחיות, ואין יודע אי זה קידש</w:t>
      </w:r>
      <w:r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מת,</w:t>
      </w:r>
      <w:r>
        <w:rPr>
          <w:rFonts w:hint="cs"/>
          <w:noProof/>
          <w:rtl/>
        </w:rPr>
        <w:t xml:space="preserve"> </w:t>
      </w:r>
      <w:r>
        <w:rPr>
          <w:noProof/>
          <w:rtl/>
        </w:rPr>
        <w:t xml:space="preserve">שנים שקדשו </w:t>
      </w:r>
      <w:r>
        <w:rPr>
          <w:rFonts w:hint="cs"/>
          <w:noProof/>
          <w:rtl/>
        </w:rPr>
        <w:t xml:space="preserve">אחיות, </w:t>
      </w:r>
      <w:r w:rsidRPr="00C03A92">
        <w:rPr>
          <w:noProof/>
          <w:shd w:val="clear" w:color="auto" w:fill="F2F2F2" w:themeFill="background1" w:themeFillShade="F2"/>
          <w:rtl/>
        </w:rPr>
        <w:t>מתו,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קדמו שנים וחלצו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_Toc119229758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32</w:t>
      </w:r>
      <w:r>
        <w:rPr>
          <w:noProof/>
        </w:rPr>
        <w:fldChar w:fldCharType="end"/>
      </w:r>
    </w:p>
    <w:p w14:paraId="44A74B13" w14:textId="6425531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אין להוכיח:</w:t>
      </w:r>
      <w:r>
        <w:rPr>
          <w:noProof/>
          <w:rtl/>
        </w:rPr>
        <w:t xml:space="preserve"> 'קדושין שאין מסורין לביאה - קידושין',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Toc119229759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32</w:t>
      </w:r>
      <w:r>
        <w:rPr>
          <w:noProof/>
        </w:rPr>
        <w:fldChar w:fldCharType="end"/>
      </w:r>
    </w:p>
    <w:p w14:paraId="60F7F5A3" w14:textId="09642CF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pacing w:val="-4"/>
          <w:rtl/>
        </w:rPr>
        <w:t>אחד חולץ ואחד מייבם</w:t>
      </w:r>
      <w:r w:rsidR="00430483">
        <w:rPr>
          <w:rFonts w:hint="cs"/>
          <w:noProof/>
          <w:spacing w:val="-4"/>
          <w:rtl/>
        </w:rPr>
        <w:t xml:space="preserve"> </w:t>
      </w:r>
      <w:r w:rsidR="00430483" w:rsidRPr="00430483">
        <w:rPr>
          <w:rFonts w:cs="PFT_Frank" w:hint="cs"/>
          <w:bCs/>
          <w:noProof/>
          <w:szCs w:val="10"/>
          <w:rtl/>
        </w:rPr>
        <w:t>ולא לייבם ברישא</w:t>
      </w:r>
      <w:r w:rsidR="00430483">
        <w:rPr>
          <w:rFonts w:hint="cs"/>
          <w:noProof/>
          <w:spacing w:val="-4"/>
          <w:rtl/>
        </w:rPr>
        <w:t xml:space="preserve"> 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Toc119229760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32</w:t>
      </w:r>
      <w:r>
        <w:rPr>
          <w:noProof/>
        </w:rPr>
        <w:fldChar w:fldCharType="end"/>
      </w:r>
    </w:p>
    <w:p w14:paraId="239750F9" w14:textId="016E9819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lastRenderedPageBreak/>
        <w:t>שנים שקידשו: לזה אחד ולזה שנים,</w:t>
      </w:r>
      <w:r w:rsidR="00F6743B">
        <w:rPr>
          <w:rFonts w:hint="cs"/>
          <w:noProof/>
          <w:rtl/>
        </w:rPr>
        <w:t xml:space="preserve"> </w:t>
      </w:r>
      <w:r w:rsidR="00F6743B" w:rsidRPr="00F6743B">
        <w:rPr>
          <w:rFonts w:cs="PFT_Frank" w:hint="cs"/>
          <w:bCs/>
          <w:noProof/>
          <w:szCs w:val="10"/>
          <w:rtl/>
        </w:rPr>
        <w:t>ולא גזרו ב אטו חד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Toc119229761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32</w:t>
      </w:r>
      <w:r>
        <w:rPr>
          <w:noProof/>
        </w:rPr>
        <w:fldChar w:fldCharType="end"/>
      </w:r>
    </w:p>
    <w:p w14:paraId="7F0A235D" w14:textId="11064B4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לזה שנים ולזה שנים</w:t>
      </w:r>
      <w:r w:rsidR="00F6743B">
        <w:rPr>
          <w:rFonts w:hint="cs"/>
          <w:noProof/>
          <w:rtl/>
        </w:rPr>
        <w:t xml:space="preserve"> </w:t>
      </w:r>
      <w:r w:rsidR="00F6743B" w:rsidRPr="00F6743B">
        <w:rPr>
          <w:rFonts w:cs="PFT_Frank" w:hint="cs"/>
          <w:bCs/>
          <w:noProof/>
          <w:szCs w:val="10"/>
          <w:rtl/>
        </w:rPr>
        <w:t xml:space="preserve">אף דשניהם מייבמים ק' ד' אחין ות' למ''ד זיקה 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Toc119229762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32</w:t>
      </w:r>
      <w:r>
        <w:rPr>
          <w:noProof/>
        </w:rPr>
        <w:fldChar w:fldCharType="end"/>
      </w:r>
    </w:p>
    <w:p w14:paraId="1D4C6B23" w14:textId="76CED701" w:rsidR="00BB28B5" w:rsidRDefault="00BB28B5" w:rsidP="00BB28B5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כד.</w:t>
      </w:r>
    </w:p>
    <w:p w14:paraId="42FBAEDB" w14:textId="3D99B79F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קדמו וכנסו אין מוציאין מידם</w:t>
      </w:r>
      <w:r w:rsidR="008A4B94">
        <w:rPr>
          <w:rFonts w:hint="cs"/>
          <w:noProof/>
          <w:rtl/>
        </w:rPr>
        <w:t xml:space="preserve"> </w:t>
      </w:r>
      <w:r w:rsidR="008A4B94" w:rsidRPr="008A4B94">
        <w:rPr>
          <w:rFonts w:cs="PFT_Frank" w:hint="cs"/>
          <w:bCs/>
          <w:noProof/>
          <w:szCs w:val="10"/>
          <w:rtl/>
        </w:rPr>
        <w:t>תני אף בשניהם כהנים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Toc119229763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32</w:t>
      </w:r>
      <w:r>
        <w:rPr>
          <w:noProof/>
        </w:rPr>
        <w:fldChar w:fldCharType="end"/>
      </w:r>
    </w:p>
    <w:p w14:paraId="48EEFE12" w14:textId="77777777" w:rsidR="006D3E78" w:rsidRDefault="006D3E78" w:rsidP="00151107">
      <w:pPr>
        <w:pStyle w:val="TOC1"/>
        <w:rPr>
          <w:noProof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מצוה בגדול לייבם, ואם קדם הקטן - זכה</w:t>
      </w:r>
    </w:p>
    <w:p w14:paraId="4C6FDC01" w14:textId="4A949D44" w:rsidR="009831B3" w:rsidRDefault="004C1B36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4C1B36">
        <w:rPr>
          <w:rFonts w:hint="cs"/>
          <w:bCs/>
          <w:noProof/>
          <w:rtl/>
        </w:rPr>
        <w:t xml:space="preserve">בכל התורה אין מקרא יוצא מידי פשוטו משא''כ כאן </w:t>
      </w:r>
      <w:r w:rsidRPr="004C1B36">
        <w:rPr>
          <w:rFonts w:hint="cs"/>
          <w:b/>
          <w:noProof/>
          <w:rtl/>
        </w:rPr>
        <w:t>ח' דברים שלא אמרי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Toc119229764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32</w:t>
      </w:r>
      <w:r w:rsidR="009831B3">
        <w:rPr>
          <w:noProof/>
        </w:rPr>
        <w:fldChar w:fldCharType="end"/>
      </w:r>
    </w:p>
    <w:p w14:paraId="5BA7E583" w14:textId="77777777" w:rsidR="006D3E78" w:rsidRDefault="006D3E78" w:rsidP="00151107">
      <w:pPr>
        <w:pStyle w:val="TOC1"/>
        <w:rPr>
          <w:noProof/>
          <w:rtl/>
        </w:rPr>
      </w:pPr>
      <w:r>
        <w:rPr>
          <w:noProof/>
          <w:rtl/>
        </w:rPr>
        <w:t>מתני' הנטען על השפחה ונשתחררה, על הנכרית ונתגיירה</w:t>
      </w:r>
      <w:r>
        <w:rPr>
          <w:rFonts w:hint="cs"/>
          <w:noProof/>
          <w:rtl/>
        </w:rPr>
        <w:t xml:space="preserve"> </w:t>
      </w:r>
    </w:p>
    <w:p w14:paraId="7A57E109" w14:textId="47806E13" w:rsidR="009831B3" w:rsidRDefault="00CF3C31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rFonts w:cs="PFT_Frank" w:hint="cs"/>
          <w:bCs/>
          <w:noProof/>
          <w:szCs w:val="10"/>
          <w:rtl/>
        </w:rPr>
        <w:t>ר' מר"נ</w:t>
      </w:r>
      <w:r w:rsidRPr="00CF3C31">
        <w:rPr>
          <w:rFonts w:cs="PFT_Frank" w:hint="cs"/>
          <w:bCs/>
          <w:noProof/>
          <w:szCs w:val="10"/>
          <w:rtl/>
        </w:rPr>
        <w:t xml:space="preserve"> ות' דהלכה כולם גרים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Toc119229765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33</w:t>
      </w:r>
      <w:r w:rsidR="009831B3">
        <w:rPr>
          <w:noProof/>
        </w:rPr>
        <w:fldChar w:fldCharType="end"/>
      </w:r>
    </w:p>
    <w:p w14:paraId="1A110413" w14:textId="6A673630" w:rsidR="00C869F3" w:rsidRPr="00C869F3" w:rsidRDefault="00C869F3" w:rsidP="00151107">
      <w:pPr>
        <w:pStyle w:val="TOC1"/>
        <w:rPr>
          <w:noProof/>
          <w:rtl/>
        </w:rPr>
      </w:pPr>
      <w:r>
        <w:rPr>
          <w:rFonts w:hint="cs"/>
          <w:noProof/>
          <w:rtl/>
        </w:rPr>
        <w:t xml:space="preserve">               </w:t>
      </w:r>
      <w:r w:rsidRPr="00C869F3">
        <w:rPr>
          <w:rFonts w:hint="cs"/>
          <w:noProof/>
          <w:rtl/>
        </w:rPr>
        <w:t xml:space="preserve">אין מקבלים גרים לימות המשיח </w:t>
      </w:r>
      <w:r w:rsidRPr="00C869F3">
        <w:rPr>
          <w:rFonts w:hint="cs"/>
          <w:b/>
          <w:noProof/>
          <w:rtl/>
        </w:rPr>
        <w:t>מי גר איתך</w:t>
      </w:r>
    </w:p>
    <w:p w14:paraId="4146BD11" w14:textId="49D703E5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הנטען על אשת איש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_Toc119229766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33</w:t>
      </w:r>
      <w:r>
        <w:rPr>
          <w:noProof/>
        </w:rPr>
        <w:fldChar w:fldCharType="end"/>
      </w:r>
    </w:p>
    <w:p w14:paraId="5E0FC411" w14:textId="71304C5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הנטען על אשת איש.. אע"פ שכנס יוציא.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Toc119229767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33</w:t>
      </w:r>
      <w:r>
        <w:rPr>
          <w:noProof/>
        </w:rPr>
        <w:fldChar w:fldCharType="end"/>
      </w:r>
    </w:p>
    <w:p w14:paraId="0544229F" w14:textId="77777777" w:rsidR="002A50EC" w:rsidRDefault="002A50EC" w:rsidP="002A50EC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כה.</w:t>
      </w:r>
    </w:p>
    <w:p w14:paraId="1DE1AA47" w14:textId="0B15F280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הלכה כרב: </w:t>
      </w:r>
      <w:r w:rsidRPr="00C03A92">
        <w:rPr>
          <w:rFonts w:ascii="FontbitDavid" w:hAnsi="FontbitDavid"/>
          <w:noProof/>
          <w:rtl/>
        </w:rPr>
        <w:t>בקול שפסק</w:t>
      </w:r>
      <w:r>
        <w:rPr>
          <w:noProof/>
          <w:rtl/>
        </w:rPr>
        <w:t>, וכרבי:</w:t>
      </w:r>
      <w:r w:rsidRPr="00C03A92">
        <w:rPr>
          <w:rFonts w:ascii="FontbitDavid" w:hAnsi="FontbitDavid"/>
          <w:noProof/>
          <w:rtl/>
        </w:rPr>
        <w:t xml:space="preserve"> בקול שלא פוסק</w:t>
      </w:r>
      <w:r>
        <w:rPr>
          <w:noProof/>
          <w:rtl/>
        </w:rPr>
        <w:t>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Toc119229768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34</w:t>
      </w:r>
      <w:r>
        <w:rPr>
          <w:noProof/>
        </w:rPr>
        <w:fldChar w:fldCharType="end"/>
      </w:r>
    </w:p>
    <w:p w14:paraId="38D24025" w14:textId="275FA401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המביא גט ממדינת הים, ואמר בפ"נ ובפ"נ</w:t>
      </w:r>
      <w:r>
        <w:rPr>
          <w:rFonts w:hint="cs"/>
          <w:noProof/>
          <w:rtl/>
        </w:rPr>
        <w:t>,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מת, הרגתיו, הרגנוהו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_Toc119229770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34</w:t>
      </w:r>
      <w:r>
        <w:rPr>
          <w:noProof/>
        </w:rPr>
        <w:fldChar w:fldCharType="end"/>
      </w:r>
    </w:p>
    <w:p w14:paraId="18E459D5" w14:textId="39BAFCF5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מביא ממה''י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Toc119229771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34</w:t>
      </w:r>
      <w:r>
        <w:rPr>
          <w:noProof/>
        </w:rPr>
        <w:fldChar w:fldCharType="end"/>
      </w:r>
    </w:p>
    <w:p w14:paraId="0B56F6C8" w14:textId="3C4D71E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הרגתיו, לא ישא אשתו.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Toc119229772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34</w:t>
      </w:r>
      <w:r>
        <w:rPr>
          <w:noProof/>
        </w:rPr>
        <w:fldChar w:fldCharType="end"/>
      </w:r>
    </w:p>
    <w:p w14:paraId="22460530" w14:textId="7AEE4BD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BA Vilna Bold" w:hAnsi="BA Vilna Bold"/>
          <w:b/>
          <w:noProof/>
          <w:rtl/>
        </w:rPr>
        <w:t>ר' יהודה:</w:t>
      </w:r>
      <w:r>
        <w:rPr>
          <w:noProof/>
          <w:rtl/>
        </w:rPr>
        <w:t xml:space="preserve"> הרגתיו - לא תנשא </w:t>
      </w:r>
      <w:r w:rsidRPr="00C03A92">
        <w:rPr>
          <w:rFonts w:cs="FrankRuehl"/>
          <w:noProof/>
          <w:rtl/>
        </w:rPr>
        <w:t>כלל</w:t>
      </w:r>
      <w:r>
        <w:rPr>
          <w:noProof/>
          <w:rtl/>
        </w:rPr>
        <w:t xml:space="preserve">, הרגנוהו - תנשא </w:t>
      </w:r>
      <w:r w:rsidRPr="00C03A92">
        <w:rPr>
          <w:rFonts w:cs="FrankRuehl"/>
          <w:noProof/>
          <w:rtl/>
        </w:rPr>
        <w:t>לאחר</w:t>
      </w:r>
      <w:r>
        <w:rPr>
          <w:noProof/>
          <w:rtl/>
        </w:rPr>
        <w:t>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Toc119229773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35</w:t>
      </w:r>
      <w:r>
        <w:rPr>
          <w:noProof/>
        </w:rPr>
        <w:fldChar w:fldCharType="end"/>
      </w:r>
    </w:p>
    <w:p w14:paraId="3F844EC9" w14:textId="0EFF05AA" w:rsidR="009831B3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החכם שאסר אשה בנדר על בעלה</w:t>
      </w:r>
      <w:r>
        <w:rPr>
          <w:rFonts w:hint="cs"/>
          <w:noProof/>
          <w:rtl/>
        </w:rPr>
        <w:t>,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="009831B3" w:rsidRPr="00C03A92">
        <w:rPr>
          <w:noProof/>
          <w:shd w:val="clear" w:color="auto" w:fill="F2F2F2" w:themeFill="background1" w:themeFillShade="F2"/>
          <w:rtl/>
        </w:rPr>
        <w:t>מיאנה או חלצה בפניו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Toc119229775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35</w:t>
      </w:r>
      <w:r w:rsidR="009831B3">
        <w:rPr>
          <w:noProof/>
        </w:rPr>
        <w:fldChar w:fldCharType="end"/>
      </w:r>
    </w:p>
    <w:p w14:paraId="51CF50F5" w14:textId="6A79F65F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בנדר.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Toc119229776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35</w:t>
      </w:r>
      <w:r>
        <w:rPr>
          <w:noProof/>
        </w:rPr>
        <w:fldChar w:fldCharType="end"/>
      </w:r>
    </w:p>
    <w:p w14:paraId="19619BFA" w14:textId="2BD6E15B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מיאנה או חלצה בפניו - ישאנה, מפני שהוא ב"ד.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Toc119229777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35</w:t>
      </w:r>
      <w:r>
        <w:rPr>
          <w:noProof/>
        </w:rPr>
        <w:fldChar w:fldCharType="end"/>
      </w:r>
    </w:p>
    <w:p w14:paraId="50A9788C" w14:textId="4CDF8E35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איבעיא:</w:t>
      </w:r>
      <w:r w:rsidRPr="00C03A92">
        <w:rPr>
          <w:rFonts w:ascii="FontbitDavid" w:hAnsi="FontbitDavid"/>
          <w:noProof/>
          <w:rtl/>
        </w:rPr>
        <w:t xml:space="preserve"> </w:t>
      </w:r>
      <w:r>
        <w:rPr>
          <w:noProof/>
          <w:rtl/>
        </w:rPr>
        <w:t>כנס, מהו שיוציא?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Toc119229778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35</w:t>
      </w:r>
      <w:r>
        <w:rPr>
          <w:noProof/>
        </w:rPr>
        <w:fldChar w:fldCharType="end"/>
      </w:r>
    </w:p>
    <w:p w14:paraId="4C8B88ED" w14:textId="77777777" w:rsidR="004060D9" w:rsidRDefault="004060D9" w:rsidP="004060D9">
      <w:pPr>
        <w:pStyle w:val="aff7"/>
        <w:framePr w:wrap="around"/>
        <w:rPr>
          <w:noProof/>
          <w:shd w:val="clear" w:color="auto" w:fill="F2F2F2" w:themeFill="background1" w:themeFillShade="F2"/>
          <w:rtl/>
        </w:rPr>
      </w:pPr>
      <w:r>
        <w:rPr>
          <w:rFonts w:hint="cs"/>
          <w:noProof/>
          <w:shd w:val="clear" w:color="auto" w:fill="F2F2F2" w:themeFill="background1" w:themeFillShade="F2"/>
          <w:rtl/>
        </w:rPr>
        <w:t xml:space="preserve">כו. </w:t>
      </w:r>
    </w:p>
    <w:p w14:paraId="3066AC5E" w14:textId="6036B1BC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וכולם שהיו להם נשים ומתו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וכולן שנישאו לאחרים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_Toc119229780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35</w:t>
      </w:r>
      <w:r>
        <w:rPr>
          <w:noProof/>
        </w:rPr>
        <w:fldChar w:fldCharType="end"/>
      </w:r>
    </w:p>
    <w:p w14:paraId="38E8D80F" w14:textId="0DD3D0DA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ומתו.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Toc119229781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35</w:t>
      </w:r>
      <w:r>
        <w:rPr>
          <w:noProof/>
        </w:rPr>
        <w:fldChar w:fldCharType="end"/>
      </w:r>
    </w:p>
    <w:p w14:paraId="57B58034" w14:textId="22518FB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וכולן שנישאו.. ונתאלמנו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Toc119229782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36</w:t>
      </w:r>
      <w:r>
        <w:rPr>
          <w:noProof/>
        </w:rPr>
        <w:fldChar w:fldCharType="end"/>
      </w:r>
    </w:p>
    <w:p w14:paraId="6904330A" w14:textId="42D3828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וכולן מותרות לבניהם או לאחיהם.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Toc119229783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36</w:t>
      </w:r>
      <w:r>
        <w:rPr>
          <w:noProof/>
        </w:rPr>
        <w:fldChar w:fldCharType="end"/>
      </w:r>
    </w:p>
    <w:p w14:paraId="14584CBD" w14:textId="18977CF4" w:rsidR="005F4195" w:rsidRDefault="005F4195" w:rsidP="00151107">
      <w:pPr>
        <w:pStyle w:val="TOC1"/>
        <w:rPr>
          <w:noProof/>
          <w:shd w:val="clear" w:color="auto" w:fill="F2F2F2" w:themeFill="background1" w:themeFillShade="F2"/>
          <w:rtl/>
        </w:rPr>
      </w:pPr>
      <w:r w:rsidRPr="005F4195">
        <w:rPr>
          <w:rFonts w:hint="cs"/>
          <w:noProof/>
          <w:shd w:val="clear" w:color="auto" w:fill="F2F2F2" w:themeFill="background1" w:themeFillShade="F2"/>
          <w:rtl/>
        </w:rPr>
        <w:t>פרק שלישי ד' אחי</w:t>
      </w:r>
      <w:r>
        <w:rPr>
          <w:rFonts w:hint="cs"/>
          <w:noProof/>
          <w:shd w:val="clear" w:color="auto" w:fill="F2F2F2" w:themeFill="background1" w:themeFillShade="F2"/>
          <w:rtl/>
        </w:rPr>
        <w:t>ן</w:t>
      </w:r>
    </w:p>
    <w:p w14:paraId="7412A242" w14:textId="7AAF175C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ד' אחין, ב' נשואים ב' אחיות, ומתו</w:t>
      </w:r>
      <w:r>
        <w:rPr>
          <w:rFonts w:hint="cs"/>
          <w:noProof/>
          <w:rtl/>
        </w:rPr>
        <w:t xml:space="preserve">, </w:t>
      </w:r>
      <w:r>
        <w:rPr>
          <w:rFonts w:hint="cs"/>
          <w:noProof/>
          <w:shd w:val="clear" w:color="auto" w:fill="F2F2F2" w:themeFill="background1" w:themeFillShade="F2"/>
          <w:rtl/>
        </w:rPr>
        <w:t>ה</w:t>
      </w:r>
      <w:r w:rsidRPr="00C03A92">
        <w:rPr>
          <w:noProof/>
          <w:shd w:val="clear" w:color="auto" w:fill="F2F2F2" w:themeFill="background1" w:themeFillShade="F2"/>
          <w:rtl/>
        </w:rPr>
        <w:t>יתה אחת אסורה על אחד איסור ערוה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_Toc119229785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37</w:t>
      </w:r>
      <w:r>
        <w:rPr>
          <w:noProof/>
        </w:rPr>
        <w:fldChar w:fldCharType="end"/>
      </w:r>
    </w:p>
    <w:p w14:paraId="2004E1FC" w14:textId="2BD9BA84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היתה אחת אסורה על זה איסור ערוה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Toc119229786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37</w:t>
      </w:r>
      <w:r>
        <w:rPr>
          <w:noProof/>
        </w:rPr>
        <w:fldChar w:fldCharType="end"/>
      </w:r>
    </w:p>
    <w:p w14:paraId="765E37D7" w14:textId="3C28D2D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אין להוכיח: ש'יש זיקה'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Toc119229787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37</w:t>
      </w:r>
      <w:r>
        <w:rPr>
          <w:noProof/>
        </w:rPr>
        <w:fldChar w:fldCharType="end"/>
      </w:r>
    </w:p>
    <w:p w14:paraId="17913542" w14:textId="411A5DC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דין 'חליצה פסולה'</w:t>
      </w:r>
      <w:r w:rsidRPr="00C03A92">
        <w:rPr>
          <w:noProof/>
          <w:rtl/>
        </w:rPr>
        <w:t xml:space="preserve"> שאין אפשרות ייבום.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Toc119229788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37</w:t>
      </w:r>
      <w:r>
        <w:rPr>
          <w:noProof/>
        </w:rPr>
        <w:fldChar w:fldCharType="end"/>
      </w:r>
    </w:p>
    <w:p w14:paraId="68DFAFF4" w14:textId="77777777" w:rsidR="00C756AC" w:rsidRDefault="00C756AC" w:rsidP="00C756AC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כז.</w:t>
      </w:r>
    </w:p>
    <w:p w14:paraId="38B4EC16" w14:textId="3E58288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חליצה פסולה' </w:t>
      </w:r>
      <w:r w:rsidRPr="00C03A92">
        <w:rPr>
          <w:noProof/>
          <w:rtl/>
        </w:rPr>
        <w:t>ביחס לצרות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Toc119229789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38</w:t>
      </w:r>
      <w:r>
        <w:rPr>
          <w:noProof/>
        </w:rPr>
        <w:fldChar w:fldCharType="end"/>
      </w:r>
    </w:p>
    <w:p w14:paraId="0FD1C9EF" w14:textId="3DED92A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איבעיא:</w:t>
      </w:r>
      <w:r>
        <w:rPr>
          <w:noProof/>
          <w:rtl/>
        </w:rPr>
        <w:t xml:space="preserve"> בעלת גט ובעלת מאמר, למי יחלוץ</w:t>
      </w:r>
      <w:r w:rsidRPr="00C03A92">
        <w:rPr>
          <w:rFonts w:cs="FrankRuehl"/>
          <w:noProof/>
          <w:rtl/>
        </w:rPr>
        <w:t xml:space="preserve"> </w:t>
      </w:r>
      <w:r w:rsidRPr="00C03A92">
        <w:rPr>
          <w:rFonts w:cs="FrankRuehl"/>
          <w:bCs w:val="0"/>
          <w:noProof/>
          <w:rtl/>
        </w:rPr>
        <w:t>ותיפטר שניה</w:t>
      </w:r>
      <w:r>
        <w:rPr>
          <w:noProof/>
          <w:rtl/>
        </w:rPr>
        <w:t>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Toc119229790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38</w:t>
      </w:r>
      <w:r>
        <w:rPr>
          <w:noProof/>
        </w:rPr>
        <w:fldChar w:fldCharType="end"/>
      </w:r>
    </w:p>
    <w:p w14:paraId="7E3C834D" w14:textId="1AB6682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'יבמה שנאסרה </w:t>
      </w:r>
      <w:r w:rsidRPr="00C03A92">
        <w:rPr>
          <w:noProof/>
          <w:rtl/>
        </w:rPr>
        <w:t xml:space="preserve">[בזיקה] </w:t>
      </w:r>
      <w:r>
        <w:rPr>
          <w:noProof/>
          <w:rtl/>
        </w:rPr>
        <w:t>וחזרה והותרה'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Toc119229791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38</w:t>
      </w:r>
      <w:r>
        <w:rPr>
          <w:noProof/>
        </w:rPr>
        <w:fldChar w:fldCharType="end"/>
      </w:r>
    </w:p>
    <w:p w14:paraId="52584378" w14:textId="77777777" w:rsidR="007437EA" w:rsidRDefault="007437EA" w:rsidP="007437EA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lastRenderedPageBreak/>
        <w:t>כח.</w:t>
      </w:r>
    </w:p>
    <w:p w14:paraId="72862AFD" w14:textId="4A55E7CA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BA Vilna Bold" w:hAnsi="BA Vilna Bold"/>
          <w:b/>
          <w:noProof/>
          <w:spacing w:val="-2"/>
          <w:rtl/>
        </w:rPr>
        <w:t>ר</w:t>
      </w:r>
      <w:r w:rsidRPr="00C03A92">
        <w:rPr>
          <w:rFonts w:ascii="BA Vilna Bold" w:hAnsi="BA Vilna Bold"/>
          <w:b/>
          <w:noProof/>
          <w:rtl/>
        </w:rPr>
        <w:t>"א: ל</w:t>
      </w:r>
      <w:r w:rsidRPr="00C03A92">
        <w:rPr>
          <w:rFonts w:ascii="BA Vilna Bold" w:hAnsi="BA Vilna Bold"/>
          <w:b/>
          <w:noProof/>
          <w:spacing w:val="-2"/>
          <w:rtl/>
        </w:rPr>
        <w:t>ב"ש:</w:t>
      </w:r>
      <w:r>
        <w:rPr>
          <w:noProof/>
          <w:rtl/>
        </w:rPr>
        <w:t xml:space="preserve"> יקיימו, </w:t>
      </w:r>
      <w:r w:rsidRPr="00C03A92">
        <w:rPr>
          <w:rFonts w:ascii="BA Vilna Bold" w:hAnsi="BA Vilna Bold"/>
          <w:b/>
          <w:noProof/>
          <w:rtl/>
        </w:rPr>
        <w:t>לב"ה:</w:t>
      </w:r>
      <w:r>
        <w:rPr>
          <w:noProof/>
          <w:rtl/>
        </w:rPr>
        <w:t xml:space="preserve"> יוציאו.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Toc119229792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39</w:t>
      </w:r>
      <w:r>
        <w:rPr>
          <w:noProof/>
        </w:rPr>
        <w:fldChar w:fldCharType="end"/>
      </w:r>
    </w:p>
    <w:p w14:paraId="202C1C3B" w14:textId="05733A8F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היתה אחת מהם ערוה על האחד וכו'.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Toc119229793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40</w:t>
      </w:r>
      <w:r>
        <w:rPr>
          <w:noProof/>
        </w:rPr>
        <w:fldChar w:fldCharType="end"/>
      </w:r>
    </w:p>
    <w:p w14:paraId="5743C1B3" w14:textId="2809BEE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איסור מצוה וקדושה, חולצות ולא מתיבמות.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Toc119229794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40</w:t>
      </w:r>
      <w:r>
        <w:rPr>
          <w:noProof/>
        </w:rPr>
        <w:fldChar w:fldCharType="end"/>
      </w:r>
    </w:p>
    <w:p w14:paraId="5D6AC7B1" w14:textId="48ADACDC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היתה אחת מהן אסורה על זה, ואחת על זה וכו'.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Toc119229795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40</w:t>
      </w:r>
      <w:r>
        <w:rPr>
          <w:noProof/>
        </w:rPr>
        <w:fldChar w:fldCharType="end"/>
      </w:r>
    </w:p>
    <w:p w14:paraId="647BBF12" w14:textId="6280B6C8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זו היא שאמרו: 'אחותה שהיא יבמתה, חולצת או מתייבמת'.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Toc119229796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40</w:t>
      </w:r>
      <w:r>
        <w:rPr>
          <w:noProof/>
        </w:rPr>
        <w:fldChar w:fldCharType="end"/>
      </w:r>
    </w:p>
    <w:p w14:paraId="7AD85E24" w14:textId="7C3E6A31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ג' אחין, ב' נשואין ב' אחיות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>
        <w:rPr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היתה אחת אסורה עליו ב'ערוה'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_Toc119229798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41</w:t>
      </w:r>
      <w:r>
        <w:rPr>
          <w:noProof/>
        </w:rPr>
        <w:fldChar w:fldCharType="end"/>
      </w:r>
    </w:p>
    <w:p w14:paraId="16430951" w14:textId="2F90156B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היתה אחת מהן ערוה על האחד אסור בה ומותר באחותה.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Toc119229799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41</w:t>
      </w:r>
      <w:r>
        <w:rPr>
          <w:noProof/>
        </w:rPr>
        <w:fldChar w:fldCharType="end"/>
      </w:r>
    </w:p>
    <w:p w14:paraId="78C0E9ED" w14:textId="77777777" w:rsidR="003A4A16" w:rsidRDefault="003A4A16" w:rsidP="003A4A16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כט.</w:t>
      </w:r>
    </w:p>
    <w:p w14:paraId="24C92B1D" w14:textId="20B9DB75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איסור מצוה וקדושה, חולצות ולא מתייבמות.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Toc119229800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41</w:t>
      </w:r>
      <w:r>
        <w:rPr>
          <w:noProof/>
        </w:rPr>
        <w:fldChar w:fldCharType="end"/>
      </w:r>
    </w:p>
    <w:p w14:paraId="280EC6C5" w14:textId="417D1A7B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שלשה אחין, ב' נשואים ב' אחיות ואחד מופנה</w:t>
      </w:r>
      <w:r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זו היא שאמרו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_Toc119229802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42</w:t>
      </w:r>
      <w:r>
        <w:rPr>
          <w:noProof/>
        </w:rPr>
        <w:fldChar w:fldCharType="end"/>
      </w:r>
    </w:p>
    <w:p w14:paraId="3C085674" w14:textId="49EC7D95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זו.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Toc119229803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42</w:t>
      </w:r>
      <w:r>
        <w:rPr>
          <w:noProof/>
        </w:rPr>
        <w:fldChar w:fldCharType="end"/>
      </w:r>
    </w:p>
    <w:p w14:paraId="26E97663" w14:textId="14344A10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מאמר לבית שמאי אם 'קנין גמור'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Toc119229804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42</w:t>
      </w:r>
      <w:r>
        <w:rPr>
          <w:noProof/>
        </w:rPr>
        <w:fldChar w:fldCharType="end"/>
      </w:r>
    </w:p>
    <w:p w14:paraId="656F6A10" w14:textId="5DFC74E5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מאמר לב"ש אם 'אירוסין' או 'נישואין'</w:t>
      </w:r>
      <w:r w:rsidRPr="00C03A92">
        <w:rPr>
          <w:noProof/>
          <w:rtl/>
        </w:rPr>
        <w:t xml:space="preserve"> </w:t>
      </w:r>
      <w:r w:rsidRPr="00C03A92">
        <w:rPr>
          <w:bCs w:val="0"/>
          <w:noProof/>
          <w:spacing w:val="-2"/>
          <w:rtl/>
        </w:rPr>
        <w:t>למ"ד 'קנין גמור'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Toc119229805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42</w:t>
      </w:r>
      <w:r>
        <w:rPr>
          <w:noProof/>
        </w:rPr>
        <w:fldChar w:fldCharType="end"/>
      </w:r>
    </w:p>
    <w:p w14:paraId="52814205" w14:textId="77777777" w:rsidR="003E59B9" w:rsidRDefault="003E59B9" w:rsidP="003E59B9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ל. </w:t>
      </w:r>
    </w:p>
    <w:p w14:paraId="2DF04495" w14:textId="3592EA63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שלשה אחין, ב' נשואים ב' אחיות, ואחד נשוי נכרית,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מת אחד מבעלי אחיות, וכנס נשוי נכרית את אשתו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_Toc119229809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43</w:t>
      </w:r>
      <w:r>
        <w:rPr>
          <w:noProof/>
        </w:rPr>
        <w:fldChar w:fldCharType="end"/>
      </w:r>
    </w:p>
    <w:p w14:paraId="60AD0383" w14:textId="2D7DFB71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שלשה אחין, ב' נשואין ב' אחיות, ואחד נשוי נכרית,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_Toc119229810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44</w:t>
      </w:r>
      <w:r>
        <w:rPr>
          <w:noProof/>
        </w:rPr>
        <w:fldChar w:fldCharType="end"/>
      </w:r>
    </w:p>
    <w:p w14:paraId="21A42CFC" w14:textId="5BB6A7DE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גירש אחד מבעלי אחיות את אשתו, ומת נשוי נכרית,</w:t>
      </w:r>
      <w:r w:rsidR="00D47B3D"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זו היא שאמרו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Toc119229812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44</w:t>
      </w:r>
      <w:r>
        <w:rPr>
          <w:noProof/>
        </w:rPr>
        <w:fldChar w:fldCharType="end"/>
      </w:r>
    </w:p>
    <w:p w14:paraId="325E956A" w14:textId="48FA0738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וכולן ט"ו עריות שהיו בהן קדושין או גרושין בספק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Toc119229813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44</w:t>
      </w:r>
      <w:r>
        <w:rPr>
          <w:noProof/>
        </w:rPr>
        <w:fldChar w:fldCharType="end"/>
      </w:r>
    </w:p>
    <w:p w14:paraId="7196E37D" w14:textId="3546241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טעם שבגרושין לא שנה 'ספק קרוב לו..'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Toc119229814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45</w:t>
      </w:r>
      <w:r>
        <w:rPr>
          <w:noProof/>
        </w:rPr>
        <w:fldChar w:fldCharType="end"/>
      </w:r>
    </w:p>
    <w:p w14:paraId="2C8F7C52" w14:textId="77777777" w:rsidR="00EE140A" w:rsidRDefault="00EE140A" w:rsidP="00EE140A">
      <w:pPr>
        <w:pStyle w:val="aff7"/>
        <w:framePr w:wrap="around"/>
        <w:rPr>
          <w:noProof/>
          <w:shd w:val="clear" w:color="auto" w:fill="F2F2F2" w:themeFill="background1" w:themeFillShade="F2"/>
          <w:rtl/>
        </w:rPr>
      </w:pPr>
      <w:r>
        <w:rPr>
          <w:rFonts w:hint="cs"/>
          <w:noProof/>
          <w:shd w:val="clear" w:color="auto" w:fill="F2F2F2" w:themeFill="background1" w:themeFillShade="F2"/>
          <w:rtl/>
        </w:rPr>
        <w:t>לא.</w:t>
      </w:r>
    </w:p>
    <w:p w14:paraId="14687A37" w14:textId="3C7C3DDE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שלשה אחין נשואים שלש נכריות, מת אחד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_Toc119229815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46</w:t>
      </w:r>
      <w:r>
        <w:rPr>
          <w:noProof/>
        </w:rPr>
        <w:fldChar w:fldCharType="end"/>
      </w:r>
    </w:p>
    <w:p w14:paraId="223205DD" w14:textId="072549AE" w:rsidR="00E47984" w:rsidRDefault="00E47984" w:rsidP="00E47984">
      <w:pPr>
        <w:pStyle w:val="aff7"/>
        <w:framePr w:wrap="around"/>
        <w:rPr>
          <w:noProof/>
          <w:shd w:val="clear" w:color="auto" w:fill="F2F2F2" w:themeFill="background1" w:themeFillShade="F2"/>
          <w:rtl/>
        </w:rPr>
      </w:pPr>
      <w:r>
        <w:rPr>
          <w:rFonts w:hint="cs"/>
          <w:noProof/>
          <w:shd w:val="clear" w:color="auto" w:fill="F2F2F2" w:themeFill="background1" w:themeFillShade="F2"/>
          <w:rtl/>
        </w:rPr>
        <w:t xml:space="preserve">לב. </w:t>
      </w:r>
    </w:p>
    <w:p w14:paraId="1BA7F7CA" w14:textId="0E8D0534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ב' אחין נשואין ב' אחיות, מת אחד ואח"כ מתה אשת שני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Toc119229816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46</w:t>
      </w:r>
      <w:r>
        <w:rPr>
          <w:noProof/>
        </w:rPr>
        <w:fldChar w:fldCharType="end"/>
      </w:r>
    </w:p>
    <w:p w14:paraId="15D9C6F8" w14:textId="426B06A5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בא על יבמה 'אחות אשתו', </w:t>
      </w:r>
      <w:r w:rsidRPr="00C03A92">
        <w:rPr>
          <w:noProof/>
          <w:rtl/>
        </w:rPr>
        <w:t>בחיי אשתו</w:t>
      </w:r>
      <w:r>
        <w:rPr>
          <w:noProof/>
          <w:rtl/>
        </w:rPr>
        <w:t xml:space="preserve"> – משום מה חייב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Toc119229817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47</w:t>
      </w:r>
      <w:r>
        <w:rPr>
          <w:noProof/>
        </w:rPr>
        <w:fldChar w:fldCharType="end"/>
      </w:r>
    </w:p>
    <w:p w14:paraId="5EB2CF9D" w14:textId="306C1812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סוגיית 'איסור חל על איסור', ודעת ר' יוסי [ור"ש]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Toc119229818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47</w:t>
      </w:r>
      <w:r>
        <w:rPr>
          <w:noProof/>
        </w:rPr>
        <w:fldChar w:fldCharType="end"/>
      </w:r>
    </w:p>
    <w:p w14:paraId="0CD3AABB" w14:textId="752C3C6E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חמותו ונעשית א"א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Toc119229819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47</w:t>
      </w:r>
      <w:r>
        <w:rPr>
          <w:noProof/>
        </w:rPr>
        <w:fldChar w:fldCharType="end"/>
      </w:r>
    </w:p>
    <w:p w14:paraId="2F49829B" w14:textId="40131232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בעל מום ששימש בטומאה -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Toc119229820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47</w:t>
      </w:r>
      <w:r>
        <w:rPr>
          <w:noProof/>
        </w:rPr>
        <w:fldChar w:fldCharType="end"/>
      </w:r>
    </w:p>
    <w:p w14:paraId="32243067" w14:textId="487EE9A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זר שאכל מליקה -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Toc119229821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48</w:t>
      </w:r>
      <w:r>
        <w:rPr>
          <w:noProof/>
        </w:rPr>
        <w:fldChar w:fldCharType="end"/>
      </w:r>
    </w:p>
    <w:p w14:paraId="134F82BD" w14:textId="41A7A519" w:rsidR="00E47984" w:rsidRDefault="00E47984" w:rsidP="00F519EC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לד. </w:t>
      </w:r>
    </w:p>
    <w:p w14:paraId="3161ACD2" w14:textId="6956CAC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ושאמרנו 'זר ששימש בשבת'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Toc119229822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49</w:t>
      </w:r>
      <w:r>
        <w:rPr>
          <w:noProof/>
        </w:rPr>
        <w:fldChar w:fldCharType="end"/>
      </w:r>
    </w:p>
    <w:p w14:paraId="1621332D" w14:textId="6DF3E8D9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שנים שקידשו שתי נשים, ובשעת כניסתן לחופה החליפו</w:t>
      </w:r>
      <w:r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היו קטנות</w:t>
      </w:r>
      <w:r>
        <w:rPr>
          <w:rFonts w:hint="cs"/>
          <w:noProof/>
          <w:shd w:val="clear" w:color="auto" w:fill="F2F2F2" w:themeFill="background1" w:themeFillShade="F2"/>
          <w:rtl/>
        </w:rPr>
        <w:t>,</w:t>
      </w:r>
      <w:r w:rsidRPr="00C03A92">
        <w:rPr>
          <w:noProof/>
          <w:shd w:val="clear" w:color="auto" w:fill="F2F2F2" w:themeFill="background1" w:themeFillShade="F2"/>
          <w:rtl/>
        </w:rPr>
        <w:t xml:space="preserve"> כהנות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_Toc119229825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49</w:t>
      </w:r>
      <w:r>
        <w:rPr>
          <w:noProof/>
        </w:rPr>
        <w:fldChar w:fldCharType="end"/>
      </w:r>
    </w:p>
    <w:p w14:paraId="6F9A7453" w14:textId="376CEEA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pacing w:val="-2"/>
          <w:rtl/>
        </w:rPr>
        <w:t>החליפו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Toc119229826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49</w:t>
      </w:r>
      <w:r>
        <w:rPr>
          <w:noProof/>
        </w:rPr>
        <w:fldChar w:fldCharType="end"/>
      </w:r>
    </w:p>
    <w:p w14:paraId="136D8CA4" w14:textId="065D05D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מי התנא של המשנה ש'איסור חל על איסור' -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Toc119229827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49</w:t>
      </w:r>
      <w:r>
        <w:rPr>
          <w:noProof/>
        </w:rPr>
        <w:fldChar w:fldCharType="end"/>
      </w:r>
    </w:p>
    <w:p w14:paraId="6CB9260C" w14:textId="1C7814D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מי התנא של המשנה ש'טעה בדבר מצוה </w:t>
      </w:r>
      <w:r w:rsidRPr="00C03A92">
        <w:rPr>
          <w:noProof/>
          <w:rtl/>
        </w:rPr>
        <w:t>לשאת אשה</w:t>
      </w:r>
      <w:r>
        <w:rPr>
          <w:noProof/>
          <w:rtl/>
        </w:rPr>
        <w:t xml:space="preserve"> חייב'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Toc119229828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50</w:t>
      </w:r>
      <w:r>
        <w:rPr>
          <w:noProof/>
        </w:rPr>
        <w:fldChar w:fldCharType="end"/>
      </w:r>
    </w:p>
    <w:p w14:paraId="15F59C96" w14:textId="2F630AC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'אין אשה מתעברת מביאה ראשונה'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Toc119229829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50</w:t>
      </w:r>
      <w:r>
        <w:rPr>
          <w:noProof/>
        </w:rPr>
        <w:fldChar w:fldCharType="end"/>
      </w:r>
    </w:p>
    <w:p w14:paraId="0A84F4A5" w14:textId="72FACD4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המתנת ג' חדשים בגיורת ובקטנה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Toc119229830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51</w:t>
      </w:r>
      <w:r>
        <w:rPr>
          <w:noProof/>
        </w:rPr>
        <w:fldChar w:fldCharType="end"/>
      </w:r>
    </w:p>
    <w:p w14:paraId="6759EDE7" w14:textId="77777777" w:rsidR="00CD6B58" w:rsidRDefault="009831B3">
      <w:pPr>
        <w:pStyle w:val="TOC2"/>
        <w:tabs>
          <w:tab w:val="right" w:leader="dot" w:pos="3392"/>
        </w:tabs>
        <w:rPr>
          <w:noProof/>
          <w:rtl/>
        </w:rPr>
      </w:pPr>
      <w:r>
        <w:rPr>
          <w:noProof/>
          <w:rtl/>
        </w:rPr>
        <w:lastRenderedPageBreak/>
        <w:t>ואם היו כהנות נפסלו מהכהונה.</w:t>
      </w:r>
    </w:p>
    <w:p w14:paraId="60883075" w14:textId="06A6F4EC" w:rsidR="00CA2AF8" w:rsidRPr="00CA2AF8" w:rsidRDefault="00CA2AF8" w:rsidP="00CA2AF8">
      <w:pPr>
        <w:pStyle w:val="aff7"/>
        <w:framePr w:wrap="around"/>
        <w:rPr>
          <w:rtl/>
        </w:rPr>
      </w:pPr>
      <w:r>
        <w:rPr>
          <w:rFonts w:hint="cs"/>
          <w:rtl/>
        </w:rPr>
        <w:t>לה.</w:t>
      </w:r>
    </w:p>
    <w:p w14:paraId="29AA22BA" w14:textId="3300816F" w:rsidR="009831B3" w:rsidRDefault="00CA2AF8" w:rsidP="00CD6B58">
      <w:pPr>
        <w:pStyle w:val="TOC2"/>
        <w:tabs>
          <w:tab w:val="right" w:leader="dot" w:pos="3392"/>
        </w:tabs>
        <w:jc w:val="center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rFonts w:hint="cs"/>
          <w:noProof/>
          <w:sz w:val="22"/>
          <w:szCs w:val="17"/>
          <w:rtl/>
        </w:rPr>
        <w:t xml:space="preserve">                                    </w:t>
      </w:r>
      <w:r w:rsidR="00CD6B58" w:rsidRPr="00CD6B58">
        <w:rPr>
          <w:rFonts w:hint="cs"/>
          <w:noProof/>
          <w:sz w:val="22"/>
          <w:szCs w:val="17"/>
          <w:rtl/>
        </w:rPr>
        <w:t>פרק רביעי החולץ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Toc119229831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51</w:t>
      </w:r>
      <w:r w:rsidR="009831B3">
        <w:rPr>
          <w:noProof/>
        </w:rPr>
        <w:fldChar w:fldCharType="end"/>
      </w:r>
    </w:p>
    <w:p w14:paraId="5D97D58C" w14:textId="7CEDA7C8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החולץ ליבמתו, ונמצאת מעוברת וילדה</w:t>
      </w:r>
      <w:r>
        <w:rPr>
          <w:noProof/>
          <w:rtl/>
        </w:rPr>
        <w:t>:</w:t>
      </w:r>
      <w:r>
        <w:rPr>
          <w:rFonts w:hint="cs"/>
          <w:noProof/>
          <w:rtl/>
        </w:rPr>
        <w:t xml:space="preserve"> הכונס יבמתו,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ולד קיימא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_Toc119229834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52</w:t>
      </w:r>
      <w:r>
        <w:rPr>
          <w:noProof/>
        </w:rPr>
        <w:fldChar w:fldCharType="end"/>
      </w:r>
    </w:p>
    <w:p w14:paraId="7730EA4A" w14:textId="7F4ED72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החולץ</w:t>
      </w:r>
      <w:r w:rsidRPr="00C03A92">
        <w:rPr>
          <w:noProof/>
          <w:rtl/>
        </w:rPr>
        <w:t xml:space="preserve"> [או ביאה] </w:t>
      </w:r>
      <w:r>
        <w:rPr>
          <w:noProof/>
          <w:rtl/>
        </w:rPr>
        <w:t>למעוברת והפילה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Toc119229835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52</w:t>
      </w:r>
      <w:r>
        <w:rPr>
          <w:noProof/>
        </w:rPr>
        <w:fldChar w:fldCharType="end"/>
      </w:r>
    </w:p>
    <w:p w14:paraId="5D0E60DF" w14:textId="375C8D18" w:rsidR="00584541" w:rsidRDefault="00584541" w:rsidP="00584541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לו.</w:t>
      </w:r>
    </w:p>
    <w:p w14:paraId="2A990874" w14:textId="4ABD2DD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פסק ההלכה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Toc119229836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53</w:t>
      </w:r>
      <w:r>
        <w:rPr>
          <w:noProof/>
        </w:rPr>
        <w:fldChar w:fldCharType="end"/>
      </w:r>
    </w:p>
    <w:p w14:paraId="4BE60F73" w14:textId="24091FA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FontbitDavid" w:hAnsi="FontbitDavid"/>
          <w:noProof/>
          <w:rtl/>
        </w:rPr>
        <w:t xml:space="preserve">הכונס יבמתו.. </w:t>
      </w:r>
      <w:r>
        <w:rPr>
          <w:noProof/>
          <w:rtl/>
        </w:rPr>
        <w:t>אין הולד של קיימא - יקיים.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Toc119229837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54</w:t>
      </w:r>
      <w:r>
        <w:rPr>
          <w:noProof/>
        </w:rPr>
        <w:fldChar w:fldCharType="end"/>
      </w:r>
    </w:p>
    <w:p w14:paraId="7E9AD80C" w14:textId="77777777" w:rsidR="009566D7" w:rsidRDefault="009566D7" w:rsidP="009566D7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לז.</w:t>
      </w:r>
    </w:p>
    <w:p w14:paraId="53EB894A" w14:textId="1B5A809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ספק בן תשעה לראשון או שבעה לאחרון.. אשם תלוי.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Toc119229838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54</w:t>
      </w:r>
      <w:r>
        <w:rPr>
          <w:noProof/>
        </w:rPr>
        <w:fldChar w:fldCharType="end"/>
      </w:r>
    </w:p>
    <w:p w14:paraId="0DFEC5E9" w14:textId="7325C61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6"/>
          <w:rtl/>
        </w:rPr>
        <w:t>ח' ספיקות בירושה, כשייבם, וספק בן ט' לראשון וז' לאחרון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Toc119229839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55</w:t>
      </w:r>
      <w:r>
        <w:rPr>
          <w:noProof/>
        </w:rPr>
        <w:fldChar w:fldCharType="end"/>
      </w:r>
    </w:p>
    <w:p w14:paraId="5D332F5E" w14:textId="011331DB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שומרת יבם שנפלו לה נכסים</w:t>
      </w:r>
      <w:r>
        <w:rPr>
          <w:rFonts w:hint="cs"/>
          <w:noProof/>
          <w:rtl/>
        </w:rPr>
        <w:t>,</w:t>
      </w:r>
      <w:r>
        <w:rPr>
          <w:noProof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מתה,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כנסה,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_Toc119229842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56</w:t>
      </w:r>
      <w:r>
        <w:rPr>
          <w:noProof/>
        </w:rPr>
        <w:fldChar w:fldCharType="end"/>
      </w:r>
    </w:p>
    <w:p w14:paraId="2D596685" w14:textId="0FAD1FD7" w:rsidR="00450310" w:rsidRDefault="00450310" w:rsidP="00450310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לח:</w:t>
      </w:r>
    </w:p>
    <w:p w14:paraId="0BB9E871" w14:textId="4B66798B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כנסה, הרי היא כאשתו לכל דבר.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Toc119229843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58</w:t>
      </w:r>
      <w:r>
        <w:rPr>
          <w:noProof/>
        </w:rPr>
        <w:fldChar w:fldCharType="end"/>
      </w:r>
    </w:p>
    <w:p w14:paraId="7616F95C" w14:textId="1628009C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ובלבד שתהא כתובתה על נכסי בעלה הראשון.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Toc119229844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58</w:t>
      </w:r>
      <w:r>
        <w:rPr>
          <w:noProof/>
        </w:rPr>
        <w:fldChar w:fldCharType="end"/>
      </w:r>
    </w:p>
    <w:p w14:paraId="328A73E0" w14:textId="40907BD6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מצוה בגדול לייבם</w:t>
      </w:r>
      <w:r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לא רצו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תלה בקטן שיגדיל,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_Toc119229847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58</w:t>
      </w:r>
      <w:r>
        <w:rPr>
          <w:noProof/>
        </w:rPr>
        <w:fldChar w:fldCharType="end"/>
      </w:r>
    </w:p>
    <w:p w14:paraId="1E2CAAFA" w14:textId="486D829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2"/>
          <w:rtl/>
        </w:rPr>
        <w:t xml:space="preserve">א. </w:t>
      </w:r>
      <w:r>
        <w:rPr>
          <w:noProof/>
          <w:rtl/>
        </w:rPr>
        <w:t>ביאת קטן וחליצת גדול</w:t>
      </w:r>
      <w:r w:rsidRPr="00C03A92">
        <w:rPr>
          <w:bCs w:val="0"/>
          <w:noProof/>
          <w:rtl/>
        </w:rPr>
        <w:t xml:space="preserve"> </w:t>
      </w:r>
      <w:r w:rsidRPr="00C03A92">
        <w:rPr>
          <w:noProof/>
          <w:spacing w:val="-2"/>
          <w:rtl/>
        </w:rPr>
        <w:t>רי''ו וריב''ל: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Toc119229848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58</w:t>
      </w:r>
      <w:r>
        <w:rPr>
          <w:noProof/>
        </w:rPr>
        <w:fldChar w:fldCharType="end"/>
      </w:r>
    </w:p>
    <w:p w14:paraId="32A7F776" w14:textId="723E20C4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מצות יבום וחליצה מי קודמת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Toc119229849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59</w:t>
      </w:r>
      <w:r>
        <w:rPr>
          <w:noProof/>
        </w:rPr>
        <w:fldChar w:fldCharType="end"/>
      </w:r>
    </w:p>
    <w:p w14:paraId="3E444B38" w14:textId="77777777" w:rsidR="00A241F0" w:rsidRDefault="00A241F0" w:rsidP="00A241F0">
      <w:pPr>
        <w:pStyle w:val="aff7"/>
        <w:framePr w:wrap="around"/>
        <w:rPr>
          <w:noProof/>
          <w:shd w:val="clear" w:color="auto" w:fill="F2F2F2" w:themeFill="background1" w:themeFillShade="F2"/>
          <w:rtl/>
        </w:rPr>
      </w:pPr>
      <w:r>
        <w:rPr>
          <w:rFonts w:hint="cs"/>
          <w:noProof/>
          <w:shd w:val="clear" w:color="auto" w:fill="F2F2F2" w:themeFill="background1" w:themeFillShade="F2"/>
          <w:rtl/>
        </w:rPr>
        <w:t>מ.</w:t>
      </w:r>
    </w:p>
    <w:p w14:paraId="4D064F18" w14:textId="30395630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החולץ ליבמתו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הכונס יבמתו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_Toc119229851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60</w:t>
      </w:r>
      <w:r>
        <w:rPr>
          <w:noProof/>
        </w:rPr>
        <w:fldChar w:fldCharType="end"/>
      </w:r>
    </w:p>
    <w:p w14:paraId="421EE772" w14:textId="43F1B815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החולץ ליבמתו.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Toc119229852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60</w:t>
      </w:r>
      <w:r>
        <w:rPr>
          <w:noProof/>
        </w:rPr>
        <w:fldChar w:fldCharType="end"/>
      </w:r>
    </w:p>
    <w:p w14:paraId="36A1E678" w14:textId="630B638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יש אב.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Toc119229853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60</w:t>
      </w:r>
      <w:r>
        <w:rPr>
          <w:noProof/>
        </w:rPr>
        <w:fldChar w:fldCharType="end"/>
      </w:r>
    </w:p>
    <w:p w14:paraId="7C134C34" w14:textId="0E74162A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הכונס.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Toc119229854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60</w:t>
      </w:r>
      <w:r>
        <w:rPr>
          <w:noProof/>
        </w:rPr>
        <w:fldChar w:fldCharType="end"/>
      </w:r>
    </w:p>
    <w:p w14:paraId="0B5F5317" w14:textId="3A2969D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ר' יהודה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Toc119229855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60</w:t>
      </w:r>
      <w:r>
        <w:rPr>
          <w:noProof/>
        </w:rPr>
        <w:fldChar w:fldCharType="end"/>
      </w:r>
    </w:p>
    <w:p w14:paraId="50CE691F" w14:textId="77777777" w:rsidR="00450310" w:rsidRDefault="00450310" w:rsidP="00450310">
      <w:pPr>
        <w:pStyle w:val="aff7"/>
        <w:framePr w:wrap="around"/>
        <w:rPr>
          <w:noProof/>
          <w:shd w:val="clear" w:color="auto" w:fill="F2F2F2" w:themeFill="background1" w:themeFillShade="F2"/>
          <w:rtl/>
        </w:rPr>
      </w:pPr>
      <w:r>
        <w:rPr>
          <w:rFonts w:hint="cs"/>
          <w:noProof/>
          <w:shd w:val="clear" w:color="auto" w:fill="F2F2F2" w:themeFill="background1" w:themeFillShade="F2"/>
          <w:rtl/>
        </w:rPr>
        <w:t>מ:</w:t>
      </w:r>
    </w:p>
    <w:p w14:paraId="4607B818" w14:textId="3E6F5B7A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החולץ ליבמתו</w:t>
      </w:r>
      <w:r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הוא</w:t>
      </w:r>
      <w:r>
        <w:rPr>
          <w:rFonts w:hint="cs"/>
          <w:noProof/>
          <w:rtl/>
        </w:rPr>
        <w:t xml:space="preserve"> בקרוביה, והיא בקרוביו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_Toc119229858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61</w:t>
      </w:r>
      <w:r>
        <w:rPr>
          <w:noProof/>
        </w:rPr>
        <w:fldChar w:fldCharType="end"/>
      </w:r>
    </w:p>
    <w:p w14:paraId="10F181C6" w14:textId="326841F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איבעיא:</w:t>
      </w:r>
      <w:r>
        <w:rPr>
          <w:noProof/>
          <w:rtl/>
        </w:rPr>
        <w:t xml:space="preserve"> גזרו קרובות דאורייתא בחלוצה, האם גם 'שניות'?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Toc119229859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61</w:t>
      </w:r>
      <w:r>
        <w:rPr>
          <w:noProof/>
        </w:rPr>
        <w:fldChar w:fldCharType="end"/>
      </w:r>
    </w:p>
    <w:p w14:paraId="1C0C3E35" w14:textId="63BC99C0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מותר ב'קרובת צרת חלוצתו'.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Toc119229860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61</w:t>
      </w:r>
      <w:r>
        <w:rPr>
          <w:noProof/>
        </w:rPr>
        <w:fldChar w:fldCharType="end"/>
      </w:r>
    </w:p>
    <w:p w14:paraId="1CBB305A" w14:textId="5B1328F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ואסור ב'צרת קרובת חלוצתו'.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Toc119229861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62</w:t>
      </w:r>
      <w:r>
        <w:rPr>
          <w:noProof/>
        </w:rPr>
        <w:fldChar w:fldCharType="end"/>
      </w:r>
    </w:p>
    <w:p w14:paraId="7C3FC44D" w14:textId="48F51FD7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החולץ ליבמתו, ונשא אחיו אחותה ומת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>
        <w:rPr>
          <w:noProof/>
          <w:rtl/>
        </w:rPr>
        <w:t>שומרת יבם, שקידש אחיו את אחותה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חלץ לה אחיו, או כנסה</w:t>
      </w:r>
      <w:r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מתה יבמה</w:t>
      </w:r>
      <w:r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מת יבם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_Toc119229866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62</w:t>
      </w:r>
      <w:r>
        <w:rPr>
          <w:noProof/>
        </w:rPr>
        <w:fldChar w:fldCharType="end"/>
      </w:r>
    </w:p>
    <w:p w14:paraId="530D7017" w14:textId="0C65F9F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איבעיא:</w:t>
      </w:r>
      <w:r w:rsidRPr="00C03A92">
        <w:rPr>
          <w:rFonts w:ascii="FontbitDavid" w:hAnsi="FontbitDavid"/>
          <w:noProof/>
          <w:rtl/>
        </w:rPr>
        <w:t xml:space="preserve"> </w:t>
      </w:r>
      <w:r>
        <w:rPr>
          <w:noProof/>
          <w:rtl/>
        </w:rPr>
        <w:t>מתה אשתו, מהו ביבמתו?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Toc119229867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62</w:t>
      </w:r>
      <w:r>
        <w:rPr>
          <w:noProof/>
        </w:rPr>
        <w:fldChar w:fldCharType="end"/>
      </w:r>
    </w:p>
    <w:p w14:paraId="602D1F8D" w14:textId="3C3EE397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 xml:space="preserve">היבמה לא תחלוץ ולא תתייבם - עד שיעברו </w:t>
      </w:r>
      <w:r>
        <w:rPr>
          <w:rFonts w:hint="cs"/>
          <w:noProof/>
          <w:shd w:val="clear" w:color="auto" w:fill="F2F2F2" w:themeFill="background1" w:themeFillShade="F2"/>
          <w:rtl/>
        </w:rPr>
        <w:t>ג'</w:t>
      </w:r>
      <w:r w:rsidRPr="00C03A92">
        <w:rPr>
          <w:noProof/>
          <w:shd w:val="clear" w:color="auto" w:fill="F2F2F2" w:themeFill="background1" w:themeFillShade="F2"/>
          <w:rtl/>
        </w:rPr>
        <w:t xml:space="preserve"> חדשים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וכן כל הנשים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_Toc119229869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63</w:t>
      </w:r>
      <w:r>
        <w:rPr>
          <w:noProof/>
        </w:rPr>
        <w:fldChar w:fldCharType="end"/>
      </w:r>
    </w:p>
    <w:p w14:paraId="5D8F21A4" w14:textId="51F8D88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לא תתייבם.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Toc119229870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63</w:t>
      </w:r>
      <w:r>
        <w:rPr>
          <w:noProof/>
        </w:rPr>
        <w:fldChar w:fldCharType="end"/>
      </w:r>
    </w:p>
    <w:p w14:paraId="6888F48E" w14:textId="6E6FF512" w:rsidR="00EF074B" w:rsidRDefault="00EF074B" w:rsidP="00EF074B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מא:</w:t>
      </w:r>
    </w:p>
    <w:p w14:paraId="570A65FF" w14:textId="1AB40F6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לא תחלוץ.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Toc119229871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63</w:t>
      </w:r>
      <w:r>
        <w:rPr>
          <w:noProof/>
        </w:rPr>
        <w:fldChar w:fldCharType="end"/>
      </w:r>
    </w:p>
    <w:p w14:paraId="44F7C42C" w14:textId="3320C65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יבמה, ג' חדשים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Toc119229872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63</w:t>
      </w:r>
      <w:r>
        <w:rPr>
          <w:noProof/>
        </w:rPr>
        <w:fldChar w:fldCharType="end"/>
      </w:r>
    </w:p>
    <w:p w14:paraId="6BB02A01" w14:textId="77777777" w:rsidR="00EF074B" w:rsidRDefault="00E566A0" w:rsidP="00EF074B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lastRenderedPageBreak/>
        <w:t>מ</w:t>
      </w:r>
      <w:r w:rsidR="00EF074B">
        <w:rPr>
          <w:rFonts w:hint="cs"/>
          <w:noProof/>
          <w:rtl/>
        </w:rPr>
        <w:t>ב.</w:t>
      </w:r>
    </w:p>
    <w:p w14:paraId="702DB255" w14:textId="578C08DA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וכן שאר כל הנשים </w:t>
      </w:r>
      <w:r w:rsidRPr="00C03A92">
        <w:rPr>
          <w:rFonts w:cs="FrankRuehl"/>
          <w:noProof/>
          <w:rtl/>
        </w:rPr>
        <w:t>ממתינות ג"ח.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Toc119229873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64</w:t>
      </w:r>
      <w:r>
        <w:rPr>
          <w:noProof/>
        </w:rPr>
        <w:fldChar w:fldCharType="end"/>
      </w:r>
    </w:p>
    <w:p w14:paraId="241F6BBB" w14:textId="5221901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הטעם שבכל מצב ממתינה ג"ח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Toc119229874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64</w:t>
      </w:r>
      <w:r>
        <w:rPr>
          <w:noProof/>
        </w:rPr>
        <w:fldChar w:fldCharType="end"/>
      </w:r>
    </w:p>
    <w:p w14:paraId="64749A5B" w14:textId="1AEFF1B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במקום שניכר שמעוברת למה לא תנשא?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Toc119229875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64</w:t>
      </w:r>
      <w:r>
        <w:rPr>
          <w:noProof/>
        </w:rPr>
        <w:fldChar w:fldCharType="end"/>
      </w:r>
    </w:p>
    <w:p w14:paraId="68528274" w14:textId="0EF6B0E0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אחת בתולות ואחת בעולות.. אחת ארוסות ואחת נשואות.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Toc119229876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65</w:t>
      </w:r>
      <w:r>
        <w:rPr>
          <w:noProof/>
        </w:rPr>
        <w:fldChar w:fldCharType="end"/>
      </w:r>
    </w:p>
    <w:p w14:paraId="40637D79" w14:textId="0AE21EC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פסק ההלכה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Toc119229877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65</w:t>
      </w:r>
      <w:r>
        <w:rPr>
          <w:noProof/>
        </w:rPr>
        <w:fldChar w:fldCharType="end"/>
      </w:r>
    </w:p>
    <w:p w14:paraId="7E90173D" w14:textId="77777777" w:rsidR="00E566A0" w:rsidRDefault="00E566A0" w:rsidP="00E566A0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מג.</w:t>
      </w:r>
    </w:p>
    <w:p w14:paraId="43D162EC" w14:textId="320857A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כללי 'הלכה כסתם משנה'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Toc119229878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65</w:t>
      </w:r>
      <w:r>
        <w:rPr>
          <w:noProof/>
        </w:rPr>
        <w:fldChar w:fldCharType="end"/>
      </w:r>
    </w:p>
    <w:p w14:paraId="52CCDB03" w14:textId="4D65F4F5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קולא בג' חדשים </w:t>
      </w:r>
      <w:r w:rsidRPr="00C03A92">
        <w:rPr>
          <w:rFonts w:cs="FrankRuehl"/>
          <w:noProof/>
          <w:rtl/>
        </w:rPr>
        <w:t>[אפי' לר"מ],</w:t>
      </w:r>
      <w:r>
        <w:rPr>
          <w:noProof/>
          <w:rtl/>
        </w:rPr>
        <w:t xml:space="preserve"> וההלכה למעשה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Toc119229879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66</w:t>
      </w:r>
      <w:r>
        <w:rPr>
          <w:noProof/>
        </w:rPr>
        <w:fldChar w:fldCharType="end"/>
      </w:r>
    </w:p>
    <w:p w14:paraId="17FAF5C8" w14:textId="6C6343C9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BA Vilna Bold" w:hAnsi="BA Vilna Bold"/>
          <w:b/>
          <w:noProof/>
          <w:rtl/>
        </w:rPr>
        <w:t>ר' יוסי:</w:t>
      </w:r>
      <w:r>
        <w:rPr>
          <w:noProof/>
          <w:rtl/>
        </w:rPr>
        <w:t xml:space="preserve"> כל הנשים יתארסו, חוץ מן האלמנה מפני האיבול </w:t>
      </w:r>
      <w:r w:rsidRPr="00C03A92">
        <w:rPr>
          <w:rFonts w:cs="FrankRuehl"/>
          <w:noProof/>
          <w:rtl/>
        </w:rPr>
        <w:t>ל'.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Toc119229880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66</w:t>
      </w:r>
      <w:r>
        <w:rPr>
          <w:noProof/>
        </w:rPr>
        <w:fldChar w:fldCharType="end"/>
      </w:r>
    </w:p>
    <w:p w14:paraId="60F031BB" w14:textId="3FAC1B49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מתני' ארבעה </w:t>
      </w:r>
      <w:r w:rsidRPr="00C03A92">
        <w:rPr>
          <w:noProof/>
          <w:rtl/>
        </w:rPr>
        <w:t>מה</w:t>
      </w:r>
      <w:r>
        <w:rPr>
          <w:noProof/>
          <w:rtl/>
        </w:rPr>
        <w:t>אחין נשואין ארבע נשים, ומתו</w:t>
      </w:r>
      <w:r>
        <w:rPr>
          <w:rFonts w:hint="cs"/>
          <w:noProof/>
          <w:rtl/>
        </w:rPr>
        <w:t xml:space="preserve">, </w:t>
      </w:r>
      <w:r>
        <w:rPr>
          <w:noProof/>
          <w:rtl/>
        </w:rPr>
        <w:t xml:space="preserve">מי שהיה נשוי שתי נשים, ומת </w:t>
      </w:r>
      <w:r>
        <w:rPr>
          <w:rFonts w:hint="cs"/>
          <w:noProof/>
          <w:rtl/>
        </w:rPr>
        <w:t xml:space="preserve">, </w:t>
      </w:r>
      <w:r>
        <w:rPr>
          <w:noProof/>
          <w:rtl/>
        </w:rPr>
        <w:t>אחת כשרה ואחת פסולה -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_Toc119229883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67</w:t>
      </w:r>
      <w:r>
        <w:rPr>
          <w:noProof/>
        </w:rPr>
        <w:fldChar w:fldCharType="end"/>
      </w:r>
    </w:p>
    <w:p w14:paraId="5620DC4E" w14:textId="2C4CE14C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ביאתה וחליצתה של אחת פוטרת צרתה.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Toc119229884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68</w:t>
      </w:r>
      <w:r>
        <w:rPr>
          <w:noProof/>
        </w:rPr>
        <w:fldChar w:fldCharType="end"/>
      </w:r>
    </w:p>
    <w:p w14:paraId="45B08310" w14:textId="71496F6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אחת כשרה ואחת פסולה.. חולץ לפסולה..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Toc119229885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68</w:t>
      </w:r>
      <w:r>
        <w:rPr>
          <w:noProof/>
        </w:rPr>
        <w:fldChar w:fldCharType="end"/>
      </w:r>
    </w:p>
    <w:p w14:paraId="58027654" w14:textId="4923BCC5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המחזיר גרושתו, והנושא חלוצתו, והנושא קרובת חלוצתו -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_Toc119229886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68</w:t>
      </w:r>
      <w:r>
        <w:rPr>
          <w:noProof/>
        </w:rPr>
        <w:fldChar w:fldCharType="end"/>
      </w:r>
    </w:p>
    <w:p w14:paraId="3BF992F2" w14:textId="71824729" w:rsidR="00E566A0" w:rsidRDefault="009831B3">
      <w:pPr>
        <w:pStyle w:val="TOC2"/>
        <w:tabs>
          <w:tab w:val="right" w:leader="dot" w:pos="3392"/>
        </w:tabs>
        <w:rPr>
          <w:noProof/>
          <w:rtl/>
        </w:rPr>
      </w:pPr>
      <w:r>
        <w:rPr>
          <w:noProof/>
          <w:rtl/>
        </w:rPr>
        <w:t>קרובת חלוצתו</w:t>
      </w:r>
    </w:p>
    <w:p w14:paraId="7882B466" w14:textId="5EA6E8FF" w:rsidR="009831B3" w:rsidRDefault="00E566A0" w:rsidP="00E566A0">
      <w:pPr>
        <w:pStyle w:val="aff7"/>
        <w:framePr w:wrap="around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rFonts w:hint="cs"/>
          <w:noProof/>
          <w:rtl/>
        </w:rPr>
        <w:t>מד</w:t>
      </w:r>
      <w:r w:rsidR="00EF074B">
        <w:rPr>
          <w:rFonts w:hint="cs"/>
          <w:noProof/>
          <w:rtl/>
        </w:rPr>
        <w:t>.</w:t>
      </w:r>
    </w:p>
    <w:p w14:paraId="494F955B" w14:textId="56C322F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כשאינו 'ממזר' האם הוא 'פגום לכהונה'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Toc119229888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68</w:t>
      </w:r>
      <w:r>
        <w:rPr>
          <w:noProof/>
        </w:rPr>
        <w:fldChar w:fldCharType="end"/>
      </w:r>
    </w:p>
    <w:p w14:paraId="0D2197E8" w14:textId="6B2229F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'גוי ועבד הבא על בת ישראל' האם הולד ממזר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Toc119229889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69</w:t>
      </w:r>
      <w:r>
        <w:rPr>
          <w:noProof/>
        </w:rPr>
        <w:fldChar w:fldCharType="end"/>
      </w:r>
    </w:p>
    <w:p w14:paraId="5CCD5C92" w14:textId="61A9630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דעת שאר האמוראים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Toc119229890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69</w:t>
      </w:r>
      <w:r>
        <w:rPr>
          <w:noProof/>
        </w:rPr>
        <w:fldChar w:fldCharType="end"/>
      </w:r>
    </w:p>
    <w:p w14:paraId="25B6AB31" w14:textId="77777777" w:rsidR="0099225D" w:rsidRDefault="0099225D">
      <w:pPr>
        <w:pStyle w:val="TOC3"/>
        <w:tabs>
          <w:tab w:val="right" w:leader="dot" w:pos="3392"/>
        </w:tabs>
        <w:rPr>
          <w:bCs w:val="0"/>
          <w:noProof/>
          <w:spacing w:val="-2"/>
          <w:rtl/>
        </w:rPr>
      </w:pPr>
      <w:r>
        <w:rPr>
          <w:rFonts w:hint="cs"/>
          <w:bCs w:val="0"/>
          <w:noProof/>
          <w:spacing w:val="-2"/>
          <w:rtl/>
        </w:rPr>
        <w:t xml:space="preserve">מה: </w:t>
      </w:r>
    </w:p>
    <w:p w14:paraId="4D653D35" w14:textId="27483EA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בעו מרבה:</w:t>
      </w:r>
      <w:r>
        <w:rPr>
          <w:noProof/>
          <w:rtl/>
        </w:rPr>
        <w:t xml:space="preserve"> חצי עבד וחצי ב"ח על בת ישראל, מהו </w:t>
      </w:r>
      <w:r w:rsidRPr="00C03A92">
        <w:rPr>
          <w:noProof/>
          <w:rtl/>
        </w:rPr>
        <w:t>למכשירים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Toc119229891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70</w:t>
      </w:r>
      <w:r>
        <w:rPr>
          <w:noProof/>
        </w:rPr>
        <w:fldChar w:fldCharType="end"/>
      </w:r>
    </w:p>
    <w:p w14:paraId="3FE9F0DF" w14:textId="0EE7DB9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פסק ההלכה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Toc119229892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70</w:t>
      </w:r>
      <w:r>
        <w:rPr>
          <w:noProof/>
        </w:rPr>
        <w:fldChar w:fldCharType="end"/>
      </w:r>
    </w:p>
    <w:p w14:paraId="0CCA73F4" w14:textId="7A15B19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טבילת גרים ועבדים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Toc119229893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71</w:t>
      </w:r>
      <w:r>
        <w:rPr>
          <w:noProof/>
        </w:rPr>
        <w:fldChar w:fldCharType="end"/>
      </w:r>
    </w:p>
    <w:p w14:paraId="788FBAEB" w14:textId="77777777" w:rsidR="00D95C0F" w:rsidRDefault="00D95C0F" w:rsidP="00F67675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מו. </w:t>
      </w:r>
    </w:p>
    <w:p w14:paraId="4DCF226B" w14:textId="177FD15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האם צריכים גט שחרור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Toc119229894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71</w:t>
      </w:r>
      <w:r>
        <w:rPr>
          <w:noProof/>
        </w:rPr>
        <w:fldChar w:fldCharType="end"/>
      </w:r>
    </w:p>
    <w:p w14:paraId="1E68475A" w14:textId="17C6427E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מילה וטבילה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Toc119229895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72</w:t>
      </w:r>
      <w:r>
        <w:rPr>
          <w:noProof/>
        </w:rPr>
        <w:fldChar w:fldCharType="end"/>
      </w:r>
    </w:p>
    <w:p w14:paraId="2186116D" w14:textId="704A56C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פסק ההלכה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Toc119229896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72</w:t>
      </w:r>
      <w:r>
        <w:rPr>
          <w:noProof/>
        </w:rPr>
        <w:fldChar w:fldCharType="end"/>
      </w:r>
    </w:p>
    <w:p w14:paraId="2F57523F" w14:textId="2E1CF20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נאמנות ש'אני גר' </w:t>
      </w:r>
      <w:r w:rsidRPr="00C03A92">
        <w:rPr>
          <w:noProof/>
          <w:rtl/>
        </w:rPr>
        <w:t>או 'שאיני גר',</w:t>
      </w:r>
      <w:r>
        <w:rPr>
          <w:noProof/>
          <w:rtl/>
        </w:rPr>
        <w:t xml:space="preserve"> בארץ ובחו"ל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Toc119229897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72</w:t>
      </w:r>
      <w:r>
        <w:rPr>
          <w:noProof/>
        </w:rPr>
        <w:fldChar w:fldCharType="end"/>
      </w:r>
    </w:p>
    <w:p w14:paraId="43FB17F3" w14:textId="3958754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סדר קבלת גירות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Toc119229898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73</w:t>
      </w:r>
      <w:r>
        <w:rPr>
          <w:noProof/>
        </w:rPr>
        <w:fldChar w:fldCharType="end"/>
      </w:r>
    </w:p>
    <w:p w14:paraId="12D28FAF" w14:textId="09D4DACB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BA Vilna Bold" w:hAnsi="BA Vilna Bold"/>
          <w:b/>
          <w:noProof/>
          <w:rtl/>
        </w:rPr>
        <w:t>ת"ר:</w:t>
      </w:r>
      <w:r w:rsidRPr="00C03A92">
        <w:rPr>
          <w:rFonts w:cs="PFT_Frank"/>
          <w:b/>
          <w:bCs/>
          <w:noProof/>
          <w:rtl/>
        </w:rPr>
        <w:t xml:space="preserve"> </w:t>
      </w:r>
      <w:r>
        <w:rPr>
          <w:noProof/>
          <w:rtl/>
        </w:rPr>
        <w:t xml:space="preserve">גר שבא להתגייר, </w:t>
      </w:r>
      <w:r w:rsidRPr="00C03A92">
        <w:rPr>
          <w:rFonts w:ascii="BA Vilna Bold" w:hAnsi="BA Vilna Bold"/>
          <w:b/>
          <w:noProof/>
          <w:rtl/>
        </w:rPr>
        <w:t>א"ל:</w:t>
      </w:r>
      <w:r>
        <w:rPr>
          <w:noProof/>
          <w:rtl/>
        </w:rPr>
        <w:t xml:space="preserve"> מה ראית להתגייר?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Toc119229899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73</w:t>
      </w:r>
      <w:r>
        <w:rPr>
          <w:noProof/>
        </w:rPr>
        <w:fldChar w:fldCharType="end"/>
      </w:r>
    </w:p>
    <w:p w14:paraId="32DEEE36" w14:textId="63AFC64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אינך יודע שישראל בזמן הזה דוויים... ויסורין באין עליהם?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Toc119229900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73</w:t>
      </w:r>
      <w:r>
        <w:rPr>
          <w:noProof/>
        </w:rPr>
        <w:fldChar w:fldCharType="end"/>
      </w:r>
    </w:p>
    <w:p w14:paraId="2D656BF4" w14:textId="3007DE95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אם מעוניין מקבלין אותו מיד.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Toc119229901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73</w:t>
      </w:r>
      <w:r>
        <w:rPr>
          <w:noProof/>
        </w:rPr>
        <w:fldChar w:fldCharType="end"/>
      </w:r>
    </w:p>
    <w:p w14:paraId="26EB3D6B" w14:textId="5373488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ומודיעין מקצת מצות קלות וחמורות, </w:t>
      </w:r>
      <w:r w:rsidRPr="00C03A92">
        <w:rPr>
          <w:rFonts w:cs="FrankRuehl"/>
          <w:noProof/>
          <w:rtl/>
        </w:rPr>
        <w:t>ועון לקט שכחה ופאה..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Toc119229902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73</w:t>
      </w:r>
      <w:r>
        <w:rPr>
          <w:noProof/>
        </w:rPr>
        <w:fldChar w:fldCharType="end"/>
      </w:r>
    </w:p>
    <w:p w14:paraId="299FFA2E" w14:textId="3AE1A43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ומודיעין עונש מצות, עד עכשיו אכלת חלב אינך ענוש כרת,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Toc119229903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73</w:t>
      </w:r>
      <w:r>
        <w:rPr>
          <w:noProof/>
        </w:rPr>
        <w:fldChar w:fldCharType="end"/>
      </w:r>
    </w:p>
    <w:p w14:paraId="794D750C" w14:textId="5FC000EB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עכשיו אכלת חלב ענוש כרת, </w:t>
      </w:r>
      <w:r w:rsidRPr="00C03A92">
        <w:rPr>
          <w:rFonts w:cs="FrankRuehl"/>
          <w:noProof/>
          <w:rtl/>
        </w:rPr>
        <w:t>חללת שבת ענוש סקילה.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Toc119229904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73</w:t>
      </w:r>
      <w:r>
        <w:rPr>
          <w:noProof/>
        </w:rPr>
        <w:fldChar w:fldCharType="end"/>
      </w:r>
    </w:p>
    <w:p w14:paraId="2B90525C" w14:textId="0B699AF3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lastRenderedPageBreak/>
        <w:t>וכך מודיעין מתן שכרן.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Toc119229905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74</w:t>
      </w:r>
      <w:r>
        <w:rPr>
          <w:noProof/>
        </w:rPr>
        <w:fldChar w:fldCharType="end"/>
      </w:r>
    </w:p>
    <w:p w14:paraId="5AB456C8" w14:textId="18167A5C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BA Vilna Bold" w:hAnsi="BA Vilna Bold"/>
          <w:b/>
          <w:noProof/>
          <w:rtl/>
        </w:rPr>
        <w:t>א"ל:</w:t>
      </w:r>
      <w:r>
        <w:rPr>
          <w:noProof/>
          <w:rtl/>
        </w:rPr>
        <w:t xml:space="preserve"> הוי יודע, שהעוה"ב אינו אלא לצדיקים.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Toc119229906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74</w:t>
      </w:r>
      <w:r>
        <w:rPr>
          <w:noProof/>
        </w:rPr>
        <w:fldChar w:fldCharType="end"/>
      </w:r>
    </w:p>
    <w:p w14:paraId="53721BCF" w14:textId="6992235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וישראל בזמן הזה אינם מקבלים רוב טובה או רוב פורענות.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Toc119229907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74</w:t>
      </w:r>
      <w:r>
        <w:rPr>
          <w:noProof/>
        </w:rPr>
        <w:fldChar w:fldCharType="end"/>
      </w:r>
    </w:p>
    <w:p w14:paraId="5BA1B647" w14:textId="54BCEF9A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ואין מרבין ומדקדקין עליו.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Toc119229908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74</w:t>
      </w:r>
      <w:r>
        <w:rPr>
          <w:noProof/>
        </w:rPr>
        <w:fldChar w:fldCharType="end"/>
      </w:r>
    </w:p>
    <w:p w14:paraId="65DAB914" w14:textId="25780AEE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קיבל, מלין אותו מיד.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Toc119229909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74</w:t>
      </w:r>
      <w:r>
        <w:rPr>
          <w:noProof/>
        </w:rPr>
        <w:fldChar w:fldCharType="end"/>
      </w:r>
    </w:p>
    <w:p w14:paraId="12FB14B4" w14:textId="2DCA427A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נשתיירו ציצין המעכבין חוזרים ומלין.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Toc119229910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74</w:t>
      </w:r>
      <w:r>
        <w:rPr>
          <w:noProof/>
        </w:rPr>
        <w:fldChar w:fldCharType="end"/>
      </w:r>
    </w:p>
    <w:p w14:paraId="4555E81A" w14:textId="16BCFC2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נתרפא, מטבילין מיד.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Toc119229911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74</w:t>
      </w:r>
      <w:r>
        <w:rPr>
          <w:noProof/>
        </w:rPr>
        <w:fldChar w:fldCharType="end"/>
      </w:r>
    </w:p>
    <w:p w14:paraId="0BB5F574" w14:textId="39EBC84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וג' ת"ח עומדים עליו, ומודיעין אותו קצת מצות</w:t>
      </w:r>
      <w:r w:rsidRPr="00C03A92">
        <w:rPr>
          <w:rFonts w:cs="FrankRuehl"/>
          <w:noProof/>
          <w:rtl/>
        </w:rPr>
        <w:t xml:space="preserve"> וטובל לכך.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Toc119229912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74</w:t>
      </w:r>
      <w:r>
        <w:rPr>
          <w:noProof/>
        </w:rPr>
        <w:fldChar w:fldCharType="end"/>
      </w:r>
    </w:p>
    <w:p w14:paraId="5E962BF8" w14:textId="1071233B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טבל ועלה - הרי הוא כישראל לכ"ד.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Toc119229913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74</w:t>
      </w:r>
      <w:r>
        <w:rPr>
          <w:noProof/>
        </w:rPr>
        <w:fldChar w:fldCharType="end"/>
      </w:r>
    </w:p>
    <w:p w14:paraId="4221B836" w14:textId="32E5056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אשה - נשים מושיבות במים, ות"ח מבחוץ מודיעין המצות.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Toc119229914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74</w:t>
      </w:r>
      <w:r>
        <w:rPr>
          <w:noProof/>
        </w:rPr>
        <w:fldChar w:fldCharType="end"/>
      </w:r>
    </w:p>
    <w:p w14:paraId="22A4D7C5" w14:textId="6984CC60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אחד גר ואחד עבד משוחרר </w:t>
      </w:r>
      <w:r w:rsidRPr="00C03A92">
        <w:rPr>
          <w:rFonts w:cs="FrankRuehl"/>
          <w:noProof/>
          <w:rtl/>
        </w:rPr>
        <w:t>ויתבאר לענין מה.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Toc119229915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74</w:t>
      </w:r>
      <w:r>
        <w:rPr>
          <w:noProof/>
        </w:rPr>
        <w:fldChar w:fldCharType="end"/>
      </w:r>
    </w:p>
    <w:p w14:paraId="28F6667A" w14:textId="19AF554E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ובמקום שנדה טובלת - גם גר ומשוחרר, וכן שוים לחציצה.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Toc119229916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74</w:t>
      </w:r>
      <w:r>
        <w:rPr>
          <w:noProof/>
        </w:rPr>
        <w:fldChar w:fldCharType="end"/>
      </w:r>
    </w:p>
    <w:p w14:paraId="0FC61BDB" w14:textId="1D2F82AE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ביאור פרשת 'יפת תואר'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Toc119229917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75</w:t>
      </w:r>
      <w:r>
        <w:rPr>
          <w:noProof/>
        </w:rPr>
        <w:fldChar w:fldCharType="end"/>
      </w:r>
    </w:p>
    <w:p w14:paraId="39573779" w14:textId="02484A4F" w:rsidR="00AB4331" w:rsidRDefault="00AB4331" w:rsidP="00AB4331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מח:</w:t>
      </w:r>
    </w:p>
    <w:p w14:paraId="3E27699D" w14:textId="36BF9C6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דין 'עבדים שאינם מלין'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Toc119229918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75</w:t>
      </w:r>
      <w:r>
        <w:rPr>
          <w:noProof/>
        </w:rPr>
        <w:fldChar w:fldCharType="end"/>
      </w:r>
    </w:p>
    <w:p w14:paraId="090B89B3" w14:textId="7A33204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מפני מה גרים בזמן הזה מעונין, ויסורין באין עליהן?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Toc119229919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76</w:t>
      </w:r>
      <w:r>
        <w:rPr>
          <w:noProof/>
        </w:rPr>
        <w:fldChar w:fldCharType="end"/>
      </w:r>
    </w:p>
    <w:p w14:paraId="7CE59BDC" w14:textId="77777777" w:rsidR="007C4F39" w:rsidRDefault="007C4F39" w:rsidP="007C4F39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מט. </w:t>
      </w:r>
    </w:p>
    <w:p w14:paraId="784039EB" w14:textId="1491B4AD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איזהו ממזר</w:t>
      </w:r>
      <w:r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אשתו שמתה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נשאת לאחר ומתה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יבמתו שמתה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נשאת לאחר ומתה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_Toc119229924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76</w:t>
      </w:r>
      <w:r>
        <w:rPr>
          <w:noProof/>
        </w:rPr>
        <w:fldChar w:fldCharType="end"/>
      </w:r>
    </w:p>
    <w:p w14:paraId="7D3B62FF" w14:textId="3A50BD20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BA Vilna Bold" w:hAnsi="BA Vilna Bold"/>
          <w:b/>
          <w:noProof/>
          <w:rtl/>
        </w:rPr>
        <w:t xml:space="preserve">שמעון בן עזאי: </w:t>
      </w:r>
      <w:r>
        <w:rPr>
          <w:noProof/>
          <w:rtl/>
        </w:rPr>
        <w:t xml:space="preserve">במגילת יוחסין כתוב: </w:t>
      </w:r>
      <w:r w:rsidRPr="00C03A92">
        <w:rPr>
          <w:rFonts w:ascii="BA Vilna Bold" w:hAnsi="BA Vilna Bold"/>
          <w:b/>
          <w:noProof/>
          <w:rtl/>
        </w:rPr>
        <w:t>א.</w:t>
      </w:r>
      <w:r>
        <w:rPr>
          <w:noProof/>
          <w:rtl/>
        </w:rPr>
        <w:t xml:space="preserve"> 'ממזר מאשת איש'.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Toc119229925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77</w:t>
      </w:r>
      <w:r>
        <w:rPr>
          <w:noProof/>
        </w:rPr>
        <w:fldChar w:fldCharType="end"/>
      </w:r>
    </w:p>
    <w:p w14:paraId="73FF5D49" w14:textId="230C5017" w:rsidR="00183C12" w:rsidRDefault="00183C12" w:rsidP="00183C12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נ.</w:t>
      </w:r>
    </w:p>
    <w:p w14:paraId="6A51BBDB" w14:textId="73E7FFF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אשתו שמתה וכו'. יבמתו שמתה וכו'.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Toc119229926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77</w:t>
      </w:r>
      <w:r>
        <w:rPr>
          <w:noProof/>
        </w:rPr>
        <w:fldChar w:fldCharType="end"/>
      </w:r>
    </w:p>
    <w:p w14:paraId="28FDF227" w14:textId="0B3E9B4A" w:rsidR="00183C12" w:rsidRDefault="00183C12" w:rsidP="00151107">
      <w:pPr>
        <w:pStyle w:val="TOC1"/>
        <w:rPr>
          <w:noProof/>
          <w:shd w:val="clear" w:color="auto" w:fill="F2F2F2" w:themeFill="background1" w:themeFillShade="F2"/>
          <w:rtl/>
        </w:rPr>
      </w:pPr>
      <w:r w:rsidRPr="00CB1229">
        <w:rPr>
          <w:rFonts w:hint="cs"/>
          <w:noProof/>
          <w:shd w:val="clear" w:color="auto" w:fill="F2F2F2" w:themeFill="background1" w:themeFillShade="F2"/>
          <w:rtl/>
        </w:rPr>
        <w:t>פרק חמישי רבן גמליאל</w:t>
      </w:r>
    </w:p>
    <w:p w14:paraId="04E634E7" w14:textId="560BD520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עשה מאמר ונתן גט</w:t>
      </w:r>
      <w:r w:rsidR="00FD78FA"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גט ומאמר</w:t>
      </w:r>
      <w:r w:rsidR="00FD78FA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גט ובעל</w:t>
      </w:r>
      <w:r w:rsidR="00FD78FA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 xml:space="preserve">גט וחלץ </w:t>
      </w:r>
      <w:r w:rsidR="00FD78FA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חלץ - ומאמר</w:t>
      </w:r>
      <w:r w:rsidR="00FD78FA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בעל - ומאמר,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Toc119229932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78</w:t>
      </w:r>
      <w:r>
        <w:rPr>
          <w:noProof/>
        </w:rPr>
        <w:fldChar w:fldCharType="end"/>
      </w:r>
    </w:p>
    <w:p w14:paraId="15C87AC7" w14:textId="44D5FD4F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מאמר בזו ומאמר בזו</w:t>
      </w:r>
      <w:r w:rsidR="00FD78FA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מאמר בזו וגט לזו</w:t>
      </w:r>
      <w:r w:rsidR="00FD78FA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מאמר בזו ובעל את זו</w:t>
      </w:r>
      <w:r w:rsidR="00FD78FA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מאמר בזו וחלץ לזו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Toc119229936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78</w:t>
      </w:r>
      <w:r>
        <w:rPr>
          <w:noProof/>
        </w:rPr>
        <w:fldChar w:fldCharType="end"/>
      </w:r>
    </w:p>
    <w:p w14:paraId="08FD20BF" w14:textId="67DAF6BE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גט לזו וגט לזו</w:t>
      </w:r>
      <w:r w:rsidR="00FD78FA"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גט לזו ומאמר בזו</w:t>
      </w:r>
      <w:r w:rsidR="00FD78FA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גט לזו ובעל זו</w:t>
      </w:r>
      <w:r w:rsidR="00FD78FA">
        <w:rPr>
          <w:rFonts w:hint="cs"/>
          <w:noProof/>
          <w:rtl/>
        </w:rPr>
        <w:t>,</w:t>
      </w:r>
      <w:r w:rsidR="00FD78FA"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גט לזו וחלץ לזו</w:t>
      </w:r>
      <w:r w:rsidR="00FD78FA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חלץ - וחלץ,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Toc119229941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79</w:t>
      </w:r>
      <w:r>
        <w:rPr>
          <w:noProof/>
        </w:rPr>
        <w:fldChar w:fldCharType="end"/>
      </w:r>
    </w:p>
    <w:p w14:paraId="2B53507C" w14:textId="5B585841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בעל - ובעל,</w:t>
      </w:r>
      <w:r w:rsidR="002F66DD">
        <w:rPr>
          <w:rFonts w:hint="cs"/>
          <w:noProof/>
          <w:rtl/>
        </w:rPr>
        <w:t xml:space="preserve"> אין אחר חליצה כלום, </w:t>
      </w:r>
      <w:r w:rsidRPr="00C03A92">
        <w:rPr>
          <w:noProof/>
          <w:shd w:val="clear" w:color="auto" w:fill="F2F2F2" w:themeFill="background1" w:themeFillShade="F2"/>
          <w:rtl/>
        </w:rPr>
        <w:t>והבעילה: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Toc119229944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79</w:t>
      </w:r>
      <w:r>
        <w:rPr>
          <w:noProof/>
        </w:rPr>
        <w:fldChar w:fldCharType="end"/>
      </w:r>
    </w:p>
    <w:p w14:paraId="364365F0" w14:textId="6620862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טעם ליסודות ההלכות שבפרקינו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Toc119229945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79</w:t>
      </w:r>
      <w:r>
        <w:rPr>
          <w:noProof/>
        </w:rPr>
        <w:fldChar w:fldCharType="end"/>
      </w:r>
    </w:p>
    <w:p w14:paraId="4E7BCB96" w14:textId="77777777" w:rsidR="008938D1" w:rsidRDefault="008938D1" w:rsidP="008938D1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נא. </w:t>
      </w:r>
    </w:p>
    <w:p w14:paraId="52AA6734" w14:textId="779239E0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פירוש הברייתא לר"ג ורבנן דמשנתינו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Toc119229946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80</w:t>
      </w:r>
      <w:r>
        <w:rPr>
          <w:noProof/>
        </w:rPr>
        <w:fldChar w:fldCharType="end"/>
      </w:r>
    </w:p>
    <w:p w14:paraId="6E460683" w14:textId="427741E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ר"ג, ב"ש, ר"ש, ב"ע, ר' נחמיה - מאמר קונה קנין גמור.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Toc119229947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81</w:t>
      </w:r>
      <w:r>
        <w:rPr>
          <w:noProof/>
        </w:rPr>
        <w:fldChar w:fldCharType="end"/>
      </w:r>
    </w:p>
    <w:p w14:paraId="03E42DD4" w14:textId="77777777" w:rsidR="00A15EF0" w:rsidRDefault="00A15EF0" w:rsidP="00A15EF0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נב. </w:t>
      </w:r>
    </w:p>
    <w:p w14:paraId="0F74BA84" w14:textId="65A51E89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כיצד? עשה מאמר ביבמתו ונתן לה גט..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Toc119229948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81</w:t>
      </w:r>
      <w:r>
        <w:rPr>
          <w:noProof/>
        </w:rPr>
        <w:fldChar w:fldCharType="end"/>
      </w:r>
    </w:p>
    <w:p w14:paraId="0C24153A" w14:textId="05211E9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עשה מאמר ובעל - הרי זו כמצותה.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Toc119229949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81</w:t>
      </w:r>
      <w:r>
        <w:rPr>
          <w:noProof/>
        </w:rPr>
        <w:fldChar w:fldCharType="end"/>
      </w:r>
    </w:p>
    <w:p w14:paraId="5F4EF92E" w14:textId="717C11E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דין מאמר יבמין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Toc119229950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81</w:t>
      </w:r>
      <w:r>
        <w:rPr>
          <w:noProof/>
        </w:rPr>
        <w:fldChar w:fldCharType="end"/>
      </w:r>
    </w:p>
    <w:p w14:paraId="73BA52DE" w14:textId="6D8C043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דין גט יבמין </w:t>
      </w:r>
      <w:r w:rsidRPr="00C03A92">
        <w:rPr>
          <w:rFonts w:cs="FrankRuehl"/>
          <w:bCs w:val="0"/>
          <w:noProof/>
          <w:rtl/>
        </w:rPr>
        <w:t>ג' איבעיות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Toc119229951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82</w:t>
      </w:r>
      <w:r>
        <w:rPr>
          <w:noProof/>
        </w:rPr>
        <w:fldChar w:fldCharType="end"/>
      </w:r>
    </w:p>
    <w:p w14:paraId="4E0A03D6" w14:textId="0DCD5ECC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חלץ ועשה מאמר.. אין אחר חליצה כלום.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Toc119229952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82</w:t>
      </w:r>
      <w:r>
        <w:rPr>
          <w:noProof/>
        </w:rPr>
        <w:fldChar w:fldCharType="end"/>
      </w:r>
    </w:p>
    <w:p w14:paraId="714205E0" w14:textId="7B3FDC5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lastRenderedPageBreak/>
        <w:t xml:space="preserve">טעם רבי </w:t>
      </w:r>
      <w:r w:rsidRPr="00C03A92">
        <w:rPr>
          <w:noProof/>
          <w:rtl/>
        </w:rPr>
        <w:t>דלשם יבמות לא חל, ולא כחכמים שחל מדין אישות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Toc119229953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83</w:t>
      </w:r>
      <w:r>
        <w:rPr>
          <w:noProof/>
        </w:rPr>
        <w:fldChar w:fldCharType="end"/>
      </w:r>
    </w:p>
    <w:p w14:paraId="593840A6" w14:textId="77777777" w:rsidR="00A15EF0" w:rsidRDefault="00A15EF0" w:rsidP="00A15EF0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נג. </w:t>
      </w:r>
    </w:p>
    <w:p w14:paraId="0CE85A1D" w14:textId="7DDADA8F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חלץ ועשה מאמר.. או בעל ועשה.. אין אחר חליצה כלום.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Toc119229954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83</w:t>
      </w:r>
      <w:r>
        <w:rPr>
          <w:noProof/>
        </w:rPr>
        <w:fldChar w:fldCharType="end"/>
      </w:r>
    </w:p>
    <w:p w14:paraId="48D5C833" w14:textId="1BC6F478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וכן שתי יבמות ליבם אחד.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Toc119229955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83</w:t>
      </w:r>
      <w:r>
        <w:rPr>
          <w:noProof/>
        </w:rPr>
        <w:fldChar w:fldCharType="end"/>
      </w:r>
    </w:p>
    <w:p w14:paraId="4C6E392C" w14:textId="40D647B8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מאמר לזו וחלץ לזו - הראשונה צריכה גט.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Toc119229956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83</w:t>
      </w:r>
      <w:r>
        <w:rPr>
          <w:noProof/>
        </w:rPr>
        <w:fldChar w:fldCharType="end"/>
      </w:r>
    </w:p>
    <w:p w14:paraId="3B94355C" w14:textId="0D08606E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גט לזו וגט לזו צריכות חליצה.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Toc119229957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83</w:t>
      </w:r>
      <w:r>
        <w:rPr>
          <w:noProof/>
        </w:rPr>
        <w:fldChar w:fldCharType="end"/>
      </w:r>
    </w:p>
    <w:p w14:paraId="3FCFE53C" w14:textId="550B0303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גט לזו וחלץ לזו - אין אחר חליצה כלום.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Toc119229958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83</w:t>
      </w:r>
      <w:r>
        <w:rPr>
          <w:noProof/>
        </w:rPr>
        <w:fldChar w:fldCharType="end"/>
      </w:r>
    </w:p>
    <w:p w14:paraId="259A0E55" w14:textId="0E6E1903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חלץ וחלץ.. או בעל ובעל.. אין אחר חליצה כלום.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Toc119229959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83</w:t>
      </w:r>
      <w:r>
        <w:rPr>
          <w:noProof/>
        </w:rPr>
        <w:fldChar w:fldCharType="end"/>
      </w:r>
    </w:p>
    <w:p w14:paraId="22249D0F" w14:textId="281D683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בין יבם אחד לשתי יבמות ובין שני יבמין ליבמה אחת.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Toc119229960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84</w:t>
      </w:r>
      <w:r>
        <w:rPr>
          <w:noProof/>
        </w:rPr>
        <w:fldChar w:fldCharType="end"/>
      </w:r>
    </w:p>
    <w:p w14:paraId="71AA1B8B" w14:textId="55230B7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חלץ ועשה מאמר, גט, בעל. או בעל ועשה..</w:t>
      </w:r>
      <w:r w:rsidRPr="00C03A92">
        <w:rPr>
          <w:rFonts w:cs="FrankRuehl"/>
          <w:noProof/>
          <w:rtl/>
        </w:rPr>
        <w:t xml:space="preserve"> ביבם ויבמה </w:t>
      </w:r>
      <w:r w:rsidRPr="00C03A92">
        <w:rPr>
          <w:rFonts w:cs="PFT_Frank"/>
          <w:b/>
          <w:bCs/>
          <w:noProof/>
          <w:rtl/>
        </w:rPr>
        <w:t>אחת</w:t>
      </w:r>
      <w:r w:rsidRPr="00C03A92">
        <w:rPr>
          <w:rFonts w:cs="FrankRuehl"/>
          <w:noProof/>
          <w:rtl/>
        </w:rPr>
        <w:t>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Toc119229961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84</w:t>
      </w:r>
      <w:r>
        <w:rPr>
          <w:noProof/>
        </w:rPr>
        <w:fldChar w:fldCharType="end"/>
      </w:r>
    </w:p>
    <w:p w14:paraId="25EF8E32" w14:textId="4D984465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הבעילה, בזמן שהיא בתחילה אין אחריה כלום... ר' נחמיה..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Toc119229962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84</w:t>
      </w:r>
      <w:r>
        <w:rPr>
          <w:noProof/>
        </w:rPr>
        <w:fldChar w:fldCharType="end"/>
      </w:r>
    </w:p>
    <w:p w14:paraId="722EE0D0" w14:textId="30D0C7E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ג' מחלוקות בדבר</w:t>
      </w:r>
      <w:r w:rsidRPr="00C03A92">
        <w:rPr>
          <w:noProof/>
          <w:rtl/>
        </w:rPr>
        <w:t xml:space="preserve"> באמצע ובסוף, דבעילה וחליצה.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Toc119229963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84</w:t>
      </w:r>
      <w:r>
        <w:rPr>
          <w:noProof/>
        </w:rPr>
        <w:fldChar w:fldCharType="end"/>
      </w:r>
    </w:p>
    <w:p w14:paraId="6E627A59" w14:textId="5450C3A0" w:rsidR="00A15EF0" w:rsidRDefault="00A15EF0" w:rsidP="00113188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נג:</w:t>
      </w:r>
    </w:p>
    <w:p w14:paraId="4E876D10" w14:textId="28FFDFB9" w:rsidR="00113188" w:rsidRDefault="00113188" w:rsidP="00151107">
      <w:pPr>
        <w:pStyle w:val="TOC1"/>
        <w:rPr>
          <w:noProof/>
          <w:rtl/>
        </w:rPr>
      </w:pPr>
      <w:r w:rsidRPr="00113188">
        <w:rPr>
          <w:rFonts w:hint="cs"/>
          <w:noProof/>
          <w:rtl/>
        </w:rPr>
        <w:t>פרק שישי הבא על יבמת</w:t>
      </w:r>
      <w:r>
        <w:rPr>
          <w:rFonts w:hint="cs"/>
          <w:noProof/>
          <w:rtl/>
        </w:rPr>
        <w:t>ו</w:t>
      </w:r>
    </w:p>
    <w:p w14:paraId="69BA5C0D" w14:textId="662C6ED3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הבא על יבמתו: שוגג, מזיד, אונס, רצון,וכן הבא על אחת מעריות שבתורה</w:t>
      </w:r>
      <w:r w:rsidR="00EC155F">
        <w:rPr>
          <w:rFonts w:hint="cs"/>
          <w:noProof/>
          <w:rtl/>
        </w:rPr>
        <w:t xml:space="preserve"> כרת,</w:t>
      </w:r>
      <w:r>
        <w:rPr>
          <w:noProof/>
          <w:rtl/>
        </w:rPr>
        <w:t xml:space="preserve"> פסולות</w:t>
      </w:r>
      <w:r w:rsidRPr="00C03A92">
        <w:rPr>
          <w:rFonts w:cs="FrankRuehl"/>
          <w:noProof/>
          <w:rtl/>
        </w:rPr>
        <w:t>:</w:t>
      </w:r>
    </w:p>
    <w:p w14:paraId="2D6A45AD" w14:textId="1060B8D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'אנוס' דמשנתינו במה מדובר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Toc119229966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85</w:t>
      </w:r>
      <w:r>
        <w:rPr>
          <w:noProof/>
        </w:rPr>
        <w:fldChar w:fldCharType="end"/>
      </w:r>
    </w:p>
    <w:p w14:paraId="391616C5" w14:textId="7A6E4438" w:rsidR="00281AC0" w:rsidRDefault="00281AC0" w:rsidP="00281AC0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נד:</w:t>
      </w:r>
    </w:p>
    <w:p w14:paraId="60FFC75A" w14:textId="332A2544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המקור מהפסוקים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Toc119229967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85</w:t>
      </w:r>
      <w:r>
        <w:rPr>
          <w:noProof/>
        </w:rPr>
        <w:fldChar w:fldCharType="end"/>
      </w:r>
    </w:p>
    <w:p w14:paraId="4F8FA8CD" w14:textId="3F287A6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מנין להעראה מן התורה שחייב בכל העריות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Toc119229968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86</w:t>
      </w:r>
      <w:r>
        <w:rPr>
          <w:noProof/>
        </w:rPr>
        <w:fldChar w:fldCharType="end"/>
      </w:r>
    </w:p>
    <w:p w14:paraId="554BA9E5" w14:textId="36E4C2A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'אחות אב ואחות אם' מנין שבין מהאב בין מהאם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Toc119229969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86</w:t>
      </w:r>
      <w:r>
        <w:rPr>
          <w:noProof/>
        </w:rPr>
        <w:fldChar w:fldCharType="end"/>
      </w:r>
    </w:p>
    <w:p w14:paraId="52C1A5D5" w14:textId="5CA3C40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2"/>
          <w:rtl/>
        </w:rPr>
        <w:t>'אחותו' שמאב ומאם מפורש, 'דודתו' מנין מאב ולא מאם?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Toc119229970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87</w:t>
      </w:r>
      <w:r>
        <w:rPr>
          <w:noProof/>
        </w:rPr>
        <w:fldChar w:fldCharType="end"/>
      </w:r>
    </w:p>
    <w:p w14:paraId="6A03CEF1" w14:textId="70783C3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'אחות אשתו' מנין שבין מהאב ובין מהאם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Toc119229971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87</w:t>
      </w:r>
      <w:r>
        <w:rPr>
          <w:noProof/>
        </w:rPr>
        <w:fldChar w:fldCharType="end"/>
      </w:r>
    </w:p>
    <w:p w14:paraId="2F26E957" w14:textId="0230C9E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ו'אשת אח' גופיה, מנין שבין מן האב ובין מהאם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Toc119229972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87</w:t>
      </w:r>
      <w:r>
        <w:rPr>
          <w:noProof/>
        </w:rPr>
        <w:fldChar w:fldCharType="end"/>
      </w:r>
    </w:p>
    <w:p w14:paraId="02D276C4" w14:textId="31BAF842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דרשות שאר פסוקים שבפרשת עריות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Toc119229973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87</w:t>
      </w:r>
      <w:r>
        <w:rPr>
          <w:noProof/>
        </w:rPr>
        <w:fldChar w:fldCharType="end"/>
      </w:r>
    </w:p>
    <w:p w14:paraId="5F22ED9B" w14:textId="6FBD8075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מנין להעראה כגמר ביאה, בשאר מקומות שבתורה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Toc119229974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88</w:t>
      </w:r>
      <w:r>
        <w:rPr>
          <w:noProof/>
        </w:rPr>
        <w:fldChar w:fldCharType="end"/>
      </w:r>
    </w:p>
    <w:p w14:paraId="3AF63312" w14:textId="77777777" w:rsidR="00D12F08" w:rsidRDefault="00D12F08" w:rsidP="00D12F08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נה:</w:t>
      </w:r>
    </w:p>
    <w:p w14:paraId="5A023A30" w14:textId="1E2976F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'שכבת זרע' האמורה בג' מקומות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Toc119229975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88</w:t>
      </w:r>
      <w:r>
        <w:rPr>
          <w:noProof/>
        </w:rPr>
        <w:fldChar w:fldCharType="end"/>
      </w:r>
    </w:p>
    <w:p w14:paraId="227F1CFB" w14:textId="5846CAC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מהי 'העראה' </w:t>
      </w:r>
      <w:r w:rsidRPr="00C03A92">
        <w:rPr>
          <w:noProof/>
          <w:rtl/>
        </w:rPr>
        <w:t>דכולהו</w:t>
      </w:r>
      <w:r>
        <w:rPr>
          <w:noProof/>
          <w:rtl/>
        </w:rPr>
        <w:t xml:space="preserve">, ומהי 'גמר ביאה' </w:t>
      </w:r>
      <w:r w:rsidRPr="00C03A92">
        <w:rPr>
          <w:noProof/>
          <w:rtl/>
        </w:rPr>
        <w:t>דשפחה חרופה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Toc119229976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88</w:t>
      </w:r>
      <w:r>
        <w:rPr>
          <w:noProof/>
        </w:rPr>
        <w:fldChar w:fldCharType="end"/>
      </w:r>
    </w:p>
    <w:p w14:paraId="0C9152E1" w14:textId="77777777" w:rsidR="002949F0" w:rsidRDefault="002949F0" w:rsidP="002949F0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נו.</w:t>
      </w:r>
    </w:p>
    <w:p w14:paraId="01877EFC" w14:textId="321A314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שוגג ומזיד, אונס ורצון, מערה וגומר, קנה.</w:t>
      </w:r>
      <w:r w:rsidRPr="00C03A92">
        <w:rPr>
          <w:rFonts w:cs="FrankRuehl"/>
          <w:noProof/>
          <w:rtl/>
        </w:rPr>
        <w:t xml:space="preserve"> ודין ביאה גרועה -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Toc119229977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88</w:t>
      </w:r>
      <w:r>
        <w:rPr>
          <w:noProof/>
        </w:rPr>
        <w:fldChar w:fldCharType="end"/>
      </w:r>
    </w:p>
    <w:p w14:paraId="461F4D0F" w14:textId="226D7CF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וכן הבא על אחת מכל העריות.. או פסולות.. - פסלה..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Toc119229978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89</w:t>
      </w:r>
      <w:r>
        <w:rPr>
          <w:noProof/>
        </w:rPr>
        <w:fldChar w:fldCharType="end"/>
      </w:r>
    </w:p>
    <w:p w14:paraId="5C6241AC" w14:textId="1F8DD676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אלמנה לכה</w:t>
      </w:r>
      <w:r>
        <w:rPr>
          <w:rFonts w:hint="cs"/>
          <w:noProof/>
          <w:rtl/>
        </w:rPr>
        <w:t>"ג</w:t>
      </w:r>
      <w:r>
        <w:rPr>
          <w:noProof/>
          <w:rtl/>
        </w:rPr>
        <w:t>, גרושה וחלוצה לכהן הדיוט,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מהאירוסין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נתארמלו או נתגרשו,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_Toc119229981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90</w:t>
      </w:r>
      <w:r>
        <w:rPr>
          <w:noProof/>
        </w:rPr>
        <w:fldChar w:fldCharType="end"/>
      </w:r>
    </w:p>
    <w:p w14:paraId="17ABDCD6" w14:textId="21DC212F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פצוע דכא כהן, אם </w:t>
      </w:r>
      <w:r w:rsidRPr="00C03A92">
        <w:rPr>
          <w:noProof/>
          <w:rtl/>
        </w:rPr>
        <w:t>מותר בבת גרים</w:t>
      </w:r>
      <w:r>
        <w:rPr>
          <w:noProof/>
          <w:rtl/>
        </w:rPr>
        <w:t xml:space="preserve"> ומאכילה בתרומה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Toc119229982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91</w:t>
      </w:r>
      <w:r>
        <w:rPr>
          <w:noProof/>
        </w:rPr>
        <w:fldChar w:fldCharType="end"/>
      </w:r>
    </w:p>
    <w:p w14:paraId="3743B8B6" w14:textId="18DA403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אם יש חופה לפסולות </w:t>
      </w:r>
      <w:r w:rsidRPr="00C03A92">
        <w:rPr>
          <w:noProof/>
          <w:rtl/>
        </w:rPr>
        <w:t>[לפוסלה מתרומה]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Toc119229983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91</w:t>
      </w:r>
      <w:r>
        <w:rPr>
          <w:noProof/>
        </w:rPr>
        <w:fldChar w:fldCharType="end"/>
      </w:r>
    </w:p>
    <w:p w14:paraId="5C6B4736" w14:textId="58EC1E6C" w:rsidR="00D52BB7" w:rsidRDefault="00D52BB7" w:rsidP="00D52BB7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נח.</w:t>
      </w:r>
    </w:p>
    <w:p w14:paraId="3C11F615" w14:textId="75831FF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'חופה לפסולות' תלוי במח' תנאים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Toc119229984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91</w:t>
      </w:r>
      <w:r>
        <w:rPr>
          <w:noProof/>
        </w:rPr>
        <w:fldChar w:fldCharType="end"/>
      </w:r>
    </w:p>
    <w:p w14:paraId="181A66E9" w14:textId="3AE9885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הוכחה ממשנה ד'יש חופה לפסולות'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Toc119229985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92</w:t>
      </w:r>
      <w:r>
        <w:rPr>
          <w:noProof/>
        </w:rPr>
        <w:fldChar w:fldCharType="end"/>
      </w:r>
    </w:p>
    <w:p w14:paraId="47EAC5F8" w14:textId="55F0DAF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מקרים נוספים של 'משתמרת לביאה פסולה'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Toc119229986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92</w:t>
      </w:r>
      <w:r>
        <w:rPr>
          <w:noProof/>
        </w:rPr>
        <w:fldChar w:fldCharType="end"/>
      </w:r>
    </w:p>
    <w:p w14:paraId="763938CE" w14:textId="793EB85D" w:rsidR="00D52BB7" w:rsidRDefault="00D52BB7" w:rsidP="00D52BB7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lastRenderedPageBreak/>
        <w:t>נט.</w:t>
      </w:r>
    </w:p>
    <w:p w14:paraId="14B9A652" w14:textId="5F7B02B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נתארמלו </w:t>
      </w:r>
      <w:r w:rsidRPr="00C03A92">
        <w:rPr>
          <w:rFonts w:cs="FrankRuehl"/>
          <w:noProof/>
          <w:rtl/>
        </w:rPr>
        <w:t xml:space="preserve">ונתגרשו- </w:t>
      </w:r>
      <w:r>
        <w:rPr>
          <w:noProof/>
          <w:rtl/>
        </w:rPr>
        <w:t>מהנישואין פסולות, מהאירוסין כשרות.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Toc119229987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93</w:t>
      </w:r>
      <w:r>
        <w:rPr>
          <w:noProof/>
        </w:rPr>
        <w:fldChar w:fldCharType="end"/>
      </w:r>
    </w:p>
    <w:p w14:paraId="5B31BFFF" w14:textId="28E7F6DB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כהן גדול לא ישא אלמנה, אף אלמנה מן האירוסין.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_Toc119229988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93</w:t>
      </w:r>
      <w:r>
        <w:rPr>
          <w:noProof/>
        </w:rPr>
        <w:fldChar w:fldCharType="end"/>
      </w:r>
    </w:p>
    <w:p w14:paraId="579FE629" w14:textId="28C55765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לא ישא בוגרת, </w:t>
      </w:r>
      <w:r w:rsidRPr="00C03A92">
        <w:rPr>
          <w:rFonts w:ascii="BA Vilna Bold" w:hAnsi="BA Vilna Bold"/>
          <w:b/>
          <w:noProof/>
          <w:rtl/>
        </w:rPr>
        <w:t>ר' אלעזר ור' שמעון</w:t>
      </w:r>
      <w:r>
        <w:rPr>
          <w:noProof/>
          <w:rtl/>
        </w:rPr>
        <w:t xml:space="preserve"> מכשירין בבוגרת.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Toc119229989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93</w:t>
      </w:r>
      <w:r>
        <w:rPr>
          <w:noProof/>
        </w:rPr>
        <w:fldChar w:fldCharType="end"/>
      </w:r>
    </w:p>
    <w:p w14:paraId="2C4D8B50" w14:textId="36D7C57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בדיעבד, מה הדין אם נשא כה"ג אינה בתולה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Toc119229990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94</w:t>
      </w:r>
      <w:r>
        <w:rPr>
          <w:noProof/>
        </w:rPr>
        <w:fldChar w:fldCharType="end"/>
      </w:r>
    </w:p>
    <w:p w14:paraId="35E63C6D" w14:textId="7943BC8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BA Vilna Bold" w:hAnsi="BA Vilna Bold"/>
          <w:b/>
          <w:noProof/>
          <w:rtl/>
        </w:rPr>
        <w:t xml:space="preserve">ת"ר: </w:t>
      </w:r>
      <w:r>
        <w:rPr>
          <w:noProof/>
          <w:rtl/>
        </w:rPr>
        <w:t>אנוסת ומפותת עצמו לא ישא, ואם נשא - נשוי.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Toc119229991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94</w:t>
      </w:r>
      <w:r>
        <w:rPr>
          <w:noProof/>
        </w:rPr>
        <w:fldChar w:fldCharType="end"/>
      </w:r>
    </w:p>
    <w:p w14:paraId="5CA8FC8F" w14:textId="04D0D000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אנוסת ומפותת חבירו לא ישא,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Toc119229992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94</w:t>
      </w:r>
      <w:r>
        <w:rPr>
          <w:noProof/>
        </w:rPr>
        <w:fldChar w:fldCharType="end"/>
      </w:r>
    </w:p>
    <w:p w14:paraId="59EDE76B" w14:textId="7125244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ואם נשא </w:t>
      </w:r>
      <w:r w:rsidRPr="00C03A92">
        <w:rPr>
          <w:rFonts w:ascii="BA Vilna Bold" w:hAnsi="BA Vilna Bold"/>
          <w:b/>
          <w:noProof/>
          <w:rtl/>
        </w:rPr>
        <w:t>ראב"י:</w:t>
      </w:r>
      <w:r>
        <w:rPr>
          <w:noProof/>
          <w:rtl/>
        </w:rPr>
        <w:t xml:space="preserve"> הולד חלל, </w:t>
      </w:r>
      <w:r w:rsidRPr="00C03A92">
        <w:rPr>
          <w:rFonts w:ascii="BA Vilna Bold" w:hAnsi="BA Vilna Bold"/>
          <w:b/>
          <w:noProof/>
          <w:rtl/>
        </w:rPr>
        <w:t>ולחכמים:</w:t>
      </w:r>
      <w:r>
        <w:rPr>
          <w:noProof/>
          <w:rtl/>
        </w:rPr>
        <w:t xml:space="preserve"> כשר.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Toc119229993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94</w:t>
      </w:r>
      <w:r>
        <w:rPr>
          <w:noProof/>
        </w:rPr>
        <w:fldChar w:fldCharType="end"/>
      </w:r>
    </w:p>
    <w:p w14:paraId="16D3DC2D" w14:textId="75F12EC5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דין טומאת כהן לאחותו שאינה בתולה, או מאורסה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Toc119229994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95</w:t>
      </w:r>
      <w:r>
        <w:rPr>
          <w:noProof/>
        </w:rPr>
        <w:fldChar w:fldCharType="end"/>
      </w:r>
    </w:p>
    <w:p w14:paraId="58B257D4" w14:textId="40B7140A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אחותו ארוסה.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Toc119229995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95</w:t>
      </w:r>
      <w:r>
        <w:rPr>
          <w:noProof/>
        </w:rPr>
        <w:fldChar w:fldCharType="end"/>
      </w:r>
    </w:p>
    <w:p w14:paraId="4CE043AB" w14:textId="779D8AA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אנוסה ומפותה.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Toc119229996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95</w:t>
      </w:r>
      <w:r>
        <w:rPr>
          <w:noProof/>
        </w:rPr>
        <w:fldChar w:fldCharType="end"/>
      </w:r>
    </w:p>
    <w:p w14:paraId="5290E74A" w14:textId="4709632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מוכת עץ.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Toc119229997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95</w:t>
      </w:r>
      <w:r>
        <w:rPr>
          <w:noProof/>
        </w:rPr>
        <w:fldChar w:fldCharType="end"/>
      </w:r>
    </w:p>
    <w:p w14:paraId="1C05D881" w14:textId="4241CDE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בוגרת.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Toc119229998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95</w:t>
      </w:r>
      <w:r>
        <w:rPr>
          <w:noProof/>
        </w:rPr>
        <w:fldChar w:fldCharType="end"/>
      </w:r>
    </w:p>
    <w:p w14:paraId="274F7F71" w14:textId="020CA3D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ב' מימרות של רשב"י הקשורות לבעולות, ולמלחמת מדין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Toc119229999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95</w:t>
      </w:r>
      <w:r>
        <w:rPr>
          <w:noProof/>
        </w:rPr>
        <w:fldChar w:fldCharType="end"/>
      </w:r>
    </w:p>
    <w:p w14:paraId="25051C54" w14:textId="075A0AF5" w:rsidR="00706F97" w:rsidRDefault="00706F97" w:rsidP="00706F97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סא.</w:t>
      </w:r>
    </w:p>
    <w:p w14:paraId="6B1FF2DD" w14:textId="410459C0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אירס האלמנה ונתמנה לכהן גדול - יכנוס,</w:t>
      </w:r>
      <w:r w:rsidR="00706F97"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מעשה</w:t>
      </w:r>
      <w:r w:rsidR="00706F97">
        <w:rPr>
          <w:rFonts w:hint="cs"/>
          <w:noProof/>
          <w:rtl/>
        </w:rPr>
        <w:t xml:space="preserve">, </w:t>
      </w:r>
      <w:r>
        <w:rPr>
          <w:noProof/>
          <w:rtl/>
        </w:rPr>
        <w:t>שומרת יבם שנפלה לכהן הדיוט ונתמנה לכה"ג -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Toc119230002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96</w:t>
      </w:r>
      <w:r>
        <w:rPr>
          <w:noProof/>
        </w:rPr>
        <w:fldChar w:fldCharType="end"/>
      </w:r>
    </w:p>
    <w:p w14:paraId="43B4FE4C" w14:textId="4E040D29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יכנוס.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Toc119230003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96</w:t>
      </w:r>
      <w:r>
        <w:rPr>
          <w:noProof/>
        </w:rPr>
        <w:fldChar w:fldCharType="end"/>
      </w:r>
    </w:p>
    <w:p w14:paraId="118C86C0" w14:textId="3351271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מנהו המלך.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Toc119230004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96</w:t>
      </w:r>
      <w:r>
        <w:rPr>
          <w:noProof/>
        </w:rPr>
        <w:fldChar w:fldCharType="end"/>
      </w:r>
    </w:p>
    <w:p w14:paraId="41846DC5" w14:textId="048E8C2D" w:rsidR="009831B3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כהן גדול שמת אחיו</w:t>
      </w:r>
      <w:r>
        <w:rPr>
          <w:rFonts w:hint="cs"/>
          <w:noProof/>
          <w:rtl/>
        </w:rPr>
        <w:t xml:space="preserve">, </w:t>
      </w:r>
      <w:r w:rsidR="009831B3" w:rsidRPr="00C03A92">
        <w:rPr>
          <w:noProof/>
          <w:shd w:val="clear" w:color="auto" w:fill="F2F2F2" w:themeFill="background1" w:themeFillShade="F2"/>
          <w:rtl/>
        </w:rPr>
        <w:t>כהן הדיוט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="009831B3" w:rsidRPr="00C03A92">
        <w:rPr>
          <w:noProof/>
          <w:shd w:val="clear" w:color="auto" w:fill="F2F2F2" w:themeFill="background1" w:themeFillShade="F2"/>
          <w:rtl/>
        </w:rPr>
        <w:t>לא יבטל אדם מפריה ורביה,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Toc119230007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97</w:t>
      </w:r>
      <w:r w:rsidR="009831B3">
        <w:rPr>
          <w:noProof/>
        </w:rPr>
        <w:fldChar w:fldCharType="end"/>
      </w:r>
    </w:p>
    <w:p w14:paraId="22713BF5" w14:textId="77777777" w:rsidR="00BF0BC9" w:rsidRDefault="00BF0BC9" w:rsidP="00BF0BC9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סב.</w:t>
      </w:r>
    </w:p>
    <w:p w14:paraId="1073E8D3" w14:textId="1736A14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טעמם של ב"ש וב"ה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Toc119230008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97</w:t>
      </w:r>
      <w:r>
        <w:rPr>
          <w:noProof/>
        </w:rPr>
        <w:fldChar w:fldCharType="end"/>
      </w:r>
    </w:p>
    <w:p w14:paraId="49B79A5A" w14:textId="73F58314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דעות נוספות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Toc119230009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98</w:t>
      </w:r>
      <w:r>
        <w:rPr>
          <w:noProof/>
        </w:rPr>
        <w:fldChar w:fldCharType="end"/>
      </w:r>
    </w:p>
    <w:p w14:paraId="23A95546" w14:textId="576EEBEE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היו לו בנים בהיותו נכרי, ונתגייר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Toc119230010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98</w:t>
      </w:r>
      <w:r>
        <w:rPr>
          <w:noProof/>
        </w:rPr>
        <w:fldChar w:fldCharType="end"/>
      </w:r>
    </w:p>
    <w:p w14:paraId="32392B75" w14:textId="0F4762BE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היו לו בנים, ומתו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Toc119230011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98</w:t>
      </w:r>
      <w:r>
        <w:rPr>
          <w:noProof/>
        </w:rPr>
        <w:fldChar w:fldCharType="end"/>
      </w:r>
    </w:p>
    <w:p w14:paraId="5644F6DA" w14:textId="64B85D0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קיים פו"ר אם יש מצוה </w:t>
      </w:r>
      <w:r w:rsidRPr="00C03A92">
        <w:rPr>
          <w:noProof/>
          <w:rtl/>
        </w:rPr>
        <w:t>[קצת, מדרבנן]</w:t>
      </w:r>
      <w:r>
        <w:rPr>
          <w:noProof/>
          <w:rtl/>
        </w:rPr>
        <w:t xml:space="preserve"> להוליד עוד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Toc119230012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99</w:t>
      </w:r>
      <w:r>
        <w:rPr>
          <w:noProof/>
        </w:rPr>
        <w:fldChar w:fldCharType="end"/>
      </w:r>
    </w:p>
    <w:p w14:paraId="2EBEF0BF" w14:textId="2CAC14C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כל אדם שאין לו אשה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Toc119230013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99</w:t>
      </w:r>
      <w:r>
        <w:rPr>
          <w:noProof/>
        </w:rPr>
        <w:fldChar w:fldCharType="end"/>
      </w:r>
    </w:p>
    <w:p w14:paraId="6934A1B0" w14:textId="77777777" w:rsidR="00BF0BC9" w:rsidRDefault="00BF0BC9" w:rsidP="00BF0BC9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סג.</w:t>
      </w:r>
    </w:p>
    <w:p w14:paraId="6E26AA46" w14:textId="5FD0AB4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מימרות דרבי אלעזר</w:t>
      </w:r>
      <w:r w:rsidR="00BF0BC9">
        <w:rPr>
          <w:rFonts w:hint="cs"/>
          <w:noProof/>
          <w:rtl/>
        </w:rPr>
        <w:t xml:space="preserve"> [ח]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Toc119230014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100</w:t>
      </w:r>
      <w:r>
        <w:rPr>
          <w:noProof/>
        </w:rPr>
        <w:fldChar w:fldCharType="end"/>
      </w:r>
    </w:p>
    <w:p w14:paraId="5C5F25EE" w14:textId="399647C0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עצות בעבודה ומשא ומתן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Toc119230015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100</w:t>
      </w:r>
      <w:r>
        <w:rPr>
          <w:noProof/>
        </w:rPr>
        <w:fldChar w:fldCharType="end"/>
      </w:r>
    </w:p>
    <w:p w14:paraId="493F07E2" w14:textId="47B5668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אשה רעה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Toc119230016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101</w:t>
      </w:r>
      <w:r>
        <w:rPr>
          <w:noProof/>
        </w:rPr>
        <w:fldChar w:fldCharType="end"/>
      </w:r>
    </w:p>
    <w:p w14:paraId="121E3C93" w14:textId="0FF1BC5E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אשה רעה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Toc119230017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101</w:t>
      </w:r>
      <w:r>
        <w:rPr>
          <w:noProof/>
        </w:rPr>
        <w:fldChar w:fldCharType="end"/>
      </w:r>
    </w:p>
    <w:p w14:paraId="2D069438" w14:textId="309032CE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רעה וכתובתה מרובה.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Toc119230018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101</w:t>
      </w:r>
      <w:r>
        <w:rPr>
          <w:noProof/>
        </w:rPr>
        <w:fldChar w:fldCharType="end"/>
      </w:r>
    </w:p>
    <w:p w14:paraId="7070E063" w14:textId="5801A07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בספר בן סירא: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Toc119230019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101</w:t>
      </w:r>
      <w:r>
        <w:rPr>
          <w:noProof/>
        </w:rPr>
        <w:fldChar w:fldCharType="end"/>
      </w:r>
    </w:p>
    <w:p w14:paraId="355D3113" w14:textId="47A0025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מי שאין עוסק בפריה ורביה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Toc119230020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102</w:t>
      </w:r>
      <w:r>
        <w:rPr>
          <w:noProof/>
        </w:rPr>
        <w:fldChar w:fldCharType="end"/>
      </w:r>
    </w:p>
    <w:p w14:paraId="6AC2FE8A" w14:textId="10511914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נשא אשה ושהה עשר שנים ולא ילדה</w:t>
      </w:r>
      <w:r w:rsidR="00066E33"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גירשה</w:t>
      </w:r>
      <w:r w:rsidR="00066E33"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הפילה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Toc119230023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102</w:t>
      </w:r>
      <w:r>
        <w:rPr>
          <w:noProof/>
        </w:rPr>
        <w:fldChar w:fldCharType="end"/>
      </w:r>
    </w:p>
    <w:p w14:paraId="55ABEFEA" w14:textId="1AF76F5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lastRenderedPageBreak/>
        <w:t>אבותינו היו עקרים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Toc119230024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102</w:t>
      </w:r>
      <w:r>
        <w:rPr>
          <w:noProof/>
        </w:rPr>
        <w:fldChar w:fldCharType="end"/>
      </w:r>
    </w:p>
    <w:p w14:paraId="031DDF6C" w14:textId="194D3396" w:rsidR="005935EB" w:rsidRDefault="005935EB" w:rsidP="005935EB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סד:</w:t>
      </w:r>
    </w:p>
    <w:p w14:paraId="401FC08B" w14:textId="1099EC40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מתי נאמר ששוהה עשר שנים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Toc119230025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103</w:t>
      </w:r>
      <w:r>
        <w:rPr>
          <w:noProof/>
        </w:rPr>
        <w:fldChar w:fldCharType="end"/>
      </w:r>
    </w:p>
    <w:p w14:paraId="1D2A7ADA" w14:textId="021A3653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גירשה - מותרת לינשא לאחר.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Toc119230026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103</w:t>
      </w:r>
      <w:r>
        <w:rPr>
          <w:noProof/>
        </w:rPr>
        <w:fldChar w:fldCharType="end"/>
      </w:r>
    </w:p>
    <w:p w14:paraId="01B7B552" w14:textId="767E2B1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חזקה בנישואין, כשבעליה מתים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Toc119230027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103</w:t>
      </w:r>
      <w:r>
        <w:rPr>
          <w:noProof/>
        </w:rPr>
        <w:fldChar w:fldCharType="end"/>
      </w:r>
    </w:p>
    <w:p w14:paraId="7FB3C022" w14:textId="2962983F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פסק ההלכה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Toc119230028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104</w:t>
      </w:r>
      <w:r>
        <w:rPr>
          <w:noProof/>
        </w:rPr>
        <w:fldChar w:fldCharType="end"/>
      </w:r>
    </w:p>
    <w:p w14:paraId="6A274F5D" w14:textId="77777777" w:rsidR="00BF5BD9" w:rsidRDefault="00BF5BD9" w:rsidP="00BF5BD9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סה.</w:t>
      </w:r>
    </w:p>
    <w:p w14:paraId="2DDEE525" w14:textId="6EE52D8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התברר בשלישי שהיא עקרה, או התברר ברביעי שיולדת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Toc119230029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104</w:t>
      </w:r>
      <w:r>
        <w:rPr>
          <w:noProof/>
        </w:rPr>
        <w:fldChar w:fldCharType="end"/>
      </w:r>
    </w:p>
    <w:p w14:paraId="5B099288" w14:textId="21F31381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האיש מצווה על </w:t>
      </w:r>
      <w:r w:rsidRPr="00C03A92">
        <w:rPr>
          <w:rFonts w:ascii="Fb Fontext" w:hAnsi="Fb Fontext" w:cs="BA Haketer Regular"/>
          <w:noProof/>
          <w:rtl/>
        </w:rPr>
        <w:t>פריה ורביה</w:t>
      </w:r>
      <w:r>
        <w:rPr>
          <w:noProof/>
          <w:rtl/>
        </w:rPr>
        <w:t>, ולא האשה,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Toc119230030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105</w:t>
      </w:r>
      <w:r>
        <w:rPr>
          <w:noProof/>
        </w:rPr>
        <w:fldChar w:fldCharType="end"/>
      </w:r>
    </w:p>
    <w:p w14:paraId="1947604C" w14:textId="009150FF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פסק ההלכה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Toc119230031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105</w:t>
      </w:r>
      <w:r>
        <w:rPr>
          <w:noProof/>
        </w:rPr>
        <w:fldChar w:fldCharType="end"/>
      </w:r>
    </w:p>
    <w:p w14:paraId="7DD0A010" w14:textId="77777777" w:rsidR="00D16F40" w:rsidRDefault="00D16F40" w:rsidP="00D16F40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סז.</w:t>
      </w:r>
    </w:p>
    <w:p w14:paraId="4D0EFFCF" w14:textId="7F1AFB9F" w:rsidR="00D16F40" w:rsidRPr="00D16F40" w:rsidRDefault="00D16F40" w:rsidP="00151107">
      <w:pPr>
        <w:pStyle w:val="TOC1"/>
        <w:rPr>
          <w:noProof/>
          <w:rtl/>
        </w:rPr>
      </w:pPr>
      <w:r>
        <w:rPr>
          <w:rFonts w:hint="cs"/>
          <w:noProof/>
          <w:rtl/>
        </w:rPr>
        <w:t>פ</w:t>
      </w:r>
      <w:r w:rsidRPr="00D16F40">
        <w:rPr>
          <w:rFonts w:hint="cs"/>
          <w:noProof/>
          <w:rtl/>
        </w:rPr>
        <w:t>רק שביעי אלמנה לכה''ג</w:t>
      </w:r>
    </w:p>
    <w:p w14:paraId="3034E708" w14:textId="76DB4C0A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אלמנה לכה"ג, גרושה וחלוצה לכהן הדיוט</w:t>
      </w:r>
      <w:r w:rsidR="00D16F40"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עבדי מלוג</w:t>
      </w:r>
      <w:r w:rsidR="00D63F56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בת ישראל שניסת לכהן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Toc119230034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106</w:t>
      </w:r>
      <w:r>
        <w:rPr>
          <w:noProof/>
        </w:rPr>
        <w:fldChar w:fldCharType="end"/>
      </w:r>
    </w:p>
    <w:p w14:paraId="788FE456" w14:textId="02C6BBCE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בת כהן ניסת לישראל,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Toc119230035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106</w:t>
      </w:r>
      <w:r>
        <w:rPr>
          <w:noProof/>
        </w:rPr>
        <w:fldChar w:fldCharType="end"/>
      </w:r>
    </w:p>
    <w:p w14:paraId="4337AD8E" w14:textId="5C23D21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עבדי מלוג לא יאכלו.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Toc119230036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106</w:t>
      </w:r>
      <w:r>
        <w:rPr>
          <w:noProof/>
        </w:rPr>
        <w:fldChar w:fldCharType="end"/>
      </w:r>
    </w:p>
    <w:p w14:paraId="3654E696" w14:textId="77777777" w:rsidR="00F1282D" w:rsidRDefault="00F1282D" w:rsidP="00F1282D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סו.</w:t>
      </w:r>
    </w:p>
    <w:p w14:paraId="4A09F33B" w14:textId="3B98608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6"/>
          <w:rtl/>
        </w:rPr>
        <w:t>המכנסת שום לבעלה, היא: כלי אני נוטלת! והוא: דמים אתן!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Toc119230037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106</w:t>
      </w:r>
      <w:r>
        <w:rPr>
          <w:noProof/>
        </w:rPr>
        <w:fldChar w:fldCharType="end"/>
      </w:r>
    </w:p>
    <w:p w14:paraId="7AC505AE" w14:textId="43CECBE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פסק ההלכה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Toc119230038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107</w:t>
      </w:r>
      <w:r>
        <w:rPr>
          <w:noProof/>
        </w:rPr>
        <w:fldChar w:fldCharType="end"/>
      </w:r>
    </w:p>
    <w:p w14:paraId="7377EFF3" w14:textId="630F9C0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מעשה שהכניסה </w:t>
      </w:r>
      <w:r w:rsidRPr="00C03A92">
        <w:rPr>
          <w:rFonts w:ascii="FontbitDavid" w:hAnsi="FontbitDavid"/>
          <w:noProof/>
          <w:spacing w:val="-6"/>
          <w:rtl/>
        </w:rPr>
        <w:t xml:space="preserve">בגד צמר חשוב </w:t>
      </w:r>
      <w:r>
        <w:rPr>
          <w:noProof/>
          <w:rtl/>
        </w:rPr>
        <w:t>בנכסי צאן ברזל</w:t>
      </w:r>
      <w:r w:rsidRPr="00C03A92">
        <w:rPr>
          <w:noProof/>
          <w:spacing w:val="-6"/>
          <w:rtl/>
        </w:rPr>
        <w:t>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Toc119230039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107</w:t>
      </w:r>
      <w:r>
        <w:rPr>
          <w:noProof/>
        </w:rPr>
        <w:fldChar w:fldCharType="end"/>
      </w:r>
    </w:p>
    <w:p w14:paraId="5B3D3456" w14:textId="1C77F494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בת ישראל שניסת לכהן ומת,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Toc119230040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107</w:t>
      </w:r>
      <w:r>
        <w:rPr>
          <w:noProof/>
        </w:rPr>
        <w:fldChar w:fldCharType="end"/>
      </w:r>
    </w:p>
    <w:p w14:paraId="560DB935" w14:textId="1DF279B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דעת חכמים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Toc119230041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108</w:t>
      </w:r>
      <w:r>
        <w:rPr>
          <w:noProof/>
        </w:rPr>
        <w:fldChar w:fldCharType="end"/>
      </w:r>
    </w:p>
    <w:p w14:paraId="67870AA8" w14:textId="4DACF68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ביאור דברי רבי יוסי, ודעות נוספות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Toc119230042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108</w:t>
      </w:r>
      <w:r>
        <w:rPr>
          <w:noProof/>
        </w:rPr>
        <w:fldChar w:fldCharType="end"/>
      </w:r>
    </w:p>
    <w:p w14:paraId="03F89842" w14:textId="77777777" w:rsidR="00304C5E" w:rsidRDefault="00304C5E" w:rsidP="00304C5E">
      <w:pPr>
        <w:pStyle w:val="aff7"/>
        <w:framePr w:wrap="around"/>
        <w:rPr>
          <w:noProof/>
          <w:shd w:val="clear" w:color="auto" w:fill="F2F2F2" w:themeFill="background1" w:themeFillShade="F2"/>
          <w:rtl/>
        </w:rPr>
      </w:pPr>
      <w:r>
        <w:rPr>
          <w:rFonts w:hint="cs"/>
          <w:noProof/>
          <w:shd w:val="clear" w:color="auto" w:fill="F2F2F2" w:themeFill="background1" w:themeFillShade="F2"/>
          <w:rtl/>
        </w:rPr>
        <w:t>סז:</w:t>
      </w:r>
    </w:p>
    <w:p w14:paraId="1095AA4E" w14:textId="012C9BE9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 xml:space="preserve">העובר, היבם, האירוסין, החרש, ובן </w:t>
      </w:r>
      <w:r w:rsidR="00304C5E">
        <w:rPr>
          <w:rFonts w:hint="cs"/>
          <w:noProof/>
          <w:shd w:val="clear" w:color="auto" w:fill="F2F2F2" w:themeFill="background1" w:themeFillShade="F2"/>
          <w:rtl/>
        </w:rPr>
        <w:t xml:space="preserve">ט', </w:t>
      </w:r>
      <w:r w:rsidRPr="00C03A92">
        <w:rPr>
          <w:noProof/>
          <w:shd w:val="clear" w:color="auto" w:fill="F2F2F2" w:themeFill="background1" w:themeFillShade="F2"/>
          <w:rtl/>
        </w:rPr>
        <w:t>ספק בן ט'</w:t>
      </w:r>
      <w:r w:rsidR="00304C5E">
        <w:rPr>
          <w:rFonts w:hint="cs"/>
          <w:noProof/>
          <w:shd w:val="clear" w:color="auto" w:fill="F2F2F2" w:themeFill="background1" w:themeFillShade="F2"/>
          <w:rtl/>
        </w:rPr>
        <w:t>,</w:t>
      </w:r>
      <w:r w:rsidRPr="00C03A92">
        <w:rPr>
          <w:noProof/>
          <w:shd w:val="clear" w:color="auto" w:fill="F2F2F2" w:themeFill="background1" w:themeFillShade="F2"/>
          <w:rtl/>
        </w:rPr>
        <w:t xml:space="preserve"> ספק הביא ב' שערות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Toc119230044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109</w:t>
      </w:r>
      <w:r>
        <w:rPr>
          <w:noProof/>
        </w:rPr>
        <w:fldChar w:fldCharType="end"/>
      </w:r>
    </w:p>
    <w:p w14:paraId="58B328A8" w14:textId="0E9C750A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נפל הבית עליו ועל בת אחיו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Toc119230045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109</w:t>
      </w:r>
      <w:r>
        <w:rPr>
          <w:noProof/>
        </w:rPr>
        <w:fldChar w:fldCharType="end"/>
      </w:r>
    </w:p>
    <w:p w14:paraId="6C2BA951" w14:textId="50B27B8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עובר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Toc119230046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109</w:t>
      </w:r>
      <w:r>
        <w:rPr>
          <w:noProof/>
        </w:rPr>
        <w:fldChar w:fldCharType="end"/>
      </w:r>
    </w:p>
    <w:p w14:paraId="620B8508" w14:textId="4845B268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יבם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Toc119230047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109</w:t>
      </w:r>
      <w:r>
        <w:rPr>
          <w:noProof/>
        </w:rPr>
        <w:fldChar w:fldCharType="end"/>
      </w:r>
    </w:p>
    <w:p w14:paraId="6EFB6071" w14:textId="2D2A050A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אירוסין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Toc119230048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109</w:t>
      </w:r>
      <w:r>
        <w:rPr>
          <w:noProof/>
        </w:rPr>
        <w:fldChar w:fldCharType="end"/>
      </w:r>
    </w:p>
    <w:p w14:paraId="3CAFB567" w14:textId="460F431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חרש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Toc119230049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109</w:t>
      </w:r>
      <w:r>
        <w:rPr>
          <w:noProof/>
        </w:rPr>
        <w:fldChar w:fldCharType="end"/>
      </w:r>
    </w:p>
    <w:p w14:paraId="3BCF0F0E" w14:textId="0E6702E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בן תשע שנים ויום אחד.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Toc119230050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109</w:t>
      </w:r>
      <w:r>
        <w:rPr>
          <w:noProof/>
        </w:rPr>
        <w:fldChar w:fldCharType="end"/>
      </w:r>
    </w:p>
    <w:p w14:paraId="11814F60" w14:textId="3936F4C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הברייתא של 'הפוסלים בביאתם'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Toc119230051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110</w:t>
      </w:r>
      <w:r>
        <w:rPr>
          <w:noProof/>
        </w:rPr>
        <w:fldChar w:fldCharType="end"/>
      </w:r>
    </w:p>
    <w:p w14:paraId="28CECDB3" w14:textId="3780C054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המקור בתורה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Toc119230052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110</w:t>
      </w:r>
      <w:r>
        <w:rPr>
          <w:noProof/>
        </w:rPr>
        <w:fldChar w:fldCharType="end"/>
      </w:r>
    </w:p>
    <w:p w14:paraId="20B60BDE" w14:textId="1CE2D85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המקור ללויה וישראלית, ולכהונה </w:t>
      </w:r>
      <w:r w:rsidRPr="00C03A92">
        <w:rPr>
          <w:noProof/>
          <w:rtl/>
        </w:rPr>
        <w:t>[לינשא לכהן]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Toc119230053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110</w:t>
      </w:r>
      <w:r>
        <w:rPr>
          <w:noProof/>
        </w:rPr>
        <w:fldChar w:fldCharType="end"/>
      </w:r>
    </w:p>
    <w:p w14:paraId="02F21433" w14:textId="766F58D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דין ביאת חייבי כריתות, גוי ועבד, ומחזיר גרושתו</w:t>
      </w:r>
      <w:r w:rsidRPr="00C03A92">
        <w:rPr>
          <w:bCs w:val="0"/>
          <w:noProof/>
          <w:spacing w:val="-2"/>
          <w:rtl/>
        </w:rPr>
        <w:t xml:space="preserve"> משנישאת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Toc119230054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110</w:t>
      </w:r>
      <w:r>
        <w:rPr>
          <w:noProof/>
        </w:rPr>
        <w:fldChar w:fldCharType="end"/>
      </w:r>
    </w:p>
    <w:p w14:paraId="2DCE59C5" w14:textId="77777777" w:rsidR="003C75B6" w:rsidRDefault="003C75B6" w:rsidP="003C75B6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סט. </w:t>
      </w:r>
    </w:p>
    <w:p w14:paraId="1BFDA61F" w14:textId="0931A45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ביאור דעת ר' יוסי, ודעת רשב"ג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Toc119230055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111</w:t>
      </w:r>
      <w:r>
        <w:rPr>
          <w:noProof/>
        </w:rPr>
        <w:fldChar w:fldCharType="end"/>
      </w:r>
    </w:p>
    <w:p w14:paraId="6CDAB293" w14:textId="0B527C6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BA Vilna Bold" w:hAnsi="BA Vilna Bold"/>
          <w:b/>
          <w:noProof/>
          <w:rtl/>
        </w:rPr>
        <w:t>ריו"ס:</w:t>
      </w:r>
      <w:r>
        <w:rPr>
          <w:noProof/>
          <w:rtl/>
        </w:rPr>
        <w:t xml:space="preserve"> זרעו פסול - פוסל, אין זרעו פסול - אינו פוסל.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Toc119230056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111</w:t>
      </w:r>
      <w:r>
        <w:rPr>
          <w:noProof/>
        </w:rPr>
        <w:fldChar w:fldCharType="end"/>
      </w:r>
    </w:p>
    <w:p w14:paraId="1D01B4E7" w14:textId="52857E1E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BA Vilna Bold" w:hAnsi="BA Vilna Bold"/>
          <w:b/>
          <w:noProof/>
          <w:rtl/>
        </w:rPr>
        <w:t>רשב"ג:</w:t>
      </w:r>
      <w:r>
        <w:rPr>
          <w:noProof/>
          <w:rtl/>
        </w:rPr>
        <w:t xml:space="preserve"> כל שאתה נושא בתו - אתה נושא אלמנתו..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Toc119230057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111</w:t>
      </w:r>
      <w:r>
        <w:rPr>
          <w:noProof/>
        </w:rPr>
        <w:fldChar w:fldCharType="end"/>
      </w:r>
    </w:p>
    <w:p w14:paraId="2CFCFFAE" w14:textId="5F41FFFC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lastRenderedPageBreak/>
        <w:t>האונס, המפתה, והשוטה</w:t>
      </w:r>
      <w:r w:rsidR="00CF1961">
        <w:rPr>
          <w:rFonts w:hint="cs"/>
          <w:noProof/>
          <w:shd w:val="clear" w:color="auto" w:fill="F2F2F2" w:themeFill="background1" w:themeFillShade="F2"/>
          <w:rtl/>
        </w:rPr>
        <w:t>,</w:t>
      </w:r>
      <w:r w:rsidRPr="00C03A92">
        <w:rPr>
          <w:noProof/>
          <w:shd w:val="clear" w:color="auto" w:fill="F2F2F2" w:themeFill="background1" w:themeFillShade="F2"/>
          <w:rtl/>
        </w:rPr>
        <w:t>העבד</w:t>
      </w:r>
      <w:r w:rsidR="00CF1961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ממזר</w:t>
      </w:r>
      <w:r w:rsidR="002229EC">
        <w:rPr>
          <w:rFonts w:hint="cs"/>
          <w:noProof/>
          <w:rtl/>
        </w:rPr>
        <w:t xml:space="preserve">, </w:t>
      </w:r>
      <w:r>
        <w:rPr>
          <w:noProof/>
          <w:rtl/>
        </w:rPr>
        <w:t>כהן גדול פעמים שפוסל.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Toc119230061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112</w:t>
      </w:r>
      <w:r>
        <w:rPr>
          <w:noProof/>
        </w:rPr>
        <w:fldChar w:fldCharType="end"/>
      </w:r>
    </w:p>
    <w:p w14:paraId="00E98CC2" w14:textId="47258D83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pacing w:val="6"/>
          <w:rtl/>
        </w:rPr>
        <w:t>ישראל שבא על בת כהן - תאכל, עיברה - לא תאכל.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Toc119230062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112</w:t>
      </w:r>
      <w:r>
        <w:rPr>
          <w:noProof/>
        </w:rPr>
        <w:fldChar w:fldCharType="end"/>
      </w:r>
    </w:p>
    <w:p w14:paraId="1AC99A16" w14:textId="126A3580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4"/>
          <w:rtl/>
        </w:rPr>
        <w:t>א.</w:t>
      </w:r>
      <w:r w:rsidRPr="00C03A92">
        <w:rPr>
          <w:noProof/>
          <w:spacing w:val="-4"/>
          <w:rtl/>
        </w:rPr>
        <w:t xml:space="preserve"> בא על ארוסתו בבית חמיו </w:t>
      </w:r>
      <w:r w:rsidRPr="00C03A92">
        <w:rPr>
          <w:bCs w:val="0"/>
          <w:noProof/>
          <w:spacing w:val="-4"/>
          <w:rtl/>
        </w:rPr>
        <w:t>לרב:</w:t>
      </w:r>
      <w:r w:rsidRPr="00C03A92">
        <w:rPr>
          <w:noProof/>
          <w:spacing w:val="-4"/>
          <w:rtl/>
        </w:rPr>
        <w:t xml:space="preserve"> הולד ממזר, </w:t>
      </w:r>
      <w:r w:rsidRPr="00C03A92">
        <w:rPr>
          <w:bCs w:val="0"/>
          <w:noProof/>
          <w:spacing w:val="-4"/>
          <w:rtl/>
        </w:rPr>
        <w:t>לשמואל:</w:t>
      </w:r>
      <w:r w:rsidRPr="00C03A92">
        <w:rPr>
          <w:noProof/>
          <w:spacing w:val="-4"/>
          <w:rtl/>
        </w:rPr>
        <w:t xml:space="preserve"> שתוקי.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Toc119230063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113</w:t>
      </w:r>
      <w:r>
        <w:rPr>
          <w:noProof/>
        </w:rPr>
        <w:fldChar w:fldCharType="end"/>
      </w:r>
    </w:p>
    <w:p w14:paraId="43290CE5" w14:textId="19DA0C3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העבד.. ואינו פוסל משום זרע. </w:t>
      </w:r>
      <w:r w:rsidRPr="00C03A92">
        <w:rPr>
          <w:rFonts w:ascii="Fb Fontext" w:hAnsi="Fb Fontext" w:cs="BA Haketer Regular"/>
          <w:noProof/>
          <w:rtl/>
        </w:rPr>
        <w:t xml:space="preserve"> 'האשה וילדיה תהיה לאדניה.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Toc119230064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113</w:t>
      </w:r>
      <w:r>
        <w:rPr>
          <w:noProof/>
        </w:rPr>
        <w:fldChar w:fldCharType="end"/>
      </w:r>
    </w:p>
    <w:p w14:paraId="18E07670" w14:textId="2C12BB4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ממזר פוסל ומאכיל.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Toc119230065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113</w:t>
      </w:r>
      <w:r>
        <w:rPr>
          <w:noProof/>
        </w:rPr>
        <w:fldChar w:fldCharType="end"/>
      </w:r>
    </w:p>
    <w:p w14:paraId="762C5C2F" w14:textId="6039547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כה"ג פעמים שפוסל.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Toc119230066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113</w:t>
      </w:r>
      <w:r>
        <w:rPr>
          <w:noProof/>
        </w:rPr>
        <w:fldChar w:fldCharType="end"/>
      </w:r>
    </w:p>
    <w:p w14:paraId="6B19DC0E" w14:textId="77777777" w:rsidR="00CD1B77" w:rsidRDefault="00CD1B77" w:rsidP="00CD1B77">
      <w:pPr>
        <w:pStyle w:val="aff7"/>
        <w:framePr w:wrap="around"/>
        <w:rPr>
          <w:noProof/>
          <w:shd w:val="clear" w:color="auto" w:fill="F2F2F2" w:themeFill="background1" w:themeFillShade="F2"/>
          <w:rtl/>
        </w:rPr>
      </w:pPr>
      <w:r>
        <w:rPr>
          <w:rFonts w:hint="cs"/>
          <w:noProof/>
          <w:shd w:val="clear" w:color="auto" w:fill="F2F2F2" w:themeFill="background1" w:themeFillShade="F2"/>
          <w:rtl/>
        </w:rPr>
        <w:t>ע.</w:t>
      </w:r>
    </w:p>
    <w:p w14:paraId="5F02D5CA" w14:textId="2720FF46" w:rsidR="00CD1B77" w:rsidRDefault="00CD1B77" w:rsidP="00151107">
      <w:pPr>
        <w:pStyle w:val="TOC1"/>
        <w:rPr>
          <w:noProof/>
          <w:shd w:val="clear" w:color="auto" w:fill="F2F2F2" w:themeFill="background1" w:themeFillShade="F2"/>
          <w:rtl/>
        </w:rPr>
      </w:pPr>
      <w:r w:rsidRPr="00CD1B77">
        <w:rPr>
          <w:rFonts w:hint="cs"/>
          <w:noProof/>
          <w:shd w:val="clear" w:color="auto" w:fill="F2F2F2" w:themeFill="background1" w:themeFillShade="F2"/>
          <w:rtl/>
        </w:rPr>
        <w:t>פרק שמיני הער</w:t>
      </w:r>
      <w:r>
        <w:rPr>
          <w:rFonts w:hint="cs"/>
          <w:noProof/>
          <w:shd w:val="clear" w:color="auto" w:fill="F2F2F2" w:themeFill="background1" w:themeFillShade="F2"/>
          <w:rtl/>
        </w:rPr>
        <w:t>ל</w:t>
      </w:r>
    </w:p>
    <w:p w14:paraId="6F43A4A3" w14:textId="123588AF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הערל וכל הטמאים</w:t>
      </w:r>
      <w:r w:rsidR="0014349E">
        <w:rPr>
          <w:rFonts w:hint="cs"/>
          <w:noProof/>
          <w:rtl/>
        </w:rPr>
        <w:t>,</w:t>
      </w:r>
      <w:r w:rsidR="0014349E"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נשיהן ועבדיהן</w:t>
      </w:r>
      <w:r w:rsidR="0014349E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פצוע דכא וכרות שפכה</w:t>
      </w:r>
      <w:r w:rsidR="0014349E">
        <w:rPr>
          <w:rFonts w:hint="cs"/>
          <w:noProof/>
          <w:rtl/>
        </w:rPr>
        <w:t>,</w:t>
      </w:r>
      <w:r w:rsidR="0014349E"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איזהו פצוע דכא</w:t>
      </w:r>
      <w:r w:rsidR="0014349E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וכרות שפכה?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Toc119230071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115</w:t>
      </w:r>
      <w:r>
        <w:rPr>
          <w:noProof/>
        </w:rPr>
        <w:fldChar w:fldCharType="end"/>
      </w:r>
    </w:p>
    <w:p w14:paraId="110FF1C3" w14:textId="0A93F11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מנין ל'ערל' שאין אוכל בתרומה?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Toc119230072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115</w:t>
      </w:r>
      <w:r>
        <w:rPr>
          <w:noProof/>
        </w:rPr>
        <w:fldChar w:fldCharType="end"/>
      </w:r>
    </w:p>
    <w:p w14:paraId="2BBA72B9" w14:textId="32123CB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ולא למדים מפסח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Toc119230073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115</w:t>
      </w:r>
      <w:r>
        <w:rPr>
          <w:noProof/>
        </w:rPr>
        <w:fldChar w:fldCharType="end"/>
      </w:r>
    </w:p>
    <w:p w14:paraId="2ACFF57B" w14:textId="56C2465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דרשת שאר מיעוטים שבפסח, וצריכותא 'ערל' ו'בן נכר'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Toc119230074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116</w:t>
      </w:r>
      <w:r>
        <w:rPr>
          <w:noProof/>
        </w:rPr>
        <w:fldChar w:fldCharType="end"/>
      </w:r>
    </w:p>
    <w:p w14:paraId="07093419" w14:textId="21D042DE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ביאור שיטת ר' עקיבא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Toc119230075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116</w:t>
      </w:r>
      <w:r>
        <w:rPr>
          <w:noProof/>
        </w:rPr>
        <w:fldChar w:fldCharType="end"/>
      </w:r>
    </w:p>
    <w:p w14:paraId="07205058" w14:textId="592303A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קטן ערל, בתרומה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Toc119230076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116</w:t>
      </w:r>
      <w:r>
        <w:rPr>
          <w:noProof/>
        </w:rPr>
        <w:fldChar w:fldCharType="end"/>
      </w:r>
    </w:p>
    <w:p w14:paraId="6D741D78" w14:textId="77777777" w:rsidR="0014349E" w:rsidRDefault="0014349E" w:rsidP="0014349E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עא:</w:t>
      </w:r>
    </w:p>
    <w:p w14:paraId="7DB6E85A" w14:textId="4C38BBE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ערל מקבל הזאה, ומילת יהושע לנולדים במדבר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Toc119230077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117</w:t>
      </w:r>
      <w:r>
        <w:rPr>
          <w:noProof/>
        </w:rPr>
        <w:fldChar w:fldCharType="end"/>
      </w:r>
    </w:p>
    <w:p w14:paraId="6CFCC139" w14:textId="4707EE0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האם 'משוך' אוכל בתרומה, מדאורייתא ומדרבנן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Toc119230078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117</w:t>
      </w:r>
      <w:r>
        <w:rPr>
          <w:noProof/>
        </w:rPr>
        <w:fldChar w:fldCharType="end"/>
      </w:r>
    </w:p>
    <w:p w14:paraId="378DA3B7" w14:textId="17A7D3E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ערל, אם כשר להזאת מי פרה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Toc119230079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118</w:t>
      </w:r>
      <w:r>
        <w:rPr>
          <w:noProof/>
        </w:rPr>
        <w:fldChar w:fldCharType="end"/>
      </w:r>
    </w:p>
    <w:p w14:paraId="4FCE6EA2" w14:textId="495EEB9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לרבנן: אשה כשרה לקדש מי פרה וקטן לא, ולר"י: להיפך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Toc119230080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118</w:t>
      </w:r>
      <w:r>
        <w:rPr>
          <w:noProof/>
        </w:rPr>
        <w:fldChar w:fldCharType="end"/>
      </w:r>
    </w:p>
    <w:p w14:paraId="3D771DCF" w14:textId="603516D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ערל, אם מותר באכילת מעשר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Toc119230081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119</w:t>
      </w:r>
      <w:r>
        <w:rPr>
          <w:noProof/>
        </w:rPr>
        <w:fldChar w:fldCharType="end"/>
      </w:r>
    </w:p>
    <w:p w14:paraId="1DBF69B0" w14:textId="6C7C409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המקורות ל'יש במעשר וביכורים שאין בתרומה'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Toc119230082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119</w:t>
      </w:r>
      <w:r>
        <w:rPr>
          <w:noProof/>
        </w:rPr>
        <w:fldChar w:fldCharType="end"/>
      </w:r>
    </w:p>
    <w:p w14:paraId="53465675" w14:textId="09BADD5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אסורין לאונן,</w:t>
      </w:r>
      <w:r w:rsidRPr="00C03A92">
        <w:rPr>
          <w:rFonts w:ascii="FontbitDavid" w:hAnsi="FontbitDavid"/>
          <w:noProof/>
          <w:rtl/>
        </w:rPr>
        <w:t xml:space="preserve"> </w:t>
      </w:r>
      <w:r w:rsidRPr="00C03A92">
        <w:rPr>
          <w:rFonts w:ascii="BA Vilna Bold" w:hAnsi="BA Vilna Bold"/>
          <w:b/>
          <w:noProof/>
          <w:rtl/>
        </w:rPr>
        <w:t>ר"ש:</w:t>
      </w:r>
      <w:r w:rsidRPr="00C03A92">
        <w:rPr>
          <w:rFonts w:ascii="FontbitDavid" w:hAnsi="FontbitDavid"/>
          <w:noProof/>
          <w:rtl/>
        </w:rPr>
        <w:t xml:space="preserve"> מתיר </w:t>
      </w:r>
      <w:r w:rsidRPr="00C03A92">
        <w:rPr>
          <w:rFonts w:cs="FrankRuehl"/>
          <w:noProof/>
          <w:rtl/>
        </w:rPr>
        <w:t>[</w:t>
      </w:r>
      <w:r w:rsidRPr="00C03A92">
        <w:rPr>
          <w:rFonts w:cs="PFT_Frank"/>
          <w:b/>
          <w:bCs/>
          <w:noProof/>
          <w:rtl/>
        </w:rPr>
        <w:t>ביכורים</w:t>
      </w:r>
      <w:r w:rsidRPr="00C03A92">
        <w:rPr>
          <w:rFonts w:cs="FrankRuehl"/>
          <w:noProof/>
          <w:rtl/>
        </w:rPr>
        <w:t>, דמעשר 'לא אכלתי באוני'].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Toc119230083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119</w:t>
      </w:r>
      <w:r>
        <w:rPr>
          <w:noProof/>
        </w:rPr>
        <w:fldChar w:fldCharType="end"/>
      </w:r>
    </w:p>
    <w:p w14:paraId="4C6FB852" w14:textId="62B724F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חייבין בביעור, </w:t>
      </w:r>
      <w:r w:rsidRPr="00C03A92">
        <w:rPr>
          <w:rFonts w:ascii="BA Vilna Bold" w:hAnsi="BA Vilna Bold"/>
          <w:b/>
          <w:noProof/>
          <w:rtl/>
        </w:rPr>
        <w:t>ר"ש:</w:t>
      </w:r>
      <w:r>
        <w:rPr>
          <w:noProof/>
          <w:rtl/>
        </w:rPr>
        <w:t xml:space="preserve"> פוטר</w:t>
      </w:r>
      <w:r w:rsidRPr="00C03A92">
        <w:rPr>
          <w:rFonts w:cs="FrankRuehl"/>
          <w:noProof/>
          <w:rtl/>
        </w:rPr>
        <w:t xml:space="preserve"> [</w:t>
      </w:r>
      <w:r w:rsidRPr="00C03A92">
        <w:rPr>
          <w:rFonts w:cs="PFT_Frank"/>
          <w:b/>
          <w:bCs/>
          <w:noProof/>
          <w:rtl/>
        </w:rPr>
        <w:t>ביכורים</w:t>
      </w:r>
      <w:r w:rsidRPr="00C03A92">
        <w:rPr>
          <w:rFonts w:cs="FrankRuehl"/>
          <w:noProof/>
          <w:rtl/>
        </w:rPr>
        <w:t>, דבמעשר 'ביערתי הקדש'].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Toc119230084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119</w:t>
      </w:r>
      <w:r>
        <w:rPr>
          <w:noProof/>
        </w:rPr>
        <w:fldChar w:fldCharType="end"/>
      </w:r>
    </w:p>
    <w:p w14:paraId="74FEF841" w14:textId="5821DCA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אסור לבערם בטומאה, והאוכלם בטומאת עצמן לוקה</w:t>
      </w:r>
      <w:r w:rsidRPr="00C03A92">
        <w:rPr>
          <w:rFonts w:cs="FrankRuehl"/>
          <w:noProof/>
          <w:rtl/>
        </w:rPr>
        <w:t xml:space="preserve"> לת"ק</w:t>
      </w:r>
      <w:r>
        <w:rPr>
          <w:noProof/>
          <w:rtl/>
        </w:rPr>
        <w:t>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Toc119230085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119</w:t>
      </w:r>
      <w:r>
        <w:rPr>
          <w:noProof/>
        </w:rPr>
        <w:fldChar w:fldCharType="end"/>
      </w:r>
    </w:p>
    <w:p w14:paraId="7486C6FA" w14:textId="4F51C063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משא"כ בתרומה </w:t>
      </w:r>
      <w:r w:rsidRPr="00C03A92">
        <w:rPr>
          <w:rFonts w:cs="FrankRuehl"/>
          <w:noProof/>
          <w:rtl/>
        </w:rPr>
        <w:t>שמותר לבערו [להדליק] בטומאה.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Toc119230086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120</w:t>
      </w:r>
      <w:r>
        <w:rPr>
          <w:noProof/>
        </w:rPr>
        <w:fldChar w:fldCharType="end"/>
      </w:r>
    </w:p>
    <w:p w14:paraId="718C5E47" w14:textId="73DEAF9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משא"כ בתרומה. </w:t>
      </w:r>
      <w:r w:rsidRPr="00C03A92">
        <w:rPr>
          <w:rFonts w:cs="FrankRuehl"/>
          <w:noProof/>
          <w:rtl/>
        </w:rPr>
        <w:t>שהאוכלן בטומע"צ אינו לוקה - אבל אסור</w:t>
      </w:r>
      <w:r w:rsidRPr="00C03A92">
        <w:rPr>
          <w:rFonts w:cs="PFT_Frank"/>
          <w:b/>
          <w:bCs/>
          <w:noProof/>
          <w:rtl/>
        </w:rPr>
        <w:t xml:space="preserve"> </w:t>
      </w:r>
      <w:r w:rsidRPr="00C03A92">
        <w:rPr>
          <w:rFonts w:cs="FrankRuehl"/>
          <w:noProof/>
          <w:rtl/>
        </w:rPr>
        <w:t>-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Toc119230087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120</w:t>
      </w:r>
      <w:r>
        <w:rPr>
          <w:noProof/>
        </w:rPr>
        <w:fldChar w:fldCharType="end"/>
      </w:r>
    </w:p>
    <w:p w14:paraId="1C6F2CAC" w14:textId="1F00C674" w:rsidR="005263D9" w:rsidRDefault="007F42F9" w:rsidP="007F42F9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עד.</w:t>
      </w:r>
    </w:p>
    <w:p w14:paraId="3109B491" w14:textId="2FC099E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המשך השקו''ט, אם ערל מותר באכילת מעשר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Toc119230088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120</w:t>
      </w:r>
      <w:r>
        <w:rPr>
          <w:noProof/>
        </w:rPr>
        <w:fldChar w:fldCharType="end"/>
      </w:r>
    </w:p>
    <w:p w14:paraId="5C60F25F" w14:textId="7DE36832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המסקנא ל'ערל במעשר' והמקור לכך, ודרשות 'ג' ממנו'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Toc119230089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121</w:t>
      </w:r>
      <w:r>
        <w:rPr>
          <w:noProof/>
        </w:rPr>
        <w:fldChar w:fldCharType="end"/>
      </w:r>
    </w:p>
    <w:p w14:paraId="0E3EFC3C" w14:textId="4DEEC8D5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כל הטמאים לא יאכלו בתרומה.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Toc119230090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121</w:t>
      </w:r>
      <w:r>
        <w:rPr>
          <w:noProof/>
        </w:rPr>
        <w:fldChar w:fldCharType="end"/>
      </w:r>
    </w:p>
    <w:p w14:paraId="215F357B" w14:textId="5074FDA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6"/>
          <w:rtl/>
        </w:rPr>
        <w:t>מנין שמעשר כשטובל, תרומה בהערב שמש, וקדשים בכיפורים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Toc119230091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121</w:t>
      </w:r>
      <w:r>
        <w:rPr>
          <w:noProof/>
        </w:rPr>
        <w:fldChar w:fldCharType="end"/>
      </w:r>
    </w:p>
    <w:p w14:paraId="5A18359D" w14:textId="77777777" w:rsidR="000F4475" w:rsidRDefault="000F4475" w:rsidP="000F4475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עה. </w:t>
      </w:r>
    </w:p>
    <w:p w14:paraId="5C93858D" w14:textId="4302B6C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סיום דרשת המקראות, ב'הערב שמש' ו'כיפורים'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Toc119230092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122</w:t>
      </w:r>
      <w:r>
        <w:rPr>
          <w:noProof/>
        </w:rPr>
        <w:fldChar w:fldCharType="end"/>
      </w:r>
    </w:p>
    <w:p w14:paraId="22775235" w14:textId="3C61A96C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אם לא ידעה משנעשה פצוע דכא.. - יאכלו.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Toc119230093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122</w:t>
      </w:r>
      <w:r>
        <w:rPr>
          <w:noProof/>
        </w:rPr>
        <w:fldChar w:fldCharType="end"/>
      </w:r>
    </w:p>
    <w:p w14:paraId="569988E1" w14:textId="5B7916B0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איזהו פצוע</w:t>
      </w:r>
      <w:r w:rsidRPr="00C03A92">
        <w:rPr>
          <w:b/>
          <w:noProof/>
          <w:rtl/>
        </w:rPr>
        <w:t xml:space="preserve"> דכא? שנפצעו ביציו אפי' אחת מהן.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Toc119230094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122</w:t>
      </w:r>
      <w:r>
        <w:rPr>
          <w:noProof/>
        </w:rPr>
        <w:fldChar w:fldCharType="end"/>
      </w:r>
    </w:p>
    <w:p w14:paraId="5B250078" w14:textId="6E3EA74C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lastRenderedPageBreak/>
        <w:t>נשתייר מהעטרה כחוט השערה - כשר.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Toc119230095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123</w:t>
      </w:r>
      <w:r>
        <w:rPr>
          <w:noProof/>
        </w:rPr>
        <w:fldChar w:fldCharType="end"/>
      </w:r>
    </w:p>
    <w:p w14:paraId="358FE88A" w14:textId="775C1F97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פצוע דכא וכרות שפכה</w:t>
      </w:r>
      <w:r w:rsidR="009770AC">
        <w:rPr>
          <w:rFonts w:hint="cs"/>
          <w:noProof/>
          <w:rtl/>
        </w:rPr>
        <w:t xml:space="preserve">, 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Toc119230096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124</w:t>
      </w:r>
      <w:r>
        <w:rPr>
          <w:noProof/>
        </w:rPr>
        <w:fldChar w:fldCharType="end"/>
      </w:r>
    </w:p>
    <w:p w14:paraId="24BB9B21" w14:textId="66B5F360" w:rsidR="008B2A5E" w:rsidRDefault="008B2A5E" w:rsidP="00151107">
      <w:pPr>
        <w:pStyle w:val="TOC1"/>
        <w:rPr>
          <w:noProof/>
          <w:shd w:val="clear" w:color="auto" w:fill="F2F2F2" w:themeFill="background1" w:themeFillShade="F2"/>
          <w:rtl/>
        </w:rPr>
      </w:pPr>
      <w:r w:rsidRPr="008B2A5E">
        <w:rPr>
          <w:rFonts w:hint="cs"/>
          <w:noProof/>
          <w:rtl/>
        </w:rPr>
        <w:t>פצוע דכא בכהן גיורת ומשוחררת</w:t>
      </w:r>
      <w:r>
        <w:rPr>
          <w:rFonts w:hint="cs"/>
          <w:noProof/>
          <w:rtl/>
        </w:rPr>
        <w:t xml:space="preserve"> [ב]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</w:p>
    <w:p w14:paraId="554A8E25" w14:textId="1B2C7010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עמוני ומואבי</w:t>
      </w:r>
      <w:r w:rsidR="000F4475">
        <w:rPr>
          <w:rFonts w:hint="cs"/>
          <w:noProof/>
          <w:rtl/>
        </w:rPr>
        <w:t>,</w:t>
      </w:r>
      <w:r w:rsidR="000F4475"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מצרי ואדומי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Toc119230098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124</w:t>
      </w:r>
      <w:r>
        <w:rPr>
          <w:noProof/>
        </w:rPr>
        <w:fldChar w:fldCharType="end"/>
      </w:r>
    </w:p>
    <w:p w14:paraId="3BCD5940" w14:textId="35DB4930" w:rsidR="00AA7DFD" w:rsidRDefault="00AA7DFD">
      <w:pPr>
        <w:pStyle w:val="TOC3"/>
        <w:tabs>
          <w:tab w:val="right" w:leader="dot" w:pos="3392"/>
        </w:tabs>
        <w:rPr>
          <w:noProof/>
          <w:rtl/>
        </w:rPr>
      </w:pPr>
      <w:r>
        <w:rPr>
          <w:rFonts w:hint="cs"/>
          <w:noProof/>
          <w:rtl/>
        </w:rPr>
        <w:t xml:space="preserve">דואג ואבנר </w:t>
      </w:r>
    </w:p>
    <w:p w14:paraId="679805B5" w14:textId="668BDAD4" w:rsidR="00AA7DFD" w:rsidRPr="00AA7DFD" w:rsidRDefault="00AA7DFD" w:rsidP="00AA7DFD">
      <w:pPr>
        <w:pStyle w:val="aff7"/>
        <w:framePr w:wrap="around"/>
        <w:rPr>
          <w:rtl/>
        </w:rPr>
      </w:pPr>
      <w:r>
        <w:rPr>
          <w:rFonts w:hint="cs"/>
          <w:rtl/>
        </w:rPr>
        <w:t>עז.</w:t>
      </w:r>
    </w:p>
    <w:p w14:paraId="283C027A" w14:textId="62FA80C0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ג' פסוקים שאמר דוד על הכשרו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Toc119230099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125</w:t>
      </w:r>
      <w:r>
        <w:rPr>
          <w:noProof/>
        </w:rPr>
        <w:fldChar w:fldCharType="end"/>
      </w:r>
    </w:p>
    <w:p w14:paraId="2137BE6A" w14:textId="5012FE1E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בת גר עמוני, ובת מצרי שני - אם כשרות לכהונה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Toc119230100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125</w:t>
      </w:r>
      <w:r>
        <w:rPr>
          <w:noProof/>
        </w:rPr>
        <w:fldChar w:fldCharType="end"/>
      </w:r>
    </w:p>
    <w:p w14:paraId="7290B5E8" w14:textId="6D17863F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אם הלכה - נקבל, ואם לדין - יש תשובה.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Toc119230101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126</w:t>
      </w:r>
      <w:r>
        <w:rPr>
          <w:noProof/>
        </w:rPr>
        <w:fldChar w:fldCharType="end"/>
      </w:r>
    </w:p>
    <w:p w14:paraId="349F7779" w14:textId="467D65D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צריכות הפסוקים במצרי ואדומי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Toc119230102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126</w:t>
      </w:r>
      <w:r>
        <w:rPr>
          <w:noProof/>
        </w:rPr>
        <w:fldChar w:fldCharType="end"/>
      </w:r>
    </w:p>
    <w:p w14:paraId="64B72FE7" w14:textId="14B9A0E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מצרי שני שנשא ראשונה, ודין עמוני שנשא מצרית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Toc119230103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127</w:t>
      </w:r>
      <w:r>
        <w:rPr>
          <w:noProof/>
        </w:rPr>
        <w:fldChar w:fldCharType="end"/>
      </w:r>
    </w:p>
    <w:p w14:paraId="62B58DAD" w14:textId="0E95FB75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ממזרים ונתינים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Toc119230104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127</w:t>
      </w:r>
      <w:r>
        <w:rPr>
          <w:noProof/>
        </w:rPr>
        <w:fldChar w:fldCharType="end"/>
      </w:r>
    </w:p>
    <w:p w14:paraId="6A09211A" w14:textId="6895E79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ממזר - האם חי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Toc119230105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128</w:t>
      </w:r>
      <w:r>
        <w:rPr>
          <w:noProof/>
        </w:rPr>
        <w:fldChar w:fldCharType="end"/>
      </w:r>
    </w:p>
    <w:p w14:paraId="7B47DAED" w14:textId="6D085B2F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מעשה דגבעונים </w:t>
      </w:r>
      <w:r w:rsidRPr="00C03A92">
        <w:rPr>
          <w:noProof/>
          <w:rtl/>
        </w:rPr>
        <w:t>['נתינים']</w:t>
      </w:r>
      <w:r>
        <w:rPr>
          <w:noProof/>
          <w:rtl/>
        </w:rPr>
        <w:t xml:space="preserve"> בזמן דוד, והגזירה עליהם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Toc119230106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128</w:t>
      </w:r>
      <w:r>
        <w:rPr>
          <w:noProof/>
        </w:rPr>
        <w:fldChar w:fldCharType="end"/>
      </w:r>
    </w:p>
    <w:p w14:paraId="0EA6B94D" w14:textId="1302B2AF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מוטב שתעקר אות אחת מהתורה...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Toc119230107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128</w:t>
      </w:r>
      <w:r>
        <w:rPr>
          <w:noProof/>
        </w:rPr>
        <w:fldChar w:fldCharType="end"/>
      </w:r>
    </w:p>
    <w:p w14:paraId="2D1F748C" w14:textId="78A0971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גזירה ד'נתינים' - משה, יהושע, ודוד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Toc119230108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129</w:t>
      </w:r>
      <w:r>
        <w:rPr>
          <w:noProof/>
        </w:rPr>
        <w:fldChar w:fldCharType="end"/>
      </w:r>
    </w:p>
    <w:p w14:paraId="189EBF61" w14:textId="77777777" w:rsidR="002343A9" w:rsidRDefault="002343A9" w:rsidP="002343A9">
      <w:pPr>
        <w:pStyle w:val="aff7"/>
        <w:framePr w:wrap="around"/>
        <w:rPr>
          <w:noProof/>
          <w:shd w:val="clear" w:color="auto" w:fill="F2F2F2" w:themeFill="background1" w:themeFillShade="F2"/>
          <w:rtl/>
        </w:rPr>
      </w:pPr>
      <w:r>
        <w:rPr>
          <w:rFonts w:hint="cs"/>
          <w:noProof/>
          <w:shd w:val="clear" w:color="auto" w:fill="F2F2F2" w:themeFill="background1" w:themeFillShade="F2"/>
          <w:rtl/>
        </w:rPr>
        <w:t xml:space="preserve">עט: </w:t>
      </w:r>
    </w:p>
    <w:p w14:paraId="5E561586" w14:textId="72BE63E7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 xml:space="preserve">סריס </w:t>
      </w:r>
      <w:r w:rsidR="002343A9">
        <w:rPr>
          <w:rFonts w:hint="cs"/>
          <w:noProof/>
          <w:shd w:val="clear" w:color="auto" w:fill="F2F2F2" w:themeFill="background1" w:themeFillShade="F2"/>
          <w:rtl/>
        </w:rPr>
        <w:t xml:space="preserve">חולץ וחולצין, סריס אדם, סריס חמה, </w:t>
      </w:r>
      <w:r w:rsidRPr="00C03A92">
        <w:rPr>
          <w:noProof/>
          <w:shd w:val="clear" w:color="auto" w:fill="F2F2F2" w:themeFill="background1" w:themeFillShade="F2"/>
          <w:rtl/>
        </w:rPr>
        <w:t>הסריס שחלץ ליבמתו</w:t>
      </w:r>
      <w:r w:rsidR="009055E3">
        <w:rPr>
          <w:rFonts w:hint="cs"/>
          <w:noProof/>
          <w:rtl/>
        </w:rPr>
        <w:t>,</w:t>
      </w:r>
      <w:r w:rsidR="009055E3"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איילונית שחלצוה אחין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Toc119230111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129</w:t>
      </w:r>
      <w:r>
        <w:rPr>
          <w:noProof/>
        </w:rPr>
        <w:fldChar w:fldCharType="end"/>
      </w:r>
    </w:p>
    <w:p w14:paraId="278491EB" w14:textId="100B7BF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ר''ע: סריס אדם - חולץ..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Toc119230112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130</w:t>
      </w:r>
      <w:r>
        <w:rPr>
          <w:noProof/>
        </w:rPr>
        <w:fldChar w:fldCharType="end"/>
      </w:r>
    </w:p>
    <w:p w14:paraId="23DEAEDA" w14:textId="1A36A6E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סברת מחלוקתם של ר"ע ור"א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Toc119230113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130</w:t>
      </w:r>
      <w:r>
        <w:rPr>
          <w:noProof/>
        </w:rPr>
        <w:fldChar w:fldCharType="end"/>
      </w:r>
    </w:p>
    <w:p w14:paraId="6457B9AE" w14:textId="77777777" w:rsidR="00AA6716" w:rsidRDefault="00AA6716" w:rsidP="00AA6716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פ:</w:t>
      </w:r>
    </w:p>
    <w:p w14:paraId="30E6A9CD" w14:textId="6847AC9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אכלה חלב מי"ב עד י"ח, ונולדו סימני איילונית, ואח"כ ב' שערות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Toc119230114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131</w:t>
      </w:r>
      <w:r>
        <w:rPr>
          <w:noProof/>
        </w:rPr>
        <w:fldChar w:fldCharType="end"/>
      </w:r>
    </w:p>
    <w:p w14:paraId="1C0CF7B0" w14:textId="6E820955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6"/>
          <w:rtl/>
        </w:rPr>
        <w:t>כללי דיני סימני סריס ואיילונית [מאיזה גיל, ואיזה וכמה סימנים]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Toc119230115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131</w:t>
      </w:r>
      <w:r>
        <w:rPr>
          <w:noProof/>
        </w:rPr>
        <w:fldChar w:fldCharType="end"/>
      </w:r>
    </w:p>
    <w:p w14:paraId="3886E917" w14:textId="3C47CA13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הסריס לא חולץ ולא מייבם, וכן אילונית..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Toc119230116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132</w:t>
      </w:r>
      <w:r>
        <w:rPr>
          <w:noProof/>
        </w:rPr>
        <w:fldChar w:fldCharType="end"/>
      </w:r>
    </w:p>
    <w:p w14:paraId="4E1CEF26" w14:textId="1D4385A9" w:rsidR="00DF44A4" w:rsidRDefault="00DF44A4" w:rsidP="00DF44A4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פא. </w:t>
      </w:r>
    </w:p>
    <w:p w14:paraId="2AA8DC24" w14:textId="4FA024FF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הסריס שחלץ ליבמתו לא פסלה, בעלה פסלה, </w:t>
      </w:r>
      <w:r w:rsidRPr="00C03A92">
        <w:rPr>
          <w:rFonts w:cs="FrankRuehl"/>
          <w:noProof/>
          <w:rtl/>
        </w:rPr>
        <w:t>דבעילת זנות.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Toc119230117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132</w:t>
      </w:r>
      <w:r>
        <w:rPr>
          <w:noProof/>
        </w:rPr>
        <w:fldChar w:fldCharType="end"/>
      </w:r>
    </w:p>
    <w:p w14:paraId="2B12212E" w14:textId="2BF79285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איילונית שחלצו לה אחין לא פסלוה, בעלוה פסלוה, </w:t>
      </w:r>
      <w:r w:rsidRPr="00C03A92">
        <w:rPr>
          <w:rFonts w:cs="FrankRuehl"/>
          <w:noProof/>
          <w:rtl/>
        </w:rPr>
        <w:t>דזנות.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Toc119230118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132</w:t>
      </w:r>
      <w:r>
        <w:rPr>
          <w:noProof/>
        </w:rPr>
        <w:fldChar w:fldCharType="end"/>
      </w:r>
    </w:p>
    <w:p w14:paraId="718F9BDA" w14:textId="0C644AE4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סריס חמה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Toc119230119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132</w:t>
      </w:r>
      <w:r>
        <w:rPr>
          <w:noProof/>
        </w:rPr>
        <w:fldChar w:fldCharType="end"/>
      </w:r>
    </w:p>
    <w:p w14:paraId="2D5AF89A" w14:textId="6A902C39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סריס חמה כהן מאכיל.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Toc119230120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132</w:t>
      </w:r>
      <w:r>
        <w:rPr>
          <w:noProof/>
        </w:rPr>
        <w:fldChar w:fldCharType="end"/>
      </w:r>
    </w:p>
    <w:p w14:paraId="15FFEFE8" w14:textId="112B0CFB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BA Vilna Bold" w:hAnsi="BA Vilna Bold"/>
          <w:b/>
          <w:noProof/>
          <w:rtl/>
        </w:rPr>
        <w:t>ריו"ס ור"ש:</w:t>
      </w:r>
      <w:r>
        <w:rPr>
          <w:noProof/>
          <w:rtl/>
        </w:rPr>
        <w:t xml:space="preserve"> אנדרוגינוס כהן מאכיל.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Toc119230121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132</w:t>
      </w:r>
      <w:r>
        <w:rPr>
          <w:noProof/>
        </w:rPr>
        <w:fldChar w:fldCharType="end"/>
      </w:r>
    </w:p>
    <w:p w14:paraId="16A36775" w14:textId="29ADEFD0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מה הטעם שמאכיל, אף שלכאורה 'ספק אשה' הוא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Toc119230122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132</w:t>
      </w:r>
      <w:r>
        <w:rPr>
          <w:noProof/>
        </w:rPr>
        <w:fldChar w:fldCharType="end"/>
      </w:r>
    </w:p>
    <w:p w14:paraId="15C4B49F" w14:textId="7274EBC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ביאור הברייתא ד'חתיכות', לשיטת רי"ו ולשיטת ר"ל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Toc119230123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133</w:t>
      </w:r>
      <w:r>
        <w:rPr>
          <w:noProof/>
        </w:rPr>
        <w:fldChar w:fldCharType="end"/>
      </w:r>
    </w:p>
    <w:p w14:paraId="006703B8" w14:textId="77777777" w:rsidR="00DF44A4" w:rsidRDefault="00DF44A4" w:rsidP="00DF44A4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פב.</w:t>
      </w:r>
    </w:p>
    <w:p w14:paraId="3651E552" w14:textId="5F751E3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איך יפרש ר"ל החילוק בין הרישא לסיפא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Toc119230124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133</w:t>
      </w:r>
      <w:r>
        <w:rPr>
          <w:noProof/>
        </w:rPr>
        <w:fldChar w:fldCharType="end"/>
      </w:r>
    </w:p>
    <w:p w14:paraId="7ED73F0C" w14:textId="4CF2E6E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האם לרי"ו תרומה בזמן הזה </w:t>
      </w:r>
      <w:r w:rsidRPr="00C03A92">
        <w:rPr>
          <w:noProof/>
          <w:rtl/>
        </w:rPr>
        <w:t xml:space="preserve">[שחרב ביהמ"ק] </w:t>
      </w:r>
      <w:r>
        <w:rPr>
          <w:noProof/>
          <w:rtl/>
        </w:rPr>
        <w:t>דאורייתא?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Toc119230125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133</w:t>
      </w:r>
      <w:r>
        <w:rPr>
          <w:noProof/>
        </w:rPr>
        <w:fldChar w:fldCharType="end"/>
      </w:r>
    </w:p>
    <w:p w14:paraId="229A9B68" w14:textId="0262C45F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האם לרי"ו בדרבנן צריך ריבוי, או אף שוה בשוה מתבטל?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Toc119230126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134</w:t>
      </w:r>
      <w:r>
        <w:rPr>
          <w:noProof/>
        </w:rPr>
        <w:fldChar w:fldCharType="end"/>
      </w:r>
    </w:p>
    <w:p w14:paraId="2048BBED" w14:textId="7A36CCC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lastRenderedPageBreak/>
        <w:t xml:space="preserve">הוכחה מהמשנה לרי"ו </w:t>
      </w:r>
      <w:r w:rsidRPr="00C03A92">
        <w:rPr>
          <w:noProof/>
          <w:spacing w:val="-2"/>
          <w:rtl/>
        </w:rPr>
        <w:t>דאנדרוגינוס זכר ודאי ומאכיל בחזה ושוק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Toc119230127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134</w:t>
      </w:r>
      <w:r>
        <w:rPr>
          <w:noProof/>
        </w:rPr>
        <w:fldChar w:fldCharType="end"/>
      </w:r>
    </w:p>
    <w:p w14:paraId="2FCEDC02" w14:textId="77777777" w:rsidR="00C96495" w:rsidRDefault="00C96495" w:rsidP="00C96495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פג. </w:t>
      </w:r>
    </w:p>
    <w:p w14:paraId="215E3017" w14:textId="5A13290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פסק ההלכה באנדרוגינוס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Toc119230128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134</w:t>
      </w:r>
      <w:r>
        <w:rPr>
          <w:noProof/>
        </w:rPr>
        <w:fldChar w:fldCharType="end"/>
      </w:r>
    </w:p>
    <w:p w14:paraId="3567B6A7" w14:textId="04296D2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ד' דברים שהלכה כרבי יוסי </w:t>
      </w:r>
      <w:r w:rsidRPr="00C03A92">
        <w:rPr>
          <w:noProof/>
          <w:rtl/>
        </w:rPr>
        <w:t>[ור"ש]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Toc119230129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134</w:t>
      </w:r>
      <w:r>
        <w:rPr>
          <w:noProof/>
        </w:rPr>
        <w:fldChar w:fldCharType="end"/>
      </w:r>
    </w:p>
    <w:p w14:paraId="66D6E567" w14:textId="6B36AD58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BA Vilna Bold" w:hAnsi="BA Vilna Bold"/>
          <w:b/>
          <w:noProof/>
          <w:rtl/>
        </w:rPr>
        <w:t xml:space="preserve">ר"י </w:t>
      </w:r>
      <w:r>
        <w:rPr>
          <w:noProof/>
          <w:rtl/>
        </w:rPr>
        <w:t>: טומטום שנקרע ונמצא זכר - לא יחלוץ, שהוא כסריס.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Toc119230130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135</w:t>
      </w:r>
      <w:r>
        <w:rPr>
          <w:noProof/>
        </w:rPr>
        <w:fldChar w:fldCharType="end"/>
      </w:r>
    </w:p>
    <w:p w14:paraId="5D2B9E39" w14:textId="7275302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אנדרוגינוס, לגבי משכב זכור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Toc119230131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135</w:t>
      </w:r>
      <w:r>
        <w:rPr>
          <w:noProof/>
        </w:rPr>
        <w:fldChar w:fldCharType="end"/>
      </w:r>
    </w:p>
    <w:p w14:paraId="6D61C992" w14:textId="689FA51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סברת רבי אלעזר בכל התורה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Toc119230132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136</w:t>
      </w:r>
      <w:r>
        <w:rPr>
          <w:noProof/>
        </w:rPr>
        <w:fldChar w:fldCharType="end"/>
      </w:r>
    </w:p>
    <w:p w14:paraId="6892D768" w14:textId="77777777" w:rsidR="00C96495" w:rsidRDefault="00C96495" w:rsidP="00C96495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פד. </w:t>
      </w:r>
    </w:p>
    <w:p w14:paraId="0EBD60B2" w14:textId="617BD9A7" w:rsidR="00C96495" w:rsidRDefault="00C96495" w:rsidP="00151107">
      <w:pPr>
        <w:pStyle w:val="TOC1"/>
        <w:rPr>
          <w:noProof/>
          <w:rtl/>
        </w:rPr>
      </w:pPr>
      <w:r w:rsidRPr="00C96495">
        <w:rPr>
          <w:rFonts w:hint="cs"/>
          <w:noProof/>
          <w:rtl/>
        </w:rPr>
        <w:t>פרק תשיעי יש מותרו</w:t>
      </w:r>
      <w:r>
        <w:rPr>
          <w:rFonts w:hint="cs"/>
          <w:noProof/>
          <w:rtl/>
        </w:rPr>
        <w:t>ת</w:t>
      </w:r>
    </w:p>
    <w:p w14:paraId="2B06904B" w14:textId="7CE0E5C0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אלו מותרות לבעליהן ואסורות ליבמיהן</w:t>
      </w:r>
      <w:r w:rsidR="006627F4">
        <w:rPr>
          <w:rFonts w:hint="cs"/>
          <w:noProof/>
          <w:rtl/>
        </w:rPr>
        <w:t xml:space="preserve">, </w:t>
      </w:r>
      <w:r>
        <w:rPr>
          <w:noProof/>
          <w:rtl/>
        </w:rPr>
        <w:t>מותרות ליבמיהן ואסורות לבעליהן: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Toc119230134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137</w:t>
      </w:r>
      <w:r>
        <w:rPr>
          <w:noProof/>
        </w:rPr>
        <w:fldChar w:fldCharType="end"/>
      </w:r>
    </w:p>
    <w:p w14:paraId="15447917" w14:textId="1AB43DAC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אלו אסורות לאלו ולאלו</w:t>
      </w:r>
      <w:r w:rsidR="006627F4">
        <w:rPr>
          <w:rFonts w:hint="cs"/>
          <w:noProof/>
          <w:rtl/>
        </w:rPr>
        <w:t xml:space="preserve">, </w:t>
      </w:r>
      <w:r>
        <w:rPr>
          <w:noProof/>
          <w:rtl/>
        </w:rPr>
        <w:t>אלו מותרות לבעליהן וליבמיהן: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Toc119230136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137</w:t>
      </w:r>
      <w:r>
        <w:rPr>
          <w:noProof/>
        </w:rPr>
        <w:fldChar w:fldCharType="end"/>
      </w:r>
    </w:p>
    <w:p w14:paraId="7EE63308" w14:textId="3BD3905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למה לא שנה מקרים נוספים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Toc119230137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138</w:t>
      </w:r>
      <w:r>
        <w:rPr>
          <w:noProof/>
        </w:rPr>
        <w:fldChar w:fldCharType="end"/>
      </w:r>
    </w:p>
    <w:p w14:paraId="6040A547" w14:textId="62987122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2"/>
          <w:rtl/>
        </w:rPr>
        <w:t>מרב: 'לא הוזהרו כשרות [כהנות] להנשא לפסולין' [חללים]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Toc119230138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138</w:t>
      </w:r>
      <w:r>
        <w:rPr>
          <w:noProof/>
        </w:rPr>
        <w:fldChar w:fldCharType="end"/>
      </w:r>
    </w:p>
    <w:p w14:paraId="2B1179DF" w14:textId="5F3565E0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שניות.. אין לה כתובה.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Toc119230139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139</w:t>
      </w:r>
      <w:r>
        <w:rPr>
          <w:noProof/>
        </w:rPr>
        <w:fldChar w:fldCharType="end"/>
      </w:r>
    </w:p>
    <w:p w14:paraId="587D3B20" w14:textId="693F79E5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אלמנה לכה"ג.. יש להן כתובה.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Toc119230140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139</w:t>
      </w:r>
      <w:r>
        <w:rPr>
          <w:noProof/>
        </w:rPr>
        <w:fldChar w:fldCharType="end"/>
      </w:r>
    </w:p>
    <w:p w14:paraId="57520FAB" w14:textId="4735859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טעם החילוק בין שניה לאלמנה לכה"ג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Toc119230141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139</w:t>
      </w:r>
      <w:r>
        <w:rPr>
          <w:noProof/>
        </w:rPr>
        <w:fldChar w:fldCharType="end"/>
      </w:r>
    </w:p>
    <w:p w14:paraId="6E097CCB" w14:textId="77777777" w:rsidR="00A74DBD" w:rsidRDefault="00A74DBD" w:rsidP="00A74DBD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פה:</w:t>
      </w:r>
    </w:p>
    <w:p w14:paraId="022FF32F" w14:textId="6BFCAE80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הנפק"מ בין רשב"א לרבי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Toc119230142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140</w:t>
      </w:r>
      <w:r>
        <w:rPr>
          <w:noProof/>
        </w:rPr>
        <w:fldChar w:fldCharType="end"/>
      </w:r>
    </w:p>
    <w:p w14:paraId="3ADEFE25" w14:textId="641FA3CB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בת ישראל, מאורסת מעוברת שומרת יבם, לכהן,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_Toc119230143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140</w:t>
      </w:r>
      <w:r>
        <w:rPr>
          <w:noProof/>
        </w:rPr>
        <w:fldChar w:fldCharType="end"/>
      </w:r>
    </w:p>
    <w:p w14:paraId="5CEEB64C" w14:textId="17C8A01E" w:rsidR="00C85C78" w:rsidRDefault="00C85C78" w:rsidP="00C85C78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פו.</w:t>
      </w:r>
    </w:p>
    <w:p w14:paraId="49C58CF3" w14:textId="7B7DF5B4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ביאור הסיפא ד'בת לוי לכהן ולהיפך - לא תאכל במעשר'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Toc119230144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141</w:t>
      </w:r>
      <w:r>
        <w:rPr>
          <w:noProof/>
        </w:rPr>
        <w:fldChar w:fldCharType="end"/>
      </w:r>
    </w:p>
    <w:p w14:paraId="3ABD243B" w14:textId="2617CE62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נתינת מעשר ראשון – למי?    קודם קנס ואחר קנס.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Toc119230145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141</w:t>
      </w:r>
      <w:r>
        <w:rPr>
          <w:noProof/>
        </w:rPr>
        <w:fldChar w:fldCharType="end"/>
      </w:r>
    </w:p>
    <w:p w14:paraId="38CCE32D" w14:textId="37976B18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בת ישראל שניסת לכהן - תאכל בתרומה,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_Toc119230146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141</w:t>
      </w:r>
      <w:r>
        <w:rPr>
          <w:noProof/>
        </w:rPr>
        <w:fldChar w:fldCharType="end"/>
      </w:r>
    </w:p>
    <w:p w14:paraId="50E5E28F" w14:textId="2690651F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ניסת ללוי</w:t>
      </w:r>
      <w:r w:rsidR="00151C62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לישראל</w:t>
      </w:r>
      <w:r w:rsidR="00151C62">
        <w:rPr>
          <w:rFonts w:hint="cs"/>
          <w:noProof/>
          <w:shd w:val="clear" w:color="auto" w:fill="F2F2F2" w:themeFill="background1" w:themeFillShade="F2"/>
          <w:rtl/>
        </w:rPr>
        <w:t xml:space="preserve">,  </w:t>
      </w:r>
      <w:r w:rsidRPr="00C03A92">
        <w:rPr>
          <w:noProof/>
          <w:shd w:val="clear" w:color="auto" w:fill="F2F2F2" w:themeFill="background1" w:themeFillShade="F2"/>
          <w:rtl/>
        </w:rPr>
        <w:t>בת כהן שניסת לישראל</w:t>
      </w:r>
      <w:r w:rsidR="00151C62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ללוי</w:t>
      </w:r>
      <w:r w:rsidR="00151C62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לכהן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Toc119230151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142</w:t>
      </w:r>
      <w:r>
        <w:rPr>
          <w:noProof/>
        </w:rPr>
        <w:fldChar w:fldCharType="end"/>
      </w:r>
    </w:p>
    <w:p w14:paraId="1E317AF7" w14:textId="44D1B72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מנין שישראלית חוזרת בשביל בנה מכהן?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Toc119230152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142</w:t>
      </w:r>
      <w:r>
        <w:rPr>
          <w:noProof/>
        </w:rPr>
        <w:fldChar w:fldCharType="end"/>
      </w:r>
    </w:p>
    <w:p w14:paraId="6B472899" w14:textId="1ECDA2F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מנין שכהנת לא חוזרת לחזה ושוק?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Toc119230153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142</w:t>
      </w:r>
      <w:r>
        <w:rPr>
          <w:noProof/>
        </w:rPr>
        <w:fldChar w:fldCharType="end"/>
      </w:r>
    </w:p>
    <w:p w14:paraId="7D6E4DA3" w14:textId="77777777" w:rsidR="00151C62" w:rsidRDefault="00151C62" w:rsidP="00151C62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פז:</w:t>
      </w:r>
    </w:p>
    <w:p w14:paraId="23ED71BE" w14:textId="41332CA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6"/>
          <w:rtl/>
        </w:rPr>
        <w:t>החילוקים שבין 'דין זרע' לפסול מתרומה, לבין 'דין זרע' בייבום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Toc119230154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142</w:t>
      </w:r>
      <w:r>
        <w:rPr>
          <w:noProof/>
        </w:rPr>
        <w:fldChar w:fldCharType="end"/>
      </w:r>
    </w:p>
    <w:p w14:paraId="014014CF" w14:textId="7072B468" w:rsidR="008F7E13" w:rsidRDefault="008F7E13" w:rsidP="00151107">
      <w:pPr>
        <w:pStyle w:val="TOC1"/>
        <w:rPr>
          <w:noProof/>
          <w:rtl/>
        </w:rPr>
      </w:pPr>
      <w:r w:rsidRPr="008F7E13">
        <w:rPr>
          <w:rFonts w:hint="cs"/>
          <w:noProof/>
          <w:rtl/>
        </w:rPr>
        <w:t xml:space="preserve">פרק עשירי האשה </w:t>
      </w:r>
      <w:r w:rsidR="00EE7886">
        <w:rPr>
          <w:rFonts w:hint="cs"/>
          <w:noProof/>
          <w:rtl/>
        </w:rPr>
        <w:t>רבה</w:t>
      </w:r>
    </w:p>
    <w:p w14:paraId="4AAE0F78" w14:textId="07086314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האשה שהלך בעלה למדה"י, א"ל מת בעליך וניסת, ובא</w:t>
      </w:r>
      <w:r w:rsidR="00151C62">
        <w:rPr>
          <w:rFonts w:asciiTheme="minorHAnsi" w:eastAsiaTheme="minorEastAsia" w:hAnsiTheme="minorHAnsi" w:cstheme="minorBidi" w:hint="cs"/>
          <w:noProof/>
          <w:sz w:val="22"/>
          <w:szCs w:val="22"/>
          <w:rtl/>
        </w:rPr>
        <w:t>,</w:t>
      </w:r>
      <w:r w:rsidR="00151C62">
        <w:rPr>
          <w:rFonts w:hint="cs"/>
          <w:noProof/>
          <w:shd w:val="clear" w:color="auto" w:fill="F2F2F2" w:themeFill="background1" w:themeFillShade="F2"/>
          <w:rtl/>
        </w:rPr>
        <w:t>מ</w:t>
      </w:r>
      <w:r w:rsidRPr="00C03A92">
        <w:rPr>
          <w:noProof/>
          <w:shd w:val="clear" w:color="auto" w:fill="F2F2F2" w:themeFill="background1" w:themeFillShade="F2"/>
          <w:rtl/>
        </w:rPr>
        <w:t>תו</w:t>
      </w:r>
      <w:r w:rsidR="00151C62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הלכה וקלקלה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Toc119230157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144</w:t>
      </w:r>
      <w:r>
        <w:rPr>
          <w:noProof/>
        </w:rPr>
        <w:fldChar w:fldCharType="end"/>
      </w:r>
    </w:p>
    <w:p w14:paraId="12943913" w14:textId="5760366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מה המקור לכך שעד אחד נאמן שמת בעלה?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Toc119230158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144</w:t>
      </w:r>
      <w:r>
        <w:rPr>
          <w:noProof/>
        </w:rPr>
        <w:fldChar w:fldCharType="end"/>
      </w:r>
    </w:p>
    <w:p w14:paraId="3B8A0302" w14:textId="77777777" w:rsidR="00AA5024" w:rsidRDefault="00AA5024" w:rsidP="00AA5024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פח:</w:t>
      </w:r>
    </w:p>
    <w:p w14:paraId="5B5E5682" w14:textId="2DE7B1C5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שני עדים העידו שמת, ובא בעלה, ואין ברור שהוא בעלה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Toc119230159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145</w:t>
      </w:r>
      <w:r>
        <w:rPr>
          <w:noProof/>
        </w:rPr>
        <w:fldChar w:fldCharType="end"/>
      </w:r>
    </w:p>
    <w:p w14:paraId="4D299371" w14:textId="67C80AC4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עד אחד העיד שמת, ובא בעלה, ואין ברור שהוא בעלה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Toc119230160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146</w:t>
      </w:r>
      <w:r>
        <w:rPr>
          <w:noProof/>
        </w:rPr>
        <w:fldChar w:fldCharType="end"/>
      </w:r>
    </w:p>
    <w:p w14:paraId="4F0A2433" w14:textId="63019BF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צריכה גט מזה ומזה.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Toc119230161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146</w:t>
      </w:r>
      <w:r>
        <w:rPr>
          <w:noProof/>
        </w:rPr>
        <w:fldChar w:fldCharType="end"/>
      </w:r>
    </w:p>
    <w:p w14:paraId="531BA3AD" w14:textId="19578C1E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אין לה כתובה.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Toc119230162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146</w:t>
      </w:r>
      <w:r>
        <w:rPr>
          <w:noProof/>
        </w:rPr>
        <w:fldChar w:fldCharType="end"/>
      </w:r>
    </w:p>
    <w:p w14:paraId="6662F3F2" w14:textId="7B1B7C5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אין לה פירות ולא מזונות ולא בלאות.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Toc119230163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146</w:t>
      </w:r>
      <w:r>
        <w:rPr>
          <w:noProof/>
        </w:rPr>
        <w:fldChar w:fldCharType="end"/>
      </w:r>
    </w:p>
    <w:p w14:paraId="7D356B6B" w14:textId="2695F9DB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נטלה מזה ומזה - תחזיר.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Toc119230164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146</w:t>
      </w:r>
      <w:r>
        <w:rPr>
          <w:noProof/>
        </w:rPr>
        <w:fldChar w:fldCharType="end"/>
      </w:r>
    </w:p>
    <w:p w14:paraId="0566E647" w14:textId="0C09ED7B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lastRenderedPageBreak/>
        <w:t>הולד ממזר מזה ומזה.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Toc119230165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146</w:t>
      </w:r>
      <w:r>
        <w:rPr>
          <w:noProof/>
        </w:rPr>
        <w:fldChar w:fldCharType="end"/>
      </w:r>
    </w:p>
    <w:p w14:paraId="72EE836D" w14:textId="77777777" w:rsidR="00A81160" w:rsidRDefault="00A81160" w:rsidP="007E4A91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פט:</w:t>
      </w:r>
    </w:p>
    <w:p w14:paraId="579CF5C0" w14:textId="3271203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יתבאר עפי"ז דין משנתינו ד'ממזר אף מהראשון'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Toc119230166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147</w:t>
      </w:r>
      <w:r>
        <w:rPr>
          <w:noProof/>
        </w:rPr>
        <w:fldChar w:fldCharType="end"/>
      </w:r>
    </w:p>
    <w:p w14:paraId="3B8CBD4A" w14:textId="6FE2D5DE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אם ב"ד יכולים לעקור דבר מהתורה?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Toc119230167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147</w:t>
      </w:r>
      <w:r>
        <w:rPr>
          <w:noProof/>
        </w:rPr>
        <w:fldChar w:fldCharType="end"/>
      </w:r>
    </w:p>
    <w:p w14:paraId="214680FF" w14:textId="1468AE3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לא זה וזה מיטמאין לה.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Toc119230168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148</w:t>
      </w:r>
      <w:r>
        <w:rPr>
          <w:noProof/>
        </w:rPr>
        <w:fldChar w:fldCharType="end"/>
      </w:r>
    </w:p>
    <w:p w14:paraId="28CF8A8F" w14:textId="1F20723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לא זה וזה זכאין במציאתה..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Toc119230169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148</w:t>
      </w:r>
      <w:r>
        <w:rPr>
          <w:noProof/>
        </w:rPr>
        <w:fldChar w:fldCharType="end"/>
      </w:r>
    </w:p>
    <w:p w14:paraId="3D035436" w14:textId="0445399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ובמעשה ידיה.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Toc119230170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149</w:t>
      </w:r>
      <w:r>
        <w:rPr>
          <w:noProof/>
        </w:rPr>
        <w:fldChar w:fldCharType="end"/>
      </w:r>
    </w:p>
    <w:p w14:paraId="43C2614D" w14:textId="2EB6B78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ובהפרת נדריה.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Toc119230171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149</w:t>
      </w:r>
      <w:r>
        <w:rPr>
          <w:noProof/>
        </w:rPr>
        <w:fldChar w:fldCharType="end"/>
      </w:r>
    </w:p>
    <w:p w14:paraId="1ED7FE24" w14:textId="77777777" w:rsidR="00A56836" w:rsidRDefault="00A56836" w:rsidP="00A56836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צא.</w:t>
      </w:r>
    </w:p>
    <w:p w14:paraId="131B9DF8" w14:textId="5762B9E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היתה בת ישראל - נפסלה מהכהונה..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Toc119230172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149</w:t>
      </w:r>
      <w:r>
        <w:rPr>
          <w:noProof/>
        </w:rPr>
        <w:fldChar w:fldCharType="end"/>
      </w:r>
    </w:p>
    <w:p w14:paraId="2587E227" w14:textId="7CCB5CB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בת כהן - מהתרומה.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Toc119230173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149</w:t>
      </w:r>
      <w:r>
        <w:rPr>
          <w:noProof/>
        </w:rPr>
        <w:fldChar w:fldCharType="end"/>
      </w:r>
    </w:p>
    <w:p w14:paraId="68FBA857" w14:textId="27F76F5F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אין יורשין של זה וזה, יורשין כתובתה.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Toc119230174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149</w:t>
      </w:r>
      <w:r>
        <w:rPr>
          <w:noProof/>
        </w:rPr>
        <w:fldChar w:fldCharType="end"/>
      </w:r>
    </w:p>
    <w:p w14:paraId="1975F7F6" w14:textId="56496C1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אחיו של זה וזה, חולצין ולא מייבמין.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Toc119230175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149</w:t>
      </w:r>
      <w:r>
        <w:rPr>
          <w:noProof/>
        </w:rPr>
        <w:fldChar w:fldCharType="end"/>
      </w:r>
    </w:p>
    <w:p w14:paraId="5DB6507D" w14:textId="4413C3A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ריו"ס: יש לה כתובה מהראשון.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Toc119230176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149</w:t>
      </w:r>
      <w:r>
        <w:rPr>
          <w:noProof/>
        </w:rPr>
        <w:fldChar w:fldCharType="end"/>
      </w:r>
    </w:p>
    <w:p w14:paraId="363AA720" w14:textId="7D13AA3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האם כשנישאת על פי ב' עדים ובא בעלה מותרת לחזור לו לכו"ע?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Toc119230177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150</w:t>
      </w:r>
      <w:r>
        <w:rPr>
          <w:noProof/>
        </w:rPr>
        <w:fldChar w:fldCharType="end"/>
      </w:r>
    </w:p>
    <w:p w14:paraId="032A36B1" w14:textId="04A193A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האם אמת הסברא שאנוסה ו'מאי הוה לה למיעבד'?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Toc119230178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150</w:t>
      </w:r>
      <w:r>
        <w:rPr>
          <w:noProof/>
        </w:rPr>
        <w:fldChar w:fldCharType="end"/>
      </w:r>
    </w:p>
    <w:p w14:paraId="0580E365" w14:textId="09675A7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ניסת ע"פ עד אחד ויצא קול שבעלה חי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Toc119230179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150</w:t>
      </w:r>
      <w:r>
        <w:rPr>
          <w:noProof/>
        </w:rPr>
        <w:fldChar w:fldCharType="end"/>
      </w:r>
    </w:p>
    <w:p w14:paraId="66A7CDEB" w14:textId="77777777" w:rsidR="00A56836" w:rsidRDefault="00A56836" w:rsidP="00A56836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צב.</w:t>
      </w:r>
    </w:p>
    <w:p w14:paraId="3CA04AEC" w14:textId="5FF0AEB3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ניסת ע"פ ב"ד - תצא ופטורה מן הקרבן.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Toc119230180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151</w:t>
      </w:r>
      <w:r>
        <w:rPr>
          <w:noProof/>
        </w:rPr>
        <w:fldChar w:fldCharType="end"/>
      </w:r>
    </w:p>
    <w:p w14:paraId="6C67172A" w14:textId="3529125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הורוה ב"ד להנשא וקלקלה - חייבת בקרבן..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Toc119230181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151</w:t>
      </w:r>
      <w:r>
        <w:rPr>
          <w:noProof/>
        </w:rPr>
        <w:fldChar w:fldCharType="end"/>
      </w:r>
    </w:p>
    <w:p w14:paraId="4844A790" w14:textId="26A3C8FB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האשה שהלך בעלה ובנה למדינת הים: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_Toc119230182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151</w:t>
      </w:r>
      <w:r>
        <w:rPr>
          <w:noProof/>
        </w:rPr>
        <w:fldChar w:fldCharType="end"/>
      </w:r>
    </w:p>
    <w:p w14:paraId="2DBF0AC1" w14:textId="6F7BA6D2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האם קידושין תופשין ביבמה לשוק </w:t>
      </w:r>
      <w:r w:rsidRPr="00C03A92">
        <w:rPr>
          <w:noProof/>
          <w:rtl/>
        </w:rPr>
        <w:t>[לרבנן דר"ע]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Toc119230183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152</w:t>
      </w:r>
      <w:r>
        <w:rPr>
          <w:noProof/>
        </w:rPr>
        <w:fldChar w:fldCharType="end"/>
      </w:r>
    </w:p>
    <w:p w14:paraId="150C5AFE" w14:textId="3CF1C19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הסוברים 'אדם מקנה דבר שלא בא לעולם'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Toc119230184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152</w:t>
      </w:r>
      <w:r>
        <w:rPr>
          <w:noProof/>
        </w:rPr>
        <w:fldChar w:fldCharType="end"/>
      </w:r>
    </w:p>
    <w:p w14:paraId="23E8003C" w14:textId="77777777" w:rsidR="000108D0" w:rsidRDefault="000108D0" w:rsidP="000108D0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צד.</w:t>
      </w:r>
    </w:p>
    <w:p w14:paraId="160B83B0" w14:textId="1420238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דעת רבא בעד אחד להתיר יבמה לעלמא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Toc119230185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154</w:t>
      </w:r>
      <w:r>
        <w:rPr>
          <w:noProof/>
        </w:rPr>
        <w:fldChar w:fldCharType="end"/>
      </w:r>
    </w:p>
    <w:p w14:paraId="52C7C05E" w14:textId="1077966E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דרש ראב"מ: </w:t>
      </w:r>
      <w:r w:rsidRPr="00C03A92">
        <w:rPr>
          <w:rFonts w:ascii="Fb Fontext" w:hAnsi="Fb Fontext" w:cs="BA Haketer Regular"/>
          <w:noProof/>
          <w:rtl/>
        </w:rPr>
        <w:t>'ואשה גרושה</w:t>
      </w:r>
      <w:r w:rsidRPr="00C03A92">
        <w:rPr>
          <w:rFonts w:ascii="Fb Fontext" w:hAnsi="Fb Fontext" w:cs="BA Haketer Regular"/>
          <w:b/>
          <w:bCs/>
          <w:noProof/>
          <w:rtl/>
        </w:rPr>
        <w:t xml:space="preserve"> מאישה</w:t>
      </w:r>
      <w:r w:rsidRPr="00C03A92">
        <w:rPr>
          <w:rFonts w:ascii="Fb Fontext" w:hAnsi="Fb Fontext" w:cs="BA Haketer Regular"/>
          <w:noProof/>
          <w:rtl/>
        </w:rPr>
        <w:t>'</w:t>
      </w:r>
      <w:r>
        <w:rPr>
          <w:noProof/>
          <w:rtl/>
        </w:rPr>
        <w:t xml:space="preserve"> ולא מאיש שאינה אישה.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Toc119230186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154</w:t>
      </w:r>
      <w:r>
        <w:rPr>
          <w:noProof/>
        </w:rPr>
        <w:fldChar w:fldCharType="end"/>
      </w:r>
    </w:p>
    <w:p w14:paraId="3B8CADA7" w14:textId="6DE3D5DF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הלכה אשתו למדה"י, 'מתה אשתך' ונשא אחותה, ואח"כ באה</w:t>
      </w:r>
      <w:r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מתה אשתך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_Toc119230188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154</w:t>
      </w:r>
      <w:r>
        <w:rPr>
          <w:noProof/>
        </w:rPr>
        <w:fldChar w:fldCharType="end"/>
      </w:r>
    </w:p>
    <w:p w14:paraId="24EC2B15" w14:textId="43118D1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לפי זה, שמשנתינו אפי' כר"ע, יקשה קושיא נוספת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Toc119230189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155</w:t>
      </w:r>
      <w:r>
        <w:rPr>
          <w:noProof/>
        </w:rPr>
        <w:fldChar w:fldCharType="end"/>
      </w:r>
    </w:p>
    <w:p w14:paraId="0AFA473C" w14:textId="77777777" w:rsidR="007C7BE6" w:rsidRDefault="007C7BE6" w:rsidP="007C7BE6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צה.</w:t>
      </w:r>
    </w:p>
    <w:p w14:paraId="133D945B" w14:textId="313EC64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טעם שאין נאסרת בשכיבת אחותה, כהלך בעלה למדה"י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Toc119230190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155</w:t>
      </w:r>
      <w:r>
        <w:rPr>
          <w:noProof/>
        </w:rPr>
        <w:fldChar w:fldCharType="end"/>
      </w:r>
    </w:p>
    <w:p w14:paraId="3C7124BA" w14:textId="0554D16F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טעמו של ר"י ש'בחמותו' לכו"ע פוסל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Toc119230191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156</w:t>
      </w:r>
      <w:r>
        <w:rPr>
          <w:noProof/>
        </w:rPr>
        <w:fldChar w:fldCharType="end"/>
      </w:r>
    </w:p>
    <w:p w14:paraId="5B9AB9DA" w14:textId="0C9E60E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טעמו של ריו"ס ש'באחות אשה' לכו"ע לא פוסל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Toc119230192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156</w:t>
      </w:r>
      <w:r>
        <w:rPr>
          <w:noProof/>
        </w:rPr>
        <w:fldChar w:fldCharType="end"/>
      </w:r>
    </w:p>
    <w:p w14:paraId="59D8C892" w14:textId="098886A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על מי אמר ריו"ס  'בא על איסור קל' </w:t>
      </w:r>
      <w:r w:rsidRPr="00C03A92">
        <w:rPr>
          <w:noProof/>
          <w:rtl/>
        </w:rPr>
        <w:t>[שנאסר בו האוסר]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Toc119230193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156</w:t>
      </w:r>
      <w:r>
        <w:rPr>
          <w:noProof/>
        </w:rPr>
        <w:fldChar w:fldCharType="end"/>
      </w:r>
    </w:p>
    <w:p w14:paraId="6C9363DA" w14:textId="76F1E173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ריו"ס אומר: כל שפוסל על ידי אחרים - פוסל על ידי עצמו.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Toc119230194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156</w:t>
      </w:r>
      <w:r>
        <w:rPr>
          <w:noProof/>
        </w:rPr>
        <w:fldChar w:fldCharType="end"/>
      </w:r>
    </w:p>
    <w:p w14:paraId="7A03AE85" w14:textId="77777777" w:rsidR="007C7BE6" w:rsidRDefault="007C7BE6" w:rsidP="007C7BE6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צו.</w:t>
      </w:r>
    </w:p>
    <w:p w14:paraId="50A3E493" w14:textId="4489CE73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'מתה אשתך' ונשא אחותה מאביה,</w:t>
      </w:r>
      <w:r w:rsidR="007C7BE6">
        <w:rPr>
          <w:rFonts w:hint="cs"/>
          <w:noProof/>
          <w:rtl/>
        </w:rPr>
        <w:t xml:space="preserve"> </w:t>
      </w:r>
      <w:r>
        <w:rPr>
          <w:noProof/>
          <w:rtl/>
        </w:rPr>
        <w:t>בא על השניה אחר מיתת ראשונה</w:t>
      </w:r>
      <w:r w:rsidR="007C7BE6">
        <w:rPr>
          <w:rFonts w:hint="cs"/>
          <w:noProof/>
          <w:rtl/>
        </w:rPr>
        <w:t>,</w:t>
      </w:r>
      <w:r>
        <w:rPr>
          <w:noProof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כיצד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Toc119230197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158</w:t>
      </w:r>
      <w:r>
        <w:rPr>
          <w:noProof/>
        </w:rPr>
        <w:fldChar w:fldCharType="end"/>
      </w:r>
    </w:p>
    <w:p w14:paraId="3A84C8F3" w14:textId="2C22767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אחר מיתת ראשונה.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Toc119230198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158</w:t>
      </w:r>
      <w:r>
        <w:rPr>
          <w:noProof/>
        </w:rPr>
        <w:fldChar w:fldCharType="end"/>
      </w:r>
    </w:p>
    <w:p w14:paraId="131DDB30" w14:textId="00DDA18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בן ט' שנים ויום אחד..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Toc119230199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158</w:t>
      </w:r>
      <w:r>
        <w:rPr>
          <w:noProof/>
        </w:rPr>
        <w:fldChar w:fldCharType="end"/>
      </w:r>
    </w:p>
    <w:p w14:paraId="35F3714B" w14:textId="77777777" w:rsidR="00055A0F" w:rsidRDefault="00055A0F" w:rsidP="00055A0F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lastRenderedPageBreak/>
        <w:t>צו:</w:t>
      </w:r>
    </w:p>
    <w:p w14:paraId="7CD99EC6" w14:textId="412CD9F6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בן ט' שבא על יבמתו, ואח"כ בא עליה אחיו בן ט'</w:t>
      </w:r>
      <w:r>
        <w:rPr>
          <w:rFonts w:hint="cs"/>
          <w:noProof/>
          <w:rtl/>
        </w:rPr>
        <w:t xml:space="preserve">, </w:t>
      </w:r>
      <w:r>
        <w:rPr>
          <w:noProof/>
          <w:rtl/>
        </w:rPr>
        <w:t>ואח"כ בא על צרתה -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_Toc119230201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158</w:t>
      </w:r>
      <w:r>
        <w:rPr>
          <w:noProof/>
        </w:rPr>
        <w:fldChar w:fldCharType="end"/>
      </w:r>
    </w:p>
    <w:p w14:paraId="4E86E3AB" w14:textId="0E492CF4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בן ט' שבא על יבמתו, ומת</w:t>
      </w:r>
      <w:r w:rsidR="001D2F32"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וכשהגדיל נשא אחרת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Toc119230203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159</w:t>
      </w:r>
      <w:r>
        <w:rPr>
          <w:noProof/>
        </w:rPr>
        <w:fldChar w:fldCharType="end"/>
      </w:r>
    </w:p>
    <w:p w14:paraId="27D8EDD1" w14:textId="5D54CCB0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נשא אשה ומת - פטורה.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Toc119230204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159</w:t>
      </w:r>
      <w:r>
        <w:rPr>
          <w:noProof/>
        </w:rPr>
        <w:fldChar w:fldCharType="end"/>
      </w:r>
    </w:p>
    <w:p w14:paraId="48282478" w14:textId="6577524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בן ט'.. אם לא ידע הראשונה.. שניה חולצת או מתייבמת.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Toc119230205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159</w:t>
      </w:r>
      <w:r>
        <w:rPr>
          <w:noProof/>
        </w:rPr>
        <w:fldChar w:fldCharType="end"/>
      </w:r>
    </w:p>
    <w:p w14:paraId="470BFC9D" w14:textId="53432FF8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אחד בן ט' שנים, ואחד בן כ' שלא הביא ב' שערות.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Toc119230206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159</w:t>
      </w:r>
      <w:r>
        <w:rPr>
          <w:noProof/>
        </w:rPr>
        <w:fldChar w:fldCharType="end"/>
      </w:r>
    </w:p>
    <w:p w14:paraId="2C49BF79" w14:textId="77777777" w:rsidR="009C7BB8" w:rsidRDefault="009C7BB8" w:rsidP="009C7BB8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צז. </w:t>
      </w:r>
    </w:p>
    <w:p w14:paraId="5FDEF891" w14:textId="17D2B6F4" w:rsidR="009C7BB8" w:rsidRDefault="009C7BB8" w:rsidP="00151107">
      <w:pPr>
        <w:pStyle w:val="TOC1"/>
        <w:rPr>
          <w:noProof/>
          <w:rtl/>
        </w:rPr>
      </w:pPr>
      <w:r w:rsidRPr="009C7BB8">
        <w:rPr>
          <w:rFonts w:hint="cs"/>
          <w:noProof/>
          <w:rtl/>
        </w:rPr>
        <w:t>פרק אחד עשר נושאין על האנוסה</w:t>
      </w:r>
    </w:p>
    <w:p w14:paraId="63CE433F" w14:textId="76FAF58F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נושאין על האנוסה ועל המפותה,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_Toc119230207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161</w:t>
      </w:r>
      <w:r>
        <w:rPr>
          <w:noProof/>
        </w:rPr>
        <w:fldChar w:fldCharType="end"/>
      </w:r>
    </w:p>
    <w:p w14:paraId="04C0AC0A" w14:textId="0BF169AA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Fb Fontext" w:hAnsi="Fb Fontext"/>
          <w:noProof/>
          <w:rtl/>
        </w:rPr>
        <w:t>ר"י: אוסר באנוסת ומפותת אביו.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Toc119230208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161</w:t>
      </w:r>
      <w:r>
        <w:rPr>
          <w:noProof/>
        </w:rPr>
        <w:fldChar w:fldCharType="end"/>
      </w:r>
    </w:p>
    <w:p w14:paraId="6E94B6AC" w14:textId="16A3E31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ז' חידות, באיזה מקרה שייך..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Toc119230209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161</w:t>
      </w:r>
      <w:r>
        <w:rPr>
          <w:noProof/>
        </w:rPr>
        <w:fldChar w:fldCharType="end"/>
      </w:r>
    </w:p>
    <w:p w14:paraId="0000AA08" w14:textId="059EE9DB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הגיורת שנתגיירו בניה עמה - לא חולצין ולא מייבמין,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_Toc119230210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162</w:t>
      </w:r>
      <w:r>
        <w:rPr>
          <w:noProof/>
        </w:rPr>
        <w:fldChar w:fldCharType="end"/>
      </w:r>
    </w:p>
    <w:p w14:paraId="21857CE4" w14:textId="4DB25D5E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מוכיח, האם גזרו באחין מהאב ומהאם, ומהאם לחוד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Toc119230211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162</w:t>
      </w:r>
      <w:r>
        <w:rPr>
          <w:noProof/>
        </w:rPr>
        <w:fldChar w:fldCharType="end"/>
      </w:r>
    </w:p>
    <w:p w14:paraId="70302948" w14:textId="77777777" w:rsidR="00DD10AF" w:rsidRDefault="00DD10AF" w:rsidP="00DD10AF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צח:</w:t>
      </w:r>
    </w:p>
    <w:p w14:paraId="092F5FD2" w14:textId="040A4C07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ה' נשים שנתערבו ולדותיהן, ונשאו התערובות נשים ומתו -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_Toc119230212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164</w:t>
      </w:r>
      <w:r>
        <w:rPr>
          <w:noProof/>
        </w:rPr>
        <w:fldChar w:fldCharType="end"/>
      </w:r>
    </w:p>
    <w:p w14:paraId="5766EAB7" w14:textId="756A4A3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יש חולץ לאמו מספק, לאחותו מספק, לבתו מספק.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Toc119230213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164</w:t>
      </w:r>
      <w:r>
        <w:rPr>
          <w:noProof/>
        </w:rPr>
        <w:fldChar w:fldCharType="end"/>
      </w:r>
    </w:p>
    <w:p w14:paraId="224757AF" w14:textId="77FB9E0F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מר"מ:</w:t>
      </w:r>
      <w:r>
        <w:rPr>
          <w:noProof/>
          <w:rtl/>
        </w:rPr>
        <w:t xml:space="preserve"> איש ואשה מולידין ה' אומות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Toc119230214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165</w:t>
      </w:r>
      <w:r>
        <w:rPr>
          <w:noProof/>
        </w:rPr>
        <w:fldChar w:fldCharType="end"/>
      </w:r>
    </w:p>
    <w:p w14:paraId="25FB88F3" w14:textId="095396A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ת"ר:</w:t>
      </w:r>
      <w:r>
        <w:rPr>
          <w:noProof/>
          <w:rtl/>
        </w:rPr>
        <w:t xml:space="preserve"> מוכר את אביו להגבות לאמו כתובתה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Toc119230215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165</w:t>
      </w:r>
      <w:r>
        <w:rPr>
          <w:noProof/>
        </w:rPr>
        <w:fldChar w:fldCharType="end"/>
      </w:r>
    </w:p>
    <w:p w14:paraId="49C3EEC5" w14:textId="605A6CE0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rtl/>
        </w:rPr>
        <w:t>נתערב ולדה בולד כלתה, נשאו התערובות נשים ומתו</w:t>
      </w:r>
      <w:r w:rsidR="001636B1">
        <w:rPr>
          <w:rFonts w:hint="cs"/>
          <w:noProof/>
          <w:rtl/>
        </w:rPr>
        <w:t xml:space="preserve">, </w:t>
      </w:r>
      <w:r w:rsidRPr="00C03A92">
        <w:rPr>
          <w:noProof/>
          <w:rtl/>
        </w:rPr>
        <w:t>הגדילו ושחררו זה את זה: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Toc119230217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165</w:t>
      </w:r>
      <w:r>
        <w:rPr>
          <w:noProof/>
        </w:rPr>
        <w:fldChar w:fldCharType="end"/>
      </w:r>
    </w:p>
    <w:p w14:paraId="7CABCE49" w14:textId="5F856D00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חלק אחד בגורן.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Toc119230218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166</w:t>
      </w:r>
      <w:r>
        <w:rPr>
          <w:noProof/>
        </w:rPr>
        <w:fldChar w:fldCharType="end"/>
      </w:r>
    </w:p>
    <w:p w14:paraId="6802829B" w14:textId="678C7376" w:rsidR="001636B1" w:rsidRDefault="001636B1" w:rsidP="001636B1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ק.</w:t>
      </w:r>
    </w:p>
    <w:p w14:paraId="6615B4BD" w14:textId="2BAE0F4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עשרה אין חולקין להן תרומה בבית הגרנות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Toc119230219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166</w:t>
      </w:r>
      <w:r>
        <w:rPr>
          <w:noProof/>
        </w:rPr>
        <w:fldChar w:fldCharType="end"/>
      </w:r>
    </w:p>
    <w:p w14:paraId="69C397FD" w14:textId="460A68E5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בדבר שחולקין לאשה - כמעשר עני </w:t>
      </w:r>
      <w:r w:rsidRPr="00C03A92">
        <w:rPr>
          <w:noProof/>
          <w:rtl/>
        </w:rPr>
        <w:t>[דבבית ואין יחוד]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Toc119230220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166</w:t>
      </w:r>
      <w:r>
        <w:rPr>
          <w:noProof/>
        </w:rPr>
        <w:fldChar w:fldCharType="end"/>
      </w:r>
    </w:p>
    <w:p w14:paraId="0FAAC33E" w14:textId="42F04FC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הגדילו התערובות ושחררו זא"ז.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Toc119230221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166</w:t>
      </w:r>
      <w:r>
        <w:rPr>
          <w:noProof/>
        </w:rPr>
        <w:fldChar w:fldCharType="end"/>
      </w:r>
    </w:p>
    <w:p w14:paraId="2510DE71" w14:textId="32BD965A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חומרי כהנים וחומרי ישראלים.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Toc119230222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166</w:t>
      </w:r>
      <w:r>
        <w:rPr>
          <w:noProof/>
        </w:rPr>
        <w:fldChar w:fldCharType="end"/>
      </w:r>
    </w:p>
    <w:p w14:paraId="0EF4E81A" w14:textId="1477044C" w:rsidR="009831B3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לא שהתה ג' חדשים ונשאת, וספק ט' לראשון וז' לאחרון</w:t>
      </w:r>
      <w:r>
        <w:rPr>
          <w:rFonts w:hint="cs"/>
          <w:noProof/>
          <w:rtl/>
        </w:rPr>
        <w:t xml:space="preserve">, </w:t>
      </w:r>
      <w:r w:rsidR="009831B3">
        <w:rPr>
          <w:noProof/>
          <w:rtl/>
        </w:rPr>
        <w:t>היו שניהם כהנים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Toc119230224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167</w:t>
      </w:r>
      <w:r w:rsidR="009831B3">
        <w:rPr>
          <w:noProof/>
        </w:rPr>
        <w:fldChar w:fldCharType="end"/>
      </w:r>
    </w:p>
    <w:p w14:paraId="6478DE26" w14:textId="758BCF8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דין 'זרעו מיוחס אחריו'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Toc119230225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167</w:t>
      </w:r>
      <w:r>
        <w:rPr>
          <w:noProof/>
        </w:rPr>
        <w:fldChar w:fldCharType="end"/>
      </w:r>
    </w:p>
    <w:p w14:paraId="0BEF3432" w14:textId="55A079F2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קושיא ממשנתינו לדין זה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Toc119230226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168</w:t>
      </w:r>
      <w:r>
        <w:rPr>
          <w:noProof/>
        </w:rPr>
        <w:fldChar w:fldCharType="end"/>
      </w:r>
    </w:p>
    <w:p w14:paraId="72B21437" w14:textId="4166EA80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פטור על מכתו וקללתו של זה וזה.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Toc119230227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168</w:t>
      </w:r>
      <w:r>
        <w:rPr>
          <w:noProof/>
        </w:rPr>
        <w:fldChar w:fldCharType="end"/>
      </w:r>
    </w:p>
    <w:p w14:paraId="34BE68B5" w14:textId="22E3CD1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ועולה במשמר זה וזה.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Toc119230228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168</w:t>
      </w:r>
      <w:r>
        <w:rPr>
          <w:noProof/>
        </w:rPr>
        <w:fldChar w:fldCharType="end"/>
      </w:r>
    </w:p>
    <w:p w14:paraId="07C3C2CC" w14:textId="017490A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שניהם במשמר אחד - נוטל חלק אחד.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Toc119230229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168</w:t>
      </w:r>
      <w:r>
        <w:rPr>
          <w:noProof/>
        </w:rPr>
        <w:fldChar w:fldCharType="end"/>
      </w:r>
    </w:p>
    <w:p w14:paraId="4AC732B7" w14:textId="77777777" w:rsidR="00702BF7" w:rsidRDefault="00702BF7" w:rsidP="00702BF7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קא.</w:t>
      </w:r>
    </w:p>
    <w:p w14:paraId="4ED6075B" w14:textId="4AF354E6" w:rsidR="00702BF7" w:rsidRDefault="00702BF7" w:rsidP="00151107">
      <w:pPr>
        <w:pStyle w:val="TOC1"/>
        <w:rPr>
          <w:noProof/>
          <w:rtl/>
        </w:rPr>
      </w:pPr>
      <w:r w:rsidRPr="00702BF7">
        <w:rPr>
          <w:rFonts w:hint="cs"/>
          <w:noProof/>
          <w:rtl/>
        </w:rPr>
        <w:t>פרק שנים עשר מצות חליצה</w:t>
      </w:r>
    </w:p>
    <w:p w14:paraId="208F5D85" w14:textId="2F6116DB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מצות חליצה בג' דיינין, ואפי' הדיוטות.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_Toc119230230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169</w:t>
      </w:r>
      <w:r>
        <w:rPr>
          <w:noProof/>
        </w:rPr>
        <w:fldChar w:fldCharType="end"/>
      </w:r>
    </w:p>
    <w:p w14:paraId="41436378" w14:textId="0A31DAE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פסק ההלכה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Toc119230231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169</w:t>
      </w:r>
      <w:r>
        <w:rPr>
          <w:noProof/>
        </w:rPr>
        <w:fldChar w:fldCharType="end"/>
      </w:r>
    </w:p>
    <w:p w14:paraId="4E68ED11" w14:textId="77777777" w:rsidR="008A4D97" w:rsidRDefault="008A4D97" w:rsidP="008A4D97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lastRenderedPageBreak/>
        <w:t>קב.</w:t>
      </w:r>
    </w:p>
    <w:p w14:paraId="514BC6E3" w14:textId="628E7002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ההבדל בין 'דין' ל'חליצה' בגר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Toc119230232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170</w:t>
      </w:r>
      <w:r>
        <w:rPr>
          <w:noProof/>
        </w:rPr>
        <w:fldChar w:fldCharType="end"/>
      </w:r>
    </w:p>
    <w:p w14:paraId="6319D990" w14:textId="024ECE1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אם חולצין במנעל 'לכתחילה'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Toc119230233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170</w:t>
      </w:r>
      <w:r>
        <w:rPr>
          <w:noProof/>
        </w:rPr>
        <w:fldChar w:fldCharType="end"/>
      </w:r>
    </w:p>
    <w:p w14:paraId="71BC671D" w14:textId="7F56B2E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באיזה סנדל עדיף לחלוץ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Toc119230234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170</w:t>
      </w:r>
      <w:r>
        <w:rPr>
          <w:noProof/>
        </w:rPr>
        <w:fldChar w:fldCharType="end"/>
      </w:r>
    </w:p>
    <w:p w14:paraId="63CCC2C3" w14:textId="70EA57F0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מעשה החליצה - גדרו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Toc119230235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171</w:t>
      </w:r>
      <w:r>
        <w:rPr>
          <w:noProof/>
        </w:rPr>
        <w:fldChar w:fldCharType="end"/>
      </w:r>
    </w:p>
    <w:p w14:paraId="718E85F4" w14:textId="77777777" w:rsidR="00EE0526" w:rsidRDefault="00EE0526" w:rsidP="00EE0526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קד. </w:t>
      </w:r>
    </w:p>
    <w:p w14:paraId="41589D2A" w14:textId="538C7AD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חליצה בלא כוונה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Toc119230236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171</w:t>
      </w:r>
      <w:r>
        <w:rPr>
          <w:noProof/>
        </w:rPr>
        <w:fldChar w:fldCharType="end"/>
      </w:r>
    </w:p>
    <w:p w14:paraId="7F92246D" w14:textId="26707714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ממה עשוי 'נעל' החליצה, תפירותיו ורצועותיו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Toc119230237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171</w:t>
      </w:r>
      <w:r>
        <w:rPr>
          <w:noProof/>
        </w:rPr>
        <w:fldChar w:fldCharType="end"/>
      </w:r>
    </w:p>
    <w:p w14:paraId="248C7770" w14:textId="46C71D4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פירוש המילה 'חליצה'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Toc119230238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171</w:t>
      </w:r>
      <w:r>
        <w:rPr>
          <w:noProof/>
        </w:rPr>
        <w:fldChar w:fldCharType="end"/>
      </w:r>
    </w:p>
    <w:p w14:paraId="3BCED7AF" w14:textId="30F55C89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באנפיליא - חליצתה פסולה.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Toc119230239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172</w:t>
      </w:r>
      <w:r>
        <w:rPr>
          <w:noProof/>
        </w:rPr>
        <w:fldChar w:fldCharType="end"/>
      </w:r>
    </w:p>
    <w:p w14:paraId="09351FCE" w14:textId="209B351E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כשעשוי מעץ או מבגד - כשר או פסול? </w:t>
      </w:r>
      <w:r w:rsidRPr="00C03A92">
        <w:rPr>
          <w:noProof/>
          <w:rtl/>
        </w:rPr>
        <w:t>[האם נחשב נעל]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Toc119230240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172</w:t>
      </w:r>
      <w:r>
        <w:rPr>
          <w:noProof/>
        </w:rPr>
        <w:fldChar w:fldCharType="end"/>
      </w:r>
    </w:p>
    <w:p w14:paraId="5611E366" w14:textId="3CB4EE2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ישוב ב' מימרות דאמימר עם הברייתא הנ"ל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Toc119230241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172</w:t>
      </w:r>
      <w:r>
        <w:rPr>
          <w:noProof/>
        </w:rPr>
        <w:fldChar w:fldCharType="end"/>
      </w:r>
    </w:p>
    <w:p w14:paraId="074D976D" w14:textId="08AC5385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מהארכובה ולמטה - </w:t>
      </w:r>
      <w:r w:rsidRPr="00C03A92">
        <w:rPr>
          <w:b/>
          <w:noProof/>
          <w:rtl/>
        </w:rPr>
        <w:t>חליצתה כשרה</w:t>
      </w:r>
      <w:r>
        <w:rPr>
          <w:noProof/>
          <w:rtl/>
        </w:rPr>
        <w:t>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Toc119230242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172</w:t>
      </w:r>
      <w:r>
        <w:rPr>
          <w:noProof/>
        </w:rPr>
        <w:fldChar w:fldCharType="end"/>
      </w:r>
    </w:p>
    <w:p w14:paraId="46B6DC22" w14:textId="4540513E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מהארכובה ולמעלה</w:t>
      </w:r>
      <w:r w:rsidRPr="00C03A92">
        <w:rPr>
          <w:b/>
          <w:noProof/>
          <w:rtl/>
        </w:rPr>
        <w:t xml:space="preserve"> - חליצתה פסולה</w:t>
      </w:r>
      <w:r w:rsidRPr="00C03A92">
        <w:rPr>
          <w:rFonts w:cs="FrankRuehl"/>
          <w:noProof/>
          <w:rtl/>
        </w:rPr>
        <w:t xml:space="preserve"> [שאינו רגל].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Toc119230243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173</w:t>
      </w:r>
      <w:r>
        <w:rPr>
          <w:noProof/>
        </w:rPr>
        <w:fldChar w:fldCharType="end"/>
      </w:r>
    </w:p>
    <w:p w14:paraId="7027CC48" w14:textId="071D9F33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במנעל שאינו שלו.. של שמאל בימין - חליצתה כשרה.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Toc119230244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173</w:t>
      </w:r>
      <w:r>
        <w:rPr>
          <w:noProof/>
        </w:rPr>
        <w:fldChar w:fldCharType="end"/>
      </w:r>
    </w:p>
    <w:p w14:paraId="41D4CE62" w14:textId="0DF1B259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סנדל עץ - כשרה.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Toc119230245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173</w:t>
      </w:r>
      <w:r>
        <w:rPr>
          <w:noProof/>
        </w:rPr>
        <w:fldChar w:fldCharType="end"/>
      </w:r>
    </w:p>
    <w:p w14:paraId="1BFE528E" w14:textId="0100AB1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סנדל המוסגר והמוחלט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Toc119230246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173</w:t>
      </w:r>
      <w:r>
        <w:rPr>
          <w:noProof/>
        </w:rPr>
        <w:fldChar w:fldCharType="end"/>
      </w:r>
    </w:p>
    <w:p w14:paraId="7003C466" w14:textId="0F7E81F7" w:rsidR="009831B3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חלצה בלילה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="009831B3" w:rsidRPr="00C03A92">
        <w:rPr>
          <w:noProof/>
          <w:shd w:val="clear" w:color="auto" w:fill="F2F2F2" w:themeFill="background1" w:themeFillShade="F2"/>
          <w:rtl/>
        </w:rPr>
        <w:t>בשמאל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Toc119230248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174</w:t>
      </w:r>
      <w:r w:rsidR="009831B3">
        <w:rPr>
          <w:noProof/>
        </w:rPr>
        <w:fldChar w:fldCharType="end"/>
      </w:r>
    </w:p>
    <w:p w14:paraId="5B927DEE" w14:textId="2D92035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Fb Fontext" w:hAnsi="Fb Fontext"/>
          <w:b/>
          <w:noProof/>
          <w:rtl/>
        </w:rPr>
        <w:t xml:space="preserve">בשמאל - פסולה, </w:t>
      </w:r>
      <w:r w:rsidRPr="00C03A92">
        <w:rPr>
          <w:rFonts w:ascii="BA Vilna Bold" w:hAnsi="BA Vilna Bold"/>
          <w:b/>
          <w:noProof/>
          <w:rtl/>
        </w:rPr>
        <w:t>ור"א:</w:t>
      </w:r>
      <w:r w:rsidRPr="00C03A92">
        <w:rPr>
          <w:rFonts w:ascii="Fb Fontext" w:hAnsi="Fb Fontext"/>
          <w:b/>
          <w:noProof/>
          <w:rtl/>
        </w:rPr>
        <w:t xml:space="preserve"> מכשיר</w:t>
      </w:r>
      <w:r w:rsidR="00A2253F">
        <w:rPr>
          <w:rFonts w:cs="PFT_Frank" w:hint="cs"/>
          <w:bCs/>
          <w:noProof/>
          <w:szCs w:val="10"/>
          <w:rtl/>
        </w:rPr>
        <w:t xml:space="preserve"> </w:t>
      </w:r>
      <w:r w:rsidR="00A2253F" w:rsidRPr="00A2253F">
        <w:rPr>
          <w:rFonts w:cs="PFT_Frank" w:hint="cs"/>
          <w:bCs/>
          <w:noProof/>
          <w:szCs w:val="10"/>
          <w:rtl/>
        </w:rPr>
        <w:t>רגל אוזן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Toc119230249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174</w:t>
      </w:r>
      <w:r>
        <w:rPr>
          <w:noProof/>
        </w:rPr>
        <w:fldChar w:fldCharType="end"/>
      </w:r>
    </w:p>
    <w:p w14:paraId="6649775E" w14:textId="11CE165C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חלצה ורקקה, ולא קראה</w:t>
      </w:r>
      <w:r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קראה ורקקה, ולא חלצה</w:t>
      </w:r>
      <w:r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חרש שנחלץ,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_Toc119230252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175</w:t>
      </w:r>
      <w:r>
        <w:rPr>
          <w:noProof/>
        </w:rPr>
        <w:fldChar w:fldCharType="end"/>
      </w:r>
    </w:p>
    <w:p w14:paraId="0839B1E8" w14:textId="70151AC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לוי יצא לכפרים, שאלוהו ג' שאלות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Toc119230253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176</w:t>
      </w:r>
      <w:r>
        <w:rPr>
          <w:noProof/>
        </w:rPr>
        <w:fldChar w:fldCharType="end"/>
      </w:r>
    </w:p>
    <w:p w14:paraId="5A20D593" w14:textId="77777777" w:rsidR="004C7D9F" w:rsidRDefault="004C7D9F" w:rsidP="004C7D9F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קה:</w:t>
      </w:r>
    </w:p>
    <w:p w14:paraId="286AC8C3" w14:textId="38C3F4F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והחולצת לקטן – פסולה </w:t>
      </w:r>
      <w:r w:rsidRPr="00C03A92">
        <w:rPr>
          <w:rFonts w:cs="FrankRuehl"/>
          <w:noProof/>
          <w:rtl/>
        </w:rPr>
        <w:t>[אבל פוסל על האחין]</w:t>
      </w:r>
      <w:r>
        <w:rPr>
          <w:noProof/>
          <w:rtl/>
        </w:rPr>
        <w:t>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Toc119230254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176</w:t>
      </w:r>
      <w:r>
        <w:rPr>
          <w:noProof/>
        </w:rPr>
        <w:fldChar w:fldCharType="end"/>
      </w:r>
    </w:p>
    <w:p w14:paraId="23A4B33F" w14:textId="4C351D5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קטנה שחלצה - תחלוץ משתגדיל.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Toc119230255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176</w:t>
      </w:r>
      <w:r>
        <w:rPr>
          <w:noProof/>
        </w:rPr>
        <w:fldChar w:fldCharType="end"/>
      </w:r>
    </w:p>
    <w:p w14:paraId="007D2BBE" w14:textId="5F7E182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פסק ההלכה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Toc119230256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177</w:t>
      </w:r>
      <w:r>
        <w:rPr>
          <w:noProof/>
        </w:rPr>
        <w:fldChar w:fldCharType="end"/>
      </w:r>
    </w:p>
    <w:p w14:paraId="5D03BFCF" w14:textId="51E8A53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Fb Fontext" w:hAnsi="Fb Fontext"/>
          <w:b/>
          <w:noProof/>
          <w:spacing w:val="6"/>
          <w:rtl/>
        </w:rPr>
        <w:t>חלצה בב'.. - פסולה,</w:t>
      </w:r>
      <w:r w:rsidRPr="00C03A92">
        <w:rPr>
          <w:rFonts w:ascii="BA Vilna Bold" w:hAnsi="BA Vilna Bold"/>
          <w:b/>
          <w:noProof/>
          <w:rtl/>
        </w:rPr>
        <w:t xml:space="preserve"> ר"ש וריוה"ס:</w:t>
      </w:r>
      <w:r w:rsidRPr="00C03A92">
        <w:rPr>
          <w:rFonts w:ascii="Fb Fontext" w:hAnsi="Fb Fontext"/>
          <w:b/>
          <w:noProof/>
          <w:rtl/>
        </w:rPr>
        <w:t xml:space="preserve"> מכשירין</w:t>
      </w:r>
      <w:r w:rsidRPr="00C03A92">
        <w:rPr>
          <w:rFonts w:ascii="Fb Fontext" w:hAnsi="Fb Fontext"/>
          <w:b/>
          <w:noProof/>
          <w:spacing w:val="4"/>
          <w:rtl/>
        </w:rPr>
        <w:t>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Toc119230257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177</w:t>
      </w:r>
      <w:r>
        <w:rPr>
          <w:noProof/>
        </w:rPr>
        <w:fldChar w:fldCharType="end"/>
      </w:r>
    </w:p>
    <w:p w14:paraId="4298AA30" w14:textId="77777777" w:rsidR="00046053" w:rsidRDefault="00046053" w:rsidP="00046053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קו. </w:t>
      </w:r>
    </w:p>
    <w:p w14:paraId="73E25358" w14:textId="3FE2702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מעשה שחלץ בינו לבינה בביהא"ס בא מעשה לפני ר"ע..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Toc119230258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177</w:t>
      </w:r>
      <w:r>
        <w:rPr>
          <w:noProof/>
        </w:rPr>
        <w:fldChar w:fldCharType="end"/>
      </w:r>
    </w:p>
    <w:p w14:paraId="4CA458E5" w14:textId="19C6DA8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חליצה מוטעית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Toc119230259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177</w:t>
      </w:r>
      <w:r>
        <w:rPr>
          <w:noProof/>
        </w:rPr>
        <w:fldChar w:fldCharType="end"/>
      </w:r>
    </w:p>
    <w:p w14:paraId="57F321D5" w14:textId="2482BFD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ג' מעשים דחליצה מוטעית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Toc119230260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177</w:t>
      </w:r>
      <w:r>
        <w:rPr>
          <w:noProof/>
        </w:rPr>
        <w:fldChar w:fldCharType="end"/>
      </w:r>
    </w:p>
    <w:p w14:paraId="2565BDA6" w14:textId="6D0689B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מוטעה - ההבדל בין חליצה לגט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Toc119230261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178</w:t>
      </w:r>
      <w:r>
        <w:rPr>
          <w:noProof/>
        </w:rPr>
        <w:fldChar w:fldCharType="end"/>
      </w:r>
    </w:p>
    <w:p w14:paraId="4B2957E7" w14:textId="058AA82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4"/>
          <w:rtl/>
        </w:rPr>
        <w:t>חליצה ומיאון, עשייתם בדיינין וכתיבתם בעדים כשאין מכירין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Toc119230262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178</w:t>
      </w:r>
      <w:r>
        <w:rPr>
          <w:noProof/>
        </w:rPr>
        <w:fldChar w:fldCharType="end"/>
      </w:r>
    </w:p>
    <w:p w14:paraId="300CEDB1" w14:textId="287CE00B" w:rsidR="00046053" w:rsidRDefault="00046053" w:rsidP="00046053">
      <w:pPr>
        <w:pStyle w:val="aff7"/>
        <w:framePr w:wrap="around"/>
        <w:rPr>
          <w:noProof/>
          <w:shd w:val="clear" w:color="auto" w:fill="F2F2F2" w:themeFill="background1" w:themeFillShade="F2"/>
          <w:rtl/>
        </w:rPr>
      </w:pPr>
      <w:r>
        <w:rPr>
          <w:rFonts w:hint="cs"/>
          <w:noProof/>
          <w:shd w:val="clear" w:color="auto" w:fill="F2F2F2" w:themeFill="background1" w:themeFillShade="F2"/>
          <w:rtl/>
        </w:rPr>
        <w:t>קו:</w:t>
      </w:r>
    </w:p>
    <w:p w14:paraId="38F90C06" w14:textId="583DCBB1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מצות חליצה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_Toc119230263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178</w:t>
      </w:r>
      <w:r>
        <w:rPr>
          <w:noProof/>
        </w:rPr>
        <w:fldChar w:fldCharType="end"/>
      </w:r>
    </w:p>
    <w:p w14:paraId="7BDEAA52" w14:textId="3075F20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סדר הדברים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Toc119230264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179</w:t>
      </w:r>
      <w:r>
        <w:rPr>
          <w:noProof/>
        </w:rPr>
        <w:fldChar w:fldCharType="end"/>
      </w:r>
    </w:p>
    <w:p w14:paraId="283914E9" w14:textId="4A5E258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דקדוקים בהקראה, ובגט החליצה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Toc119230265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179</w:t>
      </w:r>
      <w:r>
        <w:rPr>
          <w:noProof/>
        </w:rPr>
        <w:fldChar w:fldCharType="end"/>
      </w:r>
    </w:p>
    <w:p w14:paraId="30E3F1B5" w14:textId="047D759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מדיני הרקיקה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Toc119230266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179</w:t>
      </w:r>
      <w:r>
        <w:rPr>
          <w:noProof/>
        </w:rPr>
        <w:fldChar w:fldCharType="end"/>
      </w:r>
    </w:p>
    <w:p w14:paraId="33BC7609" w14:textId="49C736C0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lastRenderedPageBreak/>
        <w:t>ר"י: מצוה על כל העומדים שם לומר: 'חלוץ הנעל'.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Toc119230267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179</w:t>
      </w:r>
      <w:r>
        <w:rPr>
          <w:noProof/>
        </w:rPr>
        <w:fldChar w:fldCharType="end"/>
      </w:r>
    </w:p>
    <w:p w14:paraId="64FEC659" w14:textId="77777777" w:rsidR="00FA0981" w:rsidRDefault="00FA0981" w:rsidP="00FA0981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קז. </w:t>
      </w:r>
    </w:p>
    <w:p w14:paraId="29BA7395" w14:textId="21FAC21F" w:rsidR="00FA0981" w:rsidRDefault="00FA0981" w:rsidP="00FA0981">
      <w:pPr>
        <w:pStyle w:val="TOC2"/>
        <w:tabs>
          <w:tab w:val="right" w:leader="dot" w:pos="3392"/>
        </w:tabs>
        <w:jc w:val="center"/>
        <w:rPr>
          <w:rFonts w:ascii="Fb Fontext" w:hAnsi="Fb Fontext"/>
          <w:b/>
          <w:noProof/>
          <w:rtl/>
        </w:rPr>
      </w:pPr>
      <w:r w:rsidRPr="00FA0981">
        <w:rPr>
          <w:rFonts w:ascii="Fb Fontext" w:hAnsi="Fb Fontext" w:hint="cs"/>
          <w:b/>
          <w:noProof/>
          <w:sz w:val="22"/>
          <w:szCs w:val="17"/>
          <w:rtl/>
        </w:rPr>
        <w:t>פרק שלושה עשר בית שמא</w:t>
      </w:r>
      <w:r>
        <w:rPr>
          <w:rFonts w:ascii="Fb Fontext" w:hAnsi="Fb Fontext" w:hint="cs"/>
          <w:b/>
          <w:noProof/>
          <w:sz w:val="22"/>
          <w:szCs w:val="17"/>
          <w:rtl/>
        </w:rPr>
        <w:t>י</w:t>
      </w:r>
    </w:p>
    <w:p w14:paraId="67E6E2B9" w14:textId="77777777" w:rsidR="0049311E" w:rsidRDefault="007F5D62">
      <w:pPr>
        <w:pStyle w:val="TOC2"/>
        <w:tabs>
          <w:tab w:val="right" w:leader="dot" w:pos="3392"/>
        </w:tabs>
        <w:rPr>
          <w:rFonts w:ascii="Fb Fontext" w:hAnsi="Fb Fontext"/>
          <w:b/>
          <w:noProof/>
          <w:rtl/>
        </w:rPr>
      </w:pPr>
      <w:r w:rsidRPr="0049311E">
        <w:rPr>
          <w:rFonts w:hint="cs"/>
          <w:noProof/>
          <w:szCs w:val="14"/>
          <w:shd w:val="clear" w:color="auto" w:fill="F2F2F2" w:themeFill="background1" w:themeFillShade="F2"/>
          <w:rtl/>
        </w:rPr>
        <w:t xml:space="preserve">ב''ש אין ממאנין, </w:t>
      </w:r>
    </w:p>
    <w:p w14:paraId="30C59C10" w14:textId="4A274DAB" w:rsidR="0049311E" w:rsidRDefault="0049311E">
      <w:pPr>
        <w:pStyle w:val="TOC2"/>
        <w:tabs>
          <w:tab w:val="right" w:leader="dot" w:pos="3392"/>
        </w:tabs>
        <w:rPr>
          <w:rFonts w:ascii="Fb Fontext" w:hAnsi="Fb Fontext"/>
          <w:b/>
          <w:noProof/>
          <w:rtl/>
        </w:rPr>
      </w:pPr>
      <w:r>
        <w:rPr>
          <w:rFonts w:cs="PFT_Frank" w:hint="cs"/>
          <w:bCs/>
          <w:noProof/>
          <w:szCs w:val="10"/>
          <w:rtl/>
        </w:rPr>
        <w:t xml:space="preserve">       </w:t>
      </w:r>
      <w:r w:rsidRPr="0049311E">
        <w:rPr>
          <w:rFonts w:cs="PFT_Frank" w:hint="cs"/>
          <w:bCs/>
          <w:noProof/>
          <w:szCs w:val="10"/>
          <w:rtl/>
        </w:rPr>
        <w:t>טעם ב''ש: [ד]</w:t>
      </w:r>
    </w:p>
    <w:p w14:paraId="60090378" w14:textId="73991F3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Fb Fontext" w:hAnsi="Fb Fontext"/>
          <w:b/>
          <w:noProof/>
          <w:rtl/>
        </w:rPr>
        <w:t>ב"ה: בבעל וביבם.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Toc119230268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180</w:t>
      </w:r>
      <w:r>
        <w:rPr>
          <w:noProof/>
        </w:rPr>
        <w:fldChar w:fldCharType="end"/>
      </w:r>
    </w:p>
    <w:p w14:paraId="54D70861" w14:textId="74C8E3E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מיאנה ליבם אחד, אם מותרת להתייבם ליבם השני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Toc119230269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180</w:t>
      </w:r>
      <w:r>
        <w:rPr>
          <w:noProof/>
        </w:rPr>
        <w:fldChar w:fldCharType="end"/>
      </w:r>
    </w:p>
    <w:p w14:paraId="58695FC2" w14:textId="631BD46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ב"ש: בפניו..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Toc119230270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181</w:t>
      </w:r>
      <w:r>
        <w:rPr>
          <w:noProof/>
        </w:rPr>
        <w:fldChar w:fldCharType="end"/>
      </w:r>
    </w:p>
    <w:p w14:paraId="5D8B6C3E" w14:textId="2E62DC3B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ב"ש: בב"ד..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Toc119230271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181</w:t>
      </w:r>
      <w:r>
        <w:rPr>
          <w:noProof/>
        </w:rPr>
        <w:fldChar w:fldCharType="end"/>
      </w:r>
    </w:p>
    <w:p w14:paraId="48C46D66" w14:textId="3213689A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ממאנת וממתנת עד שתגדיל, ותמאן ותנשא.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Toc119230272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181</w:t>
      </w:r>
      <w:r>
        <w:rPr>
          <w:noProof/>
        </w:rPr>
        <w:fldChar w:fldCharType="end"/>
      </w:r>
    </w:p>
    <w:p w14:paraId="6830C854" w14:textId="053A81EF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איזו קטנה שצריכה למאן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_Toc119230273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181</w:t>
      </w:r>
      <w:r>
        <w:rPr>
          <w:noProof/>
        </w:rPr>
        <w:fldChar w:fldCharType="end"/>
      </w:r>
    </w:p>
    <w:p w14:paraId="41C5BBEC" w14:textId="32823068" w:rsidR="0049311E" w:rsidRDefault="0049311E" w:rsidP="0049311E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קח.</w:t>
      </w:r>
    </w:p>
    <w:p w14:paraId="1D67D7DF" w14:textId="3ACFF4E5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לשון המועיל ב'מיאון'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Toc119230274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181</w:t>
      </w:r>
      <w:r>
        <w:rPr>
          <w:noProof/>
        </w:rPr>
        <w:fldChar w:fldCharType="end"/>
      </w:r>
    </w:p>
    <w:p w14:paraId="33D148B3" w14:textId="3B425FFC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ר' חנינא ב"א: אינה יכולה לשמור קידושיה - א"צ למאן.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Toc119230275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182</w:t>
      </w:r>
      <w:r>
        <w:rPr>
          <w:noProof/>
        </w:rPr>
        <w:fldChar w:fldCharType="end"/>
      </w:r>
    </w:p>
    <w:p w14:paraId="7EDEC7D3" w14:textId="67E12993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ר' אליעזר: אין מעשה קטנה כלום, אלא כמפותה..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Toc119230276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182</w:t>
      </w:r>
      <w:r>
        <w:rPr>
          <w:noProof/>
        </w:rPr>
        <w:fldChar w:fldCharType="end"/>
      </w:r>
    </w:p>
    <w:p w14:paraId="43A4F0D3" w14:textId="09AB625E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ראב"י: עכבה שמן האיש - כאילו אשתו, שאינה מן האיש..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Toc119230277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182</w:t>
      </w:r>
      <w:r>
        <w:rPr>
          <w:noProof/>
        </w:rPr>
        <w:fldChar w:fldCharType="end"/>
      </w:r>
    </w:p>
    <w:p w14:paraId="2123A38D" w14:textId="7551996D" w:rsidR="00046E4F" w:rsidRDefault="00046E4F" w:rsidP="00046E4F">
      <w:pPr>
        <w:pStyle w:val="aff7"/>
        <w:framePr w:wrap="around"/>
        <w:rPr>
          <w:noProof/>
          <w:shd w:val="clear" w:color="auto" w:fill="F2F2F2" w:themeFill="background1" w:themeFillShade="F2"/>
          <w:rtl/>
        </w:rPr>
      </w:pPr>
      <w:r>
        <w:rPr>
          <w:rFonts w:hint="cs"/>
          <w:noProof/>
          <w:shd w:val="clear" w:color="auto" w:fill="F2F2F2" w:themeFill="background1" w:themeFillShade="F2"/>
          <w:rtl/>
        </w:rPr>
        <w:t>קח:</w:t>
      </w:r>
    </w:p>
    <w:p w14:paraId="4733FE06" w14:textId="2A100944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הממאנת - מותר בקרובותיה</w:t>
      </w:r>
      <w:r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הכלל: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rFonts w:ascii="Fb Fontext" w:hAnsi="Fb Fontext"/>
          <w:b/>
          <w:noProof/>
          <w:rtl/>
        </w:rPr>
        <w:t>הממאנת באיש, ונשאת לאחר וגירשה, לאחר ומיאנה בו,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_Toc119230280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183</w:t>
      </w:r>
      <w:r>
        <w:rPr>
          <w:noProof/>
        </w:rPr>
        <w:fldChar w:fldCharType="end"/>
      </w:r>
    </w:p>
    <w:p w14:paraId="4D5C94CF" w14:textId="6E89839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לתירוץ ר"א:</w:t>
      </w:r>
      <w:r>
        <w:rPr>
          <w:noProof/>
          <w:rtl/>
        </w:rPr>
        <w:t xml:space="preserve"> מי התנא דסיפא שלא מבטל, ומי תנא דרישא?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Toc119230281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183</w:t>
      </w:r>
      <w:r>
        <w:rPr>
          <w:noProof/>
        </w:rPr>
        <w:fldChar w:fldCharType="end"/>
      </w:r>
    </w:p>
    <w:p w14:paraId="0FD3C35F" w14:textId="435D9EE2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המגרש את האשה, והחזירה</w:t>
      </w:r>
      <w:r w:rsidR="00EC78F8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וכן המגרש יתומה</w:t>
      </w:r>
      <w:r w:rsidR="00EC78F8"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קטנה שהשיאה אביה ונתגרשה,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Toc119230284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184</w:t>
      </w:r>
      <w:r>
        <w:rPr>
          <w:noProof/>
        </w:rPr>
        <w:fldChar w:fldCharType="end"/>
      </w:r>
    </w:p>
    <w:p w14:paraId="35C2A7A3" w14:textId="534A2E9D" w:rsidR="00EC78F8" w:rsidRDefault="00EC78F8" w:rsidP="00EC78F8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קט.</w:t>
      </w:r>
    </w:p>
    <w:p w14:paraId="49FADA2B" w14:textId="4E0A5D44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טעמו של ר' אלעזר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Toc119230285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184</w:t>
      </w:r>
      <w:r>
        <w:rPr>
          <w:noProof/>
        </w:rPr>
        <w:fldChar w:fldCharType="end"/>
      </w:r>
    </w:p>
    <w:p w14:paraId="7528E0EB" w14:textId="2ED0C145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ב' אחין נשואין לב' אחיות קטנות, מת א'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_Toc119230286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184</w:t>
      </w:r>
      <w:r>
        <w:rPr>
          <w:noProof/>
        </w:rPr>
        <w:fldChar w:fldCharType="end"/>
      </w:r>
    </w:p>
    <w:p w14:paraId="3ED07687" w14:textId="43C187B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ר"ג: ... תמתין עד שתגדיל, ותצא הלזו, דאחות אשה.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Toc119230287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185</w:t>
      </w:r>
      <w:r>
        <w:rPr>
          <w:noProof/>
        </w:rPr>
        <w:fldChar w:fldCharType="end"/>
      </w:r>
    </w:p>
    <w:p w14:paraId="44A5C36B" w14:textId="77777777" w:rsidR="00575EF5" w:rsidRDefault="00575EF5" w:rsidP="00575EF5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קי. </w:t>
      </w:r>
    </w:p>
    <w:p w14:paraId="5E5FFA73" w14:textId="39D48C7D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פסק ההלכה במשנתינו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Toc119230288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186</w:t>
      </w:r>
      <w:r>
        <w:rPr>
          <w:noProof/>
        </w:rPr>
        <w:fldChar w:fldCharType="end"/>
      </w:r>
    </w:p>
    <w:p w14:paraId="4A5D8509" w14:textId="6A00178B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נשוי ב' יתומות קטנות, ומת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קטנה וחרשת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>
        <w:rPr>
          <w:noProof/>
          <w:rtl/>
        </w:rPr>
        <w:t>פקחת וחרשת</w:t>
      </w:r>
      <w:r>
        <w:rPr>
          <w:rFonts w:hint="cs"/>
          <w:noProof/>
          <w:rtl/>
        </w:rPr>
        <w:t>,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גדולה וקטנה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_Toc119230292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186</w:t>
      </w:r>
      <w:r>
        <w:rPr>
          <w:noProof/>
        </w:rPr>
        <w:fldChar w:fldCharType="end"/>
      </w:r>
    </w:p>
    <w:p w14:paraId="3A822DC8" w14:textId="6F7DFD2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b/>
          <w:noProof/>
          <w:rtl/>
        </w:rPr>
        <w:t>קטנה וחרשת - אין ביאת אחת פוטרת צרתה.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Toc119230293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187</w:t>
      </w:r>
      <w:r>
        <w:rPr>
          <w:noProof/>
        </w:rPr>
        <w:fldChar w:fldCharType="end"/>
      </w:r>
    </w:p>
    <w:p w14:paraId="2F232FEB" w14:textId="6859D9A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 xml:space="preserve">תקנת קטנה וחרשת </w:t>
      </w:r>
      <w:r w:rsidRPr="00C03A92">
        <w:rPr>
          <w:noProof/>
          <w:rtl/>
        </w:rPr>
        <w:t>[שנפלו לייבום מאיש אחד]</w:t>
      </w:r>
      <w:r>
        <w:rPr>
          <w:noProof/>
          <w:rtl/>
        </w:rPr>
        <w:t xml:space="preserve"> לכתחילה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Toc119230294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187</w:t>
      </w:r>
      <w:r>
        <w:rPr>
          <w:noProof/>
        </w:rPr>
        <w:fldChar w:fldCharType="end"/>
      </w:r>
    </w:p>
    <w:p w14:paraId="73F2112D" w14:textId="45BD018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האם חרשת 'קנויה ומשויירת' וקטנה 'קנויה ולא קנויה', או להיפך?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Toc119230295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187</w:t>
      </w:r>
      <w:r>
        <w:rPr>
          <w:noProof/>
        </w:rPr>
        <w:fldChar w:fldCharType="end"/>
      </w:r>
    </w:p>
    <w:p w14:paraId="4D7BCA53" w14:textId="7B5ECCAF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נשוי לב' יתומות קטנות, או ב' חרשות, ומת:</w:t>
      </w:r>
      <w:r>
        <w:rPr>
          <w:rFonts w:hint="cs"/>
          <w:noProof/>
          <w:rtl/>
        </w:rPr>
        <w:t xml:space="preserve">, </w:t>
      </w:r>
      <w:r>
        <w:rPr>
          <w:noProof/>
          <w:rtl/>
        </w:rPr>
        <w:t>קטנה וחרשת:</w:t>
      </w:r>
      <w:r>
        <w:rPr>
          <w:rFonts w:hint="cs"/>
          <w:noProof/>
          <w:rtl/>
        </w:rPr>
        <w:t xml:space="preserve">,  </w:t>
      </w:r>
      <w:r>
        <w:rPr>
          <w:noProof/>
          <w:rtl/>
        </w:rPr>
        <w:t>פקחת וחרשת: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_Toc119230298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188</w:t>
      </w:r>
      <w:r>
        <w:rPr>
          <w:noProof/>
        </w:rPr>
        <w:fldChar w:fldCharType="end"/>
      </w:r>
    </w:p>
    <w:p w14:paraId="045CC0C4" w14:textId="59C4FB36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גדולה וקטנה:</w:t>
      </w:r>
      <w:r w:rsidR="006D3E78">
        <w:rPr>
          <w:rFonts w:hint="cs"/>
          <w:noProof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יבם קטן שבא על יבמה קטנה -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Toc119230300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189</w:t>
      </w:r>
      <w:r>
        <w:rPr>
          <w:noProof/>
        </w:rPr>
        <w:fldChar w:fldCharType="end"/>
      </w:r>
    </w:p>
    <w:p w14:paraId="755BCA49" w14:textId="3B8379A9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הטעם שמותרת לקיים יבם קטן, אף שלא שייך 'להקים לאחיו שם'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Toc119230301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189</w:t>
      </w:r>
      <w:r>
        <w:rPr>
          <w:noProof/>
        </w:rPr>
        <w:fldChar w:fldCharType="end"/>
      </w:r>
    </w:p>
    <w:p w14:paraId="5D6C3D5E" w14:textId="31AD4670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יבמה בתוך שלשים 'לא נבעלתי'... </w:t>
      </w:r>
      <w:r w:rsidRPr="00C03A92">
        <w:rPr>
          <w:rFonts w:cs="FrankRuehl"/>
          <w:noProof/>
          <w:rtl/>
        </w:rPr>
        <w:t>- שעד ל' אדם מעמיד עצמו.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Toc119230302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189</w:t>
      </w:r>
      <w:r>
        <w:rPr>
          <w:noProof/>
        </w:rPr>
        <w:fldChar w:fldCharType="end"/>
      </w:r>
    </w:p>
    <w:p w14:paraId="1C7B19E4" w14:textId="02F5995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מדוע כופין שיחלוץ, ולא שיייבם?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Toc119230303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189</w:t>
      </w:r>
      <w:r>
        <w:rPr>
          <w:noProof/>
        </w:rPr>
        <w:fldChar w:fldCharType="end"/>
      </w:r>
    </w:p>
    <w:p w14:paraId="745059C4" w14:textId="42690A2B" w:rsidR="00FF76EA" w:rsidRDefault="00FF76EA" w:rsidP="00FF76EA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lastRenderedPageBreak/>
        <w:t>קיב.</w:t>
      </w:r>
    </w:p>
    <w:p w14:paraId="399CF208" w14:textId="29602B83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הנודרת הנאה מיבמה בחיי בעלה - כופין שיחלוץ.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Toc119230304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190</w:t>
      </w:r>
      <w:r>
        <w:rPr>
          <w:noProof/>
        </w:rPr>
        <w:fldChar w:fldCharType="end"/>
      </w:r>
    </w:p>
    <w:p w14:paraId="11FF8271" w14:textId="28B34A23" w:rsidR="00C535B7" w:rsidRDefault="00C535B7" w:rsidP="00151107">
      <w:pPr>
        <w:pStyle w:val="TOC1"/>
        <w:rPr>
          <w:noProof/>
          <w:shd w:val="clear" w:color="auto" w:fill="F2F2F2" w:themeFill="background1" w:themeFillShade="F2"/>
          <w:rtl/>
        </w:rPr>
      </w:pPr>
      <w:r w:rsidRPr="00C535B7">
        <w:rPr>
          <w:rFonts w:hint="cs"/>
          <w:noProof/>
          <w:shd w:val="clear" w:color="auto" w:fill="F2F2F2" w:themeFill="background1" w:themeFillShade="F2"/>
          <w:rtl/>
        </w:rPr>
        <w:t>פרק ארבעה עשר חרש שנש</w:t>
      </w:r>
      <w:r>
        <w:rPr>
          <w:rFonts w:hint="cs"/>
          <w:noProof/>
          <w:shd w:val="clear" w:color="auto" w:fill="F2F2F2" w:themeFill="background1" w:themeFillShade="F2"/>
          <w:rtl/>
        </w:rPr>
        <w:t>א</w:t>
      </w:r>
    </w:p>
    <w:p w14:paraId="16DD36BA" w14:textId="5889A9D9" w:rsidR="009831B3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חרש שנשא פקחת ופקח חרשת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פקח שנשא פקחת ונתחרשה</w:t>
      </w:r>
      <w:r>
        <w:rPr>
          <w:rFonts w:hint="cs"/>
          <w:noProof/>
          <w:rtl/>
        </w:rPr>
        <w:t>,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נתחרש או נשתטה</w:t>
      </w:r>
      <w:r>
        <w:rPr>
          <w:rFonts w:hint="cs"/>
          <w:noProof/>
          <w:rtl/>
        </w:rPr>
        <w:t xml:space="preserve">, </w:t>
      </w:r>
      <w:r w:rsidR="009831B3">
        <w:rPr>
          <w:noProof/>
          <w:rtl/>
        </w:rPr>
        <w:t>ב' אחין חרשין נשואין לב' אחיות חרשות, או פקחות</w:t>
      </w:r>
      <w:r w:rsidR="00C1672A">
        <w:rPr>
          <w:rFonts w:hint="cs"/>
          <w:noProof/>
          <w:rtl/>
        </w:rPr>
        <w:t xml:space="preserve">, </w:t>
      </w:r>
      <w:r w:rsidR="009831B3">
        <w:rPr>
          <w:noProof/>
          <w:rtl/>
        </w:rPr>
        <w:t>ב' אחין חרש ופקח, לב' אחיות פקחות:</w:t>
      </w:r>
      <w:r w:rsidR="00C1672A">
        <w:rPr>
          <w:rFonts w:hint="cs"/>
          <w:noProof/>
          <w:rtl/>
        </w:rPr>
        <w:t xml:space="preserve">, </w:t>
      </w:r>
      <w:r w:rsidR="009831B3" w:rsidRPr="003E09AB">
        <w:rPr>
          <w:b/>
          <w:noProof/>
          <w:rtl/>
        </w:rPr>
        <w:t>ב' אחין פקחין, לב' אחיות חרשת ופקחת:</w:t>
      </w:r>
      <w:r w:rsidR="00C1672A" w:rsidRPr="003E09AB">
        <w:rPr>
          <w:rFonts w:hint="cs"/>
          <w:b/>
          <w:noProof/>
          <w:rtl/>
        </w:rPr>
        <w:t xml:space="preserve"> </w:t>
      </w:r>
      <w:r w:rsidR="009831B3" w:rsidRPr="003E09AB">
        <w:rPr>
          <w:b/>
          <w:noProof/>
          <w:rtl/>
        </w:rPr>
        <w:t>ב' אחין חרש ופקח, לב' אחיות חרשת ופקחת:</w:t>
      </w:r>
      <w:r w:rsidR="00C1672A" w:rsidRPr="003E09AB">
        <w:rPr>
          <w:rFonts w:hint="cs"/>
          <w:b/>
          <w:noProof/>
          <w:rtl/>
        </w:rPr>
        <w:t xml:space="preserve"> </w:t>
      </w:r>
      <w:r w:rsidR="009831B3" w:rsidRPr="003E09AB">
        <w:rPr>
          <w:b/>
          <w:noProof/>
          <w:rtl/>
        </w:rPr>
        <w:t>ב' אחין חרש ופקח, לב' נכריות פקחות:</w:t>
      </w:r>
      <w:r w:rsidR="00C1672A" w:rsidRPr="003E09AB">
        <w:rPr>
          <w:rFonts w:hint="cs"/>
          <w:b/>
          <w:noProof/>
          <w:rtl/>
        </w:rPr>
        <w:t xml:space="preserve">, </w:t>
      </w:r>
      <w:r w:rsidR="009831B3" w:rsidRPr="003E09AB">
        <w:rPr>
          <w:b/>
          <w:noProof/>
          <w:rtl/>
        </w:rPr>
        <w:t>ב' אחין פקחין, לב' נכריות חרשת ופקחת:</w:t>
      </w:r>
      <w:r w:rsidR="00B913B7" w:rsidRPr="003E09AB">
        <w:rPr>
          <w:rFonts w:hint="cs"/>
          <w:b/>
          <w:noProof/>
          <w:rtl/>
        </w:rPr>
        <w:t xml:space="preserve"> </w:t>
      </w:r>
      <w:r w:rsidR="009831B3" w:rsidRPr="003E09AB">
        <w:rPr>
          <w:b/>
          <w:noProof/>
          <w:rtl/>
        </w:rPr>
        <w:t>ב' אחין חרש ופקח, לב' נכריות חרשת ופקחת: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Toc119230314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192</w:t>
      </w:r>
      <w:r w:rsidR="009831B3">
        <w:rPr>
          <w:noProof/>
        </w:rPr>
        <w:fldChar w:fldCharType="end"/>
      </w:r>
    </w:p>
    <w:p w14:paraId="3F894CC5" w14:textId="762AEFB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4"/>
          <w:rtl/>
        </w:rPr>
        <w:t>טעם שתיקנו נישואי 'חרש' 'חרשת' ו'קטנה', ולא בשוטה וקטן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Toc119230315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192</w:t>
      </w:r>
      <w:r>
        <w:rPr>
          <w:noProof/>
        </w:rPr>
        <w:fldChar w:fldCharType="end"/>
      </w:r>
    </w:p>
    <w:p w14:paraId="1152FB2F" w14:textId="549C8F3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טעם החילוקים בין קטנה לחרשת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Toc119230316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192</w:t>
      </w:r>
      <w:r>
        <w:rPr>
          <w:noProof/>
        </w:rPr>
        <w:fldChar w:fldCharType="end"/>
      </w:r>
    </w:p>
    <w:p w14:paraId="377AF6D8" w14:textId="619DED8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דעת הסובר שחרש 'ספק בר דעת מדאורייתא'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Toc119230317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192</w:t>
      </w:r>
      <w:r>
        <w:rPr>
          <w:noProof/>
        </w:rPr>
        <w:fldChar w:fldCharType="end"/>
      </w:r>
    </w:p>
    <w:p w14:paraId="035C7BDD" w14:textId="4CEC72D4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טעמו של ר' אלעזר ד'חרש ספק'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Toc119230318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193</w:t>
      </w:r>
      <w:r>
        <w:rPr>
          <w:noProof/>
        </w:rPr>
        <w:fldChar w:fldCharType="end"/>
      </w:r>
    </w:p>
    <w:p w14:paraId="05E9565D" w14:textId="77777777" w:rsidR="006F475F" w:rsidRDefault="006F475F" w:rsidP="006F475F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קיג:</w:t>
      </w:r>
    </w:p>
    <w:p w14:paraId="0E087407" w14:textId="1F642E3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נשתטית - לא יוציא.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Toc119230319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193</w:t>
      </w:r>
      <w:r>
        <w:rPr>
          <w:noProof/>
        </w:rPr>
        <w:fldChar w:fldCharType="end"/>
      </w:r>
    </w:p>
    <w:p w14:paraId="7557E07F" w14:textId="59350BB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BA Vilna Bold" w:hAnsi="BA Vilna Bold"/>
          <w:b/>
          <w:noProof/>
          <w:rtl/>
        </w:rPr>
        <w:t>אריב"נ:</w:t>
      </w:r>
      <w:r>
        <w:rPr>
          <w:noProof/>
          <w:rtl/>
        </w:rPr>
        <w:t xml:space="preserve"> מפני מה האשה שנתחרשה יוצאה, והאיש.. לא..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Toc119230320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193</w:t>
      </w:r>
      <w:r>
        <w:rPr>
          <w:noProof/>
        </w:rPr>
        <w:fldChar w:fldCharType="end"/>
      </w:r>
    </w:p>
    <w:p w14:paraId="474C4B91" w14:textId="00B1C489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העיד ר</w:t>
      </w:r>
      <w:r w:rsidRPr="00C03A92">
        <w:rPr>
          <w:noProof/>
          <w:spacing w:val="-2"/>
          <w:rtl/>
        </w:rPr>
        <w:t>יב"ג: חרשת שהשיאה אביה - יוצאה בגט.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Toc119230321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193</w:t>
      </w:r>
      <w:r>
        <w:rPr>
          <w:noProof/>
        </w:rPr>
        <w:fldChar w:fldCharType="end"/>
      </w:r>
    </w:p>
    <w:p w14:paraId="54FBD503" w14:textId="69629EDE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סוגיית 'קטן אוכל נבילות - אם ב"ד מצווין להפרישו -יא'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Toc119230322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194</w:t>
      </w:r>
      <w:r>
        <w:rPr>
          <w:noProof/>
        </w:rPr>
        <w:fldChar w:fldCharType="end"/>
      </w:r>
    </w:p>
    <w:p w14:paraId="77D285EE" w14:textId="77777777" w:rsidR="00791ED1" w:rsidRDefault="00791ED1" w:rsidP="00791ED1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קיד:</w:t>
      </w:r>
    </w:p>
    <w:p w14:paraId="22E92D7B" w14:textId="4EA150E9" w:rsidR="00791ED1" w:rsidRDefault="00791ED1" w:rsidP="00151107">
      <w:pPr>
        <w:pStyle w:val="TOC1"/>
        <w:rPr>
          <w:noProof/>
          <w:rtl/>
        </w:rPr>
      </w:pPr>
      <w:r w:rsidRPr="00791ED1">
        <w:rPr>
          <w:rFonts w:hint="cs"/>
          <w:noProof/>
          <w:rtl/>
        </w:rPr>
        <w:t>פרק חמשה עשר האשה שלו</w:t>
      </w:r>
      <w:r>
        <w:rPr>
          <w:rFonts w:hint="cs"/>
          <w:noProof/>
          <w:rtl/>
        </w:rPr>
        <w:t>ם</w:t>
      </w:r>
    </w:p>
    <w:p w14:paraId="75DD7D42" w14:textId="4847DD72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האשה שהלכה היא ובעלה למדינת הים, ואמרה 'מת בעלי':</w:t>
      </w:r>
      <w:r>
        <w:rPr>
          <w:rFonts w:hint="cs"/>
          <w:noProof/>
          <w:rtl/>
        </w:rPr>
        <w:t>,</w:t>
      </w:r>
      <w:r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אם שלום ביניהם ושלום בעולם</w:t>
      </w:r>
      <w:r>
        <w:rPr>
          <w:rFonts w:hint="cs"/>
          <w:noProof/>
          <w:rtl/>
        </w:rPr>
        <w:t xml:space="preserve">, </w:t>
      </w:r>
      <w:r w:rsidRPr="00C03A92">
        <w:rPr>
          <w:noProof/>
          <w:shd w:val="clear" w:color="auto" w:fill="F2F2F2" w:themeFill="background1" w:themeFillShade="F2"/>
          <w:rtl/>
        </w:rPr>
        <w:t>אבל מלחמה בעולם,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_Toc119230325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196</w:t>
      </w:r>
      <w:r>
        <w:rPr>
          <w:noProof/>
        </w:rPr>
        <w:fldChar w:fldCharType="end"/>
      </w:r>
    </w:p>
    <w:p w14:paraId="6B16ECD7" w14:textId="16E9541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4"/>
          <w:rtl/>
        </w:rPr>
        <w:t>טעם כשמלחמה בעולם אינה נאמנת, ומקרים שדינם כמלחמה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Toc119230326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196</w:t>
      </w:r>
      <w:r>
        <w:rPr>
          <w:noProof/>
        </w:rPr>
        <w:fldChar w:fldCharType="end"/>
      </w:r>
    </w:p>
    <w:p w14:paraId="6988F056" w14:textId="455418C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איבעיא:</w:t>
      </w:r>
      <w:r>
        <w:rPr>
          <w:noProof/>
          <w:rtl/>
        </w:rPr>
        <w:t xml:space="preserve"> החזיקה היא מלחמה בעולם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Toc119230327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196</w:t>
      </w:r>
      <w:r>
        <w:rPr>
          <w:noProof/>
        </w:rPr>
        <w:fldChar w:fldCharType="end"/>
      </w:r>
    </w:p>
    <w:p w14:paraId="4578F360" w14:textId="56FCE57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איבעיא:</w:t>
      </w:r>
      <w:r>
        <w:rPr>
          <w:noProof/>
          <w:rtl/>
        </w:rPr>
        <w:t xml:space="preserve"> עד אחד במלחמה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Toc119230328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196</w:t>
      </w:r>
      <w:r>
        <w:rPr>
          <w:noProof/>
        </w:rPr>
        <w:fldChar w:fldCharType="end"/>
      </w:r>
    </w:p>
    <w:p w14:paraId="48254F11" w14:textId="77777777" w:rsidR="001A71BD" w:rsidRDefault="001A71BD" w:rsidP="001A71BD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קטו:</w:t>
      </w:r>
    </w:p>
    <w:p w14:paraId="4C1D8570" w14:textId="3F53FA5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6"/>
          <w:rtl/>
        </w:rPr>
        <w:t>אם ללמוד מכאן שסומכים על הסימנים, שלא הוחלפו באחרים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Toc119230329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197</w:t>
      </w:r>
      <w:r>
        <w:rPr>
          <w:noProof/>
        </w:rPr>
        <w:fldChar w:fldCharType="end"/>
      </w:r>
    </w:p>
    <w:p w14:paraId="2394F22E" w14:textId="1996515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אם אכן חוששים לפינוי החבית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Toc119230330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197</w:t>
      </w:r>
      <w:r>
        <w:rPr>
          <w:noProof/>
        </w:rPr>
        <w:fldChar w:fldCharType="end"/>
      </w:r>
    </w:p>
    <w:p w14:paraId="241B960B" w14:textId="57B1855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אם חוששים ל'תרי יצחק'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Toc119230331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197</w:t>
      </w:r>
      <w:r>
        <w:rPr>
          <w:noProof/>
        </w:rPr>
        <w:fldChar w:fldCharType="end"/>
      </w:r>
    </w:p>
    <w:p w14:paraId="5157FAD6" w14:textId="6999F25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4"/>
          <w:rtl/>
        </w:rPr>
        <w:t>כשמצאנו אחד נוסף בשם זה, אבל לא היה אז במקום הכתיבה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Toc119230332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198</w:t>
      </w:r>
      <w:r>
        <w:rPr>
          <w:noProof/>
        </w:rPr>
        <w:fldChar w:fldCharType="end"/>
      </w:r>
    </w:p>
    <w:p w14:paraId="373ED197" w14:textId="7185B21A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noProof/>
          <w:spacing w:val="-4"/>
          <w:rtl/>
        </w:rPr>
        <w:t>פסק ההלכה ב'פיקדון דשומשמין' אם חוששים שפינן והחזירן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Toc119230333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198</w:t>
      </w:r>
      <w:r>
        <w:rPr>
          <w:noProof/>
        </w:rPr>
        <w:fldChar w:fldCharType="end"/>
      </w:r>
    </w:p>
    <w:p w14:paraId="7FFB4C44" w14:textId="12233919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Fb Fontext" w:hAnsi="Fb Fontext"/>
          <w:b/>
          <w:noProof/>
          <w:rtl/>
        </w:rPr>
        <w:t>קטטה בינו לבינה.. - אינה נאמנת.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Toc119230334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198</w:t>
      </w:r>
      <w:r>
        <w:rPr>
          <w:noProof/>
        </w:rPr>
        <w:fldChar w:fldCharType="end"/>
      </w:r>
    </w:p>
    <w:p w14:paraId="4B8DB7AC" w14:textId="77777777" w:rsidR="00A132B2" w:rsidRDefault="00A132B2" w:rsidP="00A132B2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קטז:</w:t>
      </w:r>
    </w:p>
    <w:p w14:paraId="66A9D8AB" w14:textId="285F782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איבעיא:</w:t>
      </w:r>
      <w:r>
        <w:rPr>
          <w:noProof/>
          <w:rtl/>
        </w:rPr>
        <w:t xml:space="preserve"> עד אחד בקטטה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Toc119230335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198</w:t>
      </w:r>
      <w:r>
        <w:rPr>
          <w:noProof/>
        </w:rPr>
        <w:fldChar w:fldCharType="end"/>
      </w:r>
    </w:p>
    <w:p w14:paraId="1CE9FDA7" w14:textId="4930664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ר"י: נאמנת רק כשבוכה ובגדיה קרועין..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Toc119230336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199</w:t>
      </w:r>
      <w:r>
        <w:rPr>
          <w:noProof/>
        </w:rPr>
        <w:fldChar w:fldCharType="end"/>
      </w:r>
    </w:p>
    <w:p w14:paraId="57B4A7DD" w14:textId="2115483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המעשה שהיה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Toc119230337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199</w:t>
      </w:r>
      <w:r>
        <w:rPr>
          <w:noProof/>
        </w:rPr>
        <w:fldChar w:fldCharType="end"/>
      </w:r>
    </w:p>
    <w:p w14:paraId="4898ABF7" w14:textId="7B8A680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אם ר"ח בן עקיבא ורבנן, חלקו במחלוקת ב"ש וב"ה?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Toc119230338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199</w:t>
      </w:r>
      <w:r>
        <w:rPr>
          <w:noProof/>
        </w:rPr>
        <w:fldChar w:fldCharType="end"/>
      </w:r>
    </w:p>
    <w:p w14:paraId="240A050A" w14:textId="61F4727B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כשבאה על דעת כתובה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Toc119230339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200</w:t>
      </w:r>
      <w:r>
        <w:rPr>
          <w:noProof/>
        </w:rPr>
        <w:fldChar w:fldCharType="end"/>
      </w:r>
    </w:p>
    <w:p w14:paraId="7E482FE0" w14:textId="77777777" w:rsidR="00DF5208" w:rsidRDefault="00DF5208" w:rsidP="00DF5208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lastRenderedPageBreak/>
        <w:t>קיז.</w:t>
      </w:r>
    </w:p>
    <w:p w14:paraId="2F701019" w14:textId="0B259AC2" w:rsidR="009831B3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rFonts w:hint="cs"/>
          <w:noProof/>
          <w:rtl/>
        </w:rPr>
        <w:t>מתני</w:t>
      </w:r>
      <w:r>
        <w:rPr>
          <w:noProof/>
          <w:rtl/>
        </w:rPr>
        <w:t>'</w:t>
      </w:r>
      <w:r>
        <w:rPr>
          <w:rFonts w:hint="cs"/>
          <w:noProof/>
          <w:rtl/>
        </w:rPr>
        <w:t xml:space="preserve"> ב''ש תנשא ותטול כתובתה, ה</w:t>
      </w:r>
      <w:r w:rsidR="009831B3">
        <w:rPr>
          <w:noProof/>
          <w:rtl/>
        </w:rPr>
        <w:t>כל נאמנין להעידה: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Toc119230340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200</w:t>
      </w:r>
      <w:r w:rsidR="009831B3">
        <w:rPr>
          <w:noProof/>
        </w:rPr>
        <w:fldChar w:fldCharType="end"/>
      </w:r>
    </w:p>
    <w:p w14:paraId="79266326" w14:textId="161E99F4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 w:rsidRPr="00C03A92">
        <w:rPr>
          <w:bCs w:val="0"/>
          <w:noProof/>
          <w:spacing w:val="-2"/>
          <w:rtl/>
        </w:rPr>
        <w:t>אבעיא:</w:t>
      </w:r>
      <w:r>
        <w:rPr>
          <w:noProof/>
          <w:rtl/>
        </w:rPr>
        <w:t xml:space="preserve"> חמותה הבאה לאחר מכאן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Toc119230341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200</w:t>
      </w:r>
      <w:r>
        <w:rPr>
          <w:noProof/>
        </w:rPr>
        <w:fldChar w:fldCharType="end"/>
      </w:r>
    </w:p>
    <w:p w14:paraId="42786878" w14:textId="692998A3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noProof/>
          <w:shd w:val="clear" w:color="auto" w:fill="F2F2F2" w:themeFill="background1" w:themeFillShade="F2"/>
          <w:rtl/>
        </w:rPr>
        <w:t>עד 'מת', ונשאת, ובא אחר 'לא מת'</w:t>
      </w:r>
      <w:r w:rsidR="00ED4323">
        <w:rPr>
          <w:rFonts w:hint="cs"/>
          <w:noProof/>
          <w:rtl/>
        </w:rPr>
        <w:t>,</w:t>
      </w:r>
      <w:r w:rsidR="00ED4323"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עד 'מת' ושנים 'לא מת'</w:t>
      </w:r>
      <w:r w:rsidR="00ED4323">
        <w:rPr>
          <w:rFonts w:hint="cs"/>
          <w:noProof/>
          <w:rtl/>
        </w:rPr>
        <w:t>,</w:t>
      </w:r>
      <w:r w:rsidR="00ED4323"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שנים 'מת' ועד 'לא מת'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Toc119230344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201</w:t>
      </w:r>
      <w:r>
        <w:rPr>
          <w:noProof/>
        </w:rPr>
        <w:fldChar w:fldCharType="end"/>
      </w:r>
    </w:p>
    <w:p w14:paraId="204C8DDA" w14:textId="306E3D77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עד 'מת', ושנים 'לא מת'..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Toc119230345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201</w:t>
      </w:r>
      <w:r>
        <w:rPr>
          <w:noProof/>
        </w:rPr>
        <w:fldChar w:fldCharType="end"/>
      </w:r>
    </w:p>
    <w:p w14:paraId="33EA97E6" w14:textId="6CA1206B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שנים 'מת' ועד 'לא מת'..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Toc119230346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201</w:t>
      </w:r>
      <w:r>
        <w:rPr>
          <w:noProof/>
        </w:rPr>
        <w:fldChar w:fldCharType="end"/>
      </w:r>
    </w:p>
    <w:p w14:paraId="1B26DC98" w14:textId="6375CB40" w:rsidR="009831B3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 xml:space="preserve">מתני' אחת 'מת' ואחת </w:t>
      </w:r>
      <w:r w:rsidRPr="00C03A92">
        <w:rPr>
          <w:noProof/>
          <w:rtl/>
        </w:rPr>
        <w:t>[צרתה]</w:t>
      </w:r>
      <w:r>
        <w:rPr>
          <w:noProof/>
          <w:rtl/>
        </w:rPr>
        <w:t xml:space="preserve"> 'לא מת':</w:t>
      </w:r>
      <w:r>
        <w:rPr>
          <w:rFonts w:hint="cs"/>
          <w:noProof/>
          <w:rtl/>
        </w:rPr>
        <w:t xml:space="preserve"> </w:t>
      </w:r>
      <w:r w:rsidR="009831B3">
        <w:rPr>
          <w:noProof/>
          <w:rtl/>
        </w:rPr>
        <w:t>אחת 'מת ואחת 'נהרג'</w:t>
      </w:r>
      <w:r w:rsidR="009831B3" w:rsidRPr="00C03A92">
        <w:rPr>
          <w:b/>
          <w:noProof/>
          <w:spacing w:val="8"/>
          <w:shd w:val="clear" w:color="auto" w:fill="F2F2F2" w:themeFill="background1" w:themeFillShade="F2"/>
          <w:rtl/>
        </w:rPr>
        <w:t>: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Toc119230348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201</w:t>
      </w:r>
      <w:r w:rsidR="009831B3">
        <w:rPr>
          <w:noProof/>
        </w:rPr>
        <w:fldChar w:fldCharType="end"/>
      </w:r>
    </w:p>
    <w:p w14:paraId="3CE98291" w14:textId="4D5551A0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ר"מ: הואיל ומכחישות זא"ז - לא ינשאו.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Toc119230349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202</w:t>
      </w:r>
      <w:r>
        <w:rPr>
          <w:noProof/>
        </w:rPr>
        <w:fldChar w:fldCharType="end"/>
      </w:r>
    </w:p>
    <w:p w14:paraId="510777F5" w14:textId="150F79FD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b/>
          <w:noProof/>
          <w:spacing w:val="8"/>
          <w:shd w:val="clear" w:color="auto" w:fill="F2F2F2" w:themeFill="background1" w:themeFillShade="F2"/>
          <w:rtl/>
        </w:rPr>
        <w:t>א.</w:t>
      </w:r>
      <w:r>
        <w:rPr>
          <w:noProof/>
          <w:rtl/>
        </w:rPr>
        <w:t xml:space="preserve"> 'מת בעלי' -תנשא ותטול כתובתה, וצרתה אסורה,</w:t>
      </w:r>
      <w:r w:rsidR="00654904"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ב. 'מת בעלי ואח"כ חמי'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Toc119230351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202</w:t>
      </w:r>
      <w:r>
        <w:rPr>
          <w:noProof/>
        </w:rPr>
        <w:fldChar w:fldCharType="end"/>
      </w:r>
    </w:p>
    <w:p w14:paraId="20BA32EE" w14:textId="77777777" w:rsidR="00654904" w:rsidRDefault="00654904" w:rsidP="00654904">
      <w:pPr>
        <w:pStyle w:val="aff7"/>
        <w:framePr w:wrap="around"/>
        <w:rPr>
          <w:noProof/>
          <w:shd w:val="clear" w:color="auto" w:fill="F2F2F2" w:themeFill="background1" w:themeFillShade="F2"/>
          <w:rtl/>
        </w:rPr>
      </w:pPr>
      <w:r>
        <w:rPr>
          <w:rFonts w:hint="cs"/>
          <w:noProof/>
          <w:shd w:val="clear" w:color="auto" w:fill="F2F2F2" w:themeFill="background1" w:themeFillShade="F2"/>
          <w:rtl/>
        </w:rPr>
        <w:t>קיח:</w:t>
      </w:r>
    </w:p>
    <w:p w14:paraId="2691D882" w14:textId="3D83E369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b/>
          <w:noProof/>
          <w:spacing w:val="8"/>
          <w:shd w:val="clear" w:color="auto" w:fill="F2F2F2" w:themeFill="background1" w:themeFillShade="F2"/>
          <w:rtl/>
        </w:rPr>
        <w:t>ג.</w:t>
      </w:r>
      <w:r>
        <w:rPr>
          <w:noProof/>
          <w:rtl/>
        </w:rPr>
        <w:t xml:space="preserve"> קידש אחת מחמש ואין יודע מי, כל אחת אומרת אותי -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Toc119230352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202</w:t>
      </w:r>
      <w:r>
        <w:rPr>
          <w:noProof/>
        </w:rPr>
        <w:fldChar w:fldCharType="end"/>
      </w:r>
    </w:p>
    <w:p w14:paraId="4D8DCF67" w14:textId="3BD3E5D7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הלכה היא ובעלה למדה"י, ובנה עמהם:</w:t>
      </w:r>
      <w:r w:rsidR="003D3C81">
        <w:rPr>
          <w:rFonts w:hint="cs"/>
          <w:noProof/>
          <w:rtl/>
        </w:rPr>
        <w:t>, נ</w:t>
      </w:r>
      <w:r>
        <w:rPr>
          <w:noProof/>
          <w:rtl/>
        </w:rPr>
        <w:t>יתן לי בן במדינת הים:</w:t>
      </w:r>
      <w:r w:rsidR="003D3C81">
        <w:rPr>
          <w:rFonts w:hint="cs"/>
          <w:noProof/>
          <w:rtl/>
        </w:rPr>
        <w:t>,</w:t>
      </w:r>
      <w:r>
        <w:rPr>
          <w:noProof/>
          <w:rtl/>
        </w:rPr>
        <w:t>ניתן לי יבם במדינת הים:</w:t>
      </w:r>
      <w:r w:rsidR="003D3C81">
        <w:rPr>
          <w:rFonts w:hint="cs"/>
          <w:noProof/>
          <w:rtl/>
        </w:rPr>
        <w:t xml:space="preserve">, </w:t>
      </w:r>
      <w:r>
        <w:rPr>
          <w:noProof/>
          <w:rtl/>
        </w:rPr>
        <w:t>הלכה היא ובעלה ויבמה למדה"י: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Toc119230356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203</w:t>
      </w:r>
      <w:r>
        <w:rPr>
          <w:noProof/>
        </w:rPr>
        <w:fldChar w:fldCharType="end"/>
      </w:r>
    </w:p>
    <w:p w14:paraId="4CA9C233" w14:textId="525EB1D5" w:rsidR="003D3C81" w:rsidRPr="003D3C81" w:rsidRDefault="003F38A7" w:rsidP="003D3C81">
      <w:pPr>
        <w:rPr>
          <w:rtl/>
        </w:rPr>
      </w:pPr>
      <w:r w:rsidRPr="003F38A7">
        <w:rPr>
          <w:rFonts w:cs="PFT_Frank" w:hint="cs"/>
          <w:bCs/>
          <w:noProof/>
          <w:szCs w:val="10"/>
          <w:rtl/>
        </w:rPr>
        <w:t>מזכה גט לאשתו במקום יבם, במקום קטטה</w:t>
      </w:r>
      <w:r>
        <w:rPr>
          <w:rFonts w:hint="cs"/>
          <w:rtl/>
        </w:rPr>
        <w:t xml:space="preserve"> </w:t>
      </w:r>
    </w:p>
    <w:p w14:paraId="3B82FDF9" w14:textId="77777777" w:rsidR="00F018CF" w:rsidRDefault="00F018CF" w:rsidP="00F018CF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קיט.</w:t>
      </w:r>
    </w:p>
    <w:p w14:paraId="2FF9D111" w14:textId="5B099753" w:rsidR="00F018CF" w:rsidRDefault="00F018CF" w:rsidP="00151107">
      <w:pPr>
        <w:pStyle w:val="TOC1"/>
        <w:rPr>
          <w:noProof/>
          <w:rtl/>
        </w:rPr>
      </w:pPr>
      <w:r w:rsidRPr="00BC3855">
        <w:rPr>
          <w:rFonts w:hint="cs"/>
          <w:noProof/>
          <w:rtl/>
        </w:rPr>
        <w:t>פרק ששה עשר האשה בתר</w:t>
      </w:r>
      <w:r w:rsidR="00BC3855">
        <w:rPr>
          <w:rFonts w:hint="cs"/>
          <w:noProof/>
          <w:rtl/>
        </w:rPr>
        <w:t>א</w:t>
      </w:r>
    </w:p>
    <w:p w14:paraId="2D9A4A72" w14:textId="6CD9EE5D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האשה שהלך בעלה וצרתה למדה"י, וא"ל 'מת בעליך'</w:t>
      </w:r>
      <w:r w:rsidR="009A5E56">
        <w:rPr>
          <w:rFonts w:hint="cs"/>
          <w:noProof/>
          <w:rtl/>
        </w:rPr>
        <w:t>,</w:t>
      </w:r>
      <w:r w:rsidR="009A5E56">
        <w:rPr>
          <w:rFonts w:hint="cs"/>
          <w:noProof/>
          <w:shd w:val="clear" w:color="auto" w:fill="F2F2F2" w:themeFill="background1" w:themeFillShade="F2"/>
          <w:rtl/>
        </w:rPr>
        <w:t xml:space="preserve"> </w:t>
      </w:r>
      <w:r w:rsidRPr="00C03A92">
        <w:rPr>
          <w:noProof/>
          <w:shd w:val="clear" w:color="auto" w:fill="F2F2F2" w:themeFill="background1" w:themeFillShade="F2"/>
          <w:rtl/>
        </w:rPr>
        <w:t>היתה לה חמות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Toc119230358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204</w:t>
      </w:r>
      <w:r>
        <w:rPr>
          <w:noProof/>
        </w:rPr>
        <w:fldChar w:fldCharType="end"/>
      </w:r>
    </w:p>
    <w:p w14:paraId="1326B622" w14:textId="5EB80A2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היא צרתה.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Toc119230359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204</w:t>
      </w:r>
      <w:r>
        <w:rPr>
          <w:noProof/>
        </w:rPr>
        <w:fldChar w:fldCharType="end"/>
      </w:r>
    </w:p>
    <w:p w14:paraId="4F25EB1A" w14:textId="5DB7BD1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Fb Fontext" w:hAnsi="Fb Fontext"/>
          <w:b/>
          <w:noProof/>
          <w:rtl/>
        </w:rPr>
        <w:t>לא תנשא ולא תתייבם..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Toc119230360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204</w:t>
      </w:r>
      <w:r>
        <w:rPr>
          <w:noProof/>
        </w:rPr>
        <w:fldChar w:fldCharType="end"/>
      </w:r>
    </w:p>
    <w:p w14:paraId="7CB9197C" w14:textId="0001BD23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ביאור הסיפא לפי זה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Toc119230361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204</w:t>
      </w:r>
      <w:r>
        <w:rPr>
          <w:noProof/>
        </w:rPr>
        <w:fldChar w:fldCharType="end"/>
      </w:r>
    </w:p>
    <w:p w14:paraId="2E43F1AA" w14:textId="77777777" w:rsidR="007C1CA0" w:rsidRDefault="007C1CA0" w:rsidP="007C1CA0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קיט:</w:t>
      </w:r>
    </w:p>
    <w:p w14:paraId="6413B077" w14:textId="64189EC1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Fb Fontext" w:hAnsi="Fb Fontext"/>
          <w:b/>
          <w:noProof/>
          <w:rtl/>
        </w:rPr>
        <w:t>לא תנשא.. עד שתדע שמא צרתה מעוברת.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Toc119230362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205</w:t>
      </w:r>
      <w:r>
        <w:rPr>
          <w:noProof/>
        </w:rPr>
        <w:fldChar w:fldCharType="end"/>
      </w:r>
    </w:p>
    <w:p w14:paraId="52A0810E" w14:textId="536D979D" w:rsidR="009831B3" w:rsidRDefault="009831B3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שתי יבמות, זו 'מת בעלי' וזו 'מת בעלי':</w:t>
      </w:r>
      <w:r w:rsidR="007C1CA0">
        <w:rPr>
          <w:rFonts w:hint="cs"/>
          <w:noProof/>
          <w:rtl/>
        </w:rPr>
        <w:t xml:space="preserve">, </w:t>
      </w:r>
      <w:r>
        <w:rPr>
          <w:noProof/>
          <w:rtl/>
        </w:rPr>
        <w:t>לזו עדים ולזו אין עדים</w:t>
      </w:r>
      <w:r w:rsidR="007C1CA0">
        <w:rPr>
          <w:rFonts w:hint="cs"/>
          <w:noProof/>
          <w:rtl/>
        </w:rPr>
        <w:t xml:space="preserve">, </w:t>
      </w:r>
      <w:r>
        <w:rPr>
          <w:noProof/>
          <w:rtl/>
        </w:rPr>
        <w:t>לזו בנים ולזו אין בנים</w:t>
      </w:r>
      <w:r w:rsidR="007C1CA0">
        <w:rPr>
          <w:rFonts w:hint="cs"/>
          <w:noProof/>
          <w:rtl/>
        </w:rPr>
        <w:t xml:space="preserve">, </w:t>
      </w:r>
      <w:r>
        <w:rPr>
          <w:noProof/>
          <w:rtl/>
        </w:rPr>
        <w:t>נתייבמו ומתו היבמין - אסורות להנשא,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Toc119230366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205</w:t>
      </w:r>
      <w:r>
        <w:rPr>
          <w:noProof/>
        </w:rPr>
        <w:fldChar w:fldCharType="end"/>
      </w:r>
    </w:p>
    <w:p w14:paraId="3B384F09" w14:textId="77777777" w:rsidR="007C1CA0" w:rsidRDefault="007C1CA0" w:rsidP="007C1CA0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קכ.</w:t>
      </w:r>
    </w:p>
    <w:p w14:paraId="7283D218" w14:textId="6FC7369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C03A92">
        <w:rPr>
          <w:rFonts w:ascii="Fb Fontext" w:hAnsi="Fb Fontext"/>
          <w:b/>
          <w:noProof/>
          <w:rtl/>
        </w:rPr>
        <w:t>ר"א: הואיל והותרו ליבמין, הותרו לכל אדם.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Toc119230367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205</w:t>
      </w:r>
      <w:r>
        <w:rPr>
          <w:noProof/>
        </w:rPr>
        <w:fldChar w:fldCharType="end"/>
      </w:r>
    </w:p>
    <w:p w14:paraId="1AF3A1D9" w14:textId="42FC7007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מתני' אין מעידין אלא על פרצוף הפנים עם החוטם,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_Toc119230368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206</w:t>
      </w:r>
      <w:r>
        <w:rPr>
          <w:noProof/>
        </w:rPr>
        <w:fldChar w:fldCharType="end"/>
      </w:r>
    </w:p>
    <w:p w14:paraId="50A1C5DC" w14:textId="07639170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אע"פ שיש סימנין בגופו ובכליו.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Toc119230369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206</w:t>
      </w:r>
      <w:r>
        <w:rPr>
          <w:noProof/>
        </w:rPr>
        <w:fldChar w:fldCharType="end"/>
      </w:r>
    </w:p>
    <w:p w14:paraId="693068FA" w14:textId="56424136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אע"פ שראוהו מגוייד..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Toc119230370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206</w:t>
      </w:r>
      <w:r>
        <w:rPr>
          <w:noProof/>
        </w:rPr>
        <w:fldChar w:fldCharType="end"/>
      </w:r>
    </w:p>
    <w:p w14:paraId="013839C8" w14:textId="2F6B1CB9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ואע"פ שהחיה אוכלת בו.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Toc119230371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207</w:t>
      </w:r>
      <w:r>
        <w:rPr>
          <w:noProof/>
        </w:rPr>
        <w:fldChar w:fldCharType="end"/>
      </w:r>
    </w:p>
    <w:p w14:paraId="0A66EEA5" w14:textId="77777777" w:rsidR="00CB3811" w:rsidRDefault="00CB3811" w:rsidP="00CB3811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קכא. </w:t>
      </w:r>
    </w:p>
    <w:p w14:paraId="650D63E7" w14:textId="2DFC0838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ריב"ב: לא כל האדם, המקומות, השעות - שוין.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Toc119230372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207</w:t>
      </w:r>
      <w:r>
        <w:rPr>
          <w:noProof/>
        </w:rPr>
        <w:fldChar w:fldCharType="end"/>
      </w:r>
    </w:p>
    <w:p w14:paraId="4DBE823D" w14:textId="3B206966" w:rsidR="009831B3" w:rsidRDefault="00CB3811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rFonts w:hint="cs"/>
          <w:noProof/>
          <w:rtl/>
        </w:rPr>
        <w:t xml:space="preserve">נפל למים, </w:t>
      </w:r>
      <w:r w:rsidR="009831B3">
        <w:rPr>
          <w:noProof/>
          <w:rtl/>
        </w:rPr>
        <w:t xml:space="preserve">יש </w:t>
      </w:r>
      <w:r>
        <w:rPr>
          <w:rFonts w:hint="cs"/>
          <w:noProof/>
          <w:rtl/>
        </w:rPr>
        <w:t xml:space="preserve">או אין </w:t>
      </w:r>
      <w:r w:rsidR="009831B3">
        <w:rPr>
          <w:noProof/>
          <w:rtl/>
        </w:rPr>
        <w:t>להם סוף</w:t>
      </w:r>
      <w:r>
        <w:rPr>
          <w:rFonts w:hint="cs"/>
          <w:noProof/>
          <w:rtl/>
        </w:rPr>
        <w:t>, מעשה בסומא</w:t>
      </w:r>
      <w:r w:rsidR="009831B3">
        <w:rPr>
          <w:noProof/>
          <w:rtl/>
        </w:rPr>
        <w:t>.</w:t>
      </w:r>
      <w:r w:rsidR="009831B3">
        <w:rPr>
          <w:noProof/>
          <w:rtl/>
        </w:rPr>
        <w:tab/>
      </w:r>
      <w:r w:rsidR="009831B3">
        <w:rPr>
          <w:noProof/>
        </w:rPr>
        <w:fldChar w:fldCharType="begin"/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  <w:instrText>PAGEREF</w:instrText>
      </w:r>
      <w:r w:rsidR="009831B3">
        <w:rPr>
          <w:noProof/>
          <w:rtl/>
        </w:rPr>
        <w:instrText xml:space="preserve"> _</w:instrText>
      </w:r>
      <w:r w:rsidR="009831B3">
        <w:rPr>
          <w:noProof/>
        </w:rPr>
        <w:instrText>Toc119230373 \h</w:instrText>
      </w:r>
      <w:r w:rsidR="009831B3">
        <w:rPr>
          <w:noProof/>
          <w:rtl/>
        </w:rPr>
        <w:instrText xml:space="preserve"> </w:instrText>
      </w:r>
      <w:r w:rsidR="009831B3">
        <w:rPr>
          <w:noProof/>
        </w:rPr>
      </w:r>
      <w:r w:rsidR="009831B3">
        <w:rPr>
          <w:noProof/>
        </w:rPr>
        <w:fldChar w:fldCharType="separate"/>
      </w:r>
      <w:r w:rsidR="00BF243C">
        <w:rPr>
          <w:noProof/>
          <w:rtl/>
        </w:rPr>
        <w:t>207</w:t>
      </w:r>
      <w:r w:rsidR="009831B3">
        <w:rPr>
          <w:noProof/>
        </w:rPr>
        <w:fldChar w:fldCharType="end"/>
      </w:r>
    </w:p>
    <w:p w14:paraId="209743FD" w14:textId="4F3D7276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מעשים ב'מים שאין להן סוף', ו'גדולים דברי חכמים' בזה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Toc119230374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208</w:t>
      </w:r>
      <w:r>
        <w:rPr>
          <w:noProof/>
        </w:rPr>
        <w:fldChar w:fldCharType="end"/>
      </w:r>
    </w:p>
    <w:p w14:paraId="6C74DD3E" w14:textId="77777777" w:rsidR="00DB745E" w:rsidRDefault="00DB745E" w:rsidP="00DB745E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>קכא:</w:t>
      </w:r>
    </w:p>
    <w:p w14:paraId="661814FA" w14:textId="2213E1B1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נפל למקומות שונים - אם מעידין עליו שמת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Toc119230375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208</w:t>
      </w:r>
      <w:r>
        <w:rPr>
          <w:noProof/>
        </w:rPr>
        <w:fldChar w:fldCharType="end"/>
      </w:r>
    </w:p>
    <w:p w14:paraId="44E9B361" w14:textId="1C1CB97D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ר"מ: מעשה שנפל לבור הגדול, ועלה אחר ג' ימים.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Toc119230376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208</w:t>
      </w:r>
      <w:r>
        <w:rPr>
          <w:noProof/>
        </w:rPr>
        <w:fldChar w:fldCharType="end"/>
      </w:r>
    </w:p>
    <w:p w14:paraId="5493740B" w14:textId="702C74D2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מעשה בבת 'נחוניא חופר שיחין' שנפלה לבור הגדול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Toc119230377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209</w:t>
      </w:r>
      <w:r>
        <w:rPr>
          <w:noProof/>
        </w:rPr>
        <w:fldChar w:fldCharType="end"/>
      </w:r>
    </w:p>
    <w:p w14:paraId="6629DB7F" w14:textId="0371AD3C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lastRenderedPageBreak/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אפילו שמע מהנשים 'מת איש פלוני'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_Toc119230378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209</w:t>
      </w:r>
      <w:r>
        <w:rPr>
          <w:noProof/>
        </w:rPr>
        <w:fldChar w:fldCharType="end"/>
      </w:r>
    </w:p>
    <w:p w14:paraId="66649E08" w14:textId="5BAECE5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שמע מהתינוקות..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Toc119230379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209</w:t>
      </w:r>
      <w:r>
        <w:rPr>
          <w:noProof/>
        </w:rPr>
        <w:fldChar w:fldCharType="end"/>
      </w:r>
    </w:p>
    <w:p w14:paraId="3D0F98F6" w14:textId="77D4D124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בגוי - אם מתכוין אינו עדות.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Toc119230380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209</w:t>
      </w:r>
      <w:r>
        <w:rPr>
          <w:noProof/>
        </w:rPr>
        <w:fldChar w:fldCharType="end"/>
      </w:r>
    </w:p>
    <w:p w14:paraId="1A6BD91B" w14:textId="4B974F07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מקרים שהגוי מגזים אף ש'מסיח לפי תומו'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Toc119230381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210</w:t>
      </w:r>
      <w:r>
        <w:rPr>
          <w:noProof/>
        </w:rPr>
        <w:fldChar w:fldCharType="end"/>
      </w:r>
    </w:p>
    <w:p w14:paraId="51DD8D6F" w14:textId="77777777" w:rsidR="00AA01A2" w:rsidRDefault="00AA01A2" w:rsidP="00AA01A2">
      <w:pPr>
        <w:pStyle w:val="aff7"/>
        <w:framePr w:wrap="around"/>
        <w:rPr>
          <w:noProof/>
          <w:rtl/>
        </w:rPr>
      </w:pPr>
      <w:r>
        <w:rPr>
          <w:rFonts w:hint="cs"/>
          <w:noProof/>
          <w:rtl/>
        </w:rPr>
        <w:t xml:space="preserve">קכב. </w:t>
      </w:r>
    </w:p>
    <w:p w14:paraId="36749C14" w14:textId="0151E06C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ג' מעשים נוספים שהאמינו גוי ב'מסיח לפי תומו'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Toc119230382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210</w:t>
      </w:r>
      <w:r>
        <w:rPr>
          <w:noProof/>
        </w:rPr>
        <w:fldChar w:fldCharType="end"/>
      </w:r>
    </w:p>
    <w:p w14:paraId="5F274F6E" w14:textId="58E6BCC8" w:rsidR="006D3E78" w:rsidRDefault="006D3E78" w:rsidP="0015110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shd w:val="clear" w:color="auto" w:fill="F2F2F2" w:themeFill="background1" w:themeFillShade="F2"/>
          <w:rtl/>
        </w:rPr>
        <w:t xml:space="preserve">מתני' </w:t>
      </w:r>
      <w:r w:rsidRPr="00C03A92">
        <w:rPr>
          <w:noProof/>
          <w:shd w:val="clear" w:color="auto" w:fill="F2F2F2" w:themeFill="background1" w:themeFillShade="F2"/>
          <w:rtl/>
        </w:rPr>
        <w:t>מעידין לאור הנר והלבנה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 xml:space="preserve">PAGEREF _Toc119230383 \h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210</w:t>
      </w:r>
      <w:r>
        <w:rPr>
          <w:noProof/>
        </w:rPr>
        <w:fldChar w:fldCharType="end"/>
      </w:r>
    </w:p>
    <w:p w14:paraId="04E8E3D3" w14:textId="4136E422" w:rsidR="009831B3" w:rsidRDefault="009831B3">
      <w:pPr>
        <w:pStyle w:val="TOC2"/>
        <w:tabs>
          <w:tab w:val="right" w:leader="dot" w:pos="3392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noProof/>
          <w:rtl/>
        </w:rPr>
        <w:t>הלכו ולא מצאו..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Toc119230384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210</w:t>
      </w:r>
      <w:r>
        <w:rPr>
          <w:noProof/>
        </w:rPr>
        <w:fldChar w:fldCharType="end"/>
      </w:r>
    </w:p>
    <w:p w14:paraId="7578BE1C" w14:textId="70F21778" w:rsidR="009831B3" w:rsidRDefault="009831B3">
      <w:pPr>
        <w:pStyle w:val="TOC3"/>
        <w:tabs>
          <w:tab w:val="right" w:leader="dot" w:pos="3392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rtl/>
        </w:rPr>
      </w:pPr>
      <w:r>
        <w:rPr>
          <w:noProof/>
          <w:rtl/>
        </w:rPr>
        <w:t>אם עדות אשה צריך דרישה וחקירה</w:t>
      </w:r>
      <w:r>
        <w:rPr>
          <w:noProof/>
          <w:rtl/>
        </w:rPr>
        <w:tab/>
      </w:r>
      <w:r>
        <w:rPr>
          <w:noProof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Toc119230385 \h</w:instrText>
      </w:r>
      <w:r>
        <w:rPr>
          <w:noProof/>
          <w:rtl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BF243C">
        <w:rPr>
          <w:noProof/>
          <w:rtl/>
        </w:rPr>
        <w:t>211</w:t>
      </w:r>
      <w:r>
        <w:rPr>
          <w:noProof/>
        </w:rPr>
        <w:fldChar w:fldCharType="end"/>
      </w:r>
    </w:p>
    <w:p w14:paraId="3E517501" w14:textId="02B14815" w:rsidR="00BC6A3C" w:rsidRPr="00BC6A3C" w:rsidRDefault="00BC6A3C" w:rsidP="00A1601E">
      <w:pPr>
        <w:rPr>
          <w:rFonts w:ascii="Fb Fontext" w:hAnsi="Fb Fontext"/>
          <w:rtl/>
        </w:rPr>
      </w:pPr>
      <w:r>
        <w:rPr>
          <w:rFonts w:ascii="Fb Fontext" w:hAnsi="Fb Fontext"/>
          <w:rtl/>
        </w:rPr>
        <w:fldChar w:fldCharType="end"/>
      </w:r>
    </w:p>
    <w:sectPr w:rsidR="00BC6A3C" w:rsidRPr="00BC6A3C" w:rsidSect="00BC6A3C">
      <w:headerReference w:type="even" r:id="rId13"/>
      <w:headerReference w:type="default" r:id="rId14"/>
      <w:pgSz w:w="4536" w:h="6804" w:code="8"/>
      <w:pgMar w:top="567" w:right="567" w:bottom="284" w:left="567" w:header="284" w:footer="284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EDA4B" w14:textId="77777777" w:rsidR="006A340A" w:rsidRDefault="006A340A" w:rsidP="0005486A">
      <w:pPr>
        <w:spacing w:line="240" w:lineRule="auto"/>
      </w:pPr>
      <w:r>
        <w:separator/>
      </w:r>
    </w:p>
  </w:endnote>
  <w:endnote w:type="continuationSeparator" w:id="0">
    <w:p w14:paraId="23F59E6A" w14:textId="77777777" w:rsidR="006A340A" w:rsidRDefault="006A340A" w:rsidP="000548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BA Fontov Regular">
    <w:altName w:val="BA Fontov"/>
    <w:charset w:val="00"/>
    <w:family w:val="roman"/>
    <w:pitch w:val="variable"/>
    <w:sig w:usb0="00000803" w:usb1="50000000" w:usb2="00000000" w:usb3="00000000" w:csb0="00000021" w:csb1="00000000"/>
  </w:font>
  <w:font w:name="PFT_Frank">
    <w:panose1 w:val="01000503000000020003"/>
    <w:charset w:val="B1"/>
    <w:family w:val="auto"/>
    <w:pitch w:val="variable"/>
    <w:sig w:usb0="80000827" w:usb1="5000004A" w:usb2="00000000" w:usb3="00000000" w:csb0="00000020" w:csb1="00000000"/>
  </w:font>
  <w:font w:name="FontbitDavid">
    <w:altName w:val="Times New Roman"/>
    <w:charset w:val="00"/>
    <w:family w:val="roman"/>
    <w:pitch w:val="variable"/>
    <w:sig w:usb0="80000827" w:usb1="5000004A" w:usb2="0000002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BA Vilna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 חניכי הישיבות">
    <w:panose1 w:val="02020803050405020304"/>
    <w:charset w:val="00"/>
    <w:family w:val="roman"/>
    <w:pitch w:val="variable"/>
    <w:sig w:usb0="80000823" w:usb1="50002042" w:usb2="00000000" w:usb3="00000000" w:csb0="00000021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BA Haketer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 Leukmey Girsa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Tefilot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F170D" w14:textId="669342ED" w:rsidR="001A11D4" w:rsidRDefault="001A11D4" w:rsidP="001A11D4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rtl/>
        <w:lang w:val="he-IL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788723321"/>
      <w:docPartObj>
        <w:docPartGallery w:val="Page Numbers (Bottom of Page)"/>
        <w:docPartUnique/>
      </w:docPartObj>
    </w:sdtPr>
    <w:sdtContent>
      <w:p w14:paraId="62D9495E" w14:textId="0526F5B1" w:rsidR="001A11D4" w:rsidRDefault="001A11D4" w:rsidP="001A11D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759021877"/>
      <w:docPartObj>
        <w:docPartGallery w:val="Page Numbers (Bottom of Page)"/>
        <w:docPartUnique/>
      </w:docPartObj>
    </w:sdtPr>
    <w:sdtEndPr>
      <w:rPr>
        <w:cs/>
      </w:rPr>
    </w:sdtEndPr>
    <w:sdtContent>
      <w:p w14:paraId="78A023B0" w14:textId="1AADA7DB" w:rsidR="0063685D" w:rsidRDefault="0063685D">
        <w:pPr>
          <w:pStyle w:val="a5"/>
          <w:jc w:val="center"/>
          <w:rPr>
            <w:rtl/>
            <w:cs/>
          </w:rPr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Pr="00134B36">
          <w:rPr>
            <w:noProof/>
            <w:rtl/>
            <w:lang w:val="he-IL"/>
          </w:rPr>
          <w:t>383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B0303" w14:textId="77777777" w:rsidR="006A340A" w:rsidRDefault="006A340A" w:rsidP="0005486A">
      <w:pPr>
        <w:spacing w:line="240" w:lineRule="auto"/>
      </w:pPr>
      <w:r>
        <w:separator/>
      </w:r>
    </w:p>
  </w:footnote>
  <w:footnote w:type="continuationSeparator" w:id="0">
    <w:p w14:paraId="20550953" w14:textId="77777777" w:rsidR="006A340A" w:rsidRDefault="006A340A" w:rsidP="000548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AC38F" w14:textId="77777777" w:rsidR="001A11D4" w:rsidRDefault="001A11D4" w:rsidP="001A11D4">
    <w:pPr>
      <w:pStyle w:val="aff2"/>
      <w:rPr>
        <w:rtl/>
      </w:rPr>
    </w:pPr>
    <w:r>
      <w:rPr>
        <w:rFonts w:ascii="BA  Leukmey Girsa Regular" w:hAnsi="BA  Leukmey Girsa Regular" w:cs="BA  Leukmey Girsa Regular"/>
        <w:sz w:val="20"/>
        <w:szCs w:val="20"/>
        <w:rtl/>
      </w:rPr>
      <w:t>׹</w:t>
    </w:r>
    <w:r w:rsidRPr="0090328A">
      <w:rPr>
        <w:rFonts w:ascii="BA Tefilot Regular" w:hAnsi="BA Tefilot Regular" w:cs="BA Tefilot Regular"/>
        <w:spacing w:val="10"/>
        <w:sz w:val="22"/>
        <w:szCs w:val="22"/>
        <w:rtl/>
      </w:rPr>
      <w:t xml:space="preserve"> </w:t>
    </w:r>
    <w:r>
      <w:rPr>
        <w:rFonts w:ascii="BA Tefilot Regular" w:hAnsi="BA Tefilot Regular" w:cs="BA Tefilot Regular" w:hint="cs"/>
        <w:spacing w:val="10"/>
        <w:sz w:val="22"/>
        <w:szCs w:val="22"/>
        <w:rtl/>
      </w:rPr>
      <w:t>שיננא</w:t>
    </w:r>
    <w:r w:rsidRPr="0090328A">
      <w:rPr>
        <w:rFonts w:ascii="BA Tefilot Regular" w:hAnsi="BA Tefilot Regular" w:cs="BA Tefilot Regular"/>
        <w:spacing w:val="10"/>
        <w:sz w:val="22"/>
        <w:szCs w:val="22"/>
        <w:rtl/>
      </w:rPr>
      <w:t xml:space="preserve"> </w:t>
    </w:r>
    <w:r w:rsidRPr="0090328A">
      <w:rPr>
        <w:rFonts w:ascii="BA  Leukmey Girsa Regular" w:hAnsi="BA  Leukmey Girsa Regular" w:cs="BA  Leukmey Girsa Regular"/>
        <w:sz w:val="20"/>
        <w:szCs w:val="20"/>
        <w:rtl/>
      </w:rPr>
      <w:t>׶</w:t>
    </w:r>
  </w:p>
  <w:p w14:paraId="447416EE" w14:textId="1A3357B8" w:rsidR="001A11D4" w:rsidRPr="001A11D4" w:rsidRDefault="001A11D4" w:rsidP="001A11D4">
    <w:pPr>
      <w:pStyle w:val="a3"/>
      <w:tabs>
        <w:tab w:val="clear" w:pos="4025"/>
        <w:tab w:val="decimal" w:pos="3118"/>
        <w:tab w:val="decimal" w:pos="3402"/>
        <w:tab w:val="center" w:pos="4677"/>
        <w:tab w:val="right" w:pos="7569"/>
      </w:tabs>
      <w:spacing w:after="0"/>
      <w:rPr>
        <w:rFonts w:ascii="BA Vilna Bold" w:hAnsi="BA Vilna Bold"/>
        <w:b w:val="0"/>
        <w:spacing w:val="8"/>
        <w:sz w:val="14"/>
        <w:szCs w:val="16"/>
      </w:rPr>
    </w:pPr>
    <w:r>
      <w:rPr>
        <w:rFonts w:ascii="BA Vilna Bold" w:hAnsi="BA Vilna Bold"/>
        <w:b w:val="0"/>
        <w:bCs/>
        <w:spacing w:val="8"/>
        <w:sz w:val="14"/>
        <w:szCs w:val="16"/>
        <w:rtl/>
      </w:rPr>
      <w:fldChar w:fldCharType="begin"/>
    </w:r>
    <w:r>
      <w:rPr>
        <w:rFonts w:ascii="BA Vilna Bold" w:hAnsi="BA Vilna Bold"/>
        <w:b w:val="0"/>
        <w:bCs/>
        <w:spacing w:val="8"/>
        <w:sz w:val="14"/>
        <w:szCs w:val="16"/>
        <w:rtl/>
      </w:rPr>
      <w:instrText xml:space="preserve"> </w:instrText>
    </w:r>
    <w:r>
      <w:rPr>
        <w:rFonts w:ascii="BA Vilna Bold" w:hAnsi="BA Vilna Bold"/>
        <w:b w:val="0"/>
        <w:bCs/>
        <w:spacing w:val="8"/>
        <w:sz w:val="14"/>
        <w:szCs w:val="16"/>
      </w:rPr>
      <w:instrText>STYLEREF</w:instrText>
    </w:r>
    <w:r>
      <w:rPr>
        <w:rFonts w:ascii="BA Vilna Bold" w:hAnsi="BA Vilna Bold"/>
        <w:b w:val="0"/>
        <w:bCs/>
        <w:spacing w:val="8"/>
        <w:sz w:val="14"/>
        <w:szCs w:val="16"/>
        <w:rtl/>
      </w:rPr>
      <w:instrText xml:space="preserve">  "דף בצד"  \* </w:instrText>
    </w:r>
    <w:r>
      <w:rPr>
        <w:rFonts w:ascii="BA Vilna Bold" w:hAnsi="BA Vilna Bold"/>
        <w:b w:val="0"/>
        <w:bCs/>
        <w:spacing w:val="8"/>
        <w:sz w:val="14"/>
        <w:szCs w:val="16"/>
      </w:rPr>
      <w:instrText>MERGEFORMAT</w:instrText>
    </w:r>
    <w:r>
      <w:rPr>
        <w:rFonts w:ascii="BA Vilna Bold" w:hAnsi="BA Vilna Bold"/>
        <w:b w:val="0"/>
        <w:bCs/>
        <w:spacing w:val="8"/>
        <w:sz w:val="14"/>
        <w:szCs w:val="16"/>
        <w:rtl/>
      </w:rPr>
      <w:instrText xml:space="preserve"> </w:instrText>
    </w:r>
    <w:r w:rsidR="00A0790F">
      <w:rPr>
        <w:rFonts w:ascii="BA Vilna Bold" w:hAnsi="BA Vilna Bold"/>
        <w:b w:val="0"/>
        <w:bCs/>
        <w:spacing w:val="8"/>
        <w:sz w:val="14"/>
        <w:szCs w:val="16"/>
        <w:rtl/>
      </w:rPr>
      <w:fldChar w:fldCharType="separate"/>
    </w:r>
    <w:r w:rsidR="00A0790F">
      <w:rPr>
        <w:rFonts w:ascii="BA Vilna Bold" w:hAnsi="BA Vilna Bold"/>
        <w:b w:val="0"/>
        <w:bCs/>
        <w:noProof/>
        <w:spacing w:val="8"/>
        <w:sz w:val="14"/>
        <w:szCs w:val="16"/>
        <w:rtl/>
      </w:rPr>
      <w:t>ד:</w:t>
    </w:r>
    <w:r>
      <w:rPr>
        <w:rFonts w:ascii="BA Vilna Bold" w:hAnsi="BA Vilna Bold"/>
        <w:b w:val="0"/>
        <w:bCs/>
        <w:spacing w:val="8"/>
        <w:sz w:val="14"/>
        <w:szCs w:val="16"/>
        <w:rtl/>
      </w:rPr>
      <w:fldChar w:fldCharType="end"/>
    </w:r>
    <w:r>
      <w:rPr>
        <w:rFonts w:ascii="BA Vilna Bold" w:hAnsi="BA Vilna Bold" w:hint="cs"/>
        <w:b w:val="0"/>
        <w:bCs/>
        <w:spacing w:val="8"/>
        <w:sz w:val="14"/>
        <w:szCs w:val="16"/>
        <w:rtl/>
      </w:rPr>
      <w:t xml:space="preserve">  </w:t>
    </w:r>
    <w:r w:rsidRPr="005F0BDF">
      <w:rPr>
        <w:rFonts w:ascii="BA Vilna Bold" w:hAnsi="BA Vilna Bold"/>
        <w:b w:val="0"/>
        <w:bCs/>
        <w:spacing w:val="8"/>
        <w:sz w:val="14"/>
        <w:szCs w:val="16"/>
        <w:rtl/>
      </w:rPr>
      <w:fldChar w:fldCharType="begin"/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 </w:instrText>
    </w:r>
    <w:r w:rsidRPr="005F0BDF">
      <w:rPr>
        <w:rFonts w:ascii="BA Vilna Bold" w:hAnsi="BA Vilna Bold"/>
        <w:spacing w:val="8"/>
        <w:sz w:val="14"/>
        <w:szCs w:val="16"/>
      </w:rPr>
      <w:instrText>STYLEREF</w:instrText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  פרק  \* </w:instrText>
    </w:r>
    <w:r w:rsidRPr="005F0BDF">
      <w:rPr>
        <w:rFonts w:ascii="BA Vilna Bold" w:hAnsi="BA Vilna Bold"/>
        <w:spacing w:val="8"/>
        <w:sz w:val="14"/>
        <w:szCs w:val="16"/>
      </w:rPr>
      <w:instrText xml:space="preserve">MERGEFORMAT </w:instrText>
    </w:r>
    <w:r w:rsidRPr="005F0BDF">
      <w:rPr>
        <w:rFonts w:ascii="BA Vilna Bold" w:hAnsi="BA Vilna Bold"/>
        <w:b w:val="0"/>
        <w:bCs/>
        <w:spacing w:val="8"/>
        <w:sz w:val="14"/>
        <w:szCs w:val="16"/>
        <w:rtl/>
      </w:rPr>
      <w:fldChar w:fldCharType="separate"/>
    </w:r>
    <w:r w:rsidR="00A0790F">
      <w:rPr>
        <w:rFonts w:ascii="BA Vilna Bold" w:hAnsi="BA Vilna Bold"/>
        <w:noProof/>
        <w:spacing w:val="8"/>
        <w:sz w:val="14"/>
        <w:szCs w:val="16"/>
        <w:rtl/>
      </w:rPr>
      <w:t>פרק ראשון</w:t>
    </w:r>
    <w:r w:rsidRPr="005F0BDF">
      <w:rPr>
        <w:rFonts w:ascii="BA Vilna Bold" w:hAnsi="BA Vilna Bold"/>
        <w:b w:val="0"/>
        <w:bCs/>
        <w:spacing w:val="8"/>
        <w:sz w:val="14"/>
        <w:szCs w:val="16"/>
        <w:rtl/>
      </w:rPr>
      <w:fldChar w:fldCharType="end"/>
    </w:r>
    <w:r w:rsidRPr="005F0BDF">
      <w:rPr>
        <w:rFonts w:ascii="BA Vilna Bold" w:hAnsi="BA Vilna Bold" w:hint="cs"/>
        <w:b w:val="0"/>
        <w:spacing w:val="8"/>
        <w:sz w:val="14"/>
        <w:szCs w:val="16"/>
        <w:rtl/>
      </w:rPr>
      <w:t>:</w:t>
    </w:r>
    <w:r>
      <w:rPr>
        <w:rFonts w:ascii="BA Vilna Bold" w:hAnsi="BA Vilna Bold" w:hint="cs"/>
        <w:spacing w:val="8"/>
        <w:sz w:val="14"/>
        <w:szCs w:val="16"/>
        <w:rtl/>
      </w:rPr>
      <w:t xml:space="preserve"> </w:t>
    </w:r>
    <w:r>
      <w:rPr>
        <w:rFonts w:ascii="BA Vilna Bold" w:hAnsi="BA Vilna Bold"/>
        <w:spacing w:val="8"/>
        <w:sz w:val="14"/>
        <w:szCs w:val="16"/>
        <w:rtl/>
      </w:rPr>
      <w:fldChar w:fldCharType="begin"/>
    </w:r>
    <w:r>
      <w:rPr>
        <w:rFonts w:ascii="BA Vilna Bold" w:hAnsi="BA Vilna Bold"/>
        <w:spacing w:val="8"/>
        <w:sz w:val="14"/>
        <w:szCs w:val="16"/>
        <w:rtl/>
      </w:rPr>
      <w:instrText xml:space="preserve"> </w:instrText>
    </w:r>
    <w:r>
      <w:rPr>
        <w:rFonts w:ascii="BA Vilna Bold" w:hAnsi="BA Vilna Bold"/>
        <w:spacing w:val="8"/>
        <w:sz w:val="14"/>
        <w:szCs w:val="16"/>
      </w:rPr>
      <w:instrText>STYLEREF</w:instrText>
    </w:r>
    <w:r>
      <w:rPr>
        <w:rFonts w:ascii="BA Vilna Bold" w:hAnsi="BA Vilna Bold"/>
        <w:spacing w:val="8"/>
        <w:sz w:val="14"/>
        <w:szCs w:val="16"/>
        <w:rtl/>
      </w:rPr>
      <w:instrText xml:space="preserve">  "פרק שם"  \* </w:instrText>
    </w:r>
    <w:r>
      <w:rPr>
        <w:rFonts w:ascii="BA Vilna Bold" w:hAnsi="BA Vilna Bold"/>
        <w:spacing w:val="8"/>
        <w:sz w:val="14"/>
        <w:szCs w:val="16"/>
      </w:rPr>
      <w:instrText>MERGEFORMAT</w:instrText>
    </w:r>
    <w:r>
      <w:rPr>
        <w:rFonts w:ascii="BA Vilna Bold" w:hAnsi="BA Vilna Bold"/>
        <w:spacing w:val="8"/>
        <w:sz w:val="14"/>
        <w:szCs w:val="16"/>
        <w:rtl/>
      </w:rPr>
      <w:instrText xml:space="preserve"> </w:instrText>
    </w:r>
    <w:r>
      <w:rPr>
        <w:rFonts w:ascii="BA Vilna Bold" w:hAnsi="BA Vilna Bold"/>
        <w:spacing w:val="8"/>
        <w:sz w:val="14"/>
        <w:szCs w:val="16"/>
        <w:rtl/>
      </w:rPr>
      <w:fldChar w:fldCharType="separate"/>
    </w:r>
    <w:r w:rsidR="00A0790F">
      <w:rPr>
        <w:rFonts w:ascii="BA Vilna Bold" w:hAnsi="BA Vilna Bold"/>
        <w:noProof/>
        <w:spacing w:val="8"/>
        <w:sz w:val="14"/>
        <w:szCs w:val="16"/>
        <w:rtl/>
      </w:rPr>
      <w:t>ט''ו נשים</w:t>
    </w:r>
    <w:r>
      <w:rPr>
        <w:rFonts w:ascii="BA Vilna Bold" w:hAnsi="BA Vilna Bold"/>
        <w:spacing w:val="8"/>
        <w:sz w:val="14"/>
        <w:szCs w:val="16"/>
        <w:rtl/>
      </w:rPr>
      <w:fldChar w:fldCharType="end"/>
    </w:r>
    <w:r>
      <w:rPr>
        <w:rFonts w:ascii="BA Vilna Bold" w:hAnsi="BA Vilna Bold" w:hint="cs"/>
        <w:spacing w:val="8"/>
        <w:sz w:val="14"/>
        <w:szCs w:val="16"/>
        <w:rtl/>
      </w:rPr>
      <w:t xml:space="preserve">     </w:t>
    </w:r>
    <w:r w:rsidRPr="005F0BDF">
      <w:rPr>
        <w:rFonts w:ascii="BA Vilna Bold" w:hAnsi="BA Vilna Bold"/>
        <w:spacing w:val="8"/>
        <w:sz w:val="14"/>
        <w:szCs w:val="16"/>
        <w:rtl/>
      </w:rPr>
      <w:fldChar w:fldCharType="begin"/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 </w:instrText>
    </w:r>
    <w:r w:rsidRPr="005F0BDF">
      <w:rPr>
        <w:rFonts w:ascii="BA Vilna Bold" w:hAnsi="BA Vilna Bold"/>
        <w:spacing w:val="8"/>
        <w:sz w:val="14"/>
        <w:szCs w:val="16"/>
      </w:rPr>
      <w:instrText>STYLEREF</w:instrText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  מסכת  \* </w:instrText>
    </w:r>
    <w:r w:rsidRPr="005F0BDF">
      <w:rPr>
        <w:rFonts w:ascii="BA Vilna Bold" w:hAnsi="BA Vilna Bold"/>
        <w:spacing w:val="8"/>
        <w:sz w:val="14"/>
        <w:szCs w:val="16"/>
      </w:rPr>
      <w:instrText>MERGEFORMAT</w:instrText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 </w:instrText>
    </w:r>
    <w:r w:rsidRPr="005F0BDF">
      <w:rPr>
        <w:rFonts w:ascii="BA Vilna Bold" w:hAnsi="BA Vilna Bold"/>
        <w:spacing w:val="8"/>
        <w:sz w:val="14"/>
        <w:szCs w:val="16"/>
        <w:rtl/>
      </w:rPr>
      <w:fldChar w:fldCharType="separate"/>
    </w:r>
    <w:r w:rsidR="00A0790F">
      <w:rPr>
        <w:rFonts w:ascii="BA Vilna Bold" w:hAnsi="BA Vilna Bold"/>
        <w:noProof/>
        <w:spacing w:val="8"/>
        <w:sz w:val="14"/>
        <w:szCs w:val="16"/>
        <w:rtl/>
      </w:rPr>
      <w:t>יבמות</w:t>
    </w:r>
    <w:r w:rsidRPr="005F0BDF">
      <w:rPr>
        <w:rFonts w:ascii="BA Vilna Bold" w:hAnsi="BA Vilna Bold"/>
        <w:spacing w:val="8"/>
        <w:sz w:val="14"/>
        <w:szCs w:val="16"/>
        <w:rtl/>
      </w:rPr>
      <w:fldChar w:fldCharType="end"/>
    </w:r>
    <w:r w:rsidRPr="005F0BDF">
      <w:rPr>
        <w:rFonts w:ascii="BA Vilna Bold" w:hAnsi="BA Vilna Bold"/>
        <w:spacing w:val="8"/>
        <w:sz w:val="14"/>
        <w:szCs w:val="16"/>
        <w:rtl/>
      </w:rPr>
      <w:t xml:space="preserve">  </w:t>
    </w:r>
    <w:r w:rsidRPr="005F0BDF">
      <w:rPr>
        <w:rFonts w:ascii="BA Vilna Bold" w:hAnsi="BA Vilna Bold"/>
        <w:spacing w:val="8"/>
        <w:sz w:val="14"/>
        <w:szCs w:val="16"/>
        <w:rtl/>
      </w:rPr>
      <w:tab/>
    </w:r>
    <w:r>
      <w:rPr>
        <w:rFonts w:ascii="BA Vilna Bold" w:hAnsi="BA Vilna Bold" w:hint="cs"/>
        <w:b w:val="0"/>
        <w:spacing w:val="8"/>
        <w:sz w:val="14"/>
        <w:szCs w:val="16"/>
        <w:rtl/>
      </w:rPr>
      <w:t xml:space="preserve"> </w:t>
    </w:r>
    <w:r>
      <w:rPr>
        <w:rFonts w:ascii="BA Vilna Bold" w:hAnsi="BA Vilna Bold"/>
        <w:b w:val="0"/>
        <w:spacing w:val="8"/>
        <w:sz w:val="14"/>
        <w:szCs w:val="16"/>
        <w:rtl/>
      </w:rPr>
      <w:fldChar w:fldCharType="begin"/>
    </w:r>
    <w:r>
      <w:rPr>
        <w:rFonts w:ascii="BA Vilna Bold" w:hAnsi="BA Vilna Bold"/>
        <w:b w:val="0"/>
        <w:spacing w:val="8"/>
        <w:sz w:val="14"/>
        <w:szCs w:val="16"/>
        <w:rtl/>
      </w:rPr>
      <w:instrText xml:space="preserve"> </w:instrText>
    </w:r>
    <w:r>
      <w:rPr>
        <w:rFonts w:ascii="BA Vilna Bold" w:hAnsi="BA Vilna Bold"/>
        <w:b w:val="0"/>
        <w:spacing w:val="8"/>
        <w:sz w:val="14"/>
        <w:szCs w:val="16"/>
      </w:rPr>
      <w:instrText>STYLEREF</w:instrText>
    </w:r>
    <w:r>
      <w:rPr>
        <w:rFonts w:ascii="BA Vilna Bold" w:hAnsi="BA Vilna Bold"/>
        <w:b w:val="0"/>
        <w:spacing w:val="8"/>
        <w:sz w:val="14"/>
        <w:szCs w:val="16"/>
        <w:rtl/>
      </w:rPr>
      <w:instrText xml:space="preserve">  "דפים בפרק ב"  \* </w:instrText>
    </w:r>
    <w:r>
      <w:rPr>
        <w:rFonts w:ascii="BA Vilna Bold" w:hAnsi="BA Vilna Bold"/>
        <w:b w:val="0"/>
        <w:spacing w:val="8"/>
        <w:sz w:val="14"/>
        <w:szCs w:val="16"/>
      </w:rPr>
      <w:instrText>MERGEFORMAT</w:instrText>
    </w:r>
    <w:r>
      <w:rPr>
        <w:rFonts w:ascii="BA Vilna Bold" w:hAnsi="BA Vilna Bold"/>
        <w:b w:val="0"/>
        <w:spacing w:val="8"/>
        <w:sz w:val="14"/>
        <w:szCs w:val="16"/>
        <w:rtl/>
      </w:rPr>
      <w:instrText xml:space="preserve"> </w:instrText>
    </w:r>
    <w:r>
      <w:rPr>
        <w:rFonts w:ascii="BA Vilna Bold" w:hAnsi="BA Vilna Bold"/>
        <w:b w:val="0"/>
        <w:spacing w:val="8"/>
        <w:sz w:val="14"/>
        <w:szCs w:val="16"/>
        <w:rtl/>
      </w:rPr>
      <w:fldChar w:fldCharType="separate"/>
    </w:r>
    <w:r w:rsidR="00A0790F">
      <w:rPr>
        <w:rFonts w:ascii="BA Vilna Bold" w:hAnsi="BA Vilna Bold"/>
        <w:b w:val="0"/>
        <w:noProof/>
        <w:spacing w:val="8"/>
        <w:sz w:val="14"/>
        <w:szCs w:val="16"/>
        <w:rtl/>
      </w:rPr>
      <w:t>(ב.- יז:)</w:t>
    </w:r>
    <w:r>
      <w:rPr>
        <w:rFonts w:ascii="BA Vilna Bold" w:hAnsi="BA Vilna Bold"/>
        <w:b w:val="0"/>
        <w:spacing w:val="8"/>
        <w:sz w:val="14"/>
        <w:szCs w:val="16"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488D7" w14:textId="77777777" w:rsidR="00E94AC3" w:rsidRDefault="00E94AC3" w:rsidP="00615A60">
    <w:pPr>
      <w:pStyle w:val="aff2"/>
      <w:rPr>
        <w:rtl/>
      </w:rPr>
    </w:pPr>
    <w:r>
      <w:rPr>
        <w:rFonts w:ascii="BA  Leukmey Girsa Regular" w:hAnsi="BA  Leukmey Girsa Regular" w:cs="BA  Leukmey Girsa Regular"/>
        <w:sz w:val="20"/>
        <w:szCs w:val="20"/>
        <w:rtl/>
      </w:rPr>
      <w:t>׹</w:t>
    </w:r>
    <w:r w:rsidRPr="0090328A">
      <w:rPr>
        <w:rFonts w:ascii="BA Tefilot Regular" w:hAnsi="BA Tefilot Regular" w:cs="BA Tefilot Regular"/>
        <w:spacing w:val="10"/>
        <w:sz w:val="22"/>
        <w:szCs w:val="22"/>
        <w:rtl/>
      </w:rPr>
      <w:t xml:space="preserve"> </w:t>
    </w:r>
    <w:r>
      <w:rPr>
        <w:rFonts w:ascii="BA Tefilot Regular" w:hAnsi="BA Tefilot Regular" w:cs="BA Tefilot Regular" w:hint="cs"/>
        <w:spacing w:val="10"/>
        <w:sz w:val="22"/>
        <w:szCs w:val="22"/>
        <w:rtl/>
      </w:rPr>
      <w:t>שיננא</w:t>
    </w:r>
    <w:r w:rsidRPr="0090328A">
      <w:rPr>
        <w:rFonts w:ascii="BA Tefilot Regular" w:hAnsi="BA Tefilot Regular" w:cs="BA Tefilot Regular"/>
        <w:spacing w:val="10"/>
        <w:sz w:val="22"/>
        <w:szCs w:val="22"/>
        <w:rtl/>
      </w:rPr>
      <w:t xml:space="preserve"> </w:t>
    </w:r>
    <w:r w:rsidRPr="0090328A">
      <w:rPr>
        <w:rFonts w:ascii="BA  Leukmey Girsa Regular" w:hAnsi="BA  Leukmey Girsa Regular" w:cs="BA  Leukmey Girsa Regular"/>
        <w:sz w:val="20"/>
        <w:szCs w:val="20"/>
        <w:rtl/>
      </w:rPr>
      <w:t>׶</w:t>
    </w:r>
  </w:p>
  <w:p w14:paraId="2A126112" w14:textId="1BD3AA55" w:rsidR="00E94AC3" w:rsidRPr="005F0BDF" w:rsidRDefault="00E94AC3" w:rsidP="0083031D">
    <w:pPr>
      <w:pStyle w:val="a3"/>
      <w:tabs>
        <w:tab w:val="clear" w:pos="4025"/>
        <w:tab w:val="decimal" w:pos="3118"/>
        <w:tab w:val="decimal" w:pos="3402"/>
        <w:tab w:val="center" w:pos="4677"/>
        <w:tab w:val="right" w:pos="7569"/>
      </w:tabs>
      <w:spacing w:after="0"/>
      <w:jc w:val="center"/>
      <w:rPr>
        <w:rFonts w:ascii="BA Vilna Bold" w:hAnsi="BA Vilna Bold"/>
        <w:b w:val="0"/>
        <w:bCs/>
        <w:spacing w:val="8"/>
        <w:sz w:val="14"/>
        <w:szCs w:val="16"/>
        <w:rtl/>
      </w:rPr>
    </w:pPr>
    <w:r w:rsidRPr="005F0BDF">
      <w:rPr>
        <w:rFonts w:ascii="BA Vilna Bold" w:hAnsi="BA Vilna Bold"/>
        <w:b w:val="0"/>
        <w:bCs/>
        <w:spacing w:val="8"/>
        <w:sz w:val="14"/>
        <w:szCs w:val="16"/>
        <w:rtl/>
      </w:rPr>
      <w:fldChar w:fldCharType="begin"/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 </w:instrText>
    </w:r>
    <w:r w:rsidRPr="005F0BDF">
      <w:rPr>
        <w:rFonts w:ascii="BA Vilna Bold" w:hAnsi="BA Vilna Bold"/>
        <w:spacing w:val="8"/>
        <w:sz w:val="14"/>
        <w:szCs w:val="16"/>
      </w:rPr>
      <w:instrText>STYLEREF</w:instrText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  פרק  \* </w:instrText>
    </w:r>
    <w:r w:rsidRPr="005F0BDF">
      <w:rPr>
        <w:rFonts w:ascii="BA Vilna Bold" w:hAnsi="BA Vilna Bold"/>
        <w:spacing w:val="8"/>
        <w:sz w:val="14"/>
        <w:szCs w:val="16"/>
      </w:rPr>
      <w:instrText xml:space="preserve">MERGEFORMAT </w:instrText>
    </w:r>
    <w:r w:rsidRPr="005F0BDF">
      <w:rPr>
        <w:rFonts w:ascii="BA Vilna Bold" w:hAnsi="BA Vilna Bold"/>
        <w:b w:val="0"/>
        <w:bCs/>
        <w:spacing w:val="8"/>
        <w:sz w:val="14"/>
        <w:szCs w:val="16"/>
        <w:rtl/>
      </w:rPr>
      <w:fldChar w:fldCharType="separate"/>
    </w:r>
    <w:r w:rsidR="00A0790F">
      <w:rPr>
        <w:rFonts w:ascii="BA Vilna Bold" w:hAnsi="BA Vilna Bold"/>
        <w:noProof/>
        <w:spacing w:val="8"/>
        <w:sz w:val="14"/>
        <w:szCs w:val="16"/>
        <w:rtl/>
      </w:rPr>
      <w:t>פרק ראשון</w:t>
    </w:r>
    <w:r w:rsidRPr="005F0BDF">
      <w:rPr>
        <w:rFonts w:ascii="BA Vilna Bold" w:hAnsi="BA Vilna Bold"/>
        <w:b w:val="0"/>
        <w:bCs/>
        <w:spacing w:val="8"/>
        <w:sz w:val="14"/>
        <w:szCs w:val="16"/>
        <w:rtl/>
      </w:rPr>
      <w:fldChar w:fldCharType="end"/>
    </w:r>
    <w:r w:rsidRPr="005F0BDF">
      <w:rPr>
        <w:rFonts w:ascii="BA Vilna Bold" w:hAnsi="BA Vilna Bold" w:hint="cs"/>
        <w:b w:val="0"/>
        <w:spacing w:val="8"/>
        <w:sz w:val="14"/>
        <w:szCs w:val="16"/>
        <w:rtl/>
      </w:rPr>
      <w:t xml:space="preserve">: </w:t>
    </w:r>
    <w:r w:rsidRPr="005F0BDF">
      <w:rPr>
        <w:rFonts w:ascii="BA Vilna Bold" w:hAnsi="BA Vilna Bold"/>
        <w:spacing w:val="8"/>
        <w:sz w:val="14"/>
        <w:szCs w:val="16"/>
        <w:rtl/>
      </w:rPr>
      <w:fldChar w:fldCharType="begin"/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 </w:instrText>
    </w:r>
    <w:r w:rsidRPr="005F0BDF">
      <w:rPr>
        <w:rFonts w:ascii="BA Vilna Bold" w:hAnsi="BA Vilna Bold"/>
        <w:spacing w:val="8"/>
        <w:sz w:val="14"/>
        <w:szCs w:val="16"/>
      </w:rPr>
      <w:instrText>STYLEREF</w:instrText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  "דפים בפרק ב"  \* </w:instrText>
    </w:r>
    <w:r w:rsidRPr="005F0BDF">
      <w:rPr>
        <w:rFonts w:ascii="BA Vilna Bold" w:hAnsi="BA Vilna Bold"/>
        <w:spacing w:val="8"/>
        <w:sz w:val="14"/>
        <w:szCs w:val="16"/>
      </w:rPr>
      <w:instrText>MERGEFORMAT</w:instrText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 </w:instrText>
    </w:r>
    <w:r w:rsidRPr="005F0BDF">
      <w:rPr>
        <w:rFonts w:ascii="BA Vilna Bold" w:hAnsi="BA Vilna Bold"/>
        <w:spacing w:val="8"/>
        <w:sz w:val="14"/>
        <w:szCs w:val="16"/>
        <w:rtl/>
      </w:rPr>
      <w:fldChar w:fldCharType="separate"/>
    </w:r>
    <w:r w:rsidR="00A0790F">
      <w:rPr>
        <w:rFonts w:ascii="BA Vilna Bold" w:hAnsi="BA Vilna Bold"/>
        <w:noProof/>
        <w:spacing w:val="8"/>
        <w:sz w:val="14"/>
        <w:szCs w:val="16"/>
        <w:rtl/>
      </w:rPr>
      <w:t>(ב.- יז:)</w:t>
    </w:r>
    <w:r w:rsidRPr="005F0BDF">
      <w:rPr>
        <w:rFonts w:ascii="BA Vilna Bold" w:hAnsi="BA Vilna Bold"/>
        <w:spacing w:val="8"/>
        <w:sz w:val="14"/>
        <w:szCs w:val="16"/>
        <w:rtl/>
      </w:rPr>
      <w:fldChar w:fldCharType="end"/>
    </w:r>
    <w:r>
      <w:rPr>
        <w:rFonts w:ascii="BA Vilna Bold" w:hAnsi="BA Vilna Bold" w:hint="cs"/>
        <w:spacing w:val="8"/>
        <w:sz w:val="14"/>
        <w:szCs w:val="16"/>
        <w:rtl/>
      </w:rPr>
      <w:t xml:space="preserve">          </w:t>
    </w:r>
    <w:r w:rsidRPr="005F0BDF">
      <w:rPr>
        <w:rFonts w:ascii="BA Vilna Bold" w:hAnsi="BA Vilna Bold"/>
        <w:spacing w:val="8"/>
        <w:sz w:val="14"/>
        <w:szCs w:val="16"/>
        <w:rtl/>
      </w:rPr>
      <w:fldChar w:fldCharType="begin"/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 </w:instrText>
    </w:r>
    <w:r w:rsidRPr="005F0BDF">
      <w:rPr>
        <w:rFonts w:ascii="BA Vilna Bold" w:hAnsi="BA Vilna Bold"/>
        <w:spacing w:val="8"/>
        <w:sz w:val="14"/>
        <w:szCs w:val="16"/>
      </w:rPr>
      <w:instrText>STYLEREF</w:instrText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  מסכת  \* </w:instrText>
    </w:r>
    <w:r w:rsidRPr="005F0BDF">
      <w:rPr>
        <w:rFonts w:ascii="BA Vilna Bold" w:hAnsi="BA Vilna Bold"/>
        <w:spacing w:val="8"/>
        <w:sz w:val="14"/>
        <w:szCs w:val="16"/>
      </w:rPr>
      <w:instrText>MERGEFORMAT</w:instrText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 </w:instrText>
    </w:r>
    <w:r w:rsidRPr="005F0BDF">
      <w:rPr>
        <w:rFonts w:ascii="BA Vilna Bold" w:hAnsi="BA Vilna Bold"/>
        <w:spacing w:val="8"/>
        <w:sz w:val="14"/>
        <w:szCs w:val="16"/>
        <w:rtl/>
      </w:rPr>
      <w:fldChar w:fldCharType="separate"/>
    </w:r>
    <w:r w:rsidR="00A0790F">
      <w:rPr>
        <w:rFonts w:ascii="BA Vilna Bold" w:hAnsi="BA Vilna Bold"/>
        <w:noProof/>
        <w:spacing w:val="8"/>
        <w:sz w:val="14"/>
        <w:szCs w:val="16"/>
        <w:rtl/>
      </w:rPr>
      <w:t>יבמות</w:t>
    </w:r>
    <w:r w:rsidRPr="005F0BDF">
      <w:rPr>
        <w:rFonts w:ascii="BA Vilna Bold" w:hAnsi="BA Vilna Bold"/>
        <w:spacing w:val="8"/>
        <w:sz w:val="14"/>
        <w:szCs w:val="16"/>
        <w:rtl/>
      </w:rPr>
      <w:fldChar w:fldCharType="end"/>
    </w:r>
    <w:r w:rsidRPr="005F0BDF">
      <w:rPr>
        <w:rFonts w:ascii="BA Vilna Bold" w:hAnsi="BA Vilna Bold"/>
        <w:spacing w:val="8"/>
        <w:sz w:val="14"/>
        <w:szCs w:val="16"/>
        <w:rtl/>
      </w:rPr>
      <w:t xml:space="preserve">  </w:t>
    </w:r>
    <w:r w:rsidRPr="005F0BDF">
      <w:rPr>
        <w:rFonts w:ascii="BA Vilna Bold" w:hAnsi="BA Vilna Bold"/>
        <w:b w:val="0"/>
        <w:spacing w:val="8"/>
        <w:sz w:val="12"/>
        <w:szCs w:val="12"/>
        <w:rtl/>
      </w:rPr>
      <w:tab/>
    </w:r>
    <w:r w:rsidRPr="00BB6E5B">
      <w:rPr>
        <w:rFonts w:ascii="BA Vilna Bold" w:hAnsi="BA Vilna Bold"/>
        <w:b w:val="0"/>
        <w:bCs/>
        <w:spacing w:val="4"/>
        <w:sz w:val="16"/>
        <w:szCs w:val="16"/>
        <w:rtl/>
      </w:rPr>
      <w:fldChar w:fldCharType="begin"/>
    </w:r>
    <w:r w:rsidRPr="00BB6E5B">
      <w:rPr>
        <w:rFonts w:ascii="BA Vilna Bold" w:hAnsi="BA Vilna Bold"/>
        <w:spacing w:val="4"/>
        <w:sz w:val="16"/>
        <w:szCs w:val="16"/>
        <w:rtl/>
      </w:rPr>
      <w:instrText xml:space="preserve"> </w:instrText>
    </w:r>
    <w:r w:rsidRPr="00BB6E5B">
      <w:rPr>
        <w:rFonts w:ascii="BA Vilna Bold" w:hAnsi="BA Vilna Bold"/>
        <w:spacing w:val="4"/>
        <w:sz w:val="16"/>
        <w:szCs w:val="16"/>
      </w:rPr>
      <w:instrText>STYLEREF  "</w:instrText>
    </w:r>
    <w:r w:rsidRPr="00BB6E5B">
      <w:rPr>
        <w:rFonts w:ascii="BA Vilna Bold" w:hAnsi="BA Vilna Bold"/>
        <w:spacing w:val="4"/>
        <w:sz w:val="16"/>
        <w:szCs w:val="16"/>
        <w:rtl/>
      </w:rPr>
      <w:instrText xml:space="preserve">פרק שם"  \* </w:instrText>
    </w:r>
    <w:r w:rsidRPr="00BB6E5B">
      <w:rPr>
        <w:rFonts w:ascii="BA Vilna Bold" w:hAnsi="BA Vilna Bold"/>
        <w:spacing w:val="4"/>
        <w:sz w:val="16"/>
        <w:szCs w:val="16"/>
      </w:rPr>
      <w:instrText xml:space="preserve">MERGEFORMAT </w:instrText>
    </w:r>
    <w:r w:rsidRPr="00BB6E5B">
      <w:rPr>
        <w:rFonts w:ascii="BA Vilna Bold" w:hAnsi="BA Vilna Bold"/>
        <w:b w:val="0"/>
        <w:bCs/>
        <w:spacing w:val="4"/>
        <w:sz w:val="16"/>
        <w:szCs w:val="16"/>
        <w:rtl/>
      </w:rPr>
      <w:fldChar w:fldCharType="separate"/>
    </w:r>
    <w:r w:rsidR="00A0790F" w:rsidRPr="00A0790F">
      <w:rPr>
        <w:rFonts w:ascii="BA Vilna Bold" w:hAnsi="BA Vilna Bold"/>
        <w:b w:val="0"/>
        <w:noProof/>
        <w:spacing w:val="4"/>
        <w:sz w:val="16"/>
        <w:szCs w:val="16"/>
        <w:rtl/>
      </w:rPr>
      <w:t>ט''ו</w:t>
    </w:r>
    <w:r w:rsidR="00A0790F">
      <w:rPr>
        <w:rFonts w:ascii="BA Vilna Bold" w:hAnsi="BA Vilna Bold"/>
        <w:noProof/>
        <w:spacing w:val="4"/>
        <w:sz w:val="16"/>
        <w:szCs w:val="16"/>
        <w:rtl/>
      </w:rPr>
      <w:t xml:space="preserve"> נשים</w:t>
    </w:r>
    <w:r w:rsidRPr="00BB6E5B">
      <w:rPr>
        <w:rFonts w:ascii="BA Vilna Bold" w:hAnsi="BA Vilna Bold"/>
        <w:b w:val="0"/>
        <w:bCs/>
        <w:spacing w:val="4"/>
        <w:sz w:val="16"/>
        <w:szCs w:val="16"/>
        <w:rtl/>
      </w:rPr>
      <w:fldChar w:fldCharType="end"/>
    </w:r>
    <w:r w:rsidRPr="005F0BDF">
      <w:rPr>
        <w:rFonts w:ascii="BA Vilna Bold" w:hAnsi="BA Vilna Bold"/>
        <w:spacing w:val="8"/>
        <w:sz w:val="14"/>
        <w:szCs w:val="16"/>
        <w:rtl/>
      </w:rPr>
      <w:t xml:space="preserve">  </w:t>
    </w:r>
    <w:r w:rsidRPr="005F0BDF">
      <w:rPr>
        <w:rFonts w:ascii="BA Vilna Bold" w:hAnsi="BA Vilna Bold"/>
        <w:spacing w:val="8"/>
        <w:sz w:val="14"/>
        <w:szCs w:val="16"/>
        <w:rtl/>
      </w:rPr>
      <w:tab/>
    </w:r>
    <w:r w:rsidRPr="005F0BDF">
      <w:rPr>
        <w:rFonts w:ascii="BA Vilna Bold" w:hAnsi="BA Vilna Bold"/>
        <w:b w:val="0"/>
        <w:bCs/>
        <w:spacing w:val="8"/>
        <w:sz w:val="14"/>
        <w:szCs w:val="16"/>
        <w:rtl/>
      </w:rPr>
      <w:fldChar w:fldCharType="begin"/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 </w:instrText>
    </w:r>
    <w:r w:rsidRPr="005F0BDF">
      <w:rPr>
        <w:rFonts w:ascii="BA Vilna Bold" w:hAnsi="BA Vilna Bold"/>
        <w:spacing w:val="8"/>
        <w:sz w:val="14"/>
        <w:szCs w:val="16"/>
      </w:rPr>
      <w:instrText>STYLEREF  "</w:instrText>
    </w:r>
    <w:r w:rsidRPr="005F0BDF">
      <w:rPr>
        <w:rFonts w:ascii="BA Vilna Bold" w:hAnsi="BA Vilna Bold"/>
        <w:spacing w:val="8"/>
        <w:sz w:val="14"/>
        <w:szCs w:val="16"/>
        <w:rtl/>
      </w:rPr>
      <w:instrText xml:space="preserve">דף בצד"  \* </w:instrText>
    </w:r>
    <w:r w:rsidRPr="005F0BDF">
      <w:rPr>
        <w:rFonts w:ascii="BA Vilna Bold" w:hAnsi="BA Vilna Bold"/>
        <w:spacing w:val="8"/>
        <w:sz w:val="14"/>
        <w:szCs w:val="16"/>
      </w:rPr>
      <w:instrText xml:space="preserve">MERGEFORMAT </w:instrText>
    </w:r>
    <w:r w:rsidR="00A0790F">
      <w:rPr>
        <w:rFonts w:ascii="BA Vilna Bold" w:hAnsi="BA Vilna Bold"/>
        <w:b w:val="0"/>
        <w:bCs/>
        <w:spacing w:val="8"/>
        <w:sz w:val="14"/>
        <w:szCs w:val="16"/>
        <w:rtl/>
      </w:rPr>
      <w:fldChar w:fldCharType="separate"/>
    </w:r>
    <w:r w:rsidR="00A0790F">
      <w:rPr>
        <w:rFonts w:ascii="BA Vilna Bold" w:hAnsi="BA Vilna Bold"/>
        <w:noProof/>
        <w:spacing w:val="8"/>
        <w:sz w:val="14"/>
        <w:szCs w:val="16"/>
        <w:rtl/>
      </w:rPr>
      <w:t>ג:</w:t>
    </w:r>
    <w:r w:rsidRPr="005F0BDF">
      <w:rPr>
        <w:rFonts w:ascii="BA Vilna Bold" w:hAnsi="BA Vilna Bold"/>
        <w:b w:val="0"/>
        <w:bCs/>
        <w:spacing w:val="8"/>
        <w:sz w:val="14"/>
        <w:szCs w:val="16"/>
        <w:rtl/>
      </w:rPr>
      <w:fldChar w:fldCharType="end"/>
    </w:r>
    <w:sdt>
      <w:sdtPr>
        <w:rPr>
          <w:rFonts w:ascii="BA Vilna Bold" w:hAnsi="BA Vilna Bold"/>
          <w:b w:val="0"/>
          <w:bCs/>
          <w:spacing w:val="8"/>
          <w:sz w:val="14"/>
          <w:szCs w:val="16"/>
          <w:rtl/>
        </w:rPr>
        <w:id w:val="1379970820"/>
        <w:docPartObj>
          <w:docPartGallery w:val="Page Numbers (Bottom of Page)"/>
          <w:docPartUnique/>
        </w:docPartObj>
      </w:sdtPr>
      <w:sdtContent/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BD2D" w14:textId="5F8E68B7" w:rsidR="003E09AB" w:rsidRPr="003E09AB" w:rsidRDefault="003E09AB" w:rsidP="003E09AB">
    <w:pPr>
      <w:pStyle w:val="aff2"/>
    </w:pPr>
    <w:r>
      <w:rPr>
        <w:rFonts w:ascii="BA  Leukmey Girsa Regular" w:hAnsi="BA  Leukmey Girsa Regular" w:cs="BA  Leukmey Girsa Regular"/>
        <w:sz w:val="20"/>
        <w:szCs w:val="20"/>
        <w:rtl/>
      </w:rPr>
      <w:t>׹</w:t>
    </w:r>
    <w:r w:rsidRPr="0090328A">
      <w:rPr>
        <w:rFonts w:ascii="BA Tefilot Regular" w:hAnsi="BA Tefilot Regular" w:cs="BA Tefilot Regular"/>
        <w:spacing w:val="10"/>
        <w:sz w:val="22"/>
        <w:szCs w:val="22"/>
        <w:rtl/>
      </w:rPr>
      <w:t xml:space="preserve"> </w:t>
    </w:r>
    <w:r>
      <w:rPr>
        <w:rFonts w:ascii="BA Tefilot Regular" w:hAnsi="BA Tefilot Regular" w:cs="BA Tefilot Regular" w:hint="cs"/>
        <w:spacing w:val="10"/>
        <w:sz w:val="22"/>
        <w:szCs w:val="22"/>
        <w:rtl/>
      </w:rPr>
      <w:t>סימנא</w:t>
    </w:r>
    <w:r w:rsidRPr="0090328A">
      <w:rPr>
        <w:rFonts w:ascii="BA Tefilot Regular" w:hAnsi="BA Tefilot Regular" w:cs="BA Tefilot Regular"/>
        <w:spacing w:val="10"/>
        <w:sz w:val="22"/>
        <w:szCs w:val="22"/>
        <w:rtl/>
      </w:rPr>
      <w:t xml:space="preserve"> </w:t>
    </w:r>
    <w:r w:rsidRPr="0090328A">
      <w:rPr>
        <w:rFonts w:ascii="BA  Leukmey Girsa Regular" w:hAnsi="BA  Leukmey Girsa Regular" w:cs="BA  Leukmey Girsa Regular"/>
        <w:sz w:val="20"/>
        <w:szCs w:val="20"/>
        <w:rtl/>
      </w:rPr>
      <w:t>׶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74AF7" w14:textId="2EB3F8BB" w:rsidR="00BC6A3C" w:rsidRPr="005F0BDF" w:rsidRDefault="00BC6A3C" w:rsidP="00426398">
    <w:pPr>
      <w:pStyle w:val="aff2"/>
      <w:rPr>
        <w:rFonts w:ascii="BA Vilna Bold" w:hAnsi="BA Vilna Bold"/>
        <w:b/>
        <w:bCs/>
        <w:spacing w:val="8"/>
        <w:sz w:val="14"/>
        <w:szCs w:val="16"/>
        <w:rtl/>
      </w:rPr>
    </w:pPr>
    <w:r>
      <w:rPr>
        <w:rFonts w:ascii="BA  Leukmey Girsa Regular" w:hAnsi="BA  Leukmey Girsa Regular" w:cs="BA  Leukmey Girsa Regular"/>
        <w:sz w:val="20"/>
        <w:szCs w:val="20"/>
        <w:rtl/>
      </w:rPr>
      <w:t>׹</w:t>
    </w:r>
    <w:r w:rsidRPr="0090328A">
      <w:rPr>
        <w:rFonts w:ascii="BA Tefilot Regular" w:hAnsi="BA Tefilot Regular" w:cs="BA Tefilot Regular"/>
        <w:spacing w:val="10"/>
        <w:sz w:val="22"/>
        <w:szCs w:val="22"/>
        <w:rtl/>
      </w:rPr>
      <w:t xml:space="preserve"> </w:t>
    </w:r>
    <w:r w:rsidR="009831B3">
      <w:rPr>
        <w:rFonts w:ascii="BA Tefilot Regular" w:hAnsi="BA Tefilot Regular" w:cs="BA Tefilot Regular" w:hint="cs"/>
        <w:spacing w:val="10"/>
        <w:sz w:val="22"/>
        <w:szCs w:val="22"/>
        <w:rtl/>
      </w:rPr>
      <w:t>סימנא</w:t>
    </w:r>
    <w:r w:rsidRPr="0090328A">
      <w:rPr>
        <w:rFonts w:ascii="BA Tefilot Regular" w:hAnsi="BA Tefilot Regular" w:cs="BA Tefilot Regular"/>
        <w:spacing w:val="10"/>
        <w:sz w:val="22"/>
        <w:szCs w:val="22"/>
        <w:rtl/>
      </w:rPr>
      <w:t xml:space="preserve"> </w:t>
    </w:r>
    <w:r w:rsidRPr="0090328A">
      <w:rPr>
        <w:rFonts w:ascii="BA  Leukmey Girsa Regular" w:hAnsi="BA  Leukmey Girsa Regular" w:cs="BA  Leukmey Girsa Regular"/>
        <w:sz w:val="20"/>
        <w:szCs w:val="20"/>
        <w:rtl/>
      </w:rPr>
      <w:t>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60EB"/>
    <w:multiLevelType w:val="hybridMultilevel"/>
    <w:tmpl w:val="E9AE4306"/>
    <w:lvl w:ilvl="0" w:tplc="71EE444E">
      <w:start w:val="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B0FE5"/>
    <w:multiLevelType w:val="hybridMultilevel"/>
    <w:tmpl w:val="06ECFB3E"/>
    <w:lvl w:ilvl="0" w:tplc="F746E74C">
      <w:start w:val="6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C791A"/>
    <w:multiLevelType w:val="hybridMultilevel"/>
    <w:tmpl w:val="2C2E39DE"/>
    <w:lvl w:ilvl="0" w:tplc="A5E01692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47E2C"/>
    <w:multiLevelType w:val="hybridMultilevel"/>
    <w:tmpl w:val="972C1E66"/>
    <w:lvl w:ilvl="0" w:tplc="EFA423AA">
      <w:start w:val="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5134A"/>
    <w:multiLevelType w:val="hybridMultilevel"/>
    <w:tmpl w:val="3A1EDBFA"/>
    <w:lvl w:ilvl="0" w:tplc="176E5368">
      <w:start w:val="70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A6A68"/>
    <w:multiLevelType w:val="hybridMultilevel"/>
    <w:tmpl w:val="F7E47AB6"/>
    <w:lvl w:ilvl="0" w:tplc="643CEA58">
      <w:start w:val="2"/>
      <w:numFmt w:val="bullet"/>
      <w:lvlText w:val="-"/>
      <w:lvlJc w:val="left"/>
      <w:pPr>
        <w:ind w:left="113" w:firstLine="0"/>
      </w:pPr>
      <w:rPr>
        <w:rFonts w:ascii="BA Fontov Regular" w:eastAsiaTheme="minorHAnsi" w:hAnsi="BA Fontov Regular" w:cs="PFT_Frank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7" w15:restartNumberingAfterBreak="0">
    <w:nsid w:val="5B1A2C2F"/>
    <w:multiLevelType w:val="hybridMultilevel"/>
    <w:tmpl w:val="057EF0F4"/>
    <w:lvl w:ilvl="0" w:tplc="597A13AE">
      <w:start w:val="2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23EDB"/>
    <w:multiLevelType w:val="hybridMultilevel"/>
    <w:tmpl w:val="B510A8A8"/>
    <w:lvl w:ilvl="0" w:tplc="C03AF7BE">
      <w:start w:val="1"/>
      <w:numFmt w:val="hebrew1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A1BF7"/>
    <w:multiLevelType w:val="hybridMultilevel"/>
    <w:tmpl w:val="0414E528"/>
    <w:lvl w:ilvl="0" w:tplc="D98ECD56">
      <w:start w:val="1"/>
      <w:numFmt w:val="hebrew1"/>
      <w:lvlText w:val="%1."/>
      <w:lvlJc w:val="left"/>
      <w:pPr>
        <w:ind w:left="36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D1BD5"/>
    <w:multiLevelType w:val="hybridMultilevel"/>
    <w:tmpl w:val="A9801A1C"/>
    <w:lvl w:ilvl="0" w:tplc="08B698E0">
      <w:start w:val="3"/>
      <w:numFmt w:val="bullet"/>
      <w:lvlText w:val="-"/>
      <w:lvlJc w:val="left"/>
      <w:pPr>
        <w:ind w:left="720" w:hanging="360"/>
      </w:pPr>
      <w:rPr>
        <w:rFonts w:ascii="FontbitDavid" w:eastAsiaTheme="minorHAnsi" w:hAnsi="FontbitDavid" w:cs="Fontbit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541249">
    <w:abstractNumId w:val="1"/>
  </w:num>
  <w:num w:numId="2" w16cid:durableId="1476990763">
    <w:abstractNumId w:val="2"/>
  </w:num>
  <w:num w:numId="3" w16cid:durableId="1521314091">
    <w:abstractNumId w:val="7"/>
  </w:num>
  <w:num w:numId="4" w16cid:durableId="152718032">
    <w:abstractNumId w:val="5"/>
  </w:num>
  <w:num w:numId="5" w16cid:durableId="1573856081">
    <w:abstractNumId w:val="4"/>
  </w:num>
  <w:num w:numId="6" w16cid:durableId="965047233">
    <w:abstractNumId w:val="10"/>
  </w:num>
  <w:num w:numId="7" w16cid:durableId="1811703584">
    <w:abstractNumId w:val="3"/>
  </w:num>
  <w:num w:numId="8" w16cid:durableId="1597206722">
    <w:abstractNumId w:val="0"/>
  </w:num>
  <w:num w:numId="9" w16cid:durableId="2006588675">
    <w:abstractNumId w:val="9"/>
  </w:num>
  <w:num w:numId="10" w16cid:durableId="340553017">
    <w:abstractNumId w:val="6"/>
  </w:num>
  <w:num w:numId="11" w16cid:durableId="13704903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Changes/>
  <w:zoom w:percent="163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13"/>
  <w:trackRevisions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3C9"/>
    <w:rsid w:val="00000E42"/>
    <w:rsid w:val="0000251D"/>
    <w:rsid w:val="000028A5"/>
    <w:rsid w:val="00003D18"/>
    <w:rsid w:val="00004082"/>
    <w:rsid w:val="0000503F"/>
    <w:rsid w:val="000053CD"/>
    <w:rsid w:val="000055C3"/>
    <w:rsid w:val="00005875"/>
    <w:rsid w:val="0000762B"/>
    <w:rsid w:val="00007847"/>
    <w:rsid w:val="000108D0"/>
    <w:rsid w:val="0001325A"/>
    <w:rsid w:val="000142E2"/>
    <w:rsid w:val="00014C2E"/>
    <w:rsid w:val="00015CC9"/>
    <w:rsid w:val="00015E6C"/>
    <w:rsid w:val="00015FEA"/>
    <w:rsid w:val="000167CA"/>
    <w:rsid w:val="00016887"/>
    <w:rsid w:val="000168DF"/>
    <w:rsid w:val="00016A7E"/>
    <w:rsid w:val="00016D79"/>
    <w:rsid w:val="00021316"/>
    <w:rsid w:val="000243DA"/>
    <w:rsid w:val="0002449A"/>
    <w:rsid w:val="00024714"/>
    <w:rsid w:val="00024E50"/>
    <w:rsid w:val="000253A8"/>
    <w:rsid w:val="000260CA"/>
    <w:rsid w:val="00026C84"/>
    <w:rsid w:val="00034CB4"/>
    <w:rsid w:val="00036B69"/>
    <w:rsid w:val="00037408"/>
    <w:rsid w:val="00037FEC"/>
    <w:rsid w:val="0004208D"/>
    <w:rsid w:val="00043503"/>
    <w:rsid w:val="00043EA2"/>
    <w:rsid w:val="00044713"/>
    <w:rsid w:val="00045023"/>
    <w:rsid w:val="0004576C"/>
    <w:rsid w:val="00045C90"/>
    <w:rsid w:val="00045F80"/>
    <w:rsid w:val="00046053"/>
    <w:rsid w:val="00046779"/>
    <w:rsid w:val="00046CDE"/>
    <w:rsid w:val="00046E4F"/>
    <w:rsid w:val="000471C2"/>
    <w:rsid w:val="000507A3"/>
    <w:rsid w:val="000521C0"/>
    <w:rsid w:val="00053035"/>
    <w:rsid w:val="00053206"/>
    <w:rsid w:val="00054580"/>
    <w:rsid w:val="00054584"/>
    <w:rsid w:val="000547B8"/>
    <w:rsid w:val="0005486A"/>
    <w:rsid w:val="00054B7D"/>
    <w:rsid w:val="00055660"/>
    <w:rsid w:val="00055A0F"/>
    <w:rsid w:val="00057496"/>
    <w:rsid w:val="00062827"/>
    <w:rsid w:val="00063E30"/>
    <w:rsid w:val="00064D8B"/>
    <w:rsid w:val="00065F02"/>
    <w:rsid w:val="000660F5"/>
    <w:rsid w:val="000665F8"/>
    <w:rsid w:val="00066A63"/>
    <w:rsid w:val="00066E33"/>
    <w:rsid w:val="00067995"/>
    <w:rsid w:val="00073608"/>
    <w:rsid w:val="0007369A"/>
    <w:rsid w:val="00073D10"/>
    <w:rsid w:val="00074040"/>
    <w:rsid w:val="00074D93"/>
    <w:rsid w:val="000806BD"/>
    <w:rsid w:val="000868E8"/>
    <w:rsid w:val="00090213"/>
    <w:rsid w:val="000904AF"/>
    <w:rsid w:val="00090B1A"/>
    <w:rsid w:val="00090FCB"/>
    <w:rsid w:val="0009516C"/>
    <w:rsid w:val="00095C9A"/>
    <w:rsid w:val="0009780F"/>
    <w:rsid w:val="000978D6"/>
    <w:rsid w:val="00097E59"/>
    <w:rsid w:val="000A41E5"/>
    <w:rsid w:val="000A42B1"/>
    <w:rsid w:val="000A45F9"/>
    <w:rsid w:val="000A56D8"/>
    <w:rsid w:val="000A5A1F"/>
    <w:rsid w:val="000A6071"/>
    <w:rsid w:val="000B19FA"/>
    <w:rsid w:val="000B30AC"/>
    <w:rsid w:val="000B5005"/>
    <w:rsid w:val="000B584D"/>
    <w:rsid w:val="000B7E4C"/>
    <w:rsid w:val="000C0BFB"/>
    <w:rsid w:val="000C2362"/>
    <w:rsid w:val="000C2FF4"/>
    <w:rsid w:val="000C3233"/>
    <w:rsid w:val="000C38D8"/>
    <w:rsid w:val="000C3B8D"/>
    <w:rsid w:val="000C439C"/>
    <w:rsid w:val="000C4A82"/>
    <w:rsid w:val="000C7BB6"/>
    <w:rsid w:val="000D0620"/>
    <w:rsid w:val="000D0F96"/>
    <w:rsid w:val="000D2C11"/>
    <w:rsid w:val="000D2D41"/>
    <w:rsid w:val="000D2E5F"/>
    <w:rsid w:val="000D374A"/>
    <w:rsid w:val="000D3CD8"/>
    <w:rsid w:val="000D3FA7"/>
    <w:rsid w:val="000D5126"/>
    <w:rsid w:val="000D59DE"/>
    <w:rsid w:val="000D6D9E"/>
    <w:rsid w:val="000E0A82"/>
    <w:rsid w:val="000E3986"/>
    <w:rsid w:val="000E3FA1"/>
    <w:rsid w:val="000E6562"/>
    <w:rsid w:val="000E6740"/>
    <w:rsid w:val="000E6BE1"/>
    <w:rsid w:val="000F0EA3"/>
    <w:rsid w:val="000F2677"/>
    <w:rsid w:val="000F2DA7"/>
    <w:rsid w:val="000F4475"/>
    <w:rsid w:val="000F6DA5"/>
    <w:rsid w:val="000F77D0"/>
    <w:rsid w:val="001008DC"/>
    <w:rsid w:val="001014EA"/>
    <w:rsid w:val="00103767"/>
    <w:rsid w:val="001053E5"/>
    <w:rsid w:val="00105492"/>
    <w:rsid w:val="00105D41"/>
    <w:rsid w:val="00106A0E"/>
    <w:rsid w:val="0010721E"/>
    <w:rsid w:val="001073A2"/>
    <w:rsid w:val="00110B70"/>
    <w:rsid w:val="00110BAA"/>
    <w:rsid w:val="00110F5F"/>
    <w:rsid w:val="00111FA5"/>
    <w:rsid w:val="001126A0"/>
    <w:rsid w:val="00113188"/>
    <w:rsid w:val="001134A7"/>
    <w:rsid w:val="00114DB9"/>
    <w:rsid w:val="001154BD"/>
    <w:rsid w:val="00115EC7"/>
    <w:rsid w:val="00120EDB"/>
    <w:rsid w:val="00122105"/>
    <w:rsid w:val="00122FBE"/>
    <w:rsid w:val="00130A79"/>
    <w:rsid w:val="001325A2"/>
    <w:rsid w:val="001338D2"/>
    <w:rsid w:val="0013478A"/>
    <w:rsid w:val="00134B36"/>
    <w:rsid w:val="00135AE0"/>
    <w:rsid w:val="0013679B"/>
    <w:rsid w:val="00137F4B"/>
    <w:rsid w:val="00141710"/>
    <w:rsid w:val="00141C19"/>
    <w:rsid w:val="00141C84"/>
    <w:rsid w:val="00143041"/>
    <w:rsid w:val="0014344A"/>
    <w:rsid w:val="0014349E"/>
    <w:rsid w:val="00145AFA"/>
    <w:rsid w:val="00146523"/>
    <w:rsid w:val="00147BEE"/>
    <w:rsid w:val="00147CA8"/>
    <w:rsid w:val="00151107"/>
    <w:rsid w:val="00151178"/>
    <w:rsid w:val="0015122F"/>
    <w:rsid w:val="00151489"/>
    <w:rsid w:val="00151BBE"/>
    <w:rsid w:val="00151C62"/>
    <w:rsid w:val="00152396"/>
    <w:rsid w:val="00154293"/>
    <w:rsid w:val="00154F86"/>
    <w:rsid w:val="00155CE7"/>
    <w:rsid w:val="00157240"/>
    <w:rsid w:val="0015739F"/>
    <w:rsid w:val="00160706"/>
    <w:rsid w:val="00160D2B"/>
    <w:rsid w:val="001611A8"/>
    <w:rsid w:val="001632F8"/>
    <w:rsid w:val="001636B1"/>
    <w:rsid w:val="00164746"/>
    <w:rsid w:val="00164A92"/>
    <w:rsid w:val="00164D64"/>
    <w:rsid w:val="001656B4"/>
    <w:rsid w:val="001658FA"/>
    <w:rsid w:val="001700C3"/>
    <w:rsid w:val="001705A3"/>
    <w:rsid w:val="001715BE"/>
    <w:rsid w:val="00172EDA"/>
    <w:rsid w:val="00173877"/>
    <w:rsid w:val="00173FD2"/>
    <w:rsid w:val="00175337"/>
    <w:rsid w:val="00175AF9"/>
    <w:rsid w:val="00177541"/>
    <w:rsid w:val="00177A98"/>
    <w:rsid w:val="001806CD"/>
    <w:rsid w:val="001833DB"/>
    <w:rsid w:val="00183C12"/>
    <w:rsid w:val="00183EC7"/>
    <w:rsid w:val="00184AB9"/>
    <w:rsid w:val="00185080"/>
    <w:rsid w:val="001854F3"/>
    <w:rsid w:val="001856F0"/>
    <w:rsid w:val="00185C6E"/>
    <w:rsid w:val="001861AB"/>
    <w:rsid w:val="00186B2B"/>
    <w:rsid w:val="0018743E"/>
    <w:rsid w:val="001874E8"/>
    <w:rsid w:val="001875D7"/>
    <w:rsid w:val="001915F6"/>
    <w:rsid w:val="001929C6"/>
    <w:rsid w:val="00193577"/>
    <w:rsid w:val="00193BC0"/>
    <w:rsid w:val="00194B29"/>
    <w:rsid w:val="00194C72"/>
    <w:rsid w:val="00196756"/>
    <w:rsid w:val="00196CC4"/>
    <w:rsid w:val="001A11D4"/>
    <w:rsid w:val="001A1D98"/>
    <w:rsid w:val="001A2BDD"/>
    <w:rsid w:val="001A34F7"/>
    <w:rsid w:val="001A36DA"/>
    <w:rsid w:val="001A55FF"/>
    <w:rsid w:val="001A71BD"/>
    <w:rsid w:val="001B03A3"/>
    <w:rsid w:val="001B03D0"/>
    <w:rsid w:val="001B0A3C"/>
    <w:rsid w:val="001B1C7C"/>
    <w:rsid w:val="001B2CE6"/>
    <w:rsid w:val="001B3C3C"/>
    <w:rsid w:val="001B46DC"/>
    <w:rsid w:val="001B4AB9"/>
    <w:rsid w:val="001B5712"/>
    <w:rsid w:val="001B60F8"/>
    <w:rsid w:val="001B6C72"/>
    <w:rsid w:val="001C1298"/>
    <w:rsid w:val="001C163D"/>
    <w:rsid w:val="001C1D1D"/>
    <w:rsid w:val="001C312B"/>
    <w:rsid w:val="001C4478"/>
    <w:rsid w:val="001C50EA"/>
    <w:rsid w:val="001C605E"/>
    <w:rsid w:val="001C657D"/>
    <w:rsid w:val="001C69D4"/>
    <w:rsid w:val="001C73E4"/>
    <w:rsid w:val="001D0296"/>
    <w:rsid w:val="001D039C"/>
    <w:rsid w:val="001D13AD"/>
    <w:rsid w:val="001D28CD"/>
    <w:rsid w:val="001D2F32"/>
    <w:rsid w:val="001D4262"/>
    <w:rsid w:val="001D4A16"/>
    <w:rsid w:val="001D4E1B"/>
    <w:rsid w:val="001D58D2"/>
    <w:rsid w:val="001D5EF9"/>
    <w:rsid w:val="001D6013"/>
    <w:rsid w:val="001D7829"/>
    <w:rsid w:val="001E1EF6"/>
    <w:rsid w:val="001E2C32"/>
    <w:rsid w:val="001E5088"/>
    <w:rsid w:val="001E59B4"/>
    <w:rsid w:val="001E5A54"/>
    <w:rsid w:val="001E730D"/>
    <w:rsid w:val="001E7C0E"/>
    <w:rsid w:val="001F041E"/>
    <w:rsid w:val="001F1D5A"/>
    <w:rsid w:val="001F32AB"/>
    <w:rsid w:val="001F456F"/>
    <w:rsid w:val="001F4726"/>
    <w:rsid w:val="001F57F9"/>
    <w:rsid w:val="001F5831"/>
    <w:rsid w:val="001F7BC9"/>
    <w:rsid w:val="00201707"/>
    <w:rsid w:val="002020FA"/>
    <w:rsid w:val="00203A71"/>
    <w:rsid w:val="002041A0"/>
    <w:rsid w:val="00204D6C"/>
    <w:rsid w:val="002068D7"/>
    <w:rsid w:val="00206A32"/>
    <w:rsid w:val="00206A7D"/>
    <w:rsid w:val="00207127"/>
    <w:rsid w:val="00207618"/>
    <w:rsid w:val="0020794D"/>
    <w:rsid w:val="0021140C"/>
    <w:rsid w:val="00211CE3"/>
    <w:rsid w:val="00215E16"/>
    <w:rsid w:val="0021684A"/>
    <w:rsid w:val="0022029C"/>
    <w:rsid w:val="002206A9"/>
    <w:rsid w:val="0022151A"/>
    <w:rsid w:val="002229EC"/>
    <w:rsid w:val="00223D85"/>
    <w:rsid w:val="0022476E"/>
    <w:rsid w:val="00225A1D"/>
    <w:rsid w:val="002262B8"/>
    <w:rsid w:val="00226970"/>
    <w:rsid w:val="00230BD5"/>
    <w:rsid w:val="002319D4"/>
    <w:rsid w:val="0023243D"/>
    <w:rsid w:val="00232CC4"/>
    <w:rsid w:val="002330C2"/>
    <w:rsid w:val="002343A9"/>
    <w:rsid w:val="00234DDA"/>
    <w:rsid w:val="00235986"/>
    <w:rsid w:val="00235F5A"/>
    <w:rsid w:val="00236606"/>
    <w:rsid w:val="00236952"/>
    <w:rsid w:val="00237459"/>
    <w:rsid w:val="0023777F"/>
    <w:rsid w:val="00237CD5"/>
    <w:rsid w:val="00240ECB"/>
    <w:rsid w:val="002424D0"/>
    <w:rsid w:val="00246070"/>
    <w:rsid w:val="00246134"/>
    <w:rsid w:val="00246251"/>
    <w:rsid w:val="002467C8"/>
    <w:rsid w:val="002504CB"/>
    <w:rsid w:val="0025076E"/>
    <w:rsid w:val="00250F31"/>
    <w:rsid w:val="00251DC2"/>
    <w:rsid w:val="00252A55"/>
    <w:rsid w:val="0025524F"/>
    <w:rsid w:val="002562CE"/>
    <w:rsid w:val="00257F2A"/>
    <w:rsid w:val="0026009A"/>
    <w:rsid w:val="0026246A"/>
    <w:rsid w:val="00262A77"/>
    <w:rsid w:val="00262F28"/>
    <w:rsid w:val="0026369A"/>
    <w:rsid w:val="00264995"/>
    <w:rsid w:val="00266BB1"/>
    <w:rsid w:val="00266BCF"/>
    <w:rsid w:val="00267276"/>
    <w:rsid w:val="0026761E"/>
    <w:rsid w:val="002700FF"/>
    <w:rsid w:val="00270F31"/>
    <w:rsid w:val="00271496"/>
    <w:rsid w:val="00273CC1"/>
    <w:rsid w:val="00273EC0"/>
    <w:rsid w:val="00274003"/>
    <w:rsid w:val="0027508F"/>
    <w:rsid w:val="0027792A"/>
    <w:rsid w:val="0028053E"/>
    <w:rsid w:val="002809F6"/>
    <w:rsid w:val="00281985"/>
    <w:rsid w:val="00281AC0"/>
    <w:rsid w:val="00284612"/>
    <w:rsid w:val="00285E19"/>
    <w:rsid w:val="00286632"/>
    <w:rsid w:val="002869BF"/>
    <w:rsid w:val="002871E4"/>
    <w:rsid w:val="0029099A"/>
    <w:rsid w:val="00290EE5"/>
    <w:rsid w:val="00291C8F"/>
    <w:rsid w:val="00291D4B"/>
    <w:rsid w:val="00294945"/>
    <w:rsid w:val="002949F0"/>
    <w:rsid w:val="002978E0"/>
    <w:rsid w:val="002978E2"/>
    <w:rsid w:val="002A0968"/>
    <w:rsid w:val="002A1A72"/>
    <w:rsid w:val="002A328F"/>
    <w:rsid w:val="002A50EC"/>
    <w:rsid w:val="002A5C90"/>
    <w:rsid w:val="002A7C31"/>
    <w:rsid w:val="002A7D72"/>
    <w:rsid w:val="002B0DFD"/>
    <w:rsid w:val="002B2353"/>
    <w:rsid w:val="002B2733"/>
    <w:rsid w:val="002B4000"/>
    <w:rsid w:val="002B40EB"/>
    <w:rsid w:val="002B4A5F"/>
    <w:rsid w:val="002B7716"/>
    <w:rsid w:val="002B7FB5"/>
    <w:rsid w:val="002C00D2"/>
    <w:rsid w:val="002C3616"/>
    <w:rsid w:val="002C449D"/>
    <w:rsid w:val="002C730C"/>
    <w:rsid w:val="002D1686"/>
    <w:rsid w:val="002D1696"/>
    <w:rsid w:val="002D1E31"/>
    <w:rsid w:val="002D2117"/>
    <w:rsid w:val="002D4B67"/>
    <w:rsid w:val="002D6F1C"/>
    <w:rsid w:val="002D7034"/>
    <w:rsid w:val="002E1A7F"/>
    <w:rsid w:val="002E1BE7"/>
    <w:rsid w:val="002E2F66"/>
    <w:rsid w:val="002E4237"/>
    <w:rsid w:val="002E42E4"/>
    <w:rsid w:val="002E4433"/>
    <w:rsid w:val="002E5050"/>
    <w:rsid w:val="002E7B08"/>
    <w:rsid w:val="002F0D74"/>
    <w:rsid w:val="002F1014"/>
    <w:rsid w:val="002F22D4"/>
    <w:rsid w:val="002F2E45"/>
    <w:rsid w:val="002F43A3"/>
    <w:rsid w:val="002F44CD"/>
    <w:rsid w:val="002F53DD"/>
    <w:rsid w:val="002F653E"/>
    <w:rsid w:val="002F66DD"/>
    <w:rsid w:val="002F7E0F"/>
    <w:rsid w:val="00300BD0"/>
    <w:rsid w:val="00301AD0"/>
    <w:rsid w:val="003035AD"/>
    <w:rsid w:val="00304B76"/>
    <w:rsid w:val="00304C5E"/>
    <w:rsid w:val="003057AC"/>
    <w:rsid w:val="003058B8"/>
    <w:rsid w:val="00306B21"/>
    <w:rsid w:val="0030786B"/>
    <w:rsid w:val="0031194B"/>
    <w:rsid w:val="0031252C"/>
    <w:rsid w:val="00312BED"/>
    <w:rsid w:val="00312DC0"/>
    <w:rsid w:val="00314467"/>
    <w:rsid w:val="0031480A"/>
    <w:rsid w:val="0031545D"/>
    <w:rsid w:val="00315AC1"/>
    <w:rsid w:val="00317898"/>
    <w:rsid w:val="00320A7F"/>
    <w:rsid w:val="00320CBD"/>
    <w:rsid w:val="003224AD"/>
    <w:rsid w:val="00323891"/>
    <w:rsid w:val="00323DD9"/>
    <w:rsid w:val="003240C5"/>
    <w:rsid w:val="003247E3"/>
    <w:rsid w:val="003271BF"/>
    <w:rsid w:val="0032767F"/>
    <w:rsid w:val="00330EF4"/>
    <w:rsid w:val="00332185"/>
    <w:rsid w:val="0033342A"/>
    <w:rsid w:val="00333AE6"/>
    <w:rsid w:val="00333F72"/>
    <w:rsid w:val="003350A2"/>
    <w:rsid w:val="003359F8"/>
    <w:rsid w:val="00336686"/>
    <w:rsid w:val="0033706C"/>
    <w:rsid w:val="00340550"/>
    <w:rsid w:val="003409D0"/>
    <w:rsid w:val="00341EF2"/>
    <w:rsid w:val="00343259"/>
    <w:rsid w:val="0034455C"/>
    <w:rsid w:val="00346284"/>
    <w:rsid w:val="00347852"/>
    <w:rsid w:val="00350F7A"/>
    <w:rsid w:val="00353C1A"/>
    <w:rsid w:val="0035400D"/>
    <w:rsid w:val="00355BCA"/>
    <w:rsid w:val="0036144F"/>
    <w:rsid w:val="00362525"/>
    <w:rsid w:val="00366299"/>
    <w:rsid w:val="00366981"/>
    <w:rsid w:val="00367676"/>
    <w:rsid w:val="00370044"/>
    <w:rsid w:val="003702AD"/>
    <w:rsid w:val="00370982"/>
    <w:rsid w:val="00370FA4"/>
    <w:rsid w:val="00371A00"/>
    <w:rsid w:val="003724D6"/>
    <w:rsid w:val="00373B7F"/>
    <w:rsid w:val="00373D42"/>
    <w:rsid w:val="00374C39"/>
    <w:rsid w:val="00375277"/>
    <w:rsid w:val="003767F6"/>
    <w:rsid w:val="00380EDE"/>
    <w:rsid w:val="00381ADD"/>
    <w:rsid w:val="00381B86"/>
    <w:rsid w:val="00381CD8"/>
    <w:rsid w:val="00382288"/>
    <w:rsid w:val="0038329F"/>
    <w:rsid w:val="00384CF9"/>
    <w:rsid w:val="00384D6F"/>
    <w:rsid w:val="0038606D"/>
    <w:rsid w:val="00386A12"/>
    <w:rsid w:val="00387694"/>
    <w:rsid w:val="00387AD9"/>
    <w:rsid w:val="0039104D"/>
    <w:rsid w:val="00391836"/>
    <w:rsid w:val="00392867"/>
    <w:rsid w:val="00392A85"/>
    <w:rsid w:val="00392E30"/>
    <w:rsid w:val="0039383D"/>
    <w:rsid w:val="00395AD7"/>
    <w:rsid w:val="00395D40"/>
    <w:rsid w:val="0039785D"/>
    <w:rsid w:val="003A18FD"/>
    <w:rsid w:val="003A2E1D"/>
    <w:rsid w:val="003A4512"/>
    <w:rsid w:val="003A469A"/>
    <w:rsid w:val="003A4A16"/>
    <w:rsid w:val="003A4A5B"/>
    <w:rsid w:val="003A5344"/>
    <w:rsid w:val="003A6178"/>
    <w:rsid w:val="003A681B"/>
    <w:rsid w:val="003A7E2F"/>
    <w:rsid w:val="003A7F5D"/>
    <w:rsid w:val="003B04A1"/>
    <w:rsid w:val="003B1A7D"/>
    <w:rsid w:val="003B3252"/>
    <w:rsid w:val="003B3509"/>
    <w:rsid w:val="003B520E"/>
    <w:rsid w:val="003B5909"/>
    <w:rsid w:val="003B5A7D"/>
    <w:rsid w:val="003B5C22"/>
    <w:rsid w:val="003B5FE6"/>
    <w:rsid w:val="003B6F6C"/>
    <w:rsid w:val="003B73F9"/>
    <w:rsid w:val="003B7875"/>
    <w:rsid w:val="003B7E83"/>
    <w:rsid w:val="003B7F49"/>
    <w:rsid w:val="003C023E"/>
    <w:rsid w:val="003C2759"/>
    <w:rsid w:val="003C3E0D"/>
    <w:rsid w:val="003C432D"/>
    <w:rsid w:val="003C75B6"/>
    <w:rsid w:val="003C78D8"/>
    <w:rsid w:val="003D0626"/>
    <w:rsid w:val="003D0C1F"/>
    <w:rsid w:val="003D2D2C"/>
    <w:rsid w:val="003D3A08"/>
    <w:rsid w:val="003D3C81"/>
    <w:rsid w:val="003D436D"/>
    <w:rsid w:val="003D44E0"/>
    <w:rsid w:val="003D4BF3"/>
    <w:rsid w:val="003D50E6"/>
    <w:rsid w:val="003D7672"/>
    <w:rsid w:val="003E09AB"/>
    <w:rsid w:val="003E125F"/>
    <w:rsid w:val="003E1A9F"/>
    <w:rsid w:val="003E1B6A"/>
    <w:rsid w:val="003E201F"/>
    <w:rsid w:val="003E24B2"/>
    <w:rsid w:val="003E59B9"/>
    <w:rsid w:val="003E619C"/>
    <w:rsid w:val="003E6EE3"/>
    <w:rsid w:val="003E7A80"/>
    <w:rsid w:val="003F0C3B"/>
    <w:rsid w:val="003F0FB3"/>
    <w:rsid w:val="003F1885"/>
    <w:rsid w:val="003F38A7"/>
    <w:rsid w:val="003F3916"/>
    <w:rsid w:val="003F3A85"/>
    <w:rsid w:val="003F4135"/>
    <w:rsid w:val="003F450F"/>
    <w:rsid w:val="003F57F4"/>
    <w:rsid w:val="003F5897"/>
    <w:rsid w:val="003F69B0"/>
    <w:rsid w:val="003F6E67"/>
    <w:rsid w:val="00400BC5"/>
    <w:rsid w:val="00401853"/>
    <w:rsid w:val="00402245"/>
    <w:rsid w:val="00402707"/>
    <w:rsid w:val="0040271F"/>
    <w:rsid w:val="0040399B"/>
    <w:rsid w:val="004039AF"/>
    <w:rsid w:val="00403FC0"/>
    <w:rsid w:val="0040425A"/>
    <w:rsid w:val="00405137"/>
    <w:rsid w:val="004055D8"/>
    <w:rsid w:val="00405B6D"/>
    <w:rsid w:val="00405D35"/>
    <w:rsid w:val="004060D9"/>
    <w:rsid w:val="00406219"/>
    <w:rsid w:val="00406802"/>
    <w:rsid w:val="00407705"/>
    <w:rsid w:val="00407E41"/>
    <w:rsid w:val="00411A46"/>
    <w:rsid w:val="0041206E"/>
    <w:rsid w:val="004122DB"/>
    <w:rsid w:val="00413009"/>
    <w:rsid w:val="00413974"/>
    <w:rsid w:val="0041478C"/>
    <w:rsid w:val="0041543D"/>
    <w:rsid w:val="0041697E"/>
    <w:rsid w:val="0041742B"/>
    <w:rsid w:val="00421F74"/>
    <w:rsid w:val="0042221B"/>
    <w:rsid w:val="004229E3"/>
    <w:rsid w:val="00422B0E"/>
    <w:rsid w:val="0042338B"/>
    <w:rsid w:val="00424AF7"/>
    <w:rsid w:val="00426398"/>
    <w:rsid w:val="00426687"/>
    <w:rsid w:val="00426932"/>
    <w:rsid w:val="00427A3C"/>
    <w:rsid w:val="00427BEA"/>
    <w:rsid w:val="00430483"/>
    <w:rsid w:val="00430DAC"/>
    <w:rsid w:val="004333AF"/>
    <w:rsid w:val="004350A7"/>
    <w:rsid w:val="00437F1E"/>
    <w:rsid w:val="004402F2"/>
    <w:rsid w:val="00440341"/>
    <w:rsid w:val="004405BD"/>
    <w:rsid w:val="00440E78"/>
    <w:rsid w:val="00442445"/>
    <w:rsid w:val="0044346E"/>
    <w:rsid w:val="00444304"/>
    <w:rsid w:val="00444C97"/>
    <w:rsid w:val="00445EFA"/>
    <w:rsid w:val="00446217"/>
    <w:rsid w:val="00447315"/>
    <w:rsid w:val="004474B3"/>
    <w:rsid w:val="00450310"/>
    <w:rsid w:val="004507EF"/>
    <w:rsid w:val="00450FB4"/>
    <w:rsid w:val="00451167"/>
    <w:rsid w:val="00451AA8"/>
    <w:rsid w:val="004537FF"/>
    <w:rsid w:val="00453B76"/>
    <w:rsid w:val="004550C9"/>
    <w:rsid w:val="00455E5D"/>
    <w:rsid w:val="004565C7"/>
    <w:rsid w:val="00457DA6"/>
    <w:rsid w:val="00462446"/>
    <w:rsid w:val="00462553"/>
    <w:rsid w:val="0046322E"/>
    <w:rsid w:val="0046541E"/>
    <w:rsid w:val="004664F4"/>
    <w:rsid w:val="0046768F"/>
    <w:rsid w:val="00470AFD"/>
    <w:rsid w:val="0047296C"/>
    <w:rsid w:val="004749EE"/>
    <w:rsid w:val="00474F5A"/>
    <w:rsid w:val="00475DF5"/>
    <w:rsid w:val="00476734"/>
    <w:rsid w:val="00476E48"/>
    <w:rsid w:val="00476F18"/>
    <w:rsid w:val="00483BBF"/>
    <w:rsid w:val="0048425F"/>
    <w:rsid w:val="00485DCB"/>
    <w:rsid w:val="004878F9"/>
    <w:rsid w:val="00490321"/>
    <w:rsid w:val="004914FB"/>
    <w:rsid w:val="0049311E"/>
    <w:rsid w:val="00493C35"/>
    <w:rsid w:val="00494475"/>
    <w:rsid w:val="004A02FC"/>
    <w:rsid w:val="004A0C75"/>
    <w:rsid w:val="004A0F29"/>
    <w:rsid w:val="004A10C1"/>
    <w:rsid w:val="004A398C"/>
    <w:rsid w:val="004A3D9D"/>
    <w:rsid w:val="004A57BD"/>
    <w:rsid w:val="004A5D06"/>
    <w:rsid w:val="004A60C7"/>
    <w:rsid w:val="004A65E3"/>
    <w:rsid w:val="004A755F"/>
    <w:rsid w:val="004B0160"/>
    <w:rsid w:val="004B0EFB"/>
    <w:rsid w:val="004B1444"/>
    <w:rsid w:val="004B328C"/>
    <w:rsid w:val="004B4A12"/>
    <w:rsid w:val="004B4C45"/>
    <w:rsid w:val="004B5240"/>
    <w:rsid w:val="004B5D77"/>
    <w:rsid w:val="004B5FE5"/>
    <w:rsid w:val="004B6DBF"/>
    <w:rsid w:val="004C0B01"/>
    <w:rsid w:val="004C1B36"/>
    <w:rsid w:val="004C2569"/>
    <w:rsid w:val="004C39A7"/>
    <w:rsid w:val="004C3C09"/>
    <w:rsid w:val="004C3FCB"/>
    <w:rsid w:val="004C70E7"/>
    <w:rsid w:val="004C7D9F"/>
    <w:rsid w:val="004D055B"/>
    <w:rsid w:val="004D10B0"/>
    <w:rsid w:val="004D241F"/>
    <w:rsid w:val="004D2C3F"/>
    <w:rsid w:val="004D608A"/>
    <w:rsid w:val="004D6115"/>
    <w:rsid w:val="004D68F6"/>
    <w:rsid w:val="004D755F"/>
    <w:rsid w:val="004D7AB4"/>
    <w:rsid w:val="004E2880"/>
    <w:rsid w:val="004E348C"/>
    <w:rsid w:val="004E3958"/>
    <w:rsid w:val="004E3A3F"/>
    <w:rsid w:val="004E490B"/>
    <w:rsid w:val="004E5162"/>
    <w:rsid w:val="004E68B8"/>
    <w:rsid w:val="004E68E0"/>
    <w:rsid w:val="004E6B46"/>
    <w:rsid w:val="004F0A0A"/>
    <w:rsid w:val="004F1735"/>
    <w:rsid w:val="004F319E"/>
    <w:rsid w:val="004F39D6"/>
    <w:rsid w:val="004F52ED"/>
    <w:rsid w:val="004F63AD"/>
    <w:rsid w:val="004F7132"/>
    <w:rsid w:val="004F79D6"/>
    <w:rsid w:val="00502223"/>
    <w:rsid w:val="00502D0E"/>
    <w:rsid w:val="00507657"/>
    <w:rsid w:val="00510961"/>
    <w:rsid w:val="00511216"/>
    <w:rsid w:val="00511549"/>
    <w:rsid w:val="00511AC6"/>
    <w:rsid w:val="00511E61"/>
    <w:rsid w:val="00512142"/>
    <w:rsid w:val="005136BE"/>
    <w:rsid w:val="00516395"/>
    <w:rsid w:val="005204FA"/>
    <w:rsid w:val="005213ED"/>
    <w:rsid w:val="00522AA7"/>
    <w:rsid w:val="00523352"/>
    <w:rsid w:val="005251B7"/>
    <w:rsid w:val="0052541D"/>
    <w:rsid w:val="005263D9"/>
    <w:rsid w:val="00526808"/>
    <w:rsid w:val="005268FE"/>
    <w:rsid w:val="0052773D"/>
    <w:rsid w:val="005303AD"/>
    <w:rsid w:val="00531C0C"/>
    <w:rsid w:val="00531C63"/>
    <w:rsid w:val="00533139"/>
    <w:rsid w:val="005334BE"/>
    <w:rsid w:val="005364BE"/>
    <w:rsid w:val="00540AC2"/>
    <w:rsid w:val="00541B9E"/>
    <w:rsid w:val="00542031"/>
    <w:rsid w:val="00543780"/>
    <w:rsid w:val="00543F7F"/>
    <w:rsid w:val="005446B8"/>
    <w:rsid w:val="005529A9"/>
    <w:rsid w:val="00553AE1"/>
    <w:rsid w:val="00555B87"/>
    <w:rsid w:val="0055729D"/>
    <w:rsid w:val="00557B5F"/>
    <w:rsid w:val="0056084F"/>
    <w:rsid w:val="00560C20"/>
    <w:rsid w:val="00560DF3"/>
    <w:rsid w:val="00561A23"/>
    <w:rsid w:val="00561E36"/>
    <w:rsid w:val="00562041"/>
    <w:rsid w:val="005622E3"/>
    <w:rsid w:val="00562C08"/>
    <w:rsid w:val="00562D9F"/>
    <w:rsid w:val="00563AC1"/>
    <w:rsid w:val="00564951"/>
    <w:rsid w:val="0056499A"/>
    <w:rsid w:val="00565071"/>
    <w:rsid w:val="005674C6"/>
    <w:rsid w:val="00571F8E"/>
    <w:rsid w:val="00575094"/>
    <w:rsid w:val="00575EF5"/>
    <w:rsid w:val="00575FC2"/>
    <w:rsid w:val="00577C31"/>
    <w:rsid w:val="0058141C"/>
    <w:rsid w:val="005825D4"/>
    <w:rsid w:val="00583BF5"/>
    <w:rsid w:val="00584541"/>
    <w:rsid w:val="00585D08"/>
    <w:rsid w:val="00587A64"/>
    <w:rsid w:val="00587FCC"/>
    <w:rsid w:val="00590720"/>
    <w:rsid w:val="00590ACA"/>
    <w:rsid w:val="00591076"/>
    <w:rsid w:val="00591199"/>
    <w:rsid w:val="00591A86"/>
    <w:rsid w:val="00592CE1"/>
    <w:rsid w:val="005935EB"/>
    <w:rsid w:val="00595AA4"/>
    <w:rsid w:val="00595B64"/>
    <w:rsid w:val="00596D7A"/>
    <w:rsid w:val="00596F74"/>
    <w:rsid w:val="005979D6"/>
    <w:rsid w:val="00597D54"/>
    <w:rsid w:val="005A038F"/>
    <w:rsid w:val="005A08E4"/>
    <w:rsid w:val="005A17CD"/>
    <w:rsid w:val="005A2351"/>
    <w:rsid w:val="005A3301"/>
    <w:rsid w:val="005A6F0B"/>
    <w:rsid w:val="005B1022"/>
    <w:rsid w:val="005B1916"/>
    <w:rsid w:val="005B1B5F"/>
    <w:rsid w:val="005B4090"/>
    <w:rsid w:val="005B4669"/>
    <w:rsid w:val="005B532E"/>
    <w:rsid w:val="005B571E"/>
    <w:rsid w:val="005B5BCA"/>
    <w:rsid w:val="005C0E34"/>
    <w:rsid w:val="005C15BF"/>
    <w:rsid w:val="005C2374"/>
    <w:rsid w:val="005C2B45"/>
    <w:rsid w:val="005C31AA"/>
    <w:rsid w:val="005C3411"/>
    <w:rsid w:val="005C401A"/>
    <w:rsid w:val="005C58B6"/>
    <w:rsid w:val="005C5C75"/>
    <w:rsid w:val="005C5E95"/>
    <w:rsid w:val="005C6900"/>
    <w:rsid w:val="005D050F"/>
    <w:rsid w:val="005D1036"/>
    <w:rsid w:val="005D1CBC"/>
    <w:rsid w:val="005D39F1"/>
    <w:rsid w:val="005D4AA6"/>
    <w:rsid w:val="005D500F"/>
    <w:rsid w:val="005D50CA"/>
    <w:rsid w:val="005D54A1"/>
    <w:rsid w:val="005D5569"/>
    <w:rsid w:val="005D5A4C"/>
    <w:rsid w:val="005D60FA"/>
    <w:rsid w:val="005D6330"/>
    <w:rsid w:val="005D77CC"/>
    <w:rsid w:val="005E0434"/>
    <w:rsid w:val="005E2A4B"/>
    <w:rsid w:val="005E35D6"/>
    <w:rsid w:val="005E6A8B"/>
    <w:rsid w:val="005F0766"/>
    <w:rsid w:val="005F0BDF"/>
    <w:rsid w:val="005F229A"/>
    <w:rsid w:val="005F2842"/>
    <w:rsid w:val="005F3164"/>
    <w:rsid w:val="005F4195"/>
    <w:rsid w:val="005F4214"/>
    <w:rsid w:val="005F6241"/>
    <w:rsid w:val="005F63E0"/>
    <w:rsid w:val="005F7963"/>
    <w:rsid w:val="00602BE0"/>
    <w:rsid w:val="006039DD"/>
    <w:rsid w:val="00603E60"/>
    <w:rsid w:val="00604250"/>
    <w:rsid w:val="00604913"/>
    <w:rsid w:val="00606B8B"/>
    <w:rsid w:val="00611A70"/>
    <w:rsid w:val="00611D26"/>
    <w:rsid w:val="00612567"/>
    <w:rsid w:val="006127DA"/>
    <w:rsid w:val="00615A60"/>
    <w:rsid w:val="00616821"/>
    <w:rsid w:val="006179F5"/>
    <w:rsid w:val="00617A2C"/>
    <w:rsid w:val="00620D46"/>
    <w:rsid w:val="00621A74"/>
    <w:rsid w:val="0062317B"/>
    <w:rsid w:val="00626A83"/>
    <w:rsid w:val="00626F38"/>
    <w:rsid w:val="00627136"/>
    <w:rsid w:val="006273BE"/>
    <w:rsid w:val="00627969"/>
    <w:rsid w:val="006279F2"/>
    <w:rsid w:val="006311D1"/>
    <w:rsid w:val="00631AC2"/>
    <w:rsid w:val="00632814"/>
    <w:rsid w:val="00635024"/>
    <w:rsid w:val="006357B3"/>
    <w:rsid w:val="0063685D"/>
    <w:rsid w:val="00636BC8"/>
    <w:rsid w:val="00636D10"/>
    <w:rsid w:val="0064131F"/>
    <w:rsid w:val="006439B9"/>
    <w:rsid w:val="00643C08"/>
    <w:rsid w:val="00643DD2"/>
    <w:rsid w:val="00644FE3"/>
    <w:rsid w:val="006468FF"/>
    <w:rsid w:val="006473F8"/>
    <w:rsid w:val="00647A38"/>
    <w:rsid w:val="00647D70"/>
    <w:rsid w:val="00650555"/>
    <w:rsid w:val="00650F33"/>
    <w:rsid w:val="006524EF"/>
    <w:rsid w:val="00653666"/>
    <w:rsid w:val="00654904"/>
    <w:rsid w:val="00654A39"/>
    <w:rsid w:val="006551B3"/>
    <w:rsid w:val="00656CC6"/>
    <w:rsid w:val="00661A4E"/>
    <w:rsid w:val="006627F4"/>
    <w:rsid w:val="006641C3"/>
    <w:rsid w:val="00664716"/>
    <w:rsid w:val="00665069"/>
    <w:rsid w:val="00673F54"/>
    <w:rsid w:val="0067450C"/>
    <w:rsid w:val="006748FA"/>
    <w:rsid w:val="00674D43"/>
    <w:rsid w:val="006756A8"/>
    <w:rsid w:val="00675A4F"/>
    <w:rsid w:val="00675D83"/>
    <w:rsid w:val="00677950"/>
    <w:rsid w:val="00680607"/>
    <w:rsid w:val="0068122A"/>
    <w:rsid w:val="00682422"/>
    <w:rsid w:val="006864EA"/>
    <w:rsid w:val="00686A70"/>
    <w:rsid w:val="00690CC0"/>
    <w:rsid w:val="0069228D"/>
    <w:rsid w:val="006922E8"/>
    <w:rsid w:val="00692671"/>
    <w:rsid w:val="006926F1"/>
    <w:rsid w:val="00693101"/>
    <w:rsid w:val="0069434F"/>
    <w:rsid w:val="006954AF"/>
    <w:rsid w:val="00697389"/>
    <w:rsid w:val="006A02A4"/>
    <w:rsid w:val="006A0722"/>
    <w:rsid w:val="006A099F"/>
    <w:rsid w:val="006A1CEA"/>
    <w:rsid w:val="006A340A"/>
    <w:rsid w:val="006A393F"/>
    <w:rsid w:val="006A39AC"/>
    <w:rsid w:val="006A46F5"/>
    <w:rsid w:val="006A49E2"/>
    <w:rsid w:val="006A6C51"/>
    <w:rsid w:val="006A72E6"/>
    <w:rsid w:val="006A7311"/>
    <w:rsid w:val="006B0CDE"/>
    <w:rsid w:val="006B1422"/>
    <w:rsid w:val="006B3A71"/>
    <w:rsid w:val="006B3AD4"/>
    <w:rsid w:val="006B3DBE"/>
    <w:rsid w:val="006B43BF"/>
    <w:rsid w:val="006B43D8"/>
    <w:rsid w:val="006B48AF"/>
    <w:rsid w:val="006B6779"/>
    <w:rsid w:val="006B73BE"/>
    <w:rsid w:val="006B767D"/>
    <w:rsid w:val="006C1E0B"/>
    <w:rsid w:val="006C2737"/>
    <w:rsid w:val="006C4207"/>
    <w:rsid w:val="006C4315"/>
    <w:rsid w:val="006C4E41"/>
    <w:rsid w:val="006C5659"/>
    <w:rsid w:val="006C6101"/>
    <w:rsid w:val="006C642E"/>
    <w:rsid w:val="006C6572"/>
    <w:rsid w:val="006C7785"/>
    <w:rsid w:val="006D3E78"/>
    <w:rsid w:val="006D3EF7"/>
    <w:rsid w:val="006D4477"/>
    <w:rsid w:val="006D588E"/>
    <w:rsid w:val="006D5BFE"/>
    <w:rsid w:val="006D6655"/>
    <w:rsid w:val="006D76DC"/>
    <w:rsid w:val="006E04E5"/>
    <w:rsid w:val="006E1AB5"/>
    <w:rsid w:val="006E2A81"/>
    <w:rsid w:val="006E3496"/>
    <w:rsid w:val="006E3517"/>
    <w:rsid w:val="006E48C9"/>
    <w:rsid w:val="006E5D07"/>
    <w:rsid w:val="006E6B18"/>
    <w:rsid w:val="006E6C37"/>
    <w:rsid w:val="006E731A"/>
    <w:rsid w:val="006E7FA2"/>
    <w:rsid w:val="006F08E3"/>
    <w:rsid w:val="006F10DB"/>
    <w:rsid w:val="006F22C9"/>
    <w:rsid w:val="006F3002"/>
    <w:rsid w:val="006F43FE"/>
    <w:rsid w:val="006F475F"/>
    <w:rsid w:val="006F4D80"/>
    <w:rsid w:val="006F536A"/>
    <w:rsid w:val="006F5A47"/>
    <w:rsid w:val="006F7A07"/>
    <w:rsid w:val="00701CBB"/>
    <w:rsid w:val="00701E1F"/>
    <w:rsid w:val="0070285A"/>
    <w:rsid w:val="00702BF7"/>
    <w:rsid w:val="00702EFC"/>
    <w:rsid w:val="007032CE"/>
    <w:rsid w:val="0070372C"/>
    <w:rsid w:val="0070548E"/>
    <w:rsid w:val="00705833"/>
    <w:rsid w:val="00705FE7"/>
    <w:rsid w:val="00706F97"/>
    <w:rsid w:val="00707869"/>
    <w:rsid w:val="0071287E"/>
    <w:rsid w:val="00713E6E"/>
    <w:rsid w:val="007161B9"/>
    <w:rsid w:val="00716DAC"/>
    <w:rsid w:val="00717005"/>
    <w:rsid w:val="007179F8"/>
    <w:rsid w:val="00720E5A"/>
    <w:rsid w:val="00720E7F"/>
    <w:rsid w:val="007215F3"/>
    <w:rsid w:val="007219D0"/>
    <w:rsid w:val="007223BC"/>
    <w:rsid w:val="00722D2D"/>
    <w:rsid w:val="00722DDB"/>
    <w:rsid w:val="00723A2C"/>
    <w:rsid w:val="00723E16"/>
    <w:rsid w:val="007240B5"/>
    <w:rsid w:val="00725D42"/>
    <w:rsid w:val="0072735D"/>
    <w:rsid w:val="00730362"/>
    <w:rsid w:val="0073103B"/>
    <w:rsid w:val="007311BE"/>
    <w:rsid w:val="0073121C"/>
    <w:rsid w:val="0073136A"/>
    <w:rsid w:val="00731390"/>
    <w:rsid w:val="0073182C"/>
    <w:rsid w:val="00731B30"/>
    <w:rsid w:val="00732002"/>
    <w:rsid w:val="00733513"/>
    <w:rsid w:val="0073382C"/>
    <w:rsid w:val="00733CCF"/>
    <w:rsid w:val="00734113"/>
    <w:rsid w:val="00735378"/>
    <w:rsid w:val="0073626F"/>
    <w:rsid w:val="00736C06"/>
    <w:rsid w:val="00736F5C"/>
    <w:rsid w:val="00737B9E"/>
    <w:rsid w:val="00737C50"/>
    <w:rsid w:val="00737E3F"/>
    <w:rsid w:val="00740095"/>
    <w:rsid w:val="007437EA"/>
    <w:rsid w:val="00743B33"/>
    <w:rsid w:val="007445C2"/>
    <w:rsid w:val="007445E0"/>
    <w:rsid w:val="00745523"/>
    <w:rsid w:val="007468A7"/>
    <w:rsid w:val="00746A2F"/>
    <w:rsid w:val="007512DE"/>
    <w:rsid w:val="0075186D"/>
    <w:rsid w:val="00752DC2"/>
    <w:rsid w:val="007530FE"/>
    <w:rsid w:val="00754DA8"/>
    <w:rsid w:val="00754FAB"/>
    <w:rsid w:val="00756788"/>
    <w:rsid w:val="00760E3B"/>
    <w:rsid w:val="0076125E"/>
    <w:rsid w:val="0076278F"/>
    <w:rsid w:val="00763C2F"/>
    <w:rsid w:val="00763C52"/>
    <w:rsid w:val="007657F8"/>
    <w:rsid w:val="00767333"/>
    <w:rsid w:val="00771240"/>
    <w:rsid w:val="007716AD"/>
    <w:rsid w:val="00771C65"/>
    <w:rsid w:val="00772AD2"/>
    <w:rsid w:val="00772D70"/>
    <w:rsid w:val="00773348"/>
    <w:rsid w:val="0077367B"/>
    <w:rsid w:val="007736B6"/>
    <w:rsid w:val="0077382E"/>
    <w:rsid w:val="00773ABB"/>
    <w:rsid w:val="00774254"/>
    <w:rsid w:val="007744BA"/>
    <w:rsid w:val="007750DB"/>
    <w:rsid w:val="00776091"/>
    <w:rsid w:val="00776B60"/>
    <w:rsid w:val="00777FBE"/>
    <w:rsid w:val="00780435"/>
    <w:rsid w:val="00782060"/>
    <w:rsid w:val="007833DB"/>
    <w:rsid w:val="007834D3"/>
    <w:rsid w:val="007846C0"/>
    <w:rsid w:val="007849BF"/>
    <w:rsid w:val="00784AAB"/>
    <w:rsid w:val="00786A89"/>
    <w:rsid w:val="00787A0F"/>
    <w:rsid w:val="00787F8B"/>
    <w:rsid w:val="00787FE4"/>
    <w:rsid w:val="00790E07"/>
    <w:rsid w:val="00791ED1"/>
    <w:rsid w:val="007922E4"/>
    <w:rsid w:val="007940BB"/>
    <w:rsid w:val="0079467F"/>
    <w:rsid w:val="00794748"/>
    <w:rsid w:val="00797DD0"/>
    <w:rsid w:val="007A029D"/>
    <w:rsid w:val="007A0367"/>
    <w:rsid w:val="007A078B"/>
    <w:rsid w:val="007A17B0"/>
    <w:rsid w:val="007A18F5"/>
    <w:rsid w:val="007A3959"/>
    <w:rsid w:val="007A398C"/>
    <w:rsid w:val="007A3C58"/>
    <w:rsid w:val="007A42E1"/>
    <w:rsid w:val="007A5764"/>
    <w:rsid w:val="007B057E"/>
    <w:rsid w:val="007B4E9A"/>
    <w:rsid w:val="007B5C85"/>
    <w:rsid w:val="007B5F8C"/>
    <w:rsid w:val="007B7D4F"/>
    <w:rsid w:val="007C0531"/>
    <w:rsid w:val="007C1CA0"/>
    <w:rsid w:val="007C43C7"/>
    <w:rsid w:val="007C4F39"/>
    <w:rsid w:val="007C50EB"/>
    <w:rsid w:val="007C5B64"/>
    <w:rsid w:val="007C661C"/>
    <w:rsid w:val="007C7BE6"/>
    <w:rsid w:val="007C7CB0"/>
    <w:rsid w:val="007D1B10"/>
    <w:rsid w:val="007D226D"/>
    <w:rsid w:val="007D3950"/>
    <w:rsid w:val="007D40BB"/>
    <w:rsid w:val="007D4335"/>
    <w:rsid w:val="007D5C67"/>
    <w:rsid w:val="007D7E19"/>
    <w:rsid w:val="007E00F8"/>
    <w:rsid w:val="007E296F"/>
    <w:rsid w:val="007E4A91"/>
    <w:rsid w:val="007E645C"/>
    <w:rsid w:val="007E6D32"/>
    <w:rsid w:val="007F04A2"/>
    <w:rsid w:val="007F1DCB"/>
    <w:rsid w:val="007F2917"/>
    <w:rsid w:val="007F30A7"/>
    <w:rsid w:val="007F3DED"/>
    <w:rsid w:val="007F42F9"/>
    <w:rsid w:val="007F44CA"/>
    <w:rsid w:val="007F5D62"/>
    <w:rsid w:val="007F5F13"/>
    <w:rsid w:val="007F7912"/>
    <w:rsid w:val="007F7DF1"/>
    <w:rsid w:val="0080135F"/>
    <w:rsid w:val="00803095"/>
    <w:rsid w:val="00803611"/>
    <w:rsid w:val="00803815"/>
    <w:rsid w:val="00803FDF"/>
    <w:rsid w:val="00804261"/>
    <w:rsid w:val="0080601E"/>
    <w:rsid w:val="00806874"/>
    <w:rsid w:val="00811203"/>
    <w:rsid w:val="00811952"/>
    <w:rsid w:val="00812CD9"/>
    <w:rsid w:val="0081381E"/>
    <w:rsid w:val="008147DD"/>
    <w:rsid w:val="008148C7"/>
    <w:rsid w:val="00814A9D"/>
    <w:rsid w:val="00814BEE"/>
    <w:rsid w:val="00816B2D"/>
    <w:rsid w:val="008174B2"/>
    <w:rsid w:val="008177D5"/>
    <w:rsid w:val="008212C9"/>
    <w:rsid w:val="0082153B"/>
    <w:rsid w:val="0082330B"/>
    <w:rsid w:val="00823680"/>
    <w:rsid w:val="00825508"/>
    <w:rsid w:val="00825C34"/>
    <w:rsid w:val="00825EC5"/>
    <w:rsid w:val="00826010"/>
    <w:rsid w:val="00826E23"/>
    <w:rsid w:val="008273B3"/>
    <w:rsid w:val="0083031D"/>
    <w:rsid w:val="00830DC2"/>
    <w:rsid w:val="00832288"/>
    <w:rsid w:val="00833536"/>
    <w:rsid w:val="008335A1"/>
    <w:rsid w:val="00834600"/>
    <w:rsid w:val="00834E34"/>
    <w:rsid w:val="00836666"/>
    <w:rsid w:val="00836CD1"/>
    <w:rsid w:val="00836E93"/>
    <w:rsid w:val="00837687"/>
    <w:rsid w:val="00841C19"/>
    <w:rsid w:val="00842367"/>
    <w:rsid w:val="008423D2"/>
    <w:rsid w:val="0084319F"/>
    <w:rsid w:val="00843307"/>
    <w:rsid w:val="00844B87"/>
    <w:rsid w:val="0084532D"/>
    <w:rsid w:val="008473EF"/>
    <w:rsid w:val="00847678"/>
    <w:rsid w:val="00850CB4"/>
    <w:rsid w:val="00851D9B"/>
    <w:rsid w:val="008525C7"/>
    <w:rsid w:val="008528CE"/>
    <w:rsid w:val="00854A6F"/>
    <w:rsid w:val="008553D4"/>
    <w:rsid w:val="00855F8A"/>
    <w:rsid w:val="008560C6"/>
    <w:rsid w:val="0085761A"/>
    <w:rsid w:val="008602BB"/>
    <w:rsid w:val="00860949"/>
    <w:rsid w:val="00861B48"/>
    <w:rsid w:val="00861BAF"/>
    <w:rsid w:val="00863560"/>
    <w:rsid w:val="00864378"/>
    <w:rsid w:val="00865432"/>
    <w:rsid w:val="00870660"/>
    <w:rsid w:val="00870E24"/>
    <w:rsid w:val="008729DA"/>
    <w:rsid w:val="00872DF8"/>
    <w:rsid w:val="00873C05"/>
    <w:rsid w:val="0087416C"/>
    <w:rsid w:val="0087498F"/>
    <w:rsid w:val="00875F7C"/>
    <w:rsid w:val="008770B0"/>
    <w:rsid w:val="008770B5"/>
    <w:rsid w:val="00877115"/>
    <w:rsid w:val="00877AB0"/>
    <w:rsid w:val="00877DCB"/>
    <w:rsid w:val="00881AF9"/>
    <w:rsid w:val="00881FB0"/>
    <w:rsid w:val="00882FF3"/>
    <w:rsid w:val="008853B0"/>
    <w:rsid w:val="00885A3C"/>
    <w:rsid w:val="00886C29"/>
    <w:rsid w:val="00887C39"/>
    <w:rsid w:val="00887DEF"/>
    <w:rsid w:val="0089199A"/>
    <w:rsid w:val="00891CB3"/>
    <w:rsid w:val="008938D1"/>
    <w:rsid w:val="00894D59"/>
    <w:rsid w:val="00895400"/>
    <w:rsid w:val="008959AB"/>
    <w:rsid w:val="00897A2E"/>
    <w:rsid w:val="00897ECA"/>
    <w:rsid w:val="008A2FB3"/>
    <w:rsid w:val="008A4708"/>
    <w:rsid w:val="008A4B94"/>
    <w:rsid w:val="008A4D97"/>
    <w:rsid w:val="008A6C6A"/>
    <w:rsid w:val="008A6C7D"/>
    <w:rsid w:val="008A7349"/>
    <w:rsid w:val="008A78C7"/>
    <w:rsid w:val="008B1796"/>
    <w:rsid w:val="008B1B4D"/>
    <w:rsid w:val="008B2A5E"/>
    <w:rsid w:val="008B3075"/>
    <w:rsid w:val="008B5AA7"/>
    <w:rsid w:val="008B61F4"/>
    <w:rsid w:val="008B6BA1"/>
    <w:rsid w:val="008B6C72"/>
    <w:rsid w:val="008B6C9F"/>
    <w:rsid w:val="008B6CA0"/>
    <w:rsid w:val="008B75BC"/>
    <w:rsid w:val="008C0C0D"/>
    <w:rsid w:val="008C32F9"/>
    <w:rsid w:val="008C3710"/>
    <w:rsid w:val="008C3746"/>
    <w:rsid w:val="008C411E"/>
    <w:rsid w:val="008C42FC"/>
    <w:rsid w:val="008D1DD9"/>
    <w:rsid w:val="008D20D2"/>
    <w:rsid w:val="008D2106"/>
    <w:rsid w:val="008D29B8"/>
    <w:rsid w:val="008D3A0E"/>
    <w:rsid w:val="008D3E0F"/>
    <w:rsid w:val="008D4B24"/>
    <w:rsid w:val="008D6B77"/>
    <w:rsid w:val="008D7E0B"/>
    <w:rsid w:val="008D7F53"/>
    <w:rsid w:val="008E007E"/>
    <w:rsid w:val="008E1490"/>
    <w:rsid w:val="008E1C11"/>
    <w:rsid w:val="008E2E08"/>
    <w:rsid w:val="008E40E9"/>
    <w:rsid w:val="008E5C8E"/>
    <w:rsid w:val="008E5DBF"/>
    <w:rsid w:val="008E5DE4"/>
    <w:rsid w:val="008E65FC"/>
    <w:rsid w:val="008E6F81"/>
    <w:rsid w:val="008E7003"/>
    <w:rsid w:val="008E7609"/>
    <w:rsid w:val="008E7D4B"/>
    <w:rsid w:val="008F1F09"/>
    <w:rsid w:val="008F2124"/>
    <w:rsid w:val="008F2B18"/>
    <w:rsid w:val="008F3284"/>
    <w:rsid w:val="008F41E1"/>
    <w:rsid w:val="008F60EB"/>
    <w:rsid w:val="008F6F02"/>
    <w:rsid w:val="008F7504"/>
    <w:rsid w:val="008F784B"/>
    <w:rsid w:val="008F7E0D"/>
    <w:rsid w:val="008F7E13"/>
    <w:rsid w:val="009007E1"/>
    <w:rsid w:val="00900D33"/>
    <w:rsid w:val="0090328A"/>
    <w:rsid w:val="0090370E"/>
    <w:rsid w:val="00903B5D"/>
    <w:rsid w:val="00903F5A"/>
    <w:rsid w:val="00903F8E"/>
    <w:rsid w:val="00904877"/>
    <w:rsid w:val="009053DE"/>
    <w:rsid w:val="009055E3"/>
    <w:rsid w:val="00907804"/>
    <w:rsid w:val="00910B3D"/>
    <w:rsid w:val="00910C1F"/>
    <w:rsid w:val="00911B7C"/>
    <w:rsid w:val="009141B1"/>
    <w:rsid w:val="00914B9A"/>
    <w:rsid w:val="00915074"/>
    <w:rsid w:val="009162CC"/>
    <w:rsid w:val="009171A5"/>
    <w:rsid w:val="0091749D"/>
    <w:rsid w:val="00917549"/>
    <w:rsid w:val="009201BB"/>
    <w:rsid w:val="00921C3D"/>
    <w:rsid w:val="00921E91"/>
    <w:rsid w:val="00925855"/>
    <w:rsid w:val="00927EC4"/>
    <w:rsid w:val="00930CDC"/>
    <w:rsid w:val="009318C0"/>
    <w:rsid w:val="00932021"/>
    <w:rsid w:val="009325FF"/>
    <w:rsid w:val="00935784"/>
    <w:rsid w:val="00936944"/>
    <w:rsid w:val="00936FF6"/>
    <w:rsid w:val="00937EF0"/>
    <w:rsid w:val="009415E6"/>
    <w:rsid w:val="00941651"/>
    <w:rsid w:val="009428EF"/>
    <w:rsid w:val="00942C8B"/>
    <w:rsid w:val="00943DBE"/>
    <w:rsid w:val="009440A6"/>
    <w:rsid w:val="0094457D"/>
    <w:rsid w:val="009445D4"/>
    <w:rsid w:val="0094480F"/>
    <w:rsid w:val="00944964"/>
    <w:rsid w:val="009453F2"/>
    <w:rsid w:val="009454E1"/>
    <w:rsid w:val="009476E5"/>
    <w:rsid w:val="00950384"/>
    <w:rsid w:val="009504C0"/>
    <w:rsid w:val="009509A9"/>
    <w:rsid w:val="00951590"/>
    <w:rsid w:val="00951B58"/>
    <w:rsid w:val="00951F37"/>
    <w:rsid w:val="00953BAB"/>
    <w:rsid w:val="00955420"/>
    <w:rsid w:val="009559D8"/>
    <w:rsid w:val="009566D7"/>
    <w:rsid w:val="00956B73"/>
    <w:rsid w:val="0095779F"/>
    <w:rsid w:val="00960814"/>
    <w:rsid w:val="009613F5"/>
    <w:rsid w:val="009614D6"/>
    <w:rsid w:val="00962A77"/>
    <w:rsid w:val="00970D9A"/>
    <w:rsid w:val="00970E7F"/>
    <w:rsid w:val="0097152B"/>
    <w:rsid w:val="00972D3A"/>
    <w:rsid w:val="00973201"/>
    <w:rsid w:val="00976E2A"/>
    <w:rsid w:val="009770AC"/>
    <w:rsid w:val="00977BDB"/>
    <w:rsid w:val="00977C5D"/>
    <w:rsid w:val="00980465"/>
    <w:rsid w:val="009812AF"/>
    <w:rsid w:val="00981A29"/>
    <w:rsid w:val="0098202A"/>
    <w:rsid w:val="009831B3"/>
    <w:rsid w:val="00984F9A"/>
    <w:rsid w:val="0098513A"/>
    <w:rsid w:val="009915D1"/>
    <w:rsid w:val="00991889"/>
    <w:rsid w:val="00991B53"/>
    <w:rsid w:val="0099225D"/>
    <w:rsid w:val="00992A6E"/>
    <w:rsid w:val="00994F45"/>
    <w:rsid w:val="0099513E"/>
    <w:rsid w:val="00997CED"/>
    <w:rsid w:val="00997E12"/>
    <w:rsid w:val="009A035A"/>
    <w:rsid w:val="009A20CB"/>
    <w:rsid w:val="009A270D"/>
    <w:rsid w:val="009A2CEE"/>
    <w:rsid w:val="009A3A73"/>
    <w:rsid w:val="009A411F"/>
    <w:rsid w:val="009A47F8"/>
    <w:rsid w:val="009A5E56"/>
    <w:rsid w:val="009A663C"/>
    <w:rsid w:val="009A735D"/>
    <w:rsid w:val="009A78E8"/>
    <w:rsid w:val="009A7916"/>
    <w:rsid w:val="009B044B"/>
    <w:rsid w:val="009B0F29"/>
    <w:rsid w:val="009B20C8"/>
    <w:rsid w:val="009B3168"/>
    <w:rsid w:val="009B3DC6"/>
    <w:rsid w:val="009B56F9"/>
    <w:rsid w:val="009B59A2"/>
    <w:rsid w:val="009B68EE"/>
    <w:rsid w:val="009C0FEE"/>
    <w:rsid w:val="009C1032"/>
    <w:rsid w:val="009C1A9C"/>
    <w:rsid w:val="009C2B78"/>
    <w:rsid w:val="009C50D7"/>
    <w:rsid w:val="009C6CA9"/>
    <w:rsid w:val="009C7BB8"/>
    <w:rsid w:val="009D01D1"/>
    <w:rsid w:val="009D0DCA"/>
    <w:rsid w:val="009D1FEB"/>
    <w:rsid w:val="009D2840"/>
    <w:rsid w:val="009D2E1E"/>
    <w:rsid w:val="009D3083"/>
    <w:rsid w:val="009D7D28"/>
    <w:rsid w:val="009E4354"/>
    <w:rsid w:val="009E5EEA"/>
    <w:rsid w:val="009E75F5"/>
    <w:rsid w:val="009E78BB"/>
    <w:rsid w:val="009F01B1"/>
    <w:rsid w:val="009F02A4"/>
    <w:rsid w:val="009F0744"/>
    <w:rsid w:val="009F1502"/>
    <w:rsid w:val="009F2F1D"/>
    <w:rsid w:val="009F3BDA"/>
    <w:rsid w:val="009F4F99"/>
    <w:rsid w:val="009F6006"/>
    <w:rsid w:val="009F66B3"/>
    <w:rsid w:val="00A001CC"/>
    <w:rsid w:val="00A01FF3"/>
    <w:rsid w:val="00A02E2D"/>
    <w:rsid w:val="00A043FB"/>
    <w:rsid w:val="00A047F8"/>
    <w:rsid w:val="00A05A00"/>
    <w:rsid w:val="00A06FAE"/>
    <w:rsid w:val="00A07384"/>
    <w:rsid w:val="00A0790F"/>
    <w:rsid w:val="00A07E03"/>
    <w:rsid w:val="00A12688"/>
    <w:rsid w:val="00A132B2"/>
    <w:rsid w:val="00A1376A"/>
    <w:rsid w:val="00A138EE"/>
    <w:rsid w:val="00A15EF0"/>
    <w:rsid w:val="00A1601E"/>
    <w:rsid w:val="00A16941"/>
    <w:rsid w:val="00A1734E"/>
    <w:rsid w:val="00A17BE7"/>
    <w:rsid w:val="00A17E4C"/>
    <w:rsid w:val="00A20195"/>
    <w:rsid w:val="00A208B1"/>
    <w:rsid w:val="00A2253F"/>
    <w:rsid w:val="00A22673"/>
    <w:rsid w:val="00A22ABA"/>
    <w:rsid w:val="00A2374B"/>
    <w:rsid w:val="00A23ACF"/>
    <w:rsid w:val="00A241F0"/>
    <w:rsid w:val="00A26B1D"/>
    <w:rsid w:val="00A27B64"/>
    <w:rsid w:val="00A30770"/>
    <w:rsid w:val="00A30FFA"/>
    <w:rsid w:val="00A31B0D"/>
    <w:rsid w:val="00A32BB8"/>
    <w:rsid w:val="00A347CD"/>
    <w:rsid w:val="00A348FB"/>
    <w:rsid w:val="00A35FD9"/>
    <w:rsid w:val="00A36125"/>
    <w:rsid w:val="00A36199"/>
    <w:rsid w:val="00A36CDD"/>
    <w:rsid w:val="00A37A4C"/>
    <w:rsid w:val="00A4261C"/>
    <w:rsid w:val="00A428F1"/>
    <w:rsid w:val="00A50B7E"/>
    <w:rsid w:val="00A51F3B"/>
    <w:rsid w:val="00A530C4"/>
    <w:rsid w:val="00A534EA"/>
    <w:rsid w:val="00A535B2"/>
    <w:rsid w:val="00A53641"/>
    <w:rsid w:val="00A53C1B"/>
    <w:rsid w:val="00A5411F"/>
    <w:rsid w:val="00A54A7C"/>
    <w:rsid w:val="00A55030"/>
    <w:rsid w:val="00A55EEA"/>
    <w:rsid w:val="00A560A8"/>
    <w:rsid w:val="00A56407"/>
    <w:rsid w:val="00A56836"/>
    <w:rsid w:val="00A60067"/>
    <w:rsid w:val="00A605A4"/>
    <w:rsid w:val="00A60FC8"/>
    <w:rsid w:val="00A6102D"/>
    <w:rsid w:val="00A61F25"/>
    <w:rsid w:val="00A63925"/>
    <w:rsid w:val="00A63FED"/>
    <w:rsid w:val="00A65540"/>
    <w:rsid w:val="00A661C0"/>
    <w:rsid w:val="00A66738"/>
    <w:rsid w:val="00A674D5"/>
    <w:rsid w:val="00A67760"/>
    <w:rsid w:val="00A7035D"/>
    <w:rsid w:val="00A70374"/>
    <w:rsid w:val="00A7116A"/>
    <w:rsid w:val="00A72F19"/>
    <w:rsid w:val="00A73EE4"/>
    <w:rsid w:val="00A74DBD"/>
    <w:rsid w:val="00A75BED"/>
    <w:rsid w:val="00A7622C"/>
    <w:rsid w:val="00A76765"/>
    <w:rsid w:val="00A76BDF"/>
    <w:rsid w:val="00A76BE8"/>
    <w:rsid w:val="00A76DA3"/>
    <w:rsid w:val="00A808F3"/>
    <w:rsid w:val="00A80C71"/>
    <w:rsid w:val="00A80DAE"/>
    <w:rsid w:val="00A81160"/>
    <w:rsid w:val="00A812EA"/>
    <w:rsid w:val="00A83CDC"/>
    <w:rsid w:val="00A84289"/>
    <w:rsid w:val="00A8450A"/>
    <w:rsid w:val="00A8550C"/>
    <w:rsid w:val="00A86162"/>
    <w:rsid w:val="00A869D3"/>
    <w:rsid w:val="00A90B88"/>
    <w:rsid w:val="00A91792"/>
    <w:rsid w:val="00A918A1"/>
    <w:rsid w:val="00A92A5A"/>
    <w:rsid w:val="00A936C6"/>
    <w:rsid w:val="00A93764"/>
    <w:rsid w:val="00A93A5E"/>
    <w:rsid w:val="00A94070"/>
    <w:rsid w:val="00A9705C"/>
    <w:rsid w:val="00AA01A2"/>
    <w:rsid w:val="00AA0BCF"/>
    <w:rsid w:val="00AA0E3F"/>
    <w:rsid w:val="00AA1625"/>
    <w:rsid w:val="00AA5024"/>
    <w:rsid w:val="00AA5C1E"/>
    <w:rsid w:val="00AA63C2"/>
    <w:rsid w:val="00AA64CA"/>
    <w:rsid w:val="00AA6716"/>
    <w:rsid w:val="00AA7DB0"/>
    <w:rsid w:val="00AA7DFD"/>
    <w:rsid w:val="00AB0056"/>
    <w:rsid w:val="00AB0740"/>
    <w:rsid w:val="00AB09EA"/>
    <w:rsid w:val="00AB0B38"/>
    <w:rsid w:val="00AB1D07"/>
    <w:rsid w:val="00AB1E31"/>
    <w:rsid w:val="00AB2EE2"/>
    <w:rsid w:val="00AB3D6E"/>
    <w:rsid w:val="00AB42A4"/>
    <w:rsid w:val="00AB4331"/>
    <w:rsid w:val="00AB43C5"/>
    <w:rsid w:val="00AB6A4A"/>
    <w:rsid w:val="00AB7758"/>
    <w:rsid w:val="00AC1FF6"/>
    <w:rsid w:val="00AC4A95"/>
    <w:rsid w:val="00AC6027"/>
    <w:rsid w:val="00AC67C0"/>
    <w:rsid w:val="00AC6CC0"/>
    <w:rsid w:val="00AC6EBA"/>
    <w:rsid w:val="00AC7749"/>
    <w:rsid w:val="00AD0639"/>
    <w:rsid w:val="00AD0E14"/>
    <w:rsid w:val="00AD20BA"/>
    <w:rsid w:val="00AD43BA"/>
    <w:rsid w:val="00AD4CC3"/>
    <w:rsid w:val="00AD53D8"/>
    <w:rsid w:val="00AE08E3"/>
    <w:rsid w:val="00AE125E"/>
    <w:rsid w:val="00AE1ABB"/>
    <w:rsid w:val="00AE1FAB"/>
    <w:rsid w:val="00AE2008"/>
    <w:rsid w:val="00AE78A5"/>
    <w:rsid w:val="00AF0C53"/>
    <w:rsid w:val="00AF10FA"/>
    <w:rsid w:val="00AF1474"/>
    <w:rsid w:val="00AF2306"/>
    <w:rsid w:val="00AF2989"/>
    <w:rsid w:val="00AF2B28"/>
    <w:rsid w:val="00AF3B05"/>
    <w:rsid w:val="00AF4883"/>
    <w:rsid w:val="00AF509A"/>
    <w:rsid w:val="00AF5761"/>
    <w:rsid w:val="00AF7C35"/>
    <w:rsid w:val="00B00D00"/>
    <w:rsid w:val="00B02631"/>
    <w:rsid w:val="00B033FE"/>
    <w:rsid w:val="00B0367D"/>
    <w:rsid w:val="00B03B25"/>
    <w:rsid w:val="00B03F22"/>
    <w:rsid w:val="00B041C2"/>
    <w:rsid w:val="00B045EF"/>
    <w:rsid w:val="00B0619F"/>
    <w:rsid w:val="00B07398"/>
    <w:rsid w:val="00B10F6D"/>
    <w:rsid w:val="00B127FD"/>
    <w:rsid w:val="00B12887"/>
    <w:rsid w:val="00B12C7D"/>
    <w:rsid w:val="00B12D37"/>
    <w:rsid w:val="00B1329E"/>
    <w:rsid w:val="00B14C8B"/>
    <w:rsid w:val="00B14E3E"/>
    <w:rsid w:val="00B16A74"/>
    <w:rsid w:val="00B16DBB"/>
    <w:rsid w:val="00B20687"/>
    <w:rsid w:val="00B206B7"/>
    <w:rsid w:val="00B2138B"/>
    <w:rsid w:val="00B21E9D"/>
    <w:rsid w:val="00B243A1"/>
    <w:rsid w:val="00B2795E"/>
    <w:rsid w:val="00B27B97"/>
    <w:rsid w:val="00B30A7D"/>
    <w:rsid w:val="00B30C1F"/>
    <w:rsid w:val="00B310F9"/>
    <w:rsid w:val="00B32975"/>
    <w:rsid w:val="00B32A14"/>
    <w:rsid w:val="00B33400"/>
    <w:rsid w:val="00B343FF"/>
    <w:rsid w:val="00B357C1"/>
    <w:rsid w:val="00B3776A"/>
    <w:rsid w:val="00B41445"/>
    <w:rsid w:val="00B42314"/>
    <w:rsid w:val="00B425C6"/>
    <w:rsid w:val="00B433C9"/>
    <w:rsid w:val="00B443B1"/>
    <w:rsid w:val="00B44411"/>
    <w:rsid w:val="00B44550"/>
    <w:rsid w:val="00B45C2D"/>
    <w:rsid w:val="00B47818"/>
    <w:rsid w:val="00B52F14"/>
    <w:rsid w:val="00B55068"/>
    <w:rsid w:val="00B55A6A"/>
    <w:rsid w:val="00B55B91"/>
    <w:rsid w:val="00B55EDF"/>
    <w:rsid w:val="00B56B8D"/>
    <w:rsid w:val="00B57A28"/>
    <w:rsid w:val="00B57C8B"/>
    <w:rsid w:val="00B61618"/>
    <w:rsid w:val="00B617FE"/>
    <w:rsid w:val="00B63BD6"/>
    <w:rsid w:val="00B6556F"/>
    <w:rsid w:val="00B65ED6"/>
    <w:rsid w:val="00B71BEA"/>
    <w:rsid w:val="00B72418"/>
    <w:rsid w:val="00B72493"/>
    <w:rsid w:val="00B724F1"/>
    <w:rsid w:val="00B73677"/>
    <w:rsid w:val="00B73C54"/>
    <w:rsid w:val="00B740A0"/>
    <w:rsid w:val="00B75013"/>
    <w:rsid w:val="00B76187"/>
    <w:rsid w:val="00B76580"/>
    <w:rsid w:val="00B7736C"/>
    <w:rsid w:val="00B77985"/>
    <w:rsid w:val="00B77CEB"/>
    <w:rsid w:val="00B80A9B"/>
    <w:rsid w:val="00B81C5A"/>
    <w:rsid w:val="00B836A3"/>
    <w:rsid w:val="00B837FA"/>
    <w:rsid w:val="00B852BE"/>
    <w:rsid w:val="00B87864"/>
    <w:rsid w:val="00B913B7"/>
    <w:rsid w:val="00B91617"/>
    <w:rsid w:val="00B92EC2"/>
    <w:rsid w:val="00B935D5"/>
    <w:rsid w:val="00B93D3B"/>
    <w:rsid w:val="00B93EA1"/>
    <w:rsid w:val="00B943C0"/>
    <w:rsid w:val="00B95BD8"/>
    <w:rsid w:val="00B96109"/>
    <w:rsid w:val="00B961F4"/>
    <w:rsid w:val="00B96F93"/>
    <w:rsid w:val="00B97C19"/>
    <w:rsid w:val="00BA10B7"/>
    <w:rsid w:val="00BA1268"/>
    <w:rsid w:val="00BA162C"/>
    <w:rsid w:val="00BA2125"/>
    <w:rsid w:val="00BA27D9"/>
    <w:rsid w:val="00BA6C67"/>
    <w:rsid w:val="00BA77C1"/>
    <w:rsid w:val="00BB2211"/>
    <w:rsid w:val="00BB253B"/>
    <w:rsid w:val="00BB275C"/>
    <w:rsid w:val="00BB28B5"/>
    <w:rsid w:val="00BB3F3B"/>
    <w:rsid w:val="00BB47D5"/>
    <w:rsid w:val="00BB53F6"/>
    <w:rsid w:val="00BB6D67"/>
    <w:rsid w:val="00BB6E5B"/>
    <w:rsid w:val="00BB70D2"/>
    <w:rsid w:val="00BB729F"/>
    <w:rsid w:val="00BC0A4F"/>
    <w:rsid w:val="00BC1BB6"/>
    <w:rsid w:val="00BC1D6A"/>
    <w:rsid w:val="00BC2103"/>
    <w:rsid w:val="00BC3855"/>
    <w:rsid w:val="00BC4BA0"/>
    <w:rsid w:val="00BC5707"/>
    <w:rsid w:val="00BC5AB8"/>
    <w:rsid w:val="00BC6A3C"/>
    <w:rsid w:val="00BC7557"/>
    <w:rsid w:val="00BC7ABA"/>
    <w:rsid w:val="00BD0696"/>
    <w:rsid w:val="00BD1003"/>
    <w:rsid w:val="00BD29CA"/>
    <w:rsid w:val="00BD40B2"/>
    <w:rsid w:val="00BD6422"/>
    <w:rsid w:val="00BD72EC"/>
    <w:rsid w:val="00BE015B"/>
    <w:rsid w:val="00BE030F"/>
    <w:rsid w:val="00BE05C2"/>
    <w:rsid w:val="00BE06F9"/>
    <w:rsid w:val="00BE077F"/>
    <w:rsid w:val="00BE2190"/>
    <w:rsid w:val="00BE3726"/>
    <w:rsid w:val="00BE3BD5"/>
    <w:rsid w:val="00BE3DDD"/>
    <w:rsid w:val="00BE51BF"/>
    <w:rsid w:val="00BE6E85"/>
    <w:rsid w:val="00BE7BD0"/>
    <w:rsid w:val="00BF0B8B"/>
    <w:rsid w:val="00BF0BC9"/>
    <w:rsid w:val="00BF12FF"/>
    <w:rsid w:val="00BF144F"/>
    <w:rsid w:val="00BF243C"/>
    <w:rsid w:val="00BF284E"/>
    <w:rsid w:val="00BF421E"/>
    <w:rsid w:val="00BF554A"/>
    <w:rsid w:val="00BF5BD9"/>
    <w:rsid w:val="00BF5C24"/>
    <w:rsid w:val="00BF77B8"/>
    <w:rsid w:val="00BF7DD1"/>
    <w:rsid w:val="00BF7EEA"/>
    <w:rsid w:val="00C001D9"/>
    <w:rsid w:val="00C00770"/>
    <w:rsid w:val="00C028B8"/>
    <w:rsid w:val="00C0295C"/>
    <w:rsid w:val="00C02A7E"/>
    <w:rsid w:val="00C053D5"/>
    <w:rsid w:val="00C06381"/>
    <w:rsid w:val="00C063C0"/>
    <w:rsid w:val="00C067C8"/>
    <w:rsid w:val="00C102E9"/>
    <w:rsid w:val="00C10B6E"/>
    <w:rsid w:val="00C13C9F"/>
    <w:rsid w:val="00C1557E"/>
    <w:rsid w:val="00C16530"/>
    <w:rsid w:val="00C1672A"/>
    <w:rsid w:val="00C2028A"/>
    <w:rsid w:val="00C20CF6"/>
    <w:rsid w:val="00C2287B"/>
    <w:rsid w:val="00C22DC4"/>
    <w:rsid w:val="00C2339A"/>
    <w:rsid w:val="00C23BBF"/>
    <w:rsid w:val="00C23CE0"/>
    <w:rsid w:val="00C2439A"/>
    <w:rsid w:val="00C268E0"/>
    <w:rsid w:val="00C276CF"/>
    <w:rsid w:val="00C304FF"/>
    <w:rsid w:val="00C31170"/>
    <w:rsid w:val="00C3375E"/>
    <w:rsid w:val="00C34631"/>
    <w:rsid w:val="00C34E19"/>
    <w:rsid w:val="00C3564D"/>
    <w:rsid w:val="00C3631C"/>
    <w:rsid w:val="00C37CF7"/>
    <w:rsid w:val="00C404BD"/>
    <w:rsid w:val="00C409B1"/>
    <w:rsid w:val="00C40E75"/>
    <w:rsid w:val="00C415C0"/>
    <w:rsid w:val="00C43C6F"/>
    <w:rsid w:val="00C43D2C"/>
    <w:rsid w:val="00C43F3F"/>
    <w:rsid w:val="00C4407B"/>
    <w:rsid w:val="00C44167"/>
    <w:rsid w:val="00C44445"/>
    <w:rsid w:val="00C44B4A"/>
    <w:rsid w:val="00C457FE"/>
    <w:rsid w:val="00C45AB8"/>
    <w:rsid w:val="00C519D2"/>
    <w:rsid w:val="00C51B8D"/>
    <w:rsid w:val="00C51F7B"/>
    <w:rsid w:val="00C52D66"/>
    <w:rsid w:val="00C5332B"/>
    <w:rsid w:val="00C535B7"/>
    <w:rsid w:val="00C53A02"/>
    <w:rsid w:val="00C54299"/>
    <w:rsid w:val="00C55AF0"/>
    <w:rsid w:val="00C56714"/>
    <w:rsid w:val="00C57B70"/>
    <w:rsid w:val="00C61BFF"/>
    <w:rsid w:val="00C620F3"/>
    <w:rsid w:val="00C62CC5"/>
    <w:rsid w:val="00C66516"/>
    <w:rsid w:val="00C6775F"/>
    <w:rsid w:val="00C744AD"/>
    <w:rsid w:val="00C74AAA"/>
    <w:rsid w:val="00C74BA7"/>
    <w:rsid w:val="00C7508E"/>
    <w:rsid w:val="00C756AC"/>
    <w:rsid w:val="00C758C5"/>
    <w:rsid w:val="00C759BD"/>
    <w:rsid w:val="00C7676E"/>
    <w:rsid w:val="00C76A79"/>
    <w:rsid w:val="00C76CA7"/>
    <w:rsid w:val="00C8181A"/>
    <w:rsid w:val="00C8199B"/>
    <w:rsid w:val="00C82E09"/>
    <w:rsid w:val="00C83B77"/>
    <w:rsid w:val="00C843DF"/>
    <w:rsid w:val="00C84E6A"/>
    <w:rsid w:val="00C85161"/>
    <w:rsid w:val="00C85C78"/>
    <w:rsid w:val="00C869F3"/>
    <w:rsid w:val="00C90AA1"/>
    <w:rsid w:val="00C92F23"/>
    <w:rsid w:val="00C937AC"/>
    <w:rsid w:val="00C93D63"/>
    <w:rsid w:val="00C94C05"/>
    <w:rsid w:val="00C96373"/>
    <w:rsid w:val="00C96495"/>
    <w:rsid w:val="00C96640"/>
    <w:rsid w:val="00C96DBA"/>
    <w:rsid w:val="00C97322"/>
    <w:rsid w:val="00CA0B44"/>
    <w:rsid w:val="00CA0D9F"/>
    <w:rsid w:val="00CA26EF"/>
    <w:rsid w:val="00CA2A2E"/>
    <w:rsid w:val="00CA2AF8"/>
    <w:rsid w:val="00CA40DD"/>
    <w:rsid w:val="00CA4FF8"/>
    <w:rsid w:val="00CA593F"/>
    <w:rsid w:val="00CA5E44"/>
    <w:rsid w:val="00CA6486"/>
    <w:rsid w:val="00CA66D0"/>
    <w:rsid w:val="00CA6FF4"/>
    <w:rsid w:val="00CB0263"/>
    <w:rsid w:val="00CB082E"/>
    <w:rsid w:val="00CB0AC8"/>
    <w:rsid w:val="00CB10F0"/>
    <w:rsid w:val="00CB1229"/>
    <w:rsid w:val="00CB23C8"/>
    <w:rsid w:val="00CB3811"/>
    <w:rsid w:val="00CB3C2C"/>
    <w:rsid w:val="00CB3CE2"/>
    <w:rsid w:val="00CB56A8"/>
    <w:rsid w:val="00CB7A91"/>
    <w:rsid w:val="00CB7F8B"/>
    <w:rsid w:val="00CC0A26"/>
    <w:rsid w:val="00CC449F"/>
    <w:rsid w:val="00CC5B99"/>
    <w:rsid w:val="00CC68BC"/>
    <w:rsid w:val="00CC73FE"/>
    <w:rsid w:val="00CC7872"/>
    <w:rsid w:val="00CD01FD"/>
    <w:rsid w:val="00CD0821"/>
    <w:rsid w:val="00CD0EF6"/>
    <w:rsid w:val="00CD10EF"/>
    <w:rsid w:val="00CD119D"/>
    <w:rsid w:val="00CD1B77"/>
    <w:rsid w:val="00CD24A6"/>
    <w:rsid w:val="00CD30D8"/>
    <w:rsid w:val="00CD357D"/>
    <w:rsid w:val="00CD6A9E"/>
    <w:rsid w:val="00CD6B58"/>
    <w:rsid w:val="00CE00EA"/>
    <w:rsid w:val="00CE07D1"/>
    <w:rsid w:val="00CE1968"/>
    <w:rsid w:val="00CE444E"/>
    <w:rsid w:val="00CE4E7C"/>
    <w:rsid w:val="00CE4ECD"/>
    <w:rsid w:val="00CE5163"/>
    <w:rsid w:val="00CE7194"/>
    <w:rsid w:val="00CE7663"/>
    <w:rsid w:val="00CF0E7B"/>
    <w:rsid w:val="00CF1961"/>
    <w:rsid w:val="00CF2FF4"/>
    <w:rsid w:val="00CF3162"/>
    <w:rsid w:val="00CF3C31"/>
    <w:rsid w:val="00CF3F9E"/>
    <w:rsid w:val="00CF5119"/>
    <w:rsid w:val="00CF7485"/>
    <w:rsid w:val="00CF7579"/>
    <w:rsid w:val="00D00B70"/>
    <w:rsid w:val="00D0565F"/>
    <w:rsid w:val="00D059D4"/>
    <w:rsid w:val="00D061C8"/>
    <w:rsid w:val="00D068A9"/>
    <w:rsid w:val="00D110BF"/>
    <w:rsid w:val="00D11839"/>
    <w:rsid w:val="00D12F08"/>
    <w:rsid w:val="00D15F02"/>
    <w:rsid w:val="00D1637C"/>
    <w:rsid w:val="00D16BC3"/>
    <w:rsid w:val="00D16F40"/>
    <w:rsid w:val="00D20068"/>
    <w:rsid w:val="00D238B7"/>
    <w:rsid w:val="00D256CE"/>
    <w:rsid w:val="00D25799"/>
    <w:rsid w:val="00D2586E"/>
    <w:rsid w:val="00D25942"/>
    <w:rsid w:val="00D2737E"/>
    <w:rsid w:val="00D2764C"/>
    <w:rsid w:val="00D3047A"/>
    <w:rsid w:val="00D309C4"/>
    <w:rsid w:val="00D31241"/>
    <w:rsid w:val="00D330D0"/>
    <w:rsid w:val="00D334C6"/>
    <w:rsid w:val="00D353E9"/>
    <w:rsid w:val="00D35D0C"/>
    <w:rsid w:val="00D369AE"/>
    <w:rsid w:val="00D401C9"/>
    <w:rsid w:val="00D430F1"/>
    <w:rsid w:val="00D440B0"/>
    <w:rsid w:val="00D444D8"/>
    <w:rsid w:val="00D448A4"/>
    <w:rsid w:val="00D449B8"/>
    <w:rsid w:val="00D45016"/>
    <w:rsid w:val="00D453B1"/>
    <w:rsid w:val="00D4665C"/>
    <w:rsid w:val="00D46A90"/>
    <w:rsid w:val="00D46B6D"/>
    <w:rsid w:val="00D47287"/>
    <w:rsid w:val="00D47A80"/>
    <w:rsid w:val="00D47B3D"/>
    <w:rsid w:val="00D47B60"/>
    <w:rsid w:val="00D50D8A"/>
    <w:rsid w:val="00D51AB3"/>
    <w:rsid w:val="00D51F59"/>
    <w:rsid w:val="00D52BB7"/>
    <w:rsid w:val="00D52E93"/>
    <w:rsid w:val="00D530C7"/>
    <w:rsid w:val="00D536A8"/>
    <w:rsid w:val="00D53BA4"/>
    <w:rsid w:val="00D5628C"/>
    <w:rsid w:val="00D6223B"/>
    <w:rsid w:val="00D622A6"/>
    <w:rsid w:val="00D626E1"/>
    <w:rsid w:val="00D638CD"/>
    <w:rsid w:val="00D63F56"/>
    <w:rsid w:val="00D64BE1"/>
    <w:rsid w:val="00D6579C"/>
    <w:rsid w:val="00D65D99"/>
    <w:rsid w:val="00D667DB"/>
    <w:rsid w:val="00D66F9E"/>
    <w:rsid w:val="00D72223"/>
    <w:rsid w:val="00D724E5"/>
    <w:rsid w:val="00D72941"/>
    <w:rsid w:val="00D72E0C"/>
    <w:rsid w:val="00D734A5"/>
    <w:rsid w:val="00D742B9"/>
    <w:rsid w:val="00D74B54"/>
    <w:rsid w:val="00D74B69"/>
    <w:rsid w:val="00D7534A"/>
    <w:rsid w:val="00D7709C"/>
    <w:rsid w:val="00D779D6"/>
    <w:rsid w:val="00D80B8E"/>
    <w:rsid w:val="00D824BE"/>
    <w:rsid w:val="00D82981"/>
    <w:rsid w:val="00D838D1"/>
    <w:rsid w:val="00D84B47"/>
    <w:rsid w:val="00D86133"/>
    <w:rsid w:val="00D86272"/>
    <w:rsid w:val="00D864A7"/>
    <w:rsid w:val="00D87B2D"/>
    <w:rsid w:val="00D87E09"/>
    <w:rsid w:val="00D87F49"/>
    <w:rsid w:val="00D91ED3"/>
    <w:rsid w:val="00D92764"/>
    <w:rsid w:val="00D95C0F"/>
    <w:rsid w:val="00D96492"/>
    <w:rsid w:val="00D965E7"/>
    <w:rsid w:val="00DA0563"/>
    <w:rsid w:val="00DA0D42"/>
    <w:rsid w:val="00DA15C9"/>
    <w:rsid w:val="00DA19F5"/>
    <w:rsid w:val="00DA2278"/>
    <w:rsid w:val="00DA2419"/>
    <w:rsid w:val="00DA2F72"/>
    <w:rsid w:val="00DA5E59"/>
    <w:rsid w:val="00DA73A6"/>
    <w:rsid w:val="00DA7571"/>
    <w:rsid w:val="00DB1CB1"/>
    <w:rsid w:val="00DB3512"/>
    <w:rsid w:val="00DB49B5"/>
    <w:rsid w:val="00DB4E65"/>
    <w:rsid w:val="00DB5213"/>
    <w:rsid w:val="00DB585B"/>
    <w:rsid w:val="00DB6DCE"/>
    <w:rsid w:val="00DB7018"/>
    <w:rsid w:val="00DB745E"/>
    <w:rsid w:val="00DB7872"/>
    <w:rsid w:val="00DB7FBC"/>
    <w:rsid w:val="00DC0489"/>
    <w:rsid w:val="00DC118C"/>
    <w:rsid w:val="00DC147E"/>
    <w:rsid w:val="00DC1708"/>
    <w:rsid w:val="00DC30B6"/>
    <w:rsid w:val="00DC5DC3"/>
    <w:rsid w:val="00DC5F3E"/>
    <w:rsid w:val="00DC6A23"/>
    <w:rsid w:val="00DC72E1"/>
    <w:rsid w:val="00DC7906"/>
    <w:rsid w:val="00DD025C"/>
    <w:rsid w:val="00DD057D"/>
    <w:rsid w:val="00DD0806"/>
    <w:rsid w:val="00DD0829"/>
    <w:rsid w:val="00DD0AC7"/>
    <w:rsid w:val="00DD0AFF"/>
    <w:rsid w:val="00DD10AF"/>
    <w:rsid w:val="00DD2D95"/>
    <w:rsid w:val="00DD392F"/>
    <w:rsid w:val="00DD4935"/>
    <w:rsid w:val="00DD5B59"/>
    <w:rsid w:val="00DD671C"/>
    <w:rsid w:val="00DD6E4E"/>
    <w:rsid w:val="00DD7DDD"/>
    <w:rsid w:val="00DE27DE"/>
    <w:rsid w:val="00DE309B"/>
    <w:rsid w:val="00DE5422"/>
    <w:rsid w:val="00DE7246"/>
    <w:rsid w:val="00DF00D0"/>
    <w:rsid w:val="00DF0573"/>
    <w:rsid w:val="00DF08F2"/>
    <w:rsid w:val="00DF2276"/>
    <w:rsid w:val="00DF261A"/>
    <w:rsid w:val="00DF2D60"/>
    <w:rsid w:val="00DF3063"/>
    <w:rsid w:val="00DF3305"/>
    <w:rsid w:val="00DF335B"/>
    <w:rsid w:val="00DF3BD3"/>
    <w:rsid w:val="00DF44A4"/>
    <w:rsid w:val="00DF47FF"/>
    <w:rsid w:val="00DF4ADA"/>
    <w:rsid w:val="00DF5208"/>
    <w:rsid w:val="00DF5F87"/>
    <w:rsid w:val="00DF6947"/>
    <w:rsid w:val="00DF6D79"/>
    <w:rsid w:val="00E006DD"/>
    <w:rsid w:val="00E03B1A"/>
    <w:rsid w:val="00E03FA9"/>
    <w:rsid w:val="00E0512B"/>
    <w:rsid w:val="00E05266"/>
    <w:rsid w:val="00E07784"/>
    <w:rsid w:val="00E104D7"/>
    <w:rsid w:val="00E12115"/>
    <w:rsid w:val="00E1260F"/>
    <w:rsid w:val="00E12E44"/>
    <w:rsid w:val="00E139FF"/>
    <w:rsid w:val="00E14709"/>
    <w:rsid w:val="00E1659C"/>
    <w:rsid w:val="00E17B46"/>
    <w:rsid w:val="00E20839"/>
    <w:rsid w:val="00E231CA"/>
    <w:rsid w:val="00E23203"/>
    <w:rsid w:val="00E23211"/>
    <w:rsid w:val="00E23B0C"/>
    <w:rsid w:val="00E23DEB"/>
    <w:rsid w:val="00E24424"/>
    <w:rsid w:val="00E249E2"/>
    <w:rsid w:val="00E252C5"/>
    <w:rsid w:val="00E2538E"/>
    <w:rsid w:val="00E256FF"/>
    <w:rsid w:val="00E26276"/>
    <w:rsid w:val="00E27145"/>
    <w:rsid w:val="00E27B92"/>
    <w:rsid w:val="00E27CB8"/>
    <w:rsid w:val="00E27CE4"/>
    <w:rsid w:val="00E307CC"/>
    <w:rsid w:val="00E32285"/>
    <w:rsid w:val="00E3421D"/>
    <w:rsid w:val="00E361F7"/>
    <w:rsid w:val="00E40463"/>
    <w:rsid w:val="00E42F0B"/>
    <w:rsid w:val="00E42F4B"/>
    <w:rsid w:val="00E43786"/>
    <w:rsid w:val="00E43A2F"/>
    <w:rsid w:val="00E443C4"/>
    <w:rsid w:val="00E44AFB"/>
    <w:rsid w:val="00E44B7B"/>
    <w:rsid w:val="00E4677A"/>
    <w:rsid w:val="00E47984"/>
    <w:rsid w:val="00E5038E"/>
    <w:rsid w:val="00E51BC8"/>
    <w:rsid w:val="00E52067"/>
    <w:rsid w:val="00E5210E"/>
    <w:rsid w:val="00E52343"/>
    <w:rsid w:val="00E54939"/>
    <w:rsid w:val="00E55B3D"/>
    <w:rsid w:val="00E55E7E"/>
    <w:rsid w:val="00E56332"/>
    <w:rsid w:val="00E566A0"/>
    <w:rsid w:val="00E573C1"/>
    <w:rsid w:val="00E5768F"/>
    <w:rsid w:val="00E57A31"/>
    <w:rsid w:val="00E611AA"/>
    <w:rsid w:val="00E61469"/>
    <w:rsid w:val="00E630B4"/>
    <w:rsid w:val="00E6438C"/>
    <w:rsid w:val="00E66348"/>
    <w:rsid w:val="00E66845"/>
    <w:rsid w:val="00E67489"/>
    <w:rsid w:val="00E67DF4"/>
    <w:rsid w:val="00E67F37"/>
    <w:rsid w:val="00E703B7"/>
    <w:rsid w:val="00E71913"/>
    <w:rsid w:val="00E743E5"/>
    <w:rsid w:val="00E7515C"/>
    <w:rsid w:val="00E802E5"/>
    <w:rsid w:val="00E8133F"/>
    <w:rsid w:val="00E82A0C"/>
    <w:rsid w:val="00E83FD3"/>
    <w:rsid w:val="00E84A6B"/>
    <w:rsid w:val="00E87E2A"/>
    <w:rsid w:val="00E9122B"/>
    <w:rsid w:val="00E91EBC"/>
    <w:rsid w:val="00E93585"/>
    <w:rsid w:val="00E94AC3"/>
    <w:rsid w:val="00E950DC"/>
    <w:rsid w:val="00E952A3"/>
    <w:rsid w:val="00E95467"/>
    <w:rsid w:val="00E96480"/>
    <w:rsid w:val="00EA1013"/>
    <w:rsid w:val="00EA20EF"/>
    <w:rsid w:val="00EA52C3"/>
    <w:rsid w:val="00EA56CC"/>
    <w:rsid w:val="00EA6942"/>
    <w:rsid w:val="00EA750B"/>
    <w:rsid w:val="00EB02AE"/>
    <w:rsid w:val="00EB4CFE"/>
    <w:rsid w:val="00EB5624"/>
    <w:rsid w:val="00EB6451"/>
    <w:rsid w:val="00EB6DCE"/>
    <w:rsid w:val="00EC155F"/>
    <w:rsid w:val="00EC19E8"/>
    <w:rsid w:val="00EC1CEC"/>
    <w:rsid w:val="00EC25B7"/>
    <w:rsid w:val="00EC26FF"/>
    <w:rsid w:val="00EC362E"/>
    <w:rsid w:val="00EC5173"/>
    <w:rsid w:val="00EC55A6"/>
    <w:rsid w:val="00EC78F8"/>
    <w:rsid w:val="00ED0B7C"/>
    <w:rsid w:val="00ED1167"/>
    <w:rsid w:val="00ED2252"/>
    <w:rsid w:val="00ED2B62"/>
    <w:rsid w:val="00ED2F07"/>
    <w:rsid w:val="00ED34E7"/>
    <w:rsid w:val="00ED3797"/>
    <w:rsid w:val="00ED3DB6"/>
    <w:rsid w:val="00ED4323"/>
    <w:rsid w:val="00ED5686"/>
    <w:rsid w:val="00ED5E9F"/>
    <w:rsid w:val="00ED76E2"/>
    <w:rsid w:val="00ED789E"/>
    <w:rsid w:val="00EE0526"/>
    <w:rsid w:val="00EE08B4"/>
    <w:rsid w:val="00EE0BF8"/>
    <w:rsid w:val="00EE140A"/>
    <w:rsid w:val="00EE14CA"/>
    <w:rsid w:val="00EE1963"/>
    <w:rsid w:val="00EE1A51"/>
    <w:rsid w:val="00EE238F"/>
    <w:rsid w:val="00EE37F9"/>
    <w:rsid w:val="00EE4769"/>
    <w:rsid w:val="00EE4EB7"/>
    <w:rsid w:val="00EE5A5A"/>
    <w:rsid w:val="00EE6193"/>
    <w:rsid w:val="00EE6530"/>
    <w:rsid w:val="00EE7755"/>
    <w:rsid w:val="00EE7886"/>
    <w:rsid w:val="00EF0367"/>
    <w:rsid w:val="00EF074B"/>
    <w:rsid w:val="00EF2B24"/>
    <w:rsid w:val="00EF7618"/>
    <w:rsid w:val="00EF7771"/>
    <w:rsid w:val="00F004CA"/>
    <w:rsid w:val="00F00E2A"/>
    <w:rsid w:val="00F0164E"/>
    <w:rsid w:val="00F018CF"/>
    <w:rsid w:val="00F01EB5"/>
    <w:rsid w:val="00F03203"/>
    <w:rsid w:val="00F03494"/>
    <w:rsid w:val="00F04B65"/>
    <w:rsid w:val="00F05E2C"/>
    <w:rsid w:val="00F06025"/>
    <w:rsid w:val="00F112DD"/>
    <w:rsid w:val="00F1282D"/>
    <w:rsid w:val="00F132C1"/>
    <w:rsid w:val="00F138A4"/>
    <w:rsid w:val="00F15B94"/>
    <w:rsid w:val="00F21B37"/>
    <w:rsid w:val="00F21E53"/>
    <w:rsid w:val="00F22E61"/>
    <w:rsid w:val="00F264B5"/>
    <w:rsid w:val="00F271A7"/>
    <w:rsid w:val="00F277BA"/>
    <w:rsid w:val="00F2782E"/>
    <w:rsid w:val="00F301E1"/>
    <w:rsid w:val="00F30358"/>
    <w:rsid w:val="00F3160F"/>
    <w:rsid w:val="00F318F0"/>
    <w:rsid w:val="00F31A3E"/>
    <w:rsid w:val="00F31FD5"/>
    <w:rsid w:val="00F34404"/>
    <w:rsid w:val="00F349FB"/>
    <w:rsid w:val="00F3665C"/>
    <w:rsid w:val="00F402F5"/>
    <w:rsid w:val="00F4042D"/>
    <w:rsid w:val="00F4045A"/>
    <w:rsid w:val="00F41109"/>
    <w:rsid w:val="00F41590"/>
    <w:rsid w:val="00F416F5"/>
    <w:rsid w:val="00F42752"/>
    <w:rsid w:val="00F43BD2"/>
    <w:rsid w:val="00F461AC"/>
    <w:rsid w:val="00F46DE2"/>
    <w:rsid w:val="00F50701"/>
    <w:rsid w:val="00F51540"/>
    <w:rsid w:val="00F51560"/>
    <w:rsid w:val="00F519EC"/>
    <w:rsid w:val="00F5326D"/>
    <w:rsid w:val="00F5411E"/>
    <w:rsid w:val="00F546DD"/>
    <w:rsid w:val="00F55002"/>
    <w:rsid w:val="00F553B4"/>
    <w:rsid w:val="00F55468"/>
    <w:rsid w:val="00F5604D"/>
    <w:rsid w:val="00F56A7A"/>
    <w:rsid w:val="00F577B3"/>
    <w:rsid w:val="00F6045C"/>
    <w:rsid w:val="00F60527"/>
    <w:rsid w:val="00F62C30"/>
    <w:rsid w:val="00F635C0"/>
    <w:rsid w:val="00F64460"/>
    <w:rsid w:val="00F6634F"/>
    <w:rsid w:val="00F6743B"/>
    <w:rsid w:val="00F67675"/>
    <w:rsid w:val="00F70284"/>
    <w:rsid w:val="00F71C47"/>
    <w:rsid w:val="00F73B04"/>
    <w:rsid w:val="00F75945"/>
    <w:rsid w:val="00F80240"/>
    <w:rsid w:val="00F80860"/>
    <w:rsid w:val="00F80875"/>
    <w:rsid w:val="00F812AC"/>
    <w:rsid w:val="00F816C3"/>
    <w:rsid w:val="00F81CF2"/>
    <w:rsid w:val="00F82B7D"/>
    <w:rsid w:val="00F835E1"/>
    <w:rsid w:val="00F85F49"/>
    <w:rsid w:val="00F861B2"/>
    <w:rsid w:val="00F9022B"/>
    <w:rsid w:val="00F914D5"/>
    <w:rsid w:val="00F9592E"/>
    <w:rsid w:val="00FA0615"/>
    <w:rsid w:val="00FA0981"/>
    <w:rsid w:val="00FA14C8"/>
    <w:rsid w:val="00FA158F"/>
    <w:rsid w:val="00FA3352"/>
    <w:rsid w:val="00FA34A8"/>
    <w:rsid w:val="00FA444F"/>
    <w:rsid w:val="00FA58A3"/>
    <w:rsid w:val="00FA5F70"/>
    <w:rsid w:val="00FA65C2"/>
    <w:rsid w:val="00FB0B99"/>
    <w:rsid w:val="00FB245F"/>
    <w:rsid w:val="00FB24C7"/>
    <w:rsid w:val="00FB2CF1"/>
    <w:rsid w:val="00FB3E5A"/>
    <w:rsid w:val="00FB4030"/>
    <w:rsid w:val="00FB4709"/>
    <w:rsid w:val="00FB51C3"/>
    <w:rsid w:val="00FB57C2"/>
    <w:rsid w:val="00FB6995"/>
    <w:rsid w:val="00FB7EA3"/>
    <w:rsid w:val="00FC276F"/>
    <w:rsid w:val="00FC482E"/>
    <w:rsid w:val="00FC532E"/>
    <w:rsid w:val="00FC5909"/>
    <w:rsid w:val="00FC7B37"/>
    <w:rsid w:val="00FD07BE"/>
    <w:rsid w:val="00FD0E11"/>
    <w:rsid w:val="00FD1032"/>
    <w:rsid w:val="00FD24FA"/>
    <w:rsid w:val="00FD25E1"/>
    <w:rsid w:val="00FD2E61"/>
    <w:rsid w:val="00FD31BC"/>
    <w:rsid w:val="00FD3C57"/>
    <w:rsid w:val="00FD46BB"/>
    <w:rsid w:val="00FD668B"/>
    <w:rsid w:val="00FD761C"/>
    <w:rsid w:val="00FD78FA"/>
    <w:rsid w:val="00FD7F12"/>
    <w:rsid w:val="00FE07AF"/>
    <w:rsid w:val="00FE2553"/>
    <w:rsid w:val="00FE3404"/>
    <w:rsid w:val="00FE4676"/>
    <w:rsid w:val="00FE4963"/>
    <w:rsid w:val="00FE4AC2"/>
    <w:rsid w:val="00FE5E2D"/>
    <w:rsid w:val="00FE7A5B"/>
    <w:rsid w:val="00FF059E"/>
    <w:rsid w:val="00FF0C04"/>
    <w:rsid w:val="00FF1616"/>
    <w:rsid w:val="00FF1B23"/>
    <w:rsid w:val="00FF4005"/>
    <w:rsid w:val="00FF46E9"/>
    <w:rsid w:val="00FF557F"/>
    <w:rsid w:val="00FF5A48"/>
    <w:rsid w:val="00FF67B0"/>
    <w:rsid w:val="00FF76EA"/>
    <w:rsid w:val="00FF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59BFA2"/>
  <w15:docId w15:val="{9D8340DF-E5A2-4E22-9508-A907605E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90F"/>
    <w:pPr>
      <w:bidi/>
      <w:spacing w:after="0" w:line="220" w:lineRule="exact"/>
      <w:jc w:val="both"/>
    </w:pPr>
    <w:rPr>
      <w:rFonts w:ascii="BA Fontov Regular" w:hAnsi="BA Fontov Regular" w:cs="FrankRuehl"/>
      <w:sz w:val="18"/>
      <w:szCs w:val="18"/>
    </w:rPr>
  </w:style>
  <w:style w:type="paragraph" w:styleId="1">
    <w:name w:val="heading 1"/>
    <w:aliases w:val="100,0.7 דחוס"/>
    <w:basedOn w:val="a"/>
    <w:next w:val="a"/>
    <w:link w:val="10"/>
    <w:uiPriority w:val="9"/>
    <w:rsid w:val="00B433C9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"/>
    <w:next w:val="a"/>
    <w:link w:val="20"/>
    <w:uiPriority w:val="9"/>
    <w:unhideWhenUsed/>
    <w:rsid w:val="00B433C9"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"/>
    <w:next w:val="a"/>
    <w:link w:val="30"/>
    <w:unhideWhenUsed/>
    <w:qFormat/>
    <w:rsid w:val="00B433C9"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"/>
    <w:next w:val="a"/>
    <w:link w:val="40"/>
    <w:uiPriority w:val="9"/>
    <w:unhideWhenUsed/>
    <w:qFormat/>
    <w:rsid w:val="00B433C9"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"/>
    <w:next w:val="a"/>
    <w:link w:val="50"/>
    <w:uiPriority w:val="9"/>
    <w:unhideWhenUsed/>
    <w:qFormat/>
    <w:rsid w:val="00B433C9"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"/>
    <w:next w:val="a"/>
    <w:link w:val="60"/>
    <w:uiPriority w:val="9"/>
    <w:unhideWhenUsed/>
    <w:qFormat/>
    <w:rsid w:val="00B433C9"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"/>
    <w:next w:val="a"/>
    <w:link w:val="70"/>
    <w:uiPriority w:val="9"/>
    <w:unhideWhenUsed/>
    <w:qFormat/>
    <w:rsid w:val="00B433C9"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"/>
    <w:next w:val="a"/>
    <w:link w:val="80"/>
    <w:uiPriority w:val="9"/>
    <w:unhideWhenUsed/>
    <w:qFormat/>
    <w:rsid w:val="00B433C9"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"/>
    <w:next w:val="a"/>
    <w:link w:val="90"/>
    <w:uiPriority w:val="9"/>
    <w:unhideWhenUsed/>
    <w:qFormat/>
    <w:rsid w:val="00B433C9"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0"/>
    <w:link w:val="1"/>
    <w:uiPriority w:val="9"/>
    <w:rsid w:val="00B433C9"/>
    <w:rPr>
      <w:rFonts w:asciiTheme="majorHAnsi" w:eastAsiaTheme="majorEastAsia" w:hAnsiTheme="majorHAnsi" w:cstheme="majorBidi"/>
      <w:color w:val="2E74B5" w:themeColor="accent1" w:themeShade="BF"/>
      <w:sz w:val="32"/>
      <w:szCs w:val="20"/>
    </w:rPr>
  </w:style>
  <w:style w:type="character" w:customStyle="1" w:styleId="20">
    <w:name w:val="כותרת 2 תו"/>
    <w:aliases w:val="וילנא 0.5 תו,2 תו,98 תו"/>
    <w:basedOn w:val="a0"/>
    <w:link w:val="2"/>
    <w:uiPriority w:val="9"/>
    <w:rsid w:val="00B433C9"/>
    <w:rPr>
      <w:rFonts w:ascii="David" w:hAnsi="David" w:cs="FrankRuehl"/>
      <w:b/>
      <w:bCs/>
      <w:w w:val="92"/>
      <w:sz w:val="18"/>
      <w:szCs w:val="20"/>
    </w:rPr>
  </w:style>
  <w:style w:type="character" w:customStyle="1" w:styleId="30">
    <w:name w:val="כותרת 3 תו"/>
    <w:basedOn w:val="a0"/>
    <w:link w:val="3"/>
    <w:rsid w:val="00B433C9"/>
    <w:rPr>
      <w:rFonts w:ascii="David" w:hAnsi="David" w:cs="FrankRuehl"/>
      <w:w w:val="92"/>
      <w:sz w:val="18"/>
      <w:szCs w:val="20"/>
    </w:rPr>
  </w:style>
  <w:style w:type="character" w:customStyle="1" w:styleId="40">
    <w:name w:val="כותרת 4 תו"/>
    <w:basedOn w:val="a0"/>
    <w:link w:val="4"/>
    <w:uiPriority w:val="9"/>
    <w:rsid w:val="00B433C9"/>
    <w:rPr>
      <w:rFonts w:ascii="David" w:hAnsi="David" w:cs="FrankRuehl"/>
      <w:b/>
      <w:bCs/>
      <w:w w:val="92"/>
      <w:sz w:val="18"/>
      <w:szCs w:val="20"/>
    </w:rPr>
  </w:style>
  <w:style w:type="character" w:customStyle="1" w:styleId="50">
    <w:name w:val="כותרת 5 תו"/>
    <w:basedOn w:val="a0"/>
    <w:link w:val="5"/>
    <w:uiPriority w:val="9"/>
    <w:rsid w:val="00B433C9"/>
    <w:rPr>
      <w:rFonts w:ascii="David" w:hAnsi="David" w:cs="FrankRuehl"/>
      <w:w w:val="92"/>
      <w:sz w:val="32"/>
      <w:szCs w:val="20"/>
    </w:rPr>
  </w:style>
  <w:style w:type="character" w:customStyle="1" w:styleId="60">
    <w:name w:val="כותרת 6 תו"/>
    <w:basedOn w:val="a0"/>
    <w:link w:val="6"/>
    <w:uiPriority w:val="9"/>
    <w:rsid w:val="00B433C9"/>
    <w:rPr>
      <w:rFonts w:ascii="David" w:hAnsi="David" w:cs="FrankRuehl"/>
      <w:b/>
      <w:bCs/>
      <w:w w:val="92"/>
      <w:sz w:val="32"/>
      <w:szCs w:val="20"/>
    </w:rPr>
  </w:style>
  <w:style w:type="character" w:customStyle="1" w:styleId="70">
    <w:name w:val="כותרת 7 תו"/>
    <w:basedOn w:val="a0"/>
    <w:link w:val="7"/>
    <w:uiPriority w:val="9"/>
    <w:rsid w:val="00B433C9"/>
    <w:rPr>
      <w:rFonts w:ascii="BA Fontov Regular" w:hAnsi="BA Fontov Regular" w:cs="Guttman Vilna"/>
      <w:bCs/>
      <w:w w:val="92"/>
      <w:sz w:val="18"/>
      <w:szCs w:val="30"/>
    </w:rPr>
  </w:style>
  <w:style w:type="character" w:customStyle="1" w:styleId="80">
    <w:name w:val="כותרת 8 תו"/>
    <w:basedOn w:val="a0"/>
    <w:link w:val="8"/>
    <w:uiPriority w:val="9"/>
    <w:rsid w:val="00B433C9"/>
    <w:rPr>
      <w:rFonts w:ascii="David" w:hAnsi="David" w:cs="FrankRuehl"/>
      <w:w w:val="92"/>
      <w:sz w:val="18"/>
      <w:szCs w:val="20"/>
    </w:rPr>
  </w:style>
  <w:style w:type="character" w:customStyle="1" w:styleId="90">
    <w:name w:val="כותרת 9 תו"/>
    <w:basedOn w:val="a0"/>
    <w:link w:val="9"/>
    <w:uiPriority w:val="9"/>
    <w:rsid w:val="00B433C9"/>
    <w:rPr>
      <w:rFonts w:ascii="David" w:hAnsi="David" w:cs="FrankRuehl"/>
      <w:b/>
      <w:bCs/>
      <w:sz w:val="30"/>
      <w:szCs w:val="30"/>
    </w:rPr>
  </w:style>
  <w:style w:type="paragraph" w:styleId="a3">
    <w:name w:val="header"/>
    <w:basedOn w:val="a"/>
    <w:link w:val="a4"/>
    <w:autoRedefine/>
    <w:uiPriority w:val="99"/>
    <w:unhideWhenUsed/>
    <w:rsid w:val="0083031D"/>
    <w:pPr>
      <w:pBdr>
        <w:bottom w:val="double" w:sz="4" w:space="1" w:color="A6A6A6" w:themeColor="background1" w:themeShade="A6"/>
      </w:pBdr>
      <w:tabs>
        <w:tab w:val="center" w:pos="4025"/>
        <w:tab w:val="right" w:pos="15564"/>
      </w:tabs>
      <w:spacing w:after="240"/>
    </w:pPr>
    <w:rPr>
      <w:rFonts w:cs="BA Vilna Bold"/>
      <w:b/>
    </w:rPr>
  </w:style>
  <w:style w:type="character" w:customStyle="1" w:styleId="a4">
    <w:name w:val="כותרת עליונה תו"/>
    <w:basedOn w:val="a0"/>
    <w:link w:val="a3"/>
    <w:uiPriority w:val="99"/>
    <w:rsid w:val="0083031D"/>
    <w:rPr>
      <w:rFonts w:ascii="BA Fontov Regular" w:hAnsi="BA Fontov Regular" w:cs="BA Vilna Bold"/>
      <w:b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33C9"/>
    <w:pPr>
      <w:tabs>
        <w:tab w:val="center" w:pos="4153"/>
        <w:tab w:val="right" w:pos="8306"/>
      </w:tabs>
      <w:spacing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433C9"/>
    <w:rPr>
      <w:rFonts w:ascii="BA Fontov Regular" w:hAnsi="BA Fontov Regular" w:cs="FrankRuehl"/>
      <w:sz w:val="18"/>
      <w:szCs w:val="20"/>
    </w:rPr>
  </w:style>
  <w:style w:type="paragraph" w:styleId="a7">
    <w:name w:val="List Paragraph"/>
    <w:basedOn w:val="a"/>
    <w:link w:val="a8"/>
    <w:uiPriority w:val="34"/>
    <w:qFormat/>
    <w:rsid w:val="00B433C9"/>
    <w:pPr>
      <w:ind w:left="681"/>
      <w:contextualSpacing/>
    </w:pPr>
  </w:style>
  <w:style w:type="character" w:customStyle="1" w:styleId="a8">
    <w:name w:val="פיסקת רשימה תו"/>
    <w:basedOn w:val="a0"/>
    <w:link w:val="a7"/>
    <w:uiPriority w:val="34"/>
    <w:rsid w:val="00B433C9"/>
    <w:rPr>
      <w:rFonts w:ascii="BA Fontov Regular" w:hAnsi="BA Fontov Regular" w:cs="FrankRuehl"/>
      <w:sz w:val="18"/>
      <w:szCs w:val="20"/>
    </w:rPr>
  </w:style>
  <w:style w:type="paragraph" w:styleId="a9">
    <w:name w:val="Balloon Text"/>
    <w:basedOn w:val="a"/>
    <w:link w:val="aa"/>
    <w:uiPriority w:val="99"/>
    <w:unhideWhenUsed/>
    <w:rsid w:val="00B433C9"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0"/>
    <w:link w:val="a9"/>
    <w:uiPriority w:val="99"/>
    <w:rsid w:val="00B433C9"/>
    <w:rPr>
      <w:rFonts w:ascii="Tahoma" w:hAnsi="Tahoma" w:cs="Tahoma"/>
      <w:sz w:val="18"/>
      <w:szCs w:val="20"/>
    </w:rPr>
  </w:style>
  <w:style w:type="character" w:styleId="ab">
    <w:name w:val="Subtle Emphasis"/>
    <w:basedOn w:val="a0"/>
    <w:uiPriority w:val="19"/>
    <w:qFormat/>
    <w:rsid w:val="00B433C9"/>
    <w:rPr>
      <w:i/>
      <w:iCs/>
      <w:color w:val="808080" w:themeColor="text1" w:themeTint="7F"/>
    </w:rPr>
  </w:style>
  <w:style w:type="paragraph" w:styleId="ac">
    <w:name w:val="Subtitle"/>
    <w:basedOn w:val="a"/>
    <w:next w:val="a"/>
    <w:link w:val="ad"/>
    <w:uiPriority w:val="11"/>
    <w:qFormat/>
    <w:rsid w:val="00B433C9"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character" w:customStyle="1" w:styleId="ad">
    <w:name w:val="כותרת משנה תו"/>
    <w:basedOn w:val="a0"/>
    <w:link w:val="ac"/>
    <w:uiPriority w:val="11"/>
    <w:rsid w:val="00B433C9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character" w:customStyle="1" w:styleId="ae">
    <w:name w:val="גוף טקסט תו"/>
    <w:basedOn w:val="a0"/>
    <w:link w:val="af"/>
    <w:uiPriority w:val="99"/>
    <w:semiHidden/>
    <w:rsid w:val="00B433C9"/>
    <w:rPr>
      <w:rFonts w:ascii="BA Fontov Regular" w:hAnsi="BA Fontov Regular" w:cs="FrankRuehl"/>
      <w:sz w:val="18"/>
      <w:szCs w:val="20"/>
    </w:rPr>
  </w:style>
  <w:style w:type="paragraph" w:styleId="af">
    <w:name w:val="Body Text"/>
    <w:basedOn w:val="a"/>
    <w:link w:val="ae"/>
    <w:uiPriority w:val="99"/>
    <w:semiHidden/>
    <w:unhideWhenUsed/>
    <w:rsid w:val="00B433C9"/>
    <w:pPr>
      <w:spacing w:after="120"/>
    </w:pPr>
  </w:style>
  <w:style w:type="paragraph" w:styleId="21">
    <w:name w:val="Body Text 2"/>
    <w:basedOn w:val="a"/>
    <w:link w:val="22"/>
    <w:uiPriority w:val="99"/>
    <w:unhideWhenUsed/>
    <w:rsid w:val="00B433C9"/>
    <w:rPr>
      <w:rFonts w:ascii="David" w:hAnsi="David"/>
      <w:w w:val="92"/>
    </w:rPr>
  </w:style>
  <w:style w:type="character" w:customStyle="1" w:styleId="22">
    <w:name w:val="גוף טקסט 2 תו"/>
    <w:basedOn w:val="a0"/>
    <w:link w:val="21"/>
    <w:uiPriority w:val="99"/>
    <w:rsid w:val="00B433C9"/>
    <w:rPr>
      <w:rFonts w:ascii="David" w:hAnsi="David" w:cs="FrankRuehl"/>
      <w:w w:val="92"/>
      <w:sz w:val="18"/>
      <w:szCs w:val="20"/>
    </w:rPr>
  </w:style>
  <w:style w:type="character" w:customStyle="1" w:styleId="31">
    <w:name w:val="גוף טקסט 3 תו"/>
    <w:basedOn w:val="a0"/>
    <w:link w:val="32"/>
    <w:uiPriority w:val="99"/>
    <w:semiHidden/>
    <w:rsid w:val="00B433C9"/>
    <w:rPr>
      <w:rFonts w:ascii="BA Fontov Regular" w:hAnsi="BA Fontov Regular" w:cs="FrankRuehl"/>
      <w:sz w:val="16"/>
      <w:szCs w:val="16"/>
    </w:rPr>
  </w:style>
  <w:style w:type="paragraph" w:styleId="32">
    <w:name w:val="Body Text 3"/>
    <w:basedOn w:val="a"/>
    <w:link w:val="31"/>
    <w:uiPriority w:val="99"/>
    <w:semiHidden/>
    <w:unhideWhenUsed/>
    <w:rsid w:val="00B433C9"/>
    <w:pPr>
      <w:spacing w:after="120"/>
    </w:pPr>
    <w:rPr>
      <w:sz w:val="16"/>
      <w:szCs w:val="16"/>
    </w:rPr>
  </w:style>
  <w:style w:type="paragraph" w:styleId="23">
    <w:name w:val="Body Text Indent 2"/>
    <w:basedOn w:val="a"/>
    <w:link w:val="24"/>
    <w:uiPriority w:val="99"/>
    <w:unhideWhenUsed/>
    <w:rsid w:val="00B433C9"/>
    <w:pPr>
      <w:ind w:left="720"/>
    </w:pPr>
    <w:rPr>
      <w:rFonts w:ascii="David" w:hAnsi="David"/>
      <w:w w:val="92"/>
    </w:rPr>
  </w:style>
  <w:style w:type="character" w:customStyle="1" w:styleId="24">
    <w:name w:val="כניסה בגוף טקסט 2 תו"/>
    <w:basedOn w:val="a0"/>
    <w:link w:val="23"/>
    <w:uiPriority w:val="99"/>
    <w:rsid w:val="00B433C9"/>
    <w:rPr>
      <w:rFonts w:ascii="David" w:hAnsi="David" w:cs="FrankRuehl"/>
      <w:w w:val="92"/>
      <w:sz w:val="18"/>
      <w:szCs w:val="20"/>
    </w:rPr>
  </w:style>
  <w:style w:type="paragraph" w:styleId="33">
    <w:name w:val="Body Text Indent 3"/>
    <w:basedOn w:val="a"/>
    <w:link w:val="34"/>
    <w:uiPriority w:val="99"/>
    <w:unhideWhenUsed/>
    <w:rsid w:val="00B433C9"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0"/>
    <w:link w:val="33"/>
    <w:uiPriority w:val="99"/>
    <w:rsid w:val="00B433C9"/>
    <w:rPr>
      <w:rFonts w:ascii="David" w:hAnsi="David" w:cs="FrankRuehl"/>
      <w:w w:val="92"/>
      <w:sz w:val="18"/>
      <w:szCs w:val="20"/>
    </w:rPr>
  </w:style>
  <w:style w:type="paragraph" w:styleId="af0">
    <w:name w:val="TOC Heading"/>
    <w:basedOn w:val="1"/>
    <w:next w:val="a"/>
    <w:uiPriority w:val="39"/>
    <w:unhideWhenUsed/>
    <w:qFormat/>
    <w:rsid w:val="00B433C9"/>
    <w:pPr>
      <w:pageBreakBefore w:val="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151107"/>
    <w:pPr>
      <w:tabs>
        <w:tab w:val="right" w:leader="dot" w:pos="3392"/>
      </w:tabs>
      <w:spacing w:line="180" w:lineRule="exact"/>
    </w:pPr>
    <w:rPr>
      <w:rFonts w:cs="BA Vilna Bold"/>
      <w:szCs w:val="14"/>
    </w:rPr>
  </w:style>
  <w:style w:type="paragraph" w:styleId="TOC2">
    <w:name w:val="toc 2"/>
    <w:basedOn w:val="a"/>
    <w:next w:val="a"/>
    <w:autoRedefine/>
    <w:uiPriority w:val="39"/>
    <w:unhideWhenUsed/>
    <w:rsid w:val="00997CED"/>
    <w:pPr>
      <w:spacing w:line="180" w:lineRule="exact"/>
      <w:ind w:left="221"/>
    </w:pPr>
    <w:rPr>
      <w:rFonts w:cs="BA Vilna Bold"/>
      <w:szCs w:val="13"/>
    </w:rPr>
  </w:style>
  <w:style w:type="character" w:styleId="Hyperlink">
    <w:name w:val="Hyperlink"/>
    <w:basedOn w:val="a0"/>
    <w:uiPriority w:val="99"/>
    <w:unhideWhenUsed/>
    <w:rsid w:val="00B433C9"/>
    <w:rPr>
      <w:color w:val="0563C1" w:themeColor="hyperlink"/>
      <w:u w:val="single"/>
    </w:rPr>
  </w:style>
  <w:style w:type="character" w:styleId="af1">
    <w:name w:val="annotation reference"/>
    <w:uiPriority w:val="99"/>
    <w:rsid w:val="00B433C9"/>
    <w:rPr>
      <w:sz w:val="16"/>
      <w:szCs w:val="16"/>
    </w:rPr>
  </w:style>
  <w:style w:type="paragraph" w:styleId="af2">
    <w:name w:val="annotation text"/>
    <w:basedOn w:val="a"/>
    <w:link w:val="af3"/>
    <w:uiPriority w:val="99"/>
    <w:rsid w:val="00B433C9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3">
    <w:name w:val="טקסט הערה תו"/>
    <w:basedOn w:val="a0"/>
    <w:link w:val="af2"/>
    <w:uiPriority w:val="99"/>
    <w:rsid w:val="00B433C9"/>
    <w:rPr>
      <w:rFonts w:ascii="Times New Roman" w:eastAsia="Times New Roman" w:hAnsi="Times New Roman" w:cs="Times New Roman"/>
      <w:sz w:val="18"/>
      <w:szCs w:val="20"/>
    </w:rPr>
  </w:style>
  <w:style w:type="paragraph" w:styleId="af4">
    <w:name w:val="annotation subject"/>
    <w:basedOn w:val="af2"/>
    <w:next w:val="af2"/>
    <w:link w:val="af5"/>
    <w:uiPriority w:val="99"/>
    <w:rsid w:val="00B433C9"/>
    <w:rPr>
      <w:b/>
      <w:bCs/>
    </w:rPr>
  </w:style>
  <w:style w:type="character" w:customStyle="1" w:styleId="af5">
    <w:name w:val="נושא הערה תו"/>
    <w:basedOn w:val="af3"/>
    <w:link w:val="af4"/>
    <w:uiPriority w:val="99"/>
    <w:rsid w:val="00B433C9"/>
    <w:rPr>
      <w:rFonts w:ascii="Times New Roman" w:eastAsia="Times New Roman" w:hAnsi="Times New Roman" w:cs="Times New Roman"/>
      <w:b/>
      <w:bCs/>
      <w:sz w:val="18"/>
      <w:szCs w:val="20"/>
    </w:rPr>
  </w:style>
  <w:style w:type="character" w:styleId="af6">
    <w:name w:val="Emphasis"/>
    <w:qFormat/>
    <w:rsid w:val="00B433C9"/>
    <w:rPr>
      <w:rFonts w:cs="David"/>
      <w:i/>
      <w:iCs w:val="0"/>
      <w:w w:val="96"/>
      <w:szCs w:val="32"/>
    </w:rPr>
  </w:style>
  <w:style w:type="paragraph" w:styleId="af7">
    <w:name w:val="caption"/>
    <w:basedOn w:val="a"/>
    <w:next w:val="a"/>
    <w:uiPriority w:val="35"/>
    <w:unhideWhenUsed/>
    <w:qFormat/>
    <w:rsid w:val="00B433C9"/>
    <w:pPr>
      <w:spacing w:after="200" w:line="240" w:lineRule="auto"/>
    </w:pPr>
    <w:rPr>
      <w:i/>
      <w:iCs/>
      <w:color w:val="44546A" w:themeColor="text2"/>
    </w:rPr>
  </w:style>
  <w:style w:type="character" w:styleId="af8">
    <w:name w:val="page number"/>
    <w:basedOn w:val="a0"/>
    <w:rsid w:val="00B433C9"/>
  </w:style>
  <w:style w:type="paragraph" w:styleId="af9">
    <w:name w:val="footnote text"/>
    <w:basedOn w:val="a"/>
    <w:link w:val="afa"/>
    <w:uiPriority w:val="99"/>
    <w:unhideWhenUsed/>
    <w:rsid w:val="00B433C9"/>
    <w:pPr>
      <w:spacing w:line="240" w:lineRule="auto"/>
    </w:pPr>
  </w:style>
  <w:style w:type="character" w:customStyle="1" w:styleId="afa">
    <w:name w:val="טקסט הערת שוליים תו"/>
    <w:basedOn w:val="a0"/>
    <w:link w:val="af9"/>
    <w:uiPriority w:val="99"/>
    <w:rsid w:val="00B433C9"/>
    <w:rPr>
      <w:rFonts w:ascii="BA Fontov Regular" w:hAnsi="BA Fontov Regular" w:cs="FrankRuehl"/>
      <w:sz w:val="18"/>
      <w:szCs w:val="20"/>
    </w:rPr>
  </w:style>
  <w:style w:type="character" w:customStyle="1" w:styleId="35">
    <w:name w:val="סגנון 3"/>
    <w:basedOn w:val="a0"/>
    <w:uiPriority w:val="1"/>
    <w:qFormat/>
    <w:rsid w:val="00B433C9"/>
  </w:style>
  <w:style w:type="paragraph" w:customStyle="1" w:styleId="04">
    <w:name w:val="0.4."/>
    <w:basedOn w:val="2"/>
    <w:link w:val="040"/>
    <w:rsid w:val="00B433C9"/>
    <w:rPr>
      <w:bCs w:val="0"/>
      <w:spacing w:val="-8"/>
      <w:sz w:val="32"/>
    </w:rPr>
  </w:style>
  <w:style w:type="character" w:customStyle="1" w:styleId="040">
    <w:name w:val="0.4. תו"/>
    <w:basedOn w:val="a0"/>
    <w:link w:val="04"/>
    <w:rsid w:val="00B433C9"/>
    <w:rPr>
      <w:rFonts w:ascii="David" w:hAnsi="David" w:cs="FrankRuehl"/>
      <w:b/>
      <w:spacing w:val="-8"/>
      <w:w w:val="92"/>
      <w:sz w:val="32"/>
      <w:szCs w:val="20"/>
    </w:rPr>
  </w:style>
  <w:style w:type="paragraph" w:customStyle="1" w:styleId="-04">
    <w:name w:val="טאב-  0.4"/>
    <w:basedOn w:val="a7"/>
    <w:link w:val="-040"/>
    <w:qFormat/>
    <w:rsid w:val="00B433C9"/>
    <w:pPr>
      <w:numPr>
        <w:numId w:val="5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sid w:val="00B433C9"/>
    <w:rPr>
      <w:rFonts w:ascii="BA Fontov Regular" w:hAnsi="BA Fontov Regular" w:cs="FrankRuehl"/>
      <w:spacing w:val="-8"/>
      <w:sz w:val="32"/>
      <w:szCs w:val="20"/>
    </w:rPr>
  </w:style>
  <w:style w:type="character" w:customStyle="1" w:styleId="afb">
    <w:name w:val="מפת מסמך תו"/>
    <w:basedOn w:val="a0"/>
    <w:link w:val="afc"/>
    <w:uiPriority w:val="99"/>
    <w:semiHidden/>
    <w:rsid w:val="00B433C9"/>
    <w:rPr>
      <w:rFonts w:ascii="Tahoma" w:eastAsia="Times New Roman" w:hAnsi="Tahoma" w:cs="Tahoma"/>
      <w:spacing w:val="-10"/>
      <w:sz w:val="16"/>
      <w:szCs w:val="16"/>
    </w:rPr>
  </w:style>
  <w:style w:type="paragraph" w:styleId="afc">
    <w:name w:val="Document Map"/>
    <w:basedOn w:val="a"/>
    <w:link w:val="afb"/>
    <w:uiPriority w:val="99"/>
    <w:semiHidden/>
    <w:unhideWhenUsed/>
    <w:rsid w:val="00B433C9"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paragraph" w:customStyle="1" w:styleId="afd">
    <w:name w:val="הערת שוליים מ''מ"/>
    <w:basedOn w:val="af9"/>
    <w:link w:val="afe"/>
    <w:autoRedefine/>
    <w:qFormat/>
    <w:rsid w:val="00B433C9"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e">
    <w:name w:val="הערת שוליים מ''מ תו"/>
    <w:basedOn w:val="afa"/>
    <w:link w:val="afd"/>
    <w:rsid w:val="00B433C9"/>
    <w:rPr>
      <w:rFonts w:ascii="David" w:hAnsi="David" w:cs="Guttman Vilna"/>
      <w:bCs/>
      <w:spacing w:val="-10"/>
      <w:position w:val="8"/>
      <w:sz w:val="18"/>
      <w:szCs w:val="26"/>
    </w:rPr>
  </w:style>
  <w:style w:type="paragraph" w:customStyle="1" w:styleId="aff">
    <w:name w:val="הערת שוליים"/>
    <w:basedOn w:val="af9"/>
    <w:autoRedefine/>
    <w:qFormat/>
    <w:rsid w:val="00B433C9"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0">
    <w:name w:val="הערת שולייים"/>
    <w:basedOn w:val="af9"/>
    <w:link w:val="aff1"/>
    <w:autoRedefine/>
    <w:qFormat/>
    <w:rsid w:val="00B433C9"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1">
    <w:name w:val="הערת שולייים תו"/>
    <w:basedOn w:val="a0"/>
    <w:link w:val="aff0"/>
    <w:rsid w:val="00B433C9"/>
    <w:rPr>
      <w:rFonts w:ascii="David" w:hAnsi="David" w:cs="Guttman Vilna"/>
      <w:bCs/>
      <w:position w:val="8"/>
      <w:sz w:val="32"/>
      <w:szCs w:val="26"/>
    </w:rPr>
  </w:style>
  <w:style w:type="paragraph" w:customStyle="1" w:styleId="aff2">
    <w:name w:val="חציצה"/>
    <w:basedOn w:val="a"/>
    <w:link w:val="aff3"/>
    <w:qFormat/>
    <w:rsid w:val="00B433C9"/>
    <w:pPr>
      <w:jc w:val="center"/>
    </w:pPr>
    <w:rPr>
      <w:rFonts w:ascii="BA חניכי הישיבות" w:hAnsi="BA חניכי הישיבות" w:cs="BA חניכי הישיבות"/>
      <w:color w:val="808080" w:themeColor="background1" w:themeShade="80"/>
      <w:sz w:val="32"/>
    </w:rPr>
  </w:style>
  <w:style w:type="character" w:customStyle="1" w:styleId="aff3">
    <w:name w:val="חציצה תו"/>
    <w:basedOn w:val="a0"/>
    <w:link w:val="aff2"/>
    <w:rsid w:val="00B433C9"/>
    <w:rPr>
      <w:rFonts w:ascii="BA חניכי הישיבות" w:hAnsi="BA חניכי הישיבות" w:cs="BA חניכי הישיבות"/>
      <w:color w:val="808080" w:themeColor="background1" w:themeShade="80"/>
      <w:sz w:val="32"/>
      <w:szCs w:val="20"/>
    </w:rPr>
  </w:style>
  <w:style w:type="paragraph" w:customStyle="1" w:styleId="aff4">
    <w:name w:val="רגיל אדום"/>
    <w:basedOn w:val="a"/>
    <w:rsid w:val="00B433C9"/>
    <w:rPr>
      <w:color w:val="FF0000"/>
    </w:rPr>
  </w:style>
  <w:style w:type="paragraph" w:customStyle="1" w:styleId="aff5">
    <w:name w:val="דף"/>
    <w:basedOn w:val="a"/>
    <w:qFormat/>
    <w:rsid w:val="00B433C9"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6">
    <w:name w:val="כוכבים"/>
    <w:basedOn w:val="a"/>
    <w:rsid w:val="00B433C9"/>
    <w:pPr>
      <w:spacing w:before="40" w:after="40"/>
      <w:jc w:val="center"/>
    </w:pPr>
    <w:rPr>
      <w:rFonts w:ascii="Guttman Vilna" w:hAnsi="Guttman Vilna" w:cs="Arial"/>
      <w:bCs/>
      <w:color w:val="A6A6A6" w:themeColor="background1" w:themeShade="A6"/>
      <w:sz w:val="24"/>
      <w:szCs w:val="30"/>
    </w:rPr>
  </w:style>
  <w:style w:type="paragraph" w:customStyle="1" w:styleId="aff7">
    <w:name w:val="דף בצד"/>
    <w:basedOn w:val="aff5"/>
    <w:qFormat/>
    <w:rsid w:val="005B571E"/>
    <w:pPr>
      <w:framePr w:h="510" w:hRule="exact" w:hSpace="113" w:wrap="around" w:vAnchor="text" w:hAnchor="page" w:xAlign="inside" w:y="1"/>
      <w:spacing w:line="276" w:lineRule="auto"/>
      <w:outlineLvl w:val="3"/>
    </w:pPr>
    <w:rPr>
      <w:rFonts w:cs="BA Vilna Bold"/>
      <w:bCs w:val="0"/>
      <w:color w:val="auto"/>
      <w:spacing w:val="8"/>
      <w:szCs w:val="18"/>
    </w:rPr>
  </w:style>
  <w:style w:type="paragraph" w:customStyle="1" w:styleId="aff8">
    <w:name w:val="מסכת"/>
    <w:basedOn w:val="a"/>
    <w:rsid w:val="00E83FD3"/>
    <w:pPr>
      <w:framePr w:h="340" w:hRule="exact" w:hSpace="181" w:wrap="around" w:vAnchor="page" w:hAnchor="text" w:xAlign="right" w:yAlign="bottom"/>
      <w:jc w:val="center"/>
    </w:pPr>
    <w:rPr>
      <w:color w:val="F2F2F2" w:themeColor="background1" w:themeShade="F2"/>
    </w:rPr>
  </w:style>
  <w:style w:type="paragraph" w:customStyle="1" w:styleId="aff9">
    <w:name w:val="פרק"/>
    <w:basedOn w:val="a"/>
    <w:rsid w:val="00E83FD3"/>
    <w:pPr>
      <w:pageBreakBefore/>
      <w:framePr w:h="284" w:hRule="exact" w:hSpace="181" w:wrap="around" w:vAnchor="page" w:hAnchor="page" w:xAlign="center" w:yAlign="bottom"/>
      <w:spacing w:line="240" w:lineRule="auto"/>
    </w:pPr>
    <w:rPr>
      <w:color w:val="F2F2F2" w:themeColor="background1" w:themeShade="F2"/>
      <w:szCs w:val="28"/>
    </w:rPr>
  </w:style>
  <w:style w:type="paragraph" w:customStyle="1" w:styleId="affa">
    <w:name w:val="פרק שם"/>
    <w:basedOn w:val="a"/>
    <w:rsid w:val="00E83FD3"/>
    <w:pPr>
      <w:framePr w:h="227" w:hRule="exact" w:hSpace="181" w:wrap="around" w:vAnchor="page" w:hAnchor="text" w:yAlign="bottom"/>
      <w:spacing w:line="240" w:lineRule="auto"/>
    </w:pPr>
    <w:rPr>
      <w:color w:val="F2F2F2" w:themeColor="background1" w:themeShade="F2"/>
      <w:sz w:val="24"/>
      <w:szCs w:val="24"/>
    </w:rPr>
  </w:style>
  <w:style w:type="paragraph" w:customStyle="1" w:styleId="affb">
    <w:name w:val="דפים בפרק ב"/>
    <w:basedOn w:val="a"/>
    <w:rsid w:val="000B30AC"/>
    <w:pPr>
      <w:framePr w:h="284" w:hRule="exact" w:hSpace="181" w:wrap="around" w:vAnchor="page" w:hAnchor="page" w:x="2836" w:yAlign="bottom"/>
      <w:spacing w:after="60" w:line="300" w:lineRule="exact"/>
    </w:pPr>
    <w:rPr>
      <w:color w:val="F2F2F2" w:themeColor="background1" w:themeShade="F2"/>
      <w:szCs w:val="24"/>
    </w:rPr>
  </w:style>
  <w:style w:type="paragraph" w:customStyle="1" w:styleId="affc">
    <w:name w:val="משניות"/>
    <w:basedOn w:val="a"/>
    <w:link w:val="affd"/>
    <w:rsid w:val="00147BEE"/>
    <w:pPr>
      <w:shd w:val="clear" w:color="auto" w:fill="F2F2F2" w:themeFill="background1" w:themeFillShade="F2"/>
      <w:spacing w:line="240" w:lineRule="exact"/>
    </w:pPr>
    <w:rPr>
      <w:rFonts w:cs="BA Vilna Bold"/>
      <w:spacing w:val="8"/>
      <w:sz w:val="22"/>
      <w:szCs w:val="22"/>
    </w:rPr>
  </w:style>
  <w:style w:type="character" w:customStyle="1" w:styleId="affd">
    <w:name w:val="משניות תו"/>
    <w:basedOn w:val="a0"/>
    <w:link w:val="affc"/>
    <w:rsid w:val="00147BEE"/>
    <w:rPr>
      <w:rFonts w:ascii="BA Fontov Regular" w:hAnsi="BA Fontov Regular" w:cs="BA Vilna Bold"/>
      <w:spacing w:val="8"/>
      <w:sz w:val="22"/>
      <w:szCs w:val="22"/>
      <w:shd w:val="clear" w:color="auto" w:fill="F2F2F2" w:themeFill="background1" w:themeFillShade="F2"/>
    </w:rPr>
  </w:style>
  <w:style w:type="paragraph" w:customStyle="1" w:styleId="affe">
    <w:name w:val="דעות"/>
    <w:basedOn w:val="a"/>
    <w:rsid w:val="00B433C9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">
    <w:name w:val="Intense Quote"/>
    <w:basedOn w:val="a"/>
    <w:next w:val="a"/>
    <w:link w:val="afff0"/>
    <w:uiPriority w:val="30"/>
    <w:qFormat/>
    <w:rsid w:val="00B433C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0">
    <w:name w:val="ציטוט חזק תו"/>
    <w:basedOn w:val="a0"/>
    <w:link w:val="afff"/>
    <w:uiPriority w:val="30"/>
    <w:rsid w:val="00B433C9"/>
    <w:rPr>
      <w:rFonts w:ascii="BA Fontov Regular" w:hAnsi="BA Fontov Regular" w:cs="FrankRuehl"/>
      <w:i/>
      <w:iCs/>
      <w:color w:val="5B9BD5" w:themeColor="accent1"/>
      <w:sz w:val="18"/>
      <w:szCs w:val="20"/>
    </w:rPr>
  </w:style>
  <w:style w:type="character" w:customStyle="1" w:styleId="afff1">
    <w:name w:val="מודגש"/>
    <w:basedOn w:val="a0"/>
    <w:uiPriority w:val="1"/>
    <w:rsid w:val="00B433C9"/>
    <w:rPr>
      <w:bCs/>
    </w:rPr>
  </w:style>
  <w:style w:type="paragraph" w:customStyle="1" w:styleId="afff2">
    <w:name w:val="הדרן עלך"/>
    <w:basedOn w:val="a"/>
    <w:link w:val="afff3"/>
    <w:qFormat/>
    <w:rsid w:val="0075186D"/>
    <w:pPr>
      <w:spacing w:line="240" w:lineRule="auto"/>
    </w:pPr>
    <w:rPr>
      <w:rFonts w:ascii="Fb Fontext" w:hAnsi="Fb Fontext" w:cs="BA חניכי הישיבות"/>
      <w:b/>
      <w:bCs/>
      <w:color w:val="808080" w:themeColor="background1" w:themeShade="80"/>
      <w:sz w:val="30"/>
    </w:rPr>
  </w:style>
  <w:style w:type="character" w:customStyle="1" w:styleId="afff3">
    <w:name w:val="הדרן עלך תו"/>
    <w:basedOn w:val="a0"/>
    <w:link w:val="afff2"/>
    <w:rsid w:val="0075186D"/>
    <w:rPr>
      <w:rFonts w:ascii="Fb Fontext" w:hAnsi="Fb Fontext" w:cs="BA חניכי הישיבות"/>
      <w:b/>
      <w:bCs/>
      <w:color w:val="808080" w:themeColor="background1" w:themeShade="80"/>
      <w:sz w:val="30"/>
      <w:szCs w:val="20"/>
    </w:rPr>
  </w:style>
  <w:style w:type="paragraph" w:customStyle="1" w:styleId="25">
    <w:name w:val="כולל 2"/>
    <w:basedOn w:val="a"/>
    <w:link w:val="26"/>
    <w:qFormat/>
    <w:rsid w:val="00B433C9"/>
    <w:pPr>
      <w:spacing w:after="200" w:line="360" w:lineRule="exact"/>
    </w:pPr>
    <w:rPr>
      <w:rFonts w:ascii="Fb Fontext" w:hAnsi="Fb Fontext"/>
      <w:spacing w:val="-4"/>
    </w:rPr>
  </w:style>
  <w:style w:type="character" w:customStyle="1" w:styleId="26">
    <w:name w:val="כולל 2 תו"/>
    <w:basedOn w:val="a0"/>
    <w:link w:val="25"/>
    <w:rsid w:val="00B433C9"/>
    <w:rPr>
      <w:rFonts w:ascii="Fb Fontext" w:hAnsi="Fb Fontext" w:cs="FrankRuehl"/>
      <w:spacing w:val="-4"/>
      <w:sz w:val="18"/>
      <w:szCs w:val="20"/>
    </w:rPr>
  </w:style>
  <w:style w:type="paragraph" w:customStyle="1" w:styleId="afff4">
    <w:name w:val="ד''ה משנה"/>
    <w:basedOn w:val="a"/>
    <w:link w:val="afff5"/>
    <w:qFormat/>
    <w:rsid w:val="008770B5"/>
    <w:pPr>
      <w:spacing w:before="60" w:line="240" w:lineRule="exact"/>
      <w:contextualSpacing/>
      <w:outlineLvl w:val="1"/>
    </w:pPr>
    <w:rPr>
      <w:rFonts w:cs="BA Vilna Bold"/>
      <w:spacing w:val="8"/>
      <w:sz w:val="22"/>
      <w:szCs w:val="22"/>
    </w:rPr>
  </w:style>
  <w:style w:type="character" w:customStyle="1" w:styleId="afff5">
    <w:name w:val="ד''ה משנה תו"/>
    <w:basedOn w:val="a0"/>
    <w:link w:val="afff4"/>
    <w:rsid w:val="008770B5"/>
    <w:rPr>
      <w:rFonts w:ascii="BA Fontov Regular" w:hAnsi="BA Fontov Regular" w:cs="BA Vilna Bold"/>
      <w:spacing w:val="8"/>
      <w:sz w:val="22"/>
      <w:szCs w:val="22"/>
    </w:rPr>
  </w:style>
  <w:style w:type="paragraph" w:customStyle="1" w:styleId="afff6">
    <w:name w:val="מבואה"/>
    <w:basedOn w:val="a"/>
    <w:link w:val="afff7"/>
    <w:qFormat/>
    <w:rsid w:val="00B433C9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7">
    <w:name w:val="מבואה תו"/>
    <w:basedOn w:val="a0"/>
    <w:link w:val="afff6"/>
    <w:rsid w:val="00B433C9"/>
    <w:rPr>
      <w:rFonts w:ascii="David" w:eastAsia="Times New Roman" w:hAnsi="David" w:cs="David"/>
      <w:b/>
      <w:bCs/>
      <w:color w:val="A6A6A6" w:themeColor="background1" w:themeShade="A6"/>
      <w:sz w:val="18"/>
      <w:szCs w:val="20"/>
    </w:rPr>
  </w:style>
  <w:style w:type="paragraph" w:customStyle="1" w:styleId="afff8">
    <w:name w:val="טור הערות לאוקמי"/>
    <w:basedOn w:val="af9"/>
    <w:link w:val="afff9"/>
    <w:qFormat/>
    <w:rsid w:val="00B433C9"/>
    <w:pPr>
      <w:ind w:left="113" w:hanging="113"/>
    </w:pPr>
    <w:rPr>
      <w:szCs w:val="24"/>
    </w:rPr>
  </w:style>
  <w:style w:type="character" w:customStyle="1" w:styleId="afff9">
    <w:name w:val="טור הערות לאוקמי תו"/>
    <w:basedOn w:val="afa"/>
    <w:link w:val="afff8"/>
    <w:rsid w:val="00B433C9"/>
    <w:rPr>
      <w:rFonts w:ascii="BA Fontov Regular" w:hAnsi="BA Fontov Regular" w:cs="FrankRuehl"/>
      <w:sz w:val="18"/>
      <w:szCs w:val="24"/>
    </w:rPr>
  </w:style>
  <w:style w:type="character" w:customStyle="1" w:styleId="afffa">
    <w:name w:val="כניסת שורה ראשונה בגוף טקסט תו"/>
    <w:basedOn w:val="ae"/>
    <w:link w:val="afffb"/>
    <w:uiPriority w:val="99"/>
    <w:semiHidden/>
    <w:rsid w:val="00B433C9"/>
    <w:rPr>
      <w:rFonts w:ascii="BA Fontov Regular" w:hAnsi="BA Fontov Regular" w:cs="FrankRuehl"/>
      <w:sz w:val="18"/>
      <w:szCs w:val="20"/>
    </w:rPr>
  </w:style>
  <w:style w:type="paragraph" w:styleId="afffb">
    <w:name w:val="Body Text First Indent"/>
    <w:basedOn w:val="a"/>
    <w:link w:val="afffa"/>
    <w:uiPriority w:val="99"/>
    <w:semiHidden/>
    <w:unhideWhenUsed/>
    <w:rsid w:val="00B433C9"/>
    <w:pPr>
      <w:spacing w:line="360" w:lineRule="exact"/>
      <w:ind w:firstLine="360"/>
    </w:pPr>
    <w:rPr>
      <w:rFonts w:asciiTheme="minorHAnsi" w:hAnsiTheme="minorHAnsi"/>
      <w:sz w:val="22"/>
    </w:rPr>
  </w:style>
  <w:style w:type="paragraph" w:customStyle="1" w:styleId="041">
    <w:name w:val="0.4"/>
    <w:basedOn w:val="a"/>
    <w:link w:val="042"/>
    <w:qFormat/>
    <w:rsid w:val="00B433C9"/>
    <w:rPr>
      <w:spacing w:val="-8"/>
    </w:rPr>
  </w:style>
  <w:style w:type="character" w:customStyle="1" w:styleId="042">
    <w:name w:val="0.4 תו"/>
    <w:basedOn w:val="a0"/>
    <w:link w:val="041"/>
    <w:rsid w:val="00B433C9"/>
    <w:rPr>
      <w:rFonts w:ascii="BA Fontov Regular" w:hAnsi="BA Fontov Regular" w:cs="FrankRuehl"/>
      <w:spacing w:val="-8"/>
      <w:sz w:val="18"/>
      <w:szCs w:val="20"/>
    </w:rPr>
  </w:style>
  <w:style w:type="paragraph" w:customStyle="1" w:styleId="02">
    <w:name w:val="0.2 משנה"/>
    <w:basedOn w:val="affc"/>
    <w:link w:val="020"/>
    <w:qFormat/>
    <w:rsid w:val="00B433C9"/>
    <w:rPr>
      <w:b/>
      <w:spacing w:val="-4"/>
      <w:sz w:val="22"/>
      <w:szCs w:val="22"/>
    </w:rPr>
  </w:style>
  <w:style w:type="character" w:customStyle="1" w:styleId="020">
    <w:name w:val="0.2 משנה תו"/>
    <w:basedOn w:val="affd"/>
    <w:link w:val="02"/>
    <w:rsid w:val="00B433C9"/>
    <w:rPr>
      <w:rFonts w:ascii="BA Fontov Regular" w:hAnsi="BA Fontov Regular" w:cs="Guttman Vilna"/>
      <w:b/>
      <w:bCs w:val="0"/>
      <w:spacing w:val="-4"/>
      <w:sz w:val="18"/>
      <w:szCs w:val="20"/>
      <w:shd w:val="clear" w:color="auto" w:fill="F2F2F2" w:themeFill="background1" w:themeFillShade="F2"/>
    </w:rPr>
  </w:style>
  <w:style w:type="paragraph" w:customStyle="1" w:styleId="043">
    <w:name w:val="0.4משנה"/>
    <w:basedOn w:val="affc"/>
    <w:link w:val="044"/>
    <w:qFormat/>
    <w:rsid w:val="00B433C9"/>
    <w:rPr>
      <w:spacing w:val="-8"/>
    </w:rPr>
  </w:style>
  <w:style w:type="character" w:customStyle="1" w:styleId="044">
    <w:name w:val="0.4משנה תו"/>
    <w:basedOn w:val="020"/>
    <w:link w:val="043"/>
    <w:rsid w:val="00B433C9"/>
    <w:rPr>
      <w:rFonts w:ascii="BA Fontov Regular" w:hAnsi="BA Fontov Regular" w:cs="Guttman Vilna"/>
      <w:b w:val="0"/>
      <w:bCs w:val="0"/>
      <w:spacing w:val="-8"/>
      <w:sz w:val="18"/>
      <w:szCs w:val="20"/>
      <w:shd w:val="clear" w:color="auto" w:fill="F2F2F2" w:themeFill="background1" w:themeFillShade="F2"/>
    </w:rPr>
  </w:style>
  <w:style w:type="paragraph" w:customStyle="1" w:styleId="afffc">
    <w:name w:val="פיסקת תשובה"/>
    <w:basedOn w:val="a"/>
    <w:link w:val="afffd"/>
    <w:qFormat/>
    <w:rsid w:val="00B433C9"/>
    <w:pPr>
      <w:ind w:left="397" w:hanging="113"/>
    </w:pPr>
    <w:rPr>
      <w:rFonts w:ascii="Fb Fontext" w:hAnsi="Fb Fontext"/>
      <w:sz w:val="32"/>
    </w:rPr>
  </w:style>
  <w:style w:type="character" w:customStyle="1" w:styleId="afffd">
    <w:name w:val="פיסקת תשובה תו"/>
    <w:basedOn w:val="a0"/>
    <w:link w:val="afffc"/>
    <w:rsid w:val="00B433C9"/>
    <w:rPr>
      <w:rFonts w:ascii="Fb Fontext" w:hAnsi="Fb Fontext" w:cs="FrankRuehl"/>
      <w:sz w:val="32"/>
      <w:szCs w:val="20"/>
    </w:rPr>
  </w:style>
  <w:style w:type="paragraph" w:customStyle="1" w:styleId="afffe">
    <w:name w:val="תשובה"/>
    <w:basedOn w:val="a"/>
    <w:link w:val="affff"/>
    <w:qFormat/>
    <w:rsid w:val="00B433C9"/>
    <w:pPr>
      <w:ind w:left="568" w:hanging="284"/>
    </w:pPr>
    <w:rPr>
      <w:rFonts w:ascii="Fb Fontext" w:hAnsi="Fb Fontext"/>
    </w:rPr>
  </w:style>
  <w:style w:type="character" w:customStyle="1" w:styleId="affff">
    <w:name w:val="תשובה תו"/>
    <w:basedOn w:val="a0"/>
    <w:link w:val="afffe"/>
    <w:rsid w:val="00B433C9"/>
    <w:rPr>
      <w:rFonts w:ascii="Fb Fontext" w:hAnsi="Fb Fontext" w:cs="FrankRuehl"/>
      <w:sz w:val="18"/>
      <w:szCs w:val="20"/>
    </w:rPr>
  </w:style>
  <w:style w:type="paragraph" w:customStyle="1" w:styleId="affff0">
    <w:name w:val="פסוק"/>
    <w:basedOn w:val="a"/>
    <w:link w:val="affff1"/>
    <w:qFormat/>
    <w:rsid w:val="003F3A85"/>
    <w:rPr>
      <w:rFonts w:ascii="Fb Fontext" w:hAnsi="Fb Fontext" w:cs="BA Haketer Regular"/>
      <w:szCs w:val="16"/>
    </w:rPr>
  </w:style>
  <w:style w:type="character" w:customStyle="1" w:styleId="affff1">
    <w:name w:val="פסוק תו"/>
    <w:basedOn w:val="a0"/>
    <w:link w:val="affff0"/>
    <w:rsid w:val="003F3A85"/>
    <w:rPr>
      <w:rFonts w:ascii="Fb Fontext" w:hAnsi="Fb Fontext" w:cs="BA Haketer Regular"/>
      <w:sz w:val="18"/>
      <w:szCs w:val="16"/>
    </w:rPr>
  </w:style>
  <w:style w:type="paragraph" w:customStyle="1" w:styleId="03">
    <w:name w:val="0.3"/>
    <w:basedOn w:val="a"/>
    <w:link w:val="030"/>
    <w:qFormat/>
    <w:rsid w:val="00B433C9"/>
    <w:rPr>
      <w:rFonts w:ascii="Fb Fontext" w:hAnsi="Fb Fontext"/>
      <w:spacing w:val="-6"/>
    </w:rPr>
  </w:style>
  <w:style w:type="character" w:customStyle="1" w:styleId="030">
    <w:name w:val="0.3 תו"/>
    <w:basedOn w:val="a0"/>
    <w:link w:val="03"/>
    <w:rsid w:val="00B433C9"/>
    <w:rPr>
      <w:rFonts w:ascii="Fb Fontext" w:hAnsi="Fb Fontext" w:cs="FrankRuehl"/>
      <w:spacing w:val="-6"/>
      <w:sz w:val="18"/>
      <w:szCs w:val="20"/>
    </w:rPr>
  </w:style>
  <w:style w:type="paragraph" w:customStyle="1" w:styleId="affff2">
    <w:name w:val="נושא"/>
    <w:basedOn w:val="a"/>
    <w:link w:val="affff3"/>
    <w:qFormat/>
    <w:rsid w:val="0000503F"/>
    <w:pPr>
      <w:spacing w:before="120"/>
      <w:jc w:val="center"/>
      <w:outlineLvl w:val="2"/>
    </w:pPr>
    <w:rPr>
      <w:rFonts w:ascii="Fb Fontext" w:hAnsi="Fb Fontext" w:cs="PFT_Frank"/>
      <w:b/>
      <w:bCs/>
      <w:sz w:val="15"/>
      <w:szCs w:val="15"/>
    </w:rPr>
  </w:style>
  <w:style w:type="character" w:customStyle="1" w:styleId="affff3">
    <w:name w:val="נושא תו"/>
    <w:basedOn w:val="a0"/>
    <w:link w:val="affff2"/>
    <w:rsid w:val="0000503F"/>
    <w:rPr>
      <w:rFonts w:ascii="Fb Fontext" w:hAnsi="Fb Fontext" w:cs="PFT_Frank"/>
      <w:b/>
      <w:bCs/>
      <w:sz w:val="15"/>
      <w:szCs w:val="15"/>
    </w:rPr>
  </w:style>
  <w:style w:type="paragraph" w:customStyle="1" w:styleId="affff4">
    <w:name w:val="אמוראים"/>
    <w:basedOn w:val="a"/>
    <w:link w:val="affff5"/>
    <w:qFormat/>
    <w:rsid w:val="003F3A85"/>
    <w:rPr>
      <w:rFonts w:cs="PFT_Frank"/>
      <w:bCs/>
      <w:spacing w:val="-2"/>
      <w:szCs w:val="12"/>
    </w:rPr>
  </w:style>
  <w:style w:type="character" w:customStyle="1" w:styleId="affff5">
    <w:name w:val="אמוראים תו"/>
    <w:basedOn w:val="a0"/>
    <w:link w:val="affff4"/>
    <w:rsid w:val="003F3A85"/>
    <w:rPr>
      <w:rFonts w:ascii="BA Fontov Regular" w:hAnsi="BA Fontov Regular" w:cs="PFT_Frank"/>
      <w:bCs/>
      <w:spacing w:val="-2"/>
      <w:sz w:val="18"/>
      <w:szCs w:val="12"/>
    </w:rPr>
  </w:style>
  <w:style w:type="paragraph" w:styleId="affff6">
    <w:name w:val="Revision"/>
    <w:hidden/>
    <w:uiPriority w:val="99"/>
    <w:semiHidden/>
    <w:rsid w:val="00DB4E65"/>
    <w:pPr>
      <w:spacing w:after="0" w:line="240" w:lineRule="auto"/>
    </w:pPr>
    <w:rPr>
      <w:rFonts w:ascii="BA Fontov Regular" w:hAnsi="BA Fontov Regular" w:cs="FrankRuehl"/>
      <w:sz w:val="18"/>
      <w:szCs w:val="20"/>
    </w:rPr>
  </w:style>
  <w:style w:type="paragraph" w:customStyle="1" w:styleId="affff7">
    <w:name w:val="רקע והסבר"/>
    <w:basedOn w:val="a"/>
    <w:link w:val="affff8"/>
    <w:qFormat/>
    <w:rsid w:val="00C53A02"/>
    <w:rPr>
      <w:sz w:val="14"/>
      <w:szCs w:val="14"/>
    </w:rPr>
  </w:style>
  <w:style w:type="character" w:customStyle="1" w:styleId="affff8">
    <w:name w:val="רקע והסבר תו"/>
    <w:basedOn w:val="a0"/>
    <w:link w:val="affff7"/>
    <w:rsid w:val="00C53A02"/>
    <w:rPr>
      <w:rFonts w:ascii="BA Fontov Regular" w:hAnsi="BA Fontov Regular" w:cs="FrankRuehl"/>
      <w:sz w:val="14"/>
      <w:szCs w:val="14"/>
    </w:rPr>
  </w:style>
  <w:style w:type="paragraph" w:customStyle="1" w:styleId="affff9">
    <w:name w:val="תנאי משנה"/>
    <w:basedOn w:val="affc"/>
    <w:link w:val="affffa"/>
    <w:qFormat/>
    <w:rsid w:val="00350F7A"/>
    <w:pPr>
      <w:tabs>
        <w:tab w:val="left" w:pos="4831"/>
      </w:tabs>
    </w:pPr>
    <w:rPr>
      <w:b/>
      <w:sz w:val="18"/>
      <w:szCs w:val="18"/>
    </w:rPr>
  </w:style>
  <w:style w:type="character" w:customStyle="1" w:styleId="affffa">
    <w:name w:val="תנאי משנה תו"/>
    <w:basedOn w:val="affd"/>
    <w:link w:val="affff9"/>
    <w:rsid w:val="00350F7A"/>
    <w:rPr>
      <w:rFonts w:ascii="BA Fontov Regular" w:hAnsi="BA Fontov Regular" w:cs="BA Vilna Bold"/>
      <w:b/>
      <w:spacing w:val="8"/>
      <w:sz w:val="18"/>
      <w:szCs w:val="18"/>
      <w:shd w:val="clear" w:color="auto" w:fill="F2F2F2" w:themeFill="background1" w:themeFillShade="F2"/>
    </w:rPr>
  </w:style>
  <w:style w:type="paragraph" w:styleId="TOC4">
    <w:name w:val="toc 4"/>
    <w:basedOn w:val="a"/>
    <w:next w:val="a"/>
    <w:autoRedefine/>
    <w:uiPriority w:val="39"/>
    <w:unhideWhenUsed/>
    <w:rsid w:val="007C43C7"/>
    <w:pPr>
      <w:spacing w:line="180" w:lineRule="exact"/>
      <w:ind w:left="-284"/>
      <w:jc w:val="left"/>
    </w:pPr>
    <w:rPr>
      <w:rFonts w:asciiTheme="minorHAnsi" w:eastAsiaTheme="minorEastAsia" w:hAnsiTheme="minorHAnsi" w:cs="BA Vilna Bold"/>
      <w:sz w:val="22"/>
      <w:szCs w:val="10"/>
    </w:rPr>
  </w:style>
  <w:style w:type="paragraph" w:styleId="TOC3">
    <w:name w:val="toc 3"/>
    <w:basedOn w:val="a"/>
    <w:next w:val="a"/>
    <w:autoRedefine/>
    <w:uiPriority w:val="39"/>
    <w:unhideWhenUsed/>
    <w:rsid w:val="00997CED"/>
    <w:pPr>
      <w:spacing w:line="180" w:lineRule="exact"/>
      <w:ind w:left="357"/>
    </w:pPr>
    <w:rPr>
      <w:rFonts w:cs="PFT_Frank"/>
      <w:bCs/>
      <w:szCs w:val="10"/>
    </w:rPr>
  </w:style>
  <w:style w:type="paragraph" w:styleId="TOC5">
    <w:name w:val="toc 5"/>
    <w:basedOn w:val="a"/>
    <w:next w:val="a"/>
    <w:autoRedefine/>
    <w:uiPriority w:val="39"/>
    <w:unhideWhenUsed/>
    <w:rsid w:val="00FE4AC2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FE4AC2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FE4AC2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FE4AC2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FE4AC2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ffffb">
    <w:name w:val="משניות כותרת"/>
    <w:basedOn w:val="affc"/>
    <w:link w:val="affffc"/>
    <w:qFormat/>
    <w:rsid w:val="00D369AE"/>
    <w:pPr>
      <w:ind w:end="320"/>
      <w:jc w:val="center"/>
      <w:outlineLvl w:val="0"/>
    </w:pPr>
    <w:rPr>
      <w:spacing w:val="4"/>
      <w:sz w:val="22"/>
      <w:szCs w:val="22"/>
    </w:rPr>
  </w:style>
  <w:style w:type="paragraph" w:customStyle="1" w:styleId="affffd">
    <w:name w:val="תנאים במשנה"/>
    <w:basedOn w:val="affc"/>
    <w:link w:val="affffe"/>
    <w:qFormat/>
    <w:rsid w:val="00A530C4"/>
    <w:rPr>
      <w:rFonts w:ascii="BA Vilna Bold" w:hAnsi="BA Vilna Bold"/>
      <w:b/>
      <w:sz w:val="18"/>
      <w:szCs w:val="18"/>
    </w:rPr>
  </w:style>
  <w:style w:type="character" w:customStyle="1" w:styleId="affffc">
    <w:name w:val="משניות כותרת תו"/>
    <w:basedOn w:val="affd"/>
    <w:link w:val="affffb"/>
    <w:rsid w:val="00D369AE"/>
    <w:rPr>
      <w:rFonts w:ascii="BA Fontov Regular" w:hAnsi="BA Fontov Regular" w:cs="BA Vilna Bold"/>
      <w:spacing w:val="4"/>
      <w:sz w:val="22"/>
      <w:szCs w:val="22"/>
      <w:shd w:val="clear" w:color="auto" w:fill="F2F2F2" w:themeFill="background1" w:themeFillShade="F2"/>
    </w:rPr>
  </w:style>
  <w:style w:type="paragraph" w:customStyle="1" w:styleId="afffff">
    <w:name w:val="תנאים בד''ה משנה"/>
    <w:basedOn w:val="afff4"/>
    <w:link w:val="afffff0"/>
    <w:qFormat/>
    <w:rsid w:val="000167CA"/>
    <w:rPr>
      <w:rFonts w:ascii="BA Vilna Bold" w:hAnsi="BA Vilna Bold"/>
      <w:b/>
      <w:sz w:val="18"/>
      <w:szCs w:val="18"/>
    </w:rPr>
  </w:style>
  <w:style w:type="character" w:customStyle="1" w:styleId="affffe">
    <w:name w:val="תנאים במשנה תו"/>
    <w:basedOn w:val="affd"/>
    <w:link w:val="affffd"/>
    <w:rsid w:val="00A530C4"/>
    <w:rPr>
      <w:rFonts w:ascii="BA Vilna Bold" w:hAnsi="BA Vilna Bold" w:cs="BA Vilna Bold"/>
      <w:b/>
      <w:spacing w:val="8"/>
      <w:sz w:val="18"/>
      <w:szCs w:val="18"/>
      <w:shd w:val="clear" w:color="auto" w:fill="F2F2F2" w:themeFill="background1" w:themeFillShade="F2"/>
    </w:rPr>
  </w:style>
  <w:style w:type="character" w:customStyle="1" w:styleId="afffff0">
    <w:name w:val="תנאים בד''ה משנה תו"/>
    <w:basedOn w:val="afff5"/>
    <w:link w:val="afffff"/>
    <w:rsid w:val="000167CA"/>
    <w:rPr>
      <w:rFonts w:ascii="BA Vilna Bold" w:hAnsi="BA Vilna Bold" w:cs="BA Vilna Bold"/>
      <w:b/>
      <w:spacing w:val="8"/>
      <w:sz w:val="18"/>
      <w:szCs w:val="18"/>
    </w:rPr>
  </w:style>
  <w:style w:type="paragraph" w:customStyle="1" w:styleId="afffff1">
    <w:name w:val="הערה בתוכן"/>
    <w:basedOn w:val="a"/>
    <w:link w:val="afffff2"/>
    <w:qFormat/>
    <w:rsid w:val="003F5897"/>
    <w:pPr>
      <w:spacing w:line="240" w:lineRule="exact"/>
      <w:jc w:val="left"/>
    </w:pPr>
    <w:rPr>
      <w:rFonts w:ascii="David" w:hAnsi="David" w:cs="PFT_Frank"/>
      <w:sz w:val="10"/>
      <w:szCs w:val="10"/>
    </w:rPr>
  </w:style>
  <w:style w:type="character" w:customStyle="1" w:styleId="afffff2">
    <w:name w:val="הערה בתוכן תו"/>
    <w:basedOn w:val="a0"/>
    <w:link w:val="afffff1"/>
    <w:rsid w:val="003F5897"/>
    <w:rPr>
      <w:rFonts w:ascii="David" w:hAnsi="David" w:cs="PFT_Frank"/>
      <w:sz w:val="10"/>
      <w:szCs w:val="10"/>
    </w:rPr>
  </w:style>
  <w:style w:type="character" w:customStyle="1" w:styleId="MisparKeta">
    <w:name w:val="מספר קטע"/>
    <w:basedOn w:val="a0"/>
    <w:uiPriority w:val="1"/>
    <w:qFormat/>
    <w:rPr>
      <w:rFonts w:cs="BA Vilna Bold"/>
      <w:bCs/>
      <w:color w:val="7A5A14"/>
      <w:szCs w:val="14"/>
    </w:rPr>
  </w:style>
  <w:style w:type="character" w:customStyle="1" w:styleId="NoseMishna">
    <w:name w:val="נושא משנה"/>
    <w:basedOn w:val="a0"/>
    <w:uiPriority w:val="1"/>
    <w:qFormat/>
    <w:rPr>
      <w:rFonts w:cs="BA TM • Vilna Extra-Bold"/>
      <w:spacing w:val="4"/>
      <w:sz w:val="22"/>
      <w:szCs w:val="22"/>
    </w:rPr>
  </w:style>
  <w:style w:type="character" w:customStyle="1" w:styleId="HesberMishna">
    <w:name w:val="הסבר במשנה"/>
    <w:basedOn w:val="a0"/>
    <w:uiPriority w:val="1"/>
    <w:qFormat/>
    <w:rPr>
      <w:rFonts w:ascii="Fb Fontext" w:hAnsi="Fb Fontext" w:cs="FrankRuehl"/>
      <w:sz w:val="16"/>
      <w:szCs w:val="16"/>
    </w:rPr>
  </w:style>
  <w:style w:type="paragraph" w:customStyle="1" w:styleId="MishnaBatzad">
    <w:name w:val="משנה בצד"/>
    <w:basedOn w:val="a"/>
    <w:qFormat/>
    <w:pPr>
      <w:framePr w:w="700" w:hSpace="57" w:wrap="around" w:vAnchor="text" w:hAnchor="text" w:x="3516" w:y="1"/>
      <w:pBdr>
        <w:top w:val="single" w:sz="4" w:space="1" w:color="8A7D66"/>
        <w:left w:val="single" w:sz="4" w:space="1" w:color="8A7D66"/>
        <w:bottom w:val="single" w:sz="4" w:space="1" w:color="8A7D66"/>
        <w:right w:val="single" w:sz="4" w:space="1" w:color="8A7D66"/>
      </w:pBdr>
      <w:spacing w:line="200" w:lineRule="exact"/>
      <w:jc w:val="center"/>
    </w:pPr>
    <w:rPr>
      <w:rFonts w:ascii="BA Vilna Bold" w:hAnsi="BA Vilna Bold" w:cs="BA Vilna Bold"/>
      <w:bCs/>
      <w:color w:val="7A6A45"/>
      <w:sz w:val="14"/>
      <w:szCs w:val="14"/>
    </w:rPr>
  </w:style>
  <w:style w:type="character" w:customStyle="1" w:styleId="TanaiHaMishna">
    <w:name w:val="תנאי המשנה"/>
    <w:basedOn w:val="a0"/>
    <w:uiPriority w:val="1"/>
    <w:qFormat/>
    <w:rPr>
      <w:rFonts w:ascii="BA Vilna Bold" w:hAnsi="BA Vilna Bold" w:cs="BA Vilna Bold"/>
      <w:b/>
      <w:bCs/>
      <w:spacing w:val="4"/>
      <w:sz w:val="18"/>
      <w:szCs w:val="18"/>
    </w:rPr>
  </w:style>
  <w:style w:type="paragraph" w:customStyle="1" w:styleId="PetichatPerek">
    <w:name w:val="פתיחת פרק"/>
    <w:basedOn w:val="a"/>
    <w:next w:val="a"/>
    <w:qFormat/>
    <w:pPr>
      <w:keepNext/>
      <w:keepLines/>
      <w:jc w:val="center"/>
    </w:pPr>
    <w:rPr>
      <w:rFonts w:ascii="BA Fontov Regular" w:hAnsi="BA Fontov Regular" w:cs="BA TM • Vilna Extra-Bold"/>
      <w:color w:val="000000"/>
      <w:spacing w:val="4"/>
      <w:sz w:val="22"/>
      <w:szCs w:val="22"/>
    </w:rPr>
  </w:style>
  <w:style w:type="paragraph" w:customStyle="1" w:styleId="Hadran">
    <w:name w:val="הדרן"/>
    <w:basedOn w:val="a"/>
    <w:next w:val="a"/>
    <w:qFormat/>
    <w:pPr>
      <w:keepLines/>
      <w:spacing w:before="120" w:after="120"/>
      <w:ind w:left="0" w:hanging="0"/>
      <w:jc w:val="center"/>
    </w:pPr>
    <w:rPr>
      <w:rFonts w:ascii="BA Fontov Regular" w:hAnsi="BA Fontov Regular" w:cs="BA TM • Vilna Extra-Bold"/>
      <w:color w:val="000000"/>
      <w:spacing w:val="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71E4C-FCCB-4375-AE78-E8C530827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233</Pages>
  <Words>47228</Words>
  <Characters>236145</Characters>
  <Application>Microsoft Office Word</Application>
  <DocSecurity>0</DocSecurity>
  <Lines>1967</Lines>
  <Paragraphs>565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m7654301@gmail.com</dc:creator>
  <cp:keywords/>
  <dc:description/>
  <cp:lastModifiedBy>מישהו אחד</cp:lastModifiedBy>
  <cp:revision>451</cp:revision>
  <cp:lastPrinted>2022-11-13T12:48:00Z</cp:lastPrinted>
  <dcterms:created xsi:type="dcterms:W3CDTF">2022-10-27T08:36:00Z</dcterms:created>
  <dcterms:modified xsi:type="dcterms:W3CDTF">2023-01-25T21:17:00Z</dcterms:modified>
</cp:coreProperties>
</file>